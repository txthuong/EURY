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45F75B" w14:textId="77777777" w:rsidR="00187A24" w:rsidRPr="00844859" w:rsidRDefault="001F34ED" w:rsidP="0094718A">
      <w:r>
        <w:rPr>
          <w:noProof/>
        </w:rPr>
        <mc:AlternateContent>
          <mc:Choice Requires="wpg">
            <w:drawing>
              <wp:anchor distT="0" distB="0" distL="114300" distR="114300" simplePos="0" relativeHeight="251673600" behindDoc="0" locked="0" layoutInCell="1" allowOverlap="1" wp14:anchorId="2168A163" wp14:editId="460409E3">
                <wp:simplePos x="0" y="0"/>
                <wp:positionH relativeFrom="column">
                  <wp:posOffset>-122830</wp:posOffset>
                </wp:positionH>
                <wp:positionV relativeFrom="paragraph">
                  <wp:posOffset>-300251</wp:posOffset>
                </wp:positionV>
                <wp:extent cx="5782016" cy="9294126"/>
                <wp:effectExtent l="0" t="0" r="9525" b="2540"/>
                <wp:wrapNone/>
                <wp:docPr id="263" name="Group 263"/>
                <wp:cNvGraphicFramePr/>
                <a:graphic xmlns:a="http://schemas.openxmlformats.org/drawingml/2006/main">
                  <a:graphicData uri="http://schemas.microsoft.com/office/word/2010/wordprocessingGroup">
                    <wpg:wgp>
                      <wpg:cNvGrpSpPr/>
                      <wpg:grpSpPr>
                        <a:xfrm>
                          <a:off x="0" y="0"/>
                          <a:ext cx="5782016" cy="9294126"/>
                          <a:chOff x="0" y="0"/>
                          <a:chExt cx="5782016" cy="9294126"/>
                        </a:xfrm>
                      </wpg:grpSpPr>
                      <wpg:grpSp>
                        <wpg:cNvPr id="262" name="Group 262"/>
                        <wpg:cNvGrpSpPr/>
                        <wpg:grpSpPr>
                          <a:xfrm>
                            <a:off x="0" y="0"/>
                            <a:ext cx="5782016" cy="9095958"/>
                            <a:chOff x="0" y="0"/>
                            <a:chExt cx="5782016" cy="9095958"/>
                          </a:xfrm>
                        </wpg:grpSpPr>
                        <wps:wsp>
                          <wps:cNvPr id="233" name="Text Box 392"/>
                          <wps:cNvSpPr txBox="1">
                            <a:spLocks noChangeArrowheads="1"/>
                          </wps:cNvSpPr>
                          <wps:spPr bwMode="auto">
                            <a:xfrm>
                              <a:off x="846161" y="1064526"/>
                              <a:ext cx="4935855" cy="5689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6D02B92" w14:textId="1F3A51A5" w:rsidR="005A7259" w:rsidRDefault="005A7259" w:rsidP="004B2498">
                                <w:pPr>
                                  <w:pStyle w:val="Title2"/>
                                </w:pPr>
                                <w:r w:rsidRPr="00232FD4">
                                  <w:fldChar w:fldCharType="begin"/>
                                </w:r>
                                <w:r w:rsidRPr="00232FD4">
                                  <w:instrText xml:space="preserve"> DOCPROPERTY  </w:instrText>
                                </w:r>
                                <w:r>
                                  <w:instrText>Product</w:instrText>
                                </w:r>
                                <w:r w:rsidRPr="00232FD4">
                                  <w:instrText xml:space="preserve">  \* MERGEFORMAT </w:instrText>
                                </w:r>
                                <w:r w:rsidRPr="00232FD4">
                                  <w:fldChar w:fldCharType="separate"/>
                                </w:r>
                                <w:ins w:id="0" w:author="Alban Roche" w:date="2017-08-02T14:32:00Z">
                                  <w:r w:rsidR="003C0647">
                                    <w:t>AirPrime HL78xx</w:t>
                                  </w:r>
                                </w:ins>
                                <w:del w:id="1" w:author="Alban Roche" w:date="2017-08-02T14:32:00Z">
                                  <w:r w:rsidDel="003C0647">
                                    <w:delText>AirPrime HL76xx</w:delText>
                                  </w:r>
                                </w:del>
                                <w:r w:rsidRPr="00232FD4">
                                  <w:fldChar w:fldCharType="end"/>
                                </w:r>
                              </w:p>
                            </w:txbxContent>
                          </wps:txbx>
                          <wps:bodyPr rot="0" vert="horz" wrap="square" lIns="91440" tIns="45720" rIns="91440" bIns="45720" anchor="t" anchorCtr="0" upright="1">
                            <a:noAutofit/>
                          </wps:bodyPr>
                        </wps:wsp>
                        <wps:wsp>
                          <wps:cNvPr id="230" name="Text Box 387"/>
                          <wps:cNvSpPr txBox="1">
                            <a:spLocks noChangeArrowheads="1"/>
                          </wps:cNvSpPr>
                          <wps:spPr bwMode="auto">
                            <a:xfrm>
                              <a:off x="3957851" y="8516203"/>
                              <a:ext cx="1807210" cy="5797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bookmarkStart w:id="2" w:name="Reference"/>
                              <w:p w14:paraId="572F5CBE" w14:textId="6C0DBB86" w:rsidR="005A7259" w:rsidRPr="00782843" w:rsidRDefault="005A7259" w:rsidP="00B87BF9">
                                <w:pPr>
                                  <w:pStyle w:val="REFREVDATE"/>
                                </w:pPr>
                                <w:r w:rsidRPr="00232FD4">
                                  <w:fldChar w:fldCharType="begin"/>
                                </w:r>
                                <w:r w:rsidRPr="00232FD4">
                                  <w:instrText xml:space="preserve"> DOCPROPERTY  Reference  \* MERGEFORMAT </w:instrText>
                                </w:r>
                                <w:r w:rsidRPr="00232FD4">
                                  <w:fldChar w:fldCharType="separate"/>
                                </w:r>
                                <w:r w:rsidR="00E13267">
                                  <w:t>41111821</w:t>
                                </w:r>
                                <w:r w:rsidRPr="00232FD4">
                                  <w:fldChar w:fldCharType="end"/>
                                </w:r>
                                <w:bookmarkEnd w:id="2"/>
                              </w:p>
                              <w:bookmarkStart w:id="3" w:name="Revision"/>
                              <w:p w14:paraId="4F05DC3C" w14:textId="25A5A849" w:rsidR="005A7259" w:rsidRDefault="005A7259" w:rsidP="00B87BF9">
                                <w:pPr>
                                  <w:pStyle w:val="REFREVDATE"/>
                                </w:pPr>
                                <w:r w:rsidRPr="00782843">
                                  <w:fldChar w:fldCharType="begin"/>
                                </w:r>
                                <w:r>
                                  <w:instrText xml:space="preserve"> DOCPROPERTY  Revision  \* MERGEFORMAT </w:instrText>
                                </w:r>
                                <w:r w:rsidRPr="00782843">
                                  <w:fldChar w:fldCharType="separate"/>
                                </w:r>
                                <w:r w:rsidR="00E13267">
                                  <w:t>0.2</w:t>
                                </w:r>
                                <w:r w:rsidRPr="00782843">
                                  <w:fldChar w:fldCharType="end"/>
                                </w:r>
                                <w:bookmarkEnd w:id="3"/>
                              </w:p>
                              <w:bookmarkStart w:id="4" w:name="Date"/>
                              <w:p w14:paraId="2EDEC343" w14:textId="37AA2A50" w:rsidR="005A7259" w:rsidRDefault="005A7259" w:rsidP="00B87BF9">
                                <w:pPr>
                                  <w:pStyle w:val="REFREVDATE"/>
                                </w:pPr>
                                <w:r w:rsidRPr="00782843">
                                  <w:fldChar w:fldCharType="begin"/>
                                </w:r>
                                <w:r>
                                  <w:instrText xml:space="preserve"> DOCPROPERTY  Date  \* MERGEFORMAT </w:instrText>
                                </w:r>
                                <w:r w:rsidRPr="00782843">
                                  <w:fldChar w:fldCharType="separate"/>
                                </w:r>
                                <w:r w:rsidR="00E13267">
                                  <w:t>December 03, 2017</w:t>
                                </w:r>
                                <w:r w:rsidRPr="00782843">
                                  <w:fldChar w:fldCharType="end"/>
                                </w:r>
                                <w:bookmarkEnd w:id="4"/>
                              </w:p>
                              <w:p w14:paraId="32F5B689" w14:textId="77777777" w:rsidR="005A7259" w:rsidRDefault="005A7259" w:rsidP="00B87BF9">
                                <w:pPr>
                                  <w:pStyle w:val="REFREVDATE"/>
                                </w:pPr>
                              </w:p>
                              <w:p w14:paraId="17686D67" w14:textId="77777777" w:rsidR="005A7259" w:rsidRPr="00C41FB8" w:rsidRDefault="005A7259" w:rsidP="00C41FB8">
                                <w:pPr>
                                  <w:pStyle w:val="REFREVDATE"/>
                                </w:pPr>
                              </w:p>
                            </w:txbxContent>
                          </wps:txbx>
                          <wps:bodyPr rot="0" vert="horz" wrap="square" lIns="91440" tIns="45720" rIns="91440" bIns="45720" anchor="t" anchorCtr="0" upright="1">
                            <a:noAutofit/>
                          </wps:bodyPr>
                        </wps:wsp>
                        <wps:wsp>
                          <wps:cNvPr id="231" name="Line 388"/>
                          <wps:cNvCnPr/>
                          <wps:spPr bwMode="auto">
                            <a:xfrm flipH="1">
                              <a:off x="0" y="259308"/>
                              <a:ext cx="306705" cy="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232" name="Picture 7"/>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272955" y="81887"/>
                              <a:ext cx="464024" cy="368489"/>
                            </a:xfrm>
                            <a:prstGeom prst="rect">
                              <a:avLst/>
                            </a:prstGeom>
                            <a:noFill/>
                            <a:extLst>
                              <a:ext uri="{909E8E84-426E-40DD-AFC4-6F175D3DCCD1}">
                                <a14:hiddenFill xmlns:a14="http://schemas.microsoft.com/office/drawing/2010/main">
                                  <a:solidFill>
                                    <a:srgbClr val="FFFFFF"/>
                                  </a:solidFill>
                                </a14:hiddenFill>
                              </a:ext>
                            </a:extLst>
                          </pic:spPr>
                        </pic:pic>
                        <wps:wsp>
                          <wps:cNvPr id="234" name="Line 393"/>
                          <wps:cNvCnPr/>
                          <wps:spPr bwMode="auto">
                            <a:xfrm>
                              <a:off x="5773003" y="982639"/>
                              <a:ext cx="0" cy="702945"/>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236" name="Text Box 394"/>
                          <wps:cNvSpPr txBox="1">
                            <a:spLocks noChangeArrowheads="1"/>
                          </wps:cNvSpPr>
                          <wps:spPr bwMode="auto">
                            <a:xfrm>
                              <a:off x="846161" y="0"/>
                              <a:ext cx="4935855" cy="1043940"/>
                            </a:xfrm>
                            <a:prstGeom prst="rect">
                              <a:avLst/>
                            </a:prstGeom>
                            <a:solidFill>
                              <a:srgbClr val="FF19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1A466ED" w14:textId="77777777" w:rsidR="005A7259" w:rsidRPr="00782843" w:rsidRDefault="005A7259" w:rsidP="00B87BF9">
                                <w:pPr>
                                  <w:pStyle w:val="Title"/>
                                </w:pPr>
                                <w:r w:rsidRPr="00232FD4">
                                  <w:fldChar w:fldCharType="begin"/>
                                </w:r>
                                <w:r w:rsidRPr="00232FD4">
                                  <w:instrText xml:space="preserve"> DOCPROPERTY  </w:instrText>
                                </w:r>
                                <w:r>
                                  <w:instrText>Title</w:instrText>
                                </w:r>
                                <w:r w:rsidRPr="00232FD4">
                                  <w:instrText xml:space="preserve">  \* MERGEFORMAT </w:instrText>
                                </w:r>
                                <w:r w:rsidRPr="00232FD4">
                                  <w:fldChar w:fldCharType="separate"/>
                                </w:r>
                                <w:r w:rsidRPr="00E22A5D">
                                  <w:rPr>
                                    <w:bCs/>
                                  </w:rPr>
                                  <w:t>AT Commands Interface</w:t>
                                </w:r>
                                <w:r>
                                  <w:t xml:space="preserve"> Guide</w:t>
                                </w:r>
                                <w:r w:rsidRPr="00232FD4">
                                  <w:fldChar w:fldCharType="end"/>
                                </w:r>
                              </w:p>
                            </w:txbxContent>
                          </wps:txbx>
                          <wps:bodyPr rot="0" vert="horz" wrap="square" lIns="91440" tIns="45720" rIns="91440" bIns="45720" anchor="t" anchorCtr="0" upright="1">
                            <a:noAutofit/>
                          </wps:bodyPr>
                        </wps:wsp>
                        <wps:wsp>
                          <wps:cNvPr id="237" name="Line 395"/>
                          <wps:cNvCnPr/>
                          <wps:spPr bwMode="auto">
                            <a:xfrm flipH="1">
                              <a:off x="0" y="259308"/>
                              <a:ext cx="5080" cy="142240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238" name="Line 396"/>
                          <wps:cNvCnPr/>
                          <wps:spPr bwMode="auto">
                            <a:xfrm flipH="1">
                              <a:off x="0" y="1692323"/>
                              <a:ext cx="5770880" cy="508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239" name="Line 397"/>
                          <wps:cNvCnPr/>
                          <wps:spPr bwMode="auto">
                            <a:xfrm>
                              <a:off x="750627" y="1692323"/>
                              <a:ext cx="0" cy="704723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240" name="Line 398"/>
                          <wps:cNvCnPr/>
                          <wps:spPr bwMode="auto">
                            <a:xfrm flipH="1">
                              <a:off x="750627" y="8734567"/>
                              <a:ext cx="304165" cy="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g:grpSp>
                      <pic:pic xmlns:pic="http://schemas.openxmlformats.org/drawingml/2006/picture">
                        <pic:nvPicPr>
                          <pic:cNvPr id="14" name="Picture 14"/>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1064526" y="7560860"/>
                            <a:ext cx="2825086" cy="1733266"/>
                          </a:xfrm>
                          <a:prstGeom prst="rect">
                            <a:avLst/>
                          </a:prstGeom>
                        </pic:spPr>
                      </pic:pic>
                    </wpg:wgp>
                  </a:graphicData>
                </a:graphic>
              </wp:anchor>
            </w:drawing>
          </mc:Choice>
          <mc:Fallback>
            <w:pict>
              <v:group w14:anchorId="2168A163" id="Group 263" o:spid="_x0000_s1026" style="position:absolute;margin-left:-9.65pt;margin-top:-23.65pt;width:455.3pt;height:731.8pt;z-index:251673600" coordsize="57820,92941" o:gfxdata="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">
                <v:group id="Group 262" o:spid="_x0000_s1027" style="position:absolute;width:57820;height:90959" coordsize="57820,90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">
                  <v:shapetype id="_x0000_t202" coordsize="21600,21600" o:spt="202" path="m,l,21600r21600,l21600,xe">
                    <v:stroke joinstyle="miter"/>
                    <v:path gradientshapeok="t" o:connecttype="rect"/>
                  </v:shapetype>
                  <v:shape id="Text Box 392" o:spid="_x0000_s1028" type="#_x0000_t202" style="position:absolute;left:8461;top:10645;width:49359;height:5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" stroked="f">
                    <v:textbox>
                      <w:txbxContent>
                        <w:p w14:paraId="26D02B92" w14:textId="1F3A51A5" w:rsidR="005A7259" w:rsidRDefault="005A7259" w:rsidP="004B2498">
                          <w:pPr>
                            <w:pStyle w:val="Title2"/>
                          </w:pPr>
                          <w:r w:rsidRPr="00232FD4">
                            <w:fldChar w:fldCharType="begin"/>
                          </w:r>
                          <w:r w:rsidRPr="00232FD4">
                            <w:instrText xml:space="preserve"> DOCPROPERTY  </w:instrText>
                          </w:r>
                          <w:r>
                            <w:instrText>Product</w:instrText>
                          </w:r>
                          <w:r w:rsidRPr="00232FD4">
                            <w:instrText xml:space="preserve">  \* MERGEFORMAT </w:instrText>
                          </w:r>
                          <w:r w:rsidRPr="00232FD4">
                            <w:fldChar w:fldCharType="separate"/>
                          </w:r>
                          <w:ins w:id="5" w:author="Alban Roche" w:date="2017-08-02T14:32:00Z">
                            <w:r w:rsidR="003C0647">
                              <w:t>AirPrime HL78xx</w:t>
                            </w:r>
                          </w:ins>
                          <w:del w:id="6" w:author="Alban Roche" w:date="2017-08-02T14:32:00Z">
                            <w:r w:rsidDel="003C0647">
                              <w:delText>AirPrime HL76xx</w:delText>
                            </w:r>
                          </w:del>
                          <w:r w:rsidRPr="00232FD4">
                            <w:fldChar w:fldCharType="end"/>
                          </w:r>
                        </w:p>
                      </w:txbxContent>
                    </v:textbox>
                  </v:shape>
                  <v:shape id="Text Box 387" o:spid="_x0000_s1029" type="#_x0000_t202" style="position:absolute;left:39578;top:85162;width:18072;height:5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" stroked="f">
                    <v:textbox>
                      <w:txbxContent>
                        <w:bookmarkStart w:id="7" w:name="Reference"/>
                        <w:p w14:paraId="572F5CBE" w14:textId="6C0DBB86" w:rsidR="005A7259" w:rsidRPr="00782843" w:rsidRDefault="005A7259" w:rsidP="00B87BF9">
                          <w:pPr>
                            <w:pStyle w:val="REFREVDATE"/>
                          </w:pPr>
                          <w:r w:rsidRPr="00232FD4">
                            <w:fldChar w:fldCharType="begin"/>
                          </w:r>
                          <w:r w:rsidRPr="00232FD4">
                            <w:instrText xml:space="preserve"> DOCPROPERTY  Reference  \* MERGEFORMAT </w:instrText>
                          </w:r>
                          <w:r w:rsidRPr="00232FD4">
                            <w:fldChar w:fldCharType="separate"/>
                          </w:r>
                          <w:r w:rsidR="00E13267">
                            <w:t>41111821</w:t>
                          </w:r>
                          <w:r w:rsidRPr="00232FD4">
                            <w:fldChar w:fldCharType="end"/>
                          </w:r>
                          <w:bookmarkEnd w:id="7"/>
                        </w:p>
                        <w:bookmarkStart w:id="8" w:name="Revision"/>
                        <w:p w14:paraId="4F05DC3C" w14:textId="25A5A849" w:rsidR="005A7259" w:rsidRDefault="005A7259" w:rsidP="00B87BF9">
                          <w:pPr>
                            <w:pStyle w:val="REFREVDATE"/>
                          </w:pPr>
                          <w:r w:rsidRPr="00782843">
                            <w:fldChar w:fldCharType="begin"/>
                          </w:r>
                          <w:r>
                            <w:instrText xml:space="preserve"> DOCPROPERTY  Revision  \* MERGEFORMAT </w:instrText>
                          </w:r>
                          <w:r w:rsidRPr="00782843">
                            <w:fldChar w:fldCharType="separate"/>
                          </w:r>
                          <w:r w:rsidR="00E13267">
                            <w:t>0.2</w:t>
                          </w:r>
                          <w:r w:rsidRPr="00782843">
                            <w:fldChar w:fldCharType="end"/>
                          </w:r>
                          <w:bookmarkEnd w:id="8"/>
                        </w:p>
                        <w:bookmarkStart w:id="9" w:name="Date"/>
                        <w:p w14:paraId="2EDEC343" w14:textId="37AA2A50" w:rsidR="005A7259" w:rsidRDefault="005A7259" w:rsidP="00B87BF9">
                          <w:pPr>
                            <w:pStyle w:val="REFREVDATE"/>
                          </w:pPr>
                          <w:r w:rsidRPr="00782843">
                            <w:fldChar w:fldCharType="begin"/>
                          </w:r>
                          <w:r>
                            <w:instrText xml:space="preserve"> DOCPROPERTY  Date  \* MERGEFORMAT </w:instrText>
                          </w:r>
                          <w:r w:rsidRPr="00782843">
                            <w:fldChar w:fldCharType="separate"/>
                          </w:r>
                          <w:r w:rsidR="00E13267">
                            <w:t>December 03, 2017</w:t>
                          </w:r>
                          <w:r w:rsidRPr="00782843">
                            <w:fldChar w:fldCharType="end"/>
                          </w:r>
                          <w:bookmarkEnd w:id="9"/>
                        </w:p>
                        <w:p w14:paraId="32F5B689" w14:textId="77777777" w:rsidR="005A7259" w:rsidRDefault="005A7259" w:rsidP="00B87BF9">
                          <w:pPr>
                            <w:pStyle w:val="REFREVDATE"/>
                          </w:pPr>
                        </w:p>
                        <w:p w14:paraId="17686D67" w14:textId="77777777" w:rsidR="005A7259" w:rsidRPr="00C41FB8" w:rsidRDefault="005A7259" w:rsidP="00C41FB8">
                          <w:pPr>
                            <w:pStyle w:val="REFREVDATE"/>
                          </w:pPr>
                        </w:p>
                      </w:txbxContent>
                    </v:textbox>
                  </v:shape>
                  <v:line id="Line 388" o:spid="_x0000_s1030" style="position:absolute;flip:x;visibility:visible;mso-wrap-style:square" from="0,2593" to="3067,25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" strokecolor="#ccc"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31" type="#_x0000_t75" style="position:absolute;left:2729;top:818;width:4640;height:36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">
                    <v:imagedata r:id="rId10" o:title=""/>
                  </v:shape>
                  <v:line id="Line 393" o:spid="_x0000_s1032" style="position:absolute;visibility:visible;mso-wrap-style:square" from="57730,9826" to="57730,168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" strokecolor="#ccc" strokeweight="1pt"/>
                  <v:shape id="Text Box 394" o:spid="_x0000_s1033" type="#_x0000_t202" style="position:absolute;left:8461;width:49359;height:10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" fillcolor="#ff1900" stroked="f">
                    <v:textbox>
                      <w:txbxContent>
                        <w:p w14:paraId="71A466ED" w14:textId="77777777" w:rsidR="005A7259" w:rsidRPr="00782843" w:rsidRDefault="005A7259" w:rsidP="00B87BF9">
                          <w:pPr>
                            <w:pStyle w:val="Title"/>
                          </w:pPr>
                          <w:r w:rsidRPr="00232FD4">
                            <w:fldChar w:fldCharType="begin"/>
                          </w:r>
                          <w:r w:rsidRPr="00232FD4">
                            <w:instrText xml:space="preserve"> DOCPROPERTY  </w:instrText>
                          </w:r>
                          <w:r>
                            <w:instrText>Title</w:instrText>
                          </w:r>
                          <w:r w:rsidRPr="00232FD4">
                            <w:instrText xml:space="preserve">  \* MERGEFORMAT </w:instrText>
                          </w:r>
                          <w:r w:rsidRPr="00232FD4">
                            <w:fldChar w:fldCharType="separate"/>
                          </w:r>
                          <w:r w:rsidRPr="00E22A5D">
                            <w:rPr>
                              <w:bCs/>
                            </w:rPr>
                            <w:t>AT Commands Interface</w:t>
                          </w:r>
                          <w:r>
                            <w:t xml:space="preserve"> Guide</w:t>
                          </w:r>
                          <w:r w:rsidRPr="00232FD4">
                            <w:fldChar w:fldCharType="end"/>
                          </w:r>
                        </w:p>
                      </w:txbxContent>
                    </v:textbox>
                  </v:shape>
                  <v:line id="Line 395" o:spid="_x0000_s1034" style="position:absolute;flip:x;visibility:visible;mso-wrap-style:square" from="0,2593" to="50,168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" strokecolor="#ccc" strokeweight="1pt"/>
                  <v:line id="Line 396" o:spid="_x0000_s1035" style="position:absolute;flip:x;visibility:visible;mso-wrap-style:square" from="0,16923" to="57708,169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" strokecolor="#ccc" strokeweight="1pt"/>
                  <v:line id="Line 397" o:spid="_x0000_s1036" style="position:absolute;visibility:visible;mso-wrap-style:square" from="7506,16923" to="7506,873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" strokecolor="#ccc" strokeweight="1pt"/>
                  <v:line id="Line 398" o:spid="_x0000_s1037" style="position:absolute;flip:x;visibility:visible;mso-wrap-style:square" from="7506,87345" to="10547,873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" strokecolor="#ccc" strokeweight="1pt"/>
                </v:group>
                <v:shape id="Picture 14" o:spid="_x0000_s1038" type="#_x0000_t75" style="position:absolute;left:10645;top:75608;width:28251;height:17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">
                  <v:imagedata r:id="rId11" o:title=""/>
                </v:shape>
              </v:group>
            </w:pict>
          </mc:Fallback>
        </mc:AlternateContent>
      </w:r>
    </w:p>
    <w:p w14:paraId="2F2F489C" w14:textId="77777777" w:rsidR="00DD0095" w:rsidRPr="00844859" w:rsidRDefault="00187A24" w:rsidP="00DD0095">
      <w:pPr>
        <w:pStyle w:val="BoilerplateTitles"/>
      </w:pPr>
      <w:r w:rsidRPr="00A504E7">
        <w:br w:type="page"/>
      </w:r>
      <w:bookmarkStart w:id="10" w:name="_Toc100633754"/>
      <w:r w:rsidR="00DD0095" w:rsidRPr="00844859">
        <w:lastRenderedPageBreak/>
        <w:t>Important Notice</w:t>
      </w:r>
    </w:p>
    <w:p w14:paraId="44014789" w14:textId="77777777" w:rsidR="00DD0095" w:rsidRPr="00844859" w:rsidRDefault="00DD0095" w:rsidP="00D7337A">
      <w:r w:rsidRPr="00844859">
        <w:t>Due to the nature of wireless communications, transmission and reception of data can never be guaranteed. Data may be delayed, corrupted (i.e., have errors) or be totally lost. Although significant delays or losses of data are rare when wireless devices such as the Sierra Wireless modem are used in a normal manner with a well-constructed network, the Sierra Wireless modem should not be used in situations where failure to transmit or receive data could result in damage of any kind to the user or any other party, including but not limited to personal injury, death, or loss of property. Sierra Wireless accepts no responsibility for damages of any kind resulting from delays or errors in data transmitted or received using the Sierra Wireless modem, or for failure of the Sierra Wireless modem to transmit or receive such data.</w:t>
      </w:r>
    </w:p>
    <w:p w14:paraId="00223BD3" w14:textId="77777777" w:rsidR="00DD0095" w:rsidRPr="00844859" w:rsidRDefault="00DD0095" w:rsidP="00DD0095">
      <w:pPr>
        <w:pStyle w:val="BoilerplateTitles"/>
      </w:pPr>
      <w:r w:rsidRPr="00844859">
        <w:t>Safety and Hazards</w:t>
      </w:r>
    </w:p>
    <w:p w14:paraId="3C5DB417" w14:textId="77777777" w:rsidR="00DD0095" w:rsidRPr="00844859" w:rsidRDefault="008152AF" w:rsidP="00DD0095">
      <w:r w:rsidRPr="004E2B9C">
        <w:t>Do not operate the Sierra Wireless modem in areas where cellular modems are not advised without proper device certifications. These areas include environments where cellular radio can interfere such as explosive atmospheres, medical equipment, or any other equipment which may be susceptible to any form of radio interference.</w:t>
      </w:r>
      <w:r w:rsidR="00DD0095" w:rsidRPr="00844859">
        <w:t xml:space="preserve"> The Sierra Wireless modem can transmit signals that could interfere with this equipment. Do not operate the Sierra Wireless modem in any aircraft, whether the aircraft is on the ground or in flight. In aircraft, the Sierra Wireless modem </w:t>
      </w:r>
      <w:r w:rsidR="00DD0095" w:rsidRPr="00844859">
        <w:rPr>
          <w:rFonts w:cs="PalatinoLinotype-Bold"/>
          <w:b/>
          <w:bCs/>
        </w:rPr>
        <w:t>MUST BE POWERED OFF</w:t>
      </w:r>
      <w:r w:rsidR="00DD0095" w:rsidRPr="00844859">
        <w:t>. When operating, the Sierra Wireless modem can transmit signals that could interfere with various onboard systems.</w:t>
      </w:r>
    </w:p>
    <w:p w14:paraId="71D2B729" w14:textId="77777777" w:rsidR="00DD0095" w:rsidRPr="00031767" w:rsidRDefault="00DD0095" w:rsidP="00E4164C">
      <w:pPr>
        <w:pStyle w:val="Note"/>
      </w:pPr>
      <w:r w:rsidRPr="00031767">
        <w:t>Some airlines may permit the use of cellular phones while the aircraft is on the ground and the door is open. Sierra Wireless modems may be used at this time.</w:t>
      </w:r>
    </w:p>
    <w:p w14:paraId="3BC9A232" w14:textId="77777777" w:rsidR="00DD0095" w:rsidRPr="00844859" w:rsidRDefault="00DD0095" w:rsidP="009F16E0">
      <w:r w:rsidRPr="00844859">
        <w:t>The driver or operator of any vehicle should not operate the Sierra Wireless modem while in control of a vehicle. Doing so will detract from the driver or operator’s control and operation of that vehicle. In some states and provinces, operating such communications devices while in control of a vehicle is an offence.</w:t>
      </w:r>
    </w:p>
    <w:p w14:paraId="41602D35" w14:textId="77777777" w:rsidR="00DD0095" w:rsidRPr="00844859" w:rsidRDefault="00DD0095" w:rsidP="00DD0095">
      <w:pPr>
        <w:pStyle w:val="BoilerplateTitles"/>
      </w:pPr>
      <w:r w:rsidRPr="00844859">
        <w:t>Limitations of Liability</w:t>
      </w:r>
    </w:p>
    <w:p w14:paraId="21B32A50" w14:textId="77777777" w:rsidR="00DD0095" w:rsidRPr="00844859" w:rsidRDefault="00DD0095" w:rsidP="00DD0095">
      <w:pPr>
        <w:rPr>
          <w:szCs w:val="20"/>
        </w:rPr>
      </w:pPr>
      <w:r w:rsidRPr="00844859">
        <w:rPr>
          <w:szCs w:val="20"/>
        </w:rPr>
        <w:t xml:space="preserve">This manual is provided “as is”.  Sierra Wireless makes no warranties of any kind, either expressed or implied, including any implied warranties of merchantability, fitness for a particular purpose, or noninfringement.  The recipient of the manual shall endorse all risks arising from its use.  </w:t>
      </w:r>
    </w:p>
    <w:p w14:paraId="716B13A7" w14:textId="77777777" w:rsidR="00DD0095" w:rsidRPr="00844859" w:rsidRDefault="00DD0095" w:rsidP="00DD0095">
      <w:r w:rsidRPr="00844859">
        <w:t>The information in this manual is subject to change without notice and does not represent a commitment on the part of Sierra Wireless. SIERRA WIRELESS AND ITS AFFILIATES SPECIFICALLY DISCLAIM LIABILITY FOR ANY AND ALL DIRECT, INDIRECT, SPECIAL, GENERAL, INCIDENTAL, CONSEQUENTIAL, PUNITIVE OR EXEMPLARY DAMAGES INCLUDING, BUT NOT LIMITED TO, LOSS OF PROFITS OR REVENUE OR ANTICIPATED PROFITS OR REVENUE ARISING OUT OF THE USE OR INABILITY TO USE ANY SIERRA WIRELESS PRODUCT, EVEN IF SIERRA WIRELESS AND/OR ITS AFFILIATES HAS BEEN ADVISED OF THE POSSIBILITY OF SUCH DAMAGES OR THEY ARE FORESEEABLE OR FOR CLAIMS BY ANY THIRD PARTY.</w:t>
      </w:r>
    </w:p>
    <w:p w14:paraId="33DDF0A5" w14:textId="77777777" w:rsidR="00DD0095" w:rsidRDefault="00DD0095" w:rsidP="00857055">
      <w:r w:rsidRPr="00844859">
        <w:t>Notwithstanding the foregoing, in no event shall Sierra Wireless and/or its affiliates aggregate liability arising under or in connection with the Sierra Wireless product, regardless of the number of events, occurrences, or claims giving rise to liability, be in excess of the price paid by the purchaser for the Sierra Wireless product.</w:t>
      </w:r>
    </w:p>
    <w:p w14:paraId="6465B0E6" w14:textId="77777777" w:rsidR="008C6EDE" w:rsidRDefault="008C6EDE">
      <w:pPr>
        <w:rPr>
          <w:u w:val="single"/>
        </w:rPr>
      </w:pPr>
      <w:r>
        <w:rPr>
          <w:u w:val="single"/>
        </w:rPr>
        <w:br w:type="page"/>
      </w:r>
    </w:p>
    <w:p w14:paraId="2C4041EB" w14:textId="77777777" w:rsidR="004B2498" w:rsidRPr="00844859" w:rsidRDefault="004B2498" w:rsidP="00DD0095">
      <w:pPr>
        <w:pStyle w:val="BoilerplateTitles"/>
      </w:pPr>
      <w:r w:rsidRPr="00844859">
        <w:lastRenderedPageBreak/>
        <w:t>Patents</w:t>
      </w:r>
    </w:p>
    <w:p w14:paraId="382DB075" w14:textId="77777777" w:rsidR="00EA509B" w:rsidRPr="00C05A90" w:rsidRDefault="00EA509B" w:rsidP="00C41FB8">
      <w:pPr>
        <w:rPr>
          <w:rFonts w:cs="Helvetica"/>
        </w:rPr>
      </w:pPr>
      <w:r w:rsidRPr="00C05A90">
        <w:rPr>
          <w:rFonts w:cs="Helvetica"/>
        </w:rPr>
        <w:t>This product may contain technology developed by or for Sierra Wireless Inc.</w:t>
      </w:r>
    </w:p>
    <w:p w14:paraId="4BD75B69" w14:textId="77777777" w:rsidR="00C41FB8" w:rsidRPr="00C05A90" w:rsidRDefault="00C41FB8" w:rsidP="00C41FB8">
      <w:pPr>
        <w:rPr>
          <w:rFonts w:cs="Helvetica"/>
        </w:rPr>
      </w:pPr>
      <w:r w:rsidRPr="00C05A90">
        <w:rPr>
          <w:rFonts w:cs="Helvetica"/>
        </w:rPr>
        <w:t>This product includes technology licensed from QUALCOMM</w:t>
      </w:r>
      <w:r w:rsidRPr="00C05A90">
        <w:rPr>
          <w:rFonts w:cs="Helvetica"/>
          <w:vertAlign w:val="superscript"/>
        </w:rPr>
        <w:t>®</w:t>
      </w:r>
      <w:r w:rsidRPr="00C05A90">
        <w:rPr>
          <w:rFonts w:cs="Helvetica"/>
        </w:rPr>
        <w:t>.</w:t>
      </w:r>
    </w:p>
    <w:p w14:paraId="1FDA9BFF" w14:textId="77777777" w:rsidR="004B2498" w:rsidRPr="00C05A90" w:rsidRDefault="00E43626" w:rsidP="00C41FB8">
      <w:pPr>
        <w:rPr>
          <w:rFonts w:cs="Helvetica"/>
        </w:rPr>
      </w:pPr>
      <w:r w:rsidRPr="00C05A90">
        <w:rPr>
          <w:rFonts w:cs="Helvetica"/>
        </w:rPr>
        <w:t>This product is manufactured or sold by Sierra Wireless Inc. or its affiliates under one or more patents licensed from MMP Portfolio Licensing.</w:t>
      </w:r>
    </w:p>
    <w:p w14:paraId="209F38BD" w14:textId="77777777" w:rsidR="00DD0095" w:rsidRPr="00844859" w:rsidRDefault="00DD0095" w:rsidP="00DD0095">
      <w:pPr>
        <w:pStyle w:val="BoilerplateTitles"/>
      </w:pPr>
      <w:r w:rsidRPr="00844859">
        <w:t>Copyright</w:t>
      </w:r>
    </w:p>
    <w:p w14:paraId="17507FDB" w14:textId="77777777" w:rsidR="00DD0095" w:rsidRPr="00C05A90" w:rsidRDefault="00DD0095" w:rsidP="003E6A71">
      <w:r w:rsidRPr="00C05A90">
        <w:t>© 20</w:t>
      </w:r>
      <w:r w:rsidR="00C8412B" w:rsidRPr="00C05A90">
        <w:t>1</w:t>
      </w:r>
      <w:r w:rsidR="00E22A5D">
        <w:t>7</w:t>
      </w:r>
      <w:r w:rsidRPr="00C05A90">
        <w:t xml:space="preserve"> Sierra Wireless. All rights reserved.</w:t>
      </w:r>
    </w:p>
    <w:p w14:paraId="0645BC32" w14:textId="77777777" w:rsidR="00DD0095" w:rsidRPr="00844859" w:rsidRDefault="00DD0095" w:rsidP="00DD0095">
      <w:pPr>
        <w:pStyle w:val="BoilerplateTitles"/>
      </w:pPr>
      <w:r w:rsidRPr="00844859">
        <w:t>Trademarks</w:t>
      </w:r>
    </w:p>
    <w:p w14:paraId="3C517027" w14:textId="77777777" w:rsidR="00153985" w:rsidRPr="00153985" w:rsidRDefault="00153985" w:rsidP="00153985">
      <w:r w:rsidRPr="00153985">
        <w:t>Sierra Wireless</w:t>
      </w:r>
      <w:r w:rsidRPr="00C05A90">
        <w:rPr>
          <w:rFonts w:cs="Helvetica"/>
          <w:vertAlign w:val="superscript"/>
        </w:rPr>
        <w:t>®</w:t>
      </w:r>
      <w:r w:rsidRPr="00153985">
        <w:t>, AirPrime</w:t>
      </w:r>
      <w:r w:rsidRPr="00C05A90">
        <w:rPr>
          <w:rFonts w:cs="Helvetica"/>
          <w:vertAlign w:val="superscript"/>
        </w:rPr>
        <w:t>®</w:t>
      </w:r>
      <w:r w:rsidRPr="00153985">
        <w:t>, AirLink</w:t>
      </w:r>
      <w:r w:rsidRPr="00C05A90">
        <w:rPr>
          <w:rFonts w:cs="Helvetica"/>
          <w:vertAlign w:val="superscript"/>
        </w:rPr>
        <w:t>®</w:t>
      </w:r>
      <w:r w:rsidRPr="00153985">
        <w:t>, AirVantage</w:t>
      </w:r>
      <w:r w:rsidRPr="00C05A90">
        <w:rPr>
          <w:rFonts w:cs="Helvetica"/>
          <w:vertAlign w:val="superscript"/>
        </w:rPr>
        <w:t>®</w:t>
      </w:r>
      <w:r w:rsidRPr="00153985">
        <w:t>, WISMO</w:t>
      </w:r>
      <w:r w:rsidRPr="00C05A90">
        <w:rPr>
          <w:rFonts w:cs="Helvetica"/>
          <w:vertAlign w:val="superscript"/>
        </w:rPr>
        <w:t>®</w:t>
      </w:r>
      <w:r w:rsidR="00C20A18" w:rsidRPr="00153985">
        <w:t>, A</w:t>
      </w:r>
      <w:r w:rsidR="00C20A18">
        <w:t>LEOS</w:t>
      </w:r>
      <w:r w:rsidR="00C20A18" w:rsidRPr="00C05A90">
        <w:rPr>
          <w:rFonts w:cs="Helvetica"/>
          <w:vertAlign w:val="superscript"/>
        </w:rPr>
        <w:t>®</w:t>
      </w:r>
      <w:r w:rsidRPr="00153985">
        <w:t xml:space="preserve"> and the Sierra Wireless and Open AT logos are registered trademarks of Sierra Wireless, Inc. or one of its subsidiaries.</w:t>
      </w:r>
    </w:p>
    <w:p w14:paraId="1B486588" w14:textId="77777777" w:rsidR="00153985" w:rsidRPr="00153985" w:rsidRDefault="00153985" w:rsidP="00153985">
      <w:r w:rsidRPr="00153985">
        <w:t>Watcher</w:t>
      </w:r>
      <w:r w:rsidRPr="00C05A90">
        <w:rPr>
          <w:rFonts w:cs="Helvetica"/>
          <w:vertAlign w:val="superscript"/>
        </w:rPr>
        <w:t>®</w:t>
      </w:r>
      <w:r w:rsidRPr="00153985">
        <w:t xml:space="preserve"> is a registered trademark of </w:t>
      </w:r>
      <w:r w:rsidR="002B4DB1">
        <w:t>NETGEAR</w:t>
      </w:r>
      <w:r w:rsidRPr="00153985">
        <w:t>, Inc., used under license.</w:t>
      </w:r>
    </w:p>
    <w:p w14:paraId="436BD252" w14:textId="77777777" w:rsidR="00153985" w:rsidRPr="00153985" w:rsidRDefault="00153985" w:rsidP="00153985">
      <w:r w:rsidRPr="00153985">
        <w:t>Windows</w:t>
      </w:r>
      <w:r w:rsidRPr="00C05A90">
        <w:rPr>
          <w:rFonts w:cs="Helvetica"/>
          <w:vertAlign w:val="superscript"/>
        </w:rPr>
        <w:t>®</w:t>
      </w:r>
      <w:r w:rsidRPr="00153985">
        <w:t xml:space="preserve"> and Windows Vista</w:t>
      </w:r>
      <w:r w:rsidRPr="00C05A90">
        <w:rPr>
          <w:rFonts w:cs="Helvetica"/>
          <w:vertAlign w:val="superscript"/>
        </w:rPr>
        <w:t>®</w:t>
      </w:r>
      <w:r w:rsidRPr="00153985">
        <w:t xml:space="preserve"> are registered trademarks of Microsoft Corporation.</w:t>
      </w:r>
    </w:p>
    <w:p w14:paraId="1A706B4F" w14:textId="77777777" w:rsidR="00153985" w:rsidRPr="00153985" w:rsidRDefault="00153985" w:rsidP="00153985">
      <w:r w:rsidRPr="00153985">
        <w:t>Macintosh</w:t>
      </w:r>
      <w:r w:rsidRPr="00C05A90">
        <w:rPr>
          <w:rFonts w:cs="Helvetica"/>
          <w:vertAlign w:val="superscript"/>
        </w:rPr>
        <w:t>®</w:t>
      </w:r>
      <w:r w:rsidRPr="00153985">
        <w:t xml:space="preserve"> and Mac OS X</w:t>
      </w:r>
      <w:r w:rsidRPr="00C05A90">
        <w:rPr>
          <w:rFonts w:cs="Helvetica"/>
          <w:vertAlign w:val="superscript"/>
        </w:rPr>
        <w:t>®</w:t>
      </w:r>
      <w:r w:rsidRPr="00153985">
        <w:t xml:space="preserve"> are registered trademarks of Apple Inc., registered in the U.S. and other countries.</w:t>
      </w:r>
    </w:p>
    <w:p w14:paraId="65D16F2B" w14:textId="77777777" w:rsidR="00153985" w:rsidRPr="00153985" w:rsidRDefault="00153985" w:rsidP="00153985">
      <w:r w:rsidRPr="00153985">
        <w:t>QUALCOMM</w:t>
      </w:r>
      <w:r w:rsidRPr="00C05A90">
        <w:rPr>
          <w:rFonts w:cs="Helvetica"/>
          <w:vertAlign w:val="superscript"/>
        </w:rPr>
        <w:t>®</w:t>
      </w:r>
      <w:r w:rsidRPr="00153985">
        <w:t xml:space="preserve"> is a registered trad</w:t>
      </w:r>
      <w:r>
        <w:t xml:space="preserve">emark of QUALCOMM Incorporated. </w:t>
      </w:r>
      <w:r w:rsidRPr="00153985">
        <w:t xml:space="preserve"> Used under license.</w:t>
      </w:r>
    </w:p>
    <w:p w14:paraId="2EA2AAAD" w14:textId="77777777" w:rsidR="00C05A90" w:rsidRPr="00C05A90" w:rsidRDefault="00153985" w:rsidP="00C05A90">
      <w:r w:rsidRPr="00153985">
        <w:t>Other trademarks are the property of their respective owners.</w:t>
      </w:r>
    </w:p>
    <w:p w14:paraId="317A7176" w14:textId="77777777" w:rsidR="00DD0095" w:rsidRDefault="00DD0095" w:rsidP="00C05A90">
      <w:pPr>
        <w:pStyle w:val="BoilerplateTitles"/>
      </w:pPr>
      <w:r w:rsidRPr="00844859">
        <w:t>Contact Information</w:t>
      </w:r>
    </w:p>
    <w:tbl>
      <w:tblPr>
        <w:tblW w:w="5000" w:type="pct"/>
        <w:tblCellMar>
          <w:left w:w="0" w:type="dxa"/>
          <w:right w:w="0" w:type="dxa"/>
        </w:tblCellMar>
        <w:tblLook w:val="04A0" w:firstRow="1" w:lastRow="0" w:firstColumn="1" w:lastColumn="0" w:noHBand="0" w:noVBand="1"/>
      </w:tblPr>
      <w:tblGrid>
        <w:gridCol w:w="3501"/>
        <w:gridCol w:w="5508"/>
      </w:tblGrid>
      <w:tr w:rsidR="002B4DB1" w14:paraId="3997E9FF" w14:textId="77777777" w:rsidTr="00166AF3">
        <w:trPr>
          <w:trHeight w:val="20"/>
        </w:trPr>
        <w:tc>
          <w:tcPr>
            <w:tcW w:w="1943" w:type="pct"/>
            <w:tcBorders>
              <w:top w:val="single" w:sz="18" w:space="0" w:color="000000"/>
              <w:left w:val="single" w:sz="8" w:space="0" w:color="000000"/>
              <w:bottom w:val="single" w:sz="8" w:space="0" w:color="000000"/>
              <w:right w:val="single" w:sz="8" w:space="0" w:color="000000"/>
            </w:tcBorders>
            <w:shd w:val="clear" w:color="auto" w:fill="FFFFFF"/>
            <w:tcMar>
              <w:top w:w="120" w:type="dxa"/>
              <w:left w:w="80" w:type="dxa"/>
              <w:bottom w:w="80" w:type="dxa"/>
              <w:right w:w="80" w:type="dxa"/>
            </w:tcMar>
            <w:hideMark/>
          </w:tcPr>
          <w:bookmarkEnd w:id="10"/>
          <w:p w14:paraId="415F81B3" w14:textId="77777777" w:rsidR="002B4DB1" w:rsidRPr="00483893" w:rsidRDefault="002B4DB1" w:rsidP="004A062E">
            <w:pPr>
              <w:pStyle w:val="TableBody"/>
              <w:rPr>
                <w:b/>
                <w:bCs/>
              </w:rPr>
            </w:pPr>
            <w:r w:rsidRPr="00483893">
              <w:t>Sales information and technical support, including warranty and returns</w:t>
            </w:r>
          </w:p>
        </w:tc>
        <w:tc>
          <w:tcPr>
            <w:tcW w:w="3057" w:type="pct"/>
            <w:tcBorders>
              <w:top w:val="single" w:sz="18" w:space="0" w:color="000000"/>
              <w:left w:val="nil"/>
              <w:bottom w:val="single" w:sz="8" w:space="0" w:color="000000"/>
              <w:right w:val="single" w:sz="8" w:space="0" w:color="000000"/>
            </w:tcBorders>
            <w:shd w:val="clear" w:color="auto" w:fill="FFFFFF"/>
            <w:tcMar>
              <w:top w:w="120" w:type="dxa"/>
              <w:left w:w="80" w:type="dxa"/>
              <w:bottom w:w="80" w:type="dxa"/>
              <w:right w:w="80" w:type="dxa"/>
            </w:tcMar>
            <w:hideMark/>
          </w:tcPr>
          <w:p w14:paraId="07FF94F6" w14:textId="594949C5" w:rsidR="002B4DB1" w:rsidRDefault="002B4DB1" w:rsidP="00166AF3">
            <w:pPr>
              <w:pStyle w:val="HeadingRunIn"/>
              <w:keepNext w:val="0"/>
              <w:spacing w:before="60" w:after="60" w:line="200" w:lineRule="atLeast"/>
              <w:rPr>
                <w:rFonts w:ascii="Arial" w:hAnsi="Arial" w:cs="Arial"/>
                <w:b w:val="0"/>
                <w:bCs w:val="0"/>
                <w:color w:val="0000FF"/>
                <w:sz w:val="18"/>
                <w:szCs w:val="18"/>
              </w:rPr>
            </w:pPr>
            <w:r w:rsidRPr="004A062E">
              <w:rPr>
                <w:rStyle w:val="TableBodyChar"/>
                <w:b w:val="0"/>
                <w:color w:val="3D3E40"/>
              </w:rPr>
              <w:t xml:space="preserve">Web: </w:t>
            </w:r>
            <w:hyperlink r:id="rId12" w:history="1">
              <w:r>
                <w:rPr>
                  <w:rStyle w:val="Hyperlink"/>
                  <w:rFonts w:cs="Arial"/>
                  <w:b w:val="0"/>
                  <w:bCs w:val="0"/>
                  <w:color w:val="0000FF"/>
                  <w:sz w:val="18"/>
                  <w:szCs w:val="18"/>
                </w:rPr>
                <w:t>sierrawireless.com/company/contact-us/</w:t>
              </w:r>
            </w:hyperlink>
          </w:p>
          <w:p w14:paraId="7302482D" w14:textId="77777777" w:rsidR="002B4DB1" w:rsidRDefault="002B4DB1" w:rsidP="004A062E">
            <w:pPr>
              <w:pStyle w:val="TableBody"/>
              <w:rPr>
                <w:b/>
                <w:bCs/>
                <w:color w:val="333B40"/>
              </w:rPr>
            </w:pPr>
            <w:r w:rsidRPr="00483893">
              <w:t>Global toll-free number: 1-877-687-7795</w:t>
            </w:r>
            <w:r w:rsidRPr="00483893">
              <w:br/>
              <w:t>6:00 am to 6:00 pm PST</w:t>
            </w:r>
          </w:p>
        </w:tc>
      </w:tr>
      <w:tr w:rsidR="002B4DB1" w14:paraId="4A76B792" w14:textId="77777777" w:rsidTr="00166AF3">
        <w:trPr>
          <w:trHeight w:val="20"/>
        </w:trPr>
        <w:tc>
          <w:tcPr>
            <w:tcW w:w="1943" w:type="pct"/>
            <w:tcBorders>
              <w:top w:val="nil"/>
              <w:left w:val="single" w:sz="8" w:space="0" w:color="000000"/>
              <w:bottom w:val="single" w:sz="18" w:space="0" w:color="000000"/>
              <w:right w:val="single" w:sz="8" w:space="0" w:color="000000"/>
            </w:tcBorders>
            <w:shd w:val="clear" w:color="auto" w:fill="FFFFFF"/>
            <w:tcMar>
              <w:top w:w="120" w:type="dxa"/>
              <w:left w:w="80" w:type="dxa"/>
              <w:bottom w:w="80" w:type="dxa"/>
              <w:right w:w="80" w:type="dxa"/>
            </w:tcMar>
            <w:hideMark/>
          </w:tcPr>
          <w:p w14:paraId="13F8BB06" w14:textId="77777777" w:rsidR="002B4DB1" w:rsidRPr="00483893" w:rsidRDefault="002B4DB1" w:rsidP="004A062E">
            <w:pPr>
              <w:pStyle w:val="TableBody"/>
              <w:rPr>
                <w:b/>
                <w:bCs/>
              </w:rPr>
            </w:pPr>
            <w:r w:rsidRPr="00483893">
              <w:t>Corporate and product information</w:t>
            </w:r>
          </w:p>
        </w:tc>
        <w:tc>
          <w:tcPr>
            <w:tcW w:w="3057" w:type="pct"/>
            <w:tcBorders>
              <w:top w:val="nil"/>
              <w:left w:val="nil"/>
              <w:bottom w:val="single" w:sz="18" w:space="0" w:color="000000"/>
              <w:right w:val="single" w:sz="8" w:space="0" w:color="000000"/>
            </w:tcBorders>
            <w:shd w:val="clear" w:color="auto" w:fill="FFFFFF"/>
            <w:tcMar>
              <w:top w:w="120" w:type="dxa"/>
              <w:left w:w="80" w:type="dxa"/>
              <w:bottom w:w="80" w:type="dxa"/>
              <w:right w:w="80" w:type="dxa"/>
            </w:tcMar>
            <w:hideMark/>
          </w:tcPr>
          <w:p w14:paraId="482B916C" w14:textId="6B9FE407" w:rsidR="002B4DB1" w:rsidRDefault="002B4DB1" w:rsidP="00166AF3">
            <w:pPr>
              <w:pStyle w:val="HeadingRunIn"/>
              <w:keepNext w:val="0"/>
              <w:spacing w:before="60" w:after="60" w:line="200" w:lineRule="atLeast"/>
              <w:rPr>
                <w:rFonts w:ascii="Arial" w:hAnsi="Arial" w:cs="Arial"/>
                <w:b w:val="0"/>
                <w:bCs w:val="0"/>
                <w:color w:val="0000FF"/>
                <w:sz w:val="18"/>
                <w:szCs w:val="18"/>
              </w:rPr>
            </w:pPr>
            <w:r w:rsidRPr="004A062E">
              <w:rPr>
                <w:rStyle w:val="TableBodyChar"/>
                <w:b w:val="0"/>
                <w:color w:val="3D3E40"/>
              </w:rPr>
              <w:t xml:space="preserve">Web: </w:t>
            </w:r>
            <w:hyperlink r:id="rId13" w:history="1">
              <w:r>
                <w:rPr>
                  <w:rStyle w:val="Hyperlink"/>
                  <w:rFonts w:cs="Arial"/>
                  <w:b w:val="0"/>
                  <w:bCs w:val="0"/>
                  <w:color w:val="0000FF"/>
                  <w:sz w:val="18"/>
                  <w:szCs w:val="18"/>
                </w:rPr>
                <w:t>sierrawireless.com</w:t>
              </w:r>
            </w:hyperlink>
          </w:p>
        </w:tc>
      </w:tr>
    </w:tbl>
    <w:p w14:paraId="476D45FD" w14:textId="77777777" w:rsidR="006415D7" w:rsidRPr="006415D7" w:rsidRDefault="006415D7" w:rsidP="006415D7">
      <w:pPr>
        <w:rPr>
          <w:rFonts w:eastAsia="SimSun"/>
        </w:rPr>
      </w:pPr>
      <w:r w:rsidRPr="006415D7">
        <w:br w:type="page"/>
      </w:r>
    </w:p>
    <w:p w14:paraId="03C12986" w14:textId="7696EF43" w:rsidR="005A7259" w:rsidRPr="005A7259" w:rsidRDefault="00F63A9C" w:rsidP="005A7259">
      <w:pPr>
        <w:pStyle w:val="BoilerplateTitles"/>
      </w:pPr>
      <w:r w:rsidRPr="00844859">
        <w:lastRenderedPageBreak/>
        <w:t>Document History</w:t>
      </w:r>
    </w:p>
    <w:tbl>
      <w:tblPr>
        <w:tblStyle w:val="TableSWI"/>
        <w:tblW w:w="5000" w:type="pct"/>
        <w:tblLook w:val="01E0" w:firstRow="1" w:lastRow="1" w:firstColumn="1" w:lastColumn="1" w:noHBand="0" w:noVBand="0"/>
      </w:tblPr>
      <w:tblGrid>
        <w:gridCol w:w="948"/>
        <w:gridCol w:w="1929"/>
        <w:gridCol w:w="6146"/>
      </w:tblGrid>
      <w:tr w:rsidR="00F63A9C" w:rsidRPr="00844859" w14:paraId="3ED84331" w14:textId="77777777" w:rsidTr="00633308">
        <w:trPr>
          <w:cnfStyle w:val="100000000000" w:firstRow="1" w:lastRow="0" w:firstColumn="0" w:lastColumn="0" w:oddVBand="0" w:evenVBand="0" w:oddHBand="0" w:evenHBand="0" w:firstRowFirstColumn="0" w:firstRowLastColumn="0" w:lastRowFirstColumn="0" w:lastRowLastColumn="0"/>
          <w:trHeight w:val="42"/>
        </w:trPr>
        <w:tc>
          <w:tcPr>
            <w:tcW w:w="525" w:type="pct"/>
          </w:tcPr>
          <w:p w14:paraId="405CE607" w14:textId="77777777" w:rsidR="00F63A9C" w:rsidRPr="00E4164C" w:rsidRDefault="00F63A9C" w:rsidP="00AE4F6B">
            <w:pPr>
              <w:pStyle w:val="TableColumnHead"/>
              <w:spacing w:before="144" w:after="144"/>
            </w:pPr>
            <w:r w:rsidRPr="00E4164C">
              <w:t>Version</w:t>
            </w:r>
          </w:p>
        </w:tc>
        <w:tc>
          <w:tcPr>
            <w:tcW w:w="1069" w:type="pct"/>
          </w:tcPr>
          <w:p w14:paraId="46F16C97" w14:textId="77777777" w:rsidR="00F63A9C" w:rsidRPr="00E4164C" w:rsidRDefault="00F63A9C" w:rsidP="00AE4F6B">
            <w:pPr>
              <w:pStyle w:val="TableColumnHead"/>
              <w:spacing w:before="144" w:after="144"/>
            </w:pPr>
            <w:r w:rsidRPr="00E4164C">
              <w:t>Date</w:t>
            </w:r>
          </w:p>
        </w:tc>
        <w:tc>
          <w:tcPr>
            <w:tcW w:w="3406" w:type="pct"/>
          </w:tcPr>
          <w:p w14:paraId="36DFB2B9" w14:textId="77777777" w:rsidR="00F63A9C" w:rsidRPr="00E4164C" w:rsidRDefault="00F63A9C" w:rsidP="00AE4F6B">
            <w:pPr>
              <w:pStyle w:val="TableColumnHead"/>
              <w:spacing w:before="144" w:after="144"/>
            </w:pPr>
            <w:r w:rsidRPr="00E4164C">
              <w:t>Updates</w:t>
            </w:r>
          </w:p>
        </w:tc>
      </w:tr>
      <w:tr w:rsidR="00E22A5D" w:rsidRPr="00844859" w14:paraId="5672F5E7" w14:textId="77777777" w:rsidTr="00633308">
        <w:tc>
          <w:tcPr>
            <w:tcW w:w="525" w:type="pct"/>
          </w:tcPr>
          <w:p w14:paraId="09967C6E" w14:textId="28ED07E9" w:rsidR="00E22A5D" w:rsidRPr="00671C8B" w:rsidRDefault="005C75AD" w:rsidP="00E22A5D">
            <w:pPr>
              <w:pStyle w:val="TableBody"/>
              <w:rPr>
                <w:rFonts w:ascii="Helvetica" w:hAnsi="Helvetica"/>
                <w:sz w:val="20"/>
              </w:rPr>
            </w:pPr>
            <w:ins w:id="11" w:author="Alban Roche" w:date="2017-08-02T14:32:00Z">
              <w:r>
                <w:t>0</w:t>
              </w:r>
            </w:ins>
            <w:del w:id="12" w:author="Alban Roche" w:date="2017-08-02T14:32:00Z">
              <w:r w:rsidR="00E22A5D" w:rsidRPr="00671C8B" w:rsidDel="005C75AD">
                <w:delText>1</w:delText>
              </w:r>
            </w:del>
            <w:r w:rsidR="00E22A5D" w:rsidRPr="00671C8B">
              <w:t>.</w:t>
            </w:r>
            <w:ins w:id="13" w:author="Alban Roche" w:date="2017-08-02T14:32:00Z">
              <w:r>
                <w:t>1</w:t>
              </w:r>
            </w:ins>
            <w:del w:id="14" w:author="Alban Roche" w:date="2017-08-02T14:32:00Z">
              <w:r w:rsidR="00E22A5D" w:rsidRPr="00671C8B" w:rsidDel="005C75AD">
                <w:delText>0</w:delText>
              </w:r>
            </w:del>
          </w:p>
        </w:tc>
        <w:tc>
          <w:tcPr>
            <w:tcW w:w="1069" w:type="pct"/>
          </w:tcPr>
          <w:p w14:paraId="6D304254" w14:textId="3F25E4F0" w:rsidR="00E22A5D" w:rsidRPr="00671C8B" w:rsidRDefault="00E22A5D" w:rsidP="00E22A5D">
            <w:pPr>
              <w:pStyle w:val="TableBody"/>
            </w:pPr>
            <w:del w:id="15" w:author="Alban Roche" w:date="2017-08-02T14:32:00Z">
              <w:r w:rsidDel="005C75AD">
                <w:delText xml:space="preserve">February </w:delText>
              </w:r>
            </w:del>
            <w:ins w:id="16" w:author="Alban Roche" w:date="2017-08-02T14:32:00Z">
              <w:r w:rsidR="005C75AD">
                <w:t xml:space="preserve">August </w:t>
              </w:r>
            </w:ins>
            <w:r>
              <w:t>03, 201</w:t>
            </w:r>
            <w:ins w:id="17" w:author="Alban Roche" w:date="2017-08-02T14:32:00Z">
              <w:r w:rsidR="005C75AD">
                <w:t>7</w:t>
              </w:r>
            </w:ins>
            <w:del w:id="18" w:author="Alban Roche" w:date="2017-08-02T14:32:00Z">
              <w:r w:rsidDel="005C75AD">
                <w:delText>6</w:delText>
              </w:r>
            </w:del>
          </w:p>
        </w:tc>
        <w:tc>
          <w:tcPr>
            <w:tcW w:w="3406" w:type="pct"/>
          </w:tcPr>
          <w:p w14:paraId="6F6D7D75" w14:textId="77777777" w:rsidR="00E22A5D" w:rsidRPr="00671C8B" w:rsidRDefault="00E22A5D" w:rsidP="00E22A5D">
            <w:pPr>
              <w:pStyle w:val="TableBody"/>
            </w:pPr>
            <w:r>
              <w:t>Creation</w:t>
            </w:r>
          </w:p>
        </w:tc>
      </w:tr>
      <w:tr w:rsidR="00E13267" w:rsidRPr="00844859" w14:paraId="1A60CA9B" w14:textId="77777777" w:rsidTr="00633308">
        <w:tc>
          <w:tcPr>
            <w:tcW w:w="525" w:type="pct"/>
          </w:tcPr>
          <w:p w14:paraId="54A81FD7" w14:textId="7917505D" w:rsidR="00E13267" w:rsidRDefault="00E13267" w:rsidP="00E22A5D">
            <w:pPr>
              <w:pStyle w:val="TableBody"/>
            </w:pPr>
            <w:r>
              <w:t>0.2</w:t>
            </w:r>
          </w:p>
        </w:tc>
        <w:tc>
          <w:tcPr>
            <w:tcW w:w="1069" w:type="pct"/>
          </w:tcPr>
          <w:p w14:paraId="50DA5BFD" w14:textId="31B721C1" w:rsidR="00E13267" w:rsidDel="005C75AD" w:rsidRDefault="00E13267" w:rsidP="00E22A5D">
            <w:pPr>
              <w:pStyle w:val="TableBody"/>
            </w:pPr>
            <w:r>
              <w:t>December 03</w:t>
            </w:r>
            <w:r w:rsidR="00D75B97">
              <w:t>,</w:t>
            </w:r>
            <w:r>
              <w:t xml:space="preserve"> </w:t>
            </w:r>
            <w:r w:rsidR="00D75B97">
              <w:t>2017</w:t>
            </w:r>
          </w:p>
        </w:tc>
        <w:tc>
          <w:tcPr>
            <w:tcW w:w="3406" w:type="pct"/>
          </w:tcPr>
          <w:p w14:paraId="6407CD6D" w14:textId="11116762" w:rsidR="00E13267" w:rsidRDefault="00D75B97" w:rsidP="00E22A5D">
            <w:pPr>
              <w:pStyle w:val="TableBody"/>
            </w:pPr>
            <w:r>
              <w:t>CGEREP Default value set to “1”</w:t>
            </w:r>
          </w:p>
        </w:tc>
      </w:tr>
      <w:tr w:rsidR="001B2A26" w:rsidRPr="00844859" w:rsidDel="005C75AD" w14:paraId="7306E355" w14:textId="5515DA41" w:rsidTr="00633308">
        <w:trPr>
          <w:del w:id="19" w:author="Alban Roche" w:date="2017-08-02T14:33:00Z"/>
        </w:trPr>
        <w:tc>
          <w:tcPr>
            <w:tcW w:w="525" w:type="pct"/>
          </w:tcPr>
          <w:p w14:paraId="13507743" w14:textId="69164B66" w:rsidR="001B2A26" w:rsidRPr="00671C8B" w:rsidDel="005C75AD" w:rsidRDefault="001B2A26" w:rsidP="001B2A26">
            <w:pPr>
              <w:pStyle w:val="TableBody"/>
              <w:rPr>
                <w:del w:id="20" w:author="Alban Roche" w:date="2017-08-02T14:33:00Z"/>
              </w:rPr>
            </w:pPr>
            <w:del w:id="21" w:author="Alban Roche" w:date="2017-08-02T14:33:00Z">
              <w:r w:rsidDel="005C75AD">
                <w:delText>1.1</w:delText>
              </w:r>
            </w:del>
          </w:p>
        </w:tc>
        <w:tc>
          <w:tcPr>
            <w:tcW w:w="1069" w:type="pct"/>
          </w:tcPr>
          <w:p w14:paraId="10FBFEBD" w14:textId="10CEA349" w:rsidR="001B2A26" w:rsidDel="005C75AD" w:rsidRDefault="001B2A26" w:rsidP="001B2A26">
            <w:pPr>
              <w:pStyle w:val="TableBody"/>
              <w:rPr>
                <w:del w:id="22" w:author="Alban Roche" w:date="2017-08-02T14:33:00Z"/>
              </w:rPr>
            </w:pPr>
            <w:del w:id="23" w:author="Alban Roche" w:date="2017-08-02T14:33:00Z">
              <w:r w:rsidDel="005C75AD">
                <w:delText>February 15, 2016</w:delText>
              </w:r>
            </w:del>
          </w:p>
        </w:tc>
        <w:tc>
          <w:tcPr>
            <w:tcW w:w="3406" w:type="pct"/>
          </w:tcPr>
          <w:p w14:paraId="2E685162" w14:textId="273FC92F" w:rsidR="001B2A26" w:rsidDel="005C75AD" w:rsidRDefault="001B2A26" w:rsidP="001B2A26">
            <w:pPr>
              <w:pStyle w:val="TableBody"/>
              <w:rPr>
                <w:del w:id="24" w:author="Alban Roche" w:date="2017-08-02T14:33:00Z"/>
              </w:rPr>
            </w:pPr>
            <w:del w:id="25" w:author="Alban Roche" w:date="2017-08-02T14:33:00Z">
              <w:r w:rsidDel="005C75AD">
                <w:delText xml:space="preserve">Updated </w:delText>
              </w:r>
              <w:r w:rsidDel="005C75AD">
                <w:fldChar w:fldCharType="begin"/>
              </w:r>
              <w:r w:rsidDel="005C75AD">
                <w:delInstrText xml:space="preserve"> REF _Ref405796650 \w \h  \* MERGEFORMAT </w:delInstrText>
              </w:r>
              <w:r w:rsidDel="005C75AD">
                <w:fldChar w:fldCharType="separate"/>
              </w:r>
              <w:r w:rsidR="00BD7547" w:rsidDel="005C75AD">
                <w:delText>5.36</w:delText>
              </w:r>
              <w:r w:rsidDel="005C75AD">
                <w:fldChar w:fldCharType="end"/>
              </w:r>
              <w:r w:rsidDel="005C75AD">
                <w:delText xml:space="preserve"> </w:delText>
              </w:r>
              <w:r w:rsidDel="005C75AD">
                <w:fldChar w:fldCharType="begin"/>
              </w:r>
              <w:r w:rsidDel="005C75AD">
                <w:delInstrText xml:space="preserve"> REF _Ref448916235 \h  \* MERGEFORMAT </w:delInstrText>
              </w:r>
              <w:r w:rsidDel="005C75AD">
                <w:fldChar w:fldCharType="separate"/>
              </w:r>
              <w:r w:rsidR="00BD7547" w:rsidRPr="00AE67EA" w:rsidDel="005C75AD">
                <w:delText>+</w:delText>
              </w:r>
              <w:r w:rsidR="00BD7547" w:rsidDel="005C75AD">
                <w:delText xml:space="preserve">KSLEEP </w:delText>
              </w:r>
              <w:r w:rsidR="00BD7547" w:rsidRPr="00AE67EA" w:rsidDel="005C75AD">
                <w:delText xml:space="preserve">Command: </w:delText>
              </w:r>
              <w:r w:rsidR="00BD7547" w:rsidDel="005C75AD">
                <w:delText>Power Management Control for UART</w:delText>
              </w:r>
              <w:r w:rsidDel="005C75AD">
                <w:fldChar w:fldCharType="end"/>
              </w:r>
              <w:r w:rsidDel="005C75AD">
                <w:rPr>
                  <w:rStyle w:val="CommentReference"/>
                  <w:rFonts w:ascii="Verdana" w:hAnsi="Verdana" w:cs="Times New Roman"/>
                  <w:lang w:eastAsia="en-US"/>
                </w:rPr>
                <w:commentReference w:id="26"/>
              </w:r>
            </w:del>
          </w:p>
        </w:tc>
      </w:tr>
      <w:tr w:rsidR="00BF284E" w:rsidRPr="00844859" w:rsidDel="005C75AD" w14:paraId="70EA42F5" w14:textId="55E311CA" w:rsidTr="00633308">
        <w:trPr>
          <w:del w:id="27" w:author="Alban Roche" w:date="2017-08-02T14:33:00Z"/>
        </w:trPr>
        <w:tc>
          <w:tcPr>
            <w:tcW w:w="525" w:type="pct"/>
            <w:vMerge w:val="restart"/>
          </w:tcPr>
          <w:p w14:paraId="528374C3" w14:textId="61D48473" w:rsidR="00BF284E" w:rsidDel="005C75AD" w:rsidRDefault="00BF284E" w:rsidP="001B2A26">
            <w:pPr>
              <w:pStyle w:val="TableBody"/>
              <w:rPr>
                <w:del w:id="28" w:author="Alban Roche" w:date="2017-08-02T14:33:00Z"/>
              </w:rPr>
            </w:pPr>
            <w:del w:id="29" w:author="Alban Roche" w:date="2017-08-02T14:33:00Z">
              <w:r w:rsidDel="005C75AD">
                <w:delText>2.0</w:delText>
              </w:r>
            </w:del>
          </w:p>
        </w:tc>
        <w:tc>
          <w:tcPr>
            <w:tcW w:w="1069" w:type="pct"/>
          </w:tcPr>
          <w:p w14:paraId="182332EF" w14:textId="2145989E" w:rsidR="00BF284E" w:rsidDel="005C75AD" w:rsidRDefault="00BF284E" w:rsidP="001B2A26">
            <w:pPr>
              <w:pStyle w:val="TableBody"/>
              <w:rPr>
                <w:del w:id="30" w:author="Alban Roche" w:date="2017-08-02T14:33:00Z"/>
              </w:rPr>
            </w:pPr>
            <w:del w:id="31" w:author="Alban Roche" w:date="2017-08-02T14:33:00Z">
              <w:r w:rsidDel="005C75AD">
                <w:delText>April 20, 2016</w:delText>
              </w:r>
            </w:del>
          </w:p>
        </w:tc>
        <w:tc>
          <w:tcPr>
            <w:tcW w:w="3406" w:type="pct"/>
          </w:tcPr>
          <w:p w14:paraId="466E0A83" w14:textId="4BA61FD1" w:rsidR="00BF284E" w:rsidDel="005C75AD" w:rsidRDefault="00BF284E" w:rsidP="001B2A26">
            <w:pPr>
              <w:pStyle w:val="TableBody"/>
              <w:rPr>
                <w:del w:id="32" w:author="Alban Roche" w:date="2017-08-02T14:33:00Z"/>
              </w:rPr>
            </w:pPr>
            <w:del w:id="33" w:author="Alban Roche" w:date="2017-08-02T14:33:00Z">
              <w:r w:rsidDel="005C75AD">
                <w:delText>Added:</w:delText>
              </w:r>
            </w:del>
          </w:p>
          <w:p w14:paraId="06960B4D" w14:textId="127B9632" w:rsidR="00BF284E" w:rsidDel="005C75AD" w:rsidRDefault="00BF284E" w:rsidP="0059466D">
            <w:pPr>
              <w:pStyle w:val="TableBody"/>
              <w:numPr>
                <w:ilvl w:val="0"/>
                <w:numId w:val="15"/>
              </w:numPr>
              <w:rPr>
                <w:del w:id="34" w:author="Alban Roche" w:date="2017-08-02T14:33:00Z"/>
              </w:rPr>
            </w:pPr>
            <w:del w:id="35" w:author="Alban Roche" w:date="2017-08-02T14:33:00Z">
              <w:r w:rsidDel="005C75AD">
                <w:fldChar w:fldCharType="begin"/>
              </w:r>
              <w:r w:rsidDel="005C75AD">
                <w:delInstrText xml:space="preserve"> REF _Ref448916161 \w \h </w:delInstrText>
              </w:r>
              <w:r w:rsidDel="005C75AD">
                <w:fldChar w:fldCharType="separate"/>
              </w:r>
              <w:r w:rsidR="00BD7547" w:rsidDel="005C75AD">
                <w:delText>2.11</w:delText>
              </w:r>
              <w:r w:rsidDel="005C75AD">
                <w:fldChar w:fldCharType="end"/>
              </w:r>
              <w:r w:rsidDel="005C75AD">
                <w:delText xml:space="preserve"> </w:delText>
              </w:r>
              <w:r w:rsidDel="005C75AD">
                <w:fldChar w:fldCharType="begin"/>
              </w:r>
              <w:r w:rsidDel="005C75AD">
                <w:delInstrText xml:space="preserve"> REF _Ref448916161 \h </w:delInstrText>
              </w:r>
              <w:r w:rsidDel="005C75AD">
                <w:fldChar w:fldCharType="separate"/>
              </w:r>
              <w:r w:rsidR="00BD7547" w:rsidDel="005C75AD">
                <w:delText>&amp;C</w:delText>
              </w:r>
              <w:r w:rsidR="00BD7547" w:rsidRPr="00671C8B" w:rsidDel="005C75AD">
                <w:delText xml:space="preserve"> Command: </w:delText>
              </w:r>
              <w:r w:rsidR="00BD7547" w:rsidDel="005C75AD">
                <w:delText>Set Data Carrier Detect (DCD) Function Mode</w:delText>
              </w:r>
              <w:r w:rsidDel="005C75AD">
                <w:fldChar w:fldCharType="end"/>
              </w:r>
            </w:del>
          </w:p>
          <w:p w14:paraId="453C35EE" w14:textId="11E32FC7" w:rsidR="00BF284E" w:rsidDel="005C75AD" w:rsidRDefault="00BF284E" w:rsidP="0059466D">
            <w:pPr>
              <w:pStyle w:val="TableBody"/>
              <w:numPr>
                <w:ilvl w:val="0"/>
                <w:numId w:val="15"/>
              </w:numPr>
              <w:rPr>
                <w:del w:id="36" w:author="Alban Roche" w:date="2017-08-02T14:33:00Z"/>
              </w:rPr>
            </w:pPr>
            <w:del w:id="37" w:author="Alban Roche" w:date="2017-08-02T14:33:00Z">
              <w:r w:rsidDel="005C75AD">
                <w:fldChar w:fldCharType="begin"/>
              </w:r>
              <w:r w:rsidDel="005C75AD">
                <w:delInstrText xml:space="preserve"> REF _Ref448916167 \w \h </w:delInstrText>
              </w:r>
              <w:r w:rsidDel="005C75AD">
                <w:fldChar w:fldCharType="separate"/>
              </w:r>
              <w:r w:rsidR="00BD7547" w:rsidDel="005C75AD">
                <w:delText>2.12</w:delText>
              </w:r>
              <w:r w:rsidDel="005C75AD">
                <w:fldChar w:fldCharType="end"/>
              </w:r>
              <w:r w:rsidDel="005C75AD">
                <w:delText xml:space="preserve"> </w:delText>
              </w:r>
              <w:r w:rsidDel="005C75AD">
                <w:fldChar w:fldCharType="begin"/>
              </w:r>
              <w:r w:rsidDel="005C75AD">
                <w:delInstrText xml:space="preserve"> REF _Ref448916167 \h </w:delInstrText>
              </w:r>
              <w:r w:rsidDel="005C75AD">
                <w:fldChar w:fldCharType="separate"/>
              </w:r>
              <w:r w:rsidR="00BD7547" w:rsidDel="005C75AD">
                <w:delText>&amp;D</w:delText>
              </w:r>
              <w:r w:rsidR="00BD7547" w:rsidRPr="00671C8B" w:rsidDel="005C75AD">
                <w:delText xml:space="preserve"> Command: </w:delText>
              </w:r>
              <w:r w:rsidR="00BD7547" w:rsidDel="005C75AD">
                <w:delText>Set Data Terminal Ready (DTR) Function Mode</w:delText>
              </w:r>
              <w:r w:rsidDel="005C75AD">
                <w:fldChar w:fldCharType="end"/>
              </w:r>
            </w:del>
          </w:p>
          <w:p w14:paraId="31EDC4B4" w14:textId="2823AED6" w:rsidR="00BF284E" w:rsidDel="005C75AD" w:rsidRDefault="00BF284E" w:rsidP="0059466D">
            <w:pPr>
              <w:pStyle w:val="TableBody"/>
              <w:numPr>
                <w:ilvl w:val="0"/>
                <w:numId w:val="15"/>
              </w:numPr>
              <w:rPr>
                <w:del w:id="38" w:author="Alban Roche" w:date="2017-08-02T14:33:00Z"/>
              </w:rPr>
            </w:pPr>
            <w:del w:id="39" w:author="Alban Roche" w:date="2017-08-02T14:33:00Z">
              <w:r w:rsidDel="005C75AD">
                <w:fldChar w:fldCharType="begin"/>
              </w:r>
              <w:r w:rsidDel="005C75AD">
                <w:delInstrText xml:space="preserve"> REF _Ref448916177 \w \h </w:delInstrText>
              </w:r>
              <w:r w:rsidDel="005C75AD">
                <w:fldChar w:fldCharType="separate"/>
              </w:r>
              <w:r w:rsidR="00BD7547" w:rsidDel="005C75AD">
                <w:delText>2.14</w:delText>
              </w:r>
              <w:r w:rsidDel="005C75AD">
                <w:fldChar w:fldCharType="end"/>
              </w:r>
              <w:r w:rsidDel="005C75AD">
                <w:delText xml:space="preserve"> </w:delText>
              </w:r>
              <w:r w:rsidDel="005C75AD">
                <w:fldChar w:fldCharType="begin"/>
              </w:r>
              <w:r w:rsidDel="005C75AD">
                <w:delInstrText xml:space="preserve"> REF _Ref448916177 \h </w:delInstrText>
              </w:r>
              <w:r w:rsidDel="005C75AD">
                <w:fldChar w:fldCharType="separate"/>
              </w:r>
              <w:r w:rsidR="00BD7547" w:rsidRPr="00AE67EA" w:rsidDel="005C75AD">
                <w:delText>&amp;W Command: Save Stored Profile</w:delText>
              </w:r>
              <w:r w:rsidDel="005C75AD">
                <w:fldChar w:fldCharType="end"/>
              </w:r>
            </w:del>
          </w:p>
          <w:p w14:paraId="099FEDAF" w14:textId="1181D04E" w:rsidR="00BF284E" w:rsidDel="005C75AD" w:rsidRDefault="00BF284E" w:rsidP="0059466D">
            <w:pPr>
              <w:pStyle w:val="TableBody"/>
              <w:numPr>
                <w:ilvl w:val="0"/>
                <w:numId w:val="15"/>
              </w:numPr>
              <w:rPr>
                <w:del w:id="40" w:author="Alban Roche" w:date="2017-08-02T14:33:00Z"/>
              </w:rPr>
            </w:pPr>
            <w:del w:id="41" w:author="Alban Roche" w:date="2017-08-02T14:33:00Z">
              <w:r w:rsidDel="005C75AD">
                <w:fldChar w:fldCharType="begin"/>
              </w:r>
              <w:r w:rsidDel="005C75AD">
                <w:delInstrText xml:space="preserve"> REF _Ref448916182 \w \h </w:delInstrText>
              </w:r>
              <w:r w:rsidDel="005C75AD">
                <w:fldChar w:fldCharType="separate"/>
              </w:r>
              <w:r w:rsidR="00BD7547" w:rsidDel="005C75AD">
                <w:delText>2.15</w:delText>
              </w:r>
              <w:r w:rsidDel="005C75AD">
                <w:fldChar w:fldCharType="end"/>
              </w:r>
              <w:r w:rsidDel="005C75AD">
                <w:delText xml:space="preserve"> </w:delText>
              </w:r>
              <w:r w:rsidDel="005C75AD">
                <w:fldChar w:fldCharType="begin"/>
              </w:r>
              <w:r w:rsidDel="005C75AD">
                <w:delInstrText xml:space="preserve"> REF _Ref448916182 \h </w:delInstrText>
              </w:r>
              <w:r w:rsidDel="005C75AD">
                <w:fldChar w:fldCharType="separate"/>
              </w:r>
              <w:r w:rsidR="00BD7547" w:rsidRPr="00AE67EA" w:rsidDel="005C75AD">
                <w:delText>&amp;V Command: Display Current Configuration</w:delText>
              </w:r>
              <w:r w:rsidDel="005C75AD">
                <w:fldChar w:fldCharType="end"/>
              </w:r>
            </w:del>
          </w:p>
          <w:p w14:paraId="576E0034" w14:textId="08CF4FF7" w:rsidR="00BF284E" w:rsidDel="005C75AD" w:rsidRDefault="00BF284E" w:rsidP="0059466D">
            <w:pPr>
              <w:pStyle w:val="TableBody"/>
              <w:numPr>
                <w:ilvl w:val="0"/>
                <w:numId w:val="15"/>
              </w:numPr>
              <w:rPr>
                <w:del w:id="42" w:author="Alban Roche" w:date="2017-08-02T14:33:00Z"/>
              </w:rPr>
            </w:pPr>
            <w:del w:id="43" w:author="Alban Roche" w:date="2017-08-02T14:33:00Z">
              <w:r w:rsidDel="005C75AD">
                <w:fldChar w:fldCharType="begin"/>
              </w:r>
              <w:r w:rsidDel="005C75AD">
                <w:delInstrText xml:space="preserve"> REF _Ref448916188 \w \h </w:delInstrText>
              </w:r>
              <w:r w:rsidDel="005C75AD">
                <w:fldChar w:fldCharType="separate"/>
              </w:r>
              <w:r w:rsidR="00BD7547" w:rsidDel="005C75AD">
                <w:delText>2.16</w:delText>
              </w:r>
              <w:r w:rsidDel="005C75AD">
                <w:fldChar w:fldCharType="end"/>
              </w:r>
              <w:r w:rsidDel="005C75AD">
                <w:delText xml:space="preserve"> </w:delText>
              </w:r>
              <w:r w:rsidDel="005C75AD">
                <w:fldChar w:fldCharType="begin"/>
              </w:r>
              <w:r w:rsidDel="005C75AD">
                <w:delInstrText xml:space="preserve"> REF _Ref448916188 \h </w:delInstrText>
              </w:r>
              <w:r w:rsidDel="005C75AD">
                <w:fldChar w:fldCharType="separate"/>
              </w:r>
              <w:r w:rsidR="00BD7547" w:rsidRPr="00AE67EA" w:rsidDel="005C75AD">
                <w:delText>&amp;K Command: Flow Control Option</w:delText>
              </w:r>
              <w:r w:rsidDel="005C75AD">
                <w:fldChar w:fldCharType="end"/>
              </w:r>
            </w:del>
          </w:p>
          <w:p w14:paraId="320ABC7C" w14:textId="02EED90F" w:rsidR="00BF284E" w:rsidDel="005C75AD" w:rsidRDefault="00BF284E" w:rsidP="0059466D">
            <w:pPr>
              <w:pStyle w:val="TableBody"/>
              <w:numPr>
                <w:ilvl w:val="0"/>
                <w:numId w:val="15"/>
              </w:numPr>
              <w:rPr>
                <w:del w:id="44" w:author="Alban Roche" w:date="2017-08-02T14:33:00Z"/>
              </w:rPr>
            </w:pPr>
            <w:del w:id="45" w:author="Alban Roche" w:date="2017-08-02T14:33:00Z">
              <w:r w:rsidDel="005C75AD">
                <w:fldChar w:fldCharType="begin"/>
              </w:r>
              <w:r w:rsidDel="005C75AD">
                <w:delInstrText xml:space="preserve"> REF _Ref448916193 \w \h </w:delInstrText>
              </w:r>
              <w:r w:rsidDel="005C75AD">
                <w:fldChar w:fldCharType="separate"/>
              </w:r>
              <w:r w:rsidR="00BD7547" w:rsidDel="005C75AD">
                <w:delText>2.17</w:delText>
              </w:r>
              <w:r w:rsidDel="005C75AD">
                <w:fldChar w:fldCharType="end"/>
              </w:r>
              <w:r w:rsidDel="005C75AD">
                <w:delText xml:space="preserve"> </w:delText>
              </w:r>
              <w:r w:rsidDel="005C75AD">
                <w:fldChar w:fldCharType="begin"/>
              </w:r>
              <w:r w:rsidDel="005C75AD">
                <w:delInstrText xml:space="preserve"> REF _Ref448916193 \h </w:delInstrText>
              </w:r>
              <w:r w:rsidDel="005C75AD">
                <w:fldChar w:fldCharType="separate"/>
              </w:r>
              <w:r w:rsidR="00BD7547" w:rsidRPr="00AE67EA" w:rsidDel="005C75AD">
                <w:delText>&amp;S Command: DSR Option</w:delText>
              </w:r>
              <w:r w:rsidDel="005C75AD">
                <w:fldChar w:fldCharType="end"/>
              </w:r>
            </w:del>
          </w:p>
          <w:p w14:paraId="60EDA29C" w14:textId="6728ADBD" w:rsidR="00BF284E" w:rsidDel="005C75AD" w:rsidRDefault="00BF284E" w:rsidP="0059466D">
            <w:pPr>
              <w:pStyle w:val="TableBody"/>
              <w:numPr>
                <w:ilvl w:val="0"/>
                <w:numId w:val="15"/>
              </w:numPr>
              <w:rPr>
                <w:del w:id="46" w:author="Alban Roche" w:date="2017-08-02T14:33:00Z"/>
              </w:rPr>
            </w:pPr>
            <w:del w:id="47" w:author="Alban Roche" w:date="2017-08-02T14:33:00Z">
              <w:r w:rsidDel="005C75AD">
                <w:fldChar w:fldCharType="begin"/>
              </w:r>
              <w:r w:rsidDel="005C75AD">
                <w:delInstrText xml:space="preserve"> REF _Ref448916206 \w \h </w:delInstrText>
              </w:r>
              <w:r w:rsidDel="005C75AD">
                <w:fldChar w:fldCharType="separate"/>
              </w:r>
              <w:r w:rsidR="00BD7547" w:rsidDel="005C75AD">
                <w:delText>3.15</w:delText>
              </w:r>
              <w:r w:rsidDel="005C75AD">
                <w:fldChar w:fldCharType="end"/>
              </w:r>
              <w:r w:rsidDel="005C75AD">
                <w:delText xml:space="preserve"> </w:delText>
              </w:r>
              <w:r w:rsidDel="005C75AD">
                <w:fldChar w:fldCharType="begin"/>
              </w:r>
              <w:r w:rsidDel="005C75AD">
                <w:delInstrText xml:space="preserve"> REF _Ref448916206 \h </w:delInstrText>
              </w:r>
              <w:r w:rsidDel="005C75AD">
                <w:fldChar w:fldCharType="separate"/>
              </w:r>
              <w:r w:rsidR="00BD7547" w:rsidRPr="00AE67EA" w:rsidDel="005C75AD">
                <w:delText>+</w:delText>
              </w:r>
              <w:r w:rsidR="00BD7547" w:rsidDel="005C75AD">
                <w:delText>CMUX</w:delText>
              </w:r>
              <w:r w:rsidR="00BD7547" w:rsidRPr="00AE67EA" w:rsidDel="005C75AD">
                <w:delText xml:space="preserve"> Command: </w:delText>
              </w:r>
              <w:r w:rsidR="00BD7547" w:rsidDel="005C75AD">
                <w:delText>Multiplexing Mode</w:delText>
              </w:r>
              <w:r w:rsidDel="005C75AD">
                <w:fldChar w:fldCharType="end"/>
              </w:r>
            </w:del>
          </w:p>
          <w:p w14:paraId="1784120B" w14:textId="3752A0DF" w:rsidR="00BF284E" w:rsidDel="005C75AD" w:rsidRDefault="00BF284E" w:rsidP="0059466D">
            <w:pPr>
              <w:pStyle w:val="TableBody"/>
              <w:numPr>
                <w:ilvl w:val="0"/>
                <w:numId w:val="15"/>
              </w:numPr>
              <w:rPr>
                <w:del w:id="48" w:author="Alban Roche" w:date="2017-08-02T14:33:00Z"/>
              </w:rPr>
            </w:pPr>
            <w:del w:id="49" w:author="Alban Roche" w:date="2017-08-02T14:33:00Z">
              <w:r w:rsidDel="005C75AD">
                <w:fldChar w:fldCharType="begin"/>
              </w:r>
              <w:r w:rsidDel="005C75AD">
                <w:delInstrText xml:space="preserve"> REF _Ref448916217 \w \h </w:delInstrText>
              </w:r>
              <w:r w:rsidDel="005C75AD">
                <w:fldChar w:fldCharType="separate"/>
              </w:r>
              <w:r w:rsidR="00BD7547" w:rsidDel="005C75AD">
                <w:delText>5.16</w:delText>
              </w:r>
              <w:r w:rsidDel="005C75AD">
                <w:fldChar w:fldCharType="end"/>
              </w:r>
              <w:r w:rsidDel="005C75AD">
                <w:delText xml:space="preserve"> </w:delText>
              </w:r>
              <w:r w:rsidDel="005C75AD">
                <w:fldChar w:fldCharType="begin"/>
              </w:r>
              <w:r w:rsidDel="005C75AD">
                <w:delInstrText xml:space="preserve"> REF _Ref448916217 \h </w:delInstrText>
              </w:r>
              <w:r w:rsidDel="005C75AD">
                <w:fldChar w:fldCharType="separate"/>
              </w:r>
              <w:r w:rsidR="00BD7547" w:rsidDel="005C75AD">
                <w:delText>+KCELL</w:delText>
              </w:r>
              <w:r w:rsidR="00BD7547" w:rsidRPr="00671C8B" w:rsidDel="005C75AD">
                <w:delText xml:space="preserve"> Command: </w:delText>
              </w:r>
              <w:r w:rsidR="00BD7547" w:rsidDel="005C75AD">
                <w:delText>Cell Environment Information</w:delText>
              </w:r>
              <w:r w:rsidDel="005C75AD">
                <w:fldChar w:fldCharType="end"/>
              </w:r>
            </w:del>
          </w:p>
          <w:p w14:paraId="40B4DB88" w14:textId="36B33175" w:rsidR="00BF284E" w:rsidDel="005C75AD" w:rsidRDefault="00BF284E" w:rsidP="0059466D">
            <w:pPr>
              <w:pStyle w:val="TableBody"/>
              <w:numPr>
                <w:ilvl w:val="0"/>
                <w:numId w:val="15"/>
              </w:numPr>
              <w:rPr>
                <w:del w:id="50" w:author="Alban Roche" w:date="2017-08-02T14:33:00Z"/>
              </w:rPr>
            </w:pPr>
            <w:del w:id="51" w:author="Alban Roche" w:date="2017-08-02T14:33:00Z">
              <w:r w:rsidDel="005C75AD">
                <w:fldChar w:fldCharType="begin"/>
              </w:r>
              <w:r w:rsidDel="005C75AD">
                <w:delInstrText xml:space="preserve"> REF _Ref448916222 \w \h </w:delInstrText>
              </w:r>
              <w:r w:rsidDel="005C75AD">
                <w:fldChar w:fldCharType="separate"/>
              </w:r>
              <w:r w:rsidR="00BD7547" w:rsidDel="005C75AD">
                <w:delText>5.21</w:delText>
              </w:r>
              <w:r w:rsidDel="005C75AD">
                <w:fldChar w:fldCharType="end"/>
              </w:r>
              <w:r w:rsidDel="005C75AD">
                <w:delText xml:space="preserve"> </w:delText>
              </w:r>
              <w:r w:rsidDel="005C75AD">
                <w:fldChar w:fldCharType="begin"/>
              </w:r>
              <w:r w:rsidDel="005C75AD">
                <w:delInstrText xml:space="preserve"> REF _Ref448916222 \h </w:delInstrText>
              </w:r>
              <w:r w:rsidDel="005C75AD">
                <w:fldChar w:fldCharType="separate"/>
              </w:r>
              <w:r w:rsidR="00BD7547" w:rsidDel="005C75AD">
                <w:delText>+KSIMDET</w:delText>
              </w:r>
              <w:r w:rsidR="00BD7547" w:rsidRPr="00671C8B" w:rsidDel="005C75AD">
                <w:delText xml:space="preserve"> Command: </w:delText>
              </w:r>
              <w:r w:rsidR="00BD7547" w:rsidDel="005C75AD">
                <w:delText>SIM Detection</w:delText>
              </w:r>
              <w:r w:rsidDel="005C75AD">
                <w:fldChar w:fldCharType="end"/>
              </w:r>
            </w:del>
          </w:p>
          <w:p w14:paraId="7556B856" w14:textId="0989C360" w:rsidR="00BF284E" w:rsidDel="005C75AD" w:rsidRDefault="00BF284E" w:rsidP="0059466D">
            <w:pPr>
              <w:pStyle w:val="TableBody"/>
              <w:numPr>
                <w:ilvl w:val="0"/>
                <w:numId w:val="15"/>
              </w:numPr>
              <w:rPr>
                <w:del w:id="52" w:author="Alban Roche" w:date="2017-08-02T14:33:00Z"/>
              </w:rPr>
            </w:pPr>
            <w:del w:id="53" w:author="Alban Roche" w:date="2017-08-02T14:33:00Z">
              <w:r w:rsidDel="005C75AD">
                <w:fldChar w:fldCharType="begin"/>
              </w:r>
              <w:r w:rsidDel="005C75AD">
                <w:delInstrText xml:space="preserve"> REF _Ref448916417 \w \h </w:delInstrText>
              </w:r>
              <w:r w:rsidDel="005C75AD">
                <w:fldChar w:fldCharType="separate"/>
              </w:r>
              <w:r w:rsidR="00BD7547" w:rsidDel="005C75AD">
                <w:delText>5.31</w:delText>
              </w:r>
              <w:r w:rsidDel="005C75AD">
                <w:fldChar w:fldCharType="end"/>
              </w:r>
              <w:r w:rsidDel="005C75AD">
                <w:delText xml:space="preserve"> </w:delText>
              </w:r>
              <w:r w:rsidDel="005C75AD">
                <w:fldChar w:fldCharType="begin"/>
              </w:r>
              <w:r w:rsidDel="005C75AD">
                <w:delInstrText xml:space="preserve"> REF _Ref448916417 \h </w:delInstrText>
              </w:r>
              <w:r w:rsidDel="005C75AD">
                <w:fldChar w:fldCharType="separate"/>
              </w:r>
              <w:r w:rsidR="00BD7547" w:rsidDel="005C75AD">
                <w:delText>+KTEMPMON</w:delText>
              </w:r>
              <w:r w:rsidR="00BD7547" w:rsidRPr="00671C8B" w:rsidDel="005C75AD">
                <w:delText xml:space="preserve"> Command: </w:delText>
              </w:r>
              <w:r w:rsidR="00BD7547" w:rsidDel="005C75AD">
                <w:delText>Temperature Monitor</w:delText>
              </w:r>
              <w:r w:rsidDel="005C75AD">
                <w:fldChar w:fldCharType="end"/>
              </w:r>
            </w:del>
          </w:p>
          <w:p w14:paraId="1AEAA378" w14:textId="25ADFF7E" w:rsidR="00BF284E" w:rsidDel="005C75AD" w:rsidRDefault="00BF284E" w:rsidP="0059466D">
            <w:pPr>
              <w:pStyle w:val="TableBody"/>
              <w:numPr>
                <w:ilvl w:val="0"/>
                <w:numId w:val="15"/>
              </w:numPr>
              <w:rPr>
                <w:del w:id="54" w:author="Alban Roche" w:date="2017-08-02T14:33:00Z"/>
              </w:rPr>
            </w:pPr>
            <w:del w:id="55" w:author="Alban Roche" w:date="2017-08-02T14:33:00Z">
              <w:r w:rsidDel="005C75AD">
                <w:fldChar w:fldCharType="begin"/>
              </w:r>
              <w:r w:rsidDel="005C75AD">
                <w:delInstrText xml:space="preserve"> REF _Ref448916235 \w \h </w:delInstrText>
              </w:r>
              <w:r w:rsidDel="005C75AD">
                <w:fldChar w:fldCharType="separate"/>
              </w:r>
              <w:r w:rsidR="00BD7547" w:rsidDel="005C75AD">
                <w:delText>5.36</w:delText>
              </w:r>
              <w:r w:rsidDel="005C75AD">
                <w:fldChar w:fldCharType="end"/>
              </w:r>
              <w:r w:rsidDel="005C75AD">
                <w:delText xml:space="preserve"> </w:delText>
              </w:r>
              <w:r w:rsidDel="005C75AD">
                <w:fldChar w:fldCharType="begin"/>
              </w:r>
              <w:r w:rsidDel="005C75AD">
                <w:delInstrText xml:space="preserve"> REF _Ref448916235 \h </w:delInstrText>
              </w:r>
              <w:r w:rsidDel="005C75AD">
                <w:fldChar w:fldCharType="separate"/>
              </w:r>
              <w:r w:rsidR="00BD7547" w:rsidRPr="00AE67EA" w:rsidDel="005C75AD">
                <w:delText>+</w:delText>
              </w:r>
              <w:r w:rsidR="00BD7547" w:rsidDel="005C75AD">
                <w:delText xml:space="preserve">KSLEEP </w:delText>
              </w:r>
              <w:r w:rsidR="00BD7547" w:rsidRPr="00AE67EA" w:rsidDel="005C75AD">
                <w:delText xml:space="preserve">Command: </w:delText>
              </w:r>
              <w:r w:rsidR="00BD7547" w:rsidDel="005C75AD">
                <w:delText>Power Management Control for UART</w:delText>
              </w:r>
              <w:r w:rsidDel="005C75AD">
                <w:fldChar w:fldCharType="end"/>
              </w:r>
            </w:del>
          </w:p>
          <w:p w14:paraId="368DFF8C" w14:textId="51490462" w:rsidR="00BF284E" w:rsidDel="005C75AD" w:rsidRDefault="00BF284E" w:rsidP="0059466D">
            <w:pPr>
              <w:pStyle w:val="TableBody"/>
              <w:numPr>
                <w:ilvl w:val="0"/>
                <w:numId w:val="15"/>
              </w:numPr>
              <w:rPr>
                <w:del w:id="56" w:author="Alban Roche" w:date="2017-08-02T14:33:00Z"/>
              </w:rPr>
            </w:pPr>
            <w:del w:id="57" w:author="Alban Roche" w:date="2017-08-02T14:33:00Z">
              <w:r w:rsidDel="005C75AD">
                <w:fldChar w:fldCharType="begin"/>
              </w:r>
              <w:r w:rsidDel="005C75AD">
                <w:delInstrText xml:space="preserve"> REF _Ref448916247 \w \h </w:delInstrText>
              </w:r>
              <w:r w:rsidDel="005C75AD">
                <w:fldChar w:fldCharType="separate"/>
              </w:r>
              <w:r w:rsidR="00BD7547" w:rsidDel="005C75AD">
                <w:delText>5.45</w:delText>
              </w:r>
              <w:r w:rsidDel="005C75AD">
                <w:fldChar w:fldCharType="end"/>
              </w:r>
              <w:r w:rsidDel="005C75AD">
                <w:delText xml:space="preserve"> </w:delText>
              </w:r>
              <w:r w:rsidDel="005C75AD">
                <w:fldChar w:fldCharType="begin"/>
              </w:r>
              <w:r w:rsidDel="005C75AD">
                <w:delInstrText xml:space="preserve"> REF _Ref448916247 \h </w:delInstrText>
              </w:r>
              <w:r w:rsidDel="005C75AD">
                <w:fldChar w:fldCharType="separate"/>
              </w:r>
              <w:r w:rsidR="00BD7547" w:rsidRPr="00CC2141" w:rsidDel="005C75AD">
                <w:delText>+</w:delText>
              </w:r>
              <w:r w:rsidR="00BD7547" w:rsidDel="005C75AD">
                <w:delText>KRIC</w:delText>
              </w:r>
              <w:r w:rsidR="00BD7547" w:rsidRPr="00CC2141" w:rsidDel="005C75AD">
                <w:delText xml:space="preserve"> Command: </w:delText>
              </w:r>
              <w:r w:rsidR="00BD7547" w:rsidDel="005C75AD">
                <w:delText>Ring Indicator Control</w:delText>
              </w:r>
              <w:r w:rsidDel="005C75AD">
                <w:fldChar w:fldCharType="end"/>
              </w:r>
            </w:del>
          </w:p>
          <w:p w14:paraId="0091663F" w14:textId="169E89D8" w:rsidR="00BF284E" w:rsidDel="005C75AD" w:rsidRDefault="00BF284E" w:rsidP="0059466D">
            <w:pPr>
              <w:pStyle w:val="TableBody"/>
              <w:numPr>
                <w:ilvl w:val="0"/>
                <w:numId w:val="15"/>
              </w:numPr>
              <w:rPr>
                <w:del w:id="58" w:author="Alban Roche" w:date="2017-08-02T14:33:00Z"/>
              </w:rPr>
            </w:pPr>
            <w:del w:id="59" w:author="Alban Roche" w:date="2017-08-02T14:33:00Z">
              <w:r w:rsidDel="005C75AD">
                <w:fldChar w:fldCharType="begin"/>
              </w:r>
              <w:r w:rsidDel="005C75AD">
                <w:delInstrText xml:space="preserve"> REF _Ref448916252 \w \h </w:delInstrText>
              </w:r>
              <w:r w:rsidDel="005C75AD">
                <w:fldChar w:fldCharType="separate"/>
              </w:r>
              <w:r w:rsidR="00BD7547" w:rsidDel="005C75AD">
                <w:delText>5.47</w:delText>
              </w:r>
              <w:r w:rsidDel="005C75AD">
                <w:fldChar w:fldCharType="end"/>
              </w:r>
              <w:r w:rsidDel="005C75AD">
                <w:delText xml:space="preserve"> </w:delText>
              </w:r>
              <w:r w:rsidDel="005C75AD">
                <w:fldChar w:fldCharType="begin"/>
              </w:r>
              <w:r w:rsidDel="005C75AD">
                <w:delInstrText xml:space="preserve"> REF _Ref448916252 \h </w:delInstrText>
              </w:r>
              <w:r w:rsidDel="005C75AD">
                <w:fldChar w:fldCharType="separate"/>
              </w:r>
              <w:r w:rsidR="00BD7547" w:rsidDel="005C75AD">
                <w:delText xml:space="preserve">+KUSBCOMP </w:delText>
              </w:r>
              <w:r w:rsidR="00BD7547" w:rsidRPr="00AE67EA" w:rsidDel="005C75AD">
                <w:delText xml:space="preserve">Command: </w:delText>
              </w:r>
              <w:r w:rsidR="00BD7547" w:rsidDel="005C75AD">
                <w:delText>Set USB Composition</w:delText>
              </w:r>
              <w:r w:rsidDel="005C75AD">
                <w:fldChar w:fldCharType="end"/>
              </w:r>
            </w:del>
          </w:p>
          <w:p w14:paraId="650C1DD5" w14:textId="35F84EE4" w:rsidR="00BF284E" w:rsidDel="005C75AD" w:rsidRDefault="00BF284E" w:rsidP="0059466D">
            <w:pPr>
              <w:pStyle w:val="TableBody"/>
              <w:numPr>
                <w:ilvl w:val="0"/>
                <w:numId w:val="15"/>
              </w:numPr>
              <w:rPr>
                <w:del w:id="60" w:author="Alban Roche" w:date="2017-08-02T14:33:00Z"/>
              </w:rPr>
            </w:pPr>
            <w:del w:id="61" w:author="Alban Roche" w:date="2017-08-02T14:33:00Z">
              <w:r w:rsidDel="005C75AD">
                <w:fldChar w:fldCharType="begin"/>
              </w:r>
              <w:r w:rsidDel="005C75AD">
                <w:delInstrText xml:space="preserve"> REF _Ref448916256 \w \h </w:delInstrText>
              </w:r>
              <w:r w:rsidDel="005C75AD">
                <w:fldChar w:fldCharType="separate"/>
              </w:r>
              <w:r w:rsidR="00BD7547" w:rsidDel="005C75AD">
                <w:delText>5.48</w:delText>
              </w:r>
              <w:r w:rsidDel="005C75AD">
                <w:fldChar w:fldCharType="end"/>
              </w:r>
              <w:r w:rsidDel="005C75AD">
                <w:delText xml:space="preserve"> </w:delText>
              </w:r>
              <w:r w:rsidDel="005C75AD">
                <w:fldChar w:fldCharType="begin"/>
              </w:r>
              <w:r w:rsidDel="005C75AD">
                <w:delInstrText xml:space="preserve"> REF _Ref448916256 \h </w:delInstrText>
              </w:r>
              <w:r w:rsidDel="005C75AD">
                <w:fldChar w:fldCharType="separate"/>
              </w:r>
              <w:r w:rsidR="00BD7547" w:rsidDel="005C75AD">
                <w:delText xml:space="preserve">+WMUSBVCC </w:delText>
              </w:r>
              <w:r w:rsidR="00BD7547" w:rsidRPr="00AE67EA" w:rsidDel="005C75AD">
                <w:delText xml:space="preserve">Command: </w:delText>
              </w:r>
              <w:r w:rsidR="00BD7547" w:rsidDel="005C75AD">
                <w:delText>USB VCC Detection Setting</w:delText>
              </w:r>
              <w:r w:rsidDel="005C75AD">
                <w:fldChar w:fldCharType="end"/>
              </w:r>
            </w:del>
          </w:p>
          <w:p w14:paraId="1CE14EE5" w14:textId="5F223C58" w:rsidR="00BF284E" w:rsidDel="005C75AD" w:rsidRDefault="00BF284E" w:rsidP="0059466D">
            <w:pPr>
              <w:pStyle w:val="TableBody"/>
              <w:numPr>
                <w:ilvl w:val="0"/>
                <w:numId w:val="15"/>
              </w:numPr>
              <w:rPr>
                <w:del w:id="62" w:author="Alban Roche" w:date="2017-08-02T14:33:00Z"/>
              </w:rPr>
            </w:pPr>
            <w:del w:id="63" w:author="Alban Roche" w:date="2017-08-02T14:33:00Z">
              <w:r w:rsidDel="005C75AD">
                <w:fldChar w:fldCharType="begin"/>
              </w:r>
              <w:r w:rsidDel="005C75AD">
                <w:delInstrText xml:space="preserve"> REF _Ref448916268 \w \h </w:delInstrText>
              </w:r>
              <w:r w:rsidDel="005C75AD">
                <w:fldChar w:fldCharType="separate"/>
              </w:r>
              <w:r w:rsidR="00BD7547" w:rsidDel="005C75AD">
                <w:delText>9</w:delText>
              </w:r>
              <w:r w:rsidDel="005C75AD">
                <w:fldChar w:fldCharType="end"/>
              </w:r>
              <w:r w:rsidDel="005C75AD">
                <w:delText xml:space="preserve"> </w:delText>
              </w:r>
              <w:r w:rsidDel="005C75AD">
                <w:fldChar w:fldCharType="begin"/>
              </w:r>
              <w:r w:rsidDel="005C75AD">
                <w:delInstrText xml:space="preserve"> REF _Ref448916268 \h </w:delInstrText>
              </w:r>
              <w:r w:rsidDel="005C75AD">
                <w:fldChar w:fldCharType="separate"/>
              </w:r>
              <w:r w:rsidR="00BD7547" w:rsidDel="005C75AD">
                <w:delText>Audio Commands</w:delText>
              </w:r>
              <w:r w:rsidDel="005C75AD">
                <w:fldChar w:fldCharType="end"/>
              </w:r>
            </w:del>
          </w:p>
          <w:p w14:paraId="0A9C7652" w14:textId="4178AC8E" w:rsidR="00BF284E" w:rsidDel="005C75AD" w:rsidRDefault="00BF284E" w:rsidP="0059466D">
            <w:pPr>
              <w:pStyle w:val="TableBody"/>
              <w:numPr>
                <w:ilvl w:val="0"/>
                <w:numId w:val="15"/>
              </w:numPr>
              <w:rPr>
                <w:del w:id="64" w:author="Alban Roche" w:date="2017-08-02T14:33:00Z"/>
              </w:rPr>
            </w:pPr>
            <w:del w:id="65" w:author="Alban Roche" w:date="2017-08-02T14:33:00Z">
              <w:r w:rsidDel="005C75AD">
                <w:fldChar w:fldCharType="begin"/>
              </w:r>
              <w:r w:rsidDel="005C75AD">
                <w:delInstrText xml:space="preserve"> REF _Ref448916278 \w \h </w:delInstrText>
              </w:r>
              <w:r w:rsidDel="005C75AD">
                <w:fldChar w:fldCharType="separate"/>
              </w:r>
              <w:r w:rsidR="00BD7547" w:rsidDel="005C75AD">
                <w:delText>12</w:delText>
              </w:r>
              <w:r w:rsidDel="005C75AD">
                <w:fldChar w:fldCharType="end"/>
              </w:r>
              <w:r w:rsidDel="005C75AD">
                <w:delText xml:space="preserve"> </w:delText>
              </w:r>
              <w:r w:rsidDel="005C75AD">
                <w:fldChar w:fldCharType="begin"/>
              </w:r>
              <w:r w:rsidDel="005C75AD">
                <w:delInstrText xml:space="preserve"> REF _Ref448916278 \h </w:delInstrText>
              </w:r>
              <w:r w:rsidDel="005C75AD">
                <w:fldChar w:fldCharType="separate"/>
              </w:r>
              <w:r w:rsidR="00BD7547" w:rsidDel="005C75AD">
                <w:delText>Protocol Specific Commands</w:delText>
              </w:r>
              <w:r w:rsidDel="005C75AD">
                <w:fldChar w:fldCharType="end"/>
              </w:r>
            </w:del>
          </w:p>
          <w:p w14:paraId="2F73D413" w14:textId="49E8FFC6" w:rsidR="00BF284E" w:rsidDel="005C75AD" w:rsidRDefault="00BF284E" w:rsidP="0059466D">
            <w:pPr>
              <w:pStyle w:val="TableBody"/>
              <w:numPr>
                <w:ilvl w:val="0"/>
                <w:numId w:val="15"/>
              </w:numPr>
              <w:rPr>
                <w:del w:id="66" w:author="Alban Roche" w:date="2017-08-02T14:33:00Z"/>
              </w:rPr>
            </w:pPr>
            <w:del w:id="67" w:author="Alban Roche" w:date="2017-08-02T14:33:00Z">
              <w:r w:rsidDel="005C75AD">
                <w:fldChar w:fldCharType="begin"/>
              </w:r>
              <w:r w:rsidDel="005C75AD">
                <w:delInstrText xml:space="preserve"> REF _Ref448916285 \w \h </w:delInstrText>
              </w:r>
              <w:r w:rsidDel="005C75AD">
                <w:fldChar w:fldCharType="separate"/>
              </w:r>
              <w:r w:rsidR="00BD7547" w:rsidDel="005C75AD">
                <w:delText>13</w:delText>
              </w:r>
              <w:r w:rsidDel="005C75AD">
                <w:fldChar w:fldCharType="end"/>
              </w:r>
              <w:r w:rsidDel="005C75AD">
                <w:delText xml:space="preserve"> </w:delText>
              </w:r>
              <w:r w:rsidDel="005C75AD">
                <w:fldChar w:fldCharType="begin"/>
              </w:r>
              <w:r w:rsidDel="005C75AD">
                <w:delInstrText xml:space="preserve"> REF _Ref448916285 \h </w:delInstrText>
              </w:r>
              <w:r w:rsidDel="005C75AD">
                <w:fldChar w:fldCharType="separate"/>
              </w:r>
              <w:r w:rsidR="00BD7547" w:rsidRPr="00D607BB" w:rsidDel="005C75AD">
                <w:delText>AVMS Commands</w:delText>
              </w:r>
              <w:r w:rsidDel="005C75AD">
                <w:fldChar w:fldCharType="end"/>
              </w:r>
            </w:del>
          </w:p>
          <w:p w14:paraId="099B9DCB" w14:textId="52B25E96" w:rsidR="00BF284E" w:rsidDel="005C75AD" w:rsidRDefault="00BF284E" w:rsidP="0059466D">
            <w:pPr>
              <w:pStyle w:val="TableBody"/>
              <w:numPr>
                <w:ilvl w:val="0"/>
                <w:numId w:val="15"/>
              </w:numPr>
              <w:rPr>
                <w:del w:id="68" w:author="Alban Roche" w:date="2017-08-02T14:33:00Z"/>
              </w:rPr>
            </w:pPr>
            <w:del w:id="69" w:author="Alban Roche" w:date="2017-08-02T14:33:00Z">
              <w:r w:rsidDel="005C75AD">
                <w:fldChar w:fldCharType="begin"/>
              </w:r>
              <w:r w:rsidDel="005C75AD">
                <w:delInstrText xml:space="preserve"> REF _Ref448916293 \w \h </w:delInstrText>
              </w:r>
              <w:r w:rsidDel="005C75AD">
                <w:fldChar w:fldCharType="separate"/>
              </w:r>
              <w:r w:rsidR="00BD7547" w:rsidDel="005C75AD">
                <w:delText>14</w:delText>
              </w:r>
              <w:r w:rsidDel="005C75AD">
                <w:fldChar w:fldCharType="end"/>
              </w:r>
              <w:r w:rsidDel="005C75AD">
                <w:delText xml:space="preserve"> </w:delText>
              </w:r>
              <w:r w:rsidDel="005C75AD">
                <w:fldChar w:fldCharType="begin"/>
              </w:r>
              <w:r w:rsidDel="005C75AD">
                <w:delInstrText xml:space="preserve"> REF _Ref448916293 \h </w:delInstrText>
              </w:r>
              <w:r w:rsidDel="005C75AD">
                <w:fldChar w:fldCharType="separate"/>
              </w:r>
              <w:r w:rsidR="00BD7547" w:rsidRPr="00671C8B" w:rsidDel="005C75AD">
                <w:delText>Test Commands</w:delText>
              </w:r>
              <w:r w:rsidDel="005C75AD">
                <w:fldChar w:fldCharType="end"/>
              </w:r>
            </w:del>
          </w:p>
          <w:p w14:paraId="320133C3" w14:textId="7D6C6B4A" w:rsidR="00BF284E" w:rsidDel="005C75AD" w:rsidRDefault="00BF284E" w:rsidP="0059466D">
            <w:pPr>
              <w:pStyle w:val="TableBody"/>
              <w:numPr>
                <w:ilvl w:val="0"/>
                <w:numId w:val="15"/>
              </w:numPr>
              <w:rPr>
                <w:del w:id="70" w:author="Alban Roche" w:date="2017-08-02T14:33:00Z"/>
              </w:rPr>
            </w:pPr>
            <w:del w:id="71" w:author="Alban Roche" w:date="2017-08-02T14:33:00Z">
              <w:r w:rsidDel="005C75AD">
                <w:fldChar w:fldCharType="begin"/>
              </w:r>
              <w:r w:rsidDel="005C75AD">
                <w:delInstrText xml:space="preserve"> REF _Ref448916301 \w \h </w:delInstrText>
              </w:r>
              <w:r w:rsidDel="005C75AD">
                <w:fldChar w:fldCharType="separate"/>
              </w:r>
              <w:r w:rsidR="00BD7547" w:rsidDel="005C75AD">
                <w:delText>18.2.5</w:delText>
              </w:r>
              <w:r w:rsidDel="005C75AD">
                <w:fldChar w:fldCharType="end"/>
              </w:r>
              <w:r w:rsidDel="005C75AD">
                <w:delText xml:space="preserve"> </w:delText>
              </w:r>
              <w:r w:rsidDel="005C75AD">
                <w:fldChar w:fldCharType="begin"/>
              </w:r>
              <w:r w:rsidDel="005C75AD">
                <w:delInstrText xml:space="preserve"> REF _Ref448916301 \h </w:delInstrText>
              </w:r>
              <w:r w:rsidDel="005C75AD">
                <w:fldChar w:fldCharType="separate"/>
              </w:r>
              <w:r w:rsidR="00BD7547" w:rsidRPr="00671C8B" w:rsidDel="005C75AD">
                <w:delText>FTP Reply Codes</w:delText>
              </w:r>
              <w:r w:rsidDel="005C75AD">
                <w:fldChar w:fldCharType="end"/>
              </w:r>
            </w:del>
          </w:p>
          <w:p w14:paraId="732B9076" w14:textId="7E372B33" w:rsidR="00BF284E" w:rsidDel="005C75AD" w:rsidRDefault="00BF284E" w:rsidP="0059466D">
            <w:pPr>
              <w:pStyle w:val="TableBody"/>
              <w:numPr>
                <w:ilvl w:val="0"/>
                <w:numId w:val="15"/>
              </w:numPr>
              <w:rPr>
                <w:del w:id="72" w:author="Alban Roche" w:date="2017-08-02T14:33:00Z"/>
              </w:rPr>
            </w:pPr>
            <w:del w:id="73" w:author="Alban Roche" w:date="2017-08-02T14:33:00Z">
              <w:r w:rsidDel="005C75AD">
                <w:fldChar w:fldCharType="begin"/>
              </w:r>
              <w:r w:rsidDel="005C75AD">
                <w:delInstrText xml:space="preserve"> REF _Ref448916307 \w \h </w:delInstrText>
              </w:r>
              <w:r w:rsidDel="005C75AD">
                <w:fldChar w:fldCharType="separate"/>
              </w:r>
              <w:r w:rsidR="00BD7547" w:rsidDel="005C75AD">
                <w:delText>18.2.6</w:delText>
              </w:r>
              <w:r w:rsidDel="005C75AD">
                <w:fldChar w:fldCharType="end"/>
              </w:r>
              <w:r w:rsidDel="005C75AD">
                <w:delText xml:space="preserve"> </w:delText>
              </w:r>
              <w:r w:rsidDel="005C75AD">
                <w:fldChar w:fldCharType="begin"/>
              </w:r>
              <w:r w:rsidDel="005C75AD">
                <w:delInstrText xml:space="preserve"> REF _Ref448916307 \h </w:delInstrText>
              </w:r>
              <w:r w:rsidDel="005C75AD">
                <w:fldChar w:fldCharType="separate"/>
              </w:r>
              <w:r w:rsidR="00BD7547" w:rsidRPr="00D75B97" w:rsidDel="005C75AD">
                <w:delText>AVMS</w:delText>
              </w:r>
              <w:r w:rsidR="00BD7547" w:rsidRPr="00671C8B" w:rsidDel="005C75AD">
                <w:delText xml:space="preserve"> Error </w:delText>
              </w:r>
              <w:r w:rsidR="00BD7547" w:rsidDel="005C75AD">
                <w:delText>C</w:delText>
              </w:r>
              <w:r w:rsidR="00BD7547" w:rsidRPr="00671C8B" w:rsidDel="005C75AD">
                <w:delText>odes</w:delText>
              </w:r>
              <w:r w:rsidDel="005C75AD">
                <w:fldChar w:fldCharType="end"/>
              </w:r>
            </w:del>
          </w:p>
          <w:p w14:paraId="6951E9CA" w14:textId="580A78E8" w:rsidR="00BF284E" w:rsidDel="005C75AD" w:rsidRDefault="00BF284E" w:rsidP="0059466D">
            <w:pPr>
              <w:pStyle w:val="TableBody"/>
              <w:numPr>
                <w:ilvl w:val="0"/>
                <w:numId w:val="15"/>
              </w:numPr>
              <w:rPr>
                <w:del w:id="74" w:author="Alban Roche" w:date="2017-08-02T14:33:00Z"/>
              </w:rPr>
            </w:pPr>
            <w:del w:id="75" w:author="Alban Roche" w:date="2017-08-02T14:33:00Z">
              <w:r w:rsidDel="005C75AD">
                <w:fldChar w:fldCharType="begin"/>
              </w:r>
              <w:r w:rsidDel="005C75AD">
                <w:delInstrText xml:space="preserve"> REF _Ref405991927 \w \h </w:delInstrText>
              </w:r>
              <w:r w:rsidDel="005C75AD">
                <w:fldChar w:fldCharType="separate"/>
              </w:r>
              <w:r w:rsidR="00BD7547" w:rsidDel="005C75AD">
                <w:delText>18.5</w:delText>
              </w:r>
              <w:r w:rsidDel="005C75AD">
                <w:fldChar w:fldCharType="end"/>
              </w:r>
              <w:r w:rsidDel="005C75AD">
                <w:delText xml:space="preserve"> </w:delText>
              </w:r>
              <w:r w:rsidDel="005C75AD">
                <w:fldChar w:fldCharType="begin"/>
              </w:r>
              <w:r w:rsidDel="005C75AD">
                <w:delInstrText xml:space="preserve"> REF _Ref405991927 \h </w:delInstrText>
              </w:r>
              <w:r w:rsidDel="005C75AD">
                <w:fldChar w:fldCharType="separate"/>
              </w:r>
              <w:r w:rsidR="00BD7547" w:rsidRPr="00671C8B" w:rsidDel="005C75AD">
                <w:delText>TCP Commands</w:delText>
              </w:r>
              <w:r w:rsidR="00BD7547" w:rsidDel="005C75AD">
                <w:delText xml:space="preserve"> Examples</w:delText>
              </w:r>
              <w:r w:rsidDel="005C75AD">
                <w:fldChar w:fldCharType="end"/>
              </w:r>
            </w:del>
          </w:p>
          <w:p w14:paraId="0682CC05" w14:textId="7AEC0447" w:rsidR="00BF284E" w:rsidDel="005C75AD" w:rsidRDefault="00BF284E" w:rsidP="0059466D">
            <w:pPr>
              <w:pStyle w:val="TableBody"/>
              <w:numPr>
                <w:ilvl w:val="0"/>
                <w:numId w:val="15"/>
              </w:numPr>
              <w:rPr>
                <w:del w:id="76" w:author="Alban Roche" w:date="2017-08-02T14:33:00Z"/>
              </w:rPr>
            </w:pPr>
            <w:del w:id="77" w:author="Alban Roche" w:date="2017-08-02T14:33:00Z">
              <w:r w:rsidDel="005C75AD">
                <w:fldChar w:fldCharType="begin"/>
              </w:r>
              <w:r w:rsidDel="005C75AD">
                <w:delInstrText xml:space="preserve"> REF _Ref405991929 \w \h </w:delInstrText>
              </w:r>
              <w:r w:rsidDel="005C75AD">
                <w:fldChar w:fldCharType="separate"/>
              </w:r>
              <w:r w:rsidR="00BD7547" w:rsidDel="005C75AD">
                <w:delText>18.6</w:delText>
              </w:r>
              <w:r w:rsidDel="005C75AD">
                <w:fldChar w:fldCharType="end"/>
              </w:r>
              <w:r w:rsidDel="005C75AD">
                <w:delText xml:space="preserve"> </w:delText>
              </w:r>
              <w:r w:rsidDel="005C75AD">
                <w:fldChar w:fldCharType="begin"/>
              </w:r>
              <w:r w:rsidDel="005C75AD">
                <w:delInstrText xml:space="preserve"> REF _Ref405991929 \h </w:delInstrText>
              </w:r>
              <w:r w:rsidDel="005C75AD">
                <w:fldChar w:fldCharType="separate"/>
              </w:r>
              <w:r w:rsidR="00BD7547" w:rsidRPr="00671C8B" w:rsidDel="005C75AD">
                <w:delText>UDP Commands</w:delText>
              </w:r>
              <w:r w:rsidR="00BD7547" w:rsidDel="005C75AD">
                <w:delText xml:space="preserve"> Examples</w:delText>
              </w:r>
              <w:r w:rsidDel="005C75AD">
                <w:fldChar w:fldCharType="end"/>
              </w:r>
            </w:del>
          </w:p>
          <w:p w14:paraId="4A78AB67" w14:textId="2F5D7D23" w:rsidR="00BF284E" w:rsidDel="005C75AD" w:rsidRDefault="00BF284E" w:rsidP="0059466D">
            <w:pPr>
              <w:pStyle w:val="TableBody"/>
              <w:numPr>
                <w:ilvl w:val="0"/>
                <w:numId w:val="15"/>
              </w:numPr>
              <w:rPr>
                <w:del w:id="78" w:author="Alban Roche" w:date="2017-08-02T14:33:00Z"/>
              </w:rPr>
            </w:pPr>
            <w:del w:id="79" w:author="Alban Roche" w:date="2017-08-02T14:33:00Z">
              <w:r w:rsidDel="005C75AD">
                <w:fldChar w:fldCharType="begin"/>
              </w:r>
              <w:r w:rsidDel="005C75AD">
                <w:delInstrText xml:space="preserve"> REF _Ref405991931 \w \h </w:delInstrText>
              </w:r>
              <w:r w:rsidDel="005C75AD">
                <w:fldChar w:fldCharType="separate"/>
              </w:r>
              <w:r w:rsidR="00BD7547" w:rsidDel="005C75AD">
                <w:delText>18.7</w:delText>
              </w:r>
              <w:r w:rsidDel="005C75AD">
                <w:fldChar w:fldCharType="end"/>
              </w:r>
              <w:r w:rsidDel="005C75AD">
                <w:delText xml:space="preserve"> </w:delText>
              </w:r>
              <w:r w:rsidDel="005C75AD">
                <w:fldChar w:fldCharType="begin"/>
              </w:r>
              <w:r w:rsidDel="005C75AD">
                <w:delInstrText xml:space="preserve"> REF _Ref405991931 \h </w:delInstrText>
              </w:r>
              <w:r w:rsidDel="005C75AD">
                <w:fldChar w:fldCharType="separate"/>
              </w:r>
              <w:r w:rsidR="00BD7547" w:rsidRPr="00671C8B" w:rsidDel="005C75AD">
                <w:delText>FTP Commands</w:delText>
              </w:r>
              <w:r w:rsidR="00BD7547" w:rsidDel="005C75AD">
                <w:delText xml:space="preserve"> Examples</w:delText>
              </w:r>
              <w:r w:rsidDel="005C75AD">
                <w:fldChar w:fldCharType="end"/>
              </w:r>
            </w:del>
          </w:p>
          <w:p w14:paraId="1965C95A" w14:textId="1EE86E7A" w:rsidR="00BF284E" w:rsidDel="005C75AD" w:rsidRDefault="00BF284E" w:rsidP="0059466D">
            <w:pPr>
              <w:pStyle w:val="TableBody"/>
              <w:numPr>
                <w:ilvl w:val="0"/>
                <w:numId w:val="15"/>
              </w:numPr>
              <w:rPr>
                <w:del w:id="80" w:author="Alban Roche" w:date="2017-08-02T14:33:00Z"/>
              </w:rPr>
            </w:pPr>
            <w:del w:id="81" w:author="Alban Roche" w:date="2017-08-02T14:33:00Z">
              <w:r w:rsidDel="005C75AD">
                <w:fldChar w:fldCharType="begin"/>
              </w:r>
              <w:r w:rsidDel="005C75AD">
                <w:delInstrText xml:space="preserve"> REF _Ref451179867 \w \h </w:delInstrText>
              </w:r>
              <w:r w:rsidDel="005C75AD">
                <w:fldChar w:fldCharType="separate"/>
              </w:r>
              <w:r w:rsidR="00BD7547" w:rsidDel="005C75AD">
                <w:delText>18.9</w:delText>
              </w:r>
              <w:r w:rsidDel="005C75AD">
                <w:fldChar w:fldCharType="end"/>
              </w:r>
              <w:r w:rsidDel="005C75AD">
                <w:delText xml:space="preserve"> </w:delText>
              </w:r>
              <w:r w:rsidDel="005C75AD">
                <w:fldChar w:fldCharType="begin"/>
              </w:r>
              <w:r w:rsidDel="005C75AD">
                <w:delInstrText xml:space="preserve"> REF _Ref451179868 \h </w:delInstrText>
              </w:r>
              <w:r w:rsidDel="005C75AD">
                <w:fldChar w:fldCharType="separate"/>
              </w:r>
              <w:r w:rsidR="00BD7547" w:rsidRPr="00671C8B" w:rsidDel="005C75AD">
                <w:delText>Switch Data/Command Mode DTR +++ ATO Behavior Table</w:delText>
              </w:r>
              <w:r w:rsidDel="005C75AD">
                <w:fldChar w:fldCharType="end"/>
              </w:r>
              <w:r w:rsidDel="005C75AD">
                <w:delText xml:space="preserve"> </w:delText>
              </w:r>
            </w:del>
          </w:p>
        </w:tc>
      </w:tr>
      <w:tr w:rsidR="00BF284E" w:rsidRPr="00844859" w:rsidDel="005C75AD" w14:paraId="5BF80E06" w14:textId="02175AA5" w:rsidTr="00633308">
        <w:trPr>
          <w:del w:id="82" w:author="Alban Roche" w:date="2017-08-02T14:33:00Z"/>
        </w:trPr>
        <w:tc>
          <w:tcPr>
            <w:tcW w:w="525" w:type="pct"/>
            <w:vMerge/>
          </w:tcPr>
          <w:p w14:paraId="6C1191E0" w14:textId="032E5990" w:rsidR="00BF284E" w:rsidDel="005C75AD" w:rsidRDefault="00BF284E" w:rsidP="001B2A26">
            <w:pPr>
              <w:pStyle w:val="TableBody"/>
              <w:rPr>
                <w:del w:id="83" w:author="Alban Roche" w:date="2017-08-02T14:33:00Z"/>
              </w:rPr>
            </w:pPr>
          </w:p>
        </w:tc>
        <w:tc>
          <w:tcPr>
            <w:tcW w:w="1069" w:type="pct"/>
          </w:tcPr>
          <w:p w14:paraId="79161D15" w14:textId="2BF11B2B" w:rsidR="00BF284E" w:rsidDel="005C75AD" w:rsidRDefault="00BF284E" w:rsidP="001B2A26">
            <w:pPr>
              <w:pStyle w:val="TableBody"/>
              <w:rPr>
                <w:del w:id="84" w:author="Alban Roche" w:date="2017-08-02T14:33:00Z"/>
              </w:rPr>
            </w:pPr>
            <w:del w:id="85" w:author="Alban Roche" w:date="2017-08-02T14:33:00Z">
              <w:r w:rsidDel="005C75AD">
                <w:delText>May 16, 2016</w:delText>
              </w:r>
            </w:del>
          </w:p>
        </w:tc>
        <w:tc>
          <w:tcPr>
            <w:tcW w:w="3406" w:type="pct"/>
          </w:tcPr>
          <w:p w14:paraId="46994D7A" w14:textId="74B3B035" w:rsidR="00BF284E" w:rsidDel="005C75AD" w:rsidRDefault="00BF284E" w:rsidP="001B2A26">
            <w:pPr>
              <w:pStyle w:val="TableBody"/>
              <w:rPr>
                <w:del w:id="86" w:author="Alban Roche" w:date="2017-08-02T14:33:00Z"/>
              </w:rPr>
            </w:pPr>
            <w:del w:id="87" w:author="Alban Roche" w:date="2017-08-02T14:33:00Z">
              <w:r w:rsidDel="005C75AD">
                <w:delText>Added:</w:delText>
              </w:r>
            </w:del>
          </w:p>
          <w:p w14:paraId="023E110C" w14:textId="6C774D45" w:rsidR="00BF284E" w:rsidDel="005C75AD" w:rsidRDefault="00BF284E" w:rsidP="0059466D">
            <w:pPr>
              <w:pStyle w:val="TableBody"/>
              <w:numPr>
                <w:ilvl w:val="0"/>
                <w:numId w:val="16"/>
              </w:numPr>
              <w:rPr>
                <w:del w:id="88" w:author="Alban Roche" w:date="2017-08-02T14:33:00Z"/>
              </w:rPr>
            </w:pPr>
            <w:del w:id="89" w:author="Alban Roche" w:date="2017-08-02T14:33:00Z">
              <w:r w:rsidDel="005C75AD">
                <w:fldChar w:fldCharType="begin"/>
              </w:r>
              <w:r w:rsidDel="005C75AD">
                <w:delInstrText xml:space="preserve"> REF _Ref451178164 \w \h </w:delInstrText>
              </w:r>
              <w:r w:rsidDel="005C75AD">
                <w:fldChar w:fldCharType="separate"/>
              </w:r>
              <w:r w:rsidR="00BD7547" w:rsidDel="005C75AD">
                <w:delText>5.49</w:delText>
              </w:r>
              <w:r w:rsidDel="005C75AD">
                <w:fldChar w:fldCharType="end"/>
              </w:r>
              <w:r w:rsidDel="005C75AD">
                <w:delText xml:space="preserve"> </w:delText>
              </w:r>
              <w:r w:rsidDel="005C75AD">
                <w:fldChar w:fldCharType="begin"/>
              </w:r>
              <w:r w:rsidDel="005C75AD">
                <w:delInstrText xml:space="preserve"> REF _Ref451178164 \h </w:delInstrText>
              </w:r>
              <w:r w:rsidDel="005C75AD">
                <w:fldChar w:fldCharType="separate"/>
              </w:r>
              <w:r w:rsidR="00BD7547" w:rsidDel="005C75AD">
                <w:delText xml:space="preserve">+KLTEMUTE </w:delText>
              </w:r>
              <w:r w:rsidR="00BD7547" w:rsidRPr="00AE67EA" w:rsidDel="005C75AD">
                <w:delText xml:space="preserve">Command: </w:delText>
              </w:r>
              <w:r w:rsidR="00BD7547" w:rsidDel="005C75AD">
                <w:delText>Mute LTE TX</w:delText>
              </w:r>
              <w:r w:rsidDel="005C75AD">
                <w:fldChar w:fldCharType="end"/>
              </w:r>
            </w:del>
          </w:p>
          <w:p w14:paraId="2220B707" w14:textId="73BEEF25" w:rsidR="00BF284E" w:rsidDel="005C75AD" w:rsidRDefault="00BF284E" w:rsidP="0059466D">
            <w:pPr>
              <w:pStyle w:val="TableBody"/>
              <w:numPr>
                <w:ilvl w:val="0"/>
                <w:numId w:val="16"/>
              </w:numPr>
              <w:rPr>
                <w:del w:id="90" w:author="Alban Roche" w:date="2017-08-02T14:33:00Z"/>
              </w:rPr>
            </w:pPr>
            <w:del w:id="91" w:author="Alban Roche" w:date="2017-08-02T14:33:00Z">
              <w:r w:rsidDel="005C75AD">
                <w:fldChar w:fldCharType="begin"/>
              </w:r>
              <w:r w:rsidDel="005C75AD">
                <w:delInstrText xml:space="preserve"> REF _Ref451178169 \w \h </w:delInstrText>
              </w:r>
              <w:r w:rsidDel="005C75AD">
                <w:fldChar w:fldCharType="separate"/>
              </w:r>
              <w:r w:rsidR="00BD7547" w:rsidDel="005C75AD">
                <w:delText>5.50</w:delText>
              </w:r>
              <w:r w:rsidDel="005C75AD">
                <w:fldChar w:fldCharType="end"/>
              </w:r>
              <w:r w:rsidDel="005C75AD">
                <w:delText xml:space="preserve"> </w:delText>
              </w:r>
              <w:r w:rsidDel="005C75AD">
                <w:fldChar w:fldCharType="begin"/>
              </w:r>
              <w:r w:rsidDel="005C75AD">
                <w:delInstrText xml:space="preserve"> REF _Ref451178169 \h </w:delInstrText>
              </w:r>
              <w:r w:rsidDel="005C75AD">
                <w:fldChar w:fldCharType="separate"/>
              </w:r>
              <w:r w:rsidR="00BD7547" w:rsidDel="005C75AD">
                <w:delText xml:space="preserve">+KSYNC </w:delText>
              </w:r>
              <w:r w:rsidR="00BD7547" w:rsidRPr="00AE67EA" w:rsidDel="005C75AD">
                <w:delText xml:space="preserve">Command: </w:delText>
              </w:r>
              <w:r w:rsidR="00BD7547" w:rsidDel="005C75AD">
                <w:delText>Application Synchronization Signal</w:delText>
              </w:r>
              <w:r w:rsidDel="005C75AD">
                <w:fldChar w:fldCharType="end"/>
              </w:r>
            </w:del>
          </w:p>
          <w:p w14:paraId="5C1A4DD4" w14:textId="0E098F9C" w:rsidR="00BF284E" w:rsidDel="005C75AD" w:rsidRDefault="00BF284E" w:rsidP="0059466D">
            <w:pPr>
              <w:pStyle w:val="TableBody"/>
              <w:numPr>
                <w:ilvl w:val="0"/>
                <w:numId w:val="16"/>
              </w:numPr>
              <w:rPr>
                <w:del w:id="92" w:author="Alban Roche" w:date="2017-08-02T14:33:00Z"/>
              </w:rPr>
            </w:pPr>
            <w:del w:id="93" w:author="Alban Roche" w:date="2017-08-02T14:33:00Z">
              <w:r w:rsidDel="005C75AD">
                <w:fldChar w:fldCharType="begin"/>
              </w:r>
              <w:r w:rsidDel="005C75AD">
                <w:delInstrText xml:space="preserve"> REF _Ref451178181 \w \h </w:delInstrText>
              </w:r>
              <w:r w:rsidDel="005C75AD">
                <w:fldChar w:fldCharType="separate"/>
              </w:r>
              <w:r w:rsidR="00BD7547" w:rsidDel="005C75AD">
                <w:delText>12.13</w:delText>
              </w:r>
              <w:r w:rsidDel="005C75AD">
                <w:fldChar w:fldCharType="end"/>
              </w:r>
              <w:r w:rsidDel="005C75AD">
                <w:delText xml:space="preserve"> </w:delText>
              </w:r>
              <w:r w:rsidDel="005C75AD">
                <w:fldChar w:fldCharType="begin"/>
              </w:r>
              <w:r w:rsidDel="005C75AD">
                <w:delInstrText xml:space="preserve"> REF _Ref451178181 \h </w:delInstrText>
              </w:r>
              <w:r w:rsidDel="005C75AD">
                <w:fldChar w:fldCharType="separate"/>
              </w:r>
              <w:r w:rsidR="00BD7547" w:rsidRPr="00671C8B" w:rsidDel="005C75AD">
                <w:delText>HTTP Client Specific Commands</w:delText>
              </w:r>
              <w:r w:rsidDel="005C75AD">
                <w:fldChar w:fldCharType="end"/>
              </w:r>
            </w:del>
          </w:p>
          <w:p w14:paraId="78289707" w14:textId="27E0863F" w:rsidR="00BF284E" w:rsidDel="005C75AD" w:rsidRDefault="00BF284E" w:rsidP="0059466D">
            <w:pPr>
              <w:pStyle w:val="TableBody"/>
              <w:numPr>
                <w:ilvl w:val="0"/>
                <w:numId w:val="16"/>
              </w:numPr>
              <w:rPr>
                <w:del w:id="94" w:author="Alban Roche" w:date="2017-08-02T14:33:00Z"/>
              </w:rPr>
            </w:pPr>
            <w:del w:id="95" w:author="Alban Roche" w:date="2017-08-02T14:33:00Z">
              <w:r w:rsidDel="005C75AD">
                <w:fldChar w:fldCharType="begin"/>
              </w:r>
              <w:r w:rsidDel="005C75AD">
                <w:delInstrText xml:space="preserve"> REF _Ref451178189 \w \h </w:delInstrText>
              </w:r>
              <w:r w:rsidDel="005C75AD">
                <w:fldChar w:fldCharType="separate"/>
              </w:r>
              <w:r w:rsidR="00BD7547" w:rsidDel="005C75AD">
                <w:delText>12.14</w:delText>
              </w:r>
              <w:r w:rsidDel="005C75AD">
                <w:fldChar w:fldCharType="end"/>
              </w:r>
              <w:r w:rsidDel="005C75AD">
                <w:delText xml:space="preserve"> </w:delText>
              </w:r>
              <w:r w:rsidDel="005C75AD">
                <w:fldChar w:fldCharType="begin"/>
              </w:r>
              <w:r w:rsidDel="005C75AD">
                <w:delInstrText xml:space="preserve"> REF _Ref451178189 \h </w:delInstrText>
              </w:r>
              <w:r w:rsidDel="005C75AD">
                <w:fldChar w:fldCharType="separate"/>
              </w:r>
              <w:r w:rsidR="00BD7547" w:rsidRPr="00671C8B" w:rsidDel="005C75AD">
                <w:rPr>
                  <w:rFonts w:hint="eastAsia"/>
                </w:rPr>
                <w:delText>HTTPS</w:delText>
              </w:r>
              <w:r w:rsidR="00BD7547" w:rsidRPr="00671C8B" w:rsidDel="005C75AD">
                <w:delText xml:space="preserve"> </w:delText>
              </w:r>
              <w:r w:rsidR="00BD7547" w:rsidRPr="00671C8B" w:rsidDel="005C75AD">
                <w:rPr>
                  <w:rFonts w:hint="eastAsia"/>
                </w:rPr>
                <w:delText>C</w:delText>
              </w:r>
              <w:r w:rsidR="00BD7547" w:rsidRPr="00671C8B" w:rsidDel="005C75AD">
                <w:delText>lient Specific Commands</w:delText>
              </w:r>
              <w:r w:rsidDel="005C75AD">
                <w:fldChar w:fldCharType="end"/>
              </w:r>
            </w:del>
          </w:p>
          <w:p w14:paraId="4836DFA7" w14:textId="568762D6" w:rsidR="00BF284E" w:rsidDel="005C75AD" w:rsidRDefault="00BF284E" w:rsidP="0059466D">
            <w:pPr>
              <w:pStyle w:val="TableBody"/>
              <w:numPr>
                <w:ilvl w:val="0"/>
                <w:numId w:val="16"/>
              </w:numPr>
              <w:rPr>
                <w:del w:id="96" w:author="Alban Roche" w:date="2017-08-02T14:33:00Z"/>
              </w:rPr>
            </w:pPr>
            <w:del w:id="97" w:author="Alban Roche" w:date="2017-08-02T14:33:00Z">
              <w:r w:rsidDel="005C75AD">
                <w:fldChar w:fldCharType="begin"/>
              </w:r>
              <w:r w:rsidDel="005C75AD">
                <w:delInstrText xml:space="preserve"> REF _Ref451178195 \w \h </w:delInstrText>
              </w:r>
              <w:r w:rsidDel="005C75AD">
                <w:fldChar w:fldCharType="separate"/>
              </w:r>
              <w:r w:rsidR="00BD7547" w:rsidDel="005C75AD">
                <w:delText>12.15</w:delText>
              </w:r>
              <w:r w:rsidDel="005C75AD">
                <w:fldChar w:fldCharType="end"/>
              </w:r>
              <w:r w:rsidDel="005C75AD">
                <w:delText xml:space="preserve"> </w:delText>
              </w:r>
              <w:r w:rsidDel="005C75AD">
                <w:fldChar w:fldCharType="begin"/>
              </w:r>
              <w:r w:rsidDel="005C75AD">
                <w:delInstrText xml:space="preserve"> REF _Ref451178195 \h </w:delInstrText>
              </w:r>
              <w:r w:rsidDel="005C75AD">
                <w:fldChar w:fldCharType="separate"/>
              </w:r>
              <w:r w:rsidR="00BD7547" w:rsidRPr="00671C8B" w:rsidDel="005C75AD">
                <w:rPr>
                  <w:rFonts w:hint="eastAsia"/>
                </w:rPr>
                <w:delText>SSL</w:delText>
              </w:r>
              <w:r w:rsidR="00BD7547" w:rsidRPr="00671C8B" w:rsidDel="005C75AD">
                <w:delText xml:space="preserve"> </w:delText>
              </w:r>
              <w:r w:rsidR="00BD7547" w:rsidRPr="00671C8B" w:rsidDel="005C75AD">
                <w:rPr>
                  <w:rFonts w:hint="eastAsia"/>
                </w:rPr>
                <w:delText>Certificate Manager</w:delText>
              </w:r>
              <w:r w:rsidDel="005C75AD">
                <w:fldChar w:fldCharType="end"/>
              </w:r>
            </w:del>
          </w:p>
          <w:p w14:paraId="5D7D51C7" w14:textId="0B4D7A40" w:rsidR="00BF284E" w:rsidDel="005C75AD" w:rsidRDefault="00BF284E" w:rsidP="0059466D">
            <w:pPr>
              <w:pStyle w:val="TableBody"/>
              <w:numPr>
                <w:ilvl w:val="0"/>
                <w:numId w:val="16"/>
              </w:numPr>
              <w:rPr>
                <w:del w:id="98" w:author="Alban Roche" w:date="2017-08-02T14:33:00Z"/>
              </w:rPr>
            </w:pPr>
            <w:del w:id="99" w:author="Alban Roche" w:date="2017-08-02T14:33:00Z">
              <w:r w:rsidDel="005C75AD">
                <w:fldChar w:fldCharType="begin"/>
              </w:r>
              <w:r w:rsidDel="005C75AD">
                <w:delInstrText xml:space="preserve"> REF _Ref451178210 \w \h </w:delInstrText>
              </w:r>
              <w:r w:rsidDel="005C75AD">
                <w:fldChar w:fldCharType="separate"/>
              </w:r>
              <w:r w:rsidR="00BD7547" w:rsidDel="005C75AD">
                <w:delText>18.2.7</w:delText>
              </w:r>
              <w:r w:rsidDel="005C75AD">
                <w:fldChar w:fldCharType="end"/>
              </w:r>
              <w:r w:rsidDel="005C75AD">
                <w:delText xml:space="preserve"> </w:delText>
              </w:r>
              <w:r w:rsidDel="005C75AD">
                <w:fldChar w:fldCharType="begin"/>
              </w:r>
              <w:r w:rsidDel="005C75AD">
                <w:delInstrText xml:space="preserve"> REF _Ref451178210 \h </w:delInstrText>
              </w:r>
              <w:r w:rsidDel="005C75AD">
                <w:fldChar w:fldCharType="separate"/>
              </w:r>
              <w:r w:rsidR="00BD7547" w:rsidDel="005C75AD">
                <w:delText>Error Case Examples</w:delText>
              </w:r>
              <w:r w:rsidDel="005C75AD">
                <w:fldChar w:fldCharType="end"/>
              </w:r>
            </w:del>
          </w:p>
          <w:p w14:paraId="60669F3F" w14:textId="6B965A69" w:rsidR="00BF284E" w:rsidDel="005C75AD" w:rsidRDefault="00BF284E" w:rsidP="0059466D">
            <w:pPr>
              <w:pStyle w:val="TableBody"/>
              <w:numPr>
                <w:ilvl w:val="0"/>
                <w:numId w:val="16"/>
              </w:numPr>
              <w:rPr>
                <w:del w:id="100" w:author="Alban Roche" w:date="2017-08-02T14:33:00Z"/>
              </w:rPr>
            </w:pPr>
            <w:del w:id="101" w:author="Alban Roche" w:date="2017-08-02T14:33:00Z">
              <w:r w:rsidDel="005C75AD">
                <w:fldChar w:fldCharType="begin"/>
              </w:r>
              <w:r w:rsidDel="005C75AD">
                <w:delInstrText xml:space="preserve"> REF _Ref451178218 \w \h </w:delInstrText>
              </w:r>
              <w:r w:rsidDel="005C75AD">
                <w:fldChar w:fldCharType="separate"/>
              </w:r>
              <w:r w:rsidR="00BD7547" w:rsidDel="005C75AD">
                <w:delText>18.8</w:delText>
              </w:r>
              <w:r w:rsidDel="005C75AD">
                <w:fldChar w:fldCharType="end"/>
              </w:r>
              <w:r w:rsidDel="005C75AD">
                <w:delText xml:space="preserve"> </w:delText>
              </w:r>
              <w:r w:rsidDel="005C75AD">
                <w:fldChar w:fldCharType="begin"/>
              </w:r>
              <w:r w:rsidDel="005C75AD">
                <w:delInstrText xml:space="preserve"> REF _Ref451178218 \h </w:delInstrText>
              </w:r>
              <w:r w:rsidDel="005C75AD">
                <w:fldChar w:fldCharType="separate"/>
              </w:r>
              <w:r w:rsidR="00BD7547" w:rsidRPr="00671C8B" w:rsidDel="005C75AD">
                <w:delText>HTTP Commands</w:delText>
              </w:r>
              <w:r w:rsidR="00BD7547" w:rsidDel="005C75AD">
                <w:delText xml:space="preserve"> Examples</w:delText>
              </w:r>
              <w:r w:rsidDel="005C75AD">
                <w:fldChar w:fldCharType="end"/>
              </w:r>
            </w:del>
          </w:p>
        </w:tc>
      </w:tr>
      <w:tr w:rsidR="00BF284E" w:rsidRPr="00844859" w:rsidDel="005C75AD" w14:paraId="43C807B3" w14:textId="60748E00" w:rsidTr="00633308">
        <w:trPr>
          <w:del w:id="102" w:author="Alban Roche" w:date="2017-08-02T14:33:00Z"/>
        </w:trPr>
        <w:tc>
          <w:tcPr>
            <w:tcW w:w="525" w:type="pct"/>
            <w:vMerge/>
          </w:tcPr>
          <w:p w14:paraId="51F3AC87" w14:textId="54FD2004" w:rsidR="00BF284E" w:rsidDel="005C75AD" w:rsidRDefault="00BF284E" w:rsidP="001B2A26">
            <w:pPr>
              <w:pStyle w:val="TableBody"/>
              <w:rPr>
                <w:del w:id="103" w:author="Alban Roche" w:date="2017-08-02T14:33:00Z"/>
              </w:rPr>
            </w:pPr>
          </w:p>
        </w:tc>
        <w:tc>
          <w:tcPr>
            <w:tcW w:w="1069" w:type="pct"/>
          </w:tcPr>
          <w:p w14:paraId="0C2E9C46" w14:textId="6ACC9D03" w:rsidR="00BF284E" w:rsidDel="005C75AD" w:rsidRDefault="00BF284E" w:rsidP="001B2A26">
            <w:pPr>
              <w:pStyle w:val="TableBody"/>
              <w:rPr>
                <w:del w:id="104" w:author="Alban Roche" w:date="2017-08-02T14:33:00Z"/>
              </w:rPr>
            </w:pPr>
            <w:del w:id="105" w:author="Alban Roche" w:date="2017-08-02T14:33:00Z">
              <w:r w:rsidDel="005C75AD">
                <w:delText>June 02, 2016</w:delText>
              </w:r>
            </w:del>
          </w:p>
        </w:tc>
        <w:tc>
          <w:tcPr>
            <w:tcW w:w="3406" w:type="pct"/>
          </w:tcPr>
          <w:p w14:paraId="732DEC1D" w14:textId="5D09EA76" w:rsidR="00BF284E" w:rsidDel="005C75AD" w:rsidRDefault="00BF284E" w:rsidP="001B2A26">
            <w:pPr>
              <w:pStyle w:val="TableBody"/>
              <w:rPr>
                <w:del w:id="106" w:author="Alban Roche" w:date="2017-08-02T14:33:00Z"/>
              </w:rPr>
            </w:pPr>
            <w:del w:id="107" w:author="Alban Roche" w:date="2017-08-02T14:33:00Z">
              <w:r w:rsidDel="005C75AD">
                <w:delText xml:space="preserve">Added </w:delText>
              </w:r>
              <w:r w:rsidDel="005C75AD">
                <w:fldChar w:fldCharType="begin"/>
              </w:r>
              <w:r w:rsidDel="005C75AD">
                <w:delInstrText xml:space="preserve"> REF _Ref452648748 \w \h </w:delInstrText>
              </w:r>
              <w:r w:rsidDel="005C75AD">
                <w:fldChar w:fldCharType="separate"/>
              </w:r>
              <w:r w:rsidR="00BD7547" w:rsidDel="005C75AD">
                <w:delText>5.51</w:delText>
              </w:r>
              <w:r w:rsidDel="005C75AD">
                <w:fldChar w:fldCharType="end"/>
              </w:r>
              <w:r w:rsidDel="005C75AD">
                <w:delText xml:space="preserve"> </w:delText>
              </w:r>
              <w:r w:rsidDel="005C75AD">
                <w:fldChar w:fldCharType="begin"/>
              </w:r>
              <w:r w:rsidDel="005C75AD">
                <w:delInstrText xml:space="preserve"> REF _Ref452648749 \h </w:delInstrText>
              </w:r>
              <w:r w:rsidDel="005C75AD">
                <w:fldChar w:fldCharType="separate"/>
              </w:r>
              <w:r w:rsidR="00BD7547" w:rsidDel="005C75AD">
                <w:delText xml:space="preserve">+KLTEPARAM </w:delText>
              </w:r>
              <w:r w:rsidR="00BD7547" w:rsidRPr="00AE67EA" w:rsidDel="005C75AD">
                <w:delText xml:space="preserve">Command: </w:delText>
              </w:r>
              <w:r w:rsidR="00BD7547" w:rsidDel="005C75AD">
                <w:delText>LTE Parameters</w:delText>
              </w:r>
              <w:r w:rsidDel="005C75AD">
                <w:fldChar w:fldCharType="end"/>
              </w:r>
            </w:del>
          </w:p>
        </w:tc>
      </w:tr>
      <w:tr w:rsidR="00BF284E" w:rsidRPr="00844859" w:rsidDel="005C75AD" w14:paraId="09A444D7" w14:textId="61130DDB" w:rsidTr="00633308">
        <w:trPr>
          <w:del w:id="108" w:author="Alban Roche" w:date="2017-08-02T14:33:00Z"/>
        </w:trPr>
        <w:tc>
          <w:tcPr>
            <w:tcW w:w="525" w:type="pct"/>
            <w:vMerge/>
          </w:tcPr>
          <w:p w14:paraId="4BF9B0A0" w14:textId="72788DBC" w:rsidR="00BF284E" w:rsidDel="005C75AD" w:rsidRDefault="00BF284E" w:rsidP="001B2A26">
            <w:pPr>
              <w:pStyle w:val="TableBody"/>
              <w:rPr>
                <w:del w:id="109" w:author="Alban Roche" w:date="2017-08-02T14:33:00Z"/>
              </w:rPr>
            </w:pPr>
          </w:p>
        </w:tc>
        <w:tc>
          <w:tcPr>
            <w:tcW w:w="1069" w:type="pct"/>
          </w:tcPr>
          <w:p w14:paraId="44F9BBB9" w14:textId="251E2222" w:rsidR="00BF284E" w:rsidDel="005C75AD" w:rsidRDefault="00BF284E" w:rsidP="001B2A26">
            <w:pPr>
              <w:pStyle w:val="TableBody"/>
              <w:rPr>
                <w:del w:id="110" w:author="Alban Roche" w:date="2017-08-02T14:33:00Z"/>
              </w:rPr>
            </w:pPr>
            <w:del w:id="111" w:author="Alban Roche" w:date="2017-08-02T14:33:00Z">
              <w:r w:rsidDel="005C75AD">
                <w:delText>June 29, 2016</w:delText>
              </w:r>
            </w:del>
          </w:p>
        </w:tc>
        <w:tc>
          <w:tcPr>
            <w:tcW w:w="3406" w:type="pct"/>
          </w:tcPr>
          <w:p w14:paraId="375921C3" w14:textId="5AFD3458" w:rsidR="00BF284E" w:rsidDel="005C75AD" w:rsidRDefault="00BF284E" w:rsidP="001B2A26">
            <w:pPr>
              <w:pStyle w:val="TableBody"/>
              <w:rPr>
                <w:del w:id="112" w:author="Alban Roche" w:date="2017-08-02T14:33:00Z"/>
              </w:rPr>
            </w:pPr>
            <w:del w:id="113" w:author="Alban Roche" w:date="2017-08-02T14:33:00Z">
              <w:r w:rsidDel="005C75AD">
                <w:delText>Updated:</w:delText>
              </w:r>
            </w:del>
          </w:p>
          <w:p w14:paraId="6A8146C1" w14:textId="6F8730DC" w:rsidR="00BF284E" w:rsidDel="005C75AD" w:rsidRDefault="00BF284E" w:rsidP="0059466D">
            <w:pPr>
              <w:pStyle w:val="TableBody"/>
              <w:numPr>
                <w:ilvl w:val="0"/>
                <w:numId w:val="17"/>
              </w:numPr>
              <w:rPr>
                <w:del w:id="114" w:author="Alban Roche" w:date="2017-08-02T14:33:00Z"/>
              </w:rPr>
            </w:pPr>
            <w:del w:id="115" w:author="Alban Roche" w:date="2017-08-02T14:33:00Z">
              <w:r w:rsidDel="005C75AD">
                <w:fldChar w:fldCharType="begin"/>
              </w:r>
              <w:r w:rsidDel="005C75AD">
                <w:delInstrText xml:space="preserve"> REF _Ref378181194 \w \h </w:delInstrText>
              </w:r>
              <w:r w:rsidDel="005C75AD">
                <w:fldChar w:fldCharType="separate"/>
              </w:r>
              <w:r w:rsidR="00BD7547" w:rsidDel="005C75AD">
                <w:delText>14.1</w:delText>
              </w:r>
              <w:r w:rsidDel="005C75AD">
                <w:fldChar w:fldCharType="end"/>
              </w:r>
              <w:r w:rsidDel="005C75AD">
                <w:delText xml:space="preserve"> </w:delText>
              </w:r>
              <w:r w:rsidDel="005C75AD">
                <w:fldChar w:fldCharType="begin"/>
              </w:r>
              <w:r w:rsidDel="005C75AD">
                <w:delInstrText xml:space="preserve"> REF _Ref378181194 \h </w:delInstrText>
              </w:r>
              <w:r w:rsidDel="005C75AD">
                <w:fldChar w:fldCharType="separate"/>
              </w:r>
              <w:r w:rsidR="00BD7547" w:rsidRPr="00671C8B" w:rsidDel="005C75AD">
                <w:delText>+WMTXPOWER Command: Test RF Tx</w:delText>
              </w:r>
              <w:r w:rsidDel="005C75AD">
                <w:fldChar w:fldCharType="end"/>
              </w:r>
            </w:del>
          </w:p>
          <w:p w14:paraId="3BA37AA1" w14:textId="5F191A4E" w:rsidR="00BF284E" w:rsidDel="005C75AD" w:rsidRDefault="00BF284E" w:rsidP="0059466D">
            <w:pPr>
              <w:pStyle w:val="TableBody"/>
              <w:numPr>
                <w:ilvl w:val="0"/>
                <w:numId w:val="17"/>
              </w:numPr>
              <w:rPr>
                <w:del w:id="116" w:author="Alban Roche" w:date="2017-08-02T14:33:00Z"/>
              </w:rPr>
            </w:pPr>
            <w:del w:id="117" w:author="Alban Roche" w:date="2017-08-02T14:33:00Z">
              <w:r w:rsidDel="005C75AD">
                <w:fldChar w:fldCharType="begin"/>
              </w:r>
              <w:r w:rsidDel="005C75AD">
                <w:delInstrText xml:space="preserve"> REF _Ref378181195 \w \h </w:delInstrText>
              </w:r>
              <w:r w:rsidDel="005C75AD">
                <w:fldChar w:fldCharType="separate"/>
              </w:r>
              <w:r w:rsidR="00BD7547" w:rsidDel="005C75AD">
                <w:delText>14.2</w:delText>
              </w:r>
              <w:r w:rsidDel="005C75AD">
                <w:fldChar w:fldCharType="end"/>
              </w:r>
              <w:r w:rsidDel="005C75AD">
                <w:delText xml:space="preserve"> </w:delText>
              </w:r>
              <w:r w:rsidDel="005C75AD">
                <w:fldChar w:fldCharType="begin"/>
              </w:r>
              <w:r w:rsidDel="005C75AD">
                <w:delInstrText xml:space="preserve"> REF _Ref378181195 \h </w:delInstrText>
              </w:r>
              <w:r w:rsidDel="005C75AD">
                <w:fldChar w:fldCharType="separate"/>
              </w:r>
              <w:r w:rsidR="00BD7547" w:rsidRPr="00671C8B" w:rsidDel="005C75AD">
                <w:delText>+WMRXPOWER Command: Test RF Rx</w:delText>
              </w:r>
              <w:r w:rsidDel="005C75AD">
                <w:fldChar w:fldCharType="end"/>
              </w:r>
              <w:r w:rsidDel="005C75AD">
                <w:rPr>
                  <w:rStyle w:val="CommentReference"/>
                  <w:rFonts w:ascii="Verdana" w:hAnsi="Verdana" w:cs="Times New Roman"/>
                  <w:lang w:eastAsia="en-US"/>
                </w:rPr>
                <w:commentReference w:id="118"/>
              </w:r>
            </w:del>
          </w:p>
        </w:tc>
      </w:tr>
      <w:tr w:rsidR="001B2A26" w:rsidRPr="00844859" w:rsidDel="005C75AD" w14:paraId="7CB0E120" w14:textId="2DF280FF" w:rsidTr="00633308">
        <w:trPr>
          <w:del w:id="119" w:author="Alban Roche" w:date="2017-08-02T14:33:00Z"/>
        </w:trPr>
        <w:tc>
          <w:tcPr>
            <w:tcW w:w="525" w:type="pct"/>
          </w:tcPr>
          <w:p w14:paraId="247E5A4F" w14:textId="41666367" w:rsidR="001B2A26" w:rsidDel="005C75AD" w:rsidRDefault="001B2A26" w:rsidP="001B2A26">
            <w:pPr>
              <w:pStyle w:val="TableBody"/>
              <w:rPr>
                <w:del w:id="120" w:author="Alban Roche" w:date="2017-08-02T14:33:00Z"/>
              </w:rPr>
            </w:pPr>
            <w:del w:id="121" w:author="Alban Roche" w:date="2017-08-02T14:33:00Z">
              <w:r w:rsidDel="005C75AD">
                <w:delText>2.1</w:delText>
              </w:r>
            </w:del>
          </w:p>
        </w:tc>
        <w:tc>
          <w:tcPr>
            <w:tcW w:w="1069" w:type="pct"/>
          </w:tcPr>
          <w:p w14:paraId="1E5B3D9A" w14:textId="74B0D584" w:rsidR="001B2A26" w:rsidDel="005C75AD" w:rsidRDefault="001B2A26" w:rsidP="001B2A26">
            <w:pPr>
              <w:pStyle w:val="TableBody"/>
              <w:rPr>
                <w:del w:id="122" w:author="Alban Roche" w:date="2017-08-02T14:33:00Z"/>
              </w:rPr>
            </w:pPr>
            <w:del w:id="123" w:author="Alban Roche" w:date="2017-08-02T14:33:00Z">
              <w:r w:rsidDel="005C75AD">
                <w:delText>July 04, 2016</w:delText>
              </w:r>
            </w:del>
          </w:p>
        </w:tc>
        <w:tc>
          <w:tcPr>
            <w:tcW w:w="3406" w:type="pct"/>
          </w:tcPr>
          <w:p w14:paraId="2B338DC2" w14:textId="6A145D3D" w:rsidR="001B2A26" w:rsidDel="005C75AD" w:rsidRDefault="001B2A26" w:rsidP="001B2A26">
            <w:pPr>
              <w:pStyle w:val="TableBody"/>
              <w:rPr>
                <w:del w:id="124" w:author="Alban Roche" w:date="2017-08-02T14:33:00Z"/>
              </w:rPr>
            </w:pPr>
            <w:del w:id="125" w:author="Alban Roche" w:date="2017-08-02T14:33:00Z">
              <w:r w:rsidDel="005C75AD">
                <w:delText>Added:</w:delText>
              </w:r>
            </w:del>
          </w:p>
          <w:p w14:paraId="73D2259D" w14:textId="13B6E64C" w:rsidR="001B2A26" w:rsidDel="005C75AD" w:rsidRDefault="001B2A26" w:rsidP="0059466D">
            <w:pPr>
              <w:pStyle w:val="TableBody"/>
              <w:numPr>
                <w:ilvl w:val="0"/>
                <w:numId w:val="18"/>
              </w:numPr>
              <w:rPr>
                <w:del w:id="126" w:author="Alban Roche" w:date="2017-08-02T14:33:00Z"/>
              </w:rPr>
            </w:pPr>
            <w:del w:id="127" w:author="Alban Roche" w:date="2017-08-02T14:33:00Z">
              <w:r w:rsidDel="005C75AD">
                <w:fldChar w:fldCharType="begin"/>
              </w:r>
              <w:r w:rsidDel="005C75AD">
                <w:delInstrText xml:space="preserve"> REF _Ref455390230 \w \h </w:delInstrText>
              </w:r>
              <w:r w:rsidDel="005C75AD">
                <w:fldChar w:fldCharType="separate"/>
              </w:r>
              <w:r w:rsidR="00BD7547" w:rsidDel="005C75AD">
                <w:delText>5.52</w:delText>
              </w:r>
              <w:r w:rsidDel="005C75AD">
                <w:fldChar w:fldCharType="end"/>
              </w:r>
              <w:r w:rsidDel="005C75AD">
                <w:delText xml:space="preserve"> </w:delText>
              </w:r>
              <w:r w:rsidDel="005C75AD">
                <w:fldChar w:fldCharType="begin"/>
              </w:r>
              <w:r w:rsidDel="005C75AD">
                <w:delInstrText xml:space="preserve"> REF _Ref455390230 \h </w:delInstrText>
              </w:r>
              <w:r w:rsidDel="005C75AD">
                <w:fldChar w:fldCharType="separate"/>
              </w:r>
              <w:r w:rsidR="00BD7547" w:rsidDel="005C75AD">
                <w:delText xml:space="preserve">+KBND </w:delText>
              </w:r>
              <w:r w:rsidR="00BD7547" w:rsidRPr="00AE67EA" w:rsidDel="005C75AD">
                <w:delText xml:space="preserve">Command: </w:delText>
              </w:r>
              <w:r w:rsidR="00BD7547" w:rsidDel="005C75AD">
                <w:delText>Current Networks Band Indicator</w:delText>
              </w:r>
              <w:r w:rsidDel="005C75AD">
                <w:fldChar w:fldCharType="end"/>
              </w:r>
            </w:del>
          </w:p>
          <w:p w14:paraId="358A599A" w14:textId="284581D9" w:rsidR="00554099" w:rsidDel="005C75AD" w:rsidRDefault="001B2A26" w:rsidP="0059466D">
            <w:pPr>
              <w:pStyle w:val="TableBody"/>
              <w:numPr>
                <w:ilvl w:val="0"/>
                <w:numId w:val="18"/>
              </w:numPr>
              <w:rPr>
                <w:del w:id="128" w:author="Alban Roche" w:date="2017-08-02T14:33:00Z"/>
              </w:rPr>
            </w:pPr>
            <w:del w:id="129" w:author="Alban Roche" w:date="2017-08-02T14:33:00Z">
              <w:r w:rsidDel="005C75AD">
                <w:fldChar w:fldCharType="begin"/>
              </w:r>
              <w:r w:rsidDel="005C75AD">
                <w:delInstrText xml:space="preserve"> REF _Ref455390681 \w \h </w:delInstrText>
              </w:r>
              <w:r w:rsidDel="005C75AD">
                <w:fldChar w:fldCharType="separate"/>
              </w:r>
              <w:r w:rsidR="00BD7547" w:rsidDel="005C75AD">
                <w:delText>5.53</w:delText>
              </w:r>
              <w:r w:rsidDel="005C75AD">
                <w:fldChar w:fldCharType="end"/>
              </w:r>
              <w:r w:rsidDel="005C75AD">
                <w:delText xml:space="preserve"> </w:delText>
              </w:r>
              <w:r w:rsidDel="005C75AD">
                <w:fldChar w:fldCharType="begin"/>
              </w:r>
              <w:r w:rsidDel="005C75AD">
                <w:delInstrText xml:space="preserve"> REF _Ref455390681 \h </w:delInstrText>
              </w:r>
              <w:r w:rsidDel="005C75AD">
                <w:fldChar w:fldCharType="separate"/>
              </w:r>
              <w:r w:rsidR="00BD7547" w:rsidDel="005C75AD">
                <w:delText xml:space="preserve">+KSRAT </w:delText>
              </w:r>
              <w:r w:rsidR="00BD7547" w:rsidRPr="00AE67EA" w:rsidDel="005C75AD">
                <w:delText xml:space="preserve">Command: </w:delText>
              </w:r>
              <w:r w:rsidR="00BD7547" w:rsidDel="005C75AD">
                <w:delText>Set Radio Access Technology</w:delText>
              </w:r>
              <w:r w:rsidDel="005C75AD">
                <w:fldChar w:fldCharType="end"/>
              </w:r>
            </w:del>
          </w:p>
          <w:p w14:paraId="2D56F990" w14:textId="5DAC16C6" w:rsidR="001B2A26" w:rsidDel="005C75AD" w:rsidRDefault="001B2A26" w:rsidP="0059466D">
            <w:pPr>
              <w:pStyle w:val="TableBody"/>
              <w:numPr>
                <w:ilvl w:val="0"/>
                <w:numId w:val="18"/>
              </w:numPr>
              <w:rPr>
                <w:del w:id="130" w:author="Alban Roche" w:date="2017-08-02T14:33:00Z"/>
              </w:rPr>
            </w:pPr>
            <w:del w:id="131" w:author="Alban Roche" w:date="2017-08-02T14:33:00Z">
              <w:r w:rsidDel="005C75AD">
                <w:fldChar w:fldCharType="begin"/>
              </w:r>
              <w:r w:rsidDel="005C75AD">
                <w:delInstrText xml:space="preserve"> REF _Ref455391046 \w \h </w:delInstrText>
              </w:r>
              <w:r w:rsidDel="005C75AD">
                <w:fldChar w:fldCharType="separate"/>
              </w:r>
              <w:r w:rsidR="00BD7547" w:rsidDel="005C75AD">
                <w:delText>5.54</w:delText>
              </w:r>
              <w:r w:rsidDel="005C75AD">
                <w:fldChar w:fldCharType="end"/>
              </w:r>
              <w:r w:rsidDel="005C75AD">
                <w:delText xml:space="preserve"> </w:delText>
              </w:r>
              <w:r w:rsidDel="005C75AD">
                <w:fldChar w:fldCharType="begin"/>
              </w:r>
              <w:r w:rsidDel="005C75AD">
                <w:delInstrText xml:space="preserve"> REF _Ref455391046 \h </w:delInstrText>
              </w:r>
              <w:r w:rsidDel="005C75AD">
                <w:fldChar w:fldCharType="separate"/>
              </w:r>
              <w:r w:rsidR="00BD7547" w:rsidDel="005C75AD">
                <w:delText xml:space="preserve">*PSRDBS </w:delText>
              </w:r>
              <w:r w:rsidR="00BD7547" w:rsidRPr="00AE67EA" w:rsidDel="005C75AD">
                <w:delText xml:space="preserve">Command: </w:delText>
              </w:r>
              <w:r w:rsidR="00BD7547" w:rsidDel="005C75AD">
                <w:delText>Change Frequency Band</w:delText>
              </w:r>
              <w:r w:rsidDel="005C75AD">
                <w:fldChar w:fldCharType="end"/>
              </w:r>
            </w:del>
          </w:p>
        </w:tc>
      </w:tr>
      <w:tr w:rsidR="00BF284E" w:rsidRPr="00844859" w:rsidDel="005C75AD" w14:paraId="49656D1F" w14:textId="71D03FE2" w:rsidTr="00633308">
        <w:trPr>
          <w:del w:id="132" w:author="Alban Roche" w:date="2017-08-02T14:33:00Z"/>
        </w:trPr>
        <w:tc>
          <w:tcPr>
            <w:tcW w:w="525" w:type="pct"/>
            <w:vMerge w:val="restart"/>
          </w:tcPr>
          <w:p w14:paraId="22542C84" w14:textId="2D542599" w:rsidR="00BF284E" w:rsidDel="005C75AD" w:rsidRDefault="00BF284E" w:rsidP="001B2A26">
            <w:pPr>
              <w:pStyle w:val="TableBody"/>
              <w:rPr>
                <w:del w:id="133" w:author="Alban Roche" w:date="2017-08-02T14:33:00Z"/>
              </w:rPr>
            </w:pPr>
            <w:del w:id="134" w:author="Alban Roche" w:date="2017-08-02T14:33:00Z">
              <w:r w:rsidDel="005C75AD">
                <w:delText>3.0</w:delText>
              </w:r>
            </w:del>
          </w:p>
        </w:tc>
        <w:tc>
          <w:tcPr>
            <w:tcW w:w="1069" w:type="pct"/>
            <w:vMerge w:val="restart"/>
          </w:tcPr>
          <w:p w14:paraId="123C758F" w14:textId="143704E1" w:rsidR="00BF284E" w:rsidDel="005C75AD" w:rsidRDefault="00BF284E" w:rsidP="001B2A26">
            <w:pPr>
              <w:pStyle w:val="TableBody"/>
              <w:rPr>
                <w:del w:id="135" w:author="Alban Roche" w:date="2017-08-02T14:33:00Z"/>
              </w:rPr>
            </w:pPr>
            <w:del w:id="136" w:author="Alban Roche" w:date="2017-08-02T14:33:00Z">
              <w:r w:rsidDel="005C75AD">
                <w:delText>August 11, 2016</w:delText>
              </w:r>
            </w:del>
          </w:p>
        </w:tc>
        <w:tc>
          <w:tcPr>
            <w:tcW w:w="3406" w:type="pct"/>
          </w:tcPr>
          <w:p w14:paraId="29455842" w14:textId="5AEB30C5" w:rsidR="00BF284E" w:rsidDel="005C75AD" w:rsidRDefault="00BF284E" w:rsidP="001B2A26">
            <w:pPr>
              <w:pStyle w:val="TableBody"/>
              <w:rPr>
                <w:del w:id="137" w:author="Alban Roche" w:date="2017-08-02T14:33:00Z"/>
              </w:rPr>
            </w:pPr>
            <w:del w:id="138" w:author="Alban Roche" w:date="2017-08-02T14:33:00Z">
              <w:r w:rsidDel="005C75AD">
                <w:delText>Added:</w:delText>
              </w:r>
            </w:del>
          </w:p>
          <w:p w14:paraId="6457A135" w14:textId="7C55B93F" w:rsidR="00BF284E" w:rsidDel="005C75AD" w:rsidRDefault="00BF284E" w:rsidP="0059466D">
            <w:pPr>
              <w:pStyle w:val="TableBody"/>
              <w:numPr>
                <w:ilvl w:val="0"/>
                <w:numId w:val="19"/>
              </w:numPr>
              <w:rPr>
                <w:del w:id="139" w:author="Alban Roche" w:date="2017-08-02T14:33:00Z"/>
              </w:rPr>
            </w:pPr>
            <w:del w:id="140" w:author="Alban Roche" w:date="2017-08-02T14:33:00Z">
              <w:r w:rsidDel="005C75AD">
                <w:fldChar w:fldCharType="begin"/>
              </w:r>
              <w:r w:rsidDel="005C75AD">
                <w:delInstrText xml:space="preserve"> REF _Ref458763672 \w \h </w:delInstrText>
              </w:r>
              <w:r w:rsidDel="005C75AD">
                <w:fldChar w:fldCharType="separate"/>
              </w:r>
              <w:r w:rsidR="00BD7547" w:rsidDel="005C75AD">
                <w:delText>5.55</w:delText>
              </w:r>
              <w:r w:rsidDel="005C75AD">
                <w:fldChar w:fldCharType="end"/>
              </w:r>
              <w:r w:rsidDel="005C75AD">
                <w:delText xml:space="preserve"> </w:delText>
              </w:r>
              <w:r w:rsidDel="005C75AD">
                <w:fldChar w:fldCharType="begin"/>
              </w:r>
              <w:r w:rsidDel="005C75AD">
                <w:delInstrText xml:space="preserve"> REF _Ref458763673 \h </w:delInstrText>
              </w:r>
              <w:r w:rsidDel="005C75AD">
                <w:fldChar w:fldCharType="separate"/>
              </w:r>
              <w:r w:rsidR="00BD7547" w:rsidDel="005C75AD">
                <w:delText xml:space="preserve">+CMEC </w:delText>
              </w:r>
              <w:r w:rsidR="00BD7547" w:rsidRPr="00AE67EA" w:rsidDel="005C75AD">
                <w:delText xml:space="preserve">Command: </w:delText>
              </w:r>
              <w:r w:rsidR="00BD7547" w:rsidDel="005C75AD">
                <w:delText>Mobile Equipment Control Mode</w:delText>
              </w:r>
              <w:r w:rsidDel="005C75AD">
                <w:fldChar w:fldCharType="end"/>
              </w:r>
            </w:del>
          </w:p>
          <w:p w14:paraId="10D0682A" w14:textId="1FFCC87F" w:rsidR="00BF284E" w:rsidDel="005C75AD" w:rsidRDefault="00BF284E" w:rsidP="0059466D">
            <w:pPr>
              <w:pStyle w:val="TableBody"/>
              <w:numPr>
                <w:ilvl w:val="0"/>
                <w:numId w:val="19"/>
              </w:numPr>
              <w:rPr>
                <w:del w:id="141" w:author="Alban Roche" w:date="2017-08-02T14:33:00Z"/>
              </w:rPr>
            </w:pPr>
            <w:del w:id="142" w:author="Alban Roche" w:date="2017-08-02T14:33:00Z">
              <w:r w:rsidDel="005C75AD">
                <w:fldChar w:fldCharType="begin"/>
              </w:r>
              <w:r w:rsidDel="005C75AD">
                <w:delInstrText xml:space="preserve"> REF _Ref458763674 \w \h </w:delInstrText>
              </w:r>
              <w:r w:rsidDel="005C75AD">
                <w:fldChar w:fldCharType="separate"/>
              </w:r>
              <w:r w:rsidR="00BD7547" w:rsidDel="005C75AD">
                <w:delText>5.56</w:delText>
              </w:r>
              <w:r w:rsidDel="005C75AD">
                <w:fldChar w:fldCharType="end"/>
              </w:r>
              <w:r w:rsidDel="005C75AD">
                <w:delText xml:space="preserve"> </w:delText>
              </w:r>
              <w:r w:rsidDel="005C75AD">
                <w:fldChar w:fldCharType="begin"/>
              </w:r>
              <w:r w:rsidDel="005C75AD">
                <w:delInstrText xml:space="preserve"> REF _Ref458763675 \h </w:delInstrText>
              </w:r>
              <w:r w:rsidDel="005C75AD">
                <w:fldChar w:fldCharType="separate"/>
              </w:r>
              <w:r w:rsidR="00BD7547" w:rsidDel="005C75AD">
                <w:delText xml:space="preserve">+CPOF </w:delText>
              </w:r>
              <w:r w:rsidR="00BD7547" w:rsidRPr="00AE67EA" w:rsidDel="005C75AD">
                <w:delText xml:space="preserve">Command: </w:delText>
              </w:r>
              <w:r w:rsidR="00BD7547" w:rsidDel="005C75AD">
                <w:delText>Power Off</w:delText>
              </w:r>
              <w:r w:rsidDel="005C75AD">
                <w:fldChar w:fldCharType="end"/>
              </w:r>
            </w:del>
          </w:p>
          <w:p w14:paraId="2638DB0B" w14:textId="05AF8FAA" w:rsidR="00BF284E" w:rsidDel="005C75AD" w:rsidRDefault="00BF284E" w:rsidP="0059466D">
            <w:pPr>
              <w:pStyle w:val="TableBody"/>
              <w:numPr>
                <w:ilvl w:val="0"/>
                <w:numId w:val="19"/>
              </w:numPr>
              <w:rPr>
                <w:del w:id="143" w:author="Alban Roche" w:date="2017-08-02T14:33:00Z"/>
              </w:rPr>
            </w:pPr>
            <w:del w:id="144" w:author="Alban Roche" w:date="2017-08-02T14:33:00Z">
              <w:r w:rsidDel="005C75AD">
                <w:fldChar w:fldCharType="begin"/>
              </w:r>
              <w:r w:rsidDel="005C75AD">
                <w:delInstrText xml:space="preserve"> REF _Ref458763676 \w \h </w:delInstrText>
              </w:r>
              <w:r w:rsidDel="005C75AD">
                <w:fldChar w:fldCharType="separate"/>
              </w:r>
              <w:r w:rsidR="00BD7547" w:rsidDel="005C75AD">
                <w:delText>5.57</w:delText>
              </w:r>
              <w:r w:rsidDel="005C75AD">
                <w:fldChar w:fldCharType="end"/>
              </w:r>
              <w:r w:rsidDel="005C75AD">
                <w:delText xml:space="preserve"> </w:delText>
              </w:r>
              <w:r w:rsidDel="005C75AD">
                <w:fldChar w:fldCharType="begin"/>
              </w:r>
              <w:r w:rsidDel="005C75AD">
                <w:delInstrText xml:space="preserve"> REF _Ref458763677 \h </w:delInstrText>
              </w:r>
              <w:r w:rsidDel="005C75AD">
                <w:fldChar w:fldCharType="separate"/>
              </w:r>
              <w:r w:rsidR="00BD7547" w:rsidDel="005C75AD">
                <w:delText xml:space="preserve">+KGSMAD </w:delText>
              </w:r>
              <w:r w:rsidR="00BD7547" w:rsidRPr="00AE67EA" w:rsidDel="005C75AD">
                <w:delText xml:space="preserve">Command: </w:delText>
              </w:r>
              <w:r w:rsidR="00BD7547" w:rsidDel="005C75AD">
                <w:delText>GSM/LTE Antenna Detection</w:delText>
              </w:r>
              <w:r w:rsidDel="005C75AD">
                <w:fldChar w:fldCharType="end"/>
              </w:r>
            </w:del>
          </w:p>
          <w:p w14:paraId="6E37E8EB" w14:textId="66108DBD" w:rsidR="00BF284E" w:rsidDel="005C75AD" w:rsidRDefault="00BF284E" w:rsidP="0059466D">
            <w:pPr>
              <w:pStyle w:val="TableBody"/>
              <w:numPr>
                <w:ilvl w:val="0"/>
                <w:numId w:val="19"/>
              </w:numPr>
              <w:rPr>
                <w:del w:id="145" w:author="Alban Roche" w:date="2017-08-02T14:33:00Z"/>
              </w:rPr>
            </w:pPr>
            <w:del w:id="146" w:author="Alban Roche" w:date="2017-08-02T14:33:00Z">
              <w:r w:rsidDel="005C75AD">
                <w:fldChar w:fldCharType="begin"/>
              </w:r>
              <w:r w:rsidDel="005C75AD">
                <w:delInstrText xml:space="preserve"> REF _Ref458763678 \w \h </w:delInstrText>
              </w:r>
              <w:r w:rsidDel="005C75AD">
                <w:fldChar w:fldCharType="separate"/>
              </w:r>
              <w:r w:rsidR="00BD7547" w:rsidDel="005C75AD">
                <w:delText>5.58</w:delText>
              </w:r>
              <w:r w:rsidDel="005C75AD">
                <w:fldChar w:fldCharType="end"/>
              </w:r>
              <w:r w:rsidDel="005C75AD">
                <w:delText xml:space="preserve"> </w:delText>
              </w:r>
              <w:r w:rsidDel="005C75AD">
                <w:fldChar w:fldCharType="begin"/>
              </w:r>
              <w:r w:rsidDel="005C75AD">
                <w:delInstrText xml:space="preserve"> REF _Ref458763679 \h </w:delInstrText>
              </w:r>
              <w:r w:rsidDel="005C75AD">
                <w:fldChar w:fldCharType="separate"/>
              </w:r>
              <w:r w:rsidR="00BD7547" w:rsidDel="005C75AD">
                <w:delText xml:space="preserve">+KSREP </w:delText>
              </w:r>
              <w:r w:rsidR="00BD7547" w:rsidRPr="00AE67EA" w:rsidDel="005C75AD">
                <w:delText xml:space="preserve">Command: </w:delText>
              </w:r>
              <w:r w:rsidR="00BD7547" w:rsidDel="005C75AD">
                <w:delText>Mobile Start-up Reporting</w:delText>
              </w:r>
              <w:r w:rsidDel="005C75AD">
                <w:fldChar w:fldCharType="end"/>
              </w:r>
            </w:del>
          </w:p>
          <w:p w14:paraId="71EF7ADA" w14:textId="48D93681" w:rsidR="00BF284E" w:rsidDel="005C75AD" w:rsidRDefault="00BF284E" w:rsidP="0059466D">
            <w:pPr>
              <w:pStyle w:val="TableBody"/>
              <w:numPr>
                <w:ilvl w:val="0"/>
                <w:numId w:val="19"/>
              </w:numPr>
              <w:rPr>
                <w:del w:id="147" w:author="Alban Roche" w:date="2017-08-02T14:33:00Z"/>
              </w:rPr>
            </w:pPr>
            <w:del w:id="148" w:author="Alban Roche" w:date="2017-08-02T14:33:00Z">
              <w:r w:rsidDel="005C75AD">
                <w:fldChar w:fldCharType="begin"/>
              </w:r>
              <w:r w:rsidDel="005C75AD">
                <w:delInstrText xml:space="preserve"> REF _Ref458763680 \w \h </w:delInstrText>
              </w:r>
              <w:r w:rsidDel="005C75AD">
                <w:fldChar w:fldCharType="separate"/>
              </w:r>
              <w:r w:rsidR="00BD7547" w:rsidDel="005C75AD">
                <w:delText>5.59</w:delText>
              </w:r>
              <w:r w:rsidDel="005C75AD">
                <w:fldChar w:fldCharType="end"/>
              </w:r>
              <w:r w:rsidDel="005C75AD">
                <w:delText xml:space="preserve"> </w:delText>
              </w:r>
              <w:r w:rsidDel="005C75AD">
                <w:fldChar w:fldCharType="begin"/>
              </w:r>
              <w:r w:rsidDel="005C75AD">
                <w:delInstrText xml:space="preserve"> REF _Ref458763681 \h </w:delInstrText>
              </w:r>
              <w:r w:rsidDel="005C75AD">
                <w:fldChar w:fldCharType="separate"/>
              </w:r>
              <w:r w:rsidR="00BD7547" w:rsidRPr="00F52E7F" w:rsidDel="005C75AD">
                <w:delText>+WMANTSEL Command: Select Main / Diversity Antenna for LTE</w:delText>
              </w:r>
              <w:r w:rsidDel="005C75AD">
                <w:fldChar w:fldCharType="end"/>
              </w:r>
            </w:del>
          </w:p>
          <w:p w14:paraId="293A731B" w14:textId="70D5EB9A" w:rsidR="00BF284E" w:rsidDel="005C75AD" w:rsidRDefault="00BF284E" w:rsidP="0059466D">
            <w:pPr>
              <w:pStyle w:val="TableBody"/>
              <w:numPr>
                <w:ilvl w:val="0"/>
                <w:numId w:val="19"/>
              </w:numPr>
              <w:rPr>
                <w:del w:id="149" w:author="Alban Roche" w:date="2017-08-02T14:33:00Z"/>
              </w:rPr>
            </w:pPr>
            <w:del w:id="150" w:author="Alban Roche" w:date="2017-08-02T14:33:00Z">
              <w:r w:rsidDel="005C75AD">
                <w:fldChar w:fldCharType="begin"/>
              </w:r>
              <w:r w:rsidDel="005C75AD">
                <w:delInstrText xml:space="preserve"> REF _Ref458763682 \w \h </w:delInstrText>
              </w:r>
              <w:r w:rsidDel="005C75AD">
                <w:fldChar w:fldCharType="separate"/>
              </w:r>
              <w:r w:rsidR="00BD7547" w:rsidDel="005C75AD">
                <w:delText>12.9</w:delText>
              </w:r>
              <w:r w:rsidDel="005C75AD">
                <w:fldChar w:fldCharType="end"/>
              </w:r>
              <w:r w:rsidDel="005C75AD">
                <w:delText xml:space="preserve"> </w:delText>
              </w:r>
              <w:r w:rsidDel="005C75AD">
                <w:fldChar w:fldCharType="begin"/>
              </w:r>
              <w:r w:rsidDel="005C75AD">
                <w:delInstrText xml:space="preserve"> REF _Ref458763683 \h </w:delInstrText>
              </w:r>
              <w:r w:rsidDel="005C75AD">
                <w:fldChar w:fldCharType="separate"/>
              </w:r>
              <w:r w:rsidR="00BD7547" w:rsidDel="005C75AD">
                <w:delText>SSL Configuration</w:delText>
              </w:r>
              <w:r w:rsidDel="005C75AD">
                <w:fldChar w:fldCharType="end"/>
              </w:r>
            </w:del>
          </w:p>
          <w:p w14:paraId="3476B75E" w14:textId="309F7ECD" w:rsidR="00BF284E" w:rsidDel="005C75AD" w:rsidRDefault="00BF284E" w:rsidP="0059466D">
            <w:pPr>
              <w:pStyle w:val="TableBody"/>
              <w:numPr>
                <w:ilvl w:val="0"/>
                <w:numId w:val="19"/>
              </w:numPr>
              <w:rPr>
                <w:del w:id="151" w:author="Alban Roche" w:date="2017-08-02T14:33:00Z"/>
              </w:rPr>
            </w:pPr>
            <w:del w:id="152" w:author="Alban Roche" w:date="2017-08-02T14:33:00Z">
              <w:r w:rsidDel="005C75AD">
                <w:fldChar w:fldCharType="begin"/>
              </w:r>
              <w:r w:rsidDel="005C75AD">
                <w:delInstrText xml:space="preserve"> REF _Ref458763684 \w \h </w:delInstrText>
              </w:r>
              <w:r w:rsidDel="005C75AD">
                <w:fldChar w:fldCharType="separate"/>
              </w:r>
              <w:r w:rsidR="00BD7547" w:rsidDel="005C75AD">
                <w:delText>17</w:delText>
              </w:r>
              <w:r w:rsidDel="005C75AD">
                <w:fldChar w:fldCharType="end"/>
              </w:r>
              <w:r w:rsidDel="005C75AD">
                <w:delText xml:space="preserve"> </w:delText>
              </w:r>
              <w:r w:rsidDel="005C75AD">
                <w:fldChar w:fldCharType="begin"/>
              </w:r>
              <w:r w:rsidDel="005C75AD">
                <w:delInstrText xml:space="preserve"> REF _Ref458763685 \h </w:delInstrText>
              </w:r>
              <w:r w:rsidDel="005C75AD">
                <w:fldChar w:fldCharType="separate"/>
              </w:r>
              <w:r w:rsidR="00BD7547" w:rsidDel="005C75AD">
                <w:delText>M2M Service Optimization Commands</w:delText>
              </w:r>
              <w:r w:rsidDel="005C75AD">
                <w:fldChar w:fldCharType="end"/>
              </w:r>
            </w:del>
          </w:p>
        </w:tc>
      </w:tr>
      <w:tr w:rsidR="00BF284E" w:rsidRPr="00844859" w:rsidDel="005C75AD" w14:paraId="4E9EAC51" w14:textId="3BCC95E6" w:rsidTr="00633308">
        <w:trPr>
          <w:del w:id="153" w:author="Alban Roche" w:date="2017-08-02T14:33:00Z"/>
        </w:trPr>
        <w:tc>
          <w:tcPr>
            <w:tcW w:w="525" w:type="pct"/>
            <w:vMerge/>
          </w:tcPr>
          <w:p w14:paraId="0BC27B3E" w14:textId="5D2FB0E5" w:rsidR="00BF284E" w:rsidDel="005C75AD" w:rsidRDefault="00BF284E" w:rsidP="001B2A26">
            <w:pPr>
              <w:pStyle w:val="TableBody"/>
              <w:rPr>
                <w:del w:id="154" w:author="Alban Roche" w:date="2017-08-02T14:33:00Z"/>
              </w:rPr>
            </w:pPr>
          </w:p>
        </w:tc>
        <w:tc>
          <w:tcPr>
            <w:tcW w:w="1069" w:type="pct"/>
            <w:vMerge/>
          </w:tcPr>
          <w:p w14:paraId="3EFEB64A" w14:textId="09A21B55" w:rsidR="00BF284E" w:rsidDel="005C75AD" w:rsidRDefault="00BF284E" w:rsidP="001B2A26">
            <w:pPr>
              <w:pStyle w:val="TableBody"/>
              <w:rPr>
                <w:del w:id="155" w:author="Alban Roche" w:date="2017-08-02T14:33:00Z"/>
              </w:rPr>
            </w:pPr>
          </w:p>
        </w:tc>
        <w:tc>
          <w:tcPr>
            <w:tcW w:w="3406" w:type="pct"/>
          </w:tcPr>
          <w:p w14:paraId="384575BE" w14:textId="202255B8" w:rsidR="00BF284E" w:rsidDel="005C75AD" w:rsidRDefault="00BF284E" w:rsidP="001B2A26">
            <w:pPr>
              <w:pStyle w:val="TableBody"/>
              <w:rPr>
                <w:del w:id="156" w:author="Alban Roche" w:date="2017-08-02T14:33:00Z"/>
              </w:rPr>
            </w:pPr>
            <w:del w:id="157" w:author="Alban Roche" w:date="2017-08-02T14:33:00Z">
              <w:r w:rsidDel="005C75AD">
                <w:delText>Updated:</w:delText>
              </w:r>
            </w:del>
          </w:p>
          <w:commentRangeStart w:id="158"/>
          <w:p w14:paraId="5BC2DD74" w14:textId="6B18B316" w:rsidR="00BF284E" w:rsidDel="005C75AD" w:rsidRDefault="00BF284E" w:rsidP="0059466D">
            <w:pPr>
              <w:pStyle w:val="TableBody"/>
              <w:numPr>
                <w:ilvl w:val="0"/>
                <w:numId w:val="19"/>
              </w:numPr>
              <w:rPr>
                <w:del w:id="159" w:author="Alban Roche" w:date="2017-08-02T14:33:00Z"/>
              </w:rPr>
            </w:pPr>
            <w:del w:id="160" w:author="Alban Roche" w:date="2017-08-02T14:33:00Z">
              <w:r w:rsidDel="005C75AD">
                <w:fldChar w:fldCharType="begin"/>
              </w:r>
              <w:r w:rsidDel="005C75AD">
                <w:delInstrText xml:space="preserve"> REF _Ref458763686 \w \h </w:delInstrText>
              </w:r>
              <w:r w:rsidDel="005C75AD">
                <w:fldChar w:fldCharType="separate"/>
              </w:r>
              <w:r w:rsidR="00BD7547" w:rsidDel="005C75AD">
                <w:delText>5.4</w:delText>
              </w:r>
              <w:r w:rsidDel="005C75AD">
                <w:fldChar w:fldCharType="end"/>
              </w:r>
              <w:r w:rsidDel="005C75AD">
                <w:delText xml:space="preserve"> </w:delText>
              </w:r>
              <w:r w:rsidDel="005C75AD">
                <w:fldChar w:fldCharType="begin"/>
              </w:r>
              <w:r w:rsidDel="005C75AD">
                <w:delInstrText xml:space="preserve"> REF _Ref458763687 \h </w:delInstrText>
              </w:r>
              <w:r w:rsidDel="005C75AD">
                <w:fldChar w:fldCharType="separate"/>
              </w:r>
              <w:r w:rsidR="00BD7547" w:rsidRPr="00671C8B" w:rsidDel="005C75AD">
                <w:delText>+CIND Command: Indicator Control</w:delText>
              </w:r>
              <w:r w:rsidDel="005C75AD">
                <w:fldChar w:fldCharType="end"/>
              </w:r>
              <w:commentRangeEnd w:id="158"/>
              <w:r w:rsidDel="005C75AD">
                <w:rPr>
                  <w:rStyle w:val="CommentReference"/>
                  <w:rFonts w:ascii="Verdana" w:hAnsi="Verdana" w:cs="Times New Roman"/>
                  <w:lang w:eastAsia="en-US"/>
                </w:rPr>
                <w:commentReference w:id="158"/>
              </w:r>
            </w:del>
          </w:p>
          <w:commentRangeStart w:id="161"/>
          <w:p w14:paraId="5DB68667" w14:textId="7537E73D" w:rsidR="00BF284E" w:rsidDel="005C75AD" w:rsidRDefault="00BF284E" w:rsidP="0059466D">
            <w:pPr>
              <w:pStyle w:val="TableBody"/>
              <w:numPr>
                <w:ilvl w:val="0"/>
                <w:numId w:val="19"/>
              </w:numPr>
              <w:rPr>
                <w:del w:id="162" w:author="Alban Roche" w:date="2017-08-02T14:33:00Z"/>
              </w:rPr>
            </w:pPr>
            <w:del w:id="163" w:author="Alban Roche" w:date="2017-08-02T14:33:00Z">
              <w:r w:rsidDel="005C75AD">
                <w:fldChar w:fldCharType="begin"/>
              </w:r>
              <w:r w:rsidDel="005C75AD">
                <w:delInstrText xml:space="preserve"> REF _Ref458763688 \w \h </w:delInstrText>
              </w:r>
              <w:r w:rsidDel="005C75AD">
                <w:fldChar w:fldCharType="separate"/>
              </w:r>
              <w:r w:rsidR="00BD7547" w:rsidDel="005C75AD">
                <w:delText>5.7</w:delText>
              </w:r>
              <w:r w:rsidDel="005C75AD">
                <w:fldChar w:fldCharType="end"/>
              </w:r>
              <w:r w:rsidDel="005C75AD">
                <w:delText xml:space="preserve"> </w:delText>
              </w:r>
              <w:r w:rsidDel="005C75AD">
                <w:fldChar w:fldCharType="begin"/>
              </w:r>
              <w:r w:rsidDel="005C75AD">
                <w:delInstrText xml:space="preserve"> REF _Ref458763689 \h </w:delInstrText>
              </w:r>
              <w:r w:rsidDel="005C75AD">
                <w:fldChar w:fldCharType="separate"/>
              </w:r>
              <w:r w:rsidR="00BD7547" w:rsidRPr="00671C8B" w:rsidDel="005C75AD">
                <w:delText>+CMER Command: Mobile Equipment Event Reporting</w:delText>
              </w:r>
              <w:r w:rsidDel="005C75AD">
                <w:fldChar w:fldCharType="end"/>
              </w:r>
              <w:commentRangeEnd w:id="161"/>
              <w:r w:rsidDel="005C75AD">
                <w:rPr>
                  <w:rStyle w:val="CommentReference"/>
                  <w:rFonts w:ascii="Verdana" w:hAnsi="Verdana" w:cs="Times New Roman"/>
                  <w:lang w:eastAsia="en-US"/>
                </w:rPr>
                <w:commentReference w:id="161"/>
              </w:r>
            </w:del>
          </w:p>
          <w:commentRangeStart w:id="164"/>
          <w:p w14:paraId="3E4F0066" w14:textId="4993C472" w:rsidR="00BF284E" w:rsidDel="005C75AD" w:rsidRDefault="00BF284E" w:rsidP="0059466D">
            <w:pPr>
              <w:pStyle w:val="TableBody"/>
              <w:numPr>
                <w:ilvl w:val="0"/>
                <w:numId w:val="19"/>
              </w:numPr>
              <w:rPr>
                <w:del w:id="165" w:author="Alban Roche" w:date="2017-08-02T14:33:00Z"/>
              </w:rPr>
            </w:pPr>
            <w:del w:id="166" w:author="Alban Roche" w:date="2017-08-02T14:33:00Z">
              <w:r w:rsidDel="005C75AD">
                <w:fldChar w:fldCharType="begin"/>
              </w:r>
              <w:r w:rsidDel="005C75AD">
                <w:delInstrText xml:space="preserve"> REF _Ref458763690 \w \h </w:delInstrText>
              </w:r>
              <w:r w:rsidDel="005C75AD">
                <w:fldChar w:fldCharType="separate"/>
              </w:r>
              <w:r w:rsidR="00BD7547" w:rsidDel="005C75AD">
                <w:delText>5.51</w:delText>
              </w:r>
              <w:r w:rsidDel="005C75AD">
                <w:fldChar w:fldCharType="end"/>
              </w:r>
              <w:r w:rsidDel="005C75AD">
                <w:delText xml:space="preserve"> </w:delText>
              </w:r>
              <w:r w:rsidDel="005C75AD">
                <w:fldChar w:fldCharType="begin"/>
              </w:r>
              <w:r w:rsidDel="005C75AD">
                <w:delInstrText xml:space="preserve"> REF _Ref458763691 \h </w:delInstrText>
              </w:r>
              <w:r w:rsidDel="005C75AD">
                <w:fldChar w:fldCharType="separate"/>
              </w:r>
              <w:r w:rsidR="00BD7547" w:rsidDel="005C75AD">
                <w:delText xml:space="preserve">+KLTEPARAM </w:delText>
              </w:r>
              <w:r w:rsidR="00BD7547" w:rsidRPr="00AE67EA" w:rsidDel="005C75AD">
                <w:delText xml:space="preserve">Command: </w:delText>
              </w:r>
              <w:r w:rsidR="00BD7547" w:rsidDel="005C75AD">
                <w:delText>LTE Parameters</w:delText>
              </w:r>
              <w:r w:rsidDel="005C75AD">
                <w:fldChar w:fldCharType="end"/>
              </w:r>
              <w:commentRangeEnd w:id="164"/>
              <w:r w:rsidDel="005C75AD">
                <w:rPr>
                  <w:rStyle w:val="CommentReference"/>
                  <w:rFonts w:ascii="Verdana" w:hAnsi="Verdana" w:cs="Times New Roman"/>
                  <w:lang w:eastAsia="en-US"/>
                </w:rPr>
                <w:commentReference w:id="164"/>
              </w:r>
            </w:del>
          </w:p>
          <w:p w14:paraId="77CF20DE" w14:textId="706DF325" w:rsidR="00BF284E" w:rsidDel="005C75AD" w:rsidRDefault="00BF284E" w:rsidP="0059466D">
            <w:pPr>
              <w:pStyle w:val="TableBody"/>
              <w:numPr>
                <w:ilvl w:val="0"/>
                <w:numId w:val="19"/>
              </w:numPr>
              <w:rPr>
                <w:del w:id="167" w:author="Alban Roche" w:date="2017-08-02T14:33:00Z"/>
              </w:rPr>
            </w:pPr>
            <w:del w:id="168" w:author="Alban Roche" w:date="2017-08-02T14:33:00Z">
              <w:r w:rsidDel="005C75AD">
                <w:fldChar w:fldCharType="begin"/>
              </w:r>
              <w:r w:rsidDel="005C75AD">
                <w:delInstrText xml:space="preserve"> REF _Ref458763692 \w \h </w:delInstrText>
              </w:r>
              <w:r w:rsidDel="005C75AD">
                <w:fldChar w:fldCharType="separate"/>
              </w:r>
              <w:r w:rsidR="00BD7547" w:rsidDel="005C75AD">
                <w:delText>12.10.1</w:delText>
              </w:r>
              <w:r w:rsidDel="005C75AD">
                <w:fldChar w:fldCharType="end"/>
              </w:r>
              <w:r w:rsidDel="005C75AD">
                <w:delText xml:space="preserve"> </w:delText>
              </w:r>
              <w:r w:rsidDel="005C75AD">
                <w:fldChar w:fldCharType="begin"/>
              </w:r>
              <w:r w:rsidDel="005C75AD">
                <w:delInstrText xml:space="preserve"> REF _Ref458763693 \h </w:delInstrText>
              </w:r>
              <w:r w:rsidDel="005C75AD">
                <w:fldChar w:fldCharType="separate"/>
              </w:r>
              <w:r w:rsidR="00BD7547" w:rsidRPr="00671C8B" w:rsidDel="005C75AD">
                <w:delText>+KTCPCFG Command: TCP Connection Configuration</w:delText>
              </w:r>
              <w:r w:rsidDel="005C75AD">
                <w:fldChar w:fldCharType="end"/>
              </w:r>
            </w:del>
          </w:p>
          <w:p w14:paraId="4CA41AA3" w14:textId="1C1063AD" w:rsidR="00BF284E" w:rsidDel="005C75AD" w:rsidRDefault="00BF284E" w:rsidP="001B2A26">
            <w:pPr>
              <w:pStyle w:val="TableBody"/>
              <w:rPr>
                <w:del w:id="169" w:author="Alban Roche" w:date="2017-08-02T14:33:00Z"/>
              </w:rPr>
            </w:pPr>
            <w:del w:id="170" w:author="Alban Roche" w:date="2017-08-02T14:33:00Z">
              <w:r w:rsidDel="005C75AD">
                <w:fldChar w:fldCharType="begin"/>
              </w:r>
              <w:r w:rsidDel="005C75AD">
                <w:delInstrText xml:space="preserve"> REF _Ref458763694 \w \h </w:delInstrText>
              </w:r>
              <w:r w:rsidDel="005C75AD">
                <w:fldChar w:fldCharType="separate"/>
              </w:r>
              <w:r w:rsidR="00BD7547" w:rsidDel="005C75AD">
                <w:delText>12.13.1</w:delText>
              </w:r>
              <w:r w:rsidDel="005C75AD">
                <w:fldChar w:fldCharType="end"/>
              </w:r>
              <w:r w:rsidDel="005C75AD">
                <w:delText xml:space="preserve"> </w:delText>
              </w:r>
              <w:r w:rsidDel="005C75AD">
                <w:fldChar w:fldCharType="begin"/>
              </w:r>
              <w:r w:rsidDel="005C75AD">
                <w:delInstrText xml:space="preserve"> REF _Ref458763695 \h </w:delInstrText>
              </w:r>
              <w:r w:rsidDel="005C75AD">
                <w:fldChar w:fldCharType="separate"/>
              </w:r>
              <w:r w:rsidR="00BD7547" w:rsidRPr="00671C8B" w:rsidDel="005C75AD">
                <w:delText>+KHTTPCFG Command: HTTP Connection Configuration</w:delText>
              </w:r>
              <w:r w:rsidDel="005C75AD">
                <w:fldChar w:fldCharType="end"/>
              </w:r>
            </w:del>
          </w:p>
        </w:tc>
      </w:tr>
      <w:tr w:rsidR="00BF284E" w:rsidRPr="00844859" w:rsidDel="005C75AD" w14:paraId="178B065C" w14:textId="226B9005" w:rsidTr="00633308">
        <w:trPr>
          <w:del w:id="171" w:author="Alban Roche" w:date="2017-08-02T14:33:00Z"/>
        </w:trPr>
        <w:tc>
          <w:tcPr>
            <w:tcW w:w="525" w:type="pct"/>
            <w:vMerge/>
          </w:tcPr>
          <w:p w14:paraId="52A6720E" w14:textId="329F7F48" w:rsidR="00BF284E" w:rsidDel="005C75AD" w:rsidRDefault="00BF284E" w:rsidP="001B2A26">
            <w:pPr>
              <w:pStyle w:val="TableBody"/>
              <w:rPr>
                <w:del w:id="172" w:author="Alban Roche" w:date="2017-08-02T14:33:00Z"/>
              </w:rPr>
            </w:pPr>
          </w:p>
        </w:tc>
        <w:tc>
          <w:tcPr>
            <w:tcW w:w="1069" w:type="pct"/>
          </w:tcPr>
          <w:p w14:paraId="56727294" w14:textId="3624145F" w:rsidR="00BF284E" w:rsidDel="005C75AD" w:rsidRDefault="00BF284E" w:rsidP="001B2A26">
            <w:pPr>
              <w:pStyle w:val="TableBody"/>
              <w:rPr>
                <w:del w:id="173" w:author="Alban Roche" w:date="2017-08-02T14:33:00Z"/>
              </w:rPr>
            </w:pPr>
            <w:del w:id="174" w:author="Alban Roche" w:date="2017-08-02T14:33:00Z">
              <w:r w:rsidDel="005C75AD">
                <w:delText>August 15, 2016</w:delText>
              </w:r>
            </w:del>
          </w:p>
        </w:tc>
        <w:tc>
          <w:tcPr>
            <w:tcW w:w="3406" w:type="pct"/>
          </w:tcPr>
          <w:p w14:paraId="7FA27C64" w14:textId="5B107BD5" w:rsidR="00BF284E" w:rsidDel="005C75AD" w:rsidRDefault="00BF284E" w:rsidP="001B2A26">
            <w:pPr>
              <w:pStyle w:val="TableBody"/>
              <w:rPr>
                <w:del w:id="175" w:author="Alban Roche" w:date="2017-08-02T14:33:00Z"/>
              </w:rPr>
            </w:pPr>
            <w:del w:id="176" w:author="Alban Roche" w:date="2017-08-02T14:33:00Z">
              <w:r w:rsidDel="005C75AD">
                <w:delText xml:space="preserve">Updated </w:delText>
              </w:r>
              <w:r w:rsidDel="005C75AD">
                <w:fldChar w:fldCharType="begin"/>
              </w:r>
              <w:r w:rsidDel="005C75AD">
                <w:delInstrText xml:space="preserve"> REF _Ref459025164 \w \h </w:delInstrText>
              </w:r>
              <w:r w:rsidDel="005C75AD">
                <w:fldChar w:fldCharType="separate"/>
              </w:r>
              <w:r w:rsidR="00BD7547" w:rsidDel="005C75AD">
                <w:delText>6.8</w:delText>
              </w:r>
              <w:r w:rsidDel="005C75AD">
                <w:fldChar w:fldCharType="end"/>
              </w:r>
              <w:r w:rsidDel="005C75AD">
                <w:delText xml:space="preserve"> </w:delText>
              </w:r>
              <w:r w:rsidDel="005C75AD">
                <w:fldChar w:fldCharType="begin"/>
              </w:r>
              <w:r w:rsidDel="005C75AD">
                <w:delInstrText xml:space="preserve"> REF _Ref459025166 \h </w:delInstrText>
              </w:r>
              <w:r w:rsidDel="005C75AD">
                <w:fldChar w:fldCharType="separate"/>
              </w:r>
              <w:r w:rsidR="00BD7547" w:rsidRPr="00671C8B" w:rsidDel="005C75AD">
                <w:delText>+CPOL Command: Preferred PLMN List</w:delText>
              </w:r>
              <w:r w:rsidDel="005C75AD">
                <w:fldChar w:fldCharType="end"/>
              </w:r>
            </w:del>
          </w:p>
        </w:tc>
      </w:tr>
      <w:tr w:rsidR="00BF284E" w:rsidRPr="00844859" w:rsidDel="005C75AD" w14:paraId="1D6A8DB1" w14:textId="64321A07" w:rsidTr="00633308">
        <w:trPr>
          <w:del w:id="177" w:author="Alban Roche" w:date="2017-08-02T14:33:00Z"/>
        </w:trPr>
        <w:tc>
          <w:tcPr>
            <w:tcW w:w="525" w:type="pct"/>
            <w:vMerge/>
          </w:tcPr>
          <w:p w14:paraId="4BB688C0" w14:textId="1380CA0A" w:rsidR="00BF284E" w:rsidDel="005C75AD" w:rsidRDefault="00BF284E" w:rsidP="001B2A26">
            <w:pPr>
              <w:pStyle w:val="TableBody"/>
              <w:rPr>
                <w:del w:id="178" w:author="Alban Roche" w:date="2017-08-02T14:33:00Z"/>
              </w:rPr>
            </w:pPr>
          </w:p>
        </w:tc>
        <w:tc>
          <w:tcPr>
            <w:tcW w:w="1069" w:type="pct"/>
          </w:tcPr>
          <w:p w14:paraId="34A91261" w14:textId="26D27BEC" w:rsidR="00BF284E" w:rsidDel="005C75AD" w:rsidRDefault="00BF284E" w:rsidP="001B2A26">
            <w:pPr>
              <w:pStyle w:val="TableBody"/>
              <w:rPr>
                <w:del w:id="179" w:author="Alban Roche" w:date="2017-08-02T14:33:00Z"/>
              </w:rPr>
            </w:pPr>
            <w:del w:id="180" w:author="Alban Roche" w:date="2017-08-02T14:33:00Z">
              <w:r w:rsidDel="005C75AD">
                <w:delText>September 05, 2016</w:delText>
              </w:r>
            </w:del>
          </w:p>
        </w:tc>
        <w:tc>
          <w:tcPr>
            <w:tcW w:w="3406" w:type="pct"/>
          </w:tcPr>
          <w:p w14:paraId="413A671C" w14:textId="31587858" w:rsidR="00BF284E" w:rsidDel="005C75AD" w:rsidRDefault="00BF284E" w:rsidP="001B2A26">
            <w:pPr>
              <w:pStyle w:val="TableBody"/>
              <w:rPr>
                <w:del w:id="181" w:author="Alban Roche" w:date="2017-08-02T14:33:00Z"/>
              </w:rPr>
            </w:pPr>
            <w:commentRangeStart w:id="182"/>
            <w:del w:id="183" w:author="Alban Roche" w:date="2017-08-02T14:33:00Z">
              <w:r w:rsidDel="005C75AD">
                <w:delText>Removed HL7618 support from</w:delText>
              </w:r>
              <w:commentRangeEnd w:id="182"/>
              <w:r w:rsidDel="005C75AD">
                <w:rPr>
                  <w:rStyle w:val="CommentReference"/>
                  <w:rFonts w:ascii="Verdana" w:hAnsi="Verdana" w:cs="Times New Roman"/>
                  <w:lang w:eastAsia="en-US"/>
                </w:rPr>
                <w:commentReference w:id="182"/>
              </w:r>
              <w:r w:rsidDel="005C75AD">
                <w:delText>:</w:delText>
              </w:r>
            </w:del>
          </w:p>
          <w:p w14:paraId="5DD23517" w14:textId="67CD9E9D" w:rsidR="00BF284E" w:rsidDel="005C75AD" w:rsidRDefault="00BF284E" w:rsidP="0059466D">
            <w:pPr>
              <w:pStyle w:val="TableBody"/>
              <w:numPr>
                <w:ilvl w:val="0"/>
                <w:numId w:val="20"/>
              </w:numPr>
              <w:rPr>
                <w:del w:id="184" w:author="Alban Roche" w:date="2017-08-02T14:33:00Z"/>
              </w:rPr>
            </w:pPr>
            <w:del w:id="185" w:author="Alban Roche" w:date="2017-08-02T14:33:00Z">
              <w:r w:rsidDel="005C75AD">
                <w:fldChar w:fldCharType="begin"/>
              </w:r>
              <w:r w:rsidDel="005C75AD">
                <w:delInstrText xml:space="preserve"> REF _Ref451178189 \w \h </w:delInstrText>
              </w:r>
              <w:r w:rsidDel="005C75AD">
                <w:fldChar w:fldCharType="separate"/>
              </w:r>
              <w:r w:rsidR="00BD7547" w:rsidDel="005C75AD">
                <w:delText>12.14</w:delText>
              </w:r>
              <w:r w:rsidDel="005C75AD">
                <w:fldChar w:fldCharType="end"/>
              </w:r>
              <w:r w:rsidDel="005C75AD">
                <w:delText xml:space="preserve"> </w:delText>
              </w:r>
              <w:r w:rsidDel="005C75AD">
                <w:fldChar w:fldCharType="begin"/>
              </w:r>
              <w:r w:rsidDel="005C75AD">
                <w:delInstrText xml:space="preserve"> REF _Ref451178189 \h </w:delInstrText>
              </w:r>
              <w:r w:rsidDel="005C75AD">
                <w:fldChar w:fldCharType="separate"/>
              </w:r>
              <w:r w:rsidR="00BD7547" w:rsidRPr="00671C8B" w:rsidDel="005C75AD">
                <w:rPr>
                  <w:rFonts w:hint="eastAsia"/>
                </w:rPr>
                <w:delText>HTTPS</w:delText>
              </w:r>
              <w:r w:rsidR="00BD7547" w:rsidRPr="00671C8B" w:rsidDel="005C75AD">
                <w:delText xml:space="preserve"> </w:delText>
              </w:r>
              <w:r w:rsidR="00BD7547" w:rsidRPr="00671C8B" w:rsidDel="005C75AD">
                <w:rPr>
                  <w:rFonts w:hint="eastAsia"/>
                </w:rPr>
                <w:delText>C</w:delText>
              </w:r>
              <w:r w:rsidR="00BD7547" w:rsidRPr="00671C8B" w:rsidDel="005C75AD">
                <w:delText>lient Specific Commands</w:delText>
              </w:r>
              <w:r w:rsidDel="005C75AD">
                <w:fldChar w:fldCharType="end"/>
              </w:r>
            </w:del>
          </w:p>
          <w:p w14:paraId="5532EAE7" w14:textId="22B3BBA3" w:rsidR="00BF284E" w:rsidDel="005C75AD" w:rsidRDefault="00BF284E" w:rsidP="0059466D">
            <w:pPr>
              <w:pStyle w:val="TableBody"/>
              <w:numPr>
                <w:ilvl w:val="0"/>
                <w:numId w:val="20"/>
              </w:numPr>
              <w:rPr>
                <w:del w:id="186" w:author="Alban Roche" w:date="2017-08-02T14:33:00Z"/>
              </w:rPr>
            </w:pPr>
            <w:del w:id="187" w:author="Alban Roche" w:date="2017-08-02T14:33:00Z">
              <w:r w:rsidDel="005C75AD">
                <w:fldChar w:fldCharType="begin"/>
              </w:r>
              <w:r w:rsidDel="005C75AD">
                <w:delInstrText xml:space="preserve"> REF _Ref451178195 \w \h </w:delInstrText>
              </w:r>
              <w:r w:rsidDel="005C75AD">
                <w:fldChar w:fldCharType="separate"/>
              </w:r>
              <w:r w:rsidR="00BD7547" w:rsidDel="005C75AD">
                <w:delText>12.15</w:delText>
              </w:r>
              <w:r w:rsidDel="005C75AD">
                <w:fldChar w:fldCharType="end"/>
              </w:r>
              <w:r w:rsidDel="005C75AD">
                <w:delText xml:space="preserve"> </w:delText>
              </w:r>
              <w:r w:rsidDel="005C75AD">
                <w:fldChar w:fldCharType="begin"/>
              </w:r>
              <w:r w:rsidDel="005C75AD">
                <w:delInstrText xml:space="preserve"> REF _Ref451178195 \h </w:delInstrText>
              </w:r>
              <w:r w:rsidDel="005C75AD">
                <w:fldChar w:fldCharType="separate"/>
              </w:r>
              <w:r w:rsidR="00BD7547" w:rsidRPr="00671C8B" w:rsidDel="005C75AD">
                <w:rPr>
                  <w:rFonts w:hint="eastAsia"/>
                </w:rPr>
                <w:delText>SSL</w:delText>
              </w:r>
              <w:r w:rsidR="00BD7547" w:rsidRPr="00671C8B" w:rsidDel="005C75AD">
                <w:delText xml:space="preserve"> </w:delText>
              </w:r>
              <w:r w:rsidR="00BD7547" w:rsidRPr="00671C8B" w:rsidDel="005C75AD">
                <w:rPr>
                  <w:rFonts w:hint="eastAsia"/>
                </w:rPr>
                <w:delText>Certificate Manager</w:delText>
              </w:r>
              <w:r w:rsidDel="005C75AD">
                <w:fldChar w:fldCharType="end"/>
              </w:r>
            </w:del>
          </w:p>
        </w:tc>
      </w:tr>
      <w:tr w:rsidR="00BF284E" w:rsidRPr="00844859" w:rsidDel="005C75AD" w14:paraId="75418C4B" w14:textId="0F6BEEB5" w:rsidTr="00633308">
        <w:trPr>
          <w:del w:id="188" w:author="Alban Roche" w:date="2017-08-02T14:33:00Z"/>
        </w:trPr>
        <w:tc>
          <w:tcPr>
            <w:tcW w:w="525" w:type="pct"/>
            <w:vMerge/>
          </w:tcPr>
          <w:p w14:paraId="4B404661" w14:textId="711D791F" w:rsidR="00BF284E" w:rsidDel="005C75AD" w:rsidRDefault="00BF284E" w:rsidP="001B2A26">
            <w:pPr>
              <w:pStyle w:val="TableBody"/>
              <w:rPr>
                <w:del w:id="189" w:author="Alban Roche" w:date="2017-08-02T14:33:00Z"/>
              </w:rPr>
            </w:pPr>
          </w:p>
        </w:tc>
        <w:tc>
          <w:tcPr>
            <w:tcW w:w="1069" w:type="pct"/>
          </w:tcPr>
          <w:p w14:paraId="7BD8DFC3" w14:textId="69700E1D" w:rsidR="00BF284E" w:rsidDel="005C75AD" w:rsidRDefault="00BF284E" w:rsidP="001B2A26">
            <w:pPr>
              <w:pStyle w:val="TableBody"/>
              <w:rPr>
                <w:del w:id="190" w:author="Alban Roche" w:date="2017-08-02T14:33:00Z"/>
              </w:rPr>
            </w:pPr>
            <w:del w:id="191" w:author="Alban Roche" w:date="2017-08-02T14:33:00Z">
              <w:r w:rsidDel="005C75AD">
                <w:delText>September 09, 2016</w:delText>
              </w:r>
            </w:del>
          </w:p>
        </w:tc>
        <w:tc>
          <w:tcPr>
            <w:tcW w:w="3406" w:type="pct"/>
          </w:tcPr>
          <w:p w14:paraId="74A7C447" w14:textId="73EEF2D8" w:rsidR="00BF284E" w:rsidDel="005C75AD" w:rsidRDefault="00BF284E" w:rsidP="001B2A26">
            <w:pPr>
              <w:pStyle w:val="TableBody"/>
              <w:rPr>
                <w:del w:id="192" w:author="Alban Roche" w:date="2017-08-02T14:33:00Z"/>
              </w:rPr>
            </w:pPr>
            <w:del w:id="193" w:author="Alban Roche" w:date="2017-08-02T14:33:00Z">
              <w:r w:rsidDel="005C75AD">
                <w:delText>Added:</w:delText>
              </w:r>
            </w:del>
          </w:p>
          <w:p w14:paraId="08FF82B3" w14:textId="7277B0F8" w:rsidR="00BF284E" w:rsidDel="005C75AD" w:rsidRDefault="00BF284E" w:rsidP="0059466D">
            <w:pPr>
              <w:pStyle w:val="TableBody"/>
              <w:numPr>
                <w:ilvl w:val="0"/>
                <w:numId w:val="21"/>
              </w:numPr>
              <w:rPr>
                <w:del w:id="194" w:author="Alban Roche" w:date="2017-08-02T14:33:00Z"/>
              </w:rPr>
            </w:pPr>
            <w:del w:id="195" w:author="Alban Roche" w:date="2017-08-02T14:33:00Z">
              <w:r w:rsidDel="005C75AD">
                <w:fldChar w:fldCharType="begin"/>
              </w:r>
              <w:r w:rsidDel="005C75AD">
                <w:delInstrText xml:space="preserve"> REF _Ref461195464 \w \h </w:delInstrText>
              </w:r>
              <w:r w:rsidDel="005C75AD">
                <w:fldChar w:fldCharType="separate"/>
              </w:r>
              <w:r w:rsidR="00BD7547" w:rsidDel="005C75AD">
                <w:delText>5.60</w:delText>
              </w:r>
              <w:r w:rsidDel="005C75AD">
                <w:fldChar w:fldCharType="end"/>
              </w:r>
              <w:r w:rsidDel="005C75AD">
                <w:delText xml:space="preserve"> </w:delText>
              </w:r>
              <w:r w:rsidDel="005C75AD">
                <w:fldChar w:fldCharType="begin"/>
              </w:r>
              <w:r w:rsidDel="005C75AD">
                <w:delInstrText xml:space="preserve"> REF _Ref461195465 \h </w:delInstrText>
              </w:r>
              <w:r w:rsidDel="005C75AD">
                <w:fldChar w:fldCharType="separate"/>
              </w:r>
              <w:r w:rsidR="00BD7547" w:rsidDel="005C75AD">
                <w:delText xml:space="preserve">+KSIMSEL </w:delText>
              </w:r>
              <w:r w:rsidR="00BD7547" w:rsidRPr="00AE67EA" w:rsidDel="005C75AD">
                <w:delText xml:space="preserve">Command: </w:delText>
              </w:r>
              <w:r w:rsidR="00BD7547" w:rsidDel="005C75AD">
                <w:delText>SIM Selection</w:delText>
              </w:r>
              <w:r w:rsidDel="005C75AD">
                <w:fldChar w:fldCharType="end"/>
              </w:r>
            </w:del>
          </w:p>
          <w:p w14:paraId="4A0D2497" w14:textId="564E2846" w:rsidR="00BF284E" w:rsidDel="005C75AD" w:rsidRDefault="00BF284E" w:rsidP="0059466D">
            <w:pPr>
              <w:pStyle w:val="TableBody"/>
              <w:numPr>
                <w:ilvl w:val="0"/>
                <w:numId w:val="21"/>
              </w:numPr>
              <w:rPr>
                <w:del w:id="196" w:author="Alban Roche" w:date="2017-08-02T14:33:00Z"/>
              </w:rPr>
            </w:pPr>
            <w:del w:id="197" w:author="Alban Roche" w:date="2017-08-02T14:33:00Z">
              <w:r w:rsidDel="005C75AD">
                <w:fldChar w:fldCharType="begin"/>
              </w:r>
              <w:r w:rsidDel="005C75AD">
                <w:delInstrText xml:space="preserve"> REF _Ref453834456 \w \h </w:delInstrText>
              </w:r>
              <w:r w:rsidDel="005C75AD">
                <w:fldChar w:fldCharType="separate"/>
              </w:r>
              <w:r w:rsidR="00BD7547" w:rsidDel="005C75AD">
                <w:delText>5.61</w:delText>
              </w:r>
              <w:r w:rsidDel="005C75AD">
                <w:fldChar w:fldCharType="end"/>
              </w:r>
              <w:r w:rsidDel="005C75AD">
                <w:delText xml:space="preserve"> </w:delText>
              </w:r>
              <w:r w:rsidDel="005C75AD">
                <w:fldChar w:fldCharType="begin"/>
              </w:r>
              <w:r w:rsidDel="005C75AD">
                <w:delInstrText xml:space="preserve"> REF _Ref453834456 \h </w:delInstrText>
              </w:r>
              <w:r w:rsidDel="005C75AD">
                <w:fldChar w:fldCharType="separate"/>
              </w:r>
              <w:r w:rsidR="00BD7547" w:rsidDel="005C75AD">
                <w:delText xml:space="preserve">+BOOTDWLCFG </w:delText>
              </w:r>
              <w:r w:rsidR="00BD7547" w:rsidRPr="00AE67EA" w:rsidDel="005C75AD">
                <w:delText xml:space="preserve">Command: </w:delText>
              </w:r>
              <w:r w:rsidR="00BD7547" w:rsidDel="005C75AD">
                <w:delText>Boot Configuration for Firmware Download</w:delText>
              </w:r>
              <w:r w:rsidDel="005C75AD">
                <w:fldChar w:fldCharType="end"/>
              </w:r>
            </w:del>
          </w:p>
        </w:tc>
      </w:tr>
      <w:tr w:rsidR="00BF284E" w:rsidRPr="00844859" w:rsidDel="005C75AD" w14:paraId="69D68A99" w14:textId="38BD00A2" w:rsidTr="00633308">
        <w:trPr>
          <w:del w:id="198" w:author="Alban Roche" w:date="2017-08-02T14:33:00Z"/>
        </w:trPr>
        <w:tc>
          <w:tcPr>
            <w:tcW w:w="525" w:type="pct"/>
            <w:vMerge/>
          </w:tcPr>
          <w:p w14:paraId="6021936C" w14:textId="3AB15119" w:rsidR="00BF284E" w:rsidDel="005C75AD" w:rsidRDefault="00BF284E" w:rsidP="001B2A26">
            <w:pPr>
              <w:pStyle w:val="TableBody"/>
              <w:rPr>
                <w:del w:id="199" w:author="Alban Roche" w:date="2017-08-02T14:33:00Z"/>
              </w:rPr>
            </w:pPr>
          </w:p>
        </w:tc>
        <w:tc>
          <w:tcPr>
            <w:tcW w:w="1069" w:type="pct"/>
            <w:vMerge w:val="restart"/>
          </w:tcPr>
          <w:p w14:paraId="03217F4A" w14:textId="52FE09B8" w:rsidR="00BF284E" w:rsidDel="005C75AD" w:rsidRDefault="00BF284E" w:rsidP="001B2A26">
            <w:pPr>
              <w:pStyle w:val="TableBody"/>
              <w:rPr>
                <w:del w:id="200" w:author="Alban Roche" w:date="2017-08-02T14:33:00Z"/>
              </w:rPr>
            </w:pPr>
            <w:del w:id="201" w:author="Alban Roche" w:date="2017-08-02T14:33:00Z">
              <w:r w:rsidRPr="00554E26" w:rsidDel="005C75AD">
                <w:delText>September 21, 2016</w:delText>
              </w:r>
            </w:del>
          </w:p>
        </w:tc>
        <w:tc>
          <w:tcPr>
            <w:tcW w:w="3406" w:type="pct"/>
          </w:tcPr>
          <w:p w14:paraId="3B95B36A" w14:textId="64602A9C" w:rsidR="00BF284E" w:rsidDel="005C75AD" w:rsidRDefault="00BF284E" w:rsidP="001B2A26">
            <w:pPr>
              <w:pStyle w:val="TableBody"/>
              <w:rPr>
                <w:del w:id="202" w:author="Alban Roche" w:date="2017-08-02T14:33:00Z"/>
              </w:rPr>
            </w:pPr>
            <w:del w:id="203" w:author="Alban Roche" w:date="2017-08-02T14:33:00Z">
              <w:r w:rsidDel="005C75AD">
                <w:delText>Added:</w:delText>
              </w:r>
            </w:del>
          </w:p>
          <w:p w14:paraId="7910B508" w14:textId="288BDCEB" w:rsidR="00BF284E" w:rsidDel="005C75AD" w:rsidRDefault="00BF284E" w:rsidP="0059466D">
            <w:pPr>
              <w:pStyle w:val="TableBody"/>
              <w:numPr>
                <w:ilvl w:val="0"/>
                <w:numId w:val="22"/>
              </w:numPr>
              <w:rPr>
                <w:del w:id="204" w:author="Alban Roche" w:date="2017-08-02T14:33:00Z"/>
              </w:rPr>
            </w:pPr>
            <w:del w:id="205" w:author="Alban Roche" w:date="2017-08-02T14:33:00Z">
              <w:r w:rsidDel="005C75AD">
                <w:fldChar w:fldCharType="begin"/>
              </w:r>
              <w:r w:rsidDel="005C75AD">
                <w:delInstrText xml:space="preserve"> REF _Ref462216758 \w \h  \* MERGEFORMAT </w:delInstrText>
              </w:r>
              <w:r w:rsidDel="005C75AD">
                <w:fldChar w:fldCharType="separate"/>
              </w:r>
              <w:r w:rsidR="00BD7547" w:rsidDel="005C75AD">
                <w:delText>5.62</w:delText>
              </w:r>
              <w:r w:rsidDel="005C75AD">
                <w:fldChar w:fldCharType="end"/>
              </w:r>
              <w:r w:rsidDel="005C75AD">
                <w:delText xml:space="preserve"> </w:delText>
              </w:r>
              <w:r w:rsidDel="005C75AD">
                <w:fldChar w:fldCharType="begin"/>
              </w:r>
              <w:r w:rsidDel="005C75AD">
                <w:delInstrText xml:space="preserve"> REF _Ref462216758 \h  \* MERGEFORMAT </w:delInstrText>
              </w:r>
              <w:r w:rsidDel="005C75AD">
                <w:fldChar w:fldCharType="separate"/>
              </w:r>
              <w:r w:rsidR="00BD7547" w:rsidDel="005C75AD">
                <w:delText xml:space="preserve">+CALA </w:delText>
              </w:r>
              <w:r w:rsidR="00BD7547" w:rsidRPr="00AE67EA" w:rsidDel="005C75AD">
                <w:delText xml:space="preserve">Command: </w:delText>
              </w:r>
              <w:r w:rsidR="00BD7547" w:rsidDel="005C75AD">
                <w:delText>Set Alarm</w:delText>
              </w:r>
              <w:r w:rsidDel="005C75AD">
                <w:fldChar w:fldCharType="end"/>
              </w:r>
            </w:del>
          </w:p>
          <w:p w14:paraId="57ACDFE4" w14:textId="1D853A8B" w:rsidR="00BF284E" w:rsidDel="005C75AD" w:rsidRDefault="00BF284E" w:rsidP="0059466D">
            <w:pPr>
              <w:pStyle w:val="TableBody"/>
              <w:numPr>
                <w:ilvl w:val="0"/>
                <w:numId w:val="22"/>
              </w:numPr>
              <w:rPr>
                <w:del w:id="206" w:author="Alban Roche" w:date="2017-08-02T14:33:00Z"/>
              </w:rPr>
            </w:pPr>
            <w:del w:id="207" w:author="Alban Roche" w:date="2017-08-02T14:33:00Z">
              <w:r w:rsidDel="005C75AD">
                <w:fldChar w:fldCharType="begin"/>
              </w:r>
              <w:r w:rsidDel="005C75AD">
                <w:delInstrText xml:space="preserve"> REF _Ref462216763 \w \h  \* MERGEFORMAT </w:delInstrText>
              </w:r>
              <w:r w:rsidDel="005C75AD">
                <w:fldChar w:fldCharType="separate"/>
              </w:r>
              <w:r w:rsidR="00BD7547" w:rsidDel="005C75AD">
                <w:delText>5.63</w:delText>
              </w:r>
              <w:r w:rsidDel="005C75AD">
                <w:fldChar w:fldCharType="end"/>
              </w:r>
              <w:r w:rsidDel="005C75AD">
                <w:delText xml:space="preserve"> </w:delText>
              </w:r>
              <w:r w:rsidDel="005C75AD">
                <w:fldChar w:fldCharType="begin"/>
              </w:r>
              <w:r w:rsidDel="005C75AD">
                <w:delInstrText xml:space="preserve"> REF _Ref462216763 \h  \* MERGEFORMAT </w:delInstrText>
              </w:r>
              <w:r w:rsidDel="005C75AD">
                <w:fldChar w:fldCharType="separate"/>
              </w:r>
              <w:r w:rsidR="00BD7547" w:rsidDel="005C75AD">
                <w:delText xml:space="preserve">+CALD </w:delText>
              </w:r>
              <w:r w:rsidR="00BD7547" w:rsidRPr="00AE67EA" w:rsidDel="005C75AD">
                <w:delText xml:space="preserve">Command: </w:delText>
              </w:r>
              <w:r w:rsidR="00BD7547" w:rsidDel="005C75AD">
                <w:delText>Delete Alarm</w:delText>
              </w:r>
              <w:r w:rsidDel="005C75AD">
                <w:fldChar w:fldCharType="end"/>
              </w:r>
            </w:del>
          </w:p>
          <w:p w14:paraId="371CE052" w14:textId="4C88D76B" w:rsidR="00BF284E" w:rsidDel="005C75AD" w:rsidRDefault="00BF284E" w:rsidP="0059466D">
            <w:pPr>
              <w:pStyle w:val="TableBody"/>
              <w:numPr>
                <w:ilvl w:val="0"/>
                <w:numId w:val="22"/>
              </w:numPr>
              <w:rPr>
                <w:del w:id="208" w:author="Alban Roche" w:date="2017-08-02T14:33:00Z"/>
              </w:rPr>
            </w:pPr>
            <w:del w:id="209" w:author="Alban Roche" w:date="2017-08-02T14:33:00Z">
              <w:r w:rsidDel="005C75AD">
                <w:fldChar w:fldCharType="begin"/>
              </w:r>
              <w:r w:rsidDel="005C75AD">
                <w:delInstrText xml:space="preserve"> REF _Ref462216769 \w \h  \* MERGEFORMAT </w:delInstrText>
              </w:r>
              <w:r w:rsidDel="005C75AD">
                <w:fldChar w:fldCharType="separate"/>
              </w:r>
              <w:r w:rsidR="00BD7547" w:rsidDel="005C75AD">
                <w:delText>5.64</w:delText>
              </w:r>
              <w:r w:rsidDel="005C75AD">
                <w:fldChar w:fldCharType="end"/>
              </w:r>
              <w:r w:rsidDel="005C75AD">
                <w:delText xml:space="preserve"> </w:delText>
              </w:r>
              <w:r w:rsidDel="005C75AD">
                <w:fldChar w:fldCharType="begin"/>
              </w:r>
              <w:r w:rsidDel="005C75AD">
                <w:delInstrText xml:space="preserve"> REF _Ref462216769 \h  \* MERGEFORMAT </w:delInstrText>
              </w:r>
              <w:r w:rsidDel="005C75AD">
                <w:fldChar w:fldCharType="separate"/>
              </w:r>
              <w:r w:rsidR="00BD7547" w:rsidDel="005C75AD">
                <w:delText xml:space="preserve">+KCCINFO </w:delText>
              </w:r>
              <w:r w:rsidR="00BD7547" w:rsidRPr="00AE67EA" w:rsidDel="005C75AD">
                <w:delText xml:space="preserve">Command: </w:delText>
              </w:r>
              <w:r w:rsidR="00BD7547" w:rsidDel="005C75AD">
                <w:delText>Camped Cell Information</w:delText>
              </w:r>
              <w:r w:rsidDel="005C75AD">
                <w:fldChar w:fldCharType="end"/>
              </w:r>
            </w:del>
          </w:p>
        </w:tc>
      </w:tr>
      <w:tr w:rsidR="00BF284E" w:rsidRPr="00844859" w:rsidDel="005C75AD" w14:paraId="12BC3312" w14:textId="03CE1F9F" w:rsidTr="00633308">
        <w:trPr>
          <w:del w:id="210" w:author="Alban Roche" w:date="2017-08-02T14:33:00Z"/>
        </w:trPr>
        <w:tc>
          <w:tcPr>
            <w:tcW w:w="525" w:type="pct"/>
            <w:vMerge/>
          </w:tcPr>
          <w:p w14:paraId="151DB997" w14:textId="45CE1BBF" w:rsidR="00BF284E" w:rsidDel="005C75AD" w:rsidRDefault="00BF284E" w:rsidP="001B2A26">
            <w:pPr>
              <w:pStyle w:val="TableBody"/>
              <w:rPr>
                <w:del w:id="211" w:author="Alban Roche" w:date="2017-08-02T14:33:00Z"/>
              </w:rPr>
            </w:pPr>
          </w:p>
        </w:tc>
        <w:tc>
          <w:tcPr>
            <w:tcW w:w="1069" w:type="pct"/>
            <w:vMerge/>
          </w:tcPr>
          <w:p w14:paraId="306589B5" w14:textId="0F0B4083" w:rsidR="00BF284E" w:rsidRPr="00554E26" w:rsidDel="005C75AD" w:rsidRDefault="00BF284E" w:rsidP="001B2A26">
            <w:pPr>
              <w:pStyle w:val="TableBody"/>
              <w:rPr>
                <w:del w:id="212" w:author="Alban Roche" w:date="2017-08-02T14:33:00Z"/>
              </w:rPr>
            </w:pPr>
          </w:p>
        </w:tc>
        <w:tc>
          <w:tcPr>
            <w:tcW w:w="3406" w:type="pct"/>
          </w:tcPr>
          <w:p w14:paraId="58FFE346" w14:textId="20F479AD" w:rsidR="00BF284E" w:rsidDel="005C75AD" w:rsidRDefault="00BF284E" w:rsidP="001B2A26">
            <w:pPr>
              <w:pStyle w:val="TableBody"/>
              <w:rPr>
                <w:del w:id="213" w:author="Alban Roche" w:date="2017-08-02T14:33:00Z"/>
              </w:rPr>
            </w:pPr>
            <w:del w:id="214" w:author="Alban Roche" w:date="2017-08-02T14:33:00Z">
              <w:r w:rsidDel="005C75AD">
                <w:delText>Updated:</w:delText>
              </w:r>
            </w:del>
          </w:p>
          <w:commentRangeStart w:id="215"/>
          <w:p w14:paraId="4070E21A" w14:textId="104A35BD" w:rsidR="00BF284E" w:rsidDel="005C75AD" w:rsidRDefault="00BF284E" w:rsidP="0059466D">
            <w:pPr>
              <w:pStyle w:val="TableBody"/>
              <w:numPr>
                <w:ilvl w:val="0"/>
                <w:numId w:val="23"/>
              </w:numPr>
              <w:rPr>
                <w:del w:id="216" w:author="Alban Roche" w:date="2017-08-02T14:33:00Z"/>
              </w:rPr>
            </w:pPr>
            <w:del w:id="217" w:author="Alban Roche" w:date="2017-08-02T14:33:00Z">
              <w:r w:rsidDel="005C75AD">
                <w:fldChar w:fldCharType="begin"/>
              </w:r>
              <w:r w:rsidDel="005C75AD">
                <w:delInstrText xml:space="preserve"> REF _Ref458763690 \w \h  \* MERGEFORMAT </w:delInstrText>
              </w:r>
              <w:r w:rsidDel="005C75AD">
                <w:fldChar w:fldCharType="separate"/>
              </w:r>
              <w:r w:rsidR="00BD7547" w:rsidDel="005C75AD">
                <w:delText>5.51</w:delText>
              </w:r>
              <w:r w:rsidDel="005C75AD">
                <w:fldChar w:fldCharType="end"/>
              </w:r>
              <w:r w:rsidDel="005C75AD">
                <w:delText xml:space="preserve"> </w:delText>
              </w:r>
              <w:r w:rsidDel="005C75AD">
                <w:fldChar w:fldCharType="begin"/>
              </w:r>
              <w:r w:rsidDel="005C75AD">
                <w:delInstrText xml:space="preserve"> REF _Ref458763690 \h  \* MERGEFORMAT </w:delInstrText>
              </w:r>
              <w:r w:rsidDel="005C75AD">
                <w:fldChar w:fldCharType="separate"/>
              </w:r>
              <w:r w:rsidR="00BD7547" w:rsidDel="005C75AD">
                <w:delText xml:space="preserve">+KLTEPARAM </w:delText>
              </w:r>
              <w:r w:rsidR="00BD7547" w:rsidRPr="00AE67EA" w:rsidDel="005C75AD">
                <w:delText xml:space="preserve">Command: </w:delText>
              </w:r>
              <w:r w:rsidR="00BD7547" w:rsidDel="005C75AD">
                <w:delText>LTE Parameters</w:delText>
              </w:r>
              <w:r w:rsidDel="005C75AD">
                <w:fldChar w:fldCharType="end"/>
              </w:r>
              <w:commentRangeEnd w:id="215"/>
              <w:r w:rsidDel="005C75AD">
                <w:rPr>
                  <w:rStyle w:val="CommentReference"/>
                  <w:rFonts w:ascii="Verdana" w:hAnsi="Verdana" w:cs="Times New Roman"/>
                  <w:lang w:eastAsia="en-US"/>
                </w:rPr>
                <w:commentReference w:id="215"/>
              </w:r>
            </w:del>
          </w:p>
          <w:commentRangeStart w:id="218"/>
          <w:p w14:paraId="4260B2E7" w14:textId="6AB383A4" w:rsidR="00BF284E" w:rsidDel="005C75AD" w:rsidRDefault="00BF284E" w:rsidP="0059466D">
            <w:pPr>
              <w:pStyle w:val="TableBody"/>
              <w:numPr>
                <w:ilvl w:val="0"/>
                <w:numId w:val="23"/>
              </w:numPr>
              <w:rPr>
                <w:del w:id="219" w:author="Alban Roche" w:date="2017-08-02T14:33:00Z"/>
              </w:rPr>
            </w:pPr>
            <w:del w:id="220" w:author="Alban Roche" w:date="2017-08-02T14:33:00Z">
              <w:r w:rsidDel="005C75AD">
                <w:fldChar w:fldCharType="begin"/>
              </w:r>
              <w:r w:rsidDel="005C75AD">
                <w:delInstrText xml:space="preserve"> REF _Ref378175669 \w \h  \* MERGEFORMAT </w:delInstrText>
              </w:r>
              <w:r w:rsidDel="005C75AD">
                <w:fldChar w:fldCharType="separate"/>
              </w:r>
              <w:r w:rsidR="00BD7547" w:rsidDel="005C75AD">
                <w:delText>10.19</w:delText>
              </w:r>
              <w:r w:rsidDel="005C75AD">
                <w:fldChar w:fldCharType="end"/>
              </w:r>
              <w:r w:rsidDel="005C75AD">
                <w:delText xml:space="preserve"> </w:delText>
              </w:r>
              <w:r w:rsidDel="005C75AD">
                <w:fldChar w:fldCharType="begin"/>
              </w:r>
              <w:r w:rsidDel="005C75AD">
                <w:delInstrText xml:space="preserve"> REF _Ref378175669 \h  \* MERGEFORMAT </w:delInstrText>
              </w:r>
              <w:r w:rsidDel="005C75AD">
                <w:fldChar w:fldCharType="separate"/>
              </w:r>
              <w:r w:rsidR="00BD7547" w:rsidRPr="00671C8B" w:rsidDel="005C75AD">
                <w:delText>+CGREG Command: GPRS Network Registration Status</w:delText>
              </w:r>
              <w:r w:rsidDel="005C75AD">
                <w:fldChar w:fldCharType="end"/>
              </w:r>
              <w:commentRangeEnd w:id="218"/>
              <w:r w:rsidDel="005C75AD">
                <w:rPr>
                  <w:rStyle w:val="CommentReference"/>
                  <w:rFonts w:ascii="Verdana" w:hAnsi="Verdana" w:cs="Times New Roman"/>
                  <w:lang w:eastAsia="en-US"/>
                </w:rPr>
                <w:commentReference w:id="218"/>
              </w:r>
            </w:del>
          </w:p>
        </w:tc>
      </w:tr>
      <w:tr w:rsidR="00BF284E" w:rsidRPr="00844859" w:rsidDel="005C75AD" w14:paraId="30E03B7C" w14:textId="3214F709" w:rsidTr="00633308">
        <w:trPr>
          <w:del w:id="221" w:author="Alban Roche" w:date="2017-08-02T14:33:00Z"/>
        </w:trPr>
        <w:tc>
          <w:tcPr>
            <w:tcW w:w="525" w:type="pct"/>
            <w:vMerge/>
          </w:tcPr>
          <w:p w14:paraId="2297C521" w14:textId="159FBF9A" w:rsidR="00BF284E" w:rsidDel="005C75AD" w:rsidRDefault="00BF284E" w:rsidP="001B2A26">
            <w:pPr>
              <w:pStyle w:val="TableBody"/>
              <w:rPr>
                <w:del w:id="222" w:author="Alban Roche" w:date="2017-08-02T14:33:00Z"/>
              </w:rPr>
            </w:pPr>
          </w:p>
        </w:tc>
        <w:tc>
          <w:tcPr>
            <w:tcW w:w="1069" w:type="pct"/>
          </w:tcPr>
          <w:p w14:paraId="337259FB" w14:textId="320DA34C" w:rsidR="00BF284E" w:rsidRPr="00554E26" w:rsidDel="005C75AD" w:rsidRDefault="00BF284E" w:rsidP="001B2A26">
            <w:pPr>
              <w:pStyle w:val="TableBody"/>
              <w:rPr>
                <w:del w:id="223" w:author="Alban Roche" w:date="2017-08-02T14:33:00Z"/>
              </w:rPr>
            </w:pPr>
            <w:del w:id="224" w:author="Alban Roche" w:date="2017-08-02T14:33:00Z">
              <w:r w:rsidRPr="00554E26" w:rsidDel="005C75AD">
                <w:delText>October 06, 2016</w:delText>
              </w:r>
            </w:del>
          </w:p>
        </w:tc>
        <w:tc>
          <w:tcPr>
            <w:tcW w:w="3406" w:type="pct"/>
          </w:tcPr>
          <w:p w14:paraId="0CAB6BC2" w14:textId="030F7F1B" w:rsidR="00BF284E" w:rsidDel="005C75AD" w:rsidRDefault="00BF284E" w:rsidP="001B2A26">
            <w:pPr>
              <w:pStyle w:val="TableBody"/>
              <w:rPr>
                <w:del w:id="225" w:author="Alban Roche" w:date="2017-08-02T14:33:00Z"/>
              </w:rPr>
            </w:pPr>
            <w:del w:id="226" w:author="Alban Roche" w:date="2017-08-02T14:33:00Z">
              <w:r w:rsidDel="005C75AD">
                <w:delText>Updated:</w:delText>
              </w:r>
            </w:del>
          </w:p>
          <w:p w14:paraId="2751A6D4" w14:textId="2EB6C272" w:rsidR="00BF284E" w:rsidDel="005C75AD" w:rsidRDefault="00BF284E" w:rsidP="0059466D">
            <w:pPr>
              <w:pStyle w:val="TableBody"/>
              <w:numPr>
                <w:ilvl w:val="0"/>
                <w:numId w:val="24"/>
              </w:numPr>
              <w:rPr>
                <w:del w:id="227" w:author="Alban Roche" w:date="2017-08-02T14:33:00Z"/>
              </w:rPr>
            </w:pPr>
            <w:del w:id="228" w:author="Alban Roche" w:date="2017-08-02T14:33:00Z">
              <w:r w:rsidDel="005C75AD">
                <w:fldChar w:fldCharType="begin"/>
              </w:r>
              <w:r w:rsidDel="005C75AD">
                <w:delInstrText xml:space="preserve"> REF _Ref462824081 \w \h  \* MERGEFORMAT </w:delInstrText>
              </w:r>
              <w:r w:rsidDel="005C75AD">
                <w:fldChar w:fldCharType="separate"/>
              </w:r>
              <w:r w:rsidR="00BD7547" w:rsidDel="005C75AD">
                <w:delText>5.4</w:delText>
              </w:r>
              <w:r w:rsidDel="005C75AD">
                <w:fldChar w:fldCharType="end"/>
              </w:r>
              <w:r w:rsidDel="005C75AD">
                <w:delText xml:space="preserve"> </w:delText>
              </w:r>
              <w:r w:rsidDel="005C75AD">
                <w:fldChar w:fldCharType="begin"/>
              </w:r>
              <w:r w:rsidDel="005C75AD">
                <w:delInstrText xml:space="preserve"> REF _Ref462824084 \h  \* MERGEFORMAT </w:delInstrText>
              </w:r>
              <w:r w:rsidDel="005C75AD">
                <w:fldChar w:fldCharType="separate"/>
              </w:r>
              <w:r w:rsidR="00BD7547" w:rsidRPr="00671C8B" w:rsidDel="005C75AD">
                <w:delText>+CIND Command: Indicator Control</w:delText>
              </w:r>
              <w:r w:rsidDel="005C75AD">
                <w:fldChar w:fldCharType="end"/>
              </w:r>
            </w:del>
          </w:p>
          <w:p w14:paraId="0279D315" w14:textId="22D35DB2" w:rsidR="00BF284E" w:rsidDel="005C75AD" w:rsidRDefault="00BF284E" w:rsidP="0059466D">
            <w:pPr>
              <w:pStyle w:val="TableBody"/>
              <w:numPr>
                <w:ilvl w:val="0"/>
                <w:numId w:val="24"/>
              </w:numPr>
              <w:rPr>
                <w:del w:id="229" w:author="Alban Roche" w:date="2017-08-02T14:33:00Z"/>
              </w:rPr>
            </w:pPr>
            <w:del w:id="230" w:author="Alban Roche" w:date="2017-08-02T14:33:00Z">
              <w:r w:rsidDel="005C75AD">
                <w:fldChar w:fldCharType="begin"/>
              </w:r>
              <w:r w:rsidDel="005C75AD">
                <w:delInstrText xml:space="preserve"> REF _Ref462824088 \w \h  \* MERGEFORMAT </w:delInstrText>
              </w:r>
              <w:r w:rsidDel="005C75AD">
                <w:fldChar w:fldCharType="separate"/>
              </w:r>
              <w:r w:rsidR="00BD7547" w:rsidDel="005C75AD">
                <w:delText>5.7</w:delText>
              </w:r>
              <w:r w:rsidDel="005C75AD">
                <w:fldChar w:fldCharType="end"/>
              </w:r>
              <w:r w:rsidDel="005C75AD">
                <w:delText xml:space="preserve"> </w:delText>
              </w:r>
              <w:r w:rsidDel="005C75AD">
                <w:fldChar w:fldCharType="begin"/>
              </w:r>
              <w:r w:rsidDel="005C75AD">
                <w:delInstrText xml:space="preserve"> REF _Ref462824090 \h  \* MERGEFORMAT </w:delInstrText>
              </w:r>
              <w:r w:rsidDel="005C75AD">
                <w:fldChar w:fldCharType="separate"/>
              </w:r>
              <w:r w:rsidR="00BD7547" w:rsidRPr="00671C8B" w:rsidDel="005C75AD">
                <w:delText>+CMER Command: Mobile Equipment Event Reporting</w:delText>
              </w:r>
              <w:r w:rsidDel="005C75AD">
                <w:fldChar w:fldCharType="end"/>
              </w:r>
            </w:del>
          </w:p>
          <w:p w14:paraId="16A38BB9" w14:textId="3F15B329" w:rsidR="00BF284E" w:rsidDel="005C75AD" w:rsidRDefault="00BF284E" w:rsidP="0059466D">
            <w:pPr>
              <w:pStyle w:val="TableBody"/>
              <w:numPr>
                <w:ilvl w:val="0"/>
                <w:numId w:val="24"/>
              </w:numPr>
              <w:rPr>
                <w:del w:id="231" w:author="Alban Roche" w:date="2017-08-02T14:33:00Z"/>
              </w:rPr>
            </w:pPr>
            <w:del w:id="232" w:author="Alban Roche" w:date="2017-08-02T14:33:00Z">
              <w:r w:rsidDel="005C75AD">
                <w:fldChar w:fldCharType="begin"/>
              </w:r>
              <w:r w:rsidDel="005C75AD">
                <w:delInstrText xml:space="preserve"> REF _Ref462824099 \w \h  \* MERGEFORMAT </w:delInstrText>
              </w:r>
              <w:r w:rsidDel="005C75AD">
                <w:fldChar w:fldCharType="separate"/>
              </w:r>
              <w:r w:rsidR="00BD7547" w:rsidDel="005C75AD">
                <w:delText>5.52</w:delText>
              </w:r>
              <w:r w:rsidDel="005C75AD">
                <w:fldChar w:fldCharType="end"/>
              </w:r>
              <w:r w:rsidDel="005C75AD">
                <w:delText xml:space="preserve"> </w:delText>
              </w:r>
              <w:r w:rsidDel="005C75AD">
                <w:fldChar w:fldCharType="begin"/>
              </w:r>
              <w:r w:rsidDel="005C75AD">
                <w:delInstrText xml:space="preserve"> REF _Ref462824101 \h  \* MERGEFORMAT </w:delInstrText>
              </w:r>
              <w:r w:rsidDel="005C75AD">
                <w:fldChar w:fldCharType="separate"/>
              </w:r>
              <w:r w:rsidR="00BD7547" w:rsidDel="005C75AD">
                <w:delText xml:space="preserve">+KBND </w:delText>
              </w:r>
              <w:r w:rsidR="00BD7547" w:rsidRPr="00AE67EA" w:rsidDel="005C75AD">
                <w:delText xml:space="preserve">Command: </w:delText>
              </w:r>
              <w:r w:rsidR="00BD7547" w:rsidDel="005C75AD">
                <w:delText>Current Networks Band Indicator</w:delText>
              </w:r>
              <w:r w:rsidDel="005C75AD">
                <w:fldChar w:fldCharType="end"/>
              </w:r>
            </w:del>
          </w:p>
          <w:p w14:paraId="0EF606DF" w14:textId="498399A4" w:rsidR="00BF284E" w:rsidDel="005C75AD" w:rsidRDefault="00BF284E" w:rsidP="0059466D">
            <w:pPr>
              <w:pStyle w:val="TableBody"/>
              <w:numPr>
                <w:ilvl w:val="0"/>
                <w:numId w:val="24"/>
              </w:numPr>
              <w:rPr>
                <w:del w:id="233" w:author="Alban Roche" w:date="2017-08-02T14:33:00Z"/>
              </w:rPr>
            </w:pPr>
            <w:del w:id="234" w:author="Alban Roche" w:date="2017-08-02T14:33:00Z">
              <w:r w:rsidDel="005C75AD">
                <w:fldChar w:fldCharType="begin"/>
              </w:r>
              <w:r w:rsidDel="005C75AD">
                <w:delInstrText xml:space="preserve"> REF _Ref455390681 \w \h  \* MERGEFORMAT </w:delInstrText>
              </w:r>
              <w:r w:rsidDel="005C75AD">
                <w:fldChar w:fldCharType="separate"/>
              </w:r>
              <w:r w:rsidR="00BD7547" w:rsidDel="005C75AD">
                <w:delText>5.53</w:delText>
              </w:r>
              <w:r w:rsidDel="005C75AD">
                <w:fldChar w:fldCharType="end"/>
              </w:r>
              <w:r w:rsidDel="005C75AD">
                <w:delText xml:space="preserve"> </w:delText>
              </w:r>
              <w:r w:rsidDel="005C75AD">
                <w:fldChar w:fldCharType="begin"/>
              </w:r>
              <w:r w:rsidDel="005C75AD">
                <w:delInstrText xml:space="preserve"> REF _Ref455390681 \h  \* MERGEFORMAT </w:delInstrText>
              </w:r>
              <w:r w:rsidDel="005C75AD">
                <w:fldChar w:fldCharType="separate"/>
              </w:r>
              <w:r w:rsidR="00BD7547" w:rsidDel="005C75AD">
                <w:delText xml:space="preserve">+KSRAT </w:delText>
              </w:r>
              <w:r w:rsidR="00BD7547" w:rsidRPr="00AE67EA" w:rsidDel="005C75AD">
                <w:delText xml:space="preserve">Command: </w:delText>
              </w:r>
              <w:r w:rsidR="00BD7547" w:rsidDel="005C75AD">
                <w:delText>Set Radio Access Technology</w:delText>
              </w:r>
              <w:r w:rsidDel="005C75AD">
                <w:fldChar w:fldCharType="end"/>
              </w:r>
            </w:del>
          </w:p>
          <w:p w14:paraId="44F2C79A" w14:textId="28BE92DD" w:rsidR="00BF284E" w:rsidDel="005C75AD" w:rsidRDefault="00BF284E" w:rsidP="0059466D">
            <w:pPr>
              <w:pStyle w:val="TableBody"/>
              <w:numPr>
                <w:ilvl w:val="0"/>
                <w:numId w:val="24"/>
              </w:numPr>
              <w:rPr>
                <w:del w:id="235" w:author="Alban Roche" w:date="2017-08-02T14:33:00Z"/>
              </w:rPr>
            </w:pPr>
            <w:del w:id="236" w:author="Alban Roche" w:date="2017-08-02T14:33:00Z">
              <w:r w:rsidDel="005C75AD">
                <w:fldChar w:fldCharType="begin"/>
              </w:r>
              <w:r w:rsidDel="005C75AD">
                <w:delInstrText xml:space="preserve"> REF _Ref455391046 \w \h  \* MERGEFORMAT </w:delInstrText>
              </w:r>
              <w:r w:rsidDel="005C75AD">
                <w:fldChar w:fldCharType="separate"/>
              </w:r>
              <w:r w:rsidR="00BD7547" w:rsidDel="005C75AD">
                <w:delText>5.54</w:delText>
              </w:r>
              <w:r w:rsidDel="005C75AD">
                <w:fldChar w:fldCharType="end"/>
              </w:r>
              <w:r w:rsidDel="005C75AD">
                <w:delText xml:space="preserve"> </w:delText>
              </w:r>
              <w:r w:rsidDel="005C75AD">
                <w:fldChar w:fldCharType="begin"/>
              </w:r>
              <w:r w:rsidDel="005C75AD">
                <w:delInstrText xml:space="preserve"> REF _Ref455391046 \h  \* MERGEFORMAT </w:delInstrText>
              </w:r>
              <w:r w:rsidDel="005C75AD">
                <w:fldChar w:fldCharType="separate"/>
              </w:r>
              <w:r w:rsidR="00BD7547" w:rsidDel="005C75AD">
                <w:delText xml:space="preserve">*PSRDBS </w:delText>
              </w:r>
              <w:r w:rsidR="00BD7547" w:rsidRPr="00AE67EA" w:rsidDel="005C75AD">
                <w:delText xml:space="preserve">Command: </w:delText>
              </w:r>
              <w:r w:rsidR="00BD7547" w:rsidDel="005C75AD">
                <w:delText>Change Frequency Band</w:delText>
              </w:r>
              <w:r w:rsidDel="005C75AD">
                <w:fldChar w:fldCharType="end"/>
              </w:r>
            </w:del>
          </w:p>
        </w:tc>
      </w:tr>
      <w:tr w:rsidR="001B2A26" w:rsidRPr="00844859" w:rsidDel="005C75AD" w14:paraId="224E16F1" w14:textId="4A8F9A90" w:rsidTr="00633308">
        <w:trPr>
          <w:del w:id="237" w:author="Alban Roche" w:date="2017-08-02T14:33:00Z"/>
        </w:trPr>
        <w:tc>
          <w:tcPr>
            <w:tcW w:w="525" w:type="pct"/>
          </w:tcPr>
          <w:p w14:paraId="445A191B" w14:textId="200FA02F" w:rsidR="001B2A26" w:rsidDel="005C75AD" w:rsidRDefault="001B2A26" w:rsidP="001B2A26">
            <w:pPr>
              <w:pStyle w:val="TableBody"/>
              <w:rPr>
                <w:del w:id="238" w:author="Alban Roche" w:date="2017-08-02T14:33:00Z"/>
              </w:rPr>
            </w:pPr>
            <w:del w:id="239" w:author="Alban Roche" w:date="2017-08-02T14:33:00Z">
              <w:r w:rsidDel="005C75AD">
                <w:delText>4.0</w:delText>
              </w:r>
            </w:del>
          </w:p>
        </w:tc>
        <w:tc>
          <w:tcPr>
            <w:tcW w:w="1069" w:type="pct"/>
          </w:tcPr>
          <w:p w14:paraId="4F81F3FA" w14:textId="76596835" w:rsidR="001B2A26" w:rsidRPr="00554E26" w:rsidDel="005C75AD" w:rsidRDefault="001B2A26" w:rsidP="001B2A26">
            <w:pPr>
              <w:pStyle w:val="TableBody"/>
              <w:rPr>
                <w:del w:id="240" w:author="Alban Roche" w:date="2017-08-02T14:33:00Z"/>
              </w:rPr>
            </w:pPr>
            <w:del w:id="241" w:author="Alban Roche" w:date="2017-08-02T14:33:00Z">
              <w:r w:rsidDel="005C75AD">
                <w:delText>November 11, 2016</w:delText>
              </w:r>
            </w:del>
          </w:p>
        </w:tc>
        <w:tc>
          <w:tcPr>
            <w:tcW w:w="3406" w:type="pct"/>
          </w:tcPr>
          <w:p w14:paraId="4409A603" w14:textId="143B26AA" w:rsidR="001B2A26" w:rsidDel="005C75AD" w:rsidRDefault="001B2A26" w:rsidP="001B2A26">
            <w:pPr>
              <w:pStyle w:val="TableBody"/>
              <w:rPr>
                <w:del w:id="242" w:author="Alban Roche" w:date="2017-08-02T14:33:00Z"/>
              </w:rPr>
            </w:pPr>
            <w:del w:id="243" w:author="Alban Roche" w:date="2017-08-02T14:33:00Z">
              <w:r w:rsidDel="005C75AD">
                <w:delText>Added:</w:delText>
              </w:r>
            </w:del>
          </w:p>
          <w:p w14:paraId="413294B6" w14:textId="5B304F30" w:rsidR="001B2A26" w:rsidDel="005C75AD" w:rsidRDefault="001B2A26" w:rsidP="0059466D">
            <w:pPr>
              <w:pStyle w:val="TableBody"/>
              <w:numPr>
                <w:ilvl w:val="0"/>
                <w:numId w:val="25"/>
              </w:numPr>
              <w:rPr>
                <w:del w:id="244" w:author="Alban Roche" w:date="2017-08-02T14:33:00Z"/>
              </w:rPr>
            </w:pPr>
            <w:commentRangeStart w:id="245"/>
            <w:del w:id="246" w:author="Alban Roche" w:date="2017-08-02T14:33:00Z">
              <w:r w:rsidDel="005C75AD">
                <w:delText>HL7648</w:delText>
              </w:r>
              <w:commentRangeEnd w:id="245"/>
              <w:r w:rsidDel="005C75AD">
                <w:rPr>
                  <w:rStyle w:val="CommentReference"/>
                  <w:rFonts w:ascii="Verdana" w:hAnsi="Verdana" w:cs="Times New Roman"/>
                  <w:lang w:eastAsia="en-US"/>
                </w:rPr>
                <w:commentReference w:id="245"/>
              </w:r>
              <w:r w:rsidDel="005C75AD">
                <w:delText xml:space="preserve">, </w:delText>
              </w:r>
              <w:commentRangeStart w:id="247"/>
              <w:r w:rsidDel="005C75AD">
                <w:delText>HL7650</w:delText>
              </w:r>
              <w:commentRangeEnd w:id="247"/>
              <w:r w:rsidDel="005C75AD">
                <w:rPr>
                  <w:rStyle w:val="CommentReference"/>
                  <w:rFonts w:ascii="Verdana" w:hAnsi="Verdana" w:cs="Times New Roman"/>
                  <w:lang w:eastAsia="en-US"/>
                </w:rPr>
                <w:commentReference w:id="247"/>
              </w:r>
              <w:r w:rsidDel="005C75AD">
                <w:delText xml:space="preserve"> and </w:delText>
              </w:r>
              <w:commentRangeStart w:id="248"/>
              <w:r w:rsidDel="005C75AD">
                <w:delText>HL7688</w:delText>
              </w:r>
              <w:commentRangeEnd w:id="248"/>
              <w:r w:rsidDel="005C75AD">
                <w:rPr>
                  <w:rStyle w:val="CommentReference"/>
                  <w:rFonts w:ascii="Verdana" w:hAnsi="Verdana" w:cs="Times New Roman"/>
                  <w:lang w:eastAsia="en-US"/>
                </w:rPr>
                <w:commentReference w:id="248"/>
              </w:r>
              <w:r w:rsidDel="005C75AD">
                <w:delText xml:space="preserve"> support</w:delText>
              </w:r>
              <w:r w:rsidDel="005C75AD">
                <w:rPr>
                  <w:rStyle w:val="CommentReference"/>
                  <w:rFonts w:ascii="Verdana" w:hAnsi="Verdana" w:cs="Times New Roman"/>
                  <w:lang w:eastAsia="en-US"/>
                </w:rPr>
                <w:commentReference w:id="249"/>
              </w:r>
            </w:del>
          </w:p>
          <w:p w14:paraId="4C7FD8DE" w14:textId="136306AE" w:rsidR="001B2A26" w:rsidDel="005C75AD" w:rsidRDefault="001B2A26" w:rsidP="0059466D">
            <w:pPr>
              <w:pStyle w:val="TableBody"/>
              <w:numPr>
                <w:ilvl w:val="0"/>
                <w:numId w:val="25"/>
              </w:numPr>
              <w:rPr>
                <w:del w:id="250" w:author="Alban Roche" w:date="2017-08-02T14:33:00Z"/>
              </w:rPr>
            </w:pPr>
            <w:del w:id="251" w:author="Alban Roche" w:date="2017-08-02T14:33:00Z">
              <w:r w:rsidDel="005C75AD">
                <w:fldChar w:fldCharType="begin"/>
              </w:r>
              <w:r w:rsidDel="005C75AD">
                <w:delInstrText xml:space="preserve"> REF _Ref464489048 \w \h </w:delInstrText>
              </w:r>
              <w:r w:rsidDel="005C75AD">
                <w:fldChar w:fldCharType="separate"/>
              </w:r>
              <w:r w:rsidR="00BD7547" w:rsidDel="005C75AD">
                <w:delText>9.3</w:delText>
              </w:r>
              <w:r w:rsidDel="005C75AD">
                <w:fldChar w:fldCharType="end"/>
              </w:r>
              <w:r w:rsidDel="005C75AD">
                <w:delText xml:space="preserve"> </w:delText>
              </w:r>
              <w:r w:rsidDel="005C75AD">
                <w:fldChar w:fldCharType="begin"/>
              </w:r>
              <w:r w:rsidDel="005C75AD">
                <w:delInstrText xml:space="preserve"> REF _Ref464489049 \h </w:delInstrText>
              </w:r>
              <w:r w:rsidDel="005C75AD">
                <w:fldChar w:fldCharType="separate"/>
              </w:r>
              <w:r w:rsidR="00BD7547" w:rsidDel="005C75AD">
                <w:delText xml:space="preserve">+CLVL </w:delText>
              </w:r>
              <w:r w:rsidR="00BD7547" w:rsidRPr="00671C8B" w:rsidDel="005C75AD">
                <w:delText xml:space="preserve">Command: </w:delText>
              </w:r>
              <w:r w:rsidR="00BD7547" w:rsidDel="005C75AD">
                <w:delText>Loudspeaker Volume Level</w:delText>
              </w:r>
              <w:r w:rsidDel="005C75AD">
                <w:fldChar w:fldCharType="end"/>
              </w:r>
            </w:del>
          </w:p>
          <w:p w14:paraId="5FAF92D0" w14:textId="19CF890A" w:rsidR="001B2A26" w:rsidDel="005C75AD" w:rsidRDefault="001B2A26" w:rsidP="0059466D">
            <w:pPr>
              <w:pStyle w:val="TableBody"/>
              <w:numPr>
                <w:ilvl w:val="0"/>
                <w:numId w:val="25"/>
              </w:numPr>
              <w:rPr>
                <w:del w:id="252" w:author="Alban Roche" w:date="2017-08-02T14:33:00Z"/>
              </w:rPr>
            </w:pPr>
            <w:del w:id="253" w:author="Alban Roche" w:date="2017-08-02T14:33:00Z">
              <w:r w:rsidDel="005C75AD">
                <w:fldChar w:fldCharType="begin"/>
              </w:r>
              <w:r w:rsidDel="005C75AD">
                <w:delInstrText xml:space="preserve"> REF _Ref453834533 \w \h </w:delInstrText>
              </w:r>
              <w:r w:rsidDel="005C75AD">
                <w:fldChar w:fldCharType="separate"/>
              </w:r>
              <w:r w:rsidR="00BD7547" w:rsidDel="005C75AD">
                <w:delText>9.4</w:delText>
              </w:r>
              <w:r w:rsidDel="005C75AD">
                <w:fldChar w:fldCharType="end"/>
              </w:r>
              <w:r w:rsidDel="005C75AD">
                <w:delText xml:space="preserve"> </w:delText>
              </w:r>
              <w:r w:rsidDel="005C75AD">
                <w:fldChar w:fldCharType="begin"/>
              </w:r>
              <w:r w:rsidDel="005C75AD">
                <w:delInstrText xml:space="preserve"> REF _Ref453834533 \h </w:delInstrText>
              </w:r>
              <w:r w:rsidDel="005C75AD">
                <w:fldChar w:fldCharType="separate"/>
              </w:r>
              <w:r w:rsidR="00BD7547" w:rsidDel="005C75AD">
                <w:delText xml:space="preserve">+KECHO </w:delText>
              </w:r>
              <w:r w:rsidR="00BD7547" w:rsidRPr="00671C8B" w:rsidDel="005C75AD">
                <w:delText xml:space="preserve">Command: </w:delText>
              </w:r>
              <w:r w:rsidR="00BD7547" w:rsidDel="005C75AD">
                <w:delText>Echo Cancellation</w:delText>
              </w:r>
              <w:r w:rsidDel="005C75AD">
                <w:fldChar w:fldCharType="end"/>
              </w:r>
            </w:del>
          </w:p>
          <w:p w14:paraId="6DA0316B" w14:textId="058E5C61" w:rsidR="001B2A26" w:rsidDel="005C75AD" w:rsidRDefault="001B2A26" w:rsidP="0059466D">
            <w:pPr>
              <w:pStyle w:val="TableBody"/>
              <w:numPr>
                <w:ilvl w:val="0"/>
                <w:numId w:val="25"/>
              </w:numPr>
              <w:rPr>
                <w:del w:id="254" w:author="Alban Roche" w:date="2017-08-02T14:33:00Z"/>
              </w:rPr>
            </w:pPr>
            <w:del w:id="255" w:author="Alban Roche" w:date="2017-08-02T14:33:00Z">
              <w:r w:rsidDel="005C75AD">
                <w:fldChar w:fldCharType="begin"/>
              </w:r>
              <w:r w:rsidDel="005C75AD">
                <w:delInstrText xml:space="preserve"> REF _Ref464489050 \w \h </w:delInstrText>
              </w:r>
              <w:r w:rsidDel="005C75AD">
                <w:fldChar w:fldCharType="separate"/>
              </w:r>
              <w:r w:rsidR="00BD7547" w:rsidDel="005C75AD">
                <w:delText>9.5</w:delText>
              </w:r>
              <w:r w:rsidDel="005C75AD">
                <w:fldChar w:fldCharType="end"/>
              </w:r>
              <w:r w:rsidDel="005C75AD">
                <w:delText xml:space="preserve"> </w:delText>
              </w:r>
              <w:r w:rsidDel="005C75AD">
                <w:fldChar w:fldCharType="begin"/>
              </w:r>
              <w:r w:rsidDel="005C75AD">
                <w:delInstrText xml:space="preserve"> REF _Ref464489051 \h </w:delInstrText>
              </w:r>
              <w:r w:rsidDel="005C75AD">
                <w:fldChar w:fldCharType="separate"/>
              </w:r>
              <w:r w:rsidR="00BD7547" w:rsidDel="005C75AD">
                <w:delText xml:space="preserve">+KNOISE </w:delText>
              </w:r>
              <w:r w:rsidR="00BD7547" w:rsidRPr="00671C8B" w:rsidDel="005C75AD">
                <w:delText xml:space="preserve">Command: </w:delText>
              </w:r>
              <w:r w:rsidR="00BD7547" w:rsidDel="005C75AD">
                <w:delText>Echo Suppression</w:delText>
              </w:r>
              <w:r w:rsidDel="005C75AD">
                <w:fldChar w:fldCharType="end"/>
              </w:r>
            </w:del>
          </w:p>
          <w:p w14:paraId="3594B960" w14:textId="0DAEA75F" w:rsidR="001B2A26" w:rsidDel="005C75AD" w:rsidRDefault="001B2A26" w:rsidP="0059466D">
            <w:pPr>
              <w:pStyle w:val="TableBody"/>
              <w:numPr>
                <w:ilvl w:val="0"/>
                <w:numId w:val="25"/>
              </w:numPr>
              <w:rPr>
                <w:del w:id="256" w:author="Alban Roche" w:date="2017-08-02T14:33:00Z"/>
              </w:rPr>
            </w:pPr>
            <w:del w:id="257" w:author="Alban Roche" w:date="2017-08-02T14:33:00Z">
              <w:r w:rsidDel="005C75AD">
                <w:fldChar w:fldCharType="begin"/>
              </w:r>
              <w:r w:rsidDel="005C75AD">
                <w:delInstrText xml:space="preserve"> REF _Ref464489052 \w \h </w:delInstrText>
              </w:r>
              <w:r w:rsidDel="005C75AD">
                <w:fldChar w:fldCharType="separate"/>
              </w:r>
              <w:r w:rsidR="00BD7547" w:rsidDel="005C75AD">
                <w:delText>9.6</w:delText>
              </w:r>
              <w:r w:rsidDel="005C75AD">
                <w:fldChar w:fldCharType="end"/>
              </w:r>
              <w:r w:rsidDel="005C75AD">
                <w:delText xml:space="preserve"> </w:delText>
              </w:r>
              <w:r w:rsidDel="005C75AD">
                <w:fldChar w:fldCharType="begin"/>
              </w:r>
              <w:r w:rsidDel="005C75AD">
                <w:delInstrText xml:space="preserve"> REF _Ref464489053 \h </w:delInstrText>
              </w:r>
              <w:r w:rsidDel="005C75AD">
                <w:fldChar w:fldCharType="separate"/>
              </w:r>
              <w:r w:rsidR="00BD7547" w:rsidDel="005C75AD">
                <w:delText xml:space="preserve">+KPC </w:delText>
              </w:r>
              <w:r w:rsidR="00BD7547" w:rsidRPr="00671C8B" w:rsidDel="005C75AD">
                <w:delText xml:space="preserve">Command: </w:delText>
              </w:r>
              <w:r w:rsidR="00BD7547" w:rsidDel="005C75AD">
                <w:delText>Peak Compressor</w:delText>
              </w:r>
              <w:r w:rsidDel="005C75AD">
                <w:fldChar w:fldCharType="end"/>
              </w:r>
            </w:del>
          </w:p>
          <w:p w14:paraId="25987A1C" w14:textId="0753FBC8" w:rsidR="001B2A26" w:rsidDel="005C75AD" w:rsidRDefault="001B2A26" w:rsidP="0059466D">
            <w:pPr>
              <w:pStyle w:val="TableBody"/>
              <w:numPr>
                <w:ilvl w:val="0"/>
                <w:numId w:val="25"/>
              </w:numPr>
              <w:rPr>
                <w:del w:id="258" w:author="Alban Roche" w:date="2017-08-02T14:33:00Z"/>
              </w:rPr>
            </w:pPr>
            <w:del w:id="259" w:author="Alban Roche" w:date="2017-08-02T14:33:00Z">
              <w:r w:rsidDel="005C75AD">
                <w:fldChar w:fldCharType="begin"/>
              </w:r>
              <w:r w:rsidDel="005C75AD">
                <w:delInstrText xml:space="preserve"> REF _Ref464489054 \w \h </w:delInstrText>
              </w:r>
              <w:r w:rsidDel="005C75AD">
                <w:fldChar w:fldCharType="separate"/>
              </w:r>
              <w:r w:rsidR="00BD7547" w:rsidDel="005C75AD">
                <w:delText>9.7</w:delText>
              </w:r>
              <w:r w:rsidDel="005C75AD">
                <w:fldChar w:fldCharType="end"/>
              </w:r>
              <w:r w:rsidDel="005C75AD">
                <w:delText xml:space="preserve"> </w:delText>
              </w:r>
              <w:r w:rsidDel="005C75AD">
                <w:fldChar w:fldCharType="begin"/>
              </w:r>
              <w:r w:rsidDel="005C75AD">
                <w:delInstrText xml:space="preserve"> REF _Ref464489055 \h </w:delInstrText>
              </w:r>
              <w:r w:rsidDel="005C75AD">
                <w:fldChar w:fldCharType="separate"/>
              </w:r>
              <w:r w:rsidR="00BD7547" w:rsidDel="005C75AD">
                <w:delText xml:space="preserve">+KST </w:delText>
              </w:r>
              <w:r w:rsidR="00BD7547" w:rsidRPr="00671C8B" w:rsidDel="005C75AD">
                <w:delText xml:space="preserve">Command: </w:delText>
              </w:r>
              <w:r w:rsidR="00BD7547" w:rsidDel="005C75AD">
                <w:delText>Side Tone</w:delText>
              </w:r>
              <w:r w:rsidDel="005C75AD">
                <w:fldChar w:fldCharType="end"/>
              </w:r>
            </w:del>
          </w:p>
          <w:p w14:paraId="65913CAA" w14:textId="37072CFE" w:rsidR="001B2A26" w:rsidDel="005C75AD" w:rsidRDefault="001B2A26" w:rsidP="0059466D">
            <w:pPr>
              <w:pStyle w:val="TableBody"/>
              <w:numPr>
                <w:ilvl w:val="0"/>
                <w:numId w:val="25"/>
              </w:numPr>
              <w:rPr>
                <w:del w:id="260" w:author="Alban Roche" w:date="2017-08-02T14:33:00Z"/>
              </w:rPr>
            </w:pPr>
            <w:del w:id="261" w:author="Alban Roche" w:date="2017-08-02T14:33:00Z">
              <w:r w:rsidDel="005C75AD">
                <w:fldChar w:fldCharType="begin"/>
              </w:r>
              <w:r w:rsidDel="005C75AD">
                <w:delInstrText xml:space="preserve"> REF _Ref464489056 \w \h </w:delInstrText>
              </w:r>
              <w:r w:rsidDel="005C75AD">
                <w:fldChar w:fldCharType="separate"/>
              </w:r>
              <w:r w:rsidR="00BD7547" w:rsidDel="005C75AD">
                <w:delText>9.8</w:delText>
              </w:r>
              <w:r w:rsidDel="005C75AD">
                <w:fldChar w:fldCharType="end"/>
              </w:r>
              <w:r w:rsidDel="005C75AD">
                <w:delText xml:space="preserve"> </w:delText>
              </w:r>
              <w:r w:rsidDel="005C75AD">
                <w:fldChar w:fldCharType="begin"/>
              </w:r>
              <w:r w:rsidDel="005C75AD">
                <w:delInstrText xml:space="preserve"> REF _Ref464489057 \h </w:delInstrText>
              </w:r>
              <w:r w:rsidDel="005C75AD">
                <w:fldChar w:fldCharType="separate"/>
              </w:r>
              <w:r w:rsidR="00BD7547" w:rsidDel="005C75AD">
                <w:delText xml:space="preserve">+KVGR </w:delText>
              </w:r>
              <w:r w:rsidR="00BD7547" w:rsidRPr="00671C8B" w:rsidDel="005C75AD">
                <w:delText xml:space="preserve">Command: </w:delText>
              </w:r>
              <w:r w:rsidR="00BD7547" w:rsidDel="005C75AD">
                <w:delText>Receive Gain Selection</w:delText>
              </w:r>
              <w:r w:rsidDel="005C75AD">
                <w:fldChar w:fldCharType="end"/>
              </w:r>
            </w:del>
          </w:p>
          <w:p w14:paraId="0FD14451" w14:textId="11883A4A" w:rsidR="001B2A26" w:rsidDel="005C75AD" w:rsidRDefault="001B2A26" w:rsidP="0059466D">
            <w:pPr>
              <w:pStyle w:val="TableBody"/>
              <w:numPr>
                <w:ilvl w:val="0"/>
                <w:numId w:val="25"/>
              </w:numPr>
              <w:rPr>
                <w:del w:id="262" w:author="Alban Roche" w:date="2017-08-02T14:33:00Z"/>
              </w:rPr>
            </w:pPr>
            <w:del w:id="263" w:author="Alban Roche" w:date="2017-08-02T14:33:00Z">
              <w:r w:rsidDel="005C75AD">
                <w:fldChar w:fldCharType="begin"/>
              </w:r>
              <w:r w:rsidDel="005C75AD">
                <w:delInstrText xml:space="preserve"> REF _Ref464489058 \w \h </w:delInstrText>
              </w:r>
              <w:r w:rsidDel="005C75AD">
                <w:fldChar w:fldCharType="separate"/>
              </w:r>
              <w:r w:rsidR="00BD7547" w:rsidDel="005C75AD">
                <w:delText>9.9</w:delText>
              </w:r>
              <w:r w:rsidDel="005C75AD">
                <w:fldChar w:fldCharType="end"/>
              </w:r>
              <w:r w:rsidDel="005C75AD">
                <w:delText xml:space="preserve"> </w:delText>
              </w:r>
              <w:r w:rsidDel="005C75AD">
                <w:fldChar w:fldCharType="begin"/>
              </w:r>
              <w:r w:rsidDel="005C75AD">
                <w:delInstrText xml:space="preserve"> REF _Ref464489059 \h </w:delInstrText>
              </w:r>
              <w:r w:rsidDel="005C75AD">
                <w:fldChar w:fldCharType="separate"/>
              </w:r>
              <w:r w:rsidR="00BD7547" w:rsidDel="005C75AD">
                <w:delText xml:space="preserve">+KVGT </w:delText>
              </w:r>
              <w:r w:rsidR="00BD7547" w:rsidRPr="00671C8B" w:rsidDel="005C75AD">
                <w:delText xml:space="preserve">Command: </w:delText>
              </w:r>
              <w:r w:rsidR="00BD7547" w:rsidDel="005C75AD">
                <w:delText>Transmit Gain Selection</w:delText>
              </w:r>
              <w:r w:rsidDel="005C75AD">
                <w:fldChar w:fldCharType="end"/>
              </w:r>
            </w:del>
          </w:p>
          <w:p w14:paraId="6A3682E2" w14:textId="3F8C847E" w:rsidR="001B2A26" w:rsidDel="005C75AD" w:rsidRDefault="001B2A26" w:rsidP="0059466D">
            <w:pPr>
              <w:pStyle w:val="TableBody"/>
              <w:numPr>
                <w:ilvl w:val="0"/>
                <w:numId w:val="25"/>
              </w:numPr>
              <w:rPr>
                <w:del w:id="264" w:author="Alban Roche" w:date="2017-08-02T14:33:00Z"/>
              </w:rPr>
            </w:pPr>
            <w:del w:id="265" w:author="Alban Roche" w:date="2017-08-02T14:33:00Z">
              <w:r w:rsidDel="005C75AD">
                <w:fldChar w:fldCharType="begin"/>
              </w:r>
              <w:r w:rsidDel="005C75AD">
                <w:delInstrText xml:space="preserve"> REF _Ref464489060 \w \h </w:delInstrText>
              </w:r>
              <w:r w:rsidDel="005C75AD">
                <w:fldChar w:fldCharType="separate"/>
              </w:r>
              <w:r w:rsidR="00BD7547" w:rsidDel="005C75AD">
                <w:delText>9.10</w:delText>
              </w:r>
              <w:r w:rsidDel="005C75AD">
                <w:fldChar w:fldCharType="end"/>
              </w:r>
              <w:r w:rsidDel="005C75AD">
                <w:delText xml:space="preserve"> </w:delText>
              </w:r>
              <w:r w:rsidDel="005C75AD">
                <w:fldChar w:fldCharType="begin"/>
              </w:r>
              <w:r w:rsidDel="005C75AD">
                <w:delInstrText xml:space="preserve"> REF _Ref464489061 \h </w:delInstrText>
              </w:r>
              <w:r w:rsidDel="005C75AD">
                <w:fldChar w:fldCharType="separate"/>
              </w:r>
              <w:r w:rsidR="00BD7547" w:rsidDel="005C75AD">
                <w:delText xml:space="preserve">+VGR </w:delText>
              </w:r>
              <w:r w:rsidR="00BD7547" w:rsidRPr="00671C8B" w:rsidDel="005C75AD">
                <w:delText xml:space="preserve">Command: </w:delText>
              </w:r>
              <w:r w:rsidR="00BD7547" w:rsidDel="005C75AD">
                <w:delText>Receive Gain Selection</w:delText>
              </w:r>
              <w:r w:rsidDel="005C75AD">
                <w:fldChar w:fldCharType="end"/>
              </w:r>
            </w:del>
          </w:p>
          <w:p w14:paraId="4847FF6D" w14:textId="1BDCC724" w:rsidR="001B2A26" w:rsidDel="005C75AD" w:rsidRDefault="001B2A26" w:rsidP="0059466D">
            <w:pPr>
              <w:pStyle w:val="TableBody"/>
              <w:numPr>
                <w:ilvl w:val="0"/>
                <w:numId w:val="25"/>
              </w:numPr>
              <w:rPr>
                <w:del w:id="266" w:author="Alban Roche" w:date="2017-08-02T14:33:00Z"/>
              </w:rPr>
            </w:pPr>
            <w:del w:id="267" w:author="Alban Roche" w:date="2017-08-02T14:33:00Z">
              <w:r w:rsidDel="005C75AD">
                <w:fldChar w:fldCharType="begin"/>
              </w:r>
              <w:r w:rsidDel="005C75AD">
                <w:delInstrText xml:space="preserve"> REF _Ref464489062 \w \h </w:delInstrText>
              </w:r>
              <w:r w:rsidDel="005C75AD">
                <w:fldChar w:fldCharType="separate"/>
              </w:r>
              <w:r w:rsidR="00BD7547" w:rsidDel="005C75AD">
                <w:delText>9.11</w:delText>
              </w:r>
              <w:r w:rsidDel="005C75AD">
                <w:fldChar w:fldCharType="end"/>
              </w:r>
              <w:r w:rsidDel="005C75AD">
                <w:delText xml:space="preserve"> </w:delText>
              </w:r>
              <w:r w:rsidDel="005C75AD">
                <w:fldChar w:fldCharType="begin"/>
              </w:r>
              <w:r w:rsidDel="005C75AD">
                <w:delInstrText xml:space="preserve"> REF _Ref464489063 \h </w:delInstrText>
              </w:r>
              <w:r w:rsidDel="005C75AD">
                <w:fldChar w:fldCharType="separate"/>
              </w:r>
              <w:r w:rsidR="00BD7547" w:rsidDel="005C75AD">
                <w:delText xml:space="preserve">+VGT </w:delText>
              </w:r>
              <w:r w:rsidR="00BD7547" w:rsidRPr="00671C8B" w:rsidDel="005C75AD">
                <w:delText xml:space="preserve">Command: </w:delText>
              </w:r>
              <w:r w:rsidR="00BD7547" w:rsidDel="005C75AD">
                <w:delText>Transmit Gain Selection</w:delText>
              </w:r>
              <w:r w:rsidDel="005C75AD">
                <w:fldChar w:fldCharType="end"/>
              </w:r>
            </w:del>
          </w:p>
          <w:p w14:paraId="023A8A81" w14:textId="3360F561" w:rsidR="00554099" w:rsidDel="005C75AD" w:rsidRDefault="001B2A26" w:rsidP="0059466D">
            <w:pPr>
              <w:pStyle w:val="TableBody"/>
              <w:numPr>
                <w:ilvl w:val="0"/>
                <w:numId w:val="25"/>
              </w:numPr>
              <w:rPr>
                <w:del w:id="268" w:author="Alban Roche" w:date="2017-08-02T14:33:00Z"/>
              </w:rPr>
            </w:pPr>
            <w:del w:id="269" w:author="Alban Roche" w:date="2017-08-02T14:33:00Z">
              <w:r w:rsidDel="005C75AD">
                <w:fldChar w:fldCharType="begin"/>
              </w:r>
              <w:r w:rsidDel="005C75AD">
                <w:delInstrText xml:space="preserve"> REF _Ref464489064 \w \h </w:delInstrText>
              </w:r>
              <w:r w:rsidDel="005C75AD">
                <w:fldChar w:fldCharType="separate"/>
              </w:r>
              <w:r w:rsidR="00BD7547" w:rsidDel="005C75AD">
                <w:delText>9.12</w:delText>
              </w:r>
              <w:r w:rsidDel="005C75AD">
                <w:fldChar w:fldCharType="end"/>
              </w:r>
              <w:r w:rsidDel="005C75AD">
                <w:delText xml:space="preserve"> </w:delText>
              </w:r>
              <w:r w:rsidDel="005C75AD">
                <w:fldChar w:fldCharType="begin"/>
              </w:r>
              <w:r w:rsidDel="005C75AD">
                <w:delInstrText xml:space="preserve"> REF _Ref464489065 \h </w:delInstrText>
              </w:r>
              <w:r w:rsidDel="005C75AD">
                <w:fldChar w:fldCharType="separate"/>
              </w:r>
              <w:r w:rsidR="00BD7547" w:rsidDel="005C75AD">
                <w:delText xml:space="preserve">+VIP </w:delText>
              </w:r>
              <w:r w:rsidR="00BD7547" w:rsidRPr="00671C8B" w:rsidDel="005C75AD">
                <w:delText xml:space="preserve">Command: </w:delText>
              </w:r>
              <w:r w:rsidR="00BD7547" w:rsidDel="005C75AD">
                <w:delText>Initialize Voice Parameters</w:delText>
              </w:r>
              <w:r w:rsidDel="005C75AD">
                <w:fldChar w:fldCharType="end"/>
              </w:r>
            </w:del>
          </w:p>
          <w:p w14:paraId="4779AF7D" w14:textId="3EB1EAF5" w:rsidR="001B2A26" w:rsidDel="005C75AD" w:rsidRDefault="001B2A26" w:rsidP="0059466D">
            <w:pPr>
              <w:pStyle w:val="TableBody"/>
              <w:numPr>
                <w:ilvl w:val="0"/>
                <w:numId w:val="25"/>
              </w:numPr>
              <w:rPr>
                <w:del w:id="270" w:author="Alban Roche" w:date="2017-08-02T14:33:00Z"/>
              </w:rPr>
            </w:pPr>
            <w:del w:id="271" w:author="Alban Roche" w:date="2017-08-02T14:33:00Z">
              <w:r w:rsidDel="005C75AD">
                <w:fldChar w:fldCharType="begin"/>
              </w:r>
              <w:r w:rsidDel="005C75AD">
                <w:delInstrText xml:space="preserve"> REF _Ref427680732 \w \h </w:delInstrText>
              </w:r>
              <w:r w:rsidDel="005C75AD">
                <w:fldChar w:fldCharType="separate"/>
              </w:r>
              <w:r w:rsidR="00BD7547" w:rsidDel="005C75AD">
                <w:delText>9.13</w:delText>
              </w:r>
              <w:r w:rsidDel="005C75AD">
                <w:fldChar w:fldCharType="end"/>
              </w:r>
              <w:r w:rsidDel="005C75AD">
                <w:delText xml:space="preserve"> </w:delText>
              </w:r>
              <w:r w:rsidDel="005C75AD">
                <w:fldChar w:fldCharType="begin"/>
              </w:r>
              <w:r w:rsidDel="005C75AD">
                <w:delInstrText xml:space="preserve"> REF _Ref427680732 \h </w:delInstrText>
              </w:r>
              <w:r w:rsidDel="005C75AD">
                <w:fldChar w:fldCharType="separate"/>
              </w:r>
              <w:r w:rsidR="00BD7547" w:rsidDel="005C75AD">
                <w:delText xml:space="preserve">+CODECINFO </w:delText>
              </w:r>
              <w:r w:rsidR="00BD7547" w:rsidRPr="00671C8B" w:rsidDel="005C75AD">
                <w:delText xml:space="preserve">Command: </w:delText>
              </w:r>
              <w:r w:rsidR="00BD7547" w:rsidDel="005C75AD">
                <w:delText>Display Audio Codec Information</w:delText>
              </w:r>
              <w:r w:rsidDel="005C75AD">
                <w:fldChar w:fldCharType="end"/>
              </w:r>
            </w:del>
          </w:p>
        </w:tc>
      </w:tr>
      <w:tr w:rsidR="00BF284E" w:rsidRPr="00844859" w:rsidDel="005C75AD" w14:paraId="7304A65E" w14:textId="38440BA8" w:rsidTr="00633308">
        <w:trPr>
          <w:del w:id="272" w:author="Alban Roche" w:date="2017-08-02T14:33:00Z"/>
        </w:trPr>
        <w:tc>
          <w:tcPr>
            <w:tcW w:w="525" w:type="pct"/>
            <w:vMerge w:val="restart"/>
          </w:tcPr>
          <w:p w14:paraId="01AC8B97" w14:textId="072CB76C" w:rsidR="00BF284E" w:rsidDel="005C75AD" w:rsidRDefault="00BF284E" w:rsidP="001B2A26">
            <w:pPr>
              <w:pStyle w:val="TableBody"/>
              <w:rPr>
                <w:del w:id="273" w:author="Alban Roche" w:date="2017-08-02T14:33:00Z"/>
              </w:rPr>
            </w:pPr>
            <w:del w:id="274" w:author="Alban Roche" w:date="2017-08-02T14:33:00Z">
              <w:r w:rsidDel="005C75AD">
                <w:delText>4.0</w:delText>
              </w:r>
            </w:del>
          </w:p>
        </w:tc>
        <w:tc>
          <w:tcPr>
            <w:tcW w:w="1069" w:type="pct"/>
            <w:vMerge w:val="restart"/>
          </w:tcPr>
          <w:p w14:paraId="5373DBB9" w14:textId="6DF2C610" w:rsidR="00BF284E" w:rsidDel="005C75AD" w:rsidRDefault="00BF284E" w:rsidP="001B2A26">
            <w:pPr>
              <w:pStyle w:val="TableBody"/>
              <w:rPr>
                <w:del w:id="275" w:author="Alban Roche" w:date="2017-08-02T14:33:00Z"/>
              </w:rPr>
            </w:pPr>
            <w:del w:id="276" w:author="Alban Roche" w:date="2017-08-02T14:33:00Z">
              <w:r w:rsidDel="005C75AD">
                <w:delText>November 11, 2016</w:delText>
              </w:r>
            </w:del>
          </w:p>
        </w:tc>
        <w:tc>
          <w:tcPr>
            <w:tcW w:w="3406" w:type="pct"/>
          </w:tcPr>
          <w:p w14:paraId="08D35A57" w14:textId="007E4742" w:rsidR="00BF284E" w:rsidDel="005C75AD" w:rsidRDefault="00BF284E" w:rsidP="001B2A26">
            <w:pPr>
              <w:pStyle w:val="TableBody"/>
              <w:rPr>
                <w:del w:id="277" w:author="Alban Roche" w:date="2017-08-02T14:33:00Z"/>
              </w:rPr>
            </w:pPr>
            <w:del w:id="278" w:author="Alban Roche" w:date="2017-08-02T14:33:00Z">
              <w:r w:rsidDel="005C75AD">
                <w:delText>Added:</w:delText>
              </w:r>
            </w:del>
          </w:p>
          <w:p w14:paraId="2F3D7D05" w14:textId="34499062" w:rsidR="00BF284E" w:rsidDel="005C75AD" w:rsidRDefault="00BF284E" w:rsidP="0059466D">
            <w:pPr>
              <w:pStyle w:val="TableBody"/>
              <w:numPr>
                <w:ilvl w:val="0"/>
                <w:numId w:val="26"/>
              </w:numPr>
              <w:rPr>
                <w:del w:id="279" w:author="Alban Roche" w:date="2017-08-02T14:33:00Z"/>
              </w:rPr>
            </w:pPr>
            <w:del w:id="280" w:author="Alban Roche" w:date="2017-08-02T14:33:00Z">
              <w:r w:rsidDel="005C75AD">
                <w:fldChar w:fldCharType="begin"/>
              </w:r>
              <w:r w:rsidDel="005C75AD">
                <w:delInstrText xml:space="preserve"> REF _Ref427680734 \w \h </w:delInstrText>
              </w:r>
              <w:r w:rsidDel="005C75AD">
                <w:fldChar w:fldCharType="separate"/>
              </w:r>
              <w:r w:rsidR="00BD7547" w:rsidDel="005C75AD">
                <w:delText>9.14</w:delText>
              </w:r>
              <w:r w:rsidDel="005C75AD">
                <w:fldChar w:fldCharType="end"/>
              </w:r>
              <w:r w:rsidDel="005C75AD">
                <w:delText xml:space="preserve"> </w:delText>
              </w:r>
              <w:r w:rsidDel="005C75AD">
                <w:fldChar w:fldCharType="begin"/>
              </w:r>
              <w:r w:rsidDel="005C75AD">
                <w:delInstrText xml:space="preserve"> REF _Ref427680734 \h </w:delInstrText>
              </w:r>
              <w:r w:rsidDel="005C75AD">
                <w:fldChar w:fldCharType="separate"/>
              </w:r>
              <w:r w:rsidR="00BD7547" w:rsidDel="005C75AD">
                <w:delText xml:space="preserve">+KSRAP </w:delText>
              </w:r>
              <w:r w:rsidR="00BD7547" w:rsidRPr="00671C8B" w:rsidDel="005C75AD">
                <w:delText xml:space="preserve">Command: </w:delText>
              </w:r>
              <w:r w:rsidR="00BD7547" w:rsidDel="005C75AD">
                <w:delText>Save or Restore Audio Parameters</w:delText>
              </w:r>
              <w:r w:rsidDel="005C75AD">
                <w:fldChar w:fldCharType="end"/>
              </w:r>
            </w:del>
          </w:p>
          <w:p w14:paraId="64F1F23F" w14:textId="369A7900" w:rsidR="00BF284E" w:rsidDel="005C75AD" w:rsidRDefault="00BF284E" w:rsidP="0059466D">
            <w:pPr>
              <w:pStyle w:val="TableBody"/>
              <w:numPr>
                <w:ilvl w:val="0"/>
                <w:numId w:val="26"/>
              </w:numPr>
              <w:rPr>
                <w:del w:id="281" w:author="Alban Roche" w:date="2017-08-02T14:33:00Z"/>
              </w:rPr>
            </w:pPr>
            <w:del w:id="282" w:author="Alban Roche" w:date="2017-08-02T14:33:00Z">
              <w:r w:rsidDel="005C75AD">
                <w:fldChar w:fldCharType="begin"/>
              </w:r>
              <w:r w:rsidDel="005C75AD">
                <w:delInstrText xml:space="preserve"> REF _Ref427680736 \w \h </w:delInstrText>
              </w:r>
              <w:r w:rsidDel="005C75AD">
                <w:fldChar w:fldCharType="separate"/>
              </w:r>
              <w:r w:rsidR="00BD7547" w:rsidDel="005C75AD">
                <w:delText>9.15</w:delText>
              </w:r>
              <w:r w:rsidDel="005C75AD">
                <w:fldChar w:fldCharType="end"/>
              </w:r>
              <w:r w:rsidDel="005C75AD">
                <w:delText xml:space="preserve"> </w:delText>
              </w:r>
              <w:r w:rsidDel="005C75AD">
                <w:fldChar w:fldCharType="begin"/>
              </w:r>
              <w:r w:rsidDel="005C75AD">
                <w:delInstrText xml:space="preserve"> REF _Ref427680736 \h </w:delInstrText>
              </w:r>
              <w:r w:rsidDel="005C75AD">
                <w:fldChar w:fldCharType="separate"/>
              </w:r>
              <w:r w:rsidR="00BD7547" w:rsidDel="005C75AD">
                <w:delText xml:space="preserve">+WVR </w:delText>
              </w:r>
              <w:r w:rsidR="00BD7547" w:rsidRPr="00671C8B" w:rsidDel="005C75AD">
                <w:delText xml:space="preserve">Command: </w:delText>
              </w:r>
              <w:r w:rsidR="00BD7547" w:rsidDel="005C75AD">
                <w:delText>Voice Codec Selection</w:delText>
              </w:r>
              <w:r w:rsidDel="005C75AD">
                <w:fldChar w:fldCharType="end"/>
              </w:r>
            </w:del>
          </w:p>
          <w:p w14:paraId="2A43ADC3" w14:textId="1934AD80" w:rsidR="00BF284E" w:rsidDel="005C75AD" w:rsidRDefault="00BF284E" w:rsidP="0059466D">
            <w:pPr>
              <w:pStyle w:val="TableBody"/>
              <w:numPr>
                <w:ilvl w:val="0"/>
                <w:numId w:val="26"/>
              </w:numPr>
              <w:rPr>
                <w:del w:id="283" w:author="Alban Roche" w:date="2017-08-02T14:33:00Z"/>
              </w:rPr>
            </w:pPr>
            <w:del w:id="284" w:author="Alban Roche" w:date="2017-08-02T14:33:00Z">
              <w:r w:rsidDel="005C75AD">
                <w:fldChar w:fldCharType="begin"/>
              </w:r>
              <w:r w:rsidDel="005C75AD">
                <w:delInstrText xml:space="preserve"> REF _Ref460315326 \w \h </w:delInstrText>
              </w:r>
              <w:r w:rsidDel="005C75AD">
                <w:fldChar w:fldCharType="separate"/>
              </w:r>
              <w:r w:rsidR="00BD7547" w:rsidDel="005C75AD">
                <w:delText>9.16</w:delText>
              </w:r>
              <w:r w:rsidDel="005C75AD">
                <w:fldChar w:fldCharType="end"/>
              </w:r>
              <w:r w:rsidDel="005C75AD">
                <w:delText xml:space="preserve"> </w:delText>
              </w:r>
              <w:r w:rsidDel="005C75AD">
                <w:fldChar w:fldCharType="begin"/>
              </w:r>
              <w:r w:rsidDel="005C75AD">
                <w:delInstrText xml:space="preserve"> REF _Ref460315326 \h </w:delInstrText>
              </w:r>
              <w:r w:rsidDel="005C75AD">
                <w:fldChar w:fldCharType="separate"/>
              </w:r>
              <w:r w:rsidR="00BD7547" w:rsidDel="005C75AD">
                <w:delText xml:space="preserve">+VTD </w:delText>
              </w:r>
              <w:r w:rsidR="00BD7547" w:rsidRPr="00671C8B" w:rsidDel="005C75AD">
                <w:delText xml:space="preserve">Command: </w:delText>
              </w:r>
              <w:r w:rsidR="00BD7547" w:rsidDel="005C75AD">
                <w:delText>Tone Duration</w:delText>
              </w:r>
              <w:r w:rsidDel="005C75AD">
                <w:fldChar w:fldCharType="end"/>
              </w:r>
            </w:del>
          </w:p>
          <w:p w14:paraId="1EC12712" w14:textId="2658D083" w:rsidR="00BF284E" w:rsidDel="005C75AD" w:rsidRDefault="00BF284E" w:rsidP="0059466D">
            <w:pPr>
              <w:pStyle w:val="TableBody"/>
              <w:numPr>
                <w:ilvl w:val="0"/>
                <w:numId w:val="26"/>
              </w:numPr>
              <w:rPr>
                <w:del w:id="285" w:author="Alban Roche" w:date="2017-08-02T14:33:00Z"/>
              </w:rPr>
            </w:pPr>
            <w:del w:id="286" w:author="Alban Roche" w:date="2017-08-02T14:33:00Z">
              <w:r w:rsidDel="005C75AD">
                <w:fldChar w:fldCharType="begin"/>
              </w:r>
              <w:r w:rsidDel="005C75AD">
                <w:delInstrText xml:space="preserve"> REF _Ref460315331 \w \h </w:delInstrText>
              </w:r>
              <w:r w:rsidDel="005C75AD">
                <w:fldChar w:fldCharType="separate"/>
              </w:r>
              <w:r w:rsidR="00BD7547" w:rsidDel="005C75AD">
                <w:delText>9.17</w:delText>
              </w:r>
              <w:r w:rsidDel="005C75AD">
                <w:fldChar w:fldCharType="end"/>
              </w:r>
              <w:r w:rsidDel="005C75AD">
                <w:delText xml:space="preserve"> </w:delText>
              </w:r>
              <w:r w:rsidDel="005C75AD">
                <w:fldChar w:fldCharType="begin"/>
              </w:r>
              <w:r w:rsidDel="005C75AD">
                <w:delInstrText xml:space="preserve"> REF _Ref460315331 \h </w:delInstrText>
              </w:r>
              <w:r w:rsidDel="005C75AD">
                <w:fldChar w:fldCharType="separate"/>
              </w:r>
              <w:r w:rsidR="00BD7547" w:rsidDel="005C75AD">
                <w:delText xml:space="preserve">+VTS </w:delText>
              </w:r>
              <w:r w:rsidR="00BD7547" w:rsidRPr="00671C8B" w:rsidDel="005C75AD">
                <w:delText xml:space="preserve">Command: </w:delText>
              </w:r>
              <w:r w:rsidR="00BD7547" w:rsidDel="005C75AD">
                <w:delText>DTMF and Tone Generation</w:delText>
              </w:r>
              <w:r w:rsidDel="005C75AD">
                <w:fldChar w:fldCharType="end"/>
              </w:r>
              <w:r w:rsidDel="005C75AD">
                <w:rPr>
                  <w:rStyle w:val="CommentReference"/>
                  <w:rFonts w:ascii="Verdana" w:hAnsi="Verdana" w:cs="Times New Roman"/>
                  <w:lang w:eastAsia="en-US"/>
                </w:rPr>
                <w:commentReference w:id="287"/>
              </w:r>
            </w:del>
          </w:p>
        </w:tc>
      </w:tr>
      <w:tr w:rsidR="00BF284E" w:rsidRPr="00844859" w:rsidDel="005C75AD" w14:paraId="1F3EB566" w14:textId="07C241D6" w:rsidTr="00633308">
        <w:trPr>
          <w:del w:id="288" w:author="Alban Roche" w:date="2017-08-02T14:33:00Z"/>
        </w:trPr>
        <w:tc>
          <w:tcPr>
            <w:tcW w:w="525" w:type="pct"/>
            <w:vMerge/>
          </w:tcPr>
          <w:p w14:paraId="56334F07" w14:textId="257FEC3F" w:rsidR="00BF284E" w:rsidDel="005C75AD" w:rsidRDefault="00BF284E" w:rsidP="001B2A26">
            <w:pPr>
              <w:pStyle w:val="TableBody"/>
              <w:rPr>
                <w:del w:id="289" w:author="Alban Roche" w:date="2017-08-02T14:33:00Z"/>
              </w:rPr>
            </w:pPr>
          </w:p>
        </w:tc>
        <w:tc>
          <w:tcPr>
            <w:tcW w:w="1069" w:type="pct"/>
            <w:vMerge/>
          </w:tcPr>
          <w:p w14:paraId="096B9A5C" w14:textId="3796F9EA" w:rsidR="00BF284E" w:rsidDel="005C75AD" w:rsidRDefault="00BF284E" w:rsidP="001B2A26">
            <w:pPr>
              <w:pStyle w:val="TableBody"/>
              <w:rPr>
                <w:del w:id="290" w:author="Alban Roche" w:date="2017-08-02T14:33:00Z"/>
              </w:rPr>
            </w:pPr>
          </w:p>
        </w:tc>
        <w:tc>
          <w:tcPr>
            <w:tcW w:w="3406" w:type="pct"/>
          </w:tcPr>
          <w:p w14:paraId="43C1DD27" w14:textId="791D6B9B" w:rsidR="00BF284E" w:rsidDel="005C75AD" w:rsidRDefault="00BF284E" w:rsidP="001B2A26">
            <w:pPr>
              <w:pStyle w:val="TableBody"/>
              <w:rPr>
                <w:del w:id="291" w:author="Alban Roche" w:date="2017-08-02T14:33:00Z"/>
              </w:rPr>
            </w:pPr>
            <w:del w:id="292" w:author="Alban Roche" w:date="2017-08-02T14:33:00Z">
              <w:r w:rsidDel="005C75AD">
                <w:delText>Updated:</w:delText>
              </w:r>
            </w:del>
          </w:p>
          <w:commentRangeStart w:id="293"/>
          <w:p w14:paraId="7F4DF323" w14:textId="478BFEC2" w:rsidR="00BF284E" w:rsidDel="005C75AD" w:rsidRDefault="00BF284E" w:rsidP="0059466D">
            <w:pPr>
              <w:pStyle w:val="TableBody"/>
              <w:numPr>
                <w:ilvl w:val="0"/>
                <w:numId w:val="25"/>
              </w:numPr>
              <w:rPr>
                <w:del w:id="294" w:author="Alban Roche" w:date="2017-08-02T14:33:00Z"/>
              </w:rPr>
            </w:pPr>
            <w:del w:id="295" w:author="Alban Roche" w:date="2017-08-02T14:33:00Z">
              <w:r w:rsidDel="005C75AD">
                <w:fldChar w:fldCharType="begin"/>
              </w:r>
              <w:r w:rsidDel="005C75AD">
                <w:delInstrText xml:space="preserve"> REF _Ref448916217 \w \h </w:delInstrText>
              </w:r>
              <w:r w:rsidDel="005C75AD">
                <w:fldChar w:fldCharType="separate"/>
              </w:r>
              <w:r w:rsidR="00BD7547" w:rsidDel="005C75AD">
                <w:delText>5.16</w:delText>
              </w:r>
              <w:r w:rsidDel="005C75AD">
                <w:fldChar w:fldCharType="end"/>
              </w:r>
              <w:r w:rsidDel="005C75AD">
                <w:delText xml:space="preserve"> </w:delText>
              </w:r>
              <w:r w:rsidDel="005C75AD">
                <w:fldChar w:fldCharType="begin"/>
              </w:r>
              <w:r w:rsidDel="005C75AD">
                <w:delInstrText xml:space="preserve"> REF _Ref448916217 \h </w:delInstrText>
              </w:r>
              <w:r w:rsidDel="005C75AD">
                <w:fldChar w:fldCharType="separate"/>
              </w:r>
              <w:r w:rsidR="00BD7547" w:rsidDel="005C75AD">
                <w:delText>+KCELL</w:delText>
              </w:r>
              <w:r w:rsidR="00BD7547" w:rsidRPr="00671C8B" w:rsidDel="005C75AD">
                <w:delText xml:space="preserve"> Command: </w:delText>
              </w:r>
              <w:r w:rsidR="00BD7547" w:rsidDel="005C75AD">
                <w:delText>Cell Environment Information</w:delText>
              </w:r>
              <w:r w:rsidDel="005C75AD">
                <w:fldChar w:fldCharType="end"/>
              </w:r>
              <w:commentRangeEnd w:id="293"/>
              <w:r w:rsidDel="005C75AD">
                <w:rPr>
                  <w:rStyle w:val="CommentReference"/>
                  <w:rFonts w:ascii="Verdana" w:hAnsi="Verdana" w:cs="Times New Roman"/>
                  <w:lang w:eastAsia="en-US"/>
                </w:rPr>
                <w:commentReference w:id="293"/>
              </w:r>
            </w:del>
          </w:p>
          <w:commentRangeStart w:id="296"/>
          <w:p w14:paraId="6C757AFA" w14:textId="24DF059C" w:rsidR="00BF284E" w:rsidDel="005C75AD" w:rsidRDefault="00BF284E" w:rsidP="0059466D">
            <w:pPr>
              <w:pStyle w:val="TableBody"/>
              <w:numPr>
                <w:ilvl w:val="0"/>
                <w:numId w:val="25"/>
              </w:numPr>
              <w:rPr>
                <w:del w:id="297" w:author="Alban Roche" w:date="2017-08-02T14:33:00Z"/>
              </w:rPr>
            </w:pPr>
            <w:del w:id="298" w:author="Alban Roche" w:date="2017-08-02T14:33:00Z">
              <w:r w:rsidDel="005C75AD">
                <w:fldChar w:fldCharType="begin"/>
              </w:r>
              <w:r w:rsidDel="005C75AD">
                <w:delInstrText xml:space="preserve"> REF _Ref462824099 \w \h </w:delInstrText>
              </w:r>
              <w:r w:rsidDel="005C75AD">
                <w:fldChar w:fldCharType="separate"/>
              </w:r>
              <w:r w:rsidR="00BD7547" w:rsidDel="005C75AD">
                <w:delText>5.52</w:delText>
              </w:r>
              <w:r w:rsidDel="005C75AD">
                <w:fldChar w:fldCharType="end"/>
              </w:r>
              <w:r w:rsidDel="005C75AD">
                <w:delText xml:space="preserve"> </w:delText>
              </w:r>
              <w:r w:rsidDel="005C75AD">
                <w:fldChar w:fldCharType="begin"/>
              </w:r>
              <w:r w:rsidDel="005C75AD">
                <w:delInstrText xml:space="preserve"> REF _Ref462824099 \h </w:delInstrText>
              </w:r>
              <w:r w:rsidDel="005C75AD">
                <w:fldChar w:fldCharType="separate"/>
              </w:r>
              <w:r w:rsidR="00BD7547" w:rsidDel="005C75AD">
                <w:delText xml:space="preserve">+KBND </w:delText>
              </w:r>
              <w:r w:rsidR="00BD7547" w:rsidRPr="00AE67EA" w:rsidDel="005C75AD">
                <w:delText xml:space="preserve">Command: </w:delText>
              </w:r>
              <w:r w:rsidR="00BD7547" w:rsidDel="005C75AD">
                <w:delText>Current Networks Band Indicator</w:delText>
              </w:r>
              <w:r w:rsidDel="005C75AD">
                <w:fldChar w:fldCharType="end"/>
              </w:r>
            </w:del>
          </w:p>
          <w:p w14:paraId="71FBACFF" w14:textId="700C8AEA" w:rsidR="00BF284E" w:rsidDel="005C75AD" w:rsidRDefault="00BF284E" w:rsidP="0059466D">
            <w:pPr>
              <w:pStyle w:val="TableBody"/>
              <w:numPr>
                <w:ilvl w:val="0"/>
                <w:numId w:val="25"/>
              </w:numPr>
              <w:rPr>
                <w:del w:id="299" w:author="Alban Roche" w:date="2017-08-02T14:33:00Z"/>
              </w:rPr>
            </w:pPr>
            <w:del w:id="300" w:author="Alban Roche" w:date="2017-08-02T14:33:00Z">
              <w:r w:rsidDel="005C75AD">
                <w:fldChar w:fldCharType="begin"/>
              </w:r>
              <w:r w:rsidDel="005C75AD">
                <w:delInstrText xml:space="preserve"> REF _Ref455390681 \w \h </w:delInstrText>
              </w:r>
              <w:r w:rsidDel="005C75AD">
                <w:fldChar w:fldCharType="separate"/>
              </w:r>
              <w:r w:rsidR="00BD7547" w:rsidDel="005C75AD">
                <w:delText>5.53</w:delText>
              </w:r>
              <w:r w:rsidDel="005C75AD">
                <w:fldChar w:fldCharType="end"/>
              </w:r>
              <w:r w:rsidDel="005C75AD">
                <w:delText xml:space="preserve"> </w:delText>
              </w:r>
              <w:r w:rsidDel="005C75AD">
                <w:fldChar w:fldCharType="begin"/>
              </w:r>
              <w:r w:rsidDel="005C75AD">
                <w:delInstrText xml:space="preserve"> REF _Ref455390681 \h </w:delInstrText>
              </w:r>
              <w:r w:rsidDel="005C75AD">
                <w:fldChar w:fldCharType="separate"/>
              </w:r>
              <w:r w:rsidR="00BD7547" w:rsidDel="005C75AD">
                <w:delText xml:space="preserve">+KSRAT </w:delText>
              </w:r>
              <w:r w:rsidR="00BD7547" w:rsidRPr="00AE67EA" w:rsidDel="005C75AD">
                <w:delText xml:space="preserve">Command: </w:delText>
              </w:r>
              <w:r w:rsidR="00BD7547" w:rsidDel="005C75AD">
                <w:delText>Set Radio Access Technology</w:delText>
              </w:r>
              <w:r w:rsidDel="005C75AD">
                <w:fldChar w:fldCharType="end"/>
              </w:r>
            </w:del>
          </w:p>
          <w:p w14:paraId="5F28AD4B" w14:textId="3B1424CD" w:rsidR="00BF284E" w:rsidDel="005C75AD" w:rsidRDefault="00BF284E" w:rsidP="0059466D">
            <w:pPr>
              <w:pStyle w:val="TableBody"/>
              <w:numPr>
                <w:ilvl w:val="0"/>
                <w:numId w:val="25"/>
              </w:numPr>
              <w:rPr>
                <w:del w:id="301" w:author="Alban Roche" w:date="2017-08-02T14:33:00Z"/>
              </w:rPr>
            </w:pPr>
            <w:del w:id="302" w:author="Alban Roche" w:date="2017-08-02T14:33:00Z">
              <w:r w:rsidDel="005C75AD">
                <w:fldChar w:fldCharType="begin"/>
              </w:r>
              <w:r w:rsidDel="005C75AD">
                <w:delInstrText xml:space="preserve"> REF _Ref455391046 \w \h </w:delInstrText>
              </w:r>
              <w:r w:rsidDel="005C75AD">
                <w:fldChar w:fldCharType="separate"/>
              </w:r>
              <w:r w:rsidR="00BD7547" w:rsidDel="005C75AD">
                <w:delText>5.54</w:delText>
              </w:r>
              <w:r w:rsidDel="005C75AD">
                <w:fldChar w:fldCharType="end"/>
              </w:r>
              <w:r w:rsidDel="005C75AD">
                <w:delText xml:space="preserve"> </w:delText>
              </w:r>
              <w:r w:rsidDel="005C75AD">
                <w:fldChar w:fldCharType="begin"/>
              </w:r>
              <w:r w:rsidDel="005C75AD">
                <w:delInstrText xml:space="preserve"> REF _Ref455391046 \h </w:delInstrText>
              </w:r>
              <w:r w:rsidDel="005C75AD">
                <w:fldChar w:fldCharType="separate"/>
              </w:r>
              <w:r w:rsidR="00BD7547" w:rsidDel="005C75AD">
                <w:delText xml:space="preserve">*PSRDBS </w:delText>
              </w:r>
              <w:r w:rsidR="00BD7547" w:rsidRPr="00AE67EA" w:rsidDel="005C75AD">
                <w:delText xml:space="preserve">Command: </w:delText>
              </w:r>
              <w:r w:rsidR="00BD7547" w:rsidDel="005C75AD">
                <w:delText>Change Frequency Band</w:delText>
              </w:r>
              <w:r w:rsidDel="005C75AD">
                <w:fldChar w:fldCharType="end"/>
              </w:r>
              <w:commentRangeEnd w:id="296"/>
              <w:r w:rsidDel="005C75AD">
                <w:rPr>
                  <w:rStyle w:val="CommentReference"/>
                  <w:rFonts w:ascii="Verdana" w:hAnsi="Verdana" w:cs="Times New Roman"/>
                  <w:lang w:eastAsia="en-US"/>
                </w:rPr>
                <w:commentReference w:id="296"/>
              </w:r>
            </w:del>
          </w:p>
          <w:commentRangeStart w:id="303"/>
          <w:p w14:paraId="0098B78B" w14:textId="53D6007C" w:rsidR="00BF284E" w:rsidDel="005C75AD" w:rsidRDefault="00BF284E" w:rsidP="0059466D">
            <w:pPr>
              <w:pStyle w:val="TableBody"/>
              <w:numPr>
                <w:ilvl w:val="0"/>
                <w:numId w:val="25"/>
              </w:numPr>
              <w:rPr>
                <w:del w:id="304" w:author="Alban Roche" w:date="2017-08-02T14:33:00Z"/>
              </w:rPr>
            </w:pPr>
            <w:del w:id="305" w:author="Alban Roche" w:date="2017-08-02T14:33:00Z">
              <w:r w:rsidDel="005C75AD">
                <w:fldChar w:fldCharType="begin"/>
              </w:r>
              <w:r w:rsidDel="005C75AD">
                <w:delInstrText xml:space="preserve"> REF _Ref378181194 \w \h </w:delInstrText>
              </w:r>
              <w:r w:rsidDel="005C75AD">
                <w:fldChar w:fldCharType="separate"/>
              </w:r>
              <w:r w:rsidR="00BD7547" w:rsidDel="005C75AD">
                <w:delText>14.1</w:delText>
              </w:r>
              <w:r w:rsidDel="005C75AD">
                <w:fldChar w:fldCharType="end"/>
              </w:r>
              <w:r w:rsidDel="005C75AD">
                <w:delText xml:space="preserve"> </w:delText>
              </w:r>
              <w:r w:rsidDel="005C75AD">
                <w:fldChar w:fldCharType="begin"/>
              </w:r>
              <w:r w:rsidDel="005C75AD">
                <w:delInstrText xml:space="preserve"> REF _Ref378181194 \h </w:delInstrText>
              </w:r>
              <w:r w:rsidDel="005C75AD">
                <w:fldChar w:fldCharType="separate"/>
              </w:r>
              <w:r w:rsidR="00BD7547" w:rsidRPr="00671C8B" w:rsidDel="005C75AD">
                <w:delText>+WMTXPOWER Command: Test RF Tx</w:delText>
              </w:r>
              <w:r w:rsidDel="005C75AD">
                <w:fldChar w:fldCharType="end"/>
              </w:r>
            </w:del>
          </w:p>
          <w:p w14:paraId="000D7499" w14:textId="77F832D0" w:rsidR="00BF284E" w:rsidDel="005C75AD" w:rsidRDefault="00BF284E" w:rsidP="0059466D">
            <w:pPr>
              <w:pStyle w:val="TableBody"/>
              <w:numPr>
                <w:ilvl w:val="0"/>
                <w:numId w:val="25"/>
              </w:numPr>
              <w:rPr>
                <w:del w:id="306" w:author="Alban Roche" w:date="2017-08-02T14:33:00Z"/>
              </w:rPr>
            </w:pPr>
            <w:del w:id="307" w:author="Alban Roche" w:date="2017-08-02T14:33:00Z">
              <w:r w:rsidDel="005C75AD">
                <w:fldChar w:fldCharType="begin"/>
              </w:r>
              <w:r w:rsidDel="005C75AD">
                <w:delInstrText xml:space="preserve"> REF _Ref378181195 \w \h </w:delInstrText>
              </w:r>
              <w:r w:rsidDel="005C75AD">
                <w:fldChar w:fldCharType="separate"/>
              </w:r>
              <w:r w:rsidR="00BD7547" w:rsidDel="005C75AD">
                <w:delText>14.2</w:delText>
              </w:r>
              <w:r w:rsidDel="005C75AD">
                <w:fldChar w:fldCharType="end"/>
              </w:r>
              <w:r w:rsidDel="005C75AD">
                <w:delText xml:space="preserve"> </w:delText>
              </w:r>
              <w:r w:rsidDel="005C75AD">
                <w:fldChar w:fldCharType="begin"/>
              </w:r>
              <w:r w:rsidDel="005C75AD">
                <w:delInstrText xml:space="preserve"> REF _Ref378181195 \h </w:delInstrText>
              </w:r>
              <w:r w:rsidDel="005C75AD">
                <w:fldChar w:fldCharType="separate"/>
              </w:r>
              <w:r w:rsidR="00BD7547" w:rsidRPr="00671C8B" w:rsidDel="005C75AD">
                <w:delText>+WMRXPOWER Command: Test RF Rx</w:delText>
              </w:r>
              <w:r w:rsidDel="005C75AD">
                <w:fldChar w:fldCharType="end"/>
              </w:r>
              <w:commentRangeEnd w:id="303"/>
              <w:r w:rsidDel="005C75AD">
                <w:rPr>
                  <w:rStyle w:val="CommentReference"/>
                  <w:rFonts w:ascii="Verdana" w:hAnsi="Verdana" w:cs="Times New Roman"/>
                  <w:lang w:eastAsia="en-US"/>
                </w:rPr>
                <w:commentReference w:id="303"/>
              </w:r>
            </w:del>
          </w:p>
        </w:tc>
      </w:tr>
      <w:tr w:rsidR="00BF284E" w:rsidRPr="00844859" w:rsidDel="005C75AD" w14:paraId="6AC50438" w14:textId="77AECA57" w:rsidTr="00633308">
        <w:trPr>
          <w:del w:id="308" w:author="Alban Roche" w:date="2017-08-02T14:33:00Z"/>
        </w:trPr>
        <w:tc>
          <w:tcPr>
            <w:tcW w:w="525" w:type="pct"/>
            <w:vMerge w:val="restart"/>
          </w:tcPr>
          <w:p w14:paraId="46C2A8E2" w14:textId="22D070B9" w:rsidR="00BF284E" w:rsidDel="005C75AD" w:rsidRDefault="00BF284E" w:rsidP="001B2A26">
            <w:pPr>
              <w:pStyle w:val="TableBody"/>
              <w:rPr>
                <w:del w:id="309" w:author="Alban Roche" w:date="2017-08-02T14:33:00Z"/>
              </w:rPr>
            </w:pPr>
            <w:del w:id="310" w:author="Alban Roche" w:date="2017-08-02T14:33:00Z">
              <w:r w:rsidDel="005C75AD">
                <w:delText>5.0</w:delText>
              </w:r>
            </w:del>
          </w:p>
        </w:tc>
        <w:tc>
          <w:tcPr>
            <w:tcW w:w="1069" w:type="pct"/>
            <w:vMerge w:val="restart"/>
          </w:tcPr>
          <w:p w14:paraId="34D5BBBF" w14:textId="412AB7C3" w:rsidR="00BF284E" w:rsidDel="005C75AD" w:rsidRDefault="00BF284E" w:rsidP="001B2A26">
            <w:pPr>
              <w:pStyle w:val="TableBody"/>
              <w:rPr>
                <w:del w:id="311" w:author="Alban Roche" w:date="2017-08-02T14:33:00Z"/>
              </w:rPr>
            </w:pPr>
            <w:del w:id="312" w:author="Alban Roche" w:date="2017-08-02T14:33:00Z">
              <w:r w:rsidDel="005C75AD">
                <w:delText>February 13, 2017</w:delText>
              </w:r>
            </w:del>
          </w:p>
        </w:tc>
        <w:tc>
          <w:tcPr>
            <w:tcW w:w="3406" w:type="pct"/>
          </w:tcPr>
          <w:p w14:paraId="10A3005C" w14:textId="77274234" w:rsidR="00BF284E" w:rsidDel="005C75AD" w:rsidRDefault="00BF284E" w:rsidP="001B2A26">
            <w:pPr>
              <w:pStyle w:val="TableBody"/>
              <w:rPr>
                <w:del w:id="313" w:author="Alban Roche" w:date="2017-08-02T14:33:00Z"/>
              </w:rPr>
            </w:pPr>
            <w:del w:id="314" w:author="Alban Roche" w:date="2017-08-02T14:33:00Z">
              <w:r w:rsidDel="005C75AD">
                <w:delText>Added:</w:delText>
              </w:r>
            </w:del>
          </w:p>
          <w:p w14:paraId="58518E21" w14:textId="5757E496" w:rsidR="00BF284E" w:rsidDel="005C75AD" w:rsidRDefault="00BF284E" w:rsidP="0059466D">
            <w:pPr>
              <w:pStyle w:val="TableBody"/>
              <w:numPr>
                <w:ilvl w:val="0"/>
                <w:numId w:val="27"/>
              </w:numPr>
              <w:rPr>
                <w:del w:id="315" w:author="Alban Roche" w:date="2017-08-02T14:33:00Z"/>
              </w:rPr>
            </w:pPr>
            <w:commentRangeStart w:id="316"/>
            <w:del w:id="317" w:author="Alban Roche" w:date="2017-08-02T14:33:00Z">
              <w:r w:rsidDel="005C75AD">
                <w:delText>HL7618RD support</w:delText>
              </w:r>
              <w:commentRangeEnd w:id="316"/>
              <w:r w:rsidDel="005C75AD">
                <w:rPr>
                  <w:rStyle w:val="CommentReference"/>
                  <w:rFonts w:ascii="Verdana" w:hAnsi="Verdana" w:cs="Times New Roman"/>
                  <w:lang w:eastAsia="en-US"/>
                </w:rPr>
                <w:commentReference w:id="316"/>
              </w:r>
            </w:del>
          </w:p>
          <w:p w14:paraId="4BC6777B" w14:textId="10BBB7E4" w:rsidR="00BF284E" w:rsidDel="005C75AD" w:rsidRDefault="00BF284E" w:rsidP="0059466D">
            <w:pPr>
              <w:pStyle w:val="TableBody"/>
              <w:numPr>
                <w:ilvl w:val="0"/>
                <w:numId w:val="27"/>
              </w:numPr>
              <w:rPr>
                <w:del w:id="318" w:author="Alban Roche" w:date="2017-08-02T14:33:00Z"/>
              </w:rPr>
            </w:pPr>
            <w:del w:id="319" w:author="Alban Roche" w:date="2017-08-02T14:33:00Z">
              <w:r w:rsidDel="005C75AD">
                <w:fldChar w:fldCharType="begin"/>
              </w:r>
              <w:r w:rsidDel="005C75AD">
                <w:delInstrText xml:space="preserve"> REF _Ref472432766 \w \h </w:delInstrText>
              </w:r>
              <w:r w:rsidDel="005C75AD">
                <w:fldChar w:fldCharType="separate"/>
              </w:r>
              <w:r w:rsidR="00BD7547" w:rsidDel="005C75AD">
                <w:delText>3.28</w:delText>
              </w:r>
              <w:r w:rsidDel="005C75AD">
                <w:fldChar w:fldCharType="end"/>
              </w:r>
              <w:r w:rsidDel="005C75AD">
                <w:delText xml:space="preserve"> </w:delText>
              </w:r>
              <w:r w:rsidDel="005C75AD">
                <w:fldChar w:fldCharType="begin"/>
              </w:r>
              <w:r w:rsidDel="005C75AD">
                <w:delInstrText xml:space="preserve"> REF _Ref472432766 \h </w:delInstrText>
              </w:r>
              <w:r w:rsidDel="005C75AD">
                <w:fldChar w:fldCharType="separate"/>
              </w:r>
              <w:r w:rsidR="00BD7547" w:rsidDel="005C75AD">
                <w:delText xml:space="preserve">B </w:delText>
              </w:r>
              <w:r w:rsidR="00BD7547" w:rsidRPr="00AE67EA" w:rsidDel="005C75AD">
                <w:delText xml:space="preserve">Command: </w:delText>
              </w:r>
              <w:r w:rsidR="00BD7547" w:rsidDel="005C75AD">
                <w:delText>Data Rate Selection</w:delText>
              </w:r>
              <w:r w:rsidDel="005C75AD">
                <w:fldChar w:fldCharType="end"/>
              </w:r>
            </w:del>
          </w:p>
          <w:p w14:paraId="17E28E51" w14:textId="161A6621" w:rsidR="00BF284E" w:rsidDel="005C75AD" w:rsidRDefault="00BF284E" w:rsidP="0059466D">
            <w:pPr>
              <w:pStyle w:val="TableBody"/>
              <w:numPr>
                <w:ilvl w:val="0"/>
                <w:numId w:val="27"/>
              </w:numPr>
              <w:rPr>
                <w:del w:id="320" w:author="Alban Roche" w:date="2017-08-02T14:33:00Z"/>
              </w:rPr>
            </w:pPr>
            <w:del w:id="321" w:author="Alban Roche" w:date="2017-08-02T14:33:00Z">
              <w:r w:rsidDel="005C75AD">
                <w:fldChar w:fldCharType="begin"/>
              </w:r>
              <w:r w:rsidDel="005C75AD">
                <w:delInstrText xml:space="preserve"> REF _Ref472432771 \w \h </w:delInstrText>
              </w:r>
              <w:r w:rsidDel="005C75AD">
                <w:fldChar w:fldCharType="separate"/>
              </w:r>
              <w:r w:rsidR="00BD7547" w:rsidDel="005C75AD">
                <w:delText>3.29</w:delText>
              </w:r>
              <w:r w:rsidDel="005C75AD">
                <w:fldChar w:fldCharType="end"/>
              </w:r>
              <w:r w:rsidDel="005C75AD">
                <w:delText xml:space="preserve"> </w:delText>
              </w:r>
              <w:r w:rsidDel="005C75AD">
                <w:fldChar w:fldCharType="begin"/>
              </w:r>
              <w:r w:rsidDel="005C75AD">
                <w:delInstrText xml:space="preserve"> REF _Ref472432771 \h </w:delInstrText>
              </w:r>
              <w:r w:rsidDel="005C75AD">
                <w:fldChar w:fldCharType="separate"/>
              </w:r>
              <w:r w:rsidR="00BD7547" w:rsidDel="005C75AD">
                <w:delText xml:space="preserve">S2 </w:delText>
              </w:r>
              <w:r w:rsidR="00BD7547" w:rsidRPr="00AE67EA" w:rsidDel="005C75AD">
                <w:delText xml:space="preserve">Command: </w:delText>
              </w:r>
              <w:r w:rsidR="00BD7547" w:rsidDel="005C75AD">
                <w:delText>Set Character for the Escape Sequence (Data to Command Mode)</w:delText>
              </w:r>
              <w:r w:rsidDel="005C75AD">
                <w:fldChar w:fldCharType="end"/>
              </w:r>
            </w:del>
          </w:p>
          <w:p w14:paraId="697A6ABA" w14:textId="6F44436C" w:rsidR="00BF284E" w:rsidDel="005C75AD" w:rsidRDefault="00BF284E" w:rsidP="0059466D">
            <w:pPr>
              <w:pStyle w:val="TableBody"/>
              <w:numPr>
                <w:ilvl w:val="0"/>
                <w:numId w:val="27"/>
              </w:numPr>
              <w:rPr>
                <w:del w:id="322" w:author="Alban Roche" w:date="2017-08-02T14:33:00Z"/>
              </w:rPr>
            </w:pPr>
            <w:del w:id="323" w:author="Alban Roche" w:date="2017-08-02T14:33:00Z">
              <w:r w:rsidDel="005C75AD">
                <w:fldChar w:fldCharType="begin"/>
              </w:r>
              <w:r w:rsidDel="005C75AD">
                <w:delInstrText xml:space="preserve"> REF _Ref472432775 \w \h </w:delInstrText>
              </w:r>
              <w:r w:rsidDel="005C75AD">
                <w:fldChar w:fldCharType="separate"/>
              </w:r>
              <w:r w:rsidR="00BD7547" w:rsidDel="005C75AD">
                <w:delText>3.30</w:delText>
              </w:r>
              <w:r w:rsidDel="005C75AD">
                <w:fldChar w:fldCharType="end"/>
              </w:r>
              <w:r w:rsidDel="005C75AD">
                <w:delText xml:space="preserve"> </w:delText>
              </w:r>
              <w:r w:rsidDel="005C75AD">
                <w:fldChar w:fldCharType="begin"/>
              </w:r>
              <w:r w:rsidDel="005C75AD">
                <w:delInstrText xml:space="preserve"> REF _Ref472432775 \h </w:delInstrText>
              </w:r>
              <w:r w:rsidDel="005C75AD">
                <w:fldChar w:fldCharType="separate"/>
              </w:r>
              <w:r w:rsidR="00BD7547" w:rsidDel="005C75AD">
                <w:delText>S3 Command: Command Line Termination Character</w:delText>
              </w:r>
              <w:r w:rsidDel="005C75AD">
                <w:fldChar w:fldCharType="end"/>
              </w:r>
            </w:del>
          </w:p>
          <w:p w14:paraId="185D4F58" w14:textId="3E246AD9" w:rsidR="00BF284E" w:rsidDel="005C75AD" w:rsidRDefault="00BF284E" w:rsidP="0059466D">
            <w:pPr>
              <w:pStyle w:val="TableBody"/>
              <w:numPr>
                <w:ilvl w:val="0"/>
                <w:numId w:val="27"/>
              </w:numPr>
              <w:rPr>
                <w:del w:id="324" w:author="Alban Roche" w:date="2017-08-02T14:33:00Z"/>
              </w:rPr>
            </w:pPr>
            <w:del w:id="325" w:author="Alban Roche" w:date="2017-08-02T14:33:00Z">
              <w:r w:rsidDel="005C75AD">
                <w:fldChar w:fldCharType="begin"/>
              </w:r>
              <w:r w:rsidDel="005C75AD">
                <w:delInstrText xml:space="preserve"> REF _Ref472432782 \w \h </w:delInstrText>
              </w:r>
              <w:r w:rsidDel="005C75AD">
                <w:fldChar w:fldCharType="separate"/>
              </w:r>
              <w:r w:rsidR="00BD7547" w:rsidDel="005C75AD">
                <w:delText>3.31</w:delText>
              </w:r>
              <w:r w:rsidDel="005C75AD">
                <w:fldChar w:fldCharType="end"/>
              </w:r>
              <w:r w:rsidDel="005C75AD">
                <w:delText xml:space="preserve"> </w:delText>
              </w:r>
              <w:r w:rsidDel="005C75AD">
                <w:fldChar w:fldCharType="begin"/>
              </w:r>
              <w:r w:rsidDel="005C75AD">
                <w:delInstrText xml:space="preserve"> REF _Ref472432782 \h </w:delInstrText>
              </w:r>
              <w:r w:rsidDel="005C75AD">
                <w:fldChar w:fldCharType="separate"/>
              </w:r>
              <w:r w:rsidR="00BD7547" w:rsidDel="005C75AD">
                <w:delText>S10 Command: Automatic Disconnect Delay</w:delText>
              </w:r>
              <w:r w:rsidDel="005C75AD">
                <w:fldChar w:fldCharType="end"/>
              </w:r>
            </w:del>
          </w:p>
          <w:p w14:paraId="4EB99A6A" w14:textId="2D528DE2" w:rsidR="00BF284E" w:rsidDel="005C75AD" w:rsidRDefault="00BF284E" w:rsidP="0059466D">
            <w:pPr>
              <w:pStyle w:val="TableBody"/>
              <w:numPr>
                <w:ilvl w:val="0"/>
                <w:numId w:val="27"/>
              </w:numPr>
              <w:rPr>
                <w:del w:id="326" w:author="Alban Roche" w:date="2017-08-02T14:33:00Z"/>
              </w:rPr>
            </w:pPr>
            <w:del w:id="327" w:author="Alban Roche" w:date="2017-08-02T14:33:00Z">
              <w:r w:rsidDel="005C75AD">
                <w:fldChar w:fldCharType="begin"/>
              </w:r>
              <w:r w:rsidDel="005C75AD">
                <w:delInstrText xml:space="preserve"> REF _Ref472432787 \w \h </w:delInstrText>
              </w:r>
              <w:r w:rsidDel="005C75AD">
                <w:fldChar w:fldCharType="separate"/>
              </w:r>
              <w:r w:rsidR="00BD7547" w:rsidDel="005C75AD">
                <w:delText>3.32</w:delText>
              </w:r>
              <w:r w:rsidDel="005C75AD">
                <w:fldChar w:fldCharType="end"/>
              </w:r>
              <w:r w:rsidDel="005C75AD">
                <w:delText xml:space="preserve"> </w:delText>
              </w:r>
              <w:r w:rsidDel="005C75AD">
                <w:fldChar w:fldCharType="begin"/>
              </w:r>
              <w:r w:rsidDel="005C75AD">
                <w:delInstrText xml:space="preserve"> REF _Ref472432787 \h </w:delInstrText>
              </w:r>
              <w:r w:rsidDel="005C75AD">
                <w:fldChar w:fldCharType="separate"/>
              </w:r>
              <w:r w:rsidR="00BD7547" w:rsidDel="005C75AD">
                <w:delText>S11 Command: DTMF Dialing Speed</w:delText>
              </w:r>
              <w:r w:rsidDel="005C75AD">
                <w:fldChar w:fldCharType="end"/>
              </w:r>
            </w:del>
          </w:p>
          <w:p w14:paraId="4165BE3B" w14:textId="2716F639" w:rsidR="00BF284E" w:rsidDel="005C75AD" w:rsidRDefault="0069076C" w:rsidP="0059466D">
            <w:pPr>
              <w:pStyle w:val="TableBody"/>
              <w:numPr>
                <w:ilvl w:val="0"/>
                <w:numId w:val="27"/>
              </w:numPr>
              <w:rPr>
                <w:del w:id="328" w:author="Alban Roche" w:date="2017-08-02T14:33:00Z"/>
              </w:rPr>
            </w:pPr>
            <w:del w:id="329" w:author="Alban Roche" w:date="2017-08-02T14:33:00Z">
              <w:r w:rsidDel="005C75AD">
                <w:delText>5.67 +CCED Command: Cell Environment Description</w:delText>
              </w:r>
            </w:del>
          </w:p>
          <w:p w14:paraId="3EE9198E" w14:textId="3B245056" w:rsidR="00BF284E" w:rsidDel="005C75AD" w:rsidRDefault="00BF284E" w:rsidP="0059466D">
            <w:pPr>
              <w:pStyle w:val="TableBody"/>
              <w:numPr>
                <w:ilvl w:val="0"/>
                <w:numId w:val="27"/>
              </w:numPr>
              <w:rPr>
                <w:del w:id="330" w:author="Alban Roche" w:date="2017-08-02T14:33:00Z"/>
              </w:rPr>
            </w:pPr>
            <w:del w:id="331" w:author="Alban Roche" w:date="2017-08-02T14:33:00Z">
              <w:r w:rsidDel="005C75AD">
                <w:fldChar w:fldCharType="begin"/>
              </w:r>
              <w:r w:rsidDel="005C75AD">
                <w:delInstrText xml:space="preserve"> REF _Ref472432800 \w \h </w:delInstrText>
              </w:r>
              <w:r w:rsidDel="005C75AD">
                <w:fldChar w:fldCharType="separate"/>
              </w:r>
              <w:r w:rsidR="00BD7547" w:rsidDel="005C75AD">
                <w:delText>6.15</w:delText>
              </w:r>
              <w:r w:rsidDel="005C75AD">
                <w:fldChar w:fldCharType="end"/>
              </w:r>
              <w:r w:rsidDel="005C75AD">
                <w:delText xml:space="preserve"> </w:delText>
              </w:r>
              <w:r w:rsidDel="005C75AD">
                <w:fldChar w:fldCharType="begin"/>
              </w:r>
              <w:r w:rsidDel="005C75AD">
                <w:delInstrText xml:space="preserve"> REF _Ref472432802 \h </w:delInstrText>
              </w:r>
              <w:r w:rsidDel="005C75AD">
                <w:fldChar w:fldCharType="separate"/>
              </w:r>
              <w:r w:rsidR="00BD7547" w:rsidRPr="00671C8B" w:rsidDel="005C75AD">
                <w:delText>+</w:delText>
              </w:r>
              <w:r w:rsidR="00BD7547" w:rsidDel="005C75AD">
                <w:delText xml:space="preserve">KAAT </w:delText>
              </w:r>
              <w:r w:rsidR="00BD7547" w:rsidRPr="00671C8B" w:rsidDel="005C75AD">
                <w:delText xml:space="preserve">Command: </w:delText>
              </w:r>
              <w:r w:rsidR="00BD7547" w:rsidDel="005C75AD">
                <w:delText>GPRS Automatic Attach</w:delText>
              </w:r>
              <w:r w:rsidDel="005C75AD">
                <w:fldChar w:fldCharType="end"/>
              </w:r>
            </w:del>
          </w:p>
          <w:p w14:paraId="06905978" w14:textId="31ED4CF9" w:rsidR="00BF284E" w:rsidDel="005C75AD" w:rsidRDefault="00BF284E" w:rsidP="0059466D">
            <w:pPr>
              <w:pStyle w:val="TableBody"/>
              <w:numPr>
                <w:ilvl w:val="0"/>
                <w:numId w:val="27"/>
              </w:numPr>
              <w:rPr>
                <w:del w:id="332" w:author="Alban Roche" w:date="2017-08-02T14:33:00Z"/>
              </w:rPr>
            </w:pPr>
            <w:del w:id="333" w:author="Alban Roche" w:date="2017-08-02T14:33:00Z">
              <w:r w:rsidRPr="00681C06" w:rsidDel="005C75AD">
                <w:delText>17.10</w:delText>
              </w:r>
              <w:r w:rsidDel="005C75AD">
                <w:delText xml:space="preserve"> </w:delText>
              </w:r>
              <w:r w:rsidRPr="00681C06" w:rsidDel="005C75AD">
                <w:delText>+MSOFACTORYPOLICY Command: Factory Policy</w:delText>
              </w:r>
            </w:del>
          </w:p>
        </w:tc>
      </w:tr>
      <w:tr w:rsidR="00BF284E" w:rsidRPr="00844859" w:rsidDel="005C75AD" w14:paraId="1943AA91" w14:textId="40ADBB2D" w:rsidTr="00633308">
        <w:trPr>
          <w:del w:id="334" w:author="Alban Roche" w:date="2017-08-02T14:33:00Z"/>
        </w:trPr>
        <w:tc>
          <w:tcPr>
            <w:tcW w:w="525" w:type="pct"/>
            <w:vMerge/>
          </w:tcPr>
          <w:p w14:paraId="3530FCC6" w14:textId="07955C4D" w:rsidR="00BF284E" w:rsidDel="005C75AD" w:rsidRDefault="00BF284E" w:rsidP="001B2A26">
            <w:pPr>
              <w:pStyle w:val="TableBody"/>
              <w:rPr>
                <w:del w:id="335" w:author="Alban Roche" w:date="2017-08-02T14:33:00Z"/>
              </w:rPr>
            </w:pPr>
          </w:p>
        </w:tc>
        <w:tc>
          <w:tcPr>
            <w:tcW w:w="1069" w:type="pct"/>
            <w:vMerge/>
          </w:tcPr>
          <w:p w14:paraId="335E1272" w14:textId="0802B0A5" w:rsidR="00BF284E" w:rsidDel="005C75AD" w:rsidRDefault="00BF284E" w:rsidP="001B2A26">
            <w:pPr>
              <w:pStyle w:val="TableBody"/>
              <w:rPr>
                <w:del w:id="336" w:author="Alban Roche" w:date="2017-08-02T14:33:00Z"/>
              </w:rPr>
            </w:pPr>
          </w:p>
        </w:tc>
        <w:tc>
          <w:tcPr>
            <w:tcW w:w="3406" w:type="pct"/>
          </w:tcPr>
          <w:p w14:paraId="53F34E46" w14:textId="1D3A34AC" w:rsidR="00BF284E" w:rsidDel="005C75AD" w:rsidRDefault="00BF284E" w:rsidP="001B2A26">
            <w:pPr>
              <w:pStyle w:val="TableBody"/>
              <w:rPr>
                <w:del w:id="337" w:author="Alban Roche" w:date="2017-08-02T14:33:00Z"/>
              </w:rPr>
            </w:pPr>
            <w:del w:id="338" w:author="Alban Roche" w:date="2017-08-02T14:33:00Z">
              <w:r w:rsidDel="005C75AD">
                <w:delText>Updated:</w:delText>
              </w:r>
            </w:del>
          </w:p>
          <w:commentRangeStart w:id="339"/>
          <w:p w14:paraId="380EA5DA" w14:textId="30823E2D" w:rsidR="00BF284E" w:rsidDel="005C75AD" w:rsidRDefault="00BF284E" w:rsidP="0059466D">
            <w:pPr>
              <w:pStyle w:val="TableBody"/>
              <w:numPr>
                <w:ilvl w:val="0"/>
                <w:numId w:val="28"/>
              </w:numPr>
              <w:rPr>
                <w:del w:id="340" w:author="Alban Roche" w:date="2017-08-02T14:33:00Z"/>
              </w:rPr>
            </w:pPr>
            <w:del w:id="341" w:author="Alban Roche" w:date="2017-08-02T14:33:00Z">
              <w:r w:rsidDel="005C75AD">
                <w:fldChar w:fldCharType="begin"/>
              </w:r>
              <w:r w:rsidDel="005C75AD">
                <w:delInstrText xml:space="preserve"> REF _Ref448916161 \w \h </w:delInstrText>
              </w:r>
              <w:r w:rsidDel="005C75AD">
                <w:fldChar w:fldCharType="separate"/>
              </w:r>
              <w:r w:rsidR="00BD7547" w:rsidDel="005C75AD">
                <w:delText>2.11</w:delText>
              </w:r>
              <w:r w:rsidDel="005C75AD">
                <w:fldChar w:fldCharType="end"/>
              </w:r>
              <w:r w:rsidDel="005C75AD">
                <w:delText xml:space="preserve"> </w:delText>
              </w:r>
              <w:r w:rsidDel="005C75AD">
                <w:fldChar w:fldCharType="begin"/>
              </w:r>
              <w:r w:rsidDel="005C75AD">
                <w:delInstrText xml:space="preserve"> REF _Ref448916161 \h </w:delInstrText>
              </w:r>
              <w:r w:rsidDel="005C75AD">
                <w:fldChar w:fldCharType="separate"/>
              </w:r>
              <w:r w:rsidR="00BD7547" w:rsidDel="005C75AD">
                <w:delText>&amp;C</w:delText>
              </w:r>
              <w:r w:rsidR="00BD7547" w:rsidRPr="00671C8B" w:rsidDel="005C75AD">
                <w:delText xml:space="preserve"> Command: </w:delText>
              </w:r>
              <w:r w:rsidR="00BD7547" w:rsidDel="005C75AD">
                <w:delText>Set Data Carrier Detect (DCD) Function Mode</w:delText>
              </w:r>
              <w:r w:rsidDel="005C75AD">
                <w:fldChar w:fldCharType="end"/>
              </w:r>
            </w:del>
          </w:p>
          <w:p w14:paraId="24FD6E8B" w14:textId="57F71E51" w:rsidR="00BF284E" w:rsidDel="005C75AD" w:rsidRDefault="00BF284E" w:rsidP="0059466D">
            <w:pPr>
              <w:pStyle w:val="TableBody"/>
              <w:numPr>
                <w:ilvl w:val="0"/>
                <w:numId w:val="28"/>
              </w:numPr>
              <w:rPr>
                <w:del w:id="342" w:author="Alban Roche" w:date="2017-08-02T14:33:00Z"/>
              </w:rPr>
            </w:pPr>
            <w:del w:id="343" w:author="Alban Roche" w:date="2017-08-02T14:33:00Z">
              <w:r w:rsidDel="005C75AD">
                <w:fldChar w:fldCharType="begin"/>
              </w:r>
              <w:r w:rsidDel="005C75AD">
                <w:delInstrText xml:space="preserve"> REF _Ref448916167 \w \h </w:delInstrText>
              </w:r>
              <w:r w:rsidDel="005C75AD">
                <w:fldChar w:fldCharType="separate"/>
              </w:r>
              <w:r w:rsidR="00BD7547" w:rsidDel="005C75AD">
                <w:delText>2.12</w:delText>
              </w:r>
              <w:r w:rsidDel="005C75AD">
                <w:fldChar w:fldCharType="end"/>
              </w:r>
              <w:r w:rsidDel="005C75AD">
                <w:delText xml:space="preserve"> </w:delText>
              </w:r>
              <w:r w:rsidDel="005C75AD">
                <w:fldChar w:fldCharType="begin"/>
              </w:r>
              <w:r w:rsidDel="005C75AD">
                <w:delInstrText xml:space="preserve"> REF _Ref448916167 \h </w:delInstrText>
              </w:r>
              <w:r w:rsidDel="005C75AD">
                <w:fldChar w:fldCharType="separate"/>
              </w:r>
              <w:r w:rsidR="00BD7547" w:rsidDel="005C75AD">
                <w:delText>&amp;D</w:delText>
              </w:r>
              <w:r w:rsidR="00BD7547" w:rsidRPr="00671C8B" w:rsidDel="005C75AD">
                <w:delText xml:space="preserve"> Command: </w:delText>
              </w:r>
              <w:r w:rsidR="00BD7547" w:rsidDel="005C75AD">
                <w:delText>Set Data Terminal Ready (DTR) Function Mode</w:delText>
              </w:r>
              <w:r w:rsidDel="005C75AD">
                <w:fldChar w:fldCharType="end"/>
              </w:r>
            </w:del>
          </w:p>
          <w:p w14:paraId="298695E0" w14:textId="759007FD" w:rsidR="00BF284E" w:rsidDel="005C75AD" w:rsidRDefault="00BF284E" w:rsidP="0059466D">
            <w:pPr>
              <w:pStyle w:val="TableBody"/>
              <w:numPr>
                <w:ilvl w:val="0"/>
                <w:numId w:val="28"/>
              </w:numPr>
              <w:rPr>
                <w:del w:id="344" w:author="Alban Roche" w:date="2017-08-02T14:33:00Z"/>
              </w:rPr>
            </w:pPr>
            <w:del w:id="345" w:author="Alban Roche" w:date="2017-08-02T14:33:00Z">
              <w:r w:rsidDel="005C75AD">
                <w:fldChar w:fldCharType="begin"/>
              </w:r>
              <w:r w:rsidDel="005C75AD">
                <w:delInstrText xml:space="preserve"> REF _Ref448916177 \w \h </w:delInstrText>
              </w:r>
              <w:r w:rsidDel="005C75AD">
                <w:fldChar w:fldCharType="separate"/>
              </w:r>
              <w:r w:rsidR="00BD7547" w:rsidDel="005C75AD">
                <w:delText>2.14</w:delText>
              </w:r>
              <w:r w:rsidDel="005C75AD">
                <w:fldChar w:fldCharType="end"/>
              </w:r>
              <w:r w:rsidDel="005C75AD">
                <w:delText xml:space="preserve"> </w:delText>
              </w:r>
              <w:r w:rsidDel="005C75AD">
                <w:fldChar w:fldCharType="begin"/>
              </w:r>
              <w:r w:rsidDel="005C75AD">
                <w:delInstrText xml:space="preserve"> REF _Ref448916177 \h </w:delInstrText>
              </w:r>
              <w:r w:rsidDel="005C75AD">
                <w:fldChar w:fldCharType="separate"/>
              </w:r>
              <w:r w:rsidR="00BD7547" w:rsidRPr="00AE67EA" w:rsidDel="005C75AD">
                <w:delText>&amp;W Command: Save Stored Profile</w:delText>
              </w:r>
              <w:r w:rsidDel="005C75AD">
                <w:fldChar w:fldCharType="end"/>
              </w:r>
            </w:del>
          </w:p>
          <w:p w14:paraId="2B3081E0" w14:textId="37F74534" w:rsidR="00BF284E" w:rsidDel="005C75AD" w:rsidRDefault="00BF284E" w:rsidP="0059466D">
            <w:pPr>
              <w:pStyle w:val="TableBody"/>
              <w:numPr>
                <w:ilvl w:val="0"/>
                <w:numId w:val="28"/>
              </w:numPr>
              <w:rPr>
                <w:del w:id="346" w:author="Alban Roche" w:date="2017-08-02T14:33:00Z"/>
              </w:rPr>
            </w:pPr>
            <w:del w:id="347" w:author="Alban Roche" w:date="2017-08-02T14:33:00Z">
              <w:r w:rsidDel="005C75AD">
                <w:fldChar w:fldCharType="begin"/>
              </w:r>
              <w:r w:rsidDel="005C75AD">
                <w:delInstrText xml:space="preserve"> REF _Ref448916182 \w \h </w:delInstrText>
              </w:r>
              <w:r w:rsidDel="005C75AD">
                <w:fldChar w:fldCharType="separate"/>
              </w:r>
              <w:r w:rsidR="00BD7547" w:rsidDel="005C75AD">
                <w:delText>2.15</w:delText>
              </w:r>
              <w:r w:rsidDel="005C75AD">
                <w:fldChar w:fldCharType="end"/>
              </w:r>
              <w:r w:rsidDel="005C75AD">
                <w:delText xml:space="preserve"> </w:delText>
              </w:r>
              <w:r w:rsidDel="005C75AD">
                <w:fldChar w:fldCharType="begin"/>
              </w:r>
              <w:r w:rsidDel="005C75AD">
                <w:delInstrText xml:space="preserve"> REF _Ref448916182 \h </w:delInstrText>
              </w:r>
              <w:r w:rsidDel="005C75AD">
                <w:fldChar w:fldCharType="separate"/>
              </w:r>
              <w:r w:rsidR="00BD7547" w:rsidRPr="00AE67EA" w:rsidDel="005C75AD">
                <w:delText>&amp;V Command: Display Current Configuration</w:delText>
              </w:r>
              <w:r w:rsidDel="005C75AD">
                <w:fldChar w:fldCharType="end"/>
              </w:r>
            </w:del>
          </w:p>
          <w:p w14:paraId="7EF33D7F" w14:textId="465C4D07" w:rsidR="00BF284E" w:rsidDel="005C75AD" w:rsidRDefault="00BF284E" w:rsidP="0059466D">
            <w:pPr>
              <w:pStyle w:val="TableBody"/>
              <w:numPr>
                <w:ilvl w:val="0"/>
                <w:numId w:val="28"/>
              </w:numPr>
              <w:rPr>
                <w:del w:id="348" w:author="Alban Roche" w:date="2017-08-02T14:33:00Z"/>
              </w:rPr>
            </w:pPr>
            <w:del w:id="349" w:author="Alban Roche" w:date="2017-08-02T14:33:00Z">
              <w:r w:rsidDel="005C75AD">
                <w:fldChar w:fldCharType="begin"/>
              </w:r>
              <w:r w:rsidDel="005C75AD">
                <w:delInstrText xml:space="preserve"> REF _Ref448916188 \w \h </w:delInstrText>
              </w:r>
              <w:r w:rsidDel="005C75AD">
                <w:fldChar w:fldCharType="separate"/>
              </w:r>
              <w:r w:rsidR="00BD7547" w:rsidDel="005C75AD">
                <w:delText>2.16</w:delText>
              </w:r>
              <w:r w:rsidDel="005C75AD">
                <w:fldChar w:fldCharType="end"/>
              </w:r>
              <w:r w:rsidDel="005C75AD">
                <w:delText xml:space="preserve"> </w:delText>
              </w:r>
              <w:r w:rsidDel="005C75AD">
                <w:fldChar w:fldCharType="begin"/>
              </w:r>
              <w:r w:rsidDel="005C75AD">
                <w:delInstrText xml:space="preserve"> REF _Ref448916188 \h </w:delInstrText>
              </w:r>
              <w:r w:rsidDel="005C75AD">
                <w:fldChar w:fldCharType="separate"/>
              </w:r>
              <w:r w:rsidR="00BD7547" w:rsidRPr="00AE67EA" w:rsidDel="005C75AD">
                <w:delText>&amp;K Command: Flow Control Option</w:delText>
              </w:r>
              <w:r w:rsidDel="005C75AD">
                <w:fldChar w:fldCharType="end"/>
              </w:r>
            </w:del>
          </w:p>
          <w:p w14:paraId="548B2A25" w14:textId="2E8F1799" w:rsidR="00BF284E" w:rsidDel="005C75AD" w:rsidRDefault="00BF284E" w:rsidP="0059466D">
            <w:pPr>
              <w:pStyle w:val="TableBody"/>
              <w:numPr>
                <w:ilvl w:val="0"/>
                <w:numId w:val="28"/>
              </w:numPr>
              <w:rPr>
                <w:del w:id="350" w:author="Alban Roche" w:date="2017-08-02T14:33:00Z"/>
              </w:rPr>
            </w:pPr>
            <w:del w:id="351" w:author="Alban Roche" w:date="2017-08-02T14:33:00Z">
              <w:r w:rsidDel="005C75AD">
                <w:fldChar w:fldCharType="begin"/>
              </w:r>
              <w:r w:rsidDel="005C75AD">
                <w:delInstrText xml:space="preserve"> REF _Ref448916193 \w \h </w:delInstrText>
              </w:r>
              <w:r w:rsidDel="005C75AD">
                <w:fldChar w:fldCharType="separate"/>
              </w:r>
              <w:r w:rsidR="00BD7547" w:rsidDel="005C75AD">
                <w:delText>2.17</w:delText>
              </w:r>
              <w:r w:rsidDel="005C75AD">
                <w:fldChar w:fldCharType="end"/>
              </w:r>
              <w:r w:rsidDel="005C75AD">
                <w:delText xml:space="preserve"> </w:delText>
              </w:r>
              <w:r w:rsidDel="005C75AD">
                <w:fldChar w:fldCharType="begin"/>
              </w:r>
              <w:r w:rsidDel="005C75AD">
                <w:delInstrText xml:space="preserve"> REF _Ref448916193 \h </w:delInstrText>
              </w:r>
              <w:r w:rsidDel="005C75AD">
                <w:fldChar w:fldCharType="separate"/>
              </w:r>
              <w:r w:rsidR="00BD7547" w:rsidRPr="00AE67EA" w:rsidDel="005C75AD">
                <w:delText>&amp;S Command: DSR Option</w:delText>
              </w:r>
              <w:r w:rsidDel="005C75AD">
                <w:fldChar w:fldCharType="end"/>
              </w:r>
              <w:commentRangeEnd w:id="339"/>
              <w:r w:rsidDel="005C75AD">
                <w:rPr>
                  <w:rStyle w:val="CommentReference"/>
                  <w:rFonts w:ascii="Verdana" w:hAnsi="Verdana" w:cs="Times New Roman"/>
                  <w:lang w:eastAsia="en-US"/>
                </w:rPr>
                <w:commentReference w:id="339"/>
              </w:r>
            </w:del>
          </w:p>
          <w:commentRangeStart w:id="352"/>
          <w:p w14:paraId="79DCB4C4" w14:textId="5BF15D99" w:rsidR="00BF284E" w:rsidDel="005C75AD" w:rsidRDefault="00BF284E" w:rsidP="0059466D">
            <w:pPr>
              <w:pStyle w:val="TableBody"/>
              <w:numPr>
                <w:ilvl w:val="0"/>
                <w:numId w:val="28"/>
              </w:numPr>
              <w:rPr>
                <w:del w:id="353" w:author="Alban Roche" w:date="2017-08-02T14:33:00Z"/>
              </w:rPr>
            </w:pPr>
            <w:del w:id="354" w:author="Alban Roche" w:date="2017-08-02T14:33:00Z">
              <w:r w:rsidDel="005C75AD">
                <w:fldChar w:fldCharType="begin"/>
              </w:r>
              <w:r w:rsidDel="005C75AD">
                <w:delInstrText xml:space="preserve"> REF _Ref472432906 \w \h </w:delInstrText>
              </w:r>
              <w:r w:rsidDel="005C75AD">
                <w:fldChar w:fldCharType="separate"/>
              </w:r>
              <w:r w:rsidR="00BD7547" w:rsidDel="005C75AD">
                <w:delText>2.18</w:delText>
              </w:r>
              <w:r w:rsidDel="005C75AD">
                <w:fldChar w:fldCharType="end"/>
              </w:r>
              <w:r w:rsidDel="005C75AD">
                <w:delText xml:space="preserve"> </w:delText>
              </w:r>
              <w:r w:rsidDel="005C75AD">
                <w:fldChar w:fldCharType="begin"/>
              </w:r>
              <w:r w:rsidDel="005C75AD">
                <w:delInstrText xml:space="preserve"> REF _Ref472432906 \h </w:delInstrText>
              </w:r>
              <w:r w:rsidDel="005C75AD">
                <w:fldChar w:fldCharType="separate"/>
              </w:r>
              <w:r w:rsidR="00BD7547" w:rsidRPr="00671C8B" w:rsidDel="005C75AD">
                <w:delText>IPR Command: Set Fixed Local/DTE Rate</w:delText>
              </w:r>
              <w:r w:rsidDel="005C75AD">
                <w:fldChar w:fldCharType="end"/>
              </w:r>
              <w:commentRangeEnd w:id="352"/>
              <w:r w:rsidDel="005C75AD">
                <w:rPr>
                  <w:rStyle w:val="CommentReference"/>
                  <w:rFonts w:ascii="Verdana" w:hAnsi="Verdana" w:cs="Times New Roman"/>
                  <w:lang w:eastAsia="en-US"/>
                </w:rPr>
                <w:commentReference w:id="352"/>
              </w:r>
            </w:del>
          </w:p>
          <w:commentRangeStart w:id="355"/>
          <w:p w14:paraId="230FAF8D" w14:textId="59A76944" w:rsidR="00BF284E" w:rsidDel="005C75AD" w:rsidRDefault="00BF284E" w:rsidP="0059466D">
            <w:pPr>
              <w:pStyle w:val="TableBody"/>
              <w:numPr>
                <w:ilvl w:val="0"/>
                <w:numId w:val="28"/>
              </w:numPr>
              <w:rPr>
                <w:del w:id="356" w:author="Alban Roche" w:date="2017-08-02T14:33:00Z"/>
              </w:rPr>
            </w:pPr>
            <w:del w:id="357" w:author="Alban Roche" w:date="2017-08-02T14:33:00Z">
              <w:r w:rsidDel="005C75AD">
                <w:fldChar w:fldCharType="begin"/>
              </w:r>
              <w:r w:rsidDel="005C75AD">
                <w:delInstrText xml:space="preserve"> REF _Ref474159644 \w \h </w:delInstrText>
              </w:r>
              <w:r w:rsidDel="005C75AD">
                <w:fldChar w:fldCharType="separate"/>
              </w:r>
              <w:r w:rsidR="00BD7547" w:rsidDel="005C75AD">
                <w:delText>3.15</w:delText>
              </w:r>
              <w:r w:rsidDel="005C75AD">
                <w:fldChar w:fldCharType="end"/>
              </w:r>
              <w:r w:rsidDel="005C75AD">
                <w:delText xml:space="preserve"> </w:delText>
              </w:r>
              <w:r w:rsidDel="005C75AD">
                <w:fldChar w:fldCharType="begin"/>
              </w:r>
              <w:r w:rsidDel="005C75AD">
                <w:delInstrText xml:space="preserve"> REF _Ref474159645 \h </w:delInstrText>
              </w:r>
              <w:r w:rsidDel="005C75AD">
                <w:fldChar w:fldCharType="separate"/>
              </w:r>
              <w:r w:rsidR="00BD7547" w:rsidRPr="00AE67EA" w:rsidDel="005C75AD">
                <w:delText>+</w:delText>
              </w:r>
              <w:r w:rsidR="00BD7547" w:rsidDel="005C75AD">
                <w:delText>CMUX</w:delText>
              </w:r>
              <w:r w:rsidR="00BD7547" w:rsidRPr="00AE67EA" w:rsidDel="005C75AD">
                <w:delText xml:space="preserve"> Command: </w:delText>
              </w:r>
              <w:r w:rsidR="00BD7547" w:rsidDel="005C75AD">
                <w:delText>Multiplexing Mode</w:delText>
              </w:r>
              <w:r w:rsidDel="005C75AD">
                <w:fldChar w:fldCharType="end"/>
              </w:r>
              <w:commentRangeEnd w:id="355"/>
              <w:r w:rsidDel="005C75AD">
                <w:rPr>
                  <w:rStyle w:val="CommentReference"/>
                  <w:rFonts w:ascii="Verdana" w:hAnsi="Verdana" w:cs="Times New Roman"/>
                  <w:lang w:eastAsia="en-US"/>
                </w:rPr>
                <w:commentReference w:id="355"/>
              </w:r>
            </w:del>
          </w:p>
          <w:p w14:paraId="2BCE80E0" w14:textId="0F7F99DE" w:rsidR="00BF284E" w:rsidDel="005C75AD" w:rsidRDefault="00BF284E" w:rsidP="0059466D">
            <w:pPr>
              <w:pStyle w:val="TableBody"/>
              <w:numPr>
                <w:ilvl w:val="0"/>
                <w:numId w:val="28"/>
              </w:numPr>
              <w:rPr>
                <w:del w:id="358" w:author="Alban Roche" w:date="2017-08-02T14:33:00Z"/>
              </w:rPr>
            </w:pPr>
            <w:del w:id="359" w:author="Alban Roche" w:date="2017-08-02T14:33:00Z">
              <w:r w:rsidDel="005C75AD">
                <w:fldChar w:fldCharType="begin"/>
              </w:r>
              <w:r w:rsidDel="005C75AD">
                <w:delInstrText xml:space="preserve"> REF _Ref472432924 \w \h </w:delInstrText>
              </w:r>
              <w:r w:rsidDel="005C75AD">
                <w:fldChar w:fldCharType="separate"/>
              </w:r>
              <w:r w:rsidR="00BD7547" w:rsidDel="005C75AD">
                <w:delText>3.19</w:delText>
              </w:r>
              <w:r w:rsidDel="005C75AD">
                <w:fldChar w:fldCharType="end"/>
              </w:r>
              <w:r w:rsidDel="005C75AD">
                <w:delText xml:space="preserve"> </w:delText>
              </w:r>
              <w:r w:rsidDel="005C75AD">
                <w:fldChar w:fldCharType="begin"/>
              </w:r>
              <w:r w:rsidDel="005C75AD">
                <w:delInstrText xml:space="preserve"> REF _Ref472432926 \h </w:delInstrText>
              </w:r>
              <w:r w:rsidDel="005C75AD">
                <w:fldChar w:fldCharType="separate"/>
              </w:r>
              <w:r w:rsidR="00BD7547" w:rsidDel="005C75AD">
                <w:delText xml:space="preserve">&amp;R </w:delText>
              </w:r>
              <w:r w:rsidR="00BD7547" w:rsidRPr="00AE67EA" w:rsidDel="005C75AD">
                <w:delText xml:space="preserve">Command: </w:delText>
              </w:r>
              <w:r w:rsidR="00BD7547" w:rsidDel="005C75AD">
                <w:delText>RTS and CTS Option</w:delText>
              </w:r>
              <w:r w:rsidDel="005C75AD">
                <w:fldChar w:fldCharType="end"/>
              </w:r>
            </w:del>
          </w:p>
          <w:p w14:paraId="2C32E43F" w14:textId="0DC6FD32" w:rsidR="00BF284E" w:rsidDel="005C75AD" w:rsidRDefault="00BF284E" w:rsidP="0059466D">
            <w:pPr>
              <w:pStyle w:val="TableBody"/>
              <w:numPr>
                <w:ilvl w:val="0"/>
                <w:numId w:val="28"/>
              </w:numPr>
              <w:rPr>
                <w:del w:id="360" w:author="Alban Roche" w:date="2017-08-02T14:33:00Z"/>
              </w:rPr>
            </w:pPr>
            <w:del w:id="361" w:author="Alban Roche" w:date="2017-08-02T14:33:00Z">
              <w:r w:rsidDel="005C75AD">
                <w:fldChar w:fldCharType="begin"/>
              </w:r>
              <w:r w:rsidDel="005C75AD">
                <w:delInstrText xml:space="preserve"> REF _Ref472434285 \w \h </w:delInstrText>
              </w:r>
              <w:r w:rsidDel="005C75AD">
                <w:fldChar w:fldCharType="separate"/>
              </w:r>
              <w:r w:rsidR="00BD7547" w:rsidDel="005C75AD">
                <w:delText>3.24</w:delText>
              </w:r>
              <w:r w:rsidDel="005C75AD">
                <w:fldChar w:fldCharType="end"/>
              </w:r>
              <w:r w:rsidDel="005C75AD">
                <w:delText xml:space="preserve"> </w:delText>
              </w:r>
              <w:r w:rsidDel="005C75AD">
                <w:fldChar w:fldCharType="begin"/>
              </w:r>
              <w:r w:rsidDel="005C75AD">
                <w:delInstrText xml:space="preserve"> REF _Ref472434287 \h </w:delInstrText>
              </w:r>
              <w:r w:rsidDel="005C75AD">
                <w:fldChar w:fldCharType="separate"/>
              </w:r>
              <w:r w:rsidR="00BD7547" w:rsidDel="005C75AD">
                <w:delText xml:space="preserve">S5 </w:delText>
              </w:r>
              <w:r w:rsidR="00BD7547" w:rsidRPr="00AE67EA" w:rsidDel="005C75AD">
                <w:delText xml:space="preserve">Command: </w:delText>
              </w:r>
              <w:r w:rsidR="00BD7547" w:rsidDel="005C75AD">
                <w:delText>Write Command Line Editing Character</w:delText>
              </w:r>
              <w:r w:rsidDel="005C75AD">
                <w:fldChar w:fldCharType="end"/>
              </w:r>
            </w:del>
          </w:p>
          <w:p w14:paraId="376B1AAE" w14:textId="1C5F0AFF" w:rsidR="00BF284E" w:rsidDel="005C75AD" w:rsidRDefault="00BF284E" w:rsidP="0059466D">
            <w:pPr>
              <w:pStyle w:val="TableBody"/>
              <w:numPr>
                <w:ilvl w:val="0"/>
                <w:numId w:val="28"/>
              </w:numPr>
              <w:rPr>
                <w:del w:id="362" w:author="Alban Roche" w:date="2017-08-02T14:33:00Z"/>
              </w:rPr>
            </w:pPr>
            <w:del w:id="363" w:author="Alban Roche" w:date="2017-08-02T14:33:00Z">
              <w:r w:rsidDel="005C75AD">
                <w:fldChar w:fldCharType="begin"/>
              </w:r>
              <w:r w:rsidDel="005C75AD">
                <w:delInstrText xml:space="preserve"> REF _Ref472950312 \w \h </w:delInstrText>
              </w:r>
              <w:r w:rsidDel="005C75AD">
                <w:fldChar w:fldCharType="separate"/>
              </w:r>
              <w:r w:rsidR="00BD7547" w:rsidDel="005C75AD">
                <w:delText>3.25</w:delText>
              </w:r>
              <w:r w:rsidDel="005C75AD">
                <w:fldChar w:fldCharType="end"/>
              </w:r>
              <w:r w:rsidDel="005C75AD">
                <w:delText xml:space="preserve"> </w:delText>
              </w:r>
              <w:r w:rsidDel="005C75AD">
                <w:fldChar w:fldCharType="begin"/>
              </w:r>
              <w:r w:rsidDel="005C75AD">
                <w:delInstrText xml:space="preserve"> REF _Ref472950314 \h </w:delInstrText>
              </w:r>
              <w:r w:rsidDel="005C75AD">
                <w:fldChar w:fldCharType="separate"/>
              </w:r>
              <w:r w:rsidR="00BD7547" w:rsidDel="005C75AD">
                <w:delText xml:space="preserve">S6 </w:delText>
              </w:r>
              <w:r w:rsidR="00BD7547" w:rsidRPr="00AE67EA" w:rsidDel="005C75AD">
                <w:delText xml:space="preserve">Command: </w:delText>
              </w:r>
              <w:r w:rsidR="00BD7547" w:rsidDel="005C75AD">
                <w:delText>Pause before Blind Dialing</w:delText>
              </w:r>
              <w:r w:rsidDel="005C75AD">
                <w:fldChar w:fldCharType="end"/>
              </w:r>
            </w:del>
          </w:p>
          <w:p w14:paraId="22EB5E3A" w14:textId="2EA066C5" w:rsidR="00BF284E" w:rsidDel="005C75AD" w:rsidRDefault="00BF284E" w:rsidP="0059466D">
            <w:pPr>
              <w:pStyle w:val="TableBody"/>
              <w:numPr>
                <w:ilvl w:val="0"/>
                <w:numId w:val="28"/>
              </w:numPr>
              <w:rPr>
                <w:del w:id="364" w:author="Alban Roche" w:date="2017-08-02T14:33:00Z"/>
              </w:rPr>
            </w:pPr>
            <w:del w:id="365" w:author="Alban Roche" w:date="2017-08-02T14:33:00Z">
              <w:r w:rsidDel="005C75AD">
                <w:fldChar w:fldCharType="begin"/>
              </w:r>
              <w:r w:rsidDel="005C75AD">
                <w:delInstrText xml:space="preserve"> REF _Ref472950317 \w \h </w:delInstrText>
              </w:r>
              <w:r w:rsidDel="005C75AD">
                <w:fldChar w:fldCharType="separate"/>
              </w:r>
              <w:r w:rsidR="00BD7547" w:rsidDel="005C75AD">
                <w:delText>3.26</w:delText>
              </w:r>
              <w:r w:rsidDel="005C75AD">
                <w:fldChar w:fldCharType="end"/>
              </w:r>
              <w:r w:rsidDel="005C75AD">
                <w:delText xml:space="preserve"> </w:delText>
              </w:r>
              <w:r w:rsidDel="005C75AD">
                <w:fldChar w:fldCharType="begin"/>
              </w:r>
              <w:r w:rsidDel="005C75AD">
                <w:delInstrText xml:space="preserve"> REF _Ref472950321 \h </w:delInstrText>
              </w:r>
              <w:r w:rsidDel="005C75AD">
                <w:fldChar w:fldCharType="separate"/>
              </w:r>
              <w:r w:rsidR="00BD7547" w:rsidDel="005C75AD">
                <w:delText xml:space="preserve">S8 </w:delText>
              </w:r>
              <w:r w:rsidR="00BD7547" w:rsidRPr="00AE67EA" w:rsidDel="005C75AD">
                <w:delText xml:space="preserve">Command: </w:delText>
              </w:r>
              <w:r w:rsidR="00BD7547" w:rsidDel="005C75AD">
                <w:delText>Comma Dial Modifier Time</w:delText>
              </w:r>
              <w:r w:rsidDel="005C75AD">
                <w:fldChar w:fldCharType="end"/>
              </w:r>
            </w:del>
          </w:p>
          <w:commentRangeStart w:id="366"/>
          <w:p w14:paraId="3A8AA8D1" w14:textId="6FC18083" w:rsidR="00BF284E" w:rsidDel="005C75AD" w:rsidRDefault="00BF284E" w:rsidP="0059466D">
            <w:pPr>
              <w:pStyle w:val="TableBody"/>
              <w:numPr>
                <w:ilvl w:val="0"/>
                <w:numId w:val="28"/>
              </w:numPr>
              <w:rPr>
                <w:del w:id="367" w:author="Alban Roche" w:date="2017-08-02T14:33:00Z"/>
              </w:rPr>
            </w:pPr>
            <w:del w:id="368" w:author="Alban Roche" w:date="2017-08-02T14:33:00Z">
              <w:r w:rsidDel="005C75AD">
                <w:fldChar w:fldCharType="begin"/>
              </w:r>
              <w:r w:rsidDel="005C75AD">
                <w:delInstrText xml:space="preserve"> REF _Ref472434261 \w \h </w:delInstrText>
              </w:r>
              <w:r w:rsidDel="005C75AD">
                <w:fldChar w:fldCharType="separate"/>
              </w:r>
              <w:r w:rsidR="00BD7547" w:rsidDel="005C75AD">
                <w:delText>4.1</w:delText>
              </w:r>
              <w:r w:rsidDel="005C75AD">
                <w:fldChar w:fldCharType="end"/>
              </w:r>
              <w:r w:rsidDel="005C75AD">
                <w:delText xml:space="preserve"> </w:delText>
              </w:r>
              <w:r w:rsidDel="005C75AD">
                <w:fldChar w:fldCharType="begin"/>
              </w:r>
              <w:r w:rsidDel="005C75AD">
                <w:delInstrText xml:space="preserve"> REF _Ref472434263 \h </w:delInstrText>
              </w:r>
              <w:r w:rsidDel="005C75AD">
                <w:fldChar w:fldCharType="separate"/>
              </w:r>
              <w:r w:rsidR="00BD7547" w:rsidRPr="00671C8B" w:rsidDel="005C75AD">
                <w:delText>D Command: Dial Number</w:delText>
              </w:r>
              <w:r w:rsidDel="005C75AD">
                <w:fldChar w:fldCharType="end"/>
              </w:r>
              <w:commentRangeEnd w:id="366"/>
              <w:r w:rsidDel="005C75AD">
                <w:rPr>
                  <w:rStyle w:val="CommentReference"/>
                  <w:rFonts w:ascii="Verdana" w:hAnsi="Verdana" w:cs="Times New Roman"/>
                  <w:lang w:eastAsia="en-US"/>
                </w:rPr>
                <w:commentReference w:id="366"/>
              </w:r>
            </w:del>
          </w:p>
          <w:commentRangeStart w:id="369"/>
          <w:p w14:paraId="747B3A48" w14:textId="063501B5" w:rsidR="00BF284E" w:rsidDel="005C75AD" w:rsidRDefault="00BF284E" w:rsidP="0059466D">
            <w:pPr>
              <w:pStyle w:val="TableBody"/>
              <w:numPr>
                <w:ilvl w:val="0"/>
                <w:numId w:val="28"/>
              </w:numPr>
              <w:rPr>
                <w:del w:id="370" w:author="Alban Roche" w:date="2017-08-02T14:33:00Z"/>
              </w:rPr>
            </w:pPr>
            <w:del w:id="371" w:author="Alban Roche" w:date="2017-08-02T14:33:00Z">
              <w:r w:rsidDel="005C75AD">
                <w:fldChar w:fldCharType="begin"/>
              </w:r>
              <w:r w:rsidDel="005C75AD">
                <w:delInstrText xml:space="preserve"> REF _Ref448916217 \w \h </w:delInstrText>
              </w:r>
              <w:r w:rsidDel="005C75AD">
                <w:fldChar w:fldCharType="separate"/>
              </w:r>
              <w:r w:rsidR="00BD7547" w:rsidDel="005C75AD">
                <w:delText>5.16</w:delText>
              </w:r>
              <w:r w:rsidDel="005C75AD">
                <w:fldChar w:fldCharType="end"/>
              </w:r>
              <w:r w:rsidDel="005C75AD">
                <w:delText xml:space="preserve"> </w:delText>
              </w:r>
              <w:r w:rsidDel="005C75AD">
                <w:fldChar w:fldCharType="begin"/>
              </w:r>
              <w:r w:rsidDel="005C75AD">
                <w:delInstrText xml:space="preserve"> REF _Ref448916217 \h </w:delInstrText>
              </w:r>
              <w:r w:rsidDel="005C75AD">
                <w:fldChar w:fldCharType="separate"/>
              </w:r>
              <w:r w:rsidR="00BD7547" w:rsidDel="005C75AD">
                <w:delText>+KCELL</w:delText>
              </w:r>
              <w:r w:rsidR="00BD7547" w:rsidRPr="00671C8B" w:rsidDel="005C75AD">
                <w:delText xml:space="preserve"> Command: </w:delText>
              </w:r>
              <w:r w:rsidR="00BD7547" w:rsidDel="005C75AD">
                <w:delText>Cell Environment Information</w:delText>
              </w:r>
              <w:r w:rsidDel="005C75AD">
                <w:fldChar w:fldCharType="end"/>
              </w:r>
              <w:commentRangeEnd w:id="369"/>
              <w:r w:rsidDel="005C75AD">
                <w:rPr>
                  <w:rStyle w:val="CommentReference"/>
                  <w:rFonts w:ascii="Verdana" w:hAnsi="Verdana" w:cs="Times New Roman"/>
                  <w:lang w:eastAsia="en-US"/>
                </w:rPr>
                <w:commentReference w:id="369"/>
              </w:r>
            </w:del>
          </w:p>
          <w:commentRangeStart w:id="372"/>
          <w:p w14:paraId="3677CCA0" w14:textId="70FDC47F" w:rsidR="00BF284E" w:rsidDel="005C75AD" w:rsidRDefault="00BF284E" w:rsidP="0059466D">
            <w:pPr>
              <w:pStyle w:val="TableBody"/>
              <w:numPr>
                <w:ilvl w:val="0"/>
                <w:numId w:val="28"/>
              </w:numPr>
              <w:rPr>
                <w:del w:id="373" w:author="Alban Roche" w:date="2017-08-02T14:33:00Z"/>
              </w:rPr>
            </w:pPr>
            <w:del w:id="374" w:author="Alban Roche" w:date="2017-08-02T14:33:00Z">
              <w:r w:rsidDel="005C75AD">
                <w:fldChar w:fldCharType="begin"/>
              </w:r>
              <w:r w:rsidDel="005C75AD">
                <w:delInstrText xml:space="preserve"> REF _Ref451178164 \w \h </w:delInstrText>
              </w:r>
              <w:r w:rsidDel="005C75AD">
                <w:fldChar w:fldCharType="separate"/>
              </w:r>
              <w:r w:rsidR="00BD7547" w:rsidDel="005C75AD">
                <w:delText>5.49</w:delText>
              </w:r>
              <w:r w:rsidDel="005C75AD">
                <w:fldChar w:fldCharType="end"/>
              </w:r>
              <w:r w:rsidDel="005C75AD">
                <w:delText xml:space="preserve"> </w:delText>
              </w:r>
              <w:r w:rsidDel="005C75AD">
                <w:fldChar w:fldCharType="begin"/>
              </w:r>
              <w:r w:rsidDel="005C75AD">
                <w:delInstrText xml:space="preserve"> REF _Ref451178164 \h </w:delInstrText>
              </w:r>
              <w:r w:rsidDel="005C75AD">
                <w:fldChar w:fldCharType="separate"/>
              </w:r>
              <w:r w:rsidR="00BD7547" w:rsidDel="005C75AD">
                <w:delText xml:space="preserve">+KLTEMUTE </w:delText>
              </w:r>
              <w:r w:rsidR="00BD7547" w:rsidRPr="00AE67EA" w:rsidDel="005C75AD">
                <w:delText xml:space="preserve">Command: </w:delText>
              </w:r>
              <w:r w:rsidR="00BD7547" w:rsidDel="005C75AD">
                <w:delText>Mute LTE TX</w:delText>
              </w:r>
              <w:r w:rsidDel="005C75AD">
                <w:fldChar w:fldCharType="end"/>
              </w:r>
              <w:commentRangeEnd w:id="372"/>
              <w:r w:rsidDel="005C75AD">
                <w:rPr>
                  <w:rStyle w:val="CommentReference"/>
                  <w:rFonts w:ascii="Verdana" w:hAnsi="Verdana" w:cs="Times New Roman"/>
                  <w:lang w:eastAsia="en-US"/>
                </w:rPr>
                <w:commentReference w:id="372"/>
              </w:r>
            </w:del>
          </w:p>
          <w:commentRangeStart w:id="375"/>
          <w:p w14:paraId="2CF1E254" w14:textId="50EB8AF1" w:rsidR="00BF284E" w:rsidDel="005C75AD" w:rsidRDefault="00BF284E" w:rsidP="0059466D">
            <w:pPr>
              <w:pStyle w:val="TableBody"/>
              <w:numPr>
                <w:ilvl w:val="0"/>
                <w:numId w:val="28"/>
              </w:numPr>
              <w:rPr>
                <w:del w:id="376" w:author="Alban Roche" w:date="2017-08-02T14:33:00Z"/>
              </w:rPr>
            </w:pPr>
            <w:del w:id="377" w:author="Alban Roche" w:date="2017-08-02T14:33:00Z">
              <w:r w:rsidDel="005C75AD">
                <w:fldChar w:fldCharType="begin"/>
              </w:r>
              <w:r w:rsidDel="005C75AD">
                <w:delInstrText xml:space="preserve"> REF _Ref451178169 \w \h </w:delInstrText>
              </w:r>
              <w:r w:rsidDel="005C75AD">
                <w:fldChar w:fldCharType="separate"/>
              </w:r>
              <w:r w:rsidR="00BD7547" w:rsidDel="005C75AD">
                <w:delText>5.50</w:delText>
              </w:r>
              <w:r w:rsidDel="005C75AD">
                <w:fldChar w:fldCharType="end"/>
              </w:r>
              <w:r w:rsidDel="005C75AD">
                <w:delText xml:space="preserve"> </w:delText>
              </w:r>
              <w:r w:rsidDel="005C75AD">
                <w:fldChar w:fldCharType="begin"/>
              </w:r>
              <w:r w:rsidDel="005C75AD">
                <w:delInstrText xml:space="preserve"> REF _Ref451178169 \h </w:delInstrText>
              </w:r>
              <w:r w:rsidDel="005C75AD">
                <w:fldChar w:fldCharType="separate"/>
              </w:r>
              <w:r w:rsidR="00BD7547" w:rsidDel="005C75AD">
                <w:delText xml:space="preserve">+KSYNC </w:delText>
              </w:r>
              <w:r w:rsidR="00BD7547" w:rsidRPr="00AE67EA" w:rsidDel="005C75AD">
                <w:delText xml:space="preserve">Command: </w:delText>
              </w:r>
              <w:r w:rsidR="00BD7547" w:rsidDel="005C75AD">
                <w:delText>Application Synchronization Signal</w:delText>
              </w:r>
              <w:r w:rsidDel="005C75AD">
                <w:fldChar w:fldCharType="end"/>
              </w:r>
              <w:commentRangeEnd w:id="375"/>
              <w:r w:rsidDel="005C75AD">
                <w:rPr>
                  <w:rStyle w:val="CommentReference"/>
                  <w:rFonts w:ascii="Verdana" w:hAnsi="Verdana" w:cs="Times New Roman"/>
                  <w:lang w:eastAsia="en-US"/>
                </w:rPr>
                <w:commentReference w:id="375"/>
              </w:r>
            </w:del>
          </w:p>
          <w:commentRangeStart w:id="378"/>
          <w:p w14:paraId="56847FF0" w14:textId="1ABB294B" w:rsidR="00BF284E" w:rsidDel="005C75AD" w:rsidRDefault="00BF284E" w:rsidP="0059466D">
            <w:pPr>
              <w:pStyle w:val="TableBody"/>
              <w:numPr>
                <w:ilvl w:val="0"/>
                <w:numId w:val="28"/>
              </w:numPr>
              <w:rPr>
                <w:del w:id="379" w:author="Alban Roche" w:date="2017-08-02T14:33:00Z"/>
              </w:rPr>
            </w:pPr>
            <w:del w:id="380" w:author="Alban Roche" w:date="2017-08-02T14:33:00Z">
              <w:r w:rsidDel="005C75AD">
                <w:fldChar w:fldCharType="begin"/>
              </w:r>
              <w:r w:rsidDel="005C75AD">
                <w:delInstrText xml:space="preserve"> REF _Ref458763690 \w \h </w:delInstrText>
              </w:r>
              <w:r w:rsidDel="005C75AD">
                <w:fldChar w:fldCharType="separate"/>
              </w:r>
              <w:r w:rsidR="00BD7547" w:rsidDel="005C75AD">
                <w:delText>5.51</w:delText>
              </w:r>
              <w:r w:rsidDel="005C75AD">
                <w:fldChar w:fldCharType="end"/>
              </w:r>
              <w:r w:rsidDel="005C75AD">
                <w:delText xml:space="preserve"> </w:delText>
              </w:r>
              <w:r w:rsidDel="005C75AD">
                <w:fldChar w:fldCharType="begin"/>
              </w:r>
              <w:r w:rsidDel="005C75AD">
                <w:delInstrText xml:space="preserve"> REF _Ref458763690 \h </w:delInstrText>
              </w:r>
              <w:r w:rsidDel="005C75AD">
                <w:fldChar w:fldCharType="separate"/>
              </w:r>
              <w:r w:rsidR="00BD7547" w:rsidDel="005C75AD">
                <w:delText xml:space="preserve">+KLTEPARAM </w:delText>
              </w:r>
              <w:r w:rsidR="00BD7547" w:rsidRPr="00AE67EA" w:rsidDel="005C75AD">
                <w:delText xml:space="preserve">Command: </w:delText>
              </w:r>
              <w:r w:rsidR="00BD7547" w:rsidDel="005C75AD">
                <w:delText>LTE Parameters</w:delText>
              </w:r>
              <w:r w:rsidDel="005C75AD">
                <w:fldChar w:fldCharType="end"/>
              </w:r>
              <w:commentRangeEnd w:id="378"/>
              <w:r w:rsidDel="005C75AD">
                <w:rPr>
                  <w:rStyle w:val="CommentReference"/>
                  <w:rFonts w:ascii="Verdana" w:hAnsi="Verdana" w:cs="Times New Roman"/>
                  <w:lang w:eastAsia="en-US"/>
                </w:rPr>
                <w:commentReference w:id="378"/>
              </w:r>
            </w:del>
          </w:p>
          <w:p w14:paraId="342D08B5" w14:textId="471662E0" w:rsidR="00BF284E" w:rsidDel="005C75AD" w:rsidRDefault="00BF284E" w:rsidP="0059466D">
            <w:pPr>
              <w:pStyle w:val="TableBody"/>
              <w:numPr>
                <w:ilvl w:val="0"/>
                <w:numId w:val="28"/>
              </w:numPr>
              <w:rPr>
                <w:del w:id="381" w:author="Alban Roche" w:date="2017-08-02T14:33:00Z"/>
              </w:rPr>
            </w:pPr>
            <w:del w:id="382" w:author="Alban Roche" w:date="2017-08-02T14:33:00Z">
              <w:r w:rsidDel="005C75AD">
                <w:fldChar w:fldCharType="begin"/>
              </w:r>
              <w:r w:rsidDel="005C75AD">
                <w:delInstrText xml:space="preserve"> REF _Ref474312874 \w \h </w:delInstrText>
              </w:r>
              <w:r w:rsidDel="005C75AD">
                <w:fldChar w:fldCharType="separate"/>
              </w:r>
              <w:r w:rsidR="00BD7547" w:rsidDel="005C75AD">
                <w:delText>6.4</w:delText>
              </w:r>
              <w:r w:rsidDel="005C75AD">
                <w:fldChar w:fldCharType="end"/>
              </w:r>
              <w:r w:rsidDel="005C75AD">
                <w:delText xml:space="preserve"> </w:delText>
              </w:r>
              <w:r w:rsidDel="005C75AD">
                <w:fldChar w:fldCharType="begin"/>
              </w:r>
              <w:r w:rsidDel="005C75AD">
                <w:delInstrText xml:space="preserve"> REF _Ref474312877 \h </w:delInstrText>
              </w:r>
              <w:r w:rsidDel="005C75AD">
                <w:fldChar w:fldCharType="separate"/>
              </w:r>
              <w:r w:rsidR="00BD7547" w:rsidRPr="00671C8B" w:rsidDel="005C75AD">
                <w:delText>+CNUM Command: Subscriber Number</w:delText>
              </w:r>
              <w:r w:rsidDel="005C75AD">
                <w:fldChar w:fldCharType="end"/>
              </w:r>
            </w:del>
          </w:p>
          <w:p w14:paraId="3EB3DE85" w14:textId="562D9723" w:rsidR="00BF284E" w:rsidDel="005C75AD" w:rsidRDefault="00BF284E" w:rsidP="0059466D">
            <w:pPr>
              <w:pStyle w:val="TableBody"/>
              <w:numPr>
                <w:ilvl w:val="0"/>
                <w:numId w:val="28"/>
              </w:numPr>
              <w:rPr>
                <w:del w:id="383" w:author="Alban Roche" w:date="2017-08-02T14:33:00Z"/>
              </w:rPr>
            </w:pPr>
            <w:del w:id="384" w:author="Alban Roche" w:date="2017-08-02T14:33:00Z">
              <w:r w:rsidDel="005C75AD">
                <w:fldChar w:fldCharType="begin"/>
              </w:r>
              <w:r w:rsidDel="005C75AD">
                <w:delInstrText xml:space="preserve"> REF _Ref472434118 \w \h </w:delInstrText>
              </w:r>
              <w:r w:rsidDel="005C75AD">
                <w:fldChar w:fldCharType="separate"/>
              </w:r>
              <w:r w:rsidR="00BD7547" w:rsidDel="005C75AD">
                <w:delText>8.9</w:delText>
              </w:r>
              <w:r w:rsidDel="005C75AD">
                <w:fldChar w:fldCharType="end"/>
              </w:r>
              <w:r w:rsidDel="005C75AD">
                <w:delText xml:space="preserve"> </w:delText>
              </w:r>
              <w:r w:rsidDel="005C75AD">
                <w:fldChar w:fldCharType="begin"/>
              </w:r>
              <w:r w:rsidDel="005C75AD">
                <w:delInstrText xml:space="preserve"> REF _Ref472434121 \h </w:delInstrText>
              </w:r>
              <w:r w:rsidDel="005C75AD">
                <w:fldChar w:fldCharType="separate"/>
              </w:r>
              <w:r w:rsidR="00BD7547" w:rsidRPr="00671C8B" w:rsidDel="005C75AD">
                <w:delText>+CNMI Command: New Message Indication</w:delText>
              </w:r>
              <w:r w:rsidDel="005C75AD">
                <w:fldChar w:fldCharType="end"/>
              </w:r>
            </w:del>
          </w:p>
          <w:p w14:paraId="156C7B32" w14:textId="04725189" w:rsidR="00BF284E" w:rsidDel="005C75AD" w:rsidRDefault="00BF284E" w:rsidP="0059466D">
            <w:pPr>
              <w:pStyle w:val="TableBody"/>
              <w:numPr>
                <w:ilvl w:val="0"/>
                <w:numId w:val="28"/>
              </w:numPr>
              <w:rPr>
                <w:del w:id="385" w:author="Alban Roche" w:date="2017-08-02T14:33:00Z"/>
              </w:rPr>
            </w:pPr>
            <w:del w:id="386" w:author="Alban Roche" w:date="2017-08-02T14:33:00Z">
              <w:r w:rsidDel="005C75AD">
                <w:fldChar w:fldCharType="begin"/>
              </w:r>
              <w:r w:rsidDel="005C75AD">
                <w:delInstrText xml:space="preserve"> REF _Ref472588634 \w \h </w:delInstrText>
              </w:r>
              <w:r w:rsidDel="005C75AD">
                <w:fldChar w:fldCharType="separate"/>
              </w:r>
              <w:r w:rsidR="00BD7547" w:rsidDel="005C75AD">
                <w:delText>9.1</w:delText>
              </w:r>
              <w:r w:rsidDel="005C75AD">
                <w:fldChar w:fldCharType="end"/>
              </w:r>
              <w:r w:rsidDel="005C75AD">
                <w:delText xml:space="preserve"> </w:delText>
              </w:r>
              <w:r w:rsidDel="005C75AD">
                <w:fldChar w:fldCharType="begin"/>
              </w:r>
              <w:r w:rsidDel="005C75AD">
                <w:delInstrText xml:space="preserve"> REF _Ref472588636 \h </w:delInstrText>
              </w:r>
              <w:r w:rsidDel="005C75AD">
                <w:fldChar w:fldCharType="separate"/>
              </w:r>
              <w:r w:rsidR="00BD7547" w:rsidRPr="00671C8B" w:rsidDel="005C75AD">
                <w:delText>+</w:delText>
              </w:r>
              <w:r w:rsidR="00BD7547" w:rsidDel="005C75AD">
                <w:delText xml:space="preserve">KPCMCFG </w:delText>
              </w:r>
              <w:r w:rsidR="00BD7547" w:rsidRPr="00671C8B" w:rsidDel="005C75AD">
                <w:delText xml:space="preserve">Command: </w:delText>
              </w:r>
              <w:r w:rsidR="00BD7547" w:rsidDel="005C75AD">
                <w:delText>Configure PCM Digital Audio</w:delText>
              </w:r>
              <w:r w:rsidDel="005C75AD">
                <w:fldChar w:fldCharType="end"/>
              </w:r>
            </w:del>
          </w:p>
          <w:commentRangeStart w:id="387"/>
          <w:p w14:paraId="7DBEEFB2" w14:textId="4DAC5A97" w:rsidR="00BF284E" w:rsidDel="005C75AD" w:rsidRDefault="00BF284E" w:rsidP="0059466D">
            <w:pPr>
              <w:pStyle w:val="TableBody"/>
              <w:numPr>
                <w:ilvl w:val="0"/>
                <w:numId w:val="28"/>
              </w:numPr>
              <w:rPr>
                <w:del w:id="388" w:author="Alban Roche" w:date="2017-08-02T14:33:00Z"/>
              </w:rPr>
            </w:pPr>
            <w:del w:id="389" w:author="Alban Roche" w:date="2017-08-02T14:33:00Z">
              <w:r w:rsidDel="005C75AD">
                <w:fldChar w:fldCharType="begin"/>
              </w:r>
              <w:r w:rsidDel="005C75AD">
                <w:delInstrText xml:space="preserve"> REF _Ref474159646 \w \h </w:delInstrText>
              </w:r>
              <w:r w:rsidDel="005C75AD">
                <w:fldChar w:fldCharType="separate"/>
              </w:r>
              <w:r w:rsidR="00BD7547" w:rsidDel="005C75AD">
                <w:delText>9.4</w:delText>
              </w:r>
              <w:r w:rsidDel="005C75AD">
                <w:fldChar w:fldCharType="end"/>
              </w:r>
              <w:r w:rsidDel="005C75AD">
                <w:delText xml:space="preserve"> </w:delText>
              </w:r>
              <w:r w:rsidDel="005C75AD">
                <w:fldChar w:fldCharType="begin"/>
              </w:r>
              <w:r w:rsidDel="005C75AD">
                <w:delInstrText xml:space="preserve"> REF _Ref474159647 \h </w:delInstrText>
              </w:r>
              <w:r w:rsidDel="005C75AD">
                <w:fldChar w:fldCharType="separate"/>
              </w:r>
              <w:r w:rsidR="00BD7547" w:rsidDel="005C75AD">
                <w:delText xml:space="preserve">+KECHO </w:delText>
              </w:r>
              <w:r w:rsidR="00BD7547" w:rsidRPr="00671C8B" w:rsidDel="005C75AD">
                <w:delText xml:space="preserve">Command: </w:delText>
              </w:r>
              <w:r w:rsidR="00BD7547" w:rsidDel="005C75AD">
                <w:delText>Echo Cancellation</w:delText>
              </w:r>
              <w:r w:rsidDel="005C75AD">
                <w:fldChar w:fldCharType="end"/>
              </w:r>
              <w:commentRangeEnd w:id="387"/>
              <w:r w:rsidDel="005C75AD">
                <w:rPr>
                  <w:rStyle w:val="CommentReference"/>
                  <w:rFonts w:ascii="Verdana" w:hAnsi="Verdana" w:cs="Times New Roman"/>
                  <w:lang w:eastAsia="en-US"/>
                </w:rPr>
                <w:commentReference w:id="387"/>
              </w:r>
            </w:del>
          </w:p>
          <w:p w14:paraId="336A1D7C" w14:textId="392E19A2" w:rsidR="00BF284E" w:rsidDel="005C75AD" w:rsidRDefault="00BF284E" w:rsidP="0059466D">
            <w:pPr>
              <w:pStyle w:val="TableBody"/>
              <w:numPr>
                <w:ilvl w:val="0"/>
                <w:numId w:val="28"/>
              </w:numPr>
              <w:rPr>
                <w:del w:id="390" w:author="Alban Roche" w:date="2017-08-02T14:33:00Z"/>
              </w:rPr>
            </w:pPr>
            <w:del w:id="391" w:author="Alban Roche" w:date="2017-08-02T14:33:00Z">
              <w:r w:rsidDel="005C75AD">
                <w:fldChar w:fldCharType="begin"/>
              </w:r>
              <w:r w:rsidDel="005C75AD">
                <w:delInstrText xml:space="preserve"> REF _Ref472588642 \w \h </w:delInstrText>
              </w:r>
              <w:r w:rsidDel="005C75AD">
                <w:fldChar w:fldCharType="separate"/>
              </w:r>
              <w:r w:rsidR="00BD7547" w:rsidDel="005C75AD">
                <w:delText>10.2</w:delText>
              </w:r>
              <w:r w:rsidDel="005C75AD">
                <w:fldChar w:fldCharType="end"/>
              </w:r>
              <w:r w:rsidDel="005C75AD">
                <w:delText xml:space="preserve"> </w:delText>
              </w:r>
              <w:r w:rsidDel="005C75AD">
                <w:fldChar w:fldCharType="begin"/>
              </w:r>
              <w:r w:rsidDel="005C75AD">
                <w:delInstrText xml:space="preserve"> REF _Ref472588644 \h </w:delInstrText>
              </w:r>
              <w:r w:rsidDel="005C75AD">
                <w:fldChar w:fldCharType="separate"/>
              </w:r>
              <w:r w:rsidR="00BD7547" w:rsidRPr="00671C8B" w:rsidDel="005C75AD">
                <w:delText>+CGACT Command: Activate or Deactivate PDP Context</w:delText>
              </w:r>
              <w:r w:rsidDel="005C75AD">
                <w:fldChar w:fldCharType="end"/>
              </w:r>
            </w:del>
          </w:p>
          <w:p w14:paraId="3AF66313" w14:textId="108E5DB6" w:rsidR="00BF284E" w:rsidDel="005C75AD" w:rsidRDefault="00BF284E" w:rsidP="0059466D">
            <w:pPr>
              <w:pStyle w:val="TableBody"/>
              <w:numPr>
                <w:ilvl w:val="0"/>
                <w:numId w:val="28"/>
              </w:numPr>
              <w:rPr>
                <w:del w:id="392" w:author="Alban Roche" w:date="2017-08-02T14:33:00Z"/>
              </w:rPr>
            </w:pPr>
            <w:del w:id="393" w:author="Alban Roche" w:date="2017-08-02T14:33:00Z">
              <w:r w:rsidDel="005C75AD">
                <w:fldChar w:fldCharType="begin"/>
              </w:r>
              <w:r w:rsidDel="005C75AD">
                <w:delInstrText xml:space="preserve"> REF _Ref378175564 \w \h </w:delInstrText>
              </w:r>
              <w:r w:rsidDel="005C75AD">
                <w:fldChar w:fldCharType="separate"/>
              </w:r>
              <w:r w:rsidR="00BD7547" w:rsidDel="005C75AD">
                <w:delText>10.5</w:delText>
              </w:r>
              <w:r w:rsidDel="005C75AD">
                <w:fldChar w:fldCharType="end"/>
              </w:r>
              <w:r w:rsidDel="005C75AD">
                <w:delText xml:space="preserve"> </w:delText>
              </w:r>
              <w:r w:rsidDel="005C75AD">
                <w:fldChar w:fldCharType="begin"/>
              </w:r>
              <w:r w:rsidDel="005C75AD">
                <w:delInstrText xml:space="preserve"> REF _Ref378175564 \h </w:delInstrText>
              </w:r>
              <w:r w:rsidDel="005C75AD">
                <w:fldChar w:fldCharType="separate"/>
              </w:r>
              <w:r w:rsidR="00BD7547" w:rsidRPr="00671C8B" w:rsidDel="005C75AD">
                <w:delText>+CGTFT Command: Traffic Flow Template</w:delText>
              </w:r>
              <w:r w:rsidDel="005C75AD">
                <w:fldChar w:fldCharType="end"/>
              </w:r>
            </w:del>
          </w:p>
        </w:tc>
      </w:tr>
      <w:tr w:rsidR="00BF284E" w:rsidRPr="00844859" w:rsidDel="005C75AD" w14:paraId="470A8DA3" w14:textId="43816407" w:rsidTr="00633308">
        <w:trPr>
          <w:del w:id="394" w:author="Alban Roche" w:date="2017-08-02T14:33:00Z"/>
        </w:trPr>
        <w:tc>
          <w:tcPr>
            <w:tcW w:w="525" w:type="pct"/>
            <w:vMerge w:val="restart"/>
          </w:tcPr>
          <w:p w14:paraId="7924D47F" w14:textId="69199B0A" w:rsidR="00BF284E" w:rsidDel="005C75AD" w:rsidRDefault="00BF284E" w:rsidP="001B2A26">
            <w:pPr>
              <w:pStyle w:val="TableBody"/>
              <w:rPr>
                <w:del w:id="395" w:author="Alban Roche" w:date="2017-08-02T14:33:00Z"/>
              </w:rPr>
            </w:pPr>
            <w:del w:id="396" w:author="Alban Roche" w:date="2017-08-02T14:33:00Z">
              <w:r w:rsidDel="005C75AD">
                <w:delText>5.0</w:delText>
              </w:r>
            </w:del>
          </w:p>
        </w:tc>
        <w:tc>
          <w:tcPr>
            <w:tcW w:w="1069" w:type="pct"/>
            <w:vMerge w:val="restart"/>
          </w:tcPr>
          <w:p w14:paraId="14F8FACF" w14:textId="26480B43" w:rsidR="00BF284E" w:rsidDel="005C75AD" w:rsidRDefault="00BF284E" w:rsidP="001B2A26">
            <w:pPr>
              <w:pStyle w:val="TableBody"/>
              <w:rPr>
                <w:del w:id="397" w:author="Alban Roche" w:date="2017-08-02T14:33:00Z"/>
              </w:rPr>
            </w:pPr>
            <w:del w:id="398" w:author="Alban Roche" w:date="2017-08-02T14:33:00Z">
              <w:r w:rsidDel="005C75AD">
                <w:delText>February 13, 2017</w:delText>
              </w:r>
            </w:del>
          </w:p>
        </w:tc>
        <w:tc>
          <w:tcPr>
            <w:tcW w:w="3406" w:type="pct"/>
          </w:tcPr>
          <w:p w14:paraId="0045F4F7" w14:textId="4AD839CC" w:rsidR="00BF284E" w:rsidDel="005C75AD" w:rsidRDefault="00BF284E" w:rsidP="001B2A26">
            <w:pPr>
              <w:pStyle w:val="TableBody"/>
              <w:rPr>
                <w:del w:id="399" w:author="Alban Roche" w:date="2017-08-02T14:33:00Z"/>
              </w:rPr>
            </w:pPr>
            <w:del w:id="400" w:author="Alban Roche" w:date="2017-08-02T14:33:00Z">
              <w:r w:rsidDel="005C75AD">
                <w:delText>Updated:</w:delText>
              </w:r>
            </w:del>
          </w:p>
          <w:p w14:paraId="16D34B40" w14:textId="09355C4C" w:rsidR="00BF284E" w:rsidDel="005C75AD" w:rsidRDefault="00BF284E" w:rsidP="0059466D">
            <w:pPr>
              <w:pStyle w:val="TableBody"/>
              <w:numPr>
                <w:ilvl w:val="0"/>
                <w:numId w:val="28"/>
              </w:numPr>
              <w:rPr>
                <w:del w:id="401" w:author="Alban Roche" w:date="2017-08-02T14:33:00Z"/>
              </w:rPr>
            </w:pPr>
            <w:del w:id="402" w:author="Alban Roche" w:date="2017-08-02T14:33:00Z">
              <w:r w:rsidDel="005C75AD">
                <w:fldChar w:fldCharType="begin"/>
              </w:r>
              <w:r w:rsidDel="005C75AD">
                <w:delInstrText xml:space="preserve"> REF _Ref378175660 \w \h </w:delInstrText>
              </w:r>
              <w:r w:rsidDel="005C75AD">
                <w:fldChar w:fldCharType="separate"/>
              </w:r>
              <w:r w:rsidR="00BD7547" w:rsidDel="005C75AD">
                <w:delText>10.18</w:delText>
              </w:r>
              <w:r w:rsidDel="005C75AD">
                <w:fldChar w:fldCharType="end"/>
              </w:r>
              <w:r w:rsidDel="005C75AD">
                <w:delText xml:space="preserve"> </w:delText>
              </w:r>
              <w:r w:rsidDel="005C75AD">
                <w:fldChar w:fldCharType="begin"/>
              </w:r>
              <w:r w:rsidDel="005C75AD">
                <w:delInstrText xml:space="preserve"> REF _Ref378175660 \h </w:delInstrText>
              </w:r>
              <w:r w:rsidDel="005C75AD">
                <w:fldChar w:fldCharType="separate"/>
              </w:r>
              <w:r w:rsidR="00BD7547" w:rsidRPr="00671C8B" w:rsidDel="005C75AD">
                <w:delText>+CGEQNEG Command: 3G Negotiated Quality of Service Profile</w:delText>
              </w:r>
              <w:r w:rsidDel="005C75AD">
                <w:fldChar w:fldCharType="end"/>
              </w:r>
            </w:del>
          </w:p>
          <w:p w14:paraId="42FA8D79" w14:textId="4B95E627" w:rsidR="00BF284E" w:rsidDel="005C75AD" w:rsidRDefault="00BF284E" w:rsidP="0059466D">
            <w:pPr>
              <w:pStyle w:val="TableBody"/>
              <w:numPr>
                <w:ilvl w:val="0"/>
                <w:numId w:val="28"/>
              </w:numPr>
              <w:rPr>
                <w:del w:id="403" w:author="Alban Roche" w:date="2017-08-02T14:33:00Z"/>
              </w:rPr>
            </w:pPr>
            <w:del w:id="404" w:author="Alban Roche" w:date="2017-08-02T14:33:00Z">
              <w:r w:rsidDel="005C75AD">
                <w:fldChar w:fldCharType="begin"/>
              </w:r>
              <w:r w:rsidDel="005C75AD">
                <w:delInstrText xml:space="preserve"> REF _Ref378175669 \w \h </w:delInstrText>
              </w:r>
              <w:r w:rsidDel="005C75AD">
                <w:fldChar w:fldCharType="separate"/>
              </w:r>
              <w:r w:rsidR="00BD7547" w:rsidDel="005C75AD">
                <w:delText>10.19</w:delText>
              </w:r>
              <w:r w:rsidDel="005C75AD">
                <w:fldChar w:fldCharType="end"/>
              </w:r>
              <w:r w:rsidDel="005C75AD">
                <w:delText xml:space="preserve"> </w:delText>
              </w:r>
              <w:r w:rsidDel="005C75AD">
                <w:fldChar w:fldCharType="begin"/>
              </w:r>
              <w:r w:rsidDel="005C75AD">
                <w:delInstrText xml:space="preserve"> REF _Ref378175669 \h </w:delInstrText>
              </w:r>
              <w:r w:rsidDel="005C75AD">
                <w:fldChar w:fldCharType="separate"/>
              </w:r>
              <w:r w:rsidR="00BD7547" w:rsidRPr="00671C8B" w:rsidDel="005C75AD">
                <w:delText>+CGREG Command: GPRS Network Registration Status</w:delText>
              </w:r>
              <w:r w:rsidDel="005C75AD">
                <w:fldChar w:fldCharType="end"/>
              </w:r>
            </w:del>
          </w:p>
          <w:p w14:paraId="21123E25" w14:textId="116747FF" w:rsidR="00BF284E" w:rsidDel="005C75AD" w:rsidRDefault="00BF284E" w:rsidP="0059466D">
            <w:pPr>
              <w:pStyle w:val="TableBody"/>
              <w:numPr>
                <w:ilvl w:val="0"/>
                <w:numId w:val="28"/>
              </w:numPr>
              <w:rPr>
                <w:del w:id="405" w:author="Alban Roche" w:date="2017-08-02T14:33:00Z"/>
              </w:rPr>
            </w:pPr>
            <w:del w:id="406" w:author="Alban Roche" w:date="2017-08-02T14:33:00Z">
              <w:r w:rsidDel="005C75AD">
                <w:fldChar w:fldCharType="begin"/>
              </w:r>
              <w:r w:rsidDel="005C75AD">
                <w:delInstrText xml:space="preserve"> REF _Ref474158165 \w \h </w:delInstrText>
              </w:r>
              <w:r w:rsidDel="005C75AD">
                <w:fldChar w:fldCharType="separate"/>
              </w:r>
              <w:r w:rsidR="00BD7547" w:rsidDel="005C75AD">
                <w:delText>10.24</w:delText>
              </w:r>
              <w:r w:rsidDel="005C75AD">
                <w:fldChar w:fldCharType="end"/>
              </w:r>
              <w:r w:rsidDel="005C75AD">
                <w:delText xml:space="preserve"> </w:delText>
              </w:r>
              <w:r w:rsidDel="005C75AD">
                <w:fldChar w:fldCharType="begin"/>
              </w:r>
              <w:r w:rsidDel="005C75AD">
                <w:delInstrText xml:space="preserve"> REF _Ref474158165 \h </w:delInstrText>
              </w:r>
              <w:r w:rsidDel="005C75AD">
                <w:fldChar w:fldCharType="separate"/>
              </w:r>
              <w:r w:rsidR="00BD7547" w:rsidRPr="00D75B97" w:rsidDel="005C75AD">
                <w:delText>+WPPP Command: PDP Context Authentication Configuration</w:delText>
              </w:r>
              <w:r w:rsidDel="005C75AD">
                <w:fldChar w:fldCharType="end"/>
              </w:r>
            </w:del>
          </w:p>
          <w:p w14:paraId="53E6DFAA" w14:textId="2CEE07F3" w:rsidR="00BF284E" w:rsidDel="005C75AD" w:rsidRDefault="00BF284E" w:rsidP="0059466D">
            <w:pPr>
              <w:pStyle w:val="TableBody"/>
              <w:numPr>
                <w:ilvl w:val="0"/>
                <w:numId w:val="28"/>
              </w:numPr>
              <w:rPr>
                <w:del w:id="407" w:author="Alban Roche" w:date="2017-08-02T14:33:00Z"/>
              </w:rPr>
            </w:pPr>
            <w:del w:id="408" w:author="Alban Roche" w:date="2017-08-02T14:33:00Z">
              <w:r w:rsidDel="005C75AD">
                <w:fldChar w:fldCharType="begin"/>
              </w:r>
              <w:r w:rsidDel="005C75AD">
                <w:delInstrText xml:space="preserve"> REF _Ref474159650 \w \h </w:delInstrText>
              </w:r>
              <w:r w:rsidDel="005C75AD">
                <w:fldChar w:fldCharType="separate"/>
              </w:r>
              <w:r w:rsidR="00BD7547" w:rsidDel="005C75AD">
                <w:delText>12.7.1</w:delText>
              </w:r>
              <w:r w:rsidDel="005C75AD">
                <w:fldChar w:fldCharType="end"/>
              </w:r>
              <w:r w:rsidDel="005C75AD">
                <w:delText xml:space="preserve"> </w:delText>
              </w:r>
              <w:r w:rsidDel="005C75AD">
                <w:fldChar w:fldCharType="begin"/>
              </w:r>
              <w:r w:rsidDel="005C75AD">
                <w:delInstrText xml:space="preserve"> REF _Ref474159651 \h </w:delInstrText>
              </w:r>
              <w:r w:rsidDel="005C75AD">
                <w:fldChar w:fldCharType="separate"/>
              </w:r>
              <w:r w:rsidR="00BD7547" w:rsidRPr="00671C8B" w:rsidDel="005C75AD">
                <w:delText>+KCNXCFG Command: GPRS Connection Configuration</w:delText>
              </w:r>
              <w:r w:rsidDel="005C75AD">
                <w:fldChar w:fldCharType="end"/>
              </w:r>
            </w:del>
          </w:p>
          <w:commentRangeStart w:id="409"/>
          <w:p w14:paraId="5B1F6EDF" w14:textId="1D30B3A2" w:rsidR="00BF284E" w:rsidDel="005C75AD" w:rsidRDefault="00BF284E" w:rsidP="0059466D">
            <w:pPr>
              <w:pStyle w:val="TableBody"/>
              <w:numPr>
                <w:ilvl w:val="0"/>
                <w:numId w:val="28"/>
              </w:numPr>
              <w:rPr>
                <w:del w:id="410" w:author="Alban Roche" w:date="2017-08-02T14:33:00Z"/>
              </w:rPr>
            </w:pPr>
            <w:del w:id="411" w:author="Alban Roche" w:date="2017-08-02T14:33:00Z">
              <w:r w:rsidDel="005C75AD">
                <w:fldChar w:fldCharType="begin"/>
              </w:r>
              <w:r w:rsidDel="005C75AD">
                <w:delInstrText xml:space="preserve"> REF _Ref473042198 \w \h </w:delInstrText>
              </w:r>
              <w:r w:rsidDel="005C75AD">
                <w:fldChar w:fldCharType="separate"/>
              </w:r>
              <w:r w:rsidR="00BD7547" w:rsidDel="005C75AD">
                <w:delText>12.13.1</w:delText>
              </w:r>
              <w:r w:rsidDel="005C75AD">
                <w:fldChar w:fldCharType="end"/>
              </w:r>
              <w:r w:rsidDel="005C75AD">
                <w:delText xml:space="preserve"> </w:delText>
              </w:r>
              <w:r w:rsidDel="005C75AD">
                <w:fldChar w:fldCharType="begin"/>
              </w:r>
              <w:r w:rsidDel="005C75AD">
                <w:delInstrText xml:space="preserve"> REF _Ref473042201 \h </w:delInstrText>
              </w:r>
              <w:r w:rsidDel="005C75AD">
                <w:fldChar w:fldCharType="separate"/>
              </w:r>
              <w:r w:rsidR="00BD7547" w:rsidRPr="00671C8B" w:rsidDel="005C75AD">
                <w:delText>+KHTTPCFG Command: HTTP Connection Configuration</w:delText>
              </w:r>
              <w:r w:rsidDel="005C75AD">
                <w:fldChar w:fldCharType="end"/>
              </w:r>
              <w:commentRangeEnd w:id="409"/>
              <w:r w:rsidDel="005C75AD">
                <w:rPr>
                  <w:rStyle w:val="CommentReference"/>
                  <w:rFonts w:ascii="Verdana" w:hAnsi="Verdana" w:cs="Times New Roman"/>
                  <w:lang w:eastAsia="en-US"/>
                </w:rPr>
                <w:commentReference w:id="409"/>
              </w:r>
            </w:del>
          </w:p>
          <w:commentRangeStart w:id="412"/>
          <w:p w14:paraId="5FED535A" w14:textId="4F784994" w:rsidR="00BF284E" w:rsidDel="005C75AD" w:rsidRDefault="00BF284E" w:rsidP="0059466D">
            <w:pPr>
              <w:pStyle w:val="TableBody"/>
              <w:numPr>
                <w:ilvl w:val="0"/>
                <w:numId w:val="28"/>
              </w:numPr>
              <w:rPr>
                <w:del w:id="413" w:author="Alban Roche" w:date="2017-08-02T14:33:00Z"/>
              </w:rPr>
            </w:pPr>
            <w:del w:id="414" w:author="Alban Roche" w:date="2017-08-02T14:33:00Z">
              <w:r w:rsidDel="005C75AD">
                <w:fldChar w:fldCharType="begin"/>
              </w:r>
              <w:r w:rsidDel="005C75AD">
                <w:delInstrText xml:space="preserve"> REF _Ref473046793 \w \h </w:delInstrText>
              </w:r>
              <w:r w:rsidDel="005C75AD">
                <w:fldChar w:fldCharType="separate"/>
              </w:r>
              <w:r w:rsidR="00BD7547" w:rsidDel="005C75AD">
                <w:delText>13.6</w:delText>
              </w:r>
              <w:r w:rsidDel="005C75AD">
                <w:fldChar w:fldCharType="end"/>
              </w:r>
              <w:r w:rsidDel="005C75AD">
                <w:delText xml:space="preserve"> </w:delText>
              </w:r>
              <w:r w:rsidDel="005C75AD">
                <w:fldChar w:fldCharType="begin"/>
              </w:r>
              <w:r w:rsidDel="005C75AD">
                <w:delInstrText xml:space="preserve"> REF _Ref473046796 \h </w:delInstrText>
              </w:r>
              <w:r w:rsidDel="005C75AD">
                <w:fldChar w:fldCharType="separate"/>
              </w:r>
              <w:r w:rsidR="00BD7547" w:rsidRPr="00671C8B" w:rsidDel="005C75AD">
                <w:delText>+WDSI Command: Device Services Indication</w:delText>
              </w:r>
              <w:r w:rsidDel="005C75AD">
                <w:fldChar w:fldCharType="end"/>
              </w:r>
            </w:del>
          </w:p>
          <w:p w14:paraId="2EA38494" w14:textId="5F28AB2F" w:rsidR="00BF284E" w:rsidDel="005C75AD" w:rsidRDefault="00BF284E" w:rsidP="0059466D">
            <w:pPr>
              <w:pStyle w:val="TableBody"/>
              <w:numPr>
                <w:ilvl w:val="0"/>
                <w:numId w:val="28"/>
              </w:numPr>
              <w:rPr>
                <w:del w:id="415" w:author="Alban Roche" w:date="2017-08-02T14:33:00Z"/>
              </w:rPr>
            </w:pPr>
            <w:del w:id="416" w:author="Alban Roche" w:date="2017-08-02T14:33:00Z">
              <w:r w:rsidDel="005C75AD">
                <w:fldChar w:fldCharType="begin"/>
              </w:r>
              <w:r w:rsidDel="005C75AD">
                <w:delInstrText xml:space="preserve"> REF _Ref474159648 \w \h </w:delInstrText>
              </w:r>
              <w:r w:rsidDel="005C75AD">
                <w:fldChar w:fldCharType="separate"/>
              </w:r>
              <w:r w:rsidR="00BD7547" w:rsidDel="005C75AD">
                <w:delText>13.8</w:delText>
              </w:r>
              <w:r w:rsidDel="005C75AD">
                <w:fldChar w:fldCharType="end"/>
              </w:r>
              <w:r w:rsidDel="005C75AD">
                <w:delText xml:space="preserve"> </w:delText>
              </w:r>
              <w:r w:rsidDel="005C75AD">
                <w:fldChar w:fldCharType="begin"/>
              </w:r>
              <w:r w:rsidDel="005C75AD">
                <w:delInstrText xml:space="preserve"> REF _Ref474159649 \h </w:delInstrText>
              </w:r>
              <w:r w:rsidDel="005C75AD">
                <w:fldChar w:fldCharType="separate"/>
              </w:r>
              <w:r w:rsidR="00BD7547" w:rsidRPr="008B1462" w:rsidDel="005C75AD">
                <w:delText>+WDSS Command: Device Services Session</w:delText>
              </w:r>
              <w:r w:rsidDel="005C75AD">
                <w:fldChar w:fldCharType="end"/>
              </w:r>
              <w:commentRangeEnd w:id="412"/>
              <w:r w:rsidDel="005C75AD">
                <w:rPr>
                  <w:rStyle w:val="CommentReference"/>
                  <w:rFonts w:ascii="Verdana" w:hAnsi="Verdana" w:cs="Times New Roman"/>
                  <w:lang w:eastAsia="en-US"/>
                </w:rPr>
                <w:commentReference w:id="412"/>
              </w:r>
            </w:del>
          </w:p>
          <w:commentRangeStart w:id="417"/>
          <w:p w14:paraId="5221F649" w14:textId="29AC210D" w:rsidR="00BF284E" w:rsidDel="005C75AD" w:rsidRDefault="00BF284E" w:rsidP="0059466D">
            <w:pPr>
              <w:pStyle w:val="TableBody"/>
              <w:numPr>
                <w:ilvl w:val="0"/>
                <w:numId w:val="28"/>
              </w:numPr>
              <w:rPr>
                <w:del w:id="418" w:author="Alban Roche" w:date="2017-08-02T14:33:00Z"/>
              </w:rPr>
            </w:pPr>
            <w:del w:id="419" w:author="Alban Roche" w:date="2017-08-02T14:33:00Z">
              <w:r w:rsidDel="005C75AD">
                <w:fldChar w:fldCharType="begin"/>
              </w:r>
              <w:r w:rsidDel="005C75AD">
                <w:delInstrText xml:space="preserve"> REF _Ref378181194 \w \h </w:delInstrText>
              </w:r>
              <w:r w:rsidDel="005C75AD">
                <w:fldChar w:fldCharType="separate"/>
              </w:r>
              <w:r w:rsidR="00BD7547" w:rsidDel="005C75AD">
                <w:delText>14.1</w:delText>
              </w:r>
              <w:r w:rsidDel="005C75AD">
                <w:fldChar w:fldCharType="end"/>
              </w:r>
              <w:r w:rsidDel="005C75AD">
                <w:delText xml:space="preserve"> </w:delText>
              </w:r>
              <w:r w:rsidDel="005C75AD">
                <w:fldChar w:fldCharType="begin"/>
              </w:r>
              <w:r w:rsidDel="005C75AD">
                <w:delInstrText xml:space="preserve"> REF _Ref378181194 \h </w:delInstrText>
              </w:r>
              <w:r w:rsidDel="005C75AD">
                <w:fldChar w:fldCharType="separate"/>
              </w:r>
              <w:r w:rsidR="00BD7547" w:rsidRPr="00671C8B" w:rsidDel="005C75AD">
                <w:delText>+WMTXPOWER Command: Test RF Tx</w:delText>
              </w:r>
              <w:r w:rsidDel="005C75AD">
                <w:fldChar w:fldCharType="end"/>
              </w:r>
              <w:commentRangeEnd w:id="417"/>
              <w:r w:rsidDel="005C75AD">
                <w:rPr>
                  <w:rStyle w:val="CommentReference"/>
                  <w:rFonts w:ascii="Verdana" w:hAnsi="Verdana" w:cs="Times New Roman"/>
                  <w:lang w:eastAsia="en-US"/>
                </w:rPr>
                <w:commentReference w:id="417"/>
              </w:r>
            </w:del>
          </w:p>
          <w:commentRangeStart w:id="420"/>
          <w:p w14:paraId="7BF22429" w14:textId="0EF607CE" w:rsidR="00BF284E" w:rsidDel="005C75AD" w:rsidRDefault="00BF284E" w:rsidP="0059466D">
            <w:pPr>
              <w:pStyle w:val="TableBody"/>
              <w:numPr>
                <w:ilvl w:val="0"/>
                <w:numId w:val="28"/>
              </w:numPr>
              <w:rPr>
                <w:del w:id="421" w:author="Alban Roche" w:date="2017-08-02T14:33:00Z"/>
              </w:rPr>
            </w:pPr>
            <w:del w:id="422" w:author="Alban Roche" w:date="2017-08-02T14:33:00Z">
              <w:r w:rsidDel="005C75AD">
                <w:fldChar w:fldCharType="begin"/>
              </w:r>
              <w:r w:rsidDel="005C75AD">
                <w:delInstrText xml:space="preserve"> REF _Ref378181195 \w \h </w:delInstrText>
              </w:r>
              <w:r w:rsidDel="005C75AD">
                <w:fldChar w:fldCharType="separate"/>
              </w:r>
              <w:r w:rsidR="00BD7547" w:rsidDel="005C75AD">
                <w:delText>14.2</w:delText>
              </w:r>
              <w:r w:rsidDel="005C75AD">
                <w:fldChar w:fldCharType="end"/>
              </w:r>
              <w:r w:rsidDel="005C75AD">
                <w:delText xml:space="preserve"> </w:delText>
              </w:r>
              <w:r w:rsidDel="005C75AD">
                <w:fldChar w:fldCharType="begin"/>
              </w:r>
              <w:r w:rsidDel="005C75AD">
                <w:delInstrText xml:space="preserve"> REF _Ref378181195 \h </w:delInstrText>
              </w:r>
              <w:r w:rsidDel="005C75AD">
                <w:fldChar w:fldCharType="separate"/>
              </w:r>
              <w:r w:rsidR="00BD7547" w:rsidRPr="00671C8B" w:rsidDel="005C75AD">
                <w:delText>+WMRXPOWER Command: Test RF Rx</w:delText>
              </w:r>
              <w:r w:rsidDel="005C75AD">
                <w:fldChar w:fldCharType="end"/>
              </w:r>
              <w:commentRangeEnd w:id="420"/>
              <w:r w:rsidDel="005C75AD">
                <w:rPr>
                  <w:rStyle w:val="CommentReference"/>
                  <w:rFonts w:ascii="Verdana" w:hAnsi="Verdana" w:cs="Times New Roman"/>
                  <w:lang w:eastAsia="en-US"/>
                </w:rPr>
                <w:commentReference w:id="420"/>
              </w:r>
            </w:del>
          </w:p>
          <w:p w14:paraId="08149C57" w14:textId="074A5894" w:rsidR="00BF284E" w:rsidDel="005C75AD" w:rsidRDefault="00BF284E" w:rsidP="0059466D">
            <w:pPr>
              <w:pStyle w:val="TableBody"/>
              <w:numPr>
                <w:ilvl w:val="0"/>
                <w:numId w:val="28"/>
              </w:numPr>
              <w:rPr>
                <w:del w:id="423" w:author="Alban Roche" w:date="2017-08-02T14:33:00Z"/>
              </w:rPr>
            </w:pPr>
            <w:del w:id="424" w:author="Alban Roche" w:date="2017-08-02T14:33:00Z">
              <w:r w:rsidDel="005C75AD">
                <w:fldChar w:fldCharType="begin"/>
              </w:r>
              <w:r w:rsidDel="005C75AD">
                <w:delInstrText xml:space="preserve"> REF _Ref472588243 \w \h </w:delInstrText>
              </w:r>
              <w:r w:rsidDel="005C75AD">
                <w:fldChar w:fldCharType="separate"/>
              </w:r>
              <w:r w:rsidR="00BD7547" w:rsidDel="005C75AD">
                <w:delText>17</w:delText>
              </w:r>
              <w:r w:rsidDel="005C75AD">
                <w:fldChar w:fldCharType="end"/>
              </w:r>
              <w:r w:rsidDel="005C75AD">
                <w:delText xml:space="preserve"> </w:delText>
              </w:r>
              <w:r w:rsidDel="005C75AD">
                <w:fldChar w:fldCharType="begin"/>
              </w:r>
              <w:r w:rsidDel="005C75AD">
                <w:delInstrText xml:space="preserve"> REF _Ref472588245 \h </w:delInstrText>
              </w:r>
              <w:r w:rsidDel="005C75AD">
                <w:fldChar w:fldCharType="separate"/>
              </w:r>
              <w:r w:rsidR="00BD7547" w:rsidDel="005C75AD">
                <w:delText>M2M Service Optimization Commands</w:delText>
              </w:r>
              <w:r w:rsidDel="005C75AD">
                <w:fldChar w:fldCharType="end"/>
              </w:r>
            </w:del>
          </w:p>
          <w:p w14:paraId="2EBA959E" w14:textId="0F6C2984" w:rsidR="00BF284E" w:rsidDel="005C75AD" w:rsidRDefault="00BF284E" w:rsidP="0059466D">
            <w:pPr>
              <w:pStyle w:val="TableBody"/>
              <w:numPr>
                <w:ilvl w:val="0"/>
                <w:numId w:val="28"/>
              </w:numPr>
              <w:rPr>
                <w:del w:id="425" w:author="Alban Roche" w:date="2017-08-02T14:33:00Z"/>
              </w:rPr>
            </w:pPr>
            <w:del w:id="426" w:author="Alban Roche" w:date="2017-08-02T14:33:00Z">
              <w:r w:rsidDel="005C75AD">
                <w:fldChar w:fldCharType="begin"/>
              </w:r>
              <w:r w:rsidDel="005C75AD">
                <w:delInstrText xml:space="preserve"> REF _Ref451178210 \w \h </w:delInstrText>
              </w:r>
              <w:r w:rsidDel="005C75AD">
                <w:fldChar w:fldCharType="separate"/>
              </w:r>
              <w:r w:rsidR="00BD7547" w:rsidDel="005C75AD">
                <w:delText>18.2.7</w:delText>
              </w:r>
              <w:r w:rsidDel="005C75AD">
                <w:fldChar w:fldCharType="end"/>
              </w:r>
              <w:r w:rsidDel="005C75AD">
                <w:delText xml:space="preserve"> </w:delText>
              </w:r>
              <w:r w:rsidDel="005C75AD">
                <w:fldChar w:fldCharType="begin"/>
              </w:r>
              <w:r w:rsidDel="005C75AD">
                <w:delInstrText xml:space="preserve"> REF _Ref451178210 \h </w:delInstrText>
              </w:r>
              <w:r w:rsidDel="005C75AD">
                <w:fldChar w:fldCharType="separate"/>
              </w:r>
              <w:r w:rsidR="00BD7547" w:rsidDel="005C75AD">
                <w:delText>Error Case Examples</w:delText>
              </w:r>
              <w:r w:rsidDel="005C75AD">
                <w:fldChar w:fldCharType="end"/>
              </w:r>
            </w:del>
          </w:p>
        </w:tc>
      </w:tr>
      <w:tr w:rsidR="00BF284E" w:rsidRPr="00844859" w:rsidDel="005C75AD" w14:paraId="12F251E0" w14:textId="5B63A523" w:rsidTr="00633308">
        <w:trPr>
          <w:del w:id="427" w:author="Alban Roche" w:date="2017-08-02T14:33:00Z"/>
        </w:trPr>
        <w:tc>
          <w:tcPr>
            <w:tcW w:w="525" w:type="pct"/>
            <w:vMerge/>
          </w:tcPr>
          <w:p w14:paraId="4A2E17F6" w14:textId="55E73E6D" w:rsidR="00BF284E" w:rsidDel="005C75AD" w:rsidRDefault="00BF284E" w:rsidP="001B2A26">
            <w:pPr>
              <w:pStyle w:val="TableBody"/>
              <w:rPr>
                <w:del w:id="428" w:author="Alban Roche" w:date="2017-08-02T14:33:00Z"/>
              </w:rPr>
            </w:pPr>
          </w:p>
        </w:tc>
        <w:tc>
          <w:tcPr>
            <w:tcW w:w="1069" w:type="pct"/>
            <w:vMerge/>
          </w:tcPr>
          <w:p w14:paraId="655A2264" w14:textId="2352CC4B" w:rsidR="00BF284E" w:rsidDel="005C75AD" w:rsidRDefault="00BF284E" w:rsidP="001B2A26">
            <w:pPr>
              <w:pStyle w:val="TableBody"/>
              <w:rPr>
                <w:del w:id="429" w:author="Alban Roche" w:date="2017-08-02T14:33:00Z"/>
              </w:rPr>
            </w:pPr>
          </w:p>
        </w:tc>
        <w:tc>
          <w:tcPr>
            <w:tcW w:w="3406" w:type="pct"/>
          </w:tcPr>
          <w:p w14:paraId="4DE630FE" w14:textId="793AAF4A" w:rsidR="00BF284E" w:rsidDel="005C75AD" w:rsidRDefault="00BF284E" w:rsidP="001B2A26">
            <w:pPr>
              <w:pStyle w:val="TableBody"/>
              <w:rPr>
                <w:del w:id="430" w:author="Alban Roche" w:date="2017-08-02T14:33:00Z"/>
              </w:rPr>
            </w:pPr>
            <w:commentRangeStart w:id="431"/>
            <w:del w:id="432" w:author="Alban Roche" w:date="2017-08-02T14:33:00Z">
              <w:r w:rsidDel="005C75AD">
                <w:delText xml:space="preserve">Deleted </w:delText>
              </w:r>
              <w:r w:rsidRPr="004F46AB" w:rsidDel="005C75AD">
                <w:delText>13.1</w:delText>
              </w:r>
              <w:r w:rsidDel="005C75AD">
                <w:delText xml:space="preserve"> </w:delText>
              </w:r>
              <w:r w:rsidRPr="004F46AB" w:rsidDel="005C75AD">
                <w:delText>+WDSA Command: Change Account for DM Connection</w:delText>
              </w:r>
              <w:commentRangeEnd w:id="431"/>
              <w:r w:rsidDel="005C75AD">
                <w:rPr>
                  <w:rStyle w:val="CommentReference"/>
                  <w:rFonts w:ascii="Verdana" w:hAnsi="Verdana" w:cs="Times New Roman"/>
                  <w:lang w:eastAsia="en-US"/>
                </w:rPr>
                <w:commentReference w:id="431"/>
              </w:r>
            </w:del>
          </w:p>
        </w:tc>
      </w:tr>
      <w:tr w:rsidR="001B2A26" w:rsidRPr="00844859" w:rsidDel="005C75AD" w14:paraId="509A5091" w14:textId="287232FF" w:rsidTr="00633308">
        <w:trPr>
          <w:del w:id="433" w:author="Alban Roche" w:date="2017-08-02T14:33:00Z"/>
        </w:trPr>
        <w:tc>
          <w:tcPr>
            <w:tcW w:w="525" w:type="pct"/>
          </w:tcPr>
          <w:p w14:paraId="7C282449" w14:textId="11ECE93D" w:rsidR="001B2A26" w:rsidDel="005C75AD" w:rsidRDefault="001B2A26" w:rsidP="001B2A26">
            <w:pPr>
              <w:pStyle w:val="TableBody"/>
              <w:rPr>
                <w:del w:id="434" w:author="Alban Roche" w:date="2017-08-02T14:33:00Z"/>
              </w:rPr>
            </w:pPr>
            <w:del w:id="435" w:author="Alban Roche" w:date="2017-08-02T14:33:00Z">
              <w:r w:rsidDel="005C75AD">
                <w:delText>5.1</w:delText>
              </w:r>
            </w:del>
          </w:p>
        </w:tc>
        <w:tc>
          <w:tcPr>
            <w:tcW w:w="1069" w:type="pct"/>
          </w:tcPr>
          <w:p w14:paraId="2B050E9D" w14:textId="01B5CE83" w:rsidR="001B2A26" w:rsidDel="005C75AD" w:rsidRDefault="001B2A26" w:rsidP="001B2A26">
            <w:pPr>
              <w:pStyle w:val="TableBody"/>
              <w:rPr>
                <w:del w:id="436" w:author="Alban Roche" w:date="2017-08-02T14:33:00Z"/>
              </w:rPr>
            </w:pPr>
            <w:del w:id="437" w:author="Alban Roche" w:date="2017-08-02T14:33:00Z">
              <w:r w:rsidDel="005C75AD">
                <w:delText>March 03, 2017</w:delText>
              </w:r>
            </w:del>
          </w:p>
        </w:tc>
        <w:tc>
          <w:tcPr>
            <w:tcW w:w="3406" w:type="pct"/>
          </w:tcPr>
          <w:p w14:paraId="471F5B13" w14:textId="053B3D1D" w:rsidR="001B2A26" w:rsidDel="005C75AD" w:rsidRDefault="001B2A26" w:rsidP="001B2A26">
            <w:pPr>
              <w:pStyle w:val="TableBody"/>
              <w:rPr>
                <w:del w:id="438" w:author="Alban Roche" w:date="2017-08-02T14:33:00Z"/>
              </w:rPr>
            </w:pPr>
            <w:del w:id="439" w:author="Alban Roche" w:date="2017-08-02T14:33:00Z">
              <w:r w:rsidDel="005C75AD">
                <w:delText>Deleted:</w:delText>
              </w:r>
            </w:del>
          </w:p>
          <w:p w14:paraId="2EB3DF4E" w14:textId="2729F82E" w:rsidR="00554099" w:rsidDel="005C75AD" w:rsidRDefault="001B2A26" w:rsidP="0059466D">
            <w:pPr>
              <w:pStyle w:val="TableBody"/>
              <w:numPr>
                <w:ilvl w:val="0"/>
                <w:numId w:val="29"/>
              </w:numPr>
              <w:rPr>
                <w:del w:id="440" w:author="Alban Roche" w:date="2017-08-02T14:33:00Z"/>
              </w:rPr>
            </w:pPr>
            <w:commentRangeStart w:id="441"/>
            <w:del w:id="442" w:author="Alban Roche" w:date="2017-08-02T14:33:00Z">
              <w:r w:rsidRPr="00681C06" w:rsidDel="005C75AD">
                <w:delText>10.23</w:delText>
              </w:r>
              <w:r w:rsidDel="005C75AD">
                <w:delText xml:space="preserve"> </w:delText>
              </w:r>
              <w:r w:rsidRPr="00681C06" w:rsidDel="005C75AD">
                <w:delText>+XCEDATA Command: Establish ECM Data Connection</w:delText>
              </w:r>
            </w:del>
          </w:p>
          <w:p w14:paraId="7C0E6DE1" w14:textId="5C6EF9CE" w:rsidR="001B2A26" w:rsidDel="005C75AD" w:rsidRDefault="001B2A26" w:rsidP="0059466D">
            <w:pPr>
              <w:pStyle w:val="TableBody"/>
              <w:numPr>
                <w:ilvl w:val="0"/>
                <w:numId w:val="29"/>
              </w:numPr>
              <w:rPr>
                <w:del w:id="443" w:author="Alban Roche" w:date="2017-08-02T14:33:00Z"/>
              </w:rPr>
            </w:pPr>
            <w:del w:id="444" w:author="Alban Roche" w:date="2017-08-02T14:33:00Z">
              <w:r w:rsidRPr="00681C06" w:rsidDel="005C75AD">
                <w:delText>17.10</w:delText>
              </w:r>
              <w:r w:rsidDel="005C75AD">
                <w:delText xml:space="preserve"> </w:delText>
              </w:r>
              <w:r w:rsidRPr="00681C06" w:rsidDel="005C75AD">
                <w:delText>+MSOFACTORYPOLICY Command: Factory Policy</w:delText>
              </w:r>
              <w:commentRangeEnd w:id="441"/>
              <w:r w:rsidDel="005C75AD">
                <w:rPr>
                  <w:rStyle w:val="CommentReference"/>
                  <w:rFonts w:ascii="Verdana" w:hAnsi="Verdana" w:cs="Times New Roman"/>
                  <w:lang w:eastAsia="en-US"/>
                </w:rPr>
                <w:commentReference w:id="441"/>
              </w:r>
            </w:del>
          </w:p>
        </w:tc>
      </w:tr>
      <w:tr w:rsidR="00BF284E" w:rsidRPr="00844859" w:rsidDel="005C75AD" w14:paraId="589D1206" w14:textId="6B06B08D" w:rsidTr="00633308">
        <w:trPr>
          <w:del w:id="445" w:author="Alban Roche" w:date="2017-08-02T14:33:00Z"/>
        </w:trPr>
        <w:tc>
          <w:tcPr>
            <w:tcW w:w="525" w:type="pct"/>
            <w:vMerge w:val="restart"/>
          </w:tcPr>
          <w:p w14:paraId="3BA6DCC2" w14:textId="6DCD80F1" w:rsidR="00BF284E" w:rsidDel="005C75AD" w:rsidRDefault="00BF284E" w:rsidP="001B2A26">
            <w:pPr>
              <w:pStyle w:val="TableBody"/>
              <w:rPr>
                <w:del w:id="446" w:author="Alban Roche" w:date="2017-08-02T14:33:00Z"/>
              </w:rPr>
            </w:pPr>
            <w:del w:id="447" w:author="Alban Roche" w:date="2017-08-02T14:33:00Z">
              <w:r w:rsidDel="005C75AD">
                <w:delText>6.0</w:delText>
              </w:r>
            </w:del>
          </w:p>
        </w:tc>
        <w:tc>
          <w:tcPr>
            <w:tcW w:w="1069" w:type="pct"/>
            <w:vMerge w:val="restart"/>
          </w:tcPr>
          <w:p w14:paraId="0B6FE189" w14:textId="30A7EF36" w:rsidR="00BF284E" w:rsidDel="005C75AD" w:rsidRDefault="00BF284E" w:rsidP="001B2A26">
            <w:pPr>
              <w:pStyle w:val="TableBody"/>
              <w:rPr>
                <w:del w:id="448" w:author="Alban Roche" w:date="2017-08-02T14:33:00Z"/>
              </w:rPr>
            </w:pPr>
            <w:del w:id="449" w:author="Alban Roche" w:date="2017-08-02T14:33:00Z">
              <w:r w:rsidDel="005C75AD">
                <w:delText>May 17, 2017</w:delText>
              </w:r>
            </w:del>
          </w:p>
        </w:tc>
        <w:tc>
          <w:tcPr>
            <w:tcW w:w="3406" w:type="pct"/>
          </w:tcPr>
          <w:p w14:paraId="77F2D97B" w14:textId="0C01A2DF" w:rsidR="00BF284E" w:rsidDel="005C75AD" w:rsidRDefault="00BF284E" w:rsidP="001B2A26">
            <w:pPr>
              <w:pStyle w:val="TableBody"/>
              <w:rPr>
                <w:del w:id="450" w:author="Alban Roche" w:date="2017-08-02T14:33:00Z"/>
              </w:rPr>
            </w:pPr>
            <w:del w:id="451" w:author="Alban Roche" w:date="2017-08-02T14:33:00Z">
              <w:r w:rsidDel="005C75AD">
                <w:delText>Added:</w:delText>
              </w:r>
            </w:del>
          </w:p>
          <w:p w14:paraId="7D1265E9" w14:textId="416397D2" w:rsidR="00BF284E" w:rsidDel="005C75AD" w:rsidRDefault="00BF284E" w:rsidP="0059466D">
            <w:pPr>
              <w:pStyle w:val="TableBody"/>
              <w:numPr>
                <w:ilvl w:val="0"/>
                <w:numId w:val="30"/>
              </w:numPr>
              <w:rPr>
                <w:del w:id="452" w:author="Alban Roche" w:date="2017-08-02T14:33:00Z"/>
              </w:rPr>
            </w:pPr>
            <w:del w:id="453" w:author="Alban Roche" w:date="2017-08-02T14:33:00Z">
              <w:r w:rsidDel="005C75AD">
                <w:fldChar w:fldCharType="begin"/>
              </w:r>
              <w:r w:rsidDel="005C75AD">
                <w:delInstrText xml:space="preserve"> REF _Ref479355743 \w \h </w:delInstrText>
              </w:r>
              <w:r w:rsidDel="005C75AD">
                <w:fldChar w:fldCharType="separate"/>
              </w:r>
              <w:r w:rsidR="00BD7547" w:rsidDel="005C75AD">
                <w:delText>5.67</w:delText>
              </w:r>
              <w:r w:rsidDel="005C75AD">
                <w:fldChar w:fldCharType="end"/>
              </w:r>
              <w:r w:rsidDel="005C75AD">
                <w:delText xml:space="preserve"> </w:delText>
              </w:r>
              <w:r w:rsidDel="005C75AD">
                <w:fldChar w:fldCharType="begin"/>
              </w:r>
              <w:r w:rsidDel="005C75AD">
                <w:delInstrText xml:space="preserve"> REF _Ref479355745 \h </w:delInstrText>
              </w:r>
              <w:r w:rsidDel="005C75AD">
                <w:fldChar w:fldCharType="separate"/>
              </w:r>
              <w:r w:rsidR="00BD7547" w:rsidRPr="00CC2141" w:rsidDel="005C75AD">
                <w:delText>+</w:delText>
              </w:r>
              <w:r w:rsidR="00BD7547" w:rsidDel="005C75AD">
                <w:delText xml:space="preserve">WESHDOWN </w:delText>
              </w:r>
              <w:r w:rsidR="00BD7547" w:rsidRPr="00CC2141" w:rsidDel="005C75AD">
                <w:delText xml:space="preserve">Command: </w:delText>
              </w:r>
              <w:r w:rsidR="00BD7547" w:rsidDel="005C75AD">
                <w:delText>Emergency Shutdown</w:delText>
              </w:r>
              <w:r w:rsidDel="005C75AD">
                <w:fldChar w:fldCharType="end"/>
              </w:r>
            </w:del>
          </w:p>
          <w:p w14:paraId="5E2BFD30" w14:textId="5F3E105D" w:rsidR="00BF284E" w:rsidDel="005C75AD" w:rsidRDefault="00BF284E" w:rsidP="0059466D">
            <w:pPr>
              <w:pStyle w:val="TableBody"/>
              <w:numPr>
                <w:ilvl w:val="0"/>
                <w:numId w:val="30"/>
              </w:numPr>
              <w:rPr>
                <w:del w:id="454" w:author="Alban Roche" w:date="2017-08-02T14:33:00Z"/>
              </w:rPr>
            </w:pPr>
            <w:del w:id="455" w:author="Alban Roche" w:date="2017-08-02T14:33:00Z">
              <w:r w:rsidDel="005C75AD">
                <w:fldChar w:fldCharType="begin"/>
              </w:r>
              <w:r w:rsidDel="005C75AD">
                <w:delInstrText xml:space="preserve"> REF _Ref479355749 \w \h </w:delInstrText>
              </w:r>
              <w:r w:rsidDel="005C75AD">
                <w:fldChar w:fldCharType="separate"/>
              </w:r>
              <w:r w:rsidR="00BD7547" w:rsidDel="005C75AD">
                <w:delText>5.68</w:delText>
              </w:r>
              <w:r w:rsidDel="005C75AD">
                <w:fldChar w:fldCharType="end"/>
              </w:r>
              <w:r w:rsidDel="005C75AD">
                <w:delText xml:space="preserve"> </w:delText>
              </w:r>
              <w:r w:rsidDel="005C75AD">
                <w:fldChar w:fldCharType="begin"/>
              </w:r>
              <w:r w:rsidDel="005C75AD">
                <w:delInstrText xml:space="preserve"> REF _Ref479355751 \h </w:delInstrText>
              </w:r>
              <w:r w:rsidDel="005C75AD">
                <w:fldChar w:fldCharType="separate"/>
              </w:r>
              <w:r w:rsidR="00BD7547" w:rsidRPr="00CC2141" w:rsidDel="005C75AD">
                <w:delText>+</w:delText>
              </w:r>
              <w:r w:rsidR="00BD7547" w:rsidDel="005C75AD">
                <w:delText xml:space="preserve">KMCLASS </w:delText>
              </w:r>
              <w:r w:rsidR="00BD7547" w:rsidRPr="00CC2141" w:rsidDel="005C75AD">
                <w:delText xml:space="preserve">Command: </w:delText>
              </w:r>
              <w:r w:rsidR="00BD7547" w:rsidDel="005C75AD">
                <w:delText>Change GPRS and EGPRS Multislot Class</w:delText>
              </w:r>
              <w:r w:rsidDel="005C75AD">
                <w:fldChar w:fldCharType="end"/>
              </w:r>
            </w:del>
          </w:p>
        </w:tc>
      </w:tr>
      <w:tr w:rsidR="00BF284E" w:rsidRPr="00844859" w:rsidDel="005C75AD" w14:paraId="6E9C0D2F" w14:textId="1343AD14" w:rsidTr="00633308">
        <w:trPr>
          <w:cantSplit w:val="0"/>
          <w:del w:id="456" w:author="Alban Roche" w:date="2017-08-02T14:33:00Z"/>
        </w:trPr>
        <w:tc>
          <w:tcPr>
            <w:tcW w:w="525" w:type="pct"/>
            <w:vMerge/>
          </w:tcPr>
          <w:p w14:paraId="11FBF65C" w14:textId="7AAFF938" w:rsidR="00BF284E" w:rsidDel="005C75AD" w:rsidRDefault="00BF284E" w:rsidP="001B2A26">
            <w:pPr>
              <w:pStyle w:val="TableBody"/>
              <w:rPr>
                <w:del w:id="457" w:author="Alban Roche" w:date="2017-08-02T14:33:00Z"/>
              </w:rPr>
            </w:pPr>
          </w:p>
        </w:tc>
        <w:tc>
          <w:tcPr>
            <w:tcW w:w="1069" w:type="pct"/>
            <w:vMerge/>
          </w:tcPr>
          <w:p w14:paraId="0A26EB89" w14:textId="4BF8DE0B" w:rsidR="00BF284E" w:rsidDel="005C75AD" w:rsidRDefault="00BF284E" w:rsidP="001B2A26">
            <w:pPr>
              <w:pStyle w:val="TableBody"/>
              <w:rPr>
                <w:del w:id="458" w:author="Alban Roche" w:date="2017-08-02T14:33:00Z"/>
              </w:rPr>
            </w:pPr>
          </w:p>
        </w:tc>
        <w:tc>
          <w:tcPr>
            <w:tcW w:w="3406" w:type="pct"/>
          </w:tcPr>
          <w:p w14:paraId="73B2BF1B" w14:textId="18CB691C" w:rsidR="00BF284E" w:rsidDel="005C75AD" w:rsidRDefault="00BF284E" w:rsidP="001B2A26">
            <w:pPr>
              <w:pStyle w:val="TableBody"/>
              <w:rPr>
                <w:del w:id="459" w:author="Alban Roche" w:date="2017-08-02T14:33:00Z"/>
              </w:rPr>
            </w:pPr>
            <w:del w:id="460" w:author="Alban Roche" w:date="2017-08-02T14:33:00Z">
              <w:r w:rsidDel="005C75AD">
                <w:delText>Updated:</w:delText>
              </w:r>
            </w:del>
          </w:p>
          <w:p w14:paraId="2B5A528A" w14:textId="493A2B05" w:rsidR="00BF284E" w:rsidDel="005C75AD" w:rsidRDefault="00BF284E" w:rsidP="0059466D">
            <w:pPr>
              <w:pStyle w:val="TableBody"/>
              <w:numPr>
                <w:ilvl w:val="0"/>
                <w:numId w:val="31"/>
              </w:numPr>
              <w:rPr>
                <w:del w:id="461" w:author="Alban Roche" w:date="2017-08-02T14:33:00Z"/>
              </w:rPr>
            </w:pPr>
            <w:del w:id="462" w:author="Alban Roche" w:date="2017-08-02T14:33:00Z">
              <w:r w:rsidDel="005C75AD">
                <w:fldChar w:fldCharType="begin"/>
              </w:r>
              <w:r w:rsidDel="005C75AD">
                <w:delInstrText xml:space="preserve"> REF _Ref479355891 \w \h </w:delInstrText>
              </w:r>
              <w:r w:rsidDel="005C75AD">
                <w:fldChar w:fldCharType="separate"/>
              </w:r>
              <w:r w:rsidR="00BD7547" w:rsidDel="005C75AD">
                <w:delText>2.10</w:delText>
              </w:r>
              <w:r w:rsidDel="005C75AD">
                <w:fldChar w:fldCharType="end"/>
              </w:r>
              <w:r w:rsidDel="005C75AD">
                <w:delText xml:space="preserve"> </w:delText>
              </w:r>
              <w:r w:rsidDel="005C75AD">
                <w:fldChar w:fldCharType="begin"/>
              </w:r>
              <w:r w:rsidDel="005C75AD">
                <w:delInstrText xml:space="preserve"> REF _Ref479355893 \h </w:delInstrText>
              </w:r>
              <w:r w:rsidDel="005C75AD">
                <w:fldChar w:fldCharType="separate"/>
              </w:r>
              <w:r w:rsidR="00BD7547" w:rsidRPr="00671C8B" w:rsidDel="005C75AD">
                <w:delText>X Command: Result Code Selection and Call Progress Monitoring Control</w:delText>
              </w:r>
              <w:r w:rsidDel="005C75AD">
                <w:fldChar w:fldCharType="end"/>
              </w:r>
            </w:del>
          </w:p>
          <w:p w14:paraId="431D48FB" w14:textId="178D2C27" w:rsidR="00BF284E" w:rsidDel="005C75AD" w:rsidRDefault="00BF284E" w:rsidP="0059466D">
            <w:pPr>
              <w:pStyle w:val="TableBody"/>
              <w:numPr>
                <w:ilvl w:val="0"/>
                <w:numId w:val="31"/>
              </w:numPr>
              <w:rPr>
                <w:del w:id="463" w:author="Alban Roche" w:date="2017-08-02T14:33:00Z"/>
              </w:rPr>
            </w:pPr>
            <w:del w:id="464" w:author="Alban Roche" w:date="2017-08-02T14:33:00Z">
              <w:r w:rsidDel="005C75AD">
                <w:fldChar w:fldCharType="begin"/>
              </w:r>
              <w:r w:rsidDel="005C75AD">
                <w:delInstrText xml:space="preserve"> REF _Ref448916188 \w \h </w:delInstrText>
              </w:r>
              <w:r w:rsidDel="005C75AD">
                <w:fldChar w:fldCharType="separate"/>
              </w:r>
              <w:r w:rsidR="00BD7547" w:rsidDel="005C75AD">
                <w:delText>2.16</w:delText>
              </w:r>
              <w:r w:rsidDel="005C75AD">
                <w:fldChar w:fldCharType="end"/>
              </w:r>
              <w:r w:rsidDel="005C75AD">
                <w:delText xml:space="preserve"> </w:delText>
              </w:r>
              <w:r w:rsidDel="005C75AD">
                <w:fldChar w:fldCharType="begin"/>
              </w:r>
              <w:r w:rsidDel="005C75AD">
                <w:delInstrText xml:space="preserve"> REF _Ref448916188 \h </w:delInstrText>
              </w:r>
              <w:r w:rsidDel="005C75AD">
                <w:fldChar w:fldCharType="separate"/>
              </w:r>
              <w:r w:rsidR="00BD7547" w:rsidRPr="00AE67EA" w:rsidDel="005C75AD">
                <w:delText>&amp;K Command: Flow Control Option</w:delText>
              </w:r>
              <w:r w:rsidDel="005C75AD">
                <w:fldChar w:fldCharType="end"/>
              </w:r>
            </w:del>
          </w:p>
          <w:commentRangeStart w:id="465"/>
          <w:p w14:paraId="55859EA6" w14:textId="7CA740D7" w:rsidR="00BF284E" w:rsidDel="005C75AD" w:rsidRDefault="00BF284E" w:rsidP="0059466D">
            <w:pPr>
              <w:pStyle w:val="TableBody"/>
              <w:numPr>
                <w:ilvl w:val="0"/>
                <w:numId w:val="31"/>
              </w:numPr>
              <w:rPr>
                <w:del w:id="466" w:author="Alban Roche" w:date="2017-08-02T14:33:00Z"/>
              </w:rPr>
            </w:pPr>
            <w:del w:id="467" w:author="Alban Roche" w:date="2017-08-02T14:33:00Z">
              <w:r w:rsidDel="005C75AD">
                <w:fldChar w:fldCharType="begin"/>
              </w:r>
              <w:r w:rsidDel="005C75AD">
                <w:delInstrText xml:space="preserve"> REF _Ref472432906 \w \h </w:delInstrText>
              </w:r>
              <w:r w:rsidDel="005C75AD">
                <w:fldChar w:fldCharType="separate"/>
              </w:r>
              <w:r w:rsidR="00BD7547" w:rsidDel="005C75AD">
                <w:delText>2.18</w:delText>
              </w:r>
              <w:r w:rsidDel="005C75AD">
                <w:fldChar w:fldCharType="end"/>
              </w:r>
              <w:r w:rsidDel="005C75AD">
                <w:delText xml:space="preserve"> </w:delText>
              </w:r>
              <w:r w:rsidDel="005C75AD">
                <w:fldChar w:fldCharType="begin"/>
              </w:r>
              <w:r w:rsidDel="005C75AD">
                <w:delInstrText xml:space="preserve"> REF _Ref472432906 \h </w:delInstrText>
              </w:r>
              <w:r w:rsidDel="005C75AD">
                <w:fldChar w:fldCharType="separate"/>
              </w:r>
              <w:r w:rsidR="00BD7547" w:rsidRPr="00671C8B" w:rsidDel="005C75AD">
                <w:delText>IPR Command: Set Fixed Local/DTE Rate</w:delText>
              </w:r>
              <w:r w:rsidDel="005C75AD">
                <w:fldChar w:fldCharType="end"/>
              </w:r>
              <w:commentRangeEnd w:id="465"/>
              <w:r w:rsidDel="005C75AD">
                <w:rPr>
                  <w:rStyle w:val="CommentReference"/>
                  <w:rFonts w:ascii="Verdana" w:hAnsi="Verdana" w:cs="Times New Roman"/>
                  <w:lang w:eastAsia="en-US"/>
                </w:rPr>
                <w:commentReference w:id="465"/>
              </w:r>
            </w:del>
          </w:p>
          <w:p w14:paraId="02241B81" w14:textId="3057FC91" w:rsidR="00BF284E" w:rsidDel="005C75AD" w:rsidRDefault="00BF284E" w:rsidP="0059466D">
            <w:pPr>
              <w:pStyle w:val="TableBody"/>
              <w:numPr>
                <w:ilvl w:val="0"/>
                <w:numId w:val="31"/>
              </w:numPr>
              <w:rPr>
                <w:del w:id="468" w:author="Alban Roche" w:date="2017-08-02T14:33:00Z"/>
              </w:rPr>
            </w:pPr>
            <w:del w:id="469" w:author="Alban Roche" w:date="2017-08-02T14:33:00Z">
              <w:r w:rsidDel="005C75AD">
                <w:fldChar w:fldCharType="begin"/>
              </w:r>
              <w:r w:rsidDel="005C75AD">
                <w:delInstrText xml:space="preserve"> REF _Ref479608037 \w \h </w:delInstrText>
              </w:r>
              <w:r w:rsidDel="005C75AD">
                <w:fldChar w:fldCharType="separate"/>
              </w:r>
              <w:r w:rsidR="00BD7547" w:rsidDel="005C75AD">
                <w:delText>3.23</w:delText>
              </w:r>
              <w:r w:rsidDel="005C75AD">
                <w:fldChar w:fldCharType="end"/>
              </w:r>
              <w:r w:rsidDel="005C75AD">
                <w:delText xml:space="preserve"> </w:delText>
              </w:r>
              <w:r w:rsidDel="005C75AD">
                <w:fldChar w:fldCharType="begin"/>
              </w:r>
              <w:r w:rsidDel="005C75AD">
                <w:delInstrText xml:space="preserve"> REF _Ref479608040 \h </w:delInstrText>
              </w:r>
              <w:r w:rsidDel="005C75AD">
                <w:fldChar w:fldCharType="separate"/>
              </w:r>
              <w:r w:rsidR="00BD7547" w:rsidDel="005C75AD">
                <w:delText xml:space="preserve">N </w:delText>
              </w:r>
              <w:r w:rsidR="00BD7547" w:rsidRPr="00AE67EA" w:rsidDel="005C75AD">
                <w:delText xml:space="preserve">Command: </w:delText>
              </w:r>
              <w:r w:rsidR="00BD7547" w:rsidDel="005C75AD">
                <w:delText>Negotiate Handshake Option</w:delText>
              </w:r>
              <w:r w:rsidDel="005C75AD">
                <w:fldChar w:fldCharType="end"/>
              </w:r>
            </w:del>
          </w:p>
          <w:p w14:paraId="3E3FC522" w14:textId="4F26D1EE" w:rsidR="00BF284E" w:rsidDel="005C75AD" w:rsidRDefault="00BF284E" w:rsidP="0059466D">
            <w:pPr>
              <w:pStyle w:val="TableBody"/>
              <w:numPr>
                <w:ilvl w:val="0"/>
                <w:numId w:val="31"/>
              </w:numPr>
              <w:rPr>
                <w:del w:id="470" w:author="Alban Roche" w:date="2017-08-02T14:33:00Z"/>
              </w:rPr>
            </w:pPr>
            <w:del w:id="471" w:author="Alban Roche" w:date="2017-08-02T14:33:00Z">
              <w:r w:rsidDel="005C75AD">
                <w:fldChar w:fldCharType="begin"/>
              </w:r>
              <w:r w:rsidDel="005C75AD">
                <w:delInstrText xml:space="preserve"> REF _Ref479356011 \w \h </w:delInstrText>
              </w:r>
              <w:r w:rsidDel="005C75AD">
                <w:fldChar w:fldCharType="separate"/>
              </w:r>
              <w:r w:rsidR="00BD7547" w:rsidDel="005C75AD">
                <w:delText>3.24</w:delText>
              </w:r>
              <w:r w:rsidDel="005C75AD">
                <w:fldChar w:fldCharType="end"/>
              </w:r>
              <w:r w:rsidDel="005C75AD">
                <w:delText xml:space="preserve"> </w:delText>
              </w:r>
              <w:r w:rsidDel="005C75AD">
                <w:fldChar w:fldCharType="begin"/>
              </w:r>
              <w:r w:rsidDel="005C75AD">
                <w:delInstrText xml:space="preserve"> REF _Ref479356013 \h </w:delInstrText>
              </w:r>
              <w:r w:rsidDel="005C75AD">
                <w:fldChar w:fldCharType="separate"/>
              </w:r>
              <w:r w:rsidR="00BD7547" w:rsidDel="005C75AD">
                <w:delText xml:space="preserve">S5 </w:delText>
              </w:r>
              <w:r w:rsidR="00BD7547" w:rsidRPr="00AE67EA" w:rsidDel="005C75AD">
                <w:delText xml:space="preserve">Command: </w:delText>
              </w:r>
              <w:r w:rsidR="00BD7547" w:rsidDel="005C75AD">
                <w:delText>Write Command Line Editing Character</w:delText>
              </w:r>
              <w:r w:rsidDel="005C75AD">
                <w:fldChar w:fldCharType="end"/>
              </w:r>
            </w:del>
          </w:p>
          <w:p w14:paraId="2F7A75B5" w14:textId="4583D739" w:rsidR="00BF284E" w:rsidDel="005C75AD" w:rsidRDefault="00BF284E" w:rsidP="0059466D">
            <w:pPr>
              <w:pStyle w:val="TableBody"/>
              <w:numPr>
                <w:ilvl w:val="0"/>
                <w:numId w:val="31"/>
              </w:numPr>
              <w:rPr>
                <w:del w:id="472" w:author="Alban Roche" w:date="2017-08-02T14:33:00Z"/>
              </w:rPr>
            </w:pPr>
            <w:del w:id="473" w:author="Alban Roche" w:date="2017-08-02T14:33:00Z">
              <w:r w:rsidDel="005C75AD">
                <w:fldChar w:fldCharType="begin"/>
              </w:r>
              <w:r w:rsidDel="005C75AD">
                <w:delInstrText xml:space="preserve"> REF _Ref479355782 \w \h </w:delInstrText>
              </w:r>
              <w:r w:rsidDel="005C75AD">
                <w:fldChar w:fldCharType="separate"/>
              </w:r>
              <w:r w:rsidR="00BD7547" w:rsidDel="005C75AD">
                <w:delText>3.27</w:delText>
              </w:r>
              <w:r w:rsidDel="005C75AD">
                <w:fldChar w:fldCharType="end"/>
              </w:r>
              <w:r w:rsidDel="005C75AD">
                <w:delText xml:space="preserve"> </w:delText>
              </w:r>
              <w:r w:rsidDel="005C75AD">
                <w:fldChar w:fldCharType="begin"/>
              </w:r>
              <w:r w:rsidDel="005C75AD">
                <w:delInstrText xml:space="preserve"> REF _Ref479355785 \h </w:delInstrText>
              </w:r>
              <w:r w:rsidDel="005C75AD">
                <w:fldChar w:fldCharType="separate"/>
              </w:r>
              <w:r w:rsidR="00BD7547" w:rsidDel="005C75AD">
                <w:delText xml:space="preserve">W </w:delText>
              </w:r>
              <w:r w:rsidR="00BD7547" w:rsidRPr="00AE67EA" w:rsidDel="005C75AD">
                <w:delText xml:space="preserve">Command: </w:delText>
              </w:r>
              <w:r w:rsidR="00BD7547" w:rsidDel="005C75AD">
                <w:delText>Extended Result Code</w:delText>
              </w:r>
              <w:r w:rsidDel="005C75AD">
                <w:fldChar w:fldCharType="end"/>
              </w:r>
            </w:del>
          </w:p>
          <w:p w14:paraId="08026EC2" w14:textId="12A51667" w:rsidR="00BF284E" w:rsidDel="005C75AD" w:rsidRDefault="00BF284E" w:rsidP="0059466D">
            <w:pPr>
              <w:pStyle w:val="TableBody"/>
              <w:numPr>
                <w:ilvl w:val="0"/>
                <w:numId w:val="31"/>
              </w:numPr>
              <w:rPr>
                <w:del w:id="474" w:author="Alban Roche" w:date="2017-08-02T14:33:00Z"/>
              </w:rPr>
            </w:pPr>
            <w:del w:id="475" w:author="Alban Roche" w:date="2017-08-02T14:33:00Z">
              <w:r w:rsidDel="005C75AD">
                <w:fldChar w:fldCharType="begin"/>
              </w:r>
              <w:r w:rsidDel="005C75AD">
                <w:delInstrText xml:space="preserve"> REF _Ref479355966 \w \h </w:delInstrText>
              </w:r>
              <w:r w:rsidDel="005C75AD">
                <w:fldChar w:fldCharType="separate"/>
              </w:r>
              <w:r w:rsidR="00BD7547" w:rsidDel="005C75AD">
                <w:delText>3.28</w:delText>
              </w:r>
              <w:r w:rsidDel="005C75AD">
                <w:fldChar w:fldCharType="end"/>
              </w:r>
              <w:r w:rsidDel="005C75AD">
                <w:delText xml:space="preserve"> </w:delText>
              </w:r>
              <w:r w:rsidDel="005C75AD">
                <w:fldChar w:fldCharType="begin"/>
              </w:r>
              <w:r w:rsidDel="005C75AD">
                <w:delInstrText xml:space="preserve"> REF _Ref479355968 \h </w:delInstrText>
              </w:r>
              <w:r w:rsidDel="005C75AD">
                <w:fldChar w:fldCharType="separate"/>
              </w:r>
              <w:r w:rsidR="00BD7547" w:rsidDel="005C75AD">
                <w:delText xml:space="preserve">B </w:delText>
              </w:r>
              <w:r w:rsidR="00BD7547" w:rsidRPr="00AE67EA" w:rsidDel="005C75AD">
                <w:delText xml:space="preserve">Command: </w:delText>
              </w:r>
              <w:r w:rsidR="00BD7547" w:rsidDel="005C75AD">
                <w:delText>Data Rate Selection</w:delText>
              </w:r>
              <w:r w:rsidDel="005C75AD">
                <w:fldChar w:fldCharType="end"/>
              </w:r>
            </w:del>
          </w:p>
          <w:p w14:paraId="605FBF53" w14:textId="5CF9C0A0" w:rsidR="00BF284E" w:rsidDel="005C75AD" w:rsidRDefault="00BF284E" w:rsidP="0059466D">
            <w:pPr>
              <w:pStyle w:val="TableBody"/>
              <w:numPr>
                <w:ilvl w:val="0"/>
                <w:numId w:val="31"/>
              </w:numPr>
              <w:rPr>
                <w:del w:id="476" w:author="Alban Roche" w:date="2017-08-02T14:33:00Z"/>
              </w:rPr>
            </w:pPr>
            <w:del w:id="477" w:author="Alban Roche" w:date="2017-08-02T14:33:00Z">
              <w:r w:rsidDel="005C75AD">
                <w:fldChar w:fldCharType="begin"/>
              </w:r>
              <w:r w:rsidDel="005C75AD">
                <w:delInstrText xml:space="preserve"> REF _Ref479356068 \w \h </w:delInstrText>
              </w:r>
              <w:r w:rsidDel="005C75AD">
                <w:fldChar w:fldCharType="separate"/>
              </w:r>
              <w:r w:rsidR="00BD7547" w:rsidDel="005C75AD">
                <w:delText>3.29</w:delText>
              </w:r>
              <w:r w:rsidDel="005C75AD">
                <w:fldChar w:fldCharType="end"/>
              </w:r>
              <w:r w:rsidDel="005C75AD">
                <w:delText xml:space="preserve"> </w:delText>
              </w:r>
              <w:r w:rsidDel="005C75AD">
                <w:fldChar w:fldCharType="begin"/>
              </w:r>
              <w:r w:rsidDel="005C75AD">
                <w:delInstrText xml:space="preserve"> REF _Ref479356070 \h </w:delInstrText>
              </w:r>
              <w:r w:rsidDel="005C75AD">
                <w:fldChar w:fldCharType="separate"/>
              </w:r>
              <w:r w:rsidR="00BD7547" w:rsidDel="005C75AD">
                <w:delText xml:space="preserve">S2 </w:delText>
              </w:r>
              <w:r w:rsidR="00BD7547" w:rsidRPr="00AE67EA" w:rsidDel="005C75AD">
                <w:delText xml:space="preserve">Command: </w:delText>
              </w:r>
              <w:r w:rsidR="00BD7547" w:rsidDel="005C75AD">
                <w:delText>Set Character for the Escape Sequence (Data to Command Mode)</w:delText>
              </w:r>
              <w:r w:rsidDel="005C75AD">
                <w:fldChar w:fldCharType="end"/>
              </w:r>
              <w:r w:rsidDel="005C75AD">
                <w:delText xml:space="preserve"> </w:delText>
              </w:r>
            </w:del>
          </w:p>
          <w:commentRangeStart w:id="478"/>
          <w:p w14:paraId="543BAB7E" w14:textId="2ABEFDB7" w:rsidR="00BF284E" w:rsidDel="005C75AD" w:rsidRDefault="00BF284E" w:rsidP="0059466D">
            <w:pPr>
              <w:pStyle w:val="TableBody"/>
              <w:numPr>
                <w:ilvl w:val="0"/>
                <w:numId w:val="31"/>
              </w:numPr>
              <w:rPr>
                <w:del w:id="479" w:author="Alban Roche" w:date="2017-08-02T14:33:00Z"/>
              </w:rPr>
            </w:pPr>
            <w:del w:id="480" w:author="Alban Roche" w:date="2017-08-02T14:33:00Z">
              <w:r w:rsidDel="005C75AD">
                <w:fldChar w:fldCharType="begin"/>
              </w:r>
              <w:r w:rsidDel="005C75AD">
                <w:delInstrText xml:space="preserve"> REF _Ref448916217 \w \h </w:delInstrText>
              </w:r>
              <w:r w:rsidDel="005C75AD">
                <w:fldChar w:fldCharType="separate"/>
              </w:r>
              <w:r w:rsidR="00BD7547" w:rsidDel="005C75AD">
                <w:delText>5.16</w:delText>
              </w:r>
              <w:r w:rsidDel="005C75AD">
                <w:fldChar w:fldCharType="end"/>
              </w:r>
              <w:r w:rsidDel="005C75AD">
                <w:delText xml:space="preserve"> </w:delText>
              </w:r>
              <w:r w:rsidDel="005C75AD">
                <w:fldChar w:fldCharType="begin"/>
              </w:r>
              <w:r w:rsidDel="005C75AD">
                <w:delInstrText xml:space="preserve"> REF _Ref448916217 \h </w:delInstrText>
              </w:r>
              <w:r w:rsidDel="005C75AD">
                <w:fldChar w:fldCharType="separate"/>
              </w:r>
              <w:r w:rsidR="00BD7547" w:rsidDel="005C75AD">
                <w:delText>+KCELL</w:delText>
              </w:r>
              <w:r w:rsidR="00BD7547" w:rsidRPr="00671C8B" w:rsidDel="005C75AD">
                <w:delText xml:space="preserve"> Command: </w:delText>
              </w:r>
              <w:r w:rsidR="00BD7547" w:rsidDel="005C75AD">
                <w:delText>Cell Environment Information</w:delText>
              </w:r>
              <w:r w:rsidDel="005C75AD">
                <w:fldChar w:fldCharType="end"/>
              </w:r>
              <w:commentRangeEnd w:id="478"/>
              <w:r w:rsidDel="005C75AD">
                <w:rPr>
                  <w:rStyle w:val="CommentReference"/>
                  <w:rFonts w:ascii="Verdana" w:hAnsi="Verdana" w:cs="Times New Roman"/>
                  <w:lang w:eastAsia="en-US"/>
                </w:rPr>
                <w:commentReference w:id="478"/>
              </w:r>
            </w:del>
          </w:p>
          <w:commentRangeStart w:id="481"/>
          <w:p w14:paraId="102EE089" w14:textId="6338150B" w:rsidR="00BF284E" w:rsidDel="005C75AD" w:rsidRDefault="00BF284E" w:rsidP="0059466D">
            <w:pPr>
              <w:pStyle w:val="TableBody"/>
              <w:numPr>
                <w:ilvl w:val="0"/>
                <w:numId w:val="31"/>
              </w:numPr>
              <w:rPr>
                <w:del w:id="482" w:author="Alban Roche" w:date="2017-08-02T14:33:00Z"/>
              </w:rPr>
            </w:pPr>
            <w:del w:id="483" w:author="Alban Roche" w:date="2017-08-02T14:33:00Z">
              <w:r w:rsidDel="005C75AD">
                <w:fldChar w:fldCharType="begin"/>
              </w:r>
              <w:r w:rsidDel="005C75AD">
                <w:delInstrText xml:space="preserve"> REF _Ref479355810 \w \h </w:delInstrText>
              </w:r>
              <w:r w:rsidDel="005C75AD">
                <w:fldChar w:fldCharType="separate"/>
              </w:r>
              <w:r w:rsidR="00BD7547" w:rsidDel="005C75AD">
                <w:delText>5.35</w:delText>
              </w:r>
              <w:r w:rsidDel="005C75AD">
                <w:fldChar w:fldCharType="end"/>
              </w:r>
              <w:r w:rsidDel="005C75AD">
                <w:delText xml:space="preserve"> </w:delText>
              </w:r>
              <w:r w:rsidDel="005C75AD">
                <w:fldChar w:fldCharType="begin"/>
              </w:r>
              <w:r w:rsidDel="005C75AD">
                <w:delInstrText xml:space="preserve"> REF _Ref479355813 \h </w:delInstrText>
              </w:r>
              <w:r w:rsidDel="005C75AD">
                <w:fldChar w:fldCharType="separate"/>
              </w:r>
              <w:r w:rsidR="00BD7547" w:rsidRPr="00671C8B" w:rsidDel="005C75AD">
                <w:delText>+XCELLINFO Command: Provide Cell Information</w:delText>
              </w:r>
              <w:r w:rsidDel="005C75AD">
                <w:fldChar w:fldCharType="end"/>
              </w:r>
              <w:commentRangeEnd w:id="481"/>
              <w:r w:rsidDel="005C75AD">
                <w:rPr>
                  <w:rStyle w:val="CommentReference"/>
                  <w:rFonts w:ascii="Verdana" w:hAnsi="Verdana" w:cs="Times New Roman"/>
                  <w:lang w:eastAsia="en-US"/>
                </w:rPr>
                <w:commentReference w:id="481"/>
              </w:r>
            </w:del>
          </w:p>
          <w:commentRangeStart w:id="484"/>
          <w:p w14:paraId="7168A07D" w14:textId="2C3B6ACC" w:rsidR="00BF284E" w:rsidDel="005C75AD" w:rsidRDefault="00BF284E" w:rsidP="0059466D">
            <w:pPr>
              <w:pStyle w:val="TableBody"/>
              <w:numPr>
                <w:ilvl w:val="0"/>
                <w:numId w:val="31"/>
              </w:numPr>
              <w:rPr>
                <w:del w:id="485" w:author="Alban Roche" w:date="2017-08-02T14:33:00Z"/>
              </w:rPr>
            </w:pPr>
            <w:del w:id="486" w:author="Alban Roche" w:date="2017-08-02T14:33:00Z">
              <w:r w:rsidDel="005C75AD">
                <w:fldChar w:fldCharType="begin"/>
              </w:r>
              <w:r w:rsidDel="005C75AD">
                <w:delInstrText xml:space="preserve"> REF _Ref451178169 \w \h </w:delInstrText>
              </w:r>
              <w:r w:rsidDel="005C75AD">
                <w:fldChar w:fldCharType="separate"/>
              </w:r>
              <w:r w:rsidR="00BD7547" w:rsidDel="005C75AD">
                <w:delText>5.50</w:delText>
              </w:r>
              <w:r w:rsidDel="005C75AD">
                <w:fldChar w:fldCharType="end"/>
              </w:r>
              <w:r w:rsidDel="005C75AD">
                <w:delText xml:space="preserve"> </w:delText>
              </w:r>
              <w:r w:rsidDel="005C75AD">
                <w:fldChar w:fldCharType="begin"/>
              </w:r>
              <w:r w:rsidDel="005C75AD">
                <w:delInstrText xml:space="preserve"> REF _Ref451178169 \h </w:delInstrText>
              </w:r>
              <w:r w:rsidDel="005C75AD">
                <w:fldChar w:fldCharType="separate"/>
              </w:r>
              <w:r w:rsidR="00BD7547" w:rsidDel="005C75AD">
                <w:delText xml:space="preserve">+KSYNC </w:delText>
              </w:r>
              <w:r w:rsidR="00BD7547" w:rsidRPr="00AE67EA" w:rsidDel="005C75AD">
                <w:delText xml:space="preserve">Command: </w:delText>
              </w:r>
              <w:r w:rsidR="00BD7547" w:rsidDel="005C75AD">
                <w:delText>Application Synchronization Signal</w:delText>
              </w:r>
              <w:r w:rsidDel="005C75AD">
                <w:fldChar w:fldCharType="end"/>
              </w:r>
              <w:commentRangeEnd w:id="484"/>
              <w:r w:rsidDel="005C75AD">
                <w:rPr>
                  <w:rStyle w:val="CommentReference"/>
                  <w:rFonts w:ascii="Verdana" w:hAnsi="Verdana" w:cs="Times New Roman"/>
                  <w:lang w:eastAsia="en-US"/>
                </w:rPr>
                <w:commentReference w:id="484"/>
              </w:r>
            </w:del>
          </w:p>
          <w:p w14:paraId="55E1C881" w14:textId="4452ED2F" w:rsidR="00BF284E" w:rsidDel="005C75AD" w:rsidRDefault="00BF284E" w:rsidP="0059466D">
            <w:pPr>
              <w:pStyle w:val="TableBody"/>
              <w:numPr>
                <w:ilvl w:val="0"/>
                <w:numId w:val="31"/>
              </w:numPr>
              <w:rPr>
                <w:del w:id="487" w:author="Alban Roche" w:date="2017-08-02T14:33:00Z"/>
              </w:rPr>
            </w:pPr>
            <w:del w:id="488" w:author="Alban Roche" w:date="2017-08-02T14:33:00Z">
              <w:r w:rsidDel="005C75AD">
                <w:fldChar w:fldCharType="begin"/>
              </w:r>
              <w:r w:rsidDel="005C75AD">
                <w:delInstrText xml:space="preserve"> REF _Ref455390681 \w \h </w:delInstrText>
              </w:r>
              <w:r w:rsidDel="005C75AD">
                <w:fldChar w:fldCharType="separate"/>
              </w:r>
              <w:r w:rsidR="00BD7547" w:rsidDel="005C75AD">
                <w:delText>5.53</w:delText>
              </w:r>
              <w:r w:rsidDel="005C75AD">
                <w:fldChar w:fldCharType="end"/>
              </w:r>
              <w:r w:rsidDel="005C75AD">
                <w:delText xml:space="preserve"> </w:delText>
              </w:r>
              <w:r w:rsidDel="005C75AD">
                <w:fldChar w:fldCharType="begin"/>
              </w:r>
              <w:r w:rsidDel="005C75AD">
                <w:delInstrText xml:space="preserve"> REF _Ref455390681 \h </w:delInstrText>
              </w:r>
              <w:r w:rsidDel="005C75AD">
                <w:fldChar w:fldCharType="separate"/>
              </w:r>
              <w:r w:rsidR="00BD7547" w:rsidDel="005C75AD">
                <w:delText xml:space="preserve">+KSRAT </w:delText>
              </w:r>
              <w:r w:rsidR="00BD7547" w:rsidRPr="00AE67EA" w:rsidDel="005C75AD">
                <w:delText xml:space="preserve">Command: </w:delText>
              </w:r>
              <w:r w:rsidR="00BD7547" w:rsidDel="005C75AD">
                <w:delText>Set Radio Access Technology</w:delText>
              </w:r>
              <w:r w:rsidDel="005C75AD">
                <w:fldChar w:fldCharType="end"/>
              </w:r>
            </w:del>
          </w:p>
          <w:p w14:paraId="51D5E8AF" w14:textId="2FE38A6F" w:rsidR="00BF284E" w:rsidDel="005C75AD" w:rsidRDefault="00BF284E" w:rsidP="0059466D">
            <w:pPr>
              <w:pStyle w:val="TableBody"/>
              <w:numPr>
                <w:ilvl w:val="0"/>
                <w:numId w:val="31"/>
              </w:numPr>
              <w:rPr>
                <w:del w:id="489" w:author="Alban Roche" w:date="2017-08-02T14:33:00Z"/>
              </w:rPr>
            </w:pPr>
            <w:del w:id="490" w:author="Alban Roche" w:date="2017-08-02T14:33:00Z">
              <w:r w:rsidDel="005C75AD">
                <w:fldChar w:fldCharType="begin"/>
              </w:r>
              <w:r w:rsidDel="005C75AD">
                <w:delInstrText xml:space="preserve"> REF _Ref455391046 \w \h </w:delInstrText>
              </w:r>
              <w:r w:rsidDel="005C75AD">
                <w:fldChar w:fldCharType="separate"/>
              </w:r>
              <w:r w:rsidR="00BD7547" w:rsidDel="005C75AD">
                <w:delText>5.54</w:delText>
              </w:r>
              <w:r w:rsidDel="005C75AD">
                <w:fldChar w:fldCharType="end"/>
              </w:r>
              <w:r w:rsidDel="005C75AD">
                <w:delText xml:space="preserve"> </w:delText>
              </w:r>
              <w:r w:rsidDel="005C75AD">
                <w:fldChar w:fldCharType="begin"/>
              </w:r>
              <w:r w:rsidDel="005C75AD">
                <w:delInstrText xml:space="preserve"> REF _Ref455391046 \h </w:delInstrText>
              </w:r>
              <w:r w:rsidDel="005C75AD">
                <w:fldChar w:fldCharType="separate"/>
              </w:r>
              <w:r w:rsidR="00BD7547" w:rsidDel="005C75AD">
                <w:delText xml:space="preserve">*PSRDBS </w:delText>
              </w:r>
              <w:r w:rsidR="00BD7547" w:rsidRPr="00AE67EA" w:rsidDel="005C75AD">
                <w:delText xml:space="preserve">Command: </w:delText>
              </w:r>
              <w:r w:rsidR="00BD7547" w:rsidDel="005C75AD">
                <w:delText>Change Frequency Band</w:delText>
              </w:r>
              <w:r w:rsidDel="005C75AD">
                <w:fldChar w:fldCharType="end"/>
              </w:r>
            </w:del>
          </w:p>
          <w:commentRangeStart w:id="491"/>
          <w:p w14:paraId="164C6A07" w14:textId="6DBEF766" w:rsidR="00BF284E" w:rsidDel="005C75AD" w:rsidRDefault="00BF284E" w:rsidP="0059466D">
            <w:pPr>
              <w:pStyle w:val="TableBody"/>
              <w:numPr>
                <w:ilvl w:val="0"/>
                <w:numId w:val="31"/>
              </w:numPr>
              <w:rPr>
                <w:del w:id="492" w:author="Alban Roche" w:date="2017-08-02T14:33:00Z"/>
              </w:rPr>
            </w:pPr>
            <w:del w:id="493" w:author="Alban Roche" w:date="2017-08-02T14:33:00Z">
              <w:r w:rsidDel="005C75AD">
                <w:fldChar w:fldCharType="begin"/>
              </w:r>
              <w:r w:rsidDel="005C75AD">
                <w:delInstrText xml:space="preserve"> REF _Ref479355933 \w \h </w:delInstrText>
              </w:r>
              <w:r w:rsidDel="005C75AD">
                <w:fldChar w:fldCharType="separate"/>
              </w:r>
              <w:r w:rsidR="00BD7547" w:rsidDel="005C75AD">
                <w:delText>5.59</w:delText>
              </w:r>
              <w:r w:rsidDel="005C75AD">
                <w:fldChar w:fldCharType="end"/>
              </w:r>
              <w:r w:rsidDel="005C75AD">
                <w:delText xml:space="preserve"> </w:delText>
              </w:r>
              <w:r w:rsidDel="005C75AD">
                <w:fldChar w:fldCharType="begin"/>
              </w:r>
              <w:r w:rsidDel="005C75AD">
                <w:delInstrText xml:space="preserve"> REF _Ref479355935 \h </w:delInstrText>
              </w:r>
              <w:r w:rsidDel="005C75AD">
                <w:fldChar w:fldCharType="separate"/>
              </w:r>
              <w:r w:rsidR="00BD7547" w:rsidRPr="00F52E7F" w:rsidDel="005C75AD">
                <w:delText>+WMANTSEL Command: Select Main / Diversity Antenna for LTE</w:delText>
              </w:r>
              <w:r w:rsidDel="005C75AD">
                <w:fldChar w:fldCharType="end"/>
              </w:r>
              <w:commentRangeEnd w:id="491"/>
              <w:r w:rsidDel="005C75AD">
                <w:rPr>
                  <w:rStyle w:val="CommentReference"/>
                  <w:rFonts w:ascii="Verdana" w:hAnsi="Verdana" w:cs="Times New Roman"/>
                  <w:lang w:eastAsia="en-US"/>
                </w:rPr>
                <w:commentReference w:id="491"/>
              </w:r>
            </w:del>
          </w:p>
          <w:p w14:paraId="455D8913" w14:textId="14EEC736" w:rsidR="0069076C" w:rsidDel="005C75AD" w:rsidRDefault="0069076C" w:rsidP="0059466D">
            <w:pPr>
              <w:pStyle w:val="TableBody"/>
              <w:numPr>
                <w:ilvl w:val="0"/>
                <w:numId w:val="31"/>
              </w:numPr>
              <w:rPr>
                <w:del w:id="494" w:author="Alban Roche" w:date="2017-08-02T14:33:00Z"/>
              </w:rPr>
            </w:pPr>
            <w:del w:id="495" w:author="Alban Roche" w:date="2017-08-02T14:33:00Z">
              <w:r w:rsidDel="005C75AD">
                <w:delText>5.67 +CCED Command: Cell Environment Description</w:delText>
              </w:r>
            </w:del>
          </w:p>
          <w:commentRangeStart w:id="496"/>
          <w:p w14:paraId="7CFE3DC7" w14:textId="695A5EF7" w:rsidR="00BF284E" w:rsidDel="005C75AD" w:rsidRDefault="00BF284E" w:rsidP="0059466D">
            <w:pPr>
              <w:pStyle w:val="TableBody"/>
              <w:numPr>
                <w:ilvl w:val="0"/>
                <w:numId w:val="31"/>
              </w:numPr>
              <w:rPr>
                <w:del w:id="497" w:author="Alban Roche" w:date="2017-08-02T14:33:00Z"/>
              </w:rPr>
            </w:pPr>
            <w:del w:id="498" w:author="Alban Roche" w:date="2017-08-02T14:33:00Z">
              <w:r w:rsidDel="005C75AD">
                <w:fldChar w:fldCharType="begin"/>
              </w:r>
              <w:r w:rsidDel="005C75AD">
                <w:delInstrText xml:space="preserve"> REF _Ref479355856 \w \h </w:delInstrText>
              </w:r>
              <w:r w:rsidDel="005C75AD">
                <w:fldChar w:fldCharType="separate"/>
              </w:r>
              <w:r w:rsidR="00BD7547" w:rsidDel="005C75AD">
                <w:delText>9.12</w:delText>
              </w:r>
              <w:r w:rsidDel="005C75AD">
                <w:fldChar w:fldCharType="end"/>
              </w:r>
              <w:r w:rsidDel="005C75AD">
                <w:delText xml:space="preserve"> </w:delText>
              </w:r>
              <w:r w:rsidDel="005C75AD">
                <w:fldChar w:fldCharType="begin"/>
              </w:r>
              <w:r w:rsidDel="005C75AD">
                <w:delInstrText xml:space="preserve"> REF _Ref479355860 \h </w:delInstrText>
              </w:r>
              <w:r w:rsidDel="005C75AD">
                <w:fldChar w:fldCharType="separate"/>
              </w:r>
              <w:r w:rsidR="00BD7547" w:rsidDel="005C75AD">
                <w:delText xml:space="preserve">+VIP </w:delText>
              </w:r>
              <w:r w:rsidR="00BD7547" w:rsidRPr="00671C8B" w:rsidDel="005C75AD">
                <w:delText xml:space="preserve">Command: </w:delText>
              </w:r>
              <w:r w:rsidR="00BD7547" w:rsidDel="005C75AD">
                <w:delText>Initialize Voice Parameters</w:delText>
              </w:r>
              <w:r w:rsidDel="005C75AD">
                <w:fldChar w:fldCharType="end"/>
              </w:r>
              <w:commentRangeEnd w:id="496"/>
              <w:r w:rsidDel="005C75AD">
                <w:rPr>
                  <w:rStyle w:val="CommentReference"/>
                  <w:rFonts w:ascii="Verdana" w:hAnsi="Verdana" w:cs="Times New Roman"/>
                  <w:lang w:eastAsia="en-US"/>
                </w:rPr>
                <w:commentReference w:id="496"/>
              </w:r>
            </w:del>
          </w:p>
          <w:p w14:paraId="4094EC36" w14:textId="5134A4A7" w:rsidR="00BF284E" w:rsidDel="005C75AD" w:rsidRDefault="00BF284E" w:rsidP="0059466D">
            <w:pPr>
              <w:pStyle w:val="TableBody"/>
              <w:numPr>
                <w:ilvl w:val="0"/>
                <w:numId w:val="31"/>
              </w:numPr>
              <w:rPr>
                <w:del w:id="499" w:author="Alban Roche" w:date="2017-08-02T14:33:00Z"/>
              </w:rPr>
            </w:pPr>
            <w:del w:id="500" w:author="Alban Roche" w:date="2017-08-02T14:33:00Z">
              <w:r w:rsidDel="005C75AD">
                <w:fldChar w:fldCharType="begin"/>
              </w:r>
              <w:r w:rsidDel="005C75AD">
                <w:delInstrText xml:space="preserve"> REF _Ref482795703 \w \h </w:delInstrText>
              </w:r>
              <w:r w:rsidDel="005C75AD">
                <w:fldChar w:fldCharType="separate"/>
              </w:r>
              <w:r w:rsidR="00BD7547" w:rsidDel="005C75AD">
                <w:delText>9.13</w:delText>
              </w:r>
              <w:r w:rsidDel="005C75AD">
                <w:fldChar w:fldCharType="end"/>
              </w:r>
              <w:r w:rsidDel="005C75AD">
                <w:delText xml:space="preserve"> </w:delText>
              </w:r>
              <w:r w:rsidDel="005C75AD">
                <w:fldChar w:fldCharType="begin"/>
              </w:r>
              <w:r w:rsidDel="005C75AD">
                <w:delInstrText xml:space="preserve"> REF _Ref482795705 \h </w:delInstrText>
              </w:r>
              <w:r w:rsidDel="005C75AD">
                <w:fldChar w:fldCharType="separate"/>
              </w:r>
              <w:r w:rsidR="00BD7547" w:rsidDel="005C75AD">
                <w:delText xml:space="preserve">+CODECINFO </w:delText>
              </w:r>
              <w:r w:rsidR="00BD7547" w:rsidRPr="00671C8B" w:rsidDel="005C75AD">
                <w:delText xml:space="preserve">Command: </w:delText>
              </w:r>
              <w:r w:rsidR="00BD7547" w:rsidDel="005C75AD">
                <w:delText>Display Audio Codec Information</w:delText>
              </w:r>
              <w:r w:rsidDel="005C75AD">
                <w:fldChar w:fldCharType="end"/>
              </w:r>
            </w:del>
          </w:p>
          <w:p w14:paraId="2C36A344" w14:textId="62201E08" w:rsidR="00BF284E" w:rsidDel="005C75AD" w:rsidRDefault="00BF284E" w:rsidP="0059466D">
            <w:pPr>
              <w:pStyle w:val="TableBody"/>
              <w:numPr>
                <w:ilvl w:val="0"/>
                <w:numId w:val="31"/>
              </w:numPr>
              <w:rPr>
                <w:del w:id="501" w:author="Alban Roche" w:date="2017-08-02T14:33:00Z"/>
              </w:rPr>
            </w:pPr>
            <w:del w:id="502" w:author="Alban Roche" w:date="2017-08-02T14:33:00Z">
              <w:r w:rsidDel="005C75AD">
                <w:fldChar w:fldCharType="begin"/>
              </w:r>
              <w:r w:rsidDel="005C75AD">
                <w:delInstrText xml:space="preserve"> REF _Ref479355820 \w \h </w:delInstrText>
              </w:r>
              <w:r w:rsidDel="005C75AD">
                <w:fldChar w:fldCharType="separate"/>
              </w:r>
              <w:r w:rsidR="00BD7547" w:rsidDel="005C75AD">
                <w:delText>10.18</w:delText>
              </w:r>
              <w:r w:rsidDel="005C75AD">
                <w:fldChar w:fldCharType="end"/>
              </w:r>
              <w:r w:rsidDel="005C75AD">
                <w:delText xml:space="preserve"> </w:delText>
              </w:r>
              <w:r w:rsidDel="005C75AD">
                <w:fldChar w:fldCharType="begin"/>
              </w:r>
              <w:r w:rsidDel="005C75AD">
                <w:delInstrText xml:space="preserve"> REF _Ref479355823 \h </w:delInstrText>
              </w:r>
              <w:r w:rsidDel="005C75AD">
                <w:fldChar w:fldCharType="separate"/>
              </w:r>
              <w:r w:rsidR="00BD7547" w:rsidRPr="00671C8B" w:rsidDel="005C75AD">
                <w:delText>+CGEQNEG Command: 3G Negotiated Quality of Service Profile</w:delText>
              </w:r>
              <w:r w:rsidDel="005C75AD">
                <w:fldChar w:fldCharType="end"/>
              </w:r>
            </w:del>
          </w:p>
          <w:p w14:paraId="472244C4" w14:textId="06F10FA7" w:rsidR="00BF284E" w:rsidDel="005C75AD" w:rsidRDefault="00BF284E" w:rsidP="0059466D">
            <w:pPr>
              <w:pStyle w:val="TableBody"/>
              <w:numPr>
                <w:ilvl w:val="0"/>
                <w:numId w:val="31"/>
              </w:numPr>
              <w:rPr>
                <w:del w:id="503" w:author="Alban Roche" w:date="2017-08-02T14:33:00Z"/>
              </w:rPr>
            </w:pPr>
            <w:del w:id="504" w:author="Alban Roche" w:date="2017-08-02T14:33:00Z">
              <w:r w:rsidDel="005C75AD">
                <w:fldChar w:fldCharType="begin"/>
              </w:r>
              <w:r w:rsidDel="005C75AD">
                <w:delInstrText xml:space="preserve"> REF _Ref479355984 \w \h </w:delInstrText>
              </w:r>
              <w:r w:rsidDel="005C75AD">
                <w:fldChar w:fldCharType="separate"/>
              </w:r>
              <w:r w:rsidR="00BD7547" w:rsidDel="005C75AD">
                <w:delText>12.12.4</w:delText>
              </w:r>
              <w:r w:rsidDel="005C75AD">
                <w:fldChar w:fldCharType="end"/>
              </w:r>
              <w:r w:rsidDel="005C75AD">
                <w:delText xml:space="preserve"> </w:delText>
              </w:r>
              <w:r w:rsidDel="005C75AD">
                <w:fldChar w:fldCharType="begin"/>
              </w:r>
              <w:r w:rsidDel="005C75AD">
                <w:delInstrText xml:space="preserve"> REF _Ref479355987 \h </w:delInstrText>
              </w:r>
              <w:r w:rsidDel="005C75AD">
                <w:fldChar w:fldCharType="separate"/>
              </w:r>
              <w:r w:rsidR="00BD7547" w:rsidRPr="00671C8B" w:rsidDel="005C75AD">
                <w:delText>+KFTPSND Command: Send FTP Files</w:delText>
              </w:r>
              <w:r w:rsidDel="005C75AD">
                <w:fldChar w:fldCharType="end"/>
              </w:r>
            </w:del>
          </w:p>
          <w:p w14:paraId="08B4DD9C" w14:textId="42EEC9A3" w:rsidR="00BF284E" w:rsidDel="005C75AD" w:rsidRDefault="00BF284E" w:rsidP="0059466D">
            <w:pPr>
              <w:pStyle w:val="TableBody"/>
              <w:numPr>
                <w:ilvl w:val="0"/>
                <w:numId w:val="31"/>
              </w:numPr>
              <w:rPr>
                <w:del w:id="505" w:author="Alban Roche" w:date="2017-08-02T14:33:00Z"/>
              </w:rPr>
            </w:pPr>
            <w:del w:id="506" w:author="Alban Roche" w:date="2017-08-02T14:33:00Z">
              <w:r w:rsidDel="005C75AD">
                <w:fldChar w:fldCharType="begin"/>
              </w:r>
              <w:r w:rsidDel="005C75AD">
                <w:delInstrText xml:space="preserve"> REF _Ref479358838 \w \h </w:delInstrText>
              </w:r>
              <w:r w:rsidDel="005C75AD">
                <w:fldChar w:fldCharType="separate"/>
              </w:r>
              <w:r w:rsidR="00BD7547" w:rsidDel="005C75AD">
                <w:delText>12.13.1</w:delText>
              </w:r>
              <w:r w:rsidDel="005C75AD">
                <w:fldChar w:fldCharType="end"/>
              </w:r>
              <w:r w:rsidDel="005C75AD">
                <w:delText xml:space="preserve"> </w:delText>
              </w:r>
              <w:r w:rsidDel="005C75AD">
                <w:fldChar w:fldCharType="begin"/>
              </w:r>
              <w:r w:rsidDel="005C75AD">
                <w:delInstrText xml:space="preserve"> REF _Ref479358841 \h </w:delInstrText>
              </w:r>
              <w:r w:rsidDel="005C75AD">
                <w:fldChar w:fldCharType="separate"/>
              </w:r>
              <w:r w:rsidR="00BD7547" w:rsidRPr="00671C8B" w:rsidDel="005C75AD">
                <w:delText>+KHTTPCFG Command: HTTP Connection Configuration</w:delText>
              </w:r>
              <w:r w:rsidDel="005C75AD">
                <w:fldChar w:fldCharType="end"/>
              </w:r>
            </w:del>
          </w:p>
          <w:p w14:paraId="487C3128" w14:textId="60345B28" w:rsidR="00BF284E" w:rsidDel="005C75AD" w:rsidRDefault="00BF284E" w:rsidP="0059466D">
            <w:pPr>
              <w:pStyle w:val="TableBody"/>
              <w:numPr>
                <w:ilvl w:val="0"/>
                <w:numId w:val="31"/>
              </w:numPr>
              <w:rPr>
                <w:del w:id="507" w:author="Alban Roche" w:date="2017-08-02T14:33:00Z"/>
              </w:rPr>
            </w:pPr>
            <w:del w:id="508" w:author="Alban Roche" w:date="2017-08-02T14:33:00Z">
              <w:r w:rsidDel="005C75AD">
                <w:fldChar w:fldCharType="begin"/>
              </w:r>
              <w:r w:rsidDel="005C75AD">
                <w:delInstrText xml:space="preserve"> REF _Ref479358845 \w \h </w:delInstrText>
              </w:r>
              <w:r w:rsidDel="005C75AD">
                <w:fldChar w:fldCharType="separate"/>
              </w:r>
              <w:r w:rsidR="00BD7547" w:rsidDel="005C75AD">
                <w:delText>12.13.2</w:delText>
              </w:r>
              <w:r w:rsidDel="005C75AD">
                <w:fldChar w:fldCharType="end"/>
              </w:r>
              <w:r w:rsidDel="005C75AD">
                <w:delText xml:space="preserve"> </w:delText>
              </w:r>
              <w:r w:rsidDel="005C75AD">
                <w:fldChar w:fldCharType="begin"/>
              </w:r>
              <w:r w:rsidDel="005C75AD">
                <w:delInstrText xml:space="preserve"> REF _Ref479358847 \h </w:delInstrText>
              </w:r>
              <w:r w:rsidDel="005C75AD">
                <w:fldChar w:fldCharType="separate"/>
              </w:r>
              <w:r w:rsidR="00BD7547" w:rsidDel="005C75AD">
                <w:delText>+KHTTPCNX Command: Start the HTTP Connection</w:delText>
              </w:r>
              <w:r w:rsidDel="005C75AD">
                <w:fldChar w:fldCharType="end"/>
              </w:r>
            </w:del>
          </w:p>
          <w:p w14:paraId="12269E85" w14:textId="2809991D" w:rsidR="00BF284E" w:rsidDel="005C75AD" w:rsidRDefault="00BF284E" w:rsidP="0059466D">
            <w:pPr>
              <w:pStyle w:val="TableBody"/>
              <w:numPr>
                <w:ilvl w:val="0"/>
                <w:numId w:val="31"/>
              </w:numPr>
              <w:rPr>
                <w:del w:id="509" w:author="Alban Roche" w:date="2017-08-02T14:33:00Z"/>
              </w:rPr>
            </w:pPr>
            <w:del w:id="510" w:author="Alban Roche" w:date="2017-08-02T14:33:00Z">
              <w:r w:rsidDel="005C75AD">
                <w:fldChar w:fldCharType="begin"/>
              </w:r>
              <w:r w:rsidDel="005C75AD">
                <w:delInstrText xml:space="preserve"> REF _Ref479355996 \w \h </w:delInstrText>
              </w:r>
              <w:r w:rsidDel="005C75AD">
                <w:fldChar w:fldCharType="separate"/>
              </w:r>
              <w:r w:rsidR="00BD7547" w:rsidDel="005C75AD">
                <w:delText>12.14.1</w:delText>
              </w:r>
              <w:r w:rsidDel="005C75AD">
                <w:fldChar w:fldCharType="end"/>
              </w:r>
              <w:r w:rsidDel="005C75AD">
                <w:delText xml:space="preserve"> </w:delText>
              </w:r>
              <w:r w:rsidDel="005C75AD">
                <w:fldChar w:fldCharType="begin"/>
              </w:r>
              <w:r w:rsidDel="005C75AD">
                <w:delInstrText xml:space="preserve"> REF _Ref479355999 \h </w:delInstrText>
              </w:r>
              <w:r w:rsidDel="005C75AD">
                <w:fldChar w:fldCharType="separate"/>
              </w:r>
              <w:r w:rsidR="00BD7547" w:rsidRPr="00671C8B" w:rsidDel="005C75AD">
                <w:delText>+KHTTPSCFG Command: HTTPS Connection Configuration</w:delText>
              </w:r>
              <w:r w:rsidDel="005C75AD">
                <w:fldChar w:fldCharType="end"/>
              </w:r>
            </w:del>
          </w:p>
        </w:tc>
      </w:tr>
      <w:tr w:rsidR="001B2A26" w:rsidRPr="00844859" w:rsidDel="005C75AD" w14:paraId="38A61E26" w14:textId="1AA6B4B5" w:rsidTr="00633308">
        <w:trPr>
          <w:del w:id="511" w:author="Alban Roche" w:date="2017-08-02T14:33:00Z"/>
        </w:trPr>
        <w:tc>
          <w:tcPr>
            <w:tcW w:w="525" w:type="pct"/>
          </w:tcPr>
          <w:p w14:paraId="7C0447B6" w14:textId="6E52C7A0" w:rsidR="001B2A26" w:rsidDel="005C75AD" w:rsidRDefault="001B2A26" w:rsidP="001B2A26">
            <w:pPr>
              <w:pStyle w:val="TableBody"/>
              <w:rPr>
                <w:del w:id="512" w:author="Alban Roche" w:date="2017-08-02T14:33:00Z"/>
              </w:rPr>
            </w:pPr>
            <w:del w:id="513" w:author="Alban Roche" w:date="2017-08-02T14:33:00Z">
              <w:r w:rsidDel="005C75AD">
                <w:delText>6.0</w:delText>
              </w:r>
            </w:del>
          </w:p>
        </w:tc>
        <w:tc>
          <w:tcPr>
            <w:tcW w:w="1069" w:type="pct"/>
          </w:tcPr>
          <w:p w14:paraId="4B3FFF7C" w14:textId="255A69A2" w:rsidR="001B2A26" w:rsidDel="005C75AD" w:rsidRDefault="001B2A26" w:rsidP="001B2A26">
            <w:pPr>
              <w:pStyle w:val="TableBody"/>
              <w:rPr>
                <w:del w:id="514" w:author="Alban Roche" w:date="2017-08-02T14:33:00Z"/>
              </w:rPr>
            </w:pPr>
            <w:del w:id="515" w:author="Alban Roche" w:date="2017-08-02T14:33:00Z">
              <w:r w:rsidDel="005C75AD">
                <w:delText>May 17, 2017</w:delText>
              </w:r>
            </w:del>
          </w:p>
        </w:tc>
        <w:tc>
          <w:tcPr>
            <w:tcW w:w="3406" w:type="pct"/>
          </w:tcPr>
          <w:p w14:paraId="63AED98E" w14:textId="6125542A" w:rsidR="001B2A26" w:rsidDel="005C75AD" w:rsidRDefault="001B2A26" w:rsidP="001B2A26">
            <w:pPr>
              <w:pStyle w:val="TableBody"/>
              <w:rPr>
                <w:del w:id="516" w:author="Alban Roche" w:date="2017-08-02T14:33:00Z"/>
              </w:rPr>
            </w:pPr>
            <w:del w:id="517" w:author="Alban Roche" w:date="2017-08-02T14:33:00Z">
              <w:r w:rsidDel="005C75AD">
                <w:delText>Updated:</w:delText>
              </w:r>
            </w:del>
          </w:p>
          <w:commentRangeStart w:id="518"/>
          <w:p w14:paraId="45DCF766" w14:textId="14495FC1" w:rsidR="001B2A26" w:rsidDel="005C75AD" w:rsidRDefault="001B2A26" w:rsidP="0059466D">
            <w:pPr>
              <w:pStyle w:val="TableBody"/>
              <w:numPr>
                <w:ilvl w:val="0"/>
                <w:numId w:val="32"/>
              </w:numPr>
              <w:rPr>
                <w:del w:id="519" w:author="Alban Roche" w:date="2017-08-02T14:33:00Z"/>
              </w:rPr>
            </w:pPr>
            <w:del w:id="520" w:author="Alban Roche" w:date="2017-08-02T14:33:00Z">
              <w:r w:rsidDel="005C75AD">
                <w:fldChar w:fldCharType="begin"/>
              </w:r>
              <w:r w:rsidDel="005C75AD">
                <w:delInstrText xml:space="preserve"> REF _Ref378181194 \w \h </w:delInstrText>
              </w:r>
              <w:r w:rsidDel="005C75AD">
                <w:fldChar w:fldCharType="separate"/>
              </w:r>
              <w:r w:rsidR="00BD7547" w:rsidDel="005C75AD">
                <w:delText>14.1</w:delText>
              </w:r>
              <w:r w:rsidDel="005C75AD">
                <w:fldChar w:fldCharType="end"/>
              </w:r>
              <w:r w:rsidDel="005C75AD">
                <w:delText xml:space="preserve"> </w:delText>
              </w:r>
              <w:r w:rsidDel="005C75AD">
                <w:fldChar w:fldCharType="begin"/>
              </w:r>
              <w:r w:rsidDel="005C75AD">
                <w:delInstrText xml:space="preserve"> REF _Ref378181194 \h </w:delInstrText>
              </w:r>
              <w:r w:rsidDel="005C75AD">
                <w:fldChar w:fldCharType="separate"/>
              </w:r>
              <w:r w:rsidR="00BD7547" w:rsidRPr="00671C8B" w:rsidDel="005C75AD">
                <w:delText>+WMTXPOWER Command: Test RF Tx</w:delText>
              </w:r>
              <w:r w:rsidDel="005C75AD">
                <w:fldChar w:fldCharType="end"/>
              </w:r>
              <w:commentRangeEnd w:id="518"/>
              <w:r w:rsidDel="005C75AD">
                <w:rPr>
                  <w:rStyle w:val="CommentReference"/>
                  <w:rFonts w:ascii="Verdana" w:hAnsi="Verdana" w:cs="Times New Roman"/>
                  <w:lang w:eastAsia="en-US"/>
                </w:rPr>
                <w:commentReference w:id="518"/>
              </w:r>
            </w:del>
          </w:p>
          <w:commentRangeStart w:id="521"/>
          <w:p w14:paraId="7A2DEE14" w14:textId="28319650" w:rsidR="00554099" w:rsidDel="005C75AD" w:rsidRDefault="001B2A26" w:rsidP="0059466D">
            <w:pPr>
              <w:pStyle w:val="TableBody"/>
              <w:numPr>
                <w:ilvl w:val="0"/>
                <w:numId w:val="32"/>
              </w:numPr>
              <w:rPr>
                <w:del w:id="522" w:author="Alban Roche" w:date="2017-08-02T14:33:00Z"/>
              </w:rPr>
            </w:pPr>
            <w:del w:id="523" w:author="Alban Roche" w:date="2017-08-02T14:33:00Z">
              <w:r w:rsidDel="005C75AD">
                <w:fldChar w:fldCharType="begin"/>
              </w:r>
              <w:r w:rsidDel="005C75AD">
                <w:delInstrText xml:space="preserve"> REF _Ref378181195 \w \h </w:delInstrText>
              </w:r>
              <w:r w:rsidDel="005C75AD">
                <w:fldChar w:fldCharType="separate"/>
              </w:r>
              <w:r w:rsidR="00BD7547" w:rsidDel="005C75AD">
                <w:delText>14.2</w:delText>
              </w:r>
              <w:r w:rsidDel="005C75AD">
                <w:fldChar w:fldCharType="end"/>
              </w:r>
              <w:r w:rsidDel="005C75AD">
                <w:delText xml:space="preserve"> </w:delText>
              </w:r>
              <w:r w:rsidDel="005C75AD">
                <w:fldChar w:fldCharType="begin"/>
              </w:r>
              <w:r w:rsidDel="005C75AD">
                <w:delInstrText xml:space="preserve"> REF _Ref378181195 \h </w:delInstrText>
              </w:r>
              <w:r w:rsidDel="005C75AD">
                <w:fldChar w:fldCharType="separate"/>
              </w:r>
              <w:r w:rsidR="00BD7547" w:rsidRPr="00671C8B" w:rsidDel="005C75AD">
                <w:delText>+WMRXPOWER Command: Test RF Rx</w:delText>
              </w:r>
              <w:r w:rsidDel="005C75AD">
                <w:fldChar w:fldCharType="end"/>
              </w:r>
              <w:commentRangeEnd w:id="521"/>
              <w:r w:rsidDel="005C75AD">
                <w:rPr>
                  <w:rStyle w:val="CommentReference"/>
                  <w:rFonts w:ascii="Verdana" w:hAnsi="Verdana" w:cs="Times New Roman"/>
                  <w:lang w:eastAsia="en-US"/>
                </w:rPr>
                <w:commentReference w:id="521"/>
              </w:r>
            </w:del>
          </w:p>
          <w:p w14:paraId="71392750" w14:textId="35691065" w:rsidR="001B2A26" w:rsidDel="005C75AD" w:rsidRDefault="001B2A26" w:rsidP="0059466D">
            <w:pPr>
              <w:pStyle w:val="TableBody"/>
              <w:numPr>
                <w:ilvl w:val="0"/>
                <w:numId w:val="32"/>
              </w:numPr>
              <w:rPr>
                <w:del w:id="524" w:author="Alban Roche" w:date="2017-08-02T14:33:00Z"/>
              </w:rPr>
            </w:pPr>
            <w:del w:id="525" w:author="Alban Roche" w:date="2017-08-02T14:33:00Z">
              <w:r w:rsidDel="005C75AD">
                <w:fldChar w:fldCharType="begin"/>
              </w:r>
              <w:r w:rsidDel="005C75AD">
                <w:delInstrText xml:space="preserve"> REF _Ref479355867 \w \h </w:delInstrText>
              </w:r>
              <w:r w:rsidDel="005C75AD">
                <w:fldChar w:fldCharType="separate"/>
              </w:r>
              <w:r w:rsidR="00BD7547" w:rsidDel="005C75AD">
                <w:delText>Table 9</w:delText>
              </w:r>
              <w:r w:rsidDel="005C75AD">
                <w:fldChar w:fldCharType="end"/>
              </w:r>
              <w:r w:rsidDel="005C75AD">
                <w:delText xml:space="preserve"> </w:delText>
              </w:r>
              <w:r w:rsidDel="005C75AD">
                <w:fldChar w:fldCharType="begin"/>
              </w:r>
              <w:r w:rsidDel="005C75AD">
                <w:delInstrText xml:space="preserve"> REF _Ref479355869 \h </w:delInstrText>
              </w:r>
              <w:r w:rsidDel="005C75AD">
                <w:fldChar w:fldCharType="separate"/>
              </w:r>
              <w:r w:rsidR="00BD7547" w:rsidDel="005C75AD">
                <w:delText>Non-Generic Error Case Examples</w:delText>
              </w:r>
              <w:r w:rsidDel="005C75AD">
                <w:fldChar w:fldCharType="end"/>
              </w:r>
            </w:del>
          </w:p>
        </w:tc>
      </w:tr>
      <w:tr w:rsidR="001B2A26" w:rsidRPr="00844859" w:rsidDel="005C75AD" w14:paraId="2C581961" w14:textId="3A31F32A" w:rsidTr="00633308">
        <w:trPr>
          <w:del w:id="526" w:author="Alban Roche" w:date="2017-08-02T14:33:00Z"/>
        </w:trPr>
        <w:tc>
          <w:tcPr>
            <w:tcW w:w="525" w:type="pct"/>
          </w:tcPr>
          <w:p w14:paraId="698A6258" w14:textId="2DCC026D" w:rsidR="001B2A26" w:rsidDel="005C75AD" w:rsidRDefault="001B2A26" w:rsidP="001B2A26">
            <w:pPr>
              <w:pStyle w:val="TableBody"/>
              <w:rPr>
                <w:del w:id="527" w:author="Alban Roche" w:date="2017-08-02T14:33:00Z"/>
              </w:rPr>
            </w:pPr>
            <w:del w:id="528" w:author="Alban Roche" w:date="2017-08-02T14:33:00Z">
              <w:r w:rsidDel="005C75AD">
                <w:delText>6.1</w:delText>
              </w:r>
            </w:del>
          </w:p>
        </w:tc>
        <w:tc>
          <w:tcPr>
            <w:tcW w:w="1069" w:type="pct"/>
          </w:tcPr>
          <w:p w14:paraId="7CEBC213" w14:textId="256412AA" w:rsidR="001B2A26" w:rsidDel="005C75AD" w:rsidRDefault="001B2A26" w:rsidP="001B2A26">
            <w:pPr>
              <w:pStyle w:val="TableBody"/>
              <w:rPr>
                <w:del w:id="529" w:author="Alban Roche" w:date="2017-08-02T14:33:00Z"/>
              </w:rPr>
            </w:pPr>
            <w:del w:id="530" w:author="Alban Roche" w:date="2017-08-02T14:33:00Z">
              <w:r w:rsidDel="005C75AD">
                <w:delText>May 25, 2017</w:delText>
              </w:r>
              <w:r w:rsidDel="005C75AD">
                <w:rPr>
                  <w:rStyle w:val="CommentReference"/>
                  <w:rFonts w:ascii="Verdana" w:hAnsi="Verdana" w:cs="Times New Roman"/>
                  <w:lang w:eastAsia="en-US"/>
                </w:rPr>
                <w:commentReference w:id="531"/>
              </w:r>
            </w:del>
          </w:p>
        </w:tc>
        <w:tc>
          <w:tcPr>
            <w:tcW w:w="3406" w:type="pct"/>
          </w:tcPr>
          <w:p w14:paraId="2FC674CE" w14:textId="51441F04" w:rsidR="001B2A26" w:rsidDel="005C75AD" w:rsidRDefault="001B2A26" w:rsidP="001B2A26">
            <w:pPr>
              <w:pStyle w:val="TableBody"/>
              <w:rPr>
                <w:del w:id="532" w:author="Alban Roche" w:date="2017-08-02T14:33:00Z"/>
              </w:rPr>
            </w:pPr>
            <w:del w:id="533" w:author="Alban Roche" w:date="2017-08-02T14:33:00Z">
              <w:r w:rsidDel="005C75AD">
                <w:delText>Updated:</w:delText>
              </w:r>
            </w:del>
          </w:p>
          <w:p w14:paraId="4C55FFB6" w14:textId="722A5D1F" w:rsidR="00554099" w:rsidDel="005C75AD" w:rsidRDefault="001B2A26" w:rsidP="0059466D">
            <w:pPr>
              <w:pStyle w:val="TableBody"/>
              <w:numPr>
                <w:ilvl w:val="0"/>
                <w:numId w:val="33"/>
              </w:numPr>
              <w:rPr>
                <w:del w:id="534" w:author="Alban Roche" w:date="2017-08-02T14:33:00Z"/>
              </w:rPr>
            </w:pPr>
            <w:del w:id="535" w:author="Alban Roche" w:date="2017-08-02T14:33:00Z">
              <w:r w:rsidDel="005C75AD">
                <w:fldChar w:fldCharType="begin"/>
              </w:r>
              <w:r w:rsidDel="005C75AD">
                <w:delInstrText xml:space="preserve"> REF _Ref483476670 \w \h </w:delInstrText>
              </w:r>
              <w:r w:rsidDel="005C75AD">
                <w:fldChar w:fldCharType="separate"/>
              </w:r>
              <w:r w:rsidR="00BD7547" w:rsidDel="005C75AD">
                <w:delText>4.8</w:delText>
              </w:r>
              <w:r w:rsidDel="005C75AD">
                <w:fldChar w:fldCharType="end"/>
              </w:r>
              <w:r w:rsidDel="005C75AD">
                <w:delText xml:space="preserve"> </w:delText>
              </w:r>
              <w:r w:rsidDel="005C75AD">
                <w:fldChar w:fldCharType="begin"/>
              </w:r>
              <w:r w:rsidDel="005C75AD">
                <w:delInstrText xml:space="preserve"> REF _Ref483476672 \h </w:delInstrText>
              </w:r>
              <w:r w:rsidDel="005C75AD">
                <w:fldChar w:fldCharType="separate"/>
              </w:r>
              <w:r w:rsidR="00BD7547" w:rsidRPr="00671C8B" w:rsidDel="005C75AD">
                <w:delText>+CEER Command: Extended Error Report</w:delText>
              </w:r>
              <w:r w:rsidDel="005C75AD">
                <w:fldChar w:fldCharType="end"/>
              </w:r>
            </w:del>
          </w:p>
          <w:p w14:paraId="7B81599F" w14:textId="32C13C45" w:rsidR="001B2A26" w:rsidDel="005C75AD" w:rsidRDefault="001B2A26" w:rsidP="0059466D">
            <w:pPr>
              <w:pStyle w:val="TableBody"/>
              <w:numPr>
                <w:ilvl w:val="0"/>
                <w:numId w:val="33"/>
              </w:numPr>
              <w:rPr>
                <w:del w:id="536" w:author="Alban Roche" w:date="2017-08-02T14:33:00Z"/>
              </w:rPr>
            </w:pPr>
            <w:del w:id="537" w:author="Alban Roche" w:date="2017-08-02T14:33:00Z">
              <w:r w:rsidDel="005C75AD">
                <w:fldChar w:fldCharType="begin"/>
              </w:r>
              <w:r w:rsidDel="005C75AD">
                <w:delInstrText xml:space="preserve"> REF _Ref399242088 \w \h </w:delInstrText>
              </w:r>
              <w:r w:rsidDel="005C75AD">
                <w:fldChar w:fldCharType="separate"/>
              </w:r>
              <w:r w:rsidR="00BD7547" w:rsidDel="005C75AD">
                <w:delText>18.2.2</w:delText>
              </w:r>
              <w:r w:rsidDel="005C75AD">
                <w:fldChar w:fldCharType="end"/>
              </w:r>
              <w:r w:rsidDel="005C75AD">
                <w:delText xml:space="preserve"> </w:delText>
              </w:r>
              <w:r w:rsidDel="005C75AD">
                <w:fldChar w:fldCharType="begin"/>
              </w:r>
              <w:r w:rsidDel="005C75AD">
                <w:delInstrText xml:space="preserve"> REF _Ref399242088 \h </w:delInstrText>
              </w:r>
              <w:r w:rsidDel="005C75AD">
                <w:fldChar w:fldCharType="separate"/>
              </w:r>
              <w:r w:rsidR="00BD7547" w:rsidRPr="00671C8B" w:rsidDel="005C75AD">
                <w:delText>CEER Error Codes</w:delText>
              </w:r>
              <w:r w:rsidDel="005C75AD">
                <w:fldChar w:fldCharType="end"/>
              </w:r>
            </w:del>
          </w:p>
        </w:tc>
      </w:tr>
      <w:tr w:rsidR="001B2A26" w:rsidRPr="00844859" w:rsidDel="005C75AD" w14:paraId="6202616B" w14:textId="069A0B04" w:rsidTr="00633308">
        <w:trPr>
          <w:del w:id="538" w:author="Alban Roche" w:date="2017-08-02T14:33:00Z"/>
        </w:trPr>
        <w:tc>
          <w:tcPr>
            <w:tcW w:w="525" w:type="pct"/>
          </w:tcPr>
          <w:p w14:paraId="7012A8BF" w14:textId="2821A13F" w:rsidR="001B2A26" w:rsidDel="005C75AD" w:rsidRDefault="001B2A26" w:rsidP="001B2A26">
            <w:pPr>
              <w:pStyle w:val="TableBody"/>
              <w:rPr>
                <w:del w:id="539" w:author="Alban Roche" w:date="2017-08-02T14:33:00Z"/>
              </w:rPr>
            </w:pPr>
            <w:del w:id="540" w:author="Alban Roche" w:date="2017-08-02T14:33:00Z">
              <w:r w:rsidDel="005C75AD">
                <w:delText>6.2</w:delText>
              </w:r>
            </w:del>
          </w:p>
        </w:tc>
        <w:tc>
          <w:tcPr>
            <w:tcW w:w="1069" w:type="pct"/>
          </w:tcPr>
          <w:p w14:paraId="16E099CE" w14:textId="3337C223" w:rsidR="001B2A26" w:rsidDel="005C75AD" w:rsidRDefault="001B2A26" w:rsidP="001B2A26">
            <w:pPr>
              <w:pStyle w:val="TableBody"/>
              <w:rPr>
                <w:del w:id="541" w:author="Alban Roche" w:date="2017-08-02T14:33:00Z"/>
              </w:rPr>
            </w:pPr>
            <w:del w:id="542" w:author="Alban Roche" w:date="2017-08-02T14:33:00Z">
              <w:r w:rsidDel="005C75AD">
                <w:delText>June 26, 2017</w:delText>
              </w:r>
            </w:del>
          </w:p>
        </w:tc>
        <w:tc>
          <w:tcPr>
            <w:tcW w:w="3406" w:type="pct"/>
          </w:tcPr>
          <w:p w14:paraId="432CC062" w14:textId="3C2FA6D3" w:rsidR="001B2A26" w:rsidDel="005C75AD" w:rsidRDefault="001B2A26" w:rsidP="001B2A26">
            <w:pPr>
              <w:pStyle w:val="TableBody"/>
              <w:rPr>
                <w:del w:id="543" w:author="Alban Roche" w:date="2017-08-02T14:33:00Z"/>
              </w:rPr>
            </w:pPr>
            <w:del w:id="544" w:author="Alban Roche" w:date="2017-08-02T14:33:00Z">
              <w:r w:rsidDel="005C75AD">
                <w:delText>Updated:</w:delText>
              </w:r>
            </w:del>
          </w:p>
          <w:p w14:paraId="26DD3C7B" w14:textId="2682A3C2" w:rsidR="001B2A26" w:rsidDel="005C75AD" w:rsidRDefault="001B2A26" w:rsidP="0059466D">
            <w:pPr>
              <w:pStyle w:val="TableBody"/>
              <w:numPr>
                <w:ilvl w:val="0"/>
                <w:numId w:val="34"/>
              </w:numPr>
              <w:rPr>
                <w:del w:id="545" w:author="Alban Roche" w:date="2017-08-02T14:33:00Z"/>
              </w:rPr>
            </w:pPr>
            <w:del w:id="546" w:author="Alban Roche" w:date="2017-08-02T14:33:00Z">
              <w:r w:rsidDel="005C75AD">
                <w:fldChar w:fldCharType="begin"/>
              </w:r>
              <w:r w:rsidDel="005C75AD">
                <w:delInstrText xml:space="preserve"> REF _Ref474159644 \w \h </w:delInstrText>
              </w:r>
              <w:r w:rsidDel="005C75AD">
                <w:fldChar w:fldCharType="separate"/>
              </w:r>
              <w:r w:rsidR="00BD7547" w:rsidDel="005C75AD">
                <w:delText>3.15</w:delText>
              </w:r>
              <w:r w:rsidDel="005C75AD">
                <w:fldChar w:fldCharType="end"/>
              </w:r>
              <w:r w:rsidDel="005C75AD">
                <w:delText xml:space="preserve"> </w:delText>
              </w:r>
              <w:r w:rsidDel="005C75AD">
                <w:fldChar w:fldCharType="begin"/>
              </w:r>
              <w:r w:rsidDel="005C75AD">
                <w:delInstrText xml:space="preserve"> REF _Ref474159644 \h </w:delInstrText>
              </w:r>
              <w:r w:rsidDel="005C75AD">
                <w:fldChar w:fldCharType="separate"/>
              </w:r>
              <w:r w:rsidR="00BD7547" w:rsidRPr="00AE67EA" w:rsidDel="005C75AD">
                <w:delText>+</w:delText>
              </w:r>
              <w:r w:rsidR="00BD7547" w:rsidDel="005C75AD">
                <w:delText>CMUX</w:delText>
              </w:r>
              <w:r w:rsidR="00BD7547" w:rsidRPr="00AE67EA" w:rsidDel="005C75AD">
                <w:delText xml:space="preserve"> Command: </w:delText>
              </w:r>
              <w:r w:rsidR="00BD7547" w:rsidDel="005C75AD">
                <w:delText>Multiplexing Mode</w:delText>
              </w:r>
              <w:r w:rsidDel="005C75AD">
                <w:fldChar w:fldCharType="end"/>
              </w:r>
            </w:del>
          </w:p>
          <w:p w14:paraId="1065FC19" w14:textId="3763F190" w:rsidR="001B2A26" w:rsidDel="005C75AD" w:rsidRDefault="001B2A26" w:rsidP="0059466D">
            <w:pPr>
              <w:pStyle w:val="TableBody"/>
              <w:numPr>
                <w:ilvl w:val="0"/>
                <w:numId w:val="34"/>
              </w:numPr>
              <w:rPr>
                <w:del w:id="547" w:author="Alban Roche" w:date="2017-08-02T14:33:00Z"/>
              </w:rPr>
            </w:pPr>
            <w:del w:id="548" w:author="Alban Roche" w:date="2017-08-02T14:33:00Z">
              <w:r w:rsidDel="005C75AD">
                <w:fldChar w:fldCharType="begin"/>
              </w:r>
              <w:r w:rsidDel="005C75AD">
                <w:delInstrText xml:space="preserve"> REF _Ref485892828 \w \h </w:delInstrText>
              </w:r>
              <w:r w:rsidDel="005C75AD">
                <w:fldChar w:fldCharType="separate"/>
              </w:r>
              <w:r w:rsidR="00BD7547" w:rsidDel="005C75AD">
                <w:delText>3.22</w:delText>
              </w:r>
              <w:r w:rsidDel="005C75AD">
                <w:fldChar w:fldCharType="end"/>
              </w:r>
              <w:r w:rsidDel="005C75AD">
                <w:delText xml:space="preserve"> </w:delText>
              </w:r>
              <w:r w:rsidDel="005C75AD">
                <w:fldChar w:fldCharType="begin"/>
              </w:r>
              <w:r w:rsidDel="005C75AD">
                <w:delInstrText xml:space="preserve"> REF _Ref485892830 \h </w:delInstrText>
              </w:r>
              <w:r w:rsidDel="005C75AD">
                <w:fldChar w:fldCharType="separate"/>
              </w:r>
              <w:r w:rsidR="00BD7547" w:rsidDel="005C75AD">
                <w:delText>\N</w:delText>
              </w:r>
              <w:r w:rsidR="00BD7547" w:rsidRPr="00AE67EA" w:rsidDel="005C75AD">
                <w:delText xml:space="preserve"> Command: </w:delText>
              </w:r>
              <w:r w:rsidR="00BD7547" w:rsidDel="005C75AD">
                <w:delText>Data Transmission Mode</w:delText>
              </w:r>
              <w:r w:rsidDel="005C75AD">
                <w:fldChar w:fldCharType="end"/>
              </w:r>
            </w:del>
          </w:p>
          <w:p w14:paraId="33851483" w14:textId="16A6E01B" w:rsidR="001B2A26" w:rsidDel="005C75AD" w:rsidRDefault="001B2A26" w:rsidP="0059466D">
            <w:pPr>
              <w:pStyle w:val="TableBody"/>
              <w:numPr>
                <w:ilvl w:val="0"/>
                <w:numId w:val="34"/>
              </w:numPr>
              <w:rPr>
                <w:del w:id="549" w:author="Alban Roche" w:date="2017-08-02T14:33:00Z"/>
              </w:rPr>
            </w:pPr>
            <w:del w:id="550" w:author="Alban Roche" w:date="2017-08-02T14:33:00Z">
              <w:r w:rsidDel="005C75AD">
                <w:fldChar w:fldCharType="begin"/>
              </w:r>
              <w:r w:rsidDel="005C75AD">
                <w:delInstrText xml:space="preserve"> REF _Ref472432766 \w \h </w:delInstrText>
              </w:r>
              <w:r w:rsidDel="005C75AD">
                <w:fldChar w:fldCharType="separate"/>
              </w:r>
              <w:r w:rsidR="00BD7547" w:rsidDel="005C75AD">
                <w:delText>3.28</w:delText>
              </w:r>
              <w:r w:rsidDel="005C75AD">
                <w:fldChar w:fldCharType="end"/>
              </w:r>
              <w:r w:rsidDel="005C75AD">
                <w:delText xml:space="preserve"> </w:delText>
              </w:r>
              <w:r w:rsidDel="005C75AD">
                <w:fldChar w:fldCharType="begin"/>
              </w:r>
              <w:r w:rsidDel="005C75AD">
                <w:delInstrText xml:space="preserve"> REF _Ref472432766 \h </w:delInstrText>
              </w:r>
              <w:r w:rsidDel="005C75AD">
                <w:fldChar w:fldCharType="separate"/>
              </w:r>
              <w:r w:rsidR="00BD7547" w:rsidDel="005C75AD">
                <w:delText xml:space="preserve">B </w:delText>
              </w:r>
              <w:r w:rsidR="00BD7547" w:rsidRPr="00AE67EA" w:rsidDel="005C75AD">
                <w:delText xml:space="preserve">Command: </w:delText>
              </w:r>
              <w:r w:rsidR="00BD7547" w:rsidDel="005C75AD">
                <w:delText>Data Rate Selection</w:delText>
              </w:r>
              <w:r w:rsidDel="005C75AD">
                <w:fldChar w:fldCharType="end"/>
              </w:r>
            </w:del>
          </w:p>
          <w:commentRangeStart w:id="551"/>
          <w:p w14:paraId="1370BFBB" w14:textId="70A00ADF" w:rsidR="001B2A26" w:rsidDel="005C75AD" w:rsidRDefault="001B2A26" w:rsidP="0059466D">
            <w:pPr>
              <w:pStyle w:val="TableBody"/>
              <w:numPr>
                <w:ilvl w:val="0"/>
                <w:numId w:val="34"/>
              </w:numPr>
              <w:rPr>
                <w:del w:id="552" w:author="Alban Roche" w:date="2017-08-02T14:33:00Z"/>
              </w:rPr>
            </w:pPr>
            <w:del w:id="553" w:author="Alban Roche" w:date="2017-08-02T14:33:00Z">
              <w:r w:rsidDel="005C75AD">
                <w:fldChar w:fldCharType="begin"/>
              </w:r>
              <w:r w:rsidDel="005C75AD">
                <w:delInstrText xml:space="preserve"> REF _Ref485892684 \w \h </w:delInstrText>
              </w:r>
              <w:r w:rsidDel="005C75AD">
                <w:fldChar w:fldCharType="separate"/>
              </w:r>
              <w:r w:rsidR="00BD7547" w:rsidDel="005C75AD">
                <w:delText>4.8</w:delText>
              </w:r>
              <w:r w:rsidDel="005C75AD">
                <w:fldChar w:fldCharType="end"/>
              </w:r>
              <w:r w:rsidDel="005C75AD">
                <w:delText xml:space="preserve"> </w:delText>
              </w:r>
              <w:r w:rsidDel="005C75AD">
                <w:fldChar w:fldCharType="begin"/>
              </w:r>
              <w:r w:rsidDel="005C75AD">
                <w:delInstrText xml:space="preserve"> REF _Ref485892686 \h </w:delInstrText>
              </w:r>
              <w:r w:rsidDel="005C75AD">
                <w:fldChar w:fldCharType="separate"/>
              </w:r>
              <w:r w:rsidR="00BD7547" w:rsidRPr="00671C8B" w:rsidDel="005C75AD">
                <w:delText>+CEER Command: Extended Error Report</w:delText>
              </w:r>
              <w:r w:rsidDel="005C75AD">
                <w:fldChar w:fldCharType="end"/>
              </w:r>
              <w:commentRangeEnd w:id="551"/>
              <w:r w:rsidDel="005C75AD">
                <w:rPr>
                  <w:rStyle w:val="CommentReference"/>
                  <w:rFonts w:ascii="Verdana" w:hAnsi="Verdana" w:cs="Times New Roman"/>
                  <w:lang w:eastAsia="en-US"/>
                </w:rPr>
                <w:commentReference w:id="551"/>
              </w:r>
            </w:del>
          </w:p>
          <w:p w14:paraId="6778301D" w14:textId="23609C7B" w:rsidR="001B2A26" w:rsidDel="005C75AD" w:rsidRDefault="001B2A26" w:rsidP="0059466D">
            <w:pPr>
              <w:pStyle w:val="TableBody"/>
              <w:numPr>
                <w:ilvl w:val="0"/>
                <w:numId w:val="34"/>
              </w:numPr>
              <w:rPr>
                <w:del w:id="554" w:author="Alban Roche" w:date="2017-08-02T14:33:00Z"/>
              </w:rPr>
            </w:pPr>
            <w:del w:id="555" w:author="Alban Roche" w:date="2017-08-02T14:33:00Z">
              <w:r w:rsidDel="005C75AD">
                <w:fldChar w:fldCharType="begin"/>
              </w:r>
              <w:r w:rsidDel="005C75AD">
                <w:delInstrText xml:space="preserve"> REF _Ref485892702 \w \h </w:delInstrText>
              </w:r>
              <w:r w:rsidDel="005C75AD">
                <w:fldChar w:fldCharType="separate"/>
              </w:r>
              <w:r w:rsidR="00BD7547" w:rsidDel="005C75AD">
                <w:delText>5.34</w:delText>
              </w:r>
              <w:r w:rsidDel="005C75AD">
                <w:fldChar w:fldCharType="end"/>
              </w:r>
              <w:r w:rsidDel="005C75AD">
                <w:delText xml:space="preserve"> </w:delText>
              </w:r>
              <w:r w:rsidDel="005C75AD">
                <w:fldChar w:fldCharType="begin"/>
              </w:r>
              <w:r w:rsidDel="005C75AD">
                <w:delInstrText xml:space="preserve"> REF _Ref485892704 \h </w:delInstrText>
              </w:r>
              <w:r w:rsidDel="005C75AD">
                <w:fldChar w:fldCharType="separate"/>
              </w:r>
              <w:r w:rsidR="00BD7547" w:rsidRPr="00671C8B" w:rsidDel="005C75AD">
                <w:delText>+XDATACHANNEL Command: Configure Data Channel</w:delText>
              </w:r>
              <w:r w:rsidDel="005C75AD">
                <w:fldChar w:fldCharType="end"/>
              </w:r>
            </w:del>
          </w:p>
          <w:commentRangeStart w:id="556"/>
          <w:p w14:paraId="08DAB7CF" w14:textId="5597667D" w:rsidR="001B2A26" w:rsidDel="005C75AD" w:rsidRDefault="001B2A26" w:rsidP="0059466D">
            <w:pPr>
              <w:pStyle w:val="TableBody"/>
              <w:numPr>
                <w:ilvl w:val="0"/>
                <w:numId w:val="34"/>
              </w:numPr>
              <w:rPr>
                <w:del w:id="557" w:author="Alban Roche" w:date="2017-08-02T14:33:00Z"/>
              </w:rPr>
            </w:pPr>
            <w:del w:id="558" w:author="Alban Roche" w:date="2017-08-02T14:33:00Z">
              <w:r w:rsidDel="005C75AD">
                <w:fldChar w:fldCharType="begin"/>
              </w:r>
              <w:r w:rsidDel="005C75AD">
                <w:delInstrText xml:space="preserve"> REF _Ref479355810 \w \h </w:delInstrText>
              </w:r>
              <w:r w:rsidDel="005C75AD">
                <w:fldChar w:fldCharType="separate"/>
              </w:r>
              <w:r w:rsidR="00BD7547" w:rsidDel="005C75AD">
                <w:delText>5.35</w:delText>
              </w:r>
              <w:r w:rsidDel="005C75AD">
                <w:fldChar w:fldCharType="end"/>
              </w:r>
              <w:r w:rsidDel="005C75AD">
                <w:delText xml:space="preserve"> </w:delText>
              </w:r>
              <w:r w:rsidDel="005C75AD">
                <w:fldChar w:fldCharType="begin"/>
              </w:r>
              <w:r w:rsidDel="005C75AD">
                <w:delInstrText xml:space="preserve"> REF _Ref479355810 \h </w:delInstrText>
              </w:r>
              <w:r w:rsidDel="005C75AD">
                <w:fldChar w:fldCharType="separate"/>
              </w:r>
              <w:r w:rsidR="00BD7547" w:rsidRPr="00671C8B" w:rsidDel="005C75AD">
                <w:delText>+XCELLINFO Command: Provide Cell Information</w:delText>
              </w:r>
              <w:r w:rsidDel="005C75AD">
                <w:fldChar w:fldCharType="end"/>
              </w:r>
              <w:commentRangeEnd w:id="556"/>
              <w:r w:rsidDel="005C75AD">
                <w:rPr>
                  <w:rStyle w:val="CommentReference"/>
                  <w:rFonts w:ascii="Verdana" w:hAnsi="Verdana" w:cs="Times New Roman"/>
                  <w:lang w:eastAsia="en-US"/>
                </w:rPr>
                <w:commentReference w:id="556"/>
              </w:r>
            </w:del>
          </w:p>
          <w:p w14:paraId="49CA298F" w14:textId="14BE07E2" w:rsidR="001B2A26" w:rsidDel="005C75AD" w:rsidRDefault="001B2A26" w:rsidP="0059466D">
            <w:pPr>
              <w:pStyle w:val="TableBody"/>
              <w:numPr>
                <w:ilvl w:val="0"/>
                <w:numId w:val="34"/>
              </w:numPr>
              <w:rPr>
                <w:del w:id="559" w:author="Alban Roche" w:date="2017-08-02T14:33:00Z"/>
              </w:rPr>
            </w:pPr>
            <w:del w:id="560" w:author="Alban Roche" w:date="2017-08-02T14:33:00Z">
              <w:r w:rsidDel="005C75AD">
                <w:fldChar w:fldCharType="begin"/>
              </w:r>
              <w:r w:rsidDel="005C75AD">
                <w:delInstrText xml:space="preserve"> REF _Ref486251360 \w \h </w:delInstrText>
              </w:r>
              <w:r w:rsidDel="005C75AD">
                <w:fldChar w:fldCharType="separate"/>
              </w:r>
              <w:r w:rsidR="00BD7547" w:rsidDel="005C75AD">
                <w:delText>6.10</w:delText>
              </w:r>
              <w:r w:rsidDel="005C75AD">
                <w:fldChar w:fldCharType="end"/>
              </w:r>
              <w:r w:rsidDel="005C75AD">
                <w:delText xml:space="preserve"> </w:delText>
              </w:r>
              <w:r w:rsidDel="005C75AD">
                <w:fldChar w:fldCharType="begin"/>
              </w:r>
              <w:r w:rsidDel="005C75AD">
                <w:delInstrText xml:space="preserve"> REF _Ref486251362 \h </w:delInstrText>
              </w:r>
              <w:r w:rsidDel="005C75AD">
                <w:fldChar w:fldCharType="separate"/>
              </w:r>
              <w:r w:rsidR="00BD7547" w:rsidRPr="00671C8B" w:rsidDel="005C75AD">
                <w:delText>+CREG Command: Network Registration</w:delText>
              </w:r>
              <w:r w:rsidDel="005C75AD">
                <w:fldChar w:fldCharType="end"/>
              </w:r>
            </w:del>
          </w:p>
          <w:p w14:paraId="6BA936FA" w14:textId="325B8F4B" w:rsidR="001B2A26" w:rsidDel="005C75AD" w:rsidRDefault="001B2A26" w:rsidP="0059466D">
            <w:pPr>
              <w:pStyle w:val="TableBody"/>
              <w:numPr>
                <w:ilvl w:val="0"/>
                <w:numId w:val="34"/>
              </w:numPr>
              <w:rPr>
                <w:del w:id="561" w:author="Alban Roche" w:date="2017-08-02T14:33:00Z"/>
              </w:rPr>
            </w:pPr>
            <w:del w:id="562" w:author="Alban Roche" w:date="2017-08-02T14:33:00Z">
              <w:r w:rsidDel="005C75AD">
                <w:fldChar w:fldCharType="begin"/>
              </w:r>
              <w:r w:rsidDel="005C75AD">
                <w:delInstrText xml:space="preserve"> REF _Ref485892711 \w \h </w:delInstrText>
              </w:r>
              <w:r w:rsidDel="005C75AD">
                <w:fldChar w:fldCharType="separate"/>
              </w:r>
              <w:r w:rsidR="00BD7547" w:rsidDel="005C75AD">
                <w:delText>8.15</w:delText>
              </w:r>
              <w:r w:rsidDel="005C75AD">
                <w:fldChar w:fldCharType="end"/>
              </w:r>
              <w:r w:rsidDel="005C75AD">
                <w:delText xml:space="preserve"> </w:delText>
              </w:r>
              <w:r w:rsidDel="005C75AD">
                <w:fldChar w:fldCharType="begin"/>
              </w:r>
              <w:r w:rsidDel="005C75AD">
                <w:delInstrText xml:space="preserve"> REF _Ref485892713 \h </w:delInstrText>
              </w:r>
              <w:r w:rsidDel="005C75AD">
                <w:fldChar w:fldCharType="separate"/>
              </w:r>
              <w:r w:rsidR="00BD7547" w:rsidRPr="00671C8B" w:rsidDel="005C75AD">
                <w:delText>+CSDH Command: Show Text Mode Parameters</w:delText>
              </w:r>
              <w:r w:rsidDel="005C75AD">
                <w:fldChar w:fldCharType="end"/>
              </w:r>
            </w:del>
          </w:p>
          <w:p w14:paraId="678857D2" w14:textId="30B21902" w:rsidR="00554099" w:rsidDel="005C75AD" w:rsidRDefault="001B2A26" w:rsidP="0059466D">
            <w:pPr>
              <w:pStyle w:val="TableBody"/>
              <w:numPr>
                <w:ilvl w:val="0"/>
                <w:numId w:val="34"/>
              </w:numPr>
              <w:rPr>
                <w:del w:id="563" w:author="Alban Roche" w:date="2017-08-02T14:33:00Z"/>
              </w:rPr>
            </w:pPr>
            <w:del w:id="564" w:author="Alban Roche" w:date="2017-08-02T14:33:00Z">
              <w:r w:rsidDel="005C75AD">
                <w:fldChar w:fldCharType="begin"/>
              </w:r>
              <w:r w:rsidDel="005C75AD">
                <w:delInstrText xml:space="preserve"> REF _Ref472588243 \w \h </w:delInstrText>
              </w:r>
              <w:r w:rsidDel="005C75AD">
                <w:fldChar w:fldCharType="separate"/>
              </w:r>
              <w:r w:rsidR="00BD7547" w:rsidDel="005C75AD">
                <w:delText>17</w:delText>
              </w:r>
              <w:r w:rsidDel="005C75AD">
                <w:fldChar w:fldCharType="end"/>
              </w:r>
              <w:r w:rsidDel="005C75AD">
                <w:delText xml:space="preserve"> </w:delText>
              </w:r>
              <w:r w:rsidDel="005C75AD">
                <w:fldChar w:fldCharType="begin"/>
              </w:r>
              <w:r w:rsidDel="005C75AD">
                <w:delInstrText xml:space="preserve"> REF _Ref472588243 \h </w:delInstrText>
              </w:r>
              <w:r w:rsidDel="005C75AD">
                <w:fldChar w:fldCharType="separate"/>
              </w:r>
              <w:r w:rsidR="00BD7547" w:rsidDel="005C75AD">
                <w:delText>M2M Service Optimization Commands</w:delText>
              </w:r>
              <w:r w:rsidDel="005C75AD">
                <w:fldChar w:fldCharType="end"/>
              </w:r>
            </w:del>
          </w:p>
          <w:commentRangeStart w:id="565"/>
          <w:p w14:paraId="41793566" w14:textId="7E25AE3B" w:rsidR="001B2A26" w:rsidDel="005C75AD" w:rsidRDefault="001B2A26" w:rsidP="0059466D">
            <w:pPr>
              <w:pStyle w:val="TableBody"/>
              <w:numPr>
                <w:ilvl w:val="0"/>
                <w:numId w:val="34"/>
              </w:numPr>
              <w:rPr>
                <w:del w:id="566" w:author="Alban Roche" w:date="2017-08-02T14:33:00Z"/>
              </w:rPr>
            </w:pPr>
            <w:del w:id="567" w:author="Alban Roche" w:date="2017-08-02T14:33:00Z">
              <w:r w:rsidDel="005C75AD">
                <w:fldChar w:fldCharType="begin"/>
              </w:r>
              <w:r w:rsidDel="005C75AD">
                <w:delInstrText xml:space="preserve"> REF _Ref485892813 \w \h </w:delInstrText>
              </w:r>
              <w:r w:rsidDel="005C75AD">
                <w:fldChar w:fldCharType="separate"/>
              </w:r>
              <w:r w:rsidR="00BD7547" w:rsidDel="005C75AD">
                <w:delText>18.4</w:delText>
              </w:r>
              <w:r w:rsidDel="005C75AD">
                <w:fldChar w:fldCharType="end"/>
              </w:r>
              <w:r w:rsidDel="005C75AD">
                <w:delText xml:space="preserve"> </w:delText>
              </w:r>
              <w:r w:rsidDel="005C75AD">
                <w:fldChar w:fldCharType="begin"/>
              </w:r>
              <w:r w:rsidDel="005C75AD">
                <w:delInstrText xml:space="preserve"> REF _Ref485892815 \h </w:delInstrText>
              </w:r>
              <w:r w:rsidDel="005C75AD">
                <w:fldChar w:fldCharType="separate"/>
              </w:r>
              <w:r w:rsidR="00BD7547" w:rsidRPr="00671C8B" w:rsidDel="005C75AD">
                <w:delText>GSM 27.010 Multiplexing Protocol</w:delText>
              </w:r>
              <w:r w:rsidDel="005C75AD">
                <w:fldChar w:fldCharType="end"/>
              </w:r>
              <w:commentRangeEnd w:id="565"/>
              <w:r w:rsidDel="005C75AD">
                <w:rPr>
                  <w:rStyle w:val="CommentReference"/>
                  <w:rFonts w:ascii="Verdana" w:hAnsi="Verdana" w:cs="Times New Roman"/>
                  <w:lang w:eastAsia="en-US"/>
                </w:rPr>
                <w:commentReference w:id="565"/>
              </w:r>
            </w:del>
          </w:p>
        </w:tc>
      </w:tr>
      <w:tr w:rsidR="000D67C4" w:rsidRPr="00844859" w:rsidDel="005C75AD" w14:paraId="767C8513" w14:textId="53647E7D" w:rsidTr="00633308">
        <w:trPr>
          <w:del w:id="568" w:author="Alban Roche" w:date="2017-08-02T14:33:00Z"/>
        </w:trPr>
        <w:tc>
          <w:tcPr>
            <w:tcW w:w="525" w:type="pct"/>
            <w:vMerge w:val="restart"/>
          </w:tcPr>
          <w:p w14:paraId="3756C0EF" w14:textId="08D71EAF" w:rsidR="000D67C4" w:rsidDel="005C75AD" w:rsidRDefault="000D67C4" w:rsidP="001B2A26">
            <w:pPr>
              <w:pStyle w:val="TableBody"/>
              <w:rPr>
                <w:del w:id="569" w:author="Alban Roche" w:date="2017-08-02T14:33:00Z"/>
              </w:rPr>
            </w:pPr>
            <w:del w:id="570" w:author="Alban Roche" w:date="2017-08-02T14:33:00Z">
              <w:r w:rsidDel="005C75AD">
                <w:delText>7.0</w:delText>
              </w:r>
            </w:del>
          </w:p>
        </w:tc>
        <w:tc>
          <w:tcPr>
            <w:tcW w:w="1069" w:type="pct"/>
            <w:vMerge w:val="restart"/>
          </w:tcPr>
          <w:p w14:paraId="16345F34" w14:textId="657893DB" w:rsidR="000D67C4" w:rsidDel="005C75AD" w:rsidRDefault="000D67C4" w:rsidP="001B2A26">
            <w:pPr>
              <w:pStyle w:val="TableBody"/>
              <w:rPr>
                <w:del w:id="571" w:author="Alban Roche" w:date="2017-08-02T14:33:00Z"/>
              </w:rPr>
            </w:pPr>
            <w:del w:id="572" w:author="Alban Roche" w:date="2017-08-02T14:33:00Z">
              <w:r w:rsidDel="005C75AD">
                <w:delText>August 01, 2017</w:delText>
              </w:r>
            </w:del>
          </w:p>
        </w:tc>
        <w:tc>
          <w:tcPr>
            <w:tcW w:w="3406" w:type="pct"/>
          </w:tcPr>
          <w:p w14:paraId="08AAF8B5" w14:textId="1823F479" w:rsidR="00415A8B" w:rsidDel="005C75AD" w:rsidRDefault="000D67C4" w:rsidP="001B2A26">
            <w:pPr>
              <w:pStyle w:val="TableBody"/>
              <w:rPr>
                <w:del w:id="573" w:author="Alban Roche" w:date="2017-08-02T14:33:00Z"/>
              </w:rPr>
            </w:pPr>
            <w:del w:id="574" w:author="Alban Roche" w:date="2017-08-02T14:33:00Z">
              <w:r w:rsidDel="005C75AD">
                <w:delText>Added</w:delText>
              </w:r>
              <w:r w:rsidR="00415A8B" w:rsidDel="005C75AD">
                <w:delText>:</w:delText>
              </w:r>
            </w:del>
          </w:p>
          <w:p w14:paraId="57C3A6C3" w14:textId="618FDF48" w:rsidR="000D67C4" w:rsidDel="005C75AD" w:rsidRDefault="000D67C4" w:rsidP="003C0647">
            <w:pPr>
              <w:pStyle w:val="TableBody"/>
              <w:numPr>
                <w:ilvl w:val="0"/>
                <w:numId w:val="174"/>
              </w:numPr>
              <w:rPr>
                <w:del w:id="575" w:author="Alban Roche" w:date="2017-08-02T14:33:00Z"/>
              </w:rPr>
            </w:pPr>
            <w:del w:id="576" w:author="Alban Roche" w:date="2017-08-02T14:33:00Z">
              <w:r w:rsidDel="005C75AD">
                <w:fldChar w:fldCharType="begin"/>
              </w:r>
              <w:r w:rsidDel="005C75AD">
                <w:delInstrText xml:space="preserve"> REF _Ref489367215 \w \h </w:delInstrText>
              </w:r>
              <w:r w:rsidDel="005C75AD">
                <w:fldChar w:fldCharType="separate"/>
              </w:r>
              <w:r w:rsidDel="005C75AD">
                <w:delText>15.5</w:delText>
              </w:r>
              <w:r w:rsidDel="005C75AD">
                <w:fldChar w:fldCharType="end"/>
              </w:r>
              <w:r w:rsidDel="005C75AD">
                <w:delText xml:space="preserve"> </w:delText>
              </w:r>
              <w:r w:rsidDel="005C75AD">
                <w:fldChar w:fldCharType="begin"/>
              </w:r>
              <w:r w:rsidDel="005C75AD">
                <w:delInstrText xml:space="preserve"> REF _Ref489367215 \h </w:delInstrText>
              </w:r>
              <w:r w:rsidDel="005C75AD">
                <w:fldChar w:fldCharType="separate"/>
              </w:r>
              <w:r w:rsidDel="005C75AD">
                <w:delText>+NVCO Command</w:delText>
              </w:r>
              <w:r w:rsidRPr="00AE67EA" w:rsidDel="005C75AD">
                <w:delText xml:space="preserve">: </w:delText>
              </w:r>
              <w:r w:rsidDel="005C75AD">
                <w:delText>NV Conversion Test Command</w:delText>
              </w:r>
              <w:r w:rsidDel="005C75AD">
                <w:fldChar w:fldCharType="end"/>
              </w:r>
            </w:del>
          </w:p>
          <w:p w14:paraId="6451F786" w14:textId="696AB575" w:rsidR="00415A8B" w:rsidDel="005C75AD" w:rsidRDefault="00415A8B" w:rsidP="003C0647">
            <w:pPr>
              <w:pStyle w:val="TableBody"/>
              <w:numPr>
                <w:ilvl w:val="0"/>
                <w:numId w:val="174"/>
              </w:numPr>
              <w:rPr>
                <w:del w:id="577" w:author="Alban Roche" w:date="2017-08-02T14:33:00Z"/>
              </w:rPr>
            </w:pPr>
            <w:del w:id="578" w:author="Alban Roche" w:date="2017-08-02T14:33:00Z">
              <w:r w:rsidDel="005C75AD">
                <w:fldChar w:fldCharType="begin"/>
              </w:r>
              <w:r w:rsidDel="005C75AD">
                <w:delInstrText xml:space="preserve"> REF _Ref489369069 \w \h </w:delInstrText>
              </w:r>
              <w:r w:rsidDel="005C75AD">
                <w:fldChar w:fldCharType="separate"/>
              </w:r>
              <w:r w:rsidDel="005C75AD">
                <w:delText>15.6</w:delText>
              </w:r>
              <w:r w:rsidDel="005C75AD">
                <w:fldChar w:fldCharType="end"/>
              </w:r>
              <w:r w:rsidDel="005C75AD">
                <w:delText xml:space="preserve"> </w:delText>
              </w:r>
              <w:r w:rsidDel="005C75AD">
                <w:fldChar w:fldCharType="begin"/>
              </w:r>
              <w:r w:rsidDel="005C75AD">
                <w:delInstrText xml:space="preserve"> REF _Ref489369069 \h </w:delInstrText>
              </w:r>
              <w:r w:rsidDel="005C75AD">
                <w:fldChar w:fldCharType="separate"/>
              </w:r>
              <w:r w:rsidDel="005C75AD">
                <w:delText>+NVRST Command</w:delText>
              </w:r>
              <w:r w:rsidRPr="00AE67EA" w:rsidDel="005C75AD">
                <w:delText xml:space="preserve">: </w:delText>
              </w:r>
              <w:r w:rsidDel="005C75AD">
                <w:delText>Reset NV to Default Values with Rebooting</w:delText>
              </w:r>
              <w:r w:rsidDel="005C75AD">
                <w:fldChar w:fldCharType="end"/>
              </w:r>
            </w:del>
          </w:p>
          <w:p w14:paraId="19D4BDB7" w14:textId="0639262D" w:rsidR="00415A8B" w:rsidDel="005C75AD" w:rsidRDefault="00415A8B" w:rsidP="003C0647">
            <w:pPr>
              <w:pStyle w:val="TableBody"/>
              <w:numPr>
                <w:ilvl w:val="0"/>
                <w:numId w:val="174"/>
              </w:numPr>
              <w:rPr>
                <w:del w:id="579" w:author="Alban Roche" w:date="2017-08-02T14:33:00Z"/>
              </w:rPr>
            </w:pPr>
            <w:del w:id="580" w:author="Alban Roche" w:date="2017-08-02T14:33:00Z">
              <w:r w:rsidDel="005C75AD">
                <w:fldChar w:fldCharType="begin"/>
              </w:r>
              <w:r w:rsidDel="005C75AD">
                <w:delInstrText xml:space="preserve"> REF _Ref489369075 \w \h </w:delInstrText>
              </w:r>
              <w:r w:rsidDel="005C75AD">
                <w:fldChar w:fldCharType="separate"/>
              </w:r>
              <w:r w:rsidDel="005C75AD">
                <w:delText>15.7</w:delText>
              </w:r>
              <w:r w:rsidDel="005C75AD">
                <w:fldChar w:fldCharType="end"/>
              </w:r>
              <w:r w:rsidDel="005C75AD">
                <w:delText xml:space="preserve"> </w:delText>
              </w:r>
              <w:r w:rsidDel="005C75AD">
                <w:fldChar w:fldCharType="begin"/>
              </w:r>
              <w:r w:rsidDel="005C75AD">
                <w:delInstrText xml:space="preserve"> REF _Ref489369075 \h </w:delInstrText>
              </w:r>
              <w:r w:rsidDel="005C75AD">
                <w:fldChar w:fldCharType="separate"/>
              </w:r>
              <w:r w:rsidDel="005C75AD">
                <w:delText>+NVSED Command</w:delText>
              </w:r>
              <w:r w:rsidRPr="00AE67EA" w:rsidDel="005C75AD">
                <w:delText xml:space="preserve">: </w:delText>
              </w:r>
              <w:r w:rsidDel="005C75AD">
                <w:delText>NV Stream Editing</w:delText>
              </w:r>
              <w:r w:rsidDel="005C75AD">
                <w:fldChar w:fldCharType="end"/>
              </w:r>
            </w:del>
          </w:p>
          <w:p w14:paraId="72350137" w14:textId="05F2EC6B" w:rsidR="00415A8B" w:rsidDel="005C75AD" w:rsidRDefault="00415A8B" w:rsidP="003C0647">
            <w:pPr>
              <w:pStyle w:val="TableBody"/>
              <w:numPr>
                <w:ilvl w:val="0"/>
                <w:numId w:val="174"/>
              </w:numPr>
              <w:rPr>
                <w:del w:id="581" w:author="Alban Roche" w:date="2017-08-02T14:33:00Z"/>
              </w:rPr>
            </w:pPr>
            <w:del w:id="582" w:author="Alban Roche" w:date="2017-08-02T14:33:00Z">
              <w:r w:rsidDel="005C75AD">
                <w:fldChar w:fldCharType="begin"/>
              </w:r>
              <w:r w:rsidDel="005C75AD">
                <w:delInstrText xml:space="preserve"> REF _Ref489369079 \w \h </w:delInstrText>
              </w:r>
              <w:r w:rsidDel="005C75AD">
                <w:fldChar w:fldCharType="separate"/>
              </w:r>
              <w:r w:rsidDel="005C75AD">
                <w:delText>15.8</w:delText>
              </w:r>
              <w:r w:rsidDel="005C75AD">
                <w:fldChar w:fldCharType="end"/>
              </w:r>
              <w:r w:rsidDel="005C75AD">
                <w:delText xml:space="preserve"> </w:delText>
              </w:r>
              <w:r w:rsidDel="005C75AD">
                <w:fldChar w:fldCharType="begin"/>
              </w:r>
              <w:r w:rsidDel="005C75AD">
                <w:delInstrText xml:space="preserve"> REF _Ref489369079 \h </w:delInstrText>
              </w:r>
              <w:r w:rsidDel="005C75AD">
                <w:fldChar w:fldCharType="separate"/>
              </w:r>
              <w:r w:rsidDel="005C75AD">
                <w:delText>+NVINF Command</w:delText>
              </w:r>
              <w:r w:rsidRPr="00AE67EA" w:rsidDel="005C75AD">
                <w:delText xml:space="preserve">: </w:delText>
              </w:r>
              <w:r w:rsidDel="005C75AD">
                <w:delText>NV Information</w:delText>
              </w:r>
              <w:r w:rsidDel="005C75AD">
                <w:fldChar w:fldCharType="end"/>
              </w:r>
            </w:del>
          </w:p>
        </w:tc>
      </w:tr>
      <w:tr w:rsidR="000D67C4" w:rsidRPr="00844859" w:rsidDel="005C75AD" w14:paraId="2EE8316E" w14:textId="17FCBBC7" w:rsidTr="00633308">
        <w:trPr>
          <w:del w:id="583" w:author="Alban Roche" w:date="2017-08-02T14:33:00Z"/>
        </w:trPr>
        <w:tc>
          <w:tcPr>
            <w:tcW w:w="525" w:type="pct"/>
            <w:vMerge/>
          </w:tcPr>
          <w:p w14:paraId="5A96323C" w14:textId="51557566" w:rsidR="000D67C4" w:rsidDel="005C75AD" w:rsidRDefault="000D67C4" w:rsidP="001B2A26">
            <w:pPr>
              <w:pStyle w:val="TableBody"/>
              <w:rPr>
                <w:del w:id="584" w:author="Alban Roche" w:date="2017-08-02T14:33:00Z"/>
              </w:rPr>
            </w:pPr>
          </w:p>
        </w:tc>
        <w:tc>
          <w:tcPr>
            <w:tcW w:w="1069" w:type="pct"/>
            <w:vMerge/>
          </w:tcPr>
          <w:p w14:paraId="4F1219E9" w14:textId="5685AAC9" w:rsidR="000D67C4" w:rsidDel="005C75AD" w:rsidRDefault="000D67C4" w:rsidP="001B2A26">
            <w:pPr>
              <w:pStyle w:val="TableBody"/>
              <w:rPr>
                <w:del w:id="585" w:author="Alban Roche" w:date="2017-08-02T14:33:00Z"/>
              </w:rPr>
            </w:pPr>
          </w:p>
        </w:tc>
        <w:tc>
          <w:tcPr>
            <w:tcW w:w="3406" w:type="pct"/>
          </w:tcPr>
          <w:p w14:paraId="45E3FEFA" w14:textId="50EB5A9D" w:rsidR="000D67C4" w:rsidDel="005C75AD" w:rsidRDefault="000D67C4" w:rsidP="001B2A26">
            <w:pPr>
              <w:pStyle w:val="TableBody"/>
              <w:rPr>
                <w:del w:id="586" w:author="Alban Roche" w:date="2017-08-02T14:33:00Z"/>
              </w:rPr>
            </w:pPr>
            <w:del w:id="587" w:author="Alban Roche" w:date="2017-08-02T14:33:00Z">
              <w:r w:rsidDel="005C75AD">
                <w:delText>Updated:</w:delText>
              </w:r>
            </w:del>
          </w:p>
          <w:p w14:paraId="47CC542E" w14:textId="7E6C47C7" w:rsidR="001C5A86" w:rsidDel="005C75AD" w:rsidRDefault="001C5A86" w:rsidP="00BF284E">
            <w:pPr>
              <w:pStyle w:val="TableBody"/>
              <w:numPr>
                <w:ilvl w:val="0"/>
                <w:numId w:val="162"/>
              </w:numPr>
              <w:rPr>
                <w:del w:id="588" w:author="Alban Roche" w:date="2017-08-02T14:33:00Z"/>
              </w:rPr>
            </w:pPr>
            <w:del w:id="589" w:author="Alban Roche" w:date="2017-08-02T14:33:00Z">
              <w:r w:rsidDel="005C75AD">
                <w:fldChar w:fldCharType="begin"/>
              </w:r>
              <w:r w:rsidDel="005C75AD">
                <w:delInstrText xml:space="preserve"> REF _Ref448916167 \w \h </w:delInstrText>
              </w:r>
              <w:r w:rsidDel="005C75AD">
                <w:fldChar w:fldCharType="separate"/>
              </w:r>
              <w:r w:rsidDel="005C75AD">
                <w:delText>2.12</w:delText>
              </w:r>
              <w:r w:rsidDel="005C75AD">
                <w:fldChar w:fldCharType="end"/>
              </w:r>
              <w:r w:rsidDel="005C75AD">
                <w:delText xml:space="preserve"> </w:delText>
              </w:r>
              <w:r w:rsidDel="005C75AD">
                <w:fldChar w:fldCharType="begin"/>
              </w:r>
              <w:r w:rsidDel="005C75AD">
                <w:delInstrText xml:space="preserve"> REF _Ref448916167 \h </w:delInstrText>
              </w:r>
              <w:r w:rsidDel="005C75AD">
                <w:fldChar w:fldCharType="separate"/>
              </w:r>
              <w:r w:rsidDel="005C75AD">
                <w:delText>&amp;D</w:delText>
              </w:r>
              <w:r w:rsidRPr="00671C8B" w:rsidDel="005C75AD">
                <w:delText xml:space="preserve"> Command: </w:delText>
              </w:r>
              <w:r w:rsidDel="005C75AD">
                <w:delText>Set Data Terminal Ready (DTR) Function Mode</w:delText>
              </w:r>
              <w:r w:rsidDel="005C75AD">
                <w:fldChar w:fldCharType="end"/>
              </w:r>
            </w:del>
          </w:p>
          <w:p w14:paraId="4C3A8A7D" w14:textId="3B711E88" w:rsidR="000D67C4" w:rsidDel="005C75AD" w:rsidRDefault="000D67C4" w:rsidP="00BF284E">
            <w:pPr>
              <w:pStyle w:val="TableBody"/>
              <w:numPr>
                <w:ilvl w:val="0"/>
                <w:numId w:val="162"/>
              </w:numPr>
              <w:rPr>
                <w:del w:id="590" w:author="Alban Roche" w:date="2017-08-02T14:33:00Z"/>
              </w:rPr>
            </w:pPr>
            <w:del w:id="591" w:author="Alban Roche" w:date="2017-08-02T14:33:00Z">
              <w:r w:rsidDel="005C75AD">
                <w:fldChar w:fldCharType="begin"/>
              </w:r>
              <w:r w:rsidDel="005C75AD">
                <w:delInstrText xml:space="preserve"> REF _Ref489344673 \w \h </w:delInstrText>
              </w:r>
              <w:r w:rsidDel="005C75AD">
                <w:fldChar w:fldCharType="separate"/>
              </w:r>
              <w:r w:rsidDel="005C75AD">
                <w:delText>3.2</w:delText>
              </w:r>
              <w:r w:rsidDel="005C75AD">
                <w:fldChar w:fldCharType="end"/>
              </w:r>
              <w:r w:rsidDel="005C75AD">
                <w:delText xml:space="preserve"> </w:delText>
              </w:r>
              <w:r w:rsidDel="005C75AD">
                <w:fldChar w:fldCharType="begin"/>
              </w:r>
              <w:r w:rsidDel="005C75AD">
                <w:delInstrText xml:space="preserve"> REF _Ref489344675 \h </w:delInstrText>
              </w:r>
              <w:r w:rsidDel="005C75AD">
                <w:fldChar w:fldCharType="separate"/>
              </w:r>
              <w:r w:rsidRPr="00671C8B" w:rsidDel="005C75AD">
                <w:delText>Z Command: Reset and Restore User Configuration</w:delText>
              </w:r>
              <w:r w:rsidDel="005C75AD">
                <w:fldChar w:fldCharType="end"/>
              </w:r>
            </w:del>
          </w:p>
          <w:commentRangeStart w:id="592"/>
          <w:p w14:paraId="4D5D2D4F" w14:textId="314DFA6C" w:rsidR="000D67C4" w:rsidDel="005C75AD" w:rsidRDefault="000D67C4" w:rsidP="00BF284E">
            <w:pPr>
              <w:pStyle w:val="TableBody"/>
              <w:numPr>
                <w:ilvl w:val="0"/>
                <w:numId w:val="162"/>
              </w:numPr>
              <w:rPr>
                <w:del w:id="593" w:author="Alban Roche" w:date="2017-08-02T14:33:00Z"/>
              </w:rPr>
            </w:pPr>
            <w:del w:id="594" w:author="Alban Roche" w:date="2017-08-02T14:33:00Z">
              <w:r w:rsidDel="005C75AD">
                <w:fldChar w:fldCharType="begin"/>
              </w:r>
              <w:r w:rsidDel="005C75AD">
                <w:delInstrText xml:space="preserve"> REF _Ref489365591 \w \h </w:delInstrText>
              </w:r>
              <w:r w:rsidDel="005C75AD">
                <w:fldChar w:fldCharType="separate"/>
              </w:r>
              <w:r w:rsidDel="005C75AD">
                <w:delText>3.18</w:delText>
              </w:r>
              <w:r w:rsidDel="005C75AD">
                <w:fldChar w:fldCharType="end"/>
              </w:r>
              <w:r w:rsidDel="005C75AD">
                <w:delText xml:space="preserve"> </w:delText>
              </w:r>
              <w:r w:rsidDel="005C75AD">
                <w:fldChar w:fldCharType="begin"/>
              </w:r>
              <w:r w:rsidDel="005C75AD">
                <w:delInstrText xml:space="preserve"> REF _Ref489365593 \h </w:delInstrText>
              </w:r>
              <w:r w:rsidDel="005C75AD">
                <w:fldChar w:fldCharType="separate"/>
              </w:r>
              <w:r w:rsidRPr="00AE67EA" w:rsidDel="005C75AD">
                <w:delText>+</w:delText>
              </w:r>
              <w:r w:rsidDel="005C75AD">
                <w:delText>KODIS</w:delText>
              </w:r>
              <w:r w:rsidRPr="00AE67EA" w:rsidDel="005C75AD">
                <w:delText xml:space="preserve"> Command: </w:delText>
              </w:r>
              <w:r w:rsidDel="005C75AD">
                <w:delText>Access ODIS Information</w:delText>
              </w:r>
              <w:r w:rsidDel="005C75AD">
                <w:fldChar w:fldCharType="end"/>
              </w:r>
              <w:commentRangeEnd w:id="592"/>
              <w:r w:rsidDel="005C75AD">
                <w:rPr>
                  <w:rStyle w:val="CommentReference"/>
                  <w:rFonts w:ascii="Verdana" w:hAnsi="Verdana" w:cs="Times New Roman"/>
                  <w:lang w:eastAsia="en-US"/>
                </w:rPr>
                <w:commentReference w:id="592"/>
              </w:r>
            </w:del>
          </w:p>
          <w:commentRangeStart w:id="595"/>
          <w:p w14:paraId="0F591897" w14:textId="6F1BFD01" w:rsidR="000D67C4" w:rsidDel="005C75AD" w:rsidRDefault="000D67C4" w:rsidP="00BF284E">
            <w:pPr>
              <w:pStyle w:val="TableBody"/>
              <w:numPr>
                <w:ilvl w:val="0"/>
                <w:numId w:val="162"/>
              </w:numPr>
              <w:rPr>
                <w:del w:id="596" w:author="Alban Roche" w:date="2017-08-02T14:33:00Z"/>
              </w:rPr>
            </w:pPr>
            <w:del w:id="597" w:author="Alban Roche" w:date="2017-08-02T14:33:00Z">
              <w:r w:rsidDel="005C75AD">
                <w:fldChar w:fldCharType="begin"/>
              </w:r>
              <w:r w:rsidDel="005C75AD">
                <w:delInstrText xml:space="preserve"> REF _Ref489344478 \w \h </w:delInstrText>
              </w:r>
              <w:r w:rsidDel="005C75AD">
                <w:fldChar w:fldCharType="separate"/>
              </w:r>
              <w:r w:rsidDel="005C75AD">
                <w:delText>5.6</w:delText>
              </w:r>
              <w:r w:rsidDel="005C75AD">
                <w:fldChar w:fldCharType="end"/>
              </w:r>
              <w:r w:rsidDel="005C75AD">
                <w:delText xml:space="preserve"> </w:delText>
              </w:r>
              <w:r w:rsidDel="005C75AD">
                <w:fldChar w:fldCharType="begin"/>
              </w:r>
              <w:r w:rsidDel="005C75AD">
                <w:delInstrText xml:space="preserve"> REF _Ref489344481 \h </w:delInstrText>
              </w:r>
              <w:r w:rsidDel="005C75AD">
                <w:fldChar w:fldCharType="separate"/>
              </w:r>
              <w:r w:rsidRPr="00671C8B" w:rsidDel="005C75AD">
                <w:delText>+CFUN Command: Set Phone Functionality</w:delText>
              </w:r>
              <w:r w:rsidDel="005C75AD">
                <w:fldChar w:fldCharType="end"/>
              </w:r>
              <w:commentRangeEnd w:id="595"/>
              <w:r w:rsidDel="005C75AD">
                <w:rPr>
                  <w:rStyle w:val="CommentReference"/>
                  <w:rFonts w:ascii="Verdana" w:hAnsi="Verdana" w:cs="Times New Roman"/>
                  <w:lang w:eastAsia="en-US"/>
                </w:rPr>
                <w:commentReference w:id="595"/>
              </w:r>
            </w:del>
          </w:p>
          <w:p w14:paraId="04D77EF3" w14:textId="3BDF0EB6" w:rsidR="000D67C4" w:rsidDel="005C75AD" w:rsidRDefault="000D67C4" w:rsidP="00BF284E">
            <w:pPr>
              <w:pStyle w:val="TableBody"/>
              <w:numPr>
                <w:ilvl w:val="0"/>
                <w:numId w:val="162"/>
              </w:numPr>
              <w:rPr>
                <w:del w:id="598" w:author="Alban Roche" w:date="2017-08-02T14:33:00Z"/>
              </w:rPr>
            </w:pPr>
            <w:del w:id="599" w:author="Alban Roche" w:date="2017-08-02T14:33:00Z">
              <w:r w:rsidDel="005C75AD">
                <w:fldChar w:fldCharType="begin"/>
              </w:r>
              <w:r w:rsidDel="005C75AD">
                <w:delInstrText xml:space="preserve"> REF _Ref489364867 \w \h </w:delInstrText>
              </w:r>
              <w:r w:rsidDel="005C75AD">
                <w:fldChar w:fldCharType="separate"/>
              </w:r>
              <w:r w:rsidDel="005C75AD">
                <w:delText>5.19</w:delText>
              </w:r>
              <w:r w:rsidDel="005C75AD">
                <w:fldChar w:fldCharType="end"/>
              </w:r>
              <w:r w:rsidDel="005C75AD">
                <w:delText xml:space="preserve"> </w:delText>
              </w:r>
              <w:r w:rsidDel="005C75AD">
                <w:fldChar w:fldCharType="begin"/>
              </w:r>
              <w:r w:rsidDel="005C75AD">
                <w:delInstrText xml:space="preserve"> REF _Ref489364869 \h </w:delInstrText>
              </w:r>
              <w:r w:rsidDel="005C75AD">
                <w:fldChar w:fldCharType="separate"/>
              </w:r>
              <w:r w:rsidRPr="00671C8B" w:rsidDel="005C75AD">
                <w:delText>+KADC Command: Analog Digital Converter</w:delText>
              </w:r>
              <w:r w:rsidDel="005C75AD">
                <w:fldChar w:fldCharType="end"/>
              </w:r>
            </w:del>
          </w:p>
          <w:p w14:paraId="70A69D7F" w14:textId="05ED4654" w:rsidR="000D67C4" w:rsidDel="005C75AD" w:rsidRDefault="000D67C4" w:rsidP="00BF284E">
            <w:pPr>
              <w:pStyle w:val="TableBody"/>
              <w:numPr>
                <w:ilvl w:val="0"/>
                <w:numId w:val="162"/>
              </w:numPr>
              <w:rPr>
                <w:del w:id="600" w:author="Alban Roche" w:date="2017-08-02T14:33:00Z"/>
              </w:rPr>
            </w:pPr>
            <w:del w:id="601" w:author="Alban Roche" w:date="2017-08-02T14:33:00Z">
              <w:r w:rsidDel="005C75AD">
                <w:fldChar w:fldCharType="begin"/>
              </w:r>
              <w:r w:rsidDel="005C75AD">
                <w:delInstrText xml:space="preserve"> REF _Ref448916252 \w \h </w:delInstrText>
              </w:r>
              <w:r w:rsidDel="005C75AD">
                <w:fldChar w:fldCharType="separate"/>
              </w:r>
              <w:r w:rsidDel="005C75AD">
                <w:delText>5.47</w:delText>
              </w:r>
              <w:r w:rsidDel="005C75AD">
                <w:fldChar w:fldCharType="end"/>
              </w:r>
              <w:r w:rsidDel="005C75AD">
                <w:delText xml:space="preserve"> </w:delText>
              </w:r>
              <w:r w:rsidDel="005C75AD">
                <w:fldChar w:fldCharType="begin"/>
              </w:r>
              <w:r w:rsidDel="005C75AD">
                <w:delInstrText xml:space="preserve"> REF _Ref448916252 \h </w:delInstrText>
              </w:r>
              <w:r w:rsidDel="005C75AD">
                <w:fldChar w:fldCharType="separate"/>
              </w:r>
              <w:r w:rsidDel="005C75AD">
                <w:delText xml:space="preserve">+KUSBCOMP </w:delText>
              </w:r>
              <w:r w:rsidRPr="00AE67EA" w:rsidDel="005C75AD">
                <w:delText xml:space="preserve">Command: </w:delText>
              </w:r>
              <w:r w:rsidDel="005C75AD">
                <w:delText>Set USB Composition</w:delText>
              </w:r>
              <w:r w:rsidDel="005C75AD">
                <w:fldChar w:fldCharType="end"/>
              </w:r>
            </w:del>
          </w:p>
          <w:p w14:paraId="12754382" w14:textId="075904FE" w:rsidR="000D67C4" w:rsidDel="005C75AD" w:rsidRDefault="000D67C4" w:rsidP="00BF284E">
            <w:pPr>
              <w:pStyle w:val="TableBody"/>
              <w:numPr>
                <w:ilvl w:val="0"/>
                <w:numId w:val="162"/>
              </w:numPr>
              <w:rPr>
                <w:del w:id="602" w:author="Alban Roche" w:date="2017-08-02T14:33:00Z"/>
              </w:rPr>
            </w:pPr>
            <w:del w:id="603" w:author="Alban Roche" w:date="2017-08-02T14:33:00Z">
              <w:r w:rsidDel="005C75AD">
                <w:fldChar w:fldCharType="begin"/>
              </w:r>
              <w:r w:rsidDel="005C75AD">
                <w:delInstrText xml:space="preserve"> REF _Ref455390681 \w \h </w:delInstrText>
              </w:r>
              <w:r w:rsidDel="005C75AD">
                <w:fldChar w:fldCharType="separate"/>
              </w:r>
              <w:r w:rsidDel="005C75AD">
                <w:delText>5.53</w:delText>
              </w:r>
              <w:r w:rsidDel="005C75AD">
                <w:fldChar w:fldCharType="end"/>
              </w:r>
              <w:r w:rsidDel="005C75AD">
                <w:delText xml:space="preserve"> </w:delText>
              </w:r>
              <w:r w:rsidDel="005C75AD">
                <w:fldChar w:fldCharType="begin"/>
              </w:r>
              <w:r w:rsidDel="005C75AD">
                <w:delInstrText xml:space="preserve"> REF _Ref455390681 \h </w:delInstrText>
              </w:r>
              <w:r w:rsidDel="005C75AD">
                <w:fldChar w:fldCharType="separate"/>
              </w:r>
              <w:r w:rsidDel="005C75AD">
                <w:delText xml:space="preserve">+KSRAT </w:delText>
              </w:r>
              <w:r w:rsidRPr="00AE67EA" w:rsidDel="005C75AD">
                <w:delText xml:space="preserve">Command: </w:delText>
              </w:r>
              <w:r w:rsidDel="005C75AD">
                <w:delText>Set Radio Access Technology</w:delText>
              </w:r>
              <w:r w:rsidDel="005C75AD">
                <w:fldChar w:fldCharType="end"/>
              </w:r>
            </w:del>
          </w:p>
          <w:p w14:paraId="67C5B50B" w14:textId="7C5A91F0" w:rsidR="000D67C4" w:rsidDel="005C75AD" w:rsidRDefault="000D67C4" w:rsidP="00BF284E">
            <w:pPr>
              <w:pStyle w:val="TableBody"/>
              <w:numPr>
                <w:ilvl w:val="0"/>
                <w:numId w:val="162"/>
              </w:numPr>
              <w:rPr>
                <w:del w:id="604" w:author="Alban Roche" w:date="2017-08-02T14:33:00Z"/>
              </w:rPr>
            </w:pPr>
            <w:del w:id="605" w:author="Alban Roche" w:date="2017-08-02T14:33:00Z">
              <w:r w:rsidDel="005C75AD">
                <w:fldChar w:fldCharType="begin"/>
              </w:r>
              <w:r w:rsidDel="005C75AD">
                <w:delInstrText xml:space="preserve"> REF _Ref489344850 \w \h </w:delInstrText>
              </w:r>
              <w:r w:rsidDel="005C75AD">
                <w:fldChar w:fldCharType="separate"/>
              </w:r>
              <w:r w:rsidDel="005C75AD">
                <w:delText>6.7</w:delText>
              </w:r>
              <w:r w:rsidDel="005C75AD">
                <w:fldChar w:fldCharType="end"/>
              </w:r>
              <w:r w:rsidDel="005C75AD">
                <w:delText xml:space="preserve"> </w:delText>
              </w:r>
              <w:r w:rsidDel="005C75AD">
                <w:fldChar w:fldCharType="begin"/>
              </w:r>
              <w:r w:rsidDel="005C75AD">
                <w:delInstrText xml:space="preserve"> REF _Ref489344852 \h </w:delInstrText>
              </w:r>
              <w:r w:rsidDel="005C75AD">
                <w:fldChar w:fldCharType="separate"/>
              </w:r>
              <w:r w:rsidRPr="00671C8B" w:rsidDel="005C75AD">
                <w:delText>+COPS Command: Operator Selection</w:delText>
              </w:r>
              <w:r w:rsidDel="005C75AD">
                <w:fldChar w:fldCharType="end"/>
              </w:r>
            </w:del>
          </w:p>
          <w:p w14:paraId="72592F1B" w14:textId="23EA6E5F" w:rsidR="000D67C4" w:rsidDel="005C75AD" w:rsidRDefault="000D67C4" w:rsidP="00BF284E">
            <w:pPr>
              <w:pStyle w:val="TableBody"/>
              <w:numPr>
                <w:ilvl w:val="0"/>
                <w:numId w:val="162"/>
              </w:numPr>
              <w:rPr>
                <w:del w:id="606" w:author="Alban Roche" w:date="2017-08-02T14:33:00Z"/>
              </w:rPr>
            </w:pPr>
            <w:del w:id="607" w:author="Alban Roche" w:date="2017-08-02T14:33:00Z">
              <w:r w:rsidDel="005C75AD">
                <w:fldChar w:fldCharType="begin"/>
              </w:r>
              <w:r w:rsidDel="005C75AD">
                <w:delInstrText xml:space="preserve"> REF _Ref407121113 \w \h </w:delInstrText>
              </w:r>
              <w:r w:rsidDel="005C75AD">
                <w:fldChar w:fldCharType="separate"/>
              </w:r>
              <w:r w:rsidDel="005C75AD">
                <w:delText>6.14</w:delText>
              </w:r>
              <w:r w:rsidDel="005C75AD">
                <w:fldChar w:fldCharType="end"/>
              </w:r>
              <w:r w:rsidDel="005C75AD">
                <w:delText xml:space="preserve"> </w:delText>
              </w:r>
              <w:r w:rsidDel="005C75AD">
                <w:fldChar w:fldCharType="begin"/>
              </w:r>
              <w:r w:rsidDel="005C75AD">
                <w:delInstrText xml:space="preserve"> REF _Ref407121113 \h </w:delInstrText>
              </w:r>
              <w:r w:rsidDel="005C75AD">
                <w:fldChar w:fldCharType="separate"/>
              </w:r>
              <w:r w:rsidRPr="00671C8B" w:rsidDel="005C75AD">
                <w:delText>+CE</w:delText>
              </w:r>
              <w:r w:rsidDel="005C75AD">
                <w:delText xml:space="preserve">MODE </w:delText>
              </w:r>
              <w:r w:rsidRPr="00671C8B" w:rsidDel="005C75AD">
                <w:delText xml:space="preserve">Command: </w:delText>
              </w:r>
              <w:r w:rsidDel="005C75AD">
                <w:delText>UE Modes of Operation for EPS</w:delText>
              </w:r>
              <w:r w:rsidDel="005C75AD">
                <w:fldChar w:fldCharType="end"/>
              </w:r>
            </w:del>
          </w:p>
          <w:commentRangeStart w:id="608"/>
          <w:p w14:paraId="466DCDFB" w14:textId="7E1D1836" w:rsidR="000D67C4" w:rsidDel="005C75AD" w:rsidRDefault="000D67C4" w:rsidP="00BF284E">
            <w:pPr>
              <w:pStyle w:val="TableBody"/>
              <w:numPr>
                <w:ilvl w:val="0"/>
                <w:numId w:val="162"/>
              </w:numPr>
              <w:rPr>
                <w:del w:id="609" w:author="Alban Roche" w:date="2017-08-02T14:33:00Z"/>
              </w:rPr>
            </w:pPr>
            <w:del w:id="610" w:author="Alban Roche" w:date="2017-08-02T14:33:00Z">
              <w:r w:rsidDel="005C75AD">
                <w:fldChar w:fldCharType="begin"/>
              </w:r>
              <w:r w:rsidDel="005C75AD">
                <w:delInstrText xml:space="preserve"> REF _Ref472588634 \w \h </w:delInstrText>
              </w:r>
              <w:r w:rsidDel="005C75AD">
                <w:fldChar w:fldCharType="separate"/>
              </w:r>
              <w:r w:rsidDel="005C75AD">
                <w:delText>9.1</w:delText>
              </w:r>
              <w:r w:rsidDel="005C75AD">
                <w:fldChar w:fldCharType="end"/>
              </w:r>
              <w:r w:rsidDel="005C75AD">
                <w:delText xml:space="preserve"> </w:delText>
              </w:r>
              <w:r w:rsidDel="005C75AD">
                <w:fldChar w:fldCharType="begin"/>
              </w:r>
              <w:r w:rsidDel="005C75AD">
                <w:delInstrText xml:space="preserve"> REF _Ref472588634 \h </w:delInstrText>
              </w:r>
              <w:r w:rsidDel="005C75AD">
                <w:fldChar w:fldCharType="separate"/>
              </w:r>
              <w:r w:rsidRPr="00671C8B" w:rsidDel="005C75AD">
                <w:delText>+</w:delText>
              </w:r>
              <w:r w:rsidDel="005C75AD">
                <w:delText xml:space="preserve">KPCMCFG </w:delText>
              </w:r>
              <w:r w:rsidRPr="00671C8B" w:rsidDel="005C75AD">
                <w:delText xml:space="preserve">Command: </w:delText>
              </w:r>
              <w:r w:rsidDel="005C75AD">
                <w:delText>Configure PCM Digital Audio</w:delText>
              </w:r>
              <w:r w:rsidDel="005C75AD">
                <w:fldChar w:fldCharType="end"/>
              </w:r>
              <w:commentRangeEnd w:id="608"/>
              <w:r w:rsidDel="005C75AD">
                <w:rPr>
                  <w:rStyle w:val="CommentReference"/>
                  <w:rFonts w:ascii="Verdana" w:hAnsi="Verdana" w:cs="Times New Roman"/>
                  <w:lang w:eastAsia="en-US"/>
                </w:rPr>
                <w:commentReference w:id="608"/>
              </w:r>
            </w:del>
          </w:p>
          <w:p w14:paraId="6EEB4ED8" w14:textId="3B2D390A" w:rsidR="000D67C4" w:rsidDel="005C75AD" w:rsidRDefault="000D67C4" w:rsidP="00BF284E">
            <w:pPr>
              <w:pStyle w:val="TableBody"/>
              <w:numPr>
                <w:ilvl w:val="0"/>
                <w:numId w:val="162"/>
              </w:numPr>
              <w:rPr>
                <w:del w:id="611" w:author="Alban Roche" w:date="2017-08-02T14:33:00Z"/>
              </w:rPr>
            </w:pPr>
            <w:del w:id="612" w:author="Alban Roche" w:date="2017-08-02T14:33:00Z">
              <w:r w:rsidDel="005C75AD">
                <w:fldChar w:fldCharType="begin"/>
              </w:r>
              <w:r w:rsidDel="005C75AD">
                <w:delInstrText xml:space="preserve"> REF _Ref489346111 \w \h </w:delInstrText>
              </w:r>
              <w:r w:rsidDel="005C75AD">
                <w:fldChar w:fldCharType="separate"/>
              </w:r>
              <w:r w:rsidDel="005C75AD">
                <w:delText>9.2</w:delText>
              </w:r>
              <w:r w:rsidDel="005C75AD">
                <w:fldChar w:fldCharType="end"/>
              </w:r>
              <w:r w:rsidDel="005C75AD">
                <w:delText xml:space="preserve"> </w:delText>
              </w:r>
              <w:r w:rsidDel="005C75AD">
                <w:fldChar w:fldCharType="begin"/>
              </w:r>
              <w:r w:rsidDel="005C75AD">
                <w:delInstrText xml:space="preserve"> REF _Ref489346113 \h </w:delInstrText>
              </w:r>
              <w:r w:rsidDel="005C75AD">
                <w:fldChar w:fldCharType="separate"/>
              </w:r>
              <w:r w:rsidRPr="00671C8B" w:rsidDel="005C75AD">
                <w:delText>+</w:delText>
              </w:r>
              <w:r w:rsidDel="005C75AD">
                <w:delText xml:space="preserve">WMAUDIOLOOP </w:delText>
              </w:r>
              <w:r w:rsidRPr="00671C8B" w:rsidDel="005C75AD">
                <w:delText xml:space="preserve">Command: </w:delText>
              </w:r>
              <w:r w:rsidDel="005C75AD">
                <w:delText>Audio Test</w:delText>
              </w:r>
              <w:r w:rsidDel="005C75AD">
                <w:fldChar w:fldCharType="end"/>
              </w:r>
            </w:del>
          </w:p>
          <w:p w14:paraId="1787374C" w14:textId="03BF337A" w:rsidR="000D67C4" w:rsidDel="005C75AD" w:rsidRDefault="000D67C4" w:rsidP="00BF284E">
            <w:pPr>
              <w:pStyle w:val="TableBody"/>
              <w:numPr>
                <w:ilvl w:val="0"/>
                <w:numId w:val="162"/>
              </w:numPr>
              <w:rPr>
                <w:del w:id="613" w:author="Alban Roche" w:date="2017-08-02T14:33:00Z"/>
              </w:rPr>
            </w:pPr>
            <w:del w:id="614" w:author="Alban Roche" w:date="2017-08-02T14:33:00Z">
              <w:r w:rsidDel="005C75AD">
                <w:fldChar w:fldCharType="begin"/>
              </w:r>
              <w:r w:rsidDel="005C75AD">
                <w:delInstrText xml:space="preserve"> REF _Ref489350677 \w \h </w:delInstrText>
              </w:r>
              <w:r w:rsidDel="005C75AD">
                <w:fldChar w:fldCharType="separate"/>
              </w:r>
              <w:r w:rsidDel="005C75AD">
                <w:delText>9.3</w:delText>
              </w:r>
              <w:r w:rsidDel="005C75AD">
                <w:fldChar w:fldCharType="end"/>
              </w:r>
              <w:r w:rsidDel="005C75AD">
                <w:delText xml:space="preserve"> </w:delText>
              </w:r>
              <w:r w:rsidDel="005C75AD">
                <w:fldChar w:fldCharType="begin"/>
              </w:r>
              <w:r w:rsidDel="005C75AD">
                <w:delInstrText xml:space="preserve"> REF _Ref489350679 \h </w:delInstrText>
              </w:r>
              <w:r w:rsidDel="005C75AD">
                <w:fldChar w:fldCharType="separate"/>
              </w:r>
              <w:r w:rsidDel="005C75AD">
                <w:delText xml:space="preserve">+CLVL </w:delText>
              </w:r>
              <w:r w:rsidRPr="00671C8B" w:rsidDel="005C75AD">
                <w:delText xml:space="preserve">Command: </w:delText>
              </w:r>
              <w:r w:rsidDel="005C75AD">
                <w:delText>Loudspeaker Volume Level</w:delText>
              </w:r>
              <w:r w:rsidDel="005C75AD">
                <w:fldChar w:fldCharType="end"/>
              </w:r>
            </w:del>
          </w:p>
          <w:p w14:paraId="0767ED70" w14:textId="4AB05A96" w:rsidR="000D67C4" w:rsidDel="005C75AD" w:rsidRDefault="000D67C4" w:rsidP="00BF284E">
            <w:pPr>
              <w:pStyle w:val="TableBody"/>
              <w:numPr>
                <w:ilvl w:val="0"/>
                <w:numId w:val="162"/>
              </w:numPr>
              <w:rPr>
                <w:del w:id="615" w:author="Alban Roche" w:date="2017-08-02T14:33:00Z"/>
              </w:rPr>
            </w:pPr>
            <w:del w:id="616" w:author="Alban Roche" w:date="2017-08-02T14:33:00Z">
              <w:r w:rsidDel="005C75AD">
                <w:fldChar w:fldCharType="begin"/>
              </w:r>
              <w:r w:rsidDel="005C75AD">
                <w:delInstrText xml:space="preserve"> REF _Ref474159646 \w \h </w:delInstrText>
              </w:r>
              <w:r w:rsidDel="005C75AD">
                <w:fldChar w:fldCharType="separate"/>
              </w:r>
              <w:r w:rsidDel="005C75AD">
                <w:delText>9.4</w:delText>
              </w:r>
              <w:r w:rsidDel="005C75AD">
                <w:fldChar w:fldCharType="end"/>
              </w:r>
              <w:r w:rsidDel="005C75AD">
                <w:delText xml:space="preserve"> </w:delText>
              </w:r>
              <w:r w:rsidDel="005C75AD">
                <w:fldChar w:fldCharType="begin"/>
              </w:r>
              <w:r w:rsidDel="005C75AD">
                <w:delInstrText xml:space="preserve"> REF _Ref474159646 \h </w:delInstrText>
              </w:r>
              <w:r w:rsidDel="005C75AD">
                <w:fldChar w:fldCharType="separate"/>
              </w:r>
              <w:r w:rsidDel="005C75AD">
                <w:delText xml:space="preserve">+KECHO </w:delText>
              </w:r>
              <w:r w:rsidRPr="00671C8B" w:rsidDel="005C75AD">
                <w:delText xml:space="preserve">Command: </w:delText>
              </w:r>
              <w:r w:rsidDel="005C75AD">
                <w:delText>Echo Cancellation</w:delText>
              </w:r>
              <w:r w:rsidDel="005C75AD">
                <w:fldChar w:fldCharType="end"/>
              </w:r>
            </w:del>
          </w:p>
          <w:p w14:paraId="6071960E" w14:textId="21AA81AF" w:rsidR="000D67C4" w:rsidDel="005C75AD" w:rsidRDefault="000D67C4" w:rsidP="00BF284E">
            <w:pPr>
              <w:pStyle w:val="TableBody"/>
              <w:numPr>
                <w:ilvl w:val="0"/>
                <w:numId w:val="162"/>
              </w:numPr>
              <w:rPr>
                <w:del w:id="617" w:author="Alban Roche" w:date="2017-08-02T14:33:00Z"/>
              </w:rPr>
            </w:pPr>
            <w:del w:id="618" w:author="Alban Roche" w:date="2017-08-02T14:33:00Z">
              <w:r w:rsidDel="005C75AD">
                <w:fldChar w:fldCharType="begin"/>
              </w:r>
              <w:r w:rsidDel="005C75AD">
                <w:delInstrText xml:space="preserve"> REF _Ref489345094 \w \h </w:delInstrText>
              </w:r>
              <w:r w:rsidDel="005C75AD">
                <w:fldChar w:fldCharType="separate"/>
              </w:r>
              <w:r w:rsidDel="005C75AD">
                <w:delText>9.5</w:delText>
              </w:r>
              <w:r w:rsidDel="005C75AD">
                <w:fldChar w:fldCharType="end"/>
              </w:r>
              <w:r w:rsidDel="005C75AD">
                <w:delText xml:space="preserve"> </w:delText>
              </w:r>
              <w:r w:rsidDel="005C75AD">
                <w:fldChar w:fldCharType="begin"/>
              </w:r>
              <w:r w:rsidDel="005C75AD">
                <w:delInstrText xml:space="preserve"> REF _Ref489345095 \h </w:delInstrText>
              </w:r>
              <w:r w:rsidDel="005C75AD">
                <w:fldChar w:fldCharType="separate"/>
              </w:r>
              <w:r w:rsidDel="005C75AD">
                <w:delText xml:space="preserve">+KNOISE </w:delText>
              </w:r>
              <w:r w:rsidRPr="00671C8B" w:rsidDel="005C75AD">
                <w:delText xml:space="preserve">Command: </w:delText>
              </w:r>
              <w:r w:rsidDel="005C75AD">
                <w:delText>Echo Suppression</w:delText>
              </w:r>
              <w:r w:rsidDel="005C75AD">
                <w:fldChar w:fldCharType="end"/>
              </w:r>
            </w:del>
          </w:p>
          <w:p w14:paraId="609A3E95" w14:textId="307CAD91" w:rsidR="000D67C4" w:rsidDel="005C75AD" w:rsidRDefault="000D67C4" w:rsidP="00BF284E">
            <w:pPr>
              <w:pStyle w:val="TableBody"/>
              <w:numPr>
                <w:ilvl w:val="0"/>
                <w:numId w:val="162"/>
              </w:numPr>
              <w:rPr>
                <w:del w:id="619" w:author="Alban Roche" w:date="2017-08-02T14:33:00Z"/>
              </w:rPr>
            </w:pPr>
            <w:del w:id="620" w:author="Alban Roche" w:date="2017-08-02T14:33:00Z">
              <w:r w:rsidDel="005C75AD">
                <w:fldChar w:fldCharType="begin"/>
              </w:r>
              <w:r w:rsidDel="005C75AD">
                <w:delInstrText xml:space="preserve"> REF _Ref489350707 \w \h </w:delInstrText>
              </w:r>
              <w:r w:rsidDel="005C75AD">
                <w:fldChar w:fldCharType="separate"/>
              </w:r>
              <w:r w:rsidDel="005C75AD">
                <w:delText>9.6</w:delText>
              </w:r>
              <w:r w:rsidDel="005C75AD">
                <w:fldChar w:fldCharType="end"/>
              </w:r>
              <w:r w:rsidDel="005C75AD">
                <w:delText xml:space="preserve"> </w:delText>
              </w:r>
              <w:r w:rsidDel="005C75AD">
                <w:fldChar w:fldCharType="begin"/>
              </w:r>
              <w:r w:rsidDel="005C75AD">
                <w:delInstrText xml:space="preserve"> REF _Ref489350711 \h </w:delInstrText>
              </w:r>
              <w:r w:rsidDel="005C75AD">
                <w:fldChar w:fldCharType="separate"/>
              </w:r>
              <w:r w:rsidDel="005C75AD">
                <w:delText xml:space="preserve">+KPC </w:delText>
              </w:r>
              <w:r w:rsidRPr="00671C8B" w:rsidDel="005C75AD">
                <w:delText xml:space="preserve">Command: </w:delText>
              </w:r>
              <w:r w:rsidDel="005C75AD">
                <w:delText>Peak Compressor</w:delText>
              </w:r>
              <w:r w:rsidDel="005C75AD">
                <w:fldChar w:fldCharType="end"/>
              </w:r>
            </w:del>
          </w:p>
          <w:p w14:paraId="00B349A7" w14:textId="0CF00A77" w:rsidR="000D67C4" w:rsidDel="005C75AD" w:rsidRDefault="000D67C4" w:rsidP="00BF284E">
            <w:pPr>
              <w:pStyle w:val="TableBody"/>
              <w:numPr>
                <w:ilvl w:val="0"/>
                <w:numId w:val="162"/>
              </w:numPr>
              <w:rPr>
                <w:del w:id="621" w:author="Alban Roche" w:date="2017-08-02T14:33:00Z"/>
              </w:rPr>
            </w:pPr>
            <w:del w:id="622" w:author="Alban Roche" w:date="2017-08-02T14:33:00Z">
              <w:r w:rsidDel="005C75AD">
                <w:fldChar w:fldCharType="begin"/>
              </w:r>
              <w:r w:rsidDel="005C75AD">
                <w:delInstrText xml:space="preserve"> REF _Ref489350713 \w \h </w:delInstrText>
              </w:r>
              <w:r w:rsidDel="005C75AD">
                <w:fldChar w:fldCharType="separate"/>
              </w:r>
              <w:r w:rsidDel="005C75AD">
                <w:delText>9.7</w:delText>
              </w:r>
              <w:r w:rsidDel="005C75AD">
                <w:fldChar w:fldCharType="end"/>
              </w:r>
              <w:r w:rsidDel="005C75AD">
                <w:delText xml:space="preserve"> </w:delText>
              </w:r>
              <w:r w:rsidDel="005C75AD">
                <w:fldChar w:fldCharType="begin"/>
              </w:r>
              <w:r w:rsidDel="005C75AD">
                <w:delInstrText xml:space="preserve"> REF _Ref489350716 \h </w:delInstrText>
              </w:r>
              <w:r w:rsidDel="005C75AD">
                <w:fldChar w:fldCharType="separate"/>
              </w:r>
              <w:r w:rsidDel="005C75AD">
                <w:delText xml:space="preserve">+KST </w:delText>
              </w:r>
              <w:r w:rsidRPr="00671C8B" w:rsidDel="005C75AD">
                <w:delText xml:space="preserve">Command: </w:delText>
              </w:r>
              <w:r w:rsidDel="005C75AD">
                <w:delText>Side Tone</w:delText>
              </w:r>
              <w:r w:rsidDel="005C75AD">
                <w:fldChar w:fldCharType="end"/>
              </w:r>
            </w:del>
          </w:p>
          <w:p w14:paraId="3557F64B" w14:textId="69EA9B05" w:rsidR="000D67C4" w:rsidDel="005C75AD" w:rsidRDefault="000D67C4" w:rsidP="00BF284E">
            <w:pPr>
              <w:pStyle w:val="TableBody"/>
              <w:numPr>
                <w:ilvl w:val="0"/>
                <w:numId w:val="162"/>
              </w:numPr>
              <w:rPr>
                <w:del w:id="623" w:author="Alban Roche" w:date="2017-08-02T14:33:00Z"/>
              </w:rPr>
            </w:pPr>
            <w:del w:id="624" w:author="Alban Roche" w:date="2017-08-02T14:33:00Z">
              <w:r w:rsidDel="005C75AD">
                <w:fldChar w:fldCharType="begin"/>
              </w:r>
              <w:r w:rsidDel="005C75AD">
                <w:delInstrText xml:space="preserve"> REF _Ref489350719 \w \h </w:delInstrText>
              </w:r>
              <w:r w:rsidDel="005C75AD">
                <w:fldChar w:fldCharType="separate"/>
              </w:r>
              <w:r w:rsidDel="005C75AD">
                <w:delText>9.8</w:delText>
              </w:r>
              <w:r w:rsidDel="005C75AD">
                <w:fldChar w:fldCharType="end"/>
              </w:r>
              <w:r w:rsidDel="005C75AD">
                <w:delText xml:space="preserve"> </w:delText>
              </w:r>
              <w:r w:rsidDel="005C75AD">
                <w:fldChar w:fldCharType="begin"/>
              </w:r>
              <w:r w:rsidDel="005C75AD">
                <w:delInstrText xml:space="preserve"> REF _Ref489350721 \h </w:delInstrText>
              </w:r>
              <w:r w:rsidDel="005C75AD">
                <w:fldChar w:fldCharType="separate"/>
              </w:r>
              <w:r w:rsidDel="005C75AD">
                <w:delText xml:space="preserve">+KVGR </w:delText>
              </w:r>
              <w:r w:rsidRPr="00671C8B" w:rsidDel="005C75AD">
                <w:delText xml:space="preserve">Command: </w:delText>
              </w:r>
              <w:r w:rsidDel="005C75AD">
                <w:delText>Receive Gain Selection</w:delText>
              </w:r>
              <w:r w:rsidDel="005C75AD">
                <w:fldChar w:fldCharType="end"/>
              </w:r>
            </w:del>
          </w:p>
          <w:p w14:paraId="39D36B7A" w14:textId="6A95FD27" w:rsidR="000D67C4" w:rsidDel="005C75AD" w:rsidRDefault="000D67C4" w:rsidP="00BF284E">
            <w:pPr>
              <w:pStyle w:val="TableBody"/>
              <w:numPr>
                <w:ilvl w:val="0"/>
                <w:numId w:val="162"/>
              </w:numPr>
              <w:rPr>
                <w:del w:id="625" w:author="Alban Roche" w:date="2017-08-02T14:33:00Z"/>
              </w:rPr>
            </w:pPr>
            <w:del w:id="626" w:author="Alban Roche" w:date="2017-08-02T14:33:00Z">
              <w:r w:rsidDel="005C75AD">
                <w:fldChar w:fldCharType="begin"/>
              </w:r>
              <w:r w:rsidDel="005C75AD">
                <w:delInstrText xml:space="preserve"> REF _Ref489350724 \w \h </w:delInstrText>
              </w:r>
              <w:r w:rsidDel="005C75AD">
                <w:fldChar w:fldCharType="separate"/>
              </w:r>
              <w:r w:rsidDel="005C75AD">
                <w:delText>9.9</w:delText>
              </w:r>
              <w:r w:rsidDel="005C75AD">
                <w:fldChar w:fldCharType="end"/>
              </w:r>
              <w:r w:rsidDel="005C75AD">
                <w:delText xml:space="preserve"> </w:delText>
              </w:r>
              <w:r w:rsidDel="005C75AD">
                <w:fldChar w:fldCharType="begin"/>
              </w:r>
              <w:r w:rsidDel="005C75AD">
                <w:delInstrText xml:space="preserve"> REF _Ref489350726 \h </w:delInstrText>
              </w:r>
              <w:r w:rsidDel="005C75AD">
                <w:fldChar w:fldCharType="separate"/>
              </w:r>
              <w:r w:rsidDel="005C75AD">
                <w:delText xml:space="preserve">+KVGT </w:delText>
              </w:r>
              <w:r w:rsidRPr="00671C8B" w:rsidDel="005C75AD">
                <w:delText xml:space="preserve">Command: </w:delText>
              </w:r>
              <w:r w:rsidDel="005C75AD">
                <w:delText>Transmit Gain Selection</w:delText>
              </w:r>
              <w:r w:rsidDel="005C75AD">
                <w:fldChar w:fldCharType="end"/>
              </w:r>
            </w:del>
          </w:p>
          <w:p w14:paraId="1E838F14" w14:textId="0B8B10BA" w:rsidR="000D67C4" w:rsidDel="005C75AD" w:rsidRDefault="000D67C4" w:rsidP="00BF284E">
            <w:pPr>
              <w:pStyle w:val="TableBody"/>
              <w:numPr>
                <w:ilvl w:val="0"/>
                <w:numId w:val="162"/>
              </w:numPr>
              <w:rPr>
                <w:del w:id="627" w:author="Alban Roche" w:date="2017-08-02T14:33:00Z"/>
              </w:rPr>
            </w:pPr>
            <w:del w:id="628" w:author="Alban Roche" w:date="2017-08-02T14:33:00Z">
              <w:r w:rsidDel="005C75AD">
                <w:fldChar w:fldCharType="begin"/>
              </w:r>
              <w:r w:rsidDel="005C75AD">
                <w:delInstrText xml:space="preserve"> REF _Ref489350729 \w \h </w:delInstrText>
              </w:r>
              <w:r w:rsidDel="005C75AD">
                <w:fldChar w:fldCharType="separate"/>
              </w:r>
              <w:r w:rsidDel="005C75AD">
                <w:delText>9.10</w:delText>
              </w:r>
              <w:r w:rsidDel="005C75AD">
                <w:fldChar w:fldCharType="end"/>
              </w:r>
              <w:r w:rsidDel="005C75AD">
                <w:delText xml:space="preserve"> </w:delText>
              </w:r>
              <w:r w:rsidDel="005C75AD">
                <w:fldChar w:fldCharType="begin"/>
              </w:r>
              <w:r w:rsidDel="005C75AD">
                <w:delInstrText xml:space="preserve"> REF _Ref489350731 \h </w:delInstrText>
              </w:r>
              <w:r w:rsidDel="005C75AD">
                <w:fldChar w:fldCharType="separate"/>
              </w:r>
              <w:r w:rsidDel="005C75AD">
                <w:delText xml:space="preserve">+VGR </w:delText>
              </w:r>
              <w:r w:rsidRPr="00671C8B" w:rsidDel="005C75AD">
                <w:delText xml:space="preserve">Command: </w:delText>
              </w:r>
              <w:r w:rsidDel="005C75AD">
                <w:delText>Receive Gain Selection</w:delText>
              </w:r>
              <w:r w:rsidDel="005C75AD">
                <w:fldChar w:fldCharType="end"/>
              </w:r>
            </w:del>
          </w:p>
          <w:p w14:paraId="16A7AC43" w14:textId="6EC265AE" w:rsidR="000D67C4" w:rsidDel="005C75AD" w:rsidRDefault="000D67C4" w:rsidP="00BF284E">
            <w:pPr>
              <w:pStyle w:val="TableBody"/>
              <w:numPr>
                <w:ilvl w:val="0"/>
                <w:numId w:val="162"/>
              </w:numPr>
              <w:rPr>
                <w:del w:id="629" w:author="Alban Roche" w:date="2017-08-02T14:33:00Z"/>
              </w:rPr>
            </w:pPr>
            <w:del w:id="630" w:author="Alban Roche" w:date="2017-08-02T14:33:00Z">
              <w:r w:rsidDel="005C75AD">
                <w:fldChar w:fldCharType="begin"/>
              </w:r>
              <w:r w:rsidDel="005C75AD">
                <w:delInstrText xml:space="preserve"> REF _Ref489350739 \w \h </w:delInstrText>
              </w:r>
              <w:r w:rsidDel="005C75AD">
                <w:fldChar w:fldCharType="separate"/>
              </w:r>
              <w:r w:rsidDel="005C75AD">
                <w:delText>9.11</w:delText>
              </w:r>
              <w:r w:rsidDel="005C75AD">
                <w:fldChar w:fldCharType="end"/>
              </w:r>
              <w:r w:rsidDel="005C75AD">
                <w:delText xml:space="preserve"> </w:delText>
              </w:r>
              <w:r w:rsidDel="005C75AD">
                <w:fldChar w:fldCharType="begin"/>
              </w:r>
              <w:r w:rsidDel="005C75AD">
                <w:delInstrText xml:space="preserve"> REF _Ref489350741 \h </w:delInstrText>
              </w:r>
              <w:r w:rsidDel="005C75AD">
                <w:fldChar w:fldCharType="separate"/>
              </w:r>
              <w:r w:rsidDel="005C75AD">
                <w:delText xml:space="preserve">+VGT </w:delText>
              </w:r>
              <w:r w:rsidRPr="00671C8B" w:rsidDel="005C75AD">
                <w:delText xml:space="preserve">Command: </w:delText>
              </w:r>
              <w:r w:rsidDel="005C75AD">
                <w:delText>Transmit Gain Selection</w:delText>
              </w:r>
              <w:r w:rsidDel="005C75AD">
                <w:fldChar w:fldCharType="end"/>
              </w:r>
            </w:del>
          </w:p>
          <w:p w14:paraId="0751AFBC" w14:textId="1028A408" w:rsidR="000D67C4" w:rsidDel="005C75AD" w:rsidRDefault="000D67C4" w:rsidP="00BF284E">
            <w:pPr>
              <w:pStyle w:val="TableBody"/>
              <w:numPr>
                <w:ilvl w:val="0"/>
                <w:numId w:val="162"/>
              </w:numPr>
              <w:rPr>
                <w:del w:id="631" w:author="Alban Roche" w:date="2017-08-02T14:33:00Z"/>
              </w:rPr>
            </w:pPr>
            <w:del w:id="632" w:author="Alban Roche" w:date="2017-08-02T14:33:00Z">
              <w:r w:rsidDel="005C75AD">
                <w:fldChar w:fldCharType="begin"/>
              </w:r>
              <w:r w:rsidDel="005C75AD">
                <w:delInstrText xml:space="preserve"> REF _Ref479355856 \w \h </w:delInstrText>
              </w:r>
              <w:r w:rsidDel="005C75AD">
                <w:fldChar w:fldCharType="separate"/>
              </w:r>
              <w:r w:rsidDel="005C75AD">
                <w:delText>9.12</w:delText>
              </w:r>
              <w:r w:rsidDel="005C75AD">
                <w:fldChar w:fldCharType="end"/>
              </w:r>
              <w:r w:rsidDel="005C75AD">
                <w:delText xml:space="preserve"> </w:delText>
              </w:r>
              <w:r w:rsidDel="005C75AD">
                <w:fldChar w:fldCharType="begin"/>
              </w:r>
              <w:r w:rsidDel="005C75AD">
                <w:delInstrText xml:space="preserve"> REF _Ref479355856 \h </w:delInstrText>
              </w:r>
              <w:r w:rsidDel="005C75AD">
                <w:fldChar w:fldCharType="separate"/>
              </w:r>
              <w:r w:rsidDel="005C75AD">
                <w:delText xml:space="preserve">+VIP </w:delText>
              </w:r>
              <w:r w:rsidRPr="00671C8B" w:rsidDel="005C75AD">
                <w:delText xml:space="preserve">Command: </w:delText>
              </w:r>
              <w:r w:rsidDel="005C75AD">
                <w:delText>Initialize Voice Parameters</w:delText>
              </w:r>
              <w:r w:rsidDel="005C75AD">
                <w:fldChar w:fldCharType="end"/>
              </w:r>
            </w:del>
          </w:p>
          <w:p w14:paraId="56C6DF36" w14:textId="3953FAD5" w:rsidR="000D67C4" w:rsidDel="005C75AD" w:rsidRDefault="000D67C4" w:rsidP="00BF284E">
            <w:pPr>
              <w:pStyle w:val="TableBody"/>
              <w:numPr>
                <w:ilvl w:val="0"/>
                <w:numId w:val="162"/>
              </w:numPr>
              <w:rPr>
                <w:del w:id="633" w:author="Alban Roche" w:date="2017-08-02T14:33:00Z"/>
              </w:rPr>
            </w:pPr>
            <w:del w:id="634" w:author="Alban Roche" w:date="2017-08-02T14:33:00Z">
              <w:r w:rsidDel="005C75AD">
                <w:fldChar w:fldCharType="begin"/>
              </w:r>
              <w:r w:rsidDel="005C75AD">
                <w:delInstrText xml:space="preserve"> REF _Ref489350751 \w \h </w:delInstrText>
              </w:r>
              <w:r w:rsidDel="005C75AD">
                <w:fldChar w:fldCharType="separate"/>
              </w:r>
              <w:r w:rsidDel="005C75AD">
                <w:delText>9.14</w:delText>
              </w:r>
              <w:r w:rsidDel="005C75AD">
                <w:fldChar w:fldCharType="end"/>
              </w:r>
              <w:r w:rsidDel="005C75AD">
                <w:delText xml:space="preserve"> </w:delText>
              </w:r>
              <w:r w:rsidDel="005C75AD">
                <w:fldChar w:fldCharType="begin"/>
              </w:r>
              <w:r w:rsidDel="005C75AD">
                <w:delInstrText xml:space="preserve"> REF _Ref489350753 \h </w:delInstrText>
              </w:r>
              <w:r w:rsidDel="005C75AD">
                <w:fldChar w:fldCharType="separate"/>
              </w:r>
              <w:r w:rsidDel="005C75AD">
                <w:delText xml:space="preserve">+KSRAP </w:delText>
              </w:r>
              <w:r w:rsidRPr="00671C8B" w:rsidDel="005C75AD">
                <w:delText xml:space="preserve">Command: </w:delText>
              </w:r>
              <w:r w:rsidDel="005C75AD">
                <w:delText>Save or Restore Audio Parameters</w:delText>
              </w:r>
              <w:r w:rsidDel="005C75AD">
                <w:fldChar w:fldCharType="end"/>
              </w:r>
            </w:del>
          </w:p>
          <w:p w14:paraId="19EF58A3" w14:textId="0FA010A8" w:rsidR="000D67C4" w:rsidDel="005C75AD" w:rsidRDefault="000D67C4" w:rsidP="00BF284E">
            <w:pPr>
              <w:pStyle w:val="TableBody"/>
              <w:numPr>
                <w:ilvl w:val="0"/>
                <w:numId w:val="162"/>
              </w:numPr>
              <w:rPr>
                <w:del w:id="635" w:author="Alban Roche" w:date="2017-08-02T14:33:00Z"/>
              </w:rPr>
            </w:pPr>
            <w:del w:id="636" w:author="Alban Roche" w:date="2017-08-02T14:33:00Z">
              <w:r w:rsidDel="005C75AD">
                <w:fldChar w:fldCharType="begin"/>
              </w:r>
              <w:r w:rsidDel="005C75AD">
                <w:delInstrText xml:space="preserve"> REF _Ref489345100 \w \h </w:delInstrText>
              </w:r>
              <w:r w:rsidDel="005C75AD">
                <w:fldChar w:fldCharType="separate"/>
              </w:r>
              <w:r w:rsidDel="005C75AD">
                <w:delText>9.17</w:delText>
              </w:r>
              <w:r w:rsidDel="005C75AD">
                <w:fldChar w:fldCharType="end"/>
              </w:r>
              <w:r w:rsidDel="005C75AD">
                <w:delText xml:space="preserve"> </w:delText>
              </w:r>
              <w:r w:rsidDel="005C75AD">
                <w:fldChar w:fldCharType="begin"/>
              </w:r>
              <w:r w:rsidDel="005C75AD">
                <w:delInstrText xml:space="preserve"> REF _Ref489345102 \h </w:delInstrText>
              </w:r>
              <w:r w:rsidDel="005C75AD">
                <w:fldChar w:fldCharType="separate"/>
              </w:r>
              <w:r w:rsidDel="005C75AD">
                <w:delText xml:space="preserve">+VTS </w:delText>
              </w:r>
              <w:r w:rsidRPr="00671C8B" w:rsidDel="005C75AD">
                <w:delText xml:space="preserve">Command: </w:delText>
              </w:r>
              <w:r w:rsidDel="005C75AD">
                <w:delText>DTMF and Tone Generation</w:delText>
              </w:r>
              <w:r w:rsidDel="005C75AD">
                <w:fldChar w:fldCharType="end"/>
              </w:r>
            </w:del>
          </w:p>
          <w:p w14:paraId="0478F1FD" w14:textId="6FA13F0D" w:rsidR="000D67C4" w:rsidDel="005C75AD" w:rsidRDefault="000D67C4" w:rsidP="0006101A">
            <w:pPr>
              <w:pStyle w:val="TableBody"/>
              <w:numPr>
                <w:ilvl w:val="0"/>
                <w:numId w:val="162"/>
              </w:numPr>
              <w:rPr>
                <w:del w:id="637" w:author="Alban Roche" w:date="2017-08-02T14:33:00Z"/>
              </w:rPr>
            </w:pPr>
            <w:del w:id="638" w:author="Alban Roche" w:date="2017-08-02T14:33:00Z">
              <w:r w:rsidDel="005C75AD">
                <w:fldChar w:fldCharType="begin"/>
              </w:r>
              <w:r w:rsidDel="005C75AD">
                <w:delInstrText xml:space="preserve"> REF _Ref378175669 \w \h </w:delInstrText>
              </w:r>
              <w:r w:rsidDel="005C75AD">
                <w:fldChar w:fldCharType="separate"/>
              </w:r>
              <w:r w:rsidDel="005C75AD">
                <w:delText>10.19</w:delText>
              </w:r>
              <w:r w:rsidDel="005C75AD">
                <w:fldChar w:fldCharType="end"/>
              </w:r>
              <w:r w:rsidDel="005C75AD">
                <w:delText xml:space="preserve"> </w:delText>
              </w:r>
              <w:r w:rsidDel="005C75AD">
                <w:fldChar w:fldCharType="begin"/>
              </w:r>
              <w:r w:rsidDel="005C75AD">
                <w:delInstrText xml:space="preserve"> REF _Ref378175669 \h </w:delInstrText>
              </w:r>
              <w:r w:rsidDel="005C75AD">
                <w:fldChar w:fldCharType="separate"/>
              </w:r>
              <w:r w:rsidRPr="00671C8B" w:rsidDel="005C75AD">
                <w:delText>+CGREG Command: GPRS Network Registration Status</w:delText>
              </w:r>
              <w:r w:rsidDel="005C75AD">
                <w:fldChar w:fldCharType="end"/>
              </w:r>
            </w:del>
          </w:p>
        </w:tc>
      </w:tr>
      <w:tr w:rsidR="00975D44" w:rsidRPr="00844859" w:rsidDel="005C75AD" w14:paraId="28F130F4" w14:textId="1970D4E2" w:rsidTr="00633308">
        <w:trPr>
          <w:del w:id="639" w:author="Alban Roche" w:date="2017-08-02T14:33:00Z"/>
        </w:trPr>
        <w:tc>
          <w:tcPr>
            <w:tcW w:w="525" w:type="pct"/>
            <w:vMerge w:val="restart"/>
          </w:tcPr>
          <w:p w14:paraId="6DBEC86D" w14:textId="3C22E0DB" w:rsidR="00975D44" w:rsidDel="005C75AD" w:rsidRDefault="00975D44" w:rsidP="00975D44">
            <w:pPr>
              <w:pStyle w:val="TableBody"/>
              <w:rPr>
                <w:del w:id="640" w:author="Alban Roche" w:date="2017-08-02T14:33:00Z"/>
              </w:rPr>
            </w:pPr>
            <w:del w:id="641" w:author="Alban Roche" w:date="2017-08-02T14:33:00Z">
              <w:r w:rsidDel="005C75AD">
                <w:delText>7.0</w:delText>
              </w:r>
            </w:del>
          </w:p>
        </w:tc>
        <w:tc>
          <w:tcPr>
            <w:tcW w:w="1069" w:type="pct"/>
            <w:vMerge w:val="restart"/>
          </w:tcPr>
          <w:p w14:paraId="4B1BFA34" w14:textId="594454D0" w:rsidR="00975D44" w:rsidDel="005C75AD" w:rsidRDefault="00975D44" w:rsidP="00975D44">
            <w:pPr>
              <w:pStyle w:val="TableBody"/>
              <w:rPr>
                <w:del w:id="642" w:author="Alban Roche" w:date="2017-08-02T14:33:00Z"/>
              </w:rPr>
            </w:pPr>
            <w:del w:id="643" w:author="Alban Roche" w:date="2017-08-02T14:33:00Z">
              <w:r w:rsidDel="005C75AD">
                <w:delText>August 01, 2017</w:delText>
              </w:r>
            </w:del>
          </w:p>
        </w:tc>
        <w:tc>
          <w:tcPr>
            <w:tcW w:w="3406" w:type="pct"/>
          </w:tcPr>
          <w:p w14:paraId="087088D7" w14:textId="36F80C4C" w:rsidR="00975D44" w:rsidDel="005C75AD" w:rsidRDefault="00975D44" w:rsidP="00975D44">
            <w:pPr>
              <w:pStyle w:val="TableBody"/>
              <w:rPr>
                <w:del w:id="644" w:author="Alban Roche" w:date="2017-08-02T14:33:00Z"/>
              </w:rPr>
            </w:pPr>
            <w:del w:id="645" w:author="Alban Roche" w:date="2017-08-02T14:33:00Z">
              <w:r w:rsidDel="005C75AD">
                <w:delText>Updated:</w:delText>
              </w:r>
            </w:del>
          </w:p>
          <w:p w14:paraId="1F933F47" w14:textId="051BF6D9" w:rsidR="00EC75C0" w:rsidDel="005C75AD" w:rsidRDefault="00EC75C0" w:rsidP="00975D44">
            <w:pPr>
              <w:pStyle w:val="TableBody"/>
              <w:numPr>
                <w:ilvl w:val="0"/>
                <w:numId w:val="167"/>
              </w:numPr>
              <w:rPr>
                <w:del w:id="646" w:author="Alban Roche" w:date="2017-08-02T14:33:00Z"/>
              </w:rPr>
            </w:pPr>
            <w:del w:id="647" w:author="Alban Roche" w:date="2017-08-02T14:33:00Z">
              <w:r w:rsidDel="005C75AD">
                <w:fldChar w:fldCharType="begin"/>
              </w:r>
              <w:r w:rsidDel="005C75AD">
                <w:delInstrText xml:space="preserve"> REF _Ref489370438 \w \h </w:delInstrText>
              </w:r>
              <w:r w:rsidDel="005C75AD">
                <w:fldChar w:fldCharType="separate"/>
              </w:r>
              <w:r w:rsidDel="005C75AD">
                <w:delText>11.7</w:delText>
              </w:r>
              <w:r w:rsidDel="005C75AD">
                <w:fldChar w:fldCharType="end"/>
              </w:r>
              <w:r w:rsidDel="005C75AD">
                <w:delText xml:space="preserve"> </w:delText>
              </w:r>
              <w:r w:rsidDel="005C75AD">
                <w:fldChar w:fldCharType="begin"/>
              </w:r>
              <w:r w:rsidDel="005C75AD">
                <w:delInstrText xml:space="preserve"> REF _Ref489370441 \h </w:delInstrText>
              </w:r>
              <w:r w:rsidDel="005C75AD">
                <w:fldChar w:fldCharType="separate"/>
              </w:r>
              <w:r w:rsidDel="005C75AD">
                <w:delText>*PSSTKI Command</w:delText>
              </w:r>
              <w:r w:rsidRPr="00671C8B" w:rsidDel="005C75AD">
                <w:delText xml:space="preserve">: SIM </w:delText>
              </w:r>
              <w:r w:rsidDel="005C75AD">
                <w:delText>Toolkit Configuration</w:delText>
              </w:r>
              <w:r w:rsidDel="005C75AD">
                <w:fldChar w:fldCharType="end"/>
              </w:r>
            </w:del>
          </w:p>
          <w:p w14:paraId="7638A71B" w14:textId="79D9AC77" w:rsidR="001C5A86" w:rsidDel="005C75AD" w:rsidRDefault="001C5A86" w:rsidP="00975D44">
            <w:pPr>
              <w:pStyle w:val="TableBody"/>
              <w:numPr>
                <w:ilvl w:val="0"/>
                <w:numId w:val="167"/>
              </w:numPr>
              <w:rPr>
                <w:del w:id="648" w:author="Alban Roche" w:date="2017-08-02T14:33:00Z"/>
              </w:rPr>
            </w:pPr>
            <w:del w:id="649" w:author="Alban Roche" w:date="2017-08-02T14:33:00Z">
              <w:r w:rsidDel="005C75AD">
                <w:fldChar w:fldCharType="begin"/>
              </w:r>
              <w:r w:rsidDel="005C75AD">
                <w:delInstrText xml:space="preserve"> REF _Ref445910496 \w \h </w:delInstrText>
              </w:r>
              <w:r w:rsidDel="005C75AD">
                <w:fldChar w:fldCharType="separate"/>
              </w:r>
              <w:r w:rsidDel="005C75AD">
                <w:delText>12.8.3</w:delText>
              </w:r>
              <w:r w:rsidDel="005C75AD">
                <w:fldChar w:fldCharType="end"/>
              </w:r>
              <w:r w:rsidDel="005C75AD">
                <w:delText xml:space="preserve"> </w:delText>
              </w:r>
              <w:r w:rsidDel="005C75AD">
                <w:fldChar w:fldCharType="begin"/>
              </w:r>
              <w:r w:rsidDel="005C75AD">
                <w:delInstrText xml:space="preserve"> REF _Ref445910496 \h </w:delInstrText>
              </w:r>
              <w:r w:rsidDel="005C75AD">
                <w:fldChar w:fldCharType="separate"/>
              </w:r>
              <w:r w:rsidRPr="00671C8B" w:rsidDel="005C75AD">
                <w:delText>+</w:delText>
              </w:r>
              <w:r w:rsidDel="005C75AD">
                <w:delText xml:space="preserve">KIPOPT </w:delText>
              </w:r>
              <w:r w:rsidRPr="00671C8B" w:rsidDel="005C75AD">
                <w:delText xml:space="preserve">Command: </w:delText>
              </w:r>
              <w:r w:rsidDel="005C75AD">
                <w:delText>General Options Configuration</w:delText>
              </w:r>
              <w:r w:rsidDel="005C75AD">
                <w:fldChar w:fldCharType="end"/>
              </w:r>
            </w:del>
          </w:p>
          <w:p w14:paraId="13396091" w14:textId="11A590A6" w:rsidR="00A455F4" w:rsidDel="005C75AD" w:rsidRDefault="00A455F4" w:rsidP="00975D44">
            <w:pPr>
              <w:pStyle w:val="TableBody"/>
              <w:numPr>
                <w:ilvl w:val="0"/>
                <w:numId w:val="167"/>
              </w:numPr>
              <w:rPr>
                <w:del w:id="650" w:author="Alban Roche" w:date="2017-08-02T14:33:00Z"/>
              </w:rPr>
            </w:pPr>
            <w:del w:id="651" w:author="Alban Roche" w:date="2017-08-02T14:33:00Z">
              <w:r w:rsidDel="005C75AD">
                <w:fldChar w:fldCharType="begin"/>
              </w:r>
              <w:r w:rsidDel="005C75AD">
                <w:delInstrText xml:space="preserve"> REF _Ref489361822 \w \h </w:delInstrText>
              </w:r>
              <w:r w:rsidDel="005C75AD">
                <w:fldChar w:fldCharType="separate"/>
              </w:r>
              <w:r w:rsidDel="005C75AD">
                <w:delText>12.10.2</w:delText>
              </w:r>
              <w:r w:rsidDel="005C75AD">
                <w:fldChar w:fldCharType="end"/>
              </w:r>
              <w:r w:rsidDel="005C75AD">
                <w:delText xml:space="preserve"> </w:delText>
              </w:r>
              <w:r w:rsidDel="005C75AD">
                <w:fldChar w:fldCharType="begin"/>
              </w:r>
              <w:r w:rsidDel="005C75AD">
                <w:delInstrText xml:space="preserve"> REF _Ref489361824 \h </w:delInstrText>
              </w:r>
              <w:r w:rsidDel="005C75AD">
                <w:fldChar w:fldCharType="separate"/>
              </w:r>
              <w:r w:rsidRPr="00671C8B" w:rsidDel="005C75AD">
                <w:delText>+KTCPCNX Command: Start TCP Connection</w:delText>
              </w:r>
              <w:r w:rsidDel="005C75AD">
                <w:fldChar w:fldCharType="end"/>
              </w:r>
            </w:del>
          </w:p>
          <w:p w14:paraId="72B4C4ED" w14:textId="1459489B" w:rsidR="00415A8B" w:rsidDel="005C75AD" w:rsidRDefault="00415A8B" w:rsidP="00975D44">
            <w:pPr>
              <w:pStyle w:val="TableBody"/>
              <w:numPr>
                <w:ilvl w:val="0"/>
                <w:numId w:val="167"/>
              </w:numPr>
              <w:rPr>
                <w:del w:id="652" w:author="Alban Roche" w:date="2017-08-02T14:33:00Z"/>
              </w:rPr>
            </w:pPr>
            <w:del w:id="653" w:author="Alban Roche" w:date="2017-08-02T14:33:00Z">
              <w:r w:rsidDel="005C75AD">
                <w:fldChar w:fldCharType="begin"/>
              </w:r>
              <w:r w:rsidDel="005C75AD">
                <w:delInstrText xml:space="preserve"> REF _Ref489361835 \w \h </w:delInstrText>
              </w:r>
              <w:r w:rsidDel="005C75AD">
                <w:fldChar w:fldCharType="separate"/>
              </w:r>
              <w:r w:rsidDel="005C75AD">
                <w:delText>12.10.4</w:delText>
              </w:r>
              <w:r w:rsidDel="005C75AD">
                <w:fldChar w:fldCharType="end"/>
              </w:r>
              <w:r w:rsidDel="005C75AD">
                <w:delText xml:space="preserve"> </w:delText>
              </w:r>
              <w:r w:rsidDel="005C75AD">
                <w:fldChar w:fldCharType="begin"/>
              </w:r>
              <w:r w:rsidDel="005C75AD">
                <w:delInstrText xml:space="preserve"> REF _Ref489361837 \h </w:delInstrText>
              </w:r>
              <w:r w:rsidDel="005C75AD">
                <w:fldChar w:fldCharType="separate"/>
              </w:r>
              <w:r w:rsidRPr="00671C8B" w:rsidDel="005C75AD">
                <w:delText>+KTCPSND Command: Send Data through a TCP Connection</w:delText>
              </w:r>
              <w:r w:rsidDel="005C75AD">
                <w:fldChar w:fldCharType="end"/>
              </w:r>
            </w:del>
          </w:p>
          <w:p w14:paraId="4EE61BEB" w14:textId="5388184D" w:rsidR="00415A8B" w:rsidDel="005C75AD" w:rsidRDefault="00415A8B" w:rsidP="00975D44">
            <w:pPr>
              <w:pStyle w:val="TableBody"/>
              <w:numPr>
                <w:ilvl w:val="0"/>
                <w:numId w:val="167"/>
              </w:numPr>
              <w:rPr>
                <w:del w:id="654" w:author="Alban Roche" w:date="2017-08-02T14:33:00Z"/>
              </w:rPr>
            </w:pPr>
            <w:del w:id="655" w:author="Alban Roche" w:date="2017-08-02T14:33:00Z">
              <w:r w:rsidDel="005C75AD">
                <w:fldChar w:fldCharType="begin"/>
              </w:r>
              <w:r w:rsidDel="005C75AD">
                <w:delInstrText xml:space="preserve"> REF _Ref489361844 \w \h </w:delInstrText>
              </w:r>
              <w:r w:rsidDel="005C75AD">
                <w:fldChar w:fldCharType="separate"/>
              </w:r>
              <w:r w:rsidDel="005C75AD">
                <w:delText>12.10.11</w:delText>
              </w:r>
              <w:r w:rsidDel="005C75AD">
                <w:fldChar w:fldCharType="end"/>
              </w:r>
              <w:r w:rsidDel="005C75AD">
                <w:delText xml:space="preserve"> </w:delText>
              </w:r>
              <w:r w:rsidDel="005C75AD">
                <w:fldChar w:fldCharType="begin"/>
              </w:r>
              <w:r w:rsidDel="005C75AD">
                <w:delInstrText xml:space="preserve"> REF _Ref489361847 \h </w:delInstrText>
              </w:r>
              <w:r w:rsidDel="005C75AD">
                <w:fldChar w:fldCharType="separate"/>
              </w:r>
              <w:r w:rsidRPr="00671C8B" w:rsidDel="005C75AD">
                <w:delText>+KTCPSTART Command: Start a TCP Connection in Direct Data Flow</w:delText>
              </w:r>
              <w:r w:rsidDel="005C75AD">
                <w:fldChar w:fldCharType="end"/>
              </w:r>
            </w:del>
          </w:p>
          <w:p w14:paraId="711DF016" w14:textId="28498944" w:rsidR="000D67C4" w:rsidDel="005C75AD" w:rsidRDefault="000D67C4" w:rsidP="00975D44">
            <w:pPr>
              <w:pStyle w:val="TableBody"/>
              <w:numPr>
                <w:ilvl w:val="0"/>
                <w:numId w:val="167"/>
              </w:numPr>
              <w:rPr>
                <w:del w:id="656" w:author="Alban Roche" w:date="2017-08-02T14:33:00Z"/>
              </w:rPr>
            </w:pPr>
            <w:del w:id="657" w:author="Alban Roche" w:date="2017-08-02T14:33:00Z">
              <w:r w:rsidDel="005C75AD">
                <w:fldChar w:fldCharType="begin"/>
              </w:r>
              <w:r w:rsidDel="005C75AD">
                <w:delInstrText xml:space="preserve"> REF _Ref489361855 \w \h </w:delInstrText>
              </w:r>
              <w:r w:rsidDel="005C75AD">
                <w:fldChar w:fldCharType="separate"/>
              </w:r>
              <w:r w:rsidDel="005C75AD">
                <w:delText>12.11.3</w:delText>
              </w:r>
              <w:r w:rsidDel="005C75AD">
                <w:fldChar w:fldCharType="end"/>
              </w:r>
              <w:r w:rsidDel="005C75AD">
                <w:delText xml:space="preserve"> </w:delText>
              </w:r>
              <w:r w:rsidDel="005C75AD">
                <w:fldChar w:fldCharType="begin"/>
              </w:r>
              <w:r w:rsidDel="005C75AD">
                <w:delInstrText xml:space="preserve"> REF _Ref489361857 \h </w:delInstrText>
              </w:r>
              <w:r w:rsidDel="005C75AD">
                <w:fldChar w:fldCharType="separate"/>
              </w:r>
              <w:r w:rsidRPr="00671C8B" w:rsidDel="005C75AD">
                <w:delText>+KUDPSND Command: Send Data through a UDP Connection</w:delText>
              </w:r>
              <w:r w:rsidDel="005C75AD">
                <w:fldChar w:fldCharType="end"/>
              </w:r>
            </w:del>
          </w:p>
          <w:p w14:paraId="216D66A7" w14:textId="4CDF4CA1" w:rsidR="000D67C4" w:rsidDel="005C75AD" w:rsidRDefault="000D67C4" w:rsidP="00975D44">
            <w:pPr>
              <w:pStyle w:val="TableBody"/>
              <w:numPr>
                <w:ilvl w:val="0"/>
                <w:numId w:val="167"/>
              </w:numPr>
              <w:rPr>
                <w:del w:id="658" w:author="Alban Roche" w:date="2017-08-02T14:33:00Z"/>
              </w:rPr>
            </w:pPr>
            <w:del w:id="659" w:author="Alban Roche" w:date="2017-08-02T14:33:00Z">
              <w:r w:rsidDel="005C75AD">
                <w:fldChar w:fldCharType="begin"/>
              </w:r>
              <w:r w:rsidDel="005C75AD">
                <w:delInstrText xml:space="preserve"> REF _Ref489361866 \w \h </w:delInstrText>
              </w:r>
              <w:r w:rsidDel="005C75AD">
                <w:fldChar w:fldCharType="separate"/>
              </w:r>
              <w:r w:rsidDel="005C75AD">
                <w:delText>12.12.4</w:delText>
              </w:r>
              <w:r w:rsidDel="005C75AD">
                <w:fldChar w:fldCharType="end"/>
              </w:r>
              <w:r w:rsidDel="005C75AD">
                <w:delText xml:space="preserve"> </w:delText>
              </w:r>
              <w:r w:rsidDel="005C75AD">
                <w:fldChar w:fldCharType="begin"/>
              </w:r>
              <w:r w:rsidDel="005C75AD">
                <w:delInstrText xml:space="preserve"> REF _Ref489361869 \h </w:delInstrText>
              </w:r>
              <w:r w:rsidDel="005C75AD">
                <w:fldChar w:fldCharType="separate"/>
              </w:r>
              <w:r w:rsidRPr="00671C8B" w:rsidDel="005C75AD">
                <w:delText>+KFTPSND Command: Send FTP Files</w:delText>
              </w:r>
              <w:r w:rsidDel="005C75AD">
                <w:fldChar w:fldCharType="end"/>
              </w:r>
            </w:del>
          </w:p>
          <w:p w14:paraId="4B7F9677" w14:textId="5E877517" w:rsidR="0090403D" w:rsidDel="005C75AD" w:rsidRDefault="0090403D" w:rsidP="00975D44">
            <w:pPr>
              <w:pStyle w:val="TableBody"/>
              <w:numPr>
                <w:ilvl w:val="0"/>
                <w:numId w:val="167"/>
              </w:numPr>
              <w:rPr>
                <w:del w:id="660" w:author="Alban Roche" w:date="2017-08-02T14:33:00Z"/>
              </w:rPr>
            </w:pPr>
            <w:del w:id="661" w:author="Alban Roche" w:date="2017-08-02T14:33:00Z">
              <w:r w:rsidDel="005C75AD">
                <w:fldChar w:fldCharType="begin"/>
              </w:r>
              <w:r w:rsidDel="005C75AD">
                <w:delInstrText xml:space="preserve"> REF _Ref489361880 \w \h </w:delInstrText>
              </w:r>
              <w:r w:rsidDel="005C75AD">
                <w:fldChar w:fldCharType="separate"/>
              </w:r>
              <w:r w:rsidDel="005C75AD">
                <w:delText>12.13.3</w:delText>
              </w:r>
              <w:r w:rsidDel="005C75AD">
                <w:fldChar w:fldCharType="end"/>
              </w:r>
              <w:r w:rsidDel="005C75AD">
                <w:delText xml:space="preserve"> </w:delText>
              </w:r>
              <w:r w:rsidDel="005C75AD">
                <w:fldChar w:fldCharType="begin"/>
              </w:r>
              <w:r w:rsidDel="005C75AD">
                <w:delInstrText xml:space="preserve"> REF _Ref489361882 \h </w:delInstrText>
              </w:r>
              <w:r w:rsidDel="005C75AD">
                <w:fldChar w:fldCharType="separate"/>
              </w:r>
              <w:r w:rsidRPr="00671C8B" w:rsidDel="005C75AD">
                <w:delText>+KHTTPHEADER Command: Set the HTTP Request Header</w:delText>
              </w:r>
              <w:r w:rsidDel="005C75AD">
                <w:fldChar w:fldCharType="end"/>
              </w:r>
            </w:del>
          </w:p>
          <w:p w14:paraId="5C8A8ECA" w14:textId="5AED6C05" w:rsidR="00C13F4C" w:rsidDel="005C75AD" w:rsidRDefault="00C13F4C" w:rsidP="00975D44">
            <w:pPr>
              <w:pStyle w:val="TableBody"/>
              <w:numPr>
                <w:ilvl w:val="0"/>
                <w:numId w:val="167"/>
              </w:numPr>
              <w:rPr>
                <w:del w:id="662" w:author="Alban Roche" w:date="2017-08-02T14:33:00Z"/>
              </w:rPr>
            </w:pPr>
            <w:del w:id="663" w:author="Alban Roche" w:date="2017-08-02T14:33:00Z">
              <w:r w:rsidDel="005C75AD">
                <w:fldChar w:fldCharType="begin"/>
              </w:r>
              <w:r w:rsidDel="005C75AD">
                <w:delInstrText xml:space="preserve"> REF _Ref489361887 \w \h </w:delInstrText>
              </w:r>
              <w:r w:rsidDel="005C75AD">
                <w:fldChar w:fldCharType="separate"/>
              </w:r>
              <w:r w:rsidDel="005C75AD">
                <w:delText>12.14.3</w:delText>
              </w:r>
              <w:r w:rsidDel="005C75AD">
                <w:fldChar w:fldCharType="end"/>
              </w:r>
              <w:r w:rsidDel="005C75AD">
                <w:delText xml:space="preserve"> </w:delText>
              </w:r>
              <w:r w:rsidDel="005C75AD">
                <w:fldChar w:fldCharType="begin"/>
              </w:r>
              <w:r w:rsidDel="005C75AD">
                <w:delInstrText xml:space="preserve"> REF _Ref489361889 \h </w:delInstrText>
              </w:r>
              <w:r w:rsidDel="005C75AD">
                <w:fldChar w:fldCharType="separate"/>
              </w:r>
              <w:r w:rsidRPr="00671C8B" w:rsidDel="005C75AD">
                <w:delText>+KHTTP</w:delText>
              </w:r>
              <w:r w:rsidRPr="00671C8B" w:rsidDel="005C75AD">
                <w:rPr>
                  <w:rFonts w:hint="eastAsia"/>
                </w:rPr>
                <w:delText>SHEADER</w:delText>
              </w:r>
              <w:r w:rsidRPr="00671C8B" w:rsidDel="005C75AD">
                <w:delText xml:space="preserve"> Command:</w:delText>
              </w:r>
              <w:r w:rsidRPr="00671C8B" w:rsidDel="005C75AD">
                <w:rPr>
                  <w:rFonts w:hint="eastAsia"/>
                </w:rPr>
                <w:delText xml:space="preserve"> S</w:delText>
              </w:r>
              <w:r w:rsidRPr="00671C8B" w:rsidDel="005C75AD">
                <w:delText>et the HTTPS Request Header</w:delText>
              </w:r>
              <w:r w:rsidDel="005C75AD">
                <w:fldChar w:fldCharType="end"/>
              </w:r>
            </w:del>
          </w:p>
          <w:p w14:paraId="4C485A81" w14:textId="64CBAA71" w:rsidR="00975D44" w:rsidDel="005C75AD" w:rsidRDefault="00975D44" w:rsidP="00975D44">
            <w:pPr>
              <w:pStyle w:val="TableBody"/>
              <w:numPr>
                <w:ilvl w:val="0"/>
                <w:numId w:val="167"/>
              </w:numPr>
              <w:rPr>
                <w:del w:id="664" w:author="Alban Roche" w:date="2017-08-02T14:33:00Z"/>
              </w:rPr>
            </w:pPr>
            <w:del w:id="665" w:author="Alban Roche" w:date="2017-08-02T14:33:00Z">
              <w:r w:rsidDel="005C75AD">
                <w:fldChar w:fldCharType="begin"/>
              </w:r>
              <w:r w:rsidDel="005C75AD">
                <w:delInstrText xml:space="preserve"> REF _Ref369094348 \w \h </w:delInstrText>
              </w:r>
              <w:r w:rsidDel="005C75AD">
                <w:fldChar w:fldCharType="separate"/>
              </w:r>
              <w:r w:rsidR="00BD7547" w:rsidDel="005C75AD">
                <w:delText>12.14.4</w:delText>
              </w:r>
              <w:r w:rsidDel="005C75AD">
                <w:fldChar w:fldCharType="end"/>
              </w:r>
              <w:r w:rsidDel="005C75AD">
                <w:delText xml:space="preserve"> </w:delText>
              </w:r>
              <w:r w:rsidDel="005C75AD">
                <w:fldChar w:fldCharType="begin"/>
              </w:r>
              <w:r w:rsidDel="005C75AD">
                <w:delInstrText xml:space="preserve"> REF _Ref369094348 \h </w:delInstrText>
              </w:r>
              <w:r w:rsidDel="005C75AD">
                <w:fldChar w:fldCharType="separate"/>
              </w:r>
              <w:r w:rsidR="00BD7547" w:rsidRPr="00671C8B" w:rsidDel="005C75AD">
                <w:delText>+K</w:delText>
              </w:r>
              <w:r w:rsidR="00BD7547" w:rsidRPr="00671C8B" w:rsidDel="005C75AD">
                <w:rPr>
                  <w:rFonts w:hint="eastAsia"/>
                </w:rPr>
                <w:delText>HTTPSGET</w:delText>
              </w:r>
              <w:r w:rsidR="00BD7547" w:rsidRPr="00671C8B" w:rsidDel="005C75AD">
                <w:delText xml:space="preserve"> Command: </w:delText>
              </w:r>
              <w:r w:rsidR="00BD7547" w:rsidRPr="00671C8B" w:rsidDel="005C75AD">
                <w:rPr>
                  <w:rFonts w:hint="eastAsia"/>
                </w:rPr>
                <w:delText>G</w:delText>
              </w:r>
              <w:r w:rsidR="00BD7547" w:rsidRPr="00671C8B" w:rsidDel="005C75AD">
                <w:delText>et Information from HTTPS Server</w:delText>
              </w:r>
              <w:r w:rsidDel="005C75AD">
                <w:fldChar w:fldCharType="end"/>
              </w:r>
            </w:del>
          </w:p>
          <w:p w14:paraId="203351F3" w14:textId="174C52D6" w:rsidR="00975D44" w:rsidDel="005C75AD" w:rsidRDefault="00975D44" w:rsidP="00975D44">
            <w:pPr>
              <w:pStyle w:val="TableBody"/>
              <w:numPr>
                <w:ilvl w:val="0"/>
                <w:numId w:val="167"/>
              </w:numPr>
              <w:rPr>
                <w:del w:id="666" w:author="Alban Roche" w:date="2017-08-02T14:33:00Z"/>
              </w:rPr>
            </w:pPr>
            <w:del w:id="667" w:author="Alban Roche" w:date="2017-08-02T14:33:00Z">
              <w:r w:rsidDel="005C75AD">
                <w:fldChar w:fldCharType="begin"/>
              </w:r>
              <w:r w:rsidDel="005C75AD">
                <w:delInstrText xml:space="preserve"> REF _Ref489362351 \w \h </w:delInstrText>
              </w:r>
              <w:r w:rsidDel="005C75AD">
                <w:fldChar w:fldCharType="separate"/>
              </w:r>
              <w:r w:rsidR="00BD7547" w:rsidDel="005C75AD">
                <w:delText>12.15.1</w:delText>
              </w:r>
              <w:r w:rsidDel="005C75AD">
                <w:fldChar w:fldCharType="end"/>
              </w:r>
              <w:r w:rsidDel="005C75AD">
                <w:delText xml:space="preserve"> </w:delText>
              </w:r>
              <w:r w:rsidDel="005C75AD">
                <w:fldChar w:fldCharType="begin"/>
              </w:r>
              <w:r w:rsidDel="005C75AD">
                <w:delInstrText xml:space="preserve"> REF _Ref489361912 \h </w:delInstrText>
              </w:r>
              <w:r w:rsidDel="005C75AD">
                <w:fldChar w:fldCharType="separate"/>
              </w:r>
              <w:r w:rsidR="00BD7547" w:rsidRPr="00671C8B" w:rsidDel="005C75AD">
                <w:delText xml:space="preserve">+KCERTSTORE Command: Store Root CA and Local Certificates to </w:delText>
              </w:r>
              <w:r w:rsidR="00BD7547" w:rsidDel="005C75AD">
                <w:delText>Internal Storage</w:delText>
              </w:r>
              <w:r w:rsidDel="005C75AD">
                <w:fldChar w:fldCharType="end"/>
              </w:r>
            </w:del>
          </w:p>
          <w:p w14:paraId="1A0F9140" w14:textId="7DABCD75" w:rsidR="00975D44" w:rsidDel="005C75AD" w:rsidRDefault="00975D44" w:rsidP="00975D44">
            <w:pPr>
              <w:pStyle w:val="TableBody"/>
              <w:numPr>
                <w:ilvl w:val="0"/>
                <w:numId w:val="167"/>
              </w:numPr>
              <w:rPr>
                <w:del w:id="668" w:author="Alban Roche" w:date="2017-08-02T14:33:00Z"/>
              </w:rPr>
            </w:pPr>
            <w:del w:id="669" w:author="Alban Roche" w:date="2017-08-02T14:33:00Z">
              <w:r w:rsidDel="005C75AD">
                <w:fldChar w:fldCharType="begin"/>
              </w:r>
              <w:r w:rsidDel="005C75AD">
                <w:delInstrText xml:space="preserve"> REF _Ref369094400 \w \h </w:delInstrText>
              </w:r>
              <w:r w:rsidDel="005C75AD">
                <w:fldChar w:fldCharType="separate"/>
              </w:r>
              <w:r w:rsidR="00BD7547" w:rsidDel="005C75AD">
                <w:delText>12.15.2</w:delText>
              </w:r>
              <w:r w:rsidDel="005C75AD">
                <w:fldChar w:fldCharType="end"/>
              </w:r>
              <w:r w:rsidDel="005C75AD">
                <w:delText xml:space="preserve"> </w:delText>
              </w:r>
              <w:r w:rsidDel="005C75AD">
                <w:fldChar w:fldCharType="begin"/>
              </w:r>
              <w:r w:rsidDel="005C75AD">
                <w:delInstrText xml:space="preserve"> REF _Ref369094400 \h </w:delInstrText>
              </w:r>
              <w:r w:rsidDel="005C75AD">
                <w:fldChar w:fldCharType="separate"/>
              </w:r>
              <w:r w:rsidR="00BD7547" w:rsidRPr="00671C8B" w:rsidDel="005C75AD">
                <w:delText>+KPRIVKSTORE Command: Store Private Key Associated to a Local Certificate</w:delText>
              </w:r>
              <w:r w:rsidDel="005C75AD">
                <w:fldChar w:fldCharType="end"/>
              </w:r>
            </w:del>
          </w:p>
          <w:p w14:paraId="73D7AB0B" w14:textId="5DEA56BA" w:rsidR="00975D44" w:rsidDel="005C75AD" w:rsidRDefault="00975D44" w:rsidP="00975D44">
            <w:pPr>
              <w:pStyle w:val="TableBody"/>
              <w:numPr>
                <w:ilvl w:val="0"/>
                <w:numId w:val="167"/>
              </w:numPr>
              <w:rPr>
                <w:del w:id="670" w:author="Alban Roche" w:date="2017-08-02T14:33:00Z"/>
              </w:rPr>
            </w:pPr>
            <w:del w:id="671" w:author="Alban Roche" w:date="2017-08-02T14:33:00Z">
              <w:r w:rsidDel="005C75AD">
                <w:fldChar w:fldCharType="begin"/>
              </w:r>
              <w:r w:rsidDel="005C75AD">
                <w:delInstrText xml:space="preserve"> REF _Ref489346132 \w \h </w:delInstrText>
              </w:r>
              <w:r w:rsidDel="005C75AD">
                <w:fldChar w:fldCharType="separate"/>
              </w:r>
              <w:r w:rsidR="00BD7547" w:rsidDel="005C75AD">
                <w:delText>18.2.3</w:delText>
              </w:r>
              <w:r w:rsidDel="005C75AD">
                <w:fldChar w:fldCharType="end"/>
              </w:r>
              <w:r w:rsidDel="005C75AD">
                <w:delText xml:space="preserve"> </w:delText>
              </w:r>
              <w:r w:rsidDel="005C75AD">
                <w:fldChar w:fldCharType="begin"/>
              </w:r>
              <w:r w:rsidDel="005C75AD">
                <w:delInstrText xml:space="preserve"> REF _Ref489346134 \h </w:delInstrText>
              </w:r>
              <w:r w:rsidDel="005C75AD">
                <w:fldChar w:fldCharType="separate"/>
              </w:r>
              <w:r w:rsidR="00BD7547" w:rsidRPr="00671C8B" w:rsidDel="005C75AD">
                <w:delText>CMS Error Codes</w:delText>
              </w:r>
              <w:r w:rsidDel="005C75AD">
                <w:fldChar w:fldCharType="end"/>
              </w:r>
            </w:del>
          </w:p>
          <w:p w14:paraId="0B5A796E" w14:textId="051BE019" w:rsidR="00975D44" w:rsidDel="005C75AD" w:rsidRDefault="00975D44" w:rsidP="00975D44">
            <w:pPr>
              <w:pStyle w:val="TableBody"/>
              <w:numPr>
                <w:ilvl w:val="0"/>
                <w:numId w:val="167"/>
              </w:numPr>
              <w:rPr>
                <w:del w:id="672" w:author="Alban Roche" w:date="2017-08-02T14:33:00Z"/>
              </w:rPr>
            </w:pPr>
            <w:del w:id="673" w:author="Alban Roche" w:date="2017-08-02T14:33:00Z">
              <w:r w:rsidDel="005C75AD">
                <w:fldChar w:fldCharType="begin"/>
              </w:r>
              <w:r w:rsidDel="005C75AD">
                <w:delInstrText xml:space="preserve"> REF _Ref451179867 \w \h </w:delInstrText>
              </w:r>
              <w:r w:rsidDel="005C75AD">
                <w:fldChar w:fldCharType="separate"/>
              </w:r>
              <w:r w:rsidR="00BD7547" w:rsidDel="005C75AD">
                <w:delText>18.9</w:delText>
              </w:r>
              <w:r w:rsidDel="005C75AD">
                <w:fldChar w:fldCharType="end"/>
              </w:r>
              <w:r w:rsidDel="005C75AD">
                <w:delText xml:space="preserve"> </w:delText>
              </w:r>
              <w:r w:rsidDel="005C75AD">
                <w:fldChar w:fldCharType="begin"/>
              </w:r>
              <w:r w:rsidDel="005C75AD">
                <w:delInstrText xml:space="preserve"> REF _Ref451179867 \h </w:delInstrText>
              </w:r>
              <w:r w:rsidDel="005C75AD">
                <w:fldChar w:fldCharType="separate"/>
              </w:r>
              <w:r w:rsidR="00BD7547" w:rsidRPr="00671C8B" w:rsidDel="005C75AD">
                <w:delText>Switch Data/Command Mode DTR +++ ATO Behavior Table</w:delText>
              </w:r>
              <w:r w:rsidDel="005C75AD">
                <w:fldChar w:fldCharType="end"/>
              </w:r>
            </w:del>
          </w:p>
        </w:tc>
      </w:tr>
      <w:tr w:rsidR="00975D44" w:rsidRPr="00844859" w:rsidDel="005C75AD" w14:paraId="71224D81" w14:textId="12BA0D00" w:rsidTr="00633308">
        <w:trPr>
          <w:cnfStyle w:val="010000000000" w:firstRow="0" w:lastRow="1" w:firstColumn="0" w:lastColumn="0" w:oddVBand="0" w:evenVBand="0" w:oddHBand="0" w:evenHBand="0" w:firstRowFirstColumn="0" w:firstRowLastColumn="0" w:lastRowFirstColumn="0" w:lastRowLastColumn="0"/>
          <w:del w:id="674" w:author="Alban Roche" w:date="2017-08-02T14:33:00Z"/>
        </w:trPr>
        <w:tc>
          <w:tcPr>
            <w:cnfStyle w:val="000000000001" w:firstRow="0" w:lastRow="0" w:firstColumn="0" w:lastColumn="0" w:oddVBand="0" w:evenVBand="0" w:oddHBand="0" w:evenHBand="0" w:firstRowFirstColumn="0" w:firstRowLastColumn="0" w:lastRowFirstColumn="1" w:lastRowLastColumn="0"/>
            <w:tcW w:w="525" w:type="pct"/>
            <w:vMerge/>
          </w:tcPr>
          <w:p w14:paraId="2696E83C" w14:textId="18A3A59D" w:rsidR="00975D44" w:rsidDel="005C75AD" w:rsidRDefault="00975D44" w:rsidP="00975D44">
            <w:pPr>
              <w:pStyle w:val="TableBody"/>
              <w:rPr>
                <w:del w:id="675" w:author="Alban Roche" w:date="2017-08-02T14:33:00Z"/>
              </w:rPr>
            </w:pPr>
          </w:p>
        </w:tc>
        <w:tc>
          <w:tcPr>
            <w:tcW w:w="1069" w:type="pct"/>
            <w:vMerge/>
          </w:tcPr>
          <w:p w14:paraId="06581599" w14:textId="591544C3" w:rsidR="00975D44" w:rsidDel="005C75AD" w:rsidRDefault="00975D44" w:rsidP="00975D44">
            <w:pPr>
              <w:pStyle w:val="TableBody"/>
              <w:cnfStyle w:val="010000000000" w:firstRow="0" w:lastRow="1" w:firstColumn="0" w:lastColumn="0" w:oddVBand="0" w:evenVBand="0" w:oddHBand="0" w:evenHBand="0" w:firstRowFirstColumn="0" w:firstRowLastColumn="0" w:lastRowFirstColumn="0" w:lastRowLastColumn="0"/>
              <w:rPr>
                <w:del w:id="676" w:author="Alban Roche" w:date="2017-08-02T14:33:00Z"/>
              </w:rPr>
            </w:pPr>
          </w:p>
        </w:tc>
        <w:tc>
          <w:tcPr>
            <w:tcW w:w="3406" w:type="pct"/>
          </w:tcPr>
          <w:p w14:paraId="7C415337" w14:textId="7604017D" w:rsidR="00975D44" w:rsidDel="005C75AD" w:rsidRDefault="00975D44" w:rsidP="00975D44">
            <w:pPr>
              <w:pStyle w:val="TableBody"/>
              <w:cnfStyle w:val="010000000000" w:firstRow="0" w:lastRow="1" w:firstColumn="0" w:lastColumn="0" w:oddVBand="0" w:evenVBand="0" w:oddHBand="0" w:evenHBand="0" w:firstRowFirstColumn="0" w:firstRowLastColumn="0" w:lastRowFirstColumn="0" w:lastRowLastColumn="0"/>
              <w:rPr>
                <w:del w:id="677" w:author="Alban Roche" w:date="2017-08-02T14:33:00Z"/>
              </w:rPr>
            </w:pPr>
            <w:del w:id="678" w:author="Alban Roche" w:date="2017-08-02T14:33:00Z">
              <w:r w:rsidDel="005C75AD">
                <w:delText xml:space="preserve">Deleted </w:delText>
              </w:r>
              <w:commentRangeStart w:id="679"/>
              <w:r w:rsidDel="005C75AD">
                <w:delText>5.67 +CCED Command: Cell Environment Description</w:delText>
              </w:r>
              <w:commentRangeEnd w:id="679"/>
              <w:r w:rsidDel="005C75AD">
                <w:rPr>
                  <w:rStyle w:val="CommentReference"/>
                  <w:rFonts w:ascii="Verdana" w:hAnsi="Verdana" w:cs="Times New Roman"/>
                  <w:lang w:eastAsia="en-US"/>
                </w:rPr>
                <w:commentReference w:id="679"/>
              </w:r>
            </w:del>
          </w:p>
        </w:tc>
      </w:tr>
    </w:tbl>
    <w:p w14:paraId="6A4C1FB3" w14:textId="77777777" w:rsidR="00C64FA4" w:rsidRPr="00844859" w:rsidRDefault="00C64FA4" w:rsidP="0094718A">
      <w:pPr>
        <w:rPr>
          <w:szCs w:val="20"/>
        </w:rPr>
      </w:pPr>
    </w:p>
    <w:p w14:paraId="0568FE8E" w14:textId="77777777" w:rsidR="0077000F" w:rsidRPr="00844859" w:rsidRDefault="0077000F" w:rsidP="0094718A">
      <w:pPr>
        <w:pStyle w:val="BoilerplateTitles"/>
        <w:sectPr w:rsidR="0077000F" w:rsidRPr="00844859" w:rsidSect="004F7779">
          <w:headerReference w:type="even" r:id="rId17"/>
          <w:headerReference w:type="default" r:id="rId18"/>
          <w:footerReference w:type="default" r:id="rId19"/>
          <w:pgSz w:w="11909" w:h="16834" w:code="9"/>
          <w:pgMar w:top="1440" w:right="1440" w:bottom="1440" w:left="1440" w:header="720" w:footer="720" w:gutter="0"/>
          <w:cols w:space="720"/>
          <w:titlePg/>
          <w:docGrid w:linePitch="360"/>
        </w:sectPr>
      </w:pPr>
      <w:bookmarkStart w:id="688" w:name="_GoBack"/>
      <w:bookmarkEnd w:id="688"/>
    </w:p>
    <w:p w14:paraId="27FA4FF9" w14:textId="77777777" w:rsidR="009F739E" w:rsidRPr="00844859" w:rsidRDefault="00A226CF" w:rsidP="002037FF">
      <w:pPr>
        <w:pStyle w:val="ChapterTitleNoNum"/>
      </w:pPr>
      <w:r w:rsidRPr="00844859">
        <w:lastRenderedPageBreak/>
        <w:t>Contents</w:t>
      </w:r>
    </w:p>
    <w:p w14:paraId="4685BDB0" w14:textId="760BEC14" w:rsidR="008B0F45" w:rsidRDefault="007B3CDF">
      <w:pPr>
        <w:pStyle w:val="TOC1"/>
        <w:rPr>
          <w:rFonts w:asciiTheme="minorHAnsi" w:eastAsiaTheme="minorEastAsia" w:hAnsiTheme="minorHAnsi" w:cstheme="minorBidi"/>
          <w:b w:val="0"/>
          <w:bCs w:val="0"/>
          <w:caps w:val="0"/>
          <w:color w:val="auto"/>
          <w:sz w:val="22"/>
          <w:szCs w:val="22"/>
          <w:lang w:eastAsia="en-US"/>
        </w:rPr>
      </w:pPr>
      <w:r w:rsidRPr="00844859">
        <w:rPr>
          <w:rFonts w:ascii="Helvetica" w:hAnsi="Helvetica"/>
          <w:noProof w:val="0"/>
          <w:szCs w:val="20"/>
        </w:rPr>
        <w:fldChar w:fldCharType="begin"/>
      </w:r>
      <w:r w:rsidR="00325D37" w:rsidRPr="00844859">
        <w:rPr>
          <w:rFonts w:ascii="Helvetica" w:hAnsi="Helvetica"/>
          <w:noProof w:val="0"/>
          <w:szCs w:val="20"/>
        </w:rPr>
        <w:instrText xml:space="preserve"> TOC \o "2-4" \h \z \t "Heading 1,1" </w:instrText>
      </w:r>
      <w:r w:rsidRPr="00844859">
        <w:rPr>
          <w:rFonts w:ascii="Helvetica" w:hAnsi="Helvetica"/>
          <w:noProof w:val="0"/>
          <w:szCs w:val="20"/>
        </w:rPr>
        <w:fldChar w:fldCharType="separate"/>
      </w:r>
      <w:hyperlink w:anchor="_Toc489456261" w:history="1">
        <w:r w:rsidR="008B0F45" w:rsidRPr="001A402F">
          <w:rPr>
            <w:rStyle w:val="Hyperlink"/>
          </w:rPr>
          <w:t>1.</w:t>
        </w:r>
        <w:r w:rsidR="008B0F45">
          <w:rPr>
            <w:rFonts w:asciiTheme="minorHAnsi" w:eastAsiaTheme="minorEastAsia" w:hAnsiTheme="minorHAnsi" w:cstheme="minorBidi"/>
            <w:b w:val="0"/>
            <w:bCs w:val="0"/>
            <w:caps w:val="0"/>
            <w:color w:val="auto"/>
            <w:sz w:val="22"/>
            <w:szCs w:val="22"/>
            <w:lang w:eastAsia="en-US"/>
          </w:rPr>
          <w:tab/>
        </w:r>
        <w:r w:rsidR="008B0F45" w:rsidRPr="001A402F">
          <w:rPr>
            <w:rStyle w:val="Hyperlink"/>
          </w:rPr>
          <w:t>Introduction</w:t>
        </w:r>
        <w:r w:rsidR="008B0F45">
          <w:rPr>
            <w:webHidden/>
          </w:rPr>
          <w:tab/>
        </w:r>
        <w:r w:rsidR="008B0F45">
          <w:rPr>
            <w:webHidden/>
          </w:rPr>
          <w:fldChar w:fldCharType="begin"/>
        </w:r>
        <w:r w:rsidR="008B0F45">
          <w:rPr>
            <w:webHidden/>
          </w:rPr>
          <w:instrText xml:space="preserve"> PAGEREF _Toc489456261 \h </w:instrText>
        </w:r>
        <w:r w:rsidR="008B0F45">
          <w:rPr>
            <w:webHidden/>
          </w:rPr>
        </w:r>
        <w:r w:rsidR="008B0F45">
          <w:rPr>
            <w:webHidden/>
          </w:rPr>
          <w:fldChar w:fldCharType="separate"/>
        </w:r>
        <w:r w:rsidR="008B0F45">
          <w:rPr>
            <w:webHidden/>
          </w:rPr>
          <w:t>12</w:t>
        </w:r>
        <w:r w:rsidR="008B0F45">
          <w:rPr>
            <w:webHidden/>
          </w:rPr>
          <w:fldChar w:fldCharType="end"/>
        </w:r>
      </w:hyperlink>
    </w:p>
    <w:p w14:paraId="13CAEBEC" w14:textId="496E45F2"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6262" w:history="1">
        <w:r w:rsidR="008B0F45" w:rsidRPr="001A402F">
          <w:rPr>
            <w:rStyle w:val="Hyperlink"/>
          </w:rPr>
          <w:t>1.1.</w:t>
        </w:r>
        <w:r w:rsidR="008B0F45">
          <w:rPr>
            <w:rFonts w:asciiTheme="minorHAnsi" w:eastAsiaTheme="minorEastAsia" w:hAnsiTheme="minorHAnsi" w:cstheme="minorBidi"/>
            <w:color w:val="auto"/>
            <w:sz w:val="22"/>
            <w:szCs w:val="22"/>
            <w:lang w:eastAsia="en-US"/>
          </w:rPr>
          <w:tab/>
        </w:r>
        <w:r w:rsidR="008B0F45" w:rsidRPr="001A402F">
          <w:rPr>
            <w:rStyle w:val="Hyperlink"/>
          </w:rPr>
          <w:t>Reference Configuration</w:t>
        </w:r>
        <w:r w:rsidR="008B0F45">
          <w:rPr>
            <w:webHidden/>
          </w:rPr>
          <w:tab/>
        </w:r>
        <w:r w:rsidR="008B0F45">
          <w:rPr>
            <w:webHidden/>
          </w:rPr>
          <w:fldChar w:fldCharType="begin"/>
        </w:r>
        <w:r w:rsidR="008B0F45">
          <w:rPr>
            <w:webHidden/>
          </w:rPr>
          <w:instrText xml:space="preserve"> PAGEREF _Toc489456262 \h </w:instrText>
        </w:r>
        <w:r w:rsidR="008B0F45">
          <w:rPr>
            <w:webHidden/>
          </w:rPr>
        </w:r>
        <w:r w:rsidR="008B0F45">
          <w:rPr>
            <w:webHidden/>
          </w:rPr>
          <w:fldChar w:fldCharType="separate"/>
        </w:r>
        <w:r w:rsidR="008B0F45">
          <w:rPr>
            <w:webHidden/>
          </w:rPr>
          <w:t>12</w:t>
        </w:r>
        <w:r w:rsidR="008B0F45">
          <w:rPr>
            <w:webHidden/>
          </w:rPr>
          <w:fldChar w:fldCharType="end"/>
        </w:r>
      </w:hyperlink>
    </w:p>
    <w:p w14:paraId="6AC96E2F" w14:textId="2A269A6B"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6263" w:history="1">
        <w:r w:rsidR="008B0F45" w:rsidRPr="001A402F">
          <w:rPr>
            <w:rStyle w:val="Hyperlink"/>
          </w:rPr>
          <w:t>1.2.</w:t>
        </w:r>
        <w:r w:rsidR="008B0F45">
          <w:rPr>
            <w:rFonts w:asciiTheme="minorHAnsi" w:eastAsiaTheme="minorEastAsia" w:hAnsiTheme="minorHAnsi" w:cstheme="minorBidi"/>
            <w:color w:val="auto"/>
            <w:sz w:val="22"/>
            <w:szCs w:val="22"/>
            <w:lang w:eastAsia="en-US"/>
          </w:rPr>
          <w:tab/>
        </w:r>
        <w:r w:rsidR="008B0F45" w:rsidRPr="001A402F">
          <w:rPr>
            <w:rStyle w:val="Hyperlink"/>
          </w:rPr>
          <w:t>AT Command Principles</w:t>
        </w:r>
        <w:r w:rsidR="008B0F45">
          <w:rPr>
            <w:webHidden/>
          </w:rPr>
          <w:tab/>
        </w:r>
        <w:r w:rsidR="008B0F45">
          <w:rPr>
            <w:webHidden/>
          </w:rPr>
          <w:fldChar w:fldCharType="begin"/>
        </w:r>
        <w:r w:rsidR="008B0F45">
          <w:rPr>
            <w:webHidden/>
          </w:rPr>
          <w:instrText xml:space="preserve"> PAGEREF _Toc489456263 \h </w:instrText>
        </w:r>
        <w:r w:rsidR="008B0F45">
          <w:rPr>
            <w:webHidden/>
          </w:rPr>
        </w:r>
        <w:r w:rsidR="008B0F45">
          <w:rPr>
            <w:webHidden/>
          </w:rPr>
          <w:fldChar w:fldCharType="separate"/>
        </w:r>
        <w:r w:rsidR="008B0F45">
          <w:rPr>
            <w:webHidden/>
          </w:rPr>
          <w:t>12</w:t>
        </w:r>
        <w:r w:rsidR="008B0F45">
          <w:rPr>
            <w:webHidden/>
          </w:rPr>
          <w:fldChar w:fldCharType="end"/>
        </w:r>
      </w:hyperlink>
    </w:p>
    <w:p w14:paraId="4C94FCC8" w14:textId="0CAF65B7" w:rsidR="008B0F45" w:rsidRDefault="00D75B97">
      <w:pPr>
        <w:pStyle w:val="TOC3"/>
        <w:tabs>
          <w:tab w:val="left" w:pos="1600"/>
        </w:tabs>
        <w:rPr>
          <w:rFonts w:asciiTheme="minorHAnsi" w:eastAsiaTheme="minorEastAsia" w:hAnsiTheme="minorHAnsi" w:cstheme="minorBidi"/>
          <w:color w:val="auto"/>
          <w:sz w:val="22"/>
          <w:szCs w:val="22"/>
          <w:lang w:eastAsia="en-US"/>
        </w:rPr>
      </w:pPr>
      <w:hyperlink w:anchor="_Toc489456264" w:history="1">
        <w:r w:rsidR="008B0F45" w:rsidRPr="001A402F">
          <w:rPr>
            <w:rStyle w:val="Hyperlink"/>
          </w:rPr>
          <w:t>1.2.1.</w:t>
        </w:r>
        <w:r w:rsidR="008B0F45">
          <w:rPr>
            <w:rFonts w:asciiTheme="minorHAnsi" w:eastAsiaTheme="minorEastAsia" w:hAnsiTheme="minorHAnsi" w:cstheme="minorBidi"/>
            <w:color w:val="auto"/>
            <w:sz w:val="22"/>
            <w:szCs w:val="22"/>
            <w:lang w:eastAsia="en-US"/>
          </w:rPr>
          <w:tab/>
        </w:r>
        <w:r w:rsidR="008B0F45" w:rsidRPr="001A402F">
          <w:rPr>
            <w:rStyle w:val="Hyperlink"/>
          </w:rPr>
          <w:t>Parameters</w:t>
        </w:r>
        <w:r w:rsidR="008B0F45">
          <w:rPr>
            <w:webHidden/>
          </w:rPr>
          <w:tab/>
        </w:r>
        <w:r w:rsidR="008B0F45">
          <w:rPr>
            <w:webHidden/>
          </w:rPr>
          <w:fldChar w:fldCharType="begin"/>
        </w:r>
        <w:r w:rsidR="008B0F45">
          <w:rPr>
            <w:webHidden/>
          </w:rPr>
          <w:instrText xml:space="preserve"> PAGEREF _Toc489456264 \h </w:instrText>
        </w:r>
        <w:r w:rsidR="008B0F45">
          <w:rPr>
            <w:webHidden/>
          </w:rPr>
        </w:r>
        <w:r w:rsidR="008B0F45">
          <w:rPr>
            <w:webHidden/>
          </w:rPr>
          <w:fldChar w:fldCharType="separate"/>
        </w:r>
        <w:r w:rsidR="008B0F45">
          <w:rPr>
            <w:webHidden/>
          </w:rPr>
          <w:t>13</w:t>
        </w:r>
        <w:r w:rsidR="008B0F45">
          <w:rPr>
            <w:webHidden/>
          </w:rPr>
          <w:fldChar w:fldCharType="end"/>
        </w:r>
      </w:hyperlink>
    </w:p>
    <w:p w14:paraId="0AB25A4E" w14:textId="184DB64C" w:rsidR="008B0F45" w:rsidRDefault="00D75B97">
      <w:pPr>
        <w:pStyle w:val="TOC3"/>
        <w:tabs>
          <w:tab w:val="left" w:pos="1600"/>
        </w:tabs>
        <w:rPr>
          <w:rFonts w:asciiTheme="minorHAnsi" w:eastAsiaTheme="minorEastAsia" w:hAnsiTheme="minorHAnsi" w:cstheme="minorBidi"/>
          <w:color w:val="auto"/>
          <w:sz w:val="22"/>
          <w:szCs w:val="22"/>
          <w:lang w:eastAsia="en-US"/>
        </w:rPr>
      </w:pPr>
      <w:hyperlink w:anchor="_Toc489456265" w:history="1">
        <w:r w:rsidR="008B0F45" w:rsidRPr="001A402F">
          <w:rPr>
            <w:rStyle w:val="Hyperlink"/>
          </w:rPr>
          <w:t>1.2.2.</w:t>
        </w:r>
        <w:r w:rsidR="008B0F45">
          <w:rPr>
            <w:rFonts w:asciiTheme="minorHAnsi" w:eastAsiaTheme="minorEastAsia" w:hAnsiTheme="minorHAnsi" w:cstheme="minorBidi"/>
            <w:color w:val="auto"/>
            <w:sz w:val="22"/>
            <w:szCs w:val="22"/>
            <w:lang w:eastAsia="en-US"/>
          </w:rPr>
          <w:tab/>
        </w:r>
        <w:r w:rsidR="008B0F45" w:rsidRPr="001A402F">
          <w:rPr>
            <w:rStyle w:val="Hyperlink"/>
          </w:rPr>
          <w:t>Answers and Responses</w:t>
        </w:r>
        <w:r w:rsidR="008B0F45">
          <w:rPr>
            <w:webHidden/>
          </w:rPr>
          <w:tab/>
        </w:r>
        <w:r w:rsidR="008B0F45">
          <w:rPr>
            <w:webHidden/>
          </w:rPr>
          <w:fldChar w:fldCharType="begin"/>
        </w:r>
        <w:r w:rsidR="008B0F45">
          <w:rPr>
            <w:webHidden/>
          </w:rPr>
          <w:instrText xml:space="preserve"> PAGEREF _Toc489456265 \h </w:instrText>
        </w:r>
        <w:r w:rsidR="008B0F45">
          <w:rPr>
            <w:webHidden/>
          </w:rPr>
        </w:r>
        <w:r w:rsidR="008B0F45">
          <w:rPr>
            <w:webHidden/>
          </w:rPr>
          <w:fldChar w:fldCharType="separate"/>
        </w:r>
        <w:r w:rsidR="008B0F45">
          <w:rPr>
            <w:webHidden/>
          </w:rPr>
          <w:t>13</w:t>
        </w:r>
        <w:r w:rsidR="008B0F45">
          <w:rPr>
            <w:webHidden/>
          </w:rPr>
          <w:fldChar w:fldCharType="end"/>
        </w:r>
      </w:hyperlink>
    </w:p>
    <w:p w14:paraId="773F070C" w14:textId="4C9F908E" w:rsidR="008B0F45" w:rsidRDefault="00D75B97">
      <w:pPr>
        <w:pStyle w:val="TOC3"/>
        <w:tabs>
          <w:tab w:val="left" w:pos="1600"/>
        </w:tabs>
        <w:rPr>
          <w:rFonts w:asciiTheme="minorHAnsi" w:eastAsiaTheme="minorEastAsia" w:hAnsiTheme="minorHAnsi" w:cstheme="minorBidi"/>
          <w:color w:val="auto"/>
          <w:sz w:val="22"/>
          <w:szCs w:val="22"/>
          <w:lang w:eastAsia="en-US"/>
        </w:rPr>
      </w:pPr>
      <w:hyperlink w:anchor="_Toc489456266" w:history="1">
        <w:r w:rsidR="008B0F45" w:rsidRPr="001A402F">
          <w:rPr>
            <w:rStyle w:val="Hyperlink"/>
          </w:rPr>
          <w:t>1.2.3.</w:t>
        </w:r>
        <w:r w:rsidR="008B0F45">
          <w:rPr>
            <w:rFonts w:asciiTheme="minorHAnsi" w:eastAsiaTheme="minorEastAsia" w:hAnsiTheme="minorHAnsi" w:cstheme="minorBidi"/>
            <w:color w:val="auto"/>
            <w:sz w:val="22"/>
            <w:szCs w:val="22"/>
            <w:lang w:eastAsia="en-US"/>
          </w:rPr>
          <w:tab/>
        </w:r>
        <w:r w:rsidR="008B0F45" w:rsidRPr="001A402F">
          <w:rPr>
            <w:rStyle w:val="Hyperlink"/>
          </w:rPr>
          <w:t>Multiple AT Commands on the Same Command Line</w:t>
        </w:r>
        <w:r w:rsidR="008B0F45">
          <w:rPr>
            <w:webHidden/>
          </w:rPr>
          <w:tab/>
        </w:r>
        <w:r w:rsidR="008B0F45">
          <w:rPr>
            <w:webHidden/>
          </w:rPr>
          <w:fldChar w:fldCharType="begin"/>
        </w:r>
        <w:r w:rsidR="008B0F45">
          <w:rPr>
            <w:webHidden/>
          </w:rPr>
          <w:instrText xml:space="preserve"> PAGEREF _Toc489456266 \h </w:instrText>
        </w:r>
        <w:r w:rsidR="008B0F45">
          <w:rPr>
            <w:webHidden/>
          </w:rPr>
        </w:r>
        <w:r w:rsidR="008B0F45">
          <w:rPr>
            <w:webHidden/>
          </w:rPr>
          <w:fldChar w:fldCharType="separate"/>
        </w:r>
        <w:r w:rsidR="008B0F45">
          <w:rPr>
            <w:webHidden/>
          </w:rPr>
          <w:t>13</w:t>
        </w:r>
        <w:r w:rsidR="008B0F45">
          <w:rPr>
            <w:webHidden/>
          </w:rPr>
          <w:fldChar w:fldCharType="end"/>
        </w:r>
      </w:hyperlink>
    </w:p>
    <w:p w14:paraId="47FE57B6" w14:textId="75CCF98C" w:rsidR="008B0F45" w:rsidRDefault="00D75B97">
      <w:pPr>
        <w:pStyle w:val="TOC3"/>
        <w:tabs>
          <w:tab w:val="left" w:pos="1600"/>
        </w:tabs>
        <w:rPr>
          <w:rFonts w:asciiTheme="minorHAnsi" w:eastAsiaTheme="minorEastAsia" w:hAnsiTheme="minorHAnsi" w:cstheme="minorBidi"/>
          <w:color w:val="auto"/>
          <w:sz w:val="22"/>
          <w:szCs w:val="22"/>
          <w:lang w:eastAsia="en-US"/>
        </w:rPr>
      </w:pPr>
      <w:hyperlink w:anchor="_Toc489456267" w:history="1">
        <w:r w:rsidR="008B0F45" w:rsidRPr="001A402F">
          <w:rPr>
            <w:rStyle w:val="Hyperlink"/>
          </w:rPr>
          <w:t>1.2.4.</w:t>
        </w:r>
        <w:r w:rsidR="008B0F45">
          <w:rPr>
            <w:rFonts w:asciiTheme="minorHAnsi" w:eastAsiaTheme="minorEastAsia" w:hAnsiTheme="minorHAnsi" w:cstheme="minorBidi"/>
            <w:color w:val="auto"/>
            <w:sz w:val="22"/>
            <w:szCs w:val="22"/>
            <w:lang w:eastAsia="en-US"/>
          </w:rPr>
          <w:tab/>
        </w:r>
        <w:r w:rsidR="008B0F45" w:rsidRPr="001A402F">
          <w:rPr>
            <w:rStyle w:val="Hyperlink"/>
          </w:rPr>
          <w:t>AT Commands on Separate Lines</w:t>
        </w:r>
        <w:r w:rsidR="008B0F45">
          <w:rPr>
            <w:webHidden/>
          </w:rPr>
          <w:tab/>
        </w:r>
        <w:r w:rsidR="008B0F45">
          <w:rPr>
            <w:webHidden/>
          </w:rPr>
          <w:fldChar w:fldCharType="begin"/>
        </w:r>
        <w:r w:rsidR="008B0F45">
          <w:rPr>
            <w:webHidden/>
          </w:rPr>
          <w:instrText xml:space="preserve"> PAGEREF _Toc489456267 \h </w:instrText>
        </w:r>
        <w:r w:rsidR="008B0F45">
          <w:rPr>
            <w:webHidden/>
          </w:rPr>
        </w:r>
        <w:r w:rsidR="008B0F45">
          <w:rPr>
            <w:webHidden/>
          </w:rPr>
          <w:fldChar w:fldCharType="separate"/>
        </w:r>
        <w:r w:rsidR="008B0F45">
          <w:rPr>
            <w:webHidden/>
          </w:rPr>
          <w:t>13</w:t>
        </w:r>
        <w:r w:rsidR="008B0F45">
          <w:rPr>
            <w:webHidden/>
          </w:rPr>
          <w:fldChar w:fldCharType="end"/>
        </w:r>
      </w:hyperlink>
    </w:p>
    <w:p w14:paraId="0377C0CE" w14:textId="61D1AF33"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6268" w:history="1">
        <w:r w:rsidR="008B0F45" w:rsidRPr="001A402F">
          <w:rPr>
            <w:rStyle w:val="Hyperlink"/>
          </w:rPr>
          <w:t>1.3.</w:t>
        </w:r>
        <w:r w:rsidR="008B0F45">
          <w:rPr>
            <w:rFonts w:asciiTheme="minorHAnsi" w:eastAsiaTheme="minorEastAsia" w:hAnsiTheme="minorHAnsi" w:cstheme="minorBidi"/>
            <w:color w:val="auto"/>
            <w:sz w:val="22"/>
            <w:szCs w:val="22"/>
            <w:lang w:eastAsia="en-US"/>
          </w:rPr>
          <w:tab/>
        </w:r>
        <w:r w:rsidR="008B0F45" w:rsidRPr="001A402F">
          <w:rPr>
            <w:rStyle w:val="Hyperlink"/>
          </w:rPr>
          <w:t>Unsolicited Result Codes (URCs)</w:t>
        </w:r>
        <w:r w:rsidR="008B0F45">
          <w:rPr>
            <w:webHidden/>
          </w:rPr>
          <w:tab/>
        </w:r>
        <w:r w:rsidR="008B0F45">
          <w:rPr>
            <w:webHidden/>
          </w:rPr>
          <w:fldChar w:fldCharType="begin"/>
        </w:r>
        <w:r w:rsidR="008B0F45">
          <w:rPr>
            <w:webHidden/>
          </w:rPr>
          <w:instrText xml:space="preserve"> PAGEREF _Toc489456268 \h </w:instrText>
        </w:r>
        <w:r w:rsidR="008B0F45">
          <w:rPr>
            <w:webHidden/>
          </w:rPr>
        </w:r>
        <w:r w:rsidR="008B0F45">
          <w:rPr>
            <w:webHidden/>
          </w:rPr>
          <w:fldChar w:fldCharType="separate"/>
        </w:r>
        <w:r w:rsidR="008B0F45">
          <w:rPr>
            <w:webHidden/>
          </w:rPr>
          <w:t>14</w:t>
        </w:r>
        <w:r w:rsidR="008B0F45">
          <w:rPr>
            <w:webHidden/>
          </w:rPr>
          <w:fldChar w:fldCharType="end"/>
        </w:r>
      </w:hyperlink>
    </w:p>
    <w:p w14:paraId="242C5097" w14:textId="6D902A0B"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6291" w:history="1">
        <w:r w:rsidR="008B0F45" w:rsidRPr="001A402F">
          <w:rPr>
            <w:rStyle w:val="Hyperlink"/>
            <w:snapToGrid w:val="0"/>
          </w:rPr>
          <w:t>1.4.</w:t>
        </w:r>
        <w:r w:rsidR="008B0F45">
          <w:rPr>
            <w:rFonts w:asciiTheme="minorHAnsi" w:eastAsiaTheme="minorEastAsia" w:hAnsiTheme="minorHAnsi" w:cstheme="minorBidi"/>
            <w:color w:val="auto"/>
            <w:sz w:val="22"/>
            <w:szCs w:val="22"/>
            <w:lang w:eastAsia="en-US"/>
          </w:rPr>
          <w:tab/>
        </w:r>
        <w:r w:rsidR="008B0F45" w:rsidRPr="001A402F">
          <w:rPr>
            <w:rStyle w:val="Hyperlink"/>
            <w:snapToGrid w:val="0"/>
          </w:rPr>
          <w:t>Document Modification</w:t>
        </w:r>
        <w:r w:rsidR="008B0F45">
          <w:rPr>
            <w:webHidden/>
          </w:rPr>
          <w:tab/>
        </w:r>
        <w:r w:rsidR="008B0F45">
          <w:rPr>
            <w:webHidden/>
          </w:rPr>
          <w:fldChar w:fldCharType="begin"/>
        </w:r>
        <w:r w:rsidR="008B0F45">
          <w:rPr>
            <w:webHidden/>
          </w:rPr>
          <w:instrText xml:space="preserve"> PAGEREF _Toc489456291 \h </w:instrText>
        </w:r>
        <w:r w:rsidR="008B0F45">
          <w:rPr>
            <w:webHidden/>
          </w:rPr>
        </w:r>
        <w:r w:rsidR="008B0F45">
          <w:rPr>
            <w:webHidden/>
          </w:rPr>
          <w:fldChar w:fldCharType="separate"/>
        </w:r>
        <w:r w:rsidR="008B0F45">
          <w:rPr>
            <w:webHidden/>
          </w:rPr>
          <w:t>14</w:t>
        </w:r>
        <w:r w:rsidR="008B0F45">
          <w:rPr>
            <w:webHidden/>
          </w:rPr>
          <w:fldChar w:fldCharType="end"/>
        </w:r>
      </w:hyperlink>
    </w:p>
    <w:p w14:paraId="531C7BB5" w14:textId="15BEE12C"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6292" w:history="1">
        <w:r w:rsidR="008B0F45" w:rsidRPr="001A402F">
          <w:rPr>
            <w:rStyle w:val="Hyperlink"/>
          </w:rPr>
          <w:t>1.5.</w:t>
        </w:r>
        <w:r w:rsidR="008B0F45">
          <w:rPr>
            <w:rFonts w:asciiTheme="minorHAnsi" w:eastAsiaTheme="minorEastAsia" w:hAnsiTheme="minorHAnsi" w:cstheme="minorBidi"/>
            <w:color w:val="auto"/>
            <w:sz w:val="22"/>
            <w:szCs w:val="22"/>
            <w:lang w:eastAsia="en-US"/>
          </w:rPr>
          <w:tab/>
        </w:r>
        <w:r w:rsidR="008B0F45" w:rsidRPr="001A402F">
          <w:rPr>
            <w:rStyle w:val="Hyperlink"/>
          </w:rPr>
          <w:t>Abbreviations</w:t>
        </w:r>
        <w:r w:rsidR="008B0F45">
          <w:rPr>
            <w:webHidden/>
          </w:rPr>
          <w:tab/>
        </w:r>
        <w:r w:rsidR="008B0F45">
          <w:rPr>
            <w:webHidden/>
          </w:rPr>
          <w:fldChar w:fldCharType="begin"/>
        </w:r>
        <w:r w:rsidR="008B0F45">
          <w:rPr>
            <w:webHidden/>
          </w:rPr>
          <w:instrText xml:space="preserve"> PAGEREF _Toc489456292 \h </w:instrText>
        </w:r>
        <w:r w:rsidR="008B0F45">
          <w:rPr>
            <w:webHidden/>
          </w:rPr>
        </w:r>
        <w:r w:rsidR="008B0F45">
          <w:rPr>
            <w:webHidden/>
          </w:rPr>
          <w:fldChar w:fldCharType="separate"/>
        </w:r>
        <w:r w:rsidR="008B0F45">
          <w:rPr>
            <w:webHidden/>
          </w:rPr>
          <w:t>14</w:t>
        </w:r>
        <w:r w:rsidR="008B0F45">
          <w:rPr>
            <w:webHidden/>
          </w:rPr>
          <w:fldChar w:fldCharType="end"/>
        </w:r>
      </w:hyperlink>
    </w:p>
    <w:p w14:paraId="06C2BA34" w14:textId="7337A210" w:rsidR="008B0F45" w:rsidRDefault="00D75B97">
      <w:pPr>
        <w:pStyle w:val="TOC1"/>
        <w:rPr>
          <w:rFonts w:asciiTheme="minorHAnsi" w:eastAsiaTheme="minorEastAsia" w:hAnsiTheme="minorHAnsi" w:cstheme="minorBidi"/>
          <w:b w:val="0"/>
          <w:bCs w:val="0"/>
          <w:caps w:val="0"/>
          <w:color w:val="auto"/>
          <w:sz w:val="22"/>
          <w:szCs w:val="22"/>
          <w:lang w:eastAsia="en-US"/>
        </w:rPr>
      </w:pPr>
      <w:hyperlink w:anchor="_Toc489456293" w:history="1">
        <w:r w:rsidR="008B0F45" w:rsidRPr="001A402F">
          <w:rPr>
            <w:rStyle w:val="Hyperlink"/>
          </w:rPr>
          <w:t>2.</w:t>
        </w:r>
        <w:r w:rsidR="008B0F45">
          <w:rPr>
            <w:rFonts w:asciiTheme="minorHAnsi" w:eastAsiaTheme="minorEastAsia" w:hAnsiTheme="minorHAnsi" w:cstheme="minorBidi"/>
            <w:b w:val="0"/>
            <w:bCs w:val="0"/>
            <w:caps w:val="0"/>
            <w:color w:val="auto"/>
            <w:sz w:val="22"/>
            <w:szCs w:val="22"/>
            <w:lang w:eastAsia="en-US"/>
          </w:rPr>
          <w:tab/>
        </w:r>
        <w:r w:rsidR="008B0F45" w:rsidRPr="001A402F">
          <w:rPr>
            <w:rStyle w:val="Hyperlink"/>
          </w:rPr>
          <w:t>V25ter AT Commands</w:t>
        </w:r>
        <w:r w:rsidR="008B0F45">
          <w:rPr>
            <w:webHidden/>
          </w:rPr>
          <w:tab/>
        </w:r>
        <w:r w:rsidR="008B0F45">
          <w:rPr>
            <w:webHidden/>
          </w:rPr>
          <w:fldChar w:fldCharType="begin"/>
        </w:r>
        <w:r w:rsidR="008B0F45">
          <w:rPr>
            <w:webHidden/>
          </w:rPr>
          <w:instrText xml:space="preserve"> PAGEREF _Toc489456293 \h </w:instrText>
        </w:r>
        <w:r w:rsidR="008B0F45">
          <w:rPr>
            <w:webHidden/>
          </w:rPr>
        </w:r>
        <w:r w:rsidR="008B0F45">
          <w:rPr>
            <w:webHidden/>
          </w:rPr>
          <w:fldChar w:fldCharType="separate"/>
        </w:r>
        <w:r w:rsidR="008B0F45">
          <w:rPr>
            <w:webHidden/>
          </w:rPr>
          <w:t>19</w:t>
        </w:r>
        <w:r w:rsidR="008B0F45">
          <w:rPr>
            <w:webHidden/>
          </w:rPr>
          <w:fldChar w:fldCharType="end"/>
        </w:r>
      </w:hyperlink>
    </w:p>
    <w:p w14:paraId="776E227F" w14:textId="22FE22A3"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6294" w:history="1">
        <w:r w:rsidR="008B0F45" w:rsidRPr="001A402F">
          <w:rPr>
            <w:rStyle w:val="Hyperlink"/>
          </w:rPr>
          <w:t>2.1.</w:t>
        </w:r>
        <w:r w:rsidR="008B0F45">
          <w:rPr>
            <w:rFonts w:asciiTheme="minorHAnsi" w:eastAsiaTheme="minorEastAsia" w:hAnsiTheme="minorHAnsi" w:cstheme="minorBidi"/>
            <w:color w:val="auto"/>
            <w:sz w:val="22"/>
            <w:szCs w:val="22"/>
            <w:lang w:eastAsia="en-US"/>
          </w:rPr>
          <w:tab/>
        </w:r>
        <w:r w:rsidR="008B0F45" w:rsidRPr="001A402F">
          <w:rPr>
            <w:rStyle w:val="Hyperlink"/>
          </w:rPr>
          <w:t>+++ Command: Switch from Data Mode to Command Mode</w:t>
        </w:r>
        <w:r w:rsidR="008B0F45">
          <w:rPr>
            <w:webHidden/>
          </w:rPr>
          <w:tab/>
        </w:r>
        <w:r w:rsidR="008B0F45">
          <w:rPr>
            <w:webHidden/>
          </w:rPr>
          <w:fldChar w:fldCharType="begin"/>
        </w:r>
        <w:r w:rsidR="008B0F45">
          <w:rPr>
            <w:webHidden/>
          </w:rPr>
          <w:instrText xml:space="preserve"> PAGEREF _Toc489456294 \h </w:instrText>
        </w:r>
        <w:r w:rsidR="008B0F45">
          <w:rPr>
            <w:webHidden/>
          </w:rPr>
        </w:r>
        <w:r w:rsidR="008B0F45">
          <w:rPr>
            <w:webHidden/>
          </w:rPr>
          <w:fldChar w:fldCharType="separate"/>
        </w:r>
        <w:r w:rsidR="008B0F45">
          <w:rPr>
            <w:webHidden/>
          </w:rPr>
          <w:t>19</w:t>
        </w:r>
        <w:r w:rsidR="008B0F45">
          <w:rPr>
            <w:webHidden/>
          </w:rPr>
          <w:fldChar w:fldCharType="end"/>
        </w:r>
      </w:hyperlink>
    </w:p>
    <w:p w14:paraId="572E5886" w14:textId="06509450"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6312" w:history="1">
        <w:r w:rsidR="008B0F45" w:rsidRPr="001A402F">
          <w:rPr>
            <w:rStyle w:val="Hyperlink"/>
          </w:rPr>
          <w:t>2.2.</w:t>
        </w:r>
        <w:r w:rsidR="008B0F45">
          <w:rPr>
            <w:rFonts w:asciiTheme="minorHAnsi" w:eastAsiaTheme="minorEastAsia" w:hAnsiTheme="minorHAnsi" w:cstheme="minorBidi"/>
            <w:color w:val="auto"/>
            <w:sz w:val="22"/>
            <w:szCs w:val="22"/>
            <w:lang w:eastAsia="en-US"/>
          </w:rPr>
          <w:tab/>
        </w:r>
        <w:r w:rsidR="008B0F45" w:rsidRPr="001A402F">
          <w:rPr>
            <w:rStyle w:val="Hyperlink"/>
          </w:rPr>
          <w:t>O Command: Switch from Command Mode to Data Mode</w:t>
        </w:r>
        <w:r w:rsidR="008B0F45">
          <w:rPr>
            <w:webHidden/>
          </w:rPr>
          <w:tab/>
        </w:r>
        <w:r w:rsidR="008B0F45">
          <w:rPr>
            <w:webHidden/>
          </w:rPr>
          <w:fldChar w:fldCharType="begin"/>
        </w:r>
        <w:r w:rsidR="008B0F45">
          <w:rPr>
            <w:webHidden/>
          </w:rPr>
          <w:instrText xml:space="preserve"> PAGEREF _Toc489456312 \h </w:instrText>
        </w:r>
        <w:r w:rsidR="008B0F45">
          <w:rPr>
            <w:webHidden/>
          </w:rPr>
        </w:r>
        <w:r w:rsidR="008B0F45">
          <w:rPr>
            <w:webHidden/>
          </w:rPr>
          <w:fldChar w:fldCharType="separate"/>
        </w:r>
        <w:r w:rsidR="008B0F45">
          <w:rPr>
            <w:webHidden/>
          </w:rPr>
          <w:t>19</w:t>
        </w:r>
        <w:r w:rsidR="008B0F45">
          <w:rPr>
            <w:webHidden/>
          </w:rPr>
          <w:fldChar w:fldCharType="end"/>
        </w:r>
      </w:hyperlink>
    </w:p>
    <w:p w14:paraId="2806E639" w14:textId="39641A0C"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6313" w:history="1">
        <w:r w:rsidR="008B0F45" w:rsidRPr="001A402F">
          <w:rPr>
            <w:rStyle w:val="Hyperlink"/>
          </w:rPr>
          <w:t>2.3.</w:t>
        </w:r>
        <w:r w:rsidR="008B0F45">
          <w:rPr>
            <w:rFonts w:asciiTheme="minorHAnsi" w:eastAsiaTheme="minorEastAsia" w:hAnsiTheme="minorHAnsi" w:cstheme="minorBidi"/>
            <w:color w:val="auto"/>
            <w:sz w:val="22"/>
            <w:szCs w:val="22"/>
            <w:lang w:eastAsia="en-US"/>
          </w:rPr>
          <w:tab/>
        </w:r>
        <w:r w:rsidR="008B0F45" w:rsidRPr="001A402F">
          <w:rPr>
            <w:rStyle w:val="Hyperlink"/>
          </w:rPr>
          <w:t>E Command: Enable Echo Command</w:t>
        </w:r>
        <w:r w:rsidR="008B0F45">
          <w:rPr>
            <w:webHidden/>
          </w:rPr>
          <w:tab/>
        </w:r>
        <w:r w:rsidR="008B0F45">
          <w:rPr>
            <w:webHidden/>
          </w:rPr>
          <w:fldChar w:fldCharType="begin"/>
        </w:r>
        <w:r w:rsidR="008B0F45">
          <w:rPr>
            <w:webHidden/>
          </w:rPr>
          <w:instrText xml:space="preserve"> PAGEREF _Toc489456313 \h </w:instrText>
        </w:r>
        <w:r w:rsidR="008B0F45">
          <w:rPr>
            <w:webHidden/>
          </w:rPr>
        </w:r>
        <w:r w:rsidR="008B0F45">
          <w:rPr>
            <w:webHidden/>
          </w:rPr>
          <w:fldChar w:fldCharType="separate"/>
        </w:r>
        <w:r w:rsidR="008B0F45">
          <w:rPr>
            <w:webHidden/>
          </w:rPr>
          <w:t>20</w:t>
        </w:r>
        <w:r w:rsidR="008B0F45">
          <w:rPr>
            <w:webHidden/>
          </w:rPr>
          <w:fldChar w:fldCharType="end"/>
        </w:r>
      </w:hyperlink>
    </w:p>
    <w:p w14:paraId="2BBACE82" w14:textId="6F67435C"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6366" w:history="1">
        <w:r w:rsidR="008B0F45" w:rsidRPr="001A402F">
          <w:rPr>
            <w:rStyle w:val="Hyperlink"/>
          </w:rPr>
          <w:t>2.4.</w:t>
        </w:r>
        <w:r w:rsidR="008B0F45">
          <w:rPr>
            <w:rFonts w:asciiTheme="minorHAnsi" w:eastAsiaTheme="minorEastAsia" w:hAnsiTheme="minorHAnsi" w:cstheme="minorBidi"/>
            <w:color w:val="auto"/>
            <w:sz w:val="22"/>
            <w:szCs w:val="22"/>
            <w:lang w:eastAsia="en-US"/>
          </w:rPr>
          <w:tab/>
        </w:r>
        <w:r w:rsidR="008B0F45" w:rsidRPr="001A402F">
          <w:rPr>
            <w:rStyle w:val="Hyperlink"/>
          </w:rPr>
          <w:t>S4 Command: Set Response Formatting Character</w:t>
        </w:r>
        <w:r w:rsidR="008B0F45">
          <w:rPr>
            <w:webHidden/>
          </w:rPr>
          <w:tab/>
        </w:r>
        <w:r w:rsidR="008B0F45">
          <w:rPr>
            <w:webHidden/>
          </w:rPr>
          <w:fldChar w:fldCharType="begin"/>
        </w:r>
        <w:r w:rsidR="008B0F45">
          <w:rPr>
            <w:webHidden/>
          </w:rPr>
          <w:instrText xml:space="preserve"> PAGEREF _Toc489456366 \h </w:instrText>
        </w:r>
        <w:r w:rsidR="008B0F45">
          <w:rPr>
            <w:webHidden/>
          </w:rPr>
        </w:r>
        <w:r w:rsidR="008B0F45">
          <w:rPr>
            <w:webHidden/>
          </w:rPr>
          <w:fldChar w:fldCharType="separate"/>
        </w:r>
        <w:r w:rsidR="008B0F45">
          <w:rPr>
            <w:webHidden/>
          </w:rPr>
          <w:t>20</w:t>
        </w:r>
        <w:r w:rsidR="008B0F45">
          <w:rPr>
            <w:webHidden/>
          </w:rPr>
          <w:fldChar w:fldCharType="end"/>
        </w:r>
      </w:hyperlink>
    </w:p>
    <w:p w14:paraId="389114BD" w14:textId="01C1E8C6"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6450" w:history="1">
        <w:r w:rsidR="008B0F45" w:rsidRPr="001A402F">
          <w:rPr>
            <w:rStyle w:val="Hyperlink"/>
          </w:rPr>
          <w:t>2.5.</w:t>
        </w:r>
        <w:r w:rsidR="008B0F45">
          <w:rPr>
            <w:rFonts w:asciiTheme="minorHAnsi" w:eastAsiaTheme="minorEastAsia" w:hAnsiTheme="minorHAnsi" w:cstheme="minorBidi"/>
            <w:color w:val="auto"/>
            <w:sz w:val="22"/>
            <w:szCs w:val="22"/>
            <w:lang w:eastAsia="en-US"/>
          </w:rPr>
          <w:tab/>
        </w:r>
        <w:r w:rsidR="008B0F45" w:rsidRPr="001A402F">
          <w:rPr>
            <w:rStyle w:val="Hyperlink"/>
          </w:rPr>
          <w:t>&amp;C Command: Set Data Carrier Detect (DCD) Function Mode</w:t>
        </w:r>
        <w:r w:rsidR="008B0F45">
          <w:rPr>
            <w:webHidden/>
          </w:rPr>
          <w:tab/>
        </w:r>
        <w:r w:rsidR="008B0F45">
          <w:rPr>
            <w:webHidden/>
          </w:rPr>
          <w:fldChar w:fldCharType="begin"/>
        </w:r>
        <w:r w:rsidR="008B0F45">
          <w:rPr>
            <w:webHidden/>
          </w:rPr>
          <w:instrText xml:space="preserve"> PAGEREF _Toc489456450 \h </w:instrText>
        </w:r>
        <w:r w:rsidR="008B0F45">
          <w:rPr>
            <w:webHidden/>
          </w:rPr>
        </w:r>
        <w:r w:rsidR="008B0F45">
          <w:rPr>
            <w:webHidden/>
          </w:rPr>
          <w:fldChar w:fldCharType="separate"/>
        </w:r>
        <w:r w:rsidR="008B0F45">
          <w:rPr>
            <w:webHidden/>
          </w:rPr>
          <w:t>21</w:t>
        </w:r>
        <w:r w:rsidR="008B0F45">
          <w:rPr>
            <w:webHidden/>
          </w:rPr>
          <w:fldChar w:fldCharType="end"/>
        </w:r>
      </w:hyperlink>
    </w:p>
    <w:p w14:paraId="30D56363" w14:textId="7A334AD4"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6451" w:history="1">
        <w:r w:rsidR="008B0F45" w:rsidRPr="001A402F">
          <w:rPr>
            <w:rStyle w:val="Hyperlink"/>
          </w:rPr>
          <w:t>2.6.</w:t>
        </w:r>
        <w:r w:rsidR="008B0F45">
          <w:rPr>
            <w:rFonts w:asciiTheme="minorHAnsi" w:eastAsiaTheme="minorEastAsia" w:hAnsiTheme="minorHAnsi" w:cstheme="minorBidi"/>
            <w:color w:val="auto"/>
            <w:sz w:val="22"/>
            <w:szCs w:val="22"/>
            <w:lang w:eastAsia="en-US"/>
          </w:rPr>
          <w:tab/>
        </w:r>
        <w:r w:rsidR="008B0F45" w:rsidRPr="001A402F">
          <w:rPr>
            <w:rStyle w:val="Hyperlink"/>
          </w:rPr>
          <w:t>&amp;D Command: Set Data Terminal Ready (DTR) Function Mode</w:t>
        </w:r>
        <w:r w:rsidR="008B0F45">
          <w:rPr>
            <w:webHidden/>
          </w:rPr>
          <w:tab/>
        </w:r>
        <w:r w:rsidR="008B0F45">
          <w:rPr>
            <w:webHidden/>
          </w:rPr>
          <w:fldChar w:fldCharType="begin"/>
        </w:r>
        <w:r w:rsidR="008B0F45">
          <w:rPr>
            <w:webHidden/>
          </w:rPr>
          <w:instrText xml:space="preserve"> PAGEREF _Toc489456451 \h </w:instrText>
        </w:r>
        <w:r w:rsidR="008B0F45">
          <w:rPr>
            <w:webHidden/>
          </w:rPr>
        </w:r>
        <w:r w:rsidR="008B0F45">
          <w:rPr>
            <w:webHidden/>
          </w:rPr>
          <w:fldChar w:fldCharType="separate"/>
        </w:r>
        <w:r w:rsidR="008B0F45">
          <w:rPr>
            <w:webHidden/>
          </w:rPr>
          <w:t>21</w:t>
        </w:r>
        <w:r w:rsidR="008B0F45">
          <w:rPr>
            <w:webHidden/>
          </w:rPr>
          <w:fldChar w:fldCharType="end"/>
        </w:r>
      </w:hyperlink>
    </w:p>
    <w:p w14:paraId="0552A6CF" w14:textId="7A7C5260"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6452" w:history="1">
        <w:r w:rsidR="008B0F45" w:rsidRPr="001A402F">
          <w:rPr>
            <w:rStyle w:val="Hyperlink"/>
          </w:rPr>
          <w:t>2.7.</w:t>
        </w:r>
        <w:r w:rsidR="008B0F45">
          <w:rPr>
            <w:rFonts w:asciiTheme="minorHAnsi" w:eastAsiaTheme="minorEastAsia" w:hAnsiTheme="minorHAnsi" w:cstheme="minorBidi"/>
            <w:color w:val="auto"/>
            <w:sz w:val="22"/>
            <w:szCs w:val="22"/>
            <w:lang w:eastAsia="en-US"/>
          </w:rPr>
          <w:tab/>
        </w:r>
        <w:r w:rsidR="008B0F45" w:rsidRPr="001A402F">
          <w:rPr>
            <w:rStyle w:val="Hyperlink"/>
          </w:rPr>
          <w:t>&amp;F Command: Restore Factory Settings</w:t>
        </w:r>
        <w:r w:rsidR="008B0F45">
          <w:rPr>
            <w:webHidden/>
          </w:rPr>
          <w:tab/>
        </w:r>
        <w:r w:rsidR="008B0F45">
          <w:rPr>
            <w:webHidden/>
          </w:rPr>
          <w:fldChar w:fldCharType="begin"/>
        </w:r>
        <w:r w:rsidR="008B0F45">
          <w:rPr>
            <w:webHidden/>
          </w:rPr>
          <w:instrText xml:space="preserve"> PAGEREF _Toc489456452 \h </w:instrText>
        </w:r>
        <w:r w:rsidR="008B0F45">
          <w:rPr>
            <w:webHidden/>
          </w:rPr>
        </w:r>
        <w:r w:rsidR="008B0F45">
          <w:rPr>
            <w:webHidden/>
          </w:rPr>
          <w:fldChar w:fldCharType="separate"/>
        </w:r>
        <w:r w:rsidR="008B0F45">
          <w:rPr>
            <w:webHidden/>
          </w:rPr>
          <w:t>22</w:t>
        </w:r>
        <w:r w:rsidR="008B0F45">
          <w:rPr>
            <w:webHidden/>
          </w:rPr>
          <w:fldChar w:fldCharType="end"/>
        </w:r>
      </w:hyperlink>
    </w:p>
    <w:p w14:paraId="4ED5FE82" w14:textId="57C46409"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6453" w:history="1">
        <w:r w:rsidR="008B0F45" w:rsidRPr="001A402F">
          <w:rPr>
            <w:rStyle w:val="Hyperlink"/>
          </w:rPr>
          <w:t>2.8.</w:t>
        </w:r>
        <w:r w:rsidR="008B0F45">
          <w:rPr>
            <w:rFonts w:asciiTheme="minorHAnsi" w:eastAsiaTheme="minorEastAsia" w:hAnsiTheme="minorHAnsi" w:cstheme="minorBidi"/>
            <w:color w:val="auto"/>
            <w:sz w:val="22"/>
            <w:szCs w:val="22"/>
            <w:lang w:eastAsia="en-US"/>
          </w:rPr>
          <w:tab/>
        </w:r>
        <w:r w:rsidR="008B0F45" w:rsidRPr="001A402F">
          <w:rPr>
            <w:rStyle w:val="Hyperlink"/>
          </w:rPr>
          <w:t>&amp;W Command: Save Stored Profile</w:t>
        </w:r>
        <w:r w:rsidR="008B0F45">
          <w:rPr>
            <w:webHidden/>
          </w:rPr>
          <w:tab/>
        </w:r>
        <w:r w:rsidR="008B0F45">
          <w:rPr>
            <w:webHidden/>
          </w:rPr>
          <w:fldChar w:fldCharType="begin"/>
        </w:r>
        <w:r w:rsidR="008B0F45">
          <w:rPr>
            <w:webHidden/>
          </w:rPr>
          <w:instrText xml:space="preserve"> PAGEREF _Toc489456453 \h </w:instrText>
        </w:r>
        <w:r w:rsidR="008B0F45">
          <w:rPr>
            <w:webHidden/>
          </w:rPr>
        </w:r>
        <w:r w:rsidR="008B0F45">
          <w:rPr>
            <w:webHidden/>
          </w:rPr>
          <w:fldChar w:fldCharType="separate"/>
        </w:r>
        <w:r w:rsidR="008B0F45">
          <w:rPr>
            <w:webHidden/>
          </w:rPr>
          <w:t>22</w:t>
        </w:r>
        <w:r w:rsidR="008B0F45">
          <w:rPr>
            <w:webHidden/>
          </w:rPr>
          <w:fldChar w:fldCharType="end"/>
        </w:r>
      </w:hyperlink>
    </w:p>
    <w:p w14:paraId="02919A9F" w14:textId="34D7AC74"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6454" w:history="1">
        <w:r w:rsidR="008B0F45" w:rsidRPr="001A402F">
          <w:rPr>
            <w:rStyle w:val="Hyperlink"/>
          </w:rPr>
          <w:t>2.9.</w:t>
        </w:r>
        <w:r w:rsidR="008B0F45">
          <w:rPr>
            <w:rFonts w:asciiTheme="minorHAnsi" w:eastAsiaTheme="minorEastAsia" w:hAnsiTheme="minorHAnsi" w:cstheme="minorBidi"/>
            <w:color w:val="auto"/>
            <w:sz w:val="22"/>
            <w:szCs w:val="22"/>
            <w:lang w:eastAsia="en-US"/>
          </w:rPr>
          <w:tab/>
        </w:r>
        <w:r w:rsidR="008B0F45" w:rsidRPr="001A402F">
          <w:rPr>
            <w:rStyle w:val="Hyperlink"/>
          </w:rPr>
          <w:t>&amp;V Command: Display Current Configuration</w:t>
        </w:r>
        <w:r w:rsidR="008B0F45">
          <w:rPr>
            <w:webHidden/>
          </w:rPr>
          <w:tab/>
        </w:r>
        <w:r w:rsidR="008B0F45">
          <w:rPr>
            <w:webHidden/>
          </w:rPr>
          <w:fldChar w:fldCharType="begin"/>
        </w:r>
        <w:r w:rsidR="008B0F45">
          <w:rPr>
            <w:webHidden/>
          </w:rPr>
          <w:instrText xml:space="preserve"> PAGEREF _Toc489456454 \h </w:instrText>
        </w:r>
        <w:r w:rsidR="008B0F45">
          <w:rPr>
            <w:webHidden/>
          </w:rPr>
        </w:r>
        <w:r w:rsidR="008B0F45">
          <w:rPr>
            <w:webHidden/>
          </w:rPr>
          <w:fldChar w:fldCharType="separate"/>
        </w:r>
        <w:r w:rsidR="008B0F45">
          <w:rPr>
            <w:webHidden/>
          </w:rPr>
          <w:t>23</w:t>
        </w:r>
        <w:r w:rsidR="008B0F45">
          <w:rPr>
            <w:webHidden/>
          </w:rPr>
          <w:fldChar w:fldCharType="end"/>
        </w:r>
      </w:hyperlink>
    </w:p>
    <w:p w14:paraId="26E56DA0" w14:textId="2CB19C10"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6455" w:history="1">
        <w:r w:rsidR="008B0F45" w:rsidRPr="001A402F">
          <w:rPr>
            <w:rStyle w:val="Hyperlink"/>
          </w:rPr>
          <w:t>2.10.</w:t>
        </w:r>
        <w:r w:rsidR="008B0F45">
          <w:rPr>
            <w:rFonts w:asciiTheme="minorHAnsi" w:eastAsiaTheme="minorEastAsia" w:hAnsiTheme="minorHAnsi" w:cstheme="minorBidi"/>
            <w:color w:val="auto"/>
            <w:sz w:val="22"/>
            <w:szCs w:val="22"/>
            <w:lang w:eastAsia="en-US"/>
          </w:rPr>
          <w:tab/>
        </w:r>
        <w:r w:rsidR="008B0F45" w:rsidRPr="001A402F">
          <w:rPr>
            <w:rStyle w:val="Hyperlink"/>
          </w:rPr>
          <w:t>&amp;K Command: Flow Control Option</w:t>
        </w:r>
        <w:r w:rsidR="008B0F45">
          <w:rPr>
            <w:webHidden/>
          </w:rPr>
          <w:tab/>
        </w:r>
        <w:r w:rsidR="008B0F45">
          <w:rPr>
            <w:webHidden/>
          </w:rPr>
          <w:fldChar w:fldCharType="begin"/>
        </w:r>
        <w:r w:rsidR="008B0F45">
          <w:rPr>
            <w:webHidden/>
          </w:rPr>
          <w:instrText xml:space="preserve"> PAGEREF _Toc489456455 \h </w:instrText>
        </w:r>
        <w:r w:rsidR="008B0F45">
          <w:rPr>
            <w:webHidden/>
          </w:rPr>
        </w:r>
        <w:r w:rsidR="008B0F45">
          <w:rPr>
            <w:webHidden/>
          </w:rPr>
          <w:fldChar w:fldCharType="separate"/>
        </w:r>
        <w:r w:rsidR="008B0F45">
          <w:rPr>
            <w:webHidden/>
          </w:rPr>
          <w:t>24</w:t>
        </w:r>
        <w:r w:rsidR="008B0F45">
          <w:rPr>
            <w:webHidden/>
          </w:rPr>
          <w:fldChar w:fldCharType="end"/>
        </w:r>
      </w:hyperlink>
    </w:p>
    <w:p w14:paraId="4AAB5EE1" w14:textId="5FE944BF"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6456" w:history="1">
        <w:r w:rsidR="008B0F45" w:rsidRPr="001A402F">
          <w:rPr>
            <w:rStyle w:val="Hyperlink"/>
          </w:rPr>
          <w:t>2.11.</w:t>
        </w:r>
        <w:r w:rsidR="008B0F45">
          <w:rPr>
            <w:rFonts w:asciiTheme="minorHAnsi" w:eastAsiaTheme="minorEastAsia" w:hAnsiTheme="minorHAnsi" w:cstheme="minorBidi"/>
            <w:color w:val="auto"/>
            <w:sz w:val="22"/>
            <w:szCs w:val="22"/>
            <w:lang w:eastAsia="en-US"/>
          </w:rPr>
          <w:tab/>
        </w:r>
        <w:r w:rsidR="008B0F45" w:rsidRPr="001A402F">
          <w:rPr>
            <w:rStyle w:val="Hyperlink"/>
          </w:rPr>
          <w:t>&amp;S Command: DSR Option</w:t>
        </w:r>
        <w:r w:rsidR="008B0F45">
          <w:rPr>
            <w:webHidden/>
          </w:rPr>
          <w:tab/>
        </w:r>
        <w:r w:rsidR="008B0F45">
          <w:rPr>
            <w:webHidden/>
          </w:rPr>
          <w:fldChar w:fldCharType="begin"/>
        </w:r>
        <w:r w:rsidR="008B0F45">
          <w:rPr>
            <w:webHidden/>
          </w:rPr>
          <w:instrText xml:space="preserve"> PAGEREF _Toc489456456 \h </w:instrText>
        </w:r>
        <w:r w:rsidR="008B0F45">
          <w:rPr>
            <w:webHidden/>
          </w:rPr>
        </w:r>
        <w:r w:rsidR="008B0F45">
          <w:rPr>
            <w:webHidden/>
          </w:rPr>
          <w:fldChar w:fldCharType="separate"/>
        </w:r>
        <w:r w:rsidR="008B0F45">
          <w:rPr>
            <w:webHidden/>
          </w:rPr>
          <w:t>24</w:t>
        </w:r>
        <w:r w:rsidR="008B0F45">
          <w:rPr>
            <w:webHidden/>
          </w:rPr>
          <w:fldChar w:fldCharType="end"/>
        </w:r>
      </w:hyperlink>
    </w:p>
    <w:p w14:paraId="2B63C0B8" w14:textId="5FEBE409"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6457" w:history="1">
        <w:r w:rsidR="008B0F45" w:rsidRPr="001A402F">
          <w:rPr>
            <w:rStyle w:val="Hyperlink"/>
          </w:rPr>
          <w:t>2.12.</w:t>
        </w:r>
        <w:r w:rsidR="008B0F45">
          <w:rPr>
            <w:rFonts w:asciiTheme="minorHAnsi" w:eastAsiaTheme="minorEastAsia" w:hAnsiTheme="minorHAnsi" w:cstheme="minorBidi"/>
            <w:color w:val="auto"/>
            <w:sz w:val="22"/>
            <w:szCs w:val="22"/>
            <w:lang w:eastAsia="en-US"/>
          </w:rPr>
          <w:tab/>
        </w:r>
        <w:r w:rsidR="008B0F45" w:rsidRPr="001A402F">
          <w:rPr>
            <w:rStyle w:val="Hyperlink"/>
          </w:rPr>
          <w:t>IPR Command: Set Fixed Local/DTE Rate</w:t>
        </w:r>
        <w:r w:rsidR="008B0F45">
          <w:rPr>
            <w:webHidden/>
          </w:rPr>
          <w:tab/>
        </w:r>
        <w:r w:rsidR="008B0F45">
          <w:rPr>
            <w:webHidden/>
          </w:rPr>
          <w:fldChar w:fldCharType="begin"/>
        </w:r>
        <w:r w:rsidR="008B0F45">
          <w:rPr>
            <w:webHidden/>
          </w:rPr>
          <w:instrText xml:space="preserve"> PAGEREF _Toc489456457 \h </w:instrText>
        </w:r>
        <w:r w:rsidR="008B0F45">
          <w:rPr>
            <w:webHidden/>
          </w:rPr>
        </w:r>
        <w:r w:rsidR="008B0F45">
          <w:rPr>
            <w:webHidden/>
          </w:rPr>
          <w:fldChar w:fldCharType="separate"/>
        </w:r>
        <w:r w:rsidR="008B0F45">
          <w:rPr>
            <w:webHidden/>
          </w:rPr>
          <w:t>25</w:t>
        </w:r>
        <w:r w:rsidR="008B0F45">
          <w:rPr>
            <w:webHidden/>
          </w:rPr>
          <w:fldChar w:fldCharType="end"/>
        </w:r>
      </w:hyperlink>
    </w:p>
    <w:p w14:paraId="2CE52AA9" w14:textId="3C7B7EB4" w:rsidR="008B0F45" w:rsidRDefault="00D75B97">
      <w:pPr>
        <w:pStyle w:val="TOC1"/>
        <w:rPr>
          <w:rFonts w:asciiTheme="minorHAnsi" w:eastAsiaTheme="minorEastAsia" w:hAnsiTheme="minorHAnsi" w:cstheme="minorBidi"/>
          <w:b w:val="0"/>
          <w:bCs w:val="0"/>
          <w:caps w:val="0"/>
          <w:color w:val="auto"/>
          <w:sz w:val="22"/>
          <w:szCs w:val="22"/>
          <w:lang w:eastAsia="en-US"/>
        </w:rPr>
      </w:pPr>
      <w:hyperlink w:anchor="_Toc489456498" w:history="1">
        <w:r w:rsidR="008B0F45" w:rsidRPr="001A402F">
          <w:rPr>
            <w:rStyle w:val="Hyperlink"/>
          </w:rPr>
          <w:t>3.</w:t>
        </w:r>
        <w:r w:rsidR="008B0F45">
          <w:rPr>
            <w:rFonts w:asciiTheme="minorHAnsi" w:eastAsiaTheme="minorEastAsia" w:hAnsiTheme="minorHAnsi" w:cstheme="minorBidi"/>
            <w:b w:val="0"/>
            <w:bCs w:val="0"/>
            <w:caps w:val="0"/>
            <w:color w:val="auto"/>
            <w:sz w:val="22"/>
            <w:szCs w:val="22"/>
            <w:lang w:eastAsia="en-US"/>
          </w:rPr>
          <w:tab/>
        </w:r>
        <w:r w:rsidR="008B0F45" w:rsidRPr="001A402F">
          <w:rPr>
            <w:rStyle w:val="Hyperlink"/>
          </w:rPr>
          <w:t>General AT Commands</w:t>
        </w:r>
        <w:r w:rsidR="008B0F45">
          <w:rPr>
            <w:webHidden/>
          </w:rPr>
          <w:tab/>
        </w:r>
        <w:r w:rsidR="008B0F45">
          <w:rPr>
            <w:webHidden/>
          </w:rPr>
          <w:fldChar w:fldCharType="begin"/>
        </w:r>
        <w:r w:rsidR="008B0F45">
          <w:rPr>
            <w:webHidden/>
          </w:rPr>
          <w:instrText xml:space="preserve"> PAGEREF _Toc489456498 \h </w:instrText>
        </w:r>
        <w:r w:rsidR="008B0F45">
          <w:rPr>
            <w:webHidden/>
          </w:rPr>
        </w:r>
        <w:r w:rsidR="008B0F45">
          <w:rPr>
            <w:webHidden/>
          </w:rPr>
          <w:fldChar w:fldCharType="separate"/>
        </w:r>
        <w:r w:rsidR="008B0F45">
          <w:rPr>
            <w:webHidden/>
          </w:rPr>
          <w:t>26</w:t>
        </w:r>
        <w:r w:rsidR="008B0F45">
          <w:rPr>
            <w:webHidden/>
          </w:rPr>
          <w:fldChar w:fldCharType="end"/>
        </w:r>
      </w:hyperlink>
    </w:p>
    <w:p w14:paraId="6EA26ABC" w14:textId="016713AE"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6499" w:history="1">
        <w:r w:rsidR="008B0F45" w:rsidRPr="001A402F">
          <w:rPr>
            <w:rStyle w:val="Hyperlink"/>
          </w:rPr>
          <w:t>3.1.</w:t>
        </w:r>
        <w:r w:rsidR="008B0F45">
          <w:rPr>
            <w:rFonts w:asciiTheme="minorHAnsi" w:eastAsiaTheme="minorEastAsia" w:hAnsiTheme="minorHAnsi" w:cstheme="minorBidi"/>
            <w:color w:val="auto"/>
            <w:sz w:val="22"/>
            <w:szCs w:val="22"/>
            <w:lang w:eastAsia="en-US"/>
          </w:rPr>
          <w:tab/>
        </w:r>
        <w:r w:rsidR="008B0F45" w:rsidRPr="001A402F">
          <w:rPr>
            <w:rStyle w:val="Hyperlink"/>
          </w:rPr>
          <w:t>I Command: Request Identification Information</w:t>
        </w:r>
        <w:r w:rsidR="008B0F45">
          <w:rPr>
            <w:webHidden/>
          </w:rPr>
          <w:tab/>
        </w:r>
        <w:r w:rsidR="008B0F45">
          <w:rPr>
            <w:webHidden/>
          </w:rPr>
          <w:fldChar w:fldCharType="begin"/>
        </w:r>
        <w:r w:rsidR="008B0F45">
          <w:rPr>
            <w:webHidden/>
          </w:rPr>
          <w:instrText xml:space="preserve"> PAGEREF _Toc489456499 \h </w:instrText>
        </w:r>
        <w:r w:rsidR="008B0F45">
          <w:rPr>
            <w:webHidden/>
          </w:rPr>
        </w:r>
        <w:r w:rsidR="008B0F45">
          <w:rPr>
            <w:webHidden/>
          </w:rPr>
          <w:fldChar w:fldCharType="separate"/>
        </w:r>
        <w:r w:rsidR="008B0F45">
          <w:rPr>
            <w:webHidden/>
          </w:rPr>
          <w:t>26</w:t>
        </w:r>
        <w:r w:rsidR="008B0F45">
          <w:rPr>
            <w:webHidden/>
          </w:rPr>
          <w:fldChar w:fldCharType="end"/>
        </w:r>
      </w:hyperlink>
    </w:p>
    <w:p w14:paraId="67E5AA3A" w14:textId="7DE69221"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6500" w:history="1">
        <w:r w:rsidR="008B0F45" w:rsidRPr="001A402F">
          <w:rPr>
            <w:rStyle w:val="Hyperlink"/>
          </w:rPr>
          <w:t>3.2.</w:t>
        </w:r>
        <w:r w:rsidR="008B0F45">
          <w:rPr>
            <w:rFonts w:asciiTheme="minorHAnsi" w:eastAsiaTheme="minorEastAsia" w:hAnsiTheme="minorHAnsi" w:cstheme="minorBidi"/>
            <w:color w:val="auto"/>
            <w:sz w:val="22"/>
            <w:szCs w:val="22"/>
            <w:lang w:eastAsia="en-US"/>
          </w:rPr>
          <w:tab/>
        </w:r>
        <w:r w:rsidR="008B0F45" w:rsidRPr="001A402F">
          <w:rPr>
            <w:rStyle w:val="Hyperlink"/>
          </w:rPr>
          <w:t>Z Command: Reset and Restore User Configuration</w:t>
        </w:r>
        <w:r w:rsidR="008B0F45">
          <w:rPr>
            <w:webHidden/>
          </w:rPr>
          <w:tab/>
        </w:r>
        <w:r w:rsidR="008B0F45">
          <w:rPr>
            <w:webHidden/>
          </w:rPr>
          <w:fldChar w:fldCharType="begin"/>
        </w:r>
        <w:r w:rsidR="008B0F45">
          <w:rPr>
            <w:webHidden/>
          </w:rPr>
          <w:instrText xml:space="preserve"> PAGEREF _Toc489456500 \h </w:instrText>
        </w:r>
        <w:r w:rsidR="008B0F45">
          <w:rPr>
            <w:webHidden/>
          </w:rPr>
        </w:r>
        <w:r w:rsidR="008B0F45">
          <w:rPr>
            <w:webHidden/>
          </w:rPr>
          <w:fldChar w:fldCharType="separate"/>
        </w:r>
        <w:r w:rsidR="008B0F45">
          <w:rPr>
            <w:webHidden/>
          </w:rPr>
          <w:t>29</w:t>
        </w:r>
        <w:r w:rsidR="008B0F45">
          <w:rPr>
            <w:webHidden/>
          </w:rPr>
          <w:fldChar w:fldCharType="end"/>
        </w:r>
      </w:hyperlink>
    </w:p>
    <w:p w14:paraId="70C05DB1" w14:textId="54FF7F07"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6501" w:history="1">
        <w:r w:rsidR="008B0F45" w:rsidRPr="001A402F">
          <w:rPr>
            <w:rStyle w:val="Hyperlink"/>
          </w:rPr>
          <w:t>3.3.</w:t>
        </w:r>
        <w:r w:rsidR="008B0F45">
          <w:rPr>
            <w:rFonts w:asciiTheme="minorHAnsi" w:eastAsiaTheme="minorEastAsia" w:hAnsiTheme="minorHAnsi" w:cstheme="minorBidi"/>
            <w:color w:val="auto"/>
            <w:sz w:val="22"/>
            <w:szCs w:val="22"/>
            <w:lang w:eastAsia="en-US"/>
          </w:rPr>
          <w:tab/>
        </w:r>
        <w:r w:rsidR="008B0F45" w:rsidRPr="001A402F">
          <w:rPr>
            <w:rStyle w:val="Hyperlink"/>
          </w:rPr>
          <w:t>+CGMI Command: Request Manufacturer Identification</w:t>
        </w:r>
        <w:r w:rsidR="008B0F45">
          <w:rPr>
            <w:webHidden/>
          </w:rPr>
          <w:tab/>
        </w:r>
        <w:r w:rsidR="008B0F45">
          <w:rPr>
            <w:webHidden/>
          </w:rPr>
          <w:fldChar w:fldCharType="begin"/>
        </w:r>
        <w:r w:rsidR="008B0F45">
          <w:rPr>
            <w:webHidden/>
          </w:rPr>
          <w:instrText xml:space="preserve"> PAGEREF _Toc489456501 \h </w:instrText>
        </w:r>
        <w:r w:rsidR="008B0F45">
          <w:rPr>
            <w:webHidden/>
          </w:rPr>
        </w:r>
        <w:r w:rsidR="008B0F45">
          <w:rPr>
            <w:webHidden/>
          </w:rPr>
          <w:fldChar w:fldCharType="separate"/>
        </w:r>
        <w:r w:rsidR="008B0F45">
          <w:rPr>
            <w:webHidden/>
          </w:rPr>
          <w:t>29</w:t>
        </w:r>
        <w:r w:rsidR="008B0F45">
          <w:rPr>
            <w:webHidden/>
          </w:rPr>
          <w:fldChar w:fldCharType="end"/>
        </w:r>
      </w:hyperlink>
    </w:p>
    <w:p w14:paraId="1ED73B5A" w14:textId="7C372CDE"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6502" w:history="1">
        <w:r w:rsidR="008B0F45" w:rsidRPr="001A402F">
          <w:rPr>
            <w:rStyle w:val="Hyperlink"/>
          </w:rPr>
          <w:t>3.4.</w:t>
        </w:r>
        <w:r w:rsidR="008B0F45">
          <w:rPr>
            <w:rFonts w:asciiTheme="minorHAnsi" w:eastAsiaTheme="minorEastAsia" w:hAnsiTheme="minorHAnsi" w:cstheme="minorBidi"/>
            <w:color w:val="auto"/>
            <w:sz w:val="22"/>
            <w:szCs w:val="22"/>
            <w:lang w:eastAsia="en-US"/>
          </w:rPr>
          <w:tab/>
        </w:r>
        <w:r w:rsidR="008B0F45" w:rsidRPr="001A402F">
          <w:rPr>
            <w:rStyle w:val="Hyperlink"/>
          </w:rPr>
          <w:t>+CGMM Command: Request Model Identification</w:t>
        </w:r>
        <w:r w:rsidR="008B0F45">
          <w:rPr>
            <w:webHidden/>
          </w:rPr>
          <w:tab/>
        </w:r>
        <w:r w:rsidR="008B0F45">
          <w:rPr>
            <w:webHidden/>
          </w:rPr>
          <w:fldChar w:fldCharType="begin"/>
        </w:r>
        <w:r w:rsidR="008B0F45">
          <w:rPr>
            <w:webHidden/>
          </w:rPr>
          <w:instrText xml:space="preserve"> PAGEREF _Toc489456502 \h </w:instrText>
        </w:r>
        <w:r w:rsidR="008B0F45">
          <w:rPr>
            <w:webHidden/>
          </w:rPr>
        </w:r>
        <w:r w:rsidR="008B0F45">
          <w:rPr>
            <w:webHidden/>
          </w:rPr>
          <w:fldChar w:fldCharType="separate"/>
        </w:r>
        <w:r w:rsidR="008B0F45">
          <w:rPr>
            <w:webHidden/>
          </w:rPr>
          <w:t>29</w:t>
        </w:r>
        <w:r w:rsidR="008B0F45">
          <w:rPr>
            <w:webHidden/>
          </w:rPr>
          <w:fldChar w:fldCharType="end"/>
        </w:r>
      </w:hyperlink>
    </w:p>
    <w:p w14:paraId="420C9C79" w14:textId="5EFBB997"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6503" w:history="1">
        <w:r w:rsidR="008B0F45" w:rsidRPr="001A402F">
          <w:rPr>
            <w:rStyle w:val="Hyperlink"/>
          </w:rPr>
          <w:t>3.5.</w:t>
        </w:r>
        <w:r w:rsidR="008B0F45">
          <w:rPr>
            <w:rFonts w:asciiTheme="minorHAnsi" w:eastAsiaTheme="minorEastAsia" w:hAnsiTheme="minorHAnsi" w:cstheme="minorBidi"/>
            <w:color w:val="auto"/>
            <w:sz w:val="22"/>
            <w:szCs w:val="22"/>
            <w:lang w:eastAsia="en-US"/>
          </w:rPr>
          <w:tab/>
        </w:r>
        <w:r w:rsidR="008B0F45" w:rsidRPr="001A402F">
          <w:rPr>
            <w:rStyle w:val="Hyperlink"/>
          </w:rPr>
          <w:t>+CGMR Command: Request Revision Identification</w:t>
        </w:r>
        <w:r w:rsidR="008B0F45">
          <w:rPr>
            <w:webHidden/>
          </w:rPr>
          <w:tab/>
        </w:r>
        <w:r w:rsidR="008B0F45">
          <w:rPr>
            <w:webHidden/>
          </w:rPr>
          <w:fldChar w:fldCharType="begin"/>
        </w:r>
        <w:r w:rsidR="008B0F45">
          <w:rPr>
            <w:webHidden/>
          </w:rPr>
          <w:instrText xml:space="preserve"> PAGEREF _Toc489456503 \h </w:instrText>
        </w:r>
        <w:r w:rsidR="008B0F45">
          <w:rPr>
            <w:webHidden/>
          </w:rPr>
        </w:r>
        <w:r w:rsidR="008B0F45">
          <w:rPr>
            <w:webHidden/>
          </w:rPr>
          <w:fldChar w:fldCharType="separate"/>
        </w:r>
        <w:r w:rsidR="008B0F45">
          <w:rPr>
            <w:webHidden/>
          </w:rPr>
          <w:t>30</w:t>
        </w:r>
        <w:r w:rsidR="008B0F45">
          <w:rPr>
            <w:webHidden/>
          </w:rPr>
          <w:fldChar w:fldCharType="end"/>
        </w:r>
      </w:hyperlink>
    </w:p>
    <w:p w14:paraId="78DBB14F" w14:textId="4543F445"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6504" w:history="1">
        <w:r w:rsidR="008B0F45" w:rsidRPr="001A402F">
          <w:rPr>
            <w:rStyle w:val="Hyperlink"/>
          </w:rPr>
          <w:t>3.6.</w:t>
        </w:r>
        <w:r w:rsidR="008B0F45">
          <w:rPr>
            <w:rFonts w:asciiTheme="minorHAnsi" w:eastAsiaTheme="minorEastAsia" w:hAnsiTheme="minorHAnsi" w:cstheme="minorBidi"/>
            <w:color w:val="auto"/>
            <w:sz w:val="22"/>
            <w:szCs w:val="22"/>
            <w:lang w:eastAsia="en-US"/>
          </w:rPr>
          <w:tab/>
        </w:r>
        <w:r w:rsidR="008B0F45" w:rsidRPr="001A402F">
          <w:rPr>
            <w:rStyle w:val="Hyperlink"/>
          </w:rPr>
          <w:t>+CGSN Command: Request Product Serial Number Identification (IMEI)</w:t>
        </w:r>
        <w:r w:rsidR="008B0F45">
          <w:rPr>
            <w:webHidden/>
          </w:rPr>
          <w:tab/>
        </w:r>
        <w:r w:rsidR="008B0F45">
          <w:rPr>
            <w:webHidden/>
          </w:rPr>
          <w:fldChar w:fldCharType="begin"/>
        </w:r>
        <w:r w:rsidR="008B0F45">
          <w:rPr>
            <w:webHidden/>
          </w:rPr>
          <w:instrText xml:space="preserve"> PAGEREF _Toc489456504 \h </w:instrText>
        </w:r>
        <w:r w:rsidR="008B0F45">
          <w:rPr>
            <w:webHidden/>
          </w:rPr>
        </w:r>
        <w:r w:rsidR="008B0F45">
          <w:rPr>
            <w:webHidden/>
          </w:rPr>
          <w:fldChar w:fldCharType="separate"/>
        </w:r>
        <w:r w:rsidR="008B0F45">
          <w:rPr>
            <w:webHidden/>
          </w:rPr>
          <w:t>31</w:t>
        </w:r>
        <w:r w:rsidR="008B0F45">
          <w:rPr>
            <w:webHidden/>
          </w:rPr>
          <w:fldChar w:fldCharType="end"/>
        </w:r>
      </w:hyperlink>
    </w:p>
    <w:p w14:paraId="1F2E1E5C" w14:textId="217A379A"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6505" w:history="1">
        <w:r w:rsidR="008B0F45" w:rsidRPr="001A402F">
          <w:rPr>
            <w:rStyle w:val="Hyperlink"/>
          </w:rPr>
          <w:t>3.7.</w:t>
        </w:r>
        <w:r w:rsidR="008B0F45">
          <w:rPr>
            <w:rFonts w:asciiTheme="minorHAnsi" w:eastAsiaTheme="minorEastAsia" w:hAnsiTheme="minorHAnsi" w:cstheme="minorBidi"/>
            <w:color w:val="auto"/>
            <w:sz w:val="22"/>
            <w:szCs w:val="22"/>
            <w:lang w:eastAsia="en-US"/>
          </w:rPr>
          <w:tab/>
        </w:r>
        <w:r w:rsidR="008B0F45" w:rsidRPr="001A402F">
          <w:rPr>
            <w:rStyle w:val="Hyperlink"/>
          </w:rPr>
          <w:t>+KGSN Command: Request Product Serial Number and Software Version</w:t>
        </w:r>
        <w:r w:rsidR="008B0F45">
          <w:rPr>
            <w:webHidden/>
          </w:rPr>
          <w:tab/>
        </w:r>
        <w:r w:rsidR="008B0F45">
          <w:rPr>
            <w:webHidden/>
          </w:rPr>
          <w:fldChar w:fldCharType="begin"/>
        </w:r>
        <w:r w:rsidR="008B0F45">
          <w:rPr>
            <w:webHidden/>
          </w:rPr>
          <w:instrText xml:space="preserve"> PAGEREF _Toc489456505 \h </w:instrText>
        </w:r>
        <w:r w:rsidR="008B0F45">
          <w:rPr>
            <w:webHidden/>
          </w:rPr>
        </w:r>
        <w:r w:rsidR="008B0F45">
          <w:rPr>
            <w:webHidden/>
          </w:rPr>
          <w:fldChar w:fldCharType="separate"/>
        </w:r>
        <w:r w:rsidR="008B0F45">
          <w:rPr>
            <w:webHidden/>
          </w:rPr>
          <w:t>31</w:t>
        </w:r>
        <w:r w:rsidR="008B0F45">
          <w:rPr>
            <w:webHidden/>
          </w:rPr>
          <w:fldChar w:fldCharType="end"/>
        </w:r>
      </w:hyperlink>
    </w:p>
    <w:p w14:paraId="474F703C" w14:textId="0A003852"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6506" w:history="1">
        <w:r w:rsidR="008B0F45" w:rsidRPr="001A402F">
          <w:rPr>
            <w:rStyle w:val="Hyperlink"/>
          </w:rPr>
          <w:t>3.8.</w:t>
        </w:r>
        <w:r w:rsidR="008B0F45">
          <w:rPr>
            <w:rFonts w:asciiTheme="minorHAnsi" w:eastAsiaTheme="minorEastAsia" w:hAnsiTheme="minorHAnsi" w:cstheme="minorBidi"/>
            <w:color w:val="auto"/>
            <w:sz w:val="22"/>
            <w:szCs w:val="22"/>
            <w:lang w:eastAsia="en-US"/>
          </w:rPr>
          <w:tab/>
        </w:r>
        <w:r w:rsidR="008B0F45" w:rsidRPr="001A402F">
          <w:rPr>
            <w:rStyle w:val="Hyperlink"/>
          </w:rPr>
          <w:t>+HWREV Command: Request Hardware Revision</w:t>
        </w:r>
        <w:r w:rsidR="008B0F45">
          <w:rPr>
            <w:webHidden/>
          </w:rPr>
          <w:tab/>
        </w:r>
        <w:r w:rsidR="008B0F45">
          <w:rPr>
            <w:webHidden/>
          </w:rPr>
          <w:fldChar w:fldCharType="begin"/>
        </w:r>
        <w:r w:rsidR="008B0F45">
          <w:rPr>
            <w:webHidden/>
          </w:rPr>
          <w:instrText xml:space="preserve"> PAGEREF _Toc489456506 \h </w:instrText>
        </w:r>
        <w:r w:rsidR="008B0F45">
          <w:rPr>
            <w:webHidden/>
          </w:rPr>
        </w:r>
        <w:r w:rsidR="008B0F45">
          <w:rPr>
            <w:webHidden/>
          </w:rPr>
          <w:fldChar w:fldCharType="separate"/>
        </w:r>
        <w:r w:rsidR="008B0F45">
          <w:rPr>
            <w:webHidden/>
          </w:rPr>
          <w:t>32</w:t>
        </w:r>
        <w:r w:rsidR="008B0F45">
          <w:rPr>
            <w:webHidden/>
          </w:rPr>
          <w:fldChar w:fldCharType="end"/>
        </w:r>
      </w:hyperlink>
    </w:p>
    <w:p w14:paraId="4D918C35" w14:textId="060B2ADC"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6507" w:history="1">
        <w:r w:rsidR="008B0F45" w:rsidRPr="001A402F">
          <w:rPr>
            <w:rStyle w:val="Hyperlink"/>
          </w:rPr>
          <w:t>3.9.</w:t>
        </w:r>
        <w:r w:rsidR="008B0F45">
          <w:rPr>
            <w:rFonts w:asciiTheme="minorHAnsi" w:eastAsiaTheme="minorEastAsia" w:hAnsiTheme="minorHAnsi" w:cstheme="minorBidi"/>
            <w:color w:val="auto"/>
            <w:sz w:val="22"/>
            <w:szCs w:val="22"/>
            <w:lang w:eastAsia="en-US"/>
          </w:rPr>
          <w:tab/>
        </w:r>
        <w:r w:rsidR="008B0F45" w:rsidRPr="001A402F">
          <w:rPr>
            <w:rStyle w:val="Hyperlink"/>
          </w:rPr>
          <w:t>+CSCS Command: Set TE Character Set</w:t>
        </w:r>
        <w:r w:rsidR="008B0F45">
          <w:rPr>
            <w:webHidden/>
          </w:rPr>
          <w:tab/>
        </w:r>
        <w:r w:rsidR="008B0F45">
          <w:rPr>
            <w:webHidden/>
          </w:rPr>
          <w:fldChar w:fldCharType="begin"/>
        </w:r>
        <w:r w:rsidR="008B0F45">
          <w:rPr>
            <w:webHidden/>
          </w:rPr>
          <w:instrText xml:space="preserve"> PAGEREF _Toc489456507 \h </w:instrText>
        </w:r>
        <w:r w:rsidR="008B0F45">
          <w:rPr>
            <w:webHidden/>
          </w:rPr>
        </w:r>
        <w:r w:rsidR="008B0F45">
          <w:rPr>
            <w:webHidden/>
          </w:rPr>
          <w:fldChar w:fldCharType="separate"/>
        </w:r>
        <w:r w:rsidR="008B0F45">
          <w:rPr>
            <w:webHidden/>
          </w:rPr>
          <w:t>33</w:t>
        </w:r>
        <w:r w:rsidR="008B0F45">
          <w:rPr>
            <w:webHidden/>
          </w:rPr>
          <w:fldChar w:fldCharType="end"/>
        </w:r>
      </w:hyperlink>
    </w:p>
    <w:p w14:paraId="63BCA1FF" w14:textId="4A3541E4"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6508" w:history="1">
        <w:r w:rsidR="008B0F45" w:rsidRPr="001A402F">
          <w:rPr>
            <w:rStyle w:val="Hyperlink"/>
          </w:rPr>
          <w:t>3.10.</w:t>
        </w:r>
        <w:r w:rsidR="008B0F45">
          <w:rPr>
            <w:rFonts w:asciiTheme="minorHAnsi" w:eastAsiaTheme="minorEastAsia" w:hAnsiTheme="minorHAnsi" w:cstheme="minorBidi"/>
            <w:color w:val="auto"/>
            <w:sz w:val="22"/>
            <w:szCs w:val="22"/>
            <w:lang w:eastAsia="en-US"/>
          </w:rPr>
          <w:tab/>
        </w:r>
        <w:r w:rsidR="008B0F45" w:rsidRPr="001A402F">
          <w:rPr>
            <w:rStyle w:val="Hyperlink"/>
          </w:rPr>
          <w:t>+CIMI Command: Request International Mobile Subscriber Identity</w:t>
        </w:r>
        <w:r w:rsidR="008B0F45">
          <w:rPr>
            <w:webHidden/>
          </w:rPr>
          <w:tab/>
        </w:r>
        <w:r w:rsidR="008B0F45">
          <w:rPr>
            <w:webHidden/>
          </w:rPr>
          <w:fldChar w:fldCharType="begin"/>
        </w:r>
        <w:r w:rsidR="008B0F45">
          <w:rPr>
            <w:webHidden/>
          </w:rPr>
          <w:instrText xml:space="preserve"> PAGEREF _Toc489456508 \h </w:instrText>
        </w:r>
        <w:r w:rsidR="008B0F45">
          <w:rPr>
            <w:webHidden/>
          </w:rPr>
        </w:r>
        <w:r w:rsidR="008B0F45">
          <w:rPr>
            <w:webHidden/>
          </w:rPr>
          <w:fldChar w:fldCharType="separate"/>
        </w:r>
        <w:r w:rsidR="008B0F45">
          <w:rPr>
            <w:webHidden/>
          </w:rPr>
          <w:t>34</w:t>
        </w:r>
        <w:r w:rsidR="008B0F45">
          <w:rPr>
            <w:webHidden/>
          </w:rPr>
          <w:fldChar w:fldCharType="end"/>
        </w:r>
      </w:hyperlink>
    </w:p>
    <w:p w14:paraId="569F9E2F" w14:textId="77467320"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6509" w:history="1">
        <w:r w:rsidR="008B0F45" w:rsidRPr="001A402F">
          <w:rPr>
            <w:rStyle w:val="Hyperlink"/>
          </w:rPr>
          <w:t>3.11.</w:t>
        </w:r>
        <w:r w:rsidR="008B0F45">
          <w:rPr>
            <w:rFonts w:asciiTheme="minorHAnsi" w:eastAsiaTheme="minorEastAsia" w:hAnsiTheme="minorHAnsi" w:cstheme="minorBidi"/>
            <w:color w:val="auto"/>
            <w:sz w:val="22"/>
            <w:szCs w:val="22"/>
            <w:lang w:eastAsia="en-US"/>
          </w:rPr>
          <w:tab/>
        </w:r>
        <w:r w:rsidR="008B0F45" w:rsidRPr="001A402F">
          <w:rPr>
            <w:rStyle w:val="Hyperlink"/>
          </w:rPr>
          <w:t>+GMI Command: Request Manufacturer Identification</w:t>
        </w:r>
        <w:r w:rsidR="008B0F45">
          <w:rPr>
            <w:webHidden/>
          </w:rPr>
          <w:tab/>
        </w:r>
        <w:r w:rsidR="008B0F45">
          <w:rPr>
            <w:webHidden/>
          </w:rPr>
          <w:fldChar w:fldCharType="begin"/>
        </w:r>
        <w:r w:rsidR="008B0F45">
          <w:rPr>
            <w:webHidden/>
          </w:rPr>
          <w:instrText xml:space="preserve"> PAGEREF _Toc489456509 \h </w:instrText>
        </w:r>
        <w:r w:rsidR="008B0F45">
          <w:rPr>
            <w:webHidden/>
          </w:rPr>
        </w:r>
        <w:r w:rsidR="008B0F45">
          <w:rPr>
            <w:webHidden/>
          </w:rPr>
          <w:fldChar w:fldCharType="separate"/>
        </w:r>
        <w:r w:rsidR="008B0F45">
          <w:rPr>
            <w:webHidden/>
          </w:rPr>
          <w:t>34</w:t>
        </w:r>
        <w:r w:rsidR="008B0F45">
          <w:rPr>
            <w:webHidden/>
          </w:rPr>
          <w:fldChar w:fldCharType="end"/>
        </w:r>
      </w:hyperlink>
    </w:p>
    <w:p w14:paraId="44845627" w14:textId="2C302858"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6510" w:history="1">
        <w:r w:rsidR="008B0F45" w:rsidRPr="001A402F">
          <w:rPr>
            <w:rStyle w:val="Hyperlink"/>
          </w:rPr>
          <w:t>3.12.</w:t>
        </w:r>
        <w:r w:rsidR="008B0F45">
          <w:rPr>
            <w:rFonts w:asciiTheme="minorHAnsi" w:eastAsiaTheme="minorEastAsia" w:hAnsiTheme="minorHAnsi" w:cstheme="minorBidi"/>
            <w:color w:val="auto"/>
            <w:sz w:val="22"/>
            <w:szCs w:val="22"/>
            <w:lang w:eastAsia="en-US"/>
          </w:rPr>
          <w:tab/>
        </w:r>
        <w:r w:rsidR="008B0F45" w:rsidRPr="001A402F">
          <w:rPr>
            <w:rStyle w:val="Hyperlink"/>
          </w:rPr>
          <w:t>+GMM Command: Request Model Identification</w:t>
        </w:r>
        <w:r w:rsidR="008B0F45">
          <w:rPr>
            <w:webHidden/>
          </w:rPr>
          <w:tab/>
        </w:r>
        <w:r w:rsidR="008B0F45">
          <w:rPr>
            <w:webHidden/>
          </w:rPr>
          <w:fldChar w:fldCharType="begin"/>
        </w:r>
        <w:r w:rsidR="008B0F45">
          <w:rPr>
            <w:webHidden/>
          </w:rPr>
          <w:instrText xml:space="preserve"> PAGEREF _Toc489456510 \h </w:instrText>
        </w:r>
        <w:r w:rsidR="008B0F45">
          <w:rPr>
            <w:webHidden/>
          </w:rPr>
        </w:r>
        <w:r w:rsidR="008B0F45">
          <w:rPr>
            <w:webHidden/>
          </w:rPr>
          <w:fldChar w:fldCharType="separate"/>
        </w:r>
        <w:r w:rsidR="008B0F45">
          <w:rPr>
            <w:webHidden/>
          </w:rPr>
          <w:t>35</w:t>
        </w:r>
        <w:r w:rsidR="008B0F45">
          <w:rPr>
            <w:webHidden/>
          </w:rPr>
          <w:fldChar w:fldCharType="end"/>
        </w:r>
      </w:hyperlink>
    </w:p>
    <w:p w14:paraId="23E9F148" w14:textId="1218957C"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6511" w:history="1">
        <w:r w:rsidR="008B0F45" w:rsidRPr="001A402F">
          <w:rPr>
            <w:rStyle w:val="Hyperlink"/>
          </w:rPr>
          <w:t>3.13.</w:t>
        </w:r>
        <w:r w:rsidR="008B0F45">
          <w:rPr>
            <w:rFonts w:asciiTheme="minorHAnsi" w:eastAsiaTheme="minorEastAsia" w:hAnsiTheme="minorHAnsi" w:cstheme="minorBidi"/>
            <w:color w:val="auto"/>
            <w:sz w:val="22"/>
            <w:szCs w:val="22"/>
            <w:lang w:eastAsia="en-US"/>
          </w:rPr>
          <w:tab/>
        </w:r>
        <w:r w:rsidR="008B0F45" w:rsidRPr="001A402F">
          <w:rPr>
            <w:rStyle w:val="Hyperlink"/>
          </w:rPr>
          <w:t>+GMR Command: Request Revision Identification</w:t>
        </w:r>
        <w:r w:rsidR="008B0F45">
          <w:rPr>
            <w:webHidden/>
          </w:rPr>
          <w:tab/>
        </w:r>
        <w:r w:rsidR="008B0F45">
          <w:rPr>
            <w:webHidden/>
          </w:rPr>
          <w:fldChar w:fldCharType="begin"/>
        </w:r>
        <w:r w:rsidR="008B0F45">
          <w:rPr>
            <w:webHidden/>
          </w:rPr>
          <w:instrText xml:space="preserve"> PAGEREF _Toc489456511 \h </w:instrText>
        </w:r>
        <w:r w:rsidR="008B0F45">
          <w:rPr>
            <w:webHidden/>
          </w:rPr>
        </w:r>
        <w:r w:rsidR="008B0F45">
          <w:rPr>
            <w:webHidden/>
          </w:rPr>
          <w:fldChar w:fldCharType="separate"/>
        </w:r>
        <w:r w:rsidR="008B0F45">
          <w:rPr>
            <w:webHidden/>
          </w:rPr>
          <w:t>35</w:t>
        </w:r>
        <w:r w:rsidR="008B0F45">
          <w:rPr>
            <w:webHidden/>
          </w:rPr>
          <w:fldChar w:fldCharType="end"/>
        </w:r>
      </w:hyperlink>
    </w:p>
    <w:p w14:paraId="60DA2C33" w14:textId="7C5EA3E5"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6512" w:history="1">
        <w:r w:rsidR="008B0F45" w:rsidRPr="001A402F">
          <w:rPr>
            <w:rStyle w:val="Hyperlink"/>
          </w:rPr>
          <w:t>3.14.</w:t>
        </w:r>
        <w:r w:rsidR="008B0F45">
          <w:rPr>
            <w:rFonts w:asciiTheme="minorHAnsi" w:eastAsiaTheme="minorEastAsia" w:hAnsiTheme="minorHAnsi" w:cstheme="minorBidi"/>
            <w:color w:val="auto"/>
            <w:sz w:val="22"/>
            <w:szCs w:val="22"/>
            <w:lang w:eastAsia="en-US"/>
          </w:rPr>
          <w:tab/>
        </w:r>
        <w:r w:rsidR="008B0F45" w:rsidRPr="001A402F">
          <w:rPr>
            <w:rStyle w:val="Hyperlink"/>
          </w:rPr>
          <w:t>+GSN Command: Request Product Serial Number (IMEI)</w:t>
        </w:r>
        <w:r w:rsidR="008B0F45">
          <w:rPr>
            <w:webHidden/>
          </w:rPr>
          <w:tab/>
        </w:r>
        <w:r w:rsidR="008B0F45">
          <w:rPr>
            <w:webHidden/>
          </w:rPr>
          <w:fldChar w:fldCharType="begin"/>
        </w:r>
        <w:r w:rsidR="008B0F45">
          <w:rPr>
            <w:webHidden/>
          </w:rPr>
          <w:instrText xml:space="preserve"> PAGEREF _Toc489456512 \h </w:instrText>
        </w:r>
        <w:r w:rsidR="008B0F45">
          <w:rPr>
            <w:webHidden/>
          </w:rPr>
        </w:r>
        <w:r w:rsidR="008B0F45">
          <w:rPr>
            <w:webHidden/>
          </w:rPr>
          <w:fldChar w:fldCharType="separate"/>
        </w:r>
        <w:r w:rsidR="008B0F45">
          <w:rPr>
            <w:webHidden/>
          </w:rPr>
          <w:t>36</w:t>
        </w:r>
        <w:r w:rsidR="008B0F45">
          <w:rPr>
            <w:webHidden/>
          </w:rPr>
          <w:fldChar w:fldCharType="end"/>
        </w:r>
      </w:hyperlink>
    </w:p>
    <w:p w14:paraId="2CDE8096" w14:textId="2291058E"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6513" w:history="1">
        <w:r w:rsidR="008B0F45" w:rsidRPr="001A402F">
          <w:rPr>
            <w:rStyle w:val="Hyperlink"/>
          </w:rPr>
          <w:t>3.15.</w:t>
        </w:r>
        <w:r w:rsidR="008B0F45">
          <w:rPr>
            <w:rFonts w:asciiTheme="minorHAnsi" w:eastAsiaTheme="minorEastAsia" w:hAnsiTheme="minorHAnsi" w:cstheme="minorBidi"/>
            <w:color w:val="auto"/>
            <w:sz w:val="22"/>
            <w:szCs w:val="22"/>
            <w:lang w:eastAsia="en-US"/>
          </w:rPr>
          <w:tab/>
        </w:r>
        <w:r w:rsidR="008B0F45" w:rsidRPr="001A402F">
          <w:rPr>
            <w:rStyle w:val="Hyperlink"/>
          </w:rPr>
          <w:t>+CMUX Command: Multiplexing Mode</w:t>
        </w:r>
        <w:r w:rsidR="008B0F45">
          <w:rPr>
            <w:webHidden/>
          </w:rPr>
          <w:tab/>
        </w:r>
        <w:r w:rsidR="008B0F45">
          <w:rPr>
            <w:webHidden/>
          </w:rPr>
          <w:fldChar w:fldCharType="begin"/>
        </w:r>
        <w:r w:rsidR="008B0F45">
          <w:rPr>
            <w:webHidden/>
          </w:rPr>
          <w:instrText xml:space="preserve"> PAGEREF _Toc489456513 \h </w:instrText>
        </w:r>
        <w:r w:rsidR="008B0F45">
          <w:rPr>
            <w:webHidden/>
          </w:rPr>
        </w:r>
        <w:r w:rsidR="008B0F45">
          <w:rPr>
            <w:webHidden/>
          </w:rPr>
          <w:fldChar w:fldCharType="separate"/>
        </w:r>
        <w:r w:rsidR="008B0F45">
          <w:rPr>
            <w:webHidden/>
          </w:rPr>
          <w:t>36</w:t>
        </w:r>
        <w:r w:rsidR="008B0F45">
          <w:rPr>
            <w:webHidden/>
          </w:rPr>
          <w:fldChar w:fldCharType="end"/>
        </w:r>
      </w:hyperlink>
    </w:p>
    <w:p w14:paraId="6EF7CF15" w14:textId="0CF50484"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6514" w:history="1">
        <w:r w:rsidR="008B0F45" w:rsidRPr="001A402F">
          <w:rPr>
            <w:rStyle w:val="Hyperlink"/>
          </w:rPr>
          <w:t>3.16.</w:t>
        </w:r>
        <w:r w:rsidR="008B0F45">
          <w:rPr>
            <w:rFonts w:asciiTheme="minorHAnsi" w:eastAsiaTheme="minorEastAsia" w:hAnsiTheme="minorHAnsi" w:cstheme="minorBidi"/>
            <w:color w:val="auto"/>
            <w:sz w:val="22"/>
            <w:szCs w:val="22"/>
            <w:lang w:eastAsia="en-US"/>
          </w:rPr>
          <w:tab/>
        </w:r>
        <w:r w:rsidR="008B0F45" w:rsidRPr="001A402F">
          <w:rPr>
            <w:rStyle w:val="Hyperlink"/>
          </w:rPr>
          <w:t>+GCAP Command: Request Complete TA Capability List</w:t>
        </w:r>
        <w:r w:rsidR="008B0F45">
          <w:rPr>
            <w:webHidden/>
          </w:rPr>
          <w:tab/>
        </w:r>
        <w:r w:rsidR="008B0F45">
          <w:rPr>
            <w:webHidden/>
          </w:rPr>
          <w:fldChar w:fldCharType="begin"/>
        </w:r>
        <w:r w:rsidR="008B0F45">
          <w:rPr>
            <w:webHidden/>
          </w:rPr>
          <w:instrText xml:space="preserve"> PAGEREF _Toc489456514 \h </w:instrText>
        </w:r>
        <w:r w:rsidR="008B0F45">
          <w:rPr>
            <w:webHidden/>
          </w:rPr>
        </w:r>
        <w:r w:rsidR="008B0F45">
          <w:rPr>
            <w:webHidden/>
          </w:rPr>
          <w:fldChar w:fldCharType="separate"/>
        </w:r>
        <w:r w:rsidR="008B0F45">
          <w:rPr>
            <w:webHidden/>
          </w:rPr>
          <w:t>38</w:t>
        </w:r>
        <w:r w:rsidR="008B0F45">
          <w:rPr>
            <w:webHidden/>
          </w:rPr>
          <w:fldChar w:fldCharType="end"/>
        </w:r>
      </w:hyperlink>
    </w:p>
    <w:p w14:paraId="33D05B9B" w14:textId="1B1E77ED"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6515" w:history="1">
        <w:r w:rsidR="008B0F45" w:rsidRPr="001A402F">
          <w:rPr>
            <w:rStyle w:val="Hyperlink"/>
          </w:rPr>
          <w:t>3.17.</w:t>
        </w:r>
        <w:r w:rsidR="008B0F45">
          <w:rPr>
            <w:rFonts w:asciiTheme="minorHAnsi" w:eastAsiaTheme="minorEastAsia" w:hAnsiTheme="minorHAnsi" w:cstheme="minorBidi"/>
            <w:color w:val="auto"/>
            <w:sz w:val="22"/>
            <w:szCs w:val="22"/>
            <w:lang w:eastAsia="en-US"/>
          </w:rPr>
          <w:tab/>
        </w:r>
        <w:r w:rsidR="008B0F45" w:rsidRPr="001A402F">
          <w:rPr>
            <w:rStyle w:val="Hyperlink"/>
          </w:rPr>
          <w:t>+WIMEI Command: IMEI Write and Read</w:t>
        </w:r>
        <w:r w:rsidR="008B0F45">
          <w:rPr>
            <w:webHidden/>
          </w:rPr>
          <w:tab/>
        </w:r>
        <w:r w:rsidR="008B0F45">
          <w:rPr>
            <w:webHidden/>
          </w:rPr>
          <w:fldChar w:fldCharType="begin"/>
        </w:r>
        <w:r w:rsidR="008B0F45">
          <w:rPr>
            <w:webHidden/>
          </w:rPr>
          <w:instrText xml:space="preserve"> PAGEREF _Toc489456515 \h </w:instrText>
        </w:r>
        <w:r w:rsidR="008B0F45">
          <w:rPr>
            <w:webHidden/>
          </w:rPr>
        </w:r>
        <w:r w:rsidR="008B0F45">
          <w:rPr>
            <w:webHidden/>
          </w:rPr>
          <w:fldChar w:fldCharType="separate"/>
        </w:r>
        <w:r w:rsidR="008B0F45">
          <w:rPr>
            <w:webHidden/>
          </w:rPr>
          <w:t>38</w:t>
        </w:r>
        <w:r w:rsidR="008B0F45">
          <w:rPr>
            <w:webHidden/>
          </w:rPr>
          <w:fldChar w:fldCharType="end"/>
        </w:r>
      </w:hyperlink>
    </w:p>
    <w:p w14:paraId="5B571044" w14:textId="7C9ABCD9"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6581" w:history="1">
        <w:r w:rsidR="008B0F45" w:rsidRPr="001A402F">
          <w:rPr>
            <w:rStyle w:val="Hyperlink"/>
          </w:rPr>
          <w:t>3.18.</w:t>
        </w:r>
        <w:r w:rsidR="008B0F45">
          <w:rPr>
            <w:rFonts w:asciiTheme="minorHAnsi" w:eastAsiaTheme="minorEastAsia" w:hAnsiTheme="minorHAnsi" w:cstheme="minorBidi"/>
            <w:color w:val="auto"/>
            <w:sz w:val="22"/>
            <w:szCs w:val="22"/>
            <w:lang w:eastAsia="en-US"/>
          </w:rPr>
          <w:tab/>
        </w:r>
        <w:r w:rsidR="008B0F45" w:rsidRPr="001A402F">
          <w:rPr>
            <w:rStyle w:val="Hyperlink"/>
          </w:rPr>
          <w:t>&amp;R Command: RTS and CTS Option</w:t>
        </w:r>
        <w:r w:rsidR="008B0F45">
          <w:rPr>
            <w:webHidden/>
          </w:rPr>
          <w:tab/>
        </w:r>
        <w:r w:rsidR="008B0F45">
          <w:rPr>
            <w:webHidden/>
          </w:rPr>
          <w:fldChar w:fldCharType="begin"/>
        </w:r>
        <w:r w:rsidR="008B0F45">
          <w:rPr>
            <w:webHidden/>
          </w:rPr>
          <w:instrText xml:space="preserve"> PAGEREF _Toc489456581 \h </w:instrText>
        </w:r>
        <w:r w:rsidR="008B0F45">
          <w:rPr>
            <w:webHidden/>
          </w:rPr>
        </w:r>
        <w:r w:rsidR="008B0F45">
          <w:rPr>
            <w:webHidden/>
          </w:rPr>
          <w:fldChar w:fldCharType="separate"/>
        </w:r>
        <w:r w:rsidR="008B0F45">
          <w:rPr>
            <w:webHidden/>
          </w:rPr>
          <w:t>39</w:t>
        </w:r>
        <w:r w:rsidR="008B0F45">
          <w:rPr>
            <w:webHidden/>
          </w:rPr>
          <w:fldChar w:fldCharType="end"/>
        </w:r>
      </w:hyperlink>
    </w:p>
    <w:p w14:paraId="3617DB11" w14:textId="754E15CC"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6647" w:history="1">
        <w:r w:rsidR="008B0F45" w:rsidRPr="001A402F">
          <w:rPr>
            <w:rStyle w:val="Hyperlink"/>
          </w:rPr>
          <w:t>3.19.</w:t>
        </w:r>
        <w:r w:rsidR="008B0F45">
          <w:rPr>
            <w:rFonts w:asciiTheme="minorHAnsi" w:eastAsiaTheme="minorEastAsia" w:hAnsiTheme="minorHAnsi" w:cstheme="minorBidi"/>
            <w:color w:val="auto"/>
            <w:sz w:val="22"/>
            <w:szCs w:val="22"/>
            <w:lang w:eastAsia="en-US"/>
          </w:rPr>
          <w:tab/>
        </w:r>
        <w:r w:rsidR="008B0F45" w:rsidRPr="001A402F">
          <w:rPr>
            <w:rStyle w:val="Hyperlink"/>
          </w:rPr>
          <w:t>\N Command: Data Transmission Mode</w:t>
        </w:r>
        <w:r w:rsidR="008B0F45">
          <w:rPr>
            <w:webHidden/>
          </w:rPr>
          <w:tab/>
        </w:r>
        <w:r w:rsidR="008B0F45">
          <w:rPr>
            <w:webHidden/>
          </w:rPr>
          <w:fldChar w:fldCharType="begin"/>
        </w:r>
        <w:r w:rsidR="008B0F45">
          <w:rPr>
            <w:webHidden/>
          </w:rPr>
          <w:instrText xml:space="preserve"> PAGEREF _Toc489456647 \h </w:instrText>
        </w:r>
        <w:r w:rsidR="008B0F45">
          <w:rPr>
            <w:webHidden/>
          </w:rPr>
        </w:r>
        <w:r w:rsidR="008B0F45">
          <w:rPr>
            <w:webHidden/>
          </w:rPr>
          <w:fldChar w:fldCharType="separate"/>
        </w:r>
        <w:r w:rsidR="008B0F45">
          <w:rPr>
            <w:webHidden/>
          </w:rPr>
          <w:t>39</w:t>
        </w:r>
        <w:r w:rsidR="008B0F45">
          <w:rPr>
            <w:webHidden/>
          </w:rPr>
          <w:fldChar w:fldCharType="end"/>
        </w:r>
      </w:hyperlink>
    </w:p>
    <w:p w14:paraId="4C3BF743" w14:textId="1AA54C5B"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6769" w:history="1">
        <w:r w:rsidR="008B0F45" w:rsidRPr="001A402F">
          <w:rPr>
            <w:rStyle w:val="Hyperlink"/>
          </w:rPr>
          <w:t>3.20.</w:t>
        </w:r>
        <w:r w:rsidR="008B0F45">
          <w:rPr>
            <w:rFonts w:asciiTheme="minorHAnsi" w:eastAsiaTheme="minorEastAsia" w:hAnsiTheme="minorHAnsi" w:cstheme="minorBidi"/>
            <w:color w:val="auto"/>
            <w:sz w:val="22"/>
            <w:szCs w:val="22"/>
            <w:lang w:eastAsia="en-US"/>
          </w:rPr>
          <w:tab/>
        </w:r>
        <w:r w:rsidR="008B0F45" w:rsidRPr="001A402F">
          <w:rPr>
            <w:rStyle w:val="Hyperlink"/>
          </w:rPr>
          <w:t>B Command: Data Rate Selection</w:t>
        </w:r>
        <w:r w:rsidR="008B0F45">
          <w:rPr>
            <w:webHidden/>
          </w:rPr>
          <w:tab/>
        </w:r>
        <w:r w:rsidR="008B0F45">
          <w:rPr>
            <w:webHidden/>
          </w:rPr>
          <w:fldChar w:fldCharType="begin"/>
        </w:r>
        <w:r w:rsidR="008B0F45">
          <w:rPr>
            <w:webHidden/>
          </w:rPr>
          <w:instrText xml:space="preserve"> PAGEREF _Toc489456769 \h </w:instrText>
        </w:r>
        <w:r w:rsidR="008B0F45">
          <w:rPr>
            <w:webHidden/>
          </w:rPr>
        </w:r>
        <w:r w:rsidR="008B0F45">
          <w:rPr>
            <w:webHidden/>
          </w:rPr>
          <w:fldChar w:fldCharType="separate"/>
        </w:r>
        <w:r w:rsidR="008B0F45">
          <w:rPr>
            <w:webHidden/>
          </w:rPr>
          <w:t>40</w:t>
        </w:r>
        <w:r w:rsidR="008B0F45">
          <w:rPr>
            <w:webHidden/>
          </w:rPr>
          <w:fldChar w:fldCharType="end"/>
        </w:r>
      </w:hyperlink>
    </w:p>
    <w:p w14:paraId="3389A83F" w14:textId="0B1247E8"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6770" w:history="1">
        <w:r w:rsidR="008B0F45" w:rsidRPr="001A402F">
          <w:rPr>
            <w:rStyle w:val="Hyperlink"/>
          </w:rPr>
          <w:t>3.21.</w:t>
        </w:r>
        <w:r w:rsidR="008B0F45">
          <w:rPr>
            <w:rFonts w:asciiTheme="minorHAnsi" w:eastAsiaTheme="minorEastAsia" w:hAnsiTheme="minorHAnsi" w:cstheme="minorBidi"/>
            <w:color w:val="auto"/>
            <w:sz w:val="22"/>
            <w:szCs w:val="22"/>
            <w:lang w:eastAsia="en-US"/>
          </w:rPr>
          <w:tab/>
        </w:r>
        <w:r w:rsidR="008B0F45" w:rsidRPr="001A402F">
          <w:rPr>
            <w:rStyle w:val="Hyperlink"/>
          </w:rPr>
          <w:t>S2 Command: Set Character for the Escape Sequence (Data to Command Mode)</w:t>
        </w:r>
        <w:r w:rsidR="008B0F45">
          <w:rPr>
            <w:webHidden/>
          </w:rPr>
          <w:tab/>
        </w:r>
        <w:r w:rsidR="008B0F45">
          <w:rPr>
            <w:webHidden/>
          </w:rPr>
          <w:fldChar w:fldCharType="begin"/>
        </w:r>
        <w:r w:rsidR="008B0F45">
          <w:rPr>
            <w:webHidden/>
          </w:rPr>
          <w:instrText xml:space="preserve"> PAGEREF _Toc489456770 \h </w:instrText>
        </w:r>
        <w:r w:rsidR="008B0F45">
          <w:rPr>
            <w:webHidden/>
          </w:rPr>
        </w:r>
        <w:r w:rsidR="008B0F45">
          <w:rPr>
            <w:webHidden/>
          </w:rPr>
          <w:fldChar w:fldCharType="separate"/>
        </w:r>
        <w:r w:rsidR="008B0F45">
          <w:rPr>
            <w:webHidden/>
          </w:rPr>
          <w:t>40</w:t>
        </w:r>
        <w:r w:rsidR="008B0F45">
          <w:rPr>
            <w:webHidden/>
          </w:rPr>
          <w:fldChar w:fldCharType="end"/>
        </w:r>
      </w:hyperlink>
    </w:p>
    <w:p w14:paraId="430849BC" w14:textId="12282DDA" w:rsidR="008B0F45" w:rsidRDefault="00D75B97">
      <w:pPr>
        <w:pStyle w:val="TOC1"/>
        <w:rPr>
          <w:rFonts w:asciiTheme="minorHAnsi" w:eastAsiaTheme="minorEastAsia" w:hAnsiTheme="minorHAnsi" w:cstheme="minorBidi"/>
          <w:b w:val="0"/>
          <w:bCs w:val="0"/>
          <w:caps w:val="0"/>
          <w:color w:val="auto"/>
          <w:sz w:val="22"/>
          <w:szCs w:val="22"/>
          <w:lang w:eastAsia="en-US"/>
        </w:rPr>
      </w:pPr>
      <w:hyperlink w:anchor="_Toc489456771" w:history="1">
        <w:r w:rsidR="008B0F45" w:rsidRPr="001A402F">
          <w:rPr>
            <w:rStyle w:val="Hyperlink"/>
          </w:rPr>
          <w:t>4.</w:t>
        </w:r>
        <w:r w:rsidR="008B0F45">
          <w:rPr>
            <w:rFonts w:asciiTheme="minorHAnsi" w:eastAsiaTheme="minorEastAsia" w:hAnsiTheme="minorHAnsi" w:cstheme="minorBidi"/>
            <w:b w:val="0"/>
            <w:bCs w:val="0"/>
            <w:caps w:val="0"/>
            <w:color w:val="auto"/>
            <w:sz w:val="22"/>
            <w:szCs w:val="22"/>
            <w:lang w:eastAsia="en-US"/>
          </w:rPr>
          <w:tab/>
        </w:r>
        <w:r w:rsidR="008B0F45" w:rsidRPr="001A402F">
          <w:rPr>
            <w:rStyle w:val="Hyperlink"/>
          </w:rPr>
          <w:t>Call Control Commands</w:t>
        </w:r>
        <w:r w:rsidR="008B0F45">
          <w:rPr>
            <w:webHidden/>
          </w:rPr>
          <w:tab/>
        </w:r>
        <w:r w:rsidR="008B0F45">
          <w:rPr>
            <w:webHidden/>
          </w:rPr>
          <w:fldChar w:fldCharType="begin"/>
        </w:r>
        <w:r w:rsidR="008B0F45">
          <w:rPr>
            <w:webHidden/>
          </w:rPr>
          <w:instrText xml:space="preserve"> PAGEREF _Toc489456771 \h </w:instrText>
        </w:r>
        <w:r w:rsidR="008B0F45">
          <w:rPr>
            <w:webHidden/>
          </w:rPr>
        </w:r>
        <w:r w:rsidR="008B0F45">
          <w:rPr>
            <w:webHidden/>
          </w:rPr>
          <w:fldChar w:fldCharType="separate"/>
        </w:r>
        <w:r w:rsidR="008B0F45">
          <w:rPr>
            <w:webHidden/>
          </w:rPr>
          <w:t>41</w:t>
        </w:r>
        <w:r w:rsidR="008B0F45">
          <w:rPr>
            <w:webHidden/>
          </w:rPr>
          <w:fldChar w:fldCharType="end"/>
        </w:r>
      </w:hyperlink>
    </w:p>
    <w:p w14:paraId="30018AC3" w14:textId="6A3AE08C"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6772" w:history="1">
        <w:r w:rsidR="008B0F45" w:rsidRPr="001A402F">
          <w:rPr>
            <w:rStyle w:val="Hyperlink"/>
          </w:rPr>
          <w:t>4.1.</w:t>
        </w:r>
        <w:r w:rsidR="008B0F45">
          <w:rPr>
            <w:rFonts w:asciiTheme="minorHAnsi" w:eastAsiaTheme="minorEastAsia" w:hAnsiTheme="minorHAnsi" w:cstheme="minorBidi"/>
            <w:color w:val="auto"/>
            <w:sz w:val="22"/>
            <w:szCs w:val="22"/>
            <w:lang w:eastAsia="en-US"/>
          </w:rPr>
          <w:tab/>
        </w:r>
        <w:r w:rsidR="008B0F45" w:rsidRPr="001A402F">
          <w:rPr>
            <w:rStyle w:val="Hyperlink"/>
          </w:rPr>
          <w:t>D Command: Dial Number</w:t>
        </w:r>
        <w:r w:rsidR="008B0F45">
          <w:rPr>
            <w:webHidden/>
          </w:rPr>
          <w:tab/>
        </w:r>
        <w:r w:rsidR="008B0F45">
          <w:rPr>
            <w:webHidden/>
          </w:rPr>
          <w:fldChar w:fldCharType="begin"/>
        </w:r>
        <w:r w:rsidR="008B0F45">
          <w:rPr>
            <w:webHidden/>
          </w:rPr>
          <w:instrText xml:space="preserve"> PAGEREF _Toc489456772 \h </w:instrText>
        </w:r>
        <w:r w:rsidR="008B0F45">
          <w:rPr>
            <w:webHidden/>
          </w:rPr>
        </w:r>
        <w:r w:rsidR="008B0F45">
          <w:rPr>
            <w:webHidden/>
          </w:rPr>
          <w:fldChar w:fldCharType="separate"/>
        </w:r>
        <w:r w:rsidR="008B0F45">
          <w:rPr>
            <w:webHidden/>
          </w:rPr>
          <w:t>41</w:t>
        </w:r>
        <w:r w:rsidR="008B0F45">
          <w:rPr>
            <w:webHidden/>
          </w:rPr>
          <w:fldChar w:fldCharType="end"/>
        </w:r>
      </w:hyperlink>
    </w:p>
    <w:p w14:paraId="46353009" w14:textId="6EEFF623"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7020" w:history="1">
        <w:r w:rsidR="008B0F45" w:rsidRPr="001A402F">
          <w:rPr>
            <w:rStyle w:val="Hyperlink"/>
          </w:rPr>
          <w:t>4.2.</w:t>
        </w:r>
        <w:r w:rsidR="008B0F45">
          <w:rPr>
            <w:rFonts w:asciiTheme="minorHAnsi" w:eastAsiaTheme="minorEastAsia" w:hAnsiTheme="minorHAnsi" w:cstheme="minorBidi"/>
            <w:color w:val="auto"/>
            <w:sz w:val="22"/>
            <w:szCs w:val="22"/>
            <w:lang w:eastAsia="en-US"/>
          </w:rPr>
          <w:tab/>
        </w:r>
        <w:r w:rsidR="008B0F45" w:rsidRPr="001A402F">
          <w:rPr>
            <w:rStyle w:val="Hyperlink"/>
          </w:rPr>
          <w:t>+CEER Command: Extended Error Report</w:t>
        </w:r>
        <w:r w:rsidR="008B0F45">
          <w:rPr>
            <w:webHidden/>
          </w:rPr>
          <w:tab/>
        </w:r>
        <w:r w:rsidR="008B0F45">
          <w:rPr>
            <w:webHidden/>
          </w:rPr>
          <w:fldChar w:fldCharType="begin"/>
        </w:r>
        <w:r w:rsidR="008B0F45">
          <w:rPr>
            <w:webHidden/>
          </w:rPr>
          <w:instrText xml:space="preserve"> PAGEREF _Toc489457020 \h </w:instrText>
        </w:r>
        <w:r w:rsidR="008B0F45">
          <w:rPr>
            <w:webHidden/>
          </w:rPr>
        </w:r>
        <w:r w:rsidR="008B0F45">
          <w:rPr>
            <w:webHidden/>
          </w:rPr>
          <w:fldChar w:fldCharType="separate"/>
        </w:r>
        <w:r w:rsidR="008B0F45">
          <w:rPr>
            <w:webHidden/>
          </w:rPr>
          <w:t>42</w:t>
        </w:r>
        <w:r w:rsidR="008B0F45">
          <w:rPr>
            <w:webHidden/>
          </w:rPr>
          <w:fldChar w:fldCharType="end"/>
        </w:r>
      </w:hyperlink>
    </w:p>
    <w:p w14:paraId="018090E8" w14:textId="0D6FB7F2" w:rsidR="008B0F45" w:rsidRDefault="00D75B97">
      <w:pPr>
        <w:pStyle w:val="TOC1"/>
        <w:rPr>
          <w:rFonts w:asciiTheme="minorHAnsi" w:eastAsiaTheme="minorEastAsia" w:hAnsiTheme="minorHAnsi" w:cstheme="minorBidi"/>
          <w:b w:val="0"/>
          <w:bCs w:val="0"/>
          <w:caps w:val="0"/>
          <w:color w:val="auto"/>
          <w:sz w:val="22"/>
          <w:szCs w:val="22"/>
          <w:lang w:eastAsia="en-US"/>
        </w:rPr>
      </w:pPr>
      <w:hyperlink w:anchor="_Toc489457140" w:history="1">
        <w:r w:rsidR="008B0F45" w:rsidRPr="001A402F">
          <w:rPr>
            <w:rStyle w:val="Hyperlink"/>
          </w:rPr>
          <w:t>5.</w:t>
        </w:r>
        <w:r w:rsidR="008B0F45">
          <w:rPr>
            <w:rFonts w:asciiTheme="minorHAnsi" w:eastAsiaTheme="minorEastAsia" w:hAnsiTheme="minorHAnsi" w:cstheme="minorBidi"/>
            <w:b w:val="0"/>
            <w:bCs w:val="0"/>
            <w:caps w:val="0"/>
            <w:color w:val="auto"/>
            <w:sz w:val="22"/>
            <w:szCs w:val="22"/>
            <w:lang w:eastAsia="en-US"/>
          </w:rPr>
          <w:tab/>
        </w:r>
        <w:r w:rsidR="008B0F45" w:rsidRPr="001A402F">
          <w:rPr>
            <w:rStyle w:val="Hyperlink"/>
          </w:rPr>
          <w:t>Mobile Equipment Control and Status Commands</w:t>
        </w:r>
        <w:r w:rsidR="008B0F45">
          <w:rPr>
            <w:webHidden/>
          </w:rPr>
          <w:tab/>
        </w:r>
        <w:r w:rsidR="008B0F45">
          <w:rPr>
            <w:webHidden/>
          </w:rPr>
          <w:fldChar w:fldCharType="begin"/>
        </w:r>
        <w:r w:rsidR="008B0F45">
          <w:rPr>
            <w:webHidden/>
          </w:rPr>
          <w:instrText xml:space="preserve"> PAGEREF _Toc489457140 \h </w:instrText>
        </w:r>
        <w:r w:rsidR="008B0F45">
          <w:rPr>
            <w:webHidden/>
          </w:rPr>
        </w:r>
        <w:r w:rsidR="008B0F45">
          <w:rPr>
            <w:webHidden/>
          </w:rPr>
          <w:fldChar w:fldCharType="separate"/>
        </w:r>
        <w:r w:rsidR="008B0F45">
          <w:rPr>
            <w:webHidden/>
          </w:rPr>
          <w:t>43</w:t>
        </w:r>
        <w:r w:rsidR="008B0F45">
          <w:rPr>
            <w:webHidden/>
          </w:rPr>
          <w:fldChar w:fldCharType="end"/>
        </w:r>
      </w:hyperlink>
    </w:p>
    <w:p w14:paraId="3C43BA45" w14:textId="0370185B"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7219" w:history="1">
        <w:r w:rsidR="008B0F45" w:rsidRPr="001A402F">
          <w:rPr>
            <w:rStyle w:val="Hyperlink"/>
          </w:rPr>
          <w:t>5.1.</w:t>
        </w:r>
        <w:r w:rsidR="008B0F45">
          <w:rPr>
            <w:rFonts w:asciiTheme="minorHAnsi" w:eastAsiaTheme="minorEastAsia" w:hAnsiTheme="minorHAnsi" w:cstheme="minorBidi"/>
            <w:color w:val="auto"/>
            <w:sz w:val="22"/>
            <w:szCs w:val="22"/>
            <w:lang w:eastAsia="en-US"/>
          </w:rPr>
          <w:tab/>
        </w:r>
        <w:r w:rsidR="008B0F45" w:rsidRPr="001A402F">
          <w:rPr>
            <w:rStyle w:val="Hyperlink"/>
          </w:rPr>
          <w:t>+CCLK Command: Real Time Clock</w:t>
        </w:r>
        <w:r w:rsidR="008B0F45">
          <w:rPr>
            <w:webHidden/>
          </w:rPr>
          <w:tab/>
        </w:r>
        <w:r w:rsidR="008B0F45">
          <w:rPr>
            <w:webHidden/>
          </w:rPr>
          <w:fldChar w:fldCharType="begin"/>
        </w:r>
        <w:r w:rsidR="008B0F45">
          <w:rPr>
            <w:webHidden/>
          </w:rPr>
          <w:instrText xml:space="preserve"> PAGEREF _Toc489457219 \h </w:instrText>
        </w:r>
        <w:r w:rsidR="008B0F45">
          <w:rPr>
            <w:webHidden/>
          </w:rPr>
        </w:r>
        <w:r w:rsidR="008B0F45">
          <w:rPr>
            <w:webHidden/>
          </w:rPr>
          <w:fldChar w:fldCharType="separate"/>
        </w:r>
        <w:r w:rsidR="008B0F45">
          <w:rPr>
            <w:webHidden/>
          </w:rPr>
          <w:t>43</w:t>
        </w:r>
        <w:r w:rsidR="008B0F45">
          <w:rPr>
            <w:webHidden/>
          </w:rPr>
          <w:fldChar w:fldCharType="end"/>
        </w:r>
      </w:hyperlink>
    </w:p>
    <w:p w14:paraId="0D4DC66F" w14:textId="28694C7D"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7291" w:history="1">
        <w:r w:rsidR="008B0F45" w:rsidRPr="001A402F">
          <w:rPr>
            <w:rStyle w:val="Hyperlink"/>
          </w:rPr>
          <w:t>5.2.</w:t>
        </w:r>
        <w:r w:rsidR="008B0F45">
          <w:rPr>
            <w:rFonts w:asciiTheme="minorHAnsi" w:eastAsiaTheme="minorEastAsia" w:hAnsiTheme="minorHAnsi" w:cstheme="minorBidi"/>
            <w:color w:val="auto"/>
            <w:sz w:val="22"/>
            <w:szCs w:val="22"/>
            <w:lang w:eastAsia="en-US"/>
          </w:rPr>
          <w:tab/>
        </w:r>
        <w:r w:rsidR="008B0F45" w:rsidRPr="001A402F">
          <w:rPr>
            <w:rStyle w:val="Hyperlink"/>
          </w:rPr>
          <w:t>+CLAC Command: List Available AT Commands</w:t>
        </w:r>
        <w:r w:rsidR="008B0F45">
          <w:rPr>
            <w:webHidden/>
          </w:rPr>
          <w:tab/>
        </w:r>
        <w:r w:rsidR="008B0F45">
          <w:rPr>
            <w:webHidden/>
          </w:rPr>
          <w:fldChar w:fldCharType="begin"/>
        </w:r>
        <w:r w:rsidR="008B0F45">
          <w:rPr>
            <w:webHidden/>
          </w:rPr>
          <w:instrText xml:space="preserve"> PAGEREF _Toc489457291 \h </w:instrText>
        </w:r>
        <w:r w:rsidR="008B0F45">
          <w:rPr>
            <w:webHidden/>
          </w:rPr>
        </w:r>
        <w:r w:rsidR="008B0F45">
          <w:rPr>
            <w:webHidden/>
          </w:rPr>
          <w:fldChar w:fldCharType="separate"/>
        </w:r>
        <w:r w:rsidR="008B0F45">
          <w:rPr>
            <w:webHidden/>
          </w:rPr>
          <w:t>43</w:t>
        </w:r>
        <w:r w:rsidR="008B0F45">
          <w:rPr>
            <w:webHidden/>
          </w:rPr>
          <w:fldChar w:fldCharType="end"/>
        </w:r>
      </w:hyperlink>
    </w:p>
    <w:p w14:paraId="7BC23556" w14:textId="1A806B98"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7292" w:history="1">
        <w:r w:rsidR="008B0F45" w:rsidRPr="001A402F">
          <w:rPr>
            <w:rStyle w:val="Hyperlink"/>
          </w:rPr>
          <w:t>5.3.</w:t>
        </w:r>
        <w:r w:rsidR="008B0F45">
          <w:rPr>
            <w:rFonts w:asciiTheme="minorHAnsi" w:eastAsiaTheme="minorEastAsia" w:hAnsiTheme="minorHAnsi" w:cstheme="minorBidi"/>
            <w:color w:val="auto"/>
            <w:sz w:val="22"/>
            <w:szCs w:val="22"/>
            <w:lang w:eastAsia="en-US"/>
          </w:rPr>
          <w:tab/>
        </w:r>
        <w:r w:rsidR="008B0F45" w:rsidRPr="001A402F">
          <w:rPr>
            <w:rStyle w:val="Hyperlink"/>
          </w:rPr>
          <w:t>+CFUN Command: Set Phone Functionality</w:t>
        </w:r>
        <w:r w:rsidR="008B0F45">
          <w:rPr>
            <w:webHidden/>
          </w:rPr>
          <w:tab/>
        </w:r>
        <w:r w:rsidR="008B0F45">
          <w:rPr>
            <w:webHidden/>
          </w:rPr>
          <w:fldChar w:fldCharType="begin"/>
        </w:r>
        <w:r w:rsidR="008B0F45">
          <w:rPr>
            <w:webHidden/>
          </w:rPr>
          <w:instrText xml:space="preserve"> PAGEREF _Toc489457292 \h </w:instrText>
        </w:r>
        <w:r w:rsidR="008B0F45">
          <w:rPr>
            <w:webHidden/>
          </w:rPr>
        </w:r>
        <w:r w:rsidR="008B0F45">
          <w:rPr>
            <w:webHidden/>
          </w:rPr>
          <w:fldChar w:fldCharType="separate"/>
        </w:r>
        <w:r w:rsidR="008B0F45">
          <w:rPr>
            <w:webHidden/>
          </w:rPr>
          <w:t>44</w:t>
        </w:r>
        <w:r w:rsidR="008B0F45">
          <w:rPr>
            <w:webHidden/>
          </w:rPr>
          <w:fldChar w:fldCharType="end"/>
        </w:r>
      </w:hyperlink>
    </w:p>
    <w:p w14:paraId="64851A1A" w14:textId="7D034CA5"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7293" w:history="1">
        <w:r w:rsidR="008B0F45" w:rsidRPr="001A402F">
          <w:rPr>
            <w:rStyle w:val="Hyperlink"/>
          </w:rPr>
          <w:t>5.4.</w:t>
        </w:r>
        <w:r w:rsidR="008B0F45">
          <w:rPr>
            <w:rFonts w:asciiTheme="minorHAnsi" w:eastAsiaTheme="minorEastAsia" w:hAnsiTheme="minorHAnsi" w:cstheme="minorBidi"/>
            <w:color w:val="auto"/>
            <w:sz w:val="22"/>
            <w:szCs w:val="22"/>
            <w:lang w:eastAsia="en-US"/>
          </w:rPr>
          <w:tab/>
        </w:r>
        <w:r w:rsidR="008B0F45" w:rsidRPr="001A402F">
          <w:rPr>
            <w:rStyle w:val="Hyperlink"/>
          </w:rPr>
          <w:t>+CMER Command: Mobile Equipment Event Reporting</w:t>
        </w:r>
        <w:r w:rsidR="008B0F45">
          <w:rPr>
            <w:webHidden/>
          </w:rPr>
          <w:tab/>
        </w:r>
        <w:r w:rsidR="008B0F45">
          <w:rPr>
            <w:webHidden/>
          </w:rPr>
          <w:fldChar w:fldCharType="begin"/>
        </w:r>
        <w:r w:rsidR="008B0F45">
          <w:rPr>
            <w:webHidden/>
          </w:rPr>
          <w:instrText xml:space="preserve"> PAGEREF _Toc489457293 \h </w:instrText>
        </w:r>
        <w:r w:rsidR="008B0F45">
          <w:rPr>
            <w:webHidden/>
          </w:rPr>
        </w:r>
        <w:r w:rsidR="008B0F45">
          <w:rPr>
            <w:webHidden/>
          </w:rPr>
          <w:fldChar w:fldCharType="separate"/>
        </w:r>
        <w:r w:rsidR="008B0F45">
          <w:rPr>
            <w:webHidden/>
          </w:rPr>
          <w:t>45</w:t>
        </w:r>
        <w:r w:rsidR="008B0F45">
          <w:rPr>
            <w:webHidden/>
          </w:rPr>
          <w:fldChar w:fldCharType="end"/>
        </w:r>
      </w:hyperlink>
    </w:p>
    <w:p w14:paraId="61474D02" w14:textId="0DF1F140"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7294" w:history="1">
        <w:r w:rsidR="008B0F45" w:rsidRPr="001A402F">
          <w:rPr>
            <w:rStyle w:val="Hyperlink"/>
          </w:rPr>
          <w:t>5.5.</w:t>
        </w:r>
        <w:r w:rsidR="008B0F45">
          <w:rPr>
            <w:rFonts w:asciiTheme="minorHAnsi" w:eastAsiaTheme="minorEastAsia" w:hAnsiTheme="minorHAnsi" w:cstheme="minorBidi"/>
            <w:color w:val="auto"/>
            <w:sz w:val="22"/>
            <w:szCs w:val="22"/>
            <w:lang w:eastAsia="en-US"/>
          </w:rPr>
          <w:tab/>
        </w:r>
        <w:r w:rsidR="008B0F45" w:rsidRPr="001A402F">
          <w:rPr>
            <w:rStyle w:val="Hyperlink"/>
          </w:rPr>
          <w:t>+CMEE Command: Report Mobile Termination Error</w:t>
        </w:r>
        <w:r w:rsidR="008B0F45">
          <w:rPr>
            <w:webHidden/>
          </w:rPr>
          <w:tab/>
        </w:r>
        <w:r w:rsidR="008B0F45">
          <w:rPr>
            <w:webHidden/>
          </w:rPr>
          <w:fldChar w:fldCharType="begin"/>
        </w:r>
        <w:r w:rsidR="008B0F45">
          <w:rPr>
            <w:webHidden/>
          </w:rPr>
          <w:instrText xml:space="preserve"> PAGEREF _Toc489457294 \h </w:instrText>
        </w:r>
        <w:r w:rsidR="008B0F45">
          <w:rPr>
            <w:webHidden/>
          </w:rPr>
        </w:r>
        <w:r w:rsidR="008B0F45">
          <w:rPr>
            <w:webHidden/>
          </w:rPr>
          <w:fldChar w:fldCharType="separate"/>
        </w:r>
        <w:r w:rsidR="008B0F45">
          <w:rPr>
            <w:webHidden/>
          </w:rPr>
          <w:t>48</w:t>
        </w:r>
        <w:r w:rsidR="008B0F45">
          <w:rPr>
            <w:webHidden/>
          </w:rPr>
          <w:fldChar w:fldCharType="end"/>
        </w:r>
      </w:hyperlink>
    </w:p>
    <w:p w14:paraId="07621F58" w14:textId="7F5B0B74"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7295" w:history="1">
        <w:r w:rsidR="008B0F45" w:rsidRPr="001A402F">
          <w:rPr>
            <w:rStyle w:val="Hyperlink"/>
          </w:rPr>
          <w:t>5.6.</w:t>
        </w:r>
        <w:r w:rsidR="008B0F45">
          <w:rPr>
            <w:rFonts w:asciiTheme="minorHAnsi" w:eastAsiaTheme="minorEastAsia" w:hAnsiTheme="minorHAnsi" w:cstheme="minorBidi"/>
            <w:color w:val="auto"/>
            <w:sz w:val="22"/>
            <w:szCs w:val="22"/>
            <w:lang w:eastAsia="en-US"/>
          </w:rPr>
          <w:tab/>
        </w:r>
        <w:r w:rsidR="008B0F45" w:rsidRPr="001A402F">
          <w:rPr>
            <w:rStyle w:val="Hyperlink"/>
          </w:rPr>
          <w:t>+CCID Command: Request SIM Card Identification</w:t>
        </w:r>
        <w:r w:rsidR="008B0F45">
          <w:rPr>
            <w:webHidden/>
          </w:rPr>
          <w:tab/>
        </w:r>
        <w:r w:rsidR="008B0F45">
          <w:rPr>
            <w:webHidden/>
          </w:rPr>
          <w:fldChar w:fldCharType="begin"/>
        </w:r>
        <w:r w:rsidR="008B0F45">
          <w:rPr>
            <w:webHidden/>
          </w:rPr>
          <w:instrText xml:space="preserve"> PAGEREF _Toc489457295 \h </w:instrText>
        </w:r>
        <w:r w:rsidR="008B0F45">
          <w:rPr>
            <w:webHidden/>
          </w:rPr>
        </w:r>
        <w:r w:rsidR="008B0F45">
          <w:rPr>
            <w:webHidden/>
          </w:rPr>
          <w:fldChar w:fldCharType="separate"/>
        </w:r>
        <w:r w:rsidR="008B0F45">
          <w:rPr>
            <w:webHidden/>
          </w:rPr>
          <w:t>48</w:t>
        </w:r>
        <w:r w:rsidR="008B0F45">
          <w:rPr>
            <w:webHidden/>
          </w:rPr>
          <w:fldChar w:fldCharType="end"/>
        </w:r>
      </w:hyperlink>
    </w:p>
    <w:p w14:paraId="5A592FBC" w14:textId="3A738F35"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7342" w:history="1">
        <w:r w:rsidR="008B0F45" w:rsidRPr="001A402F">
          <w:rPr>
            <w:rStyle w:val="Hyperlink"/>
          </w:rPr>
          <w:t>5.7.</w:t>
        </w:r>
        <w:r w:rsidR="008B0F45">
          <w:rPr>
            <w:rFonts w:asciiTheme="minorHAnsi" w:eastAsiaTheme="minorEastAsia" w:hAnsiTheme="minorHAnsi" w:cstheme="minorBidi"/>
            <w:color w:val="auto"/>
            <w:sz w:val="22"/>
            <w:szCs w:val="22"/>
            <w:lang w:eastAsia="en-US"/>
          </w:rPr>
          <w:tab/>
        </w:r>
        <w:r w:rsidR="008B0F45" w:rsidRPr="001A402F">
          <w:rPr>
            <w:rStyle w:val="Hyperlink"/>
          </w:rPr>
          <w:t>+CPIN Command: Enter Pin</w:t>
        </w:r>
        <w:r w:rsidR="008B0F45">
          <w:rPr>
            <w:webHidden/>
          </w:rPr>
          <w:tab/>
        </w:r>
        <w:r w:rsidR="008B0F45">
          <w:rPr>
            <w:webHidden/>
          </w:rPr>
          <w:fldChar w:fldCharType="begin"/>
        </w:r>
        <w:r w:rsidR="008B0F45">
          <w:rPr>
            <w:webHidden/>
          </w:rPr>
          <w:instrText xml:space="preserve"> PAGEREF _Toc489457342 \h </w:instrText>
        </w:r>
        <w:r w:rsidR="008B0F45">
          <w:rPr>
            <w:webHidden/>
          </w:rPr>
        </w:r>
        <w:r w:rsidR="008B0F45">
          <w:rPr>
            <w:webHidden/>
          </w:rPr>
          <w:fldChar w:fldCharType="separate"/>
        </w:r>
        <w:r w:rsidR="008B0F45">
          <w:rPr>
            <w:webHidden/>
          </w:rPr>
          <w:t>49</w:t>
        </w:r>
        <w:r w:rsidR="008B0F45">
          <w:rPr>
            <w:webHidden/>
          </w:rPr>
          <w:fldChar w:fldCharType="end"/>
        </w:r>
      </w:hyperlink>
    </w:p>
    <w:p w14:paraId="2A89250D" w14:textId="06D98A49"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7432" w:history="1">
        <w:r w:rsidR="008B0F45" w:rsidRPr="001A402F">
          <w:rPr>
            <w:rStyle w:val="Hyperlink"/>
          </w:rPr>
          <w:t>5.8.</w:t>
        </w:r>
        <w:r w:rsidR="008B0F45">
          <w:rPr>
            <w:rFonts w:asciiTheme="minorHAnsi" w:eastAsiaTheme="minorEastAsia" w:hAnsiTheme="minorHAnsi" w:cstheme="minorBidi"/>
            <w:color w:val="auto"/>
            <w:sz w:val="22"/>
            <w:szCs w:val="22"/>
            <w:lang w:eastAsia="en-US"/>
          </w:rPr>
          <w:tab/>
        </w:r>
        <w:r w:rsidR="008B0F45" w:rsidRPr="001A402F">
          <w:rPr>
            <w:rStyle w:val="Hyperlink"/>
          </w:rPr>
          <w:t>+CPAS Command: Phone Activity Status</w:t>
        </w:r>
        <w:r w:rsidR="008B0F45">
          <w:rPr>
            <w:webHidden/>
          </w:rPr>
          <w:tab/>
        </w:r>
        <w:r w:rsidR="008B0F45">
          <w:rPr>
            <w:webHidden/>
          </w:rPr>
          <w:fldChar w:fldCharType="begin"/>
        </w:r>
        <w:r w:rsidR="008B0F45">
          <w:rPr>
            <w:webHidden/>
          </w:rPr>
          <w:instrText xml:space="preserve"> PAGEREF _Toc489457432 \h </w:instrText>
        </w:r>
        <w:r w:rsidR="008B0F45">
          <w:rPr>
            <w:webHidden/>
          </w:rPr>
        </w:r>
        <w:r w:rsidR="008B0F45">
          <w:rPr>
            <w:webHidden/>
          </w:rPr>
          <w:fldChar w:fldCharType="separate"/>
        </w:r>
        <w:r w:rsidR="008B0F45">
          <w:rPr>
            <w:webHidden/>
          </w:rPr>
          <w:t>50</w:t>
        </w:r>
        <w:r w:rsidR="008B0F45">
          <w:rPr>
            <w:webHidden/>
          </w:rPr>
          <w:fldChar w:fldCharType="end"/>
        </w:r>
      </w:hyperlink>
    </w:p>
    <w:p w14:paraId="6A5F30D2" w14:textId="491D9B30"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7433" w:history="1">
        <w:r w:rsidR="008B0F45" w:rsidRPr="001A402F">
          <w:rPr>
            <w:rStyle w:val="Hyperlink"/>
          </w:rPr>
          <w:t>5.9.</w:t>
        </w:r>
        <w:r w:rsidR="008B0F45">
          <w:rPr>
            <w:rFonts w:asciiTheme="minorHAnsi" w:eastAsiaTheme="minorEastAsia" w:hAnsiTheme="minorHAnsi" w:cstheme="minorBidi"/>
            <w:color w:val="auto"/>
            <w:sz w:val="22"/>
            <w:szCs w:val="22"/>
            <w:lang w:eastAsia="en-US"/>
          </w:rPr>
          <w:tab/>
        </w:r>
        <w:r w:rsidR="008B0F45" w:rsidRPr="001A402F">
          <w:rPr>
            <w:rStyle w:val="Hyperlink"/>
          </w:rPr>
          <w:t>+CSQ Command: Signal Quality</w:t>
        </w:r>
        <w:r w:rsidR="008B0F45">
          <w:rPr>
            <w:webHidden/>
          </w:rPr>
          <w:tab/>
        </w:r>
        <w:r w:rsidR="008B0F45">
          <w:rPr>
            <w:webHidden/>
          </w:rPr>
          <w:fldChar w:fldCharType="begin"/>
        </w:r>
        <w:r w:rsidR="008B0F45">
          <w:rPr>
            <w:webHidden/>
          </w:rPr>
          <w:instrText xml:space="preserve"> PAGEREF _Toc489457433 \h </w:instrText>
        </w:r>
        <w:r w:rsidR="008B0F45">
          <w:rPr>
            <w:webHidden/>
          </w:rPr>
        </w:r>
        <w:r w:rsidR="008B0F45">
          <w:rPr>
            <w:webHidden/>
          </w:rPr>
          <w:fldChar w:fldCharType="separate"/>
        </w:r>
        <w:r w:rsidR="008B0F45">
          <w:rPr>
            <w:webHidden/>
          </w:rPr>
          <w:t>51</w:t>
        </w:r>
        <w:r w:rsidR="008B0F45">
          <w:rPr>
            <w:webHidden/>
          </w:rPr>
          <w:fldChar w:fldCharType="end"/>
        </w:r>
      </w:hyperlink>
    </w:p>
    <w:p w14:paraId="60E0E4F8" w14:textId="4446C048"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7434" w:history="1">
        <w:r w:rsidR="008B0F45" w:rsidRPr="001A402F">
          <w:rPr>
            <w:rStyle w:val="Hyperlink"/>
          </w:rPr>
          <w:t>5.10.</w:t>
        </w:r>
        <w:r w:rsidR="008B0F45">
          <w:rPr>
            <w:rFonts w:asciiTheme="minorHAnsi" w:eastAsiaTheme="minorEastAsia" w:hAnsiTheme="minorHAnsi" w:cstheme="minorBidi"/>
            <w:color w:val="auto"/>
            <w:sz w:val="22"/>
            <w:szCs w:val="22"/>
            <w:lang w:eastAsia="en-US"/>
          </w:rPr>
          <w:tab/>
        </w:r>
        <w:r w:rsidR="008B0F45" w:rsidRPr="001A402F">
          <w:rPr>
            <w:rStyle w:val="Hyperlink"/>
          </w:rPr>
          <w:t>+KCELL Command: Cell Environment Information</w:t>
        </w:r>
        <w:r w:rsidR="008B0F45">
          <w:rPr>
            <w:webHidden/>
          </w:rPr>
          <w:tab/>
        </w:r>
        <w:r w:rsidR="008B0F45">
          <w:rPr>
            <w:webHidden/>
          </w:rPr>
          <w:fldChar w:fldCharType="begin"/>
        </w:r>
        <w:r w:rsidR="008B0F45">
          <w:rPr>
            <w:webHidden/>
          </w:rPr>
          <w:instrText xml:space="preserve"> PAGEREF _Toc489457434 \h </w:instrText>
        </w:r>
        <w:r w:rsidR="008B0F45">
          <w:rPr>
            <w:webHidden/>
          </w:rPr>
        </w:r>
        <w:r w:rsidR="008B0F45">
          <w:rPr>
            <w:webHidden/>
          </w:rPr>
          <w:fldChar w:fldCharType="separate"/>
        </w:r>
        <w:r w:rsidR="008B0F45">
          <w:rPr>
            <w:webHidden/>
          </w:rPr>
          <w:t>51</w:t>
        </w:r>
        <w:r w:rsidR="008B0F45">
          <w:rPr>
            <w:webHidden/>
          </w:rPr>
          <w:fldChar w:fldCharType="end"/>
        </w:r>
      </w:hyperlink>
    </w:p>
    <w:p w14:paraId="2EBCE186" w14:textId="600097D5"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7435" w:history="1">
        <w:r w:rsidR="008B0F45" w:rsidRPr="001A402F">
          <w:rPr>
            <w:rStyle w:val="Hyperlink"/>
          </w:rPr>
          <w:t>5.11.</w:t>
        </w:r>
        <w:r w:rsidR="008B0F45">
          <w:rPr>
            <w:rFonts w:asciiTheme="minorHAnsi" w:eastAsiaTheme="minorEastAsia" w:hAnsiTheme="minorHAnsi" w:cstheme="minorBidi"/>
            <w:color w:val="auto"/>
            <w:sz w:val="22"/>
            <w:szCs w:val="22"/>
            <w:lang w:eastAsia="en-US"/>
          </w:rPr>
          <w:tab/>
        </w:r>
        <w:r w:rsidR="008B0F45" w:rsidRPr="001A402F">
          <w:rPr>
            <w:rStyle w:val="Hyperlink"/>
          </w:rPr>
          <w:t>+KGPIO Command: Hardware IO Control</w:t>
        </w:r>
        <w:r w:rsidR="008B0F45">
          <w:rPr>
            <w:webHidden/>
          </w:rPr>
          <w:tab/>
        </w:r>
        <w:r w:rsidR="008B0F45">
          <w:rPr>
            <w:webHidden/>
          </w:rPr>
          <w:fldChar w:fldCharType="begin"/>
        </w:r>
        <w:r w:rsidR="008B0F45">
          <w:rPr>
            <w:webHidden/>
          </w:rPr>
          <w:instrText xml:space="preserve"> PAGEREF _Toc489457435 \h </w:instrText>
        </w:r>
        <w:r w:rsidR="008B0F45">
          <w:rPr>
            <w:webHidden/>
          </w:rPr>
        </w:r>
        <w:r w:rsidR="008B0F45">
          <w:rPr>
            <w:webHidden/>
          </w:rPr>
          <w:fldChar w:fldCharType="separate"/>
        </w:r>
        <w:r w:rsidR="008B0F45">
          <w:rPr>
            <w:webHidden/>
          </w:rPr>
          <w:t>54</w:t>
        </w:r>
        <w:r w:rsidR="008B0F45">
          <w:rPr>
            <w:webHidden/>
          </w:rPr>
          <w:fldChar w:fldCharType="end"/>
        </w:r>
      </w:hyperlink>
    </w:p>
    <w:p w14:paraId="1F24ACF2" w14:textId="3DEF50E5"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7436" w:history="1">
        <w:r w:rsidR="008B0F45" w:rsidRPr="001A402F">
          <w:rPr>
            <w:rStyle w:val="Hyperlink"/>
          </w:rPr>
          <w:t>5.12.</w:t>
        </w:r>
        <w:r w:rsidR="008B0F45">
          <w:rPr>
            <w:rFonts w:asciiTheme="minorHAnsi" w:eastAsiaTheme="minorEastAsia" w:hAnsiTheme="minorHAnsi" w:cstheme="minorBidi"/>
            <w:color w:val="auto"/>
            <w:sz w:val="22"/>
            <w:szCs w:val="22"/>
            <w:lang w:eastAsia="en-US"/>
          </w:rPr>
          <w:tab/>
        </w:r>
        <w:r w:rsidR="008B0F45" w:rsidRPr="001A402F">
          <w:rPr>
            <w:rStyle w:val="Hyperlink"/>
          </w:rPr>
          <w:t>+KGPIOCFG Command: GPIO Configuration</w:t>
        </w:r>
        <w:r w:rsidR="008B0F45">
          <w:rPr>
            <w:webHidden/>
          </w:rPr>
          <w:tab/>
        </w:r>
        <w:r w:rsidR="008B0F45">
          <w:rPr>
            <w:webHidden/>
          </w:rPr>
          <w:fldChar w:fldCharType="begin"/>
        </w:r>
        <w:r w:rsidR="008B0F45">
          <w:rPr>
            <w:webHidden/>
          </w:rPr>
          <w:instrText xml:space="preserve"> PAGEREF _Toc489457436 \h </w:instrText>
        </w:r>
        <w:r w:rsidR="008B0F45">
          <w:rPr>
            <w:webHidden/>
          </w:rPr>
        </w:r>
        <w:r w:rsidR="008B0F45">
          <w:rPr>
            <w:webHidden/>
          </w:rPr>
          <w:fldChar w:fldCharType="separate"/>
        </w:r>
        <w:r w:rsidR="008B0F45">
          <w:rPr>
            <w:webHidden/>
          </w:rPr>
          <w:t>55</w:t>
        </w:r>
        <w:r w:rsidR="008B0F45">
          <w:rPr>
            <w:webHidden/>
          </w:rPr>
          <w:fldChar w:fldCharType="end"/>
        </w:r>
      </w:hyperlink>
    </w:p>
    <w:p w14:paraId="5D0B7C88" w14:textId="385D8AE6"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7437" w:history="1">
        <w:r w:rsidR="008B0F45" w:rsidRPr="001A402F">
          <w:rPr>
            <w:rStyle w:val="Hyperlink"/>
          </w:rPr>
          <w:t>5.13.</w:t>
        </w:r>
        <w:r w:rsidR="008B0F45">
          <w:rPr>
            <w:rFonts w:asciiTheme="minorHAnsi" w:eastAsiaTheme="minorEastAsia" w:hAnsiTheme="minorHAnsi" w:cstheme="minorBidi"/>
            <w:color w:val="auto"/>
            <w:sz w:val="22"/>
            <w:szCs w:val="22"/>
            <w:lang w:eastAsia="en-US"/>
          </w:rPr>
          <w:tab/>
        </w:r>
        <w:r w:rsidR="008B0F45" w:rsidRPr="001A402F">
          <w:rPr>
            <w:rStyle w:val="Hyperlink"/>
          </w:rPr>
          <w:t>+KADC Command: Analog Digital Converter</w:t>
        </w:r>
        <w:r w:rsidR="008B0F45">
          <w:rPr>
            <w:webHidden/>
          </w:rPr>
          <w:tab/>
        </w:r>
        <w:r w:rsidR="008B0F45">
          <w:rPr>
            <w:webHidden/>
          </w:rPr>
          <w:fldChar w:fldCharType="begin"/>
        </w:r>
        <w:r w:rsidR="008B0F45">
          <w:rPr>
            <w:webHidden/>
          </w:rPr>
          <w:instrText xml:space="preserve"> PAGEREF _Toc489457437 \h </w:instrText>
        </w:r>
        <w:r w:rsidR="008B0F45">
          <w:rPr>
            <w:webHidden/>
          </w:rPr>
        </w:r>
        <w:r w:rsidR="008B0F45">
          <w:rPr>
            <w:webHidden/>
          </w:rPr>
          <w:fldChar w:fldCharType="separate"/>
        </w:r>
        <w:r w:rsidR="008B0F45">
          <w:rPr>
            <w:webHidden/>
          </w:rPr>
          <w:t>57</w:t>
        </w:r>
        <w:r w:rsidR="008B0F45">
          <w:rPr>
            <w:webHidden/>
          </w:rPr>
          <w:fldChar w:fldCharType="end"/>
        </w:r>
      </w:hyperlink>
    </w:p>
    <w:p w14:paraId="1CB5453A" w14:textId="44B3953B"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7438" w:history="1">
        <w:r w:rsidR="008B0F45" w:rsidRPr="001A402F">
          <w:rPr>
            <w:rStyle w:val="Hyperlink"/>
          </w:rPr>
          <w:t>5.14.</w:t>
        </w:r>
        <w:r w:rsidR="008B0F45">
          <w:rPr>
            <w:rFonts w:asciiTheme="minorHAnsi" w:eastAsiaTheme="minorEastAsia" w:hAnsiTheme="minorHAnsi" w:cstheme="minorBidi"/>
            <w:color w:val="auto"/>
            <w:sz w:val="22"/>
            <w:szCs w:val="22"/>
            <w:lang w:eastAsia="en-US"/>
          </w:rPr>
          <w:tab/>
        </w:r>
        <w:r w:rsidR="008B0F45" w:rsidRPr="001A402F">
          <w:rPr>
            <w:rStyle w:val="Hyperlink"/>
          </w:rPr>
          <w:t>+CSIM Command: Generic SIM Access</w:t>
        </w:r>
        <w:r w:rsidR="008B0F45">
          <w:rPr>
            <w:webHidden/>
          </w:rPr>
          <w:tab/>
        </w:r>
        <w:r w:rsidR="008B0F45">
          <w:rPr>
            <w:webHidden/>
          </w:rPr>
          <w:fldChar w:fldCharType="begin"/>
        </w:r>
        <w:r w:rsidR="008B0F45">
          <w:rPr>
            <w:webHidden/>
          </w:rPr>
          <w:instrText xml:space="preserve"> PAGEREF _Toc489457438 \h </w:instrText>
        </w:r>
        <w:r w:rsidR="008B0F45">
          <w:rPr>
            <w:webHidden/>
          </w:rPr>
        </w:r>
        <w:r w:rsidR="008B0F45">
          <w:rPr>
            <w:webHidden/>
          </w:rPr>
          <w:fldChar w:fldCharType="separate"/>
        </w:r>
        <w:r w:rsidR="008B0F45">
          <w:rPr>
            <w:webHidden/>
          </w:rPr>
          <w:t>58</w:t>
        </w:r>
        <w:r w:rsidR="008B0F45">
          <w:rPr>
            <w:webHidden/>
          </w:rPr>
          <w:fldChar w:fldCharType="end"/>
        </w:r>
      </w:hyperlink>
    </w:p>
    <w:p w14:paraId="712D710C" w14:textId="0E294C7B"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7530" w:history="1">
        <w:r w:rsidR="008B0F45" w:rsidRPr="001A402F">
          <w:rPr>
            <w:rStyle w:val="Hyperlink"/>
          </w:rPr>
          <w:t>5.15.</w:t>
        </w:r>
        <w:r w:rsidR="008B0F45">
          <w:rPr>
            <w:rFonts w:asciiTheme="minorHAnsi" w:eastAsiaTheme="minorEastAsia" w:hAnsiTheme="minorHAnsi" w:cstheme="minorBidi"/>
            <w:color w:val="auto"/>
            <w:sz w:val="22"/>
            <w:szCs w:val="22"/>
            <w:lang w:eastAsia="en-US"/>
          </w:rPr>
          <w:tab/>
        </w:r>
        <w:r w:rsidR="008B0F45" w:rsidRPr="001A402F">
          <w:rPr>
            <w:rStyle w:val="Hyperlink"/>
          </w:rPr>
          <w:t>+CCHO Command: Open Logical Channel</w:t>
        </w:r>
        <w:r w:rsidR="008B0F45">
          <w:rPr>
            <w:webHidden/>
          </w:rPr>
          <w:tab/>
        </w:r>
        <w:r w:rsidR="008B0F45">
          <w:rPr>
            <w:webHidden/>
          </w:rPr>
          <w:fldChar w:fldCharType="begin"/>
        </w:r>
        <w:r w:rsidR="008B0F45">
          <w:rPr>
            <w:webHidden/>
          </w:rPr>
          <w:instrText xml:space="preserve"> PAGEREF _Toc489457530 \h </w:instrText>
        </w:r>
        <w:r w:rsidR="008B0F45">
          <w:rPr>
            <w:webHidden/>
          </w:rPr>
        </w:r>
        <w:r w:rsidR="008B0F45">
          <w:rPr>
            <w:webHidden/>
          </w:rPr>
          <w:fldChar w:fldCharType="separate"/>
        </w:r>
        <w:r w:rsidR="008B0F45">
          <w:rPr>
            <w:webHidden/>
          </w:rPr>
          <w:t>58</w:t>
        </w:r>
        <w:r w:rsidR="008B0F45">
          <w:rPr>
            <w:webHidden/>
          </w:rPr>
          <w:fldChar w:fldCharType="end"/>
        </w:r>
      </w:hyperlink>
    </w:p>
    <w:p w14:paraId="7756D54A" w14:textId="69B4C461"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7531" w:history="1">
        <w:r w:rsidR="008B0F45" w:rsidRPr="001A402F">
          <w:rPr>
            <w:rStyle w:val="Hyperlink"/>
          </w:rPr>
          <w:t>5.16.</w:t>
        </w:r>
        <w:r w:rsidR="008B0F45">
          <w:rPr>
            <w:rFonts w:asciiTheme="minorHAnsi" w:eastAsiaTheme="minorEastAsia" w:hAnsiTheme="minorHAnsi" w:cstheme="minorBidi"/>
            <w:color w:val="auto"/>
            <w:sz w:val="22"/>
            <w:szCs w:val="22"/>
            <w:lang w:eastAsia="en-US"/>
          </w:rPr>
          <w:tab/>
        </w:r>
        <w:r w:rsidR="008B0F45" w:rsidRPr="001A402F">
          <w:rPr>
            <w:rStyle w:val="Hyperlink"/>
          </w:rPr>
          <w:t>+CCHC Command: Close Logical Channel</w:t>
        </w:r>
        <w:r w:rsidR="008B0F45">
          <w:rPr>
            <w:webHidden/>
          </w:rPr>
          <w:tab/>
        </w:r>
        <w:r w:rsidR="008B0F45">
          <w:rPr>
            <w:webHidden/>
          </w:rPr>
          <w:fldChar w:fldCharType="begin"/>
        </w:r>
        <w:r w:rsidR="008B0F45">
          <w:rPr>
            <w:webHidden/>
          </w:rPr>
          <w:instrText xml:space="preserve"> PAGEREF _Toc489457531 \h </w:instrText>
        </w:r>
        <w:r w:rsidR="008B0F45">
          <w:rPr>
            <w:webHidden/>
          </w:rPr>
        </w:r>
        <w:r w:rsidR="008B0F45">
          <w:rPr>
            <w:webHidden/>
          </w:rPr>
          <w:fldChar w:fldCharType="separate"/>
        </w:r>
        <w:r w:rsidR="008B0F45">
          <w:rPr>
            <w:webHidden/>
          </w:rPr>
          <w:t>59</w:t>
        </w:r>
        <w:r w:rsidR="008B0F45">
          <w:rPr>
            <w:webHidden/>
          </w:rPr>
          <w:fldChar w:fldCharType="end"/>
        </w:r>
      </w:hyperlink>
    </w:p>
    <w:p w14:paraId="59416281" w14:textId="5D77697B"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7532" w:history="1">
        <w:r w:rsidR="008B0F45" w:rsidRPr="001A402F">
          <w:rPr>
            <w:rStyle w:val="Hyperlink"/>
          </w:rPr>
          <w:t>5.17.</w:t>
        </w:r>
        <w:r w:rsidR="008B0F45">
          <w:rPr>
            <w:rFonts w:asciiTheme="minorHAnsi" w:eastAsiaTheme="minorEastAsia" w:hAnsiTheme="minorHAnsi" w:cstheme="minorBidi"/>
            <w:color w:val="auto"/>
            <w:sz w:val="22"/>
            <w:szCs w:val="22"/>
            <w:lang w:eastAsia="en-US"/>
          </w:rPr>
          <w:tab/>
        </w:r>
        <w:r w:rsidR="008B0F45" w:rsidRPr="001A402F">
          <w:rPr>
            <w:rStyle w:val="Hyperlink"/>
          </w:rPr>
          <w:t>+CGLA Command: Generic UICC Logical Channel Access</w:t>
        </w:r>
        <w:r w:rsidR="008B0F45">
          <w:rPr>
            <w:webHidden/>
          </w:rPr>
          <w:tab/>
        </w:r>
        <w:r w:rsidR="008B0F45">
          <w:rPr>
            <w:webHidden/>
          </w:rPr>
          <w:fldChar w:fldCharType="begin"/>
        </w:r>
        <w:r w:rsidR="008B0F45">
          <w:rPr>
            <w:webHidden/>
          </w:rPr>
          <w:instrText xml:space="preserve"> PAGEREF _Toc489457532 \h </w:instrText>
        </w:r>
        <w:r w:rsidR="008B0F45">
          <w:rPr>
            <w:webHidden/>
          </w:rPr>
        </w:r>
        <w:r w:rsidR="008B0F45">
          <w:rPr>
            <w:webHidden/>
          </w:rPr>
          <w:fldChar w:fldCharType="separate"/>
        </w:r>
        <w:r w:rsidR="008B0F45">
          <w:rPr>
            <w:webHidden/>
          </w:rPr>
          <w:t>60</w:t>
        </w:r>
        <w:r w:rsidR="008B0F45">
          <w:rPr>
            <w:webHidden/>
          </w:rPr>
          <w:fldChar w:fldCharType="end"/>
        </w:r>
      </w:hyperlink>
    </w:p>
    <w:p w14:paraId="3C6CDAFC" w14:textId="71BE0E0C"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7533" w:history="1">
        <w:r w:rsidR="008B0F45" w:rsidRPr="001A402F">
          <w:rPr>
            <w:rStyle w:val="Hyperlink"/>
          </w:rPr>
          <w:t>5.18.</w:t>
        </w:r>
        <w:r w:rsidR="008B0F45">
          <w:rPr>
            <w:rFonts w:asciiTheme="minorHAnsi" w:eastAsiaTheme="minorEastAsia" w:hAnsiTheme="minorHAnsi" w:cstheme="minorBidi"/>
            <w:color w:val="auto"/>
            <w:sz w:val="22"/>
            <w:szCs w:val="22"/>
            <w:lang w:eastAsia="en-US"/>
          </w:rPr>
          <w:tab/>
        </w:r>
        <w:r w:rsidR="008B0F45" w:rsidRPr="001A402F">
          <w:rPr>
            <w:rStyle w:val="Hyperlink"/>
          </w:rPr>
          <w:t>+CRLA Command: Restricted UICC Logical Channel Access</w:t>
        </w:r>
        <w:r w:rsidR="008B0F45">
          <w:rPr>
            <w:webHidden/>
          </w:rPr>
          <w:tab/>
        </w:r>
        <w:r w:rsidR="008B0F45">
          <w:rPr>
            <w:webHidden/>
          </w:rPr>
          <w:fldChar w:fldCharType="begin"/>
        </w:r>
        <w:r w:rsidR="008B0F45">
          <w:rPr>
            <w:webHidden/>
          </w:rPr>
          <w:instrText xml:space="preserve"> PAGEREF _Toc489457533 \h </w:instrText>
        </w:r>
        <w:r w:rsidR="008B0F45">
          <w:rPr>
            <w:webHidden/>
          </w:rPr>
        </w:r>
        <w:r w:rsidR="008B0F45">
          <w:rPr>
            <w:webHidden/>
          </w:rPr>
          <w:fldChar w:fldCharType="separate"/>
        </w:r>
        <w:r w:rsidR="008B0F45">
          <w:rPr>
            <w:webHidden/>
          </w:rPr>
          <w:t>60</w:t>
        </w:r>
        <w:r w:rsidR="008B0F45">
          <w:rPr>
            <w:webHidden/>
          </w:rPr>
          <w:fldChar w:fldCharType="end"/>
        </w:r>
      </w:hyperlink>
    </w:p>
    <w:p w14:paraId="3719D382" w14:textId="6B5CEFA8"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7534" w:history="1">
        <w:r w:rsidR="008B0F45" w:rsidRPr="001A402F">
          <w:rPr>
            <w:rStyle w:val="Hyperlink"/>
          </w:rPr>
          <w:t>5.19.</w:t>
        </w:r>
        <w:r w:rsidR="008B0F45">
          <w:rPr>
            <w:rFonts w:asciiTheme="minorHAnsi" w:eastAsiaTheme="minorEastAsia" w:hAnsiTheme="minorHAnsi" w:cstheme="minorBidi"/>
            <w:color w:val="auto"/>
            <w:sz w:val="22"/>
            <w:szCs w:val="22"/>
            <w:lang w:eastAsia="en-US"/>
          </w:rPr>
          <w:tab/>
        </w:r>
        <w:r w:rsidR="008B0F45" w:rsidRPr="001A402F">
          <w:rPr>
            <w:rStyle w:val="Hyperlink"/>
          </w:rPr>
          <w:t>+CUAD Command: UICC Application Discovery</w:t>
        </w:r>
        <w:r w:rsidR="008B0F45">
          <w:rPr>
            <w:webHidden/>
          </w:rPr>
          <w:tab/>
        </w:r>
        <w:r w:rsidR="008B0F45">
          <w:rPr>
            <w:webHidden/>
          </w:rPr>
          <w:fldChar w:fldCharType="begin"/>
        </w:r>
        <w:r w:rsidR="008B0F45">
          <w:rPr>
            <w:webHidden/>
          </w:rPr>
          <w:instrText xml:space="preserve"> PAGEREF _Toc489457534 \h </w:instrText>
        </w:r>
        <w:r w:rsidR="008B0F45">
          <w:rPr>
            <w:webHidden/>
          </w:rPr>
        </w:r>
        <w:r w:rsidR="008B0F45">
          <w:rPr>
            <w:webHidden/>
          </w:rPr>
          <w:fldChar w:fldCharType="separate"/>
        </w:r>
        <w:r w:rsidR="008B0F45">
          <w:rPr>
            <w:webHidden/>
          </w:rPr>
          <w:t>61</w:t>
        </w:r>
        <w:r w:rsidR="008B0F45">
          <w:rPr>
            <w:webHidden/>
          </w:rPr>
          <w:fldChar w:fldCharType="end"/>
        </w:r>
      </w:hyperlink>
    </w:p>
    <w:p w14:paraId="74D3F385" w14:textId="2E4C03D8"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7535" w:history="1">
        <w:r w:rsidR="008B0F45" w:rsidRPr="001A402F">
          <w:rPr>
            <w:rStyle w:val="Hyperlink"/>
          </w:rPr>
          <w:t>5.20.</w:t>
        </w:r>
        <w:r w:rsidR="008B0F45">
          <w:rPr>
            <w:rFonts w:asciiTheme="minorHAnsi" w:eastAsiaTheme="minorEastAsia" w:hAnsiTheme="minorHAnsi" w:cstheme="minorBidi"/>
            <w:color w:val="auto"/>
            <w:sz w:val="22"/>
            <w:szCs w:val="22"/>
            <w:lang w:eastAsia="en-US"/>
          </w:rPr>
          <w:tab/>
        </w:r>
        <w:r w:rsidR="008B0F45" w:rsidRPr="001A402F">
          <w:rPr>
            <w:rStyle w:val="Hyperlink"/>
          </w:rPr>
          <w:t>+CRSM Command: Restricted SIM Access</w:t>
        </w:r>
        <w:r w:rsidR="008B0F45">
          <w:rPr>
            <w:webHidden/>
          </w:rPr>
          <w:tab/>
        </w:r>
        <w:r w:rsidR="008B0F45">
          <w:rPr>
            <w:webHidden/>
          </w:rPr>
          <w:fldChar w:fldCharType="begin"/>
        </w:r>
        <w:r w:rsidR="008B0F45">
          <w:rPr>
            <w:webHidden/>
          </w:rPr>
          <w:instrText xml:space="preserve"> PAGEREF _Toc489457535 \h </w:instrText>
        </w:r>
        <w:r w:rsidR="008B0F45">
          <w:rPr>
            <w:webHidden/>
          </w:rPr>
        </w:r>
        <w:r w:rsidR="008B0F45">
          <w:rPr>
            <w:webHidden/>
          </w:rPr>
          <w:fldChar w:fldCharType="separate"/>
        </w:r>
        <w:r w:rsidR="008B0F45">
          <w:rPr>
            <w:webHidden/>
          </w:rPr>
          <w:t>62</w:t>
        </w:r>
        <w:r w:rsidR="008B0F45">
          <w:rPr>
            <w:webHidden/>
          </w:rPr>
          <w:fldChar w:fldCharType="end"/>
        </w:r>
      </w:hyperlink>
    </w:p>
    <w:p w14:paraId="02323898" w14:textId="704943A3"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7594" w:history="1">
        <w:r w:rsidR="008B0F45" w:rsidRPr="001A402F">
          <w:rPr>
            <w:rStyle w:val="Hyperlink"/>
          </w:rPr>
          <w:t>5.21.</w:t>
        </w:r>
        <w:r w:rsidR="008B0F45">
          <w:rPr>
            <w:rFonts w:asciiTheme="minorHAnsi" w:eastAsiaTheme="minorEastAsia" w:hAnsiTheme="minorHAnsi" w:cstheme="minorBidi"/>
            <w:color w:val="auto"/>
            <w:sz w:val="22"/>
            <w:szCs w:val="22"/>
            <w:lang w:eastAsia="en-US"/>
          </w:rPr>
          <w:tab/>
        </w:r>
        <w:r w:rsidR="008B0F45" w:rsidRPr="001A402F">
          <w:rPr>
            <w:rStyle w:val="Hyperlink"/>
          </w:rPr>
          <w:t>+KTEMPMON Command: Temperature Monitor</w:t>
        </w:r>
        <w:r w:rsidR="008B0F45">
          <w:rPr>
            <w:webHidden/>
          </w:rPr>
          <w:tab/>
        </w:r>
        <w:r w:rsidR="008B0F45">
          <w:rPr>
            <w:webHidden/>
          </w:rPr>
          <w:fldChar w:fldCharType="begin"/>
        </w:r>
        <w:r w:rsidR="008B0F45">
          <w:rPr>
            <w:webHidden/>
          </w:rPr>
          <w:instrText xml:space="preserve"> PAGEREF _Toc489457594 \h </w:instrText>
        </w:r>
        <w:r w:rsidR="008B0F45">
          <w:rPr>
            <w:webHidden/>
          </w:rPr>
        </w:r>
        <w:r w:rsidR="008B0F45">
          <w:rPr>
            <w:webHidden/>
          </w:rPr>
          <w:fldChar w:fldCharType="separate"/>
        </w:r>
        <w:r w:rsidR="008B0F45">
          <w:rPr>
            <w:webHidden/>
          </w:rPr>
          <w:t>64</w:t>
        </w:r>
        <w:r w:rsidR="008B0F45">
          <w:rPr>
            <w:webHidden/>
          </w:rPr>
          <w:fldChar w:fldCharType="end"/>
        </w:r>
      </w:hyperlink>
    </w:p>
    <w:p w14:paraId="5BB1DBAF" w14:textId="1AB6CCA0"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7595" w:history="1">
        <w:r w:rsidR="008B0F45" w:rsidRPr="001A402F">
          <w:rPr>
            <w:rStyle w:val="Hyperlink"/>
          </w:rPr>
          <w:t>5.22.</w:t>
        </w:r>
        <w:r w:rsidR="008B0F45">
          <w:rPr>
            <w:rFonts w:asciiTheme="minorHAnsi" w:eastAsiaTheme="minorEastAsia" w:hAnsiTheme="minorHAnsi" w:cstheme="minorBidi"/>
            <w:color w:val="auto"/>
            <w:sz w:val="22"/>
            <w:szCs w:val="22"/>
            <w:lang w:eastAsia="en-US"/>
          </w:rPr>
          <w:tab/>
        </w:r>
        <w:r w:rsidR="008B0F45" w:rsidRPr="001A402F">
          <w:rPr>
            <w:rStyle w:val="Hyperlink"/>
          </w:rPr>
          <w:t>+CTZU Command: Automatic Time Zone Update</w:t>
        </w:r>
        <w:r w:rsidR="008B0F45">
          <w:rPr>
            <w:webHidden/>
          </w:rPr>
          <w:tab/>
        </w:r>
        <w:r w:rsidR="008B0F45">
          <w:rPr>
            <w:webHidden/>
          </w:rPr>
          <w:fldChar w:fldCharType="begin"/>
        </w:r>
        <w:r w:rsidR="008B0F45">
          <w:rPr>
            <w:webHidden/>
          </w:rPr>
          <w:instrText xml:space="preserve"> PAGEREF _Toc489457595 \h </w:instrText>
        </w:r>
        <w:r w:rsidR="008B0F45">
          <w:rPr>
            <w:webHidden/>
          </w:rPr>
        </w:r>
        <w:r w:rsidR="008B0F45">
          <w:rPr>
            <w:webHidden/>
          </w:rPr>
          <w:fldChar w:fldCharType="separate"/>
        </w:r>
        <w:r w:rsidR="008B0F45">
          <w:rPr>
            <w:webHidden/>
          </w:rPr>
          <w:t>65</w:t>
        </w:r>
        <w:r w:rsidR="008B0F45">
          <w:rPr>
            <w:webHidden/>
          </w:rPr>
          <w:fldChar w:fldCharType="end"/>
        </w:r>
      </w:hyperlink>
    </w:p>
    <w:p w14:paraId="5145B8D2" w14:textId="71983633"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7596" w:history="1">
        <w:r w:rsidR="008B0F45" w:rsidRPr="001A402F">
          <w:rPr>
            <w:rStyle w:val="Hyperlink"/>
          </w:rPr>
          <w:t>5.23.</w:t>
        </w:r>
        <w:r w:rsidR="008B0F45">
          <w:rPr>
            <w:rFonts w:asciiTheme="minorHAnsi" w:eastAsiaTheme="minorEastAsia" w:hAnsiTheme="minorHAnsi" w:cstheme="minorBidi"/>
            <w:color w:val="auto"/>
            <w:sz w:val="22"/>
            <w:szCs w:val="22"/>
            <w:lang w:eastAsia="en-US"/>
          </w:rPr>
          <w:tab/>
        </w:r>
        <w:r w:rsidR="008B0F45" w:rsidRPr="001A402F">
          <w:rPr>
            <w:rStyle w:val="Hyperlink"/>
          </w:rPr>
          <w:t>+CTZR Command: Time Zone Reporting</w:t>
        </w:r>
        <w:r w:rsidR="008B0F45">
          <w:rPr>
            <w:webHidden/>
          </w:rPr>
          <w:tab/>
        </w:r>
        <w:r w:rsidR="008B0F45">
          <w:rPr>
            <w:webHidden/>
          </w:rPr>
          <w:fldChar w:fldCharType="begin"/>
        </w:r>
        <w:r w:rsidR="008B0F45">
          <w:rPr>
            <w:webHidden/>
          </w:rPr>
          <w:instrText xml:space="preserve"> PAGEREF _Toc489457596 \h </w:instrText>
        </w:r>
        <w:r w:rsidR="008B0F45">
          <w:rPr>
            <w:webHidden/>
          </w:rPr>
        </w:r>
        <w:r w:rsidR="008B0F45">
          <w:rPr>
            <w:webHidden/>
          </w:rPr>
          <w:fldChar w:fldCharType="separate"/>
        </w:r>
        <w:r w:rsidR="008B0F45">
          <w:rPr>
            <w:webHidden/>
          </w:rPr>
          <w:t>66</w:t>
        </w:r>
        <w:r w:rsidR="008B0F45">
          <w:rPr>
            <w:webHidden/>
          </w:rPr>
          <w:fldChar w:fldCharType="end"/>
        </w:r>
      </w:hyperlink>
    </w:p>
    <w:p w14:paraId="7AD01E83" w14:textId="427A7A1B"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7745" w:history="1">
        <w:r w:rsidR="008B0F45" w:rsidRPr="001A402F">
          <w:rPr>
            <w:rStyle w:val="Hyperlink"/>
          </w:rPr>
          <w:t>5.24.</w:t>
        </w:r>
        <w:r w:rsidR="008B0F45">
          <w:rPr>
            <w:rFonts w:asciiTheme="minorHAnsi" w:eastAsiaTheme="minorEastAsia" w:hAnsiTheme="minorHAnsi" w:cstheme="minorBidi"/>
            <w:color w:val="auto"/>
            <w:sz w:val="22"/>
            <w:szCs w:val="22"/>
            <w:lang w:eastAsia="en-US"/>
          </w:rPr>
          <w:tab/>
        </w:r>
        <w:r w:rsidR="008B0F45" w:rsidRPr="001A402F">
          <w:rPr>
            <w:rStyle w:val="Hyperlink"/>
          </w:rPr>
          <w:t>+KSLEEP Command: Power Management Control for UART</w:t>
        </w:r>
        <w:r w:rsidR="008B0F45">
          <w:rPr>
            <w:webHidden/>
          </w:rPr>
          <w:tab/>
        </w:r>
        <w:r w:rsidR="008B0F45">
          <w:rPr>
            <w:webHidden/>
          </w:rPr>
          <w:fldChar w:fldCharType="begin"/>
        </w:r>
        <w:r w:rsidR="008B0F45">
          <w:rPr>
            <w:webHidden/>
          </w:rPr>
          <w:instrText xml:space="preserve"> PAGEREF _Toc489457745 \h </w:instrText>
        </w:r>
        <w:r w:rsidR="008B0F45">
          <w:rPr>
            <w:webHidden/>
          </w:rPr>
        </w:r>
        <w:r w:rsidR="008B0F45">
          <w:rPr>
            <w:webHidden/>
          </w:rPr>
          <w:fldChar w:fldCharType="separate"/>
        </w:r>
        <w:r w:rsidR="008B0F45">
          <w:rPr>
            <w:webHidden/>
          </w:rPr>
          <w:t>67</w:t>
        </w:r>
        <w:r w:rsidR="008B0F45">
          <w:rPr>
            <w:webHidden/>
          </w:rPr>
          <w:fldChar w:fldCharType="end"/>
        </w:r>
      </w:hyperlink>
    </w:p>
    <w:p w14:paraId="1D2F79B5" w14:textId="24E3ECAD"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8001" w:history="1">
        <w:r w:rsidR="008B0F45" w:rsidRPr="001A402F">
          <w:rPr>
            <w:rStyle w:val="Hyperlink"/>
          </w:rPr>
          <w:t>5.25.</w:t>
        </w:r>
        <w:r w:rsidR="008B0F45">
          <w:rPr>
            <w:rFonts w:asciiTheme="minorHAnsi" w:eastAsiaTheme="minorEastAsia" w:hAnsiTheme="minorHAnsi" w:cstheme="minorBidi"/>
            <w:color w:val="auto"/>
            <w:sz w:val="22"/>
            <w:szCs w:val="22"/>
            <w:lang w:eastAsia="en-US"/>
          </w:rPr>
          <w:tab/>
        </w:r>
        <w:r w:rsidR="008B0F45" w:rsidRPr="001A402F">
          <w:rPr>
            <w:rStyle w:val="Hyperlink"/>
          </w:rPr>
          <w:t>+CESQ Command: Extended Signal Quality</w:t>
        </w:r>
        <w:r w:rsidR="008B0F45">
          <w:rPr>
            <w:webHidden/>
          </w:rPr>
          <w:tab/>
        </w:r>
        <w:r w:rsidR="008B0F45">
          <w:rPr>
            <w:webHidden/>
          </w:rPr>
          <w:fldChar w:fldCharType="begin"/>
        </w:r>
        <w:r w:rsidR="008B0F45">
          <w:rPr>
            <w:webHidden/>
          </w:rPr>
          <w:instrText xml:space="preserve"> PAGEREF _Toc489458001 \h </w:instrText>
        </w:r>
        <w:r w:rsidR="008B0F45">
          <w:rPr>
            <w:webHidden/>
          </w:rPr>
        </w:r>
        <w:r w:rsidR="008B0F45">
          <w:rPr>
            <w:webHidden/>
          </w:rPr>
          <w:fldChar w:fldCharType="separate"/>
        </w:r>
        <w:r w:rsidR="008B0F45">
          <w:rPr>
            <w:webHidden/>
          </w:rPr>
          <w:t>68</w:t>
        </w:r>
        <w:r w:rsidR="008B0F45">
          <w:rPr>
            <w:webHidden/>
          </w:rPr>
          <w:fldChar w:fldCharType="end"/>
        </w:r>
      </w:hyperlink>
    </w:p>
    <w:p w14:paraId="415CE0CE" w14:textId="37D4BFF0"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8215" w:history="1">
        <w:r w:rsidR="008B0F45" w:rsidRPr="001A402F">
          <w:rPr>
            <w:rStyle w:val="Hyperlink"/>
          </w:rPr>
          <w:t>5.26.</w:t>
        </w:r>
        <w:r w:rsidR="008B0F45">
          <w:rPr>
            <w:rFonts w:asciiTheme="minorHAnsi" w:eastAsiaTheme="minorEastAsia" w:hAnsiTheme="minorHAnsi" w:cstheme="minorBidi"/>
            <w:color w:val="auto"/>
            <w:sz w:val="22"/>
            <w:szCs w:val="22"/>
            <w:lang w:eastAsia="en-US"/>
          </w:rPr>
          <w:tab/>
        </w:r>
        <w:r w:rsidR="008B0F45" w:rsidRPr="001A402F">
          <w:rPr>
            <w:rStyle w:val="Hyperlink"/>
          </w:rPr>
          <w:t>+KRIC Command: Ring Indicator Control</w:t>
        </w:r>
        <w:r w:rsidR="008B0F45">
          <w:rPr>
            <w:webHidden/>
          </w:rPr>
          <w:tab/>
        </w:r>
        <w:r w:rsidR="008B0F45">
          <w:rPr>
            <w:webHidden/>
          </w:rPr>
          <w:fldChar w:fldCharType="begin"/>
        </w:r>
        <w:r w:rsidR="008B0F45">
          <w:rPr>
            <w:webHidden/>
          </w:rPr>
          <w:instrText xml:space="preserve"> PAGEREF _Toc489458215 \h </w:instrText>
        </w:r>
        <w:r w:rsidR="008B0F45">
          <w:rPr>
            <w:webHidden/>
          </w:rPr>
        </w:r>
        <w:r w:rsidR="008B0F45">
          <w:rPr>
            <w:webHidden/>
          </w:rPr>
          <w:fldChar w:fldCharType="separate"/>
        </w:r>
        <w:r w:rsidR="008B0F45">
          <w:rPr>
            <w:webHidden/>
          </w:rPr>
          <w:t>70</w:t>
        </w:r>
        <w:r w:rsidR="008B0F45">
          <w:rPr>
            <w:webHidden/>
          </w:rPr>
          <w:fldChar w:fldCharType="end"/>
        </w:r>
      </w:hyperlink>
    </w:p>
    <w:p w14:paraId="232926B0" w14:textId="3B6E1EE2"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8657" w:history="1">
        <w:r w:rsidR="008B0F45" w:rsidRPr="001A402F">
          <w:rPr>
            <w:rStyle w:val="Hyperlink"/>
          </w:rPr>
          <w:t>5.27.</w:t>
        </w:r>
        <w:r w:rsidR="008B0F45">
          <w:rPr>
            <w:rFonts w:asciiTheme="minorHAnsi" w:eastAsiaTheme="minorEastAsia" w:hAnsiTheme="minorHAnsi" w:cstheme="minorBidi"/>
            <w:color w:val="auto"/>
            <w:sz w:val="22"/>
            <w:szCs w:val="22"/>
            <w:lang w:eastAsia="en-US"/>
          </w:rPr>
          <w:tab/>
        </w:r>
        <w:r w:rsidR="008B0F45" w:rsidRPr="001A402F">
          <w:rPr>
            <w:rStyle w:val="Hyperlink"/>
          </w:rPr>
          <w:t>+KBND Command: Current Networks Band Indicator</w:t>
        </w:r>
        <w:r w:rsidR="008B0F45">
          <w:rPr>
            <w:webHidden/>
          </w:rPr>
          <w:tab/>
        </w:r>
        <w:r w:rsidR="008B0F45">
          <w:rPr>
            <w:webHidden/>
          </w:rPr>
          <w:fldChar w:fldCharType="begin"/>
        </w:r>
        <w:r w:rsidR="008B0F45">
          <w:rPr>
            <w:webHidden/>
          </w:rPr>
          <w:instrText xml:space="preserve"> PAGEREF _Toc489458657 \h </w:instrText>
        </w:r>
        <w:r w:rsidR="008B0F45">
          <w:rPr>
            <w:webHidden/>
          </w:rPr>
        </w:r>
        <w:r w:rsidR="008B0F45">
          <w:rPr>
            <w:webHidden/>
          </w:rPr>
          <w:fldChar w:fldCharType="separate"/>
        </w:r>
        <w:r w:rsidR="008B0F45">
          <w:rPr>
            <w:webHidden/>
          </w:rPr>
          <w:t>72</w:t>
        </w:r>
        <w:r w:rsidR="008B0F45">
          <w:rPr>
            <w:webHidden/>
          </w:rPr>
          <w:fldChar w:fldCharType="end"/>
        </w:r>
      </w:hyperlink>
    </w:p>
    <w:p w14:paraId="7CBDFE55" w14:textId="14A937B4"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8658" w:history="1">
        <w:r w:rsidR="008B0F45" w:rsidRPr="001A402F">
          <w:rPr>
            <w:rStyle w:val="Hyperlink"/>
          </w:rPr>
          <w:t>5.28.</w:t>
        </w:r>
        <w:r w:rsidR="008B0F45">
          <w:rPr>
            <w:rFonts w:asciiTheme="minorHAnsi" w:eastAsiaTheme="minorEastAsia" w:hAnsiTheme="minorHAnsi" w:cstheme="minorBidi"/>
            <w:color w:val="auto"/>
            <w:sz w:val="22"/>
            <w:szCs w:val="22"/>
            <w:lang w:eastAsia="en-US"/>
          </w:rPr>
          <w:tab/>
        </w:r>
        <w:r w:rsidR="008B0F45" w:rsidRPr="001A402F">
          <w:rPr>
            <w:rStyle w:val="Hyperlink"/>
          </w:rPr>
          <w:t>+KSRAT Command: Set Radio Access Technology</w:t>
        </w:r>
        <w:r w:rsidR="008B0F45">
          <w:rPr>
            <w:webHidden/>
          </w:rPr>
          <w:tab/>
        </w:r>
        <w:r w:rsidR="008B0F45">
          <w:rPr>
            <w:webHidden/>
          </w:rPr>
          <w:fldChar w:fldCharType="begin"/>
        </w:r>
        <w:r w:rsidR="008B0F45">
          <w:rPr>
            <w:webHidden/>
          </w:rPr>
          <w:instrText xml:space="preserve"> PAGEREF _Toc489458658 \h </w:instrText>
        </w:r>
        <w:r w:rsidR="008B0F45">
          <w:rPr>
            <w:webHidden/>
          </w:rPr>
        </w:r>
        <w:r w:rsidR="008B0F45">
          <w:rPr>
            <w:webHidden/>
          </w:rPr>
          <w:fldChar w:fldCharType="separate"/>
        </w:r>
        <w:r w:rsidR="008B0F45">
          <w:rPr>
            <w:webHidden/>
          </w:rPr>
          <w:t>72</w:t>
        </w:r>
        <w:r w:rsidR="008B0F45">
          <w:rPr>
            <w:webHidden/>
          </w:rPr>
          <w:fldChar w:fldCharType="end"/>
        </w:r>
      </w:hyperlink>
    </w:p>
    <w:p w14:paraId="1FD2FF43" w14:textId="3FFBDD4E"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8762" w:history="1">
        <w:r w:rsidR="008B0F45" w:rsidRPr="001A402F">
          <w:rPr>
            <w:rStyle w:val="Hyperlink"/>
          </w:rPr>
          <w:t>5.29.</w:t>
        </w:r>
        <w:r w:rsidR="008B0F45">
          <w:rPr>
            <w:rFonts w:asciiTheme="minorHAnsi" w:eastAsiaTheme="minorEastAsia" w:hAnsiTheme="minorHAnsi" w:cstheme="minorBidi"/>
            <w:color w:val="auto"/>
            <w:sz w:val="22"/>
            <w:szCs w:val="22"/>
            <w:lang w:eastAsia="en-US"/>
          </w:rPr>
          <w:tab/>
        </w:r>
        <w:r w:rsidR="008B0F45" w:rsidRPr="001A402F">
          <w:rPr>
            <w:rStyle w:val="Hyperlink"/>
          </w:rPr>
          <w:t>+CPOF Command: Power Off</w:t>
        </w:r>
        <w:r w:rsidR="008B0F45">
          <w:rPr>
            <w:webHidden/>
          </w:rPr>
          <w:tab/>
        </w:r>
        <w:r w:rsidR="008B0F45">
          <w:rPr>
            <w:webHidden/>
          </w:rPr>
          <w:fldChar w:fldCharType="begin"/>
        </w:r>
        <w:r w:rsidR="008B0F45">
          <w:rPr>
            <w:webHidden/>
          </w:rPr>
          <w:instrText xml:space="preserve"> PAGEREF _Toc489458762 \h </w:instrText>
        </w:r>
        <w:r w:rsidR="008B0F45">
          <w:rPr>
            <w:webHidden/>
          </w:rPr>
        </w:r>
        <w:r w:rsidR="008B0F45">
          <w:rPr>
            <w:webHidden/>
          </w:rPr>
          <w:fldChar w:fldCharType="separate"/>
        </w:r>
        <w:r w:rsidR="008B0F45">
          <w:rPr>
            <w:webHidden/>
          </w:rPr>
          <w:t>73</w:t>
        </w:r>
        <w:r w:rsidR="008B0F45">
          <w:rPr>
            <w:webHidden/>
          </w:rPr>
          <w:fldChar w:fldCharType="end"/>
        </w:r>
      </w:hyperlink>
    </w:p>
    <w:p w14:paraId="7C9774E5" w14:textId="7834A394"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8822" w:history="1">
        <w:r w:rsidR="008B0F45" w:rsidRPr="001A402F">
          <w:rPr>
            <w:rStyle w:val="Hyperlink"/>
          </w:rPr>
          <w:t>5.30.</w:t>
        </w:r>
        <w:r w:rsidR="008B0F45">
          <w:rPr>
            <w:rFonts w:asciiTheme="minorHAnsi" w:eastAsiaTheme="minorEastAsia" w:hAnsiTheme="minorHAnsi" w:cstheme="minorBidi"/>
            <w:color w:val="auto"/>
            <w:sz w:val="22"/>
            <w:szCs w:val="22"/>
            <w:lang w:eastAsia="en-US"/>
          </w:rPr>
          <w:tab/>
        </w:r>
        <w:r w:rsidR="008B0F45" w:rsidRPr="001A402F">
          <w:rPr>
            <w:rStyle w:val="Hyperlink"/>
          </w:rPr>
          <w:t>+KSREP Command: Mobile Start-up Reporting</w:t>
        </w:r>
        <w:r w:rsidR="008B0F45">
          <w:rPr>
            <w:webHidden/>
          </w:rPr>
          <w:tab/>
        </w:r>
        <w:r w:rsidR="008B0F45">
          <w:rPr>
            <w:webHidden/>
          </w:rPr>
          <w:fldChar w:fldCharType="begin"/>
        </w:r>
        <w:r w:rsidR="008B0F45">
          <w:rPr>
            <w:webHidden/>
          </w:rPr>
          <w:instrText xml:space="preserve"> PAGEREF _Toc489458822 \h </w:instrText>
        </w:r>
        <w:r w:rsidR="008B0F45">
          <w:rPr>
            <w:webHidden/>
          </w:rPr>
        </w:r>
        <w:r w:rsidR="008B0F45">
          <w:rPr>
            <w:webHidden/>
          </w:rPr>
          <w:fldChar w:fldCharType="separate"/>
        </w:r>
        <w:r w:rsidR="008B0F45">
          <w:rPr>
            <w:webHidden/>
          </w:rPr>
          <w:t>74</w:t>
        </w:r>
        <w:r w:rsidR="008B0F45">
          <w:rPr>
            <w:webHidden/>
          </w:rPr>
          <w:fldChar w:fldCharType="end"/>
        </w:r>
      </w:hyperlink>
    </w:p>
    <w:p w14:paraId="596C60F0" w14:textId="4BEBD99B"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9480" w:history="1">
        <w:r w:rsidR="008B0F45" w:rsidRPr="001A402F">
          <w:rPr>
            <w:rStyle w:val="Hyperlink"/>
          </w:rPr>
          <w:t>5.31.</w:t>
        </w:r>
        <w:r w:rsidR="008B0F45">
          <w:rPr>
            <w:rFonts w:asciiTheme="minorHAnsi" w:eastAsiaTheme="minorEastAsia" w:hAnsiTheme="minorHAnsi" w:cstheme="minorBidi"/>
            <w:color w:val="auto"/>
            <w:sz w:val="22"/>
            <w:szCs w:val="22"/>
            <w:lang w:eastAsia="en-US"/>
          </w:rPr>
          <w:tab/>
        </w:r>
        <w:r w:rsidR="008B0F45" w:rsidRPr="001A402F">
          <w:rPr>
            <w:rStyle w:val="Hyperlink"/>
          </w:rPr>
          <w:t>+WESHDOWN Command: Emergency Shutdown</w:t>
        </w:r>
        <w:r w:rsidR="008B0F45">
          <w:rPr>
            <w:webHidden/>
          </w:rPr>
          <w:tab/>
        </w:r>
        <w:r w:rsidR="008B0F45">
          <w:rPr>
            <w:webHidden/>
          </w:rPr>
          <w:fldChar w:fldCharType="begin"/>
        </w:r>
        <w:r w:rsidR="008B0F45">
          <w:rPr>
            <w:webHidden/>
          </w:rPr>
          <w:instrText xml:space="preserve"> PAGEREF _Toc489459480 \h </w:instrText>
        </w:r>
        <w:r w:rsidR="008B0F45">
          <w:rPr>
            <w:webHidden/>
          </w:rPr>
        </w:r>
        <w:r w:rsidR="008B0F45">
          <w:rPr>
            <w:webHidden/>
          </w:rPr>
          <w:fldChar w:fldCharType="separate"/>
        </w:r>
        <w:r w:rsidR="008B0F45">
          <w:rPr>
            <w:webHidden/>
          </w:rPr>
          <w:t>75</w:t>
        </w:r>
        <w:r w:rsidR="008B0F45">
          <w:rPr>
            <w:webHidden/>
          </w:rPr>
          <w:fldChar w:fldCharType="end"/>
        </w:r>
      </w:hyperlink>
    </w:p>
    <w:p w14:paraId="2DCFB8D2" w14:textId="4BB5CC5B" w:rsidR="008B0F45" w:rsidRDefault="00D75B97">
      <w:pPr>
        <w:pStyle w:val="TOC1"/>
        <w:rPr>
          <w:rFonts w:asciiTheme="minorHAnsi" w:eastAsiaTheme="minorEastAsia" w:hAnsiTheme="minorHAnsi" w:cstheme="minorBidi"/>
          <w:b w:val="0"/>
          <w:bCs w:val="0"/>
          <w:caps w:val="0"/>
          <w:color w:val="auto"/>
          <w:sz w:val="22"/>
          <w:szCs w:val="22"/>
          <w:lang w:eastAsia="en-US"/>
        </w:rPr>
      </w:pPr>
      <w:hyperlink w:anchor="_Toc489459481" w:history="1">
        <w:r w:rsidR="008B0F45" w:rsidRPr="001A402F">
          <w:rPr>
            <w:rStyle w:val="Hyperlink"/>
          </w:rPr>
          <w:t>6.</w:t>
        </w:r>
        <w:r w:rsidR="008B0F45">
          <w:rPr>
            <w:rFonts w:asciiTheme="minorHAnsi" w:eastAsiaTheme="minorEastAsia" w:hAnsiTheme="minorHAnsi" w:cstheme="minorBidi"/>
            <w:b w:val="0"/>
            <w:bCs w:val="0"/>
            <w:caps w:val="0"/>
            <w:color w:val="auto"/>
            <w:sz w:val="22"/>
            <w:szCs w:val="22"/>
            <w:lang w:eastAsia="en-US"/>
          </w:rPr>
          <w:tab/>
        </w:r>
        <w:r w:rsidR="008B0F45" w:rsidRPr="001A402F">
          <w:rPr>
            <w:rStyle w:val="Hyperlink"/>
          </w:rPr>
          <w:t>Network Service Related Commands</w:t>
        </w:r>
        <w:r w:rsidR="008B0F45">
          <w:rPr>
            <w:webHidden/>
          </w:rPr>
          <w:tab/>
        </w:r>
        <w:r w:rsidR="008B0F45">
          <w:rPr>
            <w:webHidden/>
          </w:rPr>
          <w:fldChar w:fldCharType="begin"/>
        </w:r>
        <w:r w:rsidR="008B0F45">
          <w:rPr>
            <w:webHidden/>
          </w:rPr>
          <w:instrText xml:space="preserve"> PAGEREF _Toc489459481 \h </w:instrText>
        </w:r>
        <w:r w:rsidR="008B0F45">
          <w:rPr>
            <w:webHidden/>
          </w:rPr>
        </w:r>
        <w:r w:rsidR="008B0F45">
          <w:rPr>
            <w:webHidden/>
          </w:rPr>
          <w:fldChar w:fldCharType="separate"/>
        </w:r>
        <w:r w:rsidR="008B0F45">
          <w:rPr>
            <w:webHidden/>
          </w:rPr>
          <w:t>77</w:t>
        </w:r>
        <w:r w:rsidR="008B0F45">
          <w:rPr>
            <w:webHidden/>
          </w:rPr>
          <w:fldChar w:fldCharType="end"/>
        </w:r>
      </w:hyperlink>
    </w:p>
    <w:p w14:paraId="14F21DC5" w14:textId="76D95777"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9591" w:history="1">
        <w:r w:rsidR="008B0F45" w:rsidRPr="001A402F">
          <w:rPr>
            <w:rStyle w:val="Hyperlink"/>
          </w:rPr>
          <w:t>6.1.</w:t>
        </w:r>
        <w:r w:rsidR="008B0F45">
          <w:rPr>
            <w:rFonts w:asciiTheme="minorHAnsi" w:eastAsiaTheme="minorEastAsia" w:hAnsiTheme="minorHAnsi" w:cstheme="minorBidi"/>
            <w:color w:val="auto"/>
            <w:sz w:val="22"/>
            <w:szCs w:val="22"/>
            <w:lang w:eastAsia="en-US"/>
          </w:rPr>
          <w:tab/>
        </w:r>
        <w:r w:rsidR="008B0F45" w:rsidRPr="001A402F">
          <w:rPr>
            <w:rStyle w:val="Hyperlink"/>
          </w:rPr>
          <w:t>+CLCK Command: Facility Lock</w:t>
        </w:r>
        <w:r w:rsidR="008B0F45">
          <w:rPr>
            <w:webHidden/>
          </w:rPr>
          <w:tab/>
        </w:r>
        <w:r w:rsidR="008B0F45">
          <w:rPr>
            <w:webHidden/>
          </w:rPr>
          <w:fldChar w:fldCharType="begin"/>
        </w:r>
        <w:r w:rsidR="008B0F45">
          <w:rPr>
            <w:webHidden/>
          </w:rPr>
          <w:instrText xml:space="preserve"> PAGEREF _Toc489459591 \h </w:instrText>
        </w:r>
        <w:r w:rsidR="008B0F45">
          <w:rPr>
            <w:webHidden/>
          </w:rPr>
        </w:r>
        <w:r w:rsidR="008B0F45">
          <w:rPr>
            <w:webHidden/>
          </w:rPr>
          <w:fldChar w:fldCharType="separate"/>
        </w:r>
        <w:r w:rsidR="008B0F45">
          <w:rPr>
            <w:webHidden/>
          </w:rPr>
          <w:t>77</w:t>
        </w:r>
        <w:r w:rsidR="008B0F45">
          <w:rPr>
            <w:webHidden/>
          </w:rPr>
          <w:fldChar w:fldCharType="end"/>
        </w:r>
      </w:hyperlink>
    </w:p>
    <w:p w14:paraId="276CBB00" w14:textId="6D844551"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9592" w:history="1">
        <w:r w:rsidR="008B0F45" w:rsidRPr="001A402F">
          <w:rPr>
            <w:rStyle w:val="Hyperlink"/>
          </w:rPr>
          <w:t>6.2.</w:t>
        </w:r>
        <w:r w:rsidR="008B0F45">
          <w:rPr>
            <w:rFonts w:asciiTheme="minorHAnsi" w:eastAsiaTheme="minorEastAsia" w:hAnsiTheme="minorHAnsi" w:cstheme="minorBidi"/>
            <w:color w:val="auto"/>
            <w:sz w:val="22"/>
            <w:szCs w:val="22"/>
            <w:lang w:eastAsia="en-US"/>
          </w:rPr>
          <w:tab/>
        </w:r>
        <w:r w:rsidR="008B0F45" w:rsidRPr="001A402F">
          <w:rPr>
            <w:rStyle w:val="Hyperlink"/>
          </w:rPr>
          <w:t>+CNUM Command: Subscriber Number</w:t>
        </w:r>
        <w:r w:rsidR="008B0F45">
          <w:rPr>
            <w:webHidden/>
          </w:rPr>
          <w:tab/>
        </w:r>
        <w:r w:rsidR="008B0F45">
          <w:rPr>
            <w:webHidden/>
          </w:rPr>
          <w:fldChar w:fldCharType="begin"/>
        </w:r>
        <w:r w:rsidR="008B0F45">
          <w:rPr>
            <w:webHidden/>
          </w:rPr>
          <w:instrText xml:space="preserve"> PAGEREF _Toc489459592 \h </w:instrText>
        </w:r>
        <w:r w:rsidR="008B0F45">
          <w:rPr>
            <w:webHidden/>
          </w:rPr>
        </w:r>
        <w:r w:rsidR="008B0F45">
          <w:rPr>
            <w:webHidden/>
          </w:rPr>
          <w:fldChar w:fldCharType="separate"/>
        </w:r>
        <w:r w:rsidR="008B0F45">
          <w:rPr>
            <w:webHidden/>
          </w:rPr>
          <w:t>78</w:t>
        </w:r>
        <w:r w:rsidR="008B0F45">
          <w:rPr>
            <w:webHidden/>
          </w:rPr>
          <w:fldChar w:fldCharType="end"/>
        </w:r>
      </w:hyperlink>
    </w:p>
    <w:p w14:paraId="114EBDD4" w14:textId="48508E33"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9640" w:history="1">
        <w:r w:rsidR="008B0F45" w:rsidRPr="001A402F">
          <w:rPr>
            <w:rStyle w:val="Hyperlink"/>
          </w:rPr>
          <w:t>6.3.</w:t>
        </w:r>
        <w:r w:rsidR="008B0F45">
          <w:rPr>
            <w:rFonts w:asciiTheme="minorHAnsi" w:eastAsiaTheme="minorEastAsia" w:hAnsiTheme="minorHAnsi" w:cstheme="minorBidi"/>
            <w:color w:val="auto"/>
            <w:sz w:val="22"/>
            <w:szCs w:val="22"/>
            <w:lang w:eastAsia="en-US"/>
          </w:rPr>
          <w:tab/>
        </w:r>
        <w:r w:rsidR="008B0F45" w:rsidRPr="001A402F">
          <w:rPr>
            <w:rStyle w:val="Hyperlink"/>
          </w:rPr>
          <w:t>+COPN Command: Read Operator Name</w:t>
        </w:r>
        <w:r w:rsidR="008B0F45">
          <w:rPr>
            <w:webHidden/>
          </w:rPr>
          <w:tab/>
        </w:r>
        <w:r w:rsidR="008B0F45">
          <w:rPr>
            <w:webHidden/>
          </w:rPr>
          <w:fldChar w:fldCharType="begin"/>
        </w:r>
        <w:r w:rsidR="008B0F45">
          <w:rPr>
            <w:webHidden/>
          </w:rPr>
          <w:instrText xml:space="preserve"> PAGEREF _Toc489459640 \h </w:instrText>
        </w:r>
        <w:r w:rsidR="008B0F45">
          <w:rPr>
            <w:webHidden/>
          </w:rPr>
        </w:r>
        <w:r w:rsidR="008B0F45">
          <w:rPr>
            <w:webHidden/>
          </w:rPr>
          <w:fldChar w:fldCharType="separate"/>
        </w:r>
        <w:r w:rsidR="008B0F45">
          <w:rPr>
            <w:webHidden/>
          </w:rPr>
          <w:t>79</w:t>
        </w:r>
        <w:r w:rsidR="008B0F45">
          <w:rPr>
            <w:webHidden/>
          </w:rPr>
          <w:fldChar w:fldCharType="end"/>
        </w:r>
      </w:hyperlink>
    </w:p>
    <w:p w14:paraId="14D524CB" w14:textId="55EEB07F"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9641" w:history="1">
        <w:r w:rsidR="008B0F45" w:rsidRPr="001A402F">
          <w:rPr>
            <w:rStyle w:val="Hyperlink"/>
          </w:rPr>
          <w:t>6.4.</w:t>
        </w:r>
        <w:r w:rsidR="008B0F45">
          <w:rPr>
            <w:rFonts w:asciiTheme="minorHAnsi" w:eastAsiaTheme="minorEastAsia" w:hAnsiTheme="minorHAnsi" w:cstheme="minorBidi"/>
            <w:color w:val="auto"/>
            <w:sz w:val="22"/>
            <w:szCs w:val="22"/>
            <w:lang w:eastAsia="en-US"/>
          </w:rPr>
          <w:tab/>
        </w:r>
        <w:r w:rsidR="008B0F45" w:rsidRPr="001A402F">
          <w:rPr>
            <w:rStyle w:val="Hyperlink"/>
          </w:rPr>
          <w:t>+COPS Command: Operator Selection</w:t>
        </w:r>
        <w:r w:rsidR="008B0F45">
          <w:rPr>
            <w:webHidden/>
          </w:rPr>
          <w:tab/>
        </w:r>
        <w:r w:rsidR="008B0F45">
          <w:rPr>
            <w:webHidden/>
          </w:rPr>
          <w:fldChar w:fldCharType="begin"/>
        </w:r>
        <w:r w:rsidR="008B0F45">
          <w:rPr>
            <w:webHidden/>
          </w:rPr>
          <w:instrText xml:space="preserve"> PAGEREF _Toc489459641 \h </w:instrText>
        </w:r>
        <w:r w:rsidR="008B0F45">
          <w:rPr>
            <w:webHidden/>
          </w:rPr>
        </w:r>
        <w:r w:rsidR="008B0F45">
          <w:rPr>
            <w:webHidden/>
          </w:rPr>
          <w:fldChar w:fldCharType="separate"/>
        </w:r>
        <w:r w:rsidR="008B0F45">
          <w:rPr>
            <w:webHidden/>
          </w:rPr>
          <w:t>80</w:t>
        </w:r>
        <w:r w:rsidR="008B0F45">
          <w:rPr>
            <w:webHidden/>
          </w:rPr>
          <w:fldChar w:fldCharType="end"/>
        </w:r>
      </w:hyperlink>
    </w:p>
    <w:p w14:paraId="4FF12AC1" w14:textId="7D6982E6"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9642" w:history="1">
        <w:r w:rsidR="008B0F45" w:rsidRPr="001A402F">
          <w:rPr>
            <w:rStyle w:val="Hyperlink"/>
          </w:rPr>
          <w:t>6.5.</w:t>
        </w:r>
        <w:r w:rsidR="008B0F45">
          <w:rPr>
            <w:rFonts w:asciiTheme="minorHAnsi" w:eastAsiaTheme="minorEastAsia" w:hAnsiTheme="minorHAnsi" w:cstheme="minorBidi"/>
            <w:color w:val="auto"/>
            <w:sz w:val="22"/>
            <w:szCs w:val="22"/>
            <w:lang w:eastAsia="en-US"/>
          </w:rPr>
          <w:tab/>
        </w:r>
        <w:r w:rsidR="008B0F45" w:rsidRPr="001A402F">
          <w:rPr>
            <w:rStyle w:val="Hyperlink"/>
          </w:rPr>
          <w:t>+CPOL Command: Preferred PLMN List</w:t>
        </w:r>
        <w:r w:rsidR="008B0F45">
          <w:rPr>
            <w:webHidden/>
          </w:rPr>
          <w:tab/>
        </w:r>
        <w:r w:rsidR="008B0F45">
          <w:rPr>
            <w:webHidden/>
          </w:rPr>
          <w:fldChar w:fldCharType="begin"/>
        </w:r>
        <w:r w:rsidR="008B0F45">
          <w:rPr>
            <w:webHidden/>
          </w:rPr>
          <w:instrText xml:space="preserve"> PAGEREF _Toc489459642 \h </w:instrText>
        </w:r>
        <w:r w:rsidR="008B0F45">
          <w:rPr>
            <w:webHidden/>
          </w:rPr>
        </w:r>
        <w:r w:rsidR="008B0F45">
          <w:rPr>
            <w:webHidden/>
          </w:rPr>
          <w:fldChar w:fldCharType="separate"/>
        </w:r>
        <w:r w:rsidR="008B0F45">
          <w:rPr>
            <w:webHidden/>
          </w:rPr>
          <w:t>81</w:t>
        </w:r>
        <w:r w:rsidR="008B0F45">
          <w:rPr>
            <w:webHidden/>
          </w:rPr>
          <w:fldChar w:fldCharType="end"/>
        </w:r>
      </w:hyperlink>
    </w:p>
    <w:p w14:paraId="720211FD" w14:textId="390F194F"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9643" w:history="1">
        <w:r w:rsidR="008B0F45" w:rsidRPr="001A402F">
          <w:rPr>
            <w:rStyle w:val="Hyperlink"/>
          </w:rPr>
          <w:t>6.6.</w:t>
        </w:r>
        <w:r w:rsidR="008B0F45">
          <w:rPr>
            <w:rFonts w:asciiTheme="minorHAnsi" w:eastAsiaTheme="minorEastAsia" w:hAnsiTheme="minorHAnsi" w:cstheme="minorBidi"/>
            <w:color w:val="auto"/>
            <w:sz w:val="22"/>
            <w:szCs w:val="22"/>
            <w:lang w:eastAsia="en-US"/>
          </w:rPr>
          <w:tab/>
        </w:r>
        <w:r w:rsidR="008B0F45" w:rsidRPr="001A402F">
          <w:rPr>
            <w:rStyle w:val="Hyperlink"/>
          </w:rPr>
          <w:t>+CPWD Command: Change Password</w:t>
        </w:r>
        <w:r w:rsidR="008B0F45">
          <w:rPr>
            <w:webHidden/>
          </w:rPr>
          <w:tab/>
        </w:r>
        <w:r w:rsidR="008B0F45">
          <w:rPr>
            <w:webHidden/>
          </w:rPr>
          <w:fldChar w:fldCharType="begin"/>
        </w:r>
        <w:r w:rsidR="008B0F45">
          <w:rPr>
            <w:webHidden/>
          </w:rPr>
          <w:instrText xml:space="preserve"> PAGEREF _Toc489459643 \h </w:instrText>
        </w:r>
        <w:r w:rsidR="008B0F45">
          <w:rPr>
            <w:webHidden/>
          </w:rPr>
        </w:r>
        <w:r w:rsidR="008B0F45">
          <w:rPr>
            <w:webHidden/>
          </w:rPr>
          <w:fldChar w:fldCharType="separate"/>
        </w:r>
        <w:r w:rsidR="008B0F45">
          <w:rPr>
            <w:webHidden/>
          </w:rPr>
          <w:t>82</w:t>
        </w:r>
        <w:r w:rsidR="008B0F45">
          <w:rPr>
            <w:webHidden/>
          </w:rPr>
          <w:fldChar w:fldCharType="end"/>
        </w:r>
      </w:hyperlink>
    </w:p>
    <w:p w14:paraId="54791BFB" w14:textId="39C77855"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9644" w:history="1">
        <w:r w:rsidR="008B0F45" w:rsidRPr="001A402F">
          <w:rPr>
            <w:rStyle w:val="Hyperlink"/>
          </w:rPr>
          <w:t>6.7.</w:t>
        </w:r>
        <w:r w:rsidR="008B0F45">
          <w:rPr>
            <w:rFonts w:asciiTheme="minorHAnsi" w:eastAsiaTheme="minorEastAsia" w:hAnsiTheme="minorHAnsi" w:cstheme="minorBidi"/>
            <w:color w:val="auto"/>
            <w:sz w:val="22"/>
            <w:szCs w:val="22"/>
            <w:lang w:eastAsia="en-US"/>
          </w:rPr>
          <w:tab/>
        </w:r>
        <w:r w:rsidR="008B0F45" w:rsidRPr="001A402F">
          <w:rPr>
            <w:rStyle w:val="Hyperlink"/>
          </w:rPr>
          <w:t>+CREG Command: Network Registration</w:t>
        </w:r>
        <w:r w:rsidR="008B0F45">
          <w:rPr>
            <w:webHidden/>
          </w:rPr>
          <w:tab/>
        </w:r>
        <w:r w:rsidR="008B0F45">
          <w:rPr>
            <w:webHidden/>
          </w:rPr>
          <w:fldChar w:fldCharType="begin"/>
        </w:r>
        <w:r w:rsidR="008B0F45">
          <w:rPr>
            <w:webHidden/>
          </w:rPr>
          <w:instrText xml:space="preserve"> PAGEREF _Toc489459644 \h </w:instrText>
        </w:r>
        <w:r w:rsidR="008B0F45">
          <w:rPr>
            <w:webHidden/>
          </w:rPr>
        </w:r>
        <w:r w:rsidR="008B0F45">
          <w:rPr>
            <w:webHidden/>
          </w:rPr>
          <w:fldChar w:fldCharType="separate"/>
        </w:r>
        <w:r w:rsidR="008B0F45">
          <w:rPr>
            <w:webHidden/>
          </w:rPr>
          <w:t>83</w:t>
        </w:r>
        <w:r w:rsidR="008B0F45">
          <w:rPr>
            <w:webHidden/>
          </w:rPr>
          <w:fldChar w:fldCharType="end"/>
        </w:r>
      </w:hyperlink>
    </w:p>
    <w:p w14:paraId="45335CCD" w14:textId="12F68EF1"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9720" w:history="1">
        <w:r w:rsidR="008B0F45" w:rsidRPr="001A402F">
          <w:rPr>
            <w:rStyle w:val="Hyperlink"/>
          </w:rPr>
          <w:t>6.8.</w:t>
        </w:r>
        <w:r w:rsidR="008B0F45">
          <w:rPr>
            <w:rFonts w:asciiTheme="minorHAnsi" w:eastAsiaTheme="minorEastAsia" w:hAnsiTheme="minorHAnsi" w:cstheme="minorBidi"/>
            <w:color w:val="auto"/>
            <w:sz w:val="22"/>
            <w:szCs w:val="22"/>
            <w:lang w:eastAsia="en-US"/>
          </w:rPr>
          <w:tab/>
        </w:r>
        <w:r w:rsidR="008B0F45" w:rsidRPr="001A402F">
          <w:rPr>
            <w:rStyle w:val="Hyperlink"/>
          </w:rPr>
          <w:t>+CPLS Command: Select Preferred PLMN List</w:t>
        </w:r>
        <w:r w:rsidR="008B0F45">
          <w:rPr>
            <w:webHidden/>
          </w:rPr>
          <w:tab/>
        </w:r>
        <w:r w:rsidR="008B0F45">
          <w:rPr>
            <w:webHidden/>
          </w:rPr>
          <w:fldChar w:fldCharType="begin"/>
        </w:r>
        <w:r w:rsidR="008B0F45">
          <w:rPr>
            <w:webHidden/>
          </w:rPr>
          <w:instrText xml:space="preserve"> PAGEREF _Toc489459720 \h </w:instrText>
        </w:r>
        <w:r w:rsidR="008B0F45">
          <w:rPr>
            <w:webHidden/>
          </w:rPr>
        </w:r>
        <w:r w:rsidR="008B0F45">
          <w:rPr>
            <w:webHidden/>
          </w:rPr>
          <w:fldChar w:fldCharType="separate"/>
        </w:r>
        <w:r w:rsidR="008B0F45">
          <w:rPr>
            <w:webHidden/>
          </w:rPr>
          <w:t>84</w:t>
        </w:r>
        <w:r w:rsidR="008B0F45">
          <w:rPr>
            <w:webHidden/>
          </w:rPr>
          <w:fldChar w:fldCharType="end"/>
        </w:r>
      </w:hyperlink>
    </w:p>
    <w:p w14:paraId="5E7BFE89" w14:textId="5A8FC643"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9721" w:history="1">
        <w:r w:rsidR="008B0F45" w:rsidRPr="001A402F">
          <w:rPr>
            <w:rStyle w:val="Hyperlink"/>
          </w:rPr>
          <w:t>6.9.</w:t>
        </w:r>
        <w:r w:rsidR="008B0F45">
          <w:rPr>
            <w:rFonts w:asciiTheme="minorHAnsi" w:eastAsiaTheme="minorEastAsia" w:hAnsiTheme="minorHAnsi" w:cstheme="minorBidi"/>
            <w:color w:val="auto"/>
            <w:sz w:val="22"/>
            <w:szCs w:val="22"/>
            <w:lang w:eastAsia="en-US"/>
          </w:rPr>
          <w:tab/>
        </w:r>
        <w:r w:rsidR="008B0F45" w:rsidRPr="001A402F">
          <w:rPr>
            <w:rStyle w:val="Hyperlink"/>
          </w:rPr>
          <w:t>+CEREG Command: EPS Network Registration Status</w:t>
        </w:r>
        <w:r w:rsidR="008B0F45">
          <w:rPr>
            <w:webHidden/>
          </w:rPr>
          <w:tab/>
        </w:r>
        <w:r w:rsidR="008B0F45">
          <w:rPr>
            <w:webHidden/>
          </w:rPr>
          <w:fldChar w:fldCharType="begin"/>
        </w:r>
        <w:r w:rsidR="008B0F45">
          <w:rPr>
            <w:webHidden/>
          </w:rPr>
          <w:instrText xml:space="preserve"> PAGEREF _Toc489459721 \h </w:instrText>
        </w:r>
        <w:r w:rsidR="008B0F45">
          <w:rPr>
            <w:webHidden/>
          </w:rPr>
        </w:r>
        <w:r w:rsidR="008B0F45">
          <w:rPr>
            <w:webHidden/>
          </w:rPr>
          <w:fldChar w:fldCharType="separate"/>
        </w:r>
        <w:r w:rsidR="008B0F45">
          <w:rPr>
            <w:webHidden/>
          </w:rPr>
          <w:t>85</w:t>
        </w:r>
        <w:r w:rsidR="008B0F45">
          <w:rPr>
            <w:webHidden/>
          </w:rPr>
          <w:fldChar w:fldCharType="end"/>
        </w:r>
      </w:hyperlink>
    </w:p>
    <w:p w14:paraId="55E0B458" w14:textId="4FB3B189"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9722" w:history="1">
        <w:r w:rsidR="008B0F45" w:rsidRPr="001A402F">
          <w:rPr>
            <w:rStyle w:val="Hyperlink"/>
          </w:rPr>
          <w:t>6.10.</w:t>
        </w:r>
        <w:r w:rsidR="008B0F45">
          <w:rPr>
            <w:rFonts w:asciiTheme="minorHAnsi" w:eastAsiaTheme="minorEastAsia" w:hAnsiTheme="minorHAnsi" w:cstheme="minorBidi"/>
            <w:color w:val="auto"/>
            <w:sz w:val="22"/>
            <w:szCs w:val="22"/>
            <w:lang w:eastAsia="en-US"/>
          </w:rPr>
          <w:tab/>
        </w:r>
        <w:r w:rsidR="008B0F45" w:rsidRPr="001A402F">
          <w:rPr>
            <w:rStyle w:val="Hyperlink"/>
          </w:rPr>
          <w:t>+CEMODE Command: UE Modes of Operation for EPS</w:t>
        </w:r>
        <w:r w:rsidR="008B0F45">
          <w:rPr>
            <w:webHidden/>
          </w:rPr>
          <w:tab/>
        </w:r>
        <w:r w:rsidR="008B0F45">
          <w:rPr>
            <w:webHidden/>
          </w:rPr>
          <w:fldChar w:fldCharType="begin"/>
        </w:r>
        <w:r w:rsidR="008B0F45">
          <w:rPr>
            <w:webHidden/>
          </w:rPr>
          <w:instrText xml:space="preserve"> PAGEREF _Toc489459722 \h </w:instrText>
        </w:r>
        <w:r w:rsidR="008B0F45">
          <w:rPr>
            <w:webHidden/>
          </w:rPr>
        </w:r>
        <w:r w:rsidR="008B0F45">
          <w:rPr>
            <w:webHidden/>
          </w:rPr>
          <w:fldChar w:fldCharType="separate"/>
        </w:r>
        <w:r w:rsidR="008B0F45">
          <w:rPr>
            <w:webHidden/>
          </w:rPr>
          <w:t>86</w:t>
        </w:r>
        <w:r w:rsidR="008B0F45">
          <w:rPr>
            <w:webHidden/>
          </w:rPr>
          <w:fldChar w:fldCharType="end"/>
        </w:r>
      </w:hyperlink>
    </w:p>
    <w:p w14:paraId="2873875C" w14:textId="6DB4DD9E" w:rsidR="008B0F45" w:rsidRDefault="00D75B97">
      <w:pPr>
        <w:pStyle w:val="TOC1"/>
        <w:rPr>
          <w:rFonts w:asciiTheme="minorHAnsi" w:eastAsiaTheme="minorEastAsia" w:hAnsiTheme="minorHAnsi" w:cstheme="minorBidi"/>
          <w:b w:val="0"/>
          <w:bCs w:val="0"/>
          <w:caps w:val="0"/>
          <w:color w:val="auto"/>
          <w:sz w:val="22"/>
          <w:szCs w:val="22"/>
          <w:lang w:eastAsia="en-US"/>
        </w:rPr>
      </w:pPr>
      <w:hyperlink w:anchor="_Toc489459723" w:history="1">
        <w:r w:rsidR="008B0F45" w:rsidRPr="001A402F">
          <w:rPr>
            <w:rStyle w:val="Hyperlink"/>
          </w:rPr>
          <w:t>7.</w:t>
        </w:r>
        <w:r w:rsidR="008B0F45">
          <w:rPr>
            <w:rFonts w:asciiTheme="minorHAnsi" w:eastAsiaTheme="minorEastAsia" w:hAnsiTheme="minorHAnsi" w:cstheme="minorBidi"/>
            <w:b w:val="0"/>
            <w:bCs w:val="0"/>
            <w:caps w:val="0"/>
            <w:color w:val="auto"/>
            <w:sz w:val="22"/>
            <w:szCs w:val="22"/>
            <w:lang w:eastAsia="en-US"/>
          </w:rPr>
          <w:tab/>
        </w:r>
        <w:r w:rsidR="008B0F45" w:rsidRPr="001A402F">
          <w:rPr>
            <w:rStyle w:val="Hyperlink"/>
          </w:rPr>
          <w:t>Phone Book Management</w:t>
        </w:r>
        <w:r w:rsidR="008B0F45">
          <w:rPr>
            <w:webHidden/>
          </w:rPr>
          <w:tab/>
        </w:r>
        <w:r w:rsidR="008B0F45">
          <w:rPr>
            <w:webHidden/>
          </w:rPr>
          <w:fldChar w:fldCharType="begin"/>
        </w:r>
        <w:r w:rsidR="008B0F45">
          <w:rPr>
            <w:webHidden/>
          </w:rPr>
          <w:instrText xml:space="preserve"> PAGEREF _Toc489459723 \h </w:instrText>
        </w:r>
        <w:r w:rsidR="008B0F45">
          <w:rPr>
            <w:webHidden/>
          </w:rPr>
        </w:r>
        <w:r w:rsidR="008B0F45">
          <w:rPr>
            <w:webHidden/>
          </w:rPr>
          <w:fldChar w:fldCharType="separate"/>
        </w:r>
        <w:r w:rsidR="008B0F45">
          <w:rPr>
            <w:webHidden/>
          </w:rPr>
          <w:t>87</w:t>
        </w:r>
        <w:r w:rsidR="008B0F45">
          <w:rPr>
            <w:webHidden/>
          </w:rPr>
          <w:fldChar w:fldCharType="end"/>
        </w:r>
      </w:hyperlink>
    </w:p>
    <w:p w14:paraId="731CA3C5" w14:textId="1C593129"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9724" w:history="1">
        <w:r w:rsidR="008B0F45" w:rsidRPr="001A402F">
          <w:rPr>
            <w:rStyle w:val="Hyperlink"/>
          </w:rPr>
          <w:t>7.1.</w:t>
        </w:r>
        <w:r w:rsidR="008B0F45">
          <w:rPr>
            <w:rFonts w:asciiTheme="minorHAnsi" w:eastAsiaTheme="minorEastAsia" w:hAnsiTheme="minorHAnsi" w:cstheme="minorBidi"/>
            <w:color w:val="auto"/>
            <w:sz w:val="22"/>
            <w:szCs w:val="22"/>
            <w:lang w:eastAsia="en-US"/>
          </w:rPr>
          <w:tab/>
        </w:r>
        <w:r w:rsidR="008B0F45" w:rsidRPr="001A402F">
          <w:rPr>
            <w:rStyle w:val="Hyperlink"/>
          </w:rPr>
          <w:t>+CPBF Command: Find Phonebook Entries</w:t>
        </w:r>
        <w:r w:rsidR="008B0F45">
          <w:rPr>
            <w:webHidden/>
          </w:rPr>
          <w:tab/>
        </w:r>
        <w:r w:rsidR="008B0F45">
          <w:rPr>
            <w:webHidden/>
          </w:rPr>
          <w:fldChar w:fldCharType="begin"/>
        </w:r>
        <w:r w:rsidR="008B0F45">
          <w:rPr>
            <w:webHidden/>
          </w:rPr>
          <w:instrText xml:space="preserve"> PAGEREF _Toc489459724 \h </w:instrText>
        </w:r>
        <w:r w:rsidR="008B0F45">
          <w:rPr>
            <w:webHidden/>
          </w:rPr>
        </w:r>
        <w:r w:rsidR="008B0F45">
          <w:rPr>
            <w:webHidden/>
          </w:rPr>
          <w:fldChar w:fldCharType="separate"/>
        </w:r>
        <w:r w:rsidR="008B0F45">
          <w:rPr>
            <w:webHidden/>
          </w:rPr>
          <w:t>87</w:t>
        </w:r>
        <w:r w:rsidR="008B0F45">
          <w:rPr>
            <w:webHidden/>
          </w:rPr>
          <w:fldChar w:fldCharType="end"/>
        </w:r>
      </w:hyperlink>
    </w:p>
    <w:p w14:paraId="2CC3A41E" w14:textId="6BF4F92B"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9725" w:history="1">
        <w:r w:rsidR="008B0F45" w:rsidRPr="001A402F">
          <w:rPr>
            <w:rStyle w:val="Hyperlink"/>
          </w:rPr>
          <w:t>7.2.</w:t>
        </w:r>
        <w:r w:rsidR="008B0F45">
          <w:rPr>
            <w:rFonts w:asciiTheme="minorHAnsi" w:eastAsiaTheme="minorEastAsia" w:hAnsiTheme="minorHAnsi" w:cstheme="minorBidi"/>
            <w:color w:val="auto"/>
            <w:sz w:val="22"/>
            <w:szCs w:val="22"/>
            <w:lang w:eastAsia="en-US"/>
          </w:rPr>
          <w:tab/>
        </w:r>
        <w:r w:rsidR="008B0F45" w:rsidRPr="001A402F">
          <w:rPr>
            <w:rStyle w:val="Hyperlink"/>
          </w:rPr>
          <w:t>+CPBR Command: Read Current Phonebook Entries</w:t>
        </w:r>
        <w:r w:rsidR="008B0F45">
          <w:rPr>
            <w:webHidden/>
          </w:rPr>
          <w:tab/>
        </w:r>
        <w:r w:rsidR="008B0F45">
          <w:rPr>
            <w:webHidden/>
          </w:rPr>
          <w:fldChar w:fldCharType="begin"/>
        </w:r>
        <w:r w:rsidR="008B0F45">
          <w:rPr>
            <w:webHidden/>
          </w:rPr>
          <w:instrText xml:space="preserve"> PAGEREF _Toc489459725 \h </w:instrText>
        </w:r>
        <w:r w:rsidR="008B0F45">
          <w:rPr>
            <w:webHidden/>
          </w:rPr>
        </w:r>
        <w:r w:rsidR="008B0F45">
          <w:rPr>
            <w:webHidden/>
          </w:rPr>
          <w:fldChar w:fldCharType="separate"/>
        </w:r>
        <w:r w:rsidR="008B0F45">
          <w:rPr>
            <w:webHidden/>
          </w:rPr>
          <w:t>88</w:t>
        </w:r>
        <w:r w:rsidR="008B0F45">
          <w:rPr>
            <w:webHidden/>
          </w:rPr>
          <w:fldChar w:fldCharType="end"/>
        </w:r>
      </w:hyperlink>
    </w:p>
    <w:p w14:paraId="687BEDEF" w14:textId="19DF0D1D"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9726" w:history="1">
        <w:r w:rsidR="008B0F45" w:rsidRPr="001A402F">
          <w:rPr>
            <w:rStyle w:val="Hyperlink"/>
          </w:rPr>
          <w:t>7.3.</w:t>
        </w:r>
        <w:r w:rsidR="008B0F45">
          <w:rPr>
            <w:rFonts w:asciiTheme="minorHAnsi" w:eastAsiaTheme="minorEastAsia" w:hAnsiTheme="minorHAnsi" w:cstheme="minorBidi"/>
            <w:color w:val="auto"/>
            <w:sz w:val="22"/>
            <w:szCs w:val="22"/>
            <w:lang w:eastAsia="en-US"/>
          </w:rPr>
          <w:tab/>
        </w:r>
        <w:r w:rsidR="008B0F45" w:rsidRPr="001A402F">
          <w:rPr>
            <w:rStyle w:val="Hyperlink"/>
          </w:rPr>
          <w:t>+CPBS Command: Select Phonebook Memory Storage</w:t>
        </w:r>
        <w:r w:rsidR="008B0F45">
          <w:rPr>
            <w:webHidden/>
          </w:rPr>
          <w:tab/>
        </w:r>
        <w:r w:rsidR="008B0F45">
          <w:rPr>
            <w:webHidden/>
          </w:rPr>
          <w:fldChar w:fldCharType="begin"/>
        </w:r>
        <w:r w:rsidR="008B0F45">
          <w:rPr>
            <w:webHidden/>
          </w:rPr>
          <w:instrText xml:space="preserve"> PAGEREF _Toc489459726 \h </w:instrText>
        </w:r>
        <w:r w:rsidR="008B0F45">
          <w:rPr>
            <w:webHidden/>
          </w:rPr>
        </w:r>
        <w:r w:rsidR="008B0F45">
          <w:rPr>
            <w:webHidden/>
          </w:rPr>
          <w:fldChar w:fldCharType="separate"/>
        </w:r>
        <w:r w:rsidR="008B0F45">
          <w:rPr>
            <w:webHidden/>
          </w:rPr>
          <w:t>89</w:t>
        </w:r>
        <w:r w:rsidR="008B0F45">
          <w:rPr>
            <w:webHidden/>
          </w:rPr>
          <w:fldChar w:fldCharType="end"/>
        </w:r>
      </w:hyperlink>
    </w:p>
    <w:p w14:paraId="7563DE43" w14:textId="2B76E181"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9727" w:history="1">
        <w:r w:rsidR="008B0F45" w:rsidRPr="001A402F">
          <w:rPr>
            <w:rStyle w:val="Hyperlink"/>
          </w:rPr>
          <w:t>7.4.</w:t>
        </w:r>
        <w:r w:rsidR="008B0F45">
          <w:rPr>
            <w:rFonts w:asciiTheme="minorHAnsi" w:eastAsiaTheme="minorEastAsia" w:hAnsiTheme="minorHAnsi" w:cstheme="minorBidi"/>
            <w:color w:val="auto"/>
            <w:sz w:val="22"/>
            <w:szCs w:val="22"/>
            <w:lang w:eastAsia="en-US"/>
          </w:rPr>
          <w:tab/>
        </w:r>
        <w:r w:rsidR="008B0F45" w:rsidRPr="001A402F">
          <w:rPr>
            <w:rStyle w:val="Hyperlink"/>
          </w:rPr>
          <w:t>+CPBW Command: Write Phonebook Entry</w:t>
        </w:r>
        <w:r w:rsidR="008B0F45">
          <w:rPr>
            <w:webHidden/>
          </w:rPr>
          <w:tab/>
        </w:r>
        <w:r w:rsidR="008B0F45">
          <w:rPr>
            <w:webHidden/>
          </w:rPr>
          <w:fldChar w:fldCharType="begin"/>
        </w:r>
        <w:r w:rsidR="008B0F45">
          <w:rPr>
            <w:webHidden/>
          </w:rPr>
          <w:instrText xml:space="preserve"> PAGEREF _Toc489459727 \h </w:instrText>
        </w:r>
        <w:r w:rsidR="008B0F45">
          <w:rPr>
            <w:webHidden/>
          </w:rPr>
        </w:r>
        <w:r w:rsidR="008B0F45">
          <w:rPr>
            <w:webHidden/>
          </w:rPr>
          <w:fldChar w:fldCharType="separate"/>
        </w:r>
        <w:r w:rsidR="008B0F45">
          <w:rPr>
            <w:webHidden/>
          </w:rPr>
          <w:t>90</w:t>
        </w:r>
        <w:r w:rsidR="008B0F45">
          <w:rPr>
            <w:webHidden/>
          </w:rPr>
          <w:fldChar w:fldCharType="end"/>
        </w:r>
      </w:hyperlink>
    </w:p>
    <w:p w14:paraId="13529486" w14:textId="0277C643" w:rsidR="008B0F45" w:rsidRDefault="00D75B97">
      <w:pPr>
        <w:pStyle w:val="TOC1"/>
        <w:rPr>
          <w:rFonts w:asciiTheme="minorHAnsi" w:eastAsiaTheme="minorEastAsia" w:hAnsiTheme="minorHAnsi" w:cstheme="minorBidi"/>
          <w:b w:val="0"/>
          <w:bCs w:val="0"/>
          <w:caps w:val="0"/>
          <w:color w:val="auto"/>
          <w:sz w:val="22"/>
          <w:szCs w:val="22"/>
          <w:lang w:eastAsia="en-US"/>
        </w:rPr>
      </w:pPr>
      <w:hyperlink w:anchor="_Toc489459728" w:history="1">
        <w:r w:rsidR="008B0F45" w:rsidRPr="001A402F">
          <w:rPr>
            <w:rStyle w:val="Hyperlink"/>
          </w:rPr>
          <w:t>8.</w:t>
        </w:r>
        <w:r w:rsidR="008B0F45">
          <w:rPr>
            <w:rFonts w:asciiTheme="minorHAnsi" w:eastAsiaTheme="minorEastAsia" w:hAnsiTheme="minorHAnsi" w:cstheme="minorBidi"/>
            <w:b w:val="0"/>
            <w:bCs w:val="0"/>
            <w:caps w:val="0"/>
            <w:color w:val="auto"/>
            <w:sz w:val="22"/>
            <w:szCs w:val="22"/>
            <w:lang w:eastAsia="en-US"/>
          </w:rPr>
          <w:tab/>
        </w:r>
        <w:r w:rsidR="008B0F45" w:rsidRPr="001A402F">
          <w:rPr>
            <w:rStyle w:val="Hyperlink"/>
          </w:rPr>
          <w:t>SMS Commands</w:t>
        </w:r>
        <w:r w:rsidR="008B0F45">
          <w:rPr>
            <w:webHidden/>
          </w:rPr>
          <w:tab/>
        </w:r>
        <w:r w:rsidR="008B0F45">
          <w:rPr>
            <w:webHidden/>
          </w:rPr>
          <w:fldChar w:fldCharType="begin"/>
        </w:r>
        <w:r w:rsidR="008B0F45">
          <w:rPr>
            <w:webHidden/>
          </w:rPr>
          <w:instrText xml:space="preserve"> PAGEREF _Toc489459728 \h </w:instrText>
        </w:r>
        <w:r w:rsidR="008B0F45">
          <w:rPr>
            <w:webHidden/>
          </w:rPr>
        </w:r>
        <w:r w:rsidR="008B0F45">
          <w:rPr>
            <w:webHidden/>
          </w:rPr>
          <w:fldChar w:fldCharType="separate"/>
        </w:r>
        <w:r w:rsidR="008B0F45">
          <w:rPr>
            <w:webHidden/>
          </w:rPr>
          <w:t>92</w:t>
        </w:r>
        <w:r w:rsidR="008B0F45">
          <w:rPr>
            <w:webHidden/>
          </w:rPr>
          <w:fldChar w:fldCharType="end"/>
        </w:r>
      </w:hyperlink>
    </w:p>
    <w:p w14:paraId="6218869C" w14:textId="7BF10ED4"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9729" w:history="1">
        <w:r w:rsidR="008B0F45" w:rsidRPr="001A402F">
          <w:rPr>
            <w:rStyle w:val="Hyperlink"/>
          </w:rPr>
          <w:t>8.1.</w:t>
        </w:r>
        <w:r w:rsidR="008B0F45">
          <w:rPr>
            <w:rFonts w:asciiTheme="minorHAnsi" w:eastAsiaTheme="minorEastAsia" w:hAnsiTheme="minorHAnsi" w:cstheme="minorBidi"/>
            <w:color w:val="auto"/>
            <w:sz w:val="22"/>
            <w:szCs w:val="22"/>
            <w:lang w:eastAsia="en-US"/>
          </w:rPr>
          <w:tab/>
        </w:r>
        <w:r w:rsidR="008B0F45" w:rsidRPr="001A402F">
          <w:rPr>
            <w:rStyle w:val="Hyperlink"/>
          </w:rPr>
          <w:t>Parameters Definition</w:t>
        </w:r>
        <w:r w:rsidR="008B0F45">
          <w:rPr>
            <w:webHidden/>
          </w:rPr>
          <w:tab/>
        </w:r>
        <w:r w:rsidR="008B0F45">
          <w:rPr>
            <w:webHidden/>
          </w:rPr>
          <w:fldChar w:fldCharType="begin"/>
        </w:r>
        <w:r w:rsidR="008B0F45">
          <w:rPr>
            <w:webHidden/>
          </w:rPr>
          <w:instrText xml:space="preserve"> PAGEREF _Toc489459729 \h </w:instrText>
        </w:r>
        <w:r w:rsidR="008B0F45">
          <w:rPr>
            <w:webHidden/>
          </w:rPr>
        </w:r>
        <w:r w:rsidR="008B0F45">
          <w:rPr>
            <w:webHidden/>
          </w:rPr>
          <w:fldChar w:fldCharType="separate"/>
        </w:r>
        <w:r w:rsidR="008B0F45">
          <w:rPr>
            <w:webHidden/>
          </w:rPr>
          <w:t>92</w:t>
        </w:r>
        <w:r w:rsidR="008B0F45">
          <w:rPr>
            <w:webHidden/>
          </w:rPr>
          <w:fldChar w:fldCharType="end"/>
        </w:r>
      </w:hyperlink>
    </w:p>
    <w:p w14:paraId="61F0F5C5" w14:textId="478A32D3" w:rsidR="008B0F45" w:rsidRDefault="00D75B97">
      <w:pPr>
        <w:pStyle w:val="TOC3"/>
        <w:tabs>
          <w:tab w:val="left" w:pos="1600"/>
        </w:tabs>
        <w:rPr>
          <w:rFonts w:asciiTheme="minorHAnsi" w:eastAsiaTheme="minorEastAsia" w:hAnsiTheme="minorHAnsi" w:cstheme="minorBidi"/>
          <w:color w:val="auto"/>
          <w:sz w:val="22"/>
          <w:szCs w:val="22"/>
          <w:lang w:eastAsia="en-US"/>
        </w:rPr>
      </w:pPr>
      <w:hyperlink w:anchor="_Toc489459730" w:history="1">
        <w:r w:rsidR="008B0F45" w:rsidRPr="001A402F">
          <w:rPr>
            <w:rStyle w:val="Hyperlink"/>
          </w:rPr>
          <w:t>8.1.1.</w:t>
        </w:r>
        <w:r w:rsidR="008B0F45">
          <w:rPr>
            <w:rFonts w:asciiTheme="minorHAnsi" w:eastAsiaTheme="minorEastAsia" w:hAnsiTheme="minorHAnsi" w:cstheme="minorBidi"/>
            <w:color w:val="auto"/>
            <w:sz w:val="22"/>
            <w:szCs w:val="22"/>
            <w:lang w:eastAsia="en-US"/>
          </w:rPr>
          <w:tab/>
        </w:r>
        <w:r w:rsidR="008B0F45" w:rsidRPr="001A402F">
          <w:rPr>
            <w:rStyle w:val="Hyperlink"/>
          </w:rPr>
          <w:t>Message Storage Parameters</w:t>
        </w:r>
        <w:r w:rsidR="008B0F45">
          <w:rPr>
            <w:webHidden/>
          </w:rPr>
          <w:tab/>
        </w:r>
        <w:r w:rsidR="008B0F45">
          <w:rPr>
            <w:webHidden/>
          </w:rPr>
          <w:fldChar w:fldCharType="begin"/>
        </w:r>
        <w:r w:rsidR="008B0F45">
          <w:rPr>
            <w:webHidden/>
          </w:rPr>
          <w:instrText xml:space="preserve"> PAGEREF _Toc489459730 \h </w:instrText>
        </w:r>
        <w:r w:rsidR="008B0F45">
          <w:rPr>
            <w:webHidden/>
          </w:rPr>
        </w:r>
        <w:r w:rsidR="008B0F45">
          <w:rPr>
            <w:webHidden/>
          </w:rPr>
          <w:fldChar w:fldCharType="separate"/>
        </w:r>
        <w:r w:rsidR="008B0F45">
          <w:rPr>
            <w:webHidden/>
          </w:rPr>
          <w:t>92</w:t>
        </w:r>
        <w:r w:rsidR="008B0F45">
          <w:rPr>
            <w:webHidden/>
          </w:rPr>
          <w:fldChar w:fldCharType="end"/>
        </w:r>
      </w:hyperlink>
    </w:p>
    <w:p w14:paraId="7411845E" w14:textId="2A2AADCD" w:rsidR="008B0F45" w:rsidRDefault="00D75B97">
      <w:pPr>
        <w:pStyle w:val="TOC3"/>
        <w:tabs>
          <w:tab w:val="left" w:pos="1600"/>
        </w:tabs>
        <w:rPr>
          <w:rFonts w:asciiTheme="minorHAnsi" w:eastAsiaTheme="minorEastAsia" w:hAnsiTheme="minorHAnsi" w:cstheme="minorBidi"/>
          <w:color w:val="auto"/>
          <w:sz w:val="22"/>
          <w:szCs w:val="22"/>
          <w:lang w:eastAsia="en-US"/>
        </w:rPr>
      </w:pPr>
      <w:hyperlink w:anchor="_Toc489459731" w:history="1">
        <w:r w:rsidR="008B0F45" w:rsidRPr="001A402F">
          <w:rPr>
            <w:rStyle w:val="Hyperlink"/>
          </w:rPr>
          <w:t>8.1.2.</w:t>
        </w:r>
        <w:r w:rsidR="008B0F45">
          <w:rPr>
            <w:rFonts w:asciiTheme="minorHAnsi" w:eastAsiaTheme="minorEastAsia" w:hAnsiTheme="minorHAnsi" w:cstheme="minorBidi"/>
            <w:color w:val="auto"/>
            <w:sz w:val="22"/>
            <w:szCs w:val="22"/>
            <w:lang w:eastAsia="en-US"/>
          </w:rPr>
          <w:tab/>
        </w:r>
        <w:r w:rsidR="008B0F45" w:rsidRPr="001A402F">
          <w:rPr>
            <w:rStyle w:val="Hyperlink"/>
          </w:rPr>
          <w:t>Message Data Parameters</w:t>
        </w:r>
        <w:r w:rsidR="008B0F45">
          <w:rPr>
            <w:webHidden/>
          </w:rPr>
          <w:tab/>
        </w:r>
        <w:r w:rsidR="008B0F45">
          <w:rPr>
            <w:webHidden/>
          </w:rPr>
          <w:fldChar w:fldCharType="begin"/>
        </w:r>
        <w:r w:rsidR="008B0F45">
          <w:rPr>
            <w:webHidden/>
          </w:rPr>
          <w:instrText xml:space="preserve"> PAGEREF _Toc489459731 \h </w:instrText>
        </w:r>
        <w:r w:rsidR="008B0F45">
          <w:rPr>
            <w:webHidden/>
          </w:rPr>
        </w:r>
        <w:r w:rsidR="008B0F45">
          <w:rPr>
            <w:webHidden/>
          </w:rPr>
          <w:fldChar w:fldCharType="separate"/>
        </w:r>
        <w:r w:rsidR="008B0F45">
          <w:rPr>
            <w:webHidden/>
          </w:rPr>
          <w:t>93</w:t>
        </w:r>
        <w:r w:rsidR="008B0F45">
          <w:rPr>
            <w:webHidden/>
          </w:rPr>
          <w:fldChar w:fldCharType="end"/>
        </w:r>
      </w:hyperlink>
    </w:p>
    <w:p w14:paraId="5F100960" w14:textId="5335A11E"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9732" w:history="1">
        <w:r w:rsidR="008B0F45" w:rsidRPr="001A402F">
          <w:rPr>
            <w:rStyle w:val="Hyperlink"/>
          </w:rPr>
          <w:t>8.2.</w:t>
        </w:r>
        <w:r w:rsidR="008B0F45">
          <w:rPr>
            <w:rFonts w:asciiTheme="minorHAnsi" w:eastAsiaTheme="minorEastAsia" w:hAnsiTheme="minorHAnsi" w:cstheme="minorBidi"/>
            <w:color w:val="auto"/>
            <w:sz w:val="22"/>
            <w:szCs w:val="22"/>
            <w:lang w:eastAsia="en-US"/>
          </w:rPr>
          <w:tab/>
        </w:r>
        <w:r w:rsidR="008B0F45" w:rsidRPr="001A402F">
          <w:rPr>
            <w:rStyle w:val="Hyperlink"/>
          </w:rPr>
          <w:t>+CMGD Command: Delete Message</w:t>
        </w:r>
        <w:r w:rsidR="008B0F45">
          <w:rPr>
            <w:webHidden/>
          </w:rPr>
          <w:tab/>
        </w:r>
        <w:r w:rsidR="008B0F45">
          <w:rPr>
            <w:webHidden/>
          </w:rPr>
          <w:fldChar w:fldCharType="begin"/>
        </w:r>
        <w:r w:rsidR="008B0F45">
          <w:rPr>
            <w:webHidden/>
          </w:rPr>
          <w:instrText xml:space="preserve"> PAGEREF _Toc489459732 \h </w:instrText>
        </w:r>
        <w:r w:rsidR="008B0F45">
          <w:rPr>
            <w:webHidden/>
          </w:rPr>
        </w:r>
        <w:r w:rsidR="008B0F45">
          <w:rPr>
            <w:webHidden/>
          </w:rPr>
          <w:fldChar w:fldCharType="separate"/>
        </w:r>
        <w:r w:rsidR="008B0F45">
          <w:rPr>
            <w:webHidden/>
          </w:rPr>
          <w:t>94</w:t>
        </w:r>
        <w:r w:rsidR="008B0F45">
          <w:rPr>
            <w:webHidden/>
          </w:rPr>
          <w:fldChar w:fldCharType="end"/>
        </w:r>
      </w:hyperlink>
    </w:p>
    <w:p w14:paraId="05449234" w14:textId="0C83CE6B"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9733" w:history="1">
        <w:r w:rsidR="008B0F45" w:rsidRPr="001A402F">
          <w:rPr>
            <w:rStyle w:val="Hyperlink"/>
          </w:rPr>
          <w:t>8.3.</w:t>
        </w:r>
        <w:r w:rsidR="008B0F45">
          <w:rPr>
            <w:rFonts w:asciiTheme="minorHAnsi" w:eastAsiaTheme="minorEastAsia" w:hAnsiTheme="minorHAnsi" w:cstheme="minorBidi"/>
            <w:color w:val="auto"/>
            <w:sz w:val="22"/>
            <w:szCs w:val="22"/>
            <w:lang w:eastAsia="en-US"/>
          </w:rPr>
          <w:tab/>
        </w:r>
        <w:r w:rsidR="008B0F45" w:rsidRPr="001A402F">
          <w:rPr>
            <w:rStyle w:val="Hyperlink"/>
          </w:rPr>
          <w:t>+CMGF Command: Set Message Format</w:t>
        </w:r>
        <w:r w:rsidR="008B0F45">
          <w:rPr>
            <w:webHidden/>
          </w:rPr>
          <w:tab/>
        </w:r>
        <w:r w:rsidR="008B0F45">
          <w:rPr>
            <w:webHidden/>
          </w:rPr>
          <w:fldChar w:fldCharType="begin"/>
        </w:r>
        <w:r w:rsidR="008B0F45">
          <w:rPr>
            <w:webHidden/>
          </w:rPr>
          <w:instrText xml:space="preserve"> PAGEREF _Toc489459733 \h </w:instrText>
        </w:r>
        <w:r w:rsidR="008B0F45">
          <w:rPr>
            <w:webHidden/>
          </w:rPr>
        </w:r>
        <w:r w:rsidR="008B0F45">
          <w:rPr>
            <w:webHidden/>
          </w:rPr>
          <w:fldChar w:fldCharType="separate"/>
        </w:r>
        <w:r w:rsidR="008B0F45">
          <w:rPr>
            <w:webHidden/>
          </w:rPr>
          <w:t>95</w:t>
        </w:r>
        <w:r w:rsidR="008B0F45">
          <w:rPr>
            <w:webHidden/>
          </w:rPr>
          <w:fldChar w:fldCharType="end"/>
        </w:r>
      </w:hyperlink>
    </w:p>
    <w:p w14:paraId="32A97EB4" w14:textId="7364AC8C"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9734" w:history="1">
        <w:r w:rsidR="008B0F45" w:rsidRPr="001A402F">
          <w:rPr>
            <w:rStyle w:val="Hyperlink"/>
          </w:rPr>
          <w:t>8.4.</w:t>
        </w:r>
        <w:r w:rsidR="008B0F45">
          <w:rPr>
            <w:rFonts w:asciiTheme="minorHAnsi" w:eastAsiaTheme="minorEastAsia" w:hAnsiTheme="minorHAnsi" w:cstheme="minorBidi"/>
            <w:color w:val="auto"/>
            <w:sz w:val="22"/>
            <w:szCs w:val="22"/>
            <w:lang w:eastAsia="en-US"/>
          </w:rPr>
          <w:tab/>
        </w:r>
        <w:r w:rsidR="008B0F45" w:rsidRPr="001A402F">
          <w:rPr>
            <w:rStyle w:val="Hyperlink"/>
          </w:rPr>
          <w:t>+CMGL Command: List Messages</w:t>
        </w:r>
        <w:r w:rsidR="008B0F45">
          <w:rPr>
            <w:webHidden/>
          </w:rPr>
          <w:tab/>
        </w:r>
        <w:r w:rsidR="008B0F45">
          <w:rPr>
            <w:webHidden/>
          </w:rPr>
          <w:fldChar w:fldCharType="begin"/>
        </w:r>
        <w:r w:rsidR="008B0F45">
          <w:rPr>
            <w:webHidden/>
          </w:rPr>
          <w:instrText xml:space="preserve"> PAGEREF _Toc489459734 \h </w:instrText>
        </w:r>
        <w:r w:rsidR="008B0F45">
          <w:rPr>
            <w:webHidden/>
          </w:rPr>
        </w:r>
        <w:r w:rsidR="008B0F45">
          <w:rPr>
            <w:webHidden/>
          </w:rPr>
          <w:fldChar w:fldCharType="separate"/>
        </w:r>
        <w:r w:rsidR="008B0F45">
          <w:rPr>
            <w:webHidden/>
          </w:rPr>
          <w:t>96</w:t>
        </w:r>
        <w:r w:rsidR="008B0F45">
          <w:rPr>
            <w:webHidden/>
          </w:rPr>
          <w:fldChar w:fldCharType="end"/>
        </w:r>
      </w:hyperlink>
    </w:p>
    <w:p w14:paraId="2B6E8081" w14:textId="2E8D1D38"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9735" w:history="1">
        <w:r w:rsidR="008B0F45" w:rsidRPr="001A402F">
          <w:rPr>
            <w:rStyle w:val="Hyperlink"/>
          </w:rPr>
          <w:t>8.5.</w:t>
        </w:r>
        <w:r w:rsidR="008B0F45">
          <w:rPr>
            <w:rFonts w:asciiTheme="minorHAnsi" w:eastAsiaTheme="minorEastAsia" w:hAnsiTheme="minorHAnsi" w:cstheme="minorBidi"/>
            <w:color w:val="auto"/>
            <w:sz w:val="22"/>
            <w:szCs w:val="22"/>
            <w:lang w:eastAsia="en-US"/>
          </w:rPr>
          <w:tab/>
        </w:r>
        <w:r w:rsidR="008B0F45" w:rsidRPr="001A402F">
          <w:rPr>
            <w:rStyle w:val="Hyperlink"/>
          </w:rPr>
          <w:t>+CMGR Command: Read Message</w:t>
        </w:r>
        <w:r w:rsidR="008B0F45">
          <w:rPr>
            <w:webHidden/>
          </w:rPr>
          <w:tab/>
        </w:r>
        <w:r w:rsidR="008B0F45">
          <w:rPr>
            <w:webHidden/>
          </w:rPr>
          <w:fldChar w:fldCharType="begin"/>
        </w:r>
        <w:r w:rsidR="008B0F45">
          <w:rPr>
            <w:webHidden/>
          </w:rPr>
          <w:instrText xml:space="preserve"> PAGEREF _Toc489459735 \h </w:instrText>
        </w:r>
        <w:r w:rsidR="008B0F45">
          <w:rPr>
            <w:webHidden/>
          </w:rPr>
        </w:r>
        <w:r w:rsidR="008B0F45">
          <w:rPr>
            <w:webHidden/>
          </w:rPr>
          <w:fldChar w:fldCharType="separate"/>
        </w:r>
        <w:r w:rsidR="008B0F45">
          <w:rPr>
            <w:webHidden/>
          </w:rPr>
          <w:t>96</w:t>
        </w:r>
        <w:r w:rsidR="008B0F45">
          <w:rPr>
            <w:webHidden/>
          </w:rPr>
          <w:fldChar w:fldCharType="end"/>
        </w:r>
      </w:hyperlink>
    </w:p>
    <w:p w14:paraId="4944A8C8" w14:textId="36AEA375"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9736" w:history="1">
        <w:r w:rsidR="008B0F45" w:rsidRPr="001A402F">
          <w:rPr>
            <w:rStyle w:val="Hyperlink"/>
          </w:rPr>
          <w:t>8.6.</w:t>
        </w:r>
        <w:r w:rsidR="008B0F45">
          <w:rPr>
            <w:rFonts w:asciiTheme="minorHAnsi" w:eastAsiaTheme="minorEastAsia" w:hAnsiTheme="minorHAnsi" w:cstheme="minorBidi"/>
            <w:color w:val="auto"/>
            <w:sz w:val="22"/>
            <w:szCs w:val="22"/>
            <w:lang w:eastAsia="en-US"/>
          </w:rPr>
          <w:tab/>
        </w:r>
        <w:r w:rsidR="008B0F45" w:rsidRPr="001A402F">
          <w:rPr>
            <w:rStyle w:val="Hyperlink"/>
          </w:rPr>
          <w:t>+CMGS Command: Send Message</w:t>
        </w:r>
        <w:r w:rsidR="008B0F45">
          <w:rPr>
            <w:webHidden/>
          </w:rPr>
          <w:tab/>
        </w:r>
        <w:r w:rsidR="008B0F45">
          <w:rPr>
            <w:webHidden/>
          </w:rPr>
          <w:fldChar w:fldCharType="begin"/>
        </w:r>
        <w:r w:rsidR="008B0F45">
          <w:rPr>
            <w:webHidden/>
          </w:rPr>
          <w:instrText xml:space="preserve"> PAGEREF _Toc489459736 \h </w:instrText>
        </w:r>
        <w:r w:rsidR="008B0F45">
          <w:rPr>
            <w:webHidden/>
          </w:rPr>
        </w:r>
        <w:r w:rsidR="008B0F45">
          <w:rPr>
            <w:webHidden/>
          </w:rPr>
          <w:fldChar w:fldCharType="separate"/>
        </w:r>
        <w:r w:rsidR="008B0F45">
          <w:rPr>
            <w:webHidden/>
          </w:rPr>
          <w:t>97</w:t>
        </w:r>
        <w:r w:rsidR="008B0F45">
          <w:rPr>
            <w:webHidden/>
          </w:rPr>
          <w:fldChar w:fldCharType="end"/>
        </w:r>
      </w:hyperlink>
    </w:p>
    <w:p w14:paraId="6A0BEB47" w14:textId="5986F408"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9737" w:history="1">
        <w:r w:rsidR="008B0F45" w:rsidRPr="001A402F">
          <w:rPr>
            <w:rStyle w:val="Hyperlink"/>
          </w:rPr>
          <w:t>8.7.</w:t>
        </w:r>
        <w:r w:rsidR="008B0F45">
          <w:rPr>
            <w:rFonts w:asciiTheme="minorHAnsi" w:eastAsiaTheme="minorEastAsia" w:hAnsiTheme="minorHAnsi" w:cstheme="minorBidi"/>
            <w:color w:val="auto"/>
            <w:sz w:val="22"/>
            <w:szCs w:val="22"/>
            <w:lang w:eastAsia="en-US"/>
          </w:rPr>
          <w:tab/>
        </w:r>
        <w:r w:rsidR="008B0F45" w:rsidRPr="001A402F">
          <w:rPr>
            <w:rStyle w:val="Hyperlink"/>
          </w:rPr>
          <w:t>+CMGW Command: Write Message to Memory</w:t>
        </w:r>
        <w:r w:rsidR="008B0F45">
          <w:rPr>
            <w:webHidden/>
          </w:rPr>
          <w:tab/>
        </w:r>
        <w:r w:rsidR="008B0F45">
          <w:rPr>
            <w:webHidden/>
          </w:rPr>
          <w:fldChar w:fldCharType="begin"/>
        </w:r>
        <w:r w:rsidR="008B0F45">
          <w:rPr>
            <w:webHidden/>
          </w:rPr>
          <w:instrText xml:space="preserve"> PAGEREF _Toc489459737 \h </w:instrText>
        </w:r>
        <w:r w:rsidR="008B0F45">
          <w:rPr>
            <w:webHidden/>
          </w:rPr>
        </w:r>
        <w:r w:rsidR="008B0F45">
          <w:rPr>
            <w:webHidden/>
          </w:rPr>
          <w:fldChar w:fldCharType="separate"/>
        </w:r>
        <w:r w:rsidR="008B0F45">
          <w:rPr>
            <w:webHidden/>
          </w:rPr>
          <w:t>98</w:t>
        </w:r>
        <w:r w:rsidR="008B0F45">
          <w:rPr>
            <w:webHidden/>
          </w:rPr>
          <w:fldChar w:fldCharType="end"/>
        </w:r>
      </w:hyperlink>
    </w:p>
    <w:p w14:paraId="664DEED6" w14:textId="32661B2A"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9738" w:history="1">
        <w:r w:rsidR="008B0F45" w:rsidRPr="001A402F">
          <w:rPr>
            <w:rStyle w:val="Hyperlink"/>
          </w:rPr>
          <w:t>8.8.</w:t>
        </w:r>
        <w:r w:rsidR="008B0F45">
          <w:rPr>
            <w:rFonts w:asciiTheme="minorHAnsi" w:eastAsiaTheme="minorEastAsia" w:hAnsiTheme="minorHAnsi" w:cstheme="minorBidi"/>
            <w:color w:val="auto"/>
            <w:sz w:val="22"/>
            <w:szCs w:val="22"/>
            <w:lang w:eastAsia="en-US"/>
          </w:rPr>
          <w:tab/>
        </w:r>
        <w:r w:rsidR="008B0F45" w:rsidRPr="001A402F">
          <w:rPr>
            <w:rStyle w:val="Hyperlink"/>
          </w:rPr>
          <w:t>+CMSS Command: Send Message from Storage</w:t>
        </w:r>
        <w:r w:rsidR="008B0F45">
          <w:rPr>
            <w:webHidden/>
          </w:rPr>
          <w:tab/>
        </w:r>
        <w:r w:rsidR="008B0F45">
          <w:rPr>
            <w:webHidden/>
          </w:rPr>
          <w:fldChar w:fldCharType="begin"/>
        </w:r>
        <w:r w:rsidR="008B0F45">
          <w:rPr>
            <w:webHidden/>
          </w:rPr>
          <w:instrText xml:space="preserve"> PAGEREF _Toc489459738 \h </w:instrText>
        </w:r>
        <w:r w:rsidR="008B0F45">
          <w:rPr>
            <w:webHidden/>
          </w:rPr>
        </w:r>
        <w:r w:rsidR="008B0F45">
          <w:rPr>
            <w:webHidden/>
          </w:rPr>
          <w:fldChar w:fldCharType="separate"/>
        </w:r>
        <w:r w:rsidR="008B0F45">
          <w:rPr>
            <w:webHidden/>
          </w:rPr>
          <w:t>99</w:t>
        </w:r>
        <w:r w:rsidR="008B0F45">
          <w:rPr>
            <w:webHidden/>
          </w:rPr>
          <w:fldChar w:fldCharType="end"/>
        </w:r>
      </w:hyperlink>
    </w:p>
    <w:p w14:paraId="56D08519" w14:textId="273F9CA7"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9739" w:history="1">
        <w:r w:rsidR="008B0F45" w:rsidRPr="001A402F">
          <w:rPr>
            <w:rStyle w:val="Hyperlink"/>
          </w:rPr>
          <w:t>8.9.</w:t>
        </w:r>
        <w:r w:rsidR="008B0F45">
          <w:rPr>
            <w:rFonts w:asciiTheme="minorHAnsi" w:eastAsiaTheme="minorEastAsia" w:hAnsiTheme="minorHAnsi" w:cstheme="minorBidi"/>
            <w:color w:val="auto"/>
            <w:sz w:val="22"/>
            <w:szCs w:val="22"/>
            <w:lang w:eastAsia="en-US"/>
          </w:rPr>
          <w:tab/>
        </w:r>
        <w:r w:rsidR="008B0F45" w:rsidRPr="001A402F">
          <w:rPr>
            <w:rStyle w:val="Hyperlink"/>
          </w:rPr>
          <w:t>+CNMI Command: New Message Indication</w:t>
        </w:r>
        <w:r w:rsidR="008B0F45">
          <w:rPr>
            <w:webHidden/>
          </w:rPr>
          <w:tab/>
        </w:r>
        <w:r w:rsidR="008B0F45">
          <w:rPr>
            <w:webHidden/>
          </w:rPr>
          <w:fldChar w:fldCharType="begin"/>
        </w:r>
        <w:r w:rsidR="008B0F45">
          <w:rPr>
            <w:webHidden/>
          </w:rPr>
          <w:instrText xml:space="preserve"> PAGEREF _Toc489459739 \h </w:instrText>
        </w:r>
        <w:r w:rsidR="008B0F45">
          <w:rPr>
            <w:webHidden/>
          </w:rPr>
        </w:r>
        <w:r w:rsidR="008B0F45">
          <w:rPr>
            <w:webHidden/>
          </w:rPr>
          <w:fldChar w:fldCharType="separate"/>
        </w:r>
        <w:r w:rsidR="008B0F45">
          <w:rPr>
            <w:webHidden/>
          </w:rPr>
          <w:t>99</w:t>
        </w:r>
        <w:r w:rsidR="008B0F45">
          <w:rPr>
            <w:webHidden/>
          </w:rPr>
          <w:fldChar w:fldCharType="end"/>
        </w:r>
      </w:hyperlink>
    </w:p>
    <w:p w14:paraId="188EE581" w14:textId="3FE7CB3E"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9783" w:history="1">
        <w:r w:rsidR="008B0F45" w:rsidRPr="001A402F">
          <w:rPr>
            <w:rStyle w:val="Hyperlink"/>
          </w:rPr>
          <w:t>8.10.</w:t>
        </w:r>
        <w:r w:rsidR="008B0F45">
          <w:rPr>
            <w:rFonts w:asciiTheme="minorHAnsi" w:eastAsiaTheme="minorEastAsia" w:hAnsiTheme="minorHAnsi" w:cstheme="minorBidi"/>
            <w:color w:val="auto"/>
            <w:sz w:val="22"/>
            <w:szCs w:val="22"/>
            <w:lang w:eastAsia="en-US"/>
          </w:rPr>
          <w:tab/>
        </w:r>
        <w:r w:rsidR="008B0F45" w:rsidRPr="001A402F">
          <w:rPr>
            <w:rStyle w:val="Hyperlink"/>
          </w:rPr>
          <w:t>+CSCA Command: Service Center Address</w:t>
        </w:r>
        <w:r w:rsidR="008B0F45">
          <w:rPr>
            <w:webHidden/>
          </w:rPr>
          <w:tab/>
        </w:r>
        <w:r w:rsidR="008B0F45">
          <w:rPr>
            <w:webHidden/>
          </w:rPr>
          <w:fldChar w:fldCharType="begin"/>
        </w:r>
        <w:r w:rsidR="008B0F45">
          <w:rPr>
            <w:webHidden/>
          </w:rPr>
          <w:instrText xml:space="preserve"> PAGEREF _Toc489459783 \h </w:instrText>
        </w:r>
        <w:r w:rsidR="008B0F45">
          <w:rPr>
            <w:webHidden/>
          </w:rPr>
        </w:r>
        <w:r w:rsidR="008B0F45">
          <w:rPr>
            <w:webHidden/>
          </w:rPr>
          <w:fldChar w:fldCharType="separate"/>
        </w:r>
        <w:r w:rsidR="008B0F45">
          <w:rPr>
            <w:webHidden/>
          </w:rPr>
          <w:t>101</w:t>
        </w:r>
        <w:r w:rsidR="008B0F45">
          <w:rPr>
            <w:webHidden/>
          </w:rPr>
          <w:fldChar w:fldCharType="end"/>
        </w:r>
      </w:hyperlink>
    </w:p>
    <w:p w14:paraId="3D073C09" w14:textId="220EAEE5"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9784" w:history="1">
        <w:r w:rsidR="008B0F45" w:rsidRPr="001A402F">
          <w:rPr>
            <w:rStyle w:val="Hyperlink"/>
          </w:rPr>
          <w:t>8.11.</w:t>
        </w:r>
        <w:r w:rsidR="008B0F45">
          <w:rPr>
            <w:rFonts w:asciiTheme="minorHAnsi" w:eastAsiaTheme="minorEastAsia" w:hAnsiTheme="minorHAnsi" w:cstheme="minorBidi"/>
            <w:color w:val="auto"/>
            <w:sz w:val="22"/>
            <w:szCs w:val="22"/>
            <w:lang w:eastAsia="en-US"/>
          </w:rPr>
          <w:tab/>
        </w:r>
        <w:r w:rsidR="008B0F45" w:rsidRPr="001A402F">
          <w:rPr>
            <w:rStyle w:val="Hyperlink"/>
          </w:rPr>
          <w:t>+CSMP Command: Set Text Mode Parameters</w:t>
        </w:r>
        <w:r w:rsidR="008B0F45">
          <w:rPr>
            <w:webHidden/>
          </w:rPr>
          <w:tab/>
        </w:r>
        <w:r w:rsidR="008B0F45">
          <w:rPr>
            <w:webHidden/>
          </w:rPr>
          <w:fldChar w:fldCharType="begin"/>
        </w:r>
        <w:r w:rsidR="008B0F45">
          <w:rPr>
            <w:webHidden/>
          </w:rPr>
          <w:instrText xml:space="preserve"> PAGEREF _Toc489459784 \h </w:instrText>
        </w:r>
        <w:r w:rsidR="008B0F45">
          <w:rPr>
            <w:webHidden/>
          </w:rPr>
        </w:r>
        <w:r w:rsidR="008B0F45">
          <w:rPr>
            <w:webHidden/>
          </w:rPr>
          <w:fldChar w:fldCharType="separate"/>
        </w:r>
        <w:r w:rsidR="008B0F45">
          <w:rPr>
            <w:webHidden/>
          </w:rPr>
          <w:t>101</w:t>
        </w:r>
        <w:r w:rsidR="008B0F45">
          <w:rPr>
            <w:webHidden/>
          </w:rPr>
          <w:fldChar w:fldCharType="end"/>
        </w:r>
      </w:hyperlink>
    </w:p>
    <w:p w14:paraId="59970B9F" w14:textId="3B07BCE6"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9785" w:history="1">
        <w:r w:rsidR="008B0F45" w:rsidRPr="001A402F">
          <w:rPr>
            <w:rStyle w:val="Hyperlink"/>
          </w:rPr>
          <w:t>8.12.</w:t>
        </w:r>
        <w:r w:rsidR="008B0F45">
          <w:rPr>
            <w:rFonts w:asciiTheme="minorHAnsi" w:eastAsiaTheme="minorEastAsia" w:hAnsiTheme="minorHAnsi" w:cstheme="minorBidi"/>
            <w:color w:val="auto"/>
            <w:sz w:val="22"/>
            <w:szCs w:val="22"/>
            <w:lang w:eastAsia="en-US"/>
          </w:rPr>
          <w:tab/>
        </w:r>
        <w:r w:rsidR="008B0F45" w:rsidRPr="001A402F">
          <w:rPr>
            <w:rStyle w:val="Hyperlink"/>
          </w:rPr>
          <w:t>+CSMS Command: Select Message Service</w:t>
        </w:r>
        <w:r w:rsidR="008B0F45">
          <w:rPr>
            <w:webHidden/>
          </w:rPr>
          <w:tab/>
        </w:r>
        <w:r w:rsidR="008B0F45">
          <w:rPr>
            <w:webHidden/>
          </w:rPr>
          <w:fldChar w:fldCharType="begin"/>
        </w:r>
        <w:r w:rsidR="008B0F45">
          <w:rPr>
            <w:webHidden/>
          </w:rPr>
          <w:instrText xml:space="preserve"> PAGEREF _Toc489459785 \h </w:instrText>
        </w:r>
        <w:r w:rsidR="008B0F45">
          <w:rPr>
            <w:webHidden/>
          </w:rPr>
        </w:r>
        <w:r w:rsidR="008B0F45">
          <w:rPr>
            <w:webHidden/>
          </w:rPr>
          <w:fldChar w:fldCharType="separate"/>
        </w:r>
        <w:r w:rsidR="008B0F45">
          <w:rPr>
            <w:webHidden/>
          </w:rPr>
          <w:t>102</w:t>
        </w:r>
        <w:r w:rsidR="008B0F45">
          <w:rPr>
            <w:webHidden/>
          </w:rPr>
          <w:fldChar w:fldCharType="end"/>
        </w:r>
      </w:hyperlink>
    </w:p>
    <w:p w14:paraId="12A5B140" w14:textId="327B0FC4"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9786" w:history="1">
        <w:r w:rsidR="008B0F45" w:rsidRPr="001A402F">
          <w:rPr>
            <w:rStyle w:val="Hyperlink"/>
          </w:rPr>
          <w:t>8.13.</w:t>
        </w:r>
        <w:r w:rsidR="008B0F45">
          <w:rPr>
            <w:rFonts w:asciiTheme="minorHAnsi" w:eastAsiaTheme="minorEastAsia" w:hAnsiTheme="minorHAnsi" w:cstheme="minorBidi"/>
            <w:color w:val="auto"/>
            <w:sz w:val="22"/>
            <w:szCs w:val="22"/>
            <w:lang w:eastAsia="en-US"/>
          </w:rPr>
          <w:tab/>
        </w:r>
        <w:r w:rsidR="008B0F45" w:rsidRPr="001A402F">
          <w:rPr>
            <w:rStyle w:val="Hyperlink"/>
          </w:rPr>
          <w:t>+CPMS Command: Preferred Message Storage</w:t>
        </w:r>
        <w:r w:rsidR="008B0F45">
          <w:rPr>
            <w:webHidden/>
          </w:rPr>
          <w:tab/>
        </w:r>
        <w:r w:rsidR="008B0F45">
          <w:rPr>
            <w:webHidden/>
          </w:rPr>
          <w:fldChar w:fldCharType="begin"/>
        </w:r>
        <w:r w:rsidR="008B0F45">
          <w:rPr>
            <w:webHidden/>
          </w:rPr>
          <w:instrText xml:space="preserve"> PAGEREF _Toc489459786 \h </w:instrText>
        </w:r>
        <w:r w:rsidR="008B0F45">
          <w:rPr>
            <w:webHidden/>
          </w:rPr>
        </w:r>
        <w:r w:rsidR="008B0F45">
          <w:rPr>
            <w:webHidden/>
          </w:rPr>
          <w:fldChar w:fldCharType="separate"/>
        </w:r>
        <w:r w:rsidR="008B0F45">
          <w:rPr>
            <w:webHidden/>
          </w:rPr>
          <w:t>103</w:t>
        </w:r>
        <w:r w:rsidR="008B0F45">
          <w:rPr>
            <w:webHidden/>
          </w:rPr>
          <w:fldChar w:fldCharType="end"/>
        </w:r>
      </w:hyperlink>
    </w:p>
    <w:p w14:paraId="798D9999" w14:textId="248B651B"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9787" w:history="1">
        <w:r w:rsidR="008B0F45" w:rsidRPr="001A402F">
          <w:rPr>
            <w:rStyle w:val="Hyperlink"/>
          </w:rPr>
          <w:t>8.14.</w:t>
        </w:r>
        <w:r w:rsidR="008B0F45">
          <w:rPr>
            <w:rFonts w:asciiTheme="minorHAnsi" w:eastAsiaTheme="minorEastAsia" w:hAnsiTheme="minorHAnsi" w:cstheme="minorBidi"/>
            <w:color w:val="auto"/>
            <w:sz w:val="22"/>
            <w:szCs w:val="22"/>
            <w:lang w:eastAsia="en-US"/>
          </w:rPr>
          <w:tab/>
        </w:r>
        <w:r w:rsidR="008B0F45" w:rsidRPr="001A402F">
          <w:rPr>
            <w:rStyle w:val="Hyperlink"/>
          </w:rPr>
          <w:t>+CSDH Command: Show Text Mode Parameters</w:t>
        </w:r>
        <w:r w:rsidR="008B0F45">
          <w:rPr>
            <w:webHidden/>
          </w:rPr>
          <w:tab/>
        </w:r>
        <w:r w:rsidR="008B0F45">
          <w:rPr>
            <w:webHidden/>
          </w:rPr>
          <w:fldChar w:fldCharType="begin"/>
        </w:r>
        <w:r w:rsidR="008B0F45">
          <w:rPr>
            <w:webHidden/>
          </w:rPr>
          <w:instrText xml:space="preserve"> PAGEREF _Toc489459787 \h </w:instrText>
        </w:r>
        <w:r w:rsidR="008B0F45">
          <w:rPr>
            <w:webHidden/>
          </w:rPr>
        </w:r>
        <w:r w:rsidR="008B0F45">
          <w:rPr>
            <w:webHidden/>
          </w:rPr>
          <w:fldChar w:fldCharType="separate"/>
        </w:r>
        <w:r w:rsidR="008B0F45">
          <w:rPr>
            <w:webHidden/>
          </w:rPr>
          <w:t>103</w:t>
        </w:r>
        <w:r w:rsidR="008B0F45">
          <w:rPr>
            <w:webHidden/>
          </w:rPr>
          <w:fldChar w:fldCharType="end"/>
        </w:r>
      </w:hyperlink>
    </w:p>
    <w:p w14:paraId="484A6902" w14:textId="7A2D52CB" w:rsidR="008B0F45" w:rsidRDefault="00D75B97">
      <w:pPr>
        <w:pStyle w:val="TOC1"/>
        <w:rPr>
          <w:rFonts w:asciiTheme="minorHAnsi" w:eastAsiaTheme="minorEastAsia" w:hAnsiTheme="minorHAnsi" w:cstheme="minorBidi"/>
          <w:b w:val="0"/>
          <w:bCs w:val="0"/>
          <w:caps w:val="0"/>
          <w:color w:val="auto"/>
          <w:sz w:val="22"/>
          <w:szCs w:val="22"/>
          <w:lang w:eastAsia="en-US"/>
        </w:rPr>
      </w:pPr>
      <w:hyperlink w:anchor="_Toc489459788" w:history="1">
        <w:r w:rsidR="008B0F45" w:rsidRPr="001A402F">
          <w:rPr>
            <w:rStyle w:val="Hyperlink"/>
          </w:rPr>
          <w:t>9.</w:t>
        </w:r>
        <w:r w:rsidR="008B0F45">
          <w:rPr>
            <w:rFonts w:asciiTheme="minorHAnsi" w:eastAsiaTheme="minorEastAsia" w:hAnsiTheme="minorHAnsi" w:cstheme="minorBidi"/>
            <w:b w:val="0"/>
            <w:bCs w:val="0"/>
            <w:caps w:val="0"/>
            <w:color w:val="auto"/>
            <w:sz w:val="22"/>
            <w:szCs w:val="22"/>
            <w:lang w:eastAsia="en-US"/>
          </w:rPr>
          <w:tab/>
        </w:r>
        <w:r w:rsidR="008B0F45" w:rsidRPr="001A402F">
          <w:rPr>
            <w:rStyle w:val="Hyperlink"/>
          </w:rPr>
          <w:t>Packet Domain Commands</w:t>
        </w:r>
        <w:r w:rsidR="008B0F45">
          <w:rPr>
            <w:webHidden/>
          </w:rPr>
          <w:tab/>
        </w:r>
        <w:r w:rsidR="008B0F45">
          <w:rPr>
            <w:webHidden/>
          </w:rPr>
          <w:fldChar w:fldCharType="begin"/>
        </w:r>
        <w:r w:rsidR="008B0F45">
          <w:rPr>
            <w:webHidden/>
          </w:rPr>
          <w:instrText xml:space="preserve"> PAGEREF _Toc489459788 \h </w:instrText>
        </w:r>
        <w:r w:rsidR="008B0F45">
          <w:rPr>
            <w:webHidden/>
          </w:rPr>
        </w:r>
        <w:r w:rsidR="008B0F45">
          <w:rPr>
            <w:webHidden/>
          </w:rPr>
          <w:fldChar w:fldCharType="separate"/>
        </w:r>
        <w:r w:rsidR="008B0F45">
          <w:rPr>
            <w:webHidden/>
          </w:rPr>
          <w:t>106</w:t>
        </w:r>
        <w:r w:rsidR="008B0F45">
          <w:rPr>
            <w:webHidden/>
          </w:rPr>
          <w:fldChar w:fldCharType="end"/>
        </w:r>
      </w:hyperlink>
    </w:p>
    <w:p w14:paraId="69AB5741" w14:textId="5BECAD67"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9789" w:history="1">
        <w:r w:rsidR="008B0F45" w:rsidRPr="001A402F">
          <w:rPr>
            <w:rStyle w:val="Hyperlink"/>
          </w:rPr>
          <w:t>9.1.</w:t>
        </w:r>
        <w:r w:rsidR="008B0F45">
          <w:rPr>
            <w:rFonts w:asciiTheme="minorHAnsi" w:eastAsiaTheme="minorEastAsia" w:hAnsiTheme="minorHAnsi" w:cstheme="minorBidi"/>
            <w:color w:val="auto"/>
            <w:sz w:val="22"/>
            <w:szCs w:val="22"/>
            <w:lang w:eastAsia="en-US"/>
          </w:rPr>
          <w:tab/>
        </w:r>
        <w:r w:rsidR="008B0F45" w:rsidRPr="001A402F">
          <w:rPr>
            <w:rStyle w:val="Hyperlink"/>
          </w:rPr>
          <w:t>+CGATT Command: PS Attach or Detach</w:t>
        </w:r>
        <w:r w:rsidR="008B0F45">
          <w:rPr>
            <w:webHidden/>
          </w:rPr>
          <w:tab/>
        </w:r>
        <w:r w:rsidR="008B0F45">
          <w:rPr>
            <w:webHidden/>
          </w:rPr>
          <w:fldChar w:fldCharType="begin"/>
        </w:r>
        <w:r w:rsidR="008B0F45">
          <w:rPr>
            <w:webHidden/>
          </w:rPr>
          <w:instrText xml:space="preserve"> PAGEREF _Toc489459789 \h </w:instrText>
        </w:r>
        <w:r w:rsidR="008B0F45">
          <w:rPr>
            <w:webHidden/>
          </w:rPr>
        </w:r>
        <w:r w:rsidR="008B0F45">
          <w:rPr>
            <w:webHidden/>
          </w:rPr>
          <w:fldChar w:fldCharType="separate"/>
        </w:r>
        <w:r w:rsidR="008B0F45">
          <w:rPr>
            <w:webHidden/>
          </w:rPr>
          <w:t>106</w:t>
        </w:r>
        <w:r w:rsidR="008B0F45">
          <w:rPr>
            <w:webHidden/>
          </w:rPr>
          <w:fldChar w:fldCharType="end"/>
        </w:r>
      </w:hyperlink>
    </w:p>
    <w:p w14:paraId="6D3F372C" w14:textId="60596C07"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9790" w:history="1">
        <w:r w:rsidR="008B0F45" w:rsidRPr="001A402F">
          <w:rPr>
            <w:rStyle w:val="Hyperlink"/>
          </w:rPr>
          <w:t>9.2.</w:t>
        </w:r>
        <w:r w:rsidR="008B0F45">
          <w:rPr>
            <w:rFonts w:asciiTheme="minorHAnsi" w:eastAsiaTheme="minorEastAsia" w:hAnsiTheme="minorHAnsi" w:cstheme="minorBidi"/>
            <w:color w:val="auto"/>
            <w:sz w:val="22"/>
            <w:szCs w:val="22"/>
            <w:lang w:eastAsia="en-US"/>
          </w:rPr>
          <w:tab/>
        </w:r>
        <w:r w:rsidR="008B0F45" w:rsidRPr="001A402F">
          <w:rPr>
            <w:rStyle w:val="Hyperlink"/>
          </w:rPr>
          <w:t>+CGACT Command: Activate or Deactivate PDP Context</w:t>
        </w:r>
        <w:r w:rsidR="008B0F45">
          <w:rPr>
            <w:webHidden/>
          </w:rPr>
          <w:tab/>
        </w:r>
        <w:r w:rsidR="008B0F45">
          <w:rPr>
            <w:webHidden/>
          </w:rPr>
          <w:fldChar w:fldCharType="begin"/>
        </w:r>
        <w:r w:rsidR="008B0F45">
          <w:rPr>
            <w:webHidden/>
          </w:rPr>
          <w:instrText xml:space="preserve"> PAGEREF _Toc489459790 \h </w:instrText>
        </w:r>
        <w:r w:rsidR="008B0F45">
          <w:rPr>
            <w:webHidden/>
          </w:rPr>
        </w:r>
        <w:r w:rsidR="008B0F45">
          <w:rPr>
            <w:webHidden/>
          </w:rPr>
          <w:fldChar w:fldCharType="separate"/>
        </w:r>
        <w:r w:rsidR="008B0F45">
          <w:rPr>
            <w:webHidden/>
          </w:rPr>
          <w:t>106</w:t>
        </w:r>
        <w:r w:rsidR="008B0F45">
          <w:rPr>
            <w:webHidden/>
          </w:rPr>
          <w:fldChar w:fldCharType="end"/>
        </w:r>
      </w:hyperlink>
    </w:p>
    <w:p w14:paraId="2D3475AB" w14:textId="1141E723"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9829" w:history="1">
        <w:r w:rsidR="008B0F45" w:rsidRPr="001A402F">
          <w:rPr>
            <w:rStyle w:val="Hyperlink"/>
          </w:rPr>
          <w:t>9.3.</w:t>
        </w:r>
        <w:r w:rsidR="008B0F45">
          <w:rPr>
            <w:rFonts w:asciiTheme="minorHAnsi" w:eastAsiaTheme="minorEastAsia" w:hAnsiTheme="minorHAnsi" w:cstheme="minorBidi"/>
            <w:color w:val="auto"/>
            <w:sz w:val="22"/>
            <w:szCs w:val="22"/>
            <w:lang w:eastAsia="en-US"/>
          </w:rPr>
          <w:tab/>
        </w:r>
        <w:r w:rsidR="008B0F45" w:rsidRPr="001A402F">
          <w:rPr>
            <w:rStyle w:val="Hyperlink"/>
          </w:rPr>
          <w:t>+CGCMOD Command: Modify PDP Context</w:t>
        </w:r>
        <w:r w:rsidR="008B0F45">
          <w:rPr>
            <w:webHidden/>
          </w:rPr>
          <w:tab/>
        </w:r>
        <w:r w:rsidR="008B0F45">
          <w:rPr>
            <w:webHidden/>
          </w:rPr>
          <w:fldChar w:fldCharType="begin"/>
        </w:r>
        <w:r w:rsidR="008B0F45">
          <w:rPr>
            <w:webHidden/>
          </w:rPr>
          <w:instrText xml:space="preserve"> PAGEREF _Toc489459829 \h </w:instrText>
        </w:r>
        <w:r w:rsidR="008B0F45">
          <w:rPr>
            <w:webHidden/>
          </w:rPr>
        </w:r>
        <w:r w:rsidR="008B0F45">
          <w:rPr>
            <w:webHidden/>
          </w:rPr>
          <w:fldChar w:fldCharType="separate"/>
        </w:r>
        <w:r w:rsidR="008B0F45">
          <w:rPr>
            <w:webHidden/>
          </w:rPr>
          <w:t>107</w:t>
        </w:r>
        <w:r w:rsidR="008B0F45">
          <w:rPr>
            <w:webHidden/>
          </w:rPr>
          <w:fldChar w:fldCharType="end"/>
        </w:r>
      </w:hyperlink>
    </w:p>
    <w:p w14:paraId="5092DD23" w14:textId="6187BB99"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9830" w:history="1">
        <w:r w:rsidR="008B0F45" w:rsidRPr="001A402F">
          <w:rPr>
            <w:rStyle w:val="Hyperlink"/>
          </w:rPr>
          <w:t>9.4.</w:t>
        </w:r>
        <w:r w:rsidR="008B0F45">
          <w:rPr>
            <w:rFonts w:asciiTheme="minorHAnsi" w:eastAsiaTheme="minorEastAsia" w:hAnsiTheme="minorHAnsi" w:cstheme="minorBidi"/>
            <w:color w:val="auto"/>
            <w:sz w:val="22"/>
            <w:szCs w:val="22"/>
            <w:lang w:eastAsia="en-US"/>
          </w:rPr>
          <w:tab/>
        </w:r>
        <w:r w:rsidR="008B0F45" w:rsidRPr="001A402F">
          <w:rPr>
            <w:rStyle w:val="Hyperlink"/>
          </w:rPr>
          <w:t>+CGTFT Command: Traffic Flow Template</w:t>
        </w:r>
        <w:r w:rsidR="008B0F45">
          <w:rPr>
            <w:webHidden/>
          </w:rPr>
          <w:tab/>
        </w:r>
        <w:r w:rsidR="008B0F45">
          <w:rPr>
            <w:webHidden/>
          </w:rPr>
          <w:fldChar w:fldCharType="begin"/>
        </w:r>
        <w:r w:rsidR="008B0F45">
          <w:rPr>
            <w:webHidden/>
          </w:rPr>
          <w:instrText xml:space="preserve"> PAGEREF _Toc489459830 \h </w:instrText>
        </w:r>
        <w:r w:rsidR="008B0F45">
          <w:rPr>
            <w:webHidden/>
          </w:rPr>
        </w:r>
        <w:r w:rsidR="008B0F45">
          <w:rPr>
            <w:webHidden/>
          </w:rPr>
          <w:fldChar w:fldCharType="separate"/>
        </w:r>
        <w:r w:rsidR="008B0F45">
          <w:rPr>
            <w:webHidden/>
          </w:rPr>
          <w:t>108</w:t>
        </w:r>
        <w:r w:rsidR="008B0F45">
          <w:rPr>
            <w:webHidden/>
          </w:rPr>
          <w:fldChar w:fldCharType="end"/>
        </w:r>
      </w:hyperlink>
    </w:p>
    <w:p w14:paraId="2D3A7483" w14:textId="4FB24D24"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9877" w:history="1">
        <w:r w:rsidR="008B0F45" w:rsidRPr="001A402F">
          <w:rPr>
            <w:rStyle w:val="Hyperlink"/>
          </w:rPr>
          <w:t>9.5.</w:t>
        </w:r>
        <w:r w:rsidR="008B0F45">
          <w:rPr>
            <w:rFonts w:asciiTheme="minorHAnsi" w:eastAsiaTheme="minorEastAsia" w:hAnsiTheme="minorHAnsi" w:cstheme="minorBidi"/>
            <w:color w:val="auto"/>
            <w:sz w:val="22"/>
            <w:szCs w:val="22"/>
            <w:lang w:eastAsia="en-US"/>
          </w:rPr>
          <w:tab/>
        </w:r>
        <w:r w:rsidR="008B0F45" w:rsidRPr="001A402F">
          <w:rPr>
            <w:rStyle w:val="Hyperlink"/>
          </w:rPr>
          <w:t>+CGDCONT Command: Define PDP Context</w:t>
        </w:r>
        <w:r w:rsidR="008B0F45">
          <w:rPr>
            <w:webHidden/>
          </w:rPr>
          <w:tab/>
        </w:r>
        <w:r w:rsidR="008B0F45">
          <w:rPr>
            <w:webHidden/>
          </w:rPr>
          <w:fldChar w:fldCharType="begin"/>
        </w:r>
        <w:r w:rsidR="008B0F45">
          <w:rPr>
            <w:webHidden/>
          </w:rPr>
          <w:instrText xml:space="preserve"> PAGEREF _Toc489459877 \h </w:instrText>
        </w:r>
        <w:r w:rsidR="008B0F45">
          <w:rPr>
            <w:webHidden/>
          </w:rPr>
        </w:r>
        <w:r w:rsidR="008B0F45">
          <w:rPr>
            <w:webHidden/>
          </w:rPr>
          <w:fldChar w:fldCharType="separate"/>
        </w:r>
        <w:r w:rsidR="008B0F45">
          <w:rPr>
            <w:webHidden/>
          </w:rPr>
          <w:t>109</w:t>
        </w:r>
        <w:r w:rsidR="008B0F45">
          <w:rPr>
            <w:webHidden/>
          </w:rPr>
          <w:fldChar w:fldCharType="end"/>
        </w:r>
      </w:hyperlink>
    </w:p>
    <w:p w14:paraId="3694958A" w14:textId="50E59BF8"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59878" w:history="1">
        <w:r w:rsidR="008B0F45" w:rsidRPr="001A402F">
          <w:rPr>
            <w:rStyle w:val="Hyperlink"/>
          </w:rPr>
          <w:t>9.6.</w:t>
        </w:r>
        <w:r w:rsidR="008B0F45">
          <w:rPr>
            <w:rFonts w:asciiTheme="minorHAnsi" w:eastAsiaTheme="minorEastAsia" w:hAnsiTheme="minorHAnsi" w:cstheme="minorBidi"/>
            <w:color w:val="auto"/>
            <w:sz w:val="22"/>
            <w:szCs w:val="22"/>
            <w:lang w:eastAsia="en-US"/>
          </w:rPr>
          <w:tab/>
        </w:r>
        <w:r w:rsidR="008B0F45" w:rsidRPr="001A402F">
          <w:rPr>
            <w:rStyle w:val="Hyperlink"/>
          </w:rPr>
          <w:t>+CGDSCONT Command: Define Secondary PDP Context</w:t>
        </w:r>
        <w:r w:rsidR="008B0F45">
          <w:rPr>
            <w:webHidden/>
          </w:rPr>
          <w:tab/>
        </w:r>
        <w:r w:rsidR="008B0F45">
          <w:rPr>
            <w:webHidden/>
          </w:rPr>
          <w:fldChar w:fldCharType="begin"/>
        </w:r>
        <w:r w:rsidR="008B0F45">
          <w:rPr>
            <w:webHidden/>
          </w:rPr>
          <w:instrText xml:space="preserve"> PAGEREF _Toc489459878 \h </w:instrText>
        </w:r>
        <w:r w:rsidR="008B0F45">
          <w:rPr>
            <w:webHidden/>
          </w:rPr>
        </w:r>
        <w:r w:rsidR="008B0F45">
          <w:rPr>
            <w:webHidden/>
          </w:rPr>
          <w:fldChar w:fldCharType="separate"/>
        </w:r>
        <w:r w:rsidR="008B0F45">
          <w:rPr>
            <w:webHidden/>
          </w:rPr>
          <w:t>112</w:t>
        </w:r>
        <w:r w:rsidR="008B0F45">
          <w:rPr>
            <w:webHidden/>
          </w:rPr>
          <w:fldChar w:fldCharType="end"/>
        </w:r>
      </w:hyperlink>
    </w:p>
    <w:p w14:paraId="7D39A1B3" w14:textId="149F07EF"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60316" w:history="1">
        <w:r w:rsidR="008B0F45" w:rsidRPr="001A402F">
          <w:rPr>
            <w:rStyle w:val="Hyperlink"/>
            <w:rFonts w:ascii="Arial Gras" w:hAnsi="Arial Gras"/>
          </w:rPr>
          <w:t>9.7.</w:t>
        </w:r>
        <w:r w:rsidR="008B0F45">
          <w:rPr>
            <w:rFonts w:asciiTheme="minorHAnsi" w:eastAsiaTheme="minorEastAsia" w:hAnsiTheme="minorHAnsi" w:cstheme="minorBidi"/>
            <w:color w:val="auto"/>
            <w:sz w:val="22"/>
            <w:szCs w:val="22"/>
            <w:lang w:eastAsia="en-US"/>
          </w:rPr>
          <w:tab/>
        </w:r>
        <w:r w:rsidR="008B0F45" w:rsidRPr="001A402F">
          <w:rPr>
            <w:rStyle w:val="Hyperlink"/>
          </w:rPr>
          <w:t>+CGEREP Command: Packet Domain Event Reporting</w:t>
        </w:r>
        <w:r w:rsidR="008B0F45">
          <w:rPr>
            <w:webHidden/>
          </w:rPr>
          <w:tab/>
        </w:r>
        <w:r w:rsidR="008B0F45">
          <w:rPr>
            <w:webHidden/>
          </w:rPr>
          <w:fldChar w:fldCharType="begin"/>
        </w:r>
        <w:r w:rsidR="008B0F45">
          <w:rPr>
            <w:webHidden/>
          </w:rPr>
          <w:instrText xml:space="preserve"> PAGEREF _Toc489460316 \h </w:instrText>
        </w:r>
        <w:r w:rsidR="008B0F45">
          <w:rPr>
            <w:webHidden/>
          </w:rPr>
        </w:r>
        <w:r w:rsidR="008B0F45">
          <w:rPr>
            <w:webHidden/>
          </w:rPr>
          <w:fldChar w:fldCharType="separate"/>
        </w:r>
        <w:r w:rsidR="008B0F45">
          <w:rPr>
            <w:webHidden/>
          </w:rPr>
          <w:t>113</w:t>
        </w:r>
        <w:r w:rsidR="008B0F45">
          <w:rPr>
            <w:webHidden/>
          </w:rPr>
          <w:fldChar w:fldCharType="end"/>
        </w:r>
      </w:hyperlink>
    </w:p>
    <w:p w14:paraId="26FD56AD" w14:textId="4D271FDD"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60363" w:history="1">
        <w:r w:rsidR="008B0F45" w:rsidRPr="001A402F">
          <w:rPr>
            <w:rStyle w:val="Hyperlink"/>
          </w:rPr>
          <w:t>9.8.</w:t>
        </w:r>
        <w:r w:rsidR="008B0F45">
          <w:rPr>
            <w:rFonts w:asciiTheme="minorHAnsi" w:eastAsiaTheme="minorEastAsia" w:hAnsiTheme="minorHAnsi" w:cstheme="minorBidi"/>
            <w:color w:val="auto"/>
            <w:sz w:val="22"/>
            <w:szCs w:val="22"/>
            <w:lang w:eastAsia="en-US"/>
          </w:rPr>
          <w:tab/>
        </w:r>
        <w:r w:rsidR="008B0F45" w:rsidRPr="001A402F">
          <w:rPr>
            <w:rStyle w:val="Hyperlink"/>
          </w:rPr>
          <w:t>+CGPADDR Command: Show PDP Address</w:t>
        </w:r>
        <w:r w:rsidR="008B0F45">
          <w:rPr>
            <w:webHidden/>
          </w:rPr>
          <w:tab/>
        </w:r>
        <w:r w:rsidR="008B0F45">
          <w:rPr>
            <w:webHidden/>
          </w:rPr>
          <w:fldChar w:fldCharType="begin"/>
        </w:r>
        <w:r w:rsidR="008B0F45">
          <w:rPr>
            <w:webHidden/>
          </w:rPr>
          <w:instrText xml:space="preserve"> PAGEREF _Toc489460363 \h </w:instrText>
        </w:r>
        <w:r w:rsidR="008B0F45">
          <w:rPr>
            <w:webHidden/>
          </w:rPr>
        </w:r>
        <w:r w:rsidR="008B0F45">
          <w:rPr>
            <w:webHidden/>
          </w:rPr>
          <w:fldChar w:fldCharType="separate"/>
        </w:r>
        <w:r w:rsidR="008B0F45">
          <w:rPr>
            <w:webHidden/>
          </w:rPr>
          <w:t>114</w:t>
        </w:r>
        <w:r w:rsidR="008B0F45">
          <w:rPr>
            <w:webHidden/>
          </w:rPr>
          <w:fldChar w:fldCharType="end"/>
        </w:r>
      </w:hyperlink>
    </w:p>
    <w:p w14:paraId="5FF2EE0F" w14:textId="15BB76EC"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60810" w:history="1">
        <w:r w:rsidR="008B0F45" w:rsidRPr="001A402F">
          <w:rPr>
            <w:rStyle w:val="Hyperlink"/>
          </w:rPr>
          <w:t>9.9.</w:t>
        </w:r>
        <w:r w:rsidR="008B0F45">
          <w:rPr>
            <w:rFonts w:asciiTheme="minorHAnsi" w:eastAsiaTheme="minorEastAsia" w:hAnsiTheme="minorHAnsi" w:cstheme="minorBidi"/>
            <w:color w:val="auto"/>
            <w:sz w:val="22"/>
            <w:szCs w:val="22"/>
            <w:lang w:eastAsia="en-US"/>
          </w:rPr>
          <w:tab/>
        </w:r>
        <w:r w:rsidR="008B0F45" w:rsidRPr="001A402F">
          <w:rPr>
            <w:rStyle w:val="Hyperlink"/>
          </w:rPr>
          <w:t>+CGSMS Command: Select Service for MO SMS Messages</w:t>
        </w:r>
        <w:r w:rsidR="008B0F45">
          <w:rPr>
            <w:webHidden/>
          </w:rPr>
          <w:tab/>
        </w:r>
        <w:r w:rsidR="008B0F45">
          <w:rPr>
            <w:webHidden/>
          </w:rPr>
          <w:fldChar w:fldCharType="begin"/>
        </w:r>
        <w:r w:rsidR="008B0F45">
          <w:rPr>
            <w:webHidden/>
          </w:rPr>
          <w:instrText xml:space="preserve"> PAGEREF _Toc489460810 \h </w:instrText>
        </w:r>
        <w:r w:rsidR="008B0F45">
          <w:rPr>
            <w:webHidden/>
          </w:rPr>
        </w:r>
        <w:r w:rsidR="008B0F45">
          <w:rPr>
            <w:webHidden/>
          </w:rPr>
          <w:fldChar w:fldCharType="separate"/>
        </w:r>
        <w:r w:rsidR="008B0F45">
          <w:rPr>
            <w:webHidden/>
          </w:rPr>
          <w:t>115</w:t>
        </w:r>
        <w:r w:rsidR="008B0F45">
          <w:rPr>
            <w:webHidden/>
          </w:rPr>
          <w:fldChar w:fldCharType="end"/>
        </w:r>
      </w:hyperlink>
    </w:p>
    <w:p w14:paraId="05A38CAB" w14:textId="05682C25"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60855" w:history="1">
        <w:r w:rsidR="008B0F45" w:rsidRPr="001A402F">
          <w:rPr>
            <w:rStyle w:val="Hyperlink"/>
          </w:rPr>
          <w:t>9.10.</w:t>
        </w:r>
        <w:r w:rsidR="008B0F45">
          <w:rPr>
            <w:rFonts w:asciiTheme="minorHAnsi" w:eastAsiaTheme="minorEastAsia" w:hAnsiTheme="minorHAnsi" w:cstheme="minorBidi"/>
            <w:color w:val="auto"/>
            <w:sz w:val="22"/>
            <w:szCs w:val="22"/>
            <w:lang w:eastAsia="en-US"/>
          </w:rPr>
          <w:tab/>
        </w:r>
        <w:r w:rsidR="008B0F45" w:rsidRPr="001A402F">
          <w:rPr>
            <w:rStyle w:val="Hyperlink"/>
          </w:rPr>
          <w:t>+XDNS Command: Dynamic DNS Request</w:t>
        </w:r>
        <w:r w:rsidR="008B0F45">
          <w:rPr>
            <w:webHidden/>
          </w:rPr>
          <w:tab/>
        </w:r>
        <w:r w:rsidR="008B0F45">
          <w:rPr>
            <w:webHidden/>
          </w:rPr>
          <w:fldChar w:fldCharType="begin"/>
        </w:r>
        <w:r w:rsidR="008B0F45">
          <w:rPr>
            <w:webHidden/>
          </w:rPr>
          <w:instrText xml:space="preserve"> PAGEREF _Toc489460855 \h </w:instrText>
        </w:r>
        <w:r w:rsidR="008B0F45">
          <w:rPr>
            <w:webHidden/>
          </w:rPr>
        </w:r>
        <w:r w:rsidR="008B0F45">
          <w:rPr>
            <w:webHidden/>
          </w:rPr>
          <w:fldChar w:fldCharType="separate"/>
        </w:r>
        <w:r w:rsidR="008B0F45">
          <w:rPr>
            <w:webHidden/>
          </w:rPr>
          <w:t>116</w:t>
        </w:r>
        <w:r w:rsidR="008B0F45">
          <w:rPr>
            <w:webHidden/>
          </w:rPr>
          <w:fldChar w:fldCharType="end"/>
        </w:r>
      </w:hyperlink>
    </w:p>
    <w:p w14:paraId="6E584014" w14:textId="05BF4653" w:rsidR="008B0F45" w:rsidRDefault="00D75B97">
      <w:pPr>
        <w:pStyle w:val="TOC1"/>
        <w:rPr>
          <w:rFonts w:asciiTheme="minorHAnsi" w:eastAsiaTheme="minorEastAsia" w:hAnsiTheme="minorHAnsi" w:cstheme="minorBidi"/>
          <w:b w:val="0"/>
          <w:bCs w:val="0"/>
          <w:caps w:val="0"/>
          <w:color w:val="auto"/>
          <w:sz w:val="22"/>
          <w:szCs w:val="22"/>
          <w:lang w:eastAsia="en-US"/>
        </w:rPr>
      </w:pPr>
      <w:hyperlink w:anchor="_Toc489460856" w:history="1">
        <w:r w:rsidR="008B0F45" w:rsidRPr="001A402F">
          <w:rPr>
            <w:rStyle w:val="Hyperlink"/>
          </w:rPr>
          <w:t>10.</w:t>
        </w:r>
        <w:r w:rsidR="008B0F45">
          <w:rPr>
            <w:rFonts w:asciiTheme="minorHAnsi" w:eastAsiaTheme="minorEastAsia" w:hAnsiTheme="minorHAnsi" w:cstheme="minorBidi"/>
            <w:b w:val="0"/>
            <w:bCs w:val="0"/>
            <w:caps w:val="0"/>
            <w:color w:val="auto"/>
            <w:sz w:val="22"/>
            <w:szCs w:val="22"/>
            <w:lang w:eastAsia="en-US"/>
          </w:rPr>
          <w:tab/>
        </w:r>
        <w:r w:rsidR="008B0F45" w:rsidRPr="001A402F">
          <w:rPr>
            <w:rStyle w:val="Hyperlink"/>
          </w:rPr>
          <w:t>SIM Application Toolkit Commands</w:t>
        </w:r>
        <w:r w:rsidR="008B0F45">
          <w:rPr>
            <w:webHidden/>
          </w:rPr>
          <w:tab/>
        </w:r>
        <w:r w:rsidR="008B0F45">
          <w:rPr>
            <w:webHidden/>
          </w:rPr>
          <w:fldChar w:fldCharType="begin"/>
        </w:r>
        <w:r w:rsidR="008B0F45">
          <w:rPr>
            <w:webHidden/>
          </w:rPr>
          <w:instrText xml:space="preserve"> PAGEREF _Toc489460856 \h </w:instrText>
        </w:r>
        <w:r w:rsidR="008B0F45">
          <w:rPr>
            <w:webHidden/>
          </w:rPr>
        </w:r>
        <w:r w:rsidR="008B0F45">
          <w:rPr>
            <w:webHidden/>
          </w:rPr>
          <w:fldChar w:fldCharType="separate"/>
        </w:r>
        <w:r w:rsidR="008B0F45">
          <w:rPr>
            <w:webHidden/>
          </w:rPr>
          <w:t>118</w:t>
        </w:r>
        <w:r w:rsidR="008B0F45">
          <w:rPr>
            <w:webHidden/>
          </w:rPr>
          <w:fldChar w:fldCharType="end"/>
        </w:r>
      </w:hyperlink>
    </w:p>
    <w:p w14:paraId="4A9F35CD" w14:textId="3E536492" w:rsidR="008B0F45" w:rsidRDefault="00D75B97">
      <w:pPr>
        <w:pStyle w:val="TOC1"/>
        <w:rPr>
          <w:rFonts w:asciiTheme="minorHAnsi" w:eastAsiaTheme="minorEastAsia" w:hAnsiTheme="minorHAnsi" w:cstheme="minorBidi"/>
          <w:b w:val="0"/>
          <w:bCs w:val="0"/>
          <w:caps w:val="0"/>
          <w:color w:val="auto"/>
          <w:sz w:val="22"/>
          <w:szCs w:val="22"/>
          <w:lang w:eastAsia="en-US"/>
        </w:rPr>
      </w:pPr>
      <w:hyperlink w:anchor="_Toc489460857" w:history="1">
        <w:r w:rsidR="008B0F45" w:rsidRPr="001A402F">
          <w:rPr>
            <w:rStyle w:val="Hyperlink"/>
          </w:rPr>
          <w:t>11.</w:t>
        </w:r>
        <w:r w:rsidR="008B0F45">
          <w:rPr>
            <w:rFonts w:asciiTheme="minorHAnsi" w:eastAsiaTheme="minorEastAsia" w:hAnsiTheme="minorHAnsi" w:cstheme="minorBidi"/>
            <w:b w:val="0"/>
            <w:bCs w:val="0"/>
            <w:caps w:val="0"/>
            <w:color w:val="auto"/>
            <w:sz w:val="22"/>
            <w:szCs w:val="22"/>
            <w:lang w:eastAsia="en-US"/>
          </w:rPr>
          <w:tab/>
        </w:r>
        <w:r w:rsidR="008B0F45" w:rsidRPr="001A402F">
          <w:rPr>
            <w:rStyle w:val="Hyperlink"/>
          </w:rPr>
          <w:t>Protocol Specific Commands</w:t>
        </w:r>
        <w:r w:rsidR="008B0F45">
          <w:rPr>
            <w:webHidden/>
          </w:rPr>
          <w:tab/>
        </w:r>
        <w:r w:rsidR="008B0F45">
          <w:rPr>
            <w:webHidden/>
          </w:rPr>
          <w:fldChar w:fldCharType="begin"/>
        </w:r>
        <w:r w:rsidR="008B0F45">
          <w:rPr>
            <w:webHidden/>
          </w:rPr>
          <w:instrText xml:space="preserve"> PAGEREF _Toc489460857 \h </w:instrText>
        </w:r>
        <w:r w:rsidR="008B0F45">
          <w:rPr>
            <w:webHidden/>
          </w:rPr>
        </w:r>
        <w:r w:rsidR="008B0F45">
          <w:rPr>
            <w:webHidden/>
          </w:rPr>
          <w:fldChar w:fldCharType="separate"/>
        </w:r>
        <w:r w:rsidR="008B0F45">
          <w:rPr>
            <w:webHidden/>
          </w:rPr>
          <w:t>119</w:t>
        </w:r>
        <w:r w:rsidR="008B0F45">
          <w:rPr>
            <w:webHidden/>
          </w:rPr>
          <w:fldChar w:fldCharType="end"/>
        </w:r>
      </w:hyperlink>
    </w:p>
    <w:p w14:paraId="58DFE119" w14:textId="4AF8FAE5"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60858" w:history="1">
        <w:r w:rsidR="008B0F45" w:rsidRPr="001A402F">
          <w:rPr>
            <w:rStyle w:val="Hyperlink"/>
          </w:rPr>
          <w:t>11.1.</w:t>
        </w:r>
        <w:r w:rsidR="008B0F45">
          <w:rPr>
            <w:rFonts w:asciiTheme="minorHAnsi" w:eastAsiaTheme="minorEastAsia" w:hAnsiTheme="minorHAnsi" w:cstheme="minorBidi"/>
            <w:color w:val="auto"/>
            <w:sz w:val="22"/>
            <w:szCs w:val="22"/>
            <w:lang w:eastAsia="en-US"/>
          </w:rPr>
          <w:tab/>
        </w:r>
        <w:r w:rsidR="008B0F45" w:rsidRPr="001A402F">
          <w:rPr>
            <w:rStyle w:val="Hyperlink"/>
          </w:rPr>
          <w:t>Preliminary Comments</w:t>
        </w:r>
        <w:r w:rsidR="008B0F45">
          <w:rPr>
            <w:webHidden/>
          </w:rPr>
          <w:tab/>
        </w:r>
        <w:r w:rsidR="008B0F45">
          <w:rPr>
            <w:webHidden/>
          </w:rPr>
          <w:fldChar w:fldCharType="begin"/>
        </w:r>
        <w:r w:rsidR="008B0F45">
          <w:rPr>
            <w:webHidden/>
          </w:rPr>
          <w:instrText xml:space="preserve"> PAGEREF _Toc489460858 \h </w:instrText>
        </w:r>
        <w:r w:rsidR="008B0F45">
          <w:rPr>
            <w:webHidden/>
          </w:rPr>
        </w:r>
        <w:r w:rsidR="008B0F45">
          <w:rPr>
            <w:webHidden/>
          </w:rPr>
          <w:fldChar w:fldCharType="separate"/>
        </w:r>
        <w:r w:rsidR="008B0F45">
          <w:rPr>
            <w:webHidden/>
          </w:rPr>
          <w:t>119</w:t>
        </w:r>
        <w:r w:rsidR="008B0F45">
          <w:rPr>
            <w:webHidden/>
          </w:rPr>
          <w:fldChar w:fldCharType="end"/>
        </w:r>
      </w:hyperlink>
    </w:p>
    <w:p w14:paraId="1FCB5DF1" w14:textId="48658CA3"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60859" w:history="1">
        <w:r w:rsidR="008B0F45" w:rsidRPr="001A402F">
          <w:rPr>
            <w:rStyle w:val="Hyperlink"/>
          </w:rPr>
          <w:t>11.2.</w:t>
        </w:r>
        <w:r w:rsidR="008B0F45">
          <w:rPr>
            <w:rFonts w:asciiTheme="minorHAnsi" w:eastAsiaTheme="minorEastAsia" w:hAnsiTheme="minorHAnsi" w:cstheme="minorBidi"/>
            <w:color w:val="auto"/>
            <w:sz w:val="22"/>
            <w:szCs w:val="22"/>
            <w:lang w:eastAsia="en-US"/>
          </w:rPr>
          <w:tab/>
        </w:r>
        <w:r w:rsidR="008B0F45" w:rsidRPr="001A402F">
          <w:rPr>
            <w:rStyle w:val="Hyperlink"/>
          </w:rPr>
          <w:t>IP Address Format in AT Commands</w:t>
        </w:r>
        <w:r w:rsidR="008B0F45">
          <w:rPr>
            <w:webHidden/>
          </w:rPr>
          <w:tab/>
        </w:r>
        <w:r w:rsidR="008B0F45">
          <w:rPr>
            <w:webHidden/>
          </w:rPr>
          <w:fldChar w:fldCharType="begin"/>
        </w:r>
        <w:r w:rsidR="008B0F45">
          <w:rPr>
            <w:webHidden/>
          </w:rPr>
          <w:instrText xml:space="preserve"> PAGEREF _Toc489460859 \h </w:instrText>
        </w:r>
        <w:r w:rsidR="008B0F45">
          <w:rPr>
            <w:webHidden/>
          </w:rPr>
        </w:r>
        <w:r w:rsidR="008B0F45">
          <w:rPr>
            <w:webHidden/>
          </w:rPr>
          <w:fldChar w:fldCharType="separate"/>
        </w:r>
        <w:r w:rsidR="008B0F45">
          <w:rPr>
            <w:webHidden/>
          </w:rPr>
          <w:t>119</w:t>
        </w:r>
        <w:r w:rsidR="008B0F45">
          <w:rPr>
            <w:webHidden/>
          </w:rPr>
          <w:fldChar w:fldCharType="end"/>
        </w:r>
      </w:hyperlink>
    </w:p>
    <w:p w14:paraId="57DFA291" w14:textId="4C400DE7"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60860" w:history="1">
        <w:r w:rsidR="008B0F45" w:rsidRPr="001A402F">
          <w:rPr>
            <w:rStyle w:val="Hyperlink"/>
          </w:rPr>
          <w:t>11.3.</w:t>
        </w:r>
        <w:r w:rsidR="008B0F45">
          <w:rPr>
            <w:rFonts w:asciiTheme="minorHAnsi" w:eastAsiaTheme="minorEastAsia" w:hAnsiTheme="minorHAnsi" w:cstheme="minorBidi"/>
            <w:color w:val="auto"/>
            <w:sz w:val="22"/>
            <w:szCs w:val="22"/>
            <w:lang w:eastAsia="en-US"/>
          </w:rPr>
          <w:tab/>
        </w:r>
        <w:r w:rsidR="008B0F45" w:rsidRPr="001A402F">
          <w:rPr>
            <w:rStyle w:val="Hyperlink"/>
          </w:rPr>
          <w:t>Session ID</w:t>
        </w:r>
        <w:r w:rsidR="008B0F45">
          <w:rPr>
            <w:webHidden/>
          </w:rPr>
          <w:tab/>
        </w:r>
        <w:r w:rsidR="008B0F45">
          <w:rPr>
            <w:webHidden/>
          </w:rPr>
          <w:fldChar w:fldCharType="begin"/>
        </w:r>
        <w:r w:rsidR="008B0F45">
          <w:rPr>
            <w:webHidden/>
          </w:rPr>
          <w:instrText xml:space="preserve"> PAGEREF _Toc489460860 \h </w:instrText>
        </w:r>
        <w:r w:rsidR="008B0F45">
          <w:rPr>
            <w:webHidden/>
          </w:rPr>
        </w:r>
        <w:r w:rsidR="008B0F45">
          <w:rPr>
            <w:webHidden/>
          </w:rPr>
          <w:fldChar w:fldCharType="separate"/>
        </w:r>
        <w:r w:rsidR="008B0F45">
          <w:rPr>
            <w:webHidden/>
          </w:rPr>
          <w:t>119</w:t>
        </w:r>
        <w:r w:rsidR="008B0F45">
          <w:rPr>
            <w:webHidden/>
          </w:rPr>
          <w:fldChar w:fldCharType="end"/>
        </w:r>
      </w:hyperlink>
    </w:p>
    <w:p w14:paraId="396C8179" w14:textId="1765345F"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60861" w:history="1">
        <w:r w:rsidR="008B0F45" w:rsidRPr="001A402F">
          <w:rPr>
            <w:rStyle w:val="Hyperlink"/>
          </w:rPr>
          <w:t>11.4.</w:t>
        </w:r>
        <w:r w:rsidR="008B0F45">
          <w:rPr>
            <w:rFonts w:asciiTheme="minorHAnsi" w:eastAsiaTheme="minorEastAsia" w:hAnsiTheme="minorHAnsi" w:cstheme="minorBidi"/>
            <w:color w:val="auto"/>
            <w:sz w:val="22"/>
            <w:szCs w:val="22"/>
            <w:lang w:eastAsia="en-US"/>
          </w:rPr>
          <w:tab/>
        </w:r>
        <w:r w:rsidR="008B0F45" w:rsidRPr="001A402F">
          <w:rPr>
            <w:rStyle w:val="Hyperlink"/>
          </w:rPr>
          <w:t>Connection of PDP Contexts</w:t>
        </w:r>
        <w:r w:rsidR="008B0F45">
          <w:rPr>
            <w:webHidden/>
          </w:rPr>
          <w:tab/>
        </w:r>
        <w:r w:rsidR="008B0F45">
          <w:rPr>
            <w:webHidden/>
          </w:rPr>
          <w:fldChar w:fldCharType="begin"/>
        </w:r>
        <w:r w:rsidR="008B0F45">
          <w:rPr>
            <w:webHidden/>
          </w:rPr>
          <w:instrText xml:space="preserve"> PAGEREF _Toc489460861 \h </w:instrText>
        </w:r>
        <w:r w:rsidR="008B0F45">
          <w:rPr>
            <w:webHidden/>
          </w:rPr>
        </w:r>
        <w:r w:rsidR="008B0F45">
          <w:rPr>
            <w:webHidden/>
          </w:rPr>
          <w:fldChar w:fldCharType="separate"/>
        </w:r>
        <w:r w:rsidR="008B0F45">
          <w:rPr>
            <w:webHidden/>
          </w:rPr>
          <w:t>119</w:t>
        </w:r>
        <w:r w:rsidR="008B0F45">
          <w:rPr>
            <w:webHidden/>
          </w:rPr>
          <w:fldChar w:fldCharType="end"/>
        </w:r>
      </w:hyperlink>
    </w:p>
    <w:p w14:paraId="12AFCEE9" w14:textId="32B4AD5E"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60862" w:history="1">
        <w:r w:rsidR="008B0F45" w:rsidRPr="001A402F">
          <w:rPr>
            <w:rStyle w:val="Hyperlink"/>
          </w:rPr>
          <w:t>11.5.</w:t>
        </w:r>
        <w:r w:rsidR="008B0F45">
          <w:rPr>
            <w:rFonts w:asciiTheme="minorHAnsi" w:eastAsiaTheme="minorEastAsia" w:hAnsiTheme="minorHAnsi" w:cstheme="minorBidi"/>
            <w:color w:val="auto"/>
            <w:sz w:val="22"/>
            <w:szCs w:val="22"/>
            <w:lang w:eastAsia="en-US"/>
          </w:rPr>
          <w:tab/>
        </w:r>
        <w:r w:rsidR="008B0F45" w:rsidRPr="001A402F">
          <w:rPr>
            <w:rStyle w:val="Hyperlink"/>
          </w:rPr>
          <w:t>Buffer Length of AT Commands</w:t>
        </w:r>
        <w:r w:rsidR="008B0F45">
          <w:rPr>
            <w:webHidden/>
          </w:rPr>
          <w:tab/>
        </w:r>
        <w:r w:rsidR="008B0F45">
          <w:rPr>
            <w:webHidden/>
          </w:rPr>
          <w:fldChar w:fldCharType="begin"/>
        </w:r>
        <w:r w:rsidR="008B0F45">
          <w:rPr>
            <w:webHidden/>
          </w:rPr>
          <w:instrText xml:space="preserve"> PAGEREF _Toc489460862 \h </w:instrText>
        </w:r>
        <w:r w:rsidR="008B0F45">
          <w:rPr>
            <w:webHidden/>
          </w:rPr>
        </w:r>
        <w:r w:rsidR="008B0F45">
          <w:rPr>
            <w:webHidden/>
          </w:rPr>
          <w:fldChar w:fldCharType="separate"/>
        </w:r>
        <w:r w:rsidR="008B0F45">
          <w:rPr>
            <w:webHidden/>
          </w:rPr>
          <w:t>119</w:t>
        </w:r>
        <w:r w:rsidR="008B0F45">
          <w:rPr>
            <w:webHidden/>
          </w:rPr>
          <w:fldChar w:fldCharType="end"/>
        </w:r>
      </w:hyperlink>
    </w:p>
    <w:p w14:paraId="7DA16CD9" w14:textId="2924A1AC"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60863" w:history="1">
        <w:r w:rsidR="008B0F45" w:rsidRPr="001A402F">
          <w:rPr>
            <w:rStyle w:val="Hyperlink"/>
          </w:rPr>
          <w:t>11.6.</w:t>
        </w:r>
        <w:r w:rsidR="008B0F45">
          <w:rPr>
            <w:rFonts w:asciiTheme="minorHAnsi" w:eastAsiaTheme="minorEastAsia" w:hAnsiTheme="minorHAnsi" w:cstheme="minorBidi"/>
            <w:color w:val="auto"/>
            <w:sz w:val="22"/>
            <w:szCs w:val="22"/>
            <w:lang w:eastAsia="en-US"/>
          </w:rPr>
          <w:tab/>
        </w:r>
        <w:r w:rsidR="008B0F45" w:rsidRPr="001A402F">
          <w:rPr>
            <w:rStyle w:val="Hyperlink"/>
          </w:rPr>
          <w:t>Parameter Format of AT Commands</w:t>
        </w:r>
        <w:r w:rsidR="008B0F45">
          <w:rPr>
            <w:webHidden/>
          </w:rPr>
          <w:tab/>
        </w:r>
        <w:r w:rsidR="008B0F45">
          <w:rPr>
            <w:webHidden/>
          </w:rPr>
          <w:fldChar w:fldCharType="begin"/>
        </w:r>
        <w:r w:rsidR="008B0F45">
          <w:rPr>
            <w:webHidden/>
          </w:rPr>
          <w:instrText xml:space="preserve"> PAGEREF _Toc489460863 \h </w:instrText>
        </w:r>
        <w:r w:rsidR="008B0F45">
          <w:rPr>
            <w:webHidden/>
          </w:rPr>
        </w:r>
        <w:r w:rsidR="008B0F45">
          <w:rPr>
            <w:webHidden/>
          </w:rPr>
          <w:fldChar w:fldCharType="separate"/>
        </w:r>
        <w:r w:rsidR="008B0F45">
          <w:rPr>
            <w:webHidden/>
          </w:rPr>
          <w:t>120</w:t>
        </w:r>
        <w:r w:rsidR="008B0F45">
          <w:rPr>
            <w:webHidden/>
          </w:rPr>
          <w:fldChar w:fldCharType="end"/>
        </w:r>
      </w:hyperlink>
    </w:p>
    <w:p w14:paraId="34D9C77B" w14:textId="2D1FD4BB"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60864" w:history="1">
        <w:r w:rsidR="008B0F45" w:rsidRPr="001A402F">
          <w:rPr>
            <w:rStyle w:val="Hyperlink"/>
          </w:rPr>
          <w:t>11.7.</w:t>
        </w:r>
        <w:r w:rsidR="008B0F45">
          <w:rPr>
            <w:rFonts w:asciiTheme="minorHAnsi" w:eastAsiaTheme="minorEastAsia" w:hAnsiTheme="minorHAnsi" w:cstheme="minorBidi"/>
            <w:color w:val="auto"/>
            <w:sz w:val="22"/>
            <w:szCs w:val="22"/>
            <w:lang w:eastAsia="en-US"/>
          </w:rPr>
          <w:tab/>
        </w:r>
        <w:r w:rsidR="008B0F45" w:rsidRPr="001A402F">
          <w:rPr>
            <w:rStyle w:val="Hyperlink"/>
          </w:rPr>
          <w:t>Connection Configuration</w:t>
        </w:r>
        <w:r w:rsidR="008B0F45">
          <w:rPr>
            <w:webHidden/>
          </w:rPr>
          <w:tab/>
        </w:r>
        <w:r w:rsidR="008B0F45">
          <w:rPr>
            <w:webHidden/>
          </w:rPr>
          <w:fldChar w:fldCharType="begin"/>
        </w:r>
        <w:r w:rsidR="008B0F45">
          <w:rPr>
            <w:webHidden/>
          </w:rPr>
          <w:instrText xml:space="preserve"> PAGEREF _Toc489460864 \h </w:instrText>
        </w:r>
        <w:r w:rsidR="008B0F45">
          <w:rPr>
            <w:webHidden/>
          </w:rPr>
        </w:r>
        <w:r w:rsidR="008B0F45">
          <w:rPr>
            <w:webHidden/>
          </w:rPr>
          <w:fldChar w:fldCharType="separate"/>
        </w:r>
        <w:r w:rsidR="008B0F45">
          <w:rPr>
            <w:webHidden/>
          </w:rPr>
          <w:t>120</w:t>
        </w:r>
        <w:r w:rsidR="008B0F45">
          <w:rPr>
            <w:webHidden/>
          </w:rPr>
          <w:fldChar w:fldCharType="end"/>
        </w:r>
      </w:hyperlink>
    </w:p>
    <w:p w14:paraId="21C67CE5" w14:textId="12073227" w:rsidR="008B0F45" w:rsidRDefault="00D75B97">
      <w:pPr>
        <w:pStyle w:val="TOC3"/>
        <w:tabs>
          <w:tab w:val="left" w:pos="1600"/>
        </w:tabs>
        <w:rPr>
          <w:rFonts w:asciiTheme="minorHAnsi" w:eastAsiaTheme="minorEastAsia" w:hAnsiTheme="minorHAnsi" w:cstheme="minorBidi"/>
          <w:color w:val="auto"/>
          <w:sz w:val="22"/>
          <w:szCs w:val="22"/>
          <w:lang w:eastAsia="en-US"/>
        </w:rPr>
      </w:pPr>
      <w:hyperlink w:anchor="_Toc489460865" w:history="1">
        <w:r w:rsidR="008B0F45" w:rsidRPr="001A402F">
          <w:rPr>
            <w:rStyle w:val="Hyperlink"/>
          </w:rPr>
          <w:t>11.7.1.</w:t>
        </w:r>
        <w:r w:rsidR="008B0F45">
          <w:rPr>
            <w:rFonts w:asciiTheme="minorHAnsi" w:eastAsiaTheme="minorEastAsia" w:hAnsiTheme="minorHAnsi" w:cstheme="minorBidi"/>
            <w:color w:val="auto"/>
            <w:sz w:val="22"/>
            <w:szCs w:val="22"/>
            <w:lang w:eastAsia="en-US"/>
          </w:rPr>
          <w:tab/>
        </w:r>
        <w:r w:rsidR="008B0F45" w:rsidRPr="001A402F">
          <w:rPr>
            <w:rStyle w:val="Hyperlink"/>
          </w:rPr>
          <w:t>+KCNXCFG Command: GPRS Connection Configuration</w:t>
        </w:r>
        <w:r w:rsidR="008B0F45">
          <w:rPr>
            <w:webHidden/>
          </w:rPr>
          <w:tab/>
        </w:r>
        <w:r w:rsidR="008B0F45">
          <w:rPr>
            <w:webHidden/>
          </w:rPr>
          <w:fldChar w:fldCharType="begin"/>
        </w:r>
        <w:r w:rsidR="008B0F45">
          <w:rPr>
            <w:webHidden/>
          </w:rPr>
          <w:instrText xml:space="preserve"> PAGEREF _Toc489460865 \h </w:instrText>
        </w:r>
        <w:r w:rsidR="008B0F45">
          <w:rPr>
            <w:webHidden/>
          </w:rPr>
        </w:r>
        <w:r w:rsidR="008B0F45">
          <w:rPr>
            <w:webHidden/>
          </w:rPr>
          <w:fldChar w:fldCharType="separate"/>
        </w:r>
        <w:r w:rsidR="008B0F45">
          <w:rPr>
            <w:webHidden/>
          </w:rPr>
          <w:t>120</w:t>
        </w:r>
        <w:r w:rsidR="008B0F45">
          <w:rPr>
            <w:webHidden/>
          </w:rPr>
          <w:fldChar w:fldCharType="end"/>
        </w:r>
      </w:hyperlink>
    </w:p>
    <w:p w14:paraId="56B23468" w14:textId="644A4678" w:rsidR="008B0F45" w:rsidRDefault="00D75B97">
      <w:pPr>
        <w:pStyle w:val="TOC3"/>
        <w:tabs>
          <w:tab w:val="left" w:pos="1600"/>
        </w:tabs>
        <w:rPr>
          <w:rFonts w:asciiTheme="minorHAnsi" w:eastAsiaTheme="minorEastAsia" w:hAnsiTheme="minorHAnsi" w:cstheme="minorBidi"/>
          <w:color w:val="auto"/>
          <w:sz w:val="22"/>
          <w:szCs w:val="22"/>
          <w:lang w:eastAsia="en-US"/>
        </w:rPr>
      </w:pPr>
      <w:hyperlink w:anchor="_Toc489460866" w:history="1">
        <w:r w:rsidR="008B0F45" w:rsidRPr="001A402F">
          <w:rPr>
            <w:rStyle w:val="Hyperlink"/>
          </w:rPr>
          <w:t>11.7.2.</w:t>
        </w:r>
        <w:r w:rsidR="008B0F45">
          <w:rPr>
            <w:rFonts w:asciiTheme="minorHAnsi" w:eastAsiaTheme="minorEastAsia" w:hAnsiTheme="minorHAnsi" w:cstheme="minorBidi"/>
            <w:color w:val="auto"/>
            <w:sz w:val="22"/>
            <w:szCs w:val="22"/>
            <w:lang w:eastAsia="en-US"/>
          </w:rPr>
          <w:tab/>
        </w:r>
        <w:r w:rsidR="008B0F45" w:rsidRPr="001A402F">
          <w:rPr>
            <w:rStyle w:val="Hyperlink"/>
          </w:rPr>
          <w:t>+KCNXTIMER Command: Connection Timer Configuration</w:t>
        </w:r>
        <w:r w:rsidR="008B0F45">
          <w:rPr>
            <w:webHidden/>
          </w:rPr>
          <w:tab/>
        </w:r>
        <w:r w:rsidR="008B0F45">
          <w:rPr>
            <w:webHidden/>
          </w:rPr>
          <w:fldChar w:fldCharType="begin"/>
        </w:r>
        <w:r w:rsidR="008B0F45">
          <w:rPr>
            <w:webHidden/>
          </w:rPr>
          <w:instrText xml:space="preserve"> PAGEREF _Toc489460866 \h </w:instrText>
        </w:r>
        <w:r w:rsidR="008B0F45">
          <w:rPr>
            <w:webHidden/>
          </w:rPr>
        </w:r>
        <w:r w:rsidR="008B0F45">
          <w:rPr>
            <w:webHidden/>
          </w:rPr>
          <w:fldChar w:fldCharType="separate"/>
        </w:r>
        <w:r w:rsidR="008B0F45">
          <w:rPr>
            <w:webHidden/>
          </w:rPr>
          <w:t>121</w:t>
        </w:r>
        <w:r w:rsidR="008B0F45">
          <w:rPr>
            <w:webHidden/>
          </w:rPr>
          <w:fldChar w:fldCharType="end"/>
        </w:r>
      </w:hyperlink>
    </w:p>
    <w:p w14:paraId="0D91641C" w14:textId="06D31741" w:rsidR="008B0F45" w:rsidRDefault="00D75B97">
      <w:pPr>
        <w:pStyle w:val="TOC3"/>
        <w:tabs>
          <w:tab w:val="left" w:pos="1600"/>
        </w:tabs>
        <w:rPr>
          <w:rFonts w:asciiTheme="minorHAnsi" w:eastAsiaTheme="minorEastAsia" w:hAnsiTheme="minorHAnsi" w:cstheme="minorBidi"/>
          <w:color w:val="auto"/>
          <w:sz w:val="22"/>
          <w:szCs w:val="22"/>
          <w:lang w:eastAsia="en-US"/>
        </w:rPr>
      </w:pPr>
      <w:hyperlink w:anchor="_Toc489460867" w:history="1">
        <w:r w:rsidR="008B0F45" w:rsidRPr="001A402F">
          <w:rPr>
            <w:rStyle w:val="Hyperlink"/>
          </w:rPr>
          <w:t>11.7.3.</w:t>
        </w:r>
        <w:r w:rsidR="008B0F45">
          <w:rPr>
            <w:rFonts w:asciiTheme="minorHAnsi" w:eastAsiaTheme="minorEastAsia" w:hAnsiTheme="minorHAnsi" w:cstheme="minorBidi"/>
            <w:color w:val="auto"/>
            <w:sz w:val="22"/>
            <w:szCs w:val="22"/>
            <w:lang w:eastAsia="en-US"/>
          </w:rPr>
          <w:tab/>
        </w:r>
        <w:r w:rsidR="008B0F45" w:rsidRPr="001A402F">
          <w:rPr>
            <w:rStyle w:val="Hyperlink"/>
          </w:rPr>
          <w:t>+KCNXPROFILE Command: Current Profile Connection Configuration</w:t>
        </w:r>
        <w:r w:rsidR="008B0F45">
          <w:rPr>
            <w:webHidden/>
          </w:rPr>
          <w:tab/>
        </w:r>
        <w:r w:rsidR="008B0F45">
          <w:rPr>
            <w:webHidden/>
          </w:rPr>
          <w:fldChar w:fldCharType="begin"/>
        </w:r>
        <w:r w:rsidR="008B0F45">
          <w:rPr>
            <w:webHidden/>
          </w:rPr>
          <w:instrText xml:space="preserve"> PAGEREF _Toc489460867 \h </w:instrText>
        </w:r>
        <w:r w:rsidR="008B0F45">
          <w:rPr>
            <w:webHidden/>
          </w:rPr>
        </w:r>
        <w:r w:rsidR="008B0F45">
          <w:rPr>
            <w:webHidden/>
          </w:rPr>
          <w:fldChar w:fldCharType="separate"/>
        </w:r>
        <w:r w:rsidR="008B0F45">
          <w:rPr>
            <w:webHidden/>
          </w:rPr>
          <w:t>122</w:t>
        </w:r>
        <w:r w:rsidR="008B0F45">
          <w:rPr>
            <w:webHidden/>
          </w:rPr>
          <w:fldChar w:fldCharType="end"/>
        </w:r>
      </w:hyperlink>
    </w:p>
    <w:p w14:paraId="1DBA2FFC" w14:textId="45946F3E" w:rsidR="008B0F45" w:rsidRDefault="00D75B97">
      <w:pPr>
        <w:pStyle w:val="TOC3"/>
        <w:tabs>
          <w:tab w:val="left" w:pos="1600"/>
        </w:tabs>
        <w:rPr>
          <w:rFonts w:asciiTheme="minorHAnsi" w:eastAsiaTheme="minorEastAsia" w:hAnsiTheme="minorHAnsi" w:cstheme="minorBidi"/>
          <w:color w:val="auto"/>
          <w:sz w:val="22"/>
          <w:szCs w:val="22"/>
          <w:lang w:eastAsia="en-US"/>
        </w:rPr>
      </w:pPr>
      <w:hyperlink w:anchor="_Toc489460868" w:history="1">
        <w:r w:rsidR="008B0F45" w:rsidRPr="001A402F">
          <w:rPr>
            <w:rStyle w:val="Hyperlink"/>
          </w:rPr>
          <w:t>11.7.4.</w:t>
        </w:r>
        <w:r w:rsidR="008B0F45">
          <w:rPr>
            <w:rFonts w:asciiTheme="minorHAnsi" w:eastAsiaTheme="minorEastAsia" w:hAnsiTheme="minorHAnsi" w:cstheme="minorBidi"/>
            <w:color w:val="auto"/>
            <w:sz w:val="22"/>
            <w:szCs w:val="22"/>
            <w:lang w:eastAsia="en-US"/>
          </w:rPr>
          <w:tab/>
        </w:r>
        <w:r w:rsidR="008B0F45" w:rsidRPr="001A402F">
          <w:rPr>
            <w:rStyle w:val="Hyperlink"/>
          </w:rPr>
          <w:t>+KCGPADDR Command: Display PDP Address</w:t>
        </w:r>
        <w:r w:rsidR="008B0F45">
          <w:rPr>
            <w:webHidden/>
          </w:rPr>
          <w:tab/>
        </w:r>
        <w:r w:rsidR="008B0F45">
          <w:rPr>
            <w:webHidden/>
          </w:rPr>
          <w:fldChar w:fldCharType="begin"/>
        </w:r>
        <w:r w:rsidR="008B0F45">
          <w:rPr>
            <w:webHidden/>
          </w:rPr>
          <w:instrText xml:space="preserve"> PAGEREF _Toc489460868 \h </w:instrText>
        </w:r>
        <w:r w:rsidR="008B0F45">
          <w:rPr>
            <w:webHidden/>
          </w:rPr>
        </w:r>
        <w:r w:rsidR="008B0F45">
          <w:rPr>
            <w:webHidden/>
          </w:rPr>
          <w:fldChar w:fldCharType="separate"/>
        </w:r>
        <w:r w:rsidR="008B0F45">
          <w:rPr>
            <w:webHidden/>
          </w:rPr>
          <w:t>123</w:t>
        </w:r>
        <w:r w:rsidR="008B0F45">
          <w:rPr>
            <w:webHidden/>
          </w:rPr>
          <w:fldChar w:fldCharType="end"/>
        </w:r>
      </w:hyperlink>
    </w:p>
    <w:p w14:paraId="0ACF97AA" w14:textId="2A3D50C6" w:rsidR="008B0F45" w:rsidRDefault="00D75B97">
      <w:pPr>
        <w:pStyle w:val="TOC3"/>
        <w:tabs>
          <w:tab w:val="left" w:pos="1600"/>
        </w:tabs>
        <w:rPr>
          <w:rFonts w:asciiTheme="minorHAnsi" w:eastAsiaTheme="minorEastAsia" w:hAnsiTheme="minorHAnsi" w:cstheme="minorBidi"/>
          <w:color w:val="auto"/>
          <w:sz w:val="22"/>
          <w:szCs w:val="22"/>
          <w:lang w:eastAsia="en-US"/>
        </w:rPr>
      </w:pPr>
      <w:hyperlink w:anchor="_Toc489460869" w:history="1">
        <w:r w:rsidR="008B0F45" w:rsidRPr="001A402F">
          <w:rPr>
            <w:rStyle w:val="Hyperlink"/>
          </w:rPr>
          <w:t>11.7.5.</w:t>
        </w:r>
        <w:r w:rsidR="008B0F45">
          <w:rPr>
            <w:rFonts w:asciiTheme="minorHAnsi" w:eastAsiaTheme="minorEastAsia" w:hAnsiTheme="minorHAnsi" w:cstheme="minorBidi"/>
            <w:color w:val="auto"/>
            <w:sz w:val="22"/>
            <w:szCs w:val="22"/>
            <w:lang w:eastAsia="en-US"/>
          </w:rPr>
          <w:tab/>
        </w:r>
        <w:r w:rsidR="008B0F45" w:rsidRPr="001A402F">
          <w:rPr>
            <w:rStyle w:val="Hyperlink"/>
          </w:rPr>
          <w:t>+KCNX_IND Notification: Connection Status Notification</w:t>
        </w:r>
        <w:r w:rsidR="008B0F45">
          <w:rPr>
            <w:webHidden/>
          </w:rPr>
          <w:tab/>
        </w:r>
        <w:r w:rsidR="008B0F45">
          <w:rPr>
            <w:webHidden/>
          </w:rPr>
          <w:fldChar w:fldCharType="begin"/>
        </w:r>
        <w:r w:rsidR="008B0F45">
          <w:rPr>
            <w:webHidden/>
          </w:rPr>
          <w:instrText xml:space="preserve"> PAGEREF _Toc489460869 \h </w:instrText>
        </w:r>
        <w:r w:rsidR="008B0F45">
          <w:rPr>
            <w:webHidden/>
          </w:rPr>
        </w:r>
        <w:r w:rsidR="008B0F45">
          <w:rPr>
            <w:webHidden/>
          </w:rPr>
          <w:fldChar w:fldCharType="separate"/>
        </w:r>
        <w:r w:rsidR="008B0F45">
          <w:rPr>
            <w:webHidden/>
          </w:rPr>
          <w:t>124</w:t>
        </w:r>
        <w:r w:rsidR="008B0F45">
          <w:rPr>
            <w:webHidden/>
          </w:rPr>
          <w:fldChar w:fldCharType="end"/>
        </w:r>
      </w:hyperlink>
    </w:p>
    <w:p w14:paraId="58FA0250" w14:textId="090938EF" w:rsidR="008B0F45" w:rsidRDefault="00D75B97">
      <w:pPr>
        <w:pStyle w:val="TOC3"/>
        <w:tabs>
          <w:tab w:val="left" w:pos="1600"/>
        </w:tabs>
        <w:rPr>
          <w:rFonts w:asciiTheme="minorHAnsi" w:eastAsiaTheme="minorEastAsia" w:hAnsiTheme="minorHAnsi" w:cstheme="minorBidi"/>
          <w:color w:val="auto"/>
          <w:sz w:val="22"/>
          <w:szCs w:val="22"/>
          <w:lang w:eastAsia="en-US"/>
        </w:rPr>
      </w:pPr>
      <w:hyperlink w:anchor="_Toc489460870" w:history="1">
        <w:r w:rsidR="008B0F45" w:rsidRPr="001A402F">
          <w:rPr>
            <w:rStyle w:val="Hyperlink"/>
          </w:rPr>
          <w:t>11.7.6.</w:t>
        </w:r>
        <w:r w:rsidR="008B0F45">
          <w:rPr>
            <w:rFonts w:asciiTheme="minorHAnsi" w:eastAsiaTheme="minorEastAsia" w:hAnsiTheme="minorHAnsi" w:cstheme="minorBidi"/>
            <w:color w:val="auto"/>
            <w:sz w:val="22"/>
            <w:szCs w:val="22"/>
            <w:lang w:eastAsia="en-US"/>
          </w:rPr>
          <w:tab/>
        </w:r>
        <w:r w:rsidR="008B0F45" w:rsidRPr="001A402F">
          <w:rPr>
            <w:rStyle w:val="Hyperlink"/>
          </w:rPr>
          <w:t>+KCNXUP Command: Bring the PDP Connection Up</w:t>
        </w:r>
        <w:r w:rsidR="008B0F45">
          <w:rPr>
            <w:webHidden/>
          </w:rPr>
          <w:tab/>
        </w:r>
        <w:r w:rsidR="008B0F45">
          <w:rPr>
            <w:webHidden/>
          </w:rPr>
          <w:fldChar w:fldCharType="begin"/>
        </w:r>
        <w:r w:rsidR="008B0F45">
          <w:rPr>
            <w:webHidden/>
          </w:rPr>
          <w:instrText xml:space="preserve"> PAGEREF _Toc489460870 \h </w:instrText>
        </w:r>
        <w:r w:rsidR="008B0F45">
          <w:rPr>
            <w:webHidden/>
          </w:rPr>
        </w:r>
        <w:r w:rsidR="008B0F45">
          <w:rPr>
            <w:webHidden/>
          </w:rPr>
          <w:fldChar w:fldCharType="separate"/>
        </w:r>
        <w:r w:rsidR="008B0F45">
          <w:rPr>
            <w:webHidden/>
          </w:rPr>
          <w:t>124</w:t>
        </w:r>
        <w:r w:rsidR="008B0F45">
          <w:rPr>
            <w:webHidden/>
          </w:rPr>
          <w:fldChar w:fldCharType="end"/>
        </w:r>
      </w:hyperlink>
    </w:p>
    <w:p w14:paraId="0A37A1B0" w14:textId="2B5D45C9" w:rsidR="008B0F45" w:rsidRDefault="00D75B97">
      <w:pPr>
        <w:pStyle w:val="TOC3"/>
        <w:tabs>
          <w:tab w:val="left" w:pos="1600"/>
        </w:tabs>
        <w:rPr>
          <w:rFonts w:asciiTheme="minorHAnsi" w:eastAsiaTheme="minorEastAsia" w:hAnsiTheme="minorHAnsi" w:cstheme="minorBidi"/>
          <w:color w:val="auto"/>
          <w:sz w:val="22"/>
          <w:szCs w:val="22"/>
          <w:lang w:eastAsia="en-US"/>
        </w:rPr>
      </w:pPr>
      <w:hyperlink w:anchor="_Toc489460871" w:history="1">
        <w:r w:rsidR="008B0F45" w:rsidRPr="001A402F">
          <w:rPr>
            <w:rStyle w:val="Hyperlink"/>
          </w:rPr>
          <w:t>11.7.7.</w:t>
        </w:r>
        <w:r w:rsidR="008B0F45">
          <w:rPr>
            <w:rFonts w:asciiTheme="minorHAnsi" w:eastAsiaTheme="minorEastAsia" w:hAnsiTheme="minorHAnsi" w:cstheme="minorBidi"/>
            <w:color w:val="auto"/>
            <w:sz w:val="22"/>
            <w:szCs w:val="22"/>
            <w:lang w:eastAsia="en-US"/>
          </w:rPr>
          <w:tab/>
        </w:r>
        <w:r w:rsidR="008B0F45" w:rsidRPr="001A402F">
          <w:rPr>
            <w:rStyle w:val="Hyperlink"/>
          </w:rPr>
          <w:t>+KCNXDOWN Command: Bring the PDP Connection Down</w:t>
        </w:r>
        <w:r w:rsidR="008B0F45">
          <w:rPr>
            <w:webHidden/>
          </w:rPr>
          <w:tab/>
        </w:r>
        <w:r w:rsidR="008B0F45">
          <w:rPr>
            <w:webHidden/>
          </w:rPr>
          <w:fldChar w:fldCharType="begin"/>
        </w:r>
        <w:r w:rsidR="008B0F45">
          <w:rPr>
            <w:webHidden/>
          </w:rPr>
          <w:instrText xml:space="preserve"> PAGEREF _Toc489460871 \h </w:instrText>
        </w:r>
        <w:r w:rsidR="008B0F45">
          <w:rPr>
            <w:webHidden/>
          </w:rPr>
        </w:r>
        <w:r w:rsidR="008B0F45">
          <w:rPr>
            <w:webHidden/>
          </w:rPr>
          <w:fldChar w:fldCharType="separate"/>
        </w:r>
        <w:r w:rsidR="008B0F45">
          <w:rPr>
            <w:webHidden/>
          </w:rPr>
          <w:t>125</w:t>
        </w:r>
        <w:r w:rsidR="008B0F45">
          <w:rPr>
            <w:webHidden/>
          </w:rPr>
          <w:fldChar w:fldCharType="end"/>
        </w:r>
      </w:hyperlink>
    </w:p>
    <w:p w14:paraId="1342A2A0" w14:textId="23B512AD"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60872" w:history="1">
        <w:r w:rsidR="008B0F45" w:rsidRPr="001A402F">
          <w:rPr>
            <w:rStyle w:val="Hyperlink"/>
          </w:rPr>
          <w:t>11.8.</w:t>
        </w:r>
        <w:r w:rsidR="008B0F45">
          <w:rPr>
            <w:rFonts w:asciiTheme="minorHAnsi" w:eastAsiaTheme="minorEastAsia" w:hAnsiTheme="minorHAnsi" w:cstheme="minorBidi"/>
            <w:color w:val="auto"/>
            <w:sz w:val="22"/>
            <w:szCs w:val="22"/>
            <w:lang w:eastAsia="en-US"/>
          </w:rPr>
          <w:tab/>
        </w:r>
        <w:r w:rsidR="008B0F45" w:rsidRPr="001A402F">
          <w:rPr>
            <w:rStyle w:val="Hyperlink"/>
          </w:rPr>
          <w:t>Common Configuration</w:t>
        </w:r>
        <w:r w:rsidR="008B0F45">
          <w:rPr>
            <w:webHidden/>
          </w:rPr>
          <w:tab/>
        </w:r>
        <w:r w:rsidR="008B0F45">
          <w:rPr>
            <w:webHidden/>
          </w:rPr>
          <w:fldChar w:fldCharType="begin"/>
        </w:r>
        <w:r w:rsidR="008B0F45">
          <w:rPr>
            <w:webHidden/>
          </w:rPr>
          <w:instrText xml:space="preserve"> PAGEREF _Toc489460872 \h </w:instrText>
        </w:r>
        <w:r w:rsidR="008B0F45">
          <w:rPr>
            <w:webHidden/>
          </w:rPr>
        </w:r>
        <w:r w:rsidR="008B0F45">
          <w:rPr>
            <w:webHidden/>
          </w:rPr>
          <w:fldChar w:fldCharType="separate"/>
        </w:r>
        <w:r w:rsidR="008B0F45">
          <w:rPr>
            <w:webHidden/>
          </w:rPr>
          <w:t>126</w:t>
        </w:r>
        <w:r w:rsidR="008B0F45">
          <w:rPr>
            <w:webHidden/>
          </w:rPr>
          <w:fldChar w:fldCharType="end"/>
        </w:r>
      </w:hyperlink>
    </w:p>
    <w:p w14:paraId="7E6584C0" w14:textId="52CFD7C5" w:rsidR="008B0F45" w:rsidRDefault="00D75B97">
      <w:pPr>
        <w:pStyle w:val="TOC3"/>
        <w:tabs>
          <w:tab w:val="left" w:pos="1600"/>
        </w:tabs>
        <w:rPr>
          <w:rFonts w:asciiTheme="minorHAnsi" w:eastAsiaTheme="minorEastAsia" w:hAnsiTheme="minorHAnsi" w:cstheme="minorBidi"/>
          <w:color w:val="auto"/>
          <w:sz w:val="22"/>
          <w:szCs w:val="22"/>
          <w:lang w:eastAsia="en-US"/>
        </w:rPr>
      </w:pPr>
      <w:hyperlink w:anchor="_Toc489460873" w:history="1">
        <w:r w:rsidR="008B0F45" w:rsidRPr="001A402F">
          <w:rPr>
            <w:rStyle w:val="Hyperlink"/>
          </w:rPr>
          <w:t>11.8.1.</w:t>
        </w:r>
        <w:r w:rsidR="008B0F45">
          <w:rPr>
            <w:rFonts w:asciiTheme="minorHAnsi" w:eastAsiaTheme="minorEastAsia" w:hAnsiTheme="minorHAnsi" w:cstheme="minorBidi"/>
            <w:color w:val="auto"/>
            <w:sz w:val="22"/>
            <w:szCs w:val="22"/>
            <w:lang w:eastAsia="en-US"/>
          </w:rPr>
          <w:tab/>
        </w:r>
        <w:r w:rsidR="008B0F45" w:rsidRPr="001A402F">
          <w:rPr>
            <w:rStyle w:val="Hyperlink"/>
          </w:rPr>
          <w:t>+KPATTERN Command: Custom End of Data Pattern</w:t>
        </w:r>
        <w:r w:rsidR="008B0F45">
          <w:rPr>
            <w:webHidden/>
          </w:rPr>
          <w:tab/>
        </w:r>
        <w:r w:rsidR="008B0F45">
          <w:rPr>
            <w:webHidden/>
          </w:rPr>
          <w:fldChar w:fldCharType="begin"/>
        </w:r>
        <w:r w:rsidR="008B0F45">
          <w:rPr>
            <w:webHidden/>
          </w:rPr>
          <w:instrText xml:space="preserve"> PAGEREF _Toc489460873 \h </w:instrText>
        </w:r>
        <w:r w:rsidR="008B0F45">
          <w:rPr>
            <w:webHidden/>
          </w:rPr>
        </w:r>
        <w:r w:rsidR="008B0F45">
          <w:rPr>
            <w:webHidden/>
          </w:rPr>
          <w:fldChar w:fldCharType="separate"/>
        </w:r>
        <w:r w:rsidR="008B0F45">
          <w:rPr>
            <w:webHidden/>
          </w:rPr>
          <w:t>126</w:t>
        </w:r>
        <w:r w:rsidR="008B0F45">
          <w:rPr>
            <w:webHidden/>
          </w:rPr>
          <w:fldChar w:fldCharType="end"/>
        </w:r>
      </w:hyperlink>
    </w:p>
    <w:p w14:paraId="17A2B589" w14:textId="4AC14A73" w:rsidR="008B0F45" w:rsidRDefault="00D75B97">
      <w:pPr>
        <w:pStyle w:val="TOC3"/>
        <w:tabs>
          <w:tab w:val="left" w:pos="1600"/>
        </w:tabs>
        <w:rPr>
          <w:rFonts w:asciiTheme="minorHAnsi" w:eastAsiaTheme="minorEastAsia" w:hAnsiTheme="minorHAnsi" w:cstheme="minorBidi"/>
          <w:color w:val="auto"/>
          <w:sz w:val="22"/>
          <w:szCs w:val="22"/>
          <w:lang w:eastAsia="en-US"/>
        </w:rPr>
      </w:pPr>
      <w:hyperlink w:anchor="_Toc489460874" w:history="1">
        <w:r w:rsidR="008B0F45" w:rsidRPr="001A402F">
          <w:rPr>
            <w:rStyle w:val="Hyperlink"/>
          </w:rPr>
          <w:t>11.8.2.</w:t>
        </w:r>
        <w:r w:rsidR="008B0F45">
          <w:rPr>
            <w:rFonts w:asciiTheme="minorHAnsi" w:eastAsiaTheme="minorEastAsia" w:hAnsiTheme="minorHAnsi" w:cstheme="minorBidi"/>
            <w:color w:val="auto"/>
            <w:sz w:val="22"/>
            <w:szCs w:val="22"/>
            <w:lang w:eastAsia="en-US"/>
          </w:rPr>
          <w:tab/>
        </w:r>
        <w:r w:rsidR="008B0F45" w:rsidRPr="001A402F">
          <w:rPr>
            <w:rStyle w:val="Hyperlink"/>
          </w:rPr>
          <w:t>+KURCCFG Command: Enable or Disable the URC from Protocol Commands</w:t>
        </w:r>
        <w:r w:rsidR="008B0F45">
          <w:rPr>
            <w:webHidden/>
          </w:rPr>
          <w:tab/>
        </w:r>
        <w:r w:rsidR="008B0F45">
          <w:rPr>
            <w:webHidden/>
          </w:rPr>
          <w:fldChar w:fldCharType="begin"/>
        </w:r>
        <w:r w:rsidR="008B0F45">
          <w:rPr>
            <w:webHidden/>
          </w:rPr>
          <w:instrText xml:space="preserve"> PAGEREF _Toc489460874 \h </w:instrText>
        </w:r>
        <w:r w:rsidR="008B0F45">
          <w:rPr>
            <w:webHidden/>
          </w:rPr>
        </w:r>
        <w:r w:rsidR="008B0F45">
          <w:rPr>
            <w:webHidden/>
          </w:rPr>
          <w:fldChar w:fldCharType="separate"/>
        </w:r>
        <w:r w:rsidR="008B0F45">
          <w:rPr>
            <w:webHidden/>
          </w:rPr>
          <w:t>127</w:t>
        </w:r>
        <w:r w:rsidR="008B0F45">
          <w:rPr>
            <w:webHidden/>
          </w:rPr>
          <w:fldChar w:fldCharType="end"/>
        </w:r>
      </w:hyperlink>
    </w:p>
    <w:p w14:paraId="581AFEF1" w14:textId="6218AB9D" w:rsidR="008B0F45" w:rsidRDefault="00D75B97">
      <w:pPr>
        <w:pStyle w:val="TOC3"/>
        <w:tabs>
          <w:tab w:val="left" w:pos="1600"/>
        </w:tabs>
        <w:rPr>
          <w:rFonts w:asciiTheme="minorHAnsi" w:eastAsiaTheme="minorEastAsia" w:hAnsiTheme="minorHAnsi" w:cstheme="minorBidi"/>
          <w:color w:val="auto"/>
          <w:sz w:val="22"/>
          <w:szCs w:val="22"/>
          <w:lang w:eastAsia="en-US"/>
        </w:rPr>
      </w:pPr>
      <w:hyperlink w:anchor="_Toc489460875" w:history="1">
        <w:r w:rsidR="008B0F45" w:rsidRPr="001A402F">
          <w:rPr>
            <w:rStyle w:val="Hyperlink"/>
          </w:rPr>
          <w:t>11.8.3.</w:t>
        </w:r>
        <w:r w:rsidR="008B0F45">
          <w:rPr>
            <w:rFonts w:asciiTheme="minorHAnsi" w:eastAsiaTheme="minorEastAsia" w:hAnsiTheme="minorHAnsi" w:cstheme="minorBidi"/>
            <w:color w:val="auto"/>
            <w:sz w:val="22"/>
            <w:szCs w:val="22"/>
            <w:lang w:eastAsia="en-US"/>
          </w:rPr>
          <w:tab/>
        </w:r>
        <w:r w:rsidR="008B0F45" w:rsidRPr="001A402F">
          <w:rPr>
            <w:rStyle w:val="Hyperlink"/>
          </w:rPr>
          <w:t>+KIPOPT Command: General Options Configuration</w:t>
        </w:r>
        <w:r w:rsidR="008B0F45">
          <w:rPr>
            <w:webHidden/>
          </w:rPr>
          <w:tab/>
        </w:r>
        <w:r w:rsidR="008B0F45">
          <w:rPr>
            <w:webHidden/>
          </w:rPr>
          <w:fldChar w:fldCharType="begin"/>
        </w:r>
        <w:r w:rsidR="008B0F45">
          <w:rPr>
            <w:webHidden/>
          </w:rPr>
          <w:instrText xml:space="preserve"> PAGEREF _Toc489460875 \h </w:instrText>
        </w:r>
        <w:r w:rsidR="008B0F45">
          <w:rPr>
            <w:webHidden/>
          </w:rPr>
        </w:r>
        <w:r w:rsidR="008B0F45">
          <w:rPr>
            <w:webHidden/>
          </w:rPr>
          <w:fldChar w:fldCharType="separate"/>
        </w:r>
        <w:r w:rsidR="008B0F45">
          <w:rPr>
            <w:webHidden/>
          </w:rPr>
          <w:t>128</w:t>
        </w:r>
        <w:r w:rsidR="008B0F45">
          <w:rPr>
            <w:webHidden/>
          </w:rPr>
          <w:fldChar w:fldCharType="end"/>
        </w:r>
      </w:hyperlink>
    </w:p>
    <w:p w14:paraId="1EB349E8" w14:textId="66F83B42"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60876" w:history="1">
        <w:r w:rsidR="008B0F45" w:rsidRPr="001A402F">
          <w:rPr>
            <w:rStyle w:val="Hyperlink"/>
          </w:rPr>
          <w:t>11.9.</w:t>
        </w:r>
        <w:r w:rsidR="008B0F45">
          <w:rPr>
            <w:rFonts w:asciiTheme="minorHAnsi" w:eastAsiaTheme="minorEastAsia" w:hAnsiTheme="minorHAnsi" w:cstheme="minorBidi"/>
            <w:color w:val="auto"/>
            <w:sz w:val="22"/>
            <w:szCs w:val="22"/>
            <w:lang w:eastAsia="en-US"/>
          </w:rPr>
          <w:tab/>
        </w:r>
        <w:r w:rsidR="008B0F45" w:rsidRPr="001A402F">
          <w:rPr>
            <w:rStyle w:val="Hyperlink"/>
          </w:rPr>
          <w:t>SSL Configuration</w:t>
        </w:r>
        <w:r w:rsidR="008B0F45">
          <w:rPr>
            <w:webHidden/>
          </w:rPr>
          <w:tab/>
        </w:r>
        <w:r w:rsidR="008B0F45">
          <w:rPr>
            <w:webHidden/>
          </w:rPr>
          <w:fldChar w:fldCharType="begin"/>
        </w:r>
        <w:r w:rsidR="008B0F45">
          <w:rPr>
            <w:webHidden/>
          </w:rPr>
          <w:instrText xml:space="preserve"> PAGEREF _Toc489460876 \h </w:instrText>
        </w:r>
        <w:r w:rsidR="008B0F45">
          <w:rPr>
            <w:webHidden/>
          </w:rPr>
        </w:r>
        <w:r w:rsidR="008B0F45">
          <w:rPr>
            <w:webHidden/>
          </w:rPr>
          <w:fldChar w:fldCharType="separate"/>
        </w:r>
        <w:r w:rsidR="008B0F45">
          <w:rPr>
            <w:webHidden/>
          </w:rPr>
          <w:t>130</w:t>
        </w:r>
        <w:r w:rsidR="008B0F45">
          <w:rPr>
            <w:webHidden/>
          </w:rPr>
          <w:fldChar w:fldCharType="end"/>
        </w:r>
      </w:hyperlink>
    </w:p>
    <w:p w14:paraId="5F270167" w14:textId="44BC1696" w:rsidR="008B0F45" w:rsidRDefault="00D75B97">
      <w:pPr>
        <w:pStyle w:val="TOC3"/>
        <w:tabs>
          <w:tab w:val="left" w:pos="1600"/>
        </w:tabs>
        <w:rPr>
          <w:rFonts w:asciiTheme="minorHAnsi" w:eastAsiaTheme="minorEastAsia" w:hAnsiTheme="minorHAnsi" w:cstheme="minorBidi"/>
          <w:color w:val="auto"/>
          <w:sz w:val="22"/>
          <w:szCs w:val="22"/>
          <w:lang w:eastAsia="en-US"/>
        </w:rPr>
      </w:pPr>
      <w:hyperlink w:anchor="_Toc489460877" w:history="1">
        <w:r w:rsidR="008B0F45" w:rsidRPr="001A402F">
          <w:rPr>
            <w:rStyle w:val="Hyperlink"/>
          </w:rPr>
          <w:t>11.9.1.</w:t>
        </w:r>
        <w:r w:rsidR="008B0F45">
          <w:rPr>
            <w:rFonts w:asciiTheme="minorHAnsi" w:eastAsiaTheme="minorEastAsia" w:hAnsiTheme="minorHAnsi" w:cstheme="minorBidi"/>
            <w:color w:val="auto"/>
            <w:sz w:val="22"/>
            <w:szCs w:val="22"/>
            <w:lang w:eastAsia="en-US"/>
          </w:rPr>
          <w:tab/>
        </w:r>
        <w:r w:rsidR="008B0F45" w:rsidRPr="001A402F">
          <w:rPr>
            <w:rStyle w:val="Hyperlink"/>
          </w:rPr>
          <w:t>+KSSLCRYPTO Command: Cipher Suite Configuration</w:t>
        </w:r>
        <w:r w:rsidR="008B0F45">
          <w:rPr>
            <w:webHidden/>
          </w:rPr>
          <w:tab/>
        </w:r>
        <w:r w:rsidR="008B0F45">
          <w:rPr>
            <w:webHidden/>
          </w:rPr>
          <w:fldChar w:fldCharType="begin"/>
        </w:r>
        <w:r w:rsidR="008B0F45">
          <w:rPr>
            <w:webHidden/>
          </w:rPr>
          <w:instrText xml:space="preserve"> PAGEREF _Toc489460877 \h </w:instrText>
        </w:r>
        <w:r w:rsidR="008B0F45">
          <w:rPr>
            <w:webHidden/>
          </w:rPr>
        </w:r>
        <w:r w:rsidR="008B0F45">
          <w:rPr>
            <w:webHidden/>
          </w:rPr>
          <w:fldChar w:fldCharType="separate"/>
        </w:r>
        <w:r w:rsidR="008B0F45">
          <w:rPr>
            <w:webHidden/>
          </w:rPr>
          <w:t>130</w:t>
        </w:r>
        <w:r w:rsidR="008B0F45">
          <w:rPr>
            <w:webHidden/>
          </w:rPr>
          <w:fldChar w:fldCharType="end"/>
        </w:r>
      </w:hyperlink>
    </w:p>
    <w:p w14:paraId="766DA821" w14:textId="08C458AD" w:rsidR="008B0F45" w:rsidRDefault="00D75B97">
      <w:pPr>
        <w:pStyle w:val="TOC3"/>
        <w:tabs>
          <w:tab w:val="left" w:pos="1600"/>
        </w:tabs>
        <w:rPr>
          <w:rFonts w:asciiTheme="minorHAnsi" w:eastAsiaTheme="minorEastAsia" w:hAnsiTheme="minorHAnsi" w:cstheme="minorBidi"/>
          <w:color w:val="auto"/>
          <w:sz w:val="22"/>
          <w:szCs w:val="22"/>
          <w:lang w:eastAsia="en-US"/>
        </w:rPr>
      </w:pPr>
      <w:hyperlink w:anchor="_Toc489460878" w:history="1">
        <w:r w:rsidR="008B0F45" w:rsidRPr="001A402F">
          <w:rPr>
            <w:rStyle w:val="Hyperlink"/>
          </w:rPr>
          <w:t>11.9.2.</w:t>
        </w:r>
        <w:r w:rsidR="008B0F45">
          <w:rPr>
            <w:rFonts w:asciiTheme="minorHAnsi" w:eastAsiaTheme="minorEastAsia" w:hAnsiTheme="minorHAnsi" w:cstheme="minorBidi"/>
            <w:color w:val="auto"/>
            <w:sz w:val="22"/>
            <w:szCs w:val="22"/>
            <w:lang w:eastAsia="en-US"/>
          </w:rPr>
          <w:tab/>
        </w:r>
        <w:r w:rsidR="008B0F45" w:rsidRPr="001A402F">
          <w:rPr>
            <w:rStyle w:val="Hyperlink"/>
          </w:rPr>
          <w:t>+KSSLCFG Command: SSL Configuration</w:t>
        </w:r>
        <w:r w:rsidR="008B0F45">
          <w:rPr>
            <w:webHidden/>
          </w:rPr>
          <w:tab/>
        </w:r>
        <w:r w:rsidR="008B0F45">
          <w:rPr>
            <w:webHidden/>
          </w:rPr>
          <w:fldChar w:fldCharType="begin"/>
        </w:r>
        <w:r w:rsidR="008B0F45">
          <w:rPr>
            <w:webHidden/>
          </w:rPr>
          <w:instrText xml:space="preserve"> PAGEREF _Toc489460878 \h </w:instrText>
        </w:r>
        <w:r w:rsidR="008B0F45">
          <w:rPr>
            <w:webHidden/>
          </w:rPr>
        </w:r>
        <w:r w:rsidR="008B0F45">
          <w:rPr>
            <w:webHidden/>
          </w:rPr>
          <w:fldChar w:fldCharType="separate"/>
        </w:r>
        <w:r w:rsidR="008B0F45">
          <w:rPr>
            <w:webHidden/>
          </w:rPr>
          <w:t>131</w:t>
        </w:r>
        <w:r w:rsidR="008B0F45">
          <w:rPr>
            <w:webHidden/>
          </w:rPr>
          <w:fldChar w:fldCharType="end"/>
        </w:r>
      </w:hyperlink>
    </w:p>
    <w:p w14:paraId="67D7E06A" w14:textId="30D6F7F9"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60879" w:history="1">
        <w:r w:rsidR="008B0F45" w:rsidRPr="001A402F">
          <w:rPr>
            <w:rStyle w:val="Hyperlink"/>
          </w:rPr>
          <w:t>11.10.</w:t>
        </w:r>
        <w:r w:rsidR="008B0F45">
          <w:rPr>
            <w:rFonts w:asciiTheme="minorHAnsi" w:eastAsiaTheme="minorEastAsia" w:hAnsiTheme="minorHAnsi" w:cstheme="minorBidi"/>
            <w:color w:val="auto"/>
            <w:sz w:val="22"/>
            <w:szCs w:val="22"/>
            <w:lang w:eastAsia="en-US"/>
          </w:rPr>
          <w:tab/>
        </w:r>
        <w:r w:rsidR="008B0F45" w:rsidRPr="001A402F">
          <w:rPr>
            <w:rStyle w:val="Hyperlink"/>
          </w:rPr>
          <w:t>TCP Specific Commands</w:t>
        </w:r>
        <w:r w:rsidR="008B0F45">
          <w:rPr>
            <w:webHidden/>
          </w:rPr>
          <w:tab/>
        </w:r>
        <w:r w:rsidR="008B0F45">
          <w:rPr>
            <w:webHidden/>
          </w:rPr>
          <w:fldChar w:fldCharType="begin"/>
        </w:r>
        <w:r w:rsidR="008B0F45">
          <w:rPr>
            <w:webHidden/>
          </w:rPr>
          <w:instrText xml:space="preserve"> PAGEREF _Toc489460879 \h </w:instrText>
        </w:r>
        <w:r w:rsidR="008B0F45">
          <w:rPr>
            <w:webHidden/>
          </w:rPr>
        </w:r>
        <w:r w:rsidR="008B0F45">
          <w:rPr>
            <w:webHidden/>
          </w:rPr>
          <w:fldChar w:fldCharType="separate"/>
        </w:r>
        <w:r w:rsidR="008B0F45">
          <w:rPr>
            <w:webHidden/>
          </w:rPr>
          <w:t>133</w:t>
        </w:r>
        <w:r w:rsidR="008B0F45">
          <w:rPr>
            <w:webHidden/>
          </w:rPr>
          <w:fldChar w:fldCharType="end"/>
        </w:r>
      </w:hyperlink>
    </w:p>
    <w:p w14:paraId="5FC92809" w14:textId="637F0D98" w:rsidR="008B0F45" w:rsidRDefault="00D75B97">
      <w:pPr>
        <w:pStyle w:val="TOC3"/>
        <w:tabs>
          <w:tab w:val="left" w:pos="1663"/>
        </w:tabs>
        <w:rPr>
          <w:rFonts w:asciiTheme="minorHAnsi" w:eastAsiaTheme="minorEastAsia" w:hAnsiTheme="minorHAnsi" w:cstheme="minorBidi"/>
          <w:color w:val="auto"/>
          <w:sz w:val="22"/>
          <w:szCs w:val="22"/>
          <w:lang w:eastAsia="en-US"/>
        </w:rPr>
      </w:pPr>
      <w:hyperlink w:anchor="_Toc489460880" w:history="1">
        <w:r w:rsidR="008B0F45" w:rsidRPr="001A402F">
          <w:rPr>
            <w:rStyle w:val="Hyperlink"/>
          </w:rPr>
          <w:t>11.10.1.</w:t>
        </w:r>
        <w:r w:rsidR="008B0F45">
          <w:rPr>
            <w:rFonts w:asciiTheme="minorHAnsi" w:eastAsiaTheme="minorEastAsia" w:hAnsiTheme="minorHAnsi" w:cstheme="minorBidi"/>
            <w:color w:val="auto"/>
            <w:sz w:val="22"/>
            <w:szCs w:val="22"/>
            <w:lang w:eastAsia="en-US"/>
          </w:rPr>
          <w:tab/>
        </w:r>
        <w:r w:rsidR="008B0F45" w:rsidRPr="001A402F">
          <w:rPr>
            <w:rStyle w:val="Hyperlink"/>
          </w:rPr>
          <w:t>+KTCPCFG Command: TCP Connection Configuration</w:t>
        </w:r>
        <w:r w:rsidR="008B0F45">
          <w:rPr>
            <w:webHidden/>
          </w:rPr>
          <w:tab/>
        </w:r>
        <w:r w:rsidR="008B0F45">
          <w:rPr>
            <w:webHidden/>
          </w:rPr>
          <w:fldChar w:fldCharType="begin"/>
        </w:r>
        <w:r w:rsidR="008B0F45">
          <w:rPr>
            <w:webHidden/>
          </w:rPr>
          <w:instrText xml:space="preserve"> PAGEREF _Toc489460880 \h </w:instrText>
        </w:r>
        <w:r w:rsidR="008B0F45">
          <w:rPr>
            <w:webHidden/>
          </w:rPr>
        </w:r>
        <w:r w:rsidR="008B0F45">
          <w:rPr>
            <w:webHidden/>
          </w:rPr>
          <w:fldChar w:fldCharType="separate"/>
        </w:r>
        <w:r w:rsidR="008B0F45">
          <w:rPr>
            <w:webHidden/>
          </w:rPr>
          <w:t>133</w:t>
        </w:r>
        <w:r w:rsidR="008B0F45">
          <w:rPr>
            <w:webHidden/>
          </w:rPr>
          <w:fldChar w:fldCharType="end"/>
        </w:r>
      </w:hyperlink>
    </w:p>
    <w:p w14:paraId="4311BFD4" w14:textId="398DB5CF" w:rsidR="008B0F45" w:rsidRDefault="00D75B97">
      <w:pPr>
        <w:pStyle w:val="TOC3"/>
        <w:tabs>
          <w:tab w:val="left" w:pos="1663"/>
        </w:tabs>
        <w:rPr>
          <w:rFonts w:asciiTheme="minorHAnsi" w:eastAsiaTheme="minorEastAsia" w:hAnsiTheme="minorHAnsi" w:cstheme="minorBidi"/>
          <w:color w:val="auto"/>
          <w:sz w:val="22"/>
          <w:szCs w:val="22"/>
          <w:lang w:eastAsia="en-US"/>
        </w:rPr>
      </w:pPr>
      <w:hyperlink w:anchor="_Toc489460881" w:history="1">
        <w:r w:rsidR="008B0F45" w:rsidRPr="001A402F">
          <w:rPr>
            <w:rStyle w:val="Hyperlink"/>
          </w:rPr>
          <w:t>11.10.2.</w:t>
        </w:r>
        <w:r w:rsidR="008B0F45">
          <w:rPr>
            <w:rFonts w:asciiTheme="minorHAnsi" w:eastAsiaTheme="minorEastAsia" w:hAnsiTheme="minorHAnsi" w:cstheme="minorBidi"/>
            <w:color w:val="auto"/>
            <w:sz w:val="22"/>
            <w:szCs w:val="22"/>
            <w:lang w:eastAsia="en-US"/>
          </w:rPr>
          <w:tab/>
        </w:r>
        <w:r w:rsidR="008B0F45" w:rsidRPr="001A402F">
          <w:rPr>
            <w:rStyle w:val="Hyperlink"/>
          </w:rPr>
          <w:t>+KTCPCNX Command: Start TCP Connection</w:t>
        </w:r>
        <w:r w:rsidR="008B0F45">
          <w:rPr>
            <w:webHidden/>
          </w:rPr>
          <w:tab/>
        </w:r>
        <w:r w:rsidR="008B0F45">
          <w:rPr>
            <w:webHidden/>
          </w:rPr>
          <w:fldChar w:fldCharType="begin"/>
        </w:r>
        <w:r w:rsidR="008B0F45">
          <w:rPr>
            <w:webHidden/>
          </w:rPr>
          <w:instrText xml:space="preserve"> PAGEREF _Toc489460881 \h </w:instrText>
        </w:r>
        <w:r w:rsidR="008B0F45">
          <w:rPr>
            <w:webHidden/>
          </w:rPr>
        </w:r>
        <w:r w:rsidR="008B0F45">
          <w:rPr>
            <w:webHidden/>
          </w:rPr>
          <w:fldChar w:fldCharType="separate"/>
        </w:r>
        <w:r w:rsidR="008B0F45">
          <w:rPr>
            <w:webHidden/>
          </w:rPr>
          <w:t>134</w:t>
        </w:r>
        <w:r w:rsidR="008B0F45">
          <w:rPr>
            <w:webHidden/>
          </w:rPr>
          <w:fldChar w:fldCharType="end"/>
        </w:r>
      </w:hyperlink>
    </w:p>
    <w:p w14:paraId="1AF90AB3" w14:textId="0E87A661" w:rsidR="008B0F45" w:rsidRDefault="00D75B97">
      <w:pPr>
        <w:pStyle w:val="TOC3"/>
        <w:tabs>
          <w:tab w:val="left" w:pos="1663"/>
        </w:tabs>
        <w:rPr>
          <w:rFonts w:asciiTheme="minorHAnsi" w:eastAsiaTheme="minorEastAsia" w:hAnsiTheme="minorHAnsi" w:cstheme="minorBidi"/>
          <w:color w:val="auto"/>
          <w:sz w:val="22"/>
          <w:szCs w:val="22"/>
          <w:lang w:eastAsia="en-US"/>
        </w:rPr>
      </w:pPr>
      <w:hyperlink w:anchor="_Toc489460882" w:history="1">
        <w:r w:rsidR="008B0F45" w:rsidRPr="001A402F">
          <w:rPr>
            <w:rStyle w:val="Hyperlink"/>
          </w:rPr>
          <w:t>11.10.3.</w:t>
        </w:r>
        <w:r w:rsidR="008B0F45">
          <w:rPr>
            <w:rFonts w:asciiTheme="minorHAnsi" w:eastAsiaTheme="minorEastAsia" w:hAnsiTheme="minorHAnsi" w:cstheme="minorBidi"/>
            <w:color w:val="auto"/>
            <w:sz w:val="22"/>
            <w:szCs w:val="22"/>
            <w:lang w:eastAsia="en-US"/>
          </w:rPr>
          <w:tab/>
        </w:r>
        <w:r w:rsidR="008B0F45" w:rsidRPr="001A402F">
          <w:rPr>
            <w:rStyle w:val="Hyperlink"/>
          </w:rPr>
          <w:t>+KTCPRCV Command: Receive Data through a TCP Connection</w:t>
        </w:r>
        <w:r w:rsidR="008B0F45">
          <w:rPr>
            <w:webHidden/>
          </w:rPr>
          <w:tab/>
        </w:r>
        <w:r w:rsidR="008B0F45">
          <w:rPr>
            <w:webHidden/>
          </w:rPr>
          <w:fldChar w:fldCharType="begin"/>
        </w:r>
        <w:r w:rsidR="008B0F45">
          <w:rPr>
            <w:webHidden/>
          </w:rPr>
          <w:instrText xml:space="preserve"> PAGEREF _Toc489460882 \h </w:instrText>
        </w:r>
        <w:r w:rsidR="008B0F45">
          <w:rPr>
            <w:webHidden/>
          </w:rPr>
        </w:r>
        <w:r w:rsidR="008B0F45">
          <w:rPr>
            <w:webHidden/>
          </w:rPr>
          <w:fldChar w:fldCharType="separate"/>
        </w:r>
        <w:r w:rsidR="008B0F45">
          <w:rPr>
            <w:webHidden/>
          </w:rPr>
          <w:t>135</w:t>
        </w:r>
        <w:r w:rsidR="008B0F45">
          <w:rPr>
            <w:webHidden/>
          </w:rPr>
          <w:fldChar w:fldCharType="end"/>
        </w:r>
      </w:hyperlink>
    </w:p>
    <w:p w14:paraId="5F1C30F8" w14:textId="7D6795C9" w:rsidR="008B0F45" w:rsidRDefault="00D75B97">
      <w:pPr>
        <w:pStyle w:val="TOC3"/>
        <w:tabs>
          <w:tab w:val="left" w:pos="1663"/>
        </w:tabs>
        <w:rPr>
          <w:rFonts w:asciiTheme="minorHAnsi" w:eastAsiaTheme="minorEastAsia" w:hAnsiTheme="minorHAnsi" w:cstheme="minorBidi"/>
          <w:color w:val="auto"/>
          <w:sz w:val="22"/>
          <w:szCs w:val="22"/>
          <w:lang w:eastAsia="en-US"/>
        </w:rPr>
      </w:pPr>
      <w:hyperlink w:anchor="_Toc489460883" w:history="1">
        <w:r w:rsidR="008B0F45" w:rsidRPr="001A402F">
          <w:rPr>
            <w:rStyle w:val="Hyperlink"/>
          </w:rPr>
          <w:t>11.10.4.</w:t>
        </w:r>
        <w:r w:rsidR="008B0F45">
          <w:rPr>
            <w:rFonts w:asciiTheme="minorHAnsi" w:eastAsiaTheme="minorEastAsia" w:hAnsiTheme="minorHAnsi" w:cstheme="minorBidi"/>
            <w:color w:val="auto"/>
            <w:sz w:val="22"/>
            <w:szCs w:val="22"/>
            <w:lang w:eastAsia="en-US"/>
          </w:rPr>
          <w:tab/>
        </w:r>
        <w:r w:rsidR="008B0F45" w:rsidRPr="001A402F">
          <w:rPr>
            <w:rStyle w:val="Hyperlink"/>
          </w:rPr>
          <w:t>+KTCPSND Command: Send Data through a TCP Connection</w:t>
        </w:r>
        <w:r w:rsidR="008B0F45">
          <w:rPr>
            <w:webHidden/>
          </w:rPr>
          <w:tab/>
        </w:r>
        <w:r w:rsidR="008B0F45">
          <w:rPr>
            <w:webHidden/>
          </w:rPr>
          <w:fldChar w:fldCharType="begin"/>
        </w:r>
        <w:r w:rsidR="008B0F45">
          <w:rPr>
            <w:webHidden/>
          </w:rPr>
          <w:instrText xml:space="preserve"> PAGEREF _Toc489460883 \h </w:instrText>
        </w:r>
        <w:r w:rsidR="008B0F45">
          <w:rPr>
            <w:webHidden/>
          </w:rPr>
        </w:r>
        <w:r w:rsidR="008B0F45">
          <w:rPr>
            <w:webHidden/>
          </w:rPr>
          <w:fldChar w:fldCharType="separate"/>
        </w:r>
        <w:r w:rsidR="008B0F45">
          <w:rPr>
            <w:webHidden/>
          </w:rPr>
          <w:t>136</w:t>
        </w:r>
        <w:r w:rsidR="008B0F45">
          <w:rPr>
            <w:webHidden/>
          </w:rPr>
          <w:fldChar w:fldCharType="end"/>
        </w:r>
      </w:hyperlink>
    </w:p>
    <w:p w14:paraId="578F7FEC" w14:textId="225F3991" w:rsidR="008B0F45" w:rsidRDefault="00D75B97">
      <w:pPr>
        <w:pStyle w:val="TOC3"/>
        <w:tabs>
          <w:tab w:val="left" w:pos="1663"/>
        </w:tabs>
        <w:rPr>
          <w:rFonts w:asciiTheme="minorHAnsi" w:eastAsiaTheme="minorEastAsia" w:hAnsiTheme="minorHAnsi" w:cstheme="minorBidi"/>
          <w:color w:val="auto"/>
          <w:sz w:val="22"/>
          <w:szCs w:val="22"/>
          <w:lang w:eastAsia="en-US"/>
        </w:rPr>
      </w:pPr>
      <w:hyperlink w:anchor="_Toc489460884" w:history="1">
        <w:r w:rsidR="008B0F45" w:rsidRPr="001A402F">
          <w:rPr>
            <w:rStyle w:val="Hyperlink"/>
          </w:rPr>
          <w:t>11.10.5.</w:t>
        </w:r>
        <w:r w:rsidR="008B0F45">
          <w:rPr>
            <w:rFonts w:asciiTheme="minorHAnsi" w:eastAsiaTheme="minorEastAsia" w:hAnsiTheme="minorHAnsi" w:cstheme="minorBidi"/>
            <w:color w:val="auto"/>
            <w:sz w:val="22"/>
            <w:szCs w:val="22"/>
            <w:lang w:eastAsia="en-US"/>
          </w:rPr>
          <w:tab/>
        </w:r>
        <w:r w:rsidR="008B0F45" w:rsidRPr="001A402F">
          <w:rPr>
            <w:rStyle w:val="Hyperlink"/>
          </w:rPr>
          <w:t>+KTCPCLOSE Command: Close Current TCP Operation</w:t>
        </w:r>
        <w:r w:rsidR="008B0F45">
          <w:rPr>
            <w:webHidden/>
          </w:rPr>
          <w:tab/>
        </w:r>
        <w:r w:rsidR="008B0F45">
          <w:rPr>
            <w:webHidden/>
          </w:rPr>
          <w:fldChar w:fldCharType="begin"/>
        </w:r>
        <w:r w:rsidR="008B0F45">
          <w:rPr>
            <w:webHidden/>
          </w:rPr>
          <w:instrText xml:space="preserve"> PAGEREF _Toc489460884 \h </w:instrText>
        </w:r>
        <w:r w:rsidR="008B0F45">
          <w:rPr>
            <w:webHidden/>
          </w:rPr>
        </w:r>
        <w:r w:rsidR="008B0F45">
          <w:rPr>
            <w:webHidden/>
          </w:rPr>
          <w:fldChar w:fldCharType="separate"/>
        </w:r>
        <w:r w:rsidR="008B0F45">
          <w:rPr>
            <w:webHidden/>
          </w:rPr>
          <w:t>137</w:t>
        </w:r>
        <w:r w:rsidR="008B0F45">
          <w:rPr>
            <w:webHidden/>
          </w:rPr>
          <w:fldChar w:fldCharType="end"/>
        </w:r>
      </w:hyperlink>
    </w:p>
    <w:p w14:paraId="372B54CE" w14:textId="0D48B842" w:rsidR="008B0F45" w:rsidRDefault="00D75B97">
      <w:pPr>
        <w:pStyle w:val="TOC3"/>
        <w:tabs>
          <w:tab w:val="left" w:pos="1663"/>
        </w:tabs>
        <w:rPr>
          <w:rFonts w:asciiTheme="minorHAnsi" w:eastAsiaTheme="minorEastAsia" w:hAnsiTheme="minorHAnsi" w:cstheme="minorBidi"/>
          <w:color w:val="auto"/>
          <w:sz w:val="22"/>
          <w:szCs w:val="22"/>
          <w:lang w:eastAsia="en-US"/>
        </w:rPr>
      </w:pPr>
      <w:hyperlink w:anchor="_Toc489460885" w:history="1">
        <w:r w:rsidR="008B0F45" w:rsidRPr="001A402F">
          <w:rPr>
            <w:rStyle w:val="Hyperlink"/>
          </w:rPr>
          <w:t>11.10.6.</w:t>
        </w:r>
        <w:r w:rsidR="008B0F45">
          <w:rPr>
            <w:rFonts w:asciiTheme="minorHAnsi" w:eastAsiaTheme="minorEastAsia" w:hAnsiTheme="minorHAnsi" w:cstheme="minorBidi"/>
            <w:color w:val="auto"/>
            <w:sz w:val="22"/>
            <w:szCs w:val="22"/>
            <w:lang w:eastAsia="en-US"/>
          </w:rPr>
          <w:tab/>
        </w:r>
        <w:r w:rsidR="008B0F45" w:rsidRPr="001A402F">
          <w:rPr>
            <w:rStyle w:val="Hyperlink"/>
          </w:rPr>
          <w:t>+KTCPDEL Command: Delete a Configured TCP Session</w:t>
        </w:r>
        <w:r w:rsidR="008B0F45">
          <w:rPr>
            <w:webHidden/>
          </w:rPr>
          <w:tab/>
        </w:r>
        <w:r w:rsidR="008B0F45">
          <w:rPr>
            <w:webHidden/>
          </w:rPr>
          <w:fldChar w:fldCharType="begin"/>
        </w:r>
        <w:r w:rsidR="008B0F45">
          <w:rPr>
            <w:webHidden/>
          </w:rPr>
          <w:instrText xml:space="preserve"> PAGEREF _Toc489460885 \h </w:instrText>
        </w:r>
        <w:r w:rsidR="008B0F45">
          <w:rPr>
            <w:webHidden/>
          </w:rPr>
        </w:r>
        <w:r w:rsidR="008B0F45">
          <w:rPr>
            <w:webHidden/>
          </w:rPr>
          <w:fldChar w:fldCharType="separate"/>
        </w:r>
        <w:r w:rsidR="008B0F45">
          <w:rPr>
            <w:webHidden/>
          </w:rPr>
          <w:t>137</w:t>
        </w:r>
        <w:r w:rsidR="008B0F45">
          <w:rPr>
            <w:webHidden/>
          </w:rPr>
          <w:fldChar w:fldCharType="end"/>
        </w:r>
      </w:hyperlink>
    </w:p>
    <w:p w14:paraId="14613509" w14:textId="57BEB757" w:rsidR="008B0F45" w:rsidRDefault="00D75B97">
      <w:pPr>
        <w:pStyle w:val="TOC3"/>
        <w:tabs>
          <w:tab w:val="left" w:pos="1663"/>
        </w:tabs>
        <w:rPr>
          <w:rFonts w:asciiTheme="minorHAnsi" w:eastAsiaTheme="minorEastAsia" w:hAnsiTheme="minorHAnsi" w:cstheme="minorBidi"/>
          <w:color w:val="auto"/>
          <w:sz w:val="22"/>
          <w:szCs w:val="22"/>
          <w:lang w:eastAsia="en-US"/>
        </w:rPr>
      </w:pPr>
      <w:hyperlink w:anchor="_Toc489460886" w:history="1">
        <w:r w:rsidR="008B0F45" w:rsidRPr="001A402F">
          <w:rPr>
            <w:rStyle w:val="Hyperlink"/>
          </w:rPr>
          <w:t>11.10.7.</w:t>
        </w:r>
        <w:r w:rsidR="008B0F45">
          <w:rPr>
            <w:rFonts w:asciiTheme="minorHAnsi" w:eastAsiaTheme="minorEastAsia" w:hAnsiTheme="minorHAnsi" w:cstheme="minorBidi"/>
            <w:color w:val="auto"/>
            <w:sz w:val="22"/>
            <w:szCs w:val="22"/>
            <w:lang w:eastAsia="en-US"/>
          </w:rPr>
          <w:tab/>
        </w:r>
        <w:r w:rsidR="008B0F45" w:rsidRPr="001A402F">
          <w:rPr>
            <w:rStyle w:val="Hyperlink"/>
          </w:rPr>
          <w:t>+KTCP_SRVREQ Notification: Incoming Client Connection Request</w:t>
        </w:r>
        <w:r w:rsidR="008B0F45">
          <w:rPr>
            <w:webHidden/>
          </w:rPr>
          <w:tab/>
        </w:r>
        <w:r w:rsidR="008B0F45">
          <w:rPr>
            <w:webHidden/>
          </w:rPr>
          <w:fldChar w:fldCharType="begin"/>
        </w:r>
        <w:r w:rsidR="008B0F45">
          <w:rPr>
            <w:webHidden/>
          </w:rPr>
          <w:instrText xml:space="preserve"> PAGEREF _Toc489460886 \h </w:instrText>
        </w:r>
        <w:r w:rsidR="008B0F45">
          <w:rPr>
            <w:webHidden/>
          </w:rPr>
        </w:r>
        <w:r w:rsidR="008B0F45">
          <w:rPr>
            <w:webHidden/>
          </w:rPr>
          <w:fldChar w:fldCharType="separate"/>
        </w:r>
        <w:r w:rsidR="008B0F45">
          <w:rPr>
            <w:webHidden/>
          </w:rPr>
          <w:t>138</w:t>
        </w:r>
        <w:r w:rsidR="008B0F45">
          <w:rPr>
            <w:webHidden/>
          </w:rPr>
          <w:fldChar w:fldCharType="end"/>
        </w:r>
      </w:hyperlink>
    </w:p>
    <w:p w14:paraId="703C57B5" w14:textId="6E18D716" w:rsidR="008B0F45" w:rsidRDefault="00D75B97">
      <w:pPr>
        <w:pStyle w:val="TOC3"/>
        <w:tabs>
          <w:tab w:val="left" w:pos="1663"/>
        </w:tabs>
        <w:rPr>
          <w:rFonts w:asciiTheme="minorHAnsi" w:eastAsiaTheme="minorEastAsia" w:hAnsiTheme="minorHAnsi" w:cstheme="minorBidi"/>
          <w:color w:val="auto"/>
          <w:sz w:val="22"/>
          <w:szCs w:val="22"/>
          <w:lang w:eastAsia="en-US"/>
        </w:rPr>
      </w:pPr>
      <w:hyperlink w:anchor="_Toc489460887" w:history="1">
        <w:r w:rsidR="008B0F45" w:rsidRPr="001A402F">
          <w:rPr>
            <w:rStyle w:val="Hyperlink"/>
          </w:rPr>
          <w:t>11.10.8.</w:t>
        </w:r>
        <w:r w:rsidR="008B0F45">
          <w:rPr>
            <w:rFonts w:asciiTheme="minorHAnsi" w:eastAsiaTheme="minorEastAsia" w:hAnsiTheme="minorHAnsi" w:cstheme="minorBidi"/>
            <w:color w:val="auto"/>
            <w:sz w:val="22"/>
            <w:szCs w:val="22"/>
            <w:lang w:eastAsia="en-US"/>
          </w:rPr>
          <w:tab/>
        </w:r>
        <w:r w:rsidR="008B0F45" w:rsidRPr="001A402F">
          <w:rPr>
            <w:rStyle w:val="Hyperlink"/>
          </w:rPr>
          <w:t>+KTCP_DATA Notification: Incoming Data through a TCP Connection</w:t>
        </w:r>
        <w:r w:rsidR="008B0F45">
          <w:rPr>
            <w:webHidden/>
          </w:rPr>
          <w:tab/>
        </w:r>
        <w:r w:rsidR="008B0F45">
          <w:rPr>
            <w:webHidden/>
          </w:rPr>
          <w:fldChar w:fldCharType="begin"/>
        </w:r>
        <w:r w:rsidR="008B0F45">
          <w:rPr>
            <w:webHidden/>
          </w:rPr>
          <w:instrText xml:space="preserve"> PAGEREF _Toc489460887 \h </w:instrText>
        </w:r>
        <w:r w:rsidR="008B0F45">
          <w:rPr>
            <w:webHidden/>
          </w:rPr>
        </w:r>
        <w:r w:rsidR="008B0F45">
          <w:rPr>
            <w:webHidden/>
          </w:rPr>
          <w:fldChar w:fldCharType="separate"/>
        </w:r>
        <w:r w:rsidR="008B0F45">
          <w:rPr>
            <w:webHidden/>
          </w:rPr>
          <w:t>139</w:t>
        </w:r>
        <w:r w:rsidR="008B0F45">
          <w:rPr>
            <w:webHidden/>
          </w:rPr>
          <w:fldChar w:fldCharType="end"/>
        </w:r>
      </w:hyperlink>
    </w:p>
    <w:p w14:paraId="55FDB8DB" w14:textId="722267DC" w:rsidR="008B0F45" w:rsidRDefault="00D75B97">
      <w:pPr>
        <w:pStyle w:val="TOC3"/>
        <w:tabs>
          <w:tab w:val="left" w:pos="1663"/>
        </w:tabs>
        <w:rPr>
          <w:rFonts w:asciiTheme="minorHAnsi" w:eastAsiaTheme="minorEastAsia" w:hAnsiTheme="minorHAnsi" w:cstheme="minorBidi"/>
          <w:color w:val="auto"/>
          <w:sz w:val="22"/>
          <w:szCs w:val="22"/>
          <w:lang w:eastAsia="en-US"/>
        </w:rPr>
      </w:pPr>
      <w:hyperlink w:anchor="_Toc489460888" w:history="1">
        <w:r w:rsidR="008B0F45" w:rsidRPr="001A402F">
          <w:rPr>
            <w:rStyle w:val="Hyperlink"/>
          </w:rPr>
          <w:t>11.10.9.</w:t>
        </w:r>
        <w:r w:rsidR="008B0F45">
          <w:rPr>
            <w:rFonts w:asciiTheme="minorHAnsi" w:eastAsiaTheme="minorEastAsia" w:hAnsiTheme="minorHAnsi" w:cstheme="minorBidi"/>
            <w:color w:val="auto"/>
            <w:sz w:val="22"/>
            <w:szCs w:val="22"/>
            <w:lang w:eastAsia="en-US"/>
          </w:rPr>
          <w:tab/>
        </w:r>
        <w:r w:rsidR="008B0F45" w:rsidRPr="001A402F">
          <w:rPr>
            <w:rStyle w:val="Hyperlink"/>
          </w:rPr>
          <w:t>+KTCP_IND Notification: TCP Status</w:t>
        </w:r>
        <w:r w:rsidR="008B0F45">
          <w:rPr>
            <w:webHidden/>
          </w:rPr>
          <w:tab/>
        </w:r>
        <w:r w:rsidR="008B0F45">
          <w:rPr>
            <w:webHidden/>
          </w:rPr>
          <w:fldChar w:fldCharType="begin"/>
        </w:r>
        <w:r w:rsidR="008B0F45">
          <w:rPr>
            <w:webHidden/>
          </w:rPr>
          <w:instrText xml:space="preserve"> PAGEREF _Toc489460888 \h </w:instrText>
        </w:r>
        <w:r w:rsidR="008B0F45">
          <w:rPr>
            <w:webHidden/>
          </w:rPr>
        </w:r>
        <w:r w:rsidR="008B0F45">
          <w:rPr>
            <w:webHidden/>
          </w:rPr>
          <w:fldChar w:fldCharType="separate"/>
        </w:r>
        <w:r w:rsidR="008B0F45">
          <w:rPr>
            <w:webHidden/>
          </w:rPr>
          <w:t>140</w:t>
        </w:r>
        <w:r w:rsidR="008B0F45">
          <w:rPr>
            <w:webHidden/>
          </w:rPr>
          <w:fldChar w:fldCharType="end"/>
        </w:r>
      </w:hyperlink>
    </w:p>
    <w:p w14:paraId="01A99E60" w14:textId="4AB400DB" w:rsidR="008B0F45" w:rsidRDefault="00D75B97">
      <w:pPr>
        <w:pStyle w:val="TOC3"/>
        <w:tabs>
          <w:tab w:val="left" w:pos="1774"/>
        </w:tabs>
        <w:rPr>
          <w:rFonts w:asciiTheme="minorHAnsi" w:eastAsiaTheme="minorEastAsia" w:hAnsiTheme="minorHAnsi" w:cstheme="minorBidi"/>
          <w:color w:val="auto"/>
          <w:sz w:val="22"/>
          <w:szCs w:val="22"/>
          <w:lang w:eastAsia="en-US"/>
        </w:rPr>
      </w:pPr>
      <w:hyperlink w:anchor="_Toc489460889" w:history="1">
        <w:r w:rsidR="008B0F45" w:rsidRPr="001A402F">
          <w:rPr>
            <w:rStyle w:val="Hyperlink"/>
          </w:rPr>
          <w:t>11.10.10.</w:t>
        </w:r>
        <w:r w:rsidR="008B0F45">
          <w:rPr>
            <w:rFonts w:asciiTheme="minorHAnsi" w:eastAsiaTheme="minorEastAsia" w:hAnsiTheme="minorHAnsi" w:cstheme="minorBidi"/>
            <w:color w:val="auto"/>
            <w:sz w:val="22"/>
            <w:szCs w:val="22"/>
            <w:lang w:eastAsia="en-US"/>
          </w:rPr>
          <w:tab/>
        </w:r>
        <w:r w:rsidR="008B0F45" w:rsidRPr="001A402F">
          <w:rPr>
            <w:rStyle w:val="Hyperlink"/>
          </w:rPr>
          <w:t>+KTCPSTAT Command: Get TCP Socket Status</w:t>
        </w:r>
        <w:r w:rsidR="008B0F45">
          <w:rPr>
            <w:webHidden/>
          </w:rPr>
          <w:tab/>
        </w:r>
        <w:r w:rsidR="008B0F45">
          <w:rPr>
            <w:webHidden/>
          </w:rPr>
          <w:fldChar w:fldCharType="begin"/>
        </w:r>
        <w:r w:rsidR="008B0F45">
          <w:rPr>
            <w:webHidden/>
          </w:rPr>
          <w:instrText xml:space="preserve"> PAGEREF _Toc489460889 \h </w:instrText>
        </w:r>
        <w:r w:rsidR="008B0F45">
          <w:rPr>
            <w:webHidden/>
          </w:rPr>
        </w:r>
        <w:r w:rsidR="008B0F45">
          <w:rPr>
            <w:webHidden/>
          </w:rPr>
          <w:fldChar w:fldCharType="separate"/>
        </w:r>
        <w:r w:rsidR="008B0F45">
          <w:rPr>
            <w:webHidden/>
          </w:rPr>
          <w:t>140</w:t>
        </w:r>
        <w:r w:rsidR="008B0F45">
          <w:rPr>
            <w:webHidden/>
          </w:rPr>
          <w:fldChar w:fldCharType="end"/>
        </w:r>
      </w:hyperlink>
    </w:p>
    <w:p w14:paraId="632D832B" w14:textId="5BEC8C6B" w:rsidR="008B0F45" w:rsidRDefault="00D75B97">
      <w:pPr>
        <w:pStyle w:val="TOC3"/>
        <w:tabs>
          <w:tab w:val="left" w:pos="1774"/>
        </w:tabs>
        <w:rPr>
          <w:rFonts w:asciiTheme="minorHAnsi" w:eastAsiaTheme="minorEastAsia" w:hAnsiTheme="minorHAnsi" w:cstheme="minorBidi"/>
          <w:color w:val="auto"/>
          <w:sz w:val="22"/>
          <w:szCs w:val="22"/>
          <w:lang w:eastAsia="en-US"/>
        </w:rPr>
      </w:pPr>
      <w:hyperlink w:anchor="_Toc489460890" w:history="1">
        <w:r w:rsidR="008B0F45" w:rsidRPr="001A402F">
          <w:rPr>
            <w:rStyle w:val="Hyperlink"/>
          </w:rPr>
          <w:t>11.10.11.</w:t>
        </w:r>
        <w:r w:rsidR="008B0F45">
          <w:rPr>
            <w:rFonts w:asciiTheme="minorHAnsi" w:eastAsiaTheme="minorEastAsia" w:hAnsiTheme="minorHAnsi" w:cstheme="minorBidi"/>
            <w:color w:val="auto"/>
            <w:sz w:val="22"/>
            <w:szCs w:val="22"/>
            <w:lang w:eastAsia="en-US"/>
          </w:rPr>
          <w:tab/>
        </w:r>
        <w:r w:rsidR="008B0F45" w:rsidRPr="001A402F">
          <w:rPr>
            <w:rStyle w:val="Hyperlink"/>
          </w:rPr>
          <w:t>+KTCPSTART Command: Start a TCP Connection in Direct Data Flow</w:t>
        </w:r>
        <w:r w:rsidR="008B0F45">
          <w:rPr>
            <w:webHidden/>
          </w:rPr>
          <w:tab/>
        </w:r>
        <w:r w:rsidR="008B0F45">
          <w:rPr>
            <w:webHidden/>
          </w:rPr>
          <w:fldChar w:fldCharType="begin"/>
        </w:r>
        <w:r w:rsidR="008B0F45">
          <w:rPr>
            <w:webHidden/>
          </w:rPr>
          <w:instrText xml:space="preserve"> PAGEREF _Toc489460890 \h </w:instrText>
        </w:r>
        <w:r w:rsidR="008B0F45">
          <w:rPr>
            <w:webHidden/>
          </w:rPr>
        </w:r>
        <w:r w:rsidR="008B0F45">
          <w:rPr>
            <w:webHidden/>
          </w:rPr>
          <w:fldChar w:fldCharType="separate"/>
        </w:r>
        <w:r w:rsidR="008B0F45">
          <w:rPr>
            <w:webHidden/>
          </w:rPr>
          <w:t>141</w:t>
        </w:r>
        <w:r w:rsidR="008B0F45">
          <w:rPr>
            <w:webHidden/>
          </w:rPr>
          <w:fldChar w:fldCharType="end"/>
        </w:r>
      </w:hyperlink>
    </w:p>
    <w:p w14:paraId="640DEE99" w14:textId="5AFA9217" w:rsidR="008B0F45" w:rsidRDefault="00D75B97">
      <w:pPr>
        <w:pStyle w:val="TOC3"/>
        <w:tabs>
          <w:tab w:val="left" w:pos="1774"/>
        </w:tabs>
        <w:rPr>
          <w:rFonts w:asciiTheme="minorHAnsi" w:eastAsiaTheme="minorEastAsia" w:hAnsiTheme="minorHAnsi" w:cstheme="minorBidi"/>
          <w:color w:val="auto"/>
          <w:sz w:val="22"/>
          <w:szCs w:val="22"/>
          <w:lang w:eastAsia="en-US"/>
        </w:rPr>
      </w:pPr>
      <w:hyperlink w:anchor="_Toc489460891" w:history="1">
        <w:r w:rsidR="008B0F45" w:rsidRPr="001A402F">
          <w:rPr>
            <w:rStyle w:val="Hyperlink"/>
          </w:rPr>
          <w:t>11.10.12.</w:t>
        </w:r>
        <w:r w:rsidR="008B0F45">
          <w:rPr>
            <w:rFonts w:asciiTheme="minorHAnsi" w:eastAsiaTheme="minorEastAsia" w:hAnsiTheme="minorHAnsi" w:cstheme="minorBidi"/>
            <w:color w:val="auto"/>
            <w:sz w:val="22"/>
            <w:szCs w:val="22"/>
            <w:lang w:eastAsia="en-US"/>
          </w:rPr>
          <w:tab/>
        </w:r>
        <w:r w:rsidR="008B0F45" w:rsidRPr="001A402F">
          <w:rPr>
            <w:rStyle w:val="Hyperlink"/>
          </w:rPr>
          <w:t>+KTCP_ACK Notification: Status Report for Latest TCP Data</w:t>
        </w:r>
        <w:r w:rsidR="008B0F45">
          <w:rPr>
            <w:webHidden/>
          </w:rPr>
          <w:tab/>
        </w:r>
        <w:r w:rsidR="008B0F45">
          <w:rPr>
            <w:webHidden/>
          </w:rPr>
          <w:fldChar w:fldCharType="begin"/>
        </w:r>
        <w:r w:rsidR="008B0F45">
          <w:rPr>
            <w:webHidden/>
          </w:rPr>
          <w:instrText xml:space="preserve"> PAGEREF _Toc489460891 \h </w:instrText>
        </w:r>
        <w:r w:rsidR="008B0F45">
          <w:rPr>
            <w:webHidden/>
          </w:rPr>
        </w:r>
        <w:r w:rsidR="008B0F45">
          <w:rPr>
            <w:webHidden/>
          </w:rPr>
          <w:fldChar w:fldCharType="separate"/>
        </w:r>
        <w:r w:rsidR="008B0F45">
          <w:rPr>
            <w:webHidden/>
          </w:rPr>
          <w:t>142</w:t>
        </w:r>
        <w:r w:rsidR="008B0F45">
          <w:rPr>
            <w:webHidden/>
          </w:rPr>
          <w:fldChar w:fldCharType="end"/>
        </w:r>
      </w:hyperlink>
    </w:p>
    <w:p w14:paraId="0587510E" w14:textId="04FAEC2D" w:rsidR="008B0F45" w:rsidRDefault="00D75B97">
      <w:pPr>
        <w:pStyle w:val="TOC3"/>
        <w:tabs>
          <w:tab w:val="left" w:pos="1774"/>
        </w:tabs>
        <w:rPr>
          <w:rFonts w:asciiTheme="minorHAnsi" w:eastAsiaTheme="minorEastAsia" w:hAnsiTheme="minorHAnsi" w:cstheme="minorBidi"/>
          <w:color w:val="auto"/>
          <w:sz w:val="22"/>
          <w:szCs w:val="22"/>
          <w:lang w:eastAsia="en-US"/>
        </w:rPr>
      </w:pPr>
      <w:hyperlink w:anchor="_Toc489460892" w:history="1">
        <w:r w:rsidR="008B0F45" w:rsidRPr="001A402F">
          <w:rPr>
            <w:rStyle w:val="Hyperlink"/>
          </w:rPr>
          <w:t>11.10.13.</w:t>
        </w:r>
        <w:r w:rsidR="008B0F45">
          <w:rPr>
            <w:rFonts w:asciiTheme="minorHAnsi" w:eastAsiaTheme="minorEastAsia" w:hAnsiTheme="minorHAnsi" w:cstheme="minorBidi"/>
            <w:color w:val="auto"/>
            <w:sz w:val="22"/>
            <w:szCs w:val="22"/>
            <w:lang w:eastAsia="en-US"/>
          </w:rPr>
          <w:tab/>
        </w:r>
        <w:r w:rsidR="008B0F45" w:rsidRPr="001A402F">
          <w:rPr>
            <w:rStyle w:val="Hyperlink"/>
          </w:rPr>
          <w:t>+KTCPACKINFO Command: Poll ACK Status for the Latest Data</w:t>
        </w:r>
        <w:r w:rsidR="008B0F45">
          <w:rPr>
            <w:webHidden/>
          </w:rPr>
          <w:tab/>
        </w:r>
        <w:r w:rsidR="008B0F45">
          <w:rPr>
            <w:webHidden/>
          </w:rPr>
          <w:fldChar w:fldCharType="begin"/>
        </w:r>
        <w:r w:rsidR="008B0F45">
          <w:rPr>
            <w:webHidden/>
          </w:rPr>
          <w:instrText xml:space="preserve"> PAGEREF _Toc489460892 \h </w:instrText>
        </w:r>
        <w:r w:rsidR="008B0F45">
          <w:rPr>
            <w:webHidden/>
          </w:rPr>
        </w:r>
        <w:r w:rsidR="008B0F45">
          <w:rPr>
            <w:webHidden/>
          </w:rPr>
          <w:fldChar w:fldCharType="separate"/>
        </w:r>
        <w:r w:rsidR="008B0F45">
          <w:rPr>
            <w:webHidden/>
          </w:rPr>
          <w:t>142</w:t>
        </w:r>
        <w:r w:rsidR="008B0F45">
          <w:rPr>
            <w:webHidden/>
          </w:rPr>
          <w:fldChar w:fldCharType="end"/>
        </w:r>
      </w:hyperlink>
    </w:p>
    <w:p w14:paraId="333D4806" w14:textId="2817A8AF"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60893" w:history="1">
        <w:r w:rsidR="008B0F45" w:rsidRPr="001A402F">
          <w:rPr>
            <w:rStyle w:val="Hyperlink"/>
          </w:rPr>
          <w:t>11.11.</w:t>
        </w:r>
        <w:r w:rsidR="008B0F45">
          <w:rPr>
            <w:rFonts w:asciiTheme="minorHAnsi" w:eastAsiaTheme="minorEastAsia" w:hAnsiTheme="minorHAnsi" w:cstheme="minorBidi"/>
            <w:color w:val="auto"/>
            <w:sz w:val="22"/>
            <w:szCs w:val="22"/>
            <w:lang w:eastAsia="en-US"/>
          </w:rPr>
          <w:tab/>
        </w:r>
        <w:r w:rsidR="008B0F45" w:rsidRPr="001A402F">
          <w:rPr>
            <w:rStyle w:val="Hyperlink"/>
          </w:rPr>
          <w:t>UDP Specific Commands</w:t>
        </w:r>
        <w:r w:rsidR="008B0F45">
          <w:rPr>
            <w:webHidden/>
          </w:rPr>
          <w:tab/>
        </w:r>
        <w:r w:rsidR="008B0F45">
          <w:rPr>
            <w:webHidden/>
          </w:rPr>
          <w:fldChar w:fldCharType="begin"/>
        </w:r>
        <w:r w:rsidR="008B0F45">
          <w:rPr>
            <w:webHidden/>
          </w:rPr>
          <w:instrText xml:space="preserve"> PAGEREF _Toc489460893 \h </w:instrText>
        </w:r>
        <w:r w:rsidR="008B0F45">
          <w:rPr>
            <w:webHidden/>
          </w:rPr>
        </w:r>
        <w:r w:rsidR="008B0F45">
          <w:rPr>
            <w:webHidden/>
          </w:rPr>
          <w:fldChar w:fldCharType="separate"/>
        </w:r>
        <w:r w:rsidR="008B0F45">
          <w:rPr>
            <w:webHidden/>
          </w:rPr>
          <w:t>143</w:t>
        </w:r>
        <w:r w:rsidR="008B0F45">
          <w:rPr>
            <w:webHidden/>
          </w:rPr>
          <w:fldChar w:fldCharType="end"/>
        </w:r>
      </w:hyperlink>
    </w:p>
    <w:p w14:paraId="5100E206" w14:textId="396A23BB" w:rsidR="008B0F45" w:rsidRDefault="00D75B97">
      <w:pPr>
        <w:pStyle w:val="TOC3"/>
        <w:tabs>
          <w:tab w:val="left" w:pos="1663"/>
        </w:tabs>
        <w:rPr>
          <w:rFonts w:asciiTheme="minorHAnsi" w:eastAsiaTheme="minorEastAsia" w:hAnsiTheme="minorHAnsi" w:cstheme="minorBidi"/>
          <w:color w:val="auto"/>
          <w:sz w:val="22"/>
          <w:szCs w:val="22"/>
          <w:lang w:eastAsia="en-US"/>
        </w:rPr>
      </w:pPr>
      <w:hyperlink w:anchor="_Toc489460894" w:history="1">
        <w:r w:rsidR="008B0F45" w:rsidRPr="001A402F">
          <w:rPr>
            <w:rStyle w:val="Hyperlink"/>
          </w:rPr>
          <w:t>11.11.1.</w:t>
        </w:r>
        <w:r w:rsidR="008B0F45">
          <w:rPr>
            <w:rFonts w:asciiTheme="minorHAnsi" w:eastAsiaTheme="minorEastAsia" w:hAnsiTheme="minorHAnsi" w:cstheme="minorBidi"/>
            <w:color w:val="auto"/>
            <w:sz w:val="22"/>
            <w:szCs w:val="22"/>
            <w:lang w:eastAsia="en-US"/>
          </w:rPr>
          <w:tab/>
        </w:r>
        <w:r w:rsidR="008B0F45" w:rsidRPr="001A402F">
          <w:rPr>
            <w:rStyle w:val="Hyperlink"/>
          </w:rPr>
          <w:t>+KUDPCFG Command: UDP Connection Configuration</w:t>
        </w:r>
        <w:r w:rsidR="008B0F45">
          <w:rPr>
            <w:webHidden/>
          </w:rPr>
          <w:tab/>
        </w:r>
        <w:r w:rsidR="008B0F45">
          <w:rPr>
            <w:webHidden/>
          </w:rPr>
          <w:fldChar w:fldCharType="begin"/>
        </w:r>
        <w:r w:rsidR="008B0F45">
          <w:rPr>
            <w:webHidden/>
          </w:rPr>
          <w:instrText xml:space="preserve"> PAGEREF _Toc489460894 \h </w:instrText>
        </w:r>
        <w:r w:rsidR="008B0F45">
          <w:rPr>
            <w:webHidden/>
          </w:rPr>
        </w:r>
        <w:r w:rsidR="008B0F45">
          <w:rPr>
            <w:webHidden/>
          </w:rPr>
          <w:fldChar w:fldCharType="separate"/>
        </w:r>
        <w:r w:rsidR="008B0F45">
          <w:rPr>
            <w:webHidden/>
          </w:rPr>
          <w:t>143</w:t>
        </w:r>
        <w:r w:rsidR="008B0F45">
          <w:rPr>
            <w:webHidden/>
          </w:rPr>
          <w:fldChar w:fldCharType="end"/>
        </w:r>
      </w:hyperlink>
    </w:p>
    <w:p w14:paraId="29EBE3D6" w14:textId="6F1B8146" w:rsidR="008B0F45" w:rsidRDefault="00D75B97">
      <w:pPr>
        <w:pStyle w:val="TOC3"/>
        <w:tabs>
          <w:tab w:val="left" w:pos="1663"/>
        </w:tabs>
        <w:rPr>
          <w:rFonts w:asciiTheme="minorHAnsi" w:eastAsiaTheme="minorEastAsia" w:hAnsiTheme="minorHAnsi" w:cstheme="minorBidi"/>
          <w:color w:val="auto"/>
          <w:sz w:val="22"/>
          <w:szCs w:val="22"/>
          <w:lang w:eastAsia="en-US"/>
        </w:rPr>
      </w:pPr>
      <w:hyperlink w:anchor="_Toc489460895" w:history="1">
        <w:r w:rsidR="008B0F45" w:rsidRPr="001A402F">
          <w:rPr>
            <w:rStyle w:val="Hyperlink"/>
          </w:rPr>
          <w:t>11.11.2.</w:t>
        </w:r>
        <w:r w:rsidR="008B0F45">
          <w:rPr>
            <w:rFonts w:asciiTheme="minorHAnsi" w:eastAsiaTheme="minorEastAsia" w:hAnsiTheme="minorHAnsi" w:cstheme="minorBidi"/>
            <w:color w:val="auto"/>
            <w:sz w:val="22"/>
            <w:szCs w:val="22"/>
            <w:lang w:eastAsia="en-US"/>
          </w:rPr>
          <w:tab/>
        </w:r>
        <w:r w:rsidR="008B0F45" w:rsidRPr="001A402F">
          <w:rPr>
            <w:rStyle w:val="Hyperlink"/>
          </w:rPr>
          <w:t>+KUDPRCV Command: Receive Data through a UDP Connection</w:t>
        </w:r>
        <w:r w:rsidR="008B0F45">
          <w:rPr>
            <w:webHidden/>
          </w:rPr>
          <w:tab/>
        </w:r>
        <w:r w:rsidR="008B0F45">
          <w:rPr>
            <w:webHidden/>
          </w:rPr>
          <w:fldChar w:fldCharType="begin"/>
        </w:r>
        <w:r w:rsidR="008B0F45">
          <w:rPr>
            <w:webHidden/>
          </w:rPr>
          <w:instrText xml:space="preserve"> PAGEREF _Toc489460895 \h </w:instrText>
        </w:r>
        <w:r w:rsidR="008B0F45">
          <w:rPr>
            <w:webHidden/>
          </w:rPr>
        </w:r>
        <w:r w:rsidR="008B0F45">
          <w:rPr>
            <w:webHidden/>
          </w:rPr>
          <w:fldChar w:fldCharType="separate"/>
        </w:r>
        <w:r w:rsidR="008B0F45">
          <w:rPr>
            <w:webHidden/>
          </w:rPr>
          <w:t>145</w:t>
        </w:r>
        <w:r w:rsidR="008B0F45">
          <w:rPr>
            <w:webHidden/>
          </w:rPr>
          <w:fldChar w:fldCharType="end"/>
        </w:r>
      </w:hyperlink>
    </w:p>
    <w:p w14:paraId="5990528C" w14:textId="6FB08077" w:rsidR="008B0F45" w:rsidRDefault="00D75B97">
      <w:pPr>
        <w:pStyle w:val="TOC3"/>
        <w:tabs>
          <w:tab w:val="left" w:pos="1663"/>
        </w:tabs>
        <w:rPr>
          <w:rFonts w:asciiTheme="minorHAnsi" w:eastAsiaTheme="minorEastAsia" w:hAnsiTheme="minorHAnsi" w:cstheme="minorBidi"/>
          <w:color w:val="auto"/>
          <w:sz w:val="22"/>
          <w:szCs w:val="22"/>
          <w:lang w:eastAsia="en-US"/>
        </w:rPr>
      </w:pPr>
      <w:hyperlink w:anchor="_Toc489460896" w:history="1">
        <w:r w:rsidR="008B0F45" w:rsidRPr="001A402F">
          <w:rPr>
            <w:rStyle w:val="Hyperlink"/>
          </w:rPr>
          <w:t>11.11.3.</w:t>
        </w:r>
        <w:r w:rsidR="008B0F45">
          <w:rPr>
            <w:rFonts w:asciiTheme="minorHAnsi" w:eastAsiaTheme="minorEastAsia" w:hAnsiTheme="minorHAnsi" w:cstheme="minorBidi"/>
            <w:color w:val="auto"/>
            <w:sz w:val="22"/>
            <w:szCs w:val="22"/>
            <w:lang w:eastAsia="en-US"/>
          </w:rPr>
          <w:tab/>
        </w:r>
        <w:r w:rsidR="008B0F45" w:rsidRPr="001A402F">
          <w:rPr>
            <w:rStyle w:val="Hyperlink"/>
          </w:rPr>
          <w:t>+KUDPSND Command: Send Data through a UDP Connection</w:t>
        </w:r>
        <w:r w:rsidR="008B0F45">
          <w:rPr>
            <w:webHidden/>
          </w:rPr>
          <w:tab/>
        </w:r>
        <w:r w:rsidR="008B0F45">
          <w:rPr>
            <w:webHidden/>
          </w:rPr>
          <w:fldChar w:fldCharType="begin"/>
        </w:r>
        <w:r w:rsidR="008B0F45">
          <w:rPr>
            <w:webHidden/>
          </w:rPr>
          <w:instrText xml:space="preserve"> PAGEREF _Toc489460896 \h </w:instrText>
        </w:r>
        <w:r w:rsidR="008B0F45">
          <w:rPr>
            <w:webHidden/>
          </w:rPr>
        </w:r>
        <w:r w:rsidR="008B0F45">
          <w:rPr>
            <w:webHidden/>
          </w:rPr>
          <w:fldChar w:fldCharType="separate"/>
        </w:r>
        <w:r w:rsidR="008B0F45">
          <w:rPr>
            <w:webHidden/>
          </w:rPr>
          <w:t>146</w:t>
        </w:r>
        <w:r w:rsidR="008B0F45">
          <w:rPr>
            <w:webHidden/>
          </w:rPr>
          <w:fldChar w:fldCharType="end"/>
        </w:r>
      </w:hyperlink>
    </w:p>
    <w:p w14:paraId="10BB9B7B" w14:textId="3C46E211" w:rsidR="008B0F45" w:rsidRDefault="00D75B97">
      <w:pPr>
        <w:pStyle w:val="TOC3"/>
        <w:tabs>
          <w:tab w:val="left" w:pos="1663"/>
        </w:tabs>
        <w:rPr>
          <w:rFonts w:asciiTheme="minorHAnsi" w:eastAsiaTheme="minorEastAsia" w:hAnsiTheme="minorHAnsi" w:cstheme="minorBidi"/>
          <w:color w:val="auto"/>
          <w:sz w:val="22"/>
          <w:szCs w:val="22"/>
          <w:lang w:eastAsia="en-US"/>
        </w:rPr>
      </w:pPr>
      <w:hyperlink w:anchor="_Toc489460897" w:history="1">
        <w:r w:rsidR="008B0F45" w:rsidRPr="001A402F">
          <w:rPr>
            <w:rStyle w:val="Hyperlink"/>
          </w:rPr>
          <w:t>11.11.4.</w:t>
        </w:r>
        <w:r w:rsidR="008B0F45">
          <w:rPr>
            <w:rFonts w:asciiTheme="minorHAnsi" w:eastAsiaTheme="minorEastAsia" w:hAnsiTheme="minorHAnsi" w:cstheme="minorBidi"/>
            <w:color w:val="auto"/>
            <w:sz w:val="22"/>
            <w:szCs w:val="22"/>
            <w:lang w:eastAsia="en-US"/>
          </w:rPr>
          <w:tab/>
        </w:r>
        <w:r w:rsidR="008B0F45" w:rsidRPr="001A402F">
          <w:rPr>
            <w:rStyle w:val="Hyperlink"/>
          </w:rPr>
          <w:t>+KUDPCLOSE Command: Close Current UDP Operation</w:t>
        </w:r>
        <w:r w:rsidR="008B0F45">
          <w:rPr>
            <w:webHidden/>
          </w:rPr>
          <w:tab/>
        </w:r>
        <w:r w:rsidR="008B0F45">
          <w:rPr>
            <w:webHidden/>
          </w:rPr>
          <w:fldChar w:fldCharType="begin"/>
        </w:r>
        <w:r w:rsidR="008B0F45">
          <w:rPr>
            <w:webHidden/>
          </w:rPr>
          <w:instrText xml:space="preserve"> PAGEREF _Toc489460897 \h </w:instrText>
        </w:r>
        <w:r w:rsidR="008B0F45">
          <w:rPr>
            <w:webHidden/>
          </w:rPr>
        </w:r>
        <w:r w:rsidR="008B0F45">
          <w:rPr>
            <w:webHidden/>
          </w:rPr>
          <w:fldChar w:fldCharType="separate"/>
        </w:r>
        <w:r w:rsidR="008B0F45">
          <w:rPr>
            <w:webHidden/>
          </w:rPr>
          <w:t>147</w:t>
        </w:r>
        <w:r w:rsidR="008B0F45">
          <w:rPr>
            <w:webHidden/>
          </w:rPr>
          <w:fldChar w:fldCharType="end"/>
        </w:r>
      </w:hyperlink>
    </w:p>
    <w:p w14:paraId="08487044" w14:textId="4FE4555A" w:rsidR="008B0F45" w:rsidRDefault="00D75B97">
      <w:pPr>
        <w:pStyle w:val="TOC3"/>
        <w:tabs>
          <w:tab w:val="left" w:pos="1663"/>
        </w:tabs>
        <w:rPr>
          <w:rFonts w:asciiTheme="minorHAnsi" w:eastAsiaTheme="minorEastAsia" w:hAnsiTheme="minorHAnsi" w:cstheme="minorBidi"/>
          <w:color w:val="auto"/>
          <w:sz w:val="22"/>
          <w:szCs w:val="22"/>
          <w:lang w:eastAsia="en-US"/>
        </w:rPr>
      </w:pPr>
      <w:hyperlink w:anchor="_Toc489460932" w:history="1">
        <w:r w:rsidR="008B0F45" w:rsidRPr="001A402F">
          <w:rPr>
            <w:rStyle w:val="Hyperlink"/>
          </w:rPr>
          <w:t>11.11.5.</w:t>
        </w:r>
        <w:r w:rsidR="008B0F45">
          <w:rPr>
            <w:rFonts w:asciiTheme="minorHAnsi" w:eastAsiaTheme="minorEastAsia" w:hAnsiTheme="minorHAnsi" w:cstheme="minorBidi"/>
            <w:color w:val="auto"/>
            <w:sz w:val="22"/>
            <w:szCs w:val="22"/>
            <w:lang w:eastAsia="en-US"/>
          </w:rPr>
          <w:tab/>
        </w:r>
        <w:r w:rsidR="008B0F45" w:rsidRPr="001A402F">
          <w:rPr>
            <w:rStyle w:val="Hyperlink"/>
          </w:rPr>
          <w:t>+KUDP_IND Notification: UDP Status</w:t>
        </w:r>
        <w:r w:rsidR="008B0F45">
          <w:rPr>
            <w:webHidden/>
          </w:rPr>
          <w:tab/>
        </w:r>
        <w:r w:rsidR="008B0F45">
          <w:rPr>
            <w:webHidden/>
          </w:rPr>
          <w:fldChar w:fldCharType="begin"/>
        </w:r>
        <w:r w:rsidR="008B0F45">
          <w:rPr>
            <w:webHidden/>
          </w:rPr>
          <w:instrText xml:space="preserve"> PAGEREF _Toc489460932 \h </w:instrText>
        </w:r>
        <w:r w:rsidR="008B0F45">
          <w:rPr>
            <w:webHidden/>
          </w:rPr>
        </w:r>
        <w:r w:rsidR="008B0F45">
          <w:rPr>
            <w:webHidden/>
          </w:rPr>
          <w:fldChar w:fldCharType="separate"/>
        </w:r>
        <w:r w:rsidR="008B0F45">
          <w:rPr>
            <w:webHidden/>
          </w:rPr>
          <w:t>148</w:t>
        </w:r>
        <w:r w:rsidR="008B0F45">
          <w:rPr>
            <w:webHidden/>
          </w:rPr>
          <w:fldChar w:fldCharType="end"/>
        </w:r>
      </w:hyperlink>
    </w:p>
    <w:p w14:paraId="5E07851E" w14:textId="3238B991" w:rsidR="008B0F45" w:rsidRDefault="00D75B97">
      <w:pPr>
        <w:pStyle w:val="TOC3"/>
        <w:tabs>
          <w:tab w:val="left" w:pos="1663"/>
        </w:tabs>
        <w:rPr>
          <w:rFonts w:asciiTheme="minorHAnsi" w:eastAsiaTheme="minorEastAsia" w:hAnsiTheme="minorHAnsi" w:cstheme="minorBidi"/>
          <w:color w:val="auto"/>
          <w:sz w:val="22"/>
          <w:szCs w:val="22"/>
          <w:lang w:eastAsia="en-US"/>
        </w:rPr>
      </w:pPr>
      <w:hyperlink w:anchor="_Toc489460933" w:history="1">
        <w:r w:rsidR="008B0F45" w:rsidRPr="001A402F">
          <w:rPr>
            <w:rStyle w:val="Hyperlink"/>
          </w:rPr>
          <w:t>11.11.6.</w:t>
        </w:r>
        <w:r w:rsidR="008B0F45">
          <w:rPr>
            <w:rFonts w:asciiTheme="minorHAnsi" w:eastAsiaTheme="minorEastAsia" w:hAnsiTheme="minorHAnsi" w:cstheme="minorBidi"/>
            <w:color w:val="auto"/>
            <w:sz w:val="22"/>
            <w:szCs w:val="22"/>
            <w:lang w:eastAsia="en-US"/>
          </w:rPr>
          <w:tab/>
        </w:r>
        <w:r w:rsidR="008B0F45" w:rsidRPr="001A402F">
          <w:rPr>
            <w:rStyle w:val="Hyperlink"/>
          </w:rPr>
          <w:t>+KUDP_DATA Notification: Incoming Data through a UDP Connection</w:t>
        </w:r>
        <w:r w:rsidR="008B0F45">
          <w:rPr>
            <w:webHidden/>
          </w:rPr>
          <w:tab/>
        </w:r>
        <w:r w:rsidR="008B0F45">
          <w:rPr>
            <w:webHidden/>
          </w:rPr>
          <w:fldChar w:fldCharType="begin"/>
        </w:r>
        <w:r w:rsidR="008B0F45">
          <w:rPr>
            <w:webHidden/>
          </w:rPr>
          <w:instrText xml:space="preserve"> PAGEREF _Toc489460933 \h </w:instrText>
        </w:r>
        <w:r w:rsidR="008B0F45">
          <w:rPr>
            <w:webHidden/>
          </w:rPr>
        </w:r>
        <w:r w:rsidR="008B0F45">
          <w:rPr>
            <w:webHidden/>
          </w:rPr>
          <w:fldChar w:fldCharType="separate"/>
        </w:r>
        <w:r w:rsidR="008B0F45">
          <w:rPr>
            <w:webHidden/>
          </w:rPr>
          <w:t>148</w:t>
        </w:r>
        <w:r w:rsidR="008B0F45">
          <w:rPr>
            <w:webHidden/>
          </w:rPr>
          <w:fldChar w:fldCharType="end"/>
        </w:r>
      </w:hyperlink>
    </w:p>
    <w:p w14:paraId="618AB460" w14:textId="6EA5796A"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62170" w:history="1">
        <w:r w:rsidR="008B0F45" w:rsidRPr="001A402F">
          <w:rPr>
            <w:rStyle w:val="Hyperlink"/>
          </w:rPr>
          <w:t>11.12.</w:t>
        </w:r>
        <w:r w:rsidR="008B0F45">
          <w:rPr>
            <w:rFonts w:asciiTheme="minorHAnsi" w:eastAsiaTheme="minorEastAsia" w:hAnsiTheme="minorHAnsi" w:cstheme="minorBidi"/>
            <w:color w:val="auto"/>
            <w:sz w:val="22"/>
            <w:szCs w:val="22"/>
            <w:lang w:eastAsia="en-US"/>
          </w:rPr>
          <w:tab/>
        </w:r>
        <w:r w:rsidR="008B0F45" w:rsidRPr="001A402F">
          <w:rPr>
            <w:rStyle w:val="Hyperlink"/>
          </w:rPr>
          <w:t>SSL Certificate Manager</w:t>
        </w:r>
        <w:r w:rsidR="008B0F45">
          <w:rPr>
            <w:webHidden/>
          </w:rPr>
          <w:tab/>
        </w:r>
        <w:r w:rsidR="008B0F45">
          <w:rPr>
            <w:webHidden/>
          </w:rPr>
          <w:fldChar w:fldCharType="begin"/>
        </w:r>
        <w:r w:rsidR="008B0F45">
          <w:rPr>
            <w:webHidden/>
          </w:rPr>
          <w:instrText xml:space="preserve"> PAGEREF _Toc489462170 \h </w:instrText>
        </w:r>
        <w:r w:rsidR="008B0F45">
          <w:rPr>
            <w:webHidden/>
          </w:rPr>
        </w:r>
        <w:r w:rsidR="008B0F45">
          <w:rPr>
            <w:webHidden/>
          </w:rPr>
          <w:fldChar w:fldCharType="separate"/>
        </w:r>
        <w:r w:rsidR="008B0F45">
          <w:rPr>
            <w:webHidden/>
          </w:rPr>
          <w:t>149</w:t>
        </w:r>
        <w:r w:rsidR="008B0F45">
          <w:rPr>
            <w:webHidden/>
          </w:rPr>
          <w:fldChar w:fldCharType="end"/>
        </w:r>
      </w:hyperlink>
    </w:p>
    <w:p w14:paraId="2136B6F8" w14:textId="22F6ED53" w:rsidR="008B0F45" w:rsidRDefault="00D75B97">
      <w:pPr>
        <w:pStyle w:val="TOC3"/>
        <w:tabs>
          <w:tab w:val="left" w:pos="1663"/>
        </w:tabs>
        <w:rPr>
          <w:rFonts w:asciiTheme="minorHAnsi" w:eastAsiaTheme="minorEastAsia" w:hAnsiTheme="minorHAnsi" w:cstheme="minorBidi"/>
          <w:color w:val="auto"/>
          <w:sz w:val="22"/>
          <w:szCs w:val="22"/>
          <w:lang w:eastAsia="en-US"/>
        </w:rPr>
      </w:pPr>
      <w:hyperlink w:anchor="_Toc489462171" w:history="1">
        <w:r w:rsidR="008B0F45" w:rsidRPr="001A402F">
          <w:rPr>
            <w:rStyle w:val="Hyperlink"/>
          </w:rPr>
          <w:t>11.12.1.</w:t>
        </w:r>
        <w:r w:rsidR="008B0F45">
          <w:rPr>
            <w:rFonts w:asciiTheme="minorHAnsi" w:eastAsiaTheme="minorEastAsia" w:hAnsiTheme="minorHAnsi" w:cstheme="minorBidi"/>
            <w:color w:val="auto"/>
            <w:sz w:val="22"/>
            <w:szCs w:val="22"/>
            <w:lang w:eastAsia="en-US"/>
          </w:rPr>
          <w:tab/>
        </w:r>
        <w:r w:rsidR="008B0F45" w:rsidRPr="001A402F">
          <w:rPr>
            <w:rStyle w:val="Hyperlink"/>
          </w:rPr>
          <w:t>+KCERTSTORE Command: Store Root CA and Local Certificates to Internal Storage</w:t>
        </w:r>
        <w:r w:rsidR="008B0F45">
          <w:rPr>
            <w:webHidden/>
          </w:rPr>
          <w:tab/>
        </w:r>
        <w:r w:rsidR="008B0F45">
          <w:rPr>
            <w:webHidden/>
          </w:rPr>
          <w:fldChar w:fldCharType="begin"/>
        </w:r>
        <w:r w:rsidR="008B0F45">
          <w:rPr>
            <w:webHidden/>
          </w:rPr>
          <w:instrText xml:space="preserve"> PAGEREF _Toc489462171 \h </w:instrText>
        </w:r>
        <w:r w:rsidR="008B0F45">
          <w:rPr>
            <w:webHidden/>
          </w:rPr>
        </w:r>
        <w:r w:rsidR="008B0F45">
          <w:rPr>
            <w:webHidden/>
          </w:rPr>
          <w:fldChar w:fldCharType="separate"/>
        </w:r>
        <w:r w:rsidR="008B0F45">
          <w:rPr>
            <w:webHidden/>
          </w:rPr>
          <w:t>149</w:t>
        </w:r>
        <w:r w:rsidR="008B0F45">
          <w:rPr>
            <w:webHidden/>
          </w:rPr>
          <w:fldChar w:fldCharType="end"/>
        </w:r>
      </w:hyperlink>
    </w:p>
    <w:p w14:paraId="4B1617BE" w14:textId="447CBFD9" w:rsidR="008B0F45" w:rsidRDefault="00D75B97">
      <w:pPr>
        <w:pStyle w:val="TOC3"/>
        <w:tabs>
          <w:tab w:val="left" w:pos="1663"/>
        </w:tabs>
        <w:rPr>
          <w:rFonts w:asciiTheme="minorHAnsi" w:eastAsiaTheme="minorEastAsia" w:hAnsiTheme="minorHAnsi" w:cstheme="minorBidi"/>
          <w:color w:val="auto"/>
          <w:sz w:val="22"/>
          <w:szCs w:val="22"/>
          <w:lang w:eastAsia="en-US"/>
        </w:rPr>
      </w:pPr>
      <w:hyperlink w:anchor="_Toc489462172" w:history="1">
        <w:r w:rsidR="008B0F45" w:rsidRPr="001A402F">
          <w:rPr>
            <w:rStyle w:val="Hyperlink"/>
          </w:rPr>
          <w:t>11.12.2.</w:t>
        </w:r>
        <w:r w:rsidR="008B0F45">
          <w:rPr>
            <w:rFonts w:asciiTheme="minorHAnsi" w:eastAsiaTheme="minorEastAsia" w:hAnsiTheme="minorHAnsi" w:cstheme="minorBidi"/>
            <w:color w:val="auto"/>
            <w:sz w:val="22"/>
            <w:szCs w:val="22"/>
            <w:lang w:eastAsia="en-US"/>
          </w:rPr>
          <w:tab/>
        </w:r>
        <w:r w:rsidR="008B0F45" w:rsidRPr="001A402F">
          <w:rPr>
            <w:rStyle w:val="Hyperlink"/>
          </w:rPr>
          <w:t>+KPRIVKSTORE Command: Store Private Key Associated to a Local Certificate</w:t>
        </w:r>
        <w:r w:rsidR="008B0F45">
          <w:rPr>
            <w:webHidden/>
          </w:rPr>
          <w:tab/>
        </w:r>
        <w:r w:rsidR="008B0F45">
          <w:rPr>
            <w:webHidden/>
          </w:rPr>
          <w:fldChar w:fldCharType="begin"/>
        </w:r>
        <w:r w:rsidR="008B0F45">
          <w:rPr>
            <w:webHidden/>
          </w:rPr>
          <w:instrText xml:space="preserve"> PAGEREF _Toc489462172 \h </w:instrText>
        </w:r>
        <w:r w:rsidR="008B0F45">
          <w:rPr>
            <w:webHidden/>
          </w:rPr>
        </w:r>
        <w:r w:rsidR="008B0F45">
          <w:rPr>
            <w:webHidden/>
          </w:rPr>
          <w:fldChar w:fldCharType="separate"/>
        </w:r>
        <w:r w:rsidR="008B0F45">
          <w:rPr>
            <w:webHidden/>
          </w:rPr>
          <w:t>150</w:t>
        </w:r>
        <w:r w:rsidR="008B0F45">
          <w:rPr>
            <w:webHidden/>
          </w:rPr>
          <w:fldChar w:fldCharType="end"/>
        </w:r>
      </w:hyperlink>
    </w:p>
    <w:p w14:paraId="2999B116" w14:textId="7C778685" w:rsidR="008B0F45" w:rsidRDefault="00D75B97">
      <w:pPr>
        <w:pStyle w:val="TOC3"/>
        <w:tabs>
          <w:tab w:val="left" w:pos="1663"/>
        </w:tabs>
        <w:rPr>
          <w:rFonts w:asciiTheme="minorHAnsi" w:eastAsiaTheme="minorEastAsia" w:hAnsiTheme="minorHAnsi" w:cstheme="minorBidi"/>
          <w:color w:val="auto"/>
          <w:sz w:val="22"/>
          <w:szCs w:val="22"/>
          <w:lang w:eastAsia="en-US"/>
        </w:rPr>
      </w:pPr>
      <w:hyperlink w:anchor="_Toc489462173" w:history="1">
        <w:r w:rsidR="008B0F45" w:rsidRPr="001A402F">
          <w:rPr>
            <w:rStyle w:val="Hyperlink"/>
          </w:rPr>
          <w:t>11.12.3.</w:t>
        </w:r>
        <w:r w:rsidR="008B0F45">
          <w:rPr>
            <w:rFonts w:asciiTheme="minorHAnsi" w:eastAsiaTheme="minorEastAsia" w:hAnsiTheme="minorHAnsi" w:cstheme="minorBidi"/>
            <w:color w:val="auto"/>
            <w:sz w:val="22"/>
            <w:szCs w:val="22"/>
            <w:lang w:eastAsia="en-US"/>
          </w:rPr>
          <w:tab/>
        </w:r>
        <w:r w:rsidR="008B0F45" w:rsidRPr="001A402F">
          <w:rPr>
            <w:rStyle w:val="Hyperlink"/>
          </w:rPr>
          <w:t>+KCERTDELETE Command: Delete Local Certificate from the Index</w:t>
        </w:r>
        <w:r w:rsidR="008B0F45">
          <w:rPr>
            <w:webHidden/>
          </w:rPr>
          <w:tab/>
        </w:r>
        <w:r w:rsidR="008B0F45">
          <w:rPr>
            <w:webHidden/>
          </w:rPr>
          <w:fldChar w:fldCharType="begin"/>
        </w:r>
        <w:r w:rsidR="008B0F45">
          <w:rPr>
            <w:webHidden/>
          </w:rPr>
          <w:instrText xml:space="preserve"> PAGEREF _Toc489462173 \h </w:instrText>
        </w:r>
        <w:r w:rsidR="008B0F45">
          <w:rPr>
            <w:webHidden/>
          </w:rPr>
        </w:r>
        <w:r w:rsidR="008B0F45">
          <w:rPr>
            <w:webHidden/>
          </w:rPr>
          <w:fldChar w:fldCharType="separate"/>
        </w:r>
        <w:r w:rsidR="008B0F45">
          <w:rPr>
            <w:webHidden/>
          </w:rPr>
          <w:t>151</w:t>
        </w:r>
        <w:r w:rsidR="008B0F45">
          <w:rPr>
            <w:webHidden/>
          </w:rPr>
          <w:fldChar w:fldCharType="end"/>
        </w:r>
      </w:hyperlink>
    </w:p>
    <w:p w14:paraId="082B6366" w14:textId="0713D7C2" w:rsidR="008B0F45" w:rsidRDefault="00D75B97">
      <w:pPr>
        <w:pStyle w:val="TOC3"/>
        <w:tabs>
          <w:tab w:val="left" w:pos="1663"/>
        </w:tabs>
        <w:rPr>
          <w:rFonts w:asciiTheme="minorHAnsi" w:eastAsiaTheme="minorEastAsia" w:hAnsiTheme="minorHAnsi" w:cstheme="minorBidi"/>
          <w:color w:val="auto"/>
          <w:sz w:val="22"/>
          <w:szCs w:val="22"/>
          <w:lang w:eastAsia="en-US"/>
        </w:rPr>
      </w:pPr>
      <w:hyperlink w:anchor="_Toc489462174" w:history="1">
        <w:r w:rsidR="008B0F45" w:rsidRPr="001A402F">
          <w:rPr>
            <w:rStyle w:val="Hyperlink"/>
          </w:rPr>
          <w:t>11.12.4.</w:t>
        </w:r>
        <w:r w:rsidR="008B0F45">
          <w:rPr>
            <w:rFonts w:asciiTheme="minorHAnsi" w:eastAsiaTheme="minorEastAsia" w:hAnsiTheme="minorHAnsi" w:cstheme="minorBidi"/>
            <w:color w:val="auto"/>
            <w:sz w:val="22"/>
            <w:szCs w:val="22"/>
            <w:lang w:eastAsia="en-US"/>
          </w:rPr>
          <w:tab/>
        </w:r>
        <w:r w:rsidR="008B0F45" w:rsidRPr="001A402F">
          <w:rPr>
            <w:rStyle w:val="Hyperlink"/>
          </w:rPr>
          <w:t>+KPRIVKDELETE Command: Delete Private Key from the Index</w:t>
        </w:r>
        <w:r w:rsidR="008B0F45">
          <w:rPr>
            <w:webHidden/>
          </w:rPr>
          <w:tab/>
        </w:r>
        <w:r w:rsidR="008B0F45">
          <w:rPr>
            <w:webHidden/>
          </w:rPr>
          <w:fldChar w:fldCharType="begin"/>
        </w:r>
        <w:r w:rsidR="008B0F45">
          <w:rPr>
            <w:webHidden/>
          </w:rPr>
          <w:instrText xml:space="preserve"> PAGEREF _Toc489462174 \h </w:instrText>
        </w:r>
        <w:r w:rsidR="008B0F45">
          <w:rPr>
            <w:webHidden/>
          </w:rPr>
        </w:r>
        <w:r w:rsidR="008B0F45">
          <w:rPr>
            <w:webHidden/>
          </w:rPr>
          <w:fldChar w:fldCharType="separate"/>
        </w:r>
        <w:r w:rsidR="008B0F45">
          <w:rPr>
            <w:webHidden/>
          </w:rPr>
          <w:t>152</w:t>
        </w:r>
        <w:r w:rsidR="008B0F45">
          <w:rPr>
            <w:webHidden/>
          </w:rPr>
          <w:fldChar w:fldCharType="end"/>
        </w:r>
      </w:hyperlink>
    </w:p>
    <w:p w14:paraId="039101B2" w14:textId="7BB9577C" w:rsidR="008B0F45" w:rsidRDefault="00D75B97">
      <w:pPr>
        <w:pStyle w:val="TOC1"/>
        <w:rPr>
          <w:rFonts w:asciiTheme="minorHAnsi" w:eastAsiaTheme="minorEastAsia" w:hAnsiTheme="minorHAnsi" w:cstheme="minorBidi"/>
          <w:b w:val="0"/>
          <w:bCs w:val="0"/>
          <w:caps w:val="0"/>
          <w:color w:val="auto"/>
          <w:sz w:val="22"/>
          <w:szCs w:val="22"/>
          <w:lang w:eastAsia="en-US"/>
        </w:rPr>
      </w:pPr>
      <w:hyperlink w:anchor="_Toc489462175" w:history="1">
        <w:r w:rsidR="008B0F45" w:rsidRPr="001A402F">
          <w:rPr>
            <w:rStyle w:val="Hyperlink"/>
          </w:rPr>
          <w:t>12.</w:t>
        </w:r>
        <w:r w:rsidR="008B0F45">
          <w:rPr>
            <w:rFonts w:asciiTheme="minorHAnsi" w:eastAsiaTheme="minorEastAsia" w:hAnsiTheme="minorHAnsi" w:cstheme="minorBidi"/>
            <w:b w:val="0"/>
            <w:bCs w:val="0"/>
            <w:caps w:val="0"/>
            <w:color w:val="auto"/>
            <w:sz w:val="22"/>
            <w:szCs w:val="22"/>
            <w:lang w:eastAsia="en-US"/>
          </w:rPr>
          <w:tab/>
        </w:r>
        <w:r w:rsidR="008B0F45" w:rsidRPr="001A402F">
          <w:rPr>
            <w:rStyle w:val="Hyperlink"/>
          </w:rPr>
          <w:t>AVMS Commands</w:t>
        </w:r>
        <w:r w:rsidR="008B0F45">
          <w:rPr>
            <w:webHidden/>
          </w:rPr>
          <w:tab/>
        </w:r>
        <w:r w:rsidR="008B0F45">
          <w:rPr>
            <w:webHidden/>
          </w:rPr>
          <w:fldChar w:fldCharType="begin"/>
        </w:r>
        <w:r w:rsidR="008B0F45">
          <w:rPr>
            <w:webHidden/>
          </w:rPr>
          <w:instrText xml:space="preserve"> PAGEREF _Toc489462175 \h </w:instrText>
        </w:r>
        <w:r w:rsidR="008B0F45">
          <w:rPr>
            <w:webHidden/>
          </w:rPr>
        </w:r>
        <w:r w:rsidR="008B0F45">
          <w:rPr>
            <w:webHidden/>
          </w:rPr>
          <w:fldChar w:fldCharType="separate"/>
        </w:r>
        <w:r w:rsidR="008B0F45">
          <w:rPr>
            <w:webHidden/>
          </w:rPr>
          <w:t>153</w:t>
        </w:r>
        <w:r w:rsidR="008B0F45">
          <w:rPr>
            <w:webHidden/>
          </w:rPr>
          <w:fldChar w:fldCharType="end"/>
        </w:r>
      </w:hyperlink>
    </w:p>
    <w:p w14:paraId="6CFAC1A2" w14:textId="1C52000C"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62176" w:history="1">
        <w:r w:rsidR="008B0F45" w:rsidRPr="001A402F">
          <w:rPr>
            <w:rStyle w:val="Hyperlink"/>
          </w:rPr>
          <w:t>12.1.</w:t>
        </w:r>
        <w:r w:rsidR="008B0F45">
          <w:rPr>
            <w:rFonts w:asciiTheme="minorHAnsi" w:eastAsiaTheme="minorEastAsia" w:hAnsiTheme="minorHAnsi" w:cstheme="minorBidi"/>
            <w:color w:val="auto"/>
            <w:sz w:val="22"/>
            <w:szCs w:val="22"/>
            <w:lang w:eastAsia="en-US"/>
          </w:rPr>
          <w:tab/>
        </w:r>
        <w:r w:rsidR="008B0F45" w:rsidRPr="001A402F">
          <w:rPr>
            <w:rStyle w:val="Hyperlink"/>
          </w:rPr>
          <w:t>+WDSC Command: Device Services Configuration</w:t>
        </w:r>
        <w:r w:rsidR="008B0F45">
          <w:rPr>
            <w:webHidden/>
          </w:rPr>
          <w:tab/>
        </w:r>
        <w:r w:rsidR="008B0F45">
          <w:rPr>
            <w:webHidden/>
          </w:rPr>
          <w:fldChar w:fldCharType="begin"/>
        </w:r>
        <w:r w:rsidR="008B0F45">
          <w:rPr>
            <w:webHidden/>
          </w:rPr>
          <w:instrText xml:space="preserve"> PAGEREF _Toc489462176 \h </w:instrText>
        </w:r>
        <w:r w:rsidR="008B0F45">
          <w:rPr>
            <w:webHidden/>
          </w:rPr>
        </w:r>
        <w:r w:rsidR="008B0F45">
          <w:rPr>
            <w:webHidden/>
          </w:rPr>
          <w:fldChar w:fldCharType="separate"/>
        </w:r>
        <w:r w:rsidR="008B0F45">
          <w:rPr>
            <w:webHidden/>
          </w:rPr>
          <w:t>153</w:t>
        </w:r>
        <w:r w:rsidR="008B0F45">
          <w:rPr>
            <w:webHidden/>
          </w:rPr>
          <w:fldChar w:fldCharType="end"/>
        </w:r>
      </w:hyperlink>
    </w:p>
    <w:p w14:paraId="6AE357FD" w14:textId="6817A77B"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62177" w:history="1">
        <w:r w:rsidR="008B0F45" w:rsidRPr="001A402F">
          <w:rPr>
            <w:rStyle w:val="Hyperlink"/>
          </w:rPr>
          <w:t>12.2.</w:t>
        </w:r>
        <w:r w:rsidR="008B0F45">
          <w:rPr>
            <w:rFonts w:asciiTheme="minorHAnsi" w:eastAsiaTheme="minorEastAsia" w:hAnsiTheme="minorHAnsi" w:cstheme="minorBidi"/>
            <w:color w:val="auto"/>
            <w:sz w:val="22"/>
            <w:szCs w:val="22"/>
            <w:lang w:eastAsia="en-US"/>
          </w:rPr>
          <w:tab/>
        </w:r>
        <w:r w:rsidR="008B0F45" w:rsidRPr="001A402F">
          <w:rPr>
            <w:rStyle w:val="Hyperlink"/>
          </w:rPr>
          <w:t>+WDSD Command: Device Services Local Download</w:t>
        </w:r>
        <w:r w:rsidR="008B0F45">
          <w:rPr>
            <w:webHidden/>
          </w:rPr>
          <w:tab/>
        </w:r>
        <w:r w:rsidR="008B0F45">
          <w:rPr>
            <w:webHidden/>
          </w:rPr>
          <w:fldChar w:fldCharType="begin"/>
        </w:r>
        <w:r w:rsidR="008B0F45">
          <w:rPr>
            <w:webHidden/>
          </w:rPr>
          <w:instrText xml:space="preserve"> PAGEREF _Toc489462177 \h </w:instrText>
        </w:r>
        <w:r w:rsidR="008B0F45">
          <w:rPr>
            <w:webHidden/>
          </w:rPr>
        </w:r>
        <w:r w:rsidR="008B0F45">
          <w:rPr>
            <w:webHidden/>
          </w:rPr>
          <w:fldChar w:fldCharType="separate"/>
        </w:r>
        <w:r w:rsidR="008B0F45">
          <w:rPr>
            <w:webHidden/>
          </w:rPr>
          <w:t>155</w:t>
        </w:r>
        <w:r w:rsidR="008B0F45">
          <w:rPr>
            <w:webHidden/>
          </w:rPr>
          <w:fldChar w:fldCharType="end"/>
        </w:r>
      </w:hyperlink>
    </w:p>
    <w:p w14:paraId="2EB373BB" w14:textId="7D92EA1F"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62178" w:history="1">
        <w:r w:rsidR="008B0F45" w:rsidRPr="001A402F">
          <w:rPr>
            <w:rStyle w:val="Hyperlink"/>
          </w:rPr>
          <w:t>12.3.</w:t>
        </w:r>
        <w:r w:rsidR="008B0F45">
          <w:rPr>
            <w:rFonts w:asciiTheme="minorHAnsi" w:eastAsiaTheme="minorEastAsia" w:hAnsiTheme="minorHAnsi" w:cstheme="minorBidi"/>
            <w:color w:val="auto"/>
            <w:sz w:val="22"/>
            <w:szCs w:val="22"/>
            <w:lang w:eastAsia="en-US"/>
          </w:rPr>
          <w:tab/>
        </w:r>
        <w:r w:rsidR="008B0F45" w:rsidRPr="001A402F">
          <w:rPr>
            <w:rStyle w:val="Hyperlink"/>
          </w:rPr>
          <w:t>+WDSE Command: Device Services Error</w:t>
        </w:r>
        <w:r w:rsidR="008B0F45">
          <w:rPr>
            <w:webHidden/>
          </w:rPr>
          <w:tab/>
        </w:r>
        <w:r w:rsidR="008B0F45">
          <w:rPr>
            <w:webHidden/>
          </w:rPr>
          <w:fldChar w:fldCharType="begin"/>
        </w:r>
        <w:r w:rsidR="008B0F45">
          <w:rPr>
            <w:webHidden/>
          </w:rPr>
          <w:instrText xml:space="preserve"> PAGEREF _Toc489462178 \h </w:instrText>
        </w:r>
        <w:r w:rsidR="008B0F45">
          <w:rPr>
            <w:webHidden/>
          </w:rPr>
        </w:r>
        <w:r w:rsidR="008B0F45">
          <w:rPr>
            <w:webHidden/>
          </w:rPr>
          <w:fldChar w:fldCharType="separate"/>
        </w:r>
        <w:r w:rsidR="008B0F45">
          <w:rPr>
            <w:webHidden/>
          </w:rPr>
          <w:t>156</w:t>
        </w:r>
        <w:r w:rsidR="008B0F45">
          <w:rPr>
            <w:webHidden/>
          </w:rPr>
          <w:fldChar w:fldCharType="end"/>
        </w:r>
      </w:hyperlink>
    </w:p>
    <w:p w14:paraId="356B9949" w14:textId="2C0980B3"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62241" w:history="1">
        <w:r w:rsidR="008B0F45" w:rsidRPr="001A402F">
          <w:rPr>
            <w:rStyle w:val="Hyperlink"/>
          </w:rPr>
          <w:t>12.4.</w:t>
        </w:r>
        <w:r w:rsidR="008B0F45">
          <w:rPr>
            <w:rFonts w:asciiTheme="minorHAnsi" w:eastAsiaTheme="minorEastAsia" w:hAnsiTheme="minorHAnsi" w:cstheme="minorBidi"/>
            <w:color w:val="auto"/>
            <w:sz w:val="22"/>
            <w:szCs w:val="22"/>
            <w:lang w:eastAsia="en-US"/>
          </w:rPr>
          <w:tab/>
        </w:r>
        <w:r w:rsidR="008B0F45" w:rsidRPr="001A402F">
          <w:rPr>
            <w:rStyle w:val="Hyperlink"/>
          </w:rPr>
          <w:t>+WDSG Command: Device Services General Status</w:t>
        </w:r>
        <w:r w:rsidR="008B0F45">
          <w:rPr>
            <w:webHidden/>
          </w:rPr>
          <w:tab/>
        </w:r>
        <w:r w:rsidR="008B0F45">
          <w:rPr>
            <w:webHidden/>
          </w:rPr>
          <w:fldChar w:fldCharType="begin"/>
        </w:r>
        <w:r w:rsidR="008B0F45">
          <w:rPr>
            <w:webHidden/>
          </w:rPr>
          <w:instrText xml:space="preserve"> PAGEREF _Toc489462241 \h </w:instrText>
        </w:r>
        <w:r w:rsidR="008B0F45">
          <w:rPr>
            <w:webHidden/>
          </w:rPr>
        </w:r>
        <w:r w:rsidR="008B0F45">
          <w:rPr>
            <w:webHidden/>
          </w:rPr>
          <w:fldChar w:fldCharType="separate"/>
        </w:r>
        <w:r w:rsidR="008B0F45">
          <w:rPr>
            <w:webHidden/>
          </w:rPr>
          <w:t>157</w:t>
        </w:r>
        <w:r w:rsidR="008B0F45">
          <w:rPr>
            <w:webHidden/>
          </w:rPr>
          <w:fldChar w:fldCharType="end"/>
        </w:r>
      </w:hyperlink>
    </w:p>
    <w:p w14:paraId="7BE462E0" w14:textId="5241AFA6"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62242" w:history="1">
        <w:r w:rsidR="008B0F45" w:rsidRPr="001A402F">
          <w:rPr>
            <w:rStyle w:val="Hyperlink"/>
          </w:rPr>
          <w:t>12.5.</w:t>
        </w:r>
        <w:r w:rsidR="008B0F45">
          <w:rPr>
            <w:rFonts w:asciiTheme="minorHAnsi" w:eastAsiaTheme="minorEastAsia" w:hAnsiTheme="minorHAnsi" w:cstheme="minorBidi"/>
            <w:color w:val="auto"/>
            <w:sz w:val="22"/>
            <w:szCs w:val="22"/>
            <w:lang w:eastAsia="en-US"/>
          </w:rPr>
          <w:tab/>
        </w:r>
        <w:r w:rsidR="008B0F45" w:rsidRPr="001A402F">
          <w:rPr>
            <w:rStyle w:val="Hyperlink"/>
          </w:rPr>
          <w:t>+WDSI Command: Device Services Indication</w:t>
        </w:r>
        <w:r w:rsidR="008B0F45">
          <w:rPr>
            <w:webHidden/>
          </w:rPr>
          <w:tab/>
        </w:r>
        <w:r w:rsidR="008B0F45">
          <w:rPr>
            <w:webHidden/>
          </w:rPr>
          <w:fldChar w:fldCharType="begin"/>
        </w:r>
        <w:r w:rsidR="008B0F45">
          <w:rPr>
            <w:webHidden/>
          </w:rPr>
          <w:instrText xml:space="preserve"> PAGEREF _Toc489462242 \h </w:instrText>
        </w:r>
        <w:r w:rsidR="008B0F45">
          <w:rPr>
            <w:webHidden/>
          </w:rPr>
        </w:r>
        <w:r w:rsidR="008B0F45">
          <w:rPr>
            <w:webHidden/>
          </w:rPr>
          <w:fldChar w:fldCharType="separate"/>
        </w:r>
        <w:r w:rsidR="008B0F45">
          <w:rPr>
            <w:webHidden/>
          </w:rPr>
          <w:t>158</w:t>
        </w:r>
        <w:r w:rsidR="008B0F45">
          <w:rPr>
            <w:webHidden/>
          </w:rPr>
          <w:fldChar w:fldCharType="end"/>
        </w:r>
      </w:hyperlink>
    </w:p>
    <w:p w14:paraId="03B23805" w14:textId="568186A3"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62243" w:history="1">
        <w:r w:rsidR="008B0F45" w:rsidRPr="001A402F">
          <w:rPr>
            <w:rStyle w:val="Hyperlink"/>
          </w:rPr>
          <w:t>12.6.</w:t>
        </w:r>
        <w:r w:rsidR="008B0F45">
          <w:rPr>
            <w:rFonts w:asciiTheme="minorHAnsi" w:eastAsiaTheme="minorEastAsia" w:hAnsiTheme="minorHAnsi" w:cstheme="minorBidi"/>
            <w:color w:val="auto"/>
            <w:sz w:val="22"/>
            <w:szCs w:val="22"/>
            <w:lang w:eastAsia="en-US"/>
          </w:rPr>
          <w:tab/>
        </w:r>
        <w:r w:rsidR="008B0F45" w:rsidRPr="001A402F">
          <w:rPr>
            <w:rStyle w:val="Hyperlink"/>
          </w:rPr>
          <w:t>+WDSR Command: Device Services Reply</w:t>
        </w:r>
        <w:r w:rsidR="008B0F45">
          <w:rPr>
            <w:webHidden/>
          </w:rPr>
          <w:tab/>
        </w:r>
        <w:r w:rsidR="008B0F45">
          <w:rPr>
            <w:webHidden/>
          </w:rPr>
          <w:fldChar w:fldCharType="begin"/>
        </w:r>
        <w:r w:rsidR="008B0F45">
          <w:rPr>
            <w:webHidden/>
          </w:rPr>
          <w:instrText xml:space="preserve"> PAGEREF _Toc489462243 \h </w:instrText>
        </w:r>
        <w:r w:rsidR="008B0F45">
          <w:rPr>
            <w:webHidden/>
          </w:rPr>
        </w:r>
        <w:r w:rsidR="008B0F45">
          <w:rPr>
            <w:webHidden/>
          </w:rPr>
          <w:fldChar w:fldCharType="separate"/>
        </w:r>
        <w:r w:rsidR="008B0F45">
          <w:rPr>
            <w:webHidden/>
          </w:rPr>
          <w:t>161</w:t>
        </w:r>
        <w:r w:rsidR="008B0F45">
          <w:rPr>
            <w:webHidden/>
          </w:rPr>
          <w:fldChar w:fldCharType="end"/>
        </w:r>
      </w:hyperlink>
    </w:p>
    <w:p w14:paraId="671BC90B" w14:textId="384BA8B4"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62244" w:history="1">
        <w:r w:rsidR="008B0F45" w:rsidRPr="001A402F">
          <w:rPr>
            <w:rStyle w:val="Hyperlink"/>
          </w:rPr>
          <w:t>12.7.</w:t>
        </w:r>
        <w:r w:rsidR="008B0F45">
          <w:rPr>
            <w:rFonts w:asciiTheme="minorHAnsi" w:eastAsiaTheme="minorEastAsia" w:hAnsiTheme="minorHAnsi" w:cstheme="minorBidi"/>
            <w:color w:val="auto"/>
            <w:sz w:val="22"/>
            <w:szCs w:val="22"/>
            <w:lang w:eastAsia="en-US"/>
          </w:rPr>
          <w:tab/>
        </w:r>
        <w:r w:rsidR="008B0F45" w:rsidRPr="001A402F">
          <w:rPr>
            <w:rStyle w:val="Hyperlink"/>
          </w:rPr>
          <w:t>+WDSS Command: Device Services Session</w:t>
        </w:r>
        <w:r w:rsidR="008B0F45">
          <w:rPr>
            <w:webHidden/>
          </w:rPr>
          <w:tab/>
        </w:r>
        <w:r w:rsidR="008B0F45">
          <w:rPr>
            <w:webHidden/>
          </w:rPr>
          <w:fldChar w:fldCharType="begin"/>
        </w:r>
        <w:r w:rsidR="008B0F45">
          <w:rPr>
            <w:webHidden/>
          </w:rPr>
          <w:instrText xml:space="preserve"> PAGEREF _Toc489462244 \h </w:instrText>
        </w:r>
        <w:r w:rsidR="008B0F45">
          <w:rPr>
            <w:webHidden/>
          </w:rPr>
        </w:r>
        <w:r w:rsidR="008B0F45">
          <w:rPr>
            <w:webHidden/>
          </w:rPr>
          <w:fldChar w:fldCharType="separate"/>
        </w:r>
        <w:r w:rsidR="008B0F45">
          <w:rPr>
            <w:webHidden/>
          </w:rPr>
          <w:t>162</w:t>
        </w:r>
        <w:r w:rsidR="008B0F45">
          <w:rPr>
            <w:webHidden/>
          </w:rPr>
          <w:fldChar w:fldCharType="end"/>
        </w:r>
      </w:hyperlink>
    </w:p>
    <w:p w14:paraId="2FFC91CD" w14:textId="60F27849" w:rsidR="008B0F45" w:rsidRDefault="00D75B97">
      <w:pPr>
        <w:pStyle w:val="TOC1"/>
        <w:rPr>
          <w:rFonts w:asciiTheme="minorHAnsi" w:eastAsiaTheme="minorEastAsia" w:hAnsiTheme="minorHAnsi" w:cstheme="minorBidi"/>
          <w:b w:val="0"/>
          <w:bCs w:val="0"/>
          <w:caps w:val="0"/>
          <w:color w:val="auto"/>
          <w:sz w:val="22"/>
          <w:szCs w:val="22"/>
          <w:lang w:eastAsia="en-US"/>
        </w:rPr>
      </w:pPr>
      <w:hyperlink w:anchor="_Toc489462245" w:history="1">
        <w:r w:rsidR="008B0F45" w:rsidRPr="001A402F">
          <w:rPr>
            <w:rStyle w:val="Hyperlink"/>
          </w:rPr>
          <w:t>13.</w:t>
        </w:r>
        <w:r w:rsidR="008B0F45">
          <w:rPr>
            <w:rFonts w:asciiTheme="minorHAnsi" w:eastAsiaTheme="minorEastAsia" w:hAnsiTheme="minorHAnsi" w:cstheme="minorBidi"/>
            <w:b w:val="0"/>
            <w:bCs w:val="0"/>
            <w:caps w:val="0"/>
            <w:color w:val="auto"/>
            <w:sz w:val="22"/>
            <w:szCs w:val="22"/>
            <w:lang w:eastAsia="en-US"/>
          </w:rPr>
          <w:tab/>
        </w:r>
        <w:r w:rsidR="008B0F45" w:rsidRPr="001A402F">
          <w:rPr>
            <w:rStyle w:val="Hyperlink"/>
          </w:rPr>
          <w:t>Test Commands</w:t>
        </w:r>
        <w:r w:rsidR="008B0F45">
          <w:rPr>
            <w:webHidden/>
          </w:rPr>
          <w:tab/>
        </w:r>
        <w:r w:rsidR="008B0F45">
          <w:rPr>
            <w:webHidden/>
          </w:rPr>
          <w:fldChar w:fldCharType="begin"/>
        </w:r>
        <w:r w:rsidR="008B0F45">
          <w:rPr>
            <w:webHidden/>
          </w:rPr>
          <w:instrText xml:space="preserve"> PAGEREF _Toc489462245 \h </w:instrText>
        </w:r>
        <w:r w:rsidR="008B0F45">
          <w:rPr>
            <w:webHidden/>
          </w:rPr>
        </w:r>
        <w:r w:rsidR="008B0F45">
          <w:rPr>
            <w:webHidden/>
          </w:rPr>
          <w:fldChar w:fldCharType="separate"/>
        </w:r>
        <w:r w:rsidR="008B0F45">
          <w:rPr>
            <w:webHidden/>
          </w:rPr>
          <w:t>166</w:t>
        </w:r>
        <w:r w:rsidR="008B0F45">
          <w:rPr>
            <w:webHidden/>
          </w:rPr>
          <w:fldChar w:fldCharType="end"/>
        </w:r>
      </w:hyperlink>
    </w:p>
    <w:p w14:paraId="0772210B" w14:textId="2122B939"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62246" w:history="1">
        <w:r w:rsidR="008B0F45" w:rsidRPr="001A402F">
          <w:rPr>
            <w:rStyle w:val="Hyperlink"/>
          </w:rPr>
          <w:t>13.1.</w:t>
        </w:r>
        <w:r w:rsidR="008B0F45">
          <w:rPr>
            <w:rFonts w:asciiTheme="minorHAnsi" w:eastAsiaTheme="minorEastAsia" w:hAnsiTheme="minorHAnsi" w:cstheme="minorBidi"/>
            <w:color w:val="auto"/>
            <w:sz w:val="22"/>
            <w:szCs w:val="22"/>
            <w:lang w:eastAsia="en-US"/>
          </w:rPr>
          <w:tab/>
        </w:r>
        <w:r w:rsidR="008B0F45" w:rsidRPr="001A402F">
          <w:rPr>
            <w:rStyle w:val="Hyperlink"/>
          </w:rPr>
          <w:t>+WMTXPOWER Command: Test RF Tx</w:t>
        </w:r>
        <w:r w:rsidR="008B0F45">
          <w:rPr>
            <w:webHidden/>
          </w:rPr>
          <w:tab/>
        </w:r>
        <w:r w:rsidR="008B0F45">
          <w:rPr>
            <w:webHidden/>
          </w:rPr>
          <w:fldChar w:fldCharType="begin"/>
        </w:r>
        <w:r w:rsidR="008B0F45">
          <w:rPr>
            <w:webHidden/>
          </w:rPr>
          <w:instrText xml:space="preserve"> PAGEREF _Toc489462246 \h </w:instrText>
        </w:r>
        <w:r w:rsidR="008B0F45">
          <w:rPr>
            <w:webHidden/>
          </w:rPr>
        </w:r>
        <w:r w:rsidR="008B0F45">
          <w:rPr>
            <w:webHidden/>
          </w:rPr>
          <w:fldChar w:fldCharType="separate"/>
        </w:r>
        <w:r w:rsidR="008B0F45">
          <w:rPr>
            <w:webHidden/>
          </w:rPr>
          <w:t>166</w:t>
        </w:r>
        <w:r w:rsidR="008B0F45">
          <w:rPr>
            <w:webHidden/>
          </w:rPr>
          <w:fldChar w:fldCharType="end"/>
        </w:r>
      </w:hyperlink>
    </w:p>
    <w:p w14:paraId="406A65FB" w14:textId="21DCD91C"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62247" w:history="1">
        <w:r w:rsidR="008B0F45" w:rsidRPr="001A402F">
          <w:rPr>
            <w:rStyle w:val="Hyperlink"/>
          </w:rPr>
          <w:t>13.2.</w:t>
        </w:r>
        <w:r w:rsidR="008B0F45">
          <w:rPr>
            <w:rFonts w:asciiTheme="minorHAnsi" w:eastAsiaTheme="minorEastAsia" w:hAnsiTheme="minorHAnsi" w:cstheme="minorBidi"/>
            <w:color w:val="auto"/>
            <w:sz w:val="22"/>
            <w:szCs w:val="22"/>
            <w:lang w:eastAsia="en-US"/>
          </w:rPr>
          <w:tab/>
        </w:r>
        <w:r w:rsidR="008B0F45" w:rsidRPr="001A402F">
          <w:rPr>
            <w:rStyle w:val="Hyperlink"/>
          </w:rPr>
          <w:t>+WMRXPOWER Command: Test RF Rx</w:t>
        </w:r>
        <w:r w:rsidR="008B0F45">
          <w:rPr>
            <w:webHidden/>
          </w:rPr>
          <w:tab/>
        </w:r>
        <w:r w:rsidR="008B0F45">
          <w:rPr>
            <w:webHidden/>
          </w:rPr>
          <w:fldChar w:fldCharType="begin"/>
        </w:r>
        <w:r w:rsidR="008B0F45">
          <w:rPr>
            <w:webHidden/>
          </w:rPr>
          <w:instrText xml:space="preserve"> PAGEREF _Toc489462247 \h </w:instrText>
        </w:r>
        <w:r w:rsidR="008B0F45">
          <w:rPr>
            <w:webHidden/>
          </w:rPr>
        </w:r>
        <w:r w:rsidR="008B0F45">
          <w:rPr>
            <w:webHidden/>
          </w:rPr>
          <w:fldChar w:fldCharType="separate"/>
        </w:r>
        <w:r w:rsidR="008B0F45">
          <w:rPr>
            <w:webHidden/>
          </w:rPr>
          <w:t>169</w:t>
        </w:r>
        <w:r w:rsidR="008B0F45">
          <w:rPr>
            <w:webHidden/>
          </w:rPr>
          <w:fldChar w:fldCharType="end"/>
        </w:r>
      </w:hyperlink>
    </w:p>
    <w:p w14:paraId="4CD736DC" w14:textId="01771033" w:rsidR="008B0F45" w:rsidRDefault="00D75B97">
      <w:pPr>
        <w:pStyle w:val="TOC1"/>
        <w:rPr>
          <w:rFonts w:asciiTheme="minorHAnsi" w:eastAsiaTheme="minorEastAsia" w:hAnsiTheme="minorHAnsi" w:cstheme="minorBidi"/>
          <w:b w:val="0"/>
          <w:bCs w:val="0"/>
          <w:caps w:val="0"/>
          <w:color w:val="auto"/>
          <w:sz w:val="22"/>
          <w:szCs w:val="22"/>
          <w:lang w:eastAsia="en-US"/>
        </w:rPr>
      </w:pPr>
      <w:hyperlink w:anchor="_Toc489462248" w:history="1">
        <w:r w:rsidR="008B0F45" w:rsidRPr="001A402F">
          <w:rPr>
            <w:rStyle w:val="Hyperlink"/>
          </w:rPr>
          <w:t>14.</w:t>
        </w:r>
        <w:r w:rsidR="008B0F45">
          <w:rPr>
            <w:rFonts w:asciiTheme="minorHAnsi" w:eastAsiaTheme="minorEastAsia" w:hAnsiTheme="minorHAnsi" w:cstheme="minorBidi"/>
            <w:b w:val="0"/>
            <w:bCs w:val="0"/>
            <w:caps w:val="0"/>
            <w:color w:val="auto"/>
            <w:sz w:val="22"/>
            <w:szCs w:val="22"/>
            <w:lang w:eastAsia="en-US"/>
          </w:rPr>
          <w:tab/>
        </w:r>
        <w:r w:rsidR="008B0F45" w:rsidRPr="001A402F">
          <w:rPr>
            <w:rStyle w:val="Hyperlink"/>
          </w:rPr>
          <w:t>NV Related Commands</w:t>
        </w:r>
        <w:r w:rsidR="008B0F45">
          <w:rPr>
            <w:webHidden/>
          </w:rPr>
          <w:tab/>
        </w:r>
        <w:r w:rsidR="008B0F45">
          <w:rPr>
            <w:webHidden/>
          </w:rPr>
          <w:fldChar w:fldCharType="begin"/>
        </w:r>
        <w:r w:rsidR="008B0F45">
          <w:rPr>
            <w:webHidden/>
          </w:rPr>
          <w:instrText xml:space="preserve"> PAGEREF _Toc489462248 \h </w:instrText>
        </w:r>
        <w:r w:rsidR="008B0F45">
          <w:rPr>
            <w:webHidden/>
          </w:rPr>
        </w:r>
        <w:r w:rsidR="008B0F45">
          <w:rPr>
            <w:webHidden/>
          </w:rPr>
          <w:fldChar w:fldCharType="separate"/>
        </w:r>
        <w:r w:rsidR="008B0F45">
          <w:rPr>
            <w:webHidden/>
          </w:rPr>
          <w:t>173</w:t>
        </w:r>
        <w:r w:rsidR="008B0F45">
          <w:rPr>
            <w:webHidden/>
          </w:rPr>
          <w:fldChar w:fldCharType="end"/>
        </w:r>
      </w:hyperlink>
    </w:p>
    <w:p w14:paraId="7760663E" w14:textId="6ED78FFC"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62249" w:history="1">
        <w:r w:rsidR="008B0F45" w:rsidRPr="001A402F">
          <w:rPr>
            <w:rStyle w:val="Hyperlink"/>
          </w:rPr>
          <w:t>14.1.</w:t>
        </w:r>
        <w:r w:rsidR="008B0F45">
          <w:rPr>
            <w:rFonts w:asciiTheme="minorHAnsi" w:eastAsiaTheme="minorEastAsia" w:hAnsiTheme="minorHAnsi" w:cstheme="minorBidi"/>
            <w:color w:val="auto"/>
            <w:sz w:val="22"/>
            <w:szCs w:val="22"/>
            <w:lang w:eastAsia="en-US"/>
          </w:rPr>
          <w:tab/>
        </w:r>
        <w:r w:rsidR="008B0F45" w:rsidRPr="001A402F">
          <w:rPr>
            <w:rStyle w:val="Hyperlink"/>
          </w:rPr>
          <w:t>Auto Generation of NV Backup Files</w:t>
        </w:r>
        <w:r w:rsidR="008B0F45">
          <w:rPr>
            <w:webHidden/>
          </w:rPr>
          <w:tab/>
        </w:r>
        <w:r w:rsidR="008B0F45">
          <w:rPr>
            <w:webHidden/>
          </w:rPr>
          <w:fldChar w:fldCharType="begin"/>
        </w:r>
        <w:r w:rsidR="008B0F45">
          <w:rPr>
            <w:webHidden/>
          </w:rPr>
          <w:instrText xml:space="preserve"> PAGEREF _Toc489462249 \h </w:instrText>
        </w:r>
        <w:r w:rsidR="008B0F45">
          <w:rPr>
            <w:webHidden/>
          </w:rPr>
        </w:r>
        <w:r w:rsidR="008B0F45">
          <w:rPr>
            <w:webHidden/>
          </w:rPr>
          <w:fldChar w:fldCharType="separate"/>
        </w:r>
        <w:r w:rsidR="008B0F45">
          <w:rPr>
            <w:webHidden/>
          </w:rPr>
          <w:t>173</w:t>
        </w:r>
        <w:r w:rsidR="008B0F45">
          <w:rPr>
            <w:webHidden/>
          </w:rPr>
          <w:fldChar w:fldCharType="end"/>
        </w:r>
      </w:hyperlink>
    </w:p>
    <w:p w14:paraId="483F4DF0" w14:textId="45B21398"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62250" w:history="1">
        <w:r w:rsidR="008B0F45" w:rsidRPr="001A402F">
          <w:rPr>
            <w:rStyle w:val="Hyperlink"/>
          </w:rPr>
          <w:t>14.2.</w:t>
        </w:r>
        <w:r w:rsidR="008B0F45">
          <w:rPr>
            <w:rFonts w:asciiTheme="minorHAnsi" w:eastAsiaTheme="minorEastAsia" w:hAnsiTheme="minorHAnsi" w:cstheme="minorBidi"/>
            <w:color w:val="auto"/>
            <w:sz w:val="22"/>
            <w:szCs w:val="22"/>
            <w:lang w:eastAsia="en-US"/>
          </w:rPr>
          <w:tab/>
        </w:r>
        <w:r w:rsidR="008B0F45" w:rsidRPr="001A402F">
          <w:rPr>
            <w:rStyle w:val="Hyperlink"/>
          </w:rPr>
          <w:t>Auto Recovery from Backup NV Files</w:t>
        </w:r>
        <w:r w:rsidR="008B0F45">
          <w:rPr>
            <w:webHidden/>
          </w:rPr>
          <w:tab/>
        </w:r>
        <w:r w:rsidR="008B0F45">
          <w:rPr>
            <w:webHidden/>
          </w:rPr>
          <w:fldChar w:fldCharType="begin"/>
        </w:r>
        <w:r w:rsidR="008B0F45">
          <w:rPr>
            <w:webHidden/>
          </w:rPr>
          <w:instrText xml:space="preserve"> PAGEREF _Toc489462250 \h </w:instrText>
        </w:r>
        <w:r w:rsidR="008B0F45">
          <w:rPr>
            <w:webHidden/>
          </w:rPr>
        </w:r>
        <w:r w:rsidR="008B0F45">
          <w:rPr>
            <w:webHidden/>
          </w:rPr>
          <w:fldChar w:fldCharType="separate"/>
        </w:r>
        <w:r w:rsidR="008B0F45">
          <w:rPr>
            <w:webHidden/>
          </w:rPr>
          <w:t>173</w:t>
        </w:r>
        <w:r w:rsidR="008B0F45">
          <w:rPr>
            <w:webHidden/>
          </w:rPr>
          <w:fldChar w:fldCharType="end"/>
        </w:r>
      </w:hyperlink>
    </w:p>
    <w:p w14:paraId="3F9DBBF1" w14:textId="114C8024"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62251" w:history="1">
        <w:r w:rsidR="008B0F45" w:rsidRPr="001A402F">
          <w:rPr>
            <w:rStyle w:val="Hyperlink"/>
          </w:rPr>
          <w:t>14.3.</w:t>
        </w:r>
        <w:r w:rsidR="008B0F45">
          <w:rPr>
            <w:rFonts w:asciiTheme="minorHAnsi" w:eastAsiaTheme="minorEastAsia" w:hAnsiTheme="minorHAnsi" w:cstheme="minorBidi"/>
            <w:color w:val="auto"/>
            <w:sz w:val="22"/>
            <w:szCs w:val="22"/>
            <w:lang w:eastAsia="en-US"/>
          </w:rPr>
          <w:tab/>
        </w:r>
        <w:r w:rsidR="008B0F45" w:rsidRPr="001A402F">
          <w:rPr>
            <w:rStyle w:val="Hyperlink"/>
          </w:rPr>
          <w:t>+NVBU Command: NV Backup Status and Control</w:t>
        </w:r>
        <w:r w:rsidR="008B0F45">
          <w:rPr>
            <w:webHidden/>
          </w:rPr>
          <w:tab/>
        </w:r>
        <w:r w:rsidR="008B0F45">
          <w:rPr>
            <w:webHidden/>
          </w:rPr>
          <w:fldChar w:fldCharType="begin"/>
        </w:r>
        <w:r w:rsidR="008B0F45">
          <w:rPr>
            <w:webHidden/>
          </w:rPr>
          <w:instrText xml:space="preserve"> PAGEREF _Toc489462251 \h </w:instrText>
        </w:r>
        <w:r w:rsidR="008B0F45">
          <w:rPr>
            <w:webHidden/>
          </w:rPr>
        </w:r>
        <w:r w:rsidR="008B0F45">
          <w:rPr>
            <w:webHidden/>
          </w:rPr>
          <w:fldChar w:fldCharType="separate"/>
        </w:r>
        <w:r w:rsidR="008B0F45">
          <w:rPr>
            <w:webHidden/>
          </w:rPr>
          <w:t>174</w:t>
        </w:r>
        <w:r w:rsidR="008B0F45">
          <w:rPr>
            <w:webHidden/>
          </w:rPr>
          <w:fldChar w:fldCharType="end"/>
        </w:r>
      </w:hyperlink>
    </w:p>
    <w:p w14:paraId="213FD888" w14:textId="0EA31CCA"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62252" w:history="1">
        <w:r w:rsidR="008B0F45" w:rsidRPr="001A402F">
          <w:rPr>
            <w:rStyle w:val="Hyperlink"/>
          </w:rPr>
          <w:t>14.4.</w:t>
        </w:r>
        <w:r w:rsidR="008B0F45">
          <w:rPr>
            <w:rFonts w:asciiTheme="minorHAnsi" w:eastAsiaTheme="minorEastAsia" w:hAnsiTheme="minorHAnsi" w:cstheme="minorBidi"/>
            <w:color w:val="auto"/>
            <w:sz w:val="22"/>
            <w:szCs w:val="22"/>
            <w:lang w:eastAsia="en-US"/>
          </w:rPr>
          <w:tab/>
        </w:r>
        <w:r w:rsidR="008B0F45" w:rsidRPr="001A402F">
          <w:rPr>
            <w:rStyle w:val="Hyperlink"/>
          </w:rPr>
          <w:t>+NVBU_IND Notification: NV Backup Status Notification</w:t>
        </w:r>
        <w:r w:rsidR="008B0F45">
          <w:rPr>
            <w:webHidden/>
          </w:rPr>
          <w:tab/>
        </w:r>
        <w:r w:rsidR="008B0F45">
          <w:rPr>
            <w:webHidden/>
          </w:rPr>
          <w:fldChar w:fldCharType="begin"/>
        </w:r>
        <w:r w:rsidR="008B0F45">
          <w:rPr>
            <w:webHidden/>
          </w:rPr>
          <w:instrText xml:space="preserve"> PAGEREF _Toc489462252 \h </w:instrText>
        </w:r>
        <w:r w:rsidR="008B0F45">
          <w:rPr>
            <w:webHidden/>
          </w:rPr>
        </w:r>
        <w:r w:rsidR="008B0F45">
          <w:rPr>
            <w:webHidden/>
          </w:rPr>
          <w:fldChar w:fldCharType="separate"/>
        </w:r>
        <w:r w:rsidR="008B0F45">
          <w:rPr>
            <w:webHidden/>
          </w:rPr>
          <w:t>176</w:t>
        </w:r>
        <w:r w:rsidR="008B0F45">
          <w:rPr>
            <w:webHidden/>
          </w:rPr>
          <w:fldChar w:fldCharType="end"/>
        </w:r>
      </w:hyperlink>
    </w:p>
    <w:p w14:paraId="296293ED" w14:textId="79990BB3" w:rsidR="008B0F45" w:rsidRDefault="00D75B97">
      <w:pPr>
        <w:pStyle w:val="TOC1"/>
        <w:rPr>
          <w:rFonts w:asciiTheme="minorHAnsi" w:eastAsiaTheme="minorEastAsia" w:hAnsiTheme="minorHAnsi" w:cstheme="minorBidi"/>
          <w:b w:val="0"/>
          <w:bCs w:val="0"/>
          <w:caps w:val="0"/>
          <w:color w:val="auto"/>
          <w:sz w:val="22"/>
          <w:szCs w:val="22"/>
          <w:lang w:eastAsia="en-US"/>
        </w:rPr>
      </w:pPr>
      <w:hyperlink w:anchor="_Toc489462253" w:history="1">
        <w:r w:rsidR="008B0F45" w:rsidRPr="001A402F">
          <w:rPr>
            <w:rStyle w:val="Hyperlink"/>
          </w:rPr>
          <w:t>15.</w:t>
        </w:r>
        <w:r w:rsidR="008B0F45">
          <w:rPr>
            <w:rFonts w:asciiTheme="minorHAnsi" w:eastAsiaTheme="minorEastAsia" w:hAnsiTheme="minorHAnsi" w:cstheme="minorBidi"/>
            <w:b w:val="0"/>
            <w:bCs w:val="0"/>
            <w:caps w:val="0"/>
            <w:color w:val="auto"/>
            <w:sz w:val="22"/>
            <w:szCs w:val="22"/>
            <w:lang w:eastAsia="en-US"/>
          </w:rPr>
          <w:tab/>
        </w:r>
        <w:r w:rsidR="008B0F45" w:rsidRPr="001A402F">
          <w:rPr>
            <w:rStyle w:val="Hyperlink"/>
          </w:rPr>
          <w:t>Appendix</w:t>
        </w:r>
        <w:r w:rsidR="008B0F45">
          <w:rPr>
            <w:webHidden/>
          </w:rPr>
          <w:tab/>
        </w:r>
        <w:r w:rsidR="008B0F45">
          <w:rPr>
            <w:webHidden/>
          </w:rPr>
          <w:fldChar w:fldCharType="begin"/>
        </w:r>
        <w:r w:rsidR="008B0F45">
          <w:rPr>
            <w:webHidden/>
          </w:rPr>
          <w:instrText xml:space="preserve"> PAGEREF _Toc489462253 \h </w:instrText>
        </w:r>
        <w:r w:rsidR="008B0F45">
          <w:rPr>
            <w:webHidden/>
          </w:rPr>
        </w:r>
        <w:r w:rsidR="008B0F45">
          <w:rPr>
            <w:webHidden/>
          </w:rPr>
          <w:fldChar w:fldCharType="separate"/>
        </w:r>
        <w:r w:rsidR="008B0F45">
          <w:rPr>
            <w:webHidden/>
          </w:rPr>
          <w:t>177</w:t>
        </w:r>
        <w:r w:rsidR="008B0F45">
          <w:rPr>
            <w:webHidden/>
          </w:rPr>
          <w:fldChar w:fldCharType="end"/>
        </w:r>
      </w:hyperlink>
    </w:p>
    <w:p w14:paraId="45D1BF9E" w14:textId="4C88E917"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62254" w:history="1">
        <w:r w:rsidR="008B0F45" w:rsidRPr="001A402F">
          <w:rPr>
            <w:rStyle w:val="Hyperlink"/>
          </w:rPr>
          <w:t>15.1.</w:t>
        </w:r>
        <w:r w:rsidR="008B0F45">
          <w:rPr>
            <w:rFonts w:asciiTheme="minorHAnsi" w:eastAsiaTheme="minorEastAsia" w:hAnsiTheme="minorHAnsi" w:cstheme="minorBidi"/>
            <w:color w:val="auto"/>
            <w:sz w:val="22"/>
            <w:szCs w:val="22"/>
            <w:lang w:eastAsia="en-US"/>
          </w:rPr>
          <w:tab/>
        </w:r>
        <w:r w:rsidR="008B0F45" w:rsidRPr="001A402F">
          <w:rPr>
            <w:rStyle w:val="Hyperlink"/>
          </w:rPr>
          <w:t>Result Codes and Unsolicited Messages</w:t>
        </w:r>
        <w:r w:rsidR="008B0F45">
          <w:rPr>
            <w:webHidden/>
          </w:rPr>
          <w:tab/>
        </w:r>
        <w:r w:rsidR="008B0F45">
          <w:rPr>
            <w:webHidden/>
          </w:rPr>
          <w:fldChar w:fldCharType="begin"/>
        </w:r>
        <w:r w:rsidR="008B0F45">
          <w:rPr>
            <w:webHidden/>
          </w:rPr>
          <w:instrText xml:space="preserve"> PAGEREF _Toc489462254 \h </w:instrText>
        </w:r>
        <w:r w:rsidR="008B0F45">
          <w:rPr>
            <w:webHidden/>
          </w:rPr>
        </w:r>
        <w:r w:rsidR="008B0F45">
          <w:rPr>
            <w:webHidden/>
          </w:rPr>
          <w:fldChar w:fldCharType="separate"/>
        </w:r>
        <w:r w:rsidR="008B0F45">
          <w:rPr>
            <w:webHidden/>
          </w:rPr>
          <w:t>177</w:t>
        </w:r>
        <w:r w:rsidR="008B0F45">
          <w:rPr>
            <w:webHidden/>
          </w:rPr>
          <w:fldChar w:fldCharType="end"/>
        </w:r>
      </w:hyperlink>
    </w:p>
    <w:p w14:paraId="1AB0E60B" w14:textId="11EDE0DD"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62255" w:history="1">
        <w:r w:rsidR="008B0F45" w:rsidRPr="001A402F">
          <w:rPr>
            <w:rStyle w:val="Hyperlink"/>
          </w:rPr>
          <w:t>15.2.</w:t>
        </w:r>
        <w:r w:rsidR="008B0F45">
          <w:rPr>
            <w:rFonts w:asciiTheme="minorHAnsi" w:eastAsiaTheme="minorEastAsia" w:hAnsiTheme="minorHAnsi" w:cstheme="minorBidi"/>
            <w:color w:val="auto"/>
            <w:sz w:val="22"/>
            <w:szCs w:val="22"/>
            <w:lang w:eastAsia="en-US"/>
          </w:rPr>
          <w:tab/>
        </w:r>
        <w:r w:rsidR="008B0F45" w:rsidRPr="001A402F">
          <w:rPr>
            <w:rStyle w:val="Hyperlink"/>
          </w:rPr>
          <w:t>Error Codes</w:t>
        </w:r>
        <w:r w:rsidR="008B0F45">
          <w:rPr>
            <w:webHidden/>
          </w:rPr>
          <w:tab/>
        </w:r>
        <w:r w:rsidR="008B0F45">
          <w:rPr>
            <w:webHidden/>
          </w:rPr>
          <w:fldChar w:fldCharType="begin"/>
        </w:r>
        <w:r w:rsidR="008B0F45">
          <w:rPr>
            <w:webHidden/>
          </w:rPr>
          <w:instrText xml:space="preserve"> PAGEREF _Toc489462255 \h </w:instrText>
        </w:r>
        <w:r w:rsidR="008B0F45">
          <w:rPr>
            <w:webHidden/>
          </w:rPr>
        </w:r>
        <w:r w:rsidR="008B0F45">
          <w:rPr>
            <w:webHidden/>
          </w:rPr>
          <w:fldChar w:fldCharType="separate"/>
        </w:r>
        <w:r w:rsidR="008B0F45">
          <w:rPr>
            <w:webHidden/>
          </w:rPr>
          <w:t>178</w:t>
        </w:r>
        <w:r w:rsidR="008B0F45">
          <w:rPr>
            <w:webHidden/>
          </w:rPr>
          <w:fldChar w:fldCharType="end"/>
        </w:r>
      </w:hyperlink>
    </w:p>
    <w:p w14:paraId="0F75FF14" w14:textId="66A4546F" w:rsidR="008B0F45" w:rsidRDefault="00D75B97">
      <w:pPr>
        <w:pStyle w:val="TOC3"/>
        <w:tabs>
          <w:tab w:val="left" w:pos="1600"/>
        </w:tabs>
        <w:rPr>
          <w:rFonts w:asciiTheme="minorHAnsi" w:eastAsiaTheme="minorEastAsia" w:hAnsiTheme="minorHAnsi" w:cstheme="minorBidi"/>
          <w:color w:val="auto"/>
          <w:sz w:val="22"/>
          <w:szCs w:val="22"/>
          <w:lang w:eastAsia="en-US"/>
        </w:rPr>
      </w:pPr>
      <w:hyperlink w:anchor="_Toc489462256" w:history="1">
        <w:r w:rsidR="008B0F45" w:rsidRPr="001A402F">
          <w:rPr>
            <w:rStyle w:val="Hyperlink"/>
          </w:rPr>
          <w:t>15.2.1.</w:t>
        </w:r>
        <w:r w:rsidR="008B0F45">
          <w:rPr>
            <w:rFonts w:asciiTheme="minorHAnsi" w:eastAsiaTheme="minorEastAsia" w:hAnsiTheme="minorHAnsi" w:cstheme="minorBidi"/>
            <w:color w:val="auto"/>
            <w:sz w:val="22"/>
            <w:szCs w:val="22"/>
            <w:lang w:eastAsia="en-US"/>
          </w:rPr>
          <w:tab/>
        </w:r>
        <w:r w:rsidR="008B0F45" w:rsidRPr="001A402F">
          <w:rPr>
            <w:rStyle w:val="Hyperlink"/>
          </w:rPr>
          <w:t>CME Error Codes</w:t>
        </w:r>
        <w:r w:rsidR="008B0F45">
          <w:rPr>
            <w:webHidden/>
          </w:rPr>
          <w:tab/>
        </w:r>
        <w:r w:rsidR="008B0F45">
          <w:rPr>
            <w:webHidden/>
          </w:rPr>
          <w:fldChar w:fldCharType="begin"/>
        </w:r>
        <w:r w:rsidR="008B0F45">
          <w:rPr>
            <w:webHidden/>
          </w:rPr>
          <w:instrText xml:space="preserve"> PAGEREF _Toc489462256 \h </w:instrText>
        </w:r>
        <w:r w:rsidR="008B0F45">
          <w:rPr>
            <w:webHidden/>
          </w:rPr>
        </w:r>
        <w:r w:rsidR="008B0F45">
          <w:rPr>
            <w:webHidden/>
          </w:rPr>
          <w:fldChar w:fldCharType="separate"/>
        </w:r>
        <w:r w:rsidR="008B0F45">
          <w:rPr>
            <w:webHidden/>
          </w:rPr>
          <w:t>178</w:t>
        </w:r>
        <w:r w:rsidR="008B0F45">
          <w:rPr>
            <w:webHidden/>
          </w:rPr>
          <w:fldChar w:fldCharType="end"/>
        </w:r>
      </w:hyperlink>
    </w:p>
    <w:p w14:paraId="3CC755E4" w14:textId="5A5080BD" w:rsidR="008B0F45" w:rsidRDefault="00D75B97">
      <w:pPr>
        <w:pStyle w:val="TOC3"/>
        <w:tabs>
          <w:tab w:val="left" w:pos="1600"/>
        </w:tabs>
        <w:rPr>
          <w:rFonts w:asciiTheme="minorHAnsi" w:eastAsiaTheme="minorEastAsia" w:hAnsiTheme="minorHAnsi" w:cstheme="minorBidi"/>
          <w:color w:val="auto"/>
          <w:sz w:val="22"/>
          <w:szCs w:val="22"/>
          <w:lang w:eastAsia="en-US"/>
        </w:rPr>
      </w:pPr>
      <w:hyperlink w:anchor="_Toc489462257" w:history="1">
        <w:r w:rsidR="008B0F45" w:rsidRPr="001A402F">
          <w:rPr>
            <w:rStyle w:val="Hyperlink"/>
          </w:rPr>
          <w:t>15.2.2.</w:t>
        </w:r>
        <w:r w:rsidR="008B0F45">
          <w:rPr>
            <w:rFonts w:asciiTheme="minorHAnsi" w:eastAsiaTheme="minorEastAsia" w:hAnsiTheme="minorHAnsi" w:cstheme="minorBidi"/>
            <w:color w:val="auto"/>
            <w:sz w:val="22"/>
            <w:szCs w:val="22"/>
            <w:lang w:eastAsia="en-US"/>
          </w:rPr>
          <w:tab/>
        </w:r>
        <w:r w:rsidR="008B0F45" w:rsidRPr="001A402F">
          <w:rPr>
            <w:rStyle w:val="Hyperlink"/>
          </w:rPr>
          <w:t>CEER Error Codes</w:t>
        </w:r>
        <w:r w:rsidR="008B0F45">
          <w:rPr>
            <w:webHidden/>
          </w:rPr>
          <w:tab/>
        </w:r>
        <w:r w:rsidR="008B0F45">
          <w:rPr>
            <w:webHidden/>
          </w:rPr>
          <w:fldChar w:fldCharType="begin"/>
        </w:r>
        <w:r w:rsidR="008B0F45">
          <w:rPr>
            <w:webHidden/>
          </w:rPr>
          <w:instrText xml:space="preserve"> PAGEREF _Toc489462257 \h </w:instrText>
        </w:r>
        <w:r w:rsidR="008B0F45">
          <w:rPr>
            <w:webHidden/>
          </w:rPr>
        </w:r>
        <w:r w:rsidR="008B0F45">
          <w:rPr>
            <w:webHidden/>
          </w:rPr>
          <w:fldChar w:fldCharType="separate"/>
        </w:r>
        <w:r w:rsidR="008B0F45">
          <w:rPr>
            <w:webHidden/>
          </w:rPr>
          <w:t>180</w:t>
        </w:r>
        <w:r w:rsidR="008B0F45">
          <w:rPr>
            <w:webHidden/>
          </w:rPr>
          <w:fldChar w:fldCharType="end"/>
        </w:r>
      </w:hyperlink>
    </w:p>
    <w:p w14:paraId="4636EB70" w14:textId="29EA6B1B" w:rsidR="008B0F45" w:rsidRDefault="00D75B97">
      <w:pPr>
        <w:pStyle w:val="TOC4"/>
        <w:tabs>
          <w:tab w:val="left" w:pos="2121"/>
        </w:tabs>
        <w:rPr>
          <w:rFonts w:asciiTheme="minorHAnsi" w:eastAsiaTheme="minorEastAsia" w:hAnsiTheme="minorHAnsi" w:cstheme="minorBidi"/>
          <w:color w:val="auto"/>
          <w:sz w:val="22"/>
          <w:szCs w:val="22"/>
          <w:lang w:val="en-US"/>
        </w:rPr>
      </w:pPr>
      <w:hyperlink w:anchor="_Toc489462258" w:history="1">
        <w:r w:rsidR="008B0F45" w:rsidRPr="001A402F">
          <w:rPr>
            <w:rStyle w:val="Hyperlink"/>
          </w:rPr>
          <w:t>15.2.2.1.</w:t>
        </w:r>
        <w:r w:rsidR="008B0F45">
          <w:rPr>
            <w:rFonts w:asciiTheme="minorHAnsi" w:eastAsiaTheme="minorEastAsia" w:hAnsiTheme="minorHAnsi" w:cstheme="minorBidi"/>
            <w:color w:val="auto"/>
            <w:sz w:val="22"/>
            <w:szCs w:val="22"/>
            <w:lang w:val="en-US"/>
          </w:rPr>
          <w:tab/>
        </w:r>
        <w:r w:rsidR="008B0F45" w:rsidRPr="001A402F">
          <w:rPr>
            <w:rStyle w:val="Hyperlink"/>
          </w:rPr>
          <w:t>SS Error Codes</w:t>
        </w:r>
        <w:r w:rsidR="008B0F45">
          <w:rPr>
            <w:webHidden/>
          </w:rPr>
          <w:tab/>
        </w:r>
        <w:r w:rsidR="008B0F45">
          <w:rPr>
            <w:webHidden/>
          </w:rPr>
          <w:fldChar w:fldCharType="begin"/>
        </w:r>
        <w:r w:rsidR="008B0F45">
          <w:rPr>
            <w:webHidden/>
          </w:rPr>
          <w:instrText xml:space="preserve"> PAGEREF _Toc489462258 \h </w:instrText>
        </w:r>
        <w:r w:rsidR="008B0F45">
          <w:rPr>
            <w:webHidden/>
          </w:rPr>
        </w:r>
        <w:r w:rsidR="008B0F45">
          <w:rPr>
            <w:webHidden/>
          </w:rPr>
          <w:fldChar w:fldCharType="separate"/>
        </w:r>
        <w:r w:rsidR="008B0F45">
          <w:rPr>
            <w:webHidden/>
          </w:rPr>
          <w:t>185</w:t>
        </w:r>
        <w:r w:rsidR="008B0F45">
          <w:rPr>
            <w:webHidden/>
          </w:rPr>
          <w:fldChar w:fldCharType="end"/>
        </w:r>
      </w:hyperlink>
    </w:p>
    <w:p w14:paraId="43F2F8D6" w14:textId="1E36626D" w:rsidR="008B0F45" w:rsidRDefault="00D75B97">
      <w:pPr>
        <w:pStyle w:val="TOC3"/>
        <w:tabs>
          <w:tab w:val="left" w:pos="1600"/>
        </w:tabs>
        <w:rPr>
          <w:rFonts w:asciiTheme="minorHAnsi" w:eastAsiaTheme="minorEastAsia" w:hAnsiTheme="minorHAnsi" w:cstheme="minorBidi"/>
          <w:color w:val="auto"/>
          <w:sz w:val="22"/>
          <w:szCs w:val="22"/>
          <w:lang w:eastAsia="en-US"/>
        </w:rPr>
      </w:pPr>
      <w:hyperlink w:anchor="_Toc489462259" w:history="1">
        <w:r w:rsidR="008B0F45" w:rsidRPr="001A402F">
          <w:rPr>
            <w:rStyle w:val="Hyperlink"/>
          </w:rPr>
          <w:t>15.2.3.</w:t>
        </w:r>
        <w:r w:rsidR="008B0F45">
          <w:rPr>
            <w:rFonts w:asciiTheme="minorHAnsi" w:eastAsiaTheme="minorEastAsia" w:hAnsiTheme="minorHAnsi" w:cstheme="minorBidi"/>
            <w:color w:val="auto"/>
            <w:sz w:val="22"/>
            <w:szCs w:val="22"/>
            <w:lang w:eastAsia="en-US"/>
          </w:rPr>
          <w:tab/>
        </w:r>
        <w:r w:rsidR="008B0F45" w:rsidRPr="001A402F">
          <w:rPr>
            <w:rStyle w:val="Hyperlink"/>
          </w:rPr>
          <w:t>CMS Error Codes</w:t>
        </w:r>
        <w:r w:rsidR="008B0F45">
          <w:rPr>
            <w:webHidden/>
          </w:rPr>
          <w:tab/>
        </w:r>
        <w:r w:rsidR="008B0F45">
          <w:rPr>
            <w:webHidden/>
          </w:rPr>
          <w:fldChar w:fldCharType="begin"/>
        </w:r>
        <w:r w:rsidR="008B0F45">
          <w:rPr>
            <w:webHidden/>
          </w:rPr>
          <w:instrText xml:space="preserve"> PAGEREF _Toc489462259 \h </w:instrText>
        </w:r>
        <w:r w:rsidR="008B0F45">
          <w:rPr>
            <w:webHidden/>
          </w:rPr>
        </w:r>
        <w:r w:rsidR="008B0F45">
          <w:rPr>
            <w:webHidden/>
          </w:rPr>
          <w:fldChar w:fldCharType="separate"/>
        </w:r>
        <w:r w:rsidR="008B0F45">
          <w:rPr>
            <w:webHidden/>
          </w:rPr>
          <w:t>189</w:t>
        </w:r>
        <w:r w:rsidR="008B0F45">
          <w:rPr>
            <w:webHidden/>
          </w:rPr>
          <w:fldChar w:fldCharType="end"/>
        </w:r>
      </w:hyperlink>
    </w:p>
    <w:p w14:paraId="5B40F8B7" w14:textId="3DFB0205" w:rsidR="008B0F45" w:rsidRDefault="00D75B97">
      <w:pPr>
        <w:pStyle w:val="TOC3"/>
        <w:tabs>
          <w:tab w:val="left" w:pos="1600"/>
        </w:tabs>
        <w:rPr>
          <w:rFonts w:asciiTheme="minorHAnsi" w:eastAsiaTheme="minorEastAsia" w:hAnsiTheme="minorHAnsi" w:cstheme="minorBidi"/>
          <w:color w:val="auto"/>
          <w:sz w:val="22"/>
          <w:szCs w:val="22"/>
          <w:lang w:eastAsia="en-US"/>
        </w:rPr>
      </w:pPr>
      <w:hyperlink w:anchor="_Toc489462260" w:history="1">
        <w:r w:rsidR="008B0F45" w:rsidRPr="001A402F">
          <w:rPr>
            <w:rStyle w:val="Hyperlink"/>
          </w:rPr>
          <w:t>15.2.4.</w:t>
        </w:r>
        <w:r w:rsidR="008B0F45">
          <w:rPr>
            <w:rFonts w:asciiTheme="minorHAnsi" w:eastAsiaTheme="minorEastAsia" w:hAnsiTheme="minorHAnsi" w:cstheme="minorBidi"/>
            <w:color w:val="auto"/>
            <w:sz w:val="22"/>
            <w:szCs w:val="22"/>
            <w:lang w:eastAsia="en-US"/>
          </w:rPr>
          <w:tab/>
        </w:r>
        <w:r w:rsidR="008B0F45" w:rsidRPr="001A402F">
          <w:rPr>
            <w:rStyle w:val="Hyperlink"/>
          </w:rPr>
          <w:t>GPRS Error Codes</w:t>
        </w:r>
        <w:r w:rsidR="008B0F45">
          <w:rPr>
            <w:webHidden/>
          </w:rPr>
          <w:tab/>
        </w:r>
        <w:r w:rsidR="008B0F45">
          <w:rPr>
            <w:webHidden/>
          </w:rPr>
          <w:fldChar w:fldCharType="begin"/>
        </w:r>
        <w:r w:rsidR="008B0F45">
          <w:rPr>
            <w:webHidden/>
          </w:rPr>
          <w:instrText xml:space="preserve"> PAGEREF _Toc489462260 \h </w:instrText>
        </w:r>
        <w:r w:rsidR="008B0F45">
          <w:rPr>
            <w:webHidden/>
          </w:rPr>
        </w:r>
        <w:r w:rsidR="008B0F45">
          <w:rPr>
            <w:webHidden/>
          </w:rPr>
          <w:fldChar w:fldCharType="separate"/>
        </w:r>
        <w:r w:rsidR="008B0F45">
          <w:rPr>
            <w:webHidden/>
          </w:rPr>
          <w:t>191</w:t>
        </w:r>
        <w:r w:rsidR="008B0F45">
          <w:rPr>
            <w:webHidden/>
          </w:rPr>
          <w:fldChar w:fldCharType="end"/>
        </w:r>
      </w:hyperlink>
    </w:p>
    <w:p w14:paraId="66926F8D" w14:textId="448DCC3E" w:rsidR="008B0F45" w:rsidRDefault="00D75B97">
      <w:pPr>
        <w:pStyle w:val="TOC3"/>
        <w:tabs>
          <w:tab w:val="left" w:pos="1600"/>
        </w:tabs>
        <w:rPr>
          <w:rFonts w:asciiTheme="minorHAnsi" w:eastAsiaTheme="minorEastAsia" w:hAnsiTheme="minorHAnsi" w:cstheme="minorBidi"/>
          <w:color w:val="auto"/>
          <w:sz w:val="22"/>
          <w:szCs w:val="22"/>
          <w:lang w:eastAsia="en-US"/>
        </w:rPr>
      </w:pPr>
      <w:hyperlink w:anchor="_Toc489462261" w:history="1">
        <w:r w:rsidR="008B0F45" w:rsidRPr="001A402F">
          <w:rPr>
            <w:rStyle w:val="Hyperlink"/>
          </w:rPr>
          <w:t>15.2.5.</w:t>
        </w:r>
        <w:r w:rsidR="008B0F45">
          <w:rPr>
            <w:rFonts w:asciiTheme="minorHAnsi" w:eastAsiaTheme="minorEastAsia" w:hAnsiTheme="minorHAnsi" w:cstheme="minorBidi"/>
            <w:color w:val="auto"/>
            <w:sz w:val="22"/>
            <w:szCs w:val="22"/>
            <w:lang w:eastAsia="en-US"/>
          </w:rPr>
          <w:tab/>
        </w:r>
        <w:r w:rsidR="008B0F45" w:rsidRPr="001A402F">
          <w:rPr>
            <w:rStyle w:val="Hyperlink"/>
            <w:lang w:val="fr-FR"/>
          </w:rPr>
          <w:t>AVMS</w:t>
        </w:r>
        <w:r w:rsidR="008B0F45" w:rsidRPr="001A402F">
          <w:rPr>
            <w:rStyle w:val="Hyperlink"/>
          </w:rPr>
          <w:t xml:space="preserve"> Error Codes</w:t>
        </w:r>
        <w:r w:rsidR="008B0F45">
          <w:rPr>
            <w:webHidden/>
          </w:rPr>
          <w:tab/>
        </w:r>
        <w:r w:rsidR="008B0F45">
          <w:rPr>
            <w:webHidden/>
          </w:rPr>
          <w:fldChar w:fldCharType="begin"/>
        </w:r>
        <w:r w:rsidR="008B0F45">
          <w:rPr>
            <w:webHidden/>
          </w:rPr>
          <w:instrText xml:space="preserve"> PAGEREF _Toc489462261 \h </w:instrText>
        </w:r>
        <w:r w:rsidR="008B0F45">
          <w:rPr>
            <w:webHidden/>
          </w:rPr>
        </w:r>
        <w:r w:rsidR="008B0F45">
          <w:rPr>
            <w:webHidden/>
          </w:rPr>
          <w:fldChar w:fldCharType="separate"/>
        </w:r>
        <w:r w:rsidR="008B0F45">
          <w:rPr>
            <w:webHidden/>
          </w:rPr>
          <w:t>192</w:t>
        </w:r>
        <w:r w:rsidR="008B0F45">
          <w:rPr>
            <w:webHidden/>
          </w:rPr>
          <w:fldChar w:fldCharType="end"/>
        </w:r>
      </w:hyperlink>
    </w:p>
    <w:p w14:paraId="1ACE63B8" w14:textId="0232BF07" w:rsidR="008B0F45" w:rsidRDefault="00D75B97">
      <w:pPr>
        <w:pStyle w:val="TOC3"/>
        <w:tabs>
          <w:tab w:val="left" w:pos="1600"/>
        </w:tabs>
        <w:rPr>
          <w:rFonts w:asciiTheme="minorHAnsi" w:eastAsiaTheme="minorEastAsia" w:hAnsiTheme="minorHAnsi" w:cstheme="minorBidi"/>
          <w:color w:val="auto"/>
          <w:sz w:val="22"/>
          <w:szCs w:val="22"/>
          <w:lang w:eastAsia="en-US"/>
        </w:rPr>
      </w:pPr>
      <w:hyperlink w:anchor="_Toc489462262" w:history="1">
        <w:r w:rsidR="008B0F45" w:rsidRPr="001A402F">
          <w:rPr>
            <w:rStyle w:val="Hyperlink"/>
          </w:rPr>
          <w:t>15.2.6.</w:t>
        </w:r>
        <w:r w:rsidR="008B0F45">
          <w:rPr>
            <w:rFonts w:asciiTheme="minorHAnsi" w:eastAsiaTheme="minorEastAsia" w:hAnsiTheme="minorHAnsi" w:cstheme="minorBidi"/>
            <w:color w:val="auto"/>
            <w:sz w:val="22"/>
            <w:szCs w:val="22"/>
            <w:lang w:eastAsia="en-US"/>
          </w:rPr>
          <w:tab/>
        </w:r>
        <w:r w:rsidR="008B0F45" w:rsidRPr="001A402F">
          <w:rPr>
            <w:rStyle w:val="Hyperlink"/>
          </w:rPr>
          <w:t>Error Case Examples</w:t>
        </w:r>
        <w:r w:rsidR="008B0F45">
          <w:rPr>
            <w:webHidden/>
          </w:rPr>
          <w:tab/>
        </w:r>
        <w:r w:rsidR="008B0F45">
          <w:rPr>
            <w:webHidden/>
          </w:rPr>
          <w:fldChar w:fldCharType="begin"/>
        </w:r>
        <w:r w:rsidR="008B0F45">
          <w:rPr>
            <w:webHidden/>
          </w:rPr>
          <w:instrText xml:space="preserve"> PAGEREF _Toc489462262 \h </w:instrText>
        </w:r>
        <w:r w:rsidR="008B0F45">
          <w:rPr>
            <w:webHidden/>
          </w:rPr>
        </w:r>
        <w:r w:rsidR="008B0F45">
          <w:rPr>
            <w:webHidden/>
          </w:rPr>
          <w:fldChar w:fldCharType="separate"/>
        </w:r>
        <w:r w:rsidR="008B0F45">
          <w:rPr>
            <w:webHidden/>
          </w:rPr>
          <w:t>192</w:t>
        </w:r>
        <w:r w:rsidR="008B0F45">
          <w:rPr>
            <w:webHidden/>
          </w:rPr>
          <w:fldChar w:fldCharType="end"/>
        </w:r>
      </w:hyperlink>
    </w:p>
    <w:p w14:paraId="7AD4481B" w14:textId="0A065716"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62263" w:history="1">
        <w:r w:rsidR="008B0F45" w:rsidRPr="001A402F">
          <w:rPr>
            <w:rStyle w:val="Hyperlink"/>
          </w:rPr>
          <w:t>15.3.</w:t>
        </w:r>
        <w:r w:rsidR="008B0F45">
          <w:rPr>
            <w:rFonts w:asciiTheme="minorHAnsi" w:eastAsiaTheme="minorEastAsia" w:hAnsiTheme="minorHAnsi" w:cstheme="minorBidi"/>
            <w:color w:val="auto"/>
            <w:sz w:val="22"/>
            <w:szCs w:val="22"/>
            <w:lang w:eastAsia="en-US"/>
          </w:rPr>
          <w:tab/>
        </w:r>
        <w:r w:rsidR="008B0F45" w:rsidRPr="001A402F">
          <w:rPr>
            <w:rStyle w:val="Hyperlink"/>
          </w:rPr>
          <w:t>Commands without Pin Code Requirement</w:t>
        </w:r>
        <w:r w:rsidR="008B0F45">
          <w:rPr>
            <w:webHidden/>
          </w:rPr>
          <w:tab/>
        </w:r>
        <w:r w:rsidR="008B0F45">
          <w:rPr>
            <w:webHidden/>
          </w:rPr>
          <w:fldChar w:fldCharType="begin"/>
        </w:r>
        <w:r w:rsidR="008B0F45">
          <w:rPr>
            <w:webHidden/>
          </w:rPr>
          <w:instrText xml:space="preserve"> PAGEREF _Toc489462263 \h </w:instrText>
        </w:r>
        <w:r w:rsidR="008B0F45">
          <w:rPr>
            <w:webHidden/>
          </w:rPr>
        </w:r>
        <w:r w:rsidR="008B0F45">
          <w:rPr>
            <w:webHidden/>
          </w:rPr>
          <w:fldChar w:fldCharType="separate"/>
        </w:r>
        <w:r w:rsidR="008B0F45">
          <w:rPr>
            <w:webHidden/>
          </w:rPr>
          <w:t>195</w:t>
        </w:r>
        <w:r w:rsidR="008B0F45">
          <w:rPr>
            <w:webHidden/>
          </w:rPr>
          <w:fldChar w:fldCharType="end"/>
        </w:r>
      </w:hyperlink>
    </w:p>
    <w:p w14:paraId="3CDF31D7" w14:textId="6528185E"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62264" w:history="1">
        <w:r w:rsidR="008B0F45" w:rsidRPr="001A402F">
          <w:rPr>
            <w:rStyle w:val="Hyperlink"/>
          </w:rPr>
          <w:t>15.4.</w:t>
        </w:r>
        <w:r w:rsidR="008B0F45">
          <w:rPr>
            <w:rFonts w:asciiTheme="minorHAnsi" w:eastAsiaTheme="minorEastAsia" w:hAnsiTheme="minorHAnsi" w:cstheme="minorBidi"/>
            <w:color w:val="auto"/>
            <w:sz w:val="22"/>
            <w:szCs w:val="22"/>
            <w:lang w:eastAsia="en-US"/>
          </w:rPr>
          <w:tab/>
        </w:r>
        <w:r w:rsidR="008B0F45" w:rsidRPr="001A402F">
          <w:rPr>
            <w:rStyle w:val="Hyperlink"/>
          </w:rPr>
          <w:t>TCP Commands Examples</w:t>
        </w:r>
        <w:r w:rsidR="008B0F45">
          <w:rPr>
            <w:webHidden/>
          </w:rPr>
          <w:tab/>
        </w:r>
        <w:r w:rsidR="008B0F45">
          <w:rPr>
            <w:webHidden/>
          </w:rPr>
          <w:fldChar w:fldCharType="begin"/>
        </w:r>
        <w:r w:rsidR="008B0F45">
          <w:rPr>
            <w:webHidden/>
          </w:rPr>
          <w:instrText xml:space="preserve"> PAGEREF _Toc489462264 \h </w:instrText>
        </w:r>
        <w:r w:rsidR="008B0F45">
          <w:rPr>
            <w:webHidden/>
          </w:rPr>
        </w:r>
        <w:r w:rsidR="008B0F45">
          <w:rPr>
            <w:webHidden/>
          </w:rPr>
          <w:fldChar w:fldCharType="separate"/>
        </w:r>
        <w:r w:rsidR="008B0F45">
          <w:rPr>
            <w:webHidden/>
          </w:rPr>
          <w:t>196</w:t>
        </w:r>
        <w:r w:rsidR="008B0F45">
          <w:rPr>
            <w:webHidden/>
          </w:rPr>
          <w:fldChar w:fldCharType="end"/>
        </w:r>
      </w:hyperlink>
    </w:p>
    <w:p w14:paraId="5987CCA9" w14:textId="09DA2B0F" w:rsidR="008B0F45" w:rsidRDefault="00D75B97">
      <w:pPr>
        <w:pStyle w:val="TOC3"/>
        <w:tabs>
          <w:tab w:val="left" w:pos="1600"/>
        </w:tabs>
        <w:rPr>
          <w:rFonts w:asciiTheme="minorHAnsi" w:eastAsiaTheme="minorEastAsia" w:hAnsiTheme="minorHAnsi" w:cstheme="minorBidi"/>
          <w:color w:val="auto"/>
          <w:sz w:val="22"/>
          <w:szCs w:val="22"/>
          <w:lang w:eastAsia="en-US"/>
        </w:rPr>
      </w:pPr>
      <w:hyperlink w:anchor="_Toc489462265" w:history="1">
        <w:r w:rsidR="008B0F45" w:rsidRPr="001A402F">
          <w:rPr>
            <w:rStyle w:val="Hyperlink"/>
          </w:rPr>
          <w:t>15.4.1.</w:t>
        </w:r>
        <w:r w:rsidR="008B0F45">
          <w:rPr>
            <w:rFonts w:asciiTheme="minorHAnsi" w:eastAsiaTheme="minorEastAsia" w:hAnsiTheme="minorHAnsi" w:cstheme="minorBidi"/>
            <w:color w:val="auto"/>
            <w:sz w:val="22"/>
            <w:szCs w:val="22"/>
            <w:lang w:eastAsia="en-US"/>
          </w:rPr>
          <w:tab/>
        </w:r>
        <w:r w:rsidR="008B0F45" w:rsidRPr="001A402F">
          <w:rPr>
            <w:rStyle w:val="Hyperlink"/>
          </w:rPr>
          <w:t>Client Mode</w:t>
        </w:r>
        <w:r w:rsidR="008B0F45">
          <w:rPr>
            <w:webHidden/>
          </w:rPr>
          <w:tab/>
        </w:r>
        <w:r w:rsidR="008B0F45">
          <w:rPr>
            <w:webHidden/>
          </w:rPr>
          <w:fldChar w:fldCharType="begin"/>
        </w:r>
        <w:r w:rsidR="008B0F45">
          <w:rPr>
            <w:webHidden/>
          </w:rPr>
          <w:instrText xml:space="preserve"> PAGEREF _Toc489462265 \h </w:instrText>
        </w:r>
        <w:r w:rsidR="008B0F45">
          <w:rPr>
            <w:webHidden/>
          </w:rPr>
        </w:r>
        <w:r w:rsidR="008B0F45">
          <w:rPr>
            <w:webHidden/>
          </w:rPr>
          <w:fldChar w:fldCharType="separate"/>
        </w:r>
        <w:r w:rsidR="008B0F45">
          <w:rPr>
            <w:webHidden/>
          </w:rPr>
          <w:t>196</w:t>
        </w:r>
        <w:r w:rsidR="008B0F45">
          <w:rPr>
            <w:webHidden/>
          </w:rPr>
          <w:fldChar w:fldCharType="end"/>
        </w:r>
      </w:hyperlink>
    </w:p>
    <w:p w14:paraId="49C35B24" w14:textId="5316226C" w:rsidR="008B0F45" w:rsidRDefault="00D75B97">
      <w:pPr>
        <w:pStyle w:val="TOC3"/>
        <w:tabs>
          <w:tab w:val="left" w:pos="1600"/>
        </w:tabs>
        <w:rPr>
          <w:rFonts w:asciiTheme="minorHAnsi" w:eastAsiaTheme="minorEastAsia" w:hAnsiTheme="minorHAnsi" w:cstheme="minorBidi"/>
          <w:color w:val="auto"/>
          <w:sz w:val="22"/>
          <w:szCs w:val="22"/>
          <w:lang w:eastAsia="en-US"/>
        </w:rPr>
      </w:pPr>
      <w:hyperlink w:anchor="_Toc489462266" w:history="1">
        <w:r w:rsidR="008B0F45" w:rsidRPr="001A402F">
          <w:rPr>
            <w:rStyle w:val="Hyperlink"/>
          </w:rPr>
          <w:t>15.4.2.</w:t>
        </w:r>
        <w:r w:rsidR="008B0F45">
          <w:rPr>
            <w:rFonts w:asciiTheme="minorHAnsi" w:eastAsiaTheme="minorEastAsia" w:hAnsiTheme="minorHAnsi" w:cstheme="minorBidi"/>
            <w:color w:val="auto"/>
            <w:sz w:val="22"/>
            <w:szCs w:val="22"/>
            <w:lang w:eastAsia="en-US"/>
          </w:rPr>
          <w:tab/>
        </w:r>
        <w:r w:rsidR="008B0F45" w:rsidRPr="001A402F">
          <w:rPr>
            <w:rStyle w:val="Hyperlink"/>
          </w:rPr>
          <w:t>Server Mode</w:t>
        </w:r>
        <w:r w:rsidR="008B0F45">
          <w:rPr>
            <w:webHidden/>
          </w:rPr>
          <w:tab/>
        </w:r>
        <w:r w:rsidR="008B0F45">
          <w:rPr>
            <w:webHidden/>
          </w:rPr>
          <w:fldChar w:fldCharType="begin"/>
        </w:r>
        <w:r w:rsidR="008B0F45">
          <w:rPr>
            <w:webHidden/>
          </w:rPr>
          <w:instrText xml:space="preserve"> PAGEREF _Toc489462266 \h </w:instrText>
        </w:r>
        <w:r w:rsidR="008B0F45">
          <w:rPr>
            <w:webHidden/>
          </w:rPr>
        </w:r>
        <w:r w:rsidR="008B0F45">
          <w:rPr>
            <w:webHidden/>
          </w:rPr>
          <w:fldChar w:fldCharType="separate"/>
        </w:r>
        <w:r w:rsidR="008B0F45">
          <w:rPr>
            <w:webHidden/>
          </w:rPr>
          <w:t>197</w:t>
        </w:r>
        <w:r w:rsidR="008B0F45">
          <w:rPr>
            <w:webHidden/>
          </w:rPr>
          <w:fldChar w:fldCharType="end"/>
        </w:r>
      </w:hyperlink>
    </w:p>
    <w:p w14:paraId="668C558F" w14:textId="3038CF38" w:rsidR="008B0F45" w:rsidRDefault="00D75B97">
      <w:pPr>
        <w:pStyle w:val="TOC3"/>
        <w:tabs>
          <w:tab w:val="left" w:pos="1600"/>
        </w:tabs>
        <w:rPr>
          <w:rFonts w:asciiTheme="minorHAnsi" w:eastAsiaTheme="minorEastAsia" w:hAnsiTheme="minorHAnsi" w:cstheme="minorBidi"/>
          <w:color w:val="auto"/>
          <w:sz w:val="22"/>
          <w:szCs w:val="22"/>
          <w:lang w:eastAsia="en-US"/>
        </w:rPr>
      </w:pPr>
      <w:hyperlink w:anchor="_Toc489462267" w:history="1">
        <w:r w:rsidR="008B0F45" w:rsidRPr="001A402F">
          <w:rPr>
            <w:rStyle w:val="Hyperlink"/>
          </w:rPr>
          <w:t>15.4.3.</w:t>
        </w:r>
        <w:r w:rsidR="008B0F45">
          <w:rPr>
            <w:rFonts w:asciiTheme="minorHAnsi" w:eastAsiaTheme="minorEastAsia" w:hAnsiTheme="minorHAnsi" w:cstheme="minorBidi"/>
            <w:color w:val="auto"/>
            <w:sz w:val="22"/>
            <w:szCs w:val="22"/>
            <w:lang w:eastAsia="en-US"/>
          </w:rPr>
          <w:tab/>
        </w:r>
        <w:r w:rsidR="008B0F45" w:rsidRPr="001A402F">
          <w:rPr>
            <w:rStyle w:val="Hyperlink"/>
          </w:rPr>
          <w:t>Polling for the Status of a Socket</w:t>
        </w:r>
        <w:r w:rsidR="008B0F45">
          <w:rPr>
            <w:webHidden/>
          </w:rPr>
          <w:tab/>
        </w:r>
        <w:r w:rsidR="008B0F45">
          <w:rPr>
            <w:webHidden/>
          </w:rPr>
          <w:fldChar w:fldCharType="begin"/>
        </w:r>
        <w:r w:rsidR="008B0F45">
          <w:rPr>
            <w:webHidden/>
          </w:rPr>
          <w:instrText xml:space="preserve"> PAGEREF _Toc489462267 \h </w:instrText>
        </w:r>
        <w:r w:rsidR="008B0F45">
          <w:rPr>
            <w:webHidden/>
          </w:rPr>
        </w:r>
        <w:r w:rsidR="008B0F45">
          <w:rPr>
            <w:webHidden/>
          </w:rPr>
          <w:fldChar w:fldCharType="separate"/>
        </w:r>
        <w:r w:rsidR="008B0F45">
          <w:rPr>
            <w:webHidden/>
          </w:rPr>
          <w:t>198</w:t>
        </w:r>
        <w:r w:rsidR="008B0F45">
          <w:rPr>
            <w:webHidden/>
          </w:rPr>
          <w:fldChar w:fldCharType="end"/>
        </w:r>
      </w:hyperlink>
    </w:p>
    <w:p w14:paraId="30BB34DA" w14:textId="7B179ED2" w:rsidR="008B0F45" w:rsidRDefault="00D75B97">
      <w:pPr>
        <w:pStyle w:val="TOC3"/>
        <w:tabs>
          <w:tab w:val="left" w:pos="1600"/>
        </w:tabs>
        <w:rPr>
          <w:rFonts w:asciiTheme="minorHAnsi" w:eastAsiaTheme="minorEastAsia" w:hAnsiTheme="minorHAnsi" w:cstheme="minorBidi"/>
          <w:color w:val="auto"/>
          <w:sz w:val="22"/>
          <w:szCs w:val="22"/>
          <w:lang w:eastAsia="en-US"/>
        </w:rPr>
      </w:pPr>
      <w:hyperlink w:anchor="_Toc489462268" w:history="1">
        <w:r w:rsidR="008B0F45" w:rsidRPr="001A402F">
          <w:rPr>
            <w:rStyle w:val="Hyperlink"/>
          </w:rPr>
          <w:t>15.4.4.</w:t>
        </w:r>
        <w:r w:rsidR="008B0F45">
          <w:rPr>
            <w:rFonts w:asciiTheme="minorHAnsi" w:eastAsiaTheme="minorEastAsia" w:hAnsiTheme="minorHAnsi" w:cstheme="minorBidi"/>
            <w:color w:val="auto"/>
            <w:sz w:val="22"/>
            <w:szCs w:val="22"/>
            <w:lang w:eastAsia="en-US"/>
          </w:rPr>
          <w:tab/>
        </w:r>
        <w:r w:rsidR="008B0F45" w:rsidRPr="001A402F">
          <w:rPr>
            <w:rStyle w:val="Hyperlink"/>
          </w:rPr>
          <w:t>End to End TCP Connection</w:t>
        </w:r>
        <w:r w:rsidR="008B0F45">
          <w:rPr>
            <w:webHidden/>
          </w:rPr>
          <w:tab/>
        </w:r>
        <w:r w:rsidR="008B0F45">
          <w:rPr>
            <w:webHidden/>
          </w:rPr>
          <w:fldChar w:fldCharType="begin"/>
        </w:r>
        <w:r w:rsidR="008B0F45">
          <w:rPr>
            <w:webHidden/>
          </w:rPr>
          <w:instrText xml:space="preserve"> PAGEREF _Toc489462268 \h </w:instrText>
        </w:r>
        <w:r w:rsidR="008B0F45">
          <w:rPr>
            <w:webHidden/>
          </w:rPr>
        </w:r>
        <w:r w:rsidR="008B0F45">
          <w:rPr>
            <w:webHidden/>
          </w:rPr>
          <w:fldChar w:fldCharType="separate"/>
        </w:r>
        <w:r w:rsidR="008B0F45">
          <w:rPr>
            <w:webHidden/>
          </w:rPr>
          <w:t>199</w:t>
        </w:r>
        <w:r w:rsidR="008B0F45">
          <w:rPr>
            <w:webHidden/>
          </w:rPr>
          <w:fldChar w:fldCharType="end"/>
        </w:r>
      </w:hyperlink>
    </w:p>
    <w:p w14:paraId="18E76A3C" w14:textId="16AD7EF4" w:rsidR="008B0F45" w:rsidRDefault="00D75B97">
      <w:pPr>
        <w:pStyle w:val="TOC3"/>
        <w:tabs>
          <w:tab w:val="left" w:pos="1600"/>
        </w:tabs>
        <w:rPr>
          <w:rFonts w:asciiTheme="minorHAnsi" w:eastAsiaTheme="minorEastAsia" w:hAnsiTheme="minorHAnsi" w:cstheme="minorBidi"/>
          <w:color w:val="auto"/>
          <w:sz w:val="22"/>
          <w:szCs w:val="22"/>
          <w:lang w:eastAsia="en-US"/>
        </w:rPr>
      </w:pPr>
      <w:hyperlink w:anchor="_Toc489462269" w:history="1">
        <w:r w:rsidR="008B0F45" w:rsidRPr="001A402F">
          <w:rPr>
            <w:rStyle w:val="Hyperlink"/>
          </w:rPr>
          <w:t>15.4.5.</w:t>
        </w:r>
        <w:r w:rsidR="008B0F45">
          <w:rPr>
            <w:rFonts w:asciiTheme="minorHAnsi" w:eastAsiaTheme="minorEastAsia" w:hAnsiTheme="minorHAnsi" w:cstheme="minorBidi"/>
            <w:color w:val="auto"/>
            <w:sz w:val="22"/>
            <w:szCs w:val="22"/>
            <w:lang w:eastAsia="en-US"/>
          </w:rPr>
          <w:tab/>
        </w:r>
        <w:r w:rsidR="008B0F45" w:rsidRPr="001A402F">
          <w:rPr>
            <w:rStyle w:val="Hyperlink"/>
          </w:rPr>
          <w:t>Error Case for End to End TCP Connection</w:t>
        </w:r>
        <w:r w:rsidR="008B0F45">
          <w:rPr>
            <w:webHidden/>
          </w:rPr>
          <w:tab/>
        </w:r>
        <w:r w:rsidR="008B0F45">
          <w:rPr>
            <w:webHidden/>
          </w:rPr>
          <w:fldChar w:fldCharType="begin"/>
        </w:r>
        <w:r w:rsidR="008B0F45">
          <w:rPr>
            <w:webHidden/>
          </w:rPr>
          <w:instrText xml:space="preserve"> PAGEREF _Toc489462269 \h </w:instrText>
        </w:r>
        <w:r w:rsidR="008B0F45">
          <w:rPr>
            <w:webHidden/>
          </w:rPr>
        </w:r>
        <w:r w:rsidR="008B0F45">
          <w:rPr>
            <w:webHidden/>
          </w:rPr>
          <w:fldChar w:fldCharType="separate"/>
        </w:r>
        <w:r w:rsidR="008B0F45">
          <w:rPr>
            <w:webHidden/>
          </w:rPr>
          <w:t>200</w:t>
        </w:r>
        <w:r w:rsidR="008B0F45">
          <w:rPr>
            <w:webHidden/>
          </w:rPr>
          <w:fldChar w:fldCharType="end"/>
        </w:r>
      </w:hyperlink>
    </w:p>
    <w:p w14:paraId="00E34DE0" w14:textId="029CE17F" w:rsidR="008B0F45" w:rsidRDefault="00D75B97">
      <w:pPr>
        <w:pStyle w:val="TOC3"/>
        <w:tabs>
          <w:tab w:val="left" w:pos="1600"/>
        </w:tabs>
        <w:rPr>
          <w:rFonts w:asciiTheme="minorHAnsi" w:eastAsiaTheme="minorEastAsia" w:hAnsiTheme="minorHAnsi" w:cstheme="minorBidi"/>
          <w:color w:val="auto"/>
          <w:sz w:val="22"/>
          <w:szCs w:val="22"/>
          <w:lang w:eastAsia="en-US"/>
        </w:rPr>
      </w:pPr>
      <w:hyperlink w:anchor="_Toc489462270" w:history="1">
        <w:r w:rsidR="008B0F45" w:rsidRPr="001A402F">
          <w:rPr>
            <w:rStyle w:val="Hyperlink"/>
          </w:rPr>
          <w:t>15.4.6.</w:t>
        </w:r>
        <w:r w:rsidR="008B0F45">
          <w:rPr>
            <w:rFonts w:asciiTheme="minorHAnsi" w:eastAsiaTheme="minorEastAsia" w:hAnsiTheme="minorHAnsi" w:cstheme="minorBidi"/>
            <w:color w:val="auto"/>
            <w:sz w:val="22"/>
            <w:szCs w:val="22"/>
            <w:lang w:eastAsia="en-US"/>
          </w:rPr>
          <w:tab/>
        </w:r>
        <w:r w:rsidR="008B0F45" w:rsidRPr="001A402F">
          <w:rPr>
            <w:rStyle w:val="Hyperlink"/>
          </w:rPr>
          <w:t>Use Cases for AT+KTCPACKINFO and &lt;URC-ENDTCP-enable&gt; Option</w:t>
        </w:r>
        <w:r w:rsidR="008B0F45">
          <w:rPr>
            <w:webHidden/>
          </w:rPr>
          <w:tab/>
        </w:r>
        <w:r w:rsidR="008B0F45">
          <w:rPr>
            <w:webHidden/>
          </w:rPr>
          <w:fldChar w:fldCharType="begin"/>
        </w:r>
        <w:r w:rsidR="008B0F45">
          <w:rPr>
            <w:webHidden/>
          </w:rPr>
          <w:instrText xml:space="preserve"> PAGEREF _Toc489462270 \h </w:instrText>
        </w:r>
        <w:r w:rsidR="008B0F45">
          <w:rPr>
            <w:webHidden/>
          </w:rPr>
        </w:r>
        <w:r w:rsidR="008B0F45">
          <w:rPr>
            <w:webHidden/>
          </w:rPr>
          <w:fldChar w:fldCharType="separate"/>
        </w:r>
        <w:r w:rsidR="008B0F45">
          <w:rPr>
            <w:webHidden/>
          </w:rPr>
          <w:t>200</w:t>
        </w:r>
        <w:r w:rsidR="008B0F45">
          <w:rPr>
            <w:webHidden/>
          </w:rPr>
          <w:fldChar w:fldCharType="end"/>
        </w:r>
      </w:hyperlink>
    </w:p>
    <w:p w14:paraId="2B2F4831" w14:textId="44D2A1C6" w:rsidR="008B0F45" w:rsidRDefault="00D75B97">
      <w:pPr>
        <w:pStyle w:val="TOC4"/>
        <w:tabs>
          <w:tab w:val="left" w:pos="2121"/>
        </w:tabs>
        <w:rPr>
          <w:rFonts w:asciiTheme="minorHAnsi" w:eastAsiaTheme="minorEastAsia" w:hAnsiTheme="minorHAnsi" w:cstheme="minorBidi"/>
          <w:color w:val="auto"/>
          <w:sz w:val="22"/>
          <w:szCs w:val="22"/>
          <w:lang w:val="en-US"/>
        </w:rPr>
      </w:pPr>
      <w:hyperlink w:anchor="_Toc489462271" w:history="1">
        <w:r w:rsidR="008B0F45" w:rsidRPr="001A402F">
          <w:rPr>
            <w:rStyle w:val="Hyperlink"/>
          </w:rPr>
          <w:t>15.4.6.1.</w:t>
        </w:r>
        <w:r w:rsidR="008B0F45">
          <w:rPr>
            <w:rFonts w:asciiTheme="minorHAnsi" w:eastAsiaTheme="minorEastAsia" w:hAnsiTheme="minorHAnsi" w:cstheme="minorBidi"/>
            <w:color w:val="auto"/>
            <w:sz w:val="22"/>
            <w:szCs w:val="22"/>
            <w:lang w:val="en-US"/>
          </w:rPr>
          <w:tab/>
        </w:r>
        <w:r w:rsidR="008B0F45" w:rsidRPr="001A402F">
          <w:rPr>
            <w:rStyle w:val="Hyperlink"/>
          </w:rPr>
          <w:t>&lt;URC-ENDTCP-enable&gt; is Disabled (default setting)</w:t>
        </w:r>
        <w:r w:rsidR="008B0F45">
          <w:rPr>
            <w:webHidden/>
          </w:rPr>
          <w:tab/>
        </w:r>
        <w:r w:rsidR="008B0F45">
          <w:rPr>
            <w:webHidden/>
          </w:rPr>
          <w:fldChar w:fldCharType="begin"/>
        </w:r>
        <w:r w:rsidR="008B0F45">
          <w:rPr>
            <w:webHidden/>
          </w:rPr>
          <w:instrText xml:space="preserve"> PAGEREF _Toc489462271 \h </w:instrText>
        </w:r>
        <w:r w:rsidR="008B0F45">
          <w:rPr>
            <w:webHidden/>
          </w:rPr>
        </w:r>
        <w:r w:rsidR="008B0F45">
          <w:rPr>
            <w:webHidden/>
          </w:rPr>
          <w:fldChar w:fldCharType="separate"/>
        </w:r>
        <w:r w:rsidR="008B0F45">
          <w:rPr>
            <w:webHidden/>
          </w:rPr>
          <w:t>200</w:t>
        </w:r>
        <w:r w:rsidR="008B0F45">
          <w:rPr>
            <w:webHidden/>
          </w:rPr>
          <w:fldChar w:fldCharType="end"/>
        </w:r>
      </w:hyperlink>
    </w:p>
    <w:p w14:paraId="4FF15405" w14:textId="2DE9125F" w:rsidR="008B0F45" w:rsidRDefault="00D75B97">
      <w:pPr>
        <w:pStyle w:val="TOC4"/>
        <w:tabs>
          <w:tab w:val="left" w:pos="2121"/>
        </w:tabs>
        <w:rPr>
          <w:rFonts w:asciiTheme="minorHAnsi" w:eastAsiaTheme="minorEastAsia" w:hAnsiTheme="minorHAnsi" w:cstheme="minorBidi"/>
          <w:color w:val="auto"/>
          <w:sz w:val="22"/>
          <w:szCs w:val="22"/>
          <w:lang w:val="en-US"/>
        </w:rPr>
      </w:pPr>
      <w:hyperlink w:anchor="_Toc489462272" w:history="1">
        <w:r w:rsidR="008B0F45" w:rsidRPr="001A402F">
          <w:rPr>
            <w:rStyle w:val="Hyperlink"/>
          </w:rPr>
          <w:t>15.4.6.2.</w:t>
        </w:r>
        <w:r w:rsidR="008B0F45">
          <w:rPr>
            <w:rFonts w:asciiTheme="minorHAnsi" w:eastAsiaTheme="minorEastAsia" w:hAnsiTheme="minorHAnsi" w:cstheme="minorBidi"/>
            <w:color w:val="auto"/>
            <w:sz w:val="22"/>
            <w:szCs w:val="22"/>
            <w:lang w:val="en-US"/>
          </w:rPr>
          <w:tab/>
        </w:r>
        <w:r w:rsidR="008B0F45" w:rsidRPr="001A402F">
          <w:rPr>
            <w:rStyle w:val="Hyperlink"/>
          </w:rPr>
          <w:t>&lt;URC-ENDTCP-enable&gt; is Enabled</w:t>
        </w:r>
        <w:r w:rsidR="008B0F45">
          <w:rPr>
            <w:webHidden/>
          </w:rPr>
          <w:tab/>
        </w:r>
        <w:r w:rsidR="008B0F45">
          <w:rPr>
            <w:webHidden/>
          </w:rPr>
          <w:fldChar w:fldCharType="begin"/>
        </w:r>
        <w:r w:rsidR="008B0F45">
          <w:rPr>
            <w:webHidden/>
          </w:rPr>
          <w:instrText xml:space="preserve"> PAGEREF _Toc489462272 \h </w:instrText>
        </w:r>
        <w:r w:rsidR="008B0F45">
          <w:rPr>
            <w:webHidden/>
          </w:rPr>
        </w:r>
        <w:r w:rsidR="008B0F45">
          <w:rPr>
            <w:webHidden/>
          </w:rPr>
          <w:fldChar w:fldCharType="separate"/>
        </w:r>
        <w:r w:rsidR="008B0F45">
          <w:rPr>
            <w:webHidden/>
          </w:rPr>
          <w:t>201</w:t>
        </w:r>
        <w:r w:rsidR="008B0F45">
          <w:rPr>
            <w:webHidden/>
          </w:rPr>
          <w:fldChar w:fldCharType="end"/>
        </w:r>
      </w:hyperlink>
    </w:p>
    <w:p w14:paraId="78312F73" w14:textId="136F3CD4"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62273" w:history="1">
        <w:r w:rsidR="008B0F45" w:rsidRPr="001A402F">
          <w:rPr>
            <w:rStyle w:val="Hyperlink"/>
          </w:rPr>
          <w:t>15.5.</w:t>
        </w:r>
        <w:r w:rsidR="008B0F45">
          <w:rPr>
            <w:rFonts w:asciiTheme="minorHAnsi" w:eastAsiaTheme="minorEastAsia" w:hAnsiTheme="minorHAnsi" w:cstheme="minorBidi"/>
            <w:color w:val="auto"/>
            <w:sz w:val="22"/>
            <w:szCs w:val="22"/>
            <w:lang w:eastAsia="en-US"/>
          </w:rPr>
          <w:tab/>
        </w:r>
        <w:r w:rsidR="008B0F45" w:rsidRPr="001A402F">
          <w:rPr>
            <w:rStyle w:val="Hyperlink"/>
          </w:rPr>
          <w:t>UDP Commands Examples</w:t>
        </w:r>
        <w:r w:rsidR="008B0F45">
          <w:rPr>
            <w:webHidden/>
          </w:rPr>
          <w:tab/>
        </w:r>
        <w:r w:rsidR="008B0F45">
          <w:rPr>
            <w:webHidden/>
          </w:rPr>
          <w:fldChar w:fldCharType="begin"/>
        </w:r>
        <w:r w:rsidR="008B0F45">
          <w:rPr>
            <w:webHidden/>
          </w:rPr>
          <w:instrText xml:space="preserve"> PAGEREF _Toc489462273 \h </w:instrText>
        </w:r>
        <w:r w:rsidR="008B0F45">
          <w:rPr>
            <w:webHidden/>
          </w:rPr>
        </w:r>
        <w:r w:rsidR="008B0F45">
          <w:rPr>
            <w:webHidden/>
          </w:rPr>
          <w:fldChar w:fldCharType="separate"/>
        </w:r>
        <w:r w:rsidR="008B0F45">
          <w:rPr>
            <w:webHidden/>
          </w:rPr>
          <w:t>202</w:t>
        </w:r>
        <w:r w:rsidR="008B0F45">
          <w:rPr>
            <w:webHidden/>
          </w:rPr>
          <w:fldChar w:fldCharType="end"/>
        </w:r>
      </w:hyperlink>
    </w:p>
    <w:p w14:paraId="11F63907" w14:textId="00E04150" w:rsidR="008B0F45" w:rsidRDefault="00D75B97">
      <w:pPr>
        <w:pStyle w:val="TOC3"/>
        <w:tabs>
          <w:tab w:val="left" w:pos="1600"/>
        </w:tabs>
        <w:rPr>
          <w:rFonts w:asciiTheme="minorHAnsi" w:eastAsiaTheme="minorEastAsia" w:hAnsiTheme="minorHAnsi" w:cstheme="minorBidi"/>
          <w:color w:val="auto"/>
          <w:sz w:val="22"/>
          <w:szCs w:val="22"/>
          <w:lang w:eastAsia="en-US"/>
        </w:rPr>
      </w:pPr>
      <w:hyperlink w:anchor="_Toc489462274" w:history="1">
        <w:r w:rsidR="008B0F45" w:rsidRPr="001A402F">
          <w:rPr>
            <w:rStyle w:val="Hyperlink"/>
          </w:rPr>
          <w:t>15.5.1.</w:t>
        </w:r>
        <w:r w:rsidR="008B0F45">
          <w:rPr>
            <w:rFonts w:asciiTheme="minorHAnsi" w:eastAsiaTheme="minorEastAsia" w:hAnsiTheme="minorHAnsi" w:cstheme="minorBidi"/>
            <w:color w:val="auto"/>
            <w:sz w:val="22"/>
            <w:szCs w:val="22"/>
            <w:lang w:eastAsia="en-US"/>
          </w:rPr>
          <w:tab/>
        </w:r>
        <w:r w:rsidR="008B0F45" w:rsidRPr="001A402F">
          <w:rPr>
            <w:rStyle w:val="Hyperlink"/>
          </w:rPr>
          <w:t>Client Mode</w:t>
        </w:r>
        <w:r w:rsidR="008B0F45">
          <w:rPr>
            <w:webHidden/>
          </w:rPr>
          <w:tab/>
        </w:r>
        <w:r w:rsidR="008B0F45">
          <w:rPr>
            <w:webHidden/>
          </w:rPr>
          <w:fldChar w:fldCharType="begin"/>
        </w:r>
        <w:r w:rsidR="008B0F45">
          <w:rPr>
            <w:webHidden/>
          </w:rPr>
          <w:instrText xml:space="preserve"> PAGEREF _Toc489462274 \h </w:instrText>
        </w:r>
        <w:r w:rsidR="008B0F45">
          <w:rPr>
            <w:webHidden/>
          </w:rPr>
        </w:r>
        <w:r w:rsidR="008B0F45">
          <w:rPr>
            <w:webHidden/>
          </w:rPr>
          <w:fldChar w:fldCharType="separate"/>
        </w:r>
        <w:r w:rsidR="008B0F45">
          <w:rPr>
            <w:webHidden/>
          </w:rPr>
          <w:t>202</w:t>
        </w:r>
        <w:r w:rsidR="008B0F45">
          <w:rPr>
            <w:webHidden/>
          </w:rPr>
          <w:fldChar w:fldCharType="end"/>
        </w:r>
      </w:hyperlink>
    </w:p>
    <w:p w14:paraId="2DF68AE6" w14:textId="4019BD77" w:rsidR="008B0F45" w:rsidRDefault="00D75B97">
      <w:pPr>
        <w:pStyle w:val="TOC3"/>
        <w:tabs>
          <w:tab w:val="left" w:pos="1600"/>
        </w:tabs>
        <w:rPr>
          <w:rFonts w:asciiTheme="minorHAnsi" w:eastAsiaTheme="minorEastAsia" w:hAnsiTheme="minorHAnsi" w:cstheme="minorBidi"/>
          <w:color w:val="auto"/>
          <w:sz w:val="22"/>
          <w:szCs w:val="22"/>
          <w:lang w:eastAsia="en-US"/>
        </w:rPr>
      </w:pPr>
      <w:hyperlink w:anchor="_Toc489462275" w:history="1">
        <w:r w:rsidR="008B0F45" w:rsidRPr="001A402F">
          <w:rPr>
            <w:rStyle w:val="Hyperlink"/>
          </w:rPr>
          <w:t>15.5.2.</w:t>
        </w:r>
        <w:r w:rsidR="008B0F45">
          <w:rPr>
            <w:rFonts w:asciiTheme="minorHAnsi" w:eastAsiaTheme="minorEastAsia" w:hAnsiTheme="minorHAnsi" w:cstheme="minorBidi"/>
            <w:color w:val="auto"/>
            <w:sz w:val="22"/>
            <w:szCs w:val="22"/>
            <w:lang w:eastAsia="en-US"/>
          </w:rPr>
          <w:tab/>
        </w:r>
        <w:r w:rsidR="008B0F45" w:rsidRPr="001A402F">
          <w:rPr>
            <w:rStyle w:val="Hyperlink"/>
          </w:rPr>
          <w:t>Server Mode</w:t>
        </w:r>
        <w:r w:rsidR="008B0F45">
          <w:rPr>
            <w:webHidden/>
          </w:rPr>
          <w:tab/>
        </w:r>
        <w:r w:rsidR="008B0F45">
          <w:rPr>
            <w:webHidden/>
          </w:rPr>
          <w:fldChar w:fldCharType="begin"/>
        </w:r>
        <w:r w:rsidR="008B0F45">
          <w:rPr>
            <w:webHidden/>
          </w:rPr>
          <w:instrText xml:space="preserve"> PAGEREF _Toc489462275 \h </w:instrText>
        </w:r>
        <w:r w:rsidR="008B0F45">
          <w:rPr>
            <w:webHidden/>
          </w:rPr>
        </w:r>
        <w:r w:rsidR="008B0F45">
          <w:rPr>
            <w:webHidden/>
          </w:rPr>
          <w:fldChar w:fldCharType="separate"/>
        </w:r>
        <w:r w:rsidR="008B0F45">
          <w:rPr>
            <w:webHidden/>
          </w:rPr>
          <w:t>203</w:t>
        </w:r>
        <w:r w:rsidR="008B0F45">
          <w:rPr>
            <w:webHidden/>
          </w:rPr>
          <w:fldChar w:fldCharType="end"/>
        </w:r>
      </w:hyperlink>
    </w:p>
    <w:p w14:paraId="663B6CB9" w14:textId="1E55C827" w:rsidR="008B0F45" w:rsidRDefault="00D75B97">
      <w:pPr>
        <w:pStyle w:val="TOC3"/>
        <w:tabs>
          <w:tab w:val="left" w:pos="1600"/>
        </w:tabs>
        <w:rPr>
          <w:rFonts w:asciiTheme="minorHAnsi" w:eastAsiaTheme="minorEastAsia" w:hAnsiTheme="minorHAnsi" w:cstheme="minorBidi"/>
          <w:color w:val="auto"/>
          <w:sz w:val="22"/>
          <w:szCs w:val="22"/>
          <w:lang w:eastAsia="en-US"/>
        </w:rPr>
      </w:pPr>
      <w:hyperlink w:anchor="_Toc489462276" w:history="1">
        <w:r w:rsidR="008B0F45" w:rsidRPr="001A402F">
          <w:rPr>
            <w:rStyle w:val="Hyperlink"/>
          </w:rPr>
          <w:t>15.5.3.</w:t>
        </w:r>
        <w:r w:rsidR="008B0F45">
          <w:rPr>
            <w:rFonts w:asciiTheme="minorHAnsi" w:eastAsiaTheme="minorEastAsia" w:hAnsiTheme="minorHAnsi" w:cstheme="minorBidi"/>
            <w:color w:val="auto"/>
            <w:sz w:val="22"/>
            <w:szCs w:val="22"/>
            <w:lang w:eastAsia="en-US"/>
          </w:rPr>
          <w:tab/>
        </w:r>
        <w:r w:rsidR="008B0F45" w:rsidRPr="001A402F">
          <w:rPr>
            <w:rStyle w:val="Hyperlink"/>
          </w:rPr>
          <w:t>Use Cases for KTCP_DATA and KUDP_DATA</w:t>
        </w:r>
        <w:r w:rsidR="008B0F45">
          <w:rPr>
            <w:webHidden/>
          </w:rPr>
          <w:tab/>
        </w:r>
        <w:r w:rsidR="008B0F45">
          <w:rPr>
            <w:webHidden/>
          </w:rPr>
          <w:fldChar w:fldCharType="begin"/>
        </w:r>
        <w:r w:rsidR="008B0F45">
          <w:rPr>
            <w:webHidden/>
          </w:rPr>
          <w:instrText xml:space="preserve"> PAGEREF _Toc489462276 \h </w:instrText>
        </w:r>
        <w:r w:rsidR="008B0F45">
          <w:rPr>
            <w:webHidden/>
          </w:rPr>
        </w:r>
        <w:r w:rsidR="008B0F45">
          <w:rPr>
            <w:webHidden/>
          </w:rPr>
          <w:fldChar w:fldCharType="separate"/>
        </w:r>
        <w:r w:rsidR="008B0F45">
          <w:rPr>
            <w:webHidden/>
          </w:rPr>
          <w:t>204</w:t>
        </w:r>
        <w:r w:rsidR="008B0F45">
          <w:rPr>
            <w:webHidden/>
          </w:rPr>
          <w:fldChar w:fldCharType="end"/>
        </w:r>
      </w:hyperlink>
    </w:p>
    <w:p w14:paraId="10C6E6E0" w14:textId="53119B94" w:rsidR="008B0F45" w:rsidRDefault="00D75B97">
      <w:pPr>
        <w:pStyle w:val="TOC4"/>
        <w:tabs>
          <w:tab w:val="left" w:pos="2121"/>
        </w:tabs>
        <w:rPr>
          <w:rFonts w:asciiTheme="minorHAnsi" w:eastAsiaTheme="minorEastAsia" w:hAnsiTheme="minorHAnsi" w:cstheme="minorBidi"/>
          <w:color w:val="auto"/>
          <w:sz w:val="22"/>
          <w:szCs w:val="22"/>
          <w:lang w:val="en-US"/>
        </w:rPr>
      </w:pPr>
      <w:hyperlink w:anchor="_Toc489462277" w:history="1">
        <w:r w:rsidR="008B0F45" w:rsidRPr="001A402F">
          <w:rPr>
            <w:rStyle w:val="Hyperlink"/>
          </w:rPr>
          <w:t>15.5.3.1.</w:t>
        </w:r>
        <w:r w:rsidR="008B0F45">
          <w:rPr>
            <w:rFonts w:asciiTheme="minorHAnsi" w:eastAsiaTheme="minorEastAsia" w:hAnsiTheme="minorHAnsi" w:cstheme="minorBidi"/>
            <w:color w:val="auto"/>
            <w:sz w:val="22"/>
            <w:szCs w:val="22"/>
            <w:lang w:val="en-US"/>
          </w:rPr>
          <w:tab/>
        </w:r>
        <w:r w:rsidR="008B0F45" w:rsidRPr="001A402F">
          <w:rPr>
            <w:rStyle w:val="Hyperlink"/>
          </w:rPr>
          <w:t>KTCP_DATA and KUDP_DATA without Data Auto Retrieval – Client Mode</w:t>
        </w:r>
        <w:r w:rsidR="008B0F45">
          <w:rPr>
            <w:webHidden/>
          </w:rPr>
          <w:tab/>
        </w:r>
        <w:r w:rsidR="008B0F45">
          <w:rPr>
            <w:webHidden/>
          </w:rPr>
          <w:fldChar w:fldCharType="begin"/>
        </w:r>
        <w:r w:rsidR="008B0F45">
          <w:rPr>
            <w:webHidden/>
          </w:rPr>
          <w:instrText xml:space="preserve"> PAGEREF _Toc489462277 \h </w:instrText>
        </w:r>
        <w:r w:rsidR="008B0F45">
          <w:rPr>
            <w:webHidden/>
          </w:rPr>
        </w:r>
        <w:r w:rsidR="008B0F45">
          <w:rPr>
            <w:webHidden/>
          </w:rPr>
          <w:fldChar w:fldCharType="separate"/>
        </w:r>
        <w:r w:rsidR="008B0F45">
          <w:rPr>
            <w:webHidden/>
          </w:rPr>
          <w:t>204</w:t>
        </w:r>
        <w:r w:rsidR="008B0F45">
          <w:rPr>
            <w:webHidden/>
          </w:rPr>
          <w:fldChar w:fldCharType="end"/>
        </w:r>
      </w:hyperlink>
    </w:p>
    <w:p w14:paraId="3993E7E8" w14:textId="14F754C5" w:rsidR="008B0F45" w:rsidRDefault="00D75B97">
      <w:pPr>
        <w:pStyle w:val="TOC4"/>
        <w:tabs>
          <w:tab w:val="left" w:pos="2121"/>
        </w:tabs>
        <w:rPr>
          <w:rFonts w:asciiTheme="minorHAnsi" w:eastAsiaTheme="minorEastAsia" w:hAnsiTheme="minorHAnsi" w:cstheme="minorBidi"/>
          <w:color w:val="auto"/>
          <w:sz w:val="22"/>
          <w:szCs w:val="22"/>
          <w:lang w:val="en-US"/>
        </w:rPr>
      </w:pPr>
      <w:hyperlink w:anchor="_Toc489462278" w:history="1">
        <w:r w:rsidR="008B0F45" w:rsidRPr="001A402F">
          <w:rPr>
            <w:rStyle w:val="Hyperlink"/>
          </w:rPr>
          <w:t>15.5.3.2.</w:t>
        </w:r>
        <w:r w:rsidR="008B0F45">
          <w:rPr>
            <w:rFonts w:asciiTheme="minorHAnsi" w:eastAsiaTheme="minorEastAsia" w:hAnsiTheme="minorHAnsi" w:cstheme="minorBidi"/>
            <w:color w:val="auto"/>
            <w:sz w:val="22"/>
            <w:szCs w:val="22"/>
            <w:lang w:val="en-US"/>
          </w:rPr>
          <w:tab/>
        </w:r>
        <w:r w:rsidR="008B0F45" w:rsidRPr="001A402F">
          <w:rPr>
            <w:rStyle w:val="Hyperlink"/>
          </w:rPr>
          <w:t>KTCP_DATA and KUDP_DATA without Data Auto Retrieval – Server Mode</w:t>
        </w:r>
        <w:r w:rsidR="008B0F45">
          <w:rPr>
            <w:webHidden/>
          </w:rPr>
          <w:tab/>
        </w:r>
        <w:r w:rsidR="008B0F45">
          <w:rPr>
            <w:webHidden/>
          </w:rPr>
          <w:fldChar w:fldCharType="begin"/>
        </w:r>
        <w:r w:rsidR="008B0F45">
          <w:rPr>
            <w:webHidden/>
          </w:rPr>
          <w:instrText xml:space="preserve"> PAGEREF _Toc489462278 \h </w:instrText>
        </w:r>
        <w:r w:rsidR="008B0F45">
          <w:rPr>
            <w:webHidden/>
          </w:rPr>
        </w:r>
        <w:r w:rsidR="008B0F45">
          <w:rPr>
            <w:webHidden/>
          </w:rPr>
          <w:fldChar w:fldCharType="separate"/>
        </w:r>
        <w:r w:rsidR="008B0F45">
          <w:rPr>
            <w:webHidden/>
          </w:rPr>
          <w:t>204</w:t>
        </w:r>
        <w:r w:rsidR="008B0F45">
          <w:rPr>
            <w:webHidden/>
          </w:rPr>
          <w:fldChar w:fldCharType="end"/>
        </w:r>
      </w:hyperlink>
    </w:p>
    <w:p w14:paraId="7A348286" w14:textId="3821B13B" w:rsidR="008B0F45" w:rsidRDefault="00D75B97">
      <w:pPr>
        <w:pStyle w:val="TOC4"/>
        <w:tabs>
          <w:tab w:val="left" w:pos="2121"/>
        </w:tabs>
        <w:rPr>
          <w:rFonts w:asciiTheme="minorHAnsi" w:eastAsiaTheme="minorEastAsia" w:hAnsiTheme="minorHAnsi" w:cstheme="minorBidi"/>
          <w:color w:val="auto"/>
          <w:sz w:val="22"/>
          <w:szCs w:val="22"/>
          <w:lang w:val="en-US"/>
        </w:rPr>
      </w:pPr>
      <w:hyperlink w:anchor="_Toc489462279" w:history="1">
        <w:r w:rsidR="008B0F45" w:rsidRPr="001A402F">
          <w:rPr>
            <w:rStyle w:val="Hyperlink"/>
          </w:rPr>
          <w:t>15.5.3.3.</w:t>
        </w:r>
        <w:r w:rsidR="008B0F45">
          <w:rPr>
            <w:rFonts w:asciiTheme="minorHAnsi" w:eastAsiaTheme="minorEastAsia" w:hAnsiTheme="minorHAnsi" w:cstheme="minorBidi"/>
            <w:color w:val="auto"/>
            <w:sz w:val="22"/>
            <w:szCs w:val="22"/>
            <w:lang w:val="en-US"/>
          </w:rPr>
          <w:tab/>
        </w:r>
        <w:r w:rsidR="008B0F45" w:rsidRPr="001A402F">
          <w:rPr>
            <w:rStyle w:val="Hyperlink"/>
          </w:rPr>
          <w:t>KTCP_DATA and KUDP_DATA with Data Auto Retrieval – Client Mode</w:t>
        </w:r>
        <w:r w:rsidR="008B0F45">
          <w:rPr>
            <w:webHidden/>
          </w:rPr>
          <w:tab/>
        </w:r>
        <w:r w:rsidR="008B0F45">
          <w:rPr>
            <w:webHidden/>
          </w:rPr>
          <w:fldChar w:fldCharType="begin"/>
        </w:r>
        <w:r w:rsidR="008B0F45">
          <w:rPr>
            <w:webHidden/>
          </w:rPr>
          <w:instrText xml:space="preserve"> PAGEREF _Toc489462279 \h </w:instrText>
        </w:r>
        <w:r w:rsidR="008B0F45">
          <w:rPr>
            <w:webHidden/>
          </w:rPr>
        </w:r>
        <w:r w:rsidR="008B0F45">
          <w:rPr>
            <w:webHidden/>
          </w:rPr>
          <w:fldChar w:fldCharType="separate"/>
        </w:r>
        <w:r w:rsidR="008B0F45">
          <w:rPr>
            <w:webHidden/>
          </w:rPr>
          <w:t>205</w:t>
        </w:r>
        <w:r w:rsidR="008B0F45">
          <w:rPr>
            <w:webHidden/>
          </w:rPr>
          <w:fldChar w:fldCharType="end"/>
        </w:r>
      </w:hyperlink>
    </w:p>
    <w:p w14:paraId="4B804750" w14:textId="5A6A17D3" w:rsidR="008B0F45" w:rsidRDefault="00D75B97">
      <w:pPr>
        <w:pStyle w:val="TOC4"/>
        <w:tabs>
          <w:tab w:val="left" w:pos="2121"/>
        </w:tabs>
        <w:rPr>
          <w:rFonts w:asciiTheme="minorHAnsi" w:eastAsiaTheme="minorEastAsia" w:hAnsiTheme="minorHAnsi" w:cstheme="minorBidi"/>
          <w:color w:val="auto"/>
          <w:sz w:val="22"/>
          <w:szCs w:val="22"/>
          <w:lang w:val="en-US"/>
        </w:rPr>
      </w:pPr>
      <w:hyperlink w:anchor="_Toc489462280" w:history="1">
        <w:r w:rsidR="008B0F45" w:rsidRPr="001A402F">
          <w:rPr>
            <w:rStyle w:val="Hyperlink"/>
          </w:rPr>
          <w:t>15.5.3.4.</w:t>
        </w:r>
        <w:r w:rsidR="008B0F45">
          <w:rPr>
            <w:rFonts w:asciiTheme="minorHAnsi" w:eastAsiaTheme="minorEastAsia" w:hAnsiTheme="minorHAnsi" w:cstheme="minorBidi"/>
            <w:color w:val="auto"/>
            <w:sz w:val="22"/>
            <w:szCs w:val="22"/>
            <w:lang w:val="en-US"/>
          </w:rPr>
          <w:tab/>
        </w:r>
        <w:r w:rsidR="008B0F45" w:rsidRPr="001A402F">
          <w:rPr>
            <w:rStyle w:val="Hyperlink"/>
          </w:rPr>
          <w:t>KTCP_DATA and KUDP_DATA with Data Auto Retrieval – Server Mode</w:t>
        </w:r>
        <w:r w:rsidR="008B0F45">
          <w:rPr>
            <w:webHidden/>
          </w:rPr>
          <w:tab/>
        </w:r>
        <w:r w:rsidR="008B0F45">
          <w:rPr>
            <w:webHidden/>
          </w:rPr>
          <w:fldChar w:fldCharType="begin"/>
        </w:r>
        <w:r w:rsidR="008B0F45">
          <w:rPr>
            <w:webHidden/>
          </w:rPr>
          <w:instrText xml:space="preserve"> PAGEREF _Toc489462280 \h </w:instrText>
        </w:r>
        <w:r w:rsidR="008B0F45">
          <w:rPr>
            <w:webHidden/>
          </w:rPr>
        </w:r>
        <w:r w:rsidR="008B0F45">
          <w:rPr>
            <w:webHidden/>
          </w:rPr>
          <w:fldChar w:fldCharType="separate"/>
        </w:r>
        <w:r w:rsidR="008B0F45">
          <w:rPr>
            <w:webHidden/>
          </w:rPr>
          <w:t>206</w:t>
        </w:r>
        <w:r w:rsidR="008B0F45">
          <w:rPr>
            <w:webHidden/>
          </w:rPr>
          <w:fldChar w:fldCharType="end"/>
        </w:r>
      </w:hyperlink>
    </w:p>
    <w:p w14:paraId="133CB2FD" w14:textId="37ADB2CA" w:rsidR="008B0F45" w:rsidRDefault="00D75B97">
      <w:pPr>
        <w:pStyle w:val="TOC2"/>
        <w:tabs>
          <w:tab w:val="left" w:pos="1200"/>
        </w:tabs>
        <w:rPr>
          <w:rFonts w:asciiTheme="minorHAnsi" w:eastAsiaTheme="minorEastAsia" w:hAnsiTheme="minorHAnsi" w:cstheme="minorBidi"/>
          <w:color w:val="auto"/>
          <w:sz w:val="22"/>
          <w:szCs w:val="22"/>
          <w:lang w:eastAsia="en-US"/>
        </w:rPr>
      </w:pPr>
      <w:hyperlink w:anchor="_Toc489462281" w:history="1">
        <w:r w:rsidR="008B0F45" w:rsidRPr="001A402F">
          <w:rPr>
            <w:rStyle w:val="Hyperlink"/>
          </w:rPr>
          <w:t>15.6.</w:t>
        </w:r>
        <w:r w:rsidR="008B0F45">
          <w:rPr>
            <w:rFonts w:asciiTheme="minorHAnsi" w:eastAsiaTheme="minorEastAsia" w:hAnsiTheme="minorHAnsi" w:cstheme="minorBidi"/>
            <w:color w:val="auto"/>
            <w:sz w:val="22"/>
            <w:szCs w:val="22"/>
            <w:lang w:eastAsia="en-US"/>
          </w:rPr>
          <w:tab/>
        </w:r>
        <w:r w:rsidR="008B0F45" w:rsidRPr="001A402F">
          <w:rPr>
            <w:rStyle w:val="Hyperlink"/>
          </w:rPr>
          <w:t>Switch Data/Command Mode DTR +++ ATO Behavior Table</w:t>
        </w:r>
        <w:r w:rsidR="008B0F45">
          <w:rPr>
            <w:webHidden/>
          </w:rPr>
          <w:tab/>
        </w:r>
        <w:r w:rsidR="008B0F45">
          <w:rPr>
            <w:webHidden/>
          </w:rPr>
          <w:fldChar w:fldCharType="begin"/>
        </w:r>
        <w:r w:rsidR="008B0F45">
          <w:rPr>
            <w:webHidden/>
          </w:rPr>
          <w:instrText xml:space="preserve"> PAGEREF _Toc489462281 \h </w:instrText>
        </w:r>
        <w:r w:rsidR="008B0F45">
          <w:rPr>
            <w:webHidden/>
          </w:rPr>
        </w:r>
        <w:r w:rsidR="008B0F45">
          <w:rPr>
            <w:webHidden/>
          </w:rPr>
          <w:fldChar w:fldCharType="separate"/>
        </w:r>
        <w:r w:rsidR="008B0F45">
          <w:rPr>
            <w:webHidden/>
          </w:rPr>
          <w:t>206</w:t>
        </w:r>
        <w:r w:rsidR="008B0F45">
          <w:rPr>
            <w:webHidden/>
          </w:rPr>
          <w:fldChar w:fldCharType="end"/>
        </w:r>
      </w:hyperlink>
    </w:p>
    <w:p w14:paraId="1EE691DD" w14:textId="4EF5CB51" w:rsidR="00D82E8E" w:rsidRPr="00844859" w:rsidRDefault="007B3CDF" w:rsidP="000F0B7D">
      <w:r w:rsidRPr="00844859">
        <w:rPr>
          <w:rFonts w:cs="Arial"/>
          <w:b/>
          <w:bCs/>
          <w:caps/>
          <w:color w:val="C10538"/>
          <w:sz w:val="24"/>
          <w:szCs w:val="20"/>
          <w:lang w:eastAsia="fr-FR"/>
        </w:rPr>
        <w:fldChar w:fldCharType="end"/>
      </w:r>
    </w:p>
    <w:p w14:paraId="0E769116" w14:textId="77777777" w:rsidR="00924D03" w:rsidRPr="00844859" w:rsidRDefault="00924D03" w:rsidP="002B1BD6">
      <w:pPr>
        <w:sectPr w:rsidR="00924D03" w:rsidRPr="00844859" w:rsidSect="004F7779">
          <w:headerReference w:type="even" r:id="rId20"/>
          <w:headerReference w:type="first" r:id="rId21"/>
          <w:footerReference w:type="first" r:id="rId22"/>
          <w:pgSz w:w="11906" w:h="16838" w:code="9"/>
          <w:pgMar w:top="1440" w:right="1440" w:bottom="1440" w:left="1440" w:header="720" w:footer="720" w:gutter="0"/>
          <w:cols w:space="720"/>
          <w:titlePg/>
          <w:docGrid w:linePitch="360"/>
        </w:sectPr>
      </w:pPr>
      <w:bookmarkStart w:id="689" w:name="_Toc232914897"/>
    </w:p>
    <w:p w14:paraId="6AAA873A" w14:textId="77777777" w:rsidR="00924D03" w:rsidRPr="00844859" w:rsidRDefault="00924D03" w:rsidP="002037FF">
      <w:pPr>
        <w:pStyle w:val="ChapterTitleNoNum"/>
      </w:pPr>
      <w:r w:rsidRPr="00844859">
        <w:lastRenderedPageBreak/>
        <w:t>List of Tables</w:t>
      </w:r>
    </w:p>
    <w:p w14:paraId="581FAD36" w14:textId="1B0319EC" w:rsidR="008B0F45" w:rsidRDefault="007B3CDF">
      <w:pPr>
        <w:pStyle w:val="TableofFigures"/>
        <w:rPr>
          <w:rFonts w:asciiTheme="minorHAnsi" w:eastAsiaTheme="minorEastAsia" w:hAnsiTheme="minorHAnsi" w:cstheme="minorBidi"/>
          <w:noProof/>
          <w:color w:val="auto"/>
          <w:sz w:val="22"/>
          <w:szCs w:val="22"/>
        </w:rPr>
      </w:pPr>
      <w:r w:rsidRPr="00844859">
        <w:fldChar w:fldCharType="begin"/>
      </w:r>
      <w:r w:rsidR="00924D03" w:rsidRPr="00844859">
        <w:instrText xml:space="preserve"> TOC \h \z \t "TableCaption" \c "Table" </w:instrText>
      </w:r>
      <w:r w:rsidRPr="00844859">
        <w:fldChar w:fldCharType="separate"/>
      </w:r>
      <w:hyperlink w:anchor="_Toc489456240" w:history="1">
        <w:r w:rsidR="008B0F45" w:rsidRPr="00470D14">
          <w:rPr>
            <w:rStyle w:val="Hyperlink"/>
            <w:rFonts w:eastAsia="SimSun"/>
            <w:noProof/>
            <w:spacing w:val="1"/>
          </w:rPr>
          <w:t>Table 1.</w:t>
        </w:r>
        <w:r w:rsidR="008B0F45">
          <w:rPr>
            <w:rFonts w:asciiTheme="minorHAnsi" w:eastAsiaTheme="minorEastAsia" w:hAnsiTheme="minorHAnsi" w:cstheme="minorBidi"/>
            <w:noProof/>
            <w:color w:val="auto"/>
            <w:sz w:val="22"/>
            <w:szCs w:val="22"/>
          </w:rPr>
          <w:tab/>
        </w:r>
        <w:r w:rsidR="008B0F45" w:rsidRPr="00470D14">
          <w:rPr>
            <w:rStyle w:val="Hyperlink"/>
            <w:rFonts w:eastAsia="SimSun"/>
            <w:noProof/>
          </w:rPr>
          <w:t>Types of Extended AT Commands</w:t>
        </w:r>
        <w:r w:rsidR="008B0F45">
          <w:rPr>
            <w:noProof/>
            <w:webHidden/>
          </w:rPr>
          <w:tab/>
        </w:r>
        <w:r w:rsidR="008B0F45">
          <w:rPr>
            <w:noProof/>
            <w:webHidden/>
          </w:rPr>
          <w:fldChar w:fldCharType="begin"/>
        </w:r>
        <w:r w:rsidR="008B0F45">
          <w:rPr>
            <w:noProof/>
            <w:webHidden/>
          </w:rPr>
          <w:instrText xml:space="preserve"> PAGEREF _Toc489456240 \h </w:instrText>
        </w:r>
        <w:r w:rsidR="008B0F45">
          <w:rPr>
            <w:noProof/>
            <w:webHidden/>
          </w:rPr>
        </w:r>
        <w:r w:rsidR="008B0F45">
          <w:rPr>
            <w:noProof/>
            <w:webHidden/>
          </w:rPr>
          <w:fldChar w:fldCharType="separate"/>
        </w:r>
        <w:r w:rsidR="008B0F45">
          <w:rPr>
            <w:noProof/>
            <w:webHidden/>
          </w:rPr>
          <w:t>16</w:t>
        </w:r>
        <w:r w:rsidR="008B0F45">
          <w:rPr>
            <w:noProof/>
            <w:webHidden/>
          </w:rPr>
          <w:fldChar w:fldCharType="end"/>
        </w:r>
      </w:hyperlink>
    </w:p>
    <w:p w14:paraId="5244E5E1" w14:textId="2556A4B9" w:rsidR="008B0F45" w:rsidRDefault="00D75B97">
      <w:pPr>
        <w:pStyle w:val="TableofFigures"/>
        <w:rPr>
          <w:rFonts w:asciiTheme="minorHAnsi" w:eastAsiaTheme="minorEastAsia" w:hAnsiTheme="minorHAnsi" w:cstheme="minorBidi"/>
          <w:noProof/>
          <w:color w:val="auto"/>
          <w:sz w:val="22"/>
          <w:szCs w:val="22"/>
        </w:rPr>
      </w:pPr>
      <w:hyperlink w:anchor="_Toc489456241" w:history="1">
        <w:r w:rsidR="008B0F45" w:rsidRPr="00470D14">
          <w:rPr>
            <w:rStyle w:val="Hyperlink"/>
            <w:rFonts w:eastAsia="SimSun"/>
            <w:noProof/>
            <w:spacing w:val="1"/>
          </w:rPr>
          <w:t>Table 2.</w:t>
        </w:r>
        <w:r w:rsidR="008B0F45">
          <w:rPr>
            <w:rFonts w:asciiTheme="minorHAnsi" w:eastAsiaTheme="minorEastAsia" w:hAnsiTheme="minorHAnsi" w:cstheme="minorBidi"/>
            <w:noProof/>
            <w:color w:val="auto"/>
            <w:sz w:val="22"/>
            <w:szCs w:val="22"/>
          </w:rPr>
          <w:tab/>
        </w:r>
        <w:r w:rsidR="008B0F45" w:rsidRPr="00470D14">
          <w:rPr>
            <w:rStyle w:val="Hyperlink"/>
            <w:rFonts w:eastAsia="SimSun"/>
            <w:noProof/>
          </w:rPr>
          <w:t>Tag 128 MN_GENERAL_PROBLEM with Causes</w:t>
        </w:r>
        <w:r w:rsidR="008B0F45">
          <w:rPr>
            <w:noProof/>
            <w:webHidden/>
          </w:rPr>
          <w:tab/>
        </w:r>
        <w:r w:rsidR="008B0F45">
          <w:rPr>
            <w:noProof/>
            <w:webHidden/>
          </w:rPr>
          <w:fldChar w:fldCharType="begin"/>
        </w:r>
        <w:r w:rsidR="008B0F45">
          <w:rPr>
            <w:noProof/>
            <w:webHidden/>
          </w:rPr>
          <w:instrText xml:space="preserve"> PAGEREF _Toc489456241 \h </w:instrText>
        </w:r>
        <w:r w:rsidR="008B0F45">
          <w:rPr>
            <w:noProof/>
            <w:webHidden/>
          </w:rPr>
        </w:r>
        <w:r w:rsidR="008B0F45">
          <w:rPr>
            <w:noProof/>
            <w:webHidden/>
          </w:rPr>
          <w:fldChar w:fldCharType="separate"/>
        </w:r>
        <w:r w:rsidR="008B0F45">
          <w:rPr>
            <w:noProof/>
            <w:webHidden/>
          </w:rPr>
          <w:t>192</w:t>
        </w:r>
        <w:r w:rsidR="008B0F45">
          <w:rPr>
            <w:noProof/>
            <w:webHidden/>
          </w:rPr>
          <w:fldChar w:fldCharType="end"/>
        </w:r>
      </w:hyperlink>
    </w:p>
    <w:p w14:paraId="3833CCD8" w14:textId="7B9072D5" w:rsidR="008B0F45" w:rsidRDefault="00D75B97">
      <w:pPr>
        <w:pStyle w:val="TableofFigures"/>
        <w:rPr>
          <w:rFonts w:asciiTheme="minorHAnsi" w:eastAsiaTheme="minorEastAsia" w:hAnsiTheme="minorHAnsi" w:cstheme="minorBidi"/>
          <w:noProof/>
          <w:color w:val="auto"/>
          <w:sz w:val="22"/>
          <w:szCs w:val="22"/>
        </w:rPr>
      </w:pPr>
      <w:hyperlink w:anchor="_Toc489456242" w:history="1">
        <w:r w:rsidR="008B0F45" w:rsidRPr="00470D14">
          <w:rPr>
            <w:rStyle w:val="Hyperlink"/>
            <w:rFonts w:eastAsia="SimSun"/>
            <w:noProof/>
            <w:spacing w:val="1"/>
          </w:rPr>
          <w:t>Table 3.</w:t>
        </w:r>
        <w:r w:rsidR="008B0F45">
          <w:rPr>
            <w:rFonts w:asciiTheme="minorHAnsi" w:eastAsiaTheme="minorEastAsia" w:hAnsiTheme="minorHAnsi" w:cstheme="minorBidi"/>
            <w:noProof/>
            <w:color w:val="auto"/>
            <w:sz w:val="22"/>
            <w:szCs w:val="22"/>
          </w:rPr>
          <w:tab/>
        </w:r>
        <w:r w:rsidR="008B0F45" w:rsidRPr="00470D14">
          <w:rPr>
            <w:rStyle w:val="Hyperlink"/>
            <w:rFonts w:eastAsia="SimSun"/>
            <w:noProof/>
          </w:rPr>
          <w:t>Tag 129 MN_INVOKE_PROBLEM with Causes</w:t>
        </w:r>
        <w:r w:rsidR="008B0F45">
          <w:rPr>
            <w:noProof/>
            <w:webHidden/>
          </w:rPr>
          <w:tab/>
        </w:r>
        <w:r w:rsidR="008B0F45">
          <w:rPr>
            <w:noProof/>
            <w:webHidden/>
          </w:rPr>
          <w:fldChar w:fldCharType="begin"/>
        </w:r>
        <w:r w:rsidR="008B0F45">
          <w:rPr>
            <w:noProof/>
            <w:webHidden/>
          </w:rPr>
          <w:instrText xml:space="preserve"> PAGEREF _Toc489456242 \h </w:instrText>
        </w:r>
        <w:r w:rsidR="008B0F45">
          <w:rPr>
            <w:noProof/>
            <w:webHidden/>
          </w:rPr>
        </w:r>
        <w:r w:rsidR="008B0F45">
          <w:rPr>
            <w:noProof/>
            <w:webHidden/>
          </w:rPr>
          <w:fldChar w:fldCharType="separate"/>
        </w:r>
        <w:r w:rsidR="008B0F45">
          <w:rPr>
            <w:noProof/>
            <w:webHidden/>
          </w:rPr>
          <w:t>193</w:t>
        </w:r>
        <w:r w:rsidR="008B0F45">
          <w:rPr>
            <w:noProof/>
            <w:webHidden/>
          </w:rPr>
          <w:fldChar w:fldCharType="end"/>
        </w:r>
      </w:hyperlink>
    </w:p>
    <w:p w14:paraId="364647B9" w14:textId="3F54AD53" w:rsidR="008B0F45" w:rsidRDefault="00D75B97">
      <w:pPr>
        <w:pStyle w:val="TableofFigures"/>
        <w:rPr>
          <w:rFonts w:asciiTheme="minorHAnsi" w:eastAsiaTheme="minorEastAsia" w:hAnsiTheme="minorHAnsi" w:cstheme="minorBidi"/>
          <w:noProof/>
          <w:color w:val="auto"/>
          <w:sz w:val="22"/>
          <w:szCs w:val="22"/>
        </w:rPr>
      </w:pPr>
      <w:hyperlink w:anchor="_Toc489456243" w:history="1">
        <w:r w:rsidR="008B0F45" w:rsidRPr="00470D14">
          <w:rPr>
            <w:rStyle w:val="Hyperlink"/>
            <w:rFonts w:eastAsia="SimSun"/>
            <w:noProof/>
            <w:spacing w:val="1"/>
          </w:rPr>
          <w:t>Table 4.</w:t>
        </w:r>
        <w:r w:rsidR="008B0F45">
          <w:rPr>
            <w:rFonts w:asciiTheme="minorHAnsi" w:eastAsiaTheme="minorEastAsia" w:hAnsiTheme="minorHAnsi" w:cstheme="minorBidi"/>
            <w:noProof/>
            <w:color w:val="auto"/>
            <w:sz w:val="22"/>
            <w:szCs w:val="22"/>
          </w:rPr>
          <w:tab/>
        </w:r>
        <w:r w:rsidR="008B0F45" w:rsidRPr="00470D14">
          <w:rPr>
            <w:rStyle w:val="Hyperlink"/>
            <w:rFonts w:eastAsia="SimSun"/>
            <w:noProof/>
          </w:rPr>
          <w:t>Tag 130 MN_RETURN_RESULT_PROBLEM with Causes</w:t>
        </w:r>
        <w:r w:rsidR="008B0F45">
          <w:rPr>
            <w:noProof/>
            <w:webHidden/>
          </w:rPr>
          <w:tab/>
        </w:r>
        <w:r w:rsidR="008B0F45">
          <w:rPr>
            <w:noProof/>
            <w:webHidden/>
          </w:rPr>
          <w:fldChar w:fldCharType="begin"/>
        </w:r>
        <w:r w:rsidR="008B0F45">
          <w:rPr>
            <w:noProof/>
            <w:webHidden/>
          </w:rPr>
          <w:instrText xml:space="preserve"> PAGEREF _Toc489456243 \h </w:instrText>
        </w:r>
        <w:r w:rsidR="008B0F45">
          <w:rPr>
            <w:noProof/>
            <w:webHidden/>
          </w:rPr>
        </w:r>
        <w:r w:rsidR="008B0F45">
          <w:rPr>
            <w:noProof/>
            <w:webHidden/>
          </w:rPr>
          <w:fldChar w:fldCharType="separate"/>
        </w:r>
        <w:r w:rsidR="008B0F45">
          <w:rPr>
            <w:noProof/>
            <w:webHidden/>
          </w:rPr>
          <w:t>193</w:t>
        </w:r>
        <w:r w:rsidR="008B0F45">
          <w:rPr>
            <w:noProof/>
            <w:webHidden/>
          </w:rPr>
          <w:fldChar w:fldCharType="end"/>
        </w:r>
      </w:hyperlink>
    </w:p>
    <w:p w14:paraId="413A4219" w14:textId="269461AB" w:rsidR="008B0F45" w:rsidRDefault="00D75B97">
      <w:pPr>
        <w:pStyle w:val="TableofFigures"/>
        <w:rPr>
          <w:rFonts w:asciiTheme="minorHAnsi" w:eastAsiaTheme="minorEastAsia" w:hAnsiTheme="minorHAnsi" w:cstheme="minorBidi"/>
          <w:noProof/>
          <w:color w:val="auto"/>
          <w:sz w:val="22"/>
          <w:szCs w:val="22"/>
        </w:rPr>
      </w:pPr>
      <w:hyperlink w:anchor="_Toc489456244" w:history="1">
        <w:r w:rsidR="008B0F45" w:rsidRPr="00470D14">
          <w:rPr>
            <w:rStyle w:val="Hyperlink"/>
            <w:rFonts w:eastAsia="SimSun"/>
            <w:noProof/>
            <w:spacing w:val="1"/>
          </w:rPr>
          <w:t>Table 5.</w:t>
        </w:r>
        <w:r w:rsidR="008B0F45">
          <w:rPr>
            <w:rFonts w:asciiTheme="minorHAnsi" w:eastAsiaTheme="minorEastAsia" w:hAnsiTheme="minorHAnsi" w:cstheme="minorBidi"/>
            <w:noProof/>
            <w:color w:val="auto"/>
            <w:sz w:val="22"/>
            <w:szCs w:val="22"/>
          </w:rPr>
          <w:tab/>
        </w:r>
        <w:r w:rsidR="008B0F45" w:rsidRPr="00470D14">
          <w:rPr>
            <w:rStyle w:val="Hyperlink"/>
            <w:rFonts w:eastAsia="SimSun"/>
            <w:noProof/>
          </w:rPr>
          <w:t>Tag 131 MN_RETURN_ERROR_PROBLEM with Causes</w:t>
        </w:r>
        <w:r w:rsidR="008B0F45">
          <w:rPr>
            <w:noProof/>
            <w:webHidden/>
          </w:rPr>
          <w:tab/>
        </w:r>
        <w:r w:rsidR="008B0F45">
          <w:rPr>
            <w:noProof/>
            <w:webHidden/>
          </w:rPr>
          <w:fldChar w:fldCharType="begin"/>
        </w:r>
        <w:r w:rsidR="008B0F45">
          <w:rPr>
            <w:noProof/>
            <w:webHidden/>
          </w:rPr>
          <w:instrText xml:space="preserve"> PAGEREF _Toc489456244 \h </w:instrText>
        </w:r>
        <w:r w:rsidR="008B0F45">
          <w:rPr>
            <w:noProof/>
            <w:webHidden/>
          </w:rPr>
        </w:r>
        <w:r w:rsidR="008B0F45">
          <w:rPr>
            <w:noProof/>
            <w:webHidden/>
          </w:rPr>
          <w:fldChar w:fldCharType="separate"/>
        </w:r>
        <w:r w:rsidR="008B0F45">
          <w:rPr>
            <w:noProof/>
            <w:webHidden/>
          </w:rPr>
          <w:t>193</w:t>
        </w:r>
        <w:r w:rsidR="008B0F45">
          <w:rPr>
            <w:noProof/>
            <w:webHidden/>
          </w:rPr>
          <w:fldChar w:fldCharType="end"/>
        </w:r>
      </w:hyperlink>
    </w:p>
    <w:p w14:paraId="73069444" w14:textId="5C0ACEAF" w:rsidR="008B0F45" w:rsidRDefault="00D75B97">
      <w:pPr>
        <w:pStyle w:val="TableofFigures"/>
        <w:rPr>
          <w:rFonts w:asciiTheme="minorHAnsi" w:eastAsiaTheme="minorEastAsia" w:hAnsiTheme="minorHAnsi" w:cstheme="minorBidi"/>
          <w:noProof/>
          <w:color w:val="auto"/>
          <w:sz w:val="22"/>
          <w:szCs w:val="22"/>
        </w:rPr>
      </w:pPr>
      <w:hyperlink w:anchor="_Toc489456245" w:history="1">
        <w:r w:rsidR="008B0F45" w:rsidRPr="00470D14">
          <w:rPr>
            <w:rStyle w:val="Hyperlink"/>
            <w:rFonts w:eastAsia="SimSun"/>
            <w:noProof/>
            <w:spacing w:val="1"/>
          </w:rPr>
          <w:t>Table 6.</w:t>
        </w:r>
        <w:r w:rsidR="008B0F45">
          <w:rPr>
            <w:rFonts w:asciiTheme="minorHAnsi" w:eastAsiaTheme="minorEastAsia" w:hAnsiTheme="minorHAnsi" w:cstheme="minorBidi"/>
            <w:noProof/>
            <w:color w:val="auto"/>
            <w:sz w:val="22"/>
            <w:szCs w:val="22"/>
          </w:rPr>
          <w:tab/>
        </w:r>
        <w:r w:rsidR="008B0F45" w:rsidRPr="00470D14">
          <w:rPr>
            <w:rStyle w:val="Hyperlink"/>
            <w:rFonts w:eastAsia="SimSun"/>
            <w:noProof/>
          </w:rPr>
          <w:t>Generic Error Case Examples</w:t>
        </w:r>
        <w:r w:rsidR="008B0F45">
          <w:rPr>
            <w:noProof/>
            <w:webHidden/>
          </w:rPr>
          <w:tab/>
        </w:r>
        <w:r w:rsidR="008B0F45">
          <w:rPr>
            <w:noProof/>
            <w:webHidden/>
          </w:rPr>
          <w:fldChar w:fldCharType="begin"/>
        </w:r>
        <w:r w:rsidR="008B0F45">
          <w:rPr>
            <w:noProof/>
            <w:webHidden/>
          </w:rPr>
          <w:instrText xml:space="preserve"> PAGEREF _Toc489456245 \h </w:instrText>
        </w:r>
        <w:r w:rsidR="008B0F45">
          <w:rPr>
            <w:noProof/>
            <w:webHidden/>
          </w:rPr>
        </w:r>
        <w:r w:rsidR="008B0F45">
          <w:rPr>
            <w:noProof/>
            <w:webHidden/>
          </w:rPr>
          <w:fldChar w:fldCharType="separate"/>
        </w:r>
        <w:r w:rsidR="008B0F45">
          <w:rPr>
            <w:noProof/>
            <w:webHidden/>
          </w:rPr>
          <w:t>196</w:t>
        </w:r>
        <w:r w:rsidR="008B0F45">
          <w:rPr>
            <w:noProof/>
            <w:webHidden/>
          </w:rPr>
          <w:fldChar w:fldCharType="end"/>
        </w:r>
      </w:hyperlink>
    </w:p>
    <w:p w14:paraId="5E72F714" w14:textId="70EB029C" w:rsidR="008B0F45" w:rsidRDefault="00D75B97">
      <w:pPr>
        <w:pStyle w:val="TableofFigures"/>
        <w:rPr>
          <w:rFonts w:asciiTheme="minorHAnsi" w:eastAsiaTheme="minorEastAsia" w:hAnsiTheme="minorHAnsi" w:cstheme="minorBidi"/>
          <w:noProof/>
          <w:color w:val="auto"/>
          <w:sz w:val="22"/>
          <w:szCs w:val="22"/>
        </w:rPr>
      </w:pPr>
      <w:hyperlink w:anchor="_Toc489456246" w:history="1">
        <w:r w:rsidR="008B0F45" w:rsidRPr="00470D14">
          <w:rPr>
            <w:rStyle w:val="Hyperlink"/>
            <w:rFonts w:eastAsia="SimSun"/>
            <w:noProof/>
            <w:spacing w:val="1"/>
          </w:rPr>
          <w:t>Table 7.</w:t>
        </w:r>
        <w:r w:rsidR="008B0F45">
          <w:rPr>
            <w:rFonts w:asciiTheme="minorHAnsi" w:eastAsiaTheme="minorEastAsia" w:hAnsiTheme="minorHAnsi" w:cstheme="minorBidi"/>
            <w:noProof/>
            <w:color w:val="auto"/>
            <w:sz w:val="22"/>
            <w:szCs w:val="22"/>
          </w:rPr>
          <w:tab/>
        </w:r>
        <w:r w:rsidR="008B0F45" w:rsidRPr="00470D14">
          <w:rPr>
            <w:rStyle w:val="Hyperlink"/>
            <w:rFonts w:eastAsia="SimSun"/>
            <w:noProof/>
          </w:rPr>
          <w:t>Non-Generic Error Case Examples</w:t>
        </w:r>
        <w:r w:rsidR="008B0F45">
          <w:rPr>
            <w:noProof/>
            <w:webHidden/>
          </w:rPr>
          <w:tab/>
        </w:r>
        <w:r w:rsidR="008B0F45">
          <w:rPr>
            <w:noProof/>
            <w:webHidden/>
          </w:rPr>
          <w:fldChar w:fldCharType="begin"/>
        </w:r>
        <w:r w:rsidR="008B0F45">
          <w:rPr>
            <w:noProof/>
            <w:webHidden/>
          </w:rPr>
          <w:instrText xml:space="preserve"> PAGEREF _Toc489456246 \h </w:instrText>
        </w:r>
        <w:r w:rsidR="008B0F45">
          <w:rPr>
            <w:noProof/>
            <w:webHidden/>
          </w:rPr>
        </w:r>
        <w:r w:rsidR="008B0F45">
          <w:rPr>
            <w:noProof/>
            <w:webHidden/>
          </w:rPr>
          <w:fldChar w:fldCharType="separate"/>
        </w:r>
        <w:r w:rsidR="008B0F45">
          <w:rPr>
            <w:noProof/>
            <w:webHidden/>
          </w:rPr>
          <w:t>197</w:t>
        </w:r>
        <w:r w:rsidR="008B0F45">
          <w:rPr>
            <w:noProof/>
            <w:webHidden/>
          </w:rPr>
          <w:fldChar w:fldCharType="end"/>
        </w:r>
      </w:hyperlink>
    </w:p>
    <w:p w14:paraId="7B7D9633" w14:textId="136A92BC" w:rsidR="008B0F45" w:rsidRDefault="00D75B97">
      <w:pPr>
        <w:pStyle w:val="TableofFigures"/>
        <w:rPr>
          <w:rFonts w:asciiTheme="minorHAnsi" w:eastAsiaTheme="minorEastAsia" w:hAnsiTheme="minorHAnsi" w:cstheme="minorBidi"/>
          <w:noProof/>
          <w:color w:val="auto"/>
          <w:sz w:val="22"/>
          <w:szCs w:val="22"/>
        </w:rPr>
      </w:pPr>
      <w:hyperlink w:anchor="_Toc489456247" w:history="1">
        <w:r w:rsidR="008B0F45" w:rsidRPr="00470D14">
          <w:rPr>
            <w:rStyle w:val="Hyperlink"/>
            <w:rFonts w:eastAsia="SimSun"/>
            <w:noProof/>
            <w:spacing w:val="1"/>
          </w:rPr>
          <w:t>Table 8.</w:t>
        </w:r>
        <w:r w:rsidR="008B0F45">
          <w:rPr>
            <w:rFonts w:asciiTheme="minorHAnsi" w:eastAsiaTheme="minorEastAsia" w:hAnsiTheme="minorHAnsi" w:cstheme="minorBidi"/>
            <w:noProof/>
            <w:color w:val="auto"/>
            <w:sz w:val="22"/>
            <w:szCs w:val="22"/>
          </w:rPr>
          <w:tab/>
        </w:r>
        <w:r w:rsidR="008B0F45" w:rsidRPr="00470D14">
          <w:rPr>
            <w:rStyle w:val="Hyperlink"/>
            <w:rFonts w:eastAsia="SimSun"/>
            <w:noProof/>
          </w:rPr>
          <w:t>Internet Error Case Examples</w:t>
        </w:r>
        <w:r w:rsidR="008B0F45">
          <w:rPr>
            <w:noProof/>
            <w:webHidden/>
          </w:rPr>
          <w:tab/>
        </w:r>
        <w:r w:rsidR="008B0F45">
          <w:rPr>
            <w:noProof/>
            <w:webHidden/>
          </w:rPr>
          <w:fldChar w:fldCharType="begin"/>
        </w:r>
        <w:r w:rsidR="008B0F45">
          <w:rPr>
            <w:noProof/>
            <w:webHidden/>
          </w:rPr>
          <w:instrText xml:space="preserve"> PAGEREF _Toc489456247 \h </w:instrText>
        </w:r>
        <w:r w:rsidR="008B0F45">
          <w:rPr>
            <w:noProof/>
            <w:webHidden/>
          </w:rPr>
        </w:r>
        <w:r w:rsidR="008B0F45">
          <w:rPr>
            <w:noProof/>
            <w:webHidden/>
          </w:rPr>
          <w:fldChar w:fldCharType="separate"/>
        </w:r>
        <w:r w:rsidR="008B0F45">
          <w:rPr>
            <w:noProof/>
            <w:webHidden/>
          </w:rPr>
          <w:t>199</w:t>
        </w:r>
        <w:r w:rsidR="008B0F45">
          <w:rPr>
            <w:noProof/>
            <w:webHidden/>
          </w:rPr>
          <w:fldChar w:fldCharType="end"/>
        </w:r>
      </w:hyperlink>
    </w:p>
    <w:p w14:paraId="4B888AFE" w14:textId="05CE5857" w:rsidR="00924D03" w:rsidRPr="00844859" w:rsidRDefault="007B3CDF" w:rsidP="00924D03">
      <w:r w:rsidRPr="00844859">
        <w:fldChar w:fldCharType="end"/>
      </w:r>
    </w:p>
    <w:p w14:paraId="504901B2" w14:textId="77777777" w:rsidR="00924D03" w:rsidRPr="00844859" w:rsidRDefault="00924D03" w:rsidP="002037FF">
      <w:pPr>
        <w:pStyle w:val="Heading1"/>
        <w:sectPr w:rsidR="00924D03" w:rsidRPr="00844859" w:rsidSect="004F7779">
          <w:pgSz w:w="11909" w:h="16834" w:code="9"/>
          <w:pgMar w:top="1440" w:right="1440" w:bottom="1440" w:left="1440" w:header="720" w:footer="720" w:gutter="0"/>
          <w:cols w:space="720"/>
          <w:titlePg/>
          <w:docGrid w:linePitch="360"/>
        </w:sectPr>
      </w:pPr>
    </w:p>
    <w:p w14:paraId="1BD2F830" w14:textId="77777777" w:rsidR="00187A24" w:rsidRPr="00844859" w:rsidRDefault="00E22A5D" w:rsidP="002037FF">
      <w:pPr>
        <w:pStyle w:val="Heading1"/>
      </w:pPr>
      <w:bookmarkStart w:id="690" w:name="_Toc489456261"/>
      <w:bookmarkEnd w:id="689"/>
      <w:r>
        <w:lastRenderedPageBreak/>
        <w:t>Introduction</w:t>
      </w:r>
      <w:bookmarkEnd w:id="690"/>
    </w:p>
    <w:p w14:paraId="0787F9D8" w14:textId="77DB30BF" w:rsidR="00E22A5D" w:rsidRDefault="00E22A5D" w:rsidP="00E22A5D">
      <w:r w:rsidRPr="00671C8B">
        <w:t xml:space="preserve">This document presents the AT Command Set for the AirPrime </w:t>
      </w:r>
      <w:del w:id="691" w:author="Alban Roche" w:date="2017-08-02T14:36:00Z">
        <w:r w:rsidRPr="004E13F1" w:rsidDel="007D3118">
          <w:delText>HL76</w:delText>
        </w:r>
        <w:r w:rsidDel="007D3118">
          <w:delText>xx</w:delText>
        </w:r>
      </w:del>
      <w:ins w:id="692" w:author="Alban Roche" w:date="2017-08-02T14:36:00Z">
        <w:r w:rsidR="007D3118">
          <w:t>HL78xx</w:t>
        </w:r>
      </w:ins>
      <w:r>
        <w:t xml:space="preserve"> series of embedded modules. AirPrime </w:t>
      </w:r>
      <w:del w:id="693" w:author="Alban Roche" w:date="2017-08-02T14:36:00Z">
        <w:r w:rsidDel="007D3118">
          <w:delText>HL76xx</w:delText>
        </w:r>
      </w:del>
      <w:ins w:id="694" w:author="Alban Roche" w:date="2017-08-02T14:36:00Z">
        <w:r w:rsidR="007D3118">
          <w:t>HL78xx</w:t>
        </w:r>
      </w:ins>
      <w:r>
        <w:t xml:space="preserve"> variants covered in this manual are:</w:t>
      </w:r>
    </w:p>
    <w:p w14:paraId="068893FC" w14:textId="7B82F2C6" w:rsidR="00E22A5D" w:rsidDel="007D3118" w:rsidRDefault="00E22A5D">
      <w:pPr>
        <w:pStyle w:val="Bulleted"/>
        <w:rPr>
          <w:del w:id="695" w:author="Alban Roche" w:date="2017-08-02T14:37:00Z"/>
        </w:rPr>
      </w:pPr>
      <w:r>
        <w:t>HL7</w:t>
      </w:r>
      <w:del w:id="696" w:author="Alban Roche" w:date="2017-08-02T14:37:00Z">
        <w:r w:rsidDel="007D3118">
          <w:delText>6</w:delText>
        </w:r>
      </w:del>
      <w:ins w:id="697" w:author="Alban Roche" w:date="2017-08-02T14:37:00Z">
        <w:r w:rsidR="007D3118">
          <w:t>800</w:t>
        </w:r>
      </w:ins>
      <w:del w:id="698" w:author="Alban Roche" w:date="2017-08-02T14:37:00Z">
        <w:r w:rsidRPr="004E13F1" w:rsidDel="007D3118">
          <w:delText>18</w:delText>
        </w:r>
      </w:del>
    </w:p>
    <w:p w14:paraId="40A1ED15" w14:textId="00D147EB" w:rsidR="00E22A5D" w:rsidDel="007D3118" w:rsidRDefault="00E22A5D">
      <w:pPr>
        <w:pStyle w:val="Bulleted"/>
        <w:rPr>
          <w:del w:id="699" w:author="Alban Roche" w:date="2017-08-02T14:37:00Z"/>
        </w:rPr>
      </w:pPr>
      <w:del w:id="700" w:author="Alban Roche" w:date="2017-08-02T14:37:00Z">
        <w:r w:rsidDel="007D3118">
          <w:delText>HL7618RD</w:delText>
        </w:r>
      </w:del>
    </w:p>
    <w:p w14:paraId="1F1123DC" w14:textId="34BA1247" w:rsidR="00E22A5D" w:rsidDel="007D3118" w:rsidRDefault="00E22A5D">
      <w:pPr>
        <w:pStyle w:val="Bulleted"/>
        <w:rPr>
          <w:del w:id="701" w:author="Alban Roche" w:date="2017-08-02T14:37:00Z"/>
        </w:rPr>
      </w:pPr>
      <w:del w:id="702" w:author="Alban Roche" w:date="2017-08-02T14:37:00Z">
        <w:r w:rsidDel="007D3118">
          <w:delText>HL7648</w:delText>
        </w:r>
      </w:del>
    </w:p>
    <w:p w14:paraId="6F99719B" w14:textId="1FE602D3" w:rsidR="00E22A5D" w:rsidDel="007D3118" w:rsidRDefault="00E22A5D">
      <w:pPr>
        <w:pStyle w:val="Bulleted"/>
        <w:rPr>
          <w:del w:id="703" w:author="Alban Roche" w:date="2017-08-02T14:37:00Z"/>
        </w:rPr>
      </w:pPr>
      <w:del w:id="704" w:author="Alban Roche" w:date="2017-08-02T14:37:00Z">
        <w:r w:rsidDel="007D3118">
          <w:delText>HL7650</w:delText>
        </w:r>
      </w:del>
    </w:p>
    <w:p w14:paraId="6CA83A79" w14:textId="675220B1" w:rsidR="00E22A5D" w:rsidDel="007D3118" w:rsidRDefault="00E22A5D">
      <w:pPr>
        <w:pStyle w:val="Bulleted"/>
        <w:rPr>
          <w:del w:id="705" w:author="Alban Roche" w:date="2017-08-02T14:37:00Z"/>
        </w:rPr>
      </w:pPr>
      <w:del w:id="706" w:author="Alban Roche" w:date="2017-08-02T14:37:00Z">
        <w:r w:rsidDel="007D3118">
          <w:delText>HL7688</w:delText>
        </w:r>
      </w:del>
    </w:p>
    <w:p w14:paraId="0CD814D8" w14:textId="769ABE9F" w:rsidR="00E22A5D" w:rsidDel="007D3118" w:rsidRDefault="00E22A5D">
      <w:pPr>
        <w:pStyle w:val="Bulleted"/>
        <w:rPr>
          <w:del w:id="707" w:author="Alban Roche" w:date="2017-08-02T14:37:00Z"/>
        </w:rPr>
      </w:pPr>
      <w:del w:id="708" w:author="Alban Roche" w:date="2017-08-02T14:37:00Z">
        <w:r w:rsidRPr="004E13F1" w:rsidDel="007D3118">
          <w:delText>HL7690</w:delText>
        </w:r>
      </w:del>
    </w:p>
    <w:p w14:paraId="58A450B3" w14:textId="298FC1B0" w:rsidR="00E22A5D" w:rsidRPr="00671C8B" w:rsidRDefault="00E22A5D">
      <w:pPr>
        <w:pStyle w:val="Bulleted"/>
      </w:pPr>
      <w:del w:id="709" w:author="Alban Roche" w:date="2017-08-02T14:37:00Z">
        <w:r w:rsidRPr="004E13F1" w:rsidDel="007D3118">
          <w:delText>HL7692</w:delText>
        </w:r>
      </w:del>
    </w:p>
    <w:p w14:paraId="32B8BFA4" w14:textId="77777777" w:rsidR="00E22A5D" w:rsidRPr="00671C8B" w:rsidRDefault="00E22A5D" w:rsidP="0059466D">
      <w:pPr>
        <w:pStyle w:val="Heading2"/>
        <w:numPr>
          <w:ilvl w:val="1"/>
          <w:numId w:val="11"/>
        </w:numPr>
        <w:ind w:left="1080" w:hanging="1080"/>
      </w:pPr>
      <w:bookmarkStart w:id="710" w:name="_Hlt534711911"/>
      <w:bookmarkStart w:id="711" w:name="_Toc275941345"/>
      <w:bookmarkStart w:id="712" w:name="_Toc345081189"/>
      <w:bookmarkStart w:id="713" w:name="_Toc349752937"/>
      <w:bookmarkStart w:id="714" w:name="_Toc349753824"/>
      <w:bookmarkStart w:id="715" w:name="_Toc368585893"/>
      <w:bookmarkStart w:id="716" w:name="_Toc486251485"/>
      <w:bookmarkStart w:id="717" w:name="_Toc489456262"/>
      <w:bookmarkEnd w:id="710"/>
      <w:r w:rsidRPr="00671C8B">
        <w:t xml:space="preserve">Reference </w:t>
      </w:r>
      <w:bookmarkEnd w:id="711"/>
      <w:bookmarkEnd w:id="712"/>
      <w:r w:rsidRPr="00671C8B">
        <w:t>Configuration</w:t>
      </w:r>
      <w:bookmarkEnd w:id="713"/>
      <w:bookmarkEnd w:id="714"/>
      <w:bookmarkEnd w:id="715"/>
      <w:bookmarkEnd w:id="716"/>
      <w:bookmarkEnd w:id="717"/>
    </w:p>
    <w:p w14:paraId="749CBD88" w14:textId="77777777" w:rsidR="00E22A5D" w:rsidRPr="00671C8B" w:rsidRDefault="00E22A5D" w:rsidP="00E22A5D">
      <w:pPr>
        <w:pStyle w:val="Figure"/>
      </w:pPr>
      <w:r w:rsidRPr="00671C8B">
        <w:rPr>
          <w:noProof/>
        </w:rPr>
        <w:drawing>
          <wp:inline distT="0" distB="0" distL="0" distR="0" wp14:anchorId="7868668C" wp14:editId="5832EEFC">
            <wp:extent cx="2676525" cy="2066602"/>
            <wp:effectExtent l="0" t="0" r="0" b="0"/>
            <wp:docPr id="2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3" cstate="print">
                      <a:lum bright="-20000" contrast="40000"/>
                      <a:extLst>
                        <a:ext uri="{28A0092B-C50C-407E-A947-70E740481C1C}">
                          <a14:useLocalDpi xmlns:a14="http://schemas.microsoft.com/office/drawing/2010/main" val="0"/>
                        </a:ext>
                      </a:extLst>
                    </a:blip>
                    <a:srcRect l="2036" t="1192" r="2564" b="12547"/>
                    <a:stretch/>
                  </pic:blipFill>
                  <pic:spPr bwMode="auto">
                    <a:xfrm>
                      <a:off x="0" y="0"/>
                      <a:ext cx="2677787" cy="2067576"/>
                    </a:xfrm>
                    <a:prstGeom prst="rect">
                      <a:avLst/>
                    </a:prstGeom>
                    <a:noFill/>
                    <a:ln>
                      <a:noFill/>
                    </a:ln>
                    <a:extLst>
                      <a:ext uri="{53640926-AAD7-44D8-BBD7-CCE9431645EC}">
                        <a14:shadowObscured xmlns:a14="http://schemas.microsoft.com/office/drawing/2010/main"/>
                      </a:ext>
                    </a:extLst>
                  </pic:spPr>
                </pic:pic>
              </a:graphicData>
            </a:graphic>
          </wp:inline>
        </w:drawing>
      </w:r>
    </w:p>
    <w:p w14:paraId="3C200B22" w14:textId="77777777" w:rsidR="00E22A5D" w:rsidRPr="00671C8B" w:rsidRDefault="00E22A5D" w:rsidP="00E22A5D">
      <w:pPr>
        <w:pStyle w:val="FigureCaption"/>
      </w:pPr>
      <w:bookmarkStart w:id="718" w:name="_Toc368560488"/>
      <w:bookmarkStart w:id="719" w:name="_Toc368586301"/>
      <w:bookmarkStart w:id="720" w:name="_Toc489370793"/>
      <w:r w:rsidRPr="00671C8B">
        <w:t>Reference Configuration</w:t>
      </w:r>
      <w:bookmarkEnd w:id="718"/>
      <w:bookmarkEnd w:id="719"/>
      <w:bookmarkEnd w:id="720"/>
    </w:p>
    <w:p w14:paraId="3457F397" w14:textId="77777777" w:rsidR="00E22A5D" w:rsidRPr="00671C8B" w:rsidRDefault="00E22A5D" w:rsidP="00E22A5D">
      <w:r w:rsidRPr="00671C8B">
        <w:t>The User Equipment (UE) consists of the mobile equipment (ME) and the (U)SIM messages may be stored in either, but the present document does not distinguish between messages stored in the (U)SIM or in the ME. The management of message storage in the two parts of the UE is a matter for the UE implementation.</w:t>
      </w:r>
    </w:p>
    <w:p w14:paraId="2D28B256" w14:textId="77777777" w:rsidR="00E22A5D" w:rsidRPr="00671C8B" w:rsidRDefault="00E22A5D" w:rsidP="0059466D">
      <w:pPr>
        <w:pStyle w:val="Heading2"/>
        <w:numPr>
          <w:ilvl w:val="1"/>
          <w:numId w:val="11"/>
        </w:numPr>
        <w:ind w:left="1080" w:hanging="1080"/>
      </w:pPr>
      <w:bookmarkStart w:id="721" w:name="_Toc78179725"/>
      <w:bookmarkStart w:id="722" w:name="_Toc170125762"/>
      <w:bookmarkStart w:id="723" w:name="_Toc345081190"/>
      <w:bookmarkStart w:id="724" w:name="_Toc349752938"/>
      <w:bookmarkStart w:id="725" w:name="_Toc349753825"/>
      <w:bookmarkStart w:id="726" w:name="_Toc368585894"/>
      <w:bookmarkStart w:id="727" w:name="_Toc486251486"/>
      <w:bookmarkStart w:id="728" w:name="_Toc489456263"/>
      <w:r w:rsidRPr="00671C8B">
        <w:t xml:space="preserve">AT Command </w:t>
      </w:r>
      <w:bookmarkEnd w:id="721"/>
      <w:bookmarkEnd w:id="722"/>
      <w:bookmarkEnd w:id="723"/>
      <w:r w:rsidRPr="00671C8B">
        <w:t>Principles</w:t>
      </w:r>
      <w:bookmarkEnd w:id="724"/>
      <w:bookmarkEnd w:id="725"/>
      <w:bookmarkEnd w:id="726"/>
      <w:bookmarkEnd w:id="727"/>
      <w:bookmarkEnd w:id="728"/>
    </w:p>
    <w:p w14:paraId="0D4E55DA" w14:textId="77777777" w:rsidR="00E22A5D" w:rsidRPr="00671C8B" w:rsidRDefault="00E22A5D" w:rsidP="00E22A5D">
      <w:r w:rsidRPr="00671C8B">
        <w:t>The "</w:t>
      </w:r>
      <w:r w:rsidRPr="00671C8B">
        <w:rPr>
          <w:i/>
        </w:rPr>
        <w:t>AT"</w:t>
      </w:r>
      <w:r w:rsidRPr="00671C8B">
        <w:t xml:space="preserve"> or "</w:t>
      </w:r>
      <w:r w:rsidRPr="00671C8B">
        <w:rPr>
          <w:i/>
        </w:rPr>
        <w:t>at"</w:t>
      </w:r>
      <w:r w:rsidRPr="00671C8B">
        <w:t xml:space="preserve"> prefix must be set at the beginning of each line. To terminate a command line, a </w:t>
      </w:r>
      <w:r w:rsidRPr="00671C8B">
        <w:rPr>
          <w:i/>
        </w:rPr>
        <w:t>&lt;CR&gt;</w:t>
      </w:r>
      <w:r w:rsidRPr="00671C8B">
        <w:t xml:space="preserve"> character must be inserted.</w:t>
      </w:r>
    </w:p>
    <w:p w14:paraId="1140400D" w14:textId="77777777" w:rsidR="00E22A5D" w:rsidRPr="00671C8B" w:rsidRDefault="00E22A5D" w:rsidP="00E22A5D">
      <w:r w:rsidRPr="00671C8B">
        <w:t xml:space="preserve">Commands are usually followed by a response that includes </w:t>
      </w:r>
      <w:r w:rsidRPr="00671C8B">
        <w:rPr>
          <w:i/>
        </w:rPr>
        <w:t xml:space="preserve">‘&lt;CR&gt;&lt;LF&gt;&lt;response&gt;&lt;CR&gt;&lt;LF&gt;’. </w:t>
      </w:r>
      <w:r w:rsidRPr="00671C8B">
        <w:t>Throughout this document, only the responses are indicated, the &lt;CR&gt; and &lt;LF&gt; characters are omitted intentionally.</w:t>
      </w:r>
    </w:p>
    <w:p w14:paraId="68E5DA82" w14:textId="77777777" w:rsidR="00E22A5D" w:rsidRDefault="00E22A5D" w:rsidP="00E22A5D">
      <w:r w:rsidRPr="00671C8B">
        <w:t>Four kinds of exten</w:t>
      </w:r>
      <w:r>
        <w:t>ded AT commands are implemented as listed in the table below.</w:t>
      </w:r>
    </w:p>
    <w:p w14:paraId="54FC9860" w14:textId="77777777" w:rsidR="00E22A5D" w:rsidRPr="00671C8B" w:rsidRDefault="00E22A5D" w:rsidP="00E22A5D">
      <w:pPr>
        <w:pStyle w:val="TableCaption"/>
      </w:pPr>
      <w:bookmarkStart w:id="729" w:name="_Toc486251865"/>
      <w:bookmarkStart w:id="730" w:name="_Toc489456240"/>
      <w:r>
        <w:t>Types of Extended AT Commands</w:t>
      </w:r>
      <w:bookmarkEnd w:id="729"/>
      <w:bookmarkEnd w:id="730"/>
    </w:p>
    <w:tbl>
      <w:tblPr>
        <w:tblStyle w:val="TableSWI"/>
        <w:tblW w:w="5023" w:type="pct"/>
        <w:tblLook w:val="04A0" w:firstRow="1" w:lastRow="0" w:firstColumn="1" w:lastColumn="0" w:noHBand="0" w:noVBand="1"/>
      </w:tblPr>
      <w:tblGrid>
        <w:gridCol w:w="2099"/>
        <w:gridCol w:w="1900"/>
        <w:gridCol w:w="5066"/>
      </w:tblGrid>
      <w:tr w:rsidR="00E22A5D" w:rsidRPr="00671C8B" w14:paraId="1A98C0D1" w14:textId="77777777" w:rsidTr="00166AF3">
        <w:trPr>
          <w:cnfStyle w:val="100000000000" w:firstRow="1" w:lastRow="0" w:firstColumn="0" w:lastColumn="0" w:oddVBand="0" w:evenVBand="0" w:oddHBand="0" w:evenHBand="0" w:firstRowFirstColumn="0" w:firstRowLastColumn="0" w:lastRowFirstColumn="0" w:lastRowLastColumn="0"/>
          <w:trHeight w:val="360"/>
        </w:trPr>
        <w:tc>
          <w:tcPr>
            <w:tcW w:w="1158" w:type="pct"/>
          </w:tcPr>
          <w:p w14:paraId="796E6AF8" w14:textId="77777777" w:rsidR="00E22A5D" w:rsidRPr="00671C8B" w:rsidRDefault="00E22A5D" w:rsidP="00166AF3">
            <w:pPr>
              <w:pStyle w:val="TableColumnHead"/>
              <w:spacing w:before="144" w:after="144"/>
            </w:pPr>
            <w:r w:rsidRPr="00671C8B">
              <w:t>Command Type</w:t>
            </w:r>
          </w:p>
        </w:tc>
        <w:tc>
          <w:tcPr>
            <w:tcW w:w="1048" w:type="pct"/>
          </w:tcPr>
          <w:p w14:paraId="1C0AB2F8" w14:textId="77777777" w:rsidR="00E22A5D" w:rsidRPr="00671C8B" w:rsidRDefault="00E22A5D" w:rsidP="00166AF3">
            <w:pPr>
              <w:pStyle w:val="TableColumnHead"/>
              <w:spacing w:before="144" w:after="144"/>
              <w:rPr>
                <w:bCs w:val="0"/>
              </w:rPr>
            </w:pPr>
            <w:r w:rsidRPr="00671C8B">
              <w:t>Syntax</w:t>
            </w:r>
          </w:p>
        </w:tc>
        <w:tc>
          <w:tcPr>
            <w:tcW w:w="2794" w:type="pct"/>
          </w:tcPr>
          <w:p w14:paraId="618085C5" w14:textId="77777777" w:rsidR="00E22A5D" w:rsidRPr="00671C8B" w:rsidRDefault="00E22A5D" w:rsidP="00166AF3">
            <w:pPr>
              <w:pStyle w:val="TableColumnHead"/>
              <w:spacing w:before="144" w:after="144"/>
              <w:rPr>
                <w:bCs w:val="0"/>
              </w:rPr>
            </w:pPr>
            <w:r w:rsidRPr="00671C8B">
              <w:t>Definition</w:t>
            </w:r>
          </w:p>
        </w:tc>
      </w:tr>
      <w:tr w:rsidR="00E22A5D" w:rsidRPr="00671C8B" w14:paraId="728E697C" w14:textId="77777777" w:rsidTr="00166AF3">
        <w:trPr>
          <w:trHeight w:val="360"/>
        </w:trPr>
        <w:tc>
          <w:tcPr>
            <w:tcW w:w="1158" w:type="pct"/>
          </w:tcPr>
          <w:p w14:paraId="7129DB21" w14:textId="77777777" w:rsidR="00E22A5D" w:rsidRPr="00671C8B" w:rsidRDefault="00E22A5D" w:rsidP="00166AF3">
            <w:pPr>
              <w:pStyle w:val="TableBody"/>
            </w:pPr>
            <w:r w:rsidRPr="00671C8B">
              <w:t>Test Command</w:t>
            </w:r>
          </w:p>
        </w:tc>
        <w:tc>
          <w:tcPr>
            <w:tcW w:w="1048" w:type="pct"/>
          </w:tcPr>
          <w:p w14:paraId="6DC86C95" w14:textId="77777777" w:rsidR="00E22A5D" w:rsidRPr="00671C8B" w:rsidRDefault="00E22A5D" w:rsidP="00166AF3">
            <w:pPr>
              <w:pStyle w:val="TableBody"/>
            </w:pPr>
            <w:r w:rsidRPr="00671C8B">
              <w:t>AT+CXXX=?</w:t>
            </w:r>
          </w:p>
        </w:tc>
        <w:tc>
          <w:tcPr>
            <w:tcW w:w="2794" w:type="pct"/>
          </w:tcPr>
          <w:p w14:paraId="3CFA8A0A" w14:textId="77777777" w:rsidR="00E22A5D" w:rsidRPr="00671C8B" w:rsidRDefault="00E22A5D" w:rsidP="00166AF3">
            <w:pPr>
              <w:pStyle w:val="TableBody"/>
            </w:pPr>
            <w:r w:rsidRPr="00671C8B">
              <w:t>The equipment returns the list of parameters and values ranges set with the corresponding Write command or by internal processes</w:t>
            </w:r>
          </w:p>
        </w:tc>
      </w:tr>
      <w:tr w:rsidR="00E22A5D" w:rsidRPr="00671C8B" w14:paraId="23B7B6B5" w14:textId="77777777" w:rsidTr="00166AF3">
        <w:trPr>
          <w:trHeight w:val="360"/>
        </w:trPr>
        <w:tc>
          <w:tcPr>
            <w:tcW w:w="1158" w:type="pct"/>
          </w:tcPr>
          <w:p w14:paraId="5C71C1AA" w14:textId="77777777" w:rsidR="00E22A5D" w:rsidRPr="00671C8B" w:rsidRDefault="00E22A5D" w:rsidP="00166AF3">
            <w:pPr>
              <w:pStyle w:val="TableBody"/>
            </w:pPr>
            <w:r w:rsidRPr="00671C8B">
              <w:t>Read Command</w:t>
            </w:r>
          </w:p>
        </w:tc>
        <w:tc>
          <w:tcPr>
            <w:tcW w:w="1048" w:type="pct"/>
          </w:tcPr>
          <w:p w14:paraId="131F8E46" w14:textId="77777777" w:rsidR="00E22A5D" w:rsidRPr="00671C8B" w:rsidRDefault="00E22A5D" w:rsidP="00166AF3">
            <w:pPr>
              <w:pStyle w:val="TableBody"/>
            </w:pPr>
            <w:r w:rsidRPr="00671C8B">
              <w:t>AT+CXXX?</w:t>
            </w:r>
          </w:p>
        </w:tc>
        <w:tc>
          <w:tcPr>
            <w:tcW w:w="2794" w:type="pct"/>
          </w:tcPr>
          <w:p w14:paraId="3CA1BC0B" w14:textId="77777777" w:rsidR="00E22A5D" w:rsidRPr="00671C8B" w:rsidRDefault="00E22A5D" w:rsidP="00166AF3">
            <w:pPr>
              <w:pStyle w:val="TableBody"/>
            </w:pPr>
            <w:r w:rsidRPr="00671C8B">
              <w:t>This command returns the currently set value of parameters</w:t>
            </w:r>
          </w:p>
        </w:tc>
      </w:tr>
      <w:tr w:rsidR="00E22A5D" w:rsidRPr="00671C8B" w14:paraId="64F7945A" w14:textId="77777777" w:rsidTr="00166AF3">
        <w:trPr>
          <w:trHeight w:val="360"/>
        </w:trPr>
        <w:tc>
          <w:tcPr>
            <w:tcW w:w="1158" w:type="pct"/>
          </w:tcPr>
          <w:p w14:paraId="59E906E2" w14:textId="77777777" w:rsidR="00E22A5D" w:rsidRPr="00671C8B" w:rsidRDefault="00E22A5D" w:rsidP="00166AF3">
            <w:pPr>
              <w:pStyle w:val="TableBody"/>
            </w:pPr>
            <w:r w:rsidRPr="00671C8B">
              <w:t xml:space="preserve">Write Command </w:t>
            </w:r>
          </w:p>
        </w:tc>
        <w:tc>
          <w:tcPr>
            <w:tcW w:w="1048" w:type="pct"/>
          </w:tcPr>
          <w:p w14:paraId="5BB9F0BB" w14:textId="77777777" w:rsidR="00E22A5D" w:rsidRPr="00671C8B" w:rsidRDefault="00E22A5D" w:rsidP="00166AF3">
            <w:pPr>
              <w:pStyle w:val="TableBody"/>
            </w:pPr>
            <w:r w:rsidRPr="00671C8B">
              <w:t>AT+CXXX=&lt;…&gt;</w:t>
            </w:r>
          </w:p>
        </w:tc>
        <w:tc>
          <w:tcPr>
            <w:tcW w:w="2794" w:type="pct"/>
          </w:tcPr>
          <w:p w14:paraId="07550D9A" w14:textId="77777777" w:rsidR="00E22A5D" w:rsidRPr="00671C8B" w:rsidRDefault="00E22A5D" w:rsidP="00166AF3">
            <w:pPr>
              <w:pStyle w:val="TableBody"/>
            </w:pPr>
            <w:r w:rsidRPr="00671C8B">
              <w:t>This command sets user-related parameter values</w:t>
            </w:r>
          </w:p>
        </w:tc>
      </w:tr>
      <w:tr w:rsidR="00E22A5D" w:rsidRPr="00671C8B" w14:paraId="69AF6305" w14:textId="77777777" w:rsidTr="00166AF3">
        <w:trPr>
          <w:trHeight w:val="360"/>
        </w:trPr>
        <w:tc>
          <w:tcPr>
            <w:tcW w:w="1158" w:type="pct"/>
          </w:tcPr>
          <w:p w14:paraId="09031E82" w14:textId="77777777" w:rsidR="00E22A5D" w:rsidRPr="00671C8B" w:rsidRDefault="00E22A5D" w:rsidP="00166AF3">
            <w:pPr>
              <w:pStyle w:val="TableBody"/>
            </w:pPr>
            <w:r w:rsidRPr="00671C8B">
              <w:t>Execution command</w:t>
            </w:r>
          </w:p>
        </w:tc>
        <w:tc>
          <w:tcPr>
            <w:tcW w:w="1048" w:type="pct"/>
          </w:tcPr>
          <w:p w14:paraId="57B62496" w14:textId="77777777" w:rsidR="00E22A5D" w:rsidRPr="00671C8B" w:rsidRDefault="00E22A5D" w:rsidP="00166AF3">
            <w:pPr>
              <w:pStyle w:val="TableBody"/>
            </w:pPr>
            <w:r w:rsidRPr="00671C8B">
              <w:t>AT+CXXX</w:t>
            </w:r>
          </w:p>
        </w:tc>
        <w:tc>
          <w:tcPr>
            <w:tcW w:w="2794" w:type="pct"/>
          </w:tcPr>
          <w:p w14:paraId="01A673A6" w14:textId="77777777" w:rsidR="00E22A5D" w:rsidRPr="00671C8B" w:rsidRDefault="00E22A5D" w:rsidP="00166AF3">
            <w:pPr>
              <w:pStyle w:val="TableBody"/>
            </w:pPr>
            <w:r w:rsidRPr="00671C8B">
              <w:t>The execution command reads non-variable parameters affected by internal processes in the equipment</w:t>
            </w:r>
          </w:p>
        </w:tc>
      </w:tr>
    </w:tbl>
    <w:p w14:paraId="0876AE1B" w14:textId="77777777" w:rsidR="00E22A5D" w:rsidRPr="00671C8B" w:rsidRDefault="00E22A5D" w:rsidP="0059466D">
      <w:pPr>
        <w:pStyle w:val="Heading3"/>
        <w:numPr>
          <w:ilvl w:val="2"/>
          <w:numId w:val="11"/>
        </w:numPr>
        <w:ind w:left="1260" w:hanging="1260"/>
      </w:pPr>
      <w:bookmarkStart w:id="731" w:name="_Toc170125763"/>
      <w:bookmarkStart w:id="732" w:name="_Toc78179726"/>
      <w:bookmarkStart w:id="733" w:name="_Toc345081191"/>
      <w:bookmarkStart w:id="734" w:name="_Toc349752939"/>
      <w:bookmarkStart w:id="735" w:name="_Toc349753826"/>
      <w:bookmarkStart w:id="736" w:name="_Toc368585895"/>
      <w:bookmarkStart w:id="737" w:name="_Toc486251487"/>
      <w:bookmarkStart w:id="738" w:name="_Toc489456264"/>
      <w:r w:rsidRPr="00671C8B">
        <w:lastRenderedPageBreak/>
        <w:t>Parameters</w:t>
      </w:r>
      <w:bookmarkEnd w:id="731"/>
      <w:bookmarkEnd w:id="732"/>
      <w:bookmarkEnd w:id="733"/>
      <w:bookmarkEnd w:id="734"/>
      <w:bookmarkEnd w:id="735"/>
      <w:bookmarkEnd w:id="736"/>
      <w:bookmarkEnd w:id="737"/>
      <w:bookmarkEnd w:id="738"/>
    </w:p>
    <w:p w14:paraId="4C020757" w14:textId="77777777" w:rsidR="00E22A5D" w:rsidRPr="00671C8B" w:rsidRDefault="00E22A5D" w:rsidP="00E22A5D">
      <w:r w:rsidRPr="00671C8B">
        <w:t>In this document, the default parameters are underlined and the optional parameters are enclosed in square brackets.</w:t>
      </w:r>
    </w:p>
    <w:p w14:paraId="04E08407" w14:textId="77777777" w:rsidR="00E22A5D" w:rsidRPr="00671C8B" w:rsidRDefault="00E22A5D" w:rsidP="00E22A5D">
      <w:r w:rsidRPr="00671C8B">
        <w:t>Optional parameters or sub-parameters can be omitted unless they are followed by other parameters. A parameter in the middle of a string can be omitted by replacing it with a comma.</w:t>
      </w:r>
    </w:p>
    <w:p w14:paraId="3435B7D7" w14:textId="77777777" w:rsidR="00E22A5D" w:rsidRPr="00671C8B" w:rsidRDefault="00E22A5D" w:rsidP="00E22A5D">
      <w:r w:rsidRPr="00671C8B">
        <w:t>When the parameter is a character string, the string must be enclosed in quotation marks.</w:t>
      </w:r>
    </w:p>
    <w:p w14:paraId="0BDA8EE5" w14:textId="77777777" w:rsidR="00E22A5D" w:rsidRPr="00671C8B" w:rsidRDefault="00E22A5D" w:rsidP="00E22A5D">
      <w:r w:rsidRPr="00671C8B">
        <w:t>All space characters will be ignored when using strings without quotation marks.</w:t>
      </w:r>
    </w:p>
    <w:p w14:paraId="5AA8AE39" w14:textId="77777777" w:rsidR="00E22A5D" w:rsidRPr="00671C8B" w:rsidRDefault="00E22A5D" w:rsidP="0059466D">
      <w:pPr>
        <w:pStyle w:val="Heading3"/>
        <w:numPr>
          <w:ilvl w:val="2"/>
          <w:numId w:val="11"/>
        </w:numPr>
        <w:ind w:left="1260" w:hanging="1260"/>
      </w:pPr>
      <w:bookmarkStart w:id="739" w:name="_Toc349752940"/>
      <w:bookmarkStart w:id="740" w:name="_Toc349753827"/>
      <w:bookmarkStart w:id="741" w:name="_Toc368585896"/>
      <w:bookmarkStart w:id="742" w:name="_Toc486251488"/>
      <w:bookmarkStart w:id="743" w:name="_Toc489456265"/>
      <w:r w:rsidRPr="00671C8B">
        <w:t xml:space="preserve">Answers and </w:t>
      </w:r>
      <w:bookmarkEnd w:id="739"/>
      <w:bookmarkEnd w:id="740"/>
      <w:bookmarkEnd w:id="741"/>
      <w:r w:rsidRPr="00671C8B">
        <w:t>Responses</w:t>
      </w:r>
      <w:bookmarkEnd w:id="742"/>
      <w:bookmarkEnd w:id="743"/>
    </w:p>
    <w:p w14:paraId="1430A20B" w14:textId="77777777" w:rsidR="00E22A5D" w:rsidRPr="00671C8B" w:rsidRDefault="00E22A5D" w:rsidP="00E22A5D">
      <w:r w:rsidRPr="00671C8B">
        <w:t>There is always an answer sent by the TA to an AT Command line (except the very special case of a TA setup for no answer, see ATQ).</w:t>
      </w:r>
    </w:p>
    <w:p w14:paraId="28C5319A" w14:textId="77777777" w:rsidR="00E22A5D" w:rsidRDefault="00E22A5D" w:rsidP="00E22A5D">
      <w:r w:rsidRPr="00671C8B">
        <w:t>The answer is always terminated by an indication of success or failure. However, regarding the setup of the TA (by AT Commands), the message may be different.</w:t>
      </w:r>
    </w:p>
    <w:p w14:paraId="300C9DDD" w14:textId="77777777" w:rsidR="00E22A5D" w:rsidRPr="00671C8B" w:rsidRDefault="00E22A5D" w:rsidP="00E22A5D"/>
    <w:p w14:paraId="6F10F49C" w14:textId="77777777" w:rsidR="00E22A5D" w:rsidRPr="00671C8B" w:rsidRDefault="00E22A5D" w:rsidP="00E22A5D">
      <w:pPr>
        <w:tabs>
          <w:tab w:val="left" w:pos="4253"/>
        </w:tabs>
      </w:pPr>
      <w:r w:rsidRPr="00671C8B">
        <w:t>Classical messages</w:t>
      </w:r>
      <w:r w:rsidRPr="00671C8B">
        <w:tab/>
      </w:r>
      <w:r w:rsidRPr="00671C8B">
        <w:rPr>
          <w:b/>
        </w:rPr>
        <w:t>OK</w:t>
      </w:r>
      <w:r w:rsidRPr="000272B3">
        <w:t xml:space="preserve"> or</w:t>
      </w:r>
      <w:r w:rsidRPr="00671C8B">
        <w:rPr>
          <w:b/>
        </w:rPr>
        <w:t xml:space="preserve"> ERROR</w:t>
      </w:r>
    </w:p>
    <w:p w14:paraId="7884EFE4" w14:textId="77777777" w:rsidR="00E22A5D" w:rsidRPr="00671C8B" w:rsidRDefault="00E22A5D" w:rsidP="00E22A5D">
      <w:pPr>
        <w:tabs>
          <w:tab w:val="left" w:pos="4253"/>
        </w:tabs>
      </w:pPr>
      <w:r w:rsidRPr="00671C8B">
        <w:t>Extended Error message (see AT+CMEE)</w:t>
      </w:r>
      <w:r w:rsidRPr="00671C8B">
        <w:tab/>
      </w:r>
      <w:r w:rsidRPr="00671C8B">
        <w:rPr>
          <w:b/>
        </w:rPr>
        <w:t>+CME ERROR: &lt;n&gt;</w:t>
      </w:r>
    </w:p>
    <w:p w14:paraId="1EF3FB56" w14:textId="77777777" w:rsidR="00E22A5D" w:rsidRPr="00671C8B" w:rsidRDefault="00E22A5D" w:rsidP="00E22A5D">
      <w:pPr>
        <w:tabs>
          <w:tab w:val="left" w:pos="4253"/>
        </w:tabs>
      </w:pPr>
      <w:r w:rsidRPr="00671C8B">
        <w:tab/>
        <w:t xml:space="preserve">(See Appendix for the different values for </w:t>
      </w:r>
      <w:r w:rsidRPr="00671C8B">
        <w:rPr>
          <w:b/>
        </w:rPr>
        <w:t>&lt;n&gt;</w:t>
      </w:r>
      <w:r w:rsidRPr="00671C8B">
        <w:t>)</w:t>
      </w:r>
    </w:p>
    <w:p w14:paraId="10FDCF50" w14:textId="77777777" w:rsidR="00E22A5D" w:rsidRPr="00671C8B" w:rsidRDefault="00E22A5D" w:rsidP="00E22A5D">
      <w:pPr>
        <w:tabs>
          <w:tab w:val="left" w:pos="4253"/>
        </w:tabs>
      </w:pPr>
      <w:r w:rsidRPr="00671C8B">
        <w:t>Numeric Mode (see ATV)</w:t>
      </w:r>
      <w:r w:rsidRPr="00671C8B">
        <w:tab/>
      </w:r>
      <w:r w:rsidRPr="00671C8B">
        <w:rPr>
          <w:b/>
        </w:rPr>
        <w:t>&lt;n&gt;</w:t>
      </w:r>
      <w:r w:rsidRPr="00671C8B">
        <w:t xml:space="preserve"> with: &lt;</w:t>
      </w:r>
      <w:r w:rsidRPr="00671C8B">
        <w:rPr>
          <w:b/>
        </w:rPr>
        <w:t>n&gt;</w:t>
      </w:r>
      <w:r w:rsidRPr="00671C8B">
        <w:t xml:space="preserve"> = 0 </w:t>
      </w:r>
      <w:r w:rsidRPr="00671C8B">
        <w:sym w:font="Wingdings" w:char="F0F3"/>
      </w:r>
      <w:r w:rsidRPr="00671C8B">
        <w:t xml:space="preserve"> OK or </w:t>
      </w:r>
      <w:r w:rsidRPr="00671C8B">
        <w:rPr>
          <w:b/>
        </w:rPr>
        <w:t>&lt;n&gt;</w:t>
      </w:r>
      <w:bookmarkStart w:id="744" w:name="_Toc368585897"/>
      <w:bookmarkStart w:id="745" w:name="_Toc170125765"/>
      <w:bookmarkStart w:id="746" w:name="_Toc78179728"/>
      <w:bookmarkStart w:id="747" w:name="_Toc345081193"/>
      <w:bookmarkStart w:id="748" w:name="_Toc349752941"/>
      <w:bookmarkStart w:id="749" w:name="_Toc349753828"/>
      <w:r w:rsidRPr="00671C8B">
        <w:t xml:space="preserve"> is an error code</w:t>
      </w:r>
    </w:p>
    <w:p w14:paraId="7406E4F6" w14:textId="77777777" w:rsidR="00E22A5D" w:rsidRPr="00671C8B" w:rsidRDefault="00E22A5D" w:rsidP="0059466D">
      <w:pPr>
        <w:pStyle w:val="Heading3"/>
        <w:numPr>
          <w:ilvl w:val="2"/>
          <w:numId w:val="11"/>
        </w:numPr>
        <w:ind w:left="1260" w:hanging="1260"/>
      </w:pPr>
      <w:bookmarkStart w:id="750" w:name="_Toc486251489"/>
      <w:bookmarkStart w:id="751" w:name="_Toc489456266"/>
      <w:r w:rsidRPr="00671C8B">
        <w:t xml:space="preserve">Multiple AT Commands on the </w:t>
      </w:r>
      <w:bookmarkEnd w:id="744"/>
      <w:r w:rsidRPr="00671C8B">
        <w:t xml:space="preserve">Same Command </w:t>
      </w:r>
      <w:bookmarkEnd w:id="745"/>
      <w:bookmarkEnd w:id="746"/>
      <w:bookmarkEnd w:id="747"/>
      <w:bookmarkEnd w:id="748"/>
      <w:bookmarkEnd w:id="749"/>
      <w:r w:rsidRPr="00671C8B">
        <w:t>Line</w:t>
      </w:r>
      <w:bookmarkEnd w:id="750"/>
      <w:bookmarkEnd w:id="751"/>
    </w:p>
    <w:p w14:paraId="478A9459" w14:textId="77777777" w:rsidR="00E22A5D" w:rsidRPr="00671C8B" w:rsidRDefault="00E22A5D" w:rsidP="00E22A5D">
      <w:pPr>
        <w:rPr>
          <w:snapToGrid w:val="0"/>
        </w:rPr>
      </w:pPr>
      <w:r w:rsidRPr="00671C8B">
        <w:rPr>
          <w:snapToGrid w:val="0"/>
        </w:rPr>
        <w:t>You may enter several AT commands on the same line. This eliminates the need to type the "AT" or "at" prefix before each command and to wait for the answer for each command. The main advantage is to avoid losing bandwidth on the link between DTE and the Module.</w:t>
      </w:r>
    </w:p>
    <w:p w14:paraId="2A69F239" w14:textId="77777777" w:rsidR="00E22A5D" w:rsidRPr="00671C8B" w:rsidRDefault="00E22A5D" w:rsidP="00E22A5D">
      <w:pPr>
        <w:rPr>
          <w:snapToGrid w:val="0"/>
        </w:rPr>
      </w:pPr>
      <w:r w:rsidRPr="00671C8B">
        <w:rPr>
          <w:snapToGrid w:val="0"/>
        </w:rPr>
        <w:t>There is no separator between two basic commands but a semi-colon character is necessary between two extended commands (prefix +).The command line buffer accepts a maximum of 391 characters. If this number is exceeded none of the commands will be executed and TA returns ERROR.</w:t>
      </w:r>
    </w:p>
    <w:p w14:paraId="3D7E5105" w14:textId="77777777" w:rsidR="00E22A5D" w:rsidRPr="00671C8B" w:rsidRDefault="00E22A5D" w:rsidP="00E22A5D">
      <w:pPr>
        <w:keepNext/>
        <w:rPr>
          <w:snapToGrid w:val="0"/>
        </w:rPr>
      </w:pPr>
      <w:r w:rsidRPr="00671C8B">
        <w:rPr>
          <w:snapToGrid w:val="0"/>
        </w:rPr>
        <w:t>If a command is not supported, then the treatment of the line is stopped (i.e. the following ones are not treated) and an error message is returned.</w:t>
      </w:r>
    </w:p>
    <w:p w14:paraId="31F6FE44" w14:textId="77777777" w:rsidR="00E22A5D" w:rsidRPr="00671C8B" w:rsidRDefault="00E22A5D" w:rsidP="00E22A5D">
      <w:pPr>
        <w:keepNext/>
        <w:rPr>
          <w:snapToGrid w:val="0"/>
        </w:rPr>
      </w:pPr>
      <w:r w:rsidRPr="00671C8B">
        <w:rPr>
          <w:snapToGrid w:val="0"/>
          <w:u w:val="single"/>
        </w:rPr>
        <w:t>Example</w:t>
      </w:r>
      <w:r w:rsidRPr="00671C8B">
        <w:rPr>
          <w:snapToGrid w:val="0"/>
        </w:rPr>
        <w:t>:</w:t>
      </w:r>
    </w:p>
    <w:p w14:paraId="6B853B2F" w14:textId="77777777" w:rsidR="00E22A5D" w:rsidRPr="00671C8B" w:rsidRDefault="00E22A5D" w:rsidP="00E22A5D">
      <w:pPr>
        <w:keepNext/>
        <w:tabs>
          <w:tab w:val="left" w:pos="1134"/>
        </w:tabs>
        <w:rPr>
          <w:b/>
          <w:snapToGrid w:val="0"/>
        </w:rPr>
      </w:pPr>
      <w:r w:rsidRPr="00671C8B">
        <w:rPr>
          <w:snapToGrid w:val="0"/>
        </w:rPr>
        <w:t>Command:</w:t>
      </w:r>
      <w:r w:rsidRPr="00671C8B">
        <w:rPr>
          <w:snapToGrid w:val="0"/>
        </w:rPr>
        <w:tab/>
      </w:r>
      <w:r w:rsidRPr="00671C8B">
        <w:rPr>
          <w:b/>
          <w:snapToGrid w:val="0"/>
        </w:rPr>
        <w:t>ATZ</w:t>
      </w:r>
      <w:r>
        <w:rPr>
          <w:b/>
          <w:snapToGrid w:val="0"/>
        </w:rPr>
        <w:t>E1</w:t>
      </w:r>
      <w:r w:rsidRPr="00671C8B">
        <w:rPr>
          <w:b/>
          <w:snapToGrid w:val="0"/>
        </w:rPr>
        <w:t>+CBST=7,0,1;+CBST?</w:t>
      </w:r>
    </w:p>
    <w:p w14:paraId="713C7B06" w14:textId="77777777" w:rsidR="00E22A5D" w:rsidRPr="00671C8B" w:rsidRDefault="00E22A5D" w:rsidP="00E22A5D">
      <w:pPr>
        <w:keepNext/>
        <w:tabs>
          <w:tab w:val="left" w:pos="1134"/>
        </w:tabs>
        <w:rPr>
          <w:b/>
          <w:snapToGrid w:val="0"/>
        </w:rPr>
      </w:pPr>
      <w:r w:rsidRPr="00671C8B">
        <w:rPr>
          <w:snapToGrid w:val="0"/>
        </w:rPr>
        <w:t>Answer:</w:t>
      </w:r>
      <w:r w:rsidRPr="00671C8B">
        <w:rPr>
          <w:snapToGrid w:val="0"/>
        </w:rPr>
        <w:tab/>
      </w:r>
      <w:r w:rsidRPr="00671C8B">
        <w:rPr>
          <w:b/>
          <w:snapToGrid w:val="0"/>
        </w:rPr>
        <w:t>+CBST=7,0,1</w:t>
      </w:r>
    </w:p>
    <w:p w14:paraId="3848863F" w14:textId="77777777" w:rsidR="00E22A5D" w:rsidRPr="00671C8B" w:rsidRDefault="00E22A5D" w:rsidP="00E22A5D">
      <w:pPr>
        <w:keepNext/>
        <w:tabs>
          <w:tab w:val="left" w:pos="1134"/>
        </w:tabs>
        <w:rPr>
          <w:b/>
          <w:snapToGrid w:val="0"/>
        </w:rPr>
      </w:pPr>
      <w:r w:rsidRPr="00671C8B">
        <w:rPr>
          <w:b/>
          <w:snapToGrid w:val="0"/>
        </w:rPr>
        <w:tab/>
        <w:t>OK</w:t>
      </w:r>
    </w:p>
    <w:p w14:paraId="5152FC79" w14:textId="77777777" w:rsidR="00E22A5D" w:rsidRPr="00671C8B" w:rsidRDefault="00E22A5D" w:rsidP="0059466D">
      <w:pPr>
        <w:pStyle w:val="Heading3"/>
        <w:numPr>
          <w:ilvl w:val="2"/>
          <w:numId w:val="11"/>
        </w:numPr>
        <w:ind w:left="1260" w:hanging="1260"/>
      </w:pPr>
      <w:bookmarkStart w:id="752" w:name="_Toc368585898"/>
      <w:bookmarkStart w:id="753" w:name="_Toc170125766"/>
      <w:bookmarkStart w:id="754" w:name="_Toc345081194"/>
      <w:bookmarkStart w:id="755" w:name="_Toc349752942"/>
      <w:bookmarkStart w:id="756" w:name="_Toc349753829"/>
      <w:bookmarkStart w:id="757" w:name="_Toc486251490"/>
      <w:bookmarkStart w:id="758" w:name="_Toc489456267"/>
      <w:r w:rsidRPr="00671C8B">
        <w:t xml:space="preserve">AT Commands on </w:t>
      </w:r>
      <w:bookmarkEnd w:id="752"/>
      <w:r w:rsidRPr="00671C8B">
        <w:t xml:space="preserve">Separate </w:t>
      </w:r>
      <w:bookmarkEnd w:id="753"/>
      <w:bookmarkEnd w:id="754"/>
      <w:bookmarkEnd w:id="755"/>
      <w:bookmarkEnd w:id="756"/>
      <w:r w:rsidRPr="00671C8B">
        <w:t>Lines</w:t>
      </w:r>
      <w:bookmarkEnd w:id="757"/>
      <w:bookmarkEnd w:id="758"/>
    </w:p>
    <w:p w14:paraId="77AC82C6" w14:textId="77777777" w:rsidR="00E22A5D" w:rsidRPr="00671C8B" w:rsidRDefault="00E22A5D" w:rsidP="00E22A5D">
      <w:pPr>
        <w:rPr>
          <w:snapToGrid w:val="0"/>
        </w:rPr>
      </w:pPr>
      <w:r w:rsidRPr="00671C8B">
        <w:rPr>
          <w:snapToGrid w:val="0"/>
        </w:rPr>
        <w:t xml:space="preserve">When you enter a series of AT commands on </w:t>
      </w:r>
      <w:r w:rsidRPr="00671C8B">
        <w:rPr>
          <w:rFonts w:ascii="Arial,Italic" w:hAnsi="Arial,Italic"/>
          <w:i/>
          <w:snapToGrid w:val="0"/>
        </w:rPr>
        <w:t>separate</w:t>
      </w:r>
      <w:r w:rsidRPr="00671C8B">
        <w:rPr>
          <w:snapToGrid w:val="0"/>
        </w:rPr>
        <w:t xml:space="preserve"> lines, it is strongly advised to leave a pause between the preceding and the following command until the final answer (OK or Error message) appears. This avoids sending too many AT commands at a time without waiting for a response for each.</w:t>
      </w:r>
    </w:p>
    <w:p w14:paraId="3021D773" w14:textId="77777777" w:rsidR="00E22A5D" w:rsidRPr="00671C8B" w:rsidRDefault="00E22A5D" w:rsidP="0059466D">
      <w:pPr>
        <w:pStyle w:val="Heading2"/>
        <w:numPr>
          <w:ilvl w:val="1"/>
          <w:numId w:val="11"/>
        </w:numPr>
        <w:ind w:left="1080" w:hanging="1080"/>
      </w:pPr>
      <w:bookmarkStart w:id="759" w:name="_Toc310520617"/>
      <w:bookmarkStart w:id="760" w:name="_Toc322595942"/>
      <w:bookmarkStart w:id="761" w:name="_Toc345081196"/>
      <w:bookmarkStart w:id="762" w:name="_Toc349752944"/>
      <w:bookmarkStart w:id="763" w:name="_Toc349753831"/>
      <w:bookmarkStart w:id="764" w:name="_Toc368585900"/>
      <w:bookmarkStart w:id="765" w:name="_Toc486251491"/>
      <w:bookmarkStart w:id="766" w:name="_Toc489456268"/>
      <w:r w:rsidRPr="00671C8B">
        <w:lastRenderedPageBreak/>
        <w:t>Unsolicited Result Codes (URCs)</w:t>
      </w:r>
      <w:bookmarkEnd w:id="759"/>
      <w:bookmarkEnd w:id="760"/>
      <w:bookmarkEnd w:id="761"/>
      <w:bookmarkEnd w:id="762"/>
      <w:bookmarkEnd w:id="763"/>
      <w:bookmarkEnd w:id="764"/>
      <w:bookmarkEnd w:id="765"/>
      <w:bookmarkEnd w:id="766"/>
    </w:p>
    <w:p w14:paraId="1D531173" w14:textId="5EA356C5" w:rsidR="00E22A5D" w:rsidRPr="00671C8B" w:rsidRDefault="00E22A5D" w:rsidP="00E22A5D">
      <w:pPr>
        <w:rPr>
          <w:snapToGrid w:val="0"/>
        </w:rPr>
      </w:pPr>
      <w:r w:rsidRPr="00671C8B">
        <w:rPr>
          <w:snapToGrid w:val="0"/>
        </w:rPr>
        <w:t>Unsolicited result codes (URCs) are sent simultaneously to all the channels (</w:t>
      </w:r>
      <w:del w:id="767" w:author="Alban Roche" w:date="2017-08-02T14:37:00Z">
        <w:r w:rsidRPr="00671C8B" w:rsidDel="007D3118">
          <w:rPr>
            <w:snapToGrid w:val="0"/>
          </w:rPr>
          <w:delText>USB/</w:delText>
        </w:r>
      </w:del>
      <w:r w:rsidRPr="00671C8B">
        <w:rPr>
          <w:snapToGrid w:val="0"/>
        </w:rPr>
        <w:t xml:space="preserve">UART) configured in AT commands mode. </w:t>
      </w:r>
    </w:p>
    <w:p w14:paraId="16D124DF" w14:textId="5D8C424F" w:rsidR="00E22A5D" w:rsidRPr="00671C8B" w:rsidRDefault="00E22A5D" w:rsidP="00E22A5D">
      <w:pPr>
        <w:rPr>
          <w:snapToGrid w:val="0"/>
        </w:rPr>
      </w:pPr>
      <w:r w:rsidRPr="00671C8B">
        <w:rPr>
          <w:snapToGrid w:val="0"/>
        </w:rPr>
        <w:t>URCs are not sent to channels configured in Data/</w:t>
      </w:r>
      <w:ins w:id="768" w:author="Alban Roche" w:date="2017-08-02T14:38:00Z">
        <w:r w:rsidR="007D3118" w:rsidRPr="00671C8B" w:rsidDel="007D3118">
          <w:rPr>
            <w:snapToGrid w:val="0"/>
          </w:rPr>
          <w:t xml:space="preserve"> </w:t>
        </w:r>
      </w:ins>
      <w:del w:id="769" w:author="Alban Roche" w:date="2017-08-02T14:38:00Z">
        <w:r w:rsidRPr="00671C8B" w:rsidDel="007D3118">
          <w:rPr>
            <w:snapToGrid w:val="0"/>
          </w:rPr>
          <w:delText>NMEA/</w:delText>
        </w:r>
      </w:del>
      <w:r w:rsidRPr="00671C8B">
        <w:rPr>
          <w:snapToGrid w:val="0"/>
        </w:rPr>
        <w:t>Traces modes.</w:t>
      </w:r>
    </w:p>
    <w:p w14:paraId="70804C69" w14:textId="77777777" w:rsidR="00E22A5D" w:rsidRPr="00671C8B" w:rsidRDefault="00E22A5D" w:rsidP="00E22A5D">
      <w:pPr>
        <w:rPr>
          <w:snapToGrid w:val="0"/>
        </w:rPr>
      </w:pPr>
      <w:r w:rsidRPr="00671C8B">
        <w:rPr>
          <w:snapToGrid w:val="0"/>
        </w:rPr>
        <w:t>In sleep mode URCs wake up the module and are sent to the AT commands channels.</w:t>
      </w:r>
    </w:p>
    <w:p w14:paraId="05004A57" w14:textId="65E9D864" w:rsidR="00E22A5D" w:rsidDel="007D3118" w:rsidRDefault="00E22A5D" w:rsidP="0059466D">
      <w:pPr>
        <w:pStyle w:val="Heading2"/>
        <w:numPr>
          <w:ilvl w:val="1"/>
          <w:numId w:val="11"/>
        </w:numPr>
        <w:ind w:left="1080" w:hanging="1080"/>
        <w:rPr>
          <w:del w:id="770" w:author="Alban Roche" w:date="2017-08-02T14:39:00Z"/>
        </w:rPr>
      </w:pPr>
      <w:bookmarkStart w:id="771" w:name="_Ref407112360"/>
      <w:bookmarkStart w:id="772" w:name="_Toc486251492"/>
      <w:bookmarkStart w:id="773" w:name="_Toc349752945"/>
      <w:bookmarkStart w:id="774" w:name="_Toc349753832"/>
      <w:bookmarkStart w:id="775" w:name="_Toc368585901"/>
      <w:del w:id="776" w:author="Alban Roche" w:date="2017-08-02T14:39:00Z">
        <w:r w:rsidDel="007D3118">
          <w:delText>PDP Context Usage</w:delText>
        </w:r>
        <w:bookmarkStart w:id="777" w:name="_Toc489456269"/>
        <w:bookmarkEnd w:id="771"/>
        <w:bookmarkEnd w:id="772"/>
        <w:bookmarkEnd w:id="777"/>
      </w:del>
    </w:p>
    <w:p w14:paraId="7730982F" w14:textId="6B8A254D" w:rsidR="00E22A5D" w:rsidDel="007D3118" w:rsidRDefault="00E22A5D" w:rsidP="00E22A5D">
      <w:pPr>
        <w:pStyle w:val="Note"/>
        <w:rPr>
          <w:del w:id="778" w:author="Alban Roche" w:date="2017-08-02T14:39:00Z"/>
          <w:lang w:eastAsia="zh-CN"/>
        </w:rPr>
      </w:pPr>
      <w:del w:id="779" w:author="Alban Roche" w:date="2017-08-02T14:39:00Z">
        <w:r w:rsidDel="007D3118">
          <w:rPr>
            <w:lang w:eastAsia="zh-CN"/>
          </w:rPr>
          <w:delText>This section is only applicable to HL7618 and HL7618RD.</w:delText>
        </w:r>
        <w:bookmarkStart w:id="780" w:name="_Toc489456270"/>
        <w:bookmarkEnd w:id="780"/>
      </w:del>
    </w:p>
    <w:p w14:paraId="1E4B4633" w14:textId="1E224C08" w:rsidR="00E22A5D" w:rsidDel="007D3118" w:rsidRDefault="00E22A5D" w:rsidP="00E22A5D">
      <w:pPr>
        <w:rPr>
          <w:del w:id="781" w:author="Alban Roche" w:date="2017-08-02T14:39:00Z"/>
          <w:lang w:eastAsia="zh-CN"/>
        </w:rPr>
      </w:pPr>
      <w:del w:id="782" w:author="Alban Roche" w:date="2017-08-02T14:39:00Z">
        <w:r w:rsidDel="007D3118">
          <w:rPr>
            <w:lang w:eastAsia="zh-CN"/>
          </w:rPr>
          <w:delText>PDP context IDs (CIDs) are designed with the following purposes:</w:delText>
        </w:r>
        <w:bookmarkStart w:id="783" w:name="_Toc489456271"/>
        <w:bookmarkEnd w:id="783"/>
      </w:del>
    </w:p>
    <w:p w14:paraId="48D0E792" w14:textId="2DD46118" w:rsidR="00E22A5D" w:rsidRPr="0032443F" w:rsidDel="007D3118" w:rsidRDefault="00E22A5D" w:rsidP="00E22A5D">
      <w:pPr>
        <w:pStyle w:val="Bulleted"/>
        <w:rPr>
          <w:del w:id="784" w:author="Alban Roche" w:date="2017-08-02T14:39:00Z"/>
        </w:rPr>
      </w:pPr>
      <w:del w:id="785" w:author="Alban Roche" w:date="2017-08-02T14:39:00Z">
        <w:r w:rsidRPr="0032443F" w:rsidDel="007D3118">
          <w:delText>CID=1 with APN=VZWIMS is reserved for IMS in Verizon (SMS over IMS)</w:delText>
        </w:r>
        <w:bookmarkStart w:id="786" w:name="_Toc489456272"/>
        <w:bookmarkEnd w:id="786"/>
      </w:del>
    </w:p>
    <w:p w14:paraId="1150AC1A" w14:textId="4FE69CDD" w:rsidR="00E22A5D" w:rsidRPr="0032443F" w:rsidDel="007D3118" w:rsidRDefault="00E22A5D" w:rsidP="00E22A5D">
      <w:pPr>
        <w:pStyle w:val="Bulleted"/>
        <w:rPr>
          <w:del w:id="787" w:author="Alban Roche" w:date="2017-08-02T14:39:00Z"/>
        </w:rPr>
      </w:pPr>
      <w:del w:id="788" w:author="Alban Roche" w:date="2017-08-02T14:39:00Z">
        <w:r w:rsidRPr="0032443F" w:rsidDel="007D3118">
          <w:delText>CID=2 with APN=VZWADMIN is reserved for Verizon Administration (SIM provision, OMADM</w:delText>
        </w:r>
        <w:r w:rsidDel="007D3118">
          <w:delText xml:space="preserve">, </w:delText>
        </w:r>
        <w:r w:rsidRPr="0032443F" w:rsidDel="007D3118">
          <w:delText>etc.)</w:delText>
        </w:r>
        <w:bookmarkStart w:id="789" w:name="_Toc489456273"/>
        <w:bookmarkEnd w:id="789"/>
      </w:del>
    </w:p>
    <w:p w14:paraId="5EE70FAD" w14:textId="31C80F28" w:rsidR="00E22A5D" w:rsidRPr="0032443F" w:rsidDel="007D3118" w:rsidRDefault="00E22A5D" w:rsidP="00E22A5D">
      <w:pPr>
        <w:pStyle w:val="Bulleted"/>
        <w:rPr>
          <w:del w:id="790" w:author="Alban Roche" w:date="2017-08-02T14:39:00Z"/>
        </w:rPr>
      </w:pPr>
      <w:del w:id="791" w:author="Alban Roche" w:date="2017-08-02T14:39:00Z">
        <w:r w:rsidRPr="0032443F" w:rsidDel="007D3118">
          <w:delText>CID=3 with APN=VZWINTERNET is the default Internet APN in Verizon</w:delText>
        </w:r>
        <w:bookmarkStart w:id="792" w:name="_Toc489456274"/>
        <w:bookmarkEnd w:id="792"/>
      </w:del>
    </w:p>
    <w:p w14:paraId="61513C75" w14:textId="350825C2" w:rsidR="00E22A5D" w:rsidRPr="0032443F" w:rsidDel="007D3118" w:rsidRDefault="00E22A5D" w:rsidP="00E22A5D">
      <w:pPr>
        <w:pStyle w:val="Bulleted"/>
        <w:rPr>
          <w:del w:id="793" w:author="Alban Roche" w:date="2017-08-02T14:39:00Z"/>
        </w:rPr>
      </w:pPr>
      <w:del w:id="794" w:author="Alban Roche" w:date="2017-08-02T14:39:00Z">
        <w:r w:rsidRPr="0032443F" w:rsidDel="007D3118">
          <w:delText>CID=4 with APN=VZWAPP is the default application APN in Verizon</w:delText>
        </w:r>
        <w:bookmarkStart w:id="795" w:name="_Toc489456275"/>
        <w:bookmarkEnd w:id="795"/>
      </w:del>
    </w:p>
    <w:p w14:paraId="048941D4" w14:textId="3AFF3826" w:rsidR="00E22A5D" w:rsidDel="007D3118" w:rsidRDefault="00E22A5D" w:rsidP="00E22A5D">
      <w:pPr>
        <w:pStyle w:val="Bulleted"/>
        <w:rPr>
          <w:del w:id="796" w:author="Alban Roche" w:date="2017-08-02T14:39:00Z"/>
        </w:rPr>
      </w:pPr>
      <w:del w:id="797" w:author="Alban Roche" w:date="2017-08-02T14:39:00Z">
        <w:r w:rsidRPr="0032443F" w:rsidDel="007D3118">
          <w:delText>CID=5 is reserved for Sierra Wireless AirVantage (AVMS)</w:delText>
        </w:r>
        <w:bookmarkStart w:id="798" w:name="_Toc489456276"/>
        <w:bookmarkEnd w:id="798"/>
      </w:del>
    </w:p>
    <w:p w14:paraId="20AF1605" w14:textId="6C19D7CD" w:rsidR="00E22A5D" w:rsidDel="007D3118" w:rsidRDefault="00E22A5D" w:rsidP="00E22A5D">
      <w:pPr>
        <w:rPr>
          <w:del w:id="799" w:author="Alban Roche" w:date="2017-08-02T14:39:00Z"/>
        </w:rPr>
      </w:pPr>
      <w:bookmarkStart w:id="800" w:name="_Toc489456277"/>
      <w:bookmarkEnd w:id="800"/>
    </w:p>
    <w:p w14:paraId="77EC7389" w14:textId="54DEBFB3" w:rsidR="00E22A5D" w:rsidDel="007D3118" w:rsidRDefault="00E22A5D" w:rsidP="00E22A5D">
      <w:pPr>
        <w:rPr>
          <w:del w:id="801" w:author="Alban Roche" w:date="2017-08-02T14:39:00Z"/>
        </w:rPr>
      </w:pPr>
      <w:del w:id="802" w:author="Alban Roche" w:date="2017-08-02T14:39:00Z">
        <w:r w:rsidDel="007D3118">
          <w:delText>Note that:</w:delText>
        </w:r>
        <w:bookmarkStart w:id="803" w:name="_Toc489456278"/>
        <w:bookmarkEnd w:id="803"/>
      </w:del>
    </w:p>
    <w:p w14:paraId="4519580A" w14:textId="2EC9064D" w:rsidR="00E22A5D" w:rsidRPr="0032443F" w:rsidDel="007D3118" w:rsidRDefault="00E22A5D" w:rsidP="00E22A5D">
      <w:pPr>
        <w:pStyle w:val="Bulleted"/>
        <w:rPr>
          <w:del w:id="804" w:author="Alban Roche" w:date="2017-08-02T14:39:00Z"/>
        </w:rPr>
      </w:pPr>
      <w:del w:id="805" w:author="Alban Roche" w:date="2017-08-02T14:39:00Z">
        <w:r w:rsidRPr="0032443F" w:rsidDel="007D3118">
          <w:delText>CID=1 to CID=4 are managed by Verizon OMADM administration. These APN</w:delText>
        </w:r>
        <w:r w:rsidDel="007D3118">
          <w:delText>s</w:delText>
        </w:r>
        <w:r w:rsidRPr="0032443F" w:rsidDel="007D3118">
          <w:delText xml:space="preserve"> may be updated by the VZW OMADM server, e.g. after server’s initialized DM session, or after a SIM card</w:delText>
        </w:r>
        <w:r w:rsidDel="007D3118">
          <w:delText xml:space="preserve"> change</w:delText>
        </w:r>
        <w:r w:rsidRPr="0032443F" w:rsidDel="007D3118">
          <w:delText>.</w:delText>
        </w:r>
        <w:bookmarkStart w:id="806" w:name="_Toc489456279"/>
        <w:bookmarkEnd w:id="806"/>
      </w:del>
    </w:p>
    <w:p w14:paraId="7853487A" w14:textId="306238BD" w:rsidR="00E22A5D" w:rsidRPr="0032443F" w:rsidDel="007D3118" w:rsidRDefault="00E22A5D" w:rsidP="00E22A5D">
      <w:pPr>
        <w:pStyle w:val="Bulleted"/>
        <w:rPr>
          <w:del w:id="807" w:author="Alban Roche" w:date="2017-08-02T14:39:00Z"/>
        </w:rPr>
      </w:pPr>
      <w:del w:id="808" w:author="Alban Roche" w:date="2017-08-02T14:39:00Z">
        <w:r w:rsidRPr="0032443F" w:rsidDel="007D3118">
          <w:delText>CID=3 to CID=10 are intended for customer use if other APN/PDP context is needed (e.g. APN for private network). Note that:</w:delText>
        </w:r>
        <w:bookmarkStart w:id="809" w:name="_Toc489456280"/>
        <w:bookmarkEnd w:id="809"/>
      </w:del>
    </w:p>
    <w:p w14:paraId="2E107026" w14:textId="26581D92" w:rsidR="00E22A5D" w:rsidRPr="0032443F" w:rsidDel="007D3118" w:rsidRDefault="00E22A5D" w:rsidP="00E22A5D">
      <w:pPr>
        <w:pStyle w:val="Bulleted2"/>
        <w:rPr>
          <w:del w:id="810" w:author="Alban Roche" w:date="2017-08-02T14:39:00Z"/>
        </w:rPr>
      </w:pPr>
      <w:del w:id="811" w:author="Alban Roche" w:date="2017-08-02T14:39:00Z">
        <w:r w:rsidDel="007D3118">
          <w:delText xml:space="preserve">CID=3 or </w:delText>
        </w:r>
        <w:r w:rsidRPr="0032443F" w:rsidDel="007D3118">
          <w:delText>4 may be updated by the VZW OMADM server</w:delText>
        </w:r>
        <w:bookmarkStart w:id="812" w:name="_Toc489456281"/>
        <w:bookmarkEnd w:id="812"/>
      </w:del>
    </w:p>
    <w:p w14:paraId="47AB3726" w14:textId="13629965" w:rsidR="00E22A5D" w:rsidRPr="0032443F" w:rsidDel="007D3118" w:rsidRDefault="00E22A5D" w:rsidP="00E22A5D">
      <w:pPr>
        <w:pStyle w:val="Bulleted2"/>
        <w:rPr>
          <w:del w:id="813" w:author="Alban Roche" w:date="2017-08-02T14:39:00Z"/>
        </w:rPr>
      </w:pPr>
      <w:del w:id="814" w:author="Alban Roche" w:date="2017-08-02T14:39:00Z">
        <w:r w:rsidRPr="0032443F" w:rsidDel="007D3118">
          <w:delText xml:space="preserve">CID=5 is reserved for AVMS, </w:delText>
        </w:r>
        <w:r w:rsidDel="007D3118">
          <w:delText xml:space="preserve">but </w:delText>
        </w:r>
        <w:r w:rsidRPr="0032443F" w:rsidDel="007D3118">
          <w:delText>can be used by customer if AVMS feature is not used</w:delText>
        </w:r>
        <w:bookmarkStart w:id="815" w:name="_Toc489456282"/>
        <w:bookmarkEnd w:id="815"/>
      </w:del>
    </w:p>
    <w:p w14:paraId="0E6F8260" w14:textId="00E68F18" w:rsidR="00E22A5D" w:rsidRPr="0032443F" w:rsidDel="007D3118" w:rsidRDefault="00E22A5D" w:rsidP="00E22A5D">
      <w:pPr>
        <w:pStyle w:val="Bulleted2"/>
        <w:rPr>
          <w:del w:id="816" w:author="Alban Roche" w:date="2017-08-02T14:39:00Z"/>
        </w:rPr>
      </w:pPr>
      <w:del w:id="817" w:author="Alban Roche" w:date="2017-08-02T14:39:00Z">
        <w:r w:rsidDel="007D3118">
          <w:delText xml:space="preserve">It is recommended </w:delText>
        </w:r>
        <w:r w:rsidRPr="0032443F" w:rsidDel="007D3118">
          <w:delText>to use CID=6 to CID=10 in customer application if other APN/PDP context is needed</w:delText>
        </w:r>
        <w:bookmarkStart w:id="818" w:name="_Toc489456283"/>
        <w:bookmarkEnd w:id="818"/>
      </w:del>
    </w:p>
    <w:p w14:paraId="66E960FC" w14:textId="23A7FDBB" w:rsidR="00E22A5D" w:rsidRPr="0032443F" w:rsidDel="007D3118" w:rsidRDefault="00E22A5D" w:rsidP="00E22A5D">
      <w:pPr>
        <w:pStyle w:val="Bulleted"/>
        <w:rPr>
          <w:del w:id="819" w:author="Alban Roche" w:date="2017-08-02T14:39:00Z"/>
        </w:rPr>
      </w:pPr>
      <w:del w:id="820" w:author="Alban Roche" w:date="2017-08-02T14:39:00Z">
        <w:r w:rsidRPr="0032443F" w:rsidDel="007D3118">
          <w:delText>CID=11 to CID=20 are disabled (related AT commands return error response) as maximum PDP context (APN parameter list) is 10 entries for Verizon data retry restriction. These CIDs can only be used properly provided that their IP-type and APN are the same as one configured in CID=1 to CID=10.</w:delText>
        </w:r>
        <w:bookmarkStart w:id="821" w:name="_Toc489456284"/>
        <w:bookmarkEnd w:id="821"/>
      </w:del>
    </w:p>
    <w:p w14:paraId="223A81A9" w14:textId="24F1ADC6" w:rsidR="00E22A5D" w:rsidRPr="0032443F" w:rsidDel="007D3118" w:rsidRDefault="00E22A5D" w:rsidP="00E22A5D">
      <w:pPr>
        <w:pStyle w:val="Bulleted"/>
        <w:rPr>
          <w:del w:id="822" w:author="Alban Roche" w:date="2017-08-02T14:39:00Z"/>
        </w:rPr>
      </w:pPr>
      <w:del w:id="823" w:author="Alban Roche" w:date="2017-08-02T14:39:00Z">
        <w:r w:rsidDel="007D3118">
          <w:delText xml:space="preserve">CID=1 or </w:delText>
        </w:r>
        <w:r w:rsidRPr="0032443F" w:rsidDel="007D3118">
          <w:delText>2 and CID=11-20 are locked by AT+HBHV=2 (related AT commands return error response)</w:delText>
        </w:r>
        <w:r w:rsidDel="007D3118">
          <w:delText>.</w:delText>
        </w:r>
        <w:bookmarkStart w:id="824" w:name="_Toc489456285"/>
        <w:bookmarkEnd w:id="824"/>
      </w:del>
    </w:p>
    <w:p w14:paraId="398CE944" w14:textId="3A091259" w:rsidR="00E22A5D" w:rsidRPr="0032443F" w:rsidDel="007D3118" w:rsidRDefault="00E22A5D" w:rsidP="00E22A5D">
      <w:pPr>
        <w:pStyle w:val="Caution"/>
        <w:rPr>
          <w:del w:id="825" w:author="Alban Roche" w:date="2017-08-02T14:39:00Z"/>
        </w:rPr>
      </w:pPr>
      <w:del w:id="826" w:author="Alban Roche" w:date="2017-08-02T14:39:00Z">
        <w:r w:rsidDel="007D3118">
          <w:delText xml:space="preserve">Two </w:delText>
        </w:r>
        <w:r w:rsidRPr="0032443F" w:rsidDel="007D3118">
          <w:delText xml:space="preserve"> </w:delText>
        </w:r>
        <w:r w:rsidDel="007D3118">
          <w:rPr>
            <w:rStyle w:val="CautionChar"/>
          </w:rPr>
          <w:delText>failed</w:delText>
        </w:r>
        <w:r w:rsidRPr="0032443F" w:rsidDel="007D3118">
          <w:rPr>
            <w:rStyle w:val="CautionChar"/>
          </w:rPr>
          <w:delText xml:space="preserve"> activation attempts (+CGACT, DUT</w:delText>
        </w:r>
        <w:r w:rsidDel="007D3118">
          <w:rPr>
            <w:rStyle w:val="CautionChar"/>
          </w:rPr>
          <w:delText xml:space="preserve">, </w:delText>
        </w:r>
        <w:r w:rsidRPr="0032443F" w:rsidDel="007D3118">
          <w:rPr>
            <w:rStyle w:val="CautionChar"/>
          </w:rPr>
          <w:delText>etc.) due to invalid/incorrect APN blocks the corresponding CID f</w:delText>
        </w:r>
        <w:r w:rsidDel="007D3118">
          <w:rPr>
            <w:rStyle w:val="CautionChar"/>
          </w:rPr>
          <w:delText>rom</w:delText>
        </w:r>
        <w:r w:rsidRPr="0032443F" w:rsidDel="007D3118">
          <w:rPr>
            <w:rStyle w:val="CautionChar"/>
          </w:rPr>
          <w:delText xml:space="preserve"> further attempt</w:delText>
        </w:r>
        <w:r w:rsidDel="007D3118">
          <w:rPr>
            <w:rStyle w:val="CautionChar"/>
          </w:rPr>
          <w:delText>s</w:delText>
        </w:r>
        <w:r w:rsidRPr="0032443F" w:rsidDel="007D3118">
          <w:rPr>
            <w:rStyle w:val="CautionChar"/>
          </w:rPr>
          <w:delText xml:space="preserve"> until the module reboots, </w:delText>
        </w:r>
        <w:r w:rsidDel="007D3118">
          <w:rPr>
            <w:rStyle w:val="CautionChar"/>
          </w:rPr>
          <w:delText xml:space="preserve">due to </w:delText>
        </w:r>
        <w:r w:rsidRPr="0032443F" w:rsidDel="007D3118">
          <w:rPr>
            <w:rStyle w:val="CautionChar"/>
          </w:rPr>
          <w:delText>Verizon data retry restriction. If the CID is blocked,</w:delText>
        </w:r>
        <w:r w:rsidRPr="0032443F" w:rsidDel="007D3118">
          <w:delText xml:space="preserve"> AT+CGACT returns +CME ERROR: 4 until the module reboots.</w:delText>
        </w:r>
        <w:bookmarkStart w:id="827" w:name="_Toc489456286"/>
        <w:bookmarkEnd w:id="827"/>
      </w:del>
    </w:p>
    <w:p w14:paraId="6DDDAA5F" w14:textId="1B26E080" w:rsidR="00E22A5D" w:rsidDel="007D3118" w:rsidRDefault="00E22A5D" w:rsidP="0059466D">
      <w:pPr>
        <w:pStyle w:val="Heading2"/>
        <w:numPr>
          <w:ilvl w:val="1"/>
          <w:numId w:val="11"/>
        </w:numPr>
        <w:ind w:left="1080" w:hanging="1080"/>
        <w:rPr>
          <w:del w:id="828" w:author="Alban Roche" w:date="2017-08-02T14:39:00Z"/>
          <w:snapToGrid w:val="0"/>
        </w:rPr>
      </w:pPr>
      <w:bookmarkStart w:id="829" w:name="_Ref407112617"/>
      <w:bookmarkStart w:id="830" w:name="_Ref463533889"/>
      <w:bookmarkStart w:id="831" w:name="_Toc486251493"/>
      <w:del w:id="832" w:author="Alban Roche" w:date="2017-08-02T14:39:00Z">
        <w:r w:rsidDel="007D3118">
          <w:rPr>
            <w:snapToGrid w:val="0"/>
          </w:rPr>
          <w:delText>SMS Commands</w:delText>
        </w:r>
        <w:bookmarkStart w:id="833" w:name="_Toc489456287"/>
        <w:bookmarkEnd w:id="829"/>
        <w:bookmarkEnd w:id="830"/>
        <w:bookmarkEnd w:id="831"/>
        <w:bookmarkEnd w:id="833"/>
      </w:del>
    </w:p>
    <w:p w14:paraId="6BDDE217" w14:textId="6CC93FEA" w:rsidR="00E22A5D" w:rsidDel="007D3118" w:rsidRDefault="00E22A5D" w:rsidP="00E22A5D">
      <w:pPr>
        <w:pStyle w:val="Note"/>
        <w:keepNext/>
        <w:rPr>
          <w:del w:id="834" w:author="Alban Roche" w:date="2017-08-02T14:39:00Z"/>
          <w:lang w:eastAsia="zh-CN"/>
        </w:rPr>
      </w:pPr>
      <w:del w:id="835" w:author="Alban Roche" w:date="2017-08-02T14:39:00Z">
        <w:r w:rsidDel="007D3118">
          <w:rPr>
            <w:lang w:eastAsia="zh-CN"/>
          </w:rPr>
          <w:delText>This section is only applicable to HL7618 and HL7618RD.</w:delText>
        </w:r>
        <w:bookmarkStart w:id="836" w:name="_Toc489456288"/>
        <w:bookmarkEnd w:id="836"/>
      </w:del>
    </w:p>
    <w:p w14:paraId="3A3775A1" w14:textId="3F48E70C" w:rsidR="00E22A5D" w:rsidDel="007D3118" w:rsidRDefault="00E22A5D" w:rsidP="00E22A5D">
      <w:pPr>
        <w:keepNext/>
        <w:rPr>
          <w:del w:id="837" w:author="Alban Roche" w:date="2017-08-02T14:39:00Z"/>
          <w:lang w:eastAsia="zh-CN"/>
        </w:rPr>
      </w:pPr>
      <w:del w:id="838" w:author="Alban Roche" w:date="2017-08-02T14:39:00Z">
        <w:r w:rsidDel="007D3118">
          <w:rPr>
            <w:lang w:eastAsia="zh-CN"/>
          </w:rPr>
          <w:delText>SMS is sent over IMS in the Verizon network using 3GPP2 SMS PDU format and protocol. Generally, 3GPP AT commands do not work with 3GPP2 SMS, but additional support is added in the HL7618 and HL7618RD to convert input SMS from 3GPP format to 3GPP2 format. This allows the use of 3GPP AT commands like +CMGS, +CNMI and +CMGD to send, show or delete SMS messages as if the SMS is sent, received or stored in 3GPP SMS PDU format.</w:delText>
        </w:r>
        <w:bookmarkStart w:id="839" w:name="_Toc489456289"/>
        <w:bookmarkEnd w:id="839"/>
      </w:del>
    </w:p>
    <w:p w14:paraId="7CA88344" w14:textId="101700AC" w:rsidR="00E22A5D" w:rsidRPr="0013339A" w:rsidDel="007D3118" w:rsidRDefault="00E22A5D" w:rsidP="00E22A5D">
      <w:pPr>
        <w:keepNext/>
        <w:rPr>
          <w:del w:id="840" w:author="Alban Roche" w:date="2017-08-02T14:39:00Z"/>
        </w:rPr>
      </w:pPr>
      <w:del w:id="841" w:author="Alban Roche" w:date="2017-08-02T14:39:00Z">
        <w:r w:rsidDel="007D3118">
          <w:rPr>
            <w:lang w:eastAsia="zh-CN"/>
          </w:rPr>
          <w:delText>However, +XCMGS3GPP2 and +XCMT3GGP2 are still available for sending and receiving SMS messages in 3GPP2 SMS PDU format.</w:delText>
        </w:r>
        <w:bookmarkStart w:id="842" w:name="_Toc489456290"/>
        <w:bookmarkEnd w:id="842"/>
      </w:del>
    </w:p>
    <w:p w14:paraId="67C0C97A" w14:textId="77777777" w:rsidR="00E22A5D" w:rsidRPr="00671C8B" w:rsidRDefault="00E22A5D" w:rsidP="0059466D">
      <w:pPr>
        <w:pStyle w:val="Heading2"/>
        <w:numPr>
          <w:ilvl w:val="1"/>
          <w:numId w:val="11"/>
        </w:numPr>
        <w:ind w:left="1080" w:hanging="1080"/>
        <w:rPr>
          <w:snapToGrid w:val="0"/>
        </w:rPr>
      </w:pPr>
      <w:bookmarkStart w:id="843" w:name="_Toc486251494"/>
      <w:bookmarkStart w:id="844" w:name="_Toc489456291"/>
      <w:r w:rsidRPr="00671C8B">
        <w:rPr>
          <w:snapToGrid w:val="0"/>
        </w:rPr>
        <w:t>Document Modification</w:t>
      </w:r>
      <w:bookmarkEnd w:id="773"/>
      <w:bookmarkEnd w:id="774"/>
      <w:bookmarkEnd w:id="775"/>
      <w:bookmarkEnd w:id="843"/>
      <w:bookmarkEnd w:id="844"/>
    </w:p>
    <w:p w14:paraId="69FE3E3C" w14:textId="77777777" w:rsidR="00E22A5D" w:rsidRPr="00671C8B" w:rsidRDefault="00E22A5D" w:rsidP="00E22A5D">
      <w:pPr>
        <w:rPr>
          <w:snapToGrid w:val="0"/>
        </w:rPr>
      </w:pPr>
      <w:r w:rsidRPr="00671C8B">
        <w:rPr>
          <w:snapToGrid w:val="0"/>
        </w:rPr>
        <w:t xml:space="preserve">The commands described in this document are only to be used for usual AT commands use. </w:t>
      </w:r>
    </w:p>
    <w:p w14:paraId="59A679BC" w14:textId="77777777" w:rsidR="00E22A5D" w:rsidRPr="00671C8B" w:rsidRDefault="00E22A5D" w:rsidP="00E22A5D">
      <w:pPr>
        <w:rPr>
          <w:snapToGrid w:val="0"/>
        </w:rPr>
      </w:pPr>
      <w:r w:rsidRPr="00671C8B">
        <w:rPr>
          <w:snapToGrid w:val="0"/>
        </w:rPr>
        <w:t>The information provided for the commands are subject to change without notice.</w:t>
      </w:r>
    </w:p>
    <w:p w14:paraId="6298F763" w14:textId="77777777" w:rsidR="00E22A5D" w:rsidRPr="00671C8B" w:rsidRDefault="00E22A5D" w:rsidP="0059466D">
      <w:pPr>
        <w:pStyle w:val="Heading2"/>
        <w:numPr>
          <w:ilvl w:val="1"/>
          <w:numId w:val="11"/>
        </w:numPr>
        <w:ind w:left="1080" w:hanging="1080"/>
      </w:pPr>
      <w:bookmarkStart w:id="845" w:name="_Toc126999364"/>
      <w:bookmarkStart w:id="846" w:name="_Toc127252918"/>
      <w:bookmarkStart w:id="847" w:name="_Toc254698374"/>
      <w:bookmarkStart w:id="848" w:name="_Toc349752946"/>
      <w:bookmarkStart w:id="849" w:name="_Toc349753833"/>
      <w:bookmarkStart w:id="850" w:name="_Toc368585902"/>
      <w:bookmarkStart w:id="851" w:name="_Toc486251495"/>
      <w:bookmarkStart w:id="852" w:name="_Toc489456292"/>
      <w:r w:rsidRPr="00671C8B">
        <w:t>Abbreviations</w:t>
      </w:r>
      <w:bookmarkEnd w:id="845"/>
      <w:bookmarkEnd w:id="846"/>
      <w:bookmarkEnd w:id="847"/>
      <w:bookmarkEnd w:id="848"/>
      <w:bookmarkEnd w:id="849"/>
      <w:bookmarkEnd w:id="850"/>
      <w:bookmarkEnd w:id="851"/>
      <w:bookmarkEnd w:id="852"/>
    </w:p>
    <w:tbl>
      <w:tblPr>
        <w:tblStyle w:val="TableSWI"/>
        <w:tblW w:w="5023" w:type="pct"/>
        <w:tblLayout w:type="fixed"/>
        <w:tblLook w:val="04A0" w:firstRow="1" w:lastRow="0" w:firstColumn="1" w:lastColumn="0" w:noHBand="0" w:noVBand="1"/>
      </w:tblPr>
      <w:tblGrid>
        <w:gridCol w:w="2038"/>
        <w:gridCol w:w="7027"/>
      </w:tblGrid>
      <w:tr w:rsidR="00E22A5D" w:rsidRPr="00671C8B" w14:paraId="444ED125" w14:textId="77777777" w:rsidTr="00166AF3">
        <w:trPr>
          <w:cnfStyle w:val="100000000000" w:firstRow="1" w:lastRow="0" w:firstColumn="0" w:lastColumn="0" w:oddVBand="0" w:evenVBand="0" w:oddHBand="0" w:evenHBand="0" w:firstRowFirstColumn="0" w:firstRowLastColumn="0" w:lastRowFirstColumn="0" w:lastRowLastColumn="0"/>
        </w:trPr>
        <w:tc>
          <w:tcPr>
            <w:tcW w:w="1124" w:type="pct"/>
          </w:tcPr>
          <w:p w14:paraId="215785DB" w14:textId="77777777" w:rsidR="00E22A5D" w:rsidRPr="00671C8B" w:rsidRDefault="00E22A5D" w:rsidP="00166AF3">
            <w:pPr>
              <w:pStyle w:val="TableColumnHead"/>
              <w:spacing w:before="144" w:after="144"/>
              <w:rPr>
                <w:bCs w:val="0"/>
              </w:rPr>
            </w:pPr>
            <w:r w:rsidRPr="00671C8B">
              <w:t>Abbreviation</w:t>
            </w:r>
          </w:p>
        </w:tc>
        <w:tc>
          <w:tcPr>
            <w:tcW w:w="3876" w:type="pct"/>
          </w:tcPr>
          <w:p w14:paraId="35B6E3D2" w14:textId="77777777" w:rsidR="00E22A5D" w:rsidRPr="00671C8B" w:rsidRDefault="00E22A5D" w:rsidP="00166AF3">
            <w:pPr>
              <w:pStyle w:val="TableColumnHead"/>
              <w:spacing w:before="144" w:after="144"/>
              <w:rPr>
                <w:bCs w:val="0"/>
              </w:rPr>
            </w:pPr>
            <w:r w:rsidRPr="00671C8B">
              <w:t>Definition</w:t>
            </w:r>
          </w:p>
        </w:tc>
      </w:tr>
      <w:tr w:rsidR="00E22A5D" w:rsidRPr="00671C8B" w14:paraId="6BF176F0" w14:textId="77777777" w:rsidTr="00166AF3">
        <w:tc>
          <w:tcPr>
            <w:tcW w:w="1124" w:type="pct"/>
          </w:tcPr>
          <w:p w14:paraId="1EBA5AD3" w14:textId="77777777" w:rsidR="00E22A5D" w:rsidRPr="00671C8B" w:rsidRDefault="00E22A5D" w:rsidP="00166AF3">
            <w:pPr>
              <w:pStyle w:val="TableBody"/>
            </w:pPr>
            <w:r w:rsidRPr="00671C8B">
              <w:t>ACM</w:t>
            </w:r>
          </w:p>
        </w:tc>
        <w:tc>
          <w:tcPr>
            <w:tcW w:w="3876" w:type="pct"/>
          </w:tcPr>
          <w:p w14:paraId="6E3B1715" w14:textId="77777777" w:rsidR="00E22A5D" w:rsidRPr="00671C8B" w:rsidRDefault="00E22A5D" w:rsidP="00166AF3">
            <w:pPr>
              <w:pStyle w:val="TableBody"/>
            </w:pPr>
            <w:r w:rsidRPr="00671C8B">
              <w:t>Accumulated Call Meter</w:t>
            </w:r>
          </w:p>
        </w:tc>
      </w:tr>
      <w:tr w:rsidR="00E22A5D" w:rsidRPr="00671C8B" w14:paraId="050A16C3" w14:textId="77777777" w:rsidTr="00166AF3">
        <w:tc>
          <w:tcPr>
            <w:tcW w:w="1124" w:type="pct"/>
          </w:tcPr>
          <w:p w14:paraId="296CCE33" w14:textId="77777777" w:rsidR="00E22A5D" w:rsidRPr="00671C8B" w:rsidRDefault="00E22A5D" w:rsidP="00166AF3">
            <w:pPr>
              <w:pStyle w:val="TableBody"/>
            </w:pPr>
            <w:r w:rsidRPr="00671C8B">
              <w:t>ADC</w:t>
            </w:r>
          </w:p>
        </w:tc>
        <w:tc>
          <w:tcPr>
            <w:tcW w:w="3876" w:type="pct"/>
          </w:tcPr>
          <w:p w14:paraId="4E2F3B7D" w14:textId="77777777" w:rsidR="00E22A5D" w:rsidRPr="00671C8B" w:rsidRDefault="00E22A5D" w:rsidP="00166AF3">
            <w:pPr>
              <w:pStyle w:val="TableBody"/>
            </w:pPr>
            <w:r w:rsidRPr="00671C8B">
              <w:t>Analog Digital Converter</w:t>
            </w:r>
          </w:p>
        </w:tc>
      </w:tr>
      <w:tr w:rsidR="00E22A5D" w:rsidRPr="00671C8B" w14:paraId="7212B2EE" w14:textId="77777777" w:rsidTr="00166AF3">
        <w:tc>
          <w:tcPr>
            <w:tcW w:w="1124" w:type="pct"/>
          </w:tcPr>
          <w:p w14:paraId="6F17DCFA" w14:textId="77777777" w:rsidR="00E22A5D" w:rsidRPr="00671C8B" w:rsidRDefault="00E22A5D" w:rsidP="00166AF3">
            <w:pPr>
              <w:pStyle w:val="TableBody"/>
            </w:pPr>
            <w:r w:rsidRPr="00671C8B">
              <w:t>ADN</w:t>
            </w:r>
          </w:p>
        </w:tc>
        <w:tc>
          <w:tcPr>
            <w:tcW w:w="3876" w:type="pct"/>
          </w:tcPr>
          <w:p w14:paraId="01854E1F" w14:textId="77777777" w:rsidR="00E22A5D" w:rsidRPr="00671C8B" w:rsidRDefault="00E22A5D" w:rsidP="00166AF3">
            <w:pPr>
              <w:pStyle w:val="TableBody"/>
            </w:pPr>
            <w:r w:rsidRPr="00671C8B">
              <w:t>Abbreviated Dialing Number (Phonebook)</w:t>
            </w:r>
          </w:p>
        </w:tc>
      </w:tr>
      <w:tr w:rsidR="00E22A5D" w:rsidRPr="00671C8B" w14:paraId="454184BB" w14:textId="77777777" w:rsidTr="00166AF3">
        <w:tc>
          <w:tcPr>
            <w:tcW w:w="1124" w:type="pct"/>
          </w:tcPr>
          <w:p w14:paraId="52675317" w14:textId="77777777" w:rsidR="00E22A5D" w:rsidRPr="00671C8B" w:rsidRDefault="00E22A5D" w:rsidP="00166AF3">
            <w:pPr>
              <w:pStyle w:val="TableBody"/>
            </w:pPr>
            <w:r w:rsidRPr="00671C8B">
              <w:t>AMR</w:t>
            </w:r>
          </w:p>
        </w:tc>
        <w:tc>
          <w:tcPr>
            <w:tcW w:w="3876" w:type="pct"/>
          </w:tcPr>
          <w:p w14:paraId="60EB7DAF" w14:textId="77777777" w:rsidR="00E22A5D" w:rsidRPr="00671C8B" w:rsidRDefault="00E22A5D" w:rsidP="00166AF3">
            <w:pPr>
              <w:pStyle w:val="TableBody"/>
            </w:pPr>
            <w:r w:rsidRPr="00671C8B">
              <w:t>Adaptive Multi-Rate</w:t>
            </w:r>
          </w:p>
        </w:tc>
      </w:tr>
      <w:tr w:rsidR="00E22A5D" w:rsidRPr="00671C8B" w14:paraId="4B1C402D" w14:textId="77777777" w:rsidTr="00166AF3">
        <w:tc>
          <w:tcPr>
            <w:tcW w:w="1124" w:type="pct"/>
          </w:tcPr>
          <w:p w14:paraId="7D8DD1D2" w14:textId="77777777" w:rsidR="00E22A5D" w:rsidRPr="00671C8B" w:rsidRDefault="00E22A5D" w:rsidP="00166AF3">
            <w:pPr>
              <w:pStyle w:val="TableBody"/>
            </w:pPr>
            <w:r w:rsidRPr="00671C8B">
              <w:t>AMR-FR</w:t>
            </w:r>
          </w:p>
        </w:tc>
        <w:tc>
          <w:tcPr>
            <w:tcW w:w="3876" w:type="pct"/>
          </w:tcPr>
          <w:p w14:paraId="44B767F7" w14:textId="77777777" w:rsidR="00E22A5D" w:rsidRPr="00671C8B" w:rsidRDefault="00E22A5D" w:rsidP="00166AF3">
            <w:pPr>
              <w:pStyle w:val="TableBody"/>
            </w:pPr>
            <w:r w:rsidRPr="00671C8B">
              <w:t>AMR Full Rate (full rate speech version 3)</w:t>
            </w:r>
          </w:p>
        </w:tc>
      </w:tr>
      <w:tr w:rsidR="00E22A5D" w:rsidRPr="00671C8B" w14:paraId="1D5F9FBF" w14:textId="77777777" w:rsidTr="00166AF3">
        <w:tc>
          <w:tcPr>
            <w:tcW w:w="1124" w:type="pct"/>
          </w:tcPr>
          <w:p w14:paraId="15D6E933" w14:textId="77777777" w:rsidR="00E22A5D" w:rsidRPr="00671C8B" w:rsidRDefault="00E22A5D" w:rsidP="00166AF3">
            <w:pPr>
              <w:pStyle w:val="TableBody"/>
            </w:pPr>
            <w:r w:rsidRPr="00671C8B">
              <w:t>AMR-HR</w:t>
            </w:r>
          </w:p>
        </w:tc>
        <w:tc>
          <w:tcPr>
            <w:tcW w:w="3876" w:type="pct"/>
          </w:tcPr>
          <w:p w14:paraId="70BCFDC0" w14:textId="77777777" w:rsidR="00E22A5D" w:rsidRPr="00671C8B" w:rsidRDefault="00E22A5D" w:rsidP="00166AF3">
            <w:pPr>
              <w:pStyle w:val="TableBody"/>
            </w:pPr>
            <w:r w:rsidRPr="00671C8B">
              <w:t>AMR Half Rate (half rate speech version 3)</w:t>
            </w:r>
          </w:p>
        </w:tc>
      </w:tr>
      <w:tr w:rsidR="00E22A5D" w:rsidRPr="00671C8B" w14:paraId="2F52AD5B" w14:textId="77777777" w:rsidTr="00166AF3">
        <w:tc>
          <w:tcPr>
            <w:tcW w:w="1124" w:type="pct"/>
          </w:tcPr>
          <w:p w14:paraId="78801290" w14:textId="77777777" w:rsidR="00E22A5D" w:rsidRPr="00671C8B" w:rsidRDefault="00E22A5D" w:rsidP="00166AF3">
            <w:pPr>
              <w:pStyle w:val="TableBody"/>
            </w:pPr>
            <w:r w:rsidRPr="00671C8B">
              <w:t>AOC</w:t>
            </w:r>
          </w:p>
        </w:tc>
        <w:tc>
          <w:tcPr>
            <w:tcW w:w="3876" w:type="pct"/>
          </w:tcPr>
          <w:p w14:paraId="645516A5" w14:textId="77777777" w:rsidR="00E22A5D" w:rsidRPr="00671C8B" w:rsidRDefault="00E22A5D" w:rsidP="00166AF3">
            <w:pPr>
              <w:pStyle w:val="TableBody"/>
            </w:pPr>
            <w:r w:rsidRPr="00671C8B">
              <w:t>Advice Of Charge</w:t>
            </w:r>
          </w:p>
        </w:tc>
      </w:tr>
      <w:tr w:rsidR="00E22A5D" w:rsidRPr="00671C8B" w14:paraId="0A399F21" w14:textId="77777777" w:rsidTr="00166AF3">
        <w:tc>
          <w:tcPr>
            <w:tcW w:w="1124" w:type="pct"/>
          </w:tcPr>
          <w:p w14:paraId="11D147BD" w14:textId="77777777" w:rsidR="00E22A5D" w:rsidRPr="00671C8B" w:rsidRDefault="00E22A5D" w:rsidP="00166AF3">
            <w:pPr>
              <w:pStyle w:val="TableBody"/>
            </w:pPr>
            <w:r w:rsidRPr="00671C8B">
              <w:t>APN</w:t>
            </w:r>
          </w:p>
        </w:tc>
        <w:tc>
          <w:tcPr>
            <w:tcW w:w="3876" w:type="pct"/>
          </w:tcPr>
          <w:p w14:paraId="24B9E2AC" w14:textId="77777777" w:rsidR="00E22A5D" w:rsidRPr="00671C8B" w:rsidRDefault="00E22A5D" w:rsidP="00166AF3">
            <w:pPr>
              <w:pStyle w:val="TableBody"/>
            </w:pPr>
            <w:r w:rsidRPr="00671C8B">
              <w:t>Access Point Name</w:t>
            </w:r>
          </w:p>
        </w:tc>
      </w:tr>
      <w:tr w:rsidR="00E22A5D" w:rsidRPr="00671C8B" w14:paraId="6C11FD9D" w14:textId="77777777" w:rsidTr="00166AF3">
        <w:tc>
          <w:tcPr>
            <w:tcW w:w="1124" w:type="pct"/>
          </w:tcPr>
          <w:p w14:paraId="5F9A62C5" w14:textId="77777777" w:rsidR="00E22A5D" w:rsidRPr="00671C8B" w:rsidRDefault="00E22A5D" w:rsidP="00166AF3">
            <w:pPr>
              <w:pStyle w:val="TableBody"/>
            </w:pPr>
            <w:r w:rsidRPr="00671C8B">
              <w:t>ARN</w:t>
            </w:r>
          </w:p>
        </w:tc>
        <w:tc>
          <w:tcPr>
            <w:tcW w:w="3876" w:type="pct"/>
          </w:tcPr>
          <w:p w14:paraId="40CBF8BB" w14:textId="77777777" w:rsidR="00E22A5D" w:rsidRPr="00671C8B" w:rsidRDefault="00E22A5D" w:rsidP="00166AF3">
            <w:pPr>
              <w:pStyle w:val="TableBody"/>
            </w:pPr>
            <w:r w:rsidRPr="00671C8B">
              <w:t>Address Resolution Protocol</w:t>
            </w:r>
          </w:p>
        </w:tc>
      </w:tr>
      <w:tr w:rsidR="00E22A5D" w:rsidRPr="00671C8B" w14:paraId="7D8C3248" w14:textId="77777777" w:rsidTr="00166AF3">
        <w:tc>
          <w:tcPr>
            <w:tcW w:w="1124" w:type="pct"/>
          </w:tcPr>
          <w:p w14:paraId="093B6E85" w14:textId="77777777" w:rsidR="00E22A5D" w:rsidRPr="00671C8B" w:rsidRDefault="00E22A5D" w:rsidP="00166AF3">
            <w:pPr>
              <w:pStyle w:val="TableBody"/>
            </w:pPr>
            <w:r w:rsidRPr="00671C8B">
              <w:t>ARFCN</w:t>
            </w:r>
          </w:p>
        </w:tc>
        <w:tc>
          <w:tcPr>
            <w:tcW w:w="3876" w:type="pct"/>
          </w:tcPr>
          <w:p w14:paraId="480B88CE" w14:textId="77777777" w:rsidR="00E22A5D" w:rsidRPr="00671C8B" w:rsidRDefault="00E22A5D" w:rsidP="00166AF3">
            <w:pPr>
              <w:pStyle w:val="TableBody"/>
            </w:pPr>
            <w:r w:rsidRPr="00671C8B">
              <w:t>Absolute Radio Frequency Channel Number</w:t>
            </w:r>
          </w:p>
        </w:tc>
      </w:tr>
      <w:tr w:rsidR="00E22A5D" w:rsidRPr="00671C8B" w14:paraId="55188680" w14:textId="77777777" w:rsidTr="00166AF3">
        <w:tc>
          <w:tcPr>
            <w:tcW w:w="1124" w:type="pct"/>
          </w:tcPr>
          <w:p w14:paraId="0671E022" w14:textId="77777777" w:rsidR="00E22A5D" w:rsidRPr="00671C8B" w:rsidRDefault="00E22A5D" w:rsidP="00166AF3">
            <w:pPr>
              <w:pStyle w:val="TableBody"/>
            </w:pPr>
            <w:r w:rsidRPr="00671C8B">
              <w:t>ASCII</w:t>
            </w:r>
          </w:p>
        </w:tc>
        <w:tc>
          <w:tcPr>
            <w:tcW w:w="3876" w:type="pct"/>
          </w:tcPr>
          <w:p w14:paraId="59B02216" w14:textId="77777777" w:rsidR="00E22A5D" w:rsidRPr="00671C8B" w:rsidRDefault="00E22A5D" w:rsidP="00166AF3">
            <w:pPr>
              <w:pStyle w:val="TableBody"/>
            </w:pPr>
            <w:r w:rsidRPr="00671C8B">
              <w:t>American Standard Code for Information Interchange</w:t>
            </w:r>
          </w:p>
        </w:tc>
      </w:tr>
      <w:tr w:rsidR="00E22A5D" w:rsidRPr="00671C8B" w14:paraId="219D04CF" w14:textId="77777777" w:rsidTr="00166AF3">
        <w:tc>
          <w:tcPr>
            <w:tcW w:w="1124" w:type="pct"/>
          </w:tcPr>
          <w:p w14:paraId="28ECB48B" w14:textId="77777777" w:rsidR="00E22A5D" w:rsidRPr="00671C8B" w:rsidRDefault="00E22A5D" w:rsidP="00166AF3">
            <w:pPr>
              <w:pStyle w:val="TableBody"/>
            </w:pPr>
            <w:r w:rsidRPr="00671C8B">
              <w:t xml:space="preserve">AT </w:t>
            </w:r>
          </w:p>
        </w:tc>
        <w:tc>
          <w:tcPr>
            <w:tcW w:w="3876" w:type="pct"/>
          </w:tcPr>
          <w:p w14:paraId="1BD6FC62" w14:textId="77777777" w:rsidR="00E22A5D" w:rsidRPr="00671C8B" w:rsidRDefault="00E22A5D" w:rsidP="00166AF3">
            <w:pPr>
              <w:pStyle w:val="TableBody"/>
            </w:pPr>
            <w:r w:rsidRPr="00671C8B">
              <w:t>ATtention; Hayes Standard AT command Set</w:t>
            </w:r>
          </w:p>
        </w:tc>
      </w:tr>
      <w:tr w:rsidR="00E22A5D" w:rsidRPr="00671C8B" w14:paraId="52F461CB" w14:textId="77777777" w:rsidTr="00166AF3">
        <w:tc>
          <w:tcPr>
            <w:tcW w:w="1124" w:type="pct"/>
          </w:tcPr>
          <w:p w14:paraId="1FCE3E6F" w14:textId="77777777" w:rsidR="00E22A5D" w:rsidRPr="00671C8B" w:rsidRDefault="00E22A5D" w:rsidP="00166AF3">
            <w:pPr>
              <w:pStyle w:val="TableBody"/>
            </w:pPr>
            <w:r w:rsidRPr="00671C8B">
              <w:t>BCCH</w:t>
            </w:r>
          </w:p>
        </w:tc>
        <w:tc>
          <w:tcPr>
            <w:tcW w:w="3876" w:type="pct"/>
          </w:tcPr>
          <w:p w14:paraId="463DFBDF" w14:textId="77777777" w:rsidR="00E22A5D" w:rsidRPr="00671C8B" w:rsidRDefault="00E22A5D" w:rsidP="00166AF3">
            <w:pPr>
              <w:pStyle w:val="TableBody"/>
            </w:pPr>
            <w:r w:rsidRPr="00671C8B">
              <w:t>Broadcast Channel</w:t>
            </w:r>
          </w:p>
        </w:tc>
      </w:tr>
      <w:tr w:rsidR="00E22A5D" w:rsidRPr="00671C8B" w14:paraId="094C4DFF" w14:textId="77777777" w:rsidTr="00166AF3">
        <w:tc>
          <w:tcPr>
            <w:tcW w:w="1124" w:type="pct"/>
          </w:tcPr>
          <w:p w14:paraId="0458830A" w14:textId="77777777" w:rsidR="00E22A5D" w:rsidRPr="00671C8B" w:rsidRDefault="00E22A5D" w:rsidP="00166AF3">
            <w:pPr>
              <w:pStyle w:val="TableBody"/>
            </w:pPr>
            <w:r w:rsidRPr="00671C8B">
              <w:t>BER</w:t>
            </w:r>
          </w:p>
        </w:tc>
        <w:tc>
          <w:tcPr>
            <w:tcW w:w="3876" w:type="pct"/>
          </w:tcPr>
          <w:p w14:paraId="52A7C563" w14:textId="77777777" w:rsidR="00E22A5D" w:rsidRPr="00671C8B" w:rsidRDefault="00E22A5D" w:rsidP="00166AF3">
            <w:pPr>
              <w:pStyle w:val="TableBody"/>
            </w:pPr>
            <w:r w:rsidRPr="00671C8B">
              <w:t>Bit Err Rate</w:t>
            </w:r>
          </w:p>
        </w:tc>
      </w:tr>
      <w:tr w:rsidR="00E22A5D" w:rsidRPr="00671C8B" w14:paraId="6D8C934F" w14:textId="77777777" w:rsidTr="00166AF3">
        <w:tc>
          <w:tcPr>
            <w:tcW w:w="1124" w:type="pct"/>
          </w:tcPr>
          <w:p w14:paraId="4F58D9BF" w14:textId="77777777" w:rsidR="00E22A5D" w:rsidRPr="00671C8B" w:rsidRDefault="00E22A5D" w:rsidP="00166AF3">
            <w:pPr>
              <w:pStyle w:val="TableBody"/>
            </w:pPr>
            <w:r w:rsidRPr="00671C8B">
              <w:t>BM</w:t>
            </w:r>
          </w:p>
        </w:tc>
        <w:tc>
          <w:tcPr>
            <w:tcW w:w="3876" w:type="pct"/>
          </w:tcPr>
          <w:p w14:paraId="1EA65160" w14:textId="77777777" w:rsidR="00E22A5D" w:rsidRPr="00671C8B" w:rsidRDefault="00E22A5D" w:rsidP="00166AF3">
            <w:pPr>
              <w:pStyle w:val="TableBody"/>
            </w:pPr>
            <w:r w:rsidRPr="00671C8B">
              <w:t>Broadcast Message Storage</w:t>
            </w:r>
          </w:p>
        </w:tc>
      </w:tr>
      <w:tr w:rsidR="00E22A5D" w:rsidRPr="00671C8B" w14:paraId="7A39B76A" w14:textId="77777777" w:rsidTr="00166AF3">
        <w:tc>
          <w:tcPr>
            <w:tcW w:w="1124" w:type="pct"/>
          </w:tcPr>
          <w:p w14:paraId="44FC29D2" w14:textId="77777777" w:rsidR="00E22A5D" w:rsidRPr="00671C8B" w:rsidRDefault="00E22A5D" w:rsidP="00166AF3">
            <w:pPr>
              <w:pStyle w:val="TableBody"/>
            </w:pPr>
            <w:r w:rsidRPr="00671C8B">
              <w:t>CBM</w:t>
            </w:r>
          </w:p>
        </w:tc>
        <w:tc>
          <w:tcPr>
            <w:tcW w:w="3876" w:type="pct"/>
          </w:tcPr>
          <w:p w14:paraId="18DD3B54" w14:textId="77777777" w:rsidR="00E22A5D" w:rsidRPr="00671C8B" w:rsidRDefault="00E22A5D" w:rsidP="00166AF3">
            <w:pPr>
              <w:pStyle w:val="TableBody"/>
            </w:pPr>
            <w:r w:rsidRPr="00671C8B">
              <w:t>Cell Broadcast Message</w:t>
            </w:r>
          </w:p>
        </w:tc>
      </w:tr>
      <w:tr w:rsidR="00E22A5D" w:rsidRPr="00671C8B" w14:paraId="6DEE942C" w14:textId="77777777" w:rsidTr="00166AF3">
        <w:tc>
          <w:tcPr>
            <w:tcW w:w="1124" w:type="pct"/>
          </w:tcPr>
          <w:p w14:paraId="133E5CAA" w14:textId="77777777" w:rsidR="00E22A5D" w:rsidRPr="00671C8B" w:rsidRDefault="00E22A5D" w:rsidP="00166AF3">
            <w:pPr>
              <w:pStyle w:val="TableBody"/>
            </w:pPr>
            <w:r w:rsidRPr="00671C8B">
              <w:t>CB</w:t>
            </w:r>
          </w:p>
        </w:tc>
        <w:tc>
          <w:tcPr>
            <w:tcW w:w="3876" w:type="pct"/>
          </w:tcPr>
          <w:p w14:paraId="5A75A2AC" w14:textId="77777777" w:rsidR="00E22A5D" w:rsidRPr="00671C8B" w:rsidRDefault="00E22A5D" w:rsidP="00166AF3">
            <w:pPr>
              <w:pStyle w:val="TableBody"/>
            </w:pPr>
            <w:r w:rsidRPr="00671C8B">
              <w:t>Cell Broadcast</w:t>
            </w:r>
          </w:p>
        </w:tc>
      </w:tr>
      <w:tr w:rsidR="00E22A5D" w:rsidRPr="00671C8B" w14:paraId="73AA6D1E" w14:textId="77777777" w:rsidTr="00166AF3">
        <w:tc>
          <w:tcPr>
            <w:tcW w:w="1124" w:type="pct"/>
          </w:tcPr>
          <w:p w14:paraId="74B74734" w14:textId="77777777" w:rsidR="00E22A5D" w:rsidRPr="00671C8B" w:rsidRDefault="00E22A5D" w:rsidP="00166AF3">
            <w:pPr>
              <w:pStyle w:val="TableBody"/>
            </w:pPr>
            <w:r w:rsidRPr="00671C8B">
              <w:t>CCK</w:t>
            </w:r>
          </w:p>
        </w:tc>
        <w:tc>
          <w:tcPr>
            <w:tcW w:w="3876" w:type="pct"/>
          </w:tcPr>
          <w:p w14:paraId="36339365" w14:textId="77777777" w:rsidR="00E22A5D" w:rsidRPr="00671C8B" w:rsidRDefault="00E22A5D" w:rsidP="00166AF3">
            <w:pPr>
              <w:pStyle w:val="TableBody"/>
            </w:pPr>
            <w:r w:rsidRPr="00671C8B">
              <w:t>Corporate Control Key</w:t>
            </w:r>
          </w:p>
        </w:tc>
      </w:tr>
      <w:tr w:rsidR="00E22A5D" w:rsidRPr="00671C8B" w14:paraId="45894707" w14:textId="77777777" w:rsidTr="00166AF3">
        <w:tc>
          <w:tcPr>
            <w:tcW w:w="1124" w:type="pct"/>
          </w:tcPr>
          <w:p w14:paraId="6C291986" w14:textId="77777777" w:rsidR="00E22A5D" w:rsidRPr="00671C8B" w:rsidRDefault="00E22A5D" w:rsidP="00166AF3">
            <w:pPr>
              <w:pStyle w:val="TableBody"/>
            </w:pPr>
            <w:r w:rsidRPr="00671C8B">
              <w:t>CCM</w:t>
            </w:r>
          </w:p>
        </w:tc>
        <w:tc>
          <w:tcPr>
            <w:tcW w:w="3876" w:type="pct"/>
          </w:tcPr>
          <w:p w14:paraId="7FC50CCE" w14:textId="77777777" w:rsidR="00E22A5D" w:rsidRPr="00671C8B" w:rsidRDefault="00E22A5D" w:rsidP="00166AF3">
            <w:pPr>
              <w:pStyle w:val="TableBody"/>
            </w:pPr>
            <w:r w:rsidRPr="00671C8B">
              <w:t>Current Call Meter</w:t>
            </w:r>
          </w:p>
        </w:tc>
      </w:tr>
      <w:tr w:rsidR="00E22A5D" w:rsidRPr="00671C8B" w14:paraId="0731BD22" w14:textId="77777777" w:rsidTr="00166AF3">
        <w:tc>
          <w:tcPr>
            <w:tcW w:w="1124" w:type="pct"/>
          </w:tcPr>
          <w:p w14:paraId="3E76ABB0" w14:textId="77777777" w:rsidR="00E22A5D" w:rsidRPr="00671C8B" w:rsidRDefault="00E22A5D" w:rsidP="00166AF3">
            <w:pPr>
              <w:pStyle w:val="TableBody"/>
            </w:pPr>
            <w:r w:rsidRPr="00671C8B">
              <w:t>CHV</w:t>
            </w:r>
          </w:p>
        </w:tc>
        <w:tc>
          <w:tcPr>
            <w:tcW w:w="3876" w:type="pct"/>
          </w:tcPr>
          <w:p w14:paraId="69A5581A" w14:textId="77777777" w:rsidR="00E22A5D" w:rsidRPr="00671C8B" w:rsidRDefault="00E22A5D" w:rsidP="00166AF3">
            <w:pPr>
              <w:pStyle w:val="TableBody"/>
            </w:pPr>
            <w:r w:rsidRPr="00671C8B">
              <w:t>Card Holder Verification</w:t>
            </w:r>
          </w:p>
        </w:tc>
      </w:tr>
      <w:tr w:rsidR="00E22A5D" w:rsidRPr="00671C8B" w14:paraId="4FC247D7" w14:textId="77777777" w:rsidTr="00166AF3">
        <w:tc>
          <w:tcPr>
            <w:tcW w:w="1124" w:type="pct"/>
          </w:tcPr>
          <w:p w14:paraId="1A31731B" w14:textId="77777777" w:rsidR="00E22A5D" w:rsidRPr="00671C8B" w:rsidRDefault="00E22A5D" w:rsidP="00166AF3">
            <w:pPr>
              <w:pStyle w:val="TableBody"/>
            </w:pPr>
            <w:r w:rsidRPr="00671C8B">
              <w:t>CHAP</w:t>
            </w:r>
          </w:p>
        </w:tc>
        <w:tc>
          <w:tcPr>
            <w:tcW w:w="3876" w:type="pct"/>
          </w:tcPr>
          <w:p w14:paraId="76199DA9" w14:textId="77777777" w:rsidR="00E22A5D" w:rsidRPr="00671C8B" w:rsidRDefault="00E22A5D" w:rsidP="00166AF3">
            <w:pPr>
              <w:pStyle w:val="TableBody"/>
            </w:pPr>
            <w:r w:rsidRPr="00671C8B">
              <w:rPr>
                <w:rFonts w:eastAsia="MS Mincho"/>
              </w:rPr>
              <w:t>Challenge handshake Authentication Protocol</w:t>
            </w:r>
          </w:p>
        </w:tc>
      </w:tr>
      <w:tr w:rsidR="00E22A5D" w:rsidRPr="00671C8B" w14:paraId="06659E5B" w14:textId="77777777" w:rsidTr="00166AF3">
        <w:tc>
          <w:tcPr>
            <w:tcW w:w="1124" w:type="pct"/>
          </w:tcPr>
          <w:p w14:paraId="6B4AEF3A" w14:textId="77777777" w:rsidR="00E22A5D" w:rsidRPr="00671C8B" w:rsidRDefault="00E22A5D" w:rsidP="00166AF3">
            <w:pPr>
              <w:pStyle w:val="TableBody"/>
            </w:pPr>
            <w:r w:rsidRPr="00671C8B">
              <w:t>CI</w:t>
            </w:r>
          </w:p>
        </w:tc>
        <w:tc>
          <w:tcPr>
            <w:tcW w:w="3876" w:type="pct"/>
          </w:tcPr>
          <w:p w14:paraId="34C86208" w14:textId="77777777" w:rsidR="00E22A5D" w:rsidRPr="00671C8B" w:rsidRDefault="00E22A5D" w:rsidP="00166AF3">
            <w:pPr>
              <w:pStyle w:val="TableBody"/>
            </w:pPr>
            <w:r w:rsidRPr="00671C8B">
              <w:t>Cell Identifier</w:t>
            </w:r>
          </w:p>
        </w:tc>
      </w:tr>
      <w:tr w:rsidR="00E22A5D" w:rsidRPr="00671C8B" w14:paraId="52789E9F" w14:textId="77777777" w:rsidTr="00166AF3">
        <w:tc>
          <w:tcPr>
            <w:tcW w:w="1124" w:type="pct"/>
          </w:tcPr>
          <w:p w14:paraId="0378CD8C" w14:textId="77777777" w:rsidR="00E22A5D" w:rsidRPr="00671C8B" w:rsidRDefault="00E22A5D" w:rsidP="00166AF3">
            <w:pPr>
              <w:pStyle w:val="TableBody"/>
            </w:pPr>
            <w:r w:rsidRPr="00671C8B">
              <w:t>CLI</w:t>
            </w:r>
          </w:p>
        </w:tc>
        <w:tc>
          <w:tcPr>
            <w:tcW w:w="3876" w:type="pct"/>
          </w:tcPr>
          <w:p w14:paraId="4C722815" w14:textId="77777777" w:rsidR="00E22A5D" w:rsidRPr="00671C8B" w:rsidRDefault="00E22A5D" w:rsidP="00166AF3">
            <w:pPr>
              <w:pStyle w:val="TableBody"/>
            </w:pPr>
            <w:r w:rsidRPr="00671C8B">
              <w:t>Client Line Identification</w:t>
            </w:r>
          </w:p>
        </w:tc>
      </w:tr>
      <w:tr w:rsidR="00E22A5D" w:rsidRPr="00671C8B" w14:paraId="5F626FBF" w14:textId="77777777" w:rsidTr="00166AF3">
        <w:tc>
          <w:tcPr>
            <w:tcW w:w="1124" w:type="pct"/>
          </w:tcPr>
          <w:p w14:paraId="786A104D" w14:textId="77777777" w:rsidR="00E22A5D" w:rsidRPr="00671C8B" w:rsidRDefault="00E22A5D" w:rsidP="00166AF3">
            <w:pPr>
              <w:pStyle w:val="TableBody"/>
            </w:pPr>
            <w:r w:rsidRPr="00671C8B">
              <w:t>CNL</w:t>
            </w:r>
          </w:p>
        </w:tc>
        <w:tc>
          <w:tcPr>
            <w:tcW w:w="3876" w:type="pct"/>
          </w:tcPr>
          <w:p w14:paraId="1800524F" w14:textId="77777777" w:rsidR="00E22A5D" w:rsidRPr="00671C8B" w:rsidRDefault="00E22A5D" w:rsidP="00166AF3">
            <w:pPr>
              <w:pStyle w:val="TableBody"/>
            </w:pPr>
            <w:r w:rsidRPr="00671C8B">
              <w:t>Cooperative Network List</w:t>
            </w:r>
          </w:p>
        </w:tc>
      </w:tr>
      <w:tr w:rsidR="00E22A5D" w:rsidRPr="00671C8B" w14:paraId="3FA65319" w14:textId="77777777" w:rsidTr="00166AF3">
        <w:tc>
          <w:tcPr>
            <w:tcW w:w="1124" w:type="pct"/>
          </w:tcPr>
          <w:p w14:paraId="5E65E46D" w14:textId="77777777" w:rsidR="00E22A5D" w:rsidRPr="00671C8B" w:rsidRDefault="00E22A5D" w:rsidP="00166AF3">
            <w:pPr>
              <w:pStyle w:val="TableBody"/>
            </w:pPr>
            <w:r w:rsidRPr="00671C8B">
              <w:t>CODEC</w:t>
            </w:r>
          </w:p>
        </w:tc>
        <w:tc>
          <w:tcPr>
            <w:tcW w:w="3876" w:type="pct"/>
          </w:tcPr>
          <w:p w14:paraId="05F914F9" w14:textId="77777777" w:rsidR="00E22A5D" w:rsidRPr="00671C8B" w:rsidRDefault="00E22A5D" w:rsidP="00166AF3">
            <w:pPr>
              <w:pStyle w:val="TableBody"/>
            </w:pPr>
            <w:r w:rsidRPr="00671C8B">
              <w:t>Coder Decoder</w:t>
            </w:r>
          </w:p>
        </w:tc>
      </w:tr>
      <w:tr w:rsidR="00E22A5D" w:rsidRPr="00671C8B" w14:paraId="660709A1" w14:textId="77777777" w:rsidTr="00166AF3">
        <w:tc>
          <w:tcPr>
            <w:tcW w:w="1124" w:type="pct"/>
          </w:tcPr>
          <w:p w14:paraId="6ACEBA39" w14:textId="77777777" w:rsidR="00E22A5D" w:rsidRPr="00671C8B" w:rsidRDefault="00E22A5D" w:rsidP="00166AF3">
            <w:pPr>
              <w:pStyle w:val="TableBody"/>
            </w:pPr>
            <w:r w:rsidRPr="00671C8B">
              <w:t>COLP</w:t>
            </w:r>
          </w:p>
        </w:tc>
        <w:tc>
          <w:tcPr>
            <w:tcW w:w="3876" w:type="pct"/>
          </w:tcPr>
          <w:p w14:paraId="17CB1C3D" w14:textId="77777777" w:rsidR="00E22A5D" w:rsidRPr="00671C8B" w:rsidRDefault="00E22A5D" w:rsidP="00166AF3">
            <w:pPr>
              <w:pStyle w:val="TableBody"/>
            </w:pPr>
            <w:r w:rsidRPr="00671C8B">
              <w:t>Connected Line Identification Presentation</w:t>
            </w:r>
          </w:p>
        </w:tc>
      </w:tr>
      <w:tr w:rsidR="00E22A5D" w:rsidRPr="00671C8B" w14:paraId="7A59B600" w14:textId="77777777" w:rsidTr="00166AF3">
        <w:tc>
          <w:tcPr>
            <w:tcW w:w="1124" w:type="pct"/>
          </w:tcPr>
          <w:p w14:paraId="37094B8B" w14:textId="77777777" w:rsidR="00E22A5D" w:rsidRPr="00671C8B" w:rsidRDefault="00E22A5D" w:rsidP="00166AF3">
            <w:pPr>
              <w:pStyle w:val="TableBody"/>
            </w:pPr>
            <w:r w:rsidRPr="00671C8B">
              <w:t>CPHS</w:t>
            </w:r>
          </w:p>
        </w:tc>
        <w:tc>
          <w:tcPr>
            <w:tcW w:w="3876" w:type="pct"/>
          </w:tcPr>
          <w:p w14:paraId="7AA3D61B" w14:textId="77777777" w:rsidR="00E22A5D" w:rsidRPr="00671C8B" w:rsidRDefault="00E22A5D" w:rsidP="00166AF3">
            <w:pPr>
              <w:pStyle w:val="TableBody"/>
            </w:pPr>
            <w:r w:rsidRPr="00671C8B">
              <w:t>Common PCN Handset Specification</w:t>
            </w:r>
          </w:p>
        </w:tc>
      </w:tr>
      <w:tr w:rsidR="00E22A5D" w:rsidRPr="00671C8B" w14:paraId="13A4BF65" w14:textId="77777777" w:rsidTr="00166AF3">
        <w:tc>
          <w:tcPr>
            <w:tcW w:w="1124" w:type="pct"/>
          </w:tcPr>
          <w:p w14:paraId="5EA8294A" w14:textId="77777777" w:rsidR="00E22A5D" w:rsidRPr="00671C8B" w:rsidRDefault="00E22A5D" w:rsidP="00166AF3">
            <w:pPr>
              <w:pStyle w:val="TableBody"/>
            </w:pPr>
            <w:r w:rsidRPr="00671C8B">
              <w:t xml:space="preserve">CPU </w:t>
            </w:r>
          </w:p>
        </w:tc>
        <w:tc>
          <w:tcPr>
            <w:tcW w:w="3876" w:type="pct"/>
          </w:tcPr>
          <w:p w14:paraId="7444EF7F" w14:textId="77777777" w:rsidR="00E22A5D" w:rsidRPr="00671C8B" w:rsidRDefault="00E22A5D" w:rsidP="00166AF3">
            <w:pPr>
              <w:pStyle w:val="TableBody"/>
            </w:pPr>
            <w:r w:rsidRPr="00671C8B">
              <w:t>Central Processing Unit</w:t>
            </w:r>
          </w:p>
        </w:tc>
      </w:tr>
      <w:tr w:rsidR="00E22A5D" w:rsidRPr="00671C8B" w14:paraId="6ED27472" w14:textId="77777777" w:rsidTr="00166AF3">
        <w:tc>
          <w:tcPr>
            <w:tcW w:w="1124" w:type="pct"/>
          </w:tcPr>
          <w:p w14:paraId="324F3AAB" w14:textId="77777777" w:rsidR="00E22A5D" w:rsidRPr="00671C8B" w:rsidRDefault="00E22A5D" w:rsidP="00166AF3">
            <w:pPr>
              <w:pStyle w:val="TableBody"/>
            </w:pPr>
            <w:r w:rsidRPr="00671C8B">
              <w:lastRenderedPageBreak/>
              <w:t>CSD</w:t>
            </w:r>
          </w:p>
        </w:tc>
        <w:tc>
          <w:tcPr>
            <w:tcW w:w="3876" w:type="pct"/>
          </w:tcPr>
          <w:p w14:paraId="248A75B5" w14:textId="77777777" w:rsidR="00E22A5D" w:rsidRPr="00671C8B" w:rsidRDefault="00E22A5D" w:rsidP="00166AF3">
            <w:pPr>
              <w:pStyle w:val="TableBody"/>
            </w:pPr>
            <w:r w:rsidRPr="00671C8B">
              <w:t xml:space="preserve">Circuit Switched Data </w:t>
            </w:r>
          </w:p>
        </w:tc>
      </w:tr>
      <w:tr w:rsidR="00E22A5D" w:rsidRPr="00671C8B" w14:paraId="0CE6AFF2" w14:textId="77777777" w:rsidTr="00166AF3">
        <w:tc>
          <w:tcPr>
            <w:tcW w:w="1124" w:type="pct"/>
          </w:tcPr>
          <w:p w14:paraId="1ACA357F" w14:textId="77777777" w:rsidR="00E22A5D" w:rsidRPr="00671C8B" w:rsidRDefault="00E22A5D" w:rsidP="00166AF3">
            <w:pPr>
              <w:pStyle w:val="TableBody"/>
            </w:pPr>
            <w:r w:rsidRPr="00671C8B">
              <w:t>CSP</w:t>
            </w:r>
          </w:p>
        </w:tc>
        <w:tc>
          <w:tcPr>
            <w:tcW w:w="3876" w:type="pct"/>
          </w:tcPr>
          <w:p w14:paraId="5A731B2F" w14:textId="77777777" w:rsidR="00E22A5D" w:rsidRPr="00671C8B" w:rsidRDefault="00E22A5D" w:rsidP="00166AF3">
            <w:pPr>
              <w:pStyle w:val="TableBody"/>
            </w:pPr>
            <w:r w:rsidRPr="00671C8B">
              <w:t xml:space="preserve">Customer Service Profile  </w:t>
            </w:r>
          </w:p>
        </w:tc>
      </w:tr>
      <w:tr w:rsidR="00E22A5D" w:rsidRPr="00671C8B" w14:paraId="664EF46C" w14:textId="77777777" w:rsidTr="00166AF3">
        <w:tc>
          <w:tcPr>
            <w:tcW w:w="1124" w:type="pct"/>
          </w:tcPr>
          <w:p w14:paraId="08F8908A" w14:textId="77777777" w:rsidR="00E22A5D" w:rsidRPr="00671C8B" w:rsidRDefault="00E22A5D" w:rsidP="00166AF3">
            <w:pPr>
              <w:pStyle w:val="TableBody"/>
            </w:pPr>
            <w:r w:rsidRPr="00671C8B">
              <w:t>CTM</w:t>
            </w:r>
          </w:p>
        </w:tc>
        <w:tc>
          <w:tcPr>
            <w:tcW w:w="3876" w:type="pct"/>
          </w:tcPr>
          <w:p w14:paraId="42CDA565" w14:textId="77777777" w:rsidR="00E22A5D" w:rsidRPr="00671C8B" w:rsidRDefault="00E22A5D" w:rsidP="00166AF3">
            <w:pPr>
              <w:pStyle w:val="TableBody"/>
            </w:pPr>
            <w:r w:rsidRPr="00671C8B">
              <w:t>Cellular Text telephone Modem</w:t>
            </w:r>
          </w:p>
        </w:tc>
      </w:tr>
      <w:tr w:rsidR="00E22A5D" w:rsidRPr="00671C8B" w14:paraId="55CEF1FC" w14:textId="77777777" w:rsidTr="00166AF3">
        <w:tc>
          <w:tcPr>
            <w:tcW w:w="1124" w:type="pct"/>
          </w:tcPr>
          <w:p w14:paraId="7E03C02D" w14:textId="77777777" w:rsidR="00E22A5D" w:rsidRPr="00671C8B" w:rsidRDefault="00E22A5D" w:rsidP="00166AF3">
            <w:pPr>
              <w:pStyle w:val="TableBody"/>
            </w:pPr>
            <w:r w:rsidRPr="00671C8B">
              <w:t>CTS</w:t>
            </w:r>
          </w:p>
        </w:tc>
        <w:tc>
          <w:tcPr>
            <w:tcW w:w="3876" w:type="pct"/>
          </w:tcPr>
          <w:p w14:paraId="70F08298" w14:textId="77777777" w:rsidR="00E22A5D" w:rsidRPr="00671C8B" w:rsidRDefault="00E22A5D" w:rsidP="00166AF3">
            <w:pPr>
              <w:pStyle w:val="TableBody"/>
            </w:pPr>
            <w:r w:rsidRPr="00671C8B">
              <w:t>Clear To Send signal</w:t>
            </w:r>
          </w:p>
        </w:tc>
      </w:tr>
      <w:tr w:rsidR="00E22A5D" w:rsidRPr="00671C8B" w14:paraId="3F3682D5" w14:textId="77777777" w:rsidTr="00166AF3">
        <w:tc>
          <w:tcPr>
            <w:tcW w:w="1124" w:type="pct"/>
          </w:tcPr>
          <w:p w14:paraId="7F26389E" w14:textId="77777777" w:rsidR="00E22A5D" w:rsidRPr="00671C8B" w:rsidRDefault="00E22A5D" w:rsidP="00166AF3">
            <w:pPr>
              <w:pStyle w:val="TableBody"/>
            </w:pPr>
            <w:r w:rsidRPr="00671C8B">
              <w:t>CUG</w:t>
            </w:r>
          </w:p>
        </w:tc>
        <w:tc>
          <w:tcPr>
            <w:tcW w:w="3876" w:type="pct"/>
          </w:tcPr>
          <w:p w14:paraId="78571110" w14:textId="77777777" w:rsidR="00E22A5D" w:rsidRPr="00671C8B" w:rsidRDefault="00E22A5D" w:rsidP="00166AF3">
            <w:pPr>
              <w:pStyle w:val="TableBody"/>
            </w:pPr>
            <w:r w:rsidRPr="00671C8B">
              <w:t>Closed User Group</w:t>
            </w:r>
          </w:p>
        </w:tc>
      </w:tr>
      <w:tr w:rsidR="00E22A5D" w:rsidRPr="00671C8B" w14:paraId="3747F8C6" w14:textId="77777777" w:rsidTr="00166AF3">
        <w:tc>
          <w:tcPr>
            <w:tcW w:w="1124" w:type="pct"/>
          </w:tcPr>
          <w:p w14:paraId="2945EE23" w14:textId="77777777" w:rsidR="00E22A5D" w:rsidRPr="00671C8B" w:rsidRDefault="00E22A5D" w:rsidP="00166AF3">
            <w:pPr>
              <w:pStyle w:val="TableBody"/>
            </w:pPr>
            <w:r w:rsidRPr="00671C8B">
              <w:t>DAC</w:t>
            </w:r>
          </w:p>
        </w:tc>
        <w:tc>
          <w:tcPr>
            <w:tcW w:w="3876" w:type="pct"/>
          </w:tcPr>
          <w:p w14:paraId="7ACD7680" w14:textId="77777777" w:rsidR="00E22A5D" w:rsidRPr="00671C8B" w:rsidRDefault="00E22A5D" w:rsidP="00166AF3">
            <w:pPr>
              <w:pStyle w:val="TableBody"/>
            </w:pPr>
            <w:r w:rsidRPr="00671C8B">
              <w:t>Digital to Analog Converter</w:t>
            </w:r>
          </w:p>
        </w:tc>
      </w:tr>
      <w:tr w:rsidR="00E22A5D" w:rsidRPr="00671C8B" w14:paraId="1DD92F13" w14:textId="77777777" w:rsidTr="00166AF3">
        <w:tc>
          <w:tcPr>
            <w:tcW w:w="1124" w:type="pct"/>
          </w:tcPr>
          <w:p w14:paraId="5F1F8989" w14:textId="77777777" w:rsidR="00E22A5D" w:rsidRPr="00671C8B" w:rsidRDefault="00E22A5D" w:rsidP="00166AF3">
            <w:pPr>
              <w:pStyle w:val="TableBody"/>
            </w:pPr>
            <w:r w:rsidRPr="00671C8B">
              <w:t>DCS</w:t>
            </w:r>
          </w:p>
        </w:tc>
        <w:tc>
          <w:tcPr>
            <w:tcW w:w="3876" w:type="pct"/>
          </w:tcPr>
          <w:p w14:paraId="57EC4328" w14:textId="77777777" w:rsidR="00E22A5D" w:rsidRPr="00671C8B" w:rsidRDefault="00E22A5D" w:rsidP="00166AF3">
            <w:pPr>
              <w:pStyle w:val="TableBody"/>
            </w:pPr>
            <w:r w:rsidRPr="00671C8B">
              <w:t>Digital Cellular System</w:t>
            </w:r>
          </w:p>
        </w:tc>
      </w:tr>
      <w:tr w:rsidR="00E22A5D" w:rsidRPr="00671C8B" w14:paraId="0A891FA6" w14:textId="77777777" w:rsidTr="00166AF3">
        <w:tc>
          <w:tcPr>
            <w:tcW w:w="1124" w:type="pct"/>
          </w:tcPr>
          <w:p w14:paraId="2FEFA1B4" w14:textId="77777777" w:rsidR="00E22A5D" w:rsidRPr="00671C8B" w:rsidRDefault="00E22A5D" w:rsidP="00166AF3">
            <w:pPr>
              <w:pStyle w:val="TableBody"/>
            </w:pPr>
            <w:r w:rsidRPr="00671C8B">
              <w:t>DCE</w:t>
            </w:r>
          </w:p>
        </w:tc>
        <w:tc>
          <w:tcPr>
            <w:tcW w:w="3876" w:type="pct"/>
          </w:tcPr>
          <w:p w14:paraId="171B39E7" w14:textId="77777777" w:rsidR="00E22A5D" w:rsidRPr="00671C8B" w:rsidRDefault="00E22A5D" w:rsidP="00166AF3">
            <w:pPr>
              <w:pStyle w:val="TableBody"/>
            </w:pPr>
            <w:r w:rsidRPr="00671C8B">
              <w:t>Data Circuit Equipment</w:t>
            </w:r>
          </w:p>
        </w:tc>
      </w:tr>
      <w:tr w:rsidR="00E22A5D" w:rsidRPr="00671C8B" w14:paraId="708DD7E7" w14:textId="77777777" w:rsidTr="00166AF3">
        <w:tc>
          <w:tcPr>
            <w:tcW w:w="1124" w:type="pct"/>
          </w:tcPr>
          <w:p w14:paraId="498FD6C8" w14:textId="77777777" w:rsidR="00E22A5D" w:rsidRPr="00671C8B" w:rsidRDefault="00E22A5D" w:rsidP="00166AF3">
            <w:pPr>
              <w:pStyle w:val="TableBody"/>
            </w:pPr>
            <w:r w:rsidRPr="00671C8B">
              <w:t>DCD</w:t>
            </w:r>
          </w:p>
        </w:tc>
        <w:tc>
          <w:tcPr>
            <w:tcW w:w="3876" w:type="pct"/>
          </w:tcPr>
          <w:p w14:paraId="2E2F8854" w14:textId="77777777" w:rsidR="00E22A5D" w:rsidRPr="00671C8B" w:rsidRDefault="00E22A5D" w:rsidP="00166AF3">
            <w:pPr>
              <w:pStyle w:val="TableBody"/>
            </w:pPr>
            <w:r w:rsidRPr="00671C8B">
              <w:t>Data Carrier Detect</w:t>
            </w:r>
          </w:p>
        </w:tc>
      </w:tr>
      <w:tr w:rsidR="00E22A5D" w:rsidRPr="00671C8B" w14:paraId="5D30AC29" w14:textId="77777777" w:rsidTr="00166AF3">
        <w:tc>
          <w:tcPr>
            <w:tcW w:w="1124" w:type="pct"/>
          </w:tcPr>
          <w:p w14:paraId="0CA0AD83" w14:textId="77777777" w:rsidR="00E22A5D" w:rsidRPr="00671C8B" w:rsidRDefault="00E22A5D" w:rsidP="00166AF3">
            <w:pPr>
              <w:pStyle w:val="TableBody"/>
            </w:pPr>
            <w:r w:rsidRPr="00671C8B">
              <w:t>DLC</w:t>
            </w:r>
          </w:p>
        </w:tc>
        <w:tc>
          <w:tcPr>
            <w:tcW w:w="3876" w:type="pct"/>
          </w:tcPr>
          <w:p w14:paraId="0B2D1FFC" w14:textId="77777777" w:rsidR="00E22A5D" w:rsidRPr="00671C8B" w:rsidRDefault="00E22A5D" w:rsidP="00166AF3">
            <w:pPr>
              <w:pStyle w:val="TableBody"/>
            </w:pPr>
            <w:r w:rsidRPr="00671C8B">
              <w:t>Data Link  Connection</w:t>
            </w:r>
          </w:p>
        </w:tc>
      </w:tr>
      <w:tr w:rsidR="00E22A5D" w:rsidRPr="00671C8B" w14:paraId="72419834" w14:textId="77777777" w:rsidTr="00166AF3">
        <w:tc>
          <w:tcPr>
            <w:tcW w:w="1124" w:type="pct"/>
          </w:tcPr>
          <w:p w14:paraId="2F4981C7" w14:textId="77777777" w:rsidR="00E22A5D" w:rsidRPr="00671C8B" w:rsidRDefault="00E22A5D" w:rsidP="00166AF3">
            <w:pPr>
              <w:pStyle w:val="TableBody"/>
            </w:pPr>
            <w:r w:rsidRPr="00671C8B">
              <w:t>DLCI</w:t>
            </w:r>
          </w:p>
        </w:tc>
        <w:tc>
          <w:tcPr>
            <w:tcW w:w="3876" w:type="pct"/>
          </w:tcPr>
          <w:p w14:paraId="320483D0" w14:textId="77777777" w:rsidR="00E22A5D" w:rsidRPr="00671C8B" w:rsidRDefault="00E22A5D" w:rsidP="00166AF3">
            <w:pPr>
              <w:pStyle w:val="TableBody"/>
            </w:pPr>
            <w:r w:rsidRPr="00671C8B">
              <w:t>Data Link Connection Identifier</w:t>
            </w:r>
          </w:p>
        </w:tc>
      </w:tr>
      <w:tr w:rsidR="00E22A5D" w:rsidRPr="00671C8B" w14:paraId="57DEF5FF" w14:textId="77777777" w:rsidTr="00166AF3">
        <w:tc>
          <w:tcPr>
            <w:tcW w:w="1124" w:type="pct"/>
          </w:tcPr>
          <w:p w14:paraId="5978F455" w14:textId="77777777" w:rsidR="00E22A5D" w:rsidRPr="00671C8B" w:rsidRDefault="00E22A5D" w:rsidP="00166AF3">
            <w:pPr>
              <w:pStyle w:val="TableBody"/>
            </w:pPr>
            <w:r w:rsidRPr="00671C8B">
              <w:t>DM</w:t>
            </w:r>
          </w:p>
        </w:tc>
        <w:tc>
          <w:tcPr>
            <w:tcW w:w="3876" w:type="pct"/>
          </w:tcPr>
          <w:p w14:paraId="10423B05" w14:textId="77777777" w:rsidR="00E22A5D" w:rsidRPr="00671C8B" w:rsidRDefault="00E22A5D" w:rsidP="00166AF3">
            <w:pPr>
              <w:pStyle w:val="TableBody"/>
            </w:pPr>
            <w:r w:rsidRPr="00671C8B">
              <w:t>Device Management</w:t>
            </w:r>
          </w:p>
        </w:tc>
      </w:tr>
      <w:tr w:rsidR="00E22A5D" w:rsidRPr="00671C8B" w14:paraId="1989A465" w14:textId="77777777" w:rsidTr="00166AF3">
        <w:tc>
          <w:tcPr>
            <w:tcW w:w="1124" w:type="pct"/>
          </w:tcPr>
          <w:p w14:paraId="1F9026E8" w14:textId="77777777" w:rsidR="00E22A5D" w:rsidRPr="00671C8B" w:rsidRDefault="00E22A5D" w:rsidP="00166AF3">
            <w:pPr>
              <w:pStyle w:val="TableBody"/>
            </w:pPr>
            <w:r w:rsidRPr="00671C8B">
              <w:t>DNS</w:t>
            </w:r>
          </w:p>
        </w:tc>
        <w:tc>
          <w:tcPr>
            <w:tcW w:w="3876" w:type="pct"/>
          </w:tcPr>
          <w:p w14:paraId="78316200" w14:textId="77777777" w:rsidR="00E22A5D" w:rsidRPr="00671C8B" w:rsidRDefault="00E22A5D" w:rsidP="00166AF3">
            <w:pPr>
              <w:pStyle w:val="TableBody"/>
            </w:pPr>
            <w:r w:rsidRPr="00671C8B">
              <w:t>Domain Name System</w:t>
            </w:r>
          </w:p>
        </w:tc>
      </w:tr>
      <w:tr w:rsidR="00E22A5D" w:rsidRPr="00671C8B" w14:paraId="0E02E416" w14:textId="77777777" w:rsidTr="00166AF3">
        <w:tc>
          <w:tcPr>
            <w:tcW w:w="1124" w:type="pct"/>
          </w:tcPr>
          <w:p w14:paraId="50747D0C" w14:textId="77777777" w:rsidR="00E22A5D" w:rsidRPr="00671C8B" w:rsidRDefault="00E22A5D" w:rsidP="00166AF3">
            <w:pPr>
              <w:pStyle w:val="TableBody"/>
            </w:pPr>
            <w:r w:rsidRPr="00671C8B">
              <w:t>DSR</w:t>
            </w:r>
          </w:p>
        </w:tc>
        <w:tc>
          <w:tcPr>
            <w:tcW w:w="3876" w:type="pct"/>
          </w:tcPr>
          <w:p w14:paraId="1FEE24B5" w14:textId="77777777" w:rsidR="00E22A5D" w:rsidRPr="00671C8B" w:rsidRDefault="00E22A5D" w:rsidP="00166AF3">
            <w:pPr>
              <w:pStyle w:val="TableBody"/>
            </w:pPr>
            <w:r w:rsidRPr="00671C8B">
              <w:t>Data Set Ready</w:t>
            </w:r>
          </w:p>
        </w:tc>
      </w:tr>
      <w:tr w:rsidR="00E22A5D" w:rsidRPr="00671C8B" w14:paraId="2FFDAF3D" w14:textId="77777777" w:rsidTr="00166AF3">
        <w:tc>
          <w:tcPr>
            <w:tcW w:w="1124" w:type="pct"/>
          </w:tcPr>
          <w:p w14:paraId="1FF4D98A" w14:textId="77777777" w:rsidR="00E22A5D" w:rsidRPr="00671C8B" w:rsidRDefault="00E22A5D" w:rsidP="00166AF3">
            <w:pPr>
              <w:pStyle w:val="TableBody"/>
            </w:pPr>
            <w:r w:rsidRPr="00671C8B">
              <w:t>DTE</w:t>
            </w:r>
          </w:p>
        </w:tc>
        <w:tc>
          <w:tcPr>
            <w:tcW w:w="3876" w:type="pct"/>
          </w:tcPr>
          <w:p w14:paraId="0F4A49CB" w14:textId="77777777" w:rsidR="00E22A5D" w:rsidRPr="00671C8B" w:rsidRDefault="00E22A5D" w:rsidP="00166AF3">
            <w:pPr>
              <w:pStyle w:val="TableBody"/>
            </w:pPr>
            <w:r w:rsidRPr="00671C8B">
              <w:t>Date Terminal Equipment</w:t>
            </w:r>
          </w:p>
        </w:tc>
      </w:tr>
      <w:tr w:rsidR="00E22A5D" w:rsidRPr="00671C8B" w14:paraId="5A3B0685" w14:textId="77777777" w:rsidTr="00166AF3">
        <w:tc>
          <w:tcPr>
            <w:tcW w:w="1124" w:type="pct"/>
          </w:tcPr>
          <w:p w14:paraId="32387D5E" w14:textId="77777777" w:rsidR="00E22A5D" w:rsidRPr="00671C8B" w:rsidRDefault="00E22A5D" w:rsidP="00166AF3">
            <w:pPr>
              <w:pStyle w:val="TableBody"/>
            </w:pPr>
            <w:r w:rsidRPr="00671C8B">
              <w:t>DTMF</w:t>
            </w:r>
          </w:p>
        </w:tc>
        <w:tc>
          <w:tcPr>
            <w:tcW w:w="3876" w:type="pct"/>
          </w:tcPr>
          <w:p w14:paraId="3C2E608E" w14:textId="77777777" w:rsidR="00E22A5D" w:rsidRPr="00671C8B" w:rsidRDefault="00E22A5D" w:rsidP="00166AF3">
            <w:pPr>
              <w:pStyle w:val="TableBody"/>
            </w:pPr>
            <w:r w:rsidRPr="00671C8B">
              <w:t>Dual Tone Multi-Frequency</w:t>
            </w:r>
          </w:p>
        </w:tc>
      </w:tr>
      <w:tr w:rsidR="00E22A5D" w:rsidRPr="00671C8B" w14:paraId="5B8DB884" w14:textId="77777777" w:rsidTr="00166AF3">
        <w:tc>
          <w:tcPr>
            <w:tcW w:w="1124" w:type="pct"/>
          </w:tcPr>
          <w:p w14:paraId="2575FB7A" w14:textId="77777777" w:rsidR="00E22A5D" w:rsidRPr="00671C8B" w:rsidRDefault="00E22A5D" w:rsidP="00166AF3">
            <w:pPr>
              <w:pStyle w:val="TableBody"/>
            </w:pPr>
            <w:r w:rsidRPr="00671C8B">
              <w:t>DTR</w:t>
            </w:r>
          </w:p>
        </w:tc>
        <w:tc>
          <w:tcPr>
            <w:tcW w:w="3876" w:type="pct"/>
          </w:tcPr>
          <w:p w14:paraId="3A3D4506" w14:textId="77777777" w:rsidR="00E22A5D" w:rsidRPr="00671C8B" w:rsidRDefault="00E22A5D" w:rsidP="00166AF3">
            <w:pPr>
              <w:pStyle w:val="TableBody"/>
            </w:pPr>
            <w:r w:rsidRPr="00671C8B">
              <w:t>Data Terminal Ready</w:t>
            </w:r>
          </w:p>
        </w:tc>
      </w:tr>
      <w:tr w:rsidR="00E22A5D" w:rsidRPr="00671C8B" w14:paraId="37E2C665" w14:textId="77777777" w:rsidTr="00166AF3">
        <w:tc>
          <w:tcPr>
            <w:tcW w:w="1124" w:type="pct"/>
          </w:tcPr>
          <w:p w14:paraId="66EC88C7" w14:textId="77777777" w:rsidR="00E22A5D" w:rsidRPr="00671C8B" w:rsidRDefault="00E22A5D" w:rsidP="00166AF3">
            <w:pPr>
              <w:pStyle w:val="TableBody"/>
            </w:pPr>
            <w:r w:rsidRPr="00671C8B">
              <w:t>ECC</w:t>
            </w:r>
          </w:p>
        </w:tc>
        <w:tc>
          <w:tcPr>
            <w:tcW w:w="3876" w:type="pct"/>
          </w:tcPr>
          <w:p w14:paraId="1B48188E" w14:textId="77777777" w:rsidR="00E22A5D" w:rsidRPr="00671C8B" w:rsidRDefault="00E22A5D" w:rsidP="00166AF3">
            <w:pPr>
              <w:pStyle w:val="TableBody"/>
            </w:pPr>
            <w:r w:rsidRPr="00671C8B">
              <w:t>Emergency Call Codes</w:t>
            </w:r>
          </w:p>
        </w:tc>
      </w:tr>
      <w:tr w:rsidR="00E22A5D" w:rsidRPr="00671C8B" w14:paraId="32980F3A" w14:textId="77777777" w:rsidTr="00166AF3">
        <w:tc>
          <w:tcPr>
            <w:tcW w:w="1124" w:type="pct"/>
          </w:tcPr>
          <w:p w14:paraId="11E1DD1F" w14:textId="77777777" w:rsidR="00E22A5D" w:rsidRPr="00671C8B" w:rsidRDefault="00E22A5D" w:rsidP="00166AF3">
            <w:pPr>
              <w:pStyle w:val="TableBody"/>
            </w:pPr>
            <w:r w:rsidRPr="00671C8B">
              <w:t>ECM</w:t>
            </w:r>
          </w:p>
        </w:tc>
        <w:tc>
          <w:tcPr>
            <w:tcW w:w="3876" w:type="pct"/>
          </w:tcPr>
          <w:p w14:paraId="20ECAC3B" w14:textId="77777777" w:rsidR="00E22A5D" w:rsidRPr="00671C8B" w:rsidRDefault="00E22A5D" w:rsidP="00166AF3">
            <w:pPr>
              <w:pStyle w:val="TableBody"/>
            </w:pPr>
            <w:r w:rsidRPr="00671C8B">
              <w:t>Error Correction Mode</w:t>
            </w:r>
          </w:p>
        </w:tc>
      </w:tr>
      <w:tr w:rsidR="00E22A5D" w:rsidRPr="00671C8B" w14:paraId="24AD2CA9" w14:textId="77777777" w:rsidTr="00166AF3">
        <w:tc>
          <w:tcPr>
            <w:tcW w:w="1124" w:type="pct"/>
          </w:tcPr>
          <w:p w14:paraId="0E8CFBF7" w14:textId="77777777" w:rsidR="00E22A5D" w:rsidRPr="00671C8B" w:rsidRDefault="00E22A5D" w:rsidP="00166AF3">
            <w:pPr>
              <w:pStyle w:val="TableBody"/>
            </w:pPr>
            <w:r w:rsidRPr="00671C8B">
              <w:t>ECT</w:t>
            </w:r>
          </w:p>
        </w:tc>
        <w:tc>
          <w:tcPr>
            <w:tcW w:w="3876" w:type="pct"/>
          </w:tcPr>
          <w:p w14:paraId="51AAE8AE" w14:textId="77777777" w:rsidR="00E22A5D" w:rsidRPr="00671C8B" w:rsidRDefault="00E22A5D" w:rsidP="00166AF3">
            <w:pPr>
              <w:pStyle w:val="TableBody"/>
            </w:pPr>
            <w:r w:rsidRPr="00671C8B">
              <w:t>Explicit Call Transfer</w:t>
            </w:r>
          </w:p>
        </w:tc>
      </w:tr>
      <w:tr w:rsidR="00E22A5D" w:rsidRPr="00671C8B" w14:paraId="43555625" w14:textId="77777777" w:rsidTr="00166AF3">
        <w:tc>
          <w:tcPr>
            <w:tcW w:w="1124" w:type="pct"/>
          </w:tcPr>
          <w:p w14:paraId="229713E2" w14:textId="77777777" w:rsidR="00E22A5D" w:rsidRPr="00671C8B" w:rsidRDefault="00E22A5D" w:rsidP="00166AF3">
            <w:pPr>
              <w:pStyle w:val="TableBody"/>
            </w:pPr>
            <w:r w:rsidRPr="00671C8B">
              <w:t>EDGE</w:t>
            </w:r>
          </w:p>
        </w:tc>
        <w:tc>
          <w:tcPr>
            <w:tcW w:w="3876" w:type="pct"/>
          </w:tcPr>
          <w:p w14:paraId="18E27954" w14:textId="77777777" w:rsidR="00E22A5D" w:rsidRPr="00671C8B" w:rsidRDefault="00E22A5D" w:rsidP="00166AF3">
            <w:pPr>
              <w:pStyle w:val="TableBody"/>
            </w:pPr>
            <w:r w:rsidRPr="00671C8B">
              <w:t>Enhanced Data rates for GSM Evolution</w:t>
            </w:r>
          </w:p>
        </w:tc>
      </w:tr>
      <w:tr w:rsidR="00E22A5D" w:rsidRPr="00671C8B" w14:paraId="0E84B538" w14:textId="77777777" w:rsidTr="00166AF3">
        <w:tc>
          <w:tcPr>
            <w:tcW w:w="1124" w:type="pct"/>
          </w:tcPr>
          <w:p w14:paraId="3BD69FFC" w14:textId="77777777" w:rsidR="00E22A5D" w:rsidRPr="00671C8B" w:rsidRDefault="00E22A5D" w:rsidP="00166AF3">
            <w:pPr>
              <w:pStyle w:val="TableBody"/>
            </w:pPr>
            <w:r w:rsidRPr="00671C8B">
              <w:t>EEPROM</w:t>
            </w:r>
          </w:p>
        </w:tc>
        <w:tc>
          <w:tcPr>
            <w:tcW w:w="3876" w:type="pct"/>
          </w:tcPr>
          <w:p w14:paraId="33C45885" w14:textId="77777777" w:rsidR="00E22A5D" w:rsidRPr="00671C8B" w:rsidRDefault="00E22A5D" w:rsidP="00166AF3">
            <w:pPr>
              <w:pStyle w:val="TableBody"/>
            </w:pPr>
            <w:r w:rsidRPr="00671C8B">
              <w:t>Electrically Erasable Programming Only Memory</w:t>
            </w:r>
          </w:p>
        </w:tc>
      </w:tr>
      <w:tr w:rsidR="00E22A5D" w:rsidRPr="00671C8B" w14:paraId="34567EC7" w14:textId="77777777" w:rsidTr="00166AF3">
        <w:tc>
          <w:tcPr>
            <w:tcW w:w="1124" w:type="pct"/>
          </w:tcPr>
          <w:p w14:paraId="1428E316" w14:textId="77777777" w:rsidR="00E22A5D" w:rsidRPr="00671C8B" w:rsidRDefault="00E22A5D" w:rsidP="00166AF3">
            <w:pPr>
              <w:pStyle w:val="TableBody"/>
            </w:pPr>
            <w:r w:rsidRPr="00671C8B">
              <w:t>EF</w:t>
            </w:r>
          </w:p>
        </w:tc>
        <w:tc>
          <w:tcPr>
            <w:tcW w:w="3876" w:type="pct"/>
          </w:tcPr>
          <w:p w14:paraId="7F9C903D" w14:textId="77777777" w:rsidR="00E22A5D" w:rsidRPr="00671C8B" w:rsidRDefault="00E22A5D" w:rsidP="00166AF3">
            <w:pPr>
              <w:pStyle w:val="TableBody"/>
            </w:pPr>
            <w:r w:rsidRPr="00671C8B">
              <w:t>Elementary Files</w:t>
            </w:r>
          </w:p>
        </w:tc>
      </w:tr>
      <w:tr w:rsidR="00E22A5D" w:rsidRPr="00671C8B" w14:paraId="52698988" w14:textId="77777777" w:rsidTr="00166AF3">
        <w:tc>
          <w:tcPr>
            <w:tcW w:w="1124" w:type="pct"/>
          </w:tcPr>
          <w:p w14:paraId="754A73A1" w14:textId="77777777" w:rsidR="00E22A5D" w:rsidRPr="00671C8B" w:rsidRDefault="00E22A5D" w:rsidP="00166AF3">
            <w:pPr>
              <w:pStyle w:val="TableBody"/>
            </w:pPr>
            <w:r w:rsidRPr="00671C8B">
              <w:t>EFR</w:t>
            </w:r>
          </w:p>
        </w:tc>
        <w:tc>
          <w:tcPr>
            <w:tcW w:w="3876" w:type="pct"/>
          </w:tcPr>
          <w:p w14:paraId="4442D170" w14:textId="77777777" w:rsidR="00E22A5D" w:rsidRPr="00671C8B" w:rsidRDefault="00E22A5D" w:rsidP="00166AF3">
            <w:pPr>
              <w:pStyle w:val="TableBody"/>
            </w:pPr>
            <w:r w:rsidRPr="00671C8B">
              <w:t>Enhanced Full Rate (full rate speech version 2)</w:t>
            </w:r>
          </w:p>
        </w:tc>
      </w:tr>
      <w:tr w:rsidR="00E22A5D" w:rsidRPr="00671C8B" w14:paraId="02CA7105" w14:textId="77777777" w:rsidTr="00166AF3">
        <w:tc>
          <w:tcPr>
            <w:tcW w:w="1124" w:type="pct"/>
          </w:tcPr>
          <w:p w14:paraId="35CE0A10" w14:textId="77777777" w:rsidR="00E22A5D" w:rsidRPr="00671C8B" w:rsidRDefault="00E22A5D" w:rsidP="00166AF3">
            <w:pPr>
              <w:pStyle w:val="TableBody"/>
            </w:pPr>
            <w:r w:rsidRPr="00671C8B">
              <w:t>EGPRS</w:t>
            </w:r>
          </w:p>
        </w:tc>
        <w:tc>
          <w:tcPr>
            <w:tcW w:w="3876" w:type="pct"/>
          </w:tcPr>
          <w:p w14:paraId="3C64D19E" w14:textId="77777777" w:rsidR="00E22A5D" w:rsidRPr="00671C8B" w:rsidRDefault="00E22A5D" w:rsidP="00166AF3">
            <w:pPr>
              <w:pStyle w:val="TableBody"/>
            </w:pPr>
            <w:r w:rsidRPr="00671C8B">
              <w:t>Enhanced GPRS</w:t>
            </w:r>
          </w:p>
        </w:tc>
      </w:tr>
      <w:tr w:rsidR="00E22A5D" w:rsidRPr="00671C8B" w14:paraId="2B66C714" w14:textId="77777777" w:rsidTr="00166AF3">
        <w:tc>
          <w:tcPr>
            <w:tcW w:w="1124" w:type="pct"/>
          </w:tcPr>
          <w:p w14:paraId="2B5E7F65" w14:textId="77777777" w:rsidR="00E22A5D" w:rsidRPr="00671C8B" w:rsidRDefault="00E22A5D" w:rsidP="00166AF3">
            <w:pPr>
              <w:pStyle w:val="TableBody"/>
            </w:pPr>
            <w:r w:rsidRPr="00671C8B">
              <w:t>ENS</w:t>
            </w:r>
          </w:p>
        </w:tc>
        <w:tc>
          <w:tcPr>
            <w:tcW w:w="3876" w:type="pct"/>
          </w:tcPr>
          <w:p w14:paraId="634A1078" w14:textId="77777777" w:rsidR="00E22A5D" w:rsidRPr="00671C8B" w:rsidRDefault="00E22A5D" w:rsidP="00166AF3">
            <w:pPr>
              <w:pStyle w:val="TableBody"/>
            </w:pPr>
            <w:r w:rsidRPr="00671C8B">
              <w:t>Enhanced Network Selection</w:t>
            </w:r>
          </w:p>
        </w:tc>
      </w:tr>
      <w:tr w:rsidR="00E22A5D" w:rsidRPr="00671C8B" w14:paraId="37C2D9D0" w14:textId="77777777" w:rsidTr="00166AF3">
        <w:tc>
          <w:tcPr>
            <w:tcW w:w="1124" w:type="pct"/>
          </w:tcPr>
          <w:p w14:paraId="20F00AEE" w14:textId="77777777" w:rsidR="00E22A5D" w:rsidRPr="00671C8B" w:rsidRDefault="00E22A5D" w:rsidP="00166AF3">
            <w:pPr>
              <w:pStyle w:val="TableBody"/>
            </w:pPr>
            <w:r w:rsidRPr="00671C8B">
              <w:t xml:space="preserve">E-ONS </w:t>
            </w:r>
          </w:p>
        </w:tc>
        <w:tc>
          <w:tcPr>
            <w:tcW w:w="3876" w:type="pct"/>
          </w:tcPr>
          <w:p w14:paraId="33E01CEF" w14:textId="77777777" w:rsidR="00E22A5D" w:rsidRPr="00671C8B" w:rsidRDefault="00E22A5D" w:rsidP="00166AF3">
            <w:pPr>
              <w:pStyle w:val="TableBody"/>
            </w:pPr>
            <w:r w:rsidRPr="00671C8B">
              <w:t>Enhanced Operator Name Service</w:t>
            </w:r>
          </w:p>
        </w:tc>
      </w:tr>
      <w:tr w:rsidR="00E22A5D" w:rsidRPr="00671C8B" w14:paraId="15536571" w14:textId="77777777" w:rsidTr="00166AF3">
        <w:tc>
          <w:tcPr>
            <w:tcW w:w="1124" w:type="pct"/>
          </w:tcPr>
          <w:p w14:paraId="492AC3FF" w14:textId="77777777" w:rsidR="00E22A5D" w:rsidRPr="00671C8B" w:rsidRDefault="00E22A5D" w:rsidP="00166AF3">
            <w:pPr>
              <w:pStyle w:val="TableBody"/>
            </w:pPr>
            <w:r w:rsidRPr="00671C8B">
              <w:t>ERMES</w:t>
            </w:r>
          </w:p>
        </w:tc>
        <w:tc>
          <w:tcPr>
            <w:tcW w:w="3876" w:type="pct"/>
          </w:tcPr>
          <w:p w14:paraId="08ADF9C3" w14:textId="77777777" w:rsidR="00E22A5D" w:rsidRPr="00671C8B" w:rsidRDefault="00E22A5D" w:rsidP="00166AF3">
            <w:pPr>
              <w:pStyle w:val="TableBody"/>
            </w:pPr>
            <w:r w:rsidRPr="00671C8B">
              <w:t>European Radio Messaging System</w:t>
            </w:r>
          </w:p>
        </w:tc>
      </w:tr>
      <w:tr w:rsidR="00E22A5D" w:rsidRPr="00671C8B" w14:paraId="1BFDA556" w14:textId="77777777" w:rsidTr="00166AF3">
        <w:tc>
          <w:tcPr>
            <w:tcW w:w="1124" w:type="pct"/>
          </w:tcPr>
          <w:p w14:paraId="3B674AFC" w14:textId="77777777" w:rsidR="00E22A5D" w:rsidRPr="00671C8B" w:rsidRDefault="00E22A5D" w:rsidP="00166AF3">
            <w:pPr>
              <w:pStyle w:val="TableBody"/>
            </w:pPr>
            <w:r w:rsidRPr="00671C8B">
              <w:t>ETSI</w:t>
            </w:r>
          </w:p>
        </w:tc>
        <w:tc>
          <w:tcPr>
            <w:tcW w:w="3876" w:type="pct"/>
          </w:tcPr>
          <w:p w14:paraId="04B48276" w14:textId="77777777" w:rsidR="00E22A5D" w:rsidRPr="00671C8B" w:rsidRDefault="00E22A5D" w:rsidP="00166AF3">
            <w:pPr>
              <w:pStyle w:val="TableBody"/>
            </w:pPr>
            <w:r w:rsidRPr="00671C8B">
              <w:t>European Telecommunications Standards Institute</w:t>
            </w:r>
          </w:p>
        </w:tc>
      </w:tr>
      <w:tr w:rsidR="00E22A5D" w:rsidRPr="00671C8B" w14:paraId="0C93A1BB" w14:textId="77777777" w:rsidTr="00166AF3">
        <w:tc>
          <w:tcPr>
            <w:tcW w:w="1124" w:type="pct"/>
          </w:tcPr>
          <w:p w14:paraId="6CBC9E1E" w14:textId="77777777" w:rsidR="00E22A5D" w:rsidRPr="00671C8B" w:rsidRDefault="00E22A5D" w:rsidP="00166AF3">
            <w:pPr>
              <w:pStyle w:val="TableBody"/>
            </w:pPr>
            <w:r w:rsidRPr="00671C8B">
              <w:t>FD</w:t>
            </w:r>
          </w:p>
        </w:tc>
        <w:tc>
          <w:tcPr>
            <w:tcW w:w="3876" w:type="pct"/>
          </w:tcPr>
          <w:p w14:paraId="1B0AE8DA" w14:textId="77777777" w:rsidR="00E22A5D" w:rsidRPr="00671C8B" w:rsidRDefault="00E22A5D" w:rsidP="00166AF3">
            <w:pPr>
              <w:pStyle w:val="TableBody"/>
            </w:pPr>
            <w:r w:rsidRPr="00671C8B">
              <w:t>FIFO depth</w:t>
            </w:r>
          </w:p>
        </w:tc>
      </w:tr>
      <w:tr w:rsidR="00E22A5D" w:rsidRPr="00671C8B" w14:paraId="055D2F95" w14:textId="77777777" w:rsidTr="00166AF3">
        <w:tc>
          <w:tcPr>
            <w:tcW w:w="1124" w:type="pct"/>
          </w:tcPr>
          <w:p w14:paraId="16B02EB2" w14:textId="77777777" w:rsidR="00E22A5D" w:rsidRPr="00671C8B" w:rsidRDefault="00E22A5D" w:rsidP="00166AF3">
            <w:pPr>
              <w:pStyle w:val="TableBody"/>
            </w:pPr>
            <w:r w:rsidRPr="00671C8B">
              <w:t>FDN</w:t>
            </w:r>
          </w:p>
        </w:tc>
        <w:tc>
          <w:tcPr>
            <w:tcW w:w="3876" w:type="pct"/>
          </w:tcPr>
          <w:p w14:paraId="7FFC1922" w14:textId="77777777" w:rsidR="00E22A5D" w:rsidRPr="00671C8B" w:rsidRDefault="00E22A5D" w:rsidP="00166AF3">
            <w:pPr>
              <w:pStyle w:val="TableBody"/>
            </w:pPr>
            <w:r w:rsidRPr="00671C8B">
              <w:t>Fixed Dialing Number (Phonebook)</w:t>
            </w:r>
          </w:p>
        </w:tc>
      </w:tr>
      <w:tr w:rsidR="00E22A5D" w:rsidRPr="00671C8B" w14:paraId="263958A2" w14:textId="77777777" w:rsidTr="00166AF3">
        <w:tc>
          <w:tcPr>
            <w:tcW w:w="1124" w:type="pct"/>
          </w:tcPr>
          <w:p w14:paraId="62F70EEA" w14:textId="77777777" w:rsidR="00E22A5D" w:rsidRPr="00671C8B" w:rsidRDefault="00E22A5D" w:rsidP="00166AF3">
            <w:pPr>
              <w:pStyle w:val="TableBody"/>
            </w:pPr>
            <w:r w:rsidRPr="00671C8B">
              <w:t>FR</w:t>
            </w:r>
          </w:p>
        </w:tc>
        <w:tc>
          <w:tcPr>
            <w:tcW w:w="3876" w:type="pct"/>
          </w:tcPr>
          <w:p w14:paraId="3B041228" w14:textId="77777777" w:rsidR="00E22A5D" w:rsidRPr="00671C8B" w:rsidRDefault="00E22A5D" w:rsidP="00166AF3">
            <w:pPr>
              <w:pStyle w:val="TableBody"/>
            </w:pPr>
            <w:r w:rsidRPr="00671C8B">
              <w:t>Full Rate (full rate speech version 1)</w:t>
            </w:r>
          </w:p>
        </w:tc>
      </w:tr>
      <w:tr w:rsidR="00E22A5D" w:rsidRPr="00671C8B" w14:paraId="45B2A519" w14:textId="77777777" w:rsidTr="00166AF3">
        <w:tc>
          <w:tcPr>
            <w:tcW w:w="1124" w:type="pct"/>
          </w:tcPr>
          <w:p w14:paraId="0109F900" w14:textId="77777777" w:rsidR="00E22A5D" w:rsidRPr="00671C8B" w:rsidRDefault="00E22A5D" w:rsidP="00166AF3">
            <w:pPr>
              <w:pStyle w:val="TableBody"/>
            </w:pPr>
            <w:r w:rsidRPr="00671C8B">
              <w:t>GERAN</w:t>
            </w:r>
          </w:p>
        </w:tc>
        <w:tc>
          <w:tcPr>
            <w:tcW w:w="3876" w:type="pct"/>
          </w:tcPr>
          <w:p w14:paraId="76A226AD" w14:textId="77777777" w:rsidR="00E22A5D" w:rsidRPr="00671C8B" w:rsidRDefault="00E22A5D" w:rsidP="00166AF3">
            <w:pPr>
              <w:pStyle w:val="TableBody"/>
            </w:pPr>
            <w:r w:rsidRPr="00671C8B">
              <w:t>GSM EDGE Radio Access Network</w:t>
            </w:r>
          </w:p>
        </w:tc>
      </w:tr>
      <w:tr w:rsidR="00E22A5D" w:rsidRPr="00671C8B" w14:paraId="2C87F2C2" w14:textId="77777777" w:rsidTr="00166AF3">
        <w:tc>
          <w:tcPr>
            <w:tcW w:w="1124" w:type="pct"/>
          </w:tcPr>
          <w:p w14:paraId="717484D3" w14:textId="77777777" w:rsidR="00E22A5D" w:rsidRPr="00671C8B" w:rsidRDefault="00E22A5D" w:rsidP="00166AF3">
            <w:pPr>
              <w:pStyle w:val="TableBody"/>
            </w:pPr>
            <w:r w:rsidRPr="00671C8B">
              <w:t>GPIO</w:t>
            </w:r>
          </w:p>
        </w:tc>
        <w:tc>
          <w:tcPr>
            <w:tcW w:w="3876" w:type="pct"/>
          </w:tcPr>
          <w:p w14:paraId="1E187D34" w14:textId="77777777" w:rsidR="00E22A5D" w:rsidRPr="00671C8B" w:rsidRDefault="00E22A5D" w:rsidP="00166AF3">
            <w:pPr>
              <w:pStyle w:val="TableBody"/>
            </w:pPr>
            <w:r w:rsidRPr="00671C8B">
              <w:t>General Purpose Input Output</w:t>
            </w:r>
          </w:p>
        </w:tc>
      </w:tr>
      <w:tr w:rsidR="00E22A5D" w:rsidRPr="00671C8B" w14:paraId="715FCF54" w14:textId="77777777" w:rsidTr="00166AF3">
        <w:tc>
          <w:tcPr>
            <w:tcW w:w="1124" w:type="pct"/>
          </w:tcPr>
          <w:p w14:paraId="7678BF29" w14:textId="77777777" w:rsidR="00E22A5D" w:rsidRPr="00671C8B" w:rsidRDefault="00E22A5D" w:rsidP="00166AF3">
            <w:pPr>
              <w:pStyle w:val="TableBody"/>
            </w:pPr>
            <w:r w:rsidRPr="00671C8B">
              <w:t>GPRS</w:t>
            </w:r>
          </w:p>
        </w:tc>
        <w:tc>
          <w:tcPr>
            <w:tcW w:w="3876" w:type="pct"/>
          </w:tcPr>
          <w:p w14:paraId="114A7B10" w14:textId="77777777" w:rsidR="00E22A5D" w:rsidRPr="00671C8B" w:rsidRDefault="00E22A5D" w:rsidP="00166AF3">
            <w:pPr>
              <w:pStyle w:val="TableBody"/>
            </w:pPr>
            <w:r w:rsidRPr="00671C8B">
              <w:t>General Packet Radio Service</w:t>
            </w:r>
          </w:p>
        </w:tc>
      </w:tr>
      <w:tr w:rsidR="00E22A5D" w:rsidRPr="00671C8B" w14:paraId="2489681C" w14:textId="77777777" w:rsidTr="00166AF3">
        <w:tc>
          <w:tcPr>
            <w:tcW w:w="1124" w:type="pct"/>
          </w:tcPr>
          <w:p w14:paraId="03A1C467" w14:textId="77777777" w:rsidR="00E22A5D" w:rsidRPr="00671C8B" w:rsidRDefault="00E22A5D" w:rsidP="00166AF3">
            <w:pPr>
              <w:pStyle w:val="TableBody"/>
            </w:pPr>
            <w:r w:rsidRPr="00671C8B">
              <w:t>GSM</w:t>
            </w:r>
          </w:p>
        </w:tc>
        <w:tc>
          <w:tcPr>
            <w:tcW w:w="3876" w:type="pct"/>
          </w:tcPr>
          <w:p w14:paraId="6FF852B2" w14:textId="77777777" w:rsidR="00E22A5D" w:rsidRPr="00671C8B" w:rsidRDefault="00E22A5D" w:rsidP="00166AF3">
            <w:pPr>
              <w:pStyle w:val="TableBody"/>
            </w:pPr>
            <w:r w:rsidRPr="00671C8B">
              <w:t>Global System for Mobile communication</w:t>
            </w:r>
          </w:p>
        </w:tc>
      </w:tr>
      <w:tr w:rsidR="00E22A5D" w:rsidRPr="00671C8B" w14:paraId="258719C6" w14:textId="77777777" w:rsidTr="00166AF3">
        <w:tc>
          <w:tcPr>
            <w:tcW w:w="1124" w:type="pct"/>
          </w:tcPr>
          <w:p w14:paraId="466BADF2" w14:textId="77777777" w:rsidR="00E22A5D" w:rsidRPr="00671C8B" w:rsidRDefault="00E22A5D" w:rsidP="00166AF3">
            <w:pPr>
              <w:pStyle w:val="TableBody"/>
            </w:pPr>
            <w:r w:rsidRPr="00671C8B">
              <w:t>HDLC</w:t>
            </w:r>
          </w:p>
        </w:tc>
        <w:tc>
          <w:tcPr>
            <w:tcW w:w="3876" w:type="pct"/>
          </w:tcPr>
          <w:p w14:paraId="2BFD0A76" w14:textId="77777777" w:rsidR="00E22A5D" w:rsidRPr="00671C8B" w:rsidRDefault="00E22A5D" w:rsidP="00166AF3">
            <w:pPr>
              <w:pStyle w:val="TableBody"/>
            </w:pPr>
            <w:r w:rsidRPr="00671C8B">
              <w:t>High-level Data Link Control</w:t>
            </w:r>
          </w:p>
        </w:tc>
      </w:tr>
      <w:tr w:rsidR="00E22A5D" w:rsidRPr="00671C8B" w14:paraId="70FEAB4F" w14:textId="77777777" w:rsidTr="00166AF3">
        <w:tc>
          <w:tcPr>
            <w:tcW w:w="1124" w:type="pct"/>
          </w:tcPr>
          <w:p w14:paraId="4AF490A7" w14:textId="77777777" w:rsidR="00E22A5D" w:rsidRPr="00671C8B" w:rsidRDefault="00E22A5D" w:rsidP="00166AF3">
            <w:pPr>
              <w:pStyle w:val="TableBody"/>
            </w:pPr>
            <w:r w:rsidRPr="00671C8B">
              <w:t>HFR</w:t>
            </w:r>
          </w:p>
        </w:tc>
        <w:tc>
          <w:tcPr>
            <w:tcW w:w="3876" w:type="pct"/>
          </w:tcPr>
          <w:p w14:paraId="235E3AB3" w14:textId="77777777" w:rsidR="00E22A5D" w:rsidRPr="00671C8B" w:rsidRDefault="00E22A5D" w:rsidP="00166AF3">
            <w:pPr>
              <w:pStyle w:val="TableBody"/>
            </w:pPr>
            <w:r w:rsidRPr="00671C8B">
              <w:t>High Frequency Regeneration</w:t>
            </w:r>
          </w:p>
        </w:tc>
      </w:tr>
      <w:tr w:rsidR="00E22A5D" w:rsidRPr="00671C8B" w14:paraId="6C7380F5" w14:textId="77777777" w:rsidTr="00166AF3">
        <w:tc>
          <w:tcPr>
            <w:tcW w:w="1124" w:type="pct"/>
          </w:tcPr>
          <w:p w14:paraId="74FEDE12" w14:textId="77777777" w:rsidR="00E22A5D" w:rsidRPr="00671C8B" w:rsidRDefault="00E22A5D" w:rsidP="00166AF3">
            <w:pPr>
              <w:pStyle w:val="TableBody"/>
            </w:pPr>
            <w:r w:rsidRPr="00671C8B">
              <w:t>HLR</w:t>
            </w:r>
          </w:p>
        </w:tc>
        <w:tc>
          <w:tcPr>
            <w:tcW w:w="3876" w:type="pct"/>
          </w:tcPr>
          <w:p w14:paraId="709A59CA" w14:textId="77777777" w:rsidR="00E22A5D" w:rsidRPr="00671C8B" w:rsidRDefault="00E22A5D" w:rsidP="00166AF3">
            <w:pPr>
              <w:pStyle w:val="TableBody"/>
            </w:pPr>
            <w:r w:rsidRPr="00671C8B">
              <w:t>Home Location Register</w:t>
            </w:r>
          </w:p>
        </w:tc>
      </w:tr>
      <w:tr w:rsidR="00E22A5D" w:rsidRPr="00671C8B" w14:paraId="3D2C94F2" w14:textId="77777777" w:rsidTr="00166AF3">
        <w:tc>
          <w:tcPr>
            <w:tcW w:w="1124" w:type="pct"/>
          </w:tcPr>
          <w:p w14:paraId="26272A78" w14:textId="77777777" w:rsidR="00E22A5D" w:rsidRPr="00671C8B" w:rsidRDefault="00E22A5D" w:rsidP="00166AF3">
            <w:pPr>
              <w:pStyle w:val="TableBody"/>
            </w:pPr>
            <w:r w:rsidRPr="00671C8B">
              <w:t>HR</w:t>
            </w:r>
          </w:p>
        </w:tc>
        <w:tc>
          <w:tcPr>
            <w:tcW w:w="3876" w:type="pct"/>
          </w:tcPr>
          <w:p w14:paraId="479513FC" w14:textId="77777777" w:rsidR="00E22A5D" w:rsidRPr="00671C8B" w:rsidRDefault="00E22A5D" w:rsidP="00166AF3">
            <w:pPr>
              <w:pStyle w:val="TableBody"/>
            </w:pPr>
            <w:r w:rsidRPr="00671C8B">
              <w:t>Half Rate (half rate speech version 1)</w:t>
            </w:r>
          </w:p>
        </w:tc>
      </w:tr>
      <w:tr w:rsidR="00E22A5D" w:rsidRPr="00671C8B" w14:paraId="69F3667E" w14:textId="77777777" w:rsidTr="00166AF3">
        <w:tc>
          <w:tcPr>
            <w:tcW w:w="1124" w:type="pct"/>
          </w:tcPr>
          <w:p w14:paraId="725ADF0E" w14:textId="77777777" w:rsidR="00E22A5D" w:rsidRPr="00671C8B" w:rsidRDefault="00E22A5D" w:rsidP="00166AF3">
            <w:pPr>
              <w:pStyle w:val="TableBody"/>
            </w:pPr>
            <w:r w:rsidRPr="00671C8B">
              <w:t>ID</w:t>
            </w:r>
          </w:p>
        </w:tc>
        <w:tc>
          <w:tcPr>
            <w:tcW w:w="3876" w:type="pct"/>
          </w:tcPr>
          <w:p w14:paraId="232BFF71" w14:textId="77777777" w:rsidR="00E22A5D" w:rsidRPr="00671C8B" w:rsidRDefault="00E22A5D" w:rsidP="00166AF3">
            <w:pPr>
              <w:pStyle w:val="TableBody"/>
            </w:pPr>
            <w:r w:rsidRPr="00671C8B">
              <w:t>IDentifier</w:t>
            </w:r>
          </w:p>
        </w:tc>
      </w:tr>
      <w:tr w:rsidR="00E22A5D" w:rsidRPr="00671C8B" w14:paraId="43ADE874" w14:textId="77777777" w:rsidTr="00166AF3">
        <w:tc>
          <w:tcPr>
            <w:tcW w:w="1124" w:type="pct"/>
          </w:tcPr>
          <w:p w14:paraId="39AFE4D0" w14:textId="77777777" w:rsidR="00E22A5D" w:rsidRPr="00671C8B" w:rsidRDefault="00E22A5D" w:rsidP="00166AF3">
            <w:pPr>
              <w:pStyle w:val="TableBody"/>
            </w:pPr>
            <w:r w:rsidRPr="00671C8B">
              <w:t>IETF</w:t>
            </w:r>
          </w:p>
        </w:tc>
        <w:tc>
          <w:tcPr>
            <w:tcW w:w="3876" w:type="pct"/>
          </w:tcPr>
          <w:p w14:paraId="2BE9CEC3" w14:textId="77777777" w:rsidR="00E22A5D" w:rsidRPr="00671C8B" w:rsidRDefault="00E22A5D" w:rsidP="00166AF3">
            <w:pPr>
              <w:pStyle w:val="TableBody"/>
            </w:pPr>
            <w:r w:rsidRPr="00671C8B">
              <w:t>Internet Engineering Task Force</w:t>
            </w:r>
          </w:p>
        </w:tc>
      </w:tr>
      <w:tr w:rsidR="00E22A5D" w:rsidRPr="00671C8B" w14:paraId="6BDFC664" w14:textId="77777777" w:rsidTr="00166AF3">
        <w:tc>
          <w:tcPr>
            <w:tcW w:w="1124" w:type="pct"/>
          </w:tcPr>
          <w:p w14:paraId="01BB8D46" w14:textId="77777777" w:rsidR="00E22A5D" w:rsidRPr="00671C8B" w:rsidRDefault="00E22A5D" w:rsidP="00166AF3">
            <w:pPr>
              <w:pStyle w:val="TableBody"/>
            </w:pPr>
            <w:r w:rsidRPr="00671C8B">
              <w:t>IMEI</w:t>
            </w:r>
          </w:p>
        </w:tc>
        <w:tc>
          <w:tcPr>
            <w:tcW w:w="3876" w:type="pct"/>
          </w:tcPr>
          <w:p w14:paraId="132775D2" w14:textId="77777777" w:rsidR="00E22A5D" w:rsidRPr="00671C8B" w:rsidRDefault="00E22A5D" w:rsidP="00166AF3">
            <w:pPr>
              <w:pStyle w:val="TableBody"/>
            </w:pPr>
            <w:r w:rsidRPr="00671C8B">
              <w:t>International Mobile Equipment Identity</w:t>
            </w:r>
          </w:p>
        </w:tc>
      </w:tr>
      <w:tr w:rsidR="00E22A5D" w:rsidRPr="00671C8B" w14:paraId="6C77BD14" w14:textId="77777777" w:rsidTr="00166AF3">
        <w:tc>
          <w:tcPr>
            <w:tcW w:w="1124" w:type="pct"/>
          </w:tcPr>
          <w:p w14:paraId="02CAD7A7" w14:textId="77777777" w:rsidR="00E22A5D" w:rsidRPr="00671C8B" w:rsidRDefault="00E22A5D" w:rsidP="00166AF3">
            <w:pPr>
              <w:pStyle w:val="TableBody"/>
            </w:pPr>
            <w:r w:rsidRPr="00671C8B">
              <w:lastRenderedPageBreak/>
              <w:t>IMSI</w:t>
            </w:r>
          </w:p>
        </w:tc>
        <w:tc>
          <w:tcPr>
            <w:tcW w:w="3876" w:type="pct"/>
          </w:tcPr>
          <w:p w14:paraId="3ABFD5BE" w14:textId="77777777" w:rsidR="00E22A5D" w:rsidRPr="00671C8B" w:rsidRDefault="00E22A5D" w:rsidP="00166AF3">
            <w:pPr>
              <w:pStyle w:val="TableBody"/>
            </w:pPr>
            <w:r w:rsidRPr="00671C8B">
              <w:t>International Mobile Subscriber Identity</w:t>
            </w:r>
          </w:p>
        </w:tc>
      </w:tr>
      <w:tr w:rsidR="00E22A5D" w:rsidRPr="00671C8B" w14:paraId="684AEC4A" w14:textId="77777777" w:rsidTr="00166AF3">
        <w:tc>
          <w:tcPr>
            <w:tcW w:w="1124" w:type="pct"/>
          </w:tcPr>
          <w:p w14:paraId="489D9E0D" w14:textId="77777777" w:rsidR="00E22A5D" w:rsidRPr="00671C8B" w:rsidRDefault="00E22A5D" w:rsidP="00166AF3">
            <w:pPr>
              <w:pStyle w:val="TableBody"/>
            </w:pPr>
            <w:r w:rsidRPr="00671C8B">
              <w:t>IN/OUT/IN_OUT</w:t>
            </w:r>
          </w:p>
        </w:tc>
        <w:tc>
          <w:tcPr>
            <w:tcW w:w="3876" w:type="pct"/>
          </w:tcPr>
          <w:p w14:paraId="61C5473D" w14:textId="77777777" w:rsidR="00E22A5D" w:rsidRPr="00671C8B" w:rsidRDefault="00E22A5D" w:rsidP="00166AF3">
            <w:pPr>
              <w:pStyle w:val="TableBody"/>
            </w:pPr>
            <w:r w:rsidRPr="00671C8B">
              <w:t>In, out or In Out</w:t>
            </w:r>
          </w:p>
        </w:tc>
      </w:tr>
      <w:tr w:rsidR="00E22A5D" w:rsidRPr="00671C8B" w14:paraId="0912B81B" w14:textId="77777777" w:rsidTr="00166AF3">
        <w:tc>
          <w:tcPr>
            <w:tcW w:w="1124" w:type="pct"/>
          </w:tcPr>
          <w:p w14:paraId="1D57B9C3" w14:textId="77777777" w:rsidR="00E22A5D" w:rsidRPr="00671C8B" w:rsidRDefault="00E22A5D" w:rsidP="00166AF3">
            <w:pPr>
              <w:pStyle w:val="TableBody"/>
            </w:pPr>
            <w:r w:rsidRPr="00671C8B">
              <w:t>I/O</w:t>
            </w:r>
          </w:p>
        </w:tc>
        <w:tc>
          <w:tcPr>
            <w:tcW w:w="3876" w:type="pct"/>
          </w:tcPr>
          <w:p w14:paraId="497E3060" w14:textId="77777777" w:rsidR="00E22A5D" w:rsidRPr="00671C8B" w:rsidRDefault="00E22A5D" w:rsidP="00166AF3">
            <w:pPr>
              <w:pStyle w:val="TableBody"/>
            </w:pPr>
            <w:r w:rsidRPr="00671C8B">
              <w:t>Input/Output</w:t>
            </w:r>
          </w:p>
        </w:tc>
      </w:tr>
      <w:tr w:rsidR="00E22A5D" w:rsidRPr="00671C8B" w14:paraId="7E9E31FE" w14:textId="77777777" w:rsidTr="00166AF3">
        <w:tc>
          <w:tcPr>
            <w:tcW w:w="1124" w:type="pct"/>
          </w:tcPr>
          <w:p w14:paraId="2E2DA67F" w14:textId="77777777" w:rsidR="00E22A5D" w:rsidRPr="00671C8B" w:rsidRDefault="00E22A5D" w:rsidP="00166AF3">
            <w:pPr>
              <w:pStyle w:val="TableBody"/>
            </w:pPr>
            <w:r w:rsidRPr="00671C8B">
              <w:t>IP</w:t>
            </w:r>
          </w:p>
        </w:tc>
        <w:tc>
          <w:tcPr>
            <w:tcW w:w="3876" w:type="pct"/>
          </w:tcPr>
          <w:p w14:paraId="285922F1" w14:textId="77777777" w:rsidR="00E22A5D" w:rsidRPr="00671C8B" w:rsidRDefault="00E22A5D" w:rsidP="00166AF3">
            <w:pPr>
              <w:pStyle w:val="TableBody"/>
            </w:pPr>
            <w:r w:rsidRPr="00671C8B">
              <w:t>Internet Protocol</w:t>
            </w:r>
          </w:p>
        </w:tc>
      </w:tr>
      <w:tr w:rsidR="00E22A5D" w:rsidRPr="00671C8B" w14:paraId="5E628D77" w14:textId="77777777" w:rsidTr="00166AF3">
        <w:tc>
          <w:tcPr>
            <w:tcW w:w="1124" w:type="pct"/>
          </w:tcPr>
          <w:p w14:paraId="15F0D131" w14:textId="77777777" w:rsidR="00E22A5D" w:rsidRPr="00671C8B" w:rsidRDefault="00E22A5D" w:rsidP="00166AF3">
            <w:pPr>
              <w:pStyle w:val="TableBody"/>
            </w:pPr>
            <w:r w:rsidRPr="00671C8B">
              <w:t>LAC</w:t>
            </w:r>
          </w:p>
        </w:tc>
        <w:tc>
          <w:tcPr>
            <w:tcW w:w="3876" w:type="pct"/>
          </w:tcPr>
          <w:p w14:paraId="5295F847" w14:textId="77777777" w:rsidR="00E22A5D" w:rsidRPr="00671C8B" w:rsidRDefault="00E22A5D" w:rsidP="00166AF3">
            <w:pPr>
              <w:pStyle w:val="TableBody"/>
            </w:pPr>
            <w:r w:rsidRPr="00671C8B">
              <w:t>Local Area Code</w:t>
            </w:r>
          </w:p>
        </w:tc>
      </w:tr>
      <w:tr w:rsidR="00E22A5D" w:rsidRPr="00671C8B" w14:paraId="380891AA" w14:textId="77777777" w:rsidTr="00166AF3">
        <w:tc>
          <w:tcPr>
            <w:tcW w:w="1124" w:type="pct"/>
          </w:tcPr>
          <w:p w14:paraId="05D9E7A0" w14:textId="77777777" w:rsidR="00E22A5D" w:rsidRPr="00671C8B" w:rsidRDefault="00E22A5D" w:rsidP="00166AF3">
            <w:pPr>
              <w:pStyle w:val="TableBody"/>
            </w:pPr>
            <w:r w:rsidRPr="00671C8B">
              <w:t>LED</w:t>
            </w:r>
          </w:p>
        </w:tc>
        <w:tc>
          <w:tcPr>
            <w:tcW w:w="3876" w:type="pct"/>
          </w:tcPr>
          <w:p w14:paraId="13978CFD" w14:textId="77777777" w:rsidR="00E22A5D" w:rsidRPr="00671C8B" w:rsidRDefault="00E22A5D" w:rsidP="00166AF3">
            <w:pPr>
              <w:pStyle w:val="TableBody"/>
            </w:pPr>
            <w:r w:rsidRPr="00671C8B">
              <w:t>Light Emitting Diode</w:t>
            </w:r>
          </w:p>
        </w:tc>
      </w:tr>
      <w:tr w:rsidR="00E22A5D" w:rsidRPr="00671C8B" w14:paraId="6A5B743A" w14:textId="77777777" w:rsidTr="00166AF3">
        <w:tc>
          <w:tcPr>
            <w:tcW w:w="1124" w:type="pct"/>
          </w:tcPr>
          <w:p w14:paraId="3BC8F2BC" w14:textId="77777777" w:rsidR="00E22A5D" w:rsidRPr="00671C8B" w:rsidRDefault="00E22A5D" w:rsidP="00166AF3">
            <w:pPr>
              <w:pStyle w:val="TableBody"/>
            </w:pPr>
            <w:r w:rsidRPr="00671C8B">
              <w:t>LND</w:t>
            </w:r>
          </w:p>
        </w:tc>
        <w:tc>
          <w:tcPr>
            <w:tcW w:w="3876" w:type="pct"/>
          </w:tcPr>
          <w:p w14:paraId="2714F72E" w14:textId="77777777" w:rsidR="00E22A5D" w:rsidRPr="00671C8B" w:rsidRDefault="00E22A5D" w:rsidP="00166AF3">
            <w:pPr>
              <w:pStyle w:val="TableBody"/>
            </w:pPr>
            <w:r w:rsidRPr="00671C8B">
              <w:t>Last Number Dialed</w:t>
            </w:r>
          </w:p>
        </w:tc>
      </w:tr>
      <w:tr w:rsidR="00E22A5D" w:rsidRPr="00671C8B" w14:paraId="41F984F5" w14:textId="77777777" w:rsidTr="00166AF3">
        <w:tc>
          <w:tcPr>
            <w:tcW w:w="1124" w:type="pct"/>
          </w:tcPr>
          <w:p w14:paraId="5186D113" w14:textId="77777777" w:rsidR="00E22A5D" w:rsidRPr="00671C8B" w:rsidRDefault="00E22A5D" w:rsidP="00166AF3">
            <w:pPr>
              <w:pStyle w:val="TableBody"/>
            </w:pPr>
            <w:r w:rsidRPr="00671C8B">
              <w:t>LP</w:t>
            </w:r>
          </w:p>
        </w:tc>
        <w:tc>
          <w:tcPr>
            <w:tcW w:w="3876" w:type="pct"/>
          </w:tcPr>
          <w:p w14:paraId="3C0FB758" w14:textId="77777777" w:rsidR="00E22A5D" w:rsidRPr="00671C8B" w:rsidRDefault="00E22A5D" w:rsidP="00166AF3">
            <w:pPr>
              <w:pStyle w:val="TableBody"/>
            </w:pPr>
            <w:r w:rsidRPr="00671C8B">
              <w:t xml:space="preserve">Language Preferred </w:t>
            </w:r>
          </w:p>
        </w:tc>
      </w:tr>
      <w:tr w:rsidR="00E22A5D" w:rsidRPr="00671C8B" w14:paraId="41042C0D" w14:textId="77777777" w:rsidTr="00166AF3">
        <w:tc>
          <w:tcPr>
            <w:tcW w:w="1124" w:type="pct"/>
          </w:tcPr>
          <w:p w14:paraId="1C6E8A9D" w14:textId="77777777" w:rsidR="00E22A5D" w:rsidRPr="00671C8B" w:rsidRDefault="00E22A5D" w:rsidP="00166AF3">
            <w:pPr>
              <w:pStyle w:val="TableBody"/>
            </w:pPr>
            <w:r w:rsidRPr="00671C8B">
              <w:t>LPI</w:t>
            </w:r>
          </w:p>
        </w:tc>
        <w:tc>
          <w:tcPr>
            <w:tcW w:w="3876" w:type="pct"/>
          </w:tcPr>
          <w:p w14:paraId="57C87A2E" w14:textId="77777777" w:rsidR="00E22A5D" w:rsidRPr="00671C8B" w:rsidRDefault="00E22A5D" w:rsidP="00166AF3">
            <w:pPr>
              <w:pStyle w:val="TableBody"/>
            </w:pPr>
            <w:r w:rsidRPr="00671C8B">
              <w:t>Lines Per Inch</w:t>
            </w:r>
          </w:p>
        </w:tc>
      </w:tr>
      <w:tr w:rsidR="00E22A5D" w:rsidRPr="00671C8B" w14:paraId="42CDB0C5" w14:textId="77777777" w:rsidTr="00166AF3">
        <w:tc>
          <w:tcPr>
            <w:tcW w:w="1124" w:type="pct"/>
          </w:tcPr>
          <w:p w14:paraId="581AB36E" w14:textId="77777777" w:rsidR="00E22A5D" w:rsidRPr="00671C8B" w:rsidRDefault="00E22A5D" w:rsidP="00166AF3">
            <w:pPr>
              <w:pStyle w:val="TableBody"/>
            </w:pPr>
            <w:r w:rsidRPr="00671C8B">
              <w:t>M</w:t>
            </w:r>
          </w:p>
        </w:tc>
        <w:tc>
          <w:tcPr>
            <w:tcW w:w="3876" w:type="pct"/>
          </w:tcPr>
          <w:p w14:paraId="13627275" w14:textId="77777777" w:rsidR="00E22A5D" w:rsidRPr="00671C8B" w:rsidRDefault="00E22A5D" w:rsidP="00166AF3">
            <w:pPr>
              <w:pStyle w:val="TableBody"/>
            </w:pPr>
            <w:r w:rsidRPr="00671C8B">
              <w:t>Mandatory</w:t>
            </w:r>
          </w:p>
        </w:tc>
      </w:tr>
      <w:tr w:rsidR="00E22A5D" w:rsidRPr="00671C8B" w14:paraId="3AABAEB4" w14:textId="77777777" w:rsidTr="00166AF3">
        <w:tc>
          <w:tcPr>
            <w:tcW w:w="1124" w:type="pct"/>
          </w:tcPr>
          <w:p w14:paraId="68034D3B" w14:textId="77777777" w:rsidR="00E22A5D" w:rsidRPr="00671C8B" w:rsidRDefault="00E22A5D" w:rsidP="00166AF3">
            <w:pPr>
              <w:pStyle w:val="TableBody"/>
            </w:pPr>
            <w:r w:rsidRPr="00671C8B">
              <w:t>MCC</w:t>
            </w:r>
          </w:p>
        </w:tc>
        <w:tc>
          <w:tcPr>
            <w:tcW w:w="3876" w:type="pct"/>
          </w:tcPr>
          <w:p w14:paraId="61B6BE34" w14:textId="77777777" w:rsidR="00E22A5D" w:rsidRPr="00671C8B" w:rsidRDefault="00E22A5D" w:rsidP="00166AF3">
            <w:pPr>
              <w:pStyle w:val="TableBody"/>
            </w:pPr>
            <w:r w:rsidRPr="00671C8B">
              <w:t>Mobile Country Code</w:t>
            </w:r>
          </w:p>
        </w:tc>
      </w:tr>
      <w:tr w:rsidR="00E22A5D" w:rsidRPr="00671C8B" w14:paraId="43D74400" w14:textId="77777777" w:rsidTr="00166AF3">
        <w:tc>
          <w:tcPr>
            <w:tcW w:w="1124" w:type="pct"/>
          </w:tcPr>
          <w:p w14:paraId="6759F2C0" w14:textId="77777777" w:rsidR="00E22A5D" w:rsidRPr="00671C8B" w:rsidRDefault="00E22A5D" w:rsidP="00166AF3">
            <w:pPr>
              <w:pStyle w:val="TableBody"/>
            </w:pPr>
            <w:r w:rsidRPr="00671C8B">
              <w:t>ME</w:t>
            </w:r>
          </w:p>
        </w:tc>
        <w:tc>
          <w:tcPr>
            <w:tcW w:w="3876" w:type="pct"/>
          </w:tcPr>
          <w:p w14:paraId="00C294E8" w14:textId="77777777" w:rsidR="00E22A5D" w:rsidRPr="00671C8B" w:rsidRDefault="00E22A5D" w:rsidP="00166AF3">
            <w:pPr>
              <w:pStyle w:val="TableBody"/>
            </w:pPr>
            <w:r w:rsidRPr="00671C8B">
              <w:t>Mobile Equipment</w:t>
            </w:r>
          </w:p>
        </w:tc>
      </w:tr>
      <w:tr w:rsidR="00E22A5D" w:rsidRPr="00671C8B" w14:paraId="157938E9" w14:textId="77777777" w:rsidTr="00166AF3">
        <w:tc>
          <w:tcPr>
            <w:tcW w:w="1124" w:type="pct"/>
          </w:tcPr>
          <w:p w14:paraId="345884ED" w14:textId="77777777" w:rsidR="00E22A5D" w:rsidRPr="00671C8B" w:rsidRDefault="00E22A5D" w:rsidP="00166AF3">
            <w:pPr>
              <w:pStyle w:val="TableBody"/>
            </w:pPr>
            <w:r w:rsidRPr="00671C8B">
              <w:t>MMI</w:t>
            </w:r>
          </w:p>
        </w:tc>
        <w:tc>
          <w:tcPr>
            <w:tcW w:w="3876" w:type="pct"/>
          </w:tcPr>
          <w:p w14:paraId="42F03DA2" w14:textId="77777777" w:rsidR="00E22A5D" w:rsidRPr="00671C8B" w:rsidRDefault="00E22A5D" w:rsidP="00166AF3">
            <w:pPr>
              <w:pStyle w:val="TableBody"/>
            </w:pPr>
            <w:r w:rsidRPr="00671C8B">
              <w:t>Man Machine Interface</w:t>
            </w:r>
          </w:p>
        </w:tc>
      </w:tr>
      <w:tr w:rsidR="00E22A5D" w:rsidRPr="00671C8B" w14:paraId="293AC6A4" w14:textId="77777777" w:rsidTr="00166AF3">
        <w:tc>
          <w:tcPr>
            <w:tcW w:w="1124" w:type="pct"/>
          </w:tcPr>
          <w:p w14:paraId="6688F9F1" w14:textId="77777777" w:rsidR="00E22A5D" w:rsidRPr="00671C8B" w:rsidRDefault="00E22A5D" w:rsidP="00166AF3">
            <w:pPr>
              <w:pStyle w:val="TableBody"/>
            </w:pPr>
            <w:r w:rsidRPr="00671C8B">
              <w:t>MNC</w:t>
            </w:r>
          </w:p>
        </w:tc>
        <w:tc>
          <w:tcPr>
            <w:tcW w:w="3876" w:type="pct"/>
          </w:tcPr>
          <w:p w14:paraId="2FE96E57" w14:textId="77777777" w:rsidR="00E22A5D" w:rsidRPr="00671C8B" w:rsidRDefault="00E22A5D" w:rsidP="00166AF3">
            <w:pPr>
              <w:pStyle w:val="TableBody"/>
            </w:pPr>
            <w:r w:rsidRPr="00671C8B">
              <w:t>Mobile Network Code</w:t>
            </w:r>
          </w:p>
        </w:tc>
      </w:tr>
      <w:tr w:rsidR="00E22A5D" w:rsidRPr="00671C8B" w14:paraId="7357E7EE" w14:textId="77777777" w:rsidTr="00166AF3">
        <w:tc>
          <w:tcPr>
            <w:tcW w:w="1124" w:type="pct"/>
          </w:tcPr>
          <w:p w14:paraId="4EE33C8C" w14:textId="77777777" w:rsidR="00E22A5D" w:rsidRPr="00671C8B" w:rsidRDefault="00E22A5D" w:rsidP="00166AF3">
            <w:pPr>
              <w:pStyle w:val="TableBody"/>
            </w:pPr>
            <w:r w:rsidRPr="00671C8B">
              <w:t>MNP</w:t>
            </w:r>
          </w:p>
        </w:tc>
        <w:tc>
          <w:tcPr>
            <w:tcW w:w="3876" w:type="pct"/>
          </w:tcPr>
          <w:p w14:paraId="7E969ED2" w14:textId="77777777" w:rsidR="00E22A5D" w:rsidRPr="00671C8B" w:rsidRDefault="00E22A5D" w:rsidP="00166AF3">
            <w:pPr>
              <w:pStyle w:val="TableBody"/>
            </w:pPr>
            <w:r w:rsidRPr="00671C8B">
              <w:t>Microcom Networking Protocol</w:t>
            </w:r>
          </w:p>
        </w:tc>
      </w:tr>
      <w:tr w:rsidR="00E22A5D" w:rsidRPr="00671C8B" w14:paraId="1469C760" w14:textId="77777777" w:rsidTr="00166AF3">
        <w:tc>
          <w:tcPr>
            <w:tcW w:w="1124" w:type="pct"/>
          </w:tcPr>
          <w:p w14:paraId="0E69893A" w14:textId="77777777" w:rsidR="00E22A5D" w:rsidRPr="00671C8B" w:rsidRDefault="00E22A5D" w:rsidP="00166AF3">
            <w:pPr>
              <w:pStyle w:val="TableBody"/>
            </w:pPr>
            <w:r w:rsidRPr="00671C8B">
              <w:t>MO</w:t>
            </w:r>
          </w:p>
        </w:tc>
        <w:tc>
          <w:tcPr>
            <w:tcW w:w="3876" w:type="pct"/>
          </w:tcPr>
          <w:p w14:paraId="01C241FA" w14:textId="77777777" w:rsidR="00E22A5D" w:rsidRPr="00671C8B" w:rsidRDefault="00E22A5D" w:rsidP="00166AF3">
            <w:pPr>
              <w:pStyle w:val="TableBody"/>
            </w:pPr>
            <w:r w:rsidRPr="00671C8B">
              <w:t>Mobile Originated</w:t>
            </w:r>
          </w:p>
        </w:tc>
      </w:tr>
      <w:tr w:rsidR="00E22A5D" w:rsidRPr="00671C8B" w14:paraId="3A544896" w14:textId="77777777" w:rsidTr="00166AF3">
        <w:tc>
          <w:tcPr>
            <w:tcW w:w="1124" w:type="pct"/>
          </w:tcPr>
          <w:p w14:paraId="39126028" w14:textId="77777777" w:rsidR="00E22A5D" w:rsidRPr="00671C8B" w:rsidRDefault="00E22A5D" w:rsidP="00166AF3">
            <w:pPr>
              <w:pStyle w:val="TableBody"/>
            </w:pPr>
            <w:r w:rsidRPr="00671C8B">
              <w:t>MOC</w:t>
            </w:r>
          </w:p>
        </w:tc>
        <w:tc>
          <w:tcPr>
            <w:tcW w:w="3876" w:type="pct"/>
          </w:tcPr>
          <w:p w14:paraId="10FFA471" w14:textId="77777777" w:rsidR="00E22A5D" w:rsidRPr="00671C8B" w:rsidRDefault="00E22A5D" w:rsidP="00166AF3">
            <w:pPr>
              <w:pStyle w:val="TableBody"/>
            </w:pPr>
            <w:r w:rsidRPr="00671C8B">
              <w:t>Mobile Originated Call (outgoing call)</w:t>
            </w:r>
          </w:p>
        </w:tc>
      </w:tr>
      <w:tr w:rsidR="00E22A5D" w:rsidRPr="00671C8B" w14:paraId="2488451B" w14:textId="77777777" w:rsidTr="00166AF3">
        <w:tc>
          <w:tcPr>
            <w:tcW w:w="1124" w:type="pct"/>
          </w:tcPr>
          <w:p w14:paraId="4E716B8C" w14:textId="77777777" w:rsidR="00E22A5D" w:rsidRPr="00671C8B" w:rsidRDefault="00E22A5D" w:rsidP="00166AF3">
            <w:pPr>
              <w:pStyle w:val="TableBody"/>
            </w:pPr>
            <w:r w:rsidRPr="00671C8B">
              <w:t>MS</w:t>
            </w:r>
          </w:p>
        </w:tc>
        <w:tc>
          <w:tcPr>
            <w:tcW w:w="3876" w:type="pct"/>
          </w:tcPr>
          <w:p w14:paraId="7037B784" w14:textId="77777777" w:rsidR="00E22A5D" w:rsidRPr="00671C8B" w:rsidRDefault="00E22A5D" w:rsidP="00166AF3">
            <w:pPr>
              <w:pStyle w:val="TableBody"/>
            </w:pPr>
            <w:r w:rsidRPr="00671C8B">
              <w:t>Mobile Station</w:t>
            </w:r>
          </w:p>
        </w:tc>
      </w:tr>
      <w:tr w:rsidR="00E22A5D" w:rsidRPr="00671C8B" w14:paraId="7F4C5A8A" w14:textId="77777777" w:rsidTr="00166AF3">
        <w:tc>
          <w:tcPr>
            <w:tcW w:w="1124" w:type="pct"/>
          </w:tcPr>
          <w:p w14:paraId="1ACFE3EB" w14:textId="77777777" w:rsidR="00E22A5D" w:rsidRPr="00671C8B" w:rsidRDefault="00E22A5D" w:rsidP="00166AF3">
            <w:pPr>
              <w:pStyle w:val="TableBody"/>
            </w:pPr>
            <w:r w:rsidRPr="00671C8B">
              <w:t>MSB</w:t>
            </w:r>
          </w:p>
        </w:tc>
        <w:tc>
          <w:tcPr>
            <w:tcW w:w="3876" w:type="pct"/>
          </w:tcPr>
          <w:p w14:paraId="3467704F" w14:textId="77777777" w:rsidR="00E22A5D" w:rsidRPr="00671C8B" w:rsidRDefault="00E22A5D" w:rsidP="00166AF3">
            <w:pPr>
              <w:pStyle w:val="TableBody"/>
            </w:pPr>
            <w:r w:rsidRPr="00671C8B">
              <w:t>Most Significant Bit</w:t>
            </w:r>
          </w:p>
        </w:tc>
      </w:tr>
      <w:tr w:rsidR="00E22A5D" w:rsidRPr="00671C8B" w14:paraId="00019DD2" w14:textId="77777777" w:rsidTr="00166AF3">
        <w:tc>
          <w:tcPr>
            <w:tcW w:w="1124" w:type="pct"/>
          </w:tcPr>
          <w:p w14:paraId="2F3A6A27" w14:textId="77777777" w:rsidR="00E22A5D" w:rsidRPr="00671C8B" w:rsidRDefault="00E22A5D" w:rsidP="00166AF3">
            <w:pPr>
              <w:pStyle w:val="TableBody"/>
            </w:pPr>
            <w:r w:rsidRPr="00671C8B">
              <w:t>MSISDN</w:t>
            </w:r>
          </w:p>
        </w:tc>
        <w:tc>
          <w:tcPr>
            <w:tcW w:w="3876" w:type="pct"/>
          </w:tcPr>
          <w:p w14:paraId="6F07241F" w14:textId="77777777" w:rsidR="00E22A5D" w:rsidRPr="00671C8B" w:rsidRDefault="00E22A5D" w:rsidP="00166AF3">
            <w:pPr>
              <w:pStyle w:val="TableBody"/>
            </w:pPr>
            <w:r w:rsidRPr="00671C8B">
              <w:t>Mobile Station International ISDN Number</w:t>
            </w:r>
          </w:p>
        </w:tc>
      </w:tr>
      <w:tr w:rsidR="00E22A5D" w:rsidRPr="00671C8B" w14:paraId="3BBD19BF" w14:textId="77777777" w:rsidTr="00166AF3">
        <w:tc>
          <w:tcPr>
            <w:tcW w:w="1124" w:type="pct"/>
          </w:tcPr>
          <w:p w14:paraId="59102BC6" w14:textId="77777777" w:rsidR="00E22A5D" w:rsidRPr="00671C8B" w:rsidRDefault="00E22A5D" w:rsidP="00166AF3">
            <w:pPr>
              <w:pStyle w:val="TableBody"/>
            </w:pPr>
            <w:r w:rsidRPr="00671C8B">
              <w:t>MT</w:t>
            </w:r>
          </w:p>
        </w:tc>
        <w:tc>
          <w:tcPr>
            <w:tcW w:w="3876" w:type="pct"/>
          </w:tcPr>
          <w:p w14:paraId="5C6C2465" w14:textId="77777777" w:rsidR="00E22A5D" w:rsidRPr="00671C8B" w:rsidRDefault="00E22A5D" w:rsidP="00166AF3">
            <w:pPr>
              <w:pStyle w:val="TableBody"/>
            </w:pPr>
            <w:r w:rsidRPr="00671C8B">
              <w:t>Mobile Terminal</w:t>
            </w:r>
          </w:p>
        </w:tc>
      </w:tr>
      <w:tr w:rsidR="00E22A5D" w:rsidRPr="00671C8B" w14:paraId="4B8B5732" w14:textId="77777777" w:rsidTr="00166AF3">
        <w:tc>
          <w:tcPr>
            <w:tcW w:w="1124" w:type="pct"/>
          </w:tcPr>
          <w:p w14:paraId="6091932B" w14:textId="77777777" w:rsidR="00E22A5D" w:rsidRPr="00671C8B" w:rsidRDefault="00E22A5D" w:rsidP="00166AF3">
            <w:pPr>
              <w:pStyle w:val="TableBody"/>
            </w:pPr>
            <w:r w:rsidRPr="00671C8B">
              <w:t>MTC</w:t>
            </w:r>
          </w:p>
        </w:tc>
        <w:tc>
          <w:tcPr>
            <w:tcW w:w="3876" w:type="pct"/>
          </w:tcPr>
          <w:p w14:paraId="4BC7D035" w14:textId="77777777" w:rsidR="00E22A5D" w:rsidRPr="00671C8B" w:rsidRDefault="00E22A5D" w:rsidP="00166AF3">
            <w:pPr>
              <w:pStyle w:val="TableBody"/>
            </w:pPr>
            <w:r w:rsidRPr="00671C8B">
              <w:t>Mobile Terminated Call (incoming call)</w:t>
            </w:r>
          </w:p>
        </w:tc>
      </w:tr>
      <w:tr w:rsidR="00E22A5D" w:rsidRPr="00671C8B" w14:paraId="38587887" w14:textId="77777777" w:rsidTr="00166AF3">
        <w:tc>
          <w:tcPr>
            <w:tcW w:w="1124" w:type="pct"/>
          </w:tcPr>
          <w:p w14:paraId="3B9D001E" w14:textId="77777777" w:rsidR="00E22A5D" w:rsidRPr="00671C8B" w:rsidRDefault="00E22A5D" w:rsidP="00166AF3">
            <w:pPr>
              <w:pStyle w:val="TableBody"/>
            </w:pPr>
            <w:r w:rsidRPr="00671C8B">
              <w:t>N.A.</w:t>
            </w:r>
          </w:p>
        </w:tc>
        <w:tc>
          <w:tcPr>
            <w:tcW w:w="3876" w:type="pct"/>
          </w:tcPr>
          <w:p w14:paraId="111A4868" w14:textId="77777777" w:rsidR="00E22A5D" w:rsidRPr="00671C8B" w:rsidRDefault="00E22A5D" w:rsidP="00166AF3">
            <w:pPr>
              <w:pStyle w:val="TableBody"/>
            </w:pPr>
            <w:r w:rsidRPr="00671C8B">
              <w:t>Not applicable</w:t>
            </w:r>
          </w:p>
        </w:tc>
      </w:tr>
      <w:tr w:rsidR="00E22A5D" w:rsidRPr="00671C8B" w14:paraId="39B3658F" w14:textId="77777777" w:rsidTr="00166AF3">
        <w:tc>
          <w:tcPr>
            <w:tcW w:w="1124" w:type="pct"/>
          </w:tcPr>
          <w:p w14:paraId="3514961B" w14:textId="77777777" w:rsidR="00E22A5D" w:rsidRPr="00671C8B" w:rsidRDefault="00E22A5D" w:rsidP="00166AF3">
            <w:pPr>
              <w:pStyle w:val="TableBody"/>
            </w:pPr>
            <w:r w:rsidRPr="00671C8B">
              <w:t>NCK</w:t>
            </w:r>
          </w:p>
        </w:tc>
        <w:tc>
          <w:tcPr>
            <w:tcW w:w="3876" w:type="pct"/>
          </w:tcPr>
          <w:p w14:paraId="71CF5316" w14:textId="77777777" w:rsidR="00E22A5D" w:rsidRPr="00671C8B" w:rsidRDefault="00E22A5D" w:rsidP="00166AF3">
            <w:pPr>
              <w:pStyle w:val="TableBody"/>
            </w:pPr>
            <w:r w:rsidRPr="00671C8B">
              <w:t>Network Control Key</w:t>
            </w:r>
          </w:p>
        </w:tc>
      </w:tr>
      <w:tr w:rsidR="00E22A5D" w:rsidRPr="00671C8B" w14:paraId="08E8F091" w14:textId="77777777" w:rsidTr="00166AF3">
        <w:tc>
          <w:tcPr>
            <w:tcW w:w="1124" w:type="pct"/>
          </w:tcPr>
          <w:p w14:paraId="324BEE73" w14:textId="77777777" w:rsidR="00E22A5D" w:rsidRPr="00671C8B" w:rsidRDefault="00E22A5D" w:rsidP="00166AF3">
            <w:pPr>
              <w:pStyle w:val="TableBody"/>
            </w:pPr>
            <w:r w:rsidRPr="00671C8B">
              <w:t>NITZ</w:t>
            </w:r>
          </w:p>
        </w:tc>
        <w:tc>
          <w:tcPr>
            <w:tcW w:w="3876" w:type="pct"/>
          </w:tcPr>
          <w:p w14:paraId="260780E7" w14:textId="77777777" w:rsidR="00E22A5D" w:rsidRPr="00671C8B" w:rsidRDefault="00E22A5D" w:rsidP="00166AF3">
            <w:pPr>
              <w:pStyle w:val="TableBody"/>
            </w:pPr>
            <w:r w:rsidRPr="00671C8B">
              <w:t>Network Information and Time Zone</w:t>
            </w:r>
          </w:p>
        </w:tc>
      </w:tr>
      <w:tr w:rsidR="00E22A5D" w:rsidRPr="00671C8B" w14:paraId="14918F00" w14:textId="77777777" w:rsidTr="00166AF3">
        <w:tc>
          <w:tcPr>
            <w:tcW w:w="1124" w:type="pct"/>
          </w:tcPr>
          <w:p w14:paraId="6B61AB90" w14:textId="77777777" w:rsidR="00E22A5D" w:rsidRPr="00671C8B" w:rsidRDefault="00E22A5D" w:rsidP="00166AF3">
            <w:pPr>
              <w:pStyle w:val="TableBody"/>
            </w:pPr>
            <w:r w:rsidRPr="00671C8B">
              <w:t>NSCK</w:t>
            </w:r>
          </w:p>
        </w:tc>
        <w:tc>
          <w:tcPr>
            <w:tcW w:w="3876" w:type="pct"/>
          </w:tcPr>
          <w:p w14:paraId="1CFF98B1" w14:textId="77777777" w:rsidR="00E22A5D" w:rsidRPr="00671C8B" w:rsidRDefault="00E22A5D" w:rsidP="00166AF3">
            <w:pPr>
              <w:pStyle w:val="TableBody"/>
            </w:pPr>
            <w:r w:rsidRPr="00671C8B">
              <w:t>Network Subset Control Key</w:t>
            </w:r>
          </w:p>
        </w:tc>
      </w:tr>
      <w:tr w:rsidR="00E22A5D" w:rsidRPr="00671C8B" w14:paraId="7F2F1B90" w14:textId="77777777" w:rsidTr="00166AF3">
        <w:tc>
          <w:tcPr>
            <w:tcW w:w="1124" w:type="pct"/>
          </w:tcPr>
          <w:p w14:paraId="2F27BE87" w14:textId="77777777" w:rsidR="00E22A5D" w:rsidRPr="00671C8B" w:rsidRDefault="00E22A5D" w:rsidP="00166AF3">
            <w:pPr>
              <w:pStyle w:val="TableBody"/>
            </w:pPr>
            <w:r w:rsidRPr="00671C8B">
              <w:t>NTC</w:t>
            </w:r>
          </w:p>
        </w:tc>
        <w:tc>
          <w:tcPr>
            <w:tcW w:w="3876" w:type="pct"/>
          </w:tcPr>
          <w:p w14:paraId="22C51E7B" w14:textId="77777777" w:rsidR="00E22A5D" w:rsidRPr="00671C8B" w:rsidRDefault="00E22A5D" w:rsidP="00166AF3">
            <w:pPr>
              <w:pStyle w:val="TableBody"/>
            </w:pPr>
            <w:r w:rsidRPr="00671C8B">
              <w:t>Negative Temperature Coefficient</w:t>
            </w:r>
          </w:p>
        </w:tc>
      </w:tr>
      <w:tr w:rsidR="00E22A5D" w:rsidRPr="00671C8B" w14:paraId="0C7B70CB" w14:textId="77777777" w:rsidTr="00166AF3">
        <w:tc>
          <w:tcPr>
            <w:tcW w:w="1124" w:type="pct"/>
          </w:tcPr>
          <w:p w14:paraId="4D415D12" w14:textId="77777777" w:rsidR="00E22A5D" w:rsidRPr="00671C8B" w:rsidRDefault="00E22A5D" w:rsidP="00166AF3">
            <w:pPr>
              <w:pStyle w:val="TableBody"/>
            </w:pPr>
            <w:r w:rsidRPr="00671C8B">
              <w:t>N.U.</w:t>
            </w:r>
          </w:p>
        </w:tc>
        <w:tc>
          <w:tcPr>
            <w:tcW w:w="3876" w:type="pct"/>
          </w:tcPr>
          <w:p w14:paraId="5F9C5BD2" w14:textId="77777777" w:rsidR="00E22A5D" w:rsidRPr="00671C8B" w:rsidRDefault="00E22A5D" w:rsidP="00166AF3">
            <w:pPr>
              <w:pStyle w:val="TableBody"/>
            </w:pPr>
            <w:r w:rsidRPr="00671C8B">
              <w:t>Not used</w:t>
            </w:r>
          </w:p>
        </w:tc>
      </w:tr>
      <w:tr w:rsidR="00E22A5D" w:rsidRPr="00671C8B" w14:paraId="43F863C6" w14:textId="77777777" w:rsidTr="00166AF3">
        <w:tc>
          <w:tcPr>
            <w:tcW w:w="1124" w:type="pct"/>
          </w:tcPr>
          <w:p w14:paraId="76A2C5A1" w14:textId="77777777" w:rsidR="00E22A5D" w:rsidRPr="00671C8B" w:rsidRDefault="00E22A5D" w:rsidP="00166AF3">
            <w:pPr>
              <w:pStyle w:val="TableBody"/>
            </w:pPr>
            <w:r w:rsidRPr="00671C8B">
              <w:t>O</w:t>
            </w:r>
          </w:p>
        </w:tc>
        <w:tc>
          <w:tcPr>
            <w:tcW w:w="3876" w:type="pct"/>
          </w:tcPr>
          <w:p w14:paraId="5D849FEE" w14:textId="77777777" w:rsidR="00E22A5D" w:rsidRPr="00671C8B" w:rsidRDefault="00E22A5D" w:rsidP="00166AF3">
            <w:pPr>
              <w:pStyle w:val="TableBody"/>
            </w:pPr>
            <w:r w:rsidRPr="00671C8B">
              <w:t>Optional</w:t>
            </w:r>
          </w:p>
        </w:tc>
      </w:tr>
      <w:tr w:rsidR="00E22A5D" w:rsidRPr="00671C8B" w14:paraId="6778D527" w14:textId="77777777" w:rsidTr="00166AF3">
        <w:tc>
          <w:tcPr>
            <w:tcW w:w="1124" w:type="pct"/>
          </w:tcPr>
          <w:p w14:paraId="2B187581" w14:textId="77777777" w:rsidR="00E22A5D" w:rsidRPr="00671C8B" w:rsidRDefault="00E22A5D" w:rsidP="00166AF3">
            <w:pPr>
              <w:pStyle w:val="TableBody"/>
            </w:pPr>
            <w:r w:rsidRPr="00671C8B">
              <w:t>OA</w:t>
            </w:r>
          </w:p>
        </w:tc>
        <w:tc>
          <w:tcPr>
            <w:tcW w:w="3876" w:type="pct"/>
          </w:tcPr>
          <w:p w14:paraId="64608FC8" w14:textId="77777777" w:rsidR="00E22A5D" w:rsidRPr="00671C8B" w:rsidRDefault="00E22A5D" w:rsidP="00166AF3">
            <w:pPr>
              <w:pStyle w:val="TableBody"/>
            </w:pPr>
            <w:r w:rsidRPr="00671C8B">
              <w:t>Outgoing Access</w:t>
            </w:r>
          </w:p>
        </w:tc>
      </w:tr>
      <w:tr w:rsidR="00E22A5D" w:rsidRPr="00671C8B" w14:paraId="22CEC976" w14:textId="77777777" w:rsidTr="00166AF3">
        <w:tc>
          <w:tcPr>
            <w:tcW w:w="1124" w:type="pct"/>
          </w:tcPr>
          <w:p w14:paraId="21962FC8" w14:textId="77777777" w:rsidR="00E22A5D" w:rsidRPr="00671C8B" w:rsidRDefault="00E22A5D" w:rsidP="00166AF3">
            <w:pPr>
              <w:pStyle w:val="TableBody"/>
            </w:pPr>
            <w:r w:rsidRPr="00671C8B">
              <w:t>OPL</w:t>
            </w:r>
          </w:p>
        </w:tc>
        <w:tc>
          <w:tcPr>
            <w:tcW w:w="3876" w:type="pct"/>
          </w:tcPr>
          <w:p w14:paraId="19B3D3BD" w14:textId="77777777" w:rsidR="00E22A5D" w:rsidRPr="00671C8B" w:rsidRDefault="00E22A5D" w:rsidP="00166AF3">
            <w:pPr>
              <w:pStyle w:val="TableBody"/>
            </w:pPr>
            <w:r w:rsidRPr="00671C8B">
              <w:t>Operator PLMN List</w:t>
            </w:r>
          </w:p>
        </w:tc>
      </w:tr>
      <w:tr w:rsidR="00E22A5D" w:rsidRPr="00671C8B" w14:paraId="32016201" w14:textId="77777777" w:rsidTr="00166AF3">
        <w:tc>
          <w:tcPr>
            <w:tcW w:w="1124" w:type="pct"/>
          </w:tcPr>
          <w:p w14:paraId="72137880" w14:textId="77777777" w:rsidR="00E22A5D" w:rsidRPr="00671C8B" w:rsidRDefault="00E22A5D" w:rsidP="00166AF3">
            <w:pPr>
              <w:pStyle w:val="TableBody"/>
            </w:pPr>
            <w:r w:rsidRPr="00671C8B">
              <w:t>OS</w:t>
            </w:r>
          </w:p>
        </w:tc>
        <w:tc>
          <w:tcPr>
            <w:tcW w:w="3876" w:type="pct"/>
          </w:tcPr>
          <w:p w14:paraId="7002AF06" w14:textId="77777777" w:rsidR="00E22A5D" w:rsidRPr="00671C8B" w:rsidRDefault="00E22A5D" w:rsidP="00166AF3">
            <w:pPr>
              <w:pStyle w:val="TableBody"/>
            </w:pPr>
            <w:r w:rsidRPr="00671C8B">
              <w:t>Operating System</w:t>
            </w:r>
          </w:p>
        </w:tc>
      </w:tr>
      <w:tr w:rsidR="00E22A5D" w:rsidRPr="00671C8B" w14:paraId="0413D54C" w14:textId="77777777" w:rsidTr="00166AF3">
        <w:tc>
          <w:tcPr>
            <w:tcW w:w="1124" w:type="pct"/>
          </w:tcPr>
          <w:p w14:paraId="7A199EB2" w14:textId="77777777" w:rsidR="00E22A5D" w:rsidRPr="00671C8B" w:rsidRDefault="00E22A5D" w:rsidP="00166AF3">
            <w:pPr>
              <w:pStyle w:val="TableBody"/>
            </w:pPr>
            <w:r w:rsidRPr="00671C8B">
              <w:t>OTA</w:t>
            </w:r>
          </w:p>
        </w:tc>
        <w:tc>
          <w:tcPr>
            <w:tcW w:w="3876" w:type="pct"/>
          </w:tcPr>
          <w:p w14:paraId="43EA06CE" w14:textId="77777777" w:rsidR="00E22A5D" w:rsidRPr="00671C8B" w:rsidRDefault="00E22A5D" w:rsidP="00166AF3">
            <w:pPr>
              <w:pStyle w:val="TableBody"/>
            </w:pPr>
            <w:r w:rsidRPr="00671C8B">
              <w:t>Over the Air</w:t>
            </w:r>
          </w:p>
        </w:tc>
      </w:tr>
      <w:tr w:rsidR="00E22A5D" w:rsidRPr="00671C8B" w14:paraId="363635F0" w14:textId="77777777" w:rsidTr="00166AF3">
        <w:tc>
          <w:tcPr>
            <w:tcW w:w="1124" w:type="pct"/>
          </w:tcPr>
          <w:p w14:paraId="07EA6A87" w14:textId="77777777" w:rsidR="00E22A5D" w:rsidRPr="00671C8B" w:rsidRDefault="00E22A5D" w:rsidP="00166AF3">
            <w:pPr>
              <w:pStyle w:val="TableBody"/>
            </w:pPr>
            <w:r w:rsidRPr="00671C8B">
              <w:t>PAD</w:t>
            </w:r>
          </w:p>
        </w:tc>
        <w:tc>
          <w:tcPr>
            <w:tcW w:w="3876" w:type="pct"/>
          </w:tcPr>
          <w:p w14:paraId="47056D12" w14:textId="77777777" w:rsidR="00E22A5D" w:rsidRPr="00671C8B" w:rsidRDefault="00E22A5D" w:rsidP="00166AF3">
            <w:pPr>
              <w:pStyle w:val="TableBody"/>
            </w:pPr>
            <w:r w:rsidRPr="00671C8B">
              <w:t>Portable Application Description</w:t>
            </w:r>
          </w:p>
        </w:tc>
      </w:tr>
      <w:tr w:rsidR="00E22A5D" w:rsidRPr="00671C8B" w14:paraId="6643FB4E" w14:textId="77777777" w:rsidTr="00166AF3">
        <w:tc>
          <w:tcPr>
            <w:tcW w:w="1124" w:type="pct"/>
          </w:tcPr>
          <w:p w14:paraId="58C00F54" w14:textId="77777777" w:rsidR="00E22A5D" w:rsidRPr="00671C8B" w:rsidRDefault="00E22A5D" w:rsidP="00166AF3">
            <w:pPr>
              <w:pStyle w:val="TableBody"/>
            </w:pPr>
            <w:r w:rsidRPr="00671C8B">
              <w:t>PAP</w:t>
            </w:r>
          </w:p>
        </w:tc>
        <w:tc>
          <w:tcPr>
            <w:tcW w:w="3876" w:type="pct"/>
          </w:tcPr>
          <w:p w14:paraId="5B18ECDF" w14:textId="77777777" w:rsidR="00E22A5D" w:rsidRPr="00671C8B" w:rsidRDefault="00E22A5D" w:rsidP="00166AF3">
            <w:pPr>
              <w:pStyle w:val="TableBody"/>
            </w:pPr>
            <w:r w:rsidRPr="00671C8B">
              <w:rPr>
                <w:rFonts w:eastAsia="MS Mincho"/>
              </w:rPr>
              <w:t>Password Authentication Protocol</w:t>
            </w:r>
          </w:p>
        </w:tc>
      </w:tr>
      <w:tr w:rsidR="00E22A5D" w:rsidRPr="00671C8B" w14:paraId="6DCA60DA" w14:textId="77777777" w:rsidTr="00166AF3">
        <w:tc>
          <w:tcPr>
            <w:tcW w:w="1124" w:type="pct"/>
          </w:tcPr>
          <w:p w14:paraId="590CC670" w14:textId="77777777" w:rsidR="00E22A5D" w:rsidRPr="00671C8B" w:rsidRDefault="00E22A5D" w:rsidP="00166AF3">
            <w:pPr>
              <w:pStyle w:val="TableBody"/>
            </w:pPr>
            <w:r w:rsidRPr="00671C8B">
              <w:t>PC</w:t>
            </w:r>
          </w:p>
        </w:tc>
        <w:tc>
          <w:tcPr>
            <w:tcW w:w="3876" w:type="pct"/>
          </w:tcPr>
          <w:p w14:paraId="5A258E21" w14:textId="77777777" w:rsidR="00E22A5D" w:rsidRPr="00671C8B" w:rsidRDefault="00E22A5D" w:rsidP="00166AF3">
            <w:pPr>
              <w:pStyle w:val="TableBody"/>
            </w:pPr>
            <w:r w:rsidRPr="00671C8B">
              <w:t>Personal Computer</w:t>
            </w:r>
          </w:p>
        </w:tc>
      </w:tr>
      <w:tr w:rsidR="00E22A5D" w:rsidRPr="00D75B97" w14:paraId="7E6D91F9" w14:textId="77777777" w:rsidTr="00166AF3">
        <w:tc>
          <w:tcPr>
            <w:tcW w:w="1124" w:type="pct"/>
          </w:tcPr>
          <w:p w14:paraId="07F2755F" w14:textId="77777777" w:rsidR="00E22A5D" w:rsidRPr="00671C8B" w:rsidRDefault="00E22A5D" w:rsidP="00166AF3">
            <w:pPr>
              <w:pStyle w:val="TableBody"/>
            </w:pPr>
            <w:r w:rsidRPr="00671C8B">
              <w:t>PCCP</w:t>
            </w:r>
          </w:p>
        </w:tc>
        <w:tc>
          <w:tcPr>
            <w:tcW w:w="3876" w:type="pct"/>
          </w:tcPr>
          <w:p w14:paraId="7B8D7FD2" w14:textId="77777777" w:rsidR="00E22A5D" w:rsidRPr="00671C8B" w:rsidRDefault="00E22A5D" w:rsidP="00166AF3">
            <w:pPr>
              <w:pStyle w:val="TableBody"/>
              <w:rPr>
                <w:lang w:val="fr-FR"/>
              </w:rPr>
            </w:pPr>
            <w:r w:rsidRPr="00671C8B">
              <w:rPr>
                <w:lang w:val="fr-FR"/>
              </w:rPr>
              <w:t>PC character set Code Page</w:t>
            </w:r>
          </w:p>
        </w:tc>
      </w:tr>
      <w:tr w:rsidR="00E22A5D" w:rsidRPr="00671C8B" w14:paraId="5DCCCB2E" w14:textId="77777777" w:rsidTr="00166AF3">
        <w:tc>
          <w:tcPr>
            <w:tcW w:w="1124" w:type="pct"/>
          </w:tcPr>
          <w:p w14:paraId="4C85F2DF" w14:textId="77777777" w:rsidR="00E22A5D" w:rsidRPr="00671C8B" w:rsidRDefault="00E22A5D" w:rsidP="00166AF3">
            <w:pPr>
              <w:pStyle w:val="TableBody"/>
            </w:pPr>
            <w:r w:rsidRPr="00671C8B">
              <w:t>PCK</w:t>
            </w:r>
          </w:p>
        </w:tc>
        <w:tc>
          <w:tcPr>
            <w:tcW w:w="3876" w:type="pct"/>
          </w:tcPr>
          <w:p w14:paraId="49C320C4" w14:textId="77777777" w:rsidR="00E22A5D" w:rsidRPr="00671C8B" w:rsidRDefault="00E22A5D" w:rsidP="00166AF3">
            <w:pPr>
              <w:pStyle w:val="TableBody"/>
            </w:pPr>
            <w:r w:rsidRPr="00671C8B">
              <w:t>Personalization Control Key</w:t>
            </w:r>
          </w:p>
        </w:tc>
      </w:tr>
      <w:tr w:rsidR="00E22A5D" w:rsidRPr="00671C8B" w14:paraId="3AA91B4E" w14:textId="77777777" w:rsidTr="00166AF3">
        <w:tc>
          <w:tcPr>
            <w:tcW w:w="1124" w:type="pct"/>
          </w:tcPr>
          <w:p w14:paraId="149B8499" w14:textId="77777777" w:rsidR="00E22A5D" w:rsidRPr="00671C8B" w:rsidRDefault="00E22A5D" w:rsidP="00166AF3">
            <w:pPr>
              <w:pStyle w:val="TableBody"/>
            </w:pPr>
            <w:r w:rsidRPr="00671C8B">
              <w:t>PCL</w:t>
            </w:r>
          </w:p>
        </w:tc>
        <w:tc>
          <w:tcPr>
            <w:tcW w:w="3876" w:type="pct"/>
          </w:tcPr>
          <w:p w14:paraId="2D3A8FBD" w14:textId="77777777" w:rsidR="00E22A5D" w:rsidRPr="00671C8B" w:rsidRDefault="00E22A5D" w:rsidP="00166AF3">
            <w:pPr>
              <w:pStyle w:val="TableBody"/>
            </w:pPr>
            <w:r w:rsidRPr="00671C8B">
              <w:t>Power Control Level</w:t>
            </w:r>
          </w:p>
        </w:tc>
      </w:tr>
      <w:tr w:rsidR="00E22A5D" w:rsidRPr="00671C8B" w14:paraId="59E54DBE" w14:textId="77777777" w:rsidTr="00166AF3">
        <w:tc>
          <w:tcPr>
            <w:tcW w:w="1124" w:type="pct"/>
          </w:tcPr>
          <w:p w14:paraId="04894A6B" w14:textId="77777777" w:rsidR="00E22A5D" w:rsidRPr="00671C8B" w:rsidRDefault="00E22A5D" w:rsidP="00166AF3">
            <w:pPr>
              <w:pStyle w:val="TableBody"/>
            </w:pPr>
            <w:r w:rsidRPr="00671C8B">
              <w:t>PCM</w:t>
            </w:r>
          </w:p>
        </w:tc>
        <w:tc>
          <w:tcPr>
            <w:tcW w:w="3876" w:type="pct"/>
          </w:tcPr>
          <w:p w14:paraId="21F89E80" w14:textId="77777777" w:rsidR="00E22A5D" w:rsidRPr="00671C8B" w:rsidRDefault="00E22A5D" w:rsidP="00166AF3">
            <w:pPr>
              <w:pStyle w:val="TableBody"/>
            </w:pPr>
            <w:r w:rsidRPr="00671C8B">
              <w:t>Protection Circuit Module</w:t>
            </w:r>
          </w:p>
        </w:tc>
      </w:tr>
      <w:tr w:rsidR="00E22A5D" w:rsidRPr="00671C8B" w14:paraId="40E51319" w14:textId="77777777" w:rsidTr="00166AF3">
        <w:tc>
          <w:tcPr>
            <w:tcW w:w="1124" w:type="pct"/>
          </w:tcPr>
          <w:p w14:paraId="4CE46989" w14:textId="77777777" w:rsidR="00E22A5D" w:rsidRPr="00671C8B" w:rsidRDefault="00E22A5D" w:rsidP="00166AF3">
            <w:pPr>
              <w:pStyle w:val="TableBody"/>
            </w:pPr>
            <w:r w:rsidRPr="00671C8B">
              <w:t xml:space="preserve">PCN </w:t>
            </w:r>
          </w:p>
        </w:tc>
        <w:tc>
          <w:tcPr>
            <w:tcW w:w="3876" w:type="pct"/>
          </w:tcPr>
          <w:p w14:paraId="71B17BBE" w14:textId="77777777" w:rsidR="00E22A5D" w:rsidRPr="00671C8B" w:rsidRDefault="00E22A5D" w:rsidP="00166AF3">
            <w:pPr>
              <w:pStyle w:val="TableBody"/>
            </w:pPr>
            <w:r w:rsidRPr="00671C8B">
              <w:t>Personal Communication Network</w:t>
            </w:r>
          </w:p>
        </w:tc>
      </w:tr>
      <w:tr w:rsidR="00E22A5D" w:rsidRPr="00671C8B" w14:paraId="4E186571" w14:textId="77777777" w:rsidTr="00166AF3">
        <w:tc>
          <w:tcPr>
            <w:tcW w:w="1124" w:type="pct"/>
          </w:tcPr>
          <w:p w14:paraId="2F1A6F4A" w14:textId="77777777" w:rsidR="00E22A5D" w:rsidRPr="00671C8B" w:rsidRDefault="00E22A5D" w:rsidP="00166AF3">
            <w:pPr>
              <w:pStyle w:val="TableBody"/>
            </w:pPr>
            <w:r w:rsidRPr="00671C8B">
              <w:t>PCS 1900</w:t>
            </w:r>
          </w:p>
        </w:tc>
        <w:tc>
          <w:tcPr>
            <w:tcW w:w="3876" w:type="pct"/>
          </w:tcPr>
          <w:p w14:paraId="242C2F1E" w14:textId="77777777" w:rsidR="00E22A5D" w:rsidRPr="00671C8B" w:rsidRDefault="00E22A5D" w:rsidP="00166AF3">
            <w:pPr>
              <w:pStyle w:val="TableBody"/>
            </w:pPr>
            <w:r w:rsidRPr="00671C8B">
              <w:t xml:space="preserve">Personal Communication Service </w:t>
            </w:r>
          </w:p>
        </w:tc>
      </w:tr>
      <w:tr w:rsidR="00E22A5D" w:rsidRPr="00671C8B" w14:paraId="048FAD43" w14:textId="77777777" w:rsidTr="00166AF3">
        <w:tc>
          <w:tcPr>
            <w:tcW w:w="1124" w:type="pct"/>
          </w:tcPr>
          <w:p w14:paraId="18F88E33" w14:textId="77777777" w:rsidR="00E22A5D" w:rsidRPr="00671C8B" w:rsidRDefault="00E22A5D" w:rsidP="00166AF3">
            <w:pPr>
              <w:pStyle w:val="TableBody"/>
            </w:pPr>
            <w:r w:rsidRPr="00671C8B">
              <w:t>PDP</w:t>
            </w:r>
          </w:p>
        </w:tc>
        <w:tc>
          <w:tcPr>
            <w:tcW w:w="3876" w:type="pct"/>
          </w:tcPr>
          <w:p w14:paraId="1273EE75" w14:textId="77777777" w:rsidR="00E22A5D" w:rsidRPr="00671C8B" w:rsidRDefault="00E22A5D" w:rsidP="00166AF3">
            <w:pPr>
              <w:pStyle w:val="TableBody"/>
            </w:pPr>
            <w:r w:rsidRPr="00671C8B">
              <w:t>Packet Data Protocol</w:t>
            </w:r>
          </w:p>
        </w:tc>
      </w:tr>
      <w:tr w:rsidR="00E22A5D" w:rsidRPr="00671C8B" w14:paraId="562110BA" w14:textId="77777777" w:rsidTr="00166AF3">
        <w:tc>
          <w:tcPr>
            <w:tcW w:w="1124" w:type="pct"/>
          </w:tcPr>
          <w:p w14:paraId="16F6A401" w14:textId="77777777" w:rsidR="00E22A5D" w:rsidRPr="00671C8B" w:rsidRDefault="00E22A5D" w:rsidP="00166AF3">
            <w:pPr>
              <w:pStyle w:val="TableBody"/>
            </w:pPr>
            <w:r w:rsidRPr="00671C8B">
              <w:lastRenderedPageBreak/>
              <w:t>PDU</w:t>
            </w:r>
          </w:p>
        </w:tc>
        <w:tc>
          <w:tcPr>
            <w:tcW w:w="3876" w:type="pct"/>
          </w:tcPr>
          <w:p w14:paraId="0EFE8AD7" w14:textId="77777777" w:rsidR="00E22A5D" w:rsidRPr="00671C8B" w:rsidRDefault="00E22A5D" w:rsidP="00166AF3">
            <w:pPr>
              <w:pStyle w:val="TableBody"/>
            </w:pPr>
            <w:r w:rsidRPr="00671C8B">
              <w:t>Protocol Description Unit</w:t>
            </w:r>
          </w:p>
        </w:tc>
      </w:tr>
      <w:tr w:rsidR="00E22A5D" w:rsidRPr="00671C8B" w14:paraId="0FC31008" w14:textId="77777777" w:rsidTr="00166AF3">
        <w:tc>
          <w:tcPr>
            <w:tcW w:w="1124" w:type="pct"/>
          </w:tcPr>
          <w:p w14:paraId="4D8B995E" w14:textId="77777777" w:rsidR="00E22A5D" w:rsidRPr="00671C8B" w:rsidRDefault="00E22A5D" w:rsidP="00166AF3">
            <w:pPr>
              <w:pStyle w:val="TableBody"/>
            </w:pPr>
            <w:r w:rsidRPr="00671C8B">
              <w:t>PIN</w:t>
            </w:r>
          </w:p>
        </w:tc>
        <w:tc>
          <w:tcPr>
            <w:tcW w:w="3876" w:type="pct"/>
          </w:tcPr>
          <w:p w14:paraId="7F879744" w14:textId="77777777" w:rsidR="00E22A5D" w:rsidRPr="00671C8B" w:rsidRDefault="00E22A5D" w:rsidP="00166AF3">
            <w:pPr>
              <w:pStyle w:val="TableBody"/>
            </w:pPr>
            <w:r w:rsidRPr="00671C8B">
              <w:t>Personal Identification Number</w:t>
            </w:r>
          </w:p>
        </w:tc>
      </w:tr>
      <w:tr w:rsidR="00E22A5D" w:rsidRPr="00671C8B" w14:paraId="4873C611" w14:textId="77777777" w:rsidTr="00166AF3">
        <w:tc>
          <w:tcPr>
            <w:tcW w:w="1124" w:type="pct"/>
          </w:tcPr>
          <w:p w14:paraId="494AADFD" w14:textId="77777777" w:rsidR="00E22A5D" w:rsidRPr="00671C8B" w:rsidRDefault="00E22A5D" w:rsidP="00166AF3">
            <w:pPr>
              <w:pStyle w:val="TableBody"/>
            </w:pPr>
            <w:r w:rsidRPr="00671C8B">
              <w:t>PLMN</w:t>
            </w:r>
          </w:p>
        </w:tc>
        <w:tc>
          <w:tcPr>
            <w:tcW w:w="3876" w:type="pct"/>
          </w:tcPr>
          <w:p w14:paraId="5101ADC2" w14:textId="77777777" w:rsidR="00E22A5D" w:rsidRPr="00671C8B" w:rsidRDefault="00E22A5D" w:rsidP="00166AF3">
            <w:pPr>
              <w:pStyle w:val="TableBody"/>
            </w:pPr>
            <w:r w:rsidRPr="00671C8B">
              <w:t>Public Land Mobile Networks</w:t>
            </w:r>
          </w:p>
        </w:tc>
      </w:tr>
      <w:tr w:rsidR="00E22A5D" w:rsidRPr="00671C8B" w14:paraId="41558036" w14:textId="77777777" w:rsidTr="00166AF3">
        <w:tc>
          <w:tcPr>
            <w:tcW w:w="1124" w:type="pct"/>
          </w:tcPr>
          <w:p w14:paraId="1C8244CF" w14:textId="77777777" w:rsidR="00E22A5D" w:rsidRPr="00671C8B" w:rsidRDefault="00E22A5D" w:rsidP="00166AF3">
            <w:pPr>
              <w:pStyle w:val="TableBody"/>
            </w:pPr>
            <w:r w:rsidRPr="00671C8B">
              <w:t>PNN</w:t>
            </w:r>
          </w:p>
        </w:tc>
        <w:tc>
          <w:tcPr>
            <w:tcW w:w="3876" w:type="pct"/>
          </w:tcPr>
          <w:p w14:paraId="4C966961" w14:textId="77777777" w:rsidR="00E22A5D" w:rsidRPr="00671C8B" w:rsidRDefault="00E22A5D" w:rsidP="00166AF3">
            <w:pPr>
              <w:pStyle w:val="TableBody"/>
            </w:pPr>
            <w:r w:rsidRPr="00671C8B">
              <w:t>PLMN Network Name</w:t>
            </w:r>
          </w:p>
        </w:tc>
      </w:tr>
      <w:tr w:rsidR="00E22A5D" w:rsidRPr="00671C8B" w14:paraId="2D579EB4" w14:textId="77777777" w:rsidTr="00166AF3">
        <w:tc>
          <w:tcPr>
            <w:tcW w:w="1124" w:type="pct"/>
          </w:tcPr>
          <w:p w14:paraId="08246685" w14:textId="77777777" w:rsidR="00E22A5D" w:rsidRPr="00671C8B" w:rsidRDefault="00E22A5D" w:rsidP="00166AF3">
            <w:pPr>
              <w:pStyle w:val="TableBody"/>
            </w:pPr>
            <w:r w:rsidRPr="00671C8B">
              <w:t>PPP</w:t>
            </w:r>
          </w:p>
        </w:tc>
        <w:tc>
          <w:tcPr>
            <w:tcW w:w="3876" w:type="pct"/>
          </w:tcPr>
          <w:p w14:paraId="777DBA0E" w14:textId="77777777" w:rsidR="00E22A5D" w:rsidRPr="00671C8B" w:rsidRDefault="00E22A5D" w:rsidP="00166AF3">
            <w:pPr>
              <w:pStyle w:val="TableBody"/>
            </w:pPr>
            <w:r w:rsidRPr="00671C8B">
              <w:t>Point-to-Point Protocol/</w:t>
            </w:r>
            <w:r w:rsidRPr="00671C8B">
              <w:rPr>
                <w:rFonts w:eastAsia="MS Mincho"/>
              </w:rPr>
              <w:t>Peer to Peer</w:t>
            </w:r>
          </w:p>
        </w:tc>
      </w:tr>
      <w:tr w:rsidR="00E22A5D" w:rsidRPr="00671C8B" w14:paraId="20E52BE0" w14:textId="77777777" w:rsidTr="00166AF3">
        <w:tc>
          <w:tcPr>
            <w:tcW w:w="1124" w:type="pct"/>
          </w:tcPr>
          <w:p w14:paraId="15701D5C" w14:textId="77777777" w:rsidR="00E22A5D" w:rsidRPr="00671C8B" w:rsidRDefault="00E22A5D" w:rsidP="00166AF3">
            <w:pPr>
              <w:pStyle w:val="TableBody"/>
            </w:pPr>
            <w:r w:rsidRPr="00671C8B">
              <w:t>PSTN</w:t>
            </w:r>
          </w:p>
        </w:tc>
        <w:tc>
          <w:tcPr>
            <w:tcW w:w="3876" w:type="pct"/>
          </w:tcPr>
          <w:p w14:paraId="09230E38" w14:textId="77777777" w:rsidR="00E22A5D" w:rsidRPr="00671C8B" w:rsidRDefault="00E22A5D" w:rsidP="00166AF3">
            <w:pPr>
              <w:pStyle w:val="TableBody"/>
            </w:pPr>
            <w:r w:rsidRPr="00671C8B">
              <w:t>Public Switched Telephone Network</w:t>
            </w:r>
          </w:p>
        </w:tc>
      </w:tr>
      <w:tr w:rsidR="00E22A5D" w:rsidRPr="00671C8B" w14:paraId="4CC90B6E" w14:textId="77777777" w:rsidTr="00166AF3">
        <w:tc>
          <w:tcPr>
            <w:tcW w:w="1124" w:type="pct"/>
          </w:tcPr>
          <w:p w14:paraId="12D0E654" w14:textId="77777777" w:rsidR="00E22A5D" w:rsidRPr="00671C8B" w:rsidRDefault="00E22A5D" w:rsidP="00166AF3">
            <w:pPr>
              <w:pStyle w:val="TableBody"/>
            </w:pPr>
            <w:r w:rsidRPr="00671C8B">
              <w:t>PTS</w:t>
            </w:r>
          </w:p>
        </w:tc>
        <w:tc>
          <w:tcPr>
            <w:tcW w:w="3876" w:type="pct"/>
          </w:tcPr>
          <w:p w14:paraId="7320CF99" w14:textId="77777777" w:rsidR="00E22A5D" w:rsidRPr="00671C8B" w:rsidRDefault="00E22A5D" w:rsidP="00166AF3">
            <w:pPr>
              <w:pStyle w:val="TableBody"/>
            </w:pPr>
            <w:r w:rsidRPr="00671C8B">
              <w:t>Product Technical Specification</w:t>
            </w:r>
          </w:p>
        </w:tc>
      </w:tr>
      <w:tr w:rsidR="00E22A5D" w:rsidRPr="00671C8B" w14:paraId="19FA7185" w14:textId="77777777" w:rsidTr="00166AF3">
        <w:tc>
          <w:tcPr>
            <w:tcW w:w="1124" w:type="pct"/>
          </w:tcPr>
          <w:p w14:paraId="57C855B3" w14:textId="77777777" w:rsidR="00E22A5D" w:rsidRPr="00671C8B" w:rsidRDefault="00E22A5D" w:rsidP="00166AF3">
            <w:pPr>
              <w:pStyle w:val="TableBody"/>
            </w:pPr>
            <w:r w:rsidRPr="00671C8B">
              <w:t>PUCT</w:t>
            </w:r>
          </w:p>
        </w:tc>
        <w:tc>
          <w:tcPr>
            <w:tcW w:w="3876" w:type="pct"/>
          </w:tcPr>
          <w:p w14:paraId="3B8C8C98" w14:textId="77777777" w:rsidR="00E22A5D" w:rsidRPr="00671C8B" w:rsidRDefault="00E22A5D" w:rsidP="00166AF3">
            <w:pPr>
              <w:pStyle w:val="TableBody"/>
            </w:pPr>
            <w:r w:rsidRPr="00671C8B">
              <w:t>Price per Unit and Currency Table</w:t>
            </w:r>
          </w:p>
        </w:tc>
      </w:tr>
      <w:tr w:rsidR="00E22A5D" w:rsidRPr="00671C8B" w14:paraId="553A25AB" w14:textId="77777777" w:rsidTr="00166AF3">
        <w:tc>
          <w:tcPr>
            <w:tcW w:w="1124" w:type="pct"/>
          </w:tcPr>
          <w:p w14:paraId="37E1CE0A" w14:textId="77777777" w:rsidR="00E22A5D" w:rsidRPr="00671C8B" w:rsidRDefault="00E22A5D" w:rsidP="00166AF3">
            <w:pPr>
              <w:pStyle w:val="TableBody"/>
            </w:pPr>
            <w:r w:rsidRPr="00671C8B">
              <w:t>PUK</w:t>
            </w:r>
          </w:p>
        </w:tc>
        <w:tc>
          <w:tcPr>
            <w:tcW w:w="3876" w:type="pct"/>
          </w:tcPr>
          <w:p w14:paraId="6CAA1D7D" w14:textId="77777777" w:rsidR="00E22A5D" w:rsidRPr="00671C8B" w:rsidRDefault="00E22A5D" w:rsidP="00166AF3">
            <w:pPr>
              <w:pStyle w:val="TableBody"/>
            </w:pPr>
            <w:r w:rsidRPr="00671C8B">
              <w:t>PIN Unlock Key</w:t>
            </w:r>
          </w:p>
        </w:tc>
      </w:tr>
      <w:tr w:rsidR="00E22A5D" w:rsidRPr="00671C8B" w14:paraId="79C1AAB4" w14:textId="77777777" w:rsidTr="00166AF3">
        <w:tc>
          <w:tcPr>
            <w:tcW w:w="1124" w:type="pct"/>
          </w:tcPr>
          <w:p w14:paraId="32C3E245" w14:textId="77777777" w:rsidR="00E22A5D" w:rsidRPr="00671C8B" w:rsidRDefault="00E22A5D" w:rsidP="00166AF3">
            <w:pPr>
              <w:pStyle w:val="TableBody"/>
            </w:pPr>
            <w:r w:rsidRPr="00671C8B">
              <w:t>PWM</w:t>
            </w:r>
          </w:p>
        </w:tc>
        <w:tc>
          <w:tcPr>
            <w:tcW w:w="3876" w:type="pct"/>
          </w:tcPr>
          <w:p w14:paraId="1FCC400B" w14:textId="77777777" w:rsidR="00E22A5D" w:rsidRPr="00671C8B" w:rsidRDefault="00E22A5D" w:rsidP="00166AF3">
            <w:pPr>
              <w:pStyle w:val="TableBody"/>
            </w:pPr>
            <w:r w:rsidRPr="00671C8B">
              <w:t>Pulse Width Modulation</w:t>
            </w:r>
          </w:p>
        </w:tc>
      </w:tr>
      <w:tr w:rsidR="00E22A5D" w:rsidRPr="00671C8B" w14:paraId="1826D19A" w14:textId="77777777" w:rsidTr="00166AF3">
        <w:tc>
          <w:tcPr>
            <w:tcW w:w="1124" w:type="pct"/>
          </w:tcPr>
          <w:p w14:paraId="15BEAAE3" w14:textId="77777777" w:rsidR="00E22A5D" w:rsidRPr="00671C8B" w:rsidRDefault="00E22A5D" w:rsidP="00166AF3">
            <w:pPr>
              <w:pStyle w:val="TableBody"/>
            </w:pPr>
            <w:r w:rsidRPr="00671C8B">
              <w:t>QoS</w:t>
            </w:r>
          </w:p>
        </w:tc>
        <w:tc>
          <w:tcPr>
            <w:tcW w:w="3876" w:type="pct"/>
          </w:tcPr>
          <w:p w14:paraId="4EAE84BB" w14:textId="77777777" w:rsidR="00E22A5D" w:rsidRPr="00671C8B" w:rsidRDefault="00E22A5D" w:rsidP="00166AF3">
            <w:pPr>
              <w:pStyle w:val="TableBody"/>
            </w:pPr>
            <w:r w:rsidRPr="00671C8B">
              <w:t>Quality of Service</w:t>
            </w:r>
          </w:p>
        </w:tc>
      </w:tr>
      <w:tr w:rsidR="00E22A5D" w:rsidRPr="00671C8B" w14:paraId="18EEF897" w14:textId="77777777" w:rsidTr="00166AF3">
        <w:tc>
          <w:tcPr>
            <w:tcW w:w="1124" w:type="pct"/>
          </w:tcPr>
          <w:p w14:paraId="2443C85B" w14:textId="77777777" w:rsidR="00E22A5D" w:rsidRPr="00671C8B" w:rsidRDefault="00E22A5D" w:rsidP="00166AF3">
            <w:pPr>
              <w:pStyle w:val="TableBody"/>
            </w:pPr>
            <w:r w:rsidRPr="00671C8B">
              <w:t>RAM</w:t>
            </w:r>
          </w:p>
        </w:tc>
        <w:tc>
          <w:tcPr>
            <w:tcW w:w="3876" w:type="pct"/>
          </w:tcPr>
          <w:p w14:paraId="576A0281" w14:textId="77777777" w:rsidR="00E22A5D" w:rsidRPr="00671C8B" w:rsidRDefault="00E22A5D" w:rsidP="00166AF3">
            <w:pPr>
              <w:pStyle w:val="TableBody"/>
            </w:pPr>
            <w:r w:rsidRPr="00671C8B">
              <w:t>Random Access Memory</w:t>
            </w:r>
          </w:p>
        </w:tc>
      </w:tr>
      <w:tr w:rsidR="00E22A5D" w:rsidRPr="00671C8B" w14:paraId="7032D21A" w14:textId="77777777" w:rsidTr="00166AF3">
        <w:tc>
          <w:tcPr>
            <w:tcW w:w="1124" w:type="pct"/>
          </w:tcPr>
          <w:p w14:paraId="22C377A6" w14:textId="77777777" w:rsidR="00E22A5D" w:rsidRPr="00671C8B" w:rsidRDefault="00E22A5D" w:rsidP="00166AF3">
            <w:pPr>
              <w:pStyle w:val="TableBody"/>
            </w:pPr>
            <w:r w:rsidRPr="00671C8B">
              <w:t>RDMS</w:t>
            </w:r>
          </w:p>
        </w:tc>
        <w:tc>
          <w:tcPr>
            <w:tcW w:w="3876" w:type="pct"/>
          </w:tcPr>
          <w:p w14:paraId="3FD1D706" w14:textId="77777777" w:rsidR="00E22A5D" w:rsidRPr="00671C8B" w:rsidRDefault="00E22A5D" w:rsidP="00166AF3">
            <w:pPr>
              <w:pStyle w:val="TableBody"/>
            </w:pPr>
            <w:r w:rsidRPr="00671C8B">
              <w:t>Remote Device Management Services</w:t>
            </w:r>
          </w:p>
        </w:tc>
      </w:tr>
      <w:tr w:rsidR="00E22A5D" w:rsidRPr="00671C8B" w14:paraId="7AF00270" w14:textId="77777777" w:rsidTr="00166AF3">
        <w:tc>
          <w:tcPr>
            <w:tcW w:w="1124" w:type="pct"/>
          </w:tcPr>
          <w:p w14:paraId="68B30FE0" w14:textId="77777777" w:rsidR="00E22A5D" w:rsidRPr="00671C8B" w:rsidRDefault="00E22A5D" w:rsidP="00166AF3">
            <w:pPr>
              <w:pStyle w:val="TableBody"/>
            </w:pPr>
            <w:r w:rsidRPr="00671C8B">
              <w:t>RI</w:t>
            </w:r>
          </w:p>
        </w:tc>
        <w:tc>
          <w:tcPr>
            <w:tcW w:w="3876" w:type="pct"/>
          </w:tcPr>
          <w:p w14:paraId="3874FBE3" w14:textId="77777777" w:rsidR="00E22A5D" w:rsidRPr="00671C8B" w:rsidRDefault="00E22A5D" w:rsidP="00166AF3">
            <w:pPr>
              <w:pStyle w:val="TableBody"/>
            </w:pPr>
            <w:r w:rsidRPr="00671C8B">
              <w:t>Ring Indicator</w:t>
            </w:r>
          </w:p>
        </w:tc>
      </w:tr>
      <w:tr w:rsidR="00E22A5D" w:rsidRPr="00671C8B" w14:paraId="0855E099" w14:textId="77777777" w:rsidTr="00166AF3">
        <w:tc>
          <w:tcPr>
            <w:tcW w:w="1124" w:type="pct"/>
          </w:tcPr>
          <w:p w14:paraId="649A6DC2" w14:textId="77777777" w:rsidR="00E22A5D" w:rsidRPr="00671C8B" w:rsidRDefault="00E22A5D" w:rsidP="00166AF3">
            <w:pPr>
              <w:pStyle w:val="TableBody"/>
            </w:pPr>
            <w:r w:rsidRPr="00671C8B">
              <w:t>RIL</w:t>
            </w:r>
          </w:p>
        </w:tc>
        <w:tc>
          <w:tcPr>
            <w:tcW w:w="3876" w:type="pct"/>
          </w:tcPr>
          <w:p w14:paraId="13719B0C" w14:textId="77777777" w:rsidR="00E22A5D" w:rsidRPr="00671C8B" w:rsidRDefault="00E22A5D" w:rsidP="00166AF3">
            <w:pPr>
              <w:pStyle w:val="TableBody"/>
            </w:pPr>
            <w:r w:rsidRPr="00671C8B">
              <w:t>Radio Interface Layer</w:t>
            </w:r>
          </w:p>
        </w:tc>
      </w:tr>
      <w:tr w:rsidR="00E22A5D" w:rsidRPr="00671C8B" w14:paraId="1979B5D7" w14:textId="77777777" w:rsidTr="00166AF3">
        <w:tc>
          <w:tcPr>
            <w:tcW w:w="1124" w:type="pct"/>
          </w:tcPr>
          <w:p w14:paraId="6195FAC3" w14:textId="77777777" w:rsidR="00E22A5D" w:rsidRPr="00671C8B" w:rsidRDefault="00E22A5D" w:rsidP="00166AF3">
            <w:pPr>
              <w:pStyle w:val="TableBody"/>
            </w:pPr>
            <w:r w:rsidRPr="00671C8B">
              <w:t>RLP</w:t>
            </w:r>
          </w:p>
        </w:tc>
        <w:tc>
          <w:tcPr>
            <w:tcW w:w="3876" w:type="pct"/>
          </w:tcPr>
          <w:p w14:paraId="51C1F8FC" w14:textId="77777777" w:rsidR="00E22A5D" w:rsidRPr="00671C8B" w:rsidRDefault="00E22A5D" w:rsidP="00166AF3">
            <w:pPr>
              <w:pStyle w:val="TableBody"/>
            </w:pPr>
            <w:r w:rsidRPr="00671C8B">
              <w:t>Radio Link Protocol</w:t>
            </w:r>
          </w:p>
        </w:tc>
      </w:tr>
      <w:tr w:rsidR="00E22A5D" w:rsidRPr="00671C8B" w14:paraId="23A5FFD4" w14:textId="77777777" w:rsidTr="00166AF3">
        <w:tc>
          <w:tcPr>
            <w:tcW w:w="1124" w:type="pct"/>
          </w:tcPr>
          <w:p w14:paraId="6D41A7DC" w14:textId="77777777" w:rsidR="00E22A5D" w:rsidRPr="00671C8B" w:rsidRDefault="00E22A5D" w:rsidP="00166AF3">
            <w:pPr>
              <w:pStyle w:val="TableBody"/>
            </w:pPr>
            <w:r w:rsidRPr="00671C8B">
              <w:t>RSSI</w:t>
            </w:r>
          </w:p>
        </w:tc>
        <w:tc>
          <w:tcPr>
            <w:tcW w:w="3876" w:type="pct"/>
          </w:tcPr>
          <w:p w14:paraId="0AD189F4" w14:textId="77777777" w:rsidR="00E22A5D" w:rsidRPr="00671C8B" w:rsidRDefault="00E22A5D" w:rsidP="00166AF3">
            <w:pPr>
              <w:pStyle w:val="TableBody"/>
            </w:pPr>
            <w:r w:rsidRPr="00671C8B">
              <w:t>Received Signal Strength Indication</w:t>
            </w:r>
          </w:p>
        </w:tc>
      </w:tr>
      <w:tr w:rsidR="00E22A5D" w:rsidRPr="00671C8B" w14:paraId="124E000C" w14:textId="77777777" w:rsidTr="00166AF3">
        <w:tc>
          <w:tcPr>
            <w:tcW w:w="1124" w:type="pct"/>
          </w:tcPr>
          <w:p w14:paraId="3254259C" w14:textId="77777777" w:rsidR="00E22A5D" w:rsidRPr="00671C8B" w:rsidRDefault="00E22A5D" w:rsidP="00166AF3">
            <w:pPr>
              <w:pStyle w:val="TableBody"/>
            </w:pPr>
            <w:r w:rsidRPr="00671C8B">
              <w:t>RTS</w:t>
            </w:r>
          </w:p>
        </w:tc>
        <w:tc>
          <w:tcPr>
            <w:tcW w:w="3876" w:type="pct"/>
          </w:tcPr>
          <w:p w14:paraId="613390FC" w14:textId="77777777" w:rsidR="00E22A5D" w:rsidRPr="00671C8B" w:rsidRDefault="00E22A5D" w:rsidP="00166AF3">
            <w:pPr>
              <w:pStyle w:val="TableBody"/>
            </w:pPr>
            <w:r w:rsidRPr="00671C8B">
              <w:t>Ready To Send signal</w:t>
            </w:r>
          </w:p>
        </w:tc>
      </w:tr>
      <w:tr w:rsidR="00E22A5D" w:rsidRPr="00671C8B" w14:paraId="14FB3907" w14:textId="77777777" w:rsidTr="00166AF3">
        <w:tc>
          <w:tcPr>
            <w:tcW w:w="1124" w:type="pct"/>
          </w:tcPr>
          <w:p w14:paraId="5564806F" w14:textId="77777777" w:rsidR="00E22A5D" w:rsidRPr="00671C8B" w:rsidRDefault="00E22A5D" w:rsidP="00166AF3">
            <w:pPr>
              <w:pStyle w:val="TableBody"/>
            </w:pPr>
            <w:r w:rsidRPr="00671C8B">
              <w:t>RX</w:t>
            </w:r>
          </w:p>
        </w:tc>
        <w:tc>
          <w:tcPr>
            <w:tcW w:w="3876" w:type="pct"/>
          </w:tcPr>
          <w:p w14:paraId="0BA00562" w14:textId="77777777" w:rsidR="00E22A5D" w:rsidRPr="00671C8B" w:rsidRDefault="00E22A5D" w:rsidP="00166AF3">
            <w:pPr>
              <w:pStyle w:val="TableBody"/>
            </w:pPr>
            <w:r w:rsidRPr="00671C8B">
              <w:t>Reception</w:t>
            </w:r>
          </w:p>
        </w:tc>
      </w:tr>
      <w:tr w:rsidR="00E22A5D" w:rsidRPr="00671C8B" w14:paraId="35ED8D60" w14:textId="77777777" w:rsidTr="00166AF3">
        <w:tc>
          <w:tcPr>
            <w:tcW w:w="1124" w:type="pct"/>
          </w:tcPr>
          <w:p w14:paraId="04C76C68" w14:textId="77777777" w:rsidR="00E22A5D" w:rsidRPr="00671C8B" w:rsidRDefault="00E22A5D" w:rsidP="00166AF3">
            <w:pPr>
              <w:pStyle w:val="TableBody"/>
            </w:pPr>
            <w:r w:rsidRPr="00671C8B">
              <w:t>SAP</w:t>
            </w:r>
          </w:p>
        </w:tc>
        <w:tc>
          <w:tcPr>
            <w:tcW w:w="3876" w:type="pct"/>
          </w:tcPr>
          <w:p w14:paraId="7196815C" w14:textId="77777777" w:rsidR="00E22A5D" w:rsidRPr="00671C8B" w:rsidRDefault="00E22A5D" w:rsidP="00166AF3">
            <w:pPr>
              <w:pStyle w:val="TableBody"/>
            </w:pPr>
            <w:r w:rsidRPr="00671C8B">
              <w:t>Service Access Point</w:t>
            </w:r>
          </w:p>
        </w:tc>
      </w:tr>
      <w:tr w:rsidR="00E22A5D" w:rsidRPr="00671C8B" w14:paraId="68F5BC52" w14:textId="77777777" w:rsidTr="00166AF3">
        <w:tc>
          <w:tcPr>
            <w:tcW w:w="1124" w:type="pct"/>
          </w:tcPr>
          <w:p w14:paraId="75556587" w14:textId="77777777" w:rsidR="00E22A5D" w:rsidRPr="00671C8B" w:rsidRDefault="00E22A5D" w:rsidP="00166AF3">
            <w:pPr>
              <w:pStyle w:val="TableBody"/>
            </w:pPr>
            <w:r w:rsidRPr="00671C8B">
              <w:t>SC</w:t>
            </w:r>
          </w:p>
        </w:tc>
        <w:tc>
          <w:tcPr>
            <w:tcW w:w="3876" w:type="pct"/>
          </w:tcPr>
          <w:p w14:paraId="6824DB16" w14:textId="77777777" w:rsidR="00E22A5D" w:rsidRPr="00671C8B" w:rsidRDefault="00E22A5D" w:rsidP="00166AF3">
            <w:pPr>
              <w:pStyle w:val="TableBody"/>
            </w:pPr>
            <w:r w:rsidRPr="00671C8B">
              <w:t>Service Center</w:t>
            </w:r>
          </w:p>
        </w:tc>
      </w:tr>
      <w:tr w:rsidR="00E22A5D" w:rsidRPr="00671C8B" w14:paraId="299E800A" w14:textId="77777777" w:rsidTr="00166AF3">
        <w:tc>
          <w:tcPr>
            <w:tcW w:w="1124" w:type="pct"/>
          </w:tcPr>
          <w:p w14:paraId="3646941E" w14:textId="77777777" w:rsidR="00E22A5D" w:rsidRPr="00671C8B" w:rsidRDefault="00E22A5D" w:rsidP="00166AF3">
            <w:pPr>
              <w:pStyle w:val="TableBody"/>
            </w:pPr>
            <w:r w:rsidRPr="00671C8B">
              <w:t>SDU</w:t>
            </w:r>
          </w:p>
        </w:tc>
        <w:tc>
          <w:tcPr>
            <w:tcW w:w="3876" w:type="pct"/>
          </w:tcPr>
          <w:p w14:paraId="4CAD262E" w14:textId="77777777" w:rsidR="00E22A5D" w:rsidRPr="00671C8B" w:rsidRDefault="00E22A5D" w:rsidP="00166AF3">
            <w:pPr>
              <w:pStyle w:val="TableBody"/>
            </w:pPr>
            <w:r w:rsidRPr="00671C8B">
              <w:t>Service Data Unit</w:t>
            </w:r>
          </w:p>
        </w:tc>
      </w:tr>
      <w:tr w:rsidR="00E22A5D" w:rsidRPr="00671C8B" w14:paraId="5182D07E" w14:textId="77777777" w:rsidTr="00166AF3">
        <w:tc>
          <w:tcPr>
            <w:tcW w:w="1124" w:type="pct"/>
          </w:tcPr>
          <w:p w14:paraId="40A2C47E" w14:textId="77777777" w:rsidR="00E22A5D" w:rsidRPr="00671C8B" w:rsidRDefault="00E22A5D" w:rsidP="00166AF3">
            <w:pPr>
              <w:pStyle w:val="TableBody"/>
            </w:pPr>
            <w:r w:rsidRPr="00671C8B">
              <w:t>SIM</w:t>
            </w:r>
          </w:p>
        </w:tc>
        <w:tc>
          <w:tcPr>
            <w:tcW w:w="3876" w:type="pct"/>
          </w:tcPr>
          <w:p w14:paraId="3F58ECD7" w14:textId="77777777" w:rsidR="00E22A5D" w:rsidRPr="00671C8B" w:rsidRDefault="00E22A5D" w:rsidP="00166AF3">
            <w:pPr>
              <w:pStyle w:val="TableBody"/>
            </w:pPr>
            <w:r w:rsidRPr="00671C8B">
              <w:t>Subscriber Information Module</w:t>
            </w:r>
          </w:p>
        </w:tc>
      </w:tr>
      <w:tr w:rsidR="00E22A5D" w:rsidRPr="00671C8B" w14:paraId="2538F839" w14:textId="77777777" w:rsidTr="00166AF3">
        <w:tc>
          <w:tcPr>
            <w:tcW w:w="1124" w:type="pct"/>
          </w:tcPr>
          <w:p w14:paraId="22854A31" w14:textId="77777777" w:rsidR="00E22A5D" w:rsidRPr="00671C8B" w:rsidRDefault="00E22A5D" w:rsidP="00166AF3">
            <w:pPr>
              <w:pStyle w:val="TableBody"/>
            </w:pPr>
            <w:r w:rsidRPr="00671C8B">
              <w:t>SMSR</w:t>
            </w:r>
          </w:p>
        </w:tc>
        <w:tc>
          <w:tcPr>
            <w:tcW w:w="3876" w:type="pct"/>
          </w:tcPr>
          <w:p w14:paraId="6E7BFA29" w14:textId="77777777" w:rsidR="00E22A5D" w:rsidRPr="00671C8B" w:rsidRDefault="00E22A5D" w:rsidP="00166AF3">
            <w:pPr>
              <w:pStyle w:val="TableBody"/>
            </w:pPr>
            <w:r w:rsidRPr="00671C8B">
              <w:t>Short Message Status Report</w:t>
            </w:r>
          </w:p>
        </w:tc>
      </w:tr>
      <w:tr w:rsidR="00E22A5D" w:rsidRPr="00671C8B" w14:paraId="74F61DE9" w14:textId="77777777" w:rsidTr="00166AF3">
        <w:tc>
          <w:tcPr>
            <w:tcW w:w="1124" w:type="pct"/>
          </w:tcPr>
          <w:p w14:paraId="159769F7" w14:textId="77777777" w:rsidR="00E22A5D" w:rsidRPr="00671C8B" w:rsidRDefault="00E22A5D" w:rsidP="00166AF3">
            <w:pPr>
              <w:pStyle w:val="TableBody"/>
            </w:pPr>
            <w:r w:rsidRPr="00671C8B">
              <w:t>SMS</w:t>
            </w:r>
          </w:p>
        </w:tc>
        <w:tc>
          <w:tcPr>
            <w:tcW w:w="3876" w:type="pct"/>
          </w:tcPr>
          <w:p w14:paraId="6CC8F89A" w14:textId="77777777" w:rsidR="00E22A5D" w:rsidRPr="00671C8B" w:rsidRDefault="00E22A5D" w:rsidP="00166AF3">
            <w:pPr>
              <w:pStyle w:val="TableBody"/>
            </w:pPr>
            <w:r w:rsidRPr="00671C8B">
              <w:t>Short Message Service</w:t>
            </w:r>
          </w:p>
        </w:tc>
      </w:tr>
      <w:tr w:rsidR="00E22A5D" w:rsidRPr="00671C8B" w14:paraId="18718B95" w14:textId="77777777" w:rsidTr="00166AF3">
        <w:tc>
          <w:tcPr>
            <w:tcW w:w="1124" w:type="pct"/>
          </w:tcPr>
          <w:p w14:paraId="20E65820" w14:textId="77777777" w:rsidR="00E22A5D" w:rsidRPr="00671C8B" w:rsidRDefault="00E22A5D" w:rsidP="00166AF3">
            <w:pPr>
              <w:pStyle w:val="TableBody"/>
            </w:pPr>
            <w:r w:rsidRPr="00671C8B">
              <w:t>SS</w:t>
            </w:r>
          </w:p>
        </w:tc>
        <w:tc>
          <w:tcPr>
            <w:tcW w:w="3876" w:type="pct"/>
          </w:tcPr>
          <w:p w14:paraId="3FCF8D6E" w14:textId="77777777" w:rsidR="00E22A5D" w:rsidRPr="00671C8B" w:rsidRDefault="00E22A5D" w:rsidP="00166AF3">
            <w:pPr>
              <w:pStyle w:val="TableBody"/>
            </w:pPr>
            <w:r w:rsidRPr="00671C8B">
              <w:t>Supplementary Services</w:t>
            </w:r>
          </w:p>
        </w:tc>
      </w:tr>
      <w:tr w:rsidR="00E22A5D" w:rsidRPr="00671C8B" w14:paraId="491AB4E3" w14:textId="77777777" w:rsidTr="00166AF3">
        <w:tc>
          <w:tcPr>
            <w:tcW w:w="1124" w:type="pct"/>
          </w:tcPr>
          <w:p w14:paraId="570485B4" w14:textId="77777777" w:rsidR="00E22A5D" w:rsidRPr="00671C8B" w:rsidRDefault="00E22A5D" w:rsidP="00166AF3">
            <w:pPr>
              <w:pStyle w:val="TableBody"/>
            </w:pPr>
            <w:r w:rsidRPr="00671C8B">
              <w:t>SPCK</w:t>
            </w:r>
          </w:p>
        </w:tc>
        <w:tc>
          <w:tcPr>
            <w:tcW w:w="3876" w:type="pct"/>
          </w:tcPr>
          <w:p w14:paraId="638A3B88" w14:textId="77777777" w:rsidR="00E22A5D" w:rsidRPr="00671C8B" w:rsidRDefault="00E22A5D" w:rsidP="00166AF3">
            <w:pPr>
              <w:pStyle w:val="TableBody"/>
            </w:pPr>
            <w:r w:rsidRPr="00671C8B">
              <w:t>Service Provider Control Key</w:t>
            </w:r>
          </w:p>
        </w:tc>
      </w:tr>
      <w:tr w:rsidR="00E22A5D" w:rsidRPr="00671C8B" w14:paraId="32F543A0" w14:textId="77777777" w:rsidTr="00166AF3">
        <w:tc>
          <w:tcPr>
            <w:tcW w:w="1124" w:type="pct"/>
          </w:tcPr>
          <w:p w14:paraId="209A3232" w14:textId="77777777" w:rsidR="00E22A5D" w:rsidRPr="00671C8B" w:rsidRDefault="00E22A5D" w:rsidP="00166AF3">
            <w:pPr>
              <w:pStyle w:val="TableBody"/>
            </w:pPr>
            <w:r w:rsidRPr="00671C8B">
              <w:t>SPN</w:t>
            </w:r>
          </w:p>
        </w:tc>
        <w:tc>
          <w:tcPr>
            <w:tcW w:w="3876" w:type="pct"/>
          </w:tcPr>
          <w:p w14:paraId="568477D0" w14:textId="77777777" w:rsidR="00E22A5D" w:rsidRPr="00671C8B" w:rsidRDefault="00E22A5D" w:rsidP="00166AF3">
            <w:pPr>
              <w:pStyle w:val="TableBody"/>
            </w:pPr>
            <w:r w:rsidRPr="00671C8B">
              <w:t>Service Provider Name</w:t>
            </w:r>
          </w:p>
        </w:tc>
      </w:tr>
      <w:tr w:rsidR="00E22A5D" w:rsidRPr="00671C8B" w14:paraId="65FE6E54" w14:textId="77777777" w:rsidTr="00166AF3">
        <w:tc>
          <w:tcPr>
            <w:tcW w:w="1124" w:type="pct"/>
          </w:tcPr>
          <w:p w14:paraId="06301B88" w14:textId="77777777" w:rsidR="00E22A5D" w:rsidRPr="00671C8B" w:rsidRDefault="00E22A5D" w:rsidP="00166AF3">
            <w:pPr>
              <w:pStyle w:val="TableBody"/>
            </w:pPr>
            <w:r w:rsidRPr="00671C8B">
              <w:t>STK</w:t>
            </w:r>
          </w:p>
        </w:tc>
        <w:tc>
          <w:tcPr>
            <w:tcW w:w="3876" w:type="pct"/>
          </w:tcPr>
          <w:p w14:paraId="7E9CF20A" w14:textId="77777777" w:rsidR="00E22A5D" w:rsidRPr="00671C8B" w:rsidRDefault="00E22A5D" w:rsidP="00166AF3">
            <w:pPr>
              <w:pStyle w:val="TableBody"/>
            </w:pPr>
            <w:r w:rsidRPr="00671C8B">
              <w:t>SIM ToolKit</w:t>
            </w:r>
          </w:p>
        </w:tc>
      </w:tr>
      <w:tr w:rsidR="00E22A5D" w:rsidRPr="00671C8B" w14:paraId="0E5FB2FD" w14:textId="77777777" w:rsidTr="00166AF3">
        <w:tc>
          <w:tcPr>
            <w:tcW w:w="1124" w:type="pct"/>
          </w:tcPr>
          <w:p w14:paraId="6CDB80BA" w14:textId="77777777" w:rsidR="00E22A5D" w:rsidRPr="00671C8B" w:rsidRDefault="00E22A5D" w:rsidP="00166AF3">
            <w:pPr>
              <w:pStyle w:val="TableBody"/>
            </w:pPr>
            <w:r w:rsidRPr="00671C8B">
              <w:t>SVN</w:t>
            </w:r>
          </w:p>
        </w:tc>
        <w:tc>
          <w:tcPr>
            <w:tcW w:w="3876" w:type="pct"/>
          </w:tcPr>
          <w:p w14:paraId="3BE65535" w14:textId="77777777" w:rsidR="00E22A5D" w:rsidRPr="00671C8B" w:rsidRDefault="00E22A5D" w:rsidP="00166AF3">
            <w:pPr>
              <w:pStyle w:val="TableBody"/>
            </w:pPr>
            <w:r w:rsidRPr="00671C8B">
              <w:t>Software Version Number</w:t>
            </w:r>
          </w:p>
        </w:tc>
      </w:tr>
      <w:tr w:rsidR="00E22A5D" w:rsidRPr="00671C8B" w14:paraId="03B32ABA" w14:textId="77777777" w:rsidTr="00166AF3">
        <w:tc>
          <w:tcPr>
            <w:tcW w:w="1124" w:type="pct"/>
          </w:tcPr>
          <w:p w14:paraId="08625A7F" w14:textId="77777777" w:rsidR="00E22A5D" w:rsidRPr="00671C8B" w:rsidRDefault="00E22A5D" w:rsidP="00166AF3">
            <w:pPr>
              <w:pStyle w:val="TableBody"/>
            </w:pPr>
            <w:r w:rsidRPr="00671C8B">
              <w:t>TA</w:t>
            </w:r>
          </w:p>
        </w:tc>
        <w:tc>
          <w:tcPr>
            <w:tcW w:w="3876" w:type="pct"/>
          </w:tcPr>
          <w:p w14:paraId="403671A9" w14:textId="77777777" w:rsidR="00E22A5D" w:rsidRPr="00671C8B" w:rsidRDefault="00E22A5D" w:rsidP="00166AF3">
            <w:pPr>
              <w:pStyle w:val="TableBody"/>
            </w:pPr>
            <w:r w:rsidRPr="00671C8B">
              <w:t>Terminal Adaptor</w:t>
            </w:r>
          </w:p>
        </w:tc>
      </w:tr>
      <w:tr w:rsidR="00E22A5D" w:rsidRPr="00671C8B" w14:paraId="12EB64CD" w14:textId="77777777" w:rsidTr="00166AF3">
        <w:tc>
          <w:tcPr>
            <w:tcW w:w="1124" w:type="pct"/>
          </w:tcPr>
          <w:p w14:paraId="0B7ADC3E" w14:textId="77777777" w:rsidR="00E22A5D" w:rsidRPr="00671C8B" w:rsidRDefault="00E22A5D" w:rsidP="00166AF3">
            <w:pPr>
              <w:pStyle w:val="TableBody"/>
            </w:pPr>
            <w:r w:rsidRPr="00671C8B">
              <w:t>TBF</w:t>
            </w:r>
          </w:p>
        </w:tc>
        <w:tc>
          <w:tcPr>
            <w:tcW w:w="3876" w:type="pct"/>
          </w:tcPr>
          <w:p w14:paraId="035FF29F" w14:textId="77777777" w:rsidR="00E22A5D" w:rsidRPr="00671C8B" w:rsidRDefault="00E22A5D" w:rsidP="00166AF3">
            <w:pPr>
              <w:pStyle w:val="TableBody"/>
            </w:pPr>
            <w:r w:rsidRPr="00671C8B">
              <w:t>Temporary Block Flow</w:t>
            </w:r>
          </w:p>
        </w:tc>
      </w:tr>
      <w:tr w:rsidR="00E22A5D" w:rsidRPr="00671C8B" w14:paraId="33091835" w14:textId="77777777" w:rsidTr="00166AF3">
        <w:tc>
          <w:tcPr>
            <w:tcW w:w="1124" w:type="pct"/>
          </w:tcPr>
          <w:p w14:paraId="6B86D84C" w14:textId="77777777" w:rsidR="00E22A5D" w:rsidRPr="00671C8B" w:rsidRDefault="00E22A5D" w:rsidP="00166AF3">
            <w:pPr>
              <w:pStyle w:val="TableBody"/>
            </w:pPr>
            <w:r w:rsidRPr="00671C8B">
              <w:t>TE</w:t>
            </w:r>
          </w:p>
        </w:tc>
        <w:tc>
          <w:tcPr>
            <w:tcW w:w="3876" w:type="pct"/>
          </w:tcPr>
          <w:p w14:paraId="2F24D4EB" w14:textId="77777777" w:rsidR="00E22A5D" w:rsidRPr="00671C8B" w:rsidRDefault="00E22A5D" w:rsidP="00166AF3">
            <w:pPr>
              <w:pStyle w:val="TableBody"/>
            </w:pPr>
            <w:r w:rsidRPr="00671C8B">
              <w:t>Terminal Equipment</w:t>
            </w:r>
          </w:p>
        </w:tc>
      </w:tr>
      <w:tr w:rsidR="00E22A5D" w:rsidRPr="00671C8B" w14:paraId="755B5DD6" w14:textId="77777777" w:rsidTr="00166AF3">
        <w:tc>
          <w:tcPr>
            <w:tcW w:w="1124" w:type="pct"/>
          </w:tcPr>
          <w:p w14:paraId="7EF2851D" w14:textId="77777777" w:rsidR="00E22A5D" w:rsidRPr="00671C8B" w:rsidRDefault="00E22A5D" w:rsidP="00166AF3">
            <w:pPr>
              <w:pStyle w:val="TableBody"/>
            </w:pPr>
            <w:r w:rsidRPr="00671C8B">
              <w:t>TTY</w:t>
            </w:r>
          </w:p>
        </w:tc>
        <w:tc>
          <w:tcPr>
            <w:tcW w:w="3876" w:type="pct"/>
          </w:tcPr>
          <w:p w14:paraId="38E99DE6" w14:textId="77777777" w:rsidR="00E22A5D" w:rsidRPr="00671C8B" w:rsidRDefault="00E22A5D" w:rsidP="00166AF3">
            <w:pPr>
              <w:pStyle w:val="TableBody"/>
            </w:pPr>
            <w:r w:rsidRPr="00671C8B">
              <w:t>TeleTYpe</w:t>
            </w:r>
          </w:p>
        </w:tc>
      </w:tr>
      <w:tr w:rsidR="00E22A5D" w:rsidRPr="00671C8B" w14:paraId="548A50E6" w14:textId="77777777" w:rsidTr="00166AF3">
        <w:tc>
          <w:tcPr>
            <w:tcW w:w="1124" w:type="pct"/>
          </w:tcPr>
          <w:p w14:paraId="4D2BE06A" w14:textId="77777777" w:rsidR="00E22A5D" w:rsidRPr="00671C8B" w:rsidRDefault="00E22A5D" w:rsidP="00166AF3">
            <w:pPr>
              <w:pStyle w:val="TableBody"/>
            </w:pPr>
            <w:r w:rsidRPr="00671C8B">
              <w:t>TON/NPI</w:t>
            </w:r>
          </w:p>
        </w:tc>
        <w:tc>
          <w:tcPr>
            <w:tcW w:w="3876" w:type="pct"/>
          </w:tcPr>
          <w:p w14:paraId="274D1E26" w14:textId="77777777" w:rsidR="00E22A5D" w:rsidRPr="00671C8B" w:rsidRDefault="00E22A5D" w:rsidP="00166AF3">
            <w:pPr>
              <w:pStyle w:val="TableBody"/>
            </w:pPr>
            <w:r w:rsidRPr="00671C8B">
              <w:t>Type Of Number/Numbering Plan Identification</w:t>
            </w:r>
          </w:p>
        </w:tc>
      </w:tr>
      <w:tr w:rsidR="00E22A5D" w:rsidRPr="00671C8B" w14:paraId="6B647336" w14:textId="77777777" w:rsidTr="00166AF3">
        <w:tc>
          <w:tcPr>
            <w:tcW w:w="1124" w:type="pct"/>
          </w:tcPr>
          <w:p w14:paraId="594E7121" w14:textId="77777777" w:rsidR="00E22A5D" w:rsidRPr="00671C8B" w:rsidRDefault="00E22A5D" w:rsidP="00166AF3">
            <w:pPr>
              <w:pStyle w:val="TableBody"/>
            </w:pPr>
            <w:r w:rsidRPr="00671C8B">
              <w:t>TX</w:t>
            </w:r>
          </w:p>
        </w:tc>
        <w:tc>
          <w:tcPr>
            <w:tcW w:w="3876" w:type="pct"/>
          </w:tcPr>
          <w:p w14:paraId="3156D635" w14:textId="77777777" w:rsidR="00E22A5D" w:rsidRPr="00671C8B" w:rsidRDefault="00E22A5D" w:rsidP="00166AF3">
            <w:pPr>
              <w:pStyle w:val="TableBody"/>
            </w:pPr>
            <w:r w:rsidRPr="00671C8B">
              <w:t>Transmission</w:t>
            </w:r>
          </w:p>
        </w:tc>
      </w:tr>
      <w:tr w:rsidR="00E22A5D" w:rsidRPr="00671C8B" w14:paraId="5600ED9A" w14:textId="77777777" w:rsidTr="00166AF3">
        <w:tc>
          <w:tcPr>
            <w:tcW w:w="1124" w:type="pct"/>
          </w:tcPr>
          <w:p w14:paraId="07A4D528" w14:textId="77777777" w:rsidR="00E22A5D" w:rsidRPr="00671C8B" w:rsidRDefault="00E22A5D" w:rsidP="00166AF3">
            <w:pPr>
              <w:pStyle w:val="TableBody"/>
            </w:pPr>
            <w:r w:rsidRPr="00671C8B">
              <w:t>UART</w:t>
            </w:r>
          </w:p>
        </w:tc>
        <w:tc>
          <w:tcPr>
            <w:tcW w:w="3876" w:type="pct"/>
          </w:tcPr>
          <w:p w14:paraId="599220CB" w14:textId="77777777" w:rsidR="00E22A5D" w:rsidRPr="00671C8B" w:rsidRDefault="00E22A5D" w:rsidP="00166AF3">
            <w:pPr>
              <w:pStyle w:val="TableBody"/>
            </w:pPr>
            <w:r w:rsidRPr="00671C8B">
              <w:t>Universal Asynchronous Receiver Transmitter</w:t>
            </w:r>
          </w:p>
        </w:tc>
      </w:tr>
      <w:tr w:rsidR="00E22A5D" w:rsidRPr="00671C8B" w14:paraId="5B166D39" w14:textId="77777777" w:rsidTr="00166AF3">
        <w:tc>
          <w:tcPr>
            <w:tcW w:w="1124" w:type="pct"/>
          </w:tcPr>
          <w:p w14:paraId="7CA80F53" w14:textId="77777777" w:rsidR="00E22A5D" w:rsidRPr="00671C8B" w:rsidRDefault="00E22A5D" w:rsidP="00166AF3">
            <w:pPr>
              <w:pStyle w:val="TableBody"/>
            </w:pPr>
            <w:r w:rsidRPr="00671C8B">
              <w:t>UCS2</w:t>
            </w:r>
          </w:p>
        </w:tc>
        <w:tc>
          <w:tcPr>
            <w:tcW w:w="3876" w:type="pct"/>
          </w:tcPr>
          <w:p w14:paraId="5660CFF2" w14:textId="77777777" w:rsidR="00E22A5D" w:rsidRPr="00671C8B" w:rsidRDefault="00E22A5D" w:rsidP="00166AF3">
            <w:pPr>
              <w:pStyle w:val="TableBody"/>
            </w:pPr>
            <w:r w:rsidRPr="00671C8B">
              <w:t>Universal Character Set 2 Character table (2-byte coding)</w:t>
            </w:r>
          </w:p>
        </w:tc>
      </w:tr>
      <w:tr w:rsidR="00E22A5D" w:rsidRPr="00671C8B" w14:paraId="0D0DA46D" w14:textId="77777777" w:rsidTr="00166AF3">
        <w:tc>
          <w:tcPr>
            <w:tcW w:w="1124" w:type="pct"/>
          </w:tcPr>
          <w:p w14:paraId="06691CA5" w14:textId="77777777" w:rsidR="00E22A5D" w:rsidRPr="00671C8B" w:rsidRDefault="00E22A5D" w:rsidP="00166AF3">
            <w:pPr>
              <w:pStyle w:val="TableBody"/>
            </w:pPr>
            <w:r w:rsidRPr="00671C8B">
              <w:t>UDUB</w:t>
            </w:r>
          </w:p>
        </w:tc>
        <w:tc>
          <w:tcPr>
            <w:tcW w:w="3876" w:type="pct"/>
          </w:tcPr>
          <w:p w14:paraId="097C9FDD" w14:textId="77777777" w:rsidR="00E22A5D" w:rsidRPr="00671C8B" w:rsidRDefault="00E22A5D" w:rsidP="00166AF3">
            <w:pPr>
              <w:pStyle w:val="TableBody"/>
            </w:pPr>
            <w:r w:rsidRPr="00671C8B">
              <w:t>User Determined User Busy</w:t>
            </w:r>
          </w:p>
        </w:tc>
      </w:tr>
      <w:tr w:rsidR="00E22A5D" w:rsidRPr="00671C8B" w14:paraId="25AFF5CA" w14:textId="77777777" w:rsidTr="00166AF3">
        <w:tc>
          <w:tcPr>
            <w:tcW w:w="1124" w:type="pct"/>
          </w:tcPr>
          <w:p w14:paraId="5F69937B" w14:textId="77777777" w:rsidR="00E22A5D" w:rsidRPr="00671C8B" w:rsidRDefault="00E22A5D" w:rsidP="00166AF3">
            <w:pPr>
              <w:pStyle w:val="TableBody"/>
            </w:pPr>
            <w:r w:rsidRPr="00671C8B">
              <w:t>UIH</w:t>
            </w:r>
          </w:p>
        </w:tc>
        <w:tc>
          <w:tcPr>
            <w:tcW w:w="3876" w:type="pct"/>
          </w:tcPr>
          <w:p w14:paraId="704BC420" w14:textId="77777777" w:rsidR="00E22A5D" w:rsidRPr="00671C8B" w:rsidRDefault="00E22A5D" w:rsidP="00166AF3">
            <w:pPr>
              <w:pStyle w:val="TableBody"/>
            </w:pPr>
            <w:r w:rsidRPr="00671C8B">
              <w:t>Unnumbered Information with Header check</w:t>
            </w:r>
          </w:p>
        </w:tc>
      </w:tr>
      <w:tr w:rsidR="00E22A5D" w:rsidRPr="00671C8B" w14:paraId="128B4977" w14:textId="77777777" w:rsidTr="00166AF3">
        <w:tc>
          <w:tcPr>
            <w:tcW w:w="1124" w:type="pct"/>
          </w:tcPr>
          <w:p w14:paraId="6A750B17" w14:textId="77777777" w:rsidR="00E22A5D" w:rsidRPr="00671C8B" w:rsidRDefault="00E22A5D" w:rsidP="00166AF3">
            <w:pPr>
              <w:pStyle w:val="TableBody"/>
            </w:pPr>
            <w:r w:rsidRPr="00671C8B">
              <w:t>USB</w:t>
            </w:r>
          </w:p>
        </w:tc>
        <w:tc>
          <w:tcPr>
            <w:tcW w:w="3876" w:type="pct"/>
          </w:tcPr>
          <w:p w14:paraId="273760DA" w14:textId="77777777" w:rsidR="00E22A5D" w:rsidRPr="00671C8B" w:rsidRDefault="00E22A5D" w:rsidP="00166AF3">
            <w:pPr>
              <w:pStyle w:val="TableBody"/>
            </w:pPr>
            <w:r w:rsidRPr="00671C8B">
              <w:t>Universal Serial Bus</w:t>
            </w:r>
          </w:p>
        </w:tc>
      </w:tr>
      <w:tr w:rsidR="00E22A5D" w:rsidRPr="00671C8B" w14:paraId="0E8CF229" w14:textId="77777777" w:rsidTr="00166AF3">
        <w:tc>
          <w:tcPr>
            <w:tcW w:w="1124" w:type="pct"/>
          </w:tcPr>
          <w:p w14:paraId="048E0B8A" w14:textId="77777777" w:rsidR="00E22A5D" w:rsidRPr="00671C8B" w:rsidRDefault="00E22A5D" w:rsidP="00166AF3">
            <w:pPr>
              <w:pStyle w:val="TableBody"/>
            </w:pPr>
            <w:r w:rsidRPr="00671C8B">
              <w:t>USSD</w:t>
            </w:r>
          </w:p>
        </w:tc>
        <w:tc>
          <w:tcPr>
            <w:tcW w:w="3876" w:type="pct"/>
          </w:tcPr>
          <w:p w14:paraId="585D4E2D" w14:textId="77777777" w:rsidR="00E22A5D" w:rsidRPr="00671C8B" w:rsidRDefault="00E22A5D" w:rsidP="00166AF3">
            <w:pPr>
              <w:pStyle w:val="TableBody"/>
            </w:pPr>
            <w:r w:rsidRPr="00671C8B">
              <w:t>Unstructured Supplementary Service Data</w:t>
            </w:r>
          </w:p>
        </w:tc>
      </w:tr>
    </w:tbl>
    <w:p w14:paraId="5032D241" w14:textId="77777777" w:rsidR="00B87BF9" w:rsidRDefault="00B87BF9" w:rsidP="00AC7137"/>
    <w:p w14:paraId="48B8ECC4" w14:textId="77777777" w:rsidR="00EB621B" w:rsidRPr="00844859" w:rsidRDefault="00EB621B" w:rsidP="00EB621B"/>
    <w:p w14:paraId="795FFD48" w14:textId="77777777" w:rsidR="00EB621B" w:rsidRPr="00844859" w:rsidRDefault="00EB621B" w:rsidP="00EB621B">
      <w:pPr>
        <w:pStyle w:val="Heading1"/>
        <w:sectPr w:rsidR="00EB621B" w:rsidRPr="00844859" w:rsidSect="004F7779">
          <w:pgSz w:w="11909" w:h="16834" w:code="9"/>
          <w:pgMar w:top="1440" w:right="1440" w:bottom="1440" w:left="1440" w:header="720" w:footer="720" w:gutter="0"/>
          <w:cols w:space="720"/>
          <w:titlePg/>
          <w:docGrid w:linePitch="360"/>
        </w:sectPr>
      </w:pPr>
    </w:p>
    <w:p w14:paraId="7284AA70" w14:textId="77777777" w:rsidR="00EB621B" w:rsidRDefault="00E22A5D" w:rsidP="00EB621B">
      <w:pPr>
        <w:pStyle w:val="Heading1"/>
      </w:pPr>
      <w:bookmarkStart w:id="853" w:name="_Toc486251496"/>
      <w:bookmarkStart w:id="854" w:name="_Toc489456293"/>
      <w:r w:rsidRPr="00671C8B">
        <w:lastRenderedPageBreak/>
        <w:t>V25ter AT Commands</w:t>
      </w:r>
      <w:bookmarkEnd w:id="853"/>
      <w:bookmarkEnd w:id="854"/>
    </w:p>
    <w:p w14:paraId="668B917B" w14:textId="77777777" w:rsidR="00E22A5D" w:rsidRPr="00671C8B" w:rsidRDefault="00E22A5D" w:rsidP="0059466D">
      <w:pPr>
        <w:pStyle w:val="Heading2"/>
        <w:numPr>
          <w:ilvl w:val="1"/>
          <w:numId w:val="11"/>
        </w:numPr>
        <w:ind w:left="1080" w:hanging="1080"/>
      </w:pPr>
      <w:bookmarkStart w:id="855" w:name="_Toc345081200"/>
      <w:bookmarkStart w:id="856" w:name="_Toc349752948"/>
      <w:bookmarkStart w:id="857" w:name="_Toc349753836"/>
      <w:bookmarkStart w:id="858" w:name="_Ref366743542"/>
      <w:bookmarkStart w:id="859" w:name="_Ref369078388"/>
      <w:bookmarkStart w:id="860" w:name="_Ref369078521"/>
      <w:bookmarkStart w:id="861" w:name="_Toc368585905"/>
      <w:bookmarkStart w:id="862" w:name="_Ref408244054"/>
      <w:bookmarkStart w:id="863" w:name="_Ref410636902"/>
      <w:bookmarkStart w:id="864" w:name="_Ref410636904"/>
      <w:bookmarkStart w:id="865" w:name="_Toc486251497"/>
      <w:bookmarkStart w:id="866" w:name="_Toc489456294"/>
      <w:bookmarkStart w:id="867" w:name="_Toc78179732"/>
      <w:bookmarkStart w:id="868" w:name="_Toc170125769"/>
      <w:bookmarkStart w:id="869" w:name="_Toc345081199"/>
      <w:bookmarkStart w:id="870" w:name="_Toc349752947"/>
      <w:bookmarkStart w:id="871" w:name="_Toc349753835"/>
      <w:bookmarkStart w:id="872" w:name="_Ref366743536"/>
      <w:bookmarkStart w:id="873" w:name="_Ref369078384"/>
      <w:bookmarkStart w:id="874" w:name="_Ref369078517"/>
      <w:bookmarkStart w:id="875" w:name="_Toc368585904"/>
      <w:r w:rsidRPr="00671C8B">
        <w:t xml:space="preserve">+++ Command: Switch from Data Mode to Command </w:t>
      </w:r>
      <w:bookmarkEnd w:id="855"/>
      <w:r w:rsidRPr="00671C8B">
        <w:t>Mode</w:t>
      </w:r>
      <w:bookmarkEnd w:id="856"/>
      <w:bookmarkEnd w:id="857"/>
      <w:bookmarkEnd w:id="858"/>
      <w:bookmarkEnd w:id="859"/>
      <w:bookmarkEnd w:id="860"/>
      <w:bookmarkEnd w:id="861"/>
      <w:bookmarkEnd w:id="862"/>
      <w:bookmarkEnd w:id="863"/>
      <w:bookmarkEnd w:id="864"/>
      <w:bookmarkEnd w:id="865"/>
      <w:bookmarkEnd w:id="866"/>
    </w:p>
    <w:tbl>
      <w:tblPr>
        <w:tblStyle w:val="TableSWIleft"/>
        <w:tblW w:w="9288" w:type="dxa"/>
        <w:tblLayout w:type="fixed"/>
        <w:tblLook w:val="04A0" w:firstRow="1" w:lastRow="0" w:firstColumn="1" w:lastColumn="0" w:noHBand="0" w:noVBand="1"/>
      </w:tblPr>
      <w:tblGrid>
        <w:gridCol w:w="1728"/>
        <w:gridCol w:w="7560"/>
      </w:tblGrid>
      <w:tr w:rsidR="00E22A5D" w:rsidRPr="00671C8B" w14:paraId="5B423423"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13591333" w14:textId="0E0547E6" w:rsidR="00E22A5D" w:rsidRPr="00671C8B" w:rsidRDefault="00E22A5D">
            <w:pPr>
              <w:pStyle w:val="TableRowHead"/>
              <w:spacing w:before="144" w:after="144"/>
              <w:rPr>
                <w:bCs w:val="0"/>
              </w:rPr>
            </w:pPr>
            <w:del w:id="876" w:author="Alban Roche" w:date="2017-08-02T14:40:00Z">
              <w:r w:rsidRPr="00A34BEC" w:rsidDel="00F22490">
                <w:delText xml:space="preserve">HL7618, </w:delText>
              </w:r>
              <w:r w:rsidDel="00F22490">
                <w:delText xml:space="preserve">HL7618RD, HL7648, HL7650, HL7688, </w:delText>
              </w:r>
              <w:r w:rsidRPr="00A34BEC" w:rsidDel="00F22490">
                <w:delText>HL7690 and HL7692</w:delText>
              </w:r>
            </w:del>
            <w:ins w:id="877" w:author="Alban Roche" w:date="2017-08-02T14:40:00Z">
              <w:r w:rsidR="00F22490">
                <w:t>HL7800</w:t>
              </w:r>
            </w:ins>
          </w:p>
        </w:tc>
      </w:tr>
      <w:tr w:rsidR="00E22A5D" w:rsidRPr="00671C8B" w14:paraId="5A718202" w14:textId="77777777" w:rsidTr="00166AF3">
        <w:trPr>
          <w:trHeight w:val="35"/>
        </w:trPr>
        <w:tc>
          <w:tcPr>
            <w:tcW w:w="1728" w:type="dxa"/>
          </w:tcPr>
          <w:p w14:paraId="15D70DCA" w14:textId="77777777" w:rsidR="00E22A5D" w:rsidRPr="00671C8B" w:rsidRDefault="00E22A5D" w:rsidP="00166AF3">
            <w:pPr>
              <w:pStyle w:val="TableBody"/>
              <w:rPr>
                <w:i/>
              </w:rPr>
            </w:pPr>
            <w:r w:rsidRPr="00671C8B">
              <w:rPr>
                <w:i/>
              </w:rPr>
              <w:t>Execute command</w:t>
            </w:r>
          </w:p>
          <w:p w14:paraId="7638C783" w14:textId="77777777" w:rsidR="00E22A5D" w:rsidRPr="00671C8B" w:rsidRDefault="00E22A5D" w:rsidP="00166AF3">
            <w:pPr>
              <w:pStyle w:val="TableBody"/>
            </w:pPr>
          </w:p>
          <w:p w14:paraId="7B4AD137" w14:textId="77777777" w:rsidR="00E22A5D" w:rsidRPr="00671C8B" w:rsidRDefault="00E22A5D" w:rsidP="00166AF3">
            <w:pPr>
              <w:pStyle w:val="TableBody"/>
              <w:rPr>
                <w:u w:val="single"/>
              </w:rPr>
            </w:pPr>
            <w:r w:rsidRPr="00671C8B">
              <w:rPr>
                <w:u w:val="single"/>
              </w:rPr>
              <w:t>Syntax</w:t>
            </w:r>
          </w:p>
          <w:p w14:paraId="00492917" w14:textId="77777777" w:rsidR="00E22A5D" w:rsidRPr="00671C8B" w:rsidRDefault="00E22A5D" w:rsidP="00166AF3">
            <w:pPr>
              <w:pStyle w:val="TableBody"/>
              <w:rPr>
                <w:lang w:eastAsia="zh-CN"/>
              </w:rPr>
            </w:pPr>
            <w:r w:rsidRPr="00671C8B">
              <w:rPr>
                <w:b/>
              </w:rPr>
              <w:t>+++</w:t>
            </w:r>
          </w:p>
        </w:tc>
        <w:tc>
          <w:tcPr>
            <w:tcW w:w="7560" w:type="dxa"/>
          </w:tcPr>
          <w:p w14:paraId="11B9FF72" w14:textId="77777777" w:rsidR="00E22A5D" w:rsidRPr="00671C8B" w:rsidRDefault="00E22A5D" w:rsidP="00166AF3">
            <w:pPr>
              <w:pStyle w:val="TableBody"/>
              <w:rPr>
                <w:u w:val="single"/>
              </w:rPr>
            </w:pPr>
          </w:p>
          <w:p w14:paraId="278972B6" w14:textId="77777777" w:rsidR="00E22A5D" w:rsidRPr="00671C8B" w:rsidRDefault="00E22A5D" w:rsidP="00166AF3">
            <w:pPr>
              <w:pStyle w:val="TableBody"/>
              <w:rPr>
                <w:u w:val="single"/>
              </w:rPr>
            </w:pPr>
          </w:p>
          <w:p w14:paraId="5F027E19" w14:textId="77777777" w:rsidR="00E22A5D" w:rsidRPr="00671C8B" w:rsidRDefault="00E22A5D" w:rsidP="00166AF3">
            <w:pPr>
              <w:pStyle w:val="TableBody"/>
              <w:rPr>
                <w:u w:val="single"/>
              </w:rPr>
            </w:pPr>
            <w:r w:rsidRPr="00671C8B">
              <w:rPr>
                <w:u w:val="single"/>
              </w:rPr>
              <w:t>Response</w:t>
            </w:r>
          </w:p>
          <w:p w14:paraId="7DAC6A28" w14:textId="77777777" w:rsidR="00E22A5D" w:rsidRPr="00671C8B" w:rsidRDefault="00E22A5D" w:rsidP="00166AF3">
            <w:pPr>
              <w:pStyle w:val="TableBody"/>
            </w:pPr>
            <w:r w:rsidRPr="00671C8B">
              <w:rPr>
                <w:b/>
              </w:rPr>
              <w:t>OK</w:t>
            </w:r>
          </w:p>
        </w:tc>
      </w:tr>
      <w:tr w:rsidR="00E22A5D" w:rsidRPr="00671C8B" w14:paraId="6B333855" w14:textId="77777777" w:rsidTr="00166AF3">
        <w:trPr>
          <w:trHeight w:val="539"/>
        </w:trPr>
        <w:tc>
          <w:tcPr>
            <w:tcW w:w="1728" w:type="dxa"/>
          </w:tcPr>
          <w:p w14:paraId="4F955BC5" w14:textId="77777777" w:rsidR="00E22A5D" w:rsidRPr="00671C8B" w:rsidRDefault="00E22A5D" w:rsidP="00166AF3">
            <w:pPr>
              <w:pStyle w:val="TableBody"/>
              <w:rPr>
                <w:u w:val="single"/>
              </w:rPr>
            </w:pPr>
            <w:r w:rsidRPr="00671C8B">
              <w:rPr>
                <w:u w:val="single"/>
              </w:rPr>
              <w:t>Reference</w:t>
            </w:r>
          </w:p>
          <w:p w14:paraId="2FEE74A0" w14:textId="77777777" w:rsidR="00E22A5D" w:rsidRPr="00671C8B" w:rsidRDefault="00E22A5D" w:rsidP="00166AF3">
            <w:pPr>
              <w:pStyle w:val="TableBody"/>
            </w:pPr>
            <w:r w:rsidRPr="00671C8B">
              <w:t>V.25Ter</w:t>
            </w:r>
          </w:p>
        </w:tc>
        <w:tc>
          <w:tcPr>
            <w:tcW w:w="7560" w:type="dxa"/>
          </w:tcPr>
          <w:p w14:paraId="69FCF2B8" w14:textId="77777777" w:rsidR="00E22A5D" w:rsidRPr="00671C8B" w:rsidRDefault="00E22A5D" w:rsidP="00166AF3">
            <w:pPr>
              <w:pStyle w:val="TableBody"/>
              <w:rPr>
                <w:u w:val="single"/>
              </w:rPr>
            </w:pPr>
            <w:r w:rsidRPr="00671C8B">
              <w:rPr>
                <w:u w:val="single"/>
              </w:rPr>
              <w:t>Notes</w:t>
            </w:r>
          </w:p>
          <w:p w14:paraId="27F85975" w14:textId="77777777" w:rsidR="00E22A5D" w:rsidRPr="00671C8B" w:rsidRDefault="00E22A5D" w:rsidP="0059466D">
            <w:pPr>
              <w:pStyle w:val="TableBody"/>
              <w:numPr>
                <w:ilvl w:val="0"/>
                <w:numId w:val="37"/>
              </w:numPr>
            </w:pPr>
            <w:r w:rsidRPr="00671C8B">
              <w:t xml:space="preserve">This command is only available during data mode. The +++ character sequence suspends </w:t>
            </w:r>
            <w:r w:rsidRPr="00671C8B">
              <w:rPr>
                <w:lang w:eastAsia="zh-CN"/>
              </w:rPr>
              <w:t>the</w:t>
            </w:r>
            <w:r w:rsidRPr="00671C8B">
              <w:t xml:space="preserve"> data flow over the AT interface and switches to command mode. This allows entering AT commands while maintaining the data connection to the remote device.</w:t>
            </w:r>
          </w:p>
          <w:p w14:paraId="7D8CA475" w14:textId="77777777" w:rsidR="00E22A5D" w:rsidRPr="00671C8B" w:rsidRDefault="00E22A5D" w:rsidP="0059466D">
            <w:pPr>
              <w:pStyle w:val="TableBody"/>
              <w:numPr>
                <w:ilvl w:val="0"/>
                <w:numId w:val="37"/>
              </w:numPr>
            </w:pPr>
            <w:r w:rsidRPr="00671C8B">
              <w:t>To return to data mode, use the ATO[n] command</w:t>
            </w:r>
            <w:r>
              <w:t>.</w:t>
            </w:r>
          </w:p>
          <w:p w14:paraId="178E1D3C" w14:textId="77777777" w:rsidR="00E22A5D" w:rsidRPr="00671C8B" w:rsidRDefault="00E22A5D" w:rsidP="0059466D">
            <w:pPr>
              <w:pStyle w:val="TableBody"/>
              <w:numPr>
                <w:ilvl w:val="0"/>
                <w:numId w:val="37"/>
              </w:numPr>
            </w:pPr>
            <w:r w:rsidRPr="00671C8B">
              <w:t>Line needs one second silence before and one second after (do not end with terminating character)</w:t>
            </w:r>
            <w:r>
              <w:t>.</w:t>
            </w:r>
          </w:p>
          <w:p w14:paraId="42043CAC" w14:textId="77777777" w:rsidR="00E22A5D" w:rsidRPr="00671C8B" w:rsidRDefault="00E22A5D" w:rsidP="0059466D">
            <w:pPr>
              <w:pStyle w:val="TableBody"/>
              <w:numPr>
                <w:ilvl w:val="0"/>
                <w:numId w:val="37"/>
              </w:numPr>
            </w:pPr>
            <w:r w:rsidRPr="00671C8B">
              <w:t>The "+" character may be changed with the ATS2 command (see following chapters)</w:t>
            </w:r>
            <w:r>
              <w:t>.</w:t>
            </w:r>
          </w:p>
          <w:p w14:paraId="37985CF7" w14:textId="77777777" w:rsidR="00E22A5D" w:rsidRPr="00671C8B" w:rsidRDefault="00E22A5D" w:rsidP="0059466D">
            <w:pPr>
              <w:pStyle w:val="TableBody"/>
              <w:numPr>
                <w:ilvl w:val="0"/>
                <w:numId w:val="37"/>
              </w:numPr>
            </w:pPr>
            <w:r w:rsidRPr="00671C8B">
              <w:t>The +++ characters are not transmitted in the data flow</w:t>
            </w:r>
            <w:r>
              <w:t>.</w:t>
            </w:r>
          </w:p>
        </w:tc>
      </w:tr>
    </w:tbl>
    <w:p w14:paraId="27051575" w14:textId="5FD42ADD" w:rsidR="00E22A5D" w:rsidRPr="00671C8B" w:rsidDel="00F22490" w:rsidRDefault="00E22A5D" w:rsidP="0059466D">
      <w:pPr>
        <w:pStyle w:val="Heading2"/>
        <w:numPr>
          <w:ilvl w:val="1"/>
          <w:numId w:val="11"/>
        </w:numPr>
        <w:ind w:left="1080" w:hanging="1080"/>
        <w:rPr>
          <w:del w:id="878" w:author="Alban Roche" w:date="2017-08-02T14:41:00Z"/>
        </w:rPr>
      </w:pPr>
      <w:bookmarkStart w:id="879" w:name="_Toc486251498"/>
      <w:del w:id="880" w:author="Alban Roche" w:date="2017-08-02T14:41:00Z">
        <w:r w:rsidRPr="00671C8B" w:rsidDel="00F22490">
          <w:delText xml:space="preserve">A/ Command: Repeat Previous Command </w:delText>
        </w:r>
        <w:bookmarkEnd w:id="867"/>
        <w:bookmarkEnd w:id="868"/>
        <w:bookmarkEnd w:id="869"/>
        <w:r w:rsidRPr="00671C8B" w:rsidDel="00F22490">
          <w:delText>Line</w:delText>
        </w:r>
        <w:bookmarkStart w:id="881" w:name="_Toc489456295"/>
        <w:bookmarkEnd w:id="870"/>
        <w:bookmarkEnd w:id="871"/>
        <w:bookmarkEnd w:id="872"/>
        <w:bookmarkEnd w:id="873"/>
        <w:bookmarkEnd w:id="874"/>
        <w:bookmarkEnd w:id="875"/>
        <w:bookmarkEnd w:id="879"/>
        <w:bookmarkEnd w:id="881"/>
      </w:del>
    </w:p>
    <w:tbl>
      <w:tblPr>
        <w:tblStyle w:val="TableSWIleft"/>
        <w:tblW w:w="9288" w:type="dxa"/>
        <w:tblLayout w:type="fixed"/>
        <w:tblLook w:val="04A0" w:firstRow="1" w:lastRow="0" w:firstColumn="1" w:lastColumn="0" w:noHBand="0" w:noVBand="1"/>
      </w:tblPr>
      <w:tblGrid>
        <w:gridCol w:w="1728"/>
        <w:gridCol w:w="7560"/>
      </w:tblGrid>
      <w:tr w:rsidR="00E22A5D" w:rsidRPr="00671C8B" w:rsidDel="00F22490" w14:paraId="046DACD2" w14:textId="389032EB" w:rsidTr="00166AF3">
        <w:trPr>
          <w:cnfStyle w:val="100000000000" w:firstRow="1" w:lastRow="0" w:firstColumn="0" w:lastColumn="0" w:oddVBand="0" w:evenVBand="0" w:oddHBand="0" w:evenHBand="0" w:firstRowFirstColumn="0" w:firstRowLastColumn="0" w:lastRowFirstColumn="0" w:lastRowLastColumn="0"/>
          <w:del w:id="882" w:author="Alban Roche" w:date="2017-08-02T14:41:00Z"/>
        </w:trPr>
        <w:tc>
          <w:tcPr>
            <w:tcW w:w="9288" w:type="dxa"/>
            <w:gridSpan w:val="2"/>
          </w:tcPr>
          <w:p w14:paraId="0914F7A8" w14:textId="03AA551F" w:rsidR="00E22A5D" w:rsidRPr="00671C8B" w:rsidDel="00F22490" w:rsidRDefault="00E22A5D">
            <w:pPr>
              <w:pStyle w:val="TableRowHead"/>
              <w:spacing w:before="144" w:after="144"/>
              <w:rPr>
                <w:del w:id="883" w:author="Alban Roche" w:date="2017-08-02T14:41:00Z"/>
                <w:bCs w:val="0"/>
              </w:rPr>
            </w:pPr>
            <w:del w:id="884" w:author="Alban Roche" w:date="2017-08-02T14:40:00Z">
              <w:r w:rsidDel="00F22490">
                <w:delText>HL7618, HL7618RD, HL7648, HL7650, HL7688, HL7690 and HL7692</w:delText>
              </w:r>
            </w:del>
            <w:bookmarkStart w:id="885" w:name="_Toc489456296"/>
            <w:bookmarkEnd w:id="885"/>
          </w:p>
        </w:tc>
        <w:bookmarkStart w:id="886" w:name="_Toc489456297"/>
        <w:bookmarkEnd w:id="886"/>
      </w:tr>
      <w:tr w:rsidR="00E22A5D" w:rsidRPr="00671C8B" w:rsidDel="00F22490" w14:paraId="0963F4FA" w14:textId="612471F4" w:rsidTr="00166AF3">
        <w:trPr>
          <w:trHeight w:val="35"/>
          <w:del w:id="887" w:author="Alban Roche" w:date="2017-08-02T14:41:00Z"/>
        </w:trPr>
        <w:tc>
          <w:tcPr>
            <w:tcW w:w="1728" w:type="dxa"/>
          </w:tcPr>
          <w:p w14:paraId="7E8B9E05" w14:textId="4BADC738" w:rsidR="00E22A5D" w:rsidRPr="00671C8B" w:rsidDel="00F22490" w:rsidRDefault="00E22A5D" w:rsidP="00166AF3">
            <w:pPr>
              <w:pStyle w:val="TableBody"/>
              <w:rPr>
                <w:del w:id="888" w:author="Alban Roche" w:date="2017-08-02T14:41:00Z"/>
                <w:i/>
              </w:rPr>
            </w:pPr>
            <w:del w:id="889" w:author="Alban Roche" w:date="2017-08-02T14:41:00Z">
              <w:r w:rsidRPr="00671C8B" w:rsidDel="00F22490">
                <w:rPr>
                  <w:i/>
                </w:rPr>
                <w:delText>Execute command</w:delText>
              </w:r>
              <w:bookmarkStart w:id="890" w:name="_Toc489456298"/>
              <w:bookmarkEnd w:id="890"/>
            </w:del>
          </w:p>
          <w:p w14:paraId="4D3A2CB0" w14:textId="64C081D6" w:rsidR="00E22A5D" w:rsidRPr="00671C8B" w:rsidDel="00F22490" w:rsidRDefault="00E22A5D" w:rsidP="00166AF3">
            <w:pPr>
              <w:pStyle w:val="TableBody"/>
              <w:rPr>
                <w:del w:id="891" w:author="Alban Roche" w:date="2017-08-02T14:41:00Z"/>
              </w:rPr>
            </w:pPr>
            <w:bookmarkStart w:id="892" w:name="_Toc489456299"/>
            <w:bookmarkEnd w:id="892"/>
          </w:p>
          <w:p w14:paraId="4BD133FA" w14:textId="24646C7E" w:rsidR="00E22A5D" w:rsidRPr="00671C8B" w:rsidDel="00F22490" w:rsidRDefault="00E22A5D" w:rsidP="00166AF3">
            <w:pPr>
              <w:pStyle w:val="TableBody"/>
              <w:rPr>
                <w:del w:id="893" w:author="Alban Roche" w:date="2017-08-02T14:41:00Z"/>
                <w:u w:val="single"/>
              </w:rPr>
            </w:pPr>
            <w:del w:id="894" w:author="Alban Roche" w:date="2017-08-02T14:41:00Z">
              <w:r w:rsidRPr="00671C8B" w:rsidDel="00F22490">
                <w:rPr>
                  <w:u w:val="single"/>
                </w:rPr>
                <w:delText>Syntax</w:delText>
              </w:r>
              <w:bookmarkStart w:id="895" w:name="_Toc489456300"/>
              <w:bookmarkEnd w:id="895"/>
            </w:del>
          </w:p>
          <w:p w14:paraId="33C3E812" w14:textId="7483C4E8" w:rsidR="00E22A5D" w:rsidRPr="00671C8B" w:rsidDel="00F22490" w:rsidRDefault="00E22A5D" w:rsidP="00166AF3">
            <w:pPr>
              <w:pStyle w:val="TableBody"/>
              <w:rPr>
                <w:del w:id="896" w:author="Alban Roche" w:date="2017-08-02T14:41:00Z"/>
                <w:b/>
              </w:rPr>
            </w:pPr>
            <w:del w:id="897" w:author="Alban Roche" w:date="2017-08-02T14:41:00Z">
              <w:r w:rsidRPr="00671C8B" w:rsidDel="00F22490">
                <w:rPr>
                  <w:b/>
                </w:rPr>
                <w:delText>A/</w:delText>
              </w:r>
              <w:bookmarkStart w:id="898" w:name="_Toc489456301"/>
              <w:bookmarkEnd w:id="898"/>
            </w:del>
          </w:p>
        </w:tc>
        <w:tc>
          <w:tcPr>
            <w:tcW w:w="7560" w:type="dxa"/>
          </w:tcPr>
          <w:p w14:paraId="7DAAC3BE" w14:textId="7E25DCAF" w:rsidR="00E22A5D" w:rsidRPr="00671C8B" w:rsidDel="00F22490" w:rsidRDefault="00E22A5D" w:rsidP="00166AF3">
            <w:pPr>
              <w:pStyle w:val="TableBody"/>
              <w:rPr>
                <w:del w:id="899" w:author="Alban Roche" w:date="2017-08-02T14:41:00Z"/>
                <w:u w:val="single"/>
              </w:rPr>
            </w:pPr>
            <w:bookmarkStart w:id="900" w:name="_Toc489456302"/>
            <w:bookmarkEnd w:id="900"/>
          </w:p>
          <w:p w14:paraId="1B243B9F" w14:textId="0D900EB4" w:rsidR="00E22A5D" w:rsidRPr="00671C8B" w:rsidDel="00F22490" w:rsidRDefault="00E22A5D" w:rsidP="00166AF3">
            <w:pPr>
              <w:pStyle w:val="TableBody"/>
              <w:rPr>
                <w:del w:id="901" w:author="Alban Roche" w:date="2017-08-02T14:41:00Z"/>
                <w:u w:val="single"/>
              </w:rPr>
            </w:pPr>
            <w:bookmarkStart w:id="902" w:name="_Toc489456303"/>
            <w:bookmarkEnd w:id="902"/>
          </w:p>
          <w:p w14:paraId="5810164E" w14:textId="4DAA9AAA" w:rsidR="00E22A5D" w:rsidRPr="00671C8B" w:rsidDel="00F22490" w:rsidRDefault="00E22A5D" w:rsidP="00166AF3">
            <w:pPr>
              <w:pStyle w:val="TableBody"/>
              <w:rPr>
                <w:del w:id="903" w:author="Alban Roche" w:date="2017-08-02T14:41:00Z"/>
                <w:u w:val="single"/>
              </w:rPr>
            </w:pPr>
            <w:del w:id="904" w:author="Alban Roche" w:date="2017-08-02T14:41:00Z">
              <w:r w:rsidRPr="00671C8B" w:rsidDel="00F22490">
                <w:rPr>
                  <w:u w:val="single"/>
                </w:rPr>
                <w:delText>Response</w:delText>
              </w:r>
              <w:bookmarkStart w:id="905" w:name="_Toc489456304"/>
              <w:bookmarkEnd w:id="905"/>
            </w:del>
          </w:p>
          <w:p w14:paraId="7C349C7A" w14:textId="056A7C05" w:rsidR="00E22A5D" w:rsidRPr="00671C8B" w:rsidDel="00F22490" w:rsidRDefault="00E22A5D" w:rsidP="00166AF3">
            <w:pPr>
              <w:pStyle w:val="TableBody"/>
              <w:rPr>
                <w:del w:id="906" w:author="Alban Roche" w:date="2017-08-02T14:41:00Z"/>
              </w:rPr>
            </w:pPr>
            <w:del w:id="907" w:author="Alban Roche" w:date="2017-08-02T14:41:00Z">
              <w:r w:rsidRPr="00671C8B" w:rsidDel="00F22490">
                <w:delText>Depend</w:delText>
              </w:r>
              <w:r w:rsidDel="00F22490">
                <w:delText>s</w:delText>
              </w:r>
              <w:r w:rsidRPr="00671C8B" w:rsidDel="00F22490">
                <w:delText xml:space="preserve"> on the previous command</w:delText>
              </w:r>
              <w:bookmarkStart w:id="908" w:name="_Toc489456305"/>
              <w:bookmarkEnd w:id="908"/>
            </w:del>
          </w:p>
        </w:tc>
        <w:bookmarkStart w:id="909" w:name="_Toc489456306"/>
        <w:bookmarkEnd w:id="909"/>
      </w:tr>
      <w:tr w:rsidR="00E22A5D" w:rsidRPr="00671C8B" w:rsidDel="00F22490" w14:paraId="68922604" w14:textId="49560FCB" w:rsidTr="00166AF3">
        <w:trPr>
          <w:trHeight w:val="539"/>
          <w:del w:id="910" w:author="Alban Roche" w:date="2017-08-02T14:41:00Z"/>
        </w:trPr>
        <w:tc>
          <w:tcPr>
            <w:tcW w:w="1728" w:type="dxa"/>
          </w:tcPr>
          <w:p w14:paraId="5AB9C9A6" w14:textId="50763D39" w:rsidR="00E22A5D" w:rsidRPr="00671C8B" w:rsidDel="00F22490" w:rsidRDefault="00E22A5D" w:rsidP="00166AF3">
            <w:pPr>
              <w:pStyle w:val="TableBody"/>
              <w:rPr>
                <w:del w:id="911" w:author="Alban Roche" w:date="2017-08-02T14:41:00Z"/>
                <w:u w:val="single"/>
              </w:rPr>
            </w:pPr>
            <w:del w:id="912" w:author="Alban Roche" w:date="2017-08-02T14:41:00Z">
              <w:r w:rsidRPr="00671C8B" w:rsidDel="00F22490">
                <w:rPr>
                  <w:u w:val="single"/>
                </w:rPr>
                <w:delText>Reference</w:delText>
              </w:r>
              <w:bookmarkStart w:id="913" w:name="_Toc489456307"/>
              <w:bookmarkEnd w:id="913"/>
            </w:del>
          </w:p>
          <w:p w14:paraId="2479D34D" w14:textId="1961A840" w:rsidR="00E22A5D" w:rsidRPr="00671C8B" w:rsidDel="00F22490" w:rsidRDefault="00E22A5D" w:rsidP="00166AF3">
            <w:pPr>
              <w:pStyle w:val="TableBody"/>
              <w:rPr>
                <w:del w:id="914" w:author="Alban Roche" w:date="2017-08-02T14:41:00Z"/>
                <w:u w:val="single"/>
              </w:rPr>
            </w:pPr>
            <w:del w:id="915" w:author="Alban Roche" w:date="2017-08-02T14:41:00Z">
              <w:r w:rsidRPr="00671C8B" w:rsidDel="00F22490">
                <w:delText>V.25Ter</w:delText>
              </w:r>
              <w:bookmarkStart w:id="916" w:name="_Toc489456308"/>
              <w:bookmarkEnd w:id="916"/>
            </w:del>
          </w:p>
        </w:tc>
        <w:tc>
          <w:tcPr>
            <w:tcW w:w="7560" w:type="dxa"/>
          </w:tcPr>
          <w:p w14:paraId="70ABFD52" w14:textId="2159CB14" w:rsidR="00E22A5D" w:rsidRPr="00671C8B" w:rsidDel="00F22490" w:rsidRDefault="00E22A5D" w:rsidP="00166AF3">
            <w:pPr>
              <w:pStyle w:val="TableBody"/>
              <w:rPr>
                <w:del w:id="917" w:author="Alban Roche" w:date="2017-08-02T14:41:00Z"/>
                <w:u w:val="single"/>
              </w:rPr>
            </w:pPr>
            <w:del w:id="918" w:author="Alban Roche" w:date="2017-08-02T14:41:00Z">
              <w:r w:rsidRPr="00671C8B" w:rsidDel="00F22490">
                <w:rPr>
                  <w:u w:val="single"/>
                </w:rPr>
                <w:delText>Notes</w:delText>
              </w:r>
              <w:bookmarkStart w:id="919" w:name="_Toc489456309"/>
              <w:bookmarkEnd w:id="919"/>
            </w:del>
          </w:p>
          <w:p w14:paraId="11223684" w14:textId="4943CE81" w:rsidR="00E22A5D" w:rsidRPr="00671C8B" w:rsidDel="00F22490" w:rsidRDefault="00E22A5D" w:rsidP="00166AF3">
            <w:pPr>
              <w:pStyle w:val="TableBody"/>
              <w:rPr>
                <w:del w:id="920" w:author="Alban Roche" w:date="2017-08-02T14:41:00Z"/>
                <w:u w:val="single"/>
              </w:rPr>
            </w:pPr>
            <w:del w:id="921" w:author="Alban Roche" w:date="2017-08-02T14:41:00Z">
              <w:r w:rsidRPr="00671C8B" w:rsidDel="00F22490">
                <w:delText>Line does not need to end with terminating character</w:delText>
              </w:r>
              <w:r w:rsidDel="00F22490">
                <w:delText>.</w:delText>
              </w:r>
              <w:bookmarkStart w:id="922" w:name="_Toc489456310"/>
              <w:bookmarkEnd w:id="922"/>
            </w:del>
          </w:p>
        </w:tc>
        <w:bookmarkStart w:id="923" w:name="_Toc489456311"/>
        <w:bookmarkEnd w:id="923"/>
      </w:tr>
    </w:tbl>
    <w:p w14:paraId="49C94CE8" w14:textId="77777777" w:rsidR="00E22A5D" w:rsidRPr="00671C8B" w:rsidRDefault="00E22A5D" w:rsidP="0059466D">
      <w:pPr>
        <w:pStyle w:val="Heading2"/>
        <w:numPr>
          <w:ilvl w:val="1"/>
          <w:numId w:val="11"/>
        </w:numPr>
        <w:ind w:left="1080" w:hanging="1080"/>
      </w:pPr>
      <w:bookmarkStart w:id="924" w:name="_Toc345081201"/>
      <w:bookmarkStart w:id="925" w:name="_Toc349752949"/>
      <w:bookmarkStart w:id="926" w:name="_Toc349753837"/>
      <w:bookmarkStart w:id="927" w:name="_Ref366743546"/>
      <w:bookmarkStart w:id="928" w:name="_Ref366763269"/>
      <w:bookmarkStart w:id="929" w:name="_Ref369078394"/>
      <w:bookmarkStart w:id="930" w:name="_Ref369078526"/>
      <w:bookmarkStart w:id="931" w:name="_Toc368585906"/>
      <w:bookmarkStart w:id="932" w:name="_Toc486251499"/>
      <w:bookmarkStart w:id="933" w:name="_Toc489456312"/>
      <w:r w:rsidRPr="00671C8B">
        <w:t xml:space="preserve">O Command: Switch from Command Mode to Data </w:t>
      </w:r>
      <w:bookmarkEnd w:id="924"/>
      <w:r w:rsidRPr="00671C8B">
        <w:t>Mode</w:t>
      </w:r>
      <w:bookmarkEnd w:id="925"/>
      <w:bookmarkEnd w:id="926"/>
      <w:bookmarkEnd w:id="927"/>
      <w:bookmarkEnd w:id="928"/>
      <w:bookmarkEnd w:id="929"/>
      <w:bookmarkEnd w:id="930"/>
      <w:bookmarkEnd w:id="931"/>
      <w:bookmarkEnd w:id="932"/>
      <w:bookmarkEnd w:id="933"/>
    </w:p>
    <w:tbl>
      <w:tblPr>
        <w:tblStyle w:val="TableSWIleft"/>
        <w:tblW w:w="9288" w:type="dxa"/>
        <w:tblLayout w:type="fixed"/>
        <w:tblLook w:val="04A0" w:firstRow="1" w:lastRow="0" w:firstColumn="1" w:lastColumn="0" w:noHBand="0" w:noVBand="1"/>
      </w:tblPr>
      <w:tblGrid>
        <w:gridCol w:w="1728"/>
        <w:gridCol w:w="7560"/>
      </w:tblGrid>
      <w:tr w:rsidR="00E22A5D" w:rsidRPr="00671C8B" w14:paraId="4CA44CD0"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4A9837DF" w14:textId="7B30C617" w:rsidR="00E22A5D" w:rsidRPr="00671C8B" w:rsidRDefault="00E22A5D">
            <w:pPr>
              <w:pStyle w:val="TableRowHead"/>
              <w:spacing w:before="144" w:after="144"/>
              <w:rPr>
                <w:bCs w:val="0"/>
              </w:rPr>
            </w:pPr>
            <w:del w:id="934" w:author="Alban Roche" w:date="2017-08-02T14:40:00Z">
              <w:r w:rsidDel="00F22490">
                <w:delText>HL7618, HL7618RD, HL7648, HL7650, HL7688, HL7690 and HL7692</w:delText>
              </w:r>
            </w:del>
            <w:ins w:id="935" w:author="Alban Roche" w:date="2017-08-02T14:40:00Z">
              <w:r w:rsidR="00F22490">
                <w:t>HL7800</w:t>
              </w:r>
            </w:ins>
          </w:p>
        </w:tc>
      </w:tr>
      <w:tr w:rsidR="00E22A5D" w:rsidRPr="00671C8B" w14:paraId="149540CB" w14:textId="77777777" w:rsidTr="00166AF3">
        <w:trPr>
          <w:cantSplit w:val="0"/>
          <w:trHeight w:val="1214"/>
        </w:trPr>
        <w:tc>
          <w:tcPr>
            <w:tcW w:w="1728" w:type="dxa"/>
          </w:tcPr>
          <w:p w14:paraId="5623A97E" w14:textId="77777777" w:rsidR="00E22A5D" w:rsidRPr="00671C8B" w:rsidRDefault="00E22A5D" w:rsidP="00166AF3">
            <w:pPr>
              <w:pStyle w:val="TableBody"/>
              <w:rPr>
                <w:i/>
              </w:rPr>
            </w:pPr>
            <w:r w:rsidRPr="00671C8B">
              <w:rPr>
                <w:i/>
              </w:rPr>
              <w:t>Test command</w:t>
            </w:r>
          </w:p>
          <w:p w14:paraId="312A3020" w14:textId="77777777" w:rsidR="00E22A5D" w:rsidRPr="00671C8B" w:rsidRDefault="00E22A5D" w:rsidP="00166AF3">
            <w:pPr>
              <w:pStyle w:val="TableBody"/>
            </w:pPr>
          </w:p>
          <w:p w14:paraId="3A84FDF0" w14:textId="77777777" w:rsidR="00E22A5D" w:rsidRPr="00671C8B" w:rsidRDefault="00E22A5D" w:rsidP="00166AF3">
            <w:pPr>
              <w:pStyle w:val="TableBody"/>
              <w:rPr>
                <w:u w:val="single"/>
              </w:rPr>
            </w:pPr>
            <w:r w:rsidRPr="00671C8B">
              <w:rPr>
                <w:u w:val="single"/>
              </w:rPr>
              <w:t>Syntax</w:t>
            </w:r>
          </w:p>
          <w:p w14:paraId="1B0EB083" w14:textId="77777777" w:rsidR="00E22A5D" w:rsidRPr="00671C8B" w:rsidRDefault="00E22A5D" w:rsidP="00166AF3">
            <w:pPr>
              <w:pStyle w:val="TableBody"/>
            </w:pPr>
            <w:r w:rsidRPr="00671C8B">
              <w:rPr>
                <w:b/>
              </w:rPr>
              <w:t>ATO[&lt;n&gt;]</w:t>
            </w:r>
          </w:p>
        </w:tc>
        <w:tc>
          <w:tcPr>
            <w:tcW w:w="7560" w:type="dxa"/>
          </w:tcPr>
          <w:p w14:paraId="1D9660A4" w14:textId="77777777" w:rsidR="00E22A5D" w:rsidRPr="00671C8B" w:rsidRDefault="00E22A5D" w:rsidP="00166AF3">
            <w:pPr>
              <w:pStyle w:val="TableBody"/>
              <w:rPr>
                <w:u w:val="single"/>
              </w:rPr>
            </w:pPr>
          </w:p>
          <w:p w14:paraId="2D063F42" w14:textId="77777777" w:rsidR="00E22A5D" w:rsidRPr="00671C8B" w:rsidRDefault="00E22A5D" w:rsidP="00166AF3">
            <w:pPr>
              <w:pStyle w:val="TableBody"/>
              <w:rPr>
                <w:u w:val="single"/>
              </w:rPr>
            </w:pPr>
          </w:p>
          <w:p w14:paraId="63B58BFC" w14:textId="77777777" w:rsidR="00E22A5D" w:rsidRPr="00671C8B" w:rsidRDefault="00E22A5D" w:rsidP="00166AF3">
            <w:pPr>
              <w:pStyle w:val="TableBody"/>
              <w:rPr>
                <w:u w:val="single"/>
              </w:rPr>
            </w:pPr>
            <w:r w:rsidRPr="00671C8B">
              <w:rPr>
                <w:u w:val="single"/>
              </w:rPr>
              <w:t>Response</w:t>
            </w:r>
          </w:p>
          <w:p w14:paraId="46C8278D" w14:textId="77777777" w:rsidR="00E22A5D" w:rsidRPr="00671C8B" w:rsidRDefault="00E22A5D" w:rsidP="00166AF3">
            <w:pPr>
              <w:pStyle w:val="TableBody"/>
              <w:rPr>
                <w:snapToGrid w:val="0"/>
              </w:rPr>
            </w:pPr>
            <w:r w:rsidRPr="00671C8B">
              <w:rPr>
                <w:snapToGrid w:val="0"/>
              </w:rPr>
              <w:t>TA returns to data mode from command mode:</w:t>
            </w:r>
          </w:p>
          <w:p w14:paraId="07A2205F" w14:textId="77777777" w:rsidR="00E22A5D" w:rsidRPr="00671C8B" w:rsidRDefault="00E22A5D" w:rsidP="00166AF3">
            <w:pPr>
              <w:pStyle w:val="TableBody"/>
              <w:rPr>
                <w:b/>
              </w:rPr>
            </w:pPr>
            <w:r w:rsidRPr="00671C8B">
              <w:rPr>
                <w:b/>
              </w:rPr>
              <w:t>CONNECT &lt;text&gt;</w:t>
            </w:r>
          </w:p>
          <w:p w14:paraId="71C08F4F" w14:textId="77777777" w:rsidR="00E22A5D" w:rsidRPr="00671C8B" w:rsidRDefault="00E22A5D" w:rsidP="00166AF3">
            <w:pPr>
              <w:pStyle w:val="TableBody"/>
              <w:rPr>
                <w:snapToGrid w:val="0"/>
              </w:rPr>
            </w:pPr>
          </w:p>
          <w:p w14:paraId="0346CFC0" w14:textId="77777777" w:rsidR="00E22A5D" w:rsidRPr="00671C8B" w:rsidRDefault="00E22A5D" w:rsidP="00166AF3">
            <w:pPr>
              <w:pStyle w:val="TableBody"/>
              <w:rPr>
                <w:snapToGrid w:val="0"/>
              </w:rPr>
            </w:pPr>
            <w:r w:rsidRPr="00671C8B">
              <w:rPr>
                <w:snapToGrid w:val="0"/>
              </w:rPr>
              <w:t>If connection is not successfully resumed:</w:t>
            </w:r>
          </w:p>
          <w:p w14:paraId="4E9CAA94" w14:textId="77777777" w:rsidR="00E22A5D" w:rsidRPr="00671C8B" w:rsidRDefault="00E22A5D" w:rsidP="00166AF3">
            <w:pPr>
              <w:pStyle w:val="TableBody"/>
              <w:rPr>
                <w:b/>
              </w:rPr>
            </w:pPr>
            <w:r w:rsidRPr="00671C8B">
              <w:rPr>
                <w:b/>
              </w:rPr>
              <w:t>NO CARRIER</w:t>
            </w:r>
          </w:p>
          <w:p w14:paraId="6B48C196" w14:textId="77777777" w:rsidR="00E22A5D" w:rsidRPr="00671C8B" w:rsidRDefault="00E22A5D" w:rsidP="00166AF3">
            <w:pPr>
              <w:pStyle w:val="TableBody"/>
              <w:rPr>
                <w:snapToGrid w:val="0"/>
              </w:rPr>
            </w:pPr>
          </w:p>
          <w:p w14:paraId="613795D2" w14:textId="77777777" w:rsidR="00E22A5D" w:rsidRPr="00671C8B" w:rsidRDefault="00E22A5D" w:rsidP="00166AF3">
            <w:pPr>
              <w:pStyle w:val="TableBody"/>
              <w:rPr>
                <w:snapToGrid w:val="0"/>
                <w:u w:val="single"/>
              </w:rPr>
            </w:pPr>
            <w:r w:rsidRPr="00671C8B">
              <w:rPr>
                <w:u w:val="single"/>
              </w:rPr>
              <w:t>Parameter</w:t>
            </w:r>
          </w:p>
          <w:p w14:paraId="2C7B7CB8" w14:textId="77777777" w:rsidR="00E22A5D" w:rsidRPr="00671C8B" w:rsidRDefault="00E22A5D" w:rsidP="00166AF3">
            <w:pPr>
              <w:pStyle w:val="TableBody"/>
              <w:rPr>
                <w:snapToGrid w:val="0"/>
                <w:lang w:eastAsia="zh-CN"/>
              </w:rPr>
            </w:pPr>
            <w:r w:rsidRPr="00671C8B">
              <w:rPr>
                <w:b/>
              </w:rPr>
              <w:t>&lt;n&gt;</w:t>
            </w:r>
            <w:r w:rsidRPr="00671C8B">
              <w:rPr>
                <w:snapToGrid w:val="0"/>
              </w:rPr>
              <w:tab/>
              <w:t>0</w:t>
            </w:r>
            <w:r>
              <w:rPr>
                <w:snapToGrid w:val="0"/>
              </w:rPr>
              <w:tab/>
            </w:r>
            <w:r w:rsidRPr="00671C8B">
              <w:rPr>
                <w:snapToGrid w:val="0"/>
                <w:lang w:eastAsia="zh-CN"/>
              </w:rPr>
              <w:tab/>
            </w:r>
            <w:r>
              <w:rPr>
                <w:snapToGrid w:val="0"/>
              </w:rPr>
              <w:t>S</w:t>
            </w:r>
            <w:r w:rsidRPr="00671C8B">
              <w:rPr>
                <w:snapToGrid w:val="0"/>
              </w:rPr>
              <w:t>witch fro</w:t>
            </w:r>
            <w:r w:rsidRPr="00671C8B">
              <w:t>m command mode to data</w:t>
            </w:r>
            <w:r w:rsidRPr="00671C8B">
              <w:rPr>
                <w:snapToGrid w:val="0"/>
              </w:rPr>
              <w:t xml:space="preserve"> mode</w:t>
            </w:r>
          </w:p>
          <w:p w14:paraId="186C7A1C" w14:textId="77777777" w:rsidR="00E22A5D" w:rsidRPr="00671C8B" w:rsidRDefault="00E22A5D" w:rsidP="00166AF3">
            <w:pPr>
              <w:pStyle w:val="TableBody"/>
              <w:rPr>
                <w:snapToGrid w:val="0"/>
                <w:lang w:eastAsia="zh-CN"/>
              </w:rPr>
            </w:pPr>
            <w:r w:rsidRPr="00671C8B">
              <w:rPr>
                <w:snapToGrid w:val="0"/>
                <w:lang w:eastAsia="zh-CN"/>
              </w:rPr>
              <w:t xml:space="preserve">  </w:t>
            </w:r>
            <w:r w:rsidRPr="00671C8B">
              <w:rPr>
                <w:snapToGrid w:val="0"/>
                <w:lang w:eastAsia="zh-CN"/>
              </w:rPr>
              <w:tab/>
            </w:r>
            <w:r>
              <w:rPr>
                <w:snapToGrid w:val="0"/>
                <w:lang w:eastAsia="zh-CN"/>
              </w:rPr>
              <w:t xml:space="preserve">1 – </w:t>
            </w:r>
            <w:r w:rsidRPr="00671C8B">
              <w:rPr>
                <w:snapToGrid w:val="0"/>
                <w:lang w:eastAsia="zh-CN"/>
              </w:rPr>
              <w:t>200</w:t>
            </w:r>
            <w:r w:rsidRPr="00671C8B">
              <w:rPr>
                <w:snapToGrid w:val="0"/>
                <w:lang w:eastAsia="zh-CN"/>
              </w:rPr>
              <w:tab/>
            </w:r>
            <w:r>
              <w:rPr>
                <w:snapToGrid w:val="0"/>
              </w:rPr>
              <w:t>S</w:t>
            </w:r>
            <w:r w:rsidRPr="00671C8B">
              <w:rPr>
                <w:snapToGrid w:val="0"/>
              </w:rPr>
              <w:t>ession</w:t>
            </w:r>
            <w:r w:rsidRPr="00671C8B">
              <w:rPr>
                <w:snapToGrid w:val="0"/>
                <w:lang w:eastAsia="zh-CN"/>
              </w:rPr>
              <w:t xml:space="preserve"> ID</w:t>
            </w:r>
          </w:p>
        </w:tc>
      </w:tr>
      <w:tr w:rsidR="00E22A5D" w:rsidRPr="00671C8B" w14:paraId="79F40402" w14:textId="77777777" w:rsidTr="00166AF3">
        <w:trPr>
          <w:trHeight w:val="539"/>
        </w:trPr>
        <w:tc>
          <w:tcPr>
            <w:tcW w:w="1728" w:type="dxa"/>
          </w:tcPr>
          <w:p w14:paraId="3CE35D33" w14:textId="77777777" w:rsidR="00E22A5D" w:rsidRPr="00671C8B" w:rsidRDefault="00E22A5D" w:rsidP="00166AF3">
            <w:pPr>
              <w:pStyle w:val="TableBody"/>
            </w:pPr>
            <w:r w:rsidRPr="00671C8B">
              <w:rPr>
                <w:u w:val="single"/>
              </w:rPr>
              <w:t>Reference</w:t>
            </w:r>
          </w:p>
          <w:p w14:paraId="797B42DE" w14:textId="77777777" w:rsidR="00E22A5D" w:rsidRPr="00671C8B" w:rsidRDefault="00E22A5D" w:rsidP="00166AF3">
            <w:pPr>
              <w:pStyle w:val="TableBody"/>
            </w:pPr>
            <w:r w:rsidRPr="00671C8B">
              <w:t xml:space="preserve">V.25Ter </w:t>
            </w:r>
          </w:p>
        </w:tc>
        <w:tc>
          <w:tcPr>
            <w:tcW w:w="7560" w:type="dxa"/>
          </w:tcPr>
          <w:p w14:paraId="08C13A95" w14:textId="77777777" w:rsidR="00E22A5D" w:rsidRPr="00671C8B" w:rsidRDefault="00E22A5D" w:rsidP="00166AF3">
            <w:pPr>
              <w:pStyle w:val="TableBody"/>
              <w:rPr>
                <w:u w:val="single"/>
              </w:rPr>
            </w:pPr>
            <w:r w:rsidRPr="00671C8B">
              <w:rPr>
                <w:u w:val="single"/>
              </w:rPr>
              <w:t>Notes</w:t>
            </w:r>
          </w:p>
          <w:p w14:paraId="77F12A63" w14:textId="0F5D7C8E" w:rsidR="00E22A5D" w:rsidRPr="00671C8B" w:rsidRDefault="00E22A5D" w:rsidP="00166AF3">
            <w:pPr>
              <w:pStyle w:val="TableBody"/>
            </w:pPr>
            <w:r w:rsidRPr="00671C8B">
              <w:t xml:space="preserve">ATO is the alternative command to the +++ escape sequence described in </w:t>
            </w:r>
            <w:r>
              <w:t xml:space="preserve">section </w:t>
            </w:r>
            <w:r>
              <w:fldChar w:fldCharType="begin"/>
            </w:r>
            <w:r>
              <w:instrText xml:space="preserve"> REF _Ref408244054 \w \h </w:instrText>
            </w:r>
            <w:r>
              <w:fldChar w:fldCharType="separate"/>
            </w:r>
            <w:r w:rsidR="00BD7547">
              <w:t>2.1</w:t>
            </w:r>
            <w:r>
              <w:fldChar w:fldCharType="end"/>
            </w:r>
            <w:r>
              <w:t xml:space="preserve">. </w:t>
            </w:r>
            <w:r w:rsidRPr="00671C8B">
              <w:t xml:space="preserve">When a data call </w:t>
            </w:r>
            <w:r>
              <w:t xml:space="preserve">has been established </w:t>
            </w:r>
            <w:r w:rsidRPr="00671C8B">
              <w:t>and TA is in command mode, ATO causes the TA to resume the data connection and return to data mode</w:t>
            </w:r>
            <w:r>
              <w:t>.</w:t>
            </w:r>
          </w:p>
        </w:tc>
      </w:tr>
    </w:tbl>
    <w:p w14:paraId="214ABE3C" w14:textId="77777777" w:rsidR="00E22A5D" w:rsidRPr="00671C8B" w:rsidRDefault="00E22A5D" w:rsidP="0059466D">
      <w:pPr>
        <w:pStyle w:val="Heading2"/>
        <w:numPr>
          <w:ilvl w:val="1"/>
          <w:numId w:val="11"/>
        </w:numPr>
        <w:ind w:left="1080" w:hanging="1080"/>
      </w:pPr>
      <w:bookmarkStart w:id="936" w:name="_Toc349752950"/>
      <w:bookmarkStart w:id="937" w:name="_Toc349753838"/>
      <w:bookmarkStart w:id="938" w:name="_Ref366743561"/>
      <w:bookmarkStart w:id="939" w:name="_Ref369078531"/>
      <w:bookmarkStart w:id="940" w:name="_Toc368585907"/>
      <w:bookmarkStart w:id="941" w:name="_Toc486251500"/>
      <w:bookmarkStart w:id="942" w:name="_Toc489456313"/>
      <w:bookmarkStart w:id="943" w:name="_Toc345081202"/>
      <w:r w:rsidRPr="00671C8B">
        <w:lastRenderedPageBreak/>
        <w:t>E Command: Enable Echo Command</w:t>
      </w:r>
      <w:bookmarkEnd w:id="936"/>
      <w:bookmarkEnd w:id="937"/>
      <w:bookmarkEnd w:id="938"/>
      <w:bookmarkEnd w:id="939"/>
      <w:bookmarkEnd w:id="940"/>
      <w:bookmarkEnd w:id="941"/>
      <w:bookmarkEnd w:id="942"/>
      <w:r w:rsidRPr="00671C8B">
        <w:t xml:space="preserve"> </w:t>
      </w:r>
      <w:bookmarkEnd w:id="943"/>
    </w:p>
    <w:tbl>
      <w:tblPr>
        <w:tblStyle w:val="TableSWIleft"/>
        <w:tblW w:w="9288" w:type="dxa"/>
        <w:tblLayout w:type="fixed"/>
        <w:tblLook w:val="04A0" w:firstRow="1" w:lastRow="0" w:firstColumn="1" w:lastColumn="0" w:noHBand="0" w:noVBand="1"/>
      </w:tblPr>
      <w:tblGrid>
        <w:gridCol w:w="1728"/>
        <w:gridCol w:w="7560"/>
      </w:tblGrid>
      <w:tr w:rsidR="00E22A5D" w:rsidRPr="00671C8B" w14:paraId="3FA3B98C"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4B70C0DD" w14:textId="192C52C6" w:rsidR="00E22A5D" w:rsidRPr="00671C8B" w:rsidRDefault="00E22A5D">
            <w:pPr>
              <w:pStyle w:val="TableRowHead"/>
              <w:spacing w:before="144" w:after="144"/>
              <w:rPr>
                <w:bCs w:val="0"/>
              </w:rPr>
            </w:pPr>
            <w:del w:id="944" w:author="Alban Roche" w:date="2017-08-02T14:40:00Z">
              <w:r w:rsidDel="00F22490">
                <w:delText>HL7618, HL7618RD, HL7648, HL7650, HL7688, HL7690 and HL7692</w:delText>
              </w:r>
            </w:del>
            <w:ins w:id="945" w:author="Alban Roche" w:date="2017-08-02T14:40:00Z">
              <w:r w:rsidR="00F22490">
                <w:t>HL7800</w:t>
              </w:r>
            </w:ins>
          </w:p>
        </w:tc>
      </w:tr>
      <w:tr w:rsidR="00E22A5D" w:rsidRPr="00671C8B" w14:paraId="1E658686" w14:textId="77777777" w:rsidTr="00166AF3">
        <w:trPr>
          <w:trHeight w:val="1214"/>
        </w:trPr>
        <w:tc>
          <w:tcPr>
            <w:tcW w:w="1728" w:type="dxa"/>
          </w:tcPr>
          <w:p w14:paraId="071212D8" w14:textId="77777777" w:rsidR="00E22A5D" w:rsidRPr="00671C8B" w:rsidRDefault="00E22A5D" w:rsidP="00166AF3">
            <w:pPr>
              <w:pStyle w:val="TableBody"/>
              <w:rPr>
                <w:i/>
              </w:rPr>
            </w:pPr>
            <w:r w:rsidRPr="00671C8B">
              <w:rPr>
                <w:i/>
              </w:rPr>
              <w:t>Execute command</w:t>
            </w:r>
          </w:p>
          <w:p w14:paraId="5B6999EC" w14:textId="77777777" w:rsidR="00E22A5D" w:rsidRPr="00671C8B" w:rsidRDefault="00E22A5D" w:rsidP="00166AF3">
            <w:pPr>
              <w:pStyle w:val="TableBody"/>
            </w:pPr>
          </w:p>
          <w:p w14:paraId="7D42C813" w14:textId="77777777" w:rsidR="00E22A5D" w:rsidRPr="00671C8B" w:rsidRDefault="00E22A5D" w:rsidP="00166AF3">
            <w:pPr>
              <w:pStyle w:val="TableBody"/>
              <w:rPr>
                <w:u w:val="single"/>
              </w:rPr>
            </w:pPr>
            <w:r w:rsidRPr="00671C8B">
              <w:rPr>
                <w:u w:val="single"/>
              </w:rPr>
              <w:t>Syntax</w:t>
            </w:r>
          </w:p>
          <w:p w14:paraId="06027CD6" w14:textId="77777777" w:rsidR="00E22A5D" w:rsidRPr="00671C8B" w:rsidRDefault="00E22A5D" w:rsidP="00166AF3">
            <w:pPr>
              <w:pStyle w:val="TableBody"/>
              <w:rPr>
                <w:b/>
              </w:rPr>
            </w:pPr>
            <w:r w:rsidRPr="00671C8B">
              <w:rPr>
                <w:b/>
              </w:rPr>
              <w:t>ATE[&lt;value&gt;]</w:t>
            </w:r>
          </w:p>
          <w:p w14:paraId="287BE201" w14:textId="77777777" w:rsidR="00E22A5D" w:rsidRPr="00671C8B" w:rsidRDefault="00E22A5D" w:rsidP="00166AF3">
            <w:pPr>
              <w:pStyle w:val="TableBody"/>
            </w:pPr>
          </w:p>
        </w:tc>
        <w:tc>
          <w:tcPr>
            <w:tcW w:w="7560" w:type="dxa"/>
          </w:tcPr>
          <w:p w14:paraId="339A060C" w14:textId="77777777" w:rsidR="00E22A5D" w:rsidRPr="00671C8B" w:rsidRDefault="00E22A5D" w:rsidP="00166AF3">
            <w:pPr>
              <w:pStyle w:val="TableBody"/>
              <w:rPr>
                <w:u w:val="single"/>
              </w:rPr>
            </w:pPr>
          </w:p>
          <w:p w14:paraId="36E6D15A" w14:textId="77777777" w:rsidR="00E22A5D" w:rsidRPr="00671C8B" w:rsidRDefault="00E22A5D" w:rsidP="00166AF3">
            <w:pPr>
              <w:pStyle w:val="TableBody"/>
              <w:rPr>
                <w:u w:val="single"/>
              </w:rPr>
            </w:pPr>
          </w:p>
          <w:p w14:paraId="4FFA3F1D" w14:textId="77777777" w:rsidR="00E22A5D" w:rsidRPr="00671C8B" w:rsidRDefault="00E22A5D" w:rsidP="00166AF3">
            <w:pPr>
              <w:pStyle w:val="TableBody"/>
              <w:rPr>
                <w:u w:val="single"/>
              </w:rPr>
            </w:pPr>
            <w:r w:rsidRPr="00671C8B">
              <w:rPr>
                <w:u w:val="single"/>
              </w:rPr>
              <w:t>Response</w:t>
            </w:r>
          </w:p>
          <w:p w14:paraId="4E541812" w14:textId="77777777" w:rsidR="00E22A5D" w:rsidRPr="00671C8B" w:rsidRDefault="00E22A5D" w:rsidP="00166AF3">
            <w:pPr>
              <w:pStyle w:val="TableBody"/>
              <w:rPr>
                <w:b/>
              </w:rPr>
            </w:pPr>
            <w:r w:rsidRPr="00671C8B">
              <w:rPr>
                <w:b/>
              </w:rPr>
              <w:t>OK</w:t>
            </w:r>
          </w:p>
          <w:p w14:paraId="0B2C50E5" w14:textId="77777777" w:rsidR="00E22A5D" w:rsidRPr="00671C8B" w:rsidRDefault="00E22A5D" w:rsidP="00166AF3">
            <w:pPr>
              <w:pStyle w:val="TableBody"/>
            </w:pPr>
          </w:p>
          <w:p w14:paraId="3E281950" w14:textId="77777777" w:rsidR="00E22A5D" w:rsidRPr="00671C8B" w:rsidRDefault="00E22A5D" w:rsidP="00166AF3">
            <w:pPr>
              <w:pStyle w:val="TableBody"/>
            </w:pPr>
            <w:r w:rsidRPr="00671C8B">
              <w:t>or</w:t>
            </w:r>
          </w:p>
          <w:p w14:paraId="235FEDC7" w14:textId="77777777" w:rsidR="00E22A5D" w:rsidRPr="00671C8B" w:rsidRDefault="00E22A5D" w:rsidP="00166AF3">
            <w:pPr>
              <w:pStyle w:val="TableBody"/>
              <w:rPr>
                <w:b/>
              </w:rPr>
            </w:pPr>
            <w:r w:rsidRPr="00671C8B">
              <w:rPr>
                <w:b/>
              </w:rPr>
              <w:t>+CME ERROR: &lt;err&gt;</w:t>
            </w:r>
          </w:p>
          <w:p w14:paraId="3231AB5C" w14:textId="77777777" w:rsidR="00E22A5D" w:rsidRPr="00671C8B" w:rsidRDefault="00E22A5D" w:rsidP="00166AF3">
            <w:pPr>
              <w:pStyle w:val="TableBody"/>
            </w:pPr>
          </w:p>
          <w:p w14:paraId="3687A783" w14:textId="77777777" w:rsidR="00E22A5D" w:rsidRPr="00671C8B" w:rsidRDefault="00E22A5D" w:rsidP="00166AF3">
            <w:pPr>
              <w:pStyle w:val="TableBody"/>
              <w:rPr>
                <w:u w:val="single"/>
              </w:rPr>
            </w:pPr>
            <w:r w:rsidRPr="00671C8B">
              <w:rPr>
                <w:u w:val="single"/>
              </w:rPr>
              <w:t>Parameter</w:t>
            </w:r>
          </w:p>
          <w:p w14:paraId="0D32242F" w14:textId="77777777" w:rsidR="00E22A5D" w:rsidRPr="00671C8B" w:rsidRDefault="00E22A5D" w:rsidP="00166AF3">
            <w:pPr>
              <w:pStyle w:val="TableBody"/>
              <w:rPr>
                <w:snapToGrid w:val="0"/>
              </w:rPr>
            </w:pPr>
            <w:r w:rsidRPr="00671C8B">
              <w:rPr>
                <w:b/>
              </w:rPr>
              <w:t>&lt;value&gt;</w:t>
            </w:r>
            <w:r w:rsidRPr="00671C8B">
              <w:rPr>
                <w:b/>
              </w:rPr>
              <w:tab/>
            </w:r>
            <w:r w:rsidRPr="00671C8B">
              <w:rPr>
                <w:snapToGrid w:val="0"/>
              </w:rPr>
              <w:t>0</w:t>
            </w:r>
            <w:r w:rsidRPr="00671C8B">
              <w:rPr>
                <w:snapToGrid w:val="0"/>
              </w:rPr>
              <w:tab/>
              <w:t>Echo OFF</w:t>
            </w:r>
          </w:p>
          <w:p w14:paraId="57A2DF83" w14:textId="77777777" w:rsidR="00E22A5D" w:rsidRPr="00671C8B" w:rsidRDefault="00E22A5D" w:rsidP="00166AF3">
            <w:pPr>
              <w:pStyle w:val="TableBody"/>
              <w:rPr>
                <w:rFonts w:ascii="TimesNewRoman,Bold" w:hAnsi="TimesNewRoman,Bold"/>
                <w:snapToGrid w:val="0"/>
              </w:rPr>
            </w:pPr>
            <w:r w:rsidRPr="00671C8B">
              <w:rPr>
                <w:snapToGrid w:val="0"/>
              </w:rPr>
              <w:tab/>
            </w:r>
            <w:r w:rsidRPr="00671C8B">
              <w:rPr>
                <w:snapToGrid w:val="0"/>
              </w:rPr>
              <w:tab/>
            </w:r>
            <w:r w:rsidRPr="00671C8B">
              <w:rPr>
                <w:snapToGrid w:val="0"/>
                <w:u w:val="single"/>
              </w:rPr>
              <w:t>1</w:t>
            </w:r>
            <w:r w:rsidRPr="00671C8B">
              <w:rPr>
                <w:snapToGrid w:val="0"/>
              </w:rPr>
              <w:tab/>
              <w:t>Echo ON</w:t>
            </w:r>
          </w:p>
        </w:tc>
      </w:tr>
      <w:tr w:rsidR="00E22A5D" w:rsidRPr="00671C8B" w14:paraId="67A9A45A" w14:textId="77777777" w:rsidTr="00166AF3">
        <w:trPr>
          <w:trHeight w:val="72"/>
        </w:trPr>
        <w:tc>
          <w:tcPr>
            <w:tcW w:w="1728" w:type="dxa"/>
          </w:tcPr>
          <w:p w14:paraId="37E685AB" w14:textId="77777777" w:rsidR="00E22A5D" w:rsidRPr="00671C8B" w:rsidRDefault="00E22A5D" w:rsidP="00166AF3">
            <w:pPr>
              <w:pStyle w:val="TableBody"/>
              <w:rPr>
                <w:u w:val="single"/>
                <w:lang w:eastAsia="zh-CN"/>
              </w:rPr>
            </w:pPr>
            <w:r w:rsidRPr="00671C8B">
              <w:rPr>
                <w:u w:val="single"/>
              </w:rPr>
              <w:t>Notes</w:t>
            </w:r>
          </w:p>
        </w:tc>
        <w:tc>
          <w:tcPr>
            <w:tcW w:w="7560" w:type="dxa"/>
          </w:tcPr>
          <w:p w14:paraId="188158A4" w14:textId="77777777" w:rsidR="009068D2" w:rsidRDefault="009068D2" w:rsidP="009068D2">
            <w:pPr>
              <w:pStyle w:val="TableBody"/>
              <w:numPr>
                <w:ilvl w:val="0"/>
                <w:numId w:val="41"/>
              </w:numPr>
            </w:pPr>
            <w:r>
              <w:t>This setting determines whether or not the TA echoes characters received from the TE in the command state.</w:t>
            </w:r>
          </w:p>
          <w:p w14:paraId="79CA79A5" w14:textId="35325AEE" w:rsidR="00E22A5D" w:rsidRPr="00671C8B" w:rsidRDefault="009068D2" w:rsidP="009068D2">
            <w:pPr>
              <w:pStyle w:val="TableBody"/>
              <w:numPr>
                <w:ilvl w:val="0"/>
                <w:numId w:val="41"/>
              </w:numPr>
              <w:rPr>
                <w:snapToGrid w:val="0"/>
                <w:u w:val="single"/>
              </w:rPr>
            </w:pPr>
            <w:r>
              <w:t>&lt;value&gt; is set for all AT ports.</w:t>
            </w:r>
          </w:p>
        </w:tc>
      </w:tr>
    </w:tbl>
    <w:p w14:paraId="721302CF" w14:textId="2120ABFB" w:rsidR="00E22A5D" w:rsidRPr="00671C8B" w:rsidDel="00F22490" w:rsidRDefault="00E22A5D" w:rsidP="0059466D">
      <w:pPr>
        <w:pStyle w:val="Heading2"/>
        <w:numPr>
          <w:ilvl w:val="1"/>
          <w:numId w:val="11"/>
        </w:numPr>
        <w:ind w:left="1080" w:hanging="1080"/>
        <w:rPr>
          <w:del w:id="946" w:author="Alban Roche" w:date="2017-08-02T16:23:00Z"/>
        </w:rPr>
      </w:pPr>
      <w:bookmarkStart w:id="947" w:name="_Toc345081203"/>
      <w:bookmarkStart w:id="948" w:name="_Toc349752951"/>
      <w:bookmarkStart w:id="949" w:name="_Toc349753839"/>
      <w:bookmarkStart w:id="950" w:name="_Ref366743565"/>
      <w:bookmarkStart w:id="951" w:name="_Ref369078535"/>
      <w:bookmarkStart w:id="952" w:name="_Toc368585908"/>
      <w:bookmarkStart w:id="953" w:name="_Toc486251501"/>
      <w:del w:id="954" w:author="Alban Roche" w:date="2017-08-02T16:23:00Z">
        <w:r w:rsidRPr="00671C8B" w:rsidDel="00F22490">
          <w:delText xml:space="preserve">Q Command: Set Result Code Presentation </w:delText>
        </w:r>
        <w:bookmarkEnd w:id="947"/>
        <w:r w:rsidRPr="00671C8B" w:rsidDel="00F22490">
          <w:delText>Mode</w:delText>
        </w:r>
        <w:bookmarkStart w:id="955" w:name="_Toc489456314"/>
        <w:bookmarkEnd w:id="948"/>
        <w:bookmarkEnd w:id="949"/>
        <w:bookmarkEnd w:id="950"/>
        <w:bookmarkEnd w:id="951"/>
        <w:bookmarkEnd w:id="952"/>
        <w:bookmarkEnd w:id="953"/>
        <w:bookmarkEnd w:id="955"/>
      </w:del>
    </w:p>
    <w:tbl>
      <w:tblPr>
        <w:tblStyle w:val="TableSWIleft"/>
        <w:tblW w:w="9288" w:type="dxa"/>
        <w:tblLayout w:type="fixed"/>
        <w:tblLook w:val="04A0" w:firstRow="1" w:lastRow="0" w:firstColumn="1" w:lastColumn="0" w:noHBand="0" w:noVBand="1"/>
      </w:tblPr>
      <w:tblGrid>
        <w:gridCol w:w="1728"/>
        <w:gridCol w:w="7560"/>
      </w:tblGrid>
      <w:tr w:rsidR="00E22A5D" w:rsidRPr="00671C8B" w:rsidDel="00F22490" w14:paraId="182ADC2B" w14:textId="201D84A9" w:rsidTr="00166AF3">
        <w:trPr>
          <w:cnfStyle w:val="100000000000" w:firstRow="1" w:lastRow="0" w:firstColumn="0" w:lastColumn="0" w:oddVBand="0" w:evenVBand="0" w:oddHBand="0" w:evenHBand="0" w:firstRowFirstColumn="0" w:firstRowLastColumn="0" w:lastRowFirstColumn="0" w:lastRowLastColumn="0"/>
          <w:del w:id="956" w:author="Alban Roche" w:date="2017-08-02T16:23:00Z"/>
        </w:trPr>
        <w:tc>
          <w:tcPr>
            <w:tcW w:w="9288" w:type="dxa"/>
            <w:gridSpan w:val="2"/>
          </w:tcPr>
          <w:p w14:paraId="5E5FB18A" w14:textId="2BF2E3E5" w:rsidR="00E22A5D" w:rsidRPr="00671C8B" w:rsidDel="00F22490" w:rsidRDefault="00E22A5D">
            <w:pPr>
              <w:pStyle w:val="TableRowHead"/>
              <w:spacing w:before="144" w:after="144"/>
              <w:rPr>
                <w:del w:id="957" w:author="Alban Roche" w:date="2017-08-02T16:23:00Z"/>
                <w:bCs w:val="0"/>
              </w:rPr>
            </w:pPr>
            <w:del w:id="958" w:author="Alban Roche" w:date="2017-08-02T14:40:00Z">
              <w:r w:rsidDel="00F22490">
                <w:delText>HL7618, HL7618RD, HL7648, HL7650, HL7688, HL7690 and HL7692</w:delText>
              </w:r>
            </w:del>
            <w:bookmarkStart w:id="959" w:name="_Toc489456315"/>
            <w:bookmarkEnd w:id="959"/>
          </w:p>
        </w:tc>
        <w:bookmarkStart w:id="960" w:name="_Toc489456316"/>
        <w:bookmarkEnd w:id="960"/>
      </w:tr>
      <w:tr w:rsidR="00E22A5D" w:rsidRPr="00671C8B" w:rsidDel="00F22490" w14:paraId="1A7A83DB" w14:textId="4B527EA1" w:rsidTr="00166AF3">
        <w:trPr>
          <w:trHeight w:val="1214"/>
          <w:del w:id="961" w:author="Alban Roche" w:date="2017-08-02T16:23:00Z"/>
        </w:trPr>
        <w:tc>
          <w:tcPr>
            <w:tcW w:w="1728" w:type="dxa"/>
          </w:tcPr>
          <w:p w14:paraId="3F4D19B7" w14:textId="1DDE8804" w:rsidR="00E22A5D" w:rsidRPr="00671C8B" w:rsidDel="00F22490" w:rsidRDefault="00E22A5D" w:rsidP="00166AF3">
            <w:pPr>
              <w:pStyle w:val="TableBody"/>
              <w:rPr>
                <w:del w:id="962" w:author="Alban Roche" w:date="2017-08-02T16:23:00Z"/>
                <w:i/>
              </w:rPr>
            </w:pPr>
            <w:del w:id="963" w:author="Alban Roche" w:date="2017-08-02T16:23:00Z">
              <w:r w:rsidRPr="00671C8B" w:rsidDel="00F22490">
                <w:rPr>
                  <w:i/>
                </w:rPr>
                <w:delText>Execute command</w:delText>
              </w:r>
              <w:bookmarkStart w:id="964" w:name="_Toc489456317"/>
              <w:bookmarkEnd w:id="964"/>
            </w:del>
          </w:p>
          <w:p w14:paraId="0BE04EE3" w14:textId="7D14D645" w:rsidR="00E22A5D" w:rsidRPr="00671C8B" w:rsidDel="00F22490" w:rsidRDefault="00E22A5D" w:rsidP="00166AF3">
            <w:pPr>
              <w:pStyle w:val="TableBody"/>
              <w:rPr>
                <w:del w:id="965" w:author="Alban Roche" w:date="2017-08-02T16:23:00Z"/>
              </w:rPr>
            </w:pPr>
            <w:bookmarkStart w:id="966" w:name="_Toc489456318"/>
            <w:bookmarkEnd w:id="966"/>
          </w:p>
          <w:p w14:paraId="373EFFEE" w14:textId="28A2632A" w:rsidR="00E22A5D" w:rsidRPr="00671C8B" w:rsidDel="00F22490" w:rsidRDefault="00E22A5D" w:rsidP="00166AF3">
            <w:pPr>
              <w:pStyle w:val="TableBody"/>
              <w:rPr>
                <w:del w:id="967" w:author="Alban Roche" w:date="2017-08-02T16:23:00Z"/>
                <w:u w:val="single"/>
              </w:rPr>
            </w:pPr>
            <w:del w:id="968" w:author="Alban Roche" w:date="2017-08-02T16:23:00Z">
              <w:r w:rsidRPr="00671C8B" w:rsidDel="00F22490">
                <w:rPr>
                  <w:u w:val="single"/>
                </w:rPr>
                <w:delText>Syntax</w:delText>
              </w:r>
              <w:bookmarkStart w:id="969" w:name="_Toc489456319"/>
              <w:bookmarkEnd w:id="969"/>
            </w:del>
          </w:p>
          <w:p w14:paraId="06ED2069" w14:textId="6BA49018" w:rsidR="00E22A5D" w:rsidRPr="00671C8B" w:rsidDel="00F22490" w:rsidRDefault="00E22A5D" w:rsidP="00166AF3">
            <w:pPr>
              <w:pStyle w:val="TableBody"/>
              <w:rPr>
                <w:del w:id="970" w:author="Alban Roche" w:date="2017-08-02T16:23:00Z"/>
              </w:rPr>
            </w:pPr>
            <w:del w:id="971" w:author="Alban Roche" w:date="2017-08-02T16:23:00Z">
              <w:r w:rsidRPr="00671C8B" w:rsidDel="00F22490">
                <w:rPr>
                  <w:b/>
                </w:rPr>
                <w:delText>ATQ[&lt;n&gt;]</w:delText>
              </w:r>
              <w:bookmarkStart w:id="972" w:name="_Toc489456320"/>
              <w:bookmarkEnd w:id="972"/>
            </w:del>
          </w:p>
        </w:tc>
        <w:tc>
          <w:tcPr>
            <w:tcW w:w="7560" w:type="dxa"/>
          </w:tcPr>
          <w:p w14:paraId="5201128B" w14:textId="2338DAFD" w:rsidR="00E22A5D" w:rsidRPr="00671C8B" w:rsidDel="00F22490" w:rsidRDefault="00E22A5D" w:rsidP="00166AF3">
            <w:pPr>
              <w:pStyle w:val="TableBody"/>
              <w:rPr>
                <w:del w:id="973" w:author="Alban Roche" w:date="2017-08-02T16:23:00Z"/>
                <w:u w:val="single"/>
              </w:rPr>
            </w:pPr>
            <w:bookmarkStart w:id="974" w:name="_Toc489456321"/>
            <w:bookmarkEnd w:id="974"/>
          </w:p>
          <w:p w14:paraId="0E313365" w14:textId="5735CF89" w:rsidR="00E22A5D" w:rsidRPr="00671C8B" w:rsidDel="00F22490" w:rsidRDefault="00E22A5D" w:rsidP="00166AF3">
            <w:pPr>
              <w:pStyle w:val="TableBody"/>
              <w:rPr>
                <w:del w:id="975" w:author="Alban Roche" w:date="2017-08-02T16:23:00Z"/>
                <w:u w:val="single"/>
              </w:rPr>
            </w:pPr>
            <w:bookmarkStart w:id="976" w:name="_Toc489456322"/>
            <w:bookmarkEnd w:id="976"/>
          </w:p>
          <w:p w14:paraId="108D5574" w14:textId="0F9A4C64" w:rsidR="00E22A5D" w:rsidRPr="00671C8B" w:rsidDel="00F22490" w:rsidRDefault="00E22A5D" w:rsidP="00166AF3">
            <w:pPr>
              <w:pStyle w:val="TableBody"/>
              <w:rPr>
                <w:del w:id="977" w:author="Alban Roche" w:date="2017-08-02T16:23:00Z"/>
                <w:u w:val="single"/>
              </w:rPr>
            </w:pPr>
            <w:del w:id="978" w:author="Alban Roche" w:date="2017-08-02T16:23:00Z">
              <w:r w:rsidRPr="00671C8B" w:rsidDel="00F22490">
                <w:rPr>
                  <w:u w:val="single"/>
                </w:rPr>
                <w:delText>Response</w:delText>
              </w:r>
              <w:bookmarkStart w:id="979" w:name="_Toc489456323"/>
              <w:bookmarkEnd w:id="979"/>
            </w:del>
          </w:p>
          <w:p w14:paraId="1913F99E" w14:textId="75028548" w:rsidR="00E22A5D" w:rsidRPr="00671C8B" w:rsidDel="00F22490" w:rsidRDefault="00E22A5D" w:rsidP="00166AF3">
            <w:pPr>
              <w:pStyle w:val="TableBody"/>
              <w:tabs>
                <w:tab w:val="left" w:pos="823"/>
              </w:tabs>
              <w:rPr>
                <w:del w:id="980" w:author="Alban Roche" w:date="2017-08-02T16:23:00Z"/>
                <w:snapToGrid w:val="0"/>
              </w:rPr>
            </w:pPr>
            <w:del w:id="981" w:author="Alban Roche" w:date="2017-08-02T16:23:00Z">
              <w:r w:rsidRPr="00671C8B" w:rsidDel="00F22490">
                <w:rPr>
                  <w:b/>
                </w:rPr>
                <w:delText>OK</w:delText>
              </w:r>
              <w:r w:rsidRPr="00671C8B" w:rsidDel="00F22490">
                <w:rPr>
                  <w:snapToGrid w:val="0"/>
                </w:rPr>
                <w:tab/>
                <w:delText>(if</w:delText>
              </w:r>
              <w:r w:rsidRPr="00671C8B" w:rsidDel="00F22490">
                <w:delText xml:space="preserve"> </w:delText>
              </w:r>
              <w:r w:rsidRPr="00671C8B" w:rsidDel="00F22490">
                <w:rPr>
                  <w:b/>
                </w:rPr>
                <w:delText>&lt;n&gt;</w:delText>
              </w:r>
              <w:r w:rsidRPr="00671C8B" w:rsidDel="00F22490">
                <w:rPr>
                  <w:snapToGrid w:val="0"/>
                </w:rPr>
                <w:delText xml:space="preserve"> = 0)</w:delText>
              </w:r>
              <w:bookmarkStart w:id="982" w:name="_Toc489456324"/>
              <w:bookmarkEnd w:id="982"/>
            </w:del>
          </w:p>
          <w:p w14:paraId="2E5BD7E6" w14:textId="0300D3DD" w:rsidR="00E22A5D" w:rsidRPr="00671C8B" w:rsidDel="00F22490" w:rsidRDefault="00E22A5D" w:rsidP="00166AF3">
            <w:pPr>
              <w:pStyle w:val="TableBody"/>
              <w:tabs>
                <w:tab w:val="left" w:pos="823"/>
              </w:tabs>
              <w:rPr>
                <w:del w:id="983" w:author="Alban Roche" w:date="2017-08-02T16:23:00Z"/>
                <w:snapToGrid w:val="0"/>
              </w:rPr>
            </w:pPr>
            <w:del w:id="984" w:author="Alban Roche" w:date="2017-08-02T16:23:00Z">
              <w:r w:rsidRPr="00671C8B" w:rsidDel="00F22490">
                <w:delText>Nothing</w:delText>
              </w:r>
              <w:r w:rsidRPr="00671C8B" w:rsidDel="00F22490">
                <w:rPr>
                  <w:snapToGrid w:val="0"/>
                </w:rPr>
                <w:tab/>
                <w:delText xml:space="preserve">(if </w:delText>
              </w:r>
              <w:r w:rsidRPr="00671C8B" w:rsidDel="00F22490">
                <w:rPr>
                  <w:b/>
                </w:rPr>
                <w:delText>&lt;n&gt;</w:delText>
              </w:r>
              <w:r w:rsidRPr="00671C8B" w:rsidDel="00F22490">
                <w:rPr>
                  <w:snapToGrid w:val="0"/>
                </w:rPr>
                <w:delText xml:space="preserve"> = 1)</w:delText>
              </w:r>
              <w:bookmarkStart w:id="985" w:name="_Toc489456325"/>
              <w:bookmarkEnd w:id="985"/>
            </w:del>
          </w:p>
          <w:p w14:paraId="1476608F" w14:textId="51CC8845" w:rsidR="00E22A5D" w:rsidRPr="00671C8B" w:rsidDel="00F22490" w:rsidRDefault="00E22A5D" w:rsidP="00166AF3">
            <w:pPr>
              <w:pStyle w:val="TableBody"/>
              <w:rPr>
                <w:del w:id="986" w:author="Alban Roche" w:date="2017-08-02T16:23:00Z"/>
              </w:rPr>
            </w:pPr>
            <w:bookmarkStart w:id="987" w:name="_Toc489456326"/>
            <w:bookmarkEnd w:id="987"/>
          </w:p>
          <w:p w14:paraId="1C6304CD" w14:textId="17F40B5A" w:rsidR="00E22A5D" w:rsidRPr="00671C8B" w:rsidDel="00F22490" w:rsidRDefault="00E22A5D" w:rsidP="00166AF3">
            <w:pPr>
              <w:pStyle w:val="TableBody"/>
              <w:rPr>
                <w:del w:id="988" w:author="Alban Roche" w:date="2017-08-02T16:23:00Z"/>
                <w:u w:val="single"/>
              </w:rPr>
            </w:pPr>
            <w:del w:id="989" w:author="Alban Roche" w:date="2017-08-02T16:23:00Z">
              <w:r w:rsidRPr="00671C8B" w:rsidDel="00F22490">
                <w:rPr>
                  <w:u w:val="single"/>
                </w:rPr>
                <w:delText>Parameter</w:delText>
              </w:r>
              <w:bookmarkStart w:id="990" w:name="_Toc489456327"/>
              <w:bookmarkEnd w:id="990"/>
            </w:del>
          </w:p>
          <w:p w14:paraId="1DBBDE74" w14:textId="57153D6A" w:rsidR="00E22A5D" w:rsidRPr="00671C8B" w:rsidDel="00F22490" w:rsidRDefault="00E22A5D" w:rsidP="00166AF3">
            <w:pPr>
              <w:pStyle w:val="TableBody"/>
              <w:rPr>
                <w:del w:id="991" w:author="Alban Roche" w:date="2017-08-02T16:23:00Z"/>
                <w:snapToGrid w:val="0"/>
              </w:rPr>
            </w:pPr>
            <w:del w:id="992" w:author="Alban Roche" w:date="2017-08-02T16:23:00Z">
              <w:r w:rsidRPr="00671C8B" w:rsidDel="00F22490">
                <w:rPr>
                  <w:b/>
                </w:rPr>
                <w:delText>&lt;n&gt;</w:delText>
              </w:r>
              <w:r w:rsidRPr="00671C8B" w:rsidDel="00F22490">
                <w:rPr>
                  <w:b/>
                </w:rPr>
                <w:tab/>
              </w:r>
              <w:r w:rsidRPr="00671C8B" w:rsidDel="00F22490">
                <w:rPr>
                  <w:snapToGrid w:val="0"/>
                </w:rPr>
                <w:delText>0</w:delText>
              </w:r>
              <w:r w:rsidRPr="00671C8B" w:rsidDel="00F22490">
                <w:rPr>
                  <w:snapToGrid w:val="0"/>
                </w:rPr>
                <w:tab/>
                <w:delText>Result codes transmitted by TA</w:delText>
              </w:r>
              <w:bookmarkStart w:id="993" w:name="_Toc489456328"/>
              <w:bookmarkEnd w:id="993"/>
            </w:del>
          </w:p>
          <w:p w14:paraId="4B51C189" w14:textId="49C951C3" w:rsidR="00E22A5D" w:rsidRPr="00671C8B" w:rsidDel="00F22490" w:rsidRDefault="00E22A5D" w:rsidP="00166AF3">
            <w:pPr>
              <w:pStyle w:val="TableBody"/>
              <w:rPr>
                <w:del w:id="994" w:author="Alban Roche" w:date="2017-08-02T16:23:00Z"/>
                <w:rFonts w:ascii="TimesNewRoman,Bold" w:hAnsi="TimesNewRoman,Bold"/>
                <w:snapToGrid w:val="0"/>
              </w:rPr>
            </w:pPr>
            <w:del w:id="995" w:author="Alban Roche" w:date="2017-08-02T16:23:00Z">
              <w:r w:rsidRPr="00671C8B" w:rsidDel="00F22490">
                <w:rPr>
                  <w:snapToGrid w:val="0"/>
                </w:rPr>
                <w:tab/>
                <w:delText>1</w:delText>
              </w:r>
              <w:r w:rsidRPr="00671C8B" w:rsidDel="00F22490">
                <w:rPr>
                  <w:snapToGrid w:val="0"/>
                </w:rPr>
                <w:tab/>
                <w:delText>No result codes transmitted by TA</w:delText>
              </w:r>
              <w:bookmarkStart w:id="996" w:name="_Toc489456329"/>
              <w:bookmarkEnd w:id="996"/>
            </w:del>
          </w:p>
        </w:tc>
        <w:bookmarkStart w:id="997" w:name="_Toc489456330"/>
        <w:bookmarkEnd w:id="997"/>
      </w:tr>
      <w:tr w:rsidR="00E22A5D" w:rsidRPr="00671C8B" w:rsidDel="00F22490" w14:paraId="18C153E4" w14:textId="29C7177B" w:rsidTr="00166AF3">
        <w:trPr>
          <w:trHeight w:val="65"/>
          <w:del w:id="998" w:author="Alban Roche" w:date="2017-08-02T16:23:00Z"/>
        </w:trPr>
        <w:tc>
          <w:tcPr>
            <w:tcW w:w="1728" w:type="dxa"/>
          </w:tcPr>
          <w:p w14:paraId="69212F4A" w14:textId="02D67807" w:rsidR="00E22A5D" w:rsidRPr="00671C8B" w:rsidDel="00F22490" w:rsidRDefault="00E22A5D" w:rsidP="00166AF3">
            <w:pPr>
              <w:pStyle w:val="TableBody"/>
              <w:rPr>
                <w:del w:id="999" w:author="Alban Roche" w:date="2017-08-02T16:23:00Z"/>
                <w:u w:val="single"/>
                <w:lang w:eastAsia="zh-CN"/>
              </w:rPr>
            </w:pPr>
            <w:del w:id="1000" w:author="Alban Roche" w:date="2017-08-02T16:23:00Z">
              <w:r w:rsidRPr="00671C8B" w:rsidDel="00F22490">
                <w:rPr>
                  <w:u w:val="single"/>
                </w:rPr>
                <w:delText>Notes</w:delText>
              </w:r>
              <w:bookmarkStart w:id="1001" w:name="_Toc489456331"/>
              <w:bookmarkEnd w:id="1001"/>
            </w:del>
          </w:p>
        </w:tc>
        <w:tc>
          <w:tcPr>
            <w:tcW w:w="7560" w:type="dxa"/>
          </w:tcPr>
          <w:p w14:paraId="392015B5" w14:textId="5454D65F" w:rsidR="00E22A5D" w:rsidDel="00F22490" w:rsidRDefault="00E22A5D" w:rsidP="0059466D">
            <w:pPr>
              <w:pStyle w:val="TableBody"/>
              <w:numPr>
                <w:ilvl w:val="0"/>
                <w:numId w:val="39"/>
              </w:numPr>
              <w:rPr>
                <w:del w:id="1002" w:author="Alban Roche" w:date="2017-08-02T16:23:00Z"/>
              </w:rPr>
            </w:pPr>
            <w:del w:id="1003" w:author="Alban Roche" w:date="2017-08-02T16:23:00Z">
              <w:r w:rsidRPr="00671C8B" w:rsidDel="00F22490">
                <w:delText>Specifies whether or not the TA transmits any result code to the TE. Information text transmitted in response is not affected by this setting</w:delText>
              </w:r>
              <w:r w:rsidDel="00F22490">
                <w:delText>.</w:delText>
              </w:r>
              <w:bookmarkStart w:id="1004" w:name="_Toc489456332"/>
              <w:bookmarkEnd w:id="1004"/>
            </w:del>
          </w:p>
          <w:p w14:paraId="1EED82D8" w14:textId="5A953961" w:rsidR="00E22A5D" w:rsidRPr="00671C8B" w:rsidDel="00F22490" w:rsidRDefault="00E22A5D" w:rsidP="0059466D">
            <w:pPr>
              <w:pStyle w:val="TableBody"/>
              <w:numPr>
                <w:ilvl w:val="0"/>
                <w:numId w:val="39"/>
              </w:numPr>
              <w:rPr>
                <w:del w:id="1005" w:author="Alban Roche" w:date="2017-08-02T16:23:00Z"/>
                <w:snapToGrid w:val="0"/>
                <w:u w:val="single"/>
              </w:rPr>
            </w:pPr>
            <w:del w:id="1006" w:author="Alban Roche" w:date="2017-08-02T16:23:00Z">
              <w:r w:rsidDel="00F22490">
                <w:delText xml:space="preserve">&lt;n&gt; is </w:delText>
              </w:r>
              <w:r w:rsidRPr="00276097" w:rsidDel="00F22490">
                <w:delText xml:space="preserve">saved in non-volatile memory </w:delText>
              </w:r>
              <w:r w:rsidDel="00F22490">
                <w:delText xml:space="preserve">per AT port </w:delText>
              </w:r>
              <w:r w:rsidRPr="00276097" w:rsidDel="00F22490">
                <w:delText>over module reboot</w:delText>
              </w:r>
              <w:r w:rsidDel="00F22490">
                <w:delText>.</w:delText>
              </w:r>
              <w:bookmarkStart w:id="1007" w:name="_Toc489456333"/>
              <w:bookmarkEnd w:id="1007"/>
            </w:del>
          </w:p>
        </w:tc>
        <w:bookmarkStart w:id="1008" w:name="_Toc489456334"/>
        <w:bookmarkEnd w:id="1008"/>
      </w:tr>
    </w:tbl>
    <w:p w14:paraId="4BBC06E1" w14:textId="5D574EFE" w:rsidR="00E22A5D" w:rsidRPr="00671C8B" w:rsidDel="00F22490" w:rsidRDefault="00E22A5D" w:rsidP="0059466D">
      <w:pPr>
        <w:pStyle w:val="Heading2"/>
        <w:numPr>
          <w:ilvl w:val="1"/>
          <w:numId w:val="11"/>
        </w:numPr>
        <w:ind w:left="1080" w:hanging="1080"/>
        <w:rPr>
          <w:del w:id="1009" w:author="Alban Roche" w:date="2017-08-02T14:42:00Z"/>
        </w:rPr>
      </w:pPr>
      <w:bookmarkStart w:id="1010" w:name="_Toc349752952"/>
      <w:bookmarkStart w:id="1011" w:name="_Toc349753840"/>
      <w:bookmarkStart w:id="1012" w:name="_Ref366743571"/>
      <w:bookmarkStart w:id="1013" w:name="_Ref369078541"/>
      <w:bookmarkStart w:id="1014" w:name="_Toc368585909"/>
      <w:bookmarkStart w:id="1015" w:name="_Toc486251502"/>
      <w:bookmarkStart w:id="1016" w:name="_Toc345081204"/>
      <w:del w:id="1017" w:author="Alban Roche" w:date="2017-08-02T14:42:00Z">
        <w:r w:rsidRPr="00671C8B" w:rsidDel="00F22490">
          <w:delText>S0 Command: Set Number of Rings before Automatic Call Answering</w:delText>
        </w:r>
        <w:bookmarkEnd w:id="1010"/>
        <w:bookmarkEnd w:id="1011"/>
        <w:bookmarkEnd w:id="1012"/>
        <w:bookmarkEnd w:id="1013"/>
        <w:bookmarkEnd w:id="1014"/>
        <w:bookmarkEnd w:id="1015"/>
        <w:r w:rsidRPr="00671C8B" w:rsidDel="00F22490">
          <w:delText xml:space="preserve"> </w:delText>
        </w:r>
        <w:bookmarkStart w:id="1018" w:name="_Toc489456335"/>
        <w:bookmarkEnd w:id="1016"/>
        <w:bookmarkEnd w:id="1018"/>
      </w:del>
    </w:p>
    <w:tbl>
      <w:tblPr>
        <w:tblStyle w:val="TableSWIleft"/>
        <w:tblW w:w="9288" w:type="dxa"/>
        <w:tblLayout w:type="fixed"/>
        <w:tblLook w:val="04A0" w:firstRow="1" w:lastRow="0" w:firstColumn="1" w:lastColumn="0" w:noHBand="0" w:noVBand="1"/>
      </w:tblPr>
      <w:tblGrid>
        <w:gridCol w:w="1728"/>
        <w:gridCol w:w="7560"/>
      </w:tblGrid>
      <w:tr w:rsidR="00E22A5D" w:rsidRPr="00671C8B" w:rsidDel="00F22490" w14:paraId="2357FCD2" w14:textId="39D7769E" w:rsidTr="00166AF3">
        <w:trPr>
          <w:cnfStyle w:val="100000000000" w:firstRow="1" w:lastRow="0" w:firstColumn="0" w:lastColumn="0" w:oddVBand="0" w:evenVBand="0" w:oddHBand="0" w:evenHBand="0" w:firstRowFirstColumn="0" w:firstRowLastColumn="0" w:lastRowFirstColumn="0" w:lastRowLastColumn="0"/>
          <w:del w:id="1019" w:author="Alban Roche" w:date="2017-08-02T14:42:00Z"/>
        </w:trPr>
        <w:tc>
          <w:tcPr>
            <w:tcW w:w="9288" w:type="dxa"/>
            <w:gridSpan w:val="2"/>
          </w:tcPr>
          <w:p w14:paraId="0760B04C" w14:textId="7E87C682" w:rsidR="00E22A5D" w:rsidRPr="00671C8B" w:rsidDel="00F22490" w:rsidRDefault="00E22A5D">
            <w:pPr>
              <w:pStyle w:val="TableRowHead"/>
              <w:spacing w:before="144" w:after="144"/>
              <w:rPr>
                <w:del w:id="1020" w:author="Alban Roche" w:date="2017-08-02T14:42:00Z"/>
              </w:rPr>
            </w:pPr>
            <w:del w:id="1021" w:author="Alban Roche" w:date="2017-08-02T14:40:00Z">
              <w:r w:rsidDel="00F22490">
                <w:delText>HL7618, HL7618RD, HL7648, HL7650, HL7688, HL7690 and HL7692</w:delText>
              </w:r>
            </w:del>
            <w:bookmarkStart w:id="1022" w:name="_Toc489456336"/>
            <w:bookmarkEnd w:id="1022"/>
          </w:p>
        </w:tc>
        <w:bookmarkStart w:id="1023" w:name="_Toc489456337"/>
        <w:bookmarkEnd w:id="1023"/>
      </w:tr>
      <w:tr w:rsidR="00E22A5D" w:rsidRPr="00671C8B" w:rsidDel="00F22490" w14:paraId="7E66700A" w14:textId="21703AB4" w:rsidTr="00166AF3">
        <w:trPr>
          <w:trHeight w:val="1214"/>
          <w:del w:id="1024" w:author="Alban Roche" w:date="2017-08-02T14:42:00Z"/>
        </w:trPr>
        <w:tc>
          <w:tcPr>
            <w:tcW w:w="1728" w:type="dxa"/>
          </w:tcPr>
          <w:p w14:paraId="018ADA63" w14:textId="684A36DE" w:rsidR="00E22A5D" w:rsidRPr="00671C8B" w:rsidDel="00F22490" w:rsidRDefault="00E22A5D" w:rsidP="00166AF3">
            <w:pPr>
              <w:pStyle w:val="TableBody"/>
              <w:rPr>
                <w:del w:id="1025" w:author="Alban Roche" w:date="2017-08-02T14:42:00Z"/>
                <w:i/>
              </w:rPr>
            </w:pPr>
            <w:del w:id="1026" w:author="Alban Roche" w:date="2017-08-02T14:42:00Z">
              <w:r w:rsidRPr="00671C8B" w:rsidDel="00F22490">
                <w:rPr>
                  <w:i/>
                </w:rPr>
                <w:delText>Read command</w:delText>
              </w:r>
              <w:bookmarkStart w:id="1027" w:name="_Toc489456338"/>
              <w:bookmarkEnd w:id="1027"/>
            </w:del>
          </w:p>
          <w:p w14:paraId="46E8B020" w14:textId="0227C855" w:rsidR="00E22A5D" w:rsidRPr="00671C8B" w:rsidDel="00F22490" w:rsidRDefault="00E22A5D" w:rsidP="00166AF3">
            <w:pPr>
              <w:pStyle w:val="TableBody"/>
              <w:rPr>
                <w:del w:id="1028" w:author="Alban Roche" w:date="2017-08-02T14:42:00Z"/>
              </w:rPr>
            </w:pPr>
            <w:bookmarkStart w:id="1029" w:name="_Toc489456339"/>
            <w:bookmarkEnd w:id="1029"/>
          </w:p>
          <w:p w14:paraId="67B9A340" w14:textId="7EE82EBE" w:rsidR="00E22A5D" w:rsidRPr="00671C8B" w:rsidDel="00F22490" w:rsidRDefault="00E22A5D" w:rsidP="00166AF3">
            <w:pPr>
              <w:pStyle w:val="TableBody"/>
              <w:rPr>
                <w:del w:id="1030" w:author="Alban Roche" w:date="2017-08-02T14:42:00Z"/>
                <w:u w:val="single"/>
              </w:rPr>
            </w:pPr>
            <w:del w:id="1031" w:author="Alban Roche" w:date="2017-08-02T14:42:00Z">
              <w:r w:rsidRPr="00671C8B" w:rsidDel="00F22490">
                <w:rPr>
                  <w:u w:val="single"/>
                </w:rPr>
                <w:delText>Syntax</w:delText>
              </w:r>
              <w:bookmarkStart w:id="1032" w:name="_Toc489456340"/>
              <w:bookmarkEnd w:id="1032"/>
            </w:del>
          </w:p>
          <w:p w14:paraId="57B8BB92" w14:textId="0072E06D" w:rsidR="00E22A5D" w:rsidRPr="00671C8B" w:rsidDel="00F22490" w:rsidRDefault="00E22A5D" w:rsidP="00166AF3">
            <w:pPr>
              <w:pStyle w:val="TableBody"/>
              <w:rPr>
                <w:del w:id="1033" w:author="Alban Roche" w:date="2017-08-02T14:42:00Z"/>
                <w:b/>
              </w:rPr>
            </w:pPr>
            <w:del w:id="1034" w:author="Alban Roche" w:date="2017-08-02T14:42:00Z">
              <w:r w:rsidRPr="00671C8B" w:rsidDel="00F22490">
                <w:rPr>
                  <w:b/>
                </w:rPr>
                <w:delText>ATS0?</w:delText>
              </w:r>
              <w:bookmarkStart w:id="1035" w:name="_Toc489456341"/>
              <w:bookmarkEnd w:id="1035"/>
            </w:del>
          </w:p>
          <w:p w14:paraId="6500AA67" w14:textId="52186840" w:rsidR="00E22A5D" w:rsidRPr="00671C8B" w:rsidDel="00F22490" w:rsidRDefault="00E22A5D" w:rsidP="00166AF3">
            <w:pPr>
              <w:pStyle w:val="TableBody"/>
              <w:rPr>
                <w:del w:id="1036" w:author="Alban Roche" w:date="2017-08-02T14:42:00Z"/>
              </w:rPr>
            </w:pPr>
            <w:bookmarkStart w:id="1037" w:name="_Toc489456342"/>
            <w:bookmarkEnd w:id="1037"/>
          </w:p>
        </w:tc>
        <w:tc>
          <w:tcPr>
            <w:tcW w:w="7560" w:type="dxa"/>
          </w:tcPr>
          <w:p w14:paraId="65960D81" w14:textId="0D643100" w:rsidR="00E22A5D" w:rsidRPr="00671C8B" w:rsidDel="00F22490" w:rsidRDefault="00E22A5D" w:rsidP="00166AF3">
            <w:pPr>
              <w:pStyle w:val="TableBody"/>
              <w:rPr>
                <w:del w:id="1038" w:author="Alban Roche" w:date="2017-08-02T14:42:00Z"/>
                <w:u w:val="single"/>
              </w:rPr>
            </w:pPr>
            <w:bookmarkStart w:id="1039" w:name="_Toc489456343"/>
            <w:bookmarkEnd w:id="1039"/>
          </w:p>
          <w:p w14:paraId="4890F0C5" w14:textId="57B89275" w:rsidR="00E22A5D" w:rsidRPr="00671C8B" w:rsidDel="00F22490" w:rsidRDefault="00E22A5D" w:rsidP="00166AF3">
            <w:pPr>
              <w:pStyle w:val="TableBody"/>
              <w:rPr>
                <w:del w:id="1040" w:author="Alban Roche" w:date="2017-08-02T14:42:00Z"/>
                <w:u w:val="single"/>
              </w:rPr>
            </w:pPr>
            <w:bookmarkStart w:id="1041" w:name="_Toc489456344"/>
            <w:bookmarkEnd w:id="1041"/>
          </w:p>
          <w:p w14:paraId="7B718669" w14:textId="0B94C46D" w:rsidR="00E22A5D" w:rsidRPr="00671C8B" w:rsidDel="00F22490" w:rsidRDefault="00E22A5D" w:rsidP="00166AF3">
            <w:pPr>
              <w:pStyle w:val="TableBody"/>
              <w:rPr>
                <w:del w:id="1042" w:author="Alban Roche" w:date="2017-08-02T14:42:00Z"/>
                <w:u w:val="single"/>
              </w:rPr>
            </w:pPr>
            <w:del w:id="1043" w:author="Alban Roche" w:date="2017-08-02T14:42:00Z">
              <w:r w:rsidRPr="00671C8B" w:rsidDel="00F22490">
                <w:rPr>
                  <w:u w:val="single"/>
                </w:rPr>
                <w:delText>Response</w:delText>
              </w:r>
              <w:bookmarkStart w:id="1044" w:name="_Toc489456345"/>
              <w:bookmarkEnd w:id="1044"/>
            </w:del>
          </w:p>
          <w:p w14:paraId="4D3E69F9" w14:textId="6CB030DB" w:rsidR="00E22A5D" w:rsidRPr="00671C8B" w:rsidDel="00F22490" w:rsidRDefault="00E22A5D" w:rsidP="00166AF3">
            <w:pPr>
              <w:pStyle w:val="TableBody"/>
              <w:rPr>
                <w:del w:id="1045" w:author="Alban Roche" w:date="2017-08-02T14:42:00Z"/>
                <w:b/>
              </w:rPr>
            </w:pPr>
            <w:del w:id="1046" w:author="Alban Roche" w:date="2017-08-02T14:42:00Z">
              <w:r w:rsidRPr="00671C8B" w:rsidDel="00F22490">
                <w:rPr>
                  <w:b/>
                </w:rPr>
                <w:delText>&lt;n&gt;</w:delText>
              </w:r>
              <w:bookmarkStart w:id="1047" w:name="_Toc489456346"/>
              <w:bookmarkEnd w:id="1047"/>
            </w:del>
          </w:p>
          <w:p w14:paraId="6E744ACC" w14:textId="0010D962" w:rsidR="00E22A5D" w:rsidRPr="00671C8B" w:rsidDel="00F22490" w:rsidRDefault="00E22A5D" w:rsidP="00166AF3">
            <w:pPr>
              <w:pStyle w:val="TableBody"/>
              <w:rPr>
                <w:del w:id="1048" w:author="Alban Roche" w:date="2017-08-02T14:42:00Z"/>
              </w:rPr>
            </w:pPr>
            <w:del w:id="1049" w:author="Alban Roche" w:date="2017-08-02T14:42:00Z">
              <w:r w:rsidRPr="00671C8B" w:rsidDel="00F22490">
                <w:rPr>
                  <w:b/>
                </w:rPr>
                <w:delText>OK</w:delText>
              </w:r>
              <w:bookmarkStart w:id="1050" w:name="_Toc489456347"/>
              <w:bookmarkEnd w:id="1050"/>
            </w:del>
          </w:p>
        </w:tc>
        <w:bookmarkStart w:id="1051" w:name="_Toc489456348"/>
        <w:bookmarkEnd w:id="1051"/>
      </w:tr>
      <w:tr w:rsidR="00E22A5D" w:rsidRPr="00671C8B" w:rsidDel="00F22490" w14:paraId="3F1FD2BB" w14:textId="03C1A735" w:rsidTr="00166AF3">
        <w:trPr>
          <w:del w:id="1052" w:author="Alban Roche" w:date="2017-08-02T16:23:00Z"/>
        </w:trPr>
        <w:tc>
          <w:tcPr>
            <w:tcW w:w="1728" w:type="dxa"/>
          </w:tcPr>
          <w:p w14:paraId="3AE51A42" w14:textId="1D35EBBD" w:rsidR="00E22A5D" w:rsidRPr="00671C8B" w:rsidDel="00F22490" w:rsidRDefault="00E22A5D" w:rsidP="00166AF3">
            <w:pPr>
              <w:pStyle w:val="TableBody"/>
              <w:rPr>
                <w:del w:id="1053" w:author="Alban Roche" w:date="2017-08-02T16:23:00Z"/>
                <w:i/>
              </w:rPr>
            </w:pPr>
            <w:del w:id="1054" w:author="Alban Roche" w:date="2017-08-02T16:23:00Z">
              <w:r w:rsidRPr="00671C8B" w:rsidDel="00F22490">
                <w:rPr>
                  <w:i/>
                </w:rPr>
                <w:delText>Write command</w:delText>
              </w:r>
              <w:bookmarkStart w:id="1055" w:name="_Toc489456349"/>
              <w:bookmarkEnd w:id="1055"/>
            </w:del>
          </w:p>
          <w:p w14:paraId="022D1BBD" w14:textId="38A17A7E" w:rsidR="00E22A5D" w:rsidRPr="00671C8B" w:rsidDel="00F22490" w:rsidRDefault="00E22A5D" w:rsidP="00166AF3">
            <w:pPr>
              <w:pStyle w:val="TableBody"/>
              <w:rPr>
                <w:del w:id="1056" w:author="Alban Roche" w:date="2017-08-02T16:23:00Z"/>
              </w:rPr>
            </w:pPr>
            <w:bookmarkStart w:id="1057" w:name="_Toc489456350"/>
            <w:bookmarkEnd w:id="1057"/>
          </w:p>
          <w:p w14:paraId="178DD942" w14:textId="5CB8AF31" w:rsidR="00E22A5D" w:rsidRPr="00671C8B" w:rsidDel="00F22490" w:rsidRDefault="00E22A5D" w:rsidP="00166AF3">
            <w:pPr>
              <w:pStyle w:val="TableBody"/>
              <w:rPr>
                <w:del w:id="1058" w:author="Alban Roche" w:date="2017-08-02T16:23:00Z"/>
                <w:u w:val="single"/>
              </w:rPr>
            </w:pPr>
            <w:del w:id="1059" w:author="Alban Roche" w:date="2017-08-02T16:23:00Z">
              <w:r w:rsidRPr="00671C8B" w:rsidDel="00F22490">
                <w:rPr>
                  <w:u w:val="single"/>
                </w:rPr>
                <w:delText>Syntax</w:delText>
              </w:r>
              <w:bookmarkStart w:id="1060" w:name="_Toc489456351"/>
              <w:bookmarkEnd w:id="1060"/>
            </w:del>
          </w:p>
          <w:p w14:paraId="37D48A47" w14:textId="2AB8B970" w:rsidR="00E22A5D" w:rsidRPr="00671C8B" w:rsidDel="00F22490" w:rsidRDefault="00E22A5D" w:rsidP="00166AF3">
            <w:pPr>
              <w:pStyle w:val="TableBody"/>
              <w:rPr>
                <w:del w:id="1061" w:author="Alban Roche" w:date="2017-08-02T16:23:00Z"/>
                <w:b/>
              </w:rPr>
            </w:pPr>
            <w:del w:id="1062" w:author="Alban Roche" w:date="2017-08-02T16:23:00Z">
              <w:r w:rsidRPr="00671C8B" w:rsidDel="00F22490">
                <w:rPr>
                  <w:b/>
                </w:rPr>
                <w:delText>ATS0=&lt;n&gt;</w:delText>
              </w:r>
              <w:bookmarkStart w:id="1063" w:name="_Toc489456352"/>
              <w:bookmarkEnd w:id="1063"/>
            </w:del>
          </w:p>
          <w:p w14:paraId="6FC99357" w14:textId="0BAEC6BF" w:rsidR="00E22A5D" w:rsidRPr="00671C8B" w:rsidDel="00F22490" w:rsidRDefault="00E22A5D" w:rsidP="00166AF3">
            <w:pPr>
              <w:pStyle w:val="TableBody"/>
              <w:rPr>
                <w:del w:id="1064" w:author="Alban Roche" w:date="2017-08-02T16:23:00Z"/>
              </w:rPr>
            </w:pPr>
            <w:bookmarkStart w:id="1065" w:name="_Toc489456353"/>
            <w:bookmarkEnd w:id="1065"/>
          </w:p>
        </w:tc>
        <w:tc>
          <w:tcPr>
            <w:tcW w:w="7560" w:type="dxa"/>
          </w:tcPr>
          <w:p w14:paraId="232670BC" w14:textId="4B0B44AF" w:rsidR="00E22A5D" w:rsidRPr="00671C8B" w:rsidDel="00F22490" w:rsidRDefault="00E22A5D" w:rsidP="00166AF3">
            <w:pPr>
              <w:pStyle w:val="TableBody"/>
              <w:rPr>
                <w:del w:id="1066" w:author="Alban Roche" w:date="2017-08-02T16:23:00Z"/>
                <w:u w:val="single"/>
              </w:rPr>
            </w:pPr>
            <w:bookmarkStart w:id="1067" w:name="_Toc489456354"/>
            <w:bookmarkEnd w:id="1067"/>
          </w:p>
          <w:p w14:paraId="14BFA727" w14:textId="0A56C95D" w:rsidR="00E22A5D" w:rsidRPr="00671C8B" w:rsidDel="00F22490" w:rsidRDefault="00E22A5D" w:rsidP="00166AF3">
            <w:pPr>
              <w:pStyle w:val="TableBody"/>
              <w:rPr>
                <w:del w:id="1068" w:author="Alban Roche" w:date="2017-08-02T16:23:00Z"/>
                <w:u w:val="single"/>
              </w:rPr>
            </w:pPr>
            <w:bookmarkStart w:id="1069" w:name="_Toc489456355"/>
            <w:bookmarkEnd w:id="1069"/>
          </w:p>
          <w:p w14:paraId="177C4841" w14:textId="126D2243" w:rsidR="00E22A5D" w:rsidRPr="00671C8B" w:rsidDel="00F22490" w:rsidRDefault="00E22A5D" w:rsidP="00166AF3">
            <w:pPr>
              <w:pStyle w:val="TableBody"/>
              <w:rPr>
                <w:del w:id="1070" w:author="Alban Roche" w:date="2017-08-02T16:23:00Z"/>
                <w:u w:val="single"/>
              </w:rPr>
            </w:pPr>
            <w:del w:id="1071" w:author="Alban Roche" w:date="2017-08-02T16:23:00Z">
              <w:r w:rsidRPr="00671C8B" w:rsidDel="00F22490">
                <w:rPr>
                  <w:u w:val="single"/>
                </w:rPr>
                <w:delText>Response</w:delText>
              </w:r>
              <w:bookmarkStart w:id="1072" w:name="_Toc489456356"/>
              <w:bookmarkEnd w:id="1072"/>
            </w:del>
          </w:p>
          <w:p w14:paraId="15ECAB39" w14:textId="39FEA1D5" w:rsidR="00E22A5D" w:rsidRPr="00671C8B" w:rsidDel="00F22490" w:rsidRDefault="00E22A5D" w:rsidP="00166AF3">
            <w:pPr>
              <w:pStyle w:val="TableBody"/>
              <w:rPr>
                <w:del w:id="1073" w:author="Alban Roche" w:date="2017-08-02T16:23:00Z"/>
                <w:b/>
              </w:rPr>
            </w:pPr>
            <w:del w:id="1074" w:author="Alban Roche" w:date="2017-08-02T16:23:00Z">
              <w:r w:rsidRPr="00671C8B" w:rsidDel="00F22490">
                <w:rPr>
                  <w:b/>
                </w:rPr>
                <w:delText>OK</w:delText>
              </w:r>
              <w:bookmarkStart w:id="1075" w:name="_Toc489456357"/>
              <w:bookmarkEnd w:id="1075"/>
            </w:del>
          </w:p>
          <w:p w14:paraId="337179BB" w14:textId="789335C7" w:rsidR="00E22A5D" w:rsidRPr="00671C8B" w:rsidDel="00F22490" w:rsidRDefault="00E22A5D" w:rsidP="00166AF3">
            <w:pPr>
              <w:pStyle w:val="TableBody"/>
              <w:rPr>
                <w:del w:id="1076" w:author="Alban Roche" w:date="2017-08-02T16:23:00Z"/>
              </w:rPr>
            </w:pPr>
            <w:bookmarkStart w:id="1077" w:name="_Toc489456358"/>
            <w:bookmarkEnd w:id="1077"/>
          </w:p>
          <w:p w14:paraId="2357D47A" w14:textId="377638FE" w:rsidR="00E22A5D" w:rsidRPr="00671C8B" w:rsidDel="00F22490" w:rsidRDefault="00E22A5D" w:rsidP="00166AF3">
            <w:pPr>
              <w:pStyle w:val="TableBody"/>
              <w:rPr>
                <w:del w:id="1078" w:author="Alban Roche" w:date="2017-08-02T16:23:00Z"/>
                <w:u w:val="single"/>
              </w:rPr>
            </w:pPr>
            <w:del w:id="1079" w:author="Alban Roche" w:date="2017-08-02T16:23:00Z">
              <w:r w:rsidRPr="00671C8B" w:rsidDel="00F22490">
                <w:rPr>
                  <w:u w:val="single"/>
                </w:rPr>
                <w:delText>Parameter</w:delText>
              </w:r>
              <w:bookmarkStart w:id="1080" w:name="_Toc489456359"/>
              <w:bookmarkEnd w:id="1080"/>
            </w:del>
          </w:p>
          <w:p w14:paraId="7B7F021E" w14:textId="6A120061" w:rsidR="00E22A5D" w:rsidRPr="00671C8B" w:rsidDel="00F22490" w:rsidRDefault="00E22A5D" w:rsidP="00166AF3">
            <w:pPr>
              <w:pStyle w:val="TableBody"/>
              <w:rPr>
                <w:del w:id="1081" w:author="Alban Roche" w:date="2017-08-02T16:23:00Z"/>
              </w:rPr>
            </w:pPr>
            <w:del w:id="1082" w:author="Alban Roche" w:date="2017-08-02T16:23:00Z">
              <w:r w:rsidRPr="00671C8B" w:rsidDel="00F22490">
                <w:rPr>
                  <w:b/>
                </w:rPr>
                <w:delText>&lt;n&gt;</w:delText>
              </w:r>
              <w:r w:rsidRPr="00671C8B" w:rsidDel="00F22490">
                <w:tab/>
                <w:delText>0</w:delText>
              </w:r>
              <w:r w:rsidRPr="00671C8B" w:rsidDel="00F22490">
                <w:tab/>
              </w:r>
              <w:r w:rsidRPr="00671C8B" w:rsidDel="00F22490">
                <w:tab/>
                <w:delText>Automatic answering deactivated</w:delText>
              </w:r>
              <w:bookmarkStart w:id="1083" w:name="_Toc489456360"/>
              <w:bookmarkEnd w:id="1083"/>
            </w:del>
          </w:p>
          <w:p w14:paraId="528122C5" w14:textId="1749C2C4" w:rsidR="00E22A5D" w:rsidRPr="00671C8B" w:rsidDel="00F22490" w:rsidRDefault="00E22A5D" w:rsidP="00166AF3">
            <w:pPr>
              <w:pStyle w:val="TableBody"/>
              <w:rPr>
                <w:del w:id="1084" w:author="Alban Roche" w:date="2017-08-02T16:23:00Z"/>
              </w:rPr>
            </w:pPr>
            <w:del w:id="1085" w:author="Alban Roche" w:date="2017-08-02T16:23:00Z">
              <w:r w:rsidRPr="00671C8B" w:rsidDel="00F22490">
                <w:tab/>
                <w:delText>1 – 255</w:delText>
              </w:r>
              <w:r w:rsidRPr="00671C8B" w:rsidDel="00F22490">
                <w:tab/>
                <w:delText>Number of rings before automatically answering</w:delText>
              </w:r>
              <w:bookmarkStart w:id="1086" w:name="_Toc489456361"/>
              <w:bookmarkEnd w:id="1086"/>
            </w:del>
          </w:p>
        </w:tc>
        <w:bookmarkStart w:id="1087" w:name="_Toc489456362"/>
        <w:bookmarkEnd w:id="1087"/>
      </w:tr>
      <w:tr w:rsidR="00E22A5D" w:rsidRPr="00671C8B" w:rsidDel="00F22490" w14:paraId="661EFF2A" w14:textId="3D1EDBEB" w:rsidTr="00166AF3">
        <w:trPr>
          <w:trHeight w:val="65"/>
          <w:del w:id="1088" w:author="Alban Roche" w:date="2017-08-02T16:23:00Z"/>
        </w:trPr>
        <w:tc>
          <w:tcPr>
            <w:tcW w:w="1728" w:type="dxa"/>
          </w:tcPr>
          <w:p w14:paraId="42E430BE" w14:textId="06D8E4CA" w:rsidR="00E22A5D" w:rsidRPr="00671C8B" w:rsidDel="00F22490" w:rsidRDefault="00E22A5D" w:rsidP="00166AF3">
            <w:pPr>
              <w:pStyle w:val="TableBody"/>
              <w:rPr>
                <w:del w:id="1089" w:author="Alban Roche" w:date="2017-08-02T16:23:00Z"/>
              </w:rPr>
            </w:pPr>
            <w:del w:id="1090" w:author="Alban Roche" w:date="2017-08-02T16:23:00Z">
              <w:r w:rsidRPr="00671C8B" w:rsidDel="00F22490">
                <w:rPr>
                  <w:u w:val="single"/>
                </w:rPr>
                <w:delText>Notes</w:delText>
              </w:r>
              <w:bookmarkStart w:id="1091" w:name="_Toc489456363"/>
              <w:bookmarkEnd w:id="1091"/>
            </w:del>
          </w:p>
        </w:tc>
        <w:tc>
          <w:tcPr>
            <w:tcW w:w="7560" w:type="dxa"/>
          </w:tcPr>
          <w:p w14:paraId="472EB693" w14:textId="64877EF8" w:rsidR="00E22A5D" w:rsidRPr="00671C8B" w:rsidDel="00F22490" w:rsidRDefault="00E22A5D" w:rsidP="00166AF3">
            <w:pPr>
              <w:pStyle w:val="TableBody"/>
              <w:rPr>
                <w:del w:id="1092" w:author="Alban Roche" w:date="2017-08-02T16:23:00Z"/>
              </w:rPr>
            </w:pPr>
            <w:del w:id="1093" w:author="Alban Roche" w:date="2017-08-02T16:23:00Z">
              <w:r w:rsidRPr="00671C8B" w:rsidDel="00F22490">
                <w:delText>In data mode (after any CONNECT) automatic call answering does not work that means that incoming calls are not automatically answered during data mode.</w:delText>
              </w:r>
              <w:bookmarkStart w:id="1094" w:name="_Toc489456364"/>
              <w:bookmarkEnd w:id="1094"/>
            </w:del>
          </w:p>
        </w:tc>
        <w:bookmarkStart w:id="1095" w:name="_Toc489456365"/>
        <w:bookmarkEnd w:id="1095"/>
      </w:tr>
    </w:tbl>
    <w:p w14:paraId="4E2FDF53" w14:textId="77777777" w:rsidR="00E22A5D" w:rsidRPr="00671C8B" w:rsidRDefault="00E22A5D" w:rsidP="0059466D">
      <w:pPr>
        <w:pStyle w:val="Heading2"/>
        <w:numPr>
          <w:ilvl w:val="1"/>
          <w:numId w:val="11"/>
        </w:numPr>
        <w:ind w:left="1080" w:hanging="1080"/>
      </w:pPr>
      <w:bookmarkStart w:id="1096" w:name="_Toc345081207"/>
      <w:bookmarkStart w:id="1097" w:name="_Toc349752955"/>
      <w:bookmarkStart w:id="1098" w:name="_Toc349753843"/>
      <w:bookmarkStart w:id="1099" w:name="_Ref366743589"/>
      <w:bookmarkStart w:id="1100" w:name="_Ref369078556"/>
      <w:bookmarkStart w:id="1101" w:name="_Toc368585912"/>
      <w:bookmarkStart w:id="1102" w:name="_Toc486251503"/>
      <w:bookmarkStart w:id="1103" w:name="_Toc489456366"/>
      <w:r w:rsidRPr="00671C8B">
        <w:t xml:space="preserve">S4 Command: Set Response Formatting </w:t>
      </w:r>
      <w:bookmarkEnd w:id="1096"/>
      <w:r w:rsidRPr="00671C8B">
        <w:t>Character</w:t>
      </w:r>
      <w:bookmarkEnd w:id="1097"/>
      <w:bookmarkEnd w:id="1098"/>
      <w:bookmarkEnd w:id="1099"/>
      <w:bookmarkEnd w:id="1100"/>
      <w:bookmarkEnd w:id="1101"/>
      <w:bookmarkEnd w:id="1102"/>
      <w:bookmarkEnd w:id="1103"/>
    </w:p>
    <w:tbl>
      <w:tblPr>
        <w:tblStyle w:val="TableSWIleft"/>
        <w:tblW w:w="9288" w:type="dxa"/>
        <w:tblLayout w:type="fixed"/>
        <w:tblLook w:val="04A0" w:firstRow="1" w:lastRow="0" w:firstColumn="1" w:lastColumn="0" w:noHBand="0" w:noVBand="1"/>
      </w:tblPr>
      <w:tblGrid>
        <w:gridCol w:w="1728"/>
        <w:gridCol w:w="7560"/>
      </w:tblGrid>
      <w:tr w:rsidR="00E22A5D" w:rsidRPr="00671C8B" w14:paraId="50FE579C"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1D9750AA" w14:textId="58C49AF9" w:rsidR="00E22A5D" w:rsidRPr="00671C8B" w:rsidRDefault="00E22A5D">
            <w:pPr>
              <w:pStyle w:val="TableRowHead"/>
              <w:spacing w:before="144" w:after="144"/>
              <w:rPr>
                <w:bCs w:val="0"/>
              </w:rPr>
            </w:pPr>
            <w:del w:id="1104" w:author="Alban Roche" w:date="2017-08-02T14:40:00Z">
              <w:r w:rsidDel="00F22490">
                <w:delText>HL7618, HL7618RD, HL7648, HL7650, HL7688, HL7690 and HL7692</w:delText>
              </w:r>
            </w:del>
            <w:ins w:id="1105" w:author="Alban Roche" w:date="2017-08-02T14:40:00Z">
              <w:r w:rsidR="00F22490">
                <w:t>HL7800</w:t>
              </w:r>
            </w:ins>
          </w:p>
        </w:tc>
      </w:tr>
      <w:tr w:rsidR="00E22A5D" w:rsidRPr="00671C8B" w14:paraId="16038743" w14:textId="77777777" w:rsidTr="00166AF3">
        <w:trPr>
          <w:trHeight w:val="1214"/>
        </w:trPr>
        <w:tc>
          <w:tcPr>
            <w:tcW w:w="1728" w:type="dxa"/>
          </w:tcPr>
          <w:p w14:paraId="4873CAF2" w14:textId="77777777" w:rsidR="00E22A5D" w:rsidRPr="00671C8B" w:rsidRDefault="00E22A5D" w:rsidP="00166AF3">
            <w:pPr>
              <w:pStyle w:val="TableBody"/>
              <w:rPr>
                <w:i/>
              </w:rPr>
            </w:pPr>
            <w:r w:rsidRPr="00671C8B">
              <w:rPr>
                <w:i/>
              </w:rPr>
              <w:t>Read command</w:t>
            </w:r>
          </w:p>
          <w:p w14:paraId="1D3D8680" w14:textId="77777777" w:rsidR="00E22A5D" w:rsidRPr="00671C8B" w:rsidRDefault="00E22A5D" w:rsidP="00166AF3">
            <w:pPr>
              <w:pStyle w:val="TableBody"/>
            </w:pPr>
          </w:p>
          <w:p w14:paraId="5C5D9525" w14:textId="77777777" w:rsidR="00E22A5D" w:rsidRPr="00671C8B" w:rsidRDefault="00E22A5D" w:rsidP="00166AF3">
            <w:pPr>
              <w:pStyle w:val="TableBody"/>
              <w:rPr>
                <w:u w:val="single"/>
              </w:rPr>
            </w:pPr>
            <w:r w:rsidRPr="00671C8B">
              <w:rPr>
                <w:u w:val="single"/>
              </w:rPr>
              <w:t>Syntax</w:t>
            </w:r>
          </w:p>
          <w:p w14:paraId="0D2F9292" w14:textId="77777777" w:rsidR="00E22A5D" w:rsidRPr="00671C8B" w:rsidRDefault="00E22A5D" w:rsidP="00166AF3">
            <w:pPr>
              <w:pStyle w:val="TableBody"/>
              <w:rPr>
                <w:b/>
              </w:rPr>
            </w:pPr>
            <w:r w:rsidRPr="00671C8B">
              <w:rPr>
                <w:b/>
              </w:rPr>
              <w:t>ATS4?</w:t>
            </w:r>
          </w:p>
        </w:tc>
        <w:tc>
          <w:tcPr>
            <w:tcW w:w="7560" w:type="dxa"/>
          </w:tcPr>
          <w:p w14:paraId="7516B49E" w14:textId="77777777" w:rsidR="00E22A5D" w:rsidRPr="00671C8B" w:rsidRDefault="00E22A5D" w:rsidP="00166AF3">
            <w:pPr>
              <w:pStyle w:val="TableBody"/>
              <w:rPr>
                <w:u w:val="single"/>
              </w:rPr>
            </w:pPr>
          </w:p>
          <w:p w14:paraId="031BF97A" w14:textId="77777777" w:rsidR="00E22A5D" w:rsidRPr="00671C8B" w:rsidRDefault="00E22A5D" w:rsidP="00166AF3">
            <w:pPr>
              <w:pStyle w:val="TableBody"/>
              <w:rPr>
                <w:u w:val="single"/>
              </w:rPr>
            </w:pPr>
          </w:p>
          <w:p w14:paraId="633E7C55" w14:textId="77777777" w:rsidR="00E22A5D" w:rsidRPr="00671C8B" w:rsidRDefault="00E22A5D" w:rsidP="00166AF3">
            <w:pPr>
              <w:pStyle w:val="TableBody"/>
              <w:rPr>
                <w:u w:val="single"/>
              </w:rPr>
            </w:pPr>
            <w:r w:rsidRPr="00671C8B">
              <w:rPr>
                <w:u w:val="single"/>
              </w:rPr>
              <w:t>Response</w:t>
            </w:r>
          </w:p>
          <w:p w14:paraId="6F34BFDD" w14:textId="77777777" w:rsidR="00E22A5D" w:rsidRPr="00671C8B" w:rsidRDefault="00E22A5D" w:rsidP="00166AF3">
            <w:pPr>
              <w:pStyle w:val="TableBody"/>
              <w:rPr>
                <w:b/>
              </w:rPr>
            </w:pPr>
            <w:r w:rsidRPr="00671C8B">
              <w:rPr>
                <w:b/>
              </w:rPr>
              <w:t>&lt;n&gt;</w:t>
            </w:r>
          </w:p>
          <w:p w14:paraId="55B18336" w14:textId="77777777" w:rsidR="00E22A5D" w:rsidRPr="00671C8B" w:rsidRDefault="00E22A5D" w:rsidP="00166AF3">
            <w:pPr>
              <w:pStyle w:val="TableBody"/>
              <w:rPr>
                <w:b/>
              </w:rPr>
            </w:pPr>
            <w:r w:rsidRPr="00671C8B">
              <w:rPr>
                <w:b/>
              </w:rPr>
              <w:t>OK</w:t>
            </w:r>
          </w:p>
        </w:tc>
      </w:tr>
      <w:tr w:rsidR="00E22A5D" w:rsidRPr="00671C8B" w14:paraId="765B2CA4" w14:textId="77777777" w:rsidTr="00166AF3">
        <w:tc>
          <w:tcPr>
            <w:tcW w:w="1728" w:type="dxa"/>
          </w:tcPr>
          <w:p w14:paraId="2068C43F" w14:textId="77777777" w:rsidR="00E22A5D" w:rsidRPr="00671C8B" w:rsidRDefault="00E22A5D" w:rsidP="00166AF3">
            <w:pPr>
              <w:pStyle w:val="TableBody"/>
              <w:rPr>
                <w:i/>
              </w:rPr>
            </w:pPr>
            <w:r w:rsidRPr="00671C8B">
              <w:rPr>
                <w:i/>
              </w:rPr>
              <w:t>Write command</w:t>
            </w:r>
          </w:p>
          <w:p w14:paraId="6E3D737C" w14:textId="77777777" w:rsidR="00E22A5D" w:rsidRPr="00671C8B" w:rsidRDefault="00E22A5D" w:rsidP="00166AF3">
            <w:pPr>
              <w:pStyle w:val="TableBody"/>
            </w:pPr>
          </w:p>
          <w:p w14:paraId="46844AA4" w14:textId="77777777" w:rsidR="00E22A5D" w:rsidRPr="00671C8B" w:rsidRDefault="00E22A5D" w:rsidP="00166AF3">
            <w:pPr>
              <w:pStyle w:val="TableBody"/>
              <w:rPr>
                <w:u w:val="single"/>
              </w:rPr>
            </w:pPr>
            <w:r w:rsidRPr="00671C8B">
              <w:rPr>
                <w:u w:val="single"/>
              </w:rPr>
              <w:t>Syntax</w:t>
            </w:r>
          </w:p>
          <w:p w14:paraId="5C305350" w14:textId="77777777" w:rsidR="00E22A5D" w:rsidRPr="00671C8B" w:rsidRDefault="00E22A5D" w:rsidP="00166AF3">
            <w:pPr>
              <w:pStyle w:val="TableBody"/>
              <w:rPr>
                <w:b/>
                <w:lang w:eastAsia="zh-CN"/>
              </w:rPr>
            </w:pPr>
            <w:r w:rsidRPr="00671C8B">
              <w:rPr>
                <w:b/>
              </w:rPr>
              <w:t>ATS4=&lt;n&gt;</w:t>
            </w:r>
          </w:p>
          <w:p w14:paraId="44F906D1" w14:textId="77777777" w:rsidR="00E22A5D" w:rsidRPr="00671C8B" w:rsidRDefault="00E22A5D" w:rsidP="00166AF3">
            <w:pPr>
              <w:pStyle w:val="TableBody"/>
              <w:rPr>
                <w:u w:val="single"/>
              </w:rPr>
            </w:pPr>
          </w:p>
        </w:tc>
        <w:tc>
          <w:tcPr>
            <w:tcW w:w="7560" w:type="dxa"/>
          </w:tcPr>
          <w:p w14:paraId="20876934" w14:textId="77777777" w:rsidR="00E22A5D" w:rsidRPr="00671C8B" w:rsidRDefault="00E22A5D" w:rsidP="00166AF3">
            <w:pPr>
              <w:pStyle w:val="TableBody"/>
              <w:rPr>
                <w:u w:val="single"/>
              </w:rPr>
            </w:pPr>
          </w:p>
          <w:p w14:paraId="05DBAB3D" w14:textId="77777777" w:rsidR="00E22A5D" w:rsidRPr="00671C8B" w:rsidRDefault="00E22A5D" w:rsidP="00166AF3">
            <w:pPr>
              <w:pStyle w:val="TableBody"/>
              <w:rPr>
                <w:u w:val="single"/>
              </w:rPr>
            </w:pPr>
          </w:p>
          <w:p w14:paraId="5744F13D" w14:textId="77777777" w:rsidR="00E22A5D" w:rsidRPr="00671C8B" w:rsidRDefault="00E22A5D" w:rsidP="00166AF3">
            <w:pPr>
              <w:pStyle w:val="TableBody"/>
              <w:rPr>
                <w:u w:val="single"/>
              </w:rPr>
            </w:pPr>
            <w:r w:rsidRPr="00671C8B">
              <w:rPr>
                <w:u w:val="single"/>
              </w:rPr>
              <w:t>Response</w:t>
            </w:r>
          </w:p>
          <w:p w14:paraId="0AE7A634" w14:textId="77777777" w:rsidR="00E22A5D" w:rsidRPr="00671C8B" w:rsidRDefault="00E22A5D" w:rsidP="00166AF3">
            <w:pPr>
              <w:pStyle w:val="TableBody"/>
              <w:rPr>
                <w:b/>
              </w:rPr>
            </w:pPr>
            <w:r w:rsidRPr="00671C8B">
              <w:rPr>
                <w:b/>
              </w:rPr>
              <w:t>OK</w:t>
            </w:r>
          </w:p>
          <w:p w14:paraId="73DFC1B9" w14:textId="77777777" w:rsidR="00E22A5D" w:rsidRPr="00671C8B" w:rsidRDefault="00E22A5D" w:rsidP="00166AF3">
            <w:pPr>
              <w:pStyle w:val="TableBody"/>
            </w:pPr>
          </w:p>
          <w:p w14:paraId="6A17D62F" w14:textId="77777777" w:rsidR="00E22A5D" w:rsidRPr="00671C8B" w:rsidRDefault="00E22A5D" w:rsidP="00166AF3">
            <w:pPr>
              <w:pStyle w:val="TableBody"/>
              <w:rPr>
                <w:u w:val="single"/>
              </w:rPr>
            </w:pPr>
            <w:r w:rsidRPr="00671C8B">
              <w:rPr>
                <w:u w:val="single"/>
              </w:rPr>
              <w:t>Parameter</w:t>
            </w:r>
          </w:p>
          <w:p w14:paraId="2F80AC35" w14:textId="77777777" w:rsidR="00E22A5D" w:rsidRPr="00671C8B" w:rsidRDefault="00E22A5D" w:rsidP="00166AF3">
            <w:pPr>
              <w:pStyle w:val="TableBody"/>
            </w:pPr>
            <w:r w:rsidRPr="00671C8B">
              <w:rPr>
                <w:b/>
              </w:rPr>
              <w:t>&lt;n&gt;</w:t>
            </w:r>
            <w:r w:rsidRPr="00671C8B">
              <w:rPr>
                <w:b/>
              </w:rPr>
              <w:tab/>
            </w:r>
            <w:r w:rsidRPr="00671C8B">
              <w:t>10</w:t>
            </w:r>
            <w:r w:rsidRPr="00671C8B">
              <w:tab/>
            </w:r>
            <w:r>
              <w:t>R</w:t>
            </w:r>
            <w:r w:rsidRPr="00671C8B">
              <w:t xml:space="preserve">esponse formatting character &lt;LF&gt;:  line </w:t>
            </w:r>
            <w:r w:rsidRPr="00671C8B">
              <w:rPr>
                <w:snapToGrid w:val="0"/>
              </w:rPr>
              <w:t>feed</w:t>
            </w:r>
          </w:p>
        </w:tc>
      </w:tr>
      <w:tr w:rsidR="00E22A5D" w:rsidRPr="00671C8B" w14:paraId="2210A75D" w14:textId="77777777" w:rsidTr="00166AF3">
        <w:trPr>
          <w:trHeight w:val="65"/>
        </w:trPr>
        <w:tc>
          <w:tcPr>
            <w:tcW w:w="1728" w:type="dxa"/>
          </w:tcPr>
          <w:p w14:paraId="22CC830B" w14:textId="77777777" w:rsidR="00E22A5D" w:rsidRPr="00671C8B" w:rsidRDefault="00E22A5D" w:rsidP="00166AF3">
            <w:pPr>
              <w:pStyle w:val="TableBody"/>
              <w:rPr>
                <w:u w:val="single"/>
              </w:rPr>
            </w:pPr>
            <w:r w:rsidRPr="00671C8B">
              <w:rPr>
                <w:u w:val="single"/>
              </w:rPr>
              <w:t>Notes</w:t>
            </w:r>
          </w:p>
        </w:tc>
        <w:tc>
          <w:tcPr>
            <w:tcW w:w="7560" w:type="dxa"/>
          </w:tcPr>
          <w:p w14:paraId="1ACC1364" w14:textId="77777777" w:rsidR="00E22A5D" w:rsidRPr="00671C8B" w:rsidRDefault="00E22A5D" w:rsidP="00166AF3">
            <w:pPr>
              <w:pStyle w:val="TableBody"/>
            </w:pPr>
            <w:r w:rsidRPr="00671C8B">
              <w:t>This parameter determines the character recognized by TA to terminate answer line (10 = &lt;LF&gt; by default); it cannot be changed.</w:t>
            </w:r>
          </w:p>
        </w:tc>
      </w:tr>
    </w:tbl>
    <w:p w14:paraId="73F171ED" w14:textId="7FE43408" w:rsidR="00E22A5D" w:rsidRPr="00671C8B" w:rsidDel="00F22490" w:rsidRDefault="00E22A5D" w:rsidP="0059466D">
      <w:pPr>
        <w:pStyle w:val="Heading2"/>
        <w:numPr>
          <w:ilvl w:val="1"/>
          <w:numId w:val="11"/>
        </w:numPr>
        <w:ind w:left="1080" w:hanging="1080"/>
        <w:rPr>
          <w:del w:id="1106" w:author="Alban Roche" w:date="2017-08-02T14:43:00Z"/>
        </w:rPr>
      </w:pPr>
      <w:bookmarkStart w:id="1107" w:name="_Toc368922788"/>
      <w:bookmarkStart w:id="1108" w:name="_Toc369096297"/>
      <w:bookmarkStart w:id="1109" w:name="_Toc369270133"/>
      <w:bookmarkStart w:id="1110" w:name="_Toc369683808"/>
      <w:bookmarkStart w:id="1111" w:name="_Toc345081209"/>
      <w:bookmarkStart w:id="1112" w:name="_Toc349752957"/>
      <w:bookmarkStart w:id="1113" w:name="_Toc349753845"/>
      <w:bookmarkStart w:id="1114" w:name="_Ref366743601"/>
      <w:bookmarkStart w:id="1115" w:name="_Ref369078570"/>
      <w:bookmarkStart w:id="1116" w:name="_Toc368585914"/>
      <w:bookmarkStart w:id="1117" w:name="_Toc486251504"/>
      <w:bookmarkEnd w:id="1107"/>
      <w:bookmarkEnd w:id="1108"/>
      <w:bookmarkEnd w:id="1109"/>
      <w:bookmarkEnd w:id="1110"/>
      <w:del w:id="1118" w:author="Alban Roche" w:date="2017-08-02T14:43:00Z">
        <w:r w:rsidRPr="00671C8B" w:rsidDel="00F22490">
          <w:lastRenderedPageBreak/>
          <w:delText xml:space="preserve">S7 Command: Set Delay for Connection </w:delText>
        </w:r>
        <w:bookmarkEnd w:id="1111"/>
        <w:r w:rsidRPr="00671C8B" w:rsidDel="00F22490">
          <w:delText>Completion</w:delText>
        </w:r>
        <w:bookmarkStart w:id="1119" w:name="_Toc489456367"/>
        <w:bookmarkEnd w:id="1112"/>
        <w:bookmarkEnd w:id="1113"/>
        <w:bookmarkEnd w:id="1114"/>
        <w:bookmarkEnd w:id="1115"/>
        <w:bookmarkEnd w:id="1116"/>
        <w:bookmarkEnd w:id="1117"/>
        <w:bookmarkEnd w:id="1119"/>
      </w:del>
    </w:p>
    <w:tbl>
      <w:tblPr>
        <w:tblStyle w:val="TableSWIleft"/>
        <w:tblW w:w="9288" w:type="dxa"/>
        <w:tblLayout w:type="fixed"/>
        <w:tblLook w:val="04A0" w:firstRow="1" w:lastRow="0" w:firstColumn="1" w:lastColumn="0" w:noHBand="0" w:noVBand="1"/>
      </w:tblPr>
      <w:tblGrid>
        <w:gridCol w:w="1728"/>
        <w:gridCol w:w="7560"/>
      </w:tblGrid>
      <w:tr w:rsidR="00E22A5D" w:rsidRPr="00671C8B" w:rsidDel="00F22490" w14:paraId="42FC5A96" w14:textId="7F32839D" w:rsidTr="00166AF3">
        <w:trPr>
          <w:cnfStyle w:val="100000000000" w:firstRow="1" w:lastRow="0" w:firstColumn="0" w:lastColumn="0" w:oddVBand="0" w:evenVBand="0" w:oddHBand="0" w:evenHBand="0" w:firstRowFirstColumn="0" w:firstRowLastColumn="0" w:lastRowFirstColumn="0" w:lastRowLastColumn="0"/>
          <w:del w:id="1120" w:author="Alban Roche" w:date="2017-08-02T14:43:00Z"/>
        </w:trPr>
        <w:tc>
          <w:tcPr>
            <w:tcW w:w="9288" w:type="dxa"/>
            <w:gridSpan w:val="2"/>
          </w:tcPr>
          <w:p w14:paraId="10AC7475" w14:textId="3B95DC55" w:rsidR="00E22A5D" w:rsidRPr="00671C8B" w:rsidDel="00F22490" w:rsidRDefault="00E22A5D">
            <w:pPr>
              <w:pStyle w:val="TableRowHead"/>
              <w:spacing w:before="144" w:after="144"/>
              <w:rPr>
                <w:del w:id="1121" w:author="Alban Roche" w:date="2017-08-02T14:43:00Z"/>
                <w:bCs w:val="0"/>
              </w:rPr>
            </w:pPr>
            <w:del w:id="1122" w:author="Alban Roche" w:date="2017-08-02T14:40:00Z">
              <w:r w:rsidDel="00F22490">
                <w:delText>HL7618, HL7618RD, HL7648, HL7650, HL7688, HL7690 and HL7692</w:delText>
              </w:r>
            </w:del>
            <w:bookmarkStart w:id="1123" w:name="_Toc489456368"/>
            <w:bookmarkEnd w:id="1123"/>
          </w:p>
        </w:tc>
        <w:bookmarkStart w:id="1124" w:name="_Toc489456369"/>
        <w:bookmarkEnd w:id="1124"/>
      </w:tr>
      <w:tr w:rsidR="00E22A5D" w:rsidRPr="00671C8B" w:rsidDel="00F22490" w14:paraId="362EEAF0" w14:textId="4521FDB3" w:rsidTr="00166AF3">
        <w:trPr>
          <w:trHeight w:val="1214"/>
          <w:del w:id="1125" w:author="Alban Roche" w:date="2017-08-02T14:43:00Z"/>
        </w:trPr>
        <w:tc>
          <w:tcPr>
            <w:tcW w:w="1728" w:type="dxa"/>
          </w:tcPr>
          <w:p w14:paraId="662BFB2A" w14:textId="4993FE2E" w:rsidR="00E22A5D" w:rsidRPr="00671C8B" w:rsidDel="00F22490" w:rsidRDefault="00E22A5D" w:rsidP="00166AF3">
            <w:pPr>
              <w:pStyle w:val="TableBody"/>
              <w:rPr>
                <w:del w:id="1126" w:author="Alban Roche" w:date="2017-08-02T14:43:00Z"/>
                <w:i/>
              </w:rPr>
            </w:pPr>
            <w:del w:id="1127" w:author="Alban Roche" w:date="2017-08-02T14:43:00Z">
              <w:r w:rsidRPr="00671C8B" w:rsidDel="00F22490">
                <w:rPr>
                  <w:i/>
                </w:rPr>
                <w:delText>Read command</w:delText>
              </w:r>
              <w:bookmarkStart w:id="1128" w:name="_Toc489456370"/>
              <w:bookmarkEnd w:id="1128"/>
            </w:del>
          </w:p>
          <w:p w14:paraId="404F6FD2" w14:textId="4D8B0B5E" w:rsidR="00E22A5D" w:rsidRPr="00671C8B" w:rsidDel="00F22490" w:rsidRDefault="00E22A5D" w:rsidP="00166AF3">
            <w:pPr>
              <w:pStyle w:val="TableBody"/>
              <w:rPr>
                <w:del w:id="1129" w:author="Alban Roche" w:date="2017-08-02T14:43:00Z"/>
              </w:rPr>
            </w:pPr>
            <w:bookmarkStart w:id="1130" w:name="_Toc489456371"/>
            <w:bookmarkEnd w:id="1130"/>
          </w:p>
          <w:p w14:paraId="4281A4E7" w14:textId="3391DCA2" w:rsidR="00E22A5D" w:rsidRPr="00671C8B" w:rsidDel="00F22490" w:rsidRDefault="00E22A5D" w:rsidP="00166AF3">
            <w:pPr>
              <w:pStyle w:val="TableBody"/>
              <w:rPr>
                <w:del w:id="1131" w:author="Alban Roche" w:date="2017-08-02T14:43:00Z"/>
                <w:u w:val="single"/>
              </w:rPr>
            </w:pPr>
            <w:del w:id="1132" w:author="Alban Roche" w:date="2017-08-02T14:43:00Z">
              <w:r w:rsidRPr="00671C8B" w:rsidDel="00F22490">
                <w:rPr>
                  <w:u w:val="single"/>
                </w:rPr>
                <w:delText>Syntax</w:delText>
              </w:r>
              <w:bookmarkStart w:id="1133" w:name="_Toc489456372"/>
              <w:bookmarkEnd w:id="1133"/>
            </w:del>
          </w:p>
          <w:p w14:paraId="02A0150D" w14:textId="48F44F64" w:rsidR="00E22A5D" w:rsidRPr="00671C8B" w:rsidDel="00F22490" w:rsidRDefault="00E22A5D" w:rsidP="00166AF3">
            <w:pPr>
              <w:pStyle w:val="TableBody"/>
              <w:rPr>
                <w:del w:id="1134" w:author="Alban Roche" w:date="2017-08-02T14:43:00Z"/>
                <w:b/>
              </w:rPr>
            </w:pPr>
            <w:del w:id="1135" w:author="Alban Roche" w:date="2017-08-02T14:43:00Z">
              <w:r w:rsidRPr="00671C8B" w:rsidDel="00F22490">
                <w:rPr>
                  <w:b/>
                </w:rPr>
                <w:delText>ATS7?</w:delText>
              </w:r>
              <w:bookmarkStart w:id="1136" w:name="_Toc489456373"/>
              <w:bookmarkEnd w:id="1136"/>
            </w:del>
          </w:p>
          <w:p w14:paraId="5254531C" w14:textId="5F96802D" w:rsidR="00E22A5D" w:rsidRPr="00671C8B" w:rsidDel="00F22490" w:rsidRDefault="00E22A5D" w:rsidP="00166AF3">
            <w:pPr>
              <w:pStyle w:val="TableBody"/>
              <w:rPr>
                <w:del w:id="1137" w:author="Alban Roche" w:date="2017-08-02T14:43:00Z"/>
              </w:rPr>
            </w:pPr>
            <w:bookmarkStart w:id="1138" w:name="_Toc489456374"/>
            <w:bookmarkEnd w:id="1138"/>
          </w:p>
        </w:tc>
        <w:tc>
          <w:tcPr>
            <w:tcW w:w="7560" w:type="dxa"/>
          </w:tcPr>
          <w:p w14:paraId="08054CA4" w14:textId="2BC017D0" w:rsidR="00E22A5D" w:rsidRPr="00671C8B" w:rsidDel="00F22490" w:rsidRDefault="00E22A5D" w:rsidP="00166AF3">
            <w:pPr>
              <w:pStyle w:val="TableBody"/>
              <w:rPr>
                <w:del w:id="1139" w:author="Alban Roche" w:date="2017-08-02T14:43:00Z"/>
                <w:u w:val="single"/>
              </w:rPr>
            </w:pPr>
            <w:bookmarkStart w:id="1140" w:name="_Toc489456375"/>
            <w:bookmarkEnd w:id="1140"/>
          </w:p>
          <w:p w14:paraId="4E59F689" w14:textId="035E5BC3" w:rsidR="00E22A5D" w:rsidRPr="00671C8B" w:rsidDel="00F22490" w:rsidRDefault="00E22A5D" w:rsidP="00166AF3">
            <w:pPr>
              <w:pStyle w:val="TableBody"/>
              <w:rPr>
                <w:del w:id="1141" w:author="Alban Roche" w:date="2017-08-02T14:43:00Z"/>
                <w:u w:val="single"/>
              </w:rPr>
            </w:pPr>
            <w:bookmarkStart w:id="1142" w:name="_Toc489456376"/>
            <w:bookmarkEnd w:id="1142"/>
          </w:p>
          <w:p w14:paraId="6C53C021" w14:textId="62E5A386" w:rsidR="00E22A5D" w:rsidRPr="00671C8B" w:rsidDel="00F22490" w:rsidRDefault="00E22A5D" w:rsidP="00166AF3">
            <w:pPr>
              <w:pStyle w:val="TableBody"/>
              <w:rPr>
                <w:del w:id="1143" w:author="Alban Roche" w:date="2017-08-02T14:43:00Z"/>
              </w:rPr>
            </w:pPr>
            <w:del w:id="1144" w:author="Alban Roche" w:date="2017-08-02T14:43:00Z">
              <w:r w:rsidRPr="00671C8B" w:rsidDel="00F22490">
                <w:rPr>
                  <w:u w:val="single"/>
                </w:rPr>
                <w:delText>Response</w:delText>
              </w:r>
              <w:bookmarkStart w:id="1145" w:name="_Toc489456377"/>
              <w:bookmarkEnd w:id="1145"/>
            </w:del>
          </w:p>
          <w:p w14:paraId="63FEB470" w14:textId="26964AE9" w:rsidR="00E22A5D" w:rsidRPr="00671C8B" w:rsidDel="00F22490" w:rsidRDefault="00E22A5D" w:rsidP="00166AF3">
            <w:pPr>
              <w:pStyle w:val="TableBody"/>
              <w:rPr>
                <w:del w:id="1146" w:author="Alban Roche" w:date="2017-08-02T14:43:00Z"/>
                <w:b/>
              </w:rPr>
            </w:pPr>
            <w:del w:id="1147" w:author="Alban Roche" w:date="2017-08-02T14:43:00Z">
              <w:r w:rsidRPr="00671C8B" w:rsidDel="00F22490">
                <w:rPr>
                  <w:b/>
                </w:rPr>
                <w:delText>&lt;n&gt;</w:delText>
              </w:r>
              <w:bookmarkStart w:id="1148" w:name="_Toc489456378"/>
              <w:bookmarkEnd w:id="1148"/>
            </w:del>
          </w:p>
          <w:p w14:paraId="3D5D0FAB" w14:textId="08DA98BB" w:rsidR="00E22A5D" w:rsidRPr="00671C8B" w:rsidDel="00F22490" w:rsidRDefault="00E22A5D" w:rsidP="00166AF3">
            <w:pPr>
              <w:pStyle w:val="TableBody"/>
              <w:rPr>
                <w:del w:id="1149" w:author="Alban Roche" w:date="2017-08-02T14:43:00Z"/>
                <w:b/>
              </w:rPr>
            </w:pPr>
            <w:del w:id="1150" w:author="Alban Roche" w:date="2017-08-02T14:43:00Z">
              <w:r w:rsidRPr="00671C8B" w:rsidDel="00F22490">
                <w:rPr>
                  <w:b/>
                </w:rPr>
                <w:delText>OK</w:delText>
              </w:r>
              <w:bookmarkStart w:id="1151" w:name="_Toc489456379"/>
              <w:bookmarkEnd w:id="1151"/>
            </w:del>
          </w:p>
        </w:tc>
        <w:bookmarkStart w:id="1152" w:name="_Toc489456380"/>
        <w:bookmarkEnd w:id="1152"/>
      </w:tr>
      <w:tr w:rsidR="00E22A5D" w:rsidRPr="00671C8B" w:rsidDel="00F22490" w14:paraId="59917DC6" w14:textId="5FF736D4" w:rsidTr="00166AF3">
        <w:trPr>
          <w:del w:id="1153" w:author="Alban Roche" w:date="2017-08-02T14:43:00Z"/>
        </w:trPr>
        <w:tc>
          <w:tcPr>
            <w:tcW w:w="1728" w:type="dxa"/>
          </w:tcPr>
          <w:p w14:paraId="40F7CE88" w14:textId="7C287361" w:rsidR="00E22A5D" w:rsidRPr="00671C8B" w:rsidDel="00F22490" w:rsidRDefault="00E22A5D" w:rsidP="00166AF3">
            <w:pPr>
              <w:pStyle w:val="TableBody"/>
              <w:rPr>
                <w:del w:id="1154" w:author="Alban Roche" w:date="2017-08-02T14:43:00Z"/>
                <w:i/>
              </w:rPr>
            </w:pPr>
            <w:del w:id="1155" w:author="Alban Roche" w:date="2017-08-02T14:43:00Z">
              <w:r w:rsidRPr="00671C8B" w:rsidDel="00F22490">
                <w:rPr>
                  <w:i/>
                </w:rPr>
                <w:delText>Write command</w:delText>
              </w:r>
              <w:bookmarkStart w:id="1156" w:name="_Toc489456381"/>
              <w:bookmarkEnd w:id="1156"/>
            </w:del>
          </w:p>
          <w:p w14:paraId="7DBB0CF9" w14:textId="36DF5BE8" w:rsidR="00E22A5D" w:rsidRPr="00671C8B" w:rsidDel="00F22490" w:rsidRDefault="00E22A5D" w:rsidP="00166AF3">
            <w:pPr>
              <w:pStyle w:val="TableBody"/>
              <w:rPr>
                <w:del w:id="1157" w:author="Alban Roche" w:date="2017-08-02T14:43:00Z"/>
              </w:rPr>
            </w:pPr>
            <w:bookmarkStart w:id="1158" w:name="_Toc489456382"/>
            <w:bookmarkEnd w:id="1158"/>
          </w:p>
          <w:p w14:paraId="0BED96EF" w14:textId="6AF26BDE" w:rsidR="00E22A5D" w:rsidRPr="00671C8B" w:rsidDel="00F22490" w:rsidRDefault="00E22A5D" w:rsidP="00166AF3">
            <w:pPr>
              <w:pStyle w:val="TableBody"/>
              <w:rPr>
                <w:del w:id="1159" w:author="Alban Roche" w:date="2017-08-02T14:43:00Z"/>
                <w:u w:val="single"/>
              </w:rPr>
            </w:pPr>
            <w:del w:id="1160" w:author="Alban Roche" w:date="2017-08-02T14:43:00Z">
              <w:r w:rsidRPr="00671C8B" w:rsidDel="00F22490">
                <w:rPr>
                  <w:u w:val="single"/>
                </w:rPr>
                <w:delText>Syntax</w:delText>
              </w:r>
              <w:bookmarkStart w:id="1161" w:name="_Toc489456383"/>
              <w:bookmarkEnd w:id="1161"/>
            </w:del>
          </w:p>
          <w:p w14:paraId="34C406A6" w14:textId="1AC3297C" w:rsidR="00E22A5D" w:rsidRPr="00671C8B" w:rsidDel="00F22490" w:rsidRDefault="00E22A5D" w:rsidP="00166AF3">
            <w:pPr>
              <w:pStyle w:val="TableBody"/>
              <w:rPr>
                <w:del w:id="1162" w:author="Alban Roche" w:date="2017-08-02T14:43:00Z"/>
                <w:b/>
              </w:rPr>
            </w:pPr>
            <w:del w:id="1163" w:author="Alban Roche" w:date="2017-08-02T14:43:00Z">
              <w:r w:rsidRPr="00671C8B" w:rsidDel="00F22490">
                <w:rPr>
                  <w:b/>
                </w:rPr>
                <w:delText>ATS7=&lt;n&gt;</w:delText>
              </w:r>
              <w:bookmarkStart w:id="1164" w:name="_Toc489456384"/>
              <w:bookmarkEnd w:id="1164"/>
            </w:del>
          </w:p>
          <w:p w14:paraId="5F3FCE24" w14:textId="4C1B4640" w:rsidR="00E22A5D" w:rsidRPr="00671C8B" w:rsidDel="00F22490" w:rsidRDefault="00E22A5D" w:rsidP="00166AF3">
            <w:pPr>
              <w:pStyle w:val="TableBody"/>
              <w:rPr>
                <w:del w:id="1165" w:author="Alban Roche" w:date="2017-08-02T14:43:00Z"/>
                <w:u w:val="single"/>
              </w:rPr>
            </w:pPr>
            <w:bookmarkStart w:id="1166" w:name="_Toc489456385"/>
            <w:bookmarkEnd w:id="1166"/>
          </w:p>
          <w:p w14:paraId="2DD431FE" w14:textId="4D62D4AC" w:rsidR="00E22A5D" w:rsidRPr="00671C8B" w:rsidDel="00F22490" w:rsidRDefault="00E22A5D" w:rsidP="00166AF3">
            <w:pPr>
              <w:pStyle w:val="TableBody"/>
              <w:rPr>
                <w:del w:id="1167" w:author="Alban Roche" w:date="2017-08-02T14:43:00Z"/>
              </w:rPr>
            </w:pPr>
            <w:bookmarkStart w:id="1168" w:name="_Toc489456386"/>
            <w:bookmarkEnd w:id="1168"/>
          </w:p>
        </w:tc>
        <w:tc>
          <w:tcPr>
            <w:tcW w:w="7560" w:type="dxa"/>
          </w:tcPr>
          <w:p w14:paraId="408E9ADD" w14:textId="6385B900" w:rsidR="00E22A5D" w:rsidRPr="00671C8B" w:rsidDel="00F22490" w:rsidRDefault="00E22A5D" w:rsidP="00166AF3">
            <w:pPr>
              <w:pStyle w:val="TableBody"/>
              <w:rPr>
                <w:del w:id="1169" w:author="Alban Roche" w:date="2017-08-02T14:43:00Z"/>
                <w:u w:val="single"/>
              </w:rPr>
            </w:pPr>
            <w:bookmarkStart w:id="1170" w:name="_Toc489456387"/>
            <w:bookmarkEnd w:id="1170"/>
          </w:p>
          <w:p w14:paraId="39D7F5F7" w14:textId="1C173222" w:rsidR="00E22A5D" w:rsidRPr="00671C8B" w:rsidDel="00F22490" w:rsidRDefault="00E22A5D" w:rsidP="00166AF3">
            <w:pPr>
              <w:pStyle w:val="TableBody"/>
              <w:rPr>
                <w:del w:id="1171" w:author="Alban Roche" w:date="2017-08-02T14:43:00Z"/>
                <w:u w:val="single"/>
              </w:rPr>
            </w:pPr>
            <w:bookmarkStart w:id="1172" w:name="_Toc489456388"/>
            <w:bookmarkEnd w:id="1172"/>
          </w:p>
          <w:p w14:paraId="2D03CADD" w14:textId="12D9C130" w:rsidR="00E22A5D" w:rsidRPr="00671C8B" w:rsidDel="00F22490" w:rsidRDefault="00E22A5D" w:rsidP="00166AF3">
            <w:pPr>
              <w:pStyle w:val="TableBody"/>
              <w:rPr>
                <w:del w:id="1173" w:author="Alban Roche" w:date="2017-08-02T14:43:00Z"/>
              </w:rPr>
            </w:pPr>
            <w:del w:id="1174" w:author="Alban Roche" w:date="2017-08-02T14:43:00Z">
              <w:r w:rsidRPr="00671C8B" w:rsidDel="00F22490">
                <w:rPr>
                  <w:u w:val="single"/>
                </w:rPr>
                <w:delText>Response</w:delText>
              </w:r>
              <w:bookmarkStart w:id="1175" w:name="_Toc489456389"/>
              <w:bookmarkEnd w:id="1175"/>
            </w:del>
          </w:p>
          <w:p w14:paraId="058A5ABA" w14:textId="766C2C05" w:rsidR="00E22A5D" w:rsidRPr="00671C8B" w:rsidDel="00F22490" w:rsidRDefault="00E22A5D" w:rsidP="00166AF3">
            <w:pPr>
              <w:pStyle w:val="TableBody"/>
              <w:rPr>
                <w:del w:id="1176" w:author="Alban Roche" w:date="2017-08-02T14:43:00Z"/>
                <w:b/>
              </w:rPr>
            </w:pPr>
            <w:del w:id="1177" w:author="Alban Roche" w:date="2017-08-02T14:43:00Z">
              <w:r w:rsidRPr="00671C8B" w:rsidDel="00F22490">
                <w:rPr>
                  <w:b/>
                </w:rPr>
                <w:delText>OK</w:delText>
              </w:r>
              <w:bookmarkStart w:id="1178" w:name="_Toc489456390"/>
              <w:bookmarkEnd w:id="1178"/>
            </w:del>
          </w:p>
          <w:p w14:paraId="27C74E44" w14:textId="2EE1AEFC" w:rsidR="00E22A5D" w:rsidRPr="00671C8B" w:rsidDel="00F22490" w:rsidRDefault="00E22A5D" w:rsidP="00166AF3">
            <w:pPr>
              <w:pStyle w:val="TableBody"/>
              <w:rPr>
                <w:del w:id="1179" w:author="Alban Roche" w:date="2017-08-02T14:43:00Z"/>
              </w:rPr>
            </w:pPr>
            <w:bookmarkStart w:id="1180" w:name="_Toc489456391"/>
            <w:bookmarkEnd w:id="1180"/>
          </w:p>
          <w:p w14:paraId="24123F20" w14:textId="39C2C4B2" w:rsidR="00E22A5D" w:rsidRPr="00671C8B" w:rsidDel="00F22490" w:rsidRDefault="00E22A5D" w:rsidP="00166AF3">
            <w:pPr>
              <w:pStyle w:val="TableBody"/>
              <w:rPr>
                <w:del w:id="1181" w:author="Alban Roche" w:date="2017-08-02T14:43:00Z"/>
                <w:u w:val="single"/>
              </w:rPr>
            </w:pPr>
            <w:del w:id="1182" w:author="Alban Roche" w:date="2017-08-02T14:43:00Z">
              <w:r w:rsidRPr="00671C8B" w:rsidDel="00F22490">
                <w:rPr>
                  <w:u w:val="single"/>
                </w:rPr>
                <w:delText>Parameter</w:delText>
              </w:r>
              <w:bookmarkStart w:id="1183" w:name="_Toc489456392"/>
              <w:bookmarkEnd w:id="1183"/>
            </w:del>
          </w:p>
          <w:p w14:paraId="6B0C7FD8" w14:textId="3A3009DD" w:rsidR="00E22A5D" w:rsidRPr="00671C8B" w:rsidDel="00F22490" w:rsidRDefault="00E22A5D" w:rsidP="00166AF3">
            <w:pPr>
              <w:pStyle w:val="TableBody"/>
              <w:rPr>
                <w:del w:id="1184" w:author="Alban Roche" w:date="2017-08-02T14:43:00Z"/>
              </w:rPr>
            </w:pPr>
            <w:del w:id="1185" w:author="Alban Roche" w:date="2017-08-02T14:43:00Z">
              <w:r w:rsidRPr="00671C8B" w:rsidDel="00F22490">
                <w:rPr>
                  <w:b/>
                </w:rPr>
                <w:delText>&lt;n&gt;</w:delText>
              </w:r>
              <w:r w:rsidRPr="00671C8B" w:rsidDel="00F22490">
                <w:tab/>
                <w:delText>1</w:delText>
              </w:r>
              <w:r w:rsidDel="00F22490">
                <w:delText xml:space="preserve"> – </w:delText>
              </w:r>
              <w:r w:rsidRPr="00671C8B" w:rsidDel="00F22490">
                <w:delText>255</w:delText>
              </w:r>
              <w:r w:rsidRPr="00671C8B" w:rsidDel="00F22490">
                <w:tab/>
              </w:r>
              <w:r w:rsidDel="00F22490">
                <w:delText>N</w:delText>
              </w:r>
              <w:r w:rsidRPr="00671C8B" w:rsidDel="00F22490">
                <w:delText>umber of second</w:delText>
              </w:r>
              <w:r w:rsidDel="00F22490">
                <w:delText>s</w:delText>
              </w:r>
              <w:r w:rsidRPr="00671C8B" w:rsidDel="00F22490">
                <w:delText xml:space="preserve"> to wait for connection completion</w:delText>
              </w:r>
              <w:bookmarkStart w:id="1186" w:name="_Toc489456393"/>
              <w:bookmarkEnd w:id="1186"/>
            </w:del>
          </w:p>
        </w:tc>
        <w:bookmarkStart w:id="1187" w:name="_Toc489456394"/>
        <w:bookmarkEnd w:id="1187"/>
      </w:tr>
    </w:tbl>
    <w:p w14:paraId="3D92FBF5" w14:textId="010757E4" w:rsidR="00E22A5D" w:rsidRPr="00671C8B" w:rsidDel="00F22490" w:rsidRDefault="00E22A5D" w:rsidP="0059466D">
      <w:pPr>
        <w:pStyle w:val="Heading2"/>
        <w:numPr>
          <w:ilvl w:val="1"/>
          <w:numId w:val="11"/>
        </w:numPr>
        <w:ind w:left="1080" w:hanging="1080"/>
        <w:rPr>
          <w:del w:id="1188" w:author="Alban Roche" w:date="2017-08-02T16:25:00Z"/>
        </w:rPr>
      </w:pPr>
      <w:bookmarkStart w:id="1189" w:name="_Toc345081210"/>
      <w:bookmarkStart w:id="1190" w:name="_Toc349752958"/>
      <w:bookmarkStart w:id="1191" w:name="_Toc349753846"/>
      <w:bookmarkStart w:id="1192" w:name="_Ref366743606"/>
      <w:bookmarkStart w:id="1193" w:name="_Ref369078574"/>
      <w:bookmarkStart w:id="1194" w:name="_Toc368585915"/>
      <w:bookmarkStart w:id="1195" w:name="_Toc486251505"/>
      <w:del w:id="1196" w:author="Alban Roche" w:date="2017-08-02T16:25:00Z">
        <w:r w:rsidRPr="00671C8B" w:rsidDel="00F22490">
          <w:delText xml:space="preserve">V Command: TA Response </w:delText>
        </w:r>
        <w:bookmarkEnd w:id="1189"/>
        <w:r w:rsidRPr="00671C8B" w:rsidDel="00F22490">
          <w:delText>Format</w:delText>
        </w:r>
        <w:bookmarkStart w:id="1197" w:name="_Toc489456395"/>
        <w:bookmarkEnd w:id="1190"/>
        <w:bookmarkEnd w:id="1191"/>
        <w:bookmarkEnd w:id="1192"/>
        <w:bookmarkEnd w:id="1193"/>
        <w:bookmarkEnd w:id="1194"/>
        <w:bookmarkEnd w:id="1195"/>
        <w:bookmarkEnd w:id="1197"/>
      </w:del>
    </w:p>
    <w:tbl>
      <w:tblPr>
        <w:tblStyle w:val="TableSWIleft"/>
        <w:tblW w:w="9288" w:type="dxa"/>
        <w:tblLayout w:type="fixed"/>
        <w:tblLook w:val="04A0" w:firstRow="1" w:lastRow="0" w:firstColumn="1" w:lastColumn="0" w:noHBand="0" w:noVBand="1"/>
      </w:tblPr>
      <w:tblGrid>
        <w:gridCol w:w="1728"/>
        <w:gridCol w:w="7560"/>
      </w:tblGrid>
      <w:tr w:rsidR="00E22A5D" w:rsidRPr="00671C8B" w:rsidDel="00F22490" w14:paraId="76DD434E" w14:textId="416D091D" w:rsidTr="00166AF3">
        <w:trPr>
          <w:cnfStyle w:val="100000000000" w:firstRow="1" w:lastRow="0" w:firstColumn="0" w:lastColumn="0" w:oddVBand="0" w:evenVBand="0" w:oddHBand="0" w:evenHBand="0" w:firstRowFirstColumn="0" w:firstRowLastColumn="0" w:lastRowFirstColumn="0" w:lastRowLastColumn="0"/>
          <w:del w:id="1198" w:author="Alban Roche" w:date="2017-08-02T16:25:00Z"/>
        </w:trPr>
        <w:tc>
          <w:tcPr>
            <w:tcW w:w="9288" w:type="dxa"/>
            <w:gridSpan w:val="2"/>
          </w:tcPr>
          <w:p w14:paraId="4AD8B67A" w14:textId="13BC7F51" w:rsidR="00E22A5D" w:rsidRPr="00671C8B" w:rsidDel="00F22490" w:rsidRDefault="00E22A5D">
            <w:pPr>
              <w:pStyle w:val="TableRowHead"/>
              <w:spacing w:before="144" w:after="144"/>
              <w:rPr>
                <w:del w:id="1199" w:author="Alban Roche" w:date="2017-08-02T16:25:00Z"/>
                <w:bCs w:val="0"/>
              </w:rPr>
            </w:pPr>
            <w:del w:id="1200" w:author="Alban Roche" w:date="2017-08-02T14:40:00Z">
              <w:r w:rsidDel="00F22490">
                <w:delText>HL7618, HL7618RD, HL7648, HL7650, HL7688, HL7690 and HL7692</w:delText>
              </w:r>
            </w:del>
            <w:bookmarkStart w:id="1201" w:name="_Toc489456396"/>
            <w:bookmarkEnd w:id="1201"/>
          </w:p>
        </w:tc>
        <w:bookmarkStart w:id="1202" w:name="_Toc489456397"/>
        <w:bookmarkEnd w:id="1202"/>
      </w:tr>
      <w:tr w:rsidR="00E22A5D" w:rsidRPr="007A6F2C" w:rsidDel="00F22490" w14:paraId="131F1E6A" w14:textId="4548BA3C" w:rsidTr="00166AF3">
        <w:trPr>
          <w:trHeight w:val="1214"/>
          <w:del w:id="1203" w:author="Alban Roche" w:date="2017-08-02T16:25:00Z"/>
        </w:trPr>
        <w:tc>
          <w:tcPr>
            <w:tcW w:w="1728" w:type="dxa"/>
          </w:tcPr>
          <w:p w14:paraId="216BF123" w14:textId="1113460D" w:rsidR="00E22A5D" w:rsidRPr="00671C8B" w:rsidDel="00F22490" w:rsidRDefault="00E22A5D" w:rsidP="00166AF3">
            <w:pPr>
              <w:pStyle w:val="TableBody"/>
              <w:rPr>
                <w:del w:id="1204" w:author="Alban Roche" w:date="2017-08-02T16:25:00Z"/>
                <w:i/>
              </w:rPr>
            </w:pPr>
            <w:del w:id="1205" w:author="Alban Roche" w:date="2017-08-02T16:25:00Z">
              <w:r w:rsidRPr="00671C8B" w:rsidDel="00F22490">
                <w:rPr>
                  <w:i/>
                </w:rPr>
                <w:delText>Execute command</w:delText>
              </w:r>
              <w:bookmarkStart w:id="1206" w:name="_Toc489456398"/>
              <w:bookmarkEnd w:id="1206"/>
            </w:del>
          </w:p>
          <w:p w14:paraId="450E9179" w14:textId="2B732E46" w:rsidR="00E22A5D" w:rsidRPr="00671C8B" w:rsidDel="00F22490" w:rsidRDefault="00E22A5D" w:rsidP="00166AF3">
            <w:pPr>
              <w:pStyle w:val="TableBody"/>
              <w:rPr>
                <w:del w:id="1207" w:author="Alban Roche" w:date="2017-08-02T16:25:00Z"/>
              </w:rPr>
            </w:pPr>
            <w:bookmarkStart w:id="1208" w:name="_Toc489456399"/>
            <w:bookmarkEnd w:id="1208"/>
          </w:p>
          <w:p w14:paraId="5AEFACEA" w14:textId="61DE01DE" w:rsidR="00E22A5D" w:rsidRPr="00671C8B" w:rsidDel="00F22490" w:rsidRDefault="00E22A5D" w:rsidP="00166AF3">
            <w:pPr>
              <w:pStyle w:val="TableBody"/>
              <w:rPr>
                <w:del w:id="1209" w:author="Alban Roche" w:date="2017-08-02T16:25:00Z"/>
                <w:u w:val="single"/>
              </w:rPr>
            </w:pPr>
            <w:del w:id="1210" w:author="Alban Roche" w:date="2017-08-02T16:25:00Z">
              <w:r w:rsidRPr="00671C8B" w:rsidDel="00F22490">
                <w:rPr>
                  <w:u w:val="single"/>
                </w:rPr>
                <w:delText>Syntax</w:delText>
              </w:r>
              <w:bookmarkStart w:id="1211" w:name="_Toc489456400"/>
              <w:bookmarkEnd w:id="1211"/>
            </w:del>
          </w:p>
          <w:p w14:paraId="37C984AB" w14:textId="50EFF59D" w:rsidR="00E22A5D" w:rsidRPr="00671C8B" w:rsidDel="00F22490" w:rsidRDefault="00E22A5D" w:rsidP="00166AF3">
            <w:pPr>
              <w:pStyle w:val="TableBody"/>
              <w:rPr>
                <w:del w:id="1212" w:author="Alban Roche" w:date="2017-08-02T16:25:00Z"/>
                <w:b/>
              </w:rPr>
            </w:pPr>
            <w:del w:id="1213" w:author="Alban Roche" w:date="2017-08-02T16:25:00Z">
              <w:r w:rsidRPr="00671C8B" w:rsidDel="00F22490">
                <w:rPr>
                  <w:b/>
                </w:rPr>
                <w:delText>ATV[value]</w:delText>
              </w:r>
              <w:bookmarkStart w:id="1214" w:name="_Toc489456401"/>
              <w:bookmarkEnd w:id="1214"/>
            </w:del>
          </w:p>
          <w:p w14:paraId="48F37108" w14:textId="20AE798E" w:rsidR="00E22A5D" w:rsidRPr="00671C8B" w:rsidDel="00F22490" w:rsidRDefault="00E22A5D" w:rsidP="00166AF3">
            <w:pPr>
              <w:pStyle w:val="TableBody"/>
              <w:rPr>
                <w:del w:id="1215" w:author="Alban Roche" w:date="2017-08-02T16:25:00Z"/>
              </w:rPr>
            </w:pPr>
            <w:bookmarkStart w:id="1216" w:name="_Toc489456402"/>
            <w:bookmarkEnd w:id="1216"/>
          </w:p>
        </w:tc>
        <w:tc>
          <w:tcPr>
            <w:tcW w:w="7560" w:type="dxa"/>
          </w:tcPr>
          <w:p w14:paraId="3E4422BD" w14:textId="6079F72E" w:rsidR="00E22A5D" w:rsidRPr="00671C8B" w:rsidDel="00F22490" w:rsidRDefault="00E22A5D" w:rsidP="00166AF3">
            <w:pPr>
              <w:pStyle w:val="TableBody"/>
              <w:rPr>
                <w:del w:id="1217" w:author="Alban Roche" w:date="2017-08-02T16:25:00Z"/>
                <w:u w:val="single"/>
              </w:rPr>
            </w:pPr>
            <w:bookmarkStart w:id="1218" w:name="_Toc489456403"/>
            <w:bookmarkEnd w:id="1218"/>
          </w:p>
          <w:p w14:paraId="56F5768A" w14:textId="420C7B33" w:rsidR="00E22A5D" w:rsidRPr="00671C8B" w:rsidDel="00F22490" w:rsidRDefault="00E22A5D" w:rsidP="00166AF3">
            <w:pPr>
              <w:pStyle w:val="TableBody"/>
              <w:rPr>
                <w:del w:id="1219" w:author="Alban Roche" w:date="2017-08-02T16:25:00Z"/>
                <w:u w:val="single"/>
              </w:rPr>
            </w:pPr>
            <w:bookmarkStart w:id="1220" w:name="_Toc489456404"/>
            <w:bookmarkEnd w:id="1220"/>
          </w:p>
          <w:p w14:paraId="21D169B8" w14:textId="529D2F2D" w:rsidR="00E22A5D" w:rsidRPr="00671C8B" w:rsidDel="00F22490" w:rsidRDefault="00E22A5D" w:rsidP="00166AF3">
            <w:pPr>
              <w:pStyle w:val="TableBody"/>
              <w:rPr>
                <w:del w:id="1221" w:author="Alban Roche" w:date="2017-08-02T16:25:00Z"/>
                <w:u w:val="single"/>
              </w:rPr>
            </w:pPr>
            <w:del w:id="1222" w:author="Alban Roche" w:date="2017-08-02T16:25:00Z">
              <w:r w:rsidRPr="00671C8B" w:rsidDel="00F22490">
                <w:rPr>
                  <w:u w:val="single"/>
                </w:rPr>
                <w:delText>Response</w:delText>
              </w:r>
              <w:bookmarkStart w:id="1223" w:name="_Toc489456405"/>
              <w:bookmarkEnd w:id="1223"/>
            </w:del>
          </w:p>
          <w:p w14:paraId="79D18CA9" w14:textId="5360A7CD" w:rsidR="00E22A5D" w:rsidRPr="00671C8B" w:rsidDel="00F22490" w:rsidRDefault="00E22A5D" w:rsidP="00166AF3">
            <w:pPr>
              <w:pStyle w:val="TableBody"/>
              <w:rPr>
                <w:del w:id="1224" w:author="Alban Roche" w:date="2017-08-02T16:25:00Z"/>
              </w:rPr>
            </w:pPr>
            <w:del w:id="1225" w:author="Alban Roche" w:date="2017-08-02T16:25:00Z">
              <w:r w:rsidRPr="00671C8B" w:rsidDel="00F22490">
                <w:delText>In case of information responses the format is:</w:delText>
              </w:r>
              <w:bookmarkStart w:id="1226" w:name="_Toc489456406"/>
              <w:bookmarkEnd w:id="1226"/>
            </w:del>
          </w:p>
          <w:p w14:paraId="770E20E8" w14:textId="507F306E" w:rsidR="00E22A5D" w:rsidRPr="00671C8B" w:rsidDel="00F22490" w:rsidRDefault="00E22A5D" w:rsidP="00166AF3">
            <w:pPr>
              <w:pStyle w:val="TableBody"/>
              <w:rPr>
                <w:del w:id="1227" w:author="Alban Roche" w:date="2017-08-02T16:25:00Z"/>
                <w:b/>
              </w:rPr>
            </w:pPr>
            <w:del w:id="1228" w:author="Alban Roche" w:date="2017-08-02T16:25:00Z">
              <w:r w:rsidRPr="00671C8B" w:rsidDel="00F22490">
                <w:delText>for V0:</w:delText>
              </w:r>
              <w:r w:rsidRPr="00671C8B" w:rsidDel="00F22490">
                <w:rPr>
                  <w:b/>
                </w:rPr>
                <w:delText xml:space="preserve"> &lt;text&gt;&lt;CR&gt;&lt;LF&gt;</w:delText>
              </w:r>
              <w:bookmarkStart w:id="1229" w:name="_Toc489456407"/>
              <w:bookmarkEnd w:id="1229"/>
            </w:del>
          </w:p>
          <w:p w14:paraId="74116BAC" w14:textId="7C1FD589" w:rsidR="00E22A5D" w:rsidRPr="00671C8B" w:rsidDel="00F22490" w:rsidRDefault="00E22A5D" w:rsidP="00166AF3">
            <w:pPr>
              <w:pStyle w:val="TableBody"/>
              <w:rPr>
                <w:del w:id="1230" w:author="Alban Roche" w:date="2017-08-02T16:25:00Z"/>
                <w:b/>
              </w:rPr>
            </w:pPr>
            <w:del w:id="1231" w:author="Alban Roche" w:date="2017-08-02T16:25:00Z">
              <w:r w:rsidRPr="00671C8B" w:rsidDel="00F22490">
                <w:delText xml:space="preserve">for V1: </w:delText>
              </w:r>
              <w:r w:rsidRPr="00671C8B" w:rsidDel="00F22490">
                <w:rPr>
                  <w:b/>
                </w:rPr>
                <w:delText>&lt;CR&gt;&lt;LF&gt;&lt;text&gt;&lt;CR&gt;&lt;LF&gt;</w:delText>
              </w:r>
              <w:bookmarkStart w:id="1232" w:name="_Toc489456408"/>
              <w:bookmarkEnd w:id="1232"/>
            </w:del>
          </w:p>
          <w:p w14:paraId="5B5CAE61" w14:textId="6C4FEED0" w:rsidR="00E22A5D" w:rsidRPr="00671C8B" w:rsidDel="00F22490" w:rsidRDefault="00E22A5D" w:rsidP="00166AF3">
            <w:pPr>
              <w:pStyle w:val="TableBody"/>
              <w:rPr>
                <w:del w:id="1233" w:author="Alban Roche" w:date="2017-08-02T16:25:00Z"/>
                <w:b/>
              </w:rPr>
            </w:pPr>
            <w:bookmarkStart w:id="1234" w:name="_Toc489456409"/>
            <w:bookmarkEnd w:id="1234"/>
          </w:p>
          <w:p w14:paraId="0D9A93B0" w14:textId="27D070CC" w:rsidR="00E22A5D" w:rsidRPr="00671C8B" w:rsidDel="00F22490" w:rsidRDefault="00E22A5D" w:rsidP="00166AF3">
            <w:pPr>
              <w:pStyle w:val="TableBody"/>
              <w:rPr>
                <w:del w:id="1235" w:author="Alban Roche" w:date="2017-08-02T16:25:00Z"/>
              </w:rPr>
            </w:pPr>
            <w:del w:id="1236" w:author="Alban Roche" w:date="2017-08-02T16:25:00Z">
              <w:r w:rsidRPr="00671C8B" w:rsidDel="00F22490">
                <w:delText>In case of result codes the format is:</w:delText>
              </w:r>
              <w:bookmarkStart w:id="1237" w:name="_Toc489456410"/>
              <w:bookmarkEnd w:id="1237"/>
            </w:del>
          </w:p>
          <w:p w14:paraId="7E206F3F" w14:textId="71A1D5E3" w:rsidR="00E22A5D" w:rsidRPr="00671C8B" w:rsidDel="00F22490" w:rsidRDefault="00E22A5D" w:rsidP="00166AF3">
            <w:pPr>
              <w:pStyle w:val="TableBody"/>
              <w:rPr>
                <w:del w:id="1238" w:author="Alban Roche" w:date="2017-08-02T16:25:00Z"/>
                <w:b/>
              </w:rPr>
            </w:pPr>
            <w:del w:id="1239" w:author="Alban Roche" w:date="2017-08-02T16:25:00Z">
              <w:r w:rsidRPr="00671C8B" w:rsidDel="00F22490">
                <w:delText>for V0:</w:delText>
              </w:r>
              <w:r w:rsidRPr="00671C8B" w:rsidDel="00F22490">
                <w:rPr>
                  <w:b/>
                </w:rPr>
                <w:delText xml:space="preserve"> &lt;numeric code&gt;&lt;CR&gt;</w:delText>
              </w:r>
              <w:bookmarkStart w:id="1240" w:name="_Toc489456411"/>
              <w:bookmarkEnd w:id="1240"/>
            </w:del>
          </w:p>
          <w:p w14:paraId="3D58B973" w14:textId="76D5DC2D" w:rsidR="00E22A5D" w:rsidRPr="00671C8B" w:rsidDel="00F22490" w:rsidRDefault="00E22A5D" w:rsidP="00166AF3">
            <w:pPr>
              <w:pStyle w:val="TableBody"/>
              <w:rPr>
                <w:del w:id="1241" w:author="Alban Roche" w:date="2017-08-02T16:25:00Z"/>
                <w:b/>
              </w:rPr>
            </w:pPr>
            <w:del w:id="1242" w:author="Alban Roche" w:date="2017-08-02T16:25:00Z">
              <w:r w:rsidRPr="00671C8B" w:rsidDel="00F22490">
                <w:delText>for V1:</w:delText>
              </w:r>
              <w:r w:rsidRPr="00671C8B" w:rsidDel="00F22490">
                <w:rPr>
                  <w:b/>
                </w:rPr>
                <w:delText xml:space="preserve"> &lt;CR&gt;&lt;LF&gt;&lt;verbose code&gt;&lt;CR&gt;&lt;LF&gt;</w:delText>
              </w:r>
              <w:bookmarkStart w:id="1243" w:name="_Toc489456412"/>
              <w:bookmarkEnd w:id="1243"/>
            </w:del>
          </w:p>
          <w:p w14:paraId="0FCF4A78" w14:textId="056CB4E5" w:rsidR="00E22A5D" w:rsidDel="00F22490" w:rsidRDefault="00E22A5D" w:rsidP="00166AF3">
            <w:pPr>
              <w:pStyle w:val="TableBody"/>
              <w:rPr>
                <w:del w:id="1244" w:author="Alban Roche" w:date="2017-08-02T16:25:00Z"/>
              </w:rPr>
            </w:pPr>
            <w:bookmarkStart w:id="1245" w:name="_Toc489456413"/>
            <w:bookmarkEnd w:id="1245"/>
          </w:p>
          <w:p w14:paraId="1E68A155" w14:textId="443B835D" w:rsidR="00E22A5D" w:rsidRPr="00671C8B" w:rsidDel="00F22490" w:rsidRDefault="00E22A5D" w:rsidP="00166AF3">
            <w:pPr>
              <w:pStyle w:val="TableBody"/>
              <w:rPr>
                <w:del w:id="1246" w:author="Alban Roche" w:date="2017-08-02T16:25:00Z"/>
              </w:rPr>
            </w:pPr>
            <w:del w:id="1247" w:author="Alban Roche" w:date="2017-08-02T16:25:00Z">
              <w:r w:rsidRPr="00671C8B" w:rsidDel="00F22490">
                <w:delText>or</w:delText>
              </w:r>
              <w:bookmarkStart w:id="1248" w:name="_Toc489456414"/>
              <w:bookmarkEnd w:id="1248"/>
            </w:del>
          </w:p>
          <w:p w14:paraId="2F01F526" w14:textId="2CCAAFF0" w:rsidR="00E22A5D" w:rsidRPr="00671C8B" w:rsidDel="00F22490" w:rsidRDefault="00E22A5D" w:rsidP="00166AF3">
            <w:pPr>
              <w:pStyle w:val="TableBody"/>
              <w:rPr>
                <w:del w:id="1249" w:author="Alban Roche" w:date="2017-08-02T16:25:00Z"/>
                <w:b/>
              </w:rPr>
            </w:pPr>
            <w:del w:id="1250" w:author="Alban Roche" w:date="2017-08-02T16:25:00Z">
              <w:r w:rsidRPr="00671C8B" w:rsidDel="00F22490">
                <w:rPr>
                  <w:b/>
                </w:rPr>
                <w:delText>+CME ERROR: &lt;err&gt;</w:delText>
              </w:r>
              <w:bookmarkStart w:id="1251" w:name="_Toc489456415"/>
              <w:bookmarkEnd w:id="1251"/>
            </w:del>
          </w:p>
          <w:p w14:paraId="79268047" w14:textId="76CC4DFF" w:rsidR="00E22A5D" w:rsidRPr="00671C8B" w:rsidDel="00F22490" w:rsidRDefault="00E22A5D" w:rsidP="00166AF3">
            <w:pPr>
              <w:pStyle w:val="TableBody"/>
              <w:rPr>
                <w:del w:id="1252" w:author="Alban Roche" w:date="2017-08-02T16:25:00Z"/>
                <w:b/>
              </w:rPr>
            </w:pPr>
            <w:bookmarkStart w:id="1253" w:name="_Toc489456416"/>
            <w:bookmarkEnd w:id="1253"/>
          </w:p>
          <w:p w14:paraId="55141CF3" w14:textId="2183A584" w:rsidR="00E22A5D" w:rsidRPr="00671C8B" w:rsidDel="00F22490" w:rsidRDefault="00E22A5D" w:rsidP="00166AF3">
            <w:pPr>
              <w:pStyle w:val="TableBody"/>
              <w:rPr>
                <w:del w:id="1254" w:author="Alban Roche" w:date="2017-08-02T16:25:00Z"/>
                <w:u w:val="single"/>
              </w:rPr>
            </w:pPr>
            <w:del w:id="1255" w:author="Alban Roche" w:date="2017-08-02T16:25:00Z">
              <w:r w:rsidRPr="00671C8B" w:rsidDel="00F22490">
                <w:rPr>
                  <w:u w:val="single"/>
                </w:rPr>
                <w:delText>Parameter</w:delText>
              </w:r>
              <w:bookmarkStart w:id="1256" w:name="_Toc489456417"/>
              <w:bookmarkEnd w:id="1256"/>
            </w:del>
          </w:p>
          <w:p w14:paraId="7FA78B89" w14:textId="3D6F8053" w:rsidR="00E22A5D" w:rsidRPr="00671C8B" w:rsidDel="00F22490" w:rsidRDefault="00E22A5D" w:rsidP="00166AF3">
            <w:pPr>
              <w:pStyle w:val="TableBody"/>
              <w:rPr>
                <w:del w:id="1257" w:author="Alban Roche" w:date="2017-08-02T16:25:00Z"/>
                <w:snapToGrid w:val="0"/>
                <w:lang w:eastAsia="zh-CN"/>
              </w:rPr>
            </w:pPr>
            <w:del w:id="1258" w:author="Alban Roche" w:date="2017-08-02T16:25:00Z">
              <w:r w:rsidRPr="00671C8B" w:rsidDel="00F22490">
                <w:rPr>
                  <w:b/>
                </w:rPr>
                <w:delText>&lt;value&gt;</w:delText>
              </w:r>
              <w:r w:rsidRPr="00671C8B" w:rsidDel="00F22490">
                <w:rPr>
                  <w:snapToGrid w:val="0"/>
                </w:rPr>
                <w:tab/>
                <w:delText>0</w:delText>
              </w:r>
              <w:r w:rsidRPr="00671C8B" w:rsidDel="00F22490">
                <w:rPr>
                  <w:snapToGrid w:val="0"/>
                  <w:lang w:eastAsia="zh-CN"/>
                </w:rPr>
                <w:tab/>
              </w:r>
              <w:r w:rsidRPr="00671C8B" w:rsidDel="00F22490">
                <w:delText>Short result code format</w:delText>
              </w:r>
              <w:r w:rsidRPr="00671C8B" w:rsidDel="00F22490">
                <w:rPr>
                  <w:snapToGrid w:val="0"/>
                </w:rPr>
                <w:delText xml:space="preserve">: </w:delText>
              </w:r>
              <w:r w:rsidRPr="00671C8B" w:rsidDel="00F22490">
                <w:delText>&lt;numeric code&gt;</w:delText>
              </w:r>
              <w:bookmarkStart w:id="1259" w:name="_Toc489456418"/>
              <w:bookmarkEnd w:id="1259"/>
            </w:del>
          </w:p>
          <w:p w14:paraId="59A1113C" w14:textId="2042FF4C" w:rsidR="00E22A5D" w:rsidRPr="007A6F2C" w:rsidDel="00F22490" w:rsidRDefault="00E22A5D" w:rsidP="00166AF3">
            <w:pPr>
              <w:pStyle w:val="TableBody"/>
              <w:rPr>
                <w:del w:id="1260" w:author="Alban Roche" w:date="2017-08-02T16:25:00Z"/>
              </w:rPr>
            </w:pPr>
            <w:del w:id="1261" w:author="Alban Roche" w:date="2017-08-02T16:25:00Z">
              <w:r w:rsidRPr="00671C8B" w:rsidDel="00F22490">
                <w:rPr>
                  <w:snapToGrid w:val="0"/>
                </w:rPr>
                <w:tab/>
              </w:r>
              <w:r w:rsidRPr="00671C8B" w:rsidDel="00F22490">
                <w:rPr>
                  <w:snapToGrid w:val="0"/>
                </w:rPr>
                <w:tab/>
              </w:r>
              <w:r w:rsidRPr="007A6F2C" w:rsidDel="00F22490">
                <w:rPr>
                  <w:u w:val="single"/>
                </w:rPr>
                <w:delText>1</w:delText>
              </w:r>
              <w:r w:rsidRPr="007A6F2C" w:rsidDel="00F22490">
                <w:tab/>
                <w:delText>Long result code format: &lt;verbose code&gt;</w:delText>
              </w:r>
              <w:bookmarkStart w:id="1262" w:name="_Toc489456419"/>
              <w:bookmarkEnd w:id="1262"/>
            </w:del>
          </w:p>
        </w:tc>
        <w:bookmarkStart w:id="1263" w:name="_Toc489456420"/>
        <w:bookmarkEnd w:id="1263"/>
      </w:tr>
      <w:tr w:rsidR="00E22A5D" w:rsidRPr="00671C8B" w:rsidDel="00F22490" w14:paraId="564C7089" w14:textId="4A31AB50" w:rsidTr="00166AF3">
        <w:trPr>
          <w:trHeight w:val="65"/>
          <w:del w:id="1264" w:author="Alban Roche" w:date="2017-08-02T16:25:00Z"/>
        </w:trPr>
        <w:tc>
          <w:tcPr>
            <w:tcW w:w="1728" w:type="dxa"/>
          </w:tcPr>
          <w:p w14:paraId="2BDE8666" w14:textId="1000F60B" w:rsidR="00E22A5D" w:rsidRPr="00CB4B23" w:rsidDel="00F22490" w:rsidRDefault="00E22A5D" w:rsidP="00166AF3">
            <w:pPr>
              <w:pStyle w:val="TableBody"/>
              <w:rPr>
                <w:del w:id="1265" w:author="Alban Roche" w:date="2017-08-02T16:25:00Z"/>
                <w:u w:val="single"/>
              </w:rPr>
            </w:pPr>
            <w:del w:id="1266" w:author="Alban Roche" w:date="2017-08-02T16:25:00Z">
              <w:r w:rsidRPr="00CB4B23" w:rsidDel="00F22490">
                <w:rPr>
                  <w:u w:val="single"/>
                </w:rPr>
                <w:delText>Notes</w:delText>
              </w:r>
              <w:bookmarkStart w:id="1267" w:name="_Toc489456421"/>
              <w:bookmarkEnd w:id="1267"/>
            </w:del>
          </w:p>
        </w:tc>
        <w:tc>
          <w:tcPr>
            <w:tcW w:w="7560" w:type="dxa"/>
          </w:tcPr>
          <w:p w14:paraId="12D6D23F" w14:textId="18B74729" w:rsidR="00E22A5D" w:rsidRPr="00CB4B23" w:rsidDel="00F22490" w:rsidRDefault="00E22A5D" w:rsidP="00166AF3">
            <w:pPr>
              <w:pStyle w:val="TableBody"/>
              <w:rPr>
                <w:del w:id="1268" w:author="Alban Roche" w:date="2017-08-02T16:25:00Z"/>
              </w:rPr>
            </w:pPr>
            <w:del w:id="1269" w:author="Alban Roche" w:date="2017-08-02T16:25:00Z">
              <w:r w:rsidRPr="00397F91" w:rsidDel="00F22490">
                <w:delText>&lt;n&gt; is saved in non-volatile memory per AT port over module reboot</w:delText>
              </w:r>
              <w:r w:rsidDel="00F22490">
                <w:delText>.</w:delText>
              </w:r>
              <w:bookmarkStart w:id="1270" w:name="_Toc489456422"/>
              <w:bookmarkEnd w:id="1270"/>
            </w:del>
          </w:p>
        </w:tc>
        <w:bookmarkStart w:id="1271" w:name="_Toc489456423"/>
        <w:bookmarkEnd w:id="1271"/>
      </w:tr>
    </w:tbl>
    <w:p w14:paraId="4D8613B5" w14:textId="2473CDE0" w:rsidR="00E22A5D" w:rsidRPr="00671C8B" w:rsidDel="00F22490" w:rsidRDefault="00E22A5D" w:rsidP="00E22A5D">
      <w:pPr>
        <w:rPr>
          <w:del w:id="1272" w:author="Alban Roche" w:date="2017-08-02T16:25:00Z"/>
        </w:rPr>
      </w:pPr>
      <w:bookmarkStart w:id="1273" w:name="_Toc345081211"/>
      <w:bookmarkStart w:id="1274" w:name="_Toc349752959"/>
      <w:bookmarkStart w:id="1275" w:name="_Toc349753847"/>
      <w:bookmarkStart w:id="1276" w:name="_Ref366743616"/>
      <w:bookmarkStart w:id="1277" w:name="_Ref369078578"/>
      <w:bookmarkStart w:id="1278" w:name="_Toc368585916"/>
      <w:bookmarkStart w:id="1279" w:name="_Ref390088251"/>
      <w:bookmarkStart w:id="1280" w:name="_Ref390088254"/>
      <w:del w:id="1281" w:author="Alban Roche" w:date="2017-08-02T16:25:00Z">
        <w:r w:rsidRPr="00671C8B" w:rsidDel="00F22490">
          <w:br w:type="page"/>
        </w:r>
      </w:del>
    </w:p>
    <w:p w14:paraId="2BAEDBB9" w14:textId="13457E8A" w:rsidR="00E22A5D" w:rsidRPr="00671C8B" w:rsidDel="00F22490" w:rsidRDefault="00E22A5D" w:rsidP="0059466D">
      <w:pPr>
        <w:pStyle w:val="Heading2"/>
        <w:numPr>
          <w:ilvl w:val="1"/>
          <w:numId w:val="11"/>
        </w:numPr>
        <w:ind w:left="1080" w:hanging="1080"/>
        <w:rPr>
          <w:del w:id="1282" w:author="Alban Roche" w:date="2017-08-02T16:25:00Z"/>
        </w:rPr>
      </w:pPr>
      <w:bookmarkStart w:id="1283" w:name="_Ref479355891"/>
      <w:bookmarkStart w:id="1284" w:name="_Ref479355893"/>
      <w:bookmarkStart w:id="1285" w:name="_Toc486251506"/>
      <w:del w:id="1286" w:author="Alban Roche" w:date="2017-08-02T16:25:00Z">
        <w:r w:rsidRPr="00671C8B" w:rsidDel="00F22490">
          <w:delText xml:space="preserve">X Command: Result Code Selection and Call Progress Monitoring </w:delText>
        </w:r>
        <w:bookmarkEnd w:id="1273"/>
        <w:r w:rsidRPr="00671C8B" w:rsidDel="00F22490">
          <w:delText>Control</w:delText>
        </w:r>
        <w:bookmarkStart w:id="1287" w:name="_Toc489456424"/>
        <w:bookmarkEnd w:id="1274"/>
        <w:bookmarkEnd w:id="1275"/>
        <w:bookmarkEnd w:id="1276"/>
        <w:bookmarkEnd w:id="1277"/>
        <w:bookmarkEnd w:id="1278"/>
        <w:bookmarkEnd w:id="1279"/>
        <w:bookmarkEnd w:id="1280"/>
        <w:bookmarkEnd w:id="1283"/>
        <w:bookmarkEnd w:id="1284"/>
        <w:bookmarkEnd w:id="1285"/>
        <w:bookmarkEnd w:id="1287"/>
      </w:del>
    </w:p>
    <w:tbl>
      <w:tblPr>
        <w:tblStyle w:val="TableSWIleft"/>
        <w:tblW w:w="9288" w:type="dxa"/>
        <w:tblLayout w:type="fixed"/>
        <w:tblLook w:val="04A0" w:firstRow="1" w:lastRow="0" w:firstColumn="1" w:lastColumn="0" w:noHBand="0" w:noVBand="1"/>
      </w:tblPr>
      <w:tblGrid>
        <w:gridCol w:w="1728"/>
        <w:gridCol w:w="7560"/>
      </w:tblGrid>
      <w:tr w:rsidR="00E22A5D" w:rsidRPr="00671C8B" w:rsidDel="00F22490" w14:paraId="477A3953" w14:textId="1420E17E" w:rsidTr="00166AF3">
        <w:trPr>
          <w:cnfStyle w:val="100000000000" w:firstRow="1" w:lastRow="0" w:firstColumn="0" w:lastColumn="0" w:oddVBand="0" w:evenVBand="0" w:oddHBand="0" w:evenHBand="0" w:firstRowFirstColumn="0" w:firstRowLastColumn="0" w:lastRowFirstColumn="0" w:lastRowLastColumn="0"/>
          <w:del w:id="1288" w:author="Alban Roche" w:date="2017-08-02T16:25:00Z"/>
        </w:trPr>
        <w:tc>
          <w:tcPr>
            <w:tcW w:w="9288" w:type="dxa"/>
            <w:gridSpan w:val="2"/>
          </w:tcPr>
          <w:p w14:paraId="6E30214B" w14:textId="5F6DD8BE" w:rsidR="00E22A5D" w:rsidRPr="00671C8B" w:rsidDel="00F22490" w:rsidRDefault="00E22A5D">
            <w:pPr>
              <w:pStyle w:val="TableRowHead"/>
              <w:spacing w:before="144" w:after="144"/>
              <w:rPr>
                <w:del w:id="1289" w:author="Alban Roche" w:date="2017-08-02T16:25:00Z"/>
                <w:bCs w:val="0"/>
              </w:rPr>
            </w:pPr>
            <w:del w:id="1290" w:author="Alban Roche" w:date="2017-08-02T14:40:00Z">
              <w:r w:rsidDel="00F22490">
                <w:delText>HL7618, HL7618RD, HL7648, HL7650, HL7688, HL7690 and HL7692</w:delText>
              </w:r>
            </w:del>
            <w:bookmarkStart w:id="1291" w:name="_Toc489456425"/>
            <w:bookmarkEnd w:id="1291"/>
          </w:p>
        </w:tc>
        <w:bookmarkStart w:id="1292" w:name="_Toc489456426"/>
        <w:bookmarkEnd w:id="1292"/>
      </w:tr>
      <w:tr w:rsidR="00E22A5D" w:rsidRPr="00671C8B" w:rsidDel="00F22490" w14:paraId="01F7616A" w14:textId="3504AA3C" w:rsidTr="00166AF3">
        <w:trPr>
          <w:cantSplit w:val="0"/>
          <w:trHeight w:val="35"/>
          <w:del w:id="1293" w:author="Alban Roche" w:date="2017-08-02T16:25:00Z"/>
        </w:trPr>
        <w:tc>
          <w:tcPr>
            <w:tcW w:w="1728" w:type="dxa"/>
          </w:tcPr>
          <w:p w14:paraId="36F60164" w14:textId="1C4CE860" w:rsidR="00E22A5D" w:rsidRPr="00671C8B" w:rsidDel="00F22490" w:rsidRDefault="00E22A5D" w:rsidP="00166AF3">
            <w:pPr>
              <w:pStyle w:val="TableBody"/>
              <w:rPr>
                <w:del w:id="1294" w:author="Alban Roche" w:date="2017-08-02T16:25:00Z"/>
                <w:i/>
              </w:rPr>
            </w:pPr>
            <w:del w:id="1295" w:author="Alban Roche" w:date="2017-08-02T16:25:00Z">
              <w:r w:rsidRPr="00671C8B" w:rsidDel="00F22490">
                <w:rPr>
                  <w:i/>
                </w:rPr>
                <w:delText>Write command</w:delText>
              </w:r>
              <w:bookmarkStart w:id="1296" w:name="_Toc489456427"/>
              <w:bookmarkEnd w:id="1296"/>
            </w:del>
          </w:p>
          <w:p w14:paraId="16A023CF" w14:textId="4D7B7727" w:rsidR="00E22A5D" w:rsidRPr="00671C8B" w:rsidDel="00F22490" w:rsidRDefault="00E22A5D" w:rsidP="00166AF3">
            <w:pPr>
              <w:pStyle w:val="TableBody"/>
              <w:rPr>
                <w:del w:id="1297" w:author="Alban Roche" w:date="2017-08-02T16:25:00Z"/>
              </w:rPr>
            </w:pPr>
            <w:bookmarkStart w:id="1298" w:name="_Toc489456428"/>
            <w:bookmarkEnd w:id="1298"/>
          </w:p>
          <w:p w14:paraId="188A84CF" w14:textId="7C8AFD58" w:rsidR="00E22A5D" w:rsidRPr="00671C8B" w:rsidDel="00F22490" w:rsidRDefault="00E22A5D" w:rsidP="00166AF3">
            <w:pPr>
              <w:pStyle w:val="TableBody"/>
              <w:rPr>
                <w:del w:id="1299" w:author="Alban Roche" w:date="2017-08-02T16:25:00Z"/>
                <w:u w:val="single"/>
              </w:rPr>
            </w:pPr>
            <w:del w:id="1300" w:author="Alban Roche" w:date="2017-08-02T16:25:00Z">
              <w:r w:rsidRPr="00671C8B" w:rsidDel="00F22490">
                <w:rPr>
                  <w:u w:val="single"/>
                </w:rPr>
                <w:delText>Syntax</w:delText>
              </w:r>
              <w:bookmarkStart w:id="1301" w:name="_Toc489456429"/>
              <w:bookmarkEnd w:id="1301"/>
            </w:del>
          </w:p>
          <w:p w14:paraId="1515AD0D" w14:textId="7F390362" w:rsidR="00E22A5D" w:rsidRPr="00671C8B" w:rsidDel="00F22490" w:rsidRDefault="00E22A5D" w:rsidP="00166AF3">
            <w:pPr>
              <w:pStyle w:val="TableBody"/>
              <w:rPr>
                <w:del w:id="1302" w:author="Alban Roche" w:date="2017-08-02T16:25:00Z"/>
                <w:i/>
              </w:rPr>
            </w:pPr>
            <w:del w:id="1303" w:author="Alban Roche" w:date="2017-08-02T16:25:00Z">
              <w:r w:rsidRPr="00671C8B" w:rsidDel="00F22490">
                <w:rPr>
                  <w:b/>
                </w:rPr>
                <w:delText>ATX[&lt;value&gt;]</w:delText>
              </w:r>
              <w:bookmarkStart w:id="1304" w:name="_Toc489456430"/>
              <w:bookmarkEnd w:id="1304"/>
            </w:del>
          </w:p>
        </w:tc>
        <w:tc>
          <w:tcPr>
            <w:tcW w:w="7560" w:type="dxa"/>
          </w:tcPr>
          <w:p w14:paraId="7B9C99DF" w14:textId="4943C84D" w:rsidR="00E22A5D" w:rsidRPr="00671C8B" w:rsidDel="00F22490" w:rsidRDefault="00E22A5D" w:rsidP="00166AF3">
            <w:pPr>
              <w:pStyle w:val="TableBody"/>
              <w:rPr>
                <w:del w:id="1305" w:author="Alban Roche" w:date="2017-08-02T16:25:00Z"/>
                <w:u w:val="single"/>
              </w:rPr>
            </w:pPr>
            <w:bookmarkStart w:id="1306" w:name="_Toc489456431"/>
            <w:bookmarkEnd w:id="1306"/>
          </w:p>
          <w:p w14:paraId="41C7EB29" w14:textId="48681BFF" w:rsidR="00E22A5D" w:rsidRPr="00671C8B" w:rsidDel="00F22490" w:rsidRDefault="00E22A5D" w:rsidP="00166AF3">
            <w:pPr>
              <w:pStyle w:val="TableBody"/>
              <w:rPr>
                <w:del w:id="1307" w:author="Alban Roche" w:date="2017-08-02T16:25:00Z"/>
                <w:u w:val="single"/>
              </w:rPr>
            </w:pPr>
            <w:bookmarkStart w:id="1308" w:name="_Toc489456432"/>
            <w:bookmarkEnd w:id="1308"/>
          </w:p>
          <w:p w14:paraId="2D955425" w14:textId="6BD7BB91" w:rsidR="00E22A5D" w:rsidRPr="00671C8B" w:rsidDel="00F22490" w:rsidRDefault="00E22A5D" w:rsidP="00166AF3">
            <w:pPr>
              <w:pStyle w:val="TableBody"/>
              <w:rPr>
                <w:del w:id="1309" w:author="Alban Roche" w:date="2017-08-02T16:25:00Z"/>
                <w:u w:val="single"/>
              </w:rPr>
            </w:pPr>
            <w:del w:id="1310" w:author="Alban Roche" w:date="2017-08-02T16:25:00Z">
              <w:r w:rsidRPr="00671C8B" w:rsidDel="00F22490">
                <w:rPr>
                  <w:u w:val="single"/>
                </w:rPr>
                <w:delText>Response</w:delText>
              </w:r>
              <w:bookmarkStart w:id="1311" w:name="_Toc489456433"/>
              <w:bookmarkEnd w:id="1311"/>
            </w:del>
          </w:p>
          <w:p w14:paraId="54C9D785" w14:textId="13BC5B37" w:rsidR="00E22A5D" w:rsidRPr="00671C8B" w:rsidDel="00F22490" w:rsidRDefault="00E22A5D" w:rsidP="00166AF3">
            <w:pPr>
              <w:pStyle w:val="TableBody"/>
              <w:rPr>
                <w:del w:id="1312" w:author="Alban Roche" w:date="2017-08-02T16:25:00Z"/>
                <w:b/>
              </w:rPr>
            </w:pPr>
            <w:del w:id="1313" w:author="Alban Roche" w:date="2017-08-02T16:25:00Z">
              <w:r w:rsidRPr="00671C8B" w:rsidDel="00F22490">
                <w:rPr>
                  <w:b/>
                </w:rPr>
                <w:delText>OK</w:delText>
              </w:r>
              <w:bookmarkStart w:id="1314" w:name="_Toc489456434"/>
              <w:bookmarkEnd w:id="1314"/>
            </w:del>
          </w:p>
          <w:p w14:paraId="5E5DFF7A" w14:textId="3C04185C" w:rsidR="00E22A5D" w:rsidRPr="00671C8B" w:rsidDel="00F22490" w:rsidRDefault="00E22A5D" w:rsidP="00166AF3">
            <w:pPr>
              <w:pStyle w:val="TableBody"/>
              <w:rPr>
                <w:del w:id="1315" w:author="Alban Roche" w:date="2017-08-02T16:25:00Z"/>
              </w:rPr>
            </w:pPr>
            <w:bookmarkStart w:id="1316" w:name="_Toc489456435"/>
            <w:bookmarkEnd w:id="1316"/>
          </w:p>
          <w:p w14:paraId="571ED651" w14:textId="73583CDB" w:rsidR="00E22A5D" w:rsidRPr="00671C8B" w:rsidDel="00F22490" w:rsidRDefault="00E22A5D" w:rsidP="00166AF3">
            <w:pPr>
              <w:pStyle w:val="TableBody"/>
              <w:rPr>
                <w:del w:id="1317" w:author="Alban Roche" w:date="2017-08-02T16:25:00Z"/>
              </w:rPr>
            </w:pPr>
            <w:del w:id="1318" w:author="Alban Roche" w:date="2017-08-02T16:25:00Z">
              <w:r w:rsidRPr="00671C8B" w:rsidDel="00F22490">
                <w:delText>or</w:delText>
              </w:r>
              <w:bookmarkStart w:id="1319" w:name="_Toc489456436"/>
              <w:bookmarkEnd w:id="1319"/>
            </w:del>
          </w:p>
          <w:p w14:paraId="5510C9F3" w14:textId="3F542001" w:rsidR="00E22A5D" w:rsidRPr="00671C8B" w:rsidDel="00F22490" w:rsidRDefault="00E22A5D" w:rsidP="00166AF3">
            <w:pPr>
              <w:pStyle w:val="TableBody"/>
              <w:rPr>
                <w:del w:id="1320" w:author="Alban Roche" w:date="2017-08-02T16:25:00Z"/>
                <w:b/>
              </w:rPr>
            </w:pPr>
            <w:del w:id="1321" w:author="Alban Roche" w:date="2017-08-02T16:25:00Z">
              <w:r w:rsidRPr="00671C8B" w:rsidDel="00F22490">
                <w:rPr>
                  <w:b/>
                </w:rPr>
                <w:delText>+CME ERROR: &lt;err&gt;</w:delText>
              </w:r>
              <w:bookmarkStart w:id="1322" w:name="_Toc489456437"/>
              <w:bookmarkEnd w:id="1322"/>
            </w:del>
          </w:p>
          <w:p w14:paraId="00205808" w14:textId="195C8C59" w:rsidR="00E22A5D" w:rsidRPr="00671C8B" w:rsidDel="00F22490" w:rsidRDefault="00E22A5D" w:rsidP="00166AF3">
            <w:pPr>
              <w:pStyle w:val="TableBody"/>
              <w:rPr>
                <w:del w:id="1323" w:author="Alban Roche" w:date="2017-08-02T16:25:00Z"/>
              </w:rPr>
            </w:pPr>
            <w:bookmarkStart w:id="1324" w:name="_Toc489456438"/>
            <w:bookmarkEnd w:id="1324"/>
          </w:p>
          <w:p w14:paraId="73DDDBD5" w14:textId="05BD1CAE" w:rsidR="00E22A5D" w:rsidRPr="00671C8B" w:rsidDel="00F22490" w:rsidRDefault="00E22A5D" w:rsidP="00166AF3">
            <w:pPr>
              <w:pStyle w:val="TableBody"/>
              <w:rPr>
                <w:del w:id="1325" w:author="Alban Roche" w:date="2017-08-02T16:25:00Z"/>
                <w:u w:val="single"/>
              </w:rPr>
            </w:pPr>
            <w:del w:id="1326" w:author="Alban Roche" w:date="2017-08-02T16:25:00Z">
              <w:r w:rsidRPr="00671C8B" w:rsidDel="00F22490">
                <w:rPr>
                  <w:u w:val="single"/>
                </w:rPr>
                <w:delText>Parameter</w:delText>
              </w:r>
              <w:bookmarkStart w:id="1327" w:name="_Toc489456439"/>
              <w:bookmarkEnd w:id="1327"/>
            </w:del>
          </w:p>
          <w:p w14:paraId="21476BAD" w14:textId="2F0F580A" w:rsidR="00E22A5D" w:rsidRPr="00671C8B" w:rsidDel="00F22490" w:rsidRDefault="00E22A5D" w:rsidP="00166AF3">
            <w:pPr>
              <w:pStyle w:val="TableBody"/>
              <w:rPr>
                <w:del w:id="1328" w:author="Alban Roche" w:date="2017-08-02T16:25:00Z"/>
                <w:snapToGrid w:val="0"/>
              </w:rPr>
            </w:pPr>
            <w:del w:id="1329" w:author="Alban Roche" w:date="2017-08-02T16:25:00Z">
              <w:r w:rsidRPr="00671C8B" w:rsidDel="00F22490">
                <w:rPr>
                  <w:b/>
                </w:rPr>
                <w:delText>&lt;value&gt;</w:delText>
              </w:r>
              <w:r w:rsidRPr="00671C8B" w:rsidDel="00F22490">
                <w:rPr>
                  <w:b/>
                </w:rPr>
                <w:tab/>
              </w:r>
              <w:r w:rsidRPr="00671C8B" w:rsidDel="00F22490">
                <w:rPr>
                  <w:snapToGrid w:val="0"/>
                </w:rPr>
                <w:delText>0</w:delText>
              </w:r>
              <w:r w:rsidDel="00F22490">
                <w:rPr>
                  <w:snapToGrid w:val="0"/>
                </w:rPr>
                <w:delText xml:space="preserve"> </w:delText>
              </w:r>
              <w:commentRangeStart w:id="1330"/>
              <w:r w:rsidDel="00F22490">
                <w:rPr>
                  <w:snapToGrid w:val="0"/>
                </w:rPr>
                <w:delText>or omitted</w:delText>
              </w:r>
              <w:commentRangeEnd w:id="1330"/>
              <w:r w:rsidDel="00F22490">
                <w:rPr>
                  <w:rStyle w:val="CommentReference"/>
                  <w:rFonts w:ascii="Verdana" w:hAnsi="Verdana" w:cs="Times New Roman"/>
                  <w:lang w:eastAsia="en-US"/>
                </w:rPr>
                <w:commentReference w:id="1330"/>
              </w:r>
              <w:r w:rsidRPr="00671C8B" w:rsidDel="00F22490">
                <w:rPr>
                  <w:snapToGrid w:val="0"/>
                </w:rPr>
                <w:tab/>
                <w:delText xml:space="preserve">CONNECT result code only returned, dial tone and busy </w:delText>
              </w:r>
              <w:r w:rsidDel="00F22490">
                <w:rPr>
                  <w:snapToGrid w:val="0"/>
                </w:rPr>
                <w:tab/>
              </w:r>
              <w:r w:rsidDel="00F22490">
                <w:rPr>
                  <w:snapToGrid w:val="0"/>
                </w:rPr>
                <w:tab/>
              </w:r>
              <w:r w:rsidDel="00F22490">
                <w:rPr>
                  <w:snapToGrid w:val="0"/>
                </w:rPr>
                <w:tab/>
              </w:r>
              <w:r w:rsidDel="00F22490">
                <w:rPr>
                  <w:snapToGrid w:val="0"/>
                </w:rPr>
                <w:tab/>
              </w:r>
              <w:r w:rsidDel="00F22490">
                <w:rPr>
                  <w:snapToGrid w:val="0"/>
                </w:rPr>
                <w:tab/>
              </w:r>
              <w:r w:rsidRPr="00671C8B" w:rsidDel="00F22490">
                <w:rPr>
                  <w:snapToGrid w:val="0"/>
                </w:rPr>
                <w:delText xml:space="preserve">detection are </w:delText>
              </w:r>
              <w:r w:rsidRPr="00671C8B" w:rsidDel="00F22490">
                <w:rPr>
                  <w:snapToGrid w:val="0"/>
                </w:rPr>
                <w:tab/>
                <w:delText>both disabled</w:delText>
              </w:r>
              <w:bookmarkStart w:id="1331" w:name="_Toc489456440"/>
              <w:bookmarkEnd w:id="1331"/>
            </w:del>
          </w:p>
          <w:p w14:paraId="4BFA7FEC" w14:textId="481E45EA" w:rsidR="00E22A5D" w:rsidRPr="00671C8B" w:rsidDel="00F22490" w:rsidRDefault="00E22A5D" w:rsidP="00166AF3">
            <w:pPr>
              <w:pStyle w:val="TableBody"/>
              <w:rPr>
                <w:del w:id="1332" w:author="Alban Roche" w:date="2017-08-02T16:25:00Z"/>
                <w:snapToGrid w:val="0"/>
              </w:rPr>
            </w:pPr>
            <w:del w:id="1333" w:author="Alban Roche" w:date="2017-08-02T16:25:00Z">
              <w:r w:rsidRPr="00671C8B" w:rsidDel="00F22490">
                <w:rPr>
                  <w:snapToGrid w:val="0"/>
                </w:rPr>
                <w:tab/>
              </w:r>
              <w:r w:rsidRPr="00671C8B" w:rsidDel="00F22490">
                <w:rPr>
                  <w:snapToGrid w:val="0"/>
                </w:rPr>
                <w:tab/>
                <w:delText>1</w:delText>
              </w:r>
              <w:r w:rsidRPr="00671C8B" w:rsidDel="00F22490">
                <w:rPr>
                  <w:snapToGrid w:val="0"/>
                </w:rPr>
                <w:tab/>
              </w:r>
              <w:r w:rsidDel="00F22490">
                <w:rPr>
                  <w:snapToGrid w:val="0"/>
                </w:rPr>
                <w:tab/>
              </w:r>
              <w:r w:rsidRPr="00671C8B" w:rsidDel="00F22490">
                <w:rPr>
                  <w:snapToGrid w:val="0"/>
                </w:rPr>
                <w:delText xml:space="preserve">CONNECT&lt;text&gt; result code only returned, dial tone and busy </w:delText>
              </w:r>
              <w:r w:rsidRPr="00671C8B" w:rsidDel="00F22490">
                <w:rPr>
                  <w:snapToGrid w:val="0"/>
                </w:rPr>
                <w:tab/>
              </w:r>
              <w:r w:rsidRPr="00671C8B" w:rsidDel="00F22490">
                <w:rPr>
                  <w:snapToGrid w:val="0"/>
                </w:rPr>
                <w:tab/>
              </w:r>
              <w:r w:rsidRPr="00671C8B" w:rsidDel="00F22490">
                <w:rPr>
                  <w:snapToGrid w:val="0"/>
                </w:rPr>
                <w:tab/>
              </w:r>
              <w:r w:rsidRPr="00671C8B" w:rsidDel="00F22490">
                <w:rPr>
                  <w:snapToGrid w:val="0"/>
                </w:rPr>
                <w:tab/>
              </w:r>
              <w:r w:rsidRPr="00671C8B" w:rsidDel="00F22490">
                <w:rPr>
                  <w:snapToGrid w:val="0"/>
                </w:rPr>
                <w:tab/>
                <w:delText>detection are both disabled</w:delText>
              </w:r>
              <w:bookmarkStart w:id="1334" w:name="_Toc489456441"/>
              <w:bookmarkEnd w:id="1334"/>
            </w:del>
          </w:p>
          <w:p w14:paraId="640A63CA" w14:textId="48154477" w:rsidR="00E22A5D" w:rsidRPr="00671C8B" w:rsidDel="00F22490" w:rsidRDefault="00E22A5D" w:rsidP="00166AF3">
            <w:pPr>
              <w:pStyle w:val="TableBody"/>
              <w:rPr>
                <w:del w:id="1335" w:author="Alban Roche" w:date="2017-08-02T16:25:00Z"/>
                <w:snapToGrid w:val="0"/>
              </w:rPr>
            </w:pPr>
            <w:del w:id="1336" w:author="Alban Roche" w:date="2017-08-02T16:25:00Z">
              <w:r w:rsidRPr="00671C8B" w:rsidDel="00F22490">
                <w:rPr>
                  <w:snapToGrid w:val="0"/>
                </w:rPr>
                <w:tab/>
              </w:r>
              <w:r w:rsidRPr="00671C8B" w:rsidDel="00F22490">
                <w:rPr>
                  <w:snapToGrid w:val="0"/>
                </w:rPr>
                <w:tab/>
                <w:delText xml:space="preserve">2 </w:delText>
              </w:r>
              <w:r w:rsidRPr="00671C8B" w:rsidDel="00F22490">
                <w:rPr>
                  <w:snapToGrid w:val="0"/>
                </w:rPr>
                <w:tab/>
              </w:r>
              <w:r w:rsidDel="00F22490">
                <w:rPr>
                  <w:snapToGrid w:val="0"/>
                </w:rPr>
                <w:tab/>
              </w:r>
              <w:r w:rsidRPr="00671C8B" w:rsidDel="00F22490">
                <w:rPr>
                  <w:snapToGrid w:val="0"/>
                </w:rPr>
                <w:delText xml:space="preserve">CONNECT&lt;text&gt; result code returned, dial tone detection is </w:delText>
              </w:r>
              <w:r w:rsidDel="00F22490">
                <w:rPr>
                  <w:snapToGrid w:val="0"/>
                </w:rPr>
                <w:tab/>
              </w:r>
              <w:r w:rsidDel="00F22490">
                <w:rPr>
                  <w:snapToGrid w:val="0"/>
                </w:rPr>
                <w:tab/>
              </w:r>
              <w:r w:rsidDel="00F22490">
                <w:rPr>
                  <w:snapToGrid w:val="0"/>
                </w:rPr>
                <w:tab/>
              </w:r>
              <w:r w:rsidDel="00F22490">
                <w:rPr>
                  <w:snapToGrid w:val="0"/>
                </w:rPr>
                <w:tab/>
              </w:r>
              <w:r w:rsidDel="00F22490">
                <w:rPr>
                  <w:snapToGrid w:val="0"/>
                </w:rPr>
                <w:tab/>
              </w:r>
              <w:r w:rsidRPr="00671C8B" w:rsidDel="00F22490">
                <w:rPr>
                  <w:snapToGrid w:val="0"/>
                </w:rPr>
                <w:delText>enabled, busy detection is disabled</w:delText>
              </w:r>
              <w:bookmarkStart w:id="1337" w:name="_Toc489456442"/>
              <w:bookmarkEnd w:id="1337"/>
            </w:del>
          </w:p>
          <w:p w14:paraId="7DA31B2A" w14:textId="5A2A275E" w:rsidR="00E22A5D" w:rsidRPr="00671C8B" w:rsidDel="00F22490" w:rsidRDefault="00E22A5D" w:rsidP="00166AF3">
            <w:pPr>
              <w:pStyle w:val="TableBody"/>
              <w:rPr>
                <w:del w:id="1338" w:author="Alban Roche" w:date="2017-08-02T16:25:00Z"/>
                <w:snapToGrid w:val="0"/>
              </w:rPr>
            </w:pPr>
            <w:del w:id="1339" w:author="Alban Roche" w:date="2017-08-02T16:25:00Z">
              <w:r w:rsidRPr="00671C8B" w:rsidDel="00F22490">
                <w:rPr>
                  <w:snapToGrid w:val="0"/>
                </w:rPr>
                <w:tab/>
              </w:r>
              <w:r w:rsidRPr="00671C8B" w:rsidDel="00F22490">
                <w:rPr>
                  <w:snapToGrid w:val="0"/>
                </w:rPr>
                <w:tab/>
                <w:delText xml:space="preserve">3 </w:delText>
              </w:r>
              <w:r w:rsidRPr="00671C8B" w:rsidDel="00F22490">
                <w:rPr>
                  <w:snapToGrid w:val="0"/>
                </w:rPr>
                <w:tab/>
              </w:r>
              <w:r w:rsidDel="00F22490">
                <w:rPr>
                  <w:snapToGrid w:val="0"/>
                </w:rPr>
                <w:tab/>
              </w:r>
              <w:r w:rsidRPr="00671C8B" w:rsidDel="00F22490">
                <w:rPr>
                  <w:snapToGrid w:val="0"/>
                </w:rPr>
                <w:delText xml:space="preserve">CONNECT&lt;text&gt; result code returned, dial tone detection is </w:delText>
              </w:r>
              <w:r w:rsidDel="00F22490">
                <w:rPr>
                  <w:snapToGrid w:val="0"/>
                </w:rPr>
                <w:tab/>
              </w:r>
              <w:r w:rsidDel="00F22490">
                <w:rPr>
                  <w:snapToGrid w:val="0"/>
                </w:rPr>
                <w:tab/>
              </w:r>
              <w:r w:rsidDel="00F22490">
                <w:rPr>
                  <w:snapToGrid w:val="0"/>
                </w:rPr>
                <w:tab/>
              </w:r>
              <w:r w:rsidDel="00F22490">
                <w:rPr>
                  <w:snapToGrid w:val="0"/>
                </w:rPr>
                <w:tab/>
              </w:r>
              <w:r w:rsidDel="00F22490">
                <w:rPr>
                  <w:snapToGrid w:val="0"/>
                </w:rPr>
                <w:tab/>
              </w:r>
              <w:r w:rsidRPr="00671C8B" w:rsidDel="00F22490">
                <w:rPr>
                  <w:snapToGrid w:val="0"/>
                </w:rPr>
                <w:delText>disabled, busy detection is enabled</w:delText>
              </w:r>
              <w:bookmarkStart w:id="1340" w:name="_Toc489456443"/>
              <w:bookmarkEnd w:id="1340"/>
            </w:del>
          </w:p>
          <w:p w14:paraId="755611D7" w14:textId="0688467C" w:rsidR="00E22A5D" w:rsidRPr="00671C8B" w:rsidDel="00F22490" w:rsidRDefault="00E22A5D" w:rsidP="00166AF3">
            <w:pPr>
              <w:pStyle w:val="TableBody"/>
              <w:rPr>
                <w:del w:id="1341" w:author="Alban Roche" w:date="2017-08-02T16:25:00Z"/>
                <w:u w:val="single"/>
              </w:rPr>
            </w:pPr>
            <w:del w:id="1342" w:author="Alban Roche" w:date="2017-08-02T16:25:00Z">
              <w:r w:rsidRPr="00671C8B" w:rsidDel="00F22490">
                <w:tab/>
              </w:r>
              <w:r w:rsidRPr="00671C8B" w:rsidDel="00F22490">
                <w:tab/>
              </w:r>
              <w:commentRangeStart w:id="1343"/>
              <w:r w:rsidRPr="00E54DF5" w:rsidDel="00F22490">
                <w:rPr>
                  <w:u w:val="single"/>
                </w:rPr>
                <w:delText>4</w:delText>
              </w:r>
              <w:commentRangeEnd w:id="1343"/>
              <w:r w:rsidDel="00F22490">
                <w:rPr>
                  <w:rStyle w:val="CommentReference"/>
                  <w:rFonts w:ascii="Verdana" w:hAnsi="Verdana" w:cs="Times New Roman"/>
                  <w:lang w:eastAsia="en-US"/>
                </w:rPr>
                <w:commentReference w:id="1343"/>
              </w:r>
              <w:r w:rsidRPr="00671C8B" w:rsidDel="00F22490">
                <w:tab/>
              </w:r>
              <w:r w:rsidDel="00F22490">
                <w:tab/>
              </w:r>
              <w:r w:rsidRPr="00671C8B" w:rsidDel="00F22490">
                <w:delText xml:space="preserve">CONNECT&lt;text&gt; result code returned, dial tone and busy </w:delText>
              </w:r>
              <w:r w:rsidDel="00F22490">
                <w:tab/>
              </w:r>
              <w:r w:rsidDel="00F22490">
                <w:tab/>
              </w:r>
              <w:r w:rsidDel="00F22490">
                <w:tab/>
              </w:r>
              <w:r w:rsidDel="00F22490">
                <w:tab/>
              </w:r>
              <w:r w:rsidDel="00F22490">
                <w:tab/>
              </w:r>
              <w:r w:rsidRPr="00671C8B" w:rsidDel="00F22490">
                <w:delText>detection are both enabled</w:delText>
              </w:r>
              <w:bookmarkStart w:id="1344" w:name="_Toc489456444"/>
              <w:bookmarkEnd w:id="1344"/>
            </w:del>
          </w:p>
        </w:tc>
        <w:bookmarkStart w:id="1345" w:name="_Toc489456445"/>
        <w:bookmarkEnd w:id="1345"/>
      </w:tr>
      <w:tr w:rsidR="00E22A5D" w:rsidRPr="00671C8B" w:rsidDel="00F22490" w14:paraId="2C837A7F" w14:textId="1E483F77" w:rsidTr="00166AF3">
        <w:trPr>
          <w:trHeight w:val="65"/>
          <w:del w:id="1346" w:author="Alban Roche" w:date="2017-08-02T16:25:00Z"/>
        </w:trPr>
        <w:tc>
          <w:tcPr>
            <w:tcW w:w="1728" w:type="dxa"/>
          </w:tcPr>
          <w:p w14:paraId="0A60E02D" w14:textId="1826F405" w:rsidR="00E22A5D" w:rsidRPr="00671C8B" w:rsidDel="00F22490" w:rsidRDefault="00E22A5D" w:rsidP="00166AF3">
            <w:pPr>
              <w:pStyle w:val="TableBody"/>
              <w:rPr>
                <w:del w:id="1347" w:author="Alban Roche" w:date="2017-08-02T16:25:00Z"/>
                <w:u w:val="single"/>
              </w:rPr>
            </w:pPr>
            <w:del w:id="1348" w:author="Alban Roche" w:date="2017-08-02T16:25:00Z">
              <w:r w:rsidRPr="00671C8B" w:rsidDel="00F22490">
                <w:rPr>
                  <w:u w:val="single"/>
                </w:rPr>
                <w:delText>Notes</w:delText>
              </w:r>
              <w:bookmarkStart w:id="1349" w:name="_Toc489456446"/>
              <w:bookmarkEnd w:id="1349"/>
            </w:del>
          </w:p>
        </w:tc>
        <w:tc>
          <w:tcPr>
            <w:tcW w:w="7560" w:type="dxa"/>
          </w:tcPr>
          <w:p w14:paraId="4184C876" w14:textId="1C547A68" w:rsidR="00E22A5D" w:rsidDel="00F22490" w:rsidRDefault="00E22A5D" w:rsidP="0059466D">
            <w:pPr>
              <w:pStyle w:val="TableBody"/>
              <w:numPr>
                <w:ilvl w:val="0"/>
                <w:numId w:val="40"/>
              </w:numPr>
              <w:rPr>
                <w:del w:id="1350" w:author="Alban Roche" w:date="2017-08-02T16:25:00Z"/>
              </w:rPr>
            </w:pPr>
            <w:del w:id="1351" w:author="Alban Roche" w:date="2017-08-02T16:25:00Z">
              <w:r w:rsidRPr="00671C8B" w:rsidDel="00F22490">
                <w:delText>This command defines the result code to be returned, as well as sets the dial tone or busy detection features.</w:delText>
              </w:r>
              <w:bookmarkStart w:id="1352" w:name="_Toc489456447"/>
              <w:bookmarkEnd w:id="1352"/>
            </w:del>
          </w:p>
          <w:p w14:paraId="1E0B247C" w14:textId="0687AEC4" w:rsidR="00E22A5D" w:rsidRPr="00671C8B" w:rsidDel="00F22490" w:rsidRDefault="00E22A5D" w:rsidP="0059466D">
            <w:pPr>
              <w:pStyle w:val="TableBody"/>
              <w:numPr>
                <w:ilvl w:val="0"/>
                <w:numId w:val="40"/>
              </w:numPr>
              <w:rPr>
                <w:del w:id="1353" w:author="Alban Roche" w:date="2017-08-02T16:25:00Z"/>
              </w:rPr>
            </w:pPr>
            <w:del w:id="1354" w:author="Alban Roche" w:date="2017-08-02T16:25:00Z">
              <w:r w:rsidDel="00F22490">
                <w:delText xml:space="preserve">&lt;value&gt; is </w:delText>
              </w:r>
              <w:r w:rsidRPr="00276097" w:rsidDel="00F22490">
                <w:delText xml:space="preserve">saved in non-volatile memory </w:delText>
              </w:r>
              <w:r w:rsidDel="00F22490">
                <w:delText xml:space="preserve">per AT port </w:delText>
              </w:r>
              <w:r w:rsidRPr="00276097" w:rsidDel="00F22490">
                <w:delText>over module reboot</w:delText>
              </w:r>
              <w:r w:rsidDel="00F22490">
                <w:delText>.</w:delText>
              </w:r>
              <w:bookmarkStart w:id="1355" w:name="_Toc489456448"/>
              <w:bookmarkEnd w:id="1355"/>
            </w:del>
          </w:p>
        </w:tc>
        <w:bookmarkStart w:id="1356" w:name="_Toc489456449"/>
        <w:bookmarkEnd w:id="1356"/>
      </w:tr>
    </w:tbl>
    <w:p w14:paraId="4AFF1E9F" w14:textId="77777777" w:rsidR="00E22A5D" w:rsidRPr="00671C8B" w:rsidRDefault="00E22A5D" w:rsidP="0059466D">
      <w:pPr>
        <w:pStyle w:val="Heading2"/>
        <w:numPr>
          <w:ilvl w:val="1"/>
          <w:numId w:val="11"/>
        </w:numPr>
        <w:ind w:left="1080" w:hanging="1080"/>
      </w:pPr>
      <w:bookmarkStart w:id="1357" w:name="_Toc368922792"/>
      <w:bookmarkStart w:id="1358" w:name="_Toc369096301"/>
      <w:bookmarkStart w:id="1359" w:name="_Toc369270137"/>
      <w:bookmarkStart w:id="1360" w:name="_Toc369683812"/>
      <w:bookmarkStart w:id="1361" w:name="_Ref448916161"/>
      <w:bookmarkStart w:id="1362" w:name="_Toc486251507"/>
      <w:bookmarkStart w:id="1363" w:name="_Toc489456450"/>
      <w:bookmarkStart w:id="1364" w:name="_Toc345081214"/>
      <w:bookmarkStart w:id="1365" w:name="_Toc349752962"/>
      <w:bookmarkStart w:id="1366" w:name="_Toc349753850"/>
      <w:bookmarkStart w:id="1367" w:name="_Ref366743636"/>
      <w:bookmarkStart w:id="1368" w:name="_Ref369078591"/>
      <w:bookmarkStart w:id="1369" w:name="_Toc368585919"/>
      <w:bookmarkStart w:id="1370" w:name="_Ref384283648"/>
      <w:bookmarkStart w:id="1371" w:name="_Ref384283651"/>
      <w:bookmarkStart w:id="1372" w:name="_Ref387740568"/>
      <w:bookmarkStart w:id="1373" w:name="_Ref387740570"/>
      <w:bookmarkStart w:id="1374" w:name="_Ref402354836"/>
      <w:bookmarkEnd w:id="1357"/>
      <w:bookmarkEnd w:id="1358"/>
      <w:bookmarkEnd w:id="1359"/>
      <w:bookmarkEnd w:id="1360"/>
      <w:commentRangeStart w:id="1375"/>
      <w:r>
        <w:t>&amp;C</w:t>
      </w:r>
      <w:r w:rsidRPr="00671C8B">
        <w:t xml:space="preserve"> Command: </w:t>
      </w:r>
      <w:r>
        <w:t>Set Data Carrier Detect (DCD) Function Mode</w:t>
      </w:r>
      <w:commentRangeEnd w:id="1375"/>
      <w:r>
        <w:rPr>
          <w:rStyle w:val="CommentReference"/>
          <w:rFonts w:ascii="Verdana" w:eastAsia="Times New Roman" w:hAnsi="Verdana" w:cs="Times New Roman"/>
          <w:b w:val="0"/>
          <w:lang w:eastAsia="en-US"/>
        </w:rPr>
        <w:commentReference w:id="1375"/>
      </w:r>
      <w:bookmarkEnd w:id="1361"/>
      <w:bookmarkEnd w:id="1362"/>
      <w:bookmarkEnd w:id="1363"/>
    </w:p>
    <w:tbl>
      <w:tblPr>
        <w:tblStyle w:val="TableSWIleft"/>
        <w:tblW w:w="9288" w:type="dxa"/>
        <w:tblLayout w:type="fixed"/>
        <w:tblLook w:val="04A0" w:firstRow="1" w:lastRow="0" w:firstColumn="1" w:lastColumn="0" w:noHBand="0" w:noVBand="1"/>
      </w:tblPr>
      <w:tblGrid>
        <w:gridCol w:w="1728"/>
        <w:gridCol w:w="7560"/>
      </w:tblGrid>
      <w:tr w:rsidR="00E22A5D" w:rsidRPr="00671C8B" w14:paraId="06B60B54"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3846945A" w14:textId="55FD00A4" w:rsidR="00E22A5D" w:rsidRPr="00671C8B" w:rsidRDefault="00E22A5D">
            <w:pPr>
              <w:pStyle w:val="TableRowHead"/>
              <w:spacing w:before="144" w:after="144"/>
              <w:rPr>
                <w:bCs w:val="0"/>
              </w:rPr>
            </w:pPr>
            <w:del w:id="1376" w:author="Alban Roche" w:date="2017-08-02T14:40:00Z">
              <w:r w:rsidDel="00F22490">
                <w:delText>HL7618, HL7618RD, HL7648, HL7650, HL7688, HL7690 and HL7692</w:delText>
              </w:r>
            </w:del>
            <w:ins w:id="1377" w:author="Alban Roche" w:date="2017-08-02T14:40:00Z">
              <w:r w:rsidR="00F22490">
                <w:t>HL7800</w:t>
              </w:r>
            </w:ins>
          </w:p>
        </w:tc>
      </w:tr>
      <w:tr w:rsidR="00E22A5D" w:rsidRPr="00671C8B" w14:paraId="58EBA1AE" w14:textId="77777777" w:rsidTr="00166AF3">
        <w:trPr>
          <w:trHeight w:val="35"/>
        </w:trPr>
        <w:tc>
          <w:tcPr>
            <w:tcW w:w="1728" w:type="dxa"/>
          </w:tcPr>
          <w:p w14:paraId="10DD45B3" w14:textId="77777777" w:rsidR="00E22A5D" w:rsidRPr="00671C8B" w:rsidRDefault="00E22A5D" w:rsidP="00166AF3">
            <w:pPr>
              <w:pStyle w:val="TableBody"/>
              <w:rPr>
                <w:i/>
              </w:rPr>
            </w:pPr>
            <w:r w:rsidRPr="00671C8B">
              <w:rPr>
                <w:i/>
              </w:rPr>
              <w:t>Execute command</w:t>
            </w:r>
          </w:p>
          <w:p w14:paraId="13C78FA3" w14:textId="77777777" w:rsidR="00E22A5D" w:rsidRPr="00671C8B" w:rsidRDefault="00E22A5D" w:rsidP="00166AF3">
            <w:pPr>
              <w:pStyle w:val="TableBody"/>
            </w:pPr>
          </w:p>
          <w:p w14:paraId="69DE2F1D" w14:textId="77777777" w:rsidR="00E22A5D" w:rsidRPr="00671C8B" w:rsidRDefault="00E22A5D" w:rsidP="00166AF3">
            <w:pPr>
              <w:pStyle w:val="TableBody"/>
              <w:rPr>
                <w:u w:val="single"/>
              </w:rPr>
            </w:pPr>
            <w:r w:rsidRPr="00671C8B">
              <w:rPr>
                <w:u w:val="single"/>
              </w:rPr>
              <w:t>Syntax</w:t>
            </w:r>
          </w:p>
          <w:p w14:paraId="0BC24FA5" w14:textId="77777777" w:rsidR="00E22A5D" w:rsidRPr="00671C8B" w:rsidRDefault="00E22A5D" w:rsidP="00166AF3">
            <w:pPr>
              <w:pStyle w:val="TableBody"/>
            </w:pPr>
            <w:r w:rsidRPr="00671C8B">
              <w:rPr>
                <w:b/>
              </w:rPr>
              <w:t>AT&amp;C</w:t>
            </w:r>
            <w:r w:rsidRPr="00C41274">
              <w:rPr>
                <w:b/>
              </w:rPr>
              <w:t>&lt;value&gt;</w:t>
            </w:r>
          </w:p>
        </w:tc>
        <w:tc>
          <w:tcPr>
            <w:tcW w:w="7560" w:type="dxa"/>
          </w:tcPr>
          <w:p w14:paraId="387613D4" w14:textId="77777777" w:rsidR="00E22A5D" w:rsidRPr="00671C8B" w:rsidRDefault="00E22A5D" w:rsidP="00166AF3">
            <w:pPr>
              <w:pStyle w:val="TableBody"/>
              <w:rPr>
                <w:u w:val="single"/>
              </w:rPr>
            </w:pPr>
          </w:p>
          <w:p w14:paraId="24E39046" w14:textId="77777777" w:rsidR="00E22A5D" w:rsidRPr="00671C8B" w:rsidRDefault="00E22A5D" w:rsidP="00166AF3">
            <w:pPr>
              <w:pStyle w:val="TableBody"/>
              <w:rPr>
                <w:u w:val="single"/>
              </w:rPr>
            </w:pPr>
          </w:p>
          <w:p w14:paraId="49228241" w14:textId="77777777" w:rsidR="00E22A5D" w:rsidRPr="00671C8B" w:rsidRDefault="00E22A5D" w:rsidP="00166AF3">
            <w:pPr>
              <w:pStyle w:val="TableBody"/>
              <w:rPr>
                <w:u w:val="single"/>
              </w:rPr>
            </w:pPr>
            <w:r w:rsidRPr="00671C8B">
              <w:rPr>
                <w:u w:val="single"/>
              </w:rPr>
              <w:t>Response</w:t>
            </w:r>
          </w:p>
          <w:p w14:paraId="4BEBD3A0" w14:textId="77777777" w:rsidR="00E22A5D" w:rsidRDefault="00E22A5D" w:rsidP="00166AF3">
            <w:pPr>
              <w:pStyle w:val="TableBody"/>
              <w:rPr>
                <w:b/>
              </w:rPr>
            </w:pPr>
            <w:r w:rsidRPr="00671C8B">
              <w:rPr>
                <w:b/>
              </w:rPr>
              <w:t>OK</w:t>
            </w:r>
          </w:p>
          <w:p w14:paraId="31227D10" w14:textId="77777777" w:rsidR="00E22A5D" w:rsidRDefault="00E22A5D" w:rsidP="00166AF3">
            <w:pPr>
              <w:pStyle w:val="TableBody"/>
              <w:rPr>
                <w:b/>
              </w:rPr>
            </w:pPr>
          </w:p>
          <w:p w14:paraId="1324A3C9" w14:textId="77777777" w:rsidR="00E22A5D" w:rsidRPr="00C41274" w:rsidRDefault="00E22A5D" w:rsidP="00166AF3">
            <w:pPr>
              <w:pStyle w:val="TableBody"/>
              <w:rPr>
                <w:u w:val="single"/>
              </w:rPr>
            </w:pPr>
            <w:r w:rsidRPr="00C41274">
              <w:rPr>
                <w:u w:val="single"/>
              </w:rPr>
              <w:t>Parameter</w:t>
            </w:r>
          </w:p>
          <w:p w14:paraId="7FAC08BE" w14:textId="77777777" w:rsidR="00E22A5D" w:rsidRPr="00C41274" w:rsidRDefault="00E22A5D" w:rsidP="00166AF3">
            <w:pPr>
              <w:pStyle w:val="TableBody"/>
            </w:pPr>
            <w:r w:rsidRPr="00C41274">
              <w:rPr>
                <w:b/>
              </w:rPr>
              <w:t>&lt;value&gt;</w:t>
            </w:r>
            <w:r>
              <w:tab/>
            </w:r>
            <w:r w:rsidRPr="00C41274">
              <w:t>0</w:t>
            </w:r>
            <w:r>
              <w:tab/>
            </w:r>
            <w:r w:rsidRPr="00C41274">
              <w:t>DCD line is always active</w:t>
            </w:r>
          </w:p>
          <w:p w14:paraId="05D8601B" w14:textId="77777777" w:rsidR="00E22A5D" w:rsidRPr="003720D4" w:rsidRDefault="00E22A5D" w:rsidP="00166AF3">
            <w:pPr>
              <w:pStyle w:val="TableBody"/>
            </w:pPr>
            <w:r>
              <w:tab/>
            </w:r>
            <w:r w:rsidRPr="00C41274">
              <w:tab/>
            </w:r>
            <w:r w:rsidRPr="00C41274">
              <w:rPr>
                <w:u w:val="single"/>
              </w:rPr>
              <w:t>1</w:t>
            </w:r>
            <w:r>
              <w:rPr>
                <w:lang w:eastAsia="zh-CN"/>
              </w:rPr>
              <w:tab/>
            </w:r>
            <w:r w:rsidRPr="00C41274">
              <w:rPr>
                <w:snapToGrid w:val="0"/>
              </w:rPr>
              <w:t>DCD line is active in the presence of data carrier only</w:t>
            </w:r>
          </w:p>
        </w:tc>
      </w:tr>
      <w:tr w:rsidR="00E22A5D" w:rsidRPr="00671C8B" w14:paraId="11DE6499" w14:textId="77777777" w:rsidTr="00166AF3">
        <w:trPr>
          <w:trHeight w:val="35"/>
        </w:trPr>
        <w:tc>
          <w:tcPr>
            <w:tcW w:w="1728" w:type="dxa"/>
          </w:tcPr>
          <w:p w14:paraId="62A6810D" w14:textId="77777777" w:rsidR="00E22A5D" w:rsidRPr="00C41274" w:rsidRDefault="00E22A5D" w:rsidP="00166AF3">
            <w:pPr>
              <w:pStyle w:val="TableBody"/>
              <w:rPr>
                <w:u w:val="single"/>
              </w:rPr>
            </w:pPr>
            <w:r w:rsidRPr="00C41274">
              <w:rPr>
                <w:u w:val="single"/>
              </w:rPr>
              <w:t>Reference</w:t>
            </w:r>
          </w:p>
          <w:p w14:paraId="28B1BEB1" w14:textId="77777777" w:rsidR="00E22A5D" w:rsidRPr="00671C8B" w:rsidRDefault="00E22A5D" w:rsidP="00166AF3">
            <w:pPr>
              <w:pStyle w:val="TableBody"/>
              <w:rPr>
                <w:i/>
              </w:rPr>
            </w:pPr>
            <w:r w:rsidRPr="00C41274">
              <w:t>V.25Ter</w:t>
            </w:r>
          </w:p>
        </w:tc>
        <w:tc>
          <w:tcPr>
            <w:tcW w:w="7560" w:type="dxa"/>
          </w:tcPr>
          <w:p w14:paraId="45ED6684" w14:textId="77777777" w:rsidR="00E22A5D" w:rsidRPr="00C41274" w:rsidRDefault="00E22A5D" w:rsidP="00166AF3">
            <w:pPr>
              <w:pStyle w:val="TableBody"/>
              <w:rPr>
                <w:u w:val="single"/>
              </w:rPr>
            </w:pPr>
            <w:r w:rsidRPr="00C41274">
              <w:rPr>
                <w:u w:val="single"/>
              </w:rPr>
              <w:t>Notes</w:t>
            </w:r>
          </w:p>
          <w:p w14:paraId="3F82A41B" w14:textId="77777777" w:rsidR="00E22A5D" w:rsidRPr="00671C8B" w:rsidRDefault="00E22A5D" w:rsidP="00166AF3">
            <w:pPr>
              <w:pStyle w:val="TableBody"/>
              <w:rPr>
                <w:u w:val="single"/>
              </w:rPr>
            </w:pPr>
            <w:r>
              <w:t>DCD/AT&amp;C is only applicable to the USB AT port; it has no effect on UART1.</w:t>
            </w:r>
          </w:p>
        </w:tc>
      </w:tr>
    </w:tbl>
    <w:p w14:paraId="1BC5EB52" w14:textId="77777777" w:rsidR="00E22A5D" w:rsidRPr="00671C8B" w:rsidRDefault="00E22A5D" w:rsidP="0059466D">
      <w:pPr>
        <w:pStyle w:val="Heading2"/>
        <w:numPr>
          <w:ilvl w:val="1"/>
          <w:numId w:val="11"/>
        </w:numPr>
        <w:ind w:left="1080" w:hanging="1080"/>
      </w:pPr>
      <w:bookmarkStart w:id="1378" w:name="_Ref448916167"/>
      <w:bookmarkStart w:id="1379" w:name="_Toc486251508"/>
      <w:bookmarkStart w:id="1380" w:name="_Toc489456451"/>
      <w:commentRangeStart w:id="1381"/>
      <w:r>
        <w:t>&amp;D</w:t>
      </w:r>
      <w:r w:rsidRPr="00671C8B">
        <w:t xml:space="preserve"> Command: </w:t>
      </w:r>
      <w:r>
        <w:t>Set Data Terminal Ready (DTR) Function Mode</w:t>
      </w:r>
      <w:commentRangeEnd w:id="1381"/>
      <w:r>
        <w:rPr>
          <w:rStyle w:val="CommentReference"/>
          <w:rFonts w:ascii="Verdana" w:eastAsia="Times New Roman" w:hAnsi="Verdana" w:cs="Times New Roman"/>
          <w:b w:val="0"/>
          <w:lang w:eastAsia="en-US"/>
        </w:rPr>
        <w:commentReference w:id="1381"/>
      </w:r>
      <w:bookmarkEnd w:id="1378"/>
      <w:bookmarkEnd w:id="1379"/>
      <w:bookmarkEnd w:id="1380"/>
    </w:p>
    <w:tbl>
      <w:tblPr>
        <w:tblStyle w:val="TableSWIleft"/>
        <w:tblW w:w="9288" w:type="dxa"/>
        <w:tblLayout w:type="fixed"/>
        <w:tblLook w:val="04A0" w:firstRow="1" w:lastRow="0" w:firstColumn="1" w:lastColumn="0" w:noHBand="0" w:noVBand="1"/>
      </w:tblPr>
      <w:tblGrid>
        <w:gridCol w:w="1728"/>
        <w:gridCol w:w="7560"/>
      </w:tblGrid>
      <w:tr w:rsidR="00E22A5D" w:rsidRPr="00671C8B" w14:paraId="6B9D42DD"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12E162F0" w14:textId="660E7FD9" w:rsidR="00E22A5D" w:rsidRPr="00671C8B" w:rsidRDefault="00E22A5D">
            <w:pPr>
              <w:pStyle w:val="TableRowHead"/>
              <w:spacing w:before="144" w:after="144"/>
              <w:rPr>
                <w:bCs w:val="0"/>
              </w:rPr>
            </w:pPr>
            <w:del w:id="1382" w:author="Alban Roche" w:date="2017-08-02T14:40:00Z">
              <w:r w:rsidDel="00F22490">
                <w:delText>HL7618, HL7618RD, HL7648, HL7650, HL7688, HL7690 and HL7692</w:delText>
              </w:r>
            </w:del>
            <w:ins w:id="1383" w:author="Alban Roche" w:date="2017-08-02T14:40:00Z">
              <w:r w:rsidR="00F22490">
                <w:t>HL7800</w:t>
              </w:r>
            </w:ins>
          </w:p>
        </w:tc>
      </w:tr>
      <w:tr w:rsidR="00E22A5D" w:rsidRPr="00671C8B" w14:paraId="4399582F" w14:textId="77777777" w:rsidTr="00166AF3">
        <w:trPr>
          <w:trHeight w:val="35"/>
        </w:trPr>
        <w:tc>
          <w:tcPr>
            <w:tcW w:w="1728" w:type="dxa"/>
          </w:tcPr>
          <w:p w14:paraId="0B1B0289" w14:textId="77777777" w:rsidR="00E22A5D" w:rsidRPr="00671C8B" w:rsidRDefault="00E22A5D" w:rsidP="00166AF3">
            <w:pPr>
              <w:pStyle w:val="TableBody"/>
              <w:rPr>
                <w:i/>
              </w:rPr>
            </w:pPr>
            <w:r w:rsidRPr="00671C8B">
              <w:rPr>
                <w:i/>
              </w:rPr>
              <w:t>Execute command</w:t>
            </w:r>
          </w:p>
          <w:p w14:paraId="263D0B20" w14:textId="77777777" w:rsidR="00E22A5D" w:rsidRPr="00671C8B" w:rsidRDefault="00E22A5D" w:rsidP="00166AF3">
            <w:pPr>
              <w:pStyle w:val="TableBody"/>
            </w:pPr>
          </w:p>
          <w:p w14:paraId="0EE09DCC" w14:textId="77777777" w:rsidR="00E22A5D" w:rsidRPr="00671C8B" w:rsidRDefault="00E22A5D" w:rsidP="00166AF3">
            <w:pPr>
              <w:pStyle w:val="TableBody"/>
              <w:rPr>
                <w:u w:val="single"/>
              </w:rPr>
            </w:pPr>
            <w:r w:rsidRPr="00671C8B">
              <w:rPr>
                <w:u w:val="single"/>
              </w:rPr>
              <w:t>Syntax</w:t>
            </w:r>
          </w:p>
          <w:p w14:paraId="5A126669" w14:textId="77777777" w:rsidR="00E22A5D" w:rsidRPr="00671C8B" w:rsidRDefault="00E22A5D" w:rsidP="00166AF3">
            <w:pPr>
              <w:pStyle w:val="TableBody"/>
            </w:pPr>
            <w:r w:rsidRPr="00671C8B">
              <w:rPr>
                <w:b/>
              </w:rPr>
              <w:t>AT&amp;D&lt;value&gt;</w:t>
            </w:r>
          </w:p>
        </w:tc>
        <w:tc>
          <w:tcPr>
            <w:tcW w:w="7560" w:type="dxa"/>
          </w:tcPr>
          <w:p w14:paraId="0EEFB90B" w14:textId="77777777" w:rsidR="00E22A5D" w:rsidRPr="00671C8B" w:rsidRDefault="00E22A5D" w:rsidP="00166AF3">
            <w:pPr>
              <w:pStyle w:val="TableBody"/>
              <w:rPr>
                <w:u w:val="single"/>
              </w:rPr>
            </w:pPr>
          </w:p>
          <w:p w14:paraId="1D9A87E1" w14:textId="77777777" w:rsidR="00E22A5D" w:rsidRPr="00671C8B" w:rsidRDefault="00E22A5D" w:rsidP="00166AF3">
            <w:pPr>
              <w:pStyle w:val="TableBody"/>
              <w:rPr>
                <w:u w:val="single"/>
              </w:rPr>
            </w:pPr>
          </w:p>
          <w:p w14:paraId="4C5B9502" w14:textId="77777777" w:rsidR="00E22A5D" w:rsidRPr="00671C8B" w:rsidRDefault="00E22A5D" w:rsidP="00166AF3">
            <w:pPr>
              <w:pStyle w:val="TableBody"/>
              <w:rPr>
                <w:u w:val="single"/>
              </w:rPr>
            </w:pPr>
            <w:r w:rsidRPr="00671C8B">
              <w:rPr>
                <w:u w:val="single"/>
              </w:rPr>
              <w:t>Response</w:t>
            </w:r>
          </w:p>
          <w:p w14:paraId="7070587F" w14:textId="77777777" w:rsidR="00E22A5D" w:rsidRPr="00671C8B" w:rsidRDefault="00E22A5D" w:rsidP="00166AF3">
            <w:pPr>
              <w:pStyle w:val="TableBody"/>
              <w:rPr>
                <w:b/>
              </w:rPr>
            </w:pPr>
            <w:r w:rsidRPr="00671C8B">
              <w:rPr>
                <w:b/>
              </w:rPr>
              <w:t>OK</w:t>
            </w:r>
          </w:p>
          <w:p w14:paraId="20FFFA1F" w14:textId="1BC7AE6E" w:rsidR="00E22A5D" w:rsidRDefault="00E22A5D" w:rsidP="00166AF3">
            <w:pPr>
              <w:pStyle w:val="TableBody"/>
            </w:pPr>
          </w:p>
          <w:p w14:paraId="567B6C08" w14:textId="740EE111" w:rsidR="00A455F4" w:rsidRDefault="00A455F4" w:rsidP="00166AF3">
            <w:pPr>
              <w:pStyle w:val="TableBody"/>
            </w:pPr>
            <w:commentRangeStart w:id="1384"/>
            <w:r>
              <w:t>or</w:t>
            </w:r>
          </w:p>
          <w:p w14:paraId="79DD422F" w14:textId="2E04A8DB" w:rsidR="00A455F4" w:rsidRPr="001C5A86" w:rsidRDefault="00A455F4" w:rsidP="00166AF3">
            <w:pPr>
              <w:pStyle w:val="TableBody"/>
              <w:rPr>
                <w:b/>
              </w:rPr>
            </w:pPr>
            <w:r w:rsidRPr="001C5A86">
              <w:rPr>
                <w:b/>
              </w:rPr>
              <w:t>+CME ERROR: &lt;err&gt;</w:t>
            </w:r>
            <w:commentRangeEnd w:id="1384"/>
            <w:r w:rsidR="001C5A86">
              <w:rPr>
                <w:rStyle w:val="CommentReference"/>
                <w:rFonts w:ascii="Verdana" w:hAnsi="Verdana" w:cs="Times New Roman"/>
                <w:lang w:eastAsia="en-US"/>
              </w:rPr>
              <w:commentReference w:id="1384"/>
            </w:r>
          </w:p>
          <w:p w14:paraId="6FC7C6AE" w14:textId="77777777" w:rsidR="00A455F4" w:rsidRDefault="00A455F4" w:rsidP="00166AF3">
            <w:pPr>
              <w:pStyle w:val="TableBody"/>
              <w:rPr>
                <w:u w:val="single"/>
              </w:rPr>
            </w:pPr>
          </w:p>
          <w:p w14:paraId="172B4604" w14:textId="7BCFD914" w:rsidR="00E22A5D" w:rsidRPr="00671C8B" w:rsidRDefault="00E22A5D" w:rsidP="00166AF3">
            <w:pPr>
              <w:pStyle w:val="TableBody"/>
              <w:rPr>
                <w:u w:val="single"/>
                <w:lang w:eastAsia="zh-CN"/>
              </w:rPr>
            </w:pPr>
            <w:r w:rsidRPr="00671C8B">
              <w:rPr>
                <w:u w:val="single"/>
              </w:rPr>
              <w:t>Parameter</w:t>
            </w:r>
          </w:p>
          <w:p w14:paraId="7229B741" w14:textId="77777777" w:rsidR="00E22A5D" w:rsidRPr="00671C8B" w:rsidRDefault="00E22A5D" w:rsidP="00166AF3">
            <w:pPr>
              <w:pStyle w:val="TableBody"/>
              <w:rPr>
                <w:snapToGrid w:val="0"/>
              </w:rPr>
            </w:pPr>
            <w:r w:rsidRPr="00671C8B">
              <w:rPr>
                <w:b/>
              </w:rPr>
              <w:t>&lt;value&gt;</w:t>
            </w:r>
            <w:r w:rsidRPr="00671C8B">
              <w:rPr>
                <w:snapToGrid w:val="0"/>
              </w:rPr>
              <w:tab/>
              <w:t>0</w:t>
            </w:r>
            <w:r w:rsidRPr="00671C8B">
              <w:rPr>
                <w:snapToGrid w:val="0"/>
              </w:rPr>
              <w:tab/>
              <w:t>TA ignores status on DTR</w:t>
            </w:r>
          </w:p>
          <w:p w14:paraId="45683478" w14:textId="77777777" w:rsidR="00E22A5D" w:rsidRPr="00671C8B" w:rsidRDefault="00E22A5D" w:rsidP="00166AF3">
            <w:pPr>
              <w:pStyle w:val="TableBody"/>
              <w:rPr>
                <w:snapToGrid w:val="0"/>
              </w:rPr>
            </w:pPr>
            <w:r w:rsidRPr="00671C8B">
              <w:rPr>
                <w:snapToGrid w:val="0"/>
              </w:rPr>
              <w:tab/>
            </w:r>
            <w:r w:rsidRPr="00671C8B">
              <w:rPr>
                <w:snapToGrid w:val="0"/>
              </w:rPr>
              <w:tab/>
            </w:r>
            <w:r w:rsidRPr="00671C8B">
              <w:rPr>
                <w:snapToGrid w:val="0"/>
                <w:u w:val="single"/>
              </w:rPr>
              <w:t>1</w:t>
            </w:r>
            <w:r w:rsidRPr="00671C8B">
              <w:rPr>
                <w:snapToGrid w:val="0"/>
              </w:rPr>
              <w:tab/>
            </w:r>
            <w:r w:rsidRPr="00671C8B">
              <w:t>DTR drop</w:t>
            </w:r>
            <w:r>
              <w:t>s</w:t>
            </w:r>
            <w:r w:rsidRPr="00671C8B">
              <w:t xml:space="preserve"> from active to inactive</w:t>
            </w:r>
            <w:r>
              <w:t xml:space="preserve">. </w:t>
            </w:r>
            <w:r w:rsidRPr="00671C8B">
              <w:rPr>
                <w:snapToGrid w:val="0"/>
              </w:rPr>
              <w:t xml:space="preserve">Change to command mode while </w:t>
            </w:r>
            <w:r w:rsidRPr="00671C8B">
              <w:rPr>
                <w:snapToGrid w:val="0"/>
              </w:rPr>
              <w:tab/>
            </w:r>
            <w:r w:rsidRPr="00671C8B">
              <w:rPr>
                <w:snapToGrid w:val="0"/>
              </w:rPr>
              <w:tab/>
            </w:r>
            <w:r w:rsidRPr="00671C8B">
              <w:rPr>
                <w:snapToGrid w:val="0"/>
              </w:rPr>
              <w:tab/>
            </w:r>
            <w:r w:rsidRPr="00671C8B">
              <w:rPr>
                <w:snapToGrid w:val="0"/>
              </w:rPr>
              <w:tab/>
              <w:t>retaining the connected data call</w:t>
            </w:r>
          </w:p>
          <w:p w14:paraId="49B1C32C" w14:textId="77777777" w:rsidR="00E22A5D" w:rsidRPr="003720D4" w:rsidRDefault="00E22A5D" w:rsidP="00166AF3">
            <w:pPr>
              <w:pStyle w:val="TableBody"/>
            </w:pPr>
            <w:r w:rsidRPr="00671C8B">
              <w:rPr>
                <w:snapToGrid w:val="0"/>
              </w:rPr>
              <w:tab/>
            </w:r>
            <w:r w:rsidRPr="00671C8B">
              <w:rPr>
                <w:snapToGrid w:val="0"/>
              </w:rPr>
              <w:tab/>
              <w:t>2</w:t>
            </w:r>
            <w:r w:rsidRPr="00671C8B">
              <w:rPr>
                <w:snapToGrid w:val="0"/>
              </w:rPr>
              <w:tab/>
            </w:r>
            <w:r w:rsidRPr="00671C8B">
              <w:t>DTR drop</w:t>
            </w:r>
            <w:r>
              <w:t>s</w:t>
            </w:r>
            <w:r w:rsidRPr="00671C8B">
              <w:t xml:space="preserve"> from active to inactive</w:t>
            </w:r>
            <w:r>
              <w:rPr>
                <w:snapToGrid w:val="0"/>
              </w:rPr>
              <w:t xml:space="preserve">. </w:t>
            </w:r>
            <w:r w:rsidRPr="00671C8B">
              <w:rPr>
                <w:snapToGrid w:val="0"/>
              </w:rPr>
              <w:t xml:space="preserve">Disconnect data call, change to </w:t>
            </w:r>
            <w:r w:rsidRPr="00671C8B">
              <w:rPr>
                <w:snapToGrid w:val="0"/>
              </w:rPr>
              <w:tab/>
            </w:r>
            <w:r w:rsidRPr="00671C8B">
              <w:rPr>
                <w:snapToGrid w:val="0"/>
              </w:rPr>
              <w:tab/>
            </w:r>
            <w:r w:rsidRPr="00671C8B">
              <w:rPr>
                <w:snapToGrid w:val="0"/>
              </w:rPr>
              <w:tab/>
            </w:r>
            <w:r w:rsidRPr="00671C8B">
              <w:rPr>
                <w:snapToGrid w:val="0"/>
              </w:rPr>
              <w:tab/>
              <w:t xml:space="preserve">command mode. </w:t>
            </w:r>
            <w:r>
              <w:rPr>
                <w:snapToGrid w:val="0"/>
              </w:rPr>
              <w:t>Auto-answer is off during DTR inactive state</w:t>
            </w:r>
          </w:p>
        </w:tc>
      </w:tr>
      <w:tr w:rsidR="00E22A5D" w:rsidRPr="00671C8B" w14:paraId="60D1D4A9" w14:textId="77777777" w:rsidTr="00166AF3">
        <w:trPr>
          <w:trHeight w:val="35"/>
        </w:trPr>
        <w:tc>
          <w:tcPr>
            <w:tcW w:w="1728" w:type="dxa"/>
          </w:tcPr>
          <w:p w14:paraId="6CD8DDCF" w14:textId="77777777" w:rsidR="00E22A5D" w:rsidRPr="00C41274" w:rsidRDefault="00E22A5D" w:rsidP="00166AF3">
            <w:pPr>
              <w:pStyle w:val="TableBody"/>
              <w:rPr>
                <w:u w:val="single"/>
              </w:rPr>
            </w:pPr>
            <w:r w:rsidRPr="00C41274">
              <w:rPr>
                <w:u w:val="single"/>
              </w:rPr>
              <w:t>Reference</w:t>
            </w:r>
          </w:p>
          <w:p w14:paraId="56C24D20" w14:textId="77777777" w:rsidR="00E22A5D" w:rsidRPr="00671C8B" w:rsidRDefault="00E22A5D" w:rsidP="00166AF3">
            <w:pPr>
              <w:pStyle w:val="TableBody"/>
              <w:rPr>
                <w:i/>
              </w:rPr>
            </w:pPr>
            <w:r w:rsidRPr="00C41274">
              <w:t>V.25Ter</w:t>
            </w:r>
          </w:p>
        </w:tc>
        <w:tc>
          <w:tcPr>
            <w:tcW w:w="7560" w:type="dxa"/>
          </w:tcPr>
          <w:p w14:paraId="7715B96F" w14:textId="77777777" w:rsidR="00E22A5D" w:rsidRPr="00C41274" w:rsidRDefault="00E22A5D" w:rsidP="00166AF3">
            <w:pPr>
              <w:pStyle w:val="TableBody"/>
              <w:rPr>
                <w:u w:val="single"/>
              </w:rPr>
            </w:pPr>
            <w:r w:rsidRPr="00C41274">
              <w:rPr>
                <w:u w:val="single"/>
              </w:rPr>
              <w:t>Notes</w:t>
            </w:r>
          </w:p>
          <w:p w14:paraId="1777DE59" w14:textId="77777777" w:rsidR="00E22A5D" w:rsidRDefault="00E22A5D" w:rsidP="0059466D">
            <w:pPr>
              <w:pStyle w:val="TableBody"/>
              <w:numPr>
                <w:ilvl w:val="0"/>
                <w:numId w:val="37"/>
              </w:numPr>
            </w:pPr>
            <w:r>
              <w:t xml:space="preserve">This command </w:t>
            </w:r>
            <w:r w:rsidRPr="00AE67EA">
              <w:t>only applies to data calls</w:t>
            </w:r>
            <w:r>
              <w:t>.</w:t>
            </w:r>
          </w:p>
          <w:p w14:paraId="6C99BC18" w14:textId="77777777" w:rsidR="00E22A5D" w:rsidRPr="00671C8B" w:rsidRDefault="00E22A5D" w:rsidP="0059466D">
            <w:pPr>
              <w:pStyle w:val="TableBody"/>
              <w:numPr>
                <w:ilvl w:val="0"/>
                <w:numId w:val="37"/>
              </w:numPr>
              <w:rPr>
                <w:u w:val="single"/>
              </w:rPr>
            </w:pPr>
            <w:r>
              <w:t>DTR/AT&amp;D</w:t>
            </w:r>
            <w:r w:rsidRPr="00F47E0B">
              <w:t xml:space="preserve"> is only applicable to the USB AT </w:t>
            </w:r>
            <w:r>
              <w:t>port; it has no effect on UART1.</w:t>
            </w:r>
          </w:p>
        </w:tc>
      </w:tr>
    </w:tbl>
    <w:p w14:paraId="6CD83F9E" w14:textId="22DB84E2" w:rsidR="00E22A5D" w:rsidRPr="00671C8B" w:rsidRDefault="00E22A5D" w:rsidP="0059466D">
      <w:pPr>
        <w:pStyle w:val="Heading2"/>
        <w:numPr>
          <w:ilvl w:val="1"/>
          <w:numId w:val="11"/>
        </w:numPr>
        <w:ind w:left="1080" w:hanging="1080"/>
      </w:pPr>
      <w:bookmarkStart w:id="1385" w:name="_Toc486251509"/>
      <w:bookmarkStart w:id="1386" w:name="_Toc489456452"/>
      <w:r w:rsidRPr="00671C8B">
        <w:lastRenderedPageBreak/>
        <w:t xml:space="preserve">&amp;F Command: Restore Factory </w:t>
      </w:r>
      <w:bookmarkEnd w:id="1364"/>
      <w:r w:rsidRPr="00671C8B">
        <w:t>Settings</w:t>
      </w:r>
      <w:bookmarkEnd w:id="1365"/>
      <w:bookmarkEnd w:id="1366"/>
      <w:bookmarkEnd w:id="1367"/>
      <w:bookmarkEnd w:id="1368"/>
      <w:bookmarkEnd w:id="1369"/>
      <w:bookmarkEnd w:id="1370"/>
      <w:bookmarkEnd w:id="1371"/>
      <w:bookmarkEnd w:id="1372"/>
      <w:bookmarkEnd w:id="1373"/>
      <w:bookmarkEnd w:id="1374"/>
      <w:bookmarkEnd w:id="1385"/>
      <w:bookmarkEnd w:id="1386"/>
    </w:p>
    <w:tbl>
      <w:tblPr>
        <w:tblStyle w:val="TableSWIleft"/>
        <w:tblW w:w="9288" w:type="dxa"/>
        <w:tblLayout w:type="fixed"/>
        <w:tblLook w:val="04A0" w:firstRow="1" w:lastRow="0" w:firstColumn="1" w:lastColumn="0" w:noHBand="0" w:noVBand="1"/>
      </w:tblPr>
      <w:tblGrid>
        <w:gridCol w:w="1728"/>
        <w:gridCol w:w="7560"/>
      </w:tblGrid>
      <w:tr w:rsidR="00E22A5D" w:rsidRPr="00671C8B" w14:paraId="047FEC25"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3F0D83A3" w14:textId="3EAD2D90" w:rsidR="00E22A5D" w:rsidRPr="00671C8B" w:rsidRDefault="00E22A5D">
            <w:pPr>
              <w:pStyle w:val="TableRowHead"/>
              <w:spacing w:before="144" w:after="144"/>
              <w:rPr>
                <w:bCs w:val="0"/>
              </w:rPr>
            </w:pPr>
            <w:del w:id="1387" w:author="Alban Roche" w:date="2017-08-02T14:40:00Z">
              <w:r w:rsidDel="00F22490">
                <w:delText>HL7618, HL7618RD, HL7648, HL7650, HL7688, HL7690 and HL7692</w:delText>
              </w:r>
            </w:del>
            <w:ins w:id="1388" w:author="Alban Roche" w:date="2017-08-02T14:40:00Z">
              <w:r w:rsidR="00F22490">
                <w:t>HL7800</w:t>
              </w:r>
            </w:ins>
          </w:p>
        </w:tc>
      </w:tr>
      <w:tr w:rsidR="00E22A5D" w:rsidRPr="00671C8B" w14:paraId="6031E6D2" w14:textId="77777777" w:rsidTr="00166AF3">
        <w:trPr>
          <w:trHeight w:val="35"/>
        </w:trPr>
        <w:tc>
          <w:tcPr>
            <w:tcW w:w="1728" w:type="dxa"/>
          </w:tcPr>
          <w:p w14:paraId="3A92F872" w14:textId="77777777" w:rsidR="00E22A5D" w:rsidRPr="00671C8B" w:rsidRDefault="00E22A5D" w:rsidP="00166AF3">
            <w:pPr>
              <w:pStyle w:val="TableBody"/>
              <w:rPr>
                <w:i/>
              </w:rPr>
            </w:pPr>
            <w:r w:rsidRPr="00671C8B">
              <w:rPr>
                <w:i/>
              </w:rPr>
              <w:t>Execute command</w:t>
            </w:r>
          </w:p>
          <w:p w14:paraId="3351FF50" w14:textId="77777777" w:rsidR="00E22A5D" w:rsidRPr="00671C8B" w:rsidRDefault="00E22A5D" w:rsidP="00166AF3">
            <w:pPr>
              <w:pStyle w:val="TableBody"/>
            </w:pPr>
          </w:p>
          <w:p w14:paraId="6BBC67FE" w14:textId="77777777" w:rsidR="00E22A5D" w:rsidRPr="00671C8B" w:rsidRDefault="00E22A5D" w:rsidP="00166AF3">
            <w:pPr>
              <w:pStyle w:val="TableBody"/>
            </w:pPr>
            <w:r w:rsidRPr="00671C8B">
              <w:rPr>
                <w:u w:val="single"/>
              </w:rPr>
              <w:t>Syntax</w:t>
            </w:r>
          </w:p>
          <w:p w14:paraId="35EE6380" w14:textId="77777777" w:rsidR="00E22A5D" w:rsidRPr="00671C8B" w:rsidRDefault="00E22A5D" w:rsidP="00166AF3">
            <w:pPr>
              <w:pStyle w:val="TableBody"/>
            </w:pPr>
            <w:r w:rsidRPr="00671C8B">
              <w:rPr>
                <w:b/>
              </w:rPr>
              <w:t>AT&amp;F</w:t>
            </w:r>
            <w:r>
              <w:rPr>
                <w:b/>
              </w:rPr>
              <w:t>[&lt;value&gt;]</w:t>
            </w:r>
          </w:p>
        </w:tc>
        <w:tc>
          <w:tcPr>
            <w:tcW w:w="7560" w:type="dxa"/>
          </w:tcPr>
          <w:p w14:paraId="156BF274" w14:textId="77777777" w:rsidR="00E22A5D" w:rsidRPr="00671C8B" w:rsidRDefault="00E22A5D" w:rsidP="00166AF3">
            <w:pPr>
              <w:pStyle w:val="TableBody"/>
              <w:rPr>
                <w:u w:val="single"/>
              </w:rPr>
            </w:pPr>
          </w:p>
          <w:p w14:paraId="69411485" w14:textId="77777777" w:rsidR="00E22A5D" w:rsidRPr="00671C8B" w:rsidRDefault="00E22A5D" w:rsidP="00166AF3">
            <w:pPr>
              <w:pStyle w:val="TableBody"/>
              <w:rPr>
                <w:u w:val="single"/>
              </w:rPr>
            </w:pPr>
          </w:p>
          <w:p w14:paraId="00BD1DFE" w14:textId="77777777" w:rsidR="00E22A5D" w:rsidRPr="00671C8B" w:rsidRDefault="00E22A5D" w:rsidP="00166AF3">
            <w:pPr>
              <w:pStyle w:val="TableBody"/>
              <w:rPr>
                <w:u w:val="single"/>
              </w:rPr>
            </w:pPr>
            <w:r w:rsidRPr="00671C8B">
              <w:rPr>
                <w:u w:val="single"/>
              </w:rPr>
              <w:t>Response</w:t>
            </w:r>
          </w:p>
          <w:p w14:paraId="72344D6C" w14:textId="77777777" w:rsidR="00E22A5D" w:rsidRDefault="00E22A5D" w:rsidP="00166AF3">
            <w:pPr>
              <w:pStyle w:val="TableBody"/>
              <w:rPr>
                <w:b/>
              </w:rPr>
            </w:pPr>
            <w:r w:rsidRPr="00671C8B">
              <w:rPr>
                <w:b/>
              </w:rPr>
              <w:t>OK</w:t>
            </w:r>
          </w:p>
          <w:p w14:paraId="5B8B1242" w14:textId="77777777" w:rsidR="00E22A5D" w:rsidRDefault="00E22A5D" w:rsidP="00166AF3">
            <w:pPr>
              <w:pStyle w:val="TableBody"/>
              <w:rPr>
                <w:b/>
              </w:rPr>
            </w:pPr>
          </w:p>
          <w:p w14:paraId="01485442" w14:textId="77777777" w:rsidR="00E22A5D" w:rsidRDefault="00E22A5D" w:rsidP="00166AF3">
            <w:pPr>
              <w:pStyle w:val="TableBody"/>
            </w:pPr>
            <w:r w:rsidRPr="003720D4">
              <w:rPr>
                <w:u w:val="single"/>
              </w:rPr>
              <w:t>Parameter</w:t>
            </w:r>
          </w:p>
          <w:p w14:paraId="4ED51921" w14:textId="77777777" w:rsidR="00E22A5D" w:rsidRPr="003720D4" w:rsidRDefault="00E22A5D" w:rsidP="00166AF3">
            <w:pPr>
              <w:pStyle w:val="TableBody"/>
            </w:pPr>
            <w:r w:rsidRPr="003720D4">
              <w:rPr>
                <w:b/>
              </w:rPr>
              <w:t>&lt;value&gt;</w:t>
            </w:r>
            <w:r>
              <w:tab/>
              <w:t>0 or Omitted</w:t>
            </w:r>
            <w:r>
              <w:tab/>
            </w:r>
            <w:r>
              <w:tab/>
              <w:t>Restore STORED PROFILE 0 and 1 to factory settings</w:t>
            </w:r>
          </w:p>
        </w:tc>
      </w:tr>
      <w:tr w:rsidR="00E22A5D" w:rsidRPr="00671C8B" w14:paraId="235F3D06" w14:textId="77777777" w:rsidTr="00166AF3">
        <w:trPr>
          <w:trHeight w:val="35"/>
        </w:trPr>
        <w:tc>
          <w:tcPr>
            <w:tcW w:w="1728" w:type="dxa"/>
          </w:tcPr>
          <w:p w14:paraId="7570F7CD" w14:textId="77777777" w:rsidR="00E22A5D" w:rsidRDefault="00E22A5D" w:rsidP="00166AF3">
            <w:pPr>
              <w:pStyle w:val="TableBody"/>
            </w:pPr>
            <w:r>
              <w:rPr>
                <w:u w:val="single"/>
              </w:rPr>
              <w:t>Reference</w:t>
            </w:r>
          </w:p>
          <w:p w14:paraId="09DF7ACC" w14:textId="77777777" w:rsidR="00E22A5D" w:rsidRPr="003720D4" w:rsidRDefault="00E22A5D" w:rsidP="00166AF3">
            <w:pPr>
              <w:pStyle w:val="TableBody"/>
            </w:pPr>
            <w:r>
              <w:t>V.25Ter</w:t>
            </w:r>
          </w:p>
        </w:tc>
        <w:tc>
          <w:tcPr>
            <w:tcW w:w="7560" w:type="dxa"/>
          </w:tcPr>
          <w:p w14:paraId="5D769962" w14:textId="77777777" w:rsidR="00E22A5D" w:rsidRDefault="00E22A5D" w:rsidP="00166AF3">
            <w:pPr>
              <w:pStyle w:val="TableBody"/>
            </w:pPr>
            <w:r>
              <w:rPr>
                <w:u w:val="single"/>
              </w:rPr>
              <w:t>Notes</w:t>
            </w:r>
          </w:p>
          <w:p w14:paraId="29E72410" w14:textId="77777777" w:rsidR="00E22A5D" w:rsidRPr="003720D4" w:rsidRDefault="00E22A5D" w:rsidP="00166AF3">
            <w:pPr>
              <w:pStyle w:val="TableBody"/>
            </w:pPr>
            <w:r>
              <w:t>This command also restores the factory settings to the active profile.</w:t>
            </w:r>
          </w:p>
        </w:tc>
      </w:tr>
      <w:tr w:rsidR="00E22A5D" w:rsidRPr="00671C8B" w14:paraId="1A4BD993" w14:textId="77777777" w:rsidTr="00166AF3">
        <w:trPr>
          <w:trHeight w:val="35"/>
        </w:trPr>
        <w:tc>
          <w:tcPr>
            <w:tcW w:w="1728" w:type="dxa"/>
          </w:tcPr>
          <w:p w14:paraId="17B4E666" w14:textId="77777777" w:rsidR="00E22A5D" w:rsidRDefault="00E22A5D" w:rsidP="00166AF3">
            <w:pPr>
              <w:pStyle w:val="TableBody"/>
              <w:rPr>
                <w:u w:val="single"/>
              </w:rPr>
            </w:pPr>
            <w:r>
              <w:rPr>
                <w:u w:val="single"/>
              </w:rPr>
              <w:t>Examples</w:t>
            </w:r>
          </w:p>
        </w:tc>
        <w:tc>
          <w:tcPr>
            <w:tcW w:w="7560" w:type="dxa"/>
          </w:tcPr>
          <w:p w14:paraId="11F79B05" w14:textId="77777777" w:rsidR="00E22A5D" w:rsidRPr="003720D4" w:rsidRDefault="00E22A5D" w:rsidP="00166AF3">
            <w:pPr>
              <w:pStyle w:val="TableBody"/>
              <w:rPr>
                <w:b/>
              </w:rPr>
            </w:pPr>
            <w:r w:rsidRPr="003720D4">
              <w:rPr>
                <w:b/>
              </w:rPr>
              <w:t>AT&amp;F</w:t>
            </w:r>
          </w:p>
          <w:p w14:paraId="6302B8A0" w14:textId="77777777" w:rsidR="00E22A5D" w:rsidRPr="003720D4" w:rsidRDefault="00E22A5D" w:rsidP="00166AF3">
            <w:pPr>
              <w:pStyle w:val="TableBody"/>
              <w:rPr>
                <w:b/>
              </w:rPr>
            </w:pPr>
            <w:r w:rsidRPr="003720D4">
              <w:rPr>
                <w:b/>
              </w:rPr>
              <w:t>OK</w:t>
            </w:r>
          </w:p>
          <w:p w14:paraId="7A71B999" w14:textId="77777777" w:rsidR="00E22A5D" w:rsidRPr="003720D4" w:rsidRDefault="00E22A5D" w:rsidP="00166AF3">
            <w:pPr>
              <w:pStyle w:val="TableBody"/>
              <w:rPr>
                <w:b/>
              </w:rPr>
            </w:pPr>
          </w:p>
          <w:p w14:paraId="77EA1CDD" w14:textId="77777777" w:rsidR="00E22A5D" w:rsidRPr="003720D4" w:rsidRDefault="00E22A5D" w:rsidP="00166AF3">
            <w:pPr>
              <w:pStyle w:val="TableBody"/>
              <w:rPr>
                <w:b/>
              </w:rPr>
            </w:pPr>
            <w:r w:rsidRPr="003720D4">
              <w:rPr>
                <w:b/>
              </w:rPr>
              <w:t>AT&amp;F0</w:t>
            </w:r>
          </w:p>
          <w:p w14:paraId="6B6234E8" w14:textId="77777777" w:rsidR="00E22A5D" w:rsidRPr="003720D4" w:rsidRDefault="00E22A5D" w:rsidP="00166AF3">
            <w:pPr>
              <w:pStyle w:val="TableBody"/>
              <w:rPr>
                <w:b/>
              </w:rPr>
            </w:pPr>
            <w:r w:rsidRPr="003720D4">
              <w:rPr>
                <w:b/>
              </w:rPr>
              <w:t>OK</w:t>
            </w:r>
          </w:p>
          <w:p w14:paraId="31949467" w14:textId="77777777" w:rsidR="00E22A5D" w:rsidRPr="003720D4" w:rsidRDefault="00E22A5D" w:rsidP="00166AF3">
            <w:pPr>
              <w:pStyle w:val="TableBody"/>
              <w:rPr>
                <w:b/>
              </w:rPr>
            </w:pPr>
          </w:p>
          <w:p w14:paraId="2C0E1174" w14:textId="77777777" w:rsidR="00E22A5D" w:rsidRPr="003720D4" w:rsidRDefault="00E22A5D" w:rsidP="00166AF3">
            <w:pPr>
              <w:pStyle w:val="TableBody"/>
              <w:rPr>
                <w:b/>
              </w:rPr>
            </w:pPr>
            <w:r w:rsidRPr="003720D4">
              <w:rPr>
                <w:b/>
              </w:rPr>
              <w:t>AT&amp;F1</w:t>
            </w:r>
          </w:p>
          <w:p w14:paraId="32C06768" w14:textId="77777777" w:rsidR="00E22A5D" w:rsidRDefault="00E22A5D" w:rsidP="00166AF3">
            <w:pPr>
              <w:pStyle w:val="TableBody"/>
              <w:rPr>
                <w:u w:val="single"/>
              </w:rPr>
            </w:pPr>
            <w:r w:rsidRPr="003720D4">
              <w:rPr>
                <w:b/>
              </w:rPr>
              <w:t>ERROR</w:t>
            </w:r>
          </w:p>
        </w:tc>
      </w:tr>
    </w:tbl>
    <w:p w14:paraId="6AE6993E" w14:textId="77777777" w:rsidR="00E22A5D" w:rsidRPr="00AE67EA" w:rsidRDefault="00E22A5D" w:rsidP="0059466D">
      <w:pPr>
        <w:pStyle w:val="Heading2"/>
        <w:numPr>
          <w:ilvl w:val="1"/>
          <w:numId w:val="11"/>
        </w:numPr>
        <w:ind w:left="1080" w:hanging="1080"/>
      </w:pPr>
      <w:bookmarkStart w:id="1389" w:name="_Toc368922797"/>
      <w:bookmarkStart w:id="1390" w:name="_Toc369096306"/>
      <w:bookmarkStart w:id="1391" w:name="_Toc369270142"/>
      <w:bookmarkStart w:id="1392" w:name="_Toc368922798"/>
      <w:bookmarkStart w:id="1393" w:name="_Toc369096307"/>
      <w:bookmarkStart w:id="1394" w:name="_Toc369270143"/>
      <w:bookmarkStart w:id="1395" w:name="_Toc368922800"/>
      <w:bookmarkStart w:id="1396" w:name="_Toc369096309"/>
      <w:bookmarkStart w:id="1397" w:name="_Toc369270145"/>
      <w:bookmarkStart w:id="1398" w:name="_Toc368922803"/>
      <w:bookmarkStart w:id="1399" w:name="_Toc369096312"/>
      <w:bookmarkStart w:id="1400" w:name="_Toc369270148"/>
      <w:bookmarkStart w:id="1401" w:name="_Toc369683817"/>
      <w:bookmarkStart w:id="1402" w:name="_Toc369683818"/>
      <w:bookmarkStart w:id="1403" w:name="_Toc369683820"/>
      <w:bookmarkStart w:id="1404" w:name="_Toc369683823"/>
      <w:bookmarkStart w:id="1405" w:name="_Toc368922807"/>
      <w:bookmarkStart w:id="1406" w:name="_Toc369096316"/>
      <w:bookmarkStart w:id="1407" w:name="_Toc369270152"/>
      <w:bookmarkStart w:id="1408" w:name="_Toc369683827"/>
      <w:bookmarkStart w:id="1409" w:name="_Toc345081215"/>
      <w:bookmarkStart w:id="1410" w:name="_Toc349752963"/>
      <w:bookmarkStart w:id="1411" w:name="_Toc349753851"/>
      <w:bookmarkStart w:id="1412" w:name="_Ref366743641"/>
      <w:bookmarkStart w:id="1413" w:name="_Ref369078596"/>
      <w:bookmarkStart w:id="1414" w:name="_Toc368585920"/>
      <w:bookmarkStart w:id="1415" w:name="_Ref384283889"/>
      <w:bookmarkStart w:id="1416" w:name="_Ref384283891"/>
      <w:bookmarkStart w:id="1417" w:name="_Ref387740578"/>
      <w:bookmarkStart w:id="1418" w:name="_Ref387740581"/>
      <w:bookmarkStart w:id="1419" w:name="_Toc398286095"/>
      <w:bookmarkStart w:id="1420" w:name="_Ref402354819"/>
      <w:bookmarkStart w:id="1421" w:name="_Ref402354820"/>
      <w:bookmarkStart w:id="1422" w:name="_Toc448912130"/>
      <w:bookmarkStart w:id="1423" w:name="_Ref448916177"/>
      <w:bookmarkStart w:id="1424" w:name="_Toc486251510"/>
      <w:bookmarkStart w:id="1425" w:name="_Toc489456453"/>
      <w:bookmarkStart w:id="1426" w:name="_Toc345081217"/>
      <w:bookmarkStart w:id="1427" w:name="_Toc349752965"/>
      <w:bookmarkStart w:id="1428" w:name="_Toc349753853"/>
      <w:bookmarkStart w:id="1429" w:name="_Ref366743653"/>
      <w:bookmarkStart w:id="1430" w:name="_Ref369078604"/>
      <w:bookmarkStart w:id="1431" w:name="_Toc368585922"/>
      <w:bookmarkStart w:id="1432" w:name="_Ref381793136"/>
      <w:bookmarkStart w:id="1433" w:name="_Ref381793139"/>
      <w:bookmarkStart w:id="1434" w:name="_Ref393184634"/>
      <w:bookmarkStart w:id="1435" w:name="_Ref393184636"/>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commentRangeStart w:id="1436"/>
      <w:r w:rsidRPr="00AE67EA">
        <w:t xml:space="preserve">&amp;W Command: Save Stored </w:t>
      </w:r>
      <w:bookmarkEnd w:id="1409"/>
      <w:r w:rsidRPr="00AE67EA">
        <w:t>Profile</w:t>
      </w:r>
      <w:bookmarkEnd w:id="1410"/>
      <w:bookmarkEnd w:id="1411"/>
      <w:bookmarkEnd w:id="1412"/>
      <w:bookmarkEnd w:id="1413"/>
      <w:bookmarkEnd w:id="1414"/>
      <w:bookmarkEnd w:id="1415"/>
      <w:bookmarkEnd w:id="1416"/>
      <w:bookmarkEnd w:id="1417"/>
      <w:bookmarkEnd w:id="1418"/>
      <w:bookmarkEnd w:id="1419"/>
      <w:bookmarkEnd w:id="1420"/>
      <w:bookmarkEnd w:id="1421"/>
      <w:bookmarkEnd w:id="1422"/>
      <w:commentRangeEnd w:id="1436"/>
      <w:r>
        <w:rPr>
          <w:rStyle w:val="CommentReference"/>
          <w:rFonts w:ascii="Verdana" w:eastAsia="Times New Roman" w:hAnsi="Verdana" w:cs="Times New Roman"/>
          <w:b w:val="0"/>
          <w:lang w:eastAsia="en-US"/>
        </w:rPr>
        <w:commentReference w:id="1436"/>
      </w:r>
      <w:bookmarkEnd w:id="1423"/>
      <w:bookmarkEnd w:id="1424"/>
      <w:bookmarkEnd w:id="1425"/>
    </w:p>
    <w:tbl>
      <w:tblPr>
        <w:tblStyle w:val="TableSWIleft"/>
        <w:tblW w:w="9288" w:type="dxa"/>
        <w:tblLayout w:type="fixed"/>
        <w:tblLook w:val="04A0" w:firstRow="1" w:lastRow="0" w:firstColumn="1" w:lastColumn="0" w:noHBand="0" w:noVBand="1"/>
      </w:tblPr>
      <w:tblGrid>
        <w:gridCol w:w="1728"/>
        <w:gridCol w:w="7560"/>
      </w:tblGrid>
      <w:tr w:rsidR="00E22A5D" w:rsidRPr="00C41274" w14:paraId="135555F2" w14:textId="77777777" w:rsidTr="00166AF3">
        <w:trPr>
          <w:cnfStyle w:val="100000000000" w:firstRow="1" w:lastRow="0" w:firstColumn="0" w:lastColumn="0" w:oddVBand="0" w:evenVBand="0" w:oddHBand="0" w:evenHBand="0" w:firstRowFirstColumn="0" w:firstRowLastColumn="0" w:lastRowFirstColumn="0" w:lastRowLastColumn="0"/>
          <w:trHeight w:val="35"/>
        </w:trPr>
        <w:tc>
          <w:tcPr>
            <w:tcW w:w="9288" w:type="dxa"/>
            <w:gridSpan w:val="2"/>
          </w:tcPr>
          <w:p w14:paraId="2B91CC3F" w14:textId="14B9C129" w:rsidR="00E22A5D" w:rsidRPr="00C41274" w:rsidRDefault="00E22A5D">
            <w:pPr>
              <w:pStyle w:val="TableRowHead"/>
              <w:spacing w:before="144" w:after="144"/>
            </w:pPr>
            <w:del w:id="1437" w:author="Alban Roche" w:date="2017-08-02T14:40:00Z">
              <w:r w:rsidDel="00F22490">
                <w:delText>HL7618, HL7618RD, HL7648, HL7650, HL7688, HL7690 and HL7692</w:delText>
              </w:r>
            </w:del>
            <w:ins w:id="1438" w:author="Alban Roche" w:date="2017-08-02T14:40:00Z">
              <w:r w:rsidR="00F22490">
                <w:t>HL7800</w:t>
              </w:r>
            </w:ins>
          </w:p>
        </w:tc>
      </w:tr>
      <w:tr w:rsidR="00E22A5D" w:rsidRPr="00C41274" w14:paraId="4614DC4F" w14:textId="77777777" w:rsidTr="00166AF3">
        <w:trPr>
          <w:cantSplit w:val="0"/>
          <w:trHeight w:val="1214"/>
        </w:trPr>
        <w:tc>
          <w:tcPr>
            <w:tcW w:w="1728" w:type="dxa"/>
          </w:tcPr>
          <w:p w14:paraId="4BCEDC36" w14:textId="77777777" w:rsidR="00E22A5D" w:rsidRPr="00C41274" w:rsidRDefault="00E22A5D" w:rsidP="00166AF3">
            <w:pPr>
              <w:pStyle w:val="TableBody"/>
              <w:rPr>
                <w:i/>
              </w:rPr>
            </w:pPr>
            <w:r w:rsidRPr="00C41274">
              <w:rPr>
                <w:i/>
              </w:rPr>
              <w:t>Execute command</w:t>
            </w:r>
          </w:p>
          <w:p w14:paraId="59E2DF67" w14:textId="77777777" w:rsidR="00E22A5D" w:rsidRPr="00C41274" w:rsidRDefault="00E22A5D" w:rsidP="00166AF3">
            <w:pPr>
              <w:pStyle w:val="TableBody"/>
            </w:pPr>
          </w:p>
          <w:p w14:paraId="6FA15FD0" w14:textId="77777777" w:rsidR="00E22A5D" w:rsidRPr="00C41274" w:rsidRDefault="00E22A5D" w:rsidP="00166AF3">
            <w:pPr>
              <w:pStyle w:val="TableBody"/>
              <w:rPr>
                <w:u w:val="single"/>
              </w:rPr>
            </w:pPr>
            <w:r w:rsidRPr="00C41274">
              <w:rPr>
                <w:u w:val="single"/>
              </w:rPr>
              <w:t>Syntax</w:t>
            </w:r>
          </w:p>
          <w:p w14:paraId="1CE58FE6" w14:textId="77777777" w:rsidR="00E22A5D" w:rsidRPr="003720D4" w:rsidRDefault="00E22A5D" w:rsidP="00166AF3">
            <w:pPr>
              <w:pStyle w:val="TableBody"/>
              <w:rPr>
                <w:b/>
              </w:rPr>
            </w:pPr>
            <w:r>
              <w:rPr>
                <w:b/>
              </w:rPr>
              <w:t>AT&amp;W[&lt;value&gt;]</w:t>
            </w:r>
          </w:p>
        </w:tc>
        <w:tc>
          <w:tcPr>
            <w:tcW w:w="7560" w:type="dxa"/>
          </w:tcPr>
          <w:p w14:paraId="2DCE1C3C" w14:textId="77777777" w:rsidR="00E22A5D" w:rsidRDefault="00E22A5D" w:rsidP="00166AF3">
            <w:pPr>
              <w:pStyle w:val="TableBody"/>
            </w:pPr>
          </w:p>
          <w:p w14:paraId="571DEDAE" w14:textId="77777777" w:rsidR="00E22A5D" w:rsidRPr="00C41274" w:rsidRDefault="00E22A5D" w:rsidP="00166AF3">
            <w:pPr>
              <w:pStyle w:val="TableBody"/>
            </w:pPr>
          </w:p>
          <w:p w14:paraId="32341BC8" w14:textId="77777777" w:rsidR="00E22A5D" w:rsidRPr="00C41274" w:rsidRDefault="00E22A5D" w:rsidP="00166AF3">
            <w:pPr>
              <w:pStyle w:val="TableBody"/>
              <w:rPr>
                <w:u w:val="single"/>
              </w:rPr>
            </w:pPr>
            <w:r w:rsidRPr="00C41274">
              <w:rPr>
                <w:u w:val="single"/>
              </w:rPr>
              <w:t>Response</w:t>
            </w:r>
          </w:p>
          <w:p w14:paraId="141A8CE5" w14:textId="77777777" w:rsidR="00E22A5D" w:rsidRPr="00C41274" w:rsidRDefault="00E22A5D" w:rsidP="00166AF3">
            <w:pPr>
              <w:pStyle w:val="TableBody"/>
              <w:rPr>
                <w:b/>
              </w:rPr>
            </w:pPr>
            <w:r w:rsidRPr="00C41274">
              <w:rPr>
                <w:b/>
              </w:rPr>
              <w:t>OK</w:t>
            </w:r>
          </w:p>
          <w:p w14:paraId="599BDA5F" w14:textId="77777777" w:rsidR="00E22A5D" w:rsidRPr="00C41274" w:rsidRDefault="00E22A5D" w:rsidP="00166AF3">
            <w:pPr>
              <w:pStyle w:val="TableBody"/>
            </w:pPr>
          </w:p>
          <w:p w14:paraId="4B155CA8" w14:textId="77777777" w:rsidR="00E22A5D" w:rsidRPr="00C41274" w:rsidRDefault="00E22A5D" w:rsidP="00166AF3">
            <w:pPr>
              <w:pStyle w:val="TableBody"/>
              <w:rPr>
                <w:u w:val="single"/>
              </w:rPr>
            </w:pPr>
            <w:r w:rsidRPr="00C41274">
              <w:rPr>
                <w:u w:val="single"/>
              </w:rPr>
              <w:t>Parameters</w:t>
            </w:r>
          </w:p>
          <w:p w14:paraId="0D907353" w14:textId="77777777" w:rsidR="00E22A5D" w:rsidRPr="00CE680C" w:rsidRDefault="00E22A5D" w:rsidP="00166AF3">
            <w:pPr>
              <w:pStyle w:val="TableBody"/>
              <w:rPr>
                <w:rFonts w:eastAsia="PMingLiU"/>
              </w:rPr>
            </w:pPr>
            <w:r>
              <w:rPr>
                <w:b/>
              </w:rPr>
              <w:t>&lt;value&gt;</w:t>
            </w:r>
            <w:r>
              <w:tab/>
              <w:t>0 or Omitted</w:t>
            </w:r>
            <w:r>
              <w:tab/>
              <w:t xml:space="preserve">     </w:t>
            </w:r>
            <w:r w:rsidRPr="00CE680C">
              <w:t>Save in STORED PROFILE 0</w:t>
            </w:r>
          </w:p>
          <w:p w14:paraId="79A4E5E8" w14:textId="77777777" w:rsidR="00E22A5D" w:rsidRDefault="00E22A5D" w:rsidP="00166AF3">
            <w:pPr>
              <w:pStyle w:val="TableBody"/>
            </w:pPr>
            <w:r>
              <w:tab/>
            </w:r>
            <w:r w:rsidRPr="00CE680C">
              <w:tab/>
              <w:t>1</w:t>
            </w:r>
            <w:r w:rsidRPr="00CE680C">
              <w:tab/>
            </w:r>
            <w:r>
              <w:tab/>
              <w:t xml:space="preserve">     </w:t>
            </w:r>
            <w:r w:rsidRPr="00CE680C">
              <w:t>Save in STORED PROFILE 1</w:t>
            </w:r>
          </w:p>
        </w:tc>
      </w:tr>
      <w:tr w:rsidR="00E22A5D" w:rsidRPr="00C41274" w14:paraId="21E9D05E" w14:textId="77777777" w:rsidTr="00166AF3">
        <w:trPr>
          <w:cantSplit w:val="0"/>
          <w:trHeight w:val="539"/>
        </w:trPr>
        <w:tc>
          <w:tcPr>
            <w:tcW w:w="1728" w:type="dxa"/>
          </w:tcPr>
          <w:p w14:paraId="29549340" w14:textId="77777777" w:rsidR="00E22A5D" w:rsidRPr="00C41274" w:rsidRDefault="00E22A5D" w:rsidP="00166AF3">
            <w:pPr>
              <w:pStyle w:val="TableBody"/>
              <w:rPr>
                <w:i/>
              </w:rPr>
            </w:pPr>
            <w:r w:rsidRPr="00C41274">
              <w:rPr>
                <w:u w:val="single"/>
              </w:rPr>
              <w:t>Reference</w:t>
            </w:r>
          </w:p>
          <w:p w14:paraId="2CA1BBD8" w14:textId="77777777" w:rsidR="00E22A5D" w:rsidRPr="00C41274" w:rsidRDefault="00E22A5D" w:rsidP="00166AF3">
            <w:pPr>
              <w:pStyle w:val="TableBody"/>
              <w:rPr>
                <w:u w:val="single"/>
              </w:rPr>
            </w:pPr>
            <w:r>
              <w:t>V.25Ter</w:t>
            </w:r>
          </w:p>
        </w:tc>
        <w:tc>
          <w:tcPr>
            <w:tcW w:w="7560" w:type="dxa"/>
          </w:tcPr>
          <w:p w14:paraId="53B00CC8" w14:textId="77777777" w:rsidR="00E22A5D" w:rsidRPr="00C41274" w:rsidRDefault="00E22A5D" w:rsidP="00166AF3">
            <w:pPr>
              <w:pStyle w:val="TableBody"/>
              <w:rPr>
                <w:u w:val="single"/>
              </w:rPr>
            </w:pPr>
            <w:r w:rsidRPr="00C41274">
              <w:rPr>
                <w:u w:val="single"/>
              </w:rPr>
              <w:t>Notes</w:t>
            </w:r>
          </w:p>
          <w:p w14:paraId="23E74128" w14:textId="77777777" w:rsidR="00E22A5D" w:rsidRPr="009D458C" w:rsidRDefault="00E22A5D" w:rsidP="0059466D">
            <w:pPr>
              <w:pStyle w:val="TableBody"/>
              <w:keepNext/>
              <w:numPr>
                <w:ilvl w:val="0"/>
                <w:numId w:val="42"/>
              </w:numPr>
            </w:pPr>
            <w:r>
              <w:t>This command saves the current configuration in a non-erasable place</w:t>
            </w:r>
            <w:r w:rsidRPr="003720D4">
              <w:t>.</w:t>
            </w:r>
          </w:p>
          <w:p w14:paraId="79BB4F9A" w14:textId="77777777" w:rsidR="00E22A5D" w:rsidRPr="0046666A" w:rsidRDefault="00E22A5D" w:rsidP="0059466D">
            <w:pPr>
              <w:pStyle w:val="TableBody"/>
              <w:keepNext/>
              <w:numPr>
                <w:ilvl w:val="0"/>
                <w:numId w:val="42"/>
              </w:numPr>
              <w:rPr>
                <w:u w:val="single"/>
              </w:rPr>
            </w:pPr>
            <w:commentRangeStart w:id="1439"/>
            <w:r>
              <w:t>&amp;R, S05, S06 and S08 have no effect. Their parameters are not saved in non-volatile memory.</w:t>
            </w:r>
            <w:commentRangeEnd w:id="1439"/>
            <w:r>
              <w:rPr>
                <w:rStyle w:val="CommentReference"/>
                <w:rFonts w:ascii="Verdana" w:hAnsi="Verdana" w:cs="Times New Roman"/>
                <w:lang w:eastAsia="en-US"/>
              </w:rPr>
              <w:commentReference w:id="1439"/>
            </w:r>
          </w:p>
        </w:tc>
      </w:tr>
      <w:tr w:rsidR="00E22A5D" w:rsidRPr="00C41274" w14:paraId="26678E48" w14:textId="77777777" w:rsidTr="00166AF3">
        <w:trPr>
          <w:cantSplit w:val="0"/>
          <w:trHeight w:val="72"/>
        </w:trPr>
        <w:tc>
          <w:tcPr>
            <w:tcW w:w="1728" w:type="dxa"/>
          </w:tcPr>
          <w:p w14:paraId="21EB5EB9" w14:textId="77777777" w:rsidR="00E22A5D" w:rsidRPr="00C41274" w:rsidRDefault="00E22A5D" w:rsidP="00166AF3">
            <w:pPr>
              <w:pStyle w:val="TableBody"/>
              <w:rPr>
                <w:u w:val="single"/>
              </w:rPr>
            </w:pPr>
            <w:r>
              <w:rPr>
                <w:u w:val="single"/>
              </w:rPr>
              <w:t>Examples</w:t>
            </w:r>
          </w:p>
        </w:tc>
        <w:tc>
          <w:tcPr>
            <w:tcW w:w="7560" w:type="dxa"/>
          </w:tcPr>
          <w:p w14:paraId="5D9D9800" w14:textId="77777777" w:rsidR="00E22A5D" w:rsidRPr="006827C8" w:rsidRDefault="00E22A5D" w:rsidP="00166AF3">
            <w:pPr>
              <w:pStyle w:val="TableBody"/>
            </w:pPr>
            <w:r w:rsidRPr="006827C8">
              <w:rPr>
                <w:b/>
              </w:rPr>
              <w:t>AT&amp;W</w:t>
            </w:r>
            <w:r w:rsidRPr="006827C8">
              <w:rPr>
                <w:b/>
              </w:rPr>
              <w:tab/>
            </w:r>
            <w:r>
              <w:tab/>
              <w:t>//</w:t>
            </w:r>
            <w:r w:rsidRPr="00125D04">
              <w:t xml:space="preserve"> Save current configuration to Profile 0</w:t>
            </w:r>
          </w:p>
          <w:p w14:paraId="01DD2C11" w14:textId="77777777" w:rsidR="00E22A5D" w:rsidRPr="006827C8" w:rsidRDefault="00E22A5D" w:rsidP="00166AF3">
            <w:pPr>
              <w:pStyle w:val="TableBody"/>
              <w:rPr>
                <w:b/>
              </w:rPr>
            </w:pPr>
            <w:r w:rsidRPr="006827C8">
              <w:rPr>
                <w:b/>
              </w:rPr>
              <w:t>OK</w:t>
            </w:r>
            <w:r w:rsidRPr="006827C8">
              <w:rPr>
                <w:b/>
              </w:rPr>
              <w:tab/>
            </w:r>
          </w:p>
          <w:p w14:paraId="1CF04984" w14:textId="77777777" w:rsidR="00E22A5D" w:rsidRPr="006827C8" w:rsidRDefault="00E22A5D" w:rsidP="00166AF3">
            <w:pPr>
              <w:pStyle w:val="TableBody"/>
            </w:pPr>
            <w:r w:rsidRPr="006827C8">
              <w:tab/>
            </w:r>
          </w:p>
          <w:p w14:paraId="49410F6B" w14:textId="77777777" w:rsidR="00E22A5D" w:rsidRPr="006827C8" w:rsidRDefault="00E22A5D" w:rsidP="00166AF3">
            <w:pPr>
              <w:pStyle w:val="TableBody"/>
            </w:pPr>
            <w:r w:rsidRPr="006827C8">
              <w:rPr>
                <w:b/>
              </w:rPr>
              <w:t>AT&amp;W0</w:t>
            </w:r>
            <w:r w:rsidRPr="006827C8">
              <w:tab/>
            </w:r>
            <w:r>
              <w:t>//</w:t>
            </w:r>
            <w:r w:rsidRPr="00CC0FC7">
              <w:t xml:space="preserve"> Save current configuration to Profile 0</w:t>
            </w:r>
          </w:p>
          <w:p w14:paraId="5FF94AC5" w14:textId="77777777" w:rsidR="00E22A5D" w:rsidRPr="006827C8" w:rsidRDefault="00E22A5D" w:rsidP="00166AF3">
            <w:pPr>
              <w:pStyle w:val="TableBody"/>
              <w:rPr>
                <w:b/>
              </w:rPr>
            </w:pPr>
            <w:r w:rsidRPr="006827C8">
              <w:rPr>
                <w:b/>
              </w:rPr>
              <w:t>OK</w:t>
            </w:r>
            <w:r w:rsidRPr="006827C8">
              <w:rPr>
                <w:b/>
              </w:rPr>
              <w:tab/>
            </w:r>
          </w:p>
          <w:p w14:paraId="79B64BAB" w14:textId="77777777" w:rsidR="00E22A5D" w:rsidRPr="006827C8" w:rsidRDefault="00E22A5D" w:rsidP="00166AF3">
            <w:pPr>
              <w:pStyle w:val="TableBody"/>
              <w:rPr>
                <w:b/>
              </w:rPr>
            </w:pPr>
          </w:p>
          <w:p w14:paraId="6181D2BC" w14:textId="77777777" w:rsidR="00E22A5D" w:rsidRPr="006827C8" w:rsidRDefault="00E22A5D" w:rsidP="00166AF3">
            <w:pPr>
              <w:pStyle w:val="TableBody"/>
            </w:pPr>
            <w:r w:rsidRPr="006827C8">
              <w:rPr>
                <w:b/>
              </w:rPr>
              <w:t>AT&amp;W1</w:t>
            </w:r>
            <w:r w:rsidRPr="006827C8">
              <w:tab/>
            </w:r>
            <w:r>
              <w:t>//</w:t>
            </w:r>
            <w:r w:rsidRPr="00BB1AEC">
              <w:t xml:space="preserve"> Save current configuration to Profile 1</w:t>
            </w:r>
          </w:p>
          <w:p w14:paraId="4C7E5AA0" w14:textId="77777777" w:rsidR="00E22A5D" w:rsidRPr="006827C8" w:rsidRDefault="00E22A5D" w:rsidP="00166AF3">
            <w:pPr>
              <w:pStyle w:val="TableBody"/>
              <w:rPr>
                <w:b/>
              </w:rPr>
            </w:pPr>
            <w:r w:rsidRPr="006827C8">
              <w:rPr>
                <w:b/>
              </w:rPr>
              <w:t>OK</w:t>
            </w:r>
            <w:r w:rsidRPr="006827C8">
              <w:rPr>
                <w:b/>
              </w:rPr>
              <w:tab/>
            </w:r>
          </w:p>
        </w:tc>
      </w:tr>
    </w:tbl>
    <w:p w14:paraId="6DCA380B" w14:textId="77777777" w:rsidR="00E22A5D" w:rsidRPr="00AE67EA" w:rsidRDefault="00E22A5D" w:rsidP="0059466D">
      <w:pPr>
        <w:pStyle w:val="Heading2"/>
        <w:numPr>
          <w:ilvl w:val="1"/>
          <w:numId w:val="11"/>
        </w:numPr>
        <w:ind w:left="1080" w:hanging="1080"/>
      </w:pPr>
      <w:bookmarkStart w:id="1440" w:name="_Toc345081216"/>
      <w:bookmarkStart w:id="1441" w:name="_Toc349752964"/>
      <w:bookmarkStart w:id="1442" w:name="_Toc349753852"/>
      <w:bookmarkStart w:id="1443" w:name="_Ref366743648"/>
      <w:bookmarkStart w:id="1444" w:name="_Ref369078600"/>
      <w:bookmarkStart w:id="1445" w:name="_Toc368585921"/>
      <w:bookmarkStart w:id="1446" w:name="_Ref372105846"/>
      <w:bookmarkStart w:id="1447" w:name="_Ref387740585"/>
      <w:bookmarkStart w:id="1448" w:name="_Ref387740587"/>
      <w:bookmarkStart w:id="1449" w:name="_Toc398286096"/>
      <w:bookmarkStart w:id="1450" w:name="_Ref402354821"/>
      <w:bookmarkStart w:id="1451" w:name="_Ref402354822"/>
      <w:bookmarkStart w:id="1452" w:name="_Toc448912131"/>
      <w:bookmarkStart w:id="1453" w:name="_Ref448916182"/>
      <w:bookmarkStart w:id="1454" w:name="_Toc486251511"/>
      <w:bookmarkStart w:id="1455" w:name="_Toc489456454"/>
      <w:commentRangeStart w:id="1456"/>
      <w:r w:rsidRPr="00AE67EA">
        <w:lastRenderedPageBreak/>
        <w:t xml:space="preserve">&amp;V Command: Display Current </w:t>
      </w:r>
      <w:bookmarkEnd w:id="1440"/>
      <w:r w:rsidRPr="00AE67EA">
        <w:t>Configuration</w:t>
      </w:r>
      <w:bookmarkEnd w:id="1441"/>
      <w:bookmarkEnd w:id="1442"/>
      <w:bookmarkEnd w:id="1443"/>
      <w:bookmarkEnd w:id="1444"/>
      <w:bookmarkEnd w:id="1445"/>
      <w:bookmarkEnd w:id="1446"/>
      <w:bookmarkEnd w:id="1447"/>
      <w:bookmarkEnd w:id="1448"/>
      <w:bookmarkEnd w:id="1449"/>
      <w:bookmarkEnd w:id="1450"/>
      <w:bookmarkEnd w:id="1451"/>
      <w:bookmarkEnd w:id="1452"/>
      <w:commentRangeEnd w:id="1456"/>
      <w:r>
        <w:rPr>
          <w:rStyle w:val="CommentReference"/>
          <w:rFonts w:ascii="Verdana" w:eastAsia="Times New Roman" w:hAnsi="Verdana" w:cs="Times New Roman"/>
          <w:b w:val="0"/>
          <w:lang w:eastAsia="en-US"/>
        </w:rPr>
        <w:commentReference w:id="1456"/>
      </w:r>
      <w:bookmarkEnd w:id="1453"/>
      <w:bookmarkEnd w:id="1454"/>
      <w:bookmarkEnd w:id="1455"/>
    </w:p>
    <w:tbl>
      <w:tblPr>
        <w:tblStyle w:val="TableSWIleft"/>
        <w:tblW w:w="9288" w:type="dxa"/>
        <w:tblLayout w:type="fixed"/>
        <w:tblLook w:val="04A0" w:firstRow="1" w:lastRow="0" w:firstColumn="1" w:lastColumn="0" w:noHBand="0" w:noVBand="1"/>
      </w:tblPr>
      <w:tblGrid>
        <w:gridCol w:w="1728"/>
        <w:gridCol w:w="7560"/>
      </w:tblGrid>
      <w:tr w:rsidR="00E22A5D" w:rsidRPr="00C41274" w14:paraId="638797EE"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01D500AD" w14:textId="3533FF30" w:rsidR="00E22A5D" w:rsidRPr="00C41274" w:rsidRDefault="00E22A5D">
            <w:pPr>
              <w:pStyle w:val="TableRowHead"/>
              <w:spacing w:before="144" w:after="144"/>
              <w:rPr>
                <w:bCs w:val="0"/>
              </w:rPr>
            </w:pPr>
            <w:del w:id="1457" w:author="Alban Roche" w:date="2017-08-02T14:40:00Z">
              <w:r w:rsidDel="00F22490">
                <w:delText>HL7618, HL7618RD, HL7648, HL7650, HL7688, HL7690 and HL7692</w:delText>
              </w:r>
            </w:del>
            <w:ins w:id="1458" w:author="Alban Roche" w:date="2017-08-02T14:40:00Z">
              <w:r w:rsidR="00F22490">
                <w:t>HL7800</w:t>
              </w:r>
            </w:ins>
          </w:p>
        </w:tc>
      </w:tr>
      <w:tr w:rsidR="00E22A5D" w:rsidRPr="00C41274" w14:paraId="092045DD" w14:textId="77777777" w:rsidTr="00166AF3">
        <w:trPr>
          <w:cantSplit w:val="0"/>
          <w:trHeight w:val="35"/>
        </w:trPr>
        <w:tc>
          <w:tcPr>
            <w:tcW w:w="1728" w:type="dxa"/>
          </w:tcPr>
          <w:p w14:paraId="63DC704F" w14:textId="77777777" w:rsidR="00E22A5D" w:rsidRPr="00C41274" w:rsidRDefault="00E22A5D" w:rsidP="00166AF3">
            <w:pPr>
              <w:pStyle w:val="TableBody"/>
              <w:widowControl w:val="0"/>
              <w:rPr>
                <w:i/>
              </w:rPr>
            </w:pPr>
            <w:r w:rsidRPr="00C41274">
              <w:rPr>
                <w:i/>
              </w:rPr>
              <w:t>Execute command</w:t>
            </w:r>
          </w:p>
          <w:p w14:paraId="1ACD784B" w14:textId="77777777" w:rsidR="00E22A5D" w:rsidRPr="00C41274" w:rsidRDefault="00E22A5D" w:rsidP="00166AF3">
            <w:pPr>
              <w:pStyle w:val="TableBody"/>
              <w:widowControl w:val="0"/>
            </w:pPr>
          </w:p>
          <w:p w14:paraId="578C96CF" w14:textId="77777777" w:rsidR="00E22A5D" w:rsidRPr="00C41274" w:rsidRDefault="00E22A5D" w:rsidP="00166AF3">
            <w:pPr>
              <w:pStyle w:val="TableBody"/>
              <w:widowControl w:val="0"/>
              <w:rPr>
                <w:u w:val="single"/>
              </w:rPr>
            </w:pPr>
            <w:r w:rsidRPr="00C41274">
              <w:rPr>
                <w:u w:val="single"/>
              </w:rPr>
              <w:t>Syntax</w:t>
            </w:r>
          </w:p>
          <w:p w14:paraId="47825A91" w14:textId="77777777" w:rsidR="00E22A5D" w:rsidRPr="003720D4" w:rsidRDefault="00E22A5D" w:rsidP="00166AF3">
            <w:pPr>
              <w:pStyle w:val="TableBody"/>
              <w:widowControl w:val="0"/>
              <w:rPr>
                <w:b/>
              </w:rPr>
            </w:pPr>
            <w:r w:rsidRPr="00C41274">
              <w:rPr>
                <w:b/>
              </w:rPr>
              <w:t>AT&amp;V[&lt;value&gt;]</w:t>
            </w:r>
          </w:p>
        </w:tc>
        <w:tc>
          <w:tcPr>
            <w:tcW w:w="7560" w:type="dxa"/>
          </w:tcPr>
          <w:p w14:paraId="6ED93E92" w14:textId="77777777" w:rsidR="00E22A5D" w:rsidRPr="00C41274" w:rsidRDefault="00E22A5D" w:rsidP="00166AF3">
            <w:pPr>
              <w:pStyle w:val="TableBody"/>
              <w:widowControl w:val="0"/>
              <w:rPr>
                <w:u w:val="single"/>
              </w:rPr>
            </w:pPr>
          </w:p>
          <w:p w14:paraId="1F425556" w14:textId="77777777" w:rsidR="00E22A5D" w:rsidRPr="00C41274" w:rsidRDefault="00E22A5D" w:rsidP="00166AF3">
            <w:pPr>
              <w:pStyle w:val="TableBody"/>
              <w:widowControl w:val="0"/>
              <w:rPr>
                <w:u w:val="single"/>
              </w:rPr>
            </w:pPr>
          </w:p>
          <w:p w14:paraId="4ED0861B" w14:textId="77777777" w:rsidR="00E22A5D" w:rsidRPr="00C41274" w:rsidRDefault="00E22A5D" w:rsidP="00166AF3">
            <w:pPr>
              <w:pStyle w:val="TableBody"/>
              <w:widowControl w:val="0"/>
              <w:rPr>
                <w:u w:val="single"/>
              </w:rPr>
            </w:pPr>
            <w:r w:rsidRPr="00C41274">
              <w:rPr>
                <w:u w:val="single"/>
              </w:rPr>
              <w:t>Response</w:t>
            </w:r>
          </w:p>
          <w:p w14:paraId="30B586B0" w14:textId="77777777" w:rsidR="00E22A5D" w:rsidRPr="00C41274" w:rsidRDefault="00E22A5D" w:rsidP="00166AF3">
            <w:pPr>
              <w:pStyle w:val="TableBody"/>
              <w:widowControl w:val="0"/>
              <w:rPr>
                <w:b/>
                <w:lang w:eastAsia="zh-CN"/>
              </w:rPr>
            </w:pPr>
            <w:r w:rsidRPr="00C41274">
              <w:rPr>
                <w:b/>
              </w:rPr>
              <w:t>ACTIVE PROFILE: &lt;current configuration&gt;</w:t>
            </w:r>
          </w:p>
          <w:p w14:paraId="3EFCCF5A" w14:textId="77777777" w:rsidR="00E22A5D" w:rsidRPr="00C41274" w:rsidRDefault="00E22A5D" w:rsidP="00166AF3">
            <w:pPr>
              <w:pStyle w:val="TableBody"/>
              <w:widowControl w:val="0"/>
              <w:rPr>
                <w:b/>
                <w:lang w:eastAsia="zh-CN"/>
              </w:rPr>
            </w:pPr>
            <w:r w:rsidRPr="00C41274">
              <w:rPr>
                <w:b/>
              </w:rPr>
              <w:t>STORED PROFILE 0: &lt;user default configuration&gt;</w:t>
            </w:r>
          </w:p>
          <w:p w14:paraId="03AB7921" w14:textId="77777777" w:rsidR="00E22A5D" w:rsidRPr="00C41274" w:rsidRDefault="00E22A5D" w:rsidP="00166AF3">
            <w:pPr>
              <w:pStyle w:val="TableBody"/>
              <w:widowControl w:val="0"/>
              <w:rPr>
                <w:b/>
              </w:rPr>
            </w:pPr>
            <w:r>
              <w:rPr>
                <w:b/>
              </w:rPr>
              <w:t>STORED PROFILE 1: &lt;manufacturer</w:t>
            </w:r>
            <w:r w:rsidRPr="00C41274">
              <w:rPr>
                <w:b/>
              </w:rPr>
              <w:t xml:space="preserve"> configuration&gt;</w:t>
            </w:r>
          </w:p>
          <w:p w14:paraId="64529AC3" w14:textId="77777777" w:rsidR="00E22A5D" w:rsidRPr="004F0F1F" w:rsidRDefault="00E22A5D" w:rsidP="00166AF3">
            <w:pPr>
              <w:pStyle w:val="TableBody"/>
              <w:widowControl w:val="0"/>
              <w:rPr>
                <w:b/>
                <w:lang w:eastAsia="zh-CN"/>
              </w:rPr>
            </w:pPr>
            <w:r w:rsidRPr="0077536E">
              <w:rPr>
                <w:b/>
                <w:lang w:eastAsia="zh-CN"/>
              </w:rPr>
              <w:t>OK</w:t>
            </w:r>
          </w:p>
          <w:p w14:paraId="50081862" w14:textId="77777777" w:rsidR="00E22A5D" w:rsidRPr="00C41274" w:rsidRDefault="00E22A5D" w:rsidP="00166AF3">
            <w:pPr>
              <w:pStyle w:val="TableBody"/>
              <w:widowControl w:val="0"/>
              <w:rPr>
                <w:lang w:eastAsia="zh-CN"/>
              </w:rPr>
            </w:pPr>
          </w:p>
          <w:p w14:paraId="619C56DE" w14:textId="77777777" w:rsidR="00E22A5D" w:rsidRPr="00C41274" w:rsidRDefault="00E22A5D" w:rsidP="00166AF3">
            <w:pPr>
              <w:pStyle w:val="TableBody"/>
              <w:widowControl w:val="0"/>
              <w:rPr>
                <w:u w:val="single"/>
              </w:rPr>
            </w:pPr>
            <w:r w:rsidRPr="00C41274">
              <w:rPr>
                <w:u w:val="single"/>
              </w:rPr>
              <w:t>Parameter</w:t>
            </w:r>
          </w:p>
          <w:p w14:paraId="45BD78BC" w14:textId="77777777" w:rsidR="00E22A5D" w:rsidRDefault="00E22A5D" w:rsidP="00166AF3">
            <w:pPr>
              <w:pStyle w:val="TableBody"/>
              <w:widowControl w:val="0"/>
              <w:rPr>
                <w:rFonts w:eastAsia="PMingLiU"/>
                <w:snapToGrid w:val="0"/>
                <w:lang w:eastAsia="zh-TW"/>
              </w:rPr>
            </w:pPr>
            <w:r w:rsidRPr="00C41274">
              <w:rPr>
                <w:b/>
              </w:rPr>
              <w:t>&lt;value&gt;</w:t>
            </w:r>
            <w:r w:rsidRPr="00C41274">
              <w:rPr>
                <w:snapToGrid w:val="0"/>
              </w:rPr>
              <w:tab/>
            </w:r>
            <w:r w:rsidRPr="00C41274">
              <w:rPr>
                <w:snapToGrid w:val="0"/>
                <w:u w:val="single"/>
              </w:rPr>
              <w:t>0</w:t>
            </w:r>
            <w:r>
              <w:rPr>
                <w:snapToGrid w:val="0"/>
              </w:rPr>
              <w:tab/>
              <w:t>P</w:t>
            </w:r>
            <w:r w:rsidRPr="00C41274">
              <w:rPr>
                <w:snapToGrid w:val="0"/>
              </w:rPr>
              <w:t>rofile number</w:t>
            </w:r>
          </w:p>
          <w:p w14:paraId="10CDA854" w14:textId="77777777" w:rsidR="00E22A5D" w:rsidRDefault="00E22A5D" w:rsidP="00166AF3">
            <w:pPr>
              <w:pStyle w:val="TableBody"/>
              <w:widowControl w:val="0"/>
              <w:rPr>
                <w:rFonts w:eastAsia="PMingLiU"/>
                <w:snapToGrid w:val="0"/>
                <w:lang w:eastAsia="zh-TW"/>
              </w:rPr>
            </w:pPr>
          </w:p>
          <w:p w14:paraId="3CBF64CD" w14:textId="77777777" w:rsidR="00E22A5D" w:rsidRDefault="00E22A5D" w:rsidP="00166AF3">
            <w:pPr>
              <w:pStyle w:val="TableBody"/>
              <w:widowControl w:val="0"/>
              <w:rPr>
                <w:rFonts w:eastAsia="PMingLiU"/>
                <w:snapToGrid w:val="0"/>
                <w:lang w:eastAsia="zh-TW"/>
              </w:rPr>
            </w:pPr>
            <w:r>
              <w:rPr>
                <w:rFonts w:eastAsia="PMingLiU"/>
                <w:snapToGrid w:val="0"/>
                <w:lang w:eastAsia="zh-TW"/>
              </w:rPr>
              <w:t>This command indicates the result of certain actions as shown below:</w:t>
            </w:r>
          </w:p>
          <w:p w14:paraId="158ACE7D" w14:textId="77777777" w:rsidR="00E22A5D" w:rsidRPr="0085411C" w:rsidRDefault="00E22A5D" w:rsidP="00166AF3">
            <w:pPr>
              <w:pStyle w:val="TableBody"/>
              <w:widowControl w:val="0"/>
              <w:rPr>
                <w:lang w:eastAsia="zh-CN"/>
              </w:rPr>
            </w:pPr>
            <w:r>
              <w:rPr>
                <w:noProof/>
                <w:lang w:eastAsia="en-US"/>
              </w:rPr>
              <mc:AlternateContent>
                <mc:Choice Requires="wpg">
                  <w:drawing>
                    <wp:inline distT="0" distB="0" distL="0" distR="0" wp14:anchorId="35072991" wp14:editId="6ED2685B">
                      <wp:extent cx="2790825" cy="1143000"/>
                      <wp:effectExtent l="0" t="0" r="0" b="0"/>
                      <wp:docPr id="247"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90825" cy="1143000"/>
                                <a:chOff x="0" y="92"/>
                                <a:chExt cx="4752" cy="1243"/>
                              </a:xfrm>
                            </wpg:grpSpPr>
                            <wps:wsp>
                              <wps:cNvPr id="248" name="Text Box 37"/>
                              <wps:cNvSpPr txBox="1">
                                <a:spLocks noChangeArrowheads="1"/>
                              </wps:cNvSpPr>
                              <wps:spPr bwMode="auto">
                                <a:xfrm>
                                  <a:off x="1503" y="92"/>
                                  <a:ext cx="1584" cy="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CFD277" w14:textId="77777777" w:rsidR="005A7259" w:rsidRPr="006D4693" w:rsidRDefault="005A7259" w:rsidP="00E22A5D">
                                    <w:pPr>
                                      <w:spacing w:before="0"/>
                                      <w:jc w:val="center"/>
                                      <w:rPr>
                                        <w:rFonts w:ascii="Arial" w:hAnsi="Arial" w:cs="Arial"/>
                                        <w:sz w:val="18"/>
                                        <w:szCs w:val="18"/>
                                      </w:rPr>
                                    </w:pPr>
                                    <w:r w:rsidRPr="006D4693">
                                      <w:rPr>
                                        <w:rFonts w:ascii="Arial" w:hAnsi="Arial" w:cs="Arial"/>
                                        <w:sz w:val="18"/>
                                        <w:szCs w:val="18"/>
                                      </w:rPr>
                                      <w:t>Active Profile</w:t>
                                    </w:r>
                                  </w:p>
                                  <w:p w14:paraId="65CA0608" w14:textId="77777777" w:rsidR="005A7259" w:rsidRDefault="005A7259" w:rsidP="00E22A5D">
                                    <w:pPr>
                                      <w:jc w:val="center"/>
                                    </w:pPr>
                                  </w:p>
                                </w:txbxContent>
                              </wps:txbx>
                              <wps:bodyPr rot="0" vert="horz" wrap="square" lIns="91440" tIns="45720" rIns="91440" bIns="45720" anchor="t" anchorCtr="0" upright="1">
                                <a:noAutofit/>
                              </wps:bodyPr>
                            </wps:wsp>
                            <wps:wsp>
                              <wps:cNvPr id="249" name="Text Box 38"/>
                              <wps:cNvSpPr txBox="1">
                                <a:spLocks noChangeArrowheads="1"/>
                              </wps:cNvSpPr>
                              <wps:spPr bwMode="auto">
                                <a:xfrm>
                                  <a:off x="0" y="1008"/>
                                  <a:ext cx="2113" cy="3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4EF518" w14:textId="77777777" w:rsidR="005A7259" w:rsidRPr="006D4693" w:rsidRDefault="005A7259" w:rsidP="00E22A5D">
                                    <w:pPr>
                                      <w:spacing w:before="0"/>
                                      <w:jc w:val="center"/>
                                      <w:rPr>
                                        <w:rFonts w:ascii="Arial" w:eastAsia="PMingLiU" w:hAnsi="Arial" w:cs="Arial"/>
                                        <w:b/>
                                        <w:sz w:val="18"/>
                                        <w:szCs w:val="18"/>
                                        <w:lang w:eastAsia="zh-TW"/>
                                      </w:rPr>
                                    </w:pPr>
                                    <w:r w:rsidRPr="006D4693">
                                      <w:rPr>
                                        <w:rFonts w:ascii="Arial" w:hAnsi="Arial" w:cs="Arial"/>
                                        <w:sz w:val="18"/>
                                        <w:szCs w:val="18"/>
                                      </w:rPr>
                                      <w:t>Stored profile</w:t>
                                    </w:r>
                                  </w:p>
                                  <w:p w14:paraId="7A1D5C07" w14:textId="77777777" w:rsidR="005A7259" w:rsidRDefault="005A7259" w:rsidP="00E22A5D"/>
                                </w:txbxContent>
                              </wps:txbx>
                              <wps:bodyPr rot="0" vert="horz" wrap="square" lIns="91440" tIns="45720" rIns="91440" bIns="45720" anchor="t" anchorCtr="0" upright="1">
                                <a:noAutofit/>
                              </wps:bodyPr>
                            </wps:wsp>
                            <wps:wsp>
                              <wps:cNvPr id="250" name="Text Box 39"/>
                              <wps:cNvSpPr txBox="1">
                                <a:spLocks noChangeArrowheads="1"/>
                              </wps:cNvSpPr>
                              <wps:spPr bwMode="auto">
                                <a:xfrm>
                                  <a:off x="2880" y="1008"/>
                                  <a:ext cx="1872" cy="3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97F97C" w14:textId="77777777" w:rsidR="005A7259" w:rsidRPr="006D4693" w:rsidRDefault="005A7259" w:rsidP="00E22A5D">
                                    <w:pPr>
                                      <w:spacing w:before="0"/>
                                      <w:jc w:val="center"/>
                                      <w:rPr>
                                        <w:rFonts w:ascii="Arial" w:hAnsi="Arial" w:cs="Arial"/>
                                        <w:sz w:val="18"/>
                                        <w:szCs w:val="18"/>
                                      </w:rPr>
                                    </w:pPr>
                                    <w:r w:rsidRPr="006D4693">
                                      <w:rPr>
                                        <w:rFonts w:ascii="Arial" w:hAnsi="Arial" w:cs="Arial"/>
                                        <w:sz w:val="18"/>
                                        <w:szCs w:val="18"/>
                                      </w:rPr>
                                      <w:t>Default Settings</w:t>
                                    </w:r>
                                  </w:p>
                                  <w:p w14:paraId="224AD5BA" w14:textId="77777777" w:rsidR="005A7259" w:rsidRDefault="005A7259" w:rsidP="00E22A5D">
                                    <w:pPr>
                                      <w:jc w:val="center"/>
                                    </w:pPr>
                                  </w:p>
                                </w:txbxContent>
                              </wps:txbx>
                              <wps:bodyPr rot="0" vert="horz" wrap="square" lIns="91440" tIns="45720" rIns="91440" bIns="45720" anchor="t" anchorCtr="0" upright="1">
                                <a:noAutofit/>
                              </wps:bodyPr>
                            </wps:wsp>
                            <wps:wsp>
                              <wps:cNvPr id="251" name="Line 40"/>
                              <wps:cNvCnPr/>
                              <wps:spPr bwMode="auto">
                                <a:xfrm flipV="1">
                                  <a:off x="864" y="432"/>
                                  <a:ext cx="864" cy="576"/>
                                </a:xfrm>
                                <a:prstGeom prst="line">
                                  <a:avLst/>
                                </a:prstGeom>
                                <a:noFill/>
                                <a:ln w="9525">
                                  <a:solidFill>
                                    <a:srgbClr val="000000"/>
                                  </a:solidFill>
                                  <a:round/>
                                  <a:headEnd/>
                                  <a:tailEnd type="triangle" w="sm" len="sm"/>
                                </a:ln>
                                <a:extLst>
                                  <a:ext uri="{909E8E84-426E-40DD-AFC4-6F175D3DCCD1}">
                                    <a14:hiddenFill xmlns:a14="http://schemas.microsoft.com/office/drawing/2010/main">
                                      <a:noFill/>
                                    </a14:hiddenFill>
                                  </a:ext>
                                </a:extLst>
                              </wps:spPr>
                              <wps:bodyPr/>
                            </wps:wsp>
                            <wps:wsp>
                              <wps:cNvPr id="252" name="Line 41"/>
                              <wps:cNvCnPr/>
                              <wps:spPr bwMode="auto">
                                <a:xfrm flipH="1" flipV="1">
                                  <a:off x="2592" y="432"/>
                                  <a:ext cx="864" cy="576"/>
                                </a:xfrm>
                                <a:prstGeom prst="line">
                                  <a:avLst/>
                                </a:prstGeom>
                                <a:noFill/>
                                <a:ln w="9525">
                                  <a:solidFill>
                                    <a:srgbClr val="000000"/>
                                  </a:solidFill>
                                  <a:round/>
                                  <a:headEnd/>
                                  <a:tailEnd type="triangle" w="sm" len="sm"/>
                                </a:ln>
                                <a:extLst>
                                  <a:ext uri="{909E8E84-426E-40DD-AFC4-6F175D3DCCD1}">
                                    <a14:hiddenFill xmlns:a14="http://schemas.microsoft.com/office/drawing/2010/main">
                                      <a:noFill/>
                                    </a14:hiddenFill>
                                  </a:ext>
                                </a:extLst>
                              </wps:spPr>
                              <wps:bodyPr/>
                            </wps:wsp>
                            <wps:wsp>
                              <wps:cNvPr id="253" name="Line 42"/>
                              <wps:cNvCnPr/>
                              <wps:spPr bwMode="auto">
                                <a:xfrm flipH="1">
                                  <a:off x="1152" y="432"/>
                                  <a:ext cx="864" cy="576"/>
                                </a:xfrm>
                                <a:prstGeom prst="line">
                                  <a:avLst/>
                                </a:prstGeom>
                                <a:noFill/>
                                <a:ln w="9525">
                                  <a:solidFill>
                                    <a:srgbClr val="000000"/>
                                  </a:solidFill>
                                  <a:round/>
                                  <a:headEnd/>
                                  <a:tailEnd type="triangle" w="sm" len="sm"/>
                                </a:ln>
                                <a:extLst>
                                  <a:ext uri="{909E8E84-426E-40DD-AFC4-6F175D3DCCD1}">
                                    <a14:hiddenFill xmlns:a14="http://schemas.microsoft.com/office/drawing/2010/main">
                                      <a:noFill/>
                                    </a14:hiddenFill>
                                  </a:ext>
                                </a:extLst>
                              </wps:spPr>
                              <wps:bodyPr/>
                            </wps:wsp>
                            <wps:wsp>
                              <wps:cNvPr id="254" name="Text Box 43"/>
                              <wps:cNvSpPr txBox="1">
                                <a:spLocks noChangeArrowheads="1"/>
                              </wps:cNvSpPr>
                              <wps:spPr bwMode="auto">
                                <a:xfrm>
                                  <a:off x="432" y="432"/>
                                  <a:ext cx="1152"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40E3C6" w14:textId="77777777" w:rsidR="005A7259" w:rsidRPr="006D4693" w:rsidRDefault="005A7259" w:rsidP="00E22A5D">
                                    <w:pPr>
                                      <w:spacing w:before="0"/>
                                      <w:jc w:val="center"/>
                                      <w:rPr>
                                        <w:rFonts w:ascii="Arial" w:hAnsi="Arial" w:cs="Arial"/>
                                        <w:sz w:val="18"/>
                                        <w:szCs w:val="18"/>
                                      </w:rPr>
                                    </w:pPr>
                                    <w:r w:rsidRPr="006D4693">
                                      <w:rPr>
                                        <w:rFonts w:ascii="Arial" w:hAnsi="Arial" w:cs="Arial"/>
                                        <w:sz w:val="18"/>
                                        <w:szCs w:val="18"/>
                                      </w:rPr>
                                      <w:t>ATZ</w:t>
                                    </w:r>
                                  </w:p>
                                  <w:p w14:paraId="0C6ED0B7" w14:textId="77777777" w:rsidR="005A7259" w:rsidRDefault="005A7259" w:rsidP="00E22A5D"/>
                                </w:txbxContent>
                              </wps:txbx>
                              <wps:bodyPr rot="0" vert="horz" wrap="square" lIns="91440" tIns="45720" rIns="91440" bIns="45720" anchor="t" anchorCtr="0" upright="1">
                                <a:noAutofit/>
                              </wps:bodyPr>
                            </wps:wsp>
                            <wps:wsp>
                              <wps:cNvPr id="255" name="Text Box 44"/>
                              <wps:cNvSpPr txBox="1">
                                <a:spLocks noChangeArrowheads="1"/>
                              </wps:cNvSpPr>
                              <wps:spPr bwMode="auto">
                                <a:xfrm>
                                  <a:off x="2880" y="432"/>
                                  <a:ext cx="1152"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D63CD7" w14:textId="77777777" w:rsidR="005A7259" w:rsidRPr="006D4693" w:rsidRDefault="005A7259" w:rsidP="00E22A5D">
                                    <w:pPr>
                                      <w:spacing w:before="0"/>
                                      <w:jc w:val="center"/>
                                      <w:rPr>
                                        <w:rFonts w:ascii="Arial" w:hAnsi="Arial" w:cs="Arial"/>
                                        <w:sz w:val="18"/>
                                        <w:szCs w:val="18"/>
                                      </w:rPr>
                                    </w:pPr>
                                    <w:r w:rsidRPr="006D4693">
                                      <w:rPr>
                                        <w:rFonts w:ascii="Arial" w:hAnsi="Arial" w:cs="Arial"/>
                                        <w:sz w:val="18"/>
                                        <w:szCs w:val="18"/>
                                      </w:rPr>
                                      <w:t>AT&amp;F</w:t>
                                    </w:r>
                                  </w:p>
                                  <w:p w14:paraId="48E8DC39" w14:textId="77777777" w:rsidR="005A7259" w:rsidRDefault="005A7259" w:rsidP="00E22A5D">
                                    <w:pPr>
                                      <w:jc w:val="center"/>
                                    </w:pPr>
                                  </w:p>
                                </w:txbxContent>
                              </wps:txbx>
                              <wps:bodyPr rot="0" vert="horz" wrap="square" lIns="91440" tIns="45720" rIns="91440" bIns="45720" anchor="t" anchorCtr="0" upright="1">
                                <a:noAutofit/>
                              </wps:bodyPr>
                            </wps:wsp>
                            <wps:wsp>
                              <wps:cNvPr id="256" name="Text Box 45"/>
                              <wps:cNvSpPr txBox="1">
                                <a:spLocks noChangeArrowheads="1"/>
                              </wps:cNvSpPr>
                              <wps:spPr bwMode="auto">
                                <a:xfrm>
                                  <a:off x="1584" y="576"/>
                                  <a:ext cx="1152"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C0F665" w14:textId="77777777" w:rsidR="005A7259" w:rsidRPr="006D4693" w:rsidRDefault="005A7259" w:rsidP="00E22A5D">
                                    <w:pPr>
                                      <w:spacing w:before="0"/>
                                      <w:jc w:val="center"/>
                                      <w:rPr>
                                        <w:rFonts w:ascii="Arial" w:hAnsi="Arial" w:cs="Arial"/>
                                        <w:sz w:val="18"/>
                                        <w:szCs w:val="18"/>
                                      </w:rPr>
                                    </w:pPr>
                                    <w:r w:rsidRPr="006D4693">
                                      <w:rPr>
                                        <w:rFonts w:ascii="Arial" w:hAnsi="Arial" w:cs="Arial"/>
                                        <w:sz w:val="18"/>
                                        <w:szCs w:val="18"/>
                                      </w:rPr>
                                      <w:t>AT&amp;W</w:t>
                                    </w:r>
                                  </w:p>
                                  <w:p w14:paraId="2AB96CAA" w14:textId="77777777" w:rsidR="005A7259" w:rsidRDefault="005A7259" w:rsidP="00E22A5D">
                                    <w:pPr>
                                      <w:jc w:val="center"/>
                                    </w:pPr>
                                  </w:p>
                                </w:txbxContent>
                              </wps:txbx>
                              <wps:bodyPr rot="0" vert="horz" wrap="square" lIns="91440" tIns="45720" rIns="91440" bIns="45720" anchor="t" anchorCtr="0" upright="1">
                                <a:noAutofit/>
                              </wps:bodyPr>
                            </wps:wsp>
                          </wpg:wgp>
                        </a:graphicData>
                      </a:graphic>
                    </wp:inline>
                  </w:drawing>
                </mc:Choice>
                <mc:Fallback>
                  <w:pict>
                    <v:group w14:anchorId="35072991" id="Group 36" o:spid="_x0000_s1039" style="width:219.75pt;height:90pt;mso-position-horizontal-relative:char;mso-position-vertical-relative:line" coordorigin=",92" coordsize="4752,12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">
                      <v:shape id="Text Box 37" o:spid="_x0000_s1040" type="#_x0000_t202" style="position:absolute;left:1503;top:92;width:1584;height: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" filled="f" stroked="f">
                        <v:textbox>
                          <w:txbxContent>
                            <w:p w14:paraId="5ECFD277" w14:textId="77777777" w:rsidR="005A7259" w:rsidRPr="006D4693" w:rsidRDefault="005A7259" w:rsidP="00E22A5D">
                              <w:pPr>
                                <w:spacing w:before="0"/>
                                <w:jc w:val="center"/>
                                <w:rPr>
                                  <w:rFonts w:ascii="Arial" w:hAnsi="Arial" w:cs="Arial"/>
                                  <w:sz w:val="18"/>
                                  <w:szCs w:val="18"/>
                                </w:rPr>
                              </w:pPr>
                              <w:r w:rsidRPr="006D4693">
                                <w:rPr>
                                  <w:rFonts w:ascii="Arial" w:hAnsi="Arial" w:cs="Arial"/>
                                  <w:sz w:val="18"/>
                                  <w:szCs w:val="18"/>
                                </w:rPr>
                                <w:t>Active Profile</w:t>
                              </w:r>
                            </w:p>
                            <w:p w14:paraId="65CA0608" w14:textId="77777777" w:rsidR="005A7259" w:rsidRDefault="005A7259" w:rsidP="00E22A5D">
                              <w:pPr>
                                <w:jc w:val="center"/>
                              </w:pPr>
                            </w:p>
                          </w:txbxContent>
                        </v:textbox>
                      </v:shape>
                      <v:shape id="Text Box 38" o:spid="_x0000_s1041" type="#_x0000_t202" style="position:absolute;top:1008;width:2113;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" filled="f" stroked="f">
                        <v:textbox>
                          <w:txbxContent>
                            <w:p w14:paraId="124EF518" w14:textId="77777777" w:rsidR="005A7259" w:rsidRPr="006D4693" w:rsidRDefault="005A7259" w:rsidP="00E22A5D">
                              <w:pPr>
                                <w:spacing w:before="0"/>
                                <w:jc w:val="center"/>
                                <w:rPr>
                                  <w:rFonts w:ascii="Arial" w:eastAsia="PMingLiU" w:hAnsi="Arial" w:cs="Arial"/>
                                  <w:b/>
                                  <w:sz w:val="18"/>
                                  <w:szCs w:val="18"/>
                                  <w:lang w:eastAsia="zh-TW"/>
                                </w:rPr>
                              </w:pPr>
                              <w:r w:rsidRPr="006D4693">
                                <w:rPr>
                                  <w:rFonts w:ascii="Arial" w:hAnsi="Arial" w:cs="Arial"/>
                                  <w:sz w:val="18"/>
                                  <w:szCs w:val="18"/>
                                </w:rPr>
                                <w:t>Stored profile</w:t>
                              </w:r>
                            </w:p>
                            <w:p w14:paraId="7A1D5C07" w14:textId="77777777" w:rsidR="005A7259" w:rsidRDefault="005A7259" w:rsidP="00E22A5D"/>
                          </w:txbxContent>
                        </v:textbox>
                      </v:shape>
                      <v:shape id="Text Box 39" o:spid="_x0000_s1042" type="#_x0000_t202" style="position:absolute;left:2880;top:1008;width:1872;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" filled="f" stroked="f">
                        <v:textbox>
                          <w:txbxContent>
                            <w:p w14:paraId="3597F97C" w14:textId="77777777" w:rsidR="005A7259" w:rsidRPr="006D4693" w:rsidRDefault="005A7259" w:rsidP="00E22A5D">
                              <w:pPr>
                                <w:spacing w:before="0"/>
                                <w:jc w:val="center"/>
                                <w:rPr>
                                  <w:rFonts w:ascii="Arial" w:hAnsi="Arial" w:cs="Arial"/>
                                  <w:sz w:val="18"/>
                                  <w:szCs w:val="18"/>
                                </w:rPr>
                              </w:pPr>
                              <w:r w:rsidRPr="006D4693">
                                <w:rPr>
                                  <w:rFonts w:ascii="Arial" w:hAnsi="Arial" w:cs="Arial"/>
                                  <w:sz w:val="18"/>
                                  <w:szCs w:val="18"/>
                                </w:rPr>
                                <w:t>Default Settings</w:t>
                              </w:r>
                            </w:p>
                            <w:p w14:paraId="224AD5BA" w14:textId="77777777" w:rsidR="005A7259" w:rsidRDefault="005A7259" w:rsidP="00E22A5D">
                              <w:pPr>
                                <w:jc w:val="center"/>
                              </w:pPr>
                            </w:p>
                          </w:txbxContent>
                        </v:textbox>
                      </v:shape>
                      <v:line id="Line 40" o:spid="_x0000_s1043" style="position:absolute;flip:y;visibility:visible;mso-wrap-style:square" from="864,432" to="1728,1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">
                        <v:stroke endarrow="block" endarrowwidth="narrow" endarrowlength="short"/>
                      </v:line>
                      <v:line id="Line 41" o:spid="_x0000_s1044" style="position:absolute;flip:x y;visibility:visible;mso-wrap-style:square" from="2592,432" to="3456,1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">
                        <v:stroke endarrow="block" endarrowwidth="narrow" endarrowlength="short"/>
                      </v:line>
                      <v:line id="Line 42" o:spid="_x0000_s1045" style="position:absolute;flip:x;visibility:visible;mso-wrap-style:square" from="1152,432" to="2016,1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">
                        <v:stroke endarrow="block" endarrowwidth="narrow" endarrowlength="short"/>
                      </v:line>
                      <v:shape id="Text Box 43" o:spid="_x0000_s1046" type="#_x0000_t202" style="position:absolute;left:432;top:432;width:115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" filled="f" stroked="f">
                        <v:textbox>
                          <w:txbxContent>
                            <w:p w14:paraId="1840E3C6" w14:textId="77777777" w:rsidR="005A7259" w:rsidRPr="006D4693" w:rsidRDefault="005A7259" w:rsidP="00E22A5D">
                              <w:pPr>
                                <w:spacing w:before="0"/>
                                <w:jc w:val="center"/>
                                <w:rPr>
                                  <w:rFonts w:ascii="Arial" w:hAnsi="Arial" w:cs="Arial"/>
                                  <w:sz w:val="18"/>
                                  <w:szCs w:val="18"/>
                                </w:rPr>
                              </w:pPr>
                              <w:r w:rsidRPr="006D4693">
                                <w:rPr>
                                  <w:rFonts w:ascii="Arial" w:hAnsi="Arial" w:cs="Arial"/>
                                  <w:sz w:val="18"/>
                                  <w:szCs w:val="18"/>
                                </w:rPr>
                                <w:t>ATZ</w:t>
                              </w:r>
                            </w:p>
                            <w:p w14:paraId="0C6ED0B7" w14:textId="77777777" w:rsidR="005A7259" w:rsidRDefault="005A7259" w:rsidP="00E22A5D"/>
                          </w:txbxContent>
                        </v:textbox>
                      </v:shape>
                      <v:shape id="Text Box 44" o:spid="_x0000_s1047" type="#_x0000_t202" style="position:absolute;left:2880;top:432;width:115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" filled="f" stroked="f">
                        <v:textbox>
                          <w:txbxContent>
                            <w:p w14:paraId="2FD63CD7" w14:textId="77777777" w:rsidR="005A7259" w:rsidRPr="006D4693" w:rsidRDefault="005A7259" w:rsidP="00E22A5D">
                              <w:pPr>
                                <w:spacing w:before="0"/>
                                <w:jc w:val="center"/>
                                <w:rPr>
                                  <w:rFonts w:ascii="Arial" w:hAnsi="Arial" w:cs="Arial"/>
                                  <w:sz w:val="18"/>
                                  <w:szCs w:val="18"/>
                                </w:rPr>
                              </w:pPr>
                              <w:r w:rsidRPr="006D4693">
                                <w:rPr>
                                  <w:rFonts w:ascii="Arial" w:hAnsi="Arial" w:cs="Arial"/>
                                  <w:sz w:val="18"/>
                                  <w:szCs w:val="18"/>
                                </w:rPr>
                                <w:t>AT&amp;F</w:t>
                              </w:r>
                            </w:p>
                            <w:p w14:paraId="48E8DC39" w14:textId="77777777" w:rsidR="005A7259" w:rsidRDefault="005A7259" w:rsidP="00E22A5D">
                              <w:pPr>
                                <w:jc w:val="center"/>
                              </w:pPr>
                            </w:p>
                          </w:txbxContent>
                        </v:textbox>
                      </v:shape>
                      <v:shape id="Text Box 45" o:spid="_x0000_s1048" type="#_x0000_t202" style="position:absolute;left:1584;top:576;width:115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" filled="f" stroked="f">
                        <v:textbox>
                          <w:txbxContent>
                            <w:p w14:paraId="69C0F665" w14:textId="77777777" w:rsidR="005A7259" w:rsidRPr="006D4693" w:rsidRDefault="005A7259" w:rsidP="00E22A5D">
                              <w:pPr>
                                <w:spacing w:before="0"/>
                                <w:jc w:val="center"/>
                                <w:rPr>
                                  <w:rFonts w:ascii="Arial" w:hAnsi="Arial" w:cs="Arial"/>
                                  <w:sz w:val="18"/>
                                  <w:szCs w:val="18"/>
                                </w:rPr>
                              </w:pPr>
                              <w:r w:rsidRPr="006D4693">
                                <w:rPr>
                                  <w:rFonts w:ascii="Arial" w:hAnsi="Arial" w:cs="Arial"/>
                                  <w:sz w:val="18"/>
                                  <w:szCs w:val="18"/>
                                </w:rPr>
                                <w:t>AT&amp;W</w:t>
                              </w:r>
                            </w:p>
                            <w:p w14:paraId="2AB96CAA" w14:textId="77777777" w:rsidR="005A7259" w:rsidRDefault="005A7259" w:rsidP="00E22A5D">
                              <w:pPr>
                                <w:jc w:val="center"/>
                              </w:pPr>
                            </w:p>
                          </w:txbxContent>
                        </v:textbox>
                      </v:shape>
                      <w10:anchorlock/>
                    </v:group>
                  </w:pict>
                </mc:Fallback>
              </mc:AlternateContent>
            </w:r>
          </w:p>
        </w:tc>
      </w:tr>
      <w:tr w:rsidR="00E22A5D" w:rsidRPr="00C41274" w14:paraId="12184A90" w14:textId="77777777" w:rsidTr="00166AF3">
        <w:trPr>
          <w:trHeight w:val="539"/>
        </w:trPr>
        <w:tc>
          <w:tcPr>
            <w:tcW w:w="1728" w:type="dxa"/>
          </w:tcPr>
          <w:p w14:paraId="3624E875" w14:textId="77777777" w:rsidR="00E22A5D" w:rsidRPr="00C41274" w:rsidRDefault="00E22A5D" w:rsidP="00166AF3">
            <w:pPr>
              <w:pStyle w:val="TableBody"/>
              <w:rPr>
                <w:u w:val="single"/>
              </w:rPr>
            </w:pPr>
            <w:r w:rsidRPr="00C41274">
              <w:rPr>
                <w:u w:val="single"/>
              </w:rPr>
              <w:t>Reference</w:t>
            </w:r>
          </w:p>
          <w:p w14:paraId="40F69AAF" w14:textId="77777777" w:rsidR="00E22A5D" w:rsidRPr="00C41274" w:rsidRDefault="00E22A5D" w:rsidP="00166AF3">
            <w:pPr>
              <w:pStyle w:val="TableBody"/>
              <w:rPr>
                <w:u w:val="single"/>
              </w:rPr>
            </w:pPr>
            <w:r w:rsidRPr="00C41274">
              <w:t>Sierra Wireless Proprietary</w:t>
            </w:r>
          </w:p>
        </w:tc>
        <w:tc>
          <w:tcPr>
            <w:tcW w:w="7560" w:type="dxa"/>
          </w:tcPr>
          <w:p w14:paraId="4F98FEAB" w14:textId="77777777" w:rsidR="00E22A5D" w:rsidRPr="00C41274" w:rsidRDefault="00E22A5D" w:rsidP="00166AF3">
            <w:pPr>
              <w:pStyle w:val="TableBody"/>
              <w:rPr>
                <w:u w:val="single"/>
              </w:rPr>
            </w:pPr>
            <w:r w:rsidRPr="00C41274">
              <w:rPr>
                <w:u w:val="single"/>
              </w:rPr>
              <w:t>Notes</w:t>
            </w:r>
          </w:p>
          <w:p w14:paraId="3B6ED0D2" w14:textId="77777777" w:rsidR="00E22A5D" w:rsidRPr="00AE67EA" w:rsidRDefault="00E22A5D" w:rsidP="0059466D">
            <w:pPr>
              <w:pStyle w:val="TableBody"/>
              <w:numPr>
                <w:ilvl w:val="0"/>
                <w:numId w:val="37"/>
              </w:numPr>
            </w:pPr>
            <w:r w:rsidRPr="00AE67EA">
              <w:t xml:space="preserve">At startup, </w:t>
            </w:r>
            <w:r>
              <w:t xml:space="preserve">the latest profile </w:t>
            </w:r>
            <w:r w:rsidRPr="00836E47">
              <w:t xml:space="preserve">stored with </w:t>
            </w:r>
            <w:r w:rsidRPr="0077536E">
              <w:t xml:space="preserve">AT&amp;W </w:t>
            </w:r>
            <w:r w:rsidRPr="00836E47">
              <w:t>is restored</w:t>
            </w:r>
            <w:r w:rsidRPr="00AE67EA">
              <w:t xml:space="preserve"> to the Active profile</w:t>
            </w:r>
            <w:r>
              <w:t xml:space="preserve"> (no restoration if AT&amp;W has not been used).</w:t>
            </w:r>
          </w:p>
          <w:p w14:paraId="254DD4F1" w14:textId="77777777" w:rsidR="00E22A5D" w:rsidRDefault="00E22A5D" w:rsidP="0059466D">
            <w:pPr>
              <w:pStyle w:val="TableBody"/>
              <w:numPr>
                <w:ilvl w:val="0"/>
                <w:numId w:val="37"/>
              </w:numPr>
            </w:pPr>
            <w:r w:rsidRPr="00AE67EA">
              <w:t xml:space="preserve">The configuration is a text string on multiple lines as shown in the example below. This string may vary depending on the </w:t>
            </w:r>
            <w:r>
              <w:t>manufacturer</w:t>
            </w:r>
            <w:r w:rsidRPr="00AE67EA">
              <w:t>, the product and the user setup</w:t>
            </w:r>
            <w:r>
              <w:t>.</w:t>
            </w:r>
          </w:p>
          <w:p w14:paraId="35EEF46C" w14:textId="77777777" w:rsidR="00E22A5D" w:rsidRDefault="00E22A5D" w:rsidP="0059466D">
            <w:pPr>
              <w:pStyle w:val="TableBody"/>
              <w:numPr>
                <w:ilvl w:val="0"/>
                <w:numId w:val="37"/>
              </w:numPr>
            </w:pPr>
            <w:commentRangeStart w:id="1459"/>
            <w:r>
              <w:t>R</w:t>
            </w:r>
            <w:r w:rsidRPr="009D458C">
              <w:t xml:space="preserve">egisters S05, S06 and S08 have no effect. They are </w:t>
            </w:r>
            <w:r>
              <w:t xml:space="preserve">only </w:t>
            </w:r>
            <w:r w:rsidRPr="009D458C">
              <w:t>implemented for compliance with V.25ter. Their parameters are always read as values 8, 2 and 2 respectively.</w:t>
            </w:r>
          </w:p>
          <w:p w14:paraId="2B23A907" w14:textId="77777777" w:rsidR="00E22A5D" w:rsidRPr="00C41274" w:rsidRDefault="00E22A5D" w:rsidP="0059466D">
            <w:pPr>
              <w:pStyle w:val="TableBody"/>
              <w:numPr>
                <w:ilvl w:val="0"/>
                <w:numId w:val="37"/>
              </w:numPr>
            </w:pPr>
            <w:r>
              <w:t>&amp;R has no effect and it is not defined in the V.25ter specification. It is only implemented here for compatibility purposes. Its parameter is always read as 1.</w:t>
            </w:r>
            <w:commentRangeEnd w:id="1459"/>
            <w:r>
              <w:rPr>
                <w:rStyle w:val="CommentReference"/>
                <w:rFonts w:ascii="Verdana" w:hAnsi="Verdana" w:cs="Times New Roman"/>
                <w:lang w:eastAsia="en-US"/>
              </w:rPr>
              <w:commentReference w:id="1459"/>
            </w:r>
          </w:p>
        </w:tc>
      </w:tr>
      <w:tr w:rsidR="00E22A5D" w:rsidRPr="00C41274" w14:paraId="0C82C985" w14:textId="77777777" w:rsidTr="00166AF3">
        <w:trPr>
          <w:trHeight w:val="539"/>
        </w:trPr>
        <w:tc>
          <w:tcPr>
            <w:tcW w:w="1728" w:type="dxa"/>
          </w:tcPr>
          <w:p w14:paraId="48F121B2" w14:textId="77777777" w:rsidR="00E22A5D" w:rsidRPr="00C41274" w:rsidRDefault="00E22A5D" w:rsidP="00166AF3">
            <w:pPr>
              <w:pStyle w:val="TableBody"/>
              <w:rPr>
                <w:u w:val="single"/>
              </w:rPr>
            </w:pPr>
            <w:r>
              <w:rPr>
                <w:u w:val="single"/>
              </w:rPr>
              <w:t>Example</w:t>
            </w:r>
          </w:p>
        </w:tc>
        <w:tc>
          <w:tcPr>
            <w:tcW w:w="7560" w:type="dxa"/>
          </w:tcPr>
          <w:p w14:paraId="65A68A05" w14:textId="77777777" w:rsidR="00E22A5D" w:rsidRPr="00C90E0C" w:rsidRDefault="00E22A5D" w:rsidP="00166AF3">
            <w:pPr>
              <w:pStyle w:val="TableBody"/>
              <w:rPr>
                <w:b/>
              </w:rPr>
            </w:pPr>
            <w:r w:rsidRPr="00C90E0C">
              <w:rPr>
                <w:b/>
              </w:rPr>
              <w:t>AT&amp;V</w:t>
            </w:r>
          </w:p>
          <w:p w14:paraId="4109D249" w14:textId="77777777" w:rsidR="00E22A5D" w:rsidRPr="00C90E0C" w:rsidRDefault="00E22A5D" w:rsidP="00166AF3">
            <w:pPr>
              <w:pStyle w:val="TableBody"/>
              <w:rPr>
                <w:b/>
              </w:rPr>
            </w:pPr>
            <w:r w:rsidRPr="00C90E0C">
              <w:rPr>
                <w:b/>
              </w:rPr>
              <w:t>ACTIVE PROFILE:</w:t>
            </w:r>
          </w:p>
          <w:p w14:paraId="30D506A6" w14:textId="77777777" w:rsidR="00E22A5D" w:rsidRPr="00C90E0C" w:rsidRDefault="00E22A5D" w:rsidP="00166AF3">
            <w:pPr>
              <w:pStyle w:val="TableBody"/>
              <w:rPr>
                <w:b/>
              </w:rPr>
            </w:pPr>
            <w:r w:rsidRPr="00C90E0C">
              <w:rPr>
                <w:b/>
              </w:rPr>
              <w:t>E1 Q0 V1 X0 &amp;C1 &amp;D1 &amp;R:1 &amp;S0 &amp;K0 +IPR:115200 +FCLASS0</w:t>
            </w:r>
          </w:p>
          <w:p w14:paraId="776CD6C2" w14:textId="77777777" w:rsidR="00E22A5D" w:rsidRPr="00C90E0C" w:rsidRDefault="00E22A5D" w:rsidP="00166AF3">
            <w:pPr>
              <w:pStyle w:val="TableBody"/>
              <w:rPr>
                <w:b/>
              </w:rPr>
            </w:pPr>
            <w:r w:rsidRPr="00C90E0C">
              <w:rPr>
                <w:b/>
              </w:rPr>
              <w:t>S00:0 S01:0 S04:10 S05:8 S06:2 S07:255 S08:2</w:t>
            </w:r>
          </w:p>
          <w:p w14:paraId="2577C31E" w14:textId="77777777" w:rsidR="00E22A5D" w:rsidRPr="00C90E0C" w:rsidRDefault="00E22A5D" w:rsidP="00166AF3">
            <w:pPr>
              <w:pStyle w:val="TableBody"/>
              <w:rPr>
                <w:b/>
              </w:rPr>
            </w:pPr>
            <w:r w:rsidRPr="00C90E0C">
              <w:rPr>
                <w:b/>
              </w:rPr>
              <w:t>STORED PROFILE 0:</w:t>
            </w:r>
          </w:p>
          <w:p w14:paraId="7E852C70" w14:textId="77777777" w:rsidR="00E22A5D" w:rsidRPr="00C90E0C" w:rsidRDefault="00E22A5D" w:rsidP="00166AF3">
            <w:pPr>
              <w:pStyle w:val="TableBody"/>
              <w:rPr>
                <w:b/>
              </w:rPr>
            </w:pPr>
            <w:r w:rsidRPr="00C90E0C">
              <w:rPr>
                <w:b/>
              </w:rPr>
              <w:t>E1 Q0 V1 X0 &amp;C1 &amp;D1 &amp;R:1 &amp;S0 &amp;K3 +IPR:115200 +FCLASS0</w:t>
            </w:r>
          </w:p>
          <w:p w14:paraId="5606BD05" w14:textId="77777777" w:rsidR="00E22A5D" w:rsidRPr="00C90E0C" w:rsidRDefault="00E22A5D" w:rsidP="00166AF3">
            <w:pPr>
              <w:pStyle w:val="TableBody"/>
              <w:rPr>
                <w:b/>
              </w:rPr>
            </w:pPr>
            <w:r w:rsidRPr="00C90E0C">
              <w:rPr>
                <w:b/>
              </w:rPr>
              <w:t>S00:0 S01:0 S04:10 S05:8 S06:2 S07:255 S08:2</w:t>
            </w:r>
          </w:p>
          <w:p w14:paraId="5B8E5E3A" w14:textId="77777777" w:rsidR="00E22A5D" w:rsidRPr="00C90E0C" w:rsidRDefault="00E22A5D" w:rsidP="00166AF3">
            <w:pPr>
              <w:pStyle w:val="TableBody"/>
              <w:rPr>
                <w:b/>
              </w:rPr>
            </w:pPr>
            <w:r w:rsidRPr="00C90E0C">
              <w:rPr>
                <w:b/>
              </w:rPr>
              <w:t>STORED PROFILE 1:</w:t>
            </w:r>
          </w:p>
          <w:p w14:paraId="7FC1C91C" w14:textId="77777777" w:rsidR="00E22A5D" w:rsidRPr="00C90E0C" w:rsidRDefault="00E22A5D" w:rsidP="00166AF3">
            <w:pPr>
              <w:pStyle w:val="TableBody"/>
              <w:rPr>
                <w:b/>
              </w:rPr>
            </w:pPr>
            <w:r w:rsidRPr="00C90E0C">
              <w:rPr>
                <w:b/>
              </w:rPr>
              <w:t>E1 Q0 V1 X0 &amp;C1 &amp;D1 &amp;R:1 &amp;S0 &amp;K3 +IPR:115200 +FCLASS0</w:t>
            </w:r>
          </w:p>
          <w:p w14:paraId="484D228B" w14:textId="77777777" w:rsidR="00E22A5D" w:rsidRPr="00C90E0C" w:rsidRDefault="00E22A5D" w:rsidP="00166AF3">
            <w:pPr>
              <w:pStyle w:val="TableBody"/>
              <w:rPr>
                <w:b/>
              </w:rPr>
            </w:pPr>
            <w:r w:rsidRPr="00C90E0C">
              <w:rPr>
                <w:b/>
              </w:rPr>
              <w:t>S00:0 S01:0 S04:10 S05:8 S06:2 S07:255 S08:2</w:t>
            </w:r>
          </w:p>
          <w:p w14:paraId="52331393" w14:textId="77777777" w:rsidR="00E22A5D" w:rsidRPr="00C41274" w:rsidRDefault="00E22A5D" w:rsidP="00166AF3">
            <w:pPr>
              <w:pStyle w:val="TableBody"/>
              <w:rPr>
                <w:u w:val="single"/>
              </w:rPr>
            </w:pPr>
            <w:r w:rsidRPr="00C90E0C">
              <w:rPr>
                <w:b/>
              </w:rPr>
              <w:t>OK</w:t>
            </w:r>
          </w:p>
        </w:tc>
      </w:tr>
    </w:tbl>
    <w:p w14:paraId="1079A200" w14:textId="77777777" w:rsidR="00E22A5D" w:rsidRPr="00AE67EA" w:rsidRDefault="00E22A5D" w:rsidP="0059466D">
      <w:pPr>
        <w:pStyle w:val="Heading2"/>
        <w:numPr>
          <w:ilvl w:val="1"/>
          <w:numId w:val="11"/>
        </w:numPr>
        <w:ind w:left="1080" w:hanging="1080"/>
      </w:pPr>
      <w:bookmarkStart w:id="1460" w:name="_Toc345081220"/>
      <w:bookmarkStart w:id="1461" w:name="_Toc349752968"/>
      <w:bookmarkStart w:id="1462" w:name="_Toc349753856"/>
      <w:bookmarkStart w:id="1463" w:name="_Ref366743669"/>
      <w:bookmarkStart w:id="1464" w:name="_Ref369078624"/>
      <w:bookmarkStart w:id="1465" w:name="_Toc368585925"/>
      <w:bookmarkStart w:id="1466" w:name="_Ref390073578"/>
      <w:bookmarkStart w:id="1467" w:name="_Ref390073581"/>
      <w:bookmarkStart w:id="1468" w:name="_Toc398286099"/>
      <w:bookmarkStart w:id="1469" w:name="_Ref402354823"/>
      <w:bookmarkStart w:id="1470" w:name="_Ref402354824"/>
      <w:bookmarkStart w:id="1471" w:name="_Toc448912132"/>
      <w:bookmarkStart w:id="1472" w:name="_Ref448916188"/>
      <w:bookmarkStart w:id="1473" w:name="_Toc486251512"/>
      <w:bookmarkStart w:id="1474" w:name="_Toc489456455"/>
      <w:commentRangeStart w:id="1475"/>
      <w:r w:rsidRPr="00AE67EA">
        <w:lastRenderedPageBreak/>
        <w:t xml:space="preserve">&amp;K Command: Flow Control </w:t>
      </w:r>
      <w:bookmarkEnd w:id="1460"/>
      <w:r w:rsidRPr="00AE67EA">
        <w:t>Option</w:t>
      </w:r>
      <w:bookmarkEnd w:id="1461"/>
      <w:bookmarkEnd w:id="1462"/>
      <w:bookmarkEnd w:id="1463"/>
      <w:bookmarkEnd w:id="1464"/>
      <w:bookmarkEnd w:id="1465"/>
      <w:bookmarkEnd w:id="1466"/>
      <w:bookmarkEnd w:id="1467"/>
      <w:bookmarkEnd w:id="1468"/>
      <w:bookmarkEnd w:id="1469"/>
      <w:bookmarkEnd w:id="1470"/>
      <w:bookmarkEnd w:id="1471"/>
      <w:commentRangeEnd w:id="1475"/>
      <w:r>
        <w:rPr>
          <w:rStyle w:val="CommentReference"/>
          <w:rFonts w:ascii="Verdana" w:eastAsia="Times New Roman" w:hAnsi="Verdana" w:cs="Times New Roman"/>
          <w:b w:val="0"/>
          <w:lang w:eastAsia="en-US"/>
        </w:rPr>
        <w:commentReference w:id="1475"/>
      </w:r>
      <w:bookmarkEnd w:id="1472"/>
      <w:bookmarkEnd w:id="1473"/>
      <w:bookmarkEnd w:id="1474"/>
    </w:p>
    <w:tbl>
      <w:tblPr>
        <w:tblStyle w:val="TableSWIleft"/>
        <w:tblW w:w="9288" w:type="dxa"/>
        <w:tblLayout w:type="fixed"/>
        <w:tblLook w:val="04A0" w:firstRow="1" w:lastRow="0" w:firstColumn="1" w:lastColumn="0" w:noHBand="0" w:noVBand="1"/>
      </w:tblPr>
      <w:tblGrid>
        <w:gridCol w:w="1728"/>
        <w:gridCol w:w="7560"/>
      </w:tblGrid>
      <w:tr w:rsidR="00E22A5D" w:rsidRPr="00C41274" w14:paraId="6C56E841"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254893B2" w14:textId="26D19E3E" w:rsidR="00E22A5D" w:rsidRPr="00C41274" w:rsidRDefault="00E22A5D">
            <w:pPr>
              <w:pStyle w:val="TableRowHead"/>
              <w:spacing w:before="144" w:after="144"/>
            </w:pPr>
            <w:del w:id="1476" w:author="Alban Roche" w:date="2017-08-02T14:40:00Z">
              <w:r w:rsidDel="00F22490">
                <w:delText>HL7618, HL7618RD, HL7648, HL7650, HL7688, HL7690 and HL7692</w:delText>
              </w:r>
            </w:del>
            <w:ins w:id="1477" w:author="Alban Roche" w:date="2017-08-02T14:40:00Z">
              <w:r w:rsidR="00F22490">
                <w:t>HL7800</w:t>
              </w:r>
            </w:ins>
          </w:p>
        </w:tc>
      </w:tr>
      <w:tr w:rsidR="00E22A5D" w:rsidRPr="00C41274" w14:paraId="1F04B297" w14:textId="77777777" w:rsidTr="00166AF3">
        <w:trPr>
          <w:trHeight w:val="1316"/>
        </w:trPr>
        <w:tc>
          <w:tcPr>
            <w:tcW w:w="1728" w:type="dxa"/>
          </w:tcPr>
          <w:p w14:paraId="5D190896" w14:textId="77777777" w:rsidR="00E22A5D" w:rsidRPr="00C41274" w:rsidRDefault="00E22A5D" w:rsidP="00166AF3">
            <w:pPr>
              <w:pStyle w:val="TableBody"/>
              <w:rPr>
                <w:i/>
                <w:iCs/>
              </w:rPr>
            </w:pPr>
            <w:r w:rsidRPr="00C41274">
              <w:rPr>
                <w:i/>
                <w:iCs/>
              </w:rPr>
              <w:t>Execute command</w:t>
            </w:r>
          </w:p>
          <w:p w14:paraId="246B4FD1" w14:textId="77777777" w:rsidR="00E22A5D" w:rsidRPr="00C41274" w:rsidRDefault="00E22A5D" w:rsidP="00166AF3">
            <w:pPr>
              <w:pStyle w:val="TableBody"/>
            </w:pPr>
          </w:p>
          <w:p w14:paraId="43E1B8ED" w14:textId="77777777" w:rsidR="00E22A5D" w:rsidRPr="00C41274" w:rsidRDefault="00E22A5D" w:rsidP="00166AF3">
            <w:pPr>
              <w:pStyle w:val="TableBody"/>
              <w:rPr>
                <w:u w:val="single"/>
              </w:rPr>
            </w:pPr>
            <w:r w:rsidRPr="00C41274">
              <w:rPr>
                <w:u w:val="single"/>
              </w:rPr>
              <w:t>Syntax</w:t>
            </w:r>
          </w:p>
          <w:p w14:paraId="4580382F" w14:textId="77777777" w:rsidR="00E22A5D" w:rsidRPr="003720D4" w:rsidRDefault="00E22A5D" w:rsidP="00166AF3">
            <w:pPr>
              <w:pStyle w:val="TableBody"/>
              <w:rPr>
                <w:b/>
                <w:bCs/>
              </w:rPr>
            </w:pPr>
            <w:r w:rsidRPr="00C41274">
              <w:rPr>
                <w:b/>
                <w:bCs/>
              </w:rPr>
              <w:t>AT&amp;K</w:t>
            </w:r>
            <w:r>
              <w:rPr>
                <w:b/>
                <w:bCs/>
              </w:rPr>
              <w:t>[</w:t>
            </w:r>
            <w:r w:rsidRPr="00C41274">
              <w:rPr>
                <w:b/>
                <w:bCs/>
              </w:rPr>
              <w:t>&lt;mode&gt;</w:t>
            </w:r>
            <w:r>
              <w:rPr>
                <w:b/>
                <w:bCs/>
              </w:rPr>
              <w:t>]</w:t>
            </w:r>
          </w:p>
        </w:tc>
        <w:tc>
          <w:tcPr>
            <w:tcW w:w="7560" w:type="dxa"/>
          </w:tcPr>
          <w:p w14:paraId="62F845FA" w14:textId="77777777" w:rsidR="00E22A5D" w:rsidRPr="00C41274" w:rsidRDefault="00E22A5D" w:rsidP="00166AF3">
            <w:pPr>
              <w:pStyle w:val="TableBody"/>
            </w:pPr>
          </w:p>
          <w:p w14:paraId="69A17F07" w14:textId="77777777" w:rsidR="00E22A5D" w:rsidRPr="00C41274" w:rsidRDefault="00E22A5D" w:rsidP="00166AF3">
            <w:pPr>
              <w:pStyle w:val="TableBody"/>
            </w:pPr>
          </w:p>
          <w:p w14:paraId="73932F5E" w14:textId="77777777" w:rsidR="00E22A5D" w:rsidRPr="00C41274" w:rsidRDefault="00E22A5D" w:rsidP="00166AF3">
            <w:pPr>
              <w:pStyle w:val="TableBody"/>
              <w:rPr>
                <w:u w:val="single"/>
              </w:rPr>
            </w:pPr>
            <w:r w:rsidRPr="00C41274">
              <w:rPr>
                <w:u w:val="single"/>
              </w:rPr>
              <w:t>Response</w:t>
            </w:r>
          </w:p>
          <w:p w14:paraId="708D24B4" w14:textId="77777777" w:rsidR="00E22A5D" w:rsidRPr="00C41274" w:rsidRDefault="00E22A5D" w:rsidP="00166AF3">
            <w:pPr>
              <w:pStyle w:val="TableBody"/>
              <w:rPr>
                <w:b/>
                <w:bCs/>
              </w:rPr>
            </w:pPr>
            <w:r w:rsidRPr="00C41274">
              <w:rPr>
                <w:b/>
                <w:bCs/>
              </w:rPr>
              <w:t>OK</w:t>
            </w:r>
          </w:p>
          <w:p w14:paraId="71C5FB75" w14:textId="77777777" w:rsidR="00E22A5D" w:rsidRPr="00C41274" w:rsidRDefault="00E22A5D" w:rsidP="00166AF3">
            <w:pPr>
              <w:pStyle w:val="TableBody"/>
            </w:pPr>
          </w:p>
          <w:p w14:paraId="534CB143" w14:textId="77777777" w:rsidR="00E22A5D" w:rsidRPr="00C41274" w:rsidRDefault="00E22A5D" w:rsidP="00166AF3">
            <w:pPr>
              <w:pStyle w:val="TableBody"/>
              <w:rPr>
                <w:u w:val="single"/>
              </w:rPr>
            </w:pPr>
            <w:r w:rsidRPr="00C41274">
              <w:rPr>
                <w:u w:val="single"/>
              </w:rPr>
              <w:t>Parameter</w:t>
            </w:r>
          </w:p>
          <w:p w14:paraId="4039379F" w14:textId="77777777" w:rsidR="00E22A5D" w:rsidRPr="00C41274" w:rsidRDefault="00E22A5D" w:rsidP="00166AF3">
            <w:pPr>
              <w:pStyle w:val="TableBody"/>
            </w:pPr>
            <w:r w:rsidRPr="00C41274">
              <w:rPr>
                <w:b/>
                <w:bCs/>
              </w:rPr>
              <w:t>&lt;mode&gt;</w:t>
            </w:r>
            <w:r>
              <w:rPr>
                <w:b/>
                <w:bCs/>
              </w:rPr>
              <w:tab/>
            </w:r>
            <w:r w:rsidRPr="00AE3612">
              <w:rPr>
                <w:u w:val="single"/>
              </w:rPr>
              <w:t>0</w:t>
            </w:r>
            <w:r>
              <w:t xml:space="preserve"> or omitted</w:t>
            </w:r>
            <w:r>
              <w:tab/>
            </w:r>
            <w:r w:rsidRPr="00C41274">
              <w:t>Disable all flow control</w:t>
            </w:r>
          </w:p>
          <w:p w14:paraId="6E17B842" w14:textId="77777777" w:rsidR="00E22A5D" w:rsidRPr="00C41274" w:rsidRDefault="00E22A5D" w:rsidP="00166AF3">
            <w:pPr>
              <w:pStyle w:val="TableBody"/>
            </w:pPr>
            <w:r>
              <w:tab/>
            </w:r>
            <w:r w:rsidRPr="00C41274">
              <w:tab/>
            </w:r>
            <w:r w:rsidRPr="00AE3612">
              <w:t>3</w:t>
            </w:r>
            <w:r w:rsidRPr="00C41274">
              <w:tab/>
            </w:r>
            <w:r>
              <w:tab/>
            </w:r>
            <w:r w:rsidRPr="00C41274">
              <w:t>Enable bi-directional hardware flow control</w:t>
            </w:r>
          </w:p>
        </w:tc>
      </w:tr>
      <w:tr w:rsidR="00E22A5D" w:rsidRPr="00C41274" w14:paraId="77AFFDEA" w14:textId="77777777" w:rsidTr="00166AF3">
        <w:trPr>
          <w:trHeight w:val="643"/>
        </w:trPr>
        <w:tc>
          <w:tcPr>
            <w:tcW w:w="1728" w:type="dxa"/>
          </w:tcPr>
          <w:p w14:paraId="12441304" w14:textId="77777777" w:rsidR="00E22A5D" w:rsidRPr="00C41274" w:rsidRDefault="00E22A5D" w:rsidP="00166AF3">
            <w:pPr>
              <w:pStyle w:val="TableBody"/>
              <w:rPr>
                <w:u w:val="single"/>
              </w:rPr>
            </w:pPr>
            <w:r w:rsidRPr="00C41274">
              <w:rPr>
                <w:u w:val="single"/>
              </w:rPr>
              <w:t>Reference</w:t>
            </w:r>
          </w:p>
          <w:p w14:paraId="589A30DB" w14:textId="77777777" w:rsidR="00E22A5D" w:rsidRPr="003720D4" w:rsidRDefault="00E22A5D" w:rsidP="00166AF3">
            <w:pPr>
              <w:pStyle w:val="TableBody"/>
            </w:pPr>
            <w:r w:rsidRPr="00C41274">
              <w:t>V.25ter</w:t>
            </w:r>
          </w:p>
        </w:tc>
        <w:tc>
          <w:tcPr>
            <w:tcW w:w="7560" w:type="dxa"/>
          </w:tcPr>
          <w:p w14:paraId="2E512870" w14:textId="77777777" w:rsidR="00E22A5D" w:rsidRPr="00C41274" w:rsidRDefault="00E22A5D" w:rsidP="00166AF3">
            <w:pPr>
              <w:pStyle w:val="TableBody"/>
              <w:rPr>
                <w:u w:val="single"/>
              </w:rPr>
            </w:pPr>
            <w:r w:rsidRPr="00C41274">
              <w:rPr>
                <w:u w:val="single"/>
              </w:rPr>
              <w:t>Notes</w:t>
            </w:r>
          </w:p>
          <w:p w14:paraId="7A891338" w14:textId="77777777" w:rsidR="00E22A5D" w:rsidRPr="00AE67EA" w:rsidRDefault="00E22A5D" w:rsidP="0059466D">
            <w:pPr>
              <w:pStyle w:val="TableBody"/>
              <w:numPr>
                <w:ilvl w:val="0"/>
                <w:numId w:val="37"/>
              </w:numPr>
            </w:pPr>
            <w:r w:rsidRPr="00AE67EA">
              <w:t>Use AT&amp;V0 to display the current flow control setting</w:t>
            </w:r>
            <w:r>
              <w:t>.</w:t>
            </w:r>
          </w:p>
          <w:p w14:paraId="77B356EF" w14:textId="77777777" w:rsidR="00E22A5D" w:rsidRPr="00AE67EA" w:rsidRDefault="00E22A5D" w:rsidP="0059466D">
            <w:pPr>
              <w:pStyle w:val="TableBody"/>
              <w:numPr>
                <w:ilvl w:val="0"/>
                <w:numId w:val="37"/>
              </w:numPr>
            </w:pPr>
            <w:r w:rsidRPr="00AE67EA">
              <w:t>Sierra Wireless reco</w:t>
            </w:r>
            <w:r>
              <w:t>mmends the use of hardware f</w:t>
            </w:r>
            <w:r w:rsidRPr="00AE67EA">
              <w:t>low control</w:t>
            </w:r>
            <w:r>
              <w:t>.</w:t>
            </w:r>
          </w:p>
          <w:p w14:paraId="361AF7F3" w14:textId="77777777" w:rsidR="00E22A5D" w:rsidRDefault="00E22A5D" w:rsidP="0059466D">
            <w:pPr>
              <w:pStyle w:val="TableBody"/>
              <w:numPr>
                <w:ilvl w:val="0"/>
                <w:numId w:val="37"/>
              </w:numPr>
            </w:pPr>
            <w:r>
              <w:t xml:space="preserve">AT&amp;K3 </w:t>
            </w:r>
            <w:r w:rsidRPr="00C41274">
              <w:t>hardware flow control</w:t>
            </w:r>
            <w:r>
              <w:t xml:space="preserve"> is only effective for UART1 and +KSLEEP=2 (UART always ON); it has no effect on the USB AT port.</w:t>
            </w:r>
          </w:p>
          <w:p w14:paraId="43A6F91F" w14:textId="77777777" w:rsidR="00E22A5D" w:rsidRPr="00AE67EA" w:rsidRDefault="00E22A5D" w:rsidP="0059466D">
            <w:pPr>
              <w:pStyle w:val="TableBody"/>
              <w:numPr>
                <w:ilvl w:val="0"/>
                <w:numId w:val="37"/>
              </w:numPr>
            </w:pPr>
            <w:commentRangeStart w:id="1478"/>
            <w:r>
              <w:t>This command is not supported in MUX mode; flow control is not supported in the DLC channel.</w:t>
            </w:r>
            <w:commentRangeEnd w:id="1478"/>
            <w:r>
              <w:rPr>
                <w:rStyle w:val="CommentReference"/>
                <w:rFonts w:ascii="Verdana" w:hAnsi="Verdana" w:cs="Times New Roman"/>
                <w:lang w:eastAsia="en-US"/>
              </w:rPr>
              <w:commentReference w:id="1478"/>
            </w:r>
          </w:p>
        </w:tc>
      </w:tr>
    </w:tbl>
    <w:p w14:paraId="35ACEA2D" w14:textId="77777777" w:rsidR="00E22A5D" w:rsidRPr="00AE67EA" w:rsidRDefault="00E22A5D" w:rsidP="0059466D">
      <w:pPr>
        <w:pStyle w:val="Heading2"/>
        <w:numPr>
          <w:ilvl w:val="1"/>
          <w:numId w:val="11"/>
        </w:numPr>
        <w:ind w:left="1080" w:hanging="1080"/>
      </w:pPr>
      <w:bookmarkStart w:id="1479" w:name="_Toc345081230"/>
      <w:bookmarkStart w:id="1480" w:name="_Toc349752978"/>
      <w:bookmarkStart w:id="1481" w:name="_Toc349753866"/>
      <w:bookmarkStart w:id="1482" w:name="_Ref366743739"/>
      <w:bookmarkStart w:id="1483" w:name="_Ref369078679"/>
      <w:bookmarkStart w:id="1484" w:name="_Toc368585935"/>
      <w:bookmarkStart w:id="1485" w:name="_Toc398286109"/>
      <w:bookmarkStart w:id="1486" w:name="_Ref402354825"/>
      <w:bookmarkStart w:id="1487" w:name="_Ref402354826"/>
      <w:bookmarkStart w:id="1488" w:name="_Ref433810523"/>
      <w:bookmarkStart w:id="1489" w:name="_Ref433810525"/>
      <w:bookmarkStart w:id="1490" w:name="_Toc448912133"/>
      <w:bookmarkStart w:id="1491" w:name="_Ref448916193"/>
      <w:bookmarkStart w:id="1492" w:name="_Toc486251513"/>
      <w:bookmarkStart w:id="1493" w:name="_Toc489456456"/>
      <w:commentRangeStart w:id="1494"/>
      <w:r w:rsidRPr="00AE67EA">
        <w:t xml:space="preserve">&amp;S Command: DSR </w:t>
      </w:r>
      <w:bookmarkEnd w:id="1479"/>
      <w:r w:rsidRPr="00AE67EA">
        <w:t>Option</w:t>
      </w:r>
      <w:bookmarkEnd w:id="1480"/>
      <w:bookmarkEnd w:id="1481"/>
      <w:bookmarkEnd w:id="1482"/>
      <w:bookmarkEnd w:id="1483"/>
      <w:bookmarkEnd w:id="1484"/>
      <w:bookmarkEnd w:id="1485"/>
      <w:bookmarkEnd w:id="1486"/>
      <w:bookmarkEnd w:id="1487"/>
      <w:bookmarkEnd w:id="1488"/>
      <w:bookmarkEnd w:id="1489"/>
      <w:bookmarkEnd w:id="1490"/>
      <w:commentRangeEnd w:id="1494"/>
      <w:r>
        <w:rPr>
          <w:rStyle w:val="CommentReference"/>
          <w:rFonts w:ascii="Verdana" w:eastAsia="Times New Roman" w:hAnsi="Verdana" w:cs="Times New Roman"/>
          <w:b w:val="0"/>
          <w:lang w:eastAsia="en-US"/>
        </w:rPr>
        <w:commentReference w:id="1494"/>
      </w:r>
      <w:bookmarkEnd w:id="1491"/>
      <w:bookmarkEnd w:id="1492"/>
      <w:bookmarkEnd w:id="1493"/>
    </w:p>
    <w:tbl>
      <w:tblPr>
        <w:tblStyle w:val="TableSWIleft"/>
        <w:tblW w:w="9288" w:type="dxa"/>
        <w:tblLayout w:type="fixed"/>
        <w:tblLook w:val="04A0" w:firstRow="1" w:lastRow="0" w:firstColumn="1" w:lastColumn="0" w:noHBand="0" w:noVBand="1"/>
      </w:tblPr>
      <w:tblGrid>
        <w:gridCol w:w="1728"/>
        <w:gridCol w:w="7560"/>
      </w:tblGrid>
      <w:tr w:rsidR="00E22A5D" w:rsidRPr="00C41274" w14:paraId="3CCF3A8B"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45A0970A" w14:textId="52B08724" w:rsidR="00E22A5D" w:rsidRPr="00C41274" w:rsidRDefault="00E22A5D">
            <w:pPr>
              <w:pStyle w:val="TableRowHead"/>
              <w:spacing w:before="144" w:after="144"/>
              <w:rPr>
                <w:bCs w:val="0"/>
              </w:rPr>
            </w:pPr>
            <w:del w:id="1495" w:author="Alban Roche" w:date="2017-08-02T14:40:00Z">
              <w:r w:rsidDel="00F22490">
                <w:delText>HL7618, HL7618RD, HL7648, HL7650, HL7688, HL7690 and HL7692</w:delText>
              </w:r>
            </w:del>
            <w:ins w:id="1496" w:author="Alban Roche" w:date="2017-08-02T14:40:00Z">
              <w:r w:rsidR="00F22490">
                <w:t>HL7800</w:t>
              </w:r>
            </w:ins>
          </w:p>
        </w:tc>
      </w:tr>
      <w:tr w:rsidR="00E22A5D" w:rsidRPr="00C41274" w14:paraId="08C274B5" w14:textId="77777777" w:rsidTr="00166AF3">
        <w:trPr>
          <w:trHeight w:val="1058"/>
        </w:trPr>
        <w:tc>
          <w:tcPr>
            <w:tcW w:w="1728" w:type="dxa"/>
          </w:tcPr>
          <w:p w14:paraId="7505AD27" w14:textId="77777777" w:rsidR="00E22A5D" w:rsidRPr="00C41274" w:rsidRDefault="00E22A5D" w:rsidP="00166AF3">
            <w:pPr>
              <w:pStyle w:val="TableBody"/>
              <w:rPr>
                <w:i/>
              </w:rPr>
            </w:pPr>
            <w:r w:rsidRPr="00C41274">
              <w:rPr>
                <w:i/>
              </w:rPr>
              <w:t>Write command</w:t>
            </w:r>
          </w:p>
          <w:p w14:paraId="75D09605" w14:textId="77777777" w:rsidR="00E22A5D" w:rsidRPr="00C41274" w:rsidRDefault="00E22A5D" w:rsidP="00166AF3">
            <w:pPr>
              <w:pStyle w:val="TableBody"/>
            </w:pPr>
          </w:p>
          <w:p w14:paraId="5E182A89" w14:textId="77777777" w:rsidR="00E22A5D" w:rsidRPr="00C41274" w:rsidRDefault="00E22A5D" w:rsidP="00166AF3">
            <w:pPr>
              <w:pStyle w:val="TableBody"/>
              <w:rPr>
                <w:u w:val="single"/>
              </w:rPr>
            </w:pPr>
            <w:r w:rsidRPr="00C41274">
              <w:rPr>
                <w:u w:val="single"/>
              </w:rPr>
              <w:t>Syntax</w:t>
            </w:r>
          </w:p>
          <w:p w14:paraId="6024B930" w14:textId="77777777" w:rsidR="00E22A5D" w:rsidRPr="00C41274" w:rsidRDefault="00E22A5D" w:rsidP="00166AF3">
            <w:pPr>
              <w:pStyle w:val="TableBody"/>
            </w:pPr>
            <w:r w:rsidRPr="00C41274">
              <w:rPr>
                <w:b/>
              </w:rPr>
              <w:t>AT&amp;S</w:t>
            </w:r>
            <w:r>
              <w:rPr>
                <w:b/>
              </w:rPr>
              <w:br/>
            </w:r>
            <w:r w:rsidRPr="00C41274">
              <w:rPr>
                <w:b/>
              </w:rPr>
              <w:t>[&lt;override&gt;]</w:t>
            </w:r>
          </w:p>
        </w:tc>
        <w:tc>
          <w:tcPr>
            <w:tcW w:w="7560" w:type="dxa"/>
          </w:tcPr>
          <w:p w14:paraId="7BE14418" w14:textId="77777777" w:rsidR="00E22A5D" w:rsidRPr="00C41274" w:rsidRDefault="00E22A5D" w:rsidP="00166AF3">
            <w:pPr>
              <w:pStyle w:val="TableBody"/>
            </w:pPr>
          </w:p>
          <w:p w14:paraId="0BFE4EDF" w14:textId="77777777" w:rsidR="00E22A5D" w:rsidRPr="00C41274" w:rsidRDefault="00E22A5D" w:rsidP="00166AF3">
            <w:pPr>
              <w:pStyle w:val="TableBody"/>
            </w:pPr>
          </w:p>
          <w:p w14:paraId="3624881F" w14:textId="77777777" w:rsidR="00E22A5D" w:rsidRPr="00C41274" w:rsidRDefault="00E22A5D" w:rsidP="00166AF3">
            <w:pPr>
              <w:pStyle w:val="TableBody"/>
              <w:rPr>
                <w:u w:val="single"/>
              </w:rPr>
            </w:pPr>
            <w:r w:rsidRPr="00C41274">
              <w:rPr>
                <w:u w:val="single"/>
              </w:rPr>
              <w:t>Response</w:t>
            </w:r>
          </w:p>
          <w:p w14:paraId="3286CF33" w14:textId="77777777" w:rsidR="00E22A5D" w:rsidRPr="00C41274" w:rsidRDefault="00E22A5D" w:rsidP="00166AF3">
            <w:pPr>
              <w:pStyle w:val="TableBody"/>
              <w:rPr>
                <w:b/>
              </w:rPr>
            </w:pPr>
            <w:r w:rsidRPr="00C41274">
              <w:rPr>
                <w:b/>
              </w:rPr>
              <w:t>OK</w:t>
            </w:r>
          </w:p>
          <w:p w14:paraId="78C7AB5E" w14:textId="77777777" w:rsidR="00E22A5D" w:rsidRPr="00C41274" w:rsidRDefault="00E22A5D" w:rsidP="00166AF3">
            <w:pPr>
              <w:pStyle w:val="TableBody"/>
            </w:pPr>
          </w:p>
          <w:p w14:paraId="1F063F2B" w14:textId="77777777" w:rsidR="00E22A5D" w:rsidRPr="00C41274" w:rsidRDefault="00E22A5D" w:rsidP="00166AF3">
            <w:pPr>
              <w:pStyle w:val="TableBody"/>
              <w:rPr>
                <w:u w:val="single"/>
              </w:rPr>
            </w:pPr>
            <w:r w:rsidRPr="00C41274">
              <w:rPr>
                <w:u w:val="single"/>
              </w:rPr>
              <w:t>Parameter</w:t>
            </w:r>
          </w:p>
          <w:p w14:paraId="4DB21E93" w14:textId="77777777" w:rsidR="00E22A5D" w:rsidRDefault="00E22A5D" w:rsidP="00166AF3">
            <w:pPr>
              <w:pStyle w:val="TableBody"/>
            </w:pPr>
            <w:r w:rsidRPr="00C41274">
              <w:rPr>
                <w:b/>
              </w:rPr>
              <w:t>&lt;override&gt;</w:t>
            </w:r>
            <w:r w:rsidRPr="0077536E">
              <w:tab/>
            </w:r>
            <w:r w:rsidRPr="00C41274">
              <w:rPr>
                <w:u w:val="single"/>
              </w:rPr>
              <w:t>0</w:t>
            </w:r>
            <w:r w:rsidRPr="0032204E">
              <w:t xml:space="preserve"> </w:t>
            </w:r>
            <w:r w:rsidRPr="00C41274">
              <w:t xml:space="preserve">or </w:t>
            </w:r>
            <w:r>
              <w:t>o</w:t>
            </w:r>
            <w:r w:rsidRPr="00C41274">
              <w:t>mitted</w:t>
            </w:r>
            <w:r>
              <w:tab/>
            </w:r>
            <w:r w:rsidRPr="00C41274">
              <w:t xml:space="preserve">DSR signal </w:t>
            </w:r>
            <w:r>
              <w:t xml:space="preserve">is </w:t>
            </w:r>
            <w:r w:rsidRPr="00C41274">
              <w:t>always ON (0 is the default value)</w:t>
            </w:r>
          </w:p>
          <w:p w14:paraId="454BD1F5" w14:textId="77777777" w:rsidR="00E22A5D" w:rsidRPr="00AE67EA" w:rsidRDefault="00E22A5D" w:rsidP="00166AF3">
            <w:pPr>
              <w:pStyle w:val="TableBody"/>
              <w:rPr>
                <w:rFonts w:eastAsia="PMingLiU"/>
              </w:rPr>
            </w:pPr>
            <w:r>
              <w:tab/>
            </w:r>
            <w:r>
              <w:tab/>
              <w:t>1</w:t>
            </w:r>
            <w:r>
              <w:tab/>
            </w:r>
            <w:r>
              <w:tab/>
              <w:t>DSR signal is always OFF</w:t>
            </w:r>
          </w:p>
        </w:tc>
      </w:tr>
      <w:tr w:rsidR="00E22A5D" w:rsidRPr="00C41274" w14:paraId="2DE93364" w14:textId="77777777" w:rsidTr="00166AF3">
        <w:trPr>
          <w:trHeight w:val="65"/>
        </w:trPr>
        <w:tc>
          <w:tcPr>
            <w:tcW w:w="1728" w:type="dxa"/>
          </w:tcPr>
          <w:p w14:paraId="2703E8EC" w14:textId="77777777" w:rsidR="00E22A5D" w:rsidRPr="00C41274" w:rsidRDefault="00E22A5D" w:rsidP="00166AF3">
            <w:pPr>
              <w:pStyle w:val="TableBody"/>
              <w:rPr>
                <w:u w:val="single"/>
              </w:rPr>
            </w:pPr>
            <w:r w:rsidRPr="00C41274">
              <w:rPr>
                <w:u w:val="single"/>
              </w:rPr>
              <w:t>Reference</w:t>
            </w:r>
          </w:p>
          <w:p w14:paraId="5C0B5CCE" w14:textId="77777777" w:rsidR="00E22A5D" w:rsidRPr="00C41274" w:rsidRDefault="00E22A5D" w:rsidP="00166AF3">
            <w:pPr>
              <w:pStyle w:val="TableBody"/>
              <w:rPr>
                <w:i/>
              </w:rPr>
            </w:pPr>
            <w:r w:rsidRPr="00C41274">
              <w:t>V.25ter</w:t>
            </w:r>
          </w:p>
        </w:tc>
        <w:tc>
          <w:tcPr>
            <w:tcW w:w="7560" w:type="dxa"/>
          </w:tcPr>
          <w:p w14:paraId="3AF43815" w14:textId="77777777" w:rsidR="00E22A5D" w:rsidRPr="00C41274" w:rsidRDefault="00E22A5D" w:rsidP="00166AF3">
            <w:pPr>
              <w:pStyle w:val="TableBody"/>
              <w:rPr>
                <w:u w:val="single"/>
              </w:rPr>
            </w:pPr>
            <w:r w:rsidRPr="00C41274">
              <w:rPr>
                <w:u w:val="single"/>
              </w:rPr>
              <w:t>Notes</w:t>
            </w:r>
          </w:p>
          <w:p w14:paraId="46185106" w14:textId="77777777" w:rsidR="00E22A5D" w:rsidRPr="00C90E0C" w:rsidRDefault="00E22A5D" w:rsidP="00166AF3">
            <w:pPr>
              <w:pStyle w:val="TableBody"/>
            </w:pPr>
            <w:r>
              <w:t>This is a dummy command and has no effect on the DSR signal.</w:t>
            </w:r>
          </w:p>
        </w:tc>
      </w:tr>
    </w:tbl>
    <w:p w14:paraId="66653F7E" w14:textId="7ACEC3B3" w:rsidR="00E22A5D" w:rsidRPr="00344B0D" w:rsidRDefault="009068D2" w:rsidP="0059466D">
      <w:pPr>
        <w:pStyle w:val="Heading2"/>
        <w:numPr>
          <w:ilvl w:val="1"/>
          <w:numId w:val="11"/>
        </w:numPr>
        <w:ind w:left="1080" w:hanging="1080"/>
      </w:pPr>
      <w:bookmarkStart w:id="1497" w:name="_Ref472432906"/>
      <w:bookmarkStart w:id="1498" w:name="_Toc486251514"/>
      <w:bookmarkStart w:id="1499" w:name="_Toc489456457"/>
      <w:r>
        <w:lastRenderedPageBreak/>
        <w:t>+</w:t>
      </w:r>
      <w:r w:rsidR="00E22A5D" w:rsidRPr="00671C8B">
        <w:t xml:space="preserve">IPR Command: Set Fixed Local/DTE </w:t>
      </w:r>
      <w:bookmarkEnd w:id="1426"/>
      <w:r w:rsidR="00E22A5D" w:rsidRPr="00671C8B">
        <w:t>Rate</w:t>
      </w:r>
      <w:bookmarkEnd w:id="1427"/>
      <w:bookmarkEnd w:id="1428"/>
      <w:bookmarkEnd w:id="1429"/>
      <w:bookmarkEnd w:id="1430"/>
      <w:bookmarkEnd w:id="1431"/>
      <w:bookmarkEnd w:id="1432"/>
      <w:bookmarkEnd w:id="1433"/>
      <w:bookmarkEnd w:id="1434"/>
      <w:bookmarkEnd w:id="1435"/>
      <w:bookmarkEnd w:id="1497"/>
      <w:bookmarkEnd w:id="1498"/>
      <w:bookmarkEnd w:id="1499"/>
    </w:p>
    <w:tbl>
      <w:tblPr>
        <w:tblStyle w:val="TableSWIleft"/>
        <w:tblW w:w="9288" w:type="dxa"/>
        <w:tblLayout w:type="fixed"/>
        <w:tblLook w:val="04A0" w:firstRow="1" w:lastRow="0" w:firstColumn="1" w:lastColumn="0" w:noHBand="0" w:noVBand="1"/>
      </w:tblPr>
      <w:tblGrid>
        <w:gridCol w:w="1728"/>
        <w:gridCol w:w="7560"/>
      </w:tblGrid>
      <w:tr w:rsidR="00E22A5D" w:rsidRPr="00671C8B" w14:paraId="565CA5EF"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5541BF81" w14:textId="14FC2E58" w:rsidR="00E22A5D" w:rsidRPr="00671C8B" w:rsidRDefault="00E22A5D">
            <w:pPr>
              <w:pStyle w:val="TableRowHead"/>
              <w:spacing w:before="144" w:after="144"/>
            </w:pPr>
            <w:del w:id="1500" w:author="Alban Roche" w:date="2017-08-02T14:40:00Z">
              <w:r w:rsidDel="00F22490">
                <w:rPr>
                  <w:lang w:eastAsia="zh-CN"/>
                </w:rPr>
                <w:delText>HL7618, HL7618RD, HL7648, HL7650, HL7688, HL7690 and HL7692</w:delText>
              </w:r>
            </w:del>
            <w:ins w:id="1501" w:author="Alban Roche" w:date="2017-08-02T14:40:00Z">
              <w:r w:rsidR="00F22490">
                <w:rPr>
                  <w:lang w:eastAsia="zh-CN"/>
                </w:rPr>
                <w:t>HL7800</w:t>
              </w:r>
            </w:ins>
          </w:p>
        </w:tc>
      </w:tr>
      <w:tr w:rsidR="00E22A5D" w:rsidRPr="00671C8B" w14:paraId="7A53733A" w14:textId="77777777" w:rsidTr="00166AF3">
        <w:trPr>
          <w:trHeight w:val="1214"/>
        </w:trPr>
        <w:tc>
          <w:tcPr>
            <w:tcW w:w="1728" w:type="dxa"/>
          </w:tcPr>
          <w:p w14:paraId="3B569525" w14:textId="77777777" w:rsidR="00E22A5D" w:rsidRPr="00671C8B" w:rsidRDefault="00E22A5D" w:rsidP="00166AF3">
            <w:pPr>
              <w:pStyle w:val="TableBody"/>
              <w:keepNext/>
              <w:rPr>
                <w:i/>
              </w:rPr>
            </w:pPr>
            <w:r w:rsidRPr="00671C8B">
              <w:rPr>
                <w:i/>
              </w:rPr>
              <w:t>Test command</w:t>
            </w:r>
          </w:p>
          <w:p w14:paraId="03A485AF" w14:textId="77777777" w:rsidR="00E22A5D" w:rsidRPr="00671C8B" w:rsidRDefault="00E22A5D" w:rsidP="00166AF3">
            <w:pPr>
              <w:pStyle w:val="TableBody"/>
              <w:keepNext/>
            </w:pPr>
          </w:p>
          <w:p w14:paraId="59A94ADD" w14:textId="77777777" w:rsidR="00E22A5D" w:rsidRPr="00671C8B" w:rsidRDefault="00E22A5D" w:rsidP="00166AF3">
            <w:pPr>
              <w:pStyle w:val="TableBody"/>
              <w:keepNext/>
              <w:rPr>
                <w:u w:val="single"/>
              </w:rPr>
            </w:pPr>
            <w:r w:rsidRPr="00671C8B">
              <w:rPr>
                <w:u w:val="single"/>
              </w:rPr>
              <w:t>Syntax</w:t>
            </w:r>
          </w:p>
          <w:p w14:paraId="4EA9D447" w14:textId="77777777" w:rsidR="00E22A5D" w:rsidRPr="00671C8B" w:rsidRDefault="00E22A5D" w:rsidP="00166AF3">
            <w:pPr>
              <w:pStyle w:val="TableBody"/>
              <w:keepNext/>
              <w:rPr>
                <w:u w:val="single"/>
              </w:rPr>
            </w:pPr>
            <w:r w:rsidRPr="00671C8B">
              <w:rPr>
                <w:b/>
              </w:rPr>
              <w:t>AT+IPR=?</w:t>
            </w:r>
          </w:p>
        </w:tc>
        <w:tc>
          <w:tcPr>
            <w:tcW w:w="7560" w:type="dxa"/>
          </w:tcPr>
          <w:p w14:paraId="64419962" w14:textId="77777777" w:rsidR="00E22A5D" w:rsidRPr="00671C8B" w:rsidRDefault="00E22A5D" w:rsidP="00166AF3">
            <w:pPr>
              <w:pStyle w:val="TableBody"/>
              <w:keepNext/>
              <w:rPr>
                <w:u w:val="single"/>
              </w:rPr>
            </w:pPr>
          </w:p>
          <w:p w14:paraId="43A62C87" w14:textId="77777777" w:rsidR="00E22A5D" w:rsidRPr="00671C8B" w:rsidRDefault="00E22A5D" w:rsidP="00166AF3">
            <w:pPr>
              <w:pStyle w:val="TableBody"/>
              <w:keepNext/>
              <w:rPr>
                <w:u w:val="single"/>
              </w:rPr>
            </w:pPr>
          </w:p>
          <w:p w14:paraId="59070E68" w14:textId="77777777" w:rsidR="00E22A5D" w:rsidRDefault="00E22A5D" w:rsidP="00166AF3">
            <w:pPr>
              <w:pStyle w:val="TableBody"/>
              <w:keepNext/>
              <w:rPr>
                <w:u w:val="single"/>
              </w:rPr>
            </w:pPr>
            <w:r w:rsidRPr="00671C8B">
              <w:rPr>
                <w:u w:val="single"/>
              </w:rPr>
              <w:t>Response</w:t>
            </w:r>
          </w:p>
          <w:p w14:paraId="7EC0A40A" w14:textId="77777777" w:rsidR="00E22A5D" w:rsidRPr="004D3245" w:rsidRDefault="00E22A5D" w:rsidP="00166AF3">
            <w:pPr>
              <w:pStyle w:val="TableBody"/>
              <w:keepNext/>
            </w:pPr>
            <w:r w:rsidRPr="004D3245">
              <w:t>With Autobaud:</w:t>
            </w:r>
          </w:p>
          <w:p w14:paraId="3F6201ED" w14:textId="77777777" w:rsidR="00E22A5D" w:rsidRPr="00671C8B" w:rsidRDefault="00E22A5D" w:rsidP="00166AF3">
            <w:pPr>
              <w:pStyle w:val="TableBody"/>
              <w:keepNext/>
              <w:ind w:left="2" w:hanging="2"/>
            </w:pPr>
            <w:r w:rsidRPr="00671C8B">
              <w:rPr>
                <w:b/>
              </w:rPr>
              <w:t xml:space="preserve">+IPR: </w:t>
            </w:r>
            <w:r w:rsidRPr="00671C8B">
              <w:t xml:space="preserve">(list of supported auto detectable </w:t>
            </w:r>
            <w:r w:rsidRPr="00671C8B">
              <w:rPr>
                <w:b/>
              </w:rPr>
              <w:t>&lt;</w:t>
            </w:r>
            <w:r>
              <w:rPr>
                <w:b/>
              </w:rPr>
              <w:t>baud_</w:t>
            </w:r>
            <w:r w:rsidRPr="00671C8B">
              <w:rPr>
                <w:b/>
              </w:rPr>
              <w:t>rate&gt;</w:t>
            </w:r>
            <w:r w:rsidRPr="009C2807">
              <w:t>s</w:t>
            </w:r>
            <w:r w:rsidRPr="00671C8B">
              <w:t xml:space="preserve">)[,(list of fixed only </w:t>
            </w:r>
            <w:r w:rsidRPr="00671C8B">
              <w:rPr>
                <w:b/>
              </w:rPr>
              <w:t>&lt;</w:t>
            </w:r>
            <w:r>
              <w:rPr>
                <w:b/>
              </w:rPr>
              <w:t>baud_</w:t>
            </w:r>
            <w:r w:rsidRPr="00671C8B">
              <w:rPr>
                <w:b/>
              </w:rPr>
              <w:t>rate&gt;</w:t>
            </w:r>
            <w:r w:rsidRPr="00671C8B">
              <w:t>s)]</w:t>
            </w:r>
          </w:p>
          <w:p w14:paraId="2DF0C953" w14:textId="77777777" w:rsidR="00E22A5D" w:rsidRDefault="00E22A5D" w:rsidP="00166AF3">
            <w:pPr>
              <w:pStyle w:val="TableBody"/>
              <w:keepNext/>
              <w:rPr>
                <w:b/>
              </w:rPr>
            </w:pPr>
            <w:r w:rsidRPr="00671C8B">
              <w:rPr>
                <w:b/>
              </w:rPr>
              <w:t>OK</w:t>
            </w:r>
          </w:p>
          <w:p w14:paraId="09684208" w14:textId="77777777" w:rsidR="00E22A5D" w:rsidRDefault="00E22A5D" w:rsidP="00166AF3">
            <w:pPr>
              <w:pStyle w:val="TableBody"/>
              <w:keepNext/>
              <w:rPr>
                <w:b/>
              </w:rPr>
            </w:pPr>
          </w:p>
          <w:p w14:paraId="7FB9EE51" w14:textId="77777777" w:rsidR="00E22A5D" w:rsidRPr="004D3245" w:rsidRDefault="00E22A5D" w:rsidP="00166AF3">
            <w:pPr>
              <w:pStyle w:val="TableBody"/>
              <w:keepNext/>
            </w:pPr>
            <w:r w:rsidRPr="004D3245">
              <w:t>Without Autobaud:</w:t>
            </w:r>
          </w:p>
          <w:p w14:paraId="1AF88939" w14:textId="77777777" w:rsidR="00E22A5D" w:rsidRPr="00671C8B" w:rsidRDefault="00E22A5D" w:rsidP="00166AF3">
            <w:pPr>
              <w:pStyle w:val="TableBody"/>
              <w:keepNext/>
              <w:ind w:left="2" w:hanging="2"/>
            </w:pPr>
            <w:r w:rsidRPr="00671C8B">
              <w:rPr>
                <w:b/>
              </w:rPr>
              <w:t xml:space="preserve">+IPR: </w:t>
            </w:r>
            <w:r w:rsidRPr="00671C8B">
              <w:t xml:space="preserve">()[,(list of fixed only </w:t>
            </w:r>
            <w:r w:rsidRPr="00671C8B">
              <w:rPr>
                <w:b/>
              </w:rPr>
              <w:t>&lt;</w:t>
            </w:r>
            <w:r>
              <w:rPr>
                <w:b/>
              </w:rPr>
              <w:t>baud_</w:t>
            </w:r>
            <w:r w:rsidRPr="00671C8B">
              <w:rPr>
                <w:b/>
              </w:rPr>
              <w:t>rate&gt;</w:t>
            </w:r>
            <w:r w:rsidRPr="00671C8B">
              <w:t>s)]</w:t>
            </w:r>
          </w:p>
          <w:p w14:paraId="4BB5037B" w14:textId="77777777" w:rsidR="00E22A5D" w:rsidRPr="008F3A0F" w:rsidRDefault="00E22A5D" w:rsidP="00166AF3">
            <w:pPr>
              <w:pStyle w:val="TableBody"/>
              <w:keepNext/>
              <w:rPr>
                <w:b/>
              </w:rPr>
            </w:pPr>
            <w:r w:rsidRPr="00671C8B">
              <w:rPr>
                <w:b/>
              </w:rPr>
              <w:t>OK</w:t>
            </w:r>
          </w:p>
        </w:tc>
      </w:tr>
      <w:tr w:rsidR="00E22A5D" w:rsidRPr="00671C8B" w14:paraId="1AAE104E" w14:textId="77777777" w:rsidTr="00166AF3">
        <w:tc>
          <w:tcPr>
            <w:tcW w:w="1728" w:type="dxa"/>
          </w:tcPr>
          <w:p w14:paraId="6E786756" w14:textId="77777777" w:rsidR="00E22A5D" w:rsidRPr="00671C8B" w:rsidRDefault="00E22A5D" w:rsidP="00166AF3">
            <w:pPr>
              <w:pStyle w:val="TableBody"/>
              <w:rPr>
                <w:i/>
              </w:rPr>
            </w:pPr>
            <w:r w:rsidRPr="00671C8B">
              <w:rPr>
                <w:i/>
              </w:rPr>
              <w:t>Read command</w:t>
            </w:r>
          </w:p>
          <w:p w14:paraId="1C214468" w14:textId="77777777" w:rsidR="00E22A5D" w:rsidRPr="00671C8B" w:rsidRDefault="00E22A5D" w:rsidP="00166AF3">
            <w:pPr>
              <w:pStyle w:val="TableBody"/>
            </w:pPr>
          </w:p>
          <w:p w14:paraId="434A0E7E" w14:textId="77777777" w:rsidR="00E22A5D" w:rsidRPr="00671C8B" w:rsidRDefault="00E22A5D" w:rsidP="00166AF3">
            <w:pPr>
              <w:pStyle w:val="TableBody"/>
              <w:rPr>
                <w:u w:val="single"/>
              </w:rPr>
            </w:pPr>
            <w:r w:rsidRPr="00671C8B">
              <w:rPr>
                <w:u w:val="single"/>
              </w:rPr>
              <w:t>Syntax</w:t>
            </w:r>
          </w:p>
          <w:p w14:paraId="0B1AC0E8" w14:textId="77777777" w:rsidR="00E22A5D" w:rsidRPr="00671C8B" w:rsidRDefault="00E22A5D" w:rsidP="00166AF3">
            <w:pPr>
              <w:pStyle w:val="TableBody"/>
              <w:rPr>
                <w:b/>
              </w:rPr>
            </w:pPr>
            <w:r w:rsidRPr="00671C8B">
              <w:rPr>
                <w:b/>
              </w:rPr>
              <w:t>AT+IPR?</w:t>
            </w:r>
          </w:p>
          <w:p w14:paraId="1C67428D" w14:textId="77777777" w:rsidR="00E22A5D" w:rsidRPr="00671C8B" w:rsidRDefault="00E22A5D" w:rsidP="00166AF3">
            <w:pPr>
              <w:pStyle w:val="TableBody"/>
              <w:rPr>
                <w:u w:val="single"/>
              </w:rPr>
            </w:pPr>
          </w:p>
        </w:tc>
        <w:tc>
          <w:tcPr>
            <w:tcW w:w="7560" w:type="dxa"/>
          </w:tcPr>
          <w:p w14:paraId="4070CC87" w14:textId="77777777" w:rsidR="00E22A5D" w:rsidRPr="00671C8B" w:rsidRDefault="00E22A5D" w:rsidP="00166AF3">
            <w:pPr>
              <w:pStyle w:val="TableBody"/>
              <w:rPr>
                <w:u w:val="single"/>
              </w:rPr>
            </w:pPr>
          </w:p>
          <w:p w14:paraId="42631E73" w14:textId="77777777" w:rsidR="00E22A5D" w:rsidRPr="00671C8B" w:rsidRDefault="00E22A5D" w:rsidP="00166AF3">
            <w:pPr>
              <w:pStyle w:val="TableBody"/>
              <w:rPr>
                <w:u w:val="single"/>
              </w:rPr>
            </w:pPr>
          </w:p>
          <w:p w14:paraId="6F93FF96" w14:textId="77777777" w:rsidR="00E22A5D" w:rsidRPr="00671C8B" w:rsidRDefault="00E22A5D" w:rsidP="00166AF3">
            <w:pPr>
              <w:pStyle w:val="TableBody"/>
              <w:rPr>
                <w:u w:val="single"/>
              </w:rPr>
            </w:pPr>
            <w:r w:rsidRPr="00671C8B">
              <w:rPr>
                <w:u w:val="single"/>
              </w:rPr>
              <w:t>Response</w:t>
            </w:r>
          </w:p>
          <w:p w14:paraId="1BC10738" w14:textId="77777777" w:rsidR="00E22A5D" w:rsidRPr="00671C8B" w:rsidRDefault="00E22A5D" w:rsidP="00166AF3">
            <w:pPr>
              <w:pStyle w:val="TableBody"/>
              <w:rPr>
                <w:b/>
                <w:lang w:eastAsia="zh-CN"/>
              </w:rPr>
            </w:pPr>
            <w:r w:rsidRPr="00671C8B">
              <w:rPr>
                <w:b/>
              </w:rPr>
              <w:t>+IPR:</w:t>
            </w:r>
            <w:r w:rsidRPr="00671C8B">
              <w:rPr>
                <w:b/>
                <w:lang w:eastAsia="zh-CN"/>
              </w:rPr>
              <w:t xml:space="preserve"> </w:t>
            </w:r>
            <w:r w:rsidRPr="00671C8B">
              <w:rPr>
                <w:b/>
              </w:rPr>
              <w:t>&lt;baud_rate&gt;</w:t>
            </w:r>
          </w:p>
          <w:p w14:paraId="573EAE35" w14:textId="77777777" w:rsidR="00E22A5D" w:rsidRPr="00671C8B" w:rsidRDefault="00E22A5D" w:rsidP="00166AF3">
            <w:pPr>
              <w:pStyle w:val="TableBody"/>
              <w:rPr>
                <w:u w:val="single"/>
              </w:rPr>
            </w:pPr>
            <w:r w:rsidRPr="00671C8B">
              <w:rPr>
                <w:b/>
              </w:rPr>
              <w:t>OK</w:t>
            </w:r>
          </w:p>
        </w:tc>
      </w:tr>
      <w:tr w:rsidR="00E22A5D" w:rsidRPr="00671C8B" w14:paraId="11E84083" w14:textId="77777777" w:rsidTr="00166AF3">
        <w:trPr>
          <w:cantSplit w:val="0"/>
        </w:trPr>
        <w:tc>
          <w:tcPr>
            <w:tcW w:w="1728" w:type="dxa"/>
          </w:tcPr>
          <w:p w14:paraId="22B44D24" w14:textId="77777777" w:rsidR="00E22A5D" w:rsidRPr="00671C8B" w:rsidRDefault="00E22A5D" w:rsidP="00166AF3">
            <w:pPr>
              <w:pStyle w:val="TableBody"/>
              <w:rPr>
                <w:i/>
              </w:rPr>
            </w:pPr>
            <w:r w:rsidRPr="00671C8B">
              <w:rPr>
                <w:i/>
              </w:rPr>
              <w:t>Write command</w:t>
            </w:r>
          </w:p>
          <w:p w14:paraId="7A001885" w14:textId="77777777" w:rsidR="00E22A5D" w:rsidRPr="00671C8B" w:rsidRDefault="00E22A5D" w:rsidP="00166AF3">
            <w:pPr>
              <w:pStyle w:val="TableBody"/>
            </w:pPr>
          </w:p>
          <w:p w14:paraId="70B99A3A" w14:textId="77777777" w:rsidR="00E22A5D" w:rsidRPr="00671C8B" w:rsidRDefault="00E22A5D" w:rsidP="00166AF3">
            <w:pPr>
              <w:pStyle w:val="TableBody"/>
              <w:rPr>
                <w:u w:val="single"/>
              </w:rPr>
            </w:pPr>
            <w:r w:rsidRPr="00671C8B">
              <w:rPr>
                <w:u w:val="single"/>
              </w:rPr>
              <w:t>Syntax</w:t>
            </w:r>
          </w:p>
          <w:p w14:paraId="1B5EA346" w14:textId="77777777" w:rsidR="00E22A5D" w:rsidRPr="00671C8B" w:rsidRDefault="00E22A5D" w:rsidP="00166AF3">
            <w:pPr>
              <w:pStyle w:val="TableBody"/>
              <w:rPr>
                <w:b/>
              </w:rPr>
            </w:pPr>
            <w:r w:rsidRPr="00671C8B">
              <w:rPr>
                <w:b/>
              </w:rPr>
              <w:t>AT+IPR= &lt;baud_rate&gt;</w:t>
            </w:r>
          </w:p>
          <w:p w14:paraId="18AA862E" w14:textId="77777777" w:rsidR="00E22A5D" w:rsidRPr="00671C8B" w:rsidRDefault="00E22A5D" w:rsidP="00166AF3">
            <w:pPr>
              <w:pStyle w:val="TableBody"/>
              <w:rPr>
                <w:u w:val="single"/>
              </w:rPr>
            </w:pPr>
          </w:p>
        </w:tc>
        <w:tc>
          <w:tcPr>
            <w:tcW w:w="7560" w:type="dxa"/>
          </w:tcPr>
          <w:p w14:paraId="60EA4CB4" w14:textId="77777777" w:rsidR="00E22A5D" w:rsidRPr="00671C8B" w:rsidRDefault="00E22A5D" w:rsidP="00166AF3">
            <w:pPr>
              <w:pStyle w:val="TableBody"/>
              <w:rPr>
                <w:u w:val="single"/>
              </w:rPr>
            </w:pPr>
          </w:p>
          <w:p w14:paraId="178D85DC" w14:textId="77777777" w:rsidR="00E22A5D" w:rsidRPr="00671C8B" w:rsidRDefault="00E22A5D" w:rsidP="00166AF3">
            <w:pPr>
              <w:pStyle w:val="TableBody"/>
              <w:rPr>
                <w:u w:val="single"/>
              </w:rPr>
            </w:pPr>
          </w:p>
          <w:p w14:paraId="2B55150D" w14:textId="77777777" w:rsidR="00E22A5D" w:rsidRPr="00671C8B" w:rsidRDefault="00E22A5D" w:rsidP="00166AF3">
            <w:pPr>
              <w:pStyle w:val="TableBody"/>
              <w:rPr>
                <w:u w:val="single"/>
              </w:rPr>
            </w:pPr>
            <w:r w:rsidRPr="00671C8B">
              <w:rPr>
                <w:u w:val="single"/>
              </w:rPr>
              <w:t>Response</w:t>
            </w:r>
          </w:p>
          <w:p w14:paraId="7A155C2D" w14:textId="77777777" w:rsidR="00E22A5D" w:rsidRPr="00671C8B" w:rsidRDefault="00E22A5D" w:rsidP="00166AF3">
            <w:pPr>
              <w:pStyle w:val="TableBody"/>
              <w:rPr>
                <w:b/>
              </w:rPr>
            </w:pPr>
            <w:r w:rsidRPr="00671C8B">
              <w:rPr>
                <w:b/>
              </w:rPr>
              <w:t>OK</w:t>
            </w:r>
          </w:p>
          <w:p w14:paraId="207E1CFD" w14:textId="77777777" w:rsidR="00E22A5D" w:rsidRPr="00671C8B" w:rsidRDefault="00E22A5D" w:rsidP="00166AF3">
            <w:pPr>
              <w:pStyle w:val="TableBody"/>
              <w:rPr>
                <w:b/>
              </w:rPr>
            </w:pPr>
          </w:p>
          <w:p w14:paraId="212AEC74" w14:textId="77777777" w:rsidR="00E22A5D" w:rsidRPr="00671C8B" w:rsidRDefault="00E22A5D" w:rsidP="00166AF3">
            <w:pPr>
              <w:pStyle w:val="TableBody"/>
            </w:pPr>
            <w:r w:rsidRPr="00671C8B">
              <w:t>or</w:t>
            </w:r>
          </w:p>
          <w:p w14:paraId="06BDF01E" w14:textId="77777777" w:rsidR="00E22A5D" w:rsidRPr="00671C8B" w:rsidRDefault="00E22A5D" w:rsidP="00166AF3">
            <w:pPr>
              <w:pStyle w:val="TableBody"/>
              <w:rPr>
                <w:b/>
              </w:rPr>
            </w:pPr>
            <w:r w:rsidRPr="00671C8B">
              <w:rPr>
                <w:b/>
              </w:rPr>
              <w:t>+CME ERROR: &lt;err&gt;</w:t>
            </w:r>
          </w:p>
          <w:p w14:paraId="3FB1576F" w14:textId="77777777" w:rsidR="00E22A5D" w:rsidRPr="00671C8B" w:rsidRDefault="00E22A5D" w:rsidP="00166AF3">
            <w:pPr>
              <w:pStyle w:val="TableBody"/>
            </w:pPr>
          </w:p>
          <w:p w14:paraId="1174216E" w14:textId="77777777" w:rsidR="00E22A5D" w:rsidRPr="00671C8B" w:rsidRDefault="00E22A5D" w:rsidP="00166AF3">
            <w:pPr>
              <w:pStyle w:val="TableBody"/>
              <w:rPr>
                <w:u w:val="single"/>
              </w:rPr>
            </w:pPr>
            <w:r w:rsidRPr="00671C8B">
              <w:rPr>
                <w:u w:val="single"/>
              </w:rPr>
              <w:t>Parameter</w:t>
            </w:r>
          </w:p>
          <w:p w14:paraId="2F334637" w14:textId="77777777" w:rsidR="00E22A5D" w:rsidRDefault="00E22A5D" w:rsidP="00166AF3">
            <w:pPr>
              <w:pStyle w:val="TableBody"/>
            </w:pPr>
            <w:r w:rsidRPr="00671C8B">
              <w:rPr>
                <w:b/>
              </w:rPr>
              <w:t>&lt;baud_rate&gt;</w:t>
            </w:r>
            <w:r w:rsidRPr="00671C8B">
              <w:tab/>
            </w:r>
            <w:r w:rsidRPr="00671C8B">
              <w:rPr>
                <w:u w:val="single"/>
              </w:rPr>
              <w:t>115200</w:t>
            </w:r>
            <w:r w:rsidRPr="00671C8B">
              <w:t xml:space="preserve"> </w:t>
            </w:r>
            <w:r w:rsidRPr="00671C8B">
              <w:tab/>
              <w:t>(default value)</w:t>
            </w:r>
          </w:p>
          <w:p w14:paraId="6E1E0D11" w14:textId="6EC86C31" w:rsidR="00E22A5D" w:rsidRPr="00671C8B" w:rsidRDefault="00E22A5D" w:rsidP="001F769E">
            <w:pPr>
              <w:pStyle w:val="TableBody"/>
            </w:pPr>
            <w:r>
              <w:tab/>
            </w:r>
            <w:r>
              <w:tab/>
            </w:r>
            <w:r>
              <w:tab/>
              <w:t xml:space="preserve">0 (autobaud), </w:t>
            </w:r>
            <w:r w:rsidRPr="00671C8B">
              <w:t xml:space="preserve">300, 1200, 2400, 4800, 9600, 19200, 38400, 57600, </w:t>
            </w:r>
            <w:r>
              <w:tab/>
            </w:r>
            <w:r>
              <w:tab/>
            </w:r>
            <w:r>
              <w:tab/>
            </w:r>
            <w:r>
              <w:tab/>
            </w:r>
            <w:r w:rsidRPr="00671C8B">
              <w:t xml:space="preserve">230400, </w:t>
            </w:r>
            <w:r>
              <w:t xml:space="preserve">460800, </w:t>
            </w:r>
            <w:r w:rsidRPr="00671C8B">
              <w:t>500000, 750000, 921600,</w:t>
            </w:r>
            <w:r>
              <w:t xml:space="preserve"> </w:t>
            </w:r>
            <w:r w:rsidRPr="00671C8B">
              <w:t xml:space="preserve">1843200, 3000000, </w:t>
            </w:r>
            <w:r>
              <w:tab/>
            </w:r>
            <w:r>
              <w:tab/>
            </w:r>
            <w:r>
              <w:tab/>
            </w:r>
            <w:r>
              <w:tab/>
            </w:r>
            <w:r w:rsidRPr="00671C8B">
              <w:t xml:space="preserve">3250000, </w:t>
            </w:r>
            <w:r>
              <w:t xml:space="preserve">3686400, 4000000, </w:t>
            </w:r>
            <w:r w:rsidRPr="00671C8B">
              <w:t>6000000</w:t>
            </w:r>
          </w:p>
        </w:tc>
      </w:tr>
      <w:tr w:rsidR="00E22A5D" w:rsidRPr="00671C8B" w14:paraId="2018459E" w14:textId="77777777" w:rsidTr="00166AF3">
        <w:trPr>
          <w:trHeight w:val="80"/>
        </w:trPr>
        <w:tc>
          <w:tcPr>
            <w:tcW w:w="1728" w:type="dxa"/>
          </w:tcPr>
          <w:p w14:paraId="15FF9478" w14:textId="77777777" w:rsidR="00E22A5D" w:rsidRPr="00671C8B" w:rsidRDefault="00E22A5D" w:rsidP="00166AF3">
            <w:pPr>
              <w:pStyle w:val="TableBody"/>
              <w:rPr>
                <w:u w:val="single"/>
              </w:rPr>
            </w:pPr>
            <w:r w:rsidRPr="00671C8B">
              <w:rPr>
                <w:u w:val="single"/>
              </w:rPr>
              <w:t>Notes</w:t>
            </w:r>
          </w:p>
        </w:tc>
        <w:tc>
          <w:tcPr>
            <w:tcW w:w="7560" w:type="dxa"/>
          </w:tcPr>
          <w:p w14:paraId="08EF7FE3" w14:textId="77777777" w:rsidR="00E22A5D" w:rsidRPr="00671C8B" w:rsidRDefault="00E22A5D" w:rsidP="0059466D">
            <w:pPr>
              <w:pStyle w:val="TableBody"/>
              <w:numPr>
                <w:ilvl w:val="0"/>
                <w:numId w:val="38"/>
              </w:numPr>
            </w:pPr>
            <w:r w:rsidRPr="00671C8B">
              <w:t>Not all listed rates may be available as they depend on the target</w:t>
            </w:r>
            <w:r>
              <w:t>.</w:t>
            </w:r>
          </w:p>
          <w:p w14:paraId="6709D518" w14:textId="77777777" w:rsidR="00E22A5D" w:rsidRDefault="00E22A5D" w:rsidP="0059466D">
            <w:pPr>
              <w:pStyle w:val="TableBody"/>
              <w:numPr>
                <w:ilvl w:val="0"/>
                <w:numId w:val="38"/>
              </w:numPr>
            </w:pPr>
            <w:r w:rsidRPr="00671C8B">
              <w:t>The full range of data rate values may be reduced depending on hardware or other criteria</w:t>
            </w:r>
            <w:r>
              <w:t>.</w:t>
            </w:r>
          </w:p>
          <w:p w14:paraId="7F40EB4E" w14:textId="77777777" w:rsidR="00E22A5D" w:rsidRDefault="00E22A5D" w:rsidP="0059466D">
            <w:pPr>
              <w:pStyle w:val="TableBody"/>
              <w:numPr>
                <w:ilvl w:val="0"/>
                <w:numId w:val="38"/>
              </w:numPr>
            </w:pPr>
            <w:r>
              <w:t xml:space="preserve">&lt;baud_rate&gt; is </w:t>
            </w:r>
            <w:r w:rsidRPr="00276097">
              <w:t xml:space="preserve">saved in non-volatile memory </w:t>
            </w:r>
            <w:r>
              <w:t xml:space="preserve">per AT port </w:t>
            </w:r>
            <w:r w:rsidRPr="00276097">
              <w:t>over module reboot</w:t>
            </w:r>
            <w:r>
              <w:t xml:space="preserve"> when AT&amp;W is entered. It is not automatically saved after a +IPR write command.</w:t>
            </w:r>
          </w:p>
          <w:p w14:paraId="78901D9F" w14:textId="77777777" w:rsidR="00E22A5D" w:rsidRDefault="00E22A5D" w:rsidP="0059466D">
            <w:pPr>
              <w:pStyle w:val="TableBody"/>
              <w:numPr>
                <w:ilvl w:val="0"/>
                <w:numId w:val="38"/>
              </w:numPr>
            </w:pPr>
            <w:r w:rsidRPr="006D2344">
              <w:t>After autobaud is activated</w:t>
            </w:r>
            <w:r>
              <w:t xml:space="preserve"> on a UART port</w:t>
            </w:r>
            <w:r w:rsidRPr="006D2344">
              <w:t xml:space="preserve">, the next AT command can be entered at a different speed. </w:t>
            </w:r>
            <w:r>
              <w:t>+</w:t>
            </w:r>
            <w:r w:rsidRPr="006D2344">
              <w:t xml:space="preserve">IPR </w:t>
            </w:r>
            <w:r>
              <w:t xml:space="preserve">is then </w:t>
            </w:r>
            <w:r w:rsidRPr="006D2344">
              <w:t xml:space="preserve">set to the speed of </w:t>
            </w:r>
            <w:r>
              <w:t xml:space="preserve">this </w:t>
            </w:r>
            <w:r w:rsidRPr="006D2344">
              <w:t xml:space="preserve">command. </w:t>
            </w:r>
            <w:r>
              <w:t>A</w:t>
            </w:r>
            <w:r w:rsidRPr="006D2344">
              <w:t>utobaud is then automatically deactivated.</w:t>
            </w:r>
          </w:p>
          <w:p w14:paraId="4BCD5A91" w14:textId="77777777" w:rsidR="00E22A5D" w:rsidRPr="00671C8B" w:rsidRDefault="00E22A5D" w:rsidP="0059466D">
            <w:pPr>
              <w:pStyle w:val="TableBody"/>
              <w:numPr>
                <w:ilvl w:val="0"/>
                <w:numId w:val="38"/>
              </w:numPr>
            </w:pPr>
            <w:r>
              <w:t>When autobaud is activated on a USB COM port, any speed provided by the USB driver is accepted. AT+IPR? responds with +IPR: 0 regardless of USB speed used.</w:t>
            </w:r>
          </w:p>
        </w:tc>
      </w:tr>
    </w:tbl>
    <w:p w14:paraId="5E33892D" w14:textId="437BFA53" w:rsidR="00E22A5D" w:rsidDel="00F22490" w:rsidRDefault="00E22A5D" w:rsidP="0059466D">
      <w:pPr>
        <w:pStyle w:val="Heading2"/>
        <w:numPr>
          <w:ilvl w:val="1"/>
          <w:numId w:val="11"/>
        </w:numPr>
        <w:ind w:left="1080" w:hanging="1080"/>
        <w:rPr>
          <w:del w:id="1502" w:author="Alban Roche" w:date="2017-08-02T16:25:00Z"/>
        </w:rPr>
      </w:pPr>
      <w:bookmarkStart w:id="1503" w:name="_Toc368922809"/>
      <w:bookmarkStart w:id="1504" w:name="_Toc369096318"/>
      <w:bookmarkStart w:id="1505" w:name="_Toc369270154"/>
      <w:bookmarkStart w:id="1506" w:name="_Toc369683829"/>
      <w:bookmarkStart w:id="1507" w:name="_Toc368922822"/>
      <w:bookmarkStart w:id="1508" w:name="_Toc369096331"/>
      <w:bookmarkStart w:id="1509" w:name="_Toc369270167"/>
      <w:bookmarkStart w:id="1510" w:name="_Toc369683842"/>
      <w:bookmarkStart w:id="1511" w:name="_Toc345081221"/>
      <w:bookmarkStart w:id="1512" w:name="_Toc349752969"/>
      <w:bookmarkStart w:id="1513" w:name="_Toc349753857"/>
      <w:bookmarkStart w:id="1514" w:name="_Ref366743677"/>
      <w:bookmarkStart w:id="1515" w:name="_Ref369078629"/>
      <w:bookmarkStart w:id="1516" w:name="_Toc368585926"/>
      <w:bookmarkStart w:id="1517" w:name="_Toc460585457"/>
      <w:bookmarkStart w:id="1518" w:name="_Toc486251515"/>
      <w:bookmarkEnd w:id="1503"/>
      <w:bookmarkEnd w:id="1504"/>
      <w:bookmarkEnd w:id="1505"/>
      <w:bookmarkEnd w:id="1506"/>
      <w:bookmarkEnd w:id="1507"/>
      <w:bookmarkEnd w:id="1508"/>
      <w:bookmarkEnd w:id="1509"/>
      <w:bookmarkEnd w:id="1510"/>
      <w:commentRangeStart w:id="1519"/>
      <w:del w:id="1520" w:author="Alban Roche" w:date="2017-08-02T16:25:00Z">
        <w:r w:rsidRPr="00671C8B" w:rsidDel="00F22490">
          <w:lastRenderedPageBreak/>
          <w:delText xml:space="preserve">L Command: Monitor Speaker </w:delText>
        </w:r>
        <w:bookmarkEnd w:id="1511"/>
        <w:r w:rsidRPr="00671C8B" w:rsidDel="00F22490">
          <w:delText>Loudness</w:delText>
        </w:r>
        <w:bookmarkEnd w:id="1512"/>
        <w:bookmarkEnd w:id="1513"/>
        <w:bookmarkEnd w:id="1514"/>
        <w:bookmarkEnd w:id="1515"/>
        <w:bookmarkEnd w:id="1516"/>
        <w:bookmarkEnd w:id="1517"/>
        <w:commentRangeEnd w:id="1519"/>
        <w:r w:rsidDel="00F22490">
          <w:rPr>
            <w:rStyle w:val="CommentReference"/>
            <w:rFonts w:ascii="Verdana" w:eastAsia="Times New Roman" w:hAnsi="Verdana" w:cs="Times New Roman"/>
            <w:b w:val="0"/>
            <w:lang w:eastAsia="en-US"/>
          </w:rPr>
          <w:commentReference w:id="1519"/>
        </w:r>
        <w:bookmarkStart w:id="1521" w:name="_Toc489456458"/>
        <w:bookmarkEnd w:id="1518"/>
        <w:bookmarkEnd w:id="1521"/>
      </w:del>
    </w:p>
    <w:p w14:paraId="7A2267D3" w14:textId="2F2F86F0" w:rsidR="00E22A5D" w:rsidRPr="00344B0D" w:rsidDel="00F22490" w:rsidRDefault="00E22A5D" w:rsidP="00E22A5D">
      <w:pPr>
        <w:pStyle w:val="Note"/>
        <w:keepNext/>
        <w:rPr>
          <w:del w:id="1522" w:author="Alban Roche" w:date="2017-08-02T16:25:00Z"/>
        </w:rPr>
      </w:pPr>
      <w:del w:id="1523" w:author="Alban Roche" w:date="2017-08-02T16:25:00Z">
        <w:r w:rsidDel="00F22490">
          <w:delText>F</w:delText>
        </w:r>
        <w:r w:rsidRPr="00893AA7" w:rsidDel="00F22490">
          <w:delText xml:space="preserve">or </w:delText>
        </w:r>
        <w:r w:rsidDel="00F22490">
          <w:delText>HL7648 and HL7688 only.</w:delText>
        </w:r>
        <w:bookmarkStart w:id="1524" w:name="_Toc489456459"/>
        <w:bookmarkEnd w:id="1524"/>
      </w:del>
    </w:p>
    <w:tbl>
      <w:tblPr>
        <w:tblStyle w:val="TableSWIleft"/>
        <w:tblW w:w="9288" w:type="dxa"/>
        <w:tblLayout w:type="fixed"/>
        <w:tblLook w:val="04A0" w:firstRow="1" w:lastRow="0" w:firstColumn="1" w:lastColumn="0" w:noHBand="0" w:noVBand="1"/>
      </w:tblPr>
      <w:tblGrid>
        <w:gridCol w:w="1728"/>
        <w:gridCol w:w="7560"/>
      </w:tblGrid>
      <w:tr w:rsidR="00E22A5D" w:rsidRPr="00671C8B" w:rsidDel="00F22490" w14:paraId="3B7AE409" w14:textId="150B9763" w:rsidTr="00166AF3">
        <w:trPr>
          <w:cnfStyle w:val="100000000000" w:firstRow="1" w:lastRow="0" w:firstColumn="0" w:lastColumn="0" w:oddVBand="0" w:evenVBand="0" w:oddHBand="0" w:evenHBand="0" w:firstRowFirstColumn="0" w:firstRowLastColumn="0" w:lastRowFirstColumn="0" w:lastRowLastColumn="0"/>
          <w:del w:id="1525" w:author="Alban Roche" w:date="2017-08-02T16:25:00Z"/>
        </w:trPr>
        <w:tc>
          <w:tcPr>
            <w:tcW w:w="9288" w:type="dxa"/>
            <w:gridSpan w:val="2"/>
          </w:tcPr>
          <w:p w14:paraId="14F5F9BF" w14:textId="5239F8D3" w:rsidR="00E22A5D" w:rsidRPr="00671C8B" w:rsidDel="00F22490" w:rsidRDefault="00E22A5D">
            <w:pPr>
              <w:pStyle w:val="TableRowHead"/>
              <w:spacing w:before="144" w:after="144"/>
              <w:rPr>
                <w:del w:id="1526" w:author="Alban Roche" w:date="2017-08-02T16:25:00Z"/>
                <w:bCs w:val="0"/>
              </w:rPr>
            </w:pPr>
            <w:del w:id="1527" w:author="Alban Roche" w:date="2017-08-02T16:25:00Z">
              <w:r w:rsidDel="00F22490">
                <w:delText>HL7648 and HL7688</w:delText>
              </w:r>
              <w:bookmarkStart w:id="1528" w:name="_Toc489456460"/>
              <w:bookmarkEnd w:id="1528"/>
            </w:del>
          </w:p>
        </w:tc>
        <w:bookmarkStart w:id="1529" w:name="_Toc489456461"/>
        <w:bookmarkEnd w:id="1529"/>
      </w:tr>
      <w:tr w:rsidR="00E22A5D" w:rsidRPr="00671C8B" w:rsidDel="00F22490" w14:paraId="578CB247" w14:textId="16A2CB12" w:rsidTr="00166AF3">
        <w:trPr>
          <w:cantSplit w:val="0"/>
          <w:trHeight w:val="35"/>
          <w:del w:id="1530" w:author="Alban Roche" w:date="2017-08-02T16:25:00Z"/>
        </w:trPr>
        <w:tc>
          <w:tcPr>
            <w:tcW w:w="1728" w:type="dxa"/>
          </w:tcPr>
          <w:p w14:paraId="748B0A54" w14:textId="4AE613BF" w:rsidR="00E22A5D" w:rsidRPr="00671C8B" w:rsidDel="00F22490" w:rsidRDefault="00E22A5D" w:rsidP="00166AF3">
            <w:pPr>
              <w:pStyle w:val="TableBody"/>
              <w:rPr>
                <w:del w:id="1531" w:author="Alban Roche" w:date="2017-08-02T16:25:00Z"/>
                <w:i/>
              </w:rPr>
            </w:pPr>
            <w:del w:id="1532" w:author="Alban Roche" w:date="2017-08-02T16:25:00Z">
              <w:r w:rsidRPr="00671C8B" w:rsidDel="00F22490">
                <w:rPr>
                  <w:i/>
                </w:rPr>
                <w:delText>Write command</w:delText>
              </w:r>
              <w:bookmarkStart w:id="1533" w:name="_Toc489456462"/>
              <w:bookmarkEnd w:id="1533"/>
            </w:del>
          </w:p>
          <w:p w14:paraId="15182949" w14:textId="779050CA" w:rsidR="00E22A5D" w:rsidRPr="00671C8B" w:rsidDel="00F22490" w:rsidRDefault="00E22A5D" w:rsidP="00166AF3">
            <w:pPr>
              <w:pStyle w:val="TableBody"/>
              <w:rPr>
                <w:del w:id="1534" w:author="Alban Roche" w:date="2017-08-02T16:25:00Z"/>
              </w:rPr>
            </w:pPr>
            <w:bookmarkStart w:id="1535" w:name="_Toc489456463"/>
            <w:bookmarkEnd w:id="1535"/>
          </w:p>
          <w:p w14:paraId="5AF4973B" w14:textId="7DD7B6EF" w:rsidR="00E22A5D" w:rsidRPr="00671C8B" w:rsidDel="00F22490" w:rsidRDefault="00E22A5D" w:rsidP="00166AF3">
            <w:pPr>
              <w:pStyle w:val="TableBody"/>
              <w:rPr>
                <w:del w:id="1536" w:author="Alban Roche" w:date="2017-08-02T16:25:00Z"/>
                <w:u w:val="single"/>
              </w:rPr>
            </w:pPr>
            <w:del w:id="1537" w:author="Alban Roche" w:date="2017-08-02T16:25:00Z">
              <w:r w:rsidRPr="00671C8B" w:rsidDel="00F22490">
                <w:rPr>
                  <w:u w:val="single"/>
                </w:rPr>
                <w:delText>Syntax</w:delText>
              </w:r>
              <w:bookmarkStart w:id="1538" w:name="_Toc489456464"/>
              <w:bookmarkEnd w:id="1538"/>
            </w:del>
          </w:p>
          <w:p w14:paraId="745A97BC" w14:textId="12BFC5FC" w:rsidR="00E22A5D" w:rsidRPr="00671C8B" w:rsidDel="00F22490" w:rsidRDefault="00E22A5D" w:rsidP="00166AF3">
            <w:pPr>
              <w:pStyle w:val="TableBody"/>
              <w:rPr>
                <w:del w:id="1539" w:author="Alban Roche" w:date="2017-08-02T16:25:00Z"/>
                <w:i/>
              </w:rPr>
            </w:pPr>
            <w:del w:id="1540" w:author="Alban Roche" w:date="2017-08-02T16:25:00Z">
              <w:r w:rsidRPr="00671C8B" w:rsidDel="00F22490">
                <w:rPr>
                  <w:b/>
                </w:rPr>
                <w:delText>ATL [&lt;volume&gt;]</w:delText>
              </w:r>
              <w:bookmarkStart w:id="1541" w:name="_Toc489456465"/>
              <w:bookmarkEnd w:id="1541"/>
            </w:del>
          </w:p>
        </w:tc>
        <w:tc>
          <w:tcPr>
            <w:tcW w:w="7560" w:type="dxa"/>
          </w:tcPr>
          <w:p w14:paraId="527BF750" w14:textId="621B15BC" w:rsidR="00E22A5D" w:rsidRPr="00671C8B" w:rsidDel="00F22490" w:rsidRDefault="00E22A5D" w:rsidP="00166AF3">
            <w:pPr>
              <w:pStyle w:val="TableBody"/>
              <w:rPr>
                <w:del w:id="1542" w:author="Alban Roche" w:date="2017-08-02T16:25:00Z"/>
              </w:rPr>
            </w:pPr>
            <w:bookmarkStart w:id="1543" w:name="_Toc489456466"/>
            <w:bookmarkEnd w:id="1543"/>
          </w:p>
          <w:p w14:paraId="78CBA72E" w14:textId="441DA82F" w:rsidR="00E22A5D" w:rsidRPr="00671C8B" w:rsidDel="00F22490" w:rsidRDefault="00E22A5D" w:rsidP="00166AF3">
            <w:pPr>
              <w:pStyle w:val="TableBody"/>
              <w:rPr>
                <w:del w:id="1544" w:author="Alban Roche" w:date="2017-08-02T16:25:00Z"/>
              </w:rPr>
            </w:pPr>
            <w:bookmarkStart w:id="1545" w:name="_Toc489456467"/>
            <w:bookmarkEnd w:id="1545"/>
          </w:p>
          <w:p w14:paraId="37D977DD" w14:textId="1F7868D3" w:rsidR="00E22A5D" w:rsidRPr="00671C8B" w:rsidDel="00F22490" w:rsidRDefault="00E22A5D" w:rsidP="00166AF3">
            <w:pPr>
              <w:pStyle w:val="TableBody"/>
              <w:rPr>
                <w:del w:id="1546" w:author="Alban Roche" w:date="2017-08-02T16:25:00Z"/>
                <w:u w:val="single"/>
                <w:lang w:eastAsia="zh-CN"/>
              </w:rPr>
            </w:pPr>
            <w:del w:id="1547" w:author="Alban Roche" w:date="2017-08-02T16:25:00Z">
              <w:r w:rsidRPr="00671C8B" w:rsidDel="00F22490">
                <w:rPr>
                  <w:u w:val="single"/>
                </w:rPr>
                <w:delText>Response</w:delText>
              </w:r>
              <w:bookmarkStart w:id="1548" w:name="_Toc489456468"/>
              <w:bookmarkEnd w:id="1548"/>
            </w:del>
          </w:p>
          <w:p w14:paraId="2CD81F58" w14:textId="45749E70" w:rsidR="00E22A5D" w:rsidRPr="00671C8B" w:rsidDel="00F22490" w:rsidRDefault="00E22A5D" w:rsidP="00166AF3">
            <w:pPr>
              <w:pStyle w:val="TableBody"/>
              <w:rPr>
                <w:del w:id="1549" w:author="Alban Roche" w:date="2017-08-02T16:25:00Z"/>
                <w:b/>
              </w:rPr>
            </w:pPr>
            <w:del w:id="1550" w:author="Alban Roche" w:date="2017-08-02T16:25:00Z">
              <w:r w:rsidRPr="00671C8B" w:rsidDel="00F22490">
                <w:rPr>
                  <w:b/>
                </w:rPr>
                <w:delText>OK</w:delText>
              </w:r>
              <w:bookmarkStart w:id="1551" w:name="_Toc489456469"/>
              <w:bookmarkEnd w:id="1551"/>
            </w:del>
          </w:p>
          <w:p w14:paraId="7A374670" w14:textId="25EF0D19" w:rsidR="00E22A5D" w:rsidRPr="00671C8B" w:rsidDel="00F22490" w:rsidRDefault="00E22A5D" w:rsidP="00166AF3">
            <w:pPr>
              <w:pStyle w:val="TableBody"/>
              <w:rPr>
                <w:del w:id="1552" w:author="Alban Roche" w:date="2017-08-02T16:25:00Z"/>
              </w:rPr>
            </w:pPr>
            <w:bookmarkStart w:id="1553" w:name="_Toc489456470"/>
            <w:bookmarkEnd w:id="1553"/>
          </w:p>
          <w:p w14:paraId="35961DDD" w14:textId="5E4E2533" w:rsidR="00E22A5D" w:rsidRPr="00671C8B" w:rsidDel="00F22490" w:rsidRDefault="00E22A5D" w:rsidP="00166AF3">
            <w:pPr>
              <w:pStyle w:val="TableBody"/>
              <w:rPr>
                <w:del w:id="1554" w:author="Alban Roche" w:date="2017-08-02T16:25:00Z"/>
                <w:snapToGrid w:val="0"/>
                <w:u w:val="single"/>
              </w:rPr>
            </w:pPr>
            <w:del w:id="1555" w:author="Alban Roche" w:date="2017-08-02T16:25:00Z">
              <w:r w:rsidRPr="00671C8B" w:rsidDel="00F22490">
                <w:rPr>
                  <w:snapToGrid w:val="0"/>
                  <w:u w:val="single"/>
                </w:rPr>
                <w:delText>Parameter</w:delText>
              </w:r>
              <w:bookmarkStart w:id="1556" w:name="_Toc489456471"/>
              <w:bookmarkEnd w:id="1556"/>
            </w:del>
          </w:p>
          <w:p w14:paraId="5B0485C5" w14:textId="7F69BDC9" w:rsidR="00E22A5D" w:rsidRPr="00671C8B" w:rsidDel="00F22490" w:rsidRDefault="00E22A5D" w:rsidP="00166AF3">
            <w:pPr>
              <w:pStyle w:val="TableBody"/>
              <w:rPr>
                <w:del w:id="1557" w:author="Alban Roche" w:date="2017-08-02T16:25:00Z"/>
              </w:rPr>
            </w:pPr>
            <w:del w:id="1558" w:author="Alban Roche" w:date="2017-08-02T16:25:00Z">
              <w:r w:rsidRPr="00671C8B" w:rsidDel="00F22490">
                <w:rPr>
                  <w:b/>
                </w:rPr>
                <w:delText>&lt;volume&gt;</w:delText>
              </w:r>
              <w:r w:rsidRPr="00671C8B" w:rsidDel="00F22490">
                <w:tab/>
                <w:delText>0</w:delText>
              </w:r>
              <w:r w:rsidDel="00F22490">
                <w:delText xml:space="preserve"> – </w:delText>
              </w:r>
              <w:r w:rsidRPr="00671C8B" w:rsidDel="00F22490">
                <w:delText>9</w:delText>
              </w:r>
              <w:bookmarkStart w:id="1559" w:name="_Toc489456472"/>
              <w:bookmarkEnd w:id="1559"/>
            </w:del>
          </w:p>
        </w:tc>
        <w:bookmarkStart w:id="1560" w:name="_Toc489456473"/>
        <w:bookmarkEnd w:id="1560"/>
      </w:tr>
      <w:tr w:rsidR="00E22A5D" w:rsidRPr="00671C8B" w:rsidDel="00F22490" w14:paraId="0DE9C2B4" w14:textId="4DFC9C50" w:rsidTr="00166AF3">
        <w:trPr>
          <w:trHeight w:val="70"/>
          <w:del w:id="1561" w:author="Alban Roche" w:date="2017-08-02T16:25:00Z"/>
        </w:trPr>
        <w:tc>
          <w:tcPr>
            <w:tcW w:w="1728" w:type="dxa"/>
          </w:tcPr>
          <w:p w14:paraId="4BA03438" w14:textId="27736E58" w:rsidR="00E22A5D" w:rsidRPr="00671C8B" w:rsidDel="00F22490" w:rsidRDefault="00E22A5D" w:rsidP="00166AF3">
            <w:pPr>
              <w:pStyle w:val="TableBody"/>
              <w:rPr>
                <w:del w:id="1562" w:author="Alban Roche" w:date="2017-08-02T16:25:00Z"/>
              </w:rPr>
            </w:pPr>
            <w:del w:id="1563" w:author="Alban Roche" w:date="2017-08-02T16:25:00Z">
              <w:r w:rsidRPr="00671C8B" w:rsidDel="00F22490">
                <w:rPr>
                  <w:u w:val="single"/>
                </w:rPr>
                <w:delText>Notes</w:delText>
              </w:r>
              <w:bookmarkStart w:id="1564" w:name="_Toc489456474"/>
              <w:bookmarkEnd w:id="1564"/>
            </w:del>
          </w:p>
        </w:tc>
        <w:tc>
          <w:tcPr>
            <w:tcW w:w="7560" w:type="dxa"/>
          </w:tcPr>
          <w:p w14:paraId="5C002DCC" w14:textId="237EAE97" w:rsidR="00E22A5D" w:rsidRPr="00671C8B" w:rsidDel="00F22490" w:rsidRDefault="00E22A5D" w:rsidP="00166AF3">
            <w:pPr>
              <w:pStyle w:val="TableBody"/>
              <w:rPr>
                <w:del w:id="1565" w:author="Alban Roche" w:date="2017-08-02T16:25:00Z"/>
              </w:rPr>
            </w:pPr>
            <w:del w:id="1566" w:author="Alban Roche" w:date="2017-08-02T16:25:00Z">
              <w:r w:rsidRPr="00671C8B" w:rsidDel="00F22490">
                <w:delText>The responses of this command are compliant with the recommendation but this command has no effect</w:delText>
              </w:r>
              <w:r w:rsidDel="00F22490">
                <w:delText>.</w:delText>
              </w:r>
              <w:bookmarkStart w:id="1567" w:name="_Toc489456475"/>
              <w:bookmarkEnd w:id="1567"/>
            </w:del>
          </w:p>
        </w:tc>
        <w:bookmarkStart w:id="1568" w:name="_Toc489456476"/>
        <w:bookmarkEnd w:id="1568"/>
      </w:tr>
    </w:tbl>
    <w:p w14:paraId="5BDF33D4" w14:textId="10A5EE16" w:rsidR="00E22A5D" w:rsidDel="00F22490" w:rsidRDefault="00E22A5D" w:rsidP="0059466D">
      <w:pPr>
        <w:pStyle w:val="Heading2"/>
        <w:numPr>
          <w:ilvl w:val="1"/>
          <w:numId w:val="11"/>
        </w:numPr>
        <w:ind w:left="1080" w:hanging="1080"/>
        <w:rPr>
          <w:del w:id="1569" w:author="Alban Roche" w:date="2017-08-02T16:25:00Z"/>
        </w:rPr>
      </w:pPr>
      <w:bookmarkStart w:id="1570" w:name="_Toc345081222"/>
      <w:bookmarkStart w:id="1571" w:name="_Toc349752970"/>
      <w:bookmarkStart w:id="1572" w:name="_Toc349753858"/>
      <w:bookmarkStart w:id="1573" w:name="_Ref366743683"/>
      <w:bookmarkStart w:id="1574" w:name="_Ref369078634"/>
      <w:bookmarkStart w:id="1575" w:name="_Toc368585927"/>
      <w:bookmarkStart w:id="1576" w:name="_Toc460585458"/>
      <w:bookmarkStart w:id="1577" w:name="_Toc486251516"/>
      <w:commentRangeStart w:id="1578"/>
      <w:del w:id="1579" w:author="Alban Roche" w:date="2017-08-02T16:25:00Z">
        <w:r w:rsidRPr="00671C8B" w:rsidDel="00F22490">
          <w:delText xml:space="preserve">M Command: Monitor Speaker </w:delText>
        </w:r>
        <w:bookmarkEnd w:id="1570"/>
        <w:r w:rsidRPr="00671C8B" w:rsidDel="00F22490">
          <w:delText>Mode</w:delText>
        </w:r>
        <w:bookmarkEnd w:id="1571"/>
        <w:bookmarkEnd w:id="1572"/>
        <w:bookmarkEnd w:id="1573"/>
        <w:bookmarkEnd w:id="1574"/>
        <w:bookmarkEnd w:id="1575"/>
        <w:bookmarkEnd w:id="1576"/>
        <w:commentRangeEnd w:id="1578"/>
        <w:r w:rsidDel="00F22490">
          <w:rPr>
            <w:rStyle w:val="CommentReference"/>
            <w:rFonts w:ascii="Verdana" w:eastAsia="Times New Roman" w:hAnsi="Verdana" w:cs="Times New Roman"/>
            <w:b w:val="0"/>
            <w:lang w:eastAsia="en-US"/>
          </w:rPr>
          <w:commentReference w:id="1578"/>
        </w:r>
        <w:bookmarkStart w:id="1580" w:name="_Toc489456477"/>
        <w:bookmarkEnd w:id="1577"/>
        <w:bookmarkEnd w:id="1580"/>
      </w:del>
    </w:p>
    <w:p w14:paraId="1CD42DF3" w14:textId="227C4E44" w:rsidR="00E22A5D" w:rsidRPr="00344B0D" w:rsidDel="00F22490" w:rsidRDefault="00E22A5D" w:rsidP="00E22A5D">
      <w:pPr>
        <w:pStyle w:val="Note"/>
        <w:keepNext/>
        <w:rPr>
          <w:del w:id="1581" w:author="Alban Roche" w:date="2017-08-02T16:25:00Z"/>
        </w:rPr>
      </w:pPr>
      <w:del w:id="1582" w:author="Alban Roche" w:date="2017-08-02T16:25:00Z">
        <w:r w:rsidDel="00F22490">
          <w:delText>F</w:delText>
        </w:r>
        <w:r w:rsidRPr="00893AA7" w:rsidDel="00F22490">
          <w:delText xml:space="preserve">or </w:delText>
        </w:r>
        <w:r w:rsidDel="00F22490">
          <w:delText>HL7648 and HL7688 only.</w:delText>
        </w:r>
        <w:bookmarkStart w:id="1583" w:name="_Toc489456478"/>
        <w:bookmarkEnd w:id="1583"/>
      </w:del>
    </w:p>
    <w:tbl>
      <w:tblPr>
        <w:tblStyle w:val="TableSWIleft"/>
        <w:tblW w:w="9288" w:type="dxa"/>
        <w:tblLayout w:type="fixed"/>
        <w:tblLook w:val="04A0" w:firstRow="1" w:lastRow="0" w:firstColumn="1" w:lastColumn="0" w:noHBand="0" w:noVBand="1"/>
      </w:tblPr>
      <w:tblGrid>
        <w:gridCol w:w="1728"/>
        <w:gridCol w:w="7560"/>
      </w:tblGrid>
      <w:tr w:rsidR="00E22A5D" w:rsidRPr="00671C8B" w:rsidDel="00F22490" w14:paraId="2372A104" w14:textId="07D539E6" w:rsidTr="00166AF3">
        <w:trPr>
          <w:cnfStyle w:val="100000000000" w:firstRow="1" w:lastRow="0" w:firstColumn="0" w:lastColumn="0" w:oddVBand="0" w:evenVBand="0" w:oddHBand="0" w:evenHBand="0" w:firstRowFirstColumn="0" w:firstRowLastColumn="0" w:lastRowFirstColumn="0" w:lastRowLastColumn="0"/>
          <w:del w:id="1584" w:author="Alban Roche" w:date="2017-08-02T16:25:00Z"/>
        </w:trPr>
        <w:tc>
          <w:tcPr>
            <w:tcW w:w="9288" w:type="dxa"/>
            <w:gridSpan w:val="2"/>
          </w:tcPr>
          <w:p w14:paraId="12F38644" w14:textId="63DBF1B9" w:rsidR="00E22A5D" w:rsidRPr="00671C8B" w:rsidDel="00F22490" w:rsidRDefault="00E22A5D">
            <w:pPr>
              <w:pStyle w:val="TableRowHead"/>
              <w:spacing w:before="144" w:after="144"/>
              <w:rPr>
                <w:del w:id="1585" w:author="Alban Roche" w:date="2017-08-02T16:25:00Z"/>
                <w:bCs w:val="0"/>
              </w:rPr>
            </w:pPr>
            <w:del w:id="1586" w:author="Alban Roche" w:date="2017-08-02T16:25:00Z">
              <w:r w:rsidDel="00F22490">
                <w:delText>HL7648 and HL7688</w:delText>
              </w:r>
              <w:bookmarkStart w:id="1587" w:name="_Toc489456479"/>
              <w:bookmarkEnd w:id="1587"/>
            </w:del>
          </w:p>
        </w:tc>
        <w:bookmarkStart w:id="1588" w:name="_Toc489456480"/>
        <w:bookmarkEnd w:id="1588"/>
      </w:tr>
      <w:tr w:rsidR="00E22A5D" w:rsidRPr="00671C8B" w:rsidDel="00F22490" w14:paraId="0EAC92D4" w14:textId="3A94A87B" w:rsidTr="00166AF3">
        <w:trPr>
          <w:trHeight w:val="1058"/>
          <w:del w:id="1589" w:author="Alban Roche" w:date="2017-08-02T16:25:00Z"/>
        </w:trPr>
        <w:tc>
          <w:tcPr>
            <w:tcW w:w="1728" w:type="dxa"/>
          </w:tcPr>
          <w:p w14:paraId="7F97E6C6" w14:textId="16AC4694" w:rsidR="00E22A5D" w:rsidRPr="007A6F2C" w:rsidDel="00F22490" w:rsidRDefault="00E22A5D" w:rsidP="00166AF3">
            <w:pPr>
              <w:pStyle w:val="TableBody"/>
              <w:rPr>
                <w:del w:id="1590" w:author="Alban Roche" w:date="2017-08-02T16:25:00Z"/>
                <w:i/>
              </w:rPr>
            </w:pPr>
            <w:del w:id="1591" w:author="Alban Roche" w:date="2017-08-02T16:25:00Z">
              <w:r w:rsidRPr="007A6F2C" w:rsidDel="00F22490">
                <w:rPr>
                  <w:i/>
                </w:rPr>
                <w:delText>Write command</w:delText>
              </w:r>
              <w:bookmarkStart w:id="1592" w:name="_Toc489456481"/>
              <w:bookmarkEnd w:id="1592"/>
            </w:del>
          </w:p>
          <w:p w14:paraId="017D2F59" w14:textId="6A1C51C9" w:rsidR="00E22A5D" w:rsidRPr="007A6F2C" w:rsidDel="00F22490" w:rsidRDefault="00E22A5D" w:rsidP="00166AF3">
            <w:pPr>
              <w:pStyle w:val="TableBody"/>
              <w:rPr>
                <w:del w:id="1593" w:author="Alban Roche" w:date="2017-08-02T16:25:00Z"/>
              </w:rPr>
            </w:pPr>
            <w:bookmarkStart w:id="1594" w:name="_Toc489456482"/>
            <w:bookmarkEnd w:id="1594"/>
          </w:p>
          <w:p w14:paraId="3A8E0EB9" w14:textId="072B9AD7" w:rsidR="00E22A5D" w:rsidRPr="007A6F2C" w:rsidDel="00F22490" w:rsidRDefault="00E22A5D" w:rsidP="00166AF3">
            <w:pPr>
              <w:pStyle w:val="TableBody"/>
              <w:rPr>
                <w:del w:id="1595" w:author="Alban Roche" w:date="2017-08-02T16:25:00Z"/>
                <w:u w:val="single"/>
              </w:rPr>
            </w:pPr>
            <w:del w:id="1596" w:author="Alban Roche" w:date="2017-08-02T16:25:00Z">
              <w:r w:rsidRPr="007A6F2C" w:rsidDel="00F22490">
                <w:rPr>
                  <w:u w:val="single"/>
                </w:rPr>
                <w:delText>Syntax</w:delText>
              </w:r>
              <w:bookmarkStart w:id="1597" w:name="_Toc489456483"/>
              <w:bookmarkEnd w:id="1597"/>
            </w:del>
          </w:p>
          <w:p w14:paraId="76D79B2F" w14:textId="5D6F8CDC" w:rsidR="00E22A5D" w:rsidRPr="007A6F2C" w:rsidDel="00F22490" w:rsidRDefault="00E22A5D" w:rsidP="00166AF3">
            <w:pPr>
              <w:pStyle w:val="TableBody"/>
              <w:rPr>
                <w:del w:id="1598" w:author="Alban Roche" w:date="2017-08-02T16:25:00Z"/>
                <w:b/>
              </w:rPr>
            </w:pPr>
            <w:del w:id="1599" w:author="Alban Roche" w:date="2017-08-02T16:25:00Z">
              <w:r w:rsidRPr="007A6F2C" w:rsidDel="00F22490">
                <w:rPr>
                  <w:b/>
                </w:rPr>
                <w:delText>ATM[&lt;mode&gt;]</w:delText>
              </w:r>
              <w:bookmarkStart w:id="1600" w:name="_Toc489456484"/>
              <w:bookmarkEnd w:id="1600"/>
            </w:del>
          </w:p>
          <w:p w14:paraId="4869466C" w14:textId="1B7BBC3A" w:rsidR="00E22A5D" w:rsidRPr="007A6F2C" w:rsidDel="00F22490" w:rsidRDefault="00E22A5D" w:rsidP="00166AF3">
            <w:pPr>
              <w:pStyle w:val="TableBody"/>
              <w:rPr>
                <w:del w:id="1601" w:author="Alban Roche" w:date="2017-08-02T16:25:00Z"/>
              </w:rPr>
            </w:pPr>
            <w:bookmarkStart w:id="1602" w:name="_Toc489456485"/>
            <w:bookmarkEnd w:id="1602"/>
          </w:p>
          <w:p w14:paraId="09BF69E4" w14:textId="74F0AA8D" w:rsidR="00E22A5D" w:rsidRPr="007A6F2C" w:rsidDel="00F22490" w:rsidRDefault="00E22A5D" w:rsidP="00166AF3">
            <w:pPr>
              <w:pStyle w:val="TableBody"/>
              <w:rPr>
                <w:del w:id="1603" w:author="Alban Roche" w:date="2017-08-02T16:25:00Z"/>
              </w:rPr>
            </w:pPr>
            <w:bookmarkStart w:id="1604" w:name="_Toc489456486"/>
            <w:bookmarkEnd w:id="1604"/>
          </w:p>
        </w:tc>
        <w:tc>
          <w:tcPr>
            <w:tcW w:w="7560" w:type="dxa"/>
          </w:tcPr>
          <w:p w14:paraId="0F4DFC57" w14:textId="4FCBC6E0" w:rsidR="00E22A5D" w:rsidRPr="007A6F2C" w:rsidDel="00F22490" w:rsidRDefault="00E22A5D" w:rsidP="00166AF3">
            <w:pPr>
              <w:pStyle w:val="TableBody"/>
              <w:rPr>
                <w:del w:id="1605" w:author="Alban Roche" w:date="2017-08-02T16:25:00Z"/>
              </w:rPr>
            </w:pPr>
            <w:bookmarkStart w:id="1606" w:name="_Toc489456487"/>
            <w:bookmarkEnd w:id="1606"/>
          </w:p>
          <w:p w14:paraId="3DD64509" w14:textId="57996FB1" w:rsidR="00E22A5D" w:rsidRPr="007A6F2C" w:rsidDel="00F22490" w:rsidRDefault="00E22A5D" w:rsidP="00166AF3">
            <w:pPr>
              <w:pStyle w:val="TableBody"/>
              <w:rPr>
                <w:del w:id="1607" w:author="Alban Roche" w:date="2017-08-02T16:25:00Z"/>
              </w:rPr>
            </w:pPr>
            <w:bookmarkStart w:id="1608" w:name="_Toc489456488"/>
            <w:bookmarkEnd w:id="1608"/>
          </w:p>
          <w:p w14:paraId="60234348" w14:textId="31A64B42" w:rsidR="00E22A5D" w:rsidRPr="00671C8B" w:rsidDel="00F22490" w:rsidRDefault="00E22A5D" w:rsidP="00166AF3">
            <w:pPr>
              <w:pStyle w:val="TableBody"/>
              <w:rPr>
                <w:del w:id="1609" w:author="Alban Roche" w:date="2017-08-02T16:25:00Z"/>
                <w:u w:val="single"/>
                <w:lang w:eastAsia="zh-CN"/>
              </w:rPr>
            </w:pPr>
            <w:del w:id="1610" w:author="Alban Roche" w:date="2017-08-02T16:25:00Z">
              <w:r w:rsidRPr="00671C8B" w:rsidDel="00F22490">
                <w:rPr>
                  <w:u w:val="single"/>
                </w:rPr>
                <w:delText>Response</w:delText>
              </w:r>
              <w:bookmarkStart w:id="1611" w:name="_Toc489456489"/>
              <w:bookmarkEnd w:id="1611"/>
            </w:del>
          </w:p>
          <w:p w14:paraId="43D91944" w14:textId="0647A84D" w:rsidR="00E22A5D" w:rsidRPr="00671C8B" w:rsidDel="00F22490" w:rsidRDefault="00E22A5D" w:rsidP="00166AF3">
            <w:pPr>
              <w:pStyle w:val="TableBody"/>
              <w:rPr>
                <w:del w:id="1612" w:author="Alban Roche" w:date="2017-08-02T16:25:00Z"/>
                <w:b/>
              </w:rPr>
            </w:pPr>
            <w:del w:id="1613" w:author="Alban Roche" w:date="2017-08-02T16:25:00Z">
              <w:r w:rsidRPr="00671C8B" w:rsidDel="00F22490">
                <w:rPr>
                  <w:b/>
                </w:rPr>
                <w:delText>OK</w:delText>
              </w:r>
              <w:bookmarkStart w:id="1614" w:name="_Toc489456490"/>
              <w:bookmarkEnd w:id="1614"/>
            </w:del>
          </w:p>
          <w:p w14:paraId="7AAB260F" w14:textId="061058DC" w:rsidR="00E22A5D" w:rsidRPr="00671C8B" w:rsidDel="00F22490" w:rsidRDefault="00E22A5D" w:rsidP="00166AF3">
            <w:pPr>
              <w:pStyle w:val="TableBody"/>
              <w:rPr>
                <w:del w:id="1615" w:author="Alban Roche" w:date="2017-08-02T16:25:00Z"/>
              </w:rPr>
            </w:pPr>
            <w:bookmarkStart w:id="1616" w:name="_Toc489456491"/>
            <w:bookmarkEnd w:id="1616"/>
          </w:p>
          <w:p w14:paraId="12DFFDEB" w14:textId="3CEB1CD9" w:rsidR="00E22A5D" w:rsidRPr="00671C8B" w:rsidDel="00F22490" w:rsidRDefault="00E22A5D" w:rsidP="00166AF3">
            <w:pPr>
              <w:pStyle w:val="TableBody"/>
              <w:rPr>
                <w:del w:id="1617" w:author="Alban Roche" w:date="2017-08-02T16:25:00Z"/>
                <w:snapToGrid w:val="0"/>
                <w:u w:val="single"/>
              </w:rPr>
            </w:pPr>
            <w:del w:id="1618" w:author="Alban Roche" w:date="2017-08-02T16:25:00Z">
              <w:r w:rsidRPr="00671C8B" w:rsidDel="00F22490">
                <w:rPr>
                  <w:snapToGrid w:val="0"/>
                  <w:u w:val="single"/>
                </w:rPr>
                <w:delText>Parameter</w:delText>
              </w:r>
              <w:bookmarkStart w:id="1619" w:name="_Toc489456492"/>
              <w:bookmarkEnd w:id="1619"/>
            </w:del>
          </w:p>
          <w:p w14:paraId="361CEC93" w14:textId="140C653E" w:rsidR="00E22A5D" w:rsidRPr="00671C8B" w:rsidDel="00F22490" w:rsidRDefault="00E22A5D" w:rsidP="00166AF3">
            <w:pPr>
              <w:pStyle w:val="TableBody"/>
              <w:rPr>
                <w:del w:id="1620" w:author="Alban Roche" w:date="2017-08-02T16:25:00Z"/>
              </w:rPr>
            </w:pPr>
            <w:del w:id="1621" w:author="Alban Roche" w:date="2017-08-02T16:25:00Z">
              <w:r w:rsidRPr="00671C8B" w:rsidDel="00F22490">
                <w:rPr>
                  <w:b/>
                </w:rPr>
                <w:delText>&lt;mode&gt;</w:delText>
              </w:r>
              <w:r w:rsidRPr="00671C8B" w:rsidDel="00F22490">
                <w:tab/>
                <w:delText>0 – 65535</w:delText>
              </w:r>
              <w:bookmarkStart w:id="1622" w:name="_Toc489456493"/>
              <w:bookmarkEnd w:id="1622"/>
            </w:del>
          </w:p>
        </w:tc>
        <w:bookmarkStart w:id="1623" w:name="_Toc489456494"/>
        <w:bookmarkEnd w:id="1623"/>
      </w:tr>
      <w:tr w:rsidR="00E22A5D" w:rsidRPr="00671C8B" w:rsidDel="00F22490" w14:paraId="320F31A1" w14:textId="151172D6" w:rsidTr="00166AF3">
        <w:trPr>
          <w:trHeight w:val="65"/>
          <w:del w:id="1624" w:author="Alban Roche" w:date="2017-08-02T16:25:00Z"/>
        </w:trPr>
        <w:tc>
          <w:tcPr>
            <w:tcW w:w="1728" w:type="dxa"/>
          </w:tcPr>
          <w:p w14:paraId="0D89972D" w14:textId="30D6F763" w:rsidR="00E22A5D" w:rsidRPr="00671C8B" w:rsidDel="00F22490" w:rsidRDefault="00E22A5D" w:rsidP="00166AF3">
            <w:pPr>
              <w:pStyle w:val="TableBody"/>
              <w:rPr>
                <w:del w:id="1625" w:author="Alban Roche" w:date="2017-08-02T16:25:00Z"/>
                <w:u w:val="single"/>
              </w:rPr>
            </w:pPr>
            <w:del w:id="1626" w:author="Alban Roche" w:date="2017-08-02T16:25:00Z">
              <w:r w:rsidRPr="00671C8B" w:rsidDel="00F22490">
                <w:rPr>
                  <w:u w:val="single"/>
                </w:rPr>
                <w:delText>Notes</w:delText>
              </w:r>
              <w:bookmarkStart w:id="1627" w:name="_Toc489456495"/>
              <w:bookmarkEnd w:id="1627"/>
            </w:del>
          </w:p>
        </w:tc>
        <w:tc>
          <w:tcPr>
            <w:tcW w:w="7560" w:type="dxa"/>
          </w:tcPr>
          <w:p w14:paraId="727949C0" w14:textId="50137236" w:rsidR="00E22A5D" w:rsidRPr="00671C8B" w:rsidDel="00F22490" w:rsidRDefault="00E22A5D" w:rsidP="00166AF3">
            <w:pPr>
              <w:pStyle w:val="TableBody"/>
              <w:rPr>
                <w:del w:id="1628" w:author="Alban Roche" w:date="2017-08-02T16:25:00Z"/>
              </w:rPr>
            </w:pPr>
            <w:del w:id="1629" w:author="Alban Roche" w:date="2017-08-02T16:25:00Z">
              <w:r w:rsidRPr="00671C8B" w:rsidDel="00F22490">
                <w:delText>The responses of this command are compliant with the recommendation but this command has no effect</w:delText>
              </w:r>
              <w:r w:rsidDel="00F22490">
                <w:delText>.</w:delText>
              </w:r>
              <w:bookmarkStart w:id="1630" w:name="_Toc489456496"/>
              <w:bookmarkEnd w:id="1630"/>
            </w:del>
          </w:p>
        </w:tc>
        <w:bookmarkStart w:id="1631" w:name="_Toc489456497"/>
        <w:bookmarkEnd w:id="1631"/>
      </w:tr>
    </w:tbl>
    <w:p w14:paraId="0BEFB01A" w14:textId="596F40D3" w:rsidR="00E22A5D" w:rsidDel="00F22490" w:rsidRDefault="00E22A5D" w:rsidP="00E22A5D">
      <w:pPr>
        <w:rPr>
          <w:del w:id="1632" w:author="Alban Roche" w:date="2017-08-02T16:25:00Z"/>
        </w:rPr>
        <w:sectPr w:rsidR="00E22A5D" w:rsidDel="00F22490" w:rsidSect="004F7779">
          <w:headerReference w:type="even" r:id="rId24"/>
          <w:pgSz w:w="11909" w:h="16834" w:code="9"/>
          <w:pgMar w:top="1440" w:right="1440" w:bottom="1440" w:left="1440" w:header="720" w:footer="720" w:gutter="0"/>
          <w:cols w:space="720"/>
          <w:titlePg/>
          <w:docGrid w:linePitch="360"/>
        </w:sectPr>
      </w:pPr>
    </w:p>
    <w:p w14:paraId="05439B48" w14:textId="77777777" w:rsidR="006E65B5" w:rsidRDefault="00E22A5D" w:rsidP="00E22A5D">
      <w:pPr>
        <w:pStyle w:val="Heading1"/>
      </w:pPr>
      <w:bookmarkStart w:id="1633" w:name="_Toc489456498"/>
      <w:r>
        <w:t>General AT Commands</w:t>
      </w:r>
      <w:bookmarkEnd w:id="1633"/>
    </w:p>
    <w:p w14:paraId="0A459CF1" w14:textId="77777777" w:rsidR="00975CC4" w:rsidRPr="00671C8B" w:rsidRDefault="00975CC4" w:rsidP="0059466D">
      <w:pPr>
        <w:pStyle w:val="Heading2"/>
        <w:numPr>
          <w:ilvl w:val="1"/>
          <w:numId w:val="11"/>
        </w:numPr>
        <w:ind w:left="1080" w:hanging="1080"/>
      </w:pPr>
      <w:bookmarkStart w:id="1634" w:name="_Toc345081234"/>
      <w:bookmarkStart w:id="1635" w:name="_Toc349752981"/>
      <w:bookmarkStart w:id="1636" w:name="_Toc349753870"/>
      <w:bookmarkStart w:id="1637" w:name="_Ref366743767"/>
      <w:bookmarkStart w:id="1638" w:name="_Ref368558981"/>
      <w:bookmarkStart w:id="1639" w:name="_Ref368558985"/>
      <w:bookmarkStart w:id="1640" w:name="_Ref369079193"/>
      <w:bookmarkStart w:id="1641" w:name="_Toc368585938"/>
      <w:bookmarkStart w:id="1642" w:name="_Ref387939658"/>
      <w:bookmarkStart w:id="1643" w:name="_Ref387939660"/>
      <w:bookmarkStart w:id="1644" w:name="_Ref390965324"/>
      <w:bookmarkStart w:id="1645" w:name="_Ref390965327"/>
      <w:bookmarkStart w:id="1646" w:name="_Ref433794272"/>
      <w:bookmarkStart w:id="1647" w:name="_Ref433794274"/>
      <w:bookmarkStart w:id="1648" w:name="_Toc486251518"/>
      <w:bookmarkStart w:id="1649" w:name="_Toc489456499"/>
      <w:bookmarkStart w:id="1650" w:name="_Toc170125794"/>
      <w:bookmarkStart w:id="1651" w:name="_Toc78179754"/>
      <w:r w:rsidRPr="00671C8B">
        <w:t>I Command: Request Identification Information</w:t>
      </w:r>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p>
    <w:tbl>
      <w:tblPr>
        <w:tblStyle w:val="TableSWIleft"/>
        <w:tblW w:w="9288" w:type="dxa"/>
        <w:tblLayout w:type="fixed"/>
        <w:tblLook w:val="04A0" w:firstRow="1" w:lastRow="0" w:firstColumn="1" w:lastColumn="0" w:noHBand="0" w:noVBand="1"/>
      </w:tblPr>
      <w:tblGrid>
        <w:gridCol w:w="1728"/>
        <w:gridCol w:w="7560"/>
      </w:tblGrid>
      <w:tr w:rsidR="00975CC4" w:rsidRPr="00671C8B" w14:paraId="143300C0"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bookmarkEnd w:id="1650"/>
          <w:bookmarkEnd w:id="1651"/>
          <w:p w14:paraId="2BA280C6" w14:textId="298AA79C" w:rsidR="00975CC4" w:rsidRPr="00671C8B" w:rsidRDefault="00975CC4">
            <w:pPr>
              <w:pStyle w:val="TableRowHead"/>
              <w:spacing w:before="144" w:after="144"/>
            </w:pPr>
            <w:del w:id="1652" w:author="Alban Roche" w:date="2017-08-02T14:40:00Z">
              <w:r w:rsidDel="00F22490">
                <w:delText>HL7618, HL7618RD, HL7648, HL7650, HL7688, HL7690 and HL7692</w:delText>
              </w:r>
            </w:del>
            <w:ins w:id="1653" w:author="Alban Roche" w:date="2017-08-02T14:40:00Z">
              <w:r w:rsidR="00F22490">
                <w:t>HL7800</w:t>
              </w:r>
            </w:ins>
          </w:p>
        </w:tc>
      </w:tr>
      <w:tr w:rsidR="00975CC4" w:rsidRPr="00671C8B" w14:paraId="0E40FC36" w14:textId="77777777" w:rsidTr="00166AF3">
        <w:trPr>
          <w:cantSplit w:val="0"/>
          <w:trHeight w:val="35"/>
        </w:trPr>
        <w:tc>
          <w:tcPr>
            <w:tcW w:w="1728" w:type="dxa"/>
          </w:tcPr>
          <w:p w14:paraId="03B090E8" w14:textId="77777777" w:rsidR="00975CC4" w:rsidRPr="00671C8B" w:rsidRDefault="00975CC4" w:rsidP="00166AF3">
            <w:pPr>
              <w:pStyle w:val="TableBody"/>
              <w:rPr>
                <w:i/>
              </w:rPr>
            </w:pPr>
            <w:r w:rsidRPr="00671C8B">
              <w:rPr>
                <w:i/>
              </w:rPr>
              <w:t>Execute command</w:t>
            </w:r>
          </w:p>
          <w:p w14:paraId="27B3CEE1" w14:textId="77777777" w:rsidR="00975CC4" w:rsidRPr="00671C8B" w:rsidRDefault="00975CC4" w:rsidP="00166AF3">
            <w:pPr>
              <w:pStyle w:val="TableBody"/>
            </w:pPr>
          </w:p>
          <w:p w14:paraId="381442DD" w14:textId="77777777" w:rsidR="00975CC4" w:rsidRPr="00671C8B" w:rsidRDefault="00975CC4" w:rsidP="00166AF3">
            <w:pPr>
              <w:pStyle w:val="TableBody"/>
              <w:rPr>
                <w:u w:val="single"/>
              </w:rPr>
            </w:pPr>
            <w:r w:rsidRPr="00671C8B">
              <w:rPr>
                <w:u w:val="single"/>
              </w:rPr>
              <w:t>Syntax</w:t>
            </w:r>
          </w:p>
          <w:p w14:paraId="7C55E9CE" w14:textId="77777777" w:rsidR="00975CC4" w:rsidRPr="00671C8B" w:rsidRDefault="00975CC4" w:rsidP="00166AF3">
            <w:pPr>
              <w:pStyle w:val="TableBody"/>
              <w:rPr>
                <w:b/>
              </w:rPr>
            </w:pPr>
            <w:r w:rsidRPr="00671C8B">
              <w:rPr>
                <w:b/>
              </w:rPr>
              <w:t>ATI[&lt;value&gt;]</w:t>
            </w:r>
          </w:p>
          <w:p w14:paraId="06F775A8" w14:textId="77777777" w:rsidR="00975CC4" w:rsidRPr="00671C8B" w:rsidRDefault="00975CC4" w:rsidP="00166AF3">
            <w:pPr>
              <w:pStyle w:val="TableBody"/>
            </w:pPr>
          </w:p>
        </w:tc>
        <w:tc>
          <w:tcPr>
            <w:tcW w:w="7560" w:type="dxa"/>
          </w:tcPr>
          <w:p w14:paraId="5E695E35" w14:textId="77777777" w:rsidR="00975CC4" w:rsidRPr="00671C8B" w:rsidRDefault="00975CC4" w:rsidP="00166AF3">
            <w:pPr>
              <w:pStyle w:val="TableBody"/>
            </w:pPr>
          </w:p>
          <w:p w14:paraId="0B500F98" w14:textId="77777777" w:rsidR="00975CC4" w:rsidRPr="00671C8B" w:rsidRDefault="00975CC4" w:rsidP="00166AF3">
            <w:pPr>
              <w:pStyle w:val="TableBody"/>
            </w:pPr>
          </w:p>
          <w:p w14:paraId="1972E2C2" w14:textId="77777777" w:rsidR="00975CC4" w:rsidRPr="00671C8B" w:rsidRDefault="00975CC4" w:rsidP="00166AF3">
            <w:pPr>
              <w:pStyle w:val="TableBody"/>
              <w:rPr>
                <w:u w:val="single"/>
              </w:rPr>
            </w:pPr>
            <w:r w:rsidRPr="00671C8B">
              <w:rPr>
                <w:u w:val="single"/>
              </w:rPr>
              <w:t>Response</w:t>
            </w:r>
          </w:p>
          <w:p w14:paraId="6771EA37" w14:textId="77777777" w:rsidR="00975CC4" w:rsidRPr="00671C8B" w:rsidRDefault="00975CC4" w:rsidP="00166AF3">
            <w:pPr>
              <w:pStyle w:val="TableBody"/>
            </w:pPr>
            <w:r w:rsidRPr="00671C8B">
              <w:t>If &lt;value&gt; = 0 or omitted:</w:t>
            </w:r>
          </w:p>
          <w:p w14:paraId="18333399" w14:textId="77777777" w:rsidR="00975CC4" w:rsidRPr="00671C8B" w:rsidRDefault="00975CC4" w:rsidP="00166AF3">
            <w:pPr>
              <w:pStyle w:val="TableBody"/>
              <w:rPr>
                <w:b/>
              </w:rPr>
            </w:pPr>
            <w:r w:rsidRPr="00671C8B">
              <w:rPr>
                <w:b/>
              </w:rPr>
              <w:t>&lt;model&gt;</w:t>
            </w:r>
          </w:p>
          <w:p w14:paraId="7F4F3278" w14:textId="77777777" w:rsidR="00975CC4" w:rsidRPr="00671C8B" w:rsidRDefault="00975CC4" w:rsidP="00166AF3">
            <w:pPr>
              <w:pStyle w:val="TableBody"/>
              <w:rPr>
                <w:b/>
              </w:rPr>
            </w:pPr>
            <w:r w:rsidRPr="00671C8B">
              <w:rPr>
                <w:b/>
              </w:rPr>
              <w:t>OK</w:t>
            </w:r>
          </w:p>
          <w:p w14:paraId="1C502726" w14:textId="77777777" w:rsidR="00975CC4" w:rsidRPr="00671C8B" w:rsidRDefault="00975CC4" w:rsidP="00166AF3">
            <w:pPr>
              <w:pStyle w:val="TableBody"/>
            </w:pPr>
          </w:p>
          <w:p w14:paraId="49FA9287" w14:textId="77777777" w:rsidR="00975CC4" w:rsidRPr="00671C8B" w:rsidRDefault="00975CC4" w:rsidP="00166AF3">
            <w:pPr>
              <w:pStyle w:val="TableBody"/>
            </w:pPr>
            <w:r w:rsidRPr="00671C8B">
              <w:t>If &lt;value&gt; = 1:</w:t>
            </w:r>
          </w:p>
          <w:p w14:paraId="2CD427F3" w14:textId="77777777" w:rsidR="00975CC4" w:rsidRPr="00671C8B" w:rsidRDefault="00975CC4" w:rsidP="00166AF3">
            <w:pPr>
              <w:pStyle w:val="TableBody"/>
              <w:rPr>
                <w:b/>
              </w:rPr>
            </w:pPr>
            <w:r w:rsidRPr="00671C8B">
              <w:rPr>
                <w:b/>
              </w:rPr>
              <w:t>&lt;short version name&gt;</w:t>
            </w:r>
          </w:p>
          <w:p w14:paraId="620D6620" w14:textId="77777777" w:rsidR="00975CC4" w:rsidRPr="00671C8B" w:rsidRDefault="00975CC4" w:rsidP="00166AF3">
            <w:pPr>
              <w:pStyle w:val="TableBody"/>
              <w:rPr>
                <w:b/>
              </w:rPr>
            </w:pPr>
            <w:r w:rsidRPr="00671C8B">
              <w:rPr>
                <w:b/>
              </w:rPr>
              <w:t>OK</w:t>
            </w:r>
          </w:p>
          <w:p w14:paraId="3713B317" w14:textId="77777777" w:rsidR="00975CC4" w:rsidRPr="00671C8B" w:rsidRDefault="00975CC4" w:rsidP="00166AF3">
            <w:pPr>
              <w:pStyle w:val="TableBody"/>
            </w:pPr>
          </w:p>
          <w:p w14:paraId="09CA4E8D" w14:textId="77777777" w:rsidR="00975CC4" w:rsidRPr="00671C8B" w:rsidRDefault="00975CC4" w:rsidP="00166AF3">
            <w:pPr>
              <w:pStyle w:val="TableBody"/>
            </w:pPr>
            <w:r w:rsidRPr="00671C8B">
              <w:t>If &lt;value&gt; = 3:</w:t>
            </w:r>
          </w:p>
          <w:p w14:paraId="31343EDB" w14:textId="77777777" w:rsidR="00975CC4" w:rsidRPr="00671C8B" w:rsidRDefault="00975CC4" w:rsidP="00166AF3">
            <w:pPr>
              <w:pStyle w:val="TableBody"/>
              <w:rPr>
                <w:b/>
              </w:rPr>
            </w:pPr>
            <w:r w:rsidRPr="00671C8B">
              <w:rPr>
                <w:b/>
              </w:rPr>
              <w:t xml:space="preserve">&lt;version </w:t>
            </w:r>
            <w:r>
              <w:rPr>
                <w:b/>
              </w:rPr>
              <w:t>name</w:t>
            </w:r>
            <w:r w:rsidRPr="00671C8B">
              <w:rPr>
                <w:b/>
              </w:rPr>
              <w:t>&gt;</w:t>
            </w:r>
          </w:p>
          <w:p w14:paraId="3C5C23E9" w14:textId="77777777" w:rsidR="00975CC4" w:rsidRPr="00671C8B" w:rsidRDefault="00975CC4" w:rsidP="00166AF3">
            <w:pPr>
              <w:pStyle w:val="TableBody"/>
              <w:rPr>
                <w:b/>
              </w:rPr>
            </w:pPr>
            <w:r w:rsidRPr="00671C8B">
              <w:rPr>
                <w:b/>
              </w:rPr>
              <w:t>OK</w:t>
            </w:r>
          </w:p>
          <w:p w14:paraId="35DA7F02" w14:textId="77777777" w:rsidR="00975CC4" w:rsidRPr="00671C8B" w:rsidRDefault="00975CC4" w:rsidP="00166AF3">
            <w:pPr>
              <w:pStyle w:val="TableBody"/>
            </w:pPr>
          </w:p>
          <w:p w14:paraId="1A472FA5" w14:textId="77777777" w:rsidR="00975CC4" w:rsidRPr="00671C8B" w:rsidRDefault="00975CC4" w:rsidP="00166AF3">
            <w:pPr>
              <w:pStyle w:val="TableBody"/>
            </w:pPr>
            <w:r w:rsidRPr="00671C8B">
              <w:t>If &lt;value&gt; = 4:</w:t>
            </w:r>
          </w:p>
          <w:p w14:paraId="37FB7E18" w14:textId="77777777" w:rsidR="00975CC4" w:rsidRPr="00671C8B" w:rsidRDefault="00975CC4" w:rsidP="00166AF3">
            <w:pPr>
              <w:pStyle w:val="TableBody"/>
              <w:rPr>
                <w:b/>
              </w:rPr>
            </w:pPr>
            <w:r w:rsidRPr="00671C8B">
              <w:rPr>
                <w:b/>
              </w:rPr>
              <w:t>&lt;fuse state&gt;</w:t>
            </w:r>
          </w:p>
          <w:p w14:paraId="46213E8D" w14:textId="77777777" w:rsidR="00975CC4" w:rsidRPr="00671C8B" w:rsidRDefault="00975CC4" w:rsidP="00166AF3">
            <w:pPr>
              <w:pStyle w:val="TableBody"/>
              <w:rPr>
                <w:b/>
              </w:rPr>
            </w:pPr>
            <w:r w:rsidRPr="00671C8B">
              <w:rPr>
                <w:b/>
              </w:rPr>
              <w:t>OK</w:t>
            </w:r>
          </w:p>
          <w:p w14:paraId="04698D47" w14:textId="77777777" w:rsidR="00975CC4" w:rsidRPr="00671C8B" w:rsidRDefault="00975CC4" w:rsidP="00166AF3">
            <w:pPr>
              <w:pStyle w:val="TableBody"/>
            </w:pPr>
          </w:p>
          <w:p w14:paraId="605D9F67" w14:textId="77777777" w:rsidR="00975CC4" w:rsidRPr="00671C8B" w:rsidRDefault="00975CC4" w:rsidP="00166AF3">
            <w:pPr>
              <w:pStyle w:val="TableBody"/>
            </w:pPr>
            <w:r w:rsidRPr="00671C8B">
              <w:t>If &lt;value&gt; = 9:</w:t>
            </w:r>
          </w:p>
          <w:p w14:paraId="02B91E9E" w14:textId="77777777" w:rsidR="00975CC4" w:rsidRPr="00671C8B" w:rsidRDefault="00975CC4" w:rsidP="00166AF3">
            <w:pPr>
              <w:pStyle w:val="TableBody"/>
              <w:rPr>
                <w:b/>
              </w:rPr>
            </w:pPr>
            <w:r w:rsidRPr="00671C8B">
              <w:rPr>
                <w:b/>
              </w:rPr>
              <w:t>&lt;version name&gt;</w:t>
            </w:r>
          </w:p>
          <w:p w14:paraId="12D851F7" w14:textId="77777777" w:rsidR="00975CC4" w:rsidRPr="00671C8B" w:rsidRDefault="00975CC4" w:rsidP="00166AF3">
            <w:pPr>
              <w:pStyle w:val="TableBody"/>
              <w:rPr>
                <w:b/>
              </w:rPr>
            </w:pPr>
            <w:r w:rsidRPr="00671C8B">
              <w:rPr>
                <w:b/>
              </w:rPr>
              <w:t>&lt;model&gt;</w:t>
            </w:r>
          </w:p>
          <w:p w14:paraId="0FCD3DEA" w14:textId="77777777" w:rsidR="00975CC4" w:rsidRPr="00671C8B" w:rsidRDefault="00975CC4" w:rsidP="00166AF3">
            <w:pPr>
              <w:pStyle w:val="TableBody"/>
              <w:rPr>
                <w:b/>
              </w:rPr>
            </w:pPr>
            <w:r w:rsidRPr="00671C8B">
              <w:rPr>
                <w:b/>
              </w:rPr>
              <w:t>&lt;short version name&gt;</w:t>
            </w:r>
          </w:p>
          <w:p w14:paraId="4FCCE192" w14:textId="77777777" w:rsidR="00975CC4" w:rsidRPr="00671C8B" w:rsidRDefault="00975CC4" w:rsidP="00166AF3">
            <w:pPr>
              <w:pStyle w:val="TableBody"/>
              <w:rPr>
                <w:b/>
              </w:rPr>
            </w:pPr>
            <w:r w:rsidRPr="00671C8B">
              <w:rPr>
                <w:b/>
              </w:rPr>
              <w:t>&lt;chipset&gt;</w:t>
            </w:r>
          </w:p>
          <w:p w14:paraId="01F67449" w14:textId="77777777" w:rsidR="00975CC4" w:rsidRPr="00671C8B" w:rsidRDefault="00975CC4" w:rsidP="00166AF3">
            <w:pPr>
              <w:pStyle w:val="TableBody"/>
              <w:rPr>
                <w:b/>
              </w:rPr>
            </w:pPr>
            <w:r w:rsidRPr="00671C8B">
              <w:rPr>
                <w:b/>
              </w:rPr>
              <w:t>&lt;fuse state&gt;</w:t>
            </w:r>
          </w:p>
          <w:p w14:paraId="66D7CA9E" w14:textId="77777777" w:rsidR="00975CC4" w:rsidRPr="00671C8B" w:rsidRDefault="00975CC4" w:rsidP="00166AF3">
            <w:pPr>
              <w:pStyle w:val="TableBody"/>
              <w:rPr>
                <w:b/>
              </w:rPr>
            </w:pPr>
            <w:r w:rsidRPr="00671C8B">
              <w:rPr>
                <w:b/>
              </w:rPr>
              <w:t>&lt;build date &amp; time&gt;</w:t>
            </w:r>
          </w:p>
          <w:p w14:paraId="7F84EEC8" w14:textId="77777777" w:rsidR="00975CC4" w:rsidRPr="00671C8B" w:rsidRDefault="00975CC4" w:rsidP="00166AF3">
            <w:pPr>
              <w:pStyle w:val="TableBody"/>
              <w:rPr>
                <w:b/>
              </w:rPr>
            </w:pPr>
            <w:r w:rsidRPr="00671C8B">
              <w:rPr>
                <w:b/>
              </w:rPr>
              <w:t>&lt;source rev&gt;</w:t>
            </w:r>
          </w:p>
          <w:p w14:paraId="29C96844" w14:textId="77777777" w:rsidR="00975CC4" w:rsidRPr="00671C8B" w:rsidRDefault="00975CC4" w:rsidP="00166AF3">
            <w:pPr>
              <w:pStyle w:val="TableBody"/>
              <w:rPr>
                <w:b/>
              </w:rPr>
            </w:pPr>
            <w:r w:rsidRPr="00671C8B">
              <w:rPr>
                <w:b/>
              </w:rPr>
              <w:t>OK</w:t>
            </w:r>
          </w:p>
          <w:p w14:paraId="2EB1CB0D" w14:textId="77777777" w:rsidR="00975CC4" w:rsidRDefault="00975CC4" w:rsidP="00166AF3">
            <w:pPr>
              <w:pStyle w:val="TableBody"/>
            </w:pPr>
          </w:p>
          <w:p w14:paraId="75C77D19" w14:textId="77777777" w:rsidR="00975CC4" w:rsidRDefault="00975CC4" w:rsidP="00166AF3">
            <w:pPr>
              <w:pStyle w:val="TableBody"/>
            </w:pPr>
            <w:r>
              <w:t>If &lt;value&gt; = 10:</w:t>
            </w:r>
          </w:p>
          <w:p w14:paraId="01171DF3" w14:textId="77777777" w:rsidR="00975CC4" w:rsidRPr="00BF6865" w:rsidRDefault="00975CC4" w:rsidP="00166AF3">
            <w:pPr>
              <w:pStyle w:val="TableBody"/>
              <w:rPr>
                <w:b/>
              </w:rPr>
            </w:pPr>
            <w:r w:rsidRPr="00BF6865">
              <w:rPr>
                <w:b/>
              </w:rPr>
              <w:t>Modem-Firmware:</w:t>
            </w:r>
          </w:p>
          <w:p w14:paraId="6EE49C1C" w14:textId="77777777" w:rsidR="00975CC4" w:rsidRPr="00DA3803" w:rsidRDefault="00975CC4" w:rsidP="00166AF3">
            <w:pPr>
              <w:pStyle w:val="TableBody"/>
              <w:rPr>
                <w:b/>
              </w:rPr>
            </w:pPr>
            <w:r w:rsidRPr="00DA3803">
              <w:rPr>
                <w:b/>
              </w:rPr>
              <w:t xml:space="preserve">&lt;version </w:t>
            </w:r>
            <w:r>
              <w:rPr>
                <w:b/>
              </w:rPr>
              <w:t>name</w:t>
            </w:r>
            <w:r w:rsidRPr="00DA3803">
              <w:rPr>
                <w:b/>
              </w:rPr>
              <w:t>&gt;</w:t>
            </w:r>
          </w:p>
          <w:p w14:paraId="5345DE26" w14:textId="77777777" w:rsidR="00975CC4" w:rsidRDefault="00975CC4" w:rsidP="00166AF3">
            <w:pPr>
              <w:pStyle w:val="TableBody"/>
              <w:rPr>
                <w:b/>
              </w:rPr>
            </w:pPr>
            <w:r w:rsidRPr="00DA3803">
              <w:rPr>
                <w:b/>
              </w:rPr>
              <w:t>&lt;model&gt;</w:t>
            </w:r>
          </w:p>
          <w:p w14:paraId="3A684679" w14:textId="77777777" w:rsidR="00975CC4" w:rsidRPr="00DA3803" w:rsidRDefault="00975CC4" w:rsidP="00166AF3">
            <w:pPr>
              <w:pStyle w:val="TableBody"/>
              <w:rPr>
                <w:b/>
              </w:rPr>
            </w:pPr>
            <w:r w:rsidRPr="00DA3803">
              <w:rPr>
                <w:b/>
              </w:rPr>
              <w:t>&lt;</w:t>
            </w:r>
            <w:r>
              <w:rPr>
                <w:b/>
              </w:rPr>
              <w:t>short version name</w:t>
            </w:r>
            <w:r w:rsidRPr="00DA3803">
              <w:rPr>
                <w:b/>
              </w:rPr>
              <w:t>&gt;</w:t>
            </w:r>
          </w:p>
          <w:p w14:paraId="4D6474A9" w14:textId="77777777" w:rsidR="00975CC4" w:rsidRDefault="00975CC4" w:rsidP="00166AF3">
            <w:pPr>
              <w:pStyle w:val="TableBody"/>
              <w:rPr>
                <w:b/>
              </w:rPr>
            </w:pPr>
            <w:r>
              <w:rPr>
                <w:b/>
              </w:rPr>
              <w:t>&lt;chipset&gt;</w:t>
            </w:r>
          </w:p>
          <w:p w14:paraId="21DC5608" w14:textId="77777777" w:rsidR="00975CC4" w:rsidRDefault="00975CC4" w:rsidP="00166AF3">
            <w:pPr>
              <w:pStyle w:val="TableBody"/>
              <w:rPr>
                <w:b/>
              </w:rPr>
            </w:pPr>
            <w:r>
              <w:rPr>
                <w:b/>
              </w:rPr>
              <w:t>&lt;fuse state&gt;</w:t>
            </w:r>
          </w:p>
          <w:p w14:paraId="1CDD3432" w14:textId="77777777" w:rsidR="00975CC4" w:rsidRDefault="00975CC4" w:rsidP="00166AF3">
            <w:pPr>
              <w:pStyle w:val="TableBody"/>
              <w:rPr>
                <w:b/>
              </w:rPr>
            </w:pPr>
            <w:r w:rsidRPr="00DA3803">
              <w:rPr>
                <w:b/>
              </w:rPr>
              <w:t>&lt;build date &amp; time&gt;</w:t>
            </w:r>
          </w:p>
          <w:p w14:paraId="6D2819FC" w14:textId="77777777" w:rsidR="00975CC4" w:rsidRDefault="00975CC4" w:rsidP="00166AF3">
            <w:pPr>
              <w:pStyle w:val="TableBody"/>
              <w:rPr>
                <w:b/>
              </w:rPr>
            </w:pPr>
            <w:r>
              <w:rPr>
                <w:b/>
              </w:rPr>
              <w:t>&lt;source rev&gt;</w:t>
            </w:r>
          </w:p>
          <w:p w14:paraId="3679BEC0" w14:textId="77777777" w:rsidR="00975CC4" w:rsidRDefault="00975CC4" w:rsidP="00166AF3">
            <w:pPr>
              <w:pStyle w:val="TableBody"/>
            </w:pPr>
          </w:p>
          <w:p w14:paraId="77979C4B" w14:textId="77777777" w:rsidR="00975CC4" w:rsidRPr="00BF6865" w:rsidRDefault="00975CC4" w:rsidP="00166AF3">
            <w:pPr>
              <w:pStyle w:val="TableBody"/>
              <w:rPr>
                <w:b/>
              </w:rPr>
            </w:pPr>
            <w:r w:rsidRPr="00BF6865">
              <w:rPr>
                <w:b/>
              </w:rPr>
              <w:t>Primary-Boot:</w:t>
            </w:r>
          </w:p>
          <w:p w14:paraId="0E53F391" w14:textId="77777777" w:rsidR="00975CC4" w:rsidRPr="00DA3803" w:rsidRDefault="00975CC4" w:rsidP="00166AF3">
            <w:pPr>
              <w:pStyle w:val="TableBody"/>
              <w:rPr>
                <w:b/>
              </w:rPr>
            </w:pPr>
            <w:r w:rsidRPr="00DA3803">
              <w:rPr>
                <w:b/>
              </w:rPr>
              <w:t xml:space="preserve">&lt;version </w:t>
            </w:r>
            <w:r>
              <w:rPr>
                <w:b/>
              </w:rPr>
              <w:t>name</w:t>
            </w:r>
            <w:r w:rsidRPr="00DA3803">
              <w:rPr>
                <w:b/>
              </w:rPr>
              <w:t>&gt;</w:t>
            </w:r>
          </w:p>
          <w:p w14:paraId="45B3C124" w14:textId="77777777" w:rsidR="00975CC4" w:rsidRDefault="00975CC4" w:rsidP="00166AF3">
            <w:pPr>
              <w:pStyle w:val="TableBody"/>
              <w:rPr>
                <w:b/>
              </w:rPr>
            </w:pPr>
            <w:r w:rsidRPr="00DA3803">
              <w:rPr>
                <w:b/>
              </w:rPr>
              <w:t>&lt;build date &amp; time&gt;</w:t>
            </w:r>
          </w:p>
          <w:p w14:paraId="1C055626" w14:textId="77777777" w:rsidR="00975CC4" w:rsidRDefault="00975CC4" w:rsidP="00166AF3">
            <w:pPr>
              <w:pStyle w:val="TableBody"/>
              <w:rPr>
                <w:b/>
              </w:rPr>
            </w:pPr>
            <w:r>
              <w:rPr>
                <w:b/>
              </w:rPr>
              <w:t>&lt;source rev&gt;</w:t>
            </w:r>
          </w:p>
          <w:p w14:paraId="13C6C201" w14:textId="77777777" w:rsidR="00975CC4" w:rsidRDefault="00975CC4" w:rsidP="00166AF3">
            <w:pPr>
              <w:pStyle w:val="TableBody"/>
            </w:pPr>
          </w:p>
          <w:p w14:paraId="4B0D5DCE" w14:textId="77777777" w:rsidR="00975CC4" w:rsidRPr="00BF6865" w:rsidRDefault="00975CC4" w:rsidP="00166AF3">
            <w:pPr>
              <w:pStyle w:val="TableBody"/>
              <w:rPr>
                <w:b/>
              </w:rPr>
            </w:pPr>
            <w:r w:rsidRPr="00BF6865">
              <w:rPr>
                <w:b/>
              </w:rPr>
              <w:t>Secondary-Boot:</w:t>
            </w:r>
          </w:p>
          <w:p w14:paraId="5AD47F93" w14:textId="77777777" w:rsidR="00975CC4" w:rsidRPr="004409E4" w:rsidRDefault="00975CC4" w:rsidP="00166AF3">
            <w:pPr>
              <w:pStyle w:val="TableBody"/>
              <w:rPr>
                <w:b/>
              </w:rPr>
            </w:pPr>
            <w:r w:rsidRPr="004409E4">
              <w:rPr>
                <w:b/>
              </w:rPr>
              <w:lastRenderedPageBreak/>
              <w:t>&lt;version name&gt;</w:t>
            </w:r>
          </w:p>
          <w:p w14:paraId="252F1F25" w14:textId="77777777" w:rsidR="00975CC4" w:rsidRPr="004409E4" w:rsidRDefault="00975CC4" w:rsidP="00166AF3">
            <w:pPr>
              <w:pStyle w:val="TableBody"/>
              <w:rPr>
                <w:b/>
              </w:rPr>
            </w:pPr>
            <w:r w:rsidRPr="004409E4">
              <w:rPr>
                <w:b/>
              </w:rPr>
              <w:t>&lt;build date &amp; time&gt;</w:t>
            </w:r>
          </w:p>
          <w:p w14:paraId="1BCA81C5" w14:textId="77777777" w:rsidR="00975CC4" w:rsidRPr="004409E4" w:rsidRDefault="00975CC4" w:rsidP="00166AF3">
            <w:pPr>
              <w:pStyle w:val="TableBody"/>
              <w:rPr>
                <w:b/>
              </w:rPr>
            </w:pPr>
            <w:r w:rsidRPr="004409E4">
              <w:rPr>
                <w:b/>
              </w:rPr>
              <w:t>&lt;source rev&gt;</w:t>
            </w:r>
          </w:p>
          <w:p w14:paraId="42E1264D" w14:textId="77777777" w:rsidR="00975CC4" w:rsidRPr="00BF6865" w:rsidRDefault="00975CC4" w:rsidP="00166AF3">
            <w:pPr>
              <w:pStyle w:val="TableBody"/>
              <w:rPr>
                <w:b/>
              </w:rPr>
            </w:pPr>
          </w:p>
          <w:p w14:paraId="5287399A" w14:textId="77777777" w:rsidR="00975CC4" w:rsidRPr="00BF6865" w:rsidRDefault="00975CC4" w:rsidP="00166AF3">
            <w:pPr>
              <w:pStyle w:val="TableBody"/>
              <w:rPr>
                <w:b/>
              </w:rPr>
            </w:pPr>
            <w:r w:rsidRPr="00BF6865">
              <w:rPr>
                <w:b/>
              </w:rPr>
              <w:t>Update-Agent:</w:t>
            </w:r>
          </w:p>
          <w:p w14:paraId="28B9BCC9" w14:textId="77777777" w:rsidR="00975CC4" w:rsidRPr="004409E4" w:rsidRDefault="00975CC4" w:rsidP="00166AF3">
            <w:pPr>
              <w:pStyle w:val="TableBody"/>
              <w:rPr>
                <w:b/>
              </w:rPr>
            </w:pPr>
            <w:r w:rsidRPr="004409E4">
              <w:rPr>
                <w:b/>
              </w:rPr>
              <w:t>&lt;version name&gt;</w:t>
            </w:r>
          </w:p>
          <w:p w14:paraId="788C3DD0" w14:textId="77777777" w:rsidR="00975CC4" w:rsidRPr="004409E4" w:rsidRDefault="00975CC4" w:rsidP="00166AF3">
            <w:pPr>
              <w:pStyle w:val="TableBody"/>
              <w:rPr>
                <w:b/>
              </w:rPr>
            </w:pPr>
            <w:r w:rsidRPr="004409E4">
              <w:rPr>
                <w:b/>
              </w:rPr>
              <w:t>&lt;build date &amp; time&gt;</w:t>
            </w:r>
          </w:p>
          <w:p w14:paraId="372C49C0" w14:textId="77777777" w:rsidR="00975CC4" w:rsidRPr="004409E4" w:rsidRDefault="00975CC4" w:rsidP="00166AF3">
            <w:pPr>
              <w:pStyle w:val="TableBody"/>
              <w:rPr>
                <w:b/>
              </w:rPr>
            </w:pPr>
            <w:r w:rsidRPr="004409E4">
              <w:rPr>
                <w:b/>
              </w:rPr>
              <w:t>&lt;source rev&gt;</w:t>
            </w:r>
          </w:p>
          <w:p w14:paraId="391627E3" w14:textId="77777777" w:rsidR="00975CC4" w:rsidRPr="00BF6865" w:rsidRDefault="00975CC4" w:rsidP="00166AF3">
            <w:pPr>
              <w:pStyle w:val="TableBody"/>
              <w:rPr>
                <w:b/>
              </w:rPr>
            </w:pPr>
          </w:p>
          <w:p w14:paraId="220500D7" w14:textId="77777777" w:rsidR="00975CC4" w:rsidRPr="00BF6865" w:rsidRDefault="00975CC4" w:rsidP="00166AF3">
            <w:pPr>
              <w:pStyle w:val="TableBody"/>
              <w:rPr>
                <w:b/>
              </w:rPr>
            </w:pPr>
            <w:r w:rsidRPr="00BF6865">
              <w:rPr>
                <w:b/>
              </w:rPr>
              <w:t>4G-Firmware:</w:t>
            </w:r>
          </w:p>
          <w:p w14:paraId="34FDF59F" w14:textId="77777777" w:rsidR="00975CC4" w:rsidRPr="004409E4" w:rsidRDefault="00975CC4" w:rsidP="00166AF3">
            <w:pPr>
              <w:pStyle w:val="TableBody"/>
              <w:rPr>
                <w:b/>
              </w:rPr>
            </w:pPr>
            <w:r w:rsidRPr="004409E4">
              <w:rPr>
                <w:b/>
              </w:rPr>
              <w:t>&lt;4G FW version name&gt;</w:t>
            </w:r>
          </w:p>
          <w:p w14:paraId="0DC4B379" w14:textId="77777777" w:rsidR="00975CC4" w:rsidRPr="00BF6865" w:rsidRDefault="00975CC4" w:rsidP="00166AF3">
            <w:pPr>
              <w:pStyle w:val="TableBody"/>
              <w:rPr>
                <w:b/>
              </w:rPr>
            </w:pPr>
          </w:p>
          <w:p w14:paraId="4E25F336" w14:textId="77777777" w:rsidR="00975CC4" w:rsidRPr="00BF6865" w:rsidRDefault="00975CC4" w:rsidP="00166AF3">
            <w:pPr>
              <w:pStyle w:val="TableBody"/>
              <w:rPr>
                <w:b/>
              </w:rPr>
            </w:pPr>
            <w:r w:rsidRPr="00BF6865">
              <w:rPr>
                <w:b/>
              </w:rPr>
              <w:t>3G-Firmware:</w:t>
            </w:r>
          </w:p>
          <w:p w14:paraId="20F038AF" w14:textId="77777777" w:rsidR="00975CC4" w:rsidRPr="0004604B" w:rsidRDefault="00975CC4" w:rsidP="00166AF3">
            <w:pPr>
              <w:pStyle w:val="TableBody"/>
              <w:rPr>
                <w:b/>
              </w:rPr>
            </w:pPr>
            <w:r w:rsidRPr="0004604B">
              <w:rPr>
                <w:b/>
              </w:rPr>
              <w:t>&lt;</w:t>
            </w:r>
            <w:r>
              <w:rPr>
                <w:b/>
              </w:rPr>
              <w:t>3</w:t>
            </w:r>
            <w:r w:rsidRPr="0004604B">
              <w:rPr>
                <w:b/>
              </w:rPr>
              <w:t>G FW version name&gt;</w:t>
            </w:r>
          </w:p>
          <w:p w14:paraId="3ABB51CA" w14:textId="77777777" w:rsidR="00975CC4" w:rsidRDefault="00975CC4" w:rsidP="00166AF3">
            <w:pPr>
              <w:pStyle w:val="TableBody"/>
              <w:rPr>
                <w:b/>
              </w:rPr>
            </w:pPr>
            <w:r w:rsidRPr="00DA3803">
              <w:rPr>
                <w:b/>
              </w:rPr>
              <w:t>OK</w:t>
            </w:r>
          </w:p>
          <w:p w14:paraId="3F3D7F69" w14:textId="77777777" w:rsidR="00975CC4" w:rsidRPr="00671C8B" w:rsidRDefault="00975CC4" w:rsidP="00166AF3">
            <w:pPr>
              <w:pStyle w:val="TableBody"/>
            </w:pPr>
          </w:p>
          <w:p w14:paraId="354DAE7F" w14:textId="77777777" w:rsidR="00975CC4" w:rsidRPr="00671C8B" w:rsidRDefault="00975CC4" w:rsidP="00166AF3">
            <w:pPr>
              <w:pStyle w:val="TableBody"/>
              <w:rPr>
                <w:u w:val="single"/>
              </w:rPr>
            </w:pPr>
            <w:r w:rsidRPr="00671C8B">
              <w:rPr>
                <w:u w:val="single"/>
              </w:rPr>
              <w:t>Parameters</w:t>
            </w:r>
          </w:p>
          <w:p w14:paraId="002BFF54" w14:textId="77777777" w:rsidR="00975CC4" w:rsidRPr="00335C25" w:rsidRDefault="00975CC4" w:rsidP="00166AF3">
            <w:pPr>
              <w:pStyle w:val="TableBody"/>
              <w:rPr>
                <w:highlight w:val="yellow"/>
              </w:rPr>
            </w:pPr>
            <w:r w:rsidRPr="00671C8B">
              <w:rPr>
                <w:b/>
              </w:rPr>
              <w:t>&lt;</w:t>
            </w:r>
            <w:r w:rsidRPr="00335C25">
              <w:rPr>
                <w:b/>
                <w:highlight w:val="yellow"/>
              </w:rPr>
              <w:t>model&gt;</w:t>
            </w:r>
            <w:r w:rsidRPr="00335C25">
              <w:rPr>
                <w:highlight w:val="yellow"/>
              </w:rPr>
              <w:tab/>
            </w:r>
            <w:r w:rsidRPr="00335C25">
              <w:rPr>
                <w:highlight w:val="yellow"/>
              </w:rPr>
              <w:tab/>
              <w:t>Model identifier</w:t>
            </w:r>
          </w:p>
          <w:p w14:paraId="32EEEE0B" w14:textId="77777777" w:rsidR="00975CC4" w:rsidRPr="00335C25" w:rsidRDefault="00975CC4" w:rsidP="00166AF3">
            <w:pPr>
              <w:pStyle w:val="TableBody"/>
              <w:rPr>
                <w:highlight w:val="yellow"/>
              </w:rPr>
            </w:pPr>
          </w:p>
          <w:p w14:paraId="132EDC24" w14:textId="77777777" w:rsidR="00975CC4" w:rsidRPr="00335C25" w:rsidRDefault="00975CC4" w:rsidP="00166AF3">
            <w:pPr>
              <w:pStyle w:val="TableBody"/>
              <w:rPr>
                <w:highlight w:val="yellow"/>
              </w:rPr>
            </w:pPr>
            <w:r w:rsidRPr="00335C25">
              <w:rPr>
                <w:b/>
                <w:highlight w:val="yellow"/>
              </w:rPr>
              <w:t>&lt;version name&gt;</w:t>
            </w:r>
            <w:r w:rsidRPr="00335C25">
              <w:rPr>
                <w:highlight w:val="yellow"/>
              </w:rPr>
              <w:tab/>
              <w:t>Firmware version string</w:t>
            </w:r>
          </w:p>
          <w:p w14:paraId="07BFFF2A" w14:textId="77777777" w:rsidR="00975CC4" w:rsidRPr="00335C25" w:rsidRDefault="00975CC4" w:rsidP="00166AF3">
            <w:pPr>
              <w:pStyle w:val="TableBody"/>
              <w:rPr>
                <w:highlight w:val="yellow"/>
              </w:rPr>
            </w:pPr>
            <w:r w:rsidRPr="00335C25">
              <w:rPr>
                <w:highlight w:val="yellow"/>
              </w:rPr>
              <w:t>HL7618, HL7618RD, HL7688, HL7690 and HL7692 follow the format:</w:t>
            </w:r>
          </w:p>
          <w:p w14:paraId="6BAC9691" w14:textId="77777777" w:rsidR="00975CC4" w:rsidRPr="00335C25" w:rsidRDefault="00975CC4" w:rsidP="00166AF3">
            <w:pPr>
              <w:pStyle w:val="TableBody"/>
              <w:rPr>
                <w:highlight w:val="yellow"/>
              </w:rPr>
            </w:pPr>
            <w:r w:rsidRPr="00335C25">
              <w:rPr>
                <w:highlight w:val="yellow"/>
              </w:rPr>
              <w:tab/>
              <w:t>AHL75xx_TEST.0.0.141506 &lt;…&gt;</w:t>
            </w:r>
            <w:r w:rsidRPr="00335C25">
              <w:rPr>
                <w:highlight w:val="yellow"/>
              </w:rPr>
              <w:tab/>
            </w:r>
            <w:r w:rsidRPr="00335C25">
              <w:rPr>
                <w:highlight w:val="yellow"/>
              </w:rPr>
              <w:tab/>
              <w:t>(test firmware)</w:t>
            </w:r>
          </w:p>
          <w:p w14:paraId="57192E3D" w14:textId="77777777" w:rsidR="00975CC4" w:rsidRPr="00335C25" w:rsidRDefault="00975CC4" w:rsidP="00166AF3">
            <w:pPr>
              <w:pStyle w:val="TableBody"/>
              <w:rPr>
                <w:highlight w:val="yellow"/>
              </w:rPr>
            </w:pPr>
            <w:r w:rsidRPr="00335C25">
              <w:rPr>
                <w:highlight w:val="yellow"/>
              </w:rPr>
              <w:tab/>
              <w:t>AHL75xx.1.0.141506.&lt;…&gt;</w:t>
            </w:r>
            <w:r w:rsidRPr="00335C25">
              <w:rPr>
                <w:highlight w:val="yellow"/>
              </w:rPr>
              <w:tab/>
            </w:r>
            <w:r w:rsidRPr="00335C25">
              <w:rPr>
                <w:highlight w:val="yellow"/>
              </w:rPr>
              <w:tab/>
            </w:r>
            <w:r w:rsidRPr="00335C25">
              <w:rPr>
                <w:highlight w:val="yellow"/>
              </w:rPr>
              <w:tab/>
              <w:t>(official firmware)</w:t>
            </w:r>
          </w:p>
          <w:p w14:paraId="7C0FB3D9" w14:textId="77777777" w:rsidR="00975CC4" w:rsidRPr="00335C25" w:rsidRDefault="00975CC4" w:rsidP="00166AF3">
            <w:pPr>
              <w:pStyle w:val="TableBody"/>
              <w:rPr>
                <w:highlight w:val="yellow"/>
              </w:rPr>
            </w:pPr>
          </w:p>
          <w:p w14:paraId="017375EF" w14:textId="77777777" w:rsidR="00975CC4" w:rsidRPr="00335C25" w:rsidRDefault="00975CC4" w:rsidP="00166AF3">
            <w:pPr>
              <w:pStyle w:val="TableBody"/>
              <w:rPr>
                <w:highlight w:val="yellow"/>
              </w:rPr>
            </w:pPr>
            <w:r w:rsidRPr="00335C25">
              <w:rPr>
                <w:highlight w:val="yellow"/>
              </w:rPr>
              <w:t>HL7648 and HL7650 follow the format:</w:t>
            </w:r>
          </w:p>
          <w:p w14:paraId="45800D18" w14:textId="77777777" w:rsidR="00975CC4" w:rsidRPr="00335C25" w:rsidRDefault="00975CC4" w:rsidP="00166AF3">
            <w:pPr>
              <w:pStyle w:val="TableBody"/>
              <w:tabs>
                <w:tab w:val="left" w:pos="272"/>
              </w:tabs>
              <w:rPr>
                <w:highlight w:val="yellow"/>
              </w:rPr>
            </w:pPr>
            <w:r w:rsidRPr="00335C25">
              <w:rPr>
                <w:highlight w:val="yellow"/>
              </w:rPr>
              <w:tab/>
            </w:r>
            <w:r w:rsidRPr="00335C25">
              <w:rPr>
                <w:highlight w:val="yellow"/>
              </w:rPr>
              <w:tab/>
              <w:t>&lt;prefix&gt;.&lt;major no.&gt;.&lt;minor no.&gt;.&lt;baseline no.&gt;.&lt;date-time&gt;.&lt;integration&gt;</w:t>
            </w:r>
          </w:p>
          <w:p w14:paraId="5C831F32" w14:textId="77777777" w:rsidR="00975CC4" w:rsidRPr="00335C25" w:rsidRDefault="00975CC4" w:rsidP="00166AF3">
            <w:pPr>
              <w:pStyle w:val="TableBody"/>
              <w:tabs>
                <w:tab w:val="left" w:pos="272"/>
              </w:tabs>
              <w:rPr>
                <w:highlight w:val="yellow"/>
              </w:rPr>
            </w:pPr>
            <w:r w:rsidRPr="00335C25">
              <w:rPr>
                <w:highlight w:val="yellow"/>
              </w:rPr>
              <w:tab/>
            </w:r>
            <w:r w:rsidRPr="00335C25">
              <w:rPr>
                <w:highlight w:val="yellow"/>
              </w:rPr>
              <w:tab/>
              <w:t>of size:</w:t>
            </w:r>
          </w:p>
          <w:p w14:paraId="2D509F6D" w14:textId="77777777" w:rsidR="00975CC4" w:rsidRPr="00335C25" w:rsidRDefault="00975CC4" w:rsidP="00166AF3">
            <w:pPr>
              <w:pStyle w:val="TableBody"/>
              <w:tabs>
                <w:tab w:val="left" w:pos="272"/>
              </w:tabs>
              <w:rPr>
                <w:highlight w:val="yellow"/>
              </w:rPr>
            </w:pPr>
            <w:r w:rsidRPr="00335C25">
              <w:rPr>
                <w:highlight w:val="yellow"/>
              </w:rPr>
              <w:tab/>
            </w:r>
            <w:r w:rsidRPr="00335C25">
              <w:rPr>
                <w:highlight w:val="yellow"/>
              </w:rPr>
              <w:tab/>
              <w:t>&lt;variable, up to 32 characters&gt;.&lt;2digits&gt;.&lt;2digits &gt;.&lt;6digits &gt;.&lt;12digits&gt;.&lt;2digits&gt;</w:t>
            </w:r>
          </w:p>
          <w:p w14:paraId="0900DF69" w14:textId="77777777" w:rsidR="00975CC4" w:rsidRPr="00335C25" w:rsidRDefault="00975CC4" w:rsidP="00166AF3">
            <w:pPr>
              <w:pStyle w:val="TableBody"/>
              <w:tabs>
                <w:tab w:val="left" w:pos="272"/>
              </w:tabs>
              <w:rPr>
                <w:highlight w:val="yellow"/>
              </w:rPr>
            </w:pPr>
            <w:r w:rsidRPr="00335C25">
              <w:rPr>
                <w:highlight w:val="yellow"/>
              </w:rPr>
              <w:t>Note that test firmware will have &lt;major no.&gt;.&lt;minor no.&gt; = 00.00. For example:</w:t>
            </w:r>
          </w:p>
          <w:p w14:paraId="01876536" w14:textId="77777777" w:rsidR="00975CC4" w:rsidRPr="00335C25" w:rsidRDefault="00975CC4" w:rsidP="00166AF3">
            <w:pPr>
              <w:pStyle w:val="TableBody"/>
              <w:tabs>
                <w:tab w:val="left" w:pos="272"/>
              </w:tabs>
              <w:rPr>
                <w:highlight w:val="yellow"/>
              </w:rPr>
            </w:pPr>
            <w:r w:rsidRPr="00335C25">
              <w:rPr>
                <w:highlight w:val="yellow"/>
              </w:rPr>
              <w:tab/>
            </w:r>
            <w:r w:rsidRPr="00335C25">
              <w:rPr>
                <w:highlight w:val="yellow"/>
              </w:rPr>
              <w:tab/>
              <w:t>SWIMCB71XX-G.00.00.163500.201609231719.01</w:t>
            </w:r>
            <w:r w:rsidRPr="00335C25">
              <w:rPr>
                <w:highlight w:val="yellow"/>
              </w:rPr>
              <w:tab/>
              <w:t>(test firmware)</w:t>
            </w:r>
          </w:p>
          <w:p w14:paraId="42428695" w14:textId="77777777" w:rsidR="00975CC4" w:rsidRPr="00335C25" w:rsidRDefault="00975CC4" w:rsidP="00166AF3">
            <w:pPr>
              <w:pStyle w:val="TableBody"/>
              <w:tabs>
                <w:tab w:val="left" w:pos="272"/>
              </w:tabs>
              <w:rPr>
                <w:highlight w:val="yellow"/>
              </w:rPr>
            </w:pPr>
            <w:r w:rsidRPr="00335C25">
              <w:rPr>
                <w:highlight w:val="yellow"/>
              </w:rPr>
              <w:tab/>
            </w:r>
            <w:r w:rsidRPr="00335C25">
              <w:rPr>
                <w:highlight w:val="yellow"/>
              </w:rPr>
              <w:tab/>
              <w:t>SWIMCB71XX-G.01.00.163500.201609231719.01</w:t>
            </w:r>
            <w:r w:rsidRPr="00335C25">
              <w:rPr>
                <w:highlight w:val="yellow"/>
              </w:rPr>
              <w:tab/>
              <w:t>(official firmware)</w:t>
            </w:r>
          </w:p>
          <w:p w14:paraId="0D31E44A" w14:textId="77777777" w:rsidR="00975CC4" w:rsidRPr="00335C25" w:rsidRDefault="00975CC4" w:rsidP="00166AF3">
            <w:pPr>
              <w:pStyle w:val="TableBody"/>
              <w:rPr>
                <w:highlight w:val="yellow"/>
              </w:rPr>
            </w:pPr>
          </w:p>
          <w:p w14:paraId="4E0FA7E0" w14:textId="77777777" w:rsidR="00975CC4" w:rsidRPr="00335C25" w:rsidRDefault="00975CC4" w:rsidP="00166AF3">
            <w:pPr>
              <w:pStyle w:val="TableBody"/>
              <w:rPr>
                <w:highlight w:val="yellow"/>
              </w:rPr>
            </w:pPr>
            <w:r w:rsidRPr="00335C25">
              <w:rPr>
                <w:b/>
                <w:highlight w:val="yellow"/>
              </w:rPr>
              <w:t>&lt;short version name&gt;</w:t>
            </w:r>
            <w:r w:rsidRPr="00335C25">
              <w:rPr>
                <w:highlight w:val="yellow"/>
              </w:rPr>
              <w:tab/>
              <w:t>Firmware version string in short format (without date and time)</w:t>
            </w:r>
          </w:p>
          <w:p w14:paraId="49A810AB" w14:textId="77777777" w:rsidR="00975CC4" w:rsidRPr="00335C25" w:rsidRDefault="00975CC4" w:rsidP="00166AF3">
            <w:pPr>
              <w:pStyle w:val="TableBody"/>
              <w:rPr>
                <w:highlight w:val="yellow"/>
              </w:rPr>
            </w:pPr>
            <w:r w:rsidRPr="00335C25">
              <w:rPr>
                <w:highlight w:val="yellow"/>
              </w:rPr>
              <w:t>For example:</w:t>
            </w:r>
          </w:p>
          <w:p w14:paraId="4F945739" w14:textId="77777777" w:rsidR="00975CC4" w:rsidRPr="00335C25" w:rsidRDefault="00975CC4" w:rsidP="00166AF3">
            <w:pPr>
              <w:pStyle w:val="TableBody"/>
              <w:rPr>
                <w:highlight w:val="yellow"/>
              </w:rPr>
            </w:pPr>
            <w:r w:rsidRPr="00335C25">
              <w:rPr>
                <w:highlight w:val="yellow"/>
              </w:rPr>
              <w:tab/>
              <w:t>HL75xx_TEST.0.0</w:t>
            </w:r>
            <w:r w:rsidRPr="00335C25">
              <w:rPr>
                <w:highlight w:val="yellow"/>
              </w:rPr>
              <w:tab/>
            </w:r>
            <w:r w:rsidRPr="00335C25">
              <w:rPr>
                <w:highlight w:val="yellow"/>
              </w:rPr>
              <w:tab/>
              <w:t>(test firmware)</w:t>
            </w:r>
          </w:p>
          <w:p w14:paraId="08E2FD27" w14:textId="77777777" w:rsidR="00975CC4" w:rsidRPr="00335C25" w:rsidRDefault="00975CC4" w:rsidP="00166AF3">
            <w:pPr>
              <w:pStyle w:val="TableBody"/>
              <w:rPr>
                <w:highlight w:val="yellow"/>
              </w:rPr>
            </w:pPr>
            <w:r w:rsidRPr="00335C25">
              <w:rPr>
                <w:highlight w:val="yellow"/>
              </w:rPr>
              <w:tab/>
              <w:t>HL75xx.1.0</w:t>
            </w:r>
            <w:r w:rsidRPr="00335C25">
              <w:rPr>
                <w:highlight w:val="yellow"/>
              </w:rPr>
              <w:tab/>
            </w:r>
            <w:r w:rsidRPr="00335C25">
              <w:rPr>
                <w:highlight w:val="yellow"/>
              </w:rPr>
              <w:tab/>
            </w:r>
            <w:r w:rsidRPr="00335C25">
              <w:rPr>
                <w:highlight w:val="yellow"/>
              </w:rPr>
              <w:tab/>
              <w:t>(official firmware)</w:t>
            </w:r>
            <w:r w:rsidRPr="00335C25" w:rsidDel="005A3162">
              <w:rPr>
                <w:highlight w:val="yellow"/>
              </w:rPr>
              <w:t xml:space="preserve"> </w:t>
            </w:r>
          </w:p>
          <w:p w14:paraId="071673AC" w14:textId="77777777" w:rsidR="00975CC4" w:rsidRPr="00335C25" w:rsidRDefault="00975CC4" w:rsidP="00166AF3">
            <w:pPr>
              <w:pStyle w:val="TableBody"/>
              <w:rPr>
                <w:highlight w:val="yellow"/>
              </w:rPr>
            </w:pPr>
          </w:p>
          <w:p w14:paraId="0360514C" w14:textId="77777777" w:rsidR="00975CC4" w:rsidRPr="00335C25" w:rsidRDefault="00975CC4" w:rsidP="00166AF3">
            <w:pPr>
              <w:pStyle w:val="TableBody"/>
              <w:rPr>
                <w:highlight w:val="yellow"/>
              </w:rPr>
            </w:pPr>
            <w:r w:rsidRPr="00335C25">
              <w:rPr>
                <w:b/>
                <w:highlight w:val="yellow"/>
              </w:rPr>
              <w:t>&lt;4G FW version name&gt;</w:t>
            </w:r>
            <w:r w:rsidRPr="00335C25">
              <w:rPr>
                <w:highlight w:val="yellow"/>
              </w:rPr>
              <w:tab/>
              <w:t>4G Firmware version string</w:t>
            </w:r>
          </w:p>
          <w:p w14:paraId="211B92D9" w14:textId="77777777" w:rsidR="00975CC4" w:rsidRPr="00335C25" w:rsidRDefault="00975CC4" w:rsidP="00166AF3">
            <w:pPr>
              <w:pStyle w:val="TableBody"/>
              <w:rPr>
                <w:highlight w:val="yellow"/>
              </w:rPr>
            </w:pPr>
          </w:p>
          <w:p w14:paraId="39DD5830" w14:textId="77777777" w:rsidR="00975CC4" w:rsidRPr="00335C25" w:rsidRDefault="00975CC4" w:rsidP="00166AF3">
            <w:pPr>
              <w:pStyle w:val="TableBody"/>
              <w:rPr>
                <w:highlight w:val="yellow"/>
              </w:rPr>
            </w:pPr>
            <w:r w:rsidRPr="00335C25">
              <w:rPr>
                <w:b/>
                <w:highlight w:val="yellow"/>
              </w:rPr>
              <w:t>&lt;3G FW version name&gt;</w:t>
            </w:r>
            <w:r w:rsidRPr="00335C25">
              <w:rPr>
                <w:highlight w:val="yellow"/>
              </w:rPr>
              <w:tab/>
              <w:t>3G Firmware version string</w:t>
            </w:r>
          </w:p>
          <w:p w14:paraId="7B8CFC9B" w14:textId="77777777" w:rsidR="00975CC4" w:rsidRPr="00335C25" w:rsidRDefault="00975CC4" w:rsidP="00166AF3">
            <w:pPr>
              <w:pStyle w:val="TableBody"/>
              <w:rPr>
                <w:highlight w:val="yellow"/>
              </w:rPr>
            </w:pPr>
          </w:p>
          <w:p w14:paraId="6AC3B7F9" w14:textId="77777777" w:rsidR="00975CC4" w:rsidRPr="00335C25" w:rsidRDefault="00975CC4" w:rsidP="00166AF3">
            <w:pPr>
              <w:pStyle w:val="TableBody"/>
              <w:rPr>
                <w:highlight w:val="yellow"/>
              </w:rPr>
            </w:pPr>
            <w:r w:rsidRPr="00335C25">
              <w:rPr>
                <w:b/>
                <w:highlight w:val="yellow"/>
              </w:rPr>
              <w:t>&lt;chipset&gt;</w:t>
            </w:r>
            <w:r w:rsidRPr="00335C25">
              <w:rPr>
                <w:highlight w:val="yellow"/>
              </w:rPr>
              <w:tab/>
            </w:r>
            <w:r w:rsidRPr="00335C25">
              <w:rPr>
                <w:highlight w:val="yellow"/>
              </w:rPr>
              <w:tab/>
              <w:t>Chipset name</w:t>
            </w:r>
          </w:p>
          <w:p w14:paraId="7175BA6C" w14:textId="77777777" w:rsidR="00975CC4" w:rsidRPr="00335C25" w:rsidRDefault="00975CC4" w:rsidP="00166AF3">
            <w:pPr>
              <w:pStyle w:val="TableBody"/>
              <w:rPr>
                <w:highlight w:val="yellow"/>
              </w:rPr>
            </w:pPr>
          </w:p>
          <w:p w14:paraId="4C7DC1D0" w14:textId="77777777" w:rsidR="00975CC4" w:rsidRPr="00335C25" w:rsidRDefault="00975CC4" w:rsidP="00166AF3">
            <w:pPr>
              <w:pStyle w:val="TableBody"/>
              <w:rPr>
                <w:highlight w:val="yellow"/>
              </w:rPr>
            </w:pPr>
            <w:r w:rsidRPr="00335C25">
              <w:rPr>
                <w:b/>
                <w:highlight w:val="yellow"/>
              </w:rPr>
              <w:t>&lt;build date &amp; time&gt;</w:t>
            </w:r>
            <w:r w:rsidRPr="00335C25">
              <w:rPr>
                <w:b/>
                <w:highlight w:val="yellow"/>
              </w:rPr>
              <w:tab/>
            </w:r>
            <w:r w:rsidRPr="00335C25">
              <w:rPr>
                <w:highlight w:val="yellow"/>
              </w:rPr>
              <w:tab/>
              <w:t>Firmware build time in format YYYY-MM-DD HH:MM:SS</w:t>
            </w:r>
          </w:p>
          <w:p w14:paraId="0F8116B7" w14:textId="77777777" w:rsidR="00975CC4" w:rsidRPr="00335C25" w:rsidRDefault="00975CC4" w:rsidP="00166AF3">
            <w:pPr>
              <w:pStyle w:val="TableBody"/>
              <w:rPr>
                <w:highlight w:val="yellow"/>
              </w:rPr>
            </w:pPr>
          </w:p>
          <w:p w14:paraId="66512F43" w14:textId="77777777" w:rsidR="00975CC4" w:rsidRPr="00335C25" w:rsidRDefault="00975CC4" w:rsidP="00166AF3">
            <w:pPr>
              <w:pStyle w:val="TableBody"/>
              <w:rPr>
                <w:highlight w:val="yellow"/>
              </w:rPr>
            </w:pPr>
            <w:r w:rsidRPr="00335C25">
              <w:rPr>
                <w:b/>
                <w:highlight w:val="yellow"/>
              </w:rPr>
              <w:t>&lt;source rev&gt;</w:t>
            </w:r>
            <w:r w:rsidRPr="00335C25">
              <w:rPr>
                <w:highlight w:val="yellow"/>
              </w:rPr>
              <w:tab/>
            </w:r>
            <w:r w:rsidRPr="00335C25">
              <w:rPr>
                <w:highlight w:val="yellow"/>
              </w:rPr>
              <w:tab/>
              <w:t>Source code revision in version control</w:t>
            </w:r>
          </w:p>
          <w:p w14:paraId="538F13CD" w14:textId="77777777" w:rsidR="00975CC4" w:rsidRPr="00335C25" w:rsidRDefault="00975CC4" w:rsidP="00166AF3">
            <w:pPr>
              <w:pStyle w:val="TableBody"/>
              <w:rPr>
                <w:highlight w:val="yellow"/>
              </w:rPr>
            </w:pPr>
          </w:p>
          <w:p w14:paraId="32F77FFB" w14:textId="77777777" w:rsidR="00975CC4" w:rsidRPr="00335C25" w:rsidRDefault="00975CC4" w:rsidP="00166AF3">
            <w:pPr>
              <w:pStyle w:val="TableBody"/>
              <w:rPr>
                <w:b/>
                <w:highlight w:val="yellow"/>
              </w:rPr>
            </w:pPr>
            <w:r w:rsidRPr="00335C25">
              <w:rPr>
                <w:b/>
                <w:highlight w:val="yellow"/>
              </w:rPr>
              <w:t>&lt;fuse state&gt;</w:t>
            </w:r>
            <w:r w:rsidRPr="00335C25">
              <w:rPr>
                <w:highlight w:val="yellow"/>
              </w:rPr>
              <w:tab/>
            </w:r>
            <w:r w:rsidRPr="00335C25">
              <w:rPr>
                <w:highlight w:val="yellow"/>
              </w:rPr>
              <w:tab/>
              <w:t>Fuse state information</w:t>
            </w:r>
          </w:p>
          <w:p w14:paraId="5BF59839" w14:textId="77777777" w:rsidR="00975CC4" w:rsidRPr="00335C25" w:rsidRDefault="00975CC4" w:rsidP="00166AF3">
            <w:pPr>
              <w:pStyle w:val="TableBody"/>
              <w:rPr>
                <w:highlight w:val="yellow"/>
              </w:rPr>
            </w:pPr>
            <w:r w:rsidRPr="00335C25">
              <w:rPr>
                <w:highlight w:val="yellow"/>
              </w:rPr>
              <w:t>FUSED</w:t>
            </w:r>
            <w:r w:rsidRPr="00335C25">
              <w:rPr>
                <w:highlight w:val="yellow"/>
              </w:rPr>
              <w:tab/>
            </w:r>
            <w:r w:rsidRPr="00335C25">
              <w:rPr>
                <w:highlight w:val="yellow"/>
              </w:rPr>
              <w:tab/>
              <w:t>Fused module with secure boot</w:t>
            </w:r>
          </w:p>
          <w:p w14:paraId="77DDACF4" w14:textId="77777777" w:rsidR="00975CC4" w:rsidRPr="00671C8B" w:rsidRDefault="00975CC4" w:rsidP="00166AF3">
            <w:pPr>
              <w:pStyle w:val="TableBody"/>
            </w:pPr>
            <w:r w:rsidRPr="00335C25">
              <w:rPr>
                <w:highlight w:val="yellow"/>
              </w:rPr>
              <w:t>NON-FUSED</w:t>
            </w:r>
            <w:r w:rsidRPr="00335C25">
              <w:rPr>
                <w:highlight w:val="yellow"/>
              </w:rPr>
              <w:tab/>
            </w:r>
            <w:r w:rsidRPr="00335C25">
              <w:rPr>
                <w:highlight w:val="yellow"/>
              </w:rPr>
              <w:tab/>
              <w:t>Non-fused module</w:t>
            </w:r>
          </w:p>
        </w:tc>
      </w:tr>
      <w:tr w:rsidR="00975CC4" w:rsidRPr="00671C8B" w14:paraId="433C6A08" w14:textId="77777777" w:rsidTr="00166AF3">
        <w:trPr>
          <w:trHeight w:val="60"/>
        </w:trPr>
        <w:tc>
          <w:tcPr>
            <w:tcW w:w="1728" w:type="dxa"/>
          </w:tcPr>
          <w:p w14:paraId="6E1868EC" w14:textId="77777777" w:rsidR="00975CC4" w:rsidRPr="00671C8B" w:rsidRDefault="00975CC4" w:rsidP="00166AF3">
            <w:pPr>
              <w:pStyle w:val="TableBody"/>
              <w:rPr>
                <w:u w:val="single"/>
              </w:rPr>
            </w:pPr>
            <w:r w:rsidRPr="00671C8B">
              <w:rPr>
                <w:u w:val="single"/>
              </w:rPr>
              <w:lastRenderedPageBreak/>
              <w:t>Reference</w:t>
            </w:r>
          </w:p>
          <w:p w14:paraId="397E269D" w14:textId="77777777" w:rsidR="00975CC4" w:rsidRPr="00671C8B" w:rsidRDefault="00975CC4" w:rsidP="00166AF3">
            <w:pPr>
              <w:pStyle w:val="TableBody"/>
              <w:rPr>
                <w:u w:val="single"/>
              </w:rPr>
            </w:pPr>
            <w:r w:rsidRPr="00671C8B">
              <w:t>V.25ter</w:t>
            </w:r>
          </w:p>
        </w:tc>
        <w:tc>
          <w:tcPr>
            <w:tcW w:w="7560" w:type="dxa"/>
          </w:tcPr>
          <w:p w14:paraId="379C18B2" w14:textId="77777777" w:rsidR="00975CC4" w:rsidRPr="00671C8B" w:rsidRDefault="00975CC4" w:rsidP="00166AF3">
            <w:pPr>
              <w:pStyle w:val="TableBody"/>
              <w:rPr>
                <w:u w:val="single"/>
              </w:rPr>
            </w:pPr>
            <w:r w:rsidRPr="00671C8B">
              <w:rPr>
                <w:u w:val="single"/>
              </w:rPr>
              <w:t>Notes</w:t>
            </w:r>
          </w:p>
          <w:p w14:paraId="7A6C3F53" w14:textId="77777777" w:rsidR="00975CC4" w:rsidRPr="00AE3612" w:rsidRDefault="00975CC4" w:rsidP="0059466D">
            <w:pPr>
              <w:pStyle w:val="TableBody"/>
              <w:numPr>
                <w:ilvl w:val="0"/>
                <w:numId w:val="153"/>
              </w:numPr>
              <w:rPr>
                <w:u w:val="single"/>
              </w:rPr>
            </w:pPr>
            <w:r>
              <w:t>ATI3 is identical to AT+GMR and AT+CGMR.</w:t>
            </w:r>
          </w:p>
          <w:p w14:paraId="25C64B1D" w14:textId="77777777" w:rsidR="00975CC4" w:rsidRPr="00671C8B" w:rsidRDefault="00975CC4" w:rsidP="0059466D">
            <w:pPr>
              <w:pStyle w:val="TableBody"/>
              <w:numPr>
                <w:ilvl w:val="0"/>
                <w:numId w:val="153"/>
              </w:numPr>
              <w:rPr>
                <w:u w:val="single"/>
              </w:rPr>
            </w:pPr>
            <w:r>
              <w:t>ATI0 and ATI are identical to AT+GMM and AT+CGMM.</w:t>
            </w:r>
          </w:p>
        </w:tc>
      </w:tr>
      <w:tr w:rsidR="00975CC4" w:rsidRPr="00671C8B" w14:paraId="2918C277" w14:textId="77777777" w:rsidTr="00166AF3">
        <w:trPr>
          <w:cantSplit w:val="0"/>
          <w:trHeight w:val="65"/>
        </w:trPr>
        <w:tc>
          <w:tcPr>
            <w:tcW w:w="1728" w:type="dxa"/>
          </w:tcPr>
          <w:p w14:paraId="7FBC8E38" w14:textId="77777777" w:rsidR="00975CC4" w:rsidRPr="00A34BEC" w:rsidRDefault="00975CC4" w:rsidP="00166AF3">
            <w:pPr>
              <w:pStyle w:val="TableBody"/>
              <w:rPr>
                <w:rFonts w:eastAsia="PMingLiU"/>
                <w:highlight w:val="yellow"/>
                <w:u w:val="single"/>
              </w:rPr>
            </w:pPr>
            <w:r w:rsidRPr="00261C33">
              <w:rPr>
                <w:rFonts w:eastAsia="PMingLiU"/>
                <w:u w:val="single"/>
              </w:rPr>
              <w:lastRenderedPageBreak/>
              <w:t>Examples</w:t>
            </w:r>
          </w:p>
        </w:tc>
        <w:tc>
          <w:tcPr>
            <w:tcW w:w="7560" w:type="dxa"/>
          </w:tcPr>
          <w:p w14:paraId="7FA8E7F6" w14:textId="77777777" w:rsidR="00975CC4" w:rsidRPr="006D4857" w:rsidRDefault="00975CC4" w:rsidP="00166AF3">
            <w:pPr>
              <w:pStyle w:val="TableBody"/>
              <w:rPr>
                <w:b/>
              </w:rPr>
            </w:pPr>
            <w:r w:rsidRPr="006D4857">
              <w:rPr>
                <w:b/>
              </w:rPr>
              <w:t>ATI</w:t>
            </w:r>
          </w:p>
          <w:p w14:paraId="0DD7BEAF" w14:textId="77777777" w:rsidR="00975CC4" w:rsidRPr="006D4857" w:rsidRDefault="00975CC4" w:rsidP="00166AF3">
            <w:pPr>
              <w:pStyle w:val="TableBody"/>
              <w:rPr>
                <w:b/>
              </w:rPr>
            </w:pPr>
            <w:r w:rsidRPr="006D4857">
              <w:rPr>
                <w:b/>
              </w:rPr>
              <w:t>HL7618</w:t>
            </w:r>
            <w:r w:rsidRPr="006D4857">
              <w:tab/>
            </w:r>
            <w:r w:rsidRPr="006D4857">
              <w:tab/>
              <w:t>//When using an HL7618 module</w:t>
            </w:r>
          </w:p>
          <w:p w14:paraId="28BAEBDC" w14:textId="77777777" w:rsidR="00975CC4" w:rsidRPr="006D4857" w:rsidRDefault="00975CC4" w:rsidP="00166AF3">
            <w:pPr>
              <w:pStyle w:val="TableBody"/>
              <w:rPr>
                <w:b/>
              </w:rPr>
            </w:pPr>
            <w:r w:rsidRPr="006D4857">
              <w:rPr>
                <w:b/>
              </w:rPr>
              <w:t>OK</w:t>
            </w:r>
          </w:p>
          <w:p w14:paraId="25F717D0" w14:textId="77777777" w:rsidR="00975CC4" w:rsidRPr="006D4857" w:rsidRDefault="00975CC4" w:rsidP="00166AF3">
            <w:pPr>
              <w:pStyle w:val="TableBody"/>
              <w:rPr>
                <w:b/>
              </w:rPr>
            </w:pPr>
          </w:p>
          <w:p w14:paraId="13594595" w14:textId="77777777" w:rsidR="00975CC4" w:rsidRPr="006D4857" w:rsidRDefault="00975CC4" w:rsidP="00166AF3">
            <w:pPr>
              <w:pStyle w:val="TableBody"/>
              <w:rPr>
                <w:b/>
              </w:rPr>
            </w:pPr>
            <w:r w:rsidRPr="006D4857">
              <w:rPr>
                <w:b/>
              </w:rPr>
              <w:t>ATI0</w:t>
            </w:r>
          </w:p>
          <w:p w14:paraId="62CF0F63" w14:textId="77777777" w:rsidR="00975CC4" w:rsidRPr="006D4857" w:rsidRDefault="00975CC4" w:rsidP="00166AF3">
            <w:pPr>
              <w:pStyle w:val="TableBody"/>
              <w:rPr>
                <w:b/>
              </w:rPr>
            </w:pPr>
            <w:r w:rsidRPr="006D4857">
              <w:rPr>
                <w:b/>
              </w:rPr>
              <w:t>HL7618</w:t>
            </w:r>
            <w:r w:rsidRPr="006D4857">
              <w:tab/>
            </w:r>
            <w:r w:rsidRPr="006D4857">
              <w:tab/>
              <w:t>//When using an HL7618 module</w:t>
            </w:r>
          </w:p>
          <w:p w14:paraId="3C8E33E3" w14:textId="77777777" w:rsidR="00975CC4" w:rsidRPr="006D4857" w:rsidRDefault="00975CC4" w:rsidP="00166AF3">
            <w:pPr>
              <w:pStyle w:val="TableBody"/>
              <w:rPr>
                <w:b/>
              </w:rPr>
            </w:pPr>
            <w:r w:rsidRPr="006D4857">
              <w:rPr>
                <w:b/>
              </w:rPr>
              <w:t>OK</w:t>
            </w:r>
          </w:p>
          <w:p w14:paraId="36696D06" w14:textId="77777777" w:rsidR="00975CC4" w:rsidRDefault="00975CC4" w:rsidP="00166AF3">
            <w:pPr>
              <w:pStyle w:val="TableBody"/>
              <w:rPr>
                <w:b/>
                <w:highlight w:val="yellow"/>
              </w:rPr>
            </w:pPr>
          </w:p>
          <w:p w14:paraId="058845B1" w14:textId="77777777" w:rsidR="00975CC4" w:rsidRDefault="00975CC4" w:rsidP="00166AF3">
            <w:pPr>
              <w:pStyle w:val="TableBody"/>
            </w:pPr>
            <w:r>
              <w:t># For fused modules</w:t>
            </w:r>
          </w:p>
          <w:p w14:paraId="57E647DA" w14:textId="77777777" w:rsidR="00975CC4" w:rsidRPr="00AE3612" w:rsidRDefault="00975CC4" w:rsidP="00166AF3">
            <w:pPr>
              <w:pStyle w:val="TableBody"/>
              <w:rPr>
                <w:b/>
              </w:rPr>
            </w:pPr>
            <w:r w:rsidRPr="00AE3612">
              <w:rPr>
                <w:b/>
              </w:rPr>
              <w:t>ATI4</w:t>
            </w:r>
          </w:p>
          <w:p w14:paraId="385F6B02" w14:textId="77777777" w:rsidR="00975CC4" w:rsidRPr="00AE3612" w:rsidRDefault="00975CC4" w:rsidP="00166AF3">
            <w:pPr>
              <w:pStyle w:val="TableBody"/>
              <w:rPr>
                <w:b/>
              </w:rPr>
            </w:pPr>
            <w:r w:rsidRPr="00AE3612">
              <w:rPr>
                <w:b/>
              </w:rPr>
              <w:t>FUSED</w:t>
            </w:r>
          </w:p>
          <w:p w14:paraId="3F990C62" w14:textId="77777777" w:rsidR="00975CC4" w:rsidRPr="00AE3612" w:rsidRDefault="00975CC4" w:rsidP="00166AF3">
            <w:pPr>
              <w:pStyle w:val="TableBody"/>
              <w:rPr>
                <w:b/>
              </w:rPr>
            </w:pPr>
            <w:r w:rsidRPr="00AE3612">
              <w:rPr>
                <w:b/>
              </w:rPr>
              <w:t>OK</w:t>
            </w:r>
          </w:p>
          <w:p w14:paraId="6D7CF194" w14:textId="77777777" w:rsidR="00975CC4" w:rsidRDefault="00975CC4" w:rsidP="00166AF3">
            <w:pPr>
              <w:pStyle w:val="TableBody"/>
            </w:pPr>
          </w:p>
          <w:p w14:paraId="6D4C9CC5" w14:textId="77777777" w:rsidR="00975CC4" w:rsidRDefault="00975CC4" w:rsidP="00166AF3">
            <w:pPr>
              <w:pStyle w:val="TableBody"/>
            </w:pPr>
            <w:r>
              <w:t># For non-fused modules</w:t>
            </w:r>
          </w:p>
          <w:p w14:paraId="2F2721E3" w14:textId="77777777" w:rsidR="00975CC4" w:rsidRPr="00AE3612" w:rsidRDefault="00975CC4" w:rsidP="00166AF3">
            <w:pPr>
              <w:pStyle w:val="TableBody"/>
              <w:rPr>
                <w:b/>
              </w:rPr>
            </w:pPr>
            <w:r w:rsidRPr="00AE3612">
              <w:rPr>
                <w:b/>
              </w:rPr>
              <w:t>ATI4</w:t>
            </w:r>
          </w:p>
          <w:p w14:paraId="0B4BBFBC" w14:textId="77777777" w:rsidR="00975CC4" w:rsidRPr="00AE3612" w:rsidRDefault="00975CC4" w:rsidP="00166AF3">
            <w:pPr>
              <w:pStyle w:val="TableBody"/>
              <w:rPr>
                <w:b/>
              </w:rPr>
            </w:pPr>
            <w:r w:rsidRPr="00AE3612">
              <w:rPr>
                <w:b/>
              </w:rPr>
              <w:t>NON-FUSED</w:t>
            </w:r>
          </w:p>
          <w:p w14:paraId="74074099" w14:textId="77777777" w:rsidR="00975CC4" w:rsidRPr="00AE3612" w:rsidRDefault="00975CC4" w:rsidP="00166AF3">
            <w:pPr>
              <w:pStyle w:val="TableBody"/>
              <w:rPr>
                <w:b/>
              </w:rPr>
            </w:pPr>
            <w:r w:rsidRPr="00AE3612">
              <w:rPr>
                <w:b/>
              </w:rPr>
              <w:t>OK</w:t>
            </w:r>
          </w:p>
          <w:p w14:paraId="55461B5A" w14:textId="77777777" w:rsidR="00975CC4" w:rsidRDefault="00975CC4" w:rsidP="00166AF3">
            <w:pPr>
              <w:pStyle w:val="TableBody"/>
            </w:pPr>
          </w:p>
          <w:p w14:paraId="7D942994" w14:textId="77777777" w:rsidR="00975CC4" w:rsidRDefault="00975CC4" w:rsidP="00166AF3">
            <w:pPr>
              <w:pStyle w:val="TableBody"/>
            </w:pPr>
            <w:r>
              <w:t># Examples on a test firmware for HL7648/HL7650</w:t>
            </w:r>
          </w:p>
          <w:p w14:paraId="380C0375" w14:textId="77777777" w:rsidR="00975CC4" w:rsidRPr="00AE3612" w:rsidRDefault="00975CC4" w:rsidP="00166AF3">
            <w:pPr>
              <w:pStyle w:val="TableBody"/>
              <w:rPr>
                <w:b/>
              </w:rPr>
            </w:pPr>
            <w:r w:rsidRPr="00AE3612">
              <w:rPr>
                <w:b/>
              </w:rPr>
              <w:t>ATI1</w:t>
            </w:r>
          </w:p>
          <w:p w14:paraId="3FED8089" w14:textId="77777777" w:rsidR="00975CC4" w:rsidRPr="00AE3612" w:rsidRDefault="00975CC4" w:rsidP="00166AF3">
            <w:pPr>
              <w:pStyle w:val="TableBody"/>
              <w:rPr>
                <w:b/>
              </w:rPr>
            </w:pPr>
            <w:r w:rsidRPr="00AE3612">
              <w:rPr>
                <w:b/>
              </w:rPr>
              <w:t>SWIMCB71XX-G.00.00.163500</w:t>
            </w:r>
          </w:p>
          <w:p w14:paraId="1568EA3A" w14:textId="77777777" w:rsidR="00975CC4" w:rsidRPr="00AE3612" w:rsidRDefault="00975CC4" w:rsidP="00166AF3">
            <w:pPr>
              <w:pStyle w:val="TableBody"/>
              <w:rPr>
                <w:b/>
              </w:rPr>
            </w:pPr>
            <w:r w:rsidRPr="00AE3612">
              <w:rPr>
                <w:b/>
              </w:rPr>
              <w:t>OK</w:t>
            </w:r>
          </w:p>
          <w:p w14:paraId="74EE8078" w14:textId="77777777" w:rsidR="00975CC4" w:rsidRPr="00AE3612" w:rsidRDefault="00975CC4" w:rsidP="00166AF3">
            <w:pPr>
              <w:pStyle w:val="TableBody"/>
              <w:rPr>
                <w:b/>
              </w:rPr>
            </w:pPr>
          </w:p>
          <w:p w14:paraId="7CC36DC8" w14:textId="77777777" w:rsidR="00975CC4" w:rsidRPr="00AE3612" w:rsidRDefault="00975CC4" w:rsidP="00166AF3">
            <w:pPr>
              <w:pStyle w:val="TableBody"/>
              <w:rPr>
                <w:b/>
              </w:rPr>
            </w:pPr>
            <w:r w:rsidRPr="00AE3612">
              <w:rPr>
                <w:b/>
              </w:rPr>
              <w:t>ATI3</w:t>
            </w:r>
          </w:p>
          <w:p w14:paraId="70578AF6" w14:textId="77777777" w:rsidR="00975CC4" w:rsidRPr="00AE3612" w:rsidRDefault="00975CC4" w:rsidP="00166AF3">
            <w:pPr>
              <w:pStyle w:val="TableBody"/>
              <w:rPr>
                <w:b/>
              </w:rPr>
            </w:pPr>
            <w:r w:rsidRPr="00AE3612">
              <w:rPr>
                <w:b/>
              </w:rPr>
              <w:t>SWIMCB71XX-G.00.00.163500.201609261356.01</w:t>
            </w:r>
          </w:p>
          <w:p w14:paraId="697B0290" w14:textId="77777777" w:rsidR="00975CC4" w:rsidRPr="00AE3612" w:rsidRDefault="00975CC4" w:rsidP="00166AF3">
            <w:pPr>
              <w:pStyle w:val="TableBody"/>
              <w:rPr>
                <w:b/>
              </w:rPr>
            </w:pPr>
            <w:r w:rsidRPr="00AE3612">
              <w:rPr>
                <w:b/>
              </w:rPr>
              <w:t>OK</w:t>
            </w:r>
          </w:p>
          <w:p w14:paraId="2F1E509D" w14:textId="77777777" w:rsidR="00975CC4" w:rsidRPr="00A34BEC" w:rsidRDefault="00975CC4" w:rsidP="00166AF3">
            <w:pPr>
              <w:pStyle w:val="TableBody"/>
              <w:rPr>
                <w:b/>
                <w:highlight w:val="yellow"/>
              </w:rPr>
            </w:pPr>
          </w:p>
          <w:p w14:paraId="39076C01" w14:textId="77777777" w:rsidR="00975CC4" w:rsidRPr="007D643B" w:rsidRDefault="00975CC4" w:rsidP="00166AF3">
            <w:pPr>
              <w:pStyle w:val="TableBody"/>
            </w:pPr>
            <w:r w:rsidRPr="007D643B">
              <w:t xml:space="preserve"># </w:t>
            </w:r>
            <w:r>
              <w:t xml:space="preserve">Example of a test firmware with </w:t>
            </w:r>
            <w:r w:rsidRPr="007D643B">
              <w:t xml:space="preserve">TEST </w:t>
            </w:r>
            <w:r>
              <w:t xml:space="preserve">as </w:t>
            </w:r>
            <w:r w:rsidRPr="007D643B">
              <w:t>the version name</w:t>
            </w:r>
          </w:p>
          <w:p w14:paraId="6CC73B73" w14:textId="77777777" w:rsidR="00975CC4" w:rsidRPr="007D643B" w:rsidRDefault="00975CC4" w:rsidP="00166AF3">
            <w:pPr>
              <w:pStyle w:val="TableBody"/>
              <w:rPr>
                <w:b/>
              </w:rPr>
            </w:pPr>
            <w:r w:rsidRPr="007D643B">
              <w:rPr>
                <w:b/>
              </w:rPr>
              <w:t>ATI3</w:t>
            </w:r>
          </w:p>
          <w:p w14:paraId="3240A9DB" w14:textId="77777777" w:rsidR="00975CC4" w:rsidRPr="007D643B" w:rsidRDefault="00975CC4" w:rsidP="00166AF3">
            <w:pPr>
              <w:pStyle w:val="TableBody"/>
              <w:rPr>
                <w:b/>
              </w:rPr>
            </w:pPr>
            <w:r>
              <w:rPr>
                <w:b/>
              </w:rPr>
              <w:t>BHL7618_TEST.0</w:t>
            </w:r>
            <w:r w:rsidRPr="00221F47">
              <w:rPr>
                <w:b/>
              </w:rPr>
              <w:t>.0.154401.201511132200.x7120_2</w:t>
            </w:r>
          </w:p>
          <w:p w14:paraId="75C112CB" w14:textId="77777777" w:rsidR="00975CC4" w:rsidRPr="007D643B" w:rsidRDefault="00975CC4" w:rsidP="00166AF3">
            <w:pPr>
              <w:pStyle w:val="TableBody"/>
              <w:rPr>
                <w:b/>
              </w:rPr>
            </w:pPr>
            <w:r w:rsidRPr="007D643B">
              <w:rPr>
                <w:b/>
              </w:rPr>
              <w:t>OK</w:t>
            </w:r>
          </w:p>
          <w:p w14:paraId="0AFAE697" w14:textId="77777777" w:rsidR="00975CC4" w:rsidRPr="00A34BEC" w:rsidRDefault="00975CC4" w:rsidP="00166AF3">
            <w:pPr>
              <w:pStyle w:val="TableBody"/>
              <w:rPr>
                <w:b/>
                <w:highlight w:val="yellow"/>
              </w:rPr>
            </w:pPr>
          </w:p>
          <w:p w14:paraId="566CF79C" w14:textId="77777777" w:rsidR="00975CC4" w:rsidRPr="007D643B" w:rsidRDefault="00975CC4" w:rsidP="00166AF3">
            <w:pPr>
              <w:pStyle w:val="TableBody"/>
            </w:pPr>
            <w:r w:rsidRPr="007D643B">
              <w:t># Examples on official firmware</w:t>
            </w:r>
          </w:p>
          <w:p w14:paraId="2D6403D3" w14:textId="77777777" w:rsidR="00975CC4" w:rsidRPr="007D643B" w:rsidRDefault="00975CC4" w:rsidP="00166AF3">
            <w:pPr>
              <w:pStyle w:val="TableBody"/>
              <w:rPr>
                <w:b/>
              </w:rPr>
            </w:pPr>
            <w:r w:rsidRPr="007D643B">
              <w:rPr>
                <w:b/>
              </w:rPr>
              <w:t>ATI1</w:t>
            </w:r>
          </w:p>
          <w:p w14:paraId="70F37B8F" w14:textId="77777777" w:rsidR="00975CC4" w:rsidRPr="007D643B" w:rsidRDefault="00975CC4" w:rsidP="00166AF3">
            <w:pPr>
              <w:pStyle w:val="TableBody"/>
              <w:rPr>
                <w:b/>
              </w:rPr>
            </w:pPr>
            <w:r w:rsidRPr="007D643B">
              <w:rPr>
                <w:b/>
              </w:rPr>
              <w:t>HL7618.</w:t>
            </w:r>
            <w:r>
              <w:rPr>
                <w:b/>
              </w:rPr>
              <w:t>3</w:t>
            </w:r>
            <w:r w:rsidRPr="007D643B">
              <w:rPr>
                <w:b/>
              </w:rPr>
              <w:t>.0</w:t>
            </w:r>
            <w:r w:rsidRPr="007D643B">
              <w:tab/>
            </w:r>
            <w:r w:rsidRPr="007D643B">
              <w:tab/>
              <w:t>//When using an HL7618 module</w:t>
            </w:r>
          </w:p>
          <w:p w14:paraId="47D808D9" w14:textId="77777777" w:rsidR="00975CC4" w:rsidRPr="007D643B" w:rsidRDefault="00975CC4" w:rsidP="00166AF3">
            <w:pPr>
              <w:pStyle w:val="TableBody"/>
              <w:rPr>
                <w:b/>
              </w:rPr>
            </w:pPr>
            <w:r w:rsidRPr="007D643B">
              <w:rPr>
                <w:b/>
              </w:rPr>
              <w:t>OK</w:t>
            </w:r>
          </w:p>
          <w:p w14:paraId="45D835E3" w14:textId="77777777" w:rsidR="00975CC4" w:rsidRPr="006A0EAF" w:rsidRDefault="00975CC4" w:rsidP="00166AF3">
            <w:pPr>
              <w:pStyle w:val="TableBody"/>
              <w:rPr>
                <w:b/>
                <w:highlight w:val="yellow"/>
              </w:rPr>
            </w:pPr>
          </w:p>
          <w:p w14:paraId="12982321" w14:textId="77777777" w:rsidR="00975CC4" w:rsidRDefault="00975CC4" w:rsidP="00166AF3">
            <w:pPr>
              <w:pStyle w:val="TableBody"/>
              <w:rPr>
                <w:b/>
              </w:rPr>
            </w:pPr>
            <w:r w:rsidRPr="007D643B">
              <w:rPr>
                <w:b/>
              </w:rPr>
              <w:t>ATI3</w:t>
            </w:r>
          </w:p>
          <w:p w14:paraId="71885E69" w14:textId="77777777" w:rsidR="00975CC4" w:rsidRPr="007D643B" w:rsidRDefault="00975CC4" w:rsidP="00166AF3">
            <w:pPr>
              <w:pStyle w:val="TableBody"/>
              <w:rPr>
                <w:b/>
              </w:rPr>
            </w:pPr>
            <w:r w:rsidRPr="00221F47">
              <w:rPr>
                <w:b/>
              </w:rPr>
              <w:t>BHL7618.3.0.154401.201511132200.x7120_2</w:t>
            </w:r>
          </w:p>
          <w:p w14:paraId="179ACF8B" w14:textId="77777777" w:rsidR="00975CC4" w:rsidRPr="00671C8B" w:rsidRDefault="00975CC4" w:rsidP="00166AF3">
            <w:pPr>
              <w:pStyle w:val="TableBody"/>
            </w:pPr>
            <w:r w:rsidRPr="007D643B">
              <w:rPr>
                <w:b/>
              </w:rPr>
              <w:t>OK</w:t>
            </w:r>
          </w:p>
        </w:tc>
      </w:tr>
    </w:tbl>
    <w:p w14:paraId="35E92732" w14:textId="77777777" w:rsidR="00975CC4" w:rsidRPr="00671C8B" w:rsidRDefault="00975CC4" w:rsidP="0059466D">
      <w:pPr>
        <w:pStyle w:val="Heading2"/>
        <w:numPr>
          <w:ilvl w:val="1"/>
          <w:numId w:val="11"/>
        </w:numPr>
        <w:ind w:left="1080" w:hanging="1080"/>
      </w:pPr>
      <w:bookmarkStart w:id="1654" w:name="_Toc369683847"/>
      <w:bookmarkStart w:id="1655" w:name="_Toc345081235"/>
      <w:bookmarkStart w:id="1656" w:name="_Toc349752982"/>
      <w:bookmarkStart w:id="1657" w:name="_Toc349753871"/>
      <w:bookmarkStart w:id="1658" w:name="_Ref366743772"/>
      <w:bookmarkStart w:id="1659" w:name="_Ref369079200"/>
      <w:bookmarkStart w:id="1660" w:name="_Toc368585939"/>
      <w:bookmarkStart w:id="1661" w:name="_Ref372105857"/>
      <w:bookmarkStart w:id="1662" w:name="_Toc486251519"/>
      <w:bookmarkStart w:id="1663" w:name="_Ref489344673"/>
      <w:bookmarkStart w:id="1664" w:name="_Ref489344675"/>
      <w:bookmarkStart w:id="1665" w:name="_Toc489456500"/>
      <w:bookmarkEnd w:id="1654"/>
      <w:r w:rsidRPr="00671C8B">
        <w:lastRenderedPageBreak/>
        <w:t xml:space="preserve">Z Command: Reset and Restore User </w:t>
      </w:r>
      <w:bookmarkEnd w:id="1655"/>
      <w:r w:rsidRPr="00671C8B">
        <w:t>Configuration</w:t>
      </w:r>
      <w:bookmarkEnd w:id="1656"/>
      <w:bookmarkEnd w:id="1657"/>
      <w:bookmarkEnd w:id="1658"/>
      <w:bookmarkEnd w:id="1659"/>
      <w:bookmarkEnd w:id="1660"/>
      <w:bookmarkEnd w:id="1661"/>
      <w:bookmarkEnd w:id="1662"/>
      <w:bookmarkEnd w:id="1663"/>
      <w:bookmarkEnd w:id="1664"/>
      <w:bookmarkEnd w:id="1665"/>
    </w:p>
    <w:tbl>
      <w:tblPr>
        <w:tblStyle w:val="TableSWIleft"/>
        <w:tblW w:w="9288" w:type="dxa"/>
        <w:tblLayout w:type="fixed"/>
        <w:tblLook w:val="04A0" w:firstRow="1" w:lastRow="0" w:firstColumn="1" w:lastColumn="0" w:noHBand="0" w:noVBand="1"/>
      </w:tblPr>
      <w:tblGrid>
        <w:gridCol w:w="1728"/>
        <w:gridCol w:w="7560"/>
      </w:tblGrid>
      <w:tr w:rsidR="00975CC4" w:rsidRPr="00671C8B" w14:paraId="06C5BEBE"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4C918C72" w14:textId="474CCF25" w:rsidR="00975CC4" w:rsidRPr="00671C8B" w:rsidRDefault="00975CC4">
            <w:pPr>
              <w:pStyle w:val="TableRowHead"/>
              <w:spacing w:before="144" w:after="144"/>
              <w:rPr>
                <w:bCs w:val="0"/>
              </w:rPr>
            </w:pPr>
            <w:del w:id="1666" w:author="Alban Roche" w:date="2017-08-02T14:40:00Z">
              <w:r w:rsidDel="00F22490">
                <w:delText>HL7618, HL7618RD, HL7648, HL7650, HL7688, HL7690 and HL7692</w:delText>
              </w:r>
            </w:del>
            <w:ins w:id="1667" w:author="Alban Roche" w:date="2017-08-02T14:40:00Z">
              <w:r w:rsidR="00F22490">
                <w:t>HL7800</w:t>
              </w:r>
            </w:ins>
          </w:p>
        </w:tc>
      </w:tr>
      <w:tr w:rsidR="00975CC4" w:rsidRPr="00671C8B" w14:paraId="484A9D91" w14:textId="77777777" w:rsidTr="00166AF3">
        <w:trPr>
          <w:trHeight w:val="1214"/>
        </w:trPr>
        <w:tc>
          <w:tcPr>
            <w:tcW w:w="1728" w:type="dxa"/>
          </w:tcPr>
          <w:p w14:paraId="6B3343E1" w14:textId="77777777" w:rsidR="00975CC4" w:rsidRPr="00671C8B" w:rsidRDefault="00975CC4" w:rsidP="00166AF3">
            <w:pPr>
              <w:pStyle w:val="TableBody"/>
              <w:rPr>
                <w:i/>
              </w:rPr>
            </w:pPr>
            <w:r w:rsidRPr="00671C8B">
              <w:rPr>
                <w:i/>
              </w:rPr>
              <w:t>Execute command</w:t>
            </w:r>
          </w:p>
          <w:p w14:paraId="28C00C2C" w14:textId="77777777" w:rsidR="00975CC4" w:rsidRPr="00671C8B" w:rsidRDefault="00975CC4" w:rsidP="00166AF3">
            <w:pPr>
              <w:pStyle w:val="TableBody"/>
            </w:pPr>
          </w:p>
          <w:p w14:paraId="6A9FAA28" w14:textId="77777777" w:rsidR="00975CC4" w:rsidRPr="00671C8B" w:rsidRDefault="00975CC4" w:rsidP="00166AF3">
            <w:pPr>
              <w:pStyle w:val="TableBody"/>
              <w:rPr>
                <w:u w:val="single"/>
              </w:rPr>
            </w:pPr>
            <w:r w:rsidRPr="00671C8B">
              <w:rPr>
                <w:u w:val="single"/>
              </w:rPr>
              <w:t>Syntax</w:t>
            </w:r>
          </w:p>
          <w:p w14:paraId="0A4FA6E3" w14:textId="6FB1E2B3" w:rsidR="00975CC4" w:rsidRPr="00671C8B" w:rsidRDefault="00975CC4" w:rsidP="00166AF3">
            <w:pPr>
              <w:pStyle w:val="TableBody"/>
              <w:rPr>
                <w:b/>
              </w:rPr>
            </w:pPr>
            <w:r w:rsidRPr="00671C8B">
              <w:rPr>
                <w:b/>
              </w:rPr>
              <w:t>ATZ</w:t>
            </w:r>
            <w:commentRangeStart w:id="1668"/>
            <w:r w:rsidR="00BF284E">
              <w:rPr>
                <w:b/>
              </w:rPr>
              <w:t>[</w:t>
            </w:r>
            <w:r w:rsidRPr="00671C8B">
              <w:rPr>
                <w:b/>
              </w:rPr>
              <w:t>&lt;value&gt;</w:t>
            </w:r>
            <w:r w:rsidR="00BF284E">
              <w:rPr>
                <w:b/>
              </w:rPr>
              <w:t>]</w:t>
            </w:r>
            <w:commentRangeEnd w:id="1668"/>
            <w:r w:rsidR="00BF284E">
              <w:rPr>
                <w:rStyle w:val="CommentReference"/>
                <w:rFonts w:ascii="Verdana" w:hAnsi="Verdana" w:cs="Times New Roman"/>
                <w:lang w:eastAsia="en-US"/>
              </w:rPr>
              <w:commentReference w:id="1668"/>
            </w:r>
          </w:p>
          <w:p w14:paraId="2CC20A96" w14:textId="77777777" w:rsidR="00975CC4" w:rsidRPr="00671C8B" w:rsidRDefault="00975CC4" w:rsidP="00166AF3">
            <w:pPr>
              <w:pStyle w:val="TableBody"/>
            </w:pPr>
          </w:p>
        </w:tc>
        <w:tc>
          <w:tcPr>
            <w:tcW w:w="7560" w:type="dxa"/>
          </w:tcPr>
          <w:p w14:paraId="2B1CF835" w14:textId="77777777" w:rsidR="00975CC4" w:rsidRPr="00671C8B" w:rsidRDefault="00975CC4" w:rsidP="00166AF3">
            <w:pPr>
              <w:pStyle w:val="TableBody"/>
            </w:pPr>
          </w:p>
          <w:p w14:paraId="116AC952" w14:textId="77777777" w:rsidR="00975CC4" w:rsidRPr="00671C8B" w:rsidRDefault="00975CC4" w:rsidP="00166AF3">
            <w:pPr>
              <w:pStyle w:val="TableBody"/>
            </w:pPr>
          </w:p>
          <w:p w14:paraId="48BA0DE1" w14:textId="77777777" w:rsidR="00975CC4" w:rsidRPr="00671C8B" w:rsidRDefault="00975CC4" w:rsidP="00166AF3">
            <w:pPr>
              <w:pStyle w:val="TableBody"/>
              <w:rPr>
                <w:u w:val="single"/>
              </w:rPr>
            </w:pPr>
            <w:r w:rsidRPr="00671C8B">
              <w:rPr>
                <w:u w:val="single"/>
              </w:rPr>
              <w:t>Response</w:t>
            </w:r>
          </w:p>
          <w:p w14:paraId="24B34855" w14:textId="77777777" w:rsidR="00975CC4" w:rsidRPr="00671C8B" w:rsidRDefault="00975CC4" w:rsidP="00166AF3">
            <w:pPr>
              <w:pStyle w:val="TableBody"/>
              <w:rPr>
                <w:b/>
              </w:rPr>
            </w:pPr>
            <w:r w:rsidRPr="00671C8B">
              <w:rPr>
                <w:b/>
              </w:rPr>
              <w:t>OK</w:t>
            </w:r>
          </w:p>
          <w:p w14:paraId="0CEAA552" w14:textId="77777777" w:rsidR="00975CC4" w:rsidRPr="00671C8B" w:rsidRDefault="00975CC4" w:rsidP="00166AF3">
            <w:pPr>
              <w:pStyle w:val="TableBody"/>
              <w:rPr>
                <w:b/>
              </w:rPr>
            </w:pPr>
          </w:p>
          <w:p w14:paraId="20D4F65C" w14:textId="77777777" w:rsidR="00975CC4" w:rsidRPr="00671C8B" w:rsidRDefault="00975CC4" w:rsidP="00166AF3">
            <w:pPr>
              <w:pStyle w:val="TableBody"/>
            </w:pPr>
            <w:r w:rsidRPr="00671C8B">
              <w:t>or</w:t>
            </w:r>
          </w:p>
          <w:p w14:paraId="24FBEA69" w14:textId="77777777" w:rsidR="00975CC4" w:rsidRPr="00671C8B" w:rsidRDefault="00975CC4" w:rsidP="00166AF3">
            <w:pPr>
              <w:pStyle w:val="TableBody"/>
              <w:rPr>
                <w:b/>
              </w:rPr>
            </w:pPr>
            <w:r w:rsidRPr="00671C8B">
              <w:rPr>
                <w:b/>
              </w:rPr>
              <w:t>+CME ERROR: &lt;err&gt;</w:t>
            </w:r>
          </w:p>
          <w:p w14:paraId="6F5C8074" w14:textId="77777777" w:rsidR="00975CC4" w:rsidRPr="00671C8B" w:rsidRDefault="00975CC4" w:rsidP="00166AF3">
            <w:pPr>
              <w:pStyle w:val="TableBody"/>
            </w:pPr>
          </w:p>
          <w:p w14:paraId="4AB8D8D4" w14:textId="77777777" w:rsidR="00975CC4" w:rsidRPr="00671C8B" w:rsidRDefault="00975CC4" w:rsidP="00166AF3">
            <w:pPr>
              <w:pStyle w:val="TableBody"/>
              <w:rPr>
                <w:u w:val="single"/>
              </w:rPr>
            </w:pPr>
            <w:r w:rsidRPr="00671C8B">
              <w:rPr>
                <w:u w:val="single"/>
              </w:rPr>
              <w:t>Parameter</w:t>
            </w:r>
          </w:p>
          <w:p w14:paraId="30630C11" w14:textId="77777777" w:rsidR="00975CC4" w:rsidRPr="00671C8B" w:rsidRDefault="00975CC4" w:rsidP="00166AF3">
            <w:pPr>
              <w:pStyle w:val="TableBody"/>
            </w:pPr>
            <w:r w:rsidRPr="00671C8B">
              <w:rPr>
                <w:b/>
              </w:rPr>
              <w:t>&lt;value&gt;</w:t>
            </w:r>
            <w:r w:rsidRPr="00671C8B">
              <w:rPr>
                <w:b/>
              </w:rPr>
              <w:tab/>
            </w:r>
            <w:r w:rsidRPr="00671C8B">
              <w:rPr>
                <w:u w:val="single"/>
              </w:rPr>
              <w:t>0</w:t>
            </w:r>
            <w:r w:rsidRPr="00671C8B">
              <w:tab/>
              <w:t>Reset and restore user configuration with profile 0</w:t>
            </w:r>
          </w:p>
          <w:p w14:paraId="62D2B3DA" w14:textId="77777777" w:rsidR="00975CC4" w:rsidRPr="00671C8B" w:rsidRDefault="00975CC4" w:rsidP="00166AF3">
            <w:pPr>
              <w:pStyle w:val="TableBody"/>
            </w:pPr>
            <w:r w:rsidRPr="00671C8B">
              <w:tab/>
            </w:r>
            <w:r w:rsidRPr="00671C8B">
              <w:tab/>
              <w:t>1</w:t>
            </w:r>
            <w:r w:rsidRPr="00671C8B">
              <w:tab/>
              <w:t>Reset and restore user configuration with profile 1</w:t>
            </w:r>
          </w:p>
        </w:tc>
      </w:tr>
    </w:tbl>
    <w:p w14:paraId="718BA8AD" w14:textId="77777777" w:rsidR="00975CC4" w:rsidRDefault="00975CC4" w:rsidP="0059466D">
      <w:pPr>
        <w:pStyle w:val="Heading2"/>
        <w:numPr>
          <w:ilvl w:val="1"/>
          <w:numId w:val="11"/>
        </w:numPr>
        <w:ind w:left="1080" w:hanging="1080"/>
      </w:pPr>
      <w:bookmarkStart w:id="1669" w:name="_Toc345081236"/>
      <w:bookmarkStart w:id="1670" w:name="_Toc349752983"/>
      <w:bookmarkStart w:id="1671" w:name="_Toc349753872"/>
      <w:bookmarkStart w:id="1672" w:name="_Ref366743777"/>
      <w:bookmarkStart w:id="1673" w:name="_Ref369079206"/>
      <w:bookmarkStart w:id="1674" w:name="_Toc368585940"/>
      <w:bookmarkStart w:id="1675" w:name="_Ref387740652"/>
      <w:bookmarkStart w:id="1676" w:name="_Ref387740655"/>
      <w:bookmarkStart w:id="1677" w:name="_Ref433727227"/>
      <w:bookmarkStart w:id="1678" w:name="_Ref433727229"/>
      <w:bookmarkStart w:id="1679" w:name="_Toc486251520"/>
      <w:bookmarkStart w:id="1680" w:name="_Toc489456501"/>
      <w:r w:rsidRPr="00671C8B">
        <w:t xml:space="preserve">+CGMI Command: Request Manufacturer </w:t>
      </w:r>
      <w:bookmarkEnd w:id="1669"/>
      <w:r w:rsidRPr="00671C8B">
        <w:t>Identification</w:t>
      </w:r>
      <w:bookmarkEnd w:id="1670"/>
      <w:bookmarkEnd w:id="1671"/>
      <w:bookmarkEnd w:id="1672"/>
      <w:bookmarkEnd w:id="1673"/>
      <w:bookmarkEnd w:id="1674"/>
      <w:bookmarkEnd w:id="1675"/>
      <w:bookmarkEnd w:id="1676"/>
      <w:bookmarkEnd w:id="1677"/>
      <w:bookmarkEnd w:id="1678"/>
      <w:bookmarkEnd w:id="1679"/>
      <w:bookmarkEnd w:id="1680"/>
    </w:p>
    <w:tbl>
      <w:tblPr>
        <w:tblStyle w:val="TableSWIleft"/>
        <w:tblW w:w="9288" w:type="dxa"/>
        <w:tblLayout w:type="fixed"/>
        <w:tblLook w:val="04A0" w:firstRow="1" w:lastRow="0" w:firstColumn="1" w:lastColumn="0" w:noHBand="0" w:noVBand="1"/>
      </w:tblPr>
      <w:tblGrid>
        <w:gridCol w:w="1728"/>
        <w:gridCol w:w="7560"/>
      </w:tblGrid>
      <w:tr w:rsidR="00975CC4" w:rsidRPr="00671C8B" w14:paraId="58354F4C"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15D2EF5C" w14:textId="68B39ADD" w:rsidR="00975CC4" w:rsidRPr="00671C8B" w:rsidRDefault="00975CC4">
            <w:pPr>
              <w:pStyle w:val="TableRowHead"/>
              <w:spacing w:before="144" w:after="144"/>
            </w:pPr>
            <w:del w:id="1681" w:author="Alban Roche" w:date="2017-08-02T14:40:00Z">
              <w:r w:rsidDel="00F22490">
                <w:delText>HL7618, HL7618RD, HL7648, HL7650, HL7688, HL7690 and HL7692</w:delText>
              </w:r>
            </w:del>
            <w:ins w:id="1682" w:author="Alban Roche" w:date="2017-08-02T14:40:00Z">
              <w:r w:rsidR="00F22490">
                <w:t>HL7800</w:t>
              </w:r>
            </w:ins>
          </w:p>
        </w:tc>
      </w:tr>
      <w:tr w:rsidR="00975CC4" w:rsidRPr="00671C8B" w14:paraId="5A1A8440" w14:textId="77777777" w:rsidTr="00166AF3">
        <w:trPr>
          <w:trHeight w:val="1008"/>
        </w:trPr>
        <w:tc>
          <w:tcPr>
            <w:tcW w:w="1728" w:type="dxa"/>
          </w:tcPr>
          <w:p w14:paraId="102FFD44" w14:textId="77777777" w:rsidR="00975CC4" w:rsidRPr="00671C8B" w:rsidRDefault="00975CC4" w:rsidP="00166AF3">
            <w:pPr>
              <w:pStyle w:val="TableBody"/>
              <w:rPr>
                <w:i/>
              </w:rPr>
            </w:pPr>
            <w:r w:rsidRPr="00671C8B">
              <w:rPr>
                <w:i/>
              </w:rPr>
              <w:t>Test command</w:t>
            </w:r>
          </w:p>
          <w:p w14:paraId="1C13C756" w14:textId="77777777" w:rsidR="00975CC4" w:rsidRPr="00671C8B" w:rsidRDefault="00975CC4" w:rsidP="00166AF3">
            <w:pPr>
              <w:pStyle w:val="TableBody"/>
            </w:pPr>
          </w:p>
          <w:p w14:paraId="3DD2F978" w14:textId="77777777" w:rsidR="00975CC4" w:rsidRPr="00671C8B" w:rsidRDefault="00975CC4" w:rsidP="00166AF3">
            <w:pPr>
              <w:pStyle w:val="TableBody"/>
              <w:rPr>
                <w:u w:val="single"/>
              </w:rPr>
            </w:pPr>
            <w:r w:rsidRPr="00671C8B">
              <w:rPr>
                <w:u w:val="single"/>
              </w:rPr>
              <w:t>Syntax</w:t>
            </w:r>
          </w:p>
          <w:p w14:paraId="61B95884" w14:textId="77777777" w:rsidR="00975CC4" w:rsidRPr="00671C8B" w:rsidRDefault="00975CC4" w:rsidP="00166AF3">
            <w:pPr>
              <w:pStyle w:val="TableBody"/>
              <w:rPr>
                <w:b/>
              </w:rPr>
            </w:pPr>
            <w:r w:rsidRPr="00671C8B">
              <w:rPr>
                <w:b/>
              </w:rPr>
              <w:t>AT+CGMI=?</w:t>
            </w:r>
          </w:p>
        </w:tc>
        <w:tc>
          <w:tcPr>
            <w:tcW w:w="7560" w:type="dxa"/>
          </w:tcPr>
          <w:p w14:paraId="1E85BDAF" w14:textId="77777777" w:rsidR="00975CC4" w:rsidRPr="00671C8B" w:rsidRDefault="00975CC4" w:rsidP="00166AF3">
            <w:pPr>
              <w:pStyle w:val="TableBody"/>
            </w:pPr>
          </w:p>
          <w:p w14:paraId="0BCAB479" w14:textId="77777777" w:rsidR="00975CC4" w:rsidRPr="00671C8B" w:rsidRDefault="00975CC4" w:rsidP="00166AF3">
            <w:pPr>
              <w:pStyle w:val="TableBody"/>
            </w:pPr>
          </w:p>
          <w:p w14:paraId="7A7A4DE3" w14:textId="77777777" w:rsidR="00975CC4" w:rsidRPr="00671C8B" w:rsidRDefault="00975CC4" w:rsidP="00166AF3">
            <w:pPr>
              <w:pStyle w:val="TableBody"/>
              <w:rPr>
                <w:u w:val="single"/>
              </w:rPr>
            </w:pPr>
            <w:r w:rsidRPr="00671C8B">
              <w:rPr>
                <w:u w:val="single"/>
              </w:rPr>
              <w:t>Response</w:t>
            </w:r>
          </w:p>
          <w:p w14:paraId="410AE5B1" w14:textId="77777777" w:rsidR="00975CC4" w:rsidRPr="00671C8B" w:rsidRDefault="00975CC4" w:rsidP="00166AF3">
            <w:pPr>
              <w:pStyle w:val="TableBody"/>
              <w:rPr>
                <w:b/>
              </w:rPr>
            </w:pPr>
            <w:r w:rsidRPr="00671C8B">
              <w:rPr>
                <w:b/>
              </w:rPr>
              <w:t>OK</w:t>
            </w:r>
          </w:p>
        </w:tc>
      </w:tr>
      <w:tr w:rsidR="00975CC4" w:rsidRPr="00671C8B" w14:paraId="4AAB5CCB" w14:textId="77777777" w:rsidTr="00166AF3">
        <w:trPr>
          <w:trHeight w:val="781"/>
        </w:trPr>
        <w:tc>
          <w:tcPr>
            <w:tcW w:w="1728" w:type="dxa"/>
          </w:tcPr>
          <w:p w14:paraId="465079FE" w14:textId="77777777" w:rsidR="00975CC4" w:rsidRPr="00671C8B" w:rsidRDefault="00975CC4" w:rsidP="00166AF3">
            <w:pPr>
              <w:pStyle w:val="TableBody"/>
              <w:rPr>
                <w:i/>
              </w:rPr>
            </w:pPr>
            <w:r w:rsidRPr="00671C8B">
              <w:rPr>
                <w:i/>
              </w:rPr>
              <w:t>Execute command</w:t>
            </w:r>
          </w:p>
          <w:p w14:paraId="1864F0F3" w14:textId="77777777" w:rsidR="00975CC4" w:rsidRPr="00671C8B" w:rsidRDefault="00975CC4" w:rsidP="00166AF3">
            <w:pPr>
              <w:pStyle w:val="TableBody"/>
            </w:pPr>
          </w:p>
          <w:p w14:paraId="737C4E6D" w14:textId="77777777" w:rsidR="00975CC4" w:rsidRPr="00671C8B" w:rsidRDefault="00975CC4" w:rsidP="00166AF3">
            <w:pPr>
              <w:pStyle w:val="TableBody"/>
              <w:rPr>
                <w:u w:val="single"/>
              </w:rPr>
            </w:pPr>
            <w:r w:rsidRPr="00671C8B">
              <w:rPr>
                <w:u w:val="single"/>
              </w:rPr>
              <w:t>Syntax</w:t>
            </w:r>
          </w:p>
          <w:p w14:paraId="02D995A0" w14:textId="77777777" w:rsidR="00975CC4" w:rsidRPr="00671C8B" w:rsidRDefault="00975CC4" w:rsidP="00166AF3">
            <w:pPr>
              <w:pStyle w:val="TableBody"/>
            </w:pPr>
            <w:r w:rsidRPr="00671C8B">
              <w:rPr>
                <w:b/>
              </w:rPr>
              <w:t>AT+CGMI</w:t>
            </w:r>
          </w:p>
        </w:tc>
        <w:tc>
          <w:tcPr>
            <w:tcW w:w="7560" w:type="dxa"/>
          </w:tcPr>
          <w:p w14:paraId="704DCF7F" w14:textId="77777777" w:rsidR="00975CC4" w:rsidRPr="00671C8B" w:rsidRDefault="00975CC4" w:rsidP="00166AF3">
            <w:pPr>
              <w:pStyle w:val="TableBody"/>
            </w:pPr>
          </w:p>
          <w:p w14:paraId="741E3A11" w14:textId="77777777" w:rsidR="00975CC4" w:rsidRPr="00671C8B" w:rsidRDefault="00975CC4" w:rsidP="00166AF3">
            <w:pPr>
              <w:pStyle w:val="TableBody"/>
            </w:pPr>
          </w:p>
          <w:p w14:paraId="46A6838E" w14:textId="77777777" w:rsidR="00975CC4" w:rsidRPr="00671C8B" w:rsidRDefault="00975CC4" w:rsidP="00166AF3">
            <w:pPr>
              <w:pStyle w:val="TableBody"/>
              <w:rPr>
                <w:u w:val="single"/>
              </w:rPr>
            </w:pPr>
            <w:r w:rsidRPr="00671C8B">
              <w:rPr>
                <w:u w:val="single"/>
              </w:rPr>
              <w:t>Response</w:t>
            </w:r>
          </w:p>
          <w:p w14:paraId="7D11AF48" w14:textId="77777777" w:rsidR="00975CC4" w:rsidRPr="00671C8B" w:rsidRDefault="00975CC4" w:rsidP="00166AF3">
            <w:pPr>
              <w:pStyle w:val="TableBody"/>
              <w:rPr>
                <w:b/>
              </w:rPr>
            </w:pPr>
            <w:r w:rsidRPr="00671C8B">
              <w:rPr>
                <w:b/>
              </w:rPr>
              <w:t>(manufacturer identification text)</w:t>
            </w:r>
          </w:p>
          <w:p w14:paraId="2A7E4F0D" w14:textId="77777777" w:rsidR="00975CC4" w:rsidRPr="00671C8B" w:rsidRDefault="00975CC4" w:rsidP="00166AF3">
            <w:pPr>
              <w:pStyle w:val="TableBody"/>
            </w:pPr>
            <w:r w:rsidRPr="00671C8B">
              <w:rPr>
                <w:b/>
              </w:rPr>
              <w:t>OK</w:t>
            </w:r>
          </w:p>
        </w:tc>
      </w:tr>
      <w:tr w:rsidR="00975CC4" w:rsidRPr="00671C8B" w14:paraId="7A5588BA" w14:textId="77777777" w:rsidTr="00166AF3">
        <w:trPr>
          <w:trHeight w:val="527"/>
        </w:trPr>
        <w:tc>
          <w:tcPr>
            <w:tcW w:w="1728" w:type="dxa"/>
          </w:tcPr>
          <w:p w14:paraId="2B13C4FE" w14:textId="77777777" w:rsidR="00975CC4" w:rsidRPr="00671C8B" w:rsidRDefault="00975CC4" w:rsidP="00166AF3">
            <w:pPr>
              <w:pStyle w:val="TableBody"/>
              <w:rPr>
                <w:u w:val="single"/>
              </w:rPr>
            </w:pPr>
            <w:r w:rsidRPr="00671C8B">
              <w:rPr>
                <w:u w:val="single"/>
              </w:rPr>
              <w:t>Reference</w:t>
            </w:r>
          </w:p>
          <w:p w14:paraId="307917AB" w14:textId="77777777" w:rsidR="00975CC4" w:rsidRPr="00671C8B" w:rsidRDefault="00975CC4" w:rsidP="00166AF3">
            <w:pPr>
              <w:pStyle w:val="TableBody"/>
            </w:pPr>
            <w:r w:rsidRPr="00671C8B">
              <w:t>[27.007] § 5.1</w:t>
            </w:r>
          </w:p>
        </w:tc>
        <w:tc>
          <w:tcPr>
            <w:tcW w:w="7560" w:type="dxa"/>
          </w:tcPr>
          <w:p w14:paraId="308DDB55" w14:textId="77777777" w:rsidR="00975CC4" w:rsidRPr="00671C8B" w:rsidRDefault="00975CC4" w:rsidP="00166AF3">
            <w:pPr>
              <w:pStyle w:val="TableBody"/>
              <w:rPr>
                <w:u w:val="single"/>
              </w:rPr>
            </w:pPr>
            <w:r>
              <w:rPr>
                <w:u w:val="single"/>
              </w:rPr>
              <w:t>Note</w:t>
            </w:r>
          </w:p>
          <w:p w14:paraId="4D24080C" w14:textId="77777777" w:rsidR="00975CC4" w:rsidRPr="00F842D9" w:rsidRDefault="00975CC4" w:rsidP="00166AF3">
            <w:pPr>
              <w:pStyle w:val="TableBody"/>
            </w:pPr>
            <w:r w:rsidRPr="00AE3612">
              <w:t>This command is identical to AT+GMI.</w:t>
            </w:r>
          </w:p>
        </w:tc>
      </w:tr>
      <w:tr w:rsidR="00975CC4" w:rsidRPr="00671C8B" w14:paraId="6ACB4A40" w14:textId="77777777" w:rsidTr="00166AF3">
        <w:trPr>
          <w:trHeight w:val="527"/>
        </w:trPr>
        <w:tc>
          <w:tcPr>
            <w:tcW w:w="1728" w:type="dxa"/>
          </w:tcPr>
          <w:p w14:paraId="3E6B35A4" w14:textId="77777777" w:rsidR="00975CC4" w:rsidRPr="00671C8B" w:rsidRDefault="00975CC4" w:rsidP="00166AF3">
            <w:pPr>
              <w:pStyle w:val="TableBody"/>
              <w:rPr>
                <w:u w:val="single"/>
              </w:rPr>
            </w:pPr>
            <w:r>
              <w:rPr>
                <w:u w:val="single"/>
              </w:rPr>
              <w:t>Example</w:t>
            </w:r>
          </w:p>
        </w:tc>
        <w:tc>
          <w:tcPr>
            <w:tcW w:w="7560" w:type="dxa"/>
          </w:tcPr>
          <w:p w14:paraId="31F5A7F9" w14:textId="77777777" w:rsidR="00975CC4" w:rsidRPr="00671C8B" w:rsidRDefault="00975CC4" w:rsidP="00166AF3">
            <w:pPr>
              <w:pStyle w:val="TableBody"/>
              <w:rPr>
                <w:b/>
              </w:rPr>
            </w:pPr>
            <w:r w:rsidRPr="00671C8B">
              <w:rPr>
                <w:b/>
              </w:rPr>
              <w:t>AT+CGMI</w:t>
            </w:r>
          </w:p>
          <w:p w14:paraId="3839DBAA" w14:textId="77777777" w:rsidR="00975CC4" w:rsidRPr="00671C8B" w:rsidRDefault="00975CC4" w:rsidP="00166AF3">
            <w:pPr>
              <w:pStyle w:val="TableBody"/>
              <w:rPr>
                <w:b/>
              </w:rPr>
            </w:pPr>
            <w:r w:rsidRPr="00671C8B">
              <w:rPr>
                <w:b/>
              </w:rPr>
              <w:t>Sierra Wireless</w:t>
            </w:r>
          </w:p>
          <w:p w14:paraId="1EACEB4A" w14:textId="77777777" w:rsidR="00975CC4" w:rsidRPr="00671C8B" w:rsidRDefault="00975CC4" w:rsidP="00166AF3">
            <w:pPr>
              <w:pStyle w:val="TableBody"/>
              <w:rPr>
                <w:u w:val="single"/>
              </w:rPr>
            </w:pPr>
            <w:r w:rsidRPr="00671C8B">
              <w:rPr>
                <w:b/>
              </w:rPr>
              <w:t>OK</w:t>
            </w:r>
          </w:p>
        </w:tc>
      </w:tr>
    </w:tbl>
    <w:p w14:paraId="13EC6753" w14:textId="77777777" w:rsidR="00975CC4" w:rsidRPr="00671C8B" w:rsidRDefault="00975CC4" w:rsidP="0059466D">
      <w:pPr>
        <w:pStyle w:val="Heading2"/>
        <w:numPr>
          <w:ilvl w:val="1"/>
          <w:numId w:val="11"/>
        </w:numPr>
        <w:ind w:left="1080" w:hanging="1080"/>
      </w:pPr>
      <w:bookmarkStart w:id="1683" w:name="_Toc369683850"/>
      <w:bookmarkStart w:id="1684" w:name="_Toc345081237"/>
      <w:bookmarkStart w:id="1685" w:name="_Toc349752984"/>
      <w:bookmarkStart w:id="1686" w:name="_Toc349753873"/>
      <w:bookmarkStart w:id="1687" w:name="_Ref366743783"/>
      <w:bookmarkStart w:id="1688" w:name="_Ref369079214"/>
      <w:bookmarkStart w:id="1689" w:name="_Toc368585941"/>
      <w:bookmarkStart w:id="1690" w:name="_Toc486251521"/>
      <w:bookmarkStart w:id="1691" w:name="_Toc489456502"/>
      <w:bookmarkEnd w:id="1683"/>
      <w:r w:rsidRPr="00671C8B">
        <w:t xml:space="preserve">+CGMM Command: Request Model </w:t>
      </w:r>
      <w:bookmarkEnd w:id="1684"/>
      <w:r w:rsidRPr="00671C8B">
        <w:t>Identification</w:t>
      </w:r>
      <w:bookmarkEnd w:id="1685"/>
      <w:bookmarkEnd w:id="1686"/>
      <w:bookmarkEnd w:id="1687"/>
      <w:bookmarkEnd w:id="1688"/>
      <w:bookmarkEnd w:id="1689"/>
      <w:bookmarkEnd w:id="1690"/>
      <w:bookmarkEnd w:id="1691"/>
    </w:p>
    <w:tbl>
      <w:tblPr>
        <w:tblStyle w:val="TableSWIleft"/>
        <w:tblW w:w="9288" w:type="dxa"/>
        <w:tblLayout w:type="fixed"/>
        <w:tblLook w:val="04A0" w:firstRow="1" w:lastRow="0" w:firstColumn="1" w:lastColumn="0" w:noHBand="0" w:noVBand="1"/>
      </w:tblPr>
      <w:tblGrid>
        <w:gridCol w:w="1728"/>
        <w:gridCol w:w="7560"/>
      </w:tblGrid>
      <w:tr w:rsidR="00975CC4" w:rsidRPr="00671C8B" w14:paraId="33295349"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6F44882F" w14:textId="4D48FF54" w:rsidR="00975CC4" w:rsidRPr="00671C8B" w:rsidRDefault="00975CC4">
            <w:pPr>
              <w:pStyle w:val="TableRowHead"/>
              <w:spacing w:before="144" w:after="144"/>
              <w:rPr>
                <w:bCs w:val="0"/>
              </w:rPr>
            </w:pPr>
            <w:del w:id="1692" w:author="Alban Roche" w:date="2017-08-02T14:40:00Z">
              <w:r w:rsidDel="00F22490">
                <w:delText>HL7618, HL7618RD, HL7648, HL7650, HL7688, HL7690 and HL7692</w:delText>
              </w:r>
            </w:del>
            <w:ins w:id="1693" w:author="Alban Roche" w:date="2017-08-02T14:40:00Z">
              <w:r w:rsidR="00F22490">
                <w:t>HL7800</w:t>
              </w:r>
            </w:ins>
          </w:p>
        </w:tc>
      </w:tr>
      <w:tr w:rsidR="00975CC4" w:rsidRPr="00671C8B" w14:paraId="2E7CB758" w14:textId="77777777" w:rsidTr="00166AF3">
        <w:trPr>
          <w:trHeight w:val="998"/>
        </w:trPr>
        <w:tc>
          <w:tcPr>
            <w:tcW w:w="1728" w:type="dxa"/>
          </w:tcPr>
          <w:p w14:paraId="536CD3B0" w14:textId="77777777" w:rsidR="00975CC4" w:rsidRPr="00671C8B" w:rsidRDefault="00975CC4" w:rsidP="00166AF3">
            <w:pPr>
              <w:pStyle w:val="TableBody"/>
              <w:rPr>
                <w:i/>
              </w:rPr>
            </w:pPr>
            <w:r w:rsidRPr="00671C8B">
              <w:rPr>
                <w:i/>
              </w:rPr>
              <w:t>Test command</w:t>
            </w:r>
          </w:p>
          <w:p w14:paraId="1101DB4F" w14:textId="77777777" w:rsidR="00975CC4" w:rsidRPr="00671C8B" w:rsidRDefault="00975CC4" w:rsidP="00166AF3">
            <w:pPr>
              <w:pStyle w:val="TableBody"/>
            </w:pPr>
          </w:p>
          <w:p w14:paraId="0F472D69" w14:textId="77777777" w:rsidR="00975CC4" w:rsidRPr="00671C8B" w:rsidRDefault="00975CC4" w:rsidP="00166AF3">
            <w:pPr>
              <w:pStyle w:val="TableBody"/>
              <w:rPr>
                <w:u w:val="single"/>
              </w:rPr>
            </w:pPr>
            <w:r w:rsidRPr="00671C8B">
              <w:rPr>
                <w:u w:val="single"/>
              </w:rPr>
              <w:t>Syntax</w:t>
            </w:r>
          </w:p>
          <w:p w14:paraId="38A5C21A" w14:textId="77777777" w:rsidR="00975CC4" w:rsidRPr="00671C8B" w:rsidRDefault="00975CC4" w:rsidP="00166AF3">
            <w:pPr>
              <w:pStyle w:val="TableBody"/>
              <w:rPr>
                <w:b/>
              </w:rPr>
            </w:pPr>
            <w:r w:rsidRPr="00671C8B">
              <w:rPr>
                <w:b/>
              </w:rPr>
              <w:t>AT+CGMM=?</w:t>
            </w:r>
          </w:p>
        </w:tc>
        <w:tc>
          <w:tcPr>
            <w:tcW w:w="7560" w:type="dxa"/>
          </w:tcPr>
          <w:p w14:paraId="4A1438AF" w14:textId="77777777" w:rsidR="00975CC4" w:rsidRPr="00671C8B" w:rsidRDefault="00975CC4" w:rsidP="00166AF3">
            <w:pPr>
              <w:pStyle w:val="TableBody"/>
            </w:pPr>
          </w:p>
          <w:p w14:paraId="04CF783B" w14:textId="77777777" w:rsidR="00975CC4" w:rsidRPr="00671C8B" w:rsidRDefault="00975CC4" w:rsidP="00166AF3">
            <w:pPr>
              <w:pStyle w:val="TableBody"/>
            </w:pPr>
          </w:p>
          <w:p w14:paraId="26441D11" w14:textId="77777777" w:rsidR="00975CC4" w:rsidRPr="00671C8B" w:rsidRDefault="00975CC4" w:rsidP="00166AF3">
            <w:pPr>
              <w:pStyle w:val="TableBody"/>
              <w:rPr>
                <w:u w:val="single"/>
              </w:rPr>
            </w:pPr>
            <w:r w:rsidRPr="00671C8B">
              <w:rPr>
                <w:u w:val="single"/>
              </w:rPr>
              <w:t>Response</w:t>
            </w:r>
          </w:p>
          <w:p w14:paraId="1E1BE068" w14:textId="77777777" w:rsidR="00975CC4" w:rsidRPr="00671C8B" w:rsidRDefault="00975CC4" w:rsidP="00166AF3">
            <w:pPr>
              <w:pStyle w:val="TableBody"/>
              <w:rPr>
                <w:b/>
              </w:rPr>
            </w:pPr>
            <w:r w:rsidRPr="00671C8B">
              <w:rPr>
                <w:b/>
              </w:rPr>
              <w:t>OK</w:t>
            </w:r>
          </w:p>
        </w:tc>
      </w:tr>
      <w:tr w:rsidR="00975CC4" w:rsidRPr="00671C8B" w14:paraId="028B3E2D" w14:textId="77777777" w:rsidTr="00166AF3">
        <w:trPr>
          <w:trHeight w:val="781"/>
        </w:trPr>
        <w:tc>
          <w:tcPr>
            <w:tcW w:w="1728" w:type="dxa"/>
          </w:tcPr>
          <w:p w14:paraId="01928257" w14:textId="77777777" w:rsidR="00975CC4" w:rsidRPr="00671C8B" w:rsidRDefault="00975CC4" w:rsidP="00166AF3">
            <w:pPr>
              <w:pStyle w:val="TableBody"/>
              <w:keepNext/>
              <w:rPr>
                <w:i/>
              </w:rPr>
            </w:pPr>
            <w:r w:rsidRPr="00671C8B">
              <w:rPr>
                <w:i/>
              </w:rPr>
              <w:lastRenderedPageBreak/>
              <w:t>Execute command</w:t>
            </w:r>
          </w:p>
          <w:p w14:paraId="6C9EEF23" w14:textId="77777777" w:rsidR="00975CC4" w:rsidRPr="00671C8B" w:rsidRDefault="00975CC4" w:rsidP="00166AF3">
            <w:pPr>
              <w:pStyle w:val="TableBody"/>
              <w:keepNext/>
            </w:pPr>
          </w:p>
          <w:p w14:paraId="28490003" w14:textId="77777777" w:rsidR="00975CC4" w:rsidRPr="00671C8B" w:rsidRDefault="00975CC4" w:rsidP="00166AF3">
            <w:pPr>
              <w:pStyle w:val="TableBody"/>
              <w:keepNext/>
              <w:rPr>
                <w:u w:val="single"/>
              </w:rPr>
            </w:pPr>
            <w:r w:rsidRPr="00671C8B">
              <w:rPr>
                <w:u w:val="single"/>
              </w:rPr>
              <w:t>Syntax</w:t>
            </w:r>
          </w:p>
          <w:p w14:paraId="1392407E" w14:textId="77777777" w:rsidR="00975CC4" w:rsidRPr="00671C8B" w:rsidRDefault="00975CC4" w:rsidP="00166AF3">
            <w:pPr>
              <w:pStyle w:val="TableBody"/>
              <w:keepNext/>
              <w:rPr>
                <w:b/>
              </w:rPr>
            </w:pPr>
            <w:r w:rsidRPr="00671C8B">
              <w:rPr>
                <w:b/>
              </w:rPr>
              <w:t>AT+CGMM</w:t>
            </w:r>
          </w:p>
          <w:p w14:paraId="6CC0ED99" w14:textId="77777777" w:rsidR="00975CC4" w:rsidRPr="00671C8B" w:rsidRDefault="00975CC4" w:rsidP="00166AF3">
            <w:pPr>
              <w:pStyle w:val="TableBody"/>
              <w:keepNext/>
            </w:pPr>
          </w:p>
        </w:tc>
        <w:tc>
          <w:tcPr>
            <w:tcW w:w="7560" w:type="dxa"/>
          </w:tcPr>
          <w:p w14:paraId="4067FFE4" w14:textId="77777777" w:rsidR="00975CC4" w:rsidRPr="00671C8B" w:rsidRDefault="00975CC4" w:rsidP="00166AF3">
            <w:pPr>
              <w:pStyle w:val="TableBody"/>
              <w:keepNext/>
            </w:pPr>
          </w:p>
          <w:p w14:paraId="70D0AAA9" w14:textId="77777777" w:rsidR="00975CC4" w:rsidRPr="00671C8B" w:rsidRDefault="00975CC4" w:rsidP="00166AF3">
            <w:pPr>
              <w:pStyle w:val="TableBody"/>
              <w:keepNext/>
            </w:pPr>
          </w:p>
          <w:p w14:paraId="103017A0" w14:textId="77777777" w:rsidR="00975CC4" w:rsidRPr="00671C8B" w:rsidRDefault="00975CC4" w:rsidP="00166AF3">
            <w:pPr>
              <w:pStyle w:val="TableBody"/>
              <w:keepNext/>
              <w:rPr>
                <w:u w:val="single"/>
              </w:rPr>
            </w:pPr>
            <w:r w:rsidRPr="00671C8B">
              <w:rPr>
                <w:u w:val="single"/>
              </w:rPr>
              <w:t>Response</w:t>
            </w:r>
          </w:p>
          <w:p w14:paraId="2006FCEA" w14:textId="77777777" w:rsidR="00975CC4" w:rsidRPr="00671C8B" w:rsidRDefault="00975CC4" w:rsidP="00166AF3">
            <w:pPr>
              <w:pStyle w:val="TableBody"/>
              <w:keepNext/>
              <w:rPr>
                <w:b/>
              </w:rPr>
            </w:pPr>
            <w:r w:rsidRPr="00671C8B">
              <w:rPr>
                <w:b/>
              </w:rPr>
              <w:t>&lt;mode&gt;</w:t>
            </w:r>
          </w:p>
          <w:p w14:paraId="472161CB" w14:textId="77777777" w:rsidR="00975CC4" w:rsidRPr="00671C8B" w:rsidRDefault="00975CC4" w:rsidP="00166AF3">
            <w:pPr>
              <w:pStyle w:val="TableBody"/>
              <w:keepNext/>
              <w:rPr>
                <w:b/>
              </w:rPr>
            </w:pPr>
            <w:r w:rsidRPr="00671C8B">
              <w:rPr>
                <w:b/>
              </w:rPr>
              <w:t>OK</w:t>
            </w:r>
          </w:p>
          <w:p w14:paraId="66B178D8" w14:textId="77777777" w:rsidR="00975CC4" w:rsidRPr="00671C8B" w:rsidRDefault="00975CC4" w:rsidP="00166AF3">
            <w:pPr>
              <w:pStyle w:val="TableBody"/>
              <w:keepNext/>
              <w:rPr>
                <w:b/>
              </w:rPr>
            </w:pPr>
          </w:p>
          <w:p w14:paraId="4175D6FA" w14:textId="77777777" w:rsidR="00975CC4" w:rsidRPr="00671C8B" w:rsidRDefault="00975CC4" w:rsidP="00166AF3">
            <w:pPr>
              <w:pStyle w:val="TableBody"/>
              <w:keepNext/>
            </w:pPr>
            <w:r w:rsidRPr="00671C8B">
              <w:rPr>
                <w:u w:val="single"/>
              </w:rPr>
              <w:t>Parameter</w:t>
            </w:r>
          </w:p>
          <w:p w14:paraId="60C50CDC" w14:textId="77777777" w:rsidR="00975CC4" w:rsidRPr="00671C8B" w:rsidRDefault="00975CC4" w:rsidP="00166AF3">
            <w:pPr>
              <w:pStyle w:val="TableBody"/>
              <w:keepNext/>
            </w:pPr>
            <w:r w:rsidRPr="00671C8B">
              <w:rPr>
                <w:b/>
              </w:rPr>
              <w:t>&lt;model&gt;</w:t>
            </w:r>
            <w:r w:rsidRPr="00671C8B">
              <w:tab/>
              <w:t>Model identifier</w:t>
            </w:r>
          </w:p>
        </w:tc>
      </w:tr>
      <w:tr w:rsidR="00975CC4" w:rsidRPr="00671C8B" w14:paraId="3946BF7A" w14:textId="77777777" w:rsidTr="00166AF3">
        <w:trPr>
          <w:trHeight w:val="515"/>
        </w:trPr>
        <w:tc>
          <w:tcPr>
            <w:tcW w:w="1728" w:type="dxa"/>
          </w:tcPr>
          <w:p w14:paraId="32DCE731" w14:textId="77777777" w:rsidR="00975CC4" w:rsidRPr="00145AF3" w:rsidRDefault="00975CC4" w:rsidP="00166AF3">
            <w:pPr>
              <w:pStyle w:val="TableBody"/>
              <w:rPr>
                <w:u w:val="single"/>
              </w:rPr>
            </w:pPr>
            <w:r w:rsidRPr="00145AF3">
              <w:rPr>
                <w:u w:val="single"/>
              </w:rPr>
              <w:t>Reference</w:t>
            </w:r>
          </w:p>
          <w:p w14:paraId="5F9E0809" w14:textId="77777777" w:rsidR="00975CC4" w:rsidRPr="00A34BEC" w:rsidRDefault="00975CC4" w:rsidP="00166AF3">
            <w:pPr>
              <w:pStyle w:val="TableBody"/>
              <w:rPr>
                <w:highlight w:val="yellow"/>
              </w:rPr>
            </w:pPr>
            <w:r w:rsidRPr="00145AF3">
              <w:t>[27.007] § 5.2</w:t>
            </w:r>
          </w:p>
        </w:tc>
        <w:tc>
          <w:tcPr>
            <w:tcW w:w="7560" w:type="dxa"/>
          </w:tcPr>
          <w:p w14:paraId="4CA72BD1" w14:textId="77777777" w:rsidR="00975CC4" w:rsidRPr="00145AF3" w:rsidRDefault="00975CC4" w:rsidP="00166AF3">
            <w:pPr>
              <w:pStyle w:val="TableBody"/>
            </w:pPr>
            <w:r>
              <w:rPr>
                <w:u w:val="single"/>
              </w:rPr>
              <w:t>Note</w:t>
            </w:r>
          </w:p>
          <w:p w14:paraId="4448D601" w14:textId="77777777" w:rsidR="00975CC4" w:rsidRPr="00F842D9" w:rsidRDefault="00975CC4" w:rsidP="00166AF3">
            <w:pPr>
              <w:pStyle w:val="TableBody"/>
            </w:pPr>
            <w:r w:rsidRPr="00AE3612">
              <w:t>This command is identical to AT+GMM, ATI and ATI0.</w:t>
            </w:r>
          </w:p>
        </w:tc>
      </w:tr>
      <w:tr w:rsidR="00975CC4" w:rsidRPr="00671C8B" w14:paraId="21AAAC8F" w14:textId="77777777" w:rsidTr="00166AF3">
        <w:trPr>
          <w:trHeight w:val="515"/>
        </w:trPr>
        <w:tc>
          <w:tcPr>
            <w:tcW w:w="1728" w:type="dxa"/>
          </w:tcPr>
          <w:p w14:paraId="6A2C805D" w14:textId="77777777" w:rsidR="00975CC4" w:rsidRPr="00145AF3" w:rsidRDefault="00975CC4" w:rsidP="00166AF3">
            <w:pPr>
              <w:pStyle w:val="TableBody"/>
              <w:rPr>
                <w:u w:val="single"/>
              </w:rPr>
            </w:pPr>
            <w:r>
              <w:rPr>
                <w:u w:val="single"/>
              </w:rPr>
              <w:t>Example</w:t>
            </w:r>
          </w:p>
        </w:tc>
        <w:tc>
          <w:tcPr>
            <w:tcW w:w="7560" w:type="dxa"/>
          </w:tcPr>
          <w:p w14:paraId="48454FD8" w14:textId="77777777" w:rsidR="00975CC4" w:rsidRPr="00145AF3" w:rsidRDefault="00975CC4" w:rsidP="00166AF3">
            <w:pPr>
              <w:pStyle w:val="TableBody"/>
              <w:rPr>
                <w:b/>
              </w:rPr>
            </w:pPr>
            <w:r w:rsidRPr="00145AF3">
              <w:rPr>
                <w:b/>
              </w:rPr>
              <w:t>AT+CGMM</w:t>
            </w:r>
          </w:p>
          <w:p w14:paraId="2614E611" w14:textId="5CA6EDF9" w:rsidR="00975CC4" w:rsidRPr="00145AF3" w:rsidRDefault="007A2E0B" w:rsidP="00166AF3">
            <w:pPr>
              <w:pStyle w:val="TableBody"/>
              <w:rPr>
                <w:b/>
              </w:rPr>
            </w:pPr>
            <w:r>
              <w:rPr>
                <w:b/>
              </w:rPr>
              <w:t>HL7800</w:t>
            </w:r>
            <w:r w:rsidR="00975CC4" w:rsidRPr="00145AF3">
              <w:tab/>
            </w:r>
            <w:r w:rsidR="00975CC4" w:rsidRPr="00145AF3">
              <w:tab/>
              <w:t xml:space="preserve">//When using an </w:t>
            </w:r>
            <w:r>
              <w:t>HL7800</w:t>
            </w:r>
            <w:r w:rsidR="00975CC4" w:rsidRPr="00145AF3">
              <w:t xml:space="preserve"> module</w:t>
            </w:r>
          </w:p>
          <w:p w14:paraId="0ACAD06D" w14:textId="77777777" w:rsidR="00975CC4" w:rsidRPr="00145AF3" w:rsidRDefault="00975CC4" w:rsidP="00166AF3">
            <w:pPr>
              <w:pStyle w:val="TableBody"/>
              <w:rPr>
                <w:u w:val="single"/>
              </w:rPr>
            </w:pPr>
            <w:r w:rsidRPr="00145AF3">
              <w:rPr>
                <w:b/>
              </w:rPr>
              <w:t>OK</w:t>
            </w:r>
          </w:p>
        </w:tc>
      </w:tr>
    </w:tbl>
    <w:p w14:paraId="2BAA9DF3" w14:textId="77777777" w:rsidR="00975CC4" w:rsidRPr="00671C8B" w:rsidRDefault="00975CC4" w:rsidP="0059466D">
      <w:pPr>
        <w:pStyle w:val="Heading2"/>
        <w:numPr>
          <w:ilvl w:val="1"/>
          <w:numId w:val="11"/>
        </w:numPr>
        <w:ind w:left="1080" w:hanging="1080"/>
      </w:pPr>
      <w:bookmarkStart w:id="1694" w:name="_Toc345081238"/>
      <w:bookmarkStart w:id="1695" w:name="_Toc349752985"/>
      <w:bookmarkStart w:id="1696" w:name="_Toc349753874"/>
      <w:bookmarkStart w:id="1697" w:name="_Ref366743788"/>
      <w:bookmarkStart w:id="1698" w:name="_Ref368559257"/>
      <w:bookmarkStart w:id="1699" w:name="_Ref368559259"/>
      <w:bookmarkStart w:id="1700" w:name="_Ref369079219"/>
      <w:bookmarkStart w:id="1701" w:name="_Toc368585942"/>
      <w:bookmarkStart w:id="1702" w:name="_Toc486251522"/>
      <w:bookmarkStart w:id="1703" w:name="_Toc489456503"/>
      <w:r w:rsidRPr="00671C8B">
        <w:t xml:space="preserve">+CGMR Command: Request Revision </w:t>
      </w:r>
      <w:bookmarkEnd w:id="1694"/>
      <w:r w:rsidRPr="00671C8B">
        <w:t>Identification</w:t>
      </w:r>
      <w:bookmarkEnd w:id="1695"/>
      <w:bookmarkEnd w:id="1696"/>
      <w:bookmarkEnd w:id="1697"/>
      <w:bookmarkEnd w:id="1698"/>
      <w:bookmarkEnd w:id="1699"/>
      <w:bookmarkEnd w:id="1700"/>
      <w:bookmarkEnd w:id="1701"/>
      <w:bookmarkEnd w:id="1702"/>
      <w:bookmarkEnd w:id="1703"/>
    </w:p>
    <w:tbl>
      <w:tblPr>
        <w:tblStyle w:val="TableSWIleft"/>
        <w:tblW w:w="9288" w:type="dxa"/>
        <w:tblLayout w:type="fixed"/>
        <w:tblLook w:val="04A0" w:firstRow="1" w:lastRow="0" w:firstColumn="1" w:lastColumn="0" w:noHBand="0" w:noVBand="1"/>
      </w:tblPr>
      <w:tblGrid>
        <w:gridCol w:w="1728"/>
        <w:gridCol w:w="7560"/>
      </w:tblGrid>
      <w:tr w:rsidR="00975CC4" w:rsidRPr="00671C8B" w14:paraId="2E4385B1"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4B7A4F5D" w14:textId="04781AB4" w:rsidR="00975CC4" w:rsidRPr="00671C8B" w:rsidRDefault="00975CC4">
            <w:pPr>
              <w:pStyle w:val="TableRowHead"/>
              <w:spacing w:before="144" w:after="144"/>
              <w:rPr>
                <w:bCs w:val="0"/>
              </w:rPr>
            </w:pPr>
            <w:del w:id="1704" w:author="Alban Roche" w:date="2017-08-02T14:40:00Z">
              <w:r w:rsidDel="00F22490">
                <w:delText>HL7618, HL7618RD, HL7648, HL7650, HL7688, HL7690 and HL7692</w:delText>
              </w:r>
            </w:del>
            <w:ins w:id="1705" w:author="Alban Roche" w:date="2017-08-02T14:40:00Z">
              <w:r w:rsidR="00F22490">
                <w:t>HL7800</w:t>
              </w:r>
            </w:ins>
          </w:p>
        </w:tc>
      </w:tr>
      <w:tr w:rsidR="00975CC4" w:rsidRPr="00671C8B" w14:paraId="33013495" w14:textId="77777777" w:rsidTr="00166AF3">
        <w:trPr>
          <w:trHeight w:val="35"/>
        </w:trPr>
        <w:tc>
          <w:tcPr>
            <w:tcW w:w="1728" w:type="dxa"/>
          </w:tcPr>
          <w:p w14:paraId="6F6CA825" w14:textId="77777777" w:rsidR="00975CC4" w:rsidRPr="00671C8B" w:rsidRDefault="00975CC4" w:rsidP="00166AF3">
            <w:pPr>
              <w:pStyle w:val="TableBody"/>
              <w:keepNext/>
              <w:rPr>
                <w:i/>
              </w:rPr>
            </w:pPr>
            <w:r w:rsidRPr="00671C8B">
              <w:rPr>
                <w:i/>
              </w:rPr>
              <w:t>Test command</w:t>
            </w:r>
          </w:p>
          <w:p w14:paraId="367B9345" w14:textId="77777777" w:rsidR="00975CC4" w:rsidRPr="00671C8B" w:rsidRDefault="00975CC4" w:rsidP="00166AF3">
            <w:pPr>
              <w:pStyle w:val="TableBody"/>
              <w:keepNext/>
            </w:pPr>
          </w:p>
          <w:p w14:paraId="3DCD9369" w14:textId="77777777" w:rsidR="00975CC4" w:rsidRPr="00671C8B" w:rsidRDefault="00975CC4" w:rsidP="00166AF3">
            <w:pPr>
              <w:pStyle w:val="TableBody"/>
              <w:keepNext/>
              <w:rPr>
                <w:u w:val="single"/>
              </w:rPr>
            </w:pPr>
            <w:r w:rsidRPr="00671C8B">
              <w:rPr>
                <w:u w:val="single"/>
              </w:rPr>
              <w:t>Syntax</w:t>
            </w:r>
          </w:p>
          <w:p w14:paraId="129CF8B7" w14:textId="77777777" w:rsidR="00975CC4" w:rsidRPr="00671C8B" w:rsidRDefault="00975CC4" w:rsidP="00166AF3">
            <w:pPr>
              <w:pStyle w:val="TableBody"/>
              <w:keepNext/>
              <w:rPr>
                <w:b/>
              </w:rPr>
            </w:pPr>
            <w:r w:rsidRPr="00671C8B">
              <w:rPr>
                <w:b/>
              </w:rPr>
              <w:t>AT+CGMR=?</w:t>
            </w:r>
          </w:p>
        </w:tc>
        <w:tc>
          <w:tcPr>
            <w:tcW w:w="7560" w:type="dxa"/>
          </w:tcPr>
          <w:p w14:paraId="2AFE4898" w14:textId="77777777" w:rsidR="00975CC4" w:rsidRPr="00671C8B" w:rsidRDefault="00975CC4" w:rsidP="00166AF3">
            <w:pPr>
              <w:pStyle w:val="TableBody"/>
              <w:keepNext/>
            </w:pPr>
          </w:p>
          <w:p w14:paraId="7833A6F6" w14:textId="77777777" w:rsidR="00975CC4" w:rsidRPr="00671C8B" w:rsidRDefault="00975CC4" w:rsidP="00166AF3">
            <w:pPr>
              <w:pStyle w:val="TableBody"/>
              <w:keepNext/>
            </w:pPr>
          </w:p>
          <w:p w14:paraId="709930F6" w14:textId="77777777" w:rsidR="00975CC4" w:rsidRPr="00671C8B" w:rsidRDefault="00975CC4" w:rsidP="00166AF3">
            <w:pPr>
              <w:pStyle w:val="TableBody"/>
              <w:keepNext/>
              <w:rPr>
                <w:u w:val="single"/>
              </w:rPr>
            </w:pPr>
            <w:r w:rsidRPr="00671C8B">
              <w:rPr>
                <w:u w:val="single"/>
              </w:rPr>
              <w:t>Response</w:t>
            </w:r>
          </w:p>
          <w:p w14:paraId="3FF8487A" w14:textId="77777777" w:rsidR="00975CC4" w:rsidRPr="00671C8B" w:rsidRDefault="00975CC4" w:rsidP="00166AF3">
            <w:pPr>
              <w:pStyle w:val="TableBody"/>
              <w:keepNext/>
              <w:rPr>
                <w:b/>
              </w:rPr>
            </w:pPr>
            <w:r w:rsidRPr="00671C8B">
              <w:rPr>
                <w:b/>
              </w:rPr>
              <w:t>OK</w:t>
            </w:r>
          </w:p>
        </w:tc>
      </w:tr>
      <w:tr w:rsidR="00975CC4" w:rsidRPr="00671C8B" w14:paraId="4FCD4AB8" w14:textId="77777777" w:rsidTr="00166AF3">
        <w:trPr>
          <w:trHeight w:val="781"/>
        </w:trPr>
        <w:tc>
          <w:tcPr>
            <w:tcW w:w="1728" w:type="dxa"/>
          </w:tcPr>
          <w:p w14:paraId="504AFDD0" w14:textId="77777777" w:rsidR="00975CC4" w:rsidRPr="00671C8B" w:rsidRDefault="00975CC4" w:rsidP="00166AF3">
            <w:pPr>
              <w:pStyle w:val="TableBody"/>
              <w:rPr>
                <w:i/>
              </w:rPr>
            </w:pPr>
            <w:r w:rsidRPr="00671C8B">
              <w:rPr>
                <w:i/>
              </w:rPr>
              <w:t>Execute command</w:t>
            </w:r>
          </w:p>
          <w:p w14:paraId="67F7EB8D" w14:textId="77777777" w:rsidR="00975CC4" w:rsidRPr="00671C8B" w:rsidRDefault="00975CC4" w:rsidP="00166AF3">
            <w:pPr>
              <w:pStyle w:val="TableBody"/>
            </w:pPr>
          </w:p>
          <w:p w14:paraId="2D147C01" w14:textId="77777777" w:rsidR="00975CC4" w:rsidRPr="00671C8B" w:rsidRDefault="00975CC4" w:rsidP="00166AF3">
            <w:pPr>
              <w:pStyle w:val="TableBody"/>
              <w:rPr>
                <w:u w:val="single"/>
              </w:rPr>
            </w:pPr>
            <w:r w:rsidRPr="00671C8B">
              <w:rPr>
                <w:u w:val="single"/>
              </w:rPr>
              <w:t>Syntax</w:t>
            </w:r>
          </w:p>
          <w:p w14:paraId="05E60EE7" w14:textId="77777777" w:rsidR="00975CC4" w:rsidRPr="00671C8B" w:rsidRDefault="00975CC4" w:rsidP="00166AF3">
            <w:pPr>
              <w:pStyle w:val="TableBody"/>
              <w:rPr>
                <w:b/>
              </w:rPr>
            </w:pPr>
            <w:r w:rsidRPr="00671C8B">
              <w:rPr>
                <w:b/>
              </w:rPr>
              <w:t>AT+CGMR</w:t>
            </w:r>
          </w:p>
          <w:p w14:paraId="65D673E8" w14:textId="77777777" w:rsidR="00975CC4" w:rsidRPr="00671C8B" w:rsidRDefault="00975CC4" w:rsidP="00166AF3">
            <w:pPr>
              <w:pStyle w:val="TableBody"/>
            </w:pPr>
          </w:p>
        </w:tc>
        <w:tc>
          <w:tcPr>
            <w:tcW w:w="7560" w:type="dxa"/>
          </w:tcPr>
          <w:p w14:paraId="6F2969C3" w14:textId="77777777" w:rsidR="00975CC4" w:rsidRPr="00671C8B" w:rsidRDefault="00975CC4" w:rsidP="00166AF3">
            <w:pPr>
              <w:pStyle w:val="TableBody"/>
            </w:pPr>
          </w:p>
          <w:p w14:paraId="22CB5FEB" w14:textId="77777777" w:rsidR="00975CC4" w:rsidRPr="00671C8B" w:rsidRDefault="00975CC4" w:rsidP="00166AF3">
            <w:pPr>
              <w:pStyle w:val="TableBody"/>
            </w:pPr>
          </w:p>
          <w:p w14:paraId="6F2B7A6F" w14:textId="77777777" w:rsidR="00975CC4" w:rsidRPr="00671C8B" w:rsidRDefault="00975CC4" w:rsidP="00166AF3">
            <w:pPr>
              <w:pStyle w:val="TableBody"/>
              <w:rPr>
                <w:u w:val="single"/>
              </w:rPr>
            </w:pPr>
            <w:r w:rsidRPr="00671C8B">
              <w:rPr>
                <w:u w:val="single"/>
              </w:rPr>
              <w:t>Response</w:t>
            </w:r>
          </w:p>
          <w:p w14:paraId="7204D9C6" w14:textId="77777777" w:rsidR="00975CC4" w:rsidRPr="00671C8B" w:rsidRDefault="00975CC4" w:rsidP="00166AF3">
            <w:pPr>
              <w:pStyle w:val="TableBody"/>
              <w:rPr>
                <w:b/>
              </w:rPr>
            </w:pPr>
            <w:r w:rsidRPr="00671C8B">
              <w:rPr>
                <w:b/>
              </w:rPr>
              <w:t>(model revision identification text)</w:t>
            </w:r>
          </w:p>
          <w:p w14:paraId="3F237F09" w14:textId="77777777" w:rsidR="00975CC4" w:rsidRPr="00671C8B" w:rsidRDefault="00975CC4" w:rsidP="00166AF3">
            <w:pPr>
              <w:pStyle w:val="TableBody"/>
            </w:pPr>
            <w:r w:rsidRPr="00671C8B">
              <w:rPr>
                <w:b/>
              </w:rPr>
              <w:t>OK</w:t>
            </w:r>
          </w:p>
        </w:tc>
      </w:tr>
      <w:tr w:rsidR="00975CC4" w:rsidRPr="00671C8B" w14:paraId="30018326" w14:textId="77777777" w:rsidTr="00166AF3">
        <w:trPr>
          <w:trHeight w:val="65"/>
        </w:trPr>
        <w:tc>
          <w:tcPr>
            <w:tcW w:w="1728" w:type="dxa"/>
          </w:tcPr>
          <w:p w14:paraId="11B85581" w14:textId="77777777" w:rsidR="00975CC4" w:rsidRPr="00671C8B" w:rsidRDefault="00975CC4" w:rsidP="00166AF3">
            <w:pPr>
              <w:pStyle w:val="TableBody"/>
              <w:rPr>
                <w:u w:val="single"/>
              </w:rPr>
            </w:pPr>
            <w:r w:rsidRPr="00671C8B">
              <w:rPr>
                <w:u w:val="single"/>
              </w:rPr>
              <w:t>Reference</w:t>
            </w:r>
          </w:p>
          <w:p w14:paraId="67B4F57A" w14:textId="77777777" w:rsidR="00975CC4" w:rsidRPr="00671C8B" w:rsidRDefault="00975CC4" w:rsidP="00166AF3">
            <w:pPr>
              <w:pStyle w:val="TableBody"/>
            </w:pPr>
            <w:r w:rsidRPr="00671C8B">
              <w:t>[27.007] § 5.3</w:t>
            </w:r>
          </w:p>
        </w:tc>
        <w:tc>
          <w:tcPr>
            <w:tcW w:w="7560" w:type="dxa"/>
          </w:tcPr>
          <w:p w14:paraId="243A2B54" w14:textId="77777777" w:rsidR="00975CC4" w:rsidRPr="00671C8B" w:rsidRDefault="00975CC4" w:rsidP="00166AF3">
            <w:pPr>
              <w:pStyle w:val="TableBody"/>
              <w:rPr>
                <w:u w:val="single"/>
              </w:rPr>
            </w:pPr>
            <w:r>
              <w:rPr>
                <w:u w:val="single"/>
              </w:rPr>
              <w:t>Note</w:t>
            </w:r>
          </w:p>
          <w:p w14:paraId="669CFF78" w14:textId="77777777" w:rsidR="00975CC4" w:rsidRPr="004664AD" w:rsidRDefault="00975CC4" w:rsidP="00166AF3">
            <w:pPr>
              <w:pStyle w:val="TableBody"/>
              <w:rPr>
                <w:b/>
                <w:highlight w:val="yellow"/>
              </w:rPr>
            </w:pPr>
            <w:r>
              <w:t>This command is identical to ATI3 and AT+GMR.</w:t>
            </w:r>
          </w:p>
        </w:tc>
      </w:tr>
      <w:tr w:rsidR="00975CC4" w:rsidRPr="00671C8B" w14:paraId="3D2442DC" w14:textId="77777777" w:rsidTr="00166AF3">
        <w:trPr>
          <w:trHeight w:val="65"/>
        </w:trPr>
        <w:tc>
          <w:tcPr>
            <w:tcW w:w="1728" w:type="dxa"/>
          </w:tcPr>
          <w:p w14:paraId="45111981" w14:textId="77777777" w:rsidR="00975CC4" w:rsidRPr="00671C8B" w:rsidRDefault="00975CC4" w:rsidP="00166AF3">
            <w:pPr>
              <w:pStyle w:val="TableBody"/>
              <w:rPr>
                <w:u w:val="single"/>
              </w:rPr>
            </w:pPr>
            <w:r>
              <w:rPr>
                <w:u w:val="single"/>
              </w:rPr>
              <w:t>Examples</w:t>
            </w:r>
          </w:p>
        </w:tc>
        <w:tc>
          <w:tcPr>
            <w:tcW w:w="7560" w:type="dxa"/>
          </w:tcPr>
          <w:p w14:paraId="3C0C3564" w14:textId="77777777" w:rsidR="00975CC4" w:rsidRPr="00AE3612" w:rsidRDefault="00975CC4" w:rsidP="00166AF3">
            <w:pPr>
              <w:pStyle w:val="TableBody"/>
              <w:rPr>
                <w:b/>
              </w:rPr>
            </w:pPr>
            <w:r w:rsidRPr="00AE3612">
              <w:rPr>
                <w:b/>
              </w:rPr>
              <w:t>AT+CGMR</w:t>
            </w:r>
          </w:p>
          <w:p w14:paraId="3B691AC4" w14:textId="5E1F7A3D" w:rsidR="00975CC4" w:rsidRPr="00AE3612" w:rsidRDefault="007A2E0B" w:rsidP="00166AF3">
            <w:pPr>
              <w:pStyle w:val="TableBody"/>
              <w:rPr>
                <w:b/>
              </w:rPr>
            </w:pPr>
            <w:r>
              <w:rPr>
                <w:b/>
              </w:rPr>
              <w:t>?</w:t>
            </w:r>
            <w:r w:rsidR="00975CC4" w:rsidRPr="00AE3612">
              <w:tab/>
              <w:t>//</w:t>
            </w:r>
            <w:r w:rsidR="00975CC4">
              <w:t xml:space="preserve"> </w:t>
            </w:r>
            <w:r w:rsidR="00975CC4" w:rsidRPr="00AE3612">
              <w:t xml:space="preserve">test </w:t>
            </w:r>
            <w:r w:rsidR="00975CC4">
              <w:t>HL7</w:t>
            </w:r>
            <w:r>
              <w:t>800</w:t>
            </w:r>
            <w:r w:rsidR="00975CC4">
              <w:t xml:space="preserve"> </w:t>
            </w:r>
            <w:r w:rsidR="00975CC4" w:rsidRPr="00AE3612">
              <w:t>firmware</w:t>
            </w:r>
          </w:p>
          <w:p w14:paraId="4A349816" w14:textId="77777777" w:rsidR="00975CC4" w:rsidRPr="00AE3612" w:rsidRDefault="00975CC4" w:rsidP="00166AF3">
            <w:pPr>
              <w:pStyle w:val="TableBody"/>
              <w:rPr>
                <w:b/>
              </w:rPr>
            </w:pPr>
            <w:r w:rsidRPr="00AE3612">
              <w:rPr>
                <w:b/>
              </w:rPr>
              <w:t>OK</w:t>
            </w:r>
          </w:p>
          <w:p w14:paraId="5EBB5763" w14:textId="77777777" w:rsidR="00975CC4" w:rsidRDefault="00975CC4" w:rsidP="00166AF3">
            <w:pPr>
              <w:pStyle w:val="TableBody"/>
            </w:pPr>
          </w:p>
          <w:p w14:paraId="5414512C" w14:textId="77777777" w:rsidR="00975CC4" w:rsidRPr="00F47BEA" w:rsidRDefault="00975CC4" w:rsidP="00166AF3">
            <w:pPr>
              <w:pStyle w:val="TableBody"/>
              <w:rPr>
                <w:b/>
              </w:rPr>
            </w:pPr>
            <w:r w:rsidRPr="00F47BEA">
              <w:rPr>
                <w:b/>
              </w:rPr>
              <w:t>AT+CGMR</w:t>
            </w:r>
          </w:p>
          <w:p w14:paraId="5C283BCA" w14:textId="77777777" w:rsidR="007A2E0B" w:rsidRPr="00AE3612" w:rsidRDefault="007A2E0B" w:rsidP="007A2E0B">
            <w:pPr>
              <w:pStyle w:val="TableBody"/>
              <w:rPr>
                <w:b/>
              </w:rPr>
            </w:pPr>
            <w:r>
              <w:rPr>
                <w:b/>
              </w:rPr>
              <w:t>?</w:t>
            </w:r>
            <w:r w:rsidRPr="00AE3612">
              <w:tab/>
              <w:t>//</w:t>
            </w:r>
            <w:r>
              <w:t xml:space="preserve"> </w:t>
            </w:r>
            <w:r w:rsidRPr="00AE3612">
              <w:t xml:space="preserve">test </w:t>
            </w:r>
            <w:r>
              <w:t xml:space="preserve">HL7800 </w:t>
            </w:r>
            <w:r w:rsidRPr="00AE3612">
              <w:t>firmware</w:t>
            </w:r>
          </w:p>
          <w:p w14:paraId="48108752" w14:textId="77777777" w:rsidR="00975CC4" w:rsidRDefault="00975CC4" w:rsidP="00166AF3">
            <w:pPr>
              <w:pStyle w:val="TableBody"/>
              <w:rPr>
                <w:u w:val="single"/>
              </w:rPr>
            </w:pPr>
            <w:r>
              <w:rPr>
                <w:b/>
              </w:rPr>
              <w:t>OK</w:t>
            </w:r>
          </w:p>
        </w:tc>
      </w:tr>
    </w:tbl>
    <w:p w14:paraId="3325C53E" w14:textId="77777777" w:rsidR="00975CC4" w:rsidRPr="00671C8B" w:rsidRDefault="00975CC4" w:rsidP="0059466D">
      <w:pPr>
        <w:pStyle w:val="Heading2"/>
        <w:numPr>
          <w:ilvl w:val="1"/>
          <w:numId w:val="11"/>
        </w:numPr>
        <w:ind w:left="1080" w:hanging="1080"/>
      </w:pPr>
      <w:bookmarkStart w:id="1706" w:name="_Toc345081239"/>
      <w:bookmarkStart w:id="1707" w:name="_Toc349752986"/>
      <w:bookmarkStart w:id="1708" w:name="_Toc349753875"/>
      <w:bookmarkStart w:id="1709" w:name="_Ref366743793"/>
      <w:bookmarkStart w:id="1710" w:name="_Ref369079224"/>
      <w:bookmarkStart w:id="1711" w:name="_Toc368585943"/>
      <w:bookmarkStart w:id="1712" w:name="_Toc486251523"/>
      <w:bookmarkStart w:id="1713" w:name="_Toc489456504"/>
      <w:r w:rsidRPr="00671C8B">
        <w:lastRenderedPageBreak/>
        <w:t>+CGSN Command: Request Product Serial Number Identification (IMEI)</w:t>
      </w:r>
      <w:bookmarkEnd w:id="1706"/>
      <w:bookmarkEnd w:id="1707"/>
      <w:bookmarkEnd w:id="1708"/>
      <w:bookmarkEnd w:id="1709"/>
      <w:bookmarkEnd w:id="1710"/>
      <w:bookmarkEnd w:id="1711"/>
      <w:bookmarkEnd w:id="1712"/>
      <w:bookmarkEnd w:id="1713"/>
    </w:p>
    <w:tbl>
      <w:tblPr>
        <w:tblStyle w:val="TableSWIleft"/>
        <w:tblW w:w="9288" w:type="dxa"/>
        <w:tblLayout w:type="fixed"/>
        <w:tblLook w:val="04A0" w:firstRow="1" w:lastRow="0" w:firstColumn="1" w:lastColumn="0" w:noHBand="0" w:noVBand="1"/>
      </w:tblPr>
      <w:tblGrid>
        <w:gridCol w:w="1728"/>
        <w:gridCol w:w="7560"/>
      </w:tblGrid>
      <w:tr w:rsidR="00975CC4" w:rsidRPr="00671C8B" w14:paraId="417F837E"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4B0CB4C3" w14:textId="0EA50F0F" w:rsidR="00975CC4" w:rsidRPr="00671C8B" w:rsidRDefault="00975CC4">
            <w:pPr>
              <w:pStyle w:val="TableRowHead"/>
              <w:spacing w:before="144" w:after="144"/>
            </w:pPr>
            <w:del w:id="1714" w:author="Alban Roche" w:date="2017-08-02T14:40:00Z">
              <w:r w:rsidDel="00F22490">
                <w:rPr>
                  <w:lang w:eastAsia="zh-CN"/>
                </w:rPr>
                <w:delText xml:space="preserve">HL7618, HL7618RD, </w:delText>
              </w:r>
              <w:r w:rsidDel="00F22490">
                <w:delText xml:space="preserve">HL7648, HL7650, HL7688, </w:delText>
              </w:r>
              <w:r w:rsidDel="00F22490">
                <w:rPr>
                  <w:lang w:eastAsia="zh-CN"/>
                </w:rPr>
                <w:delText>HL7690 and HL7692</w:delText>
              </w:r>
            </w:del>
            <w:ins w:id="1715" w:author="Alban Roche" w:date="2017-08-02T14:40:00Z">
              <w:r w:rsidR="00F22490">
                <w:rPr>
                  <w:lang w:eastAsia="zh-CN"/>
                </w:rPr>
                <w:t>HL7800</w:t>
              </w:r>
            </w:ins>
          </w:p>
        </w:tc>
      </w:tr>
      <w:tr w:rsidR="00975CC4" w:rsidRPr="00671C8B" w14:paraId="6E046FE9" w14:textId="77777777" w:rsidTr="00166AF3">
        <w:trPr>
          <w:trHeight w:val="1027"/>
        </w:trPr>
        <w:tc>
          <w:tcPr>
            <w:tcW w:w="1728" w:type="dxa"/>
          </w:tcPr>
          <w:p w14:paraId="53E44CC4" w14:textId="77777777" w:rsidR="00975CC4" w:rsidRPr="00671C8B" w:rsidRDefault="00975CC4" w:rsidP="00166AF3">
            <w:pPr>
              <w:pStyle w:val="TableBody"/>
              <w:rPr>
                <w:i/>
              </w:rPr>
            </w:pPr>
            <w:r w:rsidRPr="00671C8B">
              <w:rPr>
                <w:i/>
              </w:rPr>
              <w:t>Test command</w:t>
            </w:r>
          </w:p>
          <w:p w14:paraId="7861ECCB" w14:textId="77777777" w:rsidR="00975CC4" w:rsidRPr="00671C8B" w:rsidRDefault="00975CC4" w:rsidP="00166AF3">
            <w:pPr>
              <w:pStyle w:val="TableBody"/>
            </w:pPr>
          </w:p>
          <w:p w14:paraId="5FC60FAC" w14:textId="77777777" w:rsidR="00975CC4" w:rsidRPr="00671C8B" w:rsidRDefault="00975CC4" w:rsidP="00166AF3">
            <w:pPr>
              <w:pStyle w:val="TableBody"/>
              <w:rPr>
                <w:u w:val="single"/>
              </w:rPr>
            </w:pPr>
            <w:r w:rsidRPr="00671C8B">
              <w:rPr>
                <w:u w:val="single"/>
              </w:rPr>
              <w:t>Syntax</w:t>
            </w:r>
          </w:p>
          <w:p w14:paraId="4C5410ED" w14:textId="77777777" w:rsidR="00975CC4" w:rsidRPr="00671C8B" w:rsidRDefault="00975CC4" w:rsidP="00166AF3">
            <w:pPr>
              <w:pStyle w:val="TableBody"/>
            </w:pPr>
            <w:r w:rsidRPr="00671C8B">
              <w:rPr>
                <w:b/>
              </w:rPr>
              <w:t>AT+CGSN=?</w:t>
            </w:r>
          </w:p>
        </w:tc>
        <w:tc>
          <w:tcPr>
            <w:tcW w:w="7560" w:type="dxa"/>
          </w:tcPr>
          <w:p w14:paraId="501A2CF6" w14:textId="77777777" w:rsidR="00975CC4" w:rsidRPr="00671C8B" w:rsidRDefault="00975CC4" w:rsidP="00166AF3">
            <w:pPr>
              <w:pStyle w:val="TableBody"/>
            </w:pPr>
          </w:p>
          <w:p w14:paraId="173BC38B" w14:textId="77777777" w:rsidR="00975CC4" w:rsidRPr="00671C8B" w:rsidRDefault="00975CC4" w:rsidP="00166AF3">
            <w:pPr>
              <w:pStyle w:val="TableBody"/>
            </w:pPr>
          </w:p>
          <w:p w14:paraId="6AC96DBB" w14:textId="77777777" w:rsidR="00975CC4" w:rsidRPr="00671C8B" w:rsidRDefault="00975CC4" w:rsidP="00166AF3">
            <w:pPr>
              <w:pStyle w:val="TableBody"/>
              <w:rPr>
                <w:u w:val="single"/>
              </w:rPr>
            </w:pPr>
            <w:r w:rsidRPr="00671C8B">
              <w:rPr>
                <w:u w:val="single"/>
              </w:rPr>
              <w:t>Response</w:t>
            </w:r>
          </w:p>
          <w:p w14:paraId="4C838EA7" w14:textId="77777777" w:rsidR="00975CC4" w:rsidRPr="00671C8B" w:rsidRDefault="00975CC4" w:rsidP="00166AF3">
            <w:pPr>
              <w:pStyle w:val="TableBody"/>
            </w:pPr>
            <w:r w:rsidRPr="00671C8B">
              <w:rPr>
                <w:b/>
              </w:rPr>
              <w:t>OK</w:t>
            </w:r>
          </w:p>
        </w:tc>
      </w:tr>
      <w:tr w:rsidR="00975CC4" w:rsidRPr="00671C8B" w14:paraId="080DBF95" w14:textId="77777777" w:rsidTr="00166AF3">
        <w:trPr>
          <w:trHeight w:val="781"/>
        </w:trPr>
        <w:tc>
          <w:tcPr>
            <w:tcW w:w="1728" w:type="dxa"/>
          </w:tcPr>
          <w:p w14:paraId="3B463648" w14:textId="77777777" w:rsidR="00975CC4" w:rsidRPr="00671C8B" w:rsidRDefault="00975CC4" w:rsidP="00166AF3">
            <w:pPr>
              <w:pStyle w:val="TableBody"/>
              <w:rPr>
                <w:i/>
              </w:rPr>
            </w:pPr>
            <w:r w:rsidRPr="00671C8B">
              <w:rPr>
                <w:i/>
              </w:rPr>
              <w:t>Execute command</w:t>
            </w:r>
          </w:p>
          <w:p w14:paraId="0F9D2CB8" w14:textId="77777777" w:rsidR="00975CC4" w:rsidRPr="00671C8B" w:rsidRDefault="00975CC4" w:rsidP="00166AF3">
            <w:pPr>
              <w:pStyle w:val="TableBody"/>
            </w:pPr>
          </w:p>
          <w:p w14:paraId="1BC94A0A" w14:textId="77777777" w:rsidR="00975CC4" w:rsidRPr="00671C8B" w:rsidRDefault="00975CC4" w:rsidP="00166AF3">
            <w:pPr>
              <w:pStyle w:val="TableBody"/>
              <w:rPr>
                <w:u w:val="single"/>
              </w:rPr>
            </w:pPr>
            <w:r w:rsidRPr="00671C8B">
              <w:rPr>
                <w:u w:val="single"/>
              </w:rPr>
              <w:t>Syntax</w:t>
            </w:r>
          </w:p>
          <w:p w14:paraId="142A2825" w14:textId="77777777" w:rsidR="00975CC4" w:rsidRPr="00671C8B" w:rsidRDefault="00975CC4" w:rsidP="00166AF3">
            <w:pPr>
              <w:pStyle w:val="TableBody"/>
              <w:rPr>
                <w:b/>
              </w:rPr>
            </w:pPr>
            <w:r w:rsidRPr="00671C8B">
              <w:rPr>
                <w:b/>
              </w:rPr>
              <w:t>AT+CGSN</w:t>
            </w:r>
          </w:p>
          <w:p w14:paraId="3052C3FF" w14:textId="77777777" w:rsidR="00975CC4" w:rsidRPr="00671C8B" w:rsidRDefault="00975CC4" w:rsidP="00166AF3">
            <w:pPr>
              <w:pStyle w:val="TableBody"/>
            </w:pPr>
          </w:p>
        </w:tc>
        <w:tc>
          <w:tcPr>
            <w:tcW w:w="7560" w:type="dxa"/>
          </w:tcPr>
          <w:p w14:paraId="7235DC15" w14:textId="77777777" w:rsidR="00975CC4" w:rsidRPr="00671C8B" w:rsidRDefault="00975CC4" w:rsidP="00166AF3">
            <w:pPr>
              <w:pStyle w:val="TableBody"/>
            </w:pPr>
          </w:p>
          <w:p w14:paraId="174918A7" w14:textId="77777777" w:rsidR="00975CC4" w:rsidRPr="00671C8B" w:rsidRDefault="00975CC4" w:rsidP="00166AF3">
            <w:pPr>
              <w:pStyle w:val="TableBody"/>
            </w:pPr>
          </w:p>
          <w:p w14:paraId="6A437E6E" w14:textId="77777777" w:rsidR="00975CC4" w:rsidRPr="00671C8B" w:rsidRDefault="00975CC4" w:rsidP="00166AF3">
            <w:pPr>
              <w:pStyle w:val="TableBody"/>
              <w:rPr>
                <w:u w:val="single"/>
              </w:rPr>
            </w:pPr>
            <w:r w:rsidRPr="00671C8B">
              <w:rPr>
                <w:u w:val="single"/>
              </w:rPr>
              <w:t>Response</w:t>
            </w:r>
          </w:p>
          <w:p w14:paraId="3A5631E8" w14:textId="77777777" w:rsidR="00975CC4" w:rsidRPr="00671C8B" w:rsidRDefault="00975CC4" w:rsidP="00166AF3">
            <w:pPr>
              <w:pStyle w:val="TableBody"/>
            </w:pPr>
            <w:r w:rsidRPr="00671C8B">
              <w:rPr>
                <w:b/>
              </w:rPr>
              <w:t>&lt;IMEI&gt;</w:t>
            </w:r>
            <w:r w:rsidRPr="00671C8B">
              <w:t xml:space="preserve"> (identification text for determination of the individual ME)</w:t>
            </w:r>
          </w:p>
          <w:p w14:paraId="17C552FF" w14:textId="77777777" w:rsidR="00975CC4" w:rsidRPr="00671C8B" w:rsidRDefault="00975CC4" w:rsidP="00166AF3">
            <w:pPr>
              <w:pStyle w:val="TableBody"/>
            </w:pPr>
            <w:r w:rsidRPr="00671C8B">
              <w:rPr>
                <w:b/>
              </w:rPr>
              <w:t>OK</w:t>
            </w:r>
          </w:p>
        </w:tc>
      </w:tr>
      <w:tr w:rsidR="00975CC4" w:rsidRPr="00671C8B" w14:paraId="4D861FF7" w14:textId="77777777" w:rsidTr="00166AF3">
        <w:trPr>
          <w:trHeight w:val="587"/>
        </w:trPr>
        <w:tc>
          <w:tcPr>
            <w:tcW w:w="1728" w:type="dxa"/>
          </w:tcPr>
          <w:p w14:paraId="127B5A6C" w14:textId="77777777" w:rsidR="00975CC4" w:rsidRPr="00671C8B" w:rsidRDefault="00975CC4" w:rsidP="00166AF3">
            <w:pPr>
              <w:pStyle w:val="TableBody"/>
              <w:rPr>
                <w:u w:val="single"/>
              </w:rPr>
            </w:pPr>
            <w:r w:rsidRPr="00671C8B">
              <w:rPr>
                <w:u w:val="single"/>
              </w:rPr>
              <w:t>Reference</w:t>
            </w:r>
          </w:p>
          <w:p w14:paraId="2148A9EB" w14:textId="77777777" w:rsidR="00975CC4" w:rsidRPr="00671C8B" w:rsidRDefault="00975CC4" w:rsidP="00166AF3">
            <w:pPr>
              <w:pStyle w:val="TableBody"/>
              <w:rPr>
                <w:u w:val="single"/>
              </w:rPr>
            </w:pPr>
            <w:r w:rsidRPr="00671C8B">
              <w:t>V.25ter</w:t>
            </w:r>
          </w:p>
        </w:tc>
        <w:tc>
          <w:tcPr>
            <w:tcW w:w="7560" w:type="dxa"/>
          </w:tcPr>
          <w:p w14:paraId="7BAB5730" w14:textId="77777777" w:rsidR="00975CC4" w:rsidRPr="00671C8B" w:rsidRDefault="00975CC4" w:rsidP="00166AF3">
            <w:pPr>
              <w:pStyle w:val="TableBody"/>
              <w:rPr>
                <w:u w:val="single"/>
              </w:rPr>
            </w:pPr>
            <w:r w:rsidRPr="00671C8B">
              <w:rPr>
                <w:u w:val="single"/>
              </w:rPr>
              <w:t>Notes</w:t>
            </w:r>
          </w:p>
          <w:p w14:paraId="773CBCD4" w14:textId="77777777" w:rsidR="00975CC4" w:rsidRPr="00F47BEA" w:rsidRDefault="00975CC4" w:rsidP="0059466D">
            <w:pPr>
              <w:pStyle w:val="TableBody"/>
              <w:numPr>
                <w:ilvl w:val="0"/>
                <w:numId w:val="59"/>
              </w:numPr>
            </w:pPr>
            <w:r w:rsidRPr="00F47BEA">
              <w:t>T</w:t>
            </w:r>
            <w:r>
              <w:t>his command is identical to AT+</w:t>
            </w:r>
            <w:r w:rsidRPr="00F47BEA">
              <w:t>GSN.</w:t>
            </w:r>
          </w:p>
          <w:p w14:paraId="7024FC89" w14:textId="77777777" w:rsidR="00975CC4" w:rsidRPr="00671C8B" w:rsidRDefault="00975CC4" w:rsidP="0059466D">
            <w:pPr>
              <w:pStyle w:val="TableBody"/>
              <w:numPr>
                <w:ilvl w:val="0"/>
                <w:numId w:val="59"/>
              </w:numPr>
              <w:rPr>
                <w:u w:val="single"/>
              </w:rPr>
            </w:pPr>
            <w:r w:rsidRPr="00671C8B">
              <w:t>This command can work with or without a SIM</w:t>
            </w:r>
            <w:r>
              <w:t>.</w:t>
            </w:r>
          </w:p>
          <w:p w14:paraId="55F906C9" w14:textId="77777777" w:rsidR="00975CC4" w:rsidRPr="00671C8B" w:rsidRDefault="00975CC4" w:rsidP="0059466D">
            <w:pPr>
              <w:pStyle w:val="TableBody"/>
              <w:numPr>
                <w:ilvl w:val="0"/>
                <w:numId w:val="59"/>
              </w:numPr>
              <w:rPr>
                <w:u w:val="single"/>
              </w:rPr>
            </w:pPr>
            <w:r w:rsidRPr="00671C8B">
              <w:t>See also AT+KGSN</w:t>
            </w:r>
            <w:r>
              <w:t>.</w:t>
            </w:r>
          </w:p>
        </w:tc>
      </w:tr>
    </w:tbl>
    <w:p w14:paraId="2D85237E" w14:textId="77777777" w:rsidR="00975CC4" w:rsidRPr="00671C8B" w:rsidRDefault="00975CC4" w:rsidP="0059466D">
      <w:pPr>
        <w:pStyle w:val="Heading2"/>
        <w:numPr>
          <w:ilvl w:val="1"/>
          <w:numId w:val="11"/>
        </w:numPr>
        <w:ind w:left="1080" w:hanging="1080"/>
      </w:pPr>
      <w:bookmarkStart w:id="1716" w:name="_Toc345081240"/>
      <w:bookmarkStart w:id="1717" w:name="_Toc349752987"/>
      <w:bookmarkStart w:id="1718" w:name="_Toc349753876"/>
      <w:bookmarkStart w:id="1719" w:name="_Ref366743816"/>
      <w:bookmarkStart w:id="1720" w:name="_Ref369079229"/>
      <w:bookmarkStart w:id="1721" w:name="_Toc368585944"/>
      <w:bookmarkStart w:id="1722" w:name="_Ref372105865"/>
      <w:bookmarkStart w:id="1723" w:name="_Toc486251524"/>
      <w:bookmarkStart w:id="1724" w:name="_Toc489456505"/>
      <w:r w:rsidRPr="00671C8B">
        <w:t>+KGSN Command: Request Product Serial Number and Software Version</w:t>
      </w:r>
      <w:bookmarkEnd w:id="1716"/>
      <w:bookmarkEnd w:id="1717"/>
      <w:bookmarkEnd w:id="1718"/>
      <w:bookmarkEnd w:id="1719"/>
      <w:bookmarkEnd w:id="1720"/>
      <w:bookmarkEnd w:id="1721"/>
      <w:bookmarkEnd w:id="1722"/>
      <w:bookmarkEnd w:id="1723"/>
      <w:bookmarkEnd w:id="1724"/>
    </w:p>
    <w:tbl>
      <w:tblPr>
        <w:tblStyle w:val="TableSWIleft"/>
        <w:tblW w:w="9288" w:type="dxa"/>
        <w:tblLayout w:type="fixed"/>
        <w:tblLook w:val="04A0" w:firstRow="1" w:lastRow="0" w:firstColumn="1" w:lastColumn="0" w:noHBand="0" w:noVBand="1"/>
      </w:tblPr>
      <w:tblGrid>
        <w:gridCol w:w="1728"/>
        <w:gridCol w:w="7560"/>
      </w:tblGrid>
      <w:tr w:rsidR="00975CC4" w:rsidRPr="00671C8B" w14:paraId="500F0B3E"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67AF6DAA" w14:textId="6D3F779B" w:rsidR="00975CC4" w:rsidRPr="00671C8B" w:rsidRDefault="00975CC4">
            <w:pPr>
              <w:pStyle w:val="TableRowHead"/>
              <w:spacing w:before="144" w:after="144"/>
            </w:pPr>
            <w:del w:id="1725" w:author="Alban Roche" w:date="2017-08-02T14:40:00Z">
              <w:r w:rsidDel="00F22490">
                <w:rPr>
                  <w:lang w:eastAsia="zh-CN"/>
                </w:rPr>
                <w:delText xml:space="preserve">HL7618, HL7618RD, </w:delText>
              </w:r>
              <w:r w:rsidDel="00F22490">
                <w:delText xml:space="preserve">HL7648, HL7650, HL7688, </w:delText>
              </w:r>
              <w:r w:rsidDel="00F22490">
                <w:rPr>
                  <w:lang w:eastAsia="zh-CN"/>
                </w:rPr>
                <w:delText>HL7690 and HL7692</w:delText>
              </w:r>
            </w:del>
            <w:ins w:id="1726" w:author="Alban Roche" w:date="2017-08-02T14:40:00Z">
              <w:r w:rsidR="00F22490">
                <w:rPr>
                  <w:lang w:eastAsia="zh-CN"/>
                </w:rPr>
                <w:t>HL7800</w:t>
              </w:r>
            </w:ins>
          </w:p>
        </w:tc>
      </w:tr>
      <w:tr w:rsidR="00975CC4" w:rsidRPr="00671C8B" w14:paraId="613A643B" w14:textId="77777777" w:rsidTr="00166AF3">
        <w:trPr>
          <w:trHeight w:val="50"/>
        </w:trPr>
        <w:tc>
          <w:tcPr>
            <w:tcW w:w="1728" w:type="dxa"/>
          </w:tcPr>
          <w:p w14:paraId="6C2F265B" w14:textId="77777777" w:rsidR="00975CC4" w:rsidRPr="00671C8B" w:rsidRDefault="00975CC4" w:rsidP="00166AF3">
            <w:pPr>
              <w:pStyle w:val="TableBody"/>
              <w:rPr>
                <w:i/>
              </w:rPr>
            </w:pPr>
            <w:r w:rsidRPr="00671C8B">
              <w:rPr>
                <w:i/>
              </w:rPr>
              <w:t>Test command</w:t>
            </w:r>
          </w:p>
          <w:p w14:paraId="67DF7348" w14:textId="77777777" w:rsidR="00975CC4" w:rsidRPr="00671C8B" w:rsidRDefault="00975CC4" w:rsidP="00166AF3">
            <w:pPr>
              <w:pStyle w:val="TableBody"/>
            </w:pPr>
          </w:p>
          <w:p w14:paraId="025685AD" w14:textId="77777777" w:rsidR="00975CC4" w:rsidRPr="00671C8B" w:rsidRDefault="00975CC4" w:rsidP="00166AF3">
            <w:pPr>
              <w:pStyle w:val="TableBody"/>
              <w:rPr>
                <w:u w:val="single"/>
              </w:rPr>
            </w:pPr>
            <w:r w:rsidRPr="00671C8B">
              <w:rPr>
                <w:u w:val="single"/>
              </w:rPr>
              <w:t>Syntax</w:t>
            </w:r>
          </w:p>
          <w:p w14:paraId="4C52DC45" w14:textId="77777777" w:rsidR="00975CC4" w:rsidRPr="00671C8B" w:rsidRDefault="00975CC4" w:rsidP="00166AF3">
            <w:pPr>
              <w:pStyle w:val="TableBody"/>
              <w:rPr>
                <w:b/>
              </w:rPr>
            </w:pPr>
            <w:r w:rsidRPr="00671C8B">
              <w:rPr>
                <w:b/>
              </w:rPr>
              <w:t>AT+KGSN=?</w:t>
            </w:r>
          </w:p>
        </w:tc>
        <w:tc>
          <w:tcPr>
            <w:tcW w:w="7560" w:type="dxa"/>
          </w:tcPr>
          <w:p w14:paraId="21D9132B" w14:textId="77777777" w:rsidR="00975CC4" w:rsidRPr="00671C8B" w:rsidRDefault="00975CC4" w:rsidP="00166AF3">
            <w:pPr>
              <w:pStyle w:val="TableBody"/>
              <w:rPr>
                <w:u w:val="single"/>
              </w:rPr>
            </w:pPr>
          </w:p>
          <w:p w14:paraId="1FC129C5" w14:textId="77777777" w:rsidR="00975CC4" w:rsidRPr="00671C8B" w:rsidRDefault="00975CC4" w:rsidP="00166AF3">
            <w:pPr>
              <w:pStyle w:val="TableBody"/>
              <w:rPr>
                <w:u w:val="single"/>
              </w:rPr>
            </w:pPr>
          </w:p>
          <w:p w14:paraId="506C398A" w14:textId="77777777" w:rsidR="00975CC4" w:rsidRPr="00671C8B" w:rsidRDefault="00975CC4" w:rsidP="00166AF3">
            <w:pPr>
              <w:pStyle w:val="TableBody"/>
              <w:rPr>
                <w:u w:val="single"/>
              </w:rPr>
            </w:pPr>
            <w:r w:rsidRPr="00671C8B">
              <w:rPr>
                <w:u w:val="single"/>
              </w:rPr>
              <w:t>Response</w:t>
            </w:r>
          </w:p>
          <w:p w14:paraId="62E84E34" w14:textId="77777777" w:rsidR="00975CC4" w:rsidRPr="00671C8B" w:rsidRDefault="00975CC4" w:rsidP="00166AF3">
            <w:pPr>
              <w:pStyle w:val="TableBody"/>
            </w:pPr>
            <w:r w:rsidRPr="00671C8B">
              <w:rPr>
                <w:b/>
              </w:rPr>
              <w:t>+KGSN:</w:t>
            </w:r>
            <w:r w:rsidRPr="00671C8B">
              <w:t xml:space="preserve"> (list of supported </w:t>
            </w:r>
            <w:r w:rsidRPr="00671C8B">
              <w:rPr>
                <w:b/>
              </w:rPr>
              <w:t>&lt;number type&gt;</w:t>
            </w:r>
            <w:r w:rsidRPr="00671C8B">
              <w:t>s)</w:t>
            </w:r>
          </w:p>
          <w:p w14:paraId="050D1063" w14:textId="77777777" w:rsidR="00975CC4" w:rsidRPr="00671C8B" w:rsidRDefault="00975CC4" w:rsidP="00166AF3">
            <w:pPr>
              <w:pStyle w:val="TableBody"/>
              <w:rPr>
                <w:u w:val="single"/>
              </w:rPr>
            </w:pPr>
            <w:r w:rsidRPr="00671C8B">
              <w:rPr>
                <w:b/>
              </w:rPr>
              <w:t>OK</w:t>
            </w:r>
          </w:p>
        </w:tc>
      </w:tr>
      <w:tr w:rsidR="00975CC4" w:rsidRPr="00671C8B" w14:paraId="1F265A84" w14:textId="77777777" w:rsidTr="00166AF3">
        <w:trPr>
          <w:cantSplit w:val="0"/>
          <w:trHeight w:val="72"/>
        </w:trPr>
        <w:tc>
          <w:tcPr>
            <w:tcW w:w="1728" w:type="dxa"/>
          </w:tcPr>
          <w:p w14:paraId="1824031A" w14:textId="77777777" w:rsidR="00975CC4" w:rsidRPr="00671C8B" w:rsidRDefault="00975CC4" w:rsidP="00166AF3">
            <w:pPr>
              <w:pStyle w:val="TableBody"/>
              <w:rPr>
                <w:bCs/>
                <w:i/>
                <w:spacing w:val="10"/>
              </w:rPr>
            </w:pPr>
            <w:r>
              <w:rPr>
                <w:i/>
              </w:rPr>
              <w:t xml:space="preserve">Write </w:t>
            </w:r>
            <w:r w:rsidRPr="00671C8B">
              <w:rPr>
                <w:i/>
              </w:rPr>
              <w:t>command</w:t>
            </w:r>
          </w:p>
          <w:p w14:paraId="3897C3DA" w14:textId="77777777" w:rsidR="00975CC4" w:rsidRPr="00671C8B" w:rsidRDefault="00975CC4" w:rsidP="00166AF3">
            <w:pPr>
              <w:pStyle w:val="TableBody"/>
              <w:rPr>
                <w:bCs/>
              </w:rPr>
            </w:pPr>
          </w:p>
          <w:p w14:paraId="31416002" w14:textId="77777777" w:rsidR="00975CC4" w:rsidRPr="00671C8B" w:rsidRDefault="00975CC4" w:rsidP="00166AF3">
            <w:pPr>
              <w:pStyle w:val="TableBody"/>
              <w:rPr>
                <w:bCs/>
                <w:u w:val="single"/>
              </w:rPr>
            </w:pPr>
            <w:r w:rsidRPr="00671C8B">
              <w:rPr>
                <w:u w:val="single"/>
              </w:rPr>
              <w:t>Syntax</w:t>
            </w:r>
          </w:p>
          <w:p w14:paraId="340CF017" w14:textId="77777777" w:rsidR="00975CC4" w:rsidRPr="00671C8B" w:rsidRDefault="00975CC4" w:rsidP="00166AF3">
            <w:pPr>
              <w:pStyle w:val="TableBody"/>
              <w:rPr>
                <w:b/>
                <w:bCs/>
              </w:rPr>
            </w:pPr>
            <w:r w:rsidRPr="00671C8B">
              <w:rPr>
                <w:b/>
              </w:rPr>
              <w:t>AT+KGSN=</w:t>
            </w:r>
            <w:r w:rsidRPr="00671C8B">
              <w:rPr>
                <w:b/>
              </w:rPr>
              <w:br/>
              <w:t>&lt;number type&gt;</w:t>
            </w:r>
          </w:p>
        </w:tc>
        <w:tc>
          <w:tcPr>
            <w:tcW w:w="7560" w:type="dxa"/>
          </w:tcPr>
          <w:p w14:paraId="6F636125" w14:textId="77777777" w:rsidR="00975CC4" w:rsidRPr="00671C8B" w:rsidRDefault="00975CC4" w:rsidP="00166AF3">
            <w:pPr>
              <w:pStyle w:val="TableBody"/>
              <w:rPr>
                <w:bCs/>
                <w:u w:val="single"/>
              </w:rPr>
            </w:pPr>
          </w:p>
          <w:p w14:paraId="5292AA86" w14:textId="77777777" w:rsidR="00975CC4" w:rsidRPr="00671C8B" w:rsidRDefault="00975CC4" w:rsidP="00166AF3">
            <w:pPr>
              <w:pStyle w:val="TableBody"/>
              <w:rPr>
                <w:bCs/>
                <w:u w:val="single"/>
              </w:rPr>
            </w:pPr>
          </w:p>
          <w:p w14:paraId="5FA4A7AD" w14:textId="77777777" w:rsidR="00975CC4" w:rsidRPr="00671C8B" w:rsidRDefault="00975CC4" w:rsidP="00166AF3">
            <w:pPr>
              <w:pStyle w:val="TableBody"/>
              <w:rPr>
                <w:bCs/>
                <w:u w:val="single"/>
              </w:rPr>
            </w:pPr>
            <w:r w:rsidRPr="00671C8B">
              <w:rPr>
                <w:u w:val="single"/>
              </w:rPr>
              <w:t>Response</w:t>
            </w:r>
          </w:p>
          <w:p w14:paraId="4AC17F40" w14:textId="77777777" w:rsidR="00975CC4" w:rsidRPr="00671C8B" w:rsidRDefault="00975CC4" w:rsidP="00166AF3">
            <w:pPr>
              <w:pStyle w:val="TableBody"/>
              <w:rPr>
                <w:bCs/>
              </w:rPr>
            </w:pPr>
            <w:r w:rsidRPr="00671C8B">
              <w:t xml:space="preserve">If </w:t>
            </w:r>
            <w:r w:rsidRPr="00671C8B">
              <w:rPr>
                <w:b/>
              </w:rPr>
              <w:t>&lt;number type&gt;</w:t>
            </w:r>
            <w:r w:rsidRPr="00671C8B">
              <w:t xml:space="preserve"> = 0:</w:t>
            </w:r>
          </w:p>
          <w:p w14:paraId="7C3B8733" w14:textId="77777777" w:rsidR="00975CC4" w:rsidRPr="00671C8B" w:rsidRDefault="00975CC4" w:rsidP="00166AF3">
            <w:pPr>
              <w:pStyle w:val="TableBody"/>
              <w:rPr>
                <w:b/>
                <w:bCs/>
              </w:rPr>
            </w:pPr>
            <w:r w:rsidRPr="00671C8B">
              <w:rPr>
                <w:b/>
              </w:rPr>
              <w:t>+KGSN: &lt;IMEI&gt;</w:t>
            </w:r>
          </w:p>
          <w:p w14:paraId="12BE9E46" w14:textId="77777777" w:rsidR="00975CC4" w:rsidRPr="00671C8B" w:rsidRDefault="00975CC4" w:rsidP="00166AF3">
            <w:pPr>
              <w:pStyle w:val="TableBody"/>
              <w:rPr>
                <w:b/>
                <w:bCs/>
              </w:rPr>
            </w:pPr>
            <w:r w:rsidRPr="00671C8B">
              <w:rPr>
                <w:b/>
              </w:rPr>
              <w:t>OK</w:t>
            </w:r>
          </w:p>
          <w:p w14:paraId="35CAA8E4" w14:textId="77777777" w:rsidR="00975CC4" w:rsidRPr="000C4C2B" w:rsidRDefault="00975CC4" w:rsidP="00166AF3">
            <w:pPr>
              <w:pStyle w:val="TableBody"/>
              <w:rPr>
                <w:bCs/>
                <w:sz w:val="14"/>
                <w:szCs w:val="14"/>
                <w:u w:val="single"/>
              </w:rPr>
            </w:pPr>
          </w:p>
          <w:p w14:paraId="3ABDF4EA" w14:textId="77777777" w:rsidR="00975CC4" w:rsidRPr="00671C8B" w:rsidRDefault="00975CC4" w:rsidP="00166AF3">
            <w:pPr>
              <w:pStyle w:val="TableBody"/>
              <w:rPr>
                <w:bCs/>
              </w:rPr>
            </w:pPr>
            <w:r w:rsidRPr="00671C8B">
              <w:t xml:space="preserve">If </w:t>
            </w:r>
            <w:r w:rsidRPr="00671C8B">
              <w:rPr>
                <w:b/>
              </w:rPr>
              <w:t>&lt;number type&gt;</w:t>
            </w:r>
            <w:r w:rsidRPr="00671C8B">
              <w:t xml:space="preserve"> = 1:</w:t>
            </w:r>
          </w:p>
          <w:p w14:paraId="246996CB" w14:textId="77777777" w:rsidR="00975CC4" w:rsidRPr="00671C8B" w:rsidRDefault="00975CC4" w:rsidP="00166AF3">
            <w:pPr>
              <w:pStyle w:val="TableBody"/>
              <w:rPr>
                <w:b/>
                <w:bCs/>
              </w:rPr>
            </w:pPr>
            <w:r w:rsidRPr="00671C8B">
              <w:rPr>
                <w:b/>
              </w:rPr>
              <w:t>+KGSN: &lt;IMEISV&gt;</w:t>
            </w:r>
          </w:p>
          <w:p w14:paraId="01CA9ECD" w14:textId="77777777" w:rsidR="00975CC4" w:rsidRPr="00671C8B" w:rsidRDefault="00975CC4" w:rsidP="00166AF3">
            <w:pPr>
              <w:pStyle w:val="TableBody"/>
              <w:rPr>
                <w:b/>
                <w:bCs/>
              </w:rPr>
            </w:pPr>
            <w:r w:rsidRPr="00671C8B">
              <w:rPr>
                <w:b/>
              </w:rPr>
              <w:t>OK</w:t>
            </w:r>
          </w:p>
          <w:p w14:paraId="553AC2A9" w14:textId="77777777" w:rsidR="00975CC4" w:rsidRPr="000C4C2B" w:rsidRDefault="00975CC4" w:rsidP="00166AF3">
            <w:pPr>
              <w:pStyle w:val="TableBody"/>
              <w:rPr>
                <w:bCs/>
                <w:sz w:val="14"/>
                <w:szCs w:val="14"/>
                <w:u w:val="single"/>
              </w:rPr>
            </w:pPr>
          </w:p>
          <w:p w14:paraId="4A4AC355" w14:textId="77777777" w:rsidR="00975CC4" w:rsidRPr="00671C8B" w:rsidRDefault="00975CC4" w:rsidP="00166AF3">
            <w:pPr>
              <w:pStyle w:val="TableBody"/>
              <w:rPr>
                <w:bCs/>
              </w:rPr>
            </w:pPr>
            <w:r w:rsidRPr="00671C8B">
              <w:t xml:space="preserve">If </w:t>
            </w:r>
            <w:r w:rsidRPr="00671C8B">
              <w:rPr>
                <w:b/>
              </w:rPr>
              <w:t>&lt;number type&gt;</w:t>
            </w:r>
            <w:r w:rsidRPr="00671C8B">
              <w:t xml:space="preserve"> = 2:</w:t>
            </w:r>
          </w:p>
          <w:p w14:paraId="313480FA" w14:textId="77777777" w:rsidR="00975CC4" w:rsidRPr="00671C8B" w:rsidRDefault="00975CC4" w:rsidP="00166AF3">
            <w:pPr>
              <w:pStyle w:val="TableBody"/>
              <w:rPr>
                <w:bCs/>
              </w:rPr>
            </w:pPr>
            <w:r w:rsidRPr="00671C8B">
              <w:rPr>
                <w:b/>
              </w:rPr>
              <w:t>+KGSN: &lt;IMEISV_STR&gt;</w:t>
            </w:r>
          </w:p>
          <w:p w14:paraId="4644BC47" w14:textId="77777777" w:rsidR="00975CC4" w:rsidRPr="00671C8B" w:rsidRDefault="00975CC4" w:rsidP="00166AF3">
            <w:pPr>
              <w:pStyle w:val="TableBody"/>
              <w:rPr>
                <w:b/>
                <w:bCs/>
              </w:rPr>
            </w:pPr>
            <w:r w:rsidRPr="00671C8B">
              <w:rPr>
                <w:b/>
              </w:rPr>
              <w:t>OK</w:t>
            </w:r>
          </w:p>
          <w:p w14:paraId="55F7D83E" w14:textId="77777777" w:rsidR="00975CC4" w:rsidRPr="000C4C2B" w:rsidRDefault="00975CC4" w:rsidP="00166AF3">
            <w:pPr>
              <w:pStyle w:val="TableBody"/>
              <w:rPr>
                <w:bCs/>
                <w:sz w:val="14"/>
                <w:szCs w:val="14"/>
              </w:rPr>
            </w:pPr>
          </w:p>
          <w:p w14:paraId="202FA44F" w14:textId="77777777" w:rsidR="00975CC4" w:rsidRPr="00671C8B" w:rsidRDefault="00975CC4" w:rsidP="00166AF3">
            <w:pPr>
              <w:pStyle w:val="TableBody"/>
              <w:rPr>
                <w:bCs/>
              </w:rPr>
            </w:pPr>
            <w:r w:rsidRPr="00671C8B">
              <w:t xml:space="preserve">If </w:t>
            </w:r>
            <w:r w:rsidRPr="00671C8B">
              <w:rPr>
                <w:b/>
              </w:rPr>
              <w:t>&lt;number type&gt;</w:t>
            </w:r>
            <w:r w:rsidRPr="00671C8B">
              <w:t xml:space="preserve"> = 3:</w:t>
            </w:r>
          </w:p>
          <w:p w14:paraId="5EBF1FBF" w14:textId="77777777" w:rsidR="00975CC4" w:rsidRPr="00671C8B" w:rsidRDefault="00975CC4" w:rsidP="00166AF3">
            <w:pPr>
              <w:pStyle w:val="TableBody"/>
              <w:rPr>
                <w:bCs/>
              </w:rPr>
            </w:pPr>
            <w:r w:rsidRPr="00671C8B">
              <w:rPr>
                <w:b/>
              </w:rPr>
              <w:t>+KGSN: &lt;FSN&gt;</w:t>
            </w:r>
          </w:p>
          <w:p w14:paraId="6531D34D" w14:textId="77777777" w:rsidR="00975CC4" w:rsidRPr="00671C8B" w:rsidRDefault="00975CC4" w:rsidP="00166AF3">
            <w:pPr>
              <w:pStyle w:val="TableBody"/>
              <w:rPr>
                <w:bCs/>
                <w:spacing w:val="10"/>
              </w:rPr>
            </w:pPr>
            <w:r w:rsidRPr="00671C8B">
              <w:rPr>
                <w:b/>
              </w:rPr>
              <w:t>OK</w:t>
            </w:r>
          </w:p>
          <w:p w14:paraId="438426E9" w14:textId="77777777" w:rsidR="00975CC4" w:rsidRPr="000C4C2B" w:rsidRDefault="00975CC4" w:rsidP="00166AF3">
            <w:pPr>
              <w:pStyle w:val="TableBody"/>
              <w:rPr>
                <w:bCs/>
                <w:spacing w:val="10"/>
                <w:sz w:val="14"/>
                <w:szCs w:val="14"/>
              </w:rPr>
            </w:pPr>
          </w:p>
          <w:p w14:paraId="3FD58EBD" w14:textId="77777777" w:rsidR="00975CC4" w:rsidRPr="00671C8B" w:rsidRDefault="00975CC4" w:rsidP="00166AF3">
            <w:pPr>
              <w:pStyle w:val="TableBody"/>
              <w:rPr>
                <w:bCs/>
              </w:rPr>
            </w:pPr>
            <w:r w:rsidRPr="00671C8B">
              <w:t xml:space="preserve">If </w:t>
            </w:r>
            <w:r w:rsidRPr="00671C8B">
              <w:rPr>
                <w:b/>
              </w:rPr>
              <w:t>&lt;number type&gt;</w:t>
            </w:r>
            <w:r w:rsidRPr="00671C8B">
              <w:t xml:space="preserve"> = 4:</w:t>
            </w:r>
          </w:p>
          <w:p w14:paraId="7ED1B72E" w14:textId="77777777" w:rsidR="00975CC4" w:rsidRPr="00671C8B" w:rsidRDefault="00975CC4" w:rsidP="00166AF3">
            <w:pPr>
              <w:pStyle w:val="TableBody"/>
              <w:rPr>
                <w:bCs/>
              </w:rPr>
            </w:pPr>
            <w:r w:rsidRPr="00671C8B">
              <w:rPr>
                <w:b/>
              </w:rPr>
              <w:t>+KGSN: &lt;FSN-BB&gt;</w:t>
            </w:r>
          </w:p>
          <w:p w14:paraId="4E6D6DB3" w14:textId="77777777" w:rsidR="00975CC4" w:rsidRPr="00671C8B" w:rsidRDefault="00975CC4" w:rsidP="00166AF3">
            <w:pPr>
              <w:pStyle w:val="TableBody"/>
              <w:rPr>
                <w:bCs/>
                <w:spacing w:val="10"/>
              </w:rPr>
            </w:pPr>
            <w:r w:rsidRPr="00671C8B">
              <w:rPr>
                <w:b/>
              </w:rPr>
              <w:t>OK</w:t>
            </w:r>
          </w:p>
          <w:p w14:paraId="57164DF5" w14:textId="77777777" w:rsidR="00975CC4" w:rsidRPr="00D86F43" w:rsidRDefault="00975CC4" w:rsidP="00166AF3">
            <w:pPr>
              <w:pStyle w:val="TableBody"/>
              <w:rPr>
                <w:bCs/>
                <w:spacing w:val="10"/>
                <w:sz w:val="14"/>
                <w:szCs w:val="14"/>
              </w:rPr>
            </w:pPr>
          </w:p>
          <w:p w14:paraId="0DB9995B" w14:textId="77777777" w:rsidR="00975CC4" w:rsidRPr="00671C8B" w:rsidRDefault="00975CC4" w:rsidP="00166AF3">
            <w:pPr>
              <w:pStyle w:val="TableBody"/>
              <w:rPr>
                <w:bCs/>
                <w:u w:val="single"/>
              </w:rPr>
            </w:pPr>
            <w:r w:rsidRPr="00671C8B">
              <w:rPr>
                <w:u w:val="single"/>
              </w:rPr>
              <w:t>Parameters</w:t>
            </w:r>
          </w:p>
          <w:p w14:paraId="243CFA5F" w14:textId="77777777" w:rsidR="00975CC4" w:rsidRPr="00671C8B" w:rsidRDefault="00975CC4" w:rsidP="00166AF3">
            <w:pPr>
              <w:pStyle w:val="TableBody"/>
              <w:rPr>
                <w:bCs/>
              </w:rPr>
            </w:pPr>
            <w:r w:rsidRPr="00671C8B">
              <w:rPr>
                <w:b/>
              </w:rPr>
              <w:t>&lt;IMEI&gt;</w:t>
            </w:r>
            <w:r w:rsidRPr="00671C8B">
              <w:tab/>
              <w:t>15 digits IMEI (8 digits for TAC + 6 digits for SNR + 1 check digit)</w:t>
            </w:r>
          </w:p>
          <w:p w14:paraId="525DDED6" w14:textId="77777777" w:rsidR="00975CC4" w:rsidRPr="00671C8B" w:rsidRDefault="00975CC4" w:rsidP="00166AF3">
            <w:pPr>
              <w:pStyle w:val="TableBody"/>
              <w:rPr>
                <w:b/>
              </w:rPr>
            </w:pPr>
          </w:p>
          <w:p w14:paraId="763A86CA" w14:textId="77777777" w:rsidR="00975CC4" w:rsidRPr="00671C8B" w:rsidRDefault="00975CC4" w:rsidP="00166AF3">
            <w:pPr>
              <w:pStyle w:val="TableBody"/>
            </w:pPr>
            <w:r w:rsidRPr="00671C8B">
              <w:rPr>
                <w:b/>
              </w:rPr>
              <w:t>&lt;IMEISV&gt;</w:t>
            </w:r>
            <w:r w:rsidRPr="00671C8B">
              <w:tab/>
              <w:t>16 digits IMEISV (8 digits for TAC + 6 digits for SNR + 2 SVN digits)</w:t>
            </w:r>
          </w:p>
          <w:p w14:paraId="3E51E56D" w14:textId="77777777" w:rsidR="00975CC4" w:rsidRPr="00671C8B" w:rsidRDefault="00975CC4" w:rsidP="00166AF3">
            <w:pPr>
              <w:pStyle w:val="TableBody"/>
              <w:rPr>
                <w:b/>
              </w:rPr>
            </w:pPr>
          </w:p>
          <w:p w14:paraId="66DB4BC1" w14:textId="77777777" w:rsidR="00975CC4" w:rsidRPr="00671C8B" w:rsidRDefault="00975CC4" w:rsidP="00166AF3">
            <w:pPr>
              <w:pStyle w:val="TableBody"/>
              <w:rPr>
                <w:bCs/>
              </w:rPr>
            </w:pPr>
            <w:r w:rsidRPr="00671C8B">
              <w:rPr>
                <w:b/>
              </w:rPr>
              <w:t>&lt;IMEISV_STR&gt;</w:t>
            </w:r>
            <w:r w:rsidRPr="00671C8B">
              <w:tab/>
              <w:t>Formatted string</w:t>
            </w:r>
            <w:r>
              <w:t xml:space="preserve">; </w:t>
            </w:r>
            <w:r w:rsidRPr="00671C8B">
              <w:t>&lt;15 digits&gt;-&lt;Check digit&gt; SV: &lt;Software version&gt;</w:t>
            </w:r>
          </w:p>
          <w:p w14:paraId="05F61E0F" w14:textId="77777777" w:rsidR="00975CC4" w:rsidRPr="00671C8B" w:rsidRDefault="00975CC4" w:rsidP="00166AF3">
            <w:pPr>
              <w:pStyle w:val="TableBody"/>
              <w:rPr>
                <w:b/>
              </w:rPr>
            </w:pPr>
          </w:p>
          <w:p w14:paraId="4DEBCAFD" w14:textId="77777777" w:rsidR="00975CC4" w:rsidRPr="00671C8B" w:rsidRDefault="00975CC4" w:rsidP="00166AF3">
            <w:pPr>
              <w:pStyle w:val="TableBody"/>
            </w:pPr>
            <w:r w:rsidRPr="00671C8B">
              <w:rPr>
                <w:b/>
              </w:rPr>
              <w:t>&lt;FSN&gt;</w:t>
            </w:r>
            <w:r w:rsidRPr="00671C8B">
              <w:tab/>
              <w:t>14 digits Serial Number</w:t>
            </w:r>
          </w:p>
          <w:p w14:paraId="69D725D2" w14:textId="77777777" w:rsidR="00975CC4" w:rsidRPr="00671C8B" w:rsidRDefault="00975CC4" w:rsidP="00166AF3">
            <w:pPr>
              <w:pStyle w:val="TableBody"/>
            </w:pPr>
          </w:p>
          <w:p w14:paraId="7DD2E84A" w14:textId="77777777" w:rsidR="00975CC4" w:rsidRPr="00671C8B" w:rsidRDefault="00975CC4" w:rsidP="00166AF3">
            <w:pPr>
              <w:pStyle w:val="TableBody"/>
              <w:rPr>
                <w:bCs/>
                <w:u w:val="single"/>
              </w:rPr>
            </w:pPr>
            <w:r w:rsidRPr="00671C8B">
              <w:rPr>
                <w:b/>
              </w:rPr>
              <w:t>&lt;FSN-BB&gt;</w:t>
            </w:r>
            <w:r w:rsidRPr="00671C8B">
              <w:tab/>
              <w:t>16 digits Serial Number + BB</w:t>
            </w:r>
          </w:p>
        </w:tc>
      </w:tr>
      <w:tr w:rsidR="00975CC4" w:rsidRPr="00671C8B" w14:paraId="658DE1D1" w14:textId="77777777" w:rsidTr="00166AF3">
        <w:trPr>
          <w:trHeight w:val="65"/>
        </w:trPr>
        <w:tc>
          <w:tcPr>
            <w:tcW w:w="1728" w:type="dxa"/>
          </w:tcPr>
          <w:p w14:paraId="1D6B48B5" w14:textId="77777777" w:rsidR="00975CC4" w:rsidRPr="00671C8B" w:rsidRDefault="00975CC4" w:rsidP="00166AF3">
            <w:pPr>
              <w:pStyle w:val="TableBody"/>
              <w:rPr>
                <w:u w:val="single"/>
              </w:rPr>
            </w:pPr>
            <w:r w:rsidRPr="00671C8B">
              <w:rPr>
                <w:u w:val="single"/>
              </w:rPr>
              <w:lastRenderedPageBreak/>
              <w:t>Reference</w:t>
            </w:r>
          </w:p>
          <w:p w14:paraId="37D0F78F" w14:textId="77777777" w:rsidR="00975CC4" w:rsidRPr="00671C8B" w:rsidRDefault="00975CC4" w:rsidP="00166AF3">
            <w:pPr>
              <w:pStyle w:val="TableBody"/>
              <w:rPr>
                <w:u w:val="single"/>
              </w:rPr>
            </w:pPr>
            <w:r w:rsidRPr="00671C8B">
              <w:t>Sierra Wireless Proprietary</w:t>
            </w:r>
          </w:p>
        </w:tc>
        <w:tc>
          <w:tcPr>
            <w:tcW w:w="7560" w:type="dxa"/>
          </w:tcPr>
          <w:p w14:paraId="66B5FE71" w14:textId="77777777" w:rsidR="00975CC4" w:rsidRPr="00671C8B" w:rsidRDefault="00975CC4" w:rsidP="00166AF3">
            <w:pPr>
              <w:pStyle w:val="TableBody"/>
              <w:rPr>
                <w:u w:val="single"/>
              </w:rPr>
            </w:pPr>
            <w:r w:rsidRPr="00671C8B">
              <w:rPr>
                <w:u w:val="single"/>
              </w:rPr>
              <w:t>Notes</w:t>
            </w:r>
          </w:p>
          <w:p w14:paraId="6EEF188E" w14:textId="77777777" w:rsidR="00975CC4" w:rsidRPr="00671C8B" w:rsidRDefault="00975CC4" w:rsidP="00166AF3">
            <w:pPr>
              <w:pStyle w:val="TableBody"/>
              <w:rPr>
                <w:u w:val="single"/>
              </w:rPr>
            </w:pPr>
            <w:r w:rsidRPr="00671C8B">
              <w:t xml:space="preserve">This command has been developed to provide the IMEI SV and Serial Number through an AT </w:t>
            </w:r>
            <w:r>
              <w:t>c</w:t>
            </w:r>
            <w:r w:rsidRPr="00671C8B">
              <w:t xml:space="preserve">ommand and it can work without </w:t>
            </w:r>
            <w:r>
              <w:t xml:space="preserve">a </w:t>
            </w:r>
            <w:r w:rsidRPr="00671C8B">
              <w:t>SIM.</w:t>
            </w:r>
          </w:p>
        </w:tc>
      </w:tr>
      <w:tr w:rsidR="00975CC4" w:rsidRPr="00671C8B" w14:paraId="4198AC66" w14:textId="77777777" w:rsidTr="00166AF3">
        <w:trPr>
          <w:cantSplit w:val="0"/>
          <w:trHeight w:val="65"/>
        </w:trPr>
        <w:tc>
          <w:tcPr>
            <w:tcW w:w="1728" w:type="dxa"/>
          </w:tcPr>
          <w:p w14:paraId="0F1CEDDD" w14:textId="77777777" w:rsidR="00975CC4" w:rsidRPr="00671C8B" w:rsidRDefault="00975CC4" w:rsidP="00166AF3">
            <w:pPr>
              <w:pStyle w:val="TableBody"/>
              <w:tabs>
                <w:tab w:val="left" w:pos="1206"/>
              </w:tabs>
              <w:rPr>
                <w:b/>
              </w:rPr>
            </w:pPr>
            <w:r w:rsidRPr="00671C8B">
              <w:rPr>
                <w:u w:val="single"/>
              </w:rPr>
              <w:t>Examples</w:t>
            </w:r>
          </w:p>
        </w:tc>
        <w:tc>
          <w:tcPr>
            <w:tcW w:w="7560" w:type="dxa"/>
          </w:tcPr>
          <w:p w14:paraId="63DDF014" w14:textId="77777777" w:rsidR="00975CC4" w:rsidRPr="00671C8B" w:rsidRDefault="00975CC4" w:rsidP="00166AF3">
            <w:pPr>
              <w:pStyle w:val="TableBody"/>
              <w:rPr>
                <w:b/>
              </w:rPr>
            </w:pPr>
            <w:r w:rsidRPr="00671C8B">
              <w:rPr>
                <w:b/>
              </w:rPr>
              <w:t>AT+KGSN=0</w:t>
            </w:r>
          </w:p>
          <w:p w14:paraId="54502354" w14:textId="77777777" w:rsidR="00975CC4" w:rsidRPr="00671C8B" w:rsidRDefault="00975CC4" w:rsidP="00166AF3">
            <w:pPr>
              <w:pStyle w:val="TableBody"/>
              <w:rPr>
                <w:b/>
              </w:rPr>
            </w:pPr>
            <w:r w:rsidRPr="00671C8B">
              <w:rPr>
                <w:b/>
              </w:rPr>
              <w:t>+KGSN: 351578000023006</w:t>
            </w:r>
          </w:p>
          <w:p w14:paraId="21683538" w14:textId="77777777" w:rsidR="00975CC4" w:rsidRPr="00671C8B" w:rsidRDefault="00975CC4" w:rsidP="00166AF3">
            <w:pPr>
              <w:pStyle w:val="TableBody"/>
              <w:rPr>
                <w:b/>
              </w:rPr>
            </w:pPr>
            <w:r w:rsidRPr="00671C8B">
              <w:rPr>
                <w:b/>
              </w:rPr>
              <w:t>OK</w:t>
            </w:r>
          </w:p>
          <w:p w14:paraId="35CE67CE" w14:textId="77777777" w:rsidR="00975CC4" w:rsidRPr="00D86F43" w:rsidRDefault="00975CC4" w:rsidP="00166AF3">
            <w:pPr>
              <w:pStyle w:val="TableBody"/>
              <w:rPr>
                <w:b/>
                <w:sz w:val="14"/>
                <w:szCs w:val="14"/>
              </w:rPr>
            </w:pPr>
          </w:p>
          <w:p w14:paraId="4A712818" w14:textId="77777777" w:rsidR="00975CC4" w:rsidRPr="00671C8B" w:rsidRDefault="00975CC4" w:rsidP="00166AF3">
            <w:pPr>
              <w:pStyle w:val="TableBody"/>
              <w:rPr>
                <w:b/>
              </w:rPr>
            </w:pPr>
            <w:r w:rsidRPr="00671C8B">
              <w:rPr>
                <w:b/>
              </w:rPr>
              <w:t>AT+KGSN=1</w:t>
            </w:r>
          </w:p>
          <w:p w14:paraId="721C0DE3" w14:textId="77777777" w:rsidR="00975CC4" w:rsidRPr="00671C8B" w:rsidRDefault="00975CC4" w:rsidP="00166AF3">
            <w:pPr>
              <w:pStyle w:val="TableBody"/>
              <w:rPr>
                <w:b/>
              </w:rPr>
            </w:pPr>
            <w:r w:rsidRPr="00671C8B">
              <w:rPr>
                <w:b/>
              </w:rPr>
              <w:t>+KGSN: 3515780000230001</w:t>
            </w:r>
          </w:p>
          <w:p w14:paraId="394DB041" w14:textId="77777777" w:rsidR="00975CC4" w:rsidRPr="00671C8B" w:rsidRDefault="00975CC4" w:rsidP="00166AF3">
            <w:pPr>
              <w:pStyle w:val="TableBody"/>
              <w:rPr>
                <w:b/>
              </w:rPr>
            </w:pPr>
            <w:r w:rsidRPr="00671C8B">
              <w:rPr>
                <w:b/>
              </w:rPr>
              <w:t>OK</w:t>
            </w:r>
          </w:p>
          <w:p w14:paraId="746F91F0" w14:textId="77777777" w:rsidR="00975CC4" w:rsidRPr="00D86F43" w:rsidRDefault="00975CC4" w:rsidP="00166AF3">
            <w:pPr>
              <w:pStyle w:val="TableBody"/>
              <w:rPr>
                <w:b/>
                <w:sz w:val="14"/>
                <w:szCs w:val="14"/>
              </w:rPr>
            </w:pPr>
          </w:p>
          <w:p w14:paraId="773EACB4" w14:textId="77777777" w:rsidR="00975CC4" w:rsidRPr="00671C8B" w:rsidRDefault="00975CC4" w:rsidP="00166AF3">
            <w:pPr>
              <w:pStyle w:val="TableBody"/>
              <w:rPr>
                <w:b/>
              </w:rPr>
            </w:pPr>
            <w:r w:rsidRPr="00671C8B">
              <w:rPr>
                <w:b/>
              </w:rPr>
              <w:t>AT+KGSN=2</w:t>
            </w:r>
          </w:p>
          <w:p w14:paraId="3A7473CC" w14:textId="77777777" w:rsidR="00975CC4" w:rsidRPr="00671C8B" w:rsidRDefault="00975CC4" w:rsidP="00166AF3">
            <w:pPr>
              <w:pStyle w:val="TableBody"/>
              <w:rPr>
                <w:b/>
              </w:rPr>
            </w:pPr>
            <w:r w:rsidRPr="00671C8B">
              <w:rPr>
                <w:b/>
              </w:rPr>
              <w:t>+KGSN: 35157800002300-6 SV:01</w:t>
            </w:r>
          </w:p>
          <w:p w14:paraId="208B1D12" w14:textId="77777777" w:rsidR="00975CC4" w:rsidRPr="00671C8B" w:rsidRDefault="00975CC4" w:rsidP="00166AF3">
            <w:pPr>
              <w:pStyle w:val="TableBody"/>
              <w:rPr>
                <w:b/>
              </w:rPr>
            </w:pPr>
            <w:r w:rsidRPr="00671C8B">
              <w:rPr>
                <w:b/>
              </w:rPr>
              <w:t>OK</w:t>
            </w:r>
          </w:p>
          <w:p w14:paraId="13E70BB7" w14:textId="77777777" w:rsidR="00975CC4" w:rsidRPr="00D86F43" w:rsidRDefault="00975CC4" w:rsidP="00166AF3">
            <w:pPr>
              <w:pStyle w:val="TableBody"/>
              <w:rPr>
                <w:b/>
                <w:sz w:val="14"/>
                <w:szCs w:val="14"/>
              </w:rPr>
            </w:pPr>
          </w:p>
          <w:p w14:paraId="21B92C98" w14:textId="77777777" w:rsidR="00975CC4" w:rsidRPr="00671C8B" w:rsidRDefault="00975CC4" w:rsidP="00166AF3">
            <w:pPr>
              <w:pStyle w:val="TableBody"/>
              <w:rPr>
                <w:b/>
              </w:rPr>
            </w:pPr>
            <w:r w:rsidRPr="00671C8B">
              <w:rPr>
                <w:b/>
              </w:rPr>
              <w:t>AT+KGSN=3</w:t>
            </w:r>
          </w:p>
          <w:p w14:paraId="57F09723" w14:textId="77777777" w:rsidR="00975CC4" w:rsidRPr="00671C8B" w:rsidRDefault="00975CC4" w:rsidP="00166AF3">
            <w:pPr>
              <w:pStyle w:val="TableBody"/>
              <w:rPr>
                <w:b/>
              </w:rPr>
            </w:pPr>
            <w:r w:rsidRPr="00671C8B">
              <w:rPr>
                <w:b/>
              </w:rPr>
              <w:t>+KGSN: 0123456789ABCD</w:t>
            </w:r>
          </w:p>
          <w:p w14:paraId="43E30456" w14:textId="77777777" w:rsidR="00975CC4" w:rsidRPr="00671C8B" w:rsidRDefault="00975CC4" w:rsidP="00166AF3">
            <w:pPr>
              <w:pStyle w:val="TableBody"/>
              <w:rPr>
                <w:b/>
              </w:rPr>
            </w:pPr>
            <w:r w:rsidRPr="00671C8B">
              <w:rPr>
                <w:b/>
              </w:rPr>
              <w:t>OK</w:t>
            </w:r>
          </w:p>
          <w:p w14:paraId="772A4349" w14:textId="77777777" w:rsidR="00975CC4" w:rsidRPr="00D86F43" w:rsidRDefault="00975CC4" w:rsidP="00166AF3">
            <w:pPr>
              <w:pStyle w:val="TableBody"/>
              <w:rPr>
                <w:b/>
                <w:sz w:val="14"/>
                <w:szCs w:val="14"/>
              </w:rPr>
            </w:pPr>
          </w:p>
          <w:p w14:paraId="2B6444E0" w14:textId="77777777" w:rsidR="00975CC4" w:rsidRPr="00671C8B" w:rsidRDefault="00975CC4" w:rsidP="00166AF3">
            <w:pPr>
              <w:pStyle w:val="TableBody"/>
              <w:rPr>
                <w:b/>
              </w:rPr>
            </w:pPr>
            <w:r w:rsidRPr="00671C8B">
              <w:rPr>
                <w:b/>
              </w:rPr>
              <w:t>AT+KGSN=4</w:t>
            </w:r>
          </w:p>
          <w:p w14:paraId="40B31ADE" w14:textId="77777777" w:rsidR="00975CC4" w:rsidRPr="00671C8B" w:rsidRDefault="00975CC4" w:rsidP="00166AF3">
            <w:pPr>
              <w:pStyle w:val="TableBody"/>
              <w:rPr>
                <w:b/>
              </w:rPr>
            </w:pPr>
            <w:r w:rsidRPr="00671C8B">
              <w:rPr>
                <w:b/>
              </w:rPr>
              <w:t>+KGSN: 0123456789ABCD01</w:t>
            </w:r>
          </w:p>
          <w:p w14:paraId="321A9A28" w14:textId="77777777" w:rsidR="00975CC4" w:rsidRPr="00671C8B" w:rsidRDefault="00975CC4" w:rsidP="00166AF3">
            <w:pPr>
              <w:pStyle w:val="TableBody"/>
              <w:rPr>
                <w:b/>
              </w:rPr>
            </w:pPr>
            <w:r w:rsidRPr="00671C8B">
              <w:rPr>
                <w:b/>
              </w:rPr>
              <w:t>OK</w:t>
            </w:r>
          </w:p>
        </w:tc>
      </w:tr>
    </w:tbl>
    <w:p w14:paraId="191AA3EB" w14:textId="77777777" w:rsidR="00975CC4" w:rsidRPr="00671C8B" w:rsidRDefault="00975CC4" w:rsidP="0059466D">
      <w:pPr>
        <w:pStyle w:val="Heading2"/>
        <w:numPr>
          <w:ilvl w:val="1"/>
          <w:numId w:val="11"/>
        </w:numPr>
        <w:ind w:left="1080" w:hanging="1080"/>
      </w:pPr>
      <w:bookmarkStart w:id="1727" w:name="_Toc486251525"/>
      <w:bookmarkStart w:id="1728" w:name="_Toc489456506"/>
      <w:bookmarkStart w:id="1729" w:name="_Toc345081241"/>
      <w:bookmarkStart w:id="1730" w:name="_Toc349752988"/>
      <w:bookmarkStart w:id="1731" w:name="_Toc349753877"/>
      <w:bookmarkStart w:id="1732" w:name="_Ref366743822"/>
      <w:bookmarkStart w:id="1733" w:name="_Ref369079235"/>
      <w:bookmarkStart w:id="1734" w:name="_Toc368585945"/>
      <w:bookmarkStart w:id="1735" w:name="_Ref372105872"/>
      <w:r w:rsidRPr="00671C8B">
        <w:t>+HWREV Command: Request Hardware Revision</w:t>
      </w:r>
      <w:bookmarkEnd w:id="1727"/>
      <w:bookmarkEnd w:id="1728"/>
    </w:p>
    <w:tbl>
      <w:tblPr>
        <w:tblStyle w:val="TableSWIleft"/>
        <w:tblW w:w="9288" w:type="dxa"/>
        <w:tblLayout w:type="fixed"/>
        <w:tblLook w:val="04A0" w:firstRow="1" w:lastRow="0" w:firstColumn="1" w:lastColumn="0" w:noHBand="0" w:noVBand="1"/>
      </w:tblPr>
      <w:tblGrid>
        <w:gridCol w:w="1728"/>
        <w:gridCol w:w="7560"/>
      </w:tblGrid>
      <w:tr w:rsidR="00975CC4" w:rsidRPr="00671C8B" w14:paraId="1553165A"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2E0F2033" w14:textId="36DC6840" w:rsidR="00975CC4" w:rsidRPr="00671C8B" w:rsidRDefault="00975CC4">
            <w:pPr>
              <w:pStyle w:val="TableRowHead"/>
              <w:spacing w:before="144" w:after="144"/>
            </w:pPr>
            <w:del w:id="1736" w:author="Alban Roche" w:date="2017-08-02T14:40:00Z">
              <w:r w:rsidDel="00F22490">
                <w:rPr>
                  <w:lang w:eastAsia="zh-CN"/>
                </w:rPr>
                <w:delText xml:space="preserve">HL7618, HL7618RD, </w:delText>
              </w:r>
              <w:r w:rsidDel="00F22490">
                <w:delText xml:space="preserve">HL7648, HL7650, HL7688, </w:delText>
              </w:r>
              <w:r w:rsidDel="00F22490">
                <w:rPr>
                  <w:lang w:eastAsia="zh-CN"/>
                </w:rPr>
                <w:delText>HL7690 and HL7692</w:delText>
              </w:r>
            </w:del>
            <w:ins w:id="1737" w:author="Alban Roche" w:date="2017-08-02T14:40:00Z">
              <w:r w:rsidR="00F22490">
                <w:rPr>
                  <w:lang w:eastAsia="zh-CN"/>
                </w:rPr>
                <w:t>HL7800</w:t>
              </w:r>
            </w:ins>
          </w:p>
        </w:tc>
      </w:tr>
      <w:tr w:rsidR="00975CC4" w:rsidRPr="00671C8B" w14:paraId="7AB3D1E8" w14:textId="77777777" w:rsidTr="00166AF3">
        <w:trPr>
          <w:trHeight w:val="50"/>
        </w:trPr>
        <w:tc>
          <w:tcPr>
            <w:tcW w:w="1728" w:type="dxa"/>
          </w:tcPr>
          <w:p w14:paraId="2F8D3BA9" w14:textId="77777777" w:rsidR="00975CC4" w:rsidRPr="00671C8B" w:rsidRDefault="00975CC4" w:rsidP="00166AF3">
            <w:pPr>
              <w:pStyle w:val="TableBody"/>
              <w:rPr>
                <w:i/>
              </w:rPr>
            </w:pPr>
            <w:r w:rsidRPr="00671C8B">
              <w:rPr>
                <w:i/>
              </w:rPr>
              <w:t>Test command</w:t>
            </w:r>
          </w:p>
          <w:p w14:paraId="58368860" w14:textId="77777777" w:rsidR="00975CC4" w:rsidRPr="00671C8B" w:rsidRDefault="00975CC4" w:rsidP="00166AF3">
            <w:pPr>
              <w:pStyle w:val="TableBody"/>
            </w:pPr>
          </w:p>
          <w:p w14:paraId="3F1ABDBE" w14:textId="77777777" w:rsidR="00975CC4" w:rsidRPr="00671C8B" w:rsidRDefault="00975CC4" w:rsidP="00166AF3">
            <w:pPr>
              <w:pStyle w:val="TableBody"/>
              <w:rPr>
                <w:u w:val="single"/>
              </w:rPr>
            </w:pPr>
            <w:r w:rsidRPr="00671C8B">
              <w:rPr>
                <w:u w:val="single"/>
              </w:rPr>
              <w:t>Syntax</w:t>
            </w:r>
          </w:p>
          <w:p w14:paraId="7FEDE6F4" w14:textId="77777777" w:rsidR="00975CC4" w:rsidRPr="00671C8B" w:rsidRDefault="00975CC4" w:rsidP="00166AF3">
            <w:pPr>
              <w:pStyle w:val="TableBody"/>
              <w:rPr>
                <w:b/>
              </w:rPr>
            </w:pPr>
            <w:r w:rsidRPr="00671C8B">
              <w:rPr>
                <w:b/>
              </w:rPr>
              <w:t>AT+HWREV=?</w:t>
            </w:r>
          </w:p>
        </w:tc>
        <w:tc>
          <w:tcPr>
            <w:tcW w:w="7560" w:type="dxa"/>
          </w:tcPr>
          <w:p w14:paraId="64C22309" w14:textId="77777777" w:rsidR="00975CC4" w:rsidRPr="00671C8B" w:rsidRDefault="00975CC4" w:rsidP="00166AF3">
            <w:pPr>
              <w:pStyle w:val="TableBody"/>
              <w:rPr>
                <w:u w:val="single"/>
              </w:rPr>
            </w:pPr>
          </w:p>
          <w:p w14:paraId="06C70EFA" w14:textId="77777777" w:rsidR="00975CC4" w:rsidRPr="00671C8B" w:rsidRDefault="00975CC4" w:rsidP="00166AF3">
            <w:pPr>
              <w:pStyle w:val="TableBody"/>
              <w:rPr>
                <w:u w:val="single"/>
              </w:rPr>
            </w:pPr>
          </w:p>
          <w:p w14:paraId="1D964638" w14:textId="77777777" w:rsidR="00975CC4" w:rsidRPr="00671C8B" w:rsidRDefault="00975CC4" w:rsidP="00166AF3">
            <w:pPr>
              <w:pStyle w:val="TableBody"/>
              <w:rPr>
                <w:u w:val="single"/>
              </w:rPr>
            </w:pPr>
            <w:r w:rsidRPr="00671C8B">
              <w:rPr>
                <w:u w:val="single"/>
              </w:rPr>
              <w:t>Response</w:t>
            </w:r>
          </w:p>
          <w:p w14:paraId="29108B11" w14:textId="77777777" w:rsidR="00975CC4" w:rsidRPr="00671C8B" w:rsidRDefault="00975CC4" w:rsidP="00166AF3">
            <w:pPr>
              <w:pStyle w:val="TableBody"/>
              <w:rPr>
                <w:u w:val="single"/>
              </w:rPr>
            </w:pPr>
            <w:r w:rsidRPr="00671C8B">
              <w:rPr>
                <w:b/>
              </w:rPr>
              <w:t>OK</w:t>
            </w:r>
          </w:p>
        </w:tc>
      </w:tr>
      <w:tr w:rsidR="00975CC4" w:rsidRPr="00671C8B" w14:paraId="5C8DC8E2" w14:textId="77777777" w:rsidTr="00166AF3">
        <w:trPr>
          <w:cantSplit w:val="0"/>
          <w:trHeight w:val="72"/>
        </w:trPr>
        <w:tc>
          <w:tcPr>
            <w:tcW w:w="1728" w:type="dxa"/>
          </w:tcPr>
          <w:p w14:paraId="5F889D1A" w14:textId="77777777" w:rsidR="00975CC4" w:rsidRPr="00671C8B" w:rsidRDefault="00975CC4" w:rsidP="00166AF3">
            <w:pPr>
              <w:pStyle w:val="TableBody"/>
              <w:rPr>
                <w:bCs/>
                <w:i/>
                <w:spacing w:val="10"/>
              </w:rPr>
            </w:pPr>
            <w:r>
              <w:rPr>
                <w:i/>
              </w:rPr>
              <w:t xml:space="preserve">Read </w:t>
            </w:r>
            <w:r w:rsidRPr="00671C8B">
              <w:rPr>
                <w:i/>
              </w:rPr>
              <w:t>command</w:t>
            </w:r>
          </w:p>
          <w:p w14:paraId="16FFD6F9" w14:textId="77777777" w:rsidR="00975CC4" w:rsidRPr="00671C8B" w:rsidRDefault="00975CC4" w:rsidP="00166AF3">
            <w:pPr>
              <w:pStyle w:val="TableBody"/>
              <w:rPr>
                <w:bCs/>
              </w:rPr>
            </w:pPr>
          </w:p>
          <w:p w14:paraId="6FE6D0D7" w14:textId="77777777" w:rsidR="00975CC4" w:rsidRPr="00671C8B" w:rsidRDefault="00975CC4" w:rsidP="00166AF3">
            <w:pPr>
              <w:pStyle w:val="TableBody"/>
              <w:rPr>
                <w:bCs/>
                <w:u w:val="single"/>
              </w:rPr>
            </w:pPr>
            <w:r w:rsidRPr="00671C8B">
              <w:rPr>
                <w:u w:val="single"/>
              </w:rPr>
              <w:t>Syntax</w:t>
            </w:r>
          </w:p>
          <w:p w14:paraId="04E6C5C4" w14:textId="77777777" w:rsidR="00975CC4" w:rsidRPr="00671C8B" w:rsidRDefault="00975CC4" w:rsidP="00166AF3">
            <w:pPr>
              <w:pStyle w:val="TableBody"/>
              <w:rPr>
                <w:b/>
                <w:bCs/>
              </w:rPr>
            </w:pPr>
            <w:r w:rsidRPr="00671C8B">
              <w:rPr>
                <w:b/>
              </w:rPr>
              <w:t>AT+HWREV?</w:t>
            </w:r>
          </w:p>
        </w:tc>
        <w:tc>
          <w:tcPr>
            <w:tcW w:w="7560" w:type="dxa"/>
          </w:tcPr>
          <w:p w14:paraId="243D94D8" w14:textId="77777777" w:rsidR="00975CC4" w:rsidRPr="00671C8B" w:rsidRDefault="00975CC4" w:rsidP="00166AF3">
            <w:pPr>
              <w:pStyle w:val="TableBody"/>
              <w:rPr>
                <w:bCs/>
                <w:u w:val="single"/>
              </w:rPr>
            </w:pPr>
          </w:p>
          <w:p w14:paraId="6983F57D" w14:textId="77777777" w:rsidR="00975CC4" w:rsidRPr="00671C8B" w:rsidRDefault="00975CC4" w:rsidP="00166AF3">
            <w:pPr>
              <w:pStyle w:val="TableBody"/>
              <w:rPr>
                <w:bCs/>
                <w:u w:val="single"/>
              </w:rPr>
            </w:pPr>
          </w:p>
          <w:p w14:paraId="066DA025" w14:textId="77777777" w:rsidR="00975CC4" w:rsidRPr="00671C8B" w:rsidRDefault="00975CC4" w:rsidP="00166AF3">
            <w:pPr>
              <w:pStyle w:val="TableBody"/>
              <w:rPr>
                <w:bCs/>
                <w:u w:val="single"/>
              </w:rPr>
            </w:pPr>
            <w:r w:rsidRPr="00671C8B">
              <w:rPr>
                <w:u w:val="single"/>
              </w:rPr>
              <w:t>Response</w:t>
            </w:r>
          </w:p>
          <w:p w14:paraId="36A555DA" w14:textId="77777777" w:rsidR="00975CC4" w:rsidRPr="005D06FF" w:rsidRDefault="00975CC4" w:rsidP="00166AF3">
            <w:pPr>
              <w:pStyle w:val="TableBody"/>
              <w:rPr>
                <w:b/>
                <w:bCs/>
              </w:rPr>
            </w:pPr>
            <w:r w:rsidRPr="00BF6865">
              <w:rPr>
                <w:b/>
              </w:rPr>
              <w:t xml:space="preserve">Hardware revision: </w:t>
            </w:r>
            <w:r w:rsidRPr="005D06FF">
              <w:rPr>
                <w:b/>
              </w:rPr>
              <w:t>X.Y</w:t>
            </w:r>
          </w:p>
          <w:p w14:paraId="7FDB5EB0" w14:textId="77777777" w:rsidR="00975CC4" w:rsidRPr="005D06FF" w:rsidRDefault="00975CC4" w:rsidP="00166AF3">
            <w:pPr>
              <w:pStyle w:val="TableBody"/>
              <w:rPr>
                <w:b/>
                <w:bCs/>
              </w:rPr>
            </w:pPr>
            <w:r w:rsidRPr="005D06FF">
              <w:rPr>
                <w:b/>
              </w:rPr>
              <w:t>OK</w:t>
            </w:r>
          </w:p>
          <w:p w14:paraId="1DCC859E" w14:textId="77777777" w:rsidR="00975CC4" w:rsidRPr="00671C8B" w:rsidRDefault="00975CC4" w:rsidP="00166AF3">
            <w:pPr>
              <w:pStyle w:val="TableBody"/>
              <w:rPr>
                <w:bCs/>
                <w:u w:val="single"/>
              </w:rPr>
            </w:pPr>
          </w:p>
          <w:p w14:paraId="4A2EC5A8" w14:textId="77777777" w:rsidR="00975CC4" w:rsidRPr="00671C8B" w:rsidRDefault="00975CC4" w:rsidP="00166AF3">
            <w:pPr>
              <w:pStyle w:val="TableBody"/>
              <w:rPr>
                <w:bCs/>
              </w:rPr>
            </w:pPr>
            <w:r w:rsidRPr="00671C8B">
              <w:rPr>
                <w:bCs/>
                <w:u w:val="single"/>
              </w:rPr>
              <w:t>Parameter</w:t>
            </w:r>
          </w:p>
          <w:p w14:paraId="7F618DE7" w14:textId="77777777" w:rsidR="00975CC4" w:rsidRPr="00671C8B" w:rsidRDefault="00975CC4" w:rsidP="00166AF3">
            <w:pPr>
              <w:pStyle w:val="TableBody"/>
              <w:rPr>
                <w:b/>
                <w:bCs/>
              </w:rPr>
            </w:pPr>
            <w:r w:rsidRPr="00671C8B">
              <w:rPr>
                <w:b/>
                <w:bCs/>
              </w:rPr>
              <w:lastRenderedPageBreak/>
              <w:t>X.Y</w:t>
            </w:r>
            <w:r w:rsidRPr="00671C8B">
              <w:rPr>
                <w:b/>
                <w:bCs/>
              </w:rPr>
              <w:tab/>
            </w:r>
            <w:r w:rsidRPr="00671C8B">
              <w:rPr>
                <w:bCs/>
              </w:rPr>
              <w:t xml:space="preserve">These are the HH numbers in FSN (returned by </w:t>
            </w:r>
            <w:r w:rsidRPr="00671C8B">
              <w:t>TTYWWDNNNNPP</w:t>
            </w:r>
            <w:r w:rsidRPr="00671C8B">
              <w:rPr>
                <w:b/>
              </w:rPr>
              <w:t>HH</w:t>
            </w:r>
            <w:r w:rsidRPr="00671C8B">
              <w:t>-BB)</w:t>
            </w:r>
          </w:p>
        </w:tc>
      </w:tr>
      <w:tr w:rsidR="00975CC4" w:rsidRPr="00671C8B" w14:paraId="1776EFB9" w14:textId="77777777" w:rsidTr="00166AF3">
        <w:trPr>
          <w:cantSplit w:val="0"/>
          <w:trHeight w:val="72"/>
        </w:trPr>
        <w:tc>
          <w:tcPr>
            <w:tcW w:w="1728" w:type="dxa"/>
          </w:tcPr>
          <w:p w14:paraId="46606A95" w14:textId="77777777" w:rsidR="00975CC4" w:rsidRPr="00671C8B" w:rsidRDefault="00975CC4" w:rsidP="00166AF3">
            <w:pPr>
              <w:pStyle w:val="TableBody"/>
              <w:rPr>
                <w:u w:val="single"/>
              </w:rPr>
            </w:pPr>
            <w:r w:rsidRPr="00671C8B">
              <w:rPr>
                <w:u w:val="single"/>
              </w:rPr>
              <w:lastRenderedPageBreak/>
              <w:t>Reference</w:t>
            </w:r>
          </w:p>
          <w:p w14:paraId="7BE59FDB" w14:textId="77777777" w:rsidR="00975CC4" w:rsidRPr="00671C8B" w:rsidRDefault="00975CC4" w:rsidP="00166AF3">
            <w:pPr>
              <w:pStyle w:val="TableBody"/>
            </w:pPr>
            <w:r w:rsidRPr="00671C8B">
              <w:t>Sierra Wireless Proprietary</w:t>
            </w:r>
          </w:p>
        </w:tc>
        <w:tc>
          <w:tcPr>
            <w:tcW w:w="7560" w:type="dxa"/>
          </w:tcPr>
          <w:p w14:paraId="33328A92" w14:textId="77777777" w:rsidR="00975CC4" w:rsidRPr="00671C8B" w:rsidRDefault="00975CC4" w:rsidP="00166AF3">
            <w:pPr>
              <w:pStyle w:val="TableBody"/>
              <w:rPr>
                <w:bCs/>
                <w:u w:val="single"/>
              </w:rPr>
            </w:pPr>
            <w:r w:rsidRPr="00671C8B">
              <w:rPr>
                <w:bCs/>
                <w:u w:val="single"/>
              </w:rPr>
              <w:t>Notes</w:t>
            </w:r>
          </w:p>
          <w:p w14:paraId="34FAE02D" w14:textId="77777777" w:rsidR="00975CC4" w:rsidRPr="00671C8B" w:rsidRDefault="00975CC4" w:rsidP="00166AF3">
            <w:pPr>
              <w:pStyle w:val="TableBody"/>
              <w:rPr>
                <w:bCs/>
              </w:rPr>
            </w:pPr>
            <w:r w:rsidRPr="00671C8B">
              <w:rPr>
                <w:bCs/>
              </w:rPr>
              <w:t>This command works with or without a SIM.</w:t>
            </w:r>
          </w:p>
        </w:tc>
      </w:tr>
      <w:tr w:rsidR="00975CC4" w:rsidRPr="00671C8B" w14:paraId="7CDF737A" w14:textId="77777777" w:rsidTr="00166AF3">
        <w:trPr>
          <w:cantSplit w:val="0"/>
          <w:trHeight w:val="72"/>
        </w:trPr>
        <w:tc>
          <w:tcPr>
            <w:tcW w:w="1728" w:type="dxa"/>
          </w:tcPr>
          <w:p w14:paraId="48D749B9" w14:textId="77777777" w:rsidR="00975CC4" w:rsidRPr="00671C8B" w:rsidRDefault="00975CC4" w:rsidP="00166AF3">
            <w:pPr>
              <w:pStyle w:val="TableBody"/>
              <w:rPr>
                <w:u w:val="single"/>
              </w:rPr>
            </w:pPr>
            <w:r w:rsidRPr="00671C8B">
              <w:rPr>
                <w:u w:val="single"/>
              </w:rPr>
              <w:t>Example</w:t>
            </w:r>
          </w:p>
        </w:tc>
        <w:tc>
          <w:tcPr>
            <w:tcW w:w="7560" w:type="dxa"/>
          </w:tcPr>
          <w:p w14:paraId="06341CEC" w14:textId="77777777" w:rsidR="00975CC4" w:rsidRPr="00671C8B" w:rsidRDefault="00975CC4" w:rsidP="00166AF3">
            <w:pPr>
              <w:pStyle w:val="TableBody"/>
              <w:tabs>
                <w:tab w:val="left" w:pos="1206"/>
              </w:tabs>
            </w:pPr>
            <w:r w:rsidRPr="00671C8B">
              <w:t>Assuming FSN=TTYWWDNNNNPP</w:t>
            </w:r>
            <w:r w:rsidRPr="00671C8B">
              <w:rPr>
                <w:b/>
              </w:rPr>
              <w:t>01</w:t>
            </w:r>
            <w:r w:rsidRPr="00671C8B">
              <w:t>-BB</w:t>
            </w:r>
          </w:p>
          <w:p w14:paraId="18462DA1" w14:textId="77777777" w:rsidR="00975CC4" w:rsidRPr="00671C8B" w:rsidRDefault="00975CC4" w:rsidP="00166AF3">
            <w:pPr>
              <w:pStyle w:val="TableBody"/>
              <w:tabs>
                <w:tab w:val="left" w:pos="1206"/>
              </w:tabs>
              <w:rPr>
                <w:b/>
              </w:rPr>
            </w:pPr>
            <w:r w:rsidRPr="00671C8B">
              <w:rPr>
                <w:b/>
              </w:rPr>
              <w:t>AT+HWREV?</w:t>
            </w:r>
          </w:p>
          <w:p w14:paraId="57512D30" w14:textId="77777777" w:rsidR="00975CC4" w:rsidRPr="00671C8B" w:rsidRDefault="00975CC4" w:rsidP="00166AF3">
            <w:pPr>
              <w:pStyle w:val="TableBody"/>
              <w:tabs>
                <w:tab w:val="left" w:pos="1206"/>
              </w:tabs>
              <w:rPr>
                <w:b/>
              </w:rPr>
            </w:pPr>
            <w:r w:rsidRPr="00671C8B">
              <w:rPr>
                <w:b/>
              </w:rPr>
              <w:t>Hardware revision: 0.1</w:t>
            </w:r>
          </w:p>
          <w:p w14:paraId="603F7103" w14:textId="77777777" w:rsidR="00975CC4" w:rsidRPr="00671C8B" w:rsidRDefault="00975CC4" w:rsidP="00166AF3">
            <w:pPr>
              <w:pStyle w:val="TableBody"/>
              <w:rPr>
                <w:bCs/>
                <w:u w:val="single"/>
              </w:rPr>
            </w:pPr>
            <w:r w:rsidRPr="00671C8B">
              <w:rPr>
                <w:b/>
              </w:rPr>
              <w:t>OK</w:t>
            </w:r>
          </w:p>
        </w:tc>
      </w:tr>
    </w:tbl>
    <w:p w14:paraId="235E0509" w14:textId="73D96BA5" w:rsidR="00975CC4" w:rsidRPr="00671C8B" w:rsidRDefault="00975CC4" w:rsidP="0059466D">
      <w:pPr>
        <w:pStyle w:val="Heading2"/>
        <w:numPr>
          <w:ilvl w:val="1"/>
          <w:numId w:val="11"/>
        </w:numPr>
        <w:ind w:left="1080" w:hanging="1080"/>
      </w:pPr>
      <w:bookmarkStart w:id="1738" w:name="_Toc486251526"/>
      <w:bookmarkStart w:id="1739" w:name="_Toc489456507"/>
      <w:r w:rsidRPr="00671C8B">
        <w:t xml:space="preserve">+CSCS Command: Set TE Character </w:t>
      </w:r>
      <w:bookmarkEnd w:id="1729"/>
      <w:r w:rsidRPr="00671C8B">
        <w:t>Set</w:t>
      </w:r>
      <w:bookmarkEnd w:id="1730"/>
      <w:bookmarkEnd w:id="1731"/>
      <w:bookmarkEnd w:id="1732"/>
      <w:bookmarkEnd w:id="1733"/>
      <w:bookmarkEnd w:id="1734"/>
      <w:bookmarkEnd w:id="1735"/>
      <w:bookmarkEnd w:id="1738"/>
      <w:bookmarkEnd w:id="1739"/>
    </w:p>
    <w:tbl>
      <w:tblPr>
        <w:tblStyle w:val="TableSWIleft"/>
        <w:tblW w:w="9288" w:type="dxa"/>
        <w:tblLayout w:type="fixed"/>
        <w:tblLook w:val="04A0" w:firstRow="1" w:lastRow="0" w:firstColumn="1" w:lastColumn="0" w:noHBand="0" w:noVBand="1"/>
      </w:tblPr>
      <w:tblGrid>
        <w:gridCol w:w="1728"/>
        <w:gridCol w:w="7560"/>
      </w:tblGrid>
      <w:tr w:rsidR="00975CC4" w:rsidRPr="00671C8B" w14:paraId="709FA243"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68F3EB88" w14:textId="6746AB71" w:rsidR="00975CC4" w:rsidRPr="00671C8B" w:rsidRDefault="00975CC4">
            <w:pPr>
              <w:pStyle w:val="TableRowHead"/>
              <w:spacing w:before="144" w:after="144"/>
              <w:rPr>
                <w:bCs w:val="0"/>
              </w:rPr>
            </w:pPr>
            <w:del w:id="1740" w:author="Alban Roche" w:date="2017-08-02T14:40:00Z">
              <w:r w:rsidDel="00F22490">
                <w:delText>HL7618, HL7618RD, HL7648, HL7650, HL7688, HL7690 and HL7692</w:delText>
              </w:r>
            </w:del>
            <w:ins w:id="1741" w:author="Alban Roche" w:date="2017-08-02T14:40:00Z">
              <w:r w:rsidR="00F22490">
                <w:t>HL7800</w:t>
              </w:r>
            </w:ins>
          </w:p>
        </w:tc>
      </w:tr>
      <w:tr w:rsidR="00975CC4" w:rsidRPr="00671C8B" w14:paraId="2A0AC556" w14:textId="77777777" w:rsidTr="00166AF3">
        <w:trPr>
          <w:trHeight w:val="1214"/>
        </w:trPr>
        <w:tc>
          <w:tcPr>
            <w:tcW w:w="1728" w:type="dxa"/>
          </w:tcPr>
          <w:p w14:paraId="3720C6B9" w14:textId="77777777" w:rsidR="00975CC4" w:rsidRPr="00671C8B" w:rsidRDefault="00975CC4" w:rsidP="00166AF3">
            <w:pPr>
              <w:pStyle w:val="TableBody"/>
              <w:rPr>
                <w:i/>
              </w:rPr>
            </w:pPr>
            <w:r w:rsidRPr="00671C8B">
              <w:rPr>
                <w:i/>
              </w:rPr>
              <w:t>Test command</w:t>
            </w:r>
          </w:p>
          <w:p w14:paraId="7F746DB6" w14:textId="77777777" w:rsidR="00975CC4" w:rsidRPr="00671C8B" w:rsidRDefault="00975CC4" w:rsidP="00166AF3">
            <w:pPr>
              <w:pStyle w:val="TableBody"/>
            </w:pPr>
          </w:p>
          <w:p w14:paraId="30A1DC66" w14:textId="77777777" w:rsidR="00975CC4" w:rsidRPr="00671C8B" w:rsidRDefault="00975CC4" w:rsidP="00166AF3">
            <w:pPr>
              <w:pStyle w:val="TableBody"/>
              <w:rPr>
                <w:u w:val="single"/>
              </w:rPr>
            </w:pPr>
            <w:r w:rsidRPr="00671C8B">
              <w:rPr>
                <w:u w:val="single"/>
              </w:rPr>
              <w:t>Syntax</w:t>
            </w:r>
          </w:p>
          <w:p w14:paraId="4C910381" w14:textId="77777777" w:rsidR="00975CC4" w:rsidRPr="00671C8B" w:rsidRDefault="00975CC4" w:rsidP="00166AF3">
            <w:pPr>
              <w:pStyle w:val="TableBody"/>
              <w:rPr>
                <w:b/>
              </w:rPr>
            </w:pPr>
            <w:r w:rsidRPr="00671C8B">
              <w:rPr>
                <w:b/>
              </w:rPr>
              <w:t>AT+CSCS=?</w:t>
            </w:r>
          </w:p>
        </w:tc>
        <w:tc>
          <w:tcPr>
            <w:tcW w:w="7560" w:type="dxa"/>
          </w:tcPr>
          <w:p w14:paraId="72404C85" w14:textId="77777777" w:rsidR="00975CC4" w:rsidRPr="00671C8B" w:rsidRDefault="00975CC4" w:rsidP="00166AF3">
            <w:pPr>
              <w:pStyle w:val="TableBody"/>
              <w:rPr>
                <w:u w:val="single"/>
              </w:rPr>
            </w:pPr>
          </w:p>
          <w:p w14:paraId="27C4704C" w14:textId="77777777" w:rsidR="00975CC4" w:rsidRPr="00671C8B" w:rsidRDefault="00975CC4" w:rsidP="00166AF3">
            <w:pPr>
              <w:pStyle w:val="TableBody"/>
              <w:rPr>
                <w:u w:val="single"/>
              </w:rPr>
            </w:pPr>
          </w:p>
          <w:p w14:paraId="3614CF54" w14:textId="77777777" w:rsidR="00975CC4" w:rsidRPr="00671C8B" w:rsidRDefault="00975CC4" w:rsidP="00166AF3">
            <w:pPr>
              <w:pStyle w:val="TableBody"/>
              <w:rPr>
                <w:u w:val="single"/>
              </w:rPr>
            </w:pPr>
            <w:r w:rsidRPr="00671C8B">
              <w:rPr>
                <w:u w:val="single"/>
              </w:rPr>
              <w:t>Response</w:t>
            </w:r>
          </w:p>
          <w:p w14:paraId="57629A70" w14:textId="77777777" w:rsidR="00975CC4" w:rsidRPr="00671C8B" w:rsidRDefault="00975CC4" w:rsidP="00166AF3">
            <w:pPr>
              <w:pStyle w:val="TableBody"/>
            </w:pPr>
            <w:r w:rsidRPr="00671C8B">
              <w:rPr>
                <w:b/>
              </w:rPr>
              <w:t>+CSCS:</w:t>
            </w:r>
            <w:r w:rsidRPr="00671C8B">
              <w:t xml:space="preserve"> (list of supported </w:t>
            </w:r>
            <w:r w:rsidRPr="00671C8B">
              <w:rPr>
                <w:b/>
              </w:rPr>
              <w:t>&lt;vail&gt;</w:t>
            </w:r>
            <w:r w:rsidRPr="00671C8B">
              <w:t>s)</w:t>
            </w:r>
          </w:p>
          <w:p w14:paraId="7CCB9B1E" w14:textId="77777777" w:rsidR="00975CC4" w:rsidRPr="00671C8B" w:rsidRDefault="00975CC4" w:rsidP="00166AF3">
            <w:pPr>
              <w:pStyle w:val="TableBody"/>
              <w:rPr>
                <w:b/>
                <w:u w:val="single"/>
              </w:rPr>
            </w:pPr>
            <w:r w:rsidRPr="00671C8B">
              <w:rPr>
                <w:b/>
              </w:rPr>
              <w:t>OK</w:t>
            </w:r>
          </w:p>
        </w:tc>
      </w:tr>
      <w:tr w:rsidR="00975CC4" w:rsidRPr="00671C8B" w14:paraId="65DC759A" w14:textId="77777777" w:rsidTr="00166AF3">
        <w:trPr>
          <w:trHeight w:val="781"/>
        </w:trPr>
        <w:tc>
          <w:tcPr>
            <w:tcW w:w="1728" w:type="dxa"/>
          </w:tcPr>
          <w:p w14:paraId="7A413C65" w14:textId="77777777" w:rsidR="00975CC4" w:rsidRPr="00671C8B" w:rsidRDefault="00975CC4" w:rsidP="00166AF3">
            <w:pPr>
              <w:pStyle w:val="TableBody"/>
              <w:rPr>
                <w:i/>
              </w:rPr>
            </w:pPr>
            <w:r w:rsidRPr="00671C8B">
              <w:rPr>
                <w:i/>
              </w:rPr>
              <w:t>Read command</w:t>
            </w:r>
          </w:p>
          <w:p w14:paraId="33B6EBD3" w14:textId="77777777" w:rsidR="00975CC4" w:rsidRPr="00671C8B" w:rsidRDefault="00975CC4" w:rsidP="00166AF3">
            <w:pPr>
              <w:pStyle w:val="TableBody"/>
            </w:pPr>
          </w:p>
          <w:p w14:paraId="0B81BE52" w14:textId="77777777" w:rsidR="00975CC4" w:rsidRPr="00671C8B" w:rsidRDefault="00975CC4" w:rsidP="00166AF3">
            <w:pPr>
              <w:pStyle w:val="TableBody"/>
              <w:rPr>
                <w:u w:val="single"/>
              </w:rPr>
            </w:pPr>
            <w:r w:rsidRPr="00671C8B">
              <w:rPr>
                <w:u w:val="single"/>
              </w:rPr>
              <w:t>Syntax</w:t>
            </w:r>
          </w:p>
          <w:p w14:paraId="0B6EF9E7" w14:textId="77777777" w:rsidR="00975CC4" w:rsidRPr="00671C8B" w:rsidRDefault="00975CC4" w:rsidP="00166AF3">
            <w:pPr>
              <w:pStyle w:val="TableBody"/>
              <w:rPr>
                <w:b/>
              </w:rPr>
            </w:pPr>
            <w:r w:rsidRPr="00671C8B">
              <w:rPr>
                <w:b/>
              </w:rPr>
              <w:t>AT+CSCS?</w:t>
            </w:r>
          </w:p>
        </w:tc>
        <w:tc>
          <w:tcPr>
            <w:tcW w:w="7560" w:type="dxa"/>
          </w:tcPr>
          <w:p w14:paraId="3B75C98B" w14:textId="77777777" w:rsidR="00975CC4" w:rsidRPr="00671C8B" w:rsidRDefault="00975CC4" w:rsidP="00166AF3">
            <w:pPr>
              <w:pStyle w:val="TableBody"/>
              <w:rPr>
                <w:u w:val="single"/>
              </w:rPr>
            </w:pPr>
          </w:p>
          <w:p w14:paraId="30C19CEF" w14:textId="77777777" w:rsidR="00975CC4" w:rsidRPr="00671C8B" w:rsidRDefault="00975CC4" w:rsidP="00166AF3">
            <w:pPr>
              <w:pStyle w:val="TableBody"/>
              <w:rPr>
                <w:u w:val="single"/>
              </w:rPr>
            </w:pPr>
          </w:p>
          <w:p w14:paraId="0EAE4296" w14:textId="77777777" w:rsidR="00975CC4" w:rsidRPr="00671C8B" w:rsidRDefault="00975CC4" w:rsidP="00166AF3">
            <w:pPr>
              <w:pStyle w:val="TableBody"/>
              <w:rPr>
                <w:u w:val="single"/>
              </w:rPr>
            </w:pPr>
            <w:r w:rsidRPr="00671C8B">
              <w:rPr>
                <w:u w:val="single"/>
              </w:rPr>
              <w:t>Response</w:t>
            </w:r>
          </w:p>
          <w:p w14:paraId="4E3D2C17" w14:textId="77777777" w:rsidR="00975CC4" w:rsidRPr="00671C8B" w:rsidRDefault="00975CC4" w:rsidP="00166AF3">
            <w:pPr>
              <w:pStyle w:val="TableBody"/>
              <w:rPr>
                <w:b/>
              </w:rPr>
            </w:pPr>
            <w:r w:rsidRPr="00671C8B">
              <w:rPr>
                <w:b/>
              </w:rPr>
              <w:t>+CSCS: &lt;vail&gt;</w:t>
            </w:r>
          </w:p>
          <w:p w14:paraId="1BD13FA8" w14:textId="77777777" w:rsidR="00975CC4" w:rsidRPr="00671C8B" w:rsidRDefault="00975CC4" w:rsidP="00166AF3">
            <w:pPr>
              <w:pStyle w:val="TableBody"/>
              <w:rPr>
                <w:b/>
              </w:rPr>
            </w:pPr>
            <w:r w:rsidRPr="00671C8B">
              <w:rPr>
                <w:b/>
              </w:rPr>
              <w:t>OK</w:t>
            </w:r>
          </w:p>
          <w:p w14:paraId="4583C694" w14:textId="77777777" w:rsidR="00975CC4" w:rsidRPr="00671C8B" w:rsidRDefault="00975CC4" w:rsidP="00166AF3">
            <w:pPr>
              <w:pStyle w:val="TableBody"/>
              <w:rPr>
                <w:b/>
              </w:rPr>
            </w:pPr>
          </w:p>
          <w:p w14:paraId="6B65FE98" w14:textId="77777777" w:rsidR="00975CC4" w:rsidRPr="00671C8B" w:rsidRDefault="00975CC4" w:rsidP="00166AF3">
            <w:pPr>
              <w:pStyle w:val="TableBody"/>
            </w:pPr>
            <w:r w:rsidRPr="00671C8B">
              <w:t>or</w:t>
            </w:r>
          </w:p>
          <w:p w14:paraId="42E4FD76" w14:textId="77777777" w:rsidR="00975CC4" w:rsidRPr="00671C8B" w:rsidRDefault="00975CC4" w:rsidP="00166AF3">
            <w:pPr>
              <w:pStyle w:val="TableBody"/>
              <w:rPr>
                <w:b/>
              </w:rPr>
            </w:pPr>
            <w:r w:rsidRPr="00671C8B">
              <w:rPr>
                <w:b/>
              </w:rPr>
              <w:t>+CME ERROR: &lt;err&gt;</w:t>
            </w:r>
          </w:p>
        </w:tc>
      </w:tr>
      <w:tr w:rsidR="00975CC4" w:rsidRPr="00671C8B" w14:paraId="0ED7EC1B" w14:textId="77777777" w:rsidTr="00166AF3">
        <w:trPr>
          <w:trHeight w:val="1092"/>
        </w:trPr>
        <w:tc>
          <w:tcPr>
            <w:tcW w:w="1728" w:type="dxa"/>
          </w:tcPr>
          <w:p w14:paraId="559877B3" w14:textId="77777777" w:rsidR="00975CC4" w:rsidRPr="00671C8B" w:rsidRDefault="00975CC4" w:rsidP="00166AF3">
            <w:pPr>
              <w:pStyle w:val="TableBody"/>
              <w:rPr>
                <w:i/>
              </w:rPr>
            </w:pPr>
            <w:r w:rsidRPr="00671C8B">
              <w:rPr>
                <w:i/>
              </w:rPr>
              <w:t>Write command</w:t>
            </w:r>
          </w:p>
          <w:p w14:paraId="5534F74D" w14:textId="77777777" w:rsidR="00975CC4" w:rsidRPr="00671C8B" w:rsidRDefault="00975CC4" w:rsidP="00166AF3">
            <w:pPr>
              <w:pStyle w:val="TableBody"/>
            </w:pPr>
          </w:p>
          <w:p w14:paraId="6C0026AD" w14:textId="77777777" w:rsidR="00975CC4" w:rsidRPr="00671C8B" w:rsidRDefault="00975CC4" w:rsidP="00166AF3">
            <w:pPr>
              <w:pStyle w:val="TableBody"/>
              <w:rPr>
                <w:u w:val="single"/>
              </w:rPr>
            </w:pPr>
            <w:r w:rsidRPr="00671C8B">
              <w:rPr>
                <w:u w:val="single"/>
              </w:rPr>
              <w:t>Syntax</w:t>
            </w:r>
          </w:p>
          <w:p w14:paraId="5CD8B5A7" w14:textId="77777777" w:rsidR="00975CC4" w:rsidRPr="00671C8B" w:rsidRDefault="00975CC4" w:rsidP="00166AF3">
            <w:pPr>
              <w:pStyle w:val="TableBody"/>
              <w:rPr>
                <w:b/>
                <w:bCs/>
              </w:rPr>
            </w:pPr>
            <w:r w:rsidRPr="00671C8B">
              <w:rPr>
                <w:b/>
                <w:bCs/>
              </w:rPr>
              <w:t>AT+CSCS=</w:t>
            </w:r>
            <w:r w:rsidRPr="00671C8B">
              <w:rPr>
                <w:b/>
                <w:bCs/>
              </w:rPr>
              <w:br/>
              <w:t>[&lt;vail&gt;]</w:t>
            </w:r>
          </w:p>
        </w:tc>
        <w:tc>
          <w:tcPr>
            <w:tcW w:w="7560" w:type="dxa"/>
          </w:tcPr>
          <w:p w14:paraId="00BDBCC9" w14:textId="77777777" w:rsidR="00975CC4" w:rsidRPr="00671C8B" w:rsidRDefault="00975CC4" w:rsidP="00166AF3">
            <w:pPr>
              <w:pStyle w:val="TableBody"/>
              <w:rPr>
                <w:u w:val="single"/>
              </w:rPr>
            </w:pPr>
          </w:p>
          <w:p w14:paraId="0A001AD4" w14:textId="77777777" w:rsidR="00975CC4" w:rsidRPr="00671C8B" w:rsidRDefault="00975CC4" w:rsidP="00166AF3">
            <w:pPr>
              <w:pStyle w:val="TableBody"/>
              <w:rPr>
                <w:u w:val="single"/>
              </w:rPr>
            </w:pPr>
          </w:p>
          <w:p w14:paraId="4111E626" w14:textId="77777777" w:rsidR="00975CC4" w:rsidRPr="00671C8B" w:rsidRDefault="00975CC4" w:rsidP="00166AF3">
            <w:pPr>
              <w:pStyle w:val="TableBody"/>
              <w:rPr>
                <w:u w:val="single"/>
              </w:rPr>
            </w:pPr>
            <w:r w:rsidRPr="00671C8B">
              <w:rPr>
                <w:u w:val="single"/>
              </w:rPr>
              <w:t>Response</w:t>
            </w:r>
          </w:p>
          <w:p w14:paraId="66B70872" w14:textId="77777777" w:rsidR="00975CC4" w:rsidRPr="00671C8B" w:rsidRDefault="00975CC4" w:rsidP="00166AF3">
            <w:pPr>
              <w:pStyle w:val="TableBody"/>
              <w:rPr>
                <w:b/>
              </w:rPr>
            </w:pPr>
            <w:r w:rsidRPr="00671C8B">
              <w:rPr>
                <w:b/>
              </w:rPr>
              <w:t>OK</w:t>
            </w:r>
          </w:p>
          <w:p w14:paraId="16CBEE42" w14:textId="77777777" w:rsidR="00975CC4" w:rsidRPr="00671C8B" w:rsidRDefault="00975CC4" w:rsidP="00166AF3">
            <w:pPr>
              <w:pStyle w:val="TableBody"/>
              <w:rPr>
                <w:b/>
              </w:rPr>
            </w:pPr>
          </w:p>
          <w:p w14:paraId="28802295" w14:textId="77777777" w:rsidR="00975CC4" w:rsidRPr="00671C8B" w:rsidRDefault="00975CC4" w:rsidP="00166AF3">
            <w:pPr>
              <w:pStyle w:val="TableBody"/>
            </w:pPr>
            <w:r w:rsidRPr="00671C8B">
              <w:t>or</w:t>
            </w:r>
          </w:p>
          <w:p w14:paraId="56BB8857" w14:textId="77777777" w:rsidR="00975CC4" w:rsidRPr="00671C8B" w:rsidRDefault="00975CC4" w:rsidP="00166AF3">
            <w:pPr>
              <w:pStyle w:val="TableBody"/>
              <w:rPr>
                <w:b/>
              </w:rPr>
            </w:pPr>
            <w:r w:rsidRPr="00671C8B">
              <w:rPr>
                <w:b/>
              </w:rPr>
              <w:t>+CME ERROR: &lt;err&gt;</w:t>
            </w:r>
          </w:p>
          <w:p w14:paraId="736A661E" w14:textId="77777777" w:rsidR="00975CC4" w:rsidRPr="00671C8B" w:rsidRDefault="00975CC4" w:rsidP="00166AF3">
            <w:pPr>
              <w:pStyle w:val="TableBody"/>
            </w:pPr>
          </w:p>
          <w:p w14:paraId="53DC780C" w14:textId="77777777" w:rsidR="00975CC4" w:rsidRPr="00671C8B" w:rsidRDefault="00975CC4" w:rsidP="00166AF3">
            <w:pPr>
              <w:pStyle w:val="TableBody"/>
              <w:rPr>
                <w:u w:val="single"/>
              </w:rPr>
            </w:pPr>
            <w:r w:rsidRPr="00671C8B">
              <w:rPr>
                <w:u w:val="single"/>
              </w:rPr>
              <w:t>Parameter</w:t>
            </w:r>
          </w:p>
          <w:p w14:paraId="4BF6349B" w14:textId="77777777" w:rsidR="00975CC4" w:rsidRPr="00671C8B" w:rsidRDefault="00975CC4" w:rsidP="00166AF3">
            <w:pPr>
              <w:pStyle w:val="TableBody"/>
            </w:pPr>
            <w:r w:rsidRPr="00671C8B">
              <w:rPr>
                <w:b/>
              </w:rPr>
              <w:t>&lt;vail&gt;</w:t>
            </w:r>
            <w:r w:rsidRPr="00671C8B">
              <w:tab/>
              <w:t>"GSM"</w:t>
            </w:r>
            <w:r w:rsidRPr="00671C8B">
              <w:tab/>
            </w:r>
            <w:r w:rsidRPr="00671C8B">
              <w:tab/>
              <w:t>GSM default alphabet (3GPP TS 23.038)</w:t>
            </w:r>
          </w:p>
          <w:p w14:paraId="3F4D0CC1" w14:textId="77777777" w:rsidR="00975CC4" w:rsidRPr="00671C8B" w:rsidRDefault="00975CC4" w:rsidP="00166AF3">
            <w:pPr>
              <w:pStyle w:val="TableBody"/>
            </w:pPr>
            <w:r w:rsidRPr="00671C8B">
              <w:tab/>
              <w:t>"HEX"</w:t>
            </w:r>
            <w:r w:rsidRPr="00671C8B">
              <w:tab/>
            </w:r>
            <w:r w:rsidRPr="00671C8B">
              <w:tab/>
              <w:t xml:space="preserve">Character strings only consist of hexadecimal numbers from 00 to FF. </w:t>
            </w:r>
            <w:r w:rsidRPr="00671C8B">
              <w:tab/>
            </w:r>
            <w:r w:rsidRPr="00671C8B">
              <w:tab/>
            </w:r>
            <w:r w:rsidRPr="00671C8B">
              <w:tab/>
            </w:r>
            <w:r w:rsidRPr="00671C8B">
              <w:tab/>
              <w:t xml:space="preserve">For example, “032FE6” equals three 8-bit characters with decimal </w:t>
            </w:r>
            <w:r w:rsidRPr="00671C8B">
              <w:tab/>
            </w:r>
            <w:r w:rsidRPr="00671C8B">
              <w:tab/>
            </w:r>
            <w:r w:rsidRPr="00671C8B">
              <w:tab/>
            </w:r>
            <w:r w:rsidRPr="00671C8B">
              <w:tab/>
              <w:t xml:space="preserve">values 3, 47 and 230. No converstions to the original MT character set </w:t>
            </w:r>
            <w:r w:rsidRPr="00671C8B">
              <w:tab/>
            </w:r>
            <w:r w:rsidRPr="00671C8B">
              <w:tab/>
            </w:r>
            <w:r w:rsidRPr="00671C8B">
              <w:tab/>
              <w:t>shall be done</w:t>
            </w:r>
            <w:r w:rsidRPr="00671C8B">
              <w:tab/>
            </w:r>
          </w:p>
          <w:p w14:paraId="09EF17EA" w14:textId="77777777" w:rsidR="00975CC4" w:rsidRPr="00671C8B" w:rsidRDefault="00975CC4" w:rsidP="00166AF3">
            <w:pPr>
              <w:pStyle w:val="TableBody"/>
              <w:rPr>
                <w:bCs/>
              </w:rPr>
            </w:pPr>
            <w:r w:rsidRPr="00671C8B">
              <w:tab/>
            </w:r>
            <w:r w:rsidRPr="00671C8B">
              <w:rPr>
                <w:bCs/>
                <w:u w:val="single"/>
              </w:rPr>
              <w:t>"IRA"</w:t>
            </w:r>
            <w:r w:rsidRPr="00671C8B">
              <w:rPr>
                <w:bCs/>
              </w:rPr>
              <w:tab/>
            </w:r>
            <w:r w:rsidRPr="00671C8B">
              <w:rPr>
                <w:bCs/>
              </w:rPr>
              <w:tab/>
              <w:t>International reference alphabet (ITU-T T.50)</w:t>
            </w:r>
          </w:p>
          <w:p w14:paraId="347530A5" w14:textId="77777777" w:rsidR="00975CC4" w:rsidRPr="00671C8B" w:rsidRDefault="00975CC4" w:rsidP="00166AF3">
            <w:pPr>
              <w:pStyle w:val="TableBody"/>
            </w:pPr>
            <w:r w:rsidRPr="00671C8B">
              <w:tab/>
              <w:t>"UCS2"</w:t>
            </w:r>
            <w:r w:rsidRPr="00671C8B">
              <w:tab/>
              <w:t>16-bit universal multiple-octet coded character set (ISO/IEC 10646)</w:t>
            </w:r>
          </w:p>
        </w:tc>
      </w:tr>
      <w:tr w:rsidR="00975CC4" w:rsidRPr="00671C8B" w14:paraId="4EFE8E6E" w14:textId="77777777" w:rsidTr="00166AF3">
        <w:trPr>
          <w:trHeight w:val="65"/>
        </w:trPr>
        <w:tc>
          <w:tcPr>
            <w:tcW w:w="1728" w:type="dxa"/>
          </w:tcPr>
          <w:p w14:paraId="0C898A33" w14:textId="77777777" w:rsidR="00975CC4" w:rsidRPr="00671C8B" w:rsidRDefault="00975CC4" w:rsidP="00166AF3">
            <w:pPr>
              <w:pStyle w:val="TableBody"/>
              <w:rPr>
                <w:i/>
              </w:rPr>
            </w:pPr>
            <w:r w:rsidRPr="00671C8B">
              <w:rPr>
                <w:u w:val="single"/>
              </w:rPr>
              <w:t>Notes</w:t>
            </w:r>
          </w:p>
        </w:tc>
        <w:tc>
          <w:tcPr>
            <w:tcW w:w="7560" w:type="dxa"/>
          </w:tcPr>
          <w:p w14:paraId="13877775" w14:textId="77777777" w:rsidR="00975CC4" w:rsidRPr="00A664F2" w:rsidRDefault="00975CC4" w:rsidP="00166AF3">
            <w:pPr>
              <w:pStyle w:val="TableBody"/>
            </w:pPr>
            <w:r w:rsidRPr="00A664F2">
              <w:t>&lt;vail&gt; is saved in non-volatile memory per AT port over module reboot</w:t>
            </w:r>
            <w:r>
              <w:t>.</w:t>
            </w:r>
          </w:p>
        </w:tc>
      </w:tr>
    </w:tbl>
    <w:p w14:paraId="16AB0461" w14:textId="77777777" w:rsidR="00975CC4" w:rsidRPr="00671C8B" w:rsidRDefault="00975CC4" w:rsidP="0059466D">
      <w:pPr>
        <w:pStyle w:val="Heading2"/>
        <w:numPr>
          <w:ilvl w:val="1"/>
          <w:numId w:val="11"/>
        </w:numPr>
        <w:ind w:left="1080" w:hanging="1080"/>
      </w:pPr>
      <w:bookmarkStart w:id="1742" w:name="_Toc345081242"/>
      <w:bookmarkStart w:id="1743" w:name="_Toc349752989"/>
      <w:bookmarkStart w:id="1744" w:name="_Toc349753878"/>
      <w:bookmarkStart w:id="1745" w:name="_Ref366743830"/>
      <w:bookmarkStart w:id="1746" w:name="_Ref369079241"/>
      <w:bookmarkStart w:id="1747" w:name="_Toc368585946"/>
      <w:bookmarkStart w:id="1748" w:name="_Toc486251527"/>
      <w:bookmarkStart w:id="1749" w:name="_Toc489456508"/>
      <w:r w:rsidRPr="00671C8B">
        <w:lastRenderedPageBreak/>
        <w:t xml:space="preserve">+CIMI Command: Request International Mobile Subscriber </w:t>
      </w:r>
      <w:bookmarkEnd w:id="1742"/>
      <w:r w:rsidRPr="00671C8B">
        <w:t>Identity</w:t>
      </w:r>
      <w:bookmarkEnd w:id="1743"/>
      <w:bookmarkEnd w:id="1744"/>
      <w:bookmarkEnd w:id="1745"/>
      <w:bookmarkEnd w:id="1746"/>
      <w:bookmarkEnd w:id="1747"/>
      <w:bookmarkEnd w:id="1748"/>
      <w:bookmarkEnd w:id="1749"/>
    </w:p>
    <w:tbl>
      <w:tblPr>
        <w:tblStyle w:val="TableSWIleft"/>
        <w:tblW w:w="9288" w:type="dxa"/>
        <w:tblLayout w:type="fixed"/>
        <w:tblLook w:val="04A0" w:firstRow="1" w:lastRow="0" w:firstColumn="1" w:lastColumn="0" w:noHBand="0" w:noVBand="1"/>
      </w:tblPr>
      <w:tblGrid>
        <w:gridCol w:w="1728"/>
        <w:gridCol w:w="7560"/>
      </w:tblGrid>
      <w:tr w:rsidR="00975CC4" w:rsidRPr="00671C8B" w14:paraId="0B48B5F9"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39D3BEBA" w14:textId="1D2BE917" w:rsidR="00975CC4" w:rsidRPr="00671C8B" w:rsidRDefault="00975CC4">
            <w:pPr>
              <w:pStyle w:val="TableRowHead"/>
              <w:spacing w:before="144" w:after="144"/>
            </w:pPr>
            <w:del w:id="1750" w:author="Alban Roche" w:date="2017-08-02T14:40:00Z">
              <w:r w:rsidDel="00F22490">
                <w:rPr>
                  <w:lang w:eastAsia="zh-CN"/>
                </w:rPr>
                <w:delText xml:space="preserve">HL7618, HL7618RD, </w:delText>
              </w:r>
              <w:r w:rsidDel="00F22490">
                <w:delText xml:space="preserve">HL7648, HL7650, HL7688, </w:delText>
              </w:r>
              <w:r w:rsidDel="00F22490">
                <w:rPr>
                  <w:lang w:eastAsia="zh-CN"/>
                </w:rPr>
                <w:delText>HL7690 and HL7692</w:delText>
              </w:r>
            </w:del>
            <w:ins w:id="1751" w:author="Alban Roche" w:date="2017-08-02T14:40:00Z">
              <w:r w:rsidR="00F22490">
                <w:rPr>
                  <w:lang w:eastAsia="zh-CN"/>
                </w:rPr>
                <w:t>HL7800</w:t>
              </w:r>
            </w:ins>
          </w:p>
        </w:tc>
      </w:tr>
      <w:tr w:rsidR="00975CC4" w:rsidRPr="00671C8B" w14:paraId="2F7A597A" w14:textId="77777777" w:rsidTr="00166AF3">
        <w:trPr>
          <w:trHeight w:val="1027"/>
        </w:trPr>
        <w:tc>
          <w:tcPr>
            <w:tcW w:w="1728" w:type="dxa"/>
          </w:tcPr>
          <w:p w14:paraId="7F79C11C" w14:textId="77777777" w:rsidR="00975CC4" w:rsidRPr="00671C8B" w:rsidRDefault="00975CC4" w:rsidP="00166AF3">
            <w:pPr>
              <w:pStyle w:val="TableBody"/>
              <w:rPr>
                <w:i/>
              </w:rPr>
            </w:pPr>
            <w:r w:rsidRPr="00671C8B">
              <w:rPr>
                <w:i/>
              </w:rPr>
              <w:t>Test command</w:t>
            </w:r>
          </w:p>
          <w:p w14:paraId="7CF23D17" w14:textId="77777777" w:rsidR="00975CC4" w:rsidRPr="00671C8B" w:rsidRDefault="00975CC4" w:rsidP="00166AF3">
            <w:pPr>
              <w:pStyle w:val="TableBody"/>
            </w:pPr>
          </w:p>
          <w:p w14:paraId="741E872D" w14:textId="77777777" w:rsidR="00975CC4" w:rsidRPr="00671C8B" w:rsidRDefault="00975CC4" w:rsidP="00166AF3">
            <w:pPr>
              <w:pStyle w:val="TableBody"/>
              <w:rPr>
                <w:u w:val="single"/>
              </w:rPr>
            </w:pPr>
            <w:r w:rsidRPr="00671C8B">
              <w:rPr>
                <w:u w:val="single"/>
              </w:rPr>
              <w:t>Syntax</w:t>
            </w:r>
          </w:p>
          <w:p w14:paraId="5234B1DF" w14:textId="77777777" w:rsidR="00975CC4" w:rsidRPr="00671C8B" w:rsidRDefault="00975CC4" w:rsidP="00166AF3">
            <w:pPr>
              <w:pStyle w:val="TableBody"/>
            </w:pPr>
            <w:r w:rsidRPr="00671C8B">
              <w:rPr>
                <w:b/>
              </w:rPr>
              <w:t>AT+CIMI=?</w:t>
            </w:r>
          </w:p>
        </w:tc>
        <w:tc>
          <w:tcPr>
            <w:tcW w:w="7560" w:type="dxa"/>
          </w:tcPr>
          <w:p w14:paraId="4A98A0D6" w14:textId="77777777" w:rsidR="00975CC4" w:rsidRPr="00671C8B" w:rsidRDefault="00975CC4" w:rsidP="00166AF3">
            <w:pPr>
              <w:pStyle w:val="TableBody"/>
            </w:pPr>
          </w:p>
          <w:p w14:paraId="5C5F1000" w14:textId="77777777" w:rsidR="00975CC4" w:rsidRPr="00671C8B" w:rsidRDefault="00975CC4" w:rsidP="00166AF3">
            <w:pPr>
              <w:pStyle w:val="TableBody"/>
            </w:pPr>
          </w:p>
          <w:p w14:paraId="45F5BD2C" w14:textId="77777777" w:rsidR="00975CC4" w:rsidRPr="00671C8B" w:rsidRDefault="00975CC4" w:rsidP="00166AF3">
            <w:pPr>
              <w:pStyle w:val="TableBody"/>
              <w:rPr>
                <w:u w:val="single"/>
              </w:rPr>
            </w:pPr>
            <w:r w:rsidRPr="00671C8B">
              <w:rPr>
                <w:u w:val="single"/>
              </w:rPr>
              <w:t>Response</w:t>
            </w:r>
          </w:p>
          <w:p w14:paraId="7F670D68" w14:textId="77777777" w:rsidR="00975CC4" w:rsidRPr="00671C8B" w:rsidRDefault="00975CC4" w:rsidP="00166AF3">
            <w:pPr>
              <w:pStyle w:val="TableBody"/>
            </w:pPr>
            <w:r w:rsidRPr="00671C8B">
              <w:rPr>
                <w:b/>
              </w:rPr>
              <w:t>OK</w:t>
            </w:r>
          </w:p>
        </w:tc>
      </w:tr>
      <w:tr w:rsidR="00975CC4" w:rsidRPr="00D75B97" w14:paraId="5A11D23F" w14:textId="77777777" w:rsidTr="00166AF3">
        <w:trPr>
          <w:trHeight w:val="781"/>
        </w:trPr>
        <w:tc>
          <w:tcPr>
            <w:tcW w:w="1728" w:type="dxa"/>
          </w:tcPr>
          <w:p w14:paraId="03C75931" w14:textId="77777777" w:rsidR="00975CC4" w:rsidRPr="00671C8B" w:rsidRDefault="00975CC4" w:rsidP="00166AF3">
            <w:pPr>
              <w:pStyle w:val="TableBody"/>
              <w:rPr>
                <w:i/>
              </w:rPr>
            </w:pPr>
            <w:r w:rsidRPr="00671C8B">
              <w:rPr>
                <w:i/>
              </w:rPr>
              <w:t>Execute command</w:t>
            </w:r>
          </w:p>
          <w:p w14:paraId="11B5654D" w14:textId="77777777" w:rsidR="00975CC4" w:rsidRPr="00671C8B" w:rsidRDefault="00975CC4" w:rsidP="00166AF3">
            <w:pPr>
              <w:pStyle w:val="TableBody"/>
            </w:pPr>
          </w:p>
          <w:p w14:paraId="76FBECCC" w14:textId="77777777" w:rsidR="00975CC4" w:rsidRPr="00671C8B" w:rsidRDefault="00975CC4" w:rsidP="00166AF3">
            <w:pPr>
              <w:pStyle w:val="TableBody"/>
              <w:rPr>
                <w:u w:val="single"/>
              </w:rPr>
            </w:pPr>
            <w:r w:rsidRPr="00671C8B">
              <w:rPr>
                <w:u w:val="single"/>
              </w:rPr>
              <w:t>Syntax</w:t>
            </w:r>
          </w:p>
          <w:p w14:paraId="39B8464C" w14:textId="77777777" w:rsidR="00975CC4" w:rsidRPr="00671C8B" w:rsidRDefault="00975CC4" w:rsidP="00166AF3">
            <w:pPr>
              <w:pStyle w:val="TableBody"/>
              <w:rPr>
                <w:b/>
              </w:rPr>
            </w:pPr>
            <w:r w:rsidRPr="00671C8B">
              <w:rPr>
                <w:b/>
              </w:rPr>
              <w:t>AT+CIMI</w:t>
            </w:r>
          </w:p>
          <w:p w14:paraId="6D6D9292" w14:textId="77777777" w:rsidR="00975CC4" w:rsidRPr="00671C8B" w:rsidRDefault="00975CC4" w:rsidP="00166AF3">
            <w:pPr>
              <w:pStyle w:val="TableBody"/>
            </w:pPr>
          </w:p>
        </w:tc>
        <w:tc>
          <w:tcPr>
            <w:tcW w:w="7560" w:type="dxa"/>
          </w:tcPr>
          <w:p w14:paraId="1F9CD763" w14:textId="77777777" w:rsidR="00975CC4" w:rsidRPr="00671C8B" w:rsidRDefault="00975CC4" w:rsidP="00166AF3">
            <w:pPr>
              <w:pStyle w:val="TableBody"/>
            </w:pPr>
          </w:p>
          <w:p w14:paraId="5EFFBD9D" w14:textId="77777777" w:rsidR="00975CC4" w:rsidRPr="00671C8B" w:rsidRDefault="00975CC4" w:rsidP="00166AF3">
            <w:pPr>
              <w:pStyle w:val="TableBody"/>
            </w:pPr>
          </w:p>
          <w:p w14:paraId="141A2946" w14:textId="77777777" w:rsidR="00975CC4" w:rsidRPr="00671C8B" w:rsidRDefault="00975CC4" w:rsidP="00166AF3">
            <w:pPr>
              <w:pStyle w:val="TableBody"/>
              <w:rPr>
                <w:u w:val="single"/>
              </w:rPr>
            </w:pPr>
            <w:r w:rsidRPr="00671C8B">
              <w:rPr>
                <w:u w:val="single"/>
              </w:rPr>
              <w:t>Response</w:t>
            </w:r>
          </w:p>
          <w:p w14:paraId="4AAE11DC" w14:textId="77777777" w:rsidR="00975CC4" w:rsidRPr="00671C8B" w:rsidRDefault="00975CC4" w:rsidP="00166AF3">
            <w:pPr>
              <w:pStyle w:val="TableBody"/>
              <w:rPr>
                <w:b/>
              </w:rPr>
            </w:pPr>
            <w:r w:rsidRPr="00671C8B">
              <w:rPr>
                <w:b/>
              </w:rPr>
              <w:t>&lt;IMSI&gt;</w:t>
            </w:r>
          </w:p>
          <w:p w14:paraId="12EFFDF1" w14:textId="77777777" w:rsidR="00975CC4" w:rsidRPr="00671C8B" w:rsidRDefault="00975CC4" w:rsidP="00166AF3">
            <w:pPr>
              <w:pStyle w:val="TableBody"/>
              <w:rPr>
                <w:b/>
              </w:rPr>
            </w:pPr>
            <w:r w:rsidRPr="00671C8B">
              <w:rPr>
                <w:b/>
              </w:rPr>
              <w:t>OK</w:t>
            </w:r>
          </w:p>
          <w:p w14:paraId="1BEDB1F0" w14:textId="77777777" w:rsidR="00975CC4" w:rsidRPr="00671C8B" w:rsidRDefault="00975CC4" w:rsidP="00166AF3">
            <w:pPr>
              <w:pStyle w:val="TableBody"/>
            </w:pPr>
          </w:p>
          <w:p w14:paraId="08CFFE30" w14:textId="77777777" w:rsidR="00975CC4" w:rsidRPr="00671C8B" w:rsidRDefault="00975CC4" w:rsidP="00166AF3">
            <w:pPr>
              <w:pStyle w:val="TableBody"/>
            </w:pPr>
            <w:r w:rsidRPr="00671C8B">
              <w:t>or</w:t>
            </w:r>
          </w:p>
          <w:p w14:paraId="2E571B2E" w14:textId="77777777" w:rsidR="00975CC4" w:rsidRPr="00671C8B" w:rsidRDefault="00975CC4" w:rsidP="00166AF3">
            <w:pPr>
              <w:pStyle w:val="TableBody"/>
              <w:rPr>
                <w:b/>
              </w:rPr>
            </w:pPr>
            <w:r w:rsidRPr="00671C8B">
              <w:rPr>
                <w:b/>
              </w:rPr>
              <w:t>+CME ERROR: &lt;err&gt;</w:t>
            </w:r>
          </w:p>
          <w:p w14:paraId="5EBA7FD6" w14:textId="77777777" w:rsidR="00975CC4" w:rsidRPr="00671C8B" w:rsidRDefault="00975CC4" w:rsidP="00166AF3">
            <w:pPr>
              <w:pStyle w:val="TableBody"/>
            </w:pPr>
          </w:p>
          <w:p w14:paraId="33C72390" w14:textId="77777777" w:rsidR="00975CC4" w:rsidRPr="00671C8B" w:rsidRDefault="00975CC4" w:rsidP="00166AF3">
            <w:pPr>
              <w:pStyle w:val="TableBody"/>
              <w:rPr>
                <w:lang w:val="fr-FR"/>
              </w:rPr>
            </w:pPr>
            <w:r w:rsidRPr="00671C8B">
              <w:rPr>
                <w:u w:val="single"/>
                <w:lang w:val="fr-FR"/>
              </w:rPr>
              <w:t>Parameter</w:t>
            </w:r>
          </w:p>
          <w:p w14:paraId="79AC1796" w14:textId="77777777" w:rsidR="00975CC4" w:rsidRPr="00F22490" w:rsidRDefault="00975CC4" w:rsidP="00166AF3">
            <w:pPr>
              <w:pStyle w:val="TableBody"/>
              <w:rPr>
                <w:lang w:val="fr-FR"/>
                <w:rPrChange w:id="1752" w:author="Alban Roche" w:date="2017-08-02T14:43:00Z">
                  <w:rPr/>
                </w:rPrChange>
              </w:rPr>
            </w:pPr>
            <w:r w:rsidRPr="00671C8B">
              <w:rPr>
                <w:b/>
                <w:lang w:val="fr-FR"/>
              </w:rPr>
              <w:t>&lt;IMSI&gt;</w:t>
            </w:r>
            <w:r w:rsidRPr="00671C8B">
              <w:rPr>
                <w:lang w:val="fr-FR"/>
              </w:rPr>
              <w:tab/>
              <w:t>International Mobile Subscriber Identity</w:t>
            </w:r>
          </w:p>
        </w:tc>
      </w:tr>
    </w:tbl>
    <w:p w14:paraId="78BBA55B" w14:textId="77777777" w:rsidR="00975CC4" w:rsidRDefault="00975CC4" w:rsidP="0059466D">
      <w:pPr>
        <w:pStyle w:val="Heading2"/>
        <w:numPr>
          <w:ilvl w:val="1"/>
          <w:numId w:val="11"/>
        </w:numPr>
        <w:ind w:left="1080" w:hanging="1080"/>
      </w:pPr>
      <w:bookmarkStart w:id="1753" w:name="_Toc369683858"/>
      <w:bookmarkStart w:id="1754" w:name="_Toc345081244"/>
      <w:bookmarkStart w:id="1755" w:name="_Toc349752991"/>
      <w:bookmarkStart w:id="1756" w:name="_Toc349753880"/>
      <w:bookmarkStart w:id="1757" w:name="_Ref366743843"/>
      <w:bookmarkStart w:id="1758" w:name="_Ref368559399"/>
      <w:bookmarkStart w:id="1759" w:name="_Ref368559402"/>
      <w:bookmarkStart w:id="1760" w:name="_Ref369079259"/>
      <w:bookmarkStart w:id="1761" w:name="_Toc368585948"/>
      <w:bookmarkStart w:id="1762" w:name="_Ref387740658"/>
      <w:bookmarkStart w:id="1763" w:name="_Ref387740661"/>
      <w:bookmarkStart w:id="1764" w:name="_Toc486251528"/>
      <w:bookmarkStart w:id="1765" w:name="_Toc489456509"/>
      <w:bookmarkEnd w:id="1753"/>
      <w:r w:rsidRPr="00671C8B">
        <w:t xml:space="preserve">+GMI Command: Request Manufacturer </w:t>
      </w:r>
      <w:bookmarkEnd w:id="1754"/>
      <w:r w:rsidRPr="00671C8B">
        <w:t>Identification</w:t>
      </w:r>
      <w:bookmarkEnd w:id="1755"/>
      <w:bookmarkEnd w:id="1756"/>
      <w:bookmarkEnd w:id="1757"/>
      <w:bookmarkEnd w:id="1758"/>
      <w:bookmarkEnd w:id="1759"/>
      <w:bookmarkEnd w:id="1760"/>
      <w:bookmarkEnd w:id="1761"/>
      <w:bookmarkEnd w:id="1762"/>
      <w:bookmarkEnd w:id="1763"/>
      <w:bookmarkEnd w:id="1764"/>
      <w:bookmarkEnd w:id="1765"/>
    </w:p>
    <w:tbl>
      <w:tblPr>
        <w:tblStyle w:val="TableSWIleft"/>
        <w:tblW w:w="9288" w:type="dxa"/>
        <w:tblLayout w:type="fixed"/>
        <w:tblLook w:val="04A0" w:firstRow="1" w:lastRow="0" w:firstColumn="1" w:lastColumn="0" w:noHBand="0" w:noVBand="1"/>
      </w:tblPr>
      <w:tblGrid>
        <w:gridCol w:w="1728"/>
        <w:gridCol w:w="7560"/>
      </w:tblGrid>
      <w:tr w:rsidR="00975CC4" w:rsidRPr="00671C8B" w14:paraId="57BF78A4"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51C39888" w14:textId="3899E56E" w:rsidR="00975CC4" w:rsidRPr="00671C8B" w:rsidRDefault="00975CC4">
            <w:pPr>
              <w:pStyle w:val="TableRowHead"/>
              <w:spacing w:before="144" w:after="144"/>
              <w:rPr>
                <w:bCs w:val="0"/>
              </w:rPr>
            </w:pPr>
            <w:del w:id="1766" w:author="Alban Roche" w:date="2017-08-02T14:40:00Z">
              <w:r w:rsidDel="00F22490">
                <w:delText>HL7618, HL7618RD, HL7648, HL7650, HL7688, HL7690 and HL7692</w:delText>
              </w:r>
            </w:del>
            <w:ins w:id="1767" w:author="Alban Roche" w:date="2017-08-02T14:40:00Z">
              <w:r w:rsidR="00F22490">
                <w:t>HL7800</w:t>
              </w:r>
            </w:ins>
          </w:p>
        </w:tc>
      </w:tr>
      <w:tr w:rsidR="00975CC4" w:rsidRPr="00671C8B" w14:paraId="39713BE8" w14:textId="77777777" w:rsidTr="00166AF3">
        <w:trPr>
          <w:trHeight w:val="1027"/>
        </w:trPr>
        <w:tc>
          <w:tcPr>
            <w:tcW w:w="1728" w:type="dxa"/>
          </w:tcPr>
          <w:p w14:paraId="6784003F" w14:textId="77777777" w:rsidR="00975CC4" w:rsidRPr="00671C8B" w:rsidRDefault="00975CC4" w:rsidP="00166AF3">
            <w:pPr>
              <w:pStyle w:val="TableBody"/>
              <w:rPr>
                <w:i/>
              </w:rPr>
            </w:pPr>
            <w:r w:rsidRPr="00671C8B">
              <w:rPr>
                <w:i/>
              </w:rPr>
              <w:t>Test command</w:t>
            </w:r>
          </w:p>
          <w:p w14:paraId="4E0A5477" w14:textId="77777777" w:rsidR="00975CC4" w:rsidRPr="00671C8B" w:rsidRDefault="00975CC4" w:rsidP="00166AF3">
            <w:pPr>
              <w:pStyle w:val="TableBody"/>
            </w:pPr>
          </w:p>
          <w:p w14:paraId="7D57426D" w14:textId="77777777" w:rsidR="00975CC4" w:rsidRPr="00671C8B" w:rsidRDefault="00975CC4" w:rsidP="00166AF3">
            <w:pPr>
              <w:pStyle w:val="TableBody"/>
              <w:rPr>
                <w:u w:val="single"/>
              </w:rPr>
            </w:pPr>
            <w:r w:rsidRPr="00671C8B">
              <w:rPr>
                <w:u w:val="single"/>
              </w:rPr>
              <w:t>Syntax</w:t>
            </w:r>
          </w:p>
          <w:p w14:paraId="179C50B4" w14:textId="77777777" w:rsidR="00975CC4" w:rsidRPr="00671C8B" w:rsidRDefault="00975CC4" w:rsidP="00166AF3">
            <w:pPr>
              <w:pStyle w:val="TableBody"/>
              <w:rPr>
                <w:b/>
              </w:rPr>
            </w:pPr>
            <w:r w:rsidRPr="00671C8B">
              <w:rPr>
                <w:b/>
              </w:rPr>
              <w:t>AT+GMI=?</w:t>
            </w:r>
          </w:p>
        </w:tc>
        <w:tc>
          <w:tcPr>
            <w:tcW w:w="7560" w:type="dxa"/>
          </w:tcPr>
          <w:p w14:paraId="62D0BBAA" w14:textId="77777777" w:rsidR="00975CC4" w:rsidRPr="00671C8B" w:rsidRDefault="00975CC4" w:rsidP="00166AF3">
            <w:pPr>
              <w:pStyle w:val="TableBody"/>
            </w:pPr>
          </w:p>
          <w:p w14:paraId="7CBC6463" w14:textId="77777777" w:rsidR="00975CC4" w:rsidRPr="00671C8B" w:rsidRDefault="00975CC4" w:rsidP="00166AF3">
            <w:pPr>
              <w:pStyle w:val="TableBody"/>
            </w:pPr>
          </w:p>
          <w:p w14:paraId="62641EED" w14:textId="77777777" w:rsidR="00975CC4" w:rsidRPr="00671C8B" w:rsidRDefault="00975CC4" w:rsidP="00166AF3">
            <w:pPr>
              <w:pStyle w:val="TableBody"/>
              <w:rPr>
                <w:u w:val="single"/>
              </w:rPr>
            </w:pPr>
            <w:r w:rsidRPr="00671C8B">
              <w:rPr>
                <w:u w:val="single"/>
              </w:rPr>
              <w:t>Response</w:t>
            </w:r>
          </w:p>
          <w:p w14:paraId="360358C5" w14:textId="77777777" w:rsidR="00975CC4" w:rsidRPr="00671C8B" w:rsidRDefault="00975CC4" w:rsidP="00166AF3">
            <w:pPr>
              <w:pStyle w:val="TableBody"/>
              <w:rPr>
                <w:b/>
              </w:rPr>
            </w:pPr>
            <w:r w:rsidRPr="00671C8B">
              <w:rPr>
                <w:b/>
              </w:rPr>
              <w:t>OK</w:t>
            </w:r>
          </w:p>
        </w:tc>
      </w:tr>
      <w:tr w:rsidR="00975CC4" w:rsidRPr="00671C8B" w14:paraId="2BB0117A" w14:textId="77777777" w:rsidTr="00166AF3">
        <w:trPr>
          <w:trHeight w:val="781"/>
        </w:trPr>
        <w:tc>
          <w:tcPr>
            <w:tcW w:w="1728" w:type="dxa"/>
          </w:tcPr>
          <w:p w14:paraId="481411EA" w14:textId="77777777" w:rsidR="00975CC4" w:rsidRPr="00671C8B" w:rsidRDefault="00975CC4" w:rsidP="00166AF3">
            <w:pPr>
              <w:pStyle w:val="TableBody"/>
              <w:rPr>
                <w:i/>
              </w:rPr>
            </w:pPr>
            <w:r w:rsidRPr="00671C8B">
              <w:rPr>
                <w:i/>
              </w:rPr>
              <w:t>Execute command</w:t>
            </w:r>
          </w:p>
          <w:p w14:paraId="450027A8" w14:textId="77777777" w:rsidR="00975CC4" w:rsidRPr="00671C8B" w:rsidRDefault="00975CC4" w:rsidP="00166AF3">
            <w:pPr>
              <w:pStyle w:val="TableBody"/>
            </w:pPr>
          </w:p>
          <w:p w14:paraId="31FE3638" w14:textId="77777777" w:rsidR="00975CC4" w:rsidRPr="00671C8B" w:rsidRDefault="00975CC4" w:rsidP="00166AF3">
            <w:pPr>
              <w:pStyle w:val="TableBody"/>
              <w:rPr>
                <w:u w:val="single"/>
              </w:rPr>
            </w:pPr>
            <w:r w:rsidRPr="00671C8B">
              <w:rPr>
                <w:u w:val="single"/>
              </w:rPr>
              <w:t>Syntax</w:t>
            </w:r>
          </w:p>
          <w:p w14:paraId="0072C230" w14:textId="77777777" w:rsidR="00975CC4" w:rsidRPr="00671C8B" w:rsidRDefault="00975CC4" w:rsidP="00166AF3">
            <w:pPr>
              <w:pStyle w:val="TableBody"/>
              <w:rPr>
                <w:b/>
              </w:rPr>
            </w:pPr>
            <w:r w:rsidRPr="00671C8B">
              <w:rPr>
                <w:b/>
              </w:rPr>
              <w:t>AT+GMI</w:t>
            </w:r>
          </w:p>
          <w:p w14:paraId="4D90559F" w14:textId="77777777" w:rsidR="00975CC4" w:rsidRPr="00671C8B" w:rsidRDefault="00975CC4" w:rsidP="00166AF3">
            <w:pPr>
              <w:pStyle w:val="TableBody"/>
            </w:pPr>
          </w:p>
        </w:tc>
        <w:tc>
          <w:tcPr>
            <w:tcW w:w="7560" w:type="dxa"/>
          </w:tcPr>
          <w:p w14:paraId="353198B8" w14:textId="77777777" w:rsidR="00975CC4" w:rsidRPr="00671C8B" w:rsidRDefault="00975CC4" w:rsidP="00166AF3">
            <w:pPr>
              <w:pStyle w:val="TableBody"/>
            </w:pPr>
          </w:p>
          <w:p w14:paraId="4ABC959F" w14:textId="77777777" w:rsidR="00975CC4" w:rsidRPr="00671C8B" w:rsidRDefault="00975CC4" w:rsidP="00166AF3">
            <w:pPr>
              <w:pStyle w:val="TableBody"/>
            </w:pPr>
          </w:p>
          <w:p w14:paraId="3FC4D93E" w14:textId="77777777" w:rsidR="00975CC4" w:rsidRPr="00671C8B" w:rsidRDefault="00975CC4" w:rsidP="00166AF3">
            <w:pPr>
              <w:pStyle w:val="TableBody"/>
              <w:rPr>
                <w:u w:val="single"/>
              </w:rPr>
            </w:pPr>
            <w:r w:rsidRPr="00671C8B">
              <w:rPr>
                <w:u w:val="single"/>
              </w:rPr>
              <w:t>Response</w:t>
            </w:r>
          </w:p>
          <w:p w14:paraId="7DCEE940" w14:textId="77777777" w:rsidR="00975CC4" w:rsidRPr="00671C8B" w:rsidRDefault="00975CC4" w:rsidP="00166AF3">
            <w:pPr>
              <w:pStyle w:val="TableBody"/>
              <w:rPr>
                <w:b/>
              </w:rPr>
            </w:pPr>
            <w:r w:rsidRPr="00671C8B">
              <w:rPr>
                <w:b/>
              </w:rPr>
              <w:t>(manufacturer identification text)</w:t>
            </w:r>
          </w:p>
          <w:p w14:paraId="05D73244" w14:textId="77777777" w:rsidR="00975CC4" w:rsidRPr="00671C8B" w:rsidRDefault="00975CC4" w:rsidP="00166AF3">
            <w:pPr>
              <w:pStyle w:val="TableBody"/>
            </w:pPr>
            <w:r w:rsidRPr="00671C8B">
              <w:rPr>
                <w:b/>
              </w:rPr>
              <w:t>OK</w:t>
            </w:r>
          </w:p>
        </w:tc>
      </w:tr>
      <w:tr w:rsidR="00975CC4" w:rsidRPr="00671C8B" w14:paraId="5C9A5D79" w14:textId="77777777" w:rsidTr="00166AF3">
        <w:trPr>
          <w:trHeight w:val="527"/>
        </w:trPr>
        <w:tc>
          <w:tcPr>
            <w:tcW w:w="1728" w:type="dxa"/>
          </w:tcPr>
          <w:p w14:paraId="1C9B46B2" w14:textId="77777777" w:rsidR="00975CC4" w:rsidRPr="00671C8B" w:rsidRDefault="00975CC4" w:rsidP="00166AF3">
            <w:pPr>
              <w:pStyle w:val="TableBody"/>
              <w:rPr>
                <w:u w:val="single"/>
              </w:rPr>
            </w:pPr>
            <w:r w:rsidRPr="00671C8B">
              <w:rPr>
                <w:u w:val="single"/>
              </w:rPr>
              <w:t>Reference</w:t>
            </w:r>
          </w:p>
          <w:p w14:paraId="0BF3D82F" w14:textId="77777777" w:rsidR="00975CC4" w:rsidRPr="00671C8B" w:rsidRDefault="00975CC4" w:rsidP="00166AF3">
            <w:pPr>
              <w:pStyle w:val="TableBody"/>
            </w:pPr>
            <w:r w:rsidRPr="00671C8B">
              <w:t>[27.007] § 5.1</w:t>
            </w:r>
          </w:p>
        </w:tc>
        <w:tc>
          <w:tcPr>
            <w:tcW w:w="7560" w:type="dxa"/>
          </w:tcPr>
          <w:p w14:paraId="24B93B6C" w14:textId="77777777" w:rsidR="00975CC4" w:rsidRPr="00671C8B" w:rsidRDefault="00975CC4" w:rsidP="00166AF3">
            <w:pPr>
              <w:pStyle w:val="TableBody"/>
              <w:rPr>
                <w:u w:val="single"/>
              </w:rPr>
            </w:pPr>
            <w:r>
              <w:rPr>
                <w:u w:val="single"/>
              </w:rPr>
              <w:t>Note</w:t>
            </w:r>
          </w:p>
          <w:p w14:paraId="7129687C" w14:textId="77777777" w:rsidR="00975CC4" w:rsidRPr="00F842D9" w:rsidRDefault="00975CC4" w:rsidP="00166AF3">
            <w:pPr>
              <w:pStyle w:val="TableBody"/>
            </w:pPr>
            <w:r w:rsidRPr="00AE3612">
              <w:t>This command is identical to AT+</w:t>
            </w:r>
            <w:r>
              <w:t>C</w:t>
            </w:r>
            <w:r w:rsidRPr="00AE3612">
              <w:t>GMI.</w:t>
            </w:r>
          </w:p>
        </w:tc>
      </w:tr>
      <w:tr w:rsidR="00975CC4" w:rsidRPr="00671C8B" w14:paraId="7CB3C0B6" w14:textId="77777777" w:rsidTr="00166AF3">
        <w:trPr>
          <w:trHeight w:val="527"/>
        </w:trPr>
        <w:tc>
          <w:tcPr>
            <w:tcW w:w="1728" w:type="dxa"/>
          </w:tcPr>
          <w:p w14:paraId="2900D1AF" w14:textId="77777777" w:rsidR="00975CC4" w:rsidRPr="00671C8B" w:rsidRDefault="00975CC4" w:rsidP="00166AF3">
            <w:pPr>
              <w:pStyle w:val="TableBody"/>
              <w:rPr>
                <w:u w:val="single"/>
              </w:rPr>
            </w:pPr>
            <w:r>
              <w:rPr>
                <w:u w:val="single"/>
              </w:rPr>
              <w:t>Example</w:t>
            </w:r>
          </w:p>
        </w:tc>
        <w:tc>
          <w:tcPr>
            <w:tcW w:w="7560" w:type="dxa"/>
          </w:tcPr>
          <w:p w14:paraId="1F79018A" w14:textId="77777777" w:rsidR="00975CC4" w:rsidRPr="00671C8B" w:rsidRDefault="00975CC4" w:rsidP="00166AF3">
            <w:pPr>
              <w:pStyle w:val="TableBody"/>
              <w:rPr>
                <w:b/>
              </w:rPr>
            </w:pPr>
            <w:r w:rsidRPr="00671C8B">
              <w:rPr>
                <w:b/>
              </w:rPr>
              <w:t>AT+GMI</w:t>
            </w:r>
          </w:p>
          <w:p w14:paraId="003CD23E" w14:textId="77777777" w:rsidR="00975CC4" w:rsidRPr="00671C8B" w:rsidRDefault="00975CC4" w:rsidP="00166AF3">
            <w:pPr>
              <w:pStyle w:val="TableBody"/>
              <w:rPr>
                <w:b/>
              </w:rPr>
            </w:pPr>
            <w:r w:rsidRPr="00671C8B">
              <w:rPr>
                <w:b/>
              </w:rPr>
              <w:t>Sierra Wireless</w:t>
            </w:r>
          </w:p>
          <w:p w14:paraId="385A5676" w14:textId="77777777" w:rsidR="00975CC4" w:rsidRPr="00671C8B" w:rsidRDefault="00975CC4" w:rsidP="00166AF3">
            <w:pPr>
              <w:pStyle w:val="TableBody"/>
              <w:rPr>
                <w:u w:val="single"/>
              </w:rPr>
            </w:pPr>
            <w:r w:rsidRPr="00671C8B">
              <w:rPr>
                <w:b/>
              </w:rPr>
              <w:t>OK</w:t>
            </w:r>
          </w:p>
        </w:tc>
      </w:tr>
    </w:tbl>
    <w:p w14:paraId="16F4F829" w14:textId="77777777" w:rsidR="00975CC4" w:rsidRPr="00671C8B" w:rsidRDefault="00975CC4" w:rsidP="0059466D">
      <w:pPr>
        <w:pStyle w:val="Heading2"/>
        <w:numPr>
          <w:ilvl w:val="1"/>
          <w:numId w:val="11"/>
        </w:numPr>
        <w:ind w:left="1080" w:hanging="1080"/>
      </w:pPr>
      <w:bookmarkStart w:id="1768" w:name="_Toc345081245"/>
      <w:bookmarkStart w:id="1769" w:name="_Toc349752992"/>
      <w:bookmarkStart w:id="1770" w:name="_Toc349753881"/>
      <w:bookmarkStart w:id="1771" w:name="_Ref366743850"/>
      <w:bookmarkStart w:id="1772" w:name="_Ref368559435"/>
      <w:bookmarkStart w:id="1773" w:name="_Ref368559437"/>
      <w:bookmarkStart w:id="1774" w:name="_Ref369079265"/>
      <w:bookmarkStart w:id="1775" w:name="_Toc368585949"/>
      <w:bookmarkStart w:id="1776" w:name="_Toc486251529"/>
      <w:bookmarkStart w:id="1777" w:name="_Toc489456510"/>
      <w:r w:rsidRPr="00671C8B">
        <w:lastRenderedPageBreak/>
        <w:t xml:space="preserve">+GMM Command: Request Model </w:t>
      </w:r>
      <w:bookmarkEnd w:id="1768"/>
      <w:r w:rsidRPr="00671C8B">
        <w:t>Identification</w:t>
      </w:r>
      <w:bookmarkEnd w:id="1769"/>
      <w:bookmarkEnd w:id="1770"/>
      <w:bookmarkEnd w:id="1771"/>
      <w:bookmarkEnd w:id="1772"/>
      <w:bookmarkEnd w:id="1773"/>
      <w:bookmarkEnd w:id="1774"/>
      <w:bookmarkEnd w:id="1775"/>
      <w:bookmarkEnd w:id="1776"/>
      <w:bookmarkEnd w:id="1777"/>
    </w:p>
    <w:tbl>
      <w:tblPr>
        <w:tblStyle w:val="TableSWIleft"/>
        <w:tblW w:w="9288" w:type="dxa"/>
        <w:tblLayout w:type="fixed"/>
        <w:tblLook w:val="04A0" w:firstRow="1" w:lastRow="0" w:firstColumn="1" w:lastColumn="0" w:noHBand="0" w:noVBand="1"/>
      </w:tblPr>
      <w:tblGrid>
        <w:gridCol w:w="1728"/>
        <w:gridCol w:w="7560"/>
      </w:tblGrid>
      <w:tr w:rsidR="00975CC4" w:rsidRPr="00671C8B" w14:paraId="29189FAA"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4EE1020E" w14:textId="03039125" w:rsidR="00975CC4" w:rsidRPr="00671C8B" w:rsidRDefault="00975CC4">
            <w:pPr>
              <w:pStyle w:val="TableRowHead"/>
              <w:spacing w:before="144" w:after="144"/>
            </w:pPr>
            <w:del w:id="1778" w:author="Alban Roche" w:date="2017-08-02T14:40:00Z">
              <w:r w:rsidDel="00F22490">
                <w:delText>HL7618, HL7618RD, HL7648, HL7650, HL7688, HL7690 and HL7692</w:delText>
              </w:r>
            </w:del>
            <w:ins w:id="1779" w:author="Alban Roche" w:date="2017-08-02T14:40:00Z">
              <w:r w:rsidR="00F22490">
                <w:t>HL7800</w:t>
              </w:r>
            </w:ins>
          </w:p>
        </w:tc>
      </w:tr>
      <w:tr w:rsidR="00975CC4" w:rsidRPr="00671C8B" w14:paraId="7FCE1C3F" w14:textId="77777777" w:rsidTr="00166AF3">
        <w:trPr>
          <w:trHeight w:val="1015"/>
        </w:trPr>
        <w:tc>
          <w:tcPr>
            <w:tcW w:w="1728" w:type="dxa"/>
          </w:tcPr>
          <w:p w14:paraId="30B208A9" w14:textId="77777777" w:rsidR="00975CC4" w:rsidRPr="00671C8B" w:rsidRDefault="00975CC4" w:rsidP="00166AF3">
            <w:pPr>
              <w:pStyle w:val="TableBody"/>
              <w:rPr>
                <w:i/>
              </w:rPr>
            </w:pPr>
            <w:r w:rsidRPr="00671C8B">
              <w:rPr>
                <w:i/>
              </w:rPr>
              <w:t>Test command</w:t>
            </w:r>
          </w:p>
          <w:p w14:paraId="3903154F" w14:textId="77777777" w:rsidR="00975CC4" w:rsidRPr="00671C8B" w:rsidRDefault="00975CC4" w:rsidP="00166AF3">
            <w:pPr>
              <w:pStyle w:val="TableBody"/>
            </w:pPr>
          </w:p>
          <w:p w14:paraId="46555057" w14:textId="77777777" w:rsidR="00975CC4" w:rsidRPr="00671C8B" w:rsidRDefault="00975CC4" w:rsidP="00166AF3">
            <w:pPr>
              <w:pStyle w:val="TableBody"/>
              <w:rPr>
                <w:u w:val="single"/>
              </w:rPr>
            </w:pPr>
            <w:r w:rsidRPr="00671C8B">
              <w:rPr>
                <w:u w:val="single"/>
              </w:rPr>
              <w:t>Syntax</w:t>
            </w:r>
          </w:p>
          <w:p w14:paraId="51F7EEE0" w14:textId="77777777" w:rsidR="00975CC4" w:rsidRPr="00671C8B" w:rsidRDefault="00975CC4" w:rsidP="00166AF3">
            <w:pPr>
              <w:pStyle w:val="TableBody"/>
              <w:rPr>
                <w:b/>
              </w:rPr>
            </w:pPr>
            <w:r w:rsidRPr="00671C8B">
              <w:rPr>
                <w:b/>
              </w:rPr>
              <w:t>AT+GMM=?</w:t>
            </w:r>
          </w:p>
        </w:tc>
        <w:tc>
          <w:tcPr>
            <w:tcW w:w="7560" w:type="dxa"/>
          </w:tcPr>
          <w:p w14:paraId="2F93D5FA" w14:textId="77777777" w:rsidR="00975CC4" w:rsidRPr="00671C8B" w:rsidRDefault="00975CC4" w:rsidP="00166AF3">
            <w:pPr>
              <w:pStyle w:val="TableBody"/>
            </w:pPr>
          </w:p>
          <w:p w14:paraId="5584A00D" w14:textId="77777777" w:rsidR="00975CC4" w:rsidRPr="00671C8B" w:rsidRDefault="00975CC4" w:rsidP="00166AF3">
            <w:pPr>
              <w:pStyle w:val="TableBody"/>
            </w:pPr>
          </w:p>
          <w:p w14:paraId="5BFCF075" w14:textId="77777777" w:rsidR="00975CC4" w:rsidRPr="00671C8B" w:rsidRDefault="00975CC4" w:rsidP="00166AF3">
            <w:pPr>
              <w:pStyle w:val="TableBody"/>
              <w:rPr>
                <w:u w:val="single"/>
              </w:rPr>
            </w:pPr>
            <w:r w:rsidRPr="00671C8B">
              <w:rPr>
                <w:u w:val="single"/>
              </w:rPr>
              <w:t>Response</w:t>
            </w:r>
          </w:p>
          <w:p w14:paraId="11A19B43" w14:textId="77777777" w:rsidR="00975CC4" w:rsidRPr="00671C8B" w:rsidRDefault="00975CC4" w:rsidP="00166AF3">
            <w:pPr>
              <w:pStyle w:val="TableBody"/>
              <w:rPr>
                <w:b/>
              </w:rPr>
            </w:pPr>
            <w:r w:rsidRPr="00671C8B">
              <w:rPr>
                <w:b/>
              </w:rPr>
              <w:t>OK</w:t>
            </w:r>
          </w:p>
        </w:tc>
      </w:tr>
      <w:tr w:rsidR="00975CC4" w:rsidRPr="00671C8B" w14:paraId="17B4A203" w14:textId="77777777" w:rsidTr="00166AF3">
        <w:trPr>
          <w:trHeight w:val="781"/>
        </w:trPr>
        <w:tc>
          <w:tcPr>
            <w:tcW w:w="1728" w:type="dxa"/>
          </w:tcPr>
          <w:p w14:paraId="211EA4F5" w14:textId="77777777" w:rsidR="00975CC4" w:rsidRPr="00671C8B" w:rsidRDefault="00975CC4" w:rsidP="00166AF3">
            <w:pPr>
              <w:pStyle w:val="TableBody"/>
              <w:rPr>
                <w:i/>
              </w:rPr>
            </w:pPr>
            <w:r w:rsidRPr="00671C8B">
              <w:rPr>
                <w:i/>
              </w:rPr>
              <w:t>Execute command</w:t>
            </w:r>
          </w:p>
          <w:p w14:paraId="2FAB1F73" w14:textId="77777777" w:rsidR="00975CC4" w:rsidRPr="00671C8B" w:rsidRDefault="00975CC4" w:rsidP="00166AF3">
            <w:pPr>
              <w:pStyle w:val="TableBody"/>
            </w:pPr>
          </w:p>
          <w:p w14:paraId="52E24D74" w14:textId="77777777" w:rsidR="00975CC4" w:rsidRPr="00671C8B" w:rsidRDefault="00975CC4" w:rsidP="00166AF3">
            <w:pPr>
              <w:pStyle w:val="TableBody"/>
              <w:rPr>
                <w:u w:val="single"/>
              </w:rPr>
            </w:pPr>
            <w:r w:rsidRPr="00671C8B">
              <w:rPr>
                <w:u w:val="single"/>
              </w:rPr>
              <w:t>Syntax</w:t>
            </w:r>
          </w:p>
          <w:p w14:paraId="4EC22A57" w14:textId="77777777" w:rsidR="00975CC4" w:rsidRPr="00671C8B" w:rsidRDefault="00975CC4" w:rsidP="00166AF3">
            <w:pPr>
              <w:pStyle w:val="TableBody"/>
              <w:rPr>
                <w:b/>
              </w:rPr>
            </w:pPr>
            <w:r w:rsidRPr="00671C8B">
              <w:rPr>
                <w:b/>
              </w:rPr>
              <w:t>AT+GMM</w:t>
            </w:r>
          </w:p>
          <w:p w14:paraId="09DF2539" w14:textId="77777777" w:rsidR="00975CC4" w:rsidRPr="00671C8B" w:rsidRDefault="00975CC4" w:rsidP="00166AF3">
            <w:pPr>
              <w:pStyle w:val="TableBody"/>
            </w:pPr>
          </w:p>
        </w:tc>
        <w:tc>
          <w:tcPr>
            <w:tcW w:w="7560" w:type="dxa"/>
          </w:tcPr>
          <w:p w14:paraId="50A3B879" w14:textId="77777777" w:rsidR="00975CC4" w:rsidRPr="00671C8B" w:rsidRDefault="00975CC4" w:rsidP="00166AF3">
            <w:pPr>
              <w:pStyle w:val="TableBody"/>
            </w:pPr>
          </w:p>
          <w:p w14:paraId="33E8DFB6" w14:textId="77777777" w:rsidR="00975CC4" w:rsidRPr="00671C8B" w:rsidRDefault="00975CC4" w:rsidP="00166AF3">
            <w:pPr>
              <w:pStyle w:val="TableBody"/>
            </w:pPr>
          </w:p>
          <w:p w14:paraId="07DB1639" w14:textId="77777777" w:rsidR="00975CC4" w:rsidRPr="00671C8B" w:rsidRDefault="00975CC4" w:rsidP="00166AF3">
            <w:pPr>
              <w:pStyle w:val="TableBody"/>
              <w:rPr>
                <w:u w:val="single"/>
              </w:rPr>
            </w:pPr>
            <w:r w:rsidRPr="00671C8B">
              <w:rPr>
                <w:u w:val="single"/>
              </w:rPr>
              <w:t>Response</w:t>
            </w:r>
          </w:p>
          <w:p w14:paraId="7AF038A8" w14:textId="77777777" w:rsidR="00975CC4" w:rsidRPr="00671C8B" w:rsidRDefault="00975CC4" w:rsidP="00166AF3">
            <w:pPr>
              <w:pStyle w:val="TableBody"/>
              <w:rPr>
                <w:b/>
              </w:rPr>
            </w:pPr>
            <w:r w:rsidRPr="00671C8B">
              <w:rPr>
                <w:b/>
              </w:rPr>
              <w:t>&lt;model&gt;</w:t>
            </w:r>
          </w:p>
          <w:p w14:paraId="6CBA8ED2" w14:textId="77777777" w:rsidR="00975CC4" w:rsidRPr="00671C8B" w:rsidRDefault="00975CC4" w:rsidP="00166AF3">
            <w:pPr>
              <w:pStyle w:val="TableBody"/>
              <w:rPr>
                <w:b/>
              </w:rPr>
            </w:pPr>
            <w:r w:rsidRPr="00671C8B">
              <w:rPr>
                <w:b/>
              </w:rPr>
              <w:t>OK</w:t>
            </w:r>
          </w:p>
          <w:p w14:paraId="4C060FFD" w14:textId="77777777" w:rsidR="00975CC4" w:rsidRPr="00671C8B" w:rsidRDefault="00975CC4" w:rsidP="00166AF3">
            <w:pPr>
              <w:pStyle w:val="TableBody"/>
              <w:rPr>
                <w:b/>
              </w:rPr>
            </w:pPr>
          </w:p>
          <w:p w14:paraId="1FA046F0" w14:textId="77777777" w:rsidR="00975CC4" w:rsidRPr="00671C8B" w:rsidRDefault="00975CC4" w:rsidP="00166AF3">
            <w:pPr>
              <w:pStyle w:val="TableBody"/>
              <w:rPr>
                <w:u w:val="single"/>
              </w:rPr>
            </w:pPr>
            <w:r w:rsidRPr="00671C8B">
              <w:rPr>
                <w:u w:val="single"/>
              </w:rPr>
              <w:t>Parameter</w:t>
            </w:r>
          </w:p>
          <w:p w14:paraId="62CE197C" w14:textId="77777777" w:rsidR="00975CC4" w:rsidRPr="00671C8B" w:rsidRDefault="00975CC4" w:rsidP="00166AF3">
            <w:pPr>
              <w:pStyle w:val="TableBody"/>
            </w:pPr>
            <w:r w:rsidRPr="00671C8B">
              <w:rPr>
                <w:b/>
              </w:rPr>
              <w:t>&lt;mode&gt;</w:t>
            </w:r>
            <w:r w:rsidRPr="00671C8B">
              <w:tab/>
              <w:t>Model identifier</w:t>
            </w:r>
          </w:p>
        </w:tc>
      </w:tr>
      <w:tr w:rsidR="00975CC4" w:rsidRPr="00671C8B" w14:paraId="5833D28C" w14:textId="77777777" w:rsidTr="00166AF3">
        <w:trPr>
          <w:trHeight w:val="525"/>
        </w:trPr>
        <w:tc>
          <w:tcPr>
            <w:tcW w:w="1728" w:type="dxa"/>
          </w:tcPr>
          <w:p w14:paraId="07B7F927" w14:textId="77777777" w:rsidR="00975CC4" w:rsidRPr="00EF7508" w:rsidRDefault="00975CC4" w:rsidP="00166AF3">
            <w:pPr>
              <w:pStyle w:val="TableBody"/>
              <w:rPr>
                <w:u w:val="single"/>
              </w:rPr>
            </w:pPr>
            <w:r w:rsidRPr="00EF7508">
              <w:rPr>
                <w:u w:val="single"/>
              </w:rPr>
              <w:t>Reference</w:t>
            </w:r>
          </w:p>
          <w:p w14:paraId="37DDF927" w14:textId="77777777" w:rsidR="00975CC4" w:rsidRPr="00A34BEC" w:rsidRDefault="00975CC4" w:rsidP="00166AF3">
            <w:pPr>
              <w:pStyle w:val="TableBody"/>
              <w:rPr>
                <w:highlight w:val="yellow"/>
              </w:rPr>
            </w:pPr>
            <w:r w:rsidRPr="00EF7508">
              <w:t>[27.007] § 5.2</w:t>
            </w:r>
          </w:p>
        </w:tc>
        <w:tc>
          <w:tcPr>
            <w:tcW w:w="7560" w:type="dxa"/>
          </w:tcPr>
          <w:p w14:paraId="59AC188B" w14:textId="77777777" w:rsidR="00975CC4" w:rsidRPr="00EF7508" w:rsidRDefault="00975CC4" w:rsidP="00166AF3">
            <w:pPr>
              <w:pStyle w:val="TableBody"/>
            </w:pPr>
            <w:r>
              <w:rPr>
                <w:u w:val="single"/>
              </w:rPr>
              <w:t>Note</w:t>
            </w:r>
          </w:p>
          <w:p w14:paraId="3A36825C" w14:textId="77777777" w:rsidR="00975CC4" w:rsidRPr="00F842D9" w:rsidRDefault="00975CC4" w:rsidP="00166AF3">
            <w:pPr>
              <w:pStyle w:val="TableBody"/>
            </w:pPr>
            <w:r w:rsidRPr="00AE3612">
              <w:t>This command is identical to AT+CGMM, ATI and ATI0.</w:t>
            </w:r>
          </w:p>
        </w:tc>
      </w:tr>
      <w:tr w:rsidR="00975CC4" w:rsidRPr="00671C8B" w14:paraId="1147A06A" w14:textId="77777777" w:rsidTr="00166AF3">
        <w:trPr>
          <w:trHeight w:val="525"/>
        </w:trPr>
        <w:tc>
          <w:tcPr>
            <w:tcW w:w="1728" w:type="dxa"/>
          </w:tcPr>
          <w:p w14:paraId="57211781" w14:textId="77777777" w:rsidR="00975CC4" w:rsidRPr="00EF7508" w:rsidRDefault="00975CC4" w:rsidP="00166AF3">
            <w:pPr>
              <w:pStyle w:val="TableBody"/>
              <w:rPr>
                <w:u w:val="single"/>
              </w:rPr>
            </w:pPr>
            <w:r>
              <w:rPr>
                <w:u w:val="single"/>
              </w:rPr>
              <w:t>Example</w:t>
            </w:r>
          </w:p>
        </w:tc>
        <w:tc>
          <w:tcPr>
            <w:tcW w:w="7560" w:type="dxa"/>
          </w:tcPr>
          <w:p w14:paraId="2B8F971E" w14:textId="77777777" w:rsidR="00975CC4" w:rsidRPr="00EF7508" w:rsidRDefault="00975CC4" w:rsidP="00166AF3">
            <w:pPr>
              <w:pStyle w:val="TableBody"/>
              <w:rPr>
                <w:b/>
              </w:rPr>
            </w:pPr>
            <w:r w:rsidRPr="00EF7508">
              <w:rPr>
                <w:b/>
              </w:rPr>
              <w:t>AT+GMM</w:t>
            </w:r>
          </w:p>
          <w:p w14:paraId="3EA518EA" w14:textId="52948221" w:rsidR="00975CC4" w:rsidRPr="00EF7508" w:rsidRDefault="00975CC4" w:rsidP="00166AF3">
            <w:pPr>
              <w:pStyle w:val="TableBody"/>
              <w:rPr>
                <w:b/>
              </w:rPr>
            </w:pPr>
            <w:r w:rsidRPr="00EF7508">
              <w:rPr>
                <w:b/>
              </w:rPr>
              <w:t>HL7</w:t>
            </w:r>
            <w:r w:rsidR="007A2E0B">
              <w:rPr>
                <w:b/>
              </w:rPr>
              <w:t>800</w:t>
            </w:r>
            <w:r w:rsidRPr="00EF7508">
              <w:tab/>
            </w:r>
            <w:r w:rsidRPr="00EF7508">
              <w:tab/>
              <w:t xml:space="preserve">//When using an </w:t>
            </w:r>
            <w:r w:rsidR="007A2E0B">
              <w:t>HL7800</w:t>
            </w:r>
            <w:r w:rsidRPr="00EF7508">
              <w:t xml:space="preserve"> module</w:t>
            </w:r>
          </w:p>
          <w:p w14:paraId="5EB999A1" w14:textId="77777777" w:rsidR="00975CC4" w:rsidRPr="00EF7508" w:rsidRDefault="00975CC4" w:rsidP="00166AF3">
            <w:pPr>
              <w:pStyle w:val="TableBody"/>
              <w:rPr>
                <w:u w:val="single"/>
              </w:rPr>
            </w:pPr>
            <w:r w:rsidRPr="00EF7508">
              <w:rPr>
                <w:b/>
              </w:rPr>
              <w:t>OK</w:t>
            </w:r>
          </w:p>
        </w:tc>
      </w:tr>
    </w:tbl>
    <w:p w14:paraId="03E1BDB5" w14:textId="77777777" w:rsidR="00975CC4" w:rsidRPr="00671C8B" w:rsidRDefault="00975CC4" w:rsidP="0059466D">
      <w:pPr>
        <w:pStyle w:val="Heading2"/>
        <w:numPr>
          <w:ilvl w:val="1"/>
          <w:numId w:val="11"/>
        </w:numPr>
        <w:ind w:left="1080" w:hanging="1080"/>
      </w:pPr>
      <w:bookmarkStart w:id="1780" w:name="_Toc369683861"/>
      <w:bookmarkStart w:id="1781" w:name="_Toc345081246"/>
      <w:bookmarkStart w:id="1782" w:name="_Toc349752993"/>
      <w:bookmarkStart w:id="1783" w:name="_Toc349753882"/>
      <w:bookmarkStart w:id="1784" w:name="_Ref366743860"/>
      <w:bookmarkStart w:id="1785" w:name="_Ref368559545"/>
      <w:bookmarkStart w:id="1786" w:name="_Ref368559548"/>
      <w:bookmarkStart w:id="1787" w:name="_Ref369079272"/>
      <w:bookmarkStart w:id="1788" w:name="_Toc368585950"/>
      <w:bookmarkStart w:id="1789" w:name="_Toc486251530"/>
      <w:bookmarkStart w:id="1790" w:name="_Toc489456511"/>
      <w:bookmarkEnd w:id="1780"/>
      <w:r w:rsidRPr="00671C8B">
        <w:t xml:space="preserve">+GMR Command: Request Revision </w:t>
      </w:r>
      <w:bookmarkEnd w:id="1781"/>
      <w:r w:rsidRPr="00671C8B">
        <w:t>Identification</w:t>
      </w:r>
      <w:bookmarkEnd w:id="1782"/>
      <w:bookmarkEnd w:id="1783"/>
      <w:bookmarkEnd w:id="1784"/>
      <w:bookmarkEnd w:id="1785"/>
      <w:bookmarkEnd w:id="1786"/>
      <w:bookmarkEnd w:id="1787"/>
      <w:bookmarkEnd w:id="1788"/>
      <w:bookmarkEnd w:id="1789"/>
      <w:bookmarkEnd w:id="1790"/>
    </w:p>
    <w:tbl>
      <w:tblPr>
        <w:tblStyle w:val="TableSWIleft"/>
        <w:tblW w:w="9288" w:type="dxa"/>
        <w:tblLayout w:type="fixed"/>
        <w:tblLook w:val="04A0" w:firstRow="1" w:lastRow="0" w:firstColumn="1" w:lastColumn="0" w:noHBand="0" w:noVBand="1"/>
      </w:tblPr>
      <w:tblGrid>
        <w:gridCol w:w="1728"/>
        <w:gridCol w:w="7560"/>
      </w:tblGrid>
      <w:tr w:rsidR="00975CC4" w:rsidRPr="00671C8B" w14:paraId="16C01679"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063768E7" w14:textId="3AE3E64C" w:rsidR="00975CC4" w:rsidRPr="00671C8B" w:rsidRDefault="00975CC4">
            <w:pPr>
              <w:pStyle w:val="TableRowHead"/>
              <w:spacing w:before="144" w:after="144"/>
            </w:pPr>
            <w:del w:id="1791" w:author="Alban Roche" w:date="2017-08-02T14:40:00Z">
              <w:r w:rsidDel="00F22490">
                <w:rPr>
                  <w:lang w:eastAsia="zh-CN"/>
                </w:rPr>
                <w:delText xml:space="preserve">HL7618, HL7618RD, </w:delText>
              </w:r>
              <w:r w:rsidDel="00F22490">
                <w:delText xml:space="preserve">HL7648, HL7650, HL7688, </w:delText>
              </w:r>
              <w:r w:rsidDel="00F22490">
                <w:rPr>
                  <w:lang w:eastAsia="zh-CN"/>
                </w:rPr>
                <w:delText>HL7690 and HL7692</w:delText>
              </w:r>
            </w:del>
            <w:ins w:id="1792" w:author="Alban Roche" w:date="2017-08-02T14:40:00Z">
              <w:r w:rsidR="00F22490">
                <w:rPr>
                  <w:lang w:eastAsia="zh-CN"/>
                </w:rPr>
                <w:t>HL7800</w:t>
              </w:r>
            </w:ins>
          </w:p>
        </w:tc>
      </w:tr>
      <w:tr w:rsidR="00975CC4" w:rsidRPr="00671C8B" w14:paraId="02998C75" w14:textId="77777777" w:rsidTr="00166AF3">
        <w:trPr>
          <w:trHeight w:val="108"/>
        </w:trPr>
        <w:tc>
          <w:tcPr>
            <w:tcW w:w="1728" w:type="dxa"/>
          </w:tcPr>
          <w:p w14:paraId="622AEE68" w14:textId="77777777" w:rsidR="00975CC4" w:rsidRPr="00671C8B" w:rsidRDefault="00975CC4" w:rsidP="00166AF3">
            <w:pPr>
              <w:pStyle w:val="TableBody"/>
              <w:rPr>
                <w:i/>
              </w:rPr>
            </w:pPr>
            <w:r w:rsidRPr="00671C8B">
              <w:rPr>
                <w:i/>
              </w:rPr>
              <w:t>Test command</w:t>
            </w:r>
          </w:p>
          <w:p w14:paraId="2408EC71" w14:textId="77777777" w:rsidR="00975CC4" w:rsidRPr="00671C8B" w:rsidRDefault="00975CC4" w:rsidP="00166AF3">
            <w:pPr>
              <w:pStyle w:val="TableBody"/>
            </w:pPr>
          </w:p>
          <w:p w14:paraId="05636AAB" w14:textId="77777777" w:rsidR="00975CC4" w:rsidRPr="00671C8B" w:rsidRDefault="00975CC4" w:rsidP="00166AF3">
            <w:pPr>
              <w:pStyle w:val="TableBody"/>
              <w:rPr>
                <w:u w:val="single"/>
              </w:rPr>
            </w:pPr>
            <w:r w:rsidRPr="00671C8B">
              <w:rPr>
                <w:u w:val="single"/>
              </w:rPr>
              <w:t>Syntax</w:t>
            </w:r>
          </w:p>
          <w:p w14:paraId="51FFDDC3" w14:textId="77777777" w:rsidR="00975CC4" w:rsidRPr="00671C8B" w:rsidRDefault="00975CC4" w:rsidP="00166AF3">
            <w:pPr>
              <w:pStyle w:val="TableBody"/>
            </w:pPr>
            <w:r w:rsidRPr="00671C8B">
              <w:rPr>
                <w:b/>
              </w:rPr>
              <w:t>AT+GMR=?</w:t>
            </w:r>
          </w:p>
        </w:tc>
        <w:tc>
          <w:tcPr>
            <w:tcW w:w="7560" w:type="dxa"/>
          </w:tcPr>
          <w:p w14:paraId="5FEB7228" w14:textId="77777777" w:rsidR="00975CC4" w:rsidRPr="00671C8B" w:rsidRDefault="00975CC4" w:rsidP="00166AF3">
            <w:pPr>
              <w:pStyle w:val="TableBody"/>
            </w:pPr>
          </w:p>
          <w:p w14:paraId="66874D15" w14:textId="77777777" w:rsidR="00975CC4" w:rsidRPr="00671C8B" w:rsidRDefault="00975CC4" w:rsidP="00166AF3">
            <w:pPr>
              <w:pStyle w:val="TableBody"/>
            </w:pPr>
          </w:p>
          <w:p w14:paraId="6FA515B0" w14:textId="77777777" w:rsidR="00975CC4" w:rsidRPr="00671C8B" w:rsidRDefault="00975CC4" w:rsidP="00166AF3">
            <w:pPr>
              <w:pStyle w:val="TableBody"/>
              <w:rPr>
                <w:u w:val="single"/>
              </w:rPr>
            </w:pPr>
            <w:r w:rsidRPr="00671C8B">
              <w:rPr>
                <w:u w:val="single"/>
              </w:rPr>
              <w:t>Response</w:t>
            </w:r>
          </w:p>
          <w:p w14:paraId="2B3DF2D5" w14:textId="77777777" w:rsidR="00975CC4" w:rsidRPr="00671C8B" w:rsidRDefault="00975CC4" w:rsidP="00166AF3">
            <w:pPr>
              <w:pStyle w:val="TableBody"/>
            </w:pPr>
            <w:r w:rsidRPr="00671C8B">
              <w:rPr>
                <w:b/>
              </w:rPr>
              <w:t>OK</w:t>
            </w:r>
          </w:p>
        </w:tc>
      </w:tr>
      <w:tr w:rsidR="00975CC4" w:rsidRPr="00671C8B" w14:paraId="140BD2F3" w14:textId="77777777" w:rsidTr="00166AF3">
        <w:trPr>
          <w:trHeight w:val="781"/>
        </w:trPr>
        <w:tc>
          <w:tcPr>
            <w:tcW w:w="1728" w:type="dxa"/>
          </w:tcPr>
          <w:p w14:paraId="57AE0506" w14:textId="77777777" w:rsidR="00975CC4" w:rsidRPr="00671C8B" w:rsidRDefault="00975CC4" w:rsidP="00166AF3">
            <w:pPr>
              <w:pStyle w:val="TableBody"/>
              <w:rPr>
                <w:i/>
              </w:rPr>
            </w:pPr>
            <w:r w:rsidRPr="00671C8B">
              <w:rPr>
                <w:i/>
              </w:rPr>
              <w:t>Execute command</w:t>
            </w:r>
          </w:p>
          <w:p w14:paraId="4A038A94" w14:textId="77777777" w:rsidR="00975CC4" w:rsidRPr="00671C8B" w:rsidRDefault="00975CC4" w:rsidP="00166AF3">
            <w:pPr>
              <w:pStyle w:val="TableBody"/>
            </w:pPr>
          </w:p>
          <w:p w14:paraId="04E8209E" w14:textId="77777777" w:rsidR="00975CC4" w:rsidRPr="00671C8B" w:rsidRDefault="00975CC4" w:rsidP="00166AF3">
            <w:pPr>
              <w:pStyle w:val="TableBody"/>
              <w:rPr>
                <w:u w:val="single"/>
              </w:rPr>
            </w:pPr>
            <w:r w:rsidRPr="00671C8B">
              <w:rPr>
                <w:u w:val="single"/>
              </w:rPr>
              <w:t>Syntax</w:t>
            </w:r>
          </w:p>
          <w:p w14:paraId="58380080" w14:textId="77777777" w:rsidR="00975CC4" w:rsidRPr="00671C8B" w:rsidRDefault="00975CC4" w:rsidP="00166AF3">
            <w:pPr>
              <w:pStyle w:val="TableBody"/>
              <w:rPr>
                <w:b/>
              </w:rPr>
            </w:pPr>
            <w:r w:rsidRPr="00671C8B">
              <w:rPr>
                <w:b/>
              </w:rPr>
              <w:t>AT+GMR</w:t>
            </w:r>
          </w:p>
          <w:p w14:paraId="777803B1" w14:textId="77777777" w:rsidR="00975CC4" w:rsidRPr="00671C8B" w:rsidRDefault="00975CC4" w:rsidP="00166AF3">
            <w:pPr>
              <w:pStyle w:val="TableBody"/>
            </w:pPr>
          </w:p>
        </w:tc>
        <w:tc>
          <w:tcPr>
            <w:tcW w:w="7560" w:type="dxa"/>
          </w:tcPr>
          <w:p w14:paraId="52328B4B" w14:textId="77777777" w:rsidR="00975CC4" w:rsidRPr="00671C8B" w:rsidRDefault="00975CC4" w:rsidP="00166AF3">
            <w:pPr>
              <w:pStyle w:val="TableBody"/>
            </w:pPr>
          </w:p>
          <w:p w14:paraId="7816AEF5" w14:textId="77777777" w:rsidR="00975CC4" w:rsidRPr="00671C8B" w:rsidRDefault="00975CC4" w:rsidP="00166AF3">
            <w:pPr>
              <w:pStyle w:val="TableBody"/>
            </w:pPr>
          </w:p>
          <w:p w14:paraId="1942F0BB" w14:textId="77777777" w:rsidR="00975CC4" w:rsidRPr="00671C8B" w:rsidRDefault="00975CC4" w:rsidP="00166AF3">
            <w:pPr>
              <w:pStyle w:val="TableBody"/>
              <w:rPr>
                <w:u w:val="single"/>
              </w:rPr>
            </w:pPr>
            <w:r w:rsidRPr="00671C8B">
              <w:rPr>
                <w:u w:val="single"/>
              </w:rPr>
              <w:t>Response</w:t>
            </w:r>
          </w:p>
          <w:p w14:paraId="3819F600" w14:textId="77777777" w:rsidR="00975CC4" w:rsidRPr="00671C8B" w:rsidRDefault="00975CC4" w:rsidP="00166AF3">
            <w:pPr>
              <w:pStyle w:val="TableBody"/>
              <w:rPr>
                <w:b/>
              </w:rPr>
            </w:pPr>
            <w:r w:rsidRPr="00671C8B">
              <w:rPr>
                <w:b/>
              </w:rPr>
              <w:t>(model revision identification text)</w:t>
            </w:r>
          </w:p>
          <w:p w14:paraId="56FF1D17" w14:textId="77777777" w:rsidR="00975CC4" w:rsidRPr="00671C8B" w:rsidRDefault="00975CC4" w:rsidP="00166AF3">
            <w:pPr>
              <w:pStyle w:val="TableBody"/>
            </w:pPr>
            <w:r w:rsidRPr="00671C8B">
              <w:rPr>
                <w:b/>
              </w:rPr>
              <w:t>OK</w:t>
            </w:r>
          </w:p>
        </w:tc>
      </w:tr>
      <w:tr w:rsidR="00975CC4" w:rsidRPr="00671C8B" w14:paraId="3AE6F4D8" w14:textId="77777777" w:rsidTr="00166AF3">
        <w:trPr>
          <w:trHeight w:val="527"/>
        </w:trPr>
        <w:tc>
          <w:tcPr>
            <w:tcW w:w="1728" w:type="dxa"/>
          </w:tcPr>
          <w:p w14:paraId="24A874B8" w14:textId="77777777" w:rsidR="00975CC4" w:rsidRPr="00671C8B" w:rsidRDefault="00975CC4" w:rsidP="00166AF3">
            <w:pPr>
              <w:pStyle w:val="TableBody"/>
              <w:rPr>
                <w:u w:val="single"/>
              </w:rPr>
            </w:pPr>
            <w:r w:rsidRPr="00671C8B">
              <w:rPr>
                <w:u w:val="single"/>
              </w:rPr>
              <w:t>Reference</w:t>
            </w:r>
          </w:p>
          <w:p w14:paraId="6D927269" w14:textId="77777777" w:rsidR="00975CC4" w:rsidRPr="00671C8B" w:rsidRDefault="00975CC4" w:rsidP="00166AF3">
            <w:pPr>
              <w:pStyle w:val="TableBody"/>
              <w:rPr>
                <w:u w:val="single"/>
              </w:rPr>
            </w:pPr>
            <w:r w:rsidRPr="00671C8B">
              <w:t>[27.007] § 5.3</w:t>
            </w:r>
          </w:p>
        </w:tc>
        <w:tc>
          <w:tcPr>
            <w:tcW w:w="7560" w:type="dxa"/>
          </w:tcPr>
          <w:p w14:paraId="263C0F7F" w14:textId="77777777" w:rsidR="00975CC4" w:rsidRDefault="00975CC4" w:rsidP="00166AF3">
            <w:pPr>
              <w:pStyle w:val="TableBody"/>
              <w:rPr>
                <w:u w:val="single"/>
              </w:rPr>
            </w:pPr>
            <w:r>
              <w:rPr>
                <w:u w:val="single"/>
              </w:rPr>
              <w:t>Note</w:t>
            </w:r>
          </w:p>
          <w:p w14:paraId="692B3D99" w14:textId="77777777" w:rsidR="00975CC4" w:rsidRPr="00F842D9" w:rsidRDefault="00975CC4" w:rsidP="00166AF3">
            <w:pPr>
              <w:pStyle w:val="TableBody"/>
              <w:rPr>
                <w:highlight w:val="yellow"/>
              </w:rPr>
            </w:pPr>
            <w:r w:rsidRPr="00AE3612">
              <w:t>This command is identical to ATI3 and AT+CGMR.</w:t>
            </w:r>
          </w:p>
        </w:tc>
      </w:tr>
      <w:tr w:rsidR="00975CC4" w:rsidRPr="00671C8B" w14:paraId="50C6B4A9" w14:textId="77777777" w:rsidTr="00166AF3">
        <w:trPr>
          <w:trHeight w:val="527"/>
        </w:trPr>
        <w:tc>
          <w:tcPr>
            <w:tcW w:w="1728" w:type="dxa"/>
          </w:tcPr>
          <w:p w14:paraId="494BC947" w14:textId="77777777" w:rsidR="00975CC4" w:rsidRPr="00671C8B" w:rsidRDefault="00975CC4" w:rsidP="00166AF3">
            <w:pPr>
              <w:pStyle w:val="TableBody"/>
              <w:rPr>
                <w:u w:val="single"/>
              </w:rPr>
            </w:pPr>
            <w:r>
              <w:rPr>
                <w:u w:val="single"/>
              </w:rPr>
              <w:t>Examples</w:t>
            </w:r>
          </w:p>
        </w:tc>
        <w:tc>
          <w:tcPr>
            <w:tcW w:w="7560" w:type="dxa"/>
          </w:tcPr>
          <w:p w14:paraId="7B757537" w14:textId="77777777" w:rsidR="00975CC4" w:rsidRPr="00F47BEA" w:rsidRDefault="00975CC4" w:rsidP="00166AF3">
            <w:pPr>
              <w:pStyle w:val="TableBody"/>
              <w:rPr>
                <w:b/>
              </w:rPr>
            </w:pPr>
            <w:r w:rsidRPr="00F47BEA">
              <w:rPr>
                <w:b/>
              </w:rPr>
              <w:t>AT+CGMR</w:t>
            </w:r>
          </w:p>
          <w:p w14:paraId="641EC9AC" w14:textId="570BF5CD" w:rsidR="00975CC4" w:rsidRPr="00F47BEA" w:rsidRDefault="007A2E0B" w:rsidP="00166AF3">
            <w:pPr>
              <w:pStyle w:val="TableBody"/>
              <w:rPr>
                <w:b/>
              </w:rPr>
            </w:pPr>
            <w:r>
              <w:rPr>
                <w:b/>
              </w:rPr>
              <w:t>?</w:t>
            </w:r>
          </w:p>
          <w:p w14:paraId="0C2BADB8" w14:textId="77777777" w:rsidR="00975CC4" w:rsidRPr="00F47BEA" w:rsidRDefault="00975CC4" w:rsidP="00166AF3">
            <w:pPr>
              <w:pStyle w:val="TableBody"/>
              <w:rPr>
                <w:b/>
              </w:rPr>
            </w:pPr>
            <w:r w:rsidRPr="00F47BEA">
              <w:rPr>
                <w:b/>
              </w:rPr>
              <w:t>OK</w:t>
            </w:r>
          </w:p>
          <w:p w14:paraId="02B42458" w14:textId="77777777" w:rsidR="00975CC4" w:rsidRDefault="00975CC4" w:rsidP="00166AF3">
            <w:pPr>
              <w:pStyle w:val="TableBody"/>
            </w:pPr>
          </w:p>
          <w:p w14:paraId="53E2F5CC" w14:textId="77777777" w:rsidR="00975CC4" w:rsidRPr="00F47BEA" w:rsidRDefault="00975CC4" w:rsidP="00166AF3">
            <w:pPr>
              <w:pStyle w:val="TableBody"/>
              <w:rPr>
                <w:b/>
              </w:rPr>
            </w:pPr>
            <w:r w:rsidRPr="00F47BEA">
              <w:rPr>
                <w:b/>
              </w:rPr>
              <w:t>AT+CGMR</w:t>
            </w:r>
          </w:p>
          <w:p w14:paraId="44FC64EF" w14:textId="2104A818" w:rsidR="00975CC4" w:rsidRDefault="007A2E0B" w:rsidP="00166AF3">
            <w:pPr>
              <w:pStyle w:val="TableBody"/>
              <w:rPr>
                <w:b/>
              </w:rPr>
            </w:pPr>
            <w:r>
              <w:rPr>
                <w:b/>
              </w:rPr>
              <w:t>?</w:t>
            </w:r>
          </w:p>
          <w:p w14:paraId="21B8FCCB" w14:textId="77777777" w:rsidR="00975CC4" w:rsidRDefault="00975CC4" w:rsidP="00166AF3">
            <w:pPr>
              <w:pStyle w:val="TableBody"/>
              <w:rPr>
                <w:u w:val="single"/>
              </w:rPr>
            </w:pPr>
            <w:r>
              <w:rPr>
                <w:b/>
              </w:rPr>
              <w:t>OK</w:t>
            </w:r>
          </w:p>
        </w:tc>
      </w:tr>
    </w:tbl>
    <w:p w14:paraId="720DAB15" w14:textId="77777777" w:rsidR="00975CC4" w:rsidRPr="00671C8B" w:rsidRDefault="00975CC4" w:rsidP="0059466D">
      <w:pPr>
        <w:pStyle w:val="Heading2"/>
        <w:numPr>
          <w:ilvl w:val="1"/>
          <w:numId w:val="11"/>
        </w:numPr>
        <w:ind w:left="1080" w:hanging="1080"/>
      </w:pPr>
      <w:bookmarkStart w:id="1793" w:name="_Ref372105880"/>
      <w:bookmarkStart w:id="1794" w:name="_Toc345081247"/>
      <w:bookmarkStart w:id="1795" w:name="_Toc349752994"/>
      <w:bookmarkStart w:id="1796" w:name="_Toc349753883"/>
      <w:bookmarkStart w:id="1797" w:name="_Ref366743865"/>
      <w:bookmarkStart w:id="1798" w:name="_Ref369079281"/>
      <w:bookmarkStart w:id="1799" w:name="_Toc368585951"/>
      <w:bookmarkStart w:id="1800" w:name="_Toc486251531"/>
      <w:bookmarkStart w:id="1801" w:name="_Toc489456512"/>
      <w:r w:rsidRPr="00671C8B">
        <w:lastRenderedPageBreak/>
        <w:t>+GSN Command: Request Product Serial Number (IMEI)</w:t>
      </w:r>
      <w:bookmarkEnd w:id="1793"/>
      <w:bookmarkEnd w:id="1794"/>
      <w:bookmarkEnd w:id="1795"/>
      <w:bookmarkEnd w:id="1796"/>
      <w:bookmarkEnd w:id="1797"/>
      <w:bookmarkEnd w:id="1798"/>
      <w:bookmarkEnd w:id="1799"/>
      <w:bookmarkEnd w:id="1800"/>
      <w:bookmarkEnd w:id="1801"/>
    </w:p>
    <w:tbl>
      <w:tblPr>
        <w:tblStyle w:val="TableSWIleft"/>
        <w:tblW w:w="9288" w:type="dxa"/>
        <w:tblLayout w:type="fixed"/>
        <w:tblLook w:val="04A0" w:firstRow="1" w:lastRow="0" w:firstColumn="1" w:lastColumn="0" w:noHBand="0" w:noVBand="1"/>
      </w:tblPr>
      <w:tblGrid>
        <w:gridCol w:w="1728"/>
        <w:gridCol w:w="7560"/>
      </w:tblGrid>
      <w:tr w:rsidR="00975CC4" w:rsidRPr="00671C8B" w14:paraId="0B5D9557" w14:textId="77777777" w:rsidTr="00166AF3">
        <w:trPr>
          <w:cnfStyle w:val="100000000000" w:firstRow="1" w:lastRow="0" w:firstColumn="0" w:lastColumn="0" w:oddVBand="0" w:evenVBand="0" w:oddHBand="0" w:evenHBand="0" w:firstRowFirstColumn="0" w:firstRowLastColumn="0" w:lastRowFirstColumn="0" w:lastRowLastColumn="0"/>
          <w:trHeight w:val="35"/>
        </w:trPr>
        <w:tc>
          <w:tcPr>
            <w:tcW w:w="9288" w:type="dxa"/>
            <w:gridSpan w:val="2"/>
          </w:tcPr>
          <w:p w14:paraId="11692FDB" w14:textId="5406D1BE" w:rsidR="00975CC4" w:rsidRPr="00671C8B" w:rsidRDefault="00975CC4">
            <w:pPr>
              <w:pStyle w:val="TableRowHead"/>
              <w:spacing w:before="144" w:after="144"/>
              <w:rPr>
                <w:bCs w:val="0"/>
              </w:rPr>
            </w:pPr>
            <w:del w:id="1802" w:author="Alban Roche" w:date="2017-08-02T14:40:00Z">
              <w:r w:rsidDel="00F22490">
                <w:rPr>
                  <w:lang w:eastAsia="zh-CN"/>
                </w:rPr>
                <w:delText xml:space="preserve">HL7618, HL7618RD, </w:delText>
              </w:r>
              <w:r w:rsidDel="00F22490">
                <w:delText xml:space="preserve">HL7648, HL7650, HL7688, </w:delText>
              </w:r>
              <w:r w:rsidDel="00F22490">
                <w:rPr>
                  <w:lang w:eastAsia="zh-CN"/>
                </w:rPr>
                <w:delText>HL7690 and HL7692</w:delText>
              </w:r>
            </w:del>
            <w:ins w:id="1803" w:author="Alban Roche" w:date="2017-08-02T14:40:00Z">
              <w:r w:rsidR="00F22490">
                <w:rPr>
                  <w:lang w:eastAsia="zh-CN"/>
                </w:rPr>
                <w:t>HL7800</w:t>
              </w:r>
            </w:ins>
          </w:p>
        </w:tc>
      </w:tr>
      <w:tr w:rsidR="00975CC4" w:rsidRPr="00671C8B" w14:paraId="5C3E4F87" w14:textId="77777777" w:rsidTr="00166AF3">
        <w:trPr>
          <w:trHeight w:val="63"/>
        </w:trPr>
        <w:tc>
          <w:tcPr>
            <w:tcW w:w="1728" w:type="dxa"/>
          </w:tcPr>
          <w:p w14:paraId="2036E799" w14:textId="77777777" w:rsidR="00975CC4" w:rsidRPr="00671C8B" w:rsidRDefault="00975CC4" w:rsidP="00166AF3">
            <w:pPr>
              <w:pStyle w:val="TableBody"/>
              <w:rPr>
                <w:i/>
              </w:rPr>
            </w:pPr>
            <w:r w:rsidRPr="00671C8B">
              <w:rPr>
                <w:i/>
              </w:rPr>
              <w:t>Test command</w:t>
            </w:r>
          </w:p>
          <w:p w14:paraId="755FACE0" w14:textId="77777777" w:rsidR="00975CC4" w:rsidRPr="00D86F43" w:rsidRDefault="00975CC4" w:rsidP="00166AF3">
            <w:pPr>
              <w:pStyle w:val="TableBody"/>
              <w:rPr>
                <w:sz w:val="16"/>
                <w:szCs w:val="16"/>
              </w:rPr>
            </w:pPr>
          </w:p>
          <w:p w14:paraId="7277F479" w14:textId="77777777" w:rsidR="00975CC4" w:rsidRPr="00671C8B" w:rsidRDefault="00975CC4" w:rsidP="00166AF3">
            <w:pPr>
              <w:pStyle w:val="TableBody"/>
              <w:rPr>
                <w:u w:val="single"/>
              </w:rPr>
            </w:pPr>
            <w:r w:rsidRPr="00671C8B">
              <w:rPr>
                <w:u w:val="single"/>
              </w:rPr>
              <w:t>Syntax</w:t>
            </w:r>
          </w:p>
          <w:p w14:paraId="7EEAC3C2" w14:textId="77777777" w:rsidR="00975CC4" w:rsidRPr="00671C8B" w:rsidRDefault="00975CC4" w:rsidP="00166AF3">
            <w:pPr>
              <w:pStyle w:val="TableBody"/>
            </w:pPr>
            <w:r w:rsidRPr="00671C8B">
              <w:rPr>
                <w:b/>
              </w:rPr>
              <w:t>AT+GSN=?</w:t>
            </w:r>
          </w:p>
        </w:tc>
        <w:tc>
          <w:tcPr>
            <w:tcW w:w="7560" w:type="dxa"/>
          </w:tcPr>
          <w:p w14:paraId="0F64E8C8" w14:textId="77777777" w:rsidR="00975CC4" w:rsidRPr="00671C8B" w:rsidRDefault="00975CC4" w:rsidP="00166AF3">
            <w:pPr>
              <w:pStyle w:val="TableBody"/>
            </w:pPr>
          </w:p>
          <w:p w14:paraId="2D430B83" w14:textId="77777777" w:rsidR="00975CC4" w:rsidRPr="00D86F43" w:rsidRDefault="00975CC4" w:rsidP="00166AF3">
            <w:pPr>
              <w:pStyle w:val="TableBody"/>
              <w:rPr>
                <w:sz w:val="16"/>
                <w:szCs w:val="16"/>
              </w:rPr>
            </w:pPr>
          </w:p>
          <w:p w14:paraId="001D65AE" w14:textId="77777777" w:rsidR="00975CC4" w:rsidRPr="00671C8B" w:rsidRDefault="00975CC4" w:rsidP="00166AF3">
            <w:pPr>
              <w:pStyle w:val="TableBody"/>
              <w:rPr>
                <w:u w:val="single"/>
              </w:rPr>
            </w:pPr>
            <w:r w:rsidRPr="00671C8B">
              <w:rPr>
                <w:u w:val="single"/>
              </w:rPr>
              <w:t>Response</w:t>
            </w:r>
          </w:p>
          <w:p w14:paraId="02D26376" w14:textId="77777777" w:rsidR="00975CC4" w:rsidRPr="00671C8B" w:rsidRDefault="00975CC4" w:rsidP="00166AF3">
            <w:pPr>
              <w:pStyle w:val="TableBody"/>
            </w:pPr>
            <w:r w:rsidRPr="00671C8B">
              <w:rPr>
                <w:b/>
              </w:rPr>
              <w:t>OK</w:t>
            </w:r>
          </w:p>
        </w:tc>
      </w:tr>
      <w:tr w:rsidR="00975CC4" w:rsidRPr="00671C8B" w14:paraId="2384BC57" w14:textId="77777777" w:rsidTr="00166AF3">
        <w:trPr>
          <w:trHeight w:val="781"/>
        </w:trPr>
        <w:tc>
          <w:tcPr>
            <w:tcW w:w="1728" w:type="dxa"/>
          </w:tcPr>
          <w:p w14:paraId="5D7DD5F5" w14:textId="77777777" w:rsidR="00975CC4" w:rsidRPr="00671C8B" w:rsidRDefault="00975CC4" w:rsidP="00166AF3">
            <w:pPr>
              <w:pStyle w:val="TableBody"/>
              <w:rPr>
                <w:i/>
              </w:rPr>
            </w:pPr>
            <w:r w:rsidRPr="00671C8B">
              <w:rPr>
                <w:i/>
              </w:rPr>
              <w:t>Execute command</w:t>
            </w:r>
          </w:p>
          <w:p w14:paraId="3F85EF72" w14:textId="77777777" w:rsidR="00975CC4" w:rsidRPr="00D86F43" w:rsidRDefault="00975CC4" w:rsidP="00166AF3">
            <w:pPr>
              <w:pStyle w:val="TableBody"/>
              <w:rPr>
                <w:sz w:val="16"/>
                <w:szCs w:val="16"/>
              </w:rPr>
            </w:pPr>
          </w:p>
          <w:p w14:paraId="103FC148" w14:textId="77777777" w:rsidR="00975CC4" w:rsidRPr="00671C8B" w:rsidRDefault="00975CC4" w:rsidP="00166AF3">
            <w:pPr>
              <w:pStyle w:val="TableBody"/>
              <w:rPr>
                <w:u w:val="single"/>
              </w:rPr>
            </w:pPr>
            <w:r w:rsidRPr="00671C8B">
              <w:rPr>
                <w:u w:val="single"/>
              </w:rPr>
              <w:t>Syntax</w:t>
            </w:r>
          </w:p>
          <w:p w14:paraId="78E6AAF7" w14:textId="77777777" w:rsidR="00975CC4" w:rsidRPr="00671C8B" w:rsidRDefault="00975CC4" w:rsidP="00166AF3">
            <w:pPr>
              <w:pStyle w:val="TableBody"/>
              <w:rPr>
                <w:b/>
              </w:rPr>
            </w:pPr>
            <w:r w:rsidRPr="00671C8B">
              <w:rPr>
                <w:b/>
              </w:rPr>
              <w:t>AT+GSN</w:t>
            </w:r>
          </w:p>
          <w:p w14:paraId="4439AE55" w14:textId="77777777" w:rsidR="00975CC4" w:rsidRPr="00671C8B" w:rsidRDefault="00975CC4" w:rsidP="00166AF3">
            <w:pPr>
              <w:pStyle w:val="TableBody"/>
            </w:pPr>
          </w:p>
        </w:tc>
        <w:tc>
          <w:tcPr>
            <w:tcW w:w="7560" w:type="dxa"/>
          </w:tcPr>
          <w:p w14:paraId="73E1BC3B" w14:textId="77777777" w:rsidR="00975CC4" w:rsidRPr="00671C8B" w:rsidRDefault="00975CC4" w:rsidP="00166AF3">
            <w:pPr>
              <w:pStyle w:val="TableBody"/>
            </w:pPr>
          </w:p>
          <w:p w14:paraId="35FF1CF8" w14:textId="77777777" w:rsidR="00975CC4" w:rsidRPr="00D86F43" w:rsidRDefault="00975CC4" w:rsidP="00166AF3">
            <w:pPr>
              <w:pStyle w:val="TableBody"/>
              <w:rPr>
                <w:sz w:val="16"/>
                <w:szCs w:val="16"/>
              </w:rPr>
            </w:pPr>
          </w:p>
          <w:p w14:paraId="1707218D" w14:textId="77777777" w:rsidR="00975CC4" w:rsidRPr="00671C8B" w:rsidRDefault="00975CC4" w:rsidP="00166AF3">
            <w:pPr>
              <w:pStyle w:val="TableBody"/>
              <w:rPr>
                <w:u w:val="single"/>
              </w:rPr>
            </w:pPr>
            <w:r w:rsidRPr="00671C8B">
              <w:rPr>
                <w:u w:val="single"/>
              </w:rPr>
              <w:t>Response</w:t>
            </w:r>
          </w:p>
          <w:p w14:paraId="079ECE55" w14:textId="77777777" w:rsidR="00975CC4" w:rsidRPr="00671C8B" w:rsidRDefault="00975CC4" w:rsidP="00166AF3">
            <w:pPr>
              <w:pStyle w:val="TableBody"/>
            </w:pPr>
            <w:r w:rsidRPr="00671C8B">
              <w:rPr>
                <w:b/>
              </w:rPr>
              <w:t>&lt;IMEI&gt;</w:t>
            </w:r>
            <w:r w:rsidRPr="00671C8B">
              <w:t xml:space="preserve"> (identification text for determination of the individual ME)</w:t>
            </w:r>
          </w:p>
          <w:p w14:paraId="725E3784" w14:textId="77777777" w:rsidR="00975CC4" w:rsidRPr="00671C8B" w:rsidRDefault="00975CC4" w:rsidP="00166AF3">
            <w:pPr>
              <w:pStyle w:val="TableBody"/>
            </w:pPr>
            <w:r w:rsidRPr="00671C8B">
              <w:rPr>
                <w:b/>
              </w:rPr>
              <w:t>OK</w:t>
            </w:r>
          </w:p>
        </w:tc>
      </w:tr>
      <w:tr w:rsidR="00975CC4" w:rsidRPr="00671C8B" w14:paraId="0CC75FE4" w14:textId="77777777" w:rsidTr="00166AF3">
        <w:trPr>
          <w:trHeight w:val="483"/>
        </w:trPr>
        <w:tc>
          <w:tcPr>
            <w:tcW w:w="1728" w:type="dxa"/>
          </w:tcPr>
          <w:p w14:paraId="363A12F9" w14:textId="77777777" w:rsidR="00975CC4" w:rsidRPr="00671C8B" w:rsidRDefault="00975CC4" w:rsidP="00166AF3">
            <w:pPr>
              <w:pStyle w:val="TableBody"/>
              <w:rPr>
                <w:u w:val="single"/>
              </w:rPr>
            </w:pPr>
            <w:r w:rsidRPr="00671C8B">
              <w:rPr>
                <w:u w:val="single"/>
              </w:rPr>
              <w:t>Reference</w:t>
            </w:r>
          </w:p>
          <w:p w14:paraId="6CF6AB3A" w14:textId="77777777" w:rsidR="00975CC4" w:rsidRPr="00671C8B" w:rsidRDefault="00975CC4" w:rsidP="00166AF3">
            <w:pPr>
              <w:pStyle w:val="TableBody"/>
              <w:rPr>
                <w:u w:val="single"/>
              </w:rPr>
            </w:pPr>
            <w:r w:rsidRPr="00671C8B">
              <w:t>V.25ter</w:t>
            </w:r>
          </w:p>
        </w:tc>
        <w:tc>
          <w:tcPr>
            <w:tcW w:w="7560" w:type="dxa"/>
          </w:tcPr>
          <w:p w14:paraId="4E13C8EE" w14:textId="77777777" w:rsidR="00975CC4" w:rsidRPr="00671C8B" w:rsidRDefault="00975CC4" w:rsidP="00166AF3">
            <w:pPr>
              <w:pStyle w:val="TableBody"/>
              <w:rPr>
                <w:u w:val="single"/>
              </w:rPr>
            </w:pPr>
            <w:r w:rsidRPr="00671C8B">
              <w:rPr>
                <w:u w:val="single"/>
              </w:rPr>
              <w:t>Notes</w:t>
            </w:r>
          </w:p>
          <w:p w14:paraId="68102BD9" w14:textId="77777777" w:rsidR="00975CC4" w:rsidRPr="00F842D9" w:rsidRDefault="00975CC4" w:rsidP="0059466D">
            <w:pPr>
              <w:pStyle w:val="TableBody"/>
              <w:numPr>
                <w:ilvl w:val="0"/>
                <w:numId w:val="59"/>
              </w:numPr>
            </w:pPr>
            <w:r w:rsidRPr="00AE3612">
              <w:t>This command is identical to AT+CGSN.</w:t>
            </w:r>
          </w:p>
          <w:p w14:paraId="4F6F186B" w14:textId="77777777" w:rsidR="00975CC4" w:rsidRPr="00671C8B" w:rsidRDefault="00975CC4" w:rsidP="0059466D">
            <w:pPr>
              <w:pStyle w:val="TableBody"/>
              <w:numPr>
                <w:ilvl w:val="0"/>
                <w:numId w:val="59"/>
              </w:numPr>
              <w:rPr>
                <w:u w:val="single"/>
              </w:rPr>
            </w:pPr>
            <w:r w:rsidRPr="00671C8B">
              <w:t>This command can work with or without a SIM</w:t>
            </w:r>
            <w:r>
              <w:t>.</w:t>
            </w:r>
          </w:p>
          <w:p w14:paraId="7408B2FC" w14:textId="77777777" w:rsidR="00975CC4" w:rsidRPr="00671C8B" w:rsidRDefault="00975CC4" w:rsidP="0059466D">
            <w:pPr>
              <w:pStyle w:val="TableBody"/>
              <w:numPr>
                <w:ilvl w:val="0"/>
                <w:numId w:val="59"/>
              </w:numPr>
              <w:rPr>
                <w:u w:val="single"/>
              </w:rPr>
            </w:pPr>
            <w:r w:rsidRPr="00671C8B">
              <w:t>See also AT+KGSN</w:t>
            </w:r>
            <w:r>
              <w:t>.</w:t>
            </w:r>
          </w:p>
        </w:tc>
      </w:tr>
    </w:tbl>
    <w:p w14:paraId="57B6687F" w14:textId="77777777" w:rsidR="00975CC4" w:rsidRPr="00AE67EA" w:rsidRDefault="00975CC4" w:rsidP="0059466D">
      <w:pPr>
        <w:pStyle w:val="Heading2"/>
        <w:numPr>
          <w:ilvl w:val="1"/>
          <w:numId w:val="11"/>
        </w:numPr>
        <w:ind w:left="1080" w:hanging="1080"/>
      </w:pPr>
      <w:bookmarkStart w:id="1804" w:name="_Toc369683864"/>
      <w:bookmarkStart w:id="1805" w:name="_Toc377570654"/>
      <w:bookmarkStart w:id="1806" w:name="_Toc377738252"/>
      <w:bookmarkStart w:id="1807" w:name="_Toc377745358"/>
      <w:bookmarkStart w:id="1808" w:name="_Toc377990005"/>
      <w:bookmarkStart w:id="1809" w:name="_Toc377994470"/>
      <w:bookmarkStart w:id="1810" w:name="_Toc378087006"/>
      <w:bookmarkStart w:id="1811" w:name="_Toc378172967"/>
      <w:bookmarkStart w:id="1812" w:name="_Toc378175962"/>
      <w:bookmarkStart w:id="1813" w:name="_Toc378178607"/>
      <w:bookmarkStart w:id="1814" w:name="_Toc378181263"/>
      <w:bookmarkStart w:id="1815" w:name="_Toc380052559"/>
      <w:bookmarkStart w:id="1816" w:name="_Toc380055164"/>
      <w:bookmarkStart w:id="1817" w:name="_Toc380053630"/>
      <w:bookmarkStart w:id="1818" w:name="_Toc380060256"/>
      <w:bookmarkStart w:id="1819" w:name="_Toc380405767"/>
      <w:bookmarkStart w:id="1820" w:name="_Toc372100704"/>
      <w:bookmarkStart w:id="1821" w:name="_Toc372106092"/>
      <w:bookmarkStart w:id="1822" w:name="_Toc372106540"/>
      <w:bookmarkStart w:id="1823" w:name="_Toc372106995"/>
      <w:bookmarkStart w:id="1824" w:name="_Toc372107448"/>
      <w:bookmarkStart w:id="1825" w:name="_Toc372118112"/>
      <w:bookmarkStart w:id="1826" w:name="_Toc369683871"/>
      <w:bookmarkStart w:id="1827" w:name="_Toc369683875"/>
      <w:bookmarkStart w:id="1828" w:name="_Toc369683877"/>
      <w:bookmarkStart w:id="1829" w:name="_Toc366245015"/>
      <w:bookmarkStart w:id="1830" w:name="_Toc366245517"/>
      <w:bookmarkStart w:id="1831" w:name="_Toc366593898"/>
      <w:bookmarkStart w:id="1832" w:name="_Toc366747222"/>
      <w:bookmarkStart w:id="1833" w:name="_Toc366749231"/>
      <w:bookmarkStart w:id="1834" w:name="_Toc366762887"/>
      <w:bookmarkStart w:id="1835" w:name="_Toc366770072"/>
      <w:bookmarkStart w:id="1836" w:name="_Toc366772172"/>
      <w:bookmarkStart w:id="1837" w:name="_Toc366245018"/>
      <w:bookmarkStart w:id="1838" w:name="_Toc366245520"/>
      <w:bookmarkStart w:id="1839" w:name="_Toc366593901"/>
      <w:bookmarkStart w:id="1840" w:name="_Toc366747225"/>
      <w:bookmarkStart w:id="1841" w:name="_Toc366749234"/>
      <w:bookmarkStart w:id="1842" w:name="_Toc366762890"/>
      <w:bookmarkStart w:id="1843" w:name="_Toc366770075"/>
      <w:bookmarkStart w:id="1844" w:name="_Toc366772175"/>
      <w:bookmarkStart w:id="1845" w:name="_Toc366245019"/>
      <w:bookmarkStart w:id="1846" w:name="_Toc366245521"/>
      <w:bookmarkStart w:id="1847" w:name="_Toc366593902"/>
      <w:bookmarkStart w:id="1848" w:name="_Toc366747226"/>
      <w:bookmarkStart w:id="1849" w:name="_Toc366749235"/>
      <w:bookmarkStart w:id="1850" w:name="_Toc366762891"/>
      <w:bookmarkStart w:id="1851" w:name="_Toc366770076"/>
      <w:bookmarkStart w:id="1852" w:name="_Toc366772176"/>
      <w:bookmarkStart w:id="1853" w:name="_Toc366245023"/>
      <w:bookmarkStart w:id="1854" w:name="_Toc366245525"/>
      <w:bookmarkStart w:id="1855" w:name="_Toc366593906"/>
      <w:bookmarkStart w:id="1856" w:name="_Toc366747230"/>
      <w:bookmarkStart w:id="1857" w:name="_Toc366749239"/>
      <w:bookmarkStart w:id="1858" w:name="_Toc366762895"/>
      <w:bookmarkStart w:id="1859" w:name="_Toc366770080"/>
      <w:bookmarkStart w:id="1860" w:name="_Toc366772180"/>
      <w:bookmarkStart w:id="1861" w:name="_Toc366245026"/>
      <w:bookmarkStart w:id="1862" w:name="_Toc366245528"/>
      <w:bookmarkStart w:id="1863" w:name="_Toc366593909"/>
      <w:bookmarkStart w:id="1864" w:name="_Toc366747233"/>
      <w:bookmarkStart w:id="1865" w:name="_Toc366749242"/>
      <w:bookmarkStart w:id="1866" w:name="_Toc366762898"/>
      <w:bookmarkStart w:id="1867" w:name="_Toc366770083"/>
      <w:bookmarkStart w:id="1868" w:name="_Toc366772183"/>
      <w:bookmarkStart w:id="1869" w:name="_Toc366245027"/>
      <w:bookmarkStart w:id="1870" w:name="_Toc366245529"/>
      <w:bookmarkStart w:id="1871" w:name="_Toc366593910"/>
      <w:bookmarkStart w:id="1872" w:name="_Toc366747234"/>
      <w:bookmarkStart w:id="1873" w:name="_Toc366749243"/>
      <w:bookmarkStart w:id="1874" w:name="_Toc366762899"/>
      <w:bookmarkStart w:id="1875" w:name="_Toc366770084"/>
      <w:bookmarkStart w:id="1876" w:name="_Toc366772184"/>
      <w:bookmarkStart w:id="1877" w:name="_Toc366245028"/>
      <w:bookmarkStart w:id="1878" w:name="_Toc366245530"/>
      <w:bookmarkStart w:id="1879" w:name="_Toc366593911"/>
      <w:bookmarkStart w:id="1880" w:name="_Toc366747235"/>
      <w:bookmarkStart w:id="1881" w:name="_Toc366749244"/>
      <w:bookmarkStart w:id="1882" w:name="_Toc366762900"/>
      <w:bookmarkStart w:id="1883" w:name="_Toc366770085"/>
      <w:bookmarkStart w:id="1884" w:name="_Toc366772185"/>
      <w:bookmarkStart w:id="1885" w:name="_Toc366245035"/>
      <w:bookmarkStart w:id="1886" w:name="_Toc366245537"/>
      <w:bookmarkStart w:id="1887" w:name="_Toc366593918"/>
      <w:bookmarkStart w:id="1888" w:name="_Toc366747242"/>
      <w:bookmarkStart w:id="1889" w:name="_Toc366749251"/>
      <w:bookmarkStart w:id="1890" w:name="_Toc366762907"/>
      <w:bookmarkStart w:id="1891" w:name="_Toc366770092"/>
      <w:bookmarkStart w:id="1892" w:name="_Toc366772192"/>
      <w:bookmarkStart w:id="1893" w:name="_Ref448916206"/>
      <w:bookmarkStart w:id="1894" w:name="_Ref474159644"/>
      <w:bookmarkStart w:id="1895" w:name="_Ref474159645"/>
      <w:bookmarkStart w:id="1896" w:name="_Toc486251532"/>
      <w:bookmarkStart w:id="1897" w:name="_Toc489456513"/>
      <w:bookmarkStart w:id="1898" w:name="_Toc345081243"/>
      <w:bookmarkStart w:id="1899" w:name="_Toc349752990"/>
      <w:bookmarkStart w:id="1900" w:name="_Toc349753879"/>
      <w:bookmarkStart w:id="1901" w:name="_Ref366743837"/>
      <w:bookmarkStart w:id="1902" w:name="_Ref369079252"/>
      <w:bookmarkStart w:id="1903" w:name="_Toc368585947"/>
      <w:bookmarkStart w:id="1904" w:name="_Toc398286122"/>
      <w:bookmarkStart w:id="1905" w:name="_Ref402354827"/>
      <w:bookmarkStart w:id="1906" w:name="_Ref402354828"/>
      <w:bookmarkStart w:id="1907" w:name="_Ref408244055"/>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bookmarkEnd w:id="1880"/>
      <w:bookmarkEnd w:id="1881"/>
      <w:bookmarkEnd w:id="1882"/>
      <w:bookmarkEnd w:id="1883"/>
      <w:bookmarkEnd w:id="1884"/>
      <w:bookmarkEnd w:id="1885"/>
      <w:bookmarkEnd w:id="1886"/>
      <w:bookmarkEnd w:id="1887"/>
      <w:bookmarkEnd w:id="1888"/>
      <w:bookmarkEnd w:id="1889"/>
      <w:bookmarkEnd w:id="1890"/>
      <w:bookmarkEnd w:id="1891"/>
      <w:bookmarkEnd w:id="1892"/>
      <w:commentRangeStart w:id="1908"/>
      <w:r w:rsidRPr="00AE67EA">
        <w:t>+</w:t>
      </w:r>
      <w:r>
        <w:t>CMUX</w:t>
      </w:r>
      <w:r w:rsidRPr="00AE67EA">
        <w:t xml:space="preserve"> Command: </w:t>
      </w:r>
      <w:r>
        <w:t>Multiplexing Mode</w:t>
      </w:r>
      <w:bookmarkEnd w:id="1893"/>
      <w:commentRangeEnd w:id="1908"/>
      <w:r>
        <w:rPr>
          <w:rStyle w:val="CommentReference"/>
          <w:rFonts w:ascii="Verdana" w:eastAsia="Times New Roman" w:hAnsi="Verdana" w:cs="Times New Roman"/>
          <w:b w:val="0"/>
          <w:lang w:eastAsia="en-US"/>
        </w:rPr>
        <w:commentReference w:id="1908"/>
      </w:r>
      <w:bookmarkEnd w:id="1894"/>
      <w:bookmarkEnd w:id="1895"/>
      <w:bookmarkEnd w:id="1896"/>
      <w:bookmarkEnd w:id="1897"/>
    </w:p>
    <w:tbl>
      <w:tblPr>
        <w:tblStyle w:val="TableSWIleft"/>
        <w:tblW w:w="9288" w:type="dxa"/>
        <w:tblLayout w:type="fixed"/>
        <w:tblLook w:val="04A0" w:firstRow="1" w:lastRow="0" w:firstColumn="1" w:lastColumn="0" w:noHBand="0" w:noVBand="1"/>
      </w:tblPr>
      <w:tblGrid>
        <w:gridCol w:w="1728"/>
        <w:gridCol w:w="7560"/>
      </w:tblGrid>
      <w:tr w:rsidR="00975CC4" w:rsidRPr="00C41274" w14:paraId="53773E9E"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0BD3B299" w14:textId="24A95897" w:rsidR="00975CC4" w:rsidRPr="00C41274" w:rsidRDefault="00975CC4">
            <w:pPr>
              <w:pStyle w:val="TableRowHead"/>
              <w:spacing w:before="144" w:after="144"/>
              <w:rPr>
                <w:bCs w:val="0"/>
              </w:rPr>
            </w:pPr>
            <w:del w:id="1909" w:author="Alban Roche" w:date="2017-08-02T14:40:00Z">
              <w:r w:rsidDel="00F22490">
                <w:delText>HL7618, HL7618RD, HL7648, HL7650, HL7688, HL7690 and HL7692</w:delText>
              </w:r>
            </w:del>
            <w:ins w:id="1910" w:author="Alban Roche" w:date="2017-08-02T14:40:00Z">
              <w:r w:rsidR="00F22490">
                <w:t>HL7800</w:t>
              </w:r>
            </w:ins>
          </w:p>
        </w:tc>
      </w:tr>
      <w:tr w:rsidR="00975CC4" w:rsidRPr="00C41274" w14:paraId="336C99F8" w14:textId="77777777" w:rsidTr="00166AF3">
        <w:trPr>
          <w:trHeight w:val="781"/>
        </w:trPr>
        <w:tc>
          <w:tcPr>
            <w:tcW w:w="1728" w:type="dxa"/>
          </w:tcPr>
          <w:p w14:paraId="20AA2597" w14:textId="77777777" w:rsidR="00975CC4" w:rsidRPr="00671C8B" w:rsidRDefault="00975CC4" w:rsidP="00166AF3">
            <w:pPr>
              <w:pStyle w:val="TableBody"/>
              <w:rPr>
                <w:rFonts w:ascii="Times New Roman" w:hAnsi="Times New Roman" w:cs="Times New Roman"/>
                <w:i/>
                <w:sz w:val="20"/>
                <w:szCs w:val="20"/>
              </w:rPr>
            </w:pPr>
            <w:r w:rsidRPr="00671C8B">
              <w:rPr>
                <w:i/>
              </w:rPr>
              <w:t>Test command</w:t>
            </w:r>
          </w:p>
          <w:p w14:paraId="3A70E4CD" w14:textId="77777777" w:rsidR="00975CC4" w:rsidRPr="00D86F43" w:rsidRDefault="00975CC4" w:rsidP="00166AF3">
            <w:pPr>
              <w:pStyle w:val="TableBody"/>
              <w:rPr>
                <w:sz w:val="16"/>
                <w:szCs w:val="16"/>
              </w:rPr>
            </w:pPr>
          </w:p>
          <w:p w14:paraId="1806693D" w14:textId="77777777" w:rsidR="00975CC4" w:rsidRPr="00671C8B" w:rsidRDefault="00975CC4" w:rsidP="00166AF3">
            <w:pPr>
              <w:pStyle w:val="TableBody"/>
              <w:rPr>
                <w:u w:val="single"/>
              </w:rPr>
            </w:pPr>
            <w:r w:rsidRPr="00671C8B">
              <w:rPr>
                <w:u w:val="single"/>
              </w:rPr>
              <w:t>Syntax</w:t>
            </w:r>
          </w:p>
          <w:p w14:paraId="48FFF7B1" w14:textId="77777777" w:rsidR="00975CC4" w:rsidRPr="00BB726B" w:rsidRDefault="00975CC4" w:rsidP="00166AF3">
            <w:pPr>
              <w:pStyle w:val="TableBody"/>
              <w:rPr>
                <w:b/>
              </w:rPr>
            </w:pPr>
            <w:r w:rsidRPr="00671C8B">
              <w:rPr>
                <w:b/>
              </w:rPr>
              <w:t>AT+CMUX=?</w:t>
            </w:r>
          </w:p>
        </w:tc>
        <w:tc>
          <w:tcPr>
            <w:tcW w:w="7560" w:type="dxa"/>
          </w:tcPr>
          <w:p w14:paraId="1ECE136D" w14:textId="77777777" w:rsidR="00975CC4" w:rsidRPr="00671C8B" w:rsidRDefault="00975CC4" w:rsidP="00166AF3">
            <w:pPr>
              <w:pStyle w:val="TableBody"/>
              <w:rPr>
                <w:u w:val="single"/>
              </w:rPr>
            </w:pPr>
          </w:p>
          <w:p w14:paraId="62CBF312" w14:textId="77777777" w:rsidR="00975CC4" w:rsidRPr="00D86F43" w:rsidRDefault="00975CC4" w:rsidP="00166AF3">
            <w:pPr>
              <w:pStyle w:val="TableBody"/>
              <w:rPr>
                <w:sz w:val="16"/>
                <w:szCs w:val="16"/>
                <w:u w:val="single"/>
              </w:rPr>
            </w:pPr>
          </w:p>
          <w:p w14:paraId="4538D567" w14:textId="77777777" w:rsidR="00975CC4" w:rsidRPr="00671C8B" w:rsidRDefault="00975CC4" w:rsidP="00166AF3">
            <w:pPr>
              <w:pStyle w:val="TableBody"/>
              <w:rPr>
                <w:u w:val="single"/>
              </w:rPr>
            </w:pPr>
            <w:r w:rsidRPr="00671C8B">
              <w:rPr>
                <w:u w:val="single"/>
              </w:rPr>
              <w:t>Response</w:t>
            </w:r>
          </w:p>
          <w:p w14:paraId="305F9E6B" w14:textId="77777777" w:rsidR="00975CC4" w:rsidRPr="00671C8B" w:rsidRDefault="00975CC4" w:rsidP="00166AF3">
            <w:pPr>
              <w:pStyle w:val="TableBody"/>
            </w:pPr>
            <w:r w:rsidRPr="00671C8B">
              <w:rPr>
                <w:b/>
              </w:rPr>
              <w:t>+CMUX:</w:t>
            </w:r>
            <w:r w:rsidRPr="00671C8B">
              <w:t xml:space="preserve"> (list of supported </w:t>
            </w:r>
            <w:r w:rsidRPr="00671C8B">
              <w:rPr>
                <w:b/>
              </w:rPr>
              <w:t>&lt;mode&gt;</w:t>
            </w:r>
            <w:r w:rsidRPr="00671C8B">
              <w:t xml:space="preserve">s),(list of supported </w:t>
            </w:r>
            <w:r w:rsidRPr="00671C8B">
              <w:rPr>
                <w:b/>
              </w:rPr>
              <w:t>&lt;subset&gt;</w:t>
            </w:r>
            <w:r w:rsidRPr="00671C8B">
              <w:t xml:space="preserve">s),(list of supported </w:t>
            </w:r>
            <w:r w:rsidRPr="00671C8B">
              <w:rPr>
                <w:b/>
              </w:rPr>
              <w:t>&lt;port_speed&gt;</w:t>
            </w:r>
            <w:r w:rsidRPr="00671C8B">
              <w:t xml:space="preserve">s),(list of supported </w:t>
            </w:r>
            <w:r w:rsidRPr="00671C8B">
              <w:rPr>
                <w:b/>
              </w:rPr>
              <w:t>&lt;N1&gt;</w:t>
            </w:r>
            <w:r w:rsidRPr="00671C8B">
              <w:t xml:space="preserve">s),(list of supported </w:t>
            </w:r>
            <w:r w:rsidRPr="00671C8B">
              <w:rPr>
                <w:b/>
              </w:rPr>
              <w:t>&lt;T1&gt;</w:t>
            </w:r>
            <w:r w:rsidRPr="00671C8B">
              <w:t xml:space="preserve">s),(list of supported </w:t>
            </w:r>
            <w:r w:rsidRPr="00671C8B">
              <w:rPr>
                <w:b/>
              </w:rPr>
              <w:t>&lt;N2&gt;</w:t>
            </w:r>
            <w:r w:rsidRPr="00671C8B">
              <w:t xml:space="preserve">s),(list of supported </w:t>
            </w:r>
            <w:r w:rsidRPr="00671C8B">
              <w:rPr>
                <w:b/>
              </w:rPr>
              <w:t>&lt;T2&gt;</w:t>
            </w:r>
            <w:r w:rsidRPr="00671C8B">
              <w:t xml:space="preserve">s),(list of supported </w:t>
            </w:r>
            <w:r w:rsidRPr="00671C8B">
              <w:rPr>
                <w:b/>
              </w:rPr>
              <w:t>&lt;T3&gt;</w:t>
            </w:r>
            <w:r w:rsidRPr="00671C8B">
              <w:t xml:space="preserve">s),(list of supported </w:t>
            </w:r>
            <w:r w:rsidRPr="00671C8B">
              <w:rPr>
                <w:b/>
              </w:rPr>
              <w:t>&lt;k&gt;</w:t>
            </w:r>
            <w:r w:rsidRPr="00671C8B">
              <w:t>s)</w:t>
            </w:r>
          </w:p>
          <w:p w14:paraId="5F4D4C15" w14:textId="77777777" w:rsidR="00975CC4" w:rsidRPr="00C41274" w:rsidRDefault="00975CC4" w:rsidP="00166AF3">
            <w:pPr>
              <w:pStyle w:val="TableBody"/>
              <w:rPr>
                <w:b/>
              </w:rPr>
            </w:pPr>
            <w:r w:rsidRPr="00671C8B">
              <w:rPr>
                <w:b/>
              </w:rPr>
              <w:t>OK</w:t>
            </w:r>
          </w:p>
        </w:tc>
      </w:tr>
      <w:tr w:rsidR="00975CC4" w:rsidRPr="00C41274" w14:paraId="72DB0481" w14:textId="77777777" w:rsidTr="00166AF3">
        <w:trPr>
          <w:trHeight w:val="781"/>
        </w:trPr>
        <w:tc>
          <w:tcPr>
            <w:tcW w:w="1728" w:type="dxa"/>
          </w:tcPr>
          <w:p w14:paraId="685B9EDA" w14:textId="77777777" w:rsidR="00975CC4" w:rsidRPr="00671C8B" w:rsidRDefault="00975CC4" w:rsidP="00166AF3">
            <w:pPr>
              <w:pStyle w:val="TableBody"/>
              <w:rPr>
                <w:i/>
              </w:rPr>
            </w:pPr>
            <w:r w:rsidRPr="00671C8B">
              <w:rPr>
                <w:i/>
              </w:rPr>
              <w:t>Read command</w:t>
            </w:r>
          </w:p>
          <w:p w14:paraId="1DE9F048" w14:textId="77777777" w:rsidR="00975CC4" w:rsidRPr="00D86F43" w:rsidRDefault="00975CC4" w:rsidP="00166AF3">
            <w:pPr>
              <w:pStyle w:val="TableBody"/>
              <w:rPr>
                <w:sz w:val="16"/>
                <w:szCs w:val="16"/>
              </w:rPr>
            </w:pPr>
          </w:p>
          <w:p w14:paraId="32B3C0E4" w14:textId="77777777" w:rsidR="00975CC4" w:rsidRPr="00671C8B" w:rsidRDefault="00975CC4" w:rsidP="00166AF3">
            <w:pPr>
              <w:pStyle w:val="TableBody"/>
              <w:rPr>
                <w:u w:val="single"/>
              </w:rPr>
            </w:pPr>
            <w:r w:rsidRPr="00671C8B">
              <w:rPr>
                <w:u w:val="single"/>
              </w:rPr>
              <w:t>Syntax</w:t>
            </w:r>
          </w:p>
          <w:p w14:paraId="34FBB04A" w14:textId="77777777" w:rsidR="00975CC4" w:rsidRPr="00671C8B" w:rsidRDefault="00975CC4" w:rsidP="00166AF3">
            <w:pPr>
              <w:pStyle w:val="TableBody"/>
              <w:rPr>
                <w:i/>
              </w:rPr>
            </w:pPr>
            <w:r w:rsidRPr="00671C8B">
              <w:rPr>
                <w:b/>
              </w:rPr>
              <w:t>AT+CMUX?</w:t>
            </w:r>
          </w:p>
        </w:tc>
        <w:tc>
          <w:tcPr>
            <w:tcW w:w="7560" w:type="dxa"/>
          </w:tcPr>
          <w:p w14:paraId="36A6C8F8" w14:textId="77777777" w:rsidR="00975CC4" w:rsidRPr="00671C8B" w:rsidRDefault="00975CC4" w:rsidP="00166AF3">
            <w:pPr>
              <w:pStyle w:val="TableBody"/>
            </w:pPr>
          </w:p>
          <w:p w14:paraId="3778B3E0" w14:textId="77777777" w:rsidR="00975CC4" w:rsidRPr="00D86F43" w:rsidRDefault="00975CC4" w:rsidP="00166AF3">
            <w:pPr>
              <w:pStyle w:val="TableBody"/>
              <w:rPr>
                <w:sz w:val="16"/>
                <w:szCs w:val="16"/>
              </w:rPr>
            </w:pPr>
          </w:p>
          <w:p w14:paraId="2C9973CA" w14:textId="77777777" w:rsidR="00975CC4" w:rsidRPr="00671C8B" w:rsidRDefault="00975CC4" w:rsidP="00166AF3">
            <w:pPr>
              <w:pStyle w:val="TableBody"/>
              <w:rPr>
                <w:u w:val="single"/>
                <w:lang w:val="fr-FR"/>
              </w:rPr>
            </w:pPr>
            <w:r w:rsidRPr="00671C8B">
              <w:rPr>
                <w:u w:val="single"/>
                <w:lang w:val="fr-FR"/>
              </w:rPr>
              <w:t>Response</w:t>
            </w:r>
          </w:p>
          <w:p w14:paraId="15FBD6F0" w14:textId="77777777" w:rsidR="00975CC4" w:rsidRPr="007D3118" w:rsidRDefault="00975CC4" w:rsidP="00166AF3">
            <w:pPr>
              <w:pStyle w:val="TableBody"/>
              <w:rPr>
                <w:b/>
                <w:lang w:val="fr-FR"/>
                <w:rPrChange w:id="1911" w:author="Alban Roche" w:date="2017-08-02T14:35:00Z">
                  <w:rPr>
                    <w:b/>
                  </w:rPr>
                </w:rPrChange>
              </w:rPr>
            </w:pPr>
            <w:r w:rsidRPr="001A4083">
              <w:rPr>
                <w:b/>
                <w:lang w:val="fr-FR"/>
              </w:rPr>
              <w:t>+CMUX: &lt;mode&gt;,&lt;subset&gt;,&lt;port_speed&gt;,&lt;N1&gt;,&lt;T1&gt;,&lt;N2&gt;,&lt;T2&gt;,&lt;T3&gt;,&lt;k&gt;</w:t>
            </w:r>
          </w:p>
          <w:p w14:paraId="797184C2" w14:textId="77777777" w:rsidR="00975CC4" w:rsidRPr="00671C8B" w:rsidRDefault="00975CC4" w:rsidP="00166AF3">
            <w:pPr>
              <w:pStyle w:val="TableBody"/>
              <w:rPr>
                <w:b/>
              </w:rPr>
            </w:pPr>
            <w:r w:rsidRPr="00671C8B">
              <w:rPr>
                <w:b/>
              </w:rPr>
              <w:t>OK</w:t>
            </w:r>
          </w:p>
          <w:p w14:paraId="12FF02EF" w14:textId="77777777" w:rsidR="00975CC4" w:rsidRPr="00D86F43" w:rsidRDefault="00975CC4" w:rsidP="00166AF3">
            <w:pPr>
              <w:pStyle w:val="TableBody"/>
              <w:rPr>
                <w:sz w:val="14"/>
                <w:szCs w:val="14"/>
              </w:rPr>
            </w:pPr>
          </w:p>
          <w:p w14:paraId="5C20596C" w14:textId="77777777" w:rsidR="00975CC4" w:rsidRPr="00671C8B" w:rsidRDefault="00975CC4" w:rsidP="00166AF3">
            <w:pPr>
              <w:pStyle w:val="TableBody"/>
            </w:pPr>
            <w:r w:rsidRPr="00671C8B">
              <w:t>or</w:t>
            </w:r>
          </w:p>
          <w:p w14:paraId="601372D4" w14:textId="77777777" w:rsidR="00975CC4" w:rsidRPr="00671C8B" w:rsidRDefault="00975CC4" w:rsidP="00166AF3">
            <w:pPr>
              <w:pStyle w:val="TableBody"/>
              <w:rPr>
                <w:b/>
              </w:rPr>
            </w:pPr>
            <w:r w:rsidRPr="00671C8B">
              <w:rPr>
                <w:b/>
              </w:rPr>
              <w:t>+CME ERROR: &lt;err&gt;</w:t>
            </w:r>
          </w:p>
          <w:p w14:paraId="65290CC0" w14:textId="77777777" w:rsidR="00975CC4" w:rsidRPr="00671C8B" w:rsidRDefault="00975CC4" w:rsidP="00166AF3">
            <w:pPr>
              <w:pStyle w:val="TableBody"/>
              <w:rPr>
                <w:u w:val="single"/>
              </w:rPr>
            </w:pPr>
            <w:r w:rsidRPr="00671C8B">
              <w:rPr>
                <w:b/>
              </w:rPr>
              <w:t>OK</w:t>
            </w:r>
          </w:p>
        </w:tc>
      </w:tr>
      <w:tr w:rsidR="00975CC4" w:rsidRPr="00C41274" w14:paraId="3371A8FC" w14:textId="77777777" w:rsidTr="00166AF3">
        <w:trPr>
          <w:cantSplit w:val="0"/>
          <w:trHeight w:val="781"/>
        </w:trPr>
        <w:tc>
          <w:tcPr>
            <w:tcW w:w="1728" w:type="dxa"/>
          </w:tcPr>
          <w:p w14:paraId="5748B223" w14:textId="77777777" w:rsidR="00975CC4" w:rsidRPr="00671C8B" w:rsidRDefault="00975CC4" w:rsidP="00166AF3">
            <w:pPr>
              <w:pStyle w:val="TableBody"/>
              <w:rPr>
                <w:rFonts w:ascii="Times New Roman" w:hAnsi="Times New Roman"/>
                <w:i/>
                <w:sz w:val="20"/>
                <w:lang w:val="fr-FR"/>
              </w:rPr>
            </w:pPr>
            <w:r w:rsidRPr="00671C8B">
              <w:rPr>
                <w:i/>
                <w:lang w:val="fr-FR"/>
              </w:rPr>
              <w:t>Write command</w:t>
            </w:r>
          </w:p>
          <w:p w14:paraId="1AE6CA80" w14:textId="77777777" w:rsidR="00975CC4" w:rsidRPr="00D86F43" w:rsidRDefault="00975CC4" w:rsidP="00166AF3">
            <w:pPr>
              <w:pStyle w:val="TableBody"/>
              <w:rPr>
                <w:sz w:val="16"/>
                <w:szCs w:val="16"/>
                <w:lang w:val="fr-FR"/>
              </w:rPr>
            </w:pPr>
          </w:p>
          <w:p w14:paraId="22F3458D" w14:textId="77777777" w:rsidR="00975CC4" w:rsidRPr="00671C8B" w:rsidRDefault="00975CC4" w:rsidP="00166AF3">
            <w:pPr>
              <w:pStyle w:val="TableBody"/>
              <w:rPr>
                <w:u w:val="single"/>
                <w:lang w:val="fr-FR"/>
              </w:rPr>
            </w:pPr>
            <w:r w:rsidRPr="00671C8B">
              <w:rPr>
                <w:u w:val="single"/>
                <w:lang w:val="fr-FR"/>
              </w:rPr>
              <w:t>Syntax</w:t>
            </w:r>
          </w:p>
          <w:p w14:paraId="69BFFCC6" w14:textId="77777777" w:rsidR="00975CC4" w:rsidRPr="007D3118" w:rsidRDefault="00975CC4" w:rsidP="00166AF3">
            <w:pPr>
              <w:pStyle w:val="TableBody"/>
              <w:rPr>
                <w:i/>
                <w:lang w:val="fr-FR"/>
                <w:rPrChange w:id="1912" w:author="Alban Roche" w:date="2017-08-02T14:35:00Z">
                  <w:rPr>
                    <w:i/>
                  </w:rPr>
                </w:rPrChange>
              </w:rPr>
            </w:pPr>
            <w:r w:rsidRPr="00671C8B">
              <w:rPr>
                <w:b/>
                <w:lang w:val="fr-FR"/>
              </w:rPr>
              <w:t>AT+CMUX=</w:t>
            </w:r>
            <w:r w:rsidRPr="00671C8B">
              <w:rPr>
                <w:b/>
                <w:lang w:val="fr-FR"/>
              </w:rPr>
              <w:br/>
              <w:t>&lt;mode&gt;</w:t>
            </w:r>
            <w:r w:rsidRPr="00671C8B">
              <w:rPr>
                <w:b/>
                <w:lang w:val="fr-FR"/>
              </w:rPr>
              <w:br/>
              <w:t>[,&lt;subset&gt;</w:t>
            </w:r>
            <w:r w:rsidRPr="00671C8B">
              <w:rPr>
                <w:b/>
                <w:lang w:val="fr-FR"/>
              </w:rPr>
              <w:br/>
              <w:t>[,&lt;port_speed&gt;</w:t>
            </w:r>
            <w:r w:rsidRPr="00671C8B">
              <w:rPr>
                <w:b/>
                <w:lang w:val="fr-FR"/>
              </w:rPr>
              <w:br/>
              <w:t>[,&lt;N1&gt;[,&lt;T1&gt;</w:t>
            </w:r>
            <w:r w:rsidRPr="00671C8B">
              <w:rPr>
                <w:b/>
                <w:lang w:val="fr-FR"/>
              </w:rPr>
              <w:br/>
              <w:t>[,&lt;N2&gt;[,&lt;T2&gt;</w:t>
            </w:r>
            <w:r w:rsidRPr="00671C8B">
              <w:rPr>
                <w:b/>
                <w:lang w:val="fr-FR"/>
              </w:rPr>
              <w:br/>
              <w:t>[,&lt;T3&gt;[,&lt;k&gt;]]]]]]]]</w:t>
            </w:r>
          </w:p>
        </w:tc>
        <w:tc>
          <w:tcPr>
            <w:tcW w:w="7560" w:type="dxa"/>
          </w:tcPr>
          <w:p w14:paraId="05512DDF" w14:textId="77777777" w:rsidR="00975CC4" w:rsidRPr="00671C8B" w:rsidRDefault="00975CC4" w:rsidP="00166AF3">
            <w:pPr>
              <w:pStyle w:val="TableBody"/>
              <w:rPr>
                <w:u w:val="single"/>
                <w:lang w:val="fr-FR"/>
              </w:rPr>
            </w:pPr>
          </w:p>
          <w:p w14:paraId="165973BE" w14:textId="77777777" w:rsidR="00975CC4" w:rsidRPr="00D86F43" w:rsidRDefault="00975CC4" w:rsidP="00166AF3">
            <w:pPr>
              <w:pStyle w:val="TableBody"/>
              <w:rPr>
                <w:sz w:val="16"/>
                <w:szCs w:val="16"/>
                <w:u w:val="single"/>
                <w:lang w:val="fr-FR"/>
              </w:rPr>
            </w:pPr>
          </w:p>
          <w:p w14:paraId="00BA0E8D" w14:textId="77777777" w:rsidR="00975CC4" w:rsidRPr="00671C8B" w:rsidRDefault="00975CC4" w:rsidP="00166AF3">
            <w:pPr>
              <w:pStyle w:val="TableBody"/>
              <w:rPr>
                <w:u w:val="single"/>
              </w:rPr>
            </w:pPr>
            <w:r w:rsidRPr="00671C8B">
              <w:rPr>
                <w:u w:val="single"/>
              </w:rPr>
              <w:t>Response</w:t>
            </w:r>
          </w:p>
          <w:p w14:paraId="7CCCF87B" w14:textId="77777777" w:rsidR="00975CC4" w:rsidRPr="00671C8B" w:rsidRDefault="00975CC4" w:rsidP="00166AF3">
            <w:pPr>
              <w:pStyle w:val="TableBody"/>
              <w:rPr>
                <w:b/>
              </w:rPr>
            </w:pPr>
            <w:r w:rsidRPr="00671C8B">
              <w:rPr>
                <w:b/>
              </w:rPr>
              <w:t>OK</w:t>
            </w:r>
          </w:p>
          <w:p w14:paraId="5E658EE7" w14:textId="77777777" w:rsidR="00975CC4" w:rsidRPr="00D86F43" w:rsidRDefault="00975CC4" w:rsidP="00166AF3">
            <w:pPr>
              <w:pStyle w:val="TableBody"/>
              <w:rPr>
                <w:sz w:val="14"/>
                <w:szCs w:val="14"/>
              </w:rPr>
            </w:pPr>
          </w:p>
          <w:p w14:paraId="792821D6" w14:textId="77777777" w:rsidR="00975CC4" w:rsidRPr="00671C8B" w:rsidRDefault="00975CC4" w:rsidP="00166AF3">
            <w:pPr>
              <w:pStyle w:val="TableBody"/>
            </w:pPr>
            <w:r w:rsidRPr="00671C8B">
              <w:t>or</w:t>
            </w:r>
          </w:p>
          <w:p w14:paraId="13A6FA7E" w14:textId="77777777" w:rsidR="00975CC4" w:rsidRPr="00671C8B" w:rsidRDefault="00975CC4" w:rsidP="00166AF3">
            <w:pPr>
              <w:pStyle w:val="TableBody"/>
              <w:rPr>
                <w:b/>
              </w:rPr>
            </w:pPr>
            <w:r w:rsidRPr="00671C8B">
              <w:rPr>
                <w:b/>
              </w:rPr>
              <w:t>+CME ERROR: &lt;err&gt;</w:t>
            </w:r>
          </w:p>
          <w:p w14:paraId="07E46F0C" w14:textId="77777777" w:rsidR="00975CC4" w:rsidRPr="00671C8B" w:rsidRDefault="00975CC4" w:rsidP="00166AF3">
            <w:pPr>
              <w:pStyle w:val="TableBody"/>
              <w:rPr>
                <w:b/>
              </w:rPr>
            </w:pPr>
            <w:r w:rsidRPr="00671C8B">
              <w:rPr>
                <w:b/>
              </w:rPr>
              <w:t>OK</w:t>
            </w:r>
          </w:p>
          <w:p w14:paraId="6184C678" w14:textId="77777777" w:rsidR="00975CC4" w:rsidRPr="00D86F43" w:rsidRDefault="00975CC4" w:rsidP="00166AF3">
            <w:pPr>
              <w:pStyle w:val="TableBody"/>
              <w:rPr>
                <w:b/>
                <w:sz w:val="14"/>
                <w:szCs w:val="14"/>
              </w:rPr>
            </w:pPr>
          </w:p>
          <w:p w14:paraId="3DBEE2C1" w14:textId="77777777" w:rsidR="00975CC4" w:rsidRPr="00671C8B" w:rsidRDefault="00975CC4" w:rsidP="00166AF3">
            <w:pPr>
              <w:pStyle w:val="TableBody"/>
              <w:rPr>
                <w:u w:val="single"/>
              </w:rPr>
            </w:pPr>
            <w:r w:rsidRPr="00671C8B">
              <w:rPr>
                <w:u w:val="single"/>
              </w:rPr>
              <w:t>Parameters</w:t>
            </w:r>
          </w:p>
          <w:p w14:paraId="5F0DD4F0" w14:textId="77777777" w:rsidR="00975CC4" w:rsidRPr="00671C8B" w:rsidRDefault="00975CC4" w:rsidP="00166AF3">
            <w:pPr>
              <w:pStyle w:val="TableBody"/>
            </w:pPr>
            <w:r w:rsidRPr="00671C8B">
              <w:rPr>
                <w:b/>
              </w:rPr>
              <w:t>&lt;mode&gt;</w:t>
            </w:r>
            <w:r w:rsidRPr="00671C8B">
              <w:tab/>
              <w:t>Multiplexer transparency mechanism</w:t>
            </w:r>
          </w:p>
          <w:p w14:paraId="30AED853" w14:textId="77777777" w:rsidR="00975CC4" w:rsidRDefault="00975CC4" w:rsidP="00166AF3">
            <w:pPr>
              <w:pStyle w:val="TableBody"/>
            </w:pPr>
            <w:r w:rsidRPr="00671C8B">
              <w:rPr>
                <w:u w:val="single"/>
                <w:lang w:eastAsia="zh-CN"/>
              </w:rPr>
              <w:t>0</w:t>
            </w:r>
            <w:r w:rsidRPr="00671C8B">
              <w:rPr>
                <w:lang w:eastAsia="zh-CN"/>
              </w:rPr>
              <w:tab/>
              <w:t>Basic o</w:t>
            </w:r>
            <w:r w:rsidRPr="00671C8B">
              <w:t>ption</w:t>
            </w:r>
          </w:p>
          <w:p w14:paraId="3EADB986" w14:textId="77777777" w:rsidR="00975CC4" w:rsidRPr="00671C8B" w:rsidRDefault="00975CC4" w:rsidP="00166AF3">
            <w:pPr>
              <w:pStyle w:val="TableBody"/>
            </w:pPr>
            <w:r>
              <w:t>1</w:t>
            </w:r>
            <w:r>
              <w:tab/>
              <w:t>Advanced option (not supported)</w:t>
            </w:r>
          </w:p>
          <w:p w14:paraId="29B32D90" w14:textId="77777777" w:rsidR="00975CC4" w:rsidRPr="00CA3F4B" w:rsidRDefault="00975CC4" w:rsidP="00166AF3">
            <w:pPr>
              <w:pStyle w:val="TableBody"/>
              <w:rPr>
                <w:b/>
                <w:sz w:val="16"/>
                <w:szCs w:val="16"/>
              </w:rPr>
            </w:pPr>
          </w:p>
          <w:p w14:paraId="59E7A5A8" w14:textId="77777777" w:rsidR="00975CC4" w:rsidRPr="00671C8B" w:rsidRDefault="00975CC4" w:rsidP="00166AF3">
            <w:pPr>
              <w:pStyle w:val="TableBody"/>
              <w:rPr>
                <w:lang w:eastAsia="zh-CN"/>
              </w:rPr>
            </w:pPr>
            <w:r w:rsidRPr="00671C8B">
              <w:rPr>
                <w:b/>
              </w:rPr>
              <w:t>&lt;subset&gt;</w:t>
            </w:r>
            <w:r w:rsidRPr="00671C8B">
              <w:rPr>
                <w:b/>
              </w:rPr>
              <w:tab/>
            </w:r>
            <w:r w:rsidRPr="00671C8B">
              <w:rPr>
                <w:u w:val="single"/>
                <w:lang w:eastAsia="zh-CN"/>
              </w:rPr>
              <w:t>0</w:t>
            </w:r>
            <w:r w:rsidRPr="00671C8B">
              <w:rPr>
                <w:lang w:eastAsia="zh-CN"/>
              </w:rPr>
              <w:tab/>
            </w:r>
            <w:r w:rsidRPr="00671C8B">
              <w:t>UIH frames used only</w:t>
            </w:r>
          </w:p>
          <w:p w14:paraId="26CB0EA6" w14:textId="77777777" w:rsidR="00975CC4" w:rsidRPr="009D265A" w:rsidRDefault="00975CC4" w:rsidP="00166AF3">
            <w:pPr>
              <w:pStyle w:val="TableBody"/>
            </w:pPr>
            <w:r>
              <w:tab/>
            </w:r>
            <w:r>
              <w:tab/>
            </w:r>
            <w:r w:rsidRPr="009D265A">
              <w:t xml:space="preserve">1 </w:t>
            </w:r>
            <w:r w:rsidRPr="009D265A">
              <w:tab/>
              <w:t>UI frames used only</w:t>
            </w:r>
            <w:r>
              <w:t xml:space="preserve"> (</w:t>
            </w:r>
            <w:r w:rsidRPr="009D265A">
              <w:t>not supported</w:t>
            </w:r>
            <w:r>
              <w:t>)</w:t>
            </w:r>
          </w:p>
          <w:p w14:paraId="56FDD05E" w14:textId="77777777" w:rsidR="00975CC4" w:rsidRPr="009D265A" w:rsidRDefault="00975CC4" w:rsidP="00166AF3">
            <w:pPr>
              <w:pStyle w:val="TableBody"/>
            </w:pPr>
            <w:r>
              <w:tab/>
            </w:r>
            <w:r>
              <w:tab/>
            </w:r>
            <w:r w:rsidRPr="009872E1">
              <w:t xml:space="preserve">2 </w:t>
            </w:r>
            <w:r w:rsidRPr="009872E1">
              <w:tab/>
              <w:t>I frames used only (</w:t>
            </w:r>
            <w:r w:rsidRPr="009D265A">
              <w:t>not supported</w:t>
            </w:r>
            <w:r>
              <w:t>)</w:t>
            </w:r>
          </w:p>
          <w:p w14:paraId="622F8CB9" w14:textId="77777777" w:rsidR="00975CC4" w:rsidRDefault="00975CC4" w:rsidP="00166AF3">
            <w:pPr>
              <w:pStyle w:val="TableBody"/>
              <w:rPr>
                <w:b/>
              </w:rPr>
            </w:pPr>
          </w:p>
          <w:p w14:paraId="55368898" w14:textId="77777777" w:rsidR="00975CC4" w:rsidRPr="00671C8B" w:rsidRDefault="00975CC4" w:rsidP="00166AF3">
            <w:pPr>
              <w:pStyle w:val="TableBody"/>
              <w:rPr>
                <w:lang w:eastAsia="zh-CN"/>
              </w:rPr>
            </w:pPr>
            <w:r w:rsidRPr="00671C8B">
              <w:rPr>
                <w:b/>
              </w:rPr>
              <w:t>&lt;port_speed&gt;</w:t>
            </w:r>
            <w:r w:rsidRPr="00671C8B">
              <w:rPr>
                <w:b/>
              </w:rPr>
              <w:tab/>
            </w:r>
            <w:r w:rsidRPr="00671C8B">
              <w:t>Transmission rate</w:t>
            </w:r>
          </w:p>
          <w:p w14:paraId="282324EF" w14:textId="77777777" w:rsidR="00975CC4" w:rsidRPr="00671C8B" w:rsidRDefault="00975CC4" w:rsidP="00166AF3">
            <w:pPr>
              <w:pStyle w:val="TableBody"/>
            </w:pPr>
            <w:r w:rsidRPr="00671C8B">
              <w:t>1</w:t>
            </w:r>
            <w:r w:rsidRPr="00671C8B">
              <w:tab/>
              <w:t>9 600 bit/s</w:t>
            </w:r>
          </w:p>
          <w:p w14:paraId="674CA602" w14:textId="77777777" w:rsidR="00975CC4" w:rsidRPr="00671C8B" w:rsidRDefault="00975CC4" w:rsidP="00166AF3">
            <w:pPr>
              <w:pStyle w:val="TableBody"/>
            </w:pPr>
            <w:r w:rsidRPr="00671C8B">
              <w:t>2</w:t>
            </w:r>
            <w:r w:rsidRPr="00671C8B">
              <w:tab/>
              <w:t>19 200 bit/s</w:t>
            </w:r>
          </w:p>
          <w:p w14:paraId="02899BFB" w14:textId="77777777" w:rsidR="00975CC4" w:rsidRPr="00671C8B" w:rsidRDefault="00975CC4" w:rsidP="00166AF3">
            <w:pPr>
              <w:pStyle w:val="TableBody"/>
            </w:pPr>
            <w:r w:rsidRPr="00671C8B">
              <w:t>3</w:t>
            </w:r>
            <w:r w:rsidRPr="00671C8B">
              <w:tab/>
              <w:t>38 400 bit/s</w:t>
            </w:r>
          </w:p>
          <w:p w14:paraId="7431AC52" w14:textId="77777777" w:rsidR="00975CC4" w:rsidRPr="00671C8B" w:rsidRDefault="00975CC4" w:rsidP="00166AF3">
            <w:pPr>
              <w:pStyle w:val="TableBody"/>
            </w:pPr>
            <w:r w:rsidRPr="00671C8B">
              <w:t>4</w:t>
            </w:r>
            <w:r w:rsidRPr="00671C8B">
              <w:tab/>
              <w:t>57 600 bit/s</w:t>
            </w:r>
          </w:p>
          <w:p w14:paraId="30ACB237" w14:textId="77777777" w:rsidR="00975CC4" w:rsidRPr="00671C8B" w:rsidRDefault="00975CC4" w:rsidP="00166AF3">
            <w:pPr>
              <w:pStyle w:val="TableBody"/>
            </w:pPr>
            <w:r w:rsidRPr="00671C8B">
              <w:t>5</w:t>
            </w:r>
            <w:r w:rsidRPr="00671C8B">
              <w:tab/>
              <w:t>115 200 bit/s</w:t>
            </w:r>
          </w:p>
          <w:p w14:paraId="6C3DAC17" w14:textId="77777777" w:rsidR="00975CC4" w:rsidRPr="00671C8B" w:rsidRDefault="00975CC4" w:rsidP="00166AF3">
            <w:pPr>
              <w:pStyle w:val="TableBody"/>
            </w:pPr>
            <w:r w:rsidRPr="00671C8B">
              <w:t>6</w:t>
            </w:r>
            <w:r w:rsidRPr="00671C8B">
              <w:tab/>
              <w:t>230 400 bit/s</w:t>
            </w:r>
          </w:p>
          <w:p w14:paraId="14FFCC78" w14:textId="77777777" w:rsidR="00975CC4" w:rsidRPr="00671C8B" w:rsidRDefault="00975CC4" w:rsidP="00166AF3">
            <w:pPr>
              <w:pStyle w:val="TableBody"/>
            </w:pPr>
            <w:r w:rsidRPr="00671C8B">
              <w:rPr>
                <w:u w:val="single"/>
              </w:rPr>
              <w:t>7</w:t>
            </w:r>
            <w:r w:rsidRPr="00671C8B">
              <w:tab/>
              <w:t>1 Mbit/s</w:t>
            </w:r>
          </w:p>
          <w:p w14:paraId="3453D077" w14:textId="77777777" w:rsidR="00975CC4" w:rsidRPr="00CA3F4B" w:rsidRDefault="00975CC4" w:rsidP="00166AF3">
            <w:pPr>
              <w:pStyle w:val="TableBody"/>
              <w:rPr>
                <w:sz w:val="16"/>
                <w:szCs w:val="16"/>
                <w:lang w:eastAsia="zh-CN"/>
              </w:rPr>
            </w:pPr>
          </w:p>
          <w:p w14:paraId="0E7139E7" w14:textId="77777777" w:rsidR="00975CC4" w:rsidRPr="00671C8B" w:rsidRDefault="00975CC4" w:rsidP="00166AF3">
            <w:pPr>
              <w:pStyle w:val="TableBody"/>
            </w:pPr>
            <w:r w:rsidRPr="00671C8B">
              <w:rPr>
                <w:b/>
              </w:rPr>
              <w:t>&lt;N1&gt;</w:t>
            </w:r>
            <w:r w:rsidRPr="00671C8B">
              <w:rPr>
                <w:b/>
              </w:rPr>
              <w:tab/>
            </w:r>
            <w:r w:rsidRPr="00671C8B">
              <w:t>1</w:t>
            </w:r>
            <w:r>
              <w:t xml:space="preserve"> – </w:t>
            </w:r>
            <w:r w:rsidRPr="00671C8B">
              <w:t>1509</w:t>
            </w:r>
            <w:r>
              <w:tab/>
            </w:r>
            <w:r w:rsidRPr="00671C8B">
              <w:t>Maximum frame size</w:t>
            </w:r>
            <w:r>
              <w:t xml:space="preserve">. Default value = </w:t>
            </w:r>
            <w:r w:rsidRPr="00671C8B">
              <w:rPr>
                <w:u w:val="single"/>
              </w:rPr>
              <w:t>31</w:t>
            </w:r>
            <w:r w:rsidRPr="00671C8B">
              <w:t xml:space="preserve"> (64 if</w:t>
            </w:r>
            <w:r>
              <w:t xml:space="preserve"> </w:t>
            </w:r>
            <w:r w:rsidRPr="00671C8B">
              <w:t xml:space="preserve">Advanced option is </w:t>
            </w:r>
            <w:r>
              <w:tab/>
            </w:r>
            <w:r>
              <w:tab/>
            </w:r>
            <w:r>
              <w:tab/>
            </w:r>
            <w:r>
              <w:tab/>
            </w:r>
            <w:r w:rsidRPr="00671C8B">
              <w:t>used)</w:t>
            </w:r>
          </w:p>
          <w:p w14:paraId="28C71023" w14:textId="77777777" w:rsidR="00975CC4" w:rsidRPr="00CA3F4B" w:rsidRDefault="00975CC4" w:rsidP="00166AF3">
            <w:pPr>
              <w:pStyle w:val="TableBody"/>
              <w:rPr>
                <w:sz w:val="16"/>
                <w:szCs w:val="16"/>
              </w:rPr>
            </w:pPr>
          </w:p>
          <w:p w14:paraId="77C2D18C" w14:textId="77777777" w:rsidR="00975CC4" w:rsidRPr="00671C8B" w:rsidRDefault="00975CC4" w:rsidP="00166AF3">
            <w:pPr>
              <w:pStyle w:val="TableBody"/>
            </w:pPr>
            <w:r w:rsidRPr="00671C8B">
              <w:rPr>
                <w:b/>
              </w:rPr>
              <w:t>&lt;T1&gt;</w:t>
            </w:r>
            <w:r w:rsidRPr="00671C8B">
              <w:tab/>
              <w:t>1</w:t>
            </w:r>
            <w:r>
              <w:t xml:space="preserve"> – </w:t>
            </w:r>
            <w:r w:rsidRPr="00671C8B">
              <w:t>255</w:t>
            </w:r>
            <w:r>
              <w:tab/>
              <w:t>Acknowledgement time</w:t>
            </w:r>
            <w:r w:rsidRPr="00671C8B">
              <w:t xml:space="preserve"> in units of ten milliseconds</w:t>
            </w:r>
            <w:r>
              <w:t xml:space="preserve">. Default value = </w:t>
            </w:r>
            <w:r w:rsidRPr="00CA3F4B">
              <w:rPr>
                <w:u w:val="single"/>
              </w:rPr>
              <w:t>10</w:t>
            </w:r>
            <w:r>
              <w:t xml:space="preserve"> </w:t>
            </w:r>
            <w:r>
              <w:tab/>
            </w:r>
            <w:r>
              <w:tab/>
            </w:r>
            <w:r>
              <w:tab/>
            </w:r>
            <w:r>
              <w:tab/>
              <w:t>(100 ms)</w:t>
            </w:r>
          </w:p>
          <w:p w14:paraId="07EDE8F7" w14:textId="77777777" w:rsidR="00975CC4" w:rsidRPr="00CA3F4B" w:rsidRDefault="00975CC4" w:rsidP="00166AF3">
            <w:pPr>
              <w:pStyle w:val="TableBody"/>
              <w:tabs>
                <w:tab w:val="left" w:pos="1759"/>
              </w:tabs>
              <w:rPr>
                <w:b/>
                <w:sz w:val="16"/>
                <w:szCs w:val="16"/>
              </w:rPr>
            </w:pPr>
          </w:p>
          <w:p w14:paraId="4D0EFE02" w14:textId="77777777" w:rsidR="00975CC4" w:rsidRPr="00671C8B" w:rsidRDefault="00975CC4" w:rsidP="00166AF3">
            <w:pPr>
              <w:pStyle w:val="TableBody"/>
            </w:pPr>
            <w:r w:rsidRPr="00671C8B">
              <w:rPr>
                <w:b/>
              </w:rPr>
              <w:t>&lt;N2&gt;</w:t>
            </w:r>
            <w:r w:rsidRPr="00671C8B">
              <w:tab/>
              <w:t>0</w:t>
            </w:r>
            <w:r>
              <w:t xml:space="preserve"> – </w:t>
            </w:r>
            <w:r w:rsidRPr="00671C8B">
              <w:t>5</w:t>
            </w:r>
            <w:r>
              <w:tab/>
            </w:r>
            <w:r>
              <w:tab/>
            </w:r>
            <w:r w:rsidRPr="00671C8B">
              <w:t>Maximum number of re-transmissions</w:t>
            </w:r>
            <w:r>
              <w:t xml:space="preserve">. Default value = </w:t>
            </w:r>
            <w:r w:rsidRPr="00CA3F4B">
              <w:rPr>
                <w:u w:val="single"/>
              </w:rPr>
              <w:t>3</w:t>
            </w:r>
          </w:p>
          <w:p w14:paraId="533367FE" w14:textId="77777777" w:rsidR="00975CC4" w:rsidRPr="00CA3F4B" w:rsidRDefault="00975CC4" w:rsidP="00166AF3">
            <w:pPr>
              <w:pStyle w:val="TableBody"/>
              <w:tabs>
                <w:tab w:val="left" w:pos="1759"/>
              </w:tabs>
              <w:rPr>
                <w:sz w:val="16"/>
                <w:szCs w:val="16"/>
              </w:rPr>
            </w:pPr>
          </w:p>
          <w:p w14:paraId="7629703C" w14:textId="77777777" w:rsidR="00975CC4" w:rsidRPr="00671C8B" w:rsidRDefault="00975CC4" w:rsidP="00166AF3">
            <w:pPr>
              <w:pStyle w:val="TableBody"/>
            </w:pPr>
            <w:r w:rsidRPr="00671C8B">
              <w:rPr>
                <w:b/>
              </w:rPr>
              <w:t>&lt;T2&gt;</w:t>
            </w:r>
            <w:r w:rsidRPr="00671C8B">
              <w:tab/>
              <w:t>2</w:t>
            </w:r>
            <w:r>
              <w:t xml:space="preserve"> – </w:t>
            </w:r>
            <w:r w:rsidRPr="00671C8B">
              <w:t>255</w:t>
            </w:r>
            <w:r>
              <w:tab/>
              <w:t>Response time</w:t>
            </w:r>
            <w:r w:rsidRPr="00671C8B">
              <w:t xml:space="preserve"> for the multiplexer control channel in units of ten </w:t>
            </w:r>
            <w:r>
              <w:tab/>
            </w:r>
            <w:r>
              <w:tab/>
            </w:r>
            <w:r>
              <w:tab/>
            </w:r>
            <w:r>
              <w:tab/>
            </w:r>
            <w:r w:rsidRPr="00671C8B">
              <w:t>milliseconds</w:t>
            </w:r>
            <w:r>
              <w:t xml:space="preserve">. Default value = 30 (300 ms). </w:t>
            </w:r>
            <w:r w:rsidRPr="00671C8B">
              <w:t xml:space="preserve">Note that &lt;T2&gt; must be </w:t>
            </w:r>
            <w:r>
              <w:tab/>
            </w:r>
            <w:r>
              <w:tab/>
            </w:r>
            <w:r>
              <w:tab/>
            </w:r>
            <w:r>
              <w:tab/>
            </w:r>
            <w:r w:rsidRPr="00671C8B">
              <w:t>longer than &lt;T1&gt;.</w:t>
            </w:r>
          </w:p>
          <w:p w14:paraId="2EC39C64" w14:textId="77777777" w:rsidR="00975CC4" w:rsidRPr="00671C8B" w:rsidRDefault="00975CC4" w:rsidP="00166AF3">
            <w:pPr>
              <w:pStyle w:val="TableBody"/>
              <w:tabs>
                <w:tab w:val="left" w:pos="1759"/>
              </w:tabs>
            </w:pPr>
          </w:p>
          <w:p w14:paraId="21538611" w14:textId="77777777" w:rsidR="00975CC4" w:rsidRPr="00671C8B" w:rsidRDefault="00975CC4" w:rsidP="00166AF3">
            <w:pPr>
              <w:pStyle w:val="TableBody"/>
            </w:pPr>
            <w:commentRangeStart w:id="1913"/>
            <w:r w:rsidRPr="00671C8B">
              <w:rPr>
                <w:b/>
              </w:rPr>
              <w:t>&lt;T3&gt;</w:t>
            </w:r>
            <w:r w:rsidRPr="00671C8B">
              <w:t xml:space="preserve"> </w:t>
            </w:r>
            <w:r w:rsidRPr="00671C8B">
              <w:tab/>
              <w:t>1</w:t>
            </w:r>
            <w:r>
              <w:t xml:space="preserve"> – </w:t>
            </w:r>
            <w:r w:rsidRPr="00671C8B">
              <w:t>255</w:t>
            </w:r>
            <w:r>
              <w:tab/>
            </w:r>
            <w:r w:rsidRPr="00671C8B">
              <w:t>Wake up response timer in seconds</w:t>
            </w:r>
            <w:r>
              <w:t>. C</w:t>
            </w:r>
            <w:r w:rsidRPr="00671C8B">
              <w:t xml:space="preserve">urrently not supported; in case </w:t>
            </w:r>
            <w:r>
              <w:tab/>
            </w:r>
            <w:r>
              <w:tab/>
            </w:r>
            <w:r>
              <w:tab/>
            </w:r>
            <w:r>
              <w:tab/>
            </w:r>
            <w:r w:rsidRPr="00671C8B">
              <w:t>of read command, 0 is returned.</w:t>
            </w:r>
            <w:commentRangeEnd w:id="1913"/>
            <w:r>
              <w:rPr>
                <w:rStyle w:val="CommentReference"/>
                <w:rFonts w:ascii="Verdana" w:hAnsi="Verdana" w:cs="Times New Roman"/>
                <w:lang w:eastAsia="en-US"/>
              </w:rPr>
              <w:commentReference w:id="1913"/>
            </w:r>
          </w:p>
          <w:p w14:paraId="1C4AF692" w14:textId="77777777" w:rsidR="00975CC4" w:rsidRPr="00671C8B" w:rsidRDefault="00975CC4" w:rsidP="00166AF3">
            <w:pPr>
              <w:pStyle w:val="TableBody"/>
              <w:rPr>
                <w:b/>
              </w:rPr>
            </w:pPr>
          </w:p>
          <w:p w14:paraId="02E201F4" w14:textId="77777777" w:rsidR="00975CC4" w:rsidRPr="00671C8B" w:rsidRDefault="00975CC4" w:rsidP="00166AF3">
            <w:pPr>
              <w:pStyle w:val="TableBody"/>
            </w:pPr>
            <w:r w:rsidRPr="00671C8B">
              <w:rPr>
                <w:b/>
              </w:rPr>
              <w:t>&lt;k&gt;</w:t>
            </w:r>
            <w:r w:rsidRPr="00671C8B">
              <w:tab/>
              <w:t>1</w:t>
            </w:r>
            <w:r>
              <w:t xml:space="preserve"> – </w:t>
            </w:r>
            <w:r w:rsidRPr="00671C8B">
              <w:t>7</w:t>
            </w:r>
            <w:r>
              <w:tab/>
            </w:r>
            <w:r>
              <w:tab/>
            </w:r>
            <w:r w:rsidRPr="00671C8B">
              <w:t>Window size for advanced operation with error recovery options</w:t>
            </w:r>
            <w:r>
              <w:t xml:space="preserve">. </w:t>
            </w:r>
            <w:r>
              <w:tab/>
            </w:r>
            <w:r>
              <w:tab/>
            </w:r>
            <w:r>
              <w:tab/>
            </w:r>
            <w:r>
              <w:tab/>
              <w:t>C</w:t>
            </w:r>
            <w:r w:rsidRPr="00671C8B">
              <w:t>urrently not supported; in case of read command, 0 is returned.</w:t>
            </w:r>
          </w:p>
        </w:tc>
      </w:tr>
      <w:tr w:rsidR="00975CC4" w:rsidRPr="00C41274" w14:paraId="3974EFB8" w14:textId="77777777" w:rsidTr="00166AF3">
        <w:trPr>
          <w:trHeight w:val="781"/>
        </w:trPr>
        <w:tc>
          <w:tcPr>
            <w:tcW w:w="1728" w:type="dxa"/>
          </w:tcPr>
          <w:p w14:paraId="2A6C9FFF" w14:textId="77777777" w:rsidR="00975CC4" w:rsidRPr="00671C8B" w:rsidRDefault="00975CC4" w:rsidP="00166AF3">
            <w:pPr>
              <w:pStyle w:val="TableBody"/>
              <w:rPr>
                <w:i/>
                <w:lang w:val="fr-FR"/>
              </w:rPr>
            </w:pPr>
            <w:r w:rsidRPr="00671C8B">
              <w:rPr>
                <w:u w:val="single"/>
              </w:rPr>
              <w:lastRenderedPageBreak/>
              <w:t>Notes</w:t>
            </w:r>
          </w:p>
        </w:tc>
        <w:tc>
          <w:tcPr>
            <w:tcW w:w="7560" w:type="dxa"/>
          </w:tcPr>
          <w:p w14:paraId="2442B8F4" w14:textId="77777777" w:rsidR="00975CC4" w:rsidRPr="004E22DF" w:rsidRDefault="00975CC4" w:rsidP="0059466D">
            <w:pPr>
              <w:pStyle w:val="TableBody"/>
              <w:numPr>
                <w:ilvl w:val="0"/>
                <w:numId w:val="67"/>
              </w:numPr>
            </w:pPr>
            <w:r w:rsidRPr="00671C8B">
              <w:t>This command enables the multiplexing protocol control channel as defined in GSM07.10.</w:t>
            </w:r>
          </w:p>
          <w:p w14:paraId="2EBE2EC6" w14:textId="77777777" w:rsidR="00975CC4" w:rsidRPr="009D265A" w:rsidRDefault="00975CC4" w:rsidP="0059466D">
            <w:pPr>
              <w:pStyle w:val="TableBody"/>
              <w:numPr>
                <w:ilvl w:val="0"/>
                <w:numId w:val="67"/>
              </w:numPr>
            </w:pPr>
            <w:r w:rsidRPr="00671C8B">
              <w:t>The AT command sets parameters for the Control Channel. If parameters are left out the default values are used. If no autobauding is supported, a customer related interface speed is pre selected. The final response code OK or CME ERROR: &lt;err&gt; is returned using the old interface speed; the parameters become active only after sending OK.</w:t>
            </w:r>
          </w:p>
          <w:p w14:paraId="51153C5E" w14:textId="77777777" w:rsidR="00975CC4" w:rsidRPr="00AF584E" w:rsidRDefault="00975CC4" w:rsidP="0059466D">
            <w:pPr>
              <w:pStyle w:val="TableBody"/>
              <w:numPr>
                <w:ilvl w:val="0"/>
                <w:numId w:val="67"/>
              </w:numPr>
            </w:pPr>
            <w:r w:rsidRPr="00AF584E">
              <w:t>The "+++" escape sequence is not supported in the DLC port in CMUX mode. Alternatively, DTR can be used to switch from data mode to command mode, or use another DLC port to send AT commands.</w:t>
            </w:r>
          </w:p>
          <w:p w14:paraId="36B9C534" w14:textId="77777777" w:rsidR="00975CC4" w:rsidRPr="00AF584E" w:rsidRDefault="00975CC4" w:rsidP="0059466D">
            <w:pPr>
              <w:pStyle w:val="TableBody"/>
              <w:numPr>
                <w:ilvl w:val="0"/>
                <w:numId w:val="67"/>
              </w:numPr>
            </w:pPr>
            <w:r w:rsidRPr="00AF584E">
              <w:t>The module handles the frame data step by step in CMUX mode. If there are any wrong data in the fr</w:t>
            </w:r>
            <w:r>
              <w:t>ame, e.g.</w:t>
            </w:r>
            <w:r w:rsidRPr="00AF584E">
              <w:t xml:space="preserve"> wrong CRC, nothing will be returned to the terminal, and the module will wait for a valid frame data.</w:t>
            </w:r>
          </w:p>
          <w:p w14:paraId="0FCF3AAE" w14:textId="77777777" w:rsidR="00975CC4" w:rsidRPr="00AF584E" w:rsidRDefault="00975CC4" w:rsidP="0059466D">
            <w:pPr>
              <w:pStyle w:val="TableBody"/>
              <w:numPr>
                <w:ilvl w:val="0"/>
                <w:numId w:val="67"/>
              </w:numPr>
            </w:pPr>
            <w:r w:rsidRPr="00AF584E">
              <w:t>If the AT+CFUN command is entered with &lt;rst&gt;=1, all open CMUX channels will be closed and the module will reset.</w:t>
            </w:r>
          </w:p>
          <w:p w14:paraId="1C0AD013" w14:textId="77777777" w:rsidR="00975CC4" w:rsidRPr="00AF584E" w:rsidRDefault="00975CC4" w:rsidP="0059466D">
            <w:pPr>
              <w:pStyle w:val="TableBody"/>
              <w:numPr>
                <w:ilvl w:val="0"/>
                <w:numId w:val="67"/>
              </w:numPr>
            </w:pPr>
            <w:r w:rsidRPr="00AF584E">
              <w:t>There is no activity timeout to return to AT mode after entering MUX mode.</w:t>
            </w:r>
          </w:p>
          <w:p w14:paraId="65DD187B" w14:textId="77777777" w:rsidR="00975CC4" w:rsidRPr="00AF584E" w:rsidRDefault="00975CC4" w:rsidP="0059466D">
            <w:pPr>
              <w:pStyle w:val="TableBody"/>
              <w:numPr>
                <w:ilvl w:val="0"/>
                <w:numId w:val="67"/>
              </w:numPr>
            </w:pPr>
            <w:r w:rsidRPr="00AF584E">
              <w:t>MUX DLC ports are not persistent over power cycles. After a power cycle, DLC ports need to be re</w:t>
            </w:r>
            <w:r>
              <w:t>-</w:t>
            </w:r>
            <w:r w:rsidRPr="00AF584E">
              <w:t>established.</w:t>
            </w:r>
          </w:p>
          <w:p w14:paraId="6E010DA2" w14:textId="77777777" w:rsidR="00975CC4" w:rsidRPr="007D3118" w:rsidRDefault="00975CC4" w:rsidP="0059466D">
            <w:pPr>
              <w:pStyle w:val="TableBody"/>
              <w:numPr>
                <w:ilvl w:val="0"/>
                <w:numId w:val="67"/>
              </w:numPr>
              <w:rPr>
                <w:u w:val="single"/>
                <w:rPrChange w:id="1914" w:author="Alban Roche" w:date="2017-08-02T14:35:00Z">
                  <w:rPr>
                    <w:u w:val="single"/>
                    <w:lang w:val="fr-FR"/>
                  </w:rPr>
                </w:rPrChange>
              </w:rPr>
            </w:pPr>
            <w:r w:rsidRPr="00AF584E">
              <w:t>When an established MT call is hanged up from the caller side, NO CARRIER will only be sent to the port on which the call was established (i.e. the port on which ATD/ATA was sent).</w:t>
            </w:r>
          </w:p>
        </w:tc>
      </w:tr>
    </w:tbl>
    <w:p w14:paraId="561D4706" w14:textId="00257257" w:rsidR="00975CC4" w:rsidRPr="00AE67EA" w:rsidRDefault="00975CC4" w:rsidP="0059466D">
      <w:pPr>
        <w:pStyle w:val="Heading2"/>
        <w:numPr>
          <w:ilvl w:val="1"/>
          <w:numId w:val="11"/>
        </w:numPr>
        <w:ind w:left="1080" w:hanging="1080"/>
      </w:pPr>
      <w:bookmarkStart w:id="1915" w:name="_Toc486251533"/>
      <w:bookmarkStart w:id="1916" w:name="_Toc489456514"/>
      <w:r w:rsidRPr="00AE67EA">
        <w:lastRenderedPageBreak/>
        <w:t xml:space="preserve">+GCAP Command: Request Complete TA Capability </w:t>
      </w:r>
      <w:bookmarkEnd w:id="1898"/>
      <w:r w:rsidRPr="00AE67EA">
        <w:t>List</w:t>
      </w:r>
      <w:bookmarkEnd w:id="1899"/>
      <w:bookmarkEnd w:id="1900"/>
      <w:bookmarkEnd w:id="1901"/>
      <w:bookmarkEnd w:id="1902"/>
      <w:bookmarkEnd w:id="1903"/>
      <w:bookmarkEnd w:id="1904"/>
      <w:bookmarkEnd w:id="1905"/>
      <w:bookmarkEnd w:id="1906"/>
      <w:bookmarkEnd w:id="1907"/>
      <w:bookmarkEnd w:id="1915"/>
      <w:bookmarkEnd w:id="1916"/>
    </w:p>
    <w:tbl>
      <w:tblPr>
        <w:tblStyle w:val="TableSWIleft"/>
        <w:tblW w:w="9288" w:type="dxa"/>
        <w:tblLayout w:type="fixed"/>
        <w:tblLook w:val="04A0" w:firstRow="1" w:lastRow="0" w:firstColumn="1" w:lastColumn="0" w:noHBand="0" w:noVBand="1"/>
      </w:tblPr>
      <w:tblGrid>
        <w:gridCol w:w="1728"/>
        <w:gridCol w:w="7560"/>
      </w:tblGrid>
      <w:tr w:rsidR="00975CC4" w:rsidRPr="00C41274" w14:paraId="30554990"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3C3AA193" w14:textId="28F67F92" w:rsidR="00975CC4" w:rsidRPr="00C41274" w:rsidRDefault="00975CC4">
            <w:pPr>
              <w:pStyle w:val="TableRowHead"/>
              <w:spacing w:before="144" w:after="144"/>
              <w:rPr>
                <w:bCs w:val="0"/>
              </w:rPr>
            </w:pPr>
            <w:del w:id="1917" w:author="Alban Roche" w:date="2017-08-02T14:40:00Z">
              <w:r w:rsidDel="00F22490">
                <w:delText>HL7618, HL7618RD, HL7648, HL7650, HL7688, HL7690 and HL7692</w:delText>
              </w:r>
            </w:del>
            <w:ins w:id="1918" w:author="Alban Roche" w:date="2017-08-02T14:40:00Z">
              <w:r w:rsidR="00F22490">
                <w:t>HL7800</w:t>
              </w:r>
            </w:ins>
          </w:p>
        </w:tc>
      </w:tr>
      <w:tr w:rsidR="00975CC4" w:rsidRPr="00C41274" w14:paraId="6DB32D2E" w14:textId="77777777" w:rsidTr="00166AF3">
        <w:trPr>
          <w:trHeight w:val="781"/>
        </w:trPr>
        <w:tc>
          <w:tcPr>
            <w:tcW w:w="1728" w:type="dxa"/>
          </w:tcPr>
          <w:p w14:paraId="52F3E5E3" w14:textId="77777777" w:rsidR="00975CC4" w:rsidRPr="00C41274" w:rsidRDefault="00975CC4" w:rsidP="00166AF3">
            <w:pPr>
              <w:pStyle w:val="TableBody"/>
              <w:rPr>
                <w:i/>
              </w:rPr>
            </w:pPr>
            <w:r w:rsidRPr="00C41274">
              <w:rPr>
                <w:i/>
              </w:rPr>
              <w:t>Execute command</w:t>
            </w:r>
          </w:p>
          <w:p w14:paraId="71C727BA" w14:textId="77777777" w:rsidR="00975CC4" w:rsidRPr="00C41274" w:rsidRDefault="00975CC4" w:rsidP="00166AF3">
            <w:pPr>
              <w:pStyle w:val="TableBody"/>
            </w:pPr>
          </w:p>
          <w:p w14:paraId="004C0ADA" w14:textId="77777777" w:rsidR="00975CC4" w:rsidRPr="00C41274" w:rsidRDefault="00975CC4" w:rsidP="00166AF3">
            <w:pPr>
              <w:pStyle w:val="TableBody"/>
              <w:rPr>
                <w:u w:val="single"/>
              </w:rPr>
            </w:pPr>
            <w:r w:rsidRPr="00C41274">
              <w:rPr>
                <w:u w:val="single"/>
              </w:rPr>
              <w:t>Syntax</w:t>
            </w:r>
          </w:p>
          <w:p w14:paraId="0048FF7A" w14:textId="77777777" w:rsidR="00975CC4" w:rsidRPr="00BB726B" w:rsidRDefault="00975CC4" w:rsidP="00166AF3">
            <w:pPr>
              <w:pStyle w:val="TableBody"/>
              <w:rPr>
                <w:b/>
              </w:rPr>
            </w:pPr>
            <w:r>
              <w:rPr>
                <w:b/>
              </w:rPr>
              <w:t>AT+GCAP</w:t>
            </w:r>
          </w:p>
        </w:tc>
        <w:tc>
          <w:tcPr>
            <w:tcW w:w="7560" w:type="dxa"/>
          </w:tcPr>
          <w:p w14:paraId="0B7D9A3B" w14:textId="77777777" w:rsidR="00975CC4" w:rsidRPr="00C41274" w:rsidRDefault="00975CC4" w:rsidP="00166AF3">
            <w:pPr>
              <w:pStyle w:val="TableBody"/>
            </w:pPr>
          </w:p>
          <w:p w14:paraId="6C92800B" w14:textId="77777777" w:rsidR="00975CC4" w:rsidRPr="00C41274" w:rsidRDefault="00975CC4" w:rsidP="00166AF3">
            <w:pPr>
              <w:pStyle w:val="TableBody"/>
            </w:pPr>
          </w:p>
          <w:p w14:paraId="4B470A28" w14:textId="77777777" w:rsidR="00975CC4" w:rsidRPr="00C41274" w:rsidRDefault="00975CC4" w:rsidP="00166AF3">
            <w:pPr>
              <w:pStyle w:val="TableBody"/>
              <w:rPr>
                <w:u w:val="single"/>
              </w:rPr>
            </w:pPr>
            <w:r w:rsidRPr="00C41274">
              <w:rPr>
                <w:u w:val="single"/>
              </w:rPr>
              <w:t>Response</w:t>
            </w:r>
          </w:p>
          <w:p w14:paraId="7F5D7C9D" w14:textId="77777777" w:rsidR="00975CC4" w:rsidRPr="00C41274" w:rsidRDefault="00975CC4" w:rsidP="00166AF3">
            <w:pPr>
              <w:pStyle w:val="TableBody"/>
              <w:tabs>
                <w:tab w:val="left" w:pos="781"/>
              </w:tabs>
            </w:pPr>
            <w:r w:rsidRPr="00C41274">
              <w:rPr>
                <w:b/>
              </w:rPr>
              <w:t xml:space="preserve">+GCAP: </w:t>
            </w:r>
            <w:r w:rsidRPr="00C41274">
              <w:t xml:space="preserve">list of </w:t>
            </w:r>
            <w:r w:rsidRPr="00C41274">
              <w:rPr>
                <w:b/>
              </w:rPr>
              <w:t>&lt;name&gt;</w:t>
            </w:r>
            <w:r w:rsidRPr="00C41274">
              <w:t xml:space="preserve">s </w:t>
            </w:r>
          </w:p>
          <w:p w14:paraId="40829C4E" w14:textId="77777777" w:rsidR="00975CC4" w:rsidRPr="00C41274" w:rsidRDefault="00975CC4" w:rsidP="00166AF3">
            <w:pPr>
              <w:pStyle w:val="TableBody"/>
              <w:rPr>
                <w:b/>
              </w:rPr>
            </w:pPr>
            <w:r w:rsidRPr="00C41274">
              <w:rPr>
                <w:b/>
              </w:rPr>
              <w:t>OK</w:t>
            </w:r>
          </w:p>
        </w:tc>
      </w:tr>
      <w:tr w:rsidR="00975CC4" w:rsidRPr="00C41274" w14:paraId="1FB783F1" w14:textId="77777777" w:rsidTr="00166AF3">
        <w:trPr>
          <w:trHeight w:val="70"/>
        </w:trPr>
        <w:tc>
          <w:tcPr>
            <w:tcW w:w="1728" w:type="dxa"/>
          </w:tcPr>
          <w:p w14:paraId="0DD93D8B" w14:textId="77777777" w:rsidR="00975CC4" w:rsidRPr="00C41274" w:rsidRDefault="00975CC4" w:rsidP="00166AF3">
            <w:pPr>
              <w:pStyle w:val="TableBody"/>
            </w:pPr>
            <w:r>
              <w:rPr>
                <w:u w:val="single"/>
              </w:rPr>
              <w:t>Example</w:t>
            </w:r>
          </w:p>
        </w:tc>
        <w:tc>
          <w:tcPr>
            <w:tcW w:w="7560" w:type="dxa"/>
          </w:tcPr>
          <w:p w14:paraId="345799E4" w14:textId="56F65EA7" w:rsidR="00975CC4" w:rsidRPr="00C41274" w:rsidRDefault="009068D2" w:rsidP="00166AF3">
            <w:pPr>
              <w:pStyle w:val="TableBody"/>
            </w:pPr>
            <w:commentRangeStart w:id="1919"/>
            <w:r w:rsidRPr="005F0E9D">
              <w:t>The response code is CLTE1, CLTE3 or CLTE4 depending on the configured LTE category</w:t>
            </w:r>
            <w:commentRangeEnd w:id="1919"/>
            <w:r w:rsidRPr="005F0E9D">
              <w:rPr>
                <w:rStyle w:val="CommentReference"/>
                <w:rFonts w:ascii="Verdana" w:hAnsi="Verdana" w:cs="Times New Roman"/>
                <w:lang w:eastAsia="en-US"/>
              </w:rPr>
              <w:commentReference w:id="1919"/>
            </w:r>
            <w:r>
              <w:t>.</w:t>
            </w:r>
          </w:p>
        </w:tc>
      </w:tr>
    </w:tbl>
    <w:p w14:paraId="5E4D6C4C" w14:textId="77777777" w:rsidR="00975CC4" w:rsidRDefault="00975CC4" w:rsidP="0059466D">
      <w:pPr>
        <w:pStyle w:val="Heading2"/>
        <w:numPr>
          <w:ilvl w:val="1"/>
          <w:numId w:val="11"/>
        </w:numPr>
        <w:ind w:left="1080" w:hanging="1080"/>
      </w:pPr>
      <w:bookmarkStart w:id="1920" w:name="_Ref427680730"/>
      <w:bookmarkStart w:id="1921" w:name="_Ref427680731"/>
      <w:bookmarkStart w:id="1922" w:name="_Toc486251534"/>
      <w:bookmarkStart w:id="1923" w:name="_Toc489456515"/>
      <w:r w:rsidRPr="00671C8B">
        <w:t>+W</w:t>
      </w:r>
      <w:r>
        <w:t xml:space="preserve">IMEI </w:t>
      </w:r>
      <w:r w:rsidRPr="00671C8B">
        <w:t xml:space="preserve">Command: </w:t>
      </w:r>
      <w:r>
        <w:t>IMEI Write and Read</w:t>
      </w:r>
      <w:bookmarkEnd w:id="1920"/>
      <w:bookmarkEnd w:id="1921"/>
      <w:bookmarkEnd w:id="1922"/>
      <w:bookmarkEnd w:id="1923"/>
    </w:p>
    <w:tbl>
      <w:tblPr>
        <w:tblStyle w:val="TableSWIleft"/>
        <w:tblW w:w="9288" w:type="dxa"/>
        <w:tblLayout w:type="fixed"/>
        <w:tblLook w:val="04A0" w:firstRow="1" w:lastRow="0" w:firstColumn="1" w:lastColumn="0" w:noHBand="0" w:noVBand="1"/>
      </w:tblPr>
      <w:tblGrid>
        <w:gridCol w:w="1728"/>
        <w:gridCol w:w="7560"/>
      </w:tblGrid>
      <w:tr w:rsidR="00975CC4" w:rsidRPr="00671C8B" w14:paraId="544EF923"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5B407ED8" w14:textId="1388BA5D" w:rsidR="00975CC4" w:rsidRPr="00671C8B" w:rsidRDefault="00975CC4">
            <w:pPr>
              <w:pStyle w:val="TableRowHead"/>
              <w:spacing w:before="144" w:after="144"/>
            </w:pPr>
            <w:del w:id="1924" w:author="Alban Roche" w:date="2017-08-02T14:40:00Z">
              <w:r w:rsidDel="00F22490">
                <w:rPr>
                  <w:lang w:eastAsia="zh-CN"/>
                </w:rPr>
                <w:delText xml:space="preserve">HL7618, HL7618RD, </w:delText>
              </w:r>
              <w:r w:rsidDel="00F22490">
                <w:delText xml:space="preserve">HL7648, HL7650, HL7688, </w:delText>
              </w:r>
              <w:r w:rsidDel="00F22490">
                <w:rPr>
                  <w:lang w:eastAsia="zh-CN"/>
                </w:rPr>
                <w:delText>HL7690 and HL7692</w:delText>
              </w:r>
            </w:del>
            <w:ins w:id="1925" w:author="Alban Roche" w:date="2017-08-02T14:40:00Z">
              <w:r w:rsidR="00F22490">
                <w:rPr>
                  <w:lang w:eastAsia="zh-CN"/>
                </w:rPr>
                <w:t>HL7800</w:t>
              </w:r>
            </w:ins>
          </w:p>
        </w:tc>
      </w:tr>
      <w:tr w:rsidR="00975CC4" w:rsidRPr="00671C8B" w14:paraId="55192C51" w14:textId="77777777" w:rsidTr="00166AF3">
        <w:trPr>
          <w:trHeight w:val="523"/>
        </w:trPr>
        <w:tc>
          <w:tcPr>
            <w:tcW w:w="1728" w:type="dxa"/>
          </w:tcPr>
          <w:p w14:paraId="74B8974B" w14:textId="77777777" w:rsidR="00975CC4" w:rsidRPr="00C41274" w:rsidRDefault="00975CC4" w:rsidP="00166AF3">
            <w:pPr>
              <w:pStyle w:val="TableBody"/>
              <w:rPr>
                <w:i/>
              </w:rPr>
            </w:pPr>
            <w:r w:rsidRPr="00C41274">
              <w:rPr>
                <w:i/>
              </w:rPr>
              <w:t>Test command</w:t>
            </w:r>
          </w:p>
          <w:p w14:paraId="68910171" w14:textId="77777777" w:rsidR="00975CC4" w:rsidRPr="00C41274" w:rsidRDefault="00975CC4" w:rsidP="00166AF3">
            <w:pPr>
              <w:pStyle w:val="TableBody"/>
            </w:pPr>
          </w:p>
          <w:p w14:paraId="1DF14D28" w14:textId="77777777" w:rsidR="00975CC4" w:rsidRPr="00C41274" w:rsidRDefault="00975CC4" w:rsidP="00166AF3">
            <w:pPr>
              <w:pStyle w:val="TableBody"/>
              <w:rPr>
                <w:u w:val="single"/>
              </w:rPr>
            </w:pPr>
            <w:r w:rsidRPr="00C41274">
              <w:rPr>
                <w:u w:val="single"/>
              </w:rPr>
              <w:t>Syntax</w:t>
            </w:r>
          </w:p>
          <w:p w14:paraId="4D29A9BC" w14:textId="77777777" w:rsidR="00975CC4" w:rsidRPr="00671C8B" w:rsidRDefault="00975CC4" w:rsidP="00166AF3">
            <w:pPr>
              <w:pStyle w:val="TableBody"/>
            </w:pPr>
            <w:r w:rsidRPr="00034CC0">
              <w:rPr>
                <w:b/>
              </w:rPr>
              <w:t>AT+WIMEI=?</w:t>
            </w:r>
          </w:p>
        </w:tc>
        <w:tc>
          <w:tcPr>
            <w:tcW w:w="7560" w:type="dxa"/>
          </w:tcPr>
          <w:p w14:paraId="52615F99" w14:textId="77777777" w:rsidR="00975CC4" w:rsidRPr="00C41274" w:rsidRDefault="00975CC4" w:rsidP="00166AF3">
            <w:pPr>
              <w:pStyle w:val="TableBody"/>
              <w:rPr>
                <w:lang w:eastAsia="zh-CN"/>
              </w:rPr>
            </w:pPr>
          </w:p>
          <w:p w14:paraId="7C9D434D" w14:textId="77777777" w:rsidR="00975CC4" w:rsidRPr="00C41274" w:rsidRDefault="00975CC4" w:rsidP="00166AF3">
            <w:pPr>
              <w:pStyle w:val="TableBody"/>
              <w:rPr>
                <w:u w:val="single"/>
              </w:rPr>
            </w:pPr>
          </w:p>
          <w:p w14:paraId="382BCF31" w14:textId="77777777" w:rsidR="00975CC4" w:rsidRPr="00C41274" w:rsidRDefault="00975CC4" w:rsidP="00166AF3">
            <w:pPr>
              <w:pStyle w:val="TableBody"/>
              <w:rPr>
                <w:u w:val="single"/>
              </w:rPr>
            </w:pPr>
            <w:r w:rsidRPr="00C41274">
              <w:rPr>
                <w:u w:val="single"/>
              </w:rPr>
              <w:t>Response</w:t>
            </w:r>
          </w:p>
          <w:p w14:paraId="03B86C23" w14:textId="77777777" w:rsidR="00975CC4" w:rsidRPr="00671C8B" w:rsidRDefault="00975CC4" w:rsidP="00166AF3">
            <w:pPr>
              <w:pStyle w:val="TableBody"/>
            </w:pPr>
            <w:r w:rsidRPr="00C41274">
              <w:rPr>
                <w:b/>
              </w:rPr>
              <w:t>OK</w:t>
            </w:r>
          </w:p>
        </w:tc>
      </w:tr>
      <w:tr w:rsidR="00975CC4" w:rsidRPr="00671C8B" w14:paraId="392A78AC" w14:textId="77777777" w:rsidTr="00166AF3">
        <w:trPr>
          <w:trHeight w:val="523"/>
        </w:trPr>
        <w:tc>
          <w:tcPr>
            <w:tcW w:w="1728" w:type="dxa"/>
          </w:tcPr>
          <w:p w14:paraId="41C602B5" w14:textId="77777777" w:rsidR="00975CC4" w:rsidRPr="00C41274" w:rsidRDefault="00975CC4" w:rsidP="00166AF3">
            <w:pPr>
              <w:pStyle w:val="TableBody"/>
              <w:rPr>
                <w:i/>
              </w:rPr>
            </w:pPr>
            <w:r w:rsidRPr="00C41274">
              <w:rPr>
                <w:i/>
              </w:rPr>
              <w:t>Read command</w:t>
            </w:r>
          </w:p>
          <w:p w14:paraId="6462A714" w14:textId="77777777" w:rsidR="00975CC4" w:rsidRPr="00C41274" w:rsidRDefault="00975CC4" w:rsidP="00166AF3">
            <w:pPr>
              <w:pStyle w:val="TableBody"/>
            </w:pPr>
          </w:p>
          <w:p w14:paraId="37B0957D" w14:textId="77777777" w:rsidR="00975CC4" w:rsidRPr="00C41274" w:rsidRDefault="00975CC4" w:rsidP="00166AF3">
            <w:pPr>
              <w:pStyle w:val="TableBody"/>
              <w:rPr>
                <w:u w:val="single"/>
              </w:rPr>
            </w:pPr>
            <w:r w:rsidRPr="00C41274">
              <w:rPr>
                <w:u w:val="single"/>
              </w:rPr>
              <w:t>Syntax</w:t>
            </w:r>
          </w:p>
          <w:p w14:paraId="0C63B37B" w14:textId="77777777" w:rsidR="00975CC4" w:rsidRPr="00C41274" w:rsidRDefault="00975CC4" w:rsidP="00166AF3">
            <w:pPr>
              <w:pStyle w:val="TableBody"/>
              <w:rPr>
                <w:i/>
              </w:rPr>
            </w:pPr>
            <w:r w:rsidRPr="00C41274">
              <w:rPr>
                <w:b/>
              </w:rPr>
              <w:t>AT+</w:t>
            </w:r>
            <w:r>
              <w:rPr>
                <w:b/>
              </w:rPr>
              <w:t>WIMEI</w:t>
            </w:r>
            <w:r w:rsidRPr="00C41274">
              <w:rPr>
                <w:b/>
              </w:rPr>
              <w:t>?</w:t>
            </w:r>
          </w:p>
        </w:tc>
        <w:tc>
          <w:tcPr>
            <w:tcW w:w="7560" w:type="dxa"/>
          </w:tcPr>
          <w:p w14:paraId="67E92BB4" w14:textId="77777777" w:rsidR="00975CC4" w:rsidRPr="00C41274" w:rsidRDefault="00975CC4" w:rsidP="00166AF3">
            <w:pPr>
              <w:pStyle w:val="TableBody"/>
              <w:rPr>
                <w:lang w:eastAsia="zh-CN"/>
              </w:rPr>
            </w:pPr>
          </w:p>
          <w:p w14:paraId="773E972B" w14:textId="77777777" w:rsidR="00975CC4" w:rsidRPr="00C41274" w:rsidRDefault="00975CC4" w:rsidP="00166AF3">
            <w:pPr>
              <w:pStyle w:val="TableBody"/>
              <w:rPr>
                <w:u w:val="single"/>
                <w:lang w:eastAsia="zh-CN"/>
              </w:rPr>
            </w:pPr>
          </w:p>
          <w:p w14:paraId="373A3359" w14:textId="77777777" w:rsidR="00975CC4" w:rsidRPr="00C41274" w:rsidRDefault="00975CC4" w:rsidP="00166AF3">
            <w:pPr>
              <w:pStyle w:val="TableBody"/>
              <w:rPr>
                <w:u w:val="single"/>
              </w:rPr>
            </w:pPr>
            <w:r w:rsidRPr="00C41274">
              <w:rPr>
                <w:u w:val="single"/>
              </w:rPr>
              <w:t>Response</w:t>
            </w:r>
          </w:p>
          <w:p w14:paraId="4ED0B85F" w14:textId="77777777" w:rsidR="00975CC4" w:rsidRDefault="00975CC4" w:rsidP="00166AF3">
            <w:pPr>
              <w:pStyle w:val="TableBody"/>
              <w:rPr>
                <w:b/>
              </w:rPr>
            </w:pPr>
            <w:r w:rsidRPr="00C41274">
              <w:rPr>
                <w:b/>
              </w:rPr>
              <w:t>+</w:t>
            </w:r>
            <w:r>
              <w:rPr>
                <w:b/>
              </w:rPr>
              <w:t>WIMEI</w:t>
            </w:r>
            <w:r w:rsidRPr="00C41274">
              <w:rPr>
                <w:b/>
                <w:snapToGrid w:val="0"/>
              </w:rPr>
              <w:t>:</w:t>
            </w:r>
            <w:r w:rsidRPr="00C41274">
              <w:rPr>
                <w:b/>
              </w:rPr>
              <w:t xml:space="preserve"> &lt;</w:t>
            </w:r>
            <w:r>
              <w:rPr>
                <w:b/>
              </w:rPr>
              <w:t>IMEI</w:t>
            </w:r>
            <w:r w:rsidRPr="00C41274">
              <w:rPr>
                <w:b/>
              </w:rPr>
              <w:t>&gt;</w:t>
            </w:r>
          </w:p>
          <w:p w14:paraId="383DE296" w14:textId="77777777" w:rsidR="00975CC4" w:rsidRPr="00C41274" w:rsidRDefault="00975CC4" w:rsidP="00166AF3">
            <w:pPr>
              <w:pStyle w:val="TableBody"/>
              <w:rPr>
                <w:lang w:eastAsia="zh-CN"/>
              </w:rPr>
            </w:pPr>
            <w:r w:rsidRPr="00C41274">
              <w:rPr>
                <w:b/>
              </w:rPr>
              <w:t>OK</w:t>
            </w:r>
          </w:p>
        </w:tc>
      </w:tr>
      <w:tr w:rsidR="00975CC4" w:rsidRPr="00671C8B" w14:paraId="1A05658F" w14:textId="77777777" w:rsidTr="00166AF3">
        <w:trPr>
          <w:trHeight w:val="523"/>
        </w:trPr>
        <w:tc>
          <w:tcPr>
            <w:tcW w:w="1728" w:type="dxa"/>
          </w:tcPr>
          <w:p w14:paraId="2D6432B5" w14:textId="77777777" w:rsidR="00975CC4" w:rsidRPr="00C41274" w:rsidRDefault="00975CC4" w:rsidP="00166AF3">
            <w:pPr>
              <w:pStyle w:val="TableBody"/>
              <w:rPr>
                <w:i/>
              </w:rPr>
            </w:pPr>
            <w:r w:rsidRPr="00C41274">
              <w:rPr>
                <w:i/>
              </w:rPr>
              <w:t>Write command</w:t>
            </w:r>
          </w:p>
          <w:p w14:paraId="77FA0385" w14:textId="77777777" w:rsidR="00975CC4" w:rsidRPr="00C41274" w:rsidRDefault="00975CC4" w:rsidP="00166AF3">
            <w:pPr>
              <w:pStyle w:val="TableBody"/>
            </w:pPr>
          </w:p>
          <w:p w14:paraId="4D66073E" w14:textId="77777777" w:rsidR="00975CC4" w:rsidRPr="00C41274" w:rsidRDefault="00975CC4" w:rsidP="00166AF3">
            <w:pPr>
              <w:pStyle w:val="TableBody"/>
              <w:rPr>
                <w:u w:val="single"/>
              </w:rPr>
            </w:pPr>
            <w:r w:rsidRPr="00C41274">
              <w:rPr>
                <w:u w:val="single"/>
              </w:rPr>
              <w:t>Syntax</w:t>
            </w:r>
          </w:p>
          <w:p w14:paraId="5E30AE29" w14:textId="77777777" w:rsidR="00975CC4" w:rsidRPr="001E55D5" w:rsidRDefault="00975CC4" w:rsidP="00166AF3">
            <w:pPr>
              <w:pStyle w:val="TableBody"/>
              <w:rPr>
                <w:b/>
                <w:vanish/>
                <w:lang w:eastAsia="zh-CN"/>
              </w:rPr>
            </w:pPr>
            <w:r w:rsidRPr="00C41274">
              <w:rPr>
                <w:b/>
              </w:rPr>
              <w:t>AT+</w:t>
            </w:r>
            <w:r>
              <w:rPr>
                <w:b/>
              </w:rPr>
              <w:t>WIMEI</w:t>
            </w:r>
            <w:r w:rsidRPr="00C41274">
              <w:rPr>
                <w:b/>
              </w:rPr>
              <w:t>=</w:t>
            </w:r>
            <w:r>
              <w:rPr>
                <w:b/>
                <w:lang w:eastAsia="zh-CN"/>
              </w:rPr>
              <w:br/>
            </w:r>
            <w:r w:rsidRPr="00C41274">
              <w:rPr>
                <w:b/>
                <w:lang w:eastAsia="zh-CN"/>
              </w:rPr>
              <w:t>&lt;</w:t>
            </w:r>
            <w:r>
              <w:rPr>
                <w:b/>
                <w:lang w:eastAsia="zh-CN"/>
              </w:rPr>
              <w:t>IMEI</w:t>
            </w:r>
            <w:r w:rsidRPr="00C41274">
              <w:rPr>
                <w:b/>
                <w:lang w:eastAsia="zh-CN"/>
              </w:rPr>
              <w:t>&gt;</w:t>
            </w:r>
          </w:p>
        </w:tc>
        <w:tc>
          <w:tcPr>
            <w:tcW w:w="7560" w:type="dxa"/>
          </w:tcPr>
          <w:p w14:paraId="0C965688" w14:textId="77777777" w:rsidR="00975CC4" w:rsidRPr="00C41274" w:rsidRDefault="00975CC4" w:rsidP="00166AF3">
            <w:pPr>
              <w:pStyle w:val="TableBody"/>
              <w:rPr>
                <w:u w:val="single"/>
              </w:rPr>
            </w:pPr>
          </w:p>
          <w:p w14:paraId="7E8247A4" w14:textId="77777777" w:rsidR="00975CC4" w:rsidRPr="00C41274" w:rsidRDefault="00975CC4" w:rsidP="00166AF3">
            <w:pPr>
              <w:pStyle w:val="TableBody"/>
              <w:rPr>
                <w:u w:val="single"/>
              </w:rPr>
            </w:pPr>
          </w:p>
          <w:p w14:paraId="67034D2C" w14:textId="77777777" w:rsidR="00975CC4" w:rsidRPr="00C41274" w:rsidRDefault="00975CC4" w:rsidP="00166AF3">
            <w:pPr>
              <w:pStyle w:val="TableBody"/>
              <w:rPr>
                <w:u w:val="single"/>
                <w:lang w:eastAsia="zh-CN"/>
              </w:rPr>
            </w:pPr>
            <w:r w:rsidRPr="00C41274">
              <w:rPr>
                <w:u w:val="single"/>
              </w:rPr>
              <w:t>Response</w:t>
            </w:r>
          </w:p>
          <w:p w14:paraId="04B46EB9" w14:textId="77777777" w:rsidR="00975CC4" w:rsidRPr="00C41274" w:rsidRDefault="00975CC4" w:rsidP="00166AF3">
            <w:pPr>
              <w:pStyle w:val="TableBody"/>
              <w:rPr>
                <w:b/>
                <w:lang w:eastAsia="zh-CN"/>
              </w:rPr>
            </w:pPr>
            <w:r w:rsidRPr="00C41274">
              <w:rPr>
                <w:b/>
              </w:rPr>
              <w:t>+</w:t>
            </w:r>
            <w:r>
              <w:rPr>
                <w:b/>
              </w:rPr>
              <w:t>WIMEI</w:t>
            </w:r>
            <w:r w:rsidRPr="00C41274">
              <w:rPr>
                <w:b/>
              </w:rPr>
              <w:t>: &lt;</w:t>
            </w:r>
            <w:r>
              <w:rPr>
                <w:b/>
              </w:rPr>
              <w:t>IMEI</w:t>
            </w:r>
            <w:r w:rsidRPr="00C41274">
              <w:rPr>
                <w:b/>
              </w:rPr>
              <w:t>&gt;</w:t>
            </w:r>
          </w:p>
          <w:p w14:paraId="19086B9A" w14:textId="77777777" w:rsidR="00975CC4" w:rsidRPr="00C41274" w:rsidRDefault="00975CC4" w:rsidP="00166AF3">
            <w:pPr>
              <w:pStyle w:val="TableBody"/>
              <w:rPr>
                <w:b/>
              </w:rPr>
            </w:pPr>
            <w:r w:rsidRPr="00C41274">
              <w:rPr>
                <w:b/>
              </w:rPr>
              <w:t>OK</w:t>
            </w:r>
          </w:p>
          <w:p w14:paraId="7314B5DA" w14:textId="77777777" w:rsidR="00975CC4" w:rsidRPr="00C41274" w:rsidRDefault="00975CC4" w:rsidP="00166AF3">
            <w:pPr>
              <w:pStyle w:val="TableBody"/>
            </w:pPr>
          </w:p>
          <w:p w14:paraId="7C917443" w14:textId="77777777" w:rsidR="00975CC4" w:rsidRPr="00C41274" w:rsidRDefault="00975CC4" w:rsidP="00166AF3">
            <w:pPr>
              <w:pStyle w:val="TableBody"/>
              <w:rPr>
                <w:u w:val="single"/>
              </w:rPr>
            </w:pPr>
            <w:r>
              <w:rPr>
                <w:u w:val="single"/>
              </w:rPr>
              <w:t>Parameter</w:t>
            </w:r>
          </w:p>
          <w:p w14:paraId="73262925" w14:textId="77777777" w:rsidR="00975CC4" w:rsidRPr="00C41274" w:rsidRDefault="00975CC4" w:rsidP="00166AF3">
            <w:pPr>
              <w:pStyle w:val="TableBody"/>
              <w:rPr>
                <w:lang w:eastAsia="zh-CN"/>
              </w:rPr>
            </w:pPr>
            <w:r w:rsidRPr="00C41274">
              <w:rPr>
                <w:b/>
                <w:lang w:eastAsia="zh-CN"/>
              </w:rPr>
              <w:t>&lt;</w:t>
            </w:r>
            <w:r>
              <w:rPr>
                <w:b/>
                <w:lang w:eastAsia="zh-CN"/>
              </w:rPr>
              <w:t>IMEI</w:t>
            </w:r>
            <w:r w:rsidRPr="00C41274">
              <w:rPr>
                <w:b/>
                <w:lang w:eastAsia="zh-CN"/>
              </w:rPr>
              <w:t>&gt;</w:t>
            </w:r>
            <w:r>
              <w:rPr>
                <w:b/>
                <w:lang w:eastAsia="zh-CN"/>
              </w:rPr>
              <w:tab/>
            </w:r>
            <w:r>
              <w:rPr>
                <w:lang w:eastAsia="zh-CN"/>
              </w:rPr>
              <w:t>14 or 15-digit IMEI as defined in GSM 23.003</w:t>
            </w:r>
          </w:p>
        </w:tc>
      </w:tr>
      <w:tr w:rsidR="00975CC4" w:rsidRPr="00671C8B" w14:paraId="7FAA1D79" w14:textId="77777777" w:rsidTr="00166AF3">
        <w:trPr>
          <w:trHeight w:val="523"/>
        </w:trPr>
        <w:tc>
          <w:tcPr>
            <w:tcW w:w="1728" w:type="dxa"/>
          </w:tcPr>
          <w:p w14:paraId="5C15CED4" w14:textId="77777777" w:rsidR="00975CC4" w:rsidRPr="00B41DF2" w:rsidRDefault="00975CC4" w:rsidP="00166AF3">
            <w:pPr>
              <w:pStyle w:val="TableBody"/>
            </w:pPr>
            <w:r>
              <w:rPr>
                <w:u w:val="single"/>
              </w:rPr>
              <w:t>Notes</w:t>
            </w:r>
          </w:p>
        </w:tc>
        <w:tc>
          <w:tcPr>
            <w:tcW w:w="7560" w:type="dxa"/>
          </w:tcPr>
          <w:p w14:paraId="4BAC777A" w14:textId="77777777" w:rsidR="00975CC4" w:rsidRDefault="00975CC4" w:rsidP="0059466D">
            <w:pPr>
              <w:pStyle w:val="TableBody"/>
              <w:numPr>
                <w:ilvl w:val="0"/>
                <w:numId w:val="113"/>
              </w:numPr>
            </w:pPr>
            <w:r>
              <w:t xml:space="preserve">The default IMEI is </w:t>
            </w:r>
            <w:r>
              <w:rPr>
                <w:lang w:eastAsia="zh-CN"/>
              </w:rPr>
              <w:t>012345678901237.</w:t>
            </w:r>
          </w:p>
          <w:p w14:paraId="327062B5" w14:textId="77777777" w:rsidR="00975CC4" w:rsidRDefault="00975CC4" w:rsidP="0059466D">
            <w:pPr>
              <w:pStyle w:val="TableBody"/>
              <w:numPr>
                <w:ilvl w:val="0"/>
                <w:numId w:val="113"/>
              </w:numPr>
            </w:pPr>
            <w:r>
              <w:t>The write command can only be used once for IMEI programming.</w:t>
            </w:r>
          </w:p>
          <w:p w14:paraId="1C877600" w14:textId="77777777" w:rsidR="00975CC4" w:rsidRDefault="00975CC4" w:rsidP="0059466D">
            <w:pPr>
              <w:pStyle w:val="TableBody"/>
              <w:numPr>
                <w:ilvl w:val="0"/>
                <w:numId w:val="113"/>
              </w:numPr>
            </w:pPr>
            <w:r>
              <w:t>The IMEI to be written must be different from the default IMEI.</w:t>
            </w:r>
          </w:p>
          <w:p w14:paraId="13C692FA" w14:textId="77777777" w:rsidR="00975CC4" w:rsidRDefault="00975CC4" w:rsidP="0059466D">
            <w:pPr>
              <w:pStyle w:val="TableBody"/>
              <w:numPr>
                <w:ilvl w:val="0"/>
                <w:numId w:val="113"/>
              </w:numPr>
            </w:pPr>
            <w:r>
              <w:t>If a 14-digit IMEI is entered, the 15</w:t>
            </w:r>
            <w:r w:rsidRPr="000B1AEB">
              <w:rPr>
                <w:vertAlign w:val="superscript"/>
              </w:rPr>
              <w:t>th</w:t>
            </w:r>
            <w:r>
              <w:t xml:space="preserve"> checksum digit is automatically calculated.</w:t>
            </w:r>
          </w:p>
          <w:p w14:paraId="44014468" w14:textId="77777777" w:rsidR="00975CC4" w:rsidRPr="00C41274" w:rsidRDefault="00975CC4" w:rsidP="0059466D">
            <w:pPr>
              <w:pStyle w:val="TableBody"/>
              <w:numPr>
                <w:ilvl w:val="0"/>
                <w:numId w:val="113"/>
              </w:numPr>
              <w:rPr>
                <w:u w:val="single"/>
              </w:rPr>
            </w:pPr>
            <w:r>
              <w:t>The NV backup of the static c</w:t>
            </w:r>
            <w:r w:rsidRPr="00D75744">
              <w:t>alibrated NV partition</w:t>
            </w:r>
            <w:r>
              <w:t xml:space="preserve"> which stores the IMEI is automatically updated after successfully executing the write command (i.e. backup is updated when OK is returned).</w:t>
            </w:r>
          </w:p>
        </w:tc>
      </w:tr>
      <w:tr w:rsidR="00975CC4" w:rsidRPr="00671C8B" w14:paraId="7288BF78" w14:textId="77777777" w:rsidTr="00166AF3">
        <w:trPr>
          <w:cantSplit w:val="0"/>
          <w:trHeight w:val="523"/>
        </w:trPr>
        <w:tc>
          <w:tcPr>
            <w:tcW w:w="1728" w:type="dxa"/>
          </w:tcPr>
          <w:p w14:paraId="3C39A70A" w14:textId="77777777" w:rsidR="00975CC4" w:rsidRDefault="00975CC4" w:rsidP="00166AF3">
            <w:pPr>
              <w:pStyle w:val="TableBody"/>
              <w:rPr>
                <w:u w:val="single"/>
              </w:rPr>
            </w:pPr>
            <w:r>
              <w:rPr>
                <w:u w:val="single"/>
              </w:rPr>
              <w:t>Examples</w:t>
            </w:r>
          </w:p>
        </w:tc>
        <w:tc>
          <w:tcPr>
            <w:tcW w:w="7560" w:type="dxa"/>
          </w:tcPr>
          <w:p w14:paraId="0AC9FCAF" w14:textId="77777777" w:rsidR="00975CC4" w:rsidRPr="00BF6865" w:rsidRDefault="00975CC4" w:rsidP="00166AF3">
            <w:pPr>
              <w:pStyle w:val="TableBody"/>
              <w:rPr>
                <w:b/>
              </w:rPr>
            </w:pPr>
            <w:r w:rsidRPr="00BF6865">
              <w:rPr>
                <w:b/>
              </w:rPr>
              <w:t>at+wimei?</w:t>
            </w:r>
          </w:p>
          <w:p w14:paraId="01EF7515" w14:textId="77777777" w:rsidR="00975CC4" w:rsidRDefault="00975CC4" w:rsidP="00166AF3">
            <w:pPr>
              <w:pStyle w:val="TableBody"/>
            </w:pPr>
            <w:r w:rsidRPr="00B41DF2">
              <w:rPr>
                <w:b/>
              </w:rPr>
              <w:t>+WIMEI: 012345478901237</w:t>
            </w:r>
            <w:r w:rsidRPr="00B41DF2">
              <w:rPr>
                <w:b/>
              </w:rPr>
              <w:tab/>
            </w:r>
            <w:r>
              <w:t>// Default IMEI</w:t>
            </w:r>
          </w:p>
          <w:p w14:paraId="5A6B603F" w14:textId="77777777" w:rsidR="00975CC4" w:rsidRPr="00B41DF2" w:rsidRDefault="00975CC4" w:rsidP="00166AF3">
            <w:pPr>
              <w:pStyle w:val="TableBody"/>
              <w:rPr>
                <w:b/>
              </w:rPr>
            </w:pPr>
            <w:r w:rsidRPr="00B41DF2">
              <w:rPr>
                <w:b/>
              </w:rPr>
              <w:t>OK</w:t>
            </w:r>
          </w:p>
          <w:p w14:paraId="645844E0" w14:textId="77777777" w:rsidR="00975CC4" w:rsidRPr="000C4C2B" w:rsidRDefault="00975CC4" w:rsidP="00166AF3">
            <w:pPr>
              <w:pStyle w:val="TableBody"/>
              <w:rPr>
                <w:b/>
                <w:sz w:val="14"/>
                <w:szCs w:val="14"/>
              </w:rPr>
            </w:pPr>
          </w:p>
          <w:p w14:paraId="29573D1D" w14:textId="77777777" w:rsidR="00975CC4" w:rsidRDefault="00975CC4" w:rsidP="00166AF3">
            <w:pPr>
              <w:pStyle w:val="TableBody"/>
            </w:pPr>
            <w:r w:rsidRPr="00B41DF2">
              <w:rPr>
                <w:b/>
              </w:rPr>
              <w:t>at+wimei=354610060035829</w:t>
            </w:r>
            <w:r>
              <w:tab/>
              <w:t>// Enter 15-digit IMEI</w:t>
            </w:r>
          </w:p>
          <w:p w14:paraId="12D03F0E" w14:textId="77777777" w:rsidR="00975CC4" w:rsidRPr="00B41DF2" w:rsidRDefault="00975CC4" w:rsidP="00166AF3">
            <w:pPr>
              <w:pStyle w:val="TableBody"/>
              <w:rPr>
                <w:b/>
              </w:rPr>
            </w:pPr>
            <w:r w:rsidRPr="00B41DF2">
              <w:rPr>
                <w:b/>
              </w:rPr>
              <w:t>OK</w:t>
            </w:r>
          </w:p>
          <w:p w14:paraId="5A0FB46E" w14:textId="77777777" w:rsidR="00975CC4" w:rsidRPr="000C4C2B" w:rsidRDefault="00975CC4" w:rsidP="00166AF3">
            <w:pPr>
              <w:pStyle w:val="TableBody"/>
              <w:rPr>
                <w:b/>
                <w:sz w:val="14"/>
                <w:szCs w:val="14"/>
              </w:rPr>
            </w:pPr>
          </w:p>
          <w:p w14:paraId="2789D094" w14:textId="77777777" w:rsidR="00975CC4" w:rsidRPr="00B41DF2" w:rsidRDefault="00975CC4" w:rsidP="00166AF3">
            <w:pPr>
              <w:pStyle w:val="TableBody"/>
              <w:rPr>
                <w:b/>
              </w:rPr>
            </w:pPr>
            <w:r w:rsidRPr="00B41DF2">
              <w:rPr>
                <w:b/>
              </w:rPr>
              <w:t>at+wimei?</w:t>
            </w:r>
          </w:p>
          <w:p w14:paraId="6D1397D4" w14:textId="77777777" w:rsidR="00975CC4" w:rsidRPr="00B41DF2" w:rsidRDefault="00975CC4" w:rsidP="00166AF3">
            <w:pPr>
              <w:pStyle w:val="TableBody"/>
              <w:rPr>
                <w:b/>
              </w:rPr>
            </w:pPr>
            <w:r w:rsidRPr="00B41DF2">
              <w:rPr>
                <w:b/>
              </w:rPr>
              <w:t>+WIMEI: 354610060035829</w:t>
            </w:r>
          </w:p>
          <w:p w14:paraId="23B48698" w14:textId="77777777" w:rsidR="00975CC4" w:rsidRPr="00B41DF2" w:rsidRDefault="00975CC4" w:rsidP="00166AF3">
            <w:pPr>
              <w:pStyle w:val="TableBody"/>
              <w:rPr>
                <w:b/>
              </w:rPr>
            </w:pPr>
            <w:r w:rsidRPr="00B41DF2">
              <w:rPr>
                <w:b/>
              </w:rPr>
              <w:t>OK</w:t>
            </w:r>
          </w:p>
          <w:p w14:paraId="5F9C4252" w14:textId="77777777" w:rsidR="00975CC4" w:rsidRPr="00B41DF2" w:rsidRDefault="00975CC4" w:rsidP="00166AF3">
            <w:pPr>
              <w:pStyle w:val="TableBody"/>
              <w:rPr>
                <w:b/>
              </w:rPr>
            </w:pPr>
          </w:p>
          <w:p w14:paraId="08A91A1C" w14:textId="77777777" w:rsidR="00975CC4" w:rsidRDefault="00975CC4" w:rsidP="00166AF3">
            <w:pPr>
              <w:pStyle w:val="TableBody"/>
            </w:pPr>
            <w:r w:rsidRPr="00B41DF2">
              <w:rPr>
                <w:b/>
              </w:rPr>
              <w:lastRenderedPageBreak/>
              <w:t>at+wimei=35461006003582</w:t>
            </w:r>
            <w:r w:rsidRPr="00B41DF2">
              <w:rPr>
                <w:b/>
              </w:rPr>
              <w:tab/>
            </w:r>
            <w:r>
              <w:t>// Enter 14digit IMEI</w:t>
            </w:r>
          </w:p>
          <w:p w14:paraId="5A5B613D" w14:textId="77777777" w:rsidR="00975CC4" w:rsidRPr="00B41DF2" w:rsidRDefault="00975CC4" w:rsidP="00166AF3">
            <w:pPr>
              <w:pStyle w:val="TableBody"/>
              <w:rPr>
                <w:b/>
              </w:rPr>
            </w:pPr>
            <w:r w:rsidRPr="00B41DF2">
              <w:rPr>
                <w:b/>
              </w:rPr>
              <w:t>OK</w:t>
            </w:r>
          </w:p>
          <w:p w14:paraId="7EAE3C6B" w14:textId="77777777" w:rsidR="00975CC4" w:rsidRPr="00B41DF2" w:rsidRDefault="00975CC4" w:rsidP="00166AF3">
            <w:pPr>
              <w:pStyle w:val="TableBody"/>
              <w:rPr>
                <w:b/>
              </w:rPr>
            </w:pPr>
          </w:p>
          <w:p w14:paraId="7D50DE36" w14:textId="77777777" w:rsidR="00975CC4" w:rsidRPr="00B41DF2" w:rsidRDefault="00975CC4" w:rsidP="00166AF3">
            <w:pPr>
              <w:pStyle w:val="TableBody"/>
              <w:rPr>
                <w:b/>
              </w:rPr>
            </w:pPr>
            <w:r w:rsidRPr="00B41DF2">
              <w:rPr>
                <w:b/>
              </w:rPr>
              <w:t>at+wimei?</w:t>
            </w:r>
          </w:p>
          <w:p w14:paraId="2269BBE0" w14:textId="77777777" w:rsidR="00975CC4" w:rsidRPr="00B41DF2" w:rsidRDefault="00975CC4" w:rsidP="00166AF3">
            <w:pPr>
              <w:pStyle w:val="TableBody"/>
              <w:rPr>
                <w:b/>
              </w:rPr>
            </w:pPr>
            <w:r w:rsidRPr="00B41DF2">
              <w:rPr>
                <w:b/>
              </w:rPr>
              <w:t>+WIMEI: 354610060035829</w:t>
            </w:r>
          </w:p>
          <w:p w14:paraId="4D593666" w14:textId="77777777" w:rsidR="00975CC4" w:rsidRPr="003772C6" w:rsidRDefault="00975CC4" w:rsidP="00166AF3">
            <w:pPr>
              <w:pStyle w:val="TableBody"/>
            </w:pPr>
            <w:r w:rsidRPr="00B41DF2">
              <w:rPr>
                <w:b/>
              </w:rPr>
              <w:t>OK</w:t>
            </w:r>
          </w:p>
        </w:tc>
      </w:tr>
    </w:tbl>
    <w:p w14:paraId="03264553" w14:textId="3B5EC8FC" w:rsidR="00975CC4" w:rsidDel="00F22490" w:rsidRDefault="00975CC4" w:rsidP="0059466D">
      <w:pPr>
        <w:pStyle w:val="Heading2"/>
        <w:numPr>
          <w:ilvl w:val="1"/>
          <w:numId w:val="11"/>
        </w:numPr>
        <w:ind w:left="1080" w:hanging="1080"/>
        <w:rPr>
          <w:del w:id="1926" w:author="Alban Roche" w:date="2017-08-02T16:26:00Z"/>
        </w:rPr>
      </w:pPr>
      <w:bookmarkStart w:id="1927" w:name="_Toc440975746"/>
      <w:bookmarkStart w:id="1928" w:name="_Toc440976149"/>
      <w:bookmarkStart w:id="1929" w:name="_Toc440977432"/>
      <w:bookmarkStart w:id="1930" w:name="_Toc440978712"/>
      <w:bookmarkStart w:id="1931" w:name="_Toc440979995"/>
      <w:bookmarkStart w:id="1932" w:name="_Toc440980305"/>
      <w:bookmarkStart w:id="1933" w:name="_Toc440980616"/>
      <w:bookmarkStart w:id="1934" w:name="_Toc440980926"/>
      <w:bookmarkStart w:id="1935" w:name="_Toc440981216"/>
      <w:bookmarkStart w:id="1936" w:name="_Toc440981504"/>
      <w:bookmarkStart w:id="1937" w:name="_Toc440981791"/>
      <w:bookmarkStart w:id="1938" w:name="_Toc440982074"/>
      <w:bookmarkStart w:id="1939" w:name="_Toc440982358"/>
      <w:bookmarkStart w:id="1940" w:name="_Toc440982639"/>
      <w:bookmarkStart w:id="1941" w:name="_Toc440982901"/>
      <w:bookmarkStart w:id="1942" w:name="_Toc440983163"/>
      <w:bookmarkStart w:id="1943" w:name="_Toc440983424"/>
      <w:bookmarkStart w:id="1944" w:name="_Toc440983686"/>
      <w:bookmarkStart w:id="1945" w:name="_Toc440983947"/>
      <w:bookmarkStart w:id="1946" w:name="_Toc440985560"/>
      <w:bookmarkStart w:id="1947" w:name="_Toc440985816"/>
      <w:bookmarkStart w:id="1948" w:name="_Toc440986774"/>
      <w:bookmarkStart w:id="1949" w:name="_Toc440987029"/>
      <w:bookmarkStart w:id="1950" w:name="_Toc440988480"/>
      <w:bookmarkStart w:id="1951" w:name="_Toc440988733"/>
      <w:bookmarkStart w:id="1952" w:name="_Toc441233389"/>
      <w:bookmarkStart w:id="1953" w:name="_Toc441233642"/>
      <w:bookmarkStart w:id="1954" w:name="_Toc441233894"/>
      <w:bookmarkStart w:id="1955" w:name="_Toc441750605"/>
      <w:bookmarkStart w:id="1956" w:name="_Toc440975747"/>
      <w:bookmarkStart w:id="1957" w:name="_Toc440976150"/>
      <w:bookmarkStart w:id="1958" w:name="_Toc440977433"/>
      <w:bookmarkStart w:id="1959" w:name="_Toc440978713"/>
      <w:bookmarkStart w:id="1960" w:name="_Toc440979996"/>
      <w:bookmarkStart w:id="1961" w:name="_Toc440980306"/>
      <w:bookmarkStart w:id="1962" w:name="_Toc440980617"/>
      <w:bookmarkStart w:id="1963" w:name="_Toc440980927"/>
      <w:bookmarkStart w:id="1964" w:name="_Toc440981217"/>
      <w:bookmarkStart w:id="1965" w:name="_Toc440981505"/>
      <w:bookmarkStart w:id="1966" w:name="_Toc440981792"/>
      <w:bookmarkStart w:id="1967" w:name="_Toc440982075"/>
      <w:bookmarkStart w:id="1968" w:name="_Toc440982359"/>
      <w:bookmarkStart w:id="1969" w:name="_Toc440982640"/>
      <w:bookmarkStart w:id="1970" w:name="_Toc440982902"/>
      <w:bookmarkStart w:id="1971" w:name="_Toc440983164"/>
      <w:bookmarkStart w:id="1972" w:name="_Toc440983425"/>
      <w:bookmarkStart w:id="1973" w:name="_Toc440983687"/>
      <w:bookmarkStart w:id="1974" w:name="_Toc440983948"/>
      <w:bookmarkStart w:id="1975" w:name="_Toc440985561"/>
      <w:bookmarkStart w:id="1976" w:name="_Toc440985817"/>
      <w:bookmarkStart w:id="1977" w:name="_Toc440986775"/>
      <w:bookmarkStart w:id="1978" w:name="_Toc440987030"/>
      <w:bookmarkStart w:id="1979" w:name="_Toc440988481"/>
      <w:bookmarkStart w:id="1980" w:name="_Toc440988734"/>
      <w:bookmarkStart w:id="1981" w:name="_Toc441233390"/>
      <w:bookmarkStart w:id="1982" w:name="_Toc441233643"/>
      <w:bookmarkStart w:id="1983" w:name="_Toc441233895"/>
      <w:bookmarkStart w:id="1984" w:name="_Toc441750606"/>
      <w:bookmarkStart w:id="1985" w:name="_Toc440975748"/>
      <w:bookmarkStart w:id="1986" w:name="_Toc440976151"/>
      <w:bookmarkStart w:id="1987" w:name="_Toc440977434"/>
      <w:bookmarkStart w:id="1988" w:name="_Toc440978714"/>
      <w:bookmarkStart w:id="1989" w:name="_Toc440979997"/>
      <w:bookmarkStart w:id="1990" w:name="_Toc440980307"/>
      <w:bookmarkStart w:id="1991" w:name="_Toc440980618"/>
      <w:bookmarkStart w:id="1992" w:name="_Toc440980928"/>
      <w:bookmarkStart w:id="1993" w:name="_Toc440981218"/>
      <w:bookmarkStart w:id="1994" w:name="_Toc440981506"/>
      <w:bookmarkStart w:id="1995" w:name="_Toc440981793"/>
      <w:bookmarkStart w:id="1996" w:name="_Toc440982076"/>
      <w:bookmarkStart w:id="1997" w:name="_Toc440982360"/>
      <w:bookmarkStart w:id="1998" w:name="_Toc440982641"/>
      <w:bookmarkStart w:id="1999" w:name="_Toc440982903"/>
      <w:bookmarkStart w:id="2000" w:name="_Toc440983165"/>
      <w:bookmarkStart w:id="2001" w:name="_Toc440983426"/>
      <w:bookmarkStart w:id="2002" w:name="_Toc440983688"/>
      <w:bookmarkStart w:id="2003" w:name="_Toc440983949"/>
      <w:bookmarkStart w:id="2004" w:name="_Toc440985562"/>
      <w:bookmarkStart w:id="2005" w:name="_Toc440985818"/>
      <w:bookmarkStart w:id="2006" w:name="_Toc440986776"/>
      <w:bookmarkStart w:id="2007" w:name="_Toc440987031"/>
      <w:bookmarkStart w:id="2008" w:name="_Toc440988482"/>
      <w:bookmarkStart w:id="2009" w:name="_Toc440988735"/>
      <w:bookmarkStart w:id="2010" w:name="_Toc441233391"/>
      <w:bookmarkStart w:id="2011" w:name="_Toc441233644"/>
      <w:bookmarkStart w:id="2012" w:name="_Toc441233896"/>
      <w:bookmarkStart w:id="2013" w:name="_Toc441750607"/>
      <w:bookmarkStart w:id="2014" w:name="_Ref433706498"/>
      <w:bookmarkStart w:id="2015" w:name="_Toc433710252"/>
      <w:bookmarkStart w:id="2016" w:name="_Toc460585481"/>
      <w:bookmarkStart w:id="2017" w:name="_Toc486251535"/>
      <w:bookmarkStart w:id="2018" w:name="_Ref489365591"/>
      <w:bookmarkStart w:id="2019" w:name="_Ref489365593"/>
      <w:bookmarkEnd w:id="1927"/>
      <w:bookmarkEnd w:id="1928"/>
      <w:bookmarkEnd w:id="1929"/>
      <w:bookmarkEnd w:id="1930"/>
      <w:bookmarkEnd w:id="1931"/>
      <w:bookmarkEnd w:id="1932"/>
      <w:bookmarkEnd w:id="1933"/>
      <w:bookmarkEnd w:id="1934"/>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bookmarkEnd w:id="1949"/>
      <w:bookmarkEnd w:id="1950"/>
      <w:bookmarkEnd w:id="1951"/>
      <w:bookmarkEnd w:id="1952"/>
      <w:bookmarkEnd w:id="1953"/>
      <w:bookmarkEnd w:id="1954"/>
      <w:bookmarkEnd w:id="1955"/>
      <w:bookmarkEnd w:id="1956"/>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bookmarkEnd w:id="1975"/>
      <w:bookmarkEnd w:id="1976"/>
      <w:bookmarkEnd w:id="1977"/>
      <w:bookmarkEnd w:id="1978"/>
      <w:bookmarkEnd w:id="1979"/>
      <w:bookmarkEnd w:id="1980"/>
      <w:bookmarkEnd w:id="1981"/>
      <w:bookmarkEnd w:id="1982"/>
      <w:bookmarkEnd w:id="1983"/>
      <w:bookmarkEnd w:id="1984"/>
      <w:bookmarkEnd w:id="1985"/>
      <w:bookmarkEnd w:id="1986"/>
      <w:bookmarkEnd w:id="1987"/>
      <w:bookmarkEnd w:id="1988"/>
      <w:bookmarkEnd w:id="1989"/>
      <w:bookmarkEnd w:id="1990"/>
      <w:bookmarkEnd w:id="1991"/>
      <w:bookmarkEnd w:id="1992"/>
      <w:bookmarkEnd w:id="1993"/>
      <w:bookmarkEnd w:id="1994"/>
      <w:bookmarkEnd w:id="1995"/>
      <w:bookmarkEnd w:id="1996"/>
      <w:bookmarkEnd w:id="1997"/>
      <w:bookmarkEnd w:id="1998"/>
      <w:bookmarkEnd w:id="1999"/>
      <w:bookmarkEnd w:id="2000"/>
      <w:bookmarkEnd w:id="2001"/>
      <w:bookmarkEnd w:id="2002"/>
      <w:bookmarkEnd w:id="2003"/>
      <w:bookmarkEnd w:id="2004"/>
      <w:bookmarkEnd w:id="2005"/>
      <w:bookmarkEnd w:id="2006"/>
      <w:bookmarkEnd w:id="2007"/>
      <w:bookmarkEnd w:id="2008"/>
      <w:bookmarkEnd w:id="2009"/>
      <w:bookmarkEnd w:id="2010"/>
      <w:bookmarkEnd w:id="2011"/>
      <w:bookmarkEnd w:id="2012"/>
      <w:bookmarkEnd w:id="2013"/>
      <w:commentRangeStart w:id="2020"/>
      <w:del w:id="2021" w:author="Alban Roche" w:date="2017-08-02T16:26:00Z">
        <w:r w:rsidRPr="00AE67EA" w:rsidDel="00F22490">
          <w:lastRenderedPageBreak/>
          <w:delText>+</w:delText>
        </w:r>
        <w:r w:rsidDel="00F22490">
          <w:delText>KODIS</w:delText>
        </w:r>
        <w:r w:rsidRPr="00AE67EA" w:rsidDel="00F22490">
          <w:delText xml:space="preserve"> Command: </w:delText>
        </w:r>
        <w:r w:rsidDel="00F22490">
          <w:delText>Access ODIS Information</w:delText>
        </w:r>
        <w:bookmarkEnd w:id="2014"/>
        <w:bookmarkEnd w:id="2015"/>
        <w:bookmarkEnd w:id="2016"/>
        <w:commentRangeEnd w:id="2020"/>
        <w:r w:rsidDel="00F22490">
          <w:rPr>
            <w:rStyle w:val="CommentReference"/>
            <w:rFonts w:ascii="Verdana" w:eastAsia="Times New Roman" w:hAnsi="Verdana" w:cs="Times New Roman"/>
            <w:b w:val="0"/>
            <w:lang w:eastAsia="en-US"/>
          </w:rPr>
          <w:commentReference w:id="2020"/>
        </w:r>
        <w:bookmarkStart w:id="2022" w:name="_Toc489456516"/>
        <w:bookmarkEnd w:id="2017"/>
        <w:bookmarkEnd w:id="2018"/>
        <w:bookmarkEnd w:id="2019"/>
        <w:bookmarkEnd w:id="2022"/>
      </w:del>
    </w:p>
    <w:p w14:paraId="6E3E35D3" w14:textId="5360ADB9" w:rsidR="00975CC4" w:rsidRPr="00BB3AC1" w:rsidDel="00F22490" w:rsidRDefault="00975CC4" w:rsidP="00975CC4">
      <w:pPr>
        <w:pStyle w:val="Note"/>
        <w:keepNext/>
        <w:rPr>
          <w:del w:id="2023" w:author="Alban Roche" w:date="2017-08-02T16:26:00Z"/>
        </w:rPr>
      </w:pPr>
      <w:del w:id="2024" w:author="Alban Roche" w:date="2017-08-02T16:26:00Z">
        <w:r w:rsidDel="00F22490">
          <w:delText>F</w:delText>
        </w:r>
        <w:r w:rsidRPr="00893AA7" w:rsidDel="00F22490">
          <w:delText xml:space="preserve">or </w:delText>
        </w:r>
        <w:r w:rsidDel="00F22490">
          <w:delText>HL7648 and HL7688 only.</w:delText>
        </w:r>
        <w:bookmarkStart w:id="2025" w:name="_Toc489456517"/>
        <w:bookmarkEnd w:id="2025"/>
      </w:del>
    </w:p>
    <w:tbl>
      <w:tblPr>
        <w:tblStyle w:val="TableSWIleft"/>
        <w:tblW w:w="9288" w:type="dxa"/>
        <w:tblLayout w:type="fixed"/>
        <w:tblLook w:val="04A0" w:firstRow="1" w:lastRow="0" w:firstColumn="1" w:lastColumn="0" w:noHBand="0" w:noVBand="1"/>
      </w:tblPr>
      <w:tblGrid>
        <w:gridCol w:w="1728"/>
        <w:gridCol w:w="7560"/>
      </w:tblGrid>
      <w:tr w:rsidR="00975CC4" w:rsidRPr="00C41274" w:rsidDel="00F22490" w14:paraId="1F0C719D" w14:textId="4E3F3E4C" w:rsidTr="00166AF3">
        <w:trPr>
          <w:cnfStyle w:val="100000000000" w:firstRow="1" w:lastRow="0" w:firstColumn="0" w:lastColumn="0" w:oddVBand="0" w:evenVBand="0" w:oddHBand="0" w:evenHBand="0" w:firstRowFirstColumn="0" w:firstRowLastColumn="0" w:lastRowFirstColumn="0" w:lastRowLastColumn="0"/>
          <w:del w:id="2026" w:author="Alban Roche" w:date="2017-08-02T16:26:00Z"/>
        </w:trPr>
        <w:tc>
          <w:tcPr>
            <w:tcW w:w="9288" w:type="dxa"/>
            <w:gridSpan w:val="2"/>
          </w:tcPr>
          <w:p w14:paraId="63A3D417" w14:textId="683EDA07" w:rsidR="00975CC4" w:rsidRPr="00C41274" w:rsidDel="00F22490" w:rsidRDefault="00975CC4">
            <w:pPr>
              <w:pStyle w:val="TableRowHead"/>
              <w:spacing w:before="144" w:after="144"/>
              <w:rPr>
                <w:del w:id="2027" w:author="Alban Roche" w:date="2017-08-02T16:26:00Z"/>
                <w:bCs w:val="0"/>
              </w:rPr>
            </w:pPr>
            <w:del w:id="2028" w:author="Alban Roche" w:date="2017-08-02T16:26:00Z">
              <w:r w:rsidDel="00F22490">
                <w:delText>HL7648 and HL7688</w:delText>
              </w:r>
              <w:bookmarkStart w:id="2029" w:name="_Toc489456518"/>
              <w:bookmarkEnd w:id="2029"/>
            </w:del>
          </w:p>
        </w:tc>
        <w:bookmarkStart w:id="2030" w:name="_Toc489456519"/>
        <w:bookmarkEnd w:id="2030"/>
      </w:tr>
      <w:tr w:rsidR="00975CC4" w:rsidRPr="00C41274" w:rsidDel="00F22490" w14:paraId="4799D303" w14:textId="4F04AB51" w:rsidTr="00166AF3">
        <w:trPr>
          <w:trHeight w:val="781"/>
          <w:del w:id="2031" w:author="Alban Roche" w:date="2017-08-02T16:26:00Z"/>
        </w:trPr>
        <w:tc>
          <w:tcPr>
            <w:tcW w:w="1728" w:type="dxa"/>
          </w:tcPr>
          <w:p w14:paraId="3B6F6628" w14:textId="6CAA587E" w:rsidR="00975CC4" w:rsidRPr="00C41274" w:rsidDel="00F22490" w:rsidRDefault="00975CC4" w:rsidP="00166AF3">
            <w:pPr>
              <w:pStyle w:val="TableBody"/>
              <w:rPr>
                <w:del w:id="2032" w:author="Alban Roche" w:date="2017-08-02T16:26:00Z"/>
                <w:i/>
              </w:rPr>
            </w:pPr>
            <w:del w:id="2033" w:author="Alban Roche" w:date="2017-08-02T16:26:00Z">
              <w:r w:rsidRPr="00C41274" w:rsidDel="00F22490">
                <w:rPr>
                  <w:i/>
                </w:rPr>
                <w:delText>Test command</w:delText>
              </w:r>
              <w:bookmarkStart w:id="2034" w:name="_Toc489456520"/>
              <w:bookmarkEnd w:id="2034"/>
            </w:del>
          </w:p>
          <w:p w14:paraId="3BAEE95E" w14:textId="5E11CC30" w:rsidR="00975CC4" w:rsidRPr="00C41274" w:rsidDel="00F22490" w:rsidRDefault="00975CC4" w:rsidP="00166AF3">
            <w:pPr>
              <w:pStyle w:val="TableBody"/>
              <w:rPr>
                <w:del w:id="2035" w:author="Alban Roche" w:date="2017-08-02T16:26:00Z"/>
              </w:rPr>
            </w:pPr>
            <w:bookmarkStart w:id="2036" w:name="_Toc489456521"/>
            <w:bookmarkEnd w:id="2036"/>
          </w:p>
          <w:p w14:paraId="403B9703" w14:textId="20B30827" w:rsidR="00975CC4" w:rsidRPr="00C41274" w:rsidDel="00F22490" w:rsidRDefault="00975CC4" w:rsidP="00166AF3">
            <w:pPr>
              <w:pStyle w:val="TableBody"/>
              <w:rPr>
                <w:del w:id="2037" w:author="Alban Roche" w:date="2017-08-02T16:26:00Z"/>
                <w:u w:val="single"/>
              </w:rPr>
            </w:pPr>
            <w:del w:id="2038" w:author="Alban Roche" w:date="2017-08-02T16:26:00Z">
              <w:r w:rsidRPr="00C41274" w:rsidDel="00F22490">
                <w:rPr>
                  <w:u w:val="single"/>
                </w:rPr>
                <w:delText>Syntax</w:delText>
              </w:r>
              <w:bookmarkStart w:id="2039" w:name="_Toc489456522"/>
              <w:bookmarkEnd w:id="2039"/>
            </w:del>
          </w:p>
          <w:p w14:paraId="491D1C17" w14:textId="2BA3388E" w:rsidR="00975CC4" w:rsidRPr="00BB726B" w:rsidDel="00F22490" w:rsidRDefault="00975CC4" w:rsidP="00166AF3">
            <w:pPr>
              <w:pStyle w:val="TableBody"/>
              <w:rPr>
                <w:del w:id="2040" w:author="Alban Roche" w:date="2017-08-02T16:26:00Z"/>
                <w:b/>
              </w:rPr>
            </w:pPr>
            <w:del w:id="2041" w:author="Alban Roche" w:date="2017-08-02T16:26:00Z">
              <w:r w:rsidRPr="00C41274" w:rsidDel="00F22490">
                <w:rPr>
                  <w:b/>
                </w:rPr>
                <w:delText>AT+</w:delText>
              </w:r>
              <w:r w:rsidDel="00F22490">
                <w:rPr>
                  <w:b/>
                </w:rPr>
                <w:delText>KODIS</w:delText>
              </w:r>
              <w:r w:rsidRPr="00C41274" w:rsidDel="00F22490">
                <w:rPr>
                  <w:b/>
                </w:rPr>
                <w:delText>=?</w:delText>
              </w:r>
              <w:bookmarkStart w:id="2042" w:name="_Toc489456523"/>
              <w:bookmarkEnd w:id="2042"/>
            </w:del>
          </w:p>
        </w:tc>
        <w:tc>
          <w:tcPr>
            <w:tcW w:w="7560" w:type="dxa"/>
          </w:tcPr>
          <w:p w14:paraId="7CCB7B90" w14:textId="2FBD59F5" w:rsidR="00975CC4" w:rsidRPr="00C41274" w:rsidDel="00F22490" w:rsidRDefault="00975CC4" w:rsidP="00166AF3">
            <w:pPr>
              <w:pStyle w:val="TableBody"/>
              <w:rPr>
                <w:del w:id="2043" w:author="Alban Roche" w:date="2017-08-02T16:26:00Z"/>
                <w:u w:val="single"/>
              </w:rPr>
            </w:pPr>
            <w:bookmarkStart w:id="2044" w:name="_Toc489456524"/>
            <w:bookmarkEnd w:id="2044"/>
          </w:p>
          <w:p w14:paraId="25504205" w14:textId="0E30D297" w:rsidR="00975CC4" w:rsidRPr="00C41274" w:rsidDel="00F22490" w:rsidRDefault="00975CC4" w:rsidP="00166AF3">
            <w:pPr>
              <w:pStyle w:val="TableBody"/>
              <w:rPr>
                <w:del w:id="2045" w:author="Alban Roche" w:date="2017-08-02T16:26:00Z"/>
                <w:u w:val="single"/>
              </w:rPr>
            </w:pPr>
            <w:bookmarkStart w:id="2046" w:name="_Toc489456525"/>
            <w:bookmarkEnd w:id="2046"/>
          </w:p>
          <w:p w14:paraId="1301734A" w14:textId="13612D92" w:rsidR="00975CC4" w:rsidRPr="00C41274" w:rsidDel="00F22490" w:rsidRDefault="00975CC4" w:rsidP="00166AF3">
            <w:pPr>
              <w:pStyle w:val="TableBody"/>
              <w:rPr>
                <w:del w:id="2047" w:author="Alban Roche" w:date="2017-08-02T16:26:00Z"/>
                <w:u w:val="single"/>
              </w:rPr>
            </w:pPr>
            <w:del w:id="2048" w:author="Alban Roche" w:date="2017-08-02T16:26:00Z">
              <w:r w:rsidRPr="00C41274" w:rsidDel="00F22490">
                <w:rPr>
                  <w:u w:val="single"/>
                </w:rPr>
                <w:delText>Response</w:delText>
              </w:r>
              <w:bookmarkStart w:id="2049" w:name="_Toc489456526"/>
              <w:bookmarkEnd w:id="2049"/>
            </w:del>
          </w:p>
          <w:p w14:paraId="39B09D93" w14:textId="2241BD37" w:rsidR="00975CC4" w:rsidRPr="00C41274" w:rsidDel="00F22490" w:rsidRDefault="00975CC4" w:rsidP="00166AF3">
            <w:pPr>
              <w:pStyle w:val="TableBody"/>
              <w:rPr>
                <w:del w:id="2050" w:author="Alban Roche" w:date="2017-08-02T16:26:00Z"/>
                <w:b/>
              </w:rPr>
            </w:pPr>
            <w:del w:id="2051" w:author="Alban Roche" w:date="2017-08-02T16:26:00Z">
              <w:r w:rsidRPr="00C41274" w:rsidDel="00F22490">
                <w:rPr>
                  <w:b/>
                </w:rPr>
                <w:delText>OK</w:delText>
              </w:r>
              <w:bookmarkStart w:id="2052" w:name="_Toc489456527"/>
              <w:bookmarkEnd w:id="2052"/>
            </w:del>
          </w:p>
        </w:tc>
        <w:bookmarkStart w:id="2053" w:name="_Toc489456528"/>
        <w:bookmarkEnd w:id="2053"/>
      </w:tr>
      <w:tr w:rsidR="00975CC4" w:rsidRPr="00C41274" w:rsidDel="00F22490" w14:paraId="53CCD610" w14:textId="29E3B1C3" w:rsidTr="00166AF3">
        <w:trPr>
          <w:trHeight w:val="70"/>
          <w:del w:id="2054" w:author="Alban Roche" w:date="2017-08-02T16:26:00Z"/>
        </w:trPr>
        <w:tc>
          <w:tcPr>
            <w:tcW w:w="1728" w:type="dxa"/>
          </w:tcPr>
          <w:p w14:paraId="73410649" w14:textId="2A712583" w:rsidR="00975CC4" w:rsidRPr="00C41274" w:rsidDel="00F22490" w:rsidRDefault="00975CC4" w:rsidP="00166AF3">
            <w:pPr>
              <w:pStyle w:val="TableBody"/>
              <w:rPr>
                <w:del w:id="2055" w:author="Alban Roche" w:date="2017-08-02T16:26:00Z"/>
                <w:i/>
              </w:rPr>
            </w:pPr>
            <w:del w:id="2056" w:author="Alban Roche" w:date="2017-08-02T16:26:00Z">
              <w:r w:rsidDel="00F22490">
                <w:rPr>
                  <w:i/>
                </w:rPr>
                <w:delText>Read</w:delText>
              </w:r>
              <w:r w:rsidRPr="00C41274" w:rsidDel="00F22490">
                <w:rPr>
                  <w:i/>
                </w:rPr>
                <w:delText xml:space="preserve"> command</w:delText>
              </w:r>
              <w:bookmarkStart w:id="2057" w:name="_Toc489456529"/>
              <w:bookmarkEnd w:id="2057"/>
            </w:del>
          </w:p>
          <w:p w14:paraId="209B0373" w14:textId="51B8D0B4" w:rsidR="00975CC4" w:rsidRPr="00C41274" w:rsidDel="00F22490" w:rsidRDefault="00975CC4" w:rsidP="00166AF3">
            <w:pPr>
              <w:pStyle w:val="TableBody"/>
              <w:rPr>
                <w:del w:id="2058" w:author="Alban Roche" w:date="2017-08-02T16:26:00Z"/>
              </w:rPr>
            </w:pPr>
            <w:bookmarkStart w:id="2059" w:name="_Toc489456530"/>
            <w:bookmarkEnd w:id="2059"/>
          </w:p>
          <w:p w14:paraId="75E02007" w14:textId="30E059B2" w:rsidR="00975CC4" w:rsidRPr="00C41274" w:rsidDel="00F22490" w:rsidRDefault="00975CC4" w:rsidP="00166AF3">
            <w:pPr>
              <w:pStyle w:val="TableBody"/>
              <w:rPr>
                <w:del w:id="2060" w:author="Alban Roche" w:date="2017-08-02T16:26:00Z"/>
                <w:u w:val="single"/>
              </w:rPr>
            </w:pPr>
            <w:del w:id="2061" w:author="Alban Roche" w:date="2017-08-02T16:26:00Z">
              <w:r w:rsidRPr="00C41274" w:rsidDel="00F22490">
                <w:rPr>
                  <w:u w:val="single"/>
                </w:rPr>
                <w:delText>Syntax</w:delText>
              </w:r>
              <w:bookmarkStart w:id="2062" w:name="_Toc489456531"/>
              <w:bookmarkEnd w:id="2062"/>
            </w:del>
          </w:p>
          <w:p w14:paraId="323990CC" w14:textId="5026EB75" w:rsidR="00975CC4" w:rsidRPr="00C41274" w:rsidDel="00F22490" w:rsidRDefault="00975CC4" w:rsidP="00166AF3">
            <w:pPr>
              <w:pStyle w:val="TableBody"/>
              <w:rPr>
                <w:del w:id="2063" w:author="Alban Roche" w:date="2017-08-02T16:26:00Z"/>
                <w:b/>
              </w:rPr>
            </w:pPr>
            <w:del w:id="2064" w:author="Alban Roche" w:date="2017-08-02T16:26:00Z">
              <w:r w:rsidRPr="00C41274" w:rsidDel="00F22490">
                <w:rPr>
                  <w:b/>
                </w:rPr>
                <w:delText>AT+K</w:delText>
              </w:r>
              <w:r w:rsidDel="00F22490">
                <w:rPr>
                  <w:b/>
                </w:rPr>
                <w:delText>ODIS?</w:delText>
              </w:r>
              <w:bookmarkStart w:id="2065" w:name="_Toc489456532"/>
              <w:bookmarkEnd w:id="2065"/>
            </w:del>
          </w:p>
          <w:p w14:paraId="6574BD72" w14:textId="0023C5D8" w:rsidR="00975CC4" w:rsidRPr="00C41274" w:rsidDel="00F22490" w:rsidRDefault="00975CC4" w:rsidP="00166AF3">
            <w:pPr>
              <w:pStyle w:val="TableBody"/>
              <w:rPr>
                <w:del w:id="2066" w:author="Alban Roche" w:date="2017-08-02T16:26:00Z"/>
              </w:rPr>
            </w:pPr>
            <w:bookmarkStart w:id="2067" w:name="_Toc489456533"/>
            <w:bookmarkEnd w:id="2067"/>
          </w:p>
        </w:tc>
        <w:tc>
          <w:tcPr>
            <w:tcW w:w="7560" w:type="dxa"/>
          </w:tcPr>
          <w:p w14:paraId="4A94A85D" w14:textId="776996E1" w:rsidR="00975CC4" w:rsidRPr="00C41274" w:rsidDel="00F22490" w:rsidRDefault="00975CC4" w:rsidP="00166AF3">
            <w:pPr>
              <w:pStyle w:val="TableBody"/>
              <w:rPr>
                <w:del w:id="2068" w:author="Alban Roche" w:date="2017-08-02T16:26:00Z"/>
                <w:u w:val="single"/>
              </w:rPr>
            </w:pPr>
            <w:bookmarkStart w:id="2069" w:name="_Toc489456534"/>
            <w:bookmarkEnd w:id="2069"/>
          </w:p>
          <w:p w14:paraId="440BCB7B" w14:textId="28CE2469" w:rsidR="00975CC4" w:rsidRPr="00C41274" w:rsidDel="00F22490" w:rsidRDefault="00975CC4" w:rsidP="00166AF3">
            <w:pPr>
              <w:pStyle w:val="TableBody"/>
              <w:rPr>
                <w:del w:id="2070" w:author="Alban Roche" w:date="2017-08-02T16:26:00Z"/>
                <w:u w:val="single"/>
              </w:rPr>
            </w:pPr>
            <w:bookmarkStart w:id="2071" w:name="_Toc489456535"/>
            <w:bookmarkEnd w:id="2071"/>
          </w:p>
          <w:p w14:paraId="138A0368" w14:textId="472CD0B9" w:rsidR="00975CC4" w:rsidDel="00F22490" w:rsidRDefault="00975CC4" w:rsidP="00166AF3">
            <w:pPr>
              <w:pStyle w:val="TableBody"/>
              <w:rPr>
                <w:del w:id="2072" w:author="Alban Roche" w:date="2017-08-02T16:26:00Z"/>
                <w:u w:val="single"/>
              </w:rPr>
            </w:pPr>
            <w:del w:id="2073" w:author="Alban Roche" w:date="2017-08-02T16:26:00Z">
              <w:r w:rsidRPr="00C41274" w:rsidDel="00F22490">
                <w:rPr>
                  <w:u w:val="single"/>
                </w:rPr>
                <w:delText>Response</w:delText>
              </w:r>
              <w:bookmarkStart w:id="2074" w:name="_Toc489456536"/>
              <w:bookmarkEnd w:id="2074"/>
            </w:del>
          </w:p>
          <w:p w14:paraId="30B15877" w14:textId="6B91C823" w:rsidR="00975CC4" w:rsidDel="00F22490" w:rsidRDefault="00975CC4" w:rsidP="00166AF3">
            <w:pPr>
              <w:autoSpaceDE w:val="0"/>
              <w:autoSpaceDN w:val="0"/>
              <w:adjustRightInd w:val="0"/>
              <w:rPr>
                <w:del w:id="2075" w:author="Alban Roche" w:date="2017-08-02T16:26:00Z"/>
                <w:rFonts w:cs="Arial"/>
                <w:b/>
                <w:bCs/>
                <w:szCs w:val="18"/>
              </w:rPr>
            </w:pPr>
            <w:del w:id="2076" w:author="Alban Roche" w:date="2017-08-02T16:26:00Z">
              <w:r w:rsidDel="00F22490">
                <w:rPr>
                  <w:rFonts w:cs="Arial"/>
                  <w:b/>
                  <w:szCs w:val="18"/>
                </w:rPr>
                <w:delText>+KODIS: &lt;index&gt;,“</w:delText>
              </w:r>
              <w:r w:rsidRPr="00C73A0A" w:rsidDel="00F22490">
                <w:rPr>
                  <w:rFonts w:cs="Arial"/>
                  <w:b/>
                  <w:szCs w:val="18"/>
                </w:rPr>
                <w:delText>&lt;hostMan&gt;</w:delText>
              </w:r>
              <w:r w:rsidDel="00F22490">
                <w:rPr>
                  <w:rFonts w:cs="Arial"/>
                  <w:b/>
                  <w:szCs w:val="18"/>
                </w:rPr>
                <w:delText>”,“</w:delText>
              </w:r>
              <w:r w:rsidRPr="00C73A0A" w:rsidDel="00F22490">
                <w:rPr>
                  <w:rFonts w:cs="Arial"/>
                  <w:b/>
                  <w:bCs/>
                  <w:szCs w:val="18"/>
                </w:rPr>
                <w:delText>&lt;hostMod&gt;</w:delText>
              </w:r>
              <w:r w:rsidDel="00F22490">
                <w:rPr>
                  <w:rFonts w:cs="Arial"/>
                  <w:b/>
                  <w:bCs/>
                  <w:szCs w:val="18"/>
                </w:rPr>
                <w:delText>”,</w:delText>
              </w:r>
              <w:r w:rsidDel="00F22490">
                <w:rPr>
                  <w:rFonts w:cs="Arial"/>
                  <w:b/>
                  <w:szCs w:val="18"/>
                </w:rPr>
                <w:delText>“</w:delText>
              </w:r>
              <w:r w:rsidDel="00F22490">
                <w:rPr>
                  <w:rFonts w:cs="Arial"/>
                  <w:b/>
                  <w:bCs/>
                  <w:szCs w:val="18"/>
                </w:rPr>
                <w:delText>&lt;hostSwV</w:delText>
              </w:r>
              <w:r w:rsidRPr="00C73A0A" w:rsidDel="00F22490">
                <w:rPr>
                  <w:rFonts w:cs="Arial"/>
                  <w:b/>
                  <w:bCs/>
                  <w:szCs w:val="18"/>
                </w:rPr>
                <w:delText>&gt;</w:delText>
              </w:r>
              <w:r w:rsidDel="00F22490">
                <w:rPr>
                  <w:rFonts w:cs="Arial"/>
                  <w:b/>
                  <w:bCs/>
                  <w:szCs w:val="18"/>
                </w:rPr>
                <w:delText>”,</w:delText>
              </w:r>
              <w:r w:rsidDel="00F22490">
                <w:rPr>
                  <w:rFonts w:cs="Arial"/>
                  <w:b/>
                  <w:szCs w:val="18"/>
                </w:rPr>
                <w:delText>“</w:delText>
              </w:r>
              <w:r w:rsidRPr="00C73A0A" w:rsidDel="00F22490">
                <w:rPr>
                  <w:rFonts w:cs="Arial"/>
                  <w:b/>
                  <w:bCs/>
                  <w:szCs w:val="18"/>
                </w:rPr>
                <w:delText>&lt;hostID&gt;</w:delText>
              </w:r>
              <w:r w:rsidDel="00F22490">
                <w:rPr>
                  <w:rFonts w:cs="Arial"/>
                  <w:b/>
                  <w:bCs/>
                  <w:szCs w:val="18"/>
                </w:rPr>
                <w:delText>”</w:delText>
              </w:r>
              <w:bookmarkStart w:id="2077" w:name="_Toc489456537"/>
              <w:bookmarkEnd w:id="2077"/>
            </w:del>
          </w:p>
          <w:p w14:paraId="1E9BA31A" w14:textId="6F79ACB6" w:rsidR="00975CC4" w:rsidRPr="00AF3446" w:rsidDel="00F22490" w:rsidRDefault="00975CC4" w:rsidP="00166AF3">
            <w:pPr>
              <w:pStyle w:val="TableBody"/>
              <w:rPr>
                <w:del w:id="2078" w:author="Alban Roche" w:date="2017-08-02T16:26:00Z"/>
                <w:b/>
                <w:bCs/>
                <w:szCs w:val="18"/>
              </w:rPr>
            </w:pPr>
            <w:del w:id="2079" w:author="Alban Roche" w:date="2017-08-02T16:26:00Z">
              <w:r w:rsidDel="00F22490">
                <w:rPr>
                  <w:b/>
                  <w:bCs/>
                  <w:szCs w:val="18"/>
                </w:rPr>
                <w:delText>OK</w:delText>
              </w:r>
              <w:bookmarkStart w:id="2080" w:name="_Toc489456538"/>
              <w:bookmarkEnd w:id="2080"/>
            </w:del>
          </w:p>
        </w:tc>
        <w:bookmarkStart w:id="2081" w:name="_Toc489456539"/>
        <w:bookmarkEnd w:id="2081"/>
      </w:tr>
      <w:tr w:rsidR="00975CC4" w:rsidRPr="00C41274" w:rsidDel="00F22490" w14:paraId="27C30F2D" w14:textId="6E62C63E" w:rsidTr="00166AF3">
        <w:trPr>
          <w:trHeight w:val="70"/>
          <w:del w:id="2082" w:author="Alban Roche" w:date="2017-08-02T16:26:00Z"/>
        </w:trPr>
        <w:tc>
          <w:tcPr>
            <w:tcW w:w="1728" w:type="dxa"/>
          </w:tcPr>
          <w:p w14:paraId="743D17CC" w14:textId="1CB1AE2D" w:rsidR="00975CC4" w:rsidRPr="00AF3446" w:rsidDel="00F22490" w:rsidRDefault="00975CC4" w:rsidP="00166AF3">
            <w:pPr>
              <w:pStyle w:val="TableBody"/>
              <w:rPr>
                <w:del w:id="2083" w:author="Alban Roche" w:date="2017-08-02T16:26:00Z"/>
                <w:i/>
              </w:rPr>
            </w:pPr>
            <w:del w:id="2084" w:author="Alban Roche" w:date="2017-08-02T16:26:00Z">
              <w:r w:rsidDel="00F22490">
                <w:rPr>
                  <w:i/>
                </w:rPr>
                <w:delText>Write</w:delText>
              </w:r>
              <w:r w:rsidRPr="00AF3446" w:rsidDel="00F22490">
                <w:rPr>
                  <w:i/>
                </w:rPr>
                <w:delText xml:space="preserve"> command</w:delText>
              </w:r>
              <w:bookmarkStart w:id="2085" w:name="_Toc489456540"/>
              <w:bookmarkEnd w:id="2085"/>
            </w:del>
          </w:p>
          <w:p w14:paraId="66C6F434" w14:textId="6773A580" w:rsidR="00975CC4" w:rsidRPr="00C41274" w:rsidDel="00F22490" w:rsidRDefault="00975CC4" w:rsidP="00166AF3">
            <w:pPr>
              <w:pStyle w:val="TableBody"/>
              <w:rPr>
                <w:del w:id="2086" w:author="Alban Roche" w:date="2017-08-02T16:26:00Z"/>
              </w:rPr>
            </w:pPr>
            <w:bookmarkStart w:id="2087" w:name="_Toc489456541"/>
            <w:bookmarkEnd w:id="2087"/>
          </w:p>
          <w:p w14:paraId="79935BE8" w14:textId="6D7045EE" w:rsidR="00975CC4" w:rsidDel="00F22490" w:rsidRDefault="00975CC4" w:rsidP="00166AF3">
            <w:pPr>
              <w:pStyle w:val="TableBody"/>
              <w:rPr>
                <w:del w:id="2088" w:author="Alban Roche" w:date="2017-08-02T16:26:00Z"/>
                <w:u w:val="single"/>
              </w:rPr>
            </w:pPr>
            <w:del w:id="2089" w:author="Alban Roche" w:date="2017-08-02T16:26:00Z">
              <w:r w:rsidRPr="00C41274" w:rsidDel="00F22490">
                <w:rPr>
                  <w:u w:val="single"/>
                </w:rPr>
                <w:delText>Syntax</w:delText>
              </w:r>
              <w:bookmarkStart w:id="2090" w:name="_Toc489456542"/>
              <w:bookmarkEnd w:id="2090"/>
            </w:del>
          </w:p>
          <w:p w14:paraId="2539DE80" w14:textId="0C203BA2" w:rsidR="00975CC4" w:rsidDel="00F22490" w:rsidRDefault="00975CC4" w:rsidP="00166AF3">
            <w:pPr>
              <w:pStyle w:val="TableBody"/>
              <w:rPr>
                <w:del w:id="2091" w:author="Alban Roche" w:date="2017-08-02T16:26:00Z"/>
                <w:i/>
              </w:rPr>
            </w:pPr>
            <w:del w:id="2092" w:author="Alban Roche" w:date="2017-08-02T16:26:00Z">
              <w:r w:rsidRPr="00C41274" w:rsidDel="00F22490">
                <w:rPr>
                  <w:b/>
                </w:rPr>
                <w:delText>AT+K</w:delText>
              </w:r>
              <w:r w:rsidDel="00F22490">
                <w:rPr>
                  <w:b/>
                </w:rPr>
                <w:delText>ODIS</w:delText>
              </w:r>
              <w:r w:rsidRPr="00C41274" w:rsidDel="00F22490">
                <w:rPr>
                  <w:b/>
                </w:rPr>
                <w:delText>=</w:delText>
              </w:r>
              <w:r w:rsidDel="00F22490">
                <w:rPr>
                  <w:b/>
                </w:rPr>
                <w:br/>
                <w:delText>&lt;index&gt;,</w:delText>
              </w:r>
              <w:r w:rsidDel="00F22490">
                <w:rPr>
                  <w:b/>
                </w:rPr>
                <w:br/>
                <w:delText>&lt;hostMan&gt;,</w:delText>
              </w:r>
              <w:r w:rsidDel="00F22490">
                <w:rPr>
                  <w:b/>
                </w:rPr>
                <w:br/>
                <w:delText>&lt;hostMod&gt;,</w:delText>
              </w:r>
              <w:r w:rsidDel="00F22490">
                <w:rPr>
                  <w:b/>
                </w:rPr>
                <w:br/>
                <w:delText>&lt;hostSwV&gt;,</w:delText>
              </w:r>
              <w:r w:rsidDel="00F22490">
                <w:rPr>
                  <w:b/>
                </w:rPr>
                <w:br/>
                <w:delText>&lt;hostID&gt;</w:delText>
              </w:r>
              <w:bookmarkStart w:id="2093" w:name="_Toc489456543"/>
              <w:bookmarkEnd w:id="2093"/>
            </w:del>
          </w:p>
        </w:tc>
        <w:tc>
          <w:tcPr>
            <w:tcW w:w="7560" w:type="dxa"/>
          </w:tcPr>
          <w:p w14:paraId="38199ADC" w14:textId="4B9C78C3" w:rsidR="00975CC4" w:rsidRPr="00C41274" w:rsidDel="00F22490" w:rsidRDefault="00975CC4" w:rsidP="00166AF3">
            <w:pPr>
              <w:pStyle w:val="TableBody"/>
              <w:rPr>
                <w:del w:id="2094" w:author="Alban Roche" w:date="2017-08-02T16:26:00Z"/>
                <w:u w:val="single"/>
              </w:rPr>
            </w:pPr>
            <w:bookmarkStart w:id="2095" w:name="_Toc489456544"/>
            <w:bookmarkEnd w:id="2095"/>
          </w:p>
          <w:p w14:paraId="4956B2E7" w14:textId="4CD1B28C" w:rsidR="00975CC4" w:rsidDel="00F22490" w:rsidRDefault="00975CC4" w:rsidP="00166AF3">
            <w:pPr>
              <w:pStyle w:val="TableBody"/>
              <w:rPr>
                <w:del w:id="2096" w:author="Alban Roche" w:date="2017-08-02T16:26:00Z"/>
                <w:u w:val="single"/>
              </w:rPr>
            </w:pPr>
            <w:bookmarkStart w:id="2097" w:name="_Toc489456545"/>
            <w:bookmarkEnd w:id="2097"/>
          </w:p>
          <w:p w14:paraId="1E1A1E9D" w14:textId="6A297402" w:rsidR="00975CC4" w:rsidDel="00F22490" w:rsidRDefault="00975CC4" w:rsidP="00166AF3">
            <w:pPr>
              <w:pStyle w:val="TableBody"/>
              <w:rPr>
                <w:del w:id="2098" w:author="Alban Roche" w:date="2017-08-02T16:26:00Z"/>
                <w:u w:val="single"/>
              </w:rPr>
            </w:pPr>
            <w:del w:id="2099" w:author="Alban Roche" w:date="2017-08-02T16:26:00Z">
              <w:r w:rsidDel="00F22490">
                <w:rPr>
                  <w:u w:val="single"/>
                </w:rPr>
                <w:delText>Response</w:delText>
              </w:r>
              <w:bookmarkStart w:id="2100" w:name="_Toc489456546"/>
              <w:bookmarkEnd w:id="2100"/>
            </w:del>
          </w:p>
          <w:p w14:paraId="6B152694" w14:textId="67E4FE7F" w:rsidR="00975CC4" w:rsidRPr="00C73A0A" w:rsidDel="00F22490" w:rsidRDefault="00975CC4" w:rsidP="00166AF3">
            <w:pPr>
              <w:pStyle w:val="TableBody"/>
              <w:rPr>
                <w:del w:id="2101" w:author="Alban Roche" w:date="2017-08-02T16:26:00Z"/>
                <w:b/>
              </w:rPr>
            </w:pPr>
            <w:del w:id="2102" w:author="Alban Roche" w:date="2017-08-02T16:26:00Z">
              <w:r w:rsidRPr="00C73A0A" w:rsidDel="00F22490">
                <w:rPr>
                  <w:b/>
                </w:rPr>
                <w:delText>OK</w:delText>
              </w:r>
              <w:bookmarkStart w:id="2103" w:name="_Toc489456547"/>
              <w:bookmarkEnd w:id="2103"/>
            </w:del>
          </w:p>
          <w:p w14:paraId="2575E8CA" w14:textId="57043144" w:rsidR="00975CC4" w:rsidRPr="00C73A0A" w:rsidDel="00F22490" w:rsidRDefault="00975CC4" w:rsidP="00166AF3">
            <w:pPr>
              <w:pStyle w:val="TableBody"/>
              <w:rPr>
                <w:del w:id="2104" w:author="Alban Roche" w:date="2017-08-02T16:26:00Z"/>
              </w:rPr>
            </w:pPr>
            <w:bookmarkStart w:id="2105" w:name="_Toc489456548"/>
            <w:bookmarkEnd w:id="2105"/>
          </w:p>
          <w:p w14:paraId="37704BF3" w14:textId="593CCC9B" w:rsidR="00975CC4" w:rsidRPr="00AF3446" w:rsidDel="00F22490" w:rsidRDefault="00975CC4" w:rsidP="00166AF3">
            <w:pPr>
              <w:pStyle w:val="TableBody"/>
              <w:rPr>
                <w:del w:id="2106" w:author="Alban Roche" w:date="2017-08-02T16:26:00Z"/>
              </w:rPr>
            </w:pPr>
            <w:del w:id="2107" w:author="Alban Roche" w:date="2017-08-02T16:26:00Z">
              <w:r w:rsidRPr="00C73A0A" w:rsidDel="00F22490">
                <w:delText>or</w:delText>
              </w:r>
              <w:bookmarkStart w:id="2108" w:name="_Toc489456549"/>
              <w:bookmarkEnd w:id="2108"/>
            </w:del>
          </w:p>
          <w:p w14:paraId="6A1E7674" w14:textId="78F6D98D" w:rsidR="00975CC4" w:rsidRPr="00671C8B" w:rsidDel="00F22490" w:rsidRDefault="00975CC4" w:rsidP="00166AF3">
            <w:pPr>
              <w:pStyle w:val="TableBody"/>
              <w:rPr>
                <w:del w:id="2109" w:author="Alban Roche" w:date="2017-08-02T16:26:00Z"/>
                <w:b/>
              </w:rPr>
            </w:pPr>
            <w:del w:id="2110" w:author="Alban Roche" w:date="2017-08-02T16:26:00Z">
              <w:r w:rsidRPr="00671C8B" w:rsidDel="00F22490">
                <w:rPr>
                  <w:b/>
                </w:rPr>
                <w:delText>+CME ERROR: &lt;err&gt;</w:delText>
              </w:r>
              <w:bookmarkStart w:id="2111" w:name="_Toc489456550"/>
              <w:bookmarkEnd w:id="2111"/>
            </w:del>
          </w:p>
          <w:p w14:paraId="2DB31D6E" w14:textId="3104F7DA" w:rsidR="00975CC4" w:rsidRPr="00C41274" w:rsidDel="00F22490" w:rsidRDefault="00975CC4" w:rsidP="00166AF3">
            <w:pPr>
              <w:pStyle w:val="TableBody"/>
              <w:rPr>
                <w:del w:id="2112" w:author="Alban Roche" w:date="2017-08-02T16:26:00Z"/>
                <w:u w:val="single"/>
              </w:rPr>
            </w:pPr>
            <w:bookmarkStart w:id="2113" w:name="_Toc489456551"/>
            <w:bookmarkEnd w:id="2113"/>
          </w:p>
          <w:p w14:paraId="4B7CBDE8" w14:textId="283B1D1F" w:rsidR="00975CC4" w:rsidDel="00F22490" w:rsidRDefault="00975CC4" w:rsidP="00166AF3">
            <w:pPr>
              <w:pStyle w:val="TableBody"/>
              <w:rPr>
                <w:del w:id="2114" w:author="Alban Roche" w:date="2017-08-02T16:26:00Z"/>
                <w:u w:val="single"/>
              </w:rPr>
            </w:pPr>
            <w:del w:id="2115" w:author="Alban Roche" w:date="2017-08-02T16:26:00Z">
              <w:r w:rsidRPr="00C41274" w:rsidDel="00F22490">
                <w:rPr>
                  <w:u w:val="single"/>
                </w:rPr>
                <w:delText>Parameters</w:delText>
              </w:r>
              <w:bookmarkStart w:id="2116" w:name="_Toc489456552"/>
              <w:bookmarkEnd w:id="2116"/>
            </w:del>
          </w:p>
          <w:p w14:paraId="0B8E48EC" w14:textId="137F71A4" w:rsidR="00975CC4" w:rsidRPr="00AF3446" w:rsidDel="00F22490" w:rsidRDefault="00975CC4" w:rsidP="00166AF3">
            <w:pPr>
              <w:pStyle w:val="TableBody"/>
              <w:rPr>
                <w:del w:id="2117" w:author="Alban Roche" w:date="2017-08-02T16:26:00Z"/>
              </w:rPr>
            </w:pPr>
            <w:del w:id="2118" w:author="Alban Roche" w:date="2017-08-02T16:26:00Z">
              <w:r w:rsidDel="00F22490">
                <w:rPr>
                  <w:b/>
                </w:rPr>
                <w:delText>&lt;index&gt;</w:delText>
              </w:r>
              <w:r w:rsidDel="00F22490">
                <w:rPr>
                  <w:b/>
                </w:rPr>
                <w:tab/>
              </w:r>
              <w:r w:rsidRPr="00AF3446" w:rsidDel="00F22490">
                <w:delText xml:space="preserve">Index number of the following </w:delText>
              </w:r>
              <w:r w:rsidDel="00F22490">
                <w:delText>parameters</w:delText>
              </w:r>
              <w:bookmarkStart w:id="2119" w:name="_Toc489456553"/>
              <w:bookmarkEnd w:id="2119"/>
            </w:del>
          </w:p>
          <w:p w14:paraId="6C903ED4" w14:textId="1B375D59" w:rsidR="00975CC4" w:rsidDel="00F22490" w:rsidRDefault="00975CC4" w:rsidP="00166AF3">
            <w:pPr>
              <w:pStyle w:val="TableBody"/>
              <w:rPr>
                <w:del w:id="2120" w:author="Alban Roche" w:date="2017-08-02T16:26:00Z"/>
                <w:b/>
              </w:rPr>
            </w:pPr>
            <w:bookmarkStart w:id="2121" w:name="_Toc489456554"/>
            <w:bookmarkEnd w:id="2121"/>
          </w:p>
          <w:p w14:paraId="74C73496" w14:textId="725B765D" w:rsidR="00975CC4" w:rsidRPr="00AF3446" w:rsidDel="00F22490" w:rsidRDefault="00975CC4" w:rsidP="00166AF3">
            <w:pPr>
              <w:autoSpaceDE w:val="0"/>
              <w:autoSpaceDN w:val="0"/>
              <w:adjustRightInd w:val="0"/>
              <w:rPr>
                <w:del w:id="2122" w:author="Alban Roche" w:date="2017-08-02T16:26:00Z"/>
                <w:rFonts w:cs="Arial"/>
                <w:szCs w:val="18"/>
              </w:rPr>
            </w:pPr>
            <w:del w:id="2123" w:author="Alban Roche" w:date="2017-08-02T16:26:00Z">
              <w:r w:rsidRPr="000654A0" w:rsidDel="00F22490">
                <w:rPr>
                  <w:rFonts w:cs="Arial"/>
                  <w:b/>
                  <w:szCs w:val="18"/>
                </w:rPr>
                <w:delText>&lt;hostMan&gt;</w:delText>
              </w:r>
              <w:r w:rsidDel="00F22490">
                <w:rPr>
                  <w:rFonts w:cs="Arial"/>
                  <w:b/>
                  <w:szCs w:val="18"/>
                </w:rPr>
                <w:tab/>
              </w:r>
              <w:r w:rsidRPr="009E61A7" w:rsidDel="00F22490">
                <w:rPr>
                  <w:rFonts w:cs="Arial"/>
                  <w:szCs w:val="18"/>
                </w:rPr>
                <w:delText>Host m</w:delText>
              </w:r>
              <w:r w:rsidRPr="00AF3446" w:rsidDel="00F22490">
                <w:rPr>
                  <w:rFonts w:cs="Arial"/>
                  <w:szCs w:val="18"/>
                </w:rPr>
                <w:delText>anufacturer of ODIS node (ATT)</w:delText>
              </w:r>
              <w:bookmarkStart w:id="2124" w:name="_Toc489456555"/>
              <w:bookmarkEnd w:id="2124"/>
            </w:del>
          </w:p>
          <w:p w14:paraId="19395C26" w14:textId="39D8B0C4" w:rsidR="00975CC4" w:rsidDel="00F22490" w:rsidRDefault="00975CC4" w:rsidP="00166AF3">
            <w:pPr>
              <w:autoSpaceDE w:val="0"/>
              <w:autoSpaceDN w:val="0"/>
              <w:adjustRightInd w:val="0"/>
              <w:rPr>
                <w:del w:id="2125" w:author="Alban Roche" w:date="2017-08-02T16:26:00Z"/>
                <w:rFonts w:cs="Arial"/>
                <w:b/>
                <w:bCs/>
                <w:szCs w:val="18"/>
              </w:rPr>
            </w:pPr>
            <w:bookmarkStart w:id="2126" w:name="_Toc489456556"/>
            <w:bookmarkEnd w:id="2126"/>
          </w:p>
          <w:p w14:paraId="4890E8CF" w14:textId="1C283DF5" w:rsidR="00975CC4" w:rsidRPr="00AF3446" w:rsidDel="00F22490" w:rsidRDefault="00975CC4" w:rsidP="00166AF3">
            <w:pPr>
              <w:autoSpaceDE w:val="0"/>
              <w:autoSpaceDN w:val="0"/>
              <w:adjustRightInd w:val="0"/>
              <w:rPr>
                <w:del w:id="2127" w:author="Alban Roche" w:date="2017-08-02T16:26:00Z"/>
                <w:rFonts w:cs="Arial"/>
                <w:bCs/>
                <w:szCs w:val="18"/>
              </w:rPr>
            </w:pPr>
            <w:del w:id="2128" w:author="Alban Roche" w:date="2017-08-02T16:26:00Z">
              <w:r w:rsidRPr="000654A0" w:rsidDel="00F22490">
                <w:rPr>
                  <w:rFonts w:cs="Arial"/>
                  <w:b/>
                  <w:bCs/>
                  <w:szCs w:val="18"/>
                </w:rPr>
                <w:delText>&lt;hostMod&gt;</w:delText>
              </w:r>
              <w:r w:rsidDel="00F22490">
                <w:rPr>
                  <w:rFonts w:cs="Arial"/>
                  <w:b/>
                  <w:bCs/>
                  <w:szCs w:val="18"/>
                </w:rPr>
                <w:tab/>
              </w:r>
              <w:r w:rsidRPr="009E61A7" w:rsidDel="00F22490">
                <w:rPr>
                  <w:rFonts w:cs="Arial"/>
                  <w:bCs/>
                  <w:szCs w:val="18"/>
                </w:rPr>
                <w:delText>Host m</w:delText>
              </w:r>
              <w:r w:rsidRPr="00AF3446" w:rsidDel="00F22490">
                <w:rPr>
                  <w:rFonts w:cs="Arial"/>
                  <w:bCs/>
                  <w:szCs w:val="18"/>
                </w:rPr>
                <w:delText>odel of ODIS node (ATT)</w:delText>
              </w:r>
              <w:bookmarkStart w:id="2129" w:name="_Toc489456557"/>
              <w:bookmarkEnd w:id="2129"/>
            </w:del>
          </w:p>
          <w:p w14:paraId="7A402037" w14:textId="4EDDA6A9" w:rsidR="00975CC4" w:rsidDel="00F22490" w:rsidRDefault="00975CC4" w:rsidP="00166AF3">
            <w:pPr>
              <w:autoSpaceDE w:val="0"/>
              <w:autoSpaceDN w:val="0"/>
              <w:adjustRightInd w:val="0"/>
              <w:rPr>
                <w:del w:id="2130" w:author="Alban Roche" w:date="2017-08-02T16:26:00Z"/>
                <w:rFonts w:cs="Arial"/>
                <w:b/>
                <w:bCs/>
                <w:szCs w:val="18"/>
              </w:rPr>
            </w:pPr>
            <w:bookmarkStart w:id="2131" w:name="_Toc489456558"/>
            <w:bookmarkEnd w:id="2131"/>
          </w:p>
          <w:p w14:paraId="0920E814" w14:textId="1EF186F3" w:rsidR="00975CC4" w:rsidDel="00F22490" w:rsidRDefault="00975CC4" w:rsidP="00166AF3">
            <w:pPr>
              <w:autoSpaceDE w:val="0"/>
              <w:autoSpaceDN w:val="0"/>
              <w:adjustRightInd w:val="0"/>
              <w:rPr>
                <w:del w:id="2132" w:author="Alban Roche" w:date="2017-08-02T16:26:00Z"/>
                <w:rFonts w:cs="Arial"/>
                <w:bCs/>
                <w:szCs w:val="18"/>
              </w:rPr>
            </w:pPr>
            <w:del w:id="2133" w:author="Alban Roche" w:date="2017-08-02T16:26:00Z">
              <w:r w:rsidDel="00F22490">
                <w:rPr>
                  <w:rFonts w:cs="Arial"/>
                  <w:b/>
                  <w:bCs/>
                  <w:szCs w:val="18"/>
                </w:rPr>
                <w:delText>&lt;hostSwV</w:delText>
              </w:r>
              <w:r w:rsidRPr="000654A0" w:rsidDel="00F22490">
                <w:rPr>
                  <w:rFonts w:cs="Arial"/>
                  <w:b/>
                  <w:bCs/>
                  <w:szCs w:val="18"/>
                </w:rPr>
                <w:delText>&gt;</w:delText>
              </w:r>
              <w:r w:rsidDel="00F22490">
                <w:rPr>
                  <w:rFonts w:cs="Arial"/>
                  <w:b/>
                  <w:bCs/>
                  <w:szCs w:val="18"/>
                </w:rPr>
                <w:tab/>
              </w:r>
              <w:r w:rsidRPr="009E61A7" w:rsidDel="00F22490">
                <w:rPr>
                  <w:rFonts w:cs="Arial"/>
                  <w:bCs/>
                  <w:szCs w:val="18"/>
                </w:rPr>
                <w:delText>Host software v</w:delText>
              </w:r>
              <w:r w:rsidRPr="00AF3446" w:rsidDel="00F22490">
                <w:rPr>
                  <w:rFonts w:cs="Arial"/>
                  <w:bCs/>
                  <w:szCs w:val="18"/>
                </w:rPr>
                <w:delText>ersion of ODIS node (ATT)</w:delText>
              </w:r>
              <w:bookmarkStart w:id="2134" w:name="_Toc489456559"/>
              <w:bookmarkEnd w:id="2134"/>
            </w:del>
          </w:p>
          <w:p w14:paraId="4E73F1C0" w14:textId="32D2E7A1" w:rsidR="00975CC4" w:rsidRPr="00AF3446" w:rsidDel="00F22490" w:rsidRDefault="00975CC4" w:rsidP="00166AF3">
            <w:pPr>
              <w:autoSpaceDE w:val="0"/>
              <w:autoSpaceDN w:val="0"/>
              <w:adjustRightInd w:val="0"/>
              <w:rPr>
                <w:del w:id="2135" w:author="Alban Roche" w:date="2017-08-02T16:26:00Z"/>
                <w:rFonts w:cs="Arial"/>
                <w:bCs/>
                <w:szCs w:val="18"/>
              </w:rPr>
            </w:pPr>
            <w:bookmarkStart w:id="2136" w:name="_Toc489456560"/>
            <w:bookmarkEnd w:id="2136"/>
          </w:p>
          <w:p w14:paraId="510E2C37" w14:textId="6961F78D" w:rsidR="00975CC4" w:rsidRPr="00845C83" w:rsidDel="00F22490" w:rsidRDefault="00975CC4" w:rsidP="00166AF3">
            <w:pPr>
              <w:autoSpaceDE w:val="0"/>
              <w:autoSpaceDN w:val="0"/>
              <w:adjustRightInd w:val="0"/>
              <w:rPr>
                <w:del w:id="2137" w:author="Alban Roche" w:date="2017-08-02T16:26:00Z"/>
                <w:rFonts w:cs="Arial"/>
                <w:bCs/>
                <w:szCs w:val="18"/>
              </w:rPr>
            </w:pPr>
            <w:del w:id="2138" w:author="Alban Roche" w:date="2017-08-02T16:26:00Z">
              <w:r w:rsidRPr="000654A0" w:rsidDel="00F22490">
                <w:rPr>
                  <w:rFonts w:cs="Arial"/>
                  <w:b/>
                  <w:bCs/>
                  <w:szCs w:val="18"/>
                </w:rPr>
                <w:delText>&lt;hostID&gt;</w:delText>
              </w:r>
              <w:r w:rsidDel="00F22490">
                <w:rPr>
                  <w:rFonts w:cs="Arial"/>
                  <w:b/>
                  <w:bCs/>
                  <w:szCs w:val="18"/>
                </w:rPr>
                <w:tab/>
              </w:r>
              <w:r w:rsidRPr="00AF3446" w:rsidDel="00F22490">
                <w:rPr>
                  <w:rFonts w:cs="Arial"/>
                  <w:bCs/>
                  <w:szCs w:val="18"/>
                </w:rPr>
                <w:delText>Host ID of ODIS node (ATT)</w:delText>
              </w:r>
              <w:bookmarkStart w:id="2139" w:name="_Toc489456561"/>
              <w:bookmarkEnd w:id="2139"/>
            </w:del>
          </w:p>
        </w:tc>
        <w:bookmarkStart w:id="2140" w:name="_Toc489456562"/>
        <w:bookmarkEnd w:id="2140"/>
      </w:tr>
      <w:tr w:rsidR="00975CC4" w:rsidRPr="00C41274" w:rsidDel="00F22490" w14:paraId="4B235773" w14:textId="4409A64F" w:rsidTr="00166AF3">
        <w:trPr>
          <w:trHeight w:val="70"/>
          <w:del w:id="2141" w:author="Alban Roche" w:date="2017-08-02T16:26:00Z"/>
        </w:trPr>
        <w:tc>
          <w:tcPr>
            <w:tcW w:w="1728" w:type="dxa"/>
          </w:tcPr>
          <w:p w14:paraId="0129F8FC" w14:textId="1318A7F9" w:rsidR="00975CC4" w:rsidRPr="00C41274" w:rsidDel="00F22490" w:rsidRDefault="00975CC4" w:rsidP="00166AF3">
            <w:pPr>
              <w:pStyle w:val="TableBody"/>
              <w:rPr>
                <w:del w:id="2142" w:author="Alban Roche" w:date="2017-08-02T16:26:00Z"/>
                <w:u w:val="single"/>
              </w:rPr>
            </w:pPr>
            <w:del w:id="2143" w:author="Alban Roche" w:date="2017-08-02T16:26:00Z">
              <w:r w:rsidRPr="00C41274" w:rsidDel="00F22490">
                <w:rPr>
                  <w:u w:val="single"/>
                </w:rPr>
                <w:delText>Reference</w:delText>
              </w:r>
              <w:bookmarkStart w:id="2144" w:name="_Toc489456563"/>
              <w:bookmarkEnd w:id="2144"/>
            </w:del>
          </w:p>
          <w:p w14:paraId="42418189" w14:textId="78335603" w:rsidR="00975CC4" w:rsidRPr="009E61A7" w:rsidDel="00F22490" w:rsidRDefault="00975CC4" w:rsidP="00166AF3">
            <w:pPr>
              <w:pStyle w:val="TableBody"/>
              <w:rPr>
                <w:del w:id="2145" w:author="Alban Roche" w:date="2017-08-02T16:26:00Z"/>
                <w:i/>
              </w:rPr>
            </w:pPr>
            <w:del w:id="2146" w:author="Alban Roche" w:date="2017-08-02T16:26:00Z">
              <w:r w:rsidDel="00F22490">
                <w:delText>Sierra Wireless P</w:delText>
              </w:r>
              <w:r w:rsidRPr="00C41274" w:rsidDel="00F22490">
                <w:delText>roprietary</w:delText>
              </w:r>
              <w:bookmarkStart w:id="2147" w:name="_Toc489456564"/>
              <w:bookmarkEnd w:id="2147"/>
            </w:del>
          </w:p>
        </w:tc>
        <w:tc>
          <w:tcPr>
            <w:tcW w:w="7560" w:type="dxa"/>
          </w:tcPr>
          <w:p w14:paraId="66134221" w14:textId="5C3E79FF" w:rsidR="00975CC4" w:rsidRPr="00C41274" w:rsidDel="00F22490" w:rsidRDefault="00975CC4" w:rsidP="00166AF3">
            <w:pPr>
              <w:pStyle w:val="TableBody"/>
              <w:rPr>
                <w:del w:id="2148" w:author="Alban Roche" w:date="2017-08-02T16:26:00Z"/>
                <w:u w:val="single"/>
              </w:rPr>
            </w:pPr>
            <w:del w:id="2149" w:author="Alban Roche" w:date="2017-08-02T16:26:00Z">
              <w:r w:rsidRPr="00C41274" w:rsidDel="00F22490">
                <w:rPr>
                  <w:u w:val="single"/>
                </w:rPr>
                <w:delText>Notes</w:delText>
              </w:r>
              <w:bookmarkStart w:id="2150" w:name="_Toc489456565"/>
              <w:bookmarkEnd w:id="2150"/>
            </w:del>
          </w:p>
          <w:p w14:paraId="0BDCDDBC" w14:textId="591F67A4" w:rsidR="00975CC4" w:rsidRPr="009E61A7" w:rsidDel="00F22490" w:rsidRDefault="00975CC4" w:rsidP="0059466D">
            <w:pPr>
              <w:pStyle w:val="TableBody"/>
              <w:numPr>
                <w:ilvl w:val="0"/>
                <w:numId w:val="144"/>
              </w:numPr>
              <w:rPr>
                <w:del w:id="2151" w:author="Alban Roche" w:date="2017-08-02T16:26:00Z"/>
              </w:rPr>
            </w:pPr>
            <w:del w:id="2152" w:author="Alban Roche" w:date="2017-08-02T16:26:00Z">
              <w:r w:rsidRPr="009E61A7" w:rsidDel="00F22490">
                <w:delText xml:space="preserve">This command is </w:delText>
              </w:r>
              <w:r w:rsidDel="00F22490">
                <w:delText xml:space="preserve">used for </w:delText>
              </w:r>
              <w:r w:rsidRPr="009E61A7" w:rsidDel="00F22490">
                <w:delText>modifying host device details required by specific ODIS test cases in AT&amp;T</w:delText>
              </w:r>
              <w:r w:rsidDel="00F22490">
                <w:delText>.</w:delText>
              </w:r>
              <w:bookmarkStart w:id="2153" w:name="_Toc489456566"/>
              <w:bookmarkEnd w:id="2153"/>
            </w:del>
          </w:p>
          <w:p w14:paraId="33331E6F" w14:textId="2331AEBF" w:rsidR="00975CC4" w:rsidRPr="00AF3446" w:rsidDel="00F22490" w:rsidRDefault="00975CC4" w:rsidP="0059466D">
            <w:pPr>
              <w:pStyle w:val="TableBody"/>
              <w:numPr>
                <w:ilvl w:val="0"/>
                <w:numId w:val="144"/>
              </w:numPr>
              <w:rPr>
                <w:del w:id="2154" w:author="Alban Roche" w:date="2017-08-02T16:26:00Z"/>
              </w:rPr>
            </w:pPr>
            <w:del w:id="2155" w:author="Alban Roche" w:date="2017-08-02T16:26:00Z">
              <w:r w:rsidRPr="009E61A7" w:rsidDel="00F22490">
                <w:delText xml:space="preserve">The maximum number of characters </w:delText>
              </w:r>
              <w:r w:rsidDel="00F22490">
                <w:delText xml:space="preserve">in the parameters listed </w:delText>
              </w:r>
              <w:r w:rsidRPr="009E61A7" w:rsidDel="00F22490">
                <w:delText xml:space="preserve">above </w:delText>
              </w:r>
              <w:r w:rsidDel="00F22490">
                <w:delText xml:space="preserve">is </w:delText>
              </w:r>
              <w:r w:rsidRPr="009E61A7" w:rsidDel="00F22490">
                <w:delText>31</w:delText>
              </w:r>
              <w:r w:rsidRPr="000B1592" w:rsidDel="00F22490">
                <w:delText>. Characters beyond the max</w:delText>
              </w:r>
              <w:r w:rsidDel="00F22490">
                <w:delText>imum</w:delText>
              </w:r>
              <w:r w:rsidRPr="009E61A7" w:rsidDel="00F22490">
                <w:delText xml:space="preserve"> </w:delText>
              </w:r>
              <w:r w:rsidDel="00F22490">
                <w:delText xml:space="preserve">limit </w:delText>
              </w:r>
              <w:r w:rsidRPr="009E61A7" w:rsidDel="00F22490">
                <w:delText>will be ignored.</w:delText>
              </w:r>
              <w:bookmarkStart w:id="2156" w:name="_Toc489456567"/>
              <w:bookmarkEnd w:id="2156"/>
            </w:del>
          </w:p>
        </w:tc>
        <w:bookmarkStart w:id="2157" w:name="_Toc489456568"/>
        <w:bookmarkEnd w:id="2157"/>
      </w:tr>
      <w:tr w:rsidR="00975CC4" w:rsidRPr="00C41274" w:rsidDel="00F22490" w14:paraId="0A228D1A" w14:textId="224A0419" w:rsidTr="00166AF3">
        <w:trPr>
          <w:cantSplit w:val="0"/>
          <w:trHeight w:val="70"/>
          <w:del w:id="2158" w:author="Alban Roche" w:date="2017-08-02T16:26:00Z"/>
        </w:trPr>
        <w:tc>
          <w:tcPr>
            <w:tcW w:w="1728" w:type="dxa"/>
          </w:tcPr>
          <w:p w14:paraId="25DEA96D" w14:textId="0357BA6E" w:rsidR="00975CC4" w:rsidRPr="00C41274" w:rsidDel="00F22490" w:rsidRDefault="00975CC4" w:rsidP="00166AF3">
            <w:pPr>
              <w:pStyle w:val="TableBody"/>
              <w:rPr>
                <w:del w:id="2159" w:author="Alban Roche" w:date="2017-08-02T16:26:00Z"/>
                <w:u w:val="single"/>
              </w:rPr>
            </w:pPr>
            <w:del w:id="2160" w:author="Alban Roche" w:date="2017-08-02T16:26:00Z">
              <w:r w:rsidDel="00F22490">
                <w:rPr>
                  <w:u w:val="single"/>
                </w:rPr>
                <w:delText>Examples</w:delText>
              </w:r>
              <w:bookmarkStart w:id="2161" w:name="_Toc489456569"/>
              <w:bookmarkEnd w:id="2161"/>
            </w:del>
          </w:p>
        </w:tc>
        <w:tc>
          <w:tcPr>
            <w:tcW w:w="7560" w:type="dxa"/>
          </w:tcPr>
          <w:p w14:paraId="6A167B7C" w14:textId="71389623" w:rsidR="00975CC4" w:rsidRPr="00AF3446" w:rsidDel="00F22490" w:rsidRDefault="00975CC4" w:rsidP="00166AF3">
            <w:pPr>
              <w:pStyle w:val="TableBody"/>
              <w:rPr>
                <w:del w:id="2162" w:author="Alban Roche" w:date="2017-08-02T16:26:00Z"/>
                <w:b/>
              </w:rPr>
            </w:pPr>
            <w:del w:id="2163" w:author="Alban Roche" w:date="2017-08-02T16:26:00Z">
              <w:r w:rsidRPr="00AF3446" w:rsidDel="00F22490">
                <w:rPr>
                  <w:b/>
                </w:rPr>
                <w:delText>at+kodis?</w:delText>
              </w:r>
              <w:bookmarkStart w:id="2164" w:name="_Toc489456570"/>
              <w:bookmarkEnd w:id="2164"/>
            </w:del>
          </w:p>
          <w:p w14:paraId="7B8C296C" w14:textId="6E87F12F" w:rsidR="00975CC4" w:rsidRPr="00AF3446" w:rsidDel="00F22490" w:rsidRDefault="00C47E85" w:rsidP="00166AF3">
            <w:pPr>
              <w:pStyle w:val="TableBody"/>
              <w:rPr>
                <w:del w:id="2165" w:author="Alban Roche" w:date="2017-08-02T16:26:00Z"/>
                <w:b/>
              </w:rPr>
            </w:pPr>
            <w:del w:id="2166" w:author="Alban Roche" w:date="2017-08-02T16:26:00Z">
              <w:r w:rsidRPr="00C47E85" w:rsidDel="00F22490">
                <w:rPr>
                  <w:b/>
                </w:rPr>
                <w:delText>+KODIS: 1,"HMAN1","HMOD1","HSW1","HUID1"</w:delText>
              </w:r>
              <w:bookmarkStart w:id="2167" w:name="_Toc489456571"/>
              <w:bookmarkEnd w:id="2167"/>
            </w:del>
          </w:p>
          <w:p w14:paraId="4B1E0B38" w14:textId="5C0197B3" w:rsidR="00975CC4" w:rsidRPr="00AF3446" w:rsidDel="00F22490" w:rsidRDefault="00975CC4" w:rsidP="00166AF3">
            <w:pPr>
              <w:pStyle w:val="TableBody"/>
              <w:rPr>
                <w:del w:id="2168" w:author="Alban Roche" w:date="2017-08-02T16:26:00Z"/>
                <w:b/>
              </w:rPr>
            </w:pPr>
            <w:del w:id="2169" w:author="Alban Roche" w:date="2017-08-02T16:26:00Z">
              <w:r w:rsidRPr="00AF3446" w:rsidDel="00F22490">
                <w:rPr>
                  <w:b/>
                </w:rPr>
                <w:delText>OK</w:delText>
              </w:r>
              <w:bookmarkStart w:id="2170" w:name="_Toc489456572"/>
              <w:bookmarkEnd w:id="2170"/>
            </w:del>
          </w:p>
          <w:p w14:paraId="5AA14E44" w14:textId="44258F36" w:rsidR="00975CC4" w:rsidRPr="00AF3446" w:rsidDel="00F22490" w:rsidRDefault="00975CC4" w:rsidP="00166AF3">
            <w:pPr>
              <w:pStyle w:val="TableBody"/>
              <w:rPr>
                <w:del w:id="2171" w:author="Alban Roche" w:date="2017-08-02T16:26:00Z"/>
                <w:b/>
              </w:rPr>
            </w:pPr>
            <w:bookmarkStart w:id="2172" w:name="_Toc489456573"/>
            <w:bookmarkEnd w:id="2172"/>
          </w:p>
          <w:p w14:paraId="79446842" w14:textId="20F7DF0D" w:rsidR="00975CC4" w:rsidRPr="00AF3446" w:rsidDel="00F22490" w:rsidRDefault="00975CC4" w:rsidP="00166AF3">
            <w:pPr>
              <w:pStyle w:val="TableBody"/>
              <w:rPr>
                <w:del w:id="2173" w:author="Alban Roche" w:date="2017-08-02T16:26:00Z"/>
                <w:b/>
              </w:rPr>
            </w:pPr>
            <w:del w:id="2174" w:author="Alban Roche" w:date="2017-08-02T16:26:00Z">
              <w:r w:rsidRPr="00AF3446" w:rsidDel="00F22490">
                <w:rPr>
                  <w:b/>
                </w:rPr>
                <w:delText>at+kodis=1,"HostMan","HostM</w:delText>
              </w:r>
              <w:r w:rsidDel="00F22490">
                <w:rPr>
                  <w:b/>
                </w:rPr>
                <w:delText>ode","01.00","HostID"</w:delText>
              </w:r>
              <w:bookmarkStart w:id="2175" w:name="_Toc489456574"/>
              <w:bookmarkEnd w:id="2175"/>
            </w:del>
          </w:p>
          <w:p w14:paraId="506098D9" w14:textId="5FBBF627" w:rsidR="00975CC4" w:rsidRPr="00AF3446" w:rsidDel="00F22490" w:rsidRDefault="00975CC4" w:rsidP="00166AF3">
            <w:pPr>
              <w:pStyle w:val="TableBody"/>
              <w:rPr>
                <w:del w:id="2176" w:author="Alban Roche" w:date="2017-08-02T16:26:00Z"/>
                <w:b/>
              </w:rPr>
            </w:pPr>
            <w:del w:id="2177" w:author="Alban Roche" w:date="2017-08-02T16:26:00Z">
              <w:r w:rsidRPr="00AF3446" w:rsidDel="00F22490">
                <w:rPr>
                  <w:b/>
                </w:rPr>
                <w:delText>OK</w:delText>
              </w:r>
              <w:bookmarkStart w:id="2178" w:name="_Toc489456575"/>
              <w:bookmarkEnd w:id="2178"/>
            </w:del>
          </w:p>
          <w:p w14:paraId="24D493D3" w14:textId="48DF2EA7" w:rsidR="00975CC4" w:rsidRPr="00AF3446" w:rsidDel="00F22490" w:rsidRDefault="00975CC4" w:rsidP="00166AF3">
            <w:pPr>
              <w:pStyle w:val="TableBody"/>
              <w:rPr>
                <w:del w:id="2179" w:author="Alban Roche" w:date="2017-08-02T16:26:00Z"/>
                <w:b/>
              </w:rPr>
            </w:pPr>
            <w:bookmarkStart w:id="2180" w:name="_Toc489456576"/>
            <w:bookmarkEnd w:id="2180"/>
          </w:p>
          <w:p w14:paraId="0A37DB13" w14:textId="65C6C5B9" w:rsidR="00975CC4" w:rsidRPr="00AF3446" w:rsidDel="00F22490" w:rsidRDefault="00975CC4" w:rsidP="00166AF3">
            <w:pPr>
              <w:pStyle w:val="TableBody"/>
              <w:rPr>
                <w:del w:id="2181" w:author="Alban Roche" w:date="2017-08-02T16:26:00Z"/>
                <w:b/>
              </w:rPr>
            </w:pPr>
            <w:del w:id="2182" w:author="Alban Roche" w:date="2017-08-02T16:26:00Z">
              <w:r w:rsidRPr="00AF3446" w:rsidDel="00F22490">
                <w:rPr>
                  <w:b/>
                </w:rPr>
                <w:delText>at+kodis?</w:delText>
              </w:r>
              <w:bookmarkStart w:id="2183" w:name="_Toc489456577"/>
              <w:bookmarkEnd w:id="2183"/>
            </w:del>
          </w:p>
          <w:p w14:paraId="1BDC1E14" w14:textId="13CE379E" w:rsidR="00975CC4" w:rsidRPr="00AF3446" w:rsidDel="00F22490" w:rsidRDefault="00975CC4" w:rsidP="00166AF3">
            <w:pPr>
              <w:pStyle w:val="TableBody"/>
              <w:rPr>
                <w:del w:id="2184" w:author="Alban Roche" w:date="2017-08-02T16:26:00Z"/>
                <w:b/>
              </w:rPr>
            </w:pPr>
            <w:del w:id="2185" w:author="Alban Roche" w:date="2017-08-02T16:26:00Z">
              <w:r w:rsidRPr="00AF3446" w:rsidDel="00F22490">
                <w:rPr>
                  <w:b/>
                </w:rPr>
                <w:delText>+KODIS: 1,"HostMan","HostM</w:delText>
              </w:r>
              <w:r w:rsidDel="00F22490">
                <w:rPr>
                  <w:b/>
                </w:rPr>
                <w:delText>ode","01.00","HostID"</w:delText>
              </w:r>
              <w:bookmarkStart w:id="2186" w:name="_Toc489456578"/>
              <w:bookmarkEnd w:id="2186"/>
            </w:del>
          </w:p>
          <w:p w14:paraId="667AA541" w14:textId="32F2A8FF" w:rsidR="00975CC4" w:rsidRPr="00AF3446" w:rsidDel="00F22490" w:rsidRDefault="00975CC4" w:rsidP="00166AF3">
            <w:pPr>
              <w:pStyle w:val="TableBody"/>
              <w:rPr>
                <w:del w:id="2187" w:author="Alban Roche" w:date="2017-08-02T16:26:00Z"/>
              </w:rPr>
            </w:pPr>
            <w:del w:id="2188" w:author="Alban Roche" w:date="2017-08-02T16:26:00Z">
              <w:r w:rsidRPr="00AF3446" w:rsidDel="00F22490">
                <w:rPr>
                  <w:b/>
                </w:rPr>
                <w:delText>OK</w:delText>
              </w:r>
              <w:bookmarkStart w:id="2189" w:name="_Toc489456579"/>
              <w:bookmarkEnd w:id="2189"/>
            </w:del>
          </w:p>
        </w:tc>
        <w:bookmarkStart w:id="2190" w:name="_Toc489456580"/>
        <w:bookmarkEnd w:id="2190"/>
      </w:tr>
    </w:tbl>
    <w:p w14:paraId="6A8BD3CB" w14:textId="77777777" w:rsidR="00975CC4" w:rsidRDefault="00975CC4" w:rsidP="0059466D">
      <w:pPr>
        <w:pStyle w:val="Heading2"/>
        <w:numPr>
          <w:ilvl w:val="1"/>
          <w:numId w:val="11"/>
        </w:numPr>
        <w:ind w:left="1080" w:hanging="1080"/>
      </w:pPr>
      <w:bookmarkStart w:id="2191" w:name="_Ref453834326"/>
      <w:bookmarkStart w:id="2192" w:name="_Ref453834337"/>
      <w:bookmarkStart w:id="2193" w:name="_Toc460585482"/>
      <w:bookmarkStart w:id="2194" w:name="_Ref472432924"/>
      <w:bookmarkStart w:id="2195" w:name="_Ref472432926"/>
      <w:bookmarkStart w:id="2196" w:name="_Toc486251536"/>
      <w:bookmarkStart w:id="2197" w:name="_Toc489456581"/>
      <w:commentRangeStart w:id="2198"/>
      <w:r>
        <w:t xml:space="preserve">&amp;R </w:t>
      </w:r>
      <w:r w:rsidRPr="00AE67EA">
        <w:t xml:space="preserve">Command: </w:t>
      </w:r>
      <w:r>
        <w:t>RTS and CTS Option</w:t>
      </w:r>
      <w:bookmarkEnd w:id="2191"/>
      <w:bookmarkEnd w:id="2192"/>
      <w:bookmarkEnd w:id="2193"/>
      <w:commentRangeEnd w:id="2198"/>
      <w:r>
        <w:rPr>
          <w:rStyle w:val="CommentReference"/>
          <w:rFonts w:ascii="Verdana" w:eastAsia="Times New Roman" w:hAnsi="Verdana" w:cs="Times New Roman"/>
          <w:b w:val="0"/>
          <w:lang w:eastAsia="en-US"/>
        </w:rPr>
        <w:commentReference w:id="2198"/>
      </w:r>
      <w:bookmarkEnd w:id="2194"/>
      <w:bookmarkEnd w:id="2195"/>
      <w:bookmarkEnd w:id="2196"/>
      <w:bookmarkEnd w:id="2197"/>
    </w:p>
    <w:tbl>
      <w:tblPr>
        <w:tblStyle w:val="TableSWIleft"/>
        <w:tblW w:w="9288" w:type="dxa"/>
        <w:tblLayout w:type="fixed"/>
        <w:tblLook w:val="04A0" w:firstRow="1" w:lastRow="0" w:firstColumn="1" w:lastColumn="0" w:noHBand="0" w:noVBand="1"/>
      </w:tblPr>
      <w:tblGrid>
        <w:gridCol w:w="1728"/>
        <w:gridCol w:w="7560"/>
      </w:tblGrid>
      <w:tr w:rsidR="00975CC4" w:rsidRPr="00C41274" w14:paraId="0EE08A48"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378BF270" w14:textId="14E6690D" w:rsidR="00975CC4" w:rsidRPr="00C41274" w:rsidRDefault="007A2E0B">
            <w:pPr>
              <w:pStyle w:val="TableRowHead"/>
              <w:spacing w:before="144" w:after="144"/>
              <w:rPr>
                <w:bCs w:val="0"/>
              </w:rPr>
            </w:pPr>
            <w:r>
              <w:t>HL7800</w:t>
            </w:r>
            <w:commentRangeStart w:id="2199"/>
          </w:p>
        </w:tc>
      </w:tr>
      <w:commentRangeEnd w:id="2199"/>
      <w:tr w:rsidR="00975CC4" w:rsidRPr="00C41274" w14:paraId="58754FEE" w14:textId="77777777" w:rsidTr="00166AF3">
        <w:trPr>
          <w:trHeight w:val="781"/>
        </w:trPr>
        <w:tc>
          <w:tcPr>
            <w:tcW w:w="1728" w:type="dxa"/>
          </w:tcPr>
          <w:p w14:paraId="5725AC98" w14:textId="77777777" w:rsidR="00975CC4" w:rsidRPr="00C41274" w:rsidRDefault="00975CC4" w:rsidP="00166AF3">
            <w:pPr>
              <w:pStyle w:val="TableBody"/>
              <w:keepNext/>
              <w:rPr>
                <w:i/>
              </w:rPr>
            </w:pPr>
            <w:r>
              <w:rPr>
                <w:rStyle w:val="CommentReference"/>
                <w:rFonts w:ascii="Verdana" w:hAnsi="Verdana" w:cs="Times New Roman"/>
                <w:lang w:eastAsia="en-US"/>
              </w:rPr>
              <w:commentReference w:id="2199"/>
            </w:r>
            <w:r w:rsidRPr="00C41274">
              <w:rPr>
                <w:i/>
              </w:rPr>
              <w:t>Write command</w:t>
            </w:r>
          </w:p>
          <w:p w14:paraId="5B5B2526" w14:textId="77777777" w:rsidR="00975CC4" w:rsidRPr="00C41274" w:rsidRDefault="00975CC4" w:rsidP="00166AF3">
            <w:pPr>
              <w:pStyle w:val="TableBody"/>
              <w:keepNext/>
            </w:pPr>
          </w:p>
          <w:p w14:paraId="52AD0C27" w14:textId="77777777" w:rsidR="00975CC4" w:rsidRPr="00C41274" w:rsidRDefault="00975CC4" w:rsidP="00166AF3">
            <w:pPr>
              <w:pStyle w:val="TableBody"/>
              <w:keepNext/>
              <w:rPr>
                <w:u w:val="single"/>
              </w:rPr>
            </w:pPr>
            <w:r w:rsidRPr="00C41274">
              <w:rPr>
                <w:u w:val="single"/>
              </w:rPr>
              <w:t>Syntax</w:t>
            </w:r>
          </w:p>
          <w:p w14:paraId="53B81CD8" w14:textId="77777777" w:rsidR="00975CC4" w:rsidRPr="00BB726B" w:rsidRDefault="00975CC4" w:rsidP="00166AF3">
            <w:pPr>
              <w:pStyle w:val="TableBody"/>
              <w:keepNext/>
              <w:rPr>
                <w:b/>
              </w:rPr>
            </w:pPr>
            <w:r>
              <w:rPr>
                <w:b/>
              </w:rPr>
              <w:t>AT&amp;R &lt;option&gt;</w:t>
            </w:r>
          </w:p>
        </w:tc>
        <w:tc>
          <w:tcPr>
            <w:tcW w:w="7560" w:type="dxa"/>
          </w:tcPr>
          <w:p w14:paraId="59375ACA" w14:textId="77777777" w:rsidR="00975CC4" w:rsidRPr="00C41274" w:rsidRDefault="00975CC4" w:rsidP="00166AF3">
            <w:pPr>
              <w:pStyle w:val="TableBody"/>
              <w:keepNext/>
              <w:rPr>
                <w:u w:val="single"/>
              </w:rPr>
            </w:pPr>
          </w:p>
          <w:p w14:paraId="3BA2ECCC" w14:textId="77777777" w:rsidR="00975CC4" w:rsidRPr="00C41274" w:rsidRDefault="00975CC4" w:rsidP="00166AF3">
            <w:pPr>
              <w:pStyle w:val="TableBody"/>
              <w:keepNext/>
              <w:rPr>
                <w:u w:val="single"/>
              </w:rPr>
            </w:pPr>
          </w:p>
          <w:p w14:paraId="746319C9" w14:textId="77777777" w:rsidR="00975CC4" w:rsidRPr="00C41274" w:rsidRDefault="00975CC4" w:rsidP="00166AF3">
            <w:pPr>
              <w:pStyle w:val="TableBody"/>
              <w:keepNext/>
              <w:rPr>
                <w:u w:val="single"/>
                <w:lang w:eastAsia="zh-CN"/>
              </w:rPr>
            </w:pPr>
            <w:r w:rsidRPr="00C41274">
              <w:rPr>
                <w:u w:val="single"/>
              </w:rPr>
              <w:t>Response</w:t>
            </w:r>
          </w:p>
          <w:p w14:paraId="18E11F65" w14:textId="77777777" w:rsidR="00975CC4" w:rsidRPr="00C41274" w:rsidRDefault="00975CC4" w:rsidP="00166AF3">
            <w:pPr>
              <w:pStyle w:val="TableBody"/>
              <w:keepNext/>
              <w:rPr>
                <w:b/>
                <w:snapToGrid w:val="0"/>
                <w:lang w:eastAsia="zh-CN"/>
              </w:rPr>
            </w:pPr>
            <w:r w:rsidRPr="00C41274">
              <w:rPr>
                <w:b/>
                <w:snapToGrid w:val="0"/>
              </w:rPr>
              <w:t>OK</w:t>
            </w:r>
          </w:p>
          <w:p w14:paraId="0F7E2469" w14:textId="77777777" w:rsidR="00975CC4" w:rsidRPr="00C41274" w:rsidRDefault="00975CC4" w:rsidP="00166AF3">
            <w:pPr>
              <w:pStyle w:val="TableBody"/>
              <w:keepNext/>
              <w:rPr>
                <w:snapToGrid w:val="0"/>
              </w:rPr>
            </w:pPr>
          </w:p>
          <w:p w14:paraId="754784E4" w14:textId="77777777" w:rsidR="00975CC4" w:rsidRPr="00C41274" w:rsidRDefault="00975CC4" w:rsidP="00166AF3">
            <w:pPr>
              <w:pStyle w:val="TableBody"/>
              <w:keepNext/>
              <w:rPr>
                <w:snapToGrid w:val="0"/>
                <w:u w:val="single"/>
              </w:rPr>
            </w:pPr>
            <w:r w:rsidRPr="00C41274">
              <w:rPr>
                <w:snapToGrid w:val="0"/>
                <w:u w:val="single"/>
              </w:rPr>
              <w:t>Parameter</w:t>
            </w:r>
          </w:p>
          <w:p w14:paraId="53C21A3C" w14:textId="77777777" w:rsidR="00975CC4" w:rsidRPr="00C41274" w:rsidRDefault="00975CC4" w:rsidP="00166AF3">
            <w:pPr>
              <w:pStyle w:val="TableBody"/>
              <w:rPr>
                <w:b/>
              </w:rPr>
            </w:pPr>
            <w:r w:rsidRPr="00C41274">
              <w:rPr>
                <w:b/>
              </w:rPr>
              <w:t>&lt;</w:t>
            </w:r>
            <w:r w:rsidRPr="00C41274">
              <w:rPr>
                <w:b/>
                <w:snapToGrid w:val="0"/>
              </w:rPr>
              <w:t>option</w:t>
            </w:r>
            <w:r w:rsidRPr="00C41274">
              <w:rPr>
                <w:b/>
              </w:rPr>
              <w:t>&gt;</w:t>
            </w:r>
            <w:r>
              <w:tab/>
            </w:r>
            <w:r w:rsidRPr="00C41274">
              <w:rPr>
                <w:u w:val="single"/>
              </w:rPr>
              <w:t>1</w:t>
            </w:r>
            <w:r w:rsidRPr="0077536E">
              <w:tab/>
            </w:r>
            <w:r w:rsidRPr="00C41274">
              <w:t>In sync mode, CTS is always ON (RTS transitions are ignored). In async mode, CTS will only drop if required by the</w:t>
            </w:r>
            <w:r>
              <w:t xml:space="preserve"> flow control</w:t>
            </w:r>
          </w:p>
        </w:tc>
      </w:tr>
      <w:tr w:rsidR="00975CC4" w:rsidRPr="00C41274" w14:paraId="1C6254D2" w14:textId="77777777" w:rsidTr="00166AF3">
        <w:trPr>
          <w:trHeight w:val="65"/>
        </w:trPr>
        <w:tc>
          <w:tcPr>
            <w:tcW w:w="1728" w:type="dxa"/>
          </w:tcPr>
          <w:p w14:paraId="27883906" w14:textId="77777777" w:rsidR="00975CC4" w:rsidRPr="00C41274" w:rsidRDefault="00975CC4" w:rsidP="00166AF3">
            <w:pPr>
              <w:pStyle w:val="TableBody"/>
              <w:rPr>
                <w:i/>
              </w:rPr>
            </w:pPr>
            <w:r>
              <w:rPr>
                <w:u w:val="single"/>
              </w:rPr>
              <w:t>Notes</w:t>
            </w:r>
          </w:p>
        </w:tc>
        <w:tc>
          <w:tcPr>
            <w:tcW w:w="7560" w:type="dxa"/>
          </w:tcPr>
          <w:p w14:paraId="300073AC" w14:textId="77777777" w:rsidR="00975CC4" w:rsidRPr="00C41274" w:rsidRDefault="00975CC4" w:rsidP="00166AF3">
            <w:pPr>
              <w:pStyle w:val="TableBody"/>
              <w:keepNext/>
              <w:rPr>
                <w:u w:val="single"/>
              </w:rPr>
            </w:pPr>
            <w:r>
              <w:t>This command has no effect and is not defined in the V.25ter specification; it was only implemented for compatibility reasons. Parameters are ignored and are not saved in non-volatile memory.</w:t>
            </w:r>
          </w:p>
        </w:tc>
      </w:tr>
    </w:tbl>
    <w:p w14:paraId="035CACC6" w14:textId="6AD15879" w:rsidR="00975CC4" w:rsidDel="00F22490" w:rsidRDefault="00975CC4" w:rsidP="0059466D">
      <w:pPr>
        <w:pStyle w:val="Heading2"/>
        <w:numPr>
          <w:ilvl w:val="1"/>
          <w:numId w:val="11"/>
        </w:numPr>
        <w:ind w:left="1080" w:hanging="1080"/>
        <w:rPr>
          <w:del w:id="2200" w:author="Alban Roche" w:date="2017-08-02T16:26:00Z"/>
        </w:rPr>
      </w:pPr>
      <w:bookmarkStart w:id="2201" w:name="_Ref453834344"/>
      <w:bookmarkStart w:id="2202" w:name="_Ref453834346"/>
      <w:bookmarkStart w:id="2203" w:name="_Toc460585483"/>
      <w:bookmarkStart w:id="2204" w:name="_Toc486251537"/>
      <w:commentRangeStart w:id="2205"/>
      <w:del w:id="2206" w:author="Alban Roche" w:date="2017-08-02T16:26:00Z">
        <w:r w:rsidDel="00F22490">
          <w:delText xml:space="preserve">+FMI </w:delText>
        </w:r>
        <w:r w:rsidRPr="00AE67EA" w:rsidDel="00F22490">
          <w:delText xml:space="preserve">Command: </w:delText>
        </w:r>
        <w:r w:rsidDel="00F22490">
          <w:delText>Request Manufacturer Identification</w:delText>
        </w:r>
        <w:bookmarkEnd w:id="2201"/>
        <w:bookmarkEnd w:id="2202"/>
        <w:bookmarkEnd w:id="2203"/>
        <w:commentRangeEnd w:id="2205"/>
        <w:r w:rsidDel="00F22490">
          <w:rPr>
            <w:rStyle w:val="CommentReference"/>
            <w:rFonts w:ascii="Verdana" w:eastAsia="Times New Roman" w:hAnsi="Verdana" w:cs="Times New Roman"/>
            <w:b w:val="0"/>
            <w:lang w:eastAsia="en-US"/>
          </w:rPr>
          <w:commentReference w:id="2205"/>
        </w:r>
        <w:bookmarkStart w:id="2207" w:name="_Toc489456582"/>
        <w:bookmarkEnd w:id="2204"/>
        <w:bookmarkEnd w:id="2207"/>
      </w:del>
    </w:p>
    <w:p w14:paraId="155CC90D" w14:textId="7BB18B7C" w:rsidR="00975CC4" w:rsidRPr="00BB3AC1" w:rsidDel="00F22490" w:rsidRDefault="00975CC4" w:rsidP="00975CC4">
      <w:pPr>
        <w:pStyle w:val="Note"/>
        <w:keepNext/>
        <w:rPr>
          <w:del w:id="2208" w:author="Alban Roche" w:date="2017-08-02T16:26:00Z"/>
        </w:rPr>
      </w:pPr>
      <w:del w:id="2209" w:author="Alban Roche" w:date="2017-08-02T16:26:00Z">
        <w:r w:rsidDel="00F22490">
          <w:delText>F</w:delText>
        </w:r>
        <w:r w:rsidRPr="00893AA7" w:rsidDel="00F22490">
          <w:delText xml:space="preserve">or </w:delText>
        </w:r>
        <w:r w:rsidDel="00F22490">
          <w:delText>HL7648 and HL7688 only.</w:delText>
        </w:r>
        <w:bookmarkStart w:id="2210" w:name="_Toc489456583"/>
        <w:bookmarkEnd w:id="2210"/>
      </w:del>
    </w:p>
    <w:tbl>
      <w:tblPr>
        <w:tblStyle w:val="TableSWIleft"/>
        <w:tblW w:w="9288" w:type="dxa"/>
        <w:tblLayout w:type="fixed"/>
        <w:tblLook w:val="04A0" w:firstRow="1" w:lastRow="0" w:firstColumn="1" w:lastColumn="0" w:noHBand="0" w:noVBand="1"/>
      </w:tblPr>
      <w:tblGrid>
        <w:gridCol w:w="1728"/>
        <w:gridCol w:w="7560"/>
      </w:tblGrid>
      <w:tr w:rsidR="00975CC4" w:rsidRPr="00C41274" w:rsidDel="00F22490" w14:paraId="5AED4251" w14:textId="7AC93CE5" w:rsidTr="00166AF3">
        <w:trPr>
          <w:cnfStyle w:val="100000000000" w:firstRow="1" w:lastRow="0" w:firstColumn="0" w:lastColumn="0" w:oddVBand="0" w:evenVBand="0" w:oddHBand="0" w:evenHBand="0" w:firstRowFirstColumn="0" w:firstRowLastColumn="0" w:lastRowFirstColumn="0" w:lastRowLastColumn="0"/>
          <w:del w:id="2211" w:author="Alban Roche" w:date="2017-08-02T16:26:00Z"/>
        </w:trPr>
        <w:tc>
          <w:tcPr>
            <w:tcW w:w="9288" w:type="dxa"/>
            <w:gridSpan w:val="2"/>
          </w:tcPr>
          <w:p w14:paraId="2399B624" w14:textId="0C1773FC" w:rsidR="00975CC4" w:rsidRPr="00C41274" w:rsidDel="00F22490" w:rsidRDefault="00975CC4">
            <w:pPr>
              <w:pStyle w:val="TableRowHead"/>
              <w:spacing w:before="144" w:after="144"/>
              <w:rPr>
                <w:del w:id="2212" w:author="Alban Roche" w:date="2017-08-02T16:26:00Z"/>
                <w:bCs w:val="0"/>
              </w:rPr>
            </w:pPr>
            <w:del w:id="2213" w:author="Alban Roche" w:date="2017-08-02T16:26:00Z">
              <w:r w:rsidDel="00F22490">
                <w:delText>HL7648 and HL7688</w:delText>
              </w:r>
              <w:bookmarkStart w:id="2214" w:name="_Toc489456584"/>
              <w:bookmarkEnd w:id="2214"/>
            </w:del>
          </w:p>
        </w:tc>
        <w:bookmarkStart w:id="2215" w:name="_Toc489456585"/>
        <w:bookmarkEnd w:id="2215"/>
      </w:tr>
      <w:tr w:rsidR="00975CC4" w:rsidRPr="00C41274" w:rsidDel="00F22490" w14:paraId="1322F190" w14:textId="30D882D1" w:rsidTr="00166AF3">
        <w:trPr>
          <w:trHeight w:val="781"/>
          <w:del w:id="2216" w:author="Alban Roche" w:date="2017-08-02T16:26:00Z"/>
        </w:trPr>
        <w:tc>
          <w:tcPr>
            <w:tcW w:w="1728" w:type="dxa"/>
          </w:tcPr>
          <w:p w14:paraId="5B1602F4" w14:textId="3EFA794D" w:rsidR="00975CC4" w:rsidRPr="00C41274" w:rsidDel="00F22490" w:rsidRDefault="00975CC4" w:rsidP="00166AF3">
            <w:pPr>
              <w:pStyle w:val="TableBody"/>
              <w:rPr>
                <w:del w:id="2217" w:author="Alban Roche" w:date="2017-08-02T16:26:00Z"/>
                <w:i/>
              </w:rPr>
            </w:pPr>
            <w:del w:id="2218" w:author="Alban Roche" w:date="2017-08-02T16:26:00Z">
              <w:r w:rsidRPr="00C41274" w:rsidDel="00F22490">
                <w:rPr>
                  <w:i/>
                </w:rPr>
                <w:delText>Test command</w:delText>
              </w:r>
              <w:bookmarkStart w:id="2219" w:name="_Toc489456586"/>
              <w:bookmarkEnd w:id="2219"/>
            </w:del>
          </w:p>
          <w:p w14:paraId="767C2932" w14:textId="2A0C4E8C" w:rsidR="00975CC4" w:rsidRPr="00C41274" w:rsidDel="00F22490" w:rsidRDefault="00975CC4" w:rsidP="00166AF3">
            <w:pPr>
              <w:pStyle w:val="TableBody"/>
              <w:rPr>
                <w:del w:id="2220" w:author="Alban Roche" w:date="2017-08-02T16:26:00Z"/>
              </w:rPr>
            </w:pPr>
            <w:bookmarkStart w:id="2221" w:name="_Toc489456587"/>
            <w:bookmarkEnd w:id="2221"/>
          </w:p>
          <w:p w14:paraId="14456C36" w14:textId="46992D2A" w:rsidR="00975CC4" w:rsidRPr="00C41274" w:rsidDel="00F22490" w:rsidRDefault="00975CC4" w:rsidP="00166AF3">
            <w:pPr>
              <w:pStyle w:val="TableBody"/>
              <w:rPr>
                <w:del w:id="2222" w:author="Alban Roche" w:date="2017-08-02T16:26:00Z"/>
                <w:u w:val="single"/>
              </w:rPr>
            </w:pPr>
            <w:del w:id="2223" w:author="Alban Roche" w:date="2017-08-02T16:26:00Z">
              <w:r w:rsidRPr="00C41274" w:rsidDel="00F22490">
                <w:rPr>
                  <w:u w:val="single"/>
                </w:rPr>
                <w:delText>Syntax</w:delText>
              </w:r>
              <w:bookmarkStart w:id="2224" w:name="_Toc489456588"/>
              <w:bookmarkEnd w:id="2224"/>
            </w:del>
          </w:p>
          <w:p w14:paraId="46550FA2" w14:textId="552B9F23" w:rsidR="00975CC4" w:rsidRPr="00BB726B" w:rsidDel="00F22490" w:rsidRDefault="00975CC4" w:rsidP="00166AF3">
            <w:pPr>
              <w:pStyle w:val="TableBody"/>
              <w:keepNext/>
              <w:rPr>
                <w:del w:id="2225" w:author="Alban Roche" w:date="2017-08-02T16:26:00Z"/>
                <w:b/>
              </w:rPr>
            </w:pPr>
            <w:del w:id="2226" w:author="Alban Roche" w:date="2017-08-02T16:26:00Z">
              <w:r w:rsidRPr="00C41274" w:rsidDel="00F22490">
                <w:rPr>
                  <w:b/>
                </w:rPr>
                <w:delText>AT+</w:delText>
              </w:r>
              <w:r w:rsidDel="00F22490">
                <w:rPr>
                  <w:b/>
                </w:rPr>
                <w:delText>FMI</w:delText>
              </w:r>
              <w:r w:rsidRPr="00C41274" w:rsidDel="00F22490">
                <w:rPr>
                  <w:b/>
                </w:rPr>
                <w:delText>=?</w:delText>
              </w:r>
              <w:bookmarkStart w:id="2227" w:name="_Toc489456589"/>
              <w:bookmarkEnd w:id="2227"/>
            </w:del>
          </w:p>
        </w:tc>
        <w:tc>
          <w:tcPr>
            <w:tcW w:w="7560" w:type="dxa"/>
          </w:tcPr>
          <w:p w14:paraId="4845A6A6" w14:textId="0584EFCA" w:rsidR="00975CC4" w:rsidRPr="00C41274" w:rsidDel="00F22490" w:rsidRDefault="00975CC4" w:rsidP="00166AF3">
            <w:pPr>
              <w:pStyle w:val="TableBody"/>
              <w:rPr>
                <w:del w:id="2228" w:author="Alban Roche" w:date="2017-08-02T16:26:00Z"/>
              </w:rPr>
            </w:pPr>
            <w:bookmarkStart w:id="2229" w:name="_Toc489456590"/>
            <w:bookmarkEnd w:id="2229"/>
          </w:p>
          <w:p w14:paraId="3316FE41" w14:textId="57EFC557" w:rsidR="00975CC4" w:rsidRPr="00C41274" w:rsidDel="00F22490" w:rsidRDefault="00975CC4" w:rsidP="00166AF3">
            <w:pPr>
              <w:pStyle w:val="TableBody"/>
              <w:rPr>
                <w:del w:id="2230" w:author="Alban Roche" w:date="2017-08-02T16:26:00Z"/>
              </w:rPr>
            </w:pPr>
            <w:bookmarkStart w:id="2231" w:name="_Toc489456591"/>
            <w:bookmarkEnd w:id="2231"/>
          </w:p>
          <w:p w14:paraId="1424D630" w14:textId="55D30C1F" w:rsidR="00975CC4" w:rsidRPr="00C41274" w:rsidDel="00F22490" w:rsidRDefault="00975CC4" w:rsidP="00166AF3">
            <w:pPr>
              <w:pStyle w:val="TableBody"/>
              <w:rPr>
                <w:del w:id="2232" w:author="Alban Roche" w:date="2017-08-02T16:26:00Z"/>
                <w:u w:val="single"/>
              </w:rPr>
            </w:pPr>
            <w:del w:id="2233" w:author="Alban Roche" w:date="2017-08-02T16:26:00Z">
              <w:r w:rsidRPr="00C41274" w:rsidDel="00F22490">
                <w:rPr>
                  <w:u w:val="single"/>
                </w:rPr>
                <w:delText>Response</w:delText>
              </w:r>
              <w:bookmarkStart w:id="2234" w:name="_Toc489456592"/>
              <w:bookmarkEnd w:id="2234"/>
            </w:del>
          </w:p>
          <w:p w14:paraId="6439A95B" w14:textId="2EF61035" w:rsidR="00975CC4" w:rsidRPr="00C41274" w:rsidDel="00F22490" w:rsidRDefault="00975CC4" w:rsidP="00166AF3">
            <w:pPr>
              <w:pStyle w:val="TableBody"/>
              <w:rPr>
                <w:del w:id="2235" w:author="Alban Roche" w:date="2017-08-02T16:26:00Z"/>
                <w:b/>
              </w:rPr>
            </w:pPr>
            <w:del w:id="2236" w:author="Alban Roche" w:date="2017-08-02T16:26:00Z">
              <w:r w:rsidRPr="00C41274" w:rsidDel="00F22490">
                <w:rPr>
                  <w:b/>
                </w:rPr>
                <w:delText>OK</w:delText>
              </w:r>
              <w:bookmarkStart w:id="2237" w:name="_Toc489456593"/>
              <w:bookmarkEnd w:id="2237"/>
            </w:del>
          </w:p>
        </w:tc>
        <w:bookmarkStart w:id="2238" w:name="_Toc489456594"/>
        <w:bookmarkEnd w:id="2238"/>
      </w:tr>
      <w:tr w:rsidR="00975CC4" w:rsidRPr="00C41274" w:rsidDel="00F22490" w14:paraId="39D20E3E" w14:textId="7C601F68" w:rsidTr="00166AF3">
        <w:trPr>
          <w:trHeight w:val="781"/>
          <w:del w:id="2239" w:author="Alban Roche" w:date="2017-08-02T16:26:00Z"/>
        </w:trPr>
        <w:tc>
          <w:tcPr>
            <w:tcW w:w="1728" w:type="dxa"/>
          </w:tcPr>
          <w:p w14:paraId="3E99CB33" w14:textId="38310625" w:rsidR="00975CC4" w:rsidRPr="00C41274" w:rsidDel="00F22490" w:rsidRDefault="00975CC4" w:rsidP="00166AF3">
            <w:pPr>
              <w:pStyle w:val="TableBody"/>
              <w:rPr>
                <w:del w:id="2240" w:author="Alban Roche" w:date="2017-08-02T16:26:00Z"/>
                <w:i/>
              </w:rPr>
            </w:pPr>
            <w:del w:id="2241" w:author="Alban Roche" w:date="2017-08-02T16:26:00Z">
              <w:r w:rsidRPr="00C41274" w:rsidDel="00F22490">
                <w:rPr>
                  <w:i/>
                </w:rPr>
                <w:delText>Execute command</w:delText>
              </w:r>
              <w:bookmarkStart w:id="2242" w:name="_Toc489456595"/>
              <w:bookmarkEnd w:id="2242"/>
            </w:del>
          </w:p>
          <w:p w14:paraId="2D152B9C" w14:textId="4BC58172" w:rsidR="00975CC4" w:rsidRPr="00C41274" w:rsidDel="00F22490" w:rsidRDefault="00975CC4" w:rsidP="00166AF3">
            <w:pPr>
              <w:pStyle w:val="TableBody"/>
              <w:rPr>
                <w:del w:id="2243" w:author="Alban Roche" w:date="2017-08-02T16:26:00Z"/>
              </w:rPr>
            </w:pPr>
            <w:bookmarkStart w:id="2244" w:name="_Toc489456596"/>
            <w:bookmarkEnd w:id="2244"/>
          </w:p>
          <w:p w14:paraId="2036CF79" w14:textId="76F2E66D" w:rsidR="00975CC4" w:rsidRPr="00C41274" w:rsidDel="00F22490" w:rsidRDefault="00975CC4" w:rsidP="00166AF3">
            <w:pPr>
              <w:pStyle w:val="TableBody"/>
              <w:rPr>
                <w:del w:id="2245" w:author="Alban Roche" w:date="2017-08-02T16:26:00Z"/>
                <w:u w:val="single"/>
              </w:rPr>
            </w:pPr>
            <w:del w:id="2246" w:author="Alban Roche" w:date="2017-08-02T16:26:00Z">
              <w:r w:rsidRPr="00C41274" w:rsidDel="00F22490">
                <w:rPr>
                  <w:u w:val="single"/>
                </w:rPr>
                <w:delText>Syntax</w:delText>
              </w:r>
              <w:bookmarkStart w:id="2247" w:name="_Toc489456597"/>
              <w:bookmarkEnd w:id="2247"/>
            </w:del>
          </w:p>
          <w:p w14:paraId="71C21997" w14:textId="1D9544B1" w:rsidR="00975CC4" w:rsidRPr="00C41274" w:rsidDel="00F22490" w:rsidRDefault="00975CC4" w:rsidP="00166AF3">
            <w:pPr>
              <w:pStyle w:val="TableBody"/>
              <w:rPr>
                <w:del w:id="2248" w:author="Alban Roche" w:date="2017-08-02T16:26:00Z"/>
                <w:b/>
              </w:rPr>
            </w:pPr>
            <w:del w:id="2249" w:author="Alban Roche" w:date="2017-08-02T16:26:00Z">
              <w:r w:rsidRPr="00C41274" w:rsidDel="00F22490">
                <w:rPr>
                  <w:b/>
                </w:rPr>
                <w:delText>AT+</w:delText>
              </w:r>
              <w:r w:rsidDel="00F22490">
                <w:rPr>
                  <w:b/>
                </w:rPr>
                <w:delText>FMI</w:delText>
              </w:r>
              <w:bookmarkStart w:id="2250" w:name="_Toc489456598"/>
              <w:bookmarkEnd w:id="2250"/>
            </w:del>
          </w:p>
          <w:p w14:paraId="3E5C9E62" w14:textId="0278FF9D" w:rsidR="00975CC4" w:rsidRPr="00C41274" w:rsidDel="00F22490" w:rsidRDefault="00975CC4" w:rsidP="00166AF3">
            <w:pPr>
              <w:pStyle w:val="TableBody"/>
              <w:rPr>
                <w:del w:id="2251" w:author="Alban Roche" w:date="2017-08-02T16:26:00Z"/>
                <w:i/>
              </w:rPr>
            </w:pPr>
            <w:bookmarkStart w:id="2252" w:name="_Toc489456599"/>
            <w:bookmarkEnd w:id="2252"/>
          </w:p>
        </w:tc>
        <w:tc>
          <w:tcPr>
            <w:tcW w:w="7560" w:type="dxa"/>
          </w:tcPr>
          <w:p w14:paraId="0234D811" w14:textId="76F2DE2F" w:rsidR="00975CC4" w:rsidRPr="00C41274" w:rsidDel="00F22490" w:rsidRDefault="00975CC4" w:rsidP="00166AF3">
            <w:pPr>
              <w:pStyle w:val="TableBody"/>
              <w:rPr>
                <w:del w:id="2253" w:author="Alban Roche" w:date="2017-08-02T16:26:00Z"/>
              </w:rPr>
            </w:pPr>
            <w:bookmarkStart w:id="2254" w:name="_Toc489456600"/>
            <w:bookmarkEnd w:id="2254"/>
          </w:p>
          <w:p w14:paraId="4051BC13" w14:textId="5E429B19" w:rsidR="00975CC4" w:rsidRPr="00C41274" w:rsidDel="00F22490" w:rsidRDefault="00975CC4" w:rsidP="00166AF3">
            <w:pPr>
              <w:pStyle w:val="TableBody"/>
              <w:rPr>
                <w:del w:id="2255" w:author="Alban Roche" w:date="2017-08-02T16:26:00Z"/>
              </w:rPr>
            </w:pPr>
            <w:bookmarkStart w:id="2256" w:name="_Toc489456601"/>
            <w:bookmarkEnd w:id="2256"/>
          </w:p>
          <w:p w14:paraId="1AA8EBB7" w14:textId="3E143148" w:rsidR="00975CC4" w:rsidRPr="00C41274" w:rsidDel="00F22490" w:rsidRDefault="00975CC4" w:rsidP="00166AF3">
            <w:pPr>
              <w:pStyle w:val="TableBody"/>
              <w:rPr>
                <w:del w:id="2257" w:author="Alban Roche" w:date="2017-08-02T16:26:00Z"/>
                <w:u w:val="single"/>
              </w:rPr>
            </w:pPr>
            <w:del w:id="2258" w:author="Alban Roche" w:date="2017-08-02T16:26:00Z">
              <w:r w:rsidRPr="00C41274" w:rsidDel="00F22490">
                <w:rPr>
                  <w:u w:val="single"/>
                </w:rPr>
                <w:delText>Response</w:delText>
              </w:r>
              <w:bookmarkStart w:id="2259" w:name="_Toc489456602"/>
              <w:bookmarkEnd w:id="2259"/>
            </w:del>
          </w:p>
          <w:p w14:paraId="5D67888C" w14:textId="2905C3B1" w:rsidR="00975CC4" w:rsidRPr="00C41274" w:rsidDel="00F22490" w:rsidRDefault="00975CC4" w:rsidP="00166AF3">
            <w:pPr>
              <w:pStyle w:val="TableBody"/>
              <w:rPr>
                <w:del w:id="2260" w:author="Alban Roche" w:date="2017-08-02T16:26:00Z"/>
                <w:b/>
              </w:rPr>
            </w:pPr>
            <w:del w:id="2261" w:author="Alban Roche" w:date="2017-08-02T16:26:00Z">
              <w:r w:rsidRPr="00C41274" w:rsidDel="00F22490">
                <w:rPr>
                  <w:b/>
                </w:rPr>
                <w:delText>(manufacturer identification text)</w:delText>
              </w:r>
              <w:bookmarkStart w:id="2262" w:name="_Toc489456603"/>
              <w:bookmarkEnd w:id="2262"/>
            </w:del>
          </w:p>
          <w:p w14:paraId="67EE3E1F" w14:textId="40E716BD" w:rsidR="00975CC4" w:rsidRPr="00BB4A3C" w:rsidDel="00F22490" w:rsidRDefault="00975CC4" w:rsidP="00166AF3">
            <w:pPr>
              <w:pStyle w:val="TableBody"/>
              <w:rPr>
                <w:del w:id="2263" w:author="Alban Roche" w:date="2017-08-02T16:26:00Z"/>
                <w:b/>
              </w:rPr>
            </w:pPr>
            <w:del w:id="2264" w:author="Alban Roche" w:date="2017-08-02T16:26:00Z">
              <w:r w:rsidRPr="00C41274" w:rsidDel="00F22490">
                <w:rPr>
                  <w:b/>
                </w:rPr>
                <w:delText>OK</w:delText>
              </w:r>
              <w:bookmarkStart w:id="2265" w:name="_Toc489456604"/>
              <w:bookmarkEnd w:id="2265"/>
            </w:del>
          </w:p>
        </w:tc>
        <w:bookmarkStart w:id="2266" w:name="_Toc489456605"/>
        <w:bookmarkEnd w:id="2266"/>
      </w:tr>
      <w:tr w:rsidR="00975CC4" w:rsidRPr="00C41274" w:rsidDel="00F22490" w14:paraId="64360728" w14:textId="704C1BCF" w:rsidTr="00166AF3">
        <w:trPr>
          <w:trHeight w:val="781"/>
          <w:del w:id="2267" w:author="Alban Roche" w:date="2017-08-02T16:26:00Z"/>
        </w:trPr>
        <w:tc>
          <w:tcPr>
            <w:tcW w:w="1728" w:type="dxa"/>
          </w:tcPr>
          <w:p w14:paraId="4A793857" w14:textId="718133B4" w:rsidR="00975CC4" w:rsidRPr="00C41274" w:rsidDel="00F22490" w:rsidRDefault="00975CC4" w:rsidP="00166AF3">
            <w:pPr>
              <w:pStyle w:val="TableBody"/>
              <w:rPr>
                <w:del w:id="2268" w:author="Alban Roche" w:date="2017-08-02T16:26:00Z"/>
                <w:u w:val="single"/>
              </w:rPr>
            </w:pPr>
            <w:del w:id="2269" w:author="Alban Roche" w:date="2017-08-02T16:26:00Z">
              <w:r w:rsidRPr="00C41274" w:rsidDel="00F22490">
                <w:rPr>
                  <w:u w:val="single"/>
                </w:rPr>
                <w:delText>Reference</w:delText>
              </w:r>
              <w:bookmarkStart w:id="2270" w:name="_Toc489456606"/>
              <w:bookmarkEnd w:id="2270"/>
            </w:del>
          </w:p>
          <w:p w14:paraId="277336F3" w14:textId="7380D284" w:rsidR="00975CC4" w:rsidRPr="00C41274" w:rsidDel="00F22490" w:rsidRDefault="00975CC4" w:rsidP="00166AF3">
            <w:pPr>
              <w:pStyle w:val="TableBody"/>
              <w:rPr>
                <w:del w:id="2271" w:author="Alban Roche" w:date="2017-08-02T16:26:00Z"/>
                <w:i/>
              </w:rPr>
            </w:pPr>
            <w:del w:id="2272" w:author="Alban Roche" w:date="2017-08-02T16:26:00Z">
              <w:r w:rsidRPr="00C41274" w:rsidDel="00F22490">
                <w:delText>[27.007] § 5.1</w:delText>
              </w:r>
              <w:bookmarkStart w:id="2273" w:name="_Toc489456607"/>
              <w:bookmarkEnd w:id="2273"/>
            </w:del>
          </w:p>
        </w:tc>
        <w:tc>
          <w:tcPr>
            <w:tcW w:w="7560" w:type="dxa"/>
          </w:tcPr>
          <w:p w14:paraId="0A0FDDD9" w14:textId="4A0E9A8E" w:rsidR="00975CC4" w:rsidDel="00F22490" w:rsidRDefault="00975CC4" w:rsidP="00166AF3">
            <w:pPr>
              <w:pStyle w:val="TableBody"/>
              <w:rPr>
                <w:del w:id="2274" w:author="Alban Roche" w:date="2017-08-02T16:26:00Z"/>
              </w:rPr>
            </w:pPr>
            <w:del w:id="2275" w:author="Alban Roche" w:date="2017-08-02T16:26:00Z">
              <w:r w:rsidDel="00F22490">
                <w:rPr>
                  <w:u w:val="single"/>
                </w:rPr>
                <w:delText>Example</w:delText>
              </w:r>
              <w:bookmarkStart w:id="2276" w:name="_Toc489456608"/>
              <w:bookmarkEnd w:id="2276"/>
            </w:del>
          </w:p>
          <w:p w14:paraId="1DBE91F2" w14:textId="28415EE2" w:rsidR="00975CC4" w:rsidRPr="00C41274" w:rsidDel="00F22490" w:rsidRDefault="00975CC4" w:rsidP="00166AF3">
            <w:pPr>
              <w:pStyle w:val="TableBody"/>
              <w:rPr>
                <w:del w:id="2277" w:author="Alban Roche" w:date="2017-08-02T16:26:00Z"/>
                <w:b/>
              </w:rPr>
            </w:pPr>
            <w:del w:id="2278" w:author="Alban Roche" w:date="2017-08-02T16:26:00Z">
              <w:r w:rsidRPr="00C41274" w:rsidDel="00F22490">
                <w:rPr>
                  <w:b/>
                </w:rPr>
                <w:delText>AT+</w:delText>
              </w:r>
              <w:r w:rsidDel="00F22490">
                <w:rPr>
                  <w:b/>
                </w:rPr>
                <w:delText>FMI</w:delText>
              </w:r>
              <w:bookmarkStart w:id="2279" w:name="_Toc489456609"/>
              <w:bookmarkEnd w:id="2279"/>
            </w:del>
          </w:p>
          <w:p w14:paraId="32F1A8A9" w14:textId="7883514A" w:rsidR="00975CC4" w:rsidRPr="00C41274" w:rsidDel="00F22490" w:rsidRDefault="00975CC4" w:rsidP="00166AF3">
            <w:pPr>
              <w:pStyle w:val="TableBody"/>
              <w:rPr>
                <w:del w:id="2280" w:author="Alban Roche" w:date="2017-08-02T16:26:00Z"/>
                <w:b/>
              </w:rPr>
            </w:pPr>
            <w:del w:id="2281" w:author="Alban Roche" w:date="2017-08-02T16:26:00Z">
              <w:r w:rsidRPr="00C41274" w:rsidDel="00F22490">
                <w:rPr>
                  <w:b/>
                </w:rPr>
                <w:delText>Sierra Wireless</w:delText>
              </w:r>
              <w:bookmarkStart w:id="2282" w:name="_Toc489456610"/>
              <w:bookmarkEnd w:id="2282"/>
            </w:del>
          </w:p>
          <w:p w14:paraId="7BE03AA0" w14:textId="0758AF5C" w:rsidR="00975CC4" w:rsidRPr="00C41274" w:rsidDel="00F22490" w:rsidRDefault="00975CC4" w:rsidP="00166AF3">
            <w:pPr>
              <w:pStyle w:val="TableBody"/>
              <w:rPr>
                <w:del w:id="2283" w:author="Alban Roche" w:date="2017-08-02T16:26:00Z"/>
              </w:rPr>
            </w:pPr>
            <w:del w:id="2284" w:author="Alban Roche" w:date="2017-08-02T16:26:00Z">
              <w:r w:rsidRPr="00C41274" w:rsidDel="00F22490">
                <w:rPr>
                  <w:b/>
                </w:rPr>
                <w:delText>OK</w:delText>
              </w:r>
              <w:bookmarkStart w:id="2285" w:name="_Toc489456611"/>
              <w:bookmarkEnd w:id="2285"/>
            </w:del>
          </w:p>
        </w:tc>
        <w:bookmarkStart w:id="2286" w:name="_Toc489456612"/>
        <w:bookmarkEnd w:id="2286"/>
      </w:tr>
    </w:tbl>
    <w:p w14:paraId="07BD6D44" w14:textId="1309F7C9" w:rsidR="00975CC4" w:rsidDel="00F22490" w:rsidRDefault="00975CC4" w:rsidP="0059466D">
      <w:pPr>
        <w:pStyle w:val="Heading2"/>
        <w:numPr>
          <w:ilvl w:val="1"/>
          <w:numId w:val="11"/>
        </w:numPr>
        <w:ind w:left="1080" w:hanging="1080"/>
        <w:rPr>
          <w:del w:id="2287" w:author="Alban Roche" w:date="2017-08-02T16:26:00Z"/>
        </w:rPr>
      </w:pPr>
      <w:bookmarkStart w:id="2288" w:name="_Ref453834349"/>
      <w:bookmarkStart w:id="2289" w:name="_Ref453834369"/>
      <w:bookmarkStart w:id="2290" w:name="_Toc460585484"/>
      <w:bookmarkStart w:id="2291" w:name="_Toc486251538"/>
      <w:commentRangeStart w:id="2292"/>
      <w:del w:id="2293" w:author="Alban Roche" w:date="2017-08-02T16:26:00Z">
        <w:r w:rsidDel="00F22490">
          <w:delText xml:space="preserve">+FMM </w:delText>
        </w:r>
        <w:r w:rsidRPr="00AE67EA" w:rsidDel="00F22490">
          <w:delText xml:space="preserve">Command: </w:delText>
        </w:r>
        <w:r w:rsidDel="00F22490">
          <w:delText>Request Model Identification</w:delText>
        </w:r>
        <w:bookmarkEnd w:id="2288"/>
        <w:bookmarkEnd w:id="2289"/>
        <w:bookmarkEnd w:id="2290"/>
        <w:commentRangeEnd w:id="2292"/>
        <w:r w:rsidDel="00F22490">
          <w:rPr>
            <w:rStyle w:val="CommentReference"/>
            <w:rFonts w:ascii="Verdana" w:eastAsia="Times New Roman" w:hAnsi="Verdana" w:cs="Times New Roman"/>
            <w:b w:val="0"/>
            <w:lang w:eastAsia="en-US"/>
          </w:rPr>
          <w:commentReference w:id="2292"/>
        </w:r>
        <w:bookmarkStart w:id="2294" w:name="_Toc489456613"/>
        <w:bookmarkEnd w:id="2291"/>
        <w:bookmarkEnd w:id="2294"/>
      </w:del>
    </w:p>
    <w:p w14:paraId="0915741E" w14:textId="6D3975B2" w:rsidR="00975CC4" w:rsidRPr="00BB3AC1" w:rsidDel="00F22490" w:rsidRDefault="00975CC4" w:rsidP="00975CC4">
      <w:pPr>
        <w:pStyle w:val="Note"/>
        <w:keepNext/>
        <w:rPr>
          <w:del w:id="2295" w:author="Alban Roche" w:date="2017-08-02T16:26:00Z"/>
        </w:rPr>
      </w:pPr>
      <w:del w:id="2296" w:author="Alban Roche" w:date="2017-08-02T16:26:00Z">
        <w:r w:rsidDel="00F22490">
          <w:delText>F</w:delText>
        </w:r>
        <w:r w:rsidRPr="00893AA7" w:rsidDel="00F22490">
          <w:delText xml:space="preserve">or </w:delText>
        </w:r>
        <w:r w:rsidDel="00F22490">
          <w:delText>HL7648 and HL7688 only.</w:delText>
        </w:r>
        <w:bookmarkStart w:id="2297" w:name="_Toc489456614"/>
        <w:bookmarkEnd w:id="2297"/>
      </w:del>
    </w:p>
    <w:tbl>
      <w:tblPr>
        <w:tblStyle w:val="TableSWIleft"/>
        <w:tblW w:w="9288" w:type="dxa"/>
        <w:tblLayout w:type="fixed"/>
        <w:tblLook w:val="04A0" w:firstRow="1" w:lastRow="0" w:firstColumn="1" w:lastColumn="0" w:noHBand="0" w:noVBand="1"/>
      </w:tblPr>
      <w:tblGrid>
        <w:gridCol w:w="1728"/>
        <w:gridCol w:w="7560"/>
      </w:tblGrid>
      <w:tr w:rsidR="00975CC4" w:rsidRPr="00C41274" w:rsidDel="00F22490" w14:paraId="0128BF3A" w14:textId="7A01E355" w:rsidTr="00166AF3">
        <w:trPr>
          <w:cnfStyle w:val="100000000000" w:firstRow="1" w:lastRow="0" w:firstColumn="0" w:lastColumn="0" w:oddVBand="0" w:evenVBand="0" w:oddHBand="0" w:evenHBand="0" w:firstRowFirstColumn="0" w:firstRowLastColumn="0" w:lastRowFirstColumn="0" w:lastRowLastColumn="0"/>
          <w:del w:id="2298" w:author="Alban Roche" w:date="2017-08-02T16:26:00Z"/>
        </w:trPr>
        <w:tc>
          <w:tcPr>
            <w:tcW w:w="9288" w:type="dxa"/>
            <w:gridSpan w:val="2"/>
          </w:tcPr>
          <w:p w14:paraId="17144F09" w14:textId="530821B4" w:rsidR="00975CC4" w:rsidRPr="00C41274" w:rsidDel="00F22490" w:rsidRDefault="00975CC4">
            <w:pPr>
              <w:pStyle w:val="TableRowHead"/>
              <w:spacing w:before="144" w:after="144"/>
              <w:rPr>
                <w:del w:id="2299" w:author="Alban Roche" w:date="2017-08-02T16:26:00Z"/>
                <w:bCs w:val="0"/>
              </w:rPr>
            </w:pPr>
            <w:del w:id="2300" w:author="Alban Roche" w:date="2017-08-02T16:26:00Z">
              <w:r w:rsidDel="00F22490">
                <w:delText>HL7648 and HL7688</w:delText>
              </w:r>
              <w:bookmarkStart w:id="2301" w:name="_Toc489456615"/>
              <w:bookmarkEnd w:id="2301"/>
            </w:del>
          </w:p>
        </w:tc>
        <w:bookmarkStart w:id="2302" w:name="_Toc489456616"/>
        <w:bookmarkEnd w:id="2302"/>
      </w:tr>
      <w:tr w:rsidR="00975CC4" w:rsidRPr="00C41274" w:rsidDel="00F22490" w14:paraId="1F1DC860" w14:textId="5EDB80E1" w:rsidTr="00166AF3">
        <w:trPr>
          <w:trHeight w:val="781"/>
          <w:del w:id="2303" w:author="Alban Roche" w:date="2017-08-02T16:26:00Z"/>
        </w:trPr>
        <w:tc>
          <w:tcPr>
            <w:tcW w:w="1728" w:type="dxa"/>
          </w:tcPr>
          <w:p w14:paraId="133CB4F8" w14:textId="53251464" w:rsidR="00975CC4" w:rsidRPr="00C41274" w:rsidDel="00F22490" w:rsidRDefault="00975CC4" w:rsidP="00166AF3">
            <w:pPr>
              <w:pStyle w:val="TableBody"/>
              <w:rPr>
                <w:del w:id="2304" w:author="Alban Roche" w:date="2017-08-02T16:26:00Z"/>
                <w:i/>
              </w:rPr>
            </w:pPr>
            <w:del w:id="2305" w:author="Alban Roche" w:date="2017-08-02T16:26:00Z">
              <w:r w:rsidRPr="00C41274" w:rsidDel="00F22490">
                <w:rPr>
                  <w:i/>
                </w:rPr>
                <w:delText>Test command</w:delText>
              </w:r>
              <w:bookmarkStart w:id="2306" w:name="_Toc489456617"/>
              <w:bookmarkEnd w:id="2306"/>
            </w:del>
          </w:p>
          <w:p w14:paraId="1AF7379C" w14:textId="508C2854" w:rsidR="00975CC4" w:rsidRPr="00C41274" w:rsidDel="00F22490" w:rsidRDefault="00975CC4" w:rsidP="00166AF3">
            <w:pPr>
              <w:pStyle w:val="TableBody"/>
              <w:rPr>
                <w:del w:id="2307" w:author="Alban Roche" w:date="2017-08-02T16:26:00Z"/>
              </w:rPr>
            </w:pPr>
            <w:bookmarkStart w:id="2308" w:name="_Toc489456618"/>
            <w:bookmarkEnd w:id="2308"/>
          </w:p>
          <w:p w14:paraId="191D0C6A" w14:textId="4A3804F8" w:rsidR="00975CC4" w:rsidRPr="00C41274" w:rsidDel="00F22490" w:rsidRDefault="00975CC4" w:rsidP="00166AF3">
            <w:pPr>
              <w:pStyle w:val="TableBody"/>
              <w:rPr>
                <w:del w:id="2309" w:author="Alban Roche" w:date="2017-08-02T16:26:00Z"/>
                <w:u w:val="single"/>
              </w:rPr>
            </w:pPr>
            <w:del w:id="2310" w:author="Alban Roche" w:date="2017-08-02T16:26:00Z">
              <w:r w:rsidRPr="00C41274" w:rsidDel="00F22490">
                <w:rPr>
                  <w:u w:val="single"/>
                </w:rPr>
                <w:delText>Syntax</w:delText>
              </w:r>
              <w:bookmarkStart w:id="2311" w:name="_Toc489456619"/>
              <w:bookmarkEnd w:id="2311"/>
            </w:del>
          </w:p>
          <w:p w14:paraId="0A720B33" w14:textId="196D63A4" w:rsidR="00975CC4" w:rsidRPr="00BB726B" w:rsidDel="00F22490" w:rsidRDefault="00975CC4" w:rsidP="00166AF3">
            <w:pPr>
              <w:pStyle w:val="TableBody"/>
              <w:keepNext/>
              <w:rPr>
                <w:del w:id="2312" w:author="Alban Roche" w:date="2017-08-02T16:26:00Z"/>
                <w:b/>
              </w:rPr>
            </w:pPr>
            <w:del w:id="2313" w:author="Alban Roche" w:date="2017-08-02T16:26:00Z">
              <w:r w:rsidRPr="00C41274" w:rsidDel="00F22490">
                <w:rPr>
                  <w:b/>
                </w:rPr>
                <w:delText>AT+</w:delText>
              </w:r>
              <w:r w:rsidDel="00F22490">
                <w:rPr>
                  <w:b/>
                </w:rPr>
                <w:delText>FMM</w:delText>
              </w:r>
              <w:r w:rsidRPr="00C41274" w:rsidDel="00F22490">
                <w:rPr>
                  <w:b/>
                </w:rPr>
                <w:delText>=?</w:delText>
              </w:r>
              <w:bookmarkStart w:id="2314" w:name="_Toc489456620"/>
              <w:bookmarkEnd w:id="2314"/>
            </w:del>
          </w:p>
        </w:tc>
        <w:tc>
          <w:tcPr>
            <w:tcW w:w="7560" w:type="dxa"/>
          </w:tcPr>
          <w:p w14:paraId="542466B3" w14:textId="1494428D" w:rsidR="00975CC4" w:rsidRPr="00C41274" w:rsidDel="00F22490" w:rsidRDefault="00975CC4" w:rsidP="00166AF3">
            <w:pPr>
              <w:pStyle w:val="TableBody"/>
              <w:rPr>
                <w:del w:id="2315" w:author="Alban Roche" w:date="2017-08-02T16:26:00Z"/>
              </w:rPr>
            </w:pPr>
            <w:bookmarkStart w:id="2316" w:name="_Toc489456621"/>
            <w:bookmarkEnd w:id="2316"/>
          </w:p>
          <w:p w14:paraId="1384C7F2" w14:textId="16C9E900" w:rsidR="00975CC4" w:rsidRPr="00C41274" w:rsidDel="00F22490" w:rsidRDefault="00975CC4" w:rsidP="00166AF3">
            <w:pPr>
              <w:pStyle w:val="TableBody"/>
              <w:rPr>
                <w:del w:id="2317" w:author="Alban Roche" w:date="2017-08-02T16:26:00Z"/>
              </w:rPr>
            </w:pPr>
            <w:bookmarkStart w:id="2318" w:name="_Toc489456622"/>
            <w:bookmarkEnd w:id="2318"/>
          </w:p>
          <w:p w14:paraId="67F741B7" w14:textId="20FA2E0B" w:rsidR="00975CC4" w:rsidRPr="00C41274" w:rsidDel="00F22490" w:rsidRDefault="00975CC4" w:rsidP="00166AF3">
            <w:pPr>
              <w:pStyle w:val="TableBody"/>
              <w:rPr>
                <w:del w:id="2319" w:author="Alban Roche" w:date="2017-08-02T16:26:00Z"/>
                <w:u w:val="single"/>
              </w:rPr>
            </w:pPr>
            <w:del w:id="2320" w:author="Alban Roche" w:date="2017-08-02T16:26:00Z">
              <w:r w:rsidRPr="00C41274" w:rsidDel="00F22490">
                <w:rPr>
                  <w:u w:val="single"/>
                </w:rPr>
                <w:delText>Response</w:delText>
              </w:r>
              <w:bookmarkStart w:id="2321" w:name="_Toc489456623"/>
              <w:bookmarkEnd w:id="2321"/>
            </w:del>
          </w:p>
          <w:p w14:paraId="13A0E92B" w14:textId="7BA75E59" w:rsidR="00975CC4" w:rsidRPr="00C41274" w:rsidDel="00F22490" w:rsidRDefault="00975CC4" w:rsidP="00166AF3">
            <w:pPr>
              <w:pStyle w:val="TableBody"/>
              <w:rPr>
                <w:del w:id="2322" w:author="Alban Roche" w:date="2017-08-02T16:26:00Z"/>
                <w:b/>
              </w:rPr>
            </w:pPr>
            <w:del w:id="2323" w:author="Alban Roche" w:date="2017-08-02T16:26:00Z">
              <w:r w:rsidRPr="00C41274" w:rsidDel="00F22490">
                <w:rPr>
                  <w:b/>
                </w:rPr>
                <w:delText>OK</w:delText>
              </w:r>
              <w:bookmarkStart w:id="2324" w:name="_Toc489456624"/>
              <w:bookmarkEnd w:id="2324"/>
            </w:del>
          </w:p>
        </w:tc>
        <w:bookmarkStart w:id="2325" w:name="_Toc489456625"/>
        <w:bookmarkEnd w:id="2325"/>
      </w:tr>
      <w:tr w:rsidR="00975CC4" w:rsidRPr="00C41274" w:rsidDel="00F22490" w14:paraId="5E0B290B" w14:textId="14A98273" w:rsidTr="00166AF3">
        <w:trPr>
          <w:trHeight w:val="781"/>
          <w:del w:id="2326" w:author="Alban Roche" w:date="2017-08-02T16:26:00Z"/>
        </w:trPr>
        <w:tc>
          <w:tcPr>
            <w:tcW w:w="1728" w:type="dxa"/>
          </w:tcPr>
          <w:p w14:paraId="549CD5BA" w14:textId="6E4856F8" w:rsidR="00975CC4" w:rsidRPr="00C41274" w:rsidDel="00F22490" w:rsidRDefault="00975CC4" w:rsidP="00166AF3">
            <w:pPr>
              <w:pStyle w:val="TableBody"/>
              <w:rPr>
                <w:del w:id="2327" w:author="Alban Roche" w:date="2017-08-02T16:26:00Z"/>
                <w:i/>
              </w:rPr>
            </w:pPr>
            <w:del w:id="2328" w:author="Alban Roche" w:date="2017-08-02T16:26:00Z">
              <w:r w:rsidRPr="00C41274" w:rsidDel="00F22490">
                <w:rPr>
                  <w:i/>
                </w:rPr>
                <w:delText>Execute command</w:delText>
              </w:r>
              <w:bookmarkStart w:id="2329" w:name="_Toc489456626"/>
              <w:bookmarkEnd w:id="2329"/>
            </w:del>
          </w:p>
          <w:p w14:paraId="1FC02C05" w14:textId="683D47ED" w:rsidR="00975CC4" w:rsidRPr="00C41274" w:rsidDel="00F22490" w:rsidRDefault="00975CC4" w:rsidP="00166AF3">
            <w:pPr>
              <w:pStyle w:val="TableBody"/>
              <w:rPr>
                <w:del w:id="2330" w:author="Alban Roche" w:date="2017-08-02T16:26:00Z"/>
              </w:rPr>
            </w:pPr>
            <w:bookmarkStart w:id="2331" w:name="_Toc489456627"/>
            <w:bookmarkEnd w:id="2331"/>
          </w:p>
          <w:p w14:paraId="2A65816D" w14:textId="39EFBBA7" w:rsidR="00975CC4" w:rsidRPr="00C41274" w:rsidDel="00F22490" w:rsidRDefault="00975CC4" w:rsidP="00166AF3">
            <w:pPr>
              <w:pStyle w:val="TableBody"/>
              <w:rPr>
                <w:del w:id="2332" w:author="Alban Roche" w:date="2017-08-02T16:26:00Z"/>
                <w:u w:val="single"/>
              </w:rPr>
            </w:pPr>
            <w:del w:id="2333" w:author="Alban Roche" w:date="2017-08-02T16:26:00Z">
              <w:r w:rsidRPr="00C41274" w:rsidDel="00F22490">
                <w:rPr>
                  <w:u w:val="single"/>
                </w:rPr>
                <w:delText>Syntax</w:delText>
              </w:r>
              <w:bookmarkStart w:id="2334" w:name="_Toc489456628"/>
              <w:bookmarkEnd w:id="2334"/>
            </w:del>
          </w:p>
          <w:p w14:paraId="132302A0" w14:textId="00854328" w:rsidR="00975CC4" w:rsidRPr="00C41274" w:rsidDel="00F22490" w:rsidRDefault="00975CC4" w:rsidP="00166AF3">
            <w:pPr>
              <w:pStyle w:val="TableBody"/>
              <w:rPr>
                <w:del w:id="2335" w:author="Alban Roche" w:date="2017-08-02T16:26:00Z"/>
                <w:b/>
              </w:rPr>
            </w:pPr>
            <w:del w:id="2336" w:author="Alban Roche" w:date="2017-08-02T16:26:00Z">
              <w:r w:rsidRPr="00C41274" w:rsidDel="00F22490">
                <w:rPr>
                  <w:b/>
                </w:rPr>
                <w:delText>AT+</w:delText>
              </w:r>
              <w:r w:rsidDel="00F22490">
                <w:rPr>
                  <w:b/>
                </w:rPr>
                <w:delText>FMM</w:delText>
              </w:r>
              <w:bookmarkStart w:id="2337" w:name="_Toc489456629"/>
              <w:bookmarkEnd w:id="2337"/>
            </w:del>
          </w:p>
          <w:p w14:paraId="4128674D" w14:textId="136DF7DA" w:rsidR="00975CC4" w:rsidRPr="00C41274" w:rsidDel="00F22490" w:rsidRDefault="00975CC4" w:rsidP="00166AF3">
            <w:pPr>
              <w:pStyle w:val="TableBody"/>
              <w:rPr>
                <w:del w:id="2338" w:author="Alban Roche" w:date="2017-08-02T16:26:00Z"/>
                <w:i/>
              </w:rPr>
            </w:pPr>
            <w:bookmarkStart w:id="2339" w:name="_Toc489456630"/>
            <w:bookmarkEnd w:id="2339"/>
          </w:p>
        </w:tc>
        <w:tc>
          <w:tcPr>
            <w:tcW w:w="7560" w:type="dxa"/>
          </w:tcPr>
          <w:p w14:paraId="460FD122" w14:textId="7CCA2103" w:rsidR="00975CC4" w:rsidRPr="00C41274" w:rsidDel="00F22490" w:rsidRDefault="00975CC4" w:rsidP="00166AF3">
            <w:pPr>
              <w:pStyle w:val="TableBody"/>
              <w:rPr>
                <w:del w:id="2340" w:author="Alban Roche" w:date="2017-08-02T16:26:00Z"/>
              </w:rPr>
            </w:pPr>
            <w:bookmarkStart w:id="2341" w:name="_Toc489456631"/>
            <w:bookmarkEnd w:id="2341"/>
          </w:p>
          <w:p w14:paraId="67D6EF39" w14:textId="71616BFB" w:rsidR="00975CC4" w:rsidRPr="00C41274" w:rsidDel="00F22490" w:rsidRDefault="00975CC4" w:rsidP="00166AF3">
            <w:pPr>
              <w:pStyle w:val="TableBody"/>
              <w:rPr>
                <w:del w:id="2342" w:author="Alban Roche" w:date="2017-08-02T16:26:00Z"/>
              </w:rPr>
            </w:pPr>
            <w:bookmarkStart w:id="2343" w:name="_Toc489456632"/>
            <w:bookmarkEnd w:id="2343"/>
          </w:p>
          <w:p w14:paraId="3BA450CC" w14:textId="4562BE0F" w:rsidR="00975CC4" w:rsidRPr="00C41274" w:rsidDel="00F22490" w:rsidRDefault="00975CC4" w:rsidP="00166AF3">
            <w:pPr>
              <w:pStyle w:val="TableBody"/>
              <w:rPr>
                <w:del w:id="2344" w:author="Alban Roche" w:date="2017-08-02T16:26:00Z"/>
                <w:u w:val="single"/>
              </w:rPr>
            </w:pPr>
            <w:del w:id="2345" w:author="Alban Roche" w:date="2017-08-02T16:26:00Z">
              <w:r w:rsidRPr="00C41274" w:rsidDel="00F22490">
                <w:rPr>
                  <w:u w:val="single"/>
                </w:rPr>
                <w:delText>Response</w:delText>
              </w:r>
              <w:bookmarkStart w:id="2346" w:name="_Toc489456633"/>
              <w:bookmarkEnd w:id="2346"/>
            </w:del>
          </w:p>
          <w:p w14:paraId="29BC7BF3" w14:textId="4EBB5B34" w:rsidR="00975CC4" w:rsidRPr="00FE2587" w:rsidDel="00F22490" w:rsidRDefault="00975CC4" w:rsidP="00166AF3">
            <w:pPr>
              <w:pStyle w:val="TableBody"/>
              <w:rPr>
                <w:del w:id="2347" w:author="Alban Roche" w:date="2017-08-02T16:26:00Z"/>
                <w:b/>
              </w:rPr>
            </w:pPr>
            <w:del w:id="2348" w:author="Alban Roche" w:date="2017-08-02T16:26:00Z">
              <w:r w:rsidRPr="00FE2587" w:rsidDel="00F22490">
                <w:rPr>
                  <w:b/>
                </w:rPr>
                <w:delText>&lt;model&gt;</w:delText>
              </w:r>
              <w:bookmarkStart w:id="2349" w:name="_Toc489456634"/>
              <w:bookmarkEnd w:id="2349"/>
            </w:del>
          </w:p>
          <w:p w14:paraId="3EEBEAF3" w14:textId="0A389F63" w:rsidR="00975CC4" w:rsidRPr="00FE2587" w:rsidDel="00F22490" w:rsidRDefault="00975CC4" w:rsidP="00166AF3">
            <w:pPr>
              <w:pStyle w:val="TableBody"/>
              <w:rPr>
                <w:del w:id="2350" w:author="Alban Roche" w:date="2017-08-02T16:26:00Z"/>
                <w:b/>
              </w:rPr>
            </w:pPr>
            <w:del w:id="2351" w:author="Alban Roche" w:date="2017-08-02T16:26:00Z">
              <w:r w:rsidRPr="00FE2587" w:rsidDel="00F22490">
                <w:rPr>
                  <w:b/>
                </w:rPr>
                <w:delText>OK</w:delText>
              </w:r>
              <w:bookmarkStart w:id="2352" w:name="_Toc489456635"/>
              <w:bookmarkEnd w:id="2352"/>
            </w:del>
          </w:p>
          <w:p w14:paraId="7BA145AA" w14:textId="39473E5B" w:rsidR="00975CC4" w:rsidDel="00F22490" w:rsidRDefault="00975CC4" w:rsidP="00166AF3">
            <w:pPr>
              <w:pStyle w:val="TableBody"/>
              <w:rPr>
                <w:del w:id="2353" w:author="Alban Roche" w:date="2017-08-02T16:26:00Z"/>
                <w:b/>
              </w:rPr>
            </w:pPr>
            <w:bookmarkStart w:id="2354" w:name="_Toc489456636"/>
            <w:bookmarkEnd w:id="2354"/>
          </w:p>
          <w:p w14:paraId="74FA7F58" w14:textId="33D83B27" w:rsidR="00975CC4" w:rsidRPr="00BB4A3C" w:rsidDel="00F22490" w:rsidRDefault="00975CC4" w:rsidP="00166AF3">
            <w:pPr>
              <w:pStyle w:val="TableBody"/>
              <w:rPr>
                <w:del w:id="2355" w:author="Alban Roche" w:date="2017-08-02T16:26:00Z"/>
                <w:u w:val="single"/>
              </w:rPr>
            </w:pPr>
            <w:del w:id="2356" w:author="Alban Roche" w:date="2017-08-02T16:26:00Z">
              <w:r w:rsidRPr="00BB4A3C" w:rsidDel="00F22490">
                <w:rPr>
                  <w:u w:val="single"/>
                </w:rPr>
                <w:delText>Parameter</w:delText>
              </w:r>
              <w:bookmarkStart w:id="2357" w:name="_Toc489456637"/>
              <w:bookmarkEnd w:id="2357"/>
            </w:del>
          </w:p>
          <w:p w14:paraId="48F44516" w14:textId="297BFD19" w:rsidR="00975CC4" w:rsidRPr="00C41274" w:rsidDel="00F22490" w:rsidRDefault="00975CC4" w:rsidP="00166AF3">
            <w:pPr>
              <w:pStyle w:val="TableBody"/>
              <w:rPr>
                <w:del w:id="2358" w:author="Alban Roche" w:date="2017-08-02T16:26:00Z"/>
              </w:rPr>
            </w:pPr>
            <w:del w:id="2359" w:author="Alban Roche" w:date="2017-08-02T16:26:00Z">
              <w:r w:rsidRPr="00BB4A3C" w:rsidDel="00F22490">
                <w:rPr>
                  <w:b/>
                </w:rPr>
                <w:delText>&lt;model&gt;</w:delText>
              </w:r>
              <w:r w:rsidDel="00F22490">
                <w:tab/>
                <w:delText>Model identifier</w:delText>
              </w:r>
              <w:bookmarkStart w:id="2360" w:name="_Toc489456638"/>
              <w:bookmarkEnd w:id="2360"/>
            </w:del>
          </w:p>
        </w:tc>
        <w:bookmarkStart w:id="2361" w:name="_Toc489456639"/>
        <w:bookmarkEnd w:id="2361"/>
      </w:tr>
      <w:tr w:rsidR="00975CC4" w:rsidRPr="00C41274" w:rsidDel="00F22490" w14:paraId="21A3F566" w14:textId="18D3B751" w:rsidTr="00166AF3">
        <w:trPr>
          <w:trHeight w:val="781"/>
          <w:del w:id="2362" w:author="Alban Roche" w:date="2017-08-02T16:26:00Z"/>
        </w:trPr>
        <w:tc>
          <w:tcPr>
            <w:tcW w:w="1728" w:type="dxa"/>
          </w:tcPr>
          <w:p w14:paraId="6D3272D8" w14:textId="42D7B068" w:rsidR="00975CC4" w:rsidRPr="00C41274" w:rsidDel="00F22490" w:rsidRDefault="00975CC4" w:rsidP="00166AF3">
            <w:pPr>
              <w:pStyle w:val="TableBody"/>
              <w:rPr>
                <w:del w:id="2363" w:author="Alban Roche" w:date="2017-08-02T16:26:00Z"/>
                <w:u w:val="single"/>
              </w:rPr>
            </w:pPr>
            <w:del w:id="2364" w:author="Alban Roche" w:date="2017-08-02T16:26:00Z">
              <w:r w:rsidRPr="00C41274" w:rsidDel="00F22490">
                <w:rPr>
                  <w:u w:val="single"/>
                </w:rPr>
                <w:delText>Reference</w:delText>
              </w:r>
              <w:bookmarkStart w:id="2365" w:name="_Toc489456640"/>
              <w:bookmarkEnd w:id="2365"/>
            </w:del>
          </w:p>
          <w:p w14:paraId="436CBF3B" w14:textId="33E337F4" w:rsidR="00975CC4" w:rsidRPr="00C41274" w:rsidDel="00F22490" w:rsidRDefault="00975CC4" w:rsidP="00166AF3">
            <w:pPr>
              <w:pStyle w:val="TableBody"/>
              <w:rPr>
                <w:del w:id="2366" w:author="Alban Roche" w:date="2017-08-02T16:26:00Z"/>
                <w:i/>
              </w:rPr>
            </w:pPr>
            <w:del w:id="2367" w:author="Alban Roche" w:date="2017-08-02T16:26:00Z">
              <w:r w:rsidRPr="00C41274" w:rsidDel="00F22490">
                <w:delText>[27.007] § 5.2</w:delText>
              </w:r>
              <w:bookmarkStart w:id="2368" w:name="_Toc489456641"/>
              <w:bookmarkEnd w:id="2368"/>
            </w:del>
          </w:p>
        </w:tc>
        <w:tc>
          <w:tcPr>
            <w:tcW w:w="7560" w:type="dxa"/>
          </w:tcPr>
          <w:p w14:paraId="3DF11087" w14:textId="571DB95F" w:rsidR="00975CC4" w:rsidDel="00F22490" w:rsidRDefault="00975CC4" w:rsidP="00166AF3">
            <w:pPr>
              <w:pStyle w:val="TableBody"/>
              <w:rPr>
                <w:del w:id="2369" w:author="Alban Roche" w:date="2017-08-02T16:26:00Z"/>
                <w:u w:val="single"/>
              </w:rPr>
            </w:pPr>
            <w:del w:id="2370" w:author="Alban Roche" w:date="2017-08-02T16:26:00Z">
              <w:r w:rsidDel="00F22490">
                <w:rPr>
                  <w:u w:val="single"/>
                </w:rPr>
                <w:delText>Example</w:delText>
              </w:r>
              <w:bookmarkStart w:id="2371" w:name="_Toc489456642"/>
              <w:bookmarkEnd w:id="2371"/>
            </w:del>
          </w:p>
          <w:p w14:paraId="6413D991" w14:textId="5BDAE26E" w:rsidR="00975CC4" w:rsidRPr="00FE2587" w:rsidDel="00F22490" w:rsidRDefault="00975CC4" w:rsidP="00166AF3">
            <w:pPr>
              <w:pStyle w:val="TableBody"/>
              <w:rPr>
                <w:del w:id="2372" w:author="Alban Roche" w:date="2017-08-02T16:26:00Z"/>
                <w:b/>
              </w:rPr>
            </w:pPr>
            <w:del w:id="2373" w:author="Alban Roche" w:date="2017-08-02T16:26:00Z">
              <w:r w:rsidRPr="00FE2587" w:rsidDel="00F22490">
                <w:rPr>
                  <w:b/>
                </w:rPr>
                <w:delText>AT+FMM</w:delText>
              </w:r>
              <w:bookmarkStart w:id="2374" w:name="_Toc489456643"/>
              <w:bookmarkEnd w:id="2374"/>
            </w:del>
          </w:p>
          <w:p w14:paraId="688E774D" w14:textId="270407AE" w:rsidR="00975CC4" w:rsidRPr="00FE2587" w:rsidDel="00F22490" w:rsidRDefault="00975CC4" w:rsidP="00166AF3">
            <w:pPr>
              <w:pStyle w:val="TableBody"/>
              <w:rPr>
                <w:del w:id="2375" w:author="Alban Roche" w:date="2017-08-02T16:26:00Z"/>
                <w:b/>
              </w:rPr>
            </w:pPr>
            <w:del w:id="2376" w:author="Alban Roche" w:date="2017-08-02T16:26:00Z">
              <w:r w:rsidDel="00F22490">
                <w:rPr>
                  <w:b/>
                </w:rPr>
                <w:delText>HL7688</w:delText>
              </w:r>
              <w:bookmarkStart w:id="2377" w:name="_Toc489456644"/>
              <w:bookmarkEnd w:id="2377"/>
            </w:del>
          </w:p>
          <w:p w14:paraId="3C83A6D4" w14:textId="0EDB9444" w:rsidR="00975CC4" w:rsidRPr="00C41274" w:rsidDel="00F22490" w:rsidRDefault="00975CC4" w:rsidP="00166AF3">
            <w:pPr>
              <w:pStyle w:val="TableBody"/>
              <w:rPr>
                <w:del w:id="2378" w:author="Alban Roche" w:date="2017-08-02T16:26:00Z"/>
              </w:rPr>
            </w:pPr>
            <w:del w:id="2379" w:author="Alban Roche" w:date="2017-08-02T16:26:00Z">
              <w:r w:rsidRPr="00FE2587" w:rsidDel="00F22490">
                <w:rPr>
                  <w:b/>
                </w:rPr>
                <w:delText>OK</w:delText>
              </w:r>
              <w:bookmarkStart w:id="2380" w:name="_Toc489456645"/>
              <w:bookmarkEnd w:id="2380"/>
            </w:del>
          </w:p>
        </w:tc>
        <w:bookmarkStart w:id="2381" w:name="_Toc489456646"/>
        <w:bookmarkEnd w:id="2381"/>
      </w:tr>
    </w:tbl>
    <w:p w14:paraId="2A0A107D" w14:textId="77777777" w:rsidR="00975CC4" w:rsidRDefault="00975CC4" w:rsidP="0059466D">
      <w:pPr>
        <w:pStyle w:val="Heading2"/>
        <w:numPr>
          <w:ilvl w:val="1"/>
          <w:numId w:val="11"/>
        </w:numPr>
        <w:ind w:left="1080" w:hanging="1080"/>
      </w:pPr>
      <w:bookmarkStart w:id="2382" w:name="_Ref453834407"/>
      <w:bookmarkStart w:id="2383" w:name="_Ref453834410"/>
      <w:bookmarkStart w:id="2384" w:name="_Toc460585486"/>
      <w:bookmarkStart w:id="2385" w:name="_Ref485892828"/>
      <w:bookmarkStart w:id="2386" w:name="_Ref485892830"/>
      <w:bookmarkStart w:id="2387" w:name="_Toc486251539"/>
      <w:bookmarkStart w:id="2388" w:name="_Toc489456647"/>
      <w:commentRangeStart w:id="2389"/>
      <w:r>
        <w:t>\N</w:t>
      </w:r>
      <w:r w:rsidRPr="00AE67EA">
        <w:t xml:space="preserve"> Command: </w:t>
      </w:r>
      <w:r>
        <w:t>Data Transmission Mode</w:t>
      </w:r>
      <w:bookmarkEnd w:id="2382"/>
      <w:bookmarkEnd w:id="2383"/>
      <w:bookmarkEnd w:id="2384"/>
      <w:commentRangeEnd w:id="2389"/>
      <w:r>
        <w:rPr>
          <w:rStyle w:val="CommentReference"/>
          <w:rFonts w:ascii="Verdana" w:eastAsia="Times New Roman" w:hAnsi="Verdana" w:cs="Times New Roman"/>
          <w:b w:val="0"/>
          <w:lang w:eastAsia="en-US"/>
        </w:rPr>
        <w:commentReference w:id="2389"/>
      </w:r>
      <w:bookmarkEnd w:id="2385"/>
      <w:bookmarkEnd w:id="2386"/>
      <w:bookmarkEnd w:id="2387"/>
      <w:bookmarkEnd w:id="2388"/>
    </w:p>
    <w:tbl>
      <w:tblPr>
        <w:tblStyle w:val="TableSWIleft"/>
        <w:tblW w:w="9288" w:type="dxa"/>
        <w:tblLayout w:type="fixed"/>
        <w:tblLook w:val="04A0" w:firstRow="1" w:lastRow="0" w:firstColumn="1" w:lastColumn="0" w:noHBand="0" w:noVBand="1"/>
      </w:tblPr>
      <w:tblGrid>
        <w:gridCol w:w="1728"/>
        <w:gridCol w:w="7560"/>
      </w:tblGrid>
      <w:tr w:rsidR="00975CC4" w:rsidRPr="00C41274" w14:paraId="0FF4B28F"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03E8AAFF" w14:textId="6B6DF374" w:rsidR="00975CC4" w:rsidRPr="00C41274" w:rsidRDefault="007A2E0B">
            <w:pPr>
              <w:pStyle w:val="TableRowHead"/>
              <w:spacing w:before="144" w:after="144"/>
              <w:rPr>
                <w:bCs w:val="0"/>
              </w:rPr>
            </w:pPr>
            <w:r>
              <w:t>HL7800</w:t>
            </w:r>
          </w:p>
        </w:tc>
      </w:tr>
      <w:tr w:rsidR="00975CC4" w:rsidRPr="007D3118" w14:paraId="753CDCE1" w14:textId="77777777" w:rsidTr="00166AF3">
        <w:trPr>
          <w:trHeight w:val="1058"/>
        </w:trPr>
        <w:tc>
          <w:tcPr>
            <w:tcW w:w="1728" w:type="dxa"/>
          </w:tcPr>
          <w:p w14:paraId="3972DB16" w14:textId="77777777" w:rsidR="00975CC4" w:rsidRPr="00C41274" w:rsidRDefault="00975CC4" w:rsidP="00166AF3">
            <w:pPr>
              <w:pStyle w:val="TableBody"/>
              <w:rPr>
                <w:i/>
                <w:iCs/>
              </w:rPr>
            </w:pPr>
            <w:r w:rsidRPr="00C41274">
              <w:rPr>
                <w:i/>
                <w:iCs/>
              </w:rPr>
              <w:t xml:space="preserve">Execute </w:t>
            </w:r>
            <w:r>
              <w:rPr>
                <w:i/>
                <w:iCs/>
              </w:rPr>
              <w:t>c</w:t>
            </w:r>
            <w:r w:rsidRPr="00C41274">
              <w:rPr>
                <w:i/>
                <w:iCs/>
              </w:rPr>
              <w:t>ommand</w:t>
            </w:r>
          </w:p>
          <w:p w14:paraId="064BAB3F" w14:textId="77777777" w:rsidR="00975CC4" w:rsidRPr="00C41274" w:rsidRDefault="00975CC4" w:rsidP="00166AF3">
            <w:pPr>
              <w:pStyle w:val="TableBody"/>
            </w:pPr>
          </w:p>
          <w:p w14:paraId="1FF5319B" w14:textId="77777777" w:rsidR="00975CC4" w:rsidRPr="00C41274" w:rsidRDefault="00975CC4" w:rsidP="00166AF3">
            <w:pPr>
              <w:pStyle w:val="TableBody"/>
              <w:rPr>
                <w:u w:val="single"/>
              </w:rPr>
            </w:pPr>
            <w:r w:rsidRPr="00C41274">
              <w:rPr>
                <w:u w:val="single"/>
              </w:rPr>
              <w:t>Syntax</w:t>
            </w:r>
          </w:p>
          <w:p w14:paraId="1C7CD71C" w14:textId="77777777" w:rsidR="00975CC4" w:rsidRPr="00C41274" w:rsidRDefault="00975CC4" w:rsidP="00166AF3">
            <w:pPr>
              <w:pStyle w:val="TableBody"/>
            </w:pPr>
            <w:r w:rsidRPr="00C41274">
              <w:rPr>
                <w:b/>
              </w:rPr>
              <w:t>AT\N&lt;x&gt;</w:t>
            </w:r>
          </w:p>
        </w:tc>
        <w:tc>
          <w:tcPr>
            <w:tcW w:w="7560" w:type="dxa"/>
          </w:tcPr>
          <w:p w14:paraId="7C5511CE" w14:textId="77777777" w:rsidR="00975CC4" w:rsidRPr="00C41274" w:rsidRDefault="00975CC4" w:rsidP="00166AF3">
            <w:pPr>
              <w:pStyle w:val="TableBody"/>
            </w:pPr>
          </w:p>
          <w:p w14:paraId="6698F45C" w14:textId="77777777" w:rsidR="00975CC4" w:rsidRPr="00C41274" w:rsidRDefault="00975CC4" w:rsidP="00166AF3">
            <w:pPr>
              <w:pStyle w:val="TableBody"/>
            </w:pPr>
          </w:p>
          <w:p w14:paraId="14E35640" w14:textId="77777777" w:rsidR="00975CC4" w:rsidRPr="007D726F" w:rsidRDefault="00975CC4" w:rsidP="00166AF3">
            <w:pPr>
              <w:pStyle w:val="TableBody"/>
              <w:rPr>
                <w:u w:val="single"/>
                <w:lang w:val="fr-FR"/>
              </w:rPr>
            </w:pPr>
            <w:r w:rsidRPr="007D726F">
              <w:rPr>
                <w:u w:val="single"/>
                <w:lang w:val="fr-FR"/>
              </w:rPr>
              <w:t>Response</w:t>
            </w:r>
          </w:p>
          <w:p w14:paraId="70708D25" w14:textId="77777777" w:rsidR="00975CC4" w:rsidRPr="007D726F" w:rsidRDefault="00975CC4" w:rsidP="00166AF3">
            <w:pPr>
              <w:pStyle w:val="TableBody"/>
              <w:rPr>
                <w:b/>
                <w:lang w:val="fr-FR"/>
              </w:rPr>
            </w:pPr>
            <w:r w:rsidRPr="007D726F">
              <w:rPr>
                <w:b/>
                <w:lang w:val="fr-FR"/>
              </w:rPr>
              <w:t>OK</w:t>
            </w:r>
          </w:p>
          <w:p w14:paraId="28E3B19D" w14:textId="77777777" w:rsidR="00975CC4" w:rsidRPr="007D726F" w:rsidRDefault="00975CC4" w:rsidP="00166AF3">
            <w:pPr>
              <w:pStyle w:val="TableBody"/>
              <w:rPr>
                <w:lang w:val="fr-FR"/>
              </w:rPr>
            </w:pPr>
          </w:p>
          <w:p w14:paraId="4221A08A" w14:textId="77777777" w:rsidR="00975CC4" w:rsidRPr="007D726F" w:rsidRDefault="00975CC4" w:rsidP="00166AF3">
            <w:pPr>
              <w:pStyle w:val="TableBody"/>
              <w:rPr>
                <w:u w:val="single"/>
                <w:lang w:val="fr-FR"/>
              </w:rPr>
            </w:pPr>
            <w:r>
              <w:rPr>
                <w:u w:val="single"/>
                <w:lang w:val="fr-FR"/>
              </w:rPr>
              <w:t>Parameter</w:t>
            </w:r>
          </w:p>
          <w:p w14:paraId="1F189312" w14:textId="77777777" w:rsidR="00975CC4" w:rsidRPr="007D726F" w:rsidRDefault="00975CC4" w:rsidP="00166AF3">
            <w:pPr>
              <w:pStyle w:val="TableBody"/>
              <w:rPr>
                <w:lang w:val="fr-FR"/>
              </w:rPr>
            </w:pPr>
            <w:r w:rsidRPr="007D726F">
              <w:rPr>
                <w:b/>
                <w:lang w:val="fr-FR"/>
              </w:rPr>
              <w:t>&lt;x&gt;</w:t>
            </w:r>
            <w:r>
              <w:rPr>
                <w:b/>
                <w:lang w:val="fr-FR"/>
              </w:rPr>
              <w:tab/>
            </w:r>
            <w:r w:rsidRPr="007D726F">
              <w:rPr>
                <w:lang w:val="fr-FR"/>
              </w:rPr>
              <w:t>0</w:t>
            </w:r>
            <w:r>
              <w:rPr>
                <w:lang w:val="fr-FR"/>
              </w:rPr>
              <w:tab/>
              <w:t>T</w:t>
            </w:r>
            <w:r w:rsidRPr="007D726F">
              <w:rPr>
                <w:lang w:val="fr-FR"/>
              </w:rPr>
              <w:t>ransparent mode</w:t>
            </w:r>
          </w:p>
          <w:p w14:paraId="0CCED137" w14:textId="77777777" w:rsidR="00975CC4" w:rsidRPr="007D3118" w:rsidRDefault="00975CC4" w:rsidP="00166AF3">
            <w:pPr>
              <w:pStyle w:val="TableBody"/>
              <w:rPr>
                <w:rFonts w:eastAsia="PMingLiU"/>
                <w:lang w:val="fr-FR"/>
                <w:rPrChange w:id="2390" w:author="Alban Roche" w:date="2017-08-02T14:35:00Z">
                  <w:rPr>
                    <w:rFonts w:eastAsia="PMingLiU"/>
                  </w:rPr>
                </w:rPrChange>
              </w:rPr>
            </w:pPr>
            <w:r w:rsidRPr="007D726F">
              <w:rPr>
                <w:lang w:val="fr-FR"/>
              </w:rPr>
              <w:tab/>
              <w:t>4, 6</w:t>
            </w:r>
            <w:r>
              <w:rPr>
                <w:lang w:val="fr-FR"/>
              </w:rPr>
              <w:tab/>
            </w:r>
            <w:r w:rsidRPr="007D726F">
              <w:rPr>
                <w:lang w:val="fr-FR"/>
              </w:rPr>
              <w:t>RLP mode (non</w:t>
            </w:r>
            <w:r>
              <w:rPr>
                <w:lang w:val="fr-FR"/>
              </w:rPr>
              <w:t>-</w:t>
            </w:r>
            <w:r w:rsidRPr="007D726F">
              <w:rPr>
                <w:lang w:val="fr-FR"/>
              </w:rPr>
              <w:t>transparent)</w:t>
            </w:r>
          </w:p>
        </w:tc>
      </w:tr>
      <w:tr w:rsidR="00975CC4" w:rsidRPr="00C41274" w14:paraId="38BBBE5C" w14:textId="77777777" w:rsidTr="00166AF3">
        <w:trPr>
          <w:trHeight w:val="65"/>
        </w:trPr>
        <w:tc>
          <w:tcPr>
            <w:tcW w:w="1728" w:type="dxa"/>
          </w:tcPr>
          <w:p w14:paraId="3AF2A2E4" w14:textId="77777777" w:rsidR="00975CC4" w:rsidRDefault="00975CC4" w:rsidP="00166AF3">
            <w:pPr>
              <w:pStyle w:val="TableBody"/>
              <w:rPr>
                <w:szCs w:val="18"/>
                <w:u w:val="single"/>
              </w:rPr>
            </w:pPr>
            <w:r>
              <w:rPr>
                <w:u w:val="single"/>
              </w:rPr>
              <w:t>Notes</w:t>
            </w:r>
          </w:p>
          <w:p w14:paraId="095FE81D" w14:textId="77777777" w:rsidR="00975CC4" w:rsidRPr="00C41274" w:rsidRDefault="00975CC4" w:rsidP="00166AF3">
            <w:pPr>
              <w:pStyle w:val="TableBody"/>
              <w:rPr>
                <w:i/>
                <w:iCs/>
              </w:rPr>
            </w:pPr>
          </w:p>
        </w:tc>
        <w:tc>
          <w:tcPr>
            <w:tcW w:w="7560" w:type="dxa"/>
          </w:tcPr>
          <w:p w14:paraId="3F584780" w14:textId="77777777" w:rsidR="00975CC4" w:rsidRPr="00C41274" w:rsidRDefault="00975CC4" w:rsidP="00166AF3">
            <w:pPr>
              <w:pStyle w:val="TableBody"/>
            </w:pPr>
            <w:r>
              <w:t>This command has no effect and is not defined in the V.25ter specification; it was only implemented for compatibility reasons. Parameters are ignored and are not saved in non-volatile memory.</w:t>
            </w:r>
          </w:p>
        </w:tc>
      </w:tr>
    </w:tbl>
    <w:p w14:paraId="1582A67E" w14:textId="2E8F2F3A" w:rsidR="00975CC4" w:rsidDel="00F22490" w:rsidRDefault="00975CC4" w:rsidP="0059466D">
      <w:pPr>
        <w:pStyle w:val="Heading2"/>
        <w:numPr>
          <w:ilvl w:val="1"/>
          <w:numId w:val="11"/>
        </w:numPr>
        <w:ind w:left="1080" w:hanging="1080"/>
        <w:rPr>
          <w:del w:id="2391" w:author="Alban Roche" w:date="2017-08-02T16:26:00Z"/>
        </w:rPr>
      </w:pPr>
      <w:bookmarkStart w:id="2392" w:name="_Ref453834413"/>
      <w:bookmarkStart w:id="2393" w:name="_Ref453834415"/>
      <w:bookmarkStart w:id="2394" w:name="_Toc460585487"/>
      <w:bookmarkStart w:id="2395" w:name="_Ref479608037"/>
      <w:bookmarkStart w:id="2396" w:name="_Ref479608040"/>
      <w:bookmarkStart w:id="2397" w:name="_Toc486251540"/>
      <w:commentRangeStart w:id="2398"/>
      <w:del w:id="2399" w:author="Alban Roche" w:date="2017-08-02T16:26:00Z">
        <w:r w:rsidDel="00F22490">
          <w:lastRenderedPageBreak/>
          <w:delText xml:space="preserve">N </w:delText>
        </w:r>
        <w:r w:rsidRPr="00AE67EA" w:rsidDel="00F22490">
          <w:delText xml:space="preserve">Command: </w:delText>
        </w:r>
        <w:r w:rsidDel="00F22490">
          <w:delText>Negotiate Handshake Option</w:delText>
        </w:r>
        <w:bookmarkEnd w:id="2392"/>
        <w:bookmarkEnd w:id="2393"/>
        <w:bookmarkEnd w:id="2394"/>
        <w:commentRangeEnd w:id="2398"/>
        <w:r w:rsidDel="00F22490">
          <w:rPr>
            <w:rStyle w:val="CommentReference"/>
            <w:rFonts w:ascii="Verdana" w:eastAsia="Times New Roman" w:hAnsi="Verdana" w:cs="Times New Roman"/>
            <w:b w:val="0"/>
            <w:lang w:eastAsia="en-US"/>
          </w:rPr>
          <w:commentReference w:id="2398"/>
        </w:r>
        <w:bookmarkStart w:id="2400" w:name="_Toc489456648"/>
        <w:bookmarkEnd w:id="2395"/>
        <w:bookmarkEnd w:id="2396"/>
        <w:bookmarkEnd w:id="2397"/>
        <w:bookmarkEnd w:id="2400"/>
      </w:del>
    </w:p>
    <w:p w14:paraId="5039E5CC" w14:textId="35B14C2D" w:rsidR="00975CC4" w:rsidRPr="00BB3AC1" w:rsidDel="00F22490" w:rsidRDefault="00975CC4" w:rsidP="00975CC4">
      <w:pPr>
        <w:pStyle w:val="Note"/>
        <w:keepNext/>
        <w:rPr>
          <w:del w:id="2401" w:author="Alban Roche" w:date="2017-08-02T16:26:00Z"/>
        </w:rPr>
      </w:pPr>
      <w:del w:id="2402" w:author="Alban Roche" w:date="2017-08-02T16:26:00Z">
        <w:r w:rsidDel="00F22490">
          <w:delText>F</w:delText>
        </w:r>
        <w:r w:rsidRPr="00893AA7" w:rsidDel="00F22490">
          <w:delText xml:space="preserve">or </w:delText>
        </w:r>
        <w:r w:rsidDel="00F22490">
          <w:delText>HL7648, HL7688, HL7690 and HL7692 only.</w:delText>
        </w:r>
        <w:bookmarkStart w:id="2403" w:name="_Toc489456649"/>
        <w:bookmarkEnd w:id="2403"/>
      </w:del>
    </w:p>
    <w:tbl>
      <w:tblPr>
        <w:tblStyle w:val="TableSWIleft"/>
        <w:tblW w:w="9288" w:type="dxa"/>
        <w:tblLayout w:type="fixed"/>
        <w:tblLook w:val="04A0" w:firstRow="1" w:lastRow="0" w:firstColumn="1" w:lastColumn="0" w:noHBand="0" w:noVBand="1"/>
      </w:tblPr>
      <w:tblGrid>
        <w:gridCol w:w="1728"/>
        <w:gridCol w:w="7560"/>
      </w:tblGrid>
      <w:tr w:rsidR="00975CC4" w:rsidRPr="00C41274" w:rsidDel="00F22490" w14:paraId="02284A69" w14:textId="082610FC" w:rsidTr="00166AF3">
        <w:trPr>
          <w:cnfStyle w:val="100000000000" w:firstRow="1" w:lastRow="0" w:firstColumn="0" w:lastColumn="0" w:oddVBand="0" w:evenVBand="0" w:oddHBand="0" w:evenHBand="0" w:firstRowFirstColumn="0" w:firstRowLastColumn="0" w:lastRowFirstColumn="0" w:lastRowLastColumn="0"/>
          <w:del w:id="2404" w:author="Alban Roche" w:date="2017-08-02T16:26:00Z"/>
        </w:trPr>
        <w:tc>
          <w:tcPr>
            <w:tcW w:w="9288" w:type="dxa"/>
            <w:gridSpan w:val="2"/>
          </w:tcPr>
          <w:p w14:paraId="58319B86" w14:textId="7A96D995" w:rsidR="00975CC4" w:rsidRPr="00C41274" w:rsidDel="00F22490" w:rsidRDefault="00975CC4">
            <w:pPr>
              <w:pStyle w:val="TableRowHead"/>
              <w:spacing w:before="144" w:after="144"/>
              <w:rPr>
                <w:del w:id="2405" w:author="Alban Roche" w:date="2017-08-02T16:26:00Z"/>
                <w:bCs w:val="0"/>
              </w:rPr>
            </w:pPr>
            <w:del w:id="2406" w:author="Alban Roche" w:date="2017-08-02T16:26:00Z">
              <w:r w:rsidDel="00F22490">
                <w:delText xml:space="preserve">HL7648, HL7688, </w:delText>
              </w:r>
              <w:commentRangeStart w:id="2407"/>
              <w:r w:rsidDel="00F22490">
                <w:delText>HL7690 and HL7692</w:delText>
              </w:r>
              <w:commentRangeEnd w:id="2407"/>
              <w:r w:rsidDel="00F22490">
                <w:rPr>
                  <w:rStyle w:val="CommentReference"/>
                  <w:rFonts w:ascii="Verdana" w:hAnsi="Verdana"/>
                  <w:b w:val="0"/>
                  <w:bCs w:val="0"/>
                  <w:color w:val="3D3E40"/>
                  <w:spacing w:val="0"/>
                </w:rPr>
                <w:commentReference w:id="2407"/>
              </w:r>
              <w:bookmarkStart w:id="2408" w:name="_Toc489456650"/>
              <w:bookmarkEnd w:id="2408"/>
            </w:del>
          </w:p>
        </w:tc>
        <w:bookmarkStart w:id="2409" w:name="_Toc489456651"/>
        <w:bookmarkEnd w:id="2409"/>
      </w:tr>
      <w:tr w:rsidR="00975CC4" w:rsidRPr="00C41274" w:rsidDel="00F22490" w14:paraId="7FD65030" w14:textId="0B57E2AD" w:rsidTr="00166AF3">
        <w:trPr>
          <w:trHeight w:val="781"/>
          <w:del w:id="2410" w:author="Alban Roche" w:date="2017-08-02T16:26:00Z"/>
        </w:trPr>
        <w:tc>
          <w:tcPr>
            <w:tcW w:w="1728" w:type="dxa"/>
          </w:tcPr>
          <w:p w14:paraId="5EBB52BE" w14:textId="08F07425" w:rsidR="00975CC4" w:rsidRPr="00C41274" w:rsidDel="00F22490" w:rsidRDefault="00975CC4" w:rsidP="00166AF3">
            <w:pPr>
              <w:pStyle w:val="TableBody"/>
              <w:rPr>
                <w:del w:id="2411" w:author="Alban Roche" w:date="2017-08-02T16:26:00Z"/>
                <w:i/>
              </w:rPr>
            </w:pPr>
            <w:del w:id="2412" w:author="Alban Roche" w:date="2017-08-02T16:26:00Z">
              <w:r w:rsidDel="00F22490">
                <w:rPr>
                  <w:i/>
                </w:rPr>
                <w:delText>Execute</w:delText>
              </w:r>
              <w:r w:rsidRPr="00C41274" w:rsidDel="00F22490">
                <w:rPr>
                  <w:i/>
                </w:rPr>
                <w:delText xml:space="preserve"> command</w:delText>
              </w:r>
              <w:bookmarkStart w:id="2413" w:name="_Toc489456652"/>
              <w:bookmarkEnd w:id="2413"/>
            </w:del>
          </w:p>
          <w:p w14:paraId="5362307F" w14:textId="0BA47594" w:rsidR="00975CC4" w:rsidRPr="00C41274" w:rsidDel="00F22490" w:rsidRDefault="00975CC4" w:rsidP="00166AF3">
            <w:pPr>
              <w:pStyle w:val="TableBody"/>
              <w:rPr>
                <w:del w:id="2414" w:author="Alban Roche" w:date="2017-08-02T16:26:00Z"/>
              </w:rPr>
            </w:pPr>
            <w:bookmarkStart w:id="2415" w:name="_Toc489456653"/>
            <w:bookmarkEnd w:id="2415"/>
          </w:p>
          <w:p w14:paraId="78EB5113" w14:textId="7DBFB528" w:rsidR="00975CC4" w:rsidRPr="00C41274" w:rsidDel="00F22490" w:rsidRDefault="00975CC4" w:rsidP="00166AF3">
            <w:pPr>
              <w:pStyle w:val="TableBody"/>
              <w:rPr>
                <w:del w:id="2416" w:author="Alban Roche" w:date="2017-08-02T16:26:00Z"/>
                <w:u w:val="single"/>
              </w:rPr>
            </w:pPr>
            <w:del w:id="2417" w:author="Alban Roche" w:date="2017-08-02T16:26:00Z">
              <w:r w:rsidRPr="00C41274" w:rsidDel="00F22490">
                <w:rPr>
                  <w:u w:val="single"/>
                </w:rPr>
                <w:delText>Syntax</w:delText>
              </w:r>
              <w:bookmarkStart w:id="2418" w:name="_Toc489456654"/>
              <w:bookmarkEnd w:id="2418"/>
            </w:del>
          </w:p>
          <w:p w14:paraId="7692370B" w14:textId="12A71883" w:rsidR="00975CC4" w:rsidRPr="00BB726B" w:rsidDel="00F22490" w:rsidRDefault="00975CC4" w:rsidP="00166AF3">
            <w:pPr>
              <w:pStyle w:val="TableBody"/>
              <w:rPr>
                <w:del w:id="2419" w:author="Alban Roche" w:date="2017-08-02T16:26:00Z"/>
                <w:b/>
              </w:rPr>
            </w:pPr>
            <w:del w:id="2420" w:author="Alban Roche" w:date="2017-08-02T16:26:00Z">
              <w:r w:rsidRPr="00C41274" w:rsidDel="00F22490">
                <w:rPr>
                  <w:b/>
                </w:rPr>
                <w:delText>ATN[&lt;option&gt;]</w:delText>
              </w:r>
              <w:bookmarkStart w:id="2421" w:name="_Toc489456655"/>
              <w:bookmarkEnd w:id="2421"/>
            </w:del>
          </w:p>
        </w:tc>
        <w:tc>
          <w:tcPr>
            <w:tcW w:w="7560" w:type="dxa"/>
          </w:tcPr>
          <w:p w14:paraId="6256859F" w14:textId="2F641024" w:rsidR="00975CC4" w:rsidRPr="00C41274" w:rsidDel="00F22490" w:rsidRDefault="00975CC4" w:rsidP="00166AF3">
            <w:pPr>
              <w:pStyle w:val="TableBody"/>
              <w:rPr>
                <w:del w:id="2422" w:author="Alban Roche" w:date="2017-08-02T16:26:00Z"/>
              </w:rPr>
            </w:pPr>
            <w:bookmarkStart w:id="2423" w:name="_Toc489456656"/>
            <w:bookmarkEnd w:id="2423"/>
          </w:p>
          <w:p w14:paraId="2C5122DE" w14:textId="2CCBF18C" w:rsidR="00975CC4" w:rsidRPr="00C41274" w:rsidDel="00F22490" w:rsidRDefault="00975CC4" w:rsidP="00166AF3">
            <w:pPr>
              <w:pStyle w:val="TableBody"/>
              <w:rPr>
                <w:del w:id="2424" w:author="Alban Roche" w:date="2017-08-02T16:26:00Z"/>
              </w:rPr>
            </w:pPr>
            <w:bookmarkStart w:id="2425" w:name="_Toc489456657"/>
            <w:bookmarkEnd w:id="2425"/>
          </w:p>
          <w:p w14:paraId="3FB36D06" w14:textId="05929D40" w:rsidR="00975CC4" w:rsidRPr="00C41274" w:rsidDel="00F22490" w:rsidRDefault="00975CC4" w:rsidP="00166AF3">
            <w:pPr>
              <w:pStyle w:val="TableBody"/>
              <w:rPr>
                <w:del w:id="2426" w:author="Alban Roche" w:date="2017-08-02T16:26:00Z"/>
                <w:u w:val="single"/>
                <w:lang w:eastAsia="zh-CN"/>
              </w:rPr>
            </w:pPr>
            <w:del w:id="2427" w:author="Alban Roche" w:date="2017-08-02T16:26:00Z">
              <w:r w:rsidRPr="00C41274" w:rsidDel="00F22490">
                <w:rPr>
                  <w:u w:val="single"/>
                </w:rPr>
                <w:delText>Response</w:delText>
              </w:r>
              <w:bookmarkStart w:id="2428" w:name="_Toc489456658"/>
              <w:bookmarkEnd w:id="2428"/>
            </w:del>
          </w:p>
          <w:p w14:paraId="616A58DE" w14:textId="018340E9" w:rsidR="00975CC4" w:rsidRPr="00C41274" w:rsidDel="00F22490" w:rsidRDefault="00975CC4" w:rsidP="00166AF3">
            <w:pPr>
              <w:pStyle w:val="TableBody"/>
              <w:rPr>
                <w:del w:id="2429" w:author="Alban Roche" w:date="2017-08-02T16:26:00Z"/>
                <w:b/>
              </w:rPr>
            </w:pPr>
            <w:del w:id="2430" w:author="Alban Roche" w:date="2017-08-02T16:26:00Z">
              <w:r w:rsidRPr="00C41274" w:rsidDel="00F22490">
                <w:rPr>
                  <w:b/>
                </w:rPr>
                <w:delText>OK</w:delText>
              </w:r>
              <w:bookmarkStart w:id="2431" w:name="_Toc489456659"/>
              <w:bookmarkEnd w:id="2431"/>
            </w:del>
          </w:p>
          <w:p w14:paraId="47E026BF" w14:textId="235DE53E" w:rsidR="00975CC4" w:rsidRPr="00C41274" w:rsidDel="00F22490" w:rsidRDefault="00975CC4" w:rsidP="00166AF3">
            <w:pPr>
              <w:pStyle w:val="TableBody"/>
              <w:rPr>
                <w:del w:id="2432" w:author="Alban Roche" w:date="2017-08-02T16:26:00Z"/>
              </w:rPr>
            </w:pPr>
            <w:bookmarkStart w:id="2433" w:name="_Toc489456660"/>
            <w:bookmarkEnd w:id="2433"/>
          </w:p>
          <w:p w14:paraId="7D3B4F04" w14:textId="27C72D54" w:rsidR="00975CC4" w:rsidRPr="00C41274" w:rsidDel="00F22490" w:rsidRDefault="00975CC4" w:rsidP="00166AF3">
            <w:pPr>
              <w:pStyle w:val="TableBody"/>
              <w:rPr>
                <w:del w:id="2434" w:author="Alban Roche" w:date="2017-08-02T16:26:00Z"/>
                <w:snapToGrid w:val="0"/>
                <w:u w:val="single"/>
              </w:rPr>
            </w:pPr>
            <w:del w:id="2435" w:author="Alban Roche" w:date="2017-08-02T16:26:00Z">
              <w:r w:rsidRPr="00C41274" w:rsidDel="00F22490">
                <w:rPr>
                  <w:snapToGrid w:val="0"/>
                  <w:u w:val="single"/>
                </w:rPr>
                <w:delText>Parameter</w:delText>
              </w:r>
              <w:bookmarkStart w:id="2436" w:name="_Toc489456661"/>
              <w:bookmarkEnd w:id="2436"/>
            </w:del>
          </w:p>
          <w:p w14:paraId="6753404A" w14:textId="0C7BFAF9" w:rsidR="00975CC4" w:rsidRPr="00C41274" w:rsidDel="00F22490" w:rsidRDefault="00975CC4" w:rsidP="00166AF3">
            <w:pPr>
              <w:pStyle w:val="TableBody"/>
              <w:rPr>
                <w:del w:id="2437" w:author="Alban Roche" w:date="2017-08-02T16:26:00Z"/>
                <w:b/>
              </w:rPr>
            </w:pPr>
            <w:del w:id="2438" w:author="Alban Roche" w:date="2017-08-02T16:26:00Z">
              <w:r w:rsidRPr="00C41274" w:rsidDel="00F22490">
                <w:rPr>
                  <w:b/>
                </w:rPr>
                <w:delText>&lt;option&gt;</w:delText>
              </w:r>
              <w:r w:rsidDel="00F22490">
                <w:tab/>
              </w:r>
              <w:r w:rsidRPr="00C41274" w:rsidDel="00F22490">
                <w:delText>0</w:delText>
              </w:r>
              <w:r w:rsidDel="00F22490">
                <w:delText xml:space="preserve"> – </w:delText>
              </w:r>
              <w:r w:rsidRPr="00C41274" w:rsidDel="00F22490">
                <w:delText>9</w:delText>
              </w:r>
              <w:bookmarkStart w:id="2439" w:name="_Toc489456662"/>
              <w:bookmarkEnd w:id="2439"/>
            </w:del>
          </w:p>
        </w:tc>
        <w:bookmarkStart w:id="2440" w:name="_Toc489456663"/>
        <w:bookmarkEnd w:id="2440"/>
      </w:tr>
      <w:tr w:rsidR="00975CC4" w:rsidRPr="00C41274" w:rsidDel="00F22490" w14:paraId="33DAAF7E" w14:textId="26EEFBA4" w:rsidTr="00166AF3">
        <w:trPr>
          <w:trHeight w:val="65"/>
          <w:del w:id="2441" w:author="Alban Roche" w:date="2017-08-02T16:26:00Z"/>
        </w:trPr>
        <w:tc>
          <w:tcPr>
            <w:tcW w:w="1728" w:type="dxa"/>
          </w:tcPr>
          <w:p w14:paraId="5BCF4490" w14:textId="19D049F1" w:rsidR="00975CC4" w:rsidDel="00F22490" w:rsidRDefault="00975CC4" w:rsidP="00166AF3">
            <w:pPr>
              <w:pStyle w:val="TableBody"/>
              <w:rPr>
                <w:del w:id="2442" w:author="Alban Roche" w:date="2017-08-02T16:26:00Z"/>
                <w:szCs w:val="18"/>
                <w:u w:val="single"/>
              </w:rPr>
            </w:pPr>
            <w:del w:id="2443" w:author="Alban Roche" w:date="2017-08-02T16:26:00Z">
              <w:r w:rsidDel="00F22490">
                <w:rPr>
                  <w:u w:val="single"/>
                </w:rPr>
                <w:delText>Notes</w:delText>
              </w:r>
              <w:bookmarkStart w:id="2444" w:name="_Toc489456664"/>
              <w:bookmarkEnd w:id="2444"/>
            </w:del>
          </w:p>
          <w:p w14:paraId="39861D5B" w14:textId="66B163BD" w:rsidR="00975CC4" w:rsidDel="00F22490" w:rsidRDefault="00975CC4" w:rsidP="00166AF3">
            <w:pPr>
              <w:pStyle w:val="TableBody"/>
              <w:rPr>
                <w:del w:id="2445" w:author="Alban Roche" w:date="2017-08-02T16:26:00Z"/>
                <w:i/>
              </w:rPr>
            </w:pPr>
            <w:bookmarkStart w:id="2446" w:name="_Toc489456665"/>
            <w:bookmarkEnd w:id="2446"/>
          </w:p>
        </w:tc>
        <w:tc>
          <w:tcPr>
            <w:tcW w:w="7560" w:type="dxa"/>
          </w:tcPr>
          <w:p w14:paraId="69210C1D" w14:textId="02523604" w:rsidR="00975CC4" w:rsidRPr="00C41274" w:rsidDel="00F22490" w:rsidRDefault="00975CC4" w:rsidP="00166AF3">
            <w:pPr>
              <w:pStyle w:val="TableBody"/>
              <w:rPr>
                <w:del w:id="2447" w:author="Alban Roche" w:date="2017-08-02T16:26:00Z"/>
              </w:rPr>
            </w:pPr>
            <w:del w:id="2448" w:author="Alban Roche" w:date="2017-08-02T16:26:00Z">
              <w:r w:rsidDel="00F22490">
                <w:delText xml:space="preserve">This command has no effect </w:delText>
              </w:r>
              <w:r w:rsidRPr="00F56FE3" w:rsidDel="00F22490">
                <w:delText xml:space="preserve">and is not defined in </w:delText>
              </w:r>
              <w:r w:rsidDel="00F22490">
                <w:delText xml:space="preserve">the </w:delText>
              </w:r>
              <w:r w:rsidRPr="00F56FE3" w:rsidDel="00F22490">
                <w:delText>V.25ter specification</w:delText>
              </w:r>
              <w:r w:rsidDel="00F22490">
                <w:delText xml:space="preserve">; it was only implemented for </w:delText>
              </w:r>
              <w:r w:rsidRPr="00F56FE3" w:rsidDel="00F22490">
                <w:delText>compatibility reason</w:delText>
              </w:r>
              <w:r w:rsidDel="00F22490">
                <w:delText>s</w:delText>
              </w:r>
              <w:r w:rsidRPr="00F56FE3" w:rsidDel="00F22490">
                <w:delText>.</w:delText>
              </w:r>
              <w:r w:rsidDel="00F22490">
                <w:delText xml:space="preserve"> Parameters are ignored and are not saved in non-volatile memory.</w:delText>
              </w:r>
              <w:bookmarkStart w:id="2449" w:name="_Toc489456666"/>
              <w:bookmarkEnd w:id="2449"/>
            </w:del>
          </w:p>
        </w:tc>
        <w:bookmarkStart w:id="2450" w:name="_Toc489456667"/>
        <w:bookmarkEnd w:id="2450"/>
      </w:tr>
    </w:tbl>
    <w:p w14:paraId="678B5162" w14:textId="50C3396C" w:rsidR="00975CC4" w:rsidRPr="00BB3AC1" w:rsidDel="00F22490" w:rsidRDefault="00975CC4" w:rsidP="0059466D">
      <w:pPr>
        <w:pStyle w:val="Heading2"/>
        <w:numPr>
          <w:ilvl w:val="1"/>
          <w:numId w:val="11"/>
        </w:numPr>
        <w:ind w:left="1080" w:hanging="1080"/>
        <w:rPr>
          <w:del w:id="2451" w:author="Alban Roche" w:date="2017-08-02T16:26:00Z"/>
        </w:rPr>
      </w:pPr>
      <w:bookmarkStart w:id="2452" w:name="_Ref453834418"/>
      <w:bookmarkStart w:id="2453" w:name="_Ref453834421"/>
      <w:bookmarkStart w:id="2454" w:name="_Toc460585488"/>
      <w:bookmarkStart w:id="2455" w:name="_Ref472434285"/>
      <w:bookmarkStart w:id="2456" w:name="_Ref472434287"/>
      <w:bookmarkStart w:id="2457" w:name="_Toc486251541"/>
      <w:bookmarkStart w:id="2458" w:name="_Ref479356011"/>
      <w:bookmarkStart w:id="2459" w:name="_Ref479356013"/>
      <w:bookmarkStart w:id="2460" w:name="_Ref479356059"/>
      <w:bookmarkStart w:id="2461" w:name="_Ref479356061"/>
      <w:commentRangeStart w:id="2462"/>
      <w:del w:id="2463" w:author="Alban Roche" w:date="2017-08-02T16:26:00Z">
        <w:r w:rsidDel="00F22490">
          <w:delText xml:space="preserve">S5 </w:delText>
        </w:r>
        <w:r w:rsidRPr="00AE67EA" w:rsidDel="00F22490">
          <w:delText xml:space="preserve">Command: </w:delText>
        </w:r>
        <w:r w:rsidDel="00F22490">
          <w:delText>Write Command Line Editing Character</w:delText>
        </w:r>
        <w:bookmarkEnd w:id="2452"/>
        <w:bookmarkEnd w:id="2453"/>
        <w:bookmarkEnd w:id="2454"/>
        <w:commentRangeEnd w:id="2462"/>
        <w:r w:rsidDel="00F22490">
          <w:rPr>
            <w:rStyle w:val="CommentReference"/>
            <w:rFonts w:ascii="Verdana" w:eastAsia="Times New Roman" w:hAnsi="Verdana" w:cs="Times New Roman"/>
            <w:b w:val="0"/>
            <w:lang w:eastAsia="en-US"/>
          </w:rPr>
          <w:commentReference w:id="2462"/>
        </w:r>
        <w:bookmarkStart w:id="2464" w:name="_Toc489456668"/>
        <w:bookmarkEnd w:id="2455"/>
        <w:bookmarkEnd w:id="2456"/>
        <w:bookmarkEnd w:id="2457"/>
        <w:bookmarkEnd w:id="2458"/>
        <w:bookmarkEnd w:id="2459"/>
        <w:bookmarkEnd w:id="2460"/>
        <w:bookmarkEnd w:id="2461"/>
        <w:bookmarkEnd w:id="2464"/>
      </w:del>
    </w:p>
    <w:tbl>
      <w:tblPr>
        <w:tblStyle w:val="TableSWIleft"/>
        <w:tblW w:w="9288" w:type="dxa"/>
        <w:tblLayout w:type="fixed"/>
        <w:tblLook w:val="04A0" w:firstRow="1" w:lastRow="0" w:firstColumn="1" w:lastColumn="0" w:noHBand="0" w:noVBand="1"/>
      </w:tblPr>
      <w:tblGrid>
        <w:gridCol w:w="1728"/>
        <w:gridCol w:w="7560"/>
      </w:tblGrid>
      <w:tr w:rsidR="00975CC4" w:rsidRPr="00C41274" w:rsidDel="00F22490" w14:paraId="238F7D1A" w14:textId="26B50F8F" w:rsidTr="00166AF3">
        <w:trPr>
          <w:cnfStyle w:val="100000000000" w:firstRow="1" w:lastRow="0" w:firstColumn="0" w:lastColumn="0" w:oddVBand="0" w:evenVBand="0" w:oddHBand="0" w:evenHBand="0" w:firstRowFirstColumn="0" w:firstRowLastColumn="0" w:lastRowFirstColumn="0" w:lastRowLastColumn="0"/>
          <w:del w:id="2465" w:author="Alban Roche" w:date="2017-08-02T16:26:00Z"/>
        </w:trPr>
        <w:tc>
          <w:tcPr>
            <w:tcW w:w="9288" w:type="dxa"/>
            <w:gridSpan w:val="2"/>
          </w:tcPr>
          <w:p w14:paraId="66BE09EB" w14:textId="103D9CCD" w:rsidR="00975CC4" w:rsidRPr="00C41274" w:rsidDel="00F22490" w:rsidRDefault="00975CC4">
            <w:pPr>
              <w:pStyle w:val="TableRowHead"/>
              <w:spacing w:before="144" w:after="144"/>
              <w:rPr>
                <w:del w:id="2466" w:author="Alban Roche" w:date="2017-08-02T16:26:00Z"/>
                <w:bCs w:val="0"/>
              </w:rPr>
            </w:pPr>
            <w:del w:id="2467" w:author="Alban Roche" w:date="2017-08-02T16:26:00Z">
              <w:r w:rsidDel="00F22490">
                <w:delText xml:space="preserve">HL7618, HL7618RD, </w:delText>
              </w:r>
              <w:commentRangeStart w:id="2468"/>
              <w:r w:rsidDel="00F22490">
                <w:delText>HL7648</w:delText>
              </w:r>
              <w:commentRangeEnd w:id="2468"/>
              <w:r w:rsidDel="00F22490">
                <w:rPr>
                  <w:rStyle w:val="CommentReference"/>
                  <w:rFonts w:ascii="Verdana" w:hAnsi="Verdana"/>
                  <w:b w:val="0"/>
                  <w:bCs w:val="0"/>
                  <w:color w:val="3D3E40"/>
                  <w:spacing w:val="0"/>
                </w:rPr>
                <w:commentReference w:id="2468"/>
              </w:r>
              <w:r w:rsidDel="00F22490">
                <w:delText xml:space="preserve">, </w:delText>
              </w:r>
              <w:commentRangeStart w:id="2469"/>
              <w:r w:rsidDel="00F22490">
                <w:delText>HL7650</w:delText>
              </w:r>
              <w:commentRangeEnd w:id="2469"/>
              <w:r w:rsidDel="00F22490">
                <w:rPr>
                  <w:rStyle w:val="CommentReference"/>
                  <w:rFonts w:ascii="Verdana" w:hAnsi="Verdana"/>
                  <w:b w:val="0"/>
                  <w:bCs w:val="0"/>
                  <w:color w:val="3D3E40"/>
                  <w:spacing w:val="0"/>
                </w:rPr>
                <w:commentReference w:id="2469"/>
              </w:r>
              <w:r w:rsidDel="00F22490">
                <w:delText xml:space="preserve">, </w:delText>
              </w:r>
              <w:commentRangeStart w:id="2470"/>
              <w:r w:rsidDel="00F22490">
                <w:delText>HL7688, HL7690 and HL7692</w:delText>
              </w:r>
              <w:commentRangeEnd w:id="2470"/>
              <w:r w:rsidDel="00F22490">
                <w:rPr>
                  <w:rStyle w:val="CommentReference"/>
                  <w:rFonts w:ascii="Verdana" w:hAnsi="Verdana"/>
                  <w:b w:val="0"/>
                  <w:bCs w:val="0"/>
                  <w:color w:val="3D3E40"/>
                  <w:spacing w:val="0"/>
                </w:rPr>
                <w:commentReference w:id="2470"/>
              </w:r>
              <w:bookmarkStart w:id="2471" w:name="_Toc489456669"/>
              <w:bookmarkEnd w:id="2471"/>
            </w:del>
          </w:p>
        </w:tc>
        <w:bookmarkStart w:id="2472" w:name="_Toc489456670"/>
        <w:bookmarkEnd w:id="2472"/>
      </w:tr>
      <w:tr w:rsidR="00975CC4" w:rsidRPr="00C41274" w:rsidDel="00F22490" w14:paraId="32B5A4EF" w14:textId="2C170491" w:rsidTr="00166AF3">
        <w:trPr>
          <w:trHeight w:val="781"/>
          <w:del w:id="2473" w:author="Alban Roche" w:date="2017-08-02T16:26:00Z"/>
        </w:trPr>
        <w:tc>
          <w:tcPr>
            <w:tcW w:w="1728" w:type="dxa"/>
          </w:tcPr>
          <w:p w14:paraId="52BF042B" w14:textId="425274A3" w:rsidR="00975CC4" w:rsidRPr="00C41274" w:rsidDel="00F22490" w:rsidRDefault="00975CC4" w:rsidP="00166AF3">
            <w:pPr>
              <w:pStyle w:val="TableBody"/>
              <w:rPr>
                <w:del w:id="2474" w:author="Alban Roche" w:date="2017-08-02T16:26:00Z"/>
                <w:i/>
              </w:rPr>
            </w:pPr>
            <w:del w:id="2475" w:author="Alban Roche" w:date="2017-08-02T16:26:00Z">
              <w:r w:rsidDel="00F22490">
                <w:rPr>
                  <w:i/>
                </w:rPr>
                <w:delText>Read</w:delText>
              </w:r>
              <w:r w:rsidRPr="00C41274" w:rsidDel="00F22490">
                <w:rPr>
                  <w:i/>
                </w:rPr>
                <w:delText xml:space="preserve"> command</w:delText>
              </w:r>
              <w:bookmarkStart w:id="2476" w:name="_Toc489456671"/>
              <w:bookmarkEnd w:id="2476"/>
            </w:del>
          </w:p>
          <w:p w14:paraId="050FC888" w14:textId="705167C1" w:rsidR="00975CC4" w:rsidRPr="00C41274" w:rsidDel="00F22490" w:rsidRDefault="00975CC4" w:rsidP="00166AF3">
            <w:pPr>
              <w:pStyle w:val="TableBody"/>
              <w:rPr>
                <w:del w:id="2477" w:author="Alban Roche" w:date="2017-08-02T16:26:00Z"/>
              </w:rPr>
            </w:pPr>
            <w:bookmarkStart w:id="2478" w:name="_Toc489456672"/>
            <w:bookmarkEnd w:id="2478"/>
          </w:p>
          <w:p w14:paraId="498CB3E4" w14:textId="5322BDD3" w:rsidR="00975CC4" w:rsidRPr="00C41274" w:rsidDel="00F22490" w:rsidRDefault="00975CC4" w:rsidP="00166AF3">
            <w:pPr>
              <w:pStyle w:val="TableBody"/>
              <w:rPr>
                <w:del w:id="2479" w:author="Alban Roche" w:date="2017-08-02T16:26:00Z"/>
                <w:u w:val="single"/>
              </w:rPr>
            </w:pPr>
            <w:del w:id="2480" w:author="Alban Roche" w:date="2017-08-02T16:26:00Z">
              <w:r w:rsidRPr="00C41274" w:rsidDel="00F22490">
                <w:rPr>
                  <w:u w:val="single"/>
                </w:rPr>
                <w:delText>Syntax</w:delText>
              </w:r>
              <w:bookmarkStart w:id="2481" w:name="_Toc489456673"/>
              <w:bookmarkEnd w:id="2481"/>
            </w:del>
          </w:p>
          <w:p w14:paraId="35DE0B4B" w14:textId="068A068C" w:rsidR="00975CC4" w:rsidRPr="00BB726B" w:rsidDel="00F22490" w:rsidRDefault="00975CC4" w:rsidP="00166AF3">
            <w:pPr>
              <w:pStyle w:val="TableBody"/>
              <w:rPr>
                <w:del w:id="2482" w:author="Alban Roche" w:date="2017-08-02T16:26:00Z"/>
                <w:b/>
              </w:rPr>
            </w:pPr>
            <w:del w:id="2483" w:author="Alban Roche" w:date="2017-08-02T16:26:00Z">
              <w:r w:rsidDel="00F22490">
                <w:rPr>
                  <w:b/>
                </w:rPr>
                <w:delText>ATS5?</w:delText>
              </w:r>
              <w:bookmarkStart w:id="2484" w:name="_Toc489456674"/>
              <w:bookmarkEnd w:id="2484"/>
            </w:del>
          </w:p>
        </w:tc>
        <w:tc>
          <w:tcPr>
            <w:tcW w:w="7560" w:type="dxa"/>
          </w:tcPr>
          <w:p w14:paraId="22641171" w14:textId="7829E386" w:rsidR="00975CC4" w:rsidDel="00F22490" w:rsidRDefault="00975CC4" w:rsidP="00166AF3">
            <w:pPr>
              <w:pStyle w:val="TableBody"/>
              <w:rPr>
                <w:del w:id="2485" w:author="Alban Roche" w:date="2017-08-02T16:26:00Z"/>
                <w:u w:val="single"/>
              </w:rPr>
            </w:pPr>
            <w:bookmarkStart w:id="2486" w:name="_Toc489456675"/>
            <w:bookmarkEnd w:id="2486"/>
          </w:p>
          <w:p w14:paraId="73FDE3AE" w14:textId="7A0A947F" w:rsidR="00975CC4" w:rsidDel="00F22490" w:rsidRDefault="00975CC4" w:rsidP="00166AF3">
            <w:pPr>
              <w:pStyle w:val="TableBody"/>
              <w:rPr>
                <w:del w:id="2487" w:author="Alban Roche" w:date="2017-08-02T16:26:00Z"/>
                <w:u w:val="single"/>
              </w:rPr>
            </w:pPr>
            <w:bookmarkStart w:id="2488" w:name="_Toc489456676"/>
            <w:bookmarkEnd w:id="2488"/>
          </w:p>
          <w:p w14:paraId="6E147CEC" w14:textId="42A78C90" w:rsidR="00975CC4" w:rsidRPr="00C41274" w:rsidDel="00F22490" w:rsidRDefault="00975CC4" w:rsidP="00166AF3">
            <w:pPr>
              <w:pStyle w:val="TableBody"/>
              <w:rPr>
                <w:del w:id="2489" w:author="Alban Roche" w:date="2017-08-02T16:26:00Z"/>
                <w:u w:val="single"/>
              </w:rPr>
            </w:pPr>
            <w:del w:id="2490" w:author="Alban Roche" w:date="2017-08-02T16:26:00Z">
              <w:r w:rsidRPr="00C41274" w:rsidDel="00F22490">
                <w:rPr>
                  <w:u w:val="single"/>
                </w:rPr>
                <w:delText>Response</w:delText>
              </w:r>
              <w:bookmarkStart w:id="2491" w:name="_Toc489456677"/>
              <w:bookmarkEnd w:id="2491"/>
            </w:del>
          </w:p>
          <w:p w14:paraId="23096D89" w14:textId="0D9850F1" w:rsidR="00975CC4" w:rsidDel="00F22490" w:rsidRDefault="00975CC4" w:rsidP="00166AF3">
            <w:pPr>
              <w:pStyle w:val="TableBody"/>
              <w:rPr>
                <w:del w:id="2492" w:author="Alban Roche" w:date="2017-08-02T16:26:00Z"/>
                <w:b/>
              </w:rPr>
            </w:pPr>
            <w:del w:id="2493" w:author="Alban Roche" w:date="2017-08-02T16:26:00Z">
              <w:r w:rsidDel="00F22490">
                <w:rPr>
                  <w:b/>
                </w:rPr>
                <w:delText>&lt;n&gt;</w:delText>
              </w:r>
              <w:bookmarkStart w:id="2494" w:name="_Toc489456678"/>
              <w:bookmarkEnd w:id="2494"/>
            </w:del>
          </w:p>
          <w:p w14:paraId="3BBBE7BA" w14:textId="0D1CFCB3" w:rsidR="00975CC4" w:rsidRPr="00C41274" w:rsidDel="00F22490" w:rsidRDefault="00975CC4" w:rsidP="00166AF3">
            <w:pPr>
              <w:pStyle w:val="TableBody"/>
              <w:rPr>
                <w:del w:id="2495" w:author="Alban Roche" w:date="2017-08-02T16:26:00Z"/>
                <w:b/>
              </w:rPr>
            </w:pPr>
            <w:del w:id="2496" w:author="Alban Roche" w:date="2017-08-02T16:26:00Z">
              <w:r w:rsidRPr="00C41274" w:rsidDel="00F22490">
                <w:rPr>
                  <w:b/>
                </w:rPr>
                <w:delText>OK</w:delText>
              </w:r>
              <w:bookmarkStart w:id="2497" w:name="_Toc489456679"/>
              <w:bookmarkEnd w:id="2497"/>
            </w:del>
          </w:p>
        </w:tc>
        <w:bookmarkStart w:id="2498" w:name="_Toc489456680"/>
        <w:bookmarkEnd w:id="2498"/>
      </w:tr>
      <w:tr w:rsidR="00975CC4" w:rsidRPr="00C41274" w:rsidDel="00F22490" w14:paraId="7C00CD3C" w14:textId="761E857D" w:rsidTr="00166AF3">
        <w:trPr>
          <w:trHeight w:val="781"/>
          <w:del w:id="2499" w:author="Alban Roche" w:date="2017-08-02T16:26:00Z"/>
        </w:trPr>
        <w:tc>
          <w:tcPr>
            <w:tcW w:w="1728" w:type="dxa"/>
          </w:tcPr>
          <w:p w14:paraId="7D8540E8" w14:textId="1FF61A68" w:rsidR="00975CC4" w:rsidRPr="00C41274" w:rsidDel="00F22490" w:rsidRDefault="00975CC4" w:rsidP="00166AF3">
            <w:pPr>
              <w:pStyle w:val="TableBody"/>
              <w:rPr>
                <w:del w:id="2500" w:author="Alban Roche" w:date="2017-08-02T16:26:00Z"/>
                <w:i/>
              </w:rPr>
            </w:pPr>
            <w:del w:id="2501" w:author="Alban Roche" w:date="2017-08-02T16:26:00Z">
              <w:r w:rsidDel="00F22490">
                <w:rPr>
                  <w:i/>
                </w:rPr>
                <w:delText>Write</w:delText>
              </w:r>
              <w:r w:rsidRPr="00C41274" w:rsidDel="00F22490">
                <w:rPr>
                  <w:i/>
                </w:rPr>
                <w:delText xml:space="preserve"> command</w:delText>
              </w:r>
              <w:bookmarkStart w:id="2502" w:name="_Toc489456681"/>
              <w:bookmarkEnd w:id="2502"/>
            </w:del>
          </w:p>
          <w:p w14:paraId="7C180D8C" w14:textId="3F5FD662" w:rsidR="00975CC4" w:rsidRPr="00C41274" w:rsidDel="00F22490" w:rsidRDefault="00975CC4" w:rsidP="00166AF3">
            <w:pPr>
              <w:pStyle w:val="TableBody"/>
              <w:rPr>
                <w:del w:id="2503" w:author="Alban Roche" w:date="2017-08-02T16:26:00Z"/>
              </w:rPr>
            </w:pPr>
            <w:bookmarkStart w:id="2504" w:name="_Toc489456682"/>
            <w:bookmarkEnd w:id="2504"/>
          </w:p>
          <w:p w14:paraId="41CCAB12" w14:textId="350E0A1D" w:rsidR="00975CC4" w:rsidRPr="00C41274" w:rsidDel="00F22490" w:rsidRDefault="00975CC4" w:rsidP="00166AF3">
            <w:pPr>
              <w:pStyle w:val="TableBody"/>
              <w:rPr>
                <w:del w:id="2505" w:author="Alban Roche" w:date="2017-08-02T16:26:00Z"/>
                <w:u w:val="single"/>
              </w:rPr>
            </w:pPr>
            <w:del w:id="2506" w:author="Alban Roche" w:date="2017-08-02T16:26:00Z">
              <w:r w:rsidRPr="00C41274" w:rsidDel="00F22490">
                <w:rPr>
                  <w:u w:val="single"/>
                </w:rPr>
                <w:delText>Syntax</w:delText>
              </w:r>
              <w:bookmarkStart w:id="2507" w:name="_Toc489456683"/>
              <w:bookmarkEnd w:id="2507"/>
            </w:del>
          </w:p>
          <w:p w14:paraId="63CBAB14" w14:textId="7A844927" w:rsidR="00975CC4" w:rsidDel="00F22490" w:rsidRDefault="00975CC4" w:rsidP="00166AF3">
            <w:pPr>
              <w:pStyle w:val="TableBody"/>
              <w:rPr>
                <w:del w:id="2508" w:author="Alban Roche" w:date="2017-08-02T16:26:00Z"/>
                <w:i/>
              </w:rPr>
            </w:pPr>
            <w:del w:id="2509" w:author="Alban Roche" w:date="2017-08-02T16:26:00Z">
              <w:r w:rsidDel="00F22490">
                <w:rPr>
                  <w:b/>
                </w:rPr>
                <w:delText>ATS5=&lt;n&gt;</w:delText>
              </w:r>
              <w:bookmarkStart w:id="2510" w:name="_Toc489456684"/>
              <w:bookmarkEnd w:id="2510"/>
            </w:del>
          </w:p>
        </w:tc>
        <w:tc>
          <w:tcPr>
            <w:tcW w:w="7560" w:type="dxa"/>
          </w:tcPr>
          <w:p w14:paraId="176EFA6E" w14:textId="3FF76550" w:rsidR="00975CC4" w:rsidRPr="00C41274" w:rsidDel="00F22490" w:rsidRDefault="00975CC4" w:rsidP="00166AF3">
            <w:pPr>
              <w:pStyle w:val="TableBody"/>
              <w:rPr>
                <w:del w:id="2511" w:author="Alban Roche" w:date="2017-08-02T16:26:00Z"/>
              </w:rPr>
            </w:pPr>
            <w:bookmarkStart w:id="2512" w:name="_Toc489456685"/>
            <w:bookmarkEnd w:id="2512"/>
          </w:p>
          <w:p w14:paraId="178A1179" w14:textId="10F6898E" w:rsidR="00975CC4" w:rsidRPr="00C41274" w:rsidDel="00F22490" w:rsidRDefault="00975CC4" w:rsidP="00166AF3">
            <w:pPr>
              <w:pStyle w:val="TableBody"/>
              <w:rPr>
                <w:del w:id="2513" w:author="Alban Roche" w:date="2017-08-02T16:26:00Z"/>
              </w:rPr>
            </w:pPr>
            <w:bookmarkStart w:id="2514" w:name="_Toc489456686"/>
            <w:bookmarkEnd w:id="2514"/>
          </w:p>
          <w:p w14:paraId="26CD1BAF" w14:textId="0C20E5D8" w:rsidR="00975CC4" w:rsidRPr="00C41274" w:rsidDel="00F22490" w:rsidRDefault="00975CC4" w:rsidP="00166AF3">
            <w:pPr>
              <w:pStyle w:val="TableBody"/>
              <w:rPr>
                <w:del w:id="2515" w:author="Alban Roche" w:date="2017-08-02T16:26:00Z"/>
                <w:u w:val="single"/>
              </w:rPr>
            </w:pPr>
            <w:del w:id="2516" w:author="Alban Roche" w:date="2017-08-02T16:26:00Z">
              <w:r w:rsidRPr="00C41274" w:rsidDel="00F22490">
                <w:rPr>
                  <w:u w:val="single"/>
                </w:rPr>
                <w:delText>Response</w:delText>
              </w:r>
              <w:bookmarkStart w:id="2517" w:name="_Toc489456687"/>
              <w:bookmarkEnd w:id="2517"/>
            </w:del>
          </w:p>
          <w:p w14:paraId="25ABE26A" w14:textId="5479B568" w:rsidR="00975CC4" w:rsidDel="00F22490" w:rsidRDefault="00975CC4" w:rsidP="00166AF3">
            <w:pPr>
              <w:pStyle w:val="TableBody"/>
              <w:rPr>
                <w:del w:id="2518" w:author="Alban Roche" w:date="2017-08-02T16:26:00Z"/>
                <w:b/>
              </w:rPr>
            </w:pPr>
            <w:del w:id="2519" w:author="Alban Roche" w:date="2017-08-02T16:26:00Z">
              <w:r w:rsidRPr="00C41274" w:rsidDel="00F22490">
                <w:rPr>
                  <w:b/>
                </w:rPr>
                <w:delText>OK</w:delText>
              </w:r>
              <w:bookmarkStart w:id="2520" w:name="_Toc489456688"/>
              <w:bookmarkEnd w:id="2520"/>
            </w:del>
          </w:p>
          <w:p w14:paraId="4E19CE2E" w14:textId="5C3129CD" w:rsidR="00975CC4" w:rsidRPr="00882B49" w:rsidDel="00F22490" w:rsidRDefault="00975CC4" w:rsidP="00166AF3">
            <w:pPr>
              <w:pStyle w:val="TableBody"/>
              <w:rPr>
                <w:del w:id="2521" w:author="Alban Roche" w:date="2017-08-02T16:26:00Z"/>
              </w:rPr>
            </w:pPr>
            <w:bookmarkStart w:id="2522" w:name="_Toc489456689"/>
            <w:bookmarkEnd w:id="2522"/>
          </w:p>
          <w:p w14:paraId="4F07941A" w14:textId="37F278AA" w:rsidR="00975CC4" w:rsidDel="00F22490" w:rsidRDefault="00975CC4" w:rsidP="00166AF3">
            <w:pPr>
              <w:pStyle w:val="TableBody"/>
              <w:rPr>
                <w:del w:id="2523" w:author="Alban Roche" w:date="2017-08-02T16:26:00Z"/>
                <w:u w:val="single"/>
              </w:rPr>
            </w:pPr>
            <w:del w:id="2524" w:author="Alban Roche" w:date="2017-08-02T16:26:00Z">
              <w:r w:rsidRPr="00882B49" w:rsidDel="00F22490">
                <w:rPr>
                  <w:u w:val="single"/>
                </w:rPr>
                <w:delText>Parameters</w:delText>
              </w:r>
              <w:bookmarkStart w:id="2525" w:name="_Toc489456690"/>
              <w:bookmarkEnd w:id="2525"/>
            </w:del>
          </w:p>
          <w:p w14:paraId="70C977AB" w14:textId="1CF4CB0D" w:rsidR="00975CC4" w:rsidRPr="00106D25" w:rsidDel="00F22490" w:rsidRDefault="00975CC4" w:rsidP="00166AF3">
            <w:pPr>
              <w:pStyle w:val="TableBody"/>
              <w:rPr>
                <w:del w:id="2526" w:author="Alban Roche" w:date="2017-08-02T16:26:00Z"/>
              </w:rPr>
            </w:pPr>
            <w:del w:id="2527" w:author="Alban Roche" w:date="2017-08-02T16:26:00Z">
              <w:r w:rsidRPr="00476E65" w:rsidDel="00F22490">
                <w:rPr>
                  <w:b/>
                </w:rPr>
                <w:delText>&lt;n&gt;</w:delText>
              </w:r>
              <w:r w:rsidRPr="00476E65" w:rsidDel="00F22490">
                <w:tab/>
              </w:r>
              <w:commentRangeStart w:id="2528"/>
              <w:r w:rsidDel="00F22490">
                <w:delText>8</w:delText>
              </w:r>
              <w:r w:rsidRPr="00476E65" w:rsidDel="00F22490">
                <w:tab/>
              </w:r>
              <w:r w:rsidDel="00F22490">
                <w:delText>Only 8 (backspace) is supported</w:delText>
              </w:r>
              <w:commentRangeEnd w:id="2528"/>
              <w:r w:rsidDel="00F22490">
                <w:rPr>
                  <w:rStyle w:val="CommentReference"/>
                  <w:rFonts w:ascii="Verdana" w:hAnsi="Verdana" w:cs="Times New Roman"/>
                  <w:lang w:eastAsia="en-US"/>
                </w:rPr>
                <w:commentReference w:id="2528"/>
              </w:r>
              <w:bookmarkStart w:id="2529" w:name="_Toc489456691"/>
              <w:bookmarkEnd w:id="2529"/>
            </w:del>
          </w:p>
        </w:tc>
        <w:bookmarkStart w:id="2530" w:name="_Toc489456692"/>
        <w:bookmarkEnd w:id="2530"/>
      </w:tr>
      <w:tr w:rsidR="00975CC4" w:rsidRPr="00C41274" w:rsidDel="00F22490" w14:paraId="4F75FA01" w14:textId="00EA6411" w:rsidTr="00166AF3">
        <w:trPr>
          <w:trHeight w:val="65"/>
          <w:del w:id="2531" w:author="Alban Roche" w:date="2017-08-02T16:26:00Z"/>
        </w:trPr>
        <w:tc>
          <w:tcPr>
            <w:tcW w:w="1728" w:type="dxa"/>
          </w:tcPr>
          <w:p w14:paraId="45CE6936" w14:textId="2D01EFDE" w:rsidR="00975CC4" w:rsidDel="00F22490" w:rsidRDefault="00975CC4" w:rsidP="00166AF3">
            <w:pPr>
              <w:pStyle w:val="TableBody"/>
              <w:rPr>
                <w:del w:id="2532" w:author="Alban Roche" w:date="2017-08-02T16:26:00Z"/>
                <w:u w:val="single"/>
              </w:rPr>
            </w:pPr>
            <w:del w:id="2533" w:author="Alban Roche" w:date="2017-08-02T16:26:00Z">
              <w:r w:rsidRPr="00C41274" w:rsidDel="00F22490">
                <w:rPr>
                  <w:u w:val="single"/>
                </w:rPr>
                <w:delText>Reference</w:delText>
              </w:r>
              <w:bookmarkStart w:id="2534" w:name="_Toc489456693"/>
              <w:bookmarkEnd w:id="2534"/>
            </w:del>
          </w:p>
          <w:p w14:paraId="1AA7248C" w14:textId="68CD7443" w:rsidR="00975CC4" w:rsidDel="00F22490" w:rsidRDefault="00975CC4" w:rsidP="00166AF3">
            <w:pPr>
              <w:pStyle w:val="TableBody"/>
              <w:rPr>
                <w:del w:id="2535" w:author="Alban Roche" w:date="2017-08-02T16:26:00Z"/>
                <w:i/>
              </w:rPr>
            </w:pPr>
            <w:del w:id="2536" w:author="Alban Roche" w:date="2017-08-02T16:26:00Z">
              <w:r w:rsidDel="00F22490">
                <w:rPr>
                  <w:szCs w:val="18"/>
                </w:rPr>
                <w:delText>V.25Ter</w:delText>
              </w:r>
              <w:bookmarkStart w:id="2537" w:name="_Toc489456694"/>
              <w:bookmarkEnd w:id="2537"/>
            </w:del>
          </w:p>
        </w:tc>
        <w:tc>
          <w:tcPr>
            <w:tcW w:w="7560" w:type="dxa"/>
          </w:tcPr>
          <w:p w14:paraId="1931BFDD" w14:textId="5D13B42A" w:rsidR="00975CC4" w:rsidRPr="00C41274" w:rsidDel="00F22490" w:rsidRDefault="00975CC4" w:rsidP="00166AF3">
            <w:pPr>
              <w:pStyle w:val="TableBody"/>
              <w:rPr>
                <w:del w:id="2538" w:author="Alban Roche" w:date="2017-08-02T16:26:00Z"/>
                <w:u w:val="single"/>
              </w:rPr>
            </w:pPr>
            <w:del w:id="2539" w:author="Alban Roche" w:date="2017-08-02T16:26:00Z">
              <w:r w:rsidRPr="00C41274" w:rsidDel="00F22490">
                <w:rPr>
                  <w:u w:val="single"/>
                </w:rPr>
                <w:delText>Notes</w:delText>
              </w:r>
              <w:bookmarkStart w:id="2540" w:name="_Toc489456695"/>
              <w:bookmarkEnd w:id="2540"/>
            </w:del>
          </w:p>
          <w:p w14:paraId="249A532F" w14:textId="5FD4C730" w:rsidR="00975CC4" w:rsidRPr="00C41274" w:rsidDel="00F22490" w:rsidRDefault="00975CC4" w:rsidP="00166AF3">
            <w:pPr>
              <w:pStyle w:val="TableBody"/>
              <w:rPr>
                <w:del w:id="2541" w:author="Alban Roche" w:date="2017-08-02T16:26:00Z"/>
              </w:rPr>
            </w:pPr>
            <w:del w:id="2542" w:author="Alban Roche" w:date="2017-08-02T16:26:00Z">
              <w:r w:rsidRPr="00882B49" w:rsidDel="00F22490">
                <w:delText xml:space="preserve">This command has no effect and </w:delText>
              </w:r>
              <w:r w:rsidDel="00F22490">
                <w:delText xml:space="preserve">was only </w:delText>
              </w:r>
              <w:r w:rsidRPr="00882B49" w:rsidDel="00F22490">
                <w:delText xml:space="preserve">implemented </w:delText>
              </w:r>
              <w:r w:rsidDel="00F22490">
                <w:delText xml:space="preserve">to comply with </w:delText>
              </w:r>
              <w:r w:rsidRPr="00882B49" w:rsidDel="00F22490">
                <w:delText>V.25ter.</w:delText>
              </w:r>
              <w:r w:rsidDel="00F22490">
                <w:delText xml:space="preserve"> P</w:delText>
              </w:r>
              <w:r w:rsidRPr="00882B49" w:rsidDel="00F22490">
                <w:delText>arameters are ignored and are not saved in non-volatile memory.</w:delText>
              </w:r>
              <w:bookmarkStart w:id="2543" w:name="_Toc489456696"/>
              <w:bookmarkEnd w:id="2543"/>
            </w:del>
          </w:p>
        </w:tc>
        <w:bookmarkStart w:id="2544" w:name="_Toc489456697"/>
        <w:bookmarkEnd w:id="2544"/>
      </w:tr>
    </w:tbl>
    <w:p w14:paraId="7C04E096" w14:textId="25989393" w:rsidR="00975CC4" w:rsidDel="00F22490" w:rsidRDefault="00975CC4" w:rsidP="0059466D">
      <w:pPr>
        <w:pStyle w:val="Heading2"/>
        <w:numPr>
          <w:ilvl w:val="1"/>
          <w:numId w:val="11"/>
        </w:numPr>
        <w:ind w:left="1080" w:hanging="1080"/>
        <w:rPr>
          <w:del w:id="2545" w:author="Alban Roche" w:date="2017-08-02T16:26:00Z"/>
        </w:rPr>
      </w:pPr>
      <w:bookmarkStart w:id="2546" w:name="_Ref453834427"/>
      <w:bookmarkStart w:id="2547" w:name="_Ref453834429"/>
      <w:bookmarkStart w:id="2548" w:name="_Toc460585489"/>
      <w:bookmarkStart w:id="2549" w:name="_Ref472950312"/>
      <w:bookmarkStart w:id="2550" w:name="_Ref472950314"/>
      <w:bookmarkStart w:id="2551" w:name="_Toc486251542"/>
      <w:commentRangeStart w:id="2552"/>
      <w:del w:id="2553" w:author="Alban Roche" w:date="2017-08-02T16:26:00Z">
        <w:r w:rsidDel="00F22490">
          <w:delText xml:space="preserve">S6 </w:delText>
        </w:r>
        <w:r w:rsidRPr="00AE67EA" w:rsidDel="00F22490">
          <w:delText xml:space="preserve">Command: </w:delText>
        </w:r>
        <w:r w:rsidDel="00F22490">
          <w:delText>Pause before Blind Dialing</w:delText>
        </w:r>
        <w:bookmarkEnd w:id="2546"/>
        <w:bookmarkEnd w:id="2547"/>
        <w:bookmarkEnd w:id="2548"/>
        <w:commentRangeEnd w:id="2552"/>
        <w:r w:rsidDel="00F22490">
          <w:rPr>
            <w:rStyle w:val="CommentReference"/>
            <w:rFonts w:ascii="Verdana" w:eastAsia="Times New Roman" w:hAnsi="Verdana" w:cs="Times New Roman"/>
            <w:b w:val="0"/>
            <w:lang w:eastAsia="en-US"/>
          </w:rPr>
          <w:commentReference w:id="2552"/>
        </w:r>
        <w:bookmarkStart w:id="2554" w:name="_Toc489456698"/>
        <w:bookmarkEnd w:id="2549"/>
        <w:bookmarkEnd w:id="2550"/>
        <w:bookmarkEnd w:id="2551"/>
        <w:bookmarkEnd w:id="2554"/>
      </w:del>
    </w:p>
    <w:p w14:paraId="6228CDBB" w14:textId="17A9D308" w:rsidR="00975CC4" w:rsidRPr="00BB3AC1" w:rsidDel="00F22490" w:rsidRDefault="00975CC4" w:rsidP="00975CC4">
      <w:pPr>
        <w:pStyle w:val="Note"/>
        <w:keepNext/>
        <w:rPr>
          <w:del w:id="2555" w:author="Alban Roche" w:date="2017-08-02T16:26:00Z"/>
        </w:rPr>
      </w:pPr>
      <w:del w:id="2556" w:author="Alban Roche" w:date="2017-08-02T16:26:00Z">
        <w:r w:rsidDel="00F22490">
          <w:delText>F</w:delText>
        </w:r>
        <w:r w:rsidRPr="00893AA7" w:rsidDel="00F22490">
          <w:delText xml:space="preserve">or </w:delText>
        </w:r>
        <w:commentRangeStart w:id="2557"/>
        <w:r w:rsidDel="00F22490">
          <w:delText xml:space="preserve">HL7618, HL7618RD, HL7648, HL7688, HL7690 and HL7692 </w:delText>
        </w:r>
        <w:commentRangeEnd w:id="2557"/>
        <w:r w:rsidDel="00F22490">
          <w:rPr>
            <w:rStyle w:val="CommentReference"/>
            <w:rFonts w:ascii="Verdana" w:hAnsi="Verdana" w:cs="Times New Roman"/>
            <w:i w:val="0"/>
            <w:iCs w:val="0"/>
          </w:rPr>
          <w:commentReference w:id="2557"/>
        </w:r>
        <w:r w:rsidDel="00F22490">
          <w:delText>only.</w:delText>
        </w:r>
        <w:bookmarkStart w:id="2558" w:name="_Toc489456699"/>
        <w:bookmarkEnd w:id="2558"/>
      </w:del>
    </w:p>
    <w:tbl>
      <w:tblPr>
        <w:tblStyle w:val="TableSWIleft"/>
        <w:tblW w:w="9288" w:type="dxa"/>
        <w:tblLayout w:type="fixed"/>
        <w:tblLook w:val="04A0" w:firstRow="1" w:lastRow="0" w:firstColumn="1" w:lastColumn="0" w:noHBand="0" w:noVBand="1"/>
      </w:tblPr>
      <w:tblGrid>
        <w:gridCol w:w="1728"/>
        <w:gridCol w:w="7560"/>
      </w:tblGrid>
      <w:tr w:rsidR="00975CC4" w:rsidRPr="00C41274" w:rsidDel="00F22490" w14:paraId="309BDD4A" w14:textId="7666AFB8" w:rsidTr="00166AF3">
        <w:trPr>
          <w:cnfStyle w:val="100000000000" w:firstRow="1" w:lastRow="0" w:firstColumn="0" w:lastColumn="0" w:oddVBand="0" w:evenVBand="0" w:oddHBand="0" w:evenHBand="0" w:firstRowFirstColumn="0" w:firstRowLastColumn="0" w:lastRowFirstColumn="0" w:lastRowLastColumn="0"/>
          <w:del w:id="2559" w:author="Alban Roche" w:date="2017-08-02T16:26:00Z"/>
        </w:trPr>
        <w:tc>
          <w:tcPr>
            <w:tcW w:w="9288" w:type="dxa"/>
            <w:gridSpan w:val="2"/>
          </w:tcPr>
          <w:p w14:paraId="526966DC" w14:textId="650470C2" w:rsidR="00975CC4" w:rsidRPr="00C41274" w:rsidDel="00F22490" w:rsidRDefault="00975CC4">
            <w:pPr>
              <w:pStyle w:val="TableRowHead"/>
              <w:spacing w:before="144" w:after="144"/>
              <w:rPr>
                <w:del w:id="2560" w:author="Alban Roche" w:date="2017-08-02T16:26:00Z"/>
                <w:bCs w:val="0"/>
              </w:rPr>
            </w:pPr>
            <w:del w:id="2561" w:author="Alban Roche" w:date="2017-08-02T16:26:00Z">
              <w:r w:rsidDel="00F22490">
                <w:delText>HL7618, HL7618RD, HL7648, HL7688, HL7690 and HL7692</w:delText>
              </w:r>
              <w:bookmarkStart w:id="2562" w:name="_Toc489456700"/>
              <w:bookmarkEnd w:id="2562"/>
            </w:del>
          </w:p>
        </w:tc>
        <w:bookmarkStart w:id="2563" w:name="_Toc489456701"/>
        <w:bookmarkEnd w:id="2563"/>
      </w:tr>
      <w:tr w:rsidR="00975CC4" w:rsidRPr="00C41274" w:rsidDel="00F22490" w14:paraId="454D2A89" w14:textId="06D46226" w:rsidTr="00166AF3">
        <w:trPr>
          <w:trHeight w:val="781"/>
          <w:del w:id="2564" w:author="Alban Roche" w:date="2017-08-02T16:26:00Z"/>
        </w:trPr>
        <w:tc>
          <w:tcPr>
            <w:tcW w:w="1728" w:type="dxa"/>
          </w:tcPr>
          <w:p w14:paraId="668531C7" w14:textId="49489592" w:rsidR="00975CC4" w:rsidRPr="00C41274" w:rsidDel="00F22490" w:rsidRDefault="00975CC4" w:rsidP="00166AF3">
            <w:pPr>
              <w:pStyle w:val="TableBody"/>
              <w:keepNext/>
              <w:rPr>
                <w:del w:id="2565" w:author="Alban Roche" w:date="2017-08-02T16:26:00Z"/>
                <w:i/>
              </w:rPr>
            </w:pPr>
            <w:del w:id="2566" w:author="Alban Roche" w:date="2017-08-02T16:26:00Z">
              <w:r w:rsidDel="00F22490">
                <w:rPr>
                  <w:i/>
                </w:rPr>
                <w:delText>Write</w:delText>
              </w:r>
              <w:r w:rsidRPr="00C41274" w:rsidDel="00F22490">
                <w:rPr>
                  <w:i/>
                </w:rPr>
                <w:delText xml:space="preserve"> command</w:delText>
              </w:r>
              <w:bookmarkStart w:id="2567" w:name="_Toc489456702"/>
              <w:bookmarkEnd w:id="2567"/>
            </w:del>
          </w:p>
          <w:p w14:paraId="1ED38D97" w14:textId="009ED24B" w:rsidR="00975CC4" w:rsidRPr="00C41274" w:rsidDel="00F22490" w:rsidRDefault="00975CC4" w:rsidP="00166AF3">
            <w:pPr>
              <w:pStyle w:val="TableBody"/>
              <w:keepNext/>
              <w:rPr>
                <w:del w:id="2568" w:author="Alban Roche" w:date="2017-08-02T16:26:00Z"/>
              </w:rPr>
            </w:pPr>
            <w:bookmarkStart w:id="2569" w:name="_Toc489456703"/>
            <w:bookmarkEnd w:id="2569"/>
          </w:p>
          <w:p w14:paraId="34EB9BB8" w14:textId="698E5B87" w:rsidR="00975CC4" w:rsidRPr="00C41274" w:rsidDel="00F22490" w:rsidRDefault="00975CC4" w:rsidP="00166AF3">
            <w:pPr>
              <w:pStyle w:val="TableBody"/>
              <w:keepNext/>
              <w:rPr>
                <w:del w:id="2570" w:author="Alban Roche" w:date="2017-08-02T16:26:00Z"/>
                <w:u w:val="single"/>
              </w:rPr>
            </w:pPr>
            <w:del w:id="2571" w:author="Alban Roche" w:date="2017-08-02T16:26:00Z">
              <w:r w:rsidRPr="00C41274" w:rsidDel="00F22490">
                <w:rPr>
                  <w:u w:val="single"/>
                </w:rPr>
                <w:delText>Syntax</w:delText>
              </w:r>
              <w:bookmarkStart w:id="2572" w:name="_Toc489456704"/>
              <w:bookmarkEnd w:id="2572"/>
            </w:del>
          </w:p>
          <w:p w14:paraId="4DC1AEB8" w14:textId="4269755F" w:rsidR="00975CC4" w:rsidRPr="00BB726B" w:rsidDel="00F22490" w:rsidRDefault="00975CC4" w:rsidP="00166AF3">
            <w:pPr>
              <w:pStyle w:val="TableBody"/>
              <w:keepNext/>
              <w:rPr>
                <w:del w:id="2573" w:author="Alban Roche" w:date="2017-08-02T16:26:00Z"/>
                <w:b/>
              </w:rPr>
            </w:pPr>
            <w:del w:id="2574" w:author="Alban Roche" w:date="2017-08-02T16:26:00Z">
              <w:r w:rsidDel="00F22490">
                <w:rPr>
                  <w:b/>
                </w:rPr>
                <w:delText>ATS6=&lt;time&gt;</w:delText>
              </w:r>
              <w:bookmarkStart w:id="2575" w:name="_Toc489456705"/>
              <w:bookmarkEnd w:id="2575"/>
            </w:del>
          </w:p>
        </w:tc>
        <w:tc>
          <w:tcPr>
            <w:tcW w:w="7560" w:type="dxa"/>
          </w:tcPr>
          <w:p w14:paraId="1A58B09F" w14:textId="62C8958D" w:rsidR="00975CC4" w:rsidRPr="00C41274" w:rsidDel="00F22490" w:rsidRDefault="00975CC4" w:rsidP="00166AF3">
            <w:pPr>
              <w:pStyle w:val="TableBody"/>
              <w:keepNext/>
              <w:rPr>
                <w:del w:id="2576" w:author="Alban Roche" w:date="2017-08-02T16:26:00Z"/>
              </w:rPr>
            </w:pPr>
            <w:bookmarkStart w:id="2577" w:name="_Toc489456706"/>
            <w:bookmarkEnd w:id="2577"/>
          </w:p>
          <w:p w14:paraId="577C8D31" w14:textId="441E2C79" w:rsidR="00975CC4" w:rsidRPr="00C41274" w:rsidDel="00F22490" w:rsidRDefault="00975CC4" w:rsidP="00166AF3">
            <w:pPr>
              <w:pStyle w:val="TableBody"/>
              <w:keepNext/>
              <w:rPr>
                <w:del w:id="2578" w:author="Alban Roche" w:date="2017-08-02T16:26:00Z"/>
              </w:rPr>
            </w:pPr>
            <w:bookmarkStart w:id="2579" w:name="_Toc489456707"/>
            <w:bookmarkEnd w:id="2579"/>
          </w:p>
          <w:p w14:paraId="60416AF0" w14:textId="225CFB7E" w:rsidR="00975CC4" w:rsidRPr="00C41274" w:rsidDel="00F22490" w:rsidRDefault="00975CC4" w:rsidP="00166AF3">
            <w:pPr>
              <w:pStyle w:val="TableBody"/>
              <w:keepNext/>
              <w:rPr>
                <w:del w:id="2580" w:author="Alban Roche" w:date="2017-08-02T16:26:00Z"/>
                <w:u w:val="single"/>
              </w:rPr>
            </w:pPr>
            <w:del w:id="2581" w:author="Alban Roche" w:date="2017-08-02T16:26:00Z">
              <w:r w:rsidRPr="00C41274" w:rsidDel="00F22490">
                <w:rPr>
                  <w:u w:val="single"/>
                </w:rPr>
                <w:delText>Response</w:delText>
              </w:r>
              <w:bookmarkStart w:id="2582" w:name="_Toc489456708"/>
              <w:bookmarkEnd w:id="2582"/>
            </w:del>
          </w:p>
          <w:p w14:paraId="48B066BC" w14:textId="0FCBE593" w:rsidR="00975CC4" w:rsidDel="00F22490" w:rsidRDefault="00975CC4" w:rsidP="00166AF3">
            <w:pPr>
              <w:pStyle w:val="TableBody"/>
              <w:keepNext/>
              <w:rPr>
                <w:del w:id="2583" w:author="Alban Roche" w:date="2017-08-02T16:26:00Z"/>
                <w:b/>
              </w:rPr>
            </w:pPr>
            <w:del w:id="2584" w:author="Alban Roche" w:date="2017-08-02T16:26:00Z">
              <w:r w:rsidRPr="00C41274" w:rsidDel="00F22490">
                <w:rPr>
                  <w:b/>
                </w:rPr>
                <w:delText>OK</w:delText>
              </w:r>
              <w:bookmarkStart w:id="2585" w:name="_Toc489456709"/>
              <w:bookmarkEnd w:id="2585"/>
            </w:del>
          </w:p>
          <w:p w14:paraId="32620334" w14:textId="1C32EC55" w:rsidR="00975CC4" w:rsidRPr="00DF3DCB" w:rsidDel="00F22490" w:rsidRDefault="00975CC4" w:rsidP="00166AF3">
            <w:pPr>
              <w:pStyle w:val="TableBody"/>
              <w:keepNext/>
              <w:rPr>
                <w:del w:id="2586" w:author="Alban Roche" w:date="2017-08-02T16:26:00Z"/>
                <w:b/>
                <w:sz w:val="16"/>
                <w:szCs w:val="16"/>
              </w:rPr>
            </w:pPr>
            <w:bookmarkStart w:id="2587" w:name="_Toc489456710"/>
            <w:bookmarkEnd w:id="2587"/>
          </w:p>
          <w:p w14:paraId="7521B19D" w14:textId="097A58E2" w:rsidR="00975CC4" w:rsidDel="00F22490" w:rsidRDefault="00975CC4" w:rsidP="00166AF3">
            <w:pPr>
              <w:pStyle w:val="TableBody"/>
              <w:keepNext/>
              <w:rPr>
                <w:del w:id="2588" w:author="Alban Roche" w:date="2017-08-02T16:26:00Z"/>
                <w:u w:val="single"/>
              </w:rPr>
            </w:pPr>
            <w:del w:id="2589" w:author="Alban Roche" w:date="2017-08-02T16:26:00Z">
              <w:r w:rsidRPr="00173CE9" w:rsidDel="00F22490">
                <w:rPr>
                  <w:u w:val="single"/>
                </w:rPr>
                <w:delText>Parameters</w:delText>
              </w:r>
              <w:bookmarkStart w:id="2590" w:name="_Toc489456711"/>
              <w:bookmarkEnd w:id="2590"/>
            </w:del>
          </w:p>
          <w:p w14:paraId="28A7B811" w14:textId="040D21BF" w:rsidR="00975CC4" w:rsidRPr="00882B49" w:rsidDel="00F22490" w:rsidRDefault="00975CC4" w:rsidP="00166AF3">
            <w:pPr>
              <w:pStyle w:val="TableBody"/>
              <w:keepNext/>
              <w:rPr>
                <w:del w:id="2591" w:author="Alban Roche" w:date="2017-08-02T16:26:00Z"/>
              </w:rPr>
            </w:pPr>
            <w:del w:id="2592" w:author="Alban Roche" w:date="2017-08-02T16:26:00Z">
              <w:r w:rsidRPr="00882B49" w:rsidDel="00F22490">
                <w:rPr>
                  <w:b/>
                </w:rPr>
                <w:delText>&lt;time&gt;</w:delText>
              </w:r>
              <w:r w:rsidDel="00F22490">
                <w:tab/>
                <w:delText>0 – 999</w:delText>
              </w:r>
              <w:bookmarkStart w:id="2593" w:name="_Toc489456712"/>
              <w:bookmarkEnd w:id="2593"/>
            </w:del>
          </w:p>
        </w:tc>
        <w:bookmarkStart w:id="2594" w:name="_Toc489456713"/>
        <w:bookmarkEnd w:id="2594"/>
      </w:tr>
      <w:tr w:rsidR="00975CC4" w:rsidRPr="00C41274" w:rsidDel="00F22490" w14:paraId="62455B1B" w14:textId="48CA63DF" w:rsidTr="00166AF3">
        <w:trPr>
          <w:trHeight w:val="65"/>
          <w:del w:id="2595" w:author="Alban Roche" w:date="2017-08-02T16:26:00Z"/>
        </w:trPr>
        <w:tc>
          <w:tcPr>
            <w:tcW w:w="1728" w:type="dxa"/>
          </w:tcPr>
          <w:p w14:paraId="3C6592C0" w14:textId="737D57B6" w:rsidR="00975CC4" w:rsidDel="00F22490" w:rsidRDefault="00975CC4" w:rsidP="00166AF3">
            <w:pPr>
              <w:pStyle w:val="TableBody"/>
              <w:rPr>
                <w:del w:id="2596" w:author="Alban Roche" w:date="2017-08-02T16:26:00Z"/>
                <w:u w:val="single"/>
              </w:rPr>
            </w:pPr>
            <w:del w:id="2597" w:author="Alban Roche" w:date="2017-08-02T16:26:00Z">
              <w:r w:rsidRPr="00C41274" w:rsidDel="00F22490">
                <w:rPr>
                  <w:u w:val="single"/>
                </w:rPr>
                <w:delText>Reference</w:delText>
              </w:r>
              <w:bookmarkStart w:id="2598" w:name="_Toc489456714"/>
              <w:bookmarkEnd w:id="2598"/>
            </w:del>
          </w:p>
          <w:p w14:paraId="1FBBA672" w14:textId="1338B329" w:rsidR="00975CC4" w:rsidDel="00F22490" w:rsidRDefault="00975CC4" w:rsidP="00166AF3">
            <w:pPr>
              <w:pStyle w:val="TableBody"/>
              <w:rPr>
                <w:del w:id="2599" w:author="Alban Roche" w:date="2017-08-02T16:26:00Z"/>
                <w:i/>
              </w:rPr>
            </w:pPr>
            <w:del w:id="2600" w:author="Alban Roche" w:date="2017-08-02T16:26:00Z">
              <w:r w:rsidDel="00F22490">
                <w:delText>V.25ter</w:delText>
              </w:r>
              <w:bookmarkStart w:id="2601" w:name="_Toc489456715"/>
              <w:bookmarkEnd w:id="2601"/>
            </w:del>
          </w:p>
        </w:tc>
        <w:tc>
          <w:tcPr>
            <w:tcW w:w="7560" w:type="dxa"/>
          </w:tcPr>
          <w:p w14:paraId="7CED1CF5" w14:textId="410A8A84" w:rsidR="00975CC4" w:rsidRPr="00C41274" w:rsidDel="00F22490" w:rsidRDefault="00975CC4" w:rsidP="00166AF3">
            <w:pPr>
              <w:pStyle w:val="TableBody"/>
              <w:rPr>
                <w:del w:id="2602" w:author="Alban Roche" w:date="2017-08-02T16:26:00Z"/>
                <w:u w:val="single"/>
              </w:rPr>
            </w:pPr>
            <w:del w:id="2603" w:author="Alban Roche" w:date="2017-08-02T16:26:00Z">
              <w:r w:rsidRPr="00C41274" w:rsidDel="00F22490">
                <w:rPr>
                  <w:u w:val="single"/>
                </w:rPr>
                <w:delText>Notes</w:delText>
              </w:r>
              <w:bookmarkStart w:id="2604" w:name="_Toc489456716"/>
              <w:bookmarkEnd w:id="2604"/>
            </w:del>
          </w:p>
          <w:p w14:paraId="2F7CD007" w14:textId="3E6877D8" w:rsidR="00975CC4" w:rsidRPr="00C41274" w:rsidDel="00F22490" w:rsidRDefault="00975CC4" w:rsidP="00166AF3">
            <w:pPr>
              <w:pStyle w:val="TableBody"/>
              <w:rPr>
                <w:del w:id="2605" w:author="Alban Roche" w:date="2017-08-02T16:26:00Z"/>
              </w:rPr>
            </w:pPr>
            <w:del w:id="2606" w:author="Alban Roche" w:date="2017-08-02T16:26:00Z">
              <w:r w:rsidRPr="00882B49" w:rsidDel="00F22490">
                <w:delText xml:space="preserve">This command has no effect and </w:delText>
              </w:r>
              <w:r w:rsidDel="00F22490">
                <w:delText xml:space="preserve">was only </w:delText>
              </w:r>
              <w:r w:rsidRPr="00882B49" w:rsidDel="00F22490">
                <w:delText xml:space="preserve">implemented </w:delText>
              </w:r>
              <w:r w:rsidDel="00F22490">
                <w:delText xml:space="preserve">to comply </w:delText>
              </w:r>
              <w:r w:rsidRPr="00882B49" w:rsidDel="00F22490">
                <w:delText>with V.25ter.</w:delText>
              </w:r>
              <w:r w:rsidDel="00F22490">
                <w:delText xml:space="preserve"> P</w:delText>
              </w:r>
              <w:r w:rsidRPr="00882B49" w:rsidDel="00F22490">
                <w:delText>arameters are ignored and are not saved in non-volatile memory.</w:delText>
              </w:r>
              <w:bookmarkStart w:id="2607" w:name="_Toc489456717"/>
              <w:bookmarkEnd w:id="2607"/>
            </w:del>
          </w:p>
        </w:tc>
        <w:bookmarkStart w:id="2608" w:name="_Toc489456718"/>
        <w:bookmarkEnd w:id="2608"/>
      </w:tr>
    </w:tbl>
    <w:p w14:paraId="19C50E5A" w14:textId="3A993A42" w:rsidR="00975CC4" w:rsidDel="00F22490" w:rsidRDefault="00975CC4" w:rsidP="0059466D">
      <w:pPr>
        <w:pStyle w:val="Heading2"/>
        <w:numPr>
          <w:ilvl w:val="1"/>
          <w:numId w:val="11"/>
        </w:numPr>
        <w:ind w:left="1080" w:hanging="1080"/>
        <w:rPr>
          <w:del w:id="2609" w:author="Alban Roche" w:date="2017-08-02T16:26:00Z"/>
        </w:rPr>
      </w:pPr>
      <w:bookmarkStart w:id="2610" w:name="_Ref453834434"/>
      <w:bookmarkStart w:id="2611" w:name="_Ref453834436"/>
      <w:bookmarkStart w:id="2612" w:name="_Toc460585490"/>
      <w:bookmarkStart w:id="2613" w:name="_Ref472950317"/>
      <w:bookmarkStart w:id="2614" w:name="_Ref472950321"/>
      <w:bookmarkStart w:id="2615" w:name="_Toc486251543"/>
      <w:commentRangeStart w:id="2616"/>
      <w:del w:id="2617" w:author="Alban Roche" w:date="2017-08-02T16:26:00Z">
        <w:r w:rsidDel="00F22490">
          <w:delText xml:space="preserve">S8 </w:delText>
        </w:r>
        <w:r w:rsidRPr="00AE67EA" w:rsidDel="00F22490">
          <w:delText xml:space="preserve">Command: </w:delText>
        </w:r>
        <w:r w:rsidDel="00F22490">
          <w:delText>Comma Dial Modifier Time</w:delText>
        </w:r>
        <w:bookmarkEnd w:id="2610"/>
        <w:bookmarkEnd w:id="2611"/>
        <w:bookmarkEnd w:id="2612"/>
        <w:commentRangeEnd w:id="2616"/>
        <w:r w:rsidDel="00F22490">
          <w:rPr>
            <w:rStyle w:val="CommentReference"/>
            <w:rFonts w:ascii="Verdana" w:eastAsia="Times New Roman" w:hAnsi="Verdana" w:cs="Times New Roman"/>
            <w:b w:val="0"/>
            <w:lang w:eastAsia="en-US"/>
          </w:rPr>
          <w:commentReference w:id="2616"/>
        </w:r>
        <w:bookmarkStart w:id="2618" w:name="_Toc489456719"/>
        <w:bookmarkEnd w:id="2613"/>
        <w:bookmarkEnd w:id="2614"/>
        <w:bookmarkEnd w:id="2615"/>
        <w:bookmarkEnd w:id="2618"/>
      </w:del>
    </w:p>
    <w:p w14:paraId="37C4499E" w14:textId="3C3B51DE" w:rsidR="00975CC4" w:rsidRPr="00BB3AC1" w:rsidDel="00F22490" w:rsidRDefault="00975CC4" w:rsidP="00975CC4">
      <w:pPr>
        <w:pStyle w:val="Note"/>
        <w:keepNext/>
        <w:rPr>
          <w:del w:id="2619" w:author="Alban Roche" w:date="2017-08-02T16:26:00Z"/>
        </w:rPr>
      </w:pPr>
      <w:del w:id="2620" w:author="Alban Roche" w:date="2017-08-02T16:26:00Z">
        <w:r w:rsidDel="00F22490">
          <w:delText>F</w:delText>
        </w:r>
        <w:r w:rsidRPr="00893AA7" w:rsidDel="00F22490">
          <w:delText xml:space="preserve">or </w:delText>
        </w:r>
        <w:commentRangeStart w:id="2621"/>
        <w:r w:rsidDel="00F22490">
          <w:delText>HL7618, HL7618RD, HL7648, HL7688, HL7690 and HL7692 only</w:delText>
        </w:r>
        <w:commentRangeEnd w:id="2621"/>
        <w:r w:rsidDel="00F22490">
          <w:rPr>
            <w:rStyle w:val="CommentReference"/>
            <w:rFonts w:ascii="Verdana" w:hAnsi="Verdana" w:cs="Times New Roman"/>
            <w:i w:val="0"/>
            <w:iCs w:val="0"/>
          </w:rPr>
          <w:commentReference w:id="2621"/>
        </w:r>
        <w:r w:rsidDel="00F22490">
          <w:delText>.</w:delText>
        </w:r>
        <w:bookmarkStart w:id="2622" w:name="_Toc489456720"/>
        <w:bookmarkEnd w:id="2622"/>
      </w:del>
    </w:p>
    <w:tbl>
      <w:tblPr>
        <w:tblStyle w:val="TableSWIleft"/>
        <w:tblW w:w="9288" w:type="dxa"/>
        <w:tblLayout w:type="fixed"/>
        <w:tblLook w:val="04A0" w:firstRow="1" w:lastRow="0" w:firstColumn="1" w:lastColumn="0" w:noHBand="0" w:noVBand="1"/>
      </w:tblPr>
      <w:tblGrid>
        <w:gridCol w:w="1728"/>
        <w:gridCol w:w="7560"/>
      </w:tblGrid>
      <w:tr w:rsidR="00975CC4" w:rsidRPr="00C41274" w:rsidDel="00F22490" w14:paraId="0E392865" w14:textId="54775483" w:rsidTr="00166AF3">
        <w:trPr>
          <w:cnfStyle w:val="100000000000" w:firstRow="1" w:lastRow="0" w:firstColumn="0" w:lastColumn="0" w:oddVBand="0" w:evenVBand="0" w:oddHBand="0" w:evenHBand="0" w:firstRowFirstColumn="0" w:firstRowLastColumn="0" w:lastRowFirstColumn="0" w:lastRowLastColumn="0"/>
          <w:del w:id="2623" w:author="Alban Roche" w:date="2017-08-02T16:26:00Z"/>
        </w:trPr>
        <w:tc>
          <w:tcPr>
            <w:tcW w:w="9288" w:type="dxa"/>
            <w:gridSpan w:val="2"/>
          </w:tcPr>
          <w:p w14:paraId="004911B6" w14:textId="5624950F" w:rsidR="00975CC4" w:rsidRPr="00C41274" w:rsidDel="00F22490" w:rsidRDefault="00975CC4">
            <w:pPr>
              <w:pStyle w:val="TableRowHead"/>
              <w:spacing w:before="144" w:after="144"/>
              <w:rPr>
                <w:del w:id="2624" w:author="Alban Roche" w:date="2017-08-02T16:26:00Z"/>
                <w:bCs w:val="0"/>
              </w:rPr>
            </w:pPr>
            <w:del w:id="2625" w:author="Alban Roche" w:date="2017-08-02T16:26:00Z">
              <w:r w:rsidDel="00F22490">
                <w:delText>HL7618, HL7618RD, HL7648, HL7688, HL7690 and HL7692</w:delText>
              </w:r>
              <w:bookmarkStart w:id="2626" w:name="_Toc489456721"/>
              <w:bookmarkEnd w:id="2626"/>
            </w:del>
          </w:p>
        </w:tc>
        <w:bookmarkStart w:id="2627" w:name="_Toc489456722"/>
        <w:bookmarkEnd w:id="2627"/>
      </w:tr>
      <w:tr w:rsidR="00975CC4" w:rsidRPr="00C41274" w:rsidDel="00F22490" w14:paraId="231FCA4B" w14:textId="3C289547" w:rsidTr="00166AF3">
        <w:trPr>
          <w:trHeight w:val="781"/>
          <w:del w:id="2628" w:author="Alban Roche" w:date="2017-08-02T16:26:00Z"/>
        </w:trPr>
        <w:tc>
          <w:tcPr>
            <w:tcW w:w="1728" w:type="dxa"/>
          </w:tcPr>
          <w:p w14:paraId="41CF63CA" w14:textId="275ED604" w:rsidR="00975CC4" w:rsidRPr="00C41274" w:rsidDel="00F22490" w:rsidRDefault="00975CC4" w:rsidP="00166AF3">
            <w:pPr>
              <w:pStyle w:val="TableBody"/>
              <w:keepNext/>
              <w:rPr>
                <w:del w:id="2629" w:author="Alban Roche" w:date="2017-08-02T16:26:00Z"/>
                <w:i/>
              </w:rPr>
            </w:pPr>
            <w:del w:id="2630" w:author="Alban Roche" w:date="2017-08-02T16:26:00Z">
              <w:r w:rsidDel="00F22490">
                <w:rPr>
                  <w:i/>
                </w:rPr>
                <w:delText>Read</w:delText>
              </w:r>
              <w:r w:rsidRPr="00C41274" w:rsidDel="00F22490">
                <w:rPr>
                  <w:i/>
                </w:rPr>
                <w:delText xml:space="preserve"> command</w:delText>
              </w:r>
              <w:bookmarkStart w:id="2631" w:name="_Toc489456723"/>
              <w:bookmarkEnd w:id="2631"/>
            </w:del>
          </w:p>
          <w:p w14:paraId="4C340DF6" w14:textId="7C4529B9" w:rsidR="00975CC4" w:rsidRPr="00C41274" w:rsidDel="00F22490" w:rsidRDefault="00975CC4" w:rsidP="00166AF3">
            <w:pPr>
              <w:pStyle w:val="TableBody"/>
              <w:keepNext/>
              <w:rPr>
                <w:del w:id="2632" w:author="Alban Roche" w:date="2017-08-02T16:26:00Z"/>
              </w:rPr>
            </w:pPr>
            <w:bookmarkStart w:id="2633" w:name="_Toc489456724"/>
            <w:bookmarkEnd w:id="2633"/>
          </w:p>
          <w:p w14:paraId="040870A9" w14:textId="39B9D8E1" w:rsidR="00975CC4" w:rsidRPr="00C41274" w:rsidDel="00F22490" w:rsidRDefault="00975CC4" w:rsidP="00166AF3">
            <w:pPr>
              <w:pStyle w:val="TableBody"/>
              <w:keepNext/>
              <w:rPr>
                <w:del w:id="2634" w:author="Alban Roche" w:date="2017-08-02T16:26:00Z"/>
                <w:u w:val="single"/>
              </w:rPr>
            </w:pPr>
            <w:del w:id="2635" w:author="Alban Roche" w:date="2017-08-02T16:26:00Z">
              <w:r w:rsidRPr="00C41274" w:rsidDel="00F22490">
                <w:rPr>
                  <w:u w:val="single"/>
                </w:rPr>
                <w:delText>Syntax</w:delText>
              </w:r>
              <w:bookmarkStart w:id="2636" w:name="_Toc489456725"/>
              <w:bookmarkEnd w:id="2636"/>
            </w:del>
          </w:p>
          <w:p w14:paraId="52D6B226" w14:textId="13582B8E" w:rsidR="00975CC4" w:rsidRPr="00BB726B" w:rsidDel="00F22490" w:rsidRDefault="00975CC4" w:rsidP="00166AF3">
            <w:pPr>
              <w:pStyle w:val="TableBody"/>
              <w:keepNext/>
              <w:rPr>
                <w:del w:id="2637" w:author="Alban Roche" w:date="2017-08-02T16:26:00Z"/>
                <w:b/>
              </w:rPr>
            </w:pPr>
            <w:del w:id="2638" w:author="Alban Roche" w:date="2017-08-02T16:26:00Z">
              <w:r w:rsidDel="00F22490">
                <w:rPr>
                  <w:b/>
                </w:rPr>
                <w:delText>ATS8?</w:delText>
              </w:r>
              <w:bookmarkStart w:id="2639" w:name="_Toc489456726"/>
              <w:bookmarkEnd w:id="2639"/>
            </w:del>
          </w:p>
        </w:tc>
        <w:tc>
          <w:tcPr>
            <w:tcW w:w="7560" w:type="dxa"/>
          </w:tcPr>
          <w:p w14:paraId="117D42D6" w14:textId="388B9617" w:rsidR="00975CC4" w:rsidRPr="00C41274" w:rsidDel="00F22490" w:rsidRDefault="00975CC4" w:rsidP="00166AF3">
            <w:pPr>
              <w:pStyle w:val="TableBody"/>
              <w:keepNext/>
              <w:rPr>
                <w:del w:id="2640" w:author="Alban Roche" w:date="2017-08-02T16:26:00Z"/>
              </w:rPr>
            </w:pPr>
            <w:bookmarkStart w:id="2641" w:name="_Toc489456727"/>
            <w:bookmarkEnd w:id="2641"/>
          </w:p>
          <w:p w14:paraId="0D79B5DB" w14:textId="5E09D056" w:rsidR="00975CC4" w:rsidRPr="00C41274" w:rsidDel="00F22490" w:rsidRDefault="00975CC4" w:rsidP="00166AF3">
            <w:pPr>
              <w:pStyle w:val="TableBody"/>
              <w:keepNext/>
              <w:rPr>
                <w:del w:id="2642" w:author="Alban Roche" w:date="2017-08-02T16:26:00Z"/>
              </w:rPr>
            </w:pPr>
            <w:bookmarkStart w:id="2643" w:name="_Toc489456728"/>
            <w:bookmarkEnd w:id="2643"/>
          </w:p>
          <w:p w14:paraId="1142492F" w14:textId="0DA7232B" w:rsidR="00975CC4" w:rsidRPr="00C41274" w:rsidDel="00F22490" w:rsidRDefault="00975CC4" w:rsidP="00166AF3">
            <w:pPr>
              <w:pStyle w:val="TableBody"/>
              <w:keepNext/>
              <w:rPr>
                <w:del w:id="2644" w:author="Alban Roche" w:date="2017-08-02T16:26:00Z"/>
                <w:u w:val="single"/>
              </w:rPr>
            </w:pPr>
            <w:del w:id="2645" w:author="Alban Roche" w:date="2017-08-02T16:26:00Z">
              <w:r w:rsidRPr="00C41274" w:rsidDel="00F22490">
                <w:rPr>
                  <w:u w:val="single"/>
                </w:rPr>
                <w:delText>Response</w:delText>
              </w:r>
              <w:bookmarkStart w:id="2646" w:name="_Toc489456729"/>
              <w:bookmarkEnd w:id="2646"/>
            </w:del>
          </w:p>
          <w:p w14:paraId="36FE5383" w14:textId="05717BC8" w:rsidR="00975CC4" w:rsidDel="00F22490" w:rsidRDefault="00975CC4" w:rsidP="00166AF3">
            <w:pPr>
              <w:pStyle w:val="TableBody"/>
              <w:keepNext/>
              <w:rPr>
                <w:del w:id="2647" w:author="Alban Roche" w:date="2017-08-02T16:26:00Z"/>
                <w:b/>
              </w:rPr>
            </w:pPr>
            <w:del w:id="2648" w:author="Alban Roche" w:date="2017-08-02T16:26:00Z">
              <w:r w:rsidDel="00F22490">
                <w:rPr>
                  <w:b/>
                </w:rPr>
                <w:delText>&lt;time&gt;</w:delText>
              </w:r>
              <w:bookmarkStart w:id="2649" w:name="_Toc489456730"/>
              <w:bookmarkEnd w:id="2649"/>
            </w:del>
          </w:p>
          <w:p w14:paraId="55D68E59" w14:textId="1FAFF3CC" w:rsidR="00975CC4" w:rsidRPr="0092199F" w:rsidDel="00F22490" w:rsidRDefault="00975CC4" w:rsidP="00166AF3">
            <w:pPr>
              <w:pStyle w:val="TableBody"/>
              <w:keepNext/>
              <w:rPr>
                <w:del w:id="2650" w:author="Alban Roche" w:date="2017-08-02T16:26:00Z"/>
              </w:rPr>
            </w:pPr>
            <w:del w:id="2651" w:author="Alban Roche" w:date="2017-08-02T16:26:00Z">
              <w:r w:rsidRPr="00C41274" w:rsidDel="00F22490">
                <w:rPr>
                  <w:b/>
                </w:rPr>
                <w:delText>OK</w:delText>
              </w:r>
              <w:bookmarkStart w:id="2652" w:name="_Toc489456731"/>
              <w:bookmarkEnd w:id="2652"/>
            </w:del>
          </w:p>
        </w:tc>
        <w:bookmarkStart w:id="2653" w:name="_Toc489456732"/>
        <w:bookmarkEnd w:id="2653"/>
      </w:tr>
      <w:tr w:rsidR="00975CC4" w:rsidRPr="00C41274" w:rsidDel="00F22490" w14:paraId="2CECF95D" w14:textId="1BA6F071" w:rsidTr="00166AF3">
        <w:trPr>
          <w:trHeight w:val="781"/>
          <w:del w:id="2654" w:author="Alban Roche" w:date="2017-08-02T16:26:00Z"/>
        </w:trPr>
        <w:tc>
          <w:tcPr>
            <w:tcW w:w="1728" w:type="dxa"/>
          </w:tcPr>
          <w:p w14:paraId="15A0708C" w14:textId="17038221" w:rsidR="00975CC4" w:rsidRPr="00C41274" w:rsidDel="00F22490" w:rsidRDefault="00975CC4" w:rsidP="00166AF3">
            <w:pPr>
              <w:pStyle w:val="TableBody"/>
              <w:rPr>
                <w:del w:id="2655" w:author="Alban Roche" w:date="2017-08-02T16:26:00Z"/>
                <w:i/>
              </w:rPr>
            </w:pPr>
            <w:del w:id="2656" w:author="Alban Roche" w:date="2017-08-02T16:26:00Z">
              <w:r w:rsidDel="00F22490">
                <w:rPr>
                  <w:i/>
                </w:rPr>
                <w:delText>Write</w:delText>
              </w:r>
              <w:r w:rsidRPr="00C41274" w:rsidDel="00F22490">
                <w:rPr>
                  <w:i/>
                </w:rPr>
                <w:delText xml:space="preserve"> command</w:delText>
              </w:r>
              <w:bookmarkStart w:id="2657" w:name="_Toc489456733"/>
              <w:bookmarkEnd w:id="2657"/>
            </w:del>
          </w:p>
          <w:p w14:paraId="470A6168" w14:textId="7CA3E5D4" w:rsidR="00975CC4" w:rsidRPr="00C41274" w:rsidDel="00F22490" w:rsidRDefault="00975CC4" w:rsidP="00166AF3">
            <w:pPr>
              <w:pStyle w:val="TableBody"/>
              <w:rPr>
                <w:del w:id="2658" w:author="Alban Roche" w:date="2017-08-02T16:26:00Z"/>
              </w:rPr>
            </w:pPr>
            <w:bookmarkStart w:id="2659" w:name="_Toc489456734"/>
            <w:bookmarkEnd w:id="2659"/>
          </w:p>
          <w:p w14:paraId="7447B59C" w14:textId="58A40516" w:rsidR="00975CC4" w:rsidRPr="00C41274" w:rsidDel="00F22490" w:rsidRDefault="00975CC4" w:rsidP="00166AF3">
            <w:pPr>
              <w:pStyle w:val="TableBody"/>
              <w:rPr>
                <w:del w:id="2660" w:author="Alban Roche" w:date="2017-08-02T16:26:00Z"/>
                <w:u w:val="single"/>
              </w:rPr>
            </w:pPr>
            <w:del w:id="2661" w:author="Alban Roche" w:date="2017-08-02T16:26:00Z">
              <w:r w:rsidRPr="00C41274" w:rsidDel="00F22490">
                <w:rPr>
                  <w:u w:val="single"/>
                </w:rPr>
                <w:delText>Syntax</w:delText>
              </w:r>
              <w:bookmarkStart w:id="2662" w:name="_Toc489456735"/>
              <w:bookmarkEnd w:id="2662"/>
            </w:del>
          </w:p>
          <w:p w14:paraId="7E0F11E9" w14:textId="45148C1B" w:rsidR="00975CC4" w:rsidDel="00F22490" w:rsidRDefault="00975CC4" w:rsidP="00166AF3">
            <w:pPr>
              <w:pStyle w:val="TableBody"/>
              <w:rPr>
                <w:del w:id="2663" w:author="Alban Roche" w:date="2017-08-02T16:26:00Z"/>
                <w:i/>
              </w:rPr>
            </w:pPr>
            <w:del w:id="2664" w:author="Alban Roche" w:date="2017-08-02T16:26:00Z">
              <w:r w:rsidDel="00F22490">
                <w:rPr>
                  <w:b/>
                </w:rPr>
                <w:delText>ATS8=&lt;time&gt;</w:delText>
              </w:r>
              <w:bookmarkStart w:id="2665" w:name="_Toc489456736"/>
              <w:bookmarkEnd w:id="2665"/>
            </w:del>
          </w:p>
        </w:tc>
        <w:tc>
          <w:tcPr>
            <w:tcW w:w="7560" w:type="dxa"/>
          </w:tcPr>
          <w:p w14:paraId="232F1BBF" w14:textId="404FC16C" w:rsidR="00975CC4" w:rsidRPr="00C41274" w:rsidDel="00F22490" w:rsidRDefault="00975CC4" w:rsidP="00166AF3">
            <w:pPr>
              <w:pStyle w:val="TableBody"/>
              <w:rPr>
                <w:del w:id="2666" w:author="Alban Roche" w:date="2017-08-02T16:26:00Z"/>
              </w:rPr>
            </w:pPr>
            <w:bookmarkStart w:id="2667" w:name="_Toc489456737"/>
            <w:bookmarkEnd w:id="2667"/>
          </w:p>
          <w:p w14:paraId="61482ADA" w14:textId="4EBC2F5D" w:rsidR="00975CC4" w:rsidRPr="00C41274" w:rsidDel="00F22490" w:rsidRDefault="00975CC4" w:rsidP="00166AF3">
            <w:pPr>
              <w:pStyle w:val="TableBody"/>
              <w:rPr>
                <w:del w:id="2668" w:author="Alban Roche" w:date="2017-08-02T16:26:00Z"/>
              </w:rPr>
            </w:pPr>
            <w:bookmarkStart w:id="2669" w:name="_Toc489456738"/>
            <w:bookmarkEnd w:id="2669"/>
          </w:p>
          <w:p w14:paraId="28A0DD71" w14:textId="40F2C33C" w:rsidR="00975CC4" w:rsidRPr="00C41274" w:rsidDel="00F22490" w:rsidRDefault="00975CC4" w:rsidP="00166AF3">
            <w:pPr>
              <w:pStyle w:val="TableBody"/>
              <w:rPr>
                <w:del w:id="2670" w:author="Alban Roche" w:date="2017-08-02T16:26:00Z"/>
                <w:u w:val="single"/>
              </w:rPr>
            </w:pPr>
            <w:del w:id="2671" w:author="Alban Roche" w:date="2017-08-02T16:26:00Z">
              <w:r w:rsidRPr="00C41274" w:rsidDel="00F22490">
                <w:rPr>
                  <w:u w:val="single"/>
                </w:rPr>
                <w:delText>Response</w:delText>
              </w:r>
              <w:bookmarkStart w:id="2672" w:name="_Toc489456739"/>
              <w:bookmarkEnd w:id="2672"/>
            </w:del>
          </w:p>
          <w:p w14:paraId="3E5BEF46" w14:textId="65095AF7" w:rsidR="00975CC4" w:rsidDel="00F22490" w:rsidRDefault="00975CC4" w:rsidP="00166AF3">
            <w:pPr>
              <w:pStyle w:val="TableBody"/>
              <w:rPr>
                <w:del w:id="2673" w:author="Alban Roche" w:date="2017-08-02T16:26:00Z"/>
                <w:b/>
              </w:rPr>
            </w:pPr>
            <w:del w:id="2674" w:author="Alban Roche" w:date="2017-08-02T16:26:00Z">
              <w:r w:rsidRPr="00C41274" w:rsidDel="00F22490">
                <w:rPr>
                  <w:b/>
                </w:rPr>
                <w:delText>OK</w:delText>
              </w:r>
              <w:bookmarkStart w:id="2675" w:name="_Toc489456740"/>
              <w:bookmarkEnd w:id="2675"/>
            </w:del>
          </w:p>
          <w:p w14:paraId="67F7253F" w14:textId="32F390FF" w:rsidR="00975CC4" w:rsidRPr="00DF3DCB" w:rsidDel="00F22490" w:rsidRDefault="00975CC4" w:rsidP="00166AF3">
            <w:pPr>
              <w:pStyle w:val="TableBody"/>
              <w:rPr>
                <w:del w:id="2676" w:author="Alban Roche" w:date="2017-08-02T16:26:00Z"/>
                <w:b/>
                <w:sz w:val="16"/>
                <w:szCs w:val="16"/>
              </w:rPr>
            </w:pPr>
            <w:bookmarkStart w:id="2677" w:name="_Toc489456741"/>
            <w:bookmarkEnd w:id="2677"/>
          </w:p>
          <w:p w14:paraId="0F5CD368" w14:textId="4F36EC6E" w:rsidR="00975CC4" w:rsidDel="00F22490" w:rsidRDefault="00975CC4" w:rsidP="00166AF3">
            <w:pPr>
              <w:pStyle w:val="TableBody"/>
              <w:rPr>
                <w:del w:id="2678" w:author="Alban Roche" w:date="2017-08-02T16:26:00Z"/>
              </w:rPr>
            </w:pPr>
            <w:del w:id="2679" w:author="Alban Roche" w:date="2017-08-02T16:26:00Z">
              <w:r w:rsidRPr="00173CE9" w:rsidDel="00F22490">
                <w:rPr>
                  <w:u w:val="single"/>
                </w:rPr>
                <w:delText>Parameters</w:delText>
              </w:r>
              <w:bookmarkStart w:id="2680" w:name="_Toc489456742"/>
              <w:bookmarkEnd w:id="2680"/>
            </w:del>
          </w:p>
          <w:p w14:paraId="7726F75F" w14:textId="6D1A0E63" w:rsidR="00975CC4" w:rsidRPr="00C41274" w:rsidDel="00F22490" w:rsidRDefault="00975CC4" w:rsidP="00166AF3">
            <w:pPr>
              <w:pStyle w:val="TableBody"/>
              <w:rPr>
                <w:del w:id="2681" w:author="Alban Roche" w:date="2017-08-02T16:26:00Z"/>
              </w:rPr>
            </w:pPr>
            <w:del w:id="2682" w:author="Alban Roche" w:date="2017-08-02T16:26:00Z">
              <w:r w:rsidRPr="00882B49" w:rsidDel="00F22490">
                <w:rPr>
                  <w:b/>
                </w:rPr>
                <w:delText>&lt;time&gt;</w:delText>
              </w:r>
              <w:r w:rsidDel="00F22490">
                <w:tab/>
                <w:delText>0 – 255</w:delText>
              </w:r>
              <w:bookmarkStart w:id="2683" w:name="_Toc489456743"/>
              <w:bookmarkEnd w:id="2683"/>
            </w:del>
          </w:p>
        </w:tc>
        <w:bookmarkStart w:id="2684" w:name="_Toc489456744"/>
        <w:bookmarkEnd w:id="2684"/>
      </w:tr>
      <w:tr w:rsidR="00975CC4" w:rsidRPr="00C41274" w:rsidDel="00F22490" w14:paraId="0F77249B" w14:textId="23341A0C" w:rsidTr="00166AF3">
        <w:trPr>
          <w:trHeight w:val="65"/>
          <w:del w:id="2685" w:author="Alban Roche" w:date="2017-08-02T16:26:00Z"/>
        </w:trPr>
        <w:tc>
          <w:tcPr>
            <w:tcW w:w="1728" w:type="dxa"/>
          </w:tcPr>
          <w:p w14:paraId="1A273662" w14:textId="61024D67" w:rsidR="00975CC4" w:rsidDel="00F22490" w:rsidRDefault="00975CC4" w:rsidP="00166AF3">
            <w:pPr>
              <w:pStyle w:val="TableBody"/>
              <w:rPr>
                <w:del w:id="2686" w:author="Alban Roche" w:date="2017-08-02T16:26:00Z"/>
                <w:u w:val="single"/>
              </w:rPr>
            </w:pPr>
            <w:del w:id="2687" w:author="Alban Roche" w:date="2017-08-02T16:26:00Z">
              <w:r w:rsidRPr="00C41274" w:rsidDel="00F22490">
                <w:rPr>
                  <w:u w:val="single"/>
                </w:rPr>
                <w:delText>Reference</w:delText>
              </w:r>
              <w:bookmarkStart w:id="2688" w:name="_Toc489456745"/>
              <w:bookmarkEnd w:id="2688"/>
            </w:del>
          </w:p>
          <w:p w14:paraId="6D5E2005" w14:textId="79561E93" w:rsidR="00975CC4" w:rsidDel="00F22490" w:rsidRDefault="00975CC4" w:rsidP="00166AF3">
            <w:pPr>
              <w:pStyle w:val="TableBody"/>
              <w:rPr>
                <w:del w:id="2689" w:author="Alban Roche" w:date="2017-08-02T16:26:00Z"/>
                <w:i/>
              </w:rPr>
            </w:pPr>
            <w:del w:id="2690" w:author="Alban Roche" w:date="2017-08-02T16:26:00Z">
              <w:r w:rsidDel="00F22490">
                <w:delText>V.25ter</w:delText>
              </w:r>
              <w:bookmarkStart w:id="2691" w:name="_Toc489456746"/>
              <w:bookmarkEnd w:id="2691"/>
            </w:del>
          </w:p>
        </w:tc>
        <w:tc>
          <w:tcPr>
            <w:tcW w:w="7560" w:type="dxa"/>
          </w:tcPr>
          <w:p w14:paraId="4EFF5886" w14:textId="639171BA" w:rsidR="00975CC4" w:rsidRPr="00C41274" w:rsidDel="00F22490" w:rsidRDefault="00975CC4" w:rsidP="00166AF3">
            <w:pPr>
              <w:pStyle w:val="TableBody"/>
              <w:rPr>
                <w:del w:id="2692" w:author="Alban Roche" w:date="2017-08-02T16:26:00Z"/>
                <w:u w:val="single"/>
              </w:rPr>
            </w:pPr>
            <w:del w:id="2693" w:author="Alban Roche" w:date="2017-08-02T16:26:00Z">
              <w:r w:rsidRPr="00C41274" w:rsidDel="00F22490">
                <w:rPr>
                  <w:u w:val="single"/>
                </w:rPr>
                <w:delText>Notes</w:delText>
              </w:r>
              <w:bookmarkStart w:id="2694" w:name="_Toc489456747"/>
              <w:bookmarkEnd w:id="2694"/>
            </w:del>
          </w:p>
          <w:p w14:paraId="34F3FE7F" w14:textId="3003F754" w:rsidR="00975CC4" w:rsidRPr="00C41274" w:rsidDel="00F22490" w:rsidRDefault="00975CC4" w:rsidP="00166AF3">
            <w:pPr>
              <w:pStyle w:val="TableBody"/>
              <w:rPr>
                <w:del w:id="2695" w:author="Alban Roche" w:date="2017-08-02T16:26:00Z"/>
              </w:rPr>
            </w:pPr>
            <w:del w:id="2696" w:author="Alban Roche" w:date="2017-08-02T16:26:00Z">
              <w:r w:rsidRPr="0092199F" w:rsidDel="00F22490">
                <w:delText xml:space="preserve">This command has no effect and </w:delText>
              </w:r>
              <w:r w:rsidDel="00F22490">
                <w:delText xml:space="preserve">was only </w:delText>
              </w:r>
              <w:r w:rsidRPr="0092199F" w:rsidDel="00F22490">
                <w:delText xml:space="preserve">implemented </w:delText>
              </w:r>
              <w:r w:rsidDel="00F22490">
                <w:delText xml:space="preserve">to comply </w:delText>
              </w:r>
              <w:r w:rsidRPr="0092199F" w:rsidDel="00F22490">
                <w:delText>with V.25ter.</w:delText>
              </w:r>
              <w:r w:rsidDel="00F22490">
                <w:delText xml:space="preserve"> P</w:delText>
              </w:r>
              <w:r w:rsidRPr="0092199F" w:rsidDel="00F22490">
                <w:delText>arameters are ignored and are not saved in non-volatile memory.</w:delText>
              </w:r>
              <w:bookmarkStart w:id="2697" w:name="_Toc489456748"/>
              <w:bookmarkEnd w:id="2697"/>
            </w:del>
          </w:p>
        </w:tc>
        <w:bookmarkStart w:id="2698" w:name="_Toc489456749"/>
        <w:bookmarkEnd w:id="2698"/>
      </w:tr>
    </w:tbl>
    <w:p w14:paraId="68C4194F" w14:textId="70D77360" w:rsidR="00975CC4" w:rsidRPr="00BB3AC1" w:rsidDel="00F22490" w:rsidRDefault="00975CC4" w:rsidP="0059466D">
      <w:pPr>
        <w:pStyle w:val="Heading2"/>
        <w:numPr>
          <w:ilvl w:val="1"/>
          <w:numId w:val="11"/>
        </w:numPr>
        <w:ind w:left="1080" w:hanging="1080"/>
        <w:rPr>
          <w:del w:id="2699" w:author="Alban Roche" w:date="2017-08-02T16:26:00Z"/>
        </w:rPr>
      </w:pPr>
      <w:bookmarkStart w:id="2700" w:name="_Ref453834441"/>
      <w:bookmarkStart w:id="2701" w:name="_Ref453834444"/>
      <w:bookmarkStart w:id="2702" w:name="_Toc460585491"/>
      <w:bookmarkStart w:id="2703" w:name="_Toc486251544"/>
      <w:bookmarkStart w:id="2704" w:name="_Ref479355782"/>
      <w:bookmarkStart w:id="2705" w:name="_Ref479355785"/>
      <w:commentRangeStart w:id="2706"/>
      <w:del w:id="2707" w:author="Alban Roche" w:date="2017-08-02T16:26:00Z">
        <w:r w:rsidDel="00F22490">
          <w:delText xml:space="preserve">W </w:delText>
        </w:r>
        <w:r w:rsidRPr="00AE67EA" w:rsidDel="00F22490">
          <w:delText xml:space="preserve">Command: </w:delText>
        </w:r>
        <w:r w:rsidDel="00F22490">
          <w:delText>Extended Result Code</w:delText>
        </w:r>
        <w:bookmarkEnd w:id="2700"/>
        <w:bookmarkEnd w:id="2701"/>
        <w:bookmarkEnd w:id="2702"/>
        <w:commentRangeEnd w:id="2706"/>
        <w:r w:rsidDel="00F22490">
          <w:rPr>
            <w:rStyle w:val="CommentReference"/>
            <w:rFonts w:ascii="Verdana" w:eastAsia="Times New Roman" w:hAnsi="Verdana" w:cs="Times New Roman"/>
            <w:b w:val="0"/>
            <w:lang w:eastAsia="en-US"/>
          </w:rPr>
          <w:commentReference w:id="2706"/>
        </w:r>
        <w:bookmarkStart w:id="2708" w:name="_Toc489456750"/>
        <w:bookmarkEnd w:id="2703"/>
        <w:bookmarkEnd w:id="2704"/>
        <w:bookmarkEnd w:id="2705"/>
        <w:bookmarkEnd w:id="2708"/>
      </w:del>
    </w:p>
    <w:tbl>
      <w:tblPr>
        <w:tblStyle w:val="TableSWIleft"/>
        <w:tblW w:w="9288" w:type="dxa"/>
        <w:tblLayout w:type="fixed"/>
        <w:tblLook w:val="04A0" w:firstRow="1" w:lastRow="0" w:firstColumn="1" w:lastColumn="0" w:noHBand="0" w:noVBand="1"/>
      </w:tblPr>
      <w:tblGrid>
        <w:gridCol w:w="1728"/>
        <w:gridCol w:w="7560"/>
      </w:tblGrid>
      <w:tr w:rsidR="00975CC4" w:rsidRPr="00C41274" w:rsidDel="00F22490" w14:paraId="51603A5C" w14:textId="11F024BF" w:rsidTr="00166AF3">
        <w:trPr>
          <w:cnfStyle w:val="100000000000" w:firstRow="1" w:lastRow="0" w:firstColumn="0" w:lastColumn="0" w:oddVBand="0" w:evenVBand="0" w:oddHBand="0" w:evenHBand="0" w:firstRowFirstColumn="0" w:firstRowLastColumn="0" w:lastRowFirstColumn="0" w:lastRowLastColumn="0"/>
          <w:del w:id="2709" w:author="Alban Roche" w:date="2017-08-02T16:26:00Z"/>
        </w:trPr>
        <w:tc>
          <w:tcPr>
            <w:tcW w:w="9288" w:type="dxa"/>
            <w:gridSpan w:val="2"/>
          </w:tcPr>
          <w:p w14:paraId="460BE515" w14:textId="7599376C" w:rsidR="00975CC4" w:rsidRPr="00C41274" w:rsidDel="00F22490" w:rsidRDefault="00975CC4">
            <w:pPr>
              <w:pStyle w:val="TableRowHead"/>
              <w:spacing w:before="144" w:after="144"/>
              <w:rPr>
                <w:del w:id="2710" w:author="Alban Roche" w:date="2017-08-02T16:26:00Z"/>
                <w:bCs w:val="0"/>
              </w:rPr>
            </w:pPr>
            <w:commentRangeStart w:id="2711"/>
            <w:del w:id="2712" w:author="Alban Roche" w:date="2017-08-02T14:40:00Z">
              <w:r w:rsidDel="00F22490">
                <w:delText>HL7618, HL7618RD, HL7648, HL7650, HL7688, HL7690 and HL7692</w:delText>
              </w:r>
            </w:del>
            <w:commentRangeEnd w:id="2711"/>
            <w:del w:id="2713" w:author="Alban Roche" w:date="2017-08-02T16:26:00Z">
              <w:r w:rsidDel="00F22490">
                <w:rPr>
                  <w:rStyle w:val="CommentReference"/>
                  <w:rFonts w:ascii="Verdana" w:hAnsi="Verdana"/>
                  <w:b w:val="0"/>
                  <w:bCs w:val="0"/>
                  <w:color w:val="3D3E40"/>
                  <w:spacing w:val="0"/>
                </w:rPr>
                <w:commentReference w:id="2711"/>
              </w:r>
              <w:bookmarkStart w:id="2714" w:name="_Toc489456751"/>
              <w:bookmarkEnd w:id="2714"/>
            </w:del>
          </w:p>
        </w:tc>
        <w:bookmarkStart w:id="2715" w:name="_Toc489456752"/>
        <w:bookmarkEnd w:id="2715"/>
      </w:tr>
      <w:tr w:rsidR="00975CC4" w:rsidRPr="00C41274" w:rsidDel="00F22490" w14:paraId="6472829C" w14:textId="0FF8E3FF" w:rsidTr="00166AF3">
        <w:trPr>
          <w:trHeight w:val="781"/>
          <w:del w:id="2716" w:author="Alban Roche" w:date="2017-08-02T16:26:00Z"/>
        </w:trPr>
        <w:tc>
          <w:tcPr>
            <w:tcW w:w="1728" w:type="dxa"/>
          </w:tcPr>
          <w:p w14:paraId="73ABAC31" w14:textId="7EF42A44" w:rsidR="00975CC4" w:rsidRPr="007A6F2C" w:rsidDel="00F22490" w:rsidRDefault="00975CC4" w:rsidP="00166AF3">
            <w:pPr>
              <w:pStyle w:val="TableBody"/>
              <w:keepNext/>
              <w:rPr>
                <w:del w:id="2717" w:author="Alban Roche" w:date="2017-08-02T16:26:00Z"/>
                <w:i/>
              </w:rPr>
            </w:pPr>
            <w:del w:id="2718" w:author="Alban Roche" w:date="2017-08-02T16:26:00Z">
              <w:r w:rsidRPr="007A6F2C" w:rsidDel="00F22490">
                <w:rPr>
                  <w:i/>
                </w:rPr>
                <w:delText>Write command</w:delText>
              </w:r>
              <w:bookmarkStart w:id="2719" w:name="_Toc489456753"/>
              <w:bookmarkEnd w:id="2719"/>
            </w:del>
          </w:p>
          <w:p w14:paraId="1BF9CCAA" w14:textId="7806644B" w:rsidR="00975CC4" w:rsidRPr="007A6F2C" w:rsidDel="00F22490" w:rsidRDefault="00975CC4" w:rsidP="00166AF3">
            <w:pPr>
              <w:pStyle w:val="TableBody"/>
              <w:keepNext/>
              <w:rPr>
                <w:del w:id="2720" w:author="Alban Roche" w:date="2017-08-02T16:26:00Z"/>
              </w:rPr>
            </w:pPr>
            <w:bookmarkStart w:id="2721" w:name="_Toc489456754"/>
            <w:bookmarkEnd w:id="2721"/>
          </w:p>
          <w:p w14:paraId="592D48C8" w14:textId="192F646E" w:rsidR="00975CC4" w:rsidRPr="007A6F2C" w:rsidDel="00F22490" w:rsidRDefault="00975CC4" w:rsidP="00166AF3">
            <w:pPr>
              <w:pStyle w:val="TableBody"/>
              <w:keepNext/>
              <w:rPr>
                <w:del w:id="2722" w:author="Alban Roche" w:date="2017-08-02T16:26:00Z"/>
                <w:u w:val="single"/>
              </w:rPr>
            </w:pPr>
            <w:del w:id="2723" w:author="Alban Roche" w:date="2017-08-02T16:26:00Z">
              <w:r w:rsidRPr="007A6F2C" w:rsidDel="00F22490">
                <w:rPr>
                  <w:u w:val="single"/>
                </w:rPr>
                <w:delText>Syntax</w:delText>
              </w:r>
              <w:bookmarkStart w:id="2724" w:name="_Toc489456755"/>
              <w:bookmarkEnd w:id="2724"/>
            </w:del>
          </w:p>
          <w:p w14:paraId="394E153F" w14:textId="2895D30B" w:rsidR="00975CC4" w:rsidRPr="007A6F2C" w:rsidDel="00F22490" w:rsidRDefault="00975CC4" w:rsidP="00166AF3">
            <w:pPr>
              <w:pStyle w:val="TableBody"/>
              <w:keepNext/>
              <w:rPr>
                <w:del w:id="2725" w:author="Alban Roche" w:date="2017-08-02T16:26:00Z"/>
                <w:b/>
              </w:rPr>
            </w:pPr>
            <w:del w:id="2726" w:author="Alban Roche" w:date="2017-08-02T16:26:00Z">
              <w:r w:rsidRPr="007A6F2C" w:rsidDel="00F22490">
                <w:rPr>
                  <w:b/>
                </w:rPr>
                <w:delText>ATW&lt;mode&gt;</w:delText>
              </w:r>
              <w:bookmarkStart w:id="2727" w:name="_Toc489456756"/>
              <w:bookmarkEnd w:id="2727"/>
            </w:del>
          </w:p>
        </w:tc>
        <w:tc>
          <w:tcPr>
            <w:tcW w:w="7560" w:type="dxa"/>
          </w:tcPr>
          <w:p w14:paraId="0391DDA5" w14:textId="16CE0F3C" w:rsidR="00975CC4" w:rsidRPr="007A6F2C" w:rsidDel="00F22490" w:rsidRDefault="00975CC4" w:rsidP="00166AF3">
            <w:pPr>
              <w:pStyle w:val="TableBody"/>
              <w:keepNext/>
              <w:rPr>
                <w:del w:id="2728" w:author="Alban Roche" w:date="2017-08-02T16:26:00Z"/>
              </w:rPr>
            </w:pPr>
            <w:bookmarkStart w:id="2729" w:name="_Toc489456757"/>
            <w:bookmarkEnd w:id="2729"/>
          </w:p>
          <w:p w14:paraId="0DF0A88F" w14:textId="7A2B3A26" w:rsidR="00975CC4" w:rsidRPr="007A6F2C" w:rsidDel="00F22490" w:rsidRDefault="00975CC4" w:rsidP="00166AF3">
            <w:pPr>
              <w:pStyle w:val="TableBody"/>
              <w:keepNext/>
              <w:rPr>
                <w:del w:id="2730" w:author="Alban Roche" w:date="2017-08-02T16:26:00Z"/>
              </w:rPr>
            </w:pPr>
            <w:bookmarkStart w:id="2731" w:name="_Toc489456758"/>
            <w:bookmarkEnd w:id="2731"/>
          </w:p>
          <w:p w14:paraId="647F3077" w14:textId="52067E0F" w:rsidR="00975CC4" w:rsidRPr="00C41274" w:rsidDel="00F22490" w:rsidRDefault="00975CC4" w:rsidP="00166AF3">
            <w:pPr>
              <w:pStyle w:val="TableBody"/>
              <w:keepNext/>
              <w:rPr>
                <w:del w:id="2732" w:author="Alban Roche" w:date="2017-08-02T16:26:00Z"/>
                <w:u w:val="single"/>
              </w:rPr>
            </w:pPr>
            <w:del w:id="2733" w:author="Alban Roche" w:date="2017-08-02T16:26:00Z">
              <w:r w:rsidRPr="00C41274" w:rsidDel="00F22490">
                <w:rPr>
                  <w:u w:val="single"/>
                </w:rPr>
                <w:delText>Response</w:delText>
              </w:r>
              <w:bookmarkStart w:id="2734" w:name="_Toc489456759"/>
              <w:bookmarkEnd w:id="2734"/>
            </w:del>
          </w:p>
          <w:p w14:paraId="7E73401C" w14:textId="60E7915F" w:rsidR="00975CC4" w:rsidDel="00F22490" w:rsidRDefault="00975CC4" w:rsidP="00166AF3">
            <w:pPr>
              <w:pStyle w:val="TableBody"/>
              <w:keepNext/>
              <w:rPr>
                <w:del w:id="2735" w:author="Alban Roche" w:date="2017-08-02T16:26:00Z"/>
                <w:b/>
              </w:rPr>
            </w:pPr>
            <w:del w:id="2736" w:author="Alban Roche" w:date="2017-08-02T16:26:00Z">
              <w:r w:rsidRPr="00C41274" w:rsidDel="00F22490">
                <w:rPr>
                  <w:b/>
                </w:rPr>
                <w:delText>OK</w:delText>
              </w:r>
              <w:bookmarkStart w:id="2737" w:name="_Toc489456760"/>
              <w:bookmarkEnd w:id="2737"/>
            </w:del>
          </w:p>
          <w:p w14:paraId="266F6E2E" w14:textId="2EC0E2E6" w:rsidR="00975CC4" w:rsidRPr="00DF3DCB" w:rsidDel="00F22490" w:rsidRDefault="00975CC4" w:rsidP="00166AF3">
            <w:pPr>
              <w:pStyle w:val="TableBody"/>
              <w:keepNext/>
              <w:rPr>
                <w:del w:id="2738" w:author="Alban Roche" w:date="2017-08-02T16:26:00Z"/>
                <w:b/>
                <w:sz w:val="16"/>
                <w:szCs w:val="16"/>
              </w:rPr>
            </w:pPr>
            <w:bookmarkStart w:id="2739" w:name="_Toc489456761"/>
            <w:bookmarkEnd w:id="2739"/>
          </w:p>
          <w:p w14:paraId="1BE2A5DE" w14:textId="37598482" w:rsidR="00975CC4" w:rsidDel="00F22490" w:rsidRDefault="00975CC4" w:rsidP="00166AF3">
            <w:pPr>
              <w:pStyle w:val="TableBody"/>
              <w:keepNext/>
              <w:rPr>
                <w:del w:id="2740" w:author="Alban Roche" w:date="2017-08-02T16:26:00Z"/>
              </w:rPr>
            </w:pPr>
            <w:del w:id="2741" w:author="Alban Roche" w:date="2017-08-02T16:26:00Z">
              <w:r w:rsidDel="00F22490">
                <w:rPr>
                  <w:u w:val="single"/>
                </w:rPr>
                <w:delText>Parameter</w:delText>
              </w:r>
              <w:bookmarkStart w:id="2742" w:name="_Toc489456762"/>
              <w:bookmarkEnd w:id="2742"/>
            </w:del>
          </w:p>
          <w:p w14:paraId="6101F03E" w14:textId="669EEEF0" w:rsidR="00975CC4" w:rsidDel="00F22490" w:rsidRDefault="00975CC4" w:rsidP="00166AF3">
            <w:pPr>
              <w:pStyle w:val="TableBody"/>
              <w:keepNext/>
              <w:rPr>
                <w:del w:id="2743" w:author="Alban Roche" w:date="2017-08-02T16:26:00Z"/>
              </w:rPr>
            </w:pPr>
            <w:del w:id="2744" w:author="Alban Roche" w:date="2017-08-02T16:26:00Z">
              <w:r w:rsidRPr="00882B49" w:rsidDel="00F22490">
                <w:rPr>
                  <w:b/>
                </w:rPr>
                <w:delText>&lt;mode&gt;</w:delText>
              </w:r>
              <w:r w:rsidDel="00F22490">
                <w:tab/>
                <w:delText>0 or Omitted</w:delText>
              </w:r>
              <w:r w:rsidDel="00F22490">
                <w:tab/>
                <w:delText>Only CONNECT will be shown</w:delText>
              </w:r>
              <w:bookmarkStart w:id="2745" w:name="_Toc489456763"/>
              <w:bookmarkEnd w:id="2745"/>
            </w:del>
          </w:p>
          <w:p w14:paraId="226A5603" w14:textId="35F84196" w:rsidR="00975CC4" w:rsidRPr="0092199F" w:rsidDel="00F22490" w:rsidRDefault="00975CC4" w:rsidP="00166AF3">
            <w:pPr>
              <w:pStyle w:val="TableBody"/>
              <w:keepNext/>
              <w:rPr>
                <w:del w:id="2746" w:author="Alban Roche" w:date="2017-08-02T16:26:00Z"/>
              </w:rPr>
            </w:pPr>
            <w:del w:id="2747" w:author="Alban Roche" w:date="2017-08-02T16:26:00Z">
              <w:r w:rsidDel="00F22490">
                <w:tab/>
              </w:r>
              <w:r w:rsidDel="00F22490">
                <w:tab/>
                <w:delText>1</w:delText>
              </w:r>
              <w:r w:rsidDel="00F22490">
                <w:tab/>
              </w:r>
              <w:r w:rsidDel="00F22490">
                <w:tab/>
                <w:delText>CONNECT&lt;connection speed&gt; will be shown</w:delText>
              </w:r>
              <w:bookmarkStart w:id="2748" w:name="_Toc489456764"/>
              <w:bookmarkEnd w:id="2748"/>
            </w:del>
          </w:p>
        </w:tc>
        <w:bookmarkStart w:id="2749" w:name="_Toc489456765"/>
        <w:bookmarkEnd w:id="2749"/>
      </w:tr>
      <w:tr w:rsidR="00975CC4" w:rsidRPr="00C41274" w:rsidDel="00F22490" w14:paraId="05071BBF" w14:textId="0B926F3E" w:rsidTr="00166AF3">
        <w:trPr>
          <w:trHeight w:val="65"/>
          <w:del w:id="2750" w:author="Alban Roche" w:date="2017-08-02T16:26:00Z"/>
        </w:trPr>
        <w:tc>
          <w:tcPr>
            <w:tcW w:w="1728" w:type="dxa"/>
          </w:tcPr>
          <w:p w14:paraId="18098C7E" w14:textId="34EB2913" w:rsidR="00975CC4" w:rsidDel="00F22490" w:rsidRDefault="00975CC4" w:rsidP="00166AF3">
            <w:pPr>
              <w:pStyle w:val="TableBody"/>
              <w:rPr>
                <w:del w:id="2751" w:author="Alban Roche" w:date="2017-08-02T16:26:00Z"/>
                <w:i/>
              </w:rPr>
            </w:pPr>
            <w:del w:id="2752" w:author="Alban Roche" w:date="2017-08-02T16:26:00Z">
              <w:r w:rsidDel="00F22490">
                <w:rPr>
                  <w:u w:val="single"/>
                </w:rPr>
                <w:delText>Notes</w:delText>
              </w:r>
              <w:bookmarkStart w:id="2753" w:name="_Toc489456766"/>
              <w:bookmarkEnd w:id="2753"/>
            </w:del>
          </w:p>
        </w:tc>
        <w:tc>
          <w:tcPr>
            <w:tcW w:w="7560" w:type="dxa"/>
          </w:tcPr>
          <w:p w14:paraId="415F6DE1" w14:textId="64E6F6AE" w:rsidR="00975CC4" w:rsidRPr="00882B49" w:rsidDel="00F22490" w:rsidRDefault="00975CC4" w:rsidP="00166AF3">
            <w:pPr>
              <w:pStyle w:val="TableBody"/>
              <w:rPr>
                <w:del w:id="2754" w:author="Alban Roche" w:date="2017-08-02T16:26:00Z"/>
              </w:rPr>
            </w:pPr>
            <w:del w:id="2755" w:author="Alban Roche" w:date="2017-08-02T16:26:00Z">
              <w:r w:rsidRPr="00882B49" w:rsidDel="00F22490">
                <w:delText xml:space="preserve">This command has no effect and </w:delText>
              </w:r>
              <w:r w:rsidDel="00F22490">
                <w:delText xml:space="preserve">is </w:delText>
              </w:r>
              <w:r w:rsidRPr="00882B49" w:rsidDel="00F22490">
                <w:delText xml:space="preserve">not defined in </w:delText>
              </w:r>
              <w:r w:rsidDel="00F22490">
                <w:delText xml:space="preserve">the </w:delText>
              </w:r>
              <w:r w:rsidRPr="00882B49" w:rsidDel="00F22490">
                <w:delText>V.25ter specification</w:delText>
              </w:r>
              <w:r w:rsidDel="00F22490">
                <w:delText xml:space="preserve">; it was only </w:delText>
              </w:r>
              <w:r w:rsidRPr="00882B49" w:rsidDel="00F22490">
                <w:delText xml:space="preserve">implemented </w:delText>
              </w:r>
              <w:r w:rsidDel="00F22490">
                <w:delText xml:space="preserve">for </w:delText>
              </w:r>
              <w:r w:rsidRPr="00882B49" w:rsidDel="00F22490">
                <w:delText>compatibility reason</w:delText>
              </w:r>
              <w:r w:rsidDel="00F22490">
                <w:delText>s</w:delText>
              </w:r>
              <w:r w:rsidRPr="00882B49" w:rsidDel="00F22490">
                <w:delText>.</w:delText>
              </w:r>
              <w:r w:rsidDel="00F22490">
                <w:delText xml:space="preserve"> P</w:delText>
              </w:r>
              <w:r w:rsidRPr="00882B49" w:rsidDel="00F22490">
                <w:delText>arameters are ignored and are not saved in non-volatile memory.</w:delText>
              </w:r>
              <w:bookmarkStart w:id="2756" w:name="_Toc489456767"/>
              <w:bookmarkEnd w:id="2756"/>
            </w:del>
          </w:p>
        </w:tc>
        <w:bookmarkStart w:id="2757" w:name="_Toc489456768"/>
        <w:bookmarkEnd w:id="2757"/>
      </w:tr>
    </w:tbl>
    <w:p w14:paraId="7CC01B0A" w14:textId="77777777" w:rsidR="00975CC4" w:rsidRPr="00BB3AC1" w:rsidRDefault="00975CC4" w:rsidP="0059466D">
      <w:pPr>
        <w:pStyle w:val="Heading2"/>
        <w:numPr>
          <w:ilvl w:val="1"/>
          <w:numId w:val="11"/>
        </w:numPr>
        <w:ind w:left="1080" w:hanging="1080"/>
      </w:pPr>
      <w:bookmarkStart w:id="2758" w:name="_Ref472432766"/>
      <w:bookmarkStart w:id="2759" w:name="_Toc486251545"/>
      <w:bookmarkStart w:id="2760" w:name="_Ref479355966"/>
      <w:bookmarkStart w:id="2761" w:name="_Ref479355968"/>
      <w:bookmarkStart w:id="2762" w:name="_Toc489456769"/>
      <w:commentRangeStart w:id="2763"/>
      <w:r>
        <w:t xml:space="preserve">B </w:t>
      </w:r>
      <w:r w:rsidRPr="00AE67EA">
        <w:t xml:space="preserve">Command: </w:t>
      </w:r>
      <w:r>
        <w:t>Data Rate Selection</w:t>
      </w:r>
      <w:commentRangeEnd w:id="2763"/>
      <w:r>
        <w:rPr>
          <w:rStyle w:val="CommentReference"/>
          <w:rFonts w:ascii="Verdana" w:eastAsia="Times New Roman" w:hAnsi="Verdana" w:cs="Times New Roman"/>
          <w:b w:val="0"/>
          <w:lang w:eastAsia="en-US"/>
        </w:rPr>
        <w:commentReference w:id="2763"/>
      </w:r>
      <w:bookmarkEnd w:id="2758"/>
      <w:bookmarkEnd w:id="2759"/>
      <w:bookmarkEnd w:id="2760"/>
      <w:bookmarkEnd w:id="2761"/>
      <w:bookmarkEnd w:id="2762"/>
    </w:p>
    <w:tbl>
      <w:tblPr>
        <w:tblStyle w:val="TableSWIleft"/>
        <w:tblW w:w="9288" w:type="dxa"/>
        <w:tblLayout w:type="fixed"/>
        <w:tblLook w:val="04A0" w:firstRow="1" w:lastRow="0" w:firstColumn="1" w:lastColumn="0" w:noHBand="0" w:noVBand="1"/>
      </w:tblPr>
      <w:tblGrid>
        <w:gridCol w:w="1728"/>
        <w:gridCol w:w="7560"/>
      </w:tblGrid>
      <w:tr w:rsidR="00975CC4" w:rsidRPr="00C41274" w14:paraId="038AA86C"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70DA58B9" w14:textId="4C415B1D" w:rsidR="00975CC4" w:rsidRPr="00C41274" w:rsidRDefault="007A2E0B">
            <w:pPr>
              <w:pStyle w:val="TableRowHead"/>
              <w:spacing w:before="144" w:after="144"/>
              <w:rPr>
                <w:bCs w:val="0"/>
              </w:rPr>
            </w:pPr>
            <w:r>
              <w:t>HL7800</w:t>
            </w:r>
          </w:p>
        </w:tc>
      </w:tr>
      <w:tr w:rsidR="00975CC4" w:rsidRPr="00C41274" w14:paraId="3242C946" w14:textId="77777777" w:rsidTr="00166AF3">
        <w:trPr>
          <w:trHeight w:val="781"/>
        </w:trPr>
        <w:tc>
          <w:tcPr>
            <w:tcW w:w="1728" w:type="dxa"/>
          </w:tcPr>
          <w:p w14:paraId="796BEA68" w14:textId="77777777" w:rsidR="00975CC4" w:rsidRDefault="00975CC4" w:rsidP="00166AF3">
            <w:pPr>
              <w:pStyle w:val="TableBody"/>
              <w:rPr>
                <w:i/>
                <w:iCs/>
                <w:szCs w:val="18"/>
              </w:rPr>
            </w:pPr>
            <w:r>
              <w:rPr>
                <w:i/>
                <w:szCs w:val="18"/>
              </w:rPr>
              <w:t>Execute</w:t>
            </w:r>
            <w:r w:rsidRPr="00E161D8">
              <w:rPr>
                <w:i/>
                <w:iCs/>
                <w:szCs w:val="18"/>
              </w:rPr>
              <w:t xml:space="preserve"> command</w:t>
            </w:r>
          </w:p>
          <w:p w14:paraId="3C0C9A4F" w14:textId="77777777" w:rsidR="00975CC4" w:rsidRPr="00E161D8" w:rsidRDefault="00975CC4" w:rsidP="00166AF3">
            <w:pPr>
              <w:pStyle w:val="TableBody"/>
              <w:rPr>
                <w:i/>
                <w:iCs/>
                <w:szCs w:val="18"/>
              </w:rPr>
            </w:pPr>
          </w:p>
          <w:p w14:paraId="4A888C5C" w14:textId="77777777" w:rsidR="00975CC4" w:rsidRPr="00E161D8" w:rsidRDefault="00975CC4" w:rsidP="00166AF3">
            <w:pPr>
              <w:pStyle w:val="TableBody"/>
              <w:rPr>
                <w:szCs w:val="18"/>
                <w:u w:val="single"/>
              </w:rPr>
            </w:pPr>
            <w:r w:rsidRPr="00E161D8">
              <w:rPr>
                <w:szCs w:val="18"/>
                <w:u w:val="single"/>
              </w:rPr>
              <w:t>Syntax</w:t>
            </w:r>
          </w:p>
          <w:p w14:paraId="737D8015" w14:textId="77777777" w:rsidR="00975CC4" w:rsidRPr="00BB726B" w:rsidRDefault="00975CC4" w:rsidP="00166AF3">
            <w:pPr>
              <w:pStyle w:val="TableBody"/>
              <w:rPr>
                <w:b/>
              </w:rPr>
            </w:pPr>
            <w:r w:rsidRPr="00C6000C">
              <w:rPr>
                <w:b/>
                <w:szCs w:val="18"/>
              </w:rPr>
              <w:t>AT</w:t>
            </w:r>
            <w:r>
              <w:rPr>
                <w:b/>
                <w:szCs w:val="18"/>
              </w:rPr>
              <w:t>B&lt;rate&gt;</w:t>
            </w:r>
          </w:p>
        </w:tc>
        <w:tc>
          <w:tcPr>
            <w:tcW w:w="7560" w:type="dxa"/>
          </w:tcPr>
          <w:p w14:paraId="30A79D97" w14:textId="77777777" w:rsidR="00975CC4" w:rsidRDefault="00975CC4" w:rsidP="00166AF3">
            <w:pPr>
              <w:pStyle w:val="TableBody"/>
            </w:pPr>
          </w:p>
          <w:p w14:paraId="29557C5A" w14:textId="77777777" w:rsidR="00975CC4" w:rsidRDefault="00975CC4" w:rsidP="00166AF3">
            <w:pPr>
              <w:pStyle w:val="TableBody"/>
            </w:pPr>
          </w:p>
          <w:p w14:paraId="4F906202" w14:textId="77777777" w:rsidR="00975CC4" w:rsidRPr="000D4B27" w:rsidRDefault="00975CC4" w:rsidP="00166AF3">
            <w:pPr>
              <w:pStyle w:val="TableBody"/>
              <w:rPr>
                <w:u w:val="single"/>
              </w:rPr>
            </w:pPr>
            <w:r w:rsidRPr="000D4B27">
              <w:rPr>
                <w:u w:val="single"/>
              </w:rPr>
              <w:t>Response</w:t>
            </w:r>
          </w:p>
          <w:p w14:paraId="710CD458" w14:textId="77777777" w:rsidR="00975CC4" w:rsidRPr="00E161D8" w:rsidRDefault="00975CC4" w:rsidP="00166AF3">
            <w:pPr>
              <w:pStyle w:val="TableBody"/>
              <w:rPr>
                <w:b/>
              </w:rPr>
            </w:pPr>
            <w:r w:rsidRPr="00E161D8">
              <w:rPr>
                <w:b/>
              </w:rPr>
              <w:t>OK</w:t>
            </w:r>
          </w:p>
          <w:p w14:paraId="143B2A35" w14:textId="77777777" w:rsidR="00975CC4" w:rsidRPr="00E161D8" w:rsidRDefault="00975CC4" w:rsidP="00166AF3">
            <w:pPr>
              <w:pStyle w:val="TableBody"/>
            </w:pPr>
          </w:p>
          <w:p w14:paraId="3CCEFF02" w14:textId="77777777" w:rsidR="00975CC4" w:rsidRPr="000D4B27" w:rsidRDefault="00975CC4" w:rsidP="00166AF3">
            <w:pPr>
              <w:pStyle w:val="TableBody"/>
              <w:rPr>
                <w:u w:val="single"/>
              </w:rPr>
            </w:pPr>
            <w:r w:rsidRPr="00C12EE9">
              <w:rPr>
                <w:u w:val="single"/>
              </w:rPr>
              <w:t>Parameter</w:t>
            </w:r>
          </w:p>
          <w:p w14:paraId="6C19BBB4" w14:textId="77777777" w:rsidR="00975CC4" w:rsidRPr="0092199F" w:rsidRDefault="00975CC4" w:rsidP="00166AF3">
            <w:pPr>
              <w:pStyle w:val="TableBody"/>
            </w:pPr>
            <w:r>
              <w:rPr>
                <w:b/>
                <w:bCs/>
              </w:rPr>
              <w:t>&lt;rate&gt;</w:t>
            </w:r>
            <w:r>
              <w:rPr>
                <w:b/>
                <w:bCs/>
              </w:rPr>
              <w:tab/>
            </w:r>
            <w:r w:rsidRPr="000D4B27">
              <w:rPr>
                <w:bCs/>
              </w:rPr>
              <w:tab/>
            </w:r>
            <w:r>
              <w:rPr>
                <w:bCs/>
              </w:rPr>
              <w:t>0 – 99</w:t>
            </w:r>
            <w:r>
              <w:rPr>
                <w:bCs/>
              </w:rPr>
              <w:tab/>
            </w:r>
            <w:r>
              <w:rPr>
                <w:bCs/>
              </w:rPr>
              <w:tab/>
            </w:r>
            <w:r w:rsidRPr="000D4B27">
              <w:rPr>
                <w:bCs/>
              </w:rPr>
              <w:t>D</w:t>
            </w:r>
            <w:r>
              <w:rPr>
                <w:bCs/>
              </w:rPr>
              <w:t>ata rate</w:t>
            </w:r>
          </w:p>
        </w:tc>
      </w:tr>
      <w:tr w:rsidR="00975CC4" w:rsidRPr="00C41274" w14:paraId="38D9812D" w14:textId="77777777" w:rsidTr="00166AF3">
        <w:trPr>
          <w:trHeight w:val="781"/>
        </w:trPr>
        <w:tc>
          <w:tcPr>
            <w:tcW w:w="1728" w:type="dxa"/>
          </w:tcPr>
          <w:p w14:paraId="47305706" w14:textId="77777777" w:rsidR="00975CC4" w:rsidRPr="00026201" w:rsidRDefault="00975CC4" w:rsidP="00166AF3">
            <w:pPr>
              <w:pStyle w:val="TableBody"/>
              <w:rPr>
                <w:u w:val="single"/>
              </w:rPr>
            </w:pPr>
            <w:r w:rsidRPr="00026201">
              <w:rPr>
                <w:u w:val="single"/>
              </w:rPr>
              <w:t>Reference</w:t>
            </w:r>
          </w:p>
          <w:p w14:paraId="24875DCB" w14:textId="77777777" w:rsidR="00975CC4" w:rsidRDefault="00975CC4" w:rsidP="00166AF3">
            <w:pPr>
              <w:pStyle w:val="TableBody"/>
              <w:rPr>
                <w:i/>
                <w:szCs w:val="18"/>
              </w:rPr>
            </w:pPr>
            <w:r w:rsidRPr="00026201">
              <w:t>V.25Ter</w:t>
            </w:r>
          </w:p>
        </w:tc>
        <w:tc>
          <w:tcPr>
            <w:tcW w:w="7560" w:type="dxa"/>
          </w:tcPr>
          <w:p w14:paraId="7825FBB3" w14:textId="77777777" w:rsidR="00975CC4" w:rsidRPr="000D4B27" w:rsidRDefault="00975CC4" w:rsidP="00166AF3">
            <w:pPr>
              <w:pStyle w:val="TableBody"/>
              <w:rPr>
                <w:u w:val="single"/>
              </w:rPr>
            </w:pPr>
            <w:r w:rsidRPr="000D4B27">
              <w:rPr>
                <w:u w:val="single"/>
              </w:rPr>
              <w:t>Notes</w:t>
            </w:r>
          </w:p>
          <w:p w14:paraId="643602C1" w14:textId="77777777" w:rsidR="00975CC4" w:rsidRPr="00C12EE9" w:rsidRDefault="00975CC4" w:rsidP="0059466D">
            <w:pPr>
              <w:pStyle w:val="TableBody"/>
              <w:numPr>
                <w:ilvl w:val="0"/>
                <w:numId w:val="149"/>
              </w:numPr>
            </w:pPr>
            <w:r w:rsidRPr="00C12EE9">
              <w:t>This command has</w:t>
            </w:r>
            <w:r>
              <w:t xml:space="preserve"> no effect and was only </w:t>
            </w:r>
            <w:r w:rsidRPr="00C12EE9">
              <w:t>implemented for compliance with V.25ter.</w:t>
            </w:r>
            <w:r>
              <w:t xml:space="preserve"> Parameters are ignored and are not saved in non-volatile memory.</w:t>
            </w:r>
          </w:p>
          <w:p w14:paraId="0714825B" w14:textId="5227AC45" w:rsidR="00975CC4" w:rsidRPr="000D4B27" w:rsidRDefault="00975CC4" w:rsidP="0059466D">
            <w:pPr>
              <w:pStyle w:val="TableBody"/>
              <w:numPr>
                <w:ilvl w:val="0"/>
                <w:numId w:val="149"/>
              </w:numPr>
            </w:pPr>
          </w:p>
        </w:tc>
      </w:tr>
    </w:tbl>
    <w:p w14:paraId="0B3D63F5" w14:textId="77777777" w:rsidR="00975CC4" w:rsidRPr="00BB3AC1" w:rsidRDefault="00975CC4" w:rsidP="0059466D">
      <w:pPr>
        <w:pStyle w:val="Heading2"/>
        <w:numPr>
          <w:ilvl w:val="1"/>
          <w:numId w:val="11"/>
        </w:numPr>
        <w:ind w:left="1080" w:hanging="1080"/>
      </w:pPr>
      <w:bookmarkStart w:id="2764" w:name="_Ref472432771"/>
      <w:bookmarkStart w:id="2765" w:name="_Toc486251546"/>
      <w:bookmarkStart w:id="2766" w:name="_Ref479356068"/>
      <w:bookmarkStart w:id="2767" w:name="_Ref479356070"/>
      <w:bookmarkStart w:id="2768" w:name="_Toc489456770"/>
      <w:commentRangeStart w:id="2769"/>
      <w:r>
        <w:t xml:space="preserve">S2 </w:t>
      </w:r>
      <w:r w:rsidRPr="00AE67EA">
        <w:t xml:space="preserve">Command: </w:t>
      </w:r>
      <w:r>
        <w:t>Set Character for the Escape Sequence (Data to Command Mode)</w:t>
      </w:r>
      <w:commentRangeEnd w:id="2769"/>
      <w:r>
        <w:rPr>
          <w:rStyle w:val="CommentReference"/>
          <w:rFonts w:ascii="Verdana" w:eastAsia="Times New Roman" w:hAnsi="Verdana" w:cs="Times New Roman"/>
          <w:b w:val="0"/>
          <w:lang w:eastAsia="en-US"/>
        </w:rPr>
        <w:commentReference w:id="2769"/>
      </w:r>
      <w:bookmarkEnd w:id="2764"/>
      <w:bookmarkEnd w:id="2765"/>
      <w:bookmarkEnd w:id="2766"/>
      <w:bookmarkEnd w:id="2767"/>
      <w:bookmarkEnd w:id="2768"/>
    </w:p>
    <w:tbl>
      <w:tblPr>
        <w:tblStyle w:val="TableSWIleft"/>
        <w:tblW w:w="9288" w:type="dxa"/>
        <w:tblLayout w:type="fixed"/>
        <w:tblLook w:val="04A0" w:firstRow="1" w:lastRow="0" w:firstColumn="1" w:lastColumn="0" w:noHBand="0" w:noVBand="1"/>
      </w:tblPr>
      <w:tblGrid>
        <w:gridCol w:w="1728"/>
        <w:gridCol w:w="7560"/>
      </w:tblGrid>
      <w:tr w:rsidR="00975CC4" w:rsidRPr="00C41274" w14:paraId="5426DCB5"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4D3061DB" w14:textId="4CAEC168" w:rsidR="00975CC4" w:rsidRPr="00C41274" w:rsidRDefault="007A2E0B">
            <w:pPr>
              <w:pStyle w:val="TableRowHead"/>
              <w:spacing w:before="144" w:after="144"/>
              <w:rPr>
                <w:bCs w:val="0"/>
              </w:rPr>
            </w:pPr>
            <w:r>
              <w:t>HL7800</w:t>
            </w:r>
          </w:p>
        </w:tc>
      </w:tr>
      <w:tr w:rsidR="00975CC4" w:rsidRPr="00C41274" w14:paraId="1D86DEA4" w14:textId="77777777" w:rsidTr="00166AF3">
        <w:trPr>
          <w:trHeight w:val="781"/>
        </w:trPr>
        <w:tc>
          <w:tcPr>
            <w:tcW w:w="1728" w:type="dxa"/>
          </w:tcPr>
          <w:p w14:paraId="71EDF6E6" w14:textId="77777777" w:rsidR="00975CC4" w:rsidRPr="000D4B27" w:rsidRDefault="00975CC4" w:rsidP="00166AF3">
            <w:pPr>
              <w:pStyle w:val="TableBody"/>
              <w:rPr>
                <w:i/>
              </w:rPr>
            </w:pPr>
            <w:r w:rsidRPr="000D4B27">
              <w:rPr>
                <w:i/>
              </w:rPr>
              <w:t>Read command</w:t>
            </w:r>
          </w:p>
          <w:p w14:paraId="5125CC04" w14:textId="77777777" w:rsidR="00975CC4" w:rsidRPr="00E161D8" w:rsidRDefault="00975CC4" w:rsidP="00166AF3">
            <w:pPr>
              <w:pStyle w:val="TableBody"/>
            </w:pPr>
          </w:p>
          <w:p w14:paraId="32109609" w14:textId="77777777" w:rsidR="00975CC4" w:rsidRPr="00E161D8" w:rsidRDefault="00975CC4" w:rsidP="00166AF3">
            <w:pPr>
              <w:pStyle w:val="TableBody"/>
              <w:rPr>
                <w:u w:val="single"/>
              </w:rPr>
            </w:pPr>
            <w:r w:rsidRPr="00E161D8">
              <w:rPr>
                <w:u w:val="single"/>
              </w:rPr>
              <w:t>Syntax</w:t>
            </w:r>
          </w:p>
          <w:p w14:paraId="4158B647" w14:textId="77777777" w:rsidR="00975CC4" w:rsidRPr="00BB726B" w:rsidRDefault="00975CC4" w:rsidP="00166AF3">
            <w:pPr>
              <w:pStyle w:val="TableBody"/>
              <w:rPr>
                <w:b/>
              </w:rPr>
            </w:pPr>
            <w:r w:rsidRPr="00C6000C">
              <w:rPr>
                <w:b/>
              </w:rPr>
              <w:t>AT</w:t>
            </w:r>
            <w:r>
              <w:rPr>
                <w:b/>
              </w:rPr>
              <w:t>S2?</w:t>
            </w:r>
          </w:p>
        </w:tc>
        <w:tc>
          <w:tcPr>
            <w:tcW w:w="7560" w:type="dxa"/>
          </w:tcPr>
          <w:p w14:paraId="0355A7ED" w14:textId="77777777" w:rsidR="00975CC4" w:rsidRDefault="00975CC4" w:rsidP="00166AF3">
            <w:pPr>
              <w:pStyle w:val="TableBody"/>
              <w:rPr>
                <w:u w:val="single"/>
              </w:rPr>
            </w:pPr>
          </w:p>
          <w:p w14:paraId="0817D251" w14:textId="77777777" w:rsidR="00975CC4" w:rsidRDefault="00975CC4" w:rsidP="00166AF3">
            <w:pPr>
              <w:pStyle w:val="TableBody"/>
              <w:rPr>
                <w:u w:val="single"/>
              </w:rPr>
            </w:pPr>
          </w:p>
          <w:p w14:paraId="14EC2F24" w14:textId="77777777" w:rsidR="00975CC4" w:rsidRPr="00E161D8" w:rsidRDefault="00975CC4" w:rsidP="00166AF3">
            <w:pPr>
              <w:pStyle w:val="TableBody"/>
              <w:rPr>
                <w:u w:val="single"/>
              </w:rPr>
            </w:pPr>
            <w:r w:rsidRPr="00E161D8">
              <w:rPr>
                <w:u w:val="single"/>
              </w:rPr>
              <w:t>Response</w:t>
            </w:r>
          </w:p>
          <w:p w14:paraId="43D93705" w14:textId="77777777" w:rsidR="00975CC4" w:rsidRDefault="00975CC4" w:rsidP="00166AF3">
            <w:pPr>
              <w:pStyle w:val="TableBody"/>
              <w:rPr>
                <w:b/>
              </w:rPr>
            </w:pPr>
            <w:r>
              <w:rPr>
                <w:b/>
              </w:rPr>
              <w:t>&lt;n&gt;</w:t>
            </w:r>
          </w:p>
          <w:p w14:paraId="7F208478" w14:textId="77777777" w:rsidR="00975CC4" w:rsidRPr="0092199F" w:rsidRDefault="00975CC4" w:rsidP="00166AF3">
            <w:pPr>
              <w:pStyle w:val="TableBody"/>
            </w:pPr>
            <w:r w:rsidRPr="00E161D8">
              <w:rPr>
                <w:b/>
              </w:rPr>
              <w:t>OK</w:t>
            </w:r>
          </w:p>
        </w:tc>
      </w:tr>
      <w:tr w:rsidR="00975CC4" w:rsidRPr="00C41274" w14:paraId="7B00042C" w14:textId="77777777" w:rsidTr="00166AF3">
        <w:trPr>
          <w:trHeight w:val="781"/>
        </w:trPr>
        <w:tc>
          <w:tcPr>
            <w:tcW w:w="1728" w:type="dxa"/>
          </w:tcPr>
          <w:p w14:paraId="5A17F48C" w14:textId="77777777" w:rsidR="00975CC4" w:rsidRPr="000D4B27" w:rsidRDefault="00975CC4" w:rsidP="00166AF3">
            <w:pPr>
              <w:pStyle w:val="TableBody"/>
              <w:rPr>
                <w:i/>
              </w:rPr>
            </w:pPr>
            <w:r w:rsidRPr="000D4B27">
              <w:rPr>
                <w:i/>
              </w:rPr>
              <w:t>Write command</w:t>
            </w:r>
          </w:p>
          <w:p w14:paraId="640D76D3" w14:textId="77777777" w:rsidR="00975CC4" w:rsidRPr="00E161D8" w:rsidRDefault="00975CC4" w:rsidP="00166AF3">
            <w:pPr>
              <w:pStyle w:val="TableBody"/>
            </w:pPr>
          </w:p>
          <w:p w14:paraId="73945FEE" w14:textId="77777777" w:rsidR="00975CC4" w:rsidRPr="00E161D8" w:rsidRDefault="00975CC4" w:rsidP="00166AF3">
            <w:pPr>
              <w:pStyle w:val="TableBody"/>
              <w:rPr>
                <w:u w:val="single"/>
              </w:rPr>
            </w:pPr>
            <w:r w:rsidRPr="00E161D8">
              <w:rPr>
                <w:u w:val="single"/>
              </w:rPr>
              <w:t>Syntax</w:t>
            </w:r>
          </w:p>
          <w:p w14:paraId="1E312127" w14:textId="77777777" w:rsidR="00975CC4" w:rsidRDefault="00975CC4" w:rsidP="00166AF3">
            <w:pPr>
              <w:pStyle w:val="TableBody"/>
            </w:pPr>
            <w:r w:rsidRPr="00C6000C">
              <w:rPr>
                <w:b/>
              </w:rPr>
              <w:t>AT</w:t>
            </w:r>
            <w:r>
              <w:rPr>
                <w:b/>
              </w:rPr>
              <w:t>S2=&lt;n&gt;</w:t>
            </w:r>
            <w:r>
              <w:rPr>
                <w:b/>
              </w:rPr>
              <w:tab/>
            </w:r>
          </w:p>
        </w:tc>
        <w:tc>
          <w:tcPr>
            <w:tcW w:w="7560" w:type="dxa"/>
          </w:tcPr>
          <w:p w14:paraId="5DD19A07" w14:textId="77777777" w:rsidR="00975CC4" w:rsidRDefault="00975CC4" w:rsidP="00166AF3">
            <w:pPr>
              <w:pStyle w:val="TableBody"/>
              <w:rPr>
                <w:u w:val="single"/>
              </w:rPr>
            </w:pPr>
          </w:p>
          <w:p w14:paraId="4D0ED59C" w14:textId="77777777" w:rsidR="00975CC4" w:rsidRDefault="00975CC4" w:rsidP="00166AF3">
            <w:pPr>
              <w:pStyle w:val="TableBody"/>
              <w:rPr>
                <w:u w:val="single"/>
              </w:rPr>
            </w:pPr>
          </w:p>
          <w:p w14:paraId="4D259E0F" w14:textId="77777777" w:rsidR="00975CC4" w:rsidRPr="00E161D8" w:rsidRDefault="00975CC4" w:rsidP="00166AF3">
            <w:pPr>
              <w:pStyle w:val="TableBody"/>
              <w:rPr>
                <w:u w:val="single"/>
              </w:rPr>
            </w:pPr>
            <w:r w:rsidRPr="00E161D8">
              <w:rPr>
                <w:u w:val="single"/>
              </w:rPr>
              <w:t>Response</w:t>
            </w:r>
          </w:p>
          <w:p w14:paraId="372D7DDE" w14:textId="77777777" w:rsidR="00975CC4" w:rsidRPr="00E161D8" w:rsidRDefault="00975CC4" w:rsidP="00166AF3">
            <w:pPr>
              <w:pStyle w:val="TableBody"/>
              <w:rPr>
                <w:b/>
              </w:rPr>
            </w:pPr>
            <w:r w:rsidRPr="00E161D8">
              <w:rPr>
                <w:b/>
              </w:rPr>
              <w:t>OK</w:t>
            </w:r>
          </w:p>
          <w:p w14:paraId="67426E03" w14:textId="77777777" w:rsidR="00975CC4" w:rsidRPr="00E161D8" w:rsidRDefault="00975CC4" w:rsidP="00166AF3">
            <w:pPr>
              <w:pStyle w:val="TableBody"/>
            </w:pPr>
          </w:p>
          <w:p w14:paraId="7A83440D" w14:textId="77777777" w:rsidR="00975CC4" w:rsidRPr="00E161D8" w:rsidRDefault="00975CC4" w:rsidP="00166AF3">
            <w:pPr>
              <w:pStyle w:val="TableBody"/>
              <w:rPr>
                <w:u w:val="single"/>
              </w:rPr>
            </w:pPr>
            <w:r>
              <w:rPr>
                <w:u w:val="single"/>
              </w:rPr>
              <w:t>Parameter</w:t>
            </w:r>
          </w:p>
          <w:p w14:paraId="18D69432" w14:textId="77777777" w:rsidR="00975CC4" w:rsidRPr="000D4B27" w:rsidRDefault="00975CC4" w:rsidP="00166AF3">
            <w:pPr>
              <w:pStyle w:val="TableBody"/>
            </w:pPr>
            <w:r>
              <w:rPr>
                <w:b/>
                <w:bCs/>
              </w:rPr>
              <w:t>&lt;n&gt;</w:t>
            </w:r>
            <w:r>
              <w:rPr>
                <w:b/>
                <w:bCs/>
              </w:rPr>
              <w:tab/>
            </w:r>
            <w:r w:rsidRPr="001D7860">
              <w:rPr>
                <w:bCs/>
              </w:rPr>
              <w:t>O</w:t>
            </w:r>
            <w:r w:rsidRPr="00C45E33">
              <w:rPr>
                <w:bCs/>
              </w:rPr>
              <w:t>nly 43 ("+") is supported</w:t>
            </w:r>
          </w:p>
        </w:tc>
      </w:tr>
      <w:tr w:rsidR="00975CC4" w:rsidRPr="00C41274" w14:paraId="16E1B729" w14:textId="77777777" w:rsidTr="00166AF3">
        <w:trPr>
          <w:trHeight w:val="781"/>
        </w:trPr>
        <w:tc>
          <w:tcPr>
            <w:tcW w:w="1728" w:type="dxa"/>
          </w:tcPr>
          <w:p w14:paraId="4AAD0D29" w14:textId="77777777" w:rsidR="00975CC4" w:rsidRPr="00026201" w:rsidRDefault="00975CC4" w:rsidP="00166AF3">
            <w:pPr>
              <w:pStyle w:val="TableBody"/>
              <w:rPr>
                <w:u w:val="single"/>
              </w:rPr>
            </w:pPr>
            <w:r w:rsidRPr="00026201">
              <w:rPr>
                <w:u w:val="single"/>
              </w:rPr>
              <w:t>Reference</w:t>
            </w:r>
          </w:p>
          <w:p w14:paraId="6BDEBD6D" w14:textId="77777777" w:rsidR="00975CC4" w:rsidRDefault="00975CC4" w:rsidP="00166AF3">
            <w:pPr>
              <w:pStyle w:val="TableBody"/>
              <w:rPr>
                <w:i/>
                <w:szCs w:val="18"/>
              </w:rPr>
            </w:pPr>
            <w:r w:rsidRPr="00026201">
              <w:t>V.25Ter</w:t>
            </w:r>
          </w:p>
        </w:tc>
        <w:tc>
          <w:tcPr>
            <w:tcW w:w="7560" w:type="dxa"/>
          </w:tcPr>
          <w:p w14:paraId="5B15EF23" w14:textId="77777777" w:rsidR="00975CC4" w:rsidRPr="00C5228B" w:rsidRDefault="00975CC4" w:rsidP="00166AF3">
            <w:pPr>
              <w:pStyle w:val="TableBody"/>
              <w:rPr>
                <w:szCs w:val="18"/>
                <w:u w:val="single"/>
              </w:rPr>
            </w:pPr>
            <w:r w:rsidRPr="00C5228B">
              <w:rPr>
                <w:szCs w:val="18"/>
                <w:u w:val="single"/>
              </w:rPr>
              <w:t>Notes</w:t>
            </w:r>
          </w:p>
          <w:p w14:paraId="73840B52" w14:textId="77777777" w:rsidR="00975CC4" w:rsidRPr="000D4B27" w:rsidRDefault="00975CC4" w:rsidP="0059466D">
            <w:pPr>
              <w:pStyle w:val="TableBody"/>
              <w:numPr>
                <w:ilvl w:val="0"/>
                <w:numId w:val="151"/>
              </w:numPr>
            </w:pPr>
            <w:r w:rsidRPr="000D4B27">
              <w:t>This command has no effect</w:t>
            </w:r>
            <w:r>
              <w:t xml:space="preserve"> and was only </w:t>
            </w:r>
            <w:r w:rsidRPr="000D4B27">
              <w:t>implemented for compliance with V.25ter.</w:t>
            </w:r>
            <w:r>
              <w:t xml:space="preserve"> P</w:t>
            </w:r>
            <w:r w:rsidRPr="000D4B27">
              <w:t>arameters are ignored and are not saved in non-volatile memory</w:t>
            </w:r>
          </w:p>
          <w:p w14:paraId="2BB3416D" w14:textId="77777777" w:rsidR="00975CC4" w:rsidRDefault="00975CC4" w:rsidP="0059466D">
            <w:pPr>
              <w:pStyle w:val="TableBody"/>
              <w:numPr>
                <w:ilvl w:val="0"/>
                <w:numId w:val="151"/>
              </w:numPr>
              <w:rPr>
                <w:u w:val="single"/>
              </w:rPr>
            </w:pPr>
            <w:r>
              <w:t>&lt;n&gt; will not be shown by the AT&amp;V command.</w:t>
            </w:r>
          </w:p>
        </w:tc>
      </w:tr>
    </w:tbl>
    <w:p w14:paraId="6C3C5B16" w14:textId="51F6A438" w:rsidR="00975CC4" w:rsidDel="00F22490" w:rsidRDefault="00975CC4" w:rsidP="0059466D">
      <w:pPr>
        <w:pStyle w:val="Heading2"/>
        <w:numPr>
          <w:ilvl w:val="1"/>
          <w:numId w:val="11"/>
        </w:numPr>
        <w:ind w:left="1080" w:hanging="1080"/>
        <w:rPr>
          <w:del w:id="2770" w:author="Alban Roche" w:date="2017-08-02T16:27:00Z"/>
        </w:rPr>
      </w:pPr>
      <w:bookmarkStart w:id="2771" w:name="_Ref472432775"/>
      <w:bookmarkStart w:id="2772" w:name="_Toc486251547"/>
      <w:commentRangeStart w:id="2773"/>
      <w:del w:id="2774" w:author="Alban Roche" w:date="2017-08-02T16:27:00Z">
        <w:r w:rsidDel="00F22490">
          <w:delText>S3 Command: Command Line Termination Character</w:delText>
        </w:r>
        <w:commentRangeEnd w:id="2773"/>
        <w:r w:rsidDel="00F22490">
          <w:rPr>
            <w:rStyle w:val="CommentReference"/>
            <w:rFonts w:ascii="Verdana" w:eastAsia="Times New Roman" w:hAnsi="Verdana" w:cs="Times New Roman"/>
            <w:b w:val="0"/>
            <w:lang w:eastAsia="en-US"/>
          </w:rPr>
          <w:commentReference w:id="2773"/>
        </w:r>
        <w:bookmarkEnd w:id="2771"/>
        <w:bookmarkEnd w:id="2772"/>
      </w:del>
    </w:p>
    <w:p w14:paraId="627F47DC" w14:textId="4C015A21" w:rsidR="00975CC4" w:rsidRPr="00BB3AC1" w:rsidDel="00F22490" w:rsidRDefault="00975CC4" w:rsidP="00975CC4">
      <w:pPr>
        <w:pStyle w:val="Note"/>
        <w:keepNext/>
        <w:rPr>
          <w:del w:id="2775" w:author="Alban Roche" w:date="2017-08-02T16:27:00Z"/>
        </w:rPr>
      </w:pPr>
      <w:del w:id="2776" w:author="Alban Roche" w:date="2017-08-02T16:27:00Z">
        <w:r w:rsidDel="00F22490">
          <w:delText>F</w:delText>
        </w:r>
        <w:r w:rsidRPr="00893AA7" w:rsidDel="00F22490">
          <w:delText xml:space="preserve">or </w:delText>
        </w:r>
        <w:r w:rsidDel="00F22490">
          <w:delText>HL7618, HL7618RD, HL7648, HL7650, HL7688 and HL7690 only.</w:delText>
        </w:r>
      </w:del>
    </w:p>
    <w:tbl>
      <w:tblPr>
        <w:tblStyle w:val="TableSWIleft"/>
        <w:tblW w:w="9288" w:type="dxa"/>
        <w:tblLayout w:type="fixed"/>
        <w:tblLook w:val="04A0" w:firstRow="1" w:lastRow="0" w:firstColumn="1" w:lastColumn="0" w:noHBand="0" w:noVBand="1"/>
      </w:tblPr>
      <w:tblGrid>
        <w:gridCol w:w="1728"/>
        <w:gridCol w:w="7560"/>
      </w:tblGrid>
      <w:tr w:rsidR="00975CC4" w:rsidRPr="00C41274" w:rsidDel="00F22490" w14:paraId="13813937" w14:textId="1D0E4B56" w:rsidTr="00166AF3">
        <w:trPr>
          <w:cnfStyle w:val="100000000000" w:firstRow="1" w:lastRow="0" w:firstColumn="0" w:lastColumn="0" w:oddVBand="0" w:evenVBand="0" w:oddHBand="0" w:evenHBand="0" w:firstRowFirstColumn="0" w:firstRowLastColumn="0" w:lastRowFirstColumn="0" w:lastRowLastColumn="0"/>
          <w:del w:id="2777" w:author="Alban Roche" w:date="2017-08-02T16:27:00Z"/>
        </w:trPr>
        <w:tc>
          <w:tcPr>
            <w:tcW w:w="9288" w:type="dxa"/>
            <w:gridSpan w:val="2"/>
          </w:tcPr>
          <w:p w14:paraId="47F4C047" w14:textId="69E1F8AF" w:rsidR="00975CC4" w:rsidRPr="00C41274" w:rsidDel="00F22490" w:rsidRDefault="00975CC4">
            <w:pPr>
              <w:pStyle w:val="TableRowHead"/>
              <w:spacing w:before="144" w:after="144"/>
              <w:rPr>
                <w:del w:id="2778" w:author="Alban Roche" w:date="2017-08-02T16:27:00Z"/>
                <w:bCs w:val="0"/>
              </w:rPr>
            </w:pPr>
            <w:del w:id="2779" w:author="Alban Roche" w:date="2017-08-02T16:27:00Z">
              <w:r w:rsidDel="00F22490">
                <w:delText>HL7618, HL7618RD, HL7648, HL7650, HL7688 and HL7690</w:delText>
              </w:r>
            </w:del>
          </w:p>
        </w:tc>
      </w:tr>
      <w:tr w:rsidR="00975CC4" w:rsidRPr="00C41274" w:rsidDel="00F22490" w14:paraId="6780D4EB" w14:textId="41FF6888" w:rsidTr="00166AF3">
        <w:trPr>
          <w:trHeight w:val="781"/>
          <w:del w:id="2780" w:author="Alban Roche" w:date="2017-08-02T16:27:00Z"/>
        </w:trPr>
        <w:tc>
          <w:tcPr>
            <w:tcW w:w="1728" w:type="dxa"/>
          </w:tcPr>
          <w:p w14:paraId="5F7CA927" w14:textId="13441A87" w:rsidR="00975CC4" w:rsidRPr="00C41274" w:rsidDel="00F22490" w:rsidRDefault="00975CC4" w:rsidP="00166AF3">
            <w:pPr>
              <w:pStyle w:val="TableBody"/>
              <w:rPr>
                <w:del w:id="2781" w:author="Alban Roche" w:date="2017-08-02T16:27:00Z"/>
                <w:i/>
              </w:rPr>
            </w:pPr>
            <w:del w:id="2782" w:author="Alban Roche" w:date="2017-08-02T16:27:00Z">
              <w:r w:rsidRPr="00C41274" w:rsidDel="00F22490">
                <w:rPr>
                  <w:i/>
                </w:rPr>
                <w:delText>Read command</w:delText>
              </w:r>
            </w:del>
          </w:p>
          <w:p w14:paraId="4C722385" w14:textId="36BA5B0D" w:rsidR="00975CC4" w:rsidRPr="00D86F43" w:rsidDel="00F22490" w:rsidRDefault="00975CC4" w:rsidP="00166AF3">
            <w:pPr>
              <w:pStyle w:val="TableBody"/>
              <w:rPr>
                <w:del w:id="2783" w:author="Alban Roche" w:date="2017-08-02T16:27:00Z"/>
                <w:sz w:val="16"/>
                <w:szCs w:val="16"/>
              </w:rPr>
            </w:pPr>
          </w:p>
          <w:p w14:paraId="51C983CD" w14:textId="11935449" w:rsidR="00975CC4" w:rsidRPr="00C41274" w:rsidDel="00F22490" w:rsidRDefault="00975CC4" w:rsidP="00166AF3">
            <w:pPr>
              <w:pStyle w:val="TableBody"/>
              <w:rPr>
                <w:del w:id="2784" w:author="Alban Roche" w:date="2017-08-02T16:27:00Z"/>
                <w:u w:val="single"/>
              </w:rPr>
            </w:pPr>
            <w:del w:id="2785" w:author="Alban Roche" w:date="2017-08-02T16:27:00Z">
              <w:r w:rsidRPr="00C41274" w:rsidDel="00F22490">
                <w:rPr>
                  <w:u w:val="single"/>
                </w:rPr>
                <w:delText>Syntax</w:delText>
              </w:r>
            </w:del>
          </w:p>
          <w:p w14:paraId="3AD22B2F" w14:textId="32953458" w:rsidR="00975CC4" w:rsidRPr="00BB726B" w:rsidDel="00F22490" w:rsidRDefault="00975CC4" w:rsidP="00166AF3">
            <w:pPr>
              <w:pStyle w:val="TableBody"/>
              <w:rPr>
                <w:del w:id="2786" w:author="Alban Roche" w:date="2017-08-02T16:27:00Z"/>
                <w:b/>
              </w:rPr>
            </w:pPr>
            <w:del w:id="2787" w:author="Alban Roche" w:date="2017-08-02T16:27:00Z">
              <w:r w:rsidRPr="00C41274" w:rsidDel="00F22490">
                <w:rPr>
                  <w:b/>
                </w:rPr>
                <w:delText>ATS3?</w:delText>
              </w:r>
            </w:del>
          </w:p>
        </w:tc>
        <w:tc>
          <w:tcPr>
            <w:tcW w:w="7560" w:type="dxa"/>
          </w:tcPr>
          <w:p w14:paraId="2BCF9081" w14:textId="2105E7F7" w:rsidR="00975CC4" w:rsidRPr="00C41274" w:rsidDel="00F22490" w:rsidRDefault="00975CC4" w:rsidP="00166AF3">
            <w:pPr>
              <w:pStyle w:val="TableBody"/>
              <w:rPr>
                <w:del w:id="2788" w:author="Alban Roche" w:date="2017-08-02T16:27:00Z"/>
                <w:u w:val="single"/>
              </w:rPr>
            </w:pPr>
          </w:p>
          <w:p w14:paraId="54E763F4" w14:textId="7AA0B9F5" w:rsidR="00975CC4" w:rsidRPr="00D86F43" w:rsidDel="00F22490" w:rsidRDefault="00975CC4" w:rsidP="00166AF3">
            <w:pPr>
              <w:pStyle w:val="TableBody"/>
              <w:rPr>
                <w:del w:id="2789" w:author="Alban Roche" w:date="2017-08-02T16:27:00Z"/>
                <w:sz w:val="16"/>
                <w:szCs w:val="16"/>
                <w:u w:val="single"/>
              </w:rPr>
            </w:pPr>
          </w:p>
          <w:p w14:paraId="4BF25F3B" w14:textId="517128E7" w:rsidR="00975CC4" w:rsidRPr="00C41274" w:rsidDel="00F22490" w:rsidRDefault="00975CC4" w:rsidP="00166AF3">
            <w:pPr>
              <w:pStyle w:val="TableBody"/>
              <w:rPr>
                <w:del w:id="2790" w:author="Alban Roche" w:date="2017-08-02T16:27:00Z"/>
                <w:u w:val="single"/>
              </w:rPr>
            </w:pPr>
            <w:del w:id="2791" w:author="Alban Roche" w:date="2017-08-02T16:27:00Z">
              <w:r w:rsidRPr="00C41274" w:rsidDel="00F22490">
                <w:rPr>
                  <w:u w:val="single"/>
                </w:rPr>
                <w:delText>Response</w:delText>
              </w:r>
            </w:del>
          </w:p>
          <w:p w14:paraId="2C3C413D" w14:textId="5B4D3FD5" w:rsidR="00975CC4" w:rsidRPr="00C41274" w:rsidDel="00F22490" w:rsidRDefault="00975CC4" w:rsidP="00166AF3">
            <w:pPr>
              <w:pStyle w:val="TableBody"/>
              <w:rPr>
                <w:del w:id="2792" w:author="Alban Roche" w:date="2017-08-02T16:27:00Z"/>
                <w:b/>
              </w:rPr>
            </w:pPr>
            <w:del w:id="2793" w:author="Alban Roche" w:date="2017-08-02T16:27:00Z">
              <w:r w:rsidRPr="00C41274" w:rsidDel="00F22490">
                <w:rPr>
                  <w:b/>
                </w:rPr>
                <w:delText>&lt;n&gt;</w:delText>
              </w:r>
            </w:del>
          </w:p>
          <w:p w14:paraId="1E9F7CBB" w14:textId="589AB430" w:rsidR="00975CC4" w:rsidRPr="0092199F" w:rsidDel="00F22490" w:rsidRDefault="00975CC4" w:rsidP="00166AF3">
            <w:pPr>
              <w:pStyle w:val="TableBody"/>
              <w:rPr>
                <w:del w:id="2794" w:author="Alban Roche" w:date="2017-08-02T16:27:00Z"/>
              </w:rPr>
            </w:pPr>
            <w:del w:id="2795" w:author="Alban Roche" w:date="2017-08-02T16:27:00Z">
              <w:r w:rsidRPr="00C41274" w:rsidDel="00F22490">
                <w:rPr>
                  <w:b/>
                </w:rPr>
                <w:delText>OK</w:delText>
              </w:r>
            </w:del>
          </w:p>
        </w:tc>
      </w:tr>
      <w:tr w:rsidR="00975CC4" w:rsidRPr="00C41274" w:rsidDel="00F22490" w14:paraId="2A90EAFA" w14:textId="0A8075A6" w:rsidTr="00166AF3">
        <w:trPr>
          <w:trHeight w:val="781"/>
          <w:del w:id="2796" w:author="Alban Roche" w:date="2017-08-02T16:27:00Z"/>
        </w:trPr>
        <w:tc>
          <w:tcPr>
            <w:tcW w:w="1728" w:type="dxa"/>
          </w:tcPr>
          <w:p w14:paraId="5475240C" w14:textId="60C21C75" w:rsidR="00975CC4" w:rsidRPr="00C41274" w:rsidDel="00F22490" w:rsidRDefault="00975CC4" w:rsidP="00166AF3">
            <w:pPr>
              <w:pStyle w:val="TableBody"/>
              <w:rPr>
                <w:del w:id="2797" w:author="Alban Roche" w:date="2017-08-02T16:27:00Z"/>
                <w:i/>
              </w:rPr>
            </w:pPr>
            <w:del w:id="2798" w:author="Alban Roche" w:date="2017-08-02T16:27:00Z">
              <w:r w:rsidRPr="00C41274" w:rsidDel="00F22490">
                <w:rPr>
                  <w:i/>
                </w:rPr>
                <w:delText>Write command</w:delText>
              </w:r>
            </w:del>
          </w:p>
          <w:p w14:paraId="2CF4B0AF" w14:textId="11CAADD1" w:rsidR="00975CC4" w:rsidRPr="00D86F43" w:rsidDel="00F22490" w:rsidRDefault="00975CC4" w:rsidP="00166AF3">
            <w:pPr>
              <w:pStyle w:val="TableBody"/>
              <w:rPr>
                <w:del w:id="2799" w:author="Alban Roche" w:date="2017-08-02T16:27:00Z"/>
                <w:sz w:val="16"/>
                <w:szCs w:val="16"/>
              </w:rPr>
            </w:pPr>
          </w:p>
          <w:p w14:paraId="422AF8A0" w14:textId="3023020C" w:rsidR="00975CC4" w:rsidRPr="00C41274" w:rsidDel="00F22490" w:rsidRDefault="00975CC4" w:rsidP="00166AF3">
            <w:pPr>
              <w:pStyle w:val="TableBody"/>
              <w:rPr>
                <w:del w:id="2800" w:author="Alban Roche" w:date="2017-08-02T16:27:00Z"/>
                <w:u w:val="single"/>
              </w:rPr>
            </w:pPr>
            <w:del w:id="2801" w:author="Alban Roche" w:date="2017-08-02T16:27:00Z">
              <w:r w:rsidRPr="00C41274" w:rsidDel="00F22490">
                <w:rPr>
                  <w:u w:val="single"/>
                </w:rPr>
                <w:delText>Syntax</w:delText>
              </w:r>
            </w:del>
          </w:p>
          <w:p w14:paraId="0590DDCE" w14:textId="3CD94385" w:rsidR="00975CC4" w:rsidDel="00F22490" w:rsidRDefault="00975CC4" w:rsidP="00166AF3">
            <w:pPr>
              <w:pStyle w:val="TableBody"/>
              <w:rPr>
                <w:del w:id="2802" w:author="Alban Roche" w:date="2017-08-02T16:27:00Z"/>
              </w:rPr>
            </w:pPr>
            <w:del w:id="2803" w:author="Alban Roche" w:date="2017-08-02T16:27:00Z">
              <w:r w:rsidRPr="00C41274" w:rsidDel="00F22490">
                <w:rPr>
                  <w:b/>
                </w:rPr>
                <w:delText>ATS3=&lt;n&gt;</w:delText>
              </w:r>
            </w:del>
          </w:p>
        </w:tc>
        <w:tc>
          <w:tcPr>
            <w:tcW w:w="7560" w:type="dxa"/>
          </w:tcPr>
          <w:p w14:paraId="2199ECD9" w14:textId="7600212D" w:rsidR="00975CC4" w:rsidRPr="00C41274" w:rsidDel="00F22490" w:rsidRDefault="00975CC4" w:rsidP="00166AF3">
            <w:pPr>
              <w:pStyle w:val="TableBody"/>
              <w:rPr>
                <w:del w:id="2804" w:author="Alban Roche" w:date="2017-08-02T16:27:00Z"/>
                <w:u w:val="single"/>
              </w:rPr>
            </w:pPr>
          </w:p>
          <w:p w14:paraId="291FFF79" w14:textId="7E05AFB5" w:rsidR="00975CC4" w:rsidRPr="00D86F43" w:rsidDel="00F22490" w:rsidRDefault="00975CC4" w:rsidP="00166AF3">
            <w:pPr>
              <w:pStyle w:val="TableBody"/>
              <w:rPr>
                <w:del w:id="2805" w:author="Alban Roche" w:date="2017-08-02T16:27:00Z"/>
                <w:sz w:val="16"/>
                <w:szCs w:val="16"/>
                <w:u w:val="single"/>
              </w:rPr>
            </w:pPr>
          </w:p>
          <w:p w14:paraId="4B98991A" w14:textId="238C6CCE" w:rsidR="00975CC4" w:rsidRPr="00C41274" w:rsidDel="00F22490" w:rsidRDefault="00975CC4" w:rsidP="00166AF3">
            <w:pPr>
              <w:pStyle w:val="TableBody"/>
              <w:rPr>
                <w:del w:id="2806" w:author="Alban Roche" w:date="2017-08-02T16:27:00Z"/>
                <w:u w:val="single"/>
              </w:rPr>
            </w:pPr>
            <w:del w:id="2807" w:author="Alban Roche" w:date="2017-08-02T16:27:00Z">
              <w:r w:rsidRPr="00C41274" w:rsidDel="00F22490">
                <w:rPr>
                  <w:u w:val="single"/>
                </w:rPr>
                <w:delText>Response</w:delText>
              </w:r>
            </w:del>
          </w:p>
          <w:p w14:paraId="3836539C" w14:textId="1BE5F59B" w:rsidR="00975CC4" w:rsidRPr="00C41274" w:rsidDel="00F22490" w:rsidRDefault="00975CC4" w:rsidP="00166AF3">
            <w:pPr>
              <w:pStyle w:val="TableBody"/>
              <w:rPr>
                <w:del w:id="2808" w:author="Alban Roche" w:date="2017-08-02T16:27:00Z"/>
                <w:b/>
              </w:rPr>
            </w:pPr>
            <w:del w:id="2809" w:author="Alban Roche" w:date="2017-08-02T16:27:00Z">
              <w:r w:rsidRPr="00C41274" w:rsidDel="00F22490">
                <w:rPr>
                  <w:b/>
                </w:rPr>
                <w:delText>OK</w:delText>
              </w:r>
            </w:del>
          </w:p>
          <w:p w14:paraId="1732675C" w14:textId="600BFEE4" w:rsidR="00975CC4" w:rsidRPr="00D86F43" w:rsidDel="00F22490" w:rsidRDefault="00975CC4" w:rsidP="00166AF3">
            <w:pPr>
              <w:pStyle w:val="TableBody"/>
              <w:rPr>
                <w:del w:id="2810" w:author="Alban Roche" w:date="2017-08-02T16:27:00Z"/>
                <w:sz w:val="14"/>
                <w:szCs w:val="14"/>
              </w:rPr>
            </w:pPr>
          </w:p>
          <w:p w14:paraId="03B3E62E" w14:textId="40975C2F" w:rsidR="00975CC4" w:rsidRPr="00C41274" w:rsidDel="00F22490" w:rsidRDefault="00975CC4" w:rsidP="00166AF3">
            <w:pPr>
              <w:pStyle w:val="TableBody"/>
              <w:rPr>
                <w:del w:id="2811" w:author="Alban Roche" w:date="2017-08-02T16:27:00Z"/>
                <w:u w:val="single"/>
              </w:rPr>
            </w:pPr>
            <w:del w:id="2812" w:author="Alban Roche" w:date="2017-08-02T16:27:00Z">
              <w:r w:rsidRPr="00C41274" w:rsidDel="00F22490">
                <w:rPr>
                  <w:u w:val="single"/>
                </w:rPr>
                <w:delText>Parameters</w:delText>
              </w:r>
            </w:del>
          </w:p>
          <w:p w14:paraId="27921734" w14:textId="693DFF85" w:rsidR="00975CC4" w:rsidRPr="00C97578" w:rsidDel="00F22490" w:rsidRDefault="00975CC4" w:rsidP="00166AF3">
            <w:pPr>
              <w:pStyle w:val="TableBody"/>
              <w:rPr>
                <w:del w:id="2813" w:author="Alban Roche" w:date="2017-08-02T16:27:00Z"/>
              </w:rPr>
            </w:pPr>
            <w:del w:id="2814" w:author="Alban Roche" w:date="2017-08-02T16:27:00Z">
              <w:r w:rsidRPr="00C41274" w:rsidDel="00F22490">
                <w:rPr>
                  <w:b/>
                </w:rPr>
                <w:delText>&lt;n&gt;</w:delText>
              </w:r>
              <w:r w:rsidDel="00F22490">
                <w:rPr>
                  <w:b/>
                </w:rPr>
                <w:tab/>
              </w:r>
              <w:r w:rsidRPr="00C41274" w:rsidDel="00F22490">
                <w:rPr>
                  <w:snapToGrid w:val="0"/>
                  <w:lang w:eastAsia="zh-CN"/>
                </w:rPr>
                <w:delText>1</w:delText>
              </w:r>
              <w:r w:rsidRPr="00C41274" w:rsidDel="00F22490">
                <w:delText>3</w:delText>
              </w:r>
              <w:r w:rsidDel="00F22490">
                <w:tab/>
                <w:delText>C</w:delText>
              </w:r>
              <w:r w:rsidRPr="00C41274" w:rsidDel="00F22490">
                <w:delText>ommand line termination character</w:delText>
              </w:r>
              <w:r w:rsidDel="00F22490">
                <w:delText xml:space="preserve"> </w:delText>
              </w:r>
              <w:r w:rsidRPr="00C41274" w:rsidDel="00F22490">
                <w:delText>&lt;CR&gt;: carriage return</w:delText>
              </w:r>
            </w:del>
          </w:p>
        </w:tc>
      </w:tr>
      <w:tr w:rsidR="00975CC4" w:rsidRPr="00C41274" w:rsidDel="00F22490" w14:paraId="36DC83FD" w14:textId="4ED93CD3" w:rsidTr="00166AF3">
        <w:trPr>
          <w:trHeight w:val="65"/>
          <w:del w:id="2815" w:author="Alban Roche" w:date="2017-08-02T16:27:00Z"/>
        </w:trPr>
        <w:tc>
          <w:tcPr>
            <w:tcW w:w="1728" w:type="dxa"/>
          </w:tcPr>
          <w:p w14:paraId="14933E6F" w14:textId="6D1F1FF8" w:rsidR="00975CC4" w:rsidRPr="00C41274" w:rsidDel="00F22490" w:rsidRDefault="00975CC4" w:rsidP="00166AF3">
            <w:pPr>
              <w:pStyle w:val="TableBody"/>
              <w:rPr>
                <w:del w:id="2816" w:author="Alban Roche" w:date="2017-08-02T16:27:00Z"/>
                <w:u w:val="single"/>
              </w:rPr>
            </w:pPr>
            <w:del w:id="2817" w:author="Alban Roche" w:date="2017-08-02T16:27:00Z">
              <w:r w:rsidRPr="00C41274" w:rsidDel="00F22490">
                <w:rPr>
                  <w:u w:val="single"/>
                </w:rPr>
                <w:delText>Reference</w:delText>
              </w:r>
            </w:del>
          </w:p>
          <w:p w14:paraId="6FCED1FB" w14:textId="374189F6" w:rsidR="00975CC4" w:rsidDel="00F22490" w:rsidRDefault="00975CC4" w:rsidP="00166AF3">
            <w:pPr>
              <w:pStyle w:val="TableBody"/>
              <w:rPr>
                <w:del w:id="2818" w:author="Alban Roche" w:date="2017-08-02T16:27:00Z"/>
                <w:i/>
                <w:szCs w:val="18"/>
              </w:rPr>
            </w:pPr>
            <w:del w:id="2819" w:author="Alban Roche" w:date="2017-08-02T16:27:00Z">
              <w:r w:rsidRPr="00C41274" w:rsidDel="00F22490">
                <w:delText>V.25Ter</w:delText>
              </w:r>
            </w:del>
          </w:p>
        </w:tc>
        <w:tc>
          <w:tcPr>
            <w:tcW w:w="7560" w:type="dxa"/>
          </w:tcPr>
          <w:p w14:paraId="6C5A8A15" w14:textId="5621CEDE" w:rsidR="00975CC4" w:rsidRPr="00C41274" w:rsidDel="00F22490" w:rsidRDefault="00975CC4" w:rsidP="00166AF3">
            <w:pPr>
              <w:pStyle w:val="TableBody"/>
              <w:rPr>
                <w:del w:id="2820" w:author="Alban Roche" w:date="2017-08-02T16:27:00Z"/>
                <w:u w:val="single"/>
              </w:rPr>
            </w:pPr>
            <w:del w:id="2821" w:author="Alban Roche" w:date="2017-08-02T16:27:00Z">
              <w:r w:rsidRPr="00C41274" w:rsidDel="00F22490">
                <w:rPr>
                  <w:u w:val="single"/>
                </w:rPr>
                <w:delText>Notes</w:delText>
              </w:r>
            </w:del>
          </w:p>
          <w:p w14:paraId="68704A3A" w14:textId="1DF4AE8E" w:rsidR="00975CC4" w:rsidDel="00F22490" w:rsidRDefault="00975CC4" w:rsidP="00166AF3">
            <w:pPr>
              <w:pStyle w:val="TableBody"/>
              <w:rPr>
                <w:del w:id="2822" w:author="Alban Roche" w:date="2017-08-02T16:27:00Z"/>
                <w:u w:val="single"/>
              </w:rPr>
            </w:pPr>
            <w:del w:id="2823" w:author="Alban Roche" w:date="2017-08-02T16:27:00Z">
              <w:r w:rsidDel="00F22490">
                <w:delText>This command has no effect and was only implemented for compliance with V.25ter. Parameters are ignored and are not saved in non-volatile memory.</w:delText>
              </w:r>
            </w:del>
          </w:p>
        </w:tc>
      </w:tr>
    </w:tbl>
    <w:p w14:paraId="44C0507C" w14:textId="0EF2B071" w:rsidR="00975CC4" w:rsidDel="00F22490" w:rsidRDefault="00975CC4" w:rsidP="0059466D">
      <w:pPr>
        <w:pStyle w:val="Heading2"/>
        <w:numPr>
          <w:ilvl w:val="1"/>
          <w:numId w:val="11"/>
        </w:numPr>
        <w:ind w:left="1080" w:hanging="1080"/>
        <w:rPr>
          <w:del w:id="2824" w:author="Alban Roche" w:date="2017-08-02T16:27:00Z"/>
        </w:rPr>
      </w:pPr>
      <w:bookmarkStart w:id="2825" w:name="_Ref472432782"/>
      <w:bookmarkStart w:id="2826" w:name="_Toc486251548"/>
      <w:commentRangeStart w:id="2827"/>
      <w:del w:id="2828" w:author="Alban Roche" w:date="2017-08-02T16:27:00Z">
        <w:r w:rsidDel="00F22490">
          <w:delText>S10 Command: Automatic Disconnect Delay</w:delText>
        </w:r>
        <w:commentRangeEnd w:id="2827"/>
        <w:r w:rsidDel="00F22490">
          <w:rPr>
            <w:rStyle w:val="CommentReference"/>
            <w:rFonts w:ascii="Verdana" w:eastAsia="Times New Roman" w:hAnsi="Verdana" w:cs="Times New Roman"/>
            <w:b w:val="0"/>
            <w:lang w:eastAsia="en-US"/>
          </w:rPr>
          <w:commentReference w:id="2827"/>
        </w:r>
        <w:bookmarkEnd w:id="2825"/>
        <w:bookmarkEnd w:id="2826"/>
      </w:del>
    </w:p>
    <w:p w14:paraId="20DC7B24" w14:textId="38DAC9BB" w:rsidR="00975CC4" w:rsidRPr="00BB3AC1" w:rsidDel="00F22490" w:rsidRDefault="00975CC4" w:rsidP="00975CC4">
      <w:pPr>
        <w:pStyle w:val="Note"/>
        <w:keepNext/>
        <w:rPr>
          <w:del w:id="2829" w:author="Alban Roche" w:date="2017-08-02T16:27:00Z"/>
        </w:rPr>
      </w:pPr>
      <w:del w:id="2830" w:author="Alban Roche" w:date="2017-08-02T16:27:00Z">
        <w:r w:rsidDel="00F22490">
          <w:delText>F</w:delText>
        </w:r>
        <w:r w:rsidRPr="00893AA7" w:rsidDel="00F22490">
          <w:delText xml:space="preserve">or </w:delText>
        </w:r>
        <w:r w:rsidDel="00F22490">
          <w:delText>HL7618, HL7618RD, HL7648, HL7650, HL7688 and HL7690 only.</w:delText>
        </w:r>
      </w:del>
    </w:p>
    <w:tbl>
      <w:tblPr>
        <w:tblStyle w:val="TableSWIleft"/>
        <w:tblW w:w="9288" w:type="dxa"/>
        <w:tblLayout w:type="fixed"/>
        <w:tblLook w:val="04A0" w:firstRow="1" w:lastRow="0" w:firstColumn="1" w:lastColumn="0" w:noHBand="0" w:noVBand="1"/>
      </w:tblPr>
      <w:tblGrid>
        <w:gridCol w:w="1728"/>
        <w:gridCol w:w="7560"/>
      </w:tblGrid>
      <w:tr w:rsidR="00975CC4" w:rsidRPr="00C41274" w:rsidDel="00F22490" w14:paraId="7D3E1591" w14:textId="2A21B649" w:rsidTr="00166AF3">
        <w:trPr>
          <w:cnfStyle w:val="100000000000" w:firstRow="1" w:lastRow="0" w:firstColumn="0" w:lastColumn="0" w:oddVBand="0" w:evenVBand="0" w:oddHBand="0" w:evenHBand="0" w:firstRowFirstColumn="0" w:firstRowLastColumn="0" w:lastRowFirstColumn="0" w:lastRowLastColumn="0"/>
          <w:del w:id="2831" w:author="Alban Roche" w:date="2017-08-02T16:27:00Z"/>
        </w:trPr>
        <w:tc>
          <w:tcPr>
            <w:tcW w:w="9288" w:type="dxa"/>
            <w:gridSpan w:val="2"/>
          </w:tcPr>
          <w:p w14:paraId="456CE29A" w14:textId="2A44BD5F" w:rsidR="00975CC4" w:rsidRPr="00C41274" w:rsidDel="00F22490" w:rsidRDefault="00975CC4">
            <w:pPr>
              <w:pStyle w:val="TableRowHead"/>
              <w:spacing w:before="144" w:after="144"/>
              <w:rPr>
                <w:del w:id="2832" w:author="Alban Roche" w:date="2017-08-02T16:27:00Z"/>
                <w:bCs w:val="0"/>
              </w:rPr>
            </w:pPr>
            <w:del w:id="2833" w:author="Alban Roche" w:date="2017-08-02T16:27:00Z">
              <w:r w:rsidDel="00F22490">
                <w:delText>HL7618, HL7618RD, HL7648, HL7650, HL7688 and HL7690</w:delText>
              </w:r>
            </w:del>
          </w:p>
        </w:tc>
      </w:tr>
      <w:tr w:rsidR="00975CC4" w:rsidRPr="00C41274" w:rsidDel="00F22490" w14:paraId="0701CF39" w14:textId="4D9C3AC7" w:rsidTr="00166AF3">
        <w:trPr>
          <w:trHeight w:val="781"/>
          <w:del w:id="2834" w:author="Alban Roche" w:date="2017-08-02T16:27:00Z"/>
        </w:trPr>
        <w:tc>
          <w:tcPr>
            <w:tcW w:w="1728" w:type="dxa"/>
          </w:tcPr>
          <w:p w14:paraId="51CE63E5" w14:textId="3B772FC5" w:rsidR="00975CC4" w:rsidRPr="00C41274" w:rsidDel="00F22490" w:rsidRDefault="00975CC4" w:rsidP="00166AF3">
            <w:pPr>
              <w:pStyle w:val="TableBody"/>
              <w:rPr>
                <w:del w:id="2835" w:author="Alban Roche" w:date="2017-08-02T16:27:00Z"/>
                <w:i/>
              </w:rPr>
            </w:pPr>
            <w:del w:id="2836" w:author="Alban Roche" w:date="2017-08-02T16:27:00Z">
              <w:r w:rsidRPr="00C41274" w:rsidDel="00F22490">
                <w:rPr>
                  <w:i/>
                </w:rPr>
                <w:delText>Read command</w:delText>
              </w:r>
            </w:del>
          </w:p>
          <w:p w14:paraId="75DB2AB8" w14:textId="66705FD2" w:rsidR="00975CC4" w:rsidRPr="00D86F43" w:rsidDel="00F22490" w:rsidRDefault="00975CC4" w:rsidP="00166AF3">
            <w:pPr>
              <w:pStyle w:val="TableBody"/>
              <w:rPr>
                <w:del w:id="2837" w:author="Alban Roche" w:date="2017-08-02T16:27:00Z"/>
                <w:sz w:val="16"/>
                <w:szCs w:val="16"/>
              </w:rPr>
            </w:pPr>
          </w:p>
          <w:p w14:paraId="7402CF93" w14:textId="57F693A5" w:rsidR="00975CC4" w:rsidRPr="00C41274" w:rsidDel="00F22490" w:rsidRDefault="00975CC4" w:rsidP="00166AF3">
            <w:pPr>
              <w:pStyle w:val="TableBody"/>
              <w:rPr>
                <w:del w:id="2838" w:author="Alban Roche" w:date="2017-08-02T16:27:00Z"/>
                <w:u w:val="single"/>
              </w:rPr>
            </w:pPr>
            <w:del w:id="2839" w:author="Alban Roche" w:date="2017-08-02T16:27:00Z">
              <w:r w:rsidRPr="00C41274" w:rsidDel="00F22490">
                <w:rPr>
                  <w:u w:val="single"/>
                </w:rPr>
                <w:delText>Syntax</w:delText>
              </w:r>
            </w:del>
          </w:p>
          <w:p w14:paraId="2AE228A0" w14:textId="5558F7BB" w:rsidR="00975CC4" w:rsidRPr="00BB726B" w:rsidDel="00F22490" w:rsidRDefault="00975CC4" w:rsidP="00166AF3">
            <w:pPr>
              <w:pStyle w:val="TableBody"/>
              <w:rPr>
                <w:del w:id="2840" w:author="Alban Roche" w:date="2017-08-02T16:27:00Z"/>
                <w:b/>
              </w:rPr>
            </w:pPr>
            <w:del w:id="2841" w:author="Alban Roche" w:date="2017-08-02T16:27:00Z">
              <w:r w:rsidRPr="00C41274" w:rsidDel="00F22490">
                <w:rPr>
                  <w:b/>
                </w:rPr>
                <w:delText>ATS10?</w:delText>
              </w:r>
            </w:del>
          </w:p>
        </w:tc>
        <w:tc>
          <w:tcPr>
            <w:tcW w:w="7560" w:type="dxa"/>
          </w:tcPr>
          <w:p w14:paraId="413D3D18" w14:textId="512496F3" w:rsidR="00975CC4" w:rsidRPr="00C41274" w:rsidDel="00F22490" w:rsidRDefault="00975CC4" w:rsidP="00166AF3">
            <w:pPr>
              <w:pStyle w:val="TableBody"/>
              <w:rPr>
                <w:del w:id="2842" w:author="Alban Roche" w:date="2017-08-02T16:27:00Z"/>
              </w:rPr>
            </w:pPr>
          </w:p>
          <w:p w14:paraId="655D99AF" w14:textId="03BFD633" w:rsidR="00975CC4" w:rsidRPr="00D86F43" w:rsidDel="00F22490" w:rsidRDefault="00975CC4" w:rsidP="00166AF3">
            <w:pPr>
              <w:pStyle w:val="TableBody"/>
              <w:rPr>
                <w:del w:id="2843" w:author="Alban Roche" w:date="2017-08-02T16:27:00Z"/>
                <w:sz w:val="16"/>
                <w:szCs w:val="16"/>
              </w:rPr>
            </w:pPr>
          </w:p>
          <w:p w14:paraId="52DDB1DA" w14:textId="35CCF721" w:rsidR="00975CC4" w:rsidRPr="00C41274" w:rsidDel="00F22490" w:rsidRDefault="00975CC4" w:rsidP="00166AF3">
            <w:pPr>
              <w:pStyle w:val="TableBody"/>
              <w:rPr>
                <w:del w:id="2844" w:author="Alban Roche" w:date="2017-08-02T16:27:00Z"/>
                <w:u w:val="single"/>
              </w:rPr>
            </w:pPr>
            <w:del w:id="2845" w:author="Alban Roche" w:date="2017-08-02T16:27:00Z">
              <w:r w:rsidRPr="00C41274" w:rsidDel="00F22490">
                <w:rPr>
                  <w:u w:val="single"/>
                </w:rPr>
                <w:delText>Response</w:delText>
              </w:r>
            </w:del>
          </w:p>
          <w:p w14:paraId="1DFCEBE3" w14:textId="6A2031F3" w:rsidR="00975CC4" w:rsidRPr="00C41274" w:rsidDel="00F22490" w:rsidRDefault="00975CC4" w:rsidP="00166AF3">
            <w:pPr>
              <w:pStyle w:val="TableBody"/>
              <w:rPr>
                <w:del w:id="2846" w:author="Alban Roche" w:date="2017-08-02T16:27:00Z"/>
                <w:b/>
              </w:rPr>
            </w:pPr>
            <w:del w:id="2847" w:author="Alban Roche" w:date="2017-08-02T16:27:00Z">
              <w:r w:rsidRPr="00C41274" w:rsidDel="00F22490">
                <w:rPr>
                  <w:b/>
                </w:rPr>
                <w:delText xml:space="preserve">&lt;time&gt; </w:delText>
              </w:r>
            </w:del>
          </w:p>
          <w:p w14:paraId="0AF22854" w14:textId="75E0D6C5" w:rsidR="00975CC4" w:rsidRPr="0092199F" w:rsidDel="00F22490" w:rsidRDefault="00975CC4" w:rsidP="00166AF3">
            <w:pPr>
              <w:pStyle w:val="TableBody"/>
              <w:rPr>
                <w:del w:id="2848" w:author="Alban Roche" w:date="2017-08-02T16:27:00Z"/>
              </w:rPr>
            </w:pPr>
            <w:del w:id="2849" w:author="Alban Roche" w:date="2017-08-02T16:27:00Z">
              <w:r w:rsidRPr="00C41274" w:rsidDel="00F22490">
                <w:rPr>
                  <w:b/>
                </w:rPr>
                <w:delText>OK</w:delText>
              </w:r>
            </w:del>
          </w:p>
        </w:tc>
      </w:tr>
      <w:tr w:rsidR="00975CC4" w:rsidRPr="00C41274" w:rsidDel="00F22490" w14:paraId="3B2BC548" w14:textId="5B87CD38" w:rsidTr="00166AF3">
        <w:trPr>
          <w:trHeight w:val="781"/>
          <w:del w:id="2850" w:author="Alban Roche" w:date="2017-08-02T16:27:00Z"/>
        </w:trPr>
        <w:tc>
          <w:tcPr>
            <w:tcW w:w="1728" w:type="dxa"/>
          </w:tcPr>
          <w:p w14:paraId="6B7773BA" w14:textId="5B8A708A" w:rsidR="00975CC4" w:rsidRPr="00C41274" w:rsidDel="00F22490" w:rsidRDefault="00975CC4" w:rsidP="00166AF3">
            <w:pPr>
              <w:pStyle w:val="TableBody"/>
              <w:rPr>
                <w:del w:id="2851" w:author="Alban Roche" w:date="2017-08-02T16:27:00Z"/>
                <w:i/>
              </w:rPr>
            </w:pPr>
            <w:del w:id="2852" w:author="Alban Roche" w:date="2017-08-02T16:27:00Z">
              <w:r w:rsidRPr="00C41274" w:rsidDel="00F22490">
                <w:rPr>
                  <w:i/>
                </w:rPr>
                <w:delText>Write command</w:delText>
              </w:r>
            </w:del>
          </w:p>
          <w:p w14:paraId="609FA559" w14:textId="690C4827" w:rsidR="00975CC4" w:rsidRPr="00D86F43" w:rsidDel="00F22490" w:rsidRDefault="00975CC4" w:rsidP="00166AF3">
            <w:pPr>
              <w:pStyle w:val="TableBody"/>
              <w:rPr>
                <w:del w:id="2853" w:author="Alban Roche" w:date="2017-08-02T16:27:00Z"/>
                <w:sz w:val="16"/>
                <w:szCs w:val="16"/>
              </w:rPr>
            </w:pPr>
          </w:p>
          <w:p w14:paraId="67972E0E" w14:textId="00EFACC4" w:rsidR="00975CC4" w:rsidRPr="00C41274" w:rsidDel="00F22490" w:rsidRDefault="00975CC4" w:rsidP="00166AF3">
            <w:pPr>
              <w:pStyle w:val="TableBody"/>
              <w:rPr>
                <w:del w:id="2854" w:author="Alban Roche" w:date="2017-08-02T16:27:00Z"/>
                <w:u w:val="single"/>
              </w:rPr>
            </w:pPr>
            <w:del w:id="2855" w:author="Alban Roche" w:date="2017-08-02T16:27:00Z">
              <w:r w:rsidRPr="00C41274" w:rsidDel="00F22490">
                <w:rPr>
                  <w:u w:val="single"/>
                </w:rPr>
                <w:delText>Syntax</w:delText>
              </w:r>
            </w:del>
          </w:p>
          <w:p w14:paraId="2DCED06A" w14:textId="3928E7B0" w:rsidR="00975CC4" w:rsidRPr="00C41274" w:rsidDel="00F22490" w:rsidRDefault="00975CC4" w:rsidP="00166AF3">
            <w:pPr>
              <w:pStyle w:val="TableBody"/>
              <w:rPr>
                <w:del w:id="2856" w:author="Alban Roche" w:date="2017-08-02T16:27:00Z"/>
                <w:b/>
              </w:rPr>
            </w:pPr>
            <w:del w:id="2857" w:author="Alban Roche" w:date="2017-08-02T16:27:00Z">
              <w:r w:rsidRPr="00C41274" w:rsidDel="00F22490">
                <w:rPr>
                  <w:b/>
                </w:rPr>
                <w:delText xml:space="preserve">ATS10=&lt;time&gt; </w:delText>
              </w:r>
            </w:del>
          </w:p>
          <w:p w14:paraId="721E399D" w14:textId="714D21CF" w:rsidR="00975CC4" w:rsidRPr="00C41274" w:rsidDel="00F22490" w:rsidRDefault="00975CC4" w:rsidP="00166AF3">
            <w:pPr>
              <w:pStyle w:val="TableBody"/>
              <w:rPr>
                <w:del w:id="2858" w:author="Alban Roche" w:date="2017-08-02T16:27:00Z"/>
              </w:rPr>
            </w:pPr>
          </w:p>
          <w:p w14:paraId="0C952457" w14:textId="3716FF1B" w:rsidR="00975CC4" w:rsidDel="00F22490" w:rsidRDefault="00975CC4" w:rsidP="00166AF3">
            <w:pPr>
              <w:pStyle w:val="TableBody"/>
              <w:rPr>
                <w:del w:id="2859" w:author="Alban Roche" w:date="2017-08-02T16:27:00Z"/>
              </w:rPr>
            </w:pPr>
          </w:p>
        </w:tc>
        <w:tc>
          <w:tcPr>
            <w:tcW w:w="7560" w:type="dxa"/>
          </w:tcPr>
          <w:p w14:paraId="509FCB16" w14:textId="084580DC" w:rsidR="00975CC4" w:rsidRPr="00C41274" w:rsidDel="00F22490" w:rsidRDefault="00975CC4" w:rsidP="00166AF3">
            <w:pPr>
              <w:pStyle w:val="TableBody"/>
              <w:rPr>
                <w:del w:id="2860" w:author="Alban Roche" w:date="2017-08-02T16:27:00Z"/>
              </w:rPr>
            </w:pPr>
          </w:p>
          <w:p w14:paraId="1D3EEEA6" w14:textId="6D6D276D" w:rsidR="00975CC4" w:rsidRPr="00D86F43" w:rsidDel="00F22490" w:rsidRDefault="00975CC4" w:rsidP="00166AF3">
            <w:pPr>
              <w:pStyle w:val="TableBody"/>
              <w:rPr>
                <w:del w:id="2861" w:author="Alban Roche" w:date="2017-08-02T16:27:00Z"/>
                <w:sz w:val="16"/>
                <w:szCs w:val="16"/>
              </w:rPr>
            </w:pPr>
          </w:p>
          <w:p w14:paraId="1256201D" w14:textId="641C01D4" w:rsidR="00975CC4" w:rsidRPr="00C41274" w:rsidDel="00F22490" w:rsidRDefault="00975CC4" w:rsidP="00166AF3">
            <w:pPr>
              <w:pStyle w:val="TableBody"/>
              <w:rPr>
                <w:del w:id="2862" w:author="Alban Roche" w:date="2017-08-02T16:27:00Z"/>
                <w:u w:val="single"/>
                <w:lang w:eastAsia="zh-CN"/>
              </w:rPr>
            </w:pPr>
            <w:del w:id="2863" w:author="Alban Roche" w:date="2017-08-02T16:27:00Z">
              <w:r w:rsidRPr="00C41274" w:rsidDel="00F22490">
                <w:rPr>
                  <w:u w:val="single"/>
                </w:rPr>
                <w:delText>Response</w:delText>
              </w:r>
            </w:del>
          </w:p>
          <w:p w14:paraId="0D1AA8CB" w14:textId="21A49A4F" w:rsidR="00975CC4" w:rsidRPr="00C41274" w:rsidDel="00F22490" w:rsidRDefault="00975CC4" w:rsidP="00166AF3">
            <w:pPr>
              <w:pStyle w:val="TableBody"/>
              <w:rPr>
                <w:del w:id="2864" w:author="Alban Roche" w:date="2017-08-02T16:27:00Z"/>
                <w:b/>
              </w:rPr>
            </w:pPr>
            <w:del w:id="2865" w:author="Alban Roche" w:date="2017-08-02T16:27:00Z">
              <w:r w:rsidRPr="00C41274" w:rsidDel="00F22490">
                <w:rPr>
                  <w:b/>
                </w:rPr>
                <w:delText>OK</w:delText>
              </w:r>
            </w:del>
          </w:p>
          <w:p w14:paraId="52CA2652" w14:textId="42C08099" w:rsidR="00975CC4" w:rsidRPr="00D86F43" w:rsidDel="00F22490" w:rsidRDefault="00975CC4" w:rsidP="00166AF3">
            <w:pPr>
              <w:pStyle w:val="TableBody"/>
              <w:rPr>
                <w:del w:id="2866" w:author="Alban Roche" w:date="2017-08-02T16:27:00Z"/>
                <w:sz w:val="14"/>
                <w:szCs w:val="14"/>
              </w:rPr>
            </w:pPr>
          </w:p>
          <w:p w14:paraId="302D08EF" w14:textId="4B70ACC1" w:rsidR="00975CC4" w:rsidRPr="00C41274" w:rsidDel="00F22490" w:rsidRDefault="00975CC4" w:rsidP="00166AF3">
            <w:pPr>
              <w:pStyle w:val="TableBody"/>
              <w:rPr>
                <w:del w:id="2867" w:author="Alban Roche" w:date="2017-08-02T16:27:00Z"/>
                <w:snapToGrid w:val="0"/>
                <w:u w:val="single"/>
              </w:rPr>
            </w:pPr>
            <w:del w:id="2868" w:author="Alban Roche" w:date="2017-08-02T16:27:00Z">
              <w:r w:rsidRPr="00C41274" w:rsidDel="00F22490">
                <w:rPr>
                  <w:snapToGrid w:val="0"/>
                  <w:u w:val="single"/>
                </w:rPr>
                <w:delText>Parameter</w:delText>
              </w:r>
            </w:del>
          </w:p>
          <w:p w14:paraId="4ABC76F0" w14:textId="68A34B2C" w:rsidR="00975CC4" w:rsidRPr="00C97578" w:rsidDel="00F22490" w:rsidRDefault="00975CC4" w:rsidP="00166AF3">
            <w:pPr>
              <w:pStyle w:val="TableBody"/>
              <w:rPr>
                <w:del w:id="2869" w:author="Alban Roche" w:date="2017-08-02T16:27:00Z"/>
              </w:rPr>
            </w:pPr>
            <w:del w:id="2870" w:author="Alban Roche" w:date="2017-08-02T16:27:00Z">
              <w:r w:rsidRPr="00C41274" w:rsidDel="00F22490">
                <w:rPr>
                  <w:b/>
                </w:rPr>
                <w:delText>&lt;time&gt;</w:delText>
              </w:r>
              <w:r w:rsidDel="00F22490">
                <w:tab/>
              </w:r>
              <w:r w:rsidRPr="00C41274" w:rsidDel="00F22490">
                <w:delText>1</w:delText>
              </w:r>
              <w:r w:rsidDel="00F22490">
                <w:delText xml:space="preserve"> – </w:delText>
              </w:r>
              <w:r w:rsidRPr="00C41274" w:rsidDel="00F22490">
                <w:delText>254</w:delText>
              </w:r>
              <w:r w:rsidDel="00F22490">
                <w:tab/>
              </w:r>
              <w:r w:rsidRPr="000E43D8" w:rsidDel="00F22490">
                <w:delText>Number of tenths of a second of delay</w:delText>
              </w:r>
            </w:del>
          </w:p>
        </w:tc>
      </w:tr>
      <w:tr w:rsidR="00975CC4" w:rsidRPr="00C41274" w:rsidDel="00F22490" w14:paraId="75BBC1B2" w14:textId="30402EB3" w:rsidTr="00166AF3">
        <w:trPr>
          <w:trHeight w:val="65"/>
          <w:del w:id="2871" w:author="Alban Roche" w:date="2017-08-02T16:27:00Z"/>
        </w:trPr>
        <w:tc>
          <w:tcPr>
            <w:tcW w:w="1728" w:type="dxa"/>
          </w:tcPr>
          <w:p w14:paraId="193C2ACF" w14:textId="2F95EE1B" w:rsidR="00975CC4" w:rsidRPr="00C41274" w:rsidDel="00F22490" w:rsidRDefault="00975CC4" w:rsidP="00166AF3">
            <w:pPr>
              <w:pStyle w:val="TableBody"/>
              <w:rPr>
                <w:del w:id="2872" w:author="Alban Roche" w:date="2017-08-02T16:27:00Z"/>
                <w:u w:val="single"/>
              </w:rPr>
            </w:pPr>
            <w:del w:id="2873" w:author="Alban Roche" w:date="2017-08-02T16:27:00Z">
              <w:r w:rsidRPr="00C41274" w:rsidDel="00F22490">
                <w:rPr>
                  <w:u w:val="single"/>
                </w:rPr>
                <w:delText>Reference</w:delText>
              </w:r>
            </w:del>
          </w:p>
          <w:p w14:paraId="3442FDE6" w14:textId="0E3F68D0" w:rsidR="00975CC4" w:rsidDel="00F22490" w:rsidRDefault="00975CC4" w:rsidP="00166AF3">
            <w:pPr>
              <w:pStyle w:val="TableBody"/>
              <w:rPr>
                <w:del w:id="2874" w:author="Alban Roche" w:date="2017-08-02T16:27:00Z"/>
                <w:i/>
                <w:szCs w:val="18"/>
              </w:rPr>
            </w:pPr>
            <w:del w:id="2875" w:author="Alban Roche" w:date="2017-08-02T16:27:00Z">
              <w:r w:rsidRPr="00C41274" w:rsidDel="00F22490">
                <w:delText>V.25Ter</w:delText>
              </w:r>
            </w:del>
          </w:p>
        </w:tc>
        <w:tc>
          <w:tcPr>
            <w:tcW w:w="7560" w:type="dxa"/>
          </w:tcPr>
          <w:p w14:paraId="09132AF6" w14:textId="15163765" w:rsidR="00975CC4" w:rsidRPr="00C41274" w:rsidDel="00F22490" w:rsidRDefault="00975CC4" w:rsidP="00166AF3">
            <w:pPr>
              <w:pStyle w:val="TableBody"/>
              <w:rPr>
                <w:del w:id="2876" w:author="Alban Roche" w:date="2017-08-02T16:27:00Z"/>
                <w:u w:val="single"/>
              </w:rPr>
            </w:pPr>
            <w:del w:id="2877" w:author="Alban Roche" w:date="2017-08-02T16:27:00Z">
              <w:r w:rsidRPr="00C41274" w:rsidDel="00F22490">
                <w:rPr>
                  <w:u w:val="single"/>
                </w:rPr>
                <w:delText>Notes</w:delText>
              </w:r>
            </w:del>
          </w:p>
          <w:p w14:paraId="3F63E101" w14:textId="79CC5E07" w:rsidR="00975CC4" w:rsidDel="00F22490" w:rsidRDefault="00975CC4" w:rsidP="00166AF3">
            <w:pPr>
              <w:pStyle w:val="TableBody"/>
              <w:rPr>
                <w:del w:id="2878" w:author="Alban Roche" w:date="2017-08-02T16:27:00Z"/>
                <w:u w:val="single"/>
              </w:rPr>
            </w:pPr>
            <w:del w:id="2879" w:author="Alban Roche" w:date="2017-08-02T16:27:00Z">
              <w:r w:rsidRPr="000D4B27" w:rsidDel="00F22490">
                <w:delText>This command has no effect</w:delText>
              </w:r>
              <w:r w:rsidDel="00F22490">
                <w:delText xml:space="preserve"> and was only </w:delText>
              </w:r>
              <w:r w:rsidRPr="000D4B27" w:rsidDel="00F22490">
                <w:delText>implemented for compliance with V.25ter.</w:delText>
              </w:r>
              <w:r w:rsidDel="00F22490">
                <w:delText xml:space="preserve"> P</w:delText>
              </w:r>
              <w:r w:rsidRPr="000D4B27" w:rsidDel="00F22490">
                <w:delText>arameters</w:delText>
              </w:r>
              <w:r w:rsidDel="00F22490">
                <w:delText xml:space="preserve"> are ignored and are not saved in non-volatile memory.</w:delText>
              </w:r>
            </w:del>
          </w:p>
        </w:tc>
      </w:tr>
    </w:tbl>
    <w:p w14:paraId="3F02BDCE" w14:textId="53A1361E" w:rsidR="00975CC4" w:rsidDel="00F22490" w:rsidRDefault="00975CC4" w:rsidP="0059466D">
      <w:pPr>
        <w:pStyle w:val="Heading2"/>
        <w:numPr>
          <w:ilvl w:val="1"/>
          <w:numId w:val="11"/>
        </w:numPr>
        <w:ind w:left="1080" w:hanging="1080"/>
        <w:rPr>
          <w:del w:id="2880" w:author="Alban Roche" w:date="2017-08-02T16:27:00Z"/>
        </w:rPr>
      </w:pPr>
      <w:bookmarkStart w:id="2881" w:name="_Ref472432787"/>
      <w:bookmarkStart w:id="2882" w:name="_Toc486251549"/>
      <w:commentRangeStart w:id="2883"/>
      <w:del w:id="2884" w:author="Alban Roche" w:date="2017-08-02T16:27:00Z">
        <w:r w:rsidDel="00F22490">
          <w:delText>S11 Command: DTMF Dialing Speed</w:delText>
        </w:r>
        <w:commentRangeEnd w:id="2883"/>
        <w:r w:rsidDel="00F22490">
          <w:rPr>
            <w:rStyle w:val="CommentReference"/>
            <w:rFonts w:ascii="Verdana" w:eastAsia="Times New Roman" w:hAnsi="Verdana" w:cs="Times New Roman"/>
            <w:b w:val="0"/>
            <w:lang w:eastAsia="en-US"/>
          </w:rPr>
          <w:commentReference w:id="2883"/>
        </w:r>
        <w:bookmarkEnd w:id="2881"/>
        <w:bookmarkEnd w:id="2882"/>
      </w:del>
    </w:p>
    <w:p w14:paraId="6738504A" w14:textId="7492CE7D" w:rsidR="00975CC4" w:rsidRPr="00BB3AC1" w:rsidDel="00F22490" w:rsidRDefault="00975CC4" w:rsidP="00975CC4">
      <w:pPr>
        <w:pStyle w:val="Note"/>
        <w:keepNext/>
        <w:rPr>
          <w:del w:id="2885" w:author="Alban Roche" w:date="2017-08-02T16:27:00Z"/>
        </w:rPr>
      </w:pPr>
      <w:del w:id="2886" w:author="Alban Roche" w:date="2017-08-02T16:27:00Z">
        <w:r w:rsidDel="00F22490">
          <w:delText>F</w:delText>
        </w:r>
        <w:r w:rsidRPr="00893AA7" w:rsidDel="00F22490">
          <w:delText xml:space="preserve">or </w:delText>
        </w:r>
        <w:r w:rsidDel="00F22490">
          <w:delText>HL7618, HL7618RD, HL7648, HL7650, HL7688 and HL7690 only.</w:delText>
        </w:r>
      </w:del>
    </w:p>
    <w:tbl>
      <w:tblPr>
        <w:tblStyle w:val="TableSWIleft"/>
        <w:tblW w:w="9288" w:type="dxa"/>
        <w:tblLayout w:type="fixed"/>
        <w:tblLook w:val="04A0" w:firstRow="1" w:lastRow="0" w:firstColumn="1" w:lastColumn="0" w:noHBand="0" w:noVBand="1"/>
      </w:tblPr>
      <w:tblGrid>
        <w:gridCol w:w="1728"/>
        <w:gridCol w:w="7560"/>
      </w:tblGrid>
      <w:tr w:rsidR="00975CC4" w:rsidRPr="00C41274" w:rsidDel="00F22490" w14:paraId="52790012" w14:textId="7BDB0E1A" w:rsidTr="00166AF3">
        <w:trPr>
          <w:cnfStyle w:val="100000000000" w:firstRow="1" w:lastRow="0" w:firstColumn="0" w:lastColumn="0" w:oddVBand="0" w:evenVBand="0" w:oddHBand="0" w:evenHBand="0" w:firstRowFirstColumn="0" w:firstRowLastColumn="0" w:lastRowFirstColumn="0" w:lastRowLastColumn="0"/>
          <w:del w:id="2887" w:author="Alban Roche" w:date="2017-08-02T16:27:00Z"/>
        </w:trPr>
        <w:tc>
          <w:tcPr>
            <w:tcW w:w="9288" w:type="dxa"/>
            <w:gridSpan w:val="2"/>
          </w:tcPr>
          <w:p w14:paraId="766D1985" w14:textId="45F24F5A" w:rsidR="00975CC4" w:rsidRPr="00C41274" w:rsidDel="00F22490" w:rsidRDefault="00975CC4">
            <w:pPr>
              <w:pStyle w:val="TableRowHead"/>
              <w:spacing w:before="144" w:after="144"/>
              <w:rPr>
                <w:del w:id="2888" w:author="Alban Roche" w:date="2017-08-02T16:27:00Z"/>
                <w:bCs w:val="0"/>
              </w:rPr>
            </w:pPr>
            <w:del w:id="2889" w:author="Alban Roche" w:date="2017-08-02T16:27:00Z">
              <w:r w:rsidDel="00F22490">
                <w:delText>HL7618, HL7618RD, HL7648, HL7650, HL7688 and HL7690</w:delText>
              </w:r>
            </w:del>
          </w:p>
        </w:tc>
      </w:tr>
      <w:tr w:rsidR="00975CC4" w:rsidRPr="00C41274" w:rsidDel="00F22490" w14:paraId="707D9EA6" w14:textId="7EB75667" w:rsidTr="00166AF3">
        <w:trPr>
          <w:trHeight w:val="781"/>
          <w:del w:id="2890" w:author="Alban Roche" w:date="2017-08-02T16:27:00Z"/>
        </w:trPr>
        <w:tc>
          <w:tcPr>
            <w:tcW w:w="1728" w:type="dxa"/>
          </w:tcPr>
          <w:p w14:paraId="07049D04" w14:textId="5BD769D8" w:rsidR="00975CC4" w:rsidRPr="00C41274" w:rsidDel="00F22490" w:rsidRDefault="00975CC4" w:rsidP="00166AF3">
            <w:pPr>
              <w:pStyle w:val="TableBody"/>
              <w:rPr>
                <w:del w:id="2891" w:author="Alban Roche" w:date="2017-08-02T16:27:00Z"/>
                <w:i/>
              </w:rPr>
            </w:pPr>
            <w:del w:id="2892" w:author="Alban Roche" w:date="2017-08-02T16:27:00Z">
              <w:r w:rsidRPr="00C41274" w:rsidDel="00F22490">
                <w:rPr>
                  <w:i/>
                </w:rPr>
                <w:delText>Write command</w:delText>
              </w:r>
            </w:del>
          </w:p>
          <w:p w14:paraId="57085A33" w14:textId="72046F83" w:rsidR="00975CC4" w:rsidRPr="00C41274" w:rsidDel="00F22490" w:rsidRDefault="00975CC4" w:rsidP="00166AF3">
            <w:pPr>
              <w:pStyle w:val="TableBody"/>
              <w:rPr>
                <w:del w:id="2893" w:author="Alban Roche" w:date="2017-08-02T16:27:00Z"/>
              </w:rPr>
            </w:pPr>
          </w:p>
          <w:p w14:paraId="767935C2" w14:textId="69ECA668" w:rsidR="00975CC4" w:rsidRPr="00C41274" w:rsidDel="00F22490" w:rsidRDefault="00975CC4" w:rsidP="00166AF3">
            <w:pPr>
              <w:pStyle w:val="TableBody"/>
              <w:rPr>
                <w:del w:id="2894" w:author="Alban Roche" w:date="2017-08-02T16:27:00Z"/>
                <w:u w:val="single"/>
              </w:rPr>
            </w:pPr>
            <w:del w:id="2895" w:author="Alban Roche" w:date="2017-08-02T16:27:00Z">
              <w:r w:rsidRPr="00C41274" w:rsidDel="00F22490">
                <w:rPr>
                  <w:u w:val="single"/>
                </w:rPr>
                <w:delText>Syntax</w:delText>
              </w:r>
            </w:del>
          </w:p>
          <w:p w14:paraId="23104E83" w14:textId="69C21DC0" w:rsidR="00975CC4" w:rsidRPr="00BB726B" w:rsidDel="00F22490" w:rsidRDefault="00975CC4" w:rsidP="00166AF3">
            <w:pPr>
              <w:pStyle w:val="TableBody"/>
              <w:rPr>
                <w:del w:id="2896" w:author="Alban Roche" w:date="2017-08-02T16:27:00Z"/>
                <w:b/>
              </w:rPr>
            </w:pPr>
            <w:del w:id="2897" w:author="Alban Roche" w:date="2017-08-02T16:27:00Z">
              <w:r w:rsidRPr="00C41274" w:rsidDel="00F22490">
                <w:rPr>
                  <w:b/>
                </w:rPr>
                <w:delText>ATS11=&lt;time&gt;</w:delText>
              </w:r>
            </w:del>
          </w:p>
        </w:tc>
        <w:tc>
          <w:tcPr>
            <w:tcW w:w="7560" w:type="dxa"/>
          </w:tcPr>
          <w:p w14:paraId="43A0B4F5" w14:textId="56FC2D9C" w:rsidR="00975CC4" w:rsidRPr="00C41274" w:rsidDel="00F22490" w:rsidRDefault="00975CC4" w:rsidP="00166AF3">
            <w:pPr>
              <w:pStyle w:val="TableBody"/>
              <w:rPr>
                <w:del w:id="2898" w:author="Alban Roche" w:date="2017-08-02T16:27:00Z"/>
              </w:rPr>
            </w:pPr>
          </w:p>
          <w:p w14:paraId="074AEBC8" w14:textId="236E91DD" w:rsidR="00975CC4" w:rsidRPr="00C41274" w:rsidDel="00F22490" w:rsidRDefault="00975CC4" w:rsidP="00166AF3">
            <w:pPr>
              <w:pStyle w:val="TableBody"/>
              <w:rPr>
                <w:del w:id="2899" w:author="Alban Roche" w:date="2017-08-02T16:27:00Z"/>
              </w:rPr>
            </w:pPr>
          </w:p>
          <w:p w14:paraId="604403CA" w14:textId="6E3DFC22" w:rsidR="00975CC4" w:rsidRPr="00C41274" w:rsidDel="00F22490" w:rsidRDefault="00975CC4" w:rsidP="00166AF3">
            <w:pPr>
              <w:pStyle w:val="TableBody"/>
              <w:rPr>
                <w:del w:id="2900" w:author="Alban Roche" w:date="2017-08-02T16:27:00Z"/>
                <w:u w:val="single"/>
                <w:lang w:eastAsia="zh-CN"/>
              </w:rPr>
            </w:pPr>
            <w:del w:id="2901" w:author="Alban Roche" w:date="2017-08-02T16:27:00Z">
              <w:r w:rsidRPr="00C41274" w:rsidDel="00F22490">
                <w:rPr>
                  <w:u w:val="single"/>
                </w:rPr>
                <w:delText>Response</w:delText>
              </w:r>
            </w:del>
          </w:p>
          <w:p w14:paraId="2C5235B3" w14:textId="7301EFAD" w:rsidR="00975CC4" w:rsidRPr="00C41274" w:rsidDel="00F22490" w:rsidRDefault="00975CC4" w:rsidP="00166AF3">
            <w:pPr>
              <w:pStyle w:val="TableBody"/>
              <w:rPr>
                <w:del w:id="2902" w:author="Alban Roche" w:date="2017-08-02T16:27:00Z"/>
                <w:b/>
              </w:rPr>
            </w:pPr>
            <w:del w:id="2903" w:author="Alban Roche" w:date="2017-08-02T16:27:00Z">
              <w:r w:rsidRPr="00C41274" w:rsidDel="00F22490">
                <w:rPr>
                  <w:b/>
                </w:rPr>
                <w:delText>OK</w:delText>
              </w:r>
            </w:del>
          </w:p>
          <w:p w14:paraId="68E2DB48" w14:textId="2C54B915" w:rsidR="00975CC4" w:rsidRPr="00C41274" w:rsidDel="00F22490" w:rsidRDefault="00975CC4" w:rsidP="00166AF3">
            <w:pPr>
              <w:pStyle w:val="TableBody"/>
              <w:rPr>
                <w:del w:id="2904" w:author="Alban Roche" w:date="2017-08-02T16:27:00Z"/>
              </w:rPr>
            </w:pPr>
          </w:p>
          <w:p w14:paraId="62034F64" w14:textId="314D37FE" w:rsidR="00975CC4" w:rsidRPr="00C41274" w:rsidDel="00F22490" w:rsidRDefault="00975CC4" w:rsidP="00166AF3">
            <w:pPr>
              <w:pStyle w:val="TableBody"/>
              <w:rPr>
                <w:del w:id="2905" w:author="Alban Roche" w:date="2017-08-02T16:27:00Z"/>
                <w:snapToGrid w:val="0"/>
                <w:u w:val="single"/>
              </w:rPr>
            </w:pPr>
            <w:del w:id="2906" w:author="Alban Roche" w:date="2017-08-02T16:27:00Z">
              <w:r w:rsidRPr="00C41274" w:rsidDel="00F22490">
                <w:rPr>
                  <w:snapToGrid w:val="0"/>
                  <w:u w:val="single"/>
                </w:rPr>
                <w:delText>Parameter</w:delText>
              </w:r>
            </w:del>
          </w:p>
          <w:p w14:paraId="3409A14C" w14:textId="6547633F" w:rsidR="00975CC4" w:rsidRPr="0092199F" w:rsidDel="00F22490" w:rsidRDefault="00975CC4" w:rsidP="00166AF3">
            <w:pPr>
              <w:pStyle w:val="TableBody"/>
              <w:rPr>
                <w:del w:id="2907" w:author="Alban Roche" w:date="2017-08-02T16:27:00Z"/>
              </w:rPr>
            </w:pPr>
            <w:del w:id="2908" w:author="Alban Roche" w:date="2017-08-02T16:27:00Z">
              <w:r w:rsidRPr="00C41274" w:rsidDel="00F22490">
                <w:rPr>
                  <w:b/>
                </w:rPr>
                <w:delText>&lt;time&gt;</w:delText>
              </w:r>
              <w:r w:rsidDel="00F22490">
                <w:tab/>
              </w:r>
              <w:r w:rsidRPr="00C41274" w:rsidDel="00F22490">
                <w:delText>0</w:delText>
              </w:r>
              <w:r w:rsidDel="00F22490">
                <w:delText xml:space="preserve"> – </w:delText>
              </w:r>
              <w:r w:rsidRPr="00C41274" w:rsidDel="00F22490">
                <w:delText>999</w:delText>
              </w:r>
            </w:del>
          </w:p>
        </w:tc>
      </w:tr>
      <w:tr w:rsidR="00975CC4" w:rsidRPr="00C41274" w:rsidDel="00F22490" w14:paraId="5AF15F62" w14:textId="36B82621" w:rsidTr="00166AF3">
        <w:trPr>
          <w:trHeight w:val="65"/>
          <w:del w:id="2909" w:author="Alban Roche" w:date="2017-08-02T16:27:00Z"/>
        </w:trPr>
        <w:tc>
          <w:tcPr>
            <w:tcW w:w="1728" w:type="dxa"/>
          </w:tcPr>
          <w:p w14:paraId="1E3C2F6E" w14:textId="2EEDA3E3" w:rsidR="00975CC4" w:rsidRPr="00C41274" w:rsidDel="00F22490" w:rsidRDefault="00975CC4" w:rsidP="00166AF3">
            <w:pPr>
              <w:pStyle w:val="TableBody"/>
              <w:rPr>
                <w:del w:id="2910" w:author="Alban Roche" w:date="2017-08-02T16:27:00Z"/>
                <w:u w:val="single"/>
              </w:rPr>
            </w:pPr>
            <w:del w:id="2911" w:author="Alban Roche" w:date="2017-08-02T16:27:00Z">
              <w:r w:rsidRPr="00C41274" w:rsidDel="00F22490">
                <w:rPr>
                  <w:u w:val="single"/>
                </w:rPr>
                <w:delText>Reference</w:delText>
              </w:r>
            </w:del>
          </w:p>
          <w:p w14:paraId="05F462CF" w14:textId="5597D32C" w:rsidR="00975CC4" w:rsidDel="00F22490" w:rsidRDefault="00975CC4" w:rsidP="00166AF3">
            <w:pPr>
              <w:pStyle w:val="TableBody"/>
              <w:rPr>
                <w:del w:id="2912" w:author="Alban Roche" w:date="2017-08-02T16:27:00Z"/>
                <w:i/>
                <w:szCs w:val="18"/>
              </w:rPr>
            </w:pPr>
            <w:del w:id="2913" w:author="Alban Roche" w:date="2017-08-02T16:27:00Z">
              <w:r w:rsidRPr="00C41274" w:rsidDel="00F22490">
                <w:delText>V.25Ter</w:delText>
              </w:r>
            </w:del>
          </w:p>
        </w:tc>
        <w:tc>
          <w:tcPr>
            <w:tcW w:w="7560" w:type="dxa"/>
          </w:tcPr>
          <w:p w14:paraId="0B7F5C7E" w14:textId="0E654CA7" w:rsidR="00975CC4" w:rsidRPr="00C41274" w:rsidDel="00F22490" w:rsidRDefault="00975CC4" w:rsidP="00166AF3">
            <w:pPr>
              <w:pStyle w:val="TableBody"/>
              <w:rPr>
                <w:del w:id="2914" w:author="Alban Roche" w:date="2017-08-02T16:27:00Z"/>
                <w:u w:val="single"/>
              </w:rPr>
            </w:pPr>
            <w:del w:id="2915" w:author="Alban Roche" w:date="2017-08-02T16:27:00Z">
              <w:r w:rsidRPr="00C41274" w:rsidDel="00F22490">
                <w:rPr>
                  <w:u w:val="single"/>
                </w:rPr>
                <w:delText>Notes</w:delText>
              </w:r>
            </w:del>
          </w:p>
          <w:p w14:paraId="300C1794" w14:textId="2D4121BD" w:rsidR="00975CC4" w:rsidDel="00F22490" w:rsidRDefault="00975CC4" w:rsidP="00166AF3">
            <w:pPr>
              <w:pStyle w:val="TableBody"/>
              <w:rPr>
                <w:del w:id="2916" w:author="Alban Roche" w:date="2017-08-02T16:27:00Z"/>
                <w:u w:val="single"/>
              </w:rPr>
            </w:pPr>
            <w:del w:id="2917" w:author="Alban Roche" w:date="2017-08-02T16:27:00Z">
              <w:r w:rsidRPr="000D4B27" w:rsidDel="00F22490">
                <w:delText>This command has no effect</w:delText>
              </w:r>
              <w:r w:rsidDel="00F22490">
                <w:delText xml:space="preserve"> and was only </w:delText>
              </w:r>
              <w:r w:rsidRPr="000D4B27" w:rsidDel="00F22490">
                <w:delText>implemented for compliance with V.25ter.</w:delText>
              </w:r>
              <w:r w:rsidDel="00F22490">
                <w:delText xml:space="preserve"> P</w:delText>
              </w:r>
              <w:r w:rsidRPr="000D4B27" w:rsidDel="00F22490">
                <w:delText>arameters</w:delText>
              </w:r>
              <w:r w:rsidDel="00F22490">
                <w:delText xml:space="preserve"> are ignored and are not saved in non-volatile memory.</w:delText>
              </w:r>
            </w:del>
          </w:p>
        </w:tc>
      </w:tr>
    </w:tbl>
    <w:p w14:paraId="1BEB58DE" w14:textId="77777777" w:rsidR="00975CC4" w:rsidRDefault="00975CC4" w:rsidP="00975CC4">
      <w:pPr>
        <w:sectPr w:rsidR="00975CC4" w:rsidSect="004F7779">
          <w:pgSz w:w="11909" w:h="16834" w:code="9"/>
          <w:pgMar w:top="1440" w:right="1440" w:bottom="1440" w:left="1440" w:header="720" w:footer="720" w:gutter="0"/>
          <w:cols w:space="720"/>
          <w:titlePg/>
          <w:docGrid w:linePitch="360"/>
        </w:sectPr>
      </w:pPr>
    </w:p>
    <w:p w14:paraId="0DA8D7BA" w14:textId="6FA354E4" w:rsidR="00E22A5D" w:rsidRDefault="00975CC4" w:rsidP="00975CC4">
      <w:pPr>
        <w:pStyle w:val="Heading1"/>
      </w:pPr>
      <w:bookmarkStart w:id="2918" w:name="_Toc489456771"/>
      <w:r>
        <w:lastRenderedPageBreak/>
        <w:t>Call Control Commands</w:t>
      </w:r>
      <w:bookmarkEnd w:id="2918"/>
    </w:p>
    <w:p w14:paraId="35ACB2CA" w14:textId="77777777" w:rsidR="00975CC4" w:rsidRPr="00671C8B" w:rsidRDefault="00975CC4" w:rsidP="0059466D">
      <w:pPr>
        <w:pStyle w:val="Heading2"/>
        <w:numPr>
          <w:ilvl w:val="1"/>
          <w:numId w:val="11"/>
        </w:numPr>
        <w:ind w:left="1080" w:hanging="1080"/>
      </w:pPr>
      <w:bookmarkStart w:id="2919" w:name="_Toc170125816"/>
      <w:bookmarkStart w:id="2920" w:name="_Toc78179775"/>
      <w:bookmarkStart w:id="2921" w:name="_Toc345081267"/>
      <w:bookmarkStart w:id="2922" w:name="_Toc349753013"/>
      <w:bookmarkStart w:id="2923" w:name="_Toc349753903"/>
      <w:bookmarkStart w:id="2924" w:name="_Ref366744024"/>
      <w:bookmarkStart w:id="2925" w:name="_Ref369079430"/>
      <w:bookmarkStart w:id="2926" w:name="_Toc368585970"/>
      <w:bookmarkStart w:id="2927" w:name="_Ref472434261"/>
      <w:bookmarkStart w:id="2928" w:name="_Ref472434263"/>
      <w:bookmarkStart w:id="2929" w:name="_Toc486251553"/>
      <w:bookmarkStart w:id="2930" w:name="_Toc489456772"/>
      <w:r w:rsidRPr="00671C8B">
        <w:t xml:space="preserve">D Command: Dial </w:t>
      </w:r>
      <w:bookmarkEnd w:id="2919"/>
      <w:bookmarkEnd w:id="2920"/>
      <w:bookmarkEnd w:id="2921"/>
      <w:r w:rsidRPr="00671C8B">
        <w:t>Number</w:t>
      </w:r>
      <w:bookmarkEnd w:id="2922"/>
      <w:bookmarkEnd w:id="2923"/>
      <w:bookmarkEnd w:id="2924"/>
      <w:bookmarkEnd w:id="2925"/>
      <w:bookmarkEnd w:id="2926"/>
      <w:bookmarkEnd w:id="2927"/>
      <w:bookmarkEnd w:id="2928"/>
      <w:bookmarkEnd w:id="2929"/>
      <w:bookmarkEnd w:id="2930"/>
    </w:p>
    <w:tbl>
      <w:tblPr>
        <w:tblStyle w:val="TableSWIleft"/>
        <w:tblW w:w="9288" w:type="dxa"/>
        <w:tblLayout w:type="fixed"/>
        <w:tblLook w:val="04A0" w:firstRow="1" w:lastRow="0" w:firstColumn="1" w:lastColumn="0" w:noHBand="0" w:noVBand="1"/>
      </w:tblPr>
      <w:tblGrid>
        <w:gridCol w:w="1728"/>
        <w:gridCol w:w="7560"/>
      </w:tblGrid>
      <w:tr w:rsidR="00975CC4" w:rsidRPr="00671C8B" w14:paraId="4ED4C9FD"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3D53B1B2" w14:textId="7998CF5B" w:rsidR="00975CC4" w:rsidRPr="00671C8B" w:rsidRDefault="00975CC4">
            <w:pPr>
              <w:pStyle w:val="TableRowHead"/>
              <w:spacing w:before="144" w:after="144"/>
            </w:pPr>
            <w:del w:id="2931" w:author="Alban Roche" w:date="2017-08-02T14:40:00Z">
              <w:r w:rsidDel="00F22490">
                <w:delText>HL7618, HL7618RD, HL7648, HL7650, HL7688, HL7690 and HL7692</w:delText>
              </w:r>
            </w:del>
            <w:ins w:id="2932" w:author="Alban Roche" w:date="2017-08-02T14:40:00Z">
              <w:r w:rsidR="00F22490">
                <w:t>HL7800</w:t>
              </w:r>
            </w:ins>
          </w:p>
        </w:tc>
      </w:tr>
      <w:tr w:rsidR="00975CC4" w:rsidRPr="00671C8B" w14:paraId="118E7DB4" w14:textId="77777777" w:rsidTr="00166AF3">
        <w:trPr>
          <w:trHeight w:val="50"/>
        </w:trPr>
        <w:tc>
          <w:tcPr>
            <w:tcW w:w="1728" w:type="dxa"/>
          </w:tcPr>
          <w:p w14:paraId="5455BDF5" w14:textId="77777777" w:rsidR="00975CC4" w:rsidRPr="00671C8B" w:rsidRDefault="00975CC4" w:rsidP="00166AF3">
            <w:pPr>
              <w:pStyle w:val="TableBody"/>
              <w:rPr>
                <w:i/>
                <w:szCs w:val="18"/>
              </w:rPr>
            </w:pPr>
            <w:r w:rsidRPr="00671C8B">
              <w:rPr>
                <w:i/>
                <w:szCs w:val="18"/>
              </w:rPr>
              <w:t>Test command</w:t>
            </w:r>
          </w:p>
          <w:p w14:paraId="7865520B" w14:textId="77777777" w:rsidR="00975CC4" w:rsidRPr="00671C8B" w:rsidRDefault="00975CC4" w:rsidP="00166AF3">
            <w:pPr>
              <w:pStyle w:val="TableBody"/>
              <w:rPr>
                <w:szCs w:val="18"/>
              </w:rPr>
            </w:pPr>
          </w:p>
          <w:p w14:paraId="62095B5E" w14:textId="77777777" w:rsidR="00975CC4" w:rsidRPr="00671C8B" w:rsidRDefault="00975CC4" w:rsidP="00166AF3">
            <w:pPr>
              <w:pStyle w:val="TableBody"/>
              <w:rPr>
                <w:szCs w:val="18"/>
                <w:u w:val="single"/>
              </w:rPr>
            </w:pPr>
            <w:r w:rsidRPr="00671C8B">
              <w:rPr>
                <w:szCs w:val="18"/>
                <w:u w:val="single"/>
              </w:rPr>
              <w:t>Syntax</w:t>
            </w:r>
          </w:p>
          <w:p w14:paraId="1C030A3B" w14:textId="77777777" w:rsidR="00975CC4" w:rsidRPr="00671C8B" w:rsidRDefault="00975CC4" w:rsidP="00166AF3">
            <w:pPr>
              <w:pStyle w:val="TableBody"/>
              <w:rPr>
                <w:b/>
                <w:szCs w:val="18"/>
              </w:rPr>
            </w:pPr>
            <w:r w:rsidRPr="00671C8B">
              <w:rPr>
                <w:b/>
                <w:szCs w:val="18"/>
              </w:rPr>
              <w:t>AT</w:t>
            </w:r>
            <w:r w:rsidRPr="00671C8B">
              <w:rPr>
                <w:b/>
                <w:szCs w:val="18"/>
                <w:lang w:eastAsia="zh-CN"/>
              </w:rPr>
              <w:t>D</w:t>
            </w:r>
            <w:r w:rsidRPr="00671C8B">
              <w:rPr>
                <w:b/>
                <w:szCs w:val="18"/>
              </w:rPr>
              <w:t>=?</w:t>
            </w:r>
          </w:p>
          <w:p w14:paraId="3BAC2E2F" w14:textId="77777777" w:rsidR="00975CC4" w:rsidRPr="00671C8B" w:rsidRDefault="00975CC4" w:rsidP="00166AF3">
            <w:pPr>
              <w:pStyle w:val="TableBody"/>
              <w:rPr>
                <w:szCs w:val="18"/>
              </w:rPr>
            </w:pPr>
          </w:p>
        </w:tc>
        <w:tc>
          <w:tcPr>
            <w:tcW w:w="7560" w:type="dxa"/>
          </w:tcPr>
          <w:p w14:paraId="5774961E" w14:textId="77777777" w:rsidR="00975CC4" w:rsidRPr="00671C8B" w:rsidRDefault="00975CC4" w:rsidP="00166AF3">
            <w:pPr>
              <w:pStyle w:val="TableBody"/>
              <w:rPr>
                <w:u w:val="single"/>
                <w:lang w:val="fr-FR"/>
              </w:rPr>
            </w:pPr>
          </w:p>
          <w:p w14:paraId="2EAFDCF5" w14:textId="77777777" w:rsidR="00975CC4" w:rsidRPr="00671C8B" w:rsidRDefault="00975CC4" w:rsidP="00166AF3">
            <w:pPr>
              <w:pStyle w:val="TableBody"/>
              <w:rPr>
                <w:u w:val="single"/>
                <w:lang w:val="fr-FR"/>
              </w:rPr>
            </w:pPr>
          </w:p>
          <w:p w14:paraId="2BBC7799" w14:textId="77777777" w:rsidR="00975CC4" w:rsidRPr="00671C8B" w:rsidRDefault="00975CC4" w:rsidP="00166AF3">
            <w:pPr>
              <w:pStyle w:val="TableBody"/>
              <w:rPr>
                <w:u w:val="single"/>
                <w:lang w:val="fr-FR"/>
              </w:rPr>
            </w:pPr>
            <w:r w:rsidRPr="00671C8B">
              <w:rPr>
                <w:u w:val="single"/>
                <w:lang w:val="fr-FR"/>
              </w:rPr>
              <w:t>Response</w:t>
            </w:r>
          </w:p>
          <w:p w14:paraId="78450531" w14:textId="77777777" w:rsidR="00975CC4" w:rsidRPr="00671C8B" w:rsidRDefault="00975CC4" w:rsidP="00166AF3">
            <w:pPr>
              <w:pStyle w:val="TableBody"/>
              <w:rPr>
                <w:b/>
                <w:lang w:val="fr-FR"/>
              </w:rPr>
            </w:pPr>
            <w:r w:rsidRPr="00671C8B">
              <w:rPr>
                <w:b/>
                <w:lang w:val="fr-FR"/>
              </w:rPr>
              <w:t>1 2 3 4 5 6 7 8 9 0 * # + A B C</w:t>
            </w:r>
            <w:r>
              <w:rPr>
                <w:b/>
                <w:lang w:val="fr-FR"/>
              </w:rPr>
              <w:t xml:space="preserve"> D P T W , @ !</w:t>
            </w:r>
          </w:p>
          <w:p w14:paraId="0AE51620" w14:textId="77777777" w:rsidR="00975CC4" w:rsidRPr="00671C8B" w:rsidRDefault="00975CC4" w:rsidP="00166AF3">
            <w:pPr>
              <w:pStyle w:val="TableBody"/>
              <w:rPr>
                <w:szCs w:val="18"/>
              </w:rPr>
            </w:pPr>
            <w:r w:rsidRPr="00671C8B">
              <w:rPr>
                <w:b/>
                <w:snapToGrid w:val="0"/>
                <w:szCs w:val="18"/>
              </w:rPr>
              <w:t>OK</w:t>
            </w:r>
          </w:p>
        </w:tc>
      </w:tr>
      <w:tr w:rsidR="00975CC4" w:rsidRPr="00671C8B" w14:paraId="6E9F80F3" w14:textId="77777777" w:rsidTr="00166AF3">
        <w:trPr>
          <w:trHeight w:val="65"/>
        </w:trPr>
        <w:tc>
          <w:tcPr>
            <w:tcW w:w="1728" w:type="dxa"/>
          </w:tcPr>
          <w:p w14:paraId="22791F16" w14:textId="77777777" w:rsidR="00975CC4" w:rsidRPr="00671C8B" w:rsidRDefault="00975CC4" w:rsidP="00166AF3">
            <w:pPr>
              <w:pStyle w:val="TableBody"/>
              <w:rPr>
                <w:i/>
                <w:szCs w:val="18"/>
              </w:rPr>
            </w:pPr>
            <w:r w:rsidRPr="00671C8B">
              <w:rPr>
                <w:i/>
                <w:szCs w:val="18"/>
              </w:rPr>
              <w:t>Read command</w:t>
            </w:r>
          </w:p>
          <w:p w14:paraId="1BAA476A" w14:textId="77777777" w:rsidR="00975CC4" w:rsidRPr="00671C8B" w:rsidRDefault="00975CC4" w:rsidP="00166AF3">
            <w:pPr>
              <w:pStyle w:val="TableBody"/>
              <w:rPr>
                <w:szCs w:val="18"/>
              </w:rPr>
            </w:pPr>
          </w:p>
          <w:p w14:paraId="6E827EBA" w14:textId="77777777" w:rsidR="00975CC4" w:rsidRPr="00671C8B" w:rsidRDefault="00975CC4" w:rsidP="00166AF3">
            <w:pPr>
              <w:pStyle w:val="TableBody"/>
              <w:rPr>
                <w:szCs w:val="18"/>
                <w:u w:val="single"/>
              </w:rPr>
            </w:pPr>
            <w:r w:rsidRPr="00671C8B">
              <w:rPr>
                <w:szCs w:val="18"/>
                <w:u w:val="single"/>
              </w:rPr>
              <w:t>Syntax</w:t>
            </w:r>
          </w:p>
          <w:p w14:paraId="1F44A1E1" w14:textId="77777777" w:rsidR="00975CC4" w:rsidRPr="00671C8B" w:rsidRDefault="00975CC4" w:rsidP="00166AF3">
            <w:pPr>
              <w:pStyle w:val="TableBody"/>
              <w:rPr>
                <w:b/>
                <w:szCs w:val="18"/>
              </w:rPr>
            </w:pPr>
            <w:r w:rsidRPr="00671C8B">
              <w:rPr>
                <w:b/>
                <w:szCs w:val="18"/>
              </w:rPr>
              <w:t>AT</w:t>
            </w:r>
            <w:r w:rsidRPr="00671C8B">
              <w:rPr>
                <w:b/>
                <w:szCs w:val="18"/>
                <w:lang w:eastAsia="zh-CN"/>
              </w:rPr>
              <w:t>D</w:t>
            </w:r>
            <w:r w:rsidRPr="00671C8B">
              <w:rPr>
                <w:b/>
                <w:szCs w:val="18"/>
              </w:rPr>
              <w:t>?</w:t>
            </w:r>
          </w:p>
          <w:p w14:paraId="2702F567" w14:textId="77777777" w:rsidR="00975CC4" w:rsidRPr="00671C8B" w:rsidRDefault="00975CC4" w:rsidP="00166AF3">
            <w:pPr>
              <w:pStyle w:val="TableBody"/>
              <w:rPr>
                <w:szCs w:val="18"/>
              </w:rPr>
            </w:pPr>
          </w:p>
        </w:tc>
        <w:tc>
          <w:tcPr>
            <w:tcW w:w="7560" w:type="dxa"/>
          </w:tcPr>
          <w:p w14:paraId="378D40E4" w14:textId="77777777" w:rsidR="00975CC4" w:rsidRPr="00671C8B" w:rsidRDefault="00975CC4" w:rsidP="00166AF3">
            <w:pPr>
              <w:pStyle w:val="TableBody"/>
              <w:rPr>
                <w:u w:val="single"/>
                <w:lang w:val="fr-FR"/>
              </w:rPr>
            </w:pPr>
          </w:p>
          <w:p w14:paraId="40FF47D0" w14:textId="77777777" w:rsidR="00975CC4" w:rsidRPr="00671C8B" w:rsidRDefault="00975CC4" w:rsidP="00166AF3">
            <w:pPr>
              <w:pStyle w:val="TableBody"/>
              <w:rPr>
                <w:u w:val="single"/>
                <w:lang w:val="fr-FR"/>
              </w:rPr>
            </w:pPr>
          </w:p>
          <w:p w14:paraId="1C72E05D" w14:textId="77777777" w:rsidR="00975CC4" w:rsidRPr="00671C8B" w:rsidRDefault="00975CC4" w:rsidP="00166AF3">
            <w:pPr>
              <w:pStyle w:val="TableBody"/>
              <w:rPr>
                <w:u w:val="single"/>
                <w:lang w:val="fr-FR"/>
              </w:rPr>
            </w:pPr>
            <w:r w:rsidRPr="00671C8B">
              <w:rPr>
                <w:u w:val="single"/>
                <w:lang w:val="fr-FR"/>
              </w:rPr>
              <w:t>Response</w:t>
            </w:r>
          </w:p>
          <w:p w14:paraId="7E16158A" w14:textId="77777777" w:rsidR="00975CC4" w:rsidRPr="00671C8B" w:rsidRDefault="00975CC4" w:rsidP="00166AF3">
            <w:pPr>
              <w:pStyle w:val="TableBody"/>
              <w:rPr>
                <w:b/>
                <w:lang w:val="fr-FR"/>
              </w:rPr>
            </w:pPr>
            <w:r w:rsidRPr="00671C8B">
              <w:rPr>
                <w:b/>
                <w:lang w:val="fr-FR"/>
              </w:rPr>
              <w:t>1 2 3 4 5 6 7 8 9 0 * # + A B C</w:t>
            </w:r>
            <w:r>
              <w:rPr>
                <w:b/>
                <w:lang w:val="fr-FR"/>
              </w:rPr>
              <w:t xml:space="preserve"> D P T W , @ !</w:t>
            </w:r>
          </w:p>
          <w:p w14:paraId="30455375" w14:textId="77777777" w:rsidR="00975CC4" w:rsidRPr="00671C8B" w:rsidRDefault="00975CC4" w:rsidP="00166AF3">
            <w:pPr>
              <w:pStyle w:val="TableBody"/>
              <w:rPr>
                <w:szCs w:val="18"/>
              </w:rPr>
            </w:pPr>
            <w:r w:rsidRPr="00671C8B">
              <w:rPr>
                <w:b/>
                <w:snapToGrid w:val="0"/>
                <w:szCs w:val="18"/>
              </w:rPr>
              <w:t>OK</w:t>
            </w:r>
          </w:p>
        </w:tc>
      </w:tr>
      <w:tr w:rsidR="00975CC4" w:rsidRPr="00671C8B" w14:paraId="06B75F08" w14:textId="77777777" w:rsidTr="00166AF3">
        <w:trPr>
          <w:trHeight w:val="1923"/>
        </w:trPr>
        <w:tc>
          <w:tcPr>
            <w:tcW w:w="1728" w:type="dxa"/>
          </w:tcPr>
          <w:p w14:paraId="7822D51F" w14:textId="77777777" w:rsidR="00975CC4" w:rsidRPr="00671C8B" w:rsidRDefault="00975CC4" w:rsidP="00166AF3">
            <w:pPr>
              <w:pStyle w:val="TableBody"/>
              <w:rPr>
                <w:i/>
                <w:szCs w:val="18"/>
              </w:rPr>
            </w:pPr>
            <w:r w:rsidRPr="00671C8B">
              <w:rPr>
                <w:i/>
                <w:szCs w:val="18"/>
              </w:rPr>
              <w:t>Execute command</w:t>
            </w:r>
          </w:p>
          <w:p w14:paraId="6B57075C" w14:textId="77777777" w:rsidR="00975CC4" w:rsidRPr="00671C8B" w:rsidRDefault="00975CC4" w:rsidP="00166AF3">
            <w:pPr>
              <w:pStyle w:val="TableBody"/>
              <w:rPr>
                <w:szCs w:val="18"/>
              </w:rPr>
            </w:pPr>
          </w:p>
          <w:p w14:paraId="04C2536E" w14:textId="77777777" w:rsidR="00975CC4" w:rsidRPr="00671C8B" w:rsidRDefault="00975CC4" w:rsidP="00166AF3">
            <w:pPr>
              <w:pStyle w:val="TableBody"/>
              <w:rPr>
                <w:szCs w:val="18"/>
                <w:u w:val="single"/>
              </w:rPr>
            </w:pPr>
            <w:r w:rsidRPr="00671C8B">
              <w:rPr>
                <w:szCs w:val="18"/>
                <w:u w:val="single"/>
              </w:rPr>
              <w:t>Syntax</w:t>
            </w:r>
          </w:p>
          <w:p w14:paraId="2E0751F1" w14:textId="77777777" w:rsidR="00975CC4" w:rsidRPr="00671C8B" w:rsidRDefault="00975CC4" w:rsidP="00166AF3">
            <w:pPr>
              <w:pStyle w:val="TableBody"/>
              <w:rPr>
                <w:b/>
                <w:szCs w:val="18"/>
              </w:rPr>
            </w:pPr>
            <w:r w:rsidRPr="00671C8B">
              <w:rPr>
                <w:b/>
                <w:szCs w:val="18"/>
              </w:rPr>
              <w:t>ATD[&lt;n&gt;]</w:t>
            </w:r>
          </w:p>
          <w:p w14:paraId="69DF601E" w14:textId="77777777" w:rsidR="00975CC4" w:rsidRPr="00671C8B" w:rsidRDefault="00975CC4" w:rsidP="00166AF3">
            <w:pPr>
              <w:pStyle w:val="TableBody"/>
              <w:rPr>
                <w:szCs w:val="18"/>
                <w:u w:val="single"/>
              </w:rPr>
            </w:pPr>
          </w:p>
          <w:p w14:paraId="3977495F" w14:textId="77777777" w:rsidR="00975CC4" w:rsidRPr="00671C8B" w:rsidRDefault="00975CC4" w:rsidP="00166AF3">
            <w:pPr>
              <w:pStyle w:val="TableBody"/>
              <w:rPr>
                <w:szCs w:val="18"/>
              </w:rPr>
            </w:pPr>
          </w:p>
        </w:tc>
        <w:tc>
          <w:tcPr>
            <w:tcW w:w="7560" w:type="dxa"/>
          </w:tcPr>
          <w:p w14:paraId="30469F9F" w14:textId="77777777" w:rsidR="00975CC4" w:rsidRPr="00671C8B" w:rsidRDefault="00975CC4" w:rsidP="00166AF3">
            <w:pPr>
              <w:pStyle w:val="TableBody"/>
              <w:rPr>
                <w:snapToGrid w:val="0"/>
                <w:szCs w:val="18"/>
                <w:u w:val="single"/>
              </w:rPr>
            </w:pPr>
          </w:p>
          <w:p w14:paraId="206675FF" w14:textId="77777777" w:rsidR="00975CC4" w:rsidRPr="00671C8B" w:rsidRDefault="00975CC4" w:rsidP="00166AF3">
            <w:pPr>
              <w:pStyle w:val="TableBody"/>
              <w:rPr>
                <w:snapToGrid w:val="0"/>
                <w:szCs w:val="18"/>
                <w:u w:val="single"/>
              </w:rPr>
            </w:pPr>
          </w:p>
          <w:p w14:paraId="15C98C4F" w14:textId="77777777" w:rsidR="00975CC4" w:rsidRPr="00671C8B" w:rsidRDefault="00975CC4" w:rsidP="00166AF3">
            <w:pPr>
              <w:pStyle w:val="TableBody"/>
              <w:rPr>
                <w:snapToGrid w:val="0"/>
                <w:szCs w:val="18"/>
                <w:u w:val="single"/>
              </w:rPr>
            </w:pPr>
            <w:r w:rsidRPr="00671C8B">
              <w:rPr>
                <w:snapToGrid w:val="0"/>
                <w:szCs w:val="18"/>
                <w:u w:val="single"/>
              </w:rPr>
              <w:t>Response</w:t>
            </w:r>
          </w:p>
          <w:p w14:paraId="70186FEA" w14:textId="77777777" w:rsidR="00975CC4" w:rsidRPr="00671C8B" w:rsidRDefault="00975CC4" w:rsidP="00166AF3">
            <w:pPr>
              <w:pStyle w:val="TableBody"/>
            </w:pPr>
            <w:r w:rsidRPr="00671C8B">
              <w:rPr>
                <w:b/>
              </w:rPr>
              <w:t>OK</w:t>
            </w:r>
            <w:r w:rsidRPr="00671C8B">
              <w:tab/>
            </w:r>
            <w:r w:rsidRPr="00671C8B">
              <w:tab/>
            </w:r>
            <w:r w:rsidRPr="00671C8B">
              <w:tab/>
              <w:t xml:space="preserve">If successfully connected </w:t>
            </w:r>
          </w:p>
          <w:p w14:paraId="748A4D34" w14:textId="77777777" w:rsidR="00975CC4" w:rsidRPr="00671C8B" w:rsidRDefault="00975CC4" w:rsidP="00166AF3">
            <w:pPr>
              <w:pStyle w:val="TableBody"/>
              <w:rPr>
                <w:snapToGrid w:val="0"/>
                <w:szCs w:val="18"/>
              </w:rPr>
            </w:pPr>
            <w:r w:rsidRPr="00671C8B">
              <w:rPr>
                <w:b/>
                <w:snapToGrid w:val="0"/>
                <w:szCs w:val="18"/>
              </w:rPr>
              <w:t>CONNECT</w:t>
            </w:r>
            <w:r w:rsidRPr="00671C8B">
              <w:rPr>
                <w:snapToGrid w:val="0"/>
                <w:szCs w:val="18"/>
              </w:rPr>
              <w:tab/>
            </w:r>
            <w:r w:rsidRPr="00671C8B">
              <w:rPr>
                <w:snapToGrid w:val="0"/>
                <w:szCs w:val="18"/>
              </w:rPr>
              <w:tab/>
              <w:t>Connection has been established</w:t>
            </w:r>
          </w:p>
          <w:p w14:paraId="78C0C4FD" w14:textId="77777777" w:rsidR="00975CC4" w:rsidRPr="00671C8B" w:rsidRDefault="00975CC4" w:rsidP="00166AF3">
            <w:pPr>
              <w:pStyle w:val="TableBody"/>
              <w:rPr>
                <w:snapToGrid w:val="0"/>
                <w:szCs w:val="18"/>
              </w:rPr>
            </w:pPr>
            <w:r w:rsidRPr="00671C8B">
              <w:rPr>
                <w:b/>
                <w:snapToGrid w:val="0"/>
                <w:szCs w:val="18"/>
              </w:rPr>
              <w:t>RING</w:t>
            </w:r>
            <w:r w:rsidRPr="00671C8B">
              <w:rPr>
                <w:snapToGrid w:val="0"/>
                <w:szCs w:val="18"/>
              </w:rPr>
              <w:tab/>
            </w:r>
            <w:r w:rsidRPr="00671C8B">
              <w:rPr>
                <w:snapToGrid w:val="0"/>
                <w:szCs w:val="18"/>
              </w:rPr>
              <w:tab/>
            </w:r>
            <w:r w:rsidRPr="00671C8B">
              <w:rPr>
                <w:snapToGrid w:val="0"/>
                <w:szCs w:val="18"/>
              </w:rPr>
              <w:tab/>
              <w:t>The DCE has detected an incoming call signal from the network</w:t>
            </w:r>
          </w:p>
          <w:p w14:paraId="16521CEB" w14:textId="77777777" w:rsidR="00975CC4" w:rsidRPr="00671C8B" w:rsidRDefault="00975CC4" w:rsidP="00166AF3">
            <w:pPr>
              <w:pStyle w:val="TableBody"/>
              <w:rPr>
                <w:snapToGrid w:val="0"/>
                <w:szCs w:val="18"/>
              </w:rPr>
            </w:pPr>
            <w:r w:rsidRPr="00671C8B">
              <w:rPr>
                <w:b/>
                <w:snapToGrid w:val="0"/>
                <w:szCs w:val="18"/>
              </w:rPr>
              <w:t>NO CARRIER</w:t>
            </w:r>
            <w:r w:rsidRPr="00671C8B">
              <w:rPr>
                <w:snapToGrid w:val="0"/>
                <w:szCs w:val="18"/>
              </w:rPr>
              <w:tab/>
              <w:t>The con</w:t>
            </w:r>
            <w:r w:rsidRPr="00671C8B">
              <w:rPr>
                <w:szCs w:val="18"/>
              </w:rPr>
              <w:t>nection cann</w:t>
            </w:r>
            <w:r w:rsidRPr="00671C8B">
              <w:rPr>
                <w:snapToGrid w:val="0"/>
                <w:szCs w:val="18"/>
              </w:rPr>
              <w:t>ot be established</w:t>
            </w:r>
          </w:p>
          <w:p w14:paraId="672C1259" w14:textId="77777777" w:rsidR="00975CC4" w:rsidRPr="00671C8B" w:rsidRDefault="00975CC4" w:rsidP="00166AF3">
            <w:pPr>
              <w:pStyle w:val="TableBody"/>
              <w:rPr>
                <w:snapToGrid w:val="0"/>
                <w:szCs w:val="18"/>
              </w:rPr>
            </w:pPr>
            <w:r w:rsidRPr="00671C8B">
              <w:rPr>
                <w:b/>
                <w:snapToGrid w:val="0"/>
                <w:szCs w:val="18"/>
              </w:rPr>
              <w:t>BUSY</w:t>
            </w:r>
            <w:r w:rsidRPr="00671C8B">
              <w:rPr>
                <w:b/>
                <w:snapToGrid w:val="0"/>
                <w:szCs w:val="18"/>
              </w:rPr>
              <w:tab/>
            </w:r>
            <w:r w:rsidRPr="00671C8B">
              <w:rPr>
                <w:b/>
                <w:snapToGrid w:val="0"/>
                <w:szCs w:val="18"/>
              </w:rPr>
              <w:tab/>
            </w:r>
            <w:r w:rsidRPr="00671C8B">
              <w:rPr>
                <w:b/>
                <w:snapToGrid w:val="0"/>
                <w:szCs w:val="18"/>
              </w:rPr>
              <w:tab/>
            </w:r>
            <w:r w:rsidRPr="00671C8B">
              <w:rPr>
                <w:snapToGrid w:val="0"/>
                <w:szCs w:val="18"/>
              </w:rPr>
              <w:t>Engaged (busy) signal detected</w:t>
            </w:r>
          </w:p>
          <w:p w14:paraId="20C8DC44" w14:textId="77777777" w:rsidR="00975CC4" w:rsidRPr="00671C8B" w:rsidRDefault="00975CC4" w:rsidP="00166AF3">
            <w:pPr>
              <w:pStyle w:val="TableBody"/>
              <w:rPr>
                <w:snapToGrid w:val="0"/>
                <w:szCs w:val="18"/>
              </w:rPr>
            </w:pPr>
            <w:r w:rsidRPr="00671C8B">
              <w:rPr>
                <w:b/>
                <w:snapToGrid w:val="0"/>
                <w:szCs w:val="18"/>
              </w:rPr>
              <w:t>NO ANSWER</w:t>
            </w:r>
            <w:r w:rsidRPr="00671C8B">
              <w:rPr>
                <w:snapToGrid w:val="0"/>
                <w:szCs w:val="18"/>
              </w:rPr>
              <w:tab/>
            </w:r>
            <w:r w:rsidRPr="00671C8B">
              <w:rPr>
                <w:snapToGrid w:val="0"/>
                <w:szCs w:val="18"/>
              </w:rPr>
              <w:tab/>
              <w:t>If no hang up is detected after a fixed network timeout</w:t>
            </w:r>
          </w:p>
          <w:p w14:paraId="54B6E0D0" w14:textId="77777777" w:rsidR="00975CC4" w:rsidRPr="00671C8B" w:rsidRDefault="00975CC4" w:rsidP="00166AF3">
            <w:pPr>
              <w:pStyle w:val="TableBody"/>
              <w:rPr>
                <w:snapToGrid w:val="0"/>
                <w:szCs w:val="18"/>
              </w:rPr>
            </w:pPr>
            <w:r w:rsidRPr="00671C8B">
              <w:rPr>
                <w:b/>
                <w:snapToGrid w:val="0"/>
                <w:szCs w:val="18"/>
              </w:rPr>
              <w:t>CONNECT &lt;data rate&gt;</w:t>
            </w:r>
            <w:r w:rsidRPr="00671C8B">
              <w:rPr>
                <w:snapToGrid w:val="0"/>
                <w:szCs w:val="18"/>
              </w:rPr>
              <w:tab/>
              <w:t>Same as CONNECT but includes the data rate</w:t>
            </w:r>
          </w:p>
          <w:p w14:paraId="06DB69AD" w14:textId="77777777" w:rsidR="00975CC4" w:rsidRPr="00671C8B" w:rsidRDefault="00975CC4" w:rsidP="00166AF3">
            <w:pPr>
              <w:pStyle w:val="TableBody"/>
              <w:rPr>
                <w:snapToGrid w:val="0"/>
                <w:szCs w:val="18"/>
              </w:rPr>
            </w:pPr>
            <w:r w:rsidRPr="00671C8B">
              <w:rPr>
                <w:b/>
                <w:snapToGrid w:val="0"/>
                <w:szCs w:val="18"/>
              </w:rPr>
              <w:t>RING CTM</w:t>
            </w:r>
            <w:r w:rsidRPr="00671C8B">
              <w:rPr>
                <w:snapToGrid w:val="0"/>
                <w:szCs w:val="18"/>
              </w:rPr>
              <w:tab/>
            </w:r>
            <w:r w:rsidRPr="00671C8B">
              <w:rPr>
                <w:snapToGrid w:val="0"/>
                <w:szCs w:val="18"/>
              </w:rPr>
              <w:tab/>
              <w:t xml:space="preserve">The MS has detected an incoming CTM call signal from the network; </w:t>
            </w:r>
            <w:r w:rsidRPr="00671C8B">
              <w:rPr>
                <w:snapToGrid w:val="0"/>
                <w:szCs w:val="18"/>
              </w:rPr>
              <w:tab/>
            </w:r>
            <w:r w:rsidRPr="00671C8B">
              <w:rPr>
                <w:snapToGrid w:val="0"/>
                <w:szCs w:val="18"/>
              </w:rPr>
              <w:tab/>
            </w:r>
            <w:r w:rsidRPr="00671C8B">
              <w:rPr>
                <w:snapToGrid w:val="0"/>
                <w:szCs w:val="18"/>
              </w:rPr>
              <w:tab/>
            </w:r>
            <w:r w:rsidRPr="00671C8B">
              <w:rPr>
                <w:snapToGrid w:val="0"/>
                <w:szCs w:val="18"/>
              </w:rPr>
              <w:tab/>
              <w:t>this code is proprietary</w:t>
            </w:r>
          </w:p>
          <w:p w14:paraId="2A71CAB8" w14:textId="77777777" w:rsidR="00975CC4" w:rsidRPr="00671C8B" w:rsidRDefault="00975CC4" w:rsidP="00166AF3">
            <w:pPr>
              <w:pStyle w:val="TableBody"/>
              <w:rPr>
                <w:b/>
                <w:snapToGrid w:val="0"/>
                <w:szCs w:val="18"/>
              </w:rPr>
            </w:pPr>
            <w:r w:rsidRPr="00671C8B">
              <w:rPr>
                <w:b/>
                <w:snapToGrid w:val="0"/>
                <w:szCs w:val="18"/>
              </w:rPr>
              <w:t>CONNECT FAX</w:t>
            </w:r>
            <w:r w:rsidRPr="00671C8B">
              <w:rPr>
                <w:snapToGrid w:val="0"/>
                <w:szCs w:val="18"/>
              </w:rPr>
              <w:tab/>
              <w:t>Same as CONNECT but includes the indication related to a fax call</w:t>
            </w:r>
          </w:p>
          <w:p w14:paraId="6A7AC983" w14:textId="77777777" w:rsidR="00975CC4" w:rsidRPr="00671C8B" w:rsidRDefault="00975CC4" w:rsidP="00166AF3">
            <w:pPr>
              <w:pStyle w:val="TableBody"/>
              <w:rPr>
                <w:snapToGrid w:val="0"/>
                <w:szCs w:val="18"/>
              </w:rPr>
            </w:pPr>
          </w:p>
          <w:p w14:paraId="03918A2C" w14:textId="77777777" w:rsidR="00975CC4" w:rsidRPr="00671C8B" w:rsidRDefault="00975CC4" w:rsidP="00166AF3">
            <w:pPr>
              <w:pStyle w:val="TableBody"/>
              <w:rPr>
                <w:snapToGrid w:val="0"/>
                <w:szCs w:val="18"/>
                <w:u w:val="single"/>
              </w:rPr>
            </w:pPr>
            <w:r w:rsidRPr="00671C8B">
              <w:rPr>
                <w:snapToGrid w:val="0"/>
                <w:szCs w:val="18"/>
                <w:u w:val="single"/>
              </w:rPr>
              <w:t>Parameter</w:t>
            </w:r>
          </w:p>
          <w:p w14:paraId="016E7CD3" w14:textId="77777777" w:rsidR="00975CC4" w:rsidRPr="00671C8B" w:rsidRDefault="00975CC4" w:rsidP="00166AF3">
            <w:pPr>
              <w:pStyle w:val="TableBody"/>
              <w:ind w:left="-18" w:firstLine="18"/>
              <w:rPr>
                <w:snapToGrid w:val="0"/>
                <w:szCs w:val="18"/>
              </w:rPr>
            </w:pPr>
            <w:r w:rsidRPr="00671C8B">
              <w:rPr>
                <w:b/>
                <w:snapToGrid w:val="0"/>
                <w:szCs w:val="18"/>
              </w:rPr>
              <w:t>&lt;n&gt;</w:t>
            </w:r>
            <w:r w:rsidRPr="00671C8B">
              <w:rPr>
                <w:snapToGrid w:val="0"/>
                <w:szCs w:val="18"/>
              </w:rPr>
              <w:tab/>
              <w:t>String of dialing digits and optionally V.25ter modifiers (dialing digits): 0-9, * , #, +, A, B, C</w:t>
            </w:r>
            <w:r>
              <w:rPr>
                <w:snapToGrid w:val="0"/>
                <w:szCs w:val="18"/>
              </w:rPr>
              <w:t>,</w:t>
            </w:r>
            <w:r>
              <w:t xml:space="preserve"> </w:t>
            </w:r>
            <w:r w:rsidRPr="005873AA">
              <w:rPr>
                <w:snapToGrid w:val="0"/>
                <w:szCs w:val="18"/>
              </w:rPr>
              <w:t>D</w:t>
            </w:r>
            <w:r>
              <w:rPr>
                <w:snapToGrid w:val="0"/>
                <w:szCs w:val="18"/>
              </w:rPr>
              <w:t>,</w:t>
            </w:r>
            <w:r w:rsidRPr="005873AA">
              <w:rPr>
                <w:snapToGrid w:val="0"/>
                <w:szCs w:val="18"/>
              </w:rPr>
              <w:t xml:space="preserve"> P</w:t>
            </w:r>
            <w:r>
              <w:rPr>
                <w:snapToGrid w:val="0"/>
                <w:szCs w:val="18"/>
              </w:rPr>
              <w:t>,</w:t>
            </w:r>
            <w:r w:rsidRPr="005873AA">
              <w:rPr>
                <w:snapToGrid w:val="0"/>
                <w:szCs w:val="18"/>
              </w:rPr>
              <w:t xml:space="preserve"> T</w:t>
            </w:r>
            <w:r>
              <w:rPr>
                <w:snapToGrid w:val="0"/>
                <w:szCs w:val="18"/>
              </w:rPr>
              <w:t>, W</w:t>
            </w:r>
            <w:r w:rsidRPr="005873AA">
              <w:rPr>
                <w:snapToGrid w:val="0"/>
                <w:szCs w:val="18"/>
              </w:rPr>
              <w:t xml:space="preserve">, </w:t>
            </w:r>
            <w:r>
              <w:rPr>
                <w:snapToGrid w:val="0"/>
                <w:szCs w:val="18"/>
              </w:rPr>
              <w:t xml:space="preserve">,, </w:t>
            </w:r>
            <w:r w:rsidRPr="005873AA">
              <w:rPr>
                <w:snapToGrid w:val="0"/>
                <w:szCs w:val="18"/>
              </w:rPr>
              <w:t>@</w:t>
            </w:r>
            <w:r>
              <w:rPr>
                <w:snapToGrid w:val="0"/>
                <w:szCs w:val="18"/>
              </w:rPr>
              <w:t>,</w:t>
            </w:r>
            <w:r w:rsidRPr="005873AA">
              <w:rPr>
                <w:snapToGrid w:val="0"/>
                <w:szCs w:val="18"/>
              </w:rPr>
              <w:t xml:space="preserve"> !</w:t>
            </w:r>
            <w:r w:rsidRPr="00671C8B">
              <w:rPr>
                <w:snapToGrid w:val="0"/>
                <w:szCs w:val="18"/>
              </w:rPr>
              <w:t xml:space="preserve"> (maximum length: 20 digits)</w:t>
            </w:r>
          </w:p>
        </w:tc>
      </w:tr>
      <w:tr w:rsidR="00975CC4" w:rsidRPr="00671C8B" w14:paraId="2CC3CDC9" w14:textId="77777777" w:rsidTr="00166AF3">
        <w:trPr>
          <w:trHeight w:val="65"/>
        </w:trPr>
        <w:tc>
          <w:tcPr>
            <w:tcW w:w="1728" w:type="dxa"/>
          </w:tcPr>
          <w:p w14:paraId="43C5681C" w14:textId="77777777" w:rsidR="00975CC4" w:rsidRDefault="00975CC4" w:rsidP="00166AF3">
            <w:pPr>
              <w:pStyle w:val="TableBody"/>
              <w:rPr>
                <w:szCs w:val="18"/>
                <w:u w:val="single"/>
              </w:rPr>
            </w:pPr>
            <w:r>
              <w:rPr>
                <w:szCs w:val="18"/>
                <w:u w:val="single"/>
              </w:rPr>
              <w:t>Reference</w:t>
            </w:r>
          </w:p>
          <w:p w14:paraId="0737D3FA" w14:textId="77777777" w:rsidR="00975CC4" w:rsidRPr="00731814" w:rsidRDefault="00975CC4" w:rsidP="00166AF3">
            <w:pPr>
              <w:pStyle w:val="TableBody"/>
              <w:rPr>
                <w:szCs w:val="18"/>
              </w:rPr>
            </w:pPr>
            <w:r w:rsidRPr="000D4B27">
              <w:rPr>
                <w:szCs w:val="18"/>
              </w:rPr>
              <w:t>V.25Ter</w:t>
            </w:r>
          </w:p>
        </w:tc>
        <w:tc>
          <w:tcPr>
            <w:tcW w:w="7560" w:type="dxa"/>
          </w:tcPr>
          <w:p w14:paraId="03CBD8DE" w14:textId="77777777" w:rsidR="00975CC4" w:rsidRPr="000D4B27" w:rsidRDefault="00975CC4" w:rsidP="00166AF3">
            <w:pPr>
              <w:pStyle w:val="TableBody"/>
              <w:rPr>
                <w:u w:val="single"/>
              </w:rPr>
            </w:pPr>
            <w:r w:rsidRPr="000D4B27">
              <w:rPr>
                <w:u w:val="single"/>
              </w:rPr>
              <w:t>Notes</w:t>
            </w:r>
          </w:p>
          <w:p w14:paraId="3E4B7538" w14:textId="77777777" w:rsidR="00975CC4" w:rsidRPr="005873AA" w:rsidRDefault="00975CC4" w:rsidP="0059466D">
            <w:pPr>
              <w:pStyle w:val="TableBody"/>
              <w:numPr>
                <w:ilvl w:val="0"/>
                <w:numId w:val="150"/>
              </w:numPr>
            </w:pPr>
            <w:r w:rsidRPr="005873AA">
              <w:t>Th</w:t>
            </w:r>
            <w:r>
              <w:t>is</w:t>
            </w:r>
            <w:r w:rsidRPr="005873AA">
              <w:t xml:space="preserve"> command may </w:t>
            </w:r>
            <w:r>
              <w:t xml:space="preserve">generally </w:t>
            </w:r>
            <w:r w:rsidRPr="005873AA">
              <w:t>be aborted when receiving an ATH command during execution</w:t>
            </w:r>
            <w:r>
              <w:t>.</w:t>
            </w:r>
          </w:p>
          <w:p w14:paraId="6FDCC480" w14:textId="77777777" w:rsidR="00975CC4" w:rsidRPr="005873AA" w:rsidRDefault="00975CC4" w:rsidP="0059466D">
            <w:pPr>
              <w:pStyle w:val="TableBody"/>
              <w:numPr>
                <w:ilvl w:val="0"/>
                <w:numId w:val="150"/>
              </w:numPr>
            </w:pPr>
            <w:r>
              <w:t>Resposne “</w:t>
            </w:r>
            <w:r w:rsidRPr="005873AA">
              <w:t>OK</w:t>
            </w:r>
            <w:r>
              <w:t>”</w:t>
            </w:r>
            <w:r w:rsidRPr="005873AA">
              <w:t xml:space="preserve"> may arrive just after the ATD command or after the call is actually active (see AT+COLP)</w:t>
            </w:r>
            <w:r>
              <w:t>.</w:t>
            </w:r>
          </w:p>
          <w:p w14:paraId="036B5691" w14:textId="77777777" w:rsidR="00975CC4" w:rsidRPr="000D4B27" w:rsidRDefault="00975CC4" w:rsidP="0059466D">
            <w:pPr>
              <w:pStyle w:val="TableBody"/>
              <w:numPr>
                <w:ilvl w:val="0"/>
                <w:numId w:val="150"/>
              </w:numPr>
              <w:rPr>
                <w:rStyle w:val="f297"/>
              </w:rPr>
            </w:pPr>
            <w:r w:rsidRPr="005873AA">
              <w:t>&lt;n&gt;</w:t>
            </w:r>
            <w:r>
              <w:t xml:space="preserve"> is ignored when it is set to</w:t>
            </w:r>
            <w:r w:rsidRPr="005873AA">
              <w:t xml:space="preserve"> </w:t>
            </w:r>
            <w:r w:rsidRPr="005873AA">
              <w:rPr>
                <w:rStyle w:val="f297"/>
              </w:rPr>
              <w:t>",", "T", "!", "W" or "@"</w:t>
            </w:r>
          </w:p>
          <w:p w14:paraId="47E4BA17" w14:textId="77777777" w:rsidR="00975CC4" w:rsidRPr="000D4B27" w:rsidRDefault="00975CC4" w:rsidP="0059466D">
            <w:pPr>
              <w:pStyle w:val="TableBody"/>
              <w:numPr>
                <w:ilvl w:val="0"/>
                <w:numId w:val="150"/>
              </w:numPr>
            </w:pPr>
            <w:r w:rsidRPr="005873AA">
              <w:t>When an established MT call is hanged up from the caller side, NO CARRIER will only be sent to the port on which the call was established (</w:t>
            </w:r>
            <w:r>
              <w:t>i.e. the port on which ATD</w:t>
            </w:r>
            <w:r w:rsidRPr="005873AA">
              <w:t xml:space="preserve"> was sent).</w:t>
            </w:r>
          </w:p>
        </w:tc>
      </w:tr>
      <w:tr w:rsidR="00975CC4" w:rsidRPr="00671C8B" w14:paraId="30675520" w14:textId="77777777" w:rsidTr="00166AF3">
        <w:trPr>
          <w:trHeight w:val="65"/>
        </w:trPr>
        <w:tc>
          <w:tcPr>
            <w:tcW w:w="1728" w:type="dxa"/>
          </w:tcPr>
          <w:p w14:paraId="6EBA7228" w14:textId="77777777" w:rsidR="00975CC4" w:rsidRDefault="00975CC4" w:rsidP="00166AF3">
            <w:pPr>
              <w:pStyle w:val="TableBody"/>
              <w:rPr>
                <w:szCs w:val="18"/>
                <w:u w:val="single"/>
              </w:rPr>
            </w:pPr>
            <w:r>
              <w:rPr>
                <w:szCs w:val="18"/>
                <w:u w:val="single"/>
              </w:rPr>
              <w:lastRenderedPageBreak/>
              <w:t>Examples</w:t>
            </w:r>
          </w:p>
        </w:tc>
        <w:tc>
          <w:tcPr>
            <w:tcW w:w="7560" w:type="dxa"/>
          </w:tcPr>
          <w:p w14:paraId="01BA5615" w14:textId="77777777" w:rsidR="00975CC4" w:rsidRPr="00F51986" w:rsidRDefault="00975CC4" w:rsidP="00166AF3">
            <w:pPr>
              <w:pStyle w:val="TableBody"/>
              <w:rPr>
                <w:b/>
                <w:szCs w:val="18"/>
              </w:rPr>
            </w:pPr>
            <w:r>
              <w:rPr>
                <w:b/>
                <w:szCs w:val="18"/>
              </w:rPr>
              <w:t>ATD</w:t>
            </w:r>
            <w:r w:rsidRPr="00F51986">
              <w:rPr>
                <w:b/>
                <w:szCs w:val="18"/>
              </w:rPr>
              <w:t>*99***3#</w:t>
            </w:r>
          </w:p>
          <w:p w14:paraId="64850652" w14:textId="77777777" w:rsidR="00975CC4" w:rsidRPr="00F51986" w:rsidRDefault="00975CC4" w:rsidP="00166AF3">
            <w:pPr>
              <w:pStyle w:val="TableBody"/>
              <w:rPr>
                <w:b/>
                <w:szCs w:val="18"/>
              </w:rPr>
            </w:pPr>
            <w:r w:rsidRPr="00F51986">
              <w:rPr>
                <w:b/>
                <w:szCs w:val="18"/>
              </w:rPr>
              <w:t>CONNECT</w:t>
            </w:r>
          </w:p>
          <w:p w14:paraId="5E505573" w14:textId="77777777" w:rsidR="00975CC4" w:rsidRPr="00F51986" w:rsidRDefault="00975CC4" w:rsidP="00166AF3">
            <w:pPr>
              <w:pStyle w:val="TableBody"/>
              <w:rPr>
                <w:b/>
                <w:szCs w:val="18"/>
              </w:rPr>
            </w:pPr>
            <w:r w:rsidRPr="00F51986">
              <w:rPr>
                <w:b/>
                <w:szCs w:val="18"/>
              </w:rPr>
              <w:t>~ÿ}#À!}!}!} }4}"}&amp;} } } } }%}&amp;R}8}0D}'}"}(}"ná~~ÿ}#À!}!}!} }4}"}&amp;} } } } }%}&amp;R}8}0D}'}"}(}"ná~~ÿ}#À!}!}!} }4}"}&amp;} } } } }%}&amp;R}8}0D}'}"}(}"ná~~ÿ}#À!}!}!} }4}"}&amp;} } } } }%}&amp;R}8}0D}'}"}(}"ná~~ÿ}#À!}!}!} }4}"}&amp;} } } } }%}&amp;R}8}0D}'}"}(}"ná~~ÿ}#À!}!}!} }4}"}&amp;} } } } }%}&amp;R}8}0D}'}"}(}"ná~~ÿ}#À!}!}!} }4}"}&amp;} } } } }%}&amp;R}8}0D}'}"}(}"ná~~ÿ}#À!}!}!} }4}"}&amp;} } } } }%}&amp;R}8}0D}'}"}(}"ná~~ÿ}#À!}!}!} }4}"}&amp;} } } } }%}&amp;R}8}0D}'}"}(}"ná~~ÿ}#À!}!}!} }4}"}&amp;} } } } }%}&amp;R}8}0D}'}"}(}"ná~</w:t>
            </w:r>
          </w:p>
          <w:p w14:paraId="4AEB0F91" w14:textId="77777777" w:rsidR="00975CC4" w:rsidRDefault="00975CC4" w:rsidP="00166AF3">
            <w:pPr>
              <w:pStyle w:val="TableBody"/>
              <w:rPr>
                <w:b/>
                <w:szCs w:val="18"/>
              </w:rPr>
            </w:pPr>
            <w:r w:rsidRPr="00F51986">
              <w:rPr>
                <w:b/>
                <w:szCs w:val="18"/>
              </w:rPr>
              <w:t>NO CARRIER</w:t>
            </w:r>
          </w:p>
          <w:p w14:paraId="36C11201" w14:textId="77777777" w:rsidR="00975CC4" w:rsidRDefault="00975CC4" w:rsidP="00166AF3">
            <w:pPr>
              <w:pStyle w:val="TableBody"/>
              <w:rPr>
                <w:b/>
                <w:szCs w:val="18"/>
              </w:rPr>
            </w:pPr>
          </w:p>
          <w:p w14:paraId="27DC9285" w14:textId="77777777" w:rsidR="00975CC4" w:rsidRDefault="00975CC4" w:rsidP="00166AF3">
            <w:pPr>
              <w:pStyle w:val="TableBody"/>
              <w:rPr>
                <w:b/>
                <w:szCs w:val="18"/>
              </w:rPr>
            </w:pPr>
            <w:r>
              <w:rPr>
                <w:b/>
                <w:szCs w:val="18"/>
              </w:rPr>
              <w:t>ATD=?</w:t>
            </w:r>
          </w:p>
          <w:p w14:paraId="53EDD035" w14:textId="77777777" w:rsidR="00975CC4" w:rsidRPr="0072509C" w:rsidRDefault="00975CC4" w:rsidP="00166AF3">
            <w:pPr>
              <w:pStyle w:val="TableBody"/>
              <w:rPr>
                <w:b/>
                <w:szCs w:val="18"/>
              </w:rPr>
            </w:pPr>
            <w:r w:rsidRPr="0072509C">
              <w:rPr>
                <w:b/>
                <w:szCs w:val="18"/>
              </w:rPr>
              <w:t>1 2 3 4 5 6 7 8 9 0 * # + A B C D P T W , @ !</w:t>
            </w:r>
          </w:p>
          <w:p w14:paraId="65595D90" w14:textId="77777777" w:rsidR="00975CC4" w:rsidRPr="005873AA" w:rsidRDefault="00975CC4" w:rsidP="00166AF3">
            <w:pPr>
              <w:pStyle w:val="TableBody"/>
              <w:rPr>
                <w:u w:val="single"/>
              </w:rPr>
            </w:pPr>
            <w:r w:rsidRPr="0072509C">
              <w:rPr>
                <w:b/>
                <w:szCs w:val="18"/>
              </w:rPr>
              <w:t>OK</w:t>
            </w:r>
          </w:p>
        </w:tc>
      </w:tr>
    </w:tbl>
    <w:p w14:paraId="0739711D" w14:textId="08E9A61B" w:rsidR="00975CC4" w:rsidRPr="00671C8B" w:rsidDel="00F22490" w:rsidRDefault="00975CC4" w:rsidP="0059466D">
      <w:pPr>
        <w:pStyle w:val="Heading2"/>
        <w:numPr>
          <w:ilvl w:val="1"/>
          <w:numId w:val="11"/>
        </w:numPr>
        <w:ind w:left="1080" w:hanging="1080"/>
        <w:rPr>
          <w:del w:id="2933" w:author="Alban Roche" w:date="2017-08-02T16:27:00Z"/>
        </w:rPr>
      </w:pPr>
      <w:bookmarkStart w:id="2934" w:name="_Toc78179776"/>
      <w:bookmarkStart w:id="2935" w:name="_Toc170125817"/>
      <w:bookmarkStart w:id="2936" w:name="_Toc345081268"/>
      <w:bookmarkStart w:id="2937" w:name="_Toc349753014"/>
      <w:bookmarkStart w:id="2938" w:name="_Toc349753904"/>
      <w:bookmarkStart w:id="2939" w:name="_Ref366744031"/>
      <w:bookmarkStart w:id="2940" w:name="_Ref369079438"/>
      <w:bookmarkStart w:id="2941" w:name="_Toc368585971"/>
      <w:bookmarkStart w:id="2942" w:name="_Toc486251554"/>
      <w:del w:id="2943" w:author="Alban Roche" w:date="2017-08-02T16:27:00Z">
        <w:r w:rsidRPr="00671C8B" w:rsidDel="00F22490">
          <w:delText xml:space="preserve">D&gt; Command: Direct Dialing from </w:delText>
        </w:r>
        <w:bookmarkEnd w:id="2934"/>
        <w:bookmarkEnd w:id="2935"/>
        <w:bookmarkEnd w:id="2936"/>
        <w:r w:rsidRPr="00671C8B" w:rsidDel="00F22490">
          <w:delText>Phonebook</w:delText>
        </w:r>
        <w:bookmarkStart w:id="2944" w:name="_Toc489456773"/>
        <w:bookmarkEnd w:id="2937"/>
        <w:bookmarkEnd w:id="2938"/>
        <w:bookmarkEnd w:id="2939"/>
        <w:bookmarkEnd w:id="2940"/>
        <w:bookmarkEnd w:id="2941"/>
        <w:bookmarkEnd w:id="2942"/>
        <w:bookmarkEnd w:id="2944"/>
      </w:del>
    </w:p>
    <w:tbl>
      <w:tblPr>
        <w:tblStyle w:val="TableSWIleft"/>
        <w:tblW w:w="9288" w:type="dxa"/>
        <w:tblLayout w:type="fixed"/>
        <w:tblLook w:val="04A0" w:firstRow="1" w:lastRow="0" w:firstColumn="1" w:lastColumn="0" w:noHBand="0" w:noVBand="1"/>
      </w:tblPr>
      <w:tblGrid>
        <w:gridCol w:w="1728"/>
        <w:gridCol w:w="7560"/>
      </w:tblGrid>
      <w:tr w:rsidR="00975CC4" w:rsidRPr="00671C8B" w:rsidDel="00F22490" w14:paraId="5BAA1878" w14:textId="6C47AA9A" w:rsidTr="00166AF3">
        <w:trPr>
          <w:cnfStyle w:val="100000000000" w:firstRow="1" w:lastRow="0" w:firstColumn="0" w:lastColumn="0" w:oddVBand="0" w:evenVBand="0" w:oddHBand="0" w:evenHBand="0" w:firstRowFirstColumn="0" w:firstRowLastColumn="0" w:lastRowFirstColumn="0" w:lastRowLastColumn="0"/>
          <w:del w:id="2945" w:author="Alban Roche" w:date="2017-08-02T16:27:00Z"/>
        </w:trPr>
        <w:tc>
          <w:tcPr>
            <w:tcW w:w="9288" w:type="dxa"/>
            <w:gridSpan w:val="2"/>
          </w:tcPr>
          <w:p w14:paraId="41B519C3" w14:textId="48291CEE" w:rsidR="00975CC4" w:rsidRPr="00671C8B" w:rsidDel="00F22490" w:rsidRDefault="00975CC4">
            <w:pPr>
              <w:pStyle w:val="TableRowHead"/>
              <w:spacing w:before="144" w:after="144"/>
              <w:rPr>
                <w:del w:id="2946" w:author="Alban Roche" w:date="2017-08-02T16:27:00Z"/>
                <w:bCs w:val="0"/>
              </w:rPr>
            </w:pPr>
            <w:del w:id="2947" w:author="Alban Roche" w:date="2017-08-02T14:40:00Z">
              <w:r w:rsidDel="00F22490">
                <w:delText>HL7618, HL7618RD, HL7648, HL7650, HL7688, HL7690 and HL7692</w:delText>
              </w:r>
            </w:del>
            <w:bookmarkStart w:id="2948" w:name="_Toc489456774"/>
            <w:bookmarkEnd w:id="2948"/>
          </w:p>
        </w:tc>
        <w:bookmarkStart w:id="2949" w:name="_Toc489456775"/>
        <w:bookmarkEnd w:id="2949"/>
      </w:tr>
      <w:tr w:rsidR="00975CC4" w:rsidRPr="00671C8B" w:rsidDel="00F22490" w14:paraId="3F06E66A" w14:textId="16549952" w:rsidTr="00166AF3">
        <w:trPr>
          <w:cantSplit w:val="0"/>
          <w:trHeight w:val="35"/>
          <w:del w:id="2950" w:author="Alban Roche" w:date="2017-08-02T16:27:00Z"/>
        </w:trPr>
        <w:tc>
          <w:tcPr>
            <w:tcW w:w="1728" w:type="dxa"/>
          </w:tcPr>
          <w:p w14:paraId="27798A23" w14:textId="14D262CB" w:rsidR="00975CC4" w:rsidRPr="00671C8B" w:rsidDel="00F22490" w:rsidRDefault="00975CC4" w:rsidP="00166AF3">
            <w:pPr>
              <w:pStyle w:val="TableBody"/>
              <w:widowControl w:val="0"/>
              <w:rPr>
                <w:del w:id="2951" w:author="Alban Roche" w:date="2017-08-02T16:27:00Z"/>
                <w:i/>
                <w:szCs w:val="18"/>
              </w:rPr>
            </w:pPr>
            <w:del w:id="2952" w:author="Alban Roche" w:date="2017-08-02T16:27:00Z">
              <w:r w:rsidRPr="00671C8B" w:rsidDel="00F22490">
                <w:rPr>
                  <w:i/>
                  <w:szCs w:val="18"/>
                </w:rPr>
                <w:delText>Execute command</w:delText>
              </w:r>
              <w:bookmarkStart w:id="2953" w:name="_Toc489456776"/>
              <w:bookmarkEnd w:id="2953"/>
            </w:del>
          </w:p>
          <w:p w14:paraId="7CB532AF" w14:textId="6624C56F" w:rsidR="00975CC4" w:rsidRPr="00671C8B" w:rsidDel="00F22490" w:rsidRDefault="00975CC4" w:rsidP="00166AF3">
            <w:pPr>
              <w:pStyle w:val="TableBody"/>
              <w:widowControl w:val="0"/>
              <w:rPr>
                <w:del w:id="2954" w:author="Alban Roche" w:date="2017-08-02T16:27:00Z"/>
                <w:szCs w:val="18"/>
              </w:rPr>
            </w:pPr>
            <w:bookmarkStart w:id="2955" w:name="_Toc489456777"/>
            <w:bookmarkEnd w:id="2955"/>
          </w:p>
          <w:p w14:paraId="4E6658D6" w14:textId="2AC57BCF" w:rsidR="00975CC4" w:rsidRPr="00671C8B" w:rsidDel="00F22490" w:rsidRDefault="00975CC4" w:rsidP="00166AF3">
            <w:pPr>
              <w:pStyle w:val="TableBody"/>
              <w:widowControl w:val="0"/>
              <w:rPr>
                <w:del w:id="2956" w:author="Alban Roche" w:date="2017-08-02T16:27:00Z"/>
                <w:szCs w:val="18"/>
                <w:u w:val="single"/>
              </w:rPr>
            </w:pPr>
            <w:del w:id="2957" w:author="Alban Roche" w:date="2017-08-02T16:27:00Z">
              <w:r w:rsidRPr="00671C8B" w:rsidDel="00F22490">
                <w:rPr>
                  <w:szCs w:val="18"/>
                  <w:u w:val="single"/>
                </w:rPr>
                <w:delText>Syntax</w:delText>
              </w:r>
              <w:bookmarkStart w:id="2958" w:name="_Toc489456778"/>
              <w:bookmarkEnd w:id="2958"/>
            </w:del>
          </w:p>
          <w:p w14:paraId="476AEDEC" w14:textId="1EDE9662" w:rsidR="00975CC4" w:rsidRPr="00671C8B" w:rsidDel="00F22490" w:rsidRDefault="00975CC4" w:rsidP="00166AF3">
            <w:pPr>
              <w:pStyle w:val="TableBody"/>
              <w:widowControl w:val="0"/>
              <w:rPr>
                <w:del w:id="2959" w:author="Alban Roche" w:date="2017-08-02T16:27:00Z"/>
                <w:b/>
                <w:szCs w:val="18"/>
              </w:rPr>
            </w:pPr>
            <w:del w:id="2960" w:author="Alban Roche" w:date="2017-08-02T16:27:00Z">
              <w:r w:rsidRPr="00671C8B" w:rsidDel="00F22490">
                <w:rPr>
                  <w:b/>
                  <w:szCs w:val="18"/>
                </w:rPr>
                <w:delText>ATD&gt;&lt;str&gt;</w:delText>
              </w:r>
              <w:bookmarkStart w:id="2961" w:name="_Toc489456779"/>
              <w:bookmarkEnd w:id="2961"/>
            </w:del>
          </w:p>
          <w:p w14:paraId="6C364AF4" w14:textId="00C087BC" w:rsidR="00975CC4" w:rsidRPr="00671C8B" w:rsidDel="00F22490" w:rsidRDefault="00975CC4" w:rsidP="00166AF3">
            <w:pPr>
              <w:pStyle w:val="TableBody"/>
              <w:widowControl w:val="0"/>
              <w:rPr>
                <w:del w:id="2962" w:author="Alban Roche" w:date="2017-08-02T16:27:00Z"/>
                <w:szCs w:val="18"/>
              </w:rPr>
            </w:pPr>
            <w:del w:id="2963" w:author="Alban Roche" w:date="2017-08-02T16:27:00Z">
              <w:r w:rsidRPr="00671C8B" w:rsidDel="00F22490">
                <w:rPr>
                  <w:b/>
                  <w:szCs w:val="18"/>
                </w:rPr>
                <w:delText>ATD&gt;[&lt;mem&gt;]</w:delText>
              </w:r>
              <w:r w:rsidRPr="00671C8B" w:rsidDel="00F22490">
                <w:rPr>
                  <w:b/>
                  <w:szCs w:val="18"/>
                </w:rPr>
                <w:br/>
                <w:delText>&lt;n&gt;</w:delText>
              </w:r>
              <w:bookmarkStart w:id="2964" w:name="_Toc489456780"/>
              <w:bookmarkEnd w:id="2964"/>
            </w:del>
          </w:p>
        </w:tc>
        <w:tc>
          <w:tcPr>
            <w:tcW w:w="7560" w:type="dxa"/>
          </w:tcPr>
          <w:p w14:paraId="79E652C5" w14:textId="7523E453" w:rsidR="00975CC4" w:rsidRPr="00671C8B" w:rsidDel="00F22490" w:rsidRDefault="00975CC4" w:rsidP="00166AF3">
            <w:pPr>
              <w:pStyle w:val="TableBody"/>
              <w:widowControl w:val="0"/>
              <w:rPr>
                <w:del w:id="2965" w:author="Alban Roche" w:date="2017-08-02T16:27:00Z"/>
                <w:szCs w:val="18"/>
                <w:u w:val="single"/>
              </w:rPr>
            </w:pPr>
            <w:bookmarkStart w:id="2966" w:name="_Toc489456781"/>
            <w:bookmarkEnd w:id="2966"/>
          </w:p>
          <w:p w14:paraId="14025192" w14:textId="7CFB4AB9" w:rsidR="00975CC4" w:rsidRPr="00671C8B" w:rsidDel="00F22490" w:rsidRDefault="00975CC4" w:rsidP="00166AF3">
            <w:pPr>
              <w:pStyle w:val="TableBody"/>
              <w:widowControl w:val="0"/>
              <w:rPr>
                <w:del w:id="2967" w:author="Alban Roche" w:date="2017-08-02T16:27:00Z"/>
                <w:szCs w:val="18"/>
                <w:u w:val="single"/>
              </w:rPr>
            </w:pPr>
            <w:bookmarkStart w:id="2968" w:name="_Toc489456782"/>
            <w:bookmarkEnd w:id="2968"/>
          </w:p>
          <w:p w14:paraId="38000736" w14:textId="5E953C30" w:rsidR="00975CC4" w:rsidRPr="00671C8B" w:rsidDel="00F22490" w:rsidRDefault="00975CC4" w:rsidP="00166AF3">
            <w:pPr>
              <w:pStyle w:val="TableBody"/>
              <w:widowControl w:val="0"/>
              <w:rPr>
                <w:del w:id="2969" w:author="Alban Roche" w:date="2017-08-02T16:27:00Z"/>
                <w:szCs w:val="18"/>
                <w:u w:val="single"/>
              </w:rPr>
            </w:pPr>
            <w:del w:id="2970" w:author="Alban Roche" w:date="2017-08-02T16:27:00Z">
              <w:r w:rsidRPr="00671C8B" w:rsidDel="00F22490">
                <w:rPr>
                  <w:szCs w:val="18"/>
                  <w:u w:val="single"/>
                </w:rPr>
                <w:delText>Response</w:delText>
              </w:r>
              <w:bookmarkStart w:id="2971" w:name="_Toc489456783"/>
              <w:bookmarkEnd w:id="2971"/>
            </w:del>
          </w:p>
          <w:p w14:paraId="74216CCB" w14:textId="206DE579" w:rsidR="00975CC4" w:rsidRPr="00671C8B" w:rsidDel="00F22490" w:rsidRDefault="00975CC4" w:rsidP="00166AF3">
            <w:pPr>
              <w:pStyle w:val="TableBody"/>
              <w:widowControl w:val="0"/>
              <w:rPr>
                <w:del w:id="2972" w:author="Alban Roche" w:date="2017-08-02T16:27:00Z"/>
                <w:szCs w:val="18"/>
              </w:rPr>
            </w:pPr>
            <w:del w:id="2973" w:author="Alban Roche" w:date="2017-08-02T16:27:00Z">
              <w:r w:rsidRPr="00671C8B" w:rsidDel="00F22490">
                <w:rPr>
                  <w:szCs w:val="18"/>
                </w:rPr>
                <w:delText>See ATD</w:delText>
              </w:r>
              <w:bookmarkStart w:id="2974" w:name="_Toc489456784"/>
              <w:bookmarkEnd w:id="2974"/>
            </w:del>
          </w:p>
          <w:p w14:paraId="4157A135" w14:textId="33092754" w:rsidR="00975CC4" w:rsidRPr="00671C8B" w:rsidDel="00F22490" w:rsidRDefault="00975CC4" w:rsidP="00166AF3">
            <w:pPr>
              <w:pStyle w:val="TableBody"/>
              <w:widowControl w:val="0"/>
              <w:rPr>
                <w:del w:id="2975" w:author="Alban Roche" w:date="2017-08-02T16:27:00Z"/>
                <w:szCs w:val="18"/>
              </w:rPr>
            </w:pPr>
            <w:bookmarkStart w:id="2976" w:name="_Toc489456785"/>
            <w:bookmarkEnd w:id="2976"/>
          </w:p>
          <w:p w14:paraId="59D032AA" w14:textId="243B2308" w:rsidR="00975CC4" w:rsidRPr="00671C8B" w:rsidDel="00F22490" w:rsidRDefault="00975CC4" w:rsidP="00166AF3">
            <w:pPr>
              <w:pStyle w:val="TableBody"/>
              <w:widowControl w:val="0"/>
              <w:rPr>
                <w:del w:id="2977" w:author="Alban Roche" w:date="2017-08-02T16:27:00Z"/>
                <w:snapToGrid w:val="0"/>
                <w:szCs w:val="18"/>
                <w:u w:val="single"/>
              </w:rPr>
            </w:pPr>
            <w:del w:id="2978" w:author="Alban Roche" w:date="2017-08-02T16:27:00Z">
              <w:r w:rsidRPr="00671C8B" w:rsidDel="00F22490">
                <w:rPr>
                  <w:snapToGrid w:val="0"/>
                  <w:szCs w:val="18"/>
                  <w:u w:val="single"/>
                </w:rPr>
                <w:delText>Parameters</w:delText>
              </w:r>
              <w:bookmarkStart w:id="2979" w:name="_Toc489456786"/>
              <w:bookmarkEnd w:id="2979"/>
            </w:del>
          </w:p>
          <w:p w14:paraId="23347761" w14:textId="74F865D7" w:rsidR="00975CC4" w:rsidRPr="00671C8B" w:rsidDel="00F22490" w:rsidRDefault="00975CC4" w:rsidP="00166AF3">
            <w:pPr>
              <w:pStyle w:val="TableBody"/>
              <w:widowControl w:val="0"/>
              <w:rPr>
                <w:del w:id="2980" w:author="Alban Roche" w:date="2017-08-02T16:27:00Z"/>
                <w:szCs w:val="18"/>
              </w:rPr>
            </w:pPr>
            <w:del w:id="2981" w:author="Alban Roche" w:date="2017-08-02T16:27:00Z">
              <w:r w:rsidRPr="00671C8B" w:rsidDel="00F22490">
                <w:rPr>
                  <w:b/>
                  <w:szCs w:val="18"/>
                </w:rPr>
                <w:delText>&lt;str&gt;</w:delText>
              </w:r>
              <w:r w:rsidRPr="00671C8B" w:rsidDel="00F22490">
                <w:rPr>
                  <w:b/>
                  <w:szCs w:val="18"/>
                </w:rPr>
                <w:tab/>
              </w:r>
              <w:r w:rsidRPr="00671C8B" w:rsidDel="00F22490">
                <w:rPr>
                  <w:szCs w:val="18"/>
                </w:rPr>
                <w:delText>Alphanumeric field (if possible all available memories should be searched for correct entry)</w:delText>
              </w:r>
              <w:bookmarkStart w:id="2982" w:name="_Toc489456787"/>
              <w:bookmarkEnd w:id="2982"/>
            </w:del>
          </w:p>
          <w:p w14:paraId="2ED492FD" w14:textId="7867DB25" w:rsidR="00975CC4" w:rsidRPr="00671C8B" w:rsidDel="00F22490" w:rsidRDefault="00975CC4" w:rsidP="00166AF3">
            <w:pPr>
              <w:pStyle w:val="TableBody"/>
              <w:widowControl w:val="0"/>
              <w:rPr>
                <w:del w:id="2983" w:author="Alban Roche" w:date="2017-08-02T16:27:00Z"/>
                <w:szCs w:val="18"/>
              </w:rPr>
            </w:pPr>
            <w:bookmarkStart w:id="2984" w:name="_Toc489456788"/>
            <w:bookmarkEnd w:id="2984"/>
          </w:p>
          <w:p w14:paraId="2C17CA14" w14:textId="4BCFFF79" w:rsidR="00975CC4" w:rsidRPr="00671C8B" w:rsidDel="00F22490" w:rsidRDefault="00975CC4" w:rsidP="00166AF3">
            <w:pPr>
              <w:pStyle w:val="TableBody"/>
              <w:widowControl w:val="0"/>
              <w:rPr>
                <w:del w:id="2985" w:author="Alban Roche" w:date="2017-08-02T16:27:00Z"/>
                <w:szCs w:val="18"/>
              </w:rPr>
            </w:pPr>
            <w:del w:id="2986" w:author="Alban Roche" w:date="2017-08-02T16:27:00Z">
              <w:r w:rsidRPr="00671C8B" w:rsidDel="00F22490">
                <w:rPr>
                  <w:b/>
                  <w:szCs w:val="18"/>
                </w:rPr>
                <w:delText>&lt;mem&gt;</w:delText>
              </w:r>
              <w:r w:rsidRPr="00671C8B" w:rsidDel="00F22490">
                <w:rPr>
                  <w:b/>
                  <w:szCs w:val="18"/>
                </w:rPr>
                <w:tab/>
              </w:r>
              <w:r w:rsidRPr="00671C8B" w:rsidDel="00F22490">
                <w:rPr>
                  <w:szCs w:val="18"/>
                </w:rPr>
                <w:delText>Memory storage ("ME", "SM", etc.)</w:delText>
              </w:r>
              <w:bookmarkStart w:id="2987" w:name="_Toc489456789"/>
              <w:bookmarkEnd w:id="2987"/>
            </w:del>
          </w:p>
          <w:p w14:paraId="27B036C3" w14:textId="05889AC1" w:rsidR="00975CC4" w:rsidRPr="00671C8B" w:rsidDel="00F22490" w:rsidRDefault="00975CC4" w:rsidP="00166AF3">
            <w:pPr>
              <w:pStyle w:val="TableBody"/>
              <w:widowControl w:val="0"/>
              <w:rPr>
                <w:del w:id="2988" w:author="Alban Roche" w:date="2017-08-02T16:27:00Z"/>
                <w:szCs w:val="18"/>
              </w:rPr>
            </w:pPr>
            <w:bookmarkStart w:id="2989" w:name="_Toc489456790"/>
            <w:bookmarkEnd w:id="2989"/>
          </w:p>
          <w:p w14:paraId="2E3193FC" w14:textId="6DF2CAA2" w:rsidR="00975CC4" w:rsidRPr="00671C8B" w:rsidDel="00F22490" w:rsidRDefault="00975CC4" w:rsidP="00166AF3">
            <w:pPr>
              <w:pStyle w:val="TableBody"/>
              <w:widowControl w:val="0"/>
              <w:rPr>
                <w:del w:id="2990" w:author="Alban Roche" w:date="2017-08-02T16:27:00Z"/>
                <w:szCs w:val="18"/>
                <w:lang w:eastAsia="zh-CN"/>
              </w:rPr>
            </w:pPr>
            <w:del w:id="2991" w:author="Alban Roche" w:date="2017-08-02T16:27:00Z">
              <w:r w:rsidRPr="00671C8B" w:rsidDel="00F22490">
                <w:rPr>
                  <w:b/>
                  <w:szCs w:val="18"/>
                </w:rPr>
                <w:delText>&lt;n&gt;</w:delText>
              </w:r>
              <w:r w:rsidRPr="00671C8B" w:rsidDel="00F22490">
                <w:rPr>
                  <w:szCs w:val="18"/>
                </w:rPr>
                <w:tab/>
                <w:delText>Entry location</w:delText>
              </w:r>
              <w:bookmarkStart w:id="2992" w:name="_Toc489456791"/>
              <w:bookmarkEnd w:id="2992"/>
            </w:del>
          </w:p>
        </w:tc>
        <w:bookmarkStart w:id="2993" w:name="_Toc489456792"/>
        <w:bookmarkEnd w:id="2993"/>
      </w:tr>
      <w:tr w:rsidR="00975CC4" w:rsidRPr="00671C8B" w:rsidDel="00F22490" w14:paraId="2719586E" w14:textId="71198D28" w:rsidTr="00166AF3">
        <w:trPr>
          <w:trHeight w:val="65"/>
          <w:del w:id="2994" w:author="Alban Roche" w:date="2017-08-02T16:27:00Z"/>
        </w:trPr>
        <w:tc>
          <w:tcPr>
            <w:tcW w:w="1728" w:type="dxa"/>
          </w:tcPr>
          <w:p w14:paraId="06C24F5F" w14:textId="50CEA1B2" w:rsidR="00975CC4" w:rsidRPr="00671C8B" w:rsidDel="00F22490" w:rsidRDefault="00975CC4" w:rsidP="00166AF3">
            <w:pPr>
              <w:pStyle w:val="TableBody"/>
              <w:widowControl w:val="0"/>
              <w:rPr>
                <w:del w:id="2995" w:author="Alban Roche" w:date="2017-08-02T16:27:00Z"/>
                <w:szCs w:val="18"/>
                <w:u w:val="single"/>
              </w:rPr>
            </w:pPr>
            <w:del w:id="2996" w:author="Alban Roche" w:date="2017-08-02T16:27:00Z">
              <w:r w:rsidRPr="00671C8B" w:rsidDel="00F22490">
                <w:rPr>
                  <w:szCs w:val="18"/>
                  <w:u w:val="single"/>
                </w:rPr>
                <w:delText>Notes</w:delText>
              </w:r>
              <w:bookmarkStart w:id="2997" w:name="_Toc489456793"/>
              <w:bookmarkEnd w:id="2997"/>
            </w:del>
          </w:p>
        </w:tc>
        <w:tc>
          <w:tcPr>
            <w:tcW w:w="7560" w:type="dxa"/>
          </w:tcPr>
          <w:p w14:paraId="676BA156" w14:textId="4E24B3FB" w:rsidR="00975CC4" w:rsidRPr="00671C8B" w:rsidDel="00F22490" w:rsidRDefault="00975CC4" w:rsidP="00166AF3">
            <w:pPr>
              <w:pStyle w:val="TableBody"/>
              <w:rPr>
                <w:del w:id="2998" w:author="Alban Roche" w:date="2017-08-02T16:27:00Z"/>
              </w:rPr>
            </w:pPr>
            <w:del w:id="2999" w:author="Alban Roche" w:date="2017-08-02T16:27:00Z">
              <w:r w:rsidRPr="00671C8B" w:rsidDel="00F22490">
                <w:delText>For memory storage locations, see AT+CPBS.</w:delText>
              </w:r>
              <w:bookmarkStart w:id="3000" w:name="_Toc489456794"/>
              <w:bookmarkEnd w:id="3000"/>
            </w:del>
          </w:p>
        </w:tc>
        <w:bookmarkStart w:id="3001" w:name="_Toc489456795"/>
        <w:bookmarkEnd w:id="3001"/>
      </w:tr>
    </w:tbl>
    <w:p w14:paraId="126234ED" w14:textId="507F263C" w:rsidR="00975CC4" w:rsidRPr="00671C8B" w:rsidDel="00F22490" w:rsidRDefault="00975CC4" w:rsidP="0059466D">
      <w:pPr>
        <w:pStyle w:val="Heading2"/>
        <w:keepNext w:val="0"/>
        <w:numPr>
          <w:ilvl w:val="1"/>
          <w:numId w:val="11"/>
        </w:numPr>
        <w:ind w:left="1080" w:hanging="1080"/>
        <w:rPr>
          <w:del w:id="3002" w:author="Alban Roche" w:date="2017-08-02T16:27:00Z"/>
        </w:rPr>
      </w:pPr>
      <w:bookmarkStart w:id="3003" w:name="_Toc78179777"/>
      <w:bookmarkStart w:id="3004" w:name="_Toc170125818"/>
      <w:bookmarkStart w:id="3005" w:name="_Toc345081269"/>
      <w:bookmarkStart w:id="3006" w:name="_Toc349753015"/>
      <w:bookmarkStart w:id="3007" w:name="_Toc349753905"/>
      <w:bookmarkStart w:id="3008" w:name="_Ref366744043"/>
      <w:bookmarkStart w:id="3009" w:name="_Ref369079445"/>
      <w:bookmarkStart w:id="3010" w:name="_Toc368585972"/>
      <w:bookmarkStart w:id="3011" w:name="_Toc486251555"/>
      <w:del w:id="3012" w:author="Alban Roche" w:date="2017-08-02T16:27:00Z">
        <w:r w:rsidRPr="00671C8B" w:rsidDel="00F22490">
          <w:delText xml:space="preserve">+CHUP Command: Hang up </w:delText>
        </w:r>
        <w:bookmarkEnd w:id="3003"/>
        <w:bookmarkEnd w:id="3004"/>
        <w:bookmarkEnd w:id="3005"/>
        <w:r w:rsidRPr="00671C8B" w:rsidDel="00F22490">
          <w:delText>Call</w:delText>
        </w:r>
        <w:bookmarkStart w:id="3013" w:name="_Toc489456796"/>
        <w:bookmarkEnd w:id="3006"/>
        <w:bookmarkEnd w:id="3007"/>
        <w:bookmarkEnd w:id="3008"/>
        <w:bookmarkEnd w:id="3009"/>
        <w:bookmarkEnd w:id="3010"/>
        <w:bookmarkEnd w:id="3011"/>
        <w:bookmarkEnd w:id="3013"/>
      </w:del>
    </w:p>
    <w:tbl>
      <w:tblPr>
        <w:tblStyle w:val="TableSWIleft"/>
        <w:tblW w:w="9288" w:type="dxa"/>
        <w:tblLayout w:type="fixed"/>
        <w:tblLook w:val="04A0" w:firstRow="1" w:lastRow="0" w:firstColumn="1" w:lastColumn="0" w:noHBand="0" w:noVBand="1"/>
      </w:tblPr>
      <w:tblGrid>
        <w:gridCol w:w="1728"/>
        <w:gridCol w:w="7560"/>
      </w:tblGrid>
      <w:tr w:rsidR="00975CC4" w:rsidRPr="00671C8B" w:rsidDel="00F22490" w14:paraId="6215A821" w14:textId="15AA85CC" w:rsidTr="00166AF3">
        <w:trPr>
          <w:cnfStyle w:val="100000000000" w:firstRow="1" w:lastRow="0" w:firstColumn="0" w:lastColumn="0" w:oddVBand="0" w:evenVBand="0" w:oddHBand="0" w:evenHBand="0" w:firstRowFirstColumn="0" w:firstRowLastColumn="0" w:lastRowFirstColumn="0" w:lastRowLastColumn="0"/>
          <w:del w:id="3014" w:author="Alban Roche" w:date="2017-08-02T16:27:00Z"/>
        </w:trPr>
        <w:tc>
          <w:tcPr>
            <w:tcW w:w="9288" w:type="dxa"/>
            <w:gridSpan w:val="2"/>
          </w:tcPr>
          <w:p w14:paraId="5C952E14" w14:textId="1D31AC45" w:rsidR="00975CC4" w:rsidRPr="00671C8B" w:rsidDel="00F22490" w:rsidRDefault="00975CC4">
            <w:pPr>
              <w:pStyle w:val="TableRowHead"/>
              <w:spacing w:before="144" w:after="144"/>
              <w:rPr>
                <w:del w:id="3015" w:author="Alban Roche" w:date="2017-08-02T16:27:00Z"/>
                <w:bCs w:val="0"/>
              </w:rPr>
            </w:pPr>
            <w:del w:id="3016" w:author="Alban Roche" w:date="2017-08-02T14:40:00Z">
              <w:r w:rsidDel="00F22490">
                <w:delText>HL7618, HL7618RD, HL7648, HL7650, HL7688, HL7690 and HL7692</w:delText>
              </w:r>
            </w:del>
            <w:bookmarkStart w:id="3017" w:name="_Toc489456797"/>
            <w:bookmarkEnd w:id="3017"/>
          </w:p>
        </w:tc>
        <w:bookmarkStart w:id="3018" w:name="_Toc489456798"/>
        <w:bookmarkEnd w:id="3018"/>
      </w:tr>
      <w:tr w:rsidR="00975CC4" w:rsidRPr="00671C8B" w:rsidDel="00F22490" w14:paraId="6FDEA71C" w14:textId="7F33642C" w:rsidTr="00166AF3">
        <w:trPr>
          <w:trHeight w:val="80"/>
          <w:del w:id="3019" w:author="Alban Roche" w:date="2017-08-02T16:27:00Z"/>
        </w:trPr>
        <w:tc>
          <w:tcPr>
            <w:tcW w:w="1728" w:type="dxa"/>
          </w:tcPr>
          <w:p w14:paraId="73DFE548" w14:textId="0801AC1C" w:rsidR="00975CC4" w:rsidRPr="00671C8B" w:rsidDel="00F22490" w:rsidRDefault="00975CC4" w:rsidP="00166AF3">
            <w:pPr>
              <w:pStyle w:val="TableBody"/>
              <w:rPr>
                <w:del w:id="3020" w:author="Alban Roche" w:date="2017-08-02T16:27:00Z"/>
                <w:i/>
                <w:szCs w:val="18"/>
              </w:rPr>
            </w:pPr>
            <w:del w:id="3021" w:author="Alban Roche" w:date="2017-08-02T16:27:00Z">
              <w:r w:rsidRPr="00671C8B" w:rsidDel="00F22490">
                <w:rPr>
                  <w:i/>
                  <w:szCs w:val="18"/>
                </w:rPr>
                <w:delText>Test command</w:delText>
              </w:r>
              <w:bookmarkStart w:id="3022" w:name="_Toc489456799"/>
              <w:bookmarkEnd w:id="3022"/>
            </w:del>
          </w:p>
          <w:p w14:paraId="6F6BFF8D" w14:textId="4334524A" w:rsidR="00975CC4" w:rsidRPr="00671C8B" w:rsidDel="00F22490" w:rsidRDefault="00975CC4" w:rsidP="00166AF3">
            <w:pPr>
              <w:pStyle w:val="TableBody"/>
              <w:rPr>
                <w:del w:id="3023" w:author="Alban Roche" w:date="2017-08-02T16:27:00Z"/>
                <w:szCs w:val="18"/>
              </w:rPr>
            </w:pPr>
            <w:bookmarkStart w:id="3024" w:name="_Toc489456800"/>
            <w:bookmarkEnd w:id="3024"/>
          </w:p>
          <w:p w14:paraId="1D37C2EE" w14:textId="1083FAA1" w:rsidR="00975CC4" w:rsidRPr="00671C8B" w:rsidDel="00F22490" w:rsidRDefault="00975CC4" w:rsidP="00166AF3">
            <w:pPr>
              <w:pStyle w:val="TableBody"/>
              <w:rPr>
                <w:del w:id="3025" w:author="Alban Roche" w:date="2017-08-02T16:27:00Z"/>
                <w:szCs w:val="18"/>
                <w:u w:val="single"/>
              </w:rPr>
            </w:pPr>
            <w:del w:id="3026" w:author="Alban Roche" w:date="2017-08-02T16:27:00Z">
              <w:r w:rsidRPr="00671C8B" w:rsidDel="00F22490">
                <w:rPr>
                  <w:szCs w:val="18"/>
                  <w:u w:val="single"/>
                </w:rPr>
                <w:delText>Syntax</w:delText>
              </w:r>
              <w:bookmarkStart w:id="3027" w:name="_Toc489456801"/>
              <w:bookmarkEnd w:id="3027"/>
            </w:del>
          </w:p>
          <w:p w14:paraId="7F3DDDED" w14:textId="5A555A93" w:rsidR="00975CC4" w:rsidRPr="00671C8B" w:rsidDel="00F22490" w:rsidRDefault="00975CC4" w:rsidP="00166AF3">
            <w:pPr>
              <w:pStyle w:val="TableBody"/>
              <w:rPr>
                <w:del w:id="3028" w:author="Alban Roche" w:date="2017-08-02T16:27:00Z"/>
                <w:b/>
                <w:szCs w:val="18"/>
              </w:rPr>
            </w:pPr>
            <w:del w:id="3029" w:author="Alban Roche" w:date="2017-08-02T16:27:00Z">
              <w:r w:rsidRPr="00671C8B" w:rsidDel="00F22490">
                <w:rPr>
                  <w:b/>
                  <w:szCs w:val="18"/>
                </w:rPr>
                <w:delText>AT+CHUP=?</w:delText>
              </w:r>
              <w:bookmarkStart w:id="3030" w:name="_Toc489456802"/>
              <w:bookmarkEnd w:id="3030"/>
            </w:del>
          </w:p>
        </w:tc>
        <w:tc>
          <w:tcPr>
            <w:tcW w:w="7560" w:type="dxa"/>
          </w:tcPr>
          <w:p w14:paraId="0377D984" w14:textId="1780AFDE" w:rsidR="00975CC4" w:rsidRPr="00671C8B" w:rsidDel="00F22490" w:rsidRDefault="00975CC4" w:rsidP="00166AF3">
            <w:pPr>
              <w:pStyle w:val="TableBody"/>
              <w:rPr>
                <w:del w:id="3031" w:author="Alban Roche" w:date="2017-08-02T16:27:00Z"/>
                <w:szCs w:val="18"/>
                <w:u w:val="single"/>
              </w:rPr>
            </w:pPr>
            <w:bookmarkStart w:id="3032" w:name="_Toc489456803"/>
            <w:bookmarkEnd w:id="3032"/>
          </w:p>
          <w:p w14:paraId="27E05FB7" w14:textId="3EE791CB" w:rsidR="00975CC4" w:rsidRPr="00671C8B" w:rsidDel="00F22490" w:rsidRDefault="00975CC4" w:rsidP="00166AF3">
            <w:pPr>
              <w:pStyle w:val="TableBody"/>
              <w:rPr>
                <w:del w:id="3033" w:author="Alban Roche" w:date="2017-08-02T16:27:00Z"/>
                <w:szCs w:val="18"/>
                <w:u w:val="single"/>
              </w:rPr>
            </w:pPr>
            <w:bookmarkStart w:id="3034" w:name="_Toc489456804"/>
            <w:bookmarkEnd w:id="3034"/>
          </w:p>
          <w:p w14:paraId="65C4C340" w14:textId="6EB23944" w:rsidR="00975CC4" w:rsidRPr="00671C8B" w:rsidDel="00F22490" w:rsidRDefault="00975CC4" w:rsidP="00166AF3">
            <w:pPr>
              <w:pStyle w:val="TableBody"/>
              <w:rPr>
                <w:del w:id="3035" w:author="Alban Roche" w:date="2017-08-02T16:27:00Z"/>
                <w:szCs w:val="18"/>
                <w:u w:val="single"/>
              </w:rPr>
            </w:pPr>
            <w:del w:id="3036" w:author="Alban Roche" w:date="2017-08-02T16:27:00Z">
              <w:r w:rsidRPr="00671C8B" w:rsidDel="00F22490">
                <w:rPr>
                  <w:szCs w:val="18"/>
                  <w:u w:val="single"/>
                </w:rPr>
                <w:delText>Response</w:delText>
              </w:r>
              <w:bookmarkStart w:id="3037" w:name="_Toc489456805"/>
              <w:bookmarkEnd w:id="3037"/>
            </w:del>
          </w:p>
          <w:p w14:paraId="48834AF0" w14:textId="6641A3BD" w:rsidR="00975CC4" w:rsidRPr="00671C8B" w:rsidDel="00F22490" w:rsidRDefault="00975CC4" w:rsidP="00166AF3">
            <w:pPr>
              <w:pStyle w:val="TableBody"/>
              <w:rPr>
                <w:del w:id="3038" w:author="Alban Roche" w:date="2017-08-02T16:27:00Z"/>
                <w:b/>
                <w:szCs w:val="18"/>
              </w:rPr>
            </w:pPr>
            <w:del w:id="3039" w:author="Alban Roche" w:date="2017-08-02T16:27:00Z">
              <w:r w:rsidRPr="00671C8B" w:rsidDel="00F22490">
                <w:rPr>
                  <w:b/>
                  <w:szCs w:val="18"/>
                </w:rPr>
                <w:delText>OK</w:delText>
              </w:r>
              <w:bookmarkStart w:id="3040" w:name="_Toc489456806"/>
              <w:bookmarkEnd w:id="3040"/>
            </w:del>
          </w:p>
        </w:tc>
        <w:bookmarkStart w:id="3041" w:name="_Toc489456807"/>
        <w:bookmarkEnd w:id="3041"/>
      </w:tr>
      <w:tr w:rsidR="00975CC4" w:rsidRPr="00671C8B" w:rsidDel="00F22490" w14:paraId="5E525A69" w14:textId="3C8D0C7B" w:rsidTr="00166AF3">
        <w:trPr>
          <w:trHeight w:val="50"/>
          <w:del w:id="3042" w:author="Alban Roche" w:date="2017-08-02T16:27:00Z"/>
        </w:trPr>
        <w:tc>
          <w:tcPr>
            <w:tcW w:w="1728" w:type="dxa"/>
          </w:tcPr>
          <w:p w14:paraId="4BBDD9C7" w14:textId="429CE577" w:rsidR="00975CC4" w:rsidRPr="00671C8B" w:rsidDel="00F22490" w:rsidRDefault="00975CC4" w:rsidP="00166AF3">
            <w:pPr>
              <w:pStyle w:val="TableBody"/>
              <w:rPr>
                <w:del w:id="3043" w:author="Alban Roche" w:date="2017-08-02T16:27:00Z"/>
                <w:i/>
                <w:szCs w:val="18"/>
              </w:rPr>
            </w:pPr>
            <w:del w:id="3044" w:author="Alban Roche" w:date="2017-08-02T16:27:00Z">
              <w:r w:rsidRPr="00671C8B" w:rsidDel="00F22490">
                <w:rPr>
                  <w:i/>
                  <w:szCs w:val="18"/>
                </w:rPr>
                <w:delText>Execute command</w:delText>
              </w:r>
              <w:bookmarkStart w:id="3045" w:name="_Toc489456808"/>
              <w:bookmarkEnd w:id="3045"/>
            </w:del>
          </w:p>
          <w:p w14:paraId="4D5883D4" w14:textId="181BDEE0" w:rsidR="00975CC4" w:rsidRPr="00671C8B" w:rsidDel="00F22490" w:rsidRDefault="00975CC4" w:rsidP="00166AF3">
            <w:pPr>
              <w:pStyle w:val="TableBody"/>
              <w:rPr>
                <w:del w:id="3046" w:author="Alban Roche" w:date="2017-08-02T16:27:00Z"/>
                <w:szCs w:val="18"/>
              </w:rPr>
            </w:pPr>
            <w:bookmarkStart w:id="3047" w:name="_Toc489456809"/>
            <w:bookmarkEnd w:id="3047"/>
          </w:p>
          <w:p w14:paraId="57C6425E" w14:textId="7B2C26C1" w:rsidR="00975CC4" w:rsidRPr="00671C8B" w:rsidDel="00F22490" w:rsidRDefault="00975CC4" w:rsidP="00166AF3">
            <w:pPr>
              <w:pStyle w:val="TableBody"/>
              <w:rPr>
                <w:del w:id="3048" w:author="Alban Roche" w:date="2017-08-02T16:27:00Z"/>
                <w:szCs w:val="18"/>
                <w:u w:val="single"/>
              </w:rPr>
            </w:pPr>
            <w:del w:id="3049" w:author="Alban Roche" w:date="2017-08-02T16:27:00Z">
              <w:r w:rsidRPr="00671C8B" w:rsidDel="00F22490">
                <w:rPr>
                  <w:szCs w:val="18"/>
                  <w:u w:val="single"/>
                </w:rPr>
                <w:delText>Syntax</w:delText>
              </w:r>
              <w:bookmarkStart w:id="3050" w:name="_Toc489456810"/>
              <w:bookmarkEnd w:id="3050"/>
            </w:del>
          </w:p>
          <w:p w14:paraId="6BECEEA1" w14:textId="577013E0" w:rsidR="00975CC4" w:rsidRPr="00671C8B" w:rsidDel="00F22490" w:rsidRDefault="00975CC4" w:rsidP="00166AF3">
            <w:pPr>
              <w:pStyle w:val="TableBody"/>
              <w:rPr>
                <w:del w:id="3051" w:author="Alban Roche" w:date="2017-08-02T16:27:00Z"/>
                <w:b/>
                <w:szCs w:val="18"/>
              </w:rPr>
            </w:pPr>
            <w:del w:id="3052" w:author="Alban Roche" w:date="2017-08-02T16:27:00Z">
              <w:r w:rsidRPr="00671C8B" w:rsidDel="00F22490">
                <w:rPr>
                  <w:b/>
                  <w:szCs w:val="18"/>
                </w:rPr>
                <w:delText>AT+CHUP</w:delText>
              </w:r>
              <w:bookmarkStart w:id="3053" w:name="_Toc489456811"/>
              <w:bookmarkEnd w:id="3053"/>
            </w:del>
          </w:p>
        </w:tc>
        <w:tc>
          <w:tcPr>
            <w:tcW w:w="7560" w:type="dxa"/>
          </w:tcPr>
          <w:p w14:paraId="7B8B988F" w14:textId="01B75657" w:rsidR="00975CC4" w:rsidRPr="00671C8B" w:rsidDel="00F22490" w:rsidRDefault="00975CC4" w:rsidP="00166AF3">
            <w:pPr>
              <w:pStyle w:val="TableBody"/>
              <w:rPr>
                <w:del w:id="3054" w:author="Alban Roche" w:date="2017-08-02T16:27:00Z"/>
                <w:szCs w:val="18"/>
              </w:rPr>
            </w:pPr>
            <w:bookmarkStart w:id="3055" w:name="_Toc489456812"/>
            <w:bookmarkEnd w:id="3055"/>
          </w:p>
          <w:p w14:paraId="3568B2BE" w14:textId="7177F289" w:rsidR="00975CC4" w:rsidRPr="00671C8B" w:rsidDel="00F22490" w:rsidRDefault="00975CC4" w:rsidP="00166AF3">
            <w:pPr>
              <w:pStyle w:val="TableBody"/>
              <w:rPr>
                <w:del w:id="3056" w:author="Alban Roche" w:date="2017-08-02T16:27:00Z"/>
                <w:szCs w:val="18"/>
                <w:u w:val="single"/>
              </w:rPr>
            </w:pPr>
            <w:bookmarkStart w:id="3057" w:name="_Toc489456813"/>
            <w:bookmarkEnd w:id="3057"/>
          </w:p>
          <w:p w14:paraId="0C9DE231" w14:textId="23B720E8" w:rsidR="00975CC4" w:rsidRPr="00671C8B" w:rsidDel="00F22490" w:rsidRDefault="00975CC4" w:rsidP="00166AF3">
            <w:pPr>
              <w:pStyle w:val="TableBody"/>
              <w:rPr>
                <w:del w:id="3058" w:author="Alban Roche" w:date="2017-08-02T16:27:00Z"/>
                <w:szCs w:val="18"/>
                <w:u w:val="single"/>
              </w:rPr>
            </w:pPr>
            <w:del w:id="3059" w:author="Alban Roche" w:date="2017-08-02T16:27:00Z">
              <w:r w:rsidRPr="00671C8B" w:rsidDel="00F22490">
                <w:rPr>
                  <w:szCs w:val="18"/>
                  <w:u w:val="single"/>
                </w:rPr>
                <w:delText>Response</w:delText>
              </w:r>
              <w:bookmarkStart w:id="3060" w:name="_Toc489456814"/>
              <w:bookmarkEnd w:id="3060"/>
            </w:del>
          </w:p>
          <w:p w14:paraId="1FFB2A00" w14:textId="27853C1A" w:rsidR="00975CC4" w:rsidRPr="00671C8B" w:rsidDel="00F22490" w:rsidRDefault="00975CC4" w:rsidP="00166AF3">
            <w:pPr>
              <w:pStyle w:val="TableBody"/>
              <w:rPr>
                <w:del w:id="3061" w:author="Alban Roche" w:date="2017-08-02T16:27:00Z"/>
                <w:b/>
                <w:szCs w:val="18"/>
              </w:rPr>
            </w:pPr>
            <w:del w:id="3062" w:author="Alban Roche" w:date="2017-08-02T16:27:00Z">
              <w:r w:rsidRPr="00671C8B" w:rsidDel="00F22490">
                <w:rPr>
                  <w:b/>
                  <w:szCs w:val="18"/>
                </w:rPr>
                <w:delText>OK</w:delText>
              </w:r>
              <w:bookmarkStart w:id="3063" w:name="_Toc489456815"/>
              <w:bookmarkEnd w:id="3063"/>
            </w:del>
          </w:p>
          <w:p w14:paraId="0186FE52" w14:textId="3D5F8690" w:rsidR="00975CC4" w:rsidRPr="00671C8B" w:rsidDel="00F22490" w:rsidRDefault="00975CC4" w:rsidP="00166AF3">
            <w:pPr>
              <w:pStyle w:val="TableBody"/>
              <w:rPr>
                <w:del w:id="3064" w:author="Alban Roche" w:date="2017-08-02T16:27:00Z"/>
                <w:b/>
                <w:szCs w:val="18"/>
              </w:rPr>
            </w:pPr>
            <w:bookmarkStart w:id="3065" w:name="_Toc489456816"/>
            <w:bookmarkEnd w:id="3065"/>
          </w:p>
          <w:p w14:paraId="32D74BBC" w14:textId="44D0BF14" w:rsidR="00975CC4" w:rsidRPr="00671C8B" w:rsidDel="00F22490" w:rsidRDefault="00975CC4" w:rsidP="00166AF3">
            <w:pPr>
              <w:pStyle w:val="TableBody"/>
              <w:rPr>
                <w:del w:id="3066" w:author="Alban Roche" w:date="2017-08-02T16:27:00Z"/>
                <w:szCs w:val="18"/>
              </w:rPr>
            </w:pPr>
            <w:del w:id="3067" w:author="Alban Roche" w:date="2017-08-02T16:27:00Z">
              <w:r w:rsidRPr="00671C8B" w:rsidDel="00F22490">
                <w:rPr>
                  <w:szCs w:val="18"/>
                </w:rPr>
                <w:delText>or</w:delText>
              </w:r>
              <w:bookmarkStart w:id="3068" w:name="_Toc489456817"/>
              <w:bookmarkEnd w:id="3068"/>
            </w:del>
          </w:p>
          <w:p w14:paraId="08812AC4" w14:textId="706A640C" w:rsidR="00975CC4" w:rsidRPr="00671C8B" w:rsidDel="00F22490" w:rsidRDefault="00975CC4" w:rsidP="00166AF3">
            <w:pPr>
              <w:pStyle w:val="TableBody"/>
              <w:rPr>
                <w:del w:id="3069" w:author="Alban Roche" w:date="2017-08-02T16:27:00Z"/>
                <w:b/>
              </w:rPr>
            </w:pPr>
            <w:del w:id="3070" w:author="Alban Roche" w:date="2017-08-02T16:27:00Z">
              <w:r w:rsidRPr="00671C8B" w:rsidDel="00F22490">
                <w:rPr>
                  <w:b/>
                  <w:szCs w:val="18"/>
                </w:rPr>
                <w:delText>+CME ERROR: &lt;err&gt;</w:delText>
              </w:r>
              <w:bookmarkStart w:id="3071" w:name="_Toc489456818"/>
              <w:bookmarkEnd w:id="3071"/>
            </w:del>
          </w:p>
        </w:tc>
        <w:bookmarkStart w:id="3072" w:name="_Toc489456819"/>
        <w:bookmarkEnd w:id="3072"/>
      </w:tr>
      <w:tr w:rsidR="00975CC4" w:rsidRPr="00671C8B" w:rsidDel="00F22490" w14:paraId="2FAA3A72" w14:textId="598D4FD2" w:rsidTr="00166AF3">
        <w:trPr>
          <w:trHeight w:val="65"/>
          <w:del w:id="3073" w:author="Alban Roche" w:date="2017-08-02T16:27:00Z"/>
        </w:trPr>
        <w:tc>
          <w:tcPr>
            <w:tcW w:w="1728" w:type="dxa"/>
          </w:tcPr>
          <w:p w14:paraId="18634EFE" w14:textId="3B69731C" w:rsidR="00975CC4" w:rsidRPr="00671C8B" w:rsidDel="00F22490" w:rsidRDefault="00975CC4" w:rsidP="00166AF3">
            <w:pPr>
              <w:pStyle w:val="TableBody"/>
              <w:rPr>
                <w:del w:id="3074" w:author="Alban Roche" w:date="2017-08-02T16:27:00Z"/>
                <w:szCs w:val="18"/>
                <w:u w:val="single"/>
              </w:rPr>
            </w:pPr>
            <w:del w:id="3075" w:author="Alban Roche" w:date="2017-08-02T16:27:00Z">
              <w:r w:rsidRPr="00671C8B" w:rsidDel="00F22490">
                <w:rPr>
                  <w:szCs w:val="18"/>
                  <w:u w:val="single"/>
                </w:rPr>
                <w:delText>Notes</w:delText>
              </w:r>
              <w:bookmarkStart w:id="3076" w:name="_Toc489456820"/>
              <w:bookmarkEnd w:id="3076"/>
            </w:del>
          </w:p>
        </w:tc>
        <w:tc>
          <w:tcPr>
            <w:tcW w:w="7560" w:type="dxa"/>
          </w:tcPr>
          <w:p w14:paraId="34DA242A" w14:textId="7D5FA6C2" w:rsidR="00975CC4" w:rsidRPr="00671C8B" w:rsidDel="00F22490" w:rsidRDefault="00975CC4" w:rsidP="00166AF3">
            <w:pPr>
              <w:pStyle w:val="TableBody"/>
              <w:rPr>
                <w:del w:id="3077" w:author="Alban Roche" w:date="2017-08-02T16:27:00Z"/>
              </w:rPr>
            </w:pPr>
            <w:del w:id="3078" w:author="Alban Roche" w:date="2017-08-02T16:27:00Z">
              <w:r w:rsidRPr="00671C8B" w:rsidDel="00F22490">
                <w:delText>This command hangs up waiting/active MT calls and MO calls.</w:delText>
              </w:r>
              <w:bookmarkStart w:id="3079" w:name="_Toc489456821"/>
              <w:bookmarkEnd w:id="3079"/>
            </w:del>
          </w:p>
        </w:tc>
        <w:bookmarkStart w:id="3080" w:name="_Toc489456822"/>
        <w:bookmarkEnd w:id="3080"/>
      </w:tr>
    </w:tbl>
    <w:p w14:paraId="3091036D" w14:textId="222A99D6" w:rsidR="00975CC4" w:rsidRPr="00671C8B" w:rsidDel="00F22490" w:rsidRDefault="00975CC4" w:rsidP="0059466D">
      <w:pPr>
        <w:pStyle w:val="Heading2"/>
        <w:numPr>
          <w:ilvl w:val="1"/>
          <w:numId w:val="11"/>
        </w:numPr>
        <w:ind w:left="1080" w:hanging="1080"/>
        <w:rPr>
          <w:del w:id="3081" w:author="Alban Roche" w:date="2017-08-02T16:27:00Z"/>
        </w:rPr>
      </w:pPr>
      <w:bookmarkStart w:id="3082" w:name="_Toc345081398"/>
      <w:bookmarkStart w:id="3083" w:name="_Toc170125902"/>
      <w:bookmarkStart w:id="3084" w:name="_Toc78179859"/>
      <w:bookmarkStart w:id="3085" w:name="_Toc349753139"/>
      <w:bookmarkStart w:id="3086" w:name="_Toc349754034"/>
      <w:bookmarkStart w:id="3087" w:name="_Ref366745580"/>
      <w:bookmarkStart w:id="3088" w:name="_Ref369092804"/>
      <w:bookmarkStart w:id="3089" w:name="_Toc368586100"/>
      <w:bookmarkStart w:id="3090" w:name="_Toc486251556"/>
      <w:bookmarkStart w:id="3091" w:name="_Toc170125820"/>
      <w:bookmarkStart w:id="3092" w:name="_Toc78179779"/>
      <w:bookmarkStart w:id="3093" w:name="_Toc345081270"/>
      <w:bookmarkStart w:id="3094" w:name="_Toc349753016"/>
      <w:bookmarkStart w:id="3095" w:name="_Toc349753906"/>
      <w:bookmarkStart w:id="3096" w:name="_Ref366744051"/>
      <w:bookmarkStart w:id="3097" w:name="_Ref369079452"/>
      <w:bookmarkStart w:id="3098" w:name="_Toc368585973"/>
      <w:del w:id="3099" w:author="Alban Roche" w:date="2017-08-02T16:27:00Z">
        <w:r w:rsidRPr="00671C8B" w:rsidDel="00F22490">
          <w:delText xml:space="preserve">+CR Command: Service Reporting </w:delText>
        </w:r>
        <w:bookmarkEnd w:id="3082"/>
        <w:bookmarkEnd w:id="3083"/>
        <w:bookmarkEnd w:id="3084"/>
        <w:r w:rsidRPr="00671C8B" w:rsidDel="00F22490">
          <w:delText>Control</w:delText>
        </w:r>
        <w:bookmarkStart w:id="3100" w:name="_Toc489456823"/>
        <w:bookmarkEnd w:id="3085"/>
        <w:bookmarkEnd w:id="3086"/>
        <w:bookmarkEnd w:id="3087"/>
        <w:bookmarkEnd w:id="3088"/>
        <w:bookmarkEnd w:id="3089"/>
        <w:bookmarkEnd w:id="3090"/>
        <w:bookmarkEnd w:id="3100"/>
      </w:del>
    </w:p>
    <w:tbl>
      <w:tblPr>
        <w:tblStyle w:val="TableSWIleft"/>
        <w:tblW w:w="9288" w:type="dxa"/>
        <w:tblLayout w:type="fixed"/>
        <w:tblLook w:val="04A0" w:firstRow="1" w:lastRow="0" w:firstColumn="1" w:lastColumn="0" w:noHBand="0" w:noVBand="1"/>
      </w:tblPr>
      <w:tblGrid>
        <w:gridCol w:w="1728"/>
        <w:gridCol w:w="7560"/>
      </w:tblGrid>
      <w:tr w:rsidR="00975CC4" w:rsidRPr="00671C8B" w:rsidDel="00F22490" w14:paraId="381484BD" w14:textId="67E31EE1" w:rsidTr="00166AF3">
        <w:trPr>
          <w:cnfStyle w:val="100000000000" w:firstRow="1" w:lastRow="0" w:firstColumn="0" w:lastColumn="0" w:oddVBand="0" w:evenVBand="0" w:oddHBand="0" w:evenHBand="0" w:firstRowFirstColumn="0" w:firstRowLastColumn="0" w:lastRowFirstColumn="0" w:lastRowLastColumn="0"/>
          <w:del w:id="3101" w:author="Alban Roche" w:date="2017-08-02T16:27:00Z"/>
        </w:trPr>
        <w:tc>
          <w:tcPr>
            <w:tcW w:w="9288" w:type="dxa"/>
            <w:gridSpan w:val="2"/>
          </w:tcPr>
          <w:p w14:paraId="463D4889" w14:textId="0EA19523" w:rsidR="00975CC4" w:rsidRPr="00671C8B" w:rsidDel="00F22490" w:rsidRDefault="00975CC4">
            <w:pPr>
              <w:pStyle w:val="TableRowHead"/>
              <w:spacing w:before="144" w:after="144"/>
              <w:rPr>
                <w:del w:id="3102" w:author="Alban Roche" w:date="2017-08-02T16:27:00Z"/>
                <w:bCs w:val="0"/>
              </w:rPr>
            </w:pPr>
            <w:del w:id="3103" w:author="Alban Roche" w:date="2017-08-02T14:40:00Z">
              <w:r w:rsidDel="00F22490">
                <w:delText>HL7618, HL7618RD, HL7648, HL7650, HL7688, HL7690 and HL7692</w:delText>
              </w:r>
            </w:del>
            <w:bookmarkStart w:id="3104" w:name="_Toc489456824"/>
            <w:bookmarkEnd w:id="3104"/>
          </w:p>
        </w:tc>
        <w:bookmarkStart w:id="3105" w:name="_Toc489456825"/>
        <w:bookmarkEnd w:id="3105"/>
      </w:tr>
      <w:tr w:rsidR="00975CC4" w:rsidRPr="00671C8B" w:rsidDel="00F22490" w14:paraId="1A45A548" w14:textId="70A9C0CA" w:rsidTr="00166AF3">
        <w:trPr>
          <w:del w:id="3106" w:author="Alban Roche" w:date="2017-08-02T16:27:00Z"/>
        </w:trPr>
        <w:tc>
          <w:tcPr>
            <w:tcW w:w="1728" w:type="dxa"/>
          </w:tcPr>
          <w:p w14:paraId="06351FC1" w14:textId="05C1524B" w:rsidR="00975CC4" w:rsidRPr="00671C8B" w:rsidDel="00F22490" w:rsidRDefault="00975CC4" w:rsidP="00166AF3">
            <w:pPr>
              <w:pStyle w:val="TableBody"/>
              <w:rPr>
                <w:del w:id="3107" w:author="Alban Roche" w:date="2017-08-02T16:27:00Z"/>
                <w:rFonts w:ascii="Times New Roman" w:hAnsi="Times New Roman" w:cs="Times New Roman"/>
                <w:i/>
                <w:sz w:val="20"/>
                <w:szCs w:val="20"/>
              </w:rPr>
            </w:pPr>
            <w:del w:id="3108" w:author="Alban Roche" w:date="2017-08-02T16:27:00Z">
              <w:r w:rsidRPr="00671C8B" w:rsidDel="00F22490">
                <w:rPr>
                  <w:i/>
                </w:rPr>
                <w:delText>Test command</w:delText>
              </w:r>
              <w:bookmarkStart w:id="3109" w:name="_Toc489456826"/>
              <w:bookmarkEnd w:id="3109"/>
            </w:del>
          </w:p>
          <w:p w14:paraId="3F0FE177" w14:textId="647EC330" w:rsidR="00975CC4" w:rsidRPr="00671C8B" w:rsidDel="00F22490" w:rsidRDefault="00975CC4" w:rsidP="00166AF3">
            <w:pPr>
              <w:pStyle w:val="TableBody"/>
              <w:rPr>
                <w:del w:id="3110" w:author="Alban Roche" w:date="2017-08-02T16:27:00Z"/>
              </w:rPr>
            </w:pPr>
            <w:bookmarkStart w:id="3111" w:name="_Toc489456827"/>
            <w:bookmarkEnd w:id="3111"/>
          </w:p>
          <w:p w14:paraId="5F496E77" w14:textId="674B7AC5" w:rsidR="00975CC4" w:rsidRPr="00671C8B" w:rsidDel="00F22490" w:rsidRDefault="00975CC4" w:rsidP="00166AF3">
            <w:pPr>
              <w:pStyle w:val="TableBody"/>
              <w:rPr>
                <w:del w:id="3112" w:author="Alban Roche" w:date="2017-08-02T16:27:00Z"/>
                <w:u w:val="single"/>
              </w:rPr>
            </w:pPr>
            <w:del w:id="3113" w:author="Alban Roche" w:date="2017-08-02T16:27:00Z">
              <w:r w:rsidRPr="00671C8B" w:rsidDel="00F22490">
                <w:rPr>
                  <w:u w:val="single"/>
                </w:rPr>
                <w:delText>Syntax</w:delText>
              </w:r>
              <w:bookmarkStart w:id="3114" w:name="_Toc489456828"/>
              <w:bookmarkEnd w:id="3114"/>
            </w:del>
          </w:p>
          <w:p w14:paraId="1F1FBC13" w14:textId="218FFF2C" w:rsidR="00975CC4" w:rsidRPr="00671C8B" w:rsidDel="00F22490" w:rsidRDefault="00975CC4" w:rsidP="00166AF3">
            <w:pPr>
              <w:pStyle w:val="TableBody"/>
              <w:rPr>
                <w:del w:id="3115" w:author="Alban Roche" w:date="2017-08-02T16:27:00Z"/>
                <w:b/>
              </w:rPr>
            </w:pPr>
            <w:del w:id="3116" w:author="Alban Roche" w:date="2017-08-02T16:27:00Z">
              <w:r w:rsidRPr="00671C8B" w:rsidDel="00F22490">
                <w:rPr>
                  <w:b/>
                </w:rPr>
                <w:delText>AT+CR=?</w:delText>
              </w:r>
              <w:bookmarkStart w:id="3117" w:name="_Toc489456829"/>
              <w:bookmarkEnd w:id="3117"/>
            </w:del>
          </w:p>
          <w:p w14:paraId="1F7EED83" w14:textId="2C3D0A7C" w:rsidR="00975CC4" w:rsidRPr="00671C8B" w:rsidDel="00F22490" w:rsidRDefault="00975CC4" w:rsidP="00166AF3">
            <w:pPr>
              <w:pStyle w:val="TableBody"/>
              <w:rPr>
                <w:del w:id="3118" w:author="Alban Roche" w:date="2017-08-02T16:27:00Z"/>
              </w:rPr>
            </w:pPr>
            <w:bookmarkStart w:id="3119" w:name="_Toc489456830"/>
            <w:bookmarkEnd w:id="3119"/>
          </w:p>
        </w:tc>
        <w:tc>
          <w:tcPr>
            <w:tcW w:w="7560" w:type="dxa"/>
          </w:tcPr>
          <w:p w14:paraId="636A6E70" w14:textId="3CC8062C" w:rsidR="00975CC4" w:rsidRPr="006928C8" w:rsidDel="00F22490" w:rsidRDefault="00975CC4" w:rsidP="00166AF3">
            <w:pPr>
              <w:pStyle w:val="TableBody"/>
              <w:rPr>
                <w:del w:id="3120" w:author="Alban Roche" w:date="2017-08-02T16:27:00Z"/>
              </w:rPr>
            </w:pPr>
            <w:bookmarkStart w:id="3121" w:name="_Toc489456831"/>
            <w:bookmarkEnd w:id="3121"/>
          </w:p>
          <w:p w14:paraId="051BB334" w14:textId="60A198A1" w:rsidR="00975CC4" w:rsidRPr="00671C8B" w:rsidDel="00F22490" w:rsidRDefault="00975CC4" w:rsidP="00166AF3">
            <w:pPr>
              <w:pStyle w:val="TableBody"/>
              <w:rPr>
                <w:del w:id="3122" w:author="Alban Roche" w:date="2017-08-02T16:27:00Z"/>
                <w:u w:val="single"/>
              </w:rPr>
            </w:pPr>
            <w:bookmarkStart w:id="3123" w:name="_Toc489456832"/>
            <w:bookmarkEnd w:id="3123"/>
          </w:p>
          <w:p w14:paraId="12B696AE" w14:textId="0ABF1B0B" w:rsidR="00975CC4" w:rsidRPr="00671C8B" w:rsidDel="00F22490" w:rsidRDefault="00975CC4" w:rsidP="00166AF3">
            <w:pPr>
              <w:pStyle w:val="TableBody"/>
              <w:rPr>
                <w:del w:id="3124" w:author="Alban Roche" w:date="2017-08-02T16:27:00Z"/>
                <w:u w:val="single"/>
              </w:rPr>
            </w:pPr>
            <w:del w:id="3125" w:author="Alban Roche" w:date="2017-08-02T16:27:00Z">
              <w:r w:rsidRPr="00671C8B" w:rsidDel="00F22490">
                <w:rPr>
                  <w:u w:val="single"/>
                </w:rPr>
                <w:delText>Response</w:delText>
              </w:r>
              <w:bookmarkStart w:id="3126" w:name="_Toc489456833"/>
              <w:bookmarkEnd w:id="3126"/>
            </w:del>
          </w:p>
          <w:p w14:paraId="01BF3AF3" w14:textId="36238E19" w:rsidR="00975CC4" w:rsidRPr="00671C8B" w:rsidDel="00F22490" w:rsidRDefault="00975CC4" w:rsidP="00166AF3">
            <w:pPr>
              <w:pStyle w:val="TableBody"/>
              <w:rPr>
                <w:del w:id="3127" w:author="Alban Roche" w:date="2017-08-02T16:27:00Z"/>
              </w:rPr>
            </w:pPr>
            <w:del w:id="3128" w:author="Alban Roche" w:date="2017-08-02T16:27:00Z">
              <w:r w:rsidRPr="00671C8B" w:rsidDel="00F22490">
                <w:rPr>
                  <w:b/>
                </w:rPr>
                <w:delText>+CR:</w:delText>
              </w:r>
              <w:r w:rsidRPr="00671C8B" w:rsidDel="00F22490">
                <w:delText xml:space="preserve"> (list of supported </w:delText>
              </w:r>
              <w:r w:rsidRPr="00671C8B" w:rsidDel="00F22490">
                <w:rPr>
                  <w:b/>
                </w:rPr>
                <w:delText>&lt;mode&gt;</w:delText>
              </w:r>
              <w:r w:rsidRPr="00671C8B" w:rsidDel="00F22490">
                <w:delText>s)</w:delText>
              </w:r>
              <w:bookmarkStart w:id="3129" w:name="_Toc489456834"/>
              <w:bookmarkEnd w:id="3129"/>
            </w:del>
          </w:p>
          <w:p w14:paraId="2045366D" w14:textId="18D2F911" w:rsidR="00975CC4" w:rsidRPr="00671C8B" w:rsidDel="00F22490" w:rsidRDefault="00975CC4" w:rsidP="00166AF3">
            <w:pPr>
              <w:pStyle w:val="TableBody"/>
              <w:rPr>
                <w:del w:id="3130" w:author="Alban Roche" w:date="2017-08-02T16:27:00Z"/>
                <w:b/>
              </w:rPr>
            </w:pPr>
            <w:del w:id="3131" w:author="Alban Roche" w:date="2017-08-02T16:27:00Z">
              <w:r w:rsidRPr="00671C8B" w:rsidDel="00F22490">
                <w:rPr>
                  <w:b/>
                </w:rPr>
                <w:delText>OK</w:delText>
              </w:r>
              <w:bookmarkStart w:id="3132" w:name="_Toc489456835"/>
              <w:bookmarkEnd w:id="3132"/>
            </w:del>
          </w:p>
        </w:tc>
        <w:bookmarkStart w:id="3133" w:name="_Toc489456836"/>
        <w:bookmarkEnd w:id="3133"/>
      </w:tr>
      <w:tr w:rsidR="00975CC4" w:rsidRPr="00671C8B" w:rsidDel="00F22490" w14:paraId="27854F5F" w14:textId="04D90E03" w:rsidTr="00166AF3">
        <w:trPr>
          <w:del w:id="3134" w:author="Alban Roche" w:date="2017-08-02T16:27:00Z"/>
        </w:trPr>
        <w:tc>
          <w:tcPr>
            <w:tcW w:w="1728" w:type="dxa"/>
          </w:tcPr>
          <w:p w14:paraId="7CE26FAD" w14:textId="699AB148" w:rsidR="00975CC4" w:rsidRPr="00671C8B" w:rsidDel="00F22490" w:rsidRDefault="00975CC4" w:rsidP="00166AF3">
            <w:pPr>
              <w:pStyle w:val="TableBody"/>
              <w:rPr>
                <w:del w:id="3135" w:author="Alban Roche" w:date="2017-08-02T16:27:00Z"/>
                <w:rFonts w:ascii="Times New Roman" w:hAnsi="Times New Roman" w:cs="Times New Roman"/>
                <w:i/>
                <w:sz w:val="20"/>
                <w:szCs w:val="20"/>
              </w:rPr>
            </w:pPr>
            <w:del w:id="3136" w:author="Alban Roche" w:date="2017-08-02T16:27:00Z">
              <w:r w:rsidRPr="00671C8B" w:rsidDel="00F22490">
                <w:rPr>
                  <w:i/>
                </w:rPr>
                <w:delText>Read command</w:delText>
              </w:r>
              <w:bookmarkStart w:id="3137" w:name="_Toc489456837"/>
              <w:bookmarkEnd w:id="3137"/>
            </w:del>
          </w:p>
          <w:p w14:paraId="15E34CB7" w14:textId="6E8FFBB5" w:rsidR="00975CC4" w:rsidRPr="00671C8B" w:rsidDel="00F22490" w:rsidRDefault="00975CC4" w:rsidP="00166AF3">
            <w:pPr>
              <w:pStyle w:val="TableBody"/>
              <w:rPr>
                <w:del w:id="3138" w:author="Alban Roche" w:date="2017-08-02T16:27:00Z"/>
              </w:rPr>
            </w:pPr>
            <w:bookmarkStart w:id="3139" w:name="_Toc489456838"/>
            <w:bookmarkEnd w:id="3139"/>
          </w:p>
          <w:p w14:paraId="4C02CE8A" w14:textId="4C5B2E87" w:rsidR="00975CC4" w:rsidRPr="00671C8B" w:rsidDel="00F22490" w:rsidRDefault="00975CC4" w:rsidP="00166AF3">
            <w:pPr>
              <w:pStyle w:val="TableBody"/>
              <w:rPr>
                <w:del w:id="3140" w:author="Alban Roche" w:date="2017-08-02T16:27:00Z"/>
                <w:u w:val="single"/>
              </w:rPr>
            </w:pPr>
            <w:del w:id="3141" w:author="Alban Roche" w:date="2017-08-02T16:27:00Z">
              <w:r w:rsidRPr="00671C8B" w:rsidDel="00F22490">
                <w:rPr>
                  <w:u w:val="single"/>
                </w:rPr>
                <w:delText>Syntax</w:delText>
              </w:r>
              <w:bookmarkStart w:id="3142" w:name="_Toc489456839"/>
              <w:bookmarkEnd w:id="3142"/>
            </w:del>
          </w:p>
          <w:p w14:paraId="22BA579B" w14:textId="774D5F89" w:rsidR="00975CC4" w:rsidRPr="00671C8B" w:rsidDel="00F22490" w:rsidRDefault="00975CC4" w:rsidP="00166AF3">
            <w:pPr>
              <w:pStyle w:val="TableBody"/>
              <w:rPr>
                <w:del w:id="3143" w:author="Alban Roche" w:date="2017-08-02T16:27:00Z"/>
                <w:b/>
              </w:rPr>
            </w:pPr>
            <w:del w:id="3144" w:author="Alban Roche" w:date="2017-08-02T16:27:00Z">
              <w:r w:rsidRPr="00671C8B" w:rsidDel="00F22490">
                <w:rPr>
                  <w:b/>
                </w:rPr>
                <w:delText>AT+CR?</w:delText>
              </w:r>
              <w:bookmarkStart w:id="3145" w:name="_Toc489456840"/>
              <w:bookmarkEnd w:id="3145"/>
            </w:del>
          </w:p>
          <w:p w14:paraId="61BF961F" w14:textId="6E5704E6" w:rsidR="00975CC4" w:rsidRPr="00671C8B" w:rsidDel="00F22490" w:rsidRDefault="00975CC4" w:rsidP="00166AF3">
            <w:pPr>
              <w:pStyle w:val="TableBody"/>
              <w:rPr>
                <w:del w:id="3146" w:author="Alban Roche" w:date="2017-08-02T16:27:00Z"/>
              </w:rPr>
            </w:pPr>
            <w:bookmarkStart w:id="3147" w:name="_Toc489456841"/>
            <w:bookmarkEnd w:id="3147"/>
          </w:p>
        </w:tc>
        <w:tc>
          <w:tcPr>
            <w:tcW w:w="7560" w:type="dxa"/>
          </w:tcPr>
          <w:p w14:paraId="0DEF01AD" w14:textId="1B63EEC2" w:rsidR="00975CC4" w:rsidRPr="006928C8" w:rsidDel="00F22490" w:rsidRDefault="00975CC4" w:rsidP="00166AF3">
            <w:pPr>
              <w:pStyle w:val="TableBody"/>
              <w:rPr>
                <w:del w:id="3148" w:author="Alban Roche" w:date="2017-08-02T16:27:00Z"/>
              </w:rPr>
            </w:pPr>
            <w:bookmarkStart w:id="3149" w:name="_Toc489456842"/>
            <w:bookmarkEnd w:id="3149"/>
          </w:p>
          <w:p w14:paraId="251FF83B" w14:textId="63CB3E0C" w:rsidR="00975CC4" w:rsidRPr="00671C8B" w:rsidDel="00F22490" w:rsidRDefault="00975CC4" w:rsidP="00166AF3">
            <w:pPr>
              <w:pStyle w:val="TableBody"/>
              <w:rPr>
                <w:del w:id="3150" w:author="Alban Roche" w:date="2017-08-02T16:27:00Z"/>
                <w:u w:val="single"/>
              </w:rPr>
            </w:pPr>
            <w:bookmarkStart w:id="3151" w:name="_Toc489456843"/>
            <w:bookmarkEnd w:id="3151"/>
          </w:p>
          <w:p w14:paraId="5682B39E" w14:textId="4A695864" w:rsidR="00975CC4" w:rsidRPr="00671C8B" w:rsidDel="00F22490" w:rsidRDefault="00975CC4" w:rsidP="00166AF3">
            <w:pPr>
              <w:pStyle w:val="TableBody"/>
              <w:rPr>
                <w:del w:id="3152" w:author="Alban Roche" w:date="2017-08-02T16:27:00Z"/>
                <w:u w:val="single"/>
              </w:rPr>
            </w:pPr>
            <w:del w:id="3153" w:author="Alban Roche" w:date="2017-08-02T16:27:00Z">
              <w:r w:rsidRPr="00671C8B" w:rsidDel="00F22490">
                <w:rPr>
                  <w:u w:val="single"/>
                </w:rPr>
                <w:delText>Response</w:delText>
              </w:r>
              <w:bookmarkStart w:id="3154" w:name="_Toc489456844"/>
              <w:bookmarkEnd w:id="3154"/>
            </w:del>
          </w:p>
          <w:p w14:paraId="6F319979" w14:textId="7076FB3B" w:rsidR="00975CC4" w:rsidRPr="00671C8B" w:rsidDel="00F22490" w:rsidRDefault="00975CC4" w:rsidP="00166AF3">
            <w:pPr>
              <w:pStyle w:val="TableBody"/>
              <w:rPr>
                <w:del w:id="3155" w:author="Alban Roche" w:date="2017-08-02T16:27:00Z"/>
                <w:b/>
              </w:rPr>
            </w:pPr>
            <w:del w:id="3156" w:author="Alban Roche" w:date="2017-08-02T16:27:00Z">
              <w:r w:rsidRPr="00671C8B" w:rsidDel="00F22490">
                <w:rPr>
                  <w:b/>
                </w:rPr>
                <w:delText>+CR: &lt;mode&gt;</w:delText>
              </w:r>
              <w:bookmarkStart w:id="3157" w:name="_Toc489456845"/>
              <w:bookmarkEnd w:id="3157"/>
            </w:del>
          </w:p>
          <w:p w14:paraId="5CD9B86F" w14:textId="176B278D" w:rsidR="00975CC4" w:rsidRPr="00671C8B" w:rsidDel="00F22490" w:rsidRDefault="00975CC4" w:rsidP="00166AF3">
            <w:pPr>
              <w:pStyle w:val="TableBody"/>
              <w:rPr>
                <w:del w:id="3158" w:author="Alban Roche" w:date="2017-08-02T16:27:00Z"/>
              </w:rPr>
            </w:pPr>
            <w:del w:id="3159" w:author="Alban Roche" w:date="2017-08-02T16:27:00Z">
              <w:r w:rsidRPr="00671C8B" w:rsidDel="00F22490">
                <w:rPr>
                  <w:b/>
                </w:rPr>
                <w:delText>OK</w:delText>
              </w:r>
              <w:bookmarkStart w:id="3160" w:name="_Toc489456846"/>
              <w:bookmarkEnd w:id="3160"/>
            </w:del>
          </w:p>
        </w:tc>
        <w:bookmarkStart w:id="3161" w:name="_Toc489456847"/>
        <w:bookmarkEnd w:id="3161"/>
      </w:tr>
      <w:tr w:rsidR="00975CC4" w:rsidRPr="00671C8B" w:rsidDel="00F22490" w14:paraId="52EB8CA7" w14:textId="0899F4D2" w:rsidTr="00166AF3">
        <w:trPr>
          <w:cantSplit w:val="0"/>
          <w:del w:id="3162" w:author="Alban Roche" w:date="2017-08-02T16:27:00Z"/>
        </w:trPr>
        <w:tc>
          <w:tcPr>
            <w:tcW w:w="1728" w:type="dxa"/>
          </w:tcPr>
          <w:p w14:paraId="4042A935" w14:textId="65127888" w:rsidR="00975CC4" w:rsidRPr="00671C8B" w:rsidDel="00F22490" w:rsidRDefault="00975CC4" w:rsidP="00166AF3">
            <w:pPr>
              <w:pStyle w:val="TableBody"/>
              <w:rPr>
                <w:del w:id="3163" w:author="Alban Roche" w:date="2017-08-02T16:27:00Z"/>
                <w:rFonts w:ascii="Times New Roman" w:hAnsi="Times New Roman" w:cs="Times New Roman"/>
                <w:i/>
                <w:sz w:val="20"/>
                <w:szCs w:val="20"/>
              </w:rPr>
            </w:pPr>
            <w:del w:id="3164" w:author="Alban Roche" w:date="2017-08-02T16:27:00Z">
              <w:r w:rsidRPr="00671C8B" w:rsidDel="00F22490">
                <w:rPr>
                  <w:i/>
                </w:rPr>
                <w:delText>Write command</w:delText>
              </w:r>
              <w:bookmarkStart w:id="3165" w:name="_Toc489456848"/>
              <w:bookmarkEnd w:id="3165"/>
            </w:del>
          </w:p>
          <w:p w14:paraId="58622AD9" w14:textId="10A6E8D4" w:rsidR="00975CC4" w:rsidRPr="00671C8B" w:rsidDel="00F22490" w:rsidRDefault="00975CC4" w:rsidP="00166AF3">
            <w:pPr>
              <w:pStyle w:val="TableBody"/>
              <w:rPr>
                <w:del w:id="3166" w:author="Alban Roche" w:date="2017-08-02T16:27:00Z"/>
              </w:rPr>
            </w:pPr>
            <w:bookmarkStart w:id="3167" w:name="_Toc489456849"/>
            <w:bookmarkEnd w:id="3167"/>
          </w:p>
          <w:p w14:paraId="4912A371" w14:textId="78FE0CD9" w:rsidR="00975CC4" w:rsidRPr="00671C8B" w:rsidDel="00F22490" w:rsidRDefault="00975CC4" w:rsidP="00166AF3">
            <w:pPr>
              <w:pStyle w:val="TableBody"/>
              <w:rPr>
                <w:del w:id="3168" w:author="Alban Roche" w:date="2017-08-02T16:27:00Z"/>
                <w:u w:val="single"/>
              </w:rPr>
            </w:pPr>
            <w:del w:id="3169" w:author="Alban Roche" w:date="2017-08-02T16:27:00Z">
              <w:r w:rsidRPr="00671C8B" w:rsidDel="00F22490">
                <w:rPr>
                  <w:u w:val="single"/>
                </w:rPr>
                <w:delText>Syntax</w:delText>
              </w:r>
              <w:bookmarkStart w:id="3170" w:name="_Toc489456850"/>
              <w:bookmarkEnd w:id="3170"/>
            </w:del>
          </w:p>
          <w:p w14:paraId="6B15135E" w14:textId="3BDA4859" w:rsidR="00975CC4" w:rsidRPr="00671C8B" w:rsidDel="00F22490" w:rsidRDefault="00975CC4" w:rsidP="00166AF3">
            <w:pPr>
              <w:pStyle w:val="TableBody"/>
              <w:rPr>
                <w:del w:id="3171" w:author="Alban Roche" w:date="2017-08-02T16:27:00Z"/>
              </w:rPr>
            </w:pPr>
            <w:del w:id="3172" w:author="Alban Roche" w:date="2017-08-02T16:27:00Z">
              <w:r w:rsidRPr="00671C8B" w:rsidDel="00F22490">
                <w:rPr>
                  <w:b/>
                </w:rPr>
                <w:delText>AT+CR=</w:delText>
              </w:r>
              <w:r w:rsidRPr="00671C8B" w:rsidDel="00F22490">
                <w:rPr>
                  <w:b/>
                </w:rPr>
                <w:br/>
                <w:delText>[&lt;mode&gt;]</w:delText>
              </w:r>
              <w:bookmarkStart w:id="3173" w:name="_Toc489456851"/>
              <w:bookmarkEnd w:id="3173"/>
            </w:del>
          </w:p>
        </w:tc>
        <w:tc>
          <w:tcPr>
            <w:tcW w:w="7560" w:type="dxa"/>
          </w:tcPr>
          <w:p w14:paraId="2294FDE1" w14:textId="40165925" w:rsidR="00975CC4" w:rsidRPr="006928C8" w:rsidDel="00F22490" w:rsidRDefault="00975CC4" w:rsidP="00166AF3">
            <w:pPr>
              <w:pStyle w:val="TableBody"/>
              <w:rPr>
                <w:del w:id="3174" w:author="Alban Roche" w:date="2017-08-02T16:27:00Z"/>
              </w:rPr>
            </w:pPr>
            <w:bookmarkStart w:id="3175" w:name="_Toc489456852"/>
            <w:bookmarkEnd w:id="3175"/>
          </w:p>
          <w:p w14:paraId="48DC569D" w14:textId="3466BFFA" w:rsidR="00975CC4" w:rsidRPr="00671C8B" w:rsidDel="00F22490" w:rsidRDefault="00975CC4" w:rsidP="00166AF3">
            <w:pPr>
              <w:pStyle w:val="TableBody"/>
              <w:rPr>
                <w:del w:id="3176" w:author="Alban Roche" w:date="2017-08-02T16:27:00Z"/>
                <w:u w:val="single"/>
              </w:rPr>
            </w:pPr>
            <w:bookmarkStart w:id="3177" w:name="_Toc489456853"/>
            <w:bookmarkEnd w:id="3177"/>
          </w:p>
          <w:p w14:paraId="47F38F84" w14:textId="72A36718" w:rsidR="00975CC4" w:rsidRPr="00671C8B" w:rsidDel="00F22490" w:rsidRDefault="00975CC4" w:rsidP="00166AF3">
            <w:pPr>
              <w:pStyle w:val="TableBody"/>
              <w:rPr>
                <w:del w:id="3178" w:author="Alban Roche" w:date="2017-08-02T16:27:00Z"/>
                <w:u w:val="single"/>
              </w:rPr>
            </w:pPr>
            <w:del w:id="3179" w:author="Alban Roche" w:date="2017-08-02T16:27:00Z">
              <w:r w:rsidRPr="00671C8B" w:rsidDel="00F22490">
                <w:rPr>
                  <w:u w:val="single"/>
                </w:rPr>
                <w:delText>Response</w:delText>
              </w:r>
              <w:bookmarkStart w:id="3180" w:name="_Toc489456854"/>
              <w:bookmarkEnd w:id="3180"/>
            </w:del>
          </w:p>
          <w:p w14:paraId="65D5838F" w14:textId="61E54B85" w:rsidR="00975CC4" w:rsidRPr="00671C8B" w:rsidDel="00F22490" w:rsidRDefault="00975CC4" w:rsidP="00166AF3">
            <w:pPr>
              <w:pStyle w:val="TableBody"/>
              <w:rPr>
                <w:del w:id="3181" w:author="Alban Roche" w:date="2017-08-02T16:27:00Z"/>
                <w:b/>
              </w:rPr>
            </w:pPr>
            <w:del w:id="3182" w:author="Alban Roche" w:date="2017-08-02T16:27:00Z">
              <w:r w:rsidRPr="00671C8B" w:rsidDel="00F22490">
                <w:rPr>
                  <w:b/>
                </w:rPr>
                <w:delText>OK</w:delText>
              </w:r>
              <w:bookmarkStart w:id="3183" w:name="_Toc489456855"/>
              <w:bookmarkEnd w:id="3183"/>
            </w:del>
          </w:p>
          <w:p w14:paraId="4B24DF2A" w14:textId="348F268E" w:rsidR="00975CC4" w:rsidRPr="00671C8B" w:rsidDel="00F22490" w:rsidRDefault="00975CC4" w:rsidP="00166AF3">
            <w:pPr>
              <w:pStyle w:val="TableBody"/>
              <w:rPr>
                <w:del w:id="3184" w:author="Alban Roche" w:date="2017-08-02T16:27:00Z"/>
              </w:rPr>
            </w:pPr>
            <w:bookmarkStart w:id="3185" w:name="_Toc489456856"/>
            <w:bookmarkEnd w:id="3185"/>
          </w:p>
          <w:p w14:paraId="60921C68" w14:textId="04DFE0DA" w:rsidR="00975CC4" w:rsidRPr="00671C8B" w:rsidDel="00F22490" w:rsidRDefault="00975CC4" w:rsidP="00166AF3">
            <w:pPr>
              <w:pStyle w:val="TableBody"/>
              <w:rPr>
                <w:del w:id="3186" w:author="Alban Roche" w:date="2017-08-02T16:27:00Z"/>
              </w:rPr>
            </w:pPr>
            <w:del w:id="3187" w:author="Alban Roche" w:date="2017-08-02T16:27:00Z">
              <w:r w:rsidDel="00F22490">
                <w:delText>o</w:delText>
              </w:r>
              <w:r w:rsidRPr="00671C8B" w:rsidDel="00F22490">
                <w:delText>r</w:delText>
              </w:r>
              <w:bookmarkStart w:id="3188" w:name="_Toc489456857"/>
              <w:bookmarkEnd w:id="3188"/>
            </w:del>
          </w:p>
          <w:p w14:paraId="6058ACED" w14:textId="74BF2701" w:rsidR="00975CC4" w:rsidRPr="00671C8B" w:rsidDel="00F22490" w:rsidRDefault="00975CC4" w:rsidP="00166AF3">
            <w:pPr>
              <w:pStyle w:val="TableBody"/>
              <w:rPr>
                <w:del w:id="3189" w:author="Alban Roche" w:date="2017-08-02T16:27:00Z"/>
                <w:b/>
              </w:rPr>
            </w:pPr>
            <w:del w:id="3190" w:author="Alban Roche" w:date="2017-08-02T16:27:00Z">
              <w:r w:rsidRPr="00671C8B" w:rsidDel="00F22490">
                <w:rPr>
                  <w:b/>
                </w:rPr>
                <w:delText>+CME ERROR: &lt;err&gt;</w:delText>
              </w:r>
              <w:bookmarkStart w:id="3191" w:name="_Toc489456858"/>
              <w:bookmarkEnd w:id="3191"/>
            </w:del>
          </w:p>
          <w:p w14:paraId="44EEF68F" w14:textId="64484859" w:rsidR="00975CC4" w:rsidDel="00F22490" w:rsidRDefault="00975CC4" w:rsidP="00166AF3">
            <w:pPr>
              <w:pStyle w:val="TableBody"/>
              <w:rPr>
                <w:del w:id="3192" w:author="Alban Roche" w:date="2017-08-02T16:27:00Z"/>
                <w:u w:val="single"/>
              </w:rPr>
            </w:pPr>
            <w:bookmarkStart w:id="3193" w:name="_Toc489456859"/>
            <w:bookmarkEnd w:id="3193"/>
          </w:p>
          <w:p w14:paraId="1E75AC76" w14:textId="440C6941" w:rsidR="00975CC4" w:rsidDel="00F22490" w:rsidRDefault="00975CC4" w:rsidP="00166AF3">
            <w:pPr>
              <w:pStyle w:val="TableBody"/>
              <w:rPr>
                <w:del w:id="3194" w:author="Alban Roche" w:date="2017-08-02T16:27:00Z"/>
                <w:u w:val="single"/>
              </w:rPr>
            </w:pPr>
            <w:bookmarkStart w:id="3195" w:name="_Toc489456860"/>
            <w:bookmarkEnd w:id="3195"/>
          </w:p>
          <w:p w14:paraId="2365DC8C" w14:textId="2B2EC42C" w:rsidR="00975CC4" w:rsidRPr="00671C8B" w:rsidDel="00F22490" w:rsidRDefault="00975CC4" w:rsidP="00166AF3">
            <w:pPr>
              <w:pStyle w:val="TableBody"/>
              <w:rPr>
                <w:del w:id="3196" w:author="Alban Roche" w:date="2017-08-02T16:27:00Z"/>
                <w:u w:val="single"/>
              </w:rPr>
            </w:pPr>
            <w:bookmarkStart w:id="3197" w:name="_Toc489456861"/>
            <w:bookmarkEnd w:id="3197"/>
          </w:p>
          <w:p w14:paraId="15CAAABF" w14:textId="7B88C2B0" w:rsidR="00975CC4" w:rsidRPr="00671C8B" w:rsidDel="00F22490" w:rsidRDefault="00975CC4" w:rsidP="00166AF3">
            <w:pPr>
              <w:pStyle w:val="TableBody"/>
              <w:rPr>
                <w:del w:id="3198" w:author="Alban Roche" w:date="2017-08-02T16:27:00Z"/>
                <w:u w:val="single"/>
              </w:rPr>
            </w:pPr>
            <w:del w:id="3199" w:author="Alban Roche" w:date="2017-08-02T16:27:00Z">
              <w:r w:rsidRPr="00671C8B" w:rsidDel="00F22490">
                <w:rPr>
                  <w:u w:val="single"/>
                </w:rPr>
                <w:delText>Parameters</w:delText>
              </w:r>
              <w:bookmarkStart w:id="3200" w:name="_Toc489456862"/>
              <w:bookmarkEnd w:id="3200"/>
            </w:del>
          </w:p>
          <w:p w14:paraId="1B052A98" w14:textId="55886935" w:rsidR="00975CC4" w:rsidRPr="00671C8B" w:rsidDel="00F22490" w:rsidRDefault="00975CC4" w:rsidP="00166AF3">
            <w:pPr>
              <w:pStyle w:val="TableBody"/>
              <w:rPr>
                <w:del w:id="3201" w:author="Alban Roche" w:date="2017-08-02T16:27:00Z"/>
              </w:rPr>
            </w:pPr>
            <w:del w:id="3202" w:author="Alban Roche" w:date="2017-08-02T16:27:00Z">
              <w:r w:rsidRPr="00671C8B" w:rsidDel="00F22490">
                <w:rPr>
                  <w:b/>
                </w:rPr>
                <w:delText>&lt;mode&gt;</w:delText>
              </w:r>
              <w:r w:rsidRPr="00671C8B" w:rsidDel="00F22490">
                <w:tab/>
              </w:r>
              <w:r w:rsidRPr="00671C8B" w:rsidDel="00F22490">
                <w:rPr>
                  <w:u w:val="single"/>
                </w:rPr>
                <w:delText>0</w:delText>
              </w:r>
              <w:r w:rsidRPr="00671C8B" w:rsidDel="00F22490">
                <w:tab/>
                <w:delText>Disables reporting</w:delText>
              </w:r>
              <w:bookmarkStart w:id="3203" w:name="_Toc489456863"/>
              <w:bookmarkEnd w:id="3203"/>
            </w:del>
          </w:p>
          <w:p w14:paraId="303FCE74" w14:textId="3C17BDA0" w:rsidR="00975CC4" w:rsidRPr="00671C8B" w:rsidDel="00F22490" w:rsidRDefault="00975CC4" w:rsidP="00166AF3">
            <w:pPr>
              <w:pStyle w:val="TableBody"/>
              <w:rPr>
                <w:del w:id="3204" w:author="Alban Roche" w:date="2017-08-02T16:27:00Z"/>
              </w:rPr>
            </w:pPr>
            <w:del w:id="3205" w:author="Alban Roche" w:date="2017-08-02T16:27:00Z">
              <w:r w:rsidRPr="00671C8B" w:rsidDel="00F22490">
                <w:tab/>
              </w:r>
              <w:r w:rsidRPr="00671C8B" w:rsidDel="00F22490">
                <w:tab/>
                <w:delText>1</w:delText>
              </w:r>
              <w:r w:rsidRPr="00671C8B" w:rsidDel="00F22490">
                <w:tab/>
                <w:delText>Enables reporting</w:delText>
              </w:r>
              <w:bookmarkStart w:id="3206" w:name="_Toc489456864"/>
              <w:bookmarkEnd w:id="3206"/>
            </w:del>
          </w:p>
          <w:p w14:paraId="1AE00BB0" w14:textId="75D27086" w:rsidR="00975CC4" w:rsidRPr="000C4C2B" w:rsidDel="00F22490" w:rsidRDefault="00975CC4" w:rsidP="00166AF3">
            <w:pPr>
              <w:pStyle w:val="TableBody"/>
              <w:rPr>
                <w:del w:id="3207" w:author="Alban Roche" w:date="2017-08-02T16:27:00Z"/>
                <w:sz w:val="14"/>
                <w:szCs w:val="14"/>
              </w:rPr>
            </w:pPr>
            <w:bookmarkStart w:id="3208" w:name="_Toc489456865"/>
            <w:bookmarkEnd w:id="3208"/>
          </w:p>
          <w:p w14:paraId="202D26B9" w14:textId="3991A734" w:rsidR="00975CC4" w:rsidRPr="00671C8B" w:rsidDel="00F22490" w:rsidRDefault="00975CC4" w:rsidP="00166AF3">
            <w:pPr>
              <w:pStyle w:val="TableBody"/>
              <w:rPr>
                <w:del w:id="3209" w:author="Alban Roche" w:date="2017-08-02T16:27:00Z"/>
                <w:lang w:val="fr-FR"/>
              </w:rPr>
            </w:pPr>
            <w:del w:id="3210" w:author="Alban Roche" w:date="2017-08-02T16:27:00Z">
              <w:r w:rsidRPr="00671C8B" w:rsidDel="00F22490">
                <w:rPr>
                  <w:b/>
                  <w:lang w:val="fr-FR"/>
                </w:rPr>
                <w:delText>&lt;serv&gt;</w:delText>
              </w:r>
              <w:r w:rsidRPr="00671C8B" w:rsidDel="00F22490">
                <w:rPr>
                  <w:lang w:val="fr-FR"/>
                </w:rPr>
                <w:tab/>
                <w:delText>ASYNC</w:delText>
              </w:r>
              <w:r w:rsidRPr="00671C8B" w:rsidDel="00F22490">
                <w:rPr>
                  <w:lang w:val="fr-FR"/>
                </w:rPr>
                <w:tab/>
              </w:r>
              <w:r w:rsidDel="00F22490">
                <w:rPr>
                  <w:lang w:val="fr-FR"/>
                </w:rPr>
                <w:tab/>
              </w:r>
              <w:r w:rsidRPr="00671C8B" w:rsidDel="00F22490">
                <w:rPr>
                  <w:lang w:val="fr-FR"/>
                </w:rPr>
                <w:delText>Asynchronous transparent</w:delText>
              </w:r>
              <w:bookmarkStart w:id="3211" w:name="_Toc489456866"/>
              <w:bookmarkEnd w:id="3211"/>
            </w:del>
          </w:p>
          <w:p w14:paraId="7F333B21" w14:textId="066E6A5E" w:rsidR="00975CC4" w:rsidRPr="00671C8B" w:rsidDel="00F22490" w:rsidRDefault="00975CC4" w:rsidP="00166AF3">
            <w:pPr>
              <w:pStyle w:val="TableBody"/>
              <w:rPr>
                <w:del w:id="3212" w:author="Alban Roche" w:date="2017-08-02T16:27:00Z"/>
                <w:lang w:val="fr-FR"/>
              </w:rPr>
            </w:pPr>
            <w:del w:id="3213" w:author="Alban Roche" w:date="2017-08-02T16:27:00Z">
              <w:r w:rsidRPr="00671C8B" w:rsidDel="00F22490">
                <w:rPr>
                  <w:lang w:val="fr-FR"/>
                </w:rPr>
                <w:tab/>
              </w:r>
              <w:r w:rsidRPr="00671C8B" w:rsidDel="00F22490">
                <w:rPr>
                  <w:lang w:val="fr-FR"/>
                </w:rPr>
                <w:tab/>
                <w:delText>SYNC</w:delText>
              </w:r>
              <w:r w:rsidRPr="00671C8B" w:rsidDel="00F22490">
                <w:rPr>
                  <w:lang w:val="fr-FR"/>
                </w:rPr>
                <w:tab/>
              </w:r>
              <w:r w:rsidRPr="00671C8B" w:rsidDel="00F22490">
                <w:rPr>
                  <w:lang w:val="fr-FR"/>
                </w:rPr>
                <w:tab/>
              </w:r>
              <w:r w:rsidDel="00F22490">
                <w:rPr>
                  <w:lang w:val="fr-FR"/>
                </w:rPr>
                <w:tab/>
              </w:r>
              <w:r w:rsidRPr="00671C8B" w:rsidDel="00F22490">
                <w:rPr>
                  <w:lang w:val="fr-FR"/>
                </w:rPr>
                <w:delText>Synchronous transparent</w:delText>
              </w:r>
              <w:bookmarkStart w:id="3214" w:name="_Toc489456867"/>
              <w:bookmarkEnd w:id="3214"/>
            </w:del>
          </w:p>
          <w:p w14:paraId="6B705C78" w14:textId="1DD198F2" w:rsidR="00975CC4" w:rsidRPr="00671C8B" w:rsidDel="00F22490" w:rsidRDefault="00975CC4" w:rsidP="00166AF3">
            <w:pPr>
              <w:pStyle w:val="TableBody"/>
              <w:rPr>
                <w:del w:id="3215" w:author="Alban Roche" w:date="2017-08-02T16:27:00Z"/>
                <w:lang w:val="fr-FR"/>
              </w:rPr>
            </w:pPr>
            <w:del w:id="3216" w:author="Alban Roche" w:date="2017-08-02T16:27:00Z">
              <w:r w:rsidRPr="00671C8B" w:rsidDel="00F22490">
                <w:rPr>
                  <w:lang w:val="fr-FR"/>
                </w:rPr>
                <w:tab/>
              </w:r>
              <w:r w:rsidRPr="00671C8B" w:rsidDel="00F22490">
                <w:rPr>
                  <w:lang w:val="fr-FR"/>
                </w:rPr>
                <w:tab/>
                <w:delText>REL ASYNC</w:delText>
              </w:r>
              <w:r w:rsidRPr="00671C8B" w:rsidDel="00F22490">
                <w:rPr>
                  <w:lang w:val="fr-FR"/>
                </w:rPr>
                <w:tab/>
              </w:r>
              <w:r w:rsidDel="00F22490">
                <w:rPr>
                  <w:lang w:val="fr-FR"/>
                </w:rPr>
                <w:tab/>
              </w:r>
              <w:r w:rsidRPr="00671C8B" w:rsidDel="00F22490">
                <w:rPr>
                  <w:lang w:val="fr-FR"/>
                </w:rPr>
                <w:delText>Asynchronous non</w:delText>
              </w:r>
              <w:r w:rsidRPr="00671C8B" w:rsidDel="00F22490">
                <w:rPr>
                  <w:lang w:val="fr-FR"/>
                </w:rPr>
                <w:noBreakHyphen/>
                <w:delText>transparent</w:delText>
              </w:r>
              <w:bookmarkStart w:id="3217" w:name="_Toc489456868"/>
              <w:bookmarkEnd w:id="3217"/>
            </w:del>
          </w:p>
          <w:p w14:paraId="50984E9F" w14:textId="663A6017" w:rsidR="00975CC4" w:rsidRPr="00671C8B" w:rsidDel="00F22490" w:rsidRDefault="00975CC4" w:rsidP="00166AF3">
            <w:pPr>
              <w:pStyle w:val="TableBody"/>
              <w:rPr>
                <w:del w:id="3218" w:author="Alban Roche" w:date="2017-08-02T16:27:00Z"/>
                <w:lang w:val="fr-FR"/>
              </w:rPr>
            </w:pPr>
            <w:del w:id="3219" w:author="Alban Roche" w:date="2017-08-02T16:27:00Z">
              <w:r w:rsidRPr="00671C8B" w:rsidDel="00F22490">
                <w:rPr>
                  <w:lang w:val="fr-FR"/>
                </w:rPr>
                <w:tab/>
              </w:r>
              <w:r w:rsidRPr="00671C8B" w:rsidDel="00F22490">
                <w:rPr>
                  <w:lang w:val="fr-FR"/>
                </w:rPr>
                <w:tab/>
                <w:delText>REL SYNC</w:delText>
              </w:r>
              <w:r w:rsidRPr="00671C8B" w:rsidDel="00F22490">
                <w:rPr>
                  <w:lang w:val="fr-FR"/>
                </w:rPr>
                <w:tab/>
              </w:r>
              <w:r w:rsidDel="00F22490">
                <w:rPr>
                  <w:lang w:val="fr-FR"/>
                </w:rPr>
                <w:tab/>
              </w:r>
              <w:r w:rsidRPr="00671C8B" w:rsidDel="00F22490">
                <w:rPr>
                  <w:lang w:val="fr-FR"/>
                </w:rPr>
                <w:delText>Synchronous non</w:delText>
              </w:r>
              <w:r w:rsidRPr="00671C8B" w:rsidDel="00F22490">
                <w:rPr>
                  <w:lang w:val="fr-FR"/>
                </w:rPr>
                <w:noBreakHyphen/>
                <w:delText>transparent</w:delText>
              </w:r>
              <w:bookmarkStart w:id="3220" w:name="_Toc489456869"/>
              <w:bookmarkEnd w:id="3220"/>
            </w:del>
          </w:p>
          <w:p w14:paraId="7E0CFA4E" w14:textId="22BEB106" w:rsidR="00975CC4" w:rsidRPr="00671C8B" w:rsidDel="00F22490" w:rsidRDefault="00975CC4" w:rsidP="00166AF3">
            <w:pPr>
              <w:pStyle w:val="TableBody"/>
              <w:rPr>
                <w:del w:id="3221" w:author="Alban Roche" w:date="2017-08-02T16:27:00Z"/>
              </w:rPr>
            </w:pPr>
            <w:del w:id="3222" w:author="Alban Roche" w:date="2017-08-02T16:27:00Z">
              <w:r w:rsidRPr="00671C8B" w:rsidDel="00F22490">
                <w:rPr>
                  <w:lang w:val="fr-FR"/>
                </w:rPr>
                <w:tab/>
              </w:r>
              <w:r w:rsidRPr="00671C8B" w:rsidDel="00F22490">
                <w:rPr>
                  <w:lang w:val="fr-FR"/>
                </w:rPr>
                <w:tab/>
              </w:r>
              <w:r w:rsidRPr="00671C8B" w:rsidDel="00F22490">
                <w:delText>GPRS [&lt;L2P&gt;]</w:delText>
              </w:r>
              <w:r w:rsidRPr="00671C8B" w:rsidDel="00F22490">
                <w:tab/>
                <w:delText xml:space="preserve">GPRS </w:delText>
              </w:r>
              <w:bookmarkStart w:id="3223" w:name="_Toc489456870"/>
              <w:bookmarkEnd w:id="3223"/>
            </w:del>
          </w:p>
        </w:tc>
        <w:bookmarkStart w:id="3224" w:name="_Toc489456871"/>
        <w:bookmarkEnd w:id="3224"/>
      </w:tr>
      <w:tr w:rsidR="00975CC4" w:rsidRPr="00671C8B" w:rsidDel="00F22490" w14:paraId="1C4BB774" w14:textId="3AEC23B9" w:rsidTr="00166AF3">
        <w:trPr>
          <w:del w:id="3225" w:author="Alban Roche" w:date="2017-08-02T16:27:00Z"/>
        </w:trPr>
        <w:tc>
          <w:tcPr>
            <w:tcW w:w="1728" w:type="dxa"/>
          </w:tcPr>
          <w:p w14:paraId="317FC87F" w14:textId="7F48DC1D" w:rsidR="00975CC4" w:rsidRPr="00671C8B" w:rsidDel="00F22490" w:rsidRDefault="00975CC4" w:rsidP="00166AF3">
            <w:pPr>
              <w:pStyle w:val="TableBody"/>
              <w:rPr>
                <w:del w:id="3226" w:author="Alban Roche" w:date="2017-08-02T16:27:00Z"/>
                <w:u w:val="single"/>
              </w:rPr>
            </w:pPr>
            <w:del w:id="3227" w:author="Alban Roche" w:date="2017-08-02T16:27:00Z">
              <w:r w:rsidRPr="00671C8B" w:rsidDel="00F22490">
                <w:rPr>
                  <w:u w:val="single"/>
                </w:rPr>
                <w:delText>Notes</w:delText>
              </w:r>
              <w:bookmarkStart w:id="3228" w:name="_Toc489456872"/>
              <w:bookmarkEnd w:id="3228"/>
            </w:del>
          </w:p>
        </w:tc>
        <w:tc>
          <w:tcPr>
            <w:tcW w:w="7560" w:type="dxa"/>
          </w:tcPr>
          <w:p w14:paraId="0E3B8436" w14:textId="5F8636AB" w:rsidR="00975CC4" w:rsidRPr="00671C8B" w:rsidDel="00F22490" w:rsidRDefault="00975CC4" w:rsidP="00166AF3">
            <w:pPr>
              <w:pStyle w:val="TableBody"/>
              <w:rPr>
                <w:del w:id="3229" w:author="Alban Roche" w:date="2017-08-02T16:27:00Z"/>
              </w:rPr>
            </w:pPr>
            <w:del w:id="3230" w:author="Alban Roche" w:date="2017-08-02T16:27:00Z">
              <w:r w:rsidRPr="00671C8B" w:rsidDel="00F22490">
                <w:delText>The optional &lt;L2P&gt; proposes a layer 2 protocol to use between the MT and the TE. It is defined in +CGDATA command.</w:delText>
              </w:r>
              <w:bookmarkStart w:id="3231" w:name="_Toc489456873"/>
              <w:bookmarkEnd w:id="3231"/>
            </w:del>
          </w:p>
        </w:tc>
        <w:bookmarkStart w:id="3232" w:name="_Toc489456874"/>
        <w:bookmarkEnd w:id="3232"/>
      </w:tr>
    </w:tbl>
    <w:p w14:paraId="1FC99A96" w14:textId="36E11785" w:rsidR="00975CC4" w:rsidRPr="00671C8B" w:rsidDel="00F22490" w:rsidRDefault="00975CC4" w:rsidP="0059466D">
      <w:pPr>
        <w:pStyle w:val="Heading2"/>
        <w:numPr>
          <w:ilvl w:val="1"/>
          <w:numId w:val="11"/>
        </w:numPr>
        <w:ind w:left="1080" w:hanging="1080"/>
        <w:rPr>
          <w:del w:id="3233" w:author="Alban Roche" w:date="2017-08-02T16:27:00Z"/>
        </w:rPr>
      </w:pPr>
      <w:bookmarkStart w:id="3234" w:name="_Toc486251557"/>
      <w:del w:id="3235" w:author="Alban Roche" w:date="2017-08-02T16:27:00Z">
        <w:r w:rsidRPr="00671C8B" w:rsidDel="00F22490">
          <w:delText xml:space="preserve">+CRC Command: Set Cellular Result Codes for Incoming Call </w:delText>
        </w:r>
        <w:bookmarkEnd w:id="3091"/>
        <w:bookmarkEnd w:id="3092"/>
        <w:bookmarkEnd w:id="3093"/>
        <w:r w:rsidRPr="00671C8B" w:rsidDel="00F22490">
          <w:delText>Indication</w:delText>
        </w:r>
        <w:bookmarkStart w:id="3236" w:name="_Toc489456875"/>
        <w:bookmarkEnd w:id="3094"/>
        <w:bookmarkEnd w:id="3095"/>
        <w:bookmarkEnd w:id="3096"/>
        <w:bookmarkEnd w:id="3097"/>
        <w:bookmarkEnd w:id="3098"/>
        <w:bookmarkEnd w:id="3234"/>
        <w:bookmarkEnd w:id="3236"/>
      </w:del>
    </w:p>
    <w:tbl>
      <w:tblPr>
        <w:tblStyle w:val="TableSWIleft"/>
        <w:tblW w:w="9288" w:type="dxa"/>
        <w:tblLayout w:type="fixed"/>
        <w:tblLook w:val="04A0" w:firstRow="1" w:lastRow="0" w:firstColumn="1" w:lastColumn="0" w:noHBand="0" w:noVBand="1"/>
      </w:tblPr>
      <w:tblGrid>
        <w:gridCol w:w="1728"/>
        <w:gridCol w:w="7560"/>
      </w:tblGrid>
      <w:tr w:rsidR="00975CC4" w:rsidRPr="00671C8B" w:rsidDel="00F22490" w14:paraId="6152C263" w14:textId="420B525D" w:rsidTr="00166AF3">
        <w:trPr>
          <w:cnfStyle w:val="100000000000" w:firstRow="1" w:lastRow="0" w:firstColumn="0" w:lastColumn="0" w:oddVBand="0" w:evenVBand="0" w:oddHBand="0" w:evenHBand="0" w:firstRowFirstColumn="0" w:firstRowLastColumn="0" w:lastRowFirstColumn="0" w:lastRowLastColumn="0"/>
          <w:del w:id="3237" w:author="Alban Roche" w:date="2017-08-02T16:27:00Z"/>
        </w:trPr>
        <w:tc>
          <w:tcPr>
            <w:tcW w:w="9288" w:type="dxa"/>
            <w:gridSpan w:val="2"/>
          </w:tcPr>
          <w:p w14:paraId="143C1DDF" w14:textId="40421423" w:rsidR="00975CC4" w:rsidRPr="00671C8B" w:rsidDel="00F22490" w:rsidRDefault="00975CC4">
            <w:pPr>
              <w:pStyle w:val="TableRowHead"/>
              <w:spacing w:before="144" w:after="144"/>
              <w:rPr>
                <w:del w:id="3238" w:author="Alban Roche" w:date="2017-08-02T16:27:00Z"/>
              </w:rPr>
            </w:pPr>
            <w:del w:id="3239" w:author="Alban Roche" w:date="2017-08-02T14:40:00Z">
              <w:r w:rsidDel="00F22490">
                <w:delText>HL7618, HL7618RD, HL7648, HL7650, HL7688, HL7690 and HL7692</w:delText>
              </w:r>
            </w:del>
            <w:bookmarkStart w:id="3240" w:name="_Toc489456876"/>
            <w:bookmarkEnd w:id="3240"/>
          </w:p>
        </w:tc>
        <w:bookmarkStart w:id="3241" w:name="_Toc489456877"/>
        <w:bookmarkEnd w:id="3241"/>
      </w:tr>
      <w:tr w:rsidR="00975CC4" w:rsidRPr="00671C8B" w:rsidDel="00F22490" w14:paraId="02BF7551" w14:textId="376C1709" w:rsidTr="00166AF3">
        <w:trPr>
          <w:trHeight w:val="297"/>
          <w:del w:id="3242" w:author="Alban Roche" w:date="2017-08-02T16:27:00Z"/>
        </w:trPr>
        <w:tc>
          <w:tcPr>
            <w:tcW w:w="1728" w:type="dxa"/>
          </w:tcPr>
          <w:p w14:paraId="3EF829A8" w14:textId="529ECD3C" w:rsidR="00975CC4" w:rsidRPr="00671C8B" w:rsidDel="00F22490" w:rsidRDefault="00975CC4" w:rsidP="00166AF3">
            <w:pPr>
              <w:pStyle w:val="TableBody"/>
              <w:rPr>
                <w:del w:id="3243" w:author="Alban Roche" w:date="2017-08-02T16:27:00Z"/>
                <w:i/>
                <w:szCs w:val="18"/>
              </w:rPr>
            </w:pPr>
            <w:del w:id="3244" w:author="Alban Roche" w:date="2017-08-02T16:27:00Z">
              <w:r w:rsidRPr="00671C8B" w:rsidDel="00F22490">
                <w:rPr>
                  <w:i/>
                  <w:szCs w:val="18"/>
                </w:rPr>
                <w:delText>Test command</w:delText>
              </w:r>
              <w:bookmarkStart w:id="3245" w:name="_Toc489456878"/>
              <w:bookmarkEnd w:id="3245"/>
            </w:del>
          </w:p>
          <w:p w14:paraId="5162D5C4" w14:textId="31345ECC" w:rsidR="00975CC4" w:rsidRPr="000C4C2B" w:rsidDel="00F22490" w:rsidRDefault="00975CC4" w:rsidP="00166AF3">
            <w:pPr>
              <w:pStyle w:val="TableBody"/>
              <w:rPr>
                <w:del w:id="3246" w:author="Alban Roche" w:date="2017-08-02T16:27:00Z"/>
                <w:sz w:val="16"/>
                <w:szCs w:val="16"/>
              </w:rPr>
            </w:pPr>
            <w:bookmarkStart w:id="3247" w:name="_Toc489456879"/>
            <w:bookmarkEnd w:id="3247"/>
          </w:p>
          <w:p w14:paraId="57AFA1D5" w14:textId="5A096130" w:rsidR="00975CC4" w:rsidRPr="00671C8B" w:rsidDel="00F22490" w:rsidRDefault="00975CC4" w:rsidP="00166AF3">
            <w:pPr>
              <w:pStyle w:val="TableBody"/>
              <w:rPr>
                <w:del w:id="3248" w:author="Alban Roche" w:date="2017-08-02T16:27:00Z"/>
                <w:szCs w:val="18"/>
                <w:u w:val="single"/>
              </w:rPr>
            </w:pPr>
            <w:del w:id="3249" w:author="Alban Roche" w:date="2017-08-02T16:27:00Z">
              <w:r w:rsidRPr="00671C8B" w:rsidDel="00F22490">
                <w:rPr>
                  <w:szCs w:val="18"/>
                  <w:u w:val="single"/>
                </w:rPr>
                <w:delText>Syntax</w:delText>
              </w:r>
              <w:bookmarkStart w:id="3250" w:name="_Toc489456880"/>
              <w:bookmarkEnd w:id="3250"/>
            </w:del>
          </w:p>
          <w:p w14:paraId="07E05C39" w14:textId="6B1AB983" w:rsidR="00975CC4" w:rsidRPr="00671C8B" w:rsidDel="00F22490" w:rsidRDefault="00975CC4" w:rsidP="00166AF3">
            <w:pPr>
              <w:pStyle w:val="TableBody"/>
              <w:rPr>
                <w:del w:id="3251" w:author="Alban Roche" w:date="2017-08-02T16:27:00Z"/>
                <w:szCs w:val="18"/>
              </w:rPr>
            </w:pPr>
            <w:del w:id="3252" w:author="Alban Roche" w:date="2017-08-02T16:27:00Z">
              <w:r w:rsidRPr="00671C8B" w:rsidDel="00F22490">
                <w:rPr>
                  <w:b/>
                  <w:szCs w:val="18"/>
                </w:rPr>
                <w:delText>AT+CRC=?</w:delText>
              </w:r>
              <w:bookmarkStart w:id="3253" w:name="_Toc489456881"/>
              <w:bookmarkEnd w:id="3253"/>
            </w:del>
          </w:p>
        </w:tc>
        <w:tc>
          <w:tcPr>
            <w:tcW w:w="7560" w:type="dxa"/>
          </w:tcPr>
          <w:p w14:paraId="453EA324" w14:textId="7B4BB539" w:rsidR="00975CC4" w:rsidRPr="00671C8B" w:rsidDel="00F22490" w:rsidRDefault="00975CC4" w:rsidP="00166AF3">
            <w:pPr>
              <w:pStyle w:val="TableBody"/>
              <w:rPr>
                <w:del w:id="3254" w:author="Alban Roche" w:date="2017-08-02T16:27:00Z"/>
                <w:szCs w:val="18"/>
                <w:u w:val="single"/>
              </w:rPr>
            </w:pPr>
            <w:bookmarkStart w:id="3255" w:name="_Toc489456882"/>
            <w:bookmarkEnd w:id="3255"/>
          </w:p>
          <w:p w14:paraId="0F056AE8" w14:textId="2274356F" w:rsidR="00975CC4" w:rsidRPr="000C4C2B" w:rsidDel="00F22490" w:rsidRDefault="00975CC4" w:rsidP="00166AF3">
            <w:pPr>
              <w:pStyle w:val="TableBody"/>
              <w:rPr>
                <w:del w:id="3256" w:author="Alban Roche" w:date="2017-08-02T16:27:00Z"/>
                <w:sz w:val="16"/>
                <w:szCs w:val="16"/>
                <w:u w:val="single"/>
              </w:rPr>
            </w:pPr>
            <w:bookmarkStart w:id="3257" w:name="_Toc489456883"/>
            <w:bookmarkEnd w:id="3257"/>
          </w:p>
          <w:p w14:paraId="5DE2FD0D" w14:textId="3484F47D" w:rsidR="00975CC4" w:rsidRPr="00671C8B" w:rsidDel="00F22490" w:rsidRDefault="00975CC4" w:rsidP="00166AF3">
            <w:pPr>
              <w:pStyle w:val="TableBody"/>
              <w:rPr>
                <w:del w:id="3258" w:author="Alban Roche" w:date="2017-08-02T16:27:00Z"/>
                <w:szCs w:val="18"/>
                <w:u w:val="single"/>
              </w:rPr>
            </w:pPr>
            <w:del w:id="3259" w:author="Alban Roche" w:date="2017-08-02T16:27:00Z">
              <w:r w:rsidRPr="00671C8B" w:rsidDel="00F22490">
                <w:rPr>
                  <w:szCs w:val="18"/>
                  <w:u w:val="single"/>
                </w:rPr>
                <w:delText>Response</w:delText>
              </w:r>
              <w:bookmarkStart w:id="3260" w:name="_Toc489456884"/>
              <w:bookmarkEnd w:id="3260"/>
            </w:del>
          </w:p>
          <w:p w14:paraId="6812D375" w14:textId="5B1D69BE" w:rsidR="00975CC4" w:rsidRPr="00671C8B" w:rsidDel="00F22490" w:rsidRDefault="00975CC4" w:rsidP="00166AF3">
            <w:pPr>
              <w:pStyle w:val="TableBody"/>
              <w:rPr>
                <w:del w:id="3261" w:author="Alban Roche" w:date="2017-08-02T16:27:00Z"/>
                <w:szCs w:val="18"/>
              </w:rPr>
            </w:pPr>
            <w:del w:id="3262" w:author="Alban Roche" w:date="2017-08-02T16:27:00Z">
              <w:r w:rsidRPr="00671C8B" w:rsidDel="00F22490">
                <w:rPr>
                  <w:b/>
                  <w:szCs w:val="18"/>
                </w:rPr>
                <w:delText>+CRC:</w:delText>
              </w:r>
              <w:r w:rsidRPr="00671C8B" w:rsidDel="00F22490">
                <w:rPr>
                  <w:szCs w:val="18"/>
                </w:rPr>
                <w:delText xml:space="preserve"> (list of supported </w:delText>
              </w:r>
              <w:r w:rsidRPr="00671C8B" w:rsidDel="00F22490">
                <w:rPr>
                  <w:b/>
                  <w:szCs w:val="18"/>
                </w:rPr>
                <w:delText>&lt;mode&gt;</w:delText>
              </w:r>
              <w:r w:rsidRPr="00671C8B" w:rsidDel="00F22490">
                <w:rPr>
                  <w:szCs w:val="18"/>
                </w:rPr>
                <w:delText>s)</w:delText>
              </w:r>
              <w:bookmarkStart w:id="3263" w:name="_Toc489456885"/>
              <w:bookmarkEnd w:id="3263"/>
            </w:del>
          </w:p>
          <w:p w14:paraId="35471362" w14:textId="3386049F" w:rsidR="00975CC4" w:rsidRPr="00671C8B" w:rsidDel="00F22490" w:rsidRDefault="00975CC4" w:rsidP="00166AF3">
            <w:pPr>
              <w:pStyle w:val="TableBody"/>
              <w:rPr>
                <w:del w:id="3264" w:author="Alban Roche" w:date="2017-08-02T16:27:00Z"/>
                <w:szCs w:val="18"/>
              </w:rPr>
            </w:pPr>
            <w:del w:id="3265" w:author="Alban Roche" w:date="2017-08-02T16:27:00Z">
              <w:r w:rsidRPr="00671C8B" w:rsidDel="00F22490">
                <w:rPr>
                  <w:b/>
                  <w:szCs w:val="18"/>
                </w:rPr>
                <w:delText>OK</w:delText>
              </w:r>
              <w:bookmarkStart w:id="3266" w:name="_Toc489456886"/>
              <w:bookmarkEnd w:id="3266"/>
            </w:del>
          </w:p>
        </w:tc>
        <w:bookmarkStart w:id="3267" w:name="_Toc489456887"/>
        <w:bookmarkEnd w:id="3267"/>
      </w:tr>
      <w:tr w:rsidR="00975CC4" w:rsidRPr="00671C8B" w:rsidDel="00F22490" w14:paraId="4571679D" w14:textId="12287C14" w:rsidTr="00166AF3">
        <w:trPr>
          <w:trHeight w:val="65"/>
          <w:del w:id="3268" w:author="Alban Roche" w:date="2017-08-02T16:27:00Z"/>
        </w:trPr>
        <w:tc>
          <w:tcPr>
            <w:tcW w:w="1728" w:type="dxa"/>
          </w:tcPr>
          <w:p w14:paraId="06044852" w14:textId="05A74E35" w:rsidR="00975CC4" w:rsidRPr="00671C8B" w:rsidDel="00F22490" w:rsidRDefault="00975CC4" w:rsidP="00166AF3">
            <w:pPr>
              <w:pStyle w:val="TableBody"/>
              <w:rPr>
                <w:del w:id="3269" w:author="Alban Roche" w:date="2017-08-02T16:27:00Z"/>
                <w:i/>
                <w:szCs w:val="18"/>
              </w:rPr>
            </w:pPr>
            <w:del w:id="3270" w:author="Alban Roche" w:date="2017-08-02T16:27:00Z">
              <w:r w:rsidRPr="00671C8B" w:rsidDel="00F22490">
                <w:rPr>
                  <w:i/>
                  <w:szCs w:val="18"/>
                </w:rPr>
                <w:delText>Read command</w:delText>
              </w:r>
              <w:bookmarkStart w:id="3271" w:name="_Toc489456888"/>
              <w:bookmarkEnd w:id="3271"/>
            </w:del>
          </w:p>
          <w:p w14:paraId="6D57257D" w14:textId="7E700704" w:rsidR="00975CC4" w:rsidRPr="000C4C2B" w:rsidDel="00F22490" w:rsidRDefault="00975CC4" w:rsidP="00166AF3">
            <w:pPr>
              <w:pStyle w:val="TableBody"/>
              <w:rPr>
                <w:del w:id="3272" w:author="Alban Roche" w:date="2017-08-02T16:27:00Z"/>
                <w:sz w:val="16"/>
                <w:szCs w:val="16"/>
              </w:rPr>
            </w:pPr>
            <w:bookmarkStart w:id="3273" w:name="_Toc489456889"/>
            <w:bookmarkEnd w:id="3273"/>
          </w:p>
          <w:p w14:paraId="434629FB" w14:textId="257D4EEB" w:rsidR="00975CC4" w:rsidRPr="00671C8B" w:rsidDel="00F22490" w:rsidRDefault="00975CC4" w:rsidP="00166AF3">
            <w:pPr>
              <w:pStyle w:val="TableBody"/>
              <w:rPr>
                <w:del w:id="3274" w:author="Alban Roche" w:date="2017-08-02T16:27:00Z"/>
                <w:szCs w:val="18"/>
                <w:u w:val="single"/>
              </w:rPr>
            </w:pPr>
            <w:del w:id="3275" w:author="Alban Roche" w:date="2017-08-02T16:27:00Z">
              <w:r w:rsidRPr="00671C8B" w:rsidDel="00F22490">
                <w:rPr>
                  <w:szCs w:val="18"/>
                  <w:u w:val="single"/>
                </w:rPr>
                <w:delText>Syntax</w:delText>
              </w:r>
              <w:bookmarkStart w:id="3276" w:name="_Toc489456890"/>
              <w:bookmarkEnd w:id="3276"/>
            </w:del>
          </w:p>
          <w:p w14:paraId="75C55D5E" w14:textId="40180AAA" w:rsidR="00975CC4" w:rsidRPr="00671C8B" w:rsidDel="00F22490" w:rsidRDefault="00975CC4" w:rsidP="00166AF3">
            <w:pPr>
              <w:pStyle w:val="TableBody"/>
              <w:rPr>
                <w:del w:id="3277" w:author="Alban Roche" w:date="2017-08-02T16:27:00Z"/>
                <w:szCs w:val="18"/>
              </w:rPr>
            </w:pPr>
            <w:del w:id="3278" w:author="Alban Roche" w:date="2017-08-02T16:27:00Z">
              <w:r w:rsidRPr="00671C8B" w:rsidDel="00F22490">
                <w:rPr>
                  <w:b/>
                  <w:szCs w:val="18"/>
                </w:rPr>
                <w:delText>AT+CRC?</w:delText>
              </w:r>
              <w:bookmarkStart w:id="3279" w:name="_Toc489456891"/>
              <w:bookmarkEnd w:id="3279"/>
            </w:del>
          </w:p>
        </w:tc>
        <w:tc>
          <w:tcPr>
            <w:tcW w:w="7560" w:type="dxa"/>
          </w:tcPr>
          <w:p w14:paraId="2F9BE186" w14:textId="755DE52F" w:rsidR="00975CC4" w:rsidRPr="00671C8B" w:rsidDel="00F22490" w:rsidRDefault="00975CC4" w:rsidP="00166AF3">
            <w:pPr>
              <w:pStyle w:val="TableBody"/>
              <w:rPr>
                <w:del w:id="3280" w:author="Alban Roche" w:date="2017-08-02T16:27:00Z"/>
                <w:szCs w:val="18"/>
                <w:u w:val="single"/>
              </w:rPr>
            </w:pPr>
            <w:bookmarkStart w:id="3281" w:name="_Toc489456892"/>
            <w:bookmarkEnd w:id="3281"/>
          </w:p>
          <w:p w14:paraId="0A27AD9F" w14:textId="2E2E3C94" w:rsidR="00975CC4" w:rsidRPr="000C4C2B" w:rsidDel="00F22490" w:rsidRDefault="00975CC4" w:rsidP="00166AF3">
            <w:pPr>
              <w:pStyle w:val="TableBody"/>
              <w:rPr>
                <w:del w:id="3282" w:author="Alban Roche" w:date="2017-08-02T16:27:00Z"/>
                <w:sz w:val="16"/>
                <w:szCs w:val="16"/>
                <w:u w:val="single"/>
              </w:rPr>
            </w:pPr>
            <w:bookmarkStart w:id="3283" w:name="_Toc489456893"/>
            <w:bookmarkEnd w:id="3283"/>
          </w:p>
          <w:p w14:paraId="2F3C5B5E" w14:textId="4FB7D30D" w:rsidR="00975CC4" w:rsidRPr="00671C8B" w:rsidDel="00F22490" w:rsidRDefault="00975CC4" w:rsidP="00166AF3">
            <w:pPr>
              <w:pStyle w:val="TableBody"/>
              <w:rPr>
                <w:del w:id="3284" w:author="Alban Roche" w:date="2017-08-02T16:27:00Z"/>
                <w:szCs w:val="18"/>
                <w:u w:val="single"/>
              </w:rPr>
            </w:pPr>
            <w:del w:id="3285" w:author="Alban Roche" w:date="2017-08-02T16:27:00Z">
              <w:r w:rsidRPr="00671C8B" w:rsidDel="00F22490">
                <w:rPr>
                  <w:szCs w:val="18"/>
                  <w:u w:val="single"/>
                </w:rPr>
                <w:delText>Response</w:delText>
              </w:r>
              <w:bookmarkStart w:id="3286" w:name="_Toc489456894"/>
              <w:bookmarkEnd w:id="3286"/>
            </w:del>
          </w:p>
          <w:p w14:paraId="3989FE3D" w14:textId="6083C357" w:rsidR="00975CC4" w:rsidRPr="00671C8B" w:rsidDel="00F22490" w:rsidRDefault="00975CC4" w:rsidP="00166AF3">
            <w:pPr>
              <w:pStyle w:val="TableBody"/>
              <w:rPr>
                <w:del w:id="3287" w:author="Alban Roche" w:date="2017-08-02T16:27:00Z"/>
                <w:b/>
                <w:szCs w:val="18"/>
              </w:rPr>
            </w:pPr>
            <w:del w:id="3288" w:author="Alban Roche" w:date="2017-08-02T16:27:00Z">
              <w:r w:rsidRPr="00671C8B" w:rsidDel="00F22490">
                <w:rPr>
                  <w:b/>
                  <w:szCs w:val="18"/>
                </w:rPr>
                <w:delText>+CRC:&lt;mode&gt;</w:delText>
              </w:r>
              <w:bookmarkStart w:id="3289" w:name="_Toc489456895"/>
              <w:bookmarkEnd w:id="3289"/>
            </w:del>
          </w:p>
          <w:p w14:paraId="7DEB42DF" w14:textId="58ECDEB4" w:rsidR="00975CC4" w:rsidRPr="00671C8B" w:rsidDel="00F22490" w:rsidRDefault="00975CC4" w:rsidP="00166AF3">
            <w:pPr>
              <w:pStyle w:val="TableBody"/>
              <w:rPr>
                <w:del w:id="3290" w:author="Alban Roche" w:date="2017-08-02T16:27:00Z"/>
                <w:szCs w:val="18"/>
              </w:rPr>
            </w:pPr>
            <w:del w:id="3291" w:author="Alban Roche" w:date="2017-08-02T16:27:00Z">
              <w:r w:rsidRPr="00671C8B" w:rsidDel="00F22490">
                <w:rPr>
                  <w:b/>
                  <w:szCs w:val="18"/>
                </w:rPr>
                <w:delText>OK</w:delText>
              </w:r>
              <w:bookmarkStart w:id="3292" w:name="_Toc489456896"/>
              <w:bookmarkEnd w:id="3292"/>
            </w:del>
          </w:p>
        </w:tc>
        <w:bookmarkStart w:id="3293" w:name="_Toc489456897"/>
        <w:bookmarkEnd w:id="3293"/>
      </w:tr>
      <w:tr w:rsidR="00975CC4" w:rsidRPr="00671C8B" w:rsidDel="00F22490" w14:paraId="5100AB33" w14:textId="68D23832" w:rsidTr="00166AF3">
        <w:trPr>
          <w:trHeight w:val="65"/>
          <w:del w:id="3294" w:author="Alban Roche" w:date="2017-08-02T16:27:00Z"/>
        </w:trPr>
        <w:tc>
          <w:tcPr>
            <w:tcW w:w="1728" w:type="dxa"/>
          </w:tcPr>
          <w:p w14:paraId="2AA0BC97" w14:textId="7195030A" w:rsidR="00975CC4" w:rsidRPr="00671C8B" w:rsidDel="00F22490" w:rsidRDefault="00975CC4" w:rsidP="00166AF3">
            <w:pPr>
              <w:pStyle w:val="TableBody"/>
              <w:rPr>
                <w:del w:id="3295" w:author="Alban Roche" w:date="2017-08-02T16:27:00Z"/>
                <w:i/>
                <w:szCs w:val="18"/>
              </w:rPr>
            </w:pPr>
            <w:del w:id="3296" w:author="Alban Roche" w:date="2017-08-02T16:27:00Z">
              <w:r w:rsidRPr="00671C8B" w:rsidDel="00F22490">
                <w:rPr>
                  <w:i/>
                  <w:szCs w:val="18"/>
                </w:rPr>
                <w:delText>Write command</w:delText>
              </w:r>
              <w:bookmarkStart w:id="3297" w:name="_Toc489456898"/>
              <w:bookmarkEnd w:id="3297"/>
            </w:del>
          </w:p>
          <w:p w14:paraId="736FBC6D" w14:textId="7CA29974" w:rsidR="00975CC4" w:rsidRPr="000C4C2B" w:rsidDel="00F22490" w:rsidRDefault="00975CC4" w:rsidP="00166AF3">
            <w:pPr>
              <w:pStyle w:val="TableBody"/>
              <w:rPr>
                <w:del w:id="3298" w:author="Alban Roche" w:date="2017-08-02T16:27:00Z"/>
                <w:sz w:val="16"/>
                <w:szCs w:val="16"/>
              </w:rPr>
            </w:pPr>
            <w:bookmarkStart w:id="3299" w:name="_Toc489456899"/>
            <w:bookmarkEnd w:id="3299"/>
          </w:p>
          <w:p w14:paraId="209C9E0E" w14:textId="062932E4" w:rsidR="00975CC4" w:rsidRPr="00671C8B" w:rsidDel="00F22490" w:rsidRDefault="00975CC4" w:rsidP="00166AF3">
            <w:pPr>
              <w:pStyle w:val="TableBody"/>
              <w:rPr>
                <w:del w:id="3300" w:author="Alban Roche" w:date="2017-08-02T16:27:00Z"/>
                <w:szCs w:val="18"/>
                <w:u w:val="single"/>
              </w:rPr>
            </w:pPr>
            <w:del w:id="3301" w:author="Alban Roche" w:date="2017-08-02T16:27:00Z">
              <w:r w:rsidRPr="00671C8B" w:rsidDel="00F22490">
                <w:rPr>
                  <w:szCs w:val="18"/>
                  <w:u w:val="single"/>
                </w:rPr>
                <w:delText>Syntax</w:delText>
              </w:r>
              <w:bookmarkStart w:id="3302" w:name="_Toc489456900"/>
              <w:bookmarkEnd w:id="3302"/>
            </w:del>
          </w:p>
          <w:p w14:paraId="33684DB0" w14:textId="7E5E099E" w:rsidR="00975CC4" w:rsidRPr="00671C8B" w:rsidDel="00F22490" w:rsidRDefault="00975CC4" w:rsidP="00166AF3">
            <w:pPr>
              <w:pStyle w:val="TableBody"/>
              <w:rPr>
                <w:del w:id="3303" w:author="Alban Roche" w:date="2017-08-02T16:27:00Z"/>
                <w:b/>
                <w:szCs w:val="18"/>
              </w:rPr>
            </w:pPr>
            <w:del w:id="3304" w:author="Alban Roche" w:date="2017-08-02T16:27:00Z">
              <w:r w:rsidRPr="00671C8B" w:rsidDel="00F22490">
                <w:rPr>
                  <w:b/>
                  <w:szCs w:val="18"/>
                </w:rPr>
                <w:delText>AT+CRC=</w:delText>
              </w:r>
              <w:r w:rsidRPr="00671C8B" w:rsidDel="00F22490">
                <w:rPr>
                  <w:b/>
                  <w:szCs w:val="18"/>
                </w:rPr>
                <w:br/>
                <w:delText>[&lt;mode&gt;]</w:delText>
              </w:r>
              <w:bookmarkStart w:id="3305" w:name="_Toc489456901"/>
              <w:bookmarkEnd w:id="3305"/>
            </w:del>
          </w:p>
          <w:p w14:paraId="4379212B" w14:textId="78A3E5DC" w:rsidR="00975CC4" w:rsidRPr="00671C8B" w:rsidDel="00F22490" w:rsidRDefault="00975CC4" w:rsidP="00166AF3">
            <w:pPr>
              <w:pStyle w:val="TableBody"/>
              <w:rPr>
                <w:del w:id="3306" w:author="Alban Roche" w:date="2017-08-02T16:27:00Z"/>
                <w:szCs w:val="18"/>
              </w:rPr>
            </w:pPr>
            <w:bookmarkStart w:id="3307" w:name="_Toc489456902"/>
            <w:bookmarkEnd w:id="3307"/>
          </w:p>
        </w:tc>
        <w:tc>
          <w:tcPr>
            <w:tcW w:w="7560" w:type="dxa"/>
          </w:tcPr>
          <w:p w14:paraId="18FA4C5C" w14:textId="42B625AD" w:rsidR="00975CC4" w:rsidRPr="00671C8B" w:rsidDel="00F22490" w:rsidRDefault="00975CC4" w:rsidP="00166AF3">
            <w:pPr>
              <w:pStyle w:val="TableBody"/>
              <w:rPr>
                <w:del w:id="3308" w:author="Alban Roche" w:date="2017-08-02T16:27:00Z"/>
                <w:szCs w:val="18"/>
                <w:u w:val="single"/>
              </w:rPr>
            </w:pPr>
            <w:bookmarkStart w:id="3309" w:name="_Toc489456903"/>
            <w:bookmarkEnd w:id="3309"/>
          </w:p>
          <w:p w14:paraId="555021D0" w14:textId="60D04852" w:rsidR="00975CC4" w:rsidRPr="000C4C2B" w:rsidDel="00F22490" w:rsidRDefault="00975CC4" w:rsidP="00166AF3">
            <w:pPr>
              <w:pStyle w:val="TableBody"/>
              <w:rPr>
                <w:del w:id="3310" w:author="Alban Roche" w:date="2017-08-02T16:27:00Z"/>
                <w:sz w:val="16"/>
                <w:szCs w:val="16"/>
                <w:u w:val="single"/>
              </w:rPr>
            </w:pPr>
            <w:bookmarkStart w:id="3311" w:name="_Toc489456904"/>
            <w:bookmarkEnd w:id="3311"/>
          </w:p>
          <w:p w14:paraId="7E2E11D5" w14:textId="2FCD09CA" w:rsidR="00975CC4" w:rsidRPr="00671C8B" w:rsidDel="00F22490" w:rsidRDefault="00975CC4" w:rsidP="00166AF3">
            <w:pPr>
              <w:pStyle w:val="TableBody"/>
              <w:rPr>
                <w:del w:id="3312" w:author="Alban Roche" w:date="2017-08-02T16:27:00Z"/>
                <w:szCs w:val="18"/>
                <w:u w:val="single"/>
              </w:rPr>
            </w:pPr>
            <w:del w:id="3313" w:author="Alban Roche" w:date="2017-08-02T16:27:00Z">
              <w:r w:rsidRPr="00671C8B" w:rsidDel="00F22490">
                <w:rPr>
                  <w:szCs w:val="18"/>
                  <w:u w:val="single"/>
                </w:rPr>
                <w:delText>Response</w:delText>
              </w:r>
              <w:bookmarkStart w:id="3314" w:name="_Toc489456905"/>
              <w:bookmarkEnd w:id="3314"/>
            </w:del>
          </w:p>
          <w:p w14:paraId="486F2073" w14:textId="7E34594D" w:rsidR="00975CC4" w:rsidRPr="00671C8B" w:rsidDel="00F22490" w:rsidRDefault="00975CC4" w:rsidP="00166AF3">
            <w:pPr>
              <w:pStyle w:val="TableBody"/>
              <w:rPr>
                <w:del w:id="3315" w:author="Alban Roche" w:date="2017-08-02T16:27:00Z"/>
                <w:szCs w:val="18"/>
              </w:rPr>
            </w:pPr>
            <w:del w:id="3316" w:author="Alban Roche" w:date="2017-08-02T16:27:00Z">
              <w:r w:rsidRPr="00671C8B" w:rsidDel="00F22490">
                <w:rPr>
                  <w:b/>
                  <w:szCs w:val="18"/>
                </w:rPr>
                <w:delText>OK</w:delText>
              </w:r>
              <w:bookmarkStart w:id="3317" w:name="_Toc489456906"/>
              <w:bookmarkEnd w:id="3317"/>
            </w:del>
          </w:p>
          <w:p w14:paraId="6A3CB038" w14:textId="3952C82C" w:rsidR="00975CC4" w:rsidRPr="000C4C2B" w:rsidDel="00F22490" w:rsidRDefault="00975CC4" w:rsidP="00166AF3">
            <w:pPr>
              <w:pStyle w:val="TableBody"/>
              <w:rPr>
                <w:del w:id="3318" w:author="Alban Roche" w:date="2017-08-02T16:27:00Z"/>
                <w:sz w:val="12"/>
                <w:szCs w:val="12"/>
              </w:rPr>
            </w:pPr>
            <w:bookmarkStart w:id="3319" w:name="_Toc489456907"/>
            <w:bookmarkEnd w:id="3319"/>
          </w:p>
          <w:p w14:paraId="35414962" w14:textId="2BCC03C6" w:rsidR="00975CC4" w:rsidRPr="00671C8B" w:rsidDel="00F22490" w:rsidRDefault="00975CC4" w:rsidP="00166AF3">
            <w:pPr>
              <w:pStyle w:val="TableBody"/>
              <w:rPr>
                <w:del w:id="3320" w:author="Alban Roche" w:date="2017-08-02T16:27:00Z"/>
                <w:szCs w:val="18"/>
              </w:rPr>
            </w:pPr>
            <w:del w:id="3321" w:author="Alban Roche" w:date="2017-08-02T16:27:00Z">
              <w:r w:rsidRPr="00671C8B" w:rsidDel="00F22490">
                <w:rPr>
                  <w:szCs w:val="18"/>
                </w:rPr>
                <w:delText>or</w:delText>
              </w:r>
              <w:bookmarkStart w:id="3322" w:name="_Toc489456908"/>
              <w:bookmarkEnd w:id="3322"/>
            </w:del>
          </w:p>
          <w:p w14:paraId="24A903CE" w14:textId="06055729" w:rsidR="00975CC4" w:rsidRPr="00671C8B" w:rsidDel="00F22490" w:rsidRDefault="00975CC4" w:rsidP="00166AF3">
            <w:pPr>
              <w:pStyle w:val="TableBody"/>
              <w:rPr>
                <w:del w:id="3323" w:author="Alban Roche" w:date="2017-08-02T16:27:00Z"/>
                <w:szCs w:val="18"/>
              </w:rPr>
            </w:pPr>
            <w:del w:id="3324" w:author="Alban Roche" w:date="2017-08-02T16:27:00Z">
              <w:r w:rsidRPr="00671C8B" w:rsidDel="00F22490">
                <w:rPr>
                  <w:b/>
                  <w:szCs w:val="18"/>
                </w:rPr>
                <w:delText>+CME ERROR: &lt;err&gt;</w:delText>
              </w:r>
              <w:bookmarkStart w:id="3325" w:name="_Toc489456909"/>
              <w:bookmarkEnd w:id="3325"/>
            </w:del>
          </w:p>
          <w:p w14:paraId="0303A917" w14:textId="15ED6164" w:rsidR="00975CC4" w:rsidRPr="000C4C2B" w:rsidDel="00F22490" w:rsidRDefault="00975CC4" w:rsidP="00166AF3">
            <w:pPr>
              <w:pStyle w:val="TableBody"/>
              <w:rPr>
                <w:del w:id="3326" w:author="Alban Roche" w:date="2017-08-02T16:27:00Z"/>
                <w:sz w:val="14"/>
                <w:szCs w:val="14"/>
              </w:rPr>
            </w:pPr>
            <w:bookmarkStart w:id="3327" w:name="_Toc489456910"/>
            <w:bookmarkEnd w:id="3327"/>
          </w:p>
          <w:p w14:paraId="3E7A941F" w14:textId="684EFFB4" w:rsidR="00975CC4" w:rsidRPr="00671C8B" w:rsidDel="00F22490" w:rsidRDefault="00975CC4" w:rsidP="00166AF3">
            <w:pPr>
              <w:pStyle w:val="TableBody"/>
              <w:rPr>
                <w:del w:id="3328" w:author="Alban Roche" w:date="2017-08-02T16:27:00Z"/>
                <w:szCs w:val="18"/>
                <w:u w:val="single"/>
              </w:rPr>
            </w:pPr>
            <w:del w:id="3329" w:author="Alban Roche" w:date="2017-08-02T16:27:00Z">
              <w:r w:rsidRPr="00671C8B" w:rsidDel="00F22490">
                <w:rPr>
                  <w:szCs w:val="18"/>
                  <w:u w:val="single"/>
                </w:rPr>
                <w:delText>Parameter</w:delText>
              </w:r>
              <w:bookmarkStart w:id="3330" w:name="_Toc489456911"/>
              <w:bookmarkEnd w:id="3330"/>
            </w:del>
          </w:p>
          <w:p w14:paraId="7F914F03" w14:textId="74D2D7A7" w:rsidR="00975CC4" w:rsidRPr="00671C8B" w:rsidDel="00F22490" w:rsidRDefault="00975CC4" w:rsidP="00166AF3">
            <w:pPr>
              <w:pStyle w:val="TableBody"/>
              <w:rPr>
                <w:del w:id="3331" w:author="Alban Roche" w:date="2017-08-02T16:27:00Z"/>
                <w:szCs w:val="18"/>
              </w:rPr>
            </w:pPr>
            <w:del w:id="3332" w:author="Alban Roche" w:date="2017-08-02T16:27:00Z">
              <w:r w:rsidRPr="00671C8B" w:rsidDel="00F22490">
                <w:rPr>
                  <w:b/>
                  <w:szCs w:val="18"/>
                </w:rPr>
                <w:delText>&lt;mode&gt;</w:delText>
              </w:r>
              <w:r w:rsidRPr="00671C8B" w:rsidDel="00F22490">
                <w:rPr>
                  <w:szCs w:val="18"/>
                </w:rPr>
                <w:tab/>
              </w:r>
              <w:r w:rsidRPr="00671C8B" w:rsidDel="00F22490">
                <w:rPr>
                  <w:szCs w:val="18"/>
                  <w:u w:val="single"/>
                </w:rPr>
                <w:delText>0</w:delText>
              </w:r>
              <w:r w:rsidRPr="00671C8B" w:rsidDel="00F22490">
                <w:rPr>
                  <w:szCs w:val="18"/>
                </w:rPr>
                <w:tab/>
                <w:delText>Disable extended format</w:delText>
              </w:r>
              <w:bookmarkStart w:id="3333" w:name="_Toc489456912"/>
              <w:bookmarkEnd w:id="3333"/>
            </w:del>
          </w:p>
          <w:p w14:paraId="04913090" w14:textId="64D56009" w:rsidR="00975CC4" w:rsidRPr="00671C8B" w:rsidDel="00F22490" w:rsidRDefault="00975CC4" w:rsidP="00166AF3">
            <w:pPr>
              <w:pStyle w:val="TableBody"/>
              <w:rPr>
                <w:del w:id="3334" w:author="Alban Roche" w:date="2017-08-02T16:27:00Z"/>
                <w:szCs w:val="18"/>
              </w:rPr>
            </w:pPr>
            <w:del w:id="3335" w:author="Alban Roche" w:date="2017-08-02T16:27:00Z">
              <w:r w:rsidRPr="00671C8B" w:rsidDel="00F22490">
                <w:rPr>
                  <w:szCs w:val="18"/>
                </w:rPr>
                <w:tab/>
              </w:r>
              <w:r w:rsidRPr="00671C8B" w:rsidDel="00F22490">
                <w:rPr>
                  <w:szCs w:val="18"/>
                </w:rPr>
                <w:tab/>
                <w:delText>1</w:delText>
              </w:r>
              <w:r w:rsidRPr="00671C8B" w:rsidDel="00F22490">
                <w:rPr>
                  <w:szCs w:val="18"/>
                </w:rPr>
                <w:tab/>
                <w:delText>Enable extended format</w:delText>
              </w:r>
              <w:bookmarkStart w:id="3336" w:name="_Toc489456913"/>
              <w:bookmarkEnd w:id="3336"/>
            </w:del>
          </w:p>
        </w:tc>
        <w:bookmarkStart w:id="3337" w:name="_Toc489456914"/>
        <w:bookmarkEnd w:id="3337"/>
      </w:tr>
      <w:tr w:rsidR="00975CC4" w:rsidRPr="00671C8B" w:rsidDel="00F22490" w14:paraId="1824BC0F" w14:textId="2AECE640" w:rsidTr="00166AF3">
        <w:trPr>
          <w:cantSplit w:val="0"/>
          <w:trHeight w:val="65"/>
          <w:del w:id="3338" w:author="Alban Roche" w:date="2017-08-02T16:27:00Z"/>
        </w:trPr>
        <w:tc>
          <w:tcPr>
            <w:tcW w:w="1728" w:type="dxa"/>
          </w:tcPr>
          <w:p w14:paraId="21B4A7C9" w14:textId="42EBF9BD" w:rsidR="00975CC4" w:rsidRPr="00671C8B" w:rsidDel="00F22490" w:rsidRDefault="00975CC4" w:rsidP="00166AF3">
            <w:pPr>
              <w:pStyle w:val="TableBody"/>
              <w:rPr>
                <w:del w:id="3339" w:author="Alban Roche" w:date="2017-08-02T16:27:00Z"/>
                <w:i/>
                <w:szCs w:val="18"/>
              </w:rPr>
            </w:pPr>
            <w:del w:id="3340" w:author="Alban Roche" w:date="2017-08-02T16:27:00Z">
              <w:r w:rsidRPr="00671C8B" w:rsidDel="00F22490">
                <w:rPr>
                  <w:i/>
                  <w:szCs w:val="18"/>
                </w:rPr>
                <w:delText>Unsolicited Notification</w:delText>
              </w:r>
              <w:bookmarkStart w:id="3341" w:name="_Toc489456915"/>
              <w:bookmarkEnd w:id="3341"/>
            </w:del>
          </w:p>
        </w:tc>
        <w:tc>
          <w:tcPr>
            <w:tcW w:w="7560" w:type="dxa"/>
          </w:tcPr>
          <w:p w14:paraId="2A957ED8" w14:textId="1C069C36" w:rsidR="00975CC4" w:rsidRPr="00671C8B" w:rsidDel="00F22490" w:rsidRDefault="00975CC4" w:rsidP="00166AF3">
            <w:pPr>
              <w:pStyle w:val="TableBody"/>
              <w:rPr>
                <w:del w:id="3342" w:author="Alban Roche" w:date="2017-08-02T16:27:00Z"/>
                <w:szCs w:val="18"/>
              </w:rPr>
            </w:pPr>
            <w:del w:id="3343" w:author="Alban Roche" w:date="2017-08-02T16:27:00Z">
              <w:r w:rsidRPr="00671C8B" w:rsidDel="00F22490">
                <w:rPr>
                  <w:szCs w:val="18"/>
                  <w:u w:val="single"/>
                </w:rPr>
                <w:delText>Response</w:delText>
              </w:r>
              <w:bookmarkStart w:id="3344" w:name="_Toc489456916"/>
              <w:bookmarkEnd w:id="3344"/>
            </w:del>
          </w:p>
          <w:p w14:paraId="4430007B" w14:textId="528EF22D" w:rsidR="00975CC4" w:rsidRPr="00671C8B" w:rsidDel="00F22490" w:rsidRDefault="00975CC4" w:rsidP="00166AF3">
            <w:pPr>
              <w:pStyle w:val="TableBody"/>
              <w:rPr>
                <w:del w:id="3345" w:author="Alban Roche" w:date="2017-08-02T16:27:00Z"/>
                <w:szCs w:val="18"/>
              </w:rPr>
            </w:pPr>
            <w:del w:id="3346" w:author="Alban Roche" w:date="2017-08-02T16:27:00Z">
              <w:r w:rsidRPr="00671C8B" w:rsidDel="00F22490">
                <w:rPr>
                  <w:b/>
                  <w:szCs w:val="18"/>
                </w:rPr>
                <w:delText>+CRING: &lt;type&gt;</w:delText>
              </w:r>
              <w:bookmarkStart w:id="3347" w:name="_Toc489456917"/>
              <w:bookmarkEnd w:id="3347"/>
            </w:del>
          </w:p>
          <w:p w14:paraId="008F4AA0" w14:textId="50ED936B" w:rsidR="00975CC4" w:rsidRPr="000C4C2B" w:rsidDel="00F22490" w:rsidRDefault="00975CC4" w:rsidP="00166AF3">
            <w:pPr>
              <w:pStyle w:val="TableBody"/>
              <w:rPr>
                <w:del w:id="3348" w:author="Alban Roche" w:date="2017-08-02T16:27:00Z"/>
                <w:sz w:val="14"/>
                <w:szCs w:val="14"/>
              </w:rPr>
            </w:pPr>
            <w:bookmarkStart w:id="3349" w:name="_Toc489456918"/>
            <w:bookmarkEnd w:id="3349"/>
          </w:p>
          <w:p w14:paraId="142E8ABC" w14:textId="5E80576A" w:rsidR="00975CC4" w:rsidRPr="00671C8B" w:rsidDel="00F22490" w:rsidRDefault="00975CC4" w:rsidP="00166AF3">
            <w:pPr>
              <w:pStyle w:val="TableBody"/>
              <w:rPr>
                <w:del w:id="3350" w:author="Alban Roche" w:date="2017-08-02T16:27:00Z"/>
                <w:szCs w:val="18"/>
                <w:u w:val="single"/>
              </w:rPr>
            </w:pPr>
            <w:del w:id="3351" w:author="Alban Roche" w:date="2017-08-02T16:27:00Z">
              <w:r w:rsidRPr="00671C8B" w:rsidDel="00F22490">
                <w:rPr>
                  <w:szCs w:val="18"/>
                  <w:u w:val="single"/>
                </w:rPr>
                <w:delText>Paramerter</w:delText>
              </w:r>
              <w:bookmarkStart w:id="3352" w:name="_Toc489456919"/>
              <w:bookmarkEnd w:id="3352"/>
            </w:del>
          </w:p>
          <w:p w14:paraId="588D0106" w14:textId="141E66C2" w:rsidR="00975CC4" w:rsidRPr="00671C8B" w:rsidDel="00F22490" w:rsidRDefault="00975CC4" w:rsidP="00166AF3">
            <w:pPr>
              <w:pStyle w:val="TableBody"/>
              <w:rPr>
                <w:del w:id="3353" w:author="Alban Roche" w:date="2017-08-02T16:27:00Z"/>
                <w:b/>
                <w:szCs w:val="18"/>
              </w:rPr>
            </w:pPr>
            <w:del w:id="3354" w:author="Alban Roche" w:date="2017-08-02T16:27:00Z">
              <w:r w:rsidRPr="00671C8B" w:rsidDel="00F22490">
                <w:rPr>
                  <w:b/>
                  <w:szCs w:val="18"/>
                </w:rPr>
                <w:delText>&lt;type&gt;</w:delText>
              </w:r>
              <w:bookmarkStart w:id="3355" w:name="_Toc489456920"/>
              <w:bookmarkEnd w:id="3355"/>
            </w:del>
          </w:p>
          <w:p w14:paraId="346D2766" w14:textId="04634255" w:rsidR="00975CC4" w:rsidRPr="00671C8B" w:rsidDel="00F22490" w:rsidRDefault="00975CC4" w:rsidP="00166AF3">
            <w:pPr>
              <w:pStyle w:val="TableBody"/>
              <w:rPr>
                <w:del w:id="3356" w:author="Alban Roche" w:date="2017-08-02T16:27:00Z"/>
                <w:szCs w:val="18"/>
              </w:rPr>
            </w:pPr>
            <w:del w:id="3357" w:author="Alban Roche" w:date="2017-08-02T16:27:00Z">
              <w:r w:rsidRPr="00671C8B" w:rsidDel="00F22490">
                <w:rPr>
                  <w:szCs w:val="18"/>
                </w:rPr>
                <w:delText xml:space="preserve">ASYNC [,&lt;priority&gt;[,&lt;subaddr&gt;,&lt;satype&gt;]] </w:delText>
              </w:r>
              <w:r w:rsidRPr="00671C8B" w:rsidDel="00F22490">
                <w:rPr>
                  <w:szCs w:val="18"/>
                </w:rPr>
                <w:tab/>
              </w:r>
              <w:r w:rsidRPr="00671C8B" w:rsidDel="00F22490">
                <w:rPr>
                  <w:szCs w:val="18"/>
                </w:rPr>
                <w:tab/>
                <w:delText>Asynchronous transparent</w:delText>
              </w:r>
              <w:bookmarkStart w:id="3358" w:name="_Toc489456921"/>
              <w:bookmarkEnd w:id="3358"/>
            </w:del>
          </w:p>
          <w:p w14:paraId="5A8D388A" w14:textId="32B4EA51" w:rsidR="00975CC4" w:rsidRPr="00671C8B" w:rsidDel="00F22490" w:rsidRDefault="00975CC4" w:rsidP="00166AF3">
            <w:pPr>
              <w:pStyle w:val="TableBody"/>
              <w:rPr>
                <w:del w:id="3359" w:author="Alban Roche" w:date="2017-08-02T16:27:00Z"/>
                <w:szCs w:val="18"/>
              </w:rPr>
            </w:pPr>
            <w:del w:id="3360" w:author="Alban Roche" w:date="2017-08-02T16:27:00Z">
              <w:r w:rsidRPr="00671C8B" w:rsidDel="00F22490">
                <w:rPr>
                  <w:szCs w:val="18"/>
                </w:rPr>
                <w:delText xml:space="preserve">SYNC [,&lt;priority&gt;[,&lt;subaddr&gt;,&lt;satype&gt;]] </w:delText>
              </w:r>
              <w:r w:rsidRPr="00671C8B" w:rsidDel="00F22490">
                <w:rPr>
                  <w:szCs w:val="18"/>
                </w:rPr>
                <w:tab/>
              </w:r>
              <w:r w:rsidRPr="00671C8B" w:rsidDel="00F22490">
                <w:rPr>
                  <w:szCs w:val="18"/>
                </w:rPr>
                <w:tab/>
              </w:r>
              <w:r w:rsidRPr="00671C8B" w:rsidDel="00F22490">
                <w:rPr>
                  <w:szCs w:val="18"/>
                </w:rPr>
                <w:tab/>
                <w:delText>Synchronous transparent</w:delText>
              </w:r>
              <w:bookmarkStart w:id="3361" w:name="_Toc489456922"/>
              <w:bookmarkEnd w:id="3361"/>
            </w:del>
          </w:p>
          <w:p w14:paraId="76BEE0B8" w14:textId="1DAF3A96" w:rsidR="00975CC4" w:rsidRPr="00671C8B" w:rsidDel="00F22490" w:rsidRDefault="00975CC4" w:rsidP="00166AF3">
            <w:pPr>
              <w:pStyle w:val="TableBody"/>
              <w:rPr>
                <w:del w:id="3362" w:author="Alban Roche" w:date="2017-08-02T16:27:00Z"/>
                <w:szCs w:val="18"/>
              </w:rPr>
            </w:pPr>
            <w:del w:id="3363" w:author="Alban Roche" w:date="2017-08-02T16:27:00Z">
              <w:r w:rsidRPr="00671C8B" w:rsidDel="00F22490">
                <w:rPr>
                  <w:szCs w:val="18"/>
                </w:rPr>
                <w:delText>REL ASYNC [,&lt;priority&gt;[,&lt;subaddr&gt;,&lt;satype&gt;]]</w:delText>
              </w:r>
              <w:r w:rsidRPr="00671C8B" w:rsidDel="00F22490">
                <w:rPr>
                  <w:szCs w:val="18"/>
                </w:rPr>
                <w:tab/>
              </w:r>
              <w:r w:rsidRPr="00671C8B" w:rsidDel="00F22490">
                <w:rPr>
                  <w:szCs w:val="18"/>
                </w:rPr>
                <w:tab/>
                <w:delText>Asynchronous non transparent</w:delText>
              </w:r>
              <w:bookmarkStart w:id="3364" w:name="_Toc489456923"/>
              <w:bookmarkEnd w:id="3364"/>
            </w:del>
          </w:p>
          <w:p w14:paraId="13BFE3D7" w14:textId="126C18B4" w:rsidR="00975CC4" w:rsidRPr="007D3118" w:rsidDel="00F22490" w:rsidRDefault="00975CC4" w:rsidP="00166AF3">
            <w:pPr>
              <w:pStyle w:val="TableBody"/>
              <w:rPr>
                <w:del w:id="3365" w:author="Alban Roche" w:date="2017-08-02T16:27:00Z"/>
                <w:szCs w:val="18"/>
                <w:lang w:val="fr-FR"/>
                <w:rPrChange w:id="3366" w:author="Alban Roche" w:date="2017-08-02T14:36:00Z">
                  <w:rPr>
                    <w:del w:id="3367" w:author="Alban Roche" w:date="2017-08-02T16:27:00Z"/>
                    <w:szCs w:val="18"/>
                  </w:rPr>
                </w:rPrChange>
              </w:rPr>
            </w:pPr>
            <w:del w:id="3368" w:author="Alban Roche" w:date="2017-08-02T16:27:00Z">
              <w:r w:rsidRPr="007D3118" w:rsidDel="00F22490">
                <w:rPr>
                  <w:szCs w:val="18"/>
                  <w:lang w:val="fr-FR"/>
                  <w:rPrChange w:id="3369" w:author="Alban Roche" w:date="2017-08-02T14:36:00Z">
                    <w:rPr>
                      <w:szCs w:val="18"/>
                    </w:rPr>
                  </w:rPrChange>
                </w:rPr>
                <w:delText>REL SYNC [,&lt;priority&gt;[,&lt;subaddr&gt;,&lt;satype&gt;]]</w:delText>
              </w:r>
              <w:r w:rsidRPr="007D3118" w:rsidDel="00F22490">
                <w:rPr>
                  <w:szCs w:val="18"/>
                  <w:lang w:val="fr-FR"/>
                  <w:rPrChange w:id="3370" w:author="Alban Roche" w:date="2017-08-02T14:36:00Z">
                    <w:rPr>
                      <w:szCs w:val="18"/>
                    </w:rPr>
                  </w:rPrChange>
                </w:rPr>
                <w:tab/>
              </w:r>
              <w:r w:rsidRPr="007D3118" w:rsidDel="00F22490">
                <w:rPr>
                  <w:szCs w:val="18"/>
                  <w:lang w:val="fr-FR"/>
                  <w:rPrChange w:id="3371" w:author="Alban Roche" w:date="2017-08-02T14:36:00Z">
                    <w:rPr>
                      <w:szCs w:val="18"/>
                    </w:rPr>
                  </w:rPrChange>
                </w:rPr>
                <w:tab/>
                <w:delText>Synchronous non transparent</w:delText>
              </w:r>
              <w:bookmarkStart w:id="3372" w:name="_Toc489456924"/>
              <w:bookmarkEnd w:id="3372"/>
            </w:del>
          </w:p>
          <w:p w14:paraId="43945F49" w14:textId="07211C8F" w:rsidR="00975CC4" w:rsidRPr="00671C8B" w:rsidDel="00F22490" w:rsidRDefault="00975CC4" w:rsidP="00166AF3">
            <w:pPr>
              <w:pStyle w:val="TableBody"/>
              <w:rPr>
                <w:del w:id="3373" w:author="Alban Roche" w:date="2017-08-02T16:27:00Z"/>
                <w:szCs w:val="18"/>
              </w:rPr>
            </w:pPr>
            <w:del w:id="3374" w:author="Alban Roche" w:date="2017-08-02T16:27:00Z">
              <w:r w:rsidRPr="00671C8B" w:rsidDel="00F22490">
                <w:rPr>
                  <w:szCs w:val="18"/>
                </w:rPr>
                <w:delText>CTM [,&lt;priority&gt;[,&lt;subaddr&gt;,&lt;satype&gt;]]</w:delText>
              </w:r>
              <w:r w:rsidRPr="00671C8B" w:rsidDel="00F22490">
                <w:rPr>
                  <w:szCs w:val="18"/>
                </w:rPr>
                <w:tab/>
              </w:r>
              <w:r w:rsidRPr="00671C8B" w:rsidDel="00F22490">
                <w:rPr>
                  <w:szCs w:val="18"/>
                </w:rPr>
                <w:tab/>
              </w:r>
              <w:r w:rsidRPr="00671C8B" w:rsidDel="00F22490">
                <w:rPr>
                  <w:szCs w:val="18"/>
                </w:rPr>
                <w:tab/>
                <w:delText>Incoming CTM call</w:delText>
              </w:r>
              <w:bookmarkStart w:id="3375" w:name="_Toc489456925"/>
              <w:bookmarkEnd w:id="3375"/>
            </w:del>
          </w:p>
          <w:p w14:paraId="2E18457E" w14:textId="76DA7758" w:rsidR="00975CC4" w:rsidRPr="00671C8B" w:rsidDel="00F22490" w:rsidRDefault="00975CC4" w:rsidP="00166AF3">
            <w:pPr>
              <w:pStyle w:val="TableBody"/>
              <w:rPr>
                <w:del w:id="3376" w:author="Alban Roche" w:date="2017-08-02T16:27:00Z"/>
                <w:szCs w:val="18"/>
              </w:rPr>
            </w:pPr>
            <w:del w:id="3377" w:author="Alban Roche" w:date="2017-08-02T16:27:00Z">
              <w:r w:rsidRPr="00671C8B" w:rsidDel="00F22490">
                <w:rPr>
                  <w:szCs w:val="18"/>
                </w:rPr>
                <w:delText>CTM2 [,&lt;priority&gt;[,&lt;subaddr&gt;,&lt;satype&gt;]]</w:delText>
              </w:r>
              <w:r w:rsidRPr="00671C8B" w:rsidDel="00F22490">
                <w:rPr>
                  <w:szCs w:val="18"/>
                </w:rPr>
                <w:tab/>
              </w:r>
              <w:r w:rsidRPr="00671C8B" w:rsidDel="00F22490">
                <w:rPr>
                  <w:szCs w:val="18"/>
                </w:rPr>
                <w:tab/>
              </w:r>
              <w:r w:rsidRPr="00671C8B" w:rsidDel="00F22490">
                <w:rPr>
                  <w:szCs w:val="18"/>
                </w:rPr>
                <w:tab/>
                <w:delText>Incoming CTM call at line 2</w:delText>
              </w:r>
              <w:bookmarkStart w:id="3378" w:name="_Toc489456926"/>
              <w:bookmarkEnd w:id="3378"/>
            </w:del>
          </w:p>
          <w:p w14:paraId="742EC1AC" w14:textId="38A984DF" w:rsidR="00975CC4" w:rsidRPr="00671C8B" w:rsidDel="00F22490" w:rsidRDefault="00975CC4" w:rsidP="00166AF3">
            <w:pPr>
              <w:pStyle w:val="TableBody"/>
              <w:rPr>
                <w:del w:id="3379" w:author="Alban Roche" w:date="2017-08-02T16:27:00Z"/>
                <w:szCs w:val="18"/>
              </w:rPr>
            </w:pPr>
            <w:del w:id="3380" w:author="Alban Roche" w:date="2017-08-02T16:27:00Z">
              <w:r w:rsidRPr="00671C8B" w:rsidDel="00F22490">
                <w:rPr>
                  <w:szCs w:val="18"/>
                </w:rPr>
                <w:delText>GPRS &lt;PDP_type&gt;, &lt;PDP_addr&gt;[, [&lt;L2P&gt;][,&lt;APN&gt;]]</w:delText>
              </w:r>
              <w:r w:rsidRPr="00671C8B" w:rsidDel="00F22490">
                <w:rPr>
                  <w:szCs w:val="18"/>
                </w:rPr>
                <w:tab/>
                <w:delText>GPRS network request for PDP</w:delText>
              </w:r>
              <w:bookmarkStart w:id="3381" w:name="_Toc489456927"/>
              <w:bookmarkEnd w:id="3381"/>
            </w:del>
          </w:p>
          <w:p w14:paraId="40C8C797" w14:textId="477D92F4" w:rsidR="00975CC4" w:rsidRPr="00671C8B" w:rsidDel="00F22490" w:rsidRDefault="00975CC4" w:rsidP="00166AF3">
            <w:pPr>
              <w:pStyle w:val="TableBody"/>
              <w:rPr>
                <w:del w:id="3382" w:author="Alban Roche" w:date="2017-08-02T16:27:00Z"/>
                <w:szCs w:val="18"/>
              </w:rPr>
            </w:pPr>
            <w:del w:id="3383" w:author="Alban Roche" w:date="2017-08-02T16:27:00Z">
              <w:r w:rsidRPr="00671C8B" w:rsidDel="00F22490">
                <w:rPr>
                  <w:szCs w:val="18"/>
                </w:rPr>
                <w:tab/>
              </w:r>
              <w:r w:rsidRPr="00671C8B" w:rsidDel="00F22490">
                <w:rPr>
                  <w:szCs w:val="18"/>
                </w:rPr>
                <w:tab/>
              </w:r>
              <w:r w:rsidRPr="00671C8B" w:rsidDel="00F22490">
                <w:rPr>
                  <w:szCs w:val="18"/>
                </w:rPr>
                <w:tab/>
              </w:r>
              <w:r w:rsidRPr="00671C8B" w:rsidDel="00F22490">
                <w:rPr>
                  <w:szCs w:val="18"/>
                </w:rPr>
                <w:tab/>
              </w:r>
              <w:r w:rsidRPr="00671C8B" w:rsidDel="00F22490">
                <w:rPr>
                  <w:szCs w:val="18"/>
                </w:rPr>
                <w:tab/>
              </w:r>
              <w:r w:rsidRPr="00671C8B" w:rsidDel="00F22490">
                <w:rPr>
                  <w:szCs w:val="18"/>
                </w:rPr>
                <w:tab/>
              </w:r>
              <w:r w:rsidRPr="00671C8B" w:rsidDel="00F22490">
                <w:rPr>
                  <w:szCs w:val="18"/>
                </w:rPr>
                <w:tab/>
              </w:r>
              <w:r w:rsidRPr="00671C8B" w:rsidDel="00F22490">
                <w:rPr>
                  <w:szCs w:val="18"/>
                </w:rPr>
                <w:tab/>
                <w:delText>context activation</w:delText>
              </w:r>
              <w:bookmarkStart w:id="3384" w:name="_Toc489456928"/>
              <w:bookmarkEnd w:id="3384"/>
            </w:del>
          </w:p>
          <w:p w14:paraId="719DB91B" w14:textId="377B74C8" w:rsidR="00975CC4" w:rsidRPr="00671C8B" w:rsidDel="00F22490" w:rsidRDefault="00975CC4" w:rsidP="00166AF3">
            <w:pPr>
              <w:pStyle w:val="TableBody"/>
              <w:rPr>
                <w:del w:id="3385" w:author="Alban Roche" w:date="2017-08-02T16:27:00Z"/>
                <w:szCs w:val="18"/>
              </w:rPr>
            </w:pPr>
            <w:bookmarkStart w:id="3386" w:name="_Toc489456929"/>
            <w:bookmarkEnd w:id="3386"/>
          </w:p>
          <w:p w14:paraId="4AD32510" w14:textId="3128DAD1" w:rsidR="00975CC4" w:rsidRPr="00671C8B" w:rsidDel="00F22490" w:rsidRDefault="00975CC4" w:rsidP="00166AF3">
            <w:pPr>
              <w:pStyle w:val="TableBody"/>
              <w:rPr>
                <w:del w:id="3387" w:author="Alban Roche" w:date="2017-08-02T16:27:00Z"/>
                <w:szCs w:val="18"/>
              </w:rPr>
            </w:pPr>
            <w:del w:id="3388" w:author="Alban Roche" w:date="2017-08-02T16:27:00Z">
              <w:r w:rsidRPr="00671C8B" w:rsidDel="00F22490">
                <w:rPr>
                  <w:b/>
                  <w:szCs w:val="18"/>
                </w:rPr>
                <w:delText>&lt;priority&gt;</w:delText>
              </w:r>
              <w:r w:rsidRPr="00671C8B" w:rsidDel="00F22490">
                <w:rPr>
                  <w:szCs w:val="18"/>
                </w:rPr>
                <w:tab/>
                <w:delText>(Optional) EMLPP priority level of the incoming call by paging, notification or setup message.</w:delText>
              </w:r>
              <w:bookmarkStart w:id="3389" w:name="_Toc489456930"/>
              <w:bookmarkEnd w:id="3389"/>
            </w:del>
          </w:p>
          <w:p w14:paraId="2141B227" w14:textId="075F4198" w:rsidR="00975CC4" w:rsidRPr="00671C8B" w:rsidDel="00F22490" w:rsidRDefault="00975CC4" w:rsidP="00166AF3">
            <w:pPr>
              <w:pStyle w:val="TableBody"/>
              <w:rPr>
                <w:del w:id="3390" w:author="Alban Roche" w:date="2017-08-02T16:27:00Z"/>
                <w:szCs w:val="18"/>
              </w:rPr>
            </w:pPr>
            <w:bookmarkStart w:id="3391" w:name="_Toc489456931"/>
            <w:bookmarkEnd w:id="3391"/>
          </w:p>
          <w:p w14:paraId="705C45C0" w14:textId="1CC16444" w:rsidR="00975CC4" w:rsidRPr="00671C8B" w:rsidDel="00F22490" w:rsidRDefault="00975CC4" w:rsidP="00166AF3">
            <w:pPr>
              <w:pStyle w:val="TableBody"/>
              <w:rPr>
                <w:del w:id="3392" w:author="Alban Roche" w:date="2017-08-02T16:27:00Z"/>
                <w:szCs w:val="18"/>
              </w:rPr>
            </w:pPr>
            <w:del w:id="3393" w:author="Alban Roche" w:date="2017-08-02T16:27:00Z">
              <w:r w:rsidRPr="00671C8B" w:rsidDel="00F22490">
                <w:rPr>
                  <w:b/>
                  <w:szCs w:val="18"/>
                </w:rPr>
                <w:delText>&lt;subaddr&gt;</w:delText>
              </w:r>
              <w:r w:rsidRPr="00671C8B" w:rsidDel="00F22490">
                <w:rPr>
                  <w:szCs w:val="18"/>
                </w:rPr>
                <w:tab/>
                <w:delText>String type subaddress of format specified by &lt;satype&gt;</w:delText>
              </w:r>
              <w:bookmarkStart w:id="3394" w:name="_Toc489456932"/>
              <w:bookmarkEnd w:id="3394"/>
            </w:del>
          </w:p>
          <w:p w14:paraId="1EECD0CF" w14:textId="423044D8" w:rsidR="00975CC4" w:rsidRPr="00671C8B" w:rsidDel="00F22490" w:rsidRDefault="00975CC4" w:rsidP="00166AF3">
            <w:pPr>
              <w:pStyle w:val="TableBody"/>
              <w:rPr>
                <w:del w:id="3395" w:author="Alban Roche" w:date="2017-08-02T16:27:00Z"/>
                <w:szCs w:val="18"/>
              </w:rPr>
            </w:pPr>
            <w:bookmarkStart w:id="3396" w:name="_Toc489456933"/>
            <w:bookmarkEnd w:id="3396"/>
          </w:p>
          <w:p w14:paraId="7E136AFD" w14:textId="704D36C3" w:rsidR="00975CC4" w:rsidRPr="00671C8B" w:rsidDel="00F22490" w:rsidRDefault="00975CC4" w:rsidP="00166AF3">
            <w:pPr>
              <w:pStyle w:val="TableBody"/>
              <w:rPr>
                <w:del w:id="3397" w:author="Alban Roche" w:date="2017-08-02T16:27:00Z"/>
                <w:szCs w:val="18"/>
              </w:rPr>
            </w:pPr>
            <w:del w:id="3398" w:author="Alban Roche" w:date="2017-08-02T16:27:00Z">
              <w:r w:rsidRPr="00671C8B" w:rsidDel="00F22490">
                <w:rPr>
                  <w:b/>
                  <w:szCs w:val="18"/>
                </w:rPr>
                <w:delText>&lt;satype&gt;</w:delText>
              </w:r>
              <w:r w:rsidRPr="00671C8B" w:rsidDel="00F22490">
                <w:rPr>
                  <w:szCs w:val="18"/>
                </w:rPr>
                <w:tab/>
                <w:delText>Type of subaddress octet in integer format</w:delText>
              </w:r>
              <w:bookmarkStart w:id="3399" w:name="_Toc489456934"/>
              <w:bookmarkEnd w:id="3399"/>
            </w:del>
          </w:p>
          <w:p w14:paraId="49FC6B4A" w14:textId="5D3ADB9C" w:rsidR="00975CC4" w:rsidRPr="00671C8B" w:rsidDel="00F22490" w:rsidRDefault="00975CC4" w:rsidP="00166AF3">
            <w:pPr>
              <w:pStyle w:val="TableBody"/>
              <w:rPr>
                <w:del w:id="3400" w:author="Alban Roche" w:date="2017-08-02T16:27:00Z"/>
                <w:szCs w:val="18"/>
              </w:rPr>
            </w:pPr>
            <w:bookmarkStart w:id="3401" w:name="_Toc489456935"/>
            <w:bookmarkEnd w:id="3401"/>
          </w:p>
          <w:p w14:paraId="73ACC7A0" w14:textId="6D169D2F" w:rsidR="00975CC4" w:rsidRPr="00671C8B" w:rsidDel="00F22490" w:rsidRDefault="00975CC4" w:rsidP="00166AF3">
            <w:pPr>
              <w:pStyle w:val="TableBody"/>
              <w:rPr>
                <w:del w:id="3402" w:author="Alban Roche" w:date="2017-08-02T16:27:00Z"/>
                <w:szCs w:val="18"/>
              </w:rPr>
            </w:pPr>
            <w:del w:id="3403" w:author="Alban Roche" w:date="2017-08-02T16:27:00Z">
              <w:r w:rsidRPr="00671C8B" w:rsidDel="00F22490">
                <w:rPr>
                  <w:b/>
                  <w:szCs w:val="18"/>
                </w:rPr>
                <w:delText>&lt;PDP_type&gt;, &lt;PDP_addr&gt;, &lt;APN&gt;</w:delText>
              </w:r>
              <w:r w:rsidRPr="00671C8B" w:rsidDel="00F22490">
                <w:rPr>
                  <w:szCs w:val="18"/>
                </w:rPr>
                <w:tab/>
                <w:delText>As defined in AT+CGDCONT command</w:delText>
              </w:r>
              <w:bookmarkStart w:id="3404" w:name="_Toc489456936"/>
              <w:bookmarkEnd w:id="3404"/>
            </w:del>
          </w:p>
          <w:p w14:paraId="46734BD9" w14:textId="17990F7C" w:rsidR="00975CC4" w:rsidRPr="00671C8B" w:rsidDel="00F22490" w:rsidRDefault="00975CC4" w:rsidP="00166AF3">
            <w:pPr>
              <w:pStyle w:val="TableBody"/>
              <w:rPr>
                <w:del w:id="3405" w:author="Alban Roche" w:date="2017-08-02T16:27:00Z"/>
                <w:szCs w:val="18"/>
              </w:rPr>
            </w:pPr>
            <w:bookmarkStart w:id="3406" w:name="_Toc489456937"/>
            <w:bookmarkEnd w:id="3406"/>
          </w:p>
          <w:p w14:paraId="50318E16" w14:textId="09B975E7" w:rsidR="00975CC4" w:rsidRPr="00671C8B" w:rsidDel="00F22490" w:rsidRDefault="00975CC4" w:rsidP="00166AF3">
            <w:pPr>
              <w:pStyle w:val="TableBody"/>
              <w:rPr>
                <w:del w:id="3407" w:author="Alban Roche" w:date="2017-08-02T16:27:00Z"/>
                <w:szCs w:val="18"/>
              </w:rPr>
            </w:pPr>
            <w:del w:id="3408" w:author="Alban Roche" w:date="2017-08-02T16:27:00Z">
              <w:r w:rsidRPr="00671C8B" w:rsidDel="00F22490">
                <w:rPr>
                  <w:b/>
                  <w:szCs w:val="18"/>
                </w:rPr>
                <w:delText>&lt;L2P&gt;</w:delText>
              </w:r>
              <w:r w:rsidRPr="00671C8B" w:rsidDel="00F22490">
                <w:rPr>
                  <w:b/>
                  <w:szCs w:val="18"/>
                </w:rPr>
                <w:tab/>
              </w:r>
              <w:r w:rsidRPr="00671C8B" w:rsidDel="00F22490">
                <w:rPr>
                  <w:szCs w:val="18"/>
                </w:rPr>
                <w:tab/>
                <w:delText>(Optional) proposes a layer 2 protocol to use between the MT and the TE.</w:delText>
              </w:r>
              <w:bookmarkStart w:id="3409" w:name="_Toc489456938"/>
              <w:bookmarkEnd w:id="3409"/>
            </w:del>
          </w:p>
        </w:tc>
        <w:bookmarkStart w:id="3410" w:name="_Toc489456939"/>
        <w:bookmarkEnd w:id="3410"/>
      </w:tr>
    </w:tbl>
    <w:p w14:paraId="544F4BA9" w14:textId="691FF6EE" w:rsidR="00975CC4" w:rsidRPr="00671C8B" w:rsidDel="00F22490" w:rsidRDefault="00975CC4" w:rsidP="0059466D">
      <w:pPr>
        <w:pStyle w:val="Heading2"/>
        <w:numPr>
          <w:ilvl w:val="1"/>
          <w:numId w:val="11"/>
        </w:numPr>
        <w:ind w:left="1080" w:hanging="1080"/>
        <w:rPr>
          <w:del w:id="3411" w:author="Alban Roche" w:date="2017-08-02T16:27:00Z"/>
        </w:rPr>
      </w:pPr>
      <w:bookmarkStart w:id="3412" w:name="_Toc369270208"/>
      <w:bookmarkStart w:id="3413" w:name="_Toc369683890"/>
      <w:bookmarkStart w:id="3414" w:name="_Toc345081271"/>
      <w:bookmarkStart w:id="3415" w:name="_Toc349753017"/>
      <w:bookmarkStart w:id="3416" w:name="_Toc349753907"/>
      <w:bookmarkStart w:id="3417" w:name="_Ref366744061"/>
      <w:bookmarkStart w:id="3418" w:name="_Ref369079460"/>
      <w:bookmarkStart w:id="3419" w:name="_Toc368585974"/>
      <w:bookmarkStart w:id="3420" w:name="_Toc486251558"/>
      <w:bookmarkEnd w:id="3412"/>
      <w:bookmarkEnd w:id="3413"/>
      <w:del w:id="3421" w:author="Alban Roche" w:date="2017-08-02T16:27:00Z">
        <w:r w:rsidRPr="00671C8B" w:rsidDel="00F22490">
          <w:delText xml:space="preserve">+CSTA Command: Select Type of </w:delText>
        </w:r>
        <w:bookmarkEnd w:id="3414"/>
        <w:r w:rsidRPr="00671C8B" w:rsidDel="00F22490">
          <w:delText>Address</w:delText>
        </w:r>
        <w:bookmarkEnd w:id="3415"/>
        <w:bookmarkEnd w:id="3416"/>
        <w:bookmarkEnd w:id="3417"/>
        <w:bookmarkEnd w:id="3418"/>
        <w:bookmarkEnd w:id="3419"/>
        <w:bookmarkEnd w:id="3420"/>
        <w:r w:rsidRPr="00671C8B" w:rsidDel="00F22490">
          <w:delText xml:space="preserve"> </w:delText>
        </w:r>
        <w:bookmarkStart w:id="3422" w:name="_Toc489456940"/>
        <w:bookmarkEnd w:id="3422"/>
      </w:del>
    </w:p>
    <w:tbl>
      <w:tblPr>
        <w:tblStyle w:val="TableSWIleft"/>
        <w:tblW w:w="9288" w:type="dxa"/>
        <w:tblLayout w:type="fixed"/>
        <w:tblLook w:val="04A0" w:firstRow="1" w:lastRow="0" w:firstColumn="1" w:lastColumn="0" w:noHBand="0" w:noVBand="1"/>
      </w:tblPr>
      <w:tblGrid>
        <w:gridCol w:w="1728"/>
        <w:gridCol w:w="7560"/>
      </w:tblGrid>
      <w:tr w:rsidR="00975CC4" w:rsidRPr="00671C8B" w:rsidDel="00F22490" w14:paraId="58173F5E" w14:textId="7AB0F4E1" w:rsidTr="00166AF3">
        <w:trPr>
          <w:cnfStyle w:val="100000000000" w:firstRow="1" w:lastRow="0" w:firstColumn="0" w:lastColumn="0" w:oddVBand="0" w:evenVBand="0" w:oddHBand="0" w:evenHBand="0" w:firstRowFirstColumn="0" w:firstRowLastColumn="0" w:lastRowFirstColumn="0" w:lastRowLastColumn="0"/>
          <w:del w:id="3423" w:author="Alban Roche" w:date="2017-08-02T16:27:00Z"/>
        </w:trPr>
        <w:tc>
          <w:tcPr>
            <w:tcW w:w="9288" w:type="dxa"/>
            <w:gridSpan w:val="2"/>
          </w:tcPr>
          <w:p w14:paraId="011685CA" w14:textId="5D6805BC" w:rsidR="00975CC4" w:rsidRPr="00671C8B" w:rsidDel="00F22490" w:rsidRDefault="00975CC4">
            <w:pPr>
              <w:pStyle w:val="TableRowHead"/>
              <w:spacing w:before="144" w:after="144"/>
              <w:rPr>
                <w:del w:id="3424" w:author="Alban Roche" w:date="2017-08-02T16:27:00Z"/>
                <w:bCs w:val="0"/>
              </w:rPr>
            </w:pPr>
            <w:del w:id="3425" w:author="Alban Roche" w:date="2017-08-02T14:40:00Z">
              <w:r w:rsidDel="00F22490">
                <w:delText>HL7618, HL7618RD, HL7648, HL7650, HL7688, HL7690 and HL7692</w:delText>
              </w:r>
            </w:del>
            <w:bookmarkStart w:id="3426" w:name="_Toc489456941"/>
            <w:bookmarkEnd w:id="3426"/>
          </w:p>
        </w:tc>
        <w:bookmarkStart w:id="3427" w:name="_Toc489456942"/>
        <w:bookmarkEnd w:id="3427"/>
      </w:tr>
      <w:tr w:rsidR="00975CC4" w:rsidRPr="00671C8B" w:rsidDel="00F22490" w14:paraId="614A3BED" w14:textId="1DADD4F0" w:rsidTr="00166AF3">
        <w:trPr>
          <w:trHeight w:val="1058"/>
          <w:del w:id="3428" w:author="Alban Roche" w:date="2017-08-02T16:27:00Z"/>
        </w:trPr>
        <w:tc>
          <w:tcPr>
            <w:tcW w:w="1728" w:type="dxa"/>
          </w:tcPr>
          <w:p w14:paraId="0EE6E0B4" w14:textId="6ED18505" w:rsidR="00975CC4" w:rsidRPr="00671C8B" w:rsidDel="00F22490" w:rsidRDefault="00975CC4" w:rsidP="00166AF3">
            <w:pPr>
              <w:pStyle w:val="TableBody"/>
              <w:rPr>
                <w:del w:id="3429" w:author="Alban Roche" w:date="2017-08-02T16:27:00Z"/>
                <w:i/>
                <w:szCs w:val="18"/>
              </w:rPr>
            </w:pPr>
            <w:del w:id="3430" w:author="Alban Roche" w:date="2017-08-02T16:27:00Z">
              <w:r w:rsidRPr="00671C8B" w:rsidDel="00F22490">
                <w:rPr>
                  <w:i/>
                  <w:szCs w:val="18"/>
                </w:rPr>
                <w:delText>Test command</w:delText>
              </w:r>
              <w:bookmarkStart w:id="3431" w:name="_Toc489456943"/>
              <w:bookmarkEnd w:id="3431"/>
            </w:del>
          </w:p>
          <w:p w14:paraId="4A471961" w14:textId="76E907B9" w:rsidR="00975CC4" w:rsidRPr="00671C8B" w:rsidDel="00F22490" w:rsidRDefault="00975CC4" w:rsidP="00166AF3">
            <w:pPr>
              <w:pStyle w:val="TableBody"/>
              <w:rPr>
                <w:del w:id="3432" w:author="Alban Roche" w:date="2017-08-02T16:27:00Z"/>
                <w:szCs w:val="18"/>
              </w:rPr>
            </w:pPr>
            <w:bookmarkStart w:id="3433" w:name="_Toc489456944"/>
            <w:bookmarkEnd w:id="3433"/>
          </w:p>
          <w:p w14:paraId="24A57CBA" w14:textId="2606304E" w:rsidR="00975CC4" w:rsidRPr="00671C8B" w:rsidDel="00F22490" w:rsidRDefault="00975CC4" w:rsidP="00166AF3">
            <w:pPr>
              <w:pStyle w:val="TableBody"/>
              <w:rPr>
                <w:del w:id="3434" w:author="Alban Roche" w:date="2017-08-02T16:27:00Z"/>
                <w:szCs w:val="18"/>
                <w:u w:val="single"/>
              </w:rPr>
            </w:pPr>
            <w:del w:id="3435" w:author="Alban Roche" w:date="2017-08-02T16:27:00Z">
              <w:r w:rsidRPr="00671C8B" w:rsidDel="00F22490">
                <w:rPr>
                  <w:szCs w:val="18"/>
                  <w:u w:val="single"/>
                </w:rPr>
                <w:delText>Syntax</w:delText>
              </w:r>
              <w:bookmarkStart w:id="3436" w:name="_Toc489456945"/>
              <w:bookmarkEnd w:id="3436"/>
            </w:del>
          </w:p>
          <w:p w14:paraId="7BAEA0EA" w14:textId="513E9F1E" w:rsidR="00975CC4" w:rsidRPr="00671C8B" w:rsidDel="00F22490" w:rsidRDefault="00975CC4" w:rsidP="00166AF3">
            <w:pPr>
              <w:pStyle w:val="TableBody"/>
              <w:rPr>
                <w:del w:id="3437" w:author="Alban Roche" w:date="2017-08-02T16:27:00Z"/>
                <w:b/>
                <w:szCs w:val="18"/>
              </w:rPr>
            </w:pPr>
            <w:del w:id="3438" w:author="Alban Roche" w:date="2017-08-02T16:27:00Z">
              <w:r w:rsidRPr="00671C8B" w:rsidDel="00F22490">
                <w:rPr>
                  <w:b/>
                  <w:szCs w:val="18"/>
                </w:rPr>
                <w:delText>AT+CSTA=?</w:delText>
              </w:r>
              <w:bookmarkStart w:id="3439" w:name="_Toc489456946"/>
              <w:bookmarkEnd w:id="3439"/>
            </w:del>
          </w:p>
        </w:tc>
        <w:tc>
          <w:tcPr>
            <w:tcW w:w="7560" w:type="dxa"/>
          </w:tcPr>
          <w:p w14:paraId="75603DCC" w14:textId="6A6B21CE" w:rsidR="00975CC4" w:rsidRPr="00671C8B" w:rsidDel="00F22490" w:rsidRDefault="00975CC4" w:rsidP="00166AF3">
            <w:pPr>
              <w:pStyle w:val="TableBody"/>
              <w:rPr>
                <w:del w:id="3440" w:author="Alban Roche" w:date="2017-08-02T16:27:00Z"/>
                <w:szCs w:val="18"/>
                <w:u w:val="single"/>
              </w:rPr>
            </w:pPr>
            <w:bookmarkStart w:id="3441" w:name="_Toc489456947"/>
            <w:bookmarkEnd w:id="3441"/>
          </w:p>
          <w:p w14:paraId="082FA0A4" w14:textId="2AFCC8DC" w:rsidR="00975CC4" w:rsidRPr="00671C8B" w:rsidDel="00F22490" w:rsidRDefault="00975CC4" w:rsidP="00166AF3">
            <w:pPr>
              <w:pStyle w:val="TableBody"/>
              <w:rPr>
                <w:del w:id="3442" w:author="Alban Roche" w:date="2017-08-02T16:27:00Z"/>
                <w:szCs w:val="18"/>
                <w:u w:val="single"/>
              </w:rPr>
            </w:pPr>
            <w:bookmarkStart w:id="3443" w:name="_Toc489456948"/>
            <w:bookmarkEnd w:id="3443"/>
          </w:p>
          <w:p w14:paraId="26326BDA" w14:textId="5BDCCEB7" w:rsidR="00975CC4" w:rsidRPr="00671C8B" w:rsidDel="00F22490" w:rsidRDefault="00975CC4" w:rsidP="00166AF3">
            <w:pPr>
              <w:pStyle w:val="TableBody"/>
              <w:rPr>
                <w:del w:id="3444" w:author="Alban Roche" w:date="2017-08-02T16:27:00Z"/>
                <w:szCs w:val="18"/>
                <w:u w:val="single"/>
              </w:rPr>
            </w:pPr>
            <w:del w:id="3445" w:author="Alban Roche" w:date="2017-08-02T16:27:00Z">
              <w:r w:rsidRPr="00671C8B" w:rsidDel="00F22490">
                <w:rPr>
                  <w:szCs w:val="18"/>
                  <w:u w:val="single"/>
                </w:rPr>
                <w:delText>Response</w:delText>
              </w:r>
              <w:bookmarkStart w:id="3446" w:name="_Toc489456949"/>
              <w:bookmarkEnd w:id="3446"/>
            </w:del>
          </w:p>
          <w:p w14:paraId="77604D7A" w14:textId="285D3BEE" w:rsidR="00975CC4" w:rsidRPr="00671C8B" w:rsidDel="00F22490" w:rsidRDefault="00975CC4" w:rsidP="00166AF3">
            <w:pPr>
              <w:pStyle w:val="TableBody"/>
              <w:rPr>
                <w:del w:id="3447" w:author="Alban Roche" w:date="2017-08-02T16:27:00Z"/>
                <w:snapToGrid w:val="0"/>
                <w:szCs w:val="18"/>
              </w:rPr>
            </w:pPr>
            <w:del w:id="3448" w:author="Alban Roche" w:date="2017-08-02T16:27:00Z">
              <w:r w:rsidRPr="00671C8B" w:rsidDel="00F22490">
                <w:rPr>
                  <w:b/>
                  <w:snapToGrid w:val="0"/>
                  <w:szCs w:val="18"/>
                </w:rPr>
                <w:delText>+</w:delText>
              </w:r>
              <w:r w:rsidRPr="00671C8B" w:rsidDel="00F22490">
                <w:rPr>
                  <w:b/>
                  <w:szCs w:val="18"/>
                </w:rPr>
                <w:delText>CSTA</w:delText>
              </w:r>
              <w:r w:rsidRPr="00671C8B" w:rsidDel="00F22490">
                <w:rPr>
                  <w:b/>
                  <w:snapToGrid w:val="0"/>
                  <w:szCs w:val="18"/>
                </w:rPr>
                <w:delText>:</w:delText>
              </w:r>
              <w:r w:rsidRPr="00671C8B" w:rsidDel="00F22490">
                <w:rPr>
                  <w:snapToGrid w:val="0"/>
                  <w:szCs w:val="18"/>
                </w:rPr>
                <w:delText xml:space="preserve"> (list of supported </w:delText>
              </w:r>
              <w:r w:rsidRPr="00671C8B" w:rsidDel="00F22490">
                <w:rPr>
                  <w:b/>
                  <w:snapToGrid w:val="0"/>
                  <w:szCs w:val="18"/>
                </w:rPr>
                <w:delText>&lt;type&gt;</w:delText>
              </w:r>
              <w:r w:rsidRPr="00671C8B" w:rsidDel="00F22490">
                <w:rPr>
                  <w:snapToGrid w:val="0"/>
                  <w:szCs w:val="18"/>
                </w:rPr>
                <w:delText>s)</w:delText>
              </w:r>
              <w:bookmarkStart w:id="3449" w:name="_Toc489456950"/>
              <w:bookmarkEnd w:id="3449"/>
            </w:del>
          </w:p>
          <w:p w14:paraId="448945DE" w14:textId="3843D777" w:rsidR="00975CC4" w:rsidRPr="00671C8B" w:rsidDel="00F22490" w:rsidRDefault="00975CC4" w:rsidP="00166AF3">
            <w:pPr>
              <w:pStyle w:val="TableBody"/>
              <w:rPr>
                <w:del w:id="3450" w:author="Alban Roche" w:date="2017-08-02T16:27:00Z"/>
                <w:snapToGrid w:val="0"/>
                <w:szCs w:val="18"/>
              </w:rPr>
            </w:pPr>
            <w:del w:id="3451" w:author="Alban Roche" w:date="2017-08-02T16:27:00Z">
              <w:r w:rsidRPr="00671C8B" w:rsidDel="00F22490">
                <w:rPr>
                  <w:b/>
                  <w:snapToGrid w:val="0"/>
                  <w:szCs w:val="18"/>
                </w:rPr>
                <w:delText>OK</w:delText>
              </w:r>
              <w:bookmarkStart w:id="3452" w:name="_Toc489456951"/>
              <w:bookmarkEnd w:id="3452"/>
            </w:del>
          </w:p>
        </w:tc>
        <w:bookmarkStart w:id="3453" w:name="_Toc489456952"/>
        <w:bookmarkEnd w:id="3453"/>
      </w:tr>
      <w:tr w:rsidR="00975CC4" w:rsidRPr="00671C8B" w:rsidDel="00F22490" w14:paraId="72B7D01F" w14:textId="255DBD60" w:rsidTr="00166AF3">
        <w:trPr>
          <w:trHeight w:val="976"/>
          <w:del w:id="3454" w:author="Alban Roche" w:date="2017-08-02T16:27:00Z"/>
        </w:trPr>
        <w:tc>
          <w:tcPr>
            <w:tcW w:w="1728" w:type="dxa"/>
          </w:tcPr>
          <w:p w14:paraId="77E9CA9C" w14:textId="04C77928" w:rsidR="00975CC4" w:rsidRPr="00671C8B" w:rsidDel="00F22490" w:rsidRDefault="00975CC4" w:rsidP="00166AF3">
            <w:pPr>
              <w:pStyle w:val="TableBody"/>
              <w:rPr>
                <w:del w:id="3455" w:author="Alban Roche" w:date="2017-08-02T16:27:00Z"/>
                <w:i/>
                <w:szCs w:val="18"/>
              </w:rPr>
            </w:pPr>
            <w:del w:id="3456" w:author="Alban Roche" w:date="2017-08-02T16:27:00Z">
              <w:r w:rsidRPr="00671C8B" w:rsidDel="00F22490">
                <w:rPr>
                  <w:i/>
                  <w:szCs w:val="18"/>
                </w:rPr>
                <w:delText>Read command</w:delText>
              </w:r>
              <w:bookmarkStart w:id="3457" w:name="_Toc489456953"/>
              <w:bookmarkEnd w:id="3457"/>
            </w:del>
          </w:p>
          <w:p w14:paraId="5F0EC8DE" w14:textId="737FAB5A" w:rsidR="00975CC4" w:rsidRPr="00671C8B" w:rsidDel="00F22490" w:rsidRDefault="00975CC4" w:rsidP="00166AF3">
            <w:pPr>
              <w:pStyle w:val="TableBody"/>
              <w:rPr>
                <w:del w:id="3458" w:author="Alban Roche" w:date="2017-08-02T16:27:00Z"/>
                <w:szCs w:val="18"/>
              </w:rPr>
            </w:pPr>
            <w:bookmarkStart w:id="3459" w:name="_Toc489456954"/>
            <w:bookmarkEnd w:id="3459"/>
          </w:p>
          <w:p w14:paraId="553CD2C6" w14:textId="63CD251A" w:rsidR="00975CC4" w:rsidRPr="00671C8B" w:rsidDel="00F22490" w:rsidRDefault="00975CC4" w:rsidP="00166AF3">
            <w:pPr>
              <w:pStyle w:val="TableBody"/>
              <w:rPr>
                <w:del w:id="3460" w:author="Alban Roche" w:date="2017-08-02T16:27:00Z"/>
                <w:szCs w:val="18"/>
                <w:u w:val="single"/>
              </w:rPr>
            </w:pPr>
            <w:del w:id="3461" w:author="Alban Roche" w:date="2017-08-02T16:27:00Z">
              <w:r w:rsidRPr="00671C8B" w:rsidDel="00F22490">
                <w:rPr>
                  <w:szCs w:val="18"/>
                  <w:u w:val="single"/>
                </w:rPr>
                <w:delText>Syntax</w:delText>
              </w:r>
              <w:bookmarkStart w:id="3462" w:name="_Toc489456955"/>
              <w:bookmarkEnd w:id="3462"/>
            </w:del>
          </w:p>
          <w:p w14:paraId="196EE5E0" w14:textId="596E40BB" w:rsidR="00975CC4" w:rsidRPr="00671C8B" w:rsidDel="00F22490" w:rsidRDefault="00975CC4" w:rsidP="00166AF3">
            <w:pPr>
              <w:pStyle w:val="TableBody"/>
              <w:rPr>
                <w:del w:id="3463" w:author="Alban Roche" w:date="2017-08-02T16:27:00Z"/>
                <w:b/>
                <w:szCs w:val="18"/>
              </w:rPr>
            </w:pPr>
            <w:del w:id="3464" w:author="Alban Roche" w:date="2017-08-02T16:27:00Z">
              <w:r w:rsidRPr="00671C8B" w:rsidDel="00F22490">
                <w:rPr>
                  <w:b/>
                  <w:szCs w:val="18"/>
                </w:rPr>
                <w:delText>AT+CSTA?</w:delText>
              </w:r>
              <w:bookmarkStart w:id="3465" w:name="_Toc489456956"/>
              <w:bookmarkEnd w:id="3465"/>
            </w:del>
          </w:p>
        </w:tc>
        <w:tc>
          <w:tcPr>
            <w:tcW w:w="7560" w:type="dxa"/>
          </w:tcPr>
          <w:p w14:paraId="4E758416" w14:textId="75B6326D" w:rsidR="00975CC4" w:rsidRPr="00671C8B" w:rsidDel="00F22490" w:rsidRDefault="00975CC4" w:rsidP="00166AF3">
            <w:pPr>
              <w:pStyle w:val="TableBody"/>
              <w:rPr>
                <w:del w:id="3466" w:author="Alban Roche" w:date="2017-08-02T16:27:00Z"/>
                <w:szCs w:val="18"/>
                <w:u w:val="single"/>
              </w:rPr>
            </w:pPr>
            <w:bookmarkStart w:id="3467" w:name="_Toc489456957"/>
            <w:bookmarkEnd w:id="3467"/>
          </w:p>
          <w:p w14:paraId="0D59254C" w14:textId="69B98066" w:rsidR="00975CC4" w:rsidRPr="00671C8B" w:rsidDel="00F22490" w:rsidRDefault="00975CC4" w:rsidP="00166AF3">
            <w:pPr>
              <w:pStyle w:val="TableBody"/>
              <w:rPr>
                <w:del w:id="3468" w:author="Alban Roche" w:date="2017-08-02T16:27:00Z"/>
                <w:szCs w:val="18"/>
                <w:u w:val="single"/>
              </w:rPr>
            </w:pPr>
            <w:bookmarkStart w:id="3469" w:name="_Toc489456958"/>
            <w:bookmarkEnd w:id="3469"/>
          </w:p>
          <w:p w14:paraId="2FF89E44" w14:textId="18FD6CD4" w:rsidR="00975CC4" w:rsidRPr="00671C8B" w:rsidDel="00F22490" w:rsidRDefault="00975CC4" w:rsidP="00166AF3">
            <w:pPr>
              <w:pStyle w:val="TableBody"/>
              <w:rPr>
                <w:del w:id="3470" w:author="Alban Roche" w:date="2017-08-02T16:27:00Z"/>
                <w:szCs w:val="18"/>
                <w:u w:val="single"/>
              </w:rPr>
            </w:pPr>
            <w:del w:id="3471" w:author="Alban Roche" w:date="2017-08-02T16:27:00Z">
              <w:r w:rsidRPr="00671C8B" w:rsidDel="00F22490">
                <w:rPr>
                  <w:szCs w:val="18"/>
                  <w:u w:val="single"/>
                </w:rPr>
                <w:delText>Response</w:delText>
              </w:r>
              <w:bookmarkStart w:id="3472" w:name="_Toc489456959"/>
              <w:bookmarkEnd w:id="3472"/>
            </w:del>
          </w:p>
          <w:p w14:paraId="6FDC5F62" w14:textId="19545769" w:rsidR="00975CC4" w:rsidRPr="00671C8B" w:rsidDel="00F22490" w:rsidRDefault="00975CC4" w:rsidP="00166AF3">
            <w:pPr>
              <w:pStyle w:val="TableBody"/>
              <w:rPr>
                <w:del w:id="3473" w:author="Alban Roche" w:date="2017-08-02T16:27:00Z"/>
                <w:b/>
                <w:szCs w:val="18"/>
              </w:rPr>
            </w:pPr>
            <w:del w:id="3474" w:author="Alban Roche" w:date="2017-08-02T16:27:00Z">
              <w:r w:rsidRPr="00671C8B" w:rsidDel="00F22490">
                <w:rPr>
                  <w:b/>
                  <w:szCs w:val="18"/>
                </w:rPr>
                <w:delText>+CSTA: &lt;</w:delText>
              </w:r>
              <w:r w:rsidRPr="00671C8B" w:rsidDel="00F22490">
                <w:rPr>
                  <w:b/>
                  <w:snapToGrid w:val="0"/>
                  <w:szCs w:val="18"/>
                </w:rPr>
                <w:delText>type</w:delText>
              </w:r>
              <w:r w:rsidRPr="00671C8B" w:rsidDel="00F22490">
                <w:rPr>
                  <w:b/>
                  <w:szCs w:val="18"/>
                </w:rPr>
                <w:delText xml:space="preserve">&gt; </w:delText>
              </w:r>
              <w:bookmarkStart w:id="3475" w:name="_Toc489456960"/>
              <w:bookmarkEnd w:id="3475"/>
            </w:del>
          </w:p>
          <w:p w14:paraId="744413C8" w14:textId="3EC4F7A8" w:rsidR="00975CC4" w:rsidRPr="00671C8B" w:rsidDel="00F22490" w:rsidRDefault="00975CC4" w:rsidP="00166AF3">
            <w:pPr>
              <w:pStyle w:val="TableBody"/>
              <w:rPr>
                <w:del w:id="3476" w:author="Alban Roche" w:date="2017-08-02T16:27:00Z"/>
                <w:snapToGrid w:val="0"/>
                <w:szCs w:val="18"/>
                <w:lang w:eastAsia="zh-CN"/>
              </w:rPr>
            </w:pPr>
            <w:del w:id="3477" w:author="Alban Roche" w:date="2017-08-02T16:27:00Z">
              <w:r w:rsidRPr="00671C8B" w:rsidDel="00F22490">
                <w:rPr>
                  <w:b/>
                  <w:szCs w:val="18"/>
                </w:rPr>
                <w:delText>OK</w:delText>
              </w:r>
              <w:bookmarkStart w:id="3478" w:name="_Toc489456961"/>
              <w:bookmarkEnd w:id="3478"/>
            </w:del>
          </w:p>
        </w:tc>
        <w:bookmarkStart w:id="3479" w:name="_Toc489456962"/>
        <w:bookmarkEnd w:id="3479"/>
      </w:tr>
      <w:tr w:rsidR="00975CC4" w:rsidRPr="00671C8B" w:rsidDel="00F22490" w14:paraId="1640BC60" w14:textId="7BA784F9" w:rsidTr="00166AF3">
        <w:trPr>
          <w:trHeight w:val="1058"/>
          <w:del w:id="3480" w:author="Alban Roche" w:date="2017-08-02T16:27:00Z"/>
        </w:trPr>
        <w:tc>
          <w:tcPr>
            <w:tcW w:w="1728" w:type="dxa"/>
          </w:tcPr>
          <w:p w14:paraId="10B827D5" w14:textId="0C739687" w:rsidR="00975CC4" w:rsidRPr="00671C8B" w:rsidDel="00F22490" w:rsidRDefault="00975CC4" w:rsidP="00166AF3">
            <w:pPr>
              <w:pStyle w:val="TableBody"/>
              <w:rPr>
                <w:del w:id="3481" w:author="Alban Roche" w:date="2017-08-02T16:27:00Z"/>
                <w:i/>
                <w:szCs w:val="18"/>
              </w:rPr>
            </w:pPr>
            <w:del w:id="3482" w:author="Alban Roche" w:date="2017-08-02T16:27:00Z">
              <w:r w:rsidRPr="00671C8B" w:rsidDel="00F22490">
                <w:rPr>
                  <w:i/>
                  <w:szCs w:val="18"/>
                </w:rPr>
                <w:delText>Write command</w:delText>
              </w:r>
              <w:bookmarkStart w:id="3483" w:name="_Toc489456963"/>
              <w:bookmarkEnd w:id="3483"/>
            </w:del>
          </w:p>
          <w:p w14:paraId="03DCBF85" w14:textId="496270CA" w:rsidR="00975CC4" w:rsidRPr="00671C8B" w:rsidDel="00F22490" w:rsidRDefault="00975CC4" w:rsidP="00166AF3">
            <w:pPr>
              <w:pStyle w:val="TableBody"/>
              <w:rPr>
                <w:del w:id="3484" w:author="Alban Roche" w:date="2017-08-02T16:27:00Z"/>
                <w:szCs w:val="18"/>
              </w:rPr>
            </w:pPr>
            <w:bookmarkStart w:id="3485" w:name="_Toc489456964"/>
            <w:bookmarkEnd w:id="3485"/>
          </w:p>
          <w:p w14:paraId="46ABFA14" w14:textId="3C228611" w:rsidR="00975CC4" w:rsidRPr="00671C8B" w:rsidDel="00F22490" w:rsidRDefault="00975CC4" w:rsidP="00166AF3">
            <w:pPr>
              <w:pStyle w:val="TableBody"/>
              <w:rPr>
                <w:del w:id="3486" w:author="Alban Roche" w:date="2017-08-02T16:27:00Z"/>
                <w:szCs w:val="18"/>
                <w:u w:val="single"/>
              </w:rPr>
            </w:pPr>
            <w:del w:id="3487" w:author="Alban Roche" w:date="2017-08-02T16:27:00Z">
              <w:r w:rsidRPr="00671C8B" w:rsidDel="00F22490">
                <w:rPr>
                  <w:szCs w:val="18"/>
                  <w:u w:val="single"/>
                </w:rPr>
                <w:delText>Syntax</w:delText>
              </w:r>
              <w:bookmarkStart w:id="3488" w:name="_Toc489456965"/>
              <w:bookmarkEnd w:id="3488"/>
            </w:del>
          </w:p>
          <w:p w14:paraId="4EA5A3E9" w14:textId="68485E4F" w:rsidR="00975CC4" w:rsidRPr="00671C8B" w:rsidDel="00F22490" w:rsidRDefault="00975CC4" w:rsidP="00166AF3">
            <w:pPr>
              <w:pStyle w:val="TableBody"/>
              <w:rPr>
                <w:del w:id="3489" w:author="Alban Roche" w:date="2017-08-02T16:27:00Z"/>
                <w:szCs w:val="18"/>
              </w:rPr>
            </w:pPr>
            <w:del w:id="3490" w:author="Alban Roche" w:date="2017-08-02T16:27:00Z">
              <w:r w:rsidRPr="00671C8B" w:rsidDel="00F22490">
                <w:rPr>
                  <w:b/>
                  <w:szCs w:val="18"/>
                </w:rPr>
                <w:delText>AT+CSTA=</w:delText>
              </w:r>
              <w:r w:rsidRPr="00671C8B" w:rsidDel="00F22490">
                <w:rPr>
                  <w:b/>
                  <w:szCs w:val="18"/>
                </w:rPr>
                <w:br/>
                <w:delText>&lt;type&gt;</w:delText>
              </w:r>
              <w:bookmarkStart w:id="3491" w:name="_Toc489456966"/>
              <w:bookmarkEnd w:id="3491"/>
            </w:del>
          </w:p>
        </w:tc>
        <w:tc>
          <w:tcPr>
            <w:tcW w:w="7560" w:type="dxa"/>
          </w:tcPr>
          <w:p w14:paraId="438E08E5" w14:textId="3B56FDCD" w:rsidR="00975CC4" w:rsidRPr="00671C8B" w:rsidDel="00F22490" w:rsidRDefault="00975CC4" w:rsidP="00166AF3">
            <w:pPr>
              <w:pStyle w:val="TableBody"/>
              <w:rPr>
                <w:del w:id="3492" w:author="Alban Roche" w:date="2017-08-02T16:27:00Z"/>
                <w:szCs w:val="18"/>
                <w:u w:val="single"/>
              </w:rPr>
            </w:pPr>
            <w:bookmarkStart w:id="3493" w:name="_Toc489456967"/>
            <w:bookmarkEnd w:id="3493"/>
          </w:p>
          <w:p w14:paraId="3AF81E92" w14:textId="13537A0A" w:rsidR="00975CC4" w:rsidRPr="00671C8B" w:rsidDel="00F22490" w:rsidRDefault="00975CC4" w:rsidP="00166AF3">
            <w:pPr>
              <w:pStyle w:val="TableBody"/>
              <w:rPr>
                <w:del w:id="3494" w:author="Alban Roche" w:date="2017-08-02T16:27:00Z"/>
                <w:szCs w:val="18"/>
                <w:u w:val="single"/>
              </w:rPr>
            </w:pPr>
            <w:bookmarkStart w:id="3495" w:name="_Toc489456968"/>
            <w:bookmarkEnd w:id="3495"/>
          </w:p>
          <w:p w14:paraId="5BB997A9" w14:textId="626D668B" w:rsidR="00975CC4" w:rsidRPr="00671C8B" w:rsidDel="00F22490" w:rsidRDefault="00975CC4" w:rsidP="00166AF3">
            <w:pPr>
              <w:pStyle w:val="TableBody"/>
              <w:rPr>
                <w:del w:id="3496" w:author="Alban Roche" w:date="2017-08-02T16:27:00Z"/>
                <w:szCs w:val="18"/>
                <w:u w:val="single"/>
                <w:lang w:eastAsia="zh-CN"/>
              </w:rPr>
            </w:pPr>
            <w:del w:id="3497" w:author="Alban Roche" w:date="2017-08-02T16:27:00Z">
              <w:r w:rsidRPr="00671C8B" w:rsidDel="00F22490">
                <w:rPr>
                  <w:szCs w:val="18"/>
                  <w:u w:val="single"/>
                </w:rPr>
                <w:delText>Response</w:delText>
              </w:r>
              <w:bookmarkStart w:id="3498" w:name="_Toc489456969"/>
              <w:bookmarkEnd w:id="3498"/>
            </w:del>
          </w:p>
          <w:p w14:paraId="79FC1950" w14:textId="1F6ADDBD" w:rsidR="00975CC4" w:rsidRPr="00671C8B" w:rsidDel="00F22490" w:rsidRDefault="00975CC4" w:rsidP="00166AF3">
            <w:pPr>
              <w:pStyle w:val="TableBody"/>
              <w:rPr>
                <w:del w:id="3499" w:author="Alban Roche" w:date="2017-08-02T16:27:00Z"/>
                <w:b/>
              </w:rPr>
            </w:pPr>
            <w:del w:id="3500" w:author="Alban Roche" w:date="2017-08-02T16:27:00Z">
              <w:r w:rsidRPr="00671C8B" w:rsidDel="00F22490">
                <w:rPr>
                  <w:b/>
                  <w:snapToGrid w:val="0"/>
                  <w:szCs w:val="18"/>
                </w:rPr>
                <w:delText>OK</w:delText>
              </w:r>
              <w:bookmarkStart w:id="3501" w:name="_Toc489456970"/>
              <w:bookmarkEnd w:id="3501"/>
            </w:del>
          </w:p>
          <w:p w14:paraId="576419FB" w14:textId="61C96CA8" w:rsidR="00975CC4" w:rsidRPr="00671C8B" w:rsidDel="00F22490" w:rsidRDefault="00975CC4" w:rsidP="00166AF3">
            <w:pPr>
              <w:pStyle w:val="TableBody"/>
              <w:rPr>
                <w:del w:id="3502" w:author="Alban Roche" w:date="2017-08-02T16:27:00Z"/>
                <w:b/>
              </w:rPr>
            </w:pPr>
            <w:bookmarkStart w:id="3503" w:name="_Toc489456971"/>
            <w:bookmarkEnd w:id="3503"/>
          </w:p>
          <w:p w14:paraId="36459F35" w14:textId="2ECC7F47" w:rsidR="00975CC4" w:rsidRPr="00671C8B" w:rsidDel="00F22490" w:rsidRDefault="00975CC4" w:rsidP="00166AF3">
            <w:pPr>
              <w:pStyle w:val="TableBody"/>
              <w:rPr>
                <w:del w:id="3504" w:author="Alban Roche" w:date="2017-08-02T16:27:00Z"/>
              </w:rPr>
            </w:pPr>
            <w:del w:id="3505" w:author="Alban Roche" w:date="2017-08-02T16:27:00Z">
              <w:r w:rsidRPr="00671C8B" w:rsidDel="00F22490">
                <w:delText>or</w:delText>
              </w:r>
              <w:bookmarkStart w:id="3506" w:name="_Toc489456972"/>
              <w:bookmarkEnd w:id="3506"/>
            </w:del>
          </w:p>
          <w:p w14:paraId="27F972BF" w14:textId="65F076A8" w:rsidR="00975CC4" w:rsidRPr="00671C8B" w:rsidDel="00F22490" w:rsidRDefault="00975CC4" w:rsidP="00166AF3">
            <w:pPr>
              <w:pStyle w:val="TableBody"/>
              <w:rPr>
                <w:del w:id="3507" w:author="Alban Roche" w:date="2017-08-02T16:27:00Z"/>
                <w:b/>
              </w:rPr>
            </w:pPr>
            <w:del w:id="3508" w:author="Alban Roche" w:date="2017-08-02T16:27:00Z">
              <w:r w:rsidRPr="00671C8B" w:rsidDel="00F22490">
                <w:rPr>
                  <w:b/>
                </w:rPr>
                <w:delText>+CME ERROR: &lt;err&gt;</w:delText>
              </w:r>
              <w:bookmarkStart w:id="3509" w:name="_Toc489456973"/>
              <w:bookmarkEnd w:id="3509"/>
            </w:del>
          </w:p>
          <w:p w14:paraId="27B3CF99" w14:textId="5504E59E" w:rsidR="00975CC4" w:rsidRPr="00671C8B" w:rsidDel="00F22490" w:rsidRDefault="00975CC4" w:rsidP="00166AF3">
            <w:pPr>
              <w:pStyle w:val="TableBody"/>
              <w:rPr>
                <w:del w:id="3510" w:author="Alban Roche" w:date="2017-08-02T16:27:00Z"/>
                <w:snapToGrid w:val="0"/>
                <w:szCs w:val="18"/>
                <w:u w:val="single"/>
              </w:rPr>
            </w:pPr>
            <w:bookmarkStart w:id="3511" w:name="_Toc489456974"/>
            <w:bookmarkEnd w:id="3511"/>
          </w:p>
          <w:p w14:paraId="382FDBA0" w14:textId="1FC605DF" w:rsidR="00975CC4" w:rsidRPr="00671C8B" w:rsidDel="00F22490" w:rsidRDefault="00975CC4" w:rsidP="00166AF3">
            <w:pPr>
              <w:pStyle w:val="TableBody"/>
              <w:rPr>
                <w:del w:id="3512" w:author="Alban Roche" w:date="2017-08-02T16:27:00Z"/>
                <w:snapToGrid w:val="0"/>
                <w:szCs w:val="18"/>
                <w:u w:val="single"/>
              </w:rPr>
            </w:pPr>
            <w:del w:id="3513" w:author="Alban Roche" w:date="2017-08-02T16:27:00Z">
              <w:r w:rsidRPr="00671C8B" w:rsidDel="00F22490">
                <w:rPr>
                  <w:snapToGrid w:val="0"/>
                  <w:szCs w:val="18"/>
                  <w:u w:val="single"/>
                </w:rPr>
                <w:delText>Parameter</w:delText>
              </w:r>
              <w:bookmarkStart w:id="3514" w:name="_Toc489456975"/>
              <w:bookmarkEnd w:id="3514"/>
            </w:del>
          </w:p>
          <w:p w14:paraId="1F096810" w14:textId="3651313C" w:rsidR="00975CC4" w:rsidRPr="00671C8B" w:rsidDel="00F22490" w:rsidRDefault="00975CC4" w:rsidP="00166AF3">
            <w:pPr>
              <w:pStyle w:val="TableBody"/>
              <w:rPr>
                <w:del w:id="3515" w:author="Alban Roche" w:date="2017-08-02T16:27:00Z"/>
                <w:snapToGrid w:val="0"/>
                <w:szCs w:val="18"/>
              </w:rPr>
            </w:pPr>
            <w:del w:id="3516" w:author="Alban Roche" w:date="2017-08-02T16:27:00Z">
              <w:r w:rsidRPr="00671C8B" w:rsidDel="00F22490">
                <w:rPr>
                  <w:b/>
                  <w:szCs w:val="18"/>
                </w:rPr>
                <w:delText>&lt;</w:delText>
              </w:r>
              <w:r w:rsidRPr="00671C8B" w:rsidDel="00F22490">
                <w:rPr>
                  <w:b/>
                  <w:snapToGrid w:val="0"/>
                  <w:szCs w:val="18"/>
                </w:rPr>
                <w:delText>type</w:delText>
              </w:r>
              <w:r w:rsidRPr="00671C8B" w:rsidDel="00F22490">
                <w:rPr>
                  <w:b/>
                  <w:szCs w:val="18"/>
                </w:rPr>
                <w:delText>&gt;</w:delText>
              </w:r>
              <w:r w:rsidRPr="00671C8B" w:rsidDel="00F22490">
                <w:rPr>
                  <w:snapToGrid w:val="0"/>
                  <w:szCs w:val="18"/>
                </w:rPr>
                <w:tab/>
              </w:r>
              <w:r w:rsidRPr="00671C8B" w:rsidDel="00F22490">
                <w:rPr>
                  <w:snapToGrid w:val="0"/>
                  <w:szCs w:val="18"/>
                  <w:u w:val="single"/>
                </w:rPr>
                <w:delText>129</w:delText>
              </w:r>
              <w:r w:rsidRPr="00671C8B" w:rsidDel="00F22490">
                <w:rPr>
                  <w:snapToGrid w:val="0"/>
                  <w:szCs w:val="18"/>
                </w:rPr>
                <w:tab/>
                <w:delText>Dial string begins with a digit, or is a local number</w:delText>
              </w:r>
              <w:bookmarkStart w:id="3517" w:name="_Toc489456976"/>
              <w:bookmarkEnd w:id="3517"/>
            </w:del>
          </w:p>
          <w:p w14:paraId="46E9E69C" w14:textId="5491E268" w:rsidR="00975CC4" w:rsidRPr="00671C8B" w:rsidDel="00F22490" w:rsidRDefault="00975CC4" w:rsidP="00166AF3">
            <w:pPr>
              <w:pStyle w:val="TableBody"/>
              <w:rPr>
                <w:del w:id="3518" w:author="Alban Roche" w:date="2017-08-02T16:27:00Z"/>
                <w:snapToGrid w:val="0"/>
                <w:szCs w:val="18"/>
              </w:rPr>
            </w:pPr>
            <w:del w:id="3519" w:author="Alban Roche" w:date="2017-08-02T16:27:00Z">
              <w:r w:rsidRPr="00671C8B" w:rsidDel="00F22490">
                <w:rPr>
                  <w:snapToGrid w:val="0"/>
                  <w:szCs w:val="18"/>
                </w:rPr>
                <w:tab/>
              </w:r>
              <w:r w:rsidRPr="00671C8B" w:rsidDel="00F22490">
                <w:rPr>
                  <w:snapToGrid w:val="0"/>
                  <w:szCs w:val="18"/>
                </w:rPr>
                <w:tab/>
                <w:delText>145</w:delText>
              </w:r>
              <w:r w:rsidRPr="00671C8B" w:rsidDel="00F22490">
                <w:rPr>
                  <w:snapToGrid w:val="0"/>
                  <w:szCs w:val="18"/>
                </w:rPr>
                <w:tab/>
                <w:delText>Dial string includes international access code character "+"</w:delText>
              </w:r>
              <w:bookmarkStart w:id="3520" w:name="_Toc489456977"/>
              <w:bookmarkEnd w:id="3520"/>
            </w:del>
          </w:p>
        </w:tc>
        <w:bookmarkStart w:id="3521" w:name="_Toc489456978"/>
        <w:bookmarkEnd w:id="3521"/>
      </w:tr>
      <w:tr w:rsidR="00975CC4" w:rsidRPr="00671C8B" w:rsidDel="00F22490" w14:paraId="33C5BD50" w14:textId="43951F32" w:rsidTr="00166AF3">
        <w:trPr>
          <w:trHeight w:val="65"/>
          <w:del w:id="3522" w:author="Alban Roche" w:date="2017-08-02T16:27:00Z"/>
        </w:trPr>
        <w:tc>
          <w:tcPr>
            <w:tcW w:w="1728" w:type="dxa"/>
          </w:tcPr>
          <w:p w14:paraId="4C877036" w14:textId="308D587E" w:rsidR="00975CC4" w:rsidRPr="00671C8B" w:rsidDel="00F22490" w:rsidRDefault="00975CC4" w:rsidP="00166AF3">
            <w:pPr>
              <w:pStyle w:val="TableBody"/>
              <w:rPr>
                <w:del w:id="3523" w:author="Alban Roche" w:date="2017-08-02T16:27:00Z"/>
                <w:i/>
                <w:szCs w:val="18"/>
              </w:rPr>
            </w:pPr>
            <w:del w:id="3524" w:author="Alban Roche" w:date="2017-08-02T16:27:00Z">
              <w:r w:rsidRPr="00671C8B" w:rsidDel="00F22490">
                <w:rPr>
                  <w:u w:val="single"/>
                </w:rPr>
                <w:delText>Notes</w:delText>
              </w:r>
              <w:bookmarkStart w:id="3525" w:name="_Toc489456979"/>
              <w:bookmarkEnd w:id="3525"/>
            </w:del>
          </w:p>
        </w:tc>
        <w:tc>
          <w:tcPr>
            <w:tcW w:w="7560" w:type="dxa"/>
          </w:tcPr>
          <w:p w14:paraId="02E8B072" w14:textId="40D4ED01" w:rsidR="00975CC4" w:rsidRPr="00CB4B23" w:rsidDel="00F22490" w:rsidRDefault="00975CC4" w:rsidP="00166AF3">
            <w:pPr>
              <w:pStyle w:val="TableBody"/>
              <w:rPr>
                <w:del w:id="3526" w:author="Alban Roche" w:date="2017-08-02T16:27:00Z"/>
              </w:rPr>
            </w:pPr>
            <w:del w:id="3527" w:author="Alban Roche" w:date="2017-08-02T16:27:00Z">
              <w:r w:rsidRPr="00A664F2" w:rsidDel="00F22490">
                <w:delText>&lt;type&gt; is saved in non-volatile memory over module reboot</w:delText>
              </w:r>
              <w:r w:rsidDel="00F22490">
                <w:delText>.</w:delText>
              </w:r>
              <w:bookmarkStart w:id="3528" w:name="_Toc489456980"/>
              <w:bookmarkEnd w:id="3528"/>
            </w:del>
          </w:p>
        </w:tc>
        <w:bookmarkStart w:id="3529" w:name="_Toc489456981"/>
        <w:bookmarkEnd w:id="3529"/>
      </w:tr>
    </w:tbl>
    <w:p w14:paraId="43FC6CDF" w14:textId="685CCAD4" w:rsidR="00975CC4" w:rsidRPr="00671C8B" w:rsidDel="00F22490" w:rsidRDefault="00975CC4" w:rsidP="0059466D">
      <w:pPr>
        <w:pStyle w:val="Heading2"/>
        <w:numPr>
          <w:ilvl w:val="1"/>
          <w:numId w:val="11"/>
        </w:numPr>
        <w:ind w:left="1080" w:hanging="1080"/>
        <w:rPr>
          <w:del w:id="3530" w:author="Alban Roche" w:date="2017-08-02T16:27:00Z"/>
        </w:rPr>
      </w:pPr>
      <w:bookmarkStart w:id="3531" w:name="_Toc345081272"/>
      <w:bookmarkStart w:id="3532" w:name="_Toc349753018"/>
      <w:bookmarkStart w:id="3533" w:name="_Toc349753908"/>
      <w:bookmarkStart w:id="3534" w:name="_Ref366744069"/>
      <w:bookmarkStart w:id="3535" w:name="_Ref369079467"/>
      <w:bookmarkStart w:id="3536" w:name="_Toc368585975"/>
      <w:bookmarkStart w:id="3537" w:name="_Toc486251559"/>
      <w:del w:id="3538" w:author="Alban Roche" w:date="2017-08-02T16:27:00Z">
        <w:r w:rsidRPr="00671C8B" w:rsidDel="00F22490">
          <w:delText xml:space="preserve">+CMOD Command: Call </w:delText>
        </w:r>
        <w:bookmarkEnd w:id="3531"/>
        <w:r w:rsidRPr="00671C8B" w:rsidDel="00F22490">
          <w:delText>Mode</w:delText>
        </w:r>
        <w:bookmarkEnd w:id="3532"/>
        <w:bookmarkEnd w:id="3533"/>
        <w:bookmarkEnd w:id="3534"/>
        <w:bookmarkEnd w:id="3535"/>
        <w:bookmarkEnd w:id="3536"/>
        <w:bookmarkEnd w:id="3537"/>
        <w:r w:rsidRPr="00671C8B" w:rsidDel="00F22490">
          <w:delText xml:space="preserve"> </w:delText>
        </w:r>
        <w:bookmarkStart w:id="3539" w:name="_Toc489456982"/>
        <w:bookmarkEnd w:id="3539"/>
      </w:del>
    </w:p>
    <w:tbl>
      <w:tblPr>
        <w:tblStyle w:val="TableSWIleft"/>
        <w:tblW w:w="9288" w:type="dxa"/>
        <w:tblLayout w:type="fixed"/>
        <w:tblLook w:val="04A0" w:firstRow="1" w:lastRow="0" w:firstColumn="1" w:lastColumn="0" w:noHBand="0" w:noVBand="1"/>
      </w:tblPr>
      <w:tblGrid>
        <w:gridCol w:w="1728"/>
        <w:gridCol w:w="7560"/>
      </w:tblGrid>
      <w:tr w:rsidR="00975CC4" w:rsidRPr="00671C8B" w:rsidDel="00F22490" w14:paraId="2B70EC51" w14:textId="00670982" w:rsidTr="00166AF3">
        <w:trPr>
          <w:cnfStyle w:val="100000000000" w:firstRow="1" w:lastRow="0" w:firstColumn="0" w:lastColumn="0" w:oddVBand="0" w:evenVBand="0" w:oddHBand="0" w:evenHBand="0" w:firstRowFirstColumn="0" w:firstRowLastColumn="0" w:lastRowFirstColumn="0" w:lastRowLastColumn="0"/>
          <w:del w:id="3540" w:author="Alban Roche" w:date="2017-08-02T16:27:00Z"/>
        </w:trPr>
        <w:tc>
          <w:tcPr>
            <w:tcW w:w="9288" w:type="dxa"/>
            <w:gridSpan w:val="2"/>
          </w:tcPr>
          <w:p w14:paraId="45E98A71" w14:textId="44BC21BC" w:rsidR="00975CC4" w:rsidRPr="00671C8B" w:rsidDel="00F22490" w:rsidRDefault="00975CC4">
            <w:pPr>
              <w:pStyle w:val="TableRowHead"/>
              <w:spacing w:before="144" w:after="144"/>
              <w:rPr>
                <w:del w:id="3541" w:author="Alban Roche" w:date="2017-08-02T16:27:00Z"/>
              </w:rPr>
            </w:pPr>
            <w:del w:id="3542" w:author="Alban Roche" w:date="2017-08-02T14:40:00Z">
              <w:r w:rsidDel="00F22490">
                <w:delText>HL7618, HL7618RD, HL7648, HL7650, HL7688, HL7690 and HL7692</w:delText>
              </w:r>
            </w:del>
            <w:bookmarkStart w:id="3543" w:name="_Toc489456983"/>
            <w:bookmarkEnd w:id="3543"/>
          </w:p>
        </w:tc>
        <w:bookmarkStart w:id="3544" w:name="_Toc489456984"/>
        <w:bookmarkEnd w:id="3544"/>
      </w:tr>
      <w:tr w:rsidR="00975CC4" w:rsidRPr="00671C8B" w:rsidDel="00F22490" w14:paraId="507ECFB0" w14:textId="64B3F098" w:rsidTr="00166AF3">
        <w:trPr>
          <w:trHeight w:val="1058"/>
          <w:del w:id="3545" w:author="Alban Roche" w:date="2017-08-02T16:27:00Z"/>
        </w:trPr>
        <w:tc>
          <w:tcPr>
            <w:tcW w:w="1728" w:type="dxa"/>
          </w:tcPr>
          <w:p w14:paraId="26269C0B" w14:textId="5A2000CB" w:rsidR="00975CC4" w:rsidRPr="00671C8B" w:rsidDel="00F22490" w:rsidRDefault="00975CC4" w:rsidP="00166AF3">
            <w:pPr>
              <w:pStyle w:val="TableBody"/>
              <w:rPr>
                <w:del w:id="3546" w:author="Alban Roche" w:date="2017-08-02T16:27:00Z"/>
                <w:i/>
                <w:szCs w:val="18"/>
              </w:rPr>
            </w:pPr>
            <w:del w:id="3547" w:author="Alban Roche" w:date="2017-08-02T16:27:00Z">
              <w:r w:rsidRPr="00671C8B" w:rsidDel="00F22490">
                <w:rPr>
                  <w:i/>
                  <w:szCs w:val="18"/>
                </w:rPr>
                <w:delText>Test</w:delText>
              </w:r>
              <w:r w:rsidRPr="00671C8B" w:rsidDel="00F22490">
                <w:rPr>
                  <w:szCs w:val="18"/>
                </w:rPr>
                <w:delText xml:space="preserve"> </w:delText>
              </w:r>
              <w:r w:rsidRPr="00671C8B" w:rsidDel="00F22490">
                <w:rPr>
                  <w:i/>
                  <w:szCs w:val="18"/>
                </w:rPr>
                <w:delText>command</w:delText>
              </w:r>
              <w:bookmarkStart w:id="3548" w:name="_Toc489456985"/>
              <w:bookmarkEnd w:id="3548"/>
            </w:del>
          </w:p>
          <w:p w14:paraId="323D29D0" w14:textId="18CB5147" w:rsidR="00975CC4" w:rsidRPr="00671C8B" w:rsidDel="00F22490" w:rsidRDefault="00975CC4" w:rsidP="00166AF3">
            <w:pPr>
              <w:pStyle w:val="TableBody"/>
              <w:rPr>
                <w:del w:id="3549" w:author="Alban Roche" w:date="2017-08-02T16:27:00Z"/>
                <w:szCs w:val="18"/>
              </w:rPr>
            </w:pPr>
            <w:bookmarkStart w:id="3550" w:name="_Toc489456986"/>
            <w:bookmarkEnd w:id="3550"/>
          </w:p>
          <w:p w14:paraId="6F79E5E7" w14:textId="6BA07497" w:rsidR="00975CC4" w:rsidRPr="00671C8B" w:rsidDel="00F22490" w:rsidRDefault="00975CC4" w:rsidP="00166AF3">
            <w:pPr>
              <w:pStyle w:val="TableBody"/>
              <w:rPr>
                <w:del w:id="3551" w:author="Alban Roche" w:date="2017-08-02T16:27:00Z"/>
                <w:szCs w:val="18"/>
                <w:u w:val="single"/>
              </w:rPr>
            </w:pPr>
            <w:del w:id="3552" w:author="Alban Roche" w:date="2017-08-02T16:27:00Z">
              <w:r w:rsidRPr="00671C8B" w:rsidDel="00F22490">
                <w:rPr>
                  <w:szCs w:val="18"/>
                  <w:u w:val="single"/>
                </w:rPr>
                <w:delText>Syntax</w:delText>
              </w:r>
              <w:bookmarkStart w:id="3553" w:name="_Toc489456987"/>
              <w:bookmarkEnd w:id="3553"/>
            </w:del>
          </w:p>
          <w:p w14:paraId="3275CADA" w14:textId="3F0AB5B9" w:rsidR="00975CC4" w:rsidRPr="00671C8B" w:rsidDel="00F22490" w:rsidRDefault="00975CC4" w:rsidP="00166AF3">
            <w:pPr>
              <w:pStyle w:val="TableBody"/>
              <w:rPr>
                <w:del w:id="3554" w:author="Alban Roche" w:date="2017-08-02T16:27:00Z"/>
                <w:b/>
                <w:szCs w:val="18"/>
              </w:rPr>
            </w:pPr>
            <w:del w:id="3555" w:author="Alban Roche" w:date="2017-08-02T16:27:00Z">
              <w:r w:rsidRPr="00671C8B" w:rsidDel="00F22490">
                <w:rPr>
                  <w:b/>
                  <w:szCs w:val="18"/>
                </w:rPr>
                <w:delText>AT+CMOD=?</w:delText>
              </w:r>
              <w:bookmarkStart w:id="3556" w:name="_Toc489456988"/>
              <w:bookmarkEnd w:id="3556"/>
            </w:del>
          </w:p>
        </w:tc>
        <w:tc>
          <w:tcPr>
            <w:tcW w:w="7560" w:type="dxa"/>
          </w:tcPr>
          <w:p w14:paraId="6BF3D174" w14:textId="18EA4E47" w:rsidR="00975CC4" w:rsidRPr="00671C8B" w:rsidDel="00F22490" w:rsidRDefault="00975CC4" w:rsidP="00166AF3">
            <w:pPr>
              <w:pStyle w:val="TableBody"/>
              <w:rPr>
                <w:del w:id="3557" w:author="Alban Roche" w:date="2017-08-02T16:27:00Z"/>
                <w:szCs w:val="18"/>
                <w:u w:val="single"/>
              </w:rPr>
            </w:pPr>
            <w:bookmarkStart w:id="3558" w:name="_Toc489456989"/>
            <w:bookmarkEnd w:id="3558"/>
          </w:p>
          <w:p w14:paraId="03B73B31" w14:textId="6FC9CBFD" w:rsidR="00975CC4" w:rsidRPr="00671C8B" w:rsidDel="00F22490" w:rsidRDefault="00975CC4" w:rsidP="00166AF3">
            <w:pPr>
              <w:pStyle w:val="TableBody"/>
              <w:rPr>
                <w:del w:id="3559" w:author="Alban Roche" w:date="2017-08-02T16:27:00Z"/>
                <w:szCs w:val="18"/>
                <w:u w:val="single"/>
              </w:rPr>
            </w:pPr>
            <w:bookmarkStart w:id="3560" w:name="_Toc489456990"/>
            <w:bookmarkEnd w:id="3560"/>
          </w:p>
          <w:p w14:paraId="27667795" w14:textId="3C5A2039" w:rsidR="00975CC4" w:rsidRPr="00671C8B" w:rsidDel="00F22490" w:rsidRDefault="00975CC4" w:rsidP="00166AF3">
            <w:pPr>
              <w:pStyle w:val="TableBody"/>
              <w:rPr>
                <w:del w:id="3561" w:author="Alban Roche" w:date="2017-08-02T16:27:00Z"/>
                <w:szCs w:val="18"/>
                <w:u w:val="single"/>
              </w:rPr>
            </w:pPr>
            <w:del w:id="3562" w:author="Alban Roche" w:date="2017-08-02T16:27:00Z">
              <w:r w:rsidRPr="00671C8B" w:rsidDel="00F22490">
                <w:rPr>
                  <w:szCs w:val="18"/>
                  <w:u w:val="single"/>
                </w:rPr>
                <w:delText>Response</w:delText>
              </w:r>
              <w:bookmarkStart w:id="3563" w:name="_Toc489456991"/>
              <w:bookmarkEnd w:id="3563"/>
            </w:del>
          </w:p>
          <w:p w14:paraId="21064C1F" w14:textId="33356249" w:rsidR="00975CC4" w:rsidRPr="00671C8B" w:rsidDel="00F22490" w:rsidRDefault="00975CC4" w:rsidP="00166AF3">
            <w:pPr>
              <w:pStyle w:val="TableBody"/>
              <w:rPr>
                <w:del w:id="3564" w:author="Alban Roche" w:date="2017-08-02T16:27:00Z"/>
                <w:szCs w:val="18"/>
              </w:rPr>
            </w:pPr>
            <w:del w:id="3565" w:author="Alban Roche" w:date="2017-08-02T16:27:00Z">
              <w:r w:rsidRPr="00671C8B" w:rsidDel="00F22490">
                <w:rPr>
                  <w:b/>
                  <w:szCs w:val="18"/>
                </w:rPr>
                <w:delText xml:space="preserve">+CMOD: </w:delText>
              </w:r>
              <w:r w:rsidRPr="00671C8B" w:rsidDel="00F22490">
                <w:rPr>
                  <w:szCs w:val="18"/>
                </w:rPr>
                <w:delText xml:space="preserve">(list of supported </w:delText>
              </w:r>
              <w:r w:rsidRPr="00671C8B" w:rsidDel="00F22490">
                <w:rPr>
                  <w:b/>
                  <w:szCs w:val="18"/>
                </w:rPr>
                <w:delText>&lt;</w:delText>
              </w:r>
              <w:r w:rsidRPr="00671C8B" w:rsidDel="00F22490">
                <w:rPr>
                  <w:b/>
                  <w:snapToGrid w:val="0"/>
                  <w:szCs w:val="18"/>
                </w:rPr>
                <w:delText>mode</w:delText>
              </w:r>
              <w:r w:rsidRPr="00671C8B" w:rsidDel="00F22490">
                <w:rPr>
                  <w:b/>
                  <w:szCs w:val="18"/>
                </w:rPr>
                <w:delText>&gt;</w:delText>
              </w:r>
              <w:r w:rsidRPr="00671C8B" w:rsidDel="00F22490">
                <w:rPr>
                  <w:szCs w:val="18"/>
                </w:rPr>
                <w:delText>s)</w:delText>
              </w:r>
              <w:bookmarkStart w:id="3566" w:name="_Toc489456992"/>
              <w:bookmarkEnd w:id="3566"/>
            </w:del>
          </w:p>
          <w:p w14:paraId="09A3158F" w14:textId="377D8068" w:rsidR="00975CC4" w:rsidRPr="00671C8B" w:rsidDel="00F22490" w:rsidRDefault="00975CC4" w:rsidP="00166AF3">
            <w:pPr>
              <w:pStyle w:val="TableBody"/>
              <w:rPr>
                <w:del w:id="3567" w:author="Alban Roche" w:date="2017-08-02T16:27:00Z"/>
                <w:snapToGrid w:val="0"/>
                <w:szCs w:val="18"/>
              </w:rPr>
            </w:pPr>
            <w:del w:id="3568" w:author="Alban Roche" w:date="2017-08-02T16:27:00Z">
              <w:r w:rsidRPr="00671C8B" w:rsidDel="00F22490">
                <w:rPr>
                  <w:b/>
                  <w:snapToGrid w:val="0"/>
                  <w:szCs w:val="18"/>
                </w:rPr>
                <w:delText>OK</w:delText>
              </w:r>
              <w:bookmarkStart w:id="3569" w:name="_Toc489456993"/>
              <w:bookmarkEnd w:id="3569"/>
            </w:del>
          </w:p>
        </w:tc>
        <w:bookmarkStart w:id="3570" w:name="_Toc489456994"/>
        <w:bookmarkEnd w:id="3570"/>
      </w:tr>
      <w:tr w:rsidR="00975CC4" w:rsidRPr="00671C8B" w:rsidDel="00F22490" w14:paraId="17AD7486" w14:textId="670CCF6B" w:rsidTr="00166AF3">
        <w:trPr>
          <w:trHeight w:val="976"/>
          <w:del w:id="3571" w:author="Alban Roche" w:date="2017-08-02T16:27:00Z"/>
        </w:trPr>
        <w:tc>
          <w:tcPr>
            <w:tcW w:w="1728" w:type="dxa"/>
          </w:tcPr>
          <w:p w14:paraId="2BF26A61" w14:textId="3B38744B" w:rsidR="00975CC4" w:rsidRPr="00671C8B" w:rsidDel="00F22490" w:rsidRDefault="00975CC4" w:rsidP="00166AF3">
            <w:pPr>
              <w:pStyle w:val="TableBody"/>
              <w:rPr>
                <w:del w:id="3572" w:author="Alban Roche" w:date="2017-08-02T16:27:00Z"/>
                <w:i/>
                <w:szCs w:val="18"/>
              </w:rPr>
            </w:pPr>
            <w:del w:id="3573" w:author="Alban Roche" w:date="2017-08-02T16:27:00Z">
              <w:r w:rsidRPr="00671C8B" w:rsidDel="00F22490">
                <w:rPr>
                  <w:i/>
                  <w:szCs w:val="18"/>
                </w:rPr>
                <w:delText>Read command</w:delText>
              </w:r>
              <w:bookmarkStart w:id="3574" w:name="_Toc489456995"/>
              <w:bookmarkEnd w:id="3574"/>
            </w:del>
          </w:p>
          <w:p w14:paraId="0DE7E41B" w14:textId="7FD23457" w:rsidR="00975CC4" w:rsidRPr="00671C8B" w:rsidDel="00F22490" w:rsidRDefault="00975CC4" w:rsidP="00166AF3">
            <w:pPr>
              <w:pStyle w:val="TableBody"/>
              <w:rPr>
                <w:del w:id="3575" w:author="Alban Roche" w:date="2017-08-02T16:27:00Z"/>
                <w:szCs w:val="18"/>
              </w:rPr>
            </w:pPr>
            <w:bookmarkStart w:id="3576" w:name="_Toc489456996"/>
            <w:bookmarkEnd w:id="3576"/>
          </w:p>
          <w:p w14:paraId="1426A39F" w14:textId="262CF4FD" w:rsidR="00975CC4" w:rsidRPr="00671C8B" w:rsidDel="00F22490" w:rsidRDefault="00975CC4" w:rsidP="00166AF3">
            <w:pPr>
              <w:pStyle w:val="TableBody"/>
              <w:rPr>
                <w:del w:id="3577" w:author="Alban Roche" w:date="2017-08-02T16:27:00Z"/>
                <w:szCs w:val="18"/>
                <w:u w:val="single"/>
              </w:rPr>
            </w:pPr>
            <w:del w:id="3578" w:author="Alban Roche" w:date="2017-08-02T16:27:00Z">
              <w:r w:rsidRPr="00671C8B" w:rsidDel="00F22490">
                <w:rPr>
                  <w:szCs w:val="18"/>
                  <w:u w:val="single"/>
                </w:rPr>
                <w:delText>Syntax</w:delText>
              </w:r>
              <w:bookmarkStart w:id="3579" w:name="_Toc489456997"/>
              <w:bookmarkEnd w:id="3579"/>
            </w:del>
          </w:p>
          <w:p w14:paraId="295FCD00" w14:textId="39F0AE73" w:rsidR="00975CC4" w:rsidRPr="00671C8B" w:rsidDel="00F22490" w:rsidRDefault="00975CC4" w:rsidP="00166AF3">
            <w:pPr>
              <w:pStyle w:val="TableBody"/>
              <w:rPr>
                <w:del w:id="3580" w:author="Alban Roche" w:date="2017-08-02T16:27:00Z"/>
                <w:b/>
                <w:szCs w:val="18"/>
              </w:rPr>
            </w:pPr>
            <w:del w:id="3581" w:author="Alban Roche" w:date="2017-08-02T16:27:00Z">
              <w:r w:rsidRPr="00671C8B" w:rsidDel="00F22490">
                <w:rPr>
                  <w:b/>
                  <w:szCs w:val="18"/>
                </w:rPr>
                <w:delText>AT+CMOD?</w:delText>
              </w:r>
              <w:bookmarkStart w:id="3582" w:name="_Toc489456998"/>
              <w:bookmarkEnd w:id="3582"/>
            </w:del>
          </w:p>
        </w:tc>
        <w:tc>
          <w:tcPr>
            <w:tcW w:w="7560" w:type="dxa"/>
          </w:tcPr>
          <w:p w14:paraId="5B48425A" w14:textId="61614ACA" w:rsidR="00975CC4" w:rsidRPr="00671C8B" w:rsidDel="00F22490" w:rsidRDefault="00975CC4" w:rsidP="00166AF3">
            <w:pPr>
              <w:pStyle w:val="TableBody"/>
              <w:rPr>
                <w:del w:id="3583" w:author="Alban Roche" w:date="2017-08-02T16:27:00Z"/>
                <w:szCs w:val="18"/>
                <w:u w:val="single"/>
              </w:rPr>
            </w:pPr>
            <w:bookmarkStart w:id="3584" w:name="_Toc489456999"/>
            <w:bookmarkEnd w:id="3584"/>
          </w:p>
          <w:p w14:paraId="7E26703A" w14:textId="6C7F1F7E" w:rsidR="00975CC4" w:rsidRPr="00671C8B" w:rsidDel="00F22490" w:rsidRDefault="00975CC4" w:rsidP="00166AF3">
            <w:pPr>
              <w:pStyle w:val="TableBody"/>
              <w:rPr>
                <w:del w:id="3585" w:author="Alban Roche" w:date="2017-08-02T16:27:00Z"/>
                <w:szCs w:val="18"/>
                <w:u w:val="single"/>
              </w:rPr>
            </w:pPr>
            <w:bookmarkStart w:id="3586" w:name="_Toc489457000"/>
            <w:bookmarkEnd w:id="3586"/>
          </w:p>
          <w:p w14:paraId="23AC52BD" w14:textId="5719B39B" w:rsidR="00975CC4" w:rsidRPr="00671C8B" w:rsidDel="00F22490" w:rsidRDefault="00975CC4" w:rsidP="00166AF3">
            <w:pPr>
              <w:pStyle w:val="TableBody"/>
              <w:rPr>
                <w:del w:id="3587" w:author="Alban Roche" w:date="2017-08-02T16:27:00Z"/>
                <w:szCs w:val="18"/>
                <w:u w:val="single"/>
              </w:rPr>
            </w:pPr>
            <w:del w:id="3588" w:author="Alban Roche" w:date="2017-08-02T16:27:00Z">
              <w:r w:rsidRPr="00671C8B" w:rsidDel="00F22490">
                <w:rPr>
                  <w:szCs w:val="18"/>
                  <w:u w:val="single"/>
                </w:rPr>
                <w:delText>Response</w:delText>
              </w:r>
              <w:bookmarkStart w:id="3589" w:name="_Toc489457001"/>
              <w:bookmarkEnd w:id="3589"/>
            </w:del>
          </w:p>
          <w:p w14:paraId="24EEE545" w14:textId="4DD663F3" w:rsidR="00975CC4" w:rsidRPr="00671C8B" w:rsidDel="00F22490" w:rsidRDefault="00975CC4" w:rsidP="00166AF3">
            <w:pPr>
              <w:pStyle w:val="TableBody"/>
              <w:rPr>
                <w:del w:id="3590" w:author="Alban Roche" w:date="2017-08-02T16:27:00Z"/>
                <w:b/>
                <w:szCs w:val="18"/>
              </w:rPr>
            </w:pPr>
            <w:del w:id="3591" w:author="Alban Roche" w:date="2017-08-02T16:27:00Z">
              <w:r w:rsidRPr="00671C8B" w:rsidDel="00F22490">
                <w:rPr>
                  <w:b/>
                  <w:szCs w:val="18"/>
                </w:rPr>
                <w:delText>+CMOD: &lt;</w:delText>
              </w:r>
              <w:r w:rsidRPr="00671C8B" w:rsidDel="00F22490">
                <w:rPr>
                  <w:b/>
                  <w:snapToGrid w:val="0"/>
                  <w:szCs w:val="18"/>
                </w:rPr>
                <w:delText>mode</w:delText>
              </w:r>
              <w:r w:rsidRPr="00671C8B" w:rsidDel="00F22490">
                <w:rPr>
                  <w:b/>
                  <w:szCs w:val="18"/>
                </w:rPr>
                <w:delText xml:space="preserve">&gt; </w:delText>
              </w:r>
              <w:bookmarkStart w:id="3592" w:name="_Toc489457002"/>
              <w:bookmarkEnd w:id="3592"/>
            </w:del>
          </w:p>
          <w:p w14:paraId="7BDE3BEA" w14:textId="0F87C7E8" w:rsidR="00975CC4" w:rsidRPr="00671C8B" w:rsidDel="00F22490" w:rsidRDefault="00975CC4" w:rsidP="00166AF3">
            <w:pPr>
              <w:pStyle w:val="TableBody"/>
              <w:rPr>
                <w:del w:id="3593" w:author="Alban Roche" w:date="2017-08-02T16:27:00Z"/>
                <w:snapToGrid w:val="0"/>
                <w:szCs w:val="18"/>
                <w:lang w:eastAsia="zh-CN"/>
              </w:rPr>
            </w:pPr>
            <w:del w:id="3594" w:author="Alban Roche" w:date="2017-08-02T16:27:00Z">
              <w:r w:rsidRPr="00671C8B" w:rsidDel="00F22490">
                <w:rPr>
                  <w:b/>
                  <w:szCs w:val="18"/>
                </w:rPr>
                <w:delText>OK</w:delText>
              </w:r>
              <w:bookmarkStart w:id="3595" w:name="_Toc489457003"/>
              <w:bookmarkEnd w:id="3595"/>
            </w:del>
          </w:p>
        </w:tc>
        <w:bookmarkStart w:id="3596" w:name="_Toc489457004"/>
        <w:bookmarkEnd w:id="3596"/>
      </w:tr>
      <w:tr w:rsidR="00975CC4" w:rsidRPr="00671C8B" w:rsidDel="00F22490" w14:paraId="37556D5E" w14:textId="763F8E84" w:rsidTr="00166AF3">
        <w:trPr>
          <w:trHeight w:val="1058"/>
          <w:del w:id="3597" w:author="Alban Roche" w:date="2017-08-02T16:27:00Z"/>
        </w:trPr>
        <w:tc>
          <w:tcPr>
            <w:tcW w:w="1728" w:type="dxa"/>
          </w:tcPr>
          <w:p w14:paraId="745BFD89" w14:textId="0FDC98B8" w:rsidR="00975CC4" w:rsidRPr="00671C8B" w:rsidDel="00F22490" w:rsidRDefault="00975CC4" w:rsidP="00166AF3">
            <w:pPr>
              <w:pStyle w:val="TableBody"/>
              <w:rPr>
                <w:del w:id="3598" w:author="Alban Roche" w:date="2017-08-02T16:27:00Z"/>
                <w:i/>
                <w:szCs w:val="18"/>
              </w:rPr>
            </w:pPr>
            <w:del w:id="3599" w:author="Alban Roche" w:date="2017-08-02T16:27:00Z">
              <w:r w:rsidRPr="00671C8B" w:rsidDel="00F22490">
                <w:rPr>
                  <w:i/>
                  <w:szCs w:val="18"/>
                </w:rPr>
                <w:delText>Write command</w:delText>
              </w:r>
              <w:bookmarkStart w:id="3600" w:name="_Toc489457005"/>
              <w:bookmarkEnd w:id="3600"/>
            </w:del>
          </w:p>
          <w:p w14:paraId="081A6E34" w14:textId="1CDB8BCF" w:rsidR="00975CC4" w:rsidRPr="00671C8B" w:rsidDel="00F22490" w:rsidRDefault="00975CC4" w:rsidP="00166AF3">
            <w:pPr>
              <w:pStyle w:val="TableBody"/>
              <w:rPr>
                <w:del w:id="3601" w:author="Alban Roche" w:date="2017-08-02T16:27:00Z"/>
                <w:szCs w:val="18"/>
              </w:rPr>
            </w:pPr>
            <w:bookmarkStart w:id="3602" w:name="_Toc489457006"/>
            <w:bookmarkEnd w:id="3602"/>
          </w:p>
          <w:p w14:paraId="79027710" w14:textId="6D1DB993" w:rsidR="00975CC4" w:rsidRPr="00671C8B" w:rsidDel="00F22490" w:rsidRDefault="00975CC4" w:rsidP="00166AF3">
            <w:pPr>
              <w:pStyle w:val="TableBody"/>
              <w:rPr>
                <w:del w:id="3603" w:author="Alban Roche" w:date="2017-08-02T16:27:00Z"/>
                <w:szCs w:val="18"/>
                <w:u w:val="single"/>
              </w:rPr>
            </w:pPr>
            <w:del w:id="3604" w:author="Alban Roche" w:date="2017-08-02T16:27:00Z">
              <w:r w:rsidRPr="00671C8B" w:rsidDel="00F22490">
                <w:rPr>
                  <w:szCs w:val="18"/>
                  <w:u w:val="single"/>
                </w:rPr>
                <w:delText>Syntax</w:delText>
              </w:r>
              <w:bookmarkStart w:id="3605" w:name="_Toc489457007"/>
              <w:bookmarkEnd w:id="3605"/>
            </w:del>
          </w:p>
          <w:p w14:paraId="6E9E8729" w14:textId="4BB0DC10" w:rsidR="00975CC4" w:rsidRPr="00671C8B" w:rsidDel="00F22490" w:rsidRDefault="00975CC4" w:rsidP="00166AF3">
            <w:pPr>
              <w:pStyle w:val="TableBody"/>
              <w:rPr>
                <w:del w:id="3606" w:author="Alban Roche" w:date="2017-08-02T16:27:00Z"/>
                <w:b/>
                <w:szCs w:val="18"/>
              </w:rPr>
            </w:pPr>
            <w:del w:id="3607" w:author="Alban Roche" w:date="2017-08-02T16:27:00Z">
              <w:r w:rsidRPr="00671C8B" w:rsidDel="00F22490">
                <w:rPr>
                  <w:b/>
                  <w:szCs w:val="18"/>
                </w:rPr>
                <w:delText>AT+CMOD=</w:delText>
              </w:r>
              <w:r w:rsidRPr="00671C8B" w:rsidDel="00F22490">
                <w:rPr>
                  <w:b/>
                  <w:szCs w:val="18"/>
                </w:rPr>
                <w:br/>
                <w:delText>[&lt;mode]</w:delText>
              </w:r>
              <w:bookmarkStart w:id="3608" w:name="_Toc489457008"/>
              <w:bookmarkEnd w:id="3608"/>
            </w:del>
          </w:p>
        </w:tc>
        <w:tc>
          <w:tcPr>
            <w:tcW w:w="7560" w:type="dxa"/>
          </w:tcPr>
          <w:p w14:paraId="52B434E4" w14:textId="5AF72A14" w:rsidR="00975CC4" w:rsidRPr="00671C8B" w:rsidDel="00F22490" w:rsidRDefault="00975CC4" w:rsidP="00166AF3">
            <w:pPr>
              <w:pStyle w:val="TableBody"/>
              <w:rPr>
                <w:del w:id="3609" w:author="Alban Roche" w:date="2017-08-02T16:27:00Z"/>
                <w:szCs w:val="18"/>
                <w:u w:val="single"/>
              </w:rPr>
            </w:pPr>
            <w:bookmarkStart w:id="3610" w:name="_Toc489457009"/>
            <w:bookmarkEnd w:id="3610"/>
          </w:p>
          <w:p w14:paraId="665DF88D" w14:textId="57161A0E" w:rsidR="00975CC4" w:rsidRPr="00671C8B" w:rsidDel="00F22490" w:rsidRDefault="00975CC4" w:rsidP="00166AF3">
            <w:pPr>
              <w:pStyle w:val="TableBody"/>
              <w:rPr>
                <w:del w:id="3611" w:author="Alban Roche" w:date="2017-08-02T16:27:00Z"/>
                <w:szCs w:val="18"/>
                <w:u w:val="single"/>
              </w:rPr>
            </w:pPr>
            <w:bookmarkStart w:id="3612" w:name="_Toc489457010"/>
            <w:bookmarkEnd w:id="3612"/>
          </w:p>
          <w:p w14:paraId="3E151E60" w14:textId="407DF99B" w:rsidR="00975CC4" w:rsidRPr="00671C8B" w:rsidDel="00F22490" w:rsidRDefault="00975CC4" w:rsidP="00166AF3">
            <w:pPr>
              <w:pStyle w:val="TableBody"/>
              <w:rPr>
                <w:del w:id="3613" w:author="Alban Roche" w:date="2017-08-02T16:27:00Z"/>
                <w:szCs w:val="18"/>
                <w:u w:val="single"/>
                <w:lang w:eastAsia="zh-CN"/>
              </w:rPr>
            </w:pPr>
            <w:del w:id="3614" w:author="Alban Roche" w:date="2017-08-02T16:27:00Z">
              <w:r w:rsidRPr="00671C8B" w:rsidDel="00F22490">
                <w:rPr>
                  <w:szCs w:val="18"/>
                  <w:u w:val="single"/>
                </w:rPr>
                <w:delText>Response</w:delText>
              </w:r>
              <w:bookmarkStart w:id="3615" w:name="_Toc489457011"/>
              <w:bookmarkEnd w:id="3615"/>
            </w:del>
          </w:p>
          <w:p w14:paraId="4B3B2AF5" w14:textId="3A5C8593" w:rsidR="00975CC4" w:rsidRPr="00671C8B" w:rsidDel="00F22490" w:rsidRDefault="00975CC4" w:rsidP="00166AF3">
            <w:pPr>
              <w:pStyle w:val="TableBody"/>
              <w:rPr>
                <w:del w:id="3616" w:author="Alban Roche" w:date="2017-08-02T16:27:00Z"/>
                <w:snapToGrid w:val="0"/>
                <w:szCs w:val="18"/>
                <w:lang w:eastAsia="zh-CN"/>
              </w:rPr>
            </w:pPr>
            <w:del w:id="3617" w:author="Alban Roche" w:date="2017-08-02T16:27:00Z">
              <w:r w:rsidRPr="00671C8B" w:rsidDel="00F22490">
                <w:rPr>
                  <w:b/>
                  <w:snapToGrid w:val="0"/>
                  <w:szCs w:val="18"/>
                </w:rPr>
                <w:delText>OK</w:delText>
              </w:r>
              <w:bookmarkStart w:id="3618" w:name="_Toc489457012"/>
              <w:bookmarkEnd w:id="3618"/>
            </w:del>
          </w:p>
          <w:p w14:paraId="37EBC9ED" w14:textId="0A7D3850" w:rsidR="00975CC4" w:rsidRPr="00671C8B" w:rsidDel="00F22490" w:rsidRDefault="00975CC4" w:rsidP="00166AF3">
            <w:pPr>
              <w:pStyle w:val="TableBody"/>
              <w:rPr>
                <w:del w:id="3619" w:author="Alban Roche" w:date="2017-08-02T16:27:00Z"/>
                <w:snapToGrid w:val="0"/>
                <w:szCs w:val="18"/>
              </w:rPr>
            </w:pPr>
            <w:bookmarkStart w:id="3620" w:name="_Toc489457013"/>
            <w:bookmarkEnd w:id="3620"/>
          </w:p>
          <w:p w14:paraId="6BAE6987" w14:textId="16C246B3" w:rsidR="00975CC4" w:rsidRPr="00671C8B" w:rsidDel="00F22490" w:rsidRDefault="00975CC4" w:rsidP="00166AF3">
            <w:pPr>
              <w:pStyle w:val="TableBody"/>
              <w:rPr>
                <w:del w:id="3621" w:author="Alban Roche" w:date="2017-08-02T16:27:00Z"/>
                <w:snapToGrid w:val="0"/>
                <w:szCs w:val="18"/>
              </w:rPr>
            </w:pPr>
            <w:del w:id="3622" w:author="Alban Roche" w:date="2017-08-02T16:27:00Z">
              <w:r w:rsidRPr="00671C8B" w:rsidDel="00F22490">
                <w:rPr>
                  <w:snapToGrid w:val="0"/>
                  <w:szCs w:val="18"/>
                </w:rPr>
                <w:delText>or</w:delText>
              </w:r>
              <w:bookmarkStart w:id="3623" w:name="_Toc489457014"/>
              <w:bookmarkEnd w:id="3623"/>
            </w:del>
          </w:p>
          <w:p w14:paraId="1D13577B" w14:textId="5F6575B4" w:rsidR="00975CC4" w:rsidRPr="00671C8B" w:rsidDel="00F22490" w:rsidRDefault="00975CC4" w:rsidP="00166AF3">
            <w:pPr>
              <w:pStyle w:val="TableBody"/>
              <w:rPr>
                <w:del w:id="3624" w:author="Alban Roche" w:date="2017-08-02T16:27:00Z"/>
                <w:b/>
                <w:snapToGrid w:val="0"/>
                <w:szCs w:val="18"/>
              </w:rPr>
            </w:pPr>
            <w:del w:id="3625" w:author="Alban Roche" w:date="2017-08-02T16:27:00Z">
              <w:r w:rsidRPr="00671C8B" w:rsidDel="00F22490">
                <w:rPr>
                  <w:b/>
                  <w:snapToGrid w:val="0"/>
                  <w:szCs w:val="18"/>
                </w:rPr>
                <w:delText>+CME ERROR: &lt;err&gt;</w:delText>
              </w:r>
              <w:bookmarkStart w:id="3626" w:name="_Toc489457015"/>
              <w:bookmarkEnd w:id="3626"/>
            </w:del>
          </w:p>
          <w:p w14:paraId="0A0FD1D8" w14:textId="526167EF" w:rsidR="00975CC4" w:rsidRPr="00671C8B" w:rsidDel="00F22490" w:rsidRDefault="00975CC4" w:rsidP="00166AF3">
            <w:pPr>
              <w:pStyle w:val="TableBody"/>
              <w:rPr>
                <w:del w:id="3627" w:author="Alban Roche" w:date="2017-08-02T16:27:00Z"/>
                <w:snapToGrid w:val="0"/>
                <w:szCs w:val="18"/>
                <w:u w:val="single"/>
              </w:rPr>
            </w:pPr>
            <w:bookmarkStart w:id="3628" w:name="_Toc489457016"/>
            <w:bookmarkEnd w:id="3628"/>
          </w:p>
          <w:p w14:paraId="1BF1FBE0" w14:textId="28CB0772" w:rsidR="00975CC4" w:rsidRPr="00671C8B" w:rsidDel="00F22490" w:rsidRDefault="00975CC4" w:rsidP="00166AF3">
            <w:pPr>
              <w:pStyle w:val="TableBody"/>
              <w:rPr>
                <w:del w:id="3629" w:author="Alban Roche" w:date="2017-08-02T16:27:00Z"/>
                <w:snapToGrid w:val="0"/>
                <w:szCs w:val="18"/>
                <w:u w:val="single"/>
              </w:rPr>
            </w:pPr>
            <w:del w:id="3630" w:author="Alban Roche" w:date="2017-08-02T16:27:00Z">
              <w:r w:rsidRPr="00671C8B" w:rsidDel="00F22490">
                <w:rPr>
                  <w:snapToGrid w:val="0"/>
                  <w:szCs w:val="18"/>
                  <w:u w:val="single"/>
                </w:rPr>
                <w:delText>Parameter</w:delText>
              </w:r>
              <w:bookmarkStart w:id="3631" w:name="_Toc489457017"/>
              <w:bookmarkEnd w:id="3631"/>
            </w:del>
          </w:p>
          <w:p w14:paraId="2D5880E4" w14:textId="51459A5C" w:rsidR="00975CC4" w:rsidRPr="00671C8B" w:rsidDel="00F22490" w:rsidRDefault="00975CC4" w:rsidP="00166AF3">
            <w:pPr>
              <w:pStyle w:val="TableBody"/>
              <w:rPr>
                <w:del w:id="3632" w:author="Alban Roche" w:date="2017-08-02T16:27:00Z"/>
                <w:szCs w:val="18"/>
              </w:rPr>
            </w:pPr>
            <w:del w:id="3633" w:author="Alban Roche" w:date="2017-08-02T16:27:00Z">
              <w:r w:rsidRPr="00671C8B" w:rsidDel="00F22490">
                <w:rPr>
                  <w:b/>
                  <w:szCs w:val="18"/>
                </w:rPr>
                <w:delText>&lt;</w:delText>
              </w:r>
              <w:r w:rsidRPr="00671C8B" w:rsidDel="00F22490">
                <w:rPr>
                  <w:b/>
                  <w:snapToGrid w:val="0"/>
                  <w:szCs w:val="18"/>
                </w:rPr>
                <w:delText>mode</w:delText>
              </w:r>
              <w:r w:rsidRPr="00671C8B" w:rsidDel="00F22490">
                <w:rPr>
                  <w:b/>
                  <w:szCs w:val="18"/>
                </w:rPr>
                <w:delText>&gt;</w:delText>
              </w:r>
              <w:r w:rsidRPr="00671C8B" w:rsidDel="00F22490">
                <w:rPr>
                  <w:b/>
                  <w:szCs w:val="18"/>
                </w:rPr>
                <w:tab/>
              </w:r>
              <w:r w:rsidRPr="00671C8B" w:rsidDel="00F22490">
                <w:rPr>
                  <w:szCs w:val="18"/>
                  <w:u w:val="single"/>
                </w:rPr>
                <w:delText>0</w:delText>
              </w:r>
              <w:r w:rsidRPr="00671C8B" w:rsidDel="00F22490">
                <w:rPr>
                  <w:szCs w:val="18"/>
                </w:rPr>
                <w:tab/>
                <w:delText>Single mode</w:delText>
              </w:r>
              <w:bookmarkStart w:id="3634" w:name="_Toc489457018"/>
              <w:bookmarkEnd w:id="3634"/>
            </w:del>
          </w:p>
        </w:tc>
        <w:bookmarkStart w:id="3635" w:name="_Toc489457019"/>
        <w:bookmarkEnd w:id="3635"/>
      </w:tr>
    </w:tbl>
    <w:p w14:paraId="63516E03" w14:textId="77777777" w:rsidR="00975CC4" w:rsidRPr="00671C8B" w:rsidRDefault="00975CC4" w:rsidP="0059466D">
      <w:pPr>
        <w:pStyle w:val="Heading2"/>
        <w:numPr>
          <w:ilvl w:val="1"/>
          <w:numId w:val="11"/>
        </w:numPr>
        <w:ind w:left="1080" w:hanging="1080"/>
      </w:pPr>
      <w:bookmarkStart w:id="3636" w:name="_Toc345081273"/>
      <w:bookmarkStart w:id="3637" w:name="_Toc349753019"/>
      <w:bookmarkStart w:id="3638" w:name="_Toc349753909"/>
      <w:bookmarkStart w:id="3639" w:name="_Ref366744076"/>
      <w:bookmarkStart w:id="3640" w:name="_Ref369079476"/>
      <w:bookmarkStart w:id="3641" w:name="_Toc368585976"/>
      <w:bookmarkStart w:id="3642" w:name="_Ref483476670"/>
      <w:bookmarkStart w:id="3643" w:name="_Ref483476672"/>
      <w:bookmarkStart w:id="3644" w:name="_Ref485892684"/>
      <w:bookmarkStart w:id="3645" w:name="_Ref485892686"/>
      <w:bookmarkStart w:id="3646" w:name="_Toc486251560"/>
      <w:bookmarkStart w:id="3647" w:name="_Toc489457020"/>
      <w:r w:rsidRPr="00671C8B">
        <w:t>+CEER Command: Extended Error Report</w:t>
      </w:r>
      <w:bookmarkEnd w:id="3636"/>
      <w:bookmarkEnd w:id="3637"/>
      <w:bookmarkEnd w:id="3638"/>
      <w:bookmarkEnd w:id="3639"/>
      <w:bookmarkEnd w:id="3640"/>
      <w:bookmarkEnd w:id="3641"/>
      <w:bookmarkEnd w:id="3642"/>
      <w:bookmarkEnd w:id="3643"/>
      <w:bookmarkEnd w:id="3644"/>
      <w:bookmarkEnd w:id="3645"/>
      <w:bookmarkEnd w:id="3646"/>
      <w:bookmarkEnd w:id="3647"/>
      <w:r w:rsidRPr="00671C8B">
        <w:t xml:space="preserve"> </w:t>
      </w:r>
    </w:p>
    <w:tbl>
      <w:tblPr>
        <w:tblStyle w:val="TableSWIleft"/>
        <w:tblW w:w="9288" w:type="dxa"/>
        <w:tblLayout w:type="fixed"/>
        <w:tblLook w:val="04A0" w:firstRow="1" w:lastRow="0" w:firstColumn="1" w:lastColumn="0" w:noHBand="0" w:noVBand="1"/>
      </w:tblPr>
      <w:tblGrid>
        <w:gridCol w:w="1728"/>
        <w:gridCol w:w="7560"/>
      </w:tblGrid>
      <w:tr w:rsidR="00975CC4" w:rsidRPr="00671C8B" w14:paraId="15B9FBE2"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45F65224" w14:textId="5462F949" w:rsidR="00975CC4" w:rsidRPr="00671C8B" w:rsidRDefault="00975CC4">
            <w:pPr>
              <w:pStyle w:val="TableRowHead"/>
              <w:spacing w:before="144" w:after="144"/>
            </w:pPr>
            <w:del w:id="3648" w:author="Alban Roche" w:date="2017-08-02T14:40:00Z">
              <w:r w:rsidDel="00F22490">
                <w:delText>HL7618, HL7618RD, HL7648, HL7650, HL7688, HL7690 and HL7692</w:delText>
              </w:r>
            </w:del>
            <w:ins w:id="3649" w:author="Alban Roche" w:date="2017-08-02T14:40:00Z">
              <w:r w:rsidR="00F22490">
                <w:t>HL7800</w:t>
              </w:r>
            </w:ins>
          </w:p>
        </w:tc>
      </w:tr>
      <w:tr w:rsidR="00975CC4" w:rsidRPr="00671C8B" w14:paraId="45343CB3" w14:textId="77777777" w:rsidTr="00166AF3">
        <w:trPr>
          <w:trHeight w:val="1058"/>
        </w:trPr>
        <w:tc>
          <w:tcPr>
            <w:tcW w:w="1728" w:type="dxa"/>
          </w:tcPr>
          <w:p w14:paraId="1B00C78C" w14:textId="77777777" w:rsidR="00975CC4" w:rsidRPr="00671C8B" w:rsidRDefault="00975CC4" w:rsidP="00166AF3">
            <w:pPr>
              <w:pStyle w:val="TableBody"/>
              <w:widowControl w:val="0"/>
              <w:rPr>
                <w:i/>
                <w:szCs w:val="18"/>
              </w:rPr>
            </w:pPr>
            <w:r w:rsidRPr="00671C8B">
              <w:rPr>
                <w:i/>
                <w:szCs w:val="18"/>
              </w:rPr>
              <w:t>Test command</w:t>
            </w:r>
          </w:p>
          <w:p w14:paraId="07F4136A" w14:textId="77777777" w:rsidR="00975CC4" w:rsidRPr="00671C8B" w:rsidRDefault="00975CC4" w:rsidP="00166AF3">
            <w:pPr>
              <w:pStyle w:val="TableBody"/>
              <w:widowControl w:val="0"/>
              <w:rPr>
                <w:szCs w:val="18"/>
              </w:rPr>
            </w:pPr>
          </w:p>
          <w:p w14:paraId="39997CE9" w14:textId="77777777" w:rsidR="00975CC4" w:rsidRPr="00671C8B" w:rsidRDefault="00975CC4" w:rsidP="00166AF3">
            <w:pPr>
              <w:pStyle w:val="TableBody"/>
              <w:widowControl w:val="0"/>
              <w:rPr>
                <w:szCs w:val="18"/>
                <w:u w:val="single"/>
              </w:rPr>
            </w:pPr>
            <w:r w:rsidRPr="00671C8B">
              <w:rPr>
                <w:szCs w:val="18"/>
                <w:u w:val="single"/>
              </w:rPr>
              <w:t>Syntax</w:t>
            </w:r>
          </w:p>
          <w:p w14:paraId="5059C159" w14:textId="77777777" w:rsidR="00975CC4" w:rsidRPr="00671C8B" w:rsidRDefault="00975CC4" w:rsidP="00166AF3">
            <w:pPr>
              <w:pStyle w:val="TableBody"/>
              <w:widowControl w:val="0"/>
              <w:rPr>
                <w:b/>
                <w:szCs w:val="18"/>
              </w:rPr>
            </w:pPr>
            <w:r w:rsidRPr="00671C8B">
              <w:rPr>
                <w:b/>
                <w:szCs w:val="18"/>
              </w:rPr>
              <w:t>AT+CEER=?</w:t>
            </w:r>
          </w:p>
        </w:tc>
        <w:tc>
          <w:tcPr>
            <w:tcW w:w="7560" w:type="dxa"/>
          </w:tcPr>
          <w:p w14:paraId="1E5B50D8" w14:textId="77777777" w:rsidR="00975CC4" w:rsidRPr="00671C8B" w:rsidRDefault="00975CC4" w:rsidP="00166AF3">
            <w:pPr>
              <w:pStyle w:val="TableBody"/>
              <w:widowControl w:val="0"/>
              <w:rPr>
                <w:szCs w:val="18"/>
                <w:u w:val="single"/>
              </w:rPr>
            </w:pPr>
          </w:p>
          <w:p w14:paraId="30393C52" w14:textId="77777777" w:rsidR="00975CC4" w:rsidRPr="00671C8B" w:rsidRDefault="00975CC4" w:rsidP="00166AF3">
            <w:pPr>
              <w:pStyle w:val="TableBody"/>
              <w:widowControl w:val="0"/>
              <w:rPr>
                <w:szCs w:val="18"/>
                <w:u w:val="single"/>
              </w:rPr>
            </w:pPr>
          </w:p>
          <w:p w14:paraId="1ECBE511" w14:textId="77777777" w:rsidR="00975CC4" w:rsidRPr="00671C8B" w:rsidRDefault="00975CC4" w:rsidP="00166AF3">
            <w:pPr>
              <w:pStyle w:val="TableBody"/>
              <w:widowControl w:val="0"/>
              <w:rPr>
                <w:szCs w:val="18"/>
                <w:u w:val="single"/>
              </w:rPr>
            </w:pPr>
            <w:r w:rsidRPr="00671C8B">
              <w:rPr>
                <w:szCs w:val="18"/>
                <w:u w:val="single"/>
              </w:rPr>
              <w:t>Response</w:t>
            </w:r>
          </w:p>
          <w:p w14:paraId="0F1F7766" w14:textId="77777777" w:rsidR="00975CC4" w:rsidRPr="00671C8B" w:rsidRDefault="00975CC4" w:rsidP="00166AF3">
            <w:pPr>
              <w:pStyle w:val="TableBody"/>
              <w:widowControl w:val="0"/>
              <w:rPr>
                <w:snapToGrid w:val="0"/>
                <w:szCs w:val="18"/>
              </w:rPr>
            </w:pPr>
            <w:r w:rsidRPr="00671C8B">
              <w:rPr>
                <w:b/>
                <w:snapToGrid w:val="0"/>
                <w:szCs w:val="18"/>
              </w:rPr>
              <w:t>OK</w:t>
            </w:r>
          </w:p>
        </w:tc>
      </w:tr>
      <w:tr w:rsidR="00975CC4" w:rsidRPr="00671C8B" w14:paraId="6683BCAE" w14:textId="77777777" w:rsidTr="00166AF3">
        <w:trPr>
          <w:cantSplit w:val="0"/>
          <w:trHeight w:val="65"/>
        </w:trPr>
        <w:tc>
          <w:tcPr>
            <w:tcW w:w="1728" w:type="dxa"/>
          </w:tcPr>
          <w:p w14:paraId="00098529" w14:textId="77777777" w:rsidR="00975CC4" w:rsidRPr="00671C8B" w:rsidRDefault="00975CC4" w:rsidP="00166AF3">
            <w:pPr>
              <w:pStyle w:val="TableBody"/>
              <w:widowControl w:val="0"/>
              <w:rPr>
                <w:i/>
                <w:szCs w:val="18"/>
              </w:rPr>
            </w:pPr>
            <w:r w:rsidRPr="00671C8B">
              <w:rPr>
                <w:i/>
                <w:szCs w:val="18"/>
              </w:rPr>
              <w:t>Write command</w:t>
            </w:r>
          </w:p>
          <w:p w14:paraId="0846191D" w14:textId="77777777" w:rsidR="00975CC4" w:rsidRPr="00671C8B" w:rsidRDefault="00975CC4" w:rsidP="00166AF3">
            <w:pPr>
              <w:pStyle w:val="TableBody"/>
              <w:widowControl w:val="0"/>
              <w:rPr>
                <w:szCs w:val="18"/>
              </w:rPr>
            </w:pPr>
          </w:p>
          <w:p w14:paraId="043E2F41" w14:textId="77777777" w:rsidR="00975CC4" w:rsidRPr="00671C8B" w:rsidRDefault="00975CC4" w:rsidP="00166AF3">
            <w:pPr>
              <w:pStyle w:val="TableBody"/>
              <w:widowControl w:val="0"/>
              <w:rPr>
                <w:szCs w:val="18"/>
                <w:u w:val="single"/>
              </w:rPr>
            </w:pPr>
            <w:r w:rsidRPr="00671C8B">
              <w:rPr>
                <w:szCs w:val="18"/>
                <w:u w:val="single"/>
              </w:rPr>
              <w:t>Syntax</w:t>
            </w:r>
          </w:p>
          <w:p w14:paraId="60A776D8" w14:textId="77777777" w:rsidR="00975CC4" w:rsidRPr="00671C8B" w:rsidRDefault="00975CC4" w:rsidP="00166AF3">
            <w:pPr>
              <w:pStyle w:val="TableBody"/>
              <w:widowControl w:val="0"/>
              <w:rPr>
                <w:b/>
                <w:szCs w:val="18"/>
              </w:rPr>
            </w:pPr>
            <w:r w:rsidRPr="00671C8B">
              <w:rPr>
                <w:b/>
                <w:szCs w:val="18"/>
              </w:rPr>
              <w:t>AT+CEER</w:t>
            </w:r>
          </w:p>
        </w:tc>
        <w:tc>
          <w:tcPr>
            <w:tcW w:w="7560" w:type="dxa"/>
          </w:tcPr>
          <w:p w14:paraId="138726E4" w14:textId="77777777" w:rsidR="00975CC4" w:rsidRPr="00671C8B" w:rsidRDefault="00975CC4" w:rsidP="00166AF3">
            <w:pPr>
              <w:pStyle w:val="TableBody"/>
              <w:widowControl w:val="0"/>
              <w:rPr>
                <w:szCs w:val="18"/>
                <w:u w:val="single"/>
              </w:rPr>
            </w:pPr>
          </w:p>
          <w:p w14:paraId="42EBA1BD" w14:textId="77777777" w:rsidR="00975CC4" w:rsidRPr="00671C8B" w:rsidRDefault="00975CC4" w:rsidP="00166AF3">
            <w:pPr>
              <w:pStyle w:val="TableBody"/>
              <w:widowControl w:val="0"/>
              <w:rPr>
                <w:szCs w:val="18"/>
                <w:u w:val="single"/>
              </w:rPr>
            </w:pPr>
          </w:p>
          <w:p w14:paraId="64A8B03E" w14:textId="77777777" w:rsidR="00975CC4" w:rsidRPr="00671C8B" w:rsidRDefault="00975CC4" w:rsidP="00166AF3">
            <w:pPr>
              <w:pStyle w:val="TableBody"/>
              <w:widowControl w:val="0"/>
              <w:rPr>
                <w:szCs w:val="18"/>
                <w:u w:val="single"/>
                <w:lang w:eastAsia="zh-CN"/>
              </w:rPr>
            </w:pPr>
            <w:r w:rsidRPr="00671C8B">
              <w:rPr>
                <w:szCs w:val="18"/>
                <w:u w:val="single"/>
              </w:rPr>
              <w:t>Response</w:t>
            </w:r>
          </w:p>
          <w:p w14:paraId="367E1989" w14:textId="77777777" w:rsidR="00975CC4" w:rsidRPr="00671C8B" w:rsidRDefault="00975CC4" w:rsidP="00166AF3">
            <w:pPr>
              <w:pStyle w:val="TableBody"/>
              <w:widowControl w:val="0"/>
              <w:rPr>
                <w:b/>
                <w:szCs w:val="18"/>
              </w:rPr>
            </w:pPr>
            <w:r w:rsidRPr="00671C8B">
              <w:rPr>
                <w:b/>
                <w:szCs w:val="18"/>
              </w:rPr>
              <w:t xml:space="preserve">+CEER: </w:t>
            </w:r>
            <w:r w:rsidRPr="00671C8B">
              <w:rPr>
                <w:b/>
                <w:szCs w:val="18"/>
                <w:lang w:eastAsia="zh-CN"/>
              </w:rPr>
              <w:t xml:space="preserve"> </w:t>
            </w:r>
            <w:r w:rsidRPr="00671C8B">
              <w:rPr>
                <w:b/>
                <w:szCs w:val="18"/>
              </w:rPr>
              <w:t>&lt;</w:t>
            </w:r>
            <w:r w:rsidRPr="00671C8B">
              <w:rPr>
                <w:b/>
                <w:snapToGrid w:val="0"/>
                <w:szCs w:val="18"/>
              </w:rPr>
              <w:t>category</w:t>
            </w:r>
            <w:r w:rsidRPr="00671C8B">
              <w:rPr>
                <w:b/>
                <w:szCs w:val="18"/>
              </w:rPr>
              <w:t xml:space="preserve">&gt;[,&lt;cause&gt;,&lt;descriptions&gt;] </w:t>
            </w:r>
          </w:p>
          <w:p w14:paraId="1EA65C89" w14:textId="77777777" w:rsidR="00975CC4" w:rsidRPr="00671C8B" w:rsidRDefault="00975CC4" w:rsidP="00166AF3">
            <w:pPr>
              <w:pStyle w:val="TableBody"/>
              <w:widowControl w:val="0"/>
              <w:rPr>
                <w:snapToGrid w:val="0"/>
                <w:szCs w:val="18"/>
                <w:lang w:eastAsia="zh-CN"/>
              </w:rPr>
            </w:pPr>
            <w:r w:rsidRPr="00671C8B">
              <w:rPr>
                <w:b/>
                <w:snapToGrid w:val="0"/>
                <w:szCs w:val="18"/>
              </w:rPr>
              <w:t>OK</w:t>
            </w:r>
          </w:p>
          <w:p w14:paraId="6F38BD59" w14:textId="77777777" w:rsidR="00975CC4" w:rsidRPr="00671C8B" w:rsidRDefault="00975CC4" w:rsidP="00166AF3">
            <w:pPr>
              <w:pStyle w:val="TableBody"/>
              <w:widowControl w:val="0"/>
              <w:rPr>
                <w:snapToGrid w:val="0"/>
                <w:szCs w:val="18"/>
              </w:rPr>
            </w:pPr>
          </w:p>
          <w:p w14:paraId="6EC4E768" w14:textId="77777777" w:rsidR="00975CC4" w:rsidRPr="00671C8B" w:rsidRDefault="00975CC4" w:rsidP="00166AF3">
            <w:pPr>
              <w:pStyle w:val="TableBody"/>
              <w:widowControl w:val="0"/>
              <w:rPr>
                <w:snapToGrid w:val="0"/>
                <w:szCs w:val="18"/>
                <w:u w:val="single"/>
              </w:rPr>
            </w:pPr>
            <w:r w:rsidRPr="00671C8B">
              <w:rPr>
                <w:snapToGrid w:val="0"/>
                <w:szCs w:val="18"/>
                <w:u w:val="single"/>
              </w:rPr>
              <w:t>Parameter</w:t>
            </w:r>
          </w:p>
          <w:p w14:paraId="12EE662A" w14:textId="77777777" w:rsidR="00975CC4" w:rsidRPr="007D3118" w:rsidRDefault="00975CC4" w:rsidP="00166AF3">
            <w:pPr>
              <w:pStyle w:val="TableBody"/>
              <w:widowControl w:val="0"/>
              <w:rPr>
                <w:snapToGrid w:val="0"/>
                <w:szCs w:val="18"/>
                <w:rPrChange w:id="3650" w:author="Alban Roche" w:date="2017-08-02T14:36:00Z">
                  <w:rPr>
                    <w:snapToGrid w:val="0"/>
                    <w:szCs w:val="18"/>
                    <w:lang w:val="fr-FR"/>
                  </w:rPr>
                </w:rPrChange>
              </w:rPr>
            </w:pPr>
            <w:r w:rsidRPr="007D3118">
              <w:rPr>
                <w:b/>
                <w:szCs w:val="18"/>
                <w:rPrChange w:id="3651" w:author="Alban Roche" w:date="2017-08-02T14:36:00Z">
                  <w:rPr>
                    <w:b/>
                    <w:szCs w:val="18"/>
                    <w:lang w:val="fr-FR"/>
                  </w:rPr>
                </w:rPrChange>
              </w:rPr>
              <w:t>&lt;</w:t>
            </w:r>
            <w:r w:rsidRPr="007D3118">
              <w:rPr>
                <w:b/>
                <w:snapToGrid w:val="0"/>
                <w:szCs w:val="18"/>
                <w:rPrChange w:id="3652" w:author="Alban Roche" w:date="2017-08-02T14:36:00Z">
                  <w:rPr>
                    <w:b/>
                    <w:snapToGrid w:val="0"/>
                    <w:szCs w:val="18"/>
                    <w:lang w:val="fr-FR"/>
                  </w:rPr>
                </w:rPrChange>
              </w:rPr>
              <w:t>category&gt;</w:t>
            </w:r>
            <w:r w:rsidRPr="007D3118">
              <w:rPr>
                <w:b/>
                <w:snapToGrid w:val="0"/>
                <w:szCs w:val="18"/>
                <w:rPrChange w:id="3653" w:author="Alban Roche" w:date="2017-08-02T14:36:00Z">
                  <w:rPr>
                    <w:b/>
                    <w:snapToGrid w:val="0"/>
                    <w:szCs w:val="18"/>
                    <w:lang w:val="fr-FR"/>
                  </w:rPr>
                </w:rPrChange>
              </w:rPr>
              <w:tab/>
            </w:r>
            <w:r w:rsidRPr="007D3118">
              <w:rPr>
                <w:snapToGrid w:val="0"/>
                <w:szCs w:val="18"/>
                <w:rPrChange w:id="3654" w:author="Alban Roche" w:date="2017-08-02T14:36:00Z">
                  <w:rPr>
                    <w:snapToGrid w:val="0"/>
                    <w:szCs w:val="18"/>
                    <w:lang w:val="fr-FR"/>
                  </w:rPr>
                </w:rPrChange>
              </w:rPr>
              <w:t>"No report available"</w:t>
            </w:r>
          </w:p>
          <w:p w14:paraId="5ED20397" w14:textId="77777777" w:rsidR="00975CC4" w:rsidRPr="00671C8B" w:rsidRDefault="00975CC4" w:rsidP="00166AF3">
            <w:pPr>
              <w:pStyle w:val="TableBody"/>
              <w:widowControl w:val="0"/>
              <w:rPr>
                <w:szCs w:val="18"/>
              </w:rPr>
            </w:pPr>
            <w:r w:rsidRPr="00671C8B">
              <w:rPr>
                <w:szCs w:val="18"/>
              </w:rPr>
              <w:tab/>
            </w:r>
            <w:r w:rsidRPr="00671C8B">
              <w:rPr>
                <w:szCs w:val="18"/>
              </w:rPr>
              <w:tab/>
              <w:t>"CC setup error"</w:t>
            </w:r>
          </w:p>
          <w:p w14:paraId="39E0A9BF" w14:textId="77777777" w:rsidR="00975CC4" w:rsidRPr="00671C8B" w:rsidRDefault="00975CC4" w:rsidP="00166AF3">
            <w:pPr>
              <w:pStyle w:val="TableBody"/>
              <w:widowControl w:val="0"/>
              <w:rPr>
                <w:szCs w:val="18"/>
              </w:rPr>
            </w:pPr>
            <w:r w:rsidRPr="00671C8B">
              <w:rPr>
                <w:szCs w:val="18"/>
              </w:rPr>
              <w:tab/>
            </w:r>
            <w:r w:rsidRPr="00671C8B">
              <w:rPr>
                <w:szCs w:val="18"/>
              </w:rPr>
              <w:tab/>
              <w:t>"CC modification error"</w:t>
            </w:r>
          </w:p>
          <w:p w14:paraId="7ADCE1D2" w14:textId="77777777" w:rsidR="00975CC4" w:rsidRPr="00671C8B" w:rsidRDefault="00975CC4" w:rsidP="00166AF3">
            <w:pPr>
              <w:pStyle w:val="TableBody"/>
              <w:widowControl w:val="0"/>
              <w:rPr>
                <w:szCs w:val="18"/>
              </w:rPr>
            </w:pPr>
            <w:r w:rsidRPr="00671C8B">
              <w:rPr>
                <w:szCs w:val="18"/>
              </w:rPr>
              <w:tab/>
            </w:r>
            <w:r w:rsidRPr="00671C8B">
              <w:rPr>
                <w:szCs w:val="18"/>
              </w:rPr>
              <w:tab/>
              <w:t>"CC release"</w:t>
            </w:r>
          </w:p>
          <w:p w14:paraId="06D0228A" w14:textId="77777777" w:rsidR="00975CC4" w:rsidRPr="00671C8B" w:rsidRDefault="00975CC4" w:rsidP="00166AF3">
            <w:pPr>
              <w:pStyle w:val="TableBody"/>
              <w:widowControl w:val="0"/>
              <w:rPr>
                <w:szCs w:val="18"/>
              </w:rPr>
            </w:pPr>
            <w:r w:rsidRPr="00671C8B">
              <w:rPr>
                <w:szCs w:val="18"/>
              </w:rPr>
              <w:tab/>
            </w:r>
            <w:r w:rsidRPr="00671C8B">
              <w:rPr>
                <w:szCs w:val="18"/>
              </w:rPr>
              <w:tab/>
              <w:t>"SM attach error"</w:t>
            </w:r>
          </w:p>
          <w:p w14:paraId="79C9B550" w14:textId="77777777" w:rsidR="00975CC4" w:rsidRPr="00671C8B" w:rsidRDefault="00975CC4" w:rsidP="00166AF3">
            <w:pPr>
              <w:pStyle w:val="TableBody"/>
              <w:widowControl w:val="0"/>
              <w:rPr>
                <w:szCs w:val="18"/>
              </w:rPr>
            </w:pPr>
            <w:r w:rsidRPr="00671C8B">
              <w:rPr>
                <w:szCs w:val="18"/>
              </w:rPr>
              <w:tab/>
            </w:r>
            <w:r w:rsidRPr="00671C8B">
              <w:rPr>
                <w:szCs w:val="18"/>
              </w:rPr>
              <w:tab/>
              <w:t>"SM detach"</w:t>
            </w:r>
          </w:p>
          <w:p w14:paraId="4A3DAC35" w14:textId="77777777" w:rsidR="00975CC4" w:rsidRPr="00671C8B" w:rsidRDefault="00975CC4" w:rsidP="00166AF3">
            <w:pPr>
              <w:pStyle w:val="TableBody"/>
              <w:widowControl w:val="0"/>
              <w:rPr>
                <w:szCs w:val="18"/>
              </w:rPr>
            </w:pPr>
            <w:r w:rsidRPr="00671C8B">
              <w:rPr>
                <w:szCs w:val="18"/>
              </w:rPr>
              <w:tab/>
            </w:r>
            <w:r w:rsidRPr="00671C8B">
              <w:rPr>
                <w:szCs w:val="18"/>
              </w:rPr>
              <w:tab/>
              <w:t>"SM activation error"</w:t>
            </w:r>
          </w:p>
          <w:p w14:paraId="3B0447B1" w14:textId="77777777" w:rsidR="00975CC4" w:rsidRPr="00671C8B" w:rsidRDefault="00975CC4" w:rsidP="00166AF3">
            <w:pPr>
              <w:pStyle w:val="TableBody"/>
              <w:widowControl w:val="0"/>
              <w:rPr>
                <w:szCs w:val="18"/>
              </w:rPr>
            </w:pPr>
            <w:r w:rsidRPr="00671C8B">
              <w:rPr>
                <w:szCs w:val="18"/>
              </w:rPr>
              <w:tab/>
            </w:r>
            <w:r w:rsidRPr="00671C8B">
              <w:rPr>
                <w:szCs w:val="18"/>
              </w:rPr>
              <w:tab/>
              <w:t>"SM deactivation"</w:t>
            </w:r>
          </w:p>
          <w:p w14:paraId="2E3F345B" w14:textId="77777777" w:rsidR="00975CC4" w:rsidRPr="00671C8B" w:rsidRDefault="00975CC4" w:rsidP="00166AF3">
            <w:pPr>
              <w:pStyle w:val="TableBody"/>
              <w:widowControl w:val="0"/>
              <w:rPr>
                <w:szCs w:val="18"/>
              </w:rPr>
            </w:pPr>
            <w:r w:rsidRPr="00671C8B">
              <w:rPr>
                <w:szCs w:val="18"/>
              </w:rPr>
              <w:tab/>
            </w:r>
            <w:r w:rsidRPr="00671C8B">
              <w:rPr>
                <w:szCs w:val="18"/>
              </w:rPr>
              <w:tab/>
              <w:t>"SS network error cause"</w:t>
            </w:r>
          </w:p>
          <w:p w14:paraId="49C865D8" w14:textId="77777777" w:rsidR="00975CC4" w:rsidRPr="00671C8B" w:rsidRDefault="00975CC4" w:rsidP="00166AF3">
            <w:pPr>
              <w:pStyle w:val="TableBody"/>
              <w:widowControl w:val="0"/>
              <w:rPr>
                <w:szCs w:val="18"/>
              </w:rPr>
            </w:pPr>
            <w:r w:rsidRPr="00671C8B">
              <w:rPr>
                <w:szCs w:val="18"/>
              </w:rPr>
              <w:tab/>
            </w:r>
            <w:r w:rsidRPr="00671C8B">
              <w:rPr>
                <w:szCs w:val="18"/>
              </w:rPr>
              <w:tab/>
              <w:t>"SS network reject cause"</w:t>
            </w:r>
          </w:p>
          <w:p w14:paraId="27F7E0B1" w14:textId="77777777" w:rsidR="00975CC4" w:rsidRPr="00671C8B" w:rsidRDefault="00975CC4" w:rsidP="00166AF3">
            <w:pPr>
              <w:pStyle w:val="TableBody"/>
              <w:widowControl w:val="0"/>
              <w:rPr>
                <w:szCs w:val="18"/>
              </w:rPr>
            </w:pPr>
            <w:r w:rsidRPr="00671C8B">
              <w:rPr>
                <w:szCs w:val="18"/>
              </w:rPr>
              <w:tab/>
            </w:r>
            <w:r w:rsidRPr="00671C8B">
              <w:rPr>
                <w:szCs w:val="18"/>
              </w:rPr>
              <w:tab/>
              <w:t>"SS network GSM cause"</w:t>
            </w:r>
          </w:p>
          <w:p w14:paraId="6B73BC3E" w14:textId="77777777" w:rsidR="00975CC4" w:rsidRPr="000C4C2B" w:rsidRDefault="00975CC4" w:rsidP="00166AF3">
            <w:pPr>
              <w:pStyle w:val="TableBody"/>
              <w:widowControl w:val="0"/>
              <w:rPr>
                <w:sz w:val="16"/>
                <w:szCs w:val="16"/>
              </w:rPr>
            </w:pPr>
          </w:p>
          <w:p w14:paraId="52097D79" w14:textId="7FF24244" w:rsidR="00975CC4" w:rsidRPr="00671C8B" w:rsidRDefault="00975CC4" w:rsidP="00166AF3">
            <w:pPr>
              <w:pStyle w:val="TableBody"/>
            </w:pPr>
            <w:r w:rsidRPr="00671C8B">
              <w:rPr>
                <w:b/>
              </w:rPr>
              <w:t>&lt;cause&gt;</w:t>
            </w:r>
            <w:r w:rsidRPr="00671C8B">
              <w:tab/>
              <w:t xml:space="preserve">Digit representing the error cause sent internally or by the network. Refer to </w:t>
            </w:r>
            <w:r w:rsidRPr="00671C8B">
              <w:fldChar w:fldCharType="begin"/>
            </w:r>
            <w:r w:rsidRPr="00671C8B">
              <w:instrText xml:space="preserve"> REF _Ref399242088 \w \h  \* MERGEFORMAT </w:instrText>
            </w:r>
            <w:r w:rsidRPr="00671C8B">
              <w:fldChar w:fldCharType="separate"/>
            </w:r>
            <w:r w:rsidR="00BD7547">
              <w:t>18.2.2</w:t>
            </w:r>
            <w:r w:rsidRPr="00671C8B">
              <w:fldChar w:fldCharType="end"/>
            </w:r>
            <w:r w:rsidRPr="00671C8B">
              <w:t xml:space="preserve"> </w:t>
            </w:r>
            <w:r w:rsidRPr="00671C8B">
              <w:fldChar w:fldCharType="begin"/>
            </w:r>
            <w:r w:rsidRPr="00671C8B">
              <w:instrText xml:space="preserve"> REF _Ref399242088 \h  \* MERGEFORMAT </w:instrText>
            </w:r>
            <w:r w:rsidRPr="00671C8B">
              <w:fldChar w:fldCharType="separate"/>
            </w:r>
            <w:r w:rsidR="00BD7547" w:rsidRPr="00671C8B">
              <w:t>CEER Error Codes</w:t>
            </w:r>
            <w:r w:rsidRPr="00671C8B">
              <w:fldChar w:fldCharType="end"/>
            </w:r>
            <w:r w:rsidRPr="00671C8B">
              <w:t xml:space="preserve"> for more information.</w:t>
            </w:r>
          </w:p>
          <w:p w14:paraId="511F7AF9" w14:textId="77777777" w:rsidR="00975CC4" w:rsidRPr="000C4C2B" w:rsidRDefault="00975CC4" w:rsidP="00166AF3">
            <w:pPr>
              <w:pStyle w:val="TableBody"/>
              <w:rPr>
                <w:sz w:val="16"/>
                <w:szCs w:val="16"/>
              </w:rPr>
            </w:pPr>
          </w:p>
          <w:p w14:paraId="3FBD9180" w14:textId="4A4E9EC7" w:rsidR="00975CC4" w:rsidRPr="00671C8B" w:rsidRDefault="00975CC4" w:rsidP="00166AF3">
            <w:pPr>
              <w:pStyle w:val="TableBody"/>
              <w:widowControl w:val="0"/>
              <w:rPr>
                <w:szCs w:val="18"/>
              </w:rPr>
            </w:pPr>
            <w:r w:rsidRPr="00671C8B">
              <w:rPr>
                <w:b/>
                <w:szCs w:val="18"/>
              </w:rPr>
              <w:t>&lt;description&gt;</w:t>
            </w:r>
            <w:r w:rsidRPr="00671C8B">
              <w:rPr>
                <w:szCs w:val="18"/>
              </w:rPr>
              <w:tab/>
              <w:t xml:space="preserve">Verbose string containing the textual representation of &lt;cause&gt;. </w:t>
            </w:r>
            <w:r w:rsidRPr="00671C8B">
              <w:t xml:space="preserve">Refer to </w:t>
            </w:r>
            <w:r w:rsidRPr="00671C8B">
              <w:fldChar w:fldCharType="begin"/>
            </w:r>
            <w:r w:rsidRPr="00671C8B">
              <w:instrText xml:space="preserve"> REF _Ref399242088 \w \h  \* MERGEFORMAT </w:instrText>
            </w:r>
            <w:r w:rsidRPr="00671C8B">
              <w:fldChar w:fldCharType="separate"/>
            </w:r>
            <w:r w:rsidR="00BD7547">
              <w:t>18.2.2</w:t>
            </w:r>
            <w:r w:rsidRPr="00671C8B">
              <w:fldChar w:fldCharType="end"/>
            </w:r>
            <w:r w:rsidRPr="00671C8B">
              <w:t xml:space="preserve"> </w:t>
            </w:r>
            <w:r w:rsidRPr="00671C8B">
              <w:fldChar w:fldCharType="begin"/>
            </w:r>
            <w:r w:rsidRPr="00671C8B">
              <w:instrText xml:space="preserve"> REF _Ref399242088 \h  \* MERGEFORMAT </w:instrText>
            </w:r>
            <w:r w:rsidRPr="00671C8B">
              <w:fldChar w:fldCharType="separate"/>
            </w:r>
            <w:r w:rsidR="00BD7547" w:rsidRPr="00671C8B">
              <w:t>CEER Error Codes</w:t>
            </w:r>
            <w:r w:rsidRPr="00671C8B">
              <w:fldChar w:fldCharType="end"/>
            </w:r>
            <w:r w:rsidRPr="00671C8B">
              <w:t xml:space="preserve"> </w:t>
            </w:r>
            <w:r w:rsidRPr="00671C8B">
              <w:rPr>
                <w:szCs w:val="18"/>
              </w:rPr>
              <w:t>for more information.</w:t>
            </w:r>
          </w:p>
        </w:tc>
      </w:tr>
    </w:tbl>
    <w:p w14:paraId="66EA4F9A" w14:textId="0CB20844" w:rsidR="00975CC4" w:rsidRPr="00671C8B" w:rsidDel="00F22490" w:rsidRDefault="00975CC4">
      <w:pPr>
        <w:pStyle w:val="Heading2"/>
        <w:numPr>
          <w:ilvl w:val="1"/>
          <w:numId w:val="11"/>
        </w:numPr>
        <w:ind w:left="1080" w:hanging="1080"/>
        <w:rPr>
          <w:del w:id="3655" w:author="Alban Roche" w:date="2017-08-02T16:28:00Z"/>
        </w:rPr>
        <w:pPrChange w:id="3656" w:author="Alban Roche" w:date="2017-08-02T16:28:00Z">
          <w:pPr>
            <w:pStyle w:val="Heading2"/>
            <w:numPr>
              <w:numId w:val="11"/>
            </w:numPr>
            <w:ind w:left="792" w:hanging="432"/>
          </w:pPr>
        </w:pPrChange>
      </w:pPr>
      <w:bookmarkStart w:id="3657" w:name="_Toc78179778"/>
      <w:bookmarkStart w:id="3658" w:name="_Toc170125819"/>
      <w:bookmarkStart w:id="3659" w:name="_Toc182711308"/>
      <w:bookmarkStart w:id="3660" w:name="_Toc345081276"/>
      <w:bookmarkStart w:id="3661" w:name="_Toc349753022"/>
      <w:bookmarkStart w:id="3662" w:name="_Toc349753912"/>
      <w:bookmarkStart w:id="3663" w:name="_Ref366744106"/>
      <w:bookmarkStart w:id="3664" w:name="_Ref369079500"/>
      <w:bookmarkStart w:id="3665" w:name="_Toc368585979"/>
      <w:bookmarkStart w:id="3666" w:name="_Toc486251561"/>
      <w:del w:id="3667" w:author="Alban Roche" w:date="2017-08-02T16:28:00Z">
        <w:r w:rsidRPr="00671C8B" w:rsidDel="00F22490">
          <w:lastRenderedPageBreak/>
          <w:delText>+CSNS Command: Single Numbering Scheme</w:delText>
        </w:r>
        <w:bookmarkStart w:id="3668" w:name="_Toc489457021"/>
        <w:bookmarkEnd w:id="3657"/>
        <w:bookmarkEnd w:id="3658"/>
        <w:bookmarkEnd w:id="3659"/>
        <w:bookmarkEnd w:id="3660"/>
        <w:bookmarkEnd w:id="3661"/>
        <w:bookmarkEnd w:id="3662"/>
        <w:bookmarkEnd w:id="3663"/>
        <w:bookmarkEnd w:id="3664"/>
        <w:bookmarkEnd w:id="3665"/>
        <w:bookmarkEnd w:id="3666"/>
        <w:bookmarkEnd w:id="3668"/>
      </w:del>
    </w:p>
    <w:tbl>
      <w:tblPr>
        <w:tblStyle w:val="TableSWIleft"/>
        <w:tblW w:w="9288" w:type="dxa"/>
        <w:tblLayout w:type="fixed"/>
        <w:tblLook w:val="04A0" w:firstRow="1" w:lastRow="0" w:firstColumn="1" w:lastColumn="0" w:noHBand="0" w:noVBand="1"/>
      </w:tblPr>
      <w:tblGrid>
        <w:gridCol w:w="1728"/>
        <w:gridCol w:w="7560"/>
      </w:tblGrid>
      <w:tr w:rsidR="00975CC4" w:rsidRPr="00671C8B" w:rsidDel="00F22490" w14:paraId="0A57722D" w14:textId="08C6F4AE" w:rsidTr="00166AF3">
        <w:trPr>
          <w:cnfStyle w:val="100000000000" w:firstRow="1" w:lastRow="0" w:firstColumn="0" w:lastColumn="0" w:oddVBand="0" w:evenVBand="0" w:oddHBand="0" w:evenHBand="0" w:firstRowFirstColumn="0" w:firstRowLastColumn="0" w:lastRowFirstColumn="0" w:lastRowLastColumn="0"/>
          <w:del w:id="3669" w:author="Alban Roche" w:date="2017-08-02T16:28:00Z"/>
        </w:trPr>
        <w:tc>
          <w:tcPr>
            <w:tcW w:w="9288" w:type="dxa"/>
            <w:gridSpan w:val="2"/>
          </w:tcPr>
          <w:p w14:paraId="45FCB278" w14:textId="1248AAA3" w:rsidR="00975CC4" w:rsidRPr="00671C8B" w:rsidDel="00F22490" w:rsidRDefault="00975CC4">
            <w:pPr>
              <w:pStyle w:val="Heading2"/>
              <w:numPr>
                <w:ilvl w:val="1"/>
                <w:numId w:val="11"/>
              </w:numPr>
              <w:spacing w:before="144" w:after="144"/>
              <w:ind w:left="1080" w:hanging="1080"/>
              <w:rPr>
                <w:del w:id="3670" w:author="Alban Roche" w:date="2017-08-02T16:28:00Z"/>
              </w:rPr>
              <w:pPrChange w:id="3671" w:author="Alban Roche" w:date="2017-08-02T16:28:00Z">
                <w:pPr>
                  <w:pStyle w:val="TableRowHead"/>
                  <w:spacing w:before="144" w:after="144"/>
                </w:pPr>
              </w:pPrChange>
            </w:pPr>
            <w:del w:id="3672" w:author="Alban Roche" w:date="2017-08-02T14:40:00Z">
              <w:r w:rsidDel="00F22490">
                <w:delText>HL7618, HL7618RD, HL7648, HL7650, HL7688, HL7690 and HL7692</w:delText>
              </w:r>
            </w:del>
            <w:bookmarkStart w:id="3673" w:name="_Toc489457022"/>
            <w:bookmarkEnd w:id="3673"/>
          </w:p>
        </w:tc>
        <w:bookmarkStart w:id="3674" w:name="_Toc489457023"/>
        <w:bookmarkEnd w:id="3674"/>
      </w:tr>
      <w:tr w:rsidR="00975CC4" w:rsidRPr="00671C8B" w:rsidDel="00F22490" w14:paraId="10E46248" w14:textId="352B5FEA" w:rsidTr="00166AF3">
        <w:trPr>
          <w:trHeight w:val="50"/>
          <w:del w:id="3675" w:author="Alban Roche" w:date="2017-08-02T16:28:00Z"/>
        </w:trPr>
        <w:tc>
          <w:tcPr>
            <w:tcW w:w="1728" w:type="dxa"/>
          </w:tcPr>
          <w:p w14:paraId="57C3CDE3" w14:textId="0BDDF4E8" w:rsidR="00975CC4" w:rsidRPr="00671C8B" w:rsidDel="00F22490" w:rsidRDefault="00975CC4">
            <w:pPr>
              <w:pStyle w:val="Heading2"/>
              <w:numPr>
                <w:ilvl w:val="1"/>
                <w:numId w:val="11"/>
              </w:numPr>
              <w:ind w:left="1080" w:hanging="1080"/>
              <w:rPr>
                <w:del w:id="3676" w:author="Alban Roche" w:date="2017-08-02T16:28:00Z"/>
                <w:i/>
                <w:szCs w:val="18"/>
              </w:rPr>
              <w:pPrChange w:id="3677" w:author="Alban Roche" w:date="2017-08-02T16:28:00Z">
                <w:pPr>
                  <w:pStyle w:val="TableBody"/>
                </w:pPr>
              </w:pPrChange>
            </w:pPr>
            <w:del w:id="3678" w:author="Alban Roche" w:date="2017-08-02T16:28:00Z">
              <w:r w:rsidRPr="00671C8B" w:rsidDel="00F22490">
                <w:rPr>
                  <w:i/>
                  <w:szCs w:val="18"/>
                </w:rPr>
                <w:delText>Test command</w:delText>
              </w:r>
              <w:bookmarkStart w:id="3679" w:name="_Toc489457024"/>
              <w:bookmarkEnd w:id="3679"/>
            </w:del>
          </w:p>
          <w:p w14:paraId="0DBE5762" w14:textId="5D091E27" w:rsidR="00975CC4" w:rsidRPr="00671C8B" w:rsidDel="00F22490" w:rsidRDefault="00975CC4">
            <w:pPr>
              <w:pStyle w:val="Heading2"/>
              <w:numPr>
                <w:ilvl w:val="1"/>
                <w:numId w:val="11"/>
              </w:numPr>
              <w:ind w:left="1080" w:hanging="1080"/>
              <w:rPr>
                <w:del w:id="3680" w:author="Alban Roche" w:date="2017-08-02T16:28:00Z"/>
                <w:szCs w:val="18"/>
              </w:rPr>
              <w:pPrChange w:id="3681" w:author="Alban Roche" w:date="2017-08-02T16:28:00Z">
                <w:pPr>
                  <w:pStyle w:val="TableBody"/>
                </w:pPr>
              </w:pPrChange>
            </w:pPr>
            <w:bookmarkStart w:id="3682" w:name="_Toc489457025"/>
            <w:bookmarkEnd w:id="3682"/>
          </w:p>
          <w:p w14:paraId="5A2AFCE1" w14:textId="6404CEB2" w:rsidR="00975CC4" w:rsidRPr="00671C8B" w:rsidDel="00F22490" w:rsidRDefault="00975CC4">
            <w:pPr>
              <w:pStyle w:val="Heading2"/>
              <w:numPr>
                <w:ilvl w:val="1"/>
                <w:numId w:val="11"/>
              </w:numPr>
              <w:ind w:left="1080" w:hanging="1080"/>
              <w:rPr>
                <w:del w:id="3683" w:author="Alban Roche" w:date="2017-08-02T16:28:00Z"/>
                <w:szCs w:val="18"/>
                <w:u w:val="single"/>
              </w:rPr>
              <w:pPrChange w:id="3684" w:author="Alban Roche" w:date="2017-08-02T16:28:00Z">
                <w:pPr>
                  <w:pStyle w:val="TableBody"/>
                </w:pPr>
              </w:pPrChange>
            </w:pPr>
            <w:del w:id="3685" w:author="Alban Roche" w:date="2017-08-02T16:28:00Z">
              <w:r w:rsidRPr="00671C8B" w:rsidDel="00F22490">
                <w:rPr>
                  <w:szCs w:val="18"/>
                  <w:u w:val="single"/>
                </w:rPr>
                <w:delText>Syntax</w:delText>
              </w:r>
              <w:bookmarkStart w:id="3686" w:name="_Toc489457026"/>
              <w:bookmarkEnd w:id="3686"/>
            </w:del>
          </w:p>
          <w:p w14:paraId="3E341902" w14:textId="1C49F1E4" w:rsidR="00975CC4" w:rsidRPr="00671C8B" w:rsidDel="00F22490" w:rsidRDefault="00975CC4">
            <w:pPr>
              <w:pStyle w:val="Heading2"/>
              <w:numPr>
                <w:ilvl w:val="1"/>
                <w:numId w:val="11"/>
              </w:numPr>
              <w:ind w:left="1080" w:hanging="1080"/>
              <w:rPr>
                <w:del w:id="3687" w:author="Alban Roche" w:date="2017-08-02T16:28:00Z"/>
                <w:szCs w:val="18"/>
              </w:rPr>
              <w:pPrChange w:id="3688" w:author="Alban Roche" w:date="2017-08-02T16:28:00Z">
                <w:pPr>
                  <w:pStyle w:val="TableBody"/>
                </w:pPr>
              </w:pPrChange>
            </w:pPr>
            <w:del w:id="3689" w:author="Alban Roche" w:date="2017-08-02T16:28:00Z">
              <w:r w:rsidRPr="00671C8B" w:rsidDel="00F22490">
                <w:rPr>
                  <w:szCs w:val="18"/>
                </w:rPr>
                <w:delText>AT+CSNS=?</w:delText>
              </w:r>
              <w:bookmarkStart w:id="3690" w:name="_Toc489457027"/>
              <w:bookmarkEnd w:id="3690"/>
            </w:del>
          </w:p>
        </w:tc>
        <w:tc>
          <w:tcPr>
            <w:tcW w:w="7560" w:type="dxa"/>
          </w:tcPr>
          <w:p w14:paraId="6FB03053" w14:textId="5BD17C9C" w:rsidR="00975CC4" w:rsidRPr="00671C8B" w:rsidDel="00F22490" w:rsidRDefault="00975CC4">
            <w:pPr>
              <w:pStyle w:val="Heading2"/>
              <w:numPr>
                <w:ilvl w:val="1"/>
                <w:numId w:val="11"/>
              </w:numPr>
              <w:ind w:left="1080" w:hanging="1080"/>
              <w:rPr>
                <w:del w:id="3691" w:author="Alban Roche" w:date="2017-08-02T16:28:00Z"/>
                <w:szCs w:val="18"/>
                <w:u w:val="single"/>
              </w:rPr>
              <w:pPrChange w:id="3692" w:author="Alban Roche" w:date="2017-08-02T16:28:00Z">
                <w:pPr>
                  <w:pStyle w:val="TableBody"/>
                </w:pPr>
              </w:pPrChange>
            </w:pPr>
            <w:bookmarkStart w:id="3693" w:name="_Toc489457028"/>
            <w:bookmarkEnd w:id="3693"/>
          </w:p>
          <w:p w14:paraId="553ACEBF" w14:textId="0EA66323" w:rsidR="00975CC4" w:rsidRPr="00671C8B" w:rsidDel="00F22490" w:rsidRDefault="00975CC4">
            <w:pPr>
              <w:pStyle w:val="Heading2"/>
              <w:numPr>
                <w:ilvl w:val="1"/>
                <w:numId w:val="11"/>
              </w:numPr>
              <w:ind w:left="1080" w:hanging="1080"/>
              <w:rPr>
                <w:del w:id="3694" w:author="Alban Roche" w:date="2017-08-02T16:28:00Z"/>
                <w:szCs w:val="18"/>
                <w:u w:val="single"/>
              </w:rPr>
              <w:pPrChange w:id="3695" w:author="Alban Roche" w:date="2017-08-02T16:28:00Z">
                <w:pPr>
                  <w:pStyle w:val="TableBody"/>
                </w:pPr>
              </w:pPrChange>
            </w:pPr>
            <w:bookmarkStart w:id="3696" w:name="_Toc489457029"/>
            <w:bookmarkEnd w:id="3696"/>
          </w:p>
          <w:p w14:paraId="4C1A531F" w14:textId="503FA2F6" w:rsidR="00975CC4" w:rsidRPr="00671C8B" w:rsidDel="00F22490" w:rsidRDefault="00975CC4">
            <w:pPr>
              <w:pStyle w:val="Heading2"/>
              <w:numPr>
                <w:ilvl w:val="1"/>
                <w:numId w:val="11"/>
              </w:numPr>
              <w:ind w:left="1080" w:hanging="1080"/>
              <w:rPr>
                <w:del w:id="3697" w:author="Alban Roche" w:date="2017-08-02T16:28:00Z"/>
                <w:szCs w:val="18"/>
                <w:u w:val="single"/>
              </w:rPr>
              <w:pPrChange w:id="3698" w:author="Alban Roche" w:date="2017-08-02T16:28:00Z">
                <w:pPr>
                  <w:pStyle w:val="TableBody"/>
                </w:pPr>
              </w:pPrChange>
            </w:pPr>
            <w:del w:id="3699" w:author="Alban Roche" w:date="2017-08-02T16:28:00Z">
              <w:r w:rsidRPr="00671C8B" w:rsidDel="00F22490">
                <w:rPr>
                  <w:szCs w:val="18"/>
                  <w:u w:val="single"/>
                </w:rPr>
                <w:delText>Response</w:delText>
              </w:r>
              <w:bookmarkStart w:id="3700" w:name="_Toc489457030"/>
              <w:bookmarkEnd w:id="3700"/>
            </w:del>
          </w:p>
          <w:p w14:paraId="28F3AF05" w14:textId="1B3A6BC8" w:rsidR="00975CC4" w:rsidRPr="00671C8B" w:rsidDel="00F22490" w:rsidRDefault="00975CC4">
            <w:pPr>
              <w:pStyle w:val="Heading2"/>
              <w:numPr>
                <w:ilvl w:val="1"/>
                <w:numId w:val="11"/>
              </w:numPr>
              <w:ind w:left="1080" w:hanging="1080"/>
              <w:rPr>
                <w:del w:id="3701" w:author="Alban Roche" w:date="2017-08-02T16:28:00Z"/>
                <w:szCs w:val="18"/>
              </w:rPr>
              <w:pPrChange w:id="3702" w:author="Alban Roche" w:date="2017-08-02T16:28:00Z">
                <w:pPr>
                  <w:pStyle w:val="TableBody"/>
                </w:pPr>
              </w:pPrChange>
            </w:pPr>
            <w:del w:id="3703" w:author="Alban Roche" w:date="2017-08-02T16:28:00Z">
              <w:r w:rsidRPr="00671C8B" w:rsidDel="00F22490">
                <w:rPr>
                  <w:szCs w:val="18"/>
                </w:rPr>
                <w:delText>+CSNS: (list of supported &lt;mode&gt;)</w:delText>
              </w:r>
              <w:bookmarkStart w:id="3704" w:name="_Toc489457031"/>
              <w:bookmarkEnd w:id="3704"/>
            </w:del>
          </w:p>
          <w:p w14:paraId="278E15BB" w14:textId="2608A840" w:rsidR="00975CC4" w:rsidRPr="00671C8B" w:rsidDel="00F22490" w:rsidRDefault="00975CC4">
            <w:pPr>
              <w:pStyle w:val="Heading2"/>
              <w:numPr>
                <w:ilvl w:val="1"/>
                <w:numId w:val="11"/>
              </w:numPr>
              <w:ind w:left="1080" w:hanging="1080"/>
              <w:rPr>
                <w:del w:id="3705" w:author="Alban Roche" w:date="2017-08-02T16:28:00Z"/>
                <w:szCs w:val="18"/>
              </w:rPr>
              <w:pPrChange w:id="3706" w:author="Alban Roche" w:date="2017-08-02T16:28:00Z">
                <w:pPr>
                  <w:pStyle w:val="TableBody"/>
                </w:pPr>
              </w:pPrChange>
            </w:pPr>
            <w:del w:id="3707" w:author="Alban Roche" w:date="2017-08-02T16:28:00Z">
              <w:r w:rsidRPr="00671C8B" w:rsidDel="00F22490">
                <w:rPr>
                  <w:szCs w:val="18"/>
                </w:rPr>
                <w:delText>OK</w:delText>
              </w:r>
              <w:bookmarkStart w:id="3708" w:name="_Toc489457032"/>
              <w:bookmarkEnd w:id="3708"/>
            </w:del>
          </w:p>
        </w:tc>
        <w:bookmarkStart w:id="3709" w:name="_Toc489457033"/>
        <w:bookmarkEnd w:id="3709"/>
      </w:tr>
      <w:tr w:rsidR="00975CC4" w:rsidRPr="00671C8B" w:rsidDel="00F22490" w14:paraId="40AF95F9" w14:textId="7EC5AFAB" w:rsidTr="00166AF3">
        <w:trPr>
          <w:trHeight w:val="80"/>
          <w:del w:id="3710" w:author="Alban Roche" w:date="2017-08-02T16:28:00Z"/>
        </w:trPr>
        <w:tc>
          <w:tcPr>
            <w:tcW w:w="1728" w:type="dxa"/>
          </w:tcPr>
          <w:p w14:paraId="249B123D" w14:textId="3C1A9FAC" w:rsidR="00975CC4" w:rsidRPr="00671C8B" w:rsidDel="00F22490" w:rsidRDefault="00975CC4">
            <w:pPr>
              <w:pStyle w:val="Heading2"/>
              <w:numPr>
                <w:ilvl w:val="1"/>
                <w:numId w:val="11"/>
              </w:numPr>
              <w:ind w:left="1080" w:hanging="1080"/>
              <w:rPr>
                <w:del w:id="3711" w:author="Alban Roche" w:date="2017-08-02T16:28:00Z"/>
                <w:i/>
                <w:szCs w:val="18"/>
              </w:rPr>
              <w:pPrChange w:id="3712" w:author="Alban Roche" w:date="2017-08-02T16:28:00Z">
                <w:pPr>
                  <w:pStyle w:val="TableBody"/>
                </w:pPr>
              </w:pPrChange>
            </w:pPr>
            <w:del w:id="3713" w:author="Alban Roche" w:date="2017-08-02T16:28:00Z">
              <w:r w:rsidRPr="00671C8B" w:rsidDel="00F22490">
                <w:rPr>
                  <w:i/>
                  <w:szCs w:val="18"/>
                </w:rPr>
                <w:delText>Read command</w:delText>
              </w:r>
              <w:bookmarkStart w:id="3714" w:name="_Toc489457034"/>
              <w:bookmarkEnd w:id="3714"/>
            </w:del>
          </w:p>
          <w:p w14:paraId="6C177CD5" w14:textId="646C4CEB" w:rsidR="00975CC4" w:rsidRPr="00671C8B" w:rsidDel="00F22490" w:rsidRDefault="00975CC4">
            <w:pPr>
              <w:pStyle w:val="Heading2"/>
              <w:numPr>
                <w:ilvl w:val="1"/>
                <w:numId w:val="11"/>
              </w:numPr>
              <w:ind w:left="1080" w:hanging="1080"/>
              <w:rPr>
                <w:del w:id="3715" w:author="Alban Roche" w:date="2017-08-02T16:28:00Z"/>
                <w:szCs w:val="18"/>
              </w:rPr>
              <w:pPrChange w:id="3716" w:author="Alban Roche" w:date="2017-08-02T16:28:00Z">
                <w:pPr>
                  <w:pStyle w:val="TableBody"/>
                </w:pPr>
              </w:pPrChange>
            </w:pPr>
            <w:bookmarkStart w:id="3717" w:name="_Toc489457035"/>
            <w:bookmarkEnd w:id="3717"/>
          </w:p>
          <w:p w14:paraId="5C1CECF1" w14:textId="21F222BC" w:rsidR="00975CC4" w:rsidRPr="00671C8B" w:rsidDel="00F22490" w:rsidRDefault="00975CC4">
            <w:pPr>
              <w:pStyle w:val="Heading2"/>
              <w:numPr>
                <w:ilvl w:val="1"/>
                <w:numId w:val="11"/>
              </w:numPr>
              <w:ind w:left="1080" w:hanging="1080"/>
              <w:rPr>
                <w:del w:id="3718" w:author="Alban Roche" w:date="2017-08-02T16:28:00Z"/>
                <w:szCs w:val="18"/>
                <w:u w:val="single"/>
              </w:rPr>
              <w:pPrChange w:id="3719" w:author="Alban Roche" w:date="2017-08-02T16:28:00Z">
                <w:pPr>
                  <w:pStyle w:val="TableBody"/>
                </w:pPr>
              </w:pPrChange>
            </w:pPr>
            <w:del w:id="3720" w:author="Alban Roche" w:date="2017-08-02T16:28:00Z">
              <w:r w:rsidRPr="00671C8B" w:rsidDel="00F22490">
                <w:rPr>
                  <w:szCs w:val="18"/>
                  <w:u w:val="single"/>
                </w:rPr>
                <w:delText>Syntax</w:delText>
              </w:r>
              <w:bookmarkStart w:id="3721" w:name="_Toc489457036"/>
              <w:bookmarkEnd w:id="3721"/>
            </w:del>
          </w:p>
          <w:p w14:paraId="5CBAB33D" w14:textId="56CC3F21" w:rsidR="00975CC4" w:rsidRPr="00671C8B" w:rsidDel="00F22490" w:rsidRDefault="00975CC4">
            <w:pPr>
              <w:pStyle w:val="Heading2"/>
              <w:numPr>
                <w:ilvl w:val="1"/>
                <w:numId w:val="11"/>
              </w:numPr>
              <w:ind w:left="1080" w:hanging="1080"/>
              <w:rPr>
                <w:del w:id="3722" w:author="Alban Roche" w:date="2017-08-02T16:28:00Z"/>
                <w:szCs w:val="18"/>
              </w:rPr>
              <w:pPrChange w:id="3723" w:author="Alban Roche" w:date="2017-08-02T16:28:00Z">
                <w:pPr>
                  <w:pStyle w:val="TableBody"/>
                </w:pPr>
              </w:pPrChange>
            </w:pPr>
            <w:del w:id="3724" w:author="Alban Roche" w:date="2017-08-02T16:28:00Z">
              <w:r w:rsidRPr="00671C8B" w:rsidDel="00F22490">
                <w:rPr>
                  <w:szCs w:val="18"/>
                </w:rPr>
                <w:delText>AT+CSNS?</w:delText>
              </w:r>
              <w:bookmarkStart w:id="3725" w:name="_Toc489457037"/>
              <w:bookmarkEnd w:id="3725"/>
            </w:del>
          </w:p>
        </w:tc>
        <w:tc>
          <w:tcPr>
            <w:tcW w:w="7560" w:type="dxa"/>
          </w:tcPr>
          <w:p w14:paraId="017B1543" w14:textId="749EB7D1" w:rsidR="00975CC4" w:rsidRPr="00671C8B" w:rsidDel="00F22490" w:rsidRDefault="00975CC4">
            <w:pPr>
              <w:pStyle w:val="Heading2"/>
              <w:numPr>
                <w:ilvl w:val="1"/>
                <w:numId w:val="11"/>
              </w:numPr>
              <w:ind w:left="1080" w:hanging="1080"/>
              <w:rPr>
                <w:del w:id="3726" w:author="Alban Roche" w:date="2017-08-02T16:28:00Z"/>
                <w:szCs w:val="18"/>
                <w:u w:val="single"/>
              </w:rPr>
              <w:pPrChange w:id="3727" w:author="Alban Roche" w:date="2017-08-02T16:28:00Z">
                <w:pPr>
                  <w:pStyle w:val="TableBody"/>
                </w:pPr>
              </w:pPrChange>
            </w:pPr>
            <w:bookmarkStart w:id="3728" w:name="_Toc489457038"/>
            <w:bookmarkEnd w:id="3728"/>
          </w:p>
          <w:p w14:paraId="69EB669B" w14:textId="07FEBD2C" w:rsidR="00975CC4" w:rsidRPr="00671C8B" w:rsidDel="00F22490" w:rsidRDefault="00975CC4">
            <w:pPr>
              <w:pStyle w:val="Heading2"/>
              <w:numPr>
                <w:ilvl w:val="1"/>
                <w:numId w:val="11"/>
              </w:numPr>
              <w:ind w:left="1080" w:hanging="1080"/>
              <w:rPr>
                <w:del w:id="3729" w:author="Alban Roche" w:date="2017-08-02T16:28:00Z"/>
                <w:szCs w:val="18"/>
                <w:u w:val="single"/>
              </w:rPr>
              <w:pPrChange w:id="3730" w:author="Alban Roche" w:date="2017-08-02T16:28:00Z">
                <w:pPr>
                  <w:pStyle w:val="TableBody"/>
                </w:pPr>
              </w:pPrChange>
            </w:pPr>
            <w:bookmarkStart w:id="3731" w:name="_Toc489457039"/>
            <w:bookmarkEnd w:id="3731"/>
          </w:p>
          <w:p w14:paraId="06CC3C27" w14:textId="2A639DD1" w:rsidR="00975CC4" w:rsidRPr="00671C8B" w:rsidDel="00F22490" w:rsidRDefault="00975CC4">
            <w:pPr>
              <w:pStyle w:val="Heading2"/>
              <w:numPr>
                <w:ilvl w:val="1"/>
                <w:numId w:val="11"/>
              </w:numPr>
              <w:ind w:left="1080" w:hanging="1080"/>
              <w:rPr>
                <w:del w:id="3732" w:author="Alban Roche" w:date="2017-08-02T16:28:00Z"/>
                <w:szCs w:val="18"/>
                <w:u w:val="single"/>
              </w:rPr>
              <w:pPrChange w:id="3733" w:author="Alban Roche" w:date="2017-08-02T16:28:00Z">
                <w:pPr>
                  <w:pStyle w:val="TableBody"/>
                </w:pPr>
              </w:pPrChange>
            </w:pPr>
            <w:del w:id="3734" w:author="Alban Roche" w:date="2017-08-02T16:28:00Z">
              <w:r w:rsidRPr="00671C8B" w:rsidDel="00F22490">
                <w:rPr>
                  <w:szCs w:val="18"/>
                  <w:u w:val="single"/>
                </w:rPr>
                <w:delText>Response</w:delText>
              </w:r>
              <w:bookmarkStart w:id="3735" w:name="_Toc489457040"/>
              <w:bookmarkEnd w:id="3735"/>
            </w:del>
          </w:p>
          <w:p w14:paraId="642C5C10" w14:textId="7B477C72" w:rsidR="00975CC4" w:rsidRPr="00671C8B" w:rsidDel="00F22490" w:rsidRDefault="00975CC4">
            <w:pPr>
              <w:pStyle w:val="Heading2"/>
              <w:numPr>
                <w:ilvl w:val="1"/>
                <w:numId w:val="11"/>
              </w:numPr>
              <w:ind w:left="1080" w:hanging="1080"/>
              <w:rPr>
                <w:del w:id="3736" w:author="Alban Roche" w:date="2017-08-02T16:28:00Z"/>
                <w:szCs w:val="18"/>
              </w:rPr>
              <w:pPrChange w:id="3737" w:author="Alban Roche" w:date="2017-08-02T16:28:00Z">
                <w:pPr>
                  <w:pStyle w:val="TableBody"/>
                </w:pPr>
              </w:pPrChange>
            </w:pPr>
            <w:del w:id="3738" w:author="Alban Roche" w:date="2017-08-02T16:28:00Z">
              <w:r w:rsidRPr="00671C8B" w:rsidDel="00F22490">
                <w:rPr>
                  <w:szCs w:val="18"/>
                </w:rPr>
                <w:delText>+CSNS:&lt;mode&gt;</w:delText>
              </w:r>
              <w:bookmarkStart w:id="3739" w:name="_Toc489457041"/>
              <w:bookmarkEnd w:id="3739"/>
            </w:del>
          </w:p>
          <w:p w14:paraId="14D4BEFC" w14:textId="010D8576" w:rsidR="00975CC4" w:rsidRPr="00671C8B" w:rsidDel="00F22490" w:rsidRDefault="00975CC4">
            <w:pPr>
              <w:pStyle w:val="Heading2"/>
              <w:numPr>
                <w:ilvl w:val="1"/>
                <w:numId w:val="11"/>
              </w:numPr>
              <w:ind w:left="1080" w:hanging="1080"/>
              <w:rPr>
                <w:del w:id="3740" w:author="Alban Roche" w:date="2017-08-02T16:28:00Z"/>
                <w:szCs w:val="18"/>
              </w:rPr>
              <w:pPrChange w:id="3741" w:author="Alban Roche" w:date="2017-08-02T16:28:00Z">
                <w:pPr>
                  <w:pStyle w:val="TableBody"/>
                </w:pPr>
              </w:pPrChange>
            </w:pPr>
            <w:del w:id="3742" w:author="Alban Roche" w:date="2017-08-02T16:28:00Z">
              <w:r w:rsidRPr="00671C8B" w:rsidDel="00F22490">
                <w:rPr>
                  <w:szCs w:val="18"/>
                </w:rPr>
                <w:delText>OK</w:delText>
              </w:r>
              <w:bookmarkStart w:id="3743" w:name="_Toc489457042"/>
              <w:bookmarkEnd w:id="3743"/>
            </w:del>
          </w:p>
        </w:tc>
        <w:bookmarkStart w:id="3744" w:name="_Toc489457043"/>
        <w:bookmarkEnd w:id="3744"/>
      </w:tr>
      <w:tr w:rsidR="00975CC4" w:rsidRPr="00671C8B" w:rsidDel="00F22490" w14:paraId="3AA0C63C" w14:textId="2B45D0E7" w:rsidTr="00166AF3">
        <w:trPr>
          <w:trHeight w:val="1316"/>
          <w:del w:id="3745" w:author="Alban Roche" w:date="2017-08-02T16:28:00Z"/>
        </w:trPr>
        <w:tc>
          <w:tcPr>
            <w:tcW w:w="1728" w:type="dxa"/>
          </w:tcPr>
          <w:p w14:paraId="2B1955CA" w14:textId="415D3582" w:rsidR="00975CC4" w:rsidRPr="00671C8B" w:rsidDel="00F22490" w:rsidRDefault="00975CC4">
            <w:pPr>
              <w:pStyle w:val="Heading2"/>
              <w:numPr>
                <w:ilvl w:val="1"/>
                <w:numId w:val="11"/>
              </w:numPr>
              <w:ind w:left="1080" w:hanging="1080"/>
              <w:rPr>
                <w:del w:id="3746" w:author="Alban Roche" w:date="2017-08-02T16:28:00Z"/>
                <w:i/>
                <w:szCs w:val="18"/>
              </w:rPr>
              <w:pPrChange w:id="3747" w:author="Alban Roche" w:date="2017-08-02T16:28:00Z">
                <w:pPr>
                  <w:pStyle w:val="TableBody"/>
                </w:pPr>
              </w:pPrChange>
            </w:pPr>
            <w:del w:id="3748" w:author="Alban Roche" w:date="2017-08-02T16:28:00Z">
              <w:r w:rsidRPr="00671C8B" w:rsidDel="00F22490">
                <w:rPr>
                  <w:i/>
                  <w:szCs w:val="18"/>
                </w:rPr>
                <w:delText>Write command</w:delText>
              </w:r>
              <w:bookmarkStart w:id="3749" w:name="_Toc489457044"/>
              <w:bookmarkEnd w:id="3749"/>
            </w:del>
          </w:p>
          <w:p w14:paraId="05FCE22E" w14:textId="2FDA983E" w:rsidR="00975CC4" w:rsidRPr="00671C8B" w:rsidDel="00F22490" w:rsidRDefault="00975CC4">
            <w:pPr>
              <w:pStyle w:val="Heading2"/>
              <w:numPr>
                <w:ilvl w:val="1"/>
                <w:numId w:val="11"/>
              </w:numPr>
              <w:ind w:left="1080" w:hanging="1080"/>
              <w:rPr>
                <w:del w:id="3750" w:author="Alban Roche" w:date="2017-08-02T16:28:00Z"/>
                <w:szCs w:val="18"/>
              </w:rPr>
              <w:pPrChange w:id="3751" w:author="Alban Roche" w:date="2017-08-02T16:28:00Z">
                <w:pPr>
                  <w:pStyle w:val="TableBody"/>
                </w:pPr>
              </w:pPrChange>
            </w:pPr>
            <w:bookmarkStart w:id="3752" w:name="_Toc489457045"/>
            <w:bookmarkEnd w:id="3752"/>
          </w:p>
          <w:p w14:paraId="517DB03D" w14:textId="149FB844" w:rsidR="00975CC4" w:rsidRPr="00671C8B" w:rsidDel="00F22490" w:rsidRDefault="00975CC4">
            <w:pPr>
              <w:pStyle w:val="Heading2"/>
              <w:numPr>
                <w:ilvl w:val="1"/>
                <w:numId w:val="11"/>
              </w:numPr>
              <w:ind w:left="1080" w:hanging="1080"/>
              <w:rPr>
                <w:del w:id="3753" w:author="Alban Roche" w:date="2017-08-02T16:28:00Z"/>
                <w:szCs w:val="18"/>
                <w:u w:val="single"/>
              </w:rPr>
              <w:pPrChange w:id="3754" w:author="Alban Roche" w:date="2017-08-02T16:28:00Z">
                <w:pPr>
                  <w:pStyle w:val="TableBody"/>
                </w:pPr>
              </w:pPrChange>
            </w:pPr>
            <w:del w:id="3755" w:author="Alban Roche" w:date="2017-08-02T16:28:00Z">
              <w:r w:rsidRPr="00671C8B" w:rsidDel="00F22490">
                <w:rPr>
                  <w:szCs w:val="18"/>
                  <w:u w:val="single"/>
                </w:rPr>
                <w:delText>Syntax</w:delText>
              </w:r>
              <w:bookmarkStart w:id="3756" w:name="_Toc489457046"/>
              <w:bookmarkEnd w:id="3756"/>
            </w:del>
          </w:p>
          <w:p w14:paraId="5DDEF078" w14:textId="3FA0DE2C" w:rsidR="00975CC4" w:rsidRPr="00671C8B" w:rsidDel="00F22490" w:rsidRDefault="00975CC4">
            <w:pPr>
              <w:pStyle w:val="Heading2"/>
              <w:numPr>
                <w:ilvl w:val="1"/>
                <w:numId w:val="11"/>
              </w:numPr>
              <w:ind w:left="1080" w:hanging="1080"/>
              <w:rPr>
                <w:del w:id="3757" w:author="Alban Roche" w:date="2017-08-02T16:28:00Z"/>
                <w:szCs w:val="18"/>
              </w:rPr>
              <w:pPrChange w:id="3758" w:author="Alban Roche" w:date="2017-08-02T16:28:00Z">
                <w:pPr>
                  <w:pStyle w:val="TableBody"/>
                </w:pPr>
              </w:pPrChange>
            </w:pPr>
            <w:del w:id="3759" w:author="Alban Roche" w:date="2017-08-02T16:28:00Z">
              <w:r w:rsidRPr="00671C8B" w:rsidDel="00F22490">
                <w:rPr>
                  <w:szCs w:val="18"/>
                </w:rPr>
                <w:delText>AT+CSNS=</w:delText>
              </w:r>
              <w:r w:rsidRPr="00671C8B" w:rsidDel="00F22490">
                <w:rPr>
                  <w:szCs w:val="18"/>
                </w:rPr>
                <w:br/>
                <w:delText>[&lt;mode&gt;]</w:delText>
              </w:r>
              <w:bookmarkStart w:id="3760" w:name="_Toc489457047"/>
              <w:bookmarkEnd w:id="3760"/>
            </w:del>
          </w:p>
          <w:p w14:paraId="4CBC2367" w14:textId="19781461" w:rsidR="00975CC4" w:rsidRPr="00671C8B" w:rsidDel="00F22490" w:rsidRDefault="00975CC4">
            <w:pPr>
              <w:pStyle w:val="Heading2"/>
              <w:numPr>
                <w:ilvl w:val="1"/>
                <w:numId w:val="11"/>
              </w:numPr>
              <w:ind w:left="1080" w:hanging="1080"/>
              <w:rPr>
                <w:del w:id="3761" w:author="Alban Roche" w:date="2017-08-02T16:28:00Z"/>
                <w:szCs w:val="18"/>
              </w:rPr>
              <w:pPrChange w:id="3762" w:author="Alban Roche" w:date="2017-08-02T16:28:00Z">
                <w:pPr>
                  <w:pStyle w:val="TableBody"/>
                </w:pPr>
              </w:pPrChange>
            </w:pPr>
            <w:bookmarkStart w:id="3763" w:name="_Toc489457048"/>
            <w:bookmarkEnd w:id="3763"/>
          </w:p>
        </w:tc>
        <w:tc>
          <w:tcPr>
            <w:tcW w:w="7560" w:type="dxa"/>
          </w:tcPr>
          <w:p w14:paraId="68A71143" w14:textId="2EB29146" w:rsidR="00975CC4" w:rsidRPr="00671C8B" w:rsidDel="00F22490" w:rsidRDefault="00975CC4">
            <w:pPr>
              <w:pStyle w:val="Heading2"/>
              <w:numPr>
                <w:ilvl w:val="1"/>
                <w:numId w:val="11"/>
              </w:numPr>
              <w:ind w:left="1080" w:hanging="1080"/>
              <w:rPr>
                <w:del w:id="3764" w:author="Alban Roche" w:date="2017-08-02T16:28:00Z"/>
                <w:szCs w:val="18"/>
                <w:u w:val="single"/>
              </w:rPr>
              <w:pPrChange w:id="3765" w:author="Alban Roche" w:date="2017-08-02T16:28:00Z">
                <w:pPr>
                  <w:pStyle w:val="TableBody"/>
                </w:pPr>
              </w:pPrChange>
            </w:pPr>
            <w:bookmarkStart w:id="3766" w:name="_Toc489457049"/>
            <w:bookmarkEnd w:id="3766"/>
          </w:p>
          <w:p w14:paraId="6C4E384A" w14:textId="137C0193" w:rsidR="00975CC4" w:rsidRPr="00671C8B" w:rsidDel="00F22490" w:rsidRDefault="00975CC4">
            <w:pPr>
              <w:pStyle w:val="Heading2"/>
              <w:numPr>
                <w:ilvl w:val="1"/>
                <w:numId w:val="11"/>
              </w:numPr>
              <w:ind w:left="1080" w:hanging="1080"/>
              <w:rPr>
                <w:del w:id="3767" w:author="Alban Roche" w:date="2017-08-02T16:28:00Z"/>
                <w:szCs w:val="18"/>
                <w:u w:val="single"/>
              </w:rPr>
              <w:pPrChange w:id="3768" w:author="Alban Roche" w:date="2017-08-02T16:28:00Z">
                <w:pPr>
                  <w:pStyle w:val="TableBody"/>
                </w:pPr>
              </w:pPrChange>
            </w:pPr>
            <w:bookmarkStart w:id="3769" w:name="_Toc489457050"/>
            <w:bookmarkEnd w:id="3769"/>
          </w:p>
          <w:p w14:paraId="0FD25FE1" w14:textId="37EEF3FD" w:rsidR="00975CC4" w:rsidRPr="00671C8B" w:rsidDel="00F22490" w:rsidRDefault="00975CC4">
            <w:pPr>
              <w:pStyle w:val="Heading2"/>
              <w:numPr>
                <w:ilvl w:val="1"/>
                <w:numId w:val="11"/>
              </w:numPr>
              <w:ind w:left="1080" w:hanging="1080"/>
              <w:rPr>
                <w:del w:id="3770" w:author="Alban Roche" w:date="2017-08-02T16:28:00Z"/>
                <w:szCs w:val="18"/>
                <w:u w:val="single"/>
              </w:rPr>
              <w:pPrChange w:id="3771" w:author="Alban Roche" w:date="2017-08-02T16:28:00Z">
                <w:pPr>
                  <w:pStyle w:val="TableBody"/>
                </w:pPr>
              </w:pPrChange>
            </w:pPr>
            <w:del w:id="3772" w:author="Alban Roche" w:date="2017-08-02T16:28:00Z">
              <w:r w:rsidRPr="00671C8B" w:rsidDel="00F22490">
                <w:rPr>
                  <w:szCs w:val="18"/>
                  <w:u w:val="single"/>
                </w:rPr>
                <w:delText>Response</w:delText>
              </w:r>
              <w:bookmarkStart w:id="3773" w:name="_Toc489457051"/>
              <w:bookmarkEnd w:id="3773"/>
            </w:del>
          </w:p>
          <w:p w14:paraId="14B4EAEC" w14:textId="22CD44C0" w:rsidR="00975CC4" w:rsidRPr="00671C8B" w:rsidDel="00F22490" w:rsidRDefault="00975CC4">
            <w:pPr>
              <w:pStyle w:val="Heading2"/>
              <w:numPr>
                <w:ilvl w:val="1"/>
                <w:numId w:val="11"/>
              </w:numPr>
              <w:ind w:left="1080" w:hanging="1080"/>
              <w:rPr>
                <w:del w:id="3774" w:author="Alban Roche" w:date="2017-08-02T16:28:00Z"/>
                <w:szCs w:val="18"/>
              </w:rPr>
              <w:pPrChange w:id="3775" w:author="Alban Roche" w:date="2017-08-02T16:28:00Z">
                <w:pPr>
                  <w:pStyle w:val="TableBody"/>
                </w:pPr>
              </w:pPrChange>
            </w:pPr>
            <w:del w:id="3776" w:author="Alban Roche" w:date="2017-08-02T16:28:00Z">
              <w:r w:rsidRPr="00671C8B" w:rsidDel="00F22490">
                <w:rPr>
                  <w:szCs w:val="18"/>
                </w:rPr>
                <w:delText>OK</w:delText>
              </w:r>
              <w:bookmarkStart w:id="3777" w:name="_Toc489457052"/>
              <w:bookmarkEnd w:id="3777"/>
            </w:del>
          </w:p>
          <w:p w14:paraId="7BA50B57" w14:textId="37D32C41" w:rsidR="00975CC4" w:rsidRPr="00671C8B" w:rsidDel="00F22490" w:rsidRDefault="00975CC4">
            <w:pPr>
              <w:pStyle w:val="Heading2"/>
              <w:numPr>
                <w:ilvl w:val="1"/>
                <w:numId w:val="11"/>
              </w:numPr>
              <w:ind w:left="1080" w:hanging="1080"/>
              <w:rPr>
                <w:del w:id="3778" w:author="Alban Roche" w:date="2017-08-02T16:28:00Z"/>
                <w:szCs w:val="18"/>
              </w:rPr>
              <w:pPrChange w:id="3779" w:author="Alban Roche" w:date="2017-08-02T16:28:00Z">
                <w:pPr>
                  <w:pStyle w:val="TableBody"/>
                </w:pPr>
              </w:pPrChange>
            </w:pPr>
            <w:bookmarkStart w:id="3780" w:name="_Toc489457053"/>
            <w:bookmarkEnd w:id="3780"/>
          </w:p>
          <w:p w14:paraId="05B0FDDF" w14:textId="59B980D5" w:rsidR="00975CC4" w:rsidRPr="00671C8B" w:rsidDel="00F22490" w:rsidRDefault="00975CC4">
            <w:pPr>
              <w:pStyle w:val="Heading2"/>
              <w:numPr>
                <w:ilvl w:val="1"/>
                <w:numId w:val="11"/>
              </w:numPr>
              <w:ind w:left="1080" w:hanging="1080"/>
              <w:rPr>
                <w:del w:id="3781" w:author="Alban Roche" w:date="2017-08-02T16:28:00Z"/>
                <w:szCs w:val="18"/>
                <w:u w:val="single"/>
              </w:rPr>
              <w:pPrChange w:id="3782" w:author="Alban Roche" w:date="2017-08-02T16:28:00Z">
                <w:pPr>
                  <w:pStyle w:val="TableBody"/>
                </w:pPr>
              </w:pPrChange>
            </w:pPr>
            <w:del w:id="3783" w:author="Alban Roche" w:date="2017-08-02T16:28:00Z">
              <w:r w:rsidRPr="00671C8B" w:rsidDel="00F22490">
                <w:rPr>
                  <w:szCs w:val="18"/>
                  <w:u w:val="single"/>
                </w:rPr>
                <w:delText>Parameters</w:delText>
              </w:r>
              <w:bookmarkStart w:id="3784" w:name="_Toc489457054"/>
              <w:bookmarkEnd w:id="3784"/>
            </w:del>
          </w:p>
          <w:p w14:paraId="720811D3" w14:textId="6B4E05EA" w:rsidR="00975CC4" w:rsidRPr="00671C8B" w:rsidDel="00F22490" w:rsidRDefault="00975CC4">
            <w:pPr>
              <w:pStyle w:val="Heading2"/>
              <w:numPr>
                <w:ilvl w:val="1"/>
                <w:numId w:val="11"/>
              </w:numPr>
              <w:ind w:left="1080" w:hanging="1080"/>
              <w:rPr>
                <w:del w:id="3785" w:author="Alban Roche" w:date="2017-08-02T16:28:00Z"/>
                <w:szCs w:val="18"/>
              </w:rPr>
              <w:pPrChange w:id="3786" w:author="Alban Roche" w:date="2017-08-02T16:28:00Z">
                <w:pPr>
                  <w:pStyle w:val="TableBody"/>
                  <w:tabs>
                    <w:tab w:val="left" w:pos="1064"/>
                    <w:tab w:val="left" w:pos="1490"/>
                  </w:tabs>
                </w:pPr>
              </w:pPrChange>
            </w:pPr>
            <w:del w:id="3787" w:author="Alban Roche" w:date="2017-08-02T16:28:00Z">
              <w:r w:rsidRPr="00671C8B" w:rsidDel="00F22490">
                <w:rPr>
                  <w:szCs w:val="18"/>
                </w:rPr>
                <w:delText>&lt;mode&gt;</w:delText>
              </w:r>
              <w:r w:rsidRPr="00671C8B" w:rsidDel="00F22490">
                <w:rPr>
                  <w:szCs w:val="18"/>
                </w:rPr>
                <w:tab/>
                <w:delText>4</w:delText>
              </w:r>
              <w:r w:rsidRPr="00671C8B" w:rsidDel="00F22490">
                <w:rPr>
                  <w:szCs w:val="18"/>
                </w:rPr>
                <w:tab/>
                <w:delText>Data</w:delText>
              </w:r>
              <w:bookmarkStart w:id="3788" w:name="_Toc489457055"/>
              <w:bookmarkEnd w:id="3788"/>
            </w:del>
          </w:p>
        </w:tc>
        <w:bookmarkStart w:id="3789" w:name="_Toc489457056"/>
        <w:bookmarkEnd w:id="3789"/>
      </w:tr>
    </w:tbl>
    <w:p w14:paraId="44E1CBEE" w14:textId="2BC69BD7" w:rsidR="00975CC4" w:rsidRPr="00671C8B" w:rsidDel="00F22490" w:rsidRDefault="00975CC4">
      <w:pPr>
        <w:pStyle w:val="Heading2"/>
        <w:numPr>
          <w:ilvl w:val="1"/>
          <w:numId w:val="11"/>
        </w:numPr>
        <w:ind w:left="1080" w:hanging="1080"/>
        <w:rPr>
          <w:del w:id="3790" w:author="Alban Roche" w:date="2017-08-02T16:28:00Z"/>
        </w:rPr>
        <w:pPrChange w:id="3791" w:author="Alban Roche" w:date="2017-08-02T16:28:00Z">
          <w:pPr>
            <w:pStyle w:val="Heading2"/>
            <w:numPr>
              <w:numId w:val="11"/>
            </w:numPr>
            <w:ind w:left="792" w:hanging="432"/>
          </w:pPr>
        </w:pPrChange>
      </w:pPr>
      <w:bookmarkStart w:id="3792" w:name="_Toc345081396"/>
      <w:bookmarkStart w:id="3793" w:name="_Toc170125900"/>
      <w:bookmarkStart w:id="3794" w:name="_Toc78179857"/>
      <w:bookmarkStart w:id="3795" w:name="_Toc349753137"/>
      <w:bookmarkStart w:id="3796" w:name="_Toc349754032"/>
      <w:bookmarkStart w:id="3797" w:name="_Ref366745542"/>
      <w:bookmarkStart w:id="3798" w:name="_Ref369092787"/>
      <w:bookmarkStart w:id="3799" w:name="_Toc368586098"/>
      <w:bookmarkStart w:id="3800" w:name="_Ref392751875"/>
      <w:bookmarkStart w:id="3801" w:name="_Ref392751876"/>
      <w:bookmarkStart w:id="3802" w:name="_Toc486251562"/>
      <w:del w:id="3803" w:author="Alban Roche" w:date="2017-08-02T16:28:00Z">
        <w:r w:rsidRPr="00671C8B" w:rsidDel="00F22490">
          <w:delText xml:space="preserve">+CBST Command: Select Bearer Service </w:delText>
        </w:r>
        <w:bookmarkEnd w:id="3792"/>
        <w:bookmarkEnd w:id="3793"/>
        <w:bookmarkEnd w:id="3794"/>
        <w:r w:rsidRPr="00671C8B" w:rsidDel="00F22490">
          <w:delText>Type</w:delText>
        </w:r>
        <w:bookmarkStart w:id="3804" w:name="_Toc489457057"/>
        <w:bookmarkEnd w:id="3795"/>
        <w:bookmarkEnd w:id="3796"/>
        <w:bookmarkEnd w:id="3797"/>
        <w:bookmarkEnd w:id="3798"/>
        <w:bookmarkEnd w:id="3799"/>
        <w:bookmarkEnd w:id="3800"/>
        <w:bookmarkEnd w:id="3801"/>
        <w:bookmarkEnd w:id="3802"/>
        <w:bookmarkEnd w:id="3804"/>
      </w:del>
    </w:p>
    <w:tbl>
      <w:tblPr>
        <w:tblStyle w:val="TableSWIleft"/>
        <w:tblW w:w="9288" w:type="dxa"/>
        <w:tblLayout w:type="fixed"/>
        <w:tblLook w:val="04A0" w:firstRow="1" w:lastRow="0" w:firstColumn="1" w:lastColumn="0" w:noHBand="0" w:noVBand="1"/>
      </w:tblPr>
      <w:tblGrid>
        <w:gridCol w:w="1728"/>
        <w:gridCol w:w="7560"/>
      </w:tblGrid>
      <w:tr w:rsidR="00975CC4" w:rsidRPr="00671C8B" w:rsidDel="00F22490" w14:paraId="6CB9CFAB" w14:textId="590A5739" w:rsidTr="00166AF3">
        <w:trPr>
          <w:cnfStyle w:val="100000000000" w:firstRow="1" w:lastRow="0" w:firstColumn="0" w:lastColumn="0" w:oddVBand="0" w:evenVBand="0" w:oddHBand="0" w:evenHBand="0" w:firstRowFirstColumn="0" w:firstRowLastColumn="0" w:lastRowFirstColumn="0" w:lastRowLastColumn="0"/>
          <w:del w:id="3805" w:author="Alban Roche" w:date="2017-08-02T16:28:00Z"/>
        </w:trPr>
        <w:tc>
          <w:tcPr>
            <w:tcW w:w="9288" w:type="dxa"/>
            <w:gridSpan w:val="2"/>
          </w:tcPr>
          <w:p w14:paraId="25594506" w14:textId="4ECE3D16" w:rsidR="00975CC4" w:rsidRPr="00671C8B" w:rsidDel="00F22490" w:rsidRDefault="00975CC4">
            <w:pPr>
              <w:pStyle w:val="Heading2"/>
              <w:numPr>
                <w:ilvl w:val="1"/>
                <w:numId w:val="11"/>
              </w:numPr>
              <w:spacing w:before="144" w:after="144"/>
              <w:ind w:left="1080" w:hanging="1080"/>
              <w:rPr>
                <w:del w:id="3806" w:author="Alban Roche" w:date="2017-08-02T16:28:00Z"/>
              </w:rPr>
              <w:pPrChange w:id="3807" w:author="Alban Roche" w:date="2017-08-02T16:28:00Z">
                <w:pPr>
                  <w:pStyle w:val="TableRowHead"/>
                  <w:spacing w:before="144" w:after="144"/>
                </w:pPr>
              </w:pPrChange>
            </w:pPr>
            <w:del w:id="3808" w:author="Alban Roche" w:date="2017-08-02T14:40:00Z">
              <w:r w:rsidDel="00F22490">
                <w:delText>HL7618, HL7618RD, HL7648, HL7650, HL7688, HL7690 and HL7692</w:delText>
              </w:r>
            </w:del>
            <w:bookmarkStart w:id="3809" w:name="_Toc489457058"/>
            <w:bookmarkEnd w:id="3809"/>
          </w:p>
        </w:tc>
        <w:bookmarkStart w:id="3810" w:name="_Toc489457059"/>
        <w:bookmarkEnd w:id="3810"/>
      </w:tr>
      <w:tr w:rsidR="00975CC4" w:rsidRPr="00671C8B" w:rsidDel="00F22490" w14:paraId="429D82C7" w14:textId="1DE0758E" w:rsidTr="00166AF3">
        <w:trPr>
          <w:del w:id="3811" w:author="Alban Roche" w:date="2017-08-02T16:28:00Z"/>
        </w:trPr>
        <w:tc>
          <w:tcPr>
            <w:tcW w:w="1728" w:type="dxa"/>
          </w:tcPr>
          <w:p w14:paraId="2F60C0D1" w14:textId="13D906DF" w:rsidR="00975CC4" w:rsidRPr="00671C8B" w:rsidDel="00F22490" w:rsidRDefault="00975CC4">
            <w:pPr>
              <w:pStyle w:val="Heading2"/>
              <w:numPr>
                <w:ilvl w:val="1"/>
                <w:numId w:val="11"/>
              </w:numPr>
              <w:ind w:left="1080" w:hanging="1080"/>
              <w:rPr>
                <w:del w:id="3812" w:author="Alban Roche" w:date="2017-08-02T16:28:00Z"/>
                <w:i/>
                <w:sz w:val="20"/>
                <w:szCs w:val="20"/>
              </w:rPr>
              <w:pPrChange w:id="3813" w:author="Alban Roche" w:date="2017-08-02T16:28:00Z">
                <w:pPr>
                  <w:pStyle w:val="TableBody"/>
                </w:pPr>
              </w:pPrChange>
            </w:pPr>
            <w:del w:id="3814" w:author="Alban Roche" w:date="2017-08-02T16:28:00Z">
              <w:r w:rsidRPr="00671C8B" w:rsidDel="00F22490">
                <w:rPr>
                  <w:i/>
                </w:rPr>
                <w:delText>Test command</w:delText>
              </w:r>
              <w:bookmarkStart w:id="3815" w:name="_Toc489457060"/>
              <w:bookmarkEnd w:id="3815"/>
            </w:del>
          </w:p>
          <w:p w14:paraId="2DD1E8C5" w14:textId="07E9448C" w:rsidR="00975CC4" w:rsidRPr="00671C8B" w:rsidDel="00F22490" w:rsidRDefault="00975CC4">
            <w:pPr>
              <w:pStyle w:val="Heading2"/>
              <w:numPr>
                <w:ilvl w:val="1"/>
                <w:numId w:val="11"/>
              </w:numPr>
              <w:ind w:left="1080" w:hanging="1080"/>
              <w:rPr>
                <w:del w:id="3816" w:author="Alban Roche" w:date="2017-08-02T16:28:00Z"/>
              </w:rPr>
              <w:pPrChange w:id="3817" w:author="Alban Roche" w:date="2017-08-02T16:28:00Z">
                <w:pPr>
                  <w:pStyle w:val="TableBody"/>
                </w:pPr>
              </w:pPrChange>
            </w:pPr>
            <w:bookmarkStart w:id="3818" w:name="_Toc489457061"/>
            <w:bookmarkEnd w:id="3818"/>
          </w:p>
          <w:p w14:paraId="68DB950C" w14:textId="22950B9C" w:rsidR="00975CC4" w:rsidRPr="00671C8B" w:rsidDel="00F22490" w:rsidRDefault="00975CC4">
            <w:pPr>
              <w:pStyle w:val="Heading2"/>
              <w:numPr>
                <w:ilvl w:val="1"/>
                <w:numId w:val="11"/>
              </w:numPr>
              <w:ind w:left="1080" w:hanging="1080"/>
              <w:rPr>
                <w:del w:id="3819" w:author="Alban Roche" w:date="2017-08-02T16:28:00Z"/>
                <w:u w:val="single"/>
              </w:rPr>
              <w:pPrChange w:id="3820" w:author="Alban Roche" w:date="2017-08-02T16:28:00Z">
                <w:pPr>
                  <w:pStyle w:val="TableBody"/>
                </w:pPr>
              </w:pPrChange>
            </w:pPr>
            <w:del w:id="3821" w:author="Alban Roche" w:date="2017-08-02T16:28:00Z">
              <w:r w:rsidRPr="00671C8B" w:rsidDel="00F22490">
                <w:rPr>
                  <w:u w:val="single"/>
                </w:rPr>
                <w:delText>Syntax</w:delText>
              </w:r>
              <w:bookmarkStart w:id="3822" w:name="_Toc489457062"/>
              <w:bookmarkEnd w:id="3822"/>
            </w:del>
          </w:p>
          <w:p w14:paraId="4AF1D223" w14:textId="3B18DEA3" w:rsidR="00975CC4" w:rsidRPr="00671C8B" w:rsidDel="00F22490" w:rsidRDefault="00975CC4">
            <w:pPr>
              <w:pStyle w:val="Heading2"/>
              <w:numPr>
                <w:ilvl w:val="1"/>
                <w:numId w:val="11"/>
              </w:numPr>
              <w:ind w:left="1080" w:hanging="1080"/>
              <w:rPr>
                <w:del w:id="3823" w:author="Alban Roche" w:date="2017-08-02T16:28:00Z"/>
                <w:sz w:val="20"/>
                <w:szCs w:val="20"/>
                <w:u w:val="single"/>
              </w:rPr>
              <w:pPrChange w:id="3824" w:author="Alban Roche" w:date="2017-08-02T16:28:00Z">
                <w:pPr>
                  <w:pStyle w:val="TableBody"/>
                </w:pPr>
              </w:pPrChange>
            </w:pPr>
            <w:del w:id="3825" w:author="Alban Roche" w:date="2017-08-02T16:28:00Z">
              <w:r w:rsidRPr="00671C8B" w:rsidDel="00F22490">
                <w:rPr>
                  <w:snapToGrid w:val="0"/>
                </w:rPr>
                <w:delText>AT+CBST=?</w:delText>
              </w:r>
              <w:bookmarkStart w:id="3826" w:name="_Toc489457063"/>
              <w:bookmarkEnd w:id="3826"/>
            </w:del>
          </w:p>
        </w:tc>
        <w:tc>
          <w:tcPr>
            <w:tcW w:w="7560" w:type="dxa"/>
          </w:tcPr>
          <w:p w14:paraId="3A176E51" w14:textId="4421DCA5" w:rsidR="00975CC4" w:rsidRPr="00671C8B" w:rsidDel="00F22490" w:rsidRDefault="00975CC4">
            <w:pPr>
              <w:pStyle w:val="Heading2"/>
              <w:numPr>
                <w:ilvl w:val="1"/>
                <w:numId w:val="11"/>
              </w:numPr>
              <w:ind w:left="1080" w:hanging="1080"/>
              <w:rPr>
                <w:del w:id="3827" w:author="Alban Roche" w:date="2017-08-02T16:28:00Z"/>
                <w:sz w:val="20"/>
                <w:szCs w:val="20"/>
                <w:u w:val="single"/>
              </w:rPr>
              <w:pPrChange w:id="3828" w:author="Alban Roche" w:date="2017-08-02T16:28:00Z">
                <w:pPr>
                  <w:pStyle w:val="TableBody"/>
                </w:pPr>
              </w:pPrChange>
            </w:pPr>
            <w:bookmarkStart w:id="3829" w:name="_Toc489457064"/>
            <w:bookmarkEnd w:id="3829"/>
          </w:p>
          <w:p w14:paraId="2FEFFEF4" w14:textId="621A8014" w:rsidR="00975CC4" w:rsidRPr="00671C8B" w:rsidDel="00F22490" w:rsidRDefault="00975CC4">
            <w:pPr>
              <w:pStyle w:val="Heading2"/>
              <w:numPr>
                <w:ilvl w:val="1"/>
                <w:numId w:val="11"/>
              </w:numPr>
              <w:ind w:left="1080" w:hanging="1080"/>
              <w:rPr>
                <w:del w:id="3830" w:author="Alban Roche" w:date="2017-08-02T16:28:00Z"/>
                <w:u w:val="single"/>
              </w:rPr>
              <w:pPrChange w:id="3831" w:author="Alban Roche" w:date="2017-08-02T16:28:00Z">
                <w:pPr>
                  <w:pStyle w:val="TableBody"/>
                </w:pPr>
              </w:pPrChange>
            </w:pPr>
            <w:bookmarkStart w:id="3832" w:name="_Toc489457065"/>
            <w:bookmarkEnd w:id="3832"/>
          </w:p>
          <w:p w14:paraId="2514B534" w14:textId="644B3077" w:rsidR="00975CC4" w:rsidRPr="00671C8B" w:rsidDel="00F22490" w:rsidRDefault="00975CC4">
            <w:pPr>
              <w:pStyle w:val="Heading2"/>
              <w:numPr>
                <w:ilvl w:val="1"/>
                <w:numId w:val="11"/>
              </w:numPr>
              <w:ind w:left="1080" w:hanging="1080"/>
              <w:rPr>
                <w:del w:id="3833" w:author="Alban Roche" w:date="2017-08-02T16:28:00Z"/>
                <w:u w:val="single"/>
              </w:rPr>
              <w:pPrChange w:id="3834" w:author="Alban Roche" w:date="2017-08-02T16:28:00Z">
                <w:pPr>
                  <w:pStyle w:val="TableBody"/>
                </w:pPr>
              </w:pPrChange>
            </w:pPr>
            <w:del w:id="3835" w:author="Alban Roche" w:date="2017-08-02T16:28:00Z">
              <w:r w:rsidRPr="00671C8B" w:rsidDel="00F22490">
                <w:rPr>
                  <w:u w:val="single"/>
                </w:rPr>
                <w:delText>Response</w:delText>
              </w:r>
              <w:bookmarkStart w:id="3836" w:name="_Toc489457066"/>
              <w:bookmarkEnd w:id="3836"/>
            </w:del>
          </w:p>
          <w:p w14:paraId="26784836" w14:textId="7954FF87" w:rsidR="00975CC4" w:rsidRPr="00671C8B" w:rsidDel="00F22490" w:rsidRDefault="00975CC4">
            <w:pPr>
              <w:pStyle w:val="Heading2"/>
              <w:numPr>
                <w:ilvl w:val="1"/>
                <w:numId w:val="11"/>
              </w:numPr>
              <w:ind w:left="1080" w:hanging="1080"/>
              <w:rPr>
                <w:del w:id="3837" w:author="Alban Roche" w:date="2017-08-02T16:28:00Z"/>
                <w:snapToGrid w:val="0"/>
              </w:rPr>
              <w:pPrChange w:id="3838" w:author="Alban Roche" w:date="2017-08-02T16:28:00Z">
                <w:pPr>
                  <w:pStyle w:val="TableBody"/>
                </w:pPr>
              </w:pPrChange>
            </w:pPr>
            <w:del w:id="3839" w:author="Alban Roche" w:date="2017-08-02T16:28:00Z">
              <w:r w:rsidRPr="00671C8B" w:rsidDel="00F22490">
                <w:rPr>
                  <w:snapToGrid w:val="0"/>
                </w:rPr>
                <w:delText>+CBST:  (list of supported &lt;speed&gt;s),(list of supported &lt;name&gt;s),(list of supported &lt;ce&gt;s)</w:delText>
              </w:r>
              <w:bookmarkStart w:id="3840" w:name="_Toc489457067"/>
              <w:bookmarkEnd w:id="3840"/>
            </w:del>
          </w:p>
          <w:p w14:paraId="6F76FB8F" w14:textId="26942F1F" w:rsidR="00975CC4" w:rsidRPr="00671C8B" w:rsidDel="00F22490" w:rsidRDefault="00975CC4">
            <w:pPr>
              <w:pStyle w:val="Heading2"/>
              <w:numPr>
                <w:ilvl w:val="1"/>
                <w:numId w:val="11"/>
              </w:numPr>
              <w:ind w:left="1080" w:hanging="1080"/>
              <w:rPr>
                <w:del w:id="3841" w:author="Alban Roche" w:date="2017-08-02T16:28:00Z"/>
                <w:sz w:val="20"/>
                <w:szCs w:val="20"/>
                <w:u w:val="single"/>
              </w:rPr>
              <w:pPrChange w:id="3842" w:author="Alban Roche" w:date="2017-08-02T16:28:00Z">
                <w:pPr>
                  <w:pStyle w:val="TableBody"/>
                </w:pPr>
              </w:pPrChange>
            </w:pPr>
            <w:del w:id="3843" w:author="Alban Roche" w:date="2017-08-02T16:28:00Z">
              <w:r w:rsidRPr="00671C8B" w:rsidDel="00F22490">
                <w:rPr>
                  <w:snapToGrid w:val="0"/>
                </w:rPr>
                <w:delText>OK</w:delText>
              </w:r>
              <w:bookmarkStart w:id="3844" w:name="_Toc489457068"/>
              <w:bookmarkEnd w:id="3844"/>
            </w:del>
          </w:p>
        </w:tc>
        <w:bookmarkStart w:id="3845" w:name="_Toc489457069"/>
        <w:bookmarkEnd w:id="3845"/>
      </w:tr>
      <w:tr w:rsidR="00975CC4" w:rsidRPr="00671C8B" w:rsidDel="00F22490" w14:paraId="42E8EBFD" w14:textId="5CAC6E88" w:rsidTr="00166AF3">
        <w:trPr>
          <w:del w:id="3846" w:author="Alban Roche" w:date="2017-08-02T16:28:00Z"/>
        </w:trPr>
        <w:tc>
          <w:tcPr>
            <w:tcW w:w="1728" w:type="dxa"/>
          </w:tcPr>
          <w:p w14:paraId="2FAEE070" w14:textId="7B9EDCF1" w:rsidR="00975CC4" w:rsidRPr="00671C8B" w:rsidDel="00F22490" w:rsidRDefault="00975CC4">
            <w:pPr>
              <w:pStyle w:val="Heading2"/>
              <w:numPr>
                <w:ilvl w:val="1"/>
                <w:numId w:val="11"/>
              </w:numPr>
              <w:ind w:left="1080" w:hanging="1080"/>
              <w:rPr>
                <w:del w:id="3847" w:author="Alban Roche" w:date="2017-08-02T16:28:00Z"/>
                <w:i/>
                <w:sz w:val="20"/>
                <w:szCs w:val="20"/>
              </w:rPr>
              <w:pPrChange w:id="3848" w:author="Alban Roche" w:date="2017-08-02T16:28:00Z">
                <w:pPr>
                  <w:pStyle w:val="TableBody"/>
                </w:pPr>
              </w:pPrChange>
            </w:pPr>
            <w:del w:id="3849" w:author="Alban Roche" w:date="2017-08-02T16:28:00Z">
              <w:r w:rsidRPr="00671C8B" w:rsidDel="00F22490">
                <w:rPr>
                  <w:i/>
                </w:rPr>
                <w:delText>Read command</w:delText>
              </w:r>
              <w:bookmarkStart w:id="3850" w:name="_Toc489457070"/>
              <w:bookmarkEnd w:id="3850"/>
            </w:del>
          </w:p>
          <w:p w14:paraId="62E501DA" w14:textId="188F08DB" w:rsidR="00975CC4" w:rsidRPr="00671C8B" w:rsidDel="00F22490" w:rsidRDefault="00975CC4">
            <w:pPr>
              <w:pStyle w:val="Heading2"/>
              <w:numPr>
                <w:ilvl w:val="1"/>
                <w:numId w:val="11"/>
              </w:numPr>
              <w:ind w:left="1080" w:hanging="1080"/>
              <w:rPr>
                <w:del w:id="3851" w:author="Alban Roche" w:date="2017-08-02T16:28:00Z"/>
              </w:rPr>
              <w:pPrChange w:id="3852" w:author="Alban Roche" w:date="2017-08-02T16:28:00Z">
                <w:pPr>
                  <w:pStyle w:val="TableBody"/>
                </w:pPr>
              </w:pPrChange>
            </w:pPr>
            <w:bookmarkStart w:id="3853" w:name="_Toc489457071"/>
            <w:bookmarkEnd w:id="3853"/>
          </w:p>
          <w:p w14:paraId="0684E7E2" w14:textId="190B9B98" w:rsidR="00975CC4" w:rsidRPr="00671C8B" w:rsidDel="00F22490" w:rsidRDefault="00975CC4">
            <w:pPr>
              <w:pStyle w:val="Heading2"/>
              <w:numPr>
                <w:ilvl w:val="1"/>
                <w:numId w:val="11"/>
              </w:numPr>
              <w:ind w:left="1080" w:hanging="1080"/>
              <w:rPr>
                <w:del w:id="3854" w:author="Alban Roche" w:date="2017-08-02T16:28:00Z"/>
                <w:u w:val="single"/>
              </w:rPr>
              <w:pPrChange w:id="3855" w:author="Alban Roche" w:date="2017-08-02T16:28:00Z">
                <w:pPr>
                  <w:pStyle w:val="TableBody"/>
                </w:pPr>
              </w:pPrChange>
            </w:pPr>
            <w:del w:id="3856" w:author="Alban Roche" w:date="2017-08-02T16:28:00Z">
              <w:r w:rsidRPr="00671C8B" w:rsidDel="00F22490">
                <w:rPr>
                  <w:u w:val="single"/>
                </w:rPr>
                <w:delText>Syntax</w:delText>
              </w:r>
              <w:bookmarkStart w:id="3857" w:name="_Toc489457072"/>
              <w:bookmarkEnd w:id="3857"/>
            </w:del>
          </w:p>
          <w:p w14:paraId="33C07ADB" w14:textId="1E6A240B" w:rsidR="00975CC4" w:rsidRPr="00671C8B" w:rsidDel="00F22490" w:rsidRDefault="00975CC4">
            <w:pPr>
              <w:pStyle w:val="Heading2"/>
              <w:numPr>
                <w:ilvl w:val="1"/>
                <w:numId w:val="11"/>
              </w:numPr>
              <w:ind w:left="1080" w:hanging="1080"/>
              <w:rPr>
                <w:del w:id="3858" w:author="Alban Roche" w:date="2017-08-02T16:28:00Z"/>
                <w:snapToGrid w:val="0"/>
                <w:sz w:val="20"/>
                <w:szCs w:val="20"/>
                <w:u w:val="single"/>
              </w:rPr>
              <w:pPrChange w:id="3859" w:author="Alban Roche" w:date="2017-08-02T16:28:00Z">
                <w:pPr>
                  <w:pStyle w:val="TableBody"/>
                </w:pPr>
              </w:pPrChange>
            </w:pPr>
            <w:del w:id="3860" w:author="Alban Roche" w:date="2017-08-02T16:28:00Z">
              <w:r w:rsidRPr="00671C8B" w:rsidDel="00F22490">
                <w:rPr>
                  <w:snapToGrid w:val="0"/>
                </w:rPr>
                <w:delText>AT+CBST?</w:delText>
              </w:r>
              <w:bookmarkStart w:id="3861" w:name="_Toc489457073"/>
              <w:bookmarkEnd w:id="3861"/>
            </w:del>
          </w:p>
        </w:tc>
        <w:tc>
          <w:tcPr>
            <w:tcW w:w="7560" w:type="dxa"/>
          </w:tcPr>
          <w:p w14:paraId="7A35EE69" w14:textId="68F56D2C" w:rsidR="00975CC4" w:rsidRPr="00671C8B" w:rsidDel="00F22490" w:rsidRDefault="00975CC4">
            <w:pPr>
              <w:pStyle w:val="Heading2"/>
              <w:numPr>
                <w:ilvl w:val="1"/>
                <w:numId w:val="11"/>
              </w:numPr>
              <w:ind w:left="1080" w:hanging="1080"/>
              <w:rPr>
                <w:del w:id="3862" w:author="Alban Roche" w:date="2017-08-02T16:28:00Z"/>
                <w:snapToGrid w:val="0"/>
                <w:sz w:val="20"/>
                <w:szCs w:val="20"/>
                <w:u w:val="single"/>
              </w:rPr>
              <w:pPrChange w:id="3863" w:author="Alban Roche" w:date="2017-08-02T16:28:00Z">
                <w:pPr>
                  <w:pStyle w:val="TableBody"/>
                </w:pPr>
              </w:pPrChange>
            </w:pPr>
            <w:bookmarkStart w:id="3864" w:name="_Toc489457074"/>
            <w:bookmarkEnd w:id="3864"/>
          </w:p>
          <w:p w14:paraId="02081D99" w14:textId="2A6A0D26" w:rsidR="00975CC4" w:rsidRPr="00671C8B" w:rsidDel="00F22490" w:rsidRDefault="00975CC4">
            <w:pPr>
              <w:pStyle w:val="Heading2"/>
              <w:numPr>
                <w:ilvl w:val="1"/>
                <w:numId w:val="11"/>
              </w:numPr>
              <w:ind w:left="1080" w:hanging="1080"/>
              <w:rPr>
                <w:del w:id="3865" w:author="Alban Roche" w:date="2017-08-02T16:28:00Z"/>
                <w:snapToGrid w:val="0"/>
                <w:u w:val="single"/>
              </w:rPr>
              <w:pPrChange w:id="3866" w:author="Alban Roche" w:date="2017-08-02T16:28:00Z">
                <w:pPr>
                  <w:pStyle w:val="TableBody"/>
                </w:pPr>
              </w:pPrChange>
            </w:pPr>
            <w:bookmarkStart w:id="3867" w:name="_Toc489457075"/>
            <w:bookmarkEnd w:id="3867"/>
          </w:p>
          <w:p w14:paraId="0C6415FB" w14:textId="7A08A626" w:rsidR="00975CC4" w:rsidRPr="00671C8B" w:rsidDel="00F22490" w:rsidRDefault="00975CC4">
            <w:pPr>
              <w:pStyle w:val="Heading2"/>
              <w:numPr>
                <w:ilvl w:val="1"/>
                <w:numId w:val="11"/>
              </w:numPr>
              <w:ind w:left="1080" w:hanging="1080"/>
              <w:rPr>
                <w:del w:id="3868" w:author="Alban Roche" w:date="2017-08-02T16:28:00Z"/>
                <w:snapToGrid w:val="0"/>
                <w:u w:val="single"/>
              </w:rPr>
              <w:pPrChange w:id="3869" w:author="Alban Roche" w:date="2017-08-02T16:28:00Z">
                <w:pPr>
                  <w:pStyle w:val="TableBody"/>
                </w:pPr>
              </w:pPrChange>
            </w:pPr>
            <w:del w:id="3870" w:author="Alban Roche" w:date="2017-08-02T16:28:00Z">
              <w:r w:rsidRPr="00671C8B" w:rsidDel="00F22490">
                <w:rPr>
                  <w:snapToGrid w:val="0"/>
                  <w:u w:val="single"/>
                </w:rPr>
                <w:delText>Response</w:delText>
              </w:r>
              <w:bookmarkStart w:id="3871" w:name="_Toc489457076"/>
              <w:bookmarkEnd w:id="3871"/>
            </w:del>
          </w:p>
          <w:p w14:paraId="76ABF5C8" w14:textId="449C1E79" w:rsidR="00975CC4" w:rsidRPr="00671C8B" w:rsidDel="00F22490" w:rsidRDefault="00975CC4">
            <w:pPr>
              <w:pStyle w:val="Heading2"/>
              <w:numPr>
                <w:ilvl w:val="1"/>
                <w:numId w:val="11"/>
              </w:numPr>
              <w:ind w:left="1080" w:hanging="1080"/>
              <w:rPr>
                <w:del w:id="3872" w:author="Alban Roche" w:date="2017-08-02T16:28:00Z"/>
                <w:snapToGrid w:val="0"/>
              </w:rPr>
              <w:pPrChange w:id="3873" w:author="Alban Roche" w:date="2017-08-02T16:28:00Z">
                <w:pPr>
                  <w:pStyle w:val="TableBody"/>
                </w:pPr>
              </w:pPrChange>
            </w:pPr>
            <w:del w:id="3874" w:author="Alban Roche" w:date="2017-08-02T16:28:00Z">
              <w:r w:rsidRPr="00671C8B" w:rsidDel="00F22490">
                <w:rPr>
                  <w:snapToGrid w:val="0"/>
                </w:rPr>
                <w:delText>+CBST: &lt;speed&gt;,&lt;name&gt;,&lt;ce&gt;</w:delText>
              </w:r>
              <w:bookmarkStart w:id="3875" w:name="_Toc489457077"/>
              <w:bookmarkEnd w:id="3875"/>
            </w:del>
          </w:p>
          <w:p w14:paraId="3E00E1F3" w14:textId="12623588" w:rsidR="00975CC4" w:rsidRPr="00671C8B" w:rsidDel="00F22490" w:rsidRDefault="00975CC4">
            <w:pPr>
              <w:pStyle w:val="Heading2"/>
              <w:numPr>
                <w:ilvl w:val="1"/>
                <w:numId w:val="11"/>
              </w:numPr>
              <w:ind w:left="1080" w:hanging="1080"/>
              <w:rPr>
                <w:del w:id="3876" w:author="Alban Roche" w:date="2017-08-02T16:28:00Z"/>
                <w:snapToGrid w:val="0"/>
                <w:sz w:val="20"/>
                <w:szCs w:val="20"/>
                <w:u w:val="single"/>
              </w:rPr>
              <w:pPrChange w:id="3877" w:author="Alban Roche" w:date="2017-08-02T16:28:00Z">
                <w:pPr>
                  <w:pStyle w:val="TableBody"/>
                </w:pPr>
              </w:pPrChange>
            </w:pPr>
            <w:del w:id="3878" w:author="Alban Roche" w:date="2017-08-02T16:28:00Z">
              <w:r w:rsidRPr="00671C8B" w:rsidDel="00F22490">
                <w:rPr>
                  <w:snapToGrid w:val="0"/>
                </w:rPr>
                <w:delText>OK</w:delText>
              </w:r>
              <w:bookmarkStart w:id="3879" w:name="_Toc489457078"/>
              <w:bookmarkEnd w:id="3879"/>
            </w:del>
          </w:p>
        </w:tc>
        <w:bookmarkStart w:id="3880" w:name="_Toc489457079"/>
        <w:bookmarkEnd w:id="3880"/>
      </w:tr>
      <w:tr w:rsidR="00975CC4" w:rsidRPr="00671C8B" w:rsidDel="00F22490" w14:paraId="6BB1E68C" w14:textId="37A68A8B" w:rsidTr="00166AF3">
        <w:trPr>
          <w:cantSplit w:val="0"/>
          <w:del w:id="3881" w:author="Alban Roche" w:date="2017-08-02T16:28:00Z"/>
        </w:trPr>
        <w:tc>
          <w:tcPr>
            <w:tcW w:w="1728" w:type="dxa"/>
          </w:tcPr>
          <w:p w14:paraId="7CB21209" w14:textId="0AA7EB5A" w:rsidR="00975CC4" w:rsidRPr="00671C8B" w:rsidDel="00F22490" w:rsidRDefault="00975CC4">
            <w:pPr>
              <w:pStyle w:val="Heading2"/>
              <w:numPr>
                <w:ilvl w:val="1"/>
                <w:numId w:val="11"/>
              </w:numPr>
              <w:ind w:left="1080" w:hanging="1080"/>
              <w:rPr>
                <w:del w:id="3882" w:author="Alban Roche" w:date="2017-08-02T16:28:00Z"/>
                <w:i/>
                <w:sz w:val="20"/>
                <w:szCs w:val="20"/>
              </w:rPr>
              <w:pPrChange w:id="3883" w:author="Alban Roche" w:date="2017-08-02T16:28:00Z">
                <w:pPr>
                  <w:pStyle w:val="TableBody"/>
                </w:pPr>
              </w:pPrChange>
            </w:pPr>
            <w:del w:id="3884" w:author="Alban Roche" w:date="2017-08-02T16:28:00Z">
              <w:r w:rsidRPr="00671C8B" w:rsidDel="00F22490">
                <w:rPr>
                  <w:i/>
                </w:rPr>
                <w:delText>Write command</w:delText>
              </w:r>
              <w:bookmarkStart w:id="3885" w:name="_Toc489457080"/>
              <w:bookmarkEnd w:id="3885"/>
            </w:del>
          </w:p>
          <w:p w14:paraId="566AEE43" w14:textId="66FC8BB9" w:rsidR="00975CC4" w:rsidRPr="00671C8B" w:rsidDel="00F22490" w:rsidRDefault="00975CC4">
            <w:pPr>
              <w:pStyle w:val="Heading2"/>
              <w:numPr>
                <w:ilvl w:val="1"/>
                <w:numId w:val="11"/>
              </w:numPr>
              <w:ind w:left="1080" w:hanging="1080"/>
              <w:rPr>
                <w:del w:id="3886" w:author="Alban Roche" w:date="2017-08-02T16:28:00Z"/>
              </w:rPr>
              <w:pPrChange w:id="3887" w:author="Alban Roche" w:date="2017-08-02T16:28:00Z">
                <w:pPr>
                  <w:pStyle w:val="TableBody"/>
                </w:pPr>
              </w:pPrChange>
            </w:pPr>
            <w:bookmarkStart w:id="3888" w:name="_Toc489457081"/>
            <w:bookmarkEnd w:id="3888"/>
          </w:p>
          <w:p w14:paraId="5F435814" w14:textId="05016B74" w:rsidR="00975CC4" w:rsidRPr="00671C8B" w:rsidDel="00F22490" w:rsidRDefault="00975CC4">
            <w:pPr>
              <w:pStyle w:val="Heading2"/>
              <w:numPr>
                <w:ilvl w:val="1"/>
                <w:numId w:val="11"/>
              </w:numPr>
              <w:ind w:left="1080" w:hanging="1080"/>
              <w:rPr>
                <w:del w:id="3889" w:author="Alban Roche" w:date="2017-08-02T16:28:00Z"/>
                <w:u w:val="single"/>
              </w:rPr>
              <w:pPrChange w:id="3890" w:author="Alban Roche" w:date="2017-08-02T16:28:00Z">
                <w:pPr>
                  <w:pStyle w:val="TableBody"/>
                </w:pPr>
              </w:pPrChange>
            </w:pPr>
            <w:del w:id="3891" w:author="Alban Roche" w:date="2017-08-02T16:28:00Z">
              <w:r w:rsidRPr="00671C8B" w:rsidDel="00F22490">
                <w:rPr>
                  <w:u w:val="single"/>
                </w:rPr>
                <w:delText>Syntax</w:delText>
              </w:r>
              <w:bookmarkStart w:id="3892" w:name="_Toc489457082"/>
              <w:bookmarkEnd w:id="3892"/>
            </w:del>
          </w:p>
          <w:p w14:paraId="3596EC01" w14:textId="3CB93E25" w:rsidR="00975CC4" w:rsidRPr="00671C8B" w:rsidDel="00F22490" w:rsidRDefault="00975CC4">
            <w:pPr>
              <w:pStyle w:val="Heading2"/>
              <w:numPr>
                <w:ilvl w:val="1"/>
                <w:numId w:val="11"/>
              </w:numPr>
              <w:ind w:left="1080" w:hanging="1080"/>
              <w:rPr>
                <w:del w:id="3893" w:author="Alban Roche" w:date="2017-08-02T16:28:00Z"/>
              </w:rPr>
              <w:pPrChange w:id="3894" w:author="Alban Roche" w:date="2017-08-02T16:28:00Z">
                <w:pPr>
                  <w:pStyle w:val="TableBody"/>
                </w:pPr>
              </w:pPrChange>
            </w:pPr>
            <w:del w:id="3895" w:author="Alban Roche" w:date="2017-08-02T16:28:00Z">
              <w:r w:rsidRPr="00671C8B" w:rsidDel="00F22490">
                <w:rPr>
                  <w:snapToGrid w:val="0"/>
                </w:rPr>
                <w:delText>AT+CBST=</w:delText>
              </w:r>
              <w:r w:rsidRPr="00671C8B" w:rsidDel="00F22490">
                <w:rPr>
                  <w:snapToGrid w:val="0"/>
                </w:rPr>
                <w:br/>
                <w:delText>[&lt;speed&gt; [,&lt;name&gt;[,&lt;ce&gt;]]]</w:delText>
              </w:r>
              <w:bookmarkStart w:id="3896" w:name="_Toc489457083"/>
              <w:bookmarkEnd w:id="3896"/>
            </w:del>
          </w:p>
        </w:tc>
        <w:tc>
          <w:tcPr>
            <w:tcW w:w="7560" w:type="dxa"/>
          </w:tcPr>
          <w:p w14:paraId="79E8BC0D" w14:textId="2991D930" w:rsidR="00975CC4" w:rsidRPr="00671C8B" w:rsidDel="00F22490" w:rsidRDefault="00975CC4">
            <w:pPr>
              <w:pStyle w:val="Heading2"/>
              <w:numPr>
                <w:ilvl w:val="1"/>
                <w:numId w:val="11"/>
              </w:numPr>
              <w:ind w:left="1080" w:hanging="1080"/>
              <w:rPr>
                <w:del w:id="3897" w:author="Alban Roche" w:date="2017-08-02T16:28:00Z"/>
              </w:rPr>
              <w:pPrChange w:id="3898" w:author="Alban Roche" w:date="2017-08-02T16:28:00Z">
                <w:pPr>
                  <w:pStyle w:val="TableBody"/>
                </w:pPr>
              </w:pPrChange>
            </w:pPr>
            <w:bookmarkStart w:id="3899" w:name="_Toc489457084"/>
            <w:bookmarkEnd w:id="3899"/>
          </w:p>
          <w:p w14:paraId="708328D2" w14:textId="5B45CA05" w:rsidR="00975CC4" w:rsidRPr="00671C8B" w:rsidDel="00F22490" w:rsidRDefault="00975CC4">
            <w:pPr>
              <w:pStyle w:val="Heading2"/>
              <w:numPr>
                <w:ilvl w:val="1"/>
                <w:numId w:val="11"/>
              </w:numPr>
              <w:ind w:left="1080" w:hanging="1080"/>
              <w:rPr>
                <w:del w:id="3900" w:author="Alban Roche" w:date="2017-08-02T16:28:00Z"/>
              </w:rPr>
              <w:pPrChange w:id="3901" w:author="Alban Roche" w:date="2017-08-02T16:28:00Z">
                <w:pPr>
                  <w:pStyle w:val="TableBody"/>
                </w:pPr>
              </w:pPrChange>
            </w:pPr>
            <w:bookmarkStart w:id="3902" w:name="_Toc489457085"/>
            <w:bookmarkEnd w:id="3902"/>
          </w:p>
          <w:p w14:paraId="72C1E1EB" w14:textId="5E8E3617" w:rsidR="00975CC4" w:rsidRPr="00671C8B" w:rsidDel="00F22490" w:rsidRDefault="00975CC4">
            <w:pPr>
              <w:pStyle w:val="Heading2"/>
              <w:numPr>
                <w:ilvl w:val="1"/>
                <w:numId w:val="11"/>
              </w:numPr>
              <w:ind w:left="1080" w:hanging="1080"/>
              <w:rPr>
                <w:del w:id="3903" w:author="Alban Roche" w:date="2017-08-02T16:28:00Z"/>
                <w:snapToGrid w:val="0"/>
                <w:u w:val="single"/>
              </w:rPr>
              <w:pPrChange w:id="3904" w:author="Alban Roche" w:date="2017-08-02T16:28:00Z">
                <w:pPr>
                  <w:pStyle w:val="TableBody"/>
                </w:pPr>
              </w:pPrChange>
            </w:pPr>
            <w:del w:id="3905" w:author="Alban Roche" w:date="2017-08-02T16:28:00Z">
              <w:r w:rsidRPr="00671C8B" w:rsidDel="00F22490">
                <w:rPr>
                  <w:snapToGrid w:val="0"/>
                  <w:u w:val="single"/>
                </w:rPr>
                <w:delText>Response</w:delText>
              </w:r>
              <w:bookmarkStart w:id="3906" w:name="_Toc489457086"/>
              <w:bookmarkEnd w:id="3906"/>
            </w:del>
          </w:p>
          <w:p w14:paraId="1304E84A" w14:textId="65631D12" w:rsidR="00975CC4" w:rsidRPr="00671C8B" w:rsidDel="00F22490" w:rsidRDefault="00975CC4">
            <w:pPr>
              <w:pStyle w:val="Heading2"/>
              <w:numPr>
                <w:ilvl w:val="1"/>
                <w:numId w:val="11"/>
              </w:numPr>
              <w:ind w:left="1080" w:hanging="1080"/>
              <w:rPr>
                <w:del w:id="3907" w:author="Alban Roche" w:date="2017-08-02T16:28:00Z"/>
                <w:snapToGrid w:val="0"/>
              </w:rPr>
              <w:pPrChange w:id="3908" w:author="Alban Roche" w:date="2017-08-02T16:28:00Z">
                <w:pPr>
                  <w:pStyle w:val="TableBody"/>
                </w:pPr>
              </w:pPrChange>
            </w:pPr>
            <w:del w:id="3909" w:author="Alban Roche" w:date="2017-08-02T16:28:00Z">
              <w:r w:rsidRPr="00671C8B" w:rsidDel="00F22490">
                <w:rPr>
                  <w:snapToGrid w:val="0"/>
                </w:rPr>
                <w:delText>OK</w:delText>
              </w:r>
              <w:bookmarkStart w:id="3910" w:name="_Toc489457087"/>
              <w:bookmarkEnd w:id="3910"/>
            </w:del>
          </w:p>
          <w:p w14:paraId="3E50125C" w14:textId="265F1B86" w:rsidR="00975CC4" w:rsidRPr="00671C8B" w:rsidDel="00F22490" w:rsidRDefault="00975CC4">
            <w:pPr>
              <w:pStyle w:val="Heading2"/>
              <w:numPr>
                <w:ilvl w:val="1"/>
                <w:numId w:val="11"/>
              </w:numPr>
              <w:ind w:left="1080" w:hanging="1080"/>
              <w:rPr>
                <w:del w:id="3911" w:author="Alban Roche" w:date="2017-08-02T16:28:00Z"/>
                <w:snapToGrid w:val="0"/>
              </w:rPr>
              <w:pPrChange w:id="3912" w:author="Alban Roche" w:date="2017-08-02T16:28:00Z">
                <w:pPr>
                  <w:pStyle w:val="TableBody"/>
                </w:pPr>
              </w:pPrChange>
            </w:pPr>
            <w:bookmarkStart w:id="3913" w:name="_Toc489457088"/>
            <w:bookmarkEnd w:id="3913"/>
          </w:p>
          <w:p w14:paraId="20DD2519" w14:textId="5431DE11" w:rsidR="00975CC4" w:rsidRPr="00671C8B" w:rsidDel="00F22490" w:rsidRDefault="00975CC4">
            <w:pPr>
              <w:pStyle w:val="Heading2"/>
              <w:numPr>
                <w:ilvl w:val="1"/>
                <w:numId w:val="11"/>
              </w:numPr>
              <w:ind w:left="1080" w:hanging="1080"/>
              <w:rPr>
                <w:del w:id="3914" w:author="Alban Roche" w:date="2017-08-02T16:28:00Z"/>
                <w:snapToGrid w:val="0"/>
              </w:rPr>
              <w:pPrChange w:id="3915" w:author="Alban Roche" w:date="2017-08-02T16:28:00Z">
                <w:pPr>
                  <w:pStyle w:val="TableBody"/>
                </w:pPr>
              </w:pPrChange>
            </w:pPr>
            <w:del w:id="3916" w:author="Alban Roche" w:date="2017-08-02T16:28:00Z">
              <w:r w:rsidRPr="00671C8B" w:rsidDel="00F22490">
                <w:rPr>
                  <w:snapToGrid w:val="0"/>
                </w:rPr>
                <w:delText>or</w:delText>
              </w:r>
              <w:bookmarkStart w:id="3917" w:name="_Toc489457089"/>
              <w:bookmarkEnd w:id="3917"/>
            </w:del>
          </w:p>
          <w:p w14:paraId="5EE4E31B" w14:textId="49B3C626" w:rsidR="00975CC4" w:rsidRPr="00671C8B" w:rsidDel="00F22490" w:rsidRDefault="00975CC4">
            <w:pPr>
              <w:pStyle w:val="Heading2"/>
              <w:numPr>
                <w:ilvl w:val="1"/>
                <w:numId w:val="11"/>
              </w:numPr>
              <w:ind w:left="1080" w:hanging="1080"/>
              <w:rPr>
                <w:del w:id="3918" w:author="Alban Roche" w:date="2017-08-02T16:28:00Z"/>
                <w:snapToGrid w:val="0"/>
              </w:rPr>
              <w:pPrChange w:id="3919" w:author="Alban Roche" w:date="2017-08-02T16:28:00Z">
                <w:pPr>
                  <w:pStyle w:val="TableBody"/>
                </w:pPr>
              </w:pPrChange>
            </w:pPr>
            <w:del w:id="3920" w:author="Alban Roche" w:date="2017-08-02T16:28:00Z">
              <w:r w:rsidRPr="00671C8B" w:rsidDel="00F22490">
                <w:rPr>
                  <w:snapToGrid w:val="0"/>
                </w:rPr>
                <w:delText>CME ERROR: &lt;err&gt;</w:delText>
              </w:r>
              <w:bookmarkStart w:id="3921" w:name="_Toc489457090"/>
              <w:bookmarkEnd w:id="3921"/>
            </w:del>
          </w:p>
          <w:p w14:paraId="0DE97767" w14:textId="10C56A23" w:rsidR="00975CC4" w:rsidRPr="00671C8B" w:rsidDel="00F22490" w:rsidRDefault="00975CC4">
            <w:pPr>
              <w:pStyle w:val="Heading2"/>
              <w:numPr>
                <w:ilvl w:val="1"/>
                <w:numId w:val="11"/>
              </w:numPr>
              <w:ind w:left="1080" w:hanging="1080"/>
              <w:rPr>
                <w:del w:id="3922" w:author="Alban Roche" w:date="2017-08-02T16:28:00Z"/>
                <w:snapToGrid w:val="0"/>
              </w:rPr>
              <w:pPrChange w:id="3923" w:author="Alban Roche" w:date="2017-08-02T16:28:00Z">
                <w:pPr>
                  <w:pStyle w:val="TableBody"/>
                </w:pPr>
              </w:pPrChange>
            </w:pPr>
            <w:bookmarkStart w:id="3924" w:name="_Toc489457091"/>
            <w:bookmarkEnd w:id="3924"/>
          </w:p>
          <w:p w14:paraId="50964FCE" w14:textId="455BA9DA" w:rsidR="00975CC4" w:rsidRPr="00671C8B" w:rsidDel="00F22490" w:rsidRDefault="00975CC4">
            <w:pPr>
              <w:pStyle w:val="Heading2"/>
              <w:numPr>
                <w:ilvl w:val="1"/>
                <w:numId w:val="11"/>
              </w:numPr>
              <w:ind w:left="1080" w:hanging="1080"/>
              <w:rPr>
                <w:del w:id="3925" w:author="Alban Roche" w:date="2017-08-02T16:28:00Z"/>
                <w:snapToGrid w:val="0"/>
                <w:u w:val="single"/>
              </w:rPr>
              <w:pPrChange w:id="3926" w:author="Alban Roche" w:date="2017-08-02T16:28:00Z">
                <w:pPr>
                  <w:pStyle w:val="TableBody"/>
                </w:pPr>
              </w:pPrChange>
            </w:pPr>
            <w:del w:id="3927" w:author="Alban Roche" w:date="2017-08-02T16:28:00Z">
              <w:r w:rsidRPr="00671C8B" w:rsidDel="00F22490">
                <w:rPr>
                  <w:snapToGrid w:val="0"/>
                  <w:u w:val="single"/>
                </w:rPr>
                <w:delText>Parameter</w:delText>
              </w:r>
              <w:r w:rsidDel="00F22490">
                <w:rPr>
                  <w:snapToGrid w:val="0"/>
                  <w:u w:val="single"/>
                </w:rPr>
                <w:delText>s</w:delText>
              </w:r>
              <w:bookmarkStart w:id="3928" w:name="_Toc489457092"/>
              <w:bookmarkEnd w:id="3928"/>
            </w:del>
          </w:p>
          <w:p w14:paraId="3180842D" w14:textId="62EC87F4" w:rsidR="00975CC4" w:rsidRPr="00671C8B" w:rsidDel="00F22490" w:rsidRDefault="00975CC4">
            <w:pPr>
              <w:pStyle w:val="Heading2"/>
              <w:numPr>
                <w:ilvl w:val="1"/>
                <w:numId w:val="11"/>
              </w:numPr>
              <w:ind w:left="1080" w:hanging="1080"/>
              <w:rPr>
                <w:del w:id="3929" w:author="Alban Roche" w:date="2017-08-02T16:28:00Z"/>
              </w:rPr>
              <w:pPrChange w:id="3930" w:author="Alban Roche" w:date="2017-08-02T16:28:00Z">
                <w:pPr>
                  <w:pStyle w:val="TableBody"/>
                </w:pPr>
              </w:pPrChange>
            </w:pPr>
            <w:del w:id="3931" w:author="Alban Roche" w:date="2017-08-02T16:28:00Z">
              <w:r w:rsidRPr="00671C8B" w:rsidDel="00F22490">
                <w:rPr>
                  <w:snapToGrid w:val="0"/>
                </w:rPr>
                <w:delText>&lt;</w:delText>
              </w:r>
              <w:r w:rsidRPr="00671C8B" w:rsidDel="00F22490">
                <w:delText>speed&gt;</w:delText>
              </w:r>
              <w:r w:rsidRPr="00671C8B" w:rsidDel="00F22490">
                <w:tab/>
                <w:delText>0</w:delText>
              </w:r>
              <w:r w:rsidRPr="00671C8B" w:rsidDel="00F22490">
                <w:tab/>
                <w:delText xml:space="preserve">Autobauding (automatic selection of the speed; this setting is possible </w:delText>
              </w:r>
              <w:r w:rsidRPr="00671C8B" w:rsidDel="00F22490">
                <w:tab/>
              </w:r>
              <w:r w:rsidRPr="00671C8B" w:rsidDel="00F22490">
                <w:tab/>
              </w:r>
              <w:r w:rsidRPr="00671C8B" w:rsidDel="00F22490">
                <w:tab/>
              </w:r>
              <w:r w:rsidRPr="00671C8B" w:rsidDel="00F22490">
                <w:tab/>
                <w:delText>in case of 3.1 kHz modem and non-transparent service)</w:delText>
              </w:r>
              <w:bookmarkStart w:id="3932" w:name="_Toc489457093"/>
              <w:bookmarkEnd w:id="3932"/>
            </w:del>
          </w:p>
          <w:p w14:paraId="2A5B933B" w14:textId="56973CB3" w:rsidR="00975CC4" w:rsidRPr="00671C8B" w:rsidDel="00F22490" w:rsidRDefault="00975CC4">
            <w:pPr>
              <w:pStyle w:val="Heading2"/>
              <w:numPr>
                <w:ilvl w:val="1"/>
                <w:numId w:val="11"/>
              </w:numPr>
              <w:ind w:left="1080" w:hanging="1080"/>
              <w:rPr>
                <w:del w:id="3933" w:author="Alban Roche" w:date="2017-08-02T16:28:00Z"/>
              </w:rPr>
              <w:pPrChange w:id="3934" w:author="Alban Roche" w:date="2017-08-02T16:28:00Z">
                <w:pPr>
                  <w:pStyle w:val="TableBody"/>
                </w:pPr>
              </w:pPrChange>
            </w:pPr>
            <w:del w:id="3935" w:author="Alban Roche" w:date="2017-08-02T16:28:00Z">
              <w:r w:rsidRPr="00671C8B" w:rsidDel="00F22490">
                <w:tab/>
              </w:r>
              <w:r w:rsidRPr="00671C8B" w:rsidDel="00F22490">
                <w:tab/>
                <w:delText>4</w:delText>
              </w:r>
              <w:r w:rsidRPr="00671C8B" w:rsidDel="00F22490">
                <w:tab/>
                <w:delText>2400 bps (V.22bis)</w:delText>
              </w:r>
              <w:bookmarkStart w:id="3936" w:name="_Toc489457094"/>
              <w:bookmarkEnd w:id="3936"/>
            </w:del>
          </w:p>
          <w:p w14:paraId="162C12F5" w14:textId="44DBE64D" w:rsidR="00975CC4" w:rsidRPr="00671C8B" w:rsidDel="00F22490" w:rsidRDefault="00975CC4">
            <w:pPr>
              <w:pStyle w:val="Heading2"/>
              <w:numPr>
                <w:ilvl w:val="1"/>
                <w:numId w:val="11"/>
              </w:numPr>
              <w:ind w:left="1080" w:hanging="1080"/>
              <w:rPr>
                <w:del w:id="3937" w:author="Alban Roche" w:date="2017-08-02T16:28:00Z"/>
              </w:rPr>
              <w:pPrChange w:id="3938" w:author="Alban Roche" w:date="2017-08-02T16:28:00Z">
                <w:pPr>
                  <w:pStyle w:val="TableBody"/>
                </w:pPr>
              </w:pPrChange>
            </w:pPr>
            <w:del w:id="3939" w:author="Alban Roche" w:date="2017-08-02T16:28:00Z">
              <w:r w:rsidRPr="00671C8B" w:rsidDel="00F22490">
                <w:tab/>
              </w:r>
              <w:r w:rsidRPr="00671C8B" w:rsidDel="00F22490">
                <w:tab/>
                <w:delText>5</w:delText>
              </w:r>
              <w:r w:rsidRPr="00671C8B" w:rsidDel="00F22490">
                <w:tab/>
                <w:delText>2400 bps (V.26ter)</w:delText>
              </w:r>
              <w:bookmarkStart w:id="3940" w:name="_Toc489457095"/>
              <w:bookmarkEnd w:id="3940"/>
            </w:del>
          </w:p>
          <w:p w14:paraId="33DFF049" w14:textId="17128B83" w:rsidR="00975CC4" w:rsidRPr="00671C8B" w:rsidDel="00F22490" w:rsidRDefault="00975CC4">
            <w:pPr>
              <w:pStyle w:val="Heading2"/>
              <w:numPr>
                <w:ilvl w:val="1"/>
                <w:numId w:val="11"/>
              </w:numPr>
              <w:ind w:left="1080" w:hanging="1080"/>
              <w:rPr>
                <w:del w:id="3941" w:author="Alban Roche" w:date="2017-08-02T16:28:00Z"/>
              </w:rPr>
              <w:pPrChange w:id="3942" w:author="Alban Roche" w:date="2017-08-02T16:28:00Z">
                <w:pPr>
                  <w:pStyle w:val="TableBody"/>
                </w:pPr>
              </w:pPrChange>
            </w:pPr>
            <w:del w:id="3943" w:author="Alban Roche" w:date="2017-08-02T16:28:00Z">
              <w:r w:rsidRPr="00671C8B" w:rsidDel="00F22490">
                <w:tab/>
              </w:r>
              <w:r w:rsidRPr="00671C8B" w:rsidDel="00F22490">
                <w:tab/>
                <w:delText>6</w:delText>
              </w:r>
              <w:r w:rsidRPr="00671C8B" w:rsidDel="00F22490">
                <w:tab/>
                <w:delText>4800 bps (V.32)</w:delText>
              </w:r>
              <w:bookmarkStart w:id="3944" w:name="_Toc489457096"/>
              <w:bookmarkEnd w:id="3944"/>
            </w:del>
          </w:p>
          <w:p w14:paraId="3111EB99" w14:textId="49A81329" w:rsidR="00975CC4" w:rsidRPr="00671C8B" w:rsidDel="00F22490" w:rsidRDefault="00975CC4">
            <w:pPr>
              <w:pStyle w:val="Heading2"/>
              <w:numPr>
                <w:ilvl w:val="1"/>
                <w:numId w:val="11"/>
              </w:numPr>
              <w:ind w:left="1080" w:hanging="1080"/>
              <w:rPr>
                <w:del w:id="3945" w:author="Alban Roche" w:date="2017-08-02T16:28:00Z"/>
              </w:rPr>
              <w:pPrChange w:id="3946" w:author="Alban Roche" w:date="2017-08-02T16:28:00Z">
                <w:pPr>
                  <w:pStyle w:val="TableBody"/>
                </w:pPr>
              </w:pPrChange>
            </w:pPr>
            <w:del w:id="3947" w:author="Alban Roche" w:date="2017-08-02T16:28:00Z">
              <w:r w:rsidRPr="00671C8B" w:rsidDel="00F22490">
                <w:tab/>
              </w:r>
              <w:r w:rsidRPr="00671C8B" w:rsidDel="00F22490">
                <w:tab/>
                <w:delText>7</w:delText>
              </w:r>
              <w:r w:rsidRPr="00671C8B" w:rsidDel="00F22490">
                <w:tab/>
                <w:delText>9600 bps (V.32)</w:delText>
              </w:r>
              <w:bookmarkStart w:id="3948" w:name="_Toc489457097"/>
              <w:bookmarkEnd w:id="3948"/>
            </w:del>
          </w:p>
          <w:p w14:paraId="17882693" w14:textId="5BF4C121" w:rsidR="00975CC4" w:rsidRPr="00671C8B" w:rsidDel="00F22490" w:rsidRDefault="00975CC4">
            <w:pPr>
              <w:pStyle w:val="Heading2"/>
              <w:numPr>
                <w:ilvl w:val="1"/>
                <w:numId w:val="11"/>
              </w:numPr>
              <w:ind w:left="1080" w:hanging="1080"/>
              <w:rPr>
                <w:del w:id="3949" w:author="Alban Roche" w:date="2017-08-02T16:28:00Z"/>
              </w:rPr>
              <w:pPrChange w:id="3950" w:author="Alban Roche" w:date="2017-08-02T16:28:00Z">
                <w:pPr>
                  <w:pStyle w:val="TableBody"/>
                </w:pPr>
              </w:pPrChange>
            </w:pPr>
            <w:del w:id="3951" w:author="Alban Roche" w:date="2017-08-02T16:28:00Z">
              <w:r w:rsidRPr="00671C8B" w:rsidDel="00F22490">
                <w:tab/>
              </w:r>
              <w:r w:rsidRPr="00671C8B" w:rsidDel="00F22490">
                <w:tab/>
                <w:delText>12</w:delText>
              </w:r>
              <w:r w:rsidRPr="00671C8B" w:rsidDel="00F22490">
                <w:tab/>
                <w:delText>9600 bps (V.34)</w:delText>
              </w:r>
              <w:bookmarkStart w:id="3952" w:name="_Toc489457098"/>
              <w:bookmarkEnd w:id="3952"/>
            </w:del>
          </w:p>
          <w:p w14:paraId="5D3C8EA5" w14:textId="7C451DF7" w:rsidR="00975CC4" w:rsidRPr="00671C8B" w:rsidDel="00F22490" w:rsidRDefault="00975CC4">
            <w:pPr>
              <w:pStyle w:val="Heading2"/>
              <w:numPr>
                <w:ilvl w:val="1"/>
                <w:numId w:val="11"/>
              </w:numPr>
              <w:ind w:left="1080" w:hanging="1080"/>
              <w:rPr>
                <w:del w:id="3953" w:author="Alban Roche" w:date="2017-08-02T16:28:00Z"/>
              </w:rPr>
              <w:pPrChange w:id="3954" w:author="Alban Roche" w:date="2017-08-02T16:28:00Z">
                <w:pPr>
                  <w:pStyle w:val="TableBody"/>
                </w:pPr>
              </w:pPrChange>
            </w:pPr>
            <w:del w:id="3955" w:author="Alban Roche" w:date="2017-08-02T16:28:00Z">
              <w:r w:rsidRPr="00671C8B" w:rsidDel="00F22490">
                <w:tab/>
              </w:r>
              <w:r w:rsidRPr="00671C8B" w:rsidDel="00F22490">
                <w:tab/>
                <w:delText>14</w:delText>
              </w:r>
              <w:r w:rsidRPr="00671C8B" w:rsidDel="00F22490">
                <w:tab/>
                <w:delText>14400 bps (V.34)</w:delText>
              </w:r>
              <w:bookmarkStart w:id="3956" w:name="_Toc489457099"/>
              <w:bookmarkEnd w:id="3956"/>
            </w:del>
          </w:p>
          <w:p w14:paraId="77394773" w14:textId="2363AB31" w:rsidR="00975CC4" w:rsidRPr="00671C8B" w:rsidDel="00F22490" w:rsidRDefault="00975CC4">
            <w:pPr>
              <w:pStyle w:val="Heading2"/>
              <w:numPr>
                <w:ilvl w:val="1"/>
                <w:numId w:val="11"/>
              </w:numPr>
              <w:ind w:left="1080" w:hanging="1080"/>
              <w:rPr>
                <w:del w:id="3957" w:author="Alban Roche" w:date="2017-08-02T16:28:00Z"/>
              </w:rPr>
              <w:pPrChange w:id="3958" w:author="Alban Roche" w:date="2017-08-02T16:28:00Z">
                <w:pPr>
                  <w:pStyle w:val="TableBody"/>
                </w:pPr>
              </w:pPrChange>
            </w:pPr>
            <w:del w:id="3959" w:author="Alban Roche" w:date="2017-08-02T16:28:00Z">
              <w:r w:rsidRPr="00671C8B" w:rsidDel="00F22490">
                <w:tab/>
              </w:r>
              <w:r w:rsidRPr="00671C8B" w:rsidDel="00F22490">
                <w:tab/>
                <w:delText>15</w:delText>
              </w:r>
              <w:r w:rsidRPr="00671C8B" w:rsidDel="00F22490">
                <w:tab/>
                <w:delText>19200 bps (V.34)</w:delText>
              </w:r>
              <w:bookmarkStart w:id="3960" w:name="_Toc489457100"/>
              <w:bookmarkEnd w:id="3960"/>
            </w:del>
          </w:p>
          <w:p w14:paraId="6B76FC1D" w14:textId="62F13B62" w:rsidR="00975CC4" w:rsidRPr="00671C8B" w:rsidDel="00F22490" w:rsidRDefault="00975CC4">
            <w:pPr>
              <w:pStyle w:val="Heading2"/>
              <w:numPr>
                <w:ilvl w:val="1"/>
                <w:numId w:val="11"/>
              </w:numPr>
              <w:ind w:left="1080" w:hanging="1080"/>
              <w:rPr>
                <w:del w:id="3961" w:author="Alban Roche" w:date="2017-08-02T16:28:00Z"/>
              </w:rPr>
              <w:pPrChange w:id="3962" w:author="Alban Roche" w:date="2017-08-02T16:28:00Z">
                <w:pPr>
                  <w:pStyle w:val="TableBody"/>
                </w:pPr>
              </w:pPrChange>
            </w:pPr>
            <w:del w:id="3963" w:author="Alban Roche" w:date="2017-08-02T16:28:00Z">
              <w:r w:rsidRPr="00671C8B" w:rsidDel="00F22490">
                <w:tab/>
              </w:r>
              <w:r w:rsidRPr="00671C8B" w:rsidDel="00F22490">
                <w:tab/>
                <w:delText>16</w:delText>
              </w:r>
              <w:r w:rsidRPr="00671C8B" w:rsidDel="00F22490">
                <w:tab/>
                <w:delText>28800 bps (V.34)</w:delText>
              </w:r>
              <w:bookmarkStart w:id="3964" w:name="_Toc489457101"/>
              <w:bookmarkEnd w:id="3964"/>
            </w:del>
          </w:p>
          <w:p w14:paraId="4EB2CFC2" w14:textId="59424383" w:rsidR="00975CC4" w:rsidRPr="00671C8B" w:rsidDel="00F22490" w:rsidRDefault="00975CC4">
            <w:pPr>
              <w:pStyle w:val="Heading2"/>
              <w:numPr>
                <w:ilvl w:val="1"/>
                <w:numId w:val="11"/>
              </w:numPr>
              <w:ind w:left="1080" w:hanging="1080"/>
              <w:rPr>
                <w:del w:id="3965" w:author="Alban Roche" w:date="2017-08-02T16:28:00Z"/>
              </w:rPr>
              <w:pPrChange w:id="3966" w:author="Alban Roche" w:date="2017-08-02T16:28:00Z">
                <w:pPr>
                  <w:pStyle w:val="TableBody"/>
                </w:pPr>
              </w:pPrChange>
            </w:pPr>
            <w:del w:id="3967" w:author="Alban Roche" w:date="2017-08-02T16:28:00Z">
              <w:r w:rsidRPr="00671C8B" w:rsidDel="00F22490">
                <w:tab/>
              </w:r>
              <w:r w:rsidRPr="00671C8B" w:rsidDel="00F22490">
                <w:tab/>
                <w:delText>17</w:delText>
              </w:r>
              <w:r w:rsidRPr="00671C8B" w:rsidDel="00F22490">
                <w:tab/>
                <w:delText>33600 bps (V.34)</w:delText>
              </w:r>
              <w:bookmarkStart w:id="3968" w:name="_Toc489457102"/>
              <w:bookmarkEnd w:id="3968"/>
            </w:del>
          </w:p>
          <w:p w14:paraId="3CD91C9E" w14:textId="6E6D9277" w:rsidR="00975CC4" w:rsidRPr="00671C8B" w:rsidDel="00F22490" w:rsidRDefault="00975CC4">
            <w:pPr>
              <w:pStyle w:val="Heading2"/>
              <w:numPr>
                <w:ilvl w:val="1"/>
                <w:numId w:val="11"/>
              </w:numPr>
              <w:ind w:left="1080" w:hanging="1080"/>
              <w:rPr>
                <w:del w:id="3969" w:author="Alban Roche" w:date="2017-08-02T16:28:00Z"/>
              </w:rPr>
              <w:pPrChange w:id="3970" w:author="Alban Roche" w:date="2017-08-02T16:28:00Z">
                <w:pPr>
                  <w:pStyle w:val="TableBody"/>
                </w:pPr>
              </w:pPrChange>
            </w:pPr>
            <w:del w:id="3971" w:author="Alban Roche" w:date="2017-08-02T16:28:00Z">
              <w:r w:rsidRPr="00671C8B" w:rsidDel="00F22490">
                <w:tab/>
              </w:r>
              <w:r w:rsidRPr="00671C8B" w:rsidDel="00F22490">
                <w:tab/>
                <w:delText>39</w:delText>
              </w:r>
              <w:r w:rsidRPr="00671C8B" w:rsidDel="00F22490">
                <w:tab/>
                <w:delText>9600 bps (V.120)</w:delText>
              </w:r>
              <w:bookmarkStart w:id="3972" w:name="_Toc489457103"/>
              <w:bookmarkEnd w:id="3972"/>
            </w:del>
          </w:p>
          <w:p w14:paraId="702BBCC0" w14:textId="0D2E34C4" w:rsidR="00975CC4" w:rsidRPr="00671C8B" w:rsidDel="00F22490" w:rsidRDefault="00975CC4">
            <w:pPr>
              <w:pStyle w:val="Heading2"/>
              <w:numPr>
                <w:ilvl w:val="1"/>
                <w:numId w:val="11"/>
              </w:numPr>
              <w:ind w:left="1080" w:hanging="1080"/>
              <w:rPr>
                <w:del w:id="3973" w:author="Alban Roche" w:date="2017-08-02T16:28:00Z"/>
              </w:rPr>
              <w:pPrChange w:id="3974" w:author="Alban Roche" w:date="2017-08-02T16:28:00Z">
                <w:pPr>
                  <w:pStyle w:val="TableBody"/>
                </w:pPr>
              </w:pPrChange>
            </w:pPr>
            <w:del w:id="3975" w:author="Alban Roche" w:date="2017-08-02T16:28:00Z">
              <w:r w:rsidRPr="00671C8B" w:rsidDel="00F22490">
                <w:tab/>
              </w:r>
              <w:r w:rsidRPr="00671C8B" w:rsidDel="00F22490">
                <w:tab/>
                <w:delText>43</w:delText>
              </w:r>
              <w:r w:rsidRPr="00671C8B" w:rsidDel="00F22490">
                <w:tab/>
                <w:delText>14400 bps (V.120)</w:delText>
              </w:r>
              <w:bookmarkStart w:id="3976" w:name="_Toc489457104"/>
              <w:bookmarkEnd w:id="3976"/>
            </w:del>
          </w:p>
          <w:p w14:paraId="58F50C68" w14:textId="798145FC" w:rsidR="00975CC4" w:rsidRPr="00671C8B" w:rsidDel="00F22490" w:rsidRDefault="00975CC4">
            <w:pPr>
              <w:pStyle w:val="Heading2"/>
              <w:numPr>
                <w:ilvl w:val="1"/>
                <w:numId w:val="11"/>
              </w:numPr>
              <w:ind w:left="1080" w:hanging="1080"/>
              <w:rPr>
                <w:del w:id="3977" w:author="Alban Roche" w:date="2017-08-02T16:28:00Z"/>
              </w:rPr>
              <w:pPrChange w:id="3978" w:author="Alban Roche" w:date="2017-08-02T16:28:00Z">
                <w:pPr>
                  <w:pStyle w:val="TableBody"/>
                </w:pPr>
              </w:pPrChange>
            </w:pPr>
            <w:del w:id="3979" w:author="Alban Roche" w:date="2017-08-02T16:28:00Z">
              <w:r w:rsidRPr="00671C8B" w:rsidDel="00F22490">
                <w:tab/>
              </w:r>
              <w:r w:rsidRPr="00671C8B" w:rsidDel="00F22490">
                <w:tab/>
                <w:delText>47</w:delText>
              </w:r>
              <w:r w:rsidRPr="00671C8B" w:rsidDel="00F22490">
                <w:tab/>
                <w:delText>19200 bps (V.120)</w:delText>
              </w:r>
              <w:bookmarkStart w:id="3980" w:name="_Toc489457105"/>
              <w:bookmarkEnd w:id="3980"/>
            </w:del>
          </w:p>
          <w:p w14:paraId="4BE9D8F5" w14:textId="547E7835" w:rsidR="00975CC4" w:rsidRPr="00671C8B" w:rsidDel="00F22490" w:rsidRDefault="00975CC4">
            <w:pPr>
              <w:pStyle w:val="Heading2"/>
              <w:numPr>
                <w:ilvl w:val="1"/>
                <w:numId w:val="11"/>
              </w:numPr>
              <w:ind w:left="1080" w:hanging="1080"/>
              <w:rPr>
                <w:del w:id="3981" w:author="Alban Roche" w:date="2017-08-02T16:28:00Z"/>
              </w:rPr>
              <w:pPrChange w:id="3982" w:author="Alban Roche" w:date="2017-08-02T16:28:00Z">
                <w:pPr>
                  <w:pStyle w:val="TableBody"/>
                </w:pPr>
              </w:pPrChange>
            </w:pPr>
            <w:del w:id="3983" w:author="Alban Roche" w:date="2017-08-02T16:28:00Z">
              <w:r w:rsidRPr="00671C8B" w:rsidDel="00F22490">
                <w:tab/>
              </w:r>
              <w:r w:rsidRPr="00671C8B" w:rsidDel="00F22490">
                <w:tab/>
                <w:delText>48</w:delText>
              </w:r>
              <w:r w:rsidRPr="00671C8B" w:rsidDel="00F22490">
                <w:tab/>
                <w:delText>28800 bps (V.120)</w:delText>
              </w:r>
              <w:bookmarkStart w:id="3984" w:name="_Toc489457106"/>
              <w:bookmarkEnd w:id="3984"/>
            </w:del>
          </w:p>
          <w:p w14:paraId="65350D69" w14:textId="45C12019" w:rsidR="00975CC4" w:rsidRPr="00671C8B" w:rsidDel="00F22490" w:rsidRDefault="00975CC4">
            <w:pPr>
              <w:pStyle w:val="Heading2"/>
              <w:numPr>
                <w:ilvl w:val="1"/>
                <w:numId w:val="11"/>
              </w:numPr>
              <w:ind w:left="1080" w:hanging="1080"/>
              <w:rPr>
                <w:del w:id="3985" w:author="Alban Roche" w:date="2017-08-02T16:28:00Z"/>
              </w:rPr>
              <w:pPrChange w:id="3986" w:author="Alban Roche" w:date="2017-08-02T16:28:00Z">
                <w:pPr>
                  <w:pStyle w:val="TableBody"/>
                </w:pPr>
              </w:pPrChange>
            </w:pPr>
            <w:del w:id="3987" w:author="Alban Roche" w:date="2017-08-02T16:28:00Z">
              <w:r w:rsidRPr="00671C8B" w:rsidDel="00F22490">
                <w:tab/>
              </w:r>
              <w:r w:rsidRPr="00671C8B" w:rsidDel="00F22490">
                <w:tab/>
                <w:delText>49</w:delText>
              </w:r>
              <w:r w:rsidRPr="00671C8B" w:rsidDel="00F22490">
                <w:tab/>
                <w:delText>38400 bps (V.120)</w:delText>
              </w:r>
              <w:bookmarkStart w:id="3988" w:name="_Toc489457107"/>
              <w:bookmarkEnd w:id="3988"/>
            </w:del>
          </w:p>
          <w:p w14:paraId="3F507041" w14:textId="1F8B0D19" w:rsidR="00975CC4" w:rsidRPr="00671C8B" w:rsidDel="00F22490" w:rsidRDefault="00975CC4">
            <w:pPr>
              <w:pStyle w:val="Heading2"/>
              <w:numPr>
                <w:ilvl w:val="1"/>
                <w:numId w:val="11"/>
              </w:numPr>
              <w:ind w:left="1080" w:hanging="1080"/>
              <w:rPr>
                <w:del w:id="3989" w:author="Alban Roche" w:date="2017-08-02T16:28:00Z"/>
              </w:rPr>
              <w:pPrChange w:id="3990" w:author="Alban Roche" w:date="2017-08-02T16:28:00Z">
                <w:pPr>
                  <w:pStyle w:val="TableBody"/>
                </w:pPr>
              </w:pPrChange>
            </w:pPr>
            <w:del w:id="3991" w:author="Alban Roche" w:date="2017-08-02T16:28:00Z">
              <w:r w:rsidRPr="00671C8B" w:rsidDel="00F22490">
                <w:tab/>
              </w:r>
              <w:r w:rsidRPr="00671C8B" w:rsidDel="00F22490">
                <w:tab/>
                <w:delText>50</w:delText>
              </w:r>
              <w:r w:rsidRPr="00671C8B" w:rsidDel="00F22490">
                <w:tab/>
                <w:delText>48000 bps (V.120)</w:delText>
              </w:r>
              <w:bookmarkStart w:id="3992" w:name="_Toc489457108"/>
              <w:bookmarkEnd w:id="3992"/>
            </w:del>
          </w:p>
          <w:p w14:paraId="0BEF31CD" w14:textId="04E9EF4B" w:rsidR="00975CC4" w:rsidRPr="00671C8B" w:rsidDel="00F22490" w:rsidRDefault="00975CC4">
            <w:pPr>
              <w:pStyle w:val="Heading2"/>
              <w:numPr>
                <w:ilvl w:val="1"/>
                <w:numId w:val="11"/>
              </w:numPr>
              <w:ind w:left="1080" w:hanging="1080"/>
              <w:rPr>
                <w:del w:id="3993" w:author="Alban Roche" w:date="2017-08-02T16:28:00Z"/>
              </w:rPr>
              <w:pPrChange w:id="3994" w:author="Alban Roche" w:date="2017-08-02T16:28:00Z">
                <w:pPr>
                  <w:pStyle w:val="TableBody"/>
                </w:pPr>
              </w:pPrChange>
            </w:pPr>
            <w:del w:id="3995" w:author="Alban Roche" w:date="2017-08-02T16:28:00Z">
              <w:r w:rsidRPr="00671C8B" w:rsidDel="00F22490">
                <w:tab/>
              </w:r>
              <w:r w:rsidRPr="00671C8B" w:rsidDel="00F22490">
                <w:tab/>
                <w:delText>51</w:delText>
              </w:r>
              <w:r w:rsidRPr="00671C8B" w:rsidDel="00F22490">
                <w:tab/>
                <w:delText>56000 bps (V.120)</w:delText>
              </w:r>
              <w:bookmarkStart w:id="3996" w:name="_Toc489457109"/>
              <w:bookmarkEnd w:id="3996"/>
            </w:del>
          </w:p>
          <w:p w14:paraId="7256442F" w14:textId="60B7779B" w:rsidR="00975CC4" w:rsidRPr="00671C8B" w:rsidDel="00F22490" w:rsidRDefault="00975CC4">
            <w:pPr>
              <w:pStyle w:val="Heading2"/>
              <w:numPr>
                <w:ilvl w:val="1"/>
                <w:numId w:val="11"/>
              </w:numPr>
              <w:ind w:left="1080" w:hanging="1080"/>
              <w:rPr>
                <w:del w:id="3997" w:author="Alban Roche" w:date="2017-08-02T16:28:00Z"/>
              </w:rPr>
              <w:pPrChange w:id="3998" w:author="Alban Roche" w:date="2017-08-02T16:28:00Z">
                <w:pPr>
                  <w:pStyle w:val="TableBody"/>
                </w:pPr>
              </w:pPrChange>
            </w:pPr>
            <w:del w:id="3999" w:author="Alban Roche" w:date="2017-08-02T16:28:00Z">
              <w:r w:rsidRPr="00671C8B" w:rsidDel="00F22490">
                <w:tab/>
              </w:r>
              <w:r w:rsidRPr="00671C8B" w:rsidDel="00F22490">
                <w:tab/>
                <w:delText>68</w:delText>
              </w:r>
              <w:r w:rsidRPr="00671C8B" w:rsidDel="00F22490">
                <w:tab/>
                <w:delText>2400 bps (V.110 or X.31 flag stuffing)</w:delText>
              </w:r>
              <w:bookmarkStart w:id="4000" w:name="_Toc489457110"/>
              <w:bookmarkEnd w:id="4000"/>
            </w:del>
          </w:p>
          <w:p w14:paraId="7282C08C" w14:textId="7E40F425" w:rsidR="00975CC4" w:rsidRPr="00671C8B" w:rsidDel="00F22490" w:rsidRDefault="00975CC4">
            <w:pPr>
              <w:pStyle w:val="Heading2"/>
              <w:numPr>
                <w:ilvl w:val="1"/>
                <w:numId w:val="11"/>
              </w:numPr>
              <w:ind w:left="1080" w:hanging="1080"/>
              <w:rPr>
                <w:del w:id="4001" w:author="Alban Roche" w:date="2017-08-02T16:28:00Z"/>
              </w:rPr>
              <w:pPrChange w:id="4002" w:author="Alban Roche" w:date="2017-08-02T16:28:00Z">
                <w:pPr>
                  <w:pStyle w:val="TableBody"/>
                </w:pPr>
              </w:pPrChange>
            </w:pPr>
            <w:del w:id="4003" w:author="Alban Roche" w:date="2017-08-02T16:28:00Z">
              <w:r w:rsidRPr="00671C8B" w:rsidDel="00F22490">
                <w:tab/>
              </w:r>
              <w:r w:rsidRPr="00671C8B" w:rsidDel="00F22490">
                <w:tab/>
                <w:delText>70</w:delText>
              </w:r>
              <w:r w:rsidRPr="00671C8B" w:rsidDel="00F22490">
                <w:tab/>
                <w:delText>4800 bps (V.110 or X.31 flag stuffing)</w:delText>
              </w:r>
              <w:bookmarkStart w:id="4004" w:name="_Toc489457111"/>
              <w:bookmarkEnd w:id="4004"/>
            </w:del>
          </w:p>
          <w:p w14:paraId="1D21B645" w14:textId="13333B3D" w:rsidR="00975CC4" w:rsidRPr="00671C8B" w:rsidDel="00F22490" w:rsidRDefault="00975CC4">
            <w:pPr>
              <w:pStyle w:val="Heading2"/>
              <w:numPr>
                <w:ilvl w:val="1"/>
                <w:numId w:val="11"/>
              </w:numPr>
              <w:ind w:left="1080" w:hanging="1080"/>
              <w:rPr>
                <w:del w:id="4005" w:author="Alban Roche" w:date="2017-08-02T16:28:00Z"/>
              </w:rPr>
              <w:pPrChange w:id="4006" w:author="Alban Roche" w:date="2017-08-02T16:28:00Z">
                <w:pPr>
                  <w:pStyle w:val="TableBody"/>
                </w:pPr>
              </w:pPrChange>
            </w:pPr>
            <w:del w:id="4007" w:author="Alban Roche" w:date="2017-08-02T16:28:00Z">
              <w:r w:rsidRPr="00671C8B" w:rsidDel="00F22490">
                <w:tab/>
              </w:r>
              <w:r w:rsidRPr="00671C8B" w:rsidDel="00F22490">
                <w:tab/>
                <w:delText>71</w:delText>
              </w:r>
              <w:r w:rsidRPr="00671C8B" w:rsidDel="00F22490">
                <w:tab/>
                <w:delText>9600 bps (V.110 or X.31 flag stuffing)</w:delText>
              </w:r>
              <w:bookmarkStart w:id="4008" w:name="_Toc489457112"/>
              <w:bookmarkEnd w:id="4008"/>
            </w:del>
          </w:p>
          <w:p w14:paraId="315A2ED6" w14:textId="19FD75F1" w:rsidR="00975CC4" w:rsidRPr="00671C8B" w:rsidDel="00F22490" w:rsidRDefault="00975CC4">
            <w:pPr>
              <w:pStyle w:val="Heading2"/>
              <w:numPr>
                <w:ilvl w:val="1"/>
                <w:numId w:val="11"/>
              </w:numPr>
              <w:ind w:left="1080" w:hanging="1080"/>
              <w:rPr>
                <w:del w:id="4009" w:author="Alban Roche" w:date="2017-08-02T16:28:00Z"/>
              </w:rPr>
              <w:pPrChange w:id="4010" w:author="Alban Roche" w:date="2017-08-02T16:28:00Z">
                <w:pPr>
                  <w:pStyle w:val="TableBody"/>
                </w:pPr>
              </w:pPrChange>
            </w:pPr>
            <w:del w:id="4011" w:author="Alban Roche" w:date="2017-08-02T16:28:00Z">
              <w:r w:rsidRPr="00671C8B" w:rsidDel="00F22490">
                <w:tab/>
              </w:r>
              <w:r w:rsidRPr="00671C8B" w:rsidDel="00F22490">
                <w:tab/>
                <w:delText>75</w:delText>
              </w:r>
              <w:r w:rsidRPr="00671C8B" w:rsidDel="00F22490">
                <w:tab/>
                <w:delText>14400 bps (V.110 or X.31 flag stuffing)</w:delText>
              </w:r>
              <w:bookmarkStart w:id="4012" w:name="_Toc489457113"/>
              <w:bookmarkEnd w:id="4012"/>
            </w:del>
          </w:p>
          <w:p w14:paraId="6BC3A34D" w14:textId="101D0698" w:rsidR="00975CC4" w:rsidRPr="00671C8B" w:rsidDel="00F22490" w:rsidRDefault="00975CC4">
            <w:pPr>
              <w:pStyle w:val="Heading2"/>
              <w:numPr>
                <w:ilvl w:val="1"/>
                <w:numId w:val="11"/>
              </w:numPr>
              <w:ind w:left="1080" w:hanging="1080"/>
              <w:rPr>
                <w:del w:id="4013" w:author="Alban Roche" w:date="2017-08-02T16:28:00Z"/>
              </w:rPr>
              <w:pPrChange w:id="4014" w:author="Alban Roche" w:date="2017-08-02T16:28:00Z">
                <w:pPr>
                  <w:pStyle w:val="TableBody"/>
                </w:pPr>
              </w:pPrChange>
            </w:pPr>
            <w:del w:id="4015" w:author="Alban Roche" w:date="2017-08-02T16:28:00Z">
              <w:r w:rsidRPr="00671C8B" w:rsidDel="00F22490">
                <w:tab/>
              </w:r>
              <w:r w:rsidRPr="00671C8B" w:rsidDel="00F22490">
                <w:tab/>
                <w:delText>79</w:delText>
              </w:r>
              <w:r w:rsidRPr="00671C8B" w:rsidDel="00F22490">
                <w:tab/>
                <w:delText>19200 bps (V.110 or X.31 flag stuffing)</w:delText>
              </w:r>
              <w:bookmarkStart w:id="4016" w:name="_Toc489457114"/>
              <w:bookmarkEnd w:id="4016"/>
            </w:del>
          </w:p>
          <w:p w14:paraId="4B5CBFD3" w14:textId="49B4C275" w:rsidR="00975CC4" w:rsidRPr="00671C8B" w:rsidDel="00F22490" w:rsidRDefault="00975CC4">
            <w:pPr>
              <w:pStyle w:val="Heading2"/>
              <w:numPr>
                <w:ilvl w:val="1"/>
                <w:numId w:val="11"/>
              </w:numPr>
              <w:ind w:left="1080" w:hanging="1080"/>
              <w:rPr>
                <w:del w:id="4017" w:author="Alban Roche" w:date="2017-08-02T16:28:00Z"/>
              </w:rPr>
              <w:pPrChange w:id="4018" w:author="Alban Roche" w:date="2017-08-02T16:28:00Z">
                <w:pPr>
                  <w:pStyle w:val="TableBody"/>
                </w:pPr>
              </w:pPrChange>
            </w:pPr>
            <w:del w:id="4019" w:author="Alban Roche" w:date="2017-08-02T16:28:00Z">
              <w:r w:rsidRPr="00671C8B" w:rsidDel="00F22490">
                <w:tab/>
              </w:r>
              <w:r w:rsidRPr="00671C8B" w:rsidDel="00F22490">
                <w:tab/>
                <w:delText>80</w:delText>
              </w:r>
              <w:r w:rsidRPr="00671C8B" w:rsidDel="00F22490">
                <w:tab/>
                <w:delText>28800 bps (V.110 or X.31 flag stuffing)</w:delText>
              </w:r>
              <w:bookmarkStart w:id="4020" w:name="_Toc489457115"/>
              <w:bookmarkEnd w:id="4020"/>
            </w:del>
          </w:p>
          <w:p w14:paraId="4037EF6C" w14:textId="067CFD2A" w:rsidR="00975CC4" w:rsidRPr="00671C8B" w:rsidDel="00F22490" w:rsidRDefault="00975CC4">
            <w:pPr>
              <w:pStyle w:val="Heading2"/>
              <w:numPr>
                <w:ilvl w:val="1"/>
                <w:numId w:val="11"/>
              </w:numPr>
              <w:ind w:left="1080" w:hanging="1080"/>
              <w:rPr>
                <w:del w:id="4021" w:author="Alban Roche" w:date="2017-08-02T16:28:00Z"/>
              </w:rPr>
              <w:pPrChange w:id="4022" w:author="Alban Roche" w:date="2017-08-02T16:28:00Z">
                <w:pPr>
                  <w:pStyle w:val="TableBody"/>
                </w:pPr>
              </w:pPrChange>
            </w:pPr>
            <w:del w:id="4023" w:author="Alban Roche" w:date="2017-08-02T16:28:00Z">
              <w:r w:rsidRPr="00671C8B" w:rsidDel="00F22490">
                <w:tab/>
              </w:r>
              <w:r w:rsidRPr="00671C8B" w:rsidDel="00F22490">
                <w:tab/>
                <w:delText>81</w:delText>
              </w:r>
              <w:r w:rsidRPr="00671C8B" w:rsidDel="00F22490">
                <w:tab/>
                <w:delText>38400 bps (V.110 or X.31 flag stuffing)</w:delText>
              </w:r>
              <w:bookmarkStart w:id="4024" w:name="_Toc489457116"/>
              <w:bookmarkEnd w:id="4024"/>
            </w:del>
          </w:p>
          <w:p w14:paraId="3CE8E00C" w14:textId="63FCB0FC" w:rsidR="00975CC4" w:rsidRPr="00671C8B" w:rsidDel="00F22490" w:rsidRDefault="00975CC4">
            <w:pPr>
              <w:pStyle w:val="Heading2"/>
              <w:numPr>
                <w:ilvl w:val="1"/>
                <w:numId w:val="11"/>
              </w:numPr>
              <w:ind w:left="1080" w:hanging="1080"/>
              <w:rPr>
                <w:del w:id="4025" w:author="Alban Roche" w:date="2017-08-02T16:28:00Z"/>
              </w:rPr>
              <w:pPrChange w:id="4026" w:author="Alban Roche" w:date="2017-08-02T16:28:00Z">
                <w:pPr>
                  <w:pStyle w:val="TableBody"/>
                </w:pPr>
              </w:pPrChange>
            </w:pPr>
            <w:del w:id="4027" w:author="Alban Roche" w:date="2017-08-02T16:28:00Z">
              <w:r w:rsidRPr="00671C8B" w:rsidDel="00F22490">
                <w:tab/>
              </w:r>
              <w:r w:rsidRPr="00671C8B" w:rsidDel="00F22490">
                <w:tab/>
                <w:delText>82</w:delText>
              </w:r>
              <w:r w:rsidRPr="00671C8B" w:rsidDel="00F22490">
                <w:tab/>
                <w:delText>48000 bps (V.110 or X.31 flag stuffing)</w:delText>
              </w:r>
              <w:bookmarkStart w:id="4028" w:name="_Toc489457117"/>
              <w:bookmarkEnd w:id="4028"/>
            </w:del>
          </w:p>
          <w:p w14:paraId="4CE7EFB8" w14:textId="5B61FA74" w:rsidR="00975CC4" w:rsidRPr="00671C8B" w:rsidDel="00F22490" w:rsidRDefault="00975CC4">
            <w:pPr>
              <w:pStyle w:val="Heading2"/>
              <w:numPr>
                <w:ilvl w:val="1"/>
                <w:numId w:val="11"/>
              </w:numPr>
              <w:ind w:left="1080" w:hanging="1080"/>
              <w:rPr>
                <w:del w:id="4029" w:author="Alban Roche" w:date="2017-08-02T16:28:00Z"/>
              </w:rPr>
              <w:pPrChange w:id="4030" w:author="Alban Roche" w:date="2017-08-02T16:28:00Z">
                <w:pPr>
                  <w:pStyle w:val="TableBody"/>
                </w:pPr>
              </w:pPrChange>
            </w:pPr>
            <w:del w:id="4031" w:author="Alban Roche" w:date="2017-08-02T16:28:00Z">
              <w:r w:rsidRPr="00671C8B" w:rsidDel="00F22490">
                <w:tab/>
              </w:r>
              <w:r w:rsidRPr="00671C8B" w:rsidDel="00F22490">
                <w:tab/>
                <w:delText>83</w:delText>
              </w:r>
              <w:r w:rsidRPr="00671C8B" w:rsidDel="00F22490">
                <w:tab/>
                <w:delText xml:space="preserve">56000 bps (V.110 or X.31 flag stuffing; this setting can be used in </w:delText>
              </w:r>
              <w:r w:rsidRPr="00671C8B" w:rsidDel="00F22490">
                <w:tab/>
              </w:r>
              <w:r w:rsidRPr="00671C8B" w:rsidDel="00F22490">
                <w:tab/>
              </w:r>
              <w:r w:rsidRPr="00671C8B" w:rsidDel="00F22490">
                <w:tab/>
              </w:r>
              <w:r w:rsidRPr="00671C8B" w:rsidDel="00F22490">
                <w:tab/>
                <w:delText xml:space="preserve">conjunction with asynchronous non-transparent UDI or RDI service in </w:delText>
              </w:r>
              <w:r w:rsidRPr="00671C8B" w:rsidDel="00F22490">
                <w:tab/>
              </w:r>
              <w:r w:rsidRPr="00671C8B" w:rsidDel="00F22490">
                <w:tab/>
              </w:r>
              <w:r w:rsidRPr="00671C8B" w:rsidDel="00F22490">
                <w:tab/>
              </w:r>
              <w:r w:rsidRPr="00671C8B" w:rsidDel="00F22490">
                <w:tab/>
                <w:delText>order to get FTM)</w:delText>
              </w:r>
              <w:bookmarkStart w:id="4032" w:name="_Toc489457118"/>
              <w:bookmarkEnd w:id="4032"/>
            </w:del>
          </w:p>
          <w:p w14:paraId="78E44AFE" w14:textId="40FAF300" w:rsidR="00975CC4" w:rsidRPr="00671C8B" w:rsidDel="00F22490" w:rsidRDefault="00975CC4">
            <w:pPr>
              <w:pStyle w:val="Heading2"/>
              <w:numPr>
                <w:ilvl w:val="1"/>
                <w:numId w:val="11"/>
              </w:numPr>
              <w:ind w:left="1080" w:hanging="1080"/>
              <w:rPr>
                <w:del w:id="4033" w:author="Alban Roche" w:date="2017-08-02T16:28:00Z"/>
              </w:rPr>
              <w:pPrChange w:id="4034" w:author="Alban Roche" w:date="2017-08-02T16:28:00Z">
                <w:pPr>
                  <w:pStyle w:val="TableBody"/>
                </w:pPr>
              </w:pPrChange>
            </w:pPr>
            <w:del w:id="4035" w:author="Alban Roche" w:date="2017-08-02T16:28:00Z">
              <w:r w:rsidRPr="00671C8B" w:rsidDel="00F22490">
                <w:tab/>
              </w:r>
              <w:r w:rsidRPr="00671C8B" w:rsidDel="00F22490">
                <w:tab/>
                <w:delText>84</w:delText>
              </w:r>
              <w:r w:rsidRPr="00671C8B" w:rsidDel="00F22490">
                <w:tab/>
                <w:delText xml:space="preserve">64000 bps (X.31 flag stuffing; this setting can be used in conjunction </w:delText>
              </w:r>
              <w:r w:rsidRPr="00671C8B" w:rsidDel="00F22490">
                <w:tab/>
              </w:r>
              <w:r w:rsidRPr="00671C8B" w:rsidDel="00F22490">
                <w:tab/>
              </w:r>
              <w:r w:rsidRPr="00671C8B" w:rsidDel="00F22490">
                <w:tab/>
              </w:r>
              <w:r w:rsidRPr="00671C8B" w:rsidDel="00F22490">
                <w:tab/>
                <w:delText>with asynchronous non-transparent UDI service in order to get FTM)</w:delText>
              </w:r>
              <w:bookmarkStart w:id="4036" w:name="_Toc489457119"/>
              <w:bookmarkEnd w:id="4036"/>
            </w:del>
          </w:p>
          <w:p w14:paraId="691DFAB7" w14:textId="6FB41BCF" w:rsidR="00975CC4" w:rsidRPr="00671C8B" w:rsidDel="00F22490" w:rsidRDefault="00975CC4">
            <w:pPr>
              <w:pStyle w:val="Heading2"/>
              <w:numPr>
                <w:ilvl w:val="1"/>
                <w:numId w:val="11"/>
              </w:numPr>
              <w:ind w:left="1080" w:hanging="1080"/>
              <w:rPr>
                <w:del w:id="4037" w:author="Alban Roche" w:date="2017-08-02T16:28:00Z"/>
              </w:rPr>
              <w:pPrChange w:id="4038" w:author="Alban Roche" w:date="2017-08-02T16:28:00Z">
                <w:pPr>
                  <w:pStyle w:val="TableBody"/>
                </w:pPr>
              </w:pPrChange>
            </w:pPr>
            <w:del w:id="4039" w:author="Alban Roche" w:date="2017-08-02T16:28:00Z">
              <w:r w:rsidRPr="00671C8B" w:rsidDel="00F22490">
                <w:tab/>
              </w:r>
              <w:r w:rsidRPr="00671C8B" w:rsidDel="00F22490">
                <w:tab/>
                <w:delText>115</w:delText>
              </w:r>
              <w:r w:rsidRPr="00671C8B" w:rsidDel="00F22490">
                <w:tab/>
                <w:delText>56000 bps (bit transparent)</w:delText>
              </w:r>
              <w:bookmarkStart w:id="4040" w:name="_Toc489457120"/>
              <w:bookmarkEnd w:id="4040"/>
            </w:del>
          </w:p>
          <w:p w14:paraId="3E2835D7" w14:textId="50AF6D84" w:rsidR="00975CC4" w:rsidRPr="00671C8B" w:rsidDel="00F22490" w:rsidRDefault="00975CC4">
            <w:pPr>
              <w:pStyle w:val="Heading2"/>
              <w:numPr>
                <w:ilvl w:val="1"/>
                <w:numId w:val="11"/>
              </w:numPr>
              <w:ind w:left="1080" w:hanging="1080"/>
              <w:rPr>
                <w:del w:id="4041" w:author="Alban Roche" w:date="2017-08-02T16:28:00Z"/>
              </w:rPr>
              <w:pPrChange w:id="4042" w:author="Alban Roche" w:date="2017-08-02T16:28:00Z">
                <w:pPr>
                  <w:pStyle w:val="TableBody"/>
                </w:pPr>
              </w:pPrChange>
            </w:pPr>
            <w:del w:id="4043" w:author="Alban Roche" w:date="2017-08-02T16:28:00Z">
              <w:r w:rsidRPr="00671C8B" w:rsidDel="00F22490">
                <w:tab/>
              </w:r>
              <w:r w:rsidRPr="00671C8B" w:rsidDel="00F22490">
                <w:tab/>
                <w:delText>116</w:delText>
              </w:r>
              <w:r w:rsidRPr="00671C8B" w:rsidDel="00F22490">
                <w:tab/>
                <w:delText>64000 bps (bit transparent)</w:delText>
              </w:r>
              <w:bookmarkStart w:id="4044" w:name="_Toc489457121"/>
              <w:bookmarkEnd w:id="4044"/>
            </w:del>
          </w:p>
          <w:p w14:paraId="27A66082" w14:textId="7C55641B" w:rsidR="00975CC4" w:rsidRPr="00671C8B" w:rsidDel="00F22490" w:rsidRDefault="00975CC4">
            <w:pPr>
              <w:pStyle w:val="Heading2"/>
              <w:numPr>
                <w:ilvl w:val="1"/>
                <w:numId w:val="11"/>
              </w:numPr>
              <w:ind w:left="1080" w:hanging="1080"/>
              <w:rPr>
                <w:del w:id="4045" w:author="Alban Roche" w:date="2017-08-02T16:28:00Z"/>
              </w:rPr>
              <w:pPrChange w:id="4046" w:author="Alban Roche" w:date="2017-08-02T16:28:00Z">
                <w:pPr>
                  <w:pStyle w:val="TableBody"/>
                </w:pPr>
              </w:pPrChange>
            </w:pPr>
            <w:del w:id="4047" w:author="Alban Roche" w:date="2017-08-02T16:28:00Z">
              <w:r w:rsidRPr="00671C8B" w:rsidDel="00F22490">
                <w:tab/>
              </w:r>
              <w:r w:rsidRPr="00671C8B" w:rsidDel="00F22490">
                <w:tab/>
                <w:delText>120</w:delText>
              </w:r>
              <w:r w:rsidRPr="00671C8B" w:rsidDel="00F22490">
                <w:tab/>
                <w:delText>32000 bps (PIAFS32k)</w:delText>
              </w:r>
              <w:bookmarkStart w:id="4048" w:name="_Toc489457122"/>
              <w:bookmarkEnd w:id="4048"/>
            </w:del>
          </w:p>
          <w:p w14:paraId="34D1282E" w14:textId="3EEE98F0" w:rsidR="00975CC4" w:rsidRPr="00671C8B" w:rsidDel="00F22490" w:rsidRDefault="00975CC4">
            <w:pPr>
              <w:pStyle w:val="Heading2"/>
              <w:numPr>
                <w:ilvl w:val="1"/>
                <w:numId w:val="11"/>
              </w:numPr>
              <w:ind w:left="1080" w:hanging="1080"/>
              <w:rPr>
                <w:del w:id="4049" w:author="Alban Roche" w:date="2017-08-02T16:28:00Z"/>
              </w:rPr>
              <w:pPrChange w:id="4050" w:author="Alban Roche" w:date="2017-08-02T16:28:00Z">
                <w:pPr>
                  <w:pStyle w:val="TableBody"/>
                </w:pPr>
              </w:pPrChange>
            </w:pPr>
            <w:del w:id="4051" w:author="Alban Roche" w:date="2017-08-02T16:28:00Z">
              <w:r w:rsidRPr="00671C8B" w:rsidDel="00F22490">
                <w:tab/>
              </w:r>
              <w:r w:rsidRPr="00671C8B" w:rsidDel="00F22490">
                <w:tab/>
                <w:delText>121</w:delText>
              </w:r>
              <w:r w:rsidRPr="00671C8B" w:rsidDel="00F22490">
                <w:tab/>
                <w:delText>64000 bps (PIAFS64k)</w:delText>
              </w:r>
              <w:bookmarkStart w:id="4052" w:name="_Toc489457123"/>
              <w:bookmarkEnd w:id="4052"/>
            </w:del>
          </w:p>
          <w:p w14:paraId="56FF3517" w14:textId="34069013" w:rsidR="00975CC4" w:rsidRPr="00671C8B" w:rsidDel="00F22490" w:rsidRDefault="00975CC4">
            <w:pPr>
              <w:pStyle w:val="Heading2"/>
              <w:numPr>
                <w:ilvl w:val="1"/>
                <w:numId w:val="11"/>
              </w:numPr>
              <w:ind w:left="1080" w:hanging="1080"/>
              <w:rPr>
                <w:del w:id="4053" w:author="Alban Roche" w:date="2017-08-02T16:28:00Z"/>
              </w:rPr>
              <w:pPrChange w:id="4054" w:author="Alban Roche" w:date="2017-08-02T16:28:00Z">
                <w:pPr>
                  <w:pStyle w:val="TableBody"/>
                </w:pPr>
              </w:pPrChange>
            </w:pPr>
            <w:del w:id="4055" w:author="Alban Roche" w:date="2017-08-02T16:28:00Z">
              <w:r w:rsidRPr="00671C8B" w:rsidDel="00F22490">
                <w:tab/>
              </w:r>
              <w:r w:rsidRPr="00671C8B" w:rsidDel="00F22490">
                <w:tab/>
                <w:delText>130</w:delText>
              </w:r>
              <w:r w:rsidRPr="00671C8B" w:rsidDel="00F22490">
                <w:tab/>
                <w:delText>28800 bps (multimedia)</w:delText>
              </w:r>
              <w:bookmarkStart w:id="4056" w:name="_Toc489457124"/>
              <w:bookmarkEnd w:id="4056"/>
            </w:del>
          </w:p>
          <w:p w14:paraId="17A49F08" w14:textId="66443EBF" w:rsidR="00975CC4" w:rsidRPr="00671C8B" w:rsidDel="00F22490" w:rsidRDefault="00975CC4">
            <w:pPr>
              <w:pStyle w:val="Heading2"/>
              <w:numPr>
                <w:ilvl w:val="1"/>
                <w:numId w:val="11"/>
              </w:numPr>
              <w:ind w:left="1080" w:hanging="1080"/>
              <w:rPr>
                <w:del w:id="4057" w:author="Alban Roche" w:date="2017-08-02T16:28:00Z"/>
              </w:rPr>
              <w:pPrChange w:id="4058" w:author="Alban Roche" w:date="2017-08-02T16:28:00Z">
                <w:pPr>
                  <w:pStyle w:val="TableBody"/>
                </w:pPr>
              </w:pPrChange>
            </w:pPr>
            <w:del w:id="4059" w:author="Alban Roche" w:date="2017-08-02T16:28:00Z">
              <w:r w:rsidRPr="00671C8B" w:rsidDel="00F22490">
                <w:tab/>
              </w:r>
              <w:r w:rsidRPr="00671C8B" w:rsidDel="00F22490">
                <w:tab/>
                <w:delText>131</w:delText>
              </w:r>
              <w:r w:rsidRPr="00671C8B" w:rsidDel="00F22490">
                <w:tab/>
                <w:delText>32000 bps (multimedia)</w:delText>
              </w:r>
              <w:bookmarkStart w:id="4060" w:name="_Toc489457125"/>
              <w:bookmarkEnd w:id="4060"/>
            </w:del>
          </w:p>
          <w:p w14:paraId="2175AA0F" w14:textId="1C89B0CB" w:rsidR="00975CC4" w:rsidRPr="00671C8B" w:rsidDel="00F22490" w:rsidRDefault="00975CC4">
            <w:pPr>
              <w:pStyle w:val="Heading2"/>
              <w:numPr>
                <w:ilvl w:val="1"/>
                <w:numId w:val="11"/>
              </w:numPr>
              <w:ind w:left="1080" w:hanging="1080"/>
              <w:rPr>
                <w:del w:id="4061" w:author="Alban Roche" w:date="2017-08-02T16:28:00Z"/>
              </w:rPr>
              <w:pPrChange w:id="4062" w:author="Alban Roche" w:date="2017-08-02T16:28:00Z">
                <w:pPr>
                  <w:pStyle w:val="TableBody"/>
                </w:pPr>
              </w:pPrChange>
            </w:pPr>
            <w:del w:id="4063" w:author="Alban Roche" w:date="2017-08-02T16:28:00Z">
              <w:r w:rsidRPr="00671C8B" w:rsidDel="00F22490">
                <w:tab/>
              </w:r>
              <w:r w:rsidRPr="00671C8B" w:rsidDel="00F22490">
                <w:tab/>
                <w:delText>132</w:delText>
              </w:r>
              <w:r w:rsidRPr="00671C8B" w:rsidDel="00F22490">
                <w:tab/>
                <w:delText>33600 bps (multimedia)</w:delText>
              </w:r>
              <w:bookmarkStart w:id="4064" w:name="_Toc489457126"/>
              <w:bookmarkEnd w:id="4064"/>
            </w:del>
          </w:p>
          <w:p w14:paraId="3A09C51C" w14:textId="3F0033E8" w:rsidR="00975CC4" w:rsidRPr="00671C8B" w:rsidDel="00F22490" w:rsidRDefault="00975CC4">
            <w:pPr>
              <w:pStyle w:val="Heading2"/>
              <w:numPr>
                <w:ilvl w:val="1"/>
                <w:numId w:val="11"/>
              </w:numPr>
              <w:ind w:left="1080" w:hanging="1080"/>
              <w:rPr>
                <w:del w:id="4065" w:author="Alban Roche" w:date="2017-08-02T16:28:00Z"/>
              </w:rPr>
              <w:pPrChange w:id="4066" w:author="Alban Roche" w:date="2017-08-02T16:28:00Z">
                <w:pPr>
                  <w:pStyle w:val="TableBody"/>
                </w:pPr>
              </w:pPrChange>
            </w:pPr>
            <w:del w:id="4067" w:author="Alban Roche" w:date="2017-08-02T16:28:00Z">
              <w:r w:rsidRPr="00671C8B" w:rsidDel="00F22490">
                <w:tab/>
              </w:r>
              <w:r w:rsidRPr="00671C8B" w:rsidDel="00F22490">
                <w:tab/>
                <w:delText>133</w:delText>
              </w:r>
              <w:r w:rsidRPr="00671C8B" w:rsidDel="00F22490">
                <w:tab/>
                <w:delText>56000 bps (multimedia)</w:delText>
              </w:r>
              <w:bookmarkStart w:id="4068" w:name="_Toc489457127"/>
              <w:bookmarkEnd w:id="4068"/>
            </w:del>
          </w:p>
          <w:p w14:paraId="23DB9DD6" w14:textId="352E189E" w:rsidR="00975CC4" w:rsidRPr="00671C8B" w:rsidDel="00F22490" w:rsidRDefault="00975CC4">
            <w:pPr>
              <w:pStyle w:val="Heading2"/>
              <w:numPr>
                <w:ilvl w:val="1"/>
                <w:numId w:val="11"/>
              </w:numPr>
              <w:ind w:left="1080" w:hanging="1080"/>
              <w:rPr>
                <w:del w:id="4069" w:author="Alban Roche" w:date="2017-08-02T16:28:00Z"/>
              </w:rPr>
              <w:pPrChange w:id="4070" w:author="Alban Roche" w:date="2017-08-02T16:28:00Z">
                <w:pPr>
                  <w:pStyle w:val="TableBody"/>
                </w:pPr>
              </w:pPrChange>
            </w:pPr>
            <w:del w:id="4071" w:author="Alban Roche" w:date="2017-08-02T16:28:00Z">
              <w:r w:rsidRPr="00671C8B" w:rsidDel="00F22490">
                <w:tab/>
              </w:r>
              <w:r w:rsidRPr="00671C8B" w:rsidDel="00F22490">
                <w:tab/>
                <w:delText>134</w:delText>
              </w:r>
              <w:r w:rsidRPr="00671C8B" w:rsidDel="00F22490">
                <w:tab/>
                <w:delText>64000 bps (multimedia)</w:delText>
              </w:r>
              <w:bookmarkStart w:id="4072" w:name="_Toc489457128"/>
              <w:bookmarkEnd w:id="4072"/>
            </w:del>
          </w:p>
          <w:p w14:paraId="3B42EC57" w14:textId="44733951" w:rsidR="00975CC4" w:rsidRPr="00671C8B" w:rsidDel="00F22490" w:rsidRDefault="00975CC4">
            <w:pPr>
              <w:pStyle w:val="Heading2"/>
              <w:numPr>
                <w:ilvl w:val="1"/>
                <w:numId w:val="11"/>
              </w:numPr>
              <w:ind w:left="1080" w:hanging="1080"/>
              <w:rPr>
                <w:del w:id="4073" w:author="Alban Roche" w:date="2017-08-02T16:28:00Z"/>
              </w:rPr>
              <w:pPrChange w:id="4074" w:author="Alban Roche" w:date="2017-08-02T16:28:00Z">
                <w:pPr>
                  <w:pStyle w:val="TableBody"/>
                </w:pPr>
              </w:pPrChange>
            </w:pPr>
            <w:bookmarkStart w:id="4075" w:name="_Toc489457129"/>
            <w:bookmarkEnd w:id="4075"/>
          </w:p>
          <w:p w14:paraId="11719808" w14:textId="7F65BDDE" w:rsidR="00975CC4" w:rsidRPr="00671C8B" w:rsidDel="00F22490" w:rsidRDefault="00975CC4">
            <w:pPr>
              <w:pStyle w:val="Heading2"/>
              <w:numPr>
                <w:ilvl w:val="1"/>
                <w:numId w:val="11"/>
              </w:numPr>
              <w:ind w:left="1080" w:hanging="1080"/>
              <w:rPr>
                <w:del w:id="4076" w:author="Alban Roche" w:date="2017-08-02T16:28:00Z"/>
              </w:rPr>
              <w:pPrChange w:id="4077" w:author="Alban Roche" w:date="2017-08-02T16:28:00Z">
                <w:pPr>
                  <w:pStyle w:val="TableBody"/>
                </w:pPr>
              </w:pPrChange>
            </w:pPr>
            <w:del w:id="4078" w:author="Alban Roche" w:date="2017-08-02T16:28:00Z">
              <w:r w:rsidRPr="00671C8B" w:rsidDel="00F22490">
                <w:rPr>
                  <w:snapToGrid w:val="0"/>
                </w:rPr>
                <w:delText>&lt;name&gt;</w:delText>
              </w:r>
              <w:r w:rsidRPr="00671C8B" w:rsidDel="00F22490">
                <w:tab/>
              </w:r>
              <w:r w:rsidRPr="00671C8B" w:rsidDel="00F22490">
                <w:rPr>
                  <w:u w:val="single"/>
                </w:rPr>
                <w:delText>0</w:delText>
              </w:r>
              <w:r w:rsidRPr="00671C8B" w:rsidDel="00F22490">
                <w:tab/>
                <w:delText>Data circuit asynchronous (UDI or 3.1 kHz modem)</w:delText>
              </w:r>
              <w:bookmarkStart w:id="4079" w:name="_Toc489457130"/>
              <w:bookmarkEnd w:id="4079"/>
            </w:del>
          </w:p>
          <w:p w14:paraId="4DE216E3" w14:textId="06F225F5" w:rsidR="00975CC4" w:rsidRPr="007D3118" w:rsidDel="00F22490" w:rsidRDefault="00975CC4">
            <w:pPr>
              <w:pStyle w:val="Heading2"/>
              <w:numPr>
                <w:ilvl w:val="1"/>
                <w:numId w:val="11"/>
              </w:numPr>
              <w:ind w:left="1080" w:hanging="1080"/>
              <w:rPr>
                <w:del w:id="4080" w:author="Alban Roche" w:date="2017-08-02T16:28:00Z"/>
                <w:lang w:val="fr-FR"/>
                <w:rPrChange w:id="4081" w:author="Alban Roche" w:date="2017-08-02T14:36:00Z">
                  <w:rPr>
                    <w:del w:id="4082" w:author="Alban Roche" w:date="2017-08-02T16:28:00Z"/>
                  </w:rPr>
                </w:rPrChange>
              </w:rPr>
              <w:pPrChange w:id="4083" w:author="Alban Roche" w:date="2017-08-02T16:28:00Z">
                <w:pPr>
                  <w:pStyle w:val="TableBody"/>
                </w:pPr>
              </w:pPrChange>
            </w:pPr>
            <w:del w:id="4084" w:author="Alban Roche" w:date="2017-08-02T16:28:00Z">
              <w:r w:rsidRPr="00671C8B" w:rsidDel="00F22490">
                <w:tab/>
              </w:r>
              <w:r w:rsidRPr="00671C8B" w:rsidDel="00F22490">
                <w:tab/>
              </w:r>
              <w:r w:rsidRPr="007D3118" w:rsidDel="00F22490">
                <w:rPr>
                  <w:lang w:val="fr-FR"/>
                  <w:rPrChange w:id="4085" w:author="Alban Roche" w:date="2017-08-02T14:36:00Z">
                    <w:rPr/>
                  </w:rPrChange>
                </w:rPr>
                <w:delText>1</w:delText>
              </w:r>
              <w:r w:rsidRPr="007D3118" w:rsidDel="00F22490">
                <w:rPr>
                  <w:lang w:val="fr-FR"/>
                  <w:rPrChange w:id="4086" w:author="Alban Roche" w:date="2017-08-02T14:36:00Z">
                    <w:rPr/>
                  </w:rPrChange>
                </w:rPr>
                <w:tab/>
                <w:delText>Data circuit synchronous (UDI or 3.1 kHz modem)</w:delText>
              </w:r>
              <w:bookmarkStart w:id="4087" w:name="_Toc489457131"/>
              <w:bookmarkEnd w:id="4087"/>
            </w:del>
          </w:p>
          <w:p w14:paraId="7594F434" w14:textId="2783AE94" w:rsidR="00975CC4" w:rsidRPr="007D3118" w:rsidDel="00F22490" w:rsidRDefault="00975CC4">
            <w:pPr>
              <w:pStyle w:val="Heading2"/>
              <w:numPr>
                <w:ilvl w:val="1"/>
                <w:numId w:val="11"/>
              </w:numPr>
              <w:ind w:left="1080" w:hanging="1080"/>
              <w:rPr>
                <w:del w:id="4088" w:author="Alban Roche" w:date="2017-08-02T16:28:00Z"/>
                <w:lang w:val="fr-FR"/>
                <w:rPrChange w:id="4089" w:author="Alban Roche" w:date="2017-08-02T14:36:00Z">
                  <w:rPr>
                    <w:del w:id="4090" w:author="Alban Roche" w:date="2017-08-02T16:28:00Z"/>
                  </w:rPr>
                </w:rPrChange>
              </w:rPr>
              <w:pPrChange w:id="4091" w:author="Alban Roche" w:date="2017-08-02T16:28:00Z">
                <w:pPr>
                  <w:pStyle w:val="TableBody"/>
                  <w:tabs>
                    <w:tab w:val="left" w:pos="902"/>
                  </w:tabs>
                </w:pPr>
              </w:pPrChange>
            </w:pPr>
            <w:del w:id="4092" w:author="Alban Roche" w:date="2017-08-02T16:28:00Z">
              <w:r w:rsidRPr="007D3118" w:rsidDel="00F22490">
                <w:rPr>
                  <w:lang w:val="fr-FR"/>
                  <w:rPrChange w:id="4093" w:author="Alban Roche" w:date="2017-08-02T14:36:00Z">
                    <w:rPr/>
                  </w:rPrChange>
                </w:rPr>
                <w:tab/>
              </w:r>
              <w:r w:rsidRPr="007D3118" w:rsidDel="00F22490">
                <w:rPr>
                  <w:lang w:val="fr-FR"/>
                  <w:rPrChange w:id="4094" w:author="Alban Roche" w:date="2017-08-02T14:36:00Z">
                    <w:rPr/>
                  </w:rPrChange>
                </w:rPr>
                <w:tab/>
                <w:delText>4</w:delText>
              </w:r>
              <w:r w:rsidRPr="007D3118" w:rsidDel="00F22490">
                <w:rPr>
                  <w:lang w:val="fr-FR"/>
                  <w:rPrChange w:id="4095" w:author="Alban Roche" w:date="2017-08-02T14:36:00Z">
                    <w:rPr/>
                  </w:rPrChange>
                </w:rPr>
                <w:tab/>
                <w:delText>Data circuit asynchronous (RDI)</w:delText>
              </w:r>
              <w:bookmarkStart w:id="4096" w:name="_Toc489457132"/>
              <w:bookmarkEnd w:id="4096"/>
            </w:del>
          </w:p>
          <w:p w14:paraId="6E6964C0" w14:textId="357FC5FF" w:rsidR="00975CC4" w:rsidRPr="007D3118" w:rsidDel="00F22490" w:rsidRDefault="00975CC4">
            <w:pPr>
              <w:pStyle w:val="Heading2"/>
              <w:numPr>
                <w:ilvl w:val="1"/>
                <w:numId w:val="11"/>
              </w:numPr>
              <w:ind w:left="1080" w:hanging="1080"/>
              <w:rPr>
                <w:del w:id="4097" w:author="Alban Roche" w:date="2017-08-02T16:28:00Z"/>
                <w:lang w:val="fr-FR"/>
                <w:rPrChange w:id="4098" w:author="Alban Roche" w:date="2017-08-02T14:36:00Z">
                  <w:rPr>
                    <w:del w:id="4099" w:author="Alban Roche" w:date="2017-08-02T16:28:00Z"/>
                  </w:rPr>
                </w:rPrChange>
              </w:rPr>
              <w:pPrChange w:id="4100" w:author="Alban Roche" w:date="2017-08-02T16:28:00Z">
                <w:pPr>
                  <w:pStyle w:val="TableBody"/>
                  <w:tabs>
                    <w:tab w:val="left" w:pos="902"/>
                  </w:tabs>
                </w:pPr>
              </w:pPrChange>
            </w:pPr>
            <w:del w:id="4101" w:author="Alban Roche" w:date="2017-08-02T16:28:00Z">
              <w:r w:rsidRPr="007D3118" w:rsidDel="00F22490">
                <w:rPr>
                  <w:lang w:val="fr-FR"/>
                  <w:rPrChange w:id="4102" w:author="Alban Roche" w:date="2017-08-02T14:36:00Z">
                    <w:rPr/>
                  </w:rPrChange>
                </w:rPr>
                <w:tab/>
              </w:r>
              <w:r w:rsidRPr="007D3118" w:rsidDel="00F22490">
                <w:rPr>
                  <w:lang w:val="fr-FR"/>
                  <w:rPrChange w:id="4103" w:author="Alban Roche" w:date="2017-08-02T14:36:00Z">
                    <w:rPr/>
                  </w:rPrChange>
                </w:rPr>
                <w:tab/>
                <w:delText>5</w:delText>
              </w:r>
              <w:r w:rsidRPr="007D3118" w:rsidDel="00F22490">
                <w:rPr>
                  <w:lang w:val="fr-FR"/>
                  <w:rPrChange w:id="4104" w:author="Alban Roche" w:date="2017-08-02T14:36:00Z">
                    <w:rPr/>
                  </w:rPrChange>
                </w:rPr>
                <w:tab/>
                <w:delText>Data circuit synchronous (RDI)</w:delText>
              </w:r>
              <w:bookmarkStart w:id="4105" w:name="_Toc489457133"/>
              <w:bookmarkEnd w:id="4105"/>
            </w:del>
          </w:p>
          <w:p w14:paraId="5C4B0F50" w14:textId="01DB9605" w:rsidR="00975CC4" w:rsidRPr="007D3118" w:rsidDel="00F22490" w:rsidRDefault="00975CC4">
            <w:pPr>
              <w:pStyle w:val="Heading2"/>
              <w:numPr>
                <w:ilvl w:val="1"/>
                <w:numId w:val="11"/>
              </w:numPr>
              <w:ind w:left="1080" w:hanging="1080"/>
              <w:rPr>
                <w:del w:id="4106" w:author="Alban Roche" w:date="2017-08-02T16:28:00Z"/>
                <w:b w:val="0"/>
                <w:lang w:val="fr-FR"/>
                <w:rPrChange w:id="4107" w:author="Alban Roche" w:date="2017-08-02T14:36:00Z">
                  <w:rPr>
                    <w:del w:id="4108" w:author="Alban Roche" w:date="2017-08-02T16:28:00Z"/>
                    <w:b/>
                  </w:rPr>
                </w:rPrChange>
              </w:rPr>
              <w:pPrChange w:id="4109" w:author="Alban Roche" w:date="2017-08-02T16:28:00Z">
                <w:pPr>
                  <w:pStyle w:val="TableBody"/>
                  <w:tabs>
                    <w:tab w:val="left" w:pos="902"/>
                  </w:tabs>
                </w:pPr>
              </w:pPrChange>
            </w:pPr>
            <w:bookmarkStart w:id="4110" w:name="_Toc489457134"/>
            <w:bookmarkEnd w:id="4110"/>
          </w:p>
          <w:p w14:paraId="469749C0" w14:textId="3F2F6EE1" w:rsidR="00975CC4" w:rsidRPr="007D3118" w:rsidDel="00F22490" w:rsidRDefault="00975CC4">
            <w:pPr>
              <w:pStyle w:val="Heading2"/>
              <w:numPr>
                <w:ilvl w:val="1"/>
                <w:numId w:val="11"/>
              </w:numPr>
              <w:ind w:left="1080" w:hanging="1080"/>
              <w:rPr>
                <w:del w:id="4111" w:author="Alban Roche" w:date="2017-08-02T16:28:00Z"/>
                <w:lang w:val="fr-FR"/>
                <w:rPrChange w:id="4112" w:author="Alban Roche" w:date="2017-08-02T14:36:00Z">
                  <w:rPr>
                    <w:del w:id="4113" w:author="Alban Roche" w:date="2017-08-02T16:28:00Z"/>
                  </w:rPr>
                </w:rPrChange>
              </w:rPr>
              <w:pPrChange w:id="4114" w:author="Alban Roche" w:date="2017-08-02T16:28:00Z">
                <w:pPr>
                  <w:pStyle w:val="TableBody"/>
                </w:pPr>
              </w:pPrChange>
            </w:pPr>
            <w:del w:id="4115" w:author="Alban Roche" w:date="2017-08-02T16:28:00Z">
              <w:r w:rsidRPr="007D3118" w:rsidDel="00F22490">
                <w:rPr>
                  <w:b w:val="0"/>
                  <w:lang w:val="fr-FR"/>
                  <w:rPrChange w:id="4116" w:author="Alban Roche" w:date="2017-08-02T14:36:00Z">
                    <w:rPr>
                      <w:b/>
                    </w:rPr>
                  </w:rPrChange>
                </w:rPr>
                <w:delText>&lt;</w:delText>
              </w:r>
              <w:r w:rsidRPr="007D3118" w:rsidDel="00F22490">
                <w:rPr>
                  <w:b w:val="0"/>
                  <w:snapToGrid w:val="0"/>
                  <w:lang w:val="fr-FR"/>
                  <w:rPrChange w:id="4117" w:author="Alban Roche" w:date="2017-08-02T14:36:00Z">
                    <w:rPr>
                      <w:b/>
                      <w:snapToGrid w:val="0"/>
                    </w:rPr>
                  </w:rPrChange>
                </w:rPr>
                <w:delText>ce&gt;</w:delText>
              </w:r>
              <w:r w:rsidRPr="007D3118" w:rsidDel="00F22490">
                <w:rPr>
                  <w:lang w:val="fr-FR"/>
                  <w:rPrChange w:id="4118" w:author="Alban Roche" w:date="2017-08-02T14:36:00Z">
                    <w:rPr/>
                  </w:rPrChange>
                </w:rPr>
                <w:tab/>
              </w:r>
              <w:r w:rsidRPr="007D3118" w:rsidDel="00F22490">
                <w:rPr>
                  <w:u w:val="single"/>
                  <w:lang w:val="fr-FR"/>
                  <w:rPrChange w:id="4119" w:author="Alban Roche" w:date="2017-08-02T14:36:00Z">
                    <w:rPr>
                      <w:u w:val="single"/>
                    </w:rPr>
                  </w:rPrChange>
                </w:rPr>
                <w:delText>0</w:delText>
              </w:r>
              <w:r w:rsidRPr="007D3118" w:rsidDel="00F22490">
                <w:rPr>
                  <w:lang w:val="fr-FR"/>
                  <w:rPrChange w:id="4120" w:author="Alban Roche" w:date="2017-08-02T14:36:00Z">
                    <w:rPr/>
                  </w:rPrChange>
                </w:rPr>
                <w:tab/>
                <w:delText>Transparent</w:delText>
              </w:r>
              <w:bookmarkStart w:id="4121" w:name="_Toc489457135"/>
              <w:bookmarkEnd w:id="4121"/>
            </w:del>
          </w:p>
          <w:p w14:paraId="34F534D9" w14:textId="16E76BDD" w:rsidR="00975CC4" w:rsidRPr="007D3118" w:rsidDel="00F22490" w:rsidRDefault="00975CC4">
            <w:pPr>
              <w:pStyle w:val="Heading2"/>
              <w:numPr>
                <w:ilvl w:val="1"/>
                <w:numId w:val="11"/>
              </w:numPr>
              <w:ind w:left="1080" w:hanging="1080"/>
              <w:rPr>
                <w:del w:id="4122" w:author="Alban Roche" w:date="2017-08-02T16:28:00Z"/>
                <w:lang w:val="fr-FR"/>
                <w:rPrChange w:id="4123" w:author="Alban Roche" w:date="2017-08-02T14:36:00Z">
                  <w:rPr>
                    <w:del w:id="4124" w:author="Alban Roche" w:date="2017-08-02T16:28:00Z"/>
                  </w:rPr>
                </w:rPrChange>
              </w:rPr>
              <w:pPrChange w:id="4125" w:author="Alban Roche" w:date="2017-08-02T16:28:00Z">
                <w:pPr>
                  <w:pStyle w:val="TableBody"/>
                </w:pPr>
              </w:pPrChange>
            </w:pPr>
            <w:del w:id="4126" w:author="Alban Roche" w:date="2017-08-02T16:28:00Z">
              <w:r w:rsidRPr="007D3118" w:rsidDel="00F22490">
                <w:rPr>
                  <w:lang w:val="fr-FR"/>
                  <w:rPrChange w:id="4127" w:author="Alban Roche" w:date="2017-08-02T14:36:00Z">
                    <w:rPr/>
                  </w:rPrChange>
                </w:rPr>
                <w:tab/>
                <w:delText>1</w:delText>
              </w:r>
              <w:r w:rsidRPr="007D3118" w:rsidDel="00F22490">
                <w:rPr>
                  <w:lang w:val="fr-FR"/>
                  <w:rPrChange w:id="4128" w:author="Alban Roche" w:date="2017-08-02T14:36:00Z">
                    <w:rPr/>
                  </w:rPrChange>
                </w:rPr>
                <w:tab/>
                <w:delText>Non-transparent</w:delText>
              </w:r>
              <w:bookmarkStart w:id="4129" w:name="_Toc489457136"/>
              <w:bookmarkEnd w:id="4129"/>
            </w:del>
          </w:p>
          <w:p w14:paraId="3DF94A77" w14:textId="39334978" w:rsidR="00975CC4" w:rsidRPr="00671C8B" w:rsidDel="00F22490" w:rsidRDefault="00975CC4">
            <w:pPr>
              <w:pStyle w:val="Heading2"/>
              <w:numPr>
                <w:ilvl w:val="1"/>
                <w:numId w:val="11"/>
              </w:numPr>
              <w:ind w:left="1080" w:hanging="1080"/>
              <w:rPr>
                <w:del w:id="4130" w:author="Alban Roche" w:date="2017-08-02T16:28:00Z"/>
              </w:rPr>
              <w:pPrChange w:id="4131" w:author="Alban Roche" w:date="2017-08-02T16:28:00Z">
                <w:pPr>
                  <w:pStyle w:val="TableBody"/>
                </w:pPr>
              </w:pPrChange>
            </w:pPr>
            <w:del w:id="4132" w:author="Alban Roche" w:date="2017-08-02T16:28:00Z">
              <w:r w:rsidRPr="007D3118" w:rsidDel="00F22490">
                <w:rPr>
                  <w:lang w:val="fr-FR"/>
                  <w:rPrChange w:id="4133" w:author="Alban Roche" w:date="2017-08-02T14:36:00Z">
                    <w:rPr/>
                  </w:rPrChange>
                </w:rPr>
                <w:tab/>
              </w:r>
              <w:r w:rsidRPr="00671C8B" w:rsidDel="00F22490">
                <w:delText>2</w:delText>
              </w:r>
              <w:r w:rsidRPr="00671C8B" w:rsidDel="00F22490">
                <w:tab/>
                <w:delText>Both, transparent preferred</w:delText>
              </w:r>
              <w:bookmarkStart w:id="4134" w:name="_Toc489457137"/>
              <w:bookmarkEnd w:id="4134"/>
            </w:del>
          </w:p>
          <w:p w14:paraId="1FAA84B5" w14:textId="437D4400" w:rsidR="00975CC4" w:rsidRPr="00671C8B" w:rsidDel="00F22490" w:rsidRDefault="00975CC4">
            <w:pPr>
              <w:pStyle w:val="Heading2"/>
              <w:numPr>
                <w:ilvl w:val="1"/>
                <w:numId w:val="11"/>
              </w:numPr>
              <w:ind w:left="1080" w:hanging="1080"/>
              <w:rPr>
                <w:del w:id="4135" w:author="Alban Roche" w:date="2017-08-02T16:28:00Z"/>
              </w:rPr>
              <w:pPrChange w:id="4136" w:author="Alban Roche" w:date="2017-08-02T16:28:00Z">
                <w:pPr>
                  <w:pStyle w:val="TableBody"/>
                </w:pPr>
              </w:pPrChange>
            </w:pPr>
            <w:del w:id="4137" w:author="Alban Roche" w:date="2017-08-02T16:28:00Z">
              <w:r w:rsidRPr="00671C8B" w:rsidDel="00F22490">
                <w:tab/>
                <w:delText>3</w:delText>
              </w:r>
              <w:r w:rsidRPr="00671C8B" w:rsidDel="00F22490">
                <w:tab/>
                <w:delText>Both, non-transparent preferred</w:delText>
              </w:r>
              <w:bookmarkStart w:id="4138" w:name="_Toc489457138"/>
              <w:bookmarkEnd w:id="4138"/>
            </w:del>
          </w:p>
        </w:tc>
        <w:bookmarkStart w:id="4139" w:name="_Toc489457139"/>
        <w:bookmarkEnd w:id="4139"/>
      </w:tr>
    </w:tbl>
    <w:p w14:paraId="0C1CBE07" w14:textId="4716D89C" w:rsidR="00975CC4" w:rsidDel="00F22490" w:rsidRDefault="00975CC4">
      <w:pPr>
        <w:pStyle w:val="Heading2"/>
        <w:numPr>
          <w:ilvl w:val="1"/>
          <w:numId w:val="11"/>
        </w:numPr>
        <w:ind w:left="1080" w:hanging="1080"/>
        <w:rPr>
          <w:del w:id="4140" w:author="Alban Roche" w:date="2017-08-02T16:28:00Z"/>
        </w:rPr>
        <w:sectPr w:rsidR="00975CC4" w:rsidDel="00F22490" w:rsidSect="004F7779">
          <w:pgSz w:w="11909" w:h="16834" w:code="9"/>
          <w:pgMar w:top="1440" w:right="1440" w:bottom="1440" w:left="1440" w:header="720" w:footer="720" w:gutter="0"/>
          <w:cols w:space="720"/>
          <w:titlePg/>
          <w:docGrid w:linePitch="360"/>
        </w:sectPr>
        <w:pPrChange w:id="4141" w:author="Alban Roche" w:date="2017-08-02T16:28:00Z">
          <w:pPr/>
        </w:pPrChange>
      </w:pPr>
    </w:p>
    <w:p w14:paraId="67FCB2A0" w14:textId="74D0D88E" w:rsidR="00975CC4" w:rsidRDefault="00975CC4" w:rsidP="00975CC4">
      <w:pPr>
        <w:pStyle w:val="Heading1"/>
      </w:pPr>
      <w:bookmarkStart w:id="4142" w:name="_Toc489457140"/>
      <w:r>
        <w:t>Mobile Equipment Control and Status Commands</w:t>
      </w:r>
      <w:bookmarkEnd w:id="4142"/>
    </w:p>
    <w:p w14:paraId="3A9E294D" w14:textId="02D0C82F" w:rsidR="00975CC4" w:rsidRPr="00671C8B" w:rsidDel="009453A7" w:rsidRDefault="00975CC4" w:rsidP="0059466D">
      <w:pPr>
        <w:pStyle w:val="Heading2"/>
        <w:numPr>
          <w:ilvl w:val="1"/>
          <w:numId w:val="11"/>
        </w:numPr>
        <w:ind w:left="1080" w:hanging="1080"/>
        <w:rPr>
          <w:del w:id="4143" w:author="Alban Roche" w:date="2017-08-02T16:29:00Z"/>
        </w:rPr>
      </w:pPr>
      <w:bookmarkStart w:id="4144" w:name="_Toc78179782"/>
      <w:bookmarkStart w:id="4145" w:name="_Toc170125823"/>
      <w:bookmarkStart w:id="4146" w:name="_Toc345081280"/>
      <w:bookmarkStart w:id="4147" w:name="_Toc349753025"/>
      <w:bookmarkStart w:id="4148" w:name="_Toc349753916"/>
      <w:bookmarkStart w:id="4149" w:name="_Ref366744133"/>
      <w:bookmarkStart w:id="4150" w:name="_Ref369080152"/>
      <w:bookmarkStart w:id="4151" w:name="_Toc368585983"/>
      <w:bookmarkStart w:id="4152" w:name="_Toc486251565"/>
      <w:del w:id="4153" w:author="Alban Roche" w:date="2017-08-02T16:29:00Z">
        <w:r w:rsidRPr="00671C8B" w:rsidDel="009453A7">
          <w:delText>+CAMM Command: Accumulated Call Meter (Maximum</w:delText>
        </w:r>
        <w:bookmarkEnd w:id="4144"/>
        <w:bookmarkEnd w:id="4145"/>
        <w:bookmarkEnd w:id="4146"/>
        <w:bookmarkEnd w:id="4147"/>
        <w:bookmarkEnd w:id="4148"/>
        <w:bookmarkEnd w:id="4149"/>
        <w:bookmarkEnd w:id="4150"/>
        <w:bookmarkEnd w:id="4151"/>
        <w:r w:rsidRPr="00671C8B" w:rsidDel="009453A7">
          <w:delText>)</w:delText>
        </w:r>
        <w:bookmarkStart w:id="4154" w:name="_Toc489457141"/>
        <w:bookmarkEnd w:id="4152"/>
        <w:bookmarkEnd w:id="4154"/>
      </w:del>
    </w:p>
    <w:tbl>
      <w:tblPr>
        <w:tblStyle w:val="TableSWIleft"/>
        <w:tblW w:w="9288" w:type="dxa"/>
        <w:tblLayout w:type="fixed"/>
        <w:tblLook w:val="04A0" w:firstRow="1" w:lastRow="0" w:firstColumn="1" w:lastColumn="0" w:noHBand="0" w:noVBand="1"/>
      </w:tblPr>
      <w:tblGrid>
        <w:gridCol w:w="1728"/>
        <w:gridCol w:w="7560"/>
      </w:tblGrid>
      <w:tr w:rsidR="00975CC4" w:rsidRPr="00671C8B" w:rsidDel="009453A7" w14:paraId="74EAB130" w14:textId="4D72C887" w:rsidTr="00166AF3">
        <w:trPr>
          <w:cnfStyle w:val="100000000000" w:firstRow="1" w:lastRow="0" w:firstColumn="0" w:lastColumn="0" w:oddVBand="0" w:evenVBand="0" w:oddHBand="0" w:evenHBand="0" w:firstRowFirstColumn="0" w:firstRowLastColumn="0" w:lastRowFirstColumn="0" w:lastRowLastColumn="0"/>
          <w:del w:id="4155" w:author="Alban Roche" w:date="2017-08-02T16:29:00Z"/>
        </w:trPr>
        <w:tc>
          <w:tcPr>
            <w:tcW w:w="9288" w:type="dxa"/>
            <w:gridSpan w:val="2"/>
          </w:tcPr>
          <w:p w14:paraId="60A3546D" w14:textId="72D76CB8" w:rsidR="00975CC4" w:rsidRPr="00671C8B" w:rsidDel="009453A7" w:rsidRDefault="00975CC4">
            <w:pPr>
              <w:pStyle w:val="TableRowHead"/>
              <w:spacing w:before="144" w:after="144"/>
              <w:rPr>
                <w:del w:id="4156" w:author="Alban Roche" w:date="2017-08-02T16:29:00Z"/>
                <w:bCs w:val="0"/>
              </w:rPr>
            </w:pPr>
            <w:del w:id="4157" w:author="Alban Roche" w:date="2017-08-02T14:40:00Z">
              <w:r w:rsidDel="00F22490">
                <w:delText>HL7618, HL7618RD, HL7648, HL7650, HL7688, HL7690 and HL7692</w:delText>
              </w:r>
            </w:del>
            <w:bookmarkStart w:id="4158" w:name="_Toc489457142"/>
            <w:bookmarkEnd w:id="4158"/>
          </w:p>
        </w:tc>
        <w:bookmarkStart w:id="4159" w:name="_Toc489457143"/>
        <w:bookmarkEnd w:id="4159"/>
      </w:tr>
      <w:tr w:rsidR="00975CC4" w:rsidRPr="00671C8B" w:rsidDel="009453A7" w14:paraId="25507C1A" w14:textId="1502230D" w:rsidTr="00166AF3">
        <w:trPr>
          <w:trHeight w:val="948"/>
          <w:del w:id="4160" w:author="Alban Roche" w:date="2017-08-02T16:29:00Z"/>
        </w:trPr>
        <w:tc>
          <w:tcPr>
            <w:tcW w:w="1728" w:type="dxa"/>
          </w:tcPr>
          <w:p w14:paraId="6A9C653D" w14:textId="23DAFCCF" w:rsidR="00975CC4" w:rsidRPr="00671C8B" w:rsidDel="009453A7" w:rsidRDefault="00975CC4" w:rsidP="00166AF3">
            <w:pPr>
              <w:pStyle w:val="TableBody"/>
              <w:rPr>
                <w:del w:id="4161" w:author="Alban Roche" w:date="2017-08-02T16:29:00Z"/>
                <w:i/>
              </w:rPr>
            </w:pPr>
            <w:del w:id="4162" w:author="Alban Roche" w:date="2017-08-02T16:29:00Z">
              <w:r w:rsidRPr="00671C8B" w:rsidDel="009453A7">
                <w:rPr>
                  <w:i/>
                </w:rPr>
                <w:delText>Test command</w:delText>
              </w:r>
              <w:bookmarkStart w:id="4163" w:name="_Toc489457144"/>
              <w:bookmarkEnd w:id="4163"/>
            </w:del>
          </w:p>
          <w:p w14:paraId="0CE4B718" w14:textId="23216532" w:rsidR="00975CC4" w:rsidRPr="00671C8B" w:rsidDel="009453A7" w:rsidRDefault="00975CC4" w:rsidP="00166AF3">
            <w:pPr>
              <w:pStyle w:val="TableBody"/>
              <w:rPr>
                <w:del w:id="4164" w:author="Alban Roche" w:date="2017-08-02T16:29:00Z"/>
              </w:rPr>
            </w:pPr>
            <w:bookmarkStart w:id="4165" w:name="_Toc489457145"/>
            <w:bookmarkEnd w:id="4165"/>
          </w:p>
          <w:p w14:paraId="3D50D6B5" w14:textId="0C19B642" w:rsidR="00975CC4" w:rsidRPr="00671C8B" w:rsidDel="009453A7" w:rsidRDefault="00975CC4" w:rsidP="00166AF3">
            <w:pPr>
              <w:pStyle w:val="TableBody"/>
              <w:rPr>
                <w:del w:id="4166" w:author="Alban Roche" w:date="2017-08-02T16:29:00Z"/>
                <w:u w:val="single"/>
              </w:rPr>
            </w:pPr>
            <w:del w:id="4167" w:author="Alban Roche" w:date="2017-08-02T16:29:00Z">
              <w:r w:rsidRPr="00671C8B" w:rsidDel="009453A7">
                <w:rPr>
                  <w:u w:val="single"/>
                </w:rPr>
                <w:delText>Syntax</w:delText>
              </w:r>
              <w:bookmarkStart w:id="4168" w:name="_Toc489457146"/>
              <w:bookmarkEnd w:id="4168"/>
            </w:del>
          </w:p>
          <w:p w14:paraId="6149A010" w14:textId="11EC1915" w:rsidR="00975CC4" w:rsidRPr="00671C8B" w:rsidDel="009453A7" w:rsidRDefault="00975CC4" w:rsidP="00166AF3">
            <w:pPr>
              <w:pStyle w:val="TableBody"/>
              <w:rPr>
                <w:del w:id="4169" w:author="Alban Roche" w:date="2017-08-02T16:29:00Z"/>
                <w:b/>
              </w:rPr>
            </w:pPr>
            <w:del w:id="4170" w:author="Alban Roche" w:date="2017-08-02T16:29:00Z">
              <w:r w:rsidRPr="00671C8B" w:rsidDel="009453A7">
                <w:rPr>
                  <w:b/>
                </w:rPr>
                <w:delText>AT+CAMM=?</w:delText>
              </w:r>
              <w:bookmarkStart w:id="4171" w:name="_Toc489457147"/>
              <w:bookmarkEnd w:id="4171"/>
            </w:del>
          </w:p>
        </w:tc>
        <w:tc>
          <w:tcPr>
            <w:tcW w:w="7560" w:type="dxa"/>
          </w:tcPr>
          <w:p w14:paraId="608E7C7F" w14:textId="298B0290" w:rsidR="00975CC4" w:rsidRPr="00671C8B" w:rsidDel="009453A7" w:rsidRDefault="00975CC4" w:rsidP="00166AF3">
            <w:pPr>
              <w:pStyle w:val="TableBody"/>
              <w:rPr>
                <w:del w:id="4172" w:author="Alban Roche" w:date="2017-08-02T16:29:00Z"/>
                <w:u w:val="single"/>
              </w:rPr>
            </w:pPr>
            <w:bookmarkStart w:id="4173" w:name="_Toc489457148"/>
            <w:bookmarkEnd w:id="4173"/>
          </w:p>
          <w:p w14:paraId="554B098C" w14:textId="54EE102C" w:rsidR="00975CC4" w:rsidRPr="00671C8B" w:rsidDel="009453A7" w:rsidRDefault="00975CC4" w:rsidP="00166AF3">
            <w:pPr>
              <w:pStyle w:val="TableBody"/>
              <w:rPr>
                <w:del w:id="4174" w:author="Alban Roche" w:date="2017-08-02T16:29:00Z"/>
                <w:u w:val="single"/>
              </w:rPr>
            </w:pPr>
            <w:bookmarkStart w:id="4175" w:name="_Toc489457149"/>
            <w:bookmarkEnd w:id="4175"/>
          </w:p>
          <w:p w14:paraId="3ABA31E7" w14:textId="388B817C" w:rsidR="00975CC4" w:rsidRPr="00671C8B" w:rsidDel="009453A7" w:rsidRDefault="00975CC4" w:rsidP="00166AF3">
            <w:pPr>
              <w:pStyle w:val="TableBody"/>
              <w:rPr>
                <w:del w:id="4176" w:author="Alban Roche" w:date="2017-08-02T16:29:00Z"/>
                <w:u w:val="single"/>
              </w:rPr>
            </w:pPr>
            <w:del w:id="4177" w:author="Alban Roche" w:date="2017-08-02T16:29:00Z">
              <w:r w:rsidRPr="00671C8B" w:rsidDel="009453A7">
                <w:rPr>
                  <w:u w:val="single"/>
                </w:rPr>
                <w:delText>Response</w:delText>
              </w:r>
              <w:bookmarkStart w:id="4178" w:name="_Toc489457150"/>
              <w:bookmarkEnd w:id="4178"/>
            </w:del>
          </w:p>
          <w:p w14:paraId="14192FEE" w14:textId="403D9176" w:rsidR="00975CC4" w:rsidRPr="00671C8B" w:rsidDel="009453A7" w:rsidRDefault="00975CC4" w:rsidP="00166AF3">
            <w:pPr>
              <w:pStyle w:val="TableBody"/>
              <w:rPr>
                <w:del w:id="4179" w:author="Alban Roche" w:date="2017-08-02T16:29:00Z"/>
              </w:rPr>
            </w:pPr>
            <w:del w:id="4180" w:author="Alban Roche" w:date="2017-08-02T16:29:00Z">
              <w:r w:rsidRPr="00671C8B" w:rsidDel="009453A7">
                <w:rPr>
                  <w:b/>
                </w:rPr>
                <w:delText>OK</w:delText>
              </w:r>
              <w:bookmarkStart w:id="4181" w:name="_Toc489457151"/>
              <w:bookmarkEnd w:id="4181"/>
            </w:del>
          </w:p>
        </w:tc>
        <w:bookmarkStart w:id="4182" w:name="_Toc489457152"/>
        <w:bookmarkEnd w:id="4182"/>
      </w:tr>
      <w:tr w:rsidR="00975CC4" w:rsidRPr="00671C8B" w:rsidDel="009453A7" w14:paraId="75383B30" w14:textId="39A68F48" w:rsidTr="00166AF3">
        <w:trPr>
          <w:trHeight w:val="948"/>
          <w:del w:id="4183" w:author="Alban Roche" w:date="2017-08-02T16:29:00Z"/>
        </w:trPr>
        <w:tc>
          <w:tcPr>
            <w:tcW w:w="1728" w:type="dxa"/>
          </w:tcPr>
          <w:p w14:paraId="1BB5C598" w14:textId="4EC55A36" w:rsidR="00975CC4" w:rsidRPr="00671C8B" w:rsidDel="009453A7" w:rsidRDefault="00975CC4" w:rsidP="00166AF3">
            <w:pPr>
              <w:pStyle w:val="TableBody"/>
              <w:rPr>
                <w:del w:id="4184" w:author="Alban Roche" w:date="2017-08-02T16:29:00Z"/>
                <w:i/>
              </w:rPr>
            </w:pPr>
            <w:del w:id="4185" w:author="Alban Roche" w:date="2017-08-02T16:29:00Z">
              <w:r w:rsidRPr="00671C8B" w:rsidDel="009453A7">
                <w:rPr>
                  <w:i/>
                </w:rPr>
                <w:delText>Read command</w:delText>
              </w:r>
              <w:bookmarkStart w:id="4186" w:name="_Toc489457153"/>
              <w:bookmarkEnd w:id="4186"/>
            </w:del>
          </w:p>
          <w:p w14:paraId="276A0B06" w14:textId="0422ADA7" w:rsidR="00975CC4" w:rsidRPr="00671C8B" w:rsidDel="009453A7" w:rsidRDefault="00975CC4" w:rsidP="00166AF3">
            <w:pPr>
              <w:pStyle w:val="TableBody"/>
              <w:rPr>
                <w:del w:id="4187" w:author="Alban Roche" w:date="2017-08-02T16:29:00Z"/>
              </w:rPr>
            </w:pPr>
            <w:bookmarkStart w:id="4188" w:name="_Toc489457154"/>
            <w:bookmarkEnd w:id="4188"/>
          </w:p>
          <w:p w14:paraId="2A359E80" w14:textId="7A6785DD" w:rsidR="00975CC4" w:rsidRPr="00671C8B" w:rsidDel="009453A7" w:rsidRDefault="00975CC4" w:rsidP="00166AF3">
            <w:pPr>
              <w:pStyle w:val="TableBody"/>
              <w:rPr>
                <w:del w:id="4189" w:author="Alban Roche" w:date="2017-08-02T16:29:00Z"/>
                <w:u w:val="single"/>
              </w:rPr>
            </w:pPr>
            <w:del w:id="4190" w:author="Alban Roche" w:date="2017-08-02T16:29:00Z">
              <w:r w:rsidRPr="00671C8B" w:rsidDel="009453A7">
                <w:rPr>
                  <w:u w:val="single"/>
                </w:rPr>
                <w:delText>Syntax</w:delText>
              </w:r>
              <w:bookmarkStart w:id="4191" w:name="_Toc489457155"/>
              <w:bookmarkEnd w:id="4191"/>
            </w:del>
          </w:p>
          <w:p w14:paraId="660E6C9D" w14:textId="16F23E67" w:rsidR="00975CC4" w:rsidRPr="00671C8B" w:rsidDel="009453A7" w:rsidRDefault="00975CC4" w:rsidP="00166AF3">
            <w:pPr>
              <w:pStyle w:val="TableBody"/>
              <w:rPr>
                <w:del w:id="4192" w:author="Alban Roche" w:date="2017-08-02T16:29:00Z"/>
                <w:b/>
              </w:rPr>
            </w:pPr>
            <w:del w:id="4193" w:author="Alban Roche" w:date="2017-08-02T16:29:00Z">
              <w:r w:rsidRPr="00671C8B" w:rsidDel="009453A7">
                <w:rPr>
                  <w:b/>
                </w:rPr>
                <w:delText>AT+CAMM?</w:delText>
              </w:r>
              <w:bookmarkStart w:id="4194" w:name="_Toc489457156"/>
              <w:bookmarkEnd w:id="4194"/>
            </w:del>
          </w:p>
        </w:tc>
        <w:tc>
          <w:tcPr>
            <w:tcW w:w="7560" w:type="dxa"/>
          </w:tcPr>
          <w:p w14:paraId="5269B440" w14:textId="6650BFAB" w:rsidR="00975CC4" w:rsidRPr="00671C8B" w:rsidDel="009453A7" w:rsidRDefault="00975CC4" w:rsidP="00166AF3">
            <w:pPr>
              <w:pStyle w:val="TableBody"/>
              <w:rPr>
                <w:del w:id="4195" w:author="Alban Roche" w:date="2017-08-02T16:29:00Z"/>
                <w:u w:val="single"/>
              </w:rPr>
            </w:pPr>
            <w:bookmarkStart w:id="4196" w:name="_Toc489457157"/>
            <w:bookmarkEnd w:id="4196"/>
          </w:p>
          <w:p w14:paraId="3C34E6B3" w14:textId="42D6038C" w:rsidR="00975CC4" w:rsidRPr="00671C8B" w:rsidDel="009453A7" w:rsidRDefault="00975CC4" w:rsidP="00166AF3">
            <w:pPr>
              <w:pStyle w:val="TableBody"/>
              <w:rPr>
                <w:del w:id="4197" w:author="Alban Roche" w:date="2017-08-02T16:29:00Z"/>
                <w:u w:val="single"/>
              </w:rPr>
            </w:pPr>
            <w:bookmarkStart w:id="4198" w:name="_Toc489457158"/>
            <w:bookmarkEnd w:id="4198"/>
          </w:p>
          <w:p w14:paraId="548326A3" w14:textId="3511ADB7" w:rsidR="00975CC4" w:rsidRPr="00671C8B" w:rsidDel="009453A7" w:rsidRDefault="00975CC4" w:rsidP="00166AF3">
            <w:pPr>
              <w:pStyle w:val="TableBody"/>
              <w:rPr>
                <w:del w:id="4199" w:author="Alban Roche" w:date="2017-08-02T16:29:00Z"/>
                <w:u w:val="single"/>
              </w:rPr>
            </w:pPr>
            <w:del w:id="4200" w:author="Alban Roche" w:date="2017-08-02T16:29:00Z">
              <w:r w:rsidRPr="00671C8B" w:rsidDel="009453A7">
                <w:rPr>
                  <w:u w:val="single"/>
                </w:rPr>
                <w:delText>Response</w:delText>
              </w:r>
              <w:bookmarkStart w:id="4201" w:name="_Toc489457159"/>
              <w:bookmarkEnd w:id="4201"/>
            </w:del>
          </w:p>
          <w:p w14:paraId="466E0B3D" w14:textId="3C25F091" w:rsidR="00975CC4" w:rsidRPr="00671C8B" w:rsidDel="009453A7" w:rsidRDefault="00975CC4" w:rsidP="00166AF3">
            <w:pPr>
              <w:pStyle w:val="TableBody"/>
              <w:rPr>
                <w:del w:id="4202" w:author="Alban Roche" w:date="2017-08-02T16:29:00Z"/>
                <w:b/>
                <w:snapToGrid w:val="0"/>
              </w:rPr>
            </w:pPr>
            <w:del w:id="4203" w:author="Alban Roche" w:date="2017-08-02T16:29:00Z">
              <w:r w:rsidRPr="00671C8B" w:rsidDel="009453A7">
                <w:rPr>
                  <w:b/>
                  <w:snapToGrid w:val="0"/>
                </w:rPr>
                <w:delText>+CAMM: &lt;acmmax&gt;</w:delText>
              </w:r>
              <w:bookmarkStart w:id="4204" w:name="_Toc489457160"/>
              <w:bookmarkEnd w:id="4204"/>
            </w:del>
          </w:p>
          <w:p w14:paraId="06B1FCB4" w14:textId="64CA22D1" w:rsidR="00975CC4" w:rsidRPr="00671C8B" w:rsidDel="009453A7" w:rsidRDefault="00975CC4" w:rsidP="00166AF3">
            <w:pPr>
              <w:pStyle w:val="TableBody"/>
              <w:rPr>
                <w:del w:id="4205" w:author="Alban Roche" w:date="2017-08-02T16:29:00Z"/>
                <w:snapToGrid w:val="0"/>
              </w:rPr>
            </w:pPr>
            <w:del w:id="4206" w:author="Alban Roche" w:date="2017-08-02T16:29:00Z">
              <w:r w:rsidRPr="00671C8B" w:rsidDel="009453A7">
                <w:rPr>
                  <w:b/>
                  <w:snapToGrid w:val="0"/>
                </w:rPr>
                <w:delText>OK</w:delText>
              </w:r>
              <w:bookmarkStart w:id="4207" w:name="_Toc489457161"/>
              <w:bookmarkEnd w:id="4207"/>
            </w:del>
          </w:p>
        </w:tc>
        <w:bookmarkStart w:id="4208" w:name="_Toc489457162"/>
        <w:bookmarkEnd w:id="4208"/>
      </w:tr>
      <w:tr w:rsidR="00975CC4" w:rsidRPr="00671C8B" w:rsidDel="009453A7" w14:paraId="67DE1217" w14:textId="311023CD" w:rsidTr="00166AF3">
        <w:trPr>
          <w:trHeight w:val="815"/>
          <w:del w:id="4209" w:author="Alban Roche" w:date="2017-08-02T16:29:00Z"/>
        </w:trPr>
        <w:tc>
          <w:tcPr>
            <w:tcW w:w="1728" w:type="dxa"/>
          </w:tcPr>
          <w:p w14:paraId="09438A51" w14:textId="607FCFE1" w:rsidR="00975CC4" w:rsidRPr="00671C8B" w:rsidDel="009453A7" w:rsidRDefault="00975CC4" w:rsidP="00166AF3">
            <w:pPr>
              <w:pStyle w:val="TableBody"/>
              <w:rPr>
                <w:del w:id="4210" w:author="Alban Roche" w:date="2017-08-02T16:29:00Z"/>
                <w:i/>
              </w:rPr>
            </w:pPr>
            <w:del w:id="4211" w:author="Alban Roche" w:date="2017-08-02T16:29:00Z">
              <w:r w:rsidRPr="00671C8B" w:rsidDel="009453A7">
                <w:rPr>
                  <w:i/>
                </w:rPr>
                <w:delText>Write command</w:delText>
              </w:r>
              <w:bookmarkStart w:id="4212" w:name="_Toc489457163"/>
              <w:bookmarkEnd w:id="4212"/>
            </w:del>
          </w:p>
          <w:p w14:paraId="7F1DEBDC" w14:textId="2256C22F" w:rsidR="00975CC4" w:rsidRPr="00671C8B" w:rsidDel="009453A7" w:rsidRDefault="00975CC4" w:rsidP="00166AF3">
            <w:pPr>
              <w:pStyle w:val="TableBody"/>
              <w:rPr>
                <w:del w:id="4213" w:author="Alban Roche" w:date="2017-08-02T16:29:00Z"/>
              </w:rPr>
            </w:pPr>
            <w:bookmarkStart w:id="4214" w:name="_Toc489457164"/>
            <w:bookmarkEnd w:id="4214"/>
          </w:p>
          <w:p w14:paraId="39EE5E18" w14:textId="20B4EC94" w:rsidR="00975CC4" w:rsidRPr="00671C8B" w:rsidDel="009453A7" w:rsidRDefault="00975CC4" w:rsidP="00166AF3">
            <w:pPr>
              <w:pStyle w:val="TableBody"/>
              <w:rPr>
                <w:del w:id="4215" w:author="Alban Roche" w:date="2017-08-02T16:29:00Z"/>
                <w:u w:val="single"/>
              </w:rPr>
            </w:pPr>
            <w:del w:id="4216" w:author="Alban Roche" w:date="2017-08-02T16:29:00Z">
              <w:r w:rsidRPr="00671C8B" w:rsidDel="009453A7">
                <w:rPr>
                  <w:u w:val="single"/>
                </w:rPr>
                <w:delText>Syntax</w:delText>
              </w:r>
              <w:bookmarkStart w:id="4217" w:name="_Toc489457165"/>
              <w:bookmarkEnd w:id="4217"/>
            </w:del>
          </w:p>
          <w:p w14:paraId="089C8C46" w14:textId="7222AEE7" w:rsidR="00975CC4" w:rsidRPr="00671C8B" w:rsidDel="009453A7" w:rsidRDefault="00975CC4" w:rsidP="00166AF3">
            <w:pPr>
              <w:pStyle w:val="TableBody"/>
              <w:rPr>
                <w:del w:id="4218" w:author="Alban Roche" w:date="2017-08-02T16:29:00Z"/>
                <w:b/>
                <w:snapToGrid w:val="0"/>
              </w:rPr>
            </w:pPr>
            <w:del w:id="4219" w:author="Alban Roche" w:date="2017-08-02T16:29:00Z">
              <w:r w:rsidRPr="00671C8B" w:rsidDel="009453A7">
                <w:rPr>
                  <w:b/>
                </w:rPr>
                <w:delText>AT+CAMM=</w:delText>
              </w:r>
              <w:r w:rsidRPr="00671C8B" w:rsidDel="009453A7">
                <w:rPr>
                  <w:b/>
                  <w:snapToGrid w:val="0"/>
                </w:rPr>
                <w:delText xml:space="preserve"> [&lt;acmmax&gt;</w:delText>
              </w:r>
              <w:r w:rsidRPr="00671C8B" w:rsidDel="009453A7">
                <w:rPr>
                  <w:b/>
                  <w:snapToGrid w:val="0"/>
                </w:rPr>
                <w:br/>
                <w:delText>[,&lt;passwd&gt;]]</w:delText>
              </w:r>
              <w:bookmarkStart w:id="4220" w:name="_Toc489457166"/>
              <w:bookmarkEnd w:id="4220"/>
            </w:del>
          </w:p>
        </w:tc>
        <w:tc>
          <w:tcPr>
            <w:tcW w:w="7560" w:type="dxa"/>
          </w:tcPr>
          <w:p w14:paraId="78BE0CD4" w14:textId="379CC609" w:rsidR="00975CC4" w:rsidRPr="00671C8B" w:rsidDel="009453A7" w:rsidRDefault="00975CC4" w:rsidP="00166AF3">
            <w:pPr>
              <w:pStyle w:val="TableBody"/>
              <w:rPr>
                <w:del w:id="4221" w:author="Alban Roche" w:date="2017-08-02T16:29:00Z"/>
                <w:u w:val="single"/>
              </w:rPr>
            </w:pPr>
            <w:bookmarkStart w:id="4222" w:name="_Toc489457167"/>
            <w:bookmarkEnd w:id="4222"/>
          </w:p>
          <w:p w14:paraId="2DFF1215" w14:textId="14661353" w:rsidR="00975CC4" w:rsidRPr="00671C8B" w:rsidDel="009453A7" w:rsidRDefault="00975CC4" w:rsidP="00166AF3">
            <w:pPr>
              <w:pStyle w:val="TableBody"/>
              <w:rPr>
                <w:del w:id="4223" w:author="Alban Roche" w:date="2017-08-02T16:29:00Z"/>
                <w:u w:val="single"/>
              </w:rPr>
            </w:pPr>
            <w:bookmarkStart w:id="4224" w:name="_Toc489457168"/>
            <w:bookmarkEnd w:id="4224"/>
          </w:p>
          <w:p w14:paraId="2D658D37" w14:textId="3DBE1BFA" w:rsidR="00975CC4" w:rsidRPr="00671C8B" w:rsidDel="009453A7" w:rsidRDefault="00975CC4" w:rsidP="00166AF3">
            <w:pPr>
              <w:pStyle w:val="TableBody"/>
              <w:rPr>
                <w:del w:id="4225" w:author="Alban Roche" w:date="2017-08-02T16:29:00Z"/>
                <w:u w:val="single"/>
              </w:rPr>
            </w:pPr>
            <w:del w:id="4226" w:author="Alban Roche" w:date="2017-08-02T16:29:00Z">
              <w:r w:rsidRPr="00671C8B" w:rsidDel="009453A7">
                <w:rPr>
                  <w:u w:val="single"/>
                </w:rPr>
                <w:delText>Response</w:delText>
              </w:r>
              <w:bookmarkStart w:id="4227" w:name="_Toc489457169"/>
              <w:bookmarkEnd w:id="4227"/>
            </w:del>
          </w:p>
          <w:p w14:paraId="2BE74BCD" w14:textId="6CECCEA9" w:rsidR="00975CC4" w:rsidRPr="00671C8B" w:rsidDel="009453A7" w:rsidRDefault="00975CC4" w:rsidP="00166AF3">
            <w:pPr>
              <w:pStyle w:val="TableBody"/>
              <w:rPr>
                <w:del w:id="4228" w:author="Alban Roche" w:date="2017-08-02T16:29:00Z"/>
                <w:b/>
                <w:snapToGrid w:val="0"/>
              </w:rPr>
            </w:pPr>
            <w:del w:id="4229" w:author="Alban Roche" w:date="2017-08-02T16:29:00Z">
              <w:r w:rsidRPr="00671C8B" w:rsidDel="009453A7">
                <w:rPr>
                  <w:b/>
                  <w:snapToGrid w:val="0"/>
                </w:rPr>
                <w:delText>OK</w:delText>
              </w:r>
              <w:bookmarkStart w:id="4230" w:name="_Toc489457170"/>
              <w:bookmarkEnd w:id="4230"/>
            </w:del>
          </w:p>
          <w:p w14:paraId="6353C2A0" w14:textId="53C11524" w:rsidR="00975CC4" w:rsidRPr="00671C8B" w:rsidDel="009453A7" w:rsidRDefault="00975CC4" w:rsidP="00166AF3">
            <w:pPr>
              <w:pStyle w:val="TableBody"/>
              <w:rPr>
                <w:del w:id="4231" w:author="Alban Roche" w:date="2017-08-02T16:29:00Z"/>
              </w:rPr>
            </w:pPr>
            <w:bookmarkStart w:id="4232" w:name="_Toc489457171"/>
            <w:bookmarkEnd w:id="4232"/>
          </w:p>
          <w:p w14:paraId="1F5E5516" w14:textId="2149FE98" w:rsidR="00975CC4" w:rsidRPr="00671C8B" w:rsidDel="009453A7" w:rsidRDefault="00975CC4" w:rsidP="00166AF3">
            <w:pPr>
              <w:pStyle w:val="TableBody"/>
              <w:rPr>
                <w:del w:id="4233" w:author="Alban Roche" w:date="2017-08-02T16:29:00Z"/>
              </w:rPr>
            </w:pPr>
            <w:del w:id="4234" w:author="Alban Roche" w:date="2017-08-02T16:29:00Z">
              <w:r w:rsidRPr="00671C8B" w:rsidDel="009453A7">
                <w:delText>or</w:delText>
              </w:r>
              <w:bookmarkStart w:id="4235" w:name="_Toc489457172"/>
              <w:bookmarkEnd w:id="4235"/>
            </w:del>
          </w:p>
          <w:p w14:paraId="00F2E21F" w14:textId="0576C848" w:rsidR="00975CC4" w:rsidRPr="00671C8B" w:rsidDel="009453A7" w:rsidRDefault="00975CC4" w:rsidP="00166AF3">
            <w:pPr>
              <w:pStyle w:val="TableBody"/>
              <w:rPr>
                <w:del w:id="4236" w:author="Alban Roche" w:date="2017-08-02T16:29:00Z"/>
                <w:b/>
              </w:rPr>
            </w:pPr>
            <w:del w:id="4237" w:author="Alban Roche" w:date="2017-08-02T16:29:00Z">
              <w:r w:rsidRPr="00671C8B" w:rsidDel="009453A7">
                <w:rPr>
                  <w:b/>
                </w:rPr>
                <w:delText>+CME ERROR: &lt;err&gt;</w:delText>
              </w:r>
              <w:bookmarkStart w:id="4238" w:name="_Toc489457173"/>
              <w:bookmarkEnd w:id="4238"/>
            </w:del>
          </w:p>
          <w:p w14:paraId="00D96A6D" w14:textId="38EE28EE" w:rsidR="00975CC4" w:rsidRPr="00671C8B" w:rsidDel="009453A7" w:rsidRDefault="00975CC4" w:rsidP="00166AF3">
            <w:pPr>
              <w:pStyle w:val="TableBody"/>
              <w:rPr>
                <w:del w:id="4239" w:author="Alban Roche" w:date="2017-08-02T16:29:00Z"/>
                <w:u w:val="single"/>
              </w:rPr>
            </w:pPr>
            <w:bookmarkStart w:id="4240" w:name="_Toc489457174"/>
            <w:bookmarkEnd w:id="4240"/>
          </w:p>
          <w:p w14:paraId="2FD47CB1" w14:textId="0C90E643" w:rsidR="00975CC4" w:rsidRPr="00671C8B" w:rsidDel="009453A7" w:rsidRDefault="00975CC4" w:rsidP="00166AF3">
            <w:pPr>
              <w:pStyle w:val="TableBody"/>
              <w:rPr>
                <w:del w:id="4241" w:author="Alban Roche" w:date="2017-08-02T16:29:00Z"/>
                <w:u w:val="single"/>
              </w:rPr>
            </w:pPr>
            <w:del w:id="4242" w:author="Alban Roche" w:date="2017-08-02T16:29:00Z">
              <w:r w:rsidRPr="00671C8B" w:rsidDel="009453A7">
                <w:rPr>
                  <w:u w:val="single"/>
                </w:rPr>
                <w:delText>Parameters</w:delText>
              </w:r>
              <w:bookmarkStart w:id="4243" w:name="_Toc489457175"/>
              <w:bookmarkEnd w:id="4243"/>
            </w:del>
          </w:p>
          <w:p w14:paraId="05C04DE8" w14:textId="06635BDE" w:rsidR="00975CC4" w:rsidRPr="00671C8B" w:rsidDel="009453A7" w:rsidRDefault="00975CC4" w:rsidP="00166AF3">
            <w:pPr>
              <w:pStyle w:val="TableBody"/>
              <w:rPr>
                <w:del w:id="4244" w:author="Alban Roche" w:date="2017-08-02T16:29:00Z"/>
                <w:snapToGrid w:val="0"/>
              </w:rPr>
            </w:pPr>
            <w:del w:id="4245" w:author="Alban Roche" w:date="2017-08-02T16:29:00Z">
              <w:r w:rsidRPr="00671C8B" w:rsidDel="009453A7">
                <w:rPr>
                  <w:b/>
                  <w:snapToGrid w:val="0"/>
                </w:rPr>
                <w:delText>&lt;acmmax&gt;</w:delText>
              </w:r>
              <w:r w:rsidRPr="00671C8B" w:rsidDel="009453A7">
                <w:rPr>
                  <w:snapToGrid w:val="0"/>
                </w:rPr>
                <w:tab/>
                <w:delText>String type containing the accumulated call meter maximum value coded in hexadecimal format. Value 0 disables the ACMmax feature</w:delText>
              </w:r>
              <w:bookmarkStart w:id="4246" w:name="_Toc489457176"/>
              <w:bookmarkEnd w:id="4246"/>
            </w:del>
          </w:p>
          <w:p w14:paraId="3D797FEE" w14:textId="2CC7FA50" w:rsidR="00975CC4" w:rsidRPr="00671C8B" w:rsidDel="009453A7" w:rsidRDefault="00975CC4" w:rsidP="00166AF3">
            <w:pPr>
              <w:pStyle w:val="TableBody"/>
              <w:rPr>
                <w:del w:id="4247" w:author="Alban Roche" w:date="2017-08-02T16:29:00Z"/>
                <w:snapToGrid w:val="0"/>
              </w:rPr>
            </w:pPr>
            <w:bookmarkStart w:id="4248" w:name="_Toc489457177"/>
            <w:bookmarkEnd w:id="4248"/>
          </w:p>
          <w:p w14:paraId="792DA9F5" w14:textId="270CCC8E" w:rsidR="00975CC4" w:rsidRPr="00671C8B" w:rsidDel="009453A7" w:rsidRDefault="00975CC4" w:rsidP="00166AF3">
            <w:pPr>
              <w:pStyle w:val="TableBody"/>
              <w:rPr>
                <w:del w:id="4249" w:author="Alban Roche" w:date="2017-08-02T16:29:00Z"/>
                <w:snapToGrid w:val="0"/>
              </w:rPr>
            </w:pPr>
            <w:del w:id="4250" w:author="Alban Roche" w:date="2017-08-02T16:29:00Z">
              <w:r w:rsidRPr="00671C8B" w:rsidDel="009453A7">
                <w:rPr>
                  <w:b/>
                  <w:snapToGrid w:val="0"/>
                </w:rPr>
                <w:delText>&lt;passwd&gt;</w:delText>
              </w:r>
              <w:r w:rsidRPr="00671C8B" w:rsidDel="009453A7">
                <w:rPr>
                  <w:snapToGrid w:val="0"/>
                </w:rPr>
                <w:tab/>
                <w:delText>SIM PIN2</w:delText>
              </w:r>
              <w:bookmarkStart w:id="4251" w:name="_Toc489457178"/>
              <w:bookmarkEnd w:id="4251"/>
            </w:del>
          </w:p>
        </w:tc>
        <w:bookmarkStart w:id="4252" w:name="_Toc489457179"/>
        <w:bookmarkEnd w:id="4252"/>
      </w:tr>
    </w:tbl>
    <w:p w14:paraId="4D68E062" w14:textId="5CC6B6FF" w:rsidR="00975CC4" w:rsidRPr="00671C8B" w:rsidDel="009453A7" w:rsidRDefault="00975CC4" w:rsidP="0059466D">
      <w:pPr>
        <w:pStyle w:val="Heading2"/>
        <w:numPr>
          <w:ilvl w:val="1"/>
          <w:numId w:val="11"/>
        </w:numPr>
        <w:ind w:left="1080" w:hanging="1080"/>
        <w:rPr>
          <w:del w:id="4253" w:author="Alban Roche" w:date="2017-08-02T16:29:00Z"/>
        </w:rPr>
      </w:pPr>
      <w:bookmarkStart w:id="4254" w:name="_Toc170125824"/>
      <w:bookmarkStart w:id="4255" w:name="_Toc78179783"/>
      <w:bookmarkStart w:id="4256" w:name="_Toc345081281"/>
      <w:bookmarkStart w:id="4257" w:name="_Toc349753026"/>
      <w:bookmarkStart w:id="4258" w:name="_Toc349753917"/>
      <w:bookmarkStart w:id="4259" w:name="_Ref366744141"/>
      <w:bookmarkStart w:id="4260" w:name="_Ref369080158"/>
      <w:bookmarkStart w:id="4261" w:name="_Toc368585984"/>
      <w:bookmarkStart w:id="4262" w:name="_Toc486251566"/>
      <w:del w:id="4263" w:author="Alban Roche" w:date="2017-08-02T16:29:00Z">
        <w:r w:rsidRPr="00671C8B" w:rsidDel="009453A7">
          <w:delText xml:space="preserve">+CCWE Command: Call Meter Maximum </w:delText>
        </w:r>
        <w:bookmarkEnd w:id="4254"/>
        <w:bookmarkEnd w:id="4255"/>
        <w:bookmarkEnd w:id="4256"/>
        <w:r w:rsidRPr="00671C8B" w:rsidDel="009453A7">
          <w:delText>Event</w:delText>
        </w:r>
        <w:bookmarkStart w:id="4264" w:name="_Toc489457180"/>
        <w:bookmarkEnd w:id="4257"/>
        <w:bookmarkEnd w:id="4258"/>
        <w:bookmarkEnd w:id="4259"/>
        <w:bookmarkEnd w:id="4260"/>
        <w:bookmarkEnd w:id="4261"/>
        <w:bookmarkEnd w:id="4262"/>
        <w:bookmarkEnd w:id="4264"/>
      </w:del>
    </w:p>
    <w:tbl>
      <w:tblPr>
        <w:tblStyle w:val="TableSWIleft"/>
        <w:tblW w:w="9288" w:type="dxa"/>
        <w:tblLayout w:type="fixed"/>
        <w:tblLook w:val="04A0" w:firstRow="1" w:lastRow="0" w:firstColumn="1" w:lastColumn="0" w:noHBand="0" w:noVBand="1"/>
      </w:tblPr>
      <w:tblGrid>
        <w:gridCol w:w="1728"/>
        <w:gridCol w:w="7560"/>
      </w:tblGrid>
      <w:tr w:rsidR="00975CC4" w:rsidRPr="00671C8B" w:rsidDel="009453A7" w14:paraId="61FDE543" w14:textId="5FFC706A" w:rsidTr="00166AF3">
        <w:trPr>
          <w:cnfStyle w:val="100000000000" w:firstRow="1" w:lastRow="0" w:firstColumn="0" w:lastColumn="0" w:oddVBand="0" w:evenVBand="0" w:oddHBand="0" w:evenHBand="0" w:firstRowFirstColumn="0" w:firstRowLastColumn="0" w:lastRowFirstColumn="0" w:lastRowLastColumn="0"/>
          <w:del w:id="4265" w:author="Alban Roche" w:date="2017-08-02T16:29:00Z"/>
        </w:trPr>
        <w:tc>
          <w:tcPr>
            <w:tcW w:w="9288" w:type="dxa"/>
            <w:gridSpan w:val="2"/>
          </w:tcPr>
          <w:p w14:paraId="4B74FC3F" w14:textId="68B0C181" w:rsidR="00975CC4" w:rsidRPr="00671C8B" w:rsidDel="009453A7" w:rsidRDefault="00975CC4">
            <w:pPr>
              <w:pStyle w:val="TableRowHead"/>
              <w:spacing w:before="144" w:after="144"/>
              <w:rPr>
                <w:del w:id="4266" w:author="Alban Roche" w:date="2017-08-02T16:29:00Z"/>
                <w:bCs w:val="0"/>
              </w:rPr>
            </w:pPr>
            <w:del w:id="4267" w:author="Alban Roche" w:date="2017-08-02T14:40:00Z">
              <w:r w:rsidDel="00F22490">
                <w:delText>HL7618, HL7618RD, HL7648, HL7650, HL7688, HL7690 and HL7692</w:delText>
              </w:r>
            </w:del>
            <w:bookmarkStart w:id="4268" w:name="_Toc489457181"/>
            <w:bookmarkEnd w:id="4268"/>
          </w:p>
        </w:tc>
        <w:bookmarkStart w:id="4269" w:name="_Toc489457182"/>
        <w:bookmarkEnd w:id="4269"/>
      </w:tr>
      <w:tr w:rsidR="00975CC4" w:rsidRPr="00671C8B" w:rsidDel="009453A7" w14:paraId="29EC5E52" w14:textId="23465DE4" w:rsidTr="00166AF3">
        <w:trPr>
          <w:trHeight w:val="1172"/>
          <w:del w:id="4270" w:author="Alban Roche" w:date="2017-08-02T16:29:00Z"/>
        </w:trPr>
        <w:tc>
          <w:tcPr>
            <w:tcW w:w="1728" w:type="dxa"/>
          </w:tcPr>
          <w:p w14:paraId="64511627" w14:textId="08E28FA1" w:rsidR="00975CC4" w:rsidRPr="00671C8B" w:rsidDel="009453A7" w:rsidRDefault="00975CC4" w:rsidP="00166AF3">
            <w:pPr>
              <w:pStyle w:val="TableBody"/>
              <w:keepNext/>
              <w:rPr>
                <w:del w:id="4271" w:author="Alban Roche" w:date="2017-08-02T16:29:00Z"/>
                <w:i/>
              </w:rPr>
            </w:pPr>
            <w:del w:id="4272" w:author="Alban Roche" w:date="2017-08-02T16:29:00Z">
              <w:r w:rsidRPr="00671C8B" w:rsidDel="009453A7">
                <w:rPr>
                  <w:i/>
                </w:rPr>
                <w:delText>Test command</w:delText>
              </w:r>
              <w:bookmarkStart w:id="4273" w:name="_Toc489457183"/>
              <w:bookmarkEnd w:id="4273"/>
            </w:del>
          </w:p>
          <w:p w14:paraId="15CBB5B4" w14:textId="76ACD98B" w:rsidR="00975CC4" w:rsidRPr="00671C8B" w:rsidDel="009453A7" w:rsidRDefault="00975CC4" w:rsidP="00166AF3">
            <w:pPr>
              <w:pStyle w:val="TableBody"/>
              <w:keepNext/>
              <w:rPr>
                <w:del w:id="4274" w:author="Alban Roche" w:date="2017-08-02T16:29:00Z"/>
              </w:rPr>
            </w:pPr>
            <w:bookmarkStart w:id="4275" w:name="_Toc489457184"/>
            <w:bookmarkEnd w:id="4275"/>
          </w:p>
          <w:p w14:paraId="43068492" w14:textId="2BE0B4D8" w:rsidR="00975CC4" w:rsidRPr="00671C8B" w:rsidDel="009453A7" w:rsidRDefault="00975CC4" w:rsidP="00166AF3">
            <w:pPr>
              <w:pStyle w:val="TableBody"/>
              <w:keepNext/>
              <w:rPr>
                <w:del w:id="4276" w:author="Alban Roche" w:date="2017-08-02T16:29:00Z"/>
                <w:u w:val="single"/>
              </w:rPr>
            </w:pPr>
            <w:del w:id="4277" w:author="Alban Roche" w:date="2017-08-02T16:29:00Z">
              <w:r w:rsidRPr="00671C8B" w:rsidDel="009453A7">
                <w:rPr>
                  <w:u w:val="single"/>
                </w:rPr>
                <w:delText>Syntax</w:delText>
              </w:r>
              <w:bookmarkStart w:id="4278" w:name="_Toc489457185"/>
              <w:bookmarkEnd w:id="4278"/>
            </w:del>
          </w:p>
          <w:p w14:paraId="6C18A822" w14:textId="522D96A4" w:rsidR="00975CC4" w:rsidRPr="00671C8B" w:rsidDel="009453A7" w:rsidRDefault="00975CC4" w:rsidP="00166AF3">
            <w:pPr>
              <w:pStyle w:val="TableBody"/>
              <w:keepNext/>
              <w:rPr>
                <w:del w:id="4279" w:author="Alban Roche" w:date="2017-08-02T16:29:00Z"/>
              </w:rPr>
            </w:pPr>
            <w:del w:id="4280" w:author="Alban Roche" w:date="2017-08-02T16:29:00Z">
              <w:r w:rsidRPr="00671C8B" w:rsidDel="009453A7">
                <w:rPr>
                  <w:b/>
                </w:rPr>
                <w:delText>AT+CCWE=?</w:delText>
              </w:r>
              <w:bookmarkStart w:id="4281" w:name="_Toc489457186"/>
              <w:bookmarkEnd w:id="4281"/>
            </w:del>
          </w:p>
        </w:tc>
        <w:tc>
          <w:tcPr>
            <w:tcW w:w="7560" w:type="dxa"/>
          </w:tcPr>
          <w:p w14:paraId="08F70B0E" w14:textId="39F8FCE0" w:rsidR="00975CC4" w:rsidRPr="00671C8B" w:rsidDel="009453A7" w:rsidRDefault="00975CC4" w:rsidP="00166AF3">
            <w:pPr>
              <w:pStyle w:val="TableBody"/>
              <w:keepNext/>
              <w:rPr>
                <w:del w:id="4282" w:author="Alban Roche" w:date="2017-08-02T16:29:00Z"/>
                <w:u w:val="single"/>
              </w:rPr>
            </w:pPr>
            <w:bookmarkStart w:id="4283" w:name="_Toc489457187"/>
            <w:bookmarkEnd w:id="4283"/>
          </w:p>
          <w:p w14:paraId="086FBE61" w14:textId="2009FB6A" w:rsidR="00975CC4" w:rsidRPr="00671C8B" w:rsidDel="009453A7" w:rsidRDefault="00975CC4" w:rsidP="00166AF3">
            <w:pPr>
              <w:pStyle w:val="TableBody"/>
              <w:keepNext/>
              <w:rPr>
                <w:del w:id="4284" w:author="Alban Roche" w:date="2017-08-02T16:29:00Z"/>
                <w:u w:val="single"/>
              </w:rPr>
            </w:pPr>
            <w:bookmarkStart w:id="4285" w:name="_Toc489457188"/>
            <w:bookmarkEnd w:id="4285"/>
          </w:p>
          <w:p w14:paraId="41E73BBF" w14:textId="7D9B6BEE" w:rsidR="00975CC4" w:rsidRPr="00671C8B" w:rsidDel="009453A7" w:rsidRDefault="00975CC4" w:rsidP="00166AF3">
            <w:pPr>
              <w:pStyle w:val="TableBody"/>
              <w:keepNext/>
              <w:rPr>
                <w:del w:id="4286" w:author="Alban Roche" w:date="2017-08-02T16:29:00Z"/>
                <w:u w:val="single"/>
              </w:rPr>
            </w:pPr>
            <w:del w:id="4287" w:author="Alban Roche" w:date="2017-08-02T16:29:00Z">
              <w:r w:rsidRPr="00671C8B" w:rsidDel="009453A7">
                <w:rPr>
                  <w:u w:val="single"/>
                </w:rPr>
                <w:delText>Response</w:delText>
              </w:r>
              <w:bookmarkStart w:id="4288" w:name="_Toc489457189"/>
              <w:bookmarkEnd w:id="4288"/>
            </w:del>
          </w:p>
          <w:p w14:paraId="5EEBE42E" w14:textId="63F9419C" w:rsidR="00975CC4" w:rsidRPr="00671C8B" w:rsidDel="009453A7" w:rsidRDefault="00975CC4" w:rsidP="00166AF3">
            <w:pPr>
              <w:pStyle w:val="TableBody"/>
              <w:keepNext/>
              <w:rPr>
                <w:del w:id="4289" w:author="Alban Roche" w:date="2017-08-02T16:29:00Z"/>
              </w:rPr>
            </w:pPr>
            <w:del w:id="4290" w:author="Alban Roche" w:date="2017-08-02T16:29:00Z">
              <w:r w:rsidRPr="00671C8B" w:rsidDel="009453A7">
                <w:rPr>
                  <w:b/>
                </w:rPr>
                <w:delText>+CCWE:</w:delText>
              </w:r>
              <w:r w:rsidRPr="00671C8B" w:rsidDel="009453A7">
                <w:delText xml:space="preserve"> (list of supported </w:delText>
              </w:r>
              <w:r w:rsidRPr="00671C8B" w:rsidDel="009453A7">
                <w:rPr>
                  <w:b/>
                </w:rPr>
                <w:delText>&lt;mode&gt;</w:delText>
              </w:r>
              <w:r w:rsidRPr="00671C8B" w:rsidDel="009453A7">
                <w:delText>s)</w:delText>
              </w:r>
              <w:bookmarkStart w:id="4291" w:name="_Toc489457190"/>
              <w:bookmarkEnd w:id="4291"/>
            </w:del>
          </w:p>
          <w:p w14:paraId="1A9D91BA" w14:textId="5D766D27" w:rsidR="00975CC4" w:rsidRPr="00671C8B" w:rsidDel="009453A7" w:rsidRDefault="00975CC4" w:rsidP="00166AF3">
            <w:pPr>
              <w:pStyle w:val="TableBody"/>
              <w:keepNext/>
              <w:rPr>
                <w:del w:id="4292" w:author="Alban Roche" w:date="2017-08-02T16:29:00Z"/>
              </w:rPr>
            </w:pPr>
            <w:del w:id="4293" w:author="Alban Roche" w:date="2017-08-02T16:29:00Z">
              <w:r w:rsidRPr="00671C8B" w:rsidDel="009453A7">
                <w:rPr>
                  <w:b/>
                </w:rPr>
                <w:delText>OK</w:delText>
              </w:r>
              <w:bookmarkStart w:id="4294" w:name="_Toc489457191"/>
              <w:bookmarkEnd w:id="4294"/>
            </w:del>
          </w:p>
        </w:tc>
        <w:bookmarkStart w:id="4295" w:name="_Toc489457192"/>
        <w:bookmarkEnd w:id="4295"/>
      </w:tr>
      <w:tr w:rsidR="00975CC4" w:rsidRPr="00671C8B" w:rsidDel="009453A7" w14:paraId="1925B792" w14:textId="3A1665D1" w:rsidTr="00166AF3">
        <w:trPr>
          <w:trHeight w:val="80"/>
          <w:del w:id="4296" w:author="Alban Roche" w:date="2017-08-02T16:29:00Z"/>
        </w:trPr>
        <w:tc>
          <w:tcPr>
            <w:tcW w:w="1728" w:type="dxa"/>
          </w:tcPr>
          <w:p w14:paraId="6BEB29C8" w14:textId="7B3427E3" w:rsidR="00975CC4" w:rsidRPr="00671C8B" w:rsidDel="009453A7" w:rsidRDefault="00975CC4" w:rsidP="00166AF3">
            <w:pPr>
              <w:pStyle w:val="TableBody"/>
              <w:rPr>
                <w:del w:id="4297" w:author="Alban Roche" w:date="2017-08-02T16:29:00Z"/>
                <w:i/>
              </w:rPr>
            </w:pPr>
            <w:del w:id="4298" w:author="Alban Roche" w:date="2017-08-02T16:29:00Z">
              <w:r w:rsidRPr="00671C8B" w:rsidDel="009453A7">
                <w:rPr>
                  <w:i/>
                </w:rPr>
                <w:delText>Read command</w:delText>
              </w:r>
              <w:bookmarkStart w:id="4299" w:name="_Toc489457193"/>
              <w:bookmarkEnd w:id="4299"/>
            </w:del>
          </w:p>
          <w:p w14:paraId="37AECE20" w14:textId="1AEB35BD" w:rsidR="00975CC4" w:rsidRPr="00671C8B" w:rsidDel="009453A7" w:rsidRDefault="00975CC4" w:rsidP="00166AF3">
            <w:pPr>
              <w:pStyle w:val="TableBody"/>
              <w:rPr>
                <w:del w:id="4300" w:author="Alban Roche" w:date="2017-08-02T16:29:00Z"/>
              </w:rPr>
            </w:pPr>
            <w:bookmarkStart w:id="4301" w:name="_Toc489457194"/>
            <w:bookmarkEnd w:id="4301"/>
          </w:p>
          <w:p w14:paraId="48266DD4" w14:textId="668ABA47" w:rsidR="00975CC4" w:rsidRPr="00671C8B" w:rsidDel="009453A7" w:rsidRDefault="00975CC4" w:rsidP="00166AF3">
            <w:pPr>
              <w:pStyle w:val="TableBody"/>
              <w:rPr>
                <w:del w:id="4302" w:author="Alban Roche" w:date="2017-08-02T16:29:00Z"/>
                <w:u w:val="single"/>
              </w:rPr>
            </w:pPr>
            <w:del w:id="4303" w:author="Alban Roche" w:date="2017-08-02T16:29:00Z">
              <w:r w:rsidRPr="00671C8B" w:rsidDel="009453A7">
                <w:rPr>
                  <w:u w:val="single"/>
                </w:rPr>
                <w:delText>Syntax</w:delText>
              </w:r>
              <w:bookmarkStart w:id="4304" w:name="_Toc489457195"/>
              <w:bookmarkEnd w:id="4304"/>
            </w:del>
          </w:p>
          <w:p w14:paraId="05502D72" w14:textId="26482B32" w:rsidR="00975CC4" w:rsidRPr="00671C8B" w:rsidDel="009453A7" w:rsidRDefault="00975CC4" w:rsidP="00166AF3">
            <w:pPr>
              <w:pStyle w:val="TableBody"/>
              <w:rPr>
                <w:del w:id="4305" w:author="Alban Roche" w:date="2017-08-02T16:29:00Z"/>
              </w:rPr>
            </w:pPr>
            <w:del w:id="4306" w:author="Alban Roche" w:date="2017-08-02T16:29:00Z">
              <w:r w:rsidRPr="00671C8B" w:rsidDel="009453A7">
                <w:rPr>
                  <w:b/>
                </w:rPr>
                <w:delText>AT+CCWE?</w:delText>
              </w:r>
              <w:bookmarkStart w:id="4307" w:name="_Toc489457196"/>
              <w:bookmarkEnd w:id="4307"/>
            </w:del>
          </w:p>
        </w:tc>
        <w:tc>
          <w:tcPr>
            <w:tcW w:w="7560" w:type="dxa"/>
          </w:tcPr>
          <w:p w14:paraId="6FEC1034" w14:textId="39ADD5BC" w:rsidR="00975CC4" w:rsidRPr="00671C8B" w:rsidDel="009453A7" w:rsidRDefault="00975CC4" w:rsidP="00166AF3">
            <w:pPr>
              <w:pStyle w:val="TableBody"/>
              <w:rPr>
                <w:del w:id="4308" w:author="Alban Roche" w:date="2017-08-02T16:29:00Z"/>
                <w:u w:val="single"/>
              </w:rPr>
            </w:pPr>
            <w:bookmarkStart w:id="4309" w:name="_Toc489457197"/>
            <w:bookmarkEnd w:id="4309"/>
          </w:p>
          <w:p w14:paraId="4E369805" w14:textId="5CED6C74" w:rsidR="00975CC4" w:rsidRPr="00671C8B" w:rsidDel="009453A7" w:rsidRDefault="00975CC4" w:rsidP="00166AF3">
            <w:pPr>
              <w:pStyle w:val="TableBody"/>
              <w:rPr>
                <w:del w:id="4310" w:author="Alban Roche" w:date="2017-08-02T16:29:00Z"/>
                <w:u w:val="single"/>
              </w:rPr>
            </w:pPr>
            <w:bookmarkStart w:id="4311" w:name="_Toc489457198"/>
            <w:bookmarkEnd w:id="4311"/>
          </w:p>
          <w:p w14:paraId="1F72DED8" w14:textId="4903BC97" w:rsidR="00975CC4" w:rsidRPr="00671C8B" w:rsidDel="009453A7" w:rsidRDefault="00975CC4" w:rsidP="00166AF3">
            <w:pPr>
              <w:pStyle w:val="TableBody"/>
              <w:rPr>
                <w:del w:id="4312" w:author="Alban Roche" w:date="2017-08-02T16:29:00Z"/>
                <w:u w:val="single"/>
              </w:rPr>
            </w:pPr>
            <w:del w:id="4313" w:author="Alban Roche" w:date="2017-08-02T16:29:00Z">
              <w:r w:rsidRPr="00671C8B" w:rsidDel="009453A7">
                <w:rPr>
                  <w:u w:val="single"/>
                </w:rPr>
                <w:delText>Response</w:delText>
              </w:r>
              <w:bookmarkStart w:id="4314" w:name="_Toc489457199"/>
              <w:bookmarkEnd w:id="4314"/>
            </w:del>
          </w:p>
          <w:p w14:paraId="14DBD4F2" w14:textId="17205279" w:rsidR="00975CC4" w:rsidRPr="00671C8B" w:rsidDel="009453A7" w:rsidRDefault="00975CC4" w:rsidP="00166AF3">
            <w:pPr>
              <w:pStyle w:val="TableBody"/>
              <w:rPr>
                <w:del w:id="4315" w:author="Alban Roche" w:date="2017-08-02T16:29:00Z"/>
                <w:b/>
              </w:rPr>
            </w:pPr>
            <w:del w:id="4316" w:author="Alban Roche" w:date="2017-08-02T16:29:00Z">
              <w:r w:rsidRPr="00671C8B" w:rsidDel="009453A7">
                <w:rPr>
                  <w:b/>
                </w:rPr>
                <w:delText>+CCWE: &lt;mode&gt;</w:delText>
              </w:r>
              <w:bookmarkStart w:id="4317" w:name="_Toc489457200"/>
              <w:bookmarkEnd w:id="4317"/>
            </w:del>
          </w:p>
          <w:p w14:paraId="5084FE89" w14:textId="3EBED5A1" w:rsidR="00975CC4" w:rsidRPr="00671C8B" w:rsidDel="009453A7" w:rsidRDefault="00975CC4" w:rsidP="00166AF3">
            <w:pPr>
              <w:pStyle w:val="TableBody"/>
              <w:rPr>
                <w:del w:id="4318" w:author="Alban Roche" w:date="2017-08-02T16:29:00Z"/>
              </w:rPr>
            </w:pPr>
            <w:del w:id="4319" w:author="Alban Roche" w:date="2017-08-02T16:29:00Z">
              <w:r w:rsidRPr="00671C8B" w:rsidDel="009453A7">
                <w:rPr>
                  <w:b/>
                </w:rPr>
                <w:delText>OK</w:delText>
              </w:r>
              <w:bookmarkStart w:id="4320" w:name="_Toc489457201"/>
              <w:bookmarkEnd w:id="4320"/>
            </w:del>
          </w:p>
        </w:tc>
        <w:bookmarkStart w:id="4321" w:name="_Toc489457202"/>
        <w:bookmarkEnd w:id="4321"/>
      </w:tr>
      <w:tr w:rsidR="00975CC4" w:rsidRPr="00671C8B" w:rsidDel="009453A7" w14:paraId="766F245D" w14:textId="6B713DE5" w:rsidTr="00166AF3">
        <w:trPr>
          <w:trHeight w:val="815"/>
          <w:del w:id="4322" w:author="Alban Roche" w:date="2017-08-02T16:29:00Z"/>
        </w:trPr>
        <w:tc>
          <w:tcPr>
            <w:tcW w:w="1728" w:type="dxa"/>
          </w:tcPr>
          <w:p w14:paraId="570021CC" w14:textId="08FD2E86" w:rsidR="00975CC4" w:rsidRPr="00671C8B" w:rsidDel="009453A7" w:rsidRDefault="00975CC4" w:rsidP="00166AF3">
            <w:pPr>
              <w:pStyle w:val="TableBody"/>
              <w:rPr>
                <w:del w:id="4323" w:author="Alban Roche" w:date="2017-08-02T16:29:00Z"/>
                <w:i/>
              </w:rPr>
            </w:pPr>
            <w:del w:id="4324" w:author="Alban Roche" w:date="2017-08-02T16:29:00Z">
              <w:r w:rsidRPr="00671C8B" w:rsidDel="009453A7">
                <w:rPr>
                  <w:i/>
                </w:rPr>
                <w:delText>Write command</w:delText>
              </w:r>
              <w:bookmarkStart w:id="4325" w:name="_Toc489457203"/>
              <w:bookmarkEnd w:id="4325"/>
            </w:del>
          </w:p>
          <w:p w14:paraId="3B1D6D12" w14:textId="73EE80A0" w:rsidR="00975CC4" w:rsidRPr="00671C8B" w:rsidDel="009453A7" w:rsidRDefault="00975CC4" w:rsidP="00166AF3">
            <w:pPr>
              <w:pStyle w:val="TableBody"/>
              <w:rPr>
                <w:del w:id="4326" w:author="Alban Roche" w:date="2017-08-02T16:29:00Z"/>
              </w:rPr>
            </w:pPr>
            <w:bookmarkStart w:id="4327" w:name="_Toc489457204"/>
            <w:bookmarkEnd w:id="4327"/>
          </w:p>
          <w:p w14:paraId="72EE1CD5" w14:textId="0E24C8C0" w:rsidR="00975CC4" w:rsidRPr="00671C8B" w:rsidDel="009453A7" w:rsidRDefault="00975CC4" w:rsidP="00166AF3">
            <w:pPr>
              <w:pStyle w:val="TableBody"/>
              <w:rPr>
                <w:del w:id="4328" w:author="Alban Roche" w:date="2017-08-02T16:29:00Z"/>
                <w:u w:val="single"/>
              </w:rPr>
            </w:pPr>
            <w:del w:id="4329" w:author="Alban Roche" w:date="2017-08-02T16:29:00Z">
              <w:r w:rsidRPr="00671C8B" w:rsidDel="009453A7">
                <w:rPr>
                  <w:u w:val="single"/>
                </w:rPr>
                <w:delText>Syntax</w:delText>
              </w:r>
              <w:bookmarkStart w:id="4330" w:name="_Toc489457205"/>
              <w:bookmarkEnd w:id="4330"/>
            </w:del>
          </w:p>
          <w:p w14:paraId="33D51AA8" w14:textId="1CCD926D" w:rsidR="00975CC4" w:rsidRPr="00671C8B" w:rsidDel="009453A7" w:rsidRDefault="00975CC4" w:rsidP="00166AF3">
            <w:pPr>
              <w:pStyle w:val="TableBody"/>
              <w:rPr>
                <w:del w:id="4331" w:author="Alban Roche" w:date="2017-08-02T16:29:00Z"/>
                <w:u w:val="single"/>
              </w:rPr>
            </w:pPr>
            <w:del w:id="4332" w:author="Alban Roche" w:date="2017-08-02T16:29:00Z">
              <w:r w:rsidRPr="00671C8B" w:rsidDel="009453A7">
                <w:rPr>
                  <w:b/>
                </w:rPr>
                <w:delText>AT+CCWE=</w:delText>
              </w:r>
              <w:r w:rsidRPr="00671C8B" w:rsidDel="009453A7">
                <w:rPr>
                  <w:b/>
                </w:rPr>
                <w:br/>
                <w:delText>&lt;mode&gt;</w:delText>
              </w:r>
              <w:bookmarkStart w:id="4333" w:name="_Toc489457206"/>
              <w:bookmarkEnd w:id="4333"/>
            </w:del>
          </w:p>
        </w:tc>
        <w:tc>
          <w:tcPr>
            <w:tcW w:w="7560" w:type="dxa"/>
          </w:tcPr>
          <w:p w14:paraId="116C5B80" w14:textId="15771027" w:rsidR="00975CC4" w:rsidRPr="00671C8B" w:rsidDel="009453A7" w:rsidRDefault="00975CC4" w:rsidP="00166AF3">
            <w:pPr>
              <w:pStyle w:val="TableBody"/>
              <w:rPr>
                <w:del w:id="4334" w:author="Alban Roche" w:date="2017-08-02T16:29:00Z"/>
                <w:u w:val="single"/>
              </w:rPr>
            </w:pPr>
            <w:bookmarkStart w:id="4335" w:name="_Toc489457207"/>
            <w:bookmarkEnd w:id="4335"/>
          </w:p>
          <w:p w14:paraId="04FF0762" w14:textId="13B3769F" w:rsidR="00975CC4" w:rsidRPr="00671C8B" w:rsidDel="009453A7" w:rsidRDefault="00975CC4" w:rsidP="00166AF3">
            <w:pPr>
              <w:pStyle w:val="TableBody"/>
              <w:rPr>
                <w:del w:id="4336" w:author="Alban Roche" w:date="2017-08-02T16:29:00Z"/>
                <w:u w:val="single"/>
              </w:rPr>
            </w:pPr>
            <w:bookmarkStart w:id="4337" w:name="_Toc489457208"/>
            <w:bookmarkEnd w:id="4337"/>
          </w:p>
          <w:p w14:paraId="46CAF1D3" w14:textId="4096B6D2" w:rsidR="00975CC4" w:rsidRPr="00671C8B" w:rsidDel="009453A7" w:rsidRDefault="00975CC4" w:rsidP="00166AF3">
            <w:pPr>
              <w:pStyle w:val="TableBody"/>
              <w:rPr>
                <w:del w:id="4338" w:author="Alban Roche" w:date="2017-08-02T16:29:00Z"/>
                <w:snapToGrid w:val="0"/>
              </w:rPr>
            </w:pPr>
            <w:del w:id="4339" w:author="Alban Roche" w:date="2017-08-02T16:29:00Z">
              <w:r w:rsidRPr="00671C8B" w:rsidDel="009453A7">
                <w:rPr>
                  <w:u w:val="single"/>
                </w:rPr>
                <w:delText>Response</w:delText>
              </w:r>
              <w:r w:rsidRPr="00671C8B" w:rsidDel="009453A7">
                <w:rPr>
                  <w:snapToGrid w:val="0"/>
                </w:rPr>
                <w:delText xml:space="preserve"> </w:delText>
              </w:r>
              <w:bookmarkStart w:id="4340" w:name="_Toc489457209"/>
              <w:bookmarkEnd w:id="4340"/>
            </w:del>
          </w:p>
          <w:p w14:paraId="72AC0078" w14:textId="50A90F14" w:rsidR="00975CC4" w:rsidRPr="00671C8B" w:rsidDel="009453A7" w:rsidRDefault="00975CC4" w:rsidP="00166AF3">
            <w:pPr>
              <w:pStyle w:val="TableBody"/>
              <w:rPr>
                <w:del w:id="4341" w:author="Alban Roche" w:date="2017-08-02T16:29:00Z"/>
                <w:snapToGrid w:val="0"/>
              </w:rPr>
            </w:pPr>
            <w:del w:id="4342" w:author="Alban Roche" w:date="2017-08-02T16:29:00Z">
              <w:r w:rsidRPr="00671C8B" w:rsidDel="009453A7">
                <w:rPr>
                  <w:b/>
                  <w:snapToGrid w:val="0"/>
                </w:rPr>
                <w:delText>OK</w:delText>
              </w:r>
              <w:bookmarkStart w:id="4343" w:name="_Toc489457210"/>
              <w:bookmarkEnd w:id="4343"/>
            </w:del>
          </w:p>
          <w:p w14:paraId="4B9AED1C" w14:textId="00B4431E" w:rsidR="00975CC4" w:rsidRPr="00671C8B" w:rsidDel="009453A7" w:rsidRDefault="00975CC4" w:rsidP="00166AF3">
            <w:pPr>
              <w:pStyle w:val="TableBody"/>
              <w:rPr>
                <w:del w:id="4344" w:author="Alban Roche" w:date="2017-08-02T16:29:00Z"/>
              </w:rPr>
            </w:pPr>
            <w:bookmarkStart w:id="4345" w:name="_Toc489457211"/>
            <w:bookmarkEnd w:id="4345"/>
          </w:p>
          <w:p w14:paraId="11872C35" w14:textId="1DB79A32" w:rsidR="00975CC4" w:rsidRPr="00671C8B" w:rsidDel="009453A7" w:rsidRDefault="00975CC4" w:rsidP="00166AF3">
            <w:pPr>
              <w:pStyle w:val="TableBody"/>
              <w:rPr>
                <w:del w:id="4346" w:author="Alban Roche" w:date="2017-08-02T16:29:00Z"/>
              </w:rPr>
            </w:pPr>
            <w:del w:id="4347" w:author="Alban Roche" w:date="2017-08-02T16:29:00Z">
              <w:r w:rsidRPr="00671C8B" w:rsidDel="009453A7">
                <w:delText>or</w:delText>
              </w:r>
              <w:bookmarkStart w:id="4348" w:name="_Toc489457212"/>
              <w:bookmarkEnd w:id="4348"/>
            </w:del>
          </w:p>
          <w:p w14:paraId="09B7A95A" w14:textId="3D59959C" w:rsidR="00975CC4" w:rsidRPr="00671C8B" w:rsidDel="009453A7" w:rsidRDefault="00975CC4" w:rsidP="00166AF3">
            <w:pPr>
              <w:pStyle w:val="TableBody"/>
              <w:rPr>
                <w:del w:id="4349" w:author="Alban Roche" w:date="2017-08-02T16:29:00Z"/>
                <w:b/>
              </w:rPr>
            </w:pPr>
            <w:del w:id="4350" w:author="Alban Roche" w:date="2017-08-02T16:29:00Z">
              <w:r w:rsidRPr="00671C8B" w:rsidDel="009453A7">
                <w:rPr>
                  <w:b/>
                </w:rPr>
                <w:delText>+CME ERROR: &lt;err&gt;</w:delText>
              </w:r>
              <w:bookmarkStart w:id="4351" w:name="_Toc489457213"/>
              <w:bookmarkEnd w:id="4351"/>
            </w:del>
          </w:p>
          <w:p w14:paraId="65E888BB" w14:textId="30CD5F72" w:rsidR="00975CC4" w:rsidRPr="00671C8B" w:rsidDel="009453A7" w:rsidRDefault="00975CC4" w:rsidP="00166AF3">
            <w:pPr>
              <w:pStyle w:val="TableBody"/>
              <w:rPr>
                <w:del w:id="4352" w:author="Alban Roche" w:date="2017-08-02T16:29:00Z"/>
                <w:snapToGrid w:val="0"/>
              </w:rPr>
            </w:pPr>
            <w:bookmarkStart w:id="4353" w:name="_Toc489457214"/>
            <w:bookmarkEnd w:id="4353"/>
          </w:p>
          <w:p w14:paraId="24D26020" w14:textId="36CD650E" w:rsidR="00975CC4" w:rsidRPr="00671C8B" w:rsidDel="009453A7" w:rsidRDefault="00975CC4" w:rsidP="00166AF3">
            <w:pPr>
              <w:pStyle w:val="TableBody"/>
              <w:rPr>
                <w:del w:id="4354" w:author="Alban Roche" w:date="2017-08-02T16:29:00Z"/>
                <w:snapToGrid w:val="0"/>
                <w:u w:val="single"/>
              </w:rPr>
            </w:pPr>
            <w:del w:id="4355" w:author="Alban Roche" w:date="2017-08-02T16:29:00Z">
              <w:r w:rsidRPr="00671C8B" w:rsidDel="009453A7">
                <w:rPr>
                  <w:snapToGrid w:val="0"/>
                  <w:u w:val="single"/>
                </w:rPr>
                <w:delText>Parameter</w:delText>
              </w:r>
              <w:bookmarkStart w:id="4356" w:name="_Toc489457215"/>
              <w:bookmarkEnd w:id="4356"/>
            </w:del>
          </w:p>
          <w:p w14:paraId="35BE7E92" w14:textId="75406EE3" w:rsidR="00975CC4" w:rsidRPr="00671C8B" w:rsidDel="009453A7" w:rsidRDefault="00975CC4" w:rsidP="00166AF3">
            <w:pPr>
              <w:pStyle w:val="TableBody"/>
              <w:rPr>
                <w:del w:id="4357" w:author="Alban Roche" w:date="2017-08-02T16:29:00Z"/>
              </w:rPr>
            </w:pPr>
            <w:del w:id="4358" w:author="Alban Roche" w:date="2017-08-02T16:29:00Z">
              <w:r w:rsidRPr="00671C8B" w:rsidDel="009453A7">
                <w:rPr>
                  <w:b/>
                </w:rPr>
                <w:delText>&lt;mode&gt;</w:delText>
              </w:r>
              <w:r w:rsidRPr="00671C8B" w:rsidDel="009453A7">
                <w:rPr>
                  <w:snapToGrid w:val="0"/>
                </w:rPr>
                <w:tab/>
              </w:r>
              <w:r w:rsidRPr="00671C8B" w:rsidDel="009453A7">
                <w:rPr>
                  <w:u w:val="single"/>
                </w:rPr>
                <w:delText>0</w:delText>
              </w:r>
              <w:r w:rsidRPr="00671C8B" w:rsidDel="009453A7">
                <w:rPr>
                  <w:snapToGrid w:val="0"/>
                </w:rPr>
                <w:tab/>
              </w:r>
              <w:r w:rsidRPr="00671C8B" w:rsidDel="009453A7">
                <w:delText>Disable the call meter warning event</w:delText>
              </w:r>
              <w:bookmarkStart w:id="4359" w:name="_Toc489457216"/>
              <w:bookmarkEnd w:id="4359"/>
            </w:del>
          </w:p>
          <w:p w14:paraId="680A83CC" w14:textId="27D32CFA" w:rsidR="00975CC4" w:rsidRPr="00671C8B" w:rsidDel="009453A7" w:rsidRDefault="00975CC4" w:rsidP="00166AF3">
            <w:pPr>
              <w:pStyle w:val="TableBody"/>
              <w:rPr>
                <w:del w:id="4360" w:author="Alban Roche" w:date="2017-08-02T16:29:00Z"/>
              </w:rPr>
            </w:pPr>
            <w:del w:id="4361" w:author="Alban Roche" w:date="2017-08-02T16:29:00Z">
              <w:r w:rsidRPr="00671C8B" w:rsidDel="009453A7">
                <w:tab/>
              </w:r>
              <w:r w:rsidRPr="00671C8B" w:rsidDel="009453A7">
                <w:tab/>
                <w:delText>1</w:delText>
              </w:r>
              <w:r w:rsidRPr="00671C8B" w:rsidDel="009453A7">
                <w:tab/>
                <w:delText>Enable the call meter warning event</w:delText>
              </w:r>
              <w:bookmarkStart w:id="4362" w:name="_Toc489457217"/>
              <w:bookmarkEnd w:id="4362"/>
            </w:del>
          </w:p>
        </w:tc>
        <w:bookmarkStart w:id="4363" w:name="_Toc489457218"/>
        <w:bookmarkEnd w:id="4363"/>
      </w:tr>
    </w:tbl>
    <w:p w14:paraId="20D2FC46" w14:textId="77777777" w:rsidR="00975CC4" w:rsidRPr="00671C8B" w:rsidRDefault="00975CC4" w:rsidP="0059466D">
      <w:pPr>
        <w:pStyle w:val="Heading2"/>
        <w:numPr>
          <w:ilvl w:val="1"/>
          <w:numId w:val="11"/>
        </w:numPr>
        <w:ind w:left="1080" w:hanging="1080"/>
      </w:pPr>
      <w:bookmarkStart w:id="4364" w:name="_Toc369270232"/>
      <w:bookmarkStart w:id="4365" w:name="_Toc369683902"/>
      <w:bookmarkStart w:id="4366" w:name="_Toc78179786"/>
      <w:bookmarkStart w:id="4367" w:name="_Toc170125827"/>
      <w:bookmarkStart w:id="4368" w:name="_Toc345081284"/>
      <w:bookmarkStart w:id="4369" w:name="_Toc349753029"/>
      <w:bookmarkStart w:id="4370" w:name="_Toc349753920"/>
      <w:bookmarkStart w:id="4371" w:name="_Ref366744167"/>
      <w:bookmarkStart w:id="4372" w:name="_Ref369080889"/>
      <w:bookmarkStart w:id="4373" w:name="_Toc368585987"/>
      <w:bookmarkStart w:id="4374" w:name="_Ref390436295"/>
      <w:bookmarkStart w:id="4375" w:name="_Ref390436298"/>
      <w:bookmarkStart w:id="4376" w:name="_Toc486251567"/>
      <w:bookmarkStart w:id="4377" w:name="_Toc489457219"/>
      <w:bookmarkEnd w:id="4364"/>
      <w:bookmarkEnd w:id="4365"/>
      <w:r w:rsidRPr="00671C8B">
        <w:t xml:space="preserve">+CCLK Command: Real Time </w:t>
      </w:r>
      <w:bookmarkEnd w:id="4366"/>
      <w:bookmarkEnd w:id="4367"/>
      <w:bookmarkEnd w:id="4368"/>
      <w:r w:rsidRPr="00671C8B">
        <w:t>Clock</w:t>
      </w:r>
      <w:bookmarkEnd w:id="4369"/>
      <w:bookmarkEnd w:id="4370"/>
      <w:bookmarkEnd w:id="4371"/>
      <w:bookmarkEnd w:id="4372"/>
      <w:bookmarkEnd w:id="4373"/>
      <w:bookmarkEnd w:id="4374"/>
      <w:bookmarkEnd w:id="4375"/>
      <w:bookmarkEnd w:id="4376"/>
      <w:bookmarkEnd w:id="4377"/>
    </w:p>
    <w:tbl>
      <w:tblPr>
        <w:tblStyle w:val="TableSWIleft"/>
        <w:tblW w:w="9288" w:type="dxa"/>
        <w:tblLayout w:type="fixed"/>
        <w:tblLook w:val="04A0" w:firstRow="1" w:lastRow="0" w:firstColumn="1" w:lastColumn="0" w:noHBand="0" w:noVBand="1"/>
      </w:tblPr>
      <w:tblGrid>
        <w:gridCol w:w="1728"/>
        <w:gridCol w:w="7560"/>
      </w:tblGrid>
      <w:tr w:rsidR="00975CC4" w:rsidRPr="00671C8B" w14:paraId="71E2DCC7"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5924BFE7" w14:textId="5DB81E26" w:rsidR="00975CC4" w:rsidRPr="00671C8B" w:rsidRDefault="00975CC4">
            <w:pPr>
              <w:pStyle w:val="TableRowHead"/>
              <w:spacing w:before="144" w:after="144"/>
              <w:rPr>
                <w:bCs w:val="0"/>
              </w:rPr>
            </w:pPr>
            <w:del w:id="4378" w:author="Alban Roche" w:date="2017-08-02T14:40:00Z">
              <w:r w:rsidDel="00F22490">
                <w:delText>HL7618, HL7618RD, HL7648, HL7650, HL7688, HL7690 and HL7692</w:delText>
              </w:r>
            </w:del>
            <w:ins w:id="4379" w:author="Alban Roche" w:date="2017-08-02T14:40:00Z">
              <w:r w:rsidR="00F22490">
                <w:t>HL7800</w:t>
              </w:r>
            </w:ins>
          </w:p>
        </w:tc>
      </w:tr>
      <w:tr w:rsidR="00975CC4" w:rsidRPr="00671C8B" w14:paraId="2DB99D76" w14:textId="77777777" w:rsidTr="00166AF3">
        <w:trPr>
          <w:trHeight w:val="50"/>
        </w:trPr>
        <w:tc>
          <w:tcPr>
            <w:tcW w:w="1728" w:type="dxa"/>
          </w:tcPr>
          <w:p w14:paraId="273CB2A9" w14:textId="77777777" w:rsidR="00975CC4" w:rsidRPr="00671C8B" w:rsidRDefault="00975CC4" w:rsidP="00166AF3">
            <w:pPr>
              <w:pStyle w:val="TableBody"/>
              <w:rPr>
                <w:i/>
              </w:rPr>
            </w:pPr>
            <w:r w:rsidRPr="00671C8B">
              <w:rPr>
                <w:i/>
              </w:rPr>
              <w:t>Test command</w:t>
            </w:r>
          </w:p>
          <w:p w14:paraId="5E9EB451" w14:textId="77777777" w:rsidR="00975CC4" w:rsidRPr="00671C8B" w:rsidRDefault="00975CC4" w:rsidP="00166AF3">
            <w:pPr>
              <w:pStyle w:val="TableBody"/>
            </w:pPr>
          </w:p>
          <w:p w14:paraId="097866BD" w14:textId="77777777" w:rsidR="00975CC4" w:rsidRPr="00671C8B" w:rsidRDefault="00975CC4" w:rsidP="00166AF3">
            <w:pPr>
              <w:pStyle w:val="TableBody"/>
              <w:rPr>
                <w:u w:val="single"/>
              </w:rPr>
            </w:pPr>
            <w:r w:rsidRPr="00671C8B">
              <w:rPr>
                <w:u w:val="single"/>
              </w:rPr>
              <w:t>Syntax</w:t>
            </w:r>
          </w:p>
          <w:p w14:paraId="6B0A15EF" w14:textId="77777777" w:rsidR="00975CC4" w:rsidRPr="00671C8B" w:rsidRDefault="00975CC4" w:rsidP="00166AF3">
            <w:pPr>
              <w:pStyle w:val="TableBody"/>
            </w:pPr>
            <w:r w:rsidRPr="00671C8B">
              <w:rPr>
                <w:b/>
              </w:rPr>
              <w:t>AT+CCLK=?</w:t>
            </w:r>
          </w:p>
        </w:tc>
        <w:tc>
          <w:tcPr>
            <w:tcW w:w="7560" w:type="dxa"/>
          </w:tcPr>
          <w:p w14:paraId="7CF85148" w14:textId="77777777" w:rsidR="00975CC4" w:rsidRPr="00671C8B" w:rsidRDefault="00975CC4" w:rsidP="00166AF3">
            <w:pPr>
              <w:pStyle w:val="TableBody"/>
              <w:rPr>
                <w:u w:val="single"/>
              </w:rPr>
            </w:pPr>
          </w:p>
          <w:p w14:paraId="5D5320E1" w14:textId="77777777" w:rsidR="00975CC4" w:rsidRPr="00671C8B" w:rsidRDefault="00975CC4" w:rsidP="00166AF3">
            <w:pPr>
              <w:pStyle w:val="TableBody"/>
              <w:rPr>
                <w:u w:val="single"/>
              </w:rPr>
            </w:pPr>
          </w:p>
          <w:p w14:paraId="59213CF7" w14:textId="77777777" w:rsidR="00975CC4" w:rsidRPr="00671C8B" w:rsidRDefault="00975CC4" w:rsidP="00166AF3">
            <w:pPr>
              <w:pStyle w:val="TableBody"/>
              <w:rPr>
                <w:u w:val="single"/>
              </w:rPr>
            </w:pPr>
            <w:r w:rsidRPr="00671C8B">
              <w:rPr>
                <w:u w:val="single"/>
              </w:rPr>
              <w:t>Response</w:t>
            </w:r>
          </w:p>
          <w:p w14:paraId="6B2CB8C7" w14:textId="77777777" w:rsidR="00975CC4" w:rsidRPr="00671C8B" w:rsidRDefault="00975CC4" w:rsidP="00166AF3">
            <w:pPr>
              <w:pStyle w:val="TableBody"/>
            </w:pPr>
            <w:r w:rsidRPr="00671C8B">
              <w:rPr>
                <w:b/>
              </w:rPr>
              <w:t>OK</w:t>
            </w:r>
          </w:p>
        </w:tc>
      </w:tr>
      <w:tr w:rsidR="00975CC4" w:rsidRPr="00671C8B" w14:paraId="38C9D673" w14:textId="77777777" w:rsidTr="00166AF3">
        <w:trPr>
          <w:trHeight w:val="1226"/>
        </w:trPr>
        <w:tc>
          <w:tcPr>
            <w:tcW w:w="1728" w:type="dxa"/>
          </w:tcPr>
          <w:p w14:paraId="44DA7263" w14:textId="77777777" w:rsidR="00975CC4" w:rsidRPr="00671C8B" w:rsidRDefault="00975CC4" w:rsidP="00166AF3">
            <w:pPr>
              <w:pStyle w:val="TableBody"/>
              <w:rPr>
                <w:i/>
              </w:rPr>
            </w:pPr>
            <w:r w:rsidRPr="00671C8B">
              <w:rPr>
                <w:i/>
              </w:rPr>
              <w:t>Read command</w:t>
            </w:r>
          </w:p>
          <w:p w14:paraId="0B63147D" w14:textId="77777777" w:rsidR="00975CC4" w:rsidRPr="00671C8B" w:rsidRDefault="00975CC4" w:rsidP="00166AF3">
            <w:pPr>
              <w:pStyle w:val="TableBody"/>
            </w:pPr>
          </w:p>
          <w:p w14:paraId="7315AEB0" w14:textId="77777777" w:rsidR="00975CC4" w:rsidRPr="00671C8B" w:rsidRDefault="00975CC4" w:rsidP="00166AF3">
            <w:pPr>
              <w:pStyle w:val="TableBody"/>
              <w:rPr>
                <w:u w:val="single"/>
              </w:rPr>
            </w:pPr>
            <w:r w:rsidRPr="00671C8B">
              <w:rPr>
                <w:u w:val="single"/>
              </w:rPr>
              <w:t>Syntax</w:t>
            </w:r>
          </w:p>
          <w:p w14:paraId="21DB8762" w14:textId="77777777" w:rsidR="00975CC4" w:rsidRPr="00671C8B" w:rsidRDefault="00975CC4" w:rsidP="00166AF3">
            <w:pPr>
              <w:pStyle w:val="TableBody"/>
              <w:rPr>
                <w:b/>
              </w:rPr>
            </w:pPr>
            <w:r w:rsidRPr="00671C8B">
              <w:rPr>
                <w:b/>
              </w:rPr>
              <w:t>AT+CCLK?</w:t>
            </w:r>
          </w:p>
          <w:p w14:paraId="7DE56E60" w14:textId="77777777" w:rsidR="00975CC4" w:rsidRPr="00671C8B" w:rsidRDefault="00975CC4" w:rsidP="00166AF3">
            <w:pPr>
              <w:pStyle w:val="TableBody"/>
            </w:pPr>
          </w:p>
        </w:tc>
        <w:tc>
          <w:tcPr>
            <w:tcW w:w="7560" w:type="dxa"/>
          </w:tcPr>
          <w:p w14:paraId="65C8466B" w14:textId="77777777" w:rsidR="00975CC4" w:rsidRPr="00671C8B" w:rsidRDefault="00975CC4" w:rsidP="00166AF3">
            <w:pPr>
              <w:pStyle w:val="TableBody"/>
              <w:rPr>
                <w:u w:val="single"/>
              </w:rPr>
            </w:pPr>
          </w:p>
          <w:p w14:paraId="4F42664A" w14:textId="77777777" w:rsidR="00975CC4" w:rsidRPr="00671C8B" w:rsidRDefault="00975CC4" w:rsidP="00166AF3">
            <w:pPr>
              <w:pStyle w:val="TableBody"/>
              <w:rPr>
                <w:u w:val="single"/>
              </w:rPr>
            </w:pPr>
          </w:p>
          <w:p w14:paraId="415B028B" w14:textId="77777777" w:rsidR="00975CC4" w:rsidRPr="00671C8B" w:rsidRDefault="00975CC4" w:rsidP="00166AF3">
            <w:pPr>
              <w:pStyle w:val="TableBody"/>
              <w:rPr>
                <w:u w:val="single"/>
              </w:rPr>
            </w:pPr>
            <w:r w:rsidRPr="00671C8B">
              <w:rPr>
                <w:u w:val="single"/>
              </w:rPr>
              <w:t>Response</w:t>
            </w:r>
          </w:p>
          <w:p w14:paraId="5B7D6A48" w14:textId="77777777" w:rsidR="00975CC4" w:rsidRPr="00671C8B" w:rsidRDefault="00975CC4" w:rsidP="00166AF3">
            <w:pPr>
              <w:pStyle w:val="TableBody"/>
              <w:rPr>
                <w:b/>
              </w:rPr>
            </w:pPr>
            <w:r w:rsidRPr="00671C8B">
              <w:rPr>
                <w:b/>
              </w:rPr>
              <w:t>+CCLK: &lt;time&gt;</w:t>
            </w:r>
          </w:p>
          <w:p w14:paraId="7563398C" w14:textId="77777777" w:rsidR="00975CC4" w:rsidRPr="00671C8B" w:rsidRDefault="00975CC4" w:rsidP="00166AF3">
            <w:pPr>
              <w:pStyle w:val="TableBody"/>
            </w:pPr>
          </w:p>
          <w:p w14:paraId="7AA3B78D" w14:textId="77777777" w:rsidR="00975CC4" w:rsidRPr="00671C8B" w:rsidRDefault="00975CC4" w:rsidP="00166AF3">
            <w:pPr>
              <w:pStyle w:val="TableBody"/>
            </w:pPr>
            <w:r w:rsidRPr="00671C8B">
              <w:t>or</w:t>
            </w:r>
          </w:p>
          <w:p w14:paraId="75C59AA0" w14:textId="77777777" w:rsidR="00975CC4" w:rsidRPr="00671C8B" w:rsidRDefault="00975CC4" w:rsidP="00166AF3">
            <w:pPr>
              <w:pStyle w:val="TableBody"/>
              <w:rPr>
                <w:b/>
              </w:rPr>
            </w:pPr>
            <w:r w:rsidRPr="00671C8B">
              <w:rPr>
                <w:b/>
              </w:rPr>
              <w:t>+CME ERROR: &lt;err&gt;</w:t>
            </w:r>
          </w:p>
        </w:tc>
      </w:tr>
      <w:tr w:rsidR="00975CC4" w:rsidRPr="00671C8B" w14:paraId="0F852D36" w14:textId="77777777" w:rsidTr="00166AF3">
        <w:trPr>
          <w:trHeight w:val="815"/>
        </w:trPr>
        <w:tc>
          <w:tcPr>
            <w:tcW w:w="1728" w:type="dxa"/>
          </w:tcPr>
          <w:p w14:paraId="3234CA07" w14:textId="77777777" w:rsidR="00975CC4" w:rsidRPr="00671C8B" w:rsidRDefault="00975CC4" w:rsidP="00166AF3">
            <w:pPr>
              <w:pStyle w:val="TableBody"/>
              <w:rPr>
                <w:i/>
              </w:rPr>
            </w:pPr>
            <w:r w:rsidRPr="00671C8B">
              <w:rPr>
                <w:i/>
              </w:rPr>
              <w:t>Write</w:t>
            </w:r>
            <w:r w:rsidRPr="00671C8B">
              <w:t xml:space="preserve"> </w:t>
            </w:r>
            <w:r w:rsidRPr="00671C8B">
              <w:rPr>
                <w:i/>
              </w:rPr>
              <w:t>command</w:t>
            </w:r>
          </w:p>
          <w:p w14:paraId="2E3736A0" w14:textId="77777777" w:rsidR="00975CC4" w:rsidRPr="00671C8B" w:rsidRDefault="00975CC4" w:rsidP="00166AF3">
            <w:pPr>
              <w:pStyle w:val="TableBody"/>
              <w:rPr>
                <w:i/>
              </w:rPr>
            </w:pPr>
          </w:p>
          <w:p w14:paraId="173767ED" w14:textId="77777777" w:rsidR="00975CC4" w:rsidRPr="00671C8B" w:rsidRDefault="00975CC4" w:rsidP="00166AF3">
            <w:pPr>
              <w:pStyle w:val="TableBody"/>
              <w:rPr>
                <w:u w:val="single"/>
              </w:rPr>
            </w:pPr>
            <w:r w:rsidRPr="00671C8B">
              <w:rPr>
                <w:u w:val="single"/>
              </w:rPr>
              <w:t>Syntax</w:t>
            </w:r>
          </w:p>
          <w:p w14:paraId="439AB3BB" w14:textId="77777777" w:rsidR="00975CC4" w:rsidRPr="00671C8B" w:rsidRDefault="00975CC4" w:rsidP="00166AF3">
            <w:pPr>
              <w:pStyle w:val="TableBody"/>
              <w:rPr>
                <w:b/>
              </w:rPr>
            </w:pPr>
            <w:r w:rsidRPr="00671C8B">
              <w:rPr>
                <w:b/>
              </w:rPr>
              <w:t>AT+CCLK=</w:t>
            </w:r>
            <w:r w:rsidRPr="00671C8B">
              <w:rPr>
                <w:b/>
              </w:rPr>
              <w:br/>
              <w:t>&lt;time&gt;</w:t>
            </w:r>
          </w:p>
          <w:p w14:paraId="20EDF576" w14:textId="77777777" w:rsidR="00975CC4" w:rsidRPr="00671C8B" w:rsidRDefault="00975CC4" w:rsidP="00166AF3">
            <w:pPr>
              <w:pStyle w:val="TableBody"/>
            </w:pPr>
          </w:p>
          <w:p w14:paraId="63EE7240" w14:textId="77777777" w:rsidR="00975CC4" w:rsidRPr="00671C8B" w:rsidRDefault="00975CC4" w:rsidP="00166AF3">
            <w:pPr>
              <w:pStyle w:val="TableBody"/>
              <w:rPr>
                <w:u w:val="single"/>
              </w:rPr>
            </w:pPr>
          </w:p>
        </w:tc>
        <w:tc>
          <w:tcPr>
            <w:tcW w:w="7560" w:type="dxa"/>
          </w:tcPr>
          <w:p w14:paraId="4DA1FEE7" w14:textId="77777777" w:rsidR="00975CC4" w:rsidRPr="00671C8B" w:rsidRDefault="00975CC4" w:rsidP="00166AF3">
            <w:pPr>
              <w:pStyle w:val="TableBody"/>
              <w:rPr>
                <w:u w:val="single"/>
              </w:rPr>
            </w:pPr>
          </w:p>
          <w:p w14:paraId="5ABCD535" w14:textId="77777777" w:rsidR="00975CC4" w:rsidRPr="00671C8B" w:rsidRDefault="00975CC4" w:rsidP="00166AF3">
            <w:pPr>
              <w:pStyle w:val="TableBody"/>
              <w:rPr>
                <w:u w:val="single"/>
              </w:rPr>
            </w:pPr>
          </w:p>
          <w:p w14:paraId="194C44AC" w14:textId="77777777" w:rsidR="00975CC4" w:rsidRPr="00671C8B" w:rsidRDefault="00975CC4" w:rsidP="00166AF3">
            <w:pPr>
              <w:pStyle w:val="TableBody"/>
              <w:rPr>
                <w:snapToGrid w:val="0"/>
              </w:rPr>
            </w:pPr>
            <w:r w:rsidRPr="00671C8B">
              <w:rPr>
                <w:u w:val="single"/>
              </w:rPr>
              <w:t>Response</w:t>
            </w:r>
          </w:p>
          <w:p w14:paraId="1DF33BF9" w14:textId="77777777" w:rsidR="00975CC4" w:rsidRPr="00671C8B" w:rsidRDefault="00975CC4" w:rsidP="00166AF3">
            <w:pPr>
              <w:pStyle w:val="TableBody"/>
            </w:pPr>
            <w:r w:rsidRPr="00671C8B">
              <w:rPr>
                <w:b/>
              </w:rPr>
              <w:t>OK</w:t>
            </w:r>
          </w:p>
          <w:p w14:paraId="17508FDC" w14:textId="77777777" w:rsidR="00975CC4" w:rsidRPr="00671C8B" w:rsidRDefault="00975CC4" w:rsidP="00166AF3">
            <w:pPr>
              <w:pStyle w:val="TableBody"/>
            </w:pPr>
          </w:p>
          <w:p w14:paraId="08AB9A94" w14:textId="77777777" w:rsidR="00975CC4" w:rsidRPr="00671C8B" w:rsidRDefault="00975CC4" w:rsidP="00166AF3">
            <w:pPr>
              <w:pStyle w:val="TableBody"/>
            </w:pPr>
            <w:r w:rsidRPr="00671C8B">
              <w:t>or</w:t>
            </w:r>
          </w:p>
          <w:p w14:paraId="3A55E753" w14:textId="77777777" w:rsidR="00975CC4" w:rsidRPr="00671C8B" w:rsidRDefault="00975CC4" w:rsidP="00166AF3">
            <w:pPr>
              <w:pStyle w:val="TableBody"/>
              <w:rPr>
                <w:b/>
              </w:rPr>
            </w:pPr>
            <w:r w:rsidRPr="00671C8B">
              <w:rPr>
                <w:b/>
              </w:rPr>
              <w:t>+CME ERROR: &lt;err&gt;</w:t>
            </w:r>
          </w:p>
          <w:p w14:paraId="0C98208A" w14:textId="77777777" w:rsidR="00975CC4" w:rsidRPr="00671C8B" w:rsidRDefault="00975CC4" w:rsidP="00166AF3">
            <w:pPr>
              <w:pStyle w:val="TableBody"/>
              <w:rPr>
                <w:snapToGrid w:val="0"/>
              </w:rPr>
            </w:pPr>
          </w:p>
          <w:p w14:paraId="43250940" w14:textId="77777777" w:rsidR="00975CC4" w:rsidRPr="00671C8B" w:rsidRDefault="00975CC4" w:rsidP="00166AF3">
            <w:pPr>
              <w:pStyle w:val="TableBody"/>
              <w:rPr>
                <w:snapToGrid w:val="0"/>
                <w:u w:val="single"/>
              </w:rPr>
            </w:pPr>
            <w:r w:rsidRPr="00671C8B">
              <w:rPr>
                <w:snapToGrid w:val="0"/>
                <w:u w:val="single"/>
              </w:rPr>
              <w:t>Parameter</w:t>
            </w:r>
          </w:p>
          <w:p w14:paraId="7EE0C226" w14:textId="77777777" w:rsidR="00975CC4" w:rsidRPr="00671C8B" w:rsidRDefault="00975CC4" w:rsidP="00166AF3">
            <w:pPr>
              <w:pStyle w:val="TableBody"/>
              <w:rPr>
                <w:lang w:eastAsia="zh-CN"/>
              </w:rPr>
            </w:pPr>
            <w:r w:rsidRPr="00671C8B">
              <w:rPr>
                <w:b/>
              </w:rPr>
              <w:t>&lt;time&gt;</w:t>
            </w:r>
            <w:r w:rsidRPr="00671C8B">
              <w:tab/>
              <w:t>S</w:t>
            </w:r>
            <w:r w:rsidRPr="00671C8B">
              <w:rPr>
                <w:snapToGrid w:val="0"/>
              </w:rPr>
              <w:t>tring type value; format is "yy/MM/dd,hh:mm:ss+/-TZ", where characters indicate year (last two digits), month, day, hour, minutes, seconds</w:t>
            </w:r>
            <w:r w:rsidRPr="00671C8B">
              <w:rPr>
                <w:snapToGrid w:val="0"/>
                <w:lang w:eastAsia="zh-CN"/>
              </w:rPr>
              <w:t xml:space="preserve"> </w:t>
            </w:r>
            <w:r w:rsidRPr="00671C8B">
              <w:rPr>
                <w:lang w:eastAsia="zh-CN"/>
              </w:rPr>
              <w:t>and time zone (optional).</w:t>
            </w:r>
          </w:p>
        </w:tc>
      </w:tr>
      <w:tr w:rsidR="00975CC4" w:rsidRPr="00671C8B" w14:paraId="2EDA14C7" w14:textId="77777777" w:rsidTr="00166AF3">
        <w:trPr>
          <w:trHeight w:val="70"/>
        </w:trPr>
        <w:tc>
          <w:tcPr>
            <w:tcW w:w="1728" w:type="dxa"/>
          </w:tcPr>
          <w:p w14:paraId="03241868" w14:textId="77777777" w:rsidR="00975CC4" w:rsidRPr="00671C8B" w:rsidRDefault="00975CC4" w:rsidP="00166AF3">
            <w:pPr>
              <w:pStyle w:val="TableBody"/>
              <w:rPr>
                <w:u w:val="single"/>
              </w:rPr>
            </w:pPr>
            <w:r w:rsidRPr="00671C8B">
              <w:rPr>
                <w:u w:val="single"/>
              </w:rPr>
              <w:t>Notes</w:t>
            </w:r>
          </w:p>
        </w:tc>
        <w:tc>
          <w:tcPr>
            <w:tcW w:w="7560" w:type="dxa"/>
          </w:tcPr>
          <w:p w14:paraId="1AC91291" w14:textId="77777777" w:rsidR="00975CC4" w:rsidRPr="00671C8B" w:rsidRDefault="00975CC4" w:rsidP="00166AF3">
            <w:pPr>
              <w:pStyle w:val="TableBody"/>
              <w:rPr>
                <w:lang w:eastAsia="zh-CN"/>
              </w:rPr>
            </w:pPr>
            <w:r w:rsidRPr="00671C8B">
              <w:t>Year must be 2004 or later.</w:t>
            </w:r>
          </w:p>
        </w:tc>
      </w:tr>
    </w:tbl>
    <w:p w14:paraId="7F5BE770" w14:textId="2ACDC2D2" w:rsidR="00975CC4" w:rsidRPr="00671C8B" w:rsidDel="009453A7" w:rsidRDefault="00975CC4" w:rsidP="0059466D">
      <w:pPr>
        <w:pStyle w:val="Heading2"/>
        <w:numPr>
          <w:ilvl w:val="1"/>
          <w:numId w:val="11"/>
        </w:numPr>
        <w:ind w:left="1080" w:hanging="1080"/>
        <w:rPr>
          <w:del w:id="4380" w:author="Alban Roche" w:date="2017-08-02T16:29:00Z"/>
        </w:rPr>
      </w:pPr>
      <w:bookmarkStart w:id="4381" w:name="_Toc78179788"/>
      <w:bookmarkStart w:id="4382" w:name="_Toc170125829"/>
      <w:bookmarkStart w:id="4383" w:name="_Toc345081287"/>
      <w:bookmarkStart w:id="4384" w:name="_Toc349753032"/>
      <w:bookmarkStart w:id="4385" w:name="_Toc349753923"/>
      <w:bookmarkStart w:id="4386" w:name="_Ref366744196"/>
      <w:bookmarkStart w:id="4387" w:name="_Ref369080920"/>
      <w:bookmarkStart w:id="4388" w:name="_Toc368585990"/>
      <w:bookmarkStart w:id="4389" w:name="_Ref458763686"/>
      <w:bookmarkStart w:id="4390" w:name="_Ref458763687"/>
      <w:bookmarkStart w:id="4391" w:name="_Ref462824081"/>
      <w:bookmarkStart w:id="4392" w:name="_Ref462824084"/>
      <w:bookmarkStart w:id="4393" w:name="_Toc486251568"/>
      <w:del w:id="4394" w:author="Alban Roche" w:date="2017-08-02T16:29:00Z">
        <w:r w:rsidRPr="00671C8B" w:rsidDel="009453A7">
          <w:delText xml:space="preserve">+CIND Command: Indicator </w:delText>
        </w:r>
        <w:bookmarkEnd w:id="4381"/>
        <w:bookmarkEnd w:id="4382"/>
        <w:bookmarkEnd w:id="4383"/>
        <w:r w:rsidRPr="00671C8B" w:rsidDel="009453A7">
          <w:delText>Control</w:delText>
        </w:r>
        <w:bookmarkStart w:id="4395" w:name="_Toc489457220"/>
        <w:bookmarkEnd w:id="4384"/>
        <w:bookmarkEnd w:id="4385"/>
        <w:bookmarkEnd w:id="4386"/>
        <w:bookmarkEnd w:id="4387"/>
        <w:bookmarkEnd w:id="4388"/>
        <w:bookmarkEnd w:id="4389"/>
        <w:bookmarkEnd w:id="4390"/>
        <w:bookmarkEnd w:id="4391"/>
        <w:bookmarkEnd w:id="4392"/>
        <w:bookmarkEnd w:id="4393"/>
        <w:bookmarkEnd w:id="4395"/>
      </w:del>
    </w:p>
    <w:tbl>
      <w:tblPr>
        <w:tblStyle w:val="TableSWIleft"/>
        <w:tblW w:w="9288" w:type="dxa"/>
        <w:tblLayout w:type="fixed"/>
        <w:tblLook w:val="04A0" w:firstRow="1" w:lastRow="0" w:firstColumn="1" w:lastColumn="0" w:noHBand="0" w:noVBand="1"/>
      </w:tblPr>
      <w:tblGrid>
        <w:gridCol w:w="1728"/>
        <w:gridCol w:w="7560"/>
      </w:tblGrid>
      <w:tr w:rsidR="00975CC4" w:rsidRPr="00671C8B" w:rsidDel="009453A7" w14:paraId="10C33668" w14:textId="1E818F40" w:rsidTr="00166AF3">
        <w:trPr>
          <w:cnfStyle w:val="100000000000" w:firstRow="1" w:lastRow="0" w:firstColumn="0" w:lastColumn="0" w:oddVBand="0" w:evenVBand="0" w:oddHBand="0" w:evenHBand="0" w:firstRowFirstColumn="0" w:firstRowLastColumn="0" w:lastRowFirstColumn="0" w:lastRowLastColumn="0"/>
          <w:del w:id="4396" w:author="Alban Roche" w:date="2017-08-02T16:29:00Z"/>
        </w:trPr>
        <w:tc>
          <w:tcPr>
            <w:tcW w:w="9288" w:type="dxa"/>
            <w:gridSpan w:val="2"/>
          </w:tcPr>
          <w:p w14:paraId="03CAA907" w14:textId="4E1F36AE" w:rsidR="00975CC4" w:rsidRPr="00671C8B" w:rsidDel="009453A7" w:rsidRDefault="00975CC4">
            <w:pPr>
              <w:pStyle w:val="TableRowHead"/>
              <w:spacing w:before="144" w:after="144"/>
              <w:rPr>
                <w:del w:id="4397" w:author="Alban Roche" w:date="2017-08-02T16:29:00Z"/>
              </w:rPr>
            </w:pPr>
            <w:del w:id="4398" w:author="Alban Roche" w:date="2017-08-02T14:40:00Z">
              <w:r w:rsidDel="00F22490">
                <w:delText>HL7618, HL7618RD, HL7648, HL7650, HL7688, HL7690 and HL7692</w:delText>
              </w:r>
            </w:del>
            <w:bookmarkStart w:id="4399" w:name="_Toc489457221"/>
            <w:bookmarkEnd w:id="4399"/>
          </w:p>
        </w:tc>
        <w:bookmarkStart w:id="4400" w:name="_Toc489457222"/>
        <w:bookmarkEnd w:id="4400"/>
      </w:tr>
      <w:tr w:rsidR="00975CC4" w:rsidRPr="00671C8B" w:rsidDel="009453A7" w14:paraId="1A93910E" w14:textId="7516BB59" w:rsidTr="00166AF3">
        <w:trPr>
          <w:trHeight w:val="1177"/>
          <w:del w:id="4401" w:author="Alban Roche" w:date="2017-08-02T16:29:00Z"/>
        </w:trPr>
        <w:tc>
          <w:tcPr>
            <w:tcW w:w="1728" w:type="dxa"/>
          </w:tcPr>
          <w:p w14:paraId="2C0AE47C" w14:textId="0C4D7CF6" w:rsidR="00975CC4" w:rsidRPr="00671C8B" w:rsidDel="009453A7" w:rsidRDefault="00975CC4" w:rsidP="00166AF3">
            <w:pPr>
              <w:pStyle w:val="TableBody"/>
              <w:widowControl w:val="0"/>
              <w:rPr>
                <w:del w:id="4402" w:author="Alban Roche" w:date="2017-08-02T16:29:00Z"/>
                <w:i/>
              </w:rPr>
            </w:pPr>
            <w:del w:id="4403" w:author="Alban Roche" w:date="2017-08-02T16:29:00Z">
              <w:r w:rsidRPr="00671C8B" w:rsidDel="009453A7">
                <w:rPr>
                  <w:i/>
                </w:rPr>
                <w:delText>Test command</w:delText>
              </w:r>
              <w:bookmarkStart w:id="4404" w:name="_Toc489457223"/>
              <w:bookmarkEnd w:id="4404"/>
            </w:del>
          </w:p>
          <w:p w14:paraId="38EC456F" w14:textId="13BFA649" w:rsidR="00975CC4" w:rsidRPr="00671C8B" w:rsidDel="009453A7" w:rsidRDefault="00975CC4" w:rsidP="00166AF3">
            <w:pPr>
              <w:pStyle w:val="TableBody"/>
              <w:widowControl w:val="0"/>
              <w:rPr>
                <w:del w:id="4405" w:author="Alban Roche" w:date="2017-08-02T16:29:00Z"/>
              </w:rPr>
            </w:pPr>
            <w:bookmarkStart w:id="4406" w:name="_Toc489457224"/>
            <w:bookmarkEnd w:id="4406"/>
          </w:p>
          <w:p w14:paraId="5B308BBD" w14:textId="51E248B1" w:rsidR="00975CC4" w:rsidRPr="00671C8B" w:rsidDel="009453A7" w:rsidRDefault="00975CC4" w:rsidP="00166AF3">
            <w:pPr>
              <w:pStyle w:val="TableBody"/>
              <w:widowControl w:val="0"/>
              <w:rPr>
                <w:del w:id="4407" w:author="Alban Roche" w:date="2017-08-02T16:29:00Z"/>
                <w:u w:val="single"/>
              </w:rPr>
            </w:pPr>
            <w:del w:id="4408" w:author="Alban Roche" w:date="2017-08-02T16:29:00Z">
              <w:r w:rsidRPr="00671C8B" w:rsidDel="009453A7">
                <w:rPr>
                  <w:u w:val="single"/>
                </w:rPr>
                <w:delText>Syntax</w:delText>
              </w:r>
              <w:bookmarkStart w:id="4409" w:name="_Toc489457225"/>
              <w:bookmarkEnd w:id="4409"/>
            </w:del>
          </w:p>
          <w:p w14:paraId="706DB862" w14:textId="62084389" w:rsidR="00975CC4" w:rsidRPr="00671C8B" w:rsidDel="009453A7" w:rsidRDefault="00975CC4" w:rsidP="00166AF3">
            <w:pPr>
              <w:pStyle w:val="TableBody"/>
              <w:widowControl w:val="0"/>
              <w:rPr>
                <w:del w:id="4410" w:author="Alban Roche" w:date="2017-08-02T16:29:00Z"/>
              </w:rPr>
            </w:pPr>
            <w:del w:id="4411" w:author="Alban Roche" w:date="2017-08-02T16:29:00Z">
              <w:r w:rsidRPr="00671C8B" w:rsidDel="009453A7">
                <w:rPr>
                  <w:b/>
                </w:rPr>
                <w:delText>AT+CIND=?</w:delText>
              </w:r>
              <w:bookmarkStart w:id="4412" w:name="_Toc489457226"/>
              <w:bookmarkEnd w:id="4412"/>
            </w:del>
          </w:p>
        </w:tc>
        <w:tc>
          <w:tcPr>
            <w:tcW w:w="7560" w:type="dxa"/>
          </w:tcPr>
          <w:p w14:paraId="3C4788EE" w14:textId="7213B742" w:rsidR="00975CC4" w:rsidRPr="00671C8B" w:rsidDel="009453A7" w:rsidRDefault="00975CC4" w:rsidP="00166AF3">
            <w:pPr>
              <w:pStyle w:val="TableBody"/>
              <w:widowControl w:val="0"/>
              <w:rPr>
                <w:del w:id="4413" w:author="Alban Roche" w:date="2017-08-02T16:29:00Z"/>
                <w:u w:val="single"/>
              </w:rPr>
            </w:pPr>
            <w:bookmarkStart w:id="4414" w:name="_Toc489457227"/>
            <w:bookmarkEnd w:id="4414"/>
          </w:p>
          <w:p w14:paraId="1F5CD9B8" w14:textId="796A4CAB" w:rsidR="00975CC4" w:rsidRPr="00671C8B" w:rsidDel="009453A7" w:rsidRDefault="00975CC4" w:rsidP="00166AF3">
            <w:pPr>
              <w:pStyle w:val="TableBody"/>
              <w:widowControl w:val="0"/>
              <w:rPr>
                <w:del w:id="4415" w:author="Alban Roche" w:date="2017-08-02T16:29:00Z"/>
                <w:u w:val="single"/>
              </w:rPr>
            </w:pPr>
            <w:bookmarkStart w:id="4416" w:name="_Toc489457228"/>
            <w:bookmarkEnd w:id="4416"/>
          </w:p>
          <w:p w14:paraId="481937B8" w14:textId="36001313" w:rsidR="00975CC4" w:rsidRPr="00671C8B" w:rsidDel="009453A7" w:rsidRDefault="00975CC4" w:rsidP="00166AF3">
            <w:pPr>
              <w:pStyle w:val="TableBody"/>
              <w:widowControl w:val="0"/>
              <w:rPr>
                <w:del w:id="4417" w:author="Alban Roche" w:date="2017-08-02T16:29:00Z"/>
                <w:u w:val="single"/>
                <w:lang w:eastAsia="zh-CN"/>
              </w:rPr>
            </w:pPr>
            <w:del w:id="4418" w:author="Alban Roche" w:date="2017-08-02T16:29:00Z">
              <w:r w:rsidRPr="00671C8B" w:rsidDel="009453A7">
                <w:rPr>
                  <w:u w:val="single"/>
                </w:rPr>
                <w:delText>Response</w:delText>
              </w:r>
              <w:bookmarkStart w:id="4419" w:name="_Toc489457229"/>
              <w:bookmarkEnd w:id="4419"/>
            </w:del>
          </w:p>
          <w:p w14:paraId="0A7B5973" w14:textId="58E806CB" w:rsidR="00975CC4" w:rsidDel="009453A7" w:rsidRDefault="00975CC4" w:rsidP="00166AF3">
            <w:pPr>
              <w:pStyle w:val="TableBody"/>
              <w:widowControl w:val="0"/>
              <w:rPr>
                <w:del w:id="4420" w:author="Alban Roche" w:date="2017-08-02T16:29:00Z"/>
                <w:b/>
                <w:lang w:eastAsia="zh-CN"/>
              </w:rPr>
            </w:pPr>
            <w:del w:id="4421" w:author="Alban Roche" w:date="2017-08-02T16:29:00Z">
              <w:r w:rsidRPr="008D7B7C" w:rsidDel="009453A7">
                <w:rPr>
                  <w:b/>
                  <w:lang w:eastAsia="zh-CN"/>
                </w:rPr>
                <w:delText>+CIND: ("battchg",(0-5)),("signal",(0-5)),("service",(0-1)),("message",(0-1)),("call",(0-1)),("roam",(0-1)),("smsfull",(0-1))</w:delText>
              </w:r>
              <w:bookmarkStart w:id="4422" w:name="_Toc489457230"/>
              <w:bookmarkEnd w:id="4422"/>
            </w:del>
          </w:p>
          <w:p w14:paraId="39234ED2" w14:textId="7AF07072" w:rsidR="00975CC4" w:rsidRPr="00671C8B" w:rsidDel="009453A7" w:rsidRDefault="00975CC4" w:rsidP="00166AF3">
            <w:pPr>
              <w:pStyle w:val="TableBody"/>
              <w:widowControl w:val="0"/>
              <w:rPr>
                <w:del w:id="4423" w:author="Alban Roche" w:date="2017-08-02T16:29:00Z"/>
                <w:lang w:eastAsia="zh-CN"/>
              </w:rPr>
            </w:pPr>
            <w:del w:id="4424" w:author="Alban Roche" w:date="2017-08-02T16:29:00Z">
              <w:r w:rsidRPr="00671C8B" w:rsidDel="009453A7">
                <w:rPr>
                  <w:b/>
                  <w:lang w:eastAsia="zh-CN"/>
                </w:rPr>
                <w:delText>OK</w:delText>
              </w:r>
              <w:bookmarkStart w:id="4425" w:name="_Toc489457231"/>
              <w:bookmarkEnd w:id="4425"/>
            </w:del>
          </w:p>
        </w:tc>
        <w:bookmarkStart w:id="4426" w:name="_Toc489457232"/>
        <w:bookmarkEnd w:id="4426"/>
      </w:tr>
      <w:tr w:rsidR="00975CC4" w:rsidRPr="00671C8B" w:rsidDel="009453A7" w14:paraId="5E97B697" w14:textId="4E4A9F04" w:rsidTr="00166AF3">
        <w:trPr>
          <w:cantSplit w:val="0"/>
          <w:trHeight w:val="65"/>
          <w:del w:id="4427" w:author="Alban Roche" w:date="2017-08-02T16:29:00Z"/>
        </w:trPr>
        <w:tc>
          <w:tcPr>
            <w:tcW w:w="1728" w:type="dxa"/>
          </w:tcPr>
          <w:p w14:paraId="2A30737F" w14:textId="17D470BA" w:rsidR="00975CC4" w:rsidRPr="00671C8B" w:rsidDel="009453A7" w:rsidRDefault="00975CC4" w:rsidP="00166AF3">
            <w:pPr>
              <w:pStyle w:val="TableBody"/>
              <w:widowControl w:val="0"/>
              <w:rPr>
                <w:del w:id="4428" w:author="Alban Roche" w:date="2017-08-02T16:29:00Z"/>
                <w:i/>
              </w:rPr>
            </w:pPr>
            <w:del w:id="4429" w:author="Alban Roche" w:date="2017-08-02T16:29:00Z">
              <w:r w:rsidRPr="00671C8B" w:rsidDel="009453A7">
                <w:rPr>
                  <w:i/>
                </w:rPr>
                <w:delText>Read command</w:delText>
              </w:r>
              <w:bookmarkStart w:id="4430" w:name="_Toc489457233"/>
              <w:bookmarkEnd w:id="4430"/>
            </w:del>
          </w:p>
          <w:p w14:paraId="1FCB8576" w14:textId="4BF54F8F" w:rsidR="00975CC4" w:rsidRPr="00671C8B" w:rsidDel="009453A7" w:rsidRDefault="00975CC4" w:rsidP="00166AF3">
            <w:pPr>
              <w:pStyle w:val="TableBody"/>
              <w:widowControl w:val="0"/>
              <w:rPr>
                <w:del w:id="4431" w:author="Alban Roche" w:date="2017-08-02T16:29:00Z"/>
              </w:rPr>
            </w:pPr>
            <w:bookmarkStart w:id="4432" w:name="_Toc489457234"/>
            <w:bookmarkEnd w:id="4432"/>
          </w:p>
          <w:p w14:paraId="5DCBCDCB" w14:textId="3DC92109" w:rsidR="00975CC4" w:rsidRPr="00671C8B" w:rsidDel="009453A7" w:rsidRDefault="00975CC4" w:rsidP="00166AF3">
            <w:pPr>
              <w:pStyle w:val="TableBody"/>
              <w:widowControl w:val="0"/>
              <w:rPr>
                <w:del w:id="4433" w:author="Alban Roche" w:date="2017-08-02T16:29:00Z"/>
                <w:u w:val="single"/>
              </w:rPr>
            </w:pPr>
            <w:del w:id="4434" w:author="Alban Roche" w:date="2017-08-02T16:29:00Z">
              <w:r w:rsidRPr="00671C8B" w:rsidDel="009453A7">
                <w:rPr>
                  <w:u w:val="single"/>
                </w:rPr>
                <w:delText>Syntax</w:delText>
              </w:r>
              <w:bookmarkStart w:id="4435" w:name="_Toc489457235"/>
              <w:bookmarkEnd w:id="4435"/>
            </w:del>
          </w:p>
          <w:p w14:paraId="6EA2BAFC" w14:textId="2BF65E1E" w:rsidR="00975CC4" w:rsidRPr="00671C8B" w:rsidDel="009453A7" w:rsidRDefault="00975CC4" w:rsidP="00166AF3">
            <w:pPr>
              <w:pStyle w:val="TableBody"/>
              <w:widowControl w:val="0"/>
              <w:rPr>
                <w:del w:id="4436" w:author="Alban Roche" w:date="2017-08-02T16:29:00Z"/>
                <w:b/>
              </w:rPr>
            </w:pPr>
            <w:del w:id="4437" w:author="Alban Roche" w:date="2017-08-02T16:29:00Z">
              <w:r w:rsidRPr="00671C8B" w:rsidDel="009453A7">
                <w:rPr>
                  <w:b/>
                </w:rPr>
                <w:delText>AT+CIND?</w:delText>
              </w:r>
              <w:bookmarkStart w:id="4438" w:name="_Toc489457236"/>
              <w:bookmarkEnd w:id="4438"/>
            </w:del>
          </w:p>
        </w:tc>
        <w:tc>
          <w:tcPr>
            <w:tcW w:w="7560" w:type="dxa"/>
          </w:tcPr>
          <w:p w14:paraId="73EC585E" w14:textId="25857C7E" w:rsidR="00975CC4" w:rsidRPr="00671C8B" w:rsidDel="009453A7" w:rsidRDefault="00975CC4" w:rsidP="00166AF3">
            <w:pPr>
              <w:pStyle w:val="TableBody"/>
              <w:widowControl w:val="0"/>
              <w:rPr>
                <w:del w:id="4439" w:author="Alban Roche" w:date="2017-08-02T16:29:00Z"/>
                <w:u w:val="single"/>
              </w:rPr>
            </w:pPr>
            <w:bookmarkStart w:id="4440" w:name="_Toc489457237"/>
            <w:bookmarkEnd w:id="4440"/>
          </w:p>
          <w:p w14:paraId="4D07140B" w14:textId="0D05AE37" w:rsidR="00975CC4" w:rsidRPr="00671C8B" w:rsidDel="009453A7" w:rsidRDefault="00975CC4" w:rsidP="00166AF3">
            <w:pPr>
              <w:pStyle w:val="TableBody"/>
              <w:widowControl w:val="0"/>
              <w:rPr>
                <w:del w:id="4441" w:author="Alban Roche" w:date="2017-08-02T16:29:00Z"/>
                <w:u w:val="single"/>
              </w:rPr>
            </w:pPr>
            <w:bookmarkStart w:id="4442" w:name="_Toc489457238"/>
            <w:bookmarkEnd w:id="4442"/>
          </w:p>
          <w:p w14:paraId="2398DA9E" w14:textId="4BA1F735" w:rsidR="00975CC4" w:rsidRPr="00671C8B" w:rsidDel="009453A7" w:rsidRDefault="00975CC4" w:rsidP="00166AF3">
            <w:pPr>
              <w:pStyle w:val="TableBody"/>
              <w:widowControl w:val="0"/>
              <w:rPr>
                <w:del w:id="4443" w:author="Alban Roche" w:date="2017-08-02T16:29:00Z"/>
                <w:u w:val="single"/>
              </w:rPr>
            </w:pPr>
            <w:del w:id="4444" w:author="Alban Roche" w:date="2017-08-02T16:29:00Z">
              <w:r w:rsidRPr="00671C8B" w:rsidDel="009453A7">
                <w:rPr>
                  <w:u w:val="single"/>
                </w:rPr>
                <w:delText>Response</w:delText>
              </w:r>
              <w:bookmarkStart w:id="4445" w:name="_Toc489457239"/>
              <w:bookmarkEnd w:id="4445"/>
            </w:del>
          </w:p>
          <w:p w14:paraId="3A07931A" w14:textId="487F3EC9" w:rsidR="00975CC4" w:rsidRPr="00671C8B" w:rsidDel="009453A7" w:rsidRDefault="00975CC4" w:rsidP="00166AF3">
            <w:pPr>
              <w:pStyle w:val="TableBody"/>
              <w:widowControl w:val="0"/>
              <w:rPr>
                <w:del w:id="4446" w:author="Alban Roche" w:date="2017-08-02T16:29:00Z"/>
                <w:b/>
              </w:rPr>
            </w:pPr>
            <w:del w:id="4447" w:author="Alban Roche" w:date="2017-08-02T16:29:00Z">
              <w:r w:rsidRPr="008D7B7C" w:rsidDel="009453A7">
                <w:rPr>
                  <w:b/>
                </w:rPr>
                <w:delText>+CIND: &lt;battchg&gt;,&lt;signal&gt;,&lt;service&gt;,&lt;call&gt;,&lt;smsfull&gt;</w:delText>
              </w:r>
              <w:bookmarkStart w:id="4448" w:name="_Toc489457240"/>
              <w:bookmarkEnd w:id="4448"/>
            </w:del>
          </w:p>
          <w:p w14:paraId="4FA30CA9" w14:textId="77A9A237" w:rsidR="00975CC4" w:rsidDel="009453A7" w:rsidRDefault="00975CC4" w:rsidP="00166AF3">
            <w:pPr>
              <w:pStyle w:val="TableBody"/>
              <w:widowControl w:val="0"/>
              <w:rPr>
                <w:del w:id="4449" w:author="Alban Roche" w:date="2017-08-02T16:29:00Z"/>
                <w:b/>
                <w:lang w:eastAsia="zh-CN"/>
              </w:rPr>
            </w:pPr>
            <w:del w:id="4450" w:author="Alban Roche" w:date="2017-08-02T16:29:00Z">
              <w:r w:rsidRPr="00671C8B" w:rsidDel="009453A7">
                <w:rPr>
                  <w:b/>
                  <w:lang w:eastAsia="zh-CN"/>
                </w:rPr>
                <w:delText>OK</w:delText>
              </w:r>
              <w:bookmarkStart w:id="4451" w:name="_Toc489457241"/>
              <w:bookmarkEnd w:id="4451"/>
            </w:del>
          </w:p>
          <w:p w14:paraId="3D297C6C" w14:textId="41C1035A" w:rsidR="00975CC4" w:rsidRPr="00C15AFD" w:rsidDel="009453A7" w:rsidRDefault="00975CC4" w:rsidP="00166AF3">
            <w:pPr>
              <w:pStyle w:val="TableBody"/>
              <w:widowControl w:val="0"/>
              <w:rPr>
                <w:del w:id="4452" w:author="Alban Roche" w:date="2017-08-02T16:29:00Z"/>
                <w:lang w:eastAsia="zh-CN"/>
              </w:rPr>
            </w:pPr>
            <w:bookmarkStart w:id="4453" w:name="_Toc489457242"/>
            <w:bookmarkEnd w:id="4453"/>
          </w:p>
          <w:p w14:paraId="7B970A95" w14:textId="3AE81F0B" w:rsidR="00975CC4" w:rsidRPr="00C15AFD" w:rsidDel="009453A7" w:rsidRDefault="00975CC4" w:rsidP="00166AF3">
            <w:pPr>
              <w:pStyle w:val="TableBody"/>
              <w:widowControl w:val="0"/>
              <w:rPr>
                <w:del w:id="4454" w:author="Alban Roche" w:date="2017-08-02T16:29:00Z"/>
                <w:lang w:eastAsia="zh-CN"/>
              </w:rPr>
            </w:pPr>
            <w:del w:id="4455" w:author="Alban Roche" w:date="2017-08-02T16:29:00Z">
              <w:r w:rsidRPr="00C15AFD" w:rsidDel="009453A7">
                <w:rPr>
                  <w:u w:val="single"/>
                  <w:lang w:eastAsia="zh-CN"/>
                </w:rPr>
                <w:delText>Parameters</w:delText>
              </w:r>
              <w:bookmarkStart w:id="4456" w:name="_Toc489457243"/>
              <w:bookmarkEnd w:id="4456"/>
            </w:del>
          </w:p>
          <w:p w14:paraId="6C7DDDAD" w14:textId="2B006384" w:rsidR="00975CC4" w:rsidRPr="00C15AFD" w:rsidDel="009453A7" w:rsidRDefault="00975CC4" w:rsidP="00166AF3">
            <w:pPr>
              <w:pStyle w:val="TableBody"/>
              <w:widowControl w:val="0"/>
              <w:rPr>
                <w:del w:id="4457" w:author="Alban Roche" w:date="2017-08-02T16:29:00Z"/>
              </w:rPr>
            </w:pPr>
            <w:del w:id="4458" w:author="Alban Roche" w:date="2017-08-02T16:29:00Z">
              <w:r w:rsidRPr="00C15AFD" w:rsidDel="009453A7">
                <w:rPr>
                  <w:b/>
                </w:rPr>
                <w:delText>&lt;battchg&gt;</w:delText>
              </w:r>
              <w:r w:rsidRPr="00C15AFD" w:rsidDel="009453A7">
                <w:tab/>
              </w:r>
              <w:r w:rsidDel="009453A7">
                <w:delText>0 – 5</w:delText>
              </w:r>
              <w:r w:rsidDel="009453A7">
                <w:tab/>
              </w:r>
              <w:r w:rsidRPr="00C15AFD" w:rsidDel="009453A7">
                <w:delText>Battery level</w:delText>
              </w:r>
              <w:bookmarkStart w:id="4459" w:name="_Toc489457244"/>
              <w:bookmarkEnd w:id="4459"/>
            </w:del>
          </w:p>
          <w:p w14:paraId="33AE3740" w14:textId="0A99C297" w:rsidR="00975CC4" w:rsidRPr="00C15AFD" w:rsidDel="009453A7" w:rsidRDefault="00975CC4" w:rsidP="00166AF3">
            <w:pPr>
              <w:pStyle w:val="TableBody"/>
              <w:widowControl w:val="0"/>
              <w:rPr>
                <w:del w:id="4460" w:author="Alban Roche" w:date="2017-08-02T16:29:00Z"/>
              </w:rPr>
            </w:pPr>
            <w:del w:id="4461" w:author="Alban Roche" w:date="2017-08-02T16:29:00Z">
              <w:r w:rsidRPr="00C15AFD" w:rsidDel="009453A7">
                <w:delText>0</w:delText>
              </w:r>
              <w:r w:rsidRPr="00C15AFD" w:rsidDel="009453A7">
                <w:tab/>
              </w:r>
              <w:r w:rsidDel="009453A7">
                <w:delText>L</w:delText>
              </w:r>
              <w:r w:rsidRPr="00C15AFD" w:rsidDel="009453A7">
                <w:delText>owest level</w:delText>
              </w:r>
              <w:bookmarkStart w:id="4462" w:name="_Toc489457245"/>
              <w:bookmarkEnd w:id="4462"/>
            </w:del>
          </w:p>
          <w:p w14:paraId="3D8A6067" w14:textId="13E61FFC" w:rsidR="00975CC4" w:rsidRPr="00C15AFD" w:rsidDel="009453A7" w:rsidRDefault="00975CC4" w:rsidP="00166AF3">
            <w:pPr>
              <w:pStyle w:val="TableBody"/>
              <w:widowControl w:val="0"/>
              <w:rPr>
                <w:del w:id="4463" w:author="Alban Roche" w:date="2017-08-02T16:29:00Z"/>
              </w:rPr>
            </w:pPr>
            <w:del w:id="4464" w:author="Alban Roche" w:date="2017-08-02T16:29:00Z">
              <w:r w:rsidRPr="00C15AFD" w:rsidDel="009453A7">
                <w:delText>4</w:delText>
              </w:r>
              <w:r w:rsidRPr="00C15AFD" w:rsidDel="009453A7">
                <w:tab/>
              </w:r>
              <w:r w:rsidDel="009453A7">
                <w:delText>H</w:delText>
              </w:r>
              <w:r w:rsidRPr="00C15AFD" w:rsidDel="009453A7">
                <w:delText>ighest level</w:delText>
              </w:r>
              <w:bookmarkStart w:id="4465" w:name="_Toc489457246"/>
              <w:bookmarkEnd w:id="4465"/>
            </w:del>
          </w:p>
          <w:p w14:paraId="00A11435" w14:textId="56B0B520" w:rsidR="00975CC4" w:rsidRPr="00C15AFD" w:rsidDel="009453A7" w:rsidRDefault="00975CC4" w:rsidP="00166AF3">
            <w:pPr>
              <w:pStyle w:val="TableBody"/>
              <w:widowControl w:val="0"/>
              <w:rPr>
                <w:del w:id="4466" w:author="Alban Roche" w:date="2017-08-02T16:29:00Z"/>
              </w:rPr>
            </w:pPr>
            <w:del w:id="4467" w:author="Alban Roche" w:date="2017-08-02T16:29:00Z">
              <w:r w:rsidRPr="00C15AFD" w:rsidDel="009453A7">
                <w:delText>5</w:delText>
              </w:r>
              <w:r w:rsidRPr="00C15AFD" w:rsidDel="009453A7">
                <w:tab/>
              </w:r>
              <w:r w:rsidDel="009453A7">
                <w:delText>B</w:delText>
              </w:r>
              <w:r w:rsidRPr="00C15AFD" w:rsidDel="009453A7">
                <w:delText>attery is charging (not supported)</w:delText>
              </w:r>
              <w:bookmarkStart w:id="4468" w:name="_Toc489457247"/>
              <w:bookmarkEnd w:id="4468"/>
            </w:del>
          </w:p>
          <w:p w14:paraId="3E90DEFD" w14:textId="54217719" w:rsidR="00975CC4" w:rsidDel="009453A7" w:rsidRDefault="00975CC4" w:rsidP="00166AF3">
            <w:pPr>
              <w:pStyle w:val="TableBody"/>
              <w:widowControl w:val="0"/>
              <w:rPr>
                <w:del w:id="4469" w:author="Alban Roche" w:date="2017-08-02T16:29:00Z"/>
              </w:rPr>
            </w:pPr>
            <w:bookmarkStart w:id="4470" w:name="_Toc489457248"/>
            <w:bookmarkEnd w:id="4470"/>
          </w:p>
          <w:p w14:paraId="56C7706B" w14:textId="22E2D832" w:rsidR="00975CC4" w:rsidRPr="00C15AFD" w:rsidDel="009453A7" w:rsidRDefault="00975CC4" w:rsidP="00166AF3">
            <w:pPr>
              <w:pStyle w:val="TableBody"/>
              <w:widowControl w:val="0"/>
              <w:rPr>
                <w:del w:id="4471" w:author="Alban Roche" w:date="2017-08-02T16:29:00Z"/>
              </w:rPr>
            </w:pPr>
            <w:bookmarkStart w:id="4472" w:name="_Toc489457249"/>
            <w:bookmarkEnd w:id="4472"/>
          </w:p>
          <w:p w14:paraId="3C309C60" w14:textId="2EB80FCF" w:rsidR="00975CC4" w:rsidRPr="00C15AFD" w:rsidDel="009453A7" w:rsidRDefault="00975CC4" w:rsidP="00166AF3">
            <w:pPr>
              <w:pStyle w:val="TableBody"/>
              <w:widowControl w:val="0"/>
              <w:rPr>
                <w:del w:id="4473" w:author="Alban Roche" w:date="2017-08-02T16:29:00Z"/>
              </w:rPr>
            </w:pPr>
            <w:del w:id="4474" w:author="Alban Roche" w:date="2017-08-02T16:29:00Z">
              <w:r w:rsidRPr="00C15AFD" w:rsidDel="009453A7">
                <w:rPr>
                  <w:b/>
                </w:rPr>
                <w:delText>&lt;signal&gt;</w:delText>
              </w:r>
              <w:r w:rsidRPr="00C15AFD" w:rsidDel="009453A7">
                <w:tab/>
              </w:r>
              <w:r w:rsidDel="009453A7">
                <w:delText>0 – 5</w:delText>
              </w:r>
              <w:r w:rsidDel="009453A7">
                <w:tab/>
              </w:r>
              <w:r w:rsidRPr="00C15AFD" w:rsidDel="009453A7">
                <w:delText>Signal quality level</w:delText>
              </w:r>
              <w:bookmarkStart w:id="4475" w:name="_Toc489457250"/>
              <w:bookmarkEnd w:id="4475"/>
            </w:del>
          </w:p>
          <w:p w14:paraId="2FEBF11B" w14:textId="3DF0D9A1" w:rsidR="00975CC4" w:rsidRPr="00C15AFD" w:rsidDel="009453A7" w:rsidRDefault="00975CC4" w:rsidP="00166AF3">
            <w:pPr>
              <w:pStyle w:val="TableBody"/>
              <w:widowControl w:val="0"/>
              <w:rPr>
                <w:del w:id="4476" w:author="Alban Roche" w:date="2017-08-02T16:29:00Z"/>
              </w:rPr>
            </w:pPr>
            <w:del w:id="4477" w:author="Alban Roche" w:date="2017-08-02T16:29:00Z">
              <w:r w:rsidRPr="00C15AFD" w:rsidDel="009453A7">
                <w:delText>0</w:delText>
              </w:r>
              <w:r w:rsidRPr="00C15AFD" w:rsidDel="009453A7">
                <w:tab/>
              </w:r>
              <w:r w:rsidDel="009453A7">
                <w:delText>L</w:delText>
              </w:r>
              <w:r w:rsidRPr="00C15AFD" w:rsidDel="009453A7">
                <w:delText>owest level signal</w:delText>
              </w:r>
              <w:bookmarkStart w:id="4478" w:name="_Toc489457251"/>
              <w:bookmarkEnd w:id="4478"/>
            </w:del>
          </w:p>
          <w:p w14:paraId="098D77AC" w14:textId="0B1A76D8" w:rsidR="00975CC4" w:rsidRPr="00C15AFD" w:rsidDel="009453A7" w:rsidRDefault="00975CC4" w:rsidP="00166AF3">
            <w:pPr>
              <w:pStyle w:val="TableBody"/>
              <w:widowControl w:val="0"/>
              <w:rPr>
                <w:del w:id="4479" w:author="Alban Roche" w:date="2017-08-02T16:29:00Z"/>
              </w:rPr>
            </w:pPr>
            <w:del w:id="4480" w:author="Alban Roche" w:date="2017-08-02T16:29:00Z">
              <w:r w:rsidRPr="00C15AFD" w:rsidDel="009453A7">
                <w:delText>5</w:delText>
              </w:r>
              <w:r w:rsidRPr="00C15AFD" w:rsidDel="009453A7">
                <w:tab/>
              </w:r>
              <w:r w:rsidDel="009453A7">
                <w:delText>H</w:delText>
              </w:r>
              <w:r w:rsidRPr="00C15AFD" w:rsidDel="009453A7">
                <w:delText>ighest level signal</w:delText>
              </w:r>
              <w:bookmarkStart w:id="4481" w:name="_Toc489457252"/>
              <w:bookmarkEnd w:id="4481"/>
            </w:del>
          </w:p>
          <w:p w14:paraId="1334B351" w14:textId="114DF0D9" w:rsidR="00975CC4" w:rsidRPr="00C15AFD" w:rsidDel="009453A7" w:rsidRDefault="00975CC4" w:rsidP="00166AF3">
            <w:pPr>
              <w:pStyle w:val="TableBody"/>
              <w:widowControl w:val="0"/>
              <w:rPr>
                <w:del w:id="4482" w:author="Alban Roche" w:date="2017-08-02T16:29:00Z"/>
              </w:rPr>
            </w:pPr>
            <w:bookmarkStart w:id="4483" w:name="_Toc489457253"/>
            <w:bookmarkEnd w:id="4483"/>
          </w:p>
          <w:p w14:paraId="67CFD5E2" w14:textId="5431BDD5" w:rsidR="00975CC4" w:rsidRPr="00C15AFD" w:rsidDel="009453A7" w:rsidRDefault="00975CC4" w:rsidP="00166AF3">
            <w:pPr>
              <w:pStyle w:val="TableBody"/>
              <w:widowControl w:val="0"/>
              <w:rPr>
                <w:del w:id="4484" w:author="Alban Roche" w:date="2017-08-02T16:29:00Z"/>
              </w:rPr>
            </w:pPr>
            <w:del w:id="4485" w:author="Alban Roche" w:date="2017-08-02T16:29:00Z">
              <w:r w:rsidRPr="00C15AFD" w:rsidDel="009453A7">
                <w:rPr>
                  <w:b/>
                </w:rPr>
                <w:delText>&lt;service&gt;</w:delText>
              </w:r>
              <w:r w:rsidRPr="00C15AFD" w:rsidDel="009453A7">
                <w:tab/>
                <w:delText>Network service availability</w:delText>
              </w:r>
              <w:bookmarkStart w:id="4486" w:name="_Toc489457254"/>
              <w:bookmarkEnd w:id="4486"/>
            </w:del>
          </w:p>
          <w:p w14:paraId="2B4D266E" w14:textId="147C375B" w:rsidR="00975CC4" w:rsidRPr="00C15AFD" w:rsidDel="009453A7" w:rsidRDefault="00975CC4" w:rsidP="00166AF3">
            <w:pPr>
              <w:pStyle w:val="TableBody"/>
              <w:widowControl w:val="0"/>
              <w:rPr>
                <w:del w:id="4487" w:author="Alban Roche" w:date="2017-08-02T16:29:00Z"/>
              </w:rPr>
            </w:pPr>
            <w:del w:id="4488" w:author="Alban Roche" w:date="2017-08-02T16:29:00Z">
              <w:r w:rsidRPr="00C15AFD" w:rsidDel="009453A7">
                <w:delText>0</w:delText>
              </w:r>
              <w:r w:rsidRPr="00C15AFD" w:rsidDel="009453A7">
                <w:tab/>
              </w:r>
              <w:r w:rsidDel="009453A7">
                <w:delText>N</w:delText>
              </w:r>
              <w:r w:rsidRPr="00C15AFD" w:rsidDel="009453A7">
                <w:delText xml:space="preserve">etwork service is </w:delText>
              </w:r>
              <w:r w:rsidDel="009453A7">
                <w:delText xml:space="preserve">not </w:delText>
              </w:r>
              <w:r w:rsidRPr="00C15AFD" w:rsidDel="009453A7">
                <w:delText>available</w:delText>
              </w:r>
              <w:bookmarkStart w:id="4489" w:name="_Toc489457255"/>
              <w:bookmarkEnd w:id="4489"/>
            </w:del>
          </w:p>
          <w:p w14:paraId="49C80FF2" w14:textId="393BB2C3" w:rsidR="00975CC4" w:rsidRPr="00C15AFD" w:rsidDel="009453A7" w:rsidRDefault="00975CC4" w:rsidP="00166AF3">
            <w:pPr>
              <w:pStyle w:val="TableBody"/>
              <w:widowControl w:val="0"/>
              <w:rPr>
                <w:del w:id="4490" w:author="Alban Roche" w:date="2017-08-02T16:29:00Z"/>
              </w:rPr>
            </w:pPr>
            <w:del w:id="4491" w:author="Alban Roche" w:date="2017-08-02T16:29:00Z">
              <w:r w:rsidDel="009453A7">
                <w:delText>1</w:delText>
              </w:r>
              <w:r w:rsidDel="009453A7">
                <w:tab/>
                <w:delText>N</w:delText>
              </w:r>
              <w:r w:rsidRPr="00C15AFD" w:rsidDel="009453A7">
                <w:delText>etwork service is available</w:delText>
              </w:r>
              <w:bookmarkStart w:id="4492" w:name="_Toc489457256"/>
              <w:bookmarkEnd w:id="4492"/>
            </w:del>
          </w:p>
          <w:p w14:paraId="1B18836B" w14:textId="4245A933" w:rsidR="00975CC4" w:rsidRPr="00C15AFD" w:rsidDel="009453A7" w:rsidRDefault="00975CC4" w:rsidP="00166AF3">
            <w:pPr>
              <w:pStyle w:val="TableBody"/>
              <w:widowControl w:val="0"/>
              <w:rPr>
                <w:del w:id="4493" w:author="Alban Roche" w:date="2017-08-02T16:29:00Z"/>
              </w:rPr>
            </w:pPr>
            <w:bookmarkStart w:id="4494" w:name="_Toc489457257"/>
            <w:bookmarkEnd w:id="4494"/>
          </w:p>
          <w:p w14:paraId="167664CF" w14:textId="6EDA6647" w:rsidR="00975CC4" w:rsidRPr="00C15AFD" w:rsidDel="009453A7" w:rsidRDefault="00975CC4" w:rsidP="00166AF3">
            <w:pPr>
              <w:pStyle w:val="TableBody"/>
              <w:widowControl w:val="0"/>
              <w:rPr>
                <w:del w:id="4495" w:author="Alban Roche" w:date="2017-08-02T16:29:00Z"/>
              </w:rPr>
            </w:pPr>
            <w:del w:id="4496" w:author="Alban Roche" w:date="2017-08-02T16:29:00Z">
              <w:r w:rsidRPr="00C15AFD" w:rsidDel="009453A7">
                <w:rPr>
                  <w:b/>
                </w:rPr>
                <w:delText>&lt;message&gt;</w:delText>
              </w:r>
              <w:r w:rsidRPr="00C15AFD" w:rsidDel="009453A7">
                <w:tab/>
                <w:delText>Message reception</w:delText>
              </w:r>
              <w:bookmarkStart w:id="4497" w:name="_Toc489457258"/>
              <w:bookmarkEnd w:id="4497"/>
            </w:del>
          </w:p>
          <w:p w14:paraId="570610DF" w14:textId="7B458CF2" w:rsidR="00975CC4" w:rsidRPr="00C15AFD" w:rsidDel="009453A7" w:rsidRDefault="00975CC4" w:rsidP="00166AF3">
            <w:pPr>
              <w:pStyle w:val="TableBody"/>
              <w:widowControl w:val="0"/>
              <w:rPr>
                <w:del w:id="4498" w:author="Alban Roche" w:date="2017-08-02T16:29:00Z"/>
              </w:rPr>
            </w:pPr>
            <w:del w:id="4499" w:author="Alban Roche" w:date="2017-08-02T16:29:00Z">
              <w:r w:rsidDel="009453A7">
                <w:delText>0</w:delText>
              </w:r>
              <w:r w:rsidDel="009453A7">
                <w:tab/>
                <w:delText>No m</w:delText>
              </w:r>
              <w:r w:rsidRPr="00C15AFD" w:rsidDel="009453A7">
                <w:delText xml:space="preserve">essage is received </w:delText>
              </w:r>
              <w:bookmarkStart w:id="4500" w:name="_Toc489457259"/>
              <w:bookmarkEnd w:id="4500"/>
            </w:del>
          </w:p>
          <w:p w14:paraId="1EC21348" w14:textId="0D2D1F68" w:rsidR="00975CC4" w:rsidRPr="00C15AFD" w:rsidDel="009453A7" w:rsidRDefault="00975CC4" w:rsidP="00166AF3">
            <w:pPr>
              <w:pStyle w:val="TableBody"/>
              <w:widowControl w:val="0"/>
              <w:rPr>
                <w:del w:id="4501" w:author="Alban Roche" w:date="2017-08-02T16:29:00Z"/>
              </w:rPr>
            </w:pPr>
            <w:del w:id="4502" w:author="Alban Roche" w:date="2017-08-02T16:29:00Z">
              <w:r w:rsidRPr="00C15AFD" w:rsidDel="009453A7">
                <w:delText>1</w:delText>
              </w:r>
              <w:r w:rsidRPr="00C15AFD" w:rsidDel="009453A7">
                <w:tab/>
              </w:r>
              <w:r w:rsidDel="009453A7">
                <w:delText>M</w:delText>
              </w:r>
              <w:r w:rsidRPr="00C15AFD" w:rsidDel="009453A7">
                <w:delText>essage is received</w:delText>
              </w:r>
              <w:bookmarkStart w:id="4503" w:name="_Toc489457260"/>
              <w:bookmarkEnd w:id="4503"/>
            </w:del>
          </w:p>
          <w:p w14:paraId="166A6396" w14:textId="171A9C5F" w:rsidR="00975CC4" w:rsidRPr="00C15AFD" w:rsidDel="009453A7" w:rsidRDefault="00975CC4" w:rsidP="00166AF3">
            <w:pPr>
              <w:pStyle w:val="TableBody"/>
              <w:widowControl w:val="0"/>
              <w:rPr>
                <w:del w:id="4504" w:author="Alban Roche" w:date="2017-08-02T16:29:00Z"/>
              </w:rPr>
            </w:pPr>
            <w:bookmarkStart w:id="4505" w:name="_Toc489457261"/>
            <w:bookmarkEnd w:id="4505"/>
          </w:p>
          <w:p w14:paraId="0A7B2E56" w14:textId="7EC2E47B" w:rsidR="00975CC4" w:rsidRPr="00C15AFD" w:rsidDel="009453A7" w:rsidRDefault="00975CC4" w:rsidP="00166AF3">
            <w:pPr>
              <w:pStyle w:val="TableBody"/>
              <w:widowControl w:val="0"/>
              <w:rPr>
                <w:del w:id="4506" w:author="Alban Roche" w:date="2017-08-02T16:29:00Z"/>
              </w:rPr>
            </w:pPr>
            <w:del w:id="4507" w:author="Alban Roche" w:date="2017-08-02T16:29:00Z">
              <w:r w:rsidRPr="00C15AFD" w:rsidDel="009453A7">
                <w:rPr>
                  <w:b/>
                </w:rPr>
                <w:delText>&lt;call&gt;</w:delText>
              </w:r>
              <w:r w:rsidRPr="00C15AFD" w:rsidDel="009453A7">
                <w:tab/>
                <w:delText>Calling in progress</w:delText>
              </w:r>
              <w:bookmarkStart w:id="4508" w:name="_Toc489457262"/>
              <w:bookmarkEnd w:id="4508"/>
            </w:del>
          </w:p>
          <w:p w14:paraId="32AD5F9A" w14:textId="4E8C69DA" w:rsidR="00975CC4" w:rsidRPr="00C15AFD" w:rsidDel="009453A7" w:rsidRDefault="00975CC4" w:rsidP="00166AF3">
            <w:pPr>
              <w:pStyle w:val="TableBody"/>
              <w:widowControl w:val="0"/>
              <w:rPr>
                <w:del w:id="4509" w:author="Alban Roche" w:date="2017-08-02T16:29:00Z"/>
              </w:rPr>
            </w:pPr>
            <w:del w:id="4510" w:author="Alban Roche" w:date="2017-08-02T16:29:00Z">
              <w:r w:rsidRPr="00C15AFD" w:rsidDel="009453A7">
                <w:delText>0</w:delText>
              </w:r>
              <w:r w:rsidRPr="00C15AFD" w:rsidDel="009453A7">
                <w:tab/>
              </w:r>
              <w:r w:rsidDel="009453A7">
                <w:delText>S</w:delText>
              </w:r>
              <w:r w:rsidRPr="00C15AFD" w:rsidDel="009453A7">
                <w:delText xml:space="preserve">ervice is </w:delText>
              </w:r>
              <w:r w:rsidDel="009453A7">
                <w:delText xml:space="preserve">not </w:delText>
              </w:r>
              <w:r w:rsidRPr="00C15AFD" w:rsidDel="009453A7">
                <w:delText>available</w:delText>
              </w:r>
              <w:bookmarkStart w:id="4511" w:name="_Toc489457263"/>
              <w:bookmarkEnd w:id="4511"/>
            </w:del>
          </w:p>
          <w:p w14:paraId="40395FED" w14:textId="7FB723D2" w:rsidR="00975CC4" w:rsidRPr="00C15AFD" w:rsidDel="009453A7" w:rsidRDefault="00975CC4" w:rsidP="00166AF3">
            <w:pPr>
              <w:pStyle w:val="TableBody"/>
              <w:widowControl w:val="0"/>
              <w:rPr>
                <w:del w:id="4512" w:author="Alban Roche" w:date="2017-08-02T16:29:00Z"/>
              </w:rPr>
            </w:pPr>
            <w:del w:id="4513" w:author="Alban Roche" w:date="2017-08-02T16:29:00Z">
              <w:r w:rsidDel="009453A7">
                <w:delText>1</w:delText>
              </w:r>
              <w:r w:rsidDel="009453A7">
                <w:tab/>
                <w:delText>S</w:delText>
              </w:r>
              <w:r w:rsidRPr="00C15AFD" w:rsidDel="009453A7">
                <w:delText>ervice is available</w:delText>
              </w:r>
              <w:bookmarkStart w:id="4514" w:name="_Toc489457264"/>
              <w:bookmarkEnd w:id="4514"/>
            </w:del>
          </w:p>
          <w:p w14:paraId="7421DDC9" w14:textId="2FE61BDD" w:rsidR="00975CC4" w:rsidRPr="00C15AFD" w:rsidDel="009453A7" w:rsidRDefault="00975CC4" w:rsidP="00166AF3">
            <w:pPr>
              <w:pStyle w:val="TableBody"/>
              <w:widowControl w:val="0"/>
              <w:rPr>
                <w:del w:id="4515" w:author="Alban Roche" w:date="2017-08-02T16:29:00Z"/>
              </w:rPr>
            </w:pPr>
            <w:bookmarkStart w:id="4516" w:name="_Toc489457265"/>
            <w:bookmarkEnd w:id="4516"/>
          </w:p>
          <w:p w14:paraId="52466E4A" w14:textId="35CCEDD4" w:rsidR="00975CC4" w:rsidRPr="00C15AFD" w:rsidDel="009453A7" w:rsidRDefault="00975CC4" w:rsidP="00166AF3">
            <w:pPr>
              <w:pStyle w:val="TableBody"/>
              <w:widowControl w:val="0"/>
              <w:rPr>
                <w:del w:id="4517" w:author="Alban Roche" w:date="2017-08-02T16:29:00Z"/>
              </w:rPr>
            </w:pPr>
            <w:del w:id="4518" w:author="Alban Roche" w:date="2017-08-02T16:29:00Z">
              <w:r w:rsidRPr="00C15AFD" w:rsidDel="009453A7">
                <w:rPr>
                  <w:b/>
                </w:rPr>
                <w:delText>&lt;roam&gt;</w:delText>
              </w:r>
              <w:r w:rsidRPr="00C15AFD" w:rsidDel="009453A7">
                <w:tab/>
                <w:delText xml:space="preserve">Roaming indicator </w:delText>
              </w:r>
              <w:bookmarkStart w:id="4519" w:name="_Toc489457266"/>
              <w:bookmarkEnd w:id="4519"/>
            </w:del>
          </w:p>
          <w:p w14:paraId="7301F9E7" w14:textId="73F5B267" w:rsidR="00975CC4" w:rsidRPr="00C15AFD" w:rsidDel="009453A7" w:rsidRDefault="00975CC4" w:rsidP="00166AF3">
            <w:pPr>
              <w:pStyle w:val="TableBody"/>
              <w:widowControl w:val="0"/>
              <w:rPr>
                <w:del w:id="4520" w:author="Alban Roche" w:date="2017-08-02T16:29:00Z"/>
              </w:rPr>
            </w:pPr>
            <w:del w:id="4521" w:author="Alban Roche" w:date="2017-08-02T16:29:00Z">
              <w:r w:rsidRPr="00C15AFD" w:rsidDel="009453A7">
                <w:delText>0</w:delText>
              </w:r>
              <w:r w:rsidRPr="00C15AFD" w:rsidDel="009453A7">
                <w:tab/>
                <w:delText>Home network</w:delText>
              </w:r>
              <w:bookmarkStart w:id="4522" w:name="_Toc489457267"/>
              <w:bookmarkEnd w:id="4522"/>
            </w:del>
          </w:p>
          <w:p w14:paraId="2DDCF7C6" w14:textId="69D00B52" w:rsidR="00975CC4" w:rsidRPr="00C15AFD" w:rsidDel="009453A7" w:rsidRDefault="00975CC4" w:rsidP="00166AF3">
            <w:pPr>
              <w:pStyle w:val="TableBody"/>
              <w:widowControl w:val="0"/>
              <w:rPr>
                <w:del w:id="4523" w:author="Alban Roche" w:date="2017-08-02T16:29:00Z"/>
              </w:rPr>
            </w:pPr>
            <w:del w:id="4524" w:author="Alban Roche" w:date="2017-08-02T16:29:00Z">
              <w:r w:rsidRPr="00C15AFD" w:rsidDel="009453A7">
                <w:delText>1</w:delText>
              </w:r>
              <w:r w:rsidRPr="00C15AFD" w:rsidDel="009453A7">
                <w:tab/>
                <w:delText>Roaming</w:delText>
              </w:r>
              <w:bookmarkStart w:id="4525" w:name="_Toc489457268"/>
              <w:bookmarkEnd w:id="4525"/>
            </w:del>
          </w:p>
          <w:p w14:paraId="111A2D4A" w14:textId="6D4F27CC" w:rsidR="00975CC4" w:rsidRPr="00C15AFD" w:rsidDel="009453A7" w:rsidRDefault="00975CC4" w:rsidP="00166AF3">
            <w:pPr>
              <w:pStyle w:val="TableBody"/>
              <w:widowControl w:val="0"/>
              <w:rPr>
                <w:del w:id="4526" w:author="Alban Roche" w:date="2017-08-02T16:29:00Z"/>
              </w:rPr>
            </w:pPr>
            <w:bookmarkStart w:id="4527" w:name="_Toc489457269"/>
            <w:bookmarkEnd w:id="4527"/>
          </w:p>
          <w:p w14:paraId="344838DD" w14:textId="460E2E9B" w:rsidR="00975CC4" w:rsidRPr="00C15AFD" w:rsidDel="009453A7" w:rsidRDefault="00975CC4" w:rsidP="00166AF3">
            <w:pPr>
              <w:pStyle w:val="TableBody"/>
              <w:widowControl w:val="0"/>
              <w:rPr>
                <w:del w:id="4528" w:author="Alban Roche" w:date="2017-08-02T16:29:00Z"/>
              </w:rPr>
            </w:pPr>
            <w:del w:id="4529" w:author="Alban Roche" w:date="2017-08-02T16:29:00Z">
              <w:r w:rsidRPr="00C15AFD" w:rsidDel="009453A7">
                <w:rPr>
                  <w:b/>
                </w:rPr>
                <w:delText>&lt;smsfull&gt;</w:delText>
              </w:r>
              <w:r w:rsidRPr="00C15AFD" w:rsidDel="009453A7">
                <w:tab/>
                <w:delText xml:space="preserve">SMS memory storage </w:delText>
              </w:r>
              <w:bookmarkStart w:id="4530" w:name="_Toc489457270"/>
              <w:bookmarkEnd w:id="4530"/>
            </w:del>
          </w:p>
          <w:p w14:paraId="51BA4CFA" w14:textId="218DDBFF" w:rsidR="00975CC4" w:rsidRPr="00C15AFD" w:rsidDel="009453A7" w:rsidRDefault="00975CC4" w:rsidP="00166AF3">
            <w:pPr>
              <w:pStyle w:val="TableBody"/>
              <w:widowControl w:val="0"/>
              <w:rPr>
                <w:del w:id="4531" w:author="Alban Roche" w:date="2017-08-02T16:29:00Z"/>
              </w:rPr>
            </w:pPr>
            <w:del w:id="4532" w:author="Alban Roche" w:date="2017-08-02T16:29:00Z">
              <w:r w:rsidRPr="00C15AFD" w:rsidDel="009453A7">
                <w:delText>0</w:delText>
              </w:r>
              <w:r w:rsidRPr="00C15AFD" w:rsidDel="009453A7">
                <w:tab/>
                <w:delText>Memory available</w:delText>
              </w:r>
              <w:bookmarkStart w:id="4533" w:name="_Toc489457271"/>
              <w:bookmarkEnd w:id="4533"/>
            </w:del>
          </w:p>
          <w:p w14:paraId="7327F2BA" w14:textId="071F13E3" w:rsidR="00975CC4" w:rsidRPr="00C15AFD" w:rsidDel="009453A7" w:rsidRDefault="00975CC4" w:rsidP="00166AF3">
            <w:pPr>
              <w:pStyle w:val="TableBody"/>
              <w:widowControl w:val="0"/>
              <w:rPr>
                <w:del w:id="4534" w:author="Alban Roche" w:date="2017-08-02T16:29:00Z"/>
              </w:rPr>
            </w:pPr>
            <w:del w:id="4535" w:author="Alban Roche" w:date="2017-08-02T16:29:00Z">
              <w:r w:rsidRPr="00C15AFD" w:rsidDel="009453A7">
                <w:delText>1</w:delText>
              </w:r>
              <w:r w:rsidRPr="00C15AFD" w:rsidDel="009453A7">
                <w:tab/>
                <w:delText>Memory full</w:delText>
              </w:r>
              <w:bookmarkStart w:id="4536" w:name="_Toc489457272"/>
              <w:bookmarkEnd w:id="4536"/>
            </w:del>
          </w:p>
        </w:tc>
        <w:bookmarkStart w:id="4537" w:name="_Toc489457273"/>
        <w:bookmarkEnd w:id="4537"/>
      </w:tr>
      <w:tr w:rsidR="00975CC4" w:rsidRPr="00671C8B" w:rsidDel="009453A7" w14:paraId="12B9182C" w14:textId="5A10089E" w:rsidTr="00166AF3">
        <w:trPr>
          <w:cantSplit w:val="0"/>
          <w:trHeight w:val="65"/>
          <w:del w:id="4538" w:author="Alban Roche" w:date="2017-08-02T16:29:00Z"/>
        </w:trPr>
        <w:tc>
          <w:tcPr>
            <w:tcW w:w="1728" w:type="dxa"/>
          </w:tcPr>
          <w:p w14:paraId="7D44A3C8" w14:textId="1ED8AEFD" w:rsidR="00975CC4" w:rsidRPr="00C41274" w:rsidDel="009453A7" w:rsidRDefault="00975CC4" w:rsidP="00166AF3">
            <w:pPr>
              <w:pStyle w:val="TableBody"/>
              <w:rPr>
                <w:del w:id="4539" w:author="Alban Roche" w:date="2017-08-02T16:29:00Z"/>
                <w:u w:val="single"/>
              </w:rPr>
            </w:pPr>
            <w:del w:id="4540" w:author="Alban Roche" w:date="2017-08-02T16:29:00Z">
              <w:r w:rsidRPr="00C41274" w:rsidDel="009453A7">
                <w:rPr>
                  <w:u w:val="single"/>
                </w:rPr>
                <w:delText>Reference</w:delText>
              </w:r>
              <w:bookmarkStart w:id="4541" w:name="_Toc489457274"/>
              <w:bookmarkEnd w:id="4541"/>
            </w:del>
          </w:p>
          <w:p w14:paraId="4D4C2332" w14:textId="0673DFD3" w:rsidR="00975CC4" w:rsidRPr="00671C8B" w:rsidDel="009453A7" w:rsidRDefault="00975CC4" w:rsidP="00166AF3">
            <w:pPr>
              <w:pStyle w:val="TableBody"/>
              <w:widowControl w:val="0"/>
              <w:rPr>
                <w:del w:id="4542" w:author="Alban Roche" w:date="2017-08-02T16:29:00Z"/>
                <w:i/>
              </w:rPr>
            </w:pPr>
            <w:del w:id="4543" w:author="Alban Roche" w:date="2017-08-02T16:29:00Z">
              <w:r w:rsidRPr="00671C8B" w:rsidDel="009453A7">
                <w:delText>Sierra Wireless Proprietary</w:delText>
              </w:r>
              <w:bookmarkStart w:id="4544" w:name="_Toc489457275"/>
              <w:bookmarkEnd w:id="4544"/>
            </w:del>
          </w:p>
        </w:tc>
        <w:tc>
          <w:tcPr>
            <w:tcW w:w="7560" w:type="dxa"/>
          </w:tcPr>
          <w:p w14:paraId="7CEF1299" w14:textId="0C8A1DF0" w:rsidR="00975CC4" w:rsidRPr="00845231" w:rsidDel="009453A7" w:rsidRDefault="00975CC4" w:rsidP="00166AF3">
            <w:pPr>
              <w:pStyle w:val="TableBody"/>
              <w:widowControl w:val="0"/>
              <w:rPr>
                <w:del w:id="4545" w:author="Alban Roche" w:date="2017-08-02T16:29:00Z"/>
                <w:u w:val="single"/>
              </w:rPr>
            </w:pPr>
            <w:del w:id="4546" w:author="Alban Roche" w:date="2017-08-02T16:29:00Z">
              <w:r w:rsidRPr="00845231" w:rsidDel="009453A7">
                <w:rPr>
                  <w:u w:val="single"/>
                </w:rPr>
                <w:delText>Notes</w:delText>
              </w:r>
              <w:bookmarkStart w:id="4547" w:name="_Toc489457276"/>
              <w:bookmarkEnd w:id="4547"/>
            </w:del>
          </w:p>
          <w:p w14:paraId="7AA964D3" w14:textId="16903081" w:rsidR="00975CC4" w:rsidRPr="00845231" w:rsidDel="009453A7" w:rsidRDefault="00975CC4" w:rsidP="0059466D">
            <w:pPr>
              <w:pStyle w:val="TableBody"/>
              <w:widowControl w:val="0"/>
              <w:numPr>
                <w:ilvl w:val="0"/>
                <w:numId w:val="139"/>
              </w:numPr>
              <w:rPr>
                <w:del w:id="4548" w:author="Alban Roche" w:date="2017-08-02T16:29:00Z"/>
              </w:rPr>
            </w:pPr>
            <w:del w:id="4549" w:author="Alban Roche" w:date="2017-08-02T16:29:00Z">
              <w:r w:rsidRPr="00671C8B" w:rsidDel="009453A7">
                <w:delText xml:space="preserve">This command can be used without </w:delText>
              </w:r>
              <w:r w:rsidDel="009453A7">
                <w:delText xml:space="preserve">a </w:delText>
              </w:r>
              <w:r w:rsidRPr="00671C8B" w:rsidDel="009453A7">
                <w:delText>SIM</w:delText>
              </w:r>
              <w:r w:rsidDel="009453A7">
                <w:delText>.</w:delText>
              </w:r>
              <w:bookmarkStart w:id="4550" w:name="_Toc489457277"/>
              <w:bookmarkEnd w:id="4550"/>
            </w:del>
          </w:p>
          <w:p w14:paraId="4F8DEC8F" w14:textId="3D289CB1" w:rsidR="00975CC4" w:rsidRPr="00671C8B" w:rsidDel="009453A7" w:rsidRDefault="00975CC4" w:rsidP="0059466D">
            <w:pPr>
              <w:pStyle w:val="TableBody"/>
              <w:numPr>
                <w:ilvl w:val="0"/>
                <w:numId w:val="139"/>
              </w:numPr>
              <w:rPr>
                <w:del w:id="4551" w:author="Alban Roche" w:date="2017-08-02T16:29:00Z"/>
                <w:u w:val="single"/>
              </w:rPr>
            </w:pPr>
            <w:commentRangeStart w:id="4552"/>
            <w:del w:id="4553" w:author="Alban Roche" w:date="2017-08-02T16:29:00Z">
              <w:r w:rsidDel="009453A7">
                <w:delText>&lt;message&gt; and &lt;smsfull&gt; are only supported for memory 3 with “SM” and “ME” storage type. If a different storage type is used with memory 3, &lt;message&gt; and &lt;smsfull&gt; parameters are always 0.</w:delText>
              </w:r>
              <w:commentRangeEnd w:id="4552"/>
              <w:r w:rsidDel="009453A7">
                <w:rPr>
                  <w:rStyle w:val="CommentReference"/>
                  <w:rFonts w:ascii="Verdana" w:hAnsi="Verdana" w:cs="Times New Roman"/>
                  <w:lang w:eastAsia="en-US"/>
                </w:rPr>
                <w:commentReference w:id="4552"/>
              </w:r>
              <w:bookmarkStart w:id="4554" w:name="_Toc489457278"/>
              <w:bookmarkEnd w:id="4554"/>
            </w:del>
          </w:p>
        </w:tc>
        <w:bookmarkStart w:id="4555" w:name="_Toc489457279"/>
        <w:bookmarkEnd w:id="4555"/>
      </w:tr>
      <w:tr w:rsidR="00975CC4" w:rsidRPr="00671C8B" w:rsidDel="009453A7" w14:paraId="176B6D9B" w14:textId="108CF6FC" w:rsidTr="00166AF3">
        <w:trPr>
          <w:cantSplit w:val="0"/>
          <w:trHeight w:val="65"/>
          <w:del w:id="4556" w:author="Alban Roche" w:date="2017-08-02T16:29:00Z"/>
        </w:trPr>
        <w:tc>
          <w:tcPr>
            <w:tcW w:w="1728" w:type="dxa"/>
          </w:tcPr>
          <w:p w14:paraId="61E10AE0" w14:textId="69533847" w:rsidR="00975CC4" w:rsidRPr="00671C8B" w:rsidDel="009453A7" w:rsidRDefault="00975CC4" w:rsidP="00166AF3">
            <w:pPr>
              <w:pStyle w:val="TableBody"/>
              <w:widowControl w:val="0"/>
              <w:rPr>
                <w:del w:id="4557" w:author="Alban Roche" w:date="2017-08-02T16:29:00Z"/>
                <w:u w:val="single"/>
              </w:rPr>
            </w:pPr>
            <w:del w:id="4558" w:author="Alban Roche" w:date="2017-08-02T16:29:00Z">
              <w:r w:rsidDel="009453A7">
                <w:rPr>
                  <w:u w:val="single"/>
                </w:rPr>
                <w:delText>Examples</w:delText>
              </w:r>
              <w:bookmarkStart w:id="4559" w:name="_Toc489457280"/>
              <w:bookmarkEnd w:id="4559"/>
            </w:del>
          </w:p>
        </w:tc>
        <w:tc>
          <w:tcPr>
            <w:tcW w:w="7560" w:type="dxa"/>
          </w:tcPr>
          <w:p w14:paraId="116B2ABD" w14:textId="5B4929BF" w:rsidR="00975CC4" w:rsidDel="009453A7" w:rsidRDefault="00975CC4" w:rsidP="00166AF3">
            <w:pPr>
              <w:pStyle w:val="TableBody"/>
              <w:widowControl w:val="0"/>
              <w:rPr>
                <w:del w:id="4560" w:author="Alban Roche" w:date="2017-08-02T16:29:00Z"/>
              </w:rPr>
            </w:pPr>
            <w:del w:id="4561" w:author="Alban Roche" w:date="2017-08-02T16:29:00Z">
              <w:r w:rsidDel="009453A7">
                <w:delText xml:space="preserve">// Test command </w:delText>
              </w:r>
              <w:bookmarkStart w:id="4562" w:name="_Toc489457281"/>
              <w:bookmarkEnd w:id="4562"/>
            </w:del>
          </w:p>
          <w:p w14:paraId="575355B2" w14:textId="67263080" w:rsidR="00975CC4" w:rsidRPr="00C15AFD" w:rsidDel="009453A7" w:rsidRDefault="00975CC4" w:rsidP="00166AF3">
            <w:pPr>
              <w:pStyle w:val="TableBody"/>
              <w:widowControl w:val="0"/>
              <w:rPr>
                <w:del w:id="4563" w:author="Alban Roche" w:date="2017-08-02T16:29:00Z"/>
                <w:b/>
              </w:rPr>
            </w:pPr>
            <w:del w:id="4564" w:author="Alban Roche" w:date="2017-08-02T16:29:00Z">
              <w:r w:rsidRPr="00C15AFD" w:rsidDel="009453A7">
                <w:rPr>
                  <w:b/>
                </w:rPr>
                <w:delText>AT+CIND=?</w:delText>
              </w:r>
              <w:bookmarkStart w:id="4565" w:name="_Toc489457282"/>
              <w:bookmarkEnd w:id="4565"/>
            </w:del>
          </w:p>
          <w:p w14:paraId="330B80FB" w14:textId="37D69691" w:rsidR="00975CC4" w:rsidRPr="00C15AFD" w:rsidDel="009453A7" w:rsidRDefault="00975CC4" w:rsidP="00166AF3">
            <w:pPr>
              <w:pStyle w:val="TableBody"/>
              <w:widowControl w:val="0"/>
              <w:rPr>
                <w:del w:id="4566" w:author="Alban Roche" w:date="2017-08-02T16:29:00Z"/>
                <w:b/>
              </w:rPr>
            </w:pPr>
            <w:del w:id="4567" w:author="Alban Roche" w:date="2017-08-02T16:29:00Z">
              <w:r w:rsidRPr="00C15AFD" w:rsidDel="009453A7">
                <w:rPr>
                  <w:b/>
                </w:rPr>
                <w:delText>+CIND: ("battchg",(0-5)),("signal",(0-5)),("service",(0-1)),("message",(0-1)),("call",(0-1)),("roam",(0-1)),("smsfull",(0-1))</w:delText>
              </w:r>
              <w:bookmarkStart w:id="4568" w:name="_Toc489457283"/>
              <w:bookmarkEnd w:id="4568"/>
            </w:del>
          </w:p>
          <w:p w14:paraId="5B5FE590" w14:textId="47B11A50" w:rsidR="00975CC4" w:rsidRPr="00C15AFD" w:rsidDel="009453A7" w:rsidRDefault="00975CC4" w:rsidP="00166AF3">
            <w:pPr>
              <w:pStyle w:val="TableBody"/>
              <w:widowControl w:val="0"/>
              <w:rPr>
                <w:del w:id="4569" w:author="Alban Roche" w:date="2017-08-02T16:29:00Z"/>
                <w:b/>
              </w:rPr>
            </w:pPr>
            <w:del w:id="4570" w:author="Alban Roche" w:date="2017-08-02T16:29:00Z">
              <w:r w:rsidRPr="00C15AFD" w:rsidDel="009453A7">
                <w:rPr>
                  <w:b/>
                </w:rPr>
                <w:delText>OK</w:delText>
              </w:r>
              <w:bookmarkStart w:id="4571" w:name="_Toc489457284"/>
              <w:bookmarkEnd w:id="4571"/>
            </w:del>
          </w:p>
          <w:p w14:paraId="08F6B0FD" w14:textId="704B52A4" w:rsidR="00975CC4" w:rsidDel="009453A7" w:rsidRDefault="00975CC4" w:rsidP="00166AF3">
            <w:pPr>
              <w:pStyle w:val="TableBody"/>
              <w:widowControl w:val="0"/>
              <w:rPr>
                <w:del w:id="4572" w:author="Alban Roche" w:date="2017-08-02T16:29:00Z"/>
              </w:rPr>
            </w:pPr>
            <w:bookmarkStart w:id="4573" w:name="_Toc489457285"/>
            <w:bookmarkEnd w:id="4573"/>
          </w:p>
          <w:p w14:paraId="7AF08E0F" w14:textId="7CDE1B07" w:rsidR="00975CC4" w:rsidDel="009453A7" w:rsidRDefault="00975CC4" w:rsidP="00166AF3">
            <w:pPr>
              <w:pStyle w:val="TableBody"/>
              <w:widowControl w:val="0"/>
              <w:rPr>
                <w:del w:id="4574" w:author="Alban Roche" w:date="2017-08-02T16:29:00Z"/>
              </w:rPr>
            </w:pPr>
            <w:del w:id="4575" w:author="Alban Roche" w:date="2017-08-02T16:29:00Z">
              <w:r w:rsidDel="009453A7">
                <w:delText xml:space="preserve">// Read command </w:delText>
              </w:r>
              <w:bookmarkStart w:id="4576" w:name="_Toc489457286"/>
              <w:bookmarkEnd w:id="4576"/>
            </w:del>
          </w:p>
          <w:p w14:paraId="7986BF78" w14:textId="2E2D2269" w:rsidR="00975CC4" w:rsidRPr="00C15AFD" w:rsidDel="009453A7" w:rsidRDefault="00975CC4" w:rsidP="00166AF3">
            <w:pPr>
              <w:pStyle w:val="TableBody"/>
              <w:widowControl w:val="0"/>
              <w:rPr>
                <w:del w:id="4577" w:author="Alban Roche" w:date="2017-08-02T16:29:00Z"/>
                <w:b/>
              </w:rPr>
            </w:pPr>
            <w:del w:id="4578" w:author="Alban Roche" w:date="2017-08-02T16:29:00Z">
              <w:r w:rsidRPr="00C15AFD" w:rsidDel="009453A7">
                <w:rPr>
                  <w:b/>
                </w:rPr>
                <w:delText>AT+CIND?</w:delText>
              </w:r>
              <w:bookmarkStart w:id="4579" w:name="_Toc489457287"/>
              <w:bookmarkEnd w:id="4579"/>
            </w:del>
          </w:p>
          <w:p w14:paraId="416C5FB2" w14:textId="53F0365C" w:rsidR="00975CC4" w:rsidDel="009453A7" w:rsidRDefault="00975CC4" w:rsidP="00166AF3">
            <w:pPr>
              <w:pStyle w:val="TableBody"/>
              <w:widowControl w:val="0"/>
              <w:rPr>
                <w:del w:id="4580" w:author="Alban Roche" w:date="2017-08-02T16:29:00Z"/>
              </w:rPr>
            </w:pPr>
            <w:del w:id="4581" w:author="Alban Roche" w:date="2017-08-02T16:29:00Z">
              <w:r w:rsidRPr="00C15AFD" w:rsidDel="009453A7">
                <w:rPr>
                  <w:b/>
                </w:rPr>
                <w:delText>+CIND: 0,1,1,0,0,0,0</w:delText>
              </w:r>
              <w:r w:rsidRPr="00C15AFD" w:rsidDel="009453A7">
                <w:rPr>
                  <w:b/>
                </w:rPr>
                <w:tab/>
              </w:r>
              <w:r w:rsidDel="009453A7">
                <w:tab/>
                <w:delText>// Indicates signal level = 1 and service is available</w:delText>
              </w:r>
              <w:bookmarkStart w:id="4582" w:name="_Toc489457288"/>
              <w:bookmarkEnd w:id="4582"/>
            </w:del>
          </w:p>
          <w:p w14:paraId="75A0084D" w14:textId="72826C98" w:rsidR="00975CC4" w:rsidRPr="00C15AFD" w:rsidDel="009453A7" w:rsidRDefault="00975CC4" w:rsidP="00166AF3">
            <w:pPr>
              <w:pStyle w:val="TableBody"/>
              <w:widowControl w:val="0"/>
              <w:rPr>
                <w:del w:id="4583" w:author="Alban Roche" w:date="2017-08-02T16:29:00Z"/>
                <w:b/>
              </w:rPr>
            </w:pPr>
            <w:del w:id="4584" w:author="Alban Roche" w:date="2017-08-02T16:29:00Z">
              <w:r w:rsidRPr="00C15AFD" w:rsidDel="009453A7">
                <w:rPr>
                  <w:b/>
                </w:rPr>
                <w:delText>OK</w:delText>
              </w:r>
              <w:bookmarkStart w:id="4585" w:name="_Toc489457289"/>
              <w:bookmarkEnd w:id="4585"/>
            </w:del>
          </w:p>
        </w:tc>
        <w:bookmarkStart w:id="4586" w:name="_Toc489457290"/>
        <w:bookmarkEnd w:id="4586"/>
      </w:tr>
    </w:tbl>
    <w:p w14:paraId="0F58A210" w14:textId="77777777" w:rsidR="00975CC4" w:rsidRPr="00671C8B" w:rsidRDefault="00975CC4" w:rsidP="0059466D">
      <w:pPr>
        <w:pStyle w:val="Heading2"/>
        <w:numPr>
          <w:ilvl w:val="1"/>
          <w:numId w:val="11"/>
        </w:numPr>
        <w:ind w:left="1080" w:hanging="1080"/>
      </w:pPr>
      <w:bookmarkStart w:id="4587" w:name="_Toc369683909"/>
      <w:bookmarkStart w:id="4588" w:name="_Toc170125831"/>
      <w:bookmarkStart w:id="4589" w:name="_Toc78179789"/>
      <w:bookmarkStart w:id="4590" w:name="_Toc345081288"/>
      <w:bookmarkStart w:id="4591" w:name="_Toc349753033"/>
      <w:bookmarkStart w:id="4592" w:name="_Toc349753924"/>
      <w:bookmarkStart w:id="4593" w:name="_Ref366744204"/>
      <w:bookmarkStart w:id="4594" w:name="_Ref369080930"/>
      <w:bookmarkStart w:id="4595" w:name="_Toc368585991"/>
      <w:bookmarkStart w:id="4596" w:name="_Toc486251569"/>
      <w:bookmarkStart w:id="4597" w:name="_Toc489457291"/>
      <w:bookmarkEnd w:id="4587"/>
      <w:r w:rsidRPr="00671C8B">
        <w:t xml:space="preserve">+CLAC Command: List Available AT </w:t>
      </w:r>
      <w:bookmarkEnd w:id="4588"/>
      <w:bookmarkEnd w:id="4589"/>
      <w:bookmarkEnd w:id="4590"/>
      <w:r w:rsidRPr="00671C8B">
        <w:t>Commands</w:t>
      </w:r>
      <w:bookmarkEnd w:id="4591"/>
      <w:bookmarkEnd w:id="4592"/>
      <w:bookmarkEnd w:id="4593"/>
      <w:bookmarkEnd w:id="4594"/>
      <w:bookmarkEnd w:id="4595"/>
      <w:bookmarkEnd w:id="4596"/>
      <w:bookmarkEnd w:id="4597"/>
    </w:p>
    <w:tbl>
      <w:tblPr>
        <w:tblStyle w:val="TableSWIleft"/>
        <w:tblW w:w="9288" w:type="dxa"/>
        <w:tblLayout w:type="fixed"/>
        <w:tblLook w:val="04A0" w:firstRow="1" w:lastRow="0" w:firstColumn="1" w:lastColumn="0" w:noHBand="0" w:noVBand="1"/>
      </w:tblPr>
      <w:tblGrid>
        <w:gridCol w:w="1728"/>
        <w:gridCol w:w="7560"/>
      </w:tblGrid>
      <w:tr w:rsidR="00975CC4" w:rsidRPr="00671C8B" w14:paraId="06EE55E5"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564DEF9E" w14:textId="1C38BF11" w:rsidR="00975CC4" w:rsidRPr="00671C8B" w:rsidRDefault="00975CC4">
            <w:pPr>
              <w:pStyle w:val="TableRowHead"/>
              <w:spacing w:before="144" w:after="144"/>
              <w:rPr>
                <w:bCs w:val="0"/>
              </w:rPr>
            </w:pPr>
            <w:del w:id="4598" w:author="Alban Roche" w:date="2017-08-02T14:40:00Z">
              <w:r w:rsidDel="00F22490">
                <w:delText>HL7618, HL7618RD, HL7648, HL7650, HL7688, HL7690 and HL7692</w:delText>
              </w:r>
            </w:del>
            <w:ins w:id="4599" w:author="Alban Roche" w:date="2017-08-02T14:40:00Z">
              <w:r w:rsidR="00F22490">
                <w:t>HL7800</w:t>
              </w:r>
            </w:ins>
          </w:p>
        </w:tc>
      </w:tr>
      <w:tr w:rsidR="00975CC4" w:rsidRPr="00671C8B" w14:paraId="618DD464" w14:textId="77777777" w:rsidTr="00166AF3">
        <w:trPr>
          <w:cantSplit w:val="0"/>
          <w:trHeight w:val="1115"/>
        </w:trPr>
        <w:tc>
          <w:tcPr>
            <w:tcW w:w="1728" w:type="dxa"/>
          </w:tcPr>
          <w:p w14:paraId="0061EF56" w14:textId="77777777" w:rsidR="00975CC4" w:rsidRPr="00671C8B" w:rsidRDefault="00975CC4" w:rsidP="00166AF3">
            <w:pPr>
              <w:pStyle w:val="TableBody"/>
              <w:rPr>
                <w:i/>
              </w:rPr>
            </w:pPr>
            <w:r w:rsidRPr="00671C8B">
              <w:rPr>
                <w:i/>
              </w:rPr>
              <w:t>Execute command</w:t>
            </w:r>
          </w:p>
          <w:p w14:paraId="4827721C" w14:textId="77777777" w:rsidR="00975CC4" w:rsidRPr="00671C8B" w:rsidRDefault="00975CC4" w:rsidP="00166AF3">
            <w:pPr>
              <w:pStyle w:val="TableBody"/>
            </w:pPr>
          </w:p>
          <w:p w14:paraId="2C517B09" w14:textId="77777777" w:rsidR="00975CC4" w:rsidRPr="00671C8B" w:rsidRDefault="00975CC4" w:rsidP="00166AF3">
            <w:pPr>
              <w:pStyle w:val="TableBody"/>
              <w:rPr>
                <w:u w:val="single"/>
              </w:rPr>
            </w:pPr>
            <w:r w:rsidRPr="00671C8B">
              <w:rPr>
                <w:u w:val="single"/>
              </w:rPr>
              <w:t>Syntax</w:t>
            </w:r>
          </w:p>
          <w:p w14:paraId="4CE9C87C" w14:textId="77777777" w:rsidR="00975CC4" w:rsidRPr="00671C8B" w:rsidRDefault="00975CC4" w:rsidP="00166AF3">
            <w:pPr>
              <w:pStyle w:val="TableBody"/>
            </w:pPr>
            <w:r w:rsidRPr="00671C8B">
              <w:rPr>
                <w:b/>
              </w:rPr>
              <w:t>AT+CLAC</w:t>
            </w:r>
          </w:p>
        </w:tc>
        <w:tc>
          <w:tcPr>
            <w:tcW w:w="7560" w:type="dxa"/>
          </w:tcPr>
          <w:p w14:paraId="3FBD0A13" w14:textId="77777777" w:rsidR="00975CC4" w:rsidRPr="00671C8B" w:rsidRDefault="00975CC4" w:rsidP="00166AF3">
            <w:pPr>
              <w:pStyle w:val="TableBody"/>
              <w:rPr>
                <w:u w:val="single"/>
              </w:rPr>
            </w:pPr>
          </w:p>
          <w:p w14:paraId="52384A40" w14:textId="77777777" w:rsidR="00975CC4" w:rsidRPr="00671C8B" w:rsidRDefault="00975CC4" w:rsidP="00166AF3">
            <w:pPr>
              <w:pStyle w:val="TableBody"/>
              <w:rPr>
                <w:u w:val="single"/>
              </w:rPr>
            </w:pPr>
          </w:p>
          <w:p w14:paraId="548560CD" w14:textId="77777777" w:rsidR="00975CC4" w:rsidRPr="00671C8B" w:rsidRDefault="00975CC4" w:rsidP="00166AF3">
            <w:pPr>
              <w:pStyle w:val="TableBody"/>
              <w:rPr>
                <w:u w:val="single"/>
              </w:rPr>
            </w:pPr>
            <w:r w:rsidRPr="00671C8B">
              <w:rPr>
                <w:u w:val="single"/>
              </w:rPr>
              <w:t>Response</w:t>
            </w:r>
          </w:p>
          <w:p w14:paraId="1BDF735D" w14:textId="77777777" w:rsidR="00975CC4" w:rsidRPr="00671C8B" w:rsidRDefault="00975CC4" w:rsidP="00166AF3">
            <w:pPr>
              <w:pStyle w:val="TableBody"/>
              <w:rPr>
                <w:b/>
              </w:rPr>
            </w:pPr>
            <w:r w:rsidRPr="00671C8B">
              <w:rPr>
                <w:b/>
              </w:rPr>
              <w:t>&lt;AT command 1&gt;</w:t>
            </w:r>
          </w:p>
          <w:p w14:paraId="665976EC" w14:textId="77777777" w:rsidR="00975CC4" w:rsidRPr="00671C8B" w:rsidRDefault="00975CC4" w:rsidP="00166AF3">
            <w:pPr>
              <w:pStyle w:val="TableBody"/>
              <w:rPr>
                <w:b/>
              </w:rPr>
            </w:pPr>
            <w:r w:rsidRPr="00671C8B">
              <w:rPr>
                <w:b/>
              </w:rPr>
              <w:t>[&lt;CR&gt;&lt;LF&gt;&lt;AT command 2&gt;[..]]</w:t>
            </w:r>
          </w:p>
          <w:p w14:paraId="11342829" w14:textId="77777777" w:rsidR="00975CC4" w:rsidRPr="00671C8B" w:rsidRDefault="00975CC4" w:rsidP="00166AF3">
            <w:pPr>
              <w:pStyle w:val="TableBody"/>
              <w:rPr>
                <w:b/>
              </w:rPr>
            </w:pPr>
            <w:r w:rsidRPr="00671C8B">
              <w:rPr>
                <w:b/>
              </w:rPr>
              <w:t>OK</w:t>
            </w:r>
          </w:p>
          <w:p w14:paraId="18F55A01" w14:textId="77777777" w:rsidR="00975CC4" w:rsidRPr="00671C8B" w:rsidRDefault="00975CC4" w:rsidP="00166AF3">
            <w:pPr>
              <w:pStyle w:val="TableBody"/>
            </w:pPr>
          </w:p>
          <w:p w14:paraId="178A992E" w14:textId="77777777" w:rsidR="00975CC4" w:rsidRPr="00671C8B" w:rsidRDefault="00975CC4" w:rsidP="00166AF3">
            <w:pPr>
              <w:pStyle w:val="TableBody"/>
            </w:pPr>
            <w:r w:rsidRPr="00671C8B">
              <w:t>or</w:t>
            </w:r>
          </w:p>
          <w:p w14:paraId="3B2331C2" w14:textId="77777777" w:rsidR="00975CC4" w:rsidRPr="00671C8B" w:rsidRDefault="00975CC4" w:rsidP="00166AF3">
            <w:pPr>
              <w:pStyle w:val="TableBody"/>
              <w:rPr>
                <w:b/>
              </w:rPr>
            </w:pPr>
            <w:r w:rsidRPr="00671C8B">
              <w:rPr>
                <w:b/>
              </w:rPr>
              <w:t>+CME ERROR: &lt;err&gt;</w:t>
            </w:r>
          </w:p>
          <w:p w14:paraId="5038B438" w14:textId="77777777" w:rsidR="00975CC4" w:rsidRPr="00671C8B" w:rsidRDefault="00975CC4" w:rsidP="00166AF3">
            <w:pPr>
              <w:pStyle w:val="TableBody"/>
              <w:rPr>
                <w:b/>
              </w:rPr>
            </w:pPr>
          </w:p>
          <w:p w14:paraId="2A66B2E5" w14:textId="77777777" w:rsidR="00975CC4" w:rsidRPr="00671C8B" w:rsidRDefault="00975CC4" w:rsidP="00166AF3">
            <w:pPr>
              <w:pStyle w:val="TableBody"/>
            </w:pPr>
            <w:r w:rsidRPr="00671C8B">
              <w:rPr>
                <w:u w:val="single"/>
              </w:rPr>
              <w:t>Parameter</w:t>
            </w:r>
          </w:p>
          <w:p w14:paraId="40E9B9E8" w14:textId="77777777" w:rsidR="00975CC4" w:rsidRPr="00671C8B" w:rsidRDefault="00975CC4" w:rsidP="00166AF3">
            <w:pPr>
              <w:pStyle w:val="TableBody"/>
            </w:pPr>
            <w:r w:rsidRPr="00671C8B">
              <w:rPr>
                <w:b/>
              </w:rPr>
              <w:lastRenderedPageBreak/>
              <w:t>&lt;AT command&gt;</w:t>
            </w:r>
            <w:r w:rsidRPr="00671C8B">
              <w:tab/>
              <w:t>AT command (including the prefix “AT”)</w:t>
            </w:r>
          </w:p>
        </w:tc>
      </w:tr>
      <w:tr w:rsidR="00975CC4" w:rsidRPr="00671C8B" w14:paraId="3980E6A7" w14:textId="77777777" w:rsidTr="00166AF3">
        <w:trPr>
          <w:trHeight w:val="70"/>
        </w:trPr>
        <w:tc>
          <w:tcPr>
            <w:tcW w:w="1728" w:type="dxa"/>
          </w:tcPr>
          <w:p w14:paraId="1919FBBD" w14:textId="77777777" w:rsidR="00975CC4" w:rsidRPr="00671C8B" w:rsidRDefault="00975CC4" w:rsidP="00166AF3">
            <w:pPr>
              <w:pStyle w:val="TableBody"/>
              <w:rPr>
                <w:u w:val="single"/>
              </w:rPr>
            </w:pPr>
            <w:r w:rsidRPr="00671C8B">
              <w:rPr>
                <w:u w:val="single"/>
              </w:rPr>
              <w:lastRenderedPageBreak/>
              <w:t>Notes</w:t>
            </w:r>
          </w:p>
        </w:tc>
        <w:tc>
          <w:tcPr>
            <w:tcW w:w="7560" w:type="dxa"/>
          </w:tcPr>
          <w:p w14:paraId="14DB3B5C" w14:textId="77777777" w:rsidR="00975CC4" w:rsidRPr="00671C8B" w:rsidRDefault="00975CC4" w:rsidP="00166AF3">
            <w:pPr>
              <w:pStyle w:val="TableBody"/>
            </w:pPr>
            <w:r w:rsidRPr="00671C8B">
              <w:t>This command provides the AT Command list available for the user.</w:t>
            </w:r>
          </w:p>
        </w:tc>
      </w:tr>
    </w:tbl>
    <w:p w14:paraId="211D7148" w14:textId="77777777" w:rsidR="00975CC4" w:rsidRPr="00671C8B" w:rsidRDefault="00975CC4" w:rsidP="0059466D">
      <w:pPr>
        <w:pStyle w:val="Heading2"/>
        <w:numPr>
          <w:ilvl w:val="1"/>
          <w:numId w:val="11"/>
        </w:numPr>
        <w:ind w:left="1080" w:hanging="1080"/>
      </w:pPr>
      <w:bookmarkStart w:id="4600" w:name="_Toc170125835"/>
      <w:bookmarkStart w:id="4601" w:name="_Toc78179794"/>
      <w:bookmarkStart w:id="4602" w:name="_Toc345081290"/>
      <w:bookmarkStart w:id="4603" w:name="_Toc349753035"/>
      <w:bookmarkStart w:id="4604" w:name="_Toc349753926"/>
      <w:bookmarkStart w:id="4605" w:name="_Ref366744222"/>
      <w:bookmarkStart w:id="4606" w:name="_Ref369080948"/>
      <w:bookmarkStart w:id="4607" w:name="_Toc368585993"/>
      <w:bookmarkStart w:id="4608" w:name="_Ref404847437"/>
      <w:bookmarkStart w:id="4609" w:name="_Ref404847440"/>
      <w:bookmarkStart w:id="4610" w:name="_Toc486251570"/>
      <w:bookmarkStart w:id="4611" w:name="_Ref489344478"/>
      <w:bookmarkStart w:id="4612" w:name="_Ref489344481"/>
      <w:bookmarkStart w:id="4613" w:name="_Toc489457292"/>
      <w:r w:rsidRPr="00671C8B">
        <w:t xml:space="preserve">+CFUN Command: Set Phone </w:t>
      </w:r>
      <w:bookmarkEnd w:id="4600"/>
      <w:bookmarkEnd w:id="4601"/>
      <w:r w:rsidRPr="00671C8B">
        <w:t>Functionality</w:t>
      </w:r>
      <w:bookmarkEnd w:id="4602"/>
      <w:bookmarkEnd w:id="4603"/>
      <w:bookmarkEnd w:id="4604"/>
      <w:bookmarkEnd w:id="4605"/>
      <w:bookmarkEnd w:id="4606"/>
      <w:bookmarkEnd w:id="4607"/>
      <w:bookmarkEnd w:id="4608"/>
      <w:bookmarkEnd w:id="4609"/>
      <w:bookmarkEnd w:id="4610"/>
      <w:bookmarkEnd w:id="4611"/>
      <w:bookmarkEnd w:id="4612"/>
      <w:bookmarkEnd w:id="4613"/>
    </w:p>
    <w:tbl>
      <w:tblPr>
        <w:tblStyle w:val="TableSWIleft"/>
        <w:tblW w:w="9288" w:type="dxa"/>
        <w:tblLayout w:type="fixed"/>
        <w:tblLook w:val="04A0" w:firstRow="1" w:lastRow="0" w:firstColumn="1" w:lastColumn="0" w:noHBand="0" w:noVBand="1"/>
      </w:tblPr>
      <w:tblGrid>
        <w:gridCol w:w="1728"/>
        <w:gridCol w:w="7560"/>
      </w:tblGrid>
      <w:tr w:rsidR="00975CC4" w:rsidRPr="00671C8B" w14:paraId="7DB198E5"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018F9E1E" w14:textId="4806A9D8" w:rsidR="00975CC4" w:rsidRPr="00671C8B" w:rsidRDefault="00975CC4">
            <w:pPr>
              <w:pStyle w:val="TableRowHead"/>
              <w:spacing w:before="144" w:after="144"/>
            </w:pPr>
            <w:del w:id="4614" w:author="Alban Roche" w:date="2017-08-02T14:40:00Z">
              <w:r w:rsidDel="00F22490">
                <w:delText>HL7618, HL7618RD, HL7648, HL7650, HL7688, HL7690 and HL7692</w:delText>
              </w:r>
            </w:del>
            <w:ins w:id="4615" w:author="Alban Roche" w:date="2017-08-02T14:40:00Z">
              <w:r w:rsidR="00F22490">
                <w:t>HL7800</w:t>
              </w:r>
            </w:ins>
          </w:p>
        </w:tc>
      </w:tr>
      <w:tr w:rsidR="00975CC4" w:rsidRPr="00671C8B" w14:paraId="2F111F5C" w14:textId="77777777" w:rsidTr="00166AF3">
        <w:trPr>
          <w:trHeight w:val="1316"/>
        </w:trPr>
        <w:tc>
          <w:tcPr>
            <w:tcW w:w="1728" w:type="dxa"/>
          </w:tcPr>
          <w:p w14:paraId="21438BA5" w14:textId="77777777" w:rsidR="00975CC4" w:rsidRPr="00671C8B" w:rsidRDefault="00975CC4" w:rsidP="00166AF3">
            <w:pPr>
              <w:pStyle w:val="TableBody"/>
              <w:rPr>
                <w:i/>
              </w:rPr>
            </w:pPr>
            <w:r w:rsidRPr="00671C8B">
              <w:rPr>
                <w:i/>
              </w:rPr>
              <w:t>Test command</w:t>
            </w:r>
          </w:p>
          <w:p w14:paraId="37510119" w14:textId="77777777" w:rsidR="00975CC4" w:rsidRPr="00671C8B" w:rsidRDefault="00975CC4" w:rsidP="00166AF3">
            <w:pPr>
              <w:pStyle w:val="TableBody"/>
            </w:pPr>
          </w:p>
          <w:p w14:paraId="39A3F2DA" w14:textId="77777777" w:rsidR="00975CC4" w:rsidRPr="00671C8B" w:rsidRDefault="00975CC4" w:rsidP="00166AF3">
            <w:pPr>
              <w:pStyle w:val="TableBody"/>
              <w:rPr>
                <w:u w:val="single"/>
              </w:rPr>
            </w:pPr>
            <w:r w:rsidRPr="00671C8B">
              <w:rPr>
                <w:u w:val="single"/>
              </w:rPr>
              <w:t>Syntax</w:t>
            </w:r>
          </w:p>
          <w:p w14:paraId="61A855B5" w14:textId="77777777" w:rsidR="00975CC4" w:rsidRPr="00671C8B" w:rsidRDefault="00975CC4" w:rsidP="00166AF3">
            <w:pPr>
              <w:pStyle w:val="TableBody"/>
              <w:rPr>
                <w:b/>
                <w:lang w:eastAsia="zh-CN"/>
              </w:rPr>
            </w:pPr>
            <w:r w:rsidRPr="00671C8B">
              <w:rPr>
                <w:b/>
              </w:rPr>
              <w:t>AT+CFUN=?</w:t>
            </w:r>
          </w:p>
          <w:p w14:paraId="11ECE9A8" w14:textId="77777777" w:rsidR="00975CC4" w:rsidRPr="00671C8B" w:rsidRDefault="00975CC4" w:rsidP="00166AF3">
            <w:pPr>
              <w:pStyle w:val="TableBody"/>
            </w:pPr>
          </w:p>
        </w:tc>
        <w:tc>
          <w:tcPr>
            <w:tcW w:w="7560" w:type="dxa"/>
          </w:tcPr>
          <w:p w14:paraId="48CC90E5" w14:textId="77777777" w:rsidR="00975CC4" w:rsidRPr="00671C8B" w:rsidRDefault="00975CC4" w:rsidP="00166AF3">
            <w:pPr>
              <w:pStyle w:val="TableBody"/>
              <w:rPr>
                <w:u w:val="single"/>
              </w:rPr>
            </w:pPr>
          </w:p>
          <w:p w14:paraId="6ADF8A3D" w14:textId="77777777" w:rsidR="00975CC4" w:rsidRPr="00671C8B" w:rsidRDefault="00975CC4" w:rsidP="00166AF3">
            <w:pPr>
              <w:pStyle w:val="TableBody"/>
              <w:rPr>
                <w:u w:val="single"/>
              </w:rPr>
            </w:pPr>
          </w:p>
          <w:p w14:paraId="1CC73954" w14:textId="77777777" w:rsidR="00975CC4" w:rsidRPr="00671C8B" w:rsidRDefault="00975CC4" w:rsidP="00166AF3">
            <w:pPr>
              <w:pStyle w:val="TableBody"/>
              <w:rPr>
                <w:u w:val="single"/>
              </w:rPr>
            </w:pPr>
            <w:r w:rsidRPr="00671C8B">
              <w:rPr>
                <w:u w:val="single"/>
              </w:rPr>
              <w:t>Response</w:t>
            </w:r>
          </w:p>
          <w:p w14:paraId="21EF0609" w14:textId="77777777" w:rsidR="00975CC4" w:rsidRPr="00671C8B" w:rsidRDefault="00975CC4" w:rsidP="00166AF3">
            <w:pPr>
              <w:pStyle w:val="TableBody"/>
              <w:rPr>
                <w:lang w:eastAsia="zh-CN"/>
              </w:rPr>
            </w:pPr>
            <w:r w:rsidRPr="00671C8B">
              <w:rPr>
                <w:b/>
              </w:rPr>
              <w:t>+CFUN:</w:t>
            </w:r>
            <w:r w:rsidRPr="00671C8B">
              <w:rPr>
                <w:szCs w:val="18"/>
                <w:lang w:eastAsia="zh-CN"/>
              </w:rPr>
              <w:t xml:space="preserve"> (list of supported </w:t>
            </w:r>
            <w:r w:rsidRPr="00671C8B">
              <w:rPr>
                <w:b/>
                <w:szCs w:val="18"/>
                <w:lang w:eastAsia="zh-CN"/>
              </w:rPr>
              <w:t>&lt;</w:t>
            </w:r>
            <w:r w:rsidRPr="00671C8B">
              <w:rPr>
                <w:b/>
              </w:rPr>
              <w:t>fun</w:t>
            </w:r>
            <w:r w:rsidRPr="00671C8B">
              <w:rPr>
                <w:b/>
                <w:szCs w:val="18"/>
                <w:lang w:eastAsia="zh-CN"/>
              </w:rPr>
              <w:t>&gt;</w:t>
            </w:r>
            <w:r w:rsidRPr="00671C8B">
              <w:rPr>
                <w:szCs w:val="18"/>
                <w:lang w:eastAsia="zh-CN"/>
              </w:rPr>
              <w:t xml:space="preserve">s), (list of supported </w:t>
            </w:r>
            <w:r w:rsidRPr="00671C8B">
              <w:rPr>
                <w:b/>
                <w:szCs w:val="18"/>
                <w:lang w:eastAsia="zh-CN"/>
              </w:rPr>
              <w:t>&lt;</w:t>
            </w:r>
            <w:r w:rsidRPr="00671C8B">
              <w:rPr>
                <w:b/>
              </w:rPr>
              <w:t>rst</w:t>
            </w:r>
            <w:r w:rsidRPr="00671C8B">
              <w:rPr>
                <w:b/>
                <w:szCs w:val="18"/>
                <w:lang w:eastAsia="zh-CN"/>
              </w:rPr>
              <w:t>&gt;</w:t>
            </w:r>
            <w:r w:rsidRPr="00671C8B">
              <w:rPr>
                <w:szCs w:val="18"/>
                <w:lang w:eastAsia="zh-CN"/>
              </w:rPr>
              <w:t>s)</w:t>
            </w:r>
          </w:p>
          <w:p w14:paraId="69C75BC9" w14:textId="77777777" w:rsidR="00975CC4" w:rsidRPr="00671C8B" w:rsidRDefault="00975CC4" w:rsidP="00166AF3">
            <w:pPr>
              <w:pStyle w:val="TableBody"/>
              <w:rPr>
                <w:b/>
                <w:lang w:eastAsia="zh-CN"/>
              </w:rPr>
            </w:pPr>
            <w:r w:rsidRPr="00671C8B">
              <w:rPr>
                <w:b/>
                <w:lang w:eastAsia="zh-CN"/>
              </w:rPr>
              <w:t>OK</w:t>
            </w:r>
          </w:p>
          <w:p w14:paraId="20192A07" w14:textId="77777777" w:rsidR="00975CC4" w:rsidRPr="00671C8B" w:rsidRDefault="00975CC4" w:rsidP="00166AF3">
            <w:pPr>
              <w:pStyle w:val="TableBody"/>
              <w:rPr>
                <w:b/>
                <w:lang w:eastAsia="zh-CN"/>
              </w:rPr>
            </w:pPr>
          </w:p>
          <w:p w14:paraId="006E19A0" w14:textId="77777777" w:rsidR="00975CC4" w:rsidRPr="00671C8B" w:rsidRDefault="00975CC4" w:rsidP="00166AF3">
            <w:pPr>
              <w:pStyle w:val="TableBody"/>
              <w:rPr>
                <w:lang w:eastAsia="zh-CN"/>
              </w:rPr>
            </w:pPr>
            <w:r w:rsidRPr="00671C8B">
              <w:rPr>
                <w:lang w:eastAsia="zh-CN"/>
              </w:rPr>
              <w:t>or</w:t>
            </w:r>
          </w:p>
          <w:p w14:paraId="1AD9C2C1" w14:textId="77777777" w:rsidR="00975CC4" w:rsidRPr="00671C8B" w:rsidRDefault="00975CC4" w:rsidP="00166AF3">
            <w:pPr>
              <w:pStyle w:val="TableBody"/>
              <w:rPr>
                <w:b/>
                <w:lang w:eastAsia="zh-CN"/>
              </w:rPr>
            </w:pPr>
            <w:r w:rsidRPr="00671C8B">
              <w:rPr>
                <w:b/>
                <w:lang w:eastAsia="zh-CN"/>
              </w:rPr>
              <w:t>+CME ERROR: &lt;err&gt;</w:t>
            </w:r>
          </w:p>
        </w:tc>
      </w:tr>
      <w:tr w:rsidR="00975CC4" w:rsidRPr="00671C8B" w14:paraId="0BBE1D35" w14:textId="77777777" w:rsidTr="00166AF3">
        <w:trPr>
          <w:trHeight w:val="1316"/>
        </w:trPr>
        <w:tc>
          <w:tcPr>
            <w:tcW w:w="1728" w:type="dxa"/>
          </w:tcPr>
          <w:p w14:paraId="3EECE912" w14:textId="77777777" w:rsidR="00975CC4" w:rsidRPr="00671C8B" w:rsidRDefault="00975CC4" w:rsidP="00166AF3">
            <w:pPr>
              <w:pStyle w:val="TableBody"/>
              <w:rPr>
                <w:i/>
              </w:rPr>
            </w:pPr>
            <w:r w:rsidRPr="00671C8B">
              <w:rPr>
                <w:i/>
              </w:rPr>
              <w:t>Read command</w:t>
            </w:r>
          </w:p>
          <w:p w14:paraId="21B6352A" w14:textId="77777777" w:rsidR="00975CC4" w:rsidRPr="00671C8B" w:rsidRDefault="00975CC4" w:rsidP="00166AF3">
            <w:pPr>
              <w:pStyle w:val="TableBody"/>
            </w:pPr>
          </w:p>
          <w:p w14:paraId="66225157" w14:textId="77777777" w:rsidR="00975CC4" w:rsidRPr="00671C8B" w:rsidRDefault="00975CC4" w:rsidP="00166AF3">
            <w:pPr>
              <w:pStyle w:val="TableBody"/>
              <w:rPr>
                <w:u w:val="single"/>
              </w:rPr>
            </w:pPr>
            <w:r w:rsidRPr="00671C8B">
              <w:rPr>
                <w:u w:val="single"/>
              </w:rPr>
              <w:t>Syntax</w:t>
            </w:r>
          </w:p>
          <w:p w14:paraId="4D976294" w14:textId="77777777" w:rsidR="00975CC4" w:rsidRPr="00671C8B" w:rsidRDefault="00975CC4" w:rsidP="00166AF3">
            <w:pPr>
              <w:pStyle w:val="TableBody"/>
              <w:rPr>
                <w:b/>
              </w:rPr>
            </w:pPr>
            <w:r w:rsidRPr="00671C8B">
              <w:rPr>
                <w:b/>
              </w:rPr>
              <w:t>AT+CFUN?</w:t>
            </w:r>
          </w:p>
          <w:p w14:paraId="43AD97CA" w14:textId="77777777" w:rsidR="00975CC4" w:rsidRPr="00671C8B" w:rsidRDefault="00975CC4" w:rsidP="00166AF3">
            <w:pPr>
              <w:pStyle w:val="TableBody"/>
            </w:pPr>
          </w:p>
        </w:tc>
        <w:tc>
          <w:tcPr>
            <w:tcW w:w="7560" w:type="dxa"/>
          </w:tcPr>
          <w:p w14:paraId="75A4F9EB" w14:textId="77777777" w:rsidR="00975CC4" w:rsidRPr="00671C8B" w:rsidRDefault="00975CC4" w:rsidP="00166AF3">
            <w:pPr>
              <w:pStyle w:val="TableBody"/>
              <w:rPr>
                <w:u w:val="single"/>
                <w:lang w:eastAsia="zh-CN"/>
              </w:rPr>
            </w:pPr>
          </w:p>
          <w:p w14:paraId="5514AEE5" w14:textId="77777777" w:rsidR="00975CC4" w:rsidRPr="00671C8B" w:rsidRDefault="00975CC4" w:rsidP="00166AF3">
            <w:pPr>
              <w:pStyle w:val="TableBody"/>
              <w:rPr>
                <w:u w:val="single"/>
              </w:rPr>
            </w:pPr>
          </w:p>
          <w:p w14:paraId="15867138" w14:textId="77777777" w:rsidR="00975CC4" w:rsidRPr="007D3118" w:rsidRDefault="00975CC4" w:rsidP="00166AF3">
            <w:pPr>
              <w:pStyle w:val="TableBody"/>
              <w:rPr>
                <w:u w:val="single"/>
                <w:lang w:val="fr-FR"/>
                <w:rPrChange w:id="4616" w:author="Alban Roche" w:date="2017-08-02T14:36:00Z">
                  <w:rPr>
                    <w:u w:val="single"/>
                  </w:rPr>
                </w:rPrChange>
              </w:rPr>
            </w:pPr>
            <w:r w:rsidRPr="007D3118">
              <w:rPr>
                <w:u w:val="single"/>
                <w:lang w:val="fr-FR"/>
                <w:rPrChange w:id="4617" w:author="Alban Roche" w:date="2017-08-02T14:36:00Z">
                  <w:rPr>
                    <w:u w:val="single"/>
                  </w:rPr>
                </w:rPrChange>
              </w:rPr>
              <w:t>Response</w:t>
            </w:r>
          </w:p>
          <w:p w14:paraId="61B225A4" w14:textId="77777777" w:rsidR="00975CC4" w:rsidRPr="007D3118" w:rsidRDefault="00975CC4" w:rsidP="00166AF3">
            <w:pPr>
              <w:pStyle w:val="TableBody"/>
              <w:rPr>
                <w:b/>
                <w:lang w:val="fr-FR" w:eastAsia="zh-CN"/>
                <w:rPrChange w:id="4618" w:author="Alban Roche" w:date="2017-08-02T14:36:00Z">
                  <w:rPr>
                    <w:b/>
                    <w:lang w:eastAsia="zh-CN"/>
                  </w:rPr>
                </w:rPrChange>
              </w:rPr>
            </w:pPr>
            <w:r w:rsidRPr="007D3118">
              <w:rPr>
                <w:b/>
                <w:lang w:val="fr-FR"/>
                <w:rPrChange w:id="4619" w:author="Alban Roche" w:date="2017-08-02T14:36:00Z">
                  <w:rPr>
                    <w:b/>
                  </w:rPr>
                </w:rPrChange>
              </w:rPr>
              <w:t>+CFUN</w:t>
            </w:r>
            <w:r w:rsidRPr="007D3118">
              <w:rPr>
                <w:b/>
                <w:szCs w:val="18"/>
                <w:lang w:val="fr-FR" w:eastAsia="zh-CN"/>
                <w:rPrChange w:id="4620" w:author="Alban Roche" w:date="2017-08-02T14:36:00Z">
                  <w:rPr>
                    <w:b/>
                    <w:szCs w:val="18"/>
                    <w:lang w:eastAsia="zh-CN"/>
                  </w:rPr>
                </w:rPrChange>
              </w:rPr>
              <w:t>: &lt;</w:t>
            </w:r>
            <w:r w:rsidRPr="007D3118">
              <w:rPr>
                <w:b/>
                <w:lang w:val="fr-FR"/>
                <w:rPrChange w:id="4621" w:author="Alban Roche" w:date="2017-08-02T14:36:00Z">
                  <w:rPr>
                    <w:b/>
                  </w:rPr>
                </w:rPrChange>
              </w:rPr>
              <w:t>power_mode</w:t>
            </w:r>
            <w:r w:rsidRPr="007D3118">
              <w:rPr>
                <w:b/>
                <w:szCs w:val="18"/>
                <w:lang w:val="fr-FR" w:eastAsia="zh-CN"/>
                <w:rPrChange w:id="4622" w:author="Alban Roche" w:date="2017-08-02T14:36:00Z">
                  <w:rPr>
                    <w:b/>
                    <w:szCs w:val="18"/>
                    <w:lang w:eastAsia="zh-CN"/>
                  </w:rPr>
                </w:rPrChange>
              </w:rPr>
              <w:t>&gt;,&lt;STK_mode&gt;</w:t>
            </w:r>
          </w:p>
          <w:p w14:paraId="0A5AFC8B" w14:textId="77777777" w:rsidR="00975CC4" w:rsidRPr="007D3118" w:rsidRDefault="00975CC4" w:rsidP="00166AF3">
            <w:pPr>
              <w:pStyle w:val="TableBody"/>
              <w:rPr>
                <w:b/>
                <w:lang w:val="fr-FR" w:eastAsia="zh-CN"/>
                <w:rPrChange w:id="4623" w:author="Alban Roche" w:date="2017-08-02T14:36:00Z">
                  <w:rPr>
                    <w:b/>
                    <w:lang w:eastAsia="zh-CN"/>
                  </w:rPr>
                </w:rPrChange>
              </w:rPr>
            </w:pPr>
          </w:p>
          <w:p w14:paraId="5F970C8D" w14:textId="77777777" w:rsidR="00975CC4" w:rsidRPr="00671C8B" w:rsidRDefault="00975CC4" w:rsidP="00166AF3">
            <w:pPr>
              <w:pStyle w:val="TableBody"/>
              <w:rPr>
                <w:lang w:eastAsia="zh-CN"/>
              </w:rPr>
            </w:pPr>
            <w:r w:rsidRPr="00671C8B">
              <w:rPr>
                <w:lang w:eastAsia="zh-CN"/>
              </w:rPr>
              <w:t>or</w:t>
            </w:r>
          </w:p>
          <w:p w14:paraId="40C975EF" w14:textId="77777777" w:rsidR="00975CC4" w:rsidRPr="00671C8B" w:rsidRDefault="00975CC4" w:rsidP="00166AF3">
            <w:pPr>
              <w:pStyle w:val="TableBody"/>
              <w:rPr>
                <w:lang w:eastAsia="zh-CN"/>
              </w:rPr>
            </w:pPr>
            <w:r w:rsidRPr="00671C8B">
              <w:rPr>
                <w:b/>
                <w:lang w:eastAsia="zh-CN"/>
              </w:rPr>
              <w:t>+CME ERROR: &lt;err&gt;</w:t>
            </w:r>
          </w:p>
        </w:tc>
      </w:tr>
      <w:tr w:rsidR="00975CC4" w:rsidRPr="00671C8B" w14:paraId="7C5CFD34" w14:textId="77777777" w:rsidTr="00166AF3">
        <w:trPr>
          <w:cantSplit w:val="0"/>
          <w:trHeight w:val="1316"/>
        </w:trPr>
        <w:tc>
          <w:tcPr>
            <w:tcW w:w="1728" w:type="dxa"/>
          </w:tcPr>
          <w:p w14:paraId="17732364" w14:textId="77777777" w:rsidR="00975CC4" w:rsidRPr="00671C8B" w:rsidRDefault="00975CC4" w:rsidP="00166AF3">
            <w:pPr>
              <w:pStyle w:val="TableBody"/>
              <w:rPr>
                <w:i/>
              </w:rPr>
            </w:pPr>
            <w:r w:rsidRPr="00671C8B">
              <w:rPr>
                <w:i/>
              </w:rPr>
              <w:t>Write command</w:t>
            </w:r>
          </w:p>
          <w:p w14:paraId="37218274" w14:textId="77777777" w:rsidR="00975CC4" w:rsidRPr="00671C8B" w:rsidRDefault="00975CC4" w:rsidP="00166AF3">
            <w:pPr>
              <w:pStyle w:val="TableBody"/>
            </w:pPr>
          </w:p>
          <w:p w14:paraId="1B966ECA" w14:textId="77777777" w:rsidR="00975CC4" w:rsidRPr="00671C8B" w:rsidRDefault="00975CC4" w:rsidP="00166AF3">
            <w:pPr>
              <w:pStyle w:val="TableBody"/>
              <w:rPr>
                <w:u w:val="single"/>
              </w:rPr>
            </w:pPr>
            <w:r w:rsidRPr="00671C8B">
              <w:rPr>
                <w:u w:val="single"/>
              </w:rPr>
              <w:t>Syntax</w:t>
            </w:r>
          </w:p>
          <w:p w14:paraId="7524FC45" w14:textId="77777777" w:rsidR="00975CC4" w:rsidRPr="00671C8B" w:rsidRDefault="00975CC4" w:rsidP="00166AF3">
            <w:pPr>
              <w:pStyle w:val="TableBody"/>
              <w:rPr>
                <w:b/>
                <w:lang w:eastAsia="zh-CN"/>
              </w:rPr>
            </w:pPr>
            <w:r w:rsidRPr="00671C8B">
              <w:rPr>
                <w:b/>
              </w:rPr>
              <w:t>AT+CFUN=&lt;fun&gt;</w:t>
            </w:r>
            <w:r w:rsidRPr="00671C8B">
              <w:rPr>
                <w:b/>
              </w:rPr>
              <w:br/>
              <w:t>[,&lt;rst&gt;]</w:t>
            </w:r>
          </w:p>
        </w:tc>
        <w:tc>
          <w:tcPr>
            <w:tcW w:w="7560" w:type="dxa"/>
          </w:tcPr>
          <w:p w14:paraId="26EEC872" w14:textId="77777777" w:rsidR="00975CC4" w:rsidRPr="00671C8B" w:rsidRDefault="00975CC4" w:rsidP="00166AF3">
            <w:pPr>
              <w:pStyle w:val="TableBody"/>
              <w:rPr>
                <w:u w:val="single"/>
              </w:rPr>
            </w:pPr>
          </w:p>
          <w:p w14:paraId="318C8E1D" w14:textId="77777777" w:rsidR="00975CC4" w:rsidRPr="00671C8B" w:rsidRDefault="00975CC4" w:rsidP="00166AF3">
            <w:pPr>
              <w:pStyle w:val="TableBody"/>
              <w:rPr>
                <w:u w:val="single"/>
              </w:rPr>
            </w:pPr>
          </w:p>
          <w:p w14:paraId="7834BA0F" w14:textId="77777777" w:rsidR="00975CC4" w:rsidRPr="00671C8B" w:rsidRDefault="00975CC4" w:rsidP="00166AF3">
            <w:pPr>
              <w:pStyle w:val="TableBody"/>
              <w:rPr>
                <w:u w:val="single"/>
              </w:rPr>
            </w:pPr>
            <w:r w:rsidRPr="00671C8B">
              <w:rPr>
                <w:u w:val="single"/>
              </w:rPr>
              <w:t>Response</w:t>
            </w:r>
          </w:p>
          <w:p w14:paraId="19D2D540" w14:textId="77777777" w:rsidR="00975CC4" w:rsidRPr="00671C8B" w:rsidRDefault="00975CC4" w:rsidP="00166AF3">
            <w:pPr>
              <w:pStyle w:val="TableBody"/>
            </w:pPr>
            <w:r w:rsidRPr="00671C8B">
              <w:rPr>
                <w:b/>
              </w:rPr>
              <w:t>OK</w:t>
            </w:r>
          </w:p>
          <w:p w14:paraId="484BBF35" w14:textId="77777777" w:rsidR="00975CC4" w:rsidRPr="00671C8B" w:rsidRDefault="00975CC4" w:rsidP="00166AF3">
            <w:pPr>
              <w:pStyle w:val="TableBody"/>
              <w:rPr>
                <w:b/>
                <w:lang w:eastAsia="zh-CN"/>
              </w:rPr>
            </w:pPr>
          </w:p>
          <w:p w14:paraId="1CF32E9F" w14:textId="77777777" w:rsidR="00975CC4" w:rsidRPr="00671C8B" w:rsidRDefault="00975CC4" w:rsidP="00166AF3">
            <w:pPr>
              <w:pStyle w:val="TableBody"/>
              <w:rPr>
                <w:lang w:eastAsia="zh-CN"/>
              </w:rPr>
            </w:pPr>
            <w:r w:rsidRPr="00671C8B">
              <w:rPr>
                <w:lang w:eastAsia="zh-CN"/>
              </w:rPr>
              <w:t>or</w:t>
            </w:r>
          </w:p>
          <w:p w14:paraId="38503F7C" w14:textId="77777777" w:rsidR="00975CC4" w:rsidRPr="00671C8B" w:rsidRDefault="00975CC4" w:rsidP="00166AF3">
            <w:pPr>
              <w:pStyle w:val="TableBody"/>
              <w:rPr>
                <w:b/>
                <w:lang w:eastAsia="zh-CN"/>
              </w:rPr>
            </w:pPr>
            <w:r w:rsidRPr="00671C8B">
              <w:rPr>
                <w:b/>
                <w:lang w:eastAsia="zh-CN"/>
              </w:rPr>
              <w:t>+CME ERROR: &lt;err&gt;</w:t>
            </w:r>
          </w:p>
          <w:p w14:paraId="79A05AF3" w14:textId="77777777" w:rsidR="00975CC4" w:rsidRPr="00671C8B" w:rsidRDefault="00975CC4" w:rsidP="00166AF3">
            <w:pPr>
              <w:pStyle w:val="TableBody"/>
            </w:pPr>
          </w:p>
          <w:p w14:paraId="17CE137E" w14:textId="77777777" w:rsidR="00975CC4" w:rsidRPr="00671C8B" w:rsidRDefault="00975CC4" w:rsidP="00166AF3">
            <w:pPr>
              <w:pStyle w:val="TableBody"/>
              <w:rPr>
                <w:u w:val="single"/>
              </w:rPr>
            </w:pPr>
            <w:r w:rsidRPr="00671C8B">
              <w:rPr>
                <w:u w:val="single"/>
              </w:rPr>
              <w:t>Parameters</w:t>
            </w:r>
          </w:p>
          <w:p w14:paraId="57CE7BF3" w14:textId="77777777" w:rsidR="00975CC4" w:rsidRPr="00671C8B" w:rsidRDefault="00975CC4" w:rsidP="00166AF3">
            <w:pPr>
              <w:pStyle w:val="TableBody"/>
              <w:rPr>
                <w:snapToGrid w:val="0"/>
              </w:rPr>
            </w:pPr>
            <w:r w:rsidRPr="00671C8B">
              <w:rPr>
                <w:b/>
              </w:rPr>
              <w:t>&lt;fun&gt;</w:t>
            </w:r>
            <w:r w:rsidRPr="00671C8B">
              <w:rPr>
                <w:snapToGrid w:val="0"/>
              </w:rPr>
              <w:tab/>
              <w:t>0</w:t>
            </w:r>
            <w:r w:rsidRPr="00671C8B">
              <w:rPr>
                <w:snapToGrid w:val="0"/>
              </w:rPr>
              <w:tab/>
              <w:t>Switch off MS</w:t>
            </w:r>
          </w:p>
          <w:p w14:paraId="2775F571" w14:textId="77777777" w:rsidR="00975CC4" w:rsidRPr="00671C8B" w:rsidRDefault="00975CC4" w:rsidP="00166AF3">
            <w:pPr>
              <w:pStyle w:val="TableBody"/>
              <w:rPr>
                <w:snapToGrid w:val="0"/>
                <w:lang w:eastAsia="zh-CN"/>
              </w:rPr>
            </w:pPr>
            <w:r w:rsidRPr="00671C8B">
              <w:rPr>
                <w:snapToGrid w:val="0"/>
              </w:rPr>
              <w:tab/>
            </w:r>
            <w:r w:rsidRPr="00671C8B">
              <w:rPr>
                <w:snapToGrid w:val="0"/>
                <w:u w:val="single"/>
              </w:rPr>
              <w:t>1</w:t>
            </w:r>
            <w:r w:rsidRPr="00671C8B">
              <w:rPr>
                <w:snapToGrid w:val="0"/>
              </w:rPr>
              <w:tab/>
              <w:t>Full functionality</w:t>
            </w:r>
          </w:p>
          <w:p w14:paraId="7355B38F" w14:textId="77777777" w:rsidR="00975CC4" w:rsidRPr="00671C8B" w:rsidRDefault="00975CC4" w:rsidP="00166AF3">
            <w:pPr>
              <w:pStyle w:val="TableBody"/>
              <w:rPr>
                <w:lang w:eastAsia="zh-CN"/>
              </w:rPr>
            </w:pPr>
            <w:r w:rsidRPr="00671C8B">
              <w:rPr>
                <w:lang w:eastAsia="zh-CN"/>
              </w:rPr>
              <w:tab/>
              <w:t xml:space="preserve">4 </w:t>
            </w:r>
            <w:r w:rsidRPr="00671C8B">
              <w:rPr>
                <w:lang w:eastAsia="zh-CN"/>
              </w:rPr>
              <w:tab/>
              <w:t>Disable both phone’s transmit and receive RF circuits; airplane mode</w:t>
            </w:r>
          </w:p>
          <w:p w14:paraId="39D6680A" w14:textId="77777777" w:rsidR="00975CC4" w:rsidRPr="00671C8B" w:rsidRDefault="00975CC4" w:rsidP="00166AF3">
            <w:pPr>
              <w:pStyle w:val="TableBody"/>
              <w:rPr>
                <w:lang w:eastAsia="zh-CN"/>
              </w:rPr>
            </w:pPr>
            <w:r w:rsidRPr="00671C8B">
              <w:rPr>
                <w:lang w:eastAsia="zh-CN"/>
              </w:rPr>
              <w:tab/>
              <w:t>5</w:t>
            </w:r>
            <w:r w:rsidRPr="00671C8B">
              <w:rPr>
                <w:lang w:eastAsia="zh-CN"/>
              </w:rPr>
              <w:tab/>
              <w:t>Fast detach</w:t>
            </w:r>
          </w:p>
          <w:p w14:paraId="71622178" w14:textId="77777777" w:rsidR="00975CC4" w:rsidRPr="00671C8B" w:rsidRDefault="00975CC4" w:rsidP="00166AF3">
            <w:pPr>
              <w:pStyle w:val="TableBody"/>
              <w:rPr>
                <w:lang w:eastAsia="zh-CN"/>
              </w:rPr>
            </w:pPr>
            <w:r w:rsidRPr="00671C8B">
              <w:rPr>
                <w:lang w:eastAsia="zh-CN"/>
              </w:rPr>
              <w:tab/>
              <w:t>6</w:t>
            </w:r>
            <w:r w:rsidRPr="00671C8B">
              <w:rPr>
                <w:lang w:eastAsia="zh-CN"/>
              </w:rPr>
              <w:tab/>
              <w:t>Enable SIMTK and fetching of proactive commands</w:t>
            </w:r>
          </w:p>
          <w:p w14:paraId="5CAAF0A1" w14:textId="77777777" w:rsidR="00975CC4" w:rsidRPr="00671C8B" w:rsidRDefault="00975CC4" w:rsidP="00166AF3">
            <w:pPr>
              <w:pStyle w:val="TableBody"/>
              <w:rPr>
                <w:lang w:eastAsia="zh-CN"/>
              </w:rPr>
            </w:pPr>
            <w:r w:rsidRPr="00671C8B">
              <w:rPr>
                <w:lang w:eastAsia="zh-CN"/>
              </w:rPr>
              <w:tab/>
              <w:t>7</w:t>
            </w:r>
            <w:r w:rsidRPr="00671C8B">
              <w:rPr>
                <w:lang w:eastAsia="zh-CN"/>
              </w:rPr>
              <w:tab/>
              <w:t>Disable SIMTK and enable fetching of proactive commands</w:t>
            </w:r>
          </w:p>
          <w:p w14:paraId="24DE2A08" w14:textId="77777777" w:rsidR="00975CC4" w:rsidRPr="00671C8B" w:rsidRDefault="00975CC4" w:rsidP="00166AF3">
            <w:pPr>
              <w:pStyle w:val="TableBody"/>
              <w:rPr>
                <w:lang w:eastAsia="zh-CN"/>
              </w:rPr>
            </w:pPr>
            <w:r w:rsidRPr="00671C8B">
              <w:rPr>
                <w:lang w:eastAsia="zh-CN"/>
              </w:rPr>
              <w:tab/>
              <w:t>8</w:t>
            </w:r>
            <w:r w:rsidRPr="00671C8B">
              <w:rPr>
                <w:lang w:eastAsia="zh-CN"/>
              </w:rPr>
              <w:tab/>
              <w:t>Disable fetching of proactive commands</w:t>
            </w:r>
          </w:p>
          <w:p w14:paraId="79FF2AB4" w14:textId="77777777" w:rsidR="00975CC4" w:rsidRPr="00671C8B" w:rsidRDefault="00975CC4" w:rsidP="00166AF3">
            <w:pPr>
              <w:pStyle w:val="TableBody"/>
              <w:rPr>
                <w:lang w:eastAsia="zh-CN"/>
              </w:rPr>
            </w:pPr>
            <w:r w:rsidRPr="00671C8B">
              <w:rPr>
                <w:lang w:eastAsia="zh-CN"/>
              </w:rPr>
              <w:tab/>
              <w:t>15</w:t>
            </w:r>
            <w:r w:rsidRPr="00671C8B">
              <w:rPr>
                <w:lang w:eastAsia="zh-CN"/>
              </w:rPr>
              <w:tab/>
              <w:t>Perform hidden reset (reset MS without resetting SIM)</w:t>
            </w:r>
          </w:p>
          <w:p w14:paraId="4D162544" w14:textId="77777777" w:rsidR="00975CC4" w:rsidRPr="00671C8B" w:rsidRDefault="00975CC4" w:rsidP="00166AF3">
            <w:pPr>
              <w:pStyle w:val="TableBody"/>
              <w:rPr>
                <w:lang w:eastAsia="zh-CN"/>
              </w:rPr>
            </w:pPr>
            <w:r w:rsidRPr="00671C8B">
              <w:rPr>
                <w:lang w:eastAsia="zh-CN"/>
              </w:rPr>
              <w:tab/>
              <w:t>16</w:t>
            </w:r>
            <w:r w:rsidRPr="00671C8B">
              <w:rPr>
                <w:lang w:eastAsia="zh-CN"/>
              </w:rPr>
              <w:tab/>
              <w:t>Simulate reset (reset MS including SIM)</w:t>
            </w:r>
          </w:p>
          <w:p w14:paraId="65A06E81" w14:textId="77777777" w:rsidR="00975CC4" w:rsidRPr="00671C8B" w:rsidRDefault="00975CC4" w:rsidP="00166AF3">
            <w:pPr>
              <w:pStyle w:val="TableBody"/>
              <w:rPr>
                <w:lang w:eastAsia="zh-CN"/>
              </w:rPr>
            </w:pPr>
            <w:r w:rsidRPr="00671C8B">
              <w:rPr>
                <w:lang w:eastAsia="zh-CN"/>
              </w:rPr>
              <w:tab/>
              <w:t>27</w:t>
            </w:r>
            <w:r w:rsidRPr="00671C8B">
              <w:rPr>
                <w:lang w:eastAsia="zh-CN"/>
              </w:rPr>
              <w:tab/>
              <w:t xml:space="preserve">Perform SIM reset and restore previous PIN validation state (reset SIM </w:t>
            </w:r>
            <w:r w:rsidRPr="00671C8B">
              <w:rPr>
                <w:lang w:eastAsia="zh-CN"/>
              </w:rPr>
              <w:tab/>
            </w:r>
            <w:r w:rsidRPr="00671C8B">
              <w:rPr>
                <w:lang w:eastAsia="zh-CN"/>
              </w:rPr>
              <w:tab/>
            </w:r>
            <w:r w:rsidRPr="00671C8B">
              <w:rPr>
                <w:lang w:eastAsia="zh-CN"/>
              </w:rPr>
              <w:tab/>
              <w:t>without resetting MS)</w:t>
            </w:r>
          </w:p>
          <w:p w14:paraId="56BC2BAB" w14:textId="77777777" w:rsidR="00975CC4" w:rsidRPr="00671C8B" w:rsidRDefault="00975CC4" w:rsidP="00166AF3">
            <w:pPr>
              <w:pStyle w:val="TableBody"/>
              <w:rPr>
                <w:lang w:eastAsia="zh-CN"/>
              </w:rPr>
            </w:pPr>
            <w:r w:rsidRPr="00671C8B">
              <w:rPr>
                <w:lang w:eastAsia="zh-CN"/>
              </w:rPr>
              <w:tab/>
              <w:t>31</w:t>
            </w:r>
            <w:r w:rsidRPr="00671C8B">
              <w:rPr>
                <w:lang w:eastAsia="zh-CN"/>
              </w:rPr>
              <w:tab/>
              <w:t>Disable single stack with an option to power off/power on single (U)SIM card</w:t>
            </w:r>
          </w:p>
          <w:p w14:paraId="0BE4330A" w14:textId="77777777" w:rsidR="00975CC4" w:rsidRPr="00671C8B" w:rsidRDefault="00975CC4" w:rsidP="00166AF3">
            <w:pPr>
              <w:pStyle w:val="TableBody"/>
              <w:rPr>
                <w:lang w:eastAsia="zh-CN"/>
              </w:rPr>
            </w:pPr>
            <w:r w:rsidRPr="00671C8B">
              <w:rPr>
                <w:lang w:eastAsia="zh-CN"/>
              </w:rPr>
              <w:tab/>
              <w:t>32</w:t>
            </w:r>
            <w:r w:rsidRPr="00671C8B">
              <w:rPr>
                <w:lang w:eastAsia="zh-CN"/>
              </w:rPr>
              <w:tab/>
              <w:t>Disable all stacks with an option to power off/power on single (U)SIM card</w:t>
            </w:r>
          </w:p>
          <w:p w14:paraId="4C86BA08" w14:textId="77777777" w:rsidR="00975CC4" w:rsidRPr="00671C8B" w:rsidRDefault="00975CC4" w:rsidP="00166AF3">
            <w:pPr>
              <w:pStyle w:val="TableBody"/>
              <w:rPr>
                <w:lang w:eastAsia="zh-CN"/>
              </w:rPr>
            </w:pPr>
            <w:r w:rsidRPr="00671C8B">
              <w:rPr>
                <w:lang w:eastAsia="zh-CN"/>
              </w:rPr>
              <w:tab/>
              <w:t>33</w:t>
            </w:r>
            <w:r w:rsidRPr="00671C8B">
              <w:rPr>
                <w:lang w:eastAsia="zh-CN"/>
              </w:rPr>
              <w:tab/>
              <w:t>Enable single stack with an option to reset (U)SIM card</w:t>
            </w:r>
          </w:p>
          <w:p w14:paraId="679BB5F9" w14:textId="77777777" w:rsidR="00975CC4" w:rsidRPr="00671C8B" w:rsidRDefault="00975CC4" w:rsidP="00166AF3">
            <w:pPr>
              <w:pStyle w:val="TableBody"/>
              <w:rPr>
                <w:lang w:eastAsia="zh-CN"/>
              </w:rPr>
            </w:pPr>
            <w:r w:rsidRPr="00671C8B">
              <w:rPr>
                <w:lang w:eastAsia="zh-CN"/>
              </w:rPr>
              <w:tab/>
              <w:t>34</w:t>
            </w:r>
            <w:r w:rsidRPr="00671C8B">
              <w:rPr>
                <w:lang w:eastAsia="zh-CN"/>
              </w:rPr>
              <w:tab/>
              <w:t>Enable all stacks with an option to reset (U)SIM cards</w:t>
            </w:r>
          </w:p>
          <w:p w14:paraId="5BA0EEF7" w14:textId="77777777" w:rsidR="00975CC4" w:rsidRPr="00671C8B" w:rsidRDefault="00975CC4" w:rsidP="00166AF3">
            <w:pPr>
              <w:pStyle w:val="TableBody"/>
              <w:rPr>
                <w:lang w:eastAsia="zh-CN"/>
              </w:rPr>
            </w:pPr>
            <w:r w:rsidRPr="00671C8B">
              <w:rPr>
                <w:lang w:eastAsia="zh-CN"/>
              </w:rPr>
              <w:tab/>
              <w:t>35</w:t>
            </w:r>
            <w:r w:rsidRPr="00671C8B">
              <w:rPr>
                <w:lang w:eastAsia="zh-CN"/>
              </w:rPr>
              <w:tab/>
              <w:t>Power off/power on single (U)SIM card</w:t>
            </w:r>
          </w:p>
          <w:p w14:paraId="47FC6DF2" w14:textId="77777777" w:rsidR="00975CC4" w:rsidRPr="00671C8B" w:rsidRDefault="00975CC4" w:rsidP="00166AF3">
            <w:pPr>
              <w:pStyle w:val="TableBody"/>
              <w:rPr>
                <w:lang w:eastAsia="zh-CN"/>
              </w:rPr>
            </w:pPr>
            <w:r w:rsidRPr="00671C8B">
              <w:rPr>
                <w:lang w:eastAsia="zh-CN"/>
              </w:rPr>
              <w:lastRenderedPageBreak/>
              <w:tab/>
              <w:t>36</w:t>
            </w:r>
            <w:r w:rsidRPr="00671C8B">
              <w:rPr>
                <w:lang w:eastAsia="zh-CN"/>
              </w:rPr>
              <w:tab/>
              <w:t>Power off/power on all (U)SIM cards</w:t>
            </w:r>
          </w:p>
          <w:p w14:paraId="3A12AC30" w14:textId="77777777" w:rsidR="00975CC4" w:rsidRPr="00671C8B" w:rsidRDefault="00975CC4" w:rsidP="00166AF3">
            <w:pPr>
              <w:pStyle w:val="TableBody"/>
              <w:rPr>
                <w:lang w:eastAsia="zh-CN"/>
              </w:rPr>
            </w:pPr>
            <w:r w:rsidRPr="00671C8B">
              <w:rPr>
                <w:lang w:eastAsia="zh-CN"/>
              </w:rPr>
              <w:tab/>
              <w:t>37</w:t>
            </w:r>
            <w:r w:rsidRPr="00671C8B">
              <w:rPr>
                <w:lang w:eastAsia="zh-CN"/>
              </w:rPr>
              <w:tab/>
              <w:t>Reset single stack</w:t>
            </w:r>
          </w:p>
          <w:p w14:paraId="79648E04" w14:textId="77777777" w:rsidR="00975CC4" w:rsidRPr="00671C8B" w:rsidRDefault="00975CC4" w:rsidP="00166AF3">
            <w:pPr>
              <w:pStyle w:val="TableBody"/>
              <w:rPr>
                <w:lang w:eastAsia="zh-CN"/>
              </w:rPr>
            </w:pPr>
            <w:r w:rsidRPr="00671C8B">
              <w:rPr>
                <w:lang w:eastAsia="zh-CN"/>
              </w:rPr>
              <w:tab/>
              <w:t>38</w:t>
            </w:r>
            <w:r w:rsidRPr="00671C8B">
              <w:rPr>
                <w:lang w:eastAsia="zh-CN"/>
              </w:rPr>
              <w:tab/>
              <w:t>Reset all stacks</w:t>
            </w:r>
          </w:p>
          <w:p w14:paraId="735C68C7" w14:textId="77777777" w:rsidR="00975CC4" w:rsidRPr="00671C8B" w:rsidRDefault="00975CC4" w:rsidP="00166AF3">
            <w:pPr>
              <w:pStyle w:val="TableBody"/>
              <w:rPr>
                <w:lang w:eastAsia="zh-CN"/>
              </w:rPr>
            </w:pPr>
            <w:r w:rsidRPr="00671C8B">
              <w:rPr>
                <w:lang w:eastAsia="zh-CN"/>
              </w:rPr>
              <w:t>Note that when &lt;fun&gt; = 0, 15 or 16, the OK response may be missed due to race conditions, as MT may switch off by the time the OK response is triggered.</w:t>
            </w:r>
          </w:p>
          <w:p w14:paraId="3B2C8A3D" w14:textId="77777777" w:rsidR="00975CC4" w:rsidRPr="00FC2875" w:rsidRDefault="00975CC4" w:rsidP="00166AF3">
            <w:pPr>
              <w:pStyle w:val="TableBody"/>
              <w:rPr>
                <w:snapToGrid w:val="0"/>
                <w:sz w:val="14"/>
                <w:szCs w:val="14"/>
                <w:lang w:eastAsia="zh-CN"/>
              </w:rPr>
            </w:pPr>
          </w:p>
          <w:p w14:paraId="36C00806" w14:textId="77777777" w:rsidR="00975CC4" w:rsidRPr="00671C8B" w:rsidRDefault="00975CC4" w:rsidP="00166AF3">
            <w:pPr>
              <w:pStyle w:val="TableBody"/>
              <w:rPr>
                <w:snapToGrid w:val="0"/>
              </w:rPr>
            </w:pPr>
            <w:r w:rsidRPr="00671C8B">
              <w:rPr>
                <w:b/>
              </w:rPr>
              <w:t>&lt;rst&gt;</w:t>
            </w:r>
            <w:r w:rsidRPr="00671C8B">
              <w:rPr>
                <w:snapToGrid w:val="0"/>
              </w:rPr>
              <w:tab/>
              <w:t>Reset value</w:t>
            </w:r>
          </w:p>
          <w:p w14:paraId="00009B0F" w14:textId="77777777" w:rsidR="00975CC4" w:rsidRPr="00671C8B" w:rsidRDefault="00975CC4" w:rsidP="00166AF3">
            <w:pPr>
              <w:pStyle w:val="TableBody"/>
              <w:rPr>
                <w:snapToGrid w:val="0"/>
              </w:rPr>
            </w:pPr>
            <w:r w:rsidRPr="00671C8B">
              <w:rPr>
                <w:snapToGrid w:val="0"/>
              </w:rPr>
              <w:t>If &lt;fun&gt; = 1 or 4:</w:t>
            </w:r>
          </w:p>
          <w:p w14:paraId="32494FDD" w14:textId="77777777" w:rsidR="00975CC4" w:rsidRPr="00671C8B" w:rsidRDefault="00975CC4" w:rsidP="00166AF3">
            <w:pPr>
              <w:pStyle w:val="TableBody"/>
              <w:rPr>
                <w:snapToGrid w:val="0"/>
                <w:lang w:eastAsia="zh-CN"/>
              </w:rPr>
            </w:pPr>
            <w:r w:rsidRPr="00671C8B">
              <w:rPr>
                <w:snapToGrid w:val="0"/>
                <w:u w:val="single"/>
              </w:rPr>
              <w:t>0</w:t>
            </w:r>
            <w:r w:rsidRPr="00671C8B">
              <w:rPr>
                <w:snapToGrid w:val="0"/>
              </w:rPr>
              <w:tab/>
              <w:t>Do not reset MT before resetting it to &lt;fun&gt; power level</w:t>
            </w:r>
          </w:p>
          <w:p w14:paraId="41899AB7" w14:textId="77777777" w:rsidR="00975CC4" w:rsidRPr="00671C8B" w:rsidRDefault="00975CC4" w:rsidP="00166AF3">
            <w:pPr>
              <w:pStyle w:val="TableBody"/>
              <w:rPr>
                <w:lang w:eastAsia="zh-CN"/>
              </w:rPr>
            </w:pPr>
            <w:r w:rsidRPr="00671C8B">
              <w:rPr>
                <w:lang w:eastAsia="zh-CN"/>
              </w:rPr>
              <w:t>1</w:t>
            </w:r>
            <w:r w:rsidRPr="00671C8B">
              <w:rPr>
                <w:snapToGrid w:val="0"/>
                <w:color w:val="808080"/>
              </w:rPr>
              <w:tab/>
            </w:r>
            <w:r w:rsidRPr="00671C8B">
              <w:rPr>
                <w:lang w:eastAsia="zh-CN"/>
              </w:rPr>
              <w:t>Reset MT before setting it to &lt;fun&gt; power level</w:t>
            </w:r>
          </w:p>
          <w:p w14:paraId="57014668" w14:textId="77777777" w:rsidR="00975CC4" w:rsidRPr="00FC2875" w:rsidRDefault="00975CC4" w:rsidP="00166AF3">
            <w:pPr>
              <w:pStyle w:val="TableBody"/>
              <w:rPr>
                <w:sz w:val="14"/>
                <w:szCs w:val="14"/>
                <w:lang w:eastAsia="zh-CN"/>
              </w:rPr>
            </w:pPr>
          </w:p>
          <w:p w14:paraId="66F6DB25" w14:textId="77777777" w:rsidR="00975CC4" w:rsidRPr="00671C8B" w:rsidRDefault="00975CC4" w:rsidP="00166AF3">
            <w:pPr>
              <w:pStyle w:val="TableBody"/>
              <w:rPr>
                <w:lang w:eastAsia="zh-CN"/>
              </w:rPr>
            </w:pPr>
            <w:r w:rsidRPr="00671C8B">
              <w:rPr>
                <w:lang w:eastAsia="zh-CN"/>
              </w:rPr>
              <w:t>If &lt;fun&gt; = 31, 32, 35 or 36:</w:t>
            </w:r>
          </w:p>
          <w:p w14:paraId="274212B4" w14:textId="77777777" w:rsidR="00975CC4" w:rsidRPr="00671C8B" w:rsidRDefault="00975CC4" w:rsidP="00166AF3">
            <w:pPr>
              <w:pStyle w:val="TableBody"/>
              <w:rPr>
                <w:lang w:eastAsia="zh-CN"/>
              </w:rPr>
            </w:pPr>
            <w:r w:rsidRPr="00671C8B">
              <w:rPr>
                <w:lang w:eastAsia="zh-CN"/>
              </w:rPr>
              <w:t>0</w:t>
            </w:r>
            <w:r w:rsidRPr="00671C8B">
              <w:rPr>
                <w:lang w:eastAsia="zh-CN"/>
              </w:rPr>
              <w:tab/>
              <w:t>SIM is switched OFF</w:t>
            </w:r>
          </w:p>
          <w:p w14:paraId="2CD44B53" w14:textId="77777777" w:rsidR="00975CC4" w:rsidRPr="00671C8B" w:rsidRDefault="00975CC4" w:rsidP="00166AF3">
            <w:pPr>
              <w:pStyle w:val="TableBody"/>
              <w:rPr>
                <w:lang w:eastAsia="zh-CN"/>
              </w:rPr>
            </w:pPr>
            <w:r w:rsidRPr="00671C8B">
              <w:rPr>
                <w:lang w:eastAsia="zh-CN"/>
              </w:rPr>
              <w:t>1</w:t>
            </w:r>
            <w:r w:rsidRPr="00671C8B">
              <w:rPr>
                <w:lang w:eastAsia="zh-CN"/>
              </w:rPr>
              <w:tab/>
              <w:t>SIM is switched ON</w:t>
            </w:r>
          </w:p>
          <w:p w14:paraId="675A7103" w14:textId="77777777" w:rsidR="00975CC4" w:rsidRPr="00FC2875" w:rsidRDefault="00975CC4" w:rsidP="00166AF3">
            <w:pPr>
              <w:pStyle w:val="TableBody"/>
              <w:rPr>
                <w:sz w:val="14"/>
                <w:szCs w:val="14"/>
                <w:lang w:eastAsia="zh-CN"/>
              </w:rPr>
            </w:pPr>
          </w:p>
          <w:p w14:paraId="13AE7355" w14:textId="77777777" w:rsidR="00975CC4" w:rsidRPr="00671C8B" w:rsidRDefault="00975CC4" w:rsidP="00166AF3">
            <w:pPr>
              <w:pStyle w:val="TableBody"/>
              <w:rPr>
                <w:lang w:eastAsia="zh-CN"/>
              </w:rPr>
            </w:pPr>
            <w:r w:rsidRPr="00671C8B">
              <w:rPr>
                <w:lang w:eastAsia="zh-CN"/>
              </w:rPr>
              <w:t>If &lt;fun&gt; = 33 or 34:</w:t>
            </w:r>
          </w:p>
          <w:p w14:paraId="268B454B" w14:textId="77777777" w:rsidR="00975CC4" w:rsidRPr="00671C8B" w:rsidRDefault="00975CC4" w:rsidP="00166AF3">
            <w:pPr>
              <w:pStyle w:val="TableBody"/>
              <w:rPr>
                <w:lang w:eastAsia="zh-CN"/>
              </w:rPr>
            </w:pPr>
            <w:r w:rsidRPr="00671C8B">
              <w:rPr>
                <w:lang w:eastAsia="zh-CN"/>
              </w:rPr>
              <w:t>0</w:t>
            </w:r>
            <w:r w:rsidRPr="00671C8B">
              <w:rPr>
                <w:lang w:eastAsia="zh-CN"/>
              </w:rPr>
              <w:tab/>
              <w:t>SIM reset not needed</w:t>
            </w:r>
          </w:p>
          <w:p w14:paraId="47EE17AD" w14:textId="77777777" w:rsidR="00975CC4" w:rsidRPr="00671C8B" w:rsidRDefault="00975CC4" w:rsidP="00166AF3">
            <w:pPr>
              <w:pStyle w:val="TableBody"/>
              <w:rPr>
                <w:lang w:eastAsia="zh-CN"/>
              </w:rPr>
            </w:pPr>
            <w:r w:rsidRPr="00671C8B">
              <w:rPr>
                <w:lang w:eastAsia="zh-CN"/>
              </w:rPr>
              <w:t>1</w:t>
            </w:r>
            <w:r w:rsidRPr="00671C8B">
              <w:rPr>
                <w:lang w:eastAsia="zh-CN"/>
              </w:rPr>
              <w:tab/>
              <w:t>SIM reset needed</w:t>
            </w:r>
          </w:p>
          <w:p w14:paraId="140F21FD" w14:textId="77777777" w:rsidR="00975CC4" w:rsidRPr="00FC2875" w:rsidRDefault="00975CC4" w:rsidP="00166AF3">
            <w:pPr>
              <w:pStyle w:val="TableBody"/>
              <w:rPr>
                <w:sz w:val="14"/>
                <w:szCs w:val="14"/>
                <w:lang w:eastAsia="zh-CN"/>
              </w:rPr>
            </w:pPr>
          </w:p>
          <w:p w14:paraId="2397AE18" w14:textId="77777777" w:rsidR="00975CC4" w:rsidRPr="00671C8B" w:rsidRDefault="00975CC4" w:rsidP="00166AF3">
            <w:pPr>
              <w:pStyle w:val="TableBody"/>
              <w:rPr>
                <w:lang w:eastAsia="zh-CN"/>
              </w:rPr>
            </w:pPr>
            <w:r w:rsidRPr="00671C8B">
              <w:rPr>
                <w:lang w:eastAsia="zh-CN"/>
              </w:rPr>
              <w:t>If &lt;fun&gt; = 27</w:t>
            </w:r>
          </w:p>
          <w:p w14:paraId="0CFE97A1" w14:textId="77777777" w:rsidR="00975CC4" w:rsidRPr="00671C8B" w:rsidRDefault="00975CC4" w:rsidP="00166AF3">
            <w:pPr>
              <w:pStyle w:val="TableBody"/>
              <w:rPr>
                <w:lang w:eastAsia="zh-CN"/>
              </w:rPr>
            </w:pPr>
            <w:r w:rsidRPr="00671C8B">
              <w:rPr>
                <w:lang w:eastAsia="zh-CN"/>
              </w:rPr>
              <w:t>0</w:t>
            </w:r>
            <w:r w:rsidRPr="00671C8B">
              <w:rPr>
                <w:lang w:eastAsia="zh-CN"/>
              </w:rPr>
              <w:tab/>
              <w:t>Hidden SIM reset (MS is not informed of SIM reset)</w:t>
            </w:r>
          </w:p>
          <w:p w14:paraId="1E0BA4DA" w14:textId="77777777" w:rsidR="00975CC4" w:rsidRPr="00671C8B" w:rsidRDefault="00975CC4" w:rsidP="00166AF3">
            <w:pPr>
              <w:pStyle w:val="TableBody"/>
              <w:rPr>
                <w:lang w:eastAsia="zh-CN"/>
              </w:rPr>
            </w:pPr>
            <w:r w:rsidRPr="00671C8B">
              <w:rPr>
                <w:lang w:eastAsia="zh-CN"/>
              </w:rPr>
              <w:t>1</w:t>
            </w:r>
            <w:r w:rsidRPr="00671C8B">
              <w:rPr>
                <w:lang w:eastAsia="zh-CN"/>
              </w:rPr>
              <w:tab/>
              <w:t>Normal SIM reset (MS is informed of SIM reset)</w:t>
            </w:r>
          </w:p>
          <w:p w14:paraId="3FBFFCDD" w14:textId="77777777" w:rsidR="00975CC4" w:rsidRPr="00FC2875" w:rsidRDefault="00975CC4" w:rsidP="00166AF3">
            <w:pPr>
              <w:pStyle w:val="TableBody"/>
              <w:rPr>
                <w:sz w:val="14"/>
                <w:szCs w:val="14"/>
                <w:lang w:eastAsia="zh-CN"/>
              </w:rPr>
            </w:pPr>
          </w:p>
          <w:p w14:paraId="43547091" w14:textId="77777777" w:rsidR="00975CC4" w:rsidRPr="00671C8B" w:rsidRDefault="00975CC4" w:rsidP="00166AF3">
            <w:pPr>
              <w:pStyle w:val="TableBody"/>
              <w:rPr>
                <w:lang w:eastAsia="zh-CN"/>
              </w:rPr>
            </w:pPr>
            <w:r w:rsidRPr="00671C8B">
              <w:rPr>
                <w:b/>
                <w:lang w:eastAsia="zh-CN"/>
              </w:rPr>
              <w:t>&lt;power_mode&gt;</w:t>
            </w:r>
            <w:r w:rsidRPr="00671C8B">
              <w:rPr>
                <w:lang w:eastAsia="zh-CN"/>
              </w:rPr>
              <w:tab/>
              <w:t>1</w:t>
            </w:r>
            <w:r w:rsidRPr="00671C8B">
              <w:rPr>
                <w:lang w:eastAsia="zh-CN"/>
              </w:rPr>
              <w:tab/>
              <w:t>MS is switched ON</w:t>
            </w:r>
          </w:p>
          <w:p w14:paraId="196F530E" w14:textId="77777777" w:rsidR="00975CC4" w:rsidRPr="007D3118" w:rsidRDefault="00975CC4" w:rsidP="00166AF3">
            <w:pPr>
              <w:pStyle w:val="TableBody"/>
              <w:rPr>
                <w:lang w:val="fr-FR" w:eastAsia="zh-CN"/>
                <w:rPrChange w:id="4624" w:author="Alban Roche" w:date="2017-08-02T14:36:00Z">
                  <w:rPr>
                    <w:lang w:eastAsia="zh-CN"/>
                  </w:rPr>
                </w:rPrChange>
              </w:rPr>
            </w:pPr>
            <w:r w:rsidRPr="00671C8B">
              <w:rPr>
                <w:lang w:eastAsia="zh-CN"/>
              </w:rPr>
              <w:tab/>
            </w:r>
            <w:r w:rsidRPr="00671C8B">
              <w:rPr>
                <w:lang w:eastAsia="zh-CN"/>
              </w:rPr>
              <w:tab/>
            </w:r>
            <w:r w:rsidRPr="00671C8B">
              <w:rPr>
                <w:lang w:eastAsia="zh-CN"/>
              </w:rPr>
              <w:tab/>
            </w:r>
            <w:r w:rsidRPr="007D3118">
              <w:rPr>
                <w:lang w:val="fr-FR" w:eastAsia="zh-CN"/>
                <w:rPrChange w:id="4625" w:author="Alban Roche" w:date="2017-08-02T14:36:00Z">
                  <w:rPr>
                    <w:lang w:eastAsia="zh-CN"/>
                  </w:rPr>
                </w:rPrChange>
              </w:rPr>
              <w:t>2</w:t>
            </w:r>
            <w:r w:rsidRPr="007D3118">
              <w:rPr>
                <w:lang w:val="fr-FR" w:eastAsia="zh-CN"/>
                <w:rPrChange w:id="4626" w:author="Alban Roche" w:date="2017-08-02T14:36:00Z">
                  <w:rPr>
                    <w:lang w:eastAsia="zh-CN"/>
                  </w:rPr>
                </w:rPrChange>
              </w:rPr>
              <w:tab/>
              <w:t>Invalid mode</w:t>
            </w:r>
          </w:p>
          <w:p w14:paraId="5ED1F489" w14:textId="77777777" w:rsidR="00975CC4" w:rsidRPr="007D3118" w:rsidRDefault="00975CC4" w:rsidP="00166AF3">
            <w:pPr>
              <w:pStyle w:val="TableBody"/>
              <w:rPr>
                <w:lang w:val="fr-FR" w:eastAsia="zh-CN"/>
                <w:rPrChange w:id="4627" w:author="Alban Roche" w:date="2017-08-02T14:36:00Z">
                  <w:rPr>
                    <w:lang w:eastAsia="zh-CN"/>
                  </w:rPr>
                </w:rPrChange>
              </w:rPr>
            </w:pPr>
            <w:r w:rsidRPr="007D3118">
              <w:rPr>
                <w:lang w:val="fr-FR" w:eastAsia="zh-CN"/>
                <w:rPrChange w:id="4628" w:author="Alban Roche" w:date="2017-08-02T14:36:00Z">
                  <w:rPr>
                    <w:lang w:eastAsia="zh-CN"/>
                  </w:rPr>
                </w:rPrChange>
              </w:rPr>
              <w:tab/>
            </w:r>
            <w:r w:rsidRPr="007D3118">
              <w:rPr>
                <w:lang w:val="fr-FR" w:eastAsia="zh-CN"/>
                <w:rPrChange w:id="4629" w:author="Alban Roche" w:date="2017-08-02T14:36:00Z">
                  <w:rPr>
                    <w:lang w:eastAsia="zh-CN"/>
                  </w:rPr>
                </w:rPrChange>
              </w:rPr>
              <w:tab/>
            </w:r>
            <w:r w:rsidRPr="007D3118">
              <w:rPr>
                <w:lang w:val="fr-FR" w:eastAsia="zh-CN"/>
                <w:rPrChange w:id="4630" w:author="Alban Roche" w:date="2017-08-02T14:36:00Z">
                  <w:rPr>
                    <w:lang w:eastAsia="zh-CN"/>
                  </w:rPr>
                </w:rPrChange>
              </w:rPr>
              <w:tab/>
              <w:t>4</w:t>
            </w:r>
            <w:r w:rsidRPr="007D3118">
              <w:rPr>
                <w:lang w:val="fr-FR" w:eastAsia="zh-CN"/>
                <w:rPrChange w:id="4631" w:author="Alban Roche" w:date="2017-08-02T14:36:00Z">
                  <w:rPr>
                    <w:lang w:eastAsia="zh-CN"/>
                  </w:rPr>
                </w:rPrChange>
              </w:rPr>
              <w:tab/>
              <w:t>Airplane mode</w:t>
            </w:r>
          </w:p>
          <w:p w14:paraId="379F0B4E" w14:textId="77777777" w:rsidR="00975CC4" w:rsidRPr="007D3118" w:rsidRDefault="00975CC4" w:rsidP="00166AF3">
            <w:pPr>
              <w:pStyle w:val="TableBody"/>
              <w:rPr>
                <w:lang w:val="fr-FR" w:eastAsia="zh-CN"/>
                <w:rPrChange w:id="4632" w:author="Alban Roche" w:date="2017-08-02T14:36:00Z">
                  <w:rPr>
                    <w:lang w:eastAsia="zh-CN"/>
                  </w:rPr>
                </w:rPrChange>
              </w:rPr>
            </w:pPr>
          </w:p>
          <w:p w14:paraId="6B817983" w14:textId="77777777" w:rsidR="00975CC4" w:rsidRPr="007D3118" w:rsidRDefault="00975CC4" w:rsidP="00166AF3">
            <w:pPr>
              <w:pStyle w:val="TableBody"/>
              <w:rPr>
                <w:lang w:val="fr-FR" w:eastAsia="zh-CN"/>
                <w:rPrChange w:id="4633" w:author="Alban Roche" w:date="2017-08-02T14:36:00Z">
                  <w:rPr>
                    <w:lang w:eastAsia="zh-CN"/>
                  </w:rPr>
                </w:rPrChange>
              </w:rPr>
            </w:pPr>
            <w:r w:rsidRPr="007D3118">
              <w:rPr>
                <w:b/>
                <w:lang w:val="fr-FR" w:eastAsia="zh-CN"/>
                <w:rPrChange w:id="4634" w:author="Alban Roche" w:date="2017-08-02T14:36:00Z">
                  <w:rPr>
                    <w:b/>
                    <w:lang w:eastAsia="zh-CN"/>
                  </w:rPr>
                </w:rPrChange>
              </w:rPr>
              <w:t>&lt;STK_mode&gt;</w:t>
            </w:r>
            <w:r w:rsidRPr="007D3118">
              <w:rPr>
                <w:lang w:val="fr-FR" w:eastAsia="zh-CN"/>
                <w:rPrChange w:id="4635" w:author="Alban Roche" w:date="2017-08-02T14:36:00Z">
                  <w:rPr>
                    <w:lang w:eastAsia="zh-CN"/>
                  </w:rPr>
                </w:rPrChange>
              </w:rPr>
              <w:tab/>
            </w:r>
            <w:r w:rsidRPr="007D3118">
              <w:rPr>
                <w:u w:val="single"/>
                <w:lang w:val="fr-FR" w:eastAsia="zh-CN"/>
                <w:rPrChange w:id="4636" w:author="Alban Roche" w:date="2017-08-02T14:36:00Z">
                  <w:rPr>
                    <w:u w:val="single"/>
                    <w:lang w:eastAsia="zh-CN"/>
                  </w:rPr>
                </w:rPrChange>
              </w:rPr>
              <w:t>0</w:t>
            </w:r>
            <w:r w:rsidRPr="007D3118">
              <w:rPr>
                <w:lang w:val="fr-FR" w:eastAsia="zh-CN"/>
                <w:rPrChange w:id="4637" w:author="Alban Roche" w:date="2017-08-02T14:36:00Z">
                  <w:rPr>
                    <w:lang w:eastAsia="zh-CN"/>
                  </w:rPr>
                </w:rPrChange>
              </w:rPr>
              <w:tab/>
              <w:t>Inactive state</w:t>
            </w:r>
          </w:p>
          <w:p w14:paraId="611F900C" w14:textId="77777777" w:rsidR="00975CC4" w:rsidRPr="00671C8B" w:rsidRDefault="00975CC4" w:rsidP="00166AF3">
            <w:pPr>
              <w:pStyle w:val="TableBody"/>
              <w:rPr>
                <w:lang w:eastAsia="zh-CN"/>
              </w:rPr>
            </w:pPr>
            <w:r w:rsidRPr="007D3118">
              <w:rPr>
                <w:lang w:val="fr-FR" w:eastAsia="zh-CN"/>
                <w:rPrChange w:id="4638" w:author="Alban Roche" w:date="2017-08-02T14:36:00Z">
                  <w:rPr>
                    <w:lang w:eastAsia="zh-CN"/>
                  </w:rPr>
                </w:rPrChange>
              </w:rPr>
              <w:tab/>
            </w:r>
            <w:r w:rsidRPr="007D3118">
              <w:rPr>
                <w:lang w:val="fr-FR" w:eastAsia="zh-CN"/>
                <w:rPrChange w:id="4639" w:author="Alban Roche" w:date="2017-08-02T14:36:00Z">
                  <w:rPr>
                    <w:lang w:eastAsia="zh-CN"/>
                  </w:rPr>
                </w:rPrChange>
              </w:rPr>
              <w:tab/>
            </w:r>
            <w:r w:rsidRPr="007D3118">
              <w:rPr>
                <w:lang w:val="fr-FR" w:eastAsia="zh-CN"/>
                <w:rPrChange w:id="4640" w:author="Alban Roche" w:date="2017-08-02T14:36:00Z">
                  <w:rPr>
                    <w:lang w:eastAsia="zh-CN"/>
                  </w:rPr>
                </w:rPrChange>
              </w:rPr>
              <w:tab/>
            </w:r>
            <w:r w:rsidRPr="00671C8B">
              <w:rPr>
                <w:lang w:eastAsia="zh-CN"/>
              </w:rPr>
              <w:t>6</w:t>
            </w:r>
            <w:r w:rsidRPr="00671C8B">
              <w:rPr>
                <w:lang w:eastAsia="zh-CN"/>
              </w:rPr>
              <w:tab/>
              <w:t xml:space="preserve">Enable the SIM-toolkit interface and fetching of proactive </w:t>
            </w:r>
            <w:r w:rsidRPr="00671C8B">
              <w:rPr>
                <w:lang w:eastAsia="zh-CN"/>
              </w:rPr>
              <w:tab/>
            </w:r>
            <w:r w:rsidRPr="00671C8B">
              <w:rPr>
                <w:lang w:eastAsia="zh-CN"/>
              </w:rPr>
              <w:tab/>
            </w:r>
            <w:r w:rsidRPr="00671C8B">
              <w:rPr>
                <w:lang w:eastAsia="zh-CN"/>
              </w:rPr>
              <w:tab/>
            </w:r>
            <w:r w:rsidRPr="00671C8B">
              <w:rPr>
                <w:lang w:eastAsia="zh-CN"/>
              </w:rPr>
              <w:tab/>
            </w:r>
            <w:r w:rsidRPr="00671C8B">
              <w:rPr>
                <w:lang w:eastAsia="zh-CN"/>
              </w:rPr>
              <w:tab/>
              <w:t>commands by SIM-APPL from the SIM card</w:t>
            </w:r>
          </w:p>
          <w:p w14:paraId="12E60723" w14:textId="77777777" w:rsidR="00975CC4" w:rsidRPr="00671C8B" w:rsidRDefault="00975CC4" w:rsidP="00166AF3">
            <w:pPr>
              <w:pStyle w:val="TableBody"/>
              <w:rPr>
                <w:lang w:eastAsia="zh-CN"/>
              </w:rPr>
            </w:pPr>
            <w:r w:rsidRPr="00671C8B">
              <w:rPr>
                <w:lang w:eastAsia="zh-CN"/>
              </w:rPr>
              <w:tab/>
            </w:r>
            <w:r w:rsidRPr="00671C8B">
              <w:rPr>
                <w:lang w:eastAsia="zh-CN"/>
              </w:rPr>
              <w:tab/>
            </w:r>
            <w:r w:rsidRPr="00671C8B">
              <w:rPr>
                <w:lang w:eastAsia="zh-CN"/>
              </w:rPr>
              <w:tab/>
              <w:t>7</w:t>
            </w:r>
            <w:r w:rsidRPr="00671C8B">
              <w:rPr>
                <w:lang w:eastAsia="zh-CN"/>
              </w:rPr>
              <w:tab/>
              <w:t xml:space="preserve">Disable the SIM-toolkit interface and enable fetching of </w:t>
            </w:r>
            <w:r w:rsidRPr="00671C8B">
              <w:rPr>
                <w:lang w:eastAsia="zh-CN"/>
              </w:rPr>
              <w:tab/>
            </w:r>
            <w:r w:rsidRPr="00671C8B">
              <w:rPr>
                <w:lang w:eastAsia="zh-CN"/>
              </w:rPr>
              <w:tab/>
            </w:r>
            <w:r w:rsidRPr="00671C8B">
              <w:rPr>
                <w:lang w:eastAsia="zh-CN"/>
              </w:rPr>
              <w:tab/>
            </w:r>
            <w:r w:rsidRPr="00671C8B">
              <w:rPr>
                <w:lang w:eastAsia="zh-CN"/>
              </w:rPr>
              <w:tab/>
            </w:r>
            <w:r w:rsidRPr="00671C8B">
              <w:rPr>
                <w:lang w:eastAsia="zh-CN"/>
              </w:rPr>
              <w:tab/>
            </w:r>
            <w:r w:rsidRPr="00671C8B">
              <w:rPr>
                <w:lang w:eastAsia="zh-CN"/>
              </w:rPr>
              <w:tab/>
              <w:t>proactive commands by SIM-APPL from the SIM card</w:t>
            </w:r>
          </w:p>
          <w:p w14:paraId="1DAC76F9" w14:textId="77777777" w:rsidR="00975CC4" w:rsidRPr="00671C8B" w:rsidRDefault="00975CC4" w:rsidP="00166AF3">
            <w:pPr>
              <w:pStyle w:val="TableBody"/>
              <w:rPr>
                <w:lang w:eastAsia="zh-CN"/>
              </w:rPr>
            </w:pPr>
            <w:r w:rsidRPr="00671C8B">
              <w:rPr>
                <w:lang w:eastAsia="zh-CN"/>
              </w:rPr>
              <w:tab/>
            </w:r>
            <w:r w:rsidRPr="00671C8B">
              <w:rPr>
                <w:lang w:eastAsia="zh-CN"/>
              </w:rPr>
              <w:tab/>
            </w:r>
            <w:r w:rsidRPr="00671C8B">
              <w:rPr>
                <w:lang w:eastAsia="zh-CN"/>
              </w:rPr>
              <w:tab/>
              <w:t>8</w:t>
            </w:r>
            <w:r w:rsidRPr="00671C8B">
              <w:rPr>
                <w:lang w:eastAsia="zh-CN"/>
              </w:rPr>
              <w:tab/>
              <w:t xml:space="preserve">Disable fetching of proactive commands by SIM-APPLU from </w:t>
            </w:r>
            <w:r w:rsidRPr="00671C8B">
              <w:rPr>
                <w:lang w:eastAsia="zh-CN"/>
              </w:rPr>
              <w:tab/>
            </w:r>
            <w:r w:rsidRPr="00671C8B">
              <w:rPr>
                <w:lang w:eastAsia="zh-CN"/>
              </w:rPr>
              <w:tab/>
            </w:r>
            <w:r w:rsidRPr="00671C8B">
              <w:rPr>
                <w:lang w:eastAsia="zh-CN"/>
              </w:rPr>
              <w:tab/>
            </w:r>
            <w:r w:rsidRPr="00671C8B">
              <w:rPr>
                <w:lang w:eastAsia="zh-CN"/>
              </w:rPr>
              <w:tab/>
            </w:r>
            <w:r w:rsidRPr="00671C8B">
              <w:rPr>
                <w:lang w:eastAsia="zh-CN"/>
              </w:rPr>
              <w:tab/>
              <w:t>the SIM card</w:t>
            </w:r>
          </w:p>
        </w:tc>
      </w:tr>
    </w:tbl>
    <w:p w14:paraId="166AB06D" w14:textId="77777777" w:rsidR="00975CC4" w:rsidRPr="00671C8B" w:rsidRDefault="00975CC4" w:rsidP="0059466D">
      <w:pPr>
        <w:pStyle w:val="Heading2"/>
        <w:numPr>
          <w:ilvl w:val="1"/>
          <w:numId w:val="11"/>
        </w:numPr>
        <w:ind w:left="1080" w:hanging="1080"/>
      </w:pPr>
      <w:bookmarkStart w:id="4641" w:name="_Toc369683913"/>
      <w:bookmarkStart w:id="4642" w:name="_Toc369683914"/>
      <w:bookmarkStart w:id="4643" w:name="_Toc78179795"/>
      <w:bookmarkStart w:id="4644" w:name="_Toc170125836"/>
      <w:bookmarkStart w:id="4645" w:name="_Toc345081291"/>
      <w:bookmarkStart w:id="4646" w:name="_Toc349753036"/>
      <w:bookmarkStart w:id="4647" w:name="_Toc349753927"/>
      <w:bookmarkStart w:id="4648" w:name="_Ref366744229"/>
      <w:bookmarkStart w:id="4649" w:name="_Ref369080956"/>
      <w:bookmarkStart w:id="4650" w:name="_Toc368585994"/>
      <w:bookmarkStart w:id="4651" w:name="_Ref392751879"/>
      <w:bookmarkStart w:id="4652" w:name="_Ref392751880"/>
      <w:bookmarkStart w:id="4653" w:name="_Ref458763688"/>
      <w:bookmarkStart w:id="4654" w:name="_Ref458763689"/>
      <w:bookmarkStart w:id="4655" w:name="_Ref462824088"/>
      <w:bookmarkStart w:id="4656" w:name="_Ref462824090"/>
      <w:bookmarkStart w:id="4657" w:name="_Toc486251571"/>
      <w:bookmarkStart w:id="4658" w:name="_Toc489457293"/>
      <w:bookmarkEnd w:id="4641"/>
      <w:bookmarkEnd w:id="4642"/>
      <w:r w:rsidRPr="00671C8B">
        <w:lastRenderedPageBreak/>
        <w:t xml:space="preserve">+CMER Command: Mobile Equipment Event </w:t>
      </w:r>
      <w:bookmarkEnd w:id="4643"/>
      <w:bookmarkEnd w:id="4644"/>
      <w:bookmarkEnd w:id="4645"/>
      <w:r w:rsidRPr="00671C8B">
        <w:t>Reporting</w:t>
      </w:r>
      <w:bookmarkEnd w:id="4646"/>
      <w:bookmarkEnd w:id="4647"/>
      <w:bookmarkEnd w:id="4648"/>
      <w:bookmarkEnd w:id="4649"/>
      <w:bookmarkEnd w:id="4650"/>
      <w:bookmarkEnd w:id="4651"/>
      <w:bookmarkEnd w:id="4652"/>
      <w:bookmarkEnd w:id="4653"/>
      <w:bookmarkEnd w:id="4654"/>
      <w:bookmarkEnd w:id="4655"/>
      <w:bookmarkEnd w:id="4656"/>
      <w:bookmarkEnd w:id="4657"/>
      <w:bookmarkEnd w:id="4658"/>
    </w:p>
    <w:tbl>
      <w:tblPr>
        <w:tblStyle w:val="TableSWIleft"/>
        <w:tblW w:w="9288" w:type="dxa"/>
        <w:tblLayout w:type="fixed"/>
        <w:tblLook w:val="04A0" w:firstRow="1" w:lastRow="0" w:firstColumn="1" w:lastColumn="0" w:noHBand="0" w:noVBand="1"/>
      </w:tblPr>
      <w:tblGrid>
        <w:gridCol w:w="1728"/>
        <w:gridCol w:w="7560"/>
      </w:tblGrid>
      <w:tr w:rsidR="00975CC4" w:rsidRPr="00671C8B" w14:paraId="710526D0"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15FEF4E1" w14:textId="42AEA5ED" w:rsidR="00975CC4" w:rsidRPr="00671C8B" w:rsidRDefault="00975CC4">
            <w:pPr>
              <w:pStyle w:val="TableRowHead"/>
              <w:spacing w:before="144" w:after="144"/>
            </w:pPr>
            <w:del w:id="4659" w:author="Alban Roche" w:date="2017-08-02T14:40:00Z">
              <w:r w:rsidDel="00F22490">
                <w:delText>HL7618, HL7618RD, HL7648, HL7650, HL7688, HL7690 and HL7692</w:delText>
              </w:r>
            </w:del>
            <w:ins w:id="4660" w:author="Alban Roche" w:date="2017-08-02T14:40:00Z">
              <w:r w:rsidR="00F22490">
                <w:t>HL7800</w:t>
              </w:r>
            </w:ins>
          </w:p>
        </w:tc>
      </w:tr>
      <w:tr w:rsidR="00975CC4" w:rsidRPr="00671C8B" w14:paraId="560C6923" w14:textId="77777777" w:rsidTr="00166AF3">
        <w:trPr>
          <w:trHeight w:val="1316"/>
        </w:trPr>
        <w:tc>
          <w:tcPr>
            <w:tcW w:w="1728" w:type="dxa"/>
          </w:tcPr>
          <w:p w14:paraId="6DAEF9EA" w14:textId="77777777" w:rsidR="00975CC4" w:rsidRPr="00C41274" w:rsidRDefault="00975CC4" w:rsidP="00166AF3">
            <w:pPr>
              <w:pStyle w:val="TableBody"/>
              <w:rPr>
                <w:i/>
              </w:rPr>
            </w:pPr>
            <w:r w:rsidRPr="00C41274">
              <w:rPr>
                <w:i/>
              </w:rPr>
              <w:t>Test command</w:t>
            </w:r>
          </w:p>
          <w:p w14:paraId="6CB665B0" w14:textId="77777777" w:rsidR="00975CC4" w:rsidRPr="00C41274" w:rsidRDefault="00975CC4" w:rsidP="00166AF3">
            <w:pPr>
              <w:pStyle w:val="TableBody"/>
            </w:pPr>
          </w:p>
          <w:p w14:paraId="2C680F7E" w14:textId="77777777" w:rsidR="00975CC4" w:rsidRPr="00C41274" w:rsidRDefault="00975CC4" w:rsidP="00166AF3">
            <w:pPr>
              <w:pStyle w:val="TableBody"/>
              <w:rPr>
                <w:u w:val="single"/>
              </w:rPr>
            </w:pPr>
            <w:r w:rsidRPr="00C41274">
              <w:rPr>
                <w:u w:val="single"/>
              </w:rPr>
              <w:t>Syntax</w:t>
            </w:r>
          </w:p>
          <w:p w14:paraId="2F2726AC" w14:textId="77777777" w:rsidR="00975CC4" w:rsidRPr="00671C8B" w:rsidRDefault="00975CC4" w:rsidP="00166AF3">
            <w:pPr>
              <w:pStyle w:val="TableBody"/>
              <w:rPr>
                <w:u w:val="single"/>
              </w:rPr>
            </w:pPr>
            <w:r w:rsidRPr="00C41274">
              <w:rPr>
                <w:b/>
              </w:rPr>
              <w:t>AT+CMER=?</w:t>
            </w:r>
          </w:p>
        </w:tc>
        <w:tc>
          <w:tcPr>
            <w:tcW w:w="7560" w:type="dxa"/>
          </w:tcPr>
          <w:p w14:paraId="0C035C6B" w14:textId="77777777" w:rsidR="00975CC4" w:rsidRPr="00C41274" w:rsidRDefault="00975CC4" w:rsidP="00166AF3">
            <w:pPr>
              <w:pStyle w:val="TableBody"/>
              <w:rPr>
                <w:u w:val="single"/>
              </w:rPr>
            </w:pPr>
          </w:p>
          <w:p w14:paraId="77FD36BB" w14:textId="77777777" w:rsidR="00975CC4" w:rsidRPr="00C41274" w:rsidRDefault="00975CC4" w:rsidP="00166AF3">
            <w:pPr>
              <w:pStyle w:val="TableBody"/>
              <w:rPr>
                <w:u w:val="single"/>
              </w:rPr>
            </w:pPr>
          </w:p>
          <w:p w14:paraId="4829972C" w14:textId="77777777" w:rsidR="00975CC4" w:rsidRPr="00C41274" w:rsidRDefault="00975CC4" w:rsidP="00166AF3">
            <w:pPr>
              <w:pStyle w:val="TableBody"/>
              <w:rPr>
                <w:u w:val="single"/>
              </w:rPr>
            </w:pPr>
            <w:r w:rsidRPr="00C41274">
              <w:rPr>
                <w:u w:val="single"/>
              </w:rPr>
              <w:t>Response</w:t>
            </w:r>
          </w:p>
          <w:p w14:paraId="7E995AE8" w14:textId="77777777" w:rsidR="00975CC4" w:rsidRPr="00C41274" w:rsidRDefault="00975CC4" w:rsidP="00166AF3">
            <w:pPr>
              <w:pStyle w:val="TableBody"/>
            </w:pPr>
            <w:r w:rsidRPr="00C41274">
              <w:rPr>
                <w:b/>
              </w:rPr>
              <w:t>+CMER:</w:t>
            </w:r>
            <w:r w:rsidRPr="00C41274">
              <w:t xml:space="preserve"> (list of supported </w:t>
            </w:r>
            <w:r w:rsidRPr="00C41274">
              <w:rPr>
                <w:b/>
              </w:rPr>
              <w:t>&lt;mode&gt;</w:t>
            </w:r>
            <w:r w:rsidRPr="00C41274">
              <w:t xml:space="preserve">s),(list of supported </w:t>
            </w:r>
            <w:r w:rsidRPr="00C41274">
              <w:rPr>
                <w:b/>
              </w:rPr>
              <w:t>&lt;keyp&gt;</w:t>
            </w:r>
            <w:r w:rsidRPr="00C41274">
              <w:t xml:space="preserve">s),(list of supported </w:t>
            </w:r>
            <w:r w:rsidRPr="00C41274">
              <w:rPr>
                <w:b/>
              </w:rPr>
              <w:t>&lt;disp&gt;</w:t>
            </w:r>
            <w:r w:rsidRPr="00C41274">
              <w:t xml:space="preserve">s),(list of supported </w:t>
            </w:r>
            <w:r w:rsidRPr="00C41274">
              <w:rPr>
                <w:b/>
              </w:rPr>
              <w:t>&lt;ind&gt;</w:t>
            </w:r>
            <w:r w:rsidRPr="00C41274">
              <w:t>s),(list of supported</w:t>
            </w:r>
            <w:r w:rsidRPr="00C41274">
              <w:rPr>
                <w:b/>
              </w:rPr>
              <w:t xml:space="preserve"> &lt;bfr&gt;</w:t>
            </w:r>
            <w:r w:rsidRPr="00C41274">
              <w:t>s)</w:t>
            </w:r>
          </w:p>
          <w:p w14:paraId="5C417402" w14:textId="77777777" w:rsidR="00975CC4" w:rsidRPr="00671C8B" w:rsidRDefault="00975CC4" w:rsidP="00166AF3">
            <w:pPr>
              <w:pStyle w:val="TableBody"/>
              <w:rPr>
                <w:u w:val="single"/>
              </w:rPr>
            </w:pPr>
            <w:r w:rsidRPr="00C41274">
              <w:rPr>
                <w:b/>
              </w:rPr>
              <w:t>OK</w:t>
            </w:r>
          </w:p>
        </w:tc>
      </w:tr>
      <w:tr w:rsidR="00975CC4" w:rsidRPr="00671C8B" w14:paraId="40222651" w14:textId="77777777" w:rsidTr="00166AF3">
        <w:trPr>
          <w:trHeight w:val="1182"/>
        </w:trPr>
        <w:tc>
          <w:tcPr>
            <w:tcW w:w="1728" w:type="dxa"/>
          </w:tcPr>
          <w:p w14:paraId="352A3995" w14:textId="77777777" w:rsidR="00975CC4" w:rsidRPr="00C41274" w:rsidRDefault="00975CC4" w:rsidP="00166AF3">
            <w:pPr>
              <w:pStyle w:val="TableBody"/>
              <w:rPr>
                <w:i/>
              </w:rPr>
            </w:pPr>
            <w:r w:rsidRPr="00C41274">
              <w:rPr>
                <w:i/>
              </w:rPr>
              <w:t>Read command</w:t>
            </w:r>
          </w:p>
          <w:p w14:paraId="2FEFE91D" w14:textId="77777777" w:rsidR="00975CC4" w:rsidRPr="00C41274" w:rsidRDefault="00975CC4" w:rsidP="00166AF3">
            <w:pPr>
              <w:pStyle w:val="TableBody"/>
            </w:pPr>
          </w:p>
          <w:p w14:paraId="21CECB2A" w14:textId="77777777" w:rsidR="00975CC4" w:rsidRPr="00C41274" w:rsidRDefault="00975CC4" w:rsidP="00166AF3">
            <w:pPr>
              <w:pStyle w:val="TableBody"/>
              <w:rPr>
                <w:u w:val="single"/>
              </w:rPr>
            </w:pPr>
            <w:r w:rsidRPr="00C41274">
              <w:rPr>
                <w:u w:val="single"/>
              </w:rPr>
              <w:t>Syntax</w:t>
            </w:r>
          </w:p>
          <w:p w14:paraId="1554C4A1" w14:textId="77777777" w:rsidR="00975CC4" w:rsidRPr="00671C8B" w:rsidRDefault="00975CC4" w:rsidP="00166AF3">
            <w:pPr>
              <w:pStyle w:val="TableBody"/>
              <w:rPr>
                <w:u w:val="single"/>
              </w:rPr>
            </w:pPr>
            <w:r w:rsidRPr="00C41274">
              <w:rPr>
                <w:b/>
              </w:rPr>
              <w:t>AT+CMER?</w:t>
            </w:r>
          </w:p>
        </w:tc>
        <w:tc>
          <w:tcPr>
            <w:tcW w:w="7560" w:type="dxa"/>
          </w:tcPr>
          <w:p w14:paraId="70081B11" w14:textId="77777777" w:rsidR="00975CC4" w:rsidRPr="00C41274" w:rsidRDefault="00975CC4" w:rsidP="00166AF3">
            <w:pPr>
              <w:pStyle w:val="TableBody"/>
              <w:rPr>
                <w:u w:val="single"/>
              </w:rPr>
            </w:pPr>
          </w:p>
          <w:p w14:paraId="02035F6E" w14:textId="77777777" w:rsidR="00975CC4" w:rsidRPr="00C41274" w:rsidRDefault="00975CC4" w:rsidP="00166AF3">
            <w:pPr>
              <w:pStyle w:val="TableBody"/>
              <w:rPr>
                <w:u w:val="single"/>
              </w:rPr>
            </w:pPr>
          </w:p>
          <w:p w14:paraId="5670A300" w14:textId="77777777" w:rsidR="00975CC4" w:rsidRPr="00C41274" w:rsidRDefault="00975CC4" w:rsidP="00166AF3">
            <w:pPr>
              <w:pStyle w:val="TableBody"/>
              <w:rPr>
                <w:u w:val="single"/>
              </w:rPr>
            </w:pPr>
            <w:r w:rsidRPr="00C41274">
              <w:rPr>
                <w:u w:val="single"/>
              </w:rPr>
              <w:t>Response</w:t>
            </w:r>
          </w:p>
          <w:p w14:paraId="3A2A1F01" w14:textId="77777777" w:rsidR="00975CC4" w:rsidRPr="00C41274" w:rsidRDefault="00975CC4" w:rsidP="00166AF3">
            <w:pPr>
              <w:pStyle w:val="TableBody"/>
              <w:rPr>
                <w:b/>
              </w:rPr>
            </w:pPr>
            <w:r w:rsidRPr="00C41274">
              <w:rPr>
                <w:b/>
              </w:rPr>
              <w:t>+CMER: &lt;mode&gt;,&lt;keyp&gt;,&lt;disp&gt;,&lt;ind&gt;,&lt;bfr&gt;</w:t>
            </w:r>
          </w:p>
          <w:p w14:paraId="7CF43856" w14:textId="77777777" w:rsidR="00975CC4" w:rsidRPr="00671C8B" w:rsidRDefault="00975CC4" w:rsidP="00166AF3">
            <w:pPr>
              <w:pStyle w:val="TableBody"/>
              <w:rPr>
                <w:u w:val="single"/>
              </w:rPr>
            </w:pPr>
            <w:r w:rsidRPr="00C41274">
              <w:rPr>
                <w:b/>
              </w:rPr>
              <w:t>OK</w:t>
            </w:r>
          </w:p>
        </w:tc>
      </w:tr>
      <w:tr w:rsidR="00975CC4" w:rsidRPr="00671C8B" w14:paraId="3009A70F" w14:textId="77777777" w:rsidTr="00166AF3">
        <w:trPr>
          <w:cantSplit w:val="0"/>
          <w:trHeight w:val="65"/>
        </w:trPr>
        <w:tc>
          <w:tcPr>
            <w:tcW w:w="1728" w:type="dxa"/>
          </w:tcPr>
          <w:p w14:paraId="7924BAA1" w14:textId="77777777" w:rsidR="00975CC4" w:rsidRPr="00C41274" w:rsidRDefault="00975CC4" w:rsidP="00166AF3">
            <w:pPr>
              <w:pStyle w:val="TableBody"/>
              <w:rPr>
                <w:i/>
              </w:rPr>
            </w:pPr>
            <w:r w:rsidRPr="00C41274">
              <w:rPr>
                <w:i/>
              </w:rPr>
              <w:lastRenderedPageBreak/>
              <w:t>Write command</w:t>
            </w:r>
          </w:p>
          <w:p w14:paraId="11189E17" w14:textId="77777777" w:rsidR="00975CC4" w:rsidRPr="00C41274" w:rsidRDefault="00975CC4" w:rsidP="00166AF3">
            <w:pPr>
              <w:pStyle w:val="TableBody"/>
            </w:pPr>
          </w:p>
          <w:p w14:paraId="78758589" w14:textId="77777777" w:rsidR="00975CC4" w:rsidRPr="00C41274" w:rsidRDefault="00975CC4" w:rsidP="00166AF3">
            <w:pPr>
              <w:pStyle w:val="TableBody"/>
              <w:rPr>
                <w:u w:val="single"/>
              </w:rPr>
            </w:pPr>
            <w:r w:rsidRPr="00C41274">
              <w:rPr>
                <w:u w:val="single"/>
              </w:rPr>
              <w:t>Syntax</w:t>
            </w:r>
          </w:p>
          <w:p w14:paraId="4F90C6EA" w14:textId="77777777" w:rsidR="00975CC4" w:rsidRPr="00671C8B" w:rsidRDefault="00975CC4" w:rsidP="00166AF3">
            <w:pPr>
              <w:pStyle w:val="TableBody"/>
            </w:pPr>
            <w:r w:rsidRPr="009A46FC">
              <w:rPr>
                <w:b/>
              </w:rPr>
              <w:t>AT+CMER=</w:t>
            </w:r>
            <w:r>
              <w:rPr>
                <w:b/>
              </w:rPr>
              <w:br/>
            </w:r>
            <w:r w:rsidRPr="009A46FC">
              <w:rPr>
                <w:b/>
              </w:rPr>
              <w:t>[&lt;mode&gt;[,&lt;keyp&gt;[,&lt;disp&gt;[,&lt;ind&gt;</w:t>
            </w:r>
            <w:r>
              <w:rPr>
                <w:b/>
              </w:rPr>
              <w:br/>
            </w:r>
            <w:r w:rsidRPr="009A46FC">
              <w:rPr>
                <w:b/>
              </w:rPr>
              <w:t>[,&lt;bfr&gt;]]]]]</w:t>
            </w:r>
          </w:p>
        </w:tc>
        <w:tc>
          <w:tcPr>
            <w:tcW w:w="7560" w:type="dxa"/>
          </w:tcPr>
          <w:p w14:paraId="002BD973" w14:textId="77777777" w:rsidR="00975CC4" w:rsidRPr="00C41274" w:rsidRDefault="00975CC4" w:rsidP="00166AF3">
            <w:pPr>
              <w:pStyle w:val="TableBody"/>
            </w:pPr>
          </w:p>
          <w:p w14:paraId="2D41CD79" w14:textId="77777777" w:rsidR="00975CC4" w:rsidRPr="00C41274" w:rsidRDefault="00975CC4" w:rsidP="00166AF3">
            <w:pPr>
              <w:pStyle w:val="TableBody"/>
            </w:pPr>
          </w:p>
          <w:p w14:paraId="50745361" w14:textId="77777777" w:rsidR="00975CC4" w:rsidRPr="00C41274" w:rsidRDefault="00975CC4" w:rsidP="00166AF3">
            <w:pPr>
              <w:pStyle w:val="TableBody"/>
              <w:rPr>
                <w:u w:val="single"/>
              </w:rPr>
            </w:pPr>
            <w:r w:rsidRPr="00C41274">
              <w:rPr>
                <w:u w:val="single"/>
              </w:rPr>
              <w:t>Response</w:t>
            </w:r>
          </w:p>
          <w:p w14:paraId="19AF8FD9" w14:textId="77777777" w:rsidR="00975CC4" w:rsidRDefault="00975CC4" w:rsidP="00166AF3">
            <w:pPr>
              <w:pStyle w:val="TableBody"/>
              <w:rPr>
                <w:b/>
              </w:rPr>
            </w:pPr>
            <w:r w:rsidRPr="00C41274">
              <w:rPr>
                <w:b/>
              </w:rPr>
              <w:t>OK</w:t>
            </w:r>
          </w:p>
          <w:p w14:paraId="7F2E48FA" w14:textId="77777777" w:rsidR="00975CC4" w:rsidRDefault="00975CC4" w:rsidP="00166AF3">
            <w:pPr>
              <w:pStyle w:val="TableBody"/>
              <w:rPr>
                <w:b/>
              </w:rPr>
            </w:pPr>
          </w:p>
          <w:p w14:paraId="2DB29429" w14:textId="77777777" w:rsidR="00975CC4" w:rsidRDefault="00975CC4" w:rsidP="00166AF3">
            <w:pPr>
              <w:pStyle w:val="TableBody"/>
            </w:pPr>
            <w:r>
              <w:t>or</w:t>
            </w:r>
          </w:p>
          <w:p w14:paraId="36EAADC1" w14:textId="77777777" w:rsidR="00975CC4" w:rsidRDefault="00975CC4" w:rsidP="00166AF3">
            <w:pPr>
              <w:pStyle w:val="TableBody"/>
              <w:rPr>
                <w:b/>
              </w:rPr>
            </w:pPr>
            <w:r w:rsidRPr="00CB4B23">
              <w:rPr>
                <w:b/>
              </w:rPr>
              <w:t>+CME ERROR: &lt;err&gt;</w:t>
            </w:r>
          </w:p>
          <w:p w14:paraId="64189C2E" w14:textId="77777777" w:rsidR="00975CC4" w:rsidRPr="00E52399" w:rsidRDefault="00975CC4" w:rsidP="00166AF3">
            <w:pPr>
              <w:pStyle w:val="TableBody"/>
              <w:rPr>
                <w:b/>
              </w:rPr>
            </w:pPr>
          </w:p>
          <w:p w14:paraId="1F2C6D1A" w14:textId="77777777" w:rsidR="00975CC4" w:rsidRPr="00C41274" w:rsidRDefault="00975CC4" w:rsidP="00166AF3">
            <w:pPr>
              <w:pStyle w:val="TableBody"/>
              <w:rPr>
                <w:u w:val="single"/>
              </w:rPr>
            </w:pPr>
            <w:r w:rsidRPr="00C41274">
              <w:rPr>
                <w:u w:val="single"/>
              </w:rPr>
              <w:t>Parameters</w:t>
            </w:r>
          </w:p>
          <w:p w14:paraId="06623080" w14:textId="77777777" w:rsidR="00975CC4" w:rsidRPr="00C41274" w:rsidRDefault="00975CC4" w:rsidP="00166AF3">
            <w:pPr>
              <w:pStyle w:val="TableBody"/>
            </w:pPr>
            <w:r w:rsidRPr="00C41274">
              <w:rPr>
                <w:b/>
              </w:rPr>
              <w:t>&lt;mode&gt;</w:t>
            </w:r>
            <w:r>
              <w:tab/>
            </w:r>
            <w:r>
              <w:rPr>
                <w:u w:val="single"/>
              </w:rPr>
              <w:t>0</w:t>
            </w:r>
            <w:r w:rsidRPr="00C15AFD">
              <w:tab/>
            </w:r>
            <w:r>
              <w:t>B</w:t>
            </w:r>
            <w:r w:rsidRPr="00C41274">
              <w:t xml:space="preserve">uffer unsolicited result codes in the TA; if TA result code buffer is full, </w:t>
            </w:r>
            <w:r>
              <w:tab/>
            </w:r>
            <w:r>
              <w:tab/>
            </w:r>
            <w:r>
              <w:tab/>
            </w:r>
            <w:r w:rsidRPr="00C41274">
              <w:t>codes can be</w:t>
            </w:r>
            <w:r>
              <w:t xml:space="preserve"> </w:t>
            </w:r>
            <w:r>
              <w:tab/>
            </w:r>
            <w:r w:rsidRPr="00C41274">
              <w:t>buffered in some other place or t</w:t>
            </w:r>
            <w:r>
              <w:t xml:space="preserve">he oldest ones can be </w:t>
            </w:r>
            <w:r>
              <w:tab/>
            </w:r>
            <w:r>
              <w:tab/>
            </w:r>
            <w:r>
              <w:tab/>
            </w:r>
            <w:r>
              <w:tab/>
              <w:t>discarded</w:t>
            </w:r>
          </w:p>
          <w:p w14:paraId="7FEB5EDC" w14:textId="77777777" w:rsidR="00975CC4" w:rsidRDefault="00975CC4" w:rsidP="00166AF3">
            <w:pPr>
              <w:pStyle w:val="TableBody"/>
            </w:pPr>
            <w:r>
              <w:tab/>
            </w:r>
            <w:r>
              <w:tab/>
              <w:t>1</w:t>
            </w:r>
            <w:r>
              <w:tab/>
              <w:t>D</w:t>
            </w:r>
            <w:r w:rsidRPr="00C41274">
              <w:t xml:space="preserve">iscard unsolicited result codes when </w:t>
            </w:r>
            <w:r>
              <w:t xml:space="preserve">the </w:t>
            </w:r>
            <w:r w:rsidRPr="00C41274">
              <w:t xml:space="preserve">TA-TE link is reserved (e.g. </w:t>
            </w:r>
            <w:r>
              <w:tab/>
            </w:r>
            <w:r>
              <w:tab/>
            </w:r>
            <w:r>
              <w:tab/>
            </w:r>
            <w:r>
              <w:tab/>
            </w:r>
            <w:r w:rsidRPr="00C41274">
              <w:t>in on-line data</w:t>
            </w:r>
            <w:r>
              <w:t xml:space="preserve"> </w:t>
            </w:r>
            <w:r w:rsidRPr="00C41274">
              <w:t>mode); otherwise forward them directly to the TE</w:t>
            </w:r>
          </w:p>
          <w:p w14:paraId="03A31F41" w14:textId="77777777" w:rsidR="00975CC4" w:rsidRDefault="00975CC4" w:rsidP="00166AF3">
            <w:pPr>
              <w:pStyle w:val="TableBody"/>
            </w:pPr>
            <w:r>
              <w:tab/>
            </w:r>
            <w:r>
              <w:tab/>
              <w:t>2</w:t>
            </w:r>
            <w:r>
              <w:tab/>
              <w:t>B</w:t>
            </w:r>
            <w:r w:rsidRPr="006E0A1B">
              <w:t>uffer unsolicited</w:t>
            </w:r>
            <w:r>
              <w:t xml:space="preserve"> result codes in the TA when the TA-</w:t>
            </w:r>
            <w:r w:rsidRPr="006E0A1B">
              <w:t>TE li</w:t>
            </w:r>
            <w:r>
              <w:t xml:space="preserve">nk is </w:t>
            </w:r>
            <w:r>
              <w:tab/>
            </w:r>
            <w:r>
              <w:tab/>
            </w:r>
            <w:r>
              <w:tab/>
            </w:r>
            <w:r>
              <w:tab/>
              <w:t xml:space="preserve">reserved (e.g. in online </w:t>
            </w:r>
            <w:r w:rsidRPr="006E0A1B">
              <w:t>data mode) and flush them to the TE after</w:t>
            </w:r>
            <w:r>
              <w:t xml:space="preserve"> </w:t>
            </w:r>
            <w:r>
              <w:tab/>
            </w:r>
            <w:r>
              <w:tab/>
            </w:r>
            <w:r>
              <w:tab/>
            </w:r>
            <w:r>
              <w:tab/>
            </w:r>
            <w:r w:rsidRPr="006E0A1B">
              <w:t>reservation; otherwise forward them</w:t>
            </w:r>
            <w:r>
              <w:t xml:space="preserve"> </w:t>
            </w:r>
            <w:r w:rsidRPr="006E0A1B">
              <w:t>directly to the TE</w:t>
            </w:r>
          </w:p>
          <w:p w14:paraId="23F2A182" w14:textId="77777777" w:rsidR="00975CC4" w:rsidRDefault="00975CC4" w:rsidP="00166AF3">
            <w:pPr>
              <w:pStyle w:val="TableBody"/>
            </w:pPr>
          </w:p>
          <w:p w14:paraId="2E2AC81A" w14:textId="77777777" w:rsidR="00975CC4" w:rsidRDefault="00975CC4" w:rsidP="00166AF3">
            <w:pPr>
              <w:pStyle w:val="TableBody"/>
            </w:pPr>
            <w:r w:rsidRPr="00C41274">
              <w:rPr>
                <w:b/>
              </w:rPr>
              <w:t>&lt;keyp&gt;</w:t>
            </w:r>
            <w:r w:rsidRPr="00C41274">
              <w:tab/>
            </w:r>
            <w:r w:rsidRPr="006B2A81">
              <w:rPr>
                <w:u w:val="single"/>
              </w:rPr>
              <w:t>0</w:t>
            </w:r>
            <w:r w:rsidRPr="00C41274">
              <w:tab/>
            </w:r>
            <w:r>
              <w:t>N</w:t>
            </w:r>
            <w:r w:rsidRPr="00C41274">
              <w:t>o keypad event reporting</w:t>
            </w:r>
          </w:p>
          <w:p w14:paraId="3A4B590C" w14:textId="77777777" w:rsidR="00975CC4" w:rsidRPr="00C41274" w:rsidRDefault="00975CC4" w:rsidP="00166AF3">
            <w:pPr>
              <w:pStyle w:val="TableBody"/>
              <w:rPr>
                <w:lang w:eastAsia="zh-CN"/>
              </w:rPr>
            </w:pPr>
          </w:p>
          <w:p w14:paraId="77A405C3" w14:textId="77777777" w:rsidR="00975CC4" w:rsidRDefault="00975CC4" w:rsidP="00166AF3">
            <w:pPr>
              <w:pStyle w:val="TableBody"/>
            </w:pPr>
            <w:r w:rsidRPr="00C41274">
              <w:rPr>
                <w:b/>
              </w:rPr>
              <w:t>&lt;disp&gt;</w:t>
            </w:r>
            <w:r>
              <w:tab/>
            </w:r>
            <w:r w:rsidRPr="006B2A81">
              <w:rPr>
                <w:u w:val="single"/>
              </w:rPr>
              <w:t>0</w:t>
            </w:r>
            <w:r>
              <w:tab/>
              <w:t>N</w:t>
            </w:r>
            <w:r w:rsidRPr="00C41274">
              <w:t>o display event reporting</w:t>
            </w:r>
          </w:p>
          <w:p w14:paraId="6A7DF2F6" w14:textId="77777777" w:rsidR="00975CC4" w:rsidRPr="00C41274" w:rsidRDefault="00975CC4" w:rsidP="00166AF3">
            <w:pPr>
              <w:pStyle w:val="TableBody"/>
            </w:pPr>
          </w:p>
          <w:p w14:paraId="7CDEC192" w14:textId="77777777" w:rsidR="00975CC4" w:rsidRPr="00C41274" w:rsidRDefault="00975CC4" w:rsidP="00166AF3">
            <w:pPr>
              <w:pStyle w:val="TableBody"/>
            </w:pPr>
            <w:r w:rsidRPr="00C41274">
              <w:rPr>
                <w:b/>
              </w:rPr>
              <w:t>&lt;ind&gt;</w:t>
            </w:r>
            <w:r>
              <w:tab/>
            </w:r>
            <w:r w:rsidRPr="00C41274">
              <w:tab/>
            </w:r>
            <w:r w:rsidRPr="006B2A81">
              <w:rPr>
                <w:u w:val="single"/>
              </w:rPr>
              <w:t>0</w:t>
            </w:r>
            <w:r w:rsidRPr="00C41274">
              <w:tab/>
            </w:r>
            <w:r>
              <w:t>N</w:t>
            </w:r>
            <w:r w:rsidRPr="00C41274">
              <w:t>o indicator event reporting</w:t>
            </w:r>
          </w:p>
          <w:p w14:paraId="08B50810" w14:textId="77777777" w:rsidR="00975CC4" w:rsidRDefault="00975CC4" w:rsidP="00166AF3">
            <w:pPr>
              <w:pStyle w:val="TableBody"/>
              <w:rPr>
                <w:lang w:eastAsia="zh-CN"/>
              </w:rPr>
            </w:pPr>
            <w:r>
              <w:tab/>
            </w:r>
            <w:r>
              <w:tab/>
            </w:r>
            <w:r w:rsidRPr="00C41274">
              <w:t>1</w:t>
            </w:r>
            <w:r w:rsidRPr="00C41274">
              <w:tab/>
            </w:r>
            <w:r>
              <w:t>I</w:t>
            </w:r>
            <w:r w:rsidRPr="00C41274">
              <w:t xml:space="preserve">ndicator event reporting using result code </w:t>
            </w:r>
            <w:r w:rsidRPr="00C15AFD">
              <w:rPr>
                <w:b/>
              </w:rPr>
              <w:t>+CIEV: &lt;ind&gt;,&lt;value&gt;</w:t>
            </w:r>
            <w:r w:rsidRPr="00C41274">
              <w:t xml:space="preserve">. </w:t>
            </w:r>
            <w:r>
              <w:tab/>
            </w:r>
            <w:r>
              <w:tab/>
            </w:r>
            <w:r>
              <w:tab/>
            </w:r>
            <w:r>
              <w:tab/>
            </w:r>
            <w:r w:rsidRPr="00C41274">
              <w:t xml:space="preserve">&lt;ind&gt; indicates the </w:t>
            </w:r>
            <w:r>
              <w:t xml:space="preserve">indicator order number (as </w:t>
            </w:r>
            <w:r w:rsidRPr="00C41274">
              <w:t xml:space="preserve">specified for </w:t>
            </w:r>
            <w:r>
              <w:t>+</w:t>
            </w:r>
            <w:r w:rsidRPr="00C41274">
              <w:t xml:space="preserve">CIND) </w:t>
            </w:r>
            <w:r>
              <w:tab/>
            </w:r>
            <w:r>
              <w:tab/>
            </w:r>
            <w:r>
              <w:tab/>
            </w:r>
            <w:r>
              <w:tab/>
            </w:r>
            <w:r w:rsidRPr="00C41274">
              <w:t xml:space="preserve">and &lt;value&gt; is the new value of </w:t>
            </w:r>
            <w:r>
              <w:t xml:space="preserve">the </w:t>
            </w:r>
            <w:r w:rsidRPr="00C41274">
              <w:t>indicator. Only indicator events</w:t>
            </w:r>
            <w:r>
              <w:t xml:space="preserve"> </w:t>
            </w:r>
            <w:r>
              <w:tab/>
            </w:r>
            <w:r>
              <w:tab/>
            </w:r>
            <w:r>
              <w:tab/>
            </w:r>
            <w:r>
              <w:tab/>
            </w:r>
            <w:r w:rsidRPr="00C41274">
              <w:t>which are not caused by +CIND shall be</w:t>
            </w:r>
            <w:r>
              <w:t xml:space="preserve"> </w:t>
            </w:r>
            <w:r>
              <w:tab/>
            </w:r>
            <w:r w:rsidRPr="00C41274">
              <w:t xml:space="preserve">indicated by the TA to the </w:t>
            </w:r>
            <w:r>
              <w:tab/>
            </w:r>
            <w:r>
              <w:tab/>
            </w:r>
            <w:r>
              <w:tab/>
            </w:r>
            <w:r>
              <w:tab/>
            </w:r>
            <w:r w:rsidRPr="00C41274">
              <w:t>TE</w:t>
            </w:r>
            <w:r>
              <w:t xml:space="preserve">. </w:t>
            </w:r>
          </w:p>
          <w:p w14:paraId="2402F168" w14:textId="77777777" w:rsidR="00975CC4" w:rsidRDefault="00975CC4" w:rsidP="00166AF3">
            <w:pPr>
              <w:pStyle w:val="TableBody"/>
              <w:rPr>
                <w:lang w:eastAsia="zh-CN"/>
              </w:rPr>
            </w:pPr>
          </w:p>
          <w:p w14:paraId="1FF3E0F9" w14:textId="77777777" w:rsidR="00975CC4" w:rsidRDefault="00975CC4" w:rsidP="00166AF3">
            <w:pPr>
              <w:pStyle w:val="TableBody"/>
            </w:pPr>
            <w:r w:rsidRPr="00C41274">
              <w:rPr>
                <w:b/>
              </w:rPr>
              <w:t>&lt;bfr&gt;</w:t>
            </w:r>
            <w:r w:rsidRPr="00C41274">
              <w:tab/>
            </w:r>
            <w:r w:rsidRPr="00C41274">
              <w:tab/>
            </w:r>
            <w:r w:rsidRPr="006B2A81">
              <w:rPr>
                <w:u w:val="single"/>
              </w:rPr>
              <w:t>0</w:t>
            </w:r>
            <w:r w:rsidRPr="00C41274">
              <w:tab/>
              <w:t xml:space="preserve">TA buffer of unsolicited result codes defined within this command is </w:t>
            </w:r>
            <w:r>
              <w:tab/>
            </w:r>
            <w:r>
              <w:tab/>
            </w:r>
            <w:r>
              <w:tab/>
            </w:r>
            <w:r>
              <w:tab/>
            </w:r>
            <w:r w:rsidRPr="00C41274">
              <w:t xml:space="preserve">cleared when </w:t>
            </w:r>
            <w:r>
              <w:tab/>
            </w:r>
            <w:r w:rsidRPr="00C41274">
              <w:t>&lt;mode&gt;</w:t>
            </w:r>
            <w:r>
              <w:t>=</w:t>
            </w:r>
            <w:r w:rsidRPr="00C41274">
              <w:t xml:space="preserve">1 </w:t>
            </w:r>
            <w:r>
              <w:t xml:space="preserve">or 2 </w:t>
            </w:r>
            <w:r w:rsidRPr="00C41274">
              <w:t>is entered</w:t>
            </w:r>
            <w:r>
              <w:t>.</w:t>
            </w:r>
          </w:p>
          <w:p w14:paraId="6A0A8127" w14:textId="77777777" w:rsidR="00975CC4" w:rsidRPr="00671C8B" w:rsidRDefault="00975CC4" w:rsidP="00166AF3">
            <w:pPr>
              <w:pStyle w:val="TableBody"/>
            </w:pPr>
            <w:r>
              <w:tab/>
            </w:r>
            <w:r>
              <w:tab/>
              <w:t>1</w:t>
            </w:r>
            <w:r>
              <w:tab/>
            </w:r>
            <w:r w:rsidRPr="006E0A1B">
              <w:t xml:space="preserve">TA buffer of unsolicited result codes defined within this command is </w:t>
            </w:r>
            <w:r>
              <w:tab/>
            </w:r>
            <w:r>
              <w:tab/>
            </w:r>
            <w:r>
              <w:tab/>
            </w:r>
            <w:r>
              <w:tab/>
            </w:r>
            <w:r w:rsidRPr="006E0A1B">
              <w:t xml:space="preserve">flushed to </w:t>
            </w:r>
            <w:r>
              <w:t>the TE when &lt;mode&gt;=</w:t>
            </w:r>
            <w:r w:rsidRPr="006E0A1B">
              <w:t>1</w:t>
            </w:r>
            <w:r>
              <w:t xml:space="preserve"> or </w:t>
            </w:r>
            <w:r w:rsidRPr="006E0A1B">
              <w:t xml:space="preserve">2 is entered (OK response shall </w:t>
            </w:r>
            <w:r>
              <w:tab/>
            </w:r>
            <w:r>
              <w:tab/>
            </w:r>
            <w:r>
              <w:tab/>
            </w:r>
            <w:r>
              <w:tab/>
            </w:r>
            <w:r w:rsidRPr="006E0A1B">
              <w:t>be given before flushing the codes)</w:t>
            </w:r>
          </w:p>
        </w:tc>
      </w:tr>
      <w:tr w:rsidR="00975CC4" w:rsidRPr="00671C8B" w14:paraId="569CE83A" w14:textId="77777777" w:rsidTr="00166AF3">
        <w:trPr>
          <w:trHeight w:val="65"/>
        </w:trPr>
        <w:tc>
          <w:tcPr>
            <w:tcW w:w="1728" w:type="dxa"/>
          </w:tcPr>
          <w:p w14:paraId="7D5AC7E2" w14:textId="77777777" w:rsidR="00975CC4" w:rsidRPr="00671C8B" w:rsidRDefault="00975CC4" w:rsidP="00166AF3">
            <w:pPr>
              <w:pStyle w:val="TableBody"/>
              <w:rPr>
                <w:i/>
              </w:rPr>
            </w:pPr>
            <w:r w:rsidRPr="00671C8B">
              <w:rPr>
                <w:i/>
              </w:rPr>
              <w:t>Unsolicited Notification</w:t>
            </w:r>
          </w:p>
        </w:tc>
        <w:tc>
          <w:tcPr>
            <w:tcW w:w="7560" w:type="dxa"/>
          </w:tcPr>
          <w:p w14:paraId="1EB31659" w14:textId="77777777" w:rsidR="00975CC4" w:rsidRDefault="00975CC4" w:rsidP="00166AF3">
            <w:pPr>
              <w:pStyle w:val="TableBody"/>
              <w:rPr>
                <w:u w:val="single"/>
              </w:rPr>
            </w:pPr>
            <w:r>
              <w:rPr>
                <w:u w:val="single"/>
              </w:rPr>
              <w:t>Responses</w:t>
            </w:r>
          </w:p>
          <w:p w14:paraId="576D27E0" w14:textId="77777777" w:rsidR="00975CC4" w:rsidRDefault="00975CC4" w:rsidP="0059466D">
            <w:pPr>
              <w:pStyle w:val="TableBody"/>
              <w:numPr>
                <w:ilvl w:val="0"/>
                <w:numId w:val="123"/>
              </w:numPr>
            </w:pPr>
            <w:r w:rsidRPr="00EE72D2">
              <w:rPr>
                <w:b/>
              </w:rPr>
              <w:t>+CIEV: 1,(0-5)</w:t>
            </w:r>
            <w:r w:rsidRPr="008230F6">
              <w:t xml:space="preserve"> indicates the battery charging level</w:t>
            </w:r>
          </w:p>
          <w:p w14:paraId="119FAA86" w14:textId="77777777" w:rsidR="00975CC4" w:rsidRDefault="00975CC4" w:rsidP="0059466D">
            <w:pPr>
              <w:pStyle w:val="TableBody"/>
              <w:numPr>
                <w:ilvl w:val="0"/>
                <w:numId w:val="123"/>
              </w:numPr>
            </w:pPr>
            <w:r w:rsidRPr="00EE72D2">
              <w:rPr>
                <w:b/>
              </w:rPr>
              <w:t>+CIEV: 2,(0-5)</w:t>
            </w:r>
            <w:r w:rsidRPr="008230F6">
              <w:t xml:space="preserve"> indicates the </w:t>
            </w:r>
            <w:r>
              <w:t xml:space="preserve">received signal </w:t>
            </w:r>
            <w:r w:rsidRPr="008230F6">
              <w:t>level</w:t>
            </w:r>
          </w:p>
          <w:p w14:paraId="355D8A9B" w14:textId="77777777" w:rsidR="00975CC4" w:rsidRDefault="00975CC4" w:rsidP="0059466D">
            <w:pPr>
              <w:pStyle w:val="TableBody"/>
              <w:numPr>
                <w:ilvl w:val="0"/>
                <w:numId w:val="123"/>
              </w:numPr>
            </w:pPr>
            <w:r w:rsidRPr="00EE72D2">
              <w:rPr>
                <w:b/>
              </w:rPr>
              <w:t>+CIEV: 3,(0-1)</w:t>
            </w:r>
            <w:r w:rsidRPr="008230F6">
              <w:t xml:space="preserve"> indicates the </w:t>
            </w:r>
            <w:r>
              <w:t>network service status</w:t>
            </w:r>
          </w:p>
          <w:p w14:paraId="609B316D" w14:textId="77777777" w:rsidR="00975CC4" w:rsidRDefault="00975CC4" w:rsidP="0059466D">
            <w:pPr>
              <w:pStyle w:val="TableBulleted"/>
              <w:numPr>
                <w:ilvl w:val="0"/>
                <w:numId w:val="123"/>
              </w:numPr>
              <w:tabs>
                <w:tab w:val="clear" w:pos="312"/>
              </w:tabs>
            </w:pPr>
            <w:commentRangeStart w:id="4661"/>
            <w:r w:rsidRPr="00EE72D2">
              <w:rPr>
                <w:b/>
              </w:rPr>
              <w:t xml:space="preserve">+CIEV: </w:t>
            </w:r>
            <w:r>
              <w:rPr>
                <w:b/>
              </w:rPr>
              <w:t>4</w:t>
            </w:r>
            <w:r w:rsidRPr="00EE72D2">
              <w:rPr>
                <w:b/>
              </w:rPr>
              <w:t>,(0-1)</w:t>
            </w:r>
            <w:r w:rsidRPr="008230F6">
              <w:t xml:space="preserve"> indicates the </w:t>
            </w:r>
            <w:r>
              <w:t>message status</w:t>
            </w:r>
            <w:commentRangeEnd w:id="4661"/>
            <w:r>
              <w:rPr>
                <w:rStyle w:val="CommentReference"/>
                <w:rFonts w:ascii="Verdana" w:eastAsia="Times New Roman" w:hAnsi="Verdana" w:cs="Times New Roman"/>
                <w:lang w:eastAsia="en-US"/>
              </w:rPr>
              <w:commentReference w:id="4661"/>
            </w:r>
          </w:p>
          <w:p w14:paraId="3CC409A0" w14:textId="77777777" w:rsidR="00975CC4" w:rsidRDefault="00975CC4" w:rsidP="0059466D">
            <w:pPr>
              <w:pStyle w:val="TableBody"/>
              <w:numPr>
                <w:ilvl w:val="0"/>
                <w:numId w:val="123"/>
              </w:numPr>
            </w:pPr>
            <w:r w:rsidRPr="00EE72D2">
              <w:rPr>
                <w:b/>
              </w:rPr>
              <w:t>+CIEV: 5,(0-1)</w:t>
            </w:r>
            <w:r w:rsidRPr="008230F6">
              <w:t xml:space="preserve"> indicates the </w:t>
            </w:r>
            <w:r>
              <w:t>active call status</w:t>
            </w:r>
          </w:p>
          <w:p w14:paraId="47B20F99" w14:textId="77777777" w:rsidR="00975CC4" w:rsidRDefault="00975CC4" w:rsidP="0059466D">
            <w:pPr>
              <w:pStyle w:val="TableBody"/>
              <w:numPr>
                <w:ilvl w:val="0"/>
                <w:numId w:val="123"/>
              </w:numPr>
            </w:pPr>
            <w:r w:rsidRPr="00EE72D2">
              <w:rPr>
                <w:b/>
              </w:rPr>
              <w:t>+CIEV: 6,(0-1)</w:t>
            </w:r>
            <w:r w:rsidRPr="008230F6">
              <w:t xml:space="preserve"> indicates the </w:t>
            </w:r>
            <w:r>
              <w:t>roaming status</w:t>
            </w:r>
          </w:p>
          <w:p w14:paraId="150D3D92" w14:textId="77777777" w:rsidR="00975CC4" w:rsidRDefault="00975CC4" w:rsidP="0059466D">
            <w:pPr>
              <w:pStyle w:val="TableBody"/>
              <w:numPr>
                <w:ilvl w:val="0"/>
                <w:numId w:val="123"/>
              </w:numPr>
            </w:pPr>
            <w:commentRangeStart w:id="4662"/>
            <w:r w:rsidRPr="00EE72D2">
              <w:rPr>
                <w:b/>
              </w:rPr>
              <w:t xml:space="preserve">+CIEV: </w:t>
            </w:r>
            <w:r>
              <w:rPr>
                <w:b/>
              </w:rPr>
              <w:t>7</w:t>
            </w:r>
            <w:r w:rsidRPr="00EE72D2">
              <w:rPr>
                <w:b/>
              </w:rPr>
              <w:t>,(0-1)</w:t>
            </w:r>
            <w:r w:rsidRPr="008230F6">
              <w:t xml:space="preserve"> indicates the </w:t>
            </w:r>
            <w:r>
              <w:t>sms full status</w:t>
            </w:r>
            <w:commentRangeEnd w:id="4662"/>
            <w:r>
              <w:rPr>
                <w:rStyle w:val="CommentReference"/>
                <w:rFonts w:ascii="Verdana" w:hAnsi="Verdana" w:cs="Times New Roman"/>
                <w:lang w:eastAsia="en-US"/>
              </w:rPr>
              <w:commentReference w:id="4662"/>
            </w:r>
          </w:p>
          <w:p w14:paraId="37FFCD7A" w14:textId="77777777" w:rsidR="00975CC4" w:rsidRDefault="00975CC4" w:rsidP="00166AF3">
            <w:pPr>
              <w:pStyle w:val="TableBody"/>
            </w:pPr>
          </w:p>
          <w:p w14:paraId="6B7A8714" w14:textId="77777777" w:rsidR="00975CC4" w:rsidRPr="00671C8B" w:rsidRDefault="00975CC4" w:rsidP="00166AF3">
            <w:pPr>
              <w:pStyle w:val="TableBody"/>
            </w:pPr>
            <w:r>
              <w:t>Refer to +CIND for more information regarding indicator control.</w:t>
            </w:r>
          </w:p>
        </w:tc>
      </w:tr>
      <w:tr w:rsidR="00975CC4" w:rsidRPr="00671C8B" w14:paraId="44B30498" w14:textId="77777777" w:rsidTr="00166AF3">
        <w:trPr>
          <w:cantSplit w:val="0"/>
          <w:trHeight w:val="65"/>
        </w:trPr>
        <w:tc>
          <w:tcPr>
            <w:tcW w:w="1728" w:type="dxa"/>
          </w:tcPr>
          <w:p w14:paraId="5C85CA84" w14:textId="77777777" w:rsidR="00975CC4" w:rsidRPr="00C41274" w:rsidRDefault="00975CC4" w:rsidP="00166AF3">
            <w:pPr>
              <w:pStyle w:val="TableBody"/>
              <w:rPr>
                <w:u w:val="single"/>
              </w:rPr>
            </w:pPr>
            <w:r w:rsidRPr="00C41274">
              <w:rPr>
                <w:u w:val="single"/>
              </w:rPr>
              <w:t>Reference</w:t>
            </w:r>
          </w:p>
          <w:p w14:paraId="13B714CE" w14:textId="77777777" w:rsidR="00975CC4" w:rsidRPr="00671C8B" w:rsidRDefault="00975CC4" w:rsidP="00166AF3">
            <w:pPr>
              <w:pStyle w:val="TableBody"/>
              <w:rPr>
                <w:i/>
              </w:rPr>
            </w:pPr>
            <w:r w:rsidRPr="00671C8B">
              <w:t>Sierra Wireless Proprietary</w:t>
            </w:r>
          </w:p>
        </w:tc>
        <w:tc>
          <w:tcPr>
            <w:tcW w:w="7560" w:type="dxa"/>
          </w:tcPr>
          <w:p w14:paraId="71A5D70F" w14:textId="77777777" w:rsidR="00975CC4" w:rsidRPr="00C41274" w:rsidRDefault="00975CC4" w:rsidP="00166AF3">
            <w:pPr>
              <w:pStyle w:val="TableBody"/>
              <w:rPr>
                <w:u w:val="single"/>
              </w:rPr>
            </w:pPr>
            <w:r w:rsidRPr="00C41274">
              <w:rPr>
                <w:u w:val="single"/>
              </w:rPr>
              <w:t>Notes</w:t>
            </w:r>
          </w:p>
          <w:p w14:paraId="02384B72" w14:textId="77777777" w:rsidR="00975CC4" w:rsidRPr="001E16E5" w:rsidRDefault="00975CC4" w:rsidP="00166AF3">
            <w:pPr>
              <w:pStyle w:val="TableBody"/>
            </w:pPr>
            <w:r w:rsidRPr="00430C71">
              <w:t>This command ca</w:t>
            </w:r>
            <w:r>
              <w:t>n be used without a SIM.</w:t>
            </w:r>
          </w:p>
        </w:tc>
      </w:tr>
      <w:tr w:rsidR="00975CC4" w:rsidRPr="00671C8B" w14:paraId="6A97231E" w14:textId="77777777" w:rsidTr="00166AF3">
        <w:trPr>
          <w:cantSplit w:val="0"/>
          <w:trHeight w:val="65"/>
        </w:trPr>
        <w:tc>
          <w:tcPr>
            <w:tcW w:w="1728" w:type="dxa"/>
          </w:tcPr>
          <w:p w14:paraId="22C40D32" w14:textId="77777777" w:rsidR="00975CC4" w:rsidRDefault="00975CC4" w:rsidP="00166AF3">
            <w:pPr>
              <w:pStyle w:val="TableBody"/>
              <w:pageBreakBefore/>
              <w:rPr>
                <w:u w:val="single"/>
              </w:rPr>
            </w:pPr>
            <w:r>
              <w:rPr>
                <w:u w:val="single"/>
              </w:rPr>
              <w:lastRenderedPageBreak/>
              <w:t>Example</w:t>
            </w:r>
          </w:p>
          <w:p w14:paraId="563AF6B4" w14:textId="77777777" w:rsidR="00975CC4" w:rsidRPr="00C41274" w:rsidRDefault="00975CC4" w:rsidP="00166AF3">
            <w:pPr>
              <w:pStyle w:val="TableBody"/>
              <w:rPr>
                <w:u w:val="single"/>
              </w:rPr>
            </w:pPr>
          </w:p>
        </w:tc>
        <w:tc>
          <w:tcPr>
            <w:tcW w:w="7560" w:type="dxa"/>
          </w:tcPr>
          <w:p w14:paraId="2F17326E" w14:textId="77777777" w:rsidR="00975CC4" w:rsidRPr="0083118F" w:rsidRDefault="00975CC4" w:rsidP="00166AF3">
            <w:pPr>
              <w:pStyle w:val="TableBody"/>
              <w:rPr>
                <w:b/>
              </w:rPr>
            </w:pPr>
            <w:r w:rsidRPr="0083118F">
              <w:rPr>
                <w:b/>
              </w:rPr>
              <w:t>at+cmer=?</w:t>
            </w:r>
          </w:p>
          <w:p w14:paraId="27F6740A" w14:textId="77777777" w:rsidR="00975CC4" w:rsidRPr="0083118F" w:rsidRDefault="00975CC4" w:rsidP="00166AF3">
            <w:pPr>
              <w:pStyle w:val="TableBody"/>
              <w:rPr>
                <w:b/>
              </w:rPr>
            </w:pPr>
            <w:r w:rsidRPr="0083118F">
              <w:rPr>
                <w:b/>
              </w:rPr>
              <w:t>+CMER: (1-2),0,0,(0-1),(0-1)</w:t>
            </w:r>
          </w:p>
          <w:p w14:paraId="34CE6173" w14:textId="77777777" w:rsidR="00975CC4" w:rsidRDefault="00975CC4" w:rsidP="00166AF3">
            <w:pPr>
              <w:pStyle w:val="TableBody"/>
              <w:rPr>
                <w:b/>
              </w:rPr>
            </w:pPr>
            <w:r w:rsidRPr="0083118F">
              <w:rPr>
                <w:b/>
              </w:rPr>
              <w:t>OK</w:t>
            </w:r>
          </w:p>
          <w:p w14:paraId="6C7D4CFF" w14:textId="77777777" w:rsidR="00975CC4" w:rsidRPr="0083118F" w:rsidRDefault="00975CC4" w:rsidP="00166AF3">
            <w:pPr>
              <w:pStyle w:val="TableBody"/>
              <w:rPr>
                <w:b/>
              </w:rPr>
            </w:pPr>
          </w:p>
          <w:p w14:paraId="1DFFB2C6" w14:textId="77777777" w:rsidR="00975CC4" w:rsidRPr="0083118F" w:rsidRDefault="00975CC4" w:rsidP="00166AF3">
            <w:pPr>
              <w:pStyle w:val="TableBody"/>
              <w:rPr>
                <w:b/>
              </w:rPr>
            </w:pPr>
            <w:r w:rsidRPr="0083118F">
              <w:rPr>
                <w:b/>
              </w:rPr>
              <w:t>at+cmer=2,,,1</w:t>
            </w:r>
          </w:p>
          <w:p w14:paraId="757A0B33" w14:textId="77777777" w:rsidR="00975CC4" w:rsidRDefault="00975CC4" w:rsidP="00166AF3">
            <w:pPr>
              <w:pStyle w:val="TableBody"/>
              <w:rPr>
                <w:b/>
              </w:rPr>
            </w:pPr>
            <w:r w:rsidRPr="0083118F">
              <w:rPr>
                <w:b/>
              </w:rPr>
              <w:t>OK</w:t>
            </w:r>
          </w:p>
          <w:p w14:paraId="660CA959" w14:textId="77777777" w:rsidR="00975CC4" w:rsidRPr="0083118F" w:rsidRDefault="00975CC4" w:rsidP="00166AF3">
            <w:pPr>
              <w:pStyle w:val="TableBody"/>
              <w:rPr>
                <w:b/>
              </w:rPr>
            </w:pPr>
          </w:p>
          <w:p w14:paraId="0EC9A50F" w14:textId="77777777" w:rsidR="00975CC4" w:rsidRPr="00C15AFD" w:rsidRDefault="00975CC4" w:rsidP="00166AF3">
            <w:pPr>
              <w:pStyle w:val="TableBody"/>
            </w:pPr>
            <w:r w:rsidRPr="00C15AFD">
              <w:t># mode =2 : enable indication if AT link is available</w:t>
            </w:r>
          </w:p>
          <w:p w14:paraId="68CDEF3D" w14:textId="77777777" w:rsidR="00975CC4" w:rsidRPr="00C15AFD" w:rsidRDefault="00975CC4" w:rsidP="00166AF3">
            <w:pPr>
              <w:pStyle w:val="TableBody"/>
            </w:pPr>
            <w:r w:rsidRPr="00C15AFD">
              <w:t># ind = 1 : enable indicator event report (+CIND)</w:t>
            </w:r>
          </w:p>
          <w:p w14:paraId="3F5FD93E" w14:textId="77777777" w:rsidR="00975CC4" w:rsidRPr="0083118F" w:rsidRDefault="00975CC4" w:rsidP="00166AF3">
            <w:pPr>
              <w:pStyle w:val="TableBody"/>
              <w:rPr>
                <w:b/>
              </w:rPr>
            </w:pPr>
            <w:r w:rsidRPr="0083118F">
              <w:rPr>
                <w:b/>
              </w:rPr>
              <w:t>at+cmer?</w:t>
            </w:r>
          </w:p>
          <w:p w14:paraId="5B1DF072" w14:textId="77777777" w:rsidR="00975CC4" w:rsidRPr="0083118F" w:rsidRDefault="00975CC4" w:rsidP="00166AF3">
            <w:pPr>
              <w:pStyle w:val="TableBody"/>
              <w:rPr>
                <w:b/>
              </w:rPr>
            </w:pPr>
            <w:r w:rsidRPr="0083118F">
              <w:rPr>
                <w:b/>
              </w:rPr>
              <w:t>+CMER: 2,0,0,1,0</w:t>
            </w:r>
          </w:p>
          <w:p w14:paraId="269E25D9" w14:textId="77777777" w:rsidR="00975CC4" w:rsidRPr="0083118F" w:rsidRDefault="00975CC4" w:rsidP="00166AF3">
            <w:pPr>
              <w:pStyle w:val="TableBody"/>
              <w:rPr>
                <w:b/>
              </w:rPr>
            </w:pPr>
            <w:r w:rsidRPr="0083118F">
              <w:rPr>
                <w:b/>
              </w:rPr>
              <w:t>OK</w:t>
            </w:r>
          </w:p>
          <w:p w14:paraId="1C1EC6E8" w14:textId="77777777" w:rsidR="00975CC4" w:rsidRPr="0083118F" w:rsidRDefault="00975CC4" w:rsidP="00166AF3">
            <w:pPr>
              <w:pStyle w:val="TableBody"/>
              <w:rPr>
                <w:b/>
              </w:rPr>
            </w:pPr>
          </w:p>
          <w:p w14:paraId="63C17A49" w14:textId="77777777" w:rsidR="00975CC4" w:rsidRPr="00C15AFD" w:rsidRDefault="00975CC4" w:rsidP="00166AF3">
            <w:pPr>
              <w:pStyle w:val="TableBody"/>
            </w:pPr>
            <w:r w:rsidRPr="00C15AFD">
              <w:t># +CMER setting can be preserved after boot</w:t>
            </w:r>
          </w:p>
          <w:p w14:paraId="107D31B7" w14:textId="77777777" w:rsidR="00975CC4" w:rsidRPr="0083118F" w:rsidRDefault="00975CC4" w:rsidP="00166AF3">
            <w:pPr>
              <w:pStyle w:val="TableBody"/>
              <w:rPr>
                <w:b/>
              </w:rPr>
            </w:pPr>
            <w:r w:rsidRPr="0083118F">
              <w:rPr>
                <w:b/>
              </w:rPr>
              <w:t>at+cfun=1,1</w:t>
            </w:r>
          </w:p>
          <w:p w14:paraId="2DE9023D" w14:textId="77777777" w:rsidR="00975CC4" w:rsidRDefault="00975CC4" w:rsidP="00166AF3">
            <w:pPr>
              <w:pStyle w:val="TableBody"/>
              <w:rPr>
                <w:b/>
              </w:rPr>
            </w:pPr>
            <w:r w:rsidRPr="0083118F">
              <w:rPr>
                <w:b/>
              </w:rPr>
              <w:t>OK</w:t>
            </w:r>
          </w:p>
          <w:p w14:paraId="5F079FF2" w14:textId="77777777" w:rsidR="00975CC4" w:rsidRPr="0083118F" w:rsidRDefault="00975CC4" w:rsidP="00166AF3">
            <w:pPr>
              <w:pStyle w:val="TableBody"/>
              <w:rPr>
                <w:b/>
              </w:rPr>
            </w:pPr>
          </w:p>
          <w:p w14:paraId="428FF330" w14:textId="77777777" w:rsidR="00975CC4" w:rsidRPr="0083118F" w:rsidRDefault="00975CC4" w:rsidP="00166AF3">
            <w:pPr>
              <w:pStyle w:val="TableBody"/>
              <w:rPr>
                <w:b/>
              </w:rPr>
            </w:pPr>
            <w:r w:rsidRPr="0083118F">
              <w:rPr>
                <w:b/>
              </w:rPr>
              <w:t>at+cmer?</w:t>
            </w:r>
          </w:p>
          <w:p w14:paraId="27713DF9" w14:textId="77777777" w:rsidR="00975CC4" w:rsidRPr="0083118F" w:rsidRDefault="00975CC4" w:rsidP="00166AF3">
            <w:pPr>
              <w:pStyle w:val="TableBody"/>
              <w:rPr>
                <w:b/>
              </w:rPr>
            </w:pPr>
            <w:r w:rsidRPr="0083118F">
              <w:rPr>
                <w:b/>
              </w:rPr>
              <w:t>+CMER: 2,0,0,1,0</w:t>
            </w:r>
          </w:p>
          <w:p w14:paraId="3E634283" w14:textId="77777777" w:rsidR="00975CC4" w:rsidRPr="0083118F" w:rsidRDefault="00975CC4" w:rsidP="00166AF3">
            <w:pPr>
              <w:pStyle w:val="TableBody"/>
              <w:rPr>
                <w:b/>
              </w:rPr>
            </w:pPr>
            <w:r w:rsidRPr="0083118F">
              <w:rPr>
                <w:b/>
              </w:rPr>
              <w:t>OK</w:t>
            </w:r>
          </w:p>
          <w:p w14:paraId="00FB7941" w14:textId="77777777" w:rsidR="00975CC4" w:rsidRPr="0083118F" w:rsidRDefault="00975CC4" w:rsidP="00166AF3">
            <w:pPr>
              <w:pStyle w:val="TableBody"/>
              <w:rPr>
                <w:b/>
              </w:rPr>
            </w:pPr>
          </w:p>
          <w:p w14:paraId="4A676809" w14:textId="77777777" w:rsidR="00975CC4" w:rsidRPr="00C15AFD" w:rsidRDefault="00975CC4" w:rsidP="00166AF3">
            <w:pPr>
              <w:pStyle w:val="TableBody"/>
            </w:pPr>
            <w:r w:rsidRPr="00C15AFD">
              <w:t># roaming status = 0 update on registration status change</w:t>
            </w:r>
          </w:p>
          <w:p w14:paraId="7C0F0EAA" w14:textId="77777777" w:rsidR="00975CC4" w:rsidRPr="0083118F" w:rsidRDefault="00975CC4" w:rsidP="00166AF3">
            <w:pPr>
              <w:pStyle w:val="TableBody"/>
              <w:rPr>
                <w:b/>
              </w:rPr>
            </w:pPr>
            <w:r w:rsidRPr="0083118F">
              <w:rPr>
                <w:b/>
              </w:rPr>
              <w:t>+CIEV: 6,0</w:t>
            </w:r>
          </w:p>
          <w:p w14:paraId="68B27C8D" w14:textId="77777777" w:rsidR="00975CC4" w:rsidRDefault="00975CC4" w:rsidP="00166AF3">
            <w:pPr>
              <w:pStyle w:val="TableBody"/>
              <w:rPr>
                <w:b/>
              </w:rPr>
            </w:pPr>
            <w:r w:rsidRPr="0083118F">
              <w:rPr>
                <w:b/>
              </w:rPr>
              <w:t>+PBREADY</w:t>
            </w:r>
          </w:p>
          <w:p w14:paraId="22612389" w14:textId="77777777" w:rsidR="00975CC4" w:rsidRPr="0083118F" w:rsidRDefault="00975CC4" w:rsidP="00166AF3">
            <w:pPr>
              <w:pStyle w:val="TableBody"/>
              <w:rPr>
                <w:b/>
              </w:rPr>
            </w:pPr>
          </w:p>
          <w:p w14:paraId="039D1158" w14:textId="77777777" w:rsidR="00975CC4" w:rsidRPr="00C15AFD" w:rsidRDefault="00975CC4" w:rsidP="00166AF3">
            <w:pPr>
              <w:pStyle w:val="TableBody"/>
            </w:pPr>
            <w:r w:rsidRPr="00C15AFD">
              <w:t># enable +CMER &lt;mode&gt; = 0 buffering</w:t>
            </w:r>
          </w:p>
          <w:p w14:paraId="3BAF16E4" w14:textId="77777777" w:rsidR="00975CC4" w:rsidRPr="0083118F" w:rsidRDefault="00975CC4" w:rsidP="00166AF3">
            <w:pPr>
              <w:pStyle w:val="TableBody"/>
              <w:rPr>
                <w:b/>
              </w:rPr>
            </w:pPr>
            <w:r w:rsidRPr="0083118F">
              <w:rPr>
                <w:b/>
              </w:rPr>
              <w:t>at+cmer=0</w:t>
            </w:r>
          </w:p>
          <w:p w14:paraId="470DEBF7" w14:textId="77777777" w:rsidR="00975CC4" w:rsidRDefault="00975CC4" w:rsidP="00166AF3">
            <w:pPr>
              <w:pStyle w:val="TableBody"/>
              <w:rPr>
                <w:b/>
              </w:rPr>
            </w:pPr>
            <w:r w:rsidRPr="0083118F">
              <w:rPr>
                <w:b/>
              </w:rPr>
              <w:t>OK</w:t>
            </w:r>
          </w:p>
          <w:p w14:paraId="7C2232FA" w14:textId="77777777" w:rsidR="00975CC4" w:rsidRPr="0083118F" w:rsidRDefault="00975CC4" w:rsidP="00166AF3">
            <w:pPr>
              <w:pStyle w:val="TableBody"/>
              <w:rPr>
                <w:b/>
              </w:rPr>
            </w:pPr>
          </w:p>
          <w:p w14:paraId="470A8F44" w14:textId="77777777" w:rsidR="00975CC4" w:rsidRPr="0083118F" w:rsidRDefault="00975CC4" w:rsidP="00166AF3">
            <w:pPr>
              <w:pStyle w:val="TableBody"/>
              <w:rPr>
                <w:b/>
              </w:rPr>
            </w:pPr>
            <w:r w:rsidRPr="0083118F">
              <w:rPr>
                <w:b/>
              </w:rPr>
              <w:t>at+cfun=4</w:t>
            </w:r>
          </w:p>
          <w:p w14:paraId="7B26F3A6" w14:textId="77777777" w:rsidR="00975CC4" w:rsidRPr="0083118F" w:rsidRDefault="00975CC4" w:rsidP="00166AF3">
            <w:pPr>
              <w:pStyle w:val="TableBody"/>
              <w:rPr>
                <w:b/>
              </w:rPr>
            </w:pPr>
            <w:r w:rsidRPr="0083118F">
              <w:rPr>
                <w:b/>
              </w:rPr>
              <w:t>OK</w:t>
            </w:r>
          </w:p>
          <w:p w14:paraId="205E203E" w14:textId="77777777" w:rsidR="00975CC4" w:rsidRDefault="00975CC4" w:rsidP="00166AF3">
            <w:pPr>
              <w:pStyle w:val="TableBody"/>
              <w:rPr>
                <w:b/>
              </w:rPr>
            </w:pPr>
          </w:p>
          <w:p w14:paraId="5607A498" w14:textId="77777777" w:rsidR="00975CC4" w:rsidRPr="0083118F" w:rsidRDefault="00975CC4" w:rsidP="00166AF3">
            <w:pPr>
              <w:pStyle w:val="TableBody"/>
              <w:rPr>
                <w:b/>
              </w:rPr>
            </w:pPr>
            <w:r w:rsidRPr="0083118F">
              <w:rPr>
                <w:b/>
              </w:rPr>
              <w:t>at+cfun=1</w:t>
            </w:r>
          </w:p>
          <w:p w14:paraId="7E422C4A" w14:textId="77777777" w:rsidR="00975CC4" w:rsidRPr="0083118F" w:rsidRDefault="00975CC4" w:rsidP="00166AF3">
            <w:pPr>
              <w:pStyle w:val="TableBody"/>
              <w:rPr>
                <w:b/>
              </w:rPr>
            </w:pPr>
            <w:r w:rsidRPr="0083118F">
              <w:rPr>
                <w:b/>
              </w:rPr>
              <w:t>OK</w:t>
            </w:r>
          </w:p>
          <w:p w14:paraId="4BAA0140" w14:textId="77777777" w:rsidR="00975CC4" w:rsidRPr="0083118F" w:rsidRDefault="00975CC4" w:rsidP="00166AF3">
            <w:pPr>
              <w:pStyle w:val="TableBody"/>
              <w:rPr>
                <w:b/>
              </w:rPr>
            </w:pPr>
          </w:p>
          <w:p w14:paraId="53FEE385" w14:textId="77777777" w:rsidR="00975CC4" w:rsidRPr="00C15AFD" w:rsidRDefault="00975CC4" w:rsidP="00166AF3">
            <w:pPr>
              <w:pStyle w:val="TableBody"/>
            </w:pPr>
            <w:r w:rsidRPr="00C15AFD">
              <w:t># wait for registration, one +CIEV: 6 should be buffered, some +CGEV buffered</w:t>
            </w:r>
          </w:p>
          <w:p w14:paraId="746B350A" w14:textId="77777777" w:rsidR="00975CC4" w:rsidRPr="0083118F" w:rsidRDefault="00975CC4" w:rsidP="00166AF3">
            <w:pPr>
              <w:pStyle w:val="TableBody"/>
              <w:rPr>
                <w:b/>
              </w:rPr>
            </w:pPr>
            <w:r w:rsidRPr="0083118F">
              <w:rPr>
                <w:b/>
              </w:rPr>
              <w:t>at+creg?</w:t>
            </w:r>
          </w:p>
          <w:p w14:paraId="4FDEA4A9" w14:textId="77777777" w:rsidR="00975CC4" w:rsidRPr="0083118F" w:rsidRDefault="00975CC4" w:rsidP="00166AF3">
            <w:pPr>
              <w:pStyle w:val="TableBody"/>
              <w:rPr>
                <w:b/>
              </w:rPr>
            </w:pPr>
            <w:r w:rsidRPr="0083118F">
              <w:rPr>
                <w:b/>
              </w:rPr>
              <w:t>+CREG: 0,1</w:t>
            </w:r>
          </w:p>
          <w:p w14:paraId="2B5FD41E" w14:textId="77777777" w:rsidR="00975CC4" w:rsidRPr="0083118F" w:rsidRDefault="00975CC4" w:rsidP="00166AF3">
            <w:pPr>
              <w:pStyle w:val="TableBody"/>
              <w:rPr>
                <w:b/>
              </w:rPr>
            </w:pPr>
            <w:r w:rsidRPr="0083118F">
              <w:rPr>
                <w:b/>
              </w:rPr>
              <w:t>OK</w:t>
            </w:r>
          </w:p>
          <w:p w14:paraId="16594BE2" w14:textId="77777777" w:rsidR="00975CC4" w:rsidRPr="0083118F" w:rsidRDefault="00975CC4" w:rsidP="00166AF3">
            <w:pPr>
              <w:pStyle w:val="TableBody"/>
              <w:rPr>
                <w:b/>
              </w:rPr>
            </w:pPr>
          </w:p>
          <w:p w14:paraId="7AC0CD6D" w14:textId="77777777" w:rsidR="00975CC4" w:rsidRPr="00C15AFD" w:rsidRDefault="00975CC4" w:rsidP="00166AF3">
            <w:pPr>
              <w:pStyle w:val="TableBody"/>
            </w:pPr>
            <w:r w:rsidRPr="00C15AFD">
              <w:t># buffered +CIEV is flushed with &lt;bfr&gt;=1 and &lt;mode&gt;=2</w:t>
            </w:r>
          </w:p>
          <w:p w14:paraId="5195D4DE" w14:textId="77777777" w:rsidR="00975CC4" w:rsidRPr="0083118F" w:rsidRDefault="00975CC4" w:rsidP="00166AF3">
            <w:pPr>
              <w:pStyle w:val="TableBody"/>
              <w:rPr>
                <w:b/>
              </w:rPr>
            </w:pPr>
            <w:r w:rsidRPr="0083118F">
              <w:rPr>
                <w:b/>
              </w:rPr>
              <w:t>at+cmer=2,,,,1</w:t>
            </w:r>
          </w:p>
          <w:p w14:paraId="7C1435AA" w14:textId="77777777" w:rsidR="00975CC4" w:rsidRPr="0083118F" w:rsidRDefault="00975CC4" w:rsidP="00166AF3">
            <w:pPr>
              <w:pStyle w:val="TableBody"/>
              <w:rPr>
                <w:b/>
              </w:rPr>
            </w:pPr>
            <w:r w:rsidRPr="0083118F">
              <w:rPr>
                <w:b/>
              </w:rPr>
              <w:t>OK</w:t>
            </w:r>
          </w:p>
          <w:p w14:paraId="2E5BC5FA" w14:textId="77777777" w:rsidR="00975CC4" w:rsidRDefault="00975CC4" w:rsidP="00166AF3">
            <w:pPr>
              <w:pStyle w:val="TableBody"/>
              <w:rPr>
                <w:b/>
              </w:rPr>
            </w:pPr>
            <w:r w:rsidRPr="0083118F">
              <w:rPr>
                <w:b/>
              </w:rPr>
              <w:t>+CIEV: 6,0</w:t>
            </w:r>
          </w:p>
          <w:p w14:paraId="11C6CE2E" w14:textId="77777777" w:rsidR="00975CC4" w:rsidRPr="0083118F" w:rsidRDefault="00975CC4" w:rsidP="00166AF3">
            <w:pPr>
              <w:pStyle w:val="TableBody"/>
              <w:rPr>
                <w:b/>
              </w:rPr>
            </w:pPr>
          </w:p>
          <w:p w14:paraId="12E083B2" w14:textId="77777777" w:rsidR="00975CC4" w:rsidRPr="0083118F" w:rsidRDefault="00975CC4" w:rsidP="00166AF3">
            <w:pPr>
              <w:pStyle w:val="TableBody"/>
              <w:rPr>
                <w:b/>
              </w:rPr>
            </w:pPr>
            <w:r w:rsidRPr="0083118F">
              <w:rPr>
                <w:b/>
              </w:rPr>
              <w:t>at+cmer=0</w:t>
            </w:r>
          </w:p>
          <w:p w14:paraId="4A28F3FE" w14:textId="77777777" w:rsidR="00975CC4" w:rsidRPr="0083118F" w:rsidRDefault="00975CC4" w:rsidP="00166AF3">
            <w:pPr>
              <w:pStyle w:val="TableBody"/>
              <w:rPr>
                <w:b/>
              </w:rPr>
            </w:pPr>
            <w:r w:rsidRPr="0083118F">
              <w:rPr>
                <w:b/>
              </w:rPr>
              <w:t>OK</w:t>
            </w:r>
          </w:p>
          <w:p w14:paraId="2025372F" w14:textId="77777777" w:rsidR="00975CC4" w:rsidRDefault="00975CC4" w:rsidP="00166AF3">
            <w:pPr>
              <w:pStyle w:val="TableBody"/>
              <w:rPr>
                <w:b/>
              </w:rPr>
            </w:pPr>
          </w:p>
          <w:p w14:paraId="4EC2CCBB" w14:textId="77777777" w:rsidR="00975CC4" w:rsidRPr="0083118F" w:rsidRDefault="00975CC4" w:rsidP="00166AF3">
            <w:pPr>
              <w:pStyle w:val="TableBody"/>
              <w:rPr>
                <w:b/>
              </w:rPr>
            </w:pPr>
            <w:r w:rsidRPr="0083118F">
              <w:rPr>
                <w:b/>
              </w:rPr>
              <w:t>at+cfun=4</w:t>
            </w:r>
          </w:p>
          <w:p w14:paraId="223506CA" w14:textId="77777777" w:rsidR="00975CC4" w:rsidRPr="0083118F" w:rsidRDefault="00975CC4" w:rsidP="00166AF3">
            <w:pPr>
              <w:pStyle w:val="TableBody"/>
              <w:rPr>
                <w:b/>
              </w:rPr>
            </w:pPr>
            <w:r w:rsidRPr="0083118F">
              <w:rPr>
                <w:b/>
              </w:rPr>
              <w:t>OK</w:t>
            </w:r>
          </w:p>
          <w:p w14:paraId="67523997" w14:textId="77777777" w:rsidR="00975CC4" w:rsidRDefault="00975CC4" w:rsidP="00166AF3">
            <w:pPr>
              <w:pStyle w:val="TableBody"/>
              <w:rPr>
                <w:b/>
              </w:rPr>
            </w:pPr>
          </w:p>
          <w:p w14:paraId="58783743" w14:textId="77777777" w:rsidR="00975CC4" w:rsidRPr="0083118F" w:rsidRDefault="00975CC4" w:rsidP="00166AF3">
            <w:pPr>
              <w:pStyle w:val="TableBody"/>
              <w:rPr>
                <w:b/>
              </w:rPr>
            </w:pPr>
            <w:r w:rsidRPr="0083118F">
              <w:rPr>
                <w:b/>
              </w:rPr>
              <w:t>at+cfun=1</w:t>
            </w:r>
          </w:p>
          <w:p w14:paraId="16ECE447" w14:textId="77777777" w:rsidR="00975CC4" w:rsidRPr="0083118F" w:rsidRDefault="00975CC4" w:rsidP="00166AF3">
            <w:pPr>
              <w:pStyle w:val="TableBody"/>
              <w:rPr>
                <w:b/>
              </w:rPr>
            </w:pPr>
            <w:r w:rsidRPr="0083118F">
              <w:rPr>
                <w:b/>
              </w:rPr>
              <w:t>OK</w:t>
            </w:r>
          </w:p>
          <w:p w14:paraId="18FE3097" w14:textId="77777777" w:rsidR="00975CC4" w:rsidRDefault="00975CC4" w:rsidP="00166AF3">
            <w:pPr>
              <w:pStyle w:val="TableBody"/>
              <w:rPr>
                <w:b/>
              </w:rPr>
            </w:pPr>
          </w:p>
          <w:p w14:paraId="6A9ADE8E" w14:textId="77777777" w:rsidR="00975CC4" w:rsidRPr="00C15AFD" w:rsidRDefault="00975CC4" w:rsidP="00166AF3">
            <w:pPr>
              <w:pStyle w:val="TableBody"/>
            </w:pPr>
            <w:r w:rsidRPr="00C15AFD">
              <w:t># wait for registration, one +CIEV: 6 should be buffered, some +CGEV buffered</w:t>
            </w:r>
          </w:p>
          <w:p w14:paraId="5258D549" w14:textId="77777777" w:rsidR="00975CC4" w:rsidRPr="0083118F" w:rsidRDefault="00975CC4" w:rsidP="00166AF3">
            <w:pPr>
              <w:pStyle w:val="TableBody"/>
              <w:rPr>
                <w:b/>
              </w:rPr>
            </w:pPr>
            <w:r w:rsidRPr="0083118F">
              <w:rPr>
                <w:b/>
              </w:rPr>
              <w:t>at+creg?</w:t>
            </w:r>
          </w:p>
          <w:p w14:paraId="34FB3A58" w14:textId="77777777" w:rsidR="00975CC4" w:rsidRPr="0083118F" w:rsidRDefault="00975CC4" w:rsidP="00166AF3">
            <w:pPr>
              <w:pStyle w:val="TableBody"/>
              <w:rPr>
                <w:b/>
              </w:rPr>
            </w:pPr>
            <w:r w:rsidRPr="0083118F">
              <w:rPr>
                <w:b/>
              </w:rPr>
              <w:t>+CREG: 0,1</w:t>
            </w:r>
          </w:p>
          <w:p w14:paraId="24FA203B" w14:textId="77777777" w:rsidR="00975CC4" w:rsidRDefault="00975CC4" w:rsidP="00166AF3">
            <w:pPr>
              <w:pStyle w:val="TableBody"/>
              <w:rPr>
                <w:b/>
              </w:rPr>
            </w:pPr>
            <w:r w:rsidRPr="0083118F">
              <w:rPr>
                <w:b/>
              </w:rPr>
              <w:t>OK</w:t>
            </w:r>
          </w:p>
          <w:p w14:paraId="2AB33E3E" w14:textId="77777777" w:rsidR="00975CC4" w:rsidRPr="0083118F" w:rsidRDefault="00975CC4" w:rsidP="00166AF3">
            <w:pPr>
              <w:pStyle w:val="TableBody"/>
              <w:rPr>
                <w:b/>
              </w:rPr>
            </w:pPr>
          </w:p>
          <w:p w14:paraId="39679CF3" w14:textId="77777777" w:rsidR="00975CC4" w:rsidRPr="00C15AFD" w:rsidRDefault="00975CC4" w:rsidP="00166AF3">
            <w:pPr>
              <w:pStyle w:val="TableBody"/>
            </w:pPr>
            <w:r w:rsidRPr="00C15AFD">
              <w:t># buffered +CIEV is cleared with &lt;bfr&gt;=1 and &lt;mode&gt;=2</w:t>
            </w:r>
          </w:p>
          <w:p w14:paraId="56FCFA9B" w14:textId="77777777" w:rsidR="00975CC4" w:rsidRPr="0083118F" w:rsidRDefault="00975CC4" w:rsidP="00166AF3">
            <w:pPr>
              <w:pStyle w:val="TableBody"/>
              <w:rPr>
                <w:b/>
              </w:rPr>
            </w:pPr>
            <w:r w:rsidRPr="0083118F">
              <w:rPr>
                <w:b/>
              </w:rPr>
              <w:t>at+cmer=2,,,,0</w:t>
            </w:r>
          </w:p>
          <w:p w14:paraId="4226EE77" w14:textId="77777777" w:rsidR="00975CC4" w:rsidRPr="00C15AFD" w:rsidRDefault="00975CC4" w:rsidP="00166AF3">
            <w:pPr>
              <w:pStyle w:val="TableBody"/>
              <w:rPr>
                <w:b/>
              </w:rPr>
            </w:pPr>
            <w:r>
              <w:rPr>
                <w:b/>
              </w:rPr>
              <w:t>OK</w:t>
            </w:r>
          </w:p>
        </w:tc>
      </w:tr>
    </w:tbl>
    <w:p w14:paraId="432B3893" w14:textId="77777777" w:rsidR="00975CC4" w:rsidRPr="00671C8B" w:rsidRDefault="00975CC4" w:rsidP="0059466D">
      <w:pPr>
        <w:pStyle w:val="Heading2"/>
        <w:numPr>
          <w:ilvl w:val="1"/>
          <w:numId w:val="11"/>
        </w:numPr>
        <w:ind w:left="1080" w:hanging="1080"/>
      </w:pPr>
      <w:bookmarkStart w:id="4663" w:name="_Toc78179796"/>
      <w:bookmarkStart w:id="4664" w:name="_Toc170125837"/>
      <w:bookmarkStart w:id="4665" w:name="_Toc345081292"/>
      <w:bookmarkStart w:id="4666" w:name="_Toc349753037"/>
      <w:bookmarkStart w:id="4667" w:name="_Toc349753928"/>
      <w:bookmarkStart w:id="4668" w:name="_Ref366744236"/>
      <w:bookmarkStart w:id="4669" w:name="_Ref369080964"/>
      <w:bookmarkStart w:id="4670" w:name="_Toc368585995"/>
      <w:bookmarkStart w:id="4671" w:name="_Toc486251572"/>
      <w:bookmarkStart w:id="4672" w:name="_Toc489457294"/>
      <w:r w:rsidRPr="00671C8B">
        <w:lastRenderedPageBreak/>
        <w:t xml:space="preserve">+CMEE Command: Report Mobile Termination </w:t>
      </w:r>
      <w:bookmarkEnd w:id="4663"/>
      <w:bookmarkEnd w:id="4664"/>
      <w:bookmarkEnd w:id="4665"/>
      <w:r w:rsidRPr="00671C8B">
        <w:t>Error</w:t>
      </w:r>
      <w:bookmarkEnd w:id="4666"/>
      <w:bookmarkEnd w:id="4667"/>
      <w:bookmarkEnd w:id="4668"/>
      <w:bookmarkEnd w:id="4669"/>
      <w:bookmarkEnd w:id="4670"/>
      <w:bookmarkEnd w:id="4671"/>
      <w:bookmarkEnd w:id="4672"/>
    </w:p>
    <w:tbl>
      <w:tblPr>
        <w:tblStyle w:val="TableSWIleft"/>
        <w:tblW w:w="9288" w:type="dxa"/>
        <w:tblLayout w:type="fixed"/>
        <w:tblLook w:val="04A0" w:firstRow="1" w:lastRow="0" w:firstColumn="1" w:lastColumn="0" w:noHBand="0" w:noVBand="1"/>
      </w:tblPr>
      <w:tblGrid>
        <w:gridCol w:w="1728"/>
        <w:gridCol w:w="7560"/>
      </w:tblGrid>
      <w:tr w:rsidR="00975CC4" w:rsidRPr="00671C8B" w14:paraId="102CDFAF"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6C2630D9" w14:textId="41204280" w:rsidR="00975CC4" w:rsidRPr="00671C8B" w:rsidRDefault="00975CC4">
            <w:pPr>
              <w:pStyle w:val="TableRowHead"/>
              <w:spacing w:before="144" w:after="144"/>
            </w:pPr>
            <w:del w:id="4673" w:author="Alban Roche" w:date="2017-08-02T14:40:00Z">
              <w:r w:rsidDel="00F22490">
                <w:delText>HL7618, HL7618RD, HL7648, HL7650, HL7688, HL7690 and HL7692</w:delText>
              </w:r>
            </w:del>
            <w:ins w:id="4674" w:author="Alban Roche" w:date="2017-08-02T14:40:00Z">
              <w:r w:rsidR="00F22490">
                <w:t>HL7800</w:t>
              </w:r>
            </w:ins>
          </w:p>
        </w:tc>
      </w:tr>
      <w:tr w:rsidR="00975CC4" w:rsidRPr="00671C8B" w14:paraId="36A878C1" w14:textId="77777777" w:rsidTr="00166AF3">
        <w:trPr>
          <w:trHeight w:val="1257"/>
        </w:trPr>
        <w:tc>
          <w:tcPr>
            <w:tcW w:w="1728" w:type="dxa"/>
          </w:tcPr>
          <w:p w14:paraId="248DF0F3" w14:textId="77777777" w:rsidR="00975CC4" w:rsidRPr="00671C8B" w:rsidRDefault="00975CC4" w:rsidP="00166AF3">
            <w:pPr>
              <w:pStyle w:val="TableBody"/>
              <w:rPr>
                <w:i/>
              </w:rPr>
            </w:pPr>
            <w:r w:rsidRPr="00671C8B">
              <w:rPr>
                <w:i/>
              </w:rPr>
              <w:t>Test command</w:t>
            </w:r>
          </w:p>
          <w:p w14:paraId="746172D7" w14:textId="77777777" w:rsidR="00975CC4" w:rsidRPr="00671C8B" w:rsidRDefault="00975CC4" w:rsidP="00166AF3">
            <w:pPr>
              <w:pStyle w:val="TableBody"/>
            </w:pPr>
          </w:p>
          <w:p w14:paraId="597F96C5" w14:textId="77777777" w:rsidR="00975CC4" w:rsidRPr="00671C8B" w:rsidRDefault="00975CC4" w:rsidP="00166AF3">
            <w:pPr>
              <w:pStyle w:val="TableBody"/>
              <w:rPr>
                <w:u w:val="single"/>
              </w:rPr>
            </w:pPr>
            <w:r w:rsidRPr="00671C8B">
              <w:rPr>
                <w:u w:val="single"/>
              </w:rPr>
              <w:t>Syntax</w:t>
            </w:r>
          </w:p>
          <w:p w14:paraId="0EC7D65E" w14:textId="77777777" w:rsidR="00975CC4" w:rsidRPr="00671C8B" w:rsidRDefault="00975CC4" w:rsidP="00166AF3">
            <w:pPr>
              <w:pStyle w:val="TableBody"/>
              <w:rPr>
                <w:b/>
              </w:rPr>
            </w:pPr>
            <w:r w:rsidRPr="00671C8B">
              <w:rPr>
                <w:b/>
              </w:rPr>
              <w:t>AT+CMEE=?</w:t>
            </w:r>
          </w:p>
        </w:tc>
        <w:tc>
          <w:tcPr>
            <w:tcW w:w="7560" w:type="dxa"/>
          </w:tcPr>
          <w:p w14:paraId="23777C9D" w14:textId="77777777" w:rsidR="00975CC4" w:rsidRPr="00671C8B" w:rsidRDefault="00975CC4" w:rsidP="00166AF3">
            <w:pPr>
              <w:pStyle w:val="TableBody"/>
              <w:rPr>
                <w:u w:val="single"/>
              </w:rPr>
            </w:pPr>
          </w:p>
          <w:p w14:paraId="39F449CF" w14:textId="77777777" w:rsidR="00975CC4" w:rsidRPr="00671C8B" w:rsidRDefault="00975CC4" w:rsidP="00166AF3">
            <w:pPr>
              <w:pStyle w:val="TableBody"/>
              <w:rPr>
                <w:u w:val="single"/>
              </w:rPr>
            </w:pPr>
          </w:p>
          <w:p w14:paraId="6BC05B92" w14:textId="77777777" w:rsidR="00975CC4" w:rsidRPr="00671C8B" w:rsidRDefault="00975CC4" w:rsidP="00166AF3">
            <w:pPr>
              <w:pStyle w:val="TableBody"/>
              <w:rPr>
                <w:u w:val="single"/>
              </w:rPr>
            </w:pPr>
            <w:r w:rsidRPr="00671C8B">
              <w:rPr>
                <w:u w:val="single"/>
              </w:rPr>
              <w:t>Response</w:t>
            </w:r>
          </w:p>
          <w:p w14:paraId="4D85D3EB" w14:textId="77777777" w:rsidR="00975CC4" w:rsidRPr="00671C8B" w:rsidRDefault="00975CC4" w:rsidP="00166AF3">
            <w:pPr>
              <w:pStyle w:val="TableBody"/>
            </w:pPr>
            <w:r w:rsidRPr="00671C8B">
              <w:rPr>
                <w:b/>
              </w:rPr>
              <w:t>+CMEE:</w:t>
            </w:r>
            <w:r w:rsidRPr="00671C8B">
              <w:t xml:space="preserve"> (list of supported </w:t>
            </w:r>
            <w:r w:rsidRPr="00671C8B">
              <w:rPr>
                <w:b/>
              </w:rPr>
              <w:t>&lt;n&gt;</w:t>
            </w:r>
            <w:r w:rsidRPr="00671C8B">
              <w:t>s)</w:t>
            </w:r>
          </w:p>
          <w:p w14:paraId="221FBD28" w14:textId="77777777" w:rsidR="00975CC4" w:rsidRPr="00671C8B" w:rsidRDefault="00975CC4" w:rsidP="00166AF3">
            <w:pPr>
              <w:pStyle w:val="TableBody"/>
            </w:pPr>
            <w:r w:rsidRPr="00671C8B">
              <w:rPr>
                <w:b/>
              </w:rPr>
              <w:t>OK</w:t>
            </w:r>
          </w:p>
        </w:tc>
      </w:tr>
      <w:tr w:rsidR="00975CC4" w:rsidRPr="00671C8B" w14:paraId="6B3FD550" w14:textId="77777777" w:rsidTr="00166AF3">
        <w:trPr>
          <w:trHeight w:val="1257"/>
        </w:trPr>
        <w:tc>
          <w:tcPr>
            <w:tcW w:w="1728" w:type="dxa"/>
          </w:tcPr>
          <w:p w14:paraId="782D5A0E" w14:textId="77777777" w:rsidR="00975CC4" w:rsidRPr="00671C8B" w:rsidRDefault="00975CC4" w:rsidP="00166AF3">
            <w:pPr>
              <w:pStyle w:val="TableBody"/>
              <w:rPr>
                <w:i/>
              </w:rPr>
            </w:pPr>
            <w:r w:rsidRPr="00671C8B">
              <w:rPr>
                <w:i/>
              </w:rPr>
              <w:t>Read command</w:t>
            </w:r>
          </w:p>
          <w:p w14:paraId="7EE4B209" w14:textId="77777777" w:rsidR="00975CC4" w:rsidRPr="00671C8B" w:rsidRDefault="00975CC4" w:rsidP="00166AF3">
            <w:pPr>
              <w:pStyle w:val="TableBody"/>
            </w:pPr>
          </w:p>
          <w:p w14:paraId="268EF34A" w14:textId="77777777" w:rsidR="00975CC4" w:rsidRPr="00671C8B" w:rsidRDefault="00975CC4" w:rsidP="00166AF3">
            <w:pPr>
              <w:pStyle w:val="TableBody"/>
              <w:rPr>
                <w:u w:val="single"/>
              </w:rPr>
            </w:pPr>
            <w:r w:rsidRPr="00671C8B">
              <w:rPr>
                <w:u w:val="single"/>
              </w:rPr>
              <w:t>Syntax</w:t>
            </w:r>
          </w:p>
          <w:p w14:paraId="551826A3" w14:textId="77777777" w:rsidR="00975CC4" w:rsidRPr="00671C8B" w:rsidRDefault="00975CC4" w:rsidP="00166AF3">
            <w:pPr>
              <w:pStyle w:val="TableBody"/>
              <w:rPr>
                <w:b/>
              </w:rPr>
            </w:pPr>
            <w:r w:rsidRPr="00671C8B">
              <w:rPr>
                <w:b/>
              </w:rPr>
              <w:t>AT+CMEE?</w:t>
            </w:r>
          </w:p>
        </w:tc>
        <w:tc>
          <w:tcPr>
            <w:tcW w:w="7560" w:type="dxa"/>
          </w:tcPr>
          <w:p w14:paraId="1A8F235E" w14:textId="77777777" w:rsidR="00975CC4" w:rsidRPr="00671C8B" w:rsidRDefault="00975CC4" w:rsidP="00166AF3">
            <w:pPr>
              <w:pStyle w:val="TableBody"/>
              <w:rPr>
                <w:u w:val="single"/>
              </w:rPr>
            </w:pPr>
          </w:p>
          <w:p w14:paraId="004C9310" w14:textId="77777777" w:rsidR="00975CC4" w:rsidRPr="00671C8B" w:rsidRDefault="00975CC4" w:rsidP="00166AF3">
            <w:pPr>
              <w:pStyle w:val="TableBody"/>
              <w:rPr>
                <w:u w:val="single"/>
              </w:rPr>
            </w:pPr>
          </w:p>
          <w:p w14:paraId="14B26BFC" w14:textId="77777777" w:rsidR="00975CC4" w:rsidRPr="00671C8B" w:rsidRDefault="00975CC4" w:rsidP="00166AF3">
            <w:pPr>
              <w:pStyle w:val="TableBody"/>
              <w:rPr>
                <w:u w:val="single"/>
              </w:rPr>
            </w:pPr>
            <w:r w:rsidRPr="00671C8B">
              <w:rPr>
                <w:u w:val="single"/>
              </w:rPr>
              <w:t>Response</w:t>
            </w:r>
          </w:p>
          <w:p w14:paraId="1BE56B9B" w14:textId="77777777" w:rsidR="00975CC4" w:rsidRPr="00671C8B" w:rsidRDefault="00975CC4" w:rsidP="00166AF3">
            <w:pPr>
              <w:pStyle w:val="TableBody"/>
              <w:rPr>
                <w:b/>
              </w:rPr>
            </w:pPr>
            <w:r w:rsidRPr="00671C8B">
              <w:rPr>
                <w:b/>
              </w:rPr>
              <w:t>+CMEE: &lt;n&gt;</w:t>
            </w:r>
          </w:p>
          <w:p w14:paraId="4B5DDEF9" w14:textId="77777777" w:rsidR="00975CC4" w:rsidRPr="00671C8B" w:rsidRDefault="00975CC4" w:rsidP="00166AF3">
            <w:pPr>
              <w:pStyle w:val="TableBody"/>
              <w:rPr>
                <w:b/>
              </w:rPr>
            </w:pPr>
            <w:r w:rsidRPr="00671C8B">
              <w:rPr>
                <w:b/>
              </w:rPr>
              <w:t>OK</w:t>
            </w:r>
          </w:p>
        </w:tc>
      </w:tr>
      <w:tr w:rsidR="00975CC4" w:rsidRPr="00671C8B" w14:paraId="20E75A6D" w14:textId="77777777" w:rsidTr="00166AF3">
        <w:trPr>
          <w:trHeight w:val="1257"/>
        </w:trPr>
        <w:tc>
          <w:tcPr>
            <w:tcW w:w="1728" w:type="dxa"/>
          </w:tcPr>
          <w:p w14:paraId="0AE75C9F" w14:textId="77777777" w:rsidR="00975CC4" w:rsidRPr="00671C8B" w:rsidRDefault="00975CC4" w:rsidP="00166AF3">
            <w:pPr>
              <w:pStyle w:val="TableBody"/>
              <w:rPr>
                <w:i/>
              </w:rPr>
            </w:pPr>
            <w:r w:rsidRPr="00671C8B">
              <w:rPr>
                <w:i/>
              </w:rPr>
              <w:t>Write command</w:t>
            </w:r>
          </w:p>
          <w:p w14:paraId="68D8EB4B" w14:textId="77777777" w:rsidR="00975CC4" w:rsidRPr="00671C8B" w:rsidRDefault="00975CC4" w:rsidP="00166AF3">
            <w:pPr>
              <w:pStyle w:val="TableBody"/>
            </w:pPr>
          </w:p>
          <w:p w14:paraId="64C78A8A" w14:textId="77777777" w:rsidR="00975CC4" w:rsidRPr="00671C8B" w:rsidRDefault="00975CC4" w:rsidP="00166AF3">
            <w:pPr>
              <w:pStyle w:val="TableBody"/>
              <w:rPr>
                <w:u w:val="single"/>
              </w:rPr>
            </w:pPr>
            <w:r w:rsidRPr="00671C8B">
              <w:rPr>
                <w:u w:val="single"/>
              </w:rPr>
              <w:t>Syntax</w:t>
            </w:r>
          </w:p>
          <w:p w14:paraId="561AB85B" w14:textId="77777777" w:rsidR="00975CC4" w:rsidRPr="00671C8B" w:rsidRDefault="00975CC4" w:rsidP="00166AF3">
            <w:pPr>
              <w:pStyle w:val="TableBody"/>
              <w:rPr>
                <w:b/>
              </w:rPr>
            </w:pPr>
            <w:r w:rsidRPr="00671C8B">
              <w:rPr>
                <w:b/>
              </w:rPr>
              <w:t>AT+CMEE=[&lt;n&gt;]</w:t>
            </w:r>
          </w:p>
        </w:tc>
        <w:tc>
          <w:tcPr>
            <w:tcW w:w="7560" w:type="dxa"/>
          </w:tcPr>
          <w:p w14:paraId="5A1F6E4C" w14:textId="77777777" w:rsidR="00975CC4" w:rsidRPr="00671C8B" w:rsidRDefault="00975CC4" w:rsidP="00166AF3">
            <w:pPr>
              <w:pStyle w:val="TableBody"/>
              <w:rPr>
                <w:u w:val="single"/>
              </w:rPr>
            </w:pPr>
          </w:p>
          <w:p w14:paraId="02D74164" w14:textId="77777777" w:rsidR="00975CC4" w:rsidRPr="00671C8B" w:rsidRDefault="00975CC4" w:rsidP="00166AF3">
            <w:pPr>
              <w:pStyle w:val="TableBody"/>
              <w:rPr>
                <w:u w:val="single"/>
              </w:rPr>
            </w:pPr>
          </w:p>
          <w:p w14:paraId="16F43C66" w14:textId="77777777" w:rsidR="00975CC4" w:rsidRPr="00671C8B" w:rsidRDefault="00975CC4" w:rsidP="00166AF3">
            <w:pPr>
              <w:pStyle w:val="TableBody"/>
              <w:rPr>
                <w:u w:val="single"/>
              </w:rPr>
            </w:pPr>
            <w:r w:rsidRPr="00671C8B">
              <w:rPr>
                <w:u w:val="single"/>
              </w:rPr>
              <w:t>Response</w:t>
            </w:r>
          </w:p>
          <w:p w14:paraId="32BDC8D5" w14:textId="77777777" w:rsidR="00975CC4" w:rsidRPr="00671C8B" w:rsidRDefault="00975CC4" w:rsidP="00166AF3">
            <w:pPr>
              <w:pStyle w:val="TableBody"/>
              <w:rPr>
                <w:lang w:eastAsia="zh-CN"/>
              </w:rPr>
            </w:pPr>
            <w:r w:rsidRPr="00671C8B">
              <w:rPr>
                <w:b/>
              </w:rPr>
              <w:t>OK</w:t>
            </w:r>
          </w:p>
          <w:p w14:paraId="35CE7191" w14:textId="77777777" w:rsidR="00975CC4" w:rsidRPr="00671C8B" w:rsidRDefault="00975CC4" w:rsidP="00166AF3">
            <w:pPr>
              <w:pStyle w:val="TableBody"/>
            </w:pPr>
          </w:p>
          <w:p w14:paraId="4BE78784" w14:textId="77777777" w:rsidR="00975CC4" w:rsidRPr="00671C8B" w:rsidRDefault="00975CC4" w:rsidP="00166AF3">
            <w:pPr>
              <w:pStyle w:val="TableBody"/>
              <w:rPr>
                <w:u w:val="single"/>
              </w:rPr>
            </w:pPr>
            <w:r w:rsidRPr="00671C8B">
              <w:rPr>
                <w:u w:val="single"/>
              </w:rPr>
              <w:t>Parameter</w:t>
            </w:r>
          </w:p>
          <w:p w14:paraId="0C46A381" w14:textId="77777777" w:rsidR="00975CC4" w:rsidRPr="00671C8B" w:rsidRDefault="00975CC4" w:rsidP="00166AF3">
            <w:pPr>
              <w:pStyle w:val="TableBody"/>
              <w:rPr>
                <w:lang w:eastAsia="zh-CN"/>
              </w:rPr>
            </w:pPr>
            <w:r w:rsidRPr="00671C8B">
              <w:rPr>
                <w:b/>
              </w:rPr>
              <w:t>&lt;n&gt;</w:t>
            </w:r>
            <w:r w:rsidRPr="00671C8B">
              <w:rPr>
                <w:lang w:eastAsia="zh-CN"/>
              </w:rPr>
              <w:tab/>
            </w:r>
            <w:r w:rsidRPr="00671C8B">
              <w:rPr>
                <w:u w:val="single"/>
              </w:rPr>
              <w:t>0</w:t>
            </w:r>
            <w:r w:rsidRPr="00671C8B">
              <w:rPr>
                <w:lang w:eastAsia="zh-CN"/>
              </w:rPr>
              <w:tab/>
            </w:r>
            <w:r w:rsidRPr="00671C8B">
              <w:t>Disable +CME ERROR: &lt;err&gt; result code and use ERROR instead</w:t>
            </w:r>
          </w:p>
          <w:p w14:paraId="0CFB4975" w14:textId="77777777" w:rsidR="00975CC4" w:rsidRPr="00671C8B" w:rsidRDefault="00975CC4" w:rsidP="00166AF3">
            <w:pPr>
              <w:pStyle w:val="TableBody"/>
              <w:rPr>
                <w:lang w:eastAsia="zh-CN"/>
              </w:rPr>
            </w:pPr>
            <w:r w:rsidRPr="00671C8B">
              <w:rPr>
                <w:lang w:eastAsia="zh-CN"/>
              </w:rPr>
              <w:tab/>
              <w:t>1</w:t>
            </w:r>
            <w:r w:rsidRPr="00671C8B">
              <w:rPr>
                <w:lang w:eastAsia="zh-CN"/>
              </w:rPr>
              <w:tab/>
            </w:r>
            <w:r w:rsidRPr="00671C8B">
              <w:t>+CME ERROR: &lt;err&gt; result code and use numeric &lt;err&gt; values</w:t>
            </w:r>
          </w:p>
          <w:p w14:paraId="1F3DCCD2" w14:textId="77777777" w:rsidR="00975CC4" w:rsidRPr="00671C8B" w:rsidRDefault="00975CC4" w:rsidP="00166AF3">
            <w:pPr>
              <w:pStyle w:val="TableBody"/>
            </w:pPr>
            <w:r w:rsidRPr="00671C8B">
              <w:rPr>
                <w:lang w:eastAsia="zh-CN"/>
              </w:rPr>
              <w:tab/>
              <w:t>2</w:t>
            </w:r>
            <w:r w:rsidRPr="00671C8B">
              <w:rPr>
                <w:lang w:eastAsia="zh-CN"/>
              </w:rPr>
              <w:tab/>
            </w:r>
            <w:r w:rsidRPr="00671C8B">
              <w:t xml:space="preserve">+CME ERROR: &lt;err&gt; result code and use </w:t>
            </w:r>
            <w:r w:rsidRPr="00671C8B">
              <w:rPr>
                <w:lang w:eastAsia="zh-CN"/>
              </w:rPr>
              <w:t>verbose</w:t>
            </w:r>
            <w:r w:rsidRPr="00671C8B">
              <w:t xml:space="preserve"> &lt;err&gt; values</w:t>
            </w:r>
          </w:p>
        </w:tc>
      </w:tr>
      <w:tr w:rsidR="00975CC4" w:rsidRPr="00671C8B" w14:paraId="3688C4EB" w14:textId="77777777" w:rsidTr="00166AF3">
        <w:trPr>
          <w:trHeight w:val="65"/>
        </w:trPr>
        <w:tc>
          <w:tcPr>
            <w:tcW w:w="1728" w:type="dxa"/>
          </w:tcPr>
          <w:p w14:paraId="6684BBAC" w14:textId="77777777" w:rsidR="00975CC4" w:rsidRPr="00671C8B" w:rsidRDefault="00975CC4" w:rsidP="00166AF3">
            <w:pPr>
              <w:pStyle w:val="TableBody"/>
              <w:rPr>
                <w:i/>
              </w:rPr>
            </w:pPr>
            <w:r w:rsidRPr="00671C8B">
              <w:rPr>
                <w:u w:val="single"/>
              </w:rPr>
              <w:t>Notes</w:t>
            </w:r>
          </w:p>
        </w:tc>
        <w:tc>
          <w:tcPr>
            <w:tcW w:w="7560" w:type="dxa"/>
          </w:tcPr>
          <w:p w14:paraId="0D20988B" w14:textId="77777777" w:rsidR="00975CC4" w:rsidRPr="00A664F2" w:rsidRDefault="00975CC4" w:rsidP="00166AF3">
            <w:pPr>
              <w:pStyle w:val="TableBody"/>
            </w:pPr>
            <w:r w:rsidRPr="00A664F2">
              <w:t>&lt;n&gt; is saved in non-volatile memory per AT port over module reboot</w:t>
            </w:r>
            <w:r>
              <w:t>.</w:t>
            </w:r>
          </w:p>
        </w:tc>
      </w:tr>
    </w:tbl>
    <w:p w14:paraId="37F73C98" w14:textId="77777777" w:rsidR="00975CC4" w:rsidRPr="00671C8B" w:rsidRDefault="00975CC4" w:rsidP="0059466D">
      <w:pPr>
        <w:pStyle w:val="Heading2"/>
        <w:numPr>
          <w:ilvl w:val="1"/>
          <w:numId w:val="11"/>
        </w:numPr>
        <w:ind w:left="1080" w:hanging="1080"/>
      </w:pPr>
      <w:bookmarkStart w:id="4675" w:name="_Toc407180453"/>
      <w:bookmarkStart w:id="4676" w:name="_Toc407195347"/>
      <w:bookmarkStart w:id="4677" w:name="_Toc408218499"/>
      <w:bookmarkStart w:id="4678" w:name="_Toc408219178"/>
      <w:bookmarkStart w:id="4679" w:name="_Toc408243454"/>
      <w:bookmarkStart w:id="4680" w:name="_Toc410640753"/>
      <w:bookmarkStart w:id="4681" w:name="_Toc410641846"/>
      <w:bookmarkStart w:id="4682" w:name="_Toc486251573"/>
      <w:bookmarkStart w:id="4683" w:name="_Toc489457295"/>
      <w:bookmarkStart w:id="4684" w:name="_Toc78179798"/>
      <w:bookmarkStart w:id="4685" w:name="_Toc170125839"/>
      <w:bookmarkStart w:id="4686" w:name="_Toc345081294"/>
      <w:bookmarkStart w:id="4687" w:name="_Toc349753039"/>
      <w:bookmarkStart w:id="4688" w:name="_Toc349753930"/>
      <w:bookmarkStart w:id="4689" w:name="_Ref366744271"/>
      <w:bookmarkStart w:id="4690" w:name="_Ref369080982"/>
      <w:bookmarkStart w:id="4691" w:name="_Toc368585997"/>
      <w:bookmarkEnd w:id="4675"/>
      <w:bookmarkEnd w:id="4676"/>
      <w:bookmarkEnd w:id="4677"/>
      <w:bookmarkEnd w:id="4678"/>
      <w:bookmarkEnd w:id="4679"/>
      <w:bookmarkEnd w:id="4680"/>
      <w:bookmarkEnd w:id="4681"/>
      <w:r w:rsidRPr="00671C8B">
        <w:t>+CCID Command: Request SIM Card Identification</w:t>
      </w:r>
      <w:bookmarkEnd w:id="4682"/>
      <w:bookmarkEnd w:id="4683"/>
    </w:p>
    <w:tbl>
      <w:tblPr>
        <w:tblStyle w:val="TableSWIleft"/>
        <w:tblW w:w="9288" w:type="dxa"/>
        <w:tblLayout w:type="fixed"/>
        <w:tblLook w:val="04A0" w:firstRow="1" w:lastRow="0" w:firstColumn="1" w:lastColumn="0" w:noHBand="0" w:noVBand="1"/>
      </w:tblPr>
      <w:tblGrid>
        <w:gridCol w:w="1728"/>
        <w:gridCol w:w="7560"/>
      </w:tblGrid>
      <w:tr w:rsidR="00975CC4" w:rsidRPr="00671C8B" w14:paraId="7CBB30D8"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22DC692A" w14:textId="0DA3F455" w:rsidR="00975CC4" w:rsidRPr="00671C8B" w:rsidRDefault="00975CC4">
            <w:pPr>
              <w:pStyle w:val="TableRowHead"/>
              <w:spacing w:before="144" w:after="144"/>
              <w:rPr>
                <w:bCs w:val="0"/>
              </w:rPr>
            </w:pPr>
            <w:del w:id="4692" w:author="Alban Roche" w:date="2017-08-02T14:40:00Z">
              <w:r w:rsidDel="00F22490">
                <w:delText>HL7618, HL7618RD, HL7648, HL7650, HL7688, HL7690 and HL7692</w:delText>
              </w:r>
            </w:del>
            <w:ins w:id="4693" w:author="Alban Roche" w:date="2017-08-02T14:40:00Z">
              <w:r w:rsidR="00F22490">
                <w:t>HL7800</w:t>
              </w:r>
            </w:ins>
          </w:p>
        </w:tc>
      </w:tr>
      <w:tr w:rsidR="00975CC4" w:rsidRPr="00671C8B" w14:paraId="39BE92D5" w14:textId="77777777" w:rsidTr="00166AF3">
        <w:trPr>
          <w:trHeight w:val="518"/>
        </w:trPr>
        <w:tc>
          <w:tcPr>
            <w:tcW w:w="1728" w:type="dxa"/>
          </w:tcPr>
          <w:p w14:paraId="344DBE56" w14:textId="77777777" w:rsidR="00975CC4" w:rsidRPr="00671C8B" w:rsidRDefault="00975CC4" w:rsidP="00166AF3">
            <w:pPr>
              <w:pStyle w:val="TableBody"/>
              <w:rPr>
                <w:i/>
              </w:rPr>
            </w:pPr>
            <w:r w:rsidRPr="00671C8B">
              <w:rPr>
                <w:i/>
              </w:rPr>
              <w:t>Test command</w:t>
            </w:r>
          </w:p>
          <w:p w14:paraId="258BCA6D" w14:textId="77777777" w:rsidR="00975CC4" w:rsidRPr="00671C8B" w:rsidRDefault="00975CC4" w:rsidP="00166AF3">
            <w:pPr>
              <w:pStyle w:val="TableBody"/>
            </w:pPr>
          </w:p>
          <w:p w14:paraId="7EE181A0" w14:textId="77777777" w:rsidR="00975CC4" w:rsidRPr="00671C8B" w:rsidRDefault="00975CC4" w:rsidP="00166AF3">
            <w:pPr>
              <w:pStyle w:val="TableBody"/>
              <w:rPr>
                <w:u w:val="single"/>
              </w:rPr>
            </w:pPr>
            <w:r w:rsidRPr="00671C8B">
              <w:rPr>
                <w:u w:val="single"/>
              </w:rPr>
              <w:t>Syntax</w:t>
            </w:r>
          </w:p>
          <w:p w14:paraId="2C36C2A6" w14:textId="77777777" w:rsidR="00975CC4" w:rsidRPr="00671C8B" w:rsidRDefault="00975CC4" w:rsidP="00166AF3">
            <w:pPr>
              <w:pStyle w:val="TableBody"/>
              <w:rPr>
                <w:b/>
              </w:rPr>
            </w:pPr>
            <w:r w:rsidRPr="00671C8B">
              <w:rPr>
                <w:b/>
              </w:rPr>
              <w:t>AT+CCID=?</w:t>
            </w:r>
          </w:p>
        </w:tc>
        <w:tc>
          <w:tcPr>
            <w:tcW w:w="7560" w:type="dxa"/>
          </w:tcPr>
          <w:p w14:paraId="4BD626F5" w14:textId="77777777" w:rsidR="00975CC4" w:rsidRPr="00671C8B" w:rsidRDefault="00975CC4" w:rsidP="00166AF3">
            <w:pPr>
              <w:pStyle w:val="TableBody"/>
              <w:rPr>
                <w:u w:val="single"/>
              </w:rPr>
            </w:pPr>
          </w:p>
          <w:p w14:paraId="71A157DF" w14:textId="77777777" w:rsidR="00975CC4" w:rsidRPr="00671C8B" w:rsidRDefault="00975CC4" w:rsidP="00166AF3">
            <w:pPr>
              <w:pStyle w:val="TableBody"/>
              <w:rPr>
                <w:u w:val="single"/>
              </w:rPr>
            </w:pPr>
          </w:p>
          <w:p w14:paraId="55B5022B" w14:textId="77777777" w:rsidR="00975CC4" w:rsidRPr="00671C8B" w:rsidRDefault="00975CC4" w:rsidP="00166AF3">
            <w:pPr>
              <w:pStyle w:val="TableBody"/>
              <w:rPr>
                <w:u w:val="single"/>
              </w:rPr>
            </w:pPr>
            <w:r w:rsidRPr="00671C8B">
              <w:rPr>
                <w:u w:val="single"/>
              </w:rPr>
              <w:t>Response</w:t>
            </w:r>
          </w:p>
          <w:p w14:paraId="1C2104B7" w14:textId="77777777" w:rsidR="00975CC4" w:rsidRPr="00671C8B" w:rsidRDefault="00975CC4" w:rsidP="00166AF3">
            <w:pPr>
              <w:pStyle w:val="TableBody"/>
            </w:pPr>
            <w:r w:rsidRPr="00671C8B">
              <w:rPr>
                <w:b/>
              </w:rPr>
              <w:t>OK</w:t>
            </w:r>
          </w:p>
        </w:tc>
      </w:tr>
      <w:tr w:rsidR="00975CC4" w:rsidRPr="00671C8B" w14:paraId="69588F14" w14:textId="77777777" w:rsidTr="00166AF3">
        <w:trPr>
          <w:trHeight w:val="1113"/>
        </w:trPr>
        <w:tc>
          <w:tcPr>
            <w:tcW w:w="1728" w:type="dxa"/>
          </w:tcPr>
          <w:p w14:paraId="5F13D19D" w14:textId="77777777" w:rsidR="00975CC4" w:rsidRPr="00671C8B" w:rsidRDefault="00975CC4" w:rsidP="00166AF3">
            <w:pPr>
              <w:pStyle w:val="TableBody"/>
              <w:rPr>
                <w:i/>
              </w:rPr>
            </w:pPr>
            <w:r w:rsidRPr="00671C8B">
              <w:rPr>
                <w:i/>
              </w:rPr>
              <w:lastRenderedPageBreak/>
              <w:t>Read command</w:t>
            </w:r>
          </w:p>
          <w:p w14:paraId="165D64E1" w14:textId="77777777" w:rsidR="00975CC4" w:rsidRPr="00671C8B" w:rsidRDefault="00975CC4" w:rsidP="00166AF3">
            <w:pPr>
              <w:pStyle w:val="TableBody"/>
            </w:pPr>
          </w:p>
          <w:p w14:paraId="17F3D459" w14:textId="77777777" w:rsidR="00975CC4" w:rsidRPr="00671C8B" w:rsidRDefault="00975CC4" w:rsidP="00166AF3">
            <w:pPr>
              <w:pStyle w:val="TableBody"/>
              <w:rPr>
                <w:u w:val="single"/>
              </w:rPr>
            </w:pPr>
            <w:r w:rsidRPr="00671C8B">
              <w:rPr>
                <w:u w:val="single"/>
              </w:rPr>
              <w:t>Syntax</w:t>
            </w:r>
          </w:p>
          <w:p w14:paraId="00260E30" w14:textId="77777777" w:rsidR="00975CC4" w:rsidRPr="00671C8B" w:rsidRDefault="00975CC4" w:rsidP="00166AF3">
            <w:pPr>
              <w:pStyle w:val="TableBody"/>
              <w:rPr>
                <w:b/>
              </w:rPr>
            </w:pPr>
            <w:r w:rsidRPr="00671C8B">
              <w:rPr>
                <w:b/>
              </w:rPr>
              <w:t>AT+CCID?</w:t>
            </w:r>
          </w:p>
        </w:tc>
        <w:tc>
          <w:tcPr>
            <w:tcW w:w="7560" w:type="dxa"/>
          </w:tcPr>
          <w:p w14:paraId="4EFAEF39" w14:textId="77777777" w:rsidR="00975CC4" w:rsidRPr="00671C8B" w:rsidRDefault="00975CC4" w:rsidP="00166AF3">
            <w:pPr>
              <w:pStyle w:val="TableBody"/>
              <w:rPr>
                <w:u w:val="single"/>
              </w:rPr>
            </w:pPr>
          </w:p>
          <w:p w14:paraId="0BB848DC" w14:textId="77777777" w:rsidR="00975CC4" w:rsidRPr="00671C8B" w:rsidRDefault="00975CC4" w:rsidP="00166AF3">
            <w:pPr>
              <w:pStyle w:val="TableBody"/>
              <w:rPr>
                <w:u w:val="single"/>
              </w:rPr>
            </w:pPr>
          </w:p>
          <w:p w14:paraId="37CFD80B" w14:textId="77777777" w:rsidR="00975CC4" w:rsidRPr="00671C8B" w:rsidRDefault="00975CC4" w:rsidP="00166AF3">
            <w:pPr>
              <w:pStyle w:val="TableBody"/>
              <w:rPr>
                <w:u w:val="single"/>
              </w:rPr>
            </w:pPr>
            <w:r w:rsidRPr="00671C8B">
              <w:rPr>
                <w:u w:val="single"/>
              </w:rPr>
              <w:t>Response</w:t>
            </w:r>
          </w:p>
          <w:p w14:paraId="3B9FF9B5" w14:textId="77777777" w:rsidR="00975CC4" w:rsidRPr="00671C8B" w:rsidRDefault="00975CC4" w:rsidP="00166AF3">
            <w:pPr>
              <w:pStyle w:val="TableBody"/>
              <w:rPr>
                <w:b/>
              </w:rPr>
            </w:pPr>
            <w:r w:rsidRPr="00671C8B">
              <w:rPr>
                <w:b/>
              </w:rPr>
              <w:t>+CCID: &lt;ICCID&gt;</w:t>
            </w:r>
          </w:p>
          <w:p w14:paraId="033B7B2F" w14:textId="77777777" w:rsidR="00975CC4" w:rsidRPr="00671C8B" w:rsidRDefault="00975CC4" w:rsidP="00166AF3">
            <w:pPr>
              <w:pStyle w:val="TableBody"/>
              <w:rPr>
                <w:b/>
              </w:rPr>
            </w:pPr>
            <w:r w:rsidRPr="00671C8B">
              <w:rPr>
                <w:b/>
              </w:rPr>
              <w:t>OK</w:t>
            </w:r>
          </w:p>
          <w:p w14:paraId="1BF1792B" w14:textId="77777777" w:rsidR="00975CC4" w:rsidRPr="00671C8B" w:rsidRDefault="00975CC4" w:rsidP="00166AF3">
            <w:pPr>
              <w:pStyle w:val="TableBody"/>
              <w:rPr>
                <w:b/>
              </w:rPr>
            </w:pPr>
          </w:p>
          <w:p w14:paraId="19C217DB" w14:textId="77777777" w:rsidR="00975CC4" w:rsidRPr="00671C8B" w:rsidRDefault="00975CC4" w:rsidP="00166AF3">
            <w:pPr>
              <w:pStyle w:val="TableBody"/>
            </w:pPr>
            <w:r w:rsidRPr="00671C8B">
              <w:t>or</w:t>
            </w:r>
          </w:p>
          <w:p w14:paraId="4619DDA3" w14:textId="77777777" w:rsidR="00975CC4" w:rsidRPr="00671C8B" w:rsidRDefault="00975CC4" w:rsidP="00166AF3">
            <w:pPr>
              <w:pStyle w:val="TableBody"/>
            </w:pPr>
            <w:r w:rsidRPr="00671C8B">
              <w:rPr>
                <w:b/>
              </w:rPr>
              <w:t>+CME ERROR: &lt;err&gt;</w:t>
            </w:r>
          </w:p>
        </w:tc>
      </w:tr>
      <w:tr w:rsidR="00975CC4" w:rsidRPr="00671C8B" w:rsidDel="009453A7" w14:paraId="5A77408C" w14:textId="3EADC6CC" w:rsidTr="00166AF3">
        <w:trPr>
          <w:trHeight w:val="1812"/>
          <w:del w:id="4694" w:author="Alban Roche" w:date="2017-08-02T16:30:00Z"/>
        </w:trPr>
        <w:tc>
          <w:tcPr>
            <w:tcW w:w="1728" w:type="dxa"/>
          </w:tcPr>
          <w:p w14:paraId="0575DC71" w14:textId="41AA5C18" w:rsidR="00975CC4" w:rsidRPr="00671C8B" w:rsidDel="009453A7" w:rsidRDefault="00975CC4" w:rsidP="00166AF3">
            <w:pPr>
              <w:pStyle w:val="TableBody"/>
              <w:rPr>
                <w:del w:id="4695" w:author="Alban Roche" w:date="2017-08-02T16:30:00Z"/>
                <w:i/>
              </w:rPr>
            </w:pPr>
            <w:del w:id="4696" w:author="Alban Roche" w:date="2017-08-02T16:30:00Z">
              <w:r w:rsidRPr="00671C8B" w:rsidDel="009453A7">
                <w:rPr>
                  <w:i/>
                </w:rPr>
                <w:delText>Execute command</w:delText>
              </w:r>
              <w:bookmarkStart w:id="4697" w:name="_Toc489457296"/>
              <w:bookmarkEnd w:id="4697"/>
            </w:del>
          </w:p>
          <w:p w14:paraId="15969D4A" w14:textId="3F9BEB72" w:rsidR="00975CC4" w:rsidRPr="00671C8B" w:rsidDel="009453A7" w:rsidRDefault="00975CC4" w:rsidP="00166AF3">
            <w:pPr>
              <w:pStyle w:val="TableBody"/>
              <w:rPr>
                <w:del w:id="4698" w:author="Alban Roche" w:date="2017-08-02T16:30:00Z"/>
              </w:rPr>
            </w:pPr>
            <w:bookmarkStart w:id="4699" w:name="_Toc489457297"/>
            <w:bookmarkEnd w:id="4699"/>
          </w:p>
          <w:p w14:paraId="4E1CE93D" w14:textId="49860358" w:rsidR="00975CC4" w:rsidRPr="00671C8B" w:rsidDel="009453A7" w:rsidRDefault="00975CC4" w:rsidP="00166AF3">
            <w:pPr>
              <w:pStyle w:val="TableBody"/>
              <w:rPr>
                <w:del w:id="4700" w:author="Alban Roche" w:date="2017-08-02T16:30:00Z"/>
                <w:u w:val="single"/>
              </w:rPr>
            </w:pPr>
            <w:del w:id="4701" w:author="Alban Roche" w:date="2017-08-02T16:30:00Z">
              <w:r w:rsidRPr="00671C8B" w:rsidDel="009453A7">
                <w:rPr>
                  <w:u w:val="single"/>
                </w:rPr>
                <w:delText>Syntax</w:delText>
              </w:r>
              <w:bookmarkStart w:id="4702" w:name="_Toc489457298"/>
              <w:bookmarkEnd w:id="4702"/>
            </w:del>
          </w:p>
          <w:p w14:paraId="462C9C55" w14:textId="3A913DE9" w:rsidR="00975CC4" w:rsidRPr="00671C8B" w:rsidDel="009453A7" w:rsidRDefault="00975CC4" w:rsidP="00166AF3">
            <w:pPr>
              <w:pStyle w:val="TableBody"/>
              <w:rPr>
                <w:del w:id="4703" w:author="Alban Roche" w:date="2017-08-02T16:30:00Z"/>
                <w:b/>
              </w:rPr>
            </w:pPr>
            <w:del w:id="4704" w:author="Alban Roche" w:date="2017-08-02T16:30:00Z">
              <w:r w:rsidRPr="00671C8B" w:rsidDel="009453A7">
                <w:rPr>
                  <w:b/>
                </w:rPr>
                <w:delText>AT+CCID</w:delText>
              </w:r>
              <w:bookmarkStart w:id="4705" w:name="_Toc489457299"/>
              <w:bookmarkEnd w:id="4705"/>
            </w:del>
          </w:p>
        </w:tc>
        <w:tc>
          <w:tcPr>
            <w:tcW w:w="7560" w:type="dxa"/>
          </w:tcPr>
          <w:p w14:paraId="3876342F" w14:textId="7100F74C" w:rsidR="00975CC4" w:rsidRPr="00671C8B" w:rsidDel="009453A7" w:rsidRDefault="00975CC4" w:rsidP="00166AF3">
            <w:pPr>
              <w:pStyle w:val="TableBody"/>
              <w:rPr>
                <w:del w:id="4706" w:author="Alban Roche" w:date="2017-08-02T16:30:00Z"/>
                <w:u w:val="single"/>
              </w:rPr>
            </w:pPr>
            <w:bookmarkStart w:id="4707" w:name="_Toc489457300"/>
            <w:bookmarkEnd w:id="4707"/>
          </w:p>
          <w:p w14:paraId="29BCB79B" w14:textId="4D1C0EC7" w:rsidR="00975CC4" w:rsidRPr="00671C8B" w:rsidDel="009453A7" w:rsidRDefault="00975CC4" w:rsidP="00166AF3">
            <w:pPr>
              <w:pStyle w:val="TableBody"/>
              <w:rPr>
                <w:del w:id="4708" w:author="Alban Roche" w:date="2017-08-02T16:30:00Z"/>
                <w:u w:val="single"/>
              </w:rPr>
            </w:pPr>
            <w:bookmarkStart w:id="4709" w:name="_Toc489457301"/>
            <w:bookmarkEnd w:id="4709"/>
          </w:p>
          <w:p w14:paraId="47DC888E" w14:textId="01FEA976" w:rsidR="00975CC4" w:rsidRPr="00671C8B" w:rsidDel="009453A7" w:rsidRDefault="00975CC4" w:rsidP="00166AF3">
            <w:pPr>
              <w:pStyle w:val="TableBody"/>
              <w:rPr>
                <w:del w:id="4710" w:author="Alban Roche" w:date="2017-08-02T16:30:00Z"/>
                <w:u w:val="single"/>
              </w:rPr>
            </w:pPr>
            <w:del w:id="4711" w:author="Alban Roche" w:date="2017-08-02T16:30:00Z">
              <w:r w:rsidRPr="00671C8B" w:rsidDel="009453A7">
                <w:rPr>
                  <w:u w:val="single"/>
                </w:rPr>
                <w:delText>Response</w:delText>
              </w:r>
              <w:bookmarkStart w:id="4712" w:name="_Toc489457302"/>
              <w:bookmarkEnd w:id="4712"/>
            </w:del>
          </w:p>
          <w:p w14:paraId="726F81DB" w14:textId="1F876DC1" w:rsidR="00975CC4" w:rsidRPr="00671C8B" w:rsidDel="009453A7" w:rsidRDefault="00975CC4" w:rsidP="00166AF3">
            <w:pPr>
              <w:pStyle w:val="TableBody"/>
              <w:rPr>
                <w:del w:id="4713" w:author="Alban Roche" w:date="2017-08-02T16:30:00Z"/>
                <w:b/>
              </w:rPr>
            </w:pPr>
            <w:del w:id="4714" w:author="Alban Roche" w:date="2017-08-02T16:30:00Z">
              <w:r w:rsidRPr="00671C8B" w:rsidDel="009453A7">
                <w:rPr>
                  <w:b/>
                </w:rPr>
                <w:delText>+CCID: &lt;ICCID&gt;</w:delText>
              </w:r>
              <w:bookmarkStart w:id="4715" w:name="_Toc489457303"/>
              <w:bookmarkEnd w:id="4715"/>
            </w:del>
          </w:p>
          <w:p w14:paraId="3AD59955" w14:textId="372B24B5" w:rsidR="00975CC4" w:rsidRPr="00671C8B" w:rsidDel="009453A7" w:rsidRDefault="00975CC4" w:rsidP="00166AF3">
            <w:pPr>
              <w:pStyle w:val="TableBody"/>
              <w:rPr>
                <w:del w:id="4716" w:author="Alban Roche" w:date="2017-08-02T16:30:00Z"/>
                <w:b/>
              </w:rPr>
            </w:pPr>
            <w:del w:id="4717" w:author="Alban Roche" w:date="2017-08-02T16:30:00Z">
              <w:r w:rsidRPr="00671C8B" w:rsidDel="009453A7">
                <w:rPr>
                  <w:b/>
                </w:rPr>
                <w:delText>OK</w:delText>
              </w:r>
              <w:bookmarkStart w:id="4718" w:name="_Toc489457304"/>
              <w:bookmarkEnd w:id="4718"/>
            </w:del>
          </w:p>
          <w:p w14:paraId="2F682593" w14:textId="0D2C1384" w:rsidR="00975CC4" w:rsidRPr="00671C8B" w:rsidDel="009453A7" w:rsidRDefault="00975CC4" w:rsidP="00166AF3">
            <w:pPr>
              <w:pStyle w:val="TableBody"/>
              <w:rPr>
                <w:del w:id="4719" w:author="Alban Roche" w:date="2017-08-02T16:30:00Z"/>
                <w:b/>
              </w:rPr>
            </w:pPr>
            <w:bookmarkStart w:id="4720" w:name="_Toc489457305"/>
            <w:bookmarkEnd w:id="4720"/>
          </w:p>
          <w:p w14:paraId="49764E1F" w14:textId="57971E94" w:rsidR="00975CC4" w:rsidRPr="00671C8B" w:rsidDel="009453A7" w:rsidRDefault="00975CC4" w:rsidP="00166AF3">
            <w:pPr>
              <w:pStyle w:val="TableBody"/>
              <w:rPr>
                <w:del w:id="4721" w:author="Alban Roche" w:date="2017-08-02T16:30:00Z"/>
              </w:rPr>
            </w:pPr>
            <w:del w:id="4722" w:author="Alban Roche" w:date="2017-08-02T16:30:00Z">
              <w:r w:rsidRPr="00671C8B" w:rsidDel="009453A7">
                <w:delText>or</w:delText>
              </w:r>
              <w:bookmarkStart w:id="4723" w:name="_Toc489457306"/>
              <w:bookmarkEnd w:id="4723"/>
            </w:del>
          </w:p>
          <w:p w14:paraId="5A9FCD4F" w14:textId="656605F1" w:rsidR="00975CC4" w:rsidRPr="00671C8B" w:rsidDel="009453A7" w:rsidRDefault="00975CC4" w:rsidP="00166AF3">
            <w:pPr>
              <w:pStyle w:val="TableBody"/>
              <w:rPr>
                <w:del w:id="4724" w:author="Alban Roche" w:date="2017-08-02T16:30:00Z"/>
                <w:b/>
              </w:rPr>
            </w:pPr>
            <w:del w:id="4725" w:author="Alban Roche" w:date="2017-08-02T16:30:00Z">
              <w:r w:rsidRPr="00671C8B" w:rsidDel="009453A7">
                <w:rPr>
                  <w:b/>
                </w:rPr>
                <w:delText>+CME ERROR: &lt;err&gt;</w:delText>
              </w:r>
              <w:bookmarkStart w:id="4726" w:name="_Toc489457307"/>
              <w:bookmarkEnd w:id="4726"/>
            </w:del>
          </w:p>
          <w:p w14:paraId="3F942591" w14:textId="15FED056" w:rsidR="00975CC4" w:rsidRPr="00671C8B" w:rsidDel="009453A7" w:rsidRDefault="00975CC4" w:rsidP="00166AF3">
            <w:pPr>
              <w:pStyle w:val="TableBody"/>
              <w:rPr>
                <w:del w:id="4727" w:author="Alban Roche" w:date="2017-08-02T16:30:00Z"/>
                <w:b/>
              </w:rPr>
            </w:pPr>
            <w:bookmarkStart w:id="4728" w:name="_Toc489457308"/>
            <w:bookmarkEnd w:id="4728"/>
          </w:p>
          <w:p w14:paraId="31720BA9" w14:textId="54958FCC" w:rsidR="00975CC4" w:rsidRPr="00671C8B" w:rsidDel="009453A7" w:rsidRDefault="00975CC4" w:rsidP="00166AF3">
            <w:pPr>
              <w:pStyle w:val="TableBody"/>
              <w:rPr>
                <w:del w:id="4729" w:author="Alban Roche" w:date="2017-08-02T16:30:00Z"/>
                <w:u w:val="single"/>
              </w:rPr>
            </w:pPr>
            <w:del w:id="4730" w:author="Alban Roche" w:date="2017-08-02T16:30:00Z">
              <w:r w:rsidRPr="00671C8B" w:rsidDel="009453A7">
                <w:rPr>
                  <w:u w:val="single"/>
                </w:rPr>
                <w:delText>Parameter</w:delText>
              </w:r>
              <w:bookmarkStart w:id="4731" w:name="_Toc489457309"/>
              <w:bookmarkEnd w:id="4731"/>
            </w:del>
          </w:p>
          <w:p w14:paraId="7F362004" w14:textId="1A5DBAAA" w:rsidR="00975CC4" w:rsidRPr="00671C8B" w:rsidDel="009453A7" w:rsidRDefault="00975CC4" w:rsidP="00166AF3">
            <w:pPr>
              <w:pStyle w:val="TableBody"/>
              <w:rPr>
                <w:del w:id="4732" w:author="Alban Roche" w:date="2017-08-02T16:30:00Z"/>
              </w:rPr>
            </w:pPr>
            <w:del w:id="4733" w:author="Alban Roche" w:date="2017-08-02T16:30:00Z">
              <w:r w:rsidRPr="00671C8B" w:rsidDel="009453A7">
                <w:rPr>
                  <w:b/>
                </w:rPr>
                <w:delText>&lt;ICCID&gt;</w:delText>
              </w:r>
              <w:r w:rsidRPr="00671C8B" w:rsidDel="009453A7">
                <w:tab/>
                <w:delText>Integrated Circuit Card ID of the SIM card</w:delText>
              </w:r>
              <w:bookmarkStart w:id="4734" w:name="_Toc489457310"/>
              <w:bookmarkEnd w:id="4734"/>
            </w:del>
          </w:p>
        </w:tc>
        <w:bookmarkStart w:id="4735" w:name="_Toc489457311"/>
        <w:bookmarkEnd w:id="4735"/>
      </w:tr>
    </w:tbl>
    <w:p w14:paraId="2BF427E2" w14:textId="25190C3D" w:rsidR="00975CC4" w:rsidRPr="00671C8B" w:rsidDel="009453A7" w:rsidRDefault="00975CC4" w:rsidP="0059466D">
      <w:pPr>
        <w:pStyle w:val="Heading2"/>
        <w:numPr>
          <w:ilvl w:val="1"/>
          <w:numId w:val="11"/>
        </w:numPr>
        <w:ind w:left="1080" w:hanging="1080"/>
        <w:rPr>
          <w:del w:id="4736" w:author="Alban Roche" w:date="2017-08-02T16:30:00Z"/>
        </w:rPr>
      </w:pPr>
      <w:bookmarkStart w:id="4737" w:name="_Toc345081408"/>
      <w:bookmarkStart w:id="4738" w:name="_Toc349753149"/>
      <w:bookmarkStart w:id="4739" w:name="_Toc349754044"/>
      <w:bookmarkStart w:id="4740" w:name="_Ref366745636"/>
      <w:bookmarkStart w:id="4741" w:name="_Ref369092830"/>
      <w:bookmarkStart w:id="4742" w:name="_Toc368586103"/>
      <w:bookmarkStart w:id="4743" w:name="_Toc486251574"/>
      <w:bookmarkStart w:id="4744" w:name="_Ref378175547"/>
      <w:del w:id="4745" w:author="Alban Roche" w:date="2017-08-02T16:30:00Z">
        <w:r w:rsidRPr="00671C8B" w:rsidDel="009453A7">
          <w:delText xml:space="preserve">+FMR Command: Request Revision </w:delText>
        </w:r>
        <w:bookmarkEnd w:id="4737"/>
        <w:r w:rsidRPr="00671C8B" w:rsidDel="009453A7">
          <w:delText>Identification</w:delText>
        </w:r>
        <w:bookmarkEnd w:id="4738"/>
        <w:bookmarkEnd w:id="4739"/>
        <w:bookmarkEnd w:id="4740"/>
        <w:bookmarkEnd w:id="4741"/>
        <w:bookmarkEnd w:id="4742"/>
        <w:bookmarkEnd w:id="4743"/>
        <w:r w:rsidRPr="00671C8B" w:rsidDel="009453A7">
          <w:delText xml:space="preserve"> </w:delText>
        </w:r>
        <w:bookmarkStart w:id="4746" w:name="_Toc489457312"/>
        <w:bookmarkEnd w:id="4746"/>
      </w:del>
    </w:p>
    <w:tbl>
      <w:tblPr>
        <w:tblStyle w:val="TableSWIleft"/>
        <w:tblW w:w="9288" w:type="dxa"/>
        <w:tblLayout w:type="fixed"/>
        <w:tblLook w:val="04A0" w:firstRow="1" w:lastRow="0" w:firstColumn="1" w:lastColumn="0" w:noHBand="0" w:noVBand="1"/>
      </w:tblPr>
      <w:tblGrid>
        <w:gridCol w:w="1728"/>
        <w:gridCol w:w="7560"/>
      </w:tblGrid>
      <w:tr w:rsidR="00975CC4" w:rsidRPr="00671C8B" w:rsidDel="009453A7" w14:paraId="42B7D86D" w14:textId="48CD003A" w:rsidTr="00166AF3">
        <w:trPr>
          <w:cnfStyle w:val="100000000000" w:firstRow="1" w:lastRow="0" w:firstColumn="0" w:lastColumn="0" w:oddVBand="0" w:evenVBand="0" w:oddHBand="0" w:evenHBand="0" w:firstRowFirstColumn="0" w:firstRowLastColumn="0" w:lastRowFirstColumn="0" w:lastRowLastColumn="0"/>
          <w:del w:id="4747" w:author="Alban Roche" w:date="2017-08-02T16:30:00Z"/>
        </w:trPr>
        <w:tc>
          <w:tcPr>
            <w:tcW w:w="9288" w:type="dxa"/>
            <w:gridSpan w:val="2"/>
          </w:tcPr>
          <w:p w14:paraId="50AAC797" w14:textId="4647BA90" w:rsidR="00975CC4" w:rsidRPr="00671C8B" w:rsidDel="009453A7" w:rsidRDefault="00975CC4">
            <w:pPr>
              <w:pStyle w:val="TableRowHead"/>
              <w:spacing w:before="144" w:after="144"/>
              <w:rPr>
                <w:del w:id="4748" w:author="Alban Roche" w:date="2017-08-02T16:30:00Z"/>
              </w:rPr>
            </w:pPr>
            <w:del w:id="4749" w:author="Alban Roche" w:date="2017-08-02T14:40:00Z">
              <w:r w:rsidDel="00F22490">
                <w:delText>HL7618, HL7618RD, HL7648, HL7650, HL7688, HL7690 and HL7692</w:delText>
              </w:r>
            </w:del>
            <w:bookmarkStart w:id="4750" w:name="_Toc489457313"/>
            <w:bookmarkEnd w:id="4750"/>
          </w:p>
        </w:tc>
        <w:bookmarkStart w:id="4751" w:name="_Toc489457314"/>
        <w:bookmarkEnd w:id="4751"/>
      </w:tr>
      <w:tr w:rsidR="00975CC4" w:rsidRPr="00671C8B" w:rsidDel="009453A7" w14:paraId="4A073B71" w14:textId="0DE8BF73" w:rsidTr="00166AF3">
        <w:trPr>
          <w:trHeight w:val="207"/>
          <w:del w:id="4752" w:author="Alban Roche" w:date="2017-08-02T16:30:00Z"/>
        </w:trPr>
        <w:tc>
          <w:tcPr>
            <w:tcW w:w="1728" w:type="dxa"/>
          </w:tcPr>
          <w:p w14:paraId="21F6AF02" w14:textId="2645E063" w:rsidR="00975CC4" w:rsidRPr="00671C8B" w:rsidDel="009453A7" w:rsidRDefault="00975CC4" w:rsidP="00166AF3">
            <w:pPr>
              <w:pStyle w:val="TableBody"/>
              <w:rPr>
                <w:del w:id="4753" w:author="Alban Roche" w:date="2017-08-02T16:30:00Z"/>
                <w:rFonts w:ascii="Times New Roman" w:hAnsi="Times New Roman" w:cs="Times New Roman"/>
                <w:i/>
              </w:rPr>
            </w:pPr>
            <w:del w:id="4754" w:author="Alban Roche" w:date="2017-08-02T16:30:00Z">
              <w:r w:rsidRPr="00671C8B" w:rsidDel="009453A7">
                <w:rPr>
                  <w:i/>
                </w:rPr>
                <w:delText>Test command</w:delText>
              </w:r>
              <w:bookmarkStart w:id="4755" w:name="_Toc489457315"/>
              <w:bookmarkEnd w:id="4755"/>
            </w:del>
          </w:p>
          <w:p w14:paraId="0FA4984D" w14:textId="61BE04B6" w:rsidR="00975CC4" w:rsidRPr="00671C8B" w:rsidDel="009453A7" w:rsidRDefault="00975CC4" w:rsidP="00166AF3">
            <w:pPr>
              <w:pStyle w:val="TableBody"/>
              <w:rPr>
                <w:del w:id="4756" w:author="Alban Roche" w:date="2017-08-02T16:30:00Z"/>
              </w:rPr>
            </w:pPr>
            <w:bookmarkStart w:id="4757" w:name="_Toc489457316"/>
            <w:bookmarkEnd w:id="4757"/>
          </w:p>
          <w:p w14:paraId="38737AC5" w14:textId="75B6D3CB" w:rsidR="00975CC4" w:rsidRPr="00671C8B" w:rsidDel="009453A7" w:rsidRDefault="00975CC4" w:rsidP="00166AF3">
            <w:pPr>
              <w:pStyle w:val="TableBody"/>
              <w:rPr>
                <w:del w:id="4758" w:author="Alban Roche" w:date="2017-08-02T16:30:00Z"/>
                <w:u w:val="single"/>
              </w:rPr>
            </w:pPr>
            <w:del w:id="4759" w:author="Alban Roche" w:date="2017-08-02T16:30:00Z">
              <w:r w:rsidRPr="00671C8B" w:rsidDel="009453A7">
                <w:rPr>
                  <w:u w:val="single"/>
                </w:rPr>
                <w:delText>Syntax</w:delText>
              </w:r>
              <w:bookmarkStart w:id="4760" w:name="_Toc489457317"/>
              <w:bookmarkEnd w:id="4760"/>
            </w:del>
          </w:p>
          <w:p w14:paraId="4139A544" w14:textId="409E9544" w:rsidR="00975CC4" w:rsidRPr="00671C8B" w:rsidDel="009453A7" w:rsidRDefault="00975CC4" w:rsidP="00166AF3">
            <w:pPr>
              <w:pStyle w:val="TableBody"/>
              <w:rPr>
                <w:del w:id="4761" w:author="Alban Roche" w:date="2017-08-02T16:30:00Z"/>
                <w:b/>
              </w:rPr>
            </w:pPr>
            <w:del w:id="4762" w:author="Alban Roche" w:date="2017-08-02T16:30:00Z">
              <w:r w:rsidRPr="00671C8B" w:rsidDel="009453A7">
                <w:rPr>
                  <w:b/>
                </w:rPr>
                <w:delText>AT+FMR=?</w:delText>
              </w:r>
              <w:bookmarkStart w:id="4763" w:name="_Toc489457318"/>
              <w:bookmarkEnd w:id="4763"/>
            </w:del>
          </w:p>
        </w:tc>
        <w:tc>
          <w:tcPr>
            <w:tcW w:w="7560" w:type="dxa"/>
          </w:tcPr>
          <w:p w14:paraId="5B860967" w14:textId="1ED13091" w:rsidR="00975CC4" w:rsidRPr="00671C8B" w:rsidDel="009453A7" w:rsidRDefault="00975CC4" w:rsidP="00166AF3">
            <w:pPr>
              <w:pStyle w:val="TableBody"/>
              <w:rPr>
                <w:del w:id="4764" w:author="Alban Roche" w:date="2017-08-02T16:30:00Z"/>
                <w:rFonts w:ascii="Times New Roman" w:hAnsi="Times New Roman" w:cs="Times New Roman"/>
                <w:u w:val="single"/>
              </w:rPr>
            </w:pPr>
            <w:bookmarkStart w:id="4765" w:name="_Toc489457319"/>
            <w:bookmarkEnd w:id="4765"/>
          </w:p>
          <w:p w14:paraId="40239D3E" w14:textId="5A40F381" w:rsidR="00975CC4" w:rsidRPr="00671C8B" w:rsidDel="009453A7" w:rsidRDefault="00975CC4" w:rsidP="00166AF3">
            <w:pPr>
              <w:pStyle w:val="TableBody"/>
              <w:rPr>
                <w:del w:id="4766" w:author="Alban Roche" w:date="2017-08-02T16:30:00Z"/>
                <w:u w:val="single"/>
              </w:rPr>
            </w:pPr>
            <w:bookmarkStart w:id="4767" w:name="_Toc489457320"/>
            <w:bookmarkEnd w:id="4767"/>
          </w:p>
          <w:p w14:paraId="315431C9" w14:textId="5D42A755" w:rsidR="00975CC4" w:rsidRPr="00671C8B" w:rsidDel="009453A7" w:rsidRDefault="00975CC4" w:rsidP="00166AF3">
            <w:pPr>
              <w:pStyle w:val="TableBody"/>
              <w:rPr>
                <w:del w:id="4768" w:author="Alban Roche" w:date="2017-08-02T16:30:00Z"/>
                <w:u w:val="single"/>
              </w:rPr>
            </w:pPr>
            <w:del w:id="4769" w:author="Alban Roche" w:date="2017-08-02T16:30:00Z">
              <w:r w:rsidRPr="00671C8B" w:rsidDel="009453A7">
                <w:rPr>
                  <w:u w:val="single"/>
                </w:rPr>
                <w:delText>Response</w:delText>
              </w:r>
              <w:bookmarkStart w:id="4770" w:name="_Toc489457321"/>
              <w:bookmarkEnd w:id="4770"/>
            </w:del>
          </w:p>
          <w:p w14:paraId="0606B2D5" w14:textId="4A1B21B3" w:rsidR="00975CC4" w:rsidRPr="00671C8B" w:rsidDel="009453A7" w:rsidRDefault="00975CC4" w:rsidP="00166AF3">
            <w:pPr>
              <w:pStyle w:val="TableBody"/>
              <w:rPr>
                <w:del w:id="4771" w:author="Alban Roche" w:date="2017-08-02T16:30:00Z"/>
                <w:b/>
                <w:snapToGrid w:val="0"/>
              </w:rPr>
            </w:pPr>
            <w:del w:id="4772" w:author="Alban Roche" w:date="2017-08-02T16:30:00Z">
              <w:r w:rsidRPr="00671C8B" w:rsidDel="009453A7">
                <w:rPr>
                  <w:b/>
                  <w:snapToGrid w:val="0"/>
                </w:rPr>
                <w:delText>OK</w:delText>
              </w:r>
              <w:bookmarkStart w:id="4773" w:name="_Toc489457322"/>
              <w:bookmarkEnd w:id="4773"/>
            </w:del>
          </w:p>
        </w:tc>
        <w:bookmarkStart w:id="4774" w:name="_Toc489457323"/>
        <w:bookmarkEnd w:id="4774"/>
      </w:tr>
      <w:tr w:rsidR="00975CC4" w:rsidRPr="00671C8B" w:rsidDel="009453A7" w14:paraId="08B0BE82" w14:textId="10983F04" w:rsidTr="00166AF3">
        <w:trPr>
          <w:cantSplit w:val="0"/>
          <w:del w:id="4775" w:author="Alban Roche" w:date="2017-08-02T16:30:00Z"/>
        </w:trPr>
        <w:tc>
          <w:tcPr>
            <w:tcW w:w="1728" w:type="dxa"/>
          </w:tcPr>
          <w:p w14:paraId="12804262" w14:textId="28C3F2B1" w:rsidR="00975CC4" w:rsidRPr="00671C8B" w:rsidDel="009453A7" w:rsidRDefault="00975CC4" w:rsidP="00166AF3">
            <w:pPr>
              <w:pStyle w:val="TableBody"/>
              <w:rPr>
                <w:del w:id="4776" w:author="Alban Roche" w:date="2017-08-02T16:30:00Z"/>
                <w:rFonts w:ascii="Times New Roman" w:hAnsi="Times New Roman" w:cs="Times New Roman"/>
                <w:i/>
              </w:rPr>
            </w:pPr>
            <w:del w:id="4777" w:author="Alban Roche" w:date="2017-08-02T16:30:00Z">
              <w:r w:rsidRPr="00671C8B" w:rsidDel="009453A7">
                <w:rPr>
                  <w:i/>
                </w:rPr>
                <w:delText>Execute command</w:delText>
              </w:r>
              <w:bookmarkStart w:id="4778" w:name="_Toc489457324"/>
              <w:bookmarkEnd w:id="4778"/>
            </w:del>
          </w:p>
          <w:p w14:paraId="5D7F6565" w14:textId="00423756" w:rsidR="00975CC4" w:rsidRPr="00671C8B" w:rsidDel="009453A7" w:rsidRDefault="00975CC4" w:rsidP="00166AF3">
            <w:pPr>
              <w:pStyle w:val="TableBody"/>
              <w:rPr>
                <w:del w:id="4779" w:author="Alban Roche" w:date="2017-08-02T16:30:00Z"/>
              </w:rPr>
            </w:pPr>
            <w:bookmarkStart w:id="4780" w:name="_Toc489457325"/>
            <w:bookmarkEnd w:id="4780"/>
          </w:p>
          <w:p w14:paraId="7B61AB94" w14:textId="606F8495" w:rsidR="00975CC4" w:rsidRPr="00671C8B" w:rsidDel="009453A7" w:rsidRDefault="00975CC4" w:rsidP="00166AF3">
            <w:pPr>
              <w:pStyle w:val="TableBody"/>
              <w:rPr>
                <w:del w:id="4781" w:author="Alban Roche" w:date="2017-08-02T16:30:00Z"/>
                <w:u w:val="single"/>
              </w:rPr>
            </w:pPr>
            <w:del w:id="4782" w:author="Alban Roche" w:date="2017-08-02T16:30:00Z">
              <w:r w:rsidRPr="00671C8B" w:rsidDel="009453A7">
                <w:rPr>
                  <w:u w:val="single"/>
                </w:rPr>
                <w:delText>Syntax</w:delText>
              </w:r>
              <w:bookmarkStart w:id="4783" w:name="_Toc489457326"/>
              <w:bookmarkEnd w:id="4783"/>
            </w:del>
          </w:p>
          <w:p w14:paraId="6D004F70" w14:textId="3B3BB3A1" w:rsidR="00975CC4" w:rsidRPr="00671C8B" w:rsidDel="009453A7" w:rsidRDefault="00975CC4" w:rsidP="00166AF3">
            <w:pPr>
              <w:pStyle w:val="TableBody"/>
              <w:rPr>
                <w:del w:id="4784" w:author="Alban Roche" w:date="2017-08-02T16:30:00Z"/>
              </w:rPr>
            </w:pPr>
            <w:del w:id="4785" w:author="Alban Roche" w:date="2017-08-02T16:30:00Z">
              <w:r w:rsidRPr="00671C8B" w:rsidDel="009453A7">
                <w:rPr>
                  <w:b/>
                </w:rPr>
                <w:delText>AT+FMR</w:delText>
              </w:r>
              <w:bookmarkStart w:id="4786" w:name="_Toc489457327"/>
              <w:bookmarkEnd w:id="4786"/>
            </w:del>
          </w:p>
        </w:tc>
        <w:tc>
          <w:tcPr>
            <w:tcW w:w="7560" w:type="dxa"/>
          </w:tcPr>
          <w:p w14:paraId="3FF47380" w14:textId="7C66F8A2" w:rsidR="00975CC4" w:rsidRPr="00671C8B" w:rsidDel="009453A7" w:rsidRDefault="00975CC4" w:rsidP="00166AF3">
            <w:pPr>
              <w:pStyle w:val="TableBody"/>
              <w:rPr>
                <w:del w:id="4787" w:author="Alban Roche" w:date="2017-08-02T16:30:00Z"/>
                <w:rFonts w:ascii="Times New Roman" w:hAnsi="Times New Roman" w:cs="Times New Roman"/>
                <w:u w:val="single"/>
              </w:rPr>
            </w:pPr>
            <w:bookmarkStart w:id="4788" w:name="_Toc489457328"/>
            <w:bookmarkEnd w:id="4788"/>
          </w:p>
          <w:p w14:paraId="1FFFBA10" w14:textId="155D5431" w:rsidR="00975CC4" w:rsidRPr="00671C8B" w:rsidDel="009453A7" w:rsidRDefault="00975CC4" w:rsidP="00166AF3">
            <w:pPr>
              <w:pStyle w:val="TableBody"/>
              <w:rPr>
                <w:del w:id="4789" w:author="Alban Roche" w:date="2017-08-02T16:30:00Z"/>
                <w:u w:val="single"/>
              </w:rPr>
            </w:pPr>
            <w:bookmarkStart w:id="4790" w:name="_Toc489457329"/>
            <w:bookmarkEnd w:id="4790"/>
          </w:p>
          <w:p w14:paraId="3091B302" w14:textId="46E74A76" w:rsidR="00975CC4" w:rsidRPr="00671C8B" w:rsidDel="009453A7" w:rsidRDefault="00975CC4" w:rsidP="00166AF3">
            <w:pPr>
              <w:pStyle w:val="TableBody"/>
              <w:rPr>
                <w:del w:id="4791" w:author="Alban Roche" w:date="2017-08-02T16:30:00Z"/>
                <w:u w:val="single"/>
                <w:lang w:eastAsia="zh-CN"/>
              </w:rPr>
            </w:pPr>
            <w:del w:id="4792" w:author="Alban Roche" w:date="2017-08-02T16:30:00Z">
              <w:r w:rsidRPr="00671C8B" w:rsidDel="009453A7">
                <w:rPr>
                  <w:u w:val="single"/>
                </w:rPr>
                <w:delText>Response</w:delText>
              </w:r>
              <w:bookmarkStart w:id="4793" w:name="_Toc489457330"/>
              <w:bookmarkEnd w:id="4793"/>
            </w:del>
          </w:p>
          <w:p w14:paraId="608D1A3C" w14:textId="037E6009" w:rsidR="00975CC4" w:rsidRPr="00671C8B" w:rsidDel="009453A7" w:rsidRDefault="00975CC4" w:rsidP="00166AF3">
            <w:pPr>
              <w:pStyle w:val="TableBody"/>
              <w:rPr>
                <w:del w:id="4794" w:author="Alban Roche" w:date="2017-08-02T16:30:00Z"/>
                <w:b/>
                <w:lang w:eastAsia="fr-FR"/>
              </w:rPr>
            </w:pPr>
            <w:del w:id="4795" w:author="Alban Roche" w:date="2017-08-02T16:30:00Z">
              <w:r w:rsidRPr="00671C8B" w:rsidDel="009453A7">
                <w:rPr>
                  <w:b/>
                </w:rPr>
                <w:delText>&lt;</w:delText>
              </w:r>
              <w:r w:rsidRPr="00671C8B" w:rsidDel="009453A7">
                <w:rPr>
                  <w:b/>
                  <w:snapToGrid w:val="0"/>
                </w:rPr>
                <w:delText>revision</w:delText>
              </w:r>
              <w:r w:rsidRPr="00671C8B" w:rsidDel="009453A7">
                <w:rPr>
                  <w:b/>
                </w:rPr>
                <w:delText>&gt;,&lt;sv&gt;</w:delText>
              </w:r>
              <w:bookmarkStart w:id="4796" w:name="_Toc489457331"/>
              <w:bookmarkEnd w:id="4796"/>
            </w:del>
          </w:p>
          <w:p w14:paraId="203446B7" w14:textId="2D5C4D22" w:rsidR="00975CC4" w:rsidRPr="00671C8B" w:rsidDel="009453A7" w:rsidRDefault="00975CC4" w:rsidP="00166AF3">
            <w:pPr>
              <w:pStyle w:val="TableBody"/>
              <w:rPr>
                <w:del w:id="4797" w:author="Alban Roche" w:date="2017-08-02T16:30:00Z"/>
                <w:b/>
                <w:snapToGrid w:val="0"/>
              </w:rPr>
            </w:pPr>
            <w:del w:id="4798" w:author="Alban Roche" w:date="2017-08-02T16:30:00Z">
              <w:r w:rsidRPr="00671C8B" w:rsidDel="009453A7">
                <w:rPr>
                  <w:b/>
                  <w:snapToGrid w:val="0"/>
                </w:rPr>
                <w:delText>OK</w:delText>
              </w:r>
              <w:bookmarkStart w:id="4799" w:name="_Toc489457332"/>
              <w:bookmarkEnd w:id="4799"/>
            </w:del>
          </w:p>
          <w:p w14:paraId="1089A8EF" w14:textId="4907DCF4" w:rsidR="00975CC4" w:rsidRPr="00B91869" w:rsidDel="009453A7" w:rsidRDefault="00975CC4" w:rsidP="00166AF3">
            <w:pPr>
              <w:pStyle w:val="TableBody"/>
              <w:rPr>
                <w:del w:id="4800" w:author="Alban Roche" w:date="2017-08-02T16:30:00Z"/>
                <w:snapToGrid w:val="0"/>
                <w:sz w:val="14"/>
                <w:szCs w:val="14"/>
              </w:rPr>
            </w:pPr>
            <w:bookmarkStart w:id="4801" w:name="_Toc489457333"/>
            <w:bookmarkEnd w:id="4801"/>
          </w:p>
          <w:p w14:paraId="0C22931F" w14:textId="1BFBCC1F" w:rsidR="00975CC4" w:rsidRPr="00671C8B" w:rsidDel="009453A7" w:rsidRDefault="00975CC4" w:rsidP="00166AF3">
            <w:pPr>
              <w:pStyle w:val="TableBody"/>
              <w:rPr>
                <w:del w:id="4802" w:author="Alban Roche" w:date="2017-08-02T16:30:00Z"/>
                <w:snapToGrid w:val="0"/>
              </w:rPr>
            </w:pPr>
            <w:del w:id="4803" w:author="Alban Roche" w:date="2017-08-02T16:30:00Z">
              <w:r w:rsidRPr="00671C8B" w:rsidDel="009453A7">
                <w:rPr>
                  <w:snapToGrid w:val="0"/>
                </w:rPr>
                <w:delText>or</w:delText>
              </w:r>
              <w:bookmarkStart w:id="4804" w:name="_Toc489457334"/>
              <w:bookmarkEnd w:id="4804"/>
            </w:del>
          </w:p>
          <w:p w14:paraId="2572CBE1" w14:textId="1AAC3098" w:rsidR="00975CC4" w:rsidRPr="00671C8B" w:rsidDel="009453A7" w:rsidRDefault="00975CC4" w:rsidP="00166AF3">
            <w:pPr>
              <w:pStyle w:val="TableBody"/>
              <w:rPr>
                <w:del w:id="4805" w:author="Alban Roche" w:date="2017-08-02T16:30:00Z"/>
                <w:b/>
                <w:snapToGrid w:val="0"/>
              </w:rPr>
            </w:pPr>
            <w:del w:id="4806" w:author="Alban Roche" w:date="2017-08-02T16:30:00Z">
              <w:r w:rsidRPr="00671C8B" w:rsidDel="009453A7">
                <w:rPr>
                  <w:b/>
                  <w:snapToGrid w:val="0"/>
                </w:rPr>
                <w:delText>+CME ERROR: &lt;err&gt;</w:delText>
              </w:r>
              <w:bookmarkStart w:id="4807" w:name="_Toc489457335"/>
              <w:bookmarkEnd w:id="4807"/>
            </w:del>
          </w:p>
          <w:p w14:paraId="40043262" w14:textId="5AD10525" w:rsidR="00975CC4" w:rsidRPr="00B91869" w:rsidDel="009453A7" w:rsidRDefault="00975CC4" w:rsidP="00166AF3">
            <w:pPr>
              <w:pStyle w:val="TableBody"/>
              <w:rPr>
                <w:del w:id="4808" w:author="Alban Roche" w:date="2017-08-02T16:30:00Z"/>
                <w:snapToGrid w:val="0"/>
                <w:sz w:val="14"/>
                <w:szCs w:val="14"/>
              </w:rPr>
            </w:pPr>
            <w:bookmarkStart w:id="4809" w:name="_Toc489457336"/>
            <w:bookmarkEnd w:id="4809"/>
          </w:p>
          <w:p w14:paraId="7C0DA38D" w14:textId="0508400A" w:rsidR="00975CC4" w:rsidRPr="00671C8B" w:rsidDel="009453A7" w:rsidRDefault="00975CC4" w:rsidP="00166AF3">
            <w:pPr>
              <w:pStyle w:val="TableBody"/>
              <w:rPr>
                <w:del w:id="4810" w:author="Alban Roche" w:date="2017-08-02T16:30:00Z"/>
                <w:snapToGrid w:val="0"/>
              </w:rPr>
            </w:pPr>
            <w:del w:id="4811" w:author="Alban Roche" w:date="2017-08-02T16:30:00Z">
              <w:r w:rsidRPr="00671C8B" w:rsidDel="009453A7">
                <w:rPr>
                  <w:snapToGrid w:val="0"/>
                  <w:u w:val="single"/>
                </w:rPr>
                <w:delText>Parameters</w:delText>
              </w:r>
              <w:bookmarkStart w:id="4812" w:name="_Toc489457337"/>
              <w:bookmarkEnd w:id="4812"/>
            </w:del>
          </w:p>
          <w:p w14:paraId="32486324" w14:textId="691E35C4" w:rsidR="00975CC4" w:rsidRPr="00671C8B" w:rsidDel="009453A7" w:rsidRDefault="00975CC4" w:rsidP="00166AF3">
            <w:pPr>
              <w:pStyle w:val="TableBody"/>
              <w:rPr>
                <w:del w:id="4813" w:author="Alban Roche" w:date="2017-08-02T16:30:00Z"/>
                <w:snapToGrid w:val="0"/>
              </w:rPr>
            </w:pPr>
            <w:del w:id="4814" w:author="Alban Roche" w:date="2017-08-02T16:30:00Z">
              <w:r w:rsidRPr="00671C8B" w:rsidDel="009453A7">
                <w:rPr>
                  <w:b/>
                  <w:snapToGrid w:val="0"/>
                </w:rPr>
                <w:delText>&lt;revision&gt;</w:delText>
              </w:r>
              <w:r w:rsidRPr="00671C8B" w:rsidDel="009453A7">
                <w:rPr>
                  <w:snapToGrid w:val="0"/>
                </w:rPr>
                <w:tab/>
                <w:delText>Revised version from IMEISV of the mobile station</w:delText>
              </w:r>
              <w:bookmarkStart w:id="4815" w:name="_Toc489457338"/>
              <w:bookmarkEnd w:id="4815"/>
            </w:del>
          </w:p>
          <w:p w14:paraId="1E102CEE" w14:textId="47018A27" w:rsidR="00975CC4" w:rsidRPr="00B91869" w:rsidDel="009453A7" w:rsidRDefault="00975CC4" w:rsidP="00166AF3">
            <w:pPr>
              <w:pStyle w:val="TableBody"/>
              <w:rPr>
                <w:del w:id="4816" w:author="Alban Roche" w:date="2017-08-02T16:30:00Z"/>
                <w:snapToGrid w:val="0"/>
                <w:sz w:val="14"/>
                <w:szCs w:val="14"/>
              </w:rPr>
            </w:pPr>
            <w:bookmarkStart w:id="4817" w:name="_Toc489457339"/>
            <w:bookmarkEnd w:id="4817"/>
          </w:p>
          <w:p w14:paraId="6D98598F" w14:textId="40B59169" w:rsidR="00975CC4" w:rsidRPr="00671C8B" w:rsidDel="009453A7" w:rsidRDefault="00975CC4" w:rsidP="00166AF3">
            <w:pPr>
              <w:pStyle w:val="TableBody"/>
              <w:rPr>
                <w:del w:id="4818" w:author="Alban Roche" w:date="2017-08-02T16:30:00Z"/>
                <w:lang w:eastAsia="zh-CN"/>
              </w:rPr>
            </w:pPr>
            <w:del w:id="4819" w:author="Alban Roche" w:date="2017-08-02T16:30:00Z">
              <w:r w:rsidRPr="00671C8B" w:rsidDel="009453A7">
                <w:rPr>
                  <w:b/>
                  <w:snapToGrid w:val="0"/>
                </w:rPr>
                <w:delText>&lt;sv&gt;</w:delText>
              </w:r>
              <w:r w:rsidRPr="00671C8B" w:rsidDel="009453A7">
                <w:rPr>
                  <w:snapToGrid w:val="0"/>
                </w:rPr>
                <w:tab/>
                <w:delText>Software version from IMEISV of the mobile station</w:delText>
              </w:r>
              <w:bookmarkStart w:id="4820" w:name="_Toc489457340"/>
              <w:bookmarkEnd w:id="4820"/>
            </w:del>
          </w:p>
        </w:tc>
        <w:bookmarkStart w:id="4821" w:name="_Toc489457341"/>
        <w:bookmarkEnd w:id="4821"/>
      </w:tr>
    </w:tbl>
    <w:p w14:paraId="7F8948EE" w14:textId="5C7BE7D4" w:rsidR="00975CC4" w:rsidRPr="00671C8B" w:rsidRDefault="00975CC4" w:rsidP="0059466D">
      <w:pPr>
        <w:pStyle w:val="Heading2"/>
        <w:numPr>
          <w:ilvl w:val="1"/>
          <w:numId w:val="11"/>
        </w:numPr>
        <w:ind w:left="1080" w:hanging="1080"/>
      </w:pPr>
      <w:bookmarkStart w:id="4822" w:name="_Toc486251575"/>
      <w:bookmarkStart w:id="4823" w:name="_Toc489457342"/>
      <w:r w:rsidRPr="00671C8B">
        <w:t xml:space="preserve">+CPIN Command: Enter </w:t>
      </w:r>
      <w:bookmarkEnd w:id="4684"/>
      <w:bookmarkEnd w:id="4685"/>
      <w:bookmarkEnd w:id="4686"/>
      <w:r w:rsidRPr="00671C8B">
        <w:t>Pin</w:t>
      </w:r>
      <w:bookmarkEnd w:id="4687"/>
      <w:bookmarkEnd w:id="4688"/>
      <w:bookmarkEnd w:id="4689"/>
      <w:bookmarkEnd w:id="4690"/>
      <w:bookmarkEnd w:id="4691"/>
      <w:bookmarkEnd w:id="4744"/>
      <w:bookmarkEnd w:id="4822"/>
      <w:bookmarkEnd w:id="4823"/>
    </w:p>
    <w:tbl>
      <w:tblPr>
        <w:tblStyle w:val="TableSWIleft"/>
        <w:tblW w:w="9288" w:type="dxa"/>
        <w:tblLayout w:type="fixed"/>
        <w:tblLook w:val="04A0" w:firstRow="1" w:lastRow="0" w:firstColumn="1" w:lastColumn="0" w:noHBand="0" w:noVBand="1"/>
      </w:tblPr>
      <w:tblGrid>
        <w:gridCol w:w="1728"/>
        <w:gridCol w:w="7560"/>
      </w:tblGrid>
      <w:tr w:rsidR="00975CC4" w:rsidRPr="00671C8B" w14:paraId="690780AE"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50BFCC25" w14:textId="4105C441" w:rsidR="00975CC4" w:rsidRPr="00671C8B" w:rsidRDefault="00975CC4">
            <w:pPr>
              <w:pStyle w:val="TableRowHead"/>
              <w:spacing w:before="144" w:after="144"/>
            </w:pPr>
            <w:del w:id="4824" w:author="Alban Roche" w:date="2017-08-02T14:40:00Z">
              <w:r w:rsidDel="00F22490">
                <w:rPr>
                  <w:lang w:eastAsia="zh-CN"/>
                </w:rPr>
                <w:delText xml:space="preserve">HL7618, HL7618RD, </w:delText>
              </w:r>
              <w:r w:rsidDel="00F22490">
                <w:delText xml:space="preserve">HL7648, HL7650, HL7688, </w:delText>
              </w:r>
              <w:r w:rsidDel="00F22490">
                <w:rPr>
                  <w:lang w:eastAsia="zh-CN"/>
                </w:rPr>
                <w:delText>HL7690 and HL7692</w:delText>
              </w:r>
            </w:del>
            <w:ins w:id="4825" w:author="Alban Roche" w:date="2017-08-02T14:40:00Z">
              <w:r w:rsidR="00F22490">
                <w:rPr>
                  <w:lang w:eastAsia="zh-CN"/>
                </w:rPr>
                <w:t>HL7800</w:t>
              </w:r>
            </w:ins>
          </w:p>
        </w:tc>
      </w:tr>
      <w:tr w:rsidR="00975CC4" w:rsidRPr="00671C8B" w14:paraId="470B3AEB" w14:textId="77777777" w:rsidTr="00166AF3">
        <w:trPr>
          <w:trHeight w:val="21"/>
        </w:trPr>
        <w:tc>
          <w:tcPr>
            <w:tcW w:w="1728" w:type="dxa"/>
          </w:tcPr>
          <w:p w14:paraId="5FE079DC" w14:textId="77777777" w:rsidR="00975CC4" w:rsidRPr="00671C8B" w:rsidRDefault="00975CC4" w:rsidP="00166AF3">
            <w:pPr>
              <w:pStyle w:val="TableBody"/>
              <w:rPr>
                <w:i/>
              </w:rPr>
            </w:pPr>
            <w:r w:rsidRPr="00671C8B">
              <w:rPr>
                <w:i/>
              </w:rPr>
              <w:t>Test command</w:t>
            </w:r>
          </w:p>
          <w:p w14:paraId="41AFE748" w14:textId="77777777" w:rsidR="00975CC4" w:rsidRPr="00671C8B" w:rsidRDefault="00975CC4" w:rsidP="00166AF3">
            <w:pPr>
              <w:pStyle w:val="TableBody"/>
            </w:pPr>
          </w:p>
          <w:p w14:paraId="14488063" w14:textId="77777777" w:rsidR="00975CC4" w:rsidRPr="00671C8B" w:rsidRDefault="00975CC4" w:rsidP="00166AF3">
            <w:pPr>
              <w:pStyle w:val="TableBody"/>
              <w:rPr>
                <w:u w:val="single"/>
              </w:rPr>
            </w:pPr>
            <w:r w:rsidRPr="00671C8B">
              <w:rPr>
                <w:u w:val="single"/>
              </w:rPr>
              <w:t>Syntax</w:t>
            </w:r>
          </w:p>
          <w:p w14:paraId="3C721787" w14:textId="77777777" w:rsidR="00975CC4" w:rsidRPr="00671C8B" w:rsidRDefault="00975CC4" w:rsidP="00166AF3">
            <w:pPr>
              <w:pStyle w:val="TableBody"/>
              <w:rPr>
                <w:u w:val="single"/>
              </w:rPr>
            </w:pPr>
            <w:r w:rsidRPr="00671C8B">
              <w:rPr>
                <w:b/>
              </w:rPr>
              <w:t>AT+CPIN=?</w:t>
            </w:r>
          </w:p>
        </w:tc>
        <w:tc>
          <w:tcPr>
            <w:tcW w:w="7560" w:type="dxa"/>
          </w:tcPr>
          <w:p w14:paraId="7FFD6D68" w14:textId="77777777" w:rsidR="00975CC4" w:rsidRPr="00671C8B" w:rsidRDefault="00975CC4" w:rsidP="00166AF3">
            <w:pPr>
              <w:pStyle w:val="TableBody"/>
              <w:rPr>
                <w:u w:val="single"/>
              </w:rPr>
            </w:pPr>
          </w:p>
          <w:p w14:paraId="385B270B" w14:textId="77777777" w:rsidR="00975CC4" w:rsidRPr="00671C8B" w:rsidRDefault="00975CC4" w:rsidP="00166AF3">
            <w:pPr>
              <w:pStyle w:val="TableBody"/>
              <w:rPr>
                <w:u w:val="single"/>
              </w:rPr>
            </w:pPr>
          </w:p>
          <w:p w14:paraId="1BF59901" w14:textId="77777777" w:rsidR="00975CC4" w:rsidRPr="00671C8B" w:rsidRDefault="00975CC4" w:rsidP="00166AF3">
            <w:pPr>
              <w:pStyle w:val="TableBody"/>
              <w:rPr>
                <w:u w:val="single"/>
              </w:rPr>
            </w:pPr>
            <w:r w:rsidRPr="00671C8B">
              <w:rPr>
                <w:u w:val="single"/>
              </w:rPr>
              <w:t>Response</w:t>
            </w:r>
          </w:p>
          <w:p w14:paraId="37FB8432" w14:textId="77777777" w:rsidR="00975CC4" w:rsidRPr="00671C8B" w:rsidRDefault="00975CC4" w:rsidP="00166AF3">
            <w:pPr>
              <w:pStyle w:val="TableBody"/>
              <w:rPr>
                <w:u w:val="single"/>
              </w:rPr>
            </w:pPr>
            <w:r w:rsidRPr="00671C8B">
              <w:rPr>
                <w:b/>
              </w:rPr>
              <w:t>OK</w:t>
            </w:r>
          </w:p>
        </w:tc>
      </w:tr>
      <w:tr w:rsidR="00975CC4" w:rsidRPr="00671C8B" w14:paraId="482EA5C0" w14:textId="77777777" w:rsidTr="00166AF3">
        <w:trPr>
          <w:trHeight w:val="1080"/>
        </w:trPr>
        <w:tc>
          <w:tcPr>
            <w:tcW w:w="1728" w:type="dxa"/>
          </w:tcPr>
          <w:p w14:paraId="14E03186" w14:textId="77777777" w:rsidR="00975CC4" w:rsidRPr="00671C8B" w:rsidRDefault="00975CC4" w:rsidP="00166AF3">
            <w:pPr>
              <w:pStyle w:val="TableBody"/>
              <w:rPr>
                <w:i/>
              </w:rPr>
            </w:pPr>
            <w:r w:rsidRPr="00671C8B">
              <w:rPr>
                <w:i/>
              </w:rPr>
              <w:t>Read command</w:t>
            </w:r>
          </w:p>
          <w:p w14:paraId="77D8A796" w14:textId="77777777" w:rsidR="00975CC4" w:rsidRPr="00671C8B" w:rsidRDefault="00975CC4" w:rsidP="00166AF3">
            <w:pPr>
              <w:pStyle w:val="TableBody"/>
            </w:pPr>
          </w:p>
          <w:p w14:paraId="4DA21163" w14:textId="77777777" w:rsidR="00975CC4" w:rsidRPr="00671C8B" w:rsidRDefault="00975CC4" w:rsidP="00166AF3">
            <w:pPr>
              <w:pStyle w:val="TableBody"/>
              <w:rPr>
                <w:u w:val="single"/>
              </w:rPr>
            </w:pPr>
            <w:r w:rsidRPr="00671C8B">
              <w:rPr>
                <w:u w:val="single"/>
              </w:rPr>
              <w:t>Syntax</w:t>
            </w:r>
          </w:p>
          <w:p w14:paraId="5D81F262" w14:textId="77777777" w:rsidR="00975CC4" w:rsidRPr="00671C8B" w:rsidRDefault="00975CC4" w:rsidP="00166AF3">
            <w:pPr>
              <w:pStyle w:val="TableBody"/>
              <w:rPr>
                <w:u w:val="single"/>
              </w:rPr>
            </w:pPr>
            <w:r w:rsidRPr="00671C8B">
              <w:rPr>
                <w:b/>
              </w:rPr>
              <w:t>AT+CPIN?</w:t>
            </w:r>
          </w:p>
        </w:tc>
        <w:tc>
          <w:tcPr>
            <w:tcW w:w="7560" w:type="dxa"/>
          </w:tcPr>
          <w:p w14:paraId="5D3C7743" w14:textId="77777777" w:rsidR="00975CC4" w:rsidRPr="00671C8B" w:rsidRDefault="00975CC4" w:rsidP="00166AF3">
            <w:pPr>
              <w:pStyle w:val="TableBody"/>
              <w:rPr>
                <w:u w:val="single"/>
              </w:rPr>
            </w:pPr>
          </w:p>
          <w:p w14:paraId="73B82120" w14:textId="77777777" w:rsidR="00975CC4" w:rsidRPr="00671C8B" w:rsidRDefault="00975CC4" w:rsidP="00166AF3">
            <w:pPr>
              <w:pStyle w:val="TableBody"/>
              <w:rPr>
                <w:u w:val="single"/>
              </w:rPr>
            </w:pPr>
          </w:p>
          <w:p w14:paraId="79DBB604" w14:textId="77777777" w:rsidR="00975CC4" w:rsidRPr="00671C8B" w:rsidRDefault="00975CC4" w:rsidP="00166AF3">
            <w:pPr>
              <w:pStyle w:val="TableBody"/>
              <w:rPr>
                <w:u w:val="single"/>
              </w:rPr>
            </w:pPr>
            <w:r w:rsidRPr="00671C8B">
              <w:rPr>
                <w:u w:val="single"/>
              </w:rPr>
              <w:t>Response</w:t>
            </w:r>
          </w:p>
          <w:p w14:paraId="7CE2BF25" w14:textId="77777777" w:rsidR="00975CC4" w:rsidRPr="00671C8B" w:rsidRDefault="00975CC4" w:rsidP="00166AF3">
            <w:pPr>
              <w:pStyle w:val="TableBody"/>
              <w:rPr>
                <w:b/>
              </w:rPr>
            </w:pPr>
            <w:r w:rsidRPr="00671C8B">
              <w:rPr>
                <w:b/>
              </w:rPr>
              <w:t>+CPIN: &lt;code&gt;</w:t>
            </w:r>
          </w:p>
          <w:p w14:paraId="21CBECD9" w14:textId="77777777" w:rsidR="00975CC4" w:rsidRPr="00671C8B" w:rsidRDefault="00975CC4" w:rsidP="00166AF3">
            <w:pPr>
              <w:pStyle w:val="TableBody"/>
              <w:rPr>
                <w:b/>
              </w:rPr>
            </w:pPr>
            <w:r w:rsidRPr="00671C8B">
              <w:rPr>
                <w:b/>
              </w:rPr>
              <w:t>OK</w:t>
            </w:r>
          </w:p>
          <w:p w14:paraId="274A04CB" w14:textId="77777777" w:rsidR="00975CC4" w:rsidRPr="00671C8B" w:rsidRDefault="00975CC4" w:rsidP="00166AF3">
            <w:pPr>
              <w:pStyle w:val="TableBody"/>
            </w:pPr>
          </w:p>
          <w:p w14:paraId="5DA6AFEB" w14:textId="77777777" w:rsidR="00975CC4" w:rsidRPr="00671C8B" w:rsidRDefault="00975CC4" w:rsidP="00166AF3">
            <w:pPr>
              <w:pStyle w:val="TableBody"/>
            </w:pPr>
            <w:r w:rsidRPr="00671C8B">
              <w:t>or</w:t>
            </w:r>
          </w:p>
          <w:p w14:paraId="5EB7B1D8" w14:textId="77777777" w:rsidR="00975CC4" w:rsidRPr="00671C8B" w:rsidRDefault="00975CC4" w:rsidP="00166AF3">
            <w:pPr>
              <w:pStyle w:val="TableBody"/>
              <w:rPr>
                <w:u w:val="single"/>
              </w:rPr>
            </w:pPr>
            <w:r w:rsidRPr="00671C8B">
              <w:rPr>
                <w:b/>
              </w:rPr>
              <w:t>+CME ERROR: &lt;err&gt;</w:t>
            </w:r>
          </w:p>
        </w:tc>
      </w:tr>
      <w:tr w:rsidR="00975CC4" w:rsidRPr="00671C8B" w14:paraId="1E888BD0" w14:textId="77777777" w:rsidTr="00166AF3">
        <w:trPr>
          <w:cantSplit w:val="0"/>
          <w:trHeight w:val="65"/>
        </w:trPr>
        <w:tc>
          <w:tcPr>
            <w:tcW w:w="1728" w:type="dxa"/>
          </w:tcPr>
          <w:p w14:paraId="4099A160" w14:textId="77777777" w:rsidR="00975CC4" w:rsidRPr="00671C8B" w:rsidRDefault="00975CC4" w:rsidP="00166AF3">
            <w:pPr>
              <w:pStyle w:val="TableBody"/>
              <w:rPr>
                <w:i/>
              </w:rPr>
            </w:pPr>
            <w:r w:rsidRPr="00671C8B">
              <w:rPr>
                <w:i/>
              </w:rPr>
              <w:t>Write command</w:t>
            </w:r>
          </w:p>
          <w:p w14:paraId="60D0A58E" w14:textId="77777777" w:rsidR="00975CC4" w:rsidRPr="00671C8B" w:rsidRDefault="00975CC4" w:rsidP="00166AF3">
            <w:pPr>
              <w:pStyle w:val="TableBody"/>
            </w:pPr>
          </w:p>
          <w:p w14:paraId="3F6C35F1" w14:textId="77777777" w:rsidR="00975CC4" w:rsidRPr="00671C8B" w:rsidRDefault="00975CC4" w:rsidP="00166AF3">
            <w:pPr>
              <w:pStyle w:val="TableBody"/>
              <w:rPr>
                <w:u w:val="single"/>
              </w:rPr>
            </w:pPr>
            <w:r w:rsidRPr="00671C8B">
              <w:rPr>
                <w:u w:val="single"/>
              </w:rPr>
              <w:t>Syntax</w:t>
            </w:r>
          </w:p>
          <w:p w14:paraId="355E33F8" w14:textId="77777777" w:rsidR="00975CC4" w:rsidRPr="00671C8B" w:rsidRDefault="00975CC4" w:rsidP="00166AF3">
            <w:pPr>
              <w:pStyle w:val="TableBody"/>
            </w:pPr>
            <w:r w:rsidRPr="00671C8B">
              <w:rPr>
                <w:b/>
                <w:lang w:eastAsia="zh-CN"/>
              </w:rPr>
              <w:t>AT</w:t>
            </w:r>
            <w:r w:rsidRPr="00671C8B">
              <w:rPr>
                <w:b/>
              </w:rPr>
              <w:t>+CPIN=&lt;pin&gt;</w:t>
            </w:r>
            <w:r w:rsidRPr="00671C8B">
              <w:rPr>
                <w:b/>
              </w:rPr>
              <w:br/>
              <w:t>[,&lt;newpin&gt;]</w:t>
            </w:r>
          </w:p>
        </w:tc>
        <w:tc>
          <w:tcPr>
            <w:tcW w:w="7560" w:type="dxa"/>
          </w:tcPr>
          <w:p w14:paraId="79FC8DA1" w14:textId="77777777" w:rsidR="00975CC4" w:rsidRPr="00671C8B" w:rsidRDefault="00975CC4" w:rsidP="00166AF3">
            <w:pPr>
              <w:pStyle w:val="TableBody"/>
            </w:pPr>
          </w:p>
          <w:p w14:paraId="68D23FD7" w14:textId="77777777" w:rsidR="00975CC4" w:rsidRPr="00671C8B" w:rsidRDefault="00975CC4" w:rsidP="00166AF3">
            <w:pPr>
              <w:pStyle w:val="TableBody"/>
            </w:pPr>
          </w:p>
          <w:p w14:paraId="64E7F9BD" w14:textId="77777777" w:rsidR="00975CC4" w:rsidRPr="00671C8B" w:rsidRDefault="00975CC4" w:rsidP="00166AF3">
            <w:pPr>
              <w:pStyle w:val="TableBody"/>
              <w:rPr>
                <w:u w:val="single"/>
              </w:rPr>
            </w:pPr>
            <w:r w:rsidRPr="00671C8B">
              <w:rPr>
                <w:u w:val="single"/>
              </w:rPr>
              <w:t>Response</w:t>
            </w:r>
          </w:p>
          <w:p w14:paraId="3264B14F" w14:textId="77777777" w:rsidR="00975CC4" w:rsidRPr="00671C8B" w:rsidRDefault="00975CC4" w:rsidP="00166AF3">
            <w:pPr>
              <w:pStyle w:val="TableBody"/>
            </w:pPr>
            <w:r w:rsidRPr="00671C8B">
              <w:rPr>
                <w:b/>
              </w:rPr>
              <w:t>OK</w:t>
            </w:r>
          </w:p>
          <w:p w14:paraId="5BF301E2" w14:textId="77777777" w:rsidR="00975CC4" w:rsidRPr="00671C8B" w:rsidRDefault="00975CC4" w:rsidP="00166AF3">
            <w:pPr>
              <w:pStyle w:val="TableBody"/>
            </w:pPr>
          </w:p>
          <w:p w14:paraId="149C214F" w14:textId="77777777" w:rsidR="00975CC4" w:rsidRPr="00671C8B" w:rsidRDefault="00975CC4" w:rsidP="00166AF3">
            <w:pPr>
              <w:pStyle w:val="TableBody"/>
            </w:pPr>
            <w:r w:rsidRPr="00671C8B">
              <w:t>or</w:t>
            </w:r>
          </w:p>
          <w:p w14:paraId="44B67DE2" w14:textId="77777777" w:rsidR="00975CC4" w:rsidRPr="00671C8B" w:rsidRDefault="00975CC4" w:rsidP="00166AF3">
            <w:pPr>
              <w:pStyle w:val="TableBody"/>
              <w:rPr>
                <w:b/>
              </w:rPr>
            </w:pPr>
            <w:r w:rsidRPr="00671C8B">
              <w:rPr>
                <w:b/>
              </w:rPr>
              <w:t>+CME ERROR: &lt;err&gt;</w:t>
            </w:r>
          </w:p>
          <w:p w14:paraId="28082B0F" w14:textId="77777777" w:rsidR="00975CC4" w:rsidRPr="00671C8B" w:rsidRDefault="00975CC4" w:rsidP="00166AF3">
            <w:pPr>
              <w:pStyle w:val="TableBody"/>
            </w:pPr>
          </w:p>
          <w:p w14:paraId="5C689DC3" w14:textId="77777777" w:rsidR="00975CC4" w:rsidRPr="00671C8B" w:rsidRDefault="00975CC4" w:rsidP="00166AF3">
            <w:pPr>
              <w:pStyle w:val="TableBody"/>
              <w:rPr>
                <w:u w:val="single"/>
              </w:rPr>
            </w:pPr>
            <w:r w:rsidRPr="00671C8B">
              <w:rPr>
                <w:u w:val="single"/>
              </w:rPr>
              <w:t>Parameters</w:t>
            </w:r>
          </w:p>
          <w:p w14:paraId="34792E56" w14:textId="77777777" w:rsidR="00975CC4" w:rsidRPr="00671C8B" w:rsidRDefault="00975CC4" w:rsidP="00166AF3">
            <w:pPr>
              <w:pStyle w:val="TableBody"/>
            </w:pPr>
            <w:r w:rsidRPr="00671C8B">
              <w:rPr>
                <w:b/>
              </w:rPr>
              <w:t>&lt;code&gt;</w:t>
            </w:r>
            <w:r w:rsidRPr="00671C8B">
              <w:tab/>
              <w:t>Values when queried using the read command</w:t>
            </w:r>
          </w:p>
          <w:p w14:paraId="27F373AF" w14:textId="77777777" w:rsidR="00975CC4" w:rsidRPr="00671C8B" w:rsidRDefault="00975CC4" w:rsidP="00166AF3">
            <w:pPr>
              <w:pStyle w:val="TableBody"/>
            </w:pPr>
            <w:r w:rsidRPr="00671C8B">
              <w:t>READY</w:t>
            </w:r>
            <w:r w:rsidRPr="00671C8B">
              <w:tab/>
              <w:t>MT is not pending for any password</w:t>
            </w:r>
          </w:p>
          <w:p w14:paraId="41A9BD44" w14:textId="77777777" w:rsidR="00975CC4" w:rsidRPr="00671C8B" w:rsidRDefault="00975CC4" w:rsidP="00166AF3">
            <w:pPr>
              <w:pStyle w:val="TableBody"/>
            </w:pPr>
            <w:r w:rsidRPr="00671C8B">
              <w:t>SIM PIN</w:t>
            </w:r>
            <w:r w:rsidRPr="00671C8B">
              <w:tab/>
              <w:t>MT is waiting for SIM PIN to be given</w:t>
            </w:r>
          </w:p>
          <w:p w14:paraId="27CEB87D" w14:textId="77777777" w:rsidR="00975CC4" w:rsidRPr="00671C8B" w:rsidRDefault="00975CC4" w:rsidP="00166AF3">
            <w:pPr>
              <w:pStyle w:val="TableBody"/>
              <w:tabs>
                <w:tab w:val="left" w:pos="562"/>
                <w:tab w:val="left" w:pos="1124"/>
                <w:tab w:val="left" w:pos="1686"/>
                <w:tab w:val="left" w:pos="2248"/>
                <w:tab w:val="left" w:pos="2810"/>
                <w:tab w:val="left" w:pos="3372"/>
                <w:tab w:val="left" w:pos="3934"/>
                <w:tab w:val="left" w:pos="5408"/>
              </w:tabs>
            </w:pPr>
            <w:r w:rsidRPr="00671C8B">
              <w:t>SIM PUK</w:t>
            </w:r>
            <w:r w:rsidRPr="00671C8B">
              <w:tab/>
              <w:t>MT is waiting for SIM PUK to be given</w:t>
            </w:r>
            <w:r w:rsidRPr="00671C8B">
              <w:tab/>
            </w:r>
          </w:p>
          <w:p w14:paraId="408864A2" w14:textId="77777777" w:rsidR="00975CC4" w:rsidRPr="00671C8B" w:rsidRDefault="00975CC4" w:rsidP="00166AF3">
            <w:pPr>
              <w:pStyle w:val="TableBody"/>
            </w:pPr>
            <w:r w:rsidRPr="00671C8B">
              <w:t>SIM PIN2</w:t>
            </w:r>
            <w:r w:rsidRPr="00671C8B">
              <w:tab/>
              <w:t xml:space="preserve">MT is waiting SIM PIN2 to be given (this &lt;code&gt; </w:t>
            </w:r>
            <w:r w:rsidRPr="00671C8B">
              <w:tab/>
              <w:t xml:space="preserve">is recommended to be </w:t>
            </w:r>
            <w:r w:rsidRPr="00671C8B">
              <w:tab/>
            </w:r>
            <w:r w:rsidRPr="00671C8B">
              <w:tab/>
            </w:r>
            <w:r w:rsidRPr="00671C8B">
              <w:tab/>
              <w:t xml:space="preserve">returned only when the last executed command resulted in PIN2 </w:t>
            </w:r>
            <w:r w:rsidRPr="00671C8B">
              <w:tab/>
            </w:r>
            <w:r w:rsidRPr="00671C8B">
              <w:tab/>
            </w:r>
            <w:r w:rsidRPr="00671C8B">
              <w:tab/>
            </w:r>
            <w:r w:rsidRPr="00671C8B">
              <w:tab/>
              <w:t xml:space="preserve">authentication failure (i.e. +CME ERROR: 17); if PIN2 is not entered right after </w:t>
            </w:r>
            <w:r w:rsidRPr="00671C8B">
              <w:tab/>
            </w:r>
            <w:r w:rsidRPr="00671C8B">
              <w:tab/>
              <w:t>the failure, it is recommended that MT does not block its</w:t>
            </w:r>
            <w:r w:rsidRPr="00671C8B">
              <w:tab/>
              <w:t>operation)</w:t>
            </w:r>
          </w:p>
          <w:p w14:paraId="4B8970CB" w14:textId="77777777" w:rsidR="00975CC4" w:rsidRPr="00671C8B" w:rsidRDefault="00975CC4" w:rsidP="00166AF3">
            <w:pPr>
              <w:pStyle w:val="TableBody"/>
            </w:pPr>
            <w:r w:rsidRPr="00671C8B">
              <w:t>SIM PUK2</w:t>
            </w:r>
            <w:r w:rsidRPr="00671C8B">
              <w:tab/>
              <w:t xml:space="preserve">MT is waiting SIM PUK2 to be given (this &lt;code&gt; is recommended to be </w:t>
            </w:r>
            <w:r w:rsidRPr="00671C8B">
              <w:tab/>
            </w:r>
            <w:r w:rsidRPr="00671C8B">
              <w:tab/>
            </w:r>
            <w:r w:rsidRPr="00671C8B">
              <w:tab/>
              <w:t xml:space="preserve">returned only when the last executed command resulted in PUK2 </w:t>
            </w:r>
            <w:r w:rsidRPr="00671C8B">
              <w:tab/>
            </w:r>
            <w:r w:rsidRPr="00671C8B">
              <w:tab/>
            </w:r>
            <w:r w:rsidRPr="00671C8B">
              <w:tab/>
            </w:r>
            <w:r w:rsidRPr="00671C8B">
              <w:tab/>
              <w:t xml:space="preserve">authentication failure (i.e. +CME ERROR: 18); if PUK2 and new PIN2 are not </w:t>
            </w:r>
            <w:r w:rsidRPr="00671C8B">
              <w:tab/>
            </w:r>
            <w:r w:rsidRPr="00671C8B">
              <w:tab/>
            </w:r>
            <w:r w:rsidRPr="00671C8B">
              <w:tab/>
              <w:t xml:space="preserve">entered right after the failure, it is recommended that ME does not block its </w:t>
            </w:r>
            <w:r w:rsidRPr="00671C8B">
              <w:tab/>
            </w:r>
            <w:r w:rsidRPr="00671C8B">
              <w:tab/>
            </w:r>
            <w:r w:rsidRPr="00671C8B">
              <w:tab/>
              <w:t>operation).</w:t>
            </w:r>
          </w:p>
          <w:p w14:paraId="72B902B2" w14:textId="77777777" w:rsidR="00975CC4" w:rsidRPr="00671C8B" w:rsidRDefault="00975CC4" w:rsidP="00166AF3">
            <w:pPr>
              <w:pStyle w:val="TableBody"/>
            </w:pPr>
            <w:r w:rsidRPr="00671C8B">
              <w:t>PH-NET PIN</w:t>
            </w:r>
            <w:r w:rsidRPr="00671C8B">
              <w:tab/>
            </w:r>
            <w:r w:rsidRPr="00671C8B">
              <w:tab/>
              <w:t>MT is waiting for the network personalization password to be given</w:t>
            </w:r>
          </w:p>
          <w:p w14:paraId="3EA95688" w14:textId="77777777" w:rsidR="00975CC4" w:rsidRPr="00671C8B" w:rsidRDefault="00975CC4" w:rsidP="00166AF3">
            <w:pPr>
              <w:pStyle w:val="TableBody"/>
            </w:pPr>
            <w:r w:rsidRPr="00671C8B">
              <w:t>PH-NET PUK</w:t>
            </w:r>
            <w:r w:rsidRPr="00671C8B">
              <w:tab/>
            </w:r>
            <w:r w:rsidRPr="00671C8B">
              <w:tab/>
              <w:t>MT is waiting network personalization unblocking password to be given</w:t>
            </w:r>
          </w:p>
          <w:p w14:paraId="01698098" w14:textId="77777777" w:rsidR="00975CC4" w:rsidRPr="00671C8B" w:rsidRDefault="00975CC4" w:rsidP="00166AF3">
            <w:pPr>
              <w:pStyle w:val="TableBody"/>
            </w:pPr>
            <w:r w:rsidRPr="00671C8B">
              <w:t>PH-NETSUB PIN</w:t>
            </w:r>
            <w:r w:rsidRPr="00671C8B">
              <w:tab/>
              <w:t>MT is waiting network subset personalization password to be given</w:t>
            </w:r>
          </w:p>
          <w:p w14:paraId="4776EAE2" w14:textId="77777777" w:rsidR="00975CC4" w:rsidRPr="00671C8B" w:rsidRDefault="00975CC4" w:rsidP="00166AF3">
            <w:pPr>
              <w:pStyle w:val="TableBody"/>
            </w:pPr>
            <w:r w:rsidRPr="00671C8B">
              <w:t>PH-NETSUB PUK</w:t>
            </w:r>
            <w:r w:rsidRPr="00671C8B">
              <w:tab/>
              <w:t xml:space="preserve">MT is waiting network subset personalization unblocking password to </w:t>
            </w:r>
            <w:r w:rsidRPr="00671C8B">
              <w:tab/>
            </w:r>
            <w:r w:rsidRPr="00671C8B">
              <w:tab/>
            </w:r>
            <w:r w:rsidRPr="00671C8B">
              <w:tab/>
            </w:r>
            <w:r w:rsidRPr="00671C8B">
              <w:tab/>
              <w:t>be given</w:t>
            </w:r>
          </w:p>
          <w:p w14:paraId="381DCBA0" w14:textId="77777777" w:rsidR="00975CC4" w:rsidRPr="00671C8B" w:rsidRDefault="00975CC4" w:rsidP="00166AF3">
            <w:pPr>
              <w:pStyle w:val="TableBody"/>
            </w:pPr>
            <w:r w:rsidRPr="00671C8B">
              <w:lastRenderedPageBreak/>
              <w:t>PH-SP PIN</w:t>
            </w:r>
            <w:r w:rsidRPr="00671C8B">
              <w:tab/>
            </w:r>
            <w:r w:rsidRPr="00671C8B">
              <w:tab/>
              <w:t>MT is waiting service provider personalization password to be given</w:t>
            </w:r>
          </w:p>
          <w:p w14:paraId="6A19912A" w14:textId="77777777" w:rsidR="00975CC4" w:rsidRPr="00671C8B" w:rsidRDefault="00975CC4" w:rsidP="00166AF3">
            <w:pPr>
              <w:pStyle w:val="TableBody"/>
            </w:pPr>
            <w:r w:rsidRPr="00671C8B">
              <w:t>PH-SP PUK</w:t>
            </w:r>
            <w:r w:rsidRPr="00671C8B">
              <w:tab/>
            </w:r>
            <w:r w:rsidRPr="00671C8B">
              <w:tab/>
              <w:t xml:space="preserve">MT is waiting service provider personalization unblocking password to </w:t>
            </w:r>
            <w:r w:rsidRPr="00671C8B">
              <w:tab/>
            </w:r>
            <w:r w:rsidRPr="00671C8B">
              <w:tab/>
            </w:r>
            <w:r w:rsidRPr="00671C8B">
              <w:tab/>
            </w:r>
            <w:r w:rsidRPr="00671C8B">
              <w:tab/>
              <w:t>be given</w:t>
            </w:r>
          </w:p>
          <w:p w14:paraId="71E2E281" w14:textId="77777777" w:rsidR="00975CC4" w:rsidRPr="00671C8B" w:rsidRDefault="00975CC4" w:rsidP="00166AF3">
            <w:pPr>
              <w:pStyle w:val="TableBody"/>
            </w:pPr>
            <w:r w:rsidRPr="00671C8B">
              <w:t>PH-CORP PIN</w:t>
            </w:r>
            <w:r w:rsidRPr="00671C8B">
              <w:tab/>
              <w:t>MT is waiting corporate personalization password to be given</w:t>
            </w:r>
          </w:p>
          <w:p w14:paraId="28185E6F" w14:textId="77777777" w:rsidR="00975CC4" w:rsidRPr="00671C8B" w:rsidRDefault="00975CC4" w:rsidP="00166AF3">
            <w:pPr>
              <w:pStyle w:val="TableBody"/>
            </w:pPr>
            <w:r w:rsidRPr="00671C8B">
              <w:t>PH-CORP PUK</w:t>
            </w:r>
            <w:r w:rsidRPr="00671C8B">
              <w:tab/>
              <w:t xml:space="preserve">MT is waiting corporate personalization unblocking password to be </w:t>
            </w:r>
            <w:r w:rsidRPr="00671C8B">
              <w:tab/>
            </w:r>
            <w:r w:rsidRPr="00671C8B">
              <w:tab/>
            </w:r>
            <w:r w:rsidRPr="00671C8B">
              <w:tab/>
            </w:r>
            <w:r w:rsidRPr="00671C8B">
              <w:tab/>
              <w:t>given</w:t>
            </w:r>
          </w:p>
          <w:p w14:paraId="49EB8DA2" w14:textId="77777777" w:rsidR="00975CC4" w:rsidRPr="00671C8B" w:rsidRDefault="00975CC4" w:rsidP="00166AF3">
            <w:pPr>
              <w:pStyle w:val="TableBody"/>
            </w:pPr>
          </w:p>
          <w:p w14:paraId="6CA55A5D" w14:textId="77777777" w:rsidR="00975CC4" w:rsidRPr="00671C8B" w:rsidRDefault="00975CC4" w:rsidP="00166AF3">
            <w:pPr>
              <w:pStyle w:val="TableBody"/>
            </w:pPr>
            <w:r w:rsidRPr="00671C8B">
              <w:rPr>
                <w:b/>
              </w:rPr>
              <w:t>&lt;pin&gt;, &lt;newpin&gt;</w:t>
            </w:r>
            <w:r w:rsidRPr="00671C8B">
              <w:t xml:space="preserve"> </w:t>
            </w:r>
            <w:r w:rsidRPr="00671C8B">
              <w:tab/>
              <w:t>String type values</w:t>
            </w:r>
          </w:p>
        </w:tc>
      </w:tr>
    </w:tbl>
    <w:p w14:paraId="77685EEF" w14:textId="5340849C" w:rsidR="00975CC4" w:rsidRPr="00671C8B" w:rsidDel="009453A7" w:rsidRDefault="00975CC4" w:rsidP="0059466D">
      <w:pPr>
        <w:pStyle w:val="Heading2"/>
        <w:numPr>
          <w:ilvl w:val="1"/>
          <w:numId w:val="11"/>
        </w:numPr>
        <w:ind w:left="1080" w:hanging="1080"/>
        <w:rPr>
          <w:del w:id="4826" w:author="Alban Roche" w:date="2017-08-02T16:30:00Z"/>
        </w:rPr>
      </w:pPr>
      <w:bookmarkStart w:id="4827" w:name="_Ref387911538"/>
      <w:bookmarkStart w:id="4828" w:name="_Ref387911542"/>
      <w:bookmarkStart w:id="4829" w:name="_Toc486251576"/>
      <w:bookmarkStart w:id="4830" w:name="_Toc345081295"/>
      <w:bookmarkStart w:id="4831" w:name="_Toc349753040"/>
      <w:bookmarkStart w:id="4832" w:name="_Toc349753931"/>
      <w:bookmarkStart w:id="4833" w:name="_Ref366744279"/>
      <w:bookmarkStart w:id="4834" w:name="_Ref369080990"/>
      <w:bookmarkStart w:id="4835" w:name="_Toc368585998"/>
      <w:del w:id="4836" w:author="Alban Roche" w:date="2017-08-02T16:30:00Z">
        <w:r w:rsidRPr="00671C8B" w:rsidDel="009453A7">
          <w:lastRenderedPageBreak/>
          <w:delText xml:space="preserve">+CPIN2 Command: </w:delText>
        </w:r>
        <w:bookmarkEnd w:id="4827"/>
        <w:bookmarkEnd w:id="4828"/>
        <w:r w:rsidRPr="00671C8B" w:rsidDel="009453A7">
          <w:delText>Enter Pin2</w:delText>
        </w:r>
        <w:bookmarkStart w:id="4837" w:name="_Toc489457343"/>
        <w:bookmarkEnd w:id="4829"/>
        <w:bookmarkEnd w:id="4837"/>
      </w:del>
    </w:p>
    <w:tbl>
      <w:tblPr>
        <w:tblStyle w:val="TableSWIleft"/>
        <w:tblW w:w="9288" w:type="dxa"/>
        <w:tblLayout w:type="fixed"/>
        <w:tblLook w:val="04A0" w:firstRow="1" w:lastRow="0" w:firstColumn="1" w:lastColumn="0" w:noHBand="0" w:noVBand="1"/>
      </w:tblPr>
      <w:tblGrid>
        <w:gridCol w:w="1728"/>
        <w:gridCol w:w="7560"/>
      </w:tblGrid>
      <w:tr w:rsidR="00975CC4" w:rsidRPr="00671C8B" w:rsidDel="009453A7" w14:paraId="2AF6BB91" w14:textId="5F0450F9" w:rsidTr="00166AF3">
        <w:trPr>
          <w:cnfStyle w:val="100000000000" w:firstRow="1" w:lastRow="0" w:firstColumn="0" w:lastColumn="0" w:oddVBand="0" w:evenVBand="0" w:oddHBand="0" w:evenHBand="0" w:firstRowFirstColumn="0" w:firstRowLastColumn="0" w:lastRowFirstColumn="0" w:lastRowLastColumn="0"/>
          <w:del w:id="4838" w:author="Alban Roche" w:date="2017-08-02T16:30:00Z"/>
        </w:trPr>
        <w:tc>
          <w:tcPr>
            <w:tcW w:w="9288" w:type="dxa"/>
            <w:gridSpan w:val="2"/>
          </w:tcPr>
          <w:p w14:paraId="7A0EF5C0" w14:textId="51F5D54A" w:rsidR="00975CC4" w:rsidRPr="00671C8B" w:rsidDel="009453A7" w:rsidRDefault="00975CC4">
            <w:pPr>
              <w:pStyle w:val="TableRowHead"/>
              <w:spacing w:before="144" w:after="144"/>
              <w:rPr>
                <w:del w:id="4839" w:author="Alban Roche" w:date="2017-08-02T16:30:00Z"/>
                <w:bCs w:val="0"/>
              </w:rPr>
            </w:pPr>
            <w:del w:id="4840" w:author="Alban Roche" w:date="2017-08-02T14:40:00Z">
              <w:r w:rsidDel="00F22490">
                <w:delText>HL7618, HL7618RD, HL7648, HL7650, HL7688, HL7690 and HL7692</w:delText>
              </w:r>
            </w:del>
            <w:bookmarkStart w:id="4841" w:name="_Toc489457344"/>
            <w:bookmarkEnd w:id="4841"/>
          </w:p>
        </w:tc>
        <w:bookmarkStart w:id="4842" w:name="_Toc489457345"/>
        <w:bookmarkEnd w:id="4842"/>
      </w:tr>
      <w:tr w:rsidR="00975CC4" w:rsidRPr="00671C8B" w:rsidDel="009453A7" w14:paraId="5C7C1A42" w14:textId="4BA276B9" w:rsidTr="00166AF3">
        <w:trPr>
          <w:trHeight w:val="35"/>
          <w:del w:id="4843" w:author="Alban Roche" w:date="2017-08-02T16:30:00Z"/>
        </w:trPr>
        <w:tc>
          <w:tcPr>
            <w:tcW w:w="1728" w:type="dxa"/>
          </w:tcPr>
          <w:p w14:paraId="5686640B" w14:textId="67D52938" w:rsidR="00975CC4" w:rsidRPr="00671C8B" w:rsidDel="009453A7" w:rsidRDefault="00975CC4" w:rsidP="00166AF3">
            <w:pPr>
              <w:pStyle w:val="TableBody"/>
              <w:rPr>
                <w:del w:id="4844" w:author="Alban Roche" w:date="2017-08-02T16:30:00Z"/>
                <w:i/>
              </w:rPr>
            </w:pPr>
            <w:del w:id="4845" w:author="Alban Roche" w:date="2017-08-02T16:30:00Z">
              <w:r w:rsidRPr="00671C8B" w:rsidDel="009453A7">
                <w:rPr>
                  <w:i/>
                </w:rPr>
                <w:delText>Test command</w:delText>
              </w:r>
              <w:bookmarkStart w:id="4846" w:name="_Toc489457346"/>
              <w:bookmarkEnd w:id="4846"/>
            </w:del>
          </w:p>
          <w:p w14:paraId="7CB8E6F0" w14:textId="779B3A2F" w:rsidR="00975CC4" w:rsidRPr="00671C8B" w:rsidDel="009453A7" w:rsidRDefault="00975CC4" w:rsidP="00166AF3">
            <w:pPr>
              <w:pStyle w:val="TableBody"/>
              <w:rPr>
                <w:del w:id="4847" w:author="Alban Roche" w:date="2017-08-02T16:30:00Z"/>
              </w:rPr>
            </w:pPr>
            <w:bookmarkStart w:id="4848" w:name="_Toc489457347"/>
            <w:bookmarkEnd w:id="4848"/>
          </w:p>
          <w:p w14:paraId="5C80896F" w14:textId="311EDC49" w:rsidR="00975CC4" w:rsidRPr="00671C8B" w:rsidDel="009453A7" w:rsidRDefault="00975CC4" w:rsidP="00166AF3">
            <w:pPr>
              <w:pStyle w:val="TableBody"/>
              <w:rPr>
                <w:del w:id="4849" w:author="Alban Roche" w:date="2017-08-02T16:30:00Z"/>
                <w:u w:val="single"/>
              </w:rPr>
            </w:pPr>
            <w:del w:id="4850" w:author="Alban Roche" w:date="2017-08-02T16:30:00Z">
              <w:r w:rsidRPr="00671C8B" w:rsidDel="009453A7">
                <w:rPr>
                  <w:u w:val="single"/>
                </w:rPr>
                <w:delText>Syntax</w:delText>
              </w:r>
              <w:bookmarkStart w:id="4851" w:name="_Toc489457348"/>
              <w:bookmarkEnd w:id="4851"/>
            </w:del>
          </w:p>
          <w:p w14:paraId="4A255817" w14:textId="77ACA13D" w:rsidR="00975CC4" w:rsidRPr="00671C8B" w:rsidDel="009453A7" w:rsidRDefault="00975CC4" w:rsidP="00166AF3">
            <w:pPr>
              <w:pStyle w:val="TableBody"/>
              <w:rPr>
                <w:del w:id="4852" w:author="Alban Roche" w:date="2017-08-02T16:30:00Z"/>
                <w:b/>
              </w:rPr>
            </w:pPr>
            <w:del w:id="4853" w:author="Alban Roche" w:date="2017-08-02T16:30:00Z">
              <w:r w:rsidRPr="00671C8B" w:rsidDel="009453A7">
                <w:rPr>
                  <w:b/>
                </w:rPr>
                <w:delText>AT+CPIN2=?</w:delText>
              </w:r>
              <w:bookmarkStart w:id="4854" w:name="_Toc489457349"/>
              <w:bookmarkEnd w:id="4854"/>
            </w:del>
          </w:p>
        </w:tc>
        <w:tc>
          <w:tcPr>
            <w:tcW w:w="7560" w:type="dxa"/>
          </w:tcPr>
          <w:p w14:paraId="15B1525C" w14:textId="34B297FF" w:rsidR="00975CC4" w:rsidRPr="00671C8B" w:rsidDel="009453A7" w:rsidRDefault="00975CC4" w:rsidP="00166AF3">
            <w:pPr>
              <w:pStyle w:val="TableBody"/>
              <w:rPr>
                <w:del w:id="4855" w:author="Alban Roche" w:date="2017-08-02T16:30:00Z"/>
                <w:u w:val="single"/>
              </w:rPr>
            </w:pPr>
            <w:bookmarkStart w:id="4856" w:name="_Toc489457350"/>
            <w:bookmarkEnd w:id="4856"/>
          </w:p>
          <w:p w14:paraId="4EB14B65" w14:textId="427DEEC6" w:rsidR="00975CC4" w:rsidRPr="00671C8B" w:rsidDel="009453A7" w:rsidRDefault="00975CC4" w:rsidP="00166AF3">
            <w:pPr>
              <w:pStyle w:val="TableBody"/>
              <w:rPr>
                <w:del w:id="4857" w:author="Alban Roche" w:date="2017-08-02T16:30:00Z"/>
                <w:u w:val="single"/>
              </w:rPr>
            </w:pPr>
            <w:bookmarkStart w:id="4858" w:name="_Toc489457351"/>
            <w:bookmarkEnd w:id="4858"/>
          </w:p>
          <w:p w14:paraId="02A62F79" w14:textId="07ABB4DB" w:rsidR="00975CC4" w:rsidRPr="00671C8B" w:rsidDel="009453A7" w:rsidRDefault="00975CC4" w:rsidP="00166AF3">
            <w:pPr>
              <w:pStyle w:val="TableBody"/>
              <w:rPr>
                <w:del w:id="4859" w:author="Alban Roche" w:date="2017-08-02T16:30:00Z"/>
                <w:u w:val="single"/>
              </w:rPr>
            </w:pPr>
            <w:del w:id="4860" w:author="Alban Roche" w:date="2017-08-02T16:30:00Z">
              <w:r w:rsidRPr="00671C8B" w:rsidDel="009453A7">
                <w:rPr>
                  <w:u w:val="single"/>
                </w:rPr>
                <w:delText>Response</w:delText>
              </w:r>
              <w:bookmarkStart w:id="4861" w:name="_Toc489457352"/>
              <w:bookmarkEnd w:id="4861"/>
            </w:del>
          </w:p>
          <w:p w14:paraId="3C77D6E6" w14:textId="52C78768" w:rsidR="00975CC4" w:rsidRPr="00671C8B" w:rsidDel="009453A7" w:rsidRDefault="00975CC4" w:rsidP="00166AF3">
            <w:pPr>
              <w:pStyle w:val="TableBody"/>
              <w:rPr>
                <w:del w:id="4862" w:author="Alban Roche" w:date="2017-08-02T16:30:00Z"/>
                <w:lang w:eastAsia="zh-CN"/>
              </w:rPr>
            </w:pPr>
            <w:del w:id="4863" w:author="Alban Roche" w:date="2017-08-02T16:30:00Z">
              <w:r w:rsidRPr="00671C8B" w:rsidDel="009453A7">
                <w:rPr>
                  <w:b/>
                </w:rPr>
                <w:delText>OK</w:delText>
              </w:r>
              <w:bookmarkStart w:id="4864" w:name="_Toc489457353"/>
              <w:bookmarkEnd w:id="4864"/>
            </w:del>
          </w:p>
        </w:tc>
        <w:bookmarkStart w:id="4865" w:name="_Toc489457354"/>
        <w:bookmarkEnd w:id="4865"/>
      </w:tr>
      <w:tr w:rsidR="00975CC4" w:rsidRPr="00671C8B" w:rsidDel="009453A7" w14:paraId="73A3A547" w14:textId="6305AA1E" w:rsidTr="00166AF3">
        <w:trPr>
          <w:trHeight w:val="65"/>
          <w:del w:id="4866" w:author="Alban Roche" w:date="2017-08-02T16:30:00Z"/>
        </w:trPr>
        <w:tc>
          <w:tcPr>
            <w:tcW w:w="1728" w:type="dxa"/>
          </w:tcPr>
          <w:p w14:paraId="20084B9E" w14:textId="5E41B466" w:rsidR="00975CC4" w:rsidRPr="00671C8B" w:rsidDel="009453A7" w:rsidRDefault="00975CC4" w:rsidP="00166AF3">
            <w:pPr>
              <w:pStyle w:val="TableBody"/>
              <w:rPr>
                <w:del w:id="4867" w:author="Alban Roche" w:date="2017-08-02T16:30:00Z"/>
                <w:i/>
              </w:rPr>
            </w:pPr>
            <w:del w:id="4868" w:author="Alban Roche" w:date="2017-08-02T16:30:00Z">
              <w:r w:rsidRPr="00671C8B" w:rsidDel="009453A7">
                <w:rPr>
                  <w:i/>
                </w:rPr>
                <w:delText>Read command</w:delText>
              </w:r>
              <w:bookmarkStart w:id="4869" w:name="_Toc489457355"/>
              <w:bookmarkEnd w:id="4869"/>
            </w:del>
          </w:p>
          <w:p w14:paraId="7949A69D" w14:textId="19B28E2A" w:rsidR="00975CC4" w:rsidRPr="00671C8B" w:rsidDel="009453A7" w:rsidRDefault="00975CC4" w:rsidP="00166AF3">
            <w:pPr>
              <w:pStyle w:val="TableBody"/>
              <w:rPr>
                <w:del w:id="4870" w:author="Alban Roche" w:date="2017-08-02T16:30:00Z"/>
              </w:rPr>
            </w:pPr>
            <w:bookmarkStart w:id="4871" w:name="_Toc489457356"/>
            <w:bookmarkEnd w:id="4871"/>
          </w:p>
          <w:p w14:paraId="1989DA69" w14:textId="3720A712" w:rsidR="00975CC4" w:rsidRPr="00671C8B" w:rsidDel="009453A7" w:rsidRDefault="00975CC4" w:rsidP="00166AF3">
            <w:pPr>
              <w:pStyle w:val="TableBody"/>
              <w:rPr>
                <w:del w:id="4872" w:author="Alban Roche" w:date="2017-08-02T16:30:00Z"/>
                <w:u w:val="single"/>
              </w:rPr>
            </w:pPr>
            <w:del w:id="4873" w:author="Alban Roche" w:date="2017-08-02T16:30:00Z">
              <w:r w:rsidRPr="00671C8B" w:rsidDel="009453A7">
                <w:rPr>
                  <w:u w:val="single"/>
                </w:rPr>
                <w:delText>Syntax</w:delText>
              </w:r>
              <w:bookmarkStart w:id="4874" w:name="_Toc489457357"/>
              <w:bookmarkEnd w:id="4874"/>
            </w:del>
          </w:p>
          <w:p w14:paraId="588CADE8" w14:textId="3971ED31" w:rsidR="00975CC4" w:rsidRPr="00671C8B" w:rsidDel="009453A7" w:rsidRDefault="00975CC4" w:rsidP="00166AF3">
            <w:pPr>
              <w:pStyle w:val="TableBody"/>
              <w:rPr>
                <w:del w:id="4875" w:author="Alban Roche" w:date="2017-08-02T16:30:00Z"/>
                <w:i/>
              </w:rPr>
            </w:pPr>
            <w:del w:id="4876" w:author="Alban Roche" w:date="2017-08-02T16:30:00Z">
              <w:r w:rsidRPr="00671C8B" w:rsidDel="009453A7">
                <w:rPr>
                  <w:b/>
                </w:rPr>
                <w:delText>AT+CPIN2?</w:delText>
              </w:r>
              <w:bookmarkStart w:id="4877" w:name="_Toc489457358"/>
              <w:bookmarkEnd w:id="4877"/>
            </w:del>
          </w:p>
        </w:tc>
        <w:tc>
          <w:tcPr>
            <w:tcW w:w="7560" w:type="dxa"/>
          </w:tcPr>
          <w:p w14:paraId="27F88D3A" w14:textId="62A530DD" w:rsidR="00975CC4" w:rsidRPr="00671C8B" w:rsidDel="009453A7" w:rsidRDefault="00975CC4" w:rsidP="00166AF3">
            <w:pPr>
              <w:pStyle w:val="TableBody"/>
              <w:rPr>
                <w:del w:id="4878" w:author="Alban Roche" w:date="2017-08-02T16:30:00Z"/>
                <w:u w:val="single"/>
              </w:rPr>
            </w:pPr>
            <w:bookmarkStart w:id="4879" w:name="_Toc489457359"/>
            <w:bookmarkEnd w:id="4879"/>
          </w:p>
          <w:p w14:paraId="054EABC9" w14:textId="765073BC" w:rsidR="00975CC4" w:rsidRPr="00671C8B" w:rsidDel="009453A7" w:rsidRDefault="00975CC4" w:rsidP="00166AF3">
            <w:pPr>
              <w:pStyle w:val="TableBody"/>
              <w:rPr>
                <w:del w:id="4880" w:author="Alban Roche" w:date="2017-08-02T16:30:00Z"/>
                <w:u w:val="single"/>
              </w:rPr>
            </w:pPr>
            <w:bookmarkStart w:id="4881" w:name="_Toc489457360"/>
            <w:bookmarkEnd w:id="4881"/>
          </w:p>
          <w:p w14:paraId="3620FCF6" w14:textId="2C580B21" w:rsidR="00975CC4" w:rsidRPr="00671C8B" w:rsidDel="009453A7" w:rsidRDefault="00975CC4" w:rsidP="00166AF3">
            <w:pPr>
              <w:pStyle w:val="TableBody"/>
              <w:rPr>
                <w:del w:id="4882" w:author="Alban Roche" w:date="2017-08-02T16:30:00Z"/>
                <w:u w:val="single"/>
              </w:rPr>
            </w:pPr>
            <w:del w:id="4883" w:author="Alban Roche" w:date="2017-08-02T16:30:00Z">
              <w:r w:rsidRPr="00671C8B" w:rsidDel="009453A7">
                <w:rPr>
                  <w:u w:val="single"/>
                </w:rPr>
                <w:delText>Response</w:delText>
              </w:r>
              <w:bookmarkStart w:id="4884" w:name="_Toc489457361"/>
              <w:bookmarkEnd w:id="4884"/>
            </w:del>
          </w:p>
          <w:p w14:paraId="2A953306" w14:textId="178700E9" w:rsidR="00975CC4" w:rsidRPr="00671C8B" w:rsidDel="009453A7" w:rsidRDefault="00975CC4" w:rsidP="00166AF3">
            <w:pPr>
              <w:pStyle w:val="TableBody"/>
              <w:rPr>
                <w:del w:id="4885" w:author="Alban Roche" w:date="2017-08-02T16:30:00Z"/>
                <w:b/>
              </w:rPr>
            </w:pPr>
            <w:del w:id="4886" w:author="Alban Roche" w:date="2017-08-02T16:30:00Z">
              <w:r w:rsidRPr="00671C8B" w:rsidDel="009453A7">
                <w:rPr>
                  <w:b/>
                </w:rPr>
                <w:delText>+CPIN:code</w:delText>
              </w:r>
              <w:bookmarkStart w:id="4887" w:name="_Toc489457362"/>
              <w:bookmarkEnd w:id="4887"/>
            </w:del>
          </w:p>
          <w:p w14:paraId="38D335DC" w14:textId="331862AE" w:rsidR="00975CC4" w:rsidRPr="00671C8B" w:rsidDel="009453A7" w:rsidRDefault="00975CC4" w:rsidP="00166AF3">
            <w:pPr>
              <w:pStyle w:val="TableBody"/>
              <w:rPr>
                <w:del w:id="4888" w:author="Alban Roche" w:date="2017-08-02T16:30:00Z"/>
                <w:b/>
              </w:rPr>
            </w:pPr>
            <w:del w:id="4889" w:author="Alban Roche" w:date="2017-08-02T16:30:00Z">
              <w:r w:rsidRPr="00671C8B" w:rsidDel="009453A7">
                <w:rPr>
                  <w:b/>
                </w:rPr>
                <w:delText>OK</w:delText>
              </w:r>
              <w:bookmarkStart w:id="4890" w:name="_Toc489457363"/>
              <w:bookmarkEnd w:id="4890"/>
            </w:del>
          </w:p>
          <w:p w14:paraId="19C61A1B" w14:textId="498E8E05" w:rsidR="00975CC4" w:rsidRPr="00671C8B" w:rsidDel="009453A7" w:rsidRDefault="00975CC4" w:rsidP="00166AF3">
            <w:pPr>
              <w:pStyle w:val="TableBody"/>
              <w:rPr>
                <w:del w:id="4891" w:author="Alban Roche" w:date="2017-08-02T16:30:00Z"/>
                <w:b/>
              </w:rPr>
            </w:pPr>
            <w:bookmarkStart w:id="4892" w:name="_Toc489457364"/>
            <w:bookmarkEnd w:id="4892"/>
          </w:p>
          <w:p w14:paraId="5FE447D6" w14:textId="63B8A6E9" w:rsidR="00975CC4" w:rsidRPr="00671C8B" w:rsidDel="009453A7" w:rsidRDefault="00975CC4" w:rsidP="00166AF3">
            <w:pPr>
              <w:pStyle w:val="TableBody"/>
              <w:rPr>
                <w:del w:id="4893" w:author="Alban Roche" w:date="2017-08-02T16:30:00Z"/>
              </w:rPr>
            </w:pPr>
            <w:del w:id="4894" w:author="Alban Roche" w:date="2017-08-02T16:30:00Z">
              <w:r w:rsidRPr="00671C8B" w:rsidDel="009453A7">
                <w:delText>or</w:delText>
              </w:r>
              <w:bookmarkStart w:id="4895" w:name="_Toc489457365"/>
              <w:bookmarkEnd w:id="4895"/>
            </w:del>
          </w:p>
          <w:p w14:paraId="53A4C843" w14:textId="0E9AC85F" w:rsidR="00975CC4" w:rsidRPr="00671C8B" w:rsidDel="009453A7" w:rsidRDefault="00975CC4" w:rsidP="00166AF3">
            <w:pPr>
              <w:pStyle w:val="TableBody"/>
              <w:rPr>
                <w:del w:id="4896" w:author="Alban Roche" w:date="2017-08-02T16:30:00Z"/>
                <w:u w:val="single"/>
              </w:rPr>
            </w:pPr>
            <w:del w:id="4897" w:author="Alban Roche" w:date="2017-08-02T16:30:00Z">
              <w:r w:rsidRPr="00671C8B" w:rsidDel="009453A7">
                <w:rPr>
                  <w:b/>
                </w:rPr>
                <w:delText>+CME ERROR: &lt;err&gt;</w:delText>
              </w:r>
              <w:bookmarkStart w:id="4898" w:name="_Toc489457366"/>
              <w:bookmarkEnd w:id="4898"/>
            </w:del>
          </w:p>
        </w:tc>
        <w:bookmarkStart w:id="4899" w:name="_Toc489457367"/>
        <w:bookmarkEnd w:id="4899"/>
      </w:tr>
      <w:tr w:rsidR="00975CC4" w:rsidRPr="00671C8B" w:rsidDel="009453A7" w14:paraId="00A4E1B1" w14:textId="5B7E5FFB" w:rsidTr="00166AF3">
        <w:trPr>
          <w:cantSplit w:val="0"/>
          <w:trHeight w:val="65"/>
          <w:del w:id="4900" w:author="Alban Roche" w:date="2017-08-02T16:30:00Z"/>
        </w:trPr>
        <w:tc>
          <w:tcPr>
            <w:tcW w:w="1728" w:type="dxa"/>
          </w:tcPr>
          <w:p w14:paraId="6808870E" w14:textId="4BC1C50F" w:rsidR="00975CC4" w:rsidRPr="00671C8B" w:rsidDel="009453A7" w:rsidRDefault="00975CC4" w:rsidP="00166AF3">
            <w:pPr>
              <w:pStyle w:val="TableBody"/>
              <w:rPr>
                <w:del w:id="4901" w:author="Alban Roche" w:date="2017-08-02T16:30:00Z"/>
                <w:i/>
              </w:rPr>
            </w:pPr>
            <w:del w:id="4902" w:author="Alban Roche" w:date="2017-08-02T16:30:00Z">
              <w:r w:rsidRPr="00671C8B" w:rsidDel="009453A7">
                <w:rPr>
                  <w:i/>
                </w:rPr>
                <w:delText>Write command</w:delText>
              </w:r>
              <w:bookmarkStart w:id="4903" w:name="_Toc489457368"/>
              <w:bookmarkEnd w:id="4903"/>
            </w:del>
          </w:p>
          <w:p w14:paraId="2A322471" w14:textId="63B1ACAF" w:rsidR="00975CC4" w:rsidRPr="00671C8B" w:rsidDel="009453A7" w:rsidRDefault="00975CC4" w:rsidP="00166AF3">
            <w:pPr>
              <w:pStyle w:val="TableBody"/>
              <w:rPr>
                <w:del w:id="4904" w:author="Alban Roche" w:date="2017-08-02T16:30:00Z"/>
              </w:rPr>
            </w:pPr>
            <w:bookmarkStart w:id="4905" w:name="_Toc489457369"/>
            <w:bookmarkEnd w:id="4905"/>
          </w:p>
          <w:p w14:paraId="60ACBC4B" w14:textId="0F0F1F7B" w:rsidR="00975CC4" w:rsidRPr="00671C8B" w:rsidDel="009453A7" w:rsidRDefault="00975CC4" w:rsidP="00166AF3">
            <w:pPr>
              <w:pStyle w:val="TableBody"/>
              <w:rPr>
                <w:del w:id="4906" w:author="Alban Roche" w:date="2017-08-02T16:30:00Z"/>
                <w:u w:val="single"/>
              </w:rPr>
            </w:pPr>
            <w:del w:id="4907" w:author="Alban Roche" w:date="2017-08-02T16:30:00Z">
              <w:r w:rsidRPr="00671C8B" w:rsidDel="009453A7">
                <w:rPr>
                  <w:u w:val="single"/>
                </w:rPr>
                <w:delText>Syntax</w:delText>
              </w:r>
              <w:bookmarkStart w:id="4908" w:name="_Toc489457370"/>
              <w:bookmarkEnd w:id="4908"/>
            </w:del>
          </w:p>
          <w:p w14:paraId="5DC080C1" w14:textId="323F06EC" w:rsidR="00975CC4" w:rsidRPr="00671C8B" w:rsidDel="009453A7" w:rsidRDefault="00975CC4" w:rsidP="00166AF3">
            <w:pPr>
              <w:pStyle w:val="TableBody"/>
              <w:rPr>
                <w:del w:id="4909" w:author="Alban Roche" w:date="2017-08-02T16:30:00Z"/>
                <w:b/>
              </w:rPr>
            </w:pPr>
            <w:del w:id="4910" w:author="Alban Roche" w:date="2017-08-02T16:30:00Z">
              <w:r w:rsidRPr="00671C8B" w:rsidDel="009453A7">
                <w:rPr>
                  <w:b/>
                </w:rPr>
                <w:delText>AT+CPIN2=</w:delText>
              </w:r>
              <w:r w:rsidRPr="00671C8B" w:rsidDel="009453A7">
                <w:rPr>
                  <w:b/>
                </w:rPr>
                <w:br/>
                <w:delText>&lt;puk2/oldpin2&gt;</w:delText>
              </w:r>
              <w:r w:rsidRPr="00671C8B" w:rsidDel="009453A7">
                <w:rPr>
                  <w:b/>
                </w:rPr>
                <w:br/>
                <w:delText>[,&lt;newpin2&gt;]</w:delText>
              </w:r>
              <w:bookmarkStart w:id="4911" w:name="_Toc489457371"/>
              <w:bookmarkEnd w:id="4911"/>
            </w:del>
          </w:p>
          <w:p w14:paraId="3D186174" w14:textId="36F95085" w:rsidR="00975CC4" w:rsidRPr="00671C8B" w:rsidDel="009453A7" w:rsidRDefault="00975CC4" w:rsidP="00166AF3">
            <w:pPr>
              <w:pStyle w:val="TableBody"/>
              <w:rPr>
                <w:del w:id="4912" w:author="Alban Roche" w:date="2017-08-02T16:30:00Z"/>
              </w:rPr>
            </w:pPr>
            <w:bookmarkStart w:id="4913" w:name="_Toc489457372"/>
            <w:bookmarkEnd w:id="4913"/>
          </w:p>
          <w:p w14:paraId="6B5F63D9" w14:textId="3C059904" w:rsidR="00975CC4" w:rsidRPr="00671C8B" w:rsidDel="009453A7" w:rsidRDefault="00975CC4" w:rsidP="00166AF3">
            <w:pPr>
              <w:pStyle w:val="TableBody"/>
              <w:rPr>
                <w:del w:id="4914" w:author="Alban Roche" w:date="2017-08-02T16:30:00Z"/>
              </w:rPr>
            </w:pPr>
            <w:del w:id="4915" w:author="Alban Roche" w:date="2017-08-02T16:30:00Z">
              <w:r w:rsidRPr="00671C8B" w:rsidDel="009453A7">
                <w:delText>or</w:delText>
              </w:r>
              <w:bookmarkStart w:id="4916" w:name="_Toc489457373"/>
              <w:bookmarkEnd w:id="4916"/>
            </w:del>
          </w:p>
          <w:p w14:paraId="45866B53" w14:textId="3DCC067F" w:rsidR="00975CC4" w:rsidRPr="00671C8B" w:rsidDel="009453A7" w:rsidRDefault="00975CC4" w:rsidP="00166AF3">
            <w:pPr>
              <w:pStyle w:val="TableBody"/>
              <w:rPr>
                <w:del w:id="4917" w:author="Alban Roche" w:date="2017-08-02T16:30:00Z"/>
              </w:rPr>
            </w:pPr>
            <w:bookmarkStart w:id="4918" w:name="_Toc489457374"/>
            <w:bookmarkEnd w:id="4918"/>
          </w:p>
          <w:p w14:paraId="50D033C8" w14:textId="4D818162" w:rsidR="00975CC4" w:rsidRPr="00671C8B" w:rsidDel="009453A7" w:rsidRDefault="00975CC4" w:rsidP="00166AF3">
            <w:pPr>
              <w:pStyle w:val="TableBody"/>
              <w:rPr>
                <w:del w:id="4919" w:author="Alban Roche" w:date="2017-08-02T16:30:00Z"/>
                <w:b/>
              </w:rPr>
            </w:pPr>
            <w:del w:id="4920" w:author="Alban Roche" w:date="2017-08-02T16:30:00Z">
              <w:r w:rsidRPr="00671C8B" w:rsidDel="009453A7">
                <w:rPr>
                  <w:b/>
                </w:rPr>
                <w:delText>AT+CPIN2=</w:delText>
              </w:r>
              <w:r w:rsidRPr="00671C8B" w:rsidDel="009453A7">
                <w:rPr>
                  <w:b/>
                </w:rPr>
                <w:br/>
                <w:delText>&lt;oldpin2&gt;</w:delText>
              </w:r>
              <w:bookmarkStart w:id="4921" w:name="_Toc489457375"/>
              <w:bookmarkEnd w:id="4921"/>
            </w:del>
          </w:p>
        </w:tc>
        <w:tc>
          <w:tcPr>
            <w:tcW w:w="7560" w:type="dxa"/>
          </w:tcPr>
          <w:p w14:paraId="5E5F5752" w14:textId="7C4D7832" w:rsidR="00975CC4" w:rsidRPr="00671C8B" w:rsidDel="009453A7" w:rsidRDefault="00975CC4" w:rsidP="00166AF3">
            <w:pPr>
              <w:pStyle w:val="TableBody"/>
              <w:rPr>
                <w:del w:id="4922" w:author="Alban Roche" w:date="2017-08-02T16:30:00Z"/>
              </w:rPr>
            </w:pPr>
            <w:bookmarkStart w:id="4923" w:name="_Toc489457376"/>
            <w:bookmarkEnd w:id="4923"/>
          </w:p>
          <w:p w14:paraId="0AA5D290" w14:textId="43091013" w:rsidR="00975CC4" w:rsidRPr="00671C8B" w:rsidDel="009453A7" w:rsidRDefault="00975CC4" w:rsidP="00166AF3">
            <w:pPr>
              <w:pStyle w:val="TableBody"/>
              <w:rPr>
                <w:del w:id="4924" w:author="Alban Roche" w:date="2017-08-02T16:30:00Z"/>
              </w:rPr>
            </w:pPr>
            <w:bookmarkStart w:id="4925" w:name="_Toc489457377"/>
            <w:bookmarkEnd w:id="4925"/>
          </w:p>
          <w:p w14:paraId="168B95C3" w14:textId="0484A3BD" w:rsidR="00975CC4" w:rsidRPr="00671C8B" w:rsidDel="009453A7" w:rsidRDefault="00975CC4" w:rsidP="00166AF3">
            <w:pPr>
              <w:pStyle w:val="TableBody"/>
              <w:rPr>
                <w:del w:id="4926" w:author="Alban Roche" w:date="2017-08-02T16:30:00Z"/>
                <w:u w:val="single"/>
              </w:rPr>
            </w:pPr>
            <w:del w:id="4927" w:author="Alban Roche" w:date="2017-08-02T16:30:00Z">
              <w:r w:rsidRPr="00671C8B" w:rsidDel="009453A7">
                <w:rPr>
                  <w:u w:val="single"/>
                </w:rPr>
                <w:delText>Response</w:delText>
              </w:r>
              <w:bookmarkStart w:id="4928" w:name="_Toc489457378"/>
              <w:bookmarkEnd w:id="4928"/>
            </w:del>
          </w:p>
          <w:p w14:paraId="03FD1D34" w14:textId="240508A6" w:rsidR="00975CC4" w:rsidRPr="00671C8B" w:rsidDel="009453A7" w:rsidRDefault="00975CC4" w:rsidP="00166AF3">
            <w:pPr>
              <w:pStyle w:val="TableBody"/>
              <w:rPr>
                <w:del w:id="4929" w:author="Alban Roche" w:date="2017-08-02T16:30:00Z"/>
              </w:rPr>
            </w:pPr>
            <w:del w:id="4930" w:author="Alban Roche" w:date="2017-08-02T16:30:00Z">
              <w:r w:rsidRPr="00671C8B" w:rsidDel="009453A7">
                <w:rPr>
                  <w:b/>
                </w:rPr>
                <w:delText>OK</w:delText>
              </w:r>
              <w:bookmarkStart w:id="4931" w:name="_Toc489457379"/>
              <w:bookmarkEnd w:id="4931"/>
            </w:del>
          </w:p>
          <w:p w14:paraId="205612AF" w14:textId="70299541" w:rsidR="00975CC4" w:rsidRPr="00671C8B" w:rsidDel="009453A7" w:rsidRDefault="00975CC4" w:rsidP="00166AF3">
            <w:pPr>
              <w:pStyle w:val="TableBody"/>
              <w:rPr>
                <w:del w:id="4932" w:author="Alban Roche" w:date="2017-08-02T16:30:00Z"/>
              </w:rPr>
            </w:pPr>
            <w:bookmarkStart w:id="4933" w:name="_Toc489457380"/>
            <w:bookmarkEnd w:id="4933"/>
          </w:p>
          <w:p w14:paraId="21177F4B" w14:textId="3E8607E1" w:rsidR="00975CC4" w:rsidRPr="00671C8B" w:rsidDel="009453A7" w:rsidRDefault="00975CC4" w:rsidP="00166AF3">
            <w:pPr>
              <w:pStyle w:val="TableBody"/>
              <w:rPr>
                <w:del w:id="4934" w:author="Alban Roche" w:date="2017-08-02T16:30:00Z"/>
              </w:rPr>
            </w:pPr>
            <w:del w:id="4935" w:author="Alban Roche" w:date="2017-08-02T16:30:00Z">
              <w:r w:rsidRPr="00671C8B" w:rsidDel="009453A7">
                <w:delText>or</w:delText>
              </w:r>
              <w:bookmarkStart w:id="4936" w:name="_Toc489457381"/>
              <w:bookmarkEnd w:id="4936"/>
            </w:del>
          </w:p>
          <w:p w14:paraId="1D7B312C" w14:textId="2A2AB238" w:rsidR="00975CC4" w:rsidRPr="00671C8B" w:rsidDel="009453A7" w:rsidRDefault="00975CC4" w:rsidP="00166AF3">
            <w:pPr>
              <w:pStyle w:val="TableBody"/>
              <w:rPr>
                <w:del w:id="4937" w:author="Alban Roche" w:date="2017-08-02T16:30:00Z"/>
                <w:b/>
              </w:rPr>
            </w:pPr>
            <w:del w:id="4938" w:author="Alban Roche" w:date="2017-08-02T16:30:00Z">
              <w:r w:rsidRPr="00671C8B" w:rsidDel="009453A7">
                <w:rPr>
                  <w:b/>
                </w:rPr>
                <w:delText>+CME ERROR: &lt;err&gt;</w:delText>
              </w:r>
              <w:bookmarkStart w:id="4939" w:name="_Toc489457382"/>
              <w:bookmarkEnd w:id="4939"/>
            </w:del>
          </w:p>
          <w:p w14:paraId="1A1A1F0E" w14:textId="4303E9C2" w:rsidR="00975CC4" w:rsidRPr="00671C8B" w:rsidDel="009453A7" w:rsidRDefault="00975CC4" w:rsidP="00166AF3">
            <w:pPr>
              <w:pStyle w:val="TableBody"/>
              <w:rPr>
                <w:del w:id="4940" w:author="Alban Roche" w:date="2017-08-02T16:30:00Z"/>
              </w:rPr>
            </w:pPr>
            <w:bookmarkStart w:id="4941" w:name="_Toc489457383"/>
            <w:bookmarkEnd w:id="4941"/>
          </w:p>
          <w:p w14:paraId="77262D28" w14:textId="08283C7C" w:rsidR="00975CC4" w:rsidRPr="00671C8B" w:rsidDel="009453A7" w:rsidRDefault="00975CC4" w:rsidP="00166AF3">
            <w:pPr>
              <w:pStyle w:val="TableBody"/>
              <w:rPr>
                <w:del w:id="4942" w:author="Alban Roche" w:date="2017-08-02T16:30:00Z"/>
                <w:u w:val="single"/>
              </w:rPr>
            </w:pPr>
            <w:del w:id="4943" w:author="Alban Roche" w:date="2017-08-02T16:30:00Z">
              <w:r w:rsidRPr="00671C8B" w:rsidDel="009453A7">
                <w:rPr>
                  <w:u w:val="single"/>
                </w:rPr>
                <w:delText>Parameters</w:delText>
              </w:r>
              <w:bookmarkStart w:id="4944" w:name="_Toc489457384"/>
              <w:bookmarkEnd w:id="4944"/>
            </w:del>
          </w:p>
          <w:p w14:paraId="0E9F45E7" w14:textId="54B4C997" w:rsidR="00975CC4" w:rsidRPr="00671C8B" w:rsidDel="009453A7" w:rsidRDefault="00975CC4" w:rsidP="00166AF3">
            <w:pPr>
              <w:pStyle w:val="TableBody"/>
              <w:rPr>
                <w:del w:id="4945" w:author="Alban Roche" w:date="2017-08-02T16:30:00Z"/>
              </w:rPr>
            </w:pPr>
            <w:del w:id="4946" w:author="Alban Roche" w:date="2017-08-02T16:30:00Z">
              <w:r w:rsidRPr="00671C8B" w:rsidDel="009453A7">
                <w:rPr>
                  <w:b/>
                </w:rPr>
                <w:delText>&lt;puk2/oldpin2&gt;</w:delText>
              </w:r>
              <w:r w:rsidRPr="00671C8B" w:rsidDel="009453A7">
                <w:delText xml:space="preserve">, </w:delText>
              </w:r>
              <w:r w:rsidRPr="00671C8B" w:rsidDel="009453A7">
                <w:rPr>
                  <w:b/>
                </w:rPr>
                <w:delText>&lt;newpin2&gt;</w:delText>
              </w:r>
              <w:r w:rsidRPr="00671C8B" w:rsidDel="009453A7">
                <w:tab/>
                <w:delText>String type values</w:delText>
              </w:r>
              <w:bookmarkStart w:id="4947" w:name="_Toc489457385"/>
              <w:bookmarkEnd w:id="4947"/>
            </w:del>
          </w:p>
          <w:p w14:paraId="0F4977D4" w14:textId="36A69580" w:rsidR="00975CC4" w:rsidRPr="00671C8B" w:rsidDel="009453A7" w:rsidRDefault="00975CC4" w:rsidP="00166AF3">
            <w:pPr>
              <w:pStyle w:val="TableBody"/>
              <w:rPr>
                <w:del w:id="4948" w:author="Alban Roche" w:date="2017-08-02T16:30:00Z"/>
              </w:rPr>
            </w:pPr>
            <w:bookmarkStart w:id="4949" w:name="_Toc489457386"/>
            <w:bookmarkEnd w:id="4949"/>
          </w:p>
          <w:p w14:paraId="1086A961" w14:textId="52A5F515" w:rsidR="00975CC4" w:rsidRPr="00671C8B" w:rsidDel="009453A7" w:rsidRDefault="00975CC4" w:rsidP="00166AF3">
            <w:pPr>
              <w:pStyle w:val="TableBody"/>
              <w:rPr>
                <w:del w:id="4950" w:author="Alban Roche" w:date="2017-08-02T16:30:00Z"/>
              </w:rPr>
            </w:pPr>
            <w:del w:id="4951" w:author="Alban Roche" w:date="2017-08-02T16:30:00Z">
              <w:r w:rsidRPr="00671C8B" w:rsidDel="009453A7">
                <w:rPr>
                  <w:b/>
                </w:rPr>
                <w:delText>&lt;code&gt;</w:delText>
              </w:r>
              <w:r w:rsidRPr="00671C8B" w:rsidDel="009453A7">
                <w:tab/>
                <w:delText>READY</w:delText>
              </w:r>
              <w:r w:rsidRPr="00671C8B" w:rsidDel="009453A7">
                <w:tab/>
                <w:delText>MT is not pending for any password</w:delText>
              </w:r>
              <w:bookmarkStart w:id="4952" w:name="_Toc489457387"/>
              <w:bookmarkEnd w:id="4952"/>
            </w:del>
          </w:p>
          <w:p w14:paraId="191CABE8" w14:textId="61E68D93" w:rsidR="00975CC4" w:rsidRPr="00671C8B" w:rsidDel="009453A7" w:rsidRDefault="00975CC4" w:rsidP="00166AF3">
            <w:pPr>
              <w:pStyle w:val="TableBody"/>
              <w:rPr>
                <w:del w:id="4953" w:author="Alban Roche" w:date="2017-08-02T16:30:00Z"/>
              </w:rPr>
            </w:pPr>
            <w:del w:id="4954" w:author="Alban Roche" w:date="2017-08-02T16:30:00Z">
              <w:r w:rsidRPr="00671C8B" w:rsidDel="009453A7">
                <w:tab/>
              </w:r>
              <w:r w:rsidRPr="00671C8B" w:rsidDel="009453A7">
                <w:tab/>
                <w:delText>SIM PIN2</w:delText>
              </w:r>
              <w:r w:rsidRPr="00671C8B" w:rsidDel="009453A7">
                <w:tab/>
                <w:delText xml:space="preserve">MT is waiting for SIM PIN2 to be given (this "code" is </w:delText>
              </w:r>
              <w:r w:rsidRPr="00671C8B" w:rsidDel="009453A7">
                <w:tab/>
              </w:r>
              <w:r w:rsidRPr="00671C8B" w:rsidDel="009453A7">
                <w:tab/>
              </w:r>
              <w:r w:rsidRPr="00671C8B" w:rsidDel="009453A7">
                <w:tab/>
              </w:r>
              <w:r w:rsidRPr="00671C8B" w:rsidDel="009453A7">
                <w:tab/>
              </w:r>
              <w:r w:rsidRPr="00671C8B" w:rsidDel="009453A7">
                <w:tab/>
              </w:r>
              <w:r w:rsidRPr="00671C8B" w:rsidDel="009453A7">
                <w:tab/>
                <w:delText xml:space="preserve">recommended to be returned only when the last executed </w:delText>
              </w:r>
              <w:r w:rsidRPr="00671C8B" w:rsidDel="009453A7">
                <w:tab/>
              </w:r>
              <w:r w:rsidRPr="00671C8B" w:rsidDel="009453A7">
                <w:tab/>
              </w:r>
              <w:r w:rsidRPr="00671C8B" w:rsidDel="009453A7">
                <w:tab/>
              </w:r>
              <w:r w:rsidRPr="00671C8B" w:rsidDel="009453A7">
                <w:tab/>
              </w:r>
              <w:r w:rsidRPr="00671C8B" w:rsidDel="009453A7">
                <w:tab/>
                <w:delText xml:space="preserve">command resulted in PIN2 authentication failure (i.e. +CME </w:delText>
              </w:r>
              <w:r w:rsidRPr="00671C8B" w:rsidDel="009453A7">
                <w:tab/>
              </w:r>
              <w:r w:rsidRPr="00671C8B" w:rsidDel="009453A7">
                <w:tab/>
              </w:r>
              <w:r w:rsidRPr="00671C8B" w:rsidDel="009453A7">
                <w:tab/>
              </w:r>
              <w:r w:rsidRPr="00671C8B" w:rsidDel="009453A7">
                <w:tab/>
              </w:r>
              <w:r w:rsidRPr="00671C8B" w:rsidDel="009453A7">
                <w:tab/>
                <w:delText xml:space="preserve">ERROR: 17); if PIN2 is not entered right after the failure, it is </w:delText>
              </w:r>
              <w:r w:rsidRPr="00671C8B" w:rsidDel="009453A7">
                <w:tab/>
              </w:r>
              <w:r w:rsidRPr="00671C8B" w:rsidDel="009453A7">
                <w:tab/>
              </w:r>
              <w:r w:rsidRPr="00671C8B" w:rsidDel="009453A7">
                <w:tab/>
              </w:r>
              <w:r w:rsidRPr="00671C8B" w:rsidDel="009453A7">
                <w:tab/>
              </w:r>
              <w:r w:rsidRPr="00671C8B" w:rsidDel="009453A7">
                <w:tab/>
                <w:delText>recommended that MT does not block its operation)</w:delText>
              </w:r>
              <w:bookmarkStart w:id="4955" w:name="_Toc489457388"/>
              <w:bookmarkEnd w:id="4955"/>
            </w:del>
          </w:p>
          <w:p w14:paraId="7BFBA990" w14:textId="603BCCEF" w:rsidR="00975CC4" w:rsidRPr="00671C8B" w:rsidDel="009453A7" w:rsidRDefault="00975CC4" w:rsidP="00166AF3">
            <w:pPr>
              <w:pStyle w:val="TableBody"/>
              <w:rPr>
                <w:del w:id="4956" w:author="Alban Roche" w:date="2017-08-02T16:30:00Z"/>
              </w:rPr>
            </w:pPr>
            <w:del w:id="4957" w:author="Alban Roche" w:date="2017-08-02T16:30:00Z">
              <w:r w:rsidRPr="00671C8B" w:rsidDel="009453A7">
                <w:tab/>
              </w:r>
              <w:r w:rsidRPr="00671C8B" w:rsidDel="009453A7">
                <w:tab/>
                <w:delText>SIM PUK2</w:delText>
              </w:r>
              <w:r w:rsidRPr="00671C8B" w:rsidDel="009453A7">
                <w:tab/>
                <w:delText xml:space="preserve">MT is waiting for SIM PUK2 to be given (this "code" is </w:delText>
              </w:r>
              <w:r w:rsidRPr="00671C8B" w:rsidDel="009453A7">
                <w:tab/>
              </w:r>
              <w:r w:rsidRPr="00671C8B" w:rsidDel="009453A7">
                <w:tab/>
              </w:r>
              <w:r w:rsidRPr="00671C8B" w:rsidDel="009453A7">
                <w:tab/>
              </w:r>
              <w:r w:rsidRPr="00671C8B" w:rsidDel="009453A7">
                <w:tab/>
              </w:r>
              <w:r w:rsidRPr="00671C8B" w:rsidDel="009453A7">
                <w:tab/>
              </w:r>
              <w:r w:rsidRPr="00671C8B" w:rsidDel="009453A7">
                <w:tab/>
                <w:delText xml:space="preserve">recommended to be returned only when the last executed </w:delText>
              </w:r>
              <w:r w:rsidRPr="00671C8B" w:rsidDel="009453A7">
                <w:tab/>
              </w:r>
              <w:r w:rsidRPr="00671C8B" w:rsidDel="009453A7">
                <w:tab/>
              </w:r>
              <w:r w:rsidRPr="00671C8B" w:rsidDel="009453A7">
                <w:tab/>
              </w:r>
              <w:r w:rsidRPr="00671C8B" w:rsidDel="009453A7">
                <w:tab/>
              </w:r>
              <w:r w:rsidRPr="00671C8B" w:rsidDel="009453A7">
                <w:tab/>
                <w:delText xml:space="preserve">command resulted in PUK2 authentication failure (i.e. +CME </w:delText>
              </w:r>
              <w:r w:rsidRPr="00671C8B" w:rsidDel="009453A7">
                <w:tab/>
              </w:r>
              <w:r w:rsidRPr="00671C8B" w:rsidDel="009453A7">
                <w:tab/>
              </w:r>
              <w:r w:rsidRPr="00671C8B" w:rsidDel="009453A7">
                <w:tab/>
              </w:r>
              <w:r w:rsidRPr="00671C8B" w:rsidDel="009453A7">
                <w:tab/>
              </w:r>
              <w:r w:rsidRPr="00671C8B" w:rsidDel="009453A7">
                <w:tab/>
                <w:delText xml:space="preserve">ERROR: 18); if PUK2 and new PIN2 are not entered right after </w:delText>
              </w:r>
              <w:r w:rsidRPr="00671C8B" w:rsidDel="009453A7">
                <w:tab/>
              </w:r>
              <w:r w:rsidRPr="00671C8B" w:rsidDel="009453A7">
                <w:tab/>
              </w:r>
              <w:r w:rsidRPr="00671C8B" w:rsidDel="009453A7">
                <w:tab/>
              </w:r>
              <w:r w:rsidRPr="00671C8B" w:rsidDel="009453A7">
                <w:tab/>
              </w:r>
              <w:r w:rsidRPr="00671C8B" w:rsidDel="009453A7">
                <w:tab/>
                <w:delText xml:space="preserve">the failure, it is recommended that MT does not block its </w:delText>
              </w:r>
              <w:r w:rsidRPr="00671C8B" w:rsidDel="009453A7">
                <w:tab/>
              </w:r>
              <w:r w:rsidRPr="00671C8B" w:rsidDel="009453A7">
                <w:tab/>
              </w:r>
              <w:r w:rsidRPr="00671C8B" w:rsidDel="009453A7">
                <w:tab/>
              </w:r>
              <w:r w:rsidRPr="00671C8B" w:rsidDel="009453A7">
                <w:tab/>
              </w:r>
              <w:r w:rsidRPr="00671C8B" w:rsidDel="009453A7">
                <w:tab/>
                <w:delText>operation)</w:delText>
              </w:r>
              <w:bookmarkStart w:id="4958" w:name="_Toc489457389"/>
              <w:bookmarkEnd w:id="4958"/>
            </w:del>
          </w:p>
        </w:tc>
        <w:bookmarkStart w:id="4959" w:name="_Toc489457390"/>
        <w:bookmarkEnd w:id="4959"/>
      </w:tr>
    </w:tbl>
    <w:p w14:paraId="5072F7D3" w14:textId="62E1A3A6" w:rsidR="00975CC4" w:rsidRPr="00671C8B" w:rsidDel="009453A7" w:rsidRDefault="00975CC4" w:rsidP="0059466D">
      <w:pPr>
        <w:pStyle w:val="Heading2"/>
        <w:numPr>
          <w:ilvl w:val="1"/>
          <w:numId w:val="11"/>
        </w:numPr>
        <w:ind w:left="1080" w:hanging="1080"/>
        <w:rPr>
          <w:del w:id="4960" w:author="Alban Roche" w:date="2017-08-02T16:30:00Z"/>
        </w:rPr>
      </w:pPr>
      <w:bookmarkStart w:id="4961" w:name="_Toc349753041"/>
      <w:bookmarkStart w:id="4962" w:name="_Toc349753932"/>
      <w:bookmarkStart w:id="4963" w:name="_Ref366744287"/>
      <w:bookmarkStart w:id="4964" w:name="_Ref369080997"/>
      <w:bookmarkStart w:id="4965" w:name="_Toc368585999"/>
      <w:bookmarkStart w:id="4966" w:name="_Toc78179800"/>
      <w:bookmarkStart w:id="4967" w:name="_Toc170125841"/>
      <w:bookmarkStart w:id="4968" w:name="_Toc345081296"/>
      <w:bookmarkStart w:id="4969" w:name="_Toc486251577"/>
      <w:bookmarkEnd w:id="4830"/>
      <w:bookmarkEnd w:id="4831"/>
      <w:bookmarkEnd w:id="4832"/>
      <w:bookmarkEnd w:id="4833"/>
      <w:bookmarkEnd w:id="4834"/>
      <w:bookmarkEnd w:id="4835"/>
      <w:del w:id="4970" w:author="Alban Roche" w:date="2017-08-02T16:30:00Z">
        <w:r w:rsidRPr="00671C8B" w:rsidDel="009453A7">
          <w:delText>+CPUC Command: Price per Unit and Currency</w:delText>
        </w:r>
        <w:bookmarkStart w:id="4971" w:name="_Toc489457391"/>
        <w:bookmarkEnd w:id="4961"/>
        <w:bookmarkEnd w:id="4962"/>
        <w:bookmarkEnd w:id="4963"/>
        <w:bookmarkEnd w:id="4964"/>
        <w:bookmarkEnd w:id="4965"/>
        <w:bookmarkEnd w:id="4966"/>
        <w:bookmarkEnd w:id="4967"/>
        <w:bookmarkEnd w:id="4968"/>
        <w:bookmarkEnd w:id="4969"/>
        <w:bookmarkEnd w:id="4971"/>
      </w:del>
    </w:p>
    <w:tbl>
      <w:tblPr>
        <w:tblStyle w:val="TableSWIleft"/>
        <w:tblW w:w="9288" w:type="dxa"/>
        <w:tblLayout w:type="fixed"/>
        <w:tblLook w:val="04A0" w:firstRow="1" w:lastRow="0" w:firstColumn="1" w:lastColumn="0" w:noHBand="0" w:noVBand="1"/>
      </w:tblPr>
      <w:tblGrid>
        <w:gridCol w:w="1728"/>
        <w:gridCol w:w="7560"/>
      </w:tblGrid>
      <w:tr w:rsidR="00975CC4" w:rsidRPr="00671C8B" w:rsidDel="009453A7" w14:paraId="699C100D" w14:textId="11B5EBAA" w:rsidTr="00166AF3">
        <w:trPr>
          <w:cnfStyle w:val="100000000000" w:firstRow="1" w:lastRow="0" w:firstColumn="0" w:lastColumn="0" w:oddVBand="0" w:evenVBand="0" w:oddHBand="0" w:evenHBand="0" w:firstRowFirstColumn="0" w:firstRowLastColumn="0" w:lastRowFirstColumn="0" w:lastRowLastColumn="0"/>
          <w:del w:id="4972" w:author="Alban Roche" w:date="2017-08-02T16:30:00Z"/>
        </w:trPr>
        <w:tc>
          <w:tcPr>
            <w:tcW w:w="9288" w:type="dxa"/>
            <w:gridSpan w:val="2"/>
          </w:tcPr>
          <w:p w14:paraId="659A4027" w14:textId="6C40EC4B" w:rsidR="00975CC4" w:rsidRPr="00671C8B" w:rsidDel="009453A7" w:rsidRDefault="00975CC4">
            <w:pPr>
              <w:pStyle w:val="TableRowHead"/>
              <w:spacing w:before="144" w:after="144"/>
              <w:rPr>
                <w:del w:id="4973" w:author="Alban Roche" w:date="2017-08-02T16:30:00Z"/>
              </w:rPr>
            </w:pPr>
            <w:del w:id="4974" w:author="Alban Roche" w:date="2017-08-02T14:40:00Z">
              <w:r w:rsidDel="00F22490">
                <w:rPr>
                  <w:lang w:eastAsia="zh-CN"/>
                </w:rPr>
                <w:delText xml:space="preserve">HL7618, HL7618RD, </w:delText>
              </w:r>
              <w:r w:rsidDel="00F22490">
                <w:delText xml:space="preserve">HL7648, HL7650, HL7688, </w:delText>
              </w:r>
              <w:r w:rsidDel="00F22490">
                <w:rPr>
                  <w:lang w:eastAsia="zh-CN"/>
                </w:rPr>
                <w:delText>HL7690 and HL7692</w:delText>
              </w:r>
            </w:del>
            <w:bookmarkStart w:id="4975" w:name="_Toc489457392"/>
            <w:bookmarkEnd w:id="4975"/>
          </w:p>
        </w:tc>
        <w:bookmarkStart w:id="4976" w:name="_Toc489457393"/>
        <w:bookmarkEnd w:id="4976"/>
      </w:tr>
      <w:tr w:rsidR="00975CC4" w:rsidRPr="00671C8B" w:rsidDel="009453A7" w14:paraId="5BD5FA4A" w14:textId="4A7E6D73" w:rsidTr="00166AF3">
        <w:trPr>
          <w:trHeight w:val="1027"/>
          <w:del w:id="4977" w:author="Alban Roche" w:date="2017-08-02T16:30:00Z"/>
        </w:trPr>
        <w:tc>
          <w:tcPr>
            <w:tcW w:w="1728" w:type="dxa"/>
          </w:tcPr>
          <w:p w14:paraId="2320B48A" w14:textId="30131328" w:rsidR="00975CC4" w:rsidRPr="00671C8B" w:rsidDel="009453A7" w:rsidRDefault="00975CC4" w:rsidP="00166AF3">
            <w:pPr>
              <w:pStyle w:val="TableBody"/>
              <w:rPr>
                <w:del w:id="4978" w:author="Alban Roche" w:date="2017-08-02T16:30:00Z"/>
                <w:i/>
              </w:rPr>
            </w:pPr>
            <w:del w:id="4979" w:author="Alban Roche" w:date="2017-08-02T16:30:00Z">
              <w:r w:rsidRPr="00671C8B" w:rsidDel="009453A7">
                <w:rPr>
                  <w:i/>
                </w:rPr>
                <w:delText>Test command</w:delText>
              </w:r>
              <w:bookmarkStart w:id="4980" w:name="_Toc489457394"/>
              <w:bookmarkEnd w:id="4980"/>
            </w:del>
          </w:p>
          <w:p w14:paraId="38BAE89A" w14:textId="66D2B76D" w:rsidR="00975CC4" w:rsidRPr="00671C8B" w:rsidDel="009453A7" w:rsidRDefault="00975CC4" w:rsidP="00166AF3">
            <w:pPr>
              <w:pStyle w:val="TableBody"/>
              <w:rPr>
                <w:del w:id="4981" w:author="Alban Roche" w:date="2017-08-02T16:30:00Z"/>
              </w:rPr>
            </w:pPr>
            <w:bookmarkStart w:id="4982" w:name="_Toc489457395"/>
            <w:bookmarkEnd w:id="4982"/>
          </w:p>
          <w:p w14:paraId="757A26F2" w14:textId="224F190E" w:rsidR="00975CC4" w:rsidRPr="00671C8B" w:rsidDel="009453A7" w:rsidRDefault="00975CC4" w:rsidP="00166AF3">
            <w:pPr>
              <w:pStyle w:val="TableBody"/>
              <w:rPr>
                <w:del w:id="4983" w:author="Alban Roche" w:date="2017-08-02T16:30:00Z"/>
                <w:u w:val="single"/>
              </w:rPr>
            </w:pPr>
            <w:del w:id="4984" w:author="Alban Roche" w:date="2017-08-02T16:30:00Z">
              <w:r w:rsidRPr="00671C8B" w:rsidDel="009453A7">
                <w:rPr>
                  <w:u w:val="single"/>
                </w:rPr>
                <w:delText>Syntax</w:delText>
              </w:r>
              <w:bookmarkStart w:id="4985" w:name="_Toc489457396"/>
              <w:bookmarkEnd w:id="4985"/>
            </w:del>
          </w:p>
          <w:p w14:paraId="6A350B4C" w14:textId="22289725" w:rsidR="00975CC4" w:rsidRPr="00671C8B" w:rsidDel="009453A7" w:rsidRDefault="00975CC4" w:rsidP="00166AF3">
            <w:pPr>
              <w:pStyle w:val="TableBody"/>
              <w:rPr>
                <w:del w:id="4986" w:author="Alban Roche" w:date="2017-08-02T16:30:00Z"/>
                <w:u w:val="single"/>
              </w:rPr>
            </w:pPr>
            <w:del w:id="4987" w:author="Alban Roche" w:date="2017-08-02T16:30:00Z">
              <w:r w:rsidRPr="00671C8B" w:rsidDel="009453A7">
                <w:rPr>
                  <w:b/>
                </w:rPr>
                <w:delText>AT+CPUC=?</w:delText>
              </w:r>
              <w:bookmarkStart w:id="4988" w:name="_Toc489457397"/>
              <w:bookmarkEnd w:id="4988"/>
            </w:del>
          </w:p>
        </w:tc>
        <w:tc>
          <w:tcPr>
            <w:tcW w:w="7560" w:type="dxa"/>
          </w:tcPr>
          <w:p w14:paraId="0FFF4658" w14:textId="0A3B2FE0" w:rsidR="00975CC4" w:rsidRPr="00671C8B" w:rsidDel="009453A7" w:rsidRDefault="00975CC4" w:rsidP="00166AF3">
            <w:pPr>
              <w:pStyle w:val="TableBody"/>
              <w:rPr>
                <w:del w:id="4989" w:author="Alban Roche" w:date="2017-08-02T16:30:00Z"/>
                <w:u w:val="single"/>
              </w:rPr>
            </w:pPr>
            <w:bookmarkStart w:id="4990" w:name="_Toc489457398"/>
            <w:bookmarkEnd w:id="4990"/>
          </w:p>
          <w:p w14:paraId="4F3A4861" w14:textId="1BA85827" w:rsidR="00975CC4" w:rsidRPr="00671C8B" w:rsidDel="009453A7" w:rsidRDefault="00975CC4" w:rsidP="00166AF3">
            <w:pPr>
              <w:pStyle w:val="TableBody"/>
              <w:rPr>
                <w:del w:id="4991" w:author="Alban Roche" w:date="2017-08-02T16:30:00Z"/>
                <w:u w:val="single"/>
              </w:rPr>
            </w:pPr>
            <w:bookmarkStart w:id="4992" w:name="_Toc489457399"/>
            <w:bookmarkEnd w:id="4992"/>
          </w:p>
          <w:p w14:paraId="09F783BD" w14:textId="5C9D2099" w:rsidR="00975CC4" w:rsidRPr="00671C8B" w:rsidDel="009453A7" w:rsidRDefault="00975CC4" w:rsidP="00166AF3">
            <w:pPr>
              <w:pStyle w:val="TableBody"/>
              <w:rPr>
                <w:del w:id="4993" w:author="Alban Roche" w:date="2017-08-02T16:30:00Z"/>
                <w:u w:val="single"/>
              </w:rPr>
            </w:pPr>
            <w:del w:id="4994" w:author="Alban Roche" w:date="2017-08-02T16:30:00Z">
              <w:r w:rsidRPr="00671C8B" w:rsidDel="009453A7">
                <w:rPr>
                  <w:u w:val="single"/>
                </w:rPr>
                <w:delText>Response</w:delText>
              </w:r>
              <w:bookmarkStart w:id="4995" w:name="_Toc489457400"/>
              <w:bookmarkEnd w:id="4995"/>
            </w:del>
          </w:p>
          <w:p w14:paraId="77859C9C" w14:textId="62E01B26" w:rsidR="00975CC4" w:rsidRPr="00671C8B" w:rsidDel="009453A7" w:rsidRDefault="00975CC4" w:rsidP="00166AF3">
            <w:pPr>
              <w:pStyle w:val="TableBody"/>
              <w:rPr>
                <w:del w:id="4996" w:author="Alban Roche" w:date="2017-08-02T16:30:00Z"/>
                <w:u w:val="single"/>
              </w:rPr>
            </w:pPr>
            <w:del w:id="4997" w:author="Alban Roche" w:date="2017-08-02T16:30:00Z">
              <w:r w:rsidRPr="00671C8B" w:rsidDel="009453A7">
                <w:rPr>
                  <w:b/>
                </w:rPr>
                <w:delText>OK</w:delText>
              </w:r>
              <w:bookmarkStart w:id="4998" w:name="_Toc489457401"/>
              <w:bookmarkEnd w:id="4998"/>
            </w:del>
          </w:p>
        </w:tc>
        <w:bookmarkStart w:id="4999" w:name="_Toc489457402"/>
        <w:bookmarkEnd w:id="4999"/>
      </w:tr>
      <w:tr w:rsidR="00975CC4" w:rsidRPr="00671C8B" w:rsidDel="009453A7" w14:paraId="24C4C5AA" w14:textId="6B031268" w:rsidTr="00166AF3">
        <w:trPr>
          <w:trHeight w:val="1261"/>
          <w:del w:id="5000" w:author="Alban Roche" w:date="2017-08-02T16:30:00Z"/>
        </w:trPr>
        <w:tc>
          <w:tcPr>
            <w:tcW w:w="1728" w:type="dxa"/>
          </w:tcPr>
          <w:p w14:paraId="3AEFDF32" w14:textId="151A5BFC" w:rsidR="00975CC4" w:rsidRPr="00671C8B" w:rsidDel="009453A7" w:rsidRDefault="00975CC4" w:rsidP="00166AF3">
            <w:pPr>
              <w:pStyle w:val="TableBody"/>
              <w:rPr>
                <w:del w:id="5001" w:author="Alban Roche" w:date="2017-08-02T16:30:00Z"/>
                <w:i/>
              </w:rPr>
            </w:pPr>
            <w:del w:id="5002" w:author="Alban Roche" w:date="2017-08-02T16:30:00Z">
              <w:r w:rsidRPr="00671C8B" w:rsidDel="009453A7">
                <w:rPr>
                  <w:i/>
                </w:rPr>
                <w:delText>Read command</w:delText>
              </w:r>
              <w:bookmarkStart w:id="5003" w:name="_Toc489457403"/>
              <w:bookmarkEnd w:id="5003"/>
            </w:del>
          </w:p>
          <w:p w14:paraId="1F5253BD" w14:textId="2F478BB8" w:rsidR="00975CC4" w:rsidRPr="00671C8B" w:rsidDel="009453A7" w:rsidRDefault="00975CC4" w:rsidP="00166AF3">
            <w:pPr>
              <w:pStyle w:val="TableBody"/>
              <w:rPr>
                <w:del w:id="5004" w:author="Alban Roche" w:date="2017-08-02T16:30:00Z"/>
              </w:rPr>
            </w:pPr>
            <w:bookmarkStart w:id="5005" w:name="_Toc489457404"/>
            <w:bookmarkEnd w:id="5005"/>
          </w:p>
          <w:p w14:paraId="34633395" w14:textId="1C50A547" w:rsidR="00975CC4" w:rsidRPr="00671C8B" w:rsidDel="009453A7" w:rsidRDefault="00975CC4" w:rsidP="00166AF3">
            <w:pPr>
              <w:pStyle w:val="TableBody"/>
              <w:rPr>
                <w:del w:id="5006" w:author="Alban Roche" w:date="2017-08-02T16:30:00Z"/>
                <w:u w:val="single"/>
              </w:rPr>
            </w:pPr>
            <w:del w:id="5007" w:author="Alban Roche" w:date="2017-08-02T16:30:00Z">
              <w:r w:rsidRPr="00671C8B" w:rsidDel="009453A7">
                <w:rPr>
                  <w:u w:val="single"/>
                </w:rPr>
                <w:delText>Syntax</w:delText>
              </w:r>
              <w:bookmarkStart w:id="5008" w:name="_Toc489457405"/>
              <w:bookmarkEnd w:id="5008"/>
            </w:del>
          </w:p>
          <w:p w14:paraId="5CBE9E43" w14:textId="4C2513A4" w:rsidR="00975CC4" w:rsidRPr="00671C8B" w:rsidDel="009453A7" w:rsidRDefault="00975CC4" w:rsidP="00166AF3">
            <w:pPr>
              <w:pStyle w:val="TableBody"/>
              <w:rPr>
                <w:del w:id="5009" w:author="Alban Roche" w:date="2017-08-02T16:30:00Z"/>
                <w:b/>
              </w:rPr>
            </w:pPr>
            <w:del w:id="5010" w:author="Alban Roche" w:date="2017-08-02T16:30:00Z">
              <w:r w:rsidRPr="00671C8B" w:rsidDel="009453A7">
                <w:rPr>
                  <w:b/>
                </w:rPr>
                <w:delText>AT+CPUC?</w:delText>
              </w:r>
              <w:bookmarkStart w:id="5011" w:name="_Toc489457406"/>
              <w:bookmarkEnd w:id="5011"/>
            </w:del>
          </w:p>
        </w:tc>
        <w:tc>
          <w:tcPr>
            <w:tcW w:w="7560" w:type="dxa"/>
          </w:tcPr>
          <w:p w14:paraId="17CA66F4" w14:textId="456F4D73" w:rsidR="00975CC4" w:rsidRPr="00671C8B" w:rsidDel="009453A7" w:rsidRDefault="00975CC4" w:rsidP="00166AF3">
            <w:pPr>
              <w:pStyle w:val="TableBody"/>
              <w:rPr>
                <w:del w:id="5012" w:author="Alban Roche" w:date="2017-08-02T16:30:00Z"/>
                <w:u w:val="single"/>
              </w:rPr>
            </w:pPr>
            <w:bookmarkStart w:id="5013" w:name="_Toc489457407"/>
            <w:bookmarkEnd w:id="5013"/>
          </w:p>
          <w:p w14:paraId="4ADC66B9" w14:textId="59FB0A92" w:rsidR="00975CC4" w:rsidRPr="00671C8B" w:rsidDel="009453A7" w:rsidRDefault="00975CC4" w:rsidP="00166AF3">
            <w:pPr>
              <w:pStyle w:val="TableBody"/>
              <w:rPr>
                <w:del w:id="5014" w:author="Alban Roche" w:date="2017-08-02T16:30:00Z"/>
                <w:u w:val="single"/>
              </w:rPr>
            </w:pPr>
            <w:bookmarkStart w:id="5015" w:name="_Toc489457408"/>
            <w:bookmarkEnd w:id="5015"/>
          </w:p>
          <w:p w14:paraId="045D9702" w14:textId="10C556D6" w:rsidR="00975CC4" w:rsidRPr="00671C8B" w:rsidDel="009453A7" w:rsidRDefault="00975CC4" w:rsidP="00166AF3">
            <w:pPr>
              <w:pStyle w:val="TableBody"/>
              <w:rPr>
                <w:del w:id="5016" w:author="Alban Roche" w:date="2017-08-02T16:30:00Z"/>
                <w:u w:val="single"/>
              </w:rPr>
            </w:pPr>
            <w:del w:id="5017" w:author="Alban Roche" w:date="2017-08-02T16:30:00Z">
              <w:r w:rsidRPr="00671C8B" w:rsidDel="009453A7">
                <w:rPr>
                  <w:u w:val="single"/>
                </w:rPr>
                <w:delText>Response</w:delText>
              </w:r>
              <w:bookmarkStart w:id="5018" w:name="_Toc489457409"/>
              <w:bookmarkEnd w:id="5018"/>
            </w:del>
          </w:p>
          <w:p w14:paraId="1576EC5D" w14:textId="25FF61C4" w:rsidR="00975CC4" w:rsidRPr="00671C8B" w:rsidDel="009453A7" w:rsidRDefault="00975CC4" w:rsidP="00166AF3">
            <w:pPr>
              <w:pStyle w:val="TableBody"/>
              <w:rPr>
                <w:del w:id="5019" w:author="Alban Roche" w:date="2017-08-02T16:30:00Z"/>
                <w:snapToGrid w:val="0"/>
              </w:rPr>
            </w:pPr>
            <w:del w:id="5020" w:author="Alban Roche" w:date="2017-08-02T16:30:00Z">
              <w:r w:rsidRPr="00671C8B" w:rsidDel="009453A7">
                <w:rPr>
                  <w:b/>
                  <w:snapToGrid w:val="0"/>
                </w:rPr>
                <w:delText>+CPUC: &lt;currency&gt;,&lt;ppu&gt;</w:delText>
              </w:r>
              <w:bookmarkStart w:id="5021" w:name="_Toc489457410"/>
              <w:bookmarkEnd w:id="5021"/>
            </w:del>
          </w:p>
          <w:p w14:paraId="0E566DF3" w14:textId="7AF02D34" w:rsidR="00975CC4" w:rsidRPr="00671C8B" w:rsidDel="009453A7" w:rsidRDefault="00975CC4" w:rsidP="00166AF3">
            <w:pPr>
              <w:pStyle w:val="TableBody"/>
              <w:rPr>
                <w:del w:id="5022" w:author="Alban Roche" w:date="2017-08-02T16:30:00Z"/>
                <w:u w:val="single"/>
              </w:rPr>
            </w:pPr>
            <w:del w:id="5023" w:author="Alban Roche" w:date="2017-08-02T16:30:00Z">
              <w:r w:rsidRPr="00671C8B" w:rsidDel="009453A7">
                <w:rPr>
                  <w:b/>
                  <w:snapToGrid w:val="0"/>
                </w:rPr>
                <w:delText>OK</w:delText>
              </w:r>
              <w:bookmarkStart w:id="5024" w:name="_Toc489457411"/>
              <w:bookmarkEnd w:id="5024"/>
            </w:del>
          </w:p>
        </w:tc>
        <w:bookmarkStart w:id="5025" w:name="_Toc489457412"/>
        <w:bookmarkEnd w:id="5025"/>
      </w:tr>
      <w:tr w:rsidR="00975CC4" w:rsidRPr="00671C8B" w:rsidDel="009453A7" w14:paraId="2FC2B13E" w14:textId="0E819D04" w:rsidTr="00166AF3">
        <w:trPr>
          <w:trHeight w:val="65"/>
          <w:del w:id="5026" w:author="Alban Roche" w:date="2017-08-02T16:30:00Z"/>
        </w:trPr>
        <w:tc>
          <w:tcPr>
            <w:tcW w:w="1728" w:type="dxa"/>
          </w:tcPr>
          <w:p w14:paraId="2BDFE20D" w14:textId="69F2DD77" w:rsidR="00975CC4" w:rsidRPr="00671C8B" w:rsidDel="009453A7" w:rsidRDefault="00975CC4" w:rsidP="00166AF3">
            <w:pPr>
              <w:pStyle w:val="TableBody"/>
              <w:rPr>
                <w:del w:id="5027" w:author="Alban Roche" w:date="2017-08-02T16:30:00Z"/>
                <w:i/>
              </w:rPr>
            </w:pPr>
            <w:del w:id="5028" w:author="Alban Roche" w:date="2017-08-02T16:30:00Z">
              <w:r w:rsidRPr="00671C8B" w:rsidDel="009453A7">
                <w:rPr>
                  <w:i/>
                </w:rPr>
                <w:delText>Write command</w:delText>
              </w:r>
              <w:bookmarkStart w:id="5029" w:name="_Toc489457413"/>
              <w:bookmarkEnd w:id="5029"/>
            </w:del>
          </w:p>
          <w:p w14:paraId="46EFD7A7" w14:textId="25270A0E" w:rsidR="00975CC4" w:rsidRPr="00671C8B" w:rsidDel="009453A7" w:rsidRDefault="00975CC4" w:rsidP="00166AF3">
            <w:pPr>
              <w:pStyle w:val="TableBody"/>
              <w:rPr>
                <w:del w:id="5030" w:author="Alban Roche" w:date="2017-08-02T16:30:00Z"/>
              </w:rPr>
            </w:pPr>
            <w:bookmarkStart w:id="5031" w:name="_Toc489457414"/>
            <w:bookmarkEnd w:id="5031"/>
          </w:p>
          <w:p w14:paraId="7A30EDB8" w14:textId="1803E2C5" w:rsidR="00975CC4" w:rsidRPr="00671C8B" w:rsidDel="009453A7" w:rsidRDefault="00975CC4" w:rsidP="00166AF3">
            <w:pPr>
              <w:pStyle w:val="TableBody"/>
              <w:rPr>
                <w:del w:id="5032" w:author="Alban Roche" w:date="2017-08-02T16:30:00Z"/>
                <w:u w:val="single"/>
              </w:rPr>
            </w:pPr>
            <w:del w:id="5033" w:author="Alban Roche" w:date="2017-08-02T16:30:00Z">
              <w:r w:rsidRPr="00671C8B" w:rsidDel="009453A7">
                <w:rPr>
                  <w:u w:val="single"/>
                </w:rPr>
                <w:delText>Syntax</w:delText>
              </w:r>
              <w:bookmarkStart w:id="5034" w:name="_Toc489457415"/>
              <w:bookmarkEnd w:id="5034"/>
            </w:del>
          </w:p>
          <w:p w14:paraId="421C93B2" w14:textId="6EB78F36" w:rsidR="00975CC4" w:rsidRPr="00671C8B" w:rsidDel="009453A7" w:rsidRDefault="00975CC4" w:rsidP="00166AF3">
            <w:pPr>
              <w:pStyle w:val="TableBody"/>
              <w:rPr>
                <w:del w:id="5035" w:author="Alban Roche" w:date="2017-08-02T16:30:00Z"/>
                <w:b/>
                <w:snapToGrid w:val="0"/>
              </w:rPr>
            </w:pPr>
            <w:del w:id="5036" w:author="Alban Roche" w:date="2017-08-02T16:30:00Z">
              <w:r w:rsidRPr="00671C8B" w:rsidDel="009453A7">
                <w:rPr>
                  <w:b/>
                </w:rPr>
                <w:delText>AT+CPUC</w:delText>
              </w:r>
              <w:r w:rsidRPr="00671C8B" w:rsidDel="009453A7">
                <w:rPr>
                  <w:b/>
                  <w:snapToGrid w:val="0"/>
                </w:rPr>
                <w:delText>=</w:delText>
              </w:r>
              <w:r w:rsidRPr="00671C8B" w:rsidDel="009453A7">
                <w:rPr>
                  <w:b/>
                  <w:snapToGrid w:val="0"/>
                </w:rPr>
                <w:br/>
                <w:delText>&lt;currency&gt;,</w:delText>
              </w:r>
              <w:r w:rsidRPr="00671C8B" w:rsidDel="009453A7">
                <w:rPr>
                  <w:b/>
                  <w:snapToGrid w:val="0"/>
                </w:rPr>
                <w:br/>
                <w:delText>&lt;ppu&gt;</w:delText>
              </w:r>
              <w:r w:rsidRPr="00671C8B" w:rsidDel="009453A7">
                <w:rPr>
                  <w:b/>
                  <w:snapToGrid w:val="0"/>
                </w:rPr>
                <w:br/>
                <w:delText>[,&lt;passwd&gt;]</w:delText>
              </w:r>
              <w:bookmarkStart w:id="5037" w:name="_Toc489457416"/>
              <w:bookmarkEnd w:id="5037"/>
            </w:del>
          </w:p>
        </w:tc>
        <w:tc>
          <w:tcPr>
            <w:tcW w:w="7560" w:type="dxa"/>
          </w:tcPr>
          <w:p w14:paraId="5D5AE436" w14:textId="12FE0713" w:rsidR="00975CC4" w:rsidRPr="00671C8B" w:rsidDel="009453A7" w:rsidRDefault="00975CC4" w:rsidP="00166AF3">
            <w:pPr>
              <w:pStyle w:val="TableBody"/>
              <w:rPr>
                <w:del w:id="5038" w:author="Alban Roche" w:date="2017-08-02T16:30:00Z"/>
              </w:rPr>
            </w:pPr>
            <w:bookmarkStart w:id="5039" w:name="_Toc489457417"/>
            <w:bookmarkEnd w:id="5039"/>
          </w:p>
          <w:p w14:paraId="02F1CF93" w14:textId="36623281" w:rsidR="00975CC4" w:rsidRPr="00671C8B" w:rsidDel="009453A7" w:rsidRDefault="00975CC4" w:rsidP="00166AF3">
            <w:pPr>
              <w:pStyle w:val="TableBody"/>
              <w:rPr>
                <w:del w:id="5040" w:author="Alban Roche" w:date="2017-08-02T16:30:00Z"/>
              </w:rPr>
            </w:pPr>
            <w:bookmarkStart w:id="5041" w:name="_Toc489457418"/>
            <w:bookmarkEnd w:id="5041"/>
          </w:p>
          <w:p w14:paraId="11B4F9B8" w14:textId="3A0C4174" w:rsidR="00975CC4" w:rsidRPr="00671C8B" w:rsidDel="009453A7" w:rsidRDefault="00975CC4" w:rsidP="00166AF3">
            <w:pPr>
              <w:pStyle w:val="TableBody"/>
              <w:rPr>
                <w:del w:id="5042" w:author="Alban Roche" w:date="2017-08-02T16:30:00Z"/>
                <w:u w:val="single"/>
              </w:rPr>
            </w:pPr>
            <w:del w:id="5043" w:author="Alban Roche" w:date="2017-08-02T16:30:00Z">
              <w:r w:rsidRPr="00671C8B" w:rsidDel="009453A7">
                <w:rPr>
                  <w:u w:val="single"/>
                </w:rPr>
                <w:delText>Response</w:delText>
              </w:r>
              <w:bookmarkStart w:id="5044" w:name="_Toc489457419"/>
              <w:bookmarkEnd w:id="5044"/>
            </w:del>
          </w:p>
          <w:p w14:paraId="66DCCDFA" w14:textId="11E4D757" w:rsidR="00975CC4" w:rsidRPr="00671C8B" w:rsidDel="009453A7" w:rsidRDefault="00975CC4" w:rsidP="00166AF3">
            <w:pPr>
              <w:pStyle w:val="TableBody"/>
              <w:rPr>
                <w:del w:id="5045" w:author="Alban Roche" w:date="2017-08-02T16:30:00Z"/>
              </w:rPr>
            </w:pPr>
            <w:del w:id="5046" w:author="Alban Roche" w:date="2017-08-02T16:30:00Z">
              <w:r w:rsidRPr="00671C8B" w:rsidDel="009453A7">
                <w:rPr>
                  <w:b/>
                </w:rPr>
                <w:delText>OK</w:delText>
              </w:r>
              <w:bookmarkStart w:id="5047" w:name="_Toc489457420"/>
              <w:bookmarkEnd w:id="5047"/>
            </w:del>
          </w:p>
          <w:p w14:paraId="3FD6E143" w14:textId="1325DBD5" w:rsidR="00975CC4" w:rsidRPr="00671C8B" w:rsidDel="009453A7" w:rsidRDefault="00975CC4" w:rsidP="00166AF3">
            <w:pPr>
              <w:pStyle w:val="TableBody"/>
              <w:rPr>
                <w:del w:id="5048" w:author="Alban Roche" w:date="2017-08-02T16:30:00Z"/>
              </w:rPr>
            </w:pPr>
            <w:bookmarkStart w:id="5049" w:name="_Toc489457421"/>
            <w:bookmarkEnd w:id="5049"/>
          </w:p>
          <w:p w14:paraId="318CA154" w14:textId="7CF0DD30" w:rsidR="00975CC4" w:rsidRPr="00671C8B" w:rsidDel="009453A7" w:rsidRDefault="00975CC4" w:rsidP="00166AF3">
            <w:pPr>
              <w:pStyle w:val="TableBody"/>
              <w:rPr>
                <w:del w:id="5050" w:author="Alban Roche" w:date="2017-08-02T16:30:00Z"/>
              </w:rPr>
            </w:pPr>
            <w:del w:id="5051" w:author="Alban Roche" w:date="2017-08-02T16:30:00Z">
              <w:r w:rsidRPr="00671C8B" w:rsidDel="009453A7">
                <w:delText>or</w:delText>
              </w:r>
              <w:bookmarkStart w:id="5052" w:name="_Toc489457422"/>
              <w:bookmarkEnd w:id="5052"/>
            </w:del>
          </w:p>
          <w:p w14:paraId="7B15F31F" w14:textId="4138699E" w:rsidR="00975CC4" w:rsidRPr="00671C8B" w:rsidDel="009453A7" w:rsidRDefault="00975CC4" w:rsidP="00166AF3">
            <w:pPr>
              <w:pStyle w:val="TableBody"/>
              <w:rPr>
                <w:del w:id="5053" w:author="Alban Roche" w:date="2017-08-02T16:30:00Z"/>
                <w:b/>
              </w:rPr>
            </w:pPr>
            <w:del w:id="5054" w:author="Alban Roche" w:date="2017-08-02T16:30:00Z">
              <w:r w:rsidRPr="00671C8B" w:rsidDel="009453A7">
                <w:rPr>
                  <w:b/>
                </w:rPr>
                <w:delText>+CME ERROR: &lt;err&gt;</w:delText>
              </w:r>
              <w:bookmarkStart w:id="5055" w:name="_Toc489457423"/>
              <w:bookmarkEnd w:id="5055"/>
            </w:del>
          </w:p>
          <w:p w14:paraId="141CE3C6" w14:textId="2C38A3EC" w:rsidR="00975CC4" w:rsidRPr="00671C8B" w:rsidDel="009453A7" w:rsidRDefault="00975CC4" w:rsidP="00166AF3">
            <w:pPr>
              <w:pStyle w:val="TableBody"/>
              <w:rPr>
                <w:del w:id="5056" w:author="Alban Roche" w:date="2017-08-02T16:30:00Z"/>
                <w:u w:val="single"/>
              </w:rPr>
            </w:pPr>
            <w:bookmarkStart w:id="5057" w:name="_Toc489457424"/>
            <w:bookmarkEnd w:id="5057"/>
          </w:p>
          <w:p w14:paraId="335AF1FB" w14:textId="4777E7E8" w:rsidR="00975CC4" w:rsidRPr="00671C8B" w:rsidDel="009453A7" w:rsidRDefault="00975CC4" w:rsidP="00166AF3">
            <w:pPr>
              <w:pStyle w:val="TableBody"/>
              <w:rPr>
                <w:del w:id="5058" w:author="Alban Roche" w:date="2017-08-02T16:30:00Z"/>
                <w:u w:val="single"/>
              </w:rPr>
            </w:pPr>
            <w:del w:id="5059" w:author="Alban Roche" w:date="2017-08-02T16:30:00Z">
              <w:r w:rsidRPr="00671C8B" w:rsidDel="009453A7">
                <w:rPr>
                  <w:u w:val="single"/>
                </w:rPr>
                <w:delText>Parameters</w:delText>
              </w:r>
              <w:bookmarkStart w:id="5060" w:name="_Toc489457425"/>
              <w:bookmarkEnd w:id="5060"/>
            </w:del>
          </w:p>
          <w:p w14:paraId="4301F5DC" w14:textId="166F32DD" w:rsidR="00975CC4" w:rsidRPr="00671C8B" w:rsidDel="009453A7" w:rsidRDefault="00975CC4" w:rsidP="00166AF3">
            <w:pPr>
              <w:pStyle w:val="TableBody"/>
              <w:rPr>
                <w:del w:id="5061" w:author="Alban Roche" w:date="2017-08-02T16:30:00Z"/>
                <w:snapToGrid w:val="0"/>
              </w:rPr>
            </w:pPr>
            <w:del w:id="5062" w:author="Alban Roche" w:date="2017-08-02T16:30:00Z">
              <w:r w:rsidRPr="00671C8B" w:rsidDel="009453A7">
                <w:rPr>
                  <w:b/>
                  <w:snapToGrid w:val="0"/>
                </w:rPr>
                <w:delText>&lt;currency&gt;</w:delText>
              </w:r>
              <w:r w:rsidRPr="00671C8B" w:rsidDel="009453A7">
                <w:rPr>
                  <w:snapToGrid w:val="0"/>
                </w:rPr>
                <w:tab/>
                <w:delText>String type containing the three-character currency code (e.g. GBP, EUR)</w:delText>
              </w:r>
              <w:bookmarkStart w:id="5063" w:name="_Toc489457426"/>
              <w:bookmarkEnd w:id="5063"/>
            </w:del>
          </w:p>
          <w:p w14:paraId="3D41E44B" w14:textId="42FF190F" w:rsidR="00975CC4" w:rsidRPr="00671C8B" w:rsidDel="009453A7" w:rsidRDefault="00975CC4" w:rsidP="00166AF3">
            <w:pPr>
              <w:pStyle w:val="TableBody"/>
              <w:rPr>
                <w:del w:id="5064" w:author="Alban Roche" w:date="2017-08-02T16:30:00Z"/>
                <w:b/>
                <w:snapToGrid w:val="0"/>
              </w:rPr>
            </w:pPr>
            <w:bookmarkStart w:id="5065" w:name="_Toc489457427"/>
            <w:bookmarkEnd w:id="5065"/>
          </w:p>
          <w:p w14:paraId="23DFF640" w14:textId="091FFDB2" w:rsidR="00975CC4" w:rsidRPr="00671C8B" w:rsidDel="009453A7" w:rsidRDefault="00975CC4" w:rsidP="00166AF3">
            <w:pPr>
              <w:pStyle w:val="TableBody"/>
              <w:rPr>
                <w:del w:id="5066" w:author="Alban Roche" w:date="2017-08-02T16:30:00Z"/>
                <w:snapToGrid w:val="0"/>
              </w:rPr>
            </w:pPr>
            <w:del w:id="5067" w:author="Alban Roche" w:date="2017-08-02T16:30:00Z">
              <w:r w:rsidRPr="00671C8B" w:rsidDel="009453A7">
                <w:rPr>
                  <w:b/>
                  <w:snapToGrid w:val="0"/>
                </w:rPr>
                <w:delText>&lt;ppu&gt;</w:delText>
              </w:r>
              <w:r w:rsidRPr="00671C8B" w:rsidDel="009453A7">
                <w:rPr>
                  <w:snapToGrid w:val="0"/>
                </w:rPr>
                <w:delText xml:space="preserve"> </w:delText>
              </w:r>
              <w:r w:rsidRPr="00671C8B" w:rsidDel="009453A7">
                <w:rPr>
                  <w:snapToGrid w:val="0"/>
                </w:rPr>
                <w:tab/>
                <w:delText>String type containing the price per unit; dot is used as a decimal separator</w:delText>
              </w:r>
              <w:bookmarkStart w:id="5068" w:name="_Toc489457428"/>
              <w:bookmarkEnd w:id="5068"/>
            </w:del>
          </w:p>
          <w:p w14:paraId="61F6C965" w14:textId="2B543F2D" w:rsidR="00975CC4" w:rsidRPr="00671C8B" w:rsidDel="009453A7" w:rsidRDefault="00975CC4" w:rsidP="00166AF3">
            <w:pPr>
              <w:pStyle w:val="TableBody"/>
              <w:rPr>
                <w:del w:id="5069" w:author="Alban Roche" w:date="2017-08-02T16:30:00Z"/>
                <w:b/>
                <w:snapToGrid w:val="0"/>
              </w:rPr>
            </w:pPr>
            <w:bookmarkStart w:id="5070" w:name="_Toc489457429"/>
            <w:bookmarkEnd w:id="5070"/>
          </w:p>
          <w:p w14:paraId="539900DB" w14:textId="49FD1E56" w:rsidR="00975CC4" w:rsidRPr="00671C8B" w:rsidDel="009453A7" w:rsidRDefault="00975CC4" w:rsidP="00166AF3">
            <w:pPr>
              <w:pStyle w:val="TableBody"/>
              <w:rPr>
                <w:del w:id="5071" w:author="Alban Roche" w:date="2017-08-02T16:30:00Z"/>
                <w:u w:val="single"/>
              </w:rPr>
            </w:pPr>
            <w:del w:id="5072" w:author="Alban Roche" w:date="2017-08-02T16:30:00Z">
              <w:r w:rsidRPr="00671C8B" w:rsidDel="009453A7">
                <w:rPr>
                  <w:b/>
                  <w:snapToGrid w:val="0"/>
                </w:rPr>
                <w:delText>&lt;passwd&gt;</w:delText>
              </w:r>
              <w:r w:rsidRPr="00671C8B" w:rsidDel="009453A7">
                <w:rPr>
                  <w:snapToGrid w:val="0"/>
                </w:rPr>
                <w:tab/>
                <w:delText>String type containing SIM PIN2</w:delText>
              </w:r>
              <w:bookmarkStart w:id="5073" w:name="_Toc489457430"/>
              <w:bookmarkEnd w:id="5073"/>
            </w:del>
          </w:p>
        </w:tc>
        <w:bookmarkStart w:id="5074" w:name="_Toc489457431"/>
        <w:bookmarkEnd w:id="5074"/>
      </w:tr>
    </w:tbl>
    <w:p w14:paraId="5B166FA3" w14:textId="77777777" w:rsidR="00975CC4" w:rsidRPr="00671C8B" w:rsidRDefault="00975CC4" w:rsidP="0059466D">
      <w:pPr>
        <w:pStyle w:val="Heading2"/>
        <w:numPr>
          <w:ilvl w:val="1"/>
          <w:numId w:val="11"/>
        </w:numPr>
        <w:ind w:left="1080" w:hanging="1080"/>
      </w:pPr>
      <w:bookmarkStart w:id="5075" w:name="_Hlt107029090"/>
      <w:bookmarkStart w:id="5076" w:name="_Toc170125844"/>
      <w:bookmarkStart w:id="5077" w:name="_Toc78179803"/>
      <w:bookmarkStart w:id="5078" w:name="_Toc345081299"/>
      <w:bookmarkStart w:id="5079" w:name="_Toc349753044"/>
      <w:bookmarkStart w:id="5080" w:name="_Toc349753935"/>
      <w:bookmarkStart w:id="5081" w:name="_Ref366744313"/>
      <w:bookmarkStart w:id="5082" w:name="_Ref369081023"/>
      <w:bookmarkStart w:id="5083" w:name="_Toc368586002"/>
      <w:bookmarkStart w:id="5084" w:name="_Ref390853484"/>
      <w:bookmarkStart w:id="5085" w:name="_Ref390853486"/>
      <w:bookmarkStart w:id="5086" w:name="_Ref390965780"/>
      <w:bookmarkStart w:id="5087" w:name="_Ref390965782"/>
      <w:bookmarkStart w:id="5088" w:name="_Toc486251578"/>
      <w:bookmarkStart w:id="5089" w:name="_Toc489457432"/>
      <w:bookmarkEnd w:id="5075"/>
      <w:r w:rsidRPr="00671C8B">
        <w:t>+CPAS Command: Phone Activity Status</w:t>
      </w:r>
      <w:bookmarkEnd w:id="5076"/>
      <w:bookmarkEnd w:id="5077"/>
      <w:bookmarkEnd w:id="5078"/>
      <w:bookmarkEnd w:id="5079"/>
      <w:bookmarkEnd w:id="5080"/>
      <w:bookmarkEnd w:id="5081"/>
      <w:bookmarkEnd w:id="5082"/>
      <w:bookmarkEnd w:id="5083"/>
      <w:bookmarkEnd w:id="5084"/>
      <w:bookmarkEnd w:id="5085"/>
      <w:bookmarkEnd w:id="5086"/>
      <w:bookmarkEnd w:id="5087"/>
      <w:bookmarkEnd w:id="5088"/>
      <w:bookmarkEnd w:id="5089"/>
    </w:p>
    <w:tbl>
      <w:tblPr>
        <w:tblStyle w:val="TableSWIleft"/>
        <w:tblW w:w="9288" w:type="dxa"/>
        <w:tblLayout w:type="fixed"/>
        <w:tblLook w:val="04A0" w:firstRow="1" w:lastRow="0" w:firstColumn="1" w:lastColumn="0" w:noHBand="0" w:noVBand="1"/>
      </w:tblPr>
      <w:tblGrid>
        <w:gridCol w:w="1728"/>
        <w:gridCol w:w="7560"/>
      </w:tblGrid>
      <w:tr w:rsidR="00975CC4" w:rsidRPr="00671C8B" w14:paraId="6934B468"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06C5B16F" w14:textId="78287259" w:rsidR="00975CC4" w:rsidRPr="00671C8B" w:rsidRDefault="00975CC4">
            <w:pPr>
              <w:pStyle w:val="TableRowHead"/>
              <w:spacing w:before="144" w:after="144"/>
              <w:rPr>
                <w:bCs w:val="0"/>
              </w:rPr>
            </w:pPr>
            <w:del w:id="5090" w:author="Alban Roche" w:date="2017-08-02T14:40:00Z">
              <w:r w:rsidDel="00F22490">
                <w:delText>HL7618, HL7618RD, HL7648, HL7650, HL7688, HL7690 and HL7692</w:delText>
              </w:r>
            </w:del>
            <w:ins w:id="5091" w:author="Alban Roche" w:date="2017-08-02T14:40:00Z">
              <w:r w:rsidR="00F22490">
                <w:t>HL7800</w:t>
              </w:r>
            </w:ins>
          </w:p>
        </w:tc>
      </w:tr>
      <w:tr w:rsidR="00975CC4" w:rsidRPr="00671C8B" w14:paraId="4FBCBA9C" w14:textId="77777777" w:rsidTr="00166AF3">
        <w:trPr>
          <w:trHeight w:val="157"/>
        </w:trPr>
        <w:tc>
          <w:tcPr>
            <w:tcW w:w="1728" w:type="dxa"/>
          </w:tcPr>
          <w:p w14:paraId="25F9E5C1" w14:textId="77777777" w:rsidR="00975CC4" w:rsidRPr="00671C8B" w:rsidRDefault="00975CC4" w:rsidP="00166AF3">
            <w:pPr>
              <w:pStyle w:val="TableBody"/>
              <w:rPr>
                <w:i/>
              </w:rPr>
            </w:pPr>
            <w:r w:rsidRPr="00671C8B">
              <w:rPr>
                <w:i/>
              </w:rPr>
              <w:t>Test command</w:t>
            </w:r>
          </w:p>
          <w:p w14:paraId="7EEFED22" w14:textId="77777777" w:rsidR="00975CC4" w:rsidRPr="00671C8B" w:rsidRDefault="00975CC4" w:rsidP="00166AF3">
            <w:pPr>
              <w:pStyle w:val="TableBody"/>
            </w:pPr>
          </w:p>
          <w:p w14:paraId="55693141" w14:textId="77777777" w:rsidR="00975CC4" w:rsidRPr="00671C8B" w:rsidRDefault="00975CC4" w:rsidP="00166AF3">
            <w:pPr>
              <w:pStyle w:val="TableBody"/>
              <w:rPr>
                <w:u w:val="single"/>
              </w:rPr>
            </w:pPr>
            <w:r w:rsidRPr="00671C8B">
              <w:rPr>
                <w:u w:val="single"/>
              </w:rPr>
              <w:t>Syntax</w:t>
            </w:r>
          </w:p>
          <w:p w14:paraId="3F9366DA" w14:textId="77777777" w:rsidR="00975CC4" w:rsidRPr="00671C8B" w:rsidRDefault="00975CC4" w:rsidP="00166AF3">
            <w:pPr>
              <w:pStyle w:val="TableBody"/>
              <w:rPr>
                <w:b/>
              </w:rPr>
            </w:pPr>
            <w:r w:rsidRPr="00671C8B">
              <w:rPr>
                <w:b/>
              </w:rPr>
              <w:t>AT+CPAS=?</w:t>
            </w:r>
          </w:p>
          <w:p w14:paraId="14DD83AD" w14:textId="77777777" w:rsidR="00975CC4" w:rsidRPr="00671C8B" w:rsidRDefault="00975CC4" w:rsidP="00166AF3">
            <w:pPr>
              <w:pStyle w:val="TableBody"/>
            </w:pPr>
          </w:p>
        </w:tc>
        <w:tc>
          <w:tcPr>
            <w:tcW w:w="7560" w:type="dxa"/>
          </w:tcPr>
          <w:p w14:paraId="11114C75" w14:textId="77777777" w:rsidR="00975CC4" w:rsidRPr="00671C8B" w:rsidRDefault="00975CC4" w:rsidP="00166AF3">
            <w:pPr>
              <w:pStyle w:val="TableBody"/>
              <w:rPr>
                <w:u w:val="single"/>
              </w:rPr>
            </w:pPr>
          </w:p>
          <w:p w14:paraId="5FAED85A" w14:textId="77777777" w:rsidR="00975CC4" w:rsidRPr="00671C8B" w:rsidRDefault="00975CC4" w:rsidP="00166AF3">
            <w:pPr>
              <w:pStyle w:val="TableBody"/>
              <w:rPr>
                <w:u w:val="single"/>
              </w:rPr>
            </w:pPr>
          </w:p>
          <w:p w14:paraId="51AEE935" w14:textId="77777777" w:rsidR="00975CC4" w:rsidRPr="00671C8B" w:rsidRDefault="00975CC4" w:rsidP="00166AF3">
            <w:pPr>
              <w:pStyle w:val="TableBody"/>
              <w:rPr>
                <w:u w:val="single"/>
              </w:rPr>
            </w:pPr>
            <w:r w:rsidRPr="00671C8B">
              <w:rPr>
                <w:u w:val="single"/>
              </w:rPr>
              <w:t>Response</w:t>
            </w:r>
          </w:p>
          <w:p w14:paraId="3E358167" w14:textId="77777777" w:rsidR="00975CC4" w:rsidRPr="00671C8B" w:rsidRDefault="00975CC4" w:rsidP="00166AF3">
            <w:pPr>
              <w:pStyle w:val="TableBody"/>
            </w:pPr>
            <w:r w:rsidRPr="00671C8B">
              <w:rPr>
                <w:b/>
              </w:rPr>
              <w:t>+CPAS:</w:t>
            </w:r>
            <w:r w:rsidRPr="00671C8B">
              <w:t xml:space="preserve"> (list of supported </w:t>
            </w:r>
            <w:r w:rsidRPr="00671C8B">
              <w:rPr>
                <w:b/>
              </w:rPr>
              <w:t>&lt;pas&gt;</w:t>
            </w:r>
            <w:r w:rsidRPr="00671C8B">
              <w:t>es)</w:t>
            </w:r>
          </w:p>
          <w:p w14:paraId="25B21C85" w14:textId="77777777" w:rsidR="00975CC4" w:rsidRPr="00671C8B" w:rsidRDefault="00975CC4" w:rsidP="00166AF3">
            <w:pPr>
              <w:pStyle w:val="TableBody"/>
              <w:rPr>
                <w:b/>
              </w:rPr>
            </w:pPr>
            <w:r w:rsidRPr="00671C8B">
              <w:rPr>
                <w:b/>
              </w:rPr>
              <w:t>OK</w:t>
            </w:r>
          </w:p>
          <w:p w14:paraId="3CFCD476" w14:textId="77777777" w:rsidR="00975CC4" w:rsidRPr="00671C8B" w:rsidRDefault="00975CC4" w:rsidP="00166AF3">
            <w:pPr>
              <w:pStyle w:val="TableBody"/>
              <w:rPr>
                <w:b/>
              </w:rPr>
            </w:pPr>
          </w:p>
          <w:p w14:paraId="4A6F8AE8" w14:textId="77777777" w:rsidR="00975CC4" w:rsidRPr="00671C8B" w:rsidRDefault="00975CC4" w:rsidP="00166AF3">
            <w:pPr>
              <w:pStyle w:val="TableBody"/>
            </w:pPr>
            <w:r w:rsidRPr="00671C8B">
              <w:t>or</w:t>
            </w:r>
          </w:p>
          <w:p w14:paraId="3430D088" w14:textId="77777777" w:rsidR="00975CC4" w:rsidRPr="00671C8B" w:rsidRDefault="00975CC4" w:rsidP="00166AF3">
            <w:pPr>
              <w:pStyle w:val="TableBody"/>
              <w:rPr>
                <w:b/>
              </w:rPr>
            </w:pPr>
            <w:r w:rsidRPr="00671C8B">
              <w:rPr>
                <w:b/>
              </w:rPr>
              <w:t>+CME ERROR: &lt;err&gt;</w:t>
            </w:r>
          </w:p>
        </w:tc>
      </w:tr>
      <w:tr w:rsidR="00975CC4" w:rsidRPr="00671C8B" w14:paraId="7CD6C74A" w14:textId="77777777" w:rsidTr="00166AF3">
        <w:trPr>
          <w:cantSplit w:val="0"/>
          <w:trHeight w:val="815"/>
        </w:trPr>
        <w:tc>
          <w:tcPr>
            <w:tcW w:w="1728" w:type="dxa"/>
          </w:tcPr>
          <w:p w14:paraId="164FDE46" w14:textId="77777777" w:rsidR="00975CC4" w:rsidRPr="00671C8B" w:rsidRDefault="00975CC4" w:rsidP="00166AF3">
            <w:pPr>
              <w:pStyle w:val="TableBody"/>
              <w:rPr>
                <w:i/>
              </w:rPr>
            </w:pPr>
            <w:r w:rsidRPr="00671C8B">
              <w:rPr>
                <w:i/>
              </w:rPr>
              <w:t>Execute command</w:t>
            </w:r>
          </w:p>
          <w:p w14:paraId="110ED09D" w14:textId="77777777" w:rsidR="00975CC4" w:rsidRPr="00671C8B" w:rsidRDefault="00975CC4" w:rsidP="00166AF3">
            <w:pPr>
              <w:pStyle w:val="TableBody"/>
            </w:pPr>
          </w:p>
          <w:p w14:paraId="0065DED2" w14:textId="77777777" w:rsidR="00975CC4" w:rsidRPr="00671C8B" w:rsidRDefault="00975CC4" w:rsidP="00166AF3">
            <w:pPr>
              <w:pStyle w:val="TableBody"/>
              <w:rPr>
                <w:u w:val="single"/>
              </w:rPr>
            </w:pPr>
            <w:r w:rsidRPr="00671C8B">
              <w:rPr>
                <w:u w:val="single"/>
              </w:rPr>
              <w:t>Syntax</w:t>
            </w:r>
          </w:p>
          <w:p w14:paraId="5F21D236" w14:textId="77777777" w:rsidR="00975CC4" w:rsidRPr="00F116E4" w:rsidRDefault="00975CC4" w:rsidP="00166AF3">
            <w:pPr>
              <w:pStyle w:val="TableBody"/>
              <w:rPr>
                <w:b/>
              </w:rPr>
            </w:pPr>
            <w:r w:rsidRPr="00671C8B">
              <w:rPr>
                <w:b/>
              </w:rPr>
              <w:t>AT+CPAS</w:t>
            </w:r>
          </w:p>
        </w:tc>
        <w:tc>
          <w:tcPr>
            <w:tcW w:w="7560" w:type="dxa"/>
          </w:tcPr>
          <w:p w14:paraId="2F8A5D1A" w14:textId="77777777" w:rsidR="00975CC4" w:rsidRPr="00671C8B" w:rsidRDefault="00975CC4" w:rsidP="00166AF3">
            <w:pPr>
              <w:pStyle w:val="TableBody"/>
              <w:rPr>
                <w:u w:val="single"/>
              </w:rPr>
            </w:pPr>
          </w:p>
          <w:p w14:paraId="6A227D7E" w14:textId="77777777" w:rsidR="00975CC4" w:rsidRPr="00671C8B" w:rsidRDefault="00975CC4" w:rsidP="00166AF3">
            <w:pPr>
              <w:pStyle w:val="TableBody"/>
              <w:rPr>
                <w:u w:val="single"/>
              </w:rPr>
            </w:pPr>
          </w:p>
          <w:p w14:paraId="48353CD0" w14:textId="77777777" w:rsidR="00975CC4" w:rsidRPr="00671C8B" w:rsidRDefault="00975CC4" w:rsidP="00166AF3">
            <w:pPr>
              <w:pStyle w:val="TableBody"/>
              <w:rPr>
                <w:u w:val="single"/>
              </w:rPr>
            </w:pPr>
            <w:r w:rsidRPr="00671C8B">
              <w:rPr>
                <w:u w:val="single"/>
              </w:rPr>
              <w:t>Response</w:t>
            </w:r>
          </w:p>
          <w:p w14:paraId="3D6AE2EF" w14:textId="77777777" w:rsidR="00975CC4" w:rsidRPr="00671C8B" w:rsidRDefault="00975CC4" w:rsidP="00166AF3">
            <w:pPr>
              <w:pStyle w:val="TableBody"/>
              <w:rPr>
                <w:b/>
              </w:rPr>
            </w:pPr>
            <w:r w:rsidRPr="00671C8B">
              <w:rPr>
                <w:b/>
              </w:rPr>
              <w:t>+CPAS: &lt;pas&gt;</w:t>
            </w:r>
          </w:p>
          <w:p w14:paraId="4890CFD4" w14:textId="77777777" w:rsidR="00975CC4" w:rsidRPr="00671C8B" w:rsidRDefault="00975CC4" w:rsidP="00166AF3">
            <w:pPr>
              <w:pStyle w:val="TableBody"/>
              <w:rPr>
                <w:b/>
              </w:rPr>
            </w:pPr>
            <w:r w:rsidRPr="00671C8B">
              <w:rPr>
                <w:b/>
              </w:rPr>
              <w:t>OK</w:t>
            </w:r>
          </w:p>
          <w:p w14:paraId="7681CC28" w14:textId="77777777" w:rsidR="00975CC4" w:rsidRPr="00671C8B" w:rsidRDefault="00975CC4" w:rsidP="00166AF3">
            <w:pPr>
              <w:pStyle w:val="TableBody"/>
              <w:rPr>
                <w:b/>
              </w:rPr>
            </w:pPr>
          </w:p>
          <w:p w14:paraId="6C821A0F" w14:textId="77777777" w:rsidR="00975CC4" w:rsidRPr="00671C8B" w:rsidRDefault="00975CC4" w:rsidP="00166AF3">
            <w:pPr>
              <w:pStyle w:val="TableBody"/>
            </w:pPr>
            <w:r w:rsidRPr="00671C8B">
              <w:t>or</w:t>
            </w:r>
          </w:p>
          <w:p w14:paraId="562E9148" w14:textId="77777777" w:rsidR="00975CC4" w:rsidRPr="00671C8B" w:rsidRDefault="00975CC4" w:rsidP="00166AF3">
            <w:pPr>
              <w:pStyle w:val="TableBody"/>
              <w:rPr>
                <w:b/>
              </w:rPr>
            </w:pPr>
            <w:r w:rsidRPr="00671C8B">
              <w:rPr>
                <w:b/>
              </w:rPr>
              <w:t>+CME ERROR: &lt;err&gt;</w:t>
            </w:r>
          </w:p>
          <w:p w14:paraId="53885D48" w14:textId="77777777" w:rsidR="00975CC4" w:rsidRPr="00671C8B" w:rsidRDefault="00975CC4" w:rsidP="00166AF3">
            <w:pPr>
              <w:pStyle w:val="TableBody"/>
            </w:pPr>
          </w:p>
          <w:p w14:paraId="316F831A" w14:textId="77777777" w:rsidR="00975CC4" w:rsidRPr="00671C8B" w:rsidRDefault="00975CC4" w:rsidP="00166AF3">
            <w:pPr>
              <w:pStyle w:val="TableBody"/>
              <w:rPr>
                <w:u w:val="single"/>
              </w:rPr>
            </w:pPr>
            <w:r w:rsidRPr="00671C8B">
              <w:rPr>
                <w:u w:val="single"/>
              </w:rPr>
              <w:t>Parameter</w:t>
            </w:r>
          </w:p>
          <w:p w14:paraId="1E053E29" w14:textId="77777777" w:rsidR="00975CC4" w:rsidRPr="00671C8B" w:rsidRDefault="00975CC4" w:rsidP="00166AF3">
            <w:pPr>
              <w:pStyle w:val="TableBody"/>
              <w:rPr>
                <w:snapToGrid w:val="0"/>
              </w:rPr>
            </w:pPr>
            <w:r w:rsidRPr="00671C8B">
              <w:rPr>
                <w:b/>
              </w:rPr>
              <w:t>&lt;pas&gt;</w:t>
            </w:r>
            <w:r w:rsidRPr="00671C8B">
              <w:tab/>
            </w:r>
            <w:r w:rsidRPr="00671C8B">
              <w:tab/>
            </w:r>
            <w:r w:rsidRPr="00671C8B">
              <w:rPr>
                <w:snapToGrid w:val="0"/>
              </w:rPr>
              <w:t>0</w:t>
            </w:r>
            <w:r w:rsidRPr="00671C8B">
              <w:tab/>
            </w:r>
            <w:r w:rsidRPr="00671C8B">
              <w:rPr>
                <w:snapToGrid w:val="0"/>
              </w:rPr>
              <w:t>Ready (ME allows commands from TA/TE)</w:t>
            </w:r>
          </w:p>
          <w:p w14:paraId="4A2E69D6" w14:textId="77777777" w:rsidR="00975CC4" w:rsidRPr="00671C8B" w:rsidRDefault="00975CC4" w:rsidP="00166AF3">
            <w:pPr>
              <w:pStyle w:val="TableBody"/>
              <w:rPr>
                <w:snapToGrid w:val="0"/>
              </w:rPr>
            </w:pPr>
            <w:r w:rsidRPr="00671C8B">
              <w:rPr>
                <w:snapToGrid w:val="0"/>
              </w:rPr>
              <w:tab/>
            </w:r>
            <w:r w:rsidRPr="00671C8B">
              <w:rPr>
                <w:snapToGrid w:val="0"/>
              </w:rPr>
              <w:tab/>
              <w:t>1</w:t>
            </w:r>
            <w:r w:rsidRPr="00671C8B">
              <w:rPr>
                <w:snapToGrid w:val="0"/>
              </w:rPr>
              <w:tab/>
              <w:t>Unavailable (ME does not allow commands from TA/TE)</w:t>
            </w:r>
          </w:p>
          <w:p w14:paraId="719F0065" w14:textId="77777777" w:rsidR="00975CC4" w:rsidRPr="00671C8B" w:rsidRDefault="00975CC4" w:rsidP="00166AF3">
            <w:pPr>
              <w:pStyle w:val="TableBody"/>
              <w:rPr>
                <w:snapToGrid w:val="0"/>
              </w:rPr>
            </w:pPr>
            <w:r w:rsidRPr="00671C8B">
              <w:rPr>
                <w:snapToGrid w:val="0"/>
              </w:rPr>
              <w:tab/>
            </w:r>
            <w:r w:rsidRPr="00671C8B">
              <w:rPr>
                <w:snapToGrid w:val="0"/>
              </w:rPr>
              <w:tab/>
              <w:t>2</w:t>
            </w:r>
            <w:r w:rsidRPr="00671C8B">
              <w:rPr>
                <w:snapToGrid w:val="0"/>
              </w:rPr>
              <w:tab/>
              <w:t>Unknown (ME is not guaranteed to respond to instructions)</w:t>
            </w:r>
          </w:p>
          <w:p w14:paraId="7BDF11BB" w14:textId="77777777" w:rsidR="00975CC4" w:rsidRPr="00671C8B" w:rsidRDefault="00975CC4" w:rsidP="00166AF3">
            <w:pPr>
              <w:pStyle w:val="TableBody"/>
              <w:rPr>
                <w:snapToGrid w:val="0"/>
              </w:rPr>
            </w:pPr>
            <w:r w:rsidRPr="00671C8B">
              <w:rPr>
                <w:snapToGrid w:val="0"/>
              </w:rPr>
              <w:tab/>
            </w:r>
            <w:r w:rsidRPr="00671C8B">
              <w:rPr>
                <w:snapToGrid w:val="0"/>
              </w:rPr>
              <w:tab/>
              <w:t>3</w:t>
            </w:r>
            <w:r w:rsidRPr="00671C8B">
              <w:rPr>
                <w:snapToGrid w:val="0"/>
              </w:rPr>
              <w:tab/>
              <w:t xml:space="preserve">Ringing (ME is ready for commands from TA/TE, but the ringer is </w:t>
            </w:r>
            <w:r w:rsidRPr="00671C8B">
              <w:rPr>
                <w:snapToGrid w:val="0"/>
              </w:rPr>
              <w:tab/>
            </w:r>
            <w:r w:rsidRPr="00671C8B">
              <w:rPr>
                <w:snapToGrid w:val="0"/>
              </w:rPr>
              <w:tab/>
            </w:r>
            <w:r w:rsidRPr="00671C8B">
              <w:rPr>
                <w:snapToGrid w:val="0"/>
              </w:rPr>
              <w:tab/>
            </w:r>
            <w:r w:rsidRPr="00671C8B">
              <w:rPr>
                <w:snapToGrid w:val="0"/>
              </w:rPr>
              <w:tab/>
              <w:t>active)</w:t>
            </w:r>
          </w:p>
          <w:p w14:paraId="37B83AA1" w14:textId="77777777" w:rsidR="00975CC4" w:rsidRPr="00671C8B" w:rsidRDefault="00975CC4" w:rsidP="00166AF3">
            <w:pPr>
              <w:pStyle w:val="TableBody"/>
              <w:rPr>
                <w:snapToGrid w:val="0"/>
              </w:rPr>
            </w:pPr>
            <w:r w:rsidRPr="00671C8B">
              <w:rPr>
                <w:snapToGrid w:val="0"/>
              </w:rPr>
              <w:tab/>
            </w:r>
            <w:r w:rsidRPr="00671C8B">
              <w:rPr>
                <w:snapToGrid w:val="0"/>
              </w:rPr>
              <w:tab/>
              <w:t>4</w:t>
            </w:r>
            <w:r w:rsidRPr="00671C8B">
              <w:rPr>
                <w:snapToGrid w:val="0"/>
              </w:rPr>
              <w:tab/>
              <w:t xml:space="preserve">Call in progress (ME is ready for commands from TA/TE, but a call is </w:t>
            </w:r>
            <w:r w:rsidRPr="00671C8B">
              <w:rPr>
                <w:snapToGrid w:val="0"/>
              </w:rPr>
              <w:tab/>
            </w:r>
            <w:r w:rsidRPr="00671C8B">
              <w:rPr>
                <w:snapToGrid w:val="0"/>
              </w:rPr>
              <w:tab/>
            </w:r>
            <w:r w:rsidRPr="00671C8B">
              <w:rPr>
                <w:snapToGrid w:val="0"/>
              </w:rPr>
              <w:tab/>
            </w:r>
            <w:r w:rsidRPr="00671C8B">
              <w:rPr>
                <w:snapToGrid w:val="0"/>
              </w:rPr>
              <w:tab/>
              <w:t>in progress)</w:t>
            </w:r>
          </w:p>
          <w:p w14:paraId="31AE0A88" w14:textId="77777777" w:rsidR="00975CC4" w:rsidRPr="00671C8B" w:rsidRDefault="00975CC4" w:rsidP="00166AF3">
            <w:pPr>
              <w:pStyle w:val="TableBody"/>
              <w:rPr>
                <w:snapToGrid w:val="0"/>
              </w:rPr>
            </w:pPr>
            <w:r w:rsidRPr="00671C8B">
              <w:rPr>
                <w:snapToGrid w:val="0"/>
              </w:rPr>
              <w:tab/>
            </w:r>
            <w:r w:rsidRPr="00671C8B">
              <w:rPr>
                <w:snapToGrid w:val="0"/>
              </w:rPr>
              <w:tab/>
              <w:t>5</w:t>
            </w:r>
            <w:r w:rsidRPr="00671C8B">
              <w:rPr>
                <w:snapToGrid w:val="0"/>
              </w:rPr>
              <w:tab/>
              <w:t xml:space="preserve">Asleep (ME is unable to process commands from TA/TE because it is </w:t>
            </w:r>
            <w:r w:rsidRPr="00671C8B">
              <w:rPr>
                <w:snapToGrid w:val="0"/>
              </w:rPr>
              <w:tab/>
            </w:r>
            <w:r w:rsidRPr="00671C8B">
              <w:rPr>
                <w:snapToGrid w:val="0"/>
              </w:rPr>
              <w:tab/>
            </w:r>
            <w:r w:rsidRPr="00671C8B">
              <w:rPr>
                <w:snapToGrid w:val="0"/>
              </w:rPr>
              <w:tab/>
            </w:r>
            <w:r w:rsidRPr="00671C8B">
              <w:rPr>
                <w:snapToGrid w:val="0"/>
              </w:rPr>
              <w:tab/>
              <w:t>in a low function-ality state)</w:t>
            </w:r>
          </w:p>
        </w:tc>
      </w:tr>
    </w:tbl>
    <w:p w14:paraId="56A85173" w14:textId="77777777" w:rsidR="00975CC4" w:rsidRPr="00671C8B" w:rsidRDefault="00975CC4" w:rsidP="0059466D">
      <w:pPr>
        <w:pStyle w:val="Heading2"/>
        <w:numPr>
          <w:ilvl w:val="1"/>
          <w:numId w:val="11"/>
        </w:numPr>
        <w:ind w:left="1080" w:hanging="1080"/>
      </w:pPr>
      <w:bookmarkStart w:id="5092" w:name="_Toc78179804"/>
      <w:bookmarkStart w:id="5093" w:name="_Toc170125845"/>
      <w:bookmarkStart w:id="5094" w:name="_Toc345081300"/>
      <w:bookmarkStart w:id="5095" w:name="_Toc349753045"/>
      <w:bookmarkStart w:id="5096" w:name="_Toc349753936"/>
      <w:bookmarkStart w:id="5097" w:name="_Ref366744324"/>
      <w:bookmarkStart w:id="5098" w:name="_Ref369081032"/>
      <w:bookmarkStart w:id="5099" w:name="_Toc368586003"/>
      <w:bookmarkStart w:id="5100" w:name="_Ref408217171"/>
      <w:bookmarkStart w:id="5101" w:name="_Ref408217173"/>
      <w:bookmarkStart w:id="5102" w:name="_Ref410639506"/>
      <w:bookmarkStart w:id="5103" w:name="_Ref410639508"/>
      <w:bookmarkStart w:id="5104" w:name="_Ref413660472"/>
      <w:bookmarkStart w:id="5105" w:name="_Ref413660474"/>
      <w:bookmarkStart w:id="5106" w:name="_Toc486251579"/>
      <w:bookmarkStart w:id="5107" w:name="_Toc489457433"/>
      <w:r w:rsidRPr="00671C8B">
        <w:lastRenderedPageBreak/>
        <w:t xml:space="preserve">+CSQ Command: Signal </w:t>
      </w:r>
      <w:bookmarkEnd w:id="5092"/>
      <w:bookmarkEnd w:id="5093"/>
      <w:bookmarkEnd w:id="5094"/>
      <w:r w:rsidRPr="00671C8B">
        <w:t>Quality</w:t>
      </w:r>
      <w:bookmarkEnd w:id="5095"/>
      <w:bookmarkEnd w:id="5096"/>
      <w:bookmarkEnd w:id="5097"/>
      <w:bookmarkEnd w:id="5098"/>
      <w:bookmarkEnd w:id="5099"/>
      <w:bookmarkEnd w:id="5100"/>
      <w:bookmarkEnd w:id="5101"/>
      <w:bookmarkEnd w:id="5102"/>
      <w:bookmarkEnd w:id="5103"/>
      <w:bookmarkEnd w:id="5104"/>
      <w:bookmarkEnd w:id="5105"/>
      <w:bookmarkEnd w:id="5106"/>
      <w:bookmarkEnd w:id="5107"/>
    </w:p>
    <w:tbl>
      <w:tblPr>
        <w:tblStyle w:val="TableSWIleft"/>
        <w:tblW w:w="9288" w:type="dxa"/>
        <w:tblLayout w:type="fixed"/>
        <w:tblLook w:val="04A0" w:firstRow="1" w:lastRow="0" w:firstColumn="1" w:lastColumn="0" w:noHBand="0" w:noVBand="1"/>
      </w:tblPr>
      <w:tblGrid>
        <w:gridCol w:w="1728"/>
        <w:gridCol w:w="7560"/>
      </w:tblGrid>
      <w:tr w:rsidR="00975CC4" w:rsidRPr="00671C8B" w14:paraId="2BD0DA4B"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12499474" w14:textId="42B7AA0E" w:rsidR="00975CC4" w:rsidRPr="00671C8B" w:rsidRDefault="00975CC4">
            <w:pPr>
              <w:pStyle w:val="TableRowHead"/>
              <w:spacing w:before="144" w:after="144"/>
              <w:rPr>
                <w:bCs w:val="0"/>
              </w:rPr>
            </w:pPr>
            <w:del w:id="5108" w:author="Alban Roche" w:date="2017-08-02T14:40:00Z">
              <w:r w:rsidDel="00F22490">
                <w:delText>HL7618, HL7618RD, HL7648, HL7650, HL7688, HL7690 and HL7692</w:delText>
              </w:r>
            </w:del>
            <w:ins w:id="5109" w:author="Alban Roche" w:date="2017-08-02T14:40:00Z">
              <w:r w:rsidR="00F22490">
                <w:t>HL7800</w:t>
              </w:r>
            </w:ins>
          </w:p>
        </w:tc>
      </w:tr>
      <w:tr w:rsidR="00975CC4" w:rsidRPr="00671C8B" w14:paraId="7FA952D8" w14:textId="77777777" w:rsidTr="00166AF3">
        <w:trPr>
          <w:trHeight w:val="135"/>
        </w:trPr>
        <w:tc>
          <w:tcPr>
            <w:tcW w:w="1728" w:type="dxa"/>
          </w:tcPr>
          <w:p w14:paraId="065332E9" w14:textId="77777777" w:rsidR="00975CC4" w:rsidRPr="00671C8B" w:rsidRDefault="00975CC4" w:rsidP="00166AF3">
            <w:pPr>
              <w:pStyle w:val="TableBody"/>
              <w:rPr>
                <w:i/>
              </w:rPr>
            </w:pPr>
            <w:r w:rsidRPr="00671C8B">
              <w:rPr>
                <w:i/>
              </w:rPr>
              <w:t>Test command</w:t>
            </w:r>
          </w:p>
          <w:p w14:paraId="40D4C8F2" w14:textId="77777777" w:rsidR="00975CC4" w:rsidRPr="00671C8B" w:rsidRDefault="00975CC4" w:rsidP="00166AF3">
            <w:pPr>
              <w:pStyle w:val="TableBody"/>
            </w:pPr>
          </w:p>
          <w:p w14:paraId="3E2DBD83" w14:textId="77777777" w:rsidR="00975CC4" w:rsidRPr="00671C8B" w:rsidRDefault="00975CC4" w:rsidP="00166AF3">
            <w:pPr>
              <w:pStyle w:val="TableBody"/>
              <w:rPr>
                <w:u w:val="single"/>
              </w:rPr>
            </w:pPr>
            <w:r w:rsidRPr="00671C8B">
              <w:rPr>
                <w:u w:val="single"/>
              </w:rPr>
              <w:t>Syntax</w:t>
            </w:r>
          </w:p>
          <w:p w14:paraId="7BCC1D02" w14:textId="77777777" w:rsidR="00975CC4" w:rsidRPr="00671C8B" w:rsidRDefault="00975CC4" w:rsidP="00166AF3">
            <w:pPr>
              <w:pStyle w:val="TableBody"/>
              <w:rPr>
                <w:b/>
              </w:rPr>
            </w:pPr>
            <w:r w:rsidRPr="00671C8B">
              <w:rPr>
                <w:b/>
              </w:rPr>
              <w:t>AT+CSQ=?</w:t>
            </w:r>
          </w:p>
        </w:tc>
        <w:tc>
          <w:tcPr>
            <w:tcW w:w="7560" w:type="dxa"/>
          </w:tcPr>
          <w:p w14:paraId="6081CE6F" w14:textId="77777777" w:rsidR="00975CC4" w:rsidRPr="00671C8B" w:rsidRDefault="00975CC4" w:rsidP="00166AF3">
            <w:pPr>
              <w:pStyle w:val="TableBody"/>
              <w:rPr>
                <w:u w:val="single"/>
              </w:rPr>
            </w:pPr>
          </w:p>
          <w:p w14:paraId="6ED96A23" w14:textId="77777777" w:rsidR="00975CC4" w:rsidRPr="00671C8B" w:rsidRDefault="00975CC4" w:rsidP="00166AF3">
            <w:pPr>
              <w:pStyle w:val="TableBody"/>
              <w:rPr>
                <w:u w:val="single"/>
              </w:rPr>
            </w:pPr>
          </w:p>
          <w:p w14:paraId="25C9BD8C" w14:textId="77777777" w:rsidR="00975CC4" w:rsidRPr="00671C8B" w:rsidRDefault="00975CC4" w:rsidP="00166AF3">
            <w:pPr>
              <w:pStyle w:val="TableBody"/>
              <w:rPr>
                <w:u w:val="single"/>
              </w:rPr>
            </w:pPr>
            <w:r w:rsidRPr="00671C8B">
              <w:rPr>
                <w:u w:val="single"/>
              </w:rPr>
              <w:t>Response</w:t>
            </w:r>
          </w:p>
          <w:p w14:paraId="47796F03" w14:textId="77777777" w:rsidR="00975CC4" w:rsidRPr="00671C8B" w:rsidRDefault="00975CC4" w:rsidP="00166AF3">
            <w:pPr>
              <w:pStyle w:val="TableBody"/>
            </w:pPr>
            <w:r w:rsidRPr="00671C8B">
              <w:rPr>
                <w:b/>
              </w:rPr>
              <w:t>+CSQ:</w:t>
            </w:r>
            <w:r w:rsidRPr="00671C8B">
              <w:t xml:space="preserve"> (list of supported </w:t>
            </w:r>
            <w:r w:rsidRPr="00671C8B">
              <w:rPr>
                <w:b/>
              </w:rPr>
              <w:t>&lt;rssi&gt;</w:t>
            </w:r>
            <w:r w:rsidRPr="00671C8B">
              <w:t xml:space="preserve">s),(list of supported </w:t>
            </w:r>
            <w:r w:rsidRPr="00671C8B">
              <w:rPr>
                <w:b/>
              </w:rPr>
              <w:t>&lt;ber&gt;</w:t>
            </w:r>
            <w:r w:rsidRPr="00671C8B">
              <w:t>s)</w:t>
            </w:r>
          </w:p>
          <w:p w14:paraId="18A4A70D" w14:textId="77777777" w:rsidR="00975CC4" w:rsidRPr="00671C8B" w:rsidRDefault="00975CC4" w:rsidP="00166AF3">
            <w:pPr>
              <w:pStyle w:val="TableBody"/>
            </w:pPr>
            <w:r w:rsidRPr="00671C8B">
              <w:rPr>
                <w:b/>
              </w:rPr>
              <w:t>OK</w:t>
            </w:r>
          </w:p>
        </w:tc>
      </w:tr>
      <w:tr w:rsidR="00975CC4" w:rsidRPr="00671C8B" w14:paraId="2F87998D" w14:textId="77777777" w:rsidTr="00166AF3">
        <w:trPr>
          <w:cantSplit w:val="0"/>
          <w:trHeight w:val="815"/>
        </w:trPr>
        <w:tc>
          <w:tcPr>
            <w:tcW w:w="1728" w:type="dxa"/>
          </w:tcPr>
          <w:p w14:paraId="1DDC205B" w14:textId="77777777" w:rsidR="00975CC4" w:rsidRPr="00671C8B" w:rsidRDefault="00975CC4" w:rsidP="00166AF3">
            <w:pPr>
              <w:pStyle w:val="TableBody"/>
              <w:rPr>
                <w:i/>
              </w:rPr>
            </w:pPr>
            <w:r w:rsidRPr="00671C8B">
              <w:rPr>
                <w:i/>
              </w:rPr>
              <w:t>Execute command</w:t>
            </w:r>
          </w:p>
          <w:p w14:paraId="20D20E83" w14:textId="77777777" w:rsidR="00975CC4" w:rsidRPr="00671C8B" w:rsidRDefault="00975CC4" w:rsidP="00166AF3">
            <w:pPr>
              <w:pStyle w:val="TableBody"/>
            </w:pPr>
          </w:p>
          <w:p w14:paraId="35838E0F" w14:textId="77777777" w:rsidR="00975CC4" w:rsidRPr="00671C8B" w:rsidRDefault="00975CC4" w:rsidP="00166AF3">
            <w:pPr>
              <w:pStyle w:val="TableBody"/>
              <w:rPr>
                <w:u w:val="single"/>
              </w:rPr>
            </w:pPr>
            <w:r w:rsidRPr="00671C8B">
              <w:rPr>
                <w:u w:val="single"/>
              </w:rPr>
              <w:t>Syntax</w:t>
            </w:r>
          </w:p>
          <w:p w14:paraId="12EDA075" w14:textId="77777777" w:rsidR="00975CC4" w:rsidRPr="00671C8B" w:rsidRDefault="00975CC4" w:rsidP="00166AF3">
            <w:pPr>
              <w:pStyle w:val="TableBody"/>
            </w:pPr>
            <w:r w:rsidRPr="00671C8B">
              <w:rPr>
                <w:b/>
              </w:rPr>
              <w:t>AT+CSQ</w:t>
            </w:r>
          </w:p>
        </w:tc>
        <w:tc>
          <w:tcPr>
            <w:tcW w:w="7560" w:type="dxa"/>
          </w:tcPr>
          <w:p w14:paraId="41315529" w14:textId="77777777" w:rsidR="00975CC4" w:rsidRPr="00671C8B" w:rsidRDefault="00975CC4" w:rsidP="00166AF3">
            <w:pPr>
              <w:pStyle w:val="TableBody"/>
              <w:rPr>
                <w:u w:val="single"/>
              </w:rPr>
            </w:pPr>
          </w:p>
          <w:p w14:paraId="1C9CE9A0" w14:textId="77777777" w:rsidR="00975CC4" w:rsidRPr="00671C8B" w:rsidRDefault="00975CC4" w:rsidP="00166AF3">
            <w:pPr>
              <w:pStyle w:val="TableBody"/>
              <w:rPr>
                <w:u w:val="single"/>
              </w:rPr>
            </w:pPr>
          </w:p>
          <w:p w14:paraId="4ABB6FE6" w14:textId="77777777" w:rsidR="00975CC4" w:rsidRPr="00671C8B" w:rsidRDefault="00975CC4" w:rsidP="00166AF3">
            <w:pPr>
              <w:pStyle w:val="TableBody"/>
            </w:pPr>
            <w:r w:rsidRPr="00671C8B">
              <w:rPr>
                <w:u w:val="single"/>
              </w:rPr>
              <w:t>Response</w:t>
            </w:r>
          </w:p>
          <w:p w14:paraId="13C09D0E" w14:textId="77777777" w:rsidR="00975CC4" w:rsidRPr="00671C8B" w:rsidRDefault="00975CC4" w:rsidP="00166AF3">
            <w:pPr>
              <w:pStyle w:val="TableBody"/>
              <w:rPr>
                <w:b/>
              </w:rPr>
            </w:pPr>
            <w:r w:rsidRPr="00671C8B">
              <w:rPr>
                <w:b/>
              </w:rPr>
              <w:t>+CSQ: &lt;rssi&gt;,&lt;ber&gt;</w:t>
            </w:r>
          </w:p>
          <w:p w14:paraId="5F55D509" w14:textId="77777777" w:rsidR="00975CC4" w:rsidRPr="00FC2875" w:rsidRDefault="00975CC4" w:rsidP="00166AF3">
            <w:pPr>
              <w:pStyle w:val="TableBody"/>
            </w:pPr>
          </w:p>
          <w:p w14:paraId="7ADAA7E3" w14:textId="77777777" w:rsidR="00975CC4" w:rsidRDefault="00975CC4" w:rsidP="00166AF3">
            <w:pPr>
              <w:pStyle w:val="TableBody"/>
            </w:pPr>
            <w:r>
              <w:t>or</w:t>
            </w:r>
          </w:p>
          <w:p w14:paraId="3167A5B4" w14:textId="77777777" w:rsidR="00975CC4" w:rsidRPr="0013339A" w:rsidRDefault="00975CC4" w:rsidP="00166AF3">
            <w:pPr>
              <w:pStyle w:val="TableBody"/>
              <w:rPr>
                <w:b/>
              </w:rPr>
            </w:pPr>
            <w:r w:rsidRPr="0013339A">
              <w:rPr>
                <w:b/>
              </w:rPr>
              <w:t>+CME ERROR: &lt;err&gt;</w:t>
            </w:r>
          </w:p>
          <w:p w14:paraId="704CB624" w14:textId="77777777" w:rsidR="00975CC4" w:rsidRPr="000C4C2B" w:rsidRDefault="00975CC4" w:rsidP="00166AF3">
            <w:pPr>
              <w:pStyle w:val="TableBody"/>
            </w:pPr>
          </w:p>
          <w:p w14:paraId="49F4756B" w14:textId="77777777" w:rsidR="00975CC4" w:rsidRPr="00671C8B" w:rsidRDefault="00975CC4" w:rsidP="00166AF3">
            <w:pPr>
              <w:pStyle w:val="TableBody"/>
              <w:rPr>
                <w:u w:val="single"/>
              </w:rPr>
            </w:pPr>
            <w:r w:rsidRPr="00671C8B">
              <w:rPr>
                <w:u w:val="single"/>
              </w:rPr>
              <w:t>Parameters</w:t>
            </w:r>
          </w:p>
          <w:p w14:paraId="42496AE7" w14:textId="77777777" w:rsidR="00975CC4" w:rsidRDefault="00975CC4" w:rsidP="00166AF3">
            <w:pPr>
              <w:pStyle w:val="TableBody"/>
              <w:rPr>
                <w:b/>
              </w:rPr>
            </w:pPr>
            <w:r w:rsidRPr="00671C8B">
              <w:rPr>
                <w:b/>
              </w:rPr>
              <w:t>&lt;rssi&gt;</w:t>
            </w:r>
            <w:r>
              <w:rPr>
                <w:b/>
              </w:rPr>
              <w:tab/>
            </w:r>
            <w:r w:rsidRPr="00424F1B">
              <w:tab/>
              <w:t>Received signal strength indication</w:t>
            </w:r>
          </w:p>
          <w:p w14:paraId="15970260" w14:textId="77777777" w:rsidR="00975CC4" w:rsidRPr="00671C8B" w:rsidRDefault="00975CC4" w:rsidP="00166AF3">
            <w:pPr>
              <w:pStyle w:val="TableBody"/>
            </w:pPr>
            <w:r w:rsidRPr="00671C8B">
              <w:t>0</w:t>
            </w:r>
            <w:r w:rsidRPr="00671C8B">
              <w:tab/>
            </w:r>
            <w:r>
              <w:tab/>
            </w:r>
            <w:r w:rsidRPr="00671C8B">
              <w:noBreakHyphen/>
              <w:t>1</w:t>
            </w:r>
            <w:r>
              <w:t>13</w:t>
            </w:r>
            <w:r w:rsidRPr="00671C8B">
              <w:t> dBm or less</w:t>
            </w:r>
          </w:p>
          <w:p w14:paraId="5D42EA46" w14:textId="77777777" w:rsidR="00975CC4" w:rsidRPr="00671C8B" w:rsidRDefault="00975CC4" w:rsidP="00166AF3">
            <w:pPr>
              <w:pStyle w:val="TableBody"/>
              <w:ind w:hanging="18"/>
            </w:pPr>
            <w:r w:rsidRPr="00671C8B">
              <w:tab/>
              <w:t>1</w:t>
            </w:r>
            <w:r>
              <w:t xml:space="preserve"> – 30</w:t>
            </w:r>
            <w:r w:rsidRPr="00671C8B">
              <w:tab/>
            </w:r>
            <w:r>
              <w:tab/>
            </w:r>
            <w:r w:rsidRPr="00671C8B">
              <w:noBreakHyphen/>
              <w:t>1</w:t>
            </w:r>
            <w:r>
              <w:t>11</w:t>
            </w:r>
            <w:r w:rsidRPr="00671C8B">
              <w:t> </w:t>
            </w:r>
            <w:r>
              <w:t xml:space="preserve">to -53 </w:t>
            </w:r>
            <w:r w:rsidRPr="00671C8B">
              <w:t>dBm</w:t>
            </w:r>
          </w:p>
          <w:p w14:paraId="6B22719E" w14:textId="77777777" w:rsidR="00975CC4" w:rsidRPr="00671C8B" w:rsidRDefault="00975CC4" w:rsidP="00166AF3">
            <w:pPr>
              <w:pStyle w:val="TableBody"/>
              <w:ind w:hanging="18"/>
            </w:pPr>
            <w:r w:rsidRPr="00671C8B">
              <w:tab/>
            </w:r>
            <w:r>
              <w:t>31</w:t>
            </w:r>
            <w:r w:rsidRPr="00671C8B">
              <w:tab/>
            </w:r>
            <w:r>
              <w:tab/>
            </w:r>
            <w:r w:rsidRPr="00671C8B">
              <w:noBreakHyphen/>
            </w:r>
            <w:r>
              <w:t>51</w:t>
            </w:r>
            <w:r w:rsidRPr="00671C8B">
              <w:t xml:space="preserve"> dBm </w:t>
            </w:r>
            <w:r>
              <w:t>or greater</w:t>
            </w:r>
          </w:p>
          <w:p w14:paraId="236DB3B6" w14:textId="77777777" w:rsidR="00975CC4" w:rsidRPr="00671C8B" w:rsidRDefault="00975CC4" w:rsidP="00166AF3">
            <w:pPr>
              <w:pStyle w:val="TableBody"/>
              <w:ind w:hanging="18"/>
            </w:pPr>
            <w:r w:rsidRPr="00671C8B">
              <w:tab/>
            </w:r>
            <w:r w:rsidRPr="0013339A">
              <w:rPr>
                <w:u w:val="single"/>
              </w:rPr>
              <w:t>99</w:t>
            </w:r>
            <w:r w:rsidRPr="00671C8B">
              <w:tab/>
            </w:r>
            <w:r>
              <w:tab/>
            </w:r>
            <w:r w:rsidRPr="00671C8B">
              <w:t>Not known or not detectable</w:t>
            </w:r>
          </w:p>
          <w:p w14:paraId="42940397" w14:textId="77777777" w:rsidR="00975CC4" w:rsidRPr="00FC2875" w:rsidRDefault="00975CC4" w:rsidP="00166AF3">
            <w:pPr>
              <w:pStyle w:val="TableBody"/>
            </w:pPr>
          </w:p>
          <w:p w14:paraId="435A93B8" w14:textId="77777777" w:rsidR="00975CC4" w:rsidRPr="00671C8B" w:rsidRDefault="00975CC4" w:rsidP="00166AF3">
            <w:pPr>
              <w:pStyle w:val="TableBody"/>
              <w:rPr>
                <w:lang w:eastAsia="zh-CN"/>
              </w:rPr>
            </w:pPr>
            <w:r w:rsidRPr="00671C8B">
              <w:rPr>
                <w:b/>
              </w:rPr>
              <w:t>&lt;ber&gt;</w:t>
            </w:r>
            <w:r w:rsidRPr="00424F1B">
              <w:tab/>
            </w:r>
            <w:r w:rsidRPr="00424F1B">
              <w:tab/>
            </w:r>
            <w:r>
              <w:t>Integer type; channel bit error rate (in percent)</w:t>
            </w:r>
          </w:p>
          <w:p w14:paraId="04E1C7D9" w14:textId="77777777" w:rsidR="00975CC4" w:rsidRDefault="00975CC4" w:rsidP="00166AF3">
            <w:pPr>
              <w:pStyle w:val="TableBody"/>
            </w:pPr>
            <w:r>
              <w:t>0 – 7</w:t>
            </w:r>
            <w:r>
              <w:tab/>
            </w:r>
            <w:r>
              <w:tab/>
              <w:t xml:space="preserve">As RXQUAL values in the table in </w:t>
            </w:r>
            <w:r w:rsidRPr="002055B7">
              <w:t>3GPP TS 45.008 [20] subclause 8.2.4</w:t>
            </w:r>
          </w:p>
          <w:p w14:paraId="64BC86AD" w14:textId="77777777" w:rsidR="00975CC4" w:rsidRPr="00671C8B" w:rsidRDefault="00975CC4" w:rsidP="00166AF3">
            <w:pPr>
              <w:pStyle w:val="TableBody"/>
            </w:pPr>
            <w:r w:rsidRPr="000963B3">
              <w:t>99</w:t>
            </w:r>
            <w:r>
              <w:t xml:space="preserve"> </w:t>
            </w:r>
            <w:r>
              <w:tab/>
            </w:r>
            <w:r>
              <w:tab/>
              <w:t>Not known or not detectable</w:t>
            </w:r>
          </w:p>
        </w:tc>
      </w:tr>
      <w:tr w:rsidR="00975CC4" w:rsidRPr="00671C8B" w14:paraId="18FB5A4D" w14:textId="77777777" w:rsidTr="00166AF3">
        <w:trPr>
          <w:cantSplit w:val="0"/>
          <w:trHeight w:val="815"/>
        </w:trPr>
        <w:tc>
          <w:tcPr>
            <w:tcW w:w="1728" w:type="dxa"/>
          </w:tcPr>
          <w:p w14:paraId="001A95FC" w14:textId="77777777" w:rsidR="00975CC4" w:rsidRPr="00CB4B23" w:rsidRDefault="00975CC4" w:rsidP="00166AF3">
            <w:pPr>
              <w:pStyle w:val="TableBody"/>
              <w:rPr>
                <w:u w:val="single"/>
              </w:rPr>
            </w:pPr>
            <w:r w:rsidRPr="00CB4B23">
              <w:rPr>
                <w:u w:val="single"/>
              </w:rPr>
              <w:t>Notes</w:t>
            </w:r>
          </w:p>
        </w:tc>
        <w:tc>
          <w:tcPr>
            <w:tcW w:w="7560" w:type="dxa"/>
          </w:tcPr>
          <w:p w14:paraId="16F89D45" w14:textId="77777777" w:rsidR="00975CC4" w:rsidRPr="00424F1B" w:rsidRDefault="00975CC4" w:rsidP="0059466D">
            <w:pPr>
              <w:pStyle w:val="TableBody"/>
              <w:numPr>
                <w:ilvl w:val="0"/>
                <w:numId w:val="103"/>
              </w:numPr>
            </w:pPr>
            <w:r>
              <w:t xml:space="preserve">For LTE, </w:t>
            </w:r>
            <w:r w:rsidRPr="00424F1B">
              <w:t>&lt;rssi&gt; is scaled from the current radio signal strength (RSRP) value of the serving cell.</w:t>
            </w:r>
            <w:r>
              <w:t xml:space="preserve"> </w:t>
            </w:r>
            <w:r w:rsidRPr="00424F1B">
              <w:t>RSRP is defined according to 3GPP TS 36.133 section 9.1.4, from -140 dBm to -44 dBm with 1 dB resolution.</w:t>
            </w:r>
          </w:p>
          <w:p w14:paraId="5AB626CD" w14:textId="77777777" w:rsidR="00975CC4" w:rsidRPr="00424F1B" w:rsidRDefault="00975CC4" w:rsidP="0059466D">
            <w:pPr>
              <w:pStyle w:val="TableBody"/>
              <w:numPr>
                <w:ilvl w:val="0"/>
                <w:numId w:val="103"/>
              </w:numPr>
            </w:pPr>
            <w:r w:rsidRPr="002055B7">
              <w:t>For LTE, &lt;ber&gt; is scaled to 0</w:t>
            </w:r>
            <w:r>
              <w:t xml:space="preserve"> – </w:t>
            </w:r>
            <w:r w:rsidRPr="002055B7">
              <w:t>7 from RSRQ signal quality 34</w:t>
            </w:r>
            <w:r>
              <w:t xml:space="preserve"> – </w:t>
            </w:r>
            <w:r w:rsidRPr="002055B7">
              <w:t>0. RSRQ is defined according to specification 3GPP 36.133 section 9.1.7, from -19.5 dBm to -3 dBm with 0.5 dB resolution.</w:t>
            </w:r>
          </w:p>
        </w:tc>
      </w:tr>
    </w:tbl>
    <w:p w14:paraId="7DC40121" w14:textId="77777777" w:rsidR="00975CC4" w:rsidRPr="00671C8B" w:rsidRDefault="00975CC4" w:rsidP="0059466D">
      <w:pPr>
        <w:pStyle w:val="Heading2"/>
        <w:numPr>
          <w:ilvl w:val="1"/>
          <w:numId w:val="11"/>
        </w:numPr>
        <w:ind w:left="1080" w:hanging="1080"/>
      </w:pPr>
      <w:bookmarkStart w:id="5110" w:name="_Toc377570775"/>
      <w:bookmarkStart w:id="5111" w:name="_Toc377738374"/>
      <w:bookmarkStart w:id="5112" w:name="_Toc377745480"/>
      <w:bookmarkStart w:id="5113" w:name="_Toc377990127"/>
      <w:bookmarkStart w:id="5114" w:name="_Toc377994592"/>
      <w:bookmarkStart w:id="5115" w:name="_Toc378087128"/>
      <w:bookmarkStart w:id="5116" w:name="_Toc378173089"/>
      <w:bookmarkStart w:id="5117" w:name="_Toc378176084"/>
      <w:bookmarkStart w:id="5118" w:name="_Toc378178729"/>
      <w:bookmarkStart w:id="5119" w:name="_Toc378181385"/>
      <w:bookmarkStart w:id="5120" w:name="_Toc380052681"/>
      <w:bookmarkStart w:id="5121" w:name="_Toc380055286"/>
      <w:bookmarkStart w:id="5122" w:name="_Toc380057770"/>
      <w:bookmarkStart w:id="5123" w:name="_Toc380060378"/>
      <w:bookmarkStart w:id="5124" w:name="_Toc380405889"/>
      <w:bookmarkStart w:id="5125" w:name="_Toc369683928"/>
      <w:bookmarkStart w:id="5126" w:name="_Toc377570783"/>
      <w:bookmarkStart w:id="5127" w:name="_Toc377738382"/>
      <w:bookmarkStart w:id="5128" w:name="_Toc377745488"/>
      <w:bookmarkStart w:id="5129" w:name="_Toc377990135"/>
      <w:bookmarkStart w:id="5130" w:name="_Toc377994600"/>
      <w:bookmarkStart w:id="5131" w:name="_Toc378087136"/>
      <w:bookmarkStart w:id="5132" w:name="_Toc378173097"/>
      <w:bookmarkStart w:id="5133" w:name="_Toc378176092"/>
      <w:bookmarkStart w:id="5134" w:name="_Toc378178737"/>
      <w:bookmarkStart w:id="5135" w:name="_Toc378181393"/>
      <w:bookmarkStart w:id="5136" w:name="_Toc380052689"/>
      <w:bookmarkStart w:id="5137" w:name="_Toc380055294"/>
      <w:bookmarkStart w:id="5138" w:name="_Toc380057778"/>
      <w:bookmarkStart w:id="5139" w:name="_Toc380060386"/>
      <w:bookmarkStart w:id="5140" w:name="_Toc380405897"/>
      <w:bookmarkStart w:id="5141" w:name="_Ref448916217"/>
      <w:bookmarkStart w:id="5142" w:name="_Toc486251580"/>
      <w:bookmarkStart w:id="5143" w:name="_Toc489457434"/>
      <w:bookmarkStart w:id="5144" w:name="_Toc78179808"/>
      <w:bookmarkStart w:id="5145" w:name="_Toc170125849"/>
      <w:bookmarkStart w:id="5146" w:name="_Toc345081303"/>
      <w:bookmarkStart w:id="5147" w:name="_Toc349753048"/>
      <w:bookmarkStart w:id="5148" w:name="_Toc349753939"/>
      <w:bookmarkStart w:id="5149" w:name="_Ref366744359"/>
      <w:bookmarkStart w:id="5150" w:name="_Ref369081061"/>
      <w:bookmarkStart w:id="5151" w:name="_Toc368586006"/>
      <w:bookmarkStart w:id="5152" w:name="_Ref390074889"/>
      <w:bookmarkStart w:id="5153" w:name="_Ref390074893"/>
      <w:bookmarkStart w:id="5154" w:name="_Ref407115005"/>
      <w:bookmarkStart w:id="5155" w:name="_Ref407115008"/>
      <w:bookmarkStart w:id="5156" w:name="_Toc185654551"/>
      <w:bookmarkStart w:id="5157" w:name="_Toc345081310"/>
      <w:bookmarkStart w:id="5158" w:name="_Toc349753055"/>
      <w:bookmarkStart w:id="5159" w:name="_Toc349753946"/>
      <w:bookmarkStart w:id="5160" w:name="_Ref366744424"/>
      <w:bookmarkStart w:id="5161" w:name="_Ref369081126"/>
      <w:bookmarkStart w:id="5162" w:name="_Toc368586013"/>
      <w:bookmarkStart w:id="5163" w:name="_Ref372105912"/>
      <w:bookmarkStart w:id="5164" w:name="_Ref381865176"/>
      <w:bookmarkStart w:id="5165" w:name="_Ref381865178"/>
      <w:bookmarkStart w:id="5166" w:name="_Ref390078303"/>
      <w:bookmarkStart w:id="5167" w:name="_Ref390078305"/>
      <w:bookmarkStart w:id="5168" w:name="_Toc185654552"/>
      <w:bookmarkEnd w:id="5110"/>
      <w:bookmarkEnd w:id="5111"/>
      <w:bookmarkEnd w:id="5112"/>
      <w:bookmarkEnd w:id="5113"/>
      <w:bookmarkEnd w:id="5114"/>
      <w:bookmarkEnd w:id="5115"/>
      <w:bookmarkEnd w:id="5116"/>
      <w:bookmarkEnd w:id="5117"/>
      <w:bookmarkEnd w:id="5118"/>
      <w:bookmarkEnd w:id="5119"/>
      <w:bookmarkEnd w:id="5120"/>
      <w:bookmarkEnd w:id="5121"/>
      <w:bookmarkEnd w:id="5122"/>
      <w:bookmarkEnd w:id="5123"/>
      <w:bookmarkEnd w:id="5124"/>
      <w:bookmarkEnd w:id="5125"/>
      <w:bookmarkEnd w:id="5126"/>
      <w:bookmarkEnd w:id="5127"/>
      <w:bookmarkEnd w:id="5128"/>
      <w:bookmarkEnd w:id="5129"/>
      <w:bookmarkEnd w:id="5130"/>
      <w:bookmarkEnd w:id="5131"/>
      <w:bookmarkEnd w:id="5132"/>
      <w:bookmarkEnd w:id="5133"/>
      <w:bookmarkEnd w:id="5134"/>
      <w:bookmarkEnd w:id="5135"/>
      <w:bookmarkEnd w:id="5136"/>
      <w:bookmarkEnd w:id="5137"/>
      <w:bookmarkEnd w:id="5138"/>
      <w:bookmarkEnd w:id="5139"/>
      <w:bookmarkEnd w:id="5140"/>
      <w:commentRangeStart w:id="5169"/>
      <w:r>
        <w:t>+KCELL</w:t>
      </w:r>
      <w:r w:rsidRPr="00671C8B">
        <w:t xml:space="preserve"> Command: </w:t>
      </w:r>
      <w:r>
        <w:t>Cell Environment Information</w:t>
      </w:r>
      <w:commentRangeEnd w:id="5169"/>
      <w:r>
        <w:rPr>
          <w:rStyle w:val="CommentReference"/>
          <w:rFonts w:ascii="Verdana" w:eastAsia="Times New Roman" w:hAnsi="Verdana" w:cs="Times New Roman"/>
          <w:b w:val="0"/>
          <w:lang w:eastAsia="en-US"/>
        </w:rPr>
        <w:commentReference w:id="5169"/>
      </w:r>
      <w:bookmarkEnd w:id="5141"/>
      <w:bookmarkEnd w:id="5142"/>
      <w:bookmarkEnd w:id="5143"/>
    </w:p>
    <w:tbl>
      <w:tblPr>
        <w:tblStyle w:val="TableSWIleft"/>
        <w:tblW w:w="9288" w:type="dxa"/>
        <w:tblLayout w:type="fixed"/>
        <w:tblLook w:val="04A0" w:firstRow="1" w:lastRow="0" w:firstColumn="1" w:lastColumn="0" w:noHBand="0" w:noVBand="1"/>
      </w:tblPr>
      <w:tblGrid>
        <w:gridCol w:w="1728"/>
        <w:gridCol w:w="7560"/>
      </w:tblGrid>
      <w:tr w:rsidR="00975CC4" w:rsidRPr="00671C8B" w14:paraId="4B2A1383"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636C41ED" w14:textId="1B03C051" w:rsidR="00975CC4" w:rsidRPr="00671C8B" w:rsidRDefault="00975CC4">
            <w:pPr>
              <w:pStyle w:val="TableRowHead"/>
              <w:spacing w:before="144" w:after="144"/>
              <w:rPr>
                <w:bCs w:val="0"/>
              </w:rPr>
            </w:pPr>
            <w:del w:id="5170" w:author="Alban Roche" w:date="2017-08-02T14:40:00Z">
              <w:r w:rsidDel="00F22490">
                <w:delText>HL7618, HL7618RD, HL7648, HL7650, HL7688, HL7690 and HL7692</w:delText>
              </w:r>
            </w:del>
            <w:ins w:id="5171" w:author="Alban Roche" w:date="2017-08-02T14:40:00Z">
              <w:r w:rsidR="00F22490">
                <w:t>HL7800</w:t>
              </w:r>
            </w:ins>
          </w:p>
        </w:tc>
      </w:tr>
      <w:tr w:rsidR="00975CC4" w:rsidRPr="00671C8B" w14:paraId="5257114A" w14:textId="77777777" w:rsidTr="00166AF3">
        <w:trPr>
          <w:trHeight w:val="135"/>
        </w:trPr>
        <w:tc>
          <w:tcPr>
            <w:tcW w:w="1728" w:type="dxa"/>
          </w:tcPr>
          <w:p w14:paraId="283B7071" w14:textId="77777777" w:rsidR="00975CC4" w:rsidRPr="00671C8B" w:rsidRDefault="00975CC4" w:rsidP="00166AF3">
            <w:pPr>
              <w:pStyle w:val="TableBody"/>
              <w:rPr>
                <w:i/>
              </w:rPr>
            </w:pPr>
            <w:r w:rsidRPr="00671C8B">
              <w:rPr>
                <w:i/>
              </w:rPr>
              <w:t>Test command</w:t>
            </w:r>
          </w:p>
          <w:p w14:paraId="0B556F74" w14:textId="77777777" w:rsidR="00975CC4" w:rsidRPr="00671C8B" w:rsidRDefault="00975CC4" w:rsidP="00166AF3">
            <w:pPr>
              <w:pStyle w:val="TableBody"/>
            </w:pPr>
          </w:p>
          <w:p w14:paraId="67A164CB" w14:textId="77777777" w:rsidR="00975CC4" w:rsidRPr="00671C8B" w:rsidRDefault="00975CC4" w:rsidP="00166AF3">
            <w:pPr>
              <w:pStyle w:val="TableBody"/>
              <w:rPr>
                <w:u w:val="single"/>
              </w:rPr>
            </w:pPr>
            <w:r w:rsidRPr="00671C8B">
              <w:rPr>
                <w:u w:val="single"/>
              </w:rPr>
              <w:t>Syntax</w:t>
            </w:r>
          </w:p>
          <w:p w14:paraId="35A4ADAB" w14:textId="77777777" w:rsidR="00975CC4" w:rsidRPr="00671C8B" w:rsidRDefault="00975CC4" w:rsidP="00166AF3">
            <w:pPr>
              <w:pStyle w:val="TableBody"/>
              <w:rPr>
                <w:b/>
              </w:rPr>
            </w:pPr>
            <w:r w:rsidRPr="00671C8B">
              <w:rPr>
                <w:b/>
              </w:rPr>
              <w:t>AT+KCELL=?</w:t>
            </w:r>
          </w:p>
        </w:tc>
        <w:tc>
          <w:tcPr>
            <w:tcW w:w="7560" w:type="dxa"/>
          </w:tcPr>
          <w:p w14:paraId="09A73E82" w14:textId="77777777" w:rsidR="00975CC4" w:rsidRPr="00671C8B" w:rsidRDefault="00975CC4" w:rsidP="00166AF3">
            <w:pPr>
              <w:pStyle w:val="TableBody"/>
              <w:rPr>
                <w:u w:val="single"/>
              </w:rPr>
            </w:pPr>
          </w:p>
          <w:p w14:paraId="7015BC58" w14:textId="77777777" w:rsidR="00975CC4" w:rsidRPr="00671C8B" w:rsidRDefault="00975CC4" w:rsidP="00166AF3">
            <w:pPr>
              <w:pStyle w:val="TableBody"/>
              <w:rPr>
                <w:u w:val="single"/>
              </w:rPr>
            </w:pPr>
          </w:p>
          <w:p w14:paraId="0CE761E0" w14:textId="77777777" w:rsidR="00975CC4" w:rsidRPr="00671C8B" w:rsidRDefault="00975CC4" w:rsidP="00166AF3">
            <w:pPr>
              <w:pStyle w:val="TableBody"/>
              <w:rPr>
                <w:u w:val="single"/>
              </w:rPr>
            </w:pPr>
            <w:r w:rsidRPr="00671C8B">
              <w:rPr>
                <w:u w:val="single"/>
              </w:rPr>
              <w:t>Response</w:t>
            </w:r>
          </w:p>
          <w:p w14:paraId="23A2830D" w14:textId="77777777" w:rsidR="00975CC4" w:rsidRPr="00671C8B" w:rsidRDefault="00975CC4" w:rsidP="00166AF3">
            <w:pPr>
              <w:pStyle w:val="TableBody"/>
            </w:pPr>
            <w:r w:rsidRPr="00671C8B">
              <w:rPr>
                <w:b/>
              </w:rPr>
              <w:t>+KCELL:</w:t>
            </w:r>
            <w:r w:rsidRPr="00671C8B">
              <w:t xml:space="preserve"> (list of supported </w:t>
            </w:r>
            <w:r w:rsidRPr="00671C8B">
              <w:rPr>
                <w:b/>
              </w:rPr>
              <w:t>&lt;revision&gt;</w:t>
            </w:r>
            <w:r w:rsidRPr="00671C8B">
              <w:t>s)</w:t>
            </w:r>
          </w:p>
          <w:p w14:paraId="2C8A57CD" w14:textId="77777777" w:rsidR="00975CC4" w:rsidRPr="00671C8B" w:rsidRDefault="00975CC4" w:rsidP="00166AF3">
            <w:pPr>
              <w:pStyle w:val="TableBody"/>
            </w:pPr>
            <w:r w:rsidRPr="00671C8B">
              <w:rPr>
                <w:b/>
              </w:rPr>
              <w:t>OK</w:t>
            </w:r>
          </w:p>
        </w:tc>
      </w:tr>
      <w:tr w:rsidR="00975CC4" w:rsidRPr="00671C8B" w14:paraId="7BFEFB16" w14:textId="77777777" w:rsidTr="00166AF3">
        <w:trPr>
          <w:trHeight w:val="135"/>
        </w:trPr>
        <w:tc>
          <w:tcPr>
            <w:tcW w:w="1728" w:type="dxa"/>
          </w:tcPr>
          <w:p w14:paraId="713F1819" w14:textId="77777777" w:rsidR="00975CC4" w:rsidRPr="00671C8B" w:rsidRDefault="00975CC4" w:rsidP="00166AF3">
            <w:pPr>
              <w:pStyle w:val="TableBody"/>
              <w:rPr>
                <w:i/>
              </w:rPr>
            </w:pPr>
            <w:r w:rsidRPr="00671C8B">
              <w:rPr>
                <w:i/>
              </w:rPr>
              <w:t>Read command</w:t>
            </w:r>
          </w:p>
          <w:p w14:paraId="1C8C7D95" w14:textId="77777777" w:rsidR="00975CC4" w:rsidRPr="00671C8B" w:rsidRDefault="00975CC4" w:rsidP="00166AF3">
            <w:pPr>
              <w:pStyle w:val="TableBody"/>
            </w:pPr>
          </w:p>
          <w:p w14:paraId="54BA7267" w14:textId="77777777" w:rsidR="00975CC4" w:rsidRPr="00671C8B" w:rsidRDefault="00975CC4" w:rsidP="00166AF3">
            <w:pPr>
              <w:pStyle w:val="TableBody"/>
              <w:rPr>
                <w:u w:val="single"/>
              </w:rPr>
            </w:pPr>
            <w:r w:rsidRPr="00671C8B">
              <w:rPr>
                <w:u w:val="single"/>
              </w:rPr>
              <w:t>Syntax</w:t>
            </w:r>
          </w:p>
          <w:p w14:paraId="0FC3B8E1" w14:textId="77777777" w:rsidR="00975CC4" w:rsidRPr="00671C8B" w:rsidRDefault="00975CC4" w:rsidP="00166AF3">
            <w:pPr>
              <w:pStyle w:val="TableBody"/>
              <w:rPr>
                <w:i/>
              </w:rPr>
            </w:pPr>
            <w:r w:rsidRPr="00671C8B">
              <w:rPr>
                <w:b/>
              </w:rPr>
              <w:t>AT+KCELL?</w:t>
            </w:r>
          </w:p>
        </w:tc>
        <w:tc>
          <w:tcPr>
            <w:tcW w:w="7560" w:type="dxa"/>
          </w:tcPr>
          <w:p w14:paraId="629852F2" w14:textId="77777777" w:rsidR="00975CC4" w:rsidRPr="00671C8B" w:rsidRDefault="00975CC4" w:rsidP="00166AF3">
            <w:pPr>
              <w:pStyle w:val="TableBody"/>
              <w:rPr>
                <w:u w:val="single"/>
              </w:rPr>
            </w:pPr>
          </w:p>
          <w:p w14:paraId="08B30B7F" w14:textId="77777777" w:rsidR="00975CC4" w:rsidRPr="00671C8B" w:rsidRDefault="00975CC4" w:rsidP="00166AF3">
            <w:pPr>
              <w:pStyle w:val="TableBody"/>
              <w:rPr>
                <w:u w:val="single"/>
              </w:rPr>
            </w:pPr>
          </w:p>
          <w:p w14:paraId="57CCCB18" w14:textId="77777777" w:rsidR="00975CC4" w:rsidRPr="00671C8B" w:rsidRDefault="00975CC4" w:rsidP="00166AF3">
            <w:pPr>
              <w:pStyle w:val="TableBody"/>
              <w:rPr>
                <w:u w:val="single"/>
              </w:rPr>
            </w:pPr>
            <w:r w:rsidRPr="00671C8B">
              <w:rPr>
                <w:u w:val="single"/>
              </w:rPr>
              <w:t>Response</w:t>
            </w:r>
          </w:p>
          <w:p w14:paraId="66984E41" w14:textId="77777777" w:rsidR="00975CC4" w:rsidRPr="00671C8B" w:rsidRDefault="00975CC4" w:rsidP="00166AF3">
            <w:pPr>
              <w:pStyle w:val="TableBody"/>
              <w:rPr>
                <w:u w:val="single"/>
              </w:rPr>
            </w:pPr>
            <w:r w:rsidRPr="00671C8B">
              <w:rPr>
                <w:b/>
              </w:rPr>
              <w:t>OK</w:t>
            </w:r>
          </w:p>
        </w:tc>
      </w:tr>
      <w:tr w:rsidR="00975CC4" w:rsidRPr="00671C8B" w14:paraId="60CE7A99" w14:textId="77777777" w:rsidTr="00166AF3">
        <w:trPr>
          <w:cantSplit w:val="0"/>
          <w:trHeight w:val="135"/>
        </w:trPr>
        <w:tc>
          <w:tcPr>
            <w:tcW w:w="1728" w:type="dxa"/>
          </w:tcPr>
          <w:p w14:paraId="7FF37546" w14:textId="77777777" w:rsidR="00975CC4" w:rsidRPr="00671C8B" w:rsidRDefault="00975CC4" w:rsidP="00166AF3">
            <w:pPr>
              <w:pStyle w:val="TableBody"/>
              <w:pageBreakBefore/>
              <w:rPr>
                <w:i/>
              </w:rPr>
            </w:pPr>
            <w:r w:rsidRPr="00671C8B">
              <w:rPr>
                <w:i/>
              </w:rPr>
              <w:lastRenderedPageBreak/>
              <w:t>Write command</w:t>
            </w:r>
          </w:p>
          <w:p w14:paraId="39E6E90E" w14:textId="77777777" w:rsidR="00975CC4" w:rsidRPr="00671C8B" w:rsidRDefault="00975CC4" w:rsidP="00166AF3">
            <w:pPr>
              <w:pStyle w:val="TableBody"/>
            </w:pPr>
          </w:p>
          <w:p w14:paraId="6A8783D8" w14:textId="77777777" w:rsidR="00975CC4" w:rsidRPr="00671C8B" w:rsidRDefault="00975CC4" w:rsidP="00166AF3">
            <w:pPr>
              <w:pStyle w:val="TableBody"/>
              <w:rPr>
                <w:u w:val="single"/>
              </w:rPr>
            </w:pPr>
            <w:r w:rsidRPr="00671C8B">
              <w:rPr>
                <w:u w:val="single"/>
              </w:rPr>
              <w:t>Syntax</w:t>
            </w:r>
          </w:p>
          <w:p w14:paraId="6BD9D36D" w14:textId="77777777" w:rsidR="00975CC4" w:rsidRPr="00671C8B" w:rsidRDefault="00975CC4" w:rsidP="00166AF3">
            <w:pPr>
              <w:pStyle w:val="TableBody"/>
              <w:rPr>
                <w:i/>
              </w:rPr>
            </w:pPr>
            <w:r w:rsidRPr="00671C8B">
              <w:rPr>
                <w:b/>
              </w:rPr>
              <w:t>AT+KCELL=</w:t>
            </w:r>
            <w:r w:rsidRPr="00671C8B">
              <w:rPr>
                <w:b/>
              </w:rPr>
              <w:br/>
              <w:t>&lt;revision&gt;</w:t>
            </w:r>
          </w:p>
        </w:tc>
        <w:tc>
          <w:tcPr>
            <w:tcW w:w="7560" w:type="dxa"/>
          </w:tcPr>
          <w:p w14:paraId="1E90F443" w14:textId="77777777" w:rsidR="00975CC4" w:rsidRPr="00671C8B" w:rsidRDefault="00975CC4" w:rsidP="00166AF3">
            <w:pPr>
              <w:pStyle w:val="TableBody"/>
              <w:rPr>
                <w:u w:val="single"/>
              </w:rPr>
            </w:pPr>
          </w:p>
          <w:p w14:paraId="39F764F7" w14:textId="77777777" w:rsidR="00975CC4" w:rsidRPr="00671C8B" w:rsidRDefault="00975CC4" w:rsidP="00166AF3">
            <w:pPr>
              <w:pStyle w:val="TableBody"/>
              <w:rPr>
                <w:u w:val="single"/>
              </w:rPr>
            </w:pPr>
          </w:p>
          <w:p w14:paraId="62E91B2A" w14:textId="77777777" w:rsidR="00975CC4" w:rsidRPr="00671C8B" w:rsidRDefault="00975CC4" w:rsidP="00166AF3">
            <w:pPr>
              <w:pStyle w:val="TableBody"/>
              <w:rPr>
                <w:u w:val="single"/>
              </w:rPr>
            </w:pPr>
            <w:r w:rsidRPr="00671C8B">
              <w:rPr>
                <w:u w:val="single"/>
              </w:rPr>
              <w:t>Response</w:t>
            </w:r>
          </w:p>
          <w:p w14:paraId="23C40662" w14:textId="77777777" w:rsidR="00975CC4" w:rsidRDefault="00975CC4" w:rsidP="00166AF3">
            <w:pPr>
              <w:pStyle w:val="TableBody"/>
              <w:keepNext/>
            </w:pPr>
            <w:r>
              <w:t>For GSM cells:</w:t>
            </w:r>
          </w:p>
          <w:p w14:paraId="32359533" w14:textId="77777777" w:rsidR="00975CC4" w:rsidRDefault="00975CC4" w:rsidP="00166AF3">
            <w:pPr>
              <w:pStyle w:val="TableBody"/>
              <w:rPr>
                <w:b/>
              </w:rPr>
            </w:pPr>
            <w:r w:rsidRPr="006827C8">
              <w:rPr>
                <w:b/>
              </w:rPr>
              <w:t>+KCELL:</w:t>
            </w:r>
            <w:r>
              <w:rPr>
                <w:b/>
              </w:rPr>
              <w:t xml:space="preserve"> </w:t>
            </w:r>
            <w:r w:rsidRPr="006827C8">
              <w:rPr>
                <w:b/>
              </w:rPr>
              <w:t>&lt;nbGSMcells&gt;[,&lt;cell_typei&gt;,&lt;ARFCNi&gt;,&lt;BSICi&gt;,&lt;PLMNi&gt;,&lt;LACi&gt;,</w:t>
            </w:r>
          </w:p>
          <w:p w14:paraId="4CA996D3" w14:textId="77777777" w:rsidR="00975CC4" w:rsidRDefault="00975CC4" w:rsidP="00166AF3">
            <w:pPr>
              <w:pStyle w:val="TableBody"/>
              <w:rPr>
                <w:b/>
              </w:rPr>
            </w:pPr>
            <w:r w:rsidRPr="006827C8">
              <w:rPr>
                <w:b/>
              </w:rPr>
              <w:t>&lt;</w:t>
            </w:r>
            <w:r>
              <w:rPr>
                <w:b/>
              </w:rPr>
              <w:t>GSM_</w:t>
            </w:r>
            <w:r w:rsidRPr="006827C8">
              <w:rPr>
                <w:b/>
              </w:rPr>
              <w:t>CIi&gt;,&lt;RSSIi&gt;,&lt;</w:t>
            </w:r>
            <w:r>
              <w:rPr>
                <w:b/>
              </w:rPr>
              <w:t>GSM_</w:t>
            </w:r>
            <w:r w:rsidRPr="006827C8">
              <w:rPr>
                <w:b/>
              </w:rPr>
              <w:t>TA&gt;][,&lt;cell_typei&gt;,&lt;ARFCNi&gt;,&lt;BSICi&gt;,&lt;PLMNi&gt;,</w:t>
            </w:r>
          </w:p>
          <w:p w14:paraId="210BF991" w14:textId="77777777" w:rsidR="00975CC4" w:rsidRPr="006827C8" w:rsidRDefault="00975CC4" w:rsidP="00166AF3">
            <w:pPr>
              <w:pStyle w:val="TableBody"/>
              <w:rPr>
                <w:b/>
              </w:rPr>
            </w:pPr>
            <w:r w:rsidRPr="006827C8">
              <w:rPr>
                <w:b/>
              </w:rPr>
              <w:t>&lt;LACi&gt;,&lt;CIi&gt;,&lt;RSSIi&gt;][…]]</w:t>
            </w:r>
          </w:p>
          <w:p w14:paraId="6371EC24" w14:textId="77777777" w:rsidR="00975CC4" w:rsidRDefault="00975CC4" w:rsidP="00166AF3">
            <w:pPr>
              <w:pStyle w:val="TableBody"/>
              <w:keepNext/>
            </w:pPr>
          </w:p>
          <w:p w14:paraId="247D1153" w14:textId="77777777" w:rsidR="00975CC4" w:rsidRPr="007D3118" w:rsidRDefault="00975CC4" w:rsidP="00166AF3">
            <w:pPr>
              <w:pStyle w:val="TableBody"/>
              <w:keepNext/>
              <w:rPr>
                <w:rPrChange w:id="5172" w:author="Alban Roche" w:date="2017-08-02T14:36:00Z">
                  <w:rPr>
                    <w:lang w:val="fr-FR"/>
                  </w:rPr>
                </w:rPrChange>
              </w:rPr>
            </w:pPr>
            <w:r w:rsidRPr="00CF114F">
              <w:t>For UMTS cells:</w:t>
            </w:r>
          </w:p>
          <w:p w14:paraId="6D0E545F" w14:textId="77777777" w:rsidR="00975CC4" w:rsidRPr="007D3118" w:rsidRDefault="00975CC4" w:rsidP="00166AF3">
            <w:pPr>
              <w:pStyle w:val="TableBody"/>
              <w:keepNext/>
              <w:rPr>
                <w:b/>
                <w:rPrChange w:id="5173" w:author="Alban Roche" w:date="2017-08-02T14:36:00Z">
                  <w:rPr>
                    <w:b/>
                    <w:lang w:val="fr-FR"/>
                  </w:rPr>
                </w:rPrChange>
              </w:rPr>
            </w:pPr>
            <w:r w:rsidRPr="007D3118">
              <w:rPr>
                <w:b/>
                <w:rPrChange w:id="5174" w:author="Alban Roche" w:date="2017-08-02T14:36:00Z">
                  <w:rPr>
                    <w:b/>
                    <w:lang w:val="fr-FR"/>
                  </w:rPr>
                </w:rPrChange>
              </w:rPr>
              <w:t>+KCELL: &lt;nbUMTScells&gt;[,&lt;cell_type</w:t>
            </w:r>
            <w:r w:rsidRPr="007D3118">
              <w:rPr>
                <w:b/>
                <w:vertAlign w:val="subscript"/>
                <w:rPrChange w:id="5175" w:author="Alban Roche" w:date="2017-08-02T14:36:00Z">
                  <w:rPr>
                    <w:b/>
                    <w:vertAlign w:val="subscript"/>
                    <w:lang w:val="fr-FR"/>
                  </w:rPr>
                </w:rPrChange>
              </w:rPr>
              <w:t>k</w:t>
            </w:r>
            <w:r w:rsidRPr="007D3118">
              <w:rPr>
                <w:b/>
                <w:rPrChange w:id="5176" w:author="Alban Roche" w:date="2017-08-02T14:36:00Z">
                  <w:rPr>
                    <w:b/>
                    <w:lang w:val="fr-FR"/>
                  </w:rPr>
                </w:rPrChange>
              </w:rPr>
              <w:t>&gt;,&lt;dl_UARFCN</w:t>
            </w:r>
            <w:r w:rsidRPr="007D3118">
              <w:rPr>
                <w:b/>
                <w:vertAlign w:val="subscript"/>
                <w:rPrChange w:id="5177" w:author="Alban Roche" w:date="2017-08-02T14:36:00Z">
                  <w:rPr>
                    <w:b/>
                    <w:vertAlign w:val="subscript"/>
                    <w:lang w:val="fr-FR"/>
                  </w:rPr>
                </w:rPrChange>
              </w:rPr>
              <w:t>k</w:t>
            </w:r>
            <w:r w:rsidRPr="007D3118">
              <w:rPr>
                <w:b/>
                <w:rPrChange w:id="5178" w:author="Alban Roche" w:date="2017-08-02T14:36:00Z">
                  <w:rPr>
                    <w:b/>
                    <w:lang w:val="fr-FR"/>
                  </w:rPr>
                </w:rPrChange>
              </w:rPr>
              <w:t>&gt;,&lt;PLMN</w:t>
            </w:r>
            <w:r w:rsidRPr="007D3118">
              <w:rPr>
                <w:b/>
                <w:vertAlign w:val="subscript"/>
                <w:rPrChange w:id="5179" w:author="Alban Roche" w:date="2017-08-02T14:36:00Z">
                  <w:rPr>
                    <w:b/>
                    <w:vertAlign w:val="subscript"/>
                    <w:lang w:val="fr-FR"/>
                  </w:rPr>
                </w:rPrChange>
              </w:rPr>
              <w:t>k</w:t>
            </w:r>
            <w:r w:rsidRPr="007D3118">
              <w:rPr>
                <w:b/>
                <w:rPrChange w:id="5180" w:author="Alban Roche" w:date="2017-08-02T14:36:00Z">
                  <w:rPr>
                    <w:b/>
                    <w:lang w:val="fr-FR"/>
                  </w:rPr>
                </w:rPrChange>
              </w:rPr>
              <w:t>&gt;,&lt;LAC</w:t>
            </w:r>
            <w:r w:rsidRPr="007D3118">
              <w:rPr>
                <w:b/>
                <w:vertAlign w:val="subscript"/>
                <w:rPrChange w:id="5181" w:author="Alban Roche" w:date="2017-08-02T14:36:00Z">
                  <w:rPr>
                    <w:b/>
                    <w:vertAlign w:val="subscript"/>
                    <w:lang w:val="fr-FR"/>
                  </w:rPr>
                </w:rPrChange>
              </w:rPr>
              <w:t>k</w:t>
            </w:r>
            <w:r w:rsidRPr="007D3118">
              <w:rPr>
                <w:b/>
                <w:rPrChange w:id="5182" w:author="Alban Roche" w:date="2017-08-02T14:36:00Z">
                  <w:rPr>
                    <w:b/>
                    <w:lang w:val="fr-FR"/>
                  </w:rPr>
                </w:rPrChange>
              </w:rPr>
              <w:t>&gt;,</w:t>
            </w:r>
            <w:r w:rsidRPr="007D3118">
              <w:rPr>
                <w:b/>
                <w:rPrChange w:id="5183" w:author="Alban Roche" w:date="2017-08-02T14:36:00Z">
                  <w:rPr>
                    <w:b/>
                    <w:lang w:val="fr-FR"/>
                  </w:rPr>
                </w:rPrChange>
              </w:rPr>
              <w:br/>
              <w:t>&lt;UMTS_CI</w:t>
            </w:r>
            <w:r w:rsidRPr="007D3118">
              <w:rPr>
                <w:b/>
                <w:vertAlign w:val="subscript"/>
                <w:rPrChange w:id="5184" w:author="Alban Roche" w:date="2017-08-02T14:36:00Z">
                  <w:rPr>
                    <w:b/>
                    <w:vertAlign w:val="subscript"/>
                    <w:lang w:val="fr-FR"/>
                  </w:rPr>
                </w:rPrChange>
              </w:rPr>
              <w:t>k</w:t>
            </w:r>
            <w:r w:rsidRPr="007D3118">
              <w:rPr>
                <w:b/>
                <w:rPrChange w:id="5185" w:author="Alban Roche" w:date="2017-08-02T14:36:00Z">
                  <w:rPr>
                    <w:b/>
                    <w:lang w:val="fr-FR"/>
                  </w:rPr>
                </w:rPrChange>
              </w:rPr>
              <w:t>&gt;,&lt;scrambling_code</w:t>
            </w:r>
            <w:r w:rsidRPr="007D3118">
              <w:rPr>
                <w:b/>
                <w:vertAlign w:val="subscript"/>
                <w:rPrChange w:id="5186" w:author="Alban Roche" w:date="2017-08-02T14:36:00Z">
                  <w:rPr>
                    <w:b/>
                    <w:vertAlign w:val="subscript"/>
                    <w:lang w:val="fr-FR"/>
                  </w:rPr>
                </w:rPrChange>
              </w:rPr>
              <w:t>k</w:t>
            </w:r>
            <w:r w:rsidRPr="007D3118">
              <w:rPr>
                <w:b/>
                <w:rPrChange w:id="5187" w:author="Alban Roche" w:date="2017-08-02T14:36:00Z">
                  <w:rPr>
                    <w:b/>
                    <w:lang w:val="fr-FR"/>
                  </w:rPr>
                </w:rPrChange>
              </w:rPr>
              <w:t>&gt;,&lt;rscp</w:t>
            </w:r>
            <w:r w:rsidRPr="007D3118">
              <w:rPr>
                <w:b/>
                <w:vertAlign w:val="subscript"/>
                <w:rPrChange w:id="5188" w:author="Alban Roche" w:date="2017-08-02T14:36:00Z">
                  <w:rPr>
                    <w:b/>
                    <w:vertAlign w:val="subscript"/>
                    <w:lang w:val="fr-FR"/>
                  </w:rPr>
                </w:rPrChange>
              </w:rPr>
              <w:t>k</w:t>
            </w:r>
            <w:r w:rsidRPr="007D3118">
              <w:rPr>
                <w:b/>
                <w:rPrChange w:id="5189" w:author="Alban Roche" w:date="2017-08-02T14:36:00Z">
                  <w:rPr>
                    <w:b/>
                    <w:lang w:val="fr-FR"/>
                  </w:rPr>
                </w:rPrChange>
              </w:rPr>
              <w:t>&gt;,&lt;ecno</w:t>
            </w:r>
            <w:r w:rsidRPr="007D3118">
              <w:rPr>
                <w:b/>
                <w:vertAlign w:val="subscript"/>
                <w:rPrChange w:id="5190" w:author="Alban Roche" w:date="2017-08-02T14:36:00Z">
                  <w:rPr>
                    <w:b/>
                    <w:vertAlign w:val="subscript"/>
                    <w:lang w:val="fr-FR"/>
                  </w:rPr>
                </w:rPrChange>
              </w:rPr>
              <w:t>k</w:t>
            </w:r>
            <w:r w:rsidRPr="007D3118">
              <w:rPr>
                <w:b/>
                <w:rPrChange w:id="5191" w:author="Alban Roche" w:date="2017-08-02T14:36:00Z">
                  <w:rPr>
                    <w:b/>
                    <w:lang w:val="fr-FR"/>
                  </w:rPr>
                </w:rPrChange>
              </w:rPr>
              <w:t>&gt;[,&lt;pathloss</w:t>
            </w:r>
            <w:r w:rsidRPr="007D3118">
              <w:rPr>
                <w:b/>
                <w:vertAlign w:val="subscript"/>
                <w:rPrChange w:id="5192" w:author="Alban Roche" w:date="2017-08-02T14:36:00Z">
                  <w:rPr>
                    <w:b/>
                    <w:vertAlign w:val="subscript"/>
                    <w:lang w:val="fr-FR"/>
                  </w:rPr>
                </w:rPrChange>
              </w:rPr>
              <w:t>k</w:t>
            </w:r>
            <w:r w:rsidRPr="007D3118">
              <w:rPr>
                <w:b/>
                <w:rPrChange w:id="5193" w:author="Alban Roche" w:date="2017-08-02T14:36:00Z">
                  <w:rPr>
                    <w:b/>
                    <w:lang w:val="fr-FR"/>
                  </w:rPr>
                </w:rPrChange>
              </w:rPr>
              <w:t>&gt;]][…]]</w:t>
            </w:r>
          </w:p>
          <w:p w14:paraId="59C7BBB1" w14:textId="77777777" w:rsidR="00975CC4" w:rsidRDefault="00975CC4" w:rsidP="00166AF3">
            <w:pPr>
              <w:pStyle w:val="TableBody"/>
              <w:keepNext/>
              <w:rPr>
                <w:b/>
              </w:rPr>
            </w:pPr>
            <w:r>
              <w:rPr>
                <w:b/>
              </w:rPr>
              <w:t>OK</w:t>
            </w:r>
          </w:p>
          <w:p w14:paraId="5E7866D1" w14:textId="77777777" w:rsidR="00975CC4" w:rsidRPr="00CF114F" w:rsidRDefault="00975CC4" w:rsidP="00166AF3">
            <w:pPr>
              <w:pStyle w:val="TableBody"/>
              <w:keepNext/>
            </w:pPr>
          </w:p>
          <w:p w14:paraId="4C0D40E2" w14:textId="77777777" w:rsidR="00975CC4" w:rsidRPr="007D3118" w:rsidRDefault="00975CC4" w:rsidP="00166AF3">
            <w:pPr>
              <w:pStyle w:val="TableBody"/>
              <w:keepNext/>
              <w:rPr>
                <w:rPrChange w:id="5194" w:author="Alban Roche" w:date="2017-08-02T14:36:00Z">
                  <w:rPr>
                    <w:lang w:val="fr-FR"/>
                  </w:rPr>
                </w:rPrChange>
              </w:rPr>
            </w:pPr>
            <w:r w:rsidRPr="00CF114F">
              <w:t>For LTE cells:</w:t>
            </w:r>
          </w:p>
          <w:p w14:paraId="337EF997" w14:textId="77777777" w:rsidR="00975CC4" w:rsidRPr="00671C8B" w:rsidRDefault="00975CC4" w:rsidP="00166AF3">
            <w:pPr>
              <w:pStyle w:val="TableBody"/>
              <w:rPr>
                <w:b/>
              </w:rPr>
            </w:pPr>
            <w:r w:rsidRPr="007D3118">
              <w:rPr>
                <w:b/>
                <w:rPrChange w:id="5195" w:author="Alban Roche" w:date="2017-08-02T14:36:00Z">
                  <w:rPr>
                    <w:b/>
                    <w:lang w:val="fr-FR"/>
                  </w:rPr>
                </w:rPrChange>
              </w:rPr>
              <w:t>+KCELL: &lt;nbLTEcells&gt;[,&lt;cell_type&gt;,</w:t>
            </w:r>
            <w:r w:rsidRPr="00671C8B">
              <w:rPr>
                <w:b/>
              </w:rPr>
              <w:t>&lt;PLMN&gt;,&lt;LTE_CI&gt;,&lt;PhyCellInd&gt;,</w:t>
            </w:r>
            <w:r w:rsidRPr="00671C8B">
              <w:rPr>
                <w:b/>
              </w:rPr>
              <w:br/>
              <w:t>&lt;trackingAreaCode&gt;,&lt;RSR</w:t>
            </w:r>
            <w:r>
              <w:rPr>
                <w:b/>
              </w:rPr>
              <w:t>P</w:t>
            </w:r>
            <w:r w:rsidRPr="00671C8B">
              <w:rPr>
                <w:b/>
              </w:rPr>
              <w:t>Result&gt;,&lt;RSRQResult&gt;,&lt;</w:t>
            </w:r>
            <w:r>
              <w:rPr>
                <w:b/>
              </w:rPr>
              <w:t>LTE_</w:t>
            </w:r>
            <w:r w:rsidRPr="00671C8B">
              <w:rPr>
                <w:b/>
              </w:rPr>
              <w:t>TA&gt;][&lt;cell_type&gt;,[[Earfcn&gt;,</w:t>
            </w:r>
            <w:r w:rsidRPr="00671C8B">
              <w:rPr>
                <w:b/>
              </w:rPr>
              <w:br/>
              <w:t>[&lt;PhyCellID&gt;,[&lt;RSRPResult&gt;,[&lt;RSRQResult&gt;]]]]][…]]</w:t>
            </w:r>
          </w:p>
          <w:p w14:paraId="2939E761" w14:textId="77777777" w:rsidR="00975CC4" w:rsidRPr="00671C8B" w:rsidRDefault="00975CC4" w:rsidP="00166AF3">
            <w:pPr>
              <w:pStyle w:val="TableBody"/>
              <w:rPr>
                <w:b/>
              </w:rPr>
            </w:pPr>
            <w:r w:rsidRPr="00671C8B">
              <w:rPr>
                <w:b/>
              </w:rPr>
              <w:t>OK</w:t>
            </w:r>
          </w:p>
          <w:p w14:paraId="2D6E3FB1" w14:textId="77777777" w:rsidR="00975CC4" w:rsidRPr="00671C8B" w:rsidRDefault="00975CC4" w:rsidP="00166AF3">
            <w:pPr>
              <w:pStyle w:val="TableBody"/>
              <w:rPr>
                <w:u w:val="single"/>
              </w:rPr>
            </w:pPr>
          </w:p>
          <w:p w14:paraId="798E3FC4" w14:textId="77777777" w:rsidR="00975CC4" w:rsidRPr="00671C8B" w:rsidRDefault="00975CC4" w:rsidP="00166AF3">
            <w:pPr>
              <w:pStyle w:val="TableBody"/>
              <w:rPr>
                <w:u w:val="single"/>
              </w:rPr>
            </w:pPr>
            <w:r w:rsidRPr="00671C8B">
              <w:rPr>
                <w:u w:val="single"/>
              </w:rPr>
              <w:t>Parameters</w:t>
            </w:r>
          </w:p>
          <w:p w14:paraId="61313391" w14:textId="77777777" w:rsidR="00975CC4" w:rsidRPr="00671C8B" w:rsidRDefault="00975CC4" w:rsidP="00166AF3">
            <w:pPr>
              <w:pStyle w:val="TableBody"/>
            </w:pPr>
            <w:r w:rsidRPr="00671C8B">
              <w:rPr>
                <w:b/>
              </w:rPr>
              <w:t>&lt;revision&gt;</w:t>
            </w:r>
            <w:r w:rsidRPr="00671C8B">
              <w:rPr>
                <w:b/>
              </w:rPr>
              <w:tab/>
            </w:r>
            <w:r>
              <w:t>R</w:t>
            </w:r>
            <w:r w:rsidRPr="00671C8B">
              <w:t>eserved for future development (only 0 for the moment)</w:t>
            </w:r>
          </w:p>
          <w:p w14:paraId="37943B23" w14:textId="77777777" w:rsidR="00975CC4" w:rsidRDefault="00975CC4" w:rsidP="00166AF3">
            <w:pPr>
              <w:pStyle w:val="TableBody"/>
            </w:pPr>
          </w:p>
          <w:p w14:paraId="4CAD720D" w14:textId="77777777" w:rsidR="00975CC4" w:rsidRDefault="00975CC4" w:rsidP="00166AF3">
            <w:pPr>
              <w:pStyle w:val="TableBody"/>
            </w:pPr>
            <w:r w:rsidRPr="00C41274">
              <w:rPr>
                <w:b/>
              </w:rPr>
              <w:t>&lt;nb</w:t>
            </w:r>
            <w:r>
              <w:rPr>
                <w:b/>
              </w:rPr>
              <w:t>GSM</w:t>
            </w:r>
            <w:r w:rsidRPr="00C41274">
              <w:rPr>
                <w:b/>
              </w:rPr>
              <w:t>cells&gt;</w:t>
            </w:r>
            <w:r>
              <w:rPr>
                <w:b/>
              </w:rPr>
              <w:t xml:space="preserve"> </w:t>
            </w:r>
            <w:r w:rsidRPr="00C41274">
              <w:t xml:space="preserve">0 </w:t>
            </w:r>
            <w:r w:rsidRPr="00C41274">
              <w:sym w:font="Symbol" w:char="F0A3"/>
            </w:r>
            <w:r w:rsidRPr="00C41274">
              <w:t xml:space="preserve"> i </w:t>
            </w:r>
            <w:r w:rsidRPr="00C41274">
              <w:sym w:font="Symbol" w:char="F0A3"/>
            </w:r>
            <w:r w:rsidRPr="00C41274">
              <w:t xml:space="preserve"> 7</w:t>
            </w:r>
            <w:r>
              <w:tab/>
              <w:t>N</w:t>
            </w:r>
            <w:r w:rsidRPr="00C41274">
              <w:t>um</w:t>
            </w:r>
            <w:r>
              <w:t>ber of base stations available</w:t>
            </w:r>
          </w:p>
          <w:p w14:paraId="34FD2960" w14:textId="77777777" w:rsidR="00975CC4" w:rsidRDefault="00975CC4" w:rsidP="00166AF3">
            <w:pPr>
              <w:pStyle w:val="TableBody"/>
            </w:pPr>
          </w:p>
          <w:p w14:paraId="6F291ABE" w14:textId="77777777" w:rsidR="00975CC4" w:rsidRDefault="00975CC4" w:rsidP="00166AF3">
            <w:pPr>
              <w:pStyle w:val="TableBody"/>
            </w:pPr>
            <w:r w:rsidRPr="006407E2">
              <w:rPr>
                <w:b/>
              </w:rPr>
              <w:t>&lt;cell_type&gt;</w:t>
            </w:r>
            <w:r w:rsidRPr="006407E2">
              <w:tab/>
            </w:r>
            <w:r>
              <w:t xml:space="preserve">0 </w:t>
            </w:r>
            <w:r>
              <w:tab/>
            </w:r>
            <w:r w:rsidRPr="00AF4956">
              <w:t>GSM serving cell</w:t>
            </w:r>
          </w:p>
          <w:p w14:paraId="16F3E72F" w14:textId="77777777" w:rsidR="00975CC4" w:rsidRPr="00AF4956" w:rsidRDefault="00975CC4" w:rsidP="00166AF3">
            <w:pPr>
              <w:pStyle w:val="TableBody"/>
            </w:pPr>
            <w:r>
              <w:tab/>
            </w:r>
            <w:r>
              <w:tab/>
            </w:r>
            <w:r w:rsidRPr="00AF4956">
              <w:t xml:space="preserve">1 </w:t>
            </w:r>
            <w:r>
              <w:tab/>
            </w:r>
            <w:r w:rsidRPr="00AF4956">
              <w:t>GSM neighbor cell</w:t>
            </w:r>
          </w:p>
          <w:p w14:paraId="25F8A8CD" w14:textId="77777777" w:rsidR="00975CC4" w:rsidRPr="00857C44" w:rsidRDefault="00975CC4" w:rsidP="00166AF3">
            <w:pPr>
              <w:pStyle w:val="TableBody"/>
            </w:pPr>
            <w:r>
              <w:tab/>
            </w:r>
            <w:r>
              <w:tab/>
            </w:r>
            <w:r w:rsidRPr="00857C44">
              <w:t>2</w:t>
            </w:r>
            <w:r w:rsidRPr="00857C44">
              <w:tab/>
              <w:t>UMTS serving cell</w:t>
            </w:r>
          </w:p>
          <w:p w14:paraId="4F709930" w14:textId="77777777" w:rsidR="00975CC4" w:rsidRPr="006407E2" w:rsidRDefault="00975CC4" w:rsidP="00166AF3">
            <w:pPr>
              <w:pStyle w:val="TableBody"/>
            </w:pPr>
            <w:r w:rsidRPr="006407E2">
              <w:tab/>
            </w:r>
            <w:r w:rsidRPr="006407E2">
              <w:tab/>
              <w:t>3</w:t>
            </w:r>
            <w:r w:rsidRPr="006407E2">
              <w:tab/>
              <w:t>UMTS neighbor cell</w:t>
            </w:r>
          </w:p>
          <w:p w14:paraId="2DB1A2AD" w14:textId="77777777" w:rsidR="00975CC4" w:rsidRPr="00A850AF" w:rsidRDefault="00975CC4" w:rsidP="00166AF3">
            <w:pPr>
              <w:pStyle w:val="TableBody"/>
            </w:pPr>
            <w:r w:rsidRPr="006407E2">
              <w:tab/>
            </w:r>
            <w:r w:rsidRPr="006407E2">
              <w:tab/>
              <w:t>4</w:t>
            </w:r>
            <w:r w:rsidRPr="006407E2">
              <w:tab/>
              <w:t>UM</w:t>
            </w:r>
            <w:r w:rsidRPr="00A850AF">
              <w:t>TS detected cell</w:t>
            </w:r>
          </w:p>
          <w:p w14:paraId="12BA9154" w14:textId="77777777" w:rsidR="00975CC4" w:rsidRPr="00A850AF" w:rsidRDefault="00975CC4" w:rsidP="00166AF3">
            <w:pPr>
              <w:pStyle w:val="TableBody"/>
            </w:pPr>
            <w:r w:rsidRPr="00A850AF">
              <w:tab/>
            </w:r>
            <w:r w:rsidRPr="00A850AF">
              <w:tab/>
              <w:t>5</w:t>
            </w:r>
            <w:r w:rsidRPr="00A850AF">
              <w:tab/>
              <w:t>LTE serving cell</w:t>
            </w:r>
          </w:p>
          <w:p w14:paraId="1A660C20" w14:textId="77777777" w:rsidR="00975CC4" w:rsidRPr="00A850AF" w:rsidRDefault="00975CC4" w:rsidP="00166AF3">
            <w:pPr>
              <w:pStyle w:val="TableBody"/>
            </w:pPr>
            <w:r w:rsidRPr="00A850AF">
              <w:tab/>
            </w:r>
            <w:r w:rsidRPr="00A850AF">
              <w:tab/>
              <w:t>6</w:t>
            </w:r>
            <w:r w:rsidRPr="00A850AF">
              <w:tab/>
              <w:t>LTE neighbor cell</w:t>
            </w:r>
          </w:p>
          <w:p w14:paraId="57EBDB79" w14:textId="77777777" w:rsidR="00975CC4" w:rsidRPr="00857C44" w:rsidRDefault="00975CC4" w:rsidP="00166AF3">
            <w:pPr>
              <w:pStyle w:val="TableBody"/>
            </w:pPr>
          </w:p>
          <w:p w14:paraId="0E4FA579" w14:textId="77777777" w:rsidR="00975CC4" w:rsidRDefault="00975CC4" w:rsidP="00166AF3">
            <w:pPr>
              <w:pStyle w:val="TableBody"/>
            </w:pPr>
            <w:r w:rsidRPr="00C41274">
              <w:rPr>
                <w:b/>
              </w:rPr>
              <w:t>&lt;ARFCN&gt;</w:t>
            </w:r>
            <w:r>
              <w:rPr>
                <w:b/>
              </w:rPr>
              <w:tab/>
            </w:r>
            <w:r>
              <w:t>0 – 1023</w:t>
            </w:r>
            <w:r>
              <w:tab/>
            </w:r>
            <w:r w:rsidRPr="00C41274">
              <w:t>Absolute Radio Frequency C</w:t>
            </w:r>
            <w:r>
              <w:t>hannel Number in decimal format</w:t>
            </w:r>
          </w:p>
          <w:p w14:paraId="208BD7BE" w14:textId="77777777" w:rsidR="00975CC4" w:rsidRPr="00C41274" w:rsidRDefault="00975CC4" w:rsidP="00166AF3">
            <w:pPr>
              <w:pStyle w:val="TableBody"/>
            </w:pPr>
          </w:p>
          <w:p w14:paraId="2FE06420" w14:textId="77777777" w:rsidR="00975CC4" w:rsidRDefault="00975CC4" w:rsidP="00166AF3">
            <w:pPr>
              <w:pStyle w:val="TableBody"/>
            </w:pPr>
            <w:r w:rsidRPr="00C41274">
              <w:rPr>
                <w:b/>
              </w:rPr>
              <w:t>&lt;BSIC&gt;</w:t>
            </w:r>
            <w:r>
              <w:rPr>
                <w:b/>
              </w:rPr>
              <w:tab/>
            </w:r>
            <w:r>
              <w:t>0 – 63</w:t>
            </w:r>
            <w:r>
              <w:tab/>
            </w:r>
            <w:r>
              <w:tab/>
            </w:r>
            <w:r w:rsidRPr="00C41274">
              <w:t>Base Station Identi</w:t>
            </w:r>
            <w:r>
              <w:t>t</w:t>
            </w:r>
            <w:r w:rsidRPr="00C41274">
              <w:t xml:space="preserve">y Code in </w:t>
            </w:r>
            <w:r>
              <w:t xml:space="preserve">6 bits </w:t>
            </w:r>
            <w:r w:rsidRPr="00C41274">
              <w:t>decimal format</w:t>
            </w:r>
          </w:p>
          <w:p w14:paraId="4E6DD9C5" w14:textId="77777777" w:rsidR="00975CC4" w:rsidRPr="00C41274" w:rsidRDefault="00975CC4" w:rsidP="00166AF3">
            <w:pPr>
              <w:pStyle w:val="TableBody"/>
            </w:pPr>
          </w:p>
          <w:p w14:paraId="6748329B" w14:textId="77777777" w:rsidR="00975CC4" w:rsidRDefault="00975CC4" w:rsidP="00166AF3">
            <w:pPr>
              <w:pStyle w:val="TableBody"/>
            </w:pPr>
            <w:r w:rsidRPr="00C41274">
              <w:rPr>
                <w:b/>
              </w:rPr>
              <w:t>&lt;PLMN&gt;</w:t>
            </w:r>
            <w:r>
              <w:rPr>
                <w:b/>
              </w:rPr>
              <w:tab/>
            </w:r>
            <w:r w:rsidRPr="00C41274">
              <w:t>PLMN identifiers (3 bytes) in hexadecimal format, made of MCC (Mobile Country Code), and MNC (Mobile Network Code)</w:t>
            </w:r>
          </w:p>
          <w:p w14:paraId="57CA4E8E" w14:textId="77777777" w:rsidR="00975CC4" w:rsidRPr="00C41274" w:rsidRDefault="00975CC4" w:rsidP="00166AF3">
            <w:pPr>
              <w:pStyle w:val="TableBody"/>
            </w:pPr>
          </w:p>
          <w:p w14:paraId="07348D28" w14:textId="77777777" w:rsidR="00975CC4" w:rsidRDefault="00975CC4" w:rsidP="00166AF3">
            <w:pPr>
              <w:pStyle w:val="TableBody"/>
              <w:keepNext/>
            </w:pPr>
            <w:r w:rsidRPr="00C41274">
              <w:rPr>
                <w:b/>
              </w:rPr>
              <w:t>&lt;LAC&gt;</w:t>
            </w:r>
            <w:r w:rsidRPr="00C41274">
              <w:tab/>
              <w:t>Location Area in</w:t>
            </w:r>
            <w:r>
              <w:t xml:space="preserve"> </w:t>
            </w:r>
            <w:r w:rsidRPr="00C41274">
              <w:t>hexadecimal format</w:t>
            </w:r>
            <w:r>
              <w:t>, 4 digits</w:t>
            </w:r>
          </w:p>
          <w:p w14:paraId="0617FCC5" w14:textId="77777777" w:rsidR="00975CC4" w:rsidRDefault="00975CC4" w:rsidP="00166AF3">
            <w:pPr>
              <w:pStyle w:val="TableBody"/>
              <w:rPr>
                <w:b/>
              </w:rPr>
            </w:pPr>
          </w:p>
          <w:p w14:paraId="6148BEBF" w14:textId="77777777" w:rsidR="00975CC4" w:rsidRPr="00C41274" w:rsidRDefault="00975CC4" w:rsidP="00166AF3">
            <w:pPr>
              <w:pStyle w:val="TableBody"/>
            </w:pPr>
            <w:r w:rsidRPr="00C41274">
              <w:rPr>
                <w:b/>
              </w:rPr>
              <w:t>&lt;</w:t>
            </w:r>
            <w:r>
              <w:rPr>
                <w:b/>
              </w:rPr>
              <w:t>GSM_</w:t>
            </w:r>
            <w:r w:rsidRPr="00C41274">
              <w:rPr>
                <w:b/>
              </w:rPr>
              <w:t>CI&gt;</w:t>
            </w:r>
            <w:r>
              <w:rPr>
                <w:b/>
              </w:rPr>
              <w:tab/>
            </w:r>
            <w:r w:rsidRPr="00C41274">
              <w:t>Cell ID, 4 hexadecimal digits, e.g. ABCD</w:t>
            </w:r>
          </w:p>
          <w:p w14:paraId="3ECA9388" w14:textId="77777777" w:rsidR="00975CC4" w:rsidRDefault="00975CC4" w:rsidP="00166AF3">
            <w:pPr>
              <w:pStyle w:val="TableBody"/>
              <w:rPr>
                <w:b/>
              </w:rPr>
            </w:pPr>
          </w:p>
          <w:p w14:paraId="7C8AA2B1" w14:textId="77777777" w:rsidR="00975CC4" w:rsidRPr="00C41274" w:rsidRDefault="00975CC4" w:rsidP="00166AF3">
            <w:pPr>
              <w:pStyle w:val="TableBody"/>
            </w:pPr>
            <w:r w:rsidRPr="00C41274">
              <w:rPr>
                <w:b/>
              </w:rPr>
              <w:t>&lt;RSSI&gt;</w:t>
            </w:r>
            <w:r>
              <w:rPr>
                <w:b/>
              </w:rPr>
              <w:tab/>
            </w:r>
            <w:r>
              <w:t xml:space="preserve">0 – </w:t>
            </w:r>
            <w:r w:rsidRPr="00C41274">
              <w:t>63</w:t>
            </w:r>
            <w:r>
              <w:tab/>
            </w:r>
            <w:r>
              <w:tab/>
            </w:r>
            <w:r w:rsidRPr="00C41274">
              <w:t>Received signal level of the BCCH carrier. The indicated value is an offset which should be added to –110</w:t>
            </w:r>
            <w:r>
              <w:t xml:space="preserve"> </w:t>
            </w:r>
            <w:r w:rsidRPr="00C41274">
              <w:t>dBm to get a value in dBm. See the formula specified in TS 05.08</w:t>
            </w:r>
            <w:r>
              <w:t xml:space="preserve"> </w:t>
            </w:r>
            <w:r w:rsidRPr="00C41274">
              <w:t>Radio Subsystem Link Control</w:t>
            </w:r>
          </w:p>
          <w:p w14:paraId="6D905BC8" w14:textId="77777777" w:rsidR="00975CC4" w:rsidRDefault="00975CC4" w:rsidP="00166AF3">
            <w:pPr>
              <w:pStyle w:val="TableBody"/>
              <w:rPr>
                <w:b/>
              </w:rPr>
            </w:pPr>
          </w:p>
          <w:p w14:paraId="561DEEAE" w14:textId="77777777" w:rsidR="00975CC4" w:rsidRDefault="00975CC4" w:rsidP="00166AF3">
            <w:pPr>
              <w:pStyle w:val="TableBody"/>
            </w:pPr>
            <w:commentRangeStart w:id="5196"/>
            <w:r w:rsidRPr="00C41274">
              <w:rPr>
                <w:b/>
              </w:rPr>
              <w:t>&lt;</w:t>
            </w:r>
            <w:r>
              <w:rPr>
                <w:b/>
              </w:rPr>
              <w:t>GSM_</w:t>
            </w:r>
            <w:r w:rsidRPr="00C41274">
              <w:rPr>
                <w:b/>
              </w:rPr>
              <w:t>TA&gt;</w:t>
            </w:r>
            <w:r w:rsidRPr="000D4B27">
              <w:tab/>
              <w:t>0 – 63</w:t>
            </w:r>
            <w:r w:rsidRPr="000D4B27">
              <w:tab/>
            </w:r>
            <w:r w:rsidRPr="000D4B27">
              <w:tab/>
            </w:r>
            <w:r>
              <w:t xml:space="preserve">Timing advance; </w:t>
            </w:r>
            <w:r w:rsidRPr="00C41274">
              <w:t xml:space="preserve">only </w:t>
            </w:r>
            <w:r>
              <w:t>available for serving cell</w:t>
            </w:r>
          </w:p>
          <w:p w14:paraId="555A801F" w14:textId="77777777" w:rsidR="00975CC4" w:rsidRDefault="00975CC4" w:rsidP="00166AF3">
            <w:pPr>
              <w:pStyle w:val="TableBody"/>
            </w:pPr>
            <w:r>
              <w:tab/>
            </w:r>
            <w:r>
              <w:tab/>
              <w:t>255</w:t>
            </w:r>
            <w:r>
              <w:tab/>
            </w:r>
            <w:r>
              <w:tab/>
              <w:t>Not available (there is no active CS/PS connection)</w:t>
            </w:r>
            <w:commentRangeEnd w:id="5196"/>
            <w:r>
              <w:rPr>
                <w:rStyle w:val="CommentReference"/>
                <w:rFonts w:ascii="Verdana" w:hAnsi="Verdana" w:cs="Times New Roman"/>
                <w:lang w:eastAsia="en-US"/>
              </w:rPr>
              <w:commentReference w:id="5196"/>
            </w:r>
          </w:p>
          <w:p w14:paraId="0BF20938" w14:textId="77777777" w:rsidR="00975CC4" w:rsidRDefault="00975CC4" w:rsidP="00166AF3">
            <w:pPr>
              <w:pStyle w:val="TableBody"/>
            </w:pPr>
          </w:p>
          <w:p w14:paraId="5F5868A8" w14:textId="77777777" w:rsidR="00975CC4" w:rsidRDefault="00975CC4" w:rsidP="00166AF3">
            <w:pPr>
              <w:pStyle w:val="TableBody"/>
              <w:keepNext/>
            </w:pPr>
            <w:r w:rsidRPr="00C41274">
              <w:rPr>
                <w:b/>
              </w:rPr>
              <w:lastRenderedPageBreak/>
              <w:t>&lt;nb</w:t>
            </w:r>
            <w:r>
              <w:rPr>
                <w:b/>
              </w:rPr>
              <w:t>UMTScells&gt;</w:t>
            </w:r>
            <w:r w:rsidRPr="00C41274">
              <w:tab/>
              <w:t xml:space="preserve">0 </w:t>
            </w:r>
            <w:r w:rsidRPr="00C41274">
              <w:sym w:font="Symbol" w:char="F0A3"/>
            </w:r>
            <w:r w:rsidRPr="00C41274">
              <w:t xml:space="preserve"> </w:t>
            </w:r>
            <w:r>
              <w:t>k</w:t>
            </w:r>
            <w:r w:rsidRPr="00C41274">
              <w:t xml:space="preserve"> </w:t>
            </w:r>
            <w:r w:rsidRPr="00C41274">
              <w:sym w:font="Symbol" w:char="F0A3"/>
            </w:r>
            <w:r w:rsidRPr="00C41274">
              <w:t xml:space="preserve"> </w:t>
            </w:r>
            <w:r>
              <w:t>25</w:t>
            </w:r>
            <w:r>
              <w:tab/>
              <w:t>N</w:t>
            </w:r>
            <w:r w:rsidRPr="00C41274">
              <w:t xml:space="preserve">umber of </w:t>
            </w:r>
            <w:r>
              <w:t>UMTS base stations available</w:t>
            </w:r>
          </w:p>
          <w:p w14:paraId="5DB3E187" w14:textId="77777777" w:rsidR="00975CC4" w:rsidRDefault="00975CC4" w:rsidP="00166AF3">
            <w:pPr>
              <w:pStyle w:val="TableBody"/>
              <w:keepNext/>
            </w:pPr>
          </w:p>
          <w:p w14:paraId="58DFD27B" w14:textId="77777777" w:rsidR="00975CC4" w:rsidRDefault="00975CC4" w:rsidP="00166AF3">
            <w:pPr>
              <w:pStyle w:val="TableBody"/>
              <w:keepNext/>
            </w:pPr>
            <w:r w:rsidRPr="00C41274">
              <w:rPr>
                <w:b/>
              </w:rPr>
              <w:t>&lt;</w:t>
            </w:r>
            <w:r w:rsidRPr="00BE55B6">
              <w:rPr>
                <w:b/>
              </w:rPr>
              <w:t>dl_UARFCN</w:t>
            </w:r>
            <w:r>
              <w:rPr>
                <w:b/>
              </w:rPr>
              <w:t>&gt;</w:t>
            </w:r>
            <w:r w:rsidRPr="00C41274">
              <w:tab/>
            </w:r>
            <w:r w:rsidRPr="00BE55B6">
              <w:t>DL UARFCN</w:t>
            </w:r>
            <w:r>
              <w:t xml:space="preserve"> of serving cell in decimal format. The range can be found at 3GPP </w:t>
            </w:r>
            <w:r w:rsidRPr="00594DE2">
              <w:t>TS 25.101</w:t>
            </w:r>
            <w:r>
              <w:t xml:space="preserve"> </w:t>
            </w:r>
          </w:p>
          <w:p w14:paraId="1D9A9BBE" w14:textId="77777777" w:rsidR="00975CC4" w:rsidRDefault="00975CC4" w:rsidP="00166AF3">
            <w:pPr>
              <w:pStyle w:val="TableBody"/>
              <w:keepNext/>
            </w:pPr>
          </w:p>
          <w:p w14:paraId="4F558072" w14:textId="77777777" w:rsidR="00975CC4" w:rsidRDefault="00975CC4" w:rsidP="00166AF3">
            <w:pPr>
              <w:pStyle w:val="TableBody"/>
              <w:keepNext/>
            </w:pPr>
            <w:r w:rsidRPr="00C41274">
              <w:rPr>
                <w:b/>
              </w:rPr>
              <w:t>&lt;</w:t>
            </w:r>
            <w:r>
              <w:rPr>
                <w:b/>
              </w:rPr>
              <w:t>UMTS_CI&gt;</w:t>
            </w:r>
            <w:r>
              <w:tab/>
            </w:r>
            <w:r>
              <w:tab/>
            </w:r>
            <w:r w:rsidRPr="00C41274">
              <w:t xml:space="preserve">Cell ID, </w:t>
            </w:r>
            <w:r>
              <w:t>8 hexadecimal digits, 32 bits</w:t>
            </w:r>
          </w:p>
          <w:p w14:paraId="1E2D66A4" w14:textId="77777777" w:rsidR="00975CC4" w:rsidRPr="00C41274" w:rsidRDefault="00975CC4" w:rsidP="00166AF3">
            <w:pPr>
              <w:pStyle w:val="TableBody"/>
              <w:keepNext/>
            </w:pPr>
          </w:p>
          <w:p w14:paraId="4EC75128" w14:textId="77777777" w:rsidR="00975CC4" w:rsidRDefault="00975CC4" w:rsidP="00166AF3">
            <w:pPr>
              <w:pStyle w:val="TableBody"/>
              <w:keepNext/>
            </w:pPr>
            <w:r w:rsidRPr="00C41274">
              <w:rPr>
                <w:b/>
              </w:rPr>
              <w:t>&lt;</w:t>
            </w:r>
            <w:r>
              <w:rPr>
                <w:b/>
              </w:rPr>
              <w:t>scrambling code</w:t>
            </w:r>
            <w:r w:rsidRPr="00C41274">
              <w:rPr>
                <w:b/>
              </w:rPr>
              <w:t>&gt;</w:t>
            </w:r>
            <w:r>
              <w:rPr>
                <w:b/>
              </w:rPr>
              <w:tab/>
            </w:r>
            <w:r w:rsidRPr="000D4B27">
              <w:tab/>
              <w:t>0 – 511</w:t>
            </w:r>
            <w:r w:rsidRPr="000D4B27">
              <w:tab/>
            </w:r>
            <w:r>
              <w:t>Downlink scrambling code in decimal format</w:t>
            </w:r>
          </w:p>
          <w:p w14:paraId="4F81527B" w14:textId="77777777" w:rsidR="00975CC4" w:rsidRDefault="00975CC4" w:rsidP="00166AF3">
            <w:pPr>
              <w:pStyle w:val="TableBody"/>
              <w:keepNext/>
            </w:pPr>
          </w:p>
          <w:p w14:paraId="2F46288E" w14:textId="77777777" w:rsidR="00975CC4" w:rsidRDefault="00975CC4" w:rsidP="00166AF3">
            <w:pPr>
              <w:pStyle w:val="TableBody"/>
              <w:keepNext/>
            </w:pPr>
            <w:r w:rsidRPr="00C41274">
              <w:rPr>
                <w:b/>
              </w:rPr>
              <w:t>&lt;</w:t>
            </w:r>
            <w:r>
              <w:rPr>
                <w:b/>
              </w:rPr>
              <w:t>rscp</w:t>
            </w:r>
            <w:r w:rsidRPr="00C41274">
              <w:rPr>
                <w:b/>
              </w:rPr>
              <w:t>&gt;</w:t>
            </w:r>
            <w:r>
              <w:rPr>
                <w:b/>
              </w:rPr>
              <w:tab/>
            </w:r>
            <w:r w:rsidRPr="001E2066">
              <w:t>0</w:t>
            </w:r>
            <w:r>
              <w:t xml:space="preserve"> – </w:t>
            </w:r>
            <w:r w:rsidRPr="001E2066">
              <w:t>91</w:t>
            </w:r>
            <w:r>
              <w:rPr>
                <w:b/>
              </w:rPr>
              <w:tab/>
            </w:r>
            <w:r>
              <w:rPr>
                <w:b/>
              </w:rPr>
              <w:tab/>
            </w:r>
            <w:r>
              <w:t>Received Signal Code Power. The power level in one chip</w:t>
            </w:r>
          </w:p>
          <w:p w14:paraId="318E8A55" w14:textId="77777777" w:rsidR="00975CC4" w:rsidRDefault="00975CC4" w:rsidP="00166AF3">
            <w:pPr>
              <w:pStyle w:val="TableBody"/>
              <w:keepNext/>
            </w:pPr>
            <w:r>
              <w:tab/>
            </w:r>
            <w:r>
              <w:tab/>
            </w:r>
            <w:r w:rsidRPr="000D4B27">
              <w:rPr>
                <w:u w:val="single"/>
              </w:rPr>
              <w:t>255</w:t>
            </w:r>
            <w:r>
              <w:tab/>
            </w:r>
            <w:r>
              <w:tab/>
            </w:r>
            <w:r w:rsidRPr="001E2066">
              <w:t>Invalid/default value</w:t>
            </w:r>
          </w:p>
          <w:p w14:paraId="445DA1F1" w14:textId="77777777" w:rsidR="00975CC4" w:rsidRDefault="00975CC4" w:rsidP="00166AF3">
            <w:pPr>
              <w:pStyle w:val="TableBody"/>
              <w:keepNext/>
            </w:pPr>
          </w:p>
          <w:p w14:paraId="571A63D4" w14:textId="77777777" w:rsidR="00975CC4" w:rsidRDefault="00975CC4" w:rsidP="00166AF3">
            <w:pPr>
              <w:pStyle w:val="TableBody"/>
              <w:keepNext/>
            </w:pPr>
            <w:r w:rsidRPr="00C41274">
              <w:rPr>
                <w:b/>
              </w:rPr>
              <w:t>&lt;</w:t>
            </w:r>
            <w:r>
              <w:rPr>
                <w:b/>
              </w:rPr>
              <w:t>ecno</w:t>
            </w:r>
            <w:r w:rsidRPr="00C41274">
              <w:rPr>
                <w:b/>
              </w:rPr>
              <w:t>&gt;</w:t>
            </w:r>
            <w:r w:rsidRPr="000D4B27">
              <w:tab/>
              <w:t>0 – 24</w:t>
            </w:r>
            <w:r w:rsidRPr="000D4B27">
              <w:tab/>
            </w:r>
            <w:r w:rsidRPr="000D4B27">
              <w:tab/>
            </w:r>
            <w:r>
              <w:t xml:space="preserve">Ratio of energy per modulating bit to the noise spectral density. </w:t>
            </w:r>
            <w:r>
              <w:tab/>
            </w:r>
            <w:r>
              <w:tab/>
            </w:r>
            <w:r>
              <w:tab/>
            </w:r>
            <w:r>
              <w:tab/>
              <w:t xml:space="preserve">This is the cell quality and is equal to RSCP/RSSI Energy per </w:t>
            </w:r>
            <w:r>
              <w:tab/>
            </w:r>
            <w:r>
              <w:tab/>
            </w:r>
            <w:r>
              <w:tab/>
            </w:r>
            <w:r>
              <w:tab/>
            </w:r>
            <w:r>
              <w:tab/>
              <w:t>chip/noise</w:t>
            </w:r>
          </w:p>
          <w:p w14:paraId="2A74AE95" w14:textId="77777777" w:rsidR="00975CC4" w:rsidRDefault="00975CC4" w:rsidP="00166AF3">
            <w:pPr>
              <w:pStyle w:val="TableBody"/>
              <w:keepNext/>
            </w:pPr>
            <w:r>
              <w:tab/>
            </w:r>
            <w:r>
              <w:tab/>
            </w:r>
            <w:r w:rsidRPr="000D4B27">
              <w:rPr>
                <w:u w:val="single"/>
              </w:rPr>
              <w:t>255</w:t>
            </w:r>
            <w:r>
              <w:tab/>
            </w:r>
            <w:r>
              <w:tab/>
            </w:r>
            <w:r w:rsidRPr="001E2066">
              <w:t>Invalid/default value</w:t>
            </w:r>
          </w:p>
          <w:p w14:paraId="595A598D" w14:textId="77777777" w:rsidR="00975CC4" w:rsidRDefault="00975CC4" w:rsidP="00166AF3">
            <w:pPr>
              <w:pStyle w:val="TableBody"/>
              <w:keepNext/>
            </w:pPr>
          </w:p>
          <w:p w14:paraId="7A2A64BD" w14:textId="77777777" w:rsidR="00975CC4" w:rsidRDefault="00975CC4" w:rsidP="00166AF3">
            <w:pPr>
              <w:pStyle w:val="TableBody"/>
            </w:pPr>
            <w:r w:rsidRPr="00C41274">
              <w:rPr>
                <w:b/>
              </w:rPr>
              <w:t>&lt;</w:t>
            </w:r>
            <w:r>
              <w:rPr>
                <w:b/>
              </w:rPr>
              <w:t>pathloss</w:t>
            </w:r>
            <w:r w:rsidRPr="00C41274">
              <w:rPr>
                <w:b/>
              </w:rPr>
              <w:t>&gt;</w:t>
            </w:r>
            <w:r>
              <w:rPr>
                <w:b/>
              </w:rPr>
              <w:tab/>
            </w:r>
            <w:r w:rsidRPr="001E2066">
              <w:t>46 dB to 158 dB</w:t>
            </w:r>
            <w:r>
              <w:tab/>
            </w:r>
            <w:r w:rsidRPr="001E2066">
              <w:t xml:space="preserve">Path </w:t>
            </w:r>
            <w:r>
              <w:t>l</w:t>
            </w:r>
            <w:r w:rsidRPr="001E2066">
              <w:t xml:space="preserve">oss </w:t>
            </w:r>
            <w:r>
              <w:t xml:space="preserve">in decimal format </w:t>
            </w:r>
          </w:p>
          <w:p w14:paraId="4767A3CA" w14:textId="77777777" w:rsidR="00975CC4" w:rsidRDefault="00975CC4" w:rsidP="00166AF3">
            <w:pPr>
              <w:pStyle w:val="TableBody"/>
            </w:pPr>
            <w:r>
              <w:tab/>
            </w:r>
            <w:r>
              <w:tab/>
              <w:t>255</w:t>
            </w:r>
            <w:r>
              <w:tab/>
            </w:r>
            <w:r>
              <w:tab/>
            </w:r>
            <w:r>
              <w:tab/>
              <w:t>Not a</w:t>
            </w:r>
            <w:r w:rsidRPr="001E2066">
              <w:t>vailable</w:t>
            </w:r>
          </w:p>
          <w:p w14:paraId="6E036368" w14:textId="77777777" w:rsidR="00975CC4" w:rsidRPr="00671C8B" w:rsidRDefault="00975CC4" w:rsidP="00166AF3">
            <w:pPr>
              <w:pStyle w:val="TableBody"/>
            </w:pPr>
          </w:p>
          <w:p w14:paraId="1309839F" w14:textId="77777777" w:rsidR="00975CC4" w:rsidRPr="00671C8B" w:rsidRDefault="00975CC4" w:rsidP="00166AF3">
            <w:pPr>
              <w:pStyle w:val="TableBody"/>
            </w:pPr>
            <w:r w:rsidRPr="00671C8B">
              <w:rPr>
                <w:b/>
              </w:rPr>
              <w:t>&lt;nbLTEcells&gt;</w:t>
            </w:r>
            <w:r w:rsidRPr="00671C8B">
              <w:rPr>
                <w:b/>
              </w:rPr>
              <w:tab/>
            </w:r>
            <w:r w:rsidRPr="00671C8B">
              <w:t xml:space="preserve">0 </w:t>
            </w:r>
            <w:r w:rsidRPr="00671C8B">
              <w:sym w:font="Symbol" w:char="F0A3"/>
            </w:r>
            <w:r w:rsidRPr="00671C8B">
              <w:t xml:space="preserve"> k </w:t>
            </w:r>
            <w:r w:rsidRPr="00671C8B">
              <w:sym w:font="Symbol" w:char="F0A3"/>
            </w:r>
            <w:r w:rsidRPr="00671C8B">
              <w:t xml:space="preserve"> 33</w:t>
            </w:r>
            <w:r>
              <w:tab/>
            </w:r>
            <w:r w:rsidRPr="00671C8B">
              <w:t>Number of LTE base stations available</w:t>
            </w:r>
          </w:p>
          <w:p w14:paraId="6F0B2188" w14:textId="77777777" w:rsidR="00975CC4" w:rsidRPr="00671C8B" w:rsidRDefault="00975CC4" w:rsidP="00166AF3">
            <w:pPr>
              <w:pStyle w:val="TableBody"/>
            </w:pPr>
          </w:p>
          <w:p w14:paraId="19125625" w14:textId="77777777" w:rsidR="00975CC4" w:rsidRPr="00671C8B" w:rsidRDefault="00975CC4" w:rsidP="00166AF3">
            <w:pPr>
              <w:pStyle w:val="TableBody"/>
              <w:tabs>
                <w:tab w:val="left" w:pos="923"/>
                <w:tab w:val="left" w:pos="1206"/>
              </w:tabs>
            </w:pPr>
            <w:r w:rsidRPr="00671C8B">
              <w:rPr>
                <w:b/>
              </w:rPr>
              <w:t>&lt;LTE_CI&gt;</w:t>
            </w:r>
            <w:r w:rsidRPr="00671C8B">
              <w:tab/>
            </w:r>
            <w:r w:rsidRPr="00671C8B">
              <w:tab/>
              <w:t>Cell Identity in 8 hexadecimal digits with length = 28 bits. (Ref: 3GPP TS 36.331, 6.3.4, CellIdentity IE)</w:t>
            </w:r>
          </w:p>
          <w:p w14:paraId="6F7F871B" w14:textId="77777777" w:rsidR="00975CC4" w:rsidRPr="00671C8B" w:rsidRDefault="00975CC4" w:rsidP="00166AF3">
            <w:pPr>
              <w:pStyle w:val="TableBody"/>
              <w:tabs>
                <w:tab w:val="left" w:pos="923"/>
                <w:tab w:val="left" w:pos="1206"/>
              </w:tabs>
            </w:pPr>
          </w:p>
          <w:p w14:paraId="0A6F0375" w14:textId="77777777" w:rsidR="00975CC4" w:rsidRPr="00671C8B" w:rsidRDefault="00975CC4" w:rsidP="00166AF3">
            <w:pPr>
              <w:pStyle w:val="TableBody"/>
            </w:pPr>
            <w:r w:rsidRPr="00671C8B">
              <w:rPr>
                <w:b/>
              </w:rPr>
              <w:t>&lt;PhyCellInd&gt;</w:t>
            </w:r>
            <w:r w:rsidRPr="00671C8B">
              <w:tab/>
              <w:t>0 – 503</w:t>
            </w:r>
            <w:r>
              <w:tab/>
            </w:r>
            <w:r w:rsidRPr="00671C8B">
              <w:t>Physical Cell ID (Ref: 3GPP TS 36.331, 6.3.4, PhysCellId IE)</w:t>
            </w:r>
          </w:p>
          <w:p w14:paraId="5FE461AA" w14:textId="77777777" w:rsidR="00975CC4" w:rsidRPr="00671C8B" w:rsidRDefault="00975CC4" w:rsidP="00166AF3">
            <w:pPr>
              <w:pStyle w:val="TableBody"/>
            </w:pPr>
          </w:p>
          <w:p w14:paraId="57839F82" w14:textId="77777777" w:rsidR="00975CC4" w:rsidRPr="00671C8B" w:rsidRDefault="00975CC4" w:rsidP="00166AF3">
            <w:pPr>
              <w:pStyle w:val="TableBody"/>
              <w:tabs>
                <w:tab w:val="left" w:pos="923"/>
                <w:tab w:val="left" w:pos="1206"/>
              </w:tabs>
            </w:pPr>
            <w:r w:rsidRPr="00671C8B">
              <w:rPr>
                <w:b/>
              </w:rPr>
              <w:t>&lt;TrackingAreacode&gt;</w:t>
            </w:r>
            <w:r w:rsidRPr="00671C8B">
              <w:tab/>
              <w:t>Tracking Area Code (Ref: 3GPP TS 36.331, 6.3.4, Tracking AreaCode IE) Integer type with length = 16 bits</w:t>
            </w:r>
          </w:p>
          <w:p w14:paraId="6F8B1584" w14:textId="77777777" w:rsidR="00975CC4" w:rsidRDefault="00975CC4" w:rsidP="00166AF3">
            <w:pPr>
              <w:pStyle w:val="TableBody"/>
              <w:tabs>
                <w:tab w:val="left" w:pos="923"/>
                <w:tab w:val="left" w:pos="1206"/>
              </w:tabs>
              <w:rPr>
                <w:b/>
              </w:rPr>
            </w:pPr>
          </w:p>
          <w:p w14:paraId="45C55A3F" w14:textId="77777777" w:rsidR="00975CC4" w:rsidRPr="00671C8B" w:rsidRDefault="00975CC4" w:rsidP="00166AF3">
            <w:pPr>
              <w:pStyle w:val="TableBody"/>
              <w:tabs>
                <w:tab w:val="left" w:pos="923"/>
                <w:tab w:val="left" w:pos="1206"/>
              </w:tabs>
            </w:pPr>
            <w:r w:rsidRPr="00671C8B">
              <w:rPr>
                <w:b/>
              </w:rPr>
              <w:t>&lt;RSR</w:t>
            </w:r>
            <w:r>
              <w:rPr>
                <w:b/>
              </w:rPr>
              <w:t>P</w:t>
            </w:r>
            <w:r w:rsidRPr="00671C8B">
              <w:rPr>
                <w:b/>
              </w:rPr>
              <w:t>Result&gt;</w:t>
            </w:r>
            <w:r w:rsidRPr="00671C8B">
              <w:rPr>
                <w:b/>
              </w:rPr>
              <w:tab/>
            </w:r>
            <w:r w:rsidRPr="00671C8B">
              <w:t>0 – 97</w:t>
            </w:r>
            <w:r>
              <w:tab/>
            </w:r>
            <w:r w:rsidRPr="00671C8B">
              <w:t xml:space="preserve">Reference Signal Received Power (Ref: 3GPP TS 36.331, 6.3.5, RSRP-Range IE) </w:t>
            </w:r>
          </w:p>
          <w:p w14:paraId="3F23EEF0" w14:textId="77777777" w:rsidR="00975CC4" w:rsidRPr="00671C8B" w:rsidRDefault="00975CC4" w:rsidP="00166AF3">
            <w:pPr>
              <w:pStyle w:val="TableBody"/>
              <w:tabs>
                <w:tab w:val="left" w:pos="923"/>
                <w:tab w:val="left" w:pos="1206"/>
              </w:tabs>
            </w:pPr>
          </w:p>
          <w:p w14:paraId="60925509" w14:textId="77777777" w:rsidR="00975CC4" w:rsidRPr="00671C8B" w:rsidRDefault="00975CC4" w:rsidP="00166AF3">
            <w:pPr>
              <w:pStyle w:val="TableBody"/>
              <w:tabs>
                <w:tab w:val="left" w:pos="923"/>
                <w:tab w:val="left" w:pos="1206"/>
              </w:tabs>
            </w:pPr>
            <w:r w:rsidRPr="00671C8B">
              <w:rPr>
                <w:b/>
              </w:rPr>
              <w:t>&lt;RSRQResult&gt;</w:t>
            </w:r>
            <w:r w:rsidRPr="00671C8B">
              <w:rPr>
                <w:b/>
              </w:rPr>
              <w:tab/>
            </w:r>
            <w:r w:rsidRPr="00671C8B">
              <w:t>0 – 34</w:t>
            </w:r>
            <w:r>
              <w:tab/>
            </w:r>
            <w:r w:rsidRPr="00671C8B">
              <w:t xml:space="preserve">Reference Signal Received Quality (Ref: 3GPP TS 36.331, 6.3.5, RSRQ-Range IE) </w:t>
            </w:r>
          </w:p>
          <w:p w14:paraId="68D53107" w14:textId="77777777" w:rsidR="00975CC4" w:rsidRPr="00671C8B" w:rsidRDefault="00975CC4" w:rsidP="00166AF3">
            <w:pPr>
              <w:pStyle w:val="TableBody"/>
              <w:tabs>
                <w:tab w:val="left" w:pos="923"/>
                <w:tab w:val="left" w:pos="1206"/>
              </w:tabs>
            </w:pPr>
          </w:p>
          <w:p w14:paraId="55C6D5EC" w14:textId="77777777" w:rsidR="00975CC4" w:rsidRPr="00671C8B" w:rsidRDefault="00975CC4" w:rsidP="00166AF3">
            <w:pPr>
              <w:pStyle w:val="TableBody"/>
              <w:tabs>
                <w:tab w:val="left" w:pos="923"/>
                <w:tab w:val="left" w:pos="1206"/>
              </w:tabs>
            </w:pPr>
            <w:r w:rsidRPr="00671C8B">
              <w:rPr>
                <w:b/>
              </w:rPr>
              <w:t>&lt;</w:t>
            </w:r>
            <w:r>
              <w:rPr>
                <w:b/>
              </w:rPr>
              <w:t>LTE_</w:t>
            </w:r>
            <w:r w:rsidRPr="00671C8B">
              <w:rPr>
                <w:b/>
              </w:rPr>
              <w:t>TA&gt;</w:t>
            </w:r>
            <w:r w:rsidRPr="00671C8B">
              <w:rPr>
                <w:b/>
              </w:rPr>
              <w:tab/>
            </w:r>
            <w:r>
              <w:t>0 – 1282</w:t>
            </w:r>
            <w:r>
              <w:tab/>
            </w:r>
            <w:r>
              <w:tab/>
            </w:r>
            <w:r w:rsidRPr="00671C8B">
              <w:t xml:space="preserve">Timing </w:t>
            </w:r>
            <w:r>
              <w:t>a</w:t>
            </w:r>
            <w:r w:rsidRPr="00671C8B">
              <w:t xml:space="preserve">dvance (as per [3GPP 36.321]) </w:t>
            </w:r>
          </w:p>
          <w:p w14:paraId="4809ACA7" w14:textId="77777777" w:rsidR="00975CC4" w:rsidRPr="00671C8B" w:rsidRDefault="00975CC4" w:rsidP="00166AF3">
            <w:pPr>
              <w:pStyle w:val="TableBody"/>
              <w:tabs>
                <w:tab w:val="left" w:pos="923"/>
                <w:tab w:val="left" w:pos="1206"/>
              </w:tabs>
            </w:pPr>
          </w:p>
          <w:p w14:paraId="36316E6A" w14:textId="77777777" w:rsidR="00975CC4" w:rsidRPr="00671C8B" w:rsidRDefault="00975CC4" w:rsidP="00166AF3">
            <w:pPr>
              <w:pStyle w:val="TableBody"/>
              <w:tabs>
                <w:tab w:val="left" w:pos="923"/>
                <w:tab w:val="left" w:pos="1206"/>
              </w:tabs>
            </w:pPr>
            <w:r w:rsidRPr="00671C8B">
              <w:rPr>
                <w:b/>
              </w:rPr>
              <w:t>&lt;Earfcn&gt;</w:t>
            </w:r>
            <w:r w:rsidRPr="00671C8B">
              <w:rPr>
                <w:b/>
              </w:rPr>
              <w:tab/>
            </w:r>
            <w:r w:rsidRPr="00671C8B">
              <w:t>0 – 0xFFFF</w:t>
            </w:r>
            <w:r>
              <w:tab/>
            </w:r>
            <w:r w:rsidRPr="00671C8B">
              <w:t>The carrier frequency of the neighbor cell designated by the EUTRA Absolute Radio Frequency Channel Number (EARFCN)</w:t>
            </w:r>
            <w:r>
              <w:t xml:space="preserve"> </w:t>
            </w:r>
            <w:r w:rsidRPr="00671C8B">
              <w:t>(Ref: 3GPP TS 36.101, 5.7.3)</w:t>
            </w:r>
          </w:p>
          <w:p w14:paraId="2165B9FE" w14:textId="77777777" w:rsidR="00975CC4" w:rsidRPr="00671C8B" w:rsidRDefault="00975CC4" w:rsidP="00166AF3">
            <w:pPr>
              <w:pStyle w:val="TableBody"/>
              <w:tabs>
                <w:tab w:val="left" w:pos="923"/>
                <w:tab w:val="left" w:pos="1206"/>
              </w:tabs>
            </w:pPr>
          </w:p>
          <w:p w14:paraId="569D04D0" w14:textId="77777777" w:rsidR="00975CC4" w:rsidRPr="00671C8B" w:rsidRDefault="00975CC4" w:rsidP="00166AF3">
            <w:pPr>
              <w:pStyle w:val="TableBody"/>
              <w:tabs>
                <w:tab w:val="left" w:pos="923"/>
                <w:tab w:val="left" w:pos="1206"/>
              </w:tabs>
              <w:rPr>
                <w:u w:val="single"/>
              </w:rPr>
            </w:pPr>
            <w:r w:rsidRPr="00671C8B">
              <w:rPr>
                <w:b/>
              </w:rPr>
              <w:t>&lt;PhyCellInd&gt;</w:t>
            </w:r>
            <w:r w:rsidRPr="00671C8B">
              <w:rPr>
                <w:b/>
              </w:rPr>
              <w:tab/>
            </w:r>
            <w:r w:rsidRPr="00671C8B">
              <w:t>0 – 503</w:t>
            </w:r>
            <w:r>
              <w:tab/>
            </w:r>
            <w:r w:rsidRPr="00671C8B">
              <w:t>Physical Cell ID (Ref: 3GPP TS 36.331, 6.3.4, PhysCellId IE)</w:t>
            </w:r>
          </w:p>
        </w:tc>
      </w:tr>
      <w:tr w:rsidR="00975CC4" w:rsidRPr="00671C8B" w14:paraId="3DBBE5FB" w14:textId="77777777" w:rsidTr="00166AF3">
        <w:trPr>
          <w:trHeight w:val="135"/>
        </w:trPr>
        <w:tc>
          <w:tcPr>
            <w:tcW w:w="1728" w:type="dxa"/>
          </w:tcPr>
          <w:p w14:paraId="6C423405" w14:textId="77777777" w:rsidR="00975CC4" w:rsidRPr="00671C8B" w:rsidRDefault="00975CC4" w:rsidP="00166AF3">
            <w:pPr>
              <w:pStyle w:val="TableBody"/>
            </w:pPr>
            <w:r w:rsidRPr="00671C8B">
              <w:rPr>
                <w:u w:val="single"/>
              </w:rPr>
              <w:lastRenderedPageBreak/>
              <w:t>Reference</w:t>
            </w:r>
          </w:p>
          <w:p w14:paraId="42D287FF" w14:textId="77777777" w:rsidR="00975CC4" w:rsidRPr="00671C8B" w:rsidRDefault="00975CC4" w:rsidP="00166AF3">
            <w:pPr>
              <w:pStyle w:val="TableBody"/>
              <w:rPr>
                <w:i/>
              </w:rPr>
            </w:pPr>
            <w:r w:rsidRPr="00671C8B">
              <w:t>Sierra Wireless Proprietary</w:t>
            </w:r>
          </w:p>
        </w:tc>
        <w:tc>
          <w:tcPr>
            <w:tcW w:w="7560" w:type="dxa"/>
          </w:tcPr>
          <w:p w14:paraId="21B815EF" w14:textId="77777777" w:rsidR="00975CC4" w:rsidRPr="00671C8B" w:rsidRDefault="00975CC4" w:rsidP="00166AF3">
            <w:pPr>
              <w:pStyle w:val="TableBody"/>
            </w:pPr>
            <w:r w:rsidRPr="00671C8B">
              <w:rPr>
                <w:u w:val="single"/>
              </w:rPr>
              <w:t>Notes</w:t>
            </w:r>
          </w:p>
          <w:p w14:paraId="2E2E3290" w14:textId="77777777" w:rsidR="00975CC4" w:rsidRPr="00D51110" w:rsidRDefault="00975CC4" w:rsidP="0059466D">
            <w:pPr>
              <w:pStyle w:val="TableBody"/>
              <w:numPr>
                <w:ilvl w:val="0"/>
                <w:numId w:val="58"/>
              </w:numPr>
            </w:pPr>
            <w:r w:rsidRPr="00671C8B">
              <w:t>This command provides information related to the network environment and can be used, for example, for localization calculation</w:t>
            </w:r>
            <w:r>
              <w:t>.</w:t>
            </w:r>
          </w:p>
          <w:p w14:paraId="3D5695C1" w14:textId="77777777" w:rsidR="00975CC4" w:rsidRPr="00671C8B" w:rsidRDefault="00975CC4" w:rsidP="0059466D">
            <w:pPr>
              <w:pStyle w:val="TableBody"/>
              <w:numPr>
                <w:ilvl w:val="0"/>
                <w:numId w:val="58"/>
              </w:numPr>
              <w:rPr>
                <w:u w:val="single"/>
              </w:rPr>
            </w:pPr>
            <w:r>
              <w:t xml:space="preserve">This command can only be used with a </w:t>
            </w:r>
            <w:r w:rsidRPr="00671C8B">
              <w:t xml:space="preserve">SIM. The cell information can only be retrieved when the UE stays in attached mode. </w:t>
            </w:r>
          </w:p>
        </w:tc>
      </w:tr>
    </w:tbl>
    <w:p w14:paraId="6C7291FE" w14:textId="77777777" w:rsidR="00975CC4" w:rsidRPr="00671C8B" w:rsidRDefault="00975CC4" w:rsidP="0059466D">
      <w:pPr>
        <w:pStyle w:val="Heading2"/>
        <w:numPr>
          <w:ilvl w:val="1"/>
          <w:numId w:val="11"/>
        </w:numPr>
        <w:ind w:left="1080" w:hanging="1080"/>
      </w:pPr>
      <w:bookmarkStart w:id="5197" w:name="_Toc486251581"/>
      <w:bookmarkStart w:id="5198" w:name="_Toc489457435"/>
      <w:r w:rsidRPr="00671C8B">
        <w:lastRenderedPageBreak/>
        <w:t>+KGPIO Command: Hardware IO Contro</w:t>
      </w:r>
      <w:bookmarkEnd w:id="5144"/>
      <w:bookmarkEnd w:id="5145"/>
      <w:r w:rsidRPr="00671C8B">
        <w:t>l</w:t>
      </w:r>
      <w:bookmarkEnd w:id="5146"/>
      <w:bookmarkEnd w:id="5147"/>
      <w:bookmarkEnd w:id="5148"/>
      <w:bookmarkEnd w:id="5149"/>
      <w:bookmarkEnd w:id="5150"/>
      <w:bookmarkEnd w:id="5151"/>
      <w:bookmarkEnd w:id="5152"/>
      <w:bookmarkEnd w:id="5153"/>
      <w:bookmarkEnd w:id="5154"/>
      <w:bookmarkEnd w:id="5155"/>
      <w:bookmarkEnd w:id="5197"/>
      <w:bookmarkEnd w:id="5198"/>
    </w:p>
    <w:tbl>
      <w:tblPr>
        <w:tblStyle w:val="TableSWIleft"/>
        <w:tblW w:w="9288" w:type="dxa"/>
        <w:tblLayout w:type="fixed"/>
        <w:tblLook w:val="04A0" w:firstRow="1" w:lastRow="0" w:firstColumn="1" w:lastColumn="0" w:noHBand="0" w:noVBand="1"/>
      </w:tblPr>
      <w:tblGrid>
        <w:gridCol w:w="1728"/>
        <w:gridCol w:w="7560"/>
      </w:tblGrid>
      <w:tr w:rsidR="00975CC4" w:rsidRPr="00671C8B" w14:paraId="77834BBA"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0257A5E1" w14:textId="79F5A61C" w:rsidR="00975CC4" w:rsidRPr="00671C8B" w:rsidRDefault="00975CC4">
            <w:pPr>
              <w:pStyle w:val="TableRowHead"/>
              <w:spacing w:before="144" w:after="144"/>
            </w:pPr>
            <w:del w:id="5199" w:author="Alban Roche" w:date="2017-08-02T14:40:00Z">
              <w:r w:rsidDel="00F22490">
                <w:delText>HL7618, HL7618RD, HL7648, HL7650, HL7688, HL7690 and HL7692</w:delText>
              </w:r>
            </w:del>
            <w:ins w:id="5200" w:author="Alban Roche" w:date="2017-08-02T14:40:00Z">
              <w:r w:rsidR="00F22490">
                <w:t>HL7800</w:t>
              </w:r>
            </w:ins>
          </w:p>
        </w:tc>
      </w:tr>
      <w:tr w:rsidR="00975CC4" w:rsidRPr="00671C8B" w14:paraId="5D3ABE31" w14:textId="77777777" w:rsidTr="00166AF3">
        <w:trPr>
          <w:trHeight w:val="813"/>
        </w:trPr>
        <w:tc>
          <w:tcPr>
            <w:tcW w:w="1728" w:type="dxa"/>
          </w:tcPr>
          <w:p w14:paraId="02FD181C" w14:textId="77777777" w:rsidR="00975CC4" w:rsidRPr="00671C8B" w:rsidRDefault="00975CC4" w:rsidP="00166AF3">
            <w:pPr>
              <w:pStyle w:val="TableBody"/>
              <w:keepNext/>
              <w:rPr>
                <w:i/>
              </w:rPr>
            </w:pPr>
            <w:r w:rsidRPr="00671C8B">
              <w:rPr>
                <w:i/>
              </w:rPr>
              <w:t>Test command</w:t>
            </w:r>
          </w:p>
          <w:p w14:paraId="4292A631" w14:textId="77777777" w:rsidR="00975CC4" w:rsidRPr="00FC2875" w:rsidRDefault="00975CC4" w:rsidP="00166AF3">
            <w:pPr>
              <w:pStyle w:val="TableBody"/>
              <w:keepNext/>
              <w:rPr>
                <w:sz w:val="14"/>
                <w:szCs w:val="14"/>
              </w:rPr>
            </w:pPr>
          </w:p>
          <w:p w14:paraId="0EFE6C3D" w14:textId="77777777" w:rsidR="00975CC4" w:rsidRPr="00671C8B" w:rsidRDefault="00975CC4" w:rsidP="00166AF3">
            <w:pPr>
              <w:pStyle w:val="TableBody"/>
              <w:keepNext/>
              <w:rPr>
                <w:u w:val="single"/>
              </w:rPr>
            </w:pPr>
            <w:r w:rsidRPr="00671C8B">
              <w:rPr>
                <w:u w:val="single"/>
              </w:rPr>
              <w:t>Syntax</w:t>
            </w:r>
          </w:p>
          <w:p w14:paraId="518B20BF" w14:textId="77777777" w:rsidR="00975CC4" w:rsidRPr="00671C8B" w:rsidRDefault="00975CC4" w:rsidP="00166AF3">
            <w:pPr>
              <w:pStyle w:val="TableBody"/>
              <w:keepNext/>
              <w:rPr>
                <w:b/>
              </w:rPr>
            </w:pPr>
            <w:r w:rsidRPr="00671C8B">
              <w:rPr>
                <w:b/>
              </w:rPr>
              <w:t>AT+KGPIO=?</w:t>
            </w:r>
          </w:p>
        </w:tc>
        <w:tc>
          <w:tcPr>
            <w:tcW w:w="7560" w:type="dxa"/>
          </w:tcPr>
          <w:p w14:paraId="61742F41" w14:textId="77777777" w:rsidR="00975CC4" w:rsidRPr="00671C8B" w:rsidRDefault="00975CC4" w:rsidP="00166AF3">
            <w:pPr>
              <w:pStyle w:val="TableBody"/>
              <w:keepNext/>
              <w:rPr>
                <w:u w:val="single"/>
              </w:rPr>
            </w:pPr>
          </w:p>
          <w:p w14:paraId="4145B1B8" w14:textId="77777777" w:rsidR="00975CC4" w:rsidRPr="00FC2875" w:rsidRDefault="00975CC4" w:rsidP="00166AF3">
            <w:pPr>
              <w:pStyle w:val="TableBody"/>
              <w:keepNext/>
              <w:rPr>
                <w:sz w:val="14"/>
                <w:szCs w:val="14"/>
                <w:u w:val="single"/>
              </w:rPr>
            </w:pPr>
          </w:p>
          <w:p w14:paraId="29BFC945" w14:textId="77777777" w:rsidR="00975CC4" w:rsidRPr="00671C8B" w:rsidRDefault="00975CC4" w:rsidP="00166AF3">
            <w:pPr>
              <w:pStyle w:val="TableBody"/>
              <w:keepNext/>
              <w:rPr>
                <w:u w:val="single"/>
              </w:rPr>
            </w:pPr>
            <w:r w:rsidRPr="00671C8B">
              <w:rPr>
                <w:u w:val="single"/>
              </w:rPr>
              <w:t>Response</w:t>
            </w:r>
          </w:p>
          <w:p w14:paraId="3D992559" w14:textId="77777777" w:rsidR="00975CC4" w:rsidRPr="00671C8B" w:rsidRDefault="00975CC4" w:rsidP="00166AF3">
            <w:pPr>
              <w:pStyle w:val="TableBody"/>
              <w:keepNext/>
            </w:pPr>
            <w:r w:rsidRPr="00671C8B">
              <w:rPr>
                <w:b/>
              </w:rPr>
              <w:t>+KGPIO:</w:t>
            </w:r>
            <w:r w:rsidRPr="00671C8B">
              <w:t xml:space="preserve"> (list of supported </w:t>
            </w:r>
            <w:r w:rsidRPr="00671C8B">
              <w:rPr>
                <w:b/>
              </w:rPr>
              <w:t>&lt;IO&gt;</w:t>
            </w:r>
            <w:r w:rsidRPr="00671C8B">
              <w:t xml:space="preserve">s),(list of supported </w:t>
            </w:r>
            <w:r w:rsidRPr="00671C8B">
              <w:rPr>
                <w:b/>
              </w:rPr>
              <w:t>&lt;cde&gt;</w:t>
            </w:r>
            <w:r w:rsidRPr="00671C8B">
              <w:t>s)</w:t>
            </w:r>
          </w:p>
          <w:p w14:paraId="373A9389" w14:textId="77777777" w:rsidR="00975CC4" w:rsidRPr="00671C8B" w:rsidRDefault="00975CC4" w:rsidP="00166AF3">
            <w:pPr>
              <w:pStyle w:val="TableBody"/>
              <w:keepNext/>
              <w:rPr>
                <w:u w:val="single"/>
              </w:rPr>
            </w:pPr>
            <w:r w:rsidRPr="00671C8B">
              <w:rPr>
                <w:b/>
              </w:rPr>
              <w:t>OK</w:t>
            </w:r>
          </w:p>
        </w:tc>
      </w:tr>
      <w:tr w:rsidR="00975CC4" w:rsidRPr="00671C8B" w14:paraId="4ED7B68C" w14:textId="77777777" w:rsidTr="00166AF3">
        <w:trPr>
          <w:trHeight w:val="991"/>
        </w:trPr>
        <w:tc>
          <w:tcPr>
            <w:tcW w:w="1728" w:type="dxa"/>
          </w:tcPr>
          <w:p w14:paraId="319F4C52" w14:textId="77777777" w:rsidR="00975CC4" w:rsidRPr="00671C8B" w:rsidRDefault="00975CC4" w:rsidP="00166AF3">
            <w:pPr>
              <w:pStyle w:val="TableBody"/>
              <w:rPr>
                <w:i/>
              </w:rPr>
            </w:pPr>
            <w:r w:rsidRPr="00671C8B">
              <w:rPr>
                <w:i/>
              </w:rPr>
              <w:t>Read command</w:t>
            </w:r>
          </w:p>
          <w:p w14:paraId="473FBC8E" w14:textId="77777777" w:rsidR="00975CC4" w:rsidRPr="00FC2875" w:rsidRDefault="00975CC4" w:rsidP="00166AF3">
            <w:pPr>
              <w:pStyle w:val="TableBody"/>
              <w:rPr>
                <w:sz w:val="14"/>
                <w:szCs w:val="14"/>
              </w:rPr>
            </w:pPr>
          </w:p>
          <w:p w14:paraId="73317A76" w14:textId="77777777" w:rsidR="00975CC4" w:rsidRPr="00671C8B" w:rsidRDefault="00975CC4" w:rsidP="00166AF3">
            <w:pPr>
              <w:pStyle w:val="TableBody"/>
              <w:rPr>
                <w:u w:val="single"/>
              </w:rPr>
            </w:pPr>
            <w:r w:rsidRPr="00671C8B">
              <w:rPr>
                <w:u w:val="single"/>
              </w:rPr>
              <w:t>Syntax</w:t>
            </w:r>
          </w:p>
          <w:p w14:paraId="4C33E9C4" w14:textId="77777777" w:rsidR="00975CC4" w:rsidRPr="00671C8B" w:rsidRDefault="00975CC4" w:rsidP="00166AF3">
            <w:pPr>
              <w:pStyle w:val="TableBody"/>
              <w:rPr>
                <w:u w:val="single"/>
              </w:rPr>
            </w:pPr>
            <w:r w:rsidRPr="00671C8B">
              <w:rPr>
                <w:b/>
              </w:rPr>
              <w:t>AT+KGPIO?</w:t>
            </w:r>
          </w:p>
        </w:tc>
        <w:tc>
          <w:tcPr>
            <w:tcW w:w="7560" w:type="dxa"/>
          </w:tcPr>
          <w:p w14:paraId="7E9BE96E" w14:textId="77777777" w:rsidR="00975CC4" w:rsidRPr="00671C8B" w:rsidRDefault="00975CC4" w:rsidP="00166AF3">
            <w:pPr>
              <w:pStyle w:val="TableBody"/>
              <w:rPr>
                <w:u w:val="single"/>
              </w:rPr>
            </w:pPr>
          </w:p>
          <w:p w14:paraId="3E570A03" w14:textId="77777777" w:rsidR="00975CC4" w:rsidRPr="00FC2875" w:rsidRDefault="00975CC4" w:rsidP="00166AF3">
            <w:pPr>
              <w:pStyle w:val="TableBody"/>
              <w:rPr>
                <w:sz w:val="14"/>
                <w:szCs w:val="14"/>
                <w:u w:val="single"/>
              </w:rPr>
            </w:pPr>
          </w:p>
          <w:p w14:paraId="2C27E20B" w14:textId="77777777" w:rsidR="00975CC4" w:rsidRPr="00671C8B" w:rsidRDefault="00975CC4" w:rsidP="00166AF3">
            <w:pPr>
              <w:pStyle w:val="TableBody"/>
              <w:rPr>
                <w:u w:val="single"/>
              </w:rPr>
            </w:pPr>
            <w:r w:rsidRPr="00671C8B">
              <w:rPr>
                <w:u w:val="single"/>
              </w:rPr>
              <w:t>Response</w:t>
            </w:r>
          </w:p>
          <w:p w14:paraId="11178861" w14:textId="77777777" w:rsidR="00975CC4" w:rsidRPr="00671C8B" w:rsidRDefault="00975CC4" w:rsidP="00166AF3">
            <w:pPr>
              <w:pStyle w:val="TableBody"/>
              <w:rPr>
                <w:u w:val="single"/>
              </w:rPr>
            </w:pPr>
            <w:r w:rsidRPr="00671C8B">
              <w:rPr>
                <w:b/>
              </w:rPr>
              <w:t>OK</w:t>
            </w:r>
          </w:p>
        </w:tc>
      </w:tr>
      <w:tr w:rsidR="00975CC4" w:rsidRPr="00671C8B" w14:paraId="374C68DF" w14:textId="77777777" w:rsidTr="00166AF3">
        <w:trPr>
          <w:cantSplit w:val="0"/>
          <w:trHeight w:val="65"/>
        </w:trPr>
        <w:tc>
          <w:tcPr>
            <w:tcW w:w="1728" w:type="dxa"/>
          </w:tcPr>
          <w:p w14:paraId="4482F35F" w14:textId="77777777" w:rsidR="00975CC4" w:rsidRPr="00671C8B" w:rsidRDefault="00975CC4" w:rsidP="00166AF3">
            <w:pPr>
              <w:pStyle w:val="TableBody"/>
              <w:rPr>
                <w:i/>
              </w:rPr>
            </w:pPr>
            <w:r w:rsidRPr="00671C8B">
              <w:rPr>
                <w:i/>
              </w:rPr>
              <w:t>Write command</w:t>
            </w:r>
          </w:p>
          <w:p w14:paraId="6EBF6D88" w14:textId="77777777" w:rsidR="00975CC4" w:rsidRPr="00FC2875" w:rsidRDefault="00975CC4" w:rsidP="00166AF3">
            <w:pPr>
              <w:pStyle w:val="TableBody"/>
              <w:rPr>
                <w:sz w:val="14"/>
                <w:szCs w:val="14"/>
              </w:rPr>
            </w:pPr>
          </w:p>
          <w:p w14:paraId="40D9FB6F" w14:textId="77777777" w:rsidR="00975CC4" w:rsidRPr="00671C8B" w:rsidRDefault="00975CC4" w:rsidP="00166AF3">
            <w:pPr>
              <w:pStyle w:val="TableBody"/>
              <w:rPr>
                <w:u w:val="single"/>
              </w:rPr>
            </w:pPr>
            <w:r w:rsidRPr="00671C8B">
              <w:rPr>
                <w:u w:val="single"/>
              </w:rPr>
              <w:t>Syntax</w:t>
            </w:r>
          </w:p>
          <w:p w14:paraId="058FA313" w14:textId="77777777" w:rsidR="00975CC4" w:rsidRPr="00671C8B" w:rsidRDefault="00975CC4" w:rsidP="00166AF3">
            <w:pPr>
              <w:pStyle w:val="TableBody"/>
              <w:rPr>
                <w:u w:val="single"/>
              </w:rPr>
            </w:pPr>
            <w:r w:rsidRPr="00671C8B">
              <w:rPr>
                <w:b/>
              </w:rPr>
              <w:t>AT+KGPIO=&lt;IO&gt;,&lt;cde&gt;</w:t>
            </w:r>
          </w:p>
        </w:tc>
        <w:tc>
          <w:tcPr>
            <w:tcW w:w="7560" w:type="dxa"/>
          </w:tcPr>
          <w:p w14:paraId="726FC9E5" w14:textId="77777777" w:rsidR="00975CC4" w:rsidRPr="00671C8B" w:rsidRDefault="00975CC4" w:rsidP="00166AF3">
            <w:pPr>
              <w:pStyle w:val="TableBody"/>
              <w:rPr>
                <w:u w:val="single"/>
              </w:rPr>
            </w:pPr>
          </w:p>
          <w:p w14:paraId="45A146A9" w14:textId="77777777" w:rsidR="00975CC4" w:rsidRPr="00FC2875" w:rsidRDefault="00975CC4" w:rsidP="00166AF3">
            <w:pPr>
              <w:pStyle w:val="TableBody"/>
              <w:rPr>
                <w:sz w:val="14"/>
                <w:szCs w:val="14"/>
                <w:u w:val="single"/>
              </w:rPr>
            </w:pPr>
          </w:p>
          <w:p w14:paraId="57208D98" w14:textId="77777777" w:rsidR="00975CC4" w:rsidRPr="00671C8B" w:rsidRDefault="00975CC4" w:rsidP="00166AF3">
            <w:pPr>
              <w:pStyle w:val="TableBody"/>
              <w:rPr>
                <w:u w:val="single"/>
              </w:rPr>
            </w:pPr>
            <w:r w:rsidRPr="00671C8B">
              <w:rPr>
                <w:u w:val="single"/>
              </w:rPr>
              <w:t>Response</w:t>
            </w:r>
          </w:p>
          <w:p w14:paraId="16E4F602" w14:textId="77777777" w:rsidR="00975CC4" w:rsidRPr="00671C8B" w:rsidRDefault="00975CC4" w:rsidP="00166AF3">
            <w:pPr>
              <w:pStyle w:val="TableBody"/>
            </w:pPr>
            <w:r w:rsidRPr="00671C8B">
              <w:t>If &lt;cde&gt; = 2:</w:t>
            </w:r>
          </w:p>
          <w:p w14:paraId="68BE72E1" w14:textId="77777777" w:rsidR="00975CC4" w:rsidRPr="00671C8B" w:rsidRDefault="00975CC4" w:rsidP="00166AF3">
            <w:pPr>
              <w:pStyle w:val="TableBody"/>
              <w:rPr>
                <w:b/>
              </w:rPr>
            </w:pPr>
            <w:r w:rsidRPr="00671C8B">
              <w:rPr>
                <w:b/>
              </w:rPr>
              <w:t>+KGPIO: &lt;IO&gt;, &lt;current_value&gt;</w:t>
            </w:r>
          </w:p>
          <w:p w14:paraId="6D4A1EDE" w14:textId="77777777" w:rsidR="00975CC4" w:rsidRPr="00671C8B" w:rsidRDefault="00975CC4" w:rsidP="00166AF3">
            <w:pPr>
              <w:pStyle w:val="TableBody"/>
              <w:rPr>
                <w:b/>
              </w:rPr>
            </w:pPr>
            <w:r w:rsidRPr="00671C8B">
              <w:rPr>
                <w:b/>
              </w:rPr>
              <w:t>OK</w:t>
            </w:r>
          </w:p>
          <w:p w14:paraId="4F8F1186" w14:textId="77777777" w:rsidR="00975CC4" w:rsidRPr="00671C8B" w:rsidRDefault="00975CC4" w:rsidP="00166AF3">
            <w:pPr>
              <w:pStyle w:val="TableBody"/>
            </w:pPr>
          </w:p>
          <w:p w14:paraId="3EA02AA8" w14:textId="77777777" w:rsidR="00975CC4" w:rsidRPr="00671C8B" w:rsidRDefault="00975CC4" w:rsidP="00166AF3">
            <w:pPr>
              <w:pStyle w:val="TableBody"/>
            </w:pPr>
            <w:r w:rsidRPr="00671C8B">
              <w:t>Else</w:t>
            </w:r>
          </w:p>
          <w:p w14:paraId="219134DE" w14:textId="77777777" w:rsidR="00975CC4" w:rsidRPr="00671C8B" w:rsidRDefault="00975CC4" w:rsidP="00166AF3">
            <w:pPr>
              <w:pStyle w:val="TableBody"/>
            </w:pPr>
            <w:r w:rsidRPr="00671C8B">
              <w:rPr>
                <w:b/>
              </w:rPr>
              <w:t>OK</w:t>
            </w:r>
          </w:p>
          <w:p w14:paraId="5AA5E736" w14:textId="77777777" w:rsidR="00975CC4" w:rsidRPr="00671C8B" w:rsidRDefault="00975CC4" w:rsidP="00166AF3">
            <w:pPr>
              <w:pStyle w:val="TableBody"/>
              <w:rPr>
                <w:u w:val="single"/>
              </w:rPr>
            </w:pPr>
          </w:p>
          <w:p w14:paraId="29A3F629" w14:textId="77777777" w:rsidR="00975CC4" w:rsidRPr="00671C8B" w:rsidRDefault="00975CC4" w:rsidP="00166AF3">
            <w:pPr>
              <w:pStyle w:val="TableBody"/>
              <w:rPr>
                <w:u w:val="single"/>
              </w:rPr>
            </w:pPr>
            <w:r w:rsidRPr="00671C8B">
              <w:rPr>
                <w:u w:val="single"/>
              </w:rPr>
              <w:t>Parameters</w:t>
            </w:r>
          </w:p>
          <w:p w14:paraId="122739D2" w14:textId="77777777" w:rsidR="00975CC4" w:rsidRPr="00671C8B" w:rsidRDefault="00975CC4" w:rsidP="00166AF3">
            <w:pPr>
              <w:pStyle w:val="TableBody"/>
            </w:pPr>
            <w:r w:rsidRPr="00671C8B">
              <w:rPr>
                <w:b/>
              </w:rPr>
              <w:t>&lt;IO&gt;</w:t>
            </w:r>
            <w:r>
              <w:tab/>
              <w:t>1 – 8, 10, 11, 13 – 15</w:t>
            </w:r>
            <w:r>
              <w:tab/>
            </w:r>
            <w:r w:rsidRPr="00671C8B">
              <w:t>Selected IO</w:t>
            </w:r>
          </w:p>
          <w:p w14:paraId="05E1E63D" w14:textId="77777777" w:rsidR="00975CC4" w:rsidRPr="00671C8B" w:rsidRDefault="00975CC4" w:rsidP="00166AF3">
            <w:pPr>
              <w:pStyle w:val="TableBody"/>
            </w:pPr>
          </w:p>
          <w:p w14:paraId="464A676F" w14:textId="77777777" w:rsidR="00975CC4" w:rsidRPr="00671C8B" w:rsidRDefault="00975CC4" w:rsidP="00166AF3">
            <w:pPr>
              <w:pStyle w:val="TableBody"/>
            </w:pPr>
            <w:r w:rsidRPr="00671C8B">
              <w:rPr>
                <w:b/>
              </w:rPr>
              <w:t>&lt;cde&gt;</w:t>
            </w:r>
            <w:r w:rsidRPr="00671C8B">
              <w:tab/>
            </w:r>
            <w:r w:rsidRPr="00671C8B">
              <w:tab/>
              <w:t>0</w:t>
            </w:r>
            <w:r w:rsidRPr="00671C8B">
              <w:tab/>
              <w:t>Reset the selected IO</w:t>
            </w:r>
          </w:p>
          <w:p w14:paraId="2F6EECC9" w14:textId="77777777" w:rsidR="00975CC4" w:rsidRPr="00671C8B" w:rsidRDefault="00975CC4" w:rsidP="00166AF3">
            <w:pPr>
              <w:pStyle w:val="TableBody"/>
            </w:pPr>
            <w:r w:rsidRPr="00671C8B">
              <w:tab/>
            </w:r>
            <w:r w:rsidRPr="00671C8B">
              <w:tab/>
              <w:t>1</w:t>
            </w:r>
            <w:r w:rsidRPr="00671C8B">
              <w:tab/>
              <w:t>Set the selected IO</w:t>
            </w:r>
          </w:p>
          <w:p w14:paraId="4D7E9E3B" w14:textId="77777777" w:rsidR="00975CC4" w:rsidRPr="00671C8B" w:rsidRDefault="00975CC4" w:rsidP="00166AF3">
            <w:pPr>
              <w:pStyle w:val="TableBody"/>
            </w:pPr>
            <w:r w:rsidRPr="00671C8B">
              <w:tab/>
            </w:r>
            <w:r w:rsidRPr="00671C8B">
              <w:tab/>
              <w:t>2</w:t>
            </w:r>
            <w:r w:rsidRPr="00671C8B">
              <w:tab/>
              <w:t>Request the current value of the IO</w:t>
            </w:r>
          </w:p>
          <w:p w14:paraId="0D8914A7" w14:textId="77777777" w:rsidR="00975CC4" w:rsidRPr="00671C8B" w:rsidRDefault="00975CC4" w:rsidP="00166AF3">
            <w:pPr>
              <w:pStyle w:val="TableBody"/>
            </w:pPr>
          </w:p>
          <w:p w14:paraId="5EEA0EA0" w14:textId="77777777" w:rsidR="00975CC4" w:rsidRPr="00671C8B" w:rsidRDefault="00975CC4" w:rsidP="00166AF3">
            <w:pPr>
              <w:pStyle w:val="TableBody"/>
              <w:tabs>
                <w:tab w:val="left" w:pos="781"/>
              </w:tabs>
            </w:pPr>
            <w:r w:rsidRPr="00671C8B">
              <w:rPr>
                <w:b/>
              </w:rPr>
              <w:t>&lt;current_value&gt;</w:t>
            </w:r>
            <w:r w:rsidRPr="00671C8B">
              <w:tab/>
              <w:t>0</w:t>
            </w:r>
            <w:r w:rsidRPr="00671C8B">
              <w:tab/>
              <w:t>GPIO is Low</w:t>
            </w:r>
          </w:p>
          <w:p w14:paraId="544006A9" w14:textId="77777777" w:rsidR="00975CC4" w:rsidRPr="00671C8B" w:rsidRDefault="00975CC4" w:rsidP="00166AF3">
            <w:pPr>
              <w:pStyle w:val="TableBody"/>
              <w:tabs>
                <w:tab w:val="left" w:pos="781"/>
              </w:tabs>
            </w:pPr>
            <w:r w:rsidRPr="00671C8B">
              <w:tab/>
            </w:r>
            <w:r w:rsidRPr="00671C8B">
              <w:tab/>
            </w:r>
            <w:r w:rsidRPr="00671C8B">
              <w:tab/>
              <w:t>1</w:t>
            </w:r>
            <w:r w:rsidRPr="00671C8B">
              <w:tab/>
              <w:t>GPIO is High</w:t>
            </w:r>
          </w:p>
        </w:tc>
      </w:tr>
      <w:tr w:rsidR="00975CC4" w:rsidRPr="00671C8B" w14:paraId="3E0AB704" w14:textId="77777777" w:rsidTr="00166AF3">
        <w:trPr>
          <w:trHeight w:val="815"/>
        </w:trPr>
        <w:tc>
          <w:tcPr>
            <w:tcW w:w="1728" w:type="dxa"/>
          </w:tcPr>
          <w:p w14:paraId="096006EF" w14:textId="77777777" w:rsidR="00975CC4" w:rsidRPr="00671C8B" w:rsidRDefault="00975CC4" w:rsidP="00166AF3">
            <w:pPr>
              <w:pStyle w:val="TableBody"/>
              <w:rPr>
                <w:u w:val="single"/>
              </w:rPr>
            </w:pPr>
            <w:r w:rsidRPr="00671C8B">
              <w:rPr>
                <w:u w:val="single"/>
              </w:rPr>
              <w:t>Reference</w:t>
            </w:r>
          </w:p>
          <w:p w14:paraId="43F6C315" w14:textId="77777777" w:rsidR="00975CC4" w:rsidRPr="00671C8B" w:rsidRDefault="00975CC4" w:rsidP="00166AF3">
            <w:pPr>
              <w:pStyle w:val="TableBody"/>
              <w:rPr>
                <w:u w:val="single"/>
              </w:rPr>
            </w:pPr>
            <w:r w:rsidRPr="00671C8B">
              <w:t>Sierra Wireless Proprietary</w:t>
            </w:r>
          </w:p>
        </w:tc>
        <w:tc>
          <w:tcPr>
            <w:tcW w:w="7560" w:type="dxa"/>
          </w:tcPr>
          <w:p w14:paraId="6CA6E8AC" w14:textId="77777777" w:rsidR="00975CC4" w:rsidRPr="00671C8B" w:rsidRDefault="00975CC4" w:rsidP="00166AF3">
            <w:pPr>
              <w:pStyle w:val="TableBody"/>
            </w:pPr>
            <w:r w:rsidRPr="00671C8B">
              <w:rPr>
                <w:u w:val="single"/>
              </w:rPr>
              <w:t>Notes</w:t>
            </w:r>
          </w:p>
          <w:p w14:paraId="5A390BD7" w14:textId="77777777" w:rsidR="00975CC4" w:rsidRPr="00671C8B" w:rsidRDefault="00975CC4" w:rsidP="0059466D">
            <w:pPr>
              <w:pStyle w:val="TableBody"/>
              <w:numPr>
                <w:ilvl w:val="0"/>
                <w:numId w:val="36"/>
              </w:numPr>
            </w:pPr>
            <w:r w:rsidRPr="00671C8B">
              <w:t xml:space="preserve">The current configuration is saved in non-volatile memory </w:t>
            </w:r>
            <w:r>
              <w:t>over module reboot.</w:t>
            </w:r>
          </w:p>
          <w:p w14:paraId="59880C99" w14:textId="77777777" w:rsidR="00975CC4" w:rsidRPr="00671C8B" w:rsidRDefault="00975CC4" w:rsidP="0059466D">
            <w:pPr>
              <w:pStyle w:val="TableBody"/>
              <w:numPr>
                <w:ilvl w:val="0"/>
                <w:numId w:val="36"/>
              </w:numPr>
            </w:pPr>
            <w:r w:rsidRPr="00671C8B">
              <w:t>Check the configuration of +KGPIOCFG when +CME ERROR: 3 is issued</w:t>
            </w:r>
            <w:r>
              <w:t>.</w:t>
            </w:r>
          </w:p>
          <w:p w14:paraId="53582D16" w14:textId="77777777" w:rsidR="00975CC4" w:rsidRPr="00671C8B" w:rsidRDefault="00975CC4" w:rsidP="0059466D">
            <w:pPr>
              <w:pStyle w:val="TableBody"/>
              <w:numPr>
                <w:ilvl w:val="0"/>
                <w:numId w:val="36"/>
              </w:numPr>
            </w:pPr>
            <w:r w:rsidRPr="00671C8B">
              <w:t xml:space="preserve">GPIO 3 </w:t>
            </w:r>
            <w:r>
              <w:t xml:space="preserve">is used for SIM detection by default; it </w:t>
            </w:r>
            <w:r w:rsidRPr="00671C8B">
              <w:t xml:space="preserve">cannot be </w:t>
            </w:r>
            <w:r>
              <w:t>re</w:t>
            </w:r>
            <w:r w:rsidRPr="00671C8B">
              <w:t>configured</w:t>
            </w:r>
            <w:r>
              <w:t>.</w:t>
            </w:r>
          </w:p>
          <w:p w14:paraId="78C68738" w14:textId="77777777" w:rsidR="00975CC4" w:rsidRDefault="00975CC4" w:rsidP="0059466D">
            <w:pPr>
              <w:pStyle w:val="TableBody"/>
              <w:numPr>
                <w:ilvl w:val="0"/>
                <w:numId w:val="36"/>
              </w:numPr>
            </w:pPr>
            <w:r w:rsidRPr="00671C8B">
              <w:t>The test command AT+KGPIO=? returns a dynamic list of supported GPIOs. GPIOs assigned to a specific purpose are not listed</w:t>
            </w:r>
            <w:r>
              <w:t>.</w:t>
            </w:r>
          </w:p>
          <w:p w14:paraId="733E7490" w14:textId="77777777" w:rsidR="00975CC4" w:rsidRPr="00671C8B" w:rsidRDefault="00975CC4" w:rsidP="0059466D">
            <w:pPr>
              <w:pStyle w:val="TableBody"/>
              <w:numPr>
                <w:ilvl w:val="0"/>
                <w:numId w:val="36"/>
              </w:numPr>
            </w:pPr>
            <w:r w:rsidRPr="00671C8B">
              <w:t xml:space="preserve">This command can be used without </w:t>
            </w:r>
            <w:r>
              <w:t xml:space="preserve">a </w:t>
            </w:r>
            <w:r w:rsidRPr="00671C8B">
              <w:t>SIM</w:t>
            </w:r>
            <w:r>
              <w:t>.</w:t>
            </w:r>
          </w:p>
        </w:tc>
      </w:tr>
      <w:tr w:rsidR="00975CC4" w:rsidRPr="00671C8B" w14:paraId="08A82FD0" w14:textId="77777777" w:rsidTr="00166AF3">
        <w:trPr>
          <w:cantSplit w:val="0"/>
          <w:trHeight w:val="815"/>
        </w:trPr>
        <w:tc>
          <w:tcPr>
            <w:tcW w:w="1728" w:type="dxa"/>
          </w:tcPr>
          <w:p w14:paraId="3C1BF449" w14:textId="77777777" w:rsidR="00975CC4" w:rsidRPr="00671C8B" w:rsidRDefault="00975CC4" w:rsidP="00166AF3">
            <w:pPr>
              <w:pStyle w:val="TableBody"/>
              <w:rPr>
                <w:u w:val="single"/>
              </w:rPr>
            </w:pPr>
            <w:r w:rsidRPr="00671C8B">
              <w:rPr>
                <w:u w:val="single"/>
              </w:rPr>
              <w:t>Examples</w:t>
            </w:r>
          </w:p>
        </w:tc>
        <w:tc>
          <w:tcPr>
            <w:tcW w:w="7560" w:type="dxa"/>
          </w:tcPr>
          <w:p w14:paraId="17777A93" w14:textId="77777777" w:rsidR="00975CC4" w:rsidRPr="00671C8B" w:rsidRDefault="00975CC4" w:rsidP="00166AF3">
            <w:pPr>
              <w:pStyle w:val="TableBody"/>
            </w:pPr>
            <w:r w:rsidRPr="00671C8B">
              <w:t>Make GPIO1 output high/low level</w:t>
            </w:r>
          </w:p>
          <w:p w14:paraId="5DA61C03" w14:textId="77777777" w:rsidR="00975CC4" w:rsidRPr="00671C8B" w:rsidRDefault="00975CC4" w:rsidP="00166AF3">
            <w:pPr>
              <w:pStyle w:val="TableBody"/>
              <w:rPr>
                <w:b/>
              </w:rPr>
            </w:pPr>
            <w:r w:rsidRPr="00671C8B">
              <w:rPr>
                <w:b/>
              </w:rPr>
              <w:t>AT+KGPIOCFG=1,0,2</w:t>
            </w:r>
            <w:r w:rsidRPr="00671C8B">
              <w:tab/>
            </w:r>
            <w:r w:rsidRPr="00671C8B">
              <w:tab/>
              <w:t xml:space="preserve">// Configure GPIO1 as output mode; &lt;pull mode&gt; must </w:t>
            </w:r>
            <w:r w:rsidRPr="00671C8B">
              <w:tab/>
            </w:r>
            <w:r w:rsidRPr="00671C8B">
              <w:tab/>
            </w:r>
            <w:r w:rsidRPr="00671C8B">
              <w:tab/>
            </w:r>
            <w:r w:rsidRPr="00671C8B">
              <w:tab/>
            </w:r>
            <w:r w:rsidRPr="00671C8B">
              <w:tab/>
            </w:r>
            <w:r w:rsidRPr="00671C8B">
              <w:tab/>
              <w:t>// be "no pull"</w:t>
            </w:r>
          </w:p>
          <w:p w14:paraId="488D8B49" w14:textId="77777777" w:rsidR="00975CC4" w:rsidRPr="00671C8B" w:rsidRDefault="00975CC4" w:rsidP="00166AF3">
            <w:pPr>
              <w:pStyle w:val="TableBody"/>
              <w:rPr>
                <w:b/>
              </w:rPr>
            </w:pPr>
            <w:r w:rsidRPr="00671C8B">
              <w:rPr>
                <w:b/>
              </w:rPr>
              <w:t>OK</w:t>
            </w:r>
          </w:p>
          <w:p w14:paraId="79255472" w14:textId="77777777" w:rsidR="00975CC4" w:rsidRPr="00671C8B" w:rsidRDefault="00975CC4" w:rsidP="00166AF3">
            <w:pPr>
              <w:pStyle w:val="TableBody"/>
              <w:rPr>
                <w:b/>
              </w:rPr>
            </w:pPr>
          </w:p>
          <w:p w14:paraId="28258CF5" w14:textId="77777777" w:rsidR="00975CC4" w:rsidRPr="00671C8B" w:rsidRDefault="00975CC4" w:rsidP="00166AF3">
            <w:pPr>
              <w:pStyle w:val="TableBody"/>
              <w:rPr>
                <w:b/>
              </w:rPr>
            </w:pPr>
            <w:r w:rsidRPr="00671C8B">
              <w:rPr>
                <w:b/>
              </w:rPr>
              <w:t>AT+KGPIO=1,1</w:t>
            </w:r>
            <w:r w:rsidRPr="00671C8B">
              <w:tab/>
            </w:r>
            <w:r w:rsidRPr="00671C8B">
              <w:tab/>
            </w:r>
            <w:r w:rsidRPr="00671C8B">
              <w:tab/>
              <w:t>// Set GPIO1</w:t>
            </w:r>
          </w:p>
          <w:p w14:paraId="439D4A14" w14:textId="77777777" w:rsidR="00975CC4" w:rsidRPr="00671C8B" w:rsidRDefault="00975CC4" w:rsidP="00166AF3">
            <w:pPr>
              <w:pStyle w:val="TableBody"/>
              <w:rPr>
                <w:b/>
              </w:rPr>
            </w:pPr>
            <w:r w:rsidRPr="00671C8B">
              <w:rPr>
                <w:b/>
              </w:rPr>
              <w:t>OK</w:t>
            </w:r>
          </w:p>
          <w:p w14:paraId="042FA827" w14:textId="77777777" w:rsidR="00975CC4" w:rsidRPr="00671C8B" w:rsidRDefault="00975CC4" w:rsidP="00166AF3">
            <w:pPr>
              <w:pStyle w:val="TableBody"/>
              <w:rPr>
                <w:b/>
              </w:rPr>
            </w:pPr>
          </w:p>
          <w:p w14:paraId="33528D33" w14:textId="77777777" w:rsidR="00975CC4" w:rsidRPr="00671C8B" w:rsidRDefault="00975CC4" w:rsidP="00166AF3">
            <w:pPr>
              <w:pStyle w:val="TableBody"/>
              <w:rPr>
                <w:b/>
              </w:rPr>
            </w:pPr>
            <w:r w:rsidRPr="00671C8B">
              <w:rPr>
                <w:b/>
              </w:rPr>
              <w:t>AT+KGPIO=1,0</w:t>
            </w:r>
            <w:r w:rsidRPr="00671C8B">
              <w:tab/>
            </w:r>
            <w:r w:rsidRPr="00671C8B">
              <w:tab/>
            </w:r>
            <w:r w:rsidRPr="00671C8B">
              <w:tab/>
              <w:t>// Reset GPIO1</w:t>
            </w:r>
          </w:p>
          <w:p w14:paraId="00FFBDBD" w14:textId="77777777" w:rsidR="00975CC4" w:rsidRPr="00671C8B" w:rsidRDefault="00975CC4" w:rsidP="00166AF3">
            <w:pPr>
              <w:pStyle w:val="TableBody"/>
              <w:rPr>
                <w:b/>
              </w:rPr>
            </w:pPr>
            <w:r w:rsidRPr="00671C8B">
              <w:rPr>
                <w:b/>
              </w:rPr>
              <w:t>OK</w:t>
            </w:r>
          </w:p>
          <w:p w14:paraId="6E1EB7D3" w14:textId="77777777" w:rsidR="00975CC4" w:rsidRPr="00671C8B" w:rsidRDefault="00975CC4" w:rsidP="00166AF3">
            <w:pPr>
              <w:pStyle w:val="TableBody"/>
            </w:pPr>
          </w:p>
          <w:p w14:paraId="2B7F1463" w14:textId="77777777" w:rsidR="00975CC4" w:rsidRPr="00671C8B" w:rsidRDefault="00975CC4" w:rsidP="00166AF3">
            <w:pPr>
              <w:pStyle w:val="TableBody"/>
            </w:pPr>
            <w:r w:rsidRPr="00671C8B">
              <w:t>Define input/output mode for GPIO1</w:t>
            </w:r>
          </w:p>
          <w:p w14:paraId="453DED36" w14:textId="77777777" w:rsidR="00975CC4" w:rsidRPr="00671C8B" w:rsidRDefault="00975CC4" w:rsidP="00166AF3">
            <w:pPr>
              <w:pStyle w:val="TableBody"/>
              <w:rPr>
                <w:b/>
              </w:rPr>
            </w:pPr>
            <w:r w:rsidRPr="00671C8B">
              <w:rPr>
                <w:b/>
              </w:rPr>
              <w:t>AT+KGPIOCFG=1,1,0</w:t>
            </w:r>
            <w:r w:rsidRPr="00671C8B">
              <w:tab/>
            </w:r>
            <w:r w:rsidRPr="00671C8B">
              <w:tab/>
              <w:t xml:space="preserve">// Configure GPIO1 as input mode;&lt;pull mode&gt; is "pull </w:t>
            </w:r>
            <w:r w:rsidRPr="00671C8B">
              <w:tab/>
            </w:r>
            <w:r w:rsidRPr="00671C8B">
              <w:tab/>
            </w:r>
            <w:r w:rsidRPr="00671C8B">
              <w:tab/>
            </w:r>
            <w:r w:rsidRPr="00671C8B">
              <w:tab/>
            </w:r>
            <w:r w:rsidRPr="00671C8B">
              <w:tab/>
            </w:r>
            <w:r w:rsidRPr="00671C8B">
              <w:tab/>
              <w:t>// down"</w:t>
            </w:r>
          </w:p>
          <w:p w14:paraId="73C202E3" w14:textId="77777777" w:rsidR="00975CC4" w:rsidRPr="00671C8B" w:rsidRDefault="00975CC4" w:rsidP="00166AF3">
            <w:pPr>
              <w:pStyle w:val="TableBody"/>
              <w:rPr>
                <w:b/>
              </w:rPr>
            </w:pPr>
            <w:r w:rsidRPr="00671C8B">
              <w:rPr>
                <w:b/>
              </w:rPr>
              <w:t>OK</w:t>
            </w:r>
          </w:p>
          <w:p w14:paraId="74F5A93C" w14:textId="77777777" w:rsidR="00975CC4" w:rsidRPr="00671C8B" w:rsidRDefault="00975CC4" w:rsidP="00166AF3">
            <w:pPr>
              <w:pStyle w:val="TableBody"/>
              <w:rPr>
                <w:b/>
              </w:rPr>
            </w:pPr>
          </w:p>
          <w:p w14:paraId="0F6A5CDC" w14:textId="77777777" w:rsidR="00975CC4" w:rsidRPr="00671C8B" w:rsidRDefault="00975CC4" w:rsidP="00166AF3">
            <w:pPr>
              <w:pStyle w:val="TableBody"/>
              <w:rPr>
                <w:b/>
              </w:rPr>
            </w:pPr>
            <w:r w:rsidRPr="00671C8B">
              <w:rPr>
                <w:b/>
              </w:rPr>
              <w:t>AT+KGPIO=1,2</w:t>
            </w:r>
            <w:r w:rsidRPr="00671C8B">
              <w:tab/>
            </w:r>
            <w:r w:rsidRPr="00671C8B">
              <w:tab/>
            </w:r>
            <w:r w:rsidRPr="00671C8B">
              <w:tab/>
              <w:t>// Request the current value of GPIO1</w:t>
            </w:r>
          </w:p>
          <w:p w14:paraId="7E791359" w14:textId="77777777" w:rsidR="00975CC4" w:rsidRPr="00671C8B" w:rsidRDefault="00975CC4" w:rsidP="00166AF3">
            <w:pPr>
              <w:pStyle w:val="TableBody"/>
              <w:rPr>
                <w:b/>
              </w:rPr>
            </w:pPr>
            <w:r w:rsidRPr="00671C8B">
              <w:rPr>
                <w:b/>
              </w:rPr>
              <w:t>+KGPIO: 1,1</w:t>
            </w:r>
            <w:r w:rsidRPr="00671C8B">
              <w:rPr>
                <w:b/>
              </w:rPr>
              <w:tab/>
            </w:r>
            <w:r w:rsidRPr="00671C8B">
              <w:tab/>
            </w:r>
            <w:r w:rsidRPr="00671C8B">
              <w:tab/>
            </w:r>
            <w:r w:rsidRPr="00671C8B">
              <w:tab/>
              <w:t>// Value is HIGH for GPIO1</w:t>
            </w:r>
          </w:p>
          <w:p w14:paraId="05E83CB7" w14:textId="77777777" w:rsidR="00975CC4" w:rsidRPr="00671C8B" w:rsidRDefault="00975CC4" w:rsidP="00166AF3">
            <w:pPr>
              <w:pStyle w:val="TableBody"/>
              <w:rPr>
                <w:b/>
              </w:rPr>
            </w:pPr>
            <w:r w:rsidRPr="00671C8B">
              <w:rPr>
                <w:b/>
              </w:rPr>
              <w:t>OK</w:t>
            </w:r>
          </w:p>
          <w:p w14:paraId="396DE3DD" w14:textId="77777777" w:rsidR="00975CC4" w:rsidRPr="00671C8B" w:rsidRDefault="00975CC4" w:rsidP="00166AF3">
            <w:pPr>
              <w:pStyle w:val="TableBody"/>
              <w:rPr>
                <w:b/>
              </w:rPr>
            </w:pPr>
            <w:r w:rsidRPr="00671C8B">
              <w:rPr>
                <w:b/>
              </w:rPr>
              <w:tab/>
            </w:r>
          </w:p>
          <w:p w14:paraId="47CB75A5" w14:textId="77777777" w:rsidR="00975CC4" w:rsidRPr="00671C8B" w:rsidRDefault="00975CC4" w:rsidP="00166AF3">
            <w:pPr>
              <w:pStyle w:val="TableBody"/>
              <w:rPr>
                <w:b/>
              </w:rPr>
            </w:pPr>
            <w:r w:rsidRPr="00671C8B">
              <w:rPr>
                <w:b/>
              </w:rPr>
              <w:t>at+kgpio=?</w:t>
            </w:r>
          </w:p>
          <w:p w14:paraId="636D050B" w14:textId="77777777" w:rsidR="00975CC4" w:rsidRPr="00671C8B" w:rsidRDefault="00975CC4" w:rsidP="00166AF3">
            <w:pPr>
              <w:pStyle w:val="TableBody"/>
              <w:rPr>
                <w:b/>
              </w:rPr>
            </w:pPr>
            <w:r w:rsidRPr="00671C8B">
              <w:rPr>
                <w:b/>
              </w:rPr>
              <w:t>+KGPIO: (1,2,</w:t>
            </w:r>
            <w:r>
              <w:rPr>
                <w:b/>
              </w:rPr>
              <w:t>4,</w:t>
            </w:r>
            <w:r w:rsidRPr="00671C8B">
              <w:rPr>
                <w:b/>
              </w:rPr>
              <w:t>5,6,7,8,10,11</w:t>
            </w:r>
            <w:r>
              <w:rPr>
                <w:b/>
              </w:rPr>
              <w:t>,13,14,15</w:t>
            </w:r>
            <w:r w:rsidRPr="00671C8B">
              <w:rPr>
                <w:b/>
              </w:rPr>
              <w:t>),(0-2)</w:t>
            </w:r>
          </w:p>
          <w:p w14:paraId="6867697C" w14:textId="77777777" w:rsidR="00975CC4" w:rsidRPr="00671C8B" w:rsidRDefault="00975CC4" w:rsidP="00166AF3">
            <w:pPr>
              <w:pStyle w:val="TableBody"/>
              <w:rPr>
                <w:b/>
              </w:rPr>
            </w:pPr>
            <w:r w:rsidRPr="00671C8B">
              <w:rPr>
                <w:b/>
              </w:rPr>
              <w:t>OK</w:t>
            </w:r>
          </w:p>
          <w:p w14:paraId="6246A8DD" w14:textId="77777777" w:rsidR="00975CC4" w:rsidRPr="00671C8B" w:rsidRDefault="00975CC4" w:rsidP="00166AF3">
            <w:pPr>
              <w:pStyle w:val="TableBody"/>
              <w:rPr>
                <w:b/>
              </w:rPr>
            </w:pPr>
          </w:p>
          <w:p w14:paraId="4BC918ED" w14:textId="77777777" w:rsidR="00975CC4" w:rsidRPr="00671C8B" w:rsidRDefault="00975CC4" w:rsidP="00166AF3">
            <w:pPr>
              <w:pStyle w:val="TableBody"/>
              <w:rPr>
                <w:b/>
              </w:rPr>
            </w:pPr>
            <w:r w:rsidRPr="00671C8B">
              <w:rPr>
                <w:b/>
              </w:rPr>
              <w:t>at+kgpio=</w:t>
            </w:r>
            <w:r>
              <w:rPr>
                <w:b/>
              </w:rPr>
              <w:t>9</w:t>
            </w:r>
            <w:r w:rsidRPr="00671C8B">
              <w:rPr>
                <w:b/>
              </w:rPr>
              <w:t>,1</w:t>
            </w:r>
            <w:r w:rsidRPr="00671C8B">
              <w:tab/>
            </w:r>
            <w:r w:rsidRPr="00671C8B">
              <w:tab/>
            </w:r>
            <w:r w:rsidRPr="00671C8B">
              <w:tab/>
              <w:t>// Set GPIO</w:t>
            </w:r>
            <w:r>
              <w:t>9</w:t>
            </w:r>
            <w:r w:rsidRPr="00671C8B">
              <w:t>, and it should return ERROR</w:t>
            </w:r>
          </w:p>
          <w:p w14:paraId="7CCE127D" w14:textId="77777777" w:rsidR="00975CC4" w:rsidRPr="00671C8B" w:rsidRDefault="00975CC4" w:rsidP="00166AF3">
            <w:pPr>
              <w:pStyle w:val="TableBody"/>
            </w:pPr>
            <w:r w:rsidRPr="00671C8B">
              <w:rPr>
                <w:b/>
              </w:rPr>
              <w:t>+CME ERROR: 3</w:t>
            </w:r>
          </w:p>
        </w:tc>
      </w:tr>
    </w:tbl>
    <w:p w14:paraId="373EEF57" w14:textId="77777777" w:rsidR="00975CC4" w:rsidRPr="00671C8B" w:rsidRDefault="00975CC4" w:rsidP="0059466D">
      <w:pPr>
        <w:pStyle w:val="Heading2"/>
        <w:numPr>
          <w:ilvl w:val="1"/>
          <w:numId w:val="11"/>
        </w:numPr>
        <w:ind w:left="1080" w:hanging="1080"/>
      </w:pPr>
      <w:bookmarkStart w:id="5201" w:name="_Ref407181250"/>
      <w:bookmarkStart w:id="5202" w:name="_Ref407181253"/>
      <w:bookmarkStart w:id="5203" w:name="_Toc486251582"/>
      <w:bookmarkStart w:id="5204" w:name="_Toc489457436"/>
      <w:r w:rsidRPr="00671C8B">
        <w:lastRenderedPageBreak/>
        <w:t xml:space="preserve">+KGPIOCFG Command: GPIO </w:t>
      </w:r>
      <w:bookmarkEnd w:id="5156"/>
      <w:bookmarkEnd w:id="5157"/>
      <w:r w:rsidRPr="00671C8B">
        <w:t>Configuration</w:t>
      </w:r>
      <w:bookmarkEnd w:id="5158"/>
      <w:bookmarkEnd w:id="5159"/>
      <w:bookmarkEnd w:id="5160"/>
      <w:bookmarkEnd w:id="5161"/>
      <w:bookmarkEnd w:id="5162"/>
      <w:bookmarkEnd w:id="5163"/>
      <w:bookmarkEnd w:id="5164"/>
      <w:bookmarkEnd w:id="5165"/>
      <w:bookmarkEnd w:id="5166"/>
      <w:bookmarkEnd w:id="5167"/>
      <w:bookmarkEnd w:id="5201"/>
      <w:bookmarkEnd w:id="5202"/>
      <w:bookmarkEnd w:id="5203"/>
      <w:bookmarkEnd w:id="5204"/>
    </w:p>
    <w:tbl>
      <w:tblPr>
        <w:tblStyle w:val="TableSWIleft"/>
        <w:tblW w:w="9288" w:type="dxa"/>
        <w:tblLayout w:type="fixed"/>
        <w:tblLook w:val="04A0" w:firstRow="1" w:lastRow="0" w:firstColumn="1" w:lastColumn="0" w:noHBand="0" w:noVBand="1"/>
      </w:tblPr>
      <w:tblGrid>
        <w:gridCol w:w="1728"/>
        <w:gridCol w:w="7560"/>
      </w:tblGrid>
      <w:tr w:rsidR="00975CC4" w:rsidRPr="00671C8B" w14:paraId="748114A9"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0470BFF7" w14:textId="5FF27356" w:rsidR="00975CC4" w:rsidRPr="00671C8B" w:rsidRDefault="00975CC4">
            <w:pPr>
              <w:pStyle w:val="TableRowHead"/>
              <w:spacing w:before="144" w:after="144"/>
              <w:rPr>
                <w:lang w:eastAsia="zh-CN"/>
              </w:rPr>
            </w:pPr>
            <w:del w:id="5205" w:author="Alban Roche" w:date="2017-08-02T14:40:00Z">
              <w:r w:rsidDel="00F22490">
                <w:rPr>
                  <w:lang w:eastAsia="zh-CN"/>
                </w:rPr>
                <w:delText xml:space="preserve">HL7618, HL7618RD, </w:delText>
              </w:r>
              <w:r w:rsidDel="00F22490">
                <w:delText xml:space="preserve">HL7648, HL7650, HL7688, </w:delText>
              </w:r>
              <w:r w:rsidDel="00F22490">
                <w:rPr>
                  <w:lang w:eastAsia="zh-CN"/>
                </w:rPr>
                <w:delText>HL7690 and HL7692</w:delText>
              </w:r>
            </w:del>
            <w:ins w:id="5206" w:author="Alban Roche" w:date="2017-08-02T14:40:00Z">
              <w:r w:rsidR="00F22490">
                <w:rPr>
                  <w:lang w:eastAsia="zh-CN"/>
                </w:rPr>
                <w:t>HL7800</w:t>
              </w:r>
            </w:ins>
          </w:p>
        </w:tc>
      </w:tr>
      <w:tr w:rsidR="00975CC4" w:rsidRPr="00671C8B" w14:paraId="4F179F1F" w14:textId="77777777" w:rsidTr="00166AF3">
        <w:trPr>
          <w:trHeight w:val="1316"/>
        </w:trPr>
        <w:tc>
          <w:tcPr>
            <w:tcW w:w="1728" w:type="dxa"/>
          </w:tcPr>
          <w:p w14:paraId="17027E80" w14:textId="77777777" w:rsidR="00975CC4" w:rsidRPr="00671C8B" w:rsidRDefault="00975CC4" w:rsidP="00166AF3">
            <w:pPr>
              <w:pStyle w:val="TableBody"/>
              <w:rPr>
                <w:i/>
              </w:rPr>
            </w:pPr>
            <w:r w:rsidRPr="00671C8B">
              <w:rPr>
                <w:i/>
              </w:rPr>
              <w:t>Test command</w:t>
            </w:r>
          </w:p>
          <w:p w14:paraId="55BBA594" w14:textId="77777777" w:rsidR="00975CC4" w:rsidRPr="00671C8B" w:rsidRDefault="00975CC4" w:rsidP="00166AF3">
            <w:pPr>
              <w:pStyle w:val="TableBody"/>
            </w:pPr>
          </w:p>
          <w:p w14:paraId="1ACBF7A2" w14:textId="77777777" w:rsidR="00975CC4" w:rsidRPr="00671C8B" w:rsidRDefault="00975CC4" w:rsidP="00166AF3">
            <w:pPr>
              <w:pStyle w:val="TableBody"/>
              <w:rPr>
                <w:u w:val="single"/>
              </w:rPr>
            </w:pPr>
            <w:r w:rsidRPr="00671C8B">
              <w:rPr>
                <w:u w:val="single"/>
              </w:rPr>
              <w:t>Syntax</w:t>
            </w:r>
          </w:p>
          <w:p w14:paraId="1DE7C5AA" w14:textId="77777777" w:rsidR="00975CC4" w:rsidRPr="00671C8B" w:rsidRDefault="00975CC4" w:rsidP="00166AF3">
            <w:pPr>
              <w:pStyle w:val="TableBody"/>
              <w:rPr>
                <w:u w:val="single"/>
              </w:rPr>
            </w:pPr>
            <w:r w:rsidRPr="00671C8B">
              <w:rPr>
                <w:b/>
              </w:rPr>
              <w:t>AT+KGPIOCFG=</w:t>
            </w:r>
            <w:r w:rsidRPr="00671C8B">
              <w:rPr>
                <w:b/>
              </w:rPr>
              <w:br/>
              <w:t>?</w:t>
            </w:r>
          </w:p>
        </w:tc>
        <w:tc>
          <w:tcPr>
            <w:tcW w:w="7560" w:type="dxa"/>
          </w:tcPr>
          <w:p w14:paraId="5F96CCFE" w14:textId="77777777" w:rsidR="00975CC4" w:rsidRPr="00671C8B" w:rsidRDefault="00975CC4" w:rsidP="00166AF3">
            <w:pPr>
              <w:pStyle w:val="TableBody"/>
              <w:rPr>
                <w:szCs w:val="18"/>
              </w:rPr>
            </w:pPr>
          </w:p>
          <w:p w14:paraId="37431BFE" w14:textId="77777777" w:rsidR="00975CC4" w:rsidRPr="00671C8B" w:rsidRDefault="00975CC4" w:rsidP="00166AF3">
            <w:pPr>
              <w:pStyle w:val="TableBody"/>
              <w:rPr>
                <w:szCs w:val="18"/>
              </w:rPr>
            </w:pPr>
          </w:p>
          <w:p w14:paraId="2495B272" w14:textId="77777777" w:rsidR="00975CC4" w:rsidRPr="00671C8B" w:rsidRDefault="00975CC4" w:rsidP="00166AF3">
            <w:pPr>
              <w:pStyle w:val="TableBody"/>
              <w:rPr>
                <w:szCs w:val="18"/>
                <w:u w:val="single"/>
              </w:rPr>
            </w:pPr>
            <w:r w:rsidRPr="00671C8B">
              <w:rPr>
                <w:szCs w:val="18"/>
                <w:u w:val="single"/>
              </w:rPr>
              <w:t>Response</w:t>
            </w:r>
          </w:p>
          <w:p w14:paraId="1DEB8AB8" w14:textId="77777777" w:rsidR="00975CC4" w:rsidRPr="00671C8B" w:rsidRDefault="00975CC4" w:rsidP="00166AF3">
            <w:pPr>
              <w:autoSpaceDE w:val="0"/>
              <w:autoSpaceDN w:val="0"/>
              <w:adjustRightInd w:val="0"/>
              <w:rPr>
                <w:szCs w:val="18"/>
              </w:rPr>
            </w:pPr>
            <w:r w:rsidRPr="00671C8B">
              <w:rPr>
                <w:rFonts w:cs="Arial"/>
                <w:b/>
                <w:bCs/>
                <w:szCs w:val="18"/>
              </w:rPr>
              <w:t xml:space="preserve">+KGPIOCFG: </w:t>
            </w:r>
            <w:r w:rsidRPr="00671C8B">
              <w:rPr>
                <w:rFonts w:cs="Arial"/>
                <w:szCs w:val="18"/>
              </w:rPr>
              <w:t xml:space="preserve">(list of supported </w:t>
            </w:r>
            <w:r w:rsidRPr="00671C8B">
              <w:rPr>
                <w:rFonts w:cs="Arial"/>
                <w:b/>
                <w:bCs/>
                <w:szCs w:val="18"/>
              </w:rPr>
              <w:t>&lt;n&gt;</w:t>
            </w:r>
            <w:r w:rsidRPr="00671C8B">
              <w:rPr>
                <w:rFonts w:cs="Arial"/>
                <w:szCs w:val="18"/>
              </w:rPr>
              <w:t xml:space="preserve">s),(list of supported </w:t>
            </w:r>
            <w:r w:rsidRPr="00671C8B">
              <w:rPr>
                <w:rFonts w:cs="Arial"/>
                <w:b/>
                <w:bCs/>
                <w:szCs w:val="18"/>
              </w:rPr>
              <w:t>&lt;dir&gt;</w:t>
            </w:r>
            <w:r w:rsidRPr="00671C8B">
              <w:rPr>
                <w:rFonts w:cs="Arial"/>
                <w:szCs w:val="18"/>
              </w:rPr>
              <w:t xml:space="preserve">s), (list of </w:t>
            </w:r>
            <w:r w:rsidRPr="00671C8B">
              <w:rPr>
                <w:szCs w:val="18"/>
              </w:rPr>
              <w:t xml:space="preserve">supported </w:t>
            </w:r>
            <w:r w:rsidRPr="00671C8B">
              <w:rPr>
                <w:b/>
                <w:bCs/>
                <w:szCs w:val="18"/>
              </w:rPr>
              <w:t>&lt;pull mode&gt;</w:t>
            </w:r>
            <w:r w:rsidRPr="00671C8B">
              <w:rPr>
                <w:rStyle w:val="TableBodyChar"/>
              </w:rPr>
              <w:t>s</w:t>
            </w:r>
            <w:r w:rsidRPr="00671C8B">
              <w:rPr>
                <w:szCs w:val="18"/>
              </w:rPr>
              <w:t>)</w:t>
            </w:r>
          </w:p>
          <w:p w14:paraId="70357D5F" w14:textId="77777777" w:rsidR="00975CC4" w:rsidRPr="00671C8B" w:rsidRDefault="00975CC4" w:rsidP="00166AF3">
            <w:pPr>
              <w:pStyle w:val="TableBody"/>
              <w:rPr>
                <w:u w:val="single"/>
              </w:rPr>
            </w:pPr>
            <w:r w:rsidRPr="00671C8B">
              <w:rPr>
                <w:b/>
                <w:szCs w:val="18"/>
              </w:rPr>
              <w:t>OK</w:t>
            </w:r>
          </w:p>
        </w:tc>
      </w:tr>
      <w:tr w:rsidR="00975CC4" w:rsidRPr="00671C8B" w14:paraId="08FA2A9D" w14:textId="77777777" w:rsidTr="00166AF3">
        <w:trPr>
          <w:trHeight w:val="1316"/>
        </w:trPr>
        <w:tc>
          <w:tcPr>
            <w:tcW w:w="1728" w:type="dxa"/>
          </w:tcPr>
          <w:p w14:paraId="58403A9B" w14:textId="77777777" w:rsidR="00975CC4" w:rsidRPr="00671C8B" w:rsidRDefault="00975CC4" w:rsidP="00166AF3">
            <w:pPr>
              <w:pStyle w:val="TableBody"/>
              <w:rPr>
                <w:i/>
              </w:rPr>
            </w:pPr>
            <w:r w:rsidRPr="00671C8B">
              <w:rPr>
                <w:i/>
              </w:rPr>
              <w:t>Read command</w:t>
            </w:r>
          </w:p>
          <w:p w14:paraId="33153E0D" w14:textId="77777777" w:rsidR="00975CC4" w:rsidRPr="00671C8B" w:rsidRDefault="00975CC4" w:rsidP="00166AF3">
            <w:pPr>
              <w:pStyle w:val="TableBody"/>
            </w:pPr>
          </w:p>
          <w:p w14:paraId="50FA4839" w14:textId="77777777" w:rsidR="00975CC4" w:rsidRPr="00671C8B" w:rsidRDefault="00975CC4" w:rsidP="00166AF3">
            <w:pPr>
              <w:pStyle w:val="TableBody"/>
              <w:rPr>
                <w:u w:val="single"/>
              </w:rPr>
            </w:pPr>
            <w:r w:rsidRPr="00671C8B">
              <w:rPr>
                <w:u w:val="single"/>
              </w:rPr>
              <w:t>Syntax</w:t>
            </w:r>
          </w:p>
          <w:p w14:paraId="2CB181D5" w14:textId="77777777" w:rsidR="00975CC4" w:rsidRPr="00671C8B" w:rsidRDefault="00975CC4" w:rsidP="00166AF3">
            <w:pPr>
              <w:pStyle w:val="TableBody"/>
              <w:rPr>
                <w:u w:val="single"/>
              </w:rPr>
            </w:pPr>
            <w:r w:rsidRPr="00671C8B">
              <w:rPr>
                <w:b/>
              </w:rPr>
              <w:t>AT+KGPIOCFG?</w:t>
            </w:r>
          </w:p>
        </w:tc>
        <w:tc>
          <w:tcPr>
            <w:tcW w:w="7560" w:type="dxa"/>
          </w:tcPr>
          <w:p w14:paraId="30CE9B07" w14:textId="77777777" w:rsidR="00975CC4" w:rsidRPr="00671C8B" w:rsidRDefault="00975CC4" w:rsidP="00166AF3">
            <w:pPr>
              <w:pStyle w:val="TableBody"/>
              <w:rPr>
                <w:szCs w:val="18"/>
                <w:u w:val="single"/>
              </w:rPr>
            </w:pPr>
          </w:p>
          <w:p w14:paraId="011E1C6F" w14:textId="77777777" w:rsidR="00975CC4" w:rsidRPr="00671C8B" w:rsidRDefault="00975CC4" w:rsidP="00166AF3">
            <w:pPr>
              <w:pStyle w:val="TableBody"/>
              <w:rPr>
                <w:szCs w:val="18"/>
                <w:u w:val="single"/>
              </w:rPr>
            </w:pPr>
          </w:p>
          <w:p w14:paraId="7B358D56" w14:textId="77777777" w:rsidR="00975CC4" w:rsidRPr="00671C8B" w:rsidRDefault="00975CC4" w:rsidP="00166AF3">
            <w:pPr>
              <w:pStyle w:val="TableBody"/>
              <w:rPr>
                <w:szCs w:val="18"/>
              </w:rPr>
            </w:pPr>
            <w:r w:rsidRPr="00671C8B">
              <w:rPr>
                <w:szCs w:val="18"/>
                <w:u w:val="single"/>
              </w:rPr>
              <w:t>Response</w:t>
            </w:r>
          </w:p>
          <w:p w14:paraId="507C133B" w14:textId="77777777" w:rsidR="00975CC4" w:rsidRPr="00671C8B" w:rsidRDefault="00975CC4" w:rsidP="00166AF3">
            <w:pPr>
              <w:autoSpaceDE w:val="0"/>
              <w:autoSpaceDN w:val="0"/>
              <w:adjustRightInd w:val="0"/>
              <w:rPr>
                <w:rFonts w:cs="Arial"/>
                <w:b/>
                <w:bCs/>
                <w:szCs w:val="18"/>
              </w:rPr>
            </w:pPr>
            <w:r w:rsidRPr="00671C8B">
              <w:rPr>
                <w:rFonts w:cs="Arial"/>
                <w:b/>
                <w:bCs/>
                <w:szCs w:val="18"/>
              </w:rPr>
              <w:t>+KGPIOCFG: &lt;n&gt;,&lt;dir&gt;,&lt;pull mode&gt;[&lt;CR&gt;&lt;LF&gt;</w:t>
            </w:r>
          </w:p>
          <w:p w14:paraId="42FA8E88" w14:textId="77777777" w:rsidR="00975CC4" w:rsidRPr="00671C8B" w:rsidRDefault="00975CC4" w:rsidP="00166AF3">
            <w:pPr>
              <w:autoSpaceDE w:val="0"/>
              <w:autoSpaceDN w:val="0"/>
              <w:adjustRightInd w:val="0"/>
              <w:rPr>
                <w:rFonts w:cs="Arial"/>
                <w:b/>
                <w:bCs/>
                <w:szCs w:val="18"/>
              </w:rPr>
            </w:pPr>
            <w:r w:rsidRPr="00671C8B">
              <w:rPr>
                <w:rFonts w:cs="Arial"/>
                <w:b/>
                <w:bCs/>
                <w:szCs w:val="18"/>
              </w:rPr>
              <w:t>+KGPIOCFG: &lt;n&gt;,&lt;dir&gt;,&lt;pull mode&gt;</w:t>
            </w:r>
          </w:p>
          <w:p w14:paraId="213AD7EB" w14:textId="77777777" w:rsidR="00975CC4" w:rsidRPr="00671C8B" w:rsidRDefault="00975CC4" w:rsidP="00166AF3">
            <w:pPr>
              <w:autoSpaceDE w:val="0"/>
              <w:autoSpaceDN w:val="0"/>
              <w:adjustRightInd w:val="0"/>
              <w:rPr>
                <w:rFonts w:cs="Arial"/>
                <w:b/>
                <w:bCs/>
                <w:szCs w:val="18"/>
              </w:rPr>
            </w:pPr>
            <w:r w:rsidRPr="00671C8B">
              <w:rPr>
                <w:rFonts w:cs="Arial"/>
                <w:b/>
                <w:bCs/>
                <w:szCs w:val="18"/>
              </w:rPr>
              <w:t>[...]]</w:t>
            </w:r>
          </w:p>
          <w:p w14:paraId="697A040C" w14:textId="77777777" w:rsidR="00975CC4" w:rsidRPr="00671C8B" w:rsidRDefault="00975CC4" w:rsidP="00166AF3">
            <w:pPr>
              <w:pStyle w:val="TableBody"/>
              <w:rPr>
                <w:u w:val="single"/>
              </w:rPr>
            </w:pPr>
            <w:r w:rsidRPr="00671C8B">
              <w:rPr>
                <w:b/>
                <w:bCs/>
                <w:szCs w:val="18"/>
              </w:rPr>
              <w:t>OK</w:t>
            </w:r>
          </w:p>
        </w:tc>
      </w:tr>
      <w:tr w:rsidR="00975CC4" w:rsidRPr="00671C8B" w14:paraId="4D1111C1" w14:textId="77777777" w:rsidTr="00166AF3">
        <w:trPr>
          <w:cantSplit w:val="0"/>
          <w:trHeight w:val="80"/>
        </w:trPr>
        <w:tc>
          <w:tcPr>
            <w:tcW w:w="1728" w:type="dxa"/>
          </w:tcPr>
          <w:p w14:paraId="00416BE2" w14:textId="77777777" w:rsidR="00975CC4" w:rsidRPr="00671C8B" w:rsidRDefault="00975CC4" w:rsidP="00166AF3">
            <w:pPr>
              <w:pStyle w:val="TableBody"/>
              <w:rPr>
                <w:i/>
                <w:iCs/>
                <w:szCs w:val="18"/>
              </w:rPr>
            </w:pPr>
            <w:r w:rsidRPr="00671C8B">
              <w:rPr>
                <w:i/>
                <w:szCs w:val="18"/>
              </w:rPr>
              <w:t>Write</w:t>
            </w:r>
            <w:r w:rsidRPr="00671C8B">
              <w:rPr>
                <w:i/>
                <w:iCs/>
                <w:szCs w:val="18"/>
              </w:rPr>
              <w:t xml:space="preserve"> command</w:t>
            </w:r>
          </w:p>
          <w:p w14:paraId="68D45BF8" w14:textId="77777777" w:rsidR="00975CC4" w:rsidRPr="00671C8B" w:rsidRDefault="00975CC4" w:rsidP="00166AF3">
            <w:pPr>
              <w:pStyle w:val="TableBody"/>
              <w:rPr>
                <w:i/>
                <w:iCs/>
                <w:szCs w:val="18"/>
              </w:rPr>
            </w:pPr>
          </w:p>
          <w:p w14:paraId="35D93301" w14:textId="77777777" w:rsidR="00975CC4" w:rsidRPr="00671C8B" w:rsidRDefault="00975CC4" w:rsidP="00166AF3">
            <w:pPr>
              <w:pStyle w:val="TableBody"/>
              <w:rPr>
                <w:szCs w:val="18"/>
                <w:u w:val="single"/>
              </w:rPr>
            </w:pPr>
            <w:r w:rsidRPr="00671C8B">
              <w:rPr>
                <w:szCs w:val="18"/>
                <w:u w:val="single"/>
              </w:rPr>
              <w:t>Syntax</w:t>
            </w:r>
          </w:p>
          <w:p w14:paraId="68868387" w14:textId="77777777" w:rsidR="00975CC4" w:rsidRPr="00671C8B" w:rsidRDefault="00975CC4" w:rsidP="00166AF3">
            <w:pPr>
              <w:pStyle w:val="TableBody"/>
              <w:rPr>
                <w:b/>
                <w:szCs w:val="18"/>
              </w:rPr>
            </w:pPr>
            <w:r w:rsidRPr="00671C8B">
              <w:rPr>
                <w:b/>
                <w:bCs/>
                <w:szCs w:val="18"/>
              </w:rPr>
              <w:t>AT+KGPIOCFG</w:t>
            </w:r>
            <w:r w:rsidRPr="00671C8B">
              <w:rPr>
                <w:b/>
                <w:bCs/>
                <w:szCs w:val="18"/>
              </w:rPr>
              <w:br/>
              <w:t>=&lt;n&gt;,&lt;dir&gt;,&lt;pull mode&gt;</w:t>
            </w:r>
          </w:p>
          <w:p w14:paraId="0B70CDE7" w14:textId="77777777" w:rsidR="00975CC4" w:rsidRPr="00671C8B" w:rsidRDefault="00975CC4" w:rsidP="00166AF3">
            <w:pPr>
              <w:pStyle w:val="TableBody"/>
              <w:rPr>
                <w:u w:val="single"/>
              </w:rPr>
            </w:pPr>
          </w:p>
        </w:tc>
        <w:tc>
          <w:tcPr>
            <w:tcW w:w="7560" w:type="dxa"/>
          </w:tcPr>
          <w:p w14:paraId="0197D410" w14:textId="77777777" w:rsidR="00975CC4" w:rsidRPr="00671C8B" w:rsidRDefault="00975CC4" w:rsidP="00166AF3">
            <w:pPr>
              <w:pStyle w:val="TableBody"/>
            </w:pPr>
          </w:p>
          <w:p w14:paraId="38AF25AE" w14:textId="77777777" w:rsidR="00975CC4" w:rsidRPr="00671C8B" w:rsidRDefault="00975CC4" w:rsidP="00166AF3">
            <w:pPr>
              <w:pStyle w:val="TableBody"/>
            </w:pPr>
          </w:p>
          <w:p w14:paraId="32456313" w14:textId="77777777" w:rsidR="00975CC4" w:rsidRPr="00671C8B" w:rsidRDefault="00975CC4" w:rsidP="00166AF3">
            <w:pPr>
              <w:pStyle w:val="TableBody"/>
              <w:rPr>
                <w:rFonts w:ascii="Helvetica" w:hAnsi="Helvetica"/>
                <w:sz w:val="20"/>
                <w:szCs w:val="18"/>
                <w:u w:val="single"/>
              </w:rPr>
            </w:pPr>
            <w:r w:rsidRPr="00671C8B">
              <w:rPr>
                <w:szCs w:val="18"/>
                <w:u w:val="single"/>
              </w:rPr>
              <w:t>Response</w:t>
            </w:r>
          </w:p>
          <w:p w14:paraId="2AF68D32" w14:textId="77777777" w:rsidR="00975CC4" w:rsidRPr="00671C8B" w:rsidRDefault="00975CC4" w:rsidP="00166AF3">
            <w:pPr>
              <w:pStyle w:val="TableBody"/>
              <w:rPr>
                <w:rFonts w:ascii="Helvetica" w:hAnsi="Helvetica"/>
                <w:b/>
                <w:bCs/>
                <w:sz w:val="20"/>
                <w:szCs w:val="18"/>
              </w:rPr>
            </w:pPr>
            <w:r w:rsidRPr="00671C8B">
              <w:rPr>
                <w:b/>
                <w:bCs/>
                <w:szCs w:val="18"/>
              </w:rPr>
              <w:t>OK</w:t>
            </w:r>
          </w:p>
          <w:p w14:paraId="4F9380F8" w14:textId="77777777" w:rsidR="00975CC4" w:rsidRPr="00671C8B" w:rsidRDefault="00975CC4" w:rsidP="00166AF3">
            <w:pPr>
              <w:pStyle w:val="TableBody"/>
            </w:pPr>
          </w:p>
          <w:p w14:paraId="68C780B5" w14:textId="77777777" w:rsidR="00975CC4" w:rsidRPr="00671C8B" w:rsidRDefault="00975CC4" w:rsidP="00166AF3">
            <w:pPr>
              <w:pStyle w:val="TableBody"/>
              <w:rPr>
                <w:rFonts w:ascii="Helvetica" w:hAnsi="Helvetica"/>
                <w:sz w:val="20"/>
                <w:szCs w:val="18"/>
                <w:u w:val="single"/>
              </w:rPr>
            </w:pPr>
            <w:r w:rsidRPr="00671C8B">
              <w:rPr>
                <w:szCs w:val="18"/>
                <w:u w:val="single"/>
              </w:rPr>
              <w:t>Parameters</w:t>
            </w:r>
          </w:p>
          <w:p w14:paraId="48A19F0F" w14:textId="77777777" w:rsidR="00975CC4" w:rsidRPr="00671C8B" w:rsidRDefault="00975CC4" w:rsidP="00166AF3">
            <w:pPr>
              <w:pStyle w:val="TableBody"/>
              <w:rPr>
                <w:rFonts w:ascii="Helvetica" w:hAnsi="Helvetica"/>
                <w:sz w:val="20"/>
                <w:szCs w:val="18"/>
              </w:rPr>
            </w:pPr>
            <w:r w:rsidRPr="00671C8B">
              <w:rPr>
                <w:b/>
                <w:bCs/>
                <w:szCs w:val="18"/>
              </w:rPr>
              <w:t>&lt;n&gt;</w:t>
            </w:r>
            <w:r w:rsidRPr="00671C8B">
              <w:rPr>
                <w:bCs/>
                <w:szCs w:val="18"/>
              </w:rPr>
              <w:tab/>
            </w:r>
            <w:r w:rsidRPr="00671C8B">
              <w:rPr>
                <w:szCs w:val="18"/>
              </w:rPr>
              <w:t>1 – 8, 10</w:t>
            </w:r>
            <w:r>
              <w:rPr>
                <w:szCs w:val="18"/>
              </w:rPr>
              <w:t>, 11, 13</w:t>
            </w:r>
            <w:r w:rsidRPr="00671C8B">
              <w:rPr>
                <w:szCs w:val="18"/>
              </w:rPr>
              <w:t xml:space="preserve"> –15</w:t>
            </w:r>
            <w:r>
              <w:rPr>
                <w:szCs w:val="18"/>
              </w:rPr>
              <w:tab/>
            </w:r>
            <w:r>
              <w:rPr>
                <w:szCs w:val="18"/>
              </w:rPr>
              <w:tab/>
            </w:r>
            <w:r w:rsidRPr="00671C8B">
              <w:rPr>
                <w:szCs w:val="18"/>
              </w:rPr>
              <w:t>GPIO number</w:t>
            </w:r>
          </w:p>
          <w:p w14:paraId="7B5FCD39" w14:textId="77777777" w:rsidR="00975CC4" w:rsidRPr="00671C8B" w:rsidRDefault="00975CC4" w:rsidP="00166AF3">
            <w:pPr>
              <w:pStyle w:val="TableBody"/>
            </w:pPr>
          </w:p>
          <w:p w14:paraId="25510E8D" w14:textId="77777777" w:rsidR="00975CC4" w:rsidRPr="00671C8B" w:rsidRDefault="00975CC4" w:rsidP="00166AF3">
            <w:pPr>
              <w:pStyle w:val="TableBody"/>
              <w:rPr>
                <w:rFonts w:ascii="Helvetica" w:hAnsi="Helvetica"/>
                <w:sz w:val="20"/>
                <w:szCs w:val="18"/>
              </w:rPr>
            </w:pPr>
            <w:r w:rsidRPr="00671C8B">
              <w:rPr>
                <w:b/>
                <w:bCs/>
                <w:szCs w:val="18"/>
              </w:rPr>
              <w:t>&lt;dir&gt;</w:t>
            </w:r>
            <w:r w:rsidRPr="00671C8B">
              <w:rPr>
                <w:bCs/>
                <w:szCs w:val="18"/>
              </w:rPr>
              <w:tab/>
              <w:t>D</w:t>
            </w:r>
            <w:r w:rsidRPr="00671C8B">
              <w:rPr>
                <w:szCs w:val="18"/>
              </w:rPr>
              <w:t>irection</w:t>
            </w:r>
          </w:p>
          <w:p w14:paraId="31A80107" w14:textId="77777777" w:rsidR="00975CC4" w:rsidRPr="00671C8B" w:rsidRDefault="00975CC4" w:rsidP="00166AF3">
            <w:pPr>
              <w:pStyle w:val="TableBody"/>
              <w:rPr>
                <w:rFonts w:ascii="Helvetica" w:hAnsi="Helvetica"/>
                <w:sz w:val="20"/>
                <w:szCs w:val="18"/>
              </w:rPr>
            </w:pPr>
            <w:r w:rsidRPr="00671C8B">
              <w:rPr>
                <w:szCs w:val="18"/>
              </w:rPr>
              <w:t>0</w:t>
            </w:r>
            <w:r w:rsidRPr="00671C8B">
              <w:rPr>
                <w:szCs w:val="18"/>
              </w:rPr>
              <w:tab/>
              <w:t>Output</w:t>
            </w:r>
          </w:p>
          <w:p w14:paraId="153C402A" w14:textId="77777777" w:rsidR="00975CC4" w:rsidRPr="00671C8B" w:rsidRDefault="00975CC4" w:rsidP="00166AF3">
            <w:pPr>
              <w:pStyle w:val="TableBody"/>
              <w:rPr>
                <w:rFonts w:ascii="Helvetica" w:hAnsi="Helvetica"/>
                <w:sz w:val="20"/>
                <w:szCs w:val="18"/>
              </w:rPr>
            </w:pPr>
            <w:r w:rsidRPr="00671C8B">
              <w:rPr>
                <w:szCs w:val="18"/>
              </w:rPr>
              <w:t>1</w:t>
            </w:r>
            <w:r w:rsidRPr="00671C8B">
              <w:rPr>
                <w:szCs w:val="18"/>
              </w:rPr>
              <w:tab/>
              <w:t>Input</w:t>
            </w:r>
          </w:p>
          <w:p w14:paraId="43763DD6" w14:textId="77777777" w:rsidR="00975CC4" w:rsidRPr="00671C8B" w:rsidRDefault="00975CC4" w:rsidP="00166AF3">
            <w:pPr>
              <w:pStyle w:val="TableBody"/>
            </w:pPr>
          </w:p>
          <w:p w14:paraId="2A2F0586" w14:textId="77777777" w:rsidR="00975CC4" w:rsidRPr="00671C8B" w:rsidRDefault="00975CC4" w:rsidP="00166AF3">
            <w:pPr>
              <w:pStyle w:val="TableBody"/>
              <w:rPr>
                <w:rFonts w:ascii="Helvetica" w:hAnsi="Helvetica"/>
                <w:sz w:val="20"/>
                <w:szCs w:val="18"/>
              </w:rPr>
            </w:pPr>
            <w:r w:rsidRPr="00671C8B">
              <w:rPr>
                <w:b/>
                <w:bCs/>
                <w:szCs w:val="18"/>
              </w:rPr>
              <w:t>&lt;pull mode&gt;</w:t>
            </w:r>
            <w:r w:rsidRPr="00671C8B">
              <w:rPr>
                <w:b/>
                <w:bCs/>
                <w:szCs w:val="18"/>
              </w:rPr>
              <w:tab/>
            </w:r>
            <w:r w:rsidRPr="00671C8B">
              <w:rPr>
                <w:b/>
                <w:bCs/>
                <w:szCs w:val="18"/>
              </w:rPr>
              <w:tab/>
            </w:r>
            <w:r w:rsidRPr="00671C8B">
              <w:rPr>
                <w:szCs w:val="18"/>
              </w:rPr>
              <w:t>0</w:t>
            </w:r>
            <w:r w:rsidRPr="00671C8B">
              <w:rPr>
                <w:szCs w:val="18"/>
              </w:rPr>
              <w:tab/>
              <w:t xml:space="preserve">Pull down. Internal pull down resistor available. Only used in </w:t>
            </w:r>
            <w:r w:rsidRPr="00671C8B">
              <w:rPr>
                <w:szCs w:val="18"/>
              </w:rPr>
              <w:tab/>
            </w:r>
            <w:r w:rsidRPr="00671C8B">
              <w:rPr>
                <w:szCs w:val="18"/>
              </w:rPr>
              <w:tab/>
            </w:r>
            <w:r w:rsidRPr="00671C8B">
              <w:rPr>
                <w:szCs w:val="18"/>
              </w:rPr>
              <w:tab/>
            </w:r>
            <w:r w:rsidRPr="00671C8B">
              <w:rPr>
                <w:szCs w:val="18"/>
              </w:rPr>
              <w:tab/>
            </w:r>
            <w:r w:rsidRPr="00671C8B">
              <w:rPr>
                <w:szCs w:val="18"/>
              </w:rPr>
              <w:tab/>
              <w:t>input mode</w:t>
            </w:r>
          </w:p>
          <w:p w14:paraId="68F3A3CB" w14:textId="77777777" w:rsidR="00975CC4" w:rsidRPr="00671C8B" w:rsidRDefault="00975CC4" w:rsidP="00166AF3">
            <w:pPr>
              <w:pStyle w:val="TableBody"/>
              <w:rPr>
                <w:rFonts w:ascii="Helvetica" w:hAnsi="Helvetica"/>
                <w:sz w:val="20"/>
                <w:szCs w:val="18"/>
              </w:rPr>
            </w:pPr>
            <w:r w:rsidRPr="00671C8B">
              <w:rPr>
                <w:szCs w:val="18"/>
              </w:rPr>
              <w:tab/>
            </w:r>
            <w:r w:rsidRPr="00671C8B">
              <w:rPr>
                <w:szCs w:val="18"/>
              </w:rPr>
              <w:tab/>
            </w:r>
            <w:r w:rsidRPr="00671C8B">
              <w:rPr>
                <w:szCs w:val="18"/>
              </w:rPr>
              <w:tab/>
              <w:t>1</w:t>
            </w:r>
            <w:r w:rsidRPr="00671C8B">
              <w:rPr>
                <w:szCs w:val="18"/>
              </w:rPr>
              <w:tab/>
              <w:t xml:space="preserve">Pull up. Internal pull up resistor available. Only used in input </w:t>
            </w:r>
            <w:r w:rsidRPr="00671C8B">
              <w:rPr>
                <w:szCs w:val="18"/>
              </w:rPr>
              <w:tab/>
            </w:r>
            <w:r w:rsidRPr="00671C8B">
              <w:rPr>
                <w:szCs w:val="18"/>
              </w:rPr>
              <w:tab/>
            </w:r>
            <w:r w:rsidRPr="00671C8B">
              <w:rPr>
                <w:szCs w:val="18"/>
              </w:rPr>
              <w:tab/>
            </w:r>
            <w:r w:rsidRPr="00671C8B">
              <w:rPr>
                <w:szCs w:val="18"/>
              </w:rPr>
              <w:tab/>
            </w:r>
            <w:r w:rsidRPr="00671C8B">
              <w:rPr>
                <w:szCs w:val="18"/>
              </w:rPr>
              <w:tab/>
              <w:t>mode</w:t>
            </w:r>
          </w:p>
          <w:p w14:paraId="65DF92D6" w14:textId="77777777" w:rsidR="00975CC4" w:rsidRPr="00671C8B" w:rsidRDefault="00975CC4" w:rsidP="00166AF3">
            <w:pPr>
              <w:pStyle w:val="TableBody"/>
              <w:rPr>
                <w:szCs w:val="18"/>
              </w:rPr>
            </w:pPr>
            <w:r w:rsidRPr="00671C8B">
              <w:rPr>
                <w:szCs w:val="18"/>
              </w:rPr>
              <w:tab/>
            </w:r>
            <w:r w:rsidRPr="00671C8B">
              <w:rPr>
                <w:szCs w:val="18"/>
              </w:rPr>
              <w:tab/>
            </w:r>
            <w:r w:rsidRPr="00671C8B">
              <w:rPr>
                <w:szCs w:val="18"/>
              </w:rPr>
              <w:tab/>
              <w:t>2</w:t>
            </w:r>
            <w:r w:rsidRPr="00671C8B">
              <w:rPr>
                <w:szCs w:val="18"/>
              </w:rPr>
              <w:tab/>
              <w:t xml:space="preserve">No pull. Internal pull up/down resistor NOT available. Only used </w:t>
            </w:r>
            <w:r w:rsidRPr="00671C8B">
              <w:rPr>
                <w:szCs w:val="18"/>
              </w:rPr>
              <w:tab/>
            </w:r>
            <w:r w:rsidRPr="00671C8B">
              <w:rPr>
                <w:szCs w:val="18"/>
              </w:rPr>
              <w:tab/>
            </w:r>
            <w:r w:rsidRPr="00671C8B">
              <w:rPr>
                <w:szCs w:val="18"/>
              </w:rPr>
              <w:tab/>
            </w:r>
            <w:r w:rsidRPr="00671C8B">
              <w:rPr>
                <w:szCs w:val="18"/>
              </w:rPr>
              <w:tab/>
              <w:t>in output mode</w:t>
            </w:r>
          </w:p>
        </w:tc>
      </w:tr>
      <w:tr w:rsidR="00975CC4" w:rsidRPr="00671C8B" w14:paraId="78972E42" w14:textId="77777777" w:rsidTr="00166AF3">
        <w:trPr>
          <w:cantSplit w:val="0"/>
          <w:trHeight w:val="815"/>
        </w:trPr>
        <w:tc>
          <w:tcPr>
            <w:tcW w:w="1728" w:type="dxa"/>
          </w:tcPr>
          <w:p w14:paraId="22E2F62D" w14:textId="77777777" w:rsidR="00975CC4" w:rsidRPr="00671C8B" w:rsidRDefault="00975CC4" w:rsidP="00166AF3">
            <w:pPr>
              <w:pStyle w:val="TableBody"/>
              <w:pageBreakBefore/>
            </w:pPr>
            <w:r w:rsidRPr="00671C8B">
              <w:rPr>
                <w:u w:val="single"/>
              </w:rPr>
              <w:lastRenderedPageBreak/>
              <w:t>Reference</w:t>
            </w:r>
          </w:p>
          <w:p w14:paraId="780AE6C0" w14:textId="77777777" w:rsidR="00975CC4" w:rsidRPr="00671C8B" w:rsidRDefault="00975CC4" w:rsidP="00166AF3">
            <w:pPr>
              <w:pStyle w:val="TableBody"/>
            </w:pPr>
            <w:r w:rsidRPr="00671C8B">
              <w:t>Sierra Wireless Proprietary</w:t>
            </w:r>
          </w:p>
        </w:tc>
        <w:tc>
          <w:tcPr>
            <w:tcW w:w="7560" w:type="dxa"/>
          </w:tcPr>
          <w:p w14:paraId="55433BC0" w14:textId="77777777" w:rsidR="00975CC4" w:rsidRPr="00671C8B" w:rsidRDefault="00975CC4" w:rsidP="00166AF3">
            <w:pPr>
              <w:pStyle w:val="TableBody"/>
            </w:pPr>
            <w:r w:rsidRPr="00671C8B">
              <w:rPr>
                <w:u w:val="single"/>
              </w:rPr>
              <w:t>Notes</w:t>
            </w:r>
          </w:p>
          <w:p w14:paraId="0F581317" w14:textId="77777777" w:rsidR="00975CC4" w:rsidRPr="00671C8B" w:rsidRDefault="00975CC4" w:rsidP="0059466D">
            <w:pPr>
              <w:pStyle w:val="TableBody"/>
              <w:numPr>
                <w:ilvl w:val="0"/>
                <w:numId w:val="44"/>
              </w:numPr>
            </w:pPr>
            <w:r w:rsidRPr="00671C8B">
              <w:t>This command provides configuration for +KGPIO command</w:t>
            </w:r>
            <w:r>
              <w:t>.</w:t>
            </w:r>
          </w:p>
          <w:p w14:paraId="40E100C5" w14:textId="77777777" w:rsidR="00975CC4" w:rsidRPr="00671C8B" w:rsidRDefault="00975CC4" w:rsidP="0059466D">
            <w:pPr>
              <w:pStyle w:val="TableBody"/>
              <w:numPr>
                <w:ilvl w:val="0"/>
                <w:numId w:val="44"/>
              </w:numPr>
            </w:pPr>
            <w:r w:rsidRPr="00671C8B">
              <w:t>The current configuration is saved in non-volatile memory before a reset</w:t>
            </w:r>
            <w:r>
              <w:t>.</w:t>
            </w:r>
          </w:p>
          <w:p w14:paraId="12E74DE0" w14:textId="77777777" w:rsidR="00975CC4" w:rsidRPr="00671C8B" w:rsidRDefault="00975CC4" w:rsidP="0059466D">
            <w:pPr>
              <w:pStyle w:val="TableBody"/>
              <w:numPr>
                <w:ilvl w:val="0"/>
                <w:numId w:val="44"/>
              </w:numPr>
            </w:pPr>
            <w:r w:rsidRPr="00671C8B">
              <w:t xml:space="preserve">By default, GPIO 3 </w:t>
            </w:r>
            <w:r>
              <w:t xml:space="preserve">is </w:t>
            </w:r>
            <w:r w:rsidRPr="00671C8B">
              <w:t>used by SIM detection</w:t>
            </w:r>
            <w:r>
              <w:t>;</w:t>
            </w:r>
            <w:r w:rsidRPr="00671C8B">
              <w:t xml:space="preserve"> </w:t>
            </w:r>
            <w:r>
              <w:t xml:space="preserve">it </w:t>
            </w:r>
            <w:r w:rsidRPr="00671C8B">
              <w:t>cann</w:t>
            </w:r>
            <w:r>
              <w:t>ot be reconfigured.</w:t>
            </w:r>
          </w:p>
          <w:p w14:paraId="4EA348B7" w14:textId="77777777" w:rsidR="00975CC4" w:rsidRPr="00671C8B" w:rsidRDefault="00975CC4" w:rsidP="0059466D">
            <w:pPr>
              <w:pStyle w:val="TableBody"/>
              <w:numPr>
                <w:ilvl w:val="0"/>
                <w:numId w:val="44"/>
              </w:numPr>
            </w:pPr>
            <w:r w:rsidRPr="00671C8B">
              <w:t>Pull down/up mode provides a stable input level</w:t>
            </w:r>
            <w:r>
              <w:t>.</w:t>
            </w:r>
          </w:p>
          <w:p w14:paraId="6929731D" w14:textId="77777777" w:rsidR="00975CC4" w:rsidRPr="00671C8B" w:rsidRDefault="00975CC4" w:rsidP="0059466D">
            <w:pPr>
              <w:pStyle w:val="TableBody"/>
              <w:numPr>
                <w:ilvl w:val="0"/>
                <w:numId w:val="44"/>
              </w:numPr>
            </w:pPr>
            <w:r>
              <w:t>C</w:t>
            </w:r>
            <w:r w:rsidRPr="00671C8B">
              <w:t>ommand</w:t>
            </w:r>
            <w:r>
              <w:t>s</w:t>
            </w:r>
            <w:r w:rsidRPr="00671C8B">
              <w:t xml:space="preserve"> AT+KGPIOCFG=? and AT+KGPIOCFG? return a dynamic list of supported GPIOs. GPIOs assigned to a specific purpose are not listed</w:t>
            </w:r>
            <w:r>
              <w:t>.</w:t>
            </w:r>
          </w:p>
          <w:p w14:paraId="7632092E" w14:textId="77777777" w:rsidR="00975CC4" w:rsidRPr="00671C8B" w:rsidRDefault="00975CC4" w:rsidP="0059466D">
            <w:pPr>
              <w:pStyle w:val="TableBody"/>
              <w:numPr>
                <w:ilvl w:val="0"/>
                <w:numId w:val="44"/>
              </w:numPr>
              <w:rPr>
                <w:rFonts w:ascii="Helvetica" w:hAnsi="Helvetica"/>
                <w:sz w:val="20"/>
              </w:rPr>
            </w:pPr>
            <w:r w:rsidRPr="00671C8B">
              <w:t xml:space="preserve">This command can be used without </w:t>
            </w:r>
            <w:r>
              <w:t xml:space="preserve">a </w:t>
            </w:r>
            <w:r w:rsidRPr="00671C8B">
              <w:t>SIM</w:t>
            </w:r>
            <w:r>
              <w:t>.</w:t>
            </w:r>
          </w:p>
        </w:tc>
      </w:tr>
      <w:tr w:rsidR="00975CC4" w:rsidRPr="00671C8B" w14:paraId="1D9FB989" w14:textId="77777777" w:rsidTr="00166AF3">
        <w:trPr>
          <w:cantSplit w:val="0"/>
          <w:trHeight w:val="65"/>
        </w:trPr>
        <w:tc>
          <w:tcPr>
            <w:tcW w:w="1728" w:type="dxa"/>
          </w:tcPr>
          <w:p w14:paraId="5AD68041" w14:textId="77777777" w:rsidR="00975CC4" w:rsidRPr="00671C8B" w:rsidRDefault="00975CC4" w:rsidP="00166AF3">
            <w:pPr>
              <w:pStyle w:val="TableBody"/>
              <w:rPr>
                <w:u w:val="single"/>
              </w:rPr>
            </w:pPr>
            <w:r w:rsidRPr="00671C8B">
              <w:rPr>
                <w:u w:val="single"/>
              </w:rPr>
              <w:t>Examples</w:t>
            </w:r>
          </w:p>
        </w:tc>
        <w:tc>
          <w:tcPr>
            <w:tcW w:w="7560" w:type="dxa"/>
          </w:tcPr>
          <w:p w14:paraId="72031534" w14:textId="77777777" w:rsidR="00975CC4" w:rsidRPr="00671C8B" w:rsidRDefault="00975CC4" w:rsidP="00166AF3">
            <w:pPr>
              <w:pStyle w:val="TableBody"/>
              <w:rPr>
                <w:szCs w:val="18"/>
              </w:rPr>
            </w:pPr>
            <w:r w:rsidRPr="00671C8B">
              <w:rPr>
                <w:b/>
                <w:szCs w:val="18"/>
              </w:rPr>
              <w:t>at+kgpiocfg=1,0,0</w:t>
            </w:r>
            <w:r w:rsidRPr="00671C8B">
              <w:rPr>
                <w:b/>
                <w:szCs w:val="18"/>
              </w:rPr>
              <w:tab/>
            </w:r>
            <w:r w:rsidRPr="00671C8B">
              <w:rPr>
                <w:szCs w:val="18"/>
              </w:rPr>
              <w:tab/>
              <w:t>// When setting GPIO1 as Output, with incorrect &lt;pull mode&gt;</w:t>
            </w:r>
          </w:p>
          <w:p w14:paraId="7B5152B0" w14:textId="77777777" w:rsidR="00975CC4" w:rsidRPr="00671C8B" w:rsidRDefault="00975CC4" w:rsidP="00166AF3">
            <w:pPr>
              <w:pStyle w:val="TableBody"/>
              <w:rPr>
                <w:b/>
                <w:szCs w:val="18"/>
              </w:rPr>
            </w:pPr>
            <w:r w:rsidRPr="00671C8B">
              <w:rPr>
                <w:b/>
                <w:szCs w:val="18"/>
              </w:rPr>
              <w:t>ERROR</w:t>
            </w:r>
          </w:p>
          <w:p w14:paraId="79DE323B" w14:textId="77777777" w:rsidR="00975CC4" w:rsidRPr="00671C8B" w:rsidRDefault="00975CC4" w:rsidP="00166AF3">
            <w:pPr>
              <w:pStyle w:val="TableBody"/>
              <w:rPr>
                <w:szCs w:val="18"/>
              </w:rPr>
            </w:pPr>
          </w:p>
          <w:p w14:paraId="5C39EADB" w14:textId="77777777" w:rsidR="00975CC4" w:rsidRPr="00671C8B" w:rsidRDefault="00975CC4" w:rsidP="00166AF3">
            <w:pPr>
              <w:pStyle w:val="TableBody"/>
              <w:rPr>
                <w:szCs w:val="18"/>
              </w:rPr>
            </w:pPr>
            <w:r w:rsidRPr="00671C8B">
              <w:rPr>
                <w:b/>
                <w:szCs w:val="18"/>
              </w:rPr>
              <w:t>at+kgpiocfg=1,0,1</w:t>
            </w:r>
            <w:r w:rsidRPr="00671C8B">
              <w:rPr>
                <w:b/>
                <w:szCs w:val="18"/>
              </w:rPr>
              <w:tab/>
            </w:r>
            <w:r w:rsidRPr="00671C8B">
              <w:rPr>
                <w:szCs w:val="18"/>
              </w:rPr>
              <w:tab/>
              <w:t>// When setting GPIO1 as Output, with incorrect &lt;pull mode&gt;</w:t>
            </w:r>
          </w:p>
          <w:p w14:paraId="34F3C347" w14:textId="77777777" w:rsidR="00975CC4" w:rsidRPr="00671C8B" w:rsidRDefault="00975CC4" w:rsidP="00166AF3">
            <w:pPr>
              <w:pStyle w:val="TableBody"/>
              <w:rPr>
                <w:b/>
                <w:szCs w:val="18"/>
              </w:rPr>
            </w:pPr>
            <w:r w:rsidRPr="00671C8B">
              <w:rPr>
                <w:b/>
                <w:szCs w:val="18"/>
              </w:rPr>
              <w:t>ERROR</w:t>
            </w:r>
          </w:p>
          <w:p w14:paraId="06974DF8" w14:textId="77777777" w:rsidR="00975CC4" w:rsidRPr="00671C8B" w:rsidRDefault="00975CC4" w:rsidP="00166AF3">
            <w:pPr>
              <w:pStyle w:val="TableBody"/>
              <w:rPr>
                <w:b/>
                <w:szCs w:val="18"/>
              </w:rPr>
            </w:pPr>
          </w:p>
          <w:p w14:paraId="7596C808" w14:textId="77777777" w:rsidR="00975CC4" w:rsidRPr="00671C8B" w:rsidRDefault="00975CC4" w:rsidP="00166AF3">
            <w:pPr>
              <w:pStyle w:val="TableBody"/>
              <w:rPr>
                <w:szCs w:val="18"/>
              </w:rPr>
            </w:pPr>
            <w:r w:rsidRPr="00671C8B">
              <w:rPr>
                <w:b/>
                <w:szCs w:val="18"/>
              </w:rPr>
              <w:t>at+kgpiocfg=1,0,2</w:t>
            </w:r>
            <w:r w:rsidRPr="00671C8B">
              <w:rPr>
                <w:szCs w:val="18"/>
              </w:rPr>
              <w:tab/>
            </w:r>
            <w:r w:rsidRPr="00671C8B">
              <w:rPr>
                <w:szCs w:val="18"/>
              </w:rPr>
              <w:tab/>
              <w:t>// When setting GPIO1 as Output, with correct &lt;pull mode&gt;</w:t>
            </w:r>
          </w:p>
          <w:p w14:paraId="3484C9CD" w14:textId="77777777" w:rsidR="00975CC4" w:rsidRPr="00671C8B" w:rsidRDefault="00975CC4" w:rsidP="00166AF3">
            <w:pPr>
              <w:pStyle w:val="TableBody"/>
              <w:rPr>
                <w:b/>
                <w:szCs w:val="18"/>
              </w:rPr>
            </w:pPr>
            <w:r w:rsidRPr="00671C8B">
              <w:rPr>
                <w:b/>
                <w:szCs w:val="18"/>
              </w:rPr>
              <w:t>OK</w:t>
            </w:r>
          </w:p>
          <w:p w14:paraId="653E90B7" w14:textId="77777777" w:rsidR="00975CC4" w:rsidRPr="00671C8B" w:rsidRDefault="00975CC4" w:rsidP="00166AF3">
            <w:pPr>
              <w:pStyle w:val="TableBody"/>
              <w:rPr>
                <w:b/>
                <w:szCs w:val="18"/>
              </w:rPr>
            </w:pPr>
          </w:p>
          <w:p w14:paraId="2C42B51E" w14:textId="77777777" w:rsidR="00975CC4" w:rsidRPr="00671C8B" w:rsidRDefault="00975CC4" w:rsidP="00166AF3">
            <w:pPr>
              <w:pStyle w:val="TableBody"/>
              <w:rPr>
                <w:b/>
                <w:szCs w:val="18"/>
              </w:rPr>
            </w:pPr>
            <w:r w:rsidRPr="00671C8B">
              <w:rPr>
                <w:b/>
                <w:szCs w:val="18"/>
              </w:rPr>
              <w:t>at+kgpiocfg=1,1,0</w:t>
            </w:r>
            <w:r w:rsidRPr="00671C8B">
              <w:rPr>
                <w:szCs w:val="18"/>
              </w:rPr>
              <w:tab/>
            </w:r>
            <w:r w:rsidRPr="00671C8B">
              <w:rPr>
                <w:szCs w:val="18"/>
              </w:rPr>
              <w:tab/>
              <w:t>// When setting GPIO1 as Input, with pull down</w:t>
            </w:r>
          </w:p>
          <w:p w14:paraId="162B0450" w14:textId="77777777" w:rsidR="00975CC4" w:rsidRPr="00671C8B" w:rsidRDefault="00975CC4" w:rsidP="00166AF3">
            <w:pPr>
              <w:pStyle w:val="TableBody"/>
              <w:rPr>
                <w:b/>
                <w:szCs w:val="18"/>
              </w:rPr>
            </w:pPr>
            <w:r w:rsidRPr="00671C8B">
              <w:rPr>
                <w:b/>
                <w:szCs w:val="18"/>
              </w:rPr>
              <w:t>OK</w:t>
            </w:r>
          </w:p>
          <w:p w14:paraId="0B511E53" w14:textId="77777777" w:rsidR="00975CC4" w:rsidRPr="00671C8B" w:rsidRDefault="00975CC4" w:rsidP="00166AF3">
            <w:pPr>
              <w:pStyle w:val="TableBody"/>
              <w:rPr>
                <w:b/>
                <w:szCs w:val="18"/>
              </w:rPr>
            </w:pPr>
          </w:p>
          <w:p w14:paraId="4204FE8A" w14:textId="77777777" w:rsidR="00975CC4" w:rsidRPr="00671C8B" w:rsidRDefault="00975CC4" w:rsidP="00166AF3">
            <w:pPr>
              <w:pStyle w:val="TableBody"/>
              <w:rPr>
                <w:szCs w:val="18"/>
              </w:rPr>
            </w:pPr>
            <w:r w:rsidRPr="00671C8B">
              <w:rPr>
                <w:b/>
                <w:szCs w:val="18"/>
              </w:rPr>
              <w:t>at+kgpiocfg=1,1,1</w:t>
            </w:r>
            <w:r w:rsidRPr="00671C8B">
              <w:rPr>
                <w:szCs w:val="18"/>
              </w:rPr>
              <w:tab/>
            </w:r>
            <w:r w:rsidRPr="00671C8B">
              <w:rPr>
                <w:szCs w:val="18"/>
              </w:rPr>
              <w:tab/>
              <w:t>// When setting GPIO1 as Input, with pull up</w:t>
            </w:r>
          </w:p>
          <w:p w14:paraId="54A5CA4D" w14:textId="77777777" w:rsidR="00975CC4" w:rsidRPr="00671C8B" w:rsidRDefault="00975CC4" w:rsidP="00166AF3">
            <w:pPr>
              <w:pStyle w:val="TableBody"/>
              <w:rPr>
                <w:b/>
                <w:szCs w:val="18"/>
              </w:rPr>
            </w:pPr>
            <w:r w:rsidRPr="00671C8B">
              <w:rPr>
                <w:b/>
                <w:szCs w:val="18"/>
              </w:rPr>
              <w:t>OK</w:t>
            </w:r>
          </w:p>
          <w:p w14:paraId="774EC176" w14:textId="77777777" w:rsidR="00975CC4" w:rsidRPr="00671C8B" w:rsidRDefault="00975CC4" w:rsidP="00166AF3">
            <w:pPr>
              <w:pStyle w:val="TableBody"/>
              <w:rPr>
                <w:b/>
                <w:szCs w:val="18"/>
              </w:rPr>
            </w:pPr>
          </w:p>
          <w:p w14:paraId="2360D5BD" w14:textId="77777777" w:rsidR="00975CC4" w:rsidRPr="00671C8B" w:rsidRDefault="00975CC4" w:rsidP="00166AF3">
            <w:pPr>
              <w:pStyle w:val="TableBody"/>
              <w:rPr>
                <w:szCs w:val="18"/>
              </w:rPr>
            </w:pPr>
            <w:r w:rsidRPr="00671C8B">
              <w:rPr>
                <w:b/>
                <w:szCs w:val="18"/>
              </w:rPr>
              <w:t>at+kgpiocfg=1,1,2</w:t>
            </w:r>
            <w:r w:rsidRPr="00671C8B">
              <w:rPr>
                <w:szCs w:val="18"/>
              </w:rPr>
              <w:tab/>
            </w:r>
            <w:r w:rsidRPr="00671C8B">
              <w:rPr>
                <w:szCs w:val="18"/>
              </w:rPr>
              <w:tab/>
              <w:t>// When setting GPIO1 as Input, with incorrect &lt;pull mode&gt;</w:t>
            </w:r>
          </w:p>
          <w:p w14:paraId="54F46F87" w14:textId="77777777" w:rsidR="00975CC4" w:rsidRPr="00671C8B" w:rsidRDefault="00975CC4" w:rsidP="00166AF3">
            <w:pPr>
              <w:pStyle w:val="TableBody"/>
              <w:rPr>
                <w:szCs w:val="18"/>
              </w:rPr>
            </w:pPr>
            <w:r w:rsidRPr="00671C8B">
              <w:rPr>
                <w:b/>
                <w:szCs w:val="18"/>
              </w:rPr>
              <w:t>ERROR</w:t>
            </w:r>
            <w:r w:rsidRPr="00671C8B">
              <w:rPr>
                <w:szCs w:val="18"/>
              </w:rPr>
              <w:tab/>
            </w:r>
          </w:p>
          <w:p w14:paraId="40676CE7" w14:textId="77777777" w:rsidR="00975CC4" w:rsidRPr="00671C8B" w:rsidRDefault="00975CC4" w:rsidP="00166AF3">
            <w:pPr>
              <w:pStyle w:val="TableBody"/>
              <w:rPr>
                <w:b/>
                <w:szCs w:val="18"/>
              </w:rPr>
            </w:pPr>
          </w:p>
          <w:p w14:paraId="5AC9B21B" w14:textId="77777777" w:rsidR="00975CC4" w:rsidRPr="00671C8B" w:rsidRDefault="00975CC4" w:rsidP="00166AF3">
            <w:pPr>
              <w:pStyle w:val="TableBody"/>
              <w:rPr>
                <w:b/>
                <w:szCs w:val="18"/>
              </w:rPr>
            </w:pPr>
            <w:r w:rsidRPr="00671C8B">
              <w:rPr>
                <w:b/>
                <w:szCs w:val="18"/>
              </w:rPr>
              <w:t>at+kgpiocfg=?</w:t>
            </w:r>
          </w:p>
          <w:p w14:paraId="06C2ADFF" w14:textId="77777777" w:rsidR="00975CC4" w:rsidRPr="00671C8B" w:rsidRDefault="00975CC4" w:rsidP="00166AF3">
            <w:pPr>
              <w:pStyle w:val="TableBody"/>
              <w:rPr>
                <w:b/>
                <w:szCs w:val="18"/>
              </w:rPr>
            </w:pPr>
            <w:r w:rsidRPr="00671C8B">
              <w:rPr>
                <w:b/>
                <w:szCs w:val="18"/>
              </w:rPr>
              <w:t>+KGPIOCFG: (1,2,</w:t>
            </w:r>
            <w:r>
              <w:rPr>
                <w:b/>
                <w:szCs w:val="18"/>
              </w:rPr>
              <w:t>4,</w:t>
            </w:r>
            <w:r w:rsidRPr="00671C8B">
              <w:rPr>
                <w:b/>
                <w:szCs w:val="18"/>
              </w:rPr>
              <w:t>5,6,7,8,10,11</w:t>
            </w:r>
            <w:r>
              <w:rPr>
                <w:b/>
                <w:szCs w:val="18"/>
              </w:rPr>
              <w:t>,13,14,15</w:t>
            </w:r>
            <w:r w:rsidRPr="00671C8B">
              <w:rPr>
                <w:b/>
                <w:szCs w:val="18"/>
              </w:rPr>
              <w:t>),(0-1),(0-2)</w:t>
            </w:r>
          </w:p>
          <w:p w14:paraId="7599D099" w14:textId="77777777" w:rsidR="00975CC4" w:rsidRPr="00671C8B" w:rsidRDefault="00975CC4" w:rsidP="00166AF3">
            <w:pPr>
              <w:pStyle w:val="TableBody"/>
              <w:rPr>
                <w:b/>
                <w:szCs w:val="18"/>
              </w:rPr>
            </w:pPr>
            <w:r w:rsidRPr="00671C8B">
              <w:rPr>
                <w:b/>
                <w:szCs w:val="18"/>
              </w:rPr>
              <w:t>OK</w:t>
            </w:r>
          </w:p>
          <w:p w14:paraId="28E469EE" w14:textId="77777777" w:rsidR="00975CC4" w:rsidRPr="00671C8B" w:rsidRDefault="00975CC4" w:rsidP="00166AF3">
            <w:pPr>
              <w:pStyle w:val="TableBody"/>
              <w:rPr>
                <w:b/>
                <w:szCs w:val="18"/>
              </w:rPr>
            </w:pPr>
          </w:p>
          <w:p w14:paraId="5DC09C1C" w14:textId="77777777" w:rsidR="00975CC4" w:rsidRPr="00671C8B" w:rsidRDefault="00975CC4" w:rsidP="00166AF3">
            <w:pPr>
              <w:pStyle w:val="TableBody"/>
              <w:rPr>
                <w:b/>
                <w:szCs w:val="18"/>
              </w:rPr>
            </w:pPr>
            <w:r w:rsidRPr="00671C8B">
              <w:rPr>
                <w:b/>
                <w:szCs w:val="18"/>
              </w:rPr>
              <w:t>at+kgpiocfg?</w:t>
            </w:r>
            <w:r w:rsidRPr="00671C8B">
              <w:rPr>
                <w:b/>
                <w:szCs w:val="18"/>
              </w:rPr>
              <w:tab/>
            </w:r>
            <w:r w:rsidRPr="00671C8B">
              <w:rPr>
                <w:b/>
                <w:szCs w:val="18"/>
              </w:rPr>
              <w:tab/>
              <w:t>//</w:t>
            </w:r>
            <w:r w:rsidRPr="00671C8B">
              <w:rPr>
                <w:szCs w:val="18"/>
              </w:rPr>
              <w:t xml:space="preserve"> GPIO 9</w:t>
            </w:r>
            <w:r>
              <w:rPr>
                <w:szCs w:val="18"/>
              </w:rPr>
              <w:t xml:space="preserve"> is </w:t>
            </w:r>
            <w:r w:rsidRPr="00671C8B">
              <w:rPr>
                <w:szCs w:val="18"/>
              </w:rPr>
              <w:t>not available for use</w:t>
            </w:r>
          </w:p>
          <w:p w14:paraId="4131D768" w14:textId="77777777" w:rsidR="00975CC4" w:rsidRPr="00671C8B" w:rsidRDefault="00975CC4" w:rsidP="00166AF3">
            <w:pPr>
              <w:pStyle w:val="TableBody"/>
              <w:rPr>
                <w:b/>
                <w:szCs w:val="18"/>
              </w:rPr>
            </w:pPr>
            <w:r w:rsidRPr="00671C8B">
              <w:rPr>
                <w:b/>
                <w:szCs w:val="18"/>
              </w:rPr>
              <w:t>+KGPIOCFG: 1,0,2</w:t>
            </w:r>
          </w:p>
          <w:p w14:paraId="30218693" w14:textId="77777777" w:rsidR="00975CC4" w:rsidRPr="00671C8B" w:rsidRDefault="00975CC4" w:rsidP="00166AF3">
            <w:pPr>
              <w:pStyle w:val="TableBody"/>
              <w:rPr>
                <w:b/>
                <w:szCs w:val="18"/>
              </w:rPr>
            </w:pPr>
            <w:r w:rsidRPr="00671C8B">
              <w:rPr>
                <w:b/>
                <w:szCs w:val="18"/>
              </w:rPr>
              <w:t>+KGPIOCFG: 2,0,2</w:t>
            </w:r>
          </w:p>
          <w:p w14:paraId="11348E6C" w14:textId="77777777" w:rsidR="00975CC4" w:rsidRPr="00671C8B" w:rsidRDefault="00975CC4" w:rsidP="00166AF3">
            <w:pPr>
              <w:pStyle w:val="TableBody"/>
              <w:rPr>
                <w:b/>
                <w:szCs w:val="18"/>
              </w:rPr>
            </w:pPr>
            <w:r>
              <w:rPr>
                <w:b/>
                <w:szCs w:val="18"/>
              </w:rPr>
              <w:t>+KGPIOCFG: 4</w:t>
            </w:r>
            <w:r w:rsidRPr="00671C8B">
              <w:rPr>
                <w:b/>
                <w:szCs w:val="18"/>
              </w:rPr>
              <w:t>,0,2</w:t>
            </w:r>
          </w:p>
          <w:p w14:paraId="2848709F" w14:textId="77777777" w:rsidR="00975CC4" w:rsidRPr="00671C8B" w:rsidRDefault="00975CC4" w:rsidP="00166AF3">
            <w:pPr>
              <w:pStyle w:val="TableBody"/>
              <w:rPr>
                <w:b/>
                <w:szCs w:val="18"/>
              </w:rPr>
            </w:pPr>
            <w:r w:rsidRPr="00671C8B">
              <w:rPr>
                <w:b/>
                <w:szCs w:val="18"/>
              </w:rPr>
              <w:t>+KGPIOCFG: 5,0,2</w:t>
            </w:r>
          </w:p>
          <w:p w14:paraId="7E153DC1" w14:textId="77777777" w:rsidR="00975CC4" w:rsidRPr="00671C8B" w:rsidRDefault="00975CC4" w:rsidP="00166AF3">
            <w:pPr>
              <w:pStyle w:val="TableBody"/>
              <w:rPr>
                <w:b/>
                <w:szCs w:val="18"/>
              </w:rPr>
            </w:pPr>
            <w:r w:rsidRPr="00671C8B">
              <w:rPr>
                <w:b/>
                <w:szCs w:val="18"/>
              </w:rPr>
              <w:t>+KGPIOCFG: 6,0,2</w:t>
            </w:r>
          </w:p>
          <w:p w14:paraId="0FEF0595" w14:textId="77777777" w:rsidR="00975CC4" w:rsidRPr="00671C8B" w:rsidRDefault="00975CC4" w:rsidP="00166AF3">
            <w:pPr>
              <w:pStyle w:val="TableBody"/>
              <w:rPr>
                <w:b/>
                <w:szCs w:val="18"/>
              </w:rPr>
            </w:pPr>
            <w:r w:rsidRPr="00671C8B">
              <w:rPr>
                <w:b/>
                <w:szCs w:val="18"/>
              </w:rPr>
              <w:t>+KGPIOCFG: 7,0,2</w:t>
            </w:r>
          </w:p>
          <w:p w14:paraId="5FB5F154" w14:textId="77777777" w:rsidR="00975CC4" w:rsidRPr="00671C8B" w:rsidRDefault="00975CC4" w:rsidP="00166AF3">
            <w:pPr>
              <w:pStyle w:val="TableBody"/>
              <w:rPr>
                <w:b/>
                <w:szCs w:val="18"/>
              </w:rPr>
            </w:pPr>
            <w:r w:rsidRPr="00671C8B">
              <w:rPr>
                <w:b/>
                <w:szCs w:val="18"/>
              </w:rPr>
              <w:t>+KGPIOCFG: 8,0,2</w:t>
            </w:r>
          </w:p>
          <w:p w14:paraId="61F8194D" w14:textId="77777777" w:rsidR="00975CC4" w:rsidRPr="00671C8B" w:rsidRDefault="00975CC4" w:rsidP="00166AF3">
            <w:pPr>
              <w:pStyle w:val="TableBody"/>
              <w:rPr>
                <w:b/>
                <w:szCs w:val="18"/>
              </w:rPr>
            </w:pPr>
            <w:r w:rsidRPr="00671C8B">
              <w:rPr>
                <w:b/>
                <w:szCs w:val="18"/>
              </w:rPr>
              <w:t>+KGPIOCFG: 10,0,2</w:t>
            </w:r>
          </w:p>
          <w:p w14:paraId="05EF8D7F" w14:textId="77777777" w:rsidR="00975CC4" w:rsidRPr="00671C8B" w:rsidRDefault="00975CC4" w:rsidP="00166AF3">
            <w:pPr>
              <w:pStyle w:val="TableBody"/>
              <w:rPr>
                <w:b/>
                <w:szCs w:val="18"/>
              </w:rPr>
            </w:pPr>
            <w:r w:rsidRPr="00671C8B">
              <w:rPr>
                <w:b/>
                <w:szCs w:val="18"/>
              </w:rPr>
              <w:t>+KGPIOCFG: 11,0,2</w:t>
            </w:r>
          </w:p>
          <w:p w14:paraId="5213F18A" w14:textId="77777777" w:rsidR="00975CC4" w:rsidRPr="00671C8B" w:rsidRDefault="00975CC4" w:rsidP="00166AF3">
            <w:pPr>
              <w:pStyle w:val="TableBody"/>
              <w:rPr>
                <w:b/>
                <w:szCs w:val="18"/>
              </w:rPr>
            </w:pPr>
            <w:r w:rsidRPr="00671C8B">
              <w:rPr>
                <w:b/>
                <w:szCs w:val="18"/>
              </w:rPr>
              <w:t>+KGPIOCFG: 13,0,2</w:t>
            </w:r>
          </w:p>
          <w:p w14:paraId="62262202" w14:textId="77777777" w:rsidR="00975CC4" w:rsidRPr="00671C8B" w:rsidRDefault="00975CC4" w:rsidP="00166AF3">
            <w:pPr>
              <w:pStyle w:val="TableBody"/>
              <w:rPr>
                <w:b/>
                <w:szCs w:val="18"/>
              </w:rPr>
            </w:pPr>
            <w:r w:rsidRPr="00671C8B">
              <w:rPr>
                <w:b/>
                <w:szCs w:val="18"/>
              </w:rPr>
              <w:t>+KGPIOCFG: 14,0,2</w:t>
            </w:r>
          </w:p>
          <w:p w14:paraId="6BF38FA0" w14:textId="77777777" w:rsidR="00975CC4" w:rsidRPr="00671C8B" w:rsidRDefault="00975CC4" w:rsidP="00166AF3">
            <w:pPr>
              <w:pStyle w:val="TableBody"/>
              <w:rPr>
                <w:b/>
                <w:szCs w:val="18"/>
              </w:rPr>
            </w:pPr>
            <w:r w:rsidRPr="00671C8B">
              <w:rPr>
                <w:b/>
                <w:szCs w:val="18"/>
              </w:rPr>
              <w:t>+KGPIOCFG: 15,0,2</w:t>
            </w:r>
          </w:p>
          <w:p w14:paraId="79D9D25A" w14:textId="77777777" w:rsidR="00975CC4" w:rsidRPr="00671C8B" w:rsidRDefault="00975CC4" w:rsidP="00166AF3">
            <w:pPr>
              <w:pStyle w:val="TableBody"/>
              <w:rPr>
                <w:b/>
                <w:szCs w:val="18"/>
              </w:rPr>
            </w:pPr>
            <w:r w:rsidRPr="00671C8B">
              <w:rPr>
                <w:b/>
                <w:szCs w:val="18"/>
              </w:rPr>
              <w:t>OK</w:t>
            </w:r>
          </w:p>
          <w:p w14:paraId="3467AFD2" w14:textId="77777777" w:rsidR="00975CC4" w:rsidRPr="00671C8B" w:rsidRDefault="00975CC4" w:rsidP="00166AF3">
            <w:pPr>
              <w:pStyle w:val="TableBody"/>
              <w:rPr>
                <w:b/>
                <w:szCs w:val="18"/>
              </w:rPr>
            </w:pPr>
          </w:p>
          <w:p w14:paraId="08D0DF23" w14:textId="77777777" w:rsidR="00975CC4" w:rsidRPr="00671C8B" w:rsidRDefault="00975CC4" w:rsidP="00166AF3">
            <w:pPr>
              <w:pStyle w:val="TableBody"/>
              <w:rPr>
                <w:szCs w:val="18"/>
              </w:rPr>
            </w:pPr>
            <w:r w:rsidRPr="00671C8B">
              <w:rPr>
                <w:b/>
                <w:szCs w:val="18"/>
              </w:rPr>
              <w:t>at+kgpiocfg=9,1,0</w:t>
            </w:r>
            <w:r w:rsidRPr="00671C8B">
              <w:rPr>
                <w:szCs w:val="18"/>
              </w:rPr>
              <w:tab/>
            </w:r>
            <w:r w:rsidRPr="00671C8B">
              <w:rPr>
                <w:szCs w:val="18"/>
              </w:rPr>
              <w:tab/>
              <w:t>// When setting GPIO9, it returns ERROR</w:t>
            </w:r>
          </w:p>
          <w:p w14:paraId="500CFF01" w14:textId="77777777" w:rsidR="00975CC4" w:rsidRPr="00712918" w:rsidRDefault="00975CC4" w:rsidP="00166AF3">
            <w:pPr>
              <w:pStyle w:val="TableBody"/>
              <w:rPr>
                <w:szCs w:val="18"/>
              </w:rPr>
            </w:pPr>
            <w:r w:rsidRPr="00671C8B">
              <w:rPr>
                <w:b/>
                <w:szCs w:val="18"/>
              </w:rPr>
              <w:t>+CME ERROR: 3</w:t>
            </w:r>
          </w:p>
        </w:tc>
      </w:tr>
    </w:tbl>
    <w:p w14:paraId="139D6D07" w14:textId="7E763742" w:rsidR="00975CC4" w:rsidRPr="00671C8B" w:rsidRDefault="00975CC4" w:rsidP="0059466D">
      <w:pPr>
        <w:pStyle w:val="Heading2"/>
        <w:numPr>
          <w:ilvl w:val="1"/>
          <w:numId w:val="11"/>
        </w:numPr>
        <w:ind w:left="1080" w:hanging="1080"/>
      </w:pPr>
      <w:bookmarkStart w:id="5207" w:name="_Toc369683936"/>
      <w:bookmarkStart w:id="5208" w:name="_Toc345081311"/>
      <w:bookmarkStart w:id="5209" w:name="_Toc349753056"/>
      <w:bookmarkStart w:id="5210" w:name="_Toc349753947"/>
      <w:bookmarkStart w:id="5211" w:name="_Ref366744436"/>
      <w:bookmarkStart w:id="5212" w:name="_Ref369081137"/>
      <w:bookmarkStart w:id="5213" w:name="_Toc368586014"/>
      <w:bookmarkStart w:id="5214" w:name="_Ref387829591"/>
      <w:bookmarkStart w:id="5215" w:name="_Ref387829602"/>
      <w:bookmarkStart w:id="5216" w:name="_Ref396988309"/>
      <w:bookmarkStart w:id="5217" w:name="_Ref396988312"/>
      <w:bookmarkStart w:id="5218" w:name="_Toc486251583"/>
      <w:bookmarkStart w:id="5219" w:name="_Ref489364867"/>
      <w:bookmarkStart w:id="5220" w:name="_Ref489364869"/>
      <w:bookmarkStart w:id="5221" w:name="_Toc489457437"/>
      <w:bookmarkEnd w:id="5207"/>
      <w:r w:rsidRPr="00671C8B">
        <w:lastRenderedPageBreak/>
        <w:t xml:space="preserve">+KADC Command: Analog Digital </w:t>
      </w:r>
      <w:bookmarkEnd w:id="5168"/>
      <w:bookmarkEnd w:id="5208"/>
      <w:r w:rsidRPr="00671C8B">
        <w:t>Converter</w:t>
      </w:r>
      <w:bookmarkEnd w:id="5209"/>
      <w:bookmarkEnd w:id="5210"/>
      <w:bookmarkEnd w:id="5211"/>
      <w:bookmarkEnd w:id="5212"/>
      <w:bookmarkEnd w:id="5213"/>
      <w:bookmarkEnd w:id="5214"/>
      <w:bookmarkEnd w:id="5215"/>
      <w:bookmarkEnd w:id="5216"/>
      <w:bookmarkEnd w:id="5217"/>
      <w:bookmarkEnd w:id="5218"/>
      <w:bookmarkEnd w:id="5219"/>
      <w:bookmarkEnd w:id="5220"/>
      <w:bookmarkEnd w:id="5221"/>
    </w:p>
    <w:tbl>
      <w:tblPr>
        <w:tblStyle w:val="TableSWIleft"/>
        <w:tblW w:w="9288" w:type="dxa"/>
        <w:tblLayout w:type="fixed"/>
        <w:tblLook w:val="04A0" w:firstRow="1" w:lastRow="0" w:firstColumn="1" w:lastColumn="0" w:noHBand="0" w:noVBand="1"/>
      </w:tblPr>
      <w:tblGrid>
        <w:gridCol w:w="1728"/>
        <w:gridCol w:w="7560"/>
      </w:tblGrid>
      <w:tr w:rsidR="00975CC4" w:rsidRPr="00671C8B" w14:paraId="6C7D680A"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196C581F" w14:textId="5F29FCE6" w:rsidR="00975CC4" w:rsidRPr="00671C8B" w:rsidRDefault="00975CC4">
            <w:pPr>
              <w:pStyle w:val="TableRowHead"/>
              <w:spacing w:before="144" w:after="144"/>
            </w:pPr>
            <w:del w:id="5222" w:author="Alban Roche" w:date="2017-08-02T14:40:00Z">
              <w:r w:rsidDel="00F22490">
                <w:rPr>
                  <w:lang w:eastAsia="zh-CN"/>
                </w:rPr>
                <w:delText xml:space="preserve">HL7618, HL7618RD, </w:delText>
              </w:r>
              <w:r w:rsidDel="00F22490">
                <w:delText xml:space="preserve">HL7648, HL7650, HL7688, </w:delText>
              </w:r>
              <w:r w:rsidDel="00F22490">
                <w:rPr>
                  <w:lang w:eastAsia="zh-CN"/>
                </w:rPr>
                <w:delText>HL7690 and HL7692</w:delText>
              </w:r>
            </w:del>
            <w:ins w:id="5223" w:author="Alban Roche" w:date="2017-08-02T14:40:00Z">
              <w:r w:rsidR="00F22490">
                <w:rPr>
                  <w:lang w:eastAsia="zh-CN"/>
                </w:rPr>
                <w:t>HL7800</w:t>
              </w:r>
            </w:ins>
          </w:p>
        </w:tc>
      </w:tr>
      <w:tr w:rsidR="00975CC4" w:rsidRPr="00671C8B" w14:paraId="0C00CB8F" w14:textId="77777777" w:rsidTr="00166AF3">
        <w:trPr>
          <w:trHeight w:val="603"/>
        </w:trPr>
        <w:tc>
          <w:tcPr>
            <w:tcW w:w="1728" w:type="dxa"/>
          </w:tcPr>
          <w:p w14:paraId="220D2C1D" w14:textId="77777777" w:rsidR="00975CC4" w:rsidRPr="00671C8B" w:rsidRDefault="00975CC4" w:rsidP="00166AF3">
            <w:pPr>
              <w:pStyle w:val="TableBody"/>
              <w:rPr>
                <w:i/>
              </w:rPr>
            </w:pPr>
            <w:r w:rsidRPr="00671C8B">
              <w:rPr>
                <w:i/>
              </w:rPr>
              <w:t>Test command</w:t>
            </w:r>
          </w:p>
          <w:p w14:paraId="6E621E56" w14:textId="77777777" w:rsidR="00975CC4" w:rsidRPr="00671C8B" w:rsidRDefault="00975CC4" w:rsidP="00166AF3">
            <w:pPr>
              <w:pStyle w:val="TableBody"/>
            </w:pPr>
          </w:p>
          <w:p w14:paraId="4532C639" w14:textId="77777777" w:rsidR="00975CC4" w:rsidRPr="00671C8B" w:rsidRDefault="00975CC4" w:rsidP="00166AF3">
            <w:pPr>
              <w:pStyle w:val="TableBody"/>
              <w:rPr>
                <w:u w:val="single"/>
              </w:rPr>
            </w:pPr>
            <w:r w:rsidRPr="00671C8B">
              <w:rPr>
                <w:u w:val="single"/>
              </w:rPr>
              <w:t>Syntax</w:t>
            </w:r>
          </w:p>
          <w:p w14:paraId="47EB51A6" w14:textId="77777777" w:rsidR="00975CC4" w:rsidRPr="00671C8B" w:rsidRDefault="00975CC4" w:rsidP="00166AF3">
            <w:pPr>
              <w:pStyle w:val="TableBody"/>
              <w:rPr>
                <w:b/>
              </w:rPr>
            </w:pPr>
            <w:r w:rsidRPr="00671C8B">
              <w:rPr>
                <w:b/>
              </w:rPr>
              <w:t>AT+KADC=?</w:t>
            </w:r>
          </w:p>
          <w:p w14:paraId="29A81816" w14:textId="77777777" w:rsidR="00975CC4" w:rsidRPr="00671C8B" w:rsidRDefault="00975CC4" w:rsidP="00166AF3">
            <w:pPr>
              <w:pStyle w:val="TableBody"/>
              <w:rPr>
                <w:u w:val="single"/>
              </w:rPr>
            </w:pPr>
          </w:p>
        </w:tc>
        <w:tc>
          <w:tcPr>
            <w:tcW w:w="7560" w:type="dxa"/>
          </w:tcPr>
          <w:p w14:paraId="30B0C21C" w14:textId="77777777" w:rsidR="00975CC4" w:rsidRPr="00671C8B" w:rsidRDefault="00975CC4" w:rsidP="00166AF3">
            <w:pPr>
              <w:pStyle w:val="TableBody"/>
              <w:rPr>
                <w:u w:val="single"/>
              </w:rPr>
            </w:pPr>
          </w:p>
          <w:p w14:paraId="081375E8" w14:textId="77777777" w:rsidR="00975CC4" w:rsidRPr="00671C8B" w:rsidRDefault="00975CC4" w:rsidP="00166AF3">
            <w:pPr>
              <w:pStyle w:val="TableBody"/>
              <w:rPr>
                <w:u w:val="single"/>
              </w:rPr>
            </w:pPr>
          </w:p>
          <w:p w14:paraId="6D9EEE90" w14:textId="77777777" w:rsidR="00975CC4" w:rsidRPr="00671C8B" w:rsidRDefault="00975CC4" w:rsidP="00166AF3">
            <w:pPr>
              <w:pStyle w:val="TableBody"/>
              <w:rPr>
                <w:u w:val="single"/>
              </w:rPr>
            </w:pPr>
            <w:r w:rsidRPr="00671C8B">
              <w:rPr>
                <w:u w:val="single"/>
              </w:rPr>
              <w:t>Response</w:t>
            </w:r>
          </w:p>
          <w:p w14:paraId="05330DBE" w14:textId="77777777" w:rsidR="00975CC4" w:rsidRPr="00671C8B" w:rsidRDefault="00975CC4" w:rsidP="00166AF3">
            <w:pPr>
              <w:pStyle w:val="TableBody"/>
              <w:rPr>
                <w:b/>
              </w:rPr>
            </w:pPr>
            <w:r w:rsidRPr="00671C8B">
              <w:rPr>
                <w:b/>
              </w:rPr>
              <w:t xml:space="preserve">+KADC: </w:t>
            </w:r>
            <w:r w:rsidRPr="00671C8B">
              <w:t>(list of supported</w:t>
            </w:r>
            <w:r w:rsidRPr="00671C8B">
              <w:rPr>
                <w:b/>
              </w:rPr>
              <w:t xml:space="preserve"> &lt;Meas id&gt;</w:t>
            </w:r>
            <w:r w:rsidRPr="00671C8B">
              <w:t xml:space="preserve">s),(list of supported </w:t>
            </w:r>
            <w:r w:rsidRPr="00671C8B">
              <w:rPr>
                <w:b/>
              </w:rPr>
              <w:t>&lt;Meas time&gt;</w:t>
            </w:r>
            <w:r w:rsidRPr="00671C8B">
              <w:t>s)</w:t>
            </w:r>
          </w:p>
          <w:p w14:paraId="12A2D638" w14:textId="77777777" w:rsidR="00975CC4" w:rsidRPr="00671C8B" w:rsidRDefault="00975CC4" w:rsidP="00166AF3">
            <w:pPr>
              <w:pStyle w:val="TableBody"/>
              <w:rPr>
                <w:u w:val="single"/>
              </w:rPr>
            </w:pPr>
            <w:r w:rsidRPr="00671C8B">
              <w:rPr>
                <w:b/>
              </w:rPr>
              <w:t>OK</w:t>
            </w:r>
            <w:r w:rsidRPr="00671C8B">
              <w:rPr>
                <w:b/>
              </w:rPr>
              <w:tab/>
            </w:r>
          </w:p>
        </w:tc>
      </w:tr>
      <w:tr w:rsidR="00975CC4" w:rsidRPr="00671C8B" w14:paraId="5EAF0BD8" w14:textId="77777777" w:rsidTr="00166AF3">
        <w:trPr>
          <w:cantSplit w:val="0"/>
          <w:trHeight w:val="72"/>
        </w:trPr>
        <w:tc>
          <w:tcPr>
            <w:tcW w:w="1728" w:type="dxa"/>
          </w:tcPr>
          <w:p w14:paraId="158DDCAE" w14:textId="77777777" w:rsidR="00975CC4" w:rsidRPr="00671C8B" w:rsidRDefault="00975CC4" w:rsidP="00166AF3">
            <w:pPr>
              <w:pStyle w:val="TableBody"/>
              <w:rPr>
                <w:i/>
              </w:rPr>
            </w:pPr>
            <w:r w:rsidRPr="00671C8B">
              <w:rPr>
                <w:i/>
              </w:rPr>
              <w:t>Read command</w:t>
            </w:r>
          </w:p>
          <w:p w14:paraId="7E57CDBB" w14:textId="77777777" w:rsidR="00975CC4" w:rsidRPr="00671C8B" w:rsidRDefault="00975CC4" w:rsidP="00166AF3">
            <w:pPr>
              <w:pStyle w:val="TableBody"/>
              <w:rPr>
                <w:u w:val="single"/>
              </w:rPr>
            </w:pPr>
          </w:p>
          <w:p w14:paraId="097C8CED" w14:textId="77777777" w:rsidR="00975CC4" w:rsidRPr="00671C8B" w:rsidRDefault="00975CC4" w:rsidP="00166AF3">
            <w:pPr>
              <w:pStyle w:val="TableBody"/>
              <w:rPr>
                <w:u w:val="single"/>
              </w:rPr>
            </w:pPr>
            <w:r w:rsidRPr="00671C8B">
              <w:rPr>
                <w:u w:val="single"/>
              </w:rPr>
              <w:t>Syntax</w:t>
            </w:r>
          </w:p>
          <w:p w14:paraId="0A371BAB" w14:textId="77777777" w:rsidR="00975CC4" w:rsidRPr="00671C8B" w:rsidRDefault="00975CC4" w:rsidP="00166AF3">
            <w:pPr>
              <w:pStyle w:val="TableBody"/>
              <w:rPr>
                <w:u w:val="single"/>
              </w:rPr>
            </w:pPr>
            <w:r w:rsidRPr="00671C8B">
              <w:rPr>
                <w:b/>
              </w:rPr>
              <w:t>AT+KADC=</w:t>
            </w:r>
            <w:r w:rsidRPr="00671C8B">
              <w:rPr>
                <w:b/>
              </w:rPr>
              <w:br/>
              <w:t>&lt;Meas id&gt;,</w:t>
            </w:r>
            <w:r w:rsidRPr="00671C8B">
              <w:rPr>
                <w:b/>
              </w:rPr>
              <w:br/>
              <w:t>&lt;Meas time&gt;</w:t>
            </w:r>
          </w:p>
        </w:tc>
        <w:tc>
          <w:tcPr>
            <w:tcW w:w="7560" w:type="dxa"/>
          </w:tcPr>
          <w:p w14:paraId="7F2D321A" w14:textId="77777777" w:rsidR="00975CC4" w:rsidRPr="00671C8B" w:rsidRDefault="00975CC4" w:rsidP="00166AF3">
            <w:pPr>
              <w:pStyle w:val="TableBody"/>
              <w:rPr>
                <w:u w:val="single"/>
              </w:rPr>
            </w:pPr>
          </w:p>
          <w:p w14:paraId="03E81E7D" w14:textId="77777777" w:rsidR="00975CC4" w:rsidRPr="00671C8B" w:rsidRDefault="00975CC4" w:rsidP="00166AF3">
            <w:pPr>
              <w:pStyle w:val="TableBody"/>
              <w:rPr>
                <w:u w:val="single"/>
              </w:rPr>
            </w:pPr>
          </w:p>
          <w:p w14:paraId="7AE64B71" w14:textId="77777777" w:rsidR="00975CC4" w:rsidRPr="00671C8B" w:rsidRDefault="00975CC4" w:rsidP="00166AF3">
            <w:pPr>
              <w:pStyle w:val="TableBody"/>
              <w:rPr>
                <w:u w:val="single"/>
              </w:rPr>
            </w:pPr>
            <w:r w:rsidRPr="00671C8B">
              <w:rPr>
                <w:u w:val="single"/>
              </w:rPr>
              <w:t>Response</w:t>
            </w:r>
          </w:p>
          <w:p w14:paraId="6FE92A6E" w14:textId="77777777" w:rsidR="00975CC4" w:rsidRPr="00671C8B" w:rsidRDefault="00975CC4" w:rsidP="00166AF3">
            <w:pPr>
              <w:pStyle w:val="TableBody"/>
              <w:rPr>
                <w:b/>
              </w:rPr>
            </w:pPr>
            <w:r w:rsidRPr="00671C8B">
              <w:rPr>
                <w:b/>
              </w:rPr>
              <w:t>+KADC: &lt;Meas result&gt;,&lt;Meas id&gt;,&lt;Meas time&gt;[,&lt;Temperature&gt;]</w:t>
            </w:r>
          </w:p>
          <w:p w14:paraId="5F0DABE1" w14:textId="77777777" w:rsidR="00975CC4" w:rsidRPr="00671C8B" w:rsidRDefault="00975CC4" w:rsidP="00166AF3">
            <w:pPr>
              <w:pStyle w:val="TableBody"/>
            </w:pPr>
          </w:p>
          <w:p w14:paraId="2A87C290" w14:textId="77777777" w:rsidR="00975CC4" w:rsidRPr="00671C8B" w:rsidRDefault="00975CC4" w:rsidP="00166AF3">
            <w:pPr>
              <w:pStyle w:val="TableBody"/>
              <w:rPr>
                <w:u w:val="single"/>
              </w:rPr>
            </w:pPr>
            <w:r w:rsidRPr="00671C8B">
              <w:rPr>
                <w:u w:val="single"/>
              </w:rPr>
              <w:t>Parameters</w:t>
            </w:r>
          </w:p>
          <w:p w14:paraId="353FD066" w14:textId="77777777" w:rsidR="00975CC4" w:rsidRPr="00671C8B" w:rsidRDefault="00975CC4" w:rsidP="00166AF3">
            <w:pPr>
              <w:pStyle w:val="TableBody"/>
              <w:rPr>
                <w:snapToGrid w:val="0"/>
              </w:rPr>
            </w:pPr>
            <w:r w:rsidRPr="00671C8B">
              <w:rPr>
                <w:b/>
                <w:lang w:eastAsia="zh-CN"/>
              </w:rPr>
              <w:t>&lt;</w:t>
            </w:r>
            <w:r w:rsidRPr="00671C8B">
              <w:rPr>
                <w:b/>
              </w:rPr>
              <w:t>Meas id</w:t>
            </w:r>
            <w:r w:rsidRPr="00671C8B">
              <w:rPr>
                <w:b/>
                <w:lang w:eastAsia="zh-CN"/>
              </w:rPr>
              <w:t>&gt;</w:t>
            </w:r>
            <w:r w:rsidRPr="00671C8B">
              <w:rPr>
                <w:snapToGrid w:val="0"/>
              </w:rPr>
              <w:tab/>
            </w:r>
            <w:r w:rsidRPr="00671C8B">
              <w:rPr>
                <w:szCs w:val="18"/>
                <w:lang w:eastAsia="zh-CN"/>
              </w:rPr>
              <w:t>M</w:t>
            </w:r>
            <w:r w:rsidRPr="00671C8B">
              <w:rPr>
                <w:snapToGrid w:val="0"/>
              </w:rPr>
              <w:t>easurement ID</w:t>
            </w:r>
          </w:p>
          <w:p w14:paraId="6C2ABAD5" w14:textId="77777777" w:rsidR="00975CC4" w:rsidRPr="00671C8B" w:rsidRDefault="00975CC4" w:rsidP="00166AF3">
            <w:pPr>
              <w:pStyle w:val="TableBody"/>
              <w:rPr>
                <w:snapToGrid w:val="0"/>
              </w:rPr>
            </w:pPr>
            <w:r w:rsidRPr="00671C8B">
              <w:rPr>
                <w:snapToGrid w:val="0"/>
              </w:rPr>
              <w:t>0</w:t>
            </w:r>
            <w:r w:rsidRPr="00671C8B">
              <w:rPr>
                <w:snapToGrid w:val="0"/>
              </w:rPr>
              <w:tab/>
              <w:t>VBATT – “VBATT” voltage</w:t>
            </w:r>
          </w:p>
          <w:p w14:paraId="3E4E7F28" w14:textId="77777777" w:rsidR="00975CC4" w:rsidRPr="00671C8B" w:rsidRDefault="00975CC4" w:rsidP="00166AF3">
            <w:pPr>
              <w:pStyle w:val="TableBody"/>
              <w:rPr>
                <w:snapToGrid w:val="0"/>
              </w:rPr>
            </w:pPr>
            <w:r w:rsidRPr="00671C8B">
              <w:rPr>
                <w:snapToGrid w:val="0"/>
              </w:rPr>
              <w:t>1</w:t>
            </w:r>
            <w:r w:rsidRPr="00671C8B">
              <w:rPr>
                <w:snapToGrid w:val="0"/>
              </w:rPr>
              <w:tab/>
              <w:t>VCOIN – “BAT_RTC” backup battery voltage</w:t>
            </w:r>
          </w:p>
          <w:p w14:paraId="6470EC15" w14:textId="77777777" w:rsidR="00975CC4" w:rsidRPr="00671C8B" w:rsidRDefault="00975CC4" w:rsidP="00166AF3">
            <w:pPr>
              <w:pStyle w:val="TableBody"/>
            </w:pPr>
            <w:r w:rsidRPr="00671C8B">
              <w:rPr>
                <w:snapToGrid w:val="0"/>
              </w:rPr>
              <w:t>2</w:t>
            </w:r>
            <w:r w:rsidRPr="00671C8B">
              <w:rPr>
                <w:snapToGrid w:val="0"/>
              </w:rPr>
              <w:tab/>
            </w:r>
            <w:r w:rsidRPr="00671C8B">
              <w:t xml:space="preserve">THERM – Connected to </w:t>
            </w:r>
            <w:r>
              <w:t>RT400</w:t>
            </w:r>
            <w:r w:rsidRPr="00671C8B">
              <w:t xml:space="preserve"> (the thermistor on board which is located close to </w:t>
            </w:r>
            <w:r w:rsidRPr="00671C8B">
              <w:tab/>
            </w:r>
            <w:r w:rsidRPr="00671C8B">
              <w:tab/>
              <w:t>the 26MHz VCTCXO)</w:t>
            </w:r>
          </w:p>
          <w:p w14:paraId="5B1DD791" w14:textId="77777777" w:rsidR="00975CC4" w:rsidRPr="00671C8B" w:rsidRDefault="00975CC4" w:rsidP="00166AF3">
            <w:pPr>
              <w:pStyle w:val="TableBody"/>
            </w:pPr>
            <w:r w:rsidRPr="00671C8B">
              <w:t>3</w:t>
            </w:r>
            <w:r w:rsidRPr="00671C8B">
              <w:tab/>
            </w:r>
            <w:r>
              <w:t>Reserved</w:t>
            </w:r>
          </w:p>
          <w:p w14:paraId="22E3ABC5" w14:textId="7923BC6B" w:rsidR="00975CC4" w:rsidRPr="00671C8B" w:rsidRDefault="00975CC4" w:rsidP="00166AF3">
            <w:pPr>
              <w:pStyle w:val="TableBody"/>
              <w:rPr>
                <w:snapToGrid w:val="0"/>
              </w:rPr>
            </w:pPr>
            <w:r w:rsidRPr="00671C8B">
              <w:t>4</w:t>
            </w:r>
            <w:r w:rsidRPr="00671C8B">
              <w:tab/>
            </w:r>
            <w:commentRangeStart w:id="5224"/>
            <w:r w:rsidR="007C4241">
              <w:t>ADC0</w:t>
            </w:r>
            <w:commentRangeEnd w:id="5224"/>
            <w:r w:rsidR="00C13F4C">
              <w:rPr>
                <w:rStyle w:val="CommentReference"/>
                <w:rFonts w:ascii="Verdana" w:hAnsi="Verdana" w:cs="Times New Roman"/>
                <w:lang w:eastAsia="en-US"/>
              </w:rPr>
              <w:commentReference w:id="5224"/>
            </w:r>
          </w:p>
          <w:p w14:paraId="13417318" w14:textId="77777777" w:rsidR="00975CC4" w:rsidRPr="00671C8B" w:rsidRDefault="00975CC4" w:rsidP="00166AF3">
            <w:pPr>
              <w:pStyle w:val="TableBody"/>
              <w:rPr>
                <w:snapToGrid w:val="0"/>
              </w:rPr>
            </w:pPr>
            <w:r w:rsidRPr="00671C8B">
              <w:rPr>
                <w:snapToGrid w:val="0"/>
              </w:rPr>
              <w:t>5</w:t>
            </w:r>
            <w:r w:rsidRPr="00671C8B">
              <w:rPr>
                <w:snapToGrid w:val="0"/>
              </w:rPr>
              <w:tab/>
              <w:t>Reserved</w:t>
            </w:r>
          </w:p>
          <w:p w14:paraId="50E920FB" w14:textId="77777777" w:rsidR="00975CC4" w:rsidRPr="00671C8B" w:rsidRDefault="00975CC4" w:rsidP="00166AF3">
            <w:pPr>
              <w:pStyle w:val="TableBody"/>
              <w:rPr>
                <w:snapToGrid w:val="0"/>
              </w:rPr>
            </w:pPr>
            <w:r w:rsidRPr="00671C8B">
              <w:rPr>
                <w:snapToGrid w:val="0"/>
              </w:rPr>
              <w:t>6</w:t>
            </w:r>
            <w:r w:rsidRPr="00671C8B">
              <w:rPr>
                <w:snapToGrid w:val="0"/>
              </w:rPr>
              <w:tab/>
              <w:t>Reserved</w:t>
            </w:r>
          </w:p>
          <w:p w14:paraId="1AA31F0B" w14:textId="77777777" w:rsidR="00975CC4" w:rsidRPr="00671C8B" w:rsidRDefault="00975CC4" w:rsidP="00166AF3">
            <w:pPr>
              <w:pStyle w:val="TableBody"/>
              <w:rPr>
                <w:snapToGrid w:val="0"/>
              </w:rPr>
            </w:pPr>
            <w:r w:rsidRPr="00671C8B">
              <w:rPr>
                <w:snapToGrid w:val="0"/>
              </w:rPr>
              <w:t>7</w:t>
            </w:r>
            <w:r w:rsidRPr="00671C8B">
              <w:rPr>
                <w:snapToGrid w:val="0"/>
              </w:rPr>
              <w:tab/>
              <w:t>ADC1</w:t>
            </w:r>
          </w:p>
          <w:p w14:paraId="7EEAA503" w14:textId="77777777" w:rsidR="00975CC4" w:rsidRPr="00671C8B" w:rsidRDefault="00975CC4" w:rsidP="00166AF3">
            <w:pPr>
              <w:pStyle w:val="TableBody"/>
              <w:rPr>
                <w:snapToGrid w:val="0"/>
              </w:rPr>
            </w:pPr>
          </w:p>
          <w:p w14:paraId="0AC950E4" w14:textId="77777777" w:rsidR="00975CC4" w:rsidRPr="00671C8B" w:rsidRDefault="00975CC4" w:rsidP="00166AF3">
            <w:pPr>
              <w:pStyle w:val="TableBody"/>
              <w:rPr>
                <w:snapToGrid w:val="0"/>
              </w:rPr>
            </w:pPr>
            <w:r w:rsidRPr="00671C8B">
              <w:rPr>
                <w:b/>
                <w:lang w:eastAsia="zh-CN"/>
              </w:rPr>
              <w:t>&lt;</w:t>
            </w:r>
            <w:r w:rsidRPr="00671C8B">
              <w:rPr>
                <w:b/>
              </w:rPr>
              <w:t>Meas time</w:t>
            </w:r>
            <w:r w:rsidRPr="00671C8B">
              <w:rPr>
                <w:b/>
                <w:lang w:eastAsia="zh-CN"/>
              </w:rPr>
              <w:t>&gt;</w:t>
            </w:r>
            <w:r w:rsidRPr="00671C8B">
              <w:rPr>
                <w:snapToGrid w:val="0"/>
              </w:rPr>
              <w:tab/>
            </w:r>
            <w:r w:rsidRPr="00671C8B">
              <w:rPr>
                <w:snapToGrid w:val="0"/>
              </w:rPr>
              <w:tab/>
            </w:r>
            <w:r w:rsidRPr="00671C8B">
              <w:t>M</w:t>
            </w:r>
            <w:r w:rsidRPr="00671C8B">
              <w:rPr>
                <w:snapToGrid w:val="0"/>
              </w:rPr>
              <w:t>easurement time</w:t>
            </w:r>
          </w:p>
          <w:p w14:paraId="6830E469" w14:textId="77777777" w:rsidR="00975CC4" w:rsidRPr="00671C8B" w:rsidRDefault="00975CC4" w:rsidP="00166AF3">
            <w:pPr>
              <w:pStyle w:val="TableBody"/>
              <w:rPr>
                <w:snapToGrid w:val="0"/>
              </w:rPr>
            </w:pPr>
            <w:r w:rsidRPr="00671C8B">
              <w:rPr>
                <w:snapToGrid w:val="0"/>
              </w:rPr>
              <w:t>1</w:t>
            </w:r>
            <w:r w:rsidRPr="00671C8B">
              <w:rPr>
                <w:snapToGrid w:val="0"/>
              </w:rPr>
              <w:tab/>
              <w:t>During TX</w:t>
            </w:r>
          </w:p>
          <w:p w14:paraId="36B78914" w14:textId="77777777" w:rsidR="00975CC4" w:rsidRPr="00671C8B" w:rsidRDefault="00975CC4" w:rsidP="00166AF3">
            <w:pPr>
              <w:pStyle w:val="TableBody"/>
              <w:rPr>
                <w:snapToGrid w:val="0"/>
              </w:rPr>
            </w:pPr>
            <w:r w:rsidRPr="00671C8B">
              <w:rPr>
                <w:snapToGrid w:val="0"/>
              </w:rPr>
              <w:t>2</w:t>
            </w:r>
            <w:r w:rsidRPr="00671C8B">
              <w:rPr>
                <w:snapToGrid w:val="0"/>
              </w:rPr>
              <w:tab/>
              <w:t>Far from TX</w:t>
            </w:r>
          </w:p>
          <w:p w14:paraId="3A12A48D" w14:textId="77777777" w:rsidR="00975CC4" w:rsidRPr="00671C8B" w:rsidRDefault="00975CC4" w:rsidP="00166AF3">
            <w:pPr>
              <w:pStyle w:val="TableBody"/>
              <w:rPr>
                <w:snapToGrid w:val="0"/>
              </w:rPr>
            </w:pPr>
            <w:r w:rsidRPr="00671C8B">
              <w:rPr>
                <w:snapToGrid w:val="0"/>
              </w:rPr>
              <w:t>3</w:t>
            </w:r>
            <w:r w:rsidRPr="00671C8B">
              <w:rPr>
                <w:snapToGrid w:val="0"/>
              </w:rPr>
              <w:tab/>
              <w:t>No constraint</w:t>
            </w:r>
          </w:p>
          <w:p w14:paraId="783F785B" w14:textId="77777777" w:rsidR="00975CC4" w:rsidRPr="00671C8B" w:rsidRDefault="00975CC4" w:rsidP="00166AF3">
            <w:pPr>
              <w:pStyle w:val="TableBody"/>
              <w:rPr>
                <w:snapToGrid w:val="0"/>
                <w:lang w:eastAsia="zh-CN"/>
              </w:rPr>
            </w:pPr>
          </w:p>
          <w:p w14:paraId="35F931AC" w14:textId="77777777" w:rsidR="00975CC4" w:rsidRPr="00671C8B" w:rsidRDefault="00975CC4" w:rsidP="00166AF3">
            <w:pPr>
              <w:pStyle w:val="TableBody"/>
              <w:rPr>
                <w:snapToGrid w:val="0"/>
              </w:rPr>
            </w:pPr>
            <w:r w:rsidRPr="00671C8B">
              <w:rPr>
                <w:b/>
              </w:rPr>
              <w:t>&lt;Meas result&gt;</w:t>
            </w:r>
            <w:r w:rsidRPr="00671C8B">
              <w:rPr>
                <w:lang w:eastAsia="zh-CN"/>
              </w:rPr>
              <w:tab/>
              <w:t>M</w:t>
            </w:r>
            <w:r w:rsidRPr="00671C8B">
              <w:rPr>
                <w:snapToGrid w:val="0"/>
              </w:rPr>
              <w:t xml:space="preserve">easurement result </w:t>
            </w:r>
            <w:r w:rsidRPr="00671C8B">
              <w:rPr>
                <w:snapToGrid w:val="0"/>
                <w:lang w:eastAsia="zh-CN"/>
              </w:rPr>
              <w:t xml:space="preserve">is </w:t>
            </w:r>
            <w:r w:rsidRPr="00671C8B">
              <w:rPr>
                <w:snapToGrid w:val="0"/>
              </w:rPr>
              <w:t>in µV</w:t>
            </w:r>
          </w:p>
          <w:p w14:paraId="33F35BA4" w14:textId="77777777" w:rsidR="00975CC4" w:rsidRPr="00671C8B" w:rsidRDefault="00975CC4" w:rsidP="00166AF3">
            <w:pPr>
              <w:pStyle w:val="TableBody"/>
              <w:rPr>
                <w:snapToGrid w:val="0"/>
              </w:rPr>
            </w:pPr>
          </w:p>
          <w:p w14:paraId="1A0F7959" w14:textId="77777777" w:rsidR="00975CC4" w:rsidRPr="00671C8B" w:rsidRDefault="00975CC4" w:rsidP="00166AF3">
            <w:pPr>
              <w:pStyle w:val="TableBody"/>
              <w:rPr>
                <w:u w:val="single"/>
              </w:rPr>
            </w:pPr>
            <w:r w:rsidRPr="00671C8B">
              <w:rPr>
                <w:b/>
                <w:snapToGrid w:val="0"/>
              </w:rPr>
              <w:t>&lt;Temperature&gt;</w:t>
            </w:r>
            <w:r w:rsidRPr="00671C8B">
              <w:rPr>
                <w:snapToGrid w:val="0"/>
              </w:rPr>
              <w:tab/>
              <w:t>Temperature in degrees Celsius</w:t>
            </w:r>
          </w:p>
        </w:tc>
      </w:tr>
      <w:tr w:rsidR="00975CC4" w:rsidRPr="00671C8B" w14:paraId="2AC42A74" w14:textId="77777777" w:rsidTr="00166AF3">
        <w:trPr>
          <w:trHeight w:val="1434"/>
        </w:trPr>
        <w:tc>
          <w:tcPr>
            <w:tcW w:w="1728" w:type="dxa"/>
          </w:tcPr>
          <w:p w14:paraId="7C66465D" w14:textId="77777777" w:rsidR="00975CC4" w:rsidRPr="00671C8B" w:rsidRDefault="00975CC4" w:rsidP="00166AF3">
            <w:pPr>
              <w:pStyle w:val="TableBody"/>
              <w:rPr>
                <w:u w:val="single"/>
              </w:rPr>
            </w:pPr>
            <w:r w:rsidRPr="00671C8B">
              <w:rPr>
                <w:u w:val="single"/>
              </w:rPr>
              <w:t>Reference</w:t>
            </w:r>
          </w:p>
          <w:p w14:paraId="7AA66960" w14:textId="77777777" w:rsidR="00975CC4" w:rsidRPr="00671C8B" w:rsidRDefault="00975CC4" w:rsidP="00166AF3">
            <w:pPr>
              <w:pStyle w:val="TableBody"/>
            </w:pPr>
            <w:r w:rsidRPr="00671C8B">
              <w:t>Sierra Wireless Proprietary</w:t>
            </w:r>
          </w:p>
        </w:tc>
        <w:tc>
          <w:tcPr>
            <w:tcW w:w="7560" w:type="dxa"/>
          </w:tcPr>
          <w:p w14:paraId="5D2570FF" w14:textId="77777777" w:rsidR="00975CC4" w:rsidRPr="00671C8B" w:rsidRDefault="00975CC4" w:rsidP="00166AF3">
            <w:pPr>
              <w:pStyle w:val="TableBody"/>
              <w:rPr>
                <w:u w:val="single"/>
              </w:rPr>
            </w:pPr>
            <w:r w:rsidRPr="00671C8B">
              <w:rPr>
                <w:u w:val="single"/>
              </w:rPr>
              <w:t>Notes</w:t>
            </w:r>
          </w:p>
          <w:p w14:paraId="006CE0D9" w14:textId="5676A5B1" w:rsidR="00975CC4" w:rsidRDefault="00975CC4" w:rsidP="0059466D">
            <w:pPr>
              <w:pStyle w:val="TableBody"/>
              <w:numPr>
                <w:ilvl w:val="0"/>
                <w:numId w:val="60"/>
              </w:numPr>
            </w:pPr>
            <w:r w:rsidRPr="00671C8B">
              <w:t>10 bits converter</w:t>
            </w:r>
            <w:r w:rsidR="007C4241">
              <w:t>.</w:t>
            </w:r>
          </w:p>
          <w:p w14:paraId="20BF4F45" w14:textId="7B98B81E" w:rsidR="007C4241" w:rsidRPr="00671C8B" w:rsidRDefault="007C4241" w:rsidP="0059466D">
            <w:pPr>
              <w:pStyle w:val="TableBody"/>
              <w:numPr>
                <w:ilvl w:val="0"/>
                <w:numId w:val="60"/>
              </w:numPr>
            </w:pPr>
            <w:commentRangeStart w:id="5225"/>
            <w:r>
              <w:t xml:space="preserve">ADC0 is only supported on the </w:t>
            </w:r>
            <w:r w:rsidR="00106838">
              <w:t>HL7800</w:t>
            </w:r>
            <w:r>
              <w:t>. Check the module variant using AT+CGMM.</w:t>
            </w:r>
            <w:commentRangeEnd w:id="5225"/>
            <w:r w:rsidR="00C13F4C">
              <w:rPr>
                <w:rStyle w:val="CommentReference"/>
                <w:rFonts w:ascii="Verdana" w:hAnsi="Verdana" w:cs="Times New Roman"/>
                <w:lang w:eastAsia="en-US"/>
              </w:rPr>
              <w:commentReference w:id="5225"/>
            </w:r>
          </w:p>
          <w:p w14:paraId="6BFAA21F" w14:textId="39122D10" w:rsidR="00975CC4" w:rsidRPr="00671C8B" w:rsidRDefault="00975CC4" w:rsidP="0059466D">
            <w:pPr>
              <w:pStyle w:val="TableBody"/>
              <w:numPr>
                <w:ilvl w:val="0"/>
                <w:numId w:val="60"/>
              </w:numPr>
              <w:rPr>
                <w:u w:val="single"/>
              </w:rPr>
            </w:pPr>
            <w:r w:rsidRPr="00671C8B">
              <w:t>VBATT does not support no constraint measurement time</w:t>
            </w:r>
            <w:r w:rsidR="007C4241">
              <w:t>.</w:t>
            </w:r>
          </w:p>
          <w:p w14:paraId="092A6F6F" w14:textId="77777777" w:rsidR="00975CC4" w:rsidRPr="00671C8B" w:rsidRDefault="00975CC4" w:rsidP="0059466D">
            <w:pPr>
              <w:pStyle w:val="TableBody"/>
              <w:numPr>
                <w:ilvl w:val="0"/>
                <w:numId w:val="60"/>
              </w:numPr>
              <w:rPr>
                <w:u w:val="single"/>
              </w:rPr>
            </w:pPr>
            <w:r w:rsidRPr="00671C8B">
              <w:t xml:space="preserve">This command </w:t>
            </w:r>
            <w:r>
              <w:t xml:space="preserve">can be used without </w:t>
            </w:r>
            <w:r w:rsidRPr="00671C8B">
              <w:t>a SIM</w:t>
            </w:r>
            <w:r>
              <w:t>.</w:t>
            </w:r>
          </w:p>
          <w:p w14:paraId="3C01B131" w14:textId="77777777" w:rsidR="00975CC4" w:rsidRPr="00671C8B" w:rsidRDefault="00975CC4" w:rsidP="0059466D">
            <w:pPr>
              <w:pStyle w:val="TableBody"/>
              <w:numPr>
                <w:ilvl w:val="0"/>
                <w:numId w:val="60"/>
              </w:numPr>
              <w:rPr>
                <w:u w:val="single"/>
              </w:rPr>
            </w:pPr>
            <w:r w:rsidRPr="00671C8B">
              <w:t>Available range for voltage input are as follows:</w:t>
            </w:r>
          </w:p>
          <w:tbl>
            <w:tblPr>
              <w:tblStyle w:val="TableGrid"/>
              <w:tblW w:w="6660" w:type="dxa"/>
              <w:tblInd w:w="6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30"/>
              <w:gridCol w:w="3330"/>
            </w:tblGrid>
            <w:tr w:rsidR="00975CC4" w:rsidRPr="00671C8B" w14:paraId="7C6FC64F" w14:textId="77777777" w:rsidTr="00166AF3">
              <w:tc>
                <w:tcPr>
                  <w:tcW w:w="3330" w:type="dxa"/>
                </w:tcPr>
                <w:p w14:paraId="27F783A9" w14:textId="77777777" w:rsidR="00975CC4" w:rsidRPr="00671C8B" w:rsidRDefault="00975CC4" w:rsidP="00166AF3">
                  <w:pPr>
                    <w:pStyle w:val="TableBody"/>
                    <w:rPr>
                      <w:b/>
                    </w:rPr>
                  </w:pPr>
                  <w:r w:rsidRPr="00671C8B">
                    <w:rPr>
                      <w:b/>
                    </w:rPr>
                    <w:t>&lt;Meas id&gt;</w:t>
                  </w:r>
                </w:p>
              </w:tc>
              <w:tc>
                <w:tcPr>
                  <w:tcW w:w="3330" w:type="dxa"/>
                </w:tcPr>
                <w:p w14:paraId="5D82C295" w14:textId="77777777" w:rsidR="00975CC4" w:rsidRPr="00671C8B" w:rsidRDefault="00975CC4" w:rsidP="00166AF3">
                  <w:pPr>
                    <w:pStyle w:val="TableBody"/>
                    <w:rPr>
                      <w:b/>
                    </w:rPr>
                  </w:pPr>
                  <w:r w:rsidRPr="00671C8B">
                    <w:rPr>
                      <w:b/>
                    </w:rPr>
                    <w:t>Range (V)</w:t>
                  </w:r>
                </w:p>
              </w:tc>
            </w:tr>
            <w:tr w:rsidR="00975CC4" w:rsidRPr="00671C8B" w14:paraId="48BB056F" w14:textId="77777777" w:rsidTr="00166AF3">
              <w:tc>
                <w:tcPr>
                  <w:tcW w:w="3330" w:type="dxa"/>
                </w:tcPr>
                <w:p w14:paraId="6717D263" w14:textId="77777777" w:rsidR="00975CC4" w:rsidRPr="00671C8B" w:rsidRDefault="00975CC4" w:rsidP="00166AF3">
                  <w:pPr>
                    <w:pStyle w:val="TableBody"/>
                  </w:pPr>
                  <w:r w:rsidRPr="00671C8B">
                    <w:t>VBATT</w:t>
                  </w:r>
                </w:p>
              </w:tc>
              <w:tc>
                <w:tcPr>
                  <w:tcW w:w="3330" w:type="dxa"/>
                </w:tcPr>
                <w:p w14:paraId="17EF0C64" w14:textId="77777777" w:rsidR="00975CC4" w:rsidRPr="00671C8B" w:rsidRDefault="00975CC4" w:rsidP="00166AF3">
                  <w:pPr>
                    <w:pStyle w:val="TableBody"/>
                  </w:pPr>
                  <w:r w:rsidRPr="00671C8B">
                    <w:t>3.2 - 4.5</w:t>
                  </w:r>
                </w:p>
              </w:tc>
            </w:tr>
            <w:tr w:rsidR="00975CC4" w:rsidRPr="00671C8B" w14:paraId="2D80C564" w14:textId="77777777" w:rsidTr="00166AF3">
              <w:tc>
                <w:tcPr>
                  <w:tcW w:w="3330" w:type="dxa"/>
                </w:tcPr>
                <w:p w14:paraId="49CC5A80" w14:textId="77777777" w:rsidR="00975CC4" w:rsidRPr="00671C8B" w:rsidRDefault="00975CC4" w:rsidP="00166AF3">
                  <w:pPr>
                    <w:pStyle w:val="TableBody"/>
                  </w:pPr>
                  <w:r w:rsidRPr="00671C8B">
                    <w:t>VCOIN</w:t>
                  </w:r>
                </w:p>
              </w:tc>
              <w:tc>
                <w:tcPr>
                  <w:tcW w:w="3330" w:type="dxa"/>
                </w:tcPr>
                <w:p w14:paraId="3FB8BEE9" w14:textId="77777777" w:rsidR="00975CC4" w:rsidRPr="00671C8B" w:rsidRDefault="00975CC4" w:rsidP="00166AF3">
                  <w:pPr>
                    <w:pStyle w:val="TableBody"/>
                  </w:pPr>
                  <w:r w:rsidRPr="00671C8B">
                    <w:t>0 - 1.8</w:t>
                  </w:r>
                </w:p>
              </w:tc>
            </w:tr>
            <w:tr w:rsidR="00975CC4" w:rsidRPr="00671C8B" w14:paraId="2BD0C23C" w14:textId="77777777" w:rsidTr="00166AF3">
              <w:tc>
                <w:tcPr>
                  <w:tcW w:w="3330" w:type="dxa"/>
                </w:tcPr>
                <w:p w14:paraId="40215183" w14:textId="77777777" w:rsidR="00975CC4" w:rsidRPr="00671C8B" w:rsidRDefault="00975CC4" w:rsidP="00166AF3">
                  <w:pPr>
                    <w:pStyle w:val="TableBody"/>
                  </w:pPr>
                  <w:r w:rsidRPr="00671C8B">
                    <w:t>THERM</w:t>
                  </w:r>
                </w:p>
              </w:tc>
              <w:tc>
                <w:tcPr>
                  <w:tcW w:w="3330" w:type="dxa"/>
                </w:tcPr>
                <w:p w14:paraId="5940F3AB" w14:textId="77777777" w:rsidR="00975CC4" w:rsidRPr="00671C8B" w:rsidRDefault="00975CC4" w:rsidP="00166AF3">
                  <w:pPr>
                    <w:pStyle w:val="TableBody"/>
                  </w:pPr>
                  <w:r w:rsidRPr="00671C8B">
                    <w:t>0 - 1.2</w:t>
                  </w:r>
                </w:p>
              </w:tc>
            </w:tr>
            <w:tr w:rsidR="007C4241" w:rsidRPr="00671C8B" w14:paraId="70C7EBF9" w14:textId="77777777" w:rsidTr="00166AF3">
              <w:tc>
                <w:tcPr>
                  <w:tcW w:w="3330" w:type="dxa"/>
                </w:tcPr>
                <w:p w14:paraId="33E64A32" w14:textId="0947538E" w:rsidR="007C4241" w:rsidRPr="00671C8B" w:rsidRDefault="007C4241" w:rsidP="00166AF3">
                  <w:pPr>
                    <w:pStyle w:val="TableBody"/>
                  </w:pPr>
                  <w:commentRangeStart w:id="5226"/>
                  <w:r>
                    <w:t>ADC0</w:t>
                  </w:r>
                </w:p>
              </w:tc>
              <w:tc>
                <w:tcPr>
                  <w:tcW w:w="3330" w:type="dxa"/>
                </w:tcPr>
                <w:p w14:paraId="24B938E2" w14:textId="0FB2F78F" w:rsidR="007C4241" w:rsidRPr="00671C8B" w:rsidRDefault="007C4241" w:rsidP="00166AF3">
                  <w:pPr>
                    <w:pStyle w:val="TableBody"/>
                  </w:pPr>
                  <w:r>
                    <w:t>0 - 1.2</w:t>
                  </w:r>
                  <w:commentRangeEnd w:id="5226"/>
                  <w:r w:rsidR="00C13F4C">
                    <w:rPr>
                      <w:rStyle w:val="CommentReference"/>
                      <w:rFonts w:ascii="Verdana" w:hAnsi="Verdana" w:cs="Times New Roman"/>
                      <w:lang w:eastAsia="en-US"/>
                    </w:rPr>
                    <w:commentReference w:id="5226"/>
                  </w:r>
                </w:p>
              </w:tc>
            </w:tr>
            <w:tr w:rsidR="00975CC4" w:rsidRPr="00671C8B" w14:paraId="12D483DB" w14:textId="77777777" w:rsidTr="00166AF3">
              <w:tc>
                <w:tcPr>
                  <w:tcW w:w="3330" w:type="dxa"/>
                </w:tcPr>
                <w:p w14:paraId="02B84CD8" w14:textId="77777777" w:rsidR="00975CC4" w:rsidRPr="00671C8B" w:rsidRDefault="00975CC4" w:rsidP="00166AF3">
                  <w:pPr>
                    <w:pStyle w:val="TableBody"/>
                  </w:pPr>
                  <w:r w:rsidRPr="00671C8B">
                    <w:t>ADC1</w:t>
                  </w:r>
                </w:p>
              </w:tc>
              <w:tc>
                <w:tcPr>
                  <w:tcW w:w="3330" w:type="dxa"/>
                </w:tcPr>
                <w:p w14:paraId="7368B429" w14:textId="77777777" w:rsidR="00975CC4" w:rsidRPr="00671C8B" w:rsidRDefault="00975CC4" w:rsidP="00166AF3">
                  <w:pPr>
                    <w:pStyle w:val="TableBody"/>
                  </w:pPr>
                  <w:r w:rsidRPr="00671C8B">
                    <w:t>0 - 1.2</w:t>
                  </w:r>
                </w:p>
              </w:tc>
            </w:tr>
          </w:tbl>
          <w:p w14:paraId="7DD335CE" w14:textId="77777777" w:rsidR="00975CC4" w:rsidRPr="00671C8B" w:rsidRDefault="00975CC4" w:rsidP="00166AF3">
            <w:pPr>
              <w:pStyle w:val="TableBody"/>
              <w:ind w:left="360"/>
              <w:rPr>
                <w:u w:val="single"/>
              </w:rPr>
            </w:pPr>
          </w:p>
        </w:tc>
      </w:tr>
    </w:tbl>
    <w:p w14:paraId="429D7F7A" w14:textId="77777777" w:rsidR="00975CC4" w:rsidRPr="00671C8B" w:rsidRDefault="00975CC4" w:rsidP="0059466D">
      <w:pPr>
        <w:pStyle w:val="Heading2"/>
        <w:numPr>
          <w:ilvl w:val="1"/>
          <w:numId w:val="11"/>
        </w:numPr>
        <w:ind w:left="1080" w:hanging="1080"/>
      </w:pPr>
      <w:bookmarkStart w:id="5227" w:name="_Toc345081312"/>
      <w:bookmarkStart w:id="5228" w:name="_Toc349753057"/>
      <w:bookmarkStart w:id="5229" w:name="_Toc349753948"/>
      <w:bookmarkStart w:id="5230" w:name="_Ref366744444"/>
      <w:bookmarkStart w:id="5231" w:name="_Ref369081147"/>
      <w:bookmarkStart w:id="5232" w:name="_Toc368586015"/>
      <w:bookmarkStart w:id="5233" w:name="_Ref372105923"/>
      <w:bookmarkStart w:id="5234" w:name="_Toc486251584"/>
      <w:bookmarkStart w:id="5235" w:name="_Toc489457438"/>
      <w:r w:rsidRPr="00671C8B">
        <w:lastRenderedPageBreak/>
        <w:t xml:space="preserve">+CSIM Command: Generic SIM </w:t>
      </w:r>
      <w:bookmarkEnd w:id="5227"/>
      <w:r w:rsidRPr="00671C8B">
        <w:t>Access</w:t>
      </w:r>
      <w:bookmarkEnd w:id="5228"/>
      <w:bookmarkEnd w:id="5229"/>
      <w:bookmarkEnd w:id="5230"/>
      <w:bookmarkEnd w:id="5231"/>
      <w:bookmarkEnd w:id="5232"/>
      <w:bookmarkEnd w:id="5233"/>
      <w:bookmarkEnd w:id="5234"/>
      <w:bookmarkEnd w:id="5235"/>
    </w:p>
    <w:tbl>
      <w:tblPr>
        <w:tblStyle w:val="TableSWIleft"/>
        <w:tblW w:w="9288" w:type="dxa"/>
        <w:tblLayout w:type="fixed"/>
        <w:tblLook w:val="04A0" w:firstRow="1" w:lastRow="0" w:firstColumn="1" w:lastColumn="0" w:noHBand="0" w:noVBand="1"/>
      </w:tblPr>
      <w:tblGrid>
        <w:gridCol w:w="1728"/>
        <w:gridCol w:w="7560"/>
      </w:tblGrid>
      <w:tr w:rsidR="00975CC4" w:rsidRPr="00671C8B" w14:paraId="6C440BC2"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2F305545" w14:textId="68D7EEA0" w:rsidR="00975CC4" w:rsidRPr="00671C8B" w:rsidRDefault="00975CC4">
            <w:pPr>
              <w:pStyle w:val="TableRowHead"/>
              <w:spacing w:before="144" w:after="144"/>
            </w:pPr>
            <w:del w:id="5236" w:author="Alban Roche" w:date="2017-08-02T14:40:00Z">
              <w:r w:rsidDel="00F22490">
                <w:rPr>
                  <w:lang w:eastAsia="zh-CN"/>
                </w:rPr>
                <w:delText xml:space="preserve">HL7618, HL7618RD, </w:delText>
              </w:r>
              <w:r w:rsidDel="00F22490">
                <w:delText xml:space="preserve">HL7648, HL7650, HL7688, </w:delText>
              </w:r>
              <w:r w:rsidDel="00F22490">
                <w:rPr>
                  <w:lang w:eastAsia="zh-CN"/>
                </w:rPr>
                <w:delText>HL7690 and HL7692</w:delText>
              </w:r>
            </w:del>
            <w:ins w:id="5237" w:author="Alban Roche" w:date="2017-08-02T14:40:00Z">
              <w:r w:rsidR="00F22490">
                <w:rPr>
                  <w:lang w:eastAsia="zh-CN"/>
                </w:rPr>
                <w:t>HL7800</w:t>
              </w:r>
            </w:ins>
          </w:p>
        </w:tc>
      </w:tr>
      <w:tr w:rsidR="00975CC4" w:rsidRPr="00671C8B" w14:paraId="42D3BDDD" w14:textId="77777777" w:rsidTr="00166AF3">
        <w:trPr>
          <w:trHeight w:val="1042"/>
        </w:trPr>
        <w:tc>
          <w:tcPr>
            <w:tcW w:w="1728" w:type="dxa"/>
          </w:tcPr>
          <w:p w14:paraId="09840D90" w14:textId="77777777" w:rsidR="00975CC4" w:rsidRPr="00671C8B" w:rsidRDefault="00975CC4" w:rsidP="00166AF3">
            <w:pPr>
              <w:pStyle w:val="TableBody"/>
              <w:rPr>
                <w:i/>
              </w:rPr>
            </w:pPr>
            <w:r w:rsidRPr="00671C8B">
              <w:rPr>
                <w:i/>
              </w:rPr>
              <w:t>Test command</w:t>
            </w:r>
          </w:p>
          <w:p w14:paraId="2A08F8FF" w14:textId="77777777" w:rsidR="00975CC4" w:rsidRPr="00671C8B" w:rsidRDefault="00975CC4" w:rsidP="00166AF3">
            <w:pPr>
              <w:pStyle w:val="TableBody"/>
            </w:pPr>
          </w:p>
          <w:p w14:paraId="35452481" w14:textId="77777777" w:rsidR="00975CC4" w:rsidRPr="00671C8B" w:rsidRDefault="00975CC4" w:rsidP="00166AF3">
            <w:pPr>
              <w:pStyle w:val="TableBody"/>
              <w:rPr>
                <w:u w:val="single"/>
              </w:rPr>
            </w:pPr>
            <w:r w:rsidRPr="00671C8B">
              <w:rPr>
                <w:u w:val="single"/>
              </w:rPr>
              <w:t>Syntax</w:t>
            </w:r>
          </w:p>
          <w:p w14:paraId="389648D9" w14:textId="77777777" w:rsidR="00975CC4" w:rsidRPr="00671C8B" w:rsidRDefault="00975CC4" w:rsidP="00166AF3">
            <w:pPr>
              <w:pStyle w:val="TableBody"/>
              <w:rPr>
                <w:u w:val="single"/>
              </w:rPr>
            </w:pPr>
            <w:r w:rsidRPr="00671C8B">
              <w:rPr>
                <w:b/>
              </w:rPr>
              <w:t>AT+CSIM=?</w:t>
            </w:r>
          </w:p>
        </w:tc>
        <w:tc>
          <w:tcPr>
            <w:tcW w:w="7560" w:type="dxa"/>
          </w:tcPr>
          <w:p w14:paraId="78757A74" w14:textId="77777777" w:rsidR="00975CC4" w:rsidRPr="00671C8B" w:rsidRDefault="00975CC4" w:rsidP="00166AF3">
            <w:pPr>
              <w:pStyle w:val="TableBody"/>
              <w:rPr>
                <w:u w:val="single"/>
              </w:rPr>
            </w:pPr>
          </w:p>
          <w:p w14:paraId="4DE7BB3C" w14:textId="77777777" w:rsidR="00975CC4" w:rsidRPr="00671C8B" w:rsidRDefault="00975CC4" w:rsidP="00166AF3">
            <w:pPr>
              <w:pStyle w:val="TableBody"/>
              <w:rPr>
                <w:u w:val="single"/>
              </w:rPr>
            </w:pPr>
          </w:p>
          <w:p w14:paraId="4E06D9D1" w14:textId="77777777" w:rsidR="00975CC4" w:rsidRPr="00671C8B" w:rsidRDefault="00975CC4" w:rsidP="00166AF3">
            <w:pPr>
              <w:pStyle w:val="TableBody"/>
              <w:rPr>
                <w:u w:val="single"/>
              </w:rPr>
            </w:pPr>
            <w:r w:rsidRPr="00671C8B">
              <w:rPr>
                <w:u w:val="single"/>
              </w:rPr>
              <w:t>Response</w:t>
            </w:r>
          </w:p>
          <w:p w14:paraId="77DF0BC7" w14:textId="77777777" w:rsidR="00975CC4" w:rsidRPr="00671C8B" w:rsidRDefault="00975CC4" w:rsidP="00166AF3">
            <w:pPr>
              <w:pStyle w:val="TableBody"/>
              <w:rPr>
                <w:u w:val="single"/>
              </w:rPr>
            </w:pPr>
            <w:r w:rsidRPr="00671C8B">
              <w:rPr>
                <w:b/>
              </w:rPr>
              <w:t>OK</w:t>
            </w:r>
          </w:p>
        </w:tc>
      </w:tr>
      <w:tr w:rsidR="00975CC4" w:rsidRPr="00671C8B" w14:paraId="489A0042" w14:textId="77777777" w:rsidTr="00166AF3">
        <w:trPr>
          <w:cantSplit w:val="0"/>
          <w:trHeight w:val="72"/>
        </w:trPr>
        <w:tc>
          <w:tcPr>
            <w:tcW w:w="1728" w:type="dxa"/>
          </w:tcPr>
          <w:p w14:paraId="5027A8C4" w14:textId="77777777" w:rsidR="00975CC4" w:rsidRPr="00671C8B" w:rsidRDefault="00975CC4" w:rsidP="00166AF3">
            <w:pPr>
              <w:pStyle w:val="TableBody"/>
              <w:rPr>
                <w:i/>
              </w:rPr>
            </w:pPr>
            <w:r w:rsidRPr="00671C8B">
              <w:rPr>
                <w:i/>
              </w:rPr>
              <w:t>Write command</w:t>
            </w:r>
          </w:p>
          <w:p w14:paraId="1C824D1C" w14:textId="77777777" w:rsidR="00975CC4" w:rsidRPr="00671C8B" w:rsidRDefault="00975CC4" w:rsidP="00166AF3">
            <w:pPr>
              <w:pStyle w:val="TableBody"/>
            </w:pPr>
          </w:p>
          <w:p w14:paraId="4DD4DFD9" w14:textId="77777777" w:rsidR="00975CC4" w:rsidRPr="00671C8B" w:rsidRDefault="00975CC4" w:rsidP="00166AF3">
            <w:pPr>
              <w:pStyle w:val="TableBody"/>
              <w:rPr>
                <w:u w:val="single"/>
              </w:rPr>
            </w:pPr>
            <w:r w:rsidRPr="00671C8B">
              <w:rPr>
                <w:u w:val="single"/>
              </w:rPr>
              <w:t>Syntax</w:t>
            </w:r>
          </w:p>
          <w:p w14:paraId="7A9C55E7" w14:textId="77777777" w:rsidR="00975CC4" w:rsidRPr="00671C8B" w:rsidRDefault="00975CC4" w:rsidP="00166AF3">
            <w:pPr>
              <w:pStyle w:val="TableBody"/>
              <w:rPr>
                <w:u w:val="single"/>
              </w:rPr>
            </w:pPr>
            <w:r w:rsidRPr="00671C8B">
              <w:rPr>
                <w:b/>
              </w:rPr>
              <w:t>AT+CSIM</w:t>
            </w:r>
            <w:r w:rsidRPr="00671C8B">
              <w:rPr>
                <w:b/>
                <w:lang w:eastAsia="zh-CN"/>
              </w:rPr>
              <w:t>=</w:t>
            </w:r>
            <w:r w:rsidRPr="00671C8B">
              <w:rPr>
                <w:b/>
                <w:lang w:eastAsia="zh-CN"/>
              </w:rPr>
              <w:br/>
            </w:r>
            <w:r w:rsidRPr="00671C8B">
              <w:rPr>
                <w:b/>
              </w:rPr>
              <w:t>&lt;length&gt;,</w:t>
            </w:r>
            <w:r w:rsidRPr="00671C8B">
              <w:rPr>
                <w:b/>
              </w:rPr>
              <w:br/>
              <w:t>&lt;command&gt;</w:t>
            </w:r>
          </w:p>
        </w:tc>
        <w:tc>
          <w:tcPr>
            <w:tcW w:w="7560" w:type="dxa"/>
          </w:tcPr>
          <w:p w14:paraId="5A988976" w14:textId="77777777" w:rsidR="00975CC4" w:rsidRPr="00671C8B" w:rsidRDefault="00975CC4" w:rsidP="00166AF3">
            <w:pPr>
              <w:pStyle w:val="TableBody"/>
              <w:rPr>
                <w:u w:val="single"/>
              </w:rPr>
            </w:pPr>
          </w:p>
          <w:p w14:paraId="28DE482A" w14:textId="77777777" w:rsidR="00975CC4" w:rsidRPr="00671C8B" w:rsidRDefault="00975CC4" w:rsidP="00166AF3">
            <w:pPr>
              <w:pStyle w:val="TableBody"/>
              <w:rPr>
                <w:u w:val="single"/>
              </w:rPr>
            </w:pPr>
          </w:p>
          <w:p w14:paraId="728333FE" w14:textId="77777777" w:rsidR="00975CC4" w:rsidRPr="00671C8B" w:rsidRDefault="00975CC4" w:rsidP="00166AF3">
            <w:pPr>
              <w:pStyle w:val="TableBody"/>
              <w:rPr>
                <w:u w:val="single"/>
              </w:rPr>
            </w:pPr>
            <w:r w:rsidRPr="00671C8B">
              <w:rPr>
                <w:u w:val="single"/>
              </w:rPr>
              <w:t>Response</w:t>
            </w:r>
          </w:p>
          <w:p w14:paraId="2E6E9514" w14:textId="77777777" w:rsidR="00975CC4" w:rsidRPr="00671C8B" w:rsidRDefault="00975CC4" w:rsidP="00166AF3">
            <w:pPr>
              <w:pStyle w:val="TableBody"/>
              <w:rPr>
                <w:b/>
              </w:rPr>
            </w:pPr>
            <w:r w:rsidRPr="00671C8B">
              <w:rPr>
                <w:b/>
              </w:rPr>
              <w:t>+CSIM: &lt;length&gt;,&lt;response&gt;</w:t>
            </w:r>
          </w:p>
          <w:p w14:paraId="6359F934" w14:textId="77777777" w:rsidR="00975CC4" w:rsidRPr="00671C8B" w:rsidRDefault="00975CC4" w:rsidP="00166AF3">
            <w:pPr>
              <w:pStyle w:val="TableBody"/>
            </w:pPr>
            <w:r w:rsidRPr="00671C8B">
              <w:rPr>
                <w:b/>
              </w:rPr>
              <w:t>OK</w:t>
            </w:r>
          </w:p>
          <w:p w14:paraId="0DBA3109" w14:textId="77777777" w:rsidR="00975CC4" w:rsidRPr="00671C8B" w:rsidRDefault="00975CC4" w:rsidP="00166AF3">
            <w:pPr>
              <w:pStyle w:val="TableBody"/>
            </w:pPr>
          </w:p>
          <w:p w14:paraId="3AF7E463" w14:textId="77777777" w:rsidR="00975CC4" w:rsidRPr="00671C8B" w:rsidRDefault="00975CC4" w:rsidP="00166AF3">
            <w:pPr>
              <w:pStyle w:val="TableBody"/>
            </w:pPr>
            <w:r w:rsidRPr="00671C8B">
              <w:t>or</w:t>
            </w:r>
          </w:p>
          <w:p w14:paraId="530173B2" w14:textId="77777777" w:rsidR="00975CC4" w:rsidRPr="00671C8B" w:rsidRDefault="00975CC4" w:rsidP="00166AF3">
            <w:pPr>
              <w:pStyle w:val="TableBody"/>
              <w:rPr>
                <w:b/>
              </w:rPr>
            </w:pPr>
            <w:r w:rsidRPr="00671C8B">
              <w:rPr>
                <w:b/>
              </w:rPr>
              <w:t>+CME ERROR: &lt;err&gt;</w:t>
            </w:r>
          </w:p>
          <w:p w14:paraId="79C0434F" w14:textId="77777777" w:rsidR="00975CC4" w:rsidRPr="00671C8B" w:rsidRDefault="00975CC4" w:rsidP="00166AF3">
            <w:pPr>
              <w:pStyle w:val="TableBody"/>
              <w:rPr>
                <w:u w:val="single"/>
              </w:rPr>
            </w:pPr>
          </w:p>
          <w:p w14:paraId="5FE3311F" w14:textId="77777777" w:rsidR="00975CC4" w:rsidRPr="00671C8B" w:rsidRDefault="00975CC4" w:rsidP="00166AF3">
            <w:pPr>
              <w:pStyle w:val="TableBody"/>
              <w:rPr>
                <w:u w:val="single"/>
              </w:rPr>
            </w:pPr>
            <w:r w:rsidRPr="00671C8B">
              <w:rPr>
                <w:u w:val="single"/>
              </w:rPr>
              <w:t>Parameters</w:t>
            </w:r>
          </w:p>
          <w:p w14:paraId="29E0632E" w14:textId="77777777" w:rsidR="00975CC4" w:rsidRPr="00671C8B" w:rsidRDefault="00975CC4" w:rsidP="00166AF3">
            <w:pPr>
              <w:pStyle w:val="TableBody"/>
            </w:pPr>
            <w:r w:rsidRPr="00671C8B">
              <w:rPr>
                <w:b/>
              </w:rPr>
              <w:t>&lt;length&gt;</w:t>
            </w:r>
            <w:r w:rsidRPr="00671C8B">
              <w:tab/>
              <w:t>I</w:t>
            </w:r>
            <w:r w:rsidRPr="00671C8B">
              <w:rPr>
                <w:snapToGrid w:val="0"/>
              </w:rPr>
              <w:t xml:space="preserve">nteger type; length of the characters that are sent to TE in </w:t>
            </w:r>
            <w:r w:rsidRPr="00671C8B">
              <w:t>&lt;command&gt; or &lt;response&gt;</w:t>
            </w:r>
          </w:p>
          <w:p w14:paraId="2049AB49" w14:textId="77777777" w:rsidR="00975CC4" w:rsidRPr="00671C8B" w:rsidRDefault="00975CC4" w:rsidP="00166AF3">
            <w:pPr>
              <w:pStyle w:val="TableBody"/>
              <w:rPr>
                <w:snapToGrid w:val="0"/>
              </w:rPr>
            </w:pPr>
          </w:p>
          <w:p w14:paraId="453CE59D" w14:textId="77777777" w:rsidR="00975CC4" w:rsidRPr="00671C8B" w:rsidRDefault="00975CC4" w:rsidP="00166AF3">
            <w:pPr>
              <w:pStyle w:val="TableBody"/>
              <w:rPr>
                <w:snapToGrid w:val="0"/>
              </w:rPr>
            </w:pPr>
            <w:r w:rsidRPr="00671C8B">
              <w:rPr>
                <w:b/>
              </w:rPr>
              <w:t>&lt;command&gt;</w:t>
            </w:r>
            <w:r w:rsidRPr="00671C8B">
              <w:tab/>
              <w:t>C</w:t>
            </w:r>
            <w:r w:rsidRPr="00671C8B">
              <w:rPr>
                <w:snapToGrid w:val="0"/>
              </w:rPr>
              <w:t>ommand passed on by MT to the SIM in hexadecimal format</w:t>
            </w:r>
          </w:p>
          <w:p w14:paraId="4C41868F" w14:textId="77777777" w:rsidR="00975CC4" w:rsidRPr="00671C8B" w:rsidRDefault="00975CC4" w:rsidP="00166AF3">
            <w:pPr>
              <w:pStyle w:val="TableBody"/>
              <w:rPr>
                <w:snapToGrid w:val="0"/>
              </w:rPr>
            </w:pPr>
          </w:p>
          <w:p w14:paraId="08D40394" w14:textId="77777777" w:rsidR="00975CC4" w:rsidRPr="00671C8B" w:rsidRDefault="00975CC4" w:rsidP="00166AF3">
            <w:pPr>
              <w:pStyle w:val="TableBody"/>
              <w:rPr>
                <w:u w:val="single"/>
              </w:rPr>
            </w:pPr>
            <w:r w:rsidRPr="00671C8B">
              <w:rPr>
                <w:b/>
              </w:rPr>
              <w:t>&lt;response&gt;</w:t>
            </w:r>
            <w:r w:rsidRPr="00671C8B">
              <w:rPr>
                <w:b/>
              </w:rPr>
              <w:tab/>
            </w:r>
            <w:r w:rsidRPr="00671C8B">
              <w:rPr>
                <w:snapToGrid w:val="0"/>
              </w:rPr>
              <w:t>Response to the command passed on by the SIM to the MT in hexadecimal format</w:t>
            </w:r>
          </w:p>
        </w:tc>
      </w:tr>
    </w:tbl>
    <w:p w14:paraId="5708C65B" w14:textId="3796DC6D" w:rsidR="00975CC4" w:rsidRPr="00671C8B" w:rsidDel="009453A7" w:rsidRDefault="00975CC4" w:rsidP="0059466D">
      <w:pPr>
        <w:pStyle w:val="Heading2"/>
        <w:numPr>
          <w:ilvl w:val="1"/>
          <w:numId w:val="11"/>
        </w:numPr>
        <w:ind w:left="1080" w:hanging="1080"/>
        <w:rPr>
          <w:del w:id="5238" w:author="Alban Roche" w:date="2017-08-02T16:30:00Z"/>
        </w:rPr>
      </w:pPr>
      <w:bookmarkStart w:id="5239" w:name="_Ref448916222"/>
      <w:bookmarkStart w:id="5240" w:name="_Toc486251585"/>
      <w:bookmarkStart w:id="5241" w:name="_Toc345081315"/>
      <w:bookmarkStart w:id="5242" w:name="_Toc349753060"/>
      <w:bookmarkStart w:id="5243" w:name="_Toc349753951"/>
      <w:bookmarkStart w:id="5244" w:name="_Ref366744469"/>
      <w:bookmarkStart w:id="5245" w:name="_Ref369081264"/>
      <w:bookmarkStart w:id="5246" w:name="_Toc368586018"/>
      <w:commentRangeStart w:id="5247"/>
      <w:del w:id="5248" w:author="Alban Roche" w:date="2017-08-02T16:30:00Z">
        <w:r w:rsidDel="009453A7">
          <w:delText>+KSIMDET</w:delText>
        </w:r>
        <w:r w:rsidRPr="00671C8B" w:rsidDel="009453A7">
          <w:delText xml:space="preserve"> Command: </w:delText>
        </w:r>
        <w:r w:rsidDel="009453A7">
          <w:delText>SIM Detection</w:delText>
        </w:r>
        <w:commentRangeEnd w:id="5247"/>
        <w:r w:rsidDel="009453A7">
          <w:rPr>
            <w:rStyle w:val="CommentReference"/>
            <w:rFonts w:ascii="Verdana" w:eastAsia="Times New Roman" w:hAnsi="Verdana" w:cs="Times New Roman"/>
            <w:b w:val="0"/>
            <w:lang w:eastAsia="en-US"/>
          </w:rPr>
          <w:commentReference w:id="5247"/>
        </w:r>
        <w:bookmarkStart w:id="5249" w:name="_Toc489457439"/>
        <w:bookmarkEnd w:id="5239"/>
        <w:bookmarkEnd w:id="5240"/>
        <w:bookmarkEnd w:id="5249"/>
      </w:del>
    </w:p>
    <w:tbl>
      <w:tblPr>
        <w:tblStyle w:val="TableSWIleft"/>
        <w:tblW w:w="9288" w:type="dxa"/>
        <w:tblLayout w:type="fixed"/>
        <w:tblLook w:val="04A0" w:firstRow="1" w:lastRow="0" w:firstColumn="1" w:lastColumn="0" w:noHBand="0" w:noVBand="1"/>
      </w:tblPr>
      <w:tblGrid>
        <w:gridCol w:w="1728"/>
        <w:gridCol w:w="7560"/>
      </w:tblGrid>
      <w:tr w:rsidR="00975CC4" w:rsidRPr="00671C8B" w:rsidDel="009453A7" w14:paraId="6F1F0A81" w14:textId="333B8575" w:rsidTr="00166AF3">
        <w:trPr>
          <w:cnfStyle w:val="100000000000" w:firstRow="1" w:lastRow="0" w:firstColumn="0" w:lastColumn="0" w:oddVBand="0" w:evenVBand="0" w:oddHBand="0" w:evenHBand="0" w:firstRowFirstColumn="0" w:firstRowLastColumn="0" w:lastRowFirstColumn="0" w:lastRowLastColumn="0"/>
          <w:del w:id="5250" w:author="Alban Roche" w:date="2017-08-02T16:30:00Z"/>
        </w:trPr>
        <w:tc>
          <w:tcPr>
            <w:tcW w:w="9288" w:type="dxa"/>
            <w:gridSpan w:val="2"/>
          </w:tcPr>
          <w:p w14:paraId="06AE7DDC" w14:textId="74D53ABE" w:rsidR="00975CC4" w:rsidRPr="00671C8B" w:rsidDel="009453A7" w:rsidRDefault="00975CC4">
            <w:pPr>
              <w:pStyle w:val="TableRowHead"/>
              <w:spacing w:before="144" w:after="144"/>
              <w:rPr>
                <w:del w:id="5251" w:author="Alban Roche" w:date="2017-08-02T16:30:00Z"/>
              </w:rPr>
            </w:pPr>
            <w:del w:id="5252" w:author="Alban Roche" w:date="2017-08-02T14:40:00Z">
              <w:r w:rsidDel="00F22490">
                <w:rPr>
                  <w:lang w:eastAsia="zh-CN"/>
                </w:rPr>
                <w:delText xml:space="preserve">HL7618, HL7618RD, </w:delText>
              </w:r>
              <w:r w:rsidDel="00F22490">
                <w:delText xml:space="preserve">HL7648, HL7650, HL7688, </w:delText>
              </w:r>
              <w:r w:rsidDel="00F22490">
                <w:rPr>
                  <w:lang w:eastAsia="zh-CN"/>
                </w:rPr>
                <w:delText>HL7690 and HL7692</w:delText>
              </w:r>
            </w:del>
            <w:bookmarkStart w:id="5253" w:name="_Toc489457440"/>
            <w:bookmarkEnd w:id="5253"/>
          </w:p>
        </w:tc>
        <w:bookmarkStart w:id="5254" w:name="_Toc489457441"/>
        <w:bookmarkEnd w:id="5254"/>
      </w:tr>
      <w:tr w:rsidR="00975CC4" w:rsidRPr="00671C8B" w:rsidDel="009453A7" w14:paraId="71924153" w14:textId="51D19A0B" w:rsidTr="00166AF3">
        <w:trPr>
          <w:trHeight w:val="50"/>
          <w:del w:id="5255" w:author="Alban Roche" w:date="2017-08-02T16:30:00Z"/>
        </w:trPr>
        <w:tc>
          <w:tcPr>
            <w:tcW w:w="1728" w:type="dxa"/>
          </w:tcPr>
          <w:p w14:paraId="14E2EFCD" w14:textId="5C7C9592" w:rsidR="00975CC4" w:rsidRPr="00671C8B" w:rsidDel="009453A7" w:rsidRDefault="00975CC4" w:rsidP="00166AF3">
            <w:pPr>
              <w:pStyle w:val="TableBody"/>
              <w:rPr>
                <w:del w:id="5256" w:author="Alban Roche" w:date="2017-08-02T16:30:00Z"/>
                <w:i/>
              </w:rPr>
            </w:pPr>
            <w:del w:id="5257" w:author="Alban Roche" w:date="2017-08-02T16:30:00Z">
              <w:r w:rsidRPr="00671C8B" w:rsidDel="009453A7">
                <w:rPr>
                  <w:i/>
                </w:rPr>
                <w:delText>Test command</w:delText>
              </w:r>
              <w:bookmarkStart w:id="5258" w:name="_Toc489457442"/>
              <w:bookmarkEnd w:id="5258"/>
            </w:del>
          </w:p>
          <w:p w14:paraId="6116458A" w14:textId="3282F7E7" w:rsidR="00975CC4" w:rsidRPr="00671C8B" w:rsidDel="009453A7" w:rsidRDefault="00975CC4" w:rsidP="00166AF3">
            <w:pPr>
              <w:pStyle w:val="TableBody"/>
              <w:rPr>
                <w:del w:id="5259" w:author="Alban Roche" w:date="2017-08-02T16:30:00Z"/>
              </w:rPr>
            </w:pPr>
            <w:bookmarkStart w:id="5260" w:name="_Toc489457443"/>
            <w:bookmarkEnd w:id="5260"/>
          </w:p>
          <w:p w14:paraId="2E76B692" w14:textId="27A600A5" w:rsidR="00975CC4" w:rsidRPr="00671C8B" w:rsidDel="009453A7" w:rsidRDefault="00975CC4" w:rsidP="00166AF3">
            <w:pPr>
              <w:pStyle w:val="TableBody"/>
              <w:rPr>
                <w:del w:id="5261" w:author="Alban Roche" w:date="2017-08-02T16:30:00Z"/>
                <w:u w:val="single"/>
              </w:rPr>
            </w:pPr>
            <w:del w:id="5262" w:author="Alban Roche" w:date="2017-08-02T16:30:00Z">
              <w:r w:rsidRPr="00671C8B" w:rsidDel="009453A7">
                <w:rPr>
                  <w:u w:val="single"/>
                </w:rPr>
                <w:delText>Syntax</w:delText>
              </w:r>
              <w:bookmarkStart w:id="5263" w:name="_Toc489457444"/>
              <w:bookmarkEnd w:id="5263"/>
            </w:del>
          </w:p>
          <w:p w14:paraId="1B46C70C" w14:textId="45770AFC" w:rsidR="00975CC4" w:rsidRPr="00671C8B" w:rsidDel="009453A7" w:rsidRDefault="00975CC4" w:rsidP="00166AF3">
            <w:pPr>
              <w:pStyle w:val="TableBody"/>
              <w:rPr>
                <w:del w:id="5264" w:author="Alban Roche" w:date="2017-08-02T16:30:00Z"/>
                <w:u w:val="single"/>
              </w:rPr>
            </w:pPr>
            <w:del w:id="5265" w:author="Alban Roche" w:date="2017-08-02T16:30:00Z">
              <w:r w:rsidRPr="00671C8B" w:rsidDel="009453A7">
                <w:rPr>
                  <w:b/>
                </w:rPr>
                <w:delText>AT+</w:delText>
              </w:r>
              <w:r w:rsidDel="009453A7">
                <w:rPr>
                  <w:b/>
                </w:rPr>
                <w:delText>KSIMDET</w:delText>
              </w:r>
              <w:r w:rsidRPr="00671C8B" w:rsidDel="009453A7">
                <w:rPr>
                  <w:b/>
                </w:rPr>
                <w:delText>=?</w:delText>
              </w:r>
              <w:bookmarkStart w:id="5266" w:name="_Toc489457445"/>
              <w:bookmarkEnd w:id="5266"/>
            </w:del>
          </w:p>
        </w:tc>
        <w:tc>
          <w:tcPr>
            <w:tcW w:w="7560" w:type="dxa"/>
          </w:tcPr>
          <w:p w14:paraId="054EE032" w14:textId="02ED471C" w:rsidR="00975CC4" w:rsidRPr="00671C8B" w:rsidDel="009453A7" w:rsidRDefault="00975CC4" w:rsidP="00166AF3">
            <w:pPr>
              <w:pStyle w:val="TableBody"/>
              <w:rPr>
                <w:del w:id="5267" w:author="Alban Roche" w:date="2017-08-02T16:30:00Z"/>
                <w:u w:val="single"/>
              </w:rPr>
            </w:pPr>
            <w:bookmarkStart w:id="5268" w:name="_Toc489457446"/>
            <w:bookmarkEnd w:id="5268"/>
          </w:p>
          <w:p w14:paraId="3DFB808E" w14:textId="63CD9D50" w:rsidR="00975CC4" w:rsidRPr="00671C8B" w:rsidDel="009453A7" w:rsidRDefault="00975CC4" w:rsidP="00166AF3">
            <w:pPr>
              <w:pStyle w:val="TableBody"/>
              <w:rPr>
                <w:del w:id="5269" w:author="Alban Roche" w:date="2017-08-02T16:30:00Z"/>
                <w:u w:val="single"/>
              </w:rPr>
            </w:pPr>
            <w:bookmarkStart w:id="5270" w:name="_Toc489457447"/>
            <w:bookmarkEnd w:id="5270"/>
          </w:p>
          <w:p w14:paraId="747FAFBC" w14:textId="74A22C6B" w:rsidR="00975CC4" w:rsidRPr="00671C8B" w:rsidDel="009453A7" w:rsidRDefault="00975CC4" w:rsidP="00166AF3">
            <w:pPr>
              <w:pStyle w:val="TableBody"/>
              <w:rPr>
                <w:del w:id="5271" w:author="Alban Roche" w:date="2017-08-02T16:30:00Z"/>
                <w:u w:val="single"/>
              </w:rPr>
            </w:pPr>
            <w:del w:id="5272" w:author="Alban Roche" w:date="2017-08-02T16:30:00Z">
              <w:r w:rsidRPr="00671C8B" w:rsidDel="009453A7">
                <w:rPr>
                  <w:u w:val="single"/>
                </w:rPr>
                <w:delText>Response</w:delText>
              </w:r>
              <w:bookmarkStart w:id="5273" w:name="_Toc489457448"/>
              <w:bookmarkEnd w:id="5273"/>
            </w:del>
          </w:p>
          <w:p w14:paraId="6185AB91" w14:textId="07A55CC5" w:rsidR="00975CC4" w:rsidDel="009453A7" w:rsidRDefault="00975CC4" w:rsidP="00166AF3">
            <w:pPr>
              <w:pStyle w:val="TableBody"/>
              <w:rPr>
                <w:del w:id="5274" w:author="Alban Roche" w:date="2017-08-02T16:30:00Z"/>
                <w:bCs/>
                <w:szCs w:val="18"/>
              </w:rPr>
            </w:pPr>
            <w:del w:id="5275" w:author="Alban Roche" w:date="2017-08-02T16:30:00Z">
              <w:r w:rsidRPr="00B728D0" w:rsidDel="009453A7">
                <w:rPr>
                  <w:b/>
                  <w:bCs/>
                  <w:szCs w:val="18"/>
                </w:rPr>
                <w:delText>+KSIM</w:delText>
              </w:r>
              <w:r w:rsidDel="009453A7">
                <w:rPr>
                  <w:b/>
                  <w:bCs/>
                  <w:szCs w:val="18"/>
                </w:rPr>
                <w:delText>DET</w:delText>
              </w:r>
              <w:r w:rsidRPr="00B728D0" w:rsidDel="009453A7">
                <w:rPr>
                  <w:b/>
                  <w:bCs/>
                  <w:szCs w:val="18"/>
                </w:rPr>
                <w:delText xml:space="preserve">: </w:delText>
              </w:r>
              <w:r w:rsidRPr="004704BD" w:rsidDel="009453A7">
                <w:rPr>
                  <w:bCs/>
                  <w:szCs w:val="18"/>
                </w:rPr>
                <w:delText>(list of supported</w:delText>
              </w:r>
              <w:r w:rsidDel="009453A7">
                <w:rPr>
                  <w:b/>
                  <w:bCs/>
                  <w:szCs w:val="18"/>
                </w:rPr>
                <w:delText xml:space="preserve"> </w:delText>
              </w:r>
              <w:r w:rsidRPr="00B728D0" w:rsidDel="009453A7">
                <w:rPr>
                  <w:b/>
                  <w:bCs/>
                  <w:szCs w:val="18"/>
                </w:rPr>
                <w:delText>&lt;mod&gt;</w:delText>
              </w:r>
              <w:r w:rsidRPr="00740EA0" w:rsidDel="009453A7">
                <w:rPr>
                  <w:bCs/>
                  <w:szCs w:val="18"/>
                </w:rPr>
                <w:delText>s</w:delText>
              </w:r>
              <w:r w:rsidRPr="004704BD" w:rsidDel="009453A7">
                <w:rPr>
                  <w:bCs/>
                  <w:szCs w:val="18"/>
                </w:rPr>
                <w:delText>)</w:delText>
              </w:r>
              <w:bookmarkStart w:id="5276" w:name="_Toc489457449"/>
              <w:bookmarkEnd w:id="5276"/>
            </w:del>
          </w:p>
          <w:p w14:paraId="6013C5A5" w14:textId="7A094CBB" w:rsidR="00975CC4" w:rsidRPr="00671C8B" w:rsidDel="009453A7" w:rsidRDefault="00975CC4" w:rsidP="00166AF3">
            <w:pPr>
              <w:pStyle w:val="TableBody"/>
              <w:rPr>
                <w:del w:id="5277" w:author="Alban Roche" w:date="2017-08-02T16:30:00Z"/>
                <w:u w:val="single"/>
              </w:rPr>
            </w:pPr>
            <w:del w:id="5278" w:author="Alban Roche" w:date="2017-08-02T16:30:00Z">
              <w:r w:rsidRPr="00671C8B" w:rsidDel="009453A7">
                <w:rPr>
                  <w:b/>
                </w:rPr>
                <w:delText>OK</w:delText>
              </w:r>
              <w:bookmarkStart w:id="5279" w:name="_Toc489457450"/>
              <w:bookmarkEnd w:id="5279"/>
            </w:del>
          </w:p>
        </w:tc>
        <w:bookmarkStart w:id="5280" w:name="_Toc489457451"/>
        <w:bookmarkEnd w:id="5280"/>
      </w:tr>
      <w:tr w:rsidR="00975CC4" w:rsidRPr="00671C8B" w:rsidDel="009453A7" w14:paraId="69069601" w14:textId="29E314DE" w:rsidTr="00166AF3">
        <w:trPr>
          <w:trHeight w:val="50"/>
          <w:del w:id="5281" w:author="Alban Roche" w:date="2017-08-02T16:30:00Z"/>
        </w:trPr>
        <w:tc>
          <w:tcPr>
            <w:tcW w:w="1728" w:type="dxa"/>
          </w:tcPr>
          <w:p w14:paraId="12E10D0F" w14:textId="06DE526E" w:rsidR="00975CC4" w:rsidRPr="00671C8B" w:rsidDel="009453A7" w:rsidRDefault="00975CC4" w:rsidP="00166AF3">
            <w:pPr>
              <w:pStyle w:val="TableBody"/>
              <w:rPr>
                <w:del w:id="5282" w:author="Alban Roche" w:date="2017-08-02T16:30:00Z"/>
                <w:i/>
              </w:rPr>
            </w:pPr>
            <w:del w:id="5283" w:author="Alban Roche" w:date="2017-08-02T16:30:00Z">
              <w:r w:rsidDel="009453A7">
                <w:rPr>
                  <w:i/>
                </w:rPr>
                <w:delText xml:space="preserve">Read </w:delText>
              </w:r>
              <w:r w:rsidRPr="00671C8B" w:rsidDel="009453A7">
                <w:rPr>
                  <w:i/>
                </w:rPr>
                <w:delText>command</w:delText>
              </w:r>
              <w:bookmarkStart w:id="5284" w:name="_Toc489457452"/>
              <w:bookmarkEnd w:id="5284"/>
            </w:del>
          </w:p>
          <w:p w14:paraId="5EBEAE52" w14:textId="1A0CF671" w:rsidR="00975CC4" w:rsidRPr="00671C8B" w:rsidDel="009453A7" w:rsidRDefault="00975CC4" w:rsidP="00166AF3">
            <w:pPr>
              <w:pStyle w:val="TableBody"/>
              <w:rPr>
                <w:del w:id="5285" w:author="Alban Roche" w:date="2017-08-02T16:30:00Z"/>
              </w:rPr>
            </w:pPr>
            <w:bookmarkStart w:id="5286" w:name="_Toc489457453"/>
            <w:bookmarkEnd w:id="5286"/>
          </w:p>
          <w:p w14:paraId="543270A1" w14:textId="6DBB8A2F" w:rsidR="00975CC4" w:rsidRPr="00671C8B" w:rsidDel="009453A7" w:rsidRDefault="00975CC4" w:rsidP="00166AF3">
            <w:pPr>
              <w:pStyle w:val="TableBody"/>
              <w:rPr>
                <w:del w:id="5287" w:author="Alban Roche" w:date="2017-08-02T16:30:00Z"/>
                <w:u w:val="single"/>
              </w:rPr>
            </w:pPr>
            <w:del w:id="5288" w:author="Alban Roche" w:date="2017-08-02T16:30:00Z">
              <w:r w:rsidRPr="00671C8B" w:rsidDel="009453A7">
                <w:rPr>
                  <w:u w:val="single"/>
                </w:rPr>
                <w:delText>Syntax</w:delText>
              </w:r>
              <w:bookmarkStart w:id="5289" w:name="_Toc489457454"/>
              <w:bookmarkEnd w:id="5289"/>
            </w:del>
          </w:p>
          <w:p w14:paraId="2E17BF75" w14:textId="4F471819" w:rsidR="00975CC4" w:rsidRPr="00671C8B" w:rsidDel="009453A7" w:rsidRDefault="00975CC4" w:rsidP="00166AF3">
            <w:pPr>
              <w:pStyle w:val="TableBody"/>
              <w:rPr>
                <w:del w:id="5290" w:author="Alban Roche" w:date="2017-08-02T16:30:00Z"/>
                <w:i/>
              </w:rPr>
            </w:pPr>
            <w:del w:id="5291" w:author="Alban Roche" w:date="2017-08-02T16:30:00Z">
              <w:r w:rsidRPr="00671C8B" w:rsidDel="009453A7">
                <w:rPr>
                  <w:b/>
                </w:rPr>
                <w:delText>AT+</w:delText>
              </w:r>
              <w:r w:rsidDel="009453A7">
                <w:rPr>
                  <w:b/>
                </w:rPr>
                <w:delText>KSIMDET</w:delText>
              </w:r>
              <w:r w:rsidRPr="00671C8B" w:rsidDel="009453A7">
                <w:rPr>
                  <w:b/>
                </w:rPr>
                <w:delText>?</w:delText>
              </w:r>
              <w:bookmarkStart w:id="5292" w:name="_Toc489457455"/>
              <w:bookmarkEnd w:id="5292"/>
            </w:del>
          </w:p>
        </w:tc>
        <w:tc>
          <w:tcPr>
            <w:tcW w:w="7560" w:type="dxa"/>
          </w:tcPr>
          <w:p w14:paraId="6018C5B7" w14:textId="7574563D" w:rsidR="00975CC4" w:rsidRPr="00671C8B" w:rsidDel="009453A7" w:rsidRDefault="00975CC4" w:rsidP="00166AF3">
            <w:pPr>
              <w:pStyle w:val="TableBody"/>
              <w:rPr>
                <w:del w:id="5293" w:author="Alban Roche" w:date="2017-08-02T16:30:00Z"/>
                <w:u w:val="single"/>
              </w:rPr>
            </w:pPr>
            <w:bookmarkStart w:id="5294" w:name="_Toc489457456"/>
            <w:bookmarkEnd w:id="5294"/>
          </w:p>
          <w:p w14:paraId="3165F1FF" w14:textId="0B1D563A" w:rsidR="00975CC4" w:rsidRPr="00671C8B" w:rsidDel="009453A7" w:rsidRDefault="00975CC4" w:rsidP="00166AF3">
            <w:pPr>
              <w:pStyle w:val="TableBody"/>
              <w:rPr>
                <w:del w:id="5295" w:author="Alban Roche" w:date="2017-08-02T16:30:00Z"/>
                <w:u w:val="single"/>
              </w:rPr>
            </w:pPr>
            <w:bookmarkStart w:id="5296" w:name="_Toc489457457"/>
            <w:bookmarkEnd w:id="5296"/>
          </w:p>
          <w:p w14:paraId="2F01886C" w14:textId="2D5C4E7A" w:rsidR="00975CC4" w:rsidRPr="00671C8B" w:rsidDel="009453A7" w:rsidRDefault="00975CC4" w:rsidP="00166AF3">
            <w:pPr>
              <w:pStyle w:val="TableBody"/>
              <w:rPr>
                <w:del w:id="5297" w:author="Alban Roche" w:date="2017-08-02T16:30:00Z"/>
                <w:u w:val="single"/>
              </w:rPr>
            </w:pPr>
            <w:del w:id="5298" w:author="Alban Roche" w:date="2017-08-02T16:30:00Z">
              <w:r w:rsidRPr="00671C8B" w:rsidDel="009453A7">
                <w:rPr>
                  <w:u w:val="single"/>
                </w:rPr>
                <w:delText>Response</w:delText>
              </w:r>
              <w:bookmarkStart w:id="5299" w:name="_Toc489457458"/>
              <w:bookmarkEnd w:id="5299"/>
            </w:del>
          </w:p>
          <w:p w14:paraId="68DB6755" w14:textId="3D32DD36" w:rsidR="00975CC4" w:rsidDel="009453A7" w:rsidRDefault="00975CC4" w:rsidP="00166AF3">
            <w:pPr>
              <w:pStyle w:val="TableBody"/>
              <w:rPr>
                <w:del w:id="5300" w:author="Alban Roche" w:date="2017-08-02T16:30:00Z"/>
                <w:bCs/>
                <w:szCs w:val="18"/>
              </w:rPr>
            </w:pPr>
            <w:del w:id="5301" w:author="Alban Roche" w:date="2017-08-02T16:30:00Z">
              <w:r w:rsidRPr="00B728D0" w:rsidDel="009453A7">
                <w:rPr>
                  <w:b/>
                  <w:bCs/>
                  <w:szCs w:val="18"/>
                </w:rPr>
                <w:delText>+KSIM</w:delText>
              </w:r>
              <w:r w:rsidDel="009453A7">
                <w:rPr>
                  <w:b/>
                  <w:bCs/>
                  <w:szCs w:val="18"/>
                </w:rPr>
                <w:delText>DET</w:delText>
              </w:r>
              <w:r w:rsidRPr="00B728D0" w:rsidDel="009453A7">
                <w:rPr>
                  <w:b/>
                  <w:bCs/>
                  <w:szCs w:val="18"/>
                </w:rPr>
                <w:delText>: &lt;mod&gt;</w:delText>
              </w:r>
              <w:bookmarkStart w:id="5302" w:name="_Toc489457459"/>
              <w:bookmarkEnd w:id="5302"/>
            </w:del>
          </w:p>
          <w:p w14:paraId="44180863" w14:textId="0C1F5A97" w:rsidR="00975CC4" w:rsidRPr="00671C8B" w:rsidDel="009453A7" w:rsidRDefault="00975CC4" w:rsidP="00166AF3">
            <w:pPr>
              <w:pStyle w:val="TableBody"/>
              <w:rPr>
                <w:del w:id="5303" w:author="Alban Roche" w:date="2017-08-02T16:30:00Z"/>
                <w:u w:val="single"/>
              </w:rPr>
            </w:pPr>
            <w:del w:id="5304" w:author="Alban Roche" w:date="2017-08-02T16:30:00Z">
              <w:r w:rsidRPr="00671C8B" w:rsidDel="009453A7">
                <w:rPr>
                  <w:b/>
                </w:rPr>
                <w:delText>OK</w:delText>
              </w:r>
              <w:bookmarkStart w:id="5305" w:name="_Toc489457460"/>
              <w:bookmarkEnd w:id="5305"/>
            </w:del>
          </w:p>
        </w:tc>
        <w:bookmarkStart w:id="5306" w:name="_Toc489457461"/>
        <w:bookmarkEnd w:id="5306"/>
      </w:tr>
      <w:tr w:rsidR="00975CC4" w:rsidRPr="00671C8B" w:rsidDel="009453A7" w14:paraId="72BAFF50" w14:textId="35B6C227" w:rsidTr="00166AF3">
        <w:trPr>
          <w:trHeight w:val="50"/>
          <w:del w:id="5307" w:author="Alban Roche" w:date="2017-08-02T16:30:00Z"/>
        </w:trPr>
        <w:tc>
          <w:tcPr>
            <w:tcW w:w="1728" w:type="dxa"/>
          </w:tcPr>
          <w:p w14:paraId="3CB58E9D" w14:textId="48888567" w:rsidR="00975CC4" w:rsidRPr="00671C8B" w:rsidDel="009453A7" w:rsidRDefault="00975CC4" w:rsidP="00166AF3">
            <w:pPr>
              <w:pStyle w:val="TableBody"/>
              <w:rPr>
                <w:del w:id="5308" w:author="Alban Roche" w:date="2017-08-02T16:30:00Z"/>
                <w:i/>
              </w:rPr>
            </w:pPr>
            <w:del w:id="5309" w:author="Alban Roche" w:date="2017-08-02T16:30:00Z">
              <w:r w:rsidRPr="00671C8B" w:rsidDel="009453A7">
                <w:rPr>
                  <w:i/>
                </w:rPr>
                <w:delText>Write command</w:delText>
              </w:r>
              <w:bookmarkStart w:id="5310" w:name="_Toc489457462"/>
              <w:bookmarkEnd w:id="5310"/>
            </w:del>
          </w:p>
          <w:p w14:paraId="1C2CE63E" w14:textId="38728A99" w:rsidR="00975CC4" w:rsidRPr="00671C8B" w:rsidDel="009453A7" w:rsidRDefault="00975CC4" w:rsidP="00166AF3">
            <w:pPr>
              <w:pStyle w:val="TableBody"/>
              <w:rPr>
                <w:del w:id="5311" w:author="Alban Roche" w:date="2017-08-02T16:30:00Z"/>
              </w:rPr>
            </w:pPr>
            <w:bookmarkStart w:id="5312" w:name="_Toc489457463"/>
            <w:bookmarkEnd w:id="5312"/>
          </w:p>
          <w:p w14:paraId="01899DC3" w14:textId="1D73F18C" w:rsidR="00975CC4" w:rsidRPr="00671C8B" w:rsidDel="009453A7" w:rsidRDefault="00975CC4" w:rsidP="00166AF3">
            <w:pPr>
              <w:pStyle w:val="TableBody"/>
              <w:rPr>
                <w:del w:id="5313" w:author="Alban Roche" w:date="2017-08-02T16:30:00Z"/>
                <w:u w:val="single"/>
              </w:rPr>
            </w:pPr>
            <w:del w:id="5314" w:author="Alban Roche" w:date="2017-08-02T16:30:00Z">
              <w:r w:rsidRPr="00671C8B" w:rsidDel="009453A7">
                <w:rPr>
                  <w:u w:val="single"/>
                </w:rPr>
                <w:delText>Syntax</w:delText>
              </w:r>
              <w:bookmarkStart w:id="5315" w:name="_Toc489457464"/>
              <w:bookmarkEnd w:id="5315"/>
            </w:del>
          </w:p>
          <w:p w14:paraId="1775EF06" w14:textId="44251CE5" w:rsidR="00975CC4" w:rsidDel="009453A7" w:rsidRDefault="00975CC4" w:rsidP="00166AF3">
            <w:pPr>
              <w:pStyle w:val="TableBody"/>
              <w:rPr>
                <w:del w:id="5316" w:author="Alban Roche" w:date="2017-08-02T16:30:00Z"/>
                <w:i/>
              </w:rPr>
            </w:pPr>
            <w:del w:id="5317" w:author="Alban Roche" w:date="2017-08-02T16:30:00Z">
              <w:r w:rsidRPr="00671C8B" w:rsidDel="009453A7">
                <w:rPr>
                  <w:b/>
                </w:rPr>
                <w:delText>AT+</w:delText>
              </w:r>
              <w:r w:rsidDel="009453A7">
                <w:rPr>
                  <w:b/>
                </w:rPr>
                <w:delText>KSIMDET</w:delText>
              </w:r>
              <w:r w:rsidDel="009453A7">
                <w:rPr>
                  <w:b/>
                  <w:lang w:eastAsia="zh-CN"/>
                </w:rPr>
                <w:delText>=</w:delText>
              </w:r>
              <w:r w:rsidDel="009453A7">
                <w:rPr>
                  <w:b/>
                  <w:lang w:eastAsia="zh-CN"/>
                </w:rPr>
                <w:br/>
              </w:r>
              <w:r w:rsidDel="009453A7">
                <w:rPr>
                  <w:b/>
                </w:rPr>
                <w:delText>&lt;mod&gt;</w:delText>
              </w:r>
              <w:bookmarkStart w:id="5318" w:name="_Toc489457465"/>
              <w:bookmarkEnd w:id="5318"/>
            </w:del>
          </w:p>
        </w:tc>
        <w:tc>
          <w:tcPr>
            <w:tcW w:w="7560" w:type="dxa"/>
          </w:tcPr>
          <w:p w14:paraId="225F80F7" w14:textId="5ED2547B" w:rsidR="00975CC4" w:rsidRPr="00671C8B" w:rsidDel="009453A7" w:rsidRDefault="00975CC4" w:rsidP="00166AF3">
            <w:pPr>
              <w:pStyle w:val="TableBody"/>
              <w:rPr>
                <w:del w:id="5319" w:author="Alban Roche" w:date="2017-08-02T16:30:00Z"/>
                <w:u w:val="single"/>
              </w:rPr>
            </w:pPr>
            <w:bookmarkStart w:id="5320" w:name="_Toc489457466"/>
            <w:bookmarkEnd w:id="5320"/>
          </w:p>
          <w:p w14:paraId="44E34328" w14:textId="45FFE3FA" w:rsidR="00975CC4" w:rsidRPr="00671C8B" w:rsidDel="009453A7" w:rsidRDefault="00975CC4" w:rsidP="00166AF3">
            <w:pPr>
              <w:pStyle w:val="TableBody"/>
              <w:rPr>
                <w:del w:id="5321" w:author="Alban Roche" w:date="2017-08-02T16:30:00Z"/>
                <w:u w:val="single"/>
              </w:rPr>
            </w:pPr>
            <w:bookmarkStart w:id="5322" w:name="_Toc489457467"/>
            <w:bookmarkEnd w:id="5322"/>
          </w:p>
          <w:p w14:paraId="5D94394C" w14:textId="2FBC87DD" w:rsidR="00975CC4" w:rsidRPr="00671C8B" w:rsidDel="009453A7" w:rsidRDefault="00975CC4" w:rsidP="00166AF3">
            <w:pPr>
              <w:pStyle w:val="TableBody"/>
              <w:rPr>
                <w:del w:id="5323" w:author="Alban Roche" w:date="2017-08-02T16:30:00Z"/>
                <w:u w:val="single"/>
              </w:rPr>
            </w:pPr>
            <w:del w:id="5324" w:author="Alban Roche" w:date="2017-08-02T16:30:00Z">
              <w:r w:rsidRPr="00671C8B" w:rsidDel="009453A7">
                <w:rPr>
                  <w:u w:val="single"/>
                </w:rPr>
                <w:delText>Response</w:delText>
              </w:r>
              <w:bookmarkStart w:id="5325" w:name="_Toc489457468"/>
              <w:bookmarkEnd w:id="5325"/>
            </w:del>
          </w:p>
          <w:p w14:paraId="1A670003" w14:textId="2FDB8498" w:rsidR="00975CC4" w:rsidRPr="00671C8B" w:rsidDel="009453A7" w:rsidRDefault="00975CC4" w:rsidP="00166AF3">
            <w:pPr>
              <w:pStyle w:val="TableBody"/>
              <w:rPr>
                <w:del w:id="5326" w:author="Alban Roche" w:date="2017-08-02T16:30:00Z"/>
              </w:rPr>
            </w:pPr>
            <w:del w:id="5327" w:author="Alban Roche" w:date="2017-08-02T16:30:00Z">
              <w:r w:rsidRPr="00671C8B" w:rsidDel="009453A7">
                <w:rPr>
                  <w:b/>
                </w:rPr>
                <w:delText>OK</w:delText>
              </w:r>
              <w:bookmarkStart w:id="5328" w:name="_Toc489457469"/>
              <w:bookmarkEnd w:id="5328"/>
            </w:del>
          </w:p>
          <w:p w14:paraId="7C78400A" w14:textId="137A82C7" w:rsidR="00975CC4" w:rsidRPr="00671C8B" w:rsidDel="009453A7" w:rsidRDefault="00975CC4" w:rsidP="00166AF3">
            <w:pPr>
              <w:pStyle w:val="TableBody"/>
              <w:rPr>
                <w:del w:id="5329" w:author="Alban Roche" w:date="2017-08-02T16:30:00Z"/>
                <w:u w:val="single"/>
              </w:rPr>
            </w:pPr>
            <w:bookmarkStart w:id="5330" w:name="_Toc489457470"/>
            <w:bookmarkEnd w:id="5330"/>
          </w:p>
          <w:p w14:paraId="2C3DAE61" w14:textId="0733BB55" w:rsidR="00975CC4" w:rsidRPr="00671C8B" w:rsidDel="009453A7" w:rsidRDefault="00975CC4" w:rsidP="00166AF3">
            <w:pPr>
              <w:pStyle w:val="TableBody"/>
              <w:rPr>
                <w:del w:id="5331" w:author="Alban Roche" w:date="2017-08-02T16:30:00Z"/>
                <w:u w:val="single"/>
              </w:rPr>
            </w:pPr>
            <w:del w:id="5332" w:author="Alban Roche" w:date="2017-08-02T16:30:00Z">
              <w:r w:rsidRPr="00671C8B" w:rsidDel="009453A7">
                <w:rPr>
                  <w:u w:val="single"/>
                </w:rPr>
                <w:delText>Parameter</w:delText>
              </w:r>
              <w:bookmarkStart w:id="5333" w:name="_Toc489457471"/>
              <w:bookmarkEnd w:id="5333"/>
            </w:del>
          </w:p>
          <w:p w14:paraId="555784B2" w14:textId="06932431" w:rsidR="00975CC4" w:rsidRPr="00671C8B" w:rsidDel="009453A7" w:rsidRDefault="00975CC4" w:rsidP="00166AF3">
            <w:pPr>
              <w:pStyle w:val="TableBody"/>
              <w:rPr>
                <w:del w:id="5334" w:author="Alban Roche" w:date="2017-08-02T16:30:00Z"/>
              </w:rPr>
            </w:pPr>
            <w:del w:id="5335" w:author="Alban Roche" w:date="2017-08-02T16:30:00Z">
              <w:r w:rsidRPr="00671C8B" w:rsidDel="009453A7">
                <w:rPr>
                  <w:b/>
                </w:rPr>
                <w:delText>&lt;</w:delText>
              </w:r>
              <w:r w:rsidDel="009453A7">
                <w:rPr>
                  <w:b/>
                </w:rPr>
                <w:delText>mod</w:delText>
              </w:r>
              <w:r w:rsidRPr="00671C8B" w:rsidDel="009453A7">
                <w:rPr>
                  <w:b/>
                </w:rPr>
                <w:delText>&gt;</w:delText>
              </w:r>
              <w:r w:rsidRPr="00671C8B" w:rsidDel="009453A7">
                <w:tab/>
              </w:r>
              <w:r w:rsidDel="009453A7">
                <w:delText>0</w:delText>
              </w:r>
              <w:r w:rsidDel="009453A7">
                <w:tab/>
                <w:delText>Disable SIM detection</w:delText>
              </w:r>
              <w:bookmarkStart w:id="5336" w:name="_Toc489457472"/>
              <w:bookmarkEnd w:id="5336"/>
            </w:del>
          </w:p>
          <w:p w14:paraId="198A891E" w14:textId="035D84A8" w:rsidR="00975CC4" w:rsidRPr="00671C8B" w:rsidDel="009453A7" w:rsidRDefault="00975CC4" w:rsidP="00166AF3">
            <w:pPr>
              <w:pStyle w:val="TableBody"/>
              <w:rPr>
                <w:del w:id="5337" w:author="Alban Roche" w:date="2017-08-02T16:30:00Z"/>
                <w:u w:val="single"/>
              </w:rPr>
            </w:pPr>
            <w:del w:id="5338" w:author="Alban Roche" w:date="2017-08-02T16:30:00Z">
              <w:r w:rsidDel="009453A7">
                <w:rPr>
                  <w:snapToGrid w:val="0"/>
                </w:rPr>
                <w:tab/>
              </w:r>
              <w:r w:rsidDel="009453A7">
                <w:rPr>
                  <w:snapToGrid w:val="0"/>
                </w:rPr>
                <w:tab/>
              </w:r>
              <w:r w:rsidRPr="00E0527E" w:rsidDel="009453A7">
                <w:rPr>
                  <w:snapToGrid w:val="0"/>
                  <w:u w:val="single"/>
                </w:rPr>
                <w:delText>1</w:delText>
              </w:r>
              <w:r w:rsidDel="009453A7">
                <w:rPr>
                  <w:snapToGrid w:val="0"/>
                </w:rPr>
                <w:tab/>
                <w:delText>Enable SIM detection</w:delText>
              </w:r>
              <w:bookmarkStart w:id="5339" w:name="_Toc489457473"/>
              <w:bookmarkEnd w:id="5339"/>
            </w:del>
          </w:p>
        </w:tc>
        <w:bookmarkStart w:id="5340" w:name="_Toc489457474"/>
        <w:bookmarkEnd w:id="5340"/>
      </w:tr>
      <w:tr w:rsidR="00975CC4" w:rsidRPr="00671C8B" w:rsidDel="009453A7" w14:paraId="5FB52CF6" w14:textId="0E527386" w:rsidTr="00166AF3">
        <w:trPr>
          <w:trHeight w:val="50"/>
          <w:del w:id="5341" w:author="Alban Roche" w:date="2017-08-02T16:30:00Z"/>
        </w:trPr>
        <w:tc>
          <w:tcPr>
            <w:tcW w:w="1728" w:type="dxa"/>
          </w:tcPr>
          <w:p w14:paraId="0AE1A1D8" w14:textId="0AE009BC" w:rsidR="00975CC4" w:rsidRPr="00671C8B" w:rsidDel="009453A7" w:rsidRDefault="00975CC4" w:rsidP="00166AF3">
            <w:pPr>
              <w:pStyle w:val="TableBody"/>
              <w:rPr>
                <w:del w:id="5342" w:author="Alban Roche" w:date="2017-08-02T16:30:00Z"/>
                <w:i/>
              </w:rPr>
            </w:pPr>
            <w:del w:id="5343" w:author="Alban Roche" w:date="2017-08-02T16:30:00Z">
              <w:r w:rsidRPr="00E0527E" w:rsidDel="009453A7">
                <w:rPr>
                  <w:u w:val="single"/>
                </w:rPr>
                <w:delText>Notes</w:delText>
              </w:r>
              <w:bookmarkStart w:id="5344" w:name="_Toc489457475"/>
              <w:bookmarkEnd w:id="5344"/>
            </w:del>
          </w:p>
        </w:tc>
        <w:tc>
          <w:tcPr>
            <w:tcW w:w="7560" w:type="dxa"/>
          </w:tcPr>
          <w:p w14:paraId="0D0A7FAA" w14:textId="6A833BE8" w:rsidR="00975CC4" w:rsidDel="009453A7" w:rsidRDefault="00975CC4" w:rsidP="0059466D">
            <w:pPr>
              <w:pStyle w:val="TableBody"/>
              <w:numPr>
                <w:ilvl w:val="0"/>
                <w:numId w:val="107"/>
              </w:numPr>
              <w:rPr>
                <w:del w:id="5345" w:author="Alban Roche" w:date="2017-08-02T16:30:00Z"/>
              </w:rPr>
            </w:pPr>
            <w:del w:id="5346" w:author="Alban Roche" w:date="2017-08-02T16:30:00Z">
              <w:r w:rsidDel="009453A7">
                <w:delText xml:space="preserve">If a change in the SIM status is detected, the module is notified by URC </w:delText>
              </w:r>
              <w:r w:rsidRPr="00740EA0" w:rsidDel="009453A7">
                <w:rPr>
                  <w:b/>
                </w:rPr>
                <w:delText>+SIM: &lt;status&gt;</w:delText>
              </w:r>
              <w:r w:rsidDel="009453A7">
                <w:delText>, where &lt;status&gt; = 0 means the SIM is extracted and &lt;status&gt; = 1 means the SIM is inserted.</w:delText>
              </w:r>
              <w:bookmarkStart w:id="5347" w:name="_Toc489457476"/>
              <w:bookmarkEnd w:id="5347"/>
            </w:del>
          </w:p>
          <w:p w14:paraId="66D045F7" w14:textId="1A4C97AE" w:rsidR="00975CC4" w:rsidRPr="00D51110" w:rsidDel="009453A7" w:rsidRDefault="00975CC4" w:rsidP="0059466D">
            <w:pPr>
              <w:pStyle w:val="TableBody"/>
              <w:numPr>
                <w:ilvl w:val="0"/>
                <w:numId w:val="107"/>
              </w:numPr>
              <w:rPr>
                <w:del w:id="5348" w:author="Alban Roche" w:date="2017-08-02T16:30:00Z"/>
              </w:rPr>
            </w:pPr>
            <w:del w:id="5349" w:author="Alban Roche" w:date="2017-08-02T16:30:00Z">
              <w:r w:rsidDel="009453A7">
                <w:delText>This command can be used without a SIM.</w:delText>
              </w:r>
              <w:bookmarkStart w:id="5350" w:name="_Toc489457477"/>
              <w:bookmarkEnd w:id="5350"/>
            </w:del>
          </w:p>
          <w:p w14:paraId="5F19112F" w14:textId="15BCFD69" w:rsidR="00975CC4" w:rsidRPr="00671C8B" w:rsidDel="009453A7" w:rsidRDefault="00975CC4" w:rsidP="0059466D">
            <w:pPr>
              <w:pStyle w:val="TableBody"/>
              <w:numPr>
                <w:ilvl w:val="0"/>
                <w:numId w:val="107"/>
              </w:numPr>
              <w:rPr>
                <w:del w:id="5351" w:author="Alban Roche" w:date="2017-08-02T16:30:00Z"/>
                <w:u w:val="single"/>
              </w:rPr>
            </w:pPr>
            <w:del w:id="5352" w:author="Alban Roche" w:date="2017-08-02T16:30:00Z">
              <w:r w:rsidDel="009453A7">
                <w:delText>&lt;mod&gt; setting is kept even after the module reboots.</w:delText>
              </w:r>
              <w:bookmarkStart w:id="5353" w:name="_Toc489457478"/>
              <w:bookmarkEnd w:id="5353"/>
            </w:del>
          </w:p>
        </w:tc>
        <w:bookmarkStart w:id="5354" w:name="_Toc489457479"/>
        <w:bookmarkEnd w:id="5354"/>
      </w:tr>
      <w:tr w:rsidR="00975CC4" w:rsidRPr="00671C8B" w:rsidDel="009453A7" w14:paraId="67EAD89D" w14:textId="49280980" w:rsidTr="00166AF3">
        <w:trPr>
          <w:trHeight w:val="50"/>
          <w:del w:id="5355" w:author="Alban Roche" w:date="2017-08-02T16:30:00Z"/>
        </w:trPr>
        <w:tc>
          <w:tcPr>
            <w:tcW w:w="1728" w:type="dxa"/>
          </w:tcPr>
          <w:p w14:paraId="448AC0FE" w14:textId="3E490376" w:rsidR="00975CC4" w:rsidRPr="00E0527E" w:rsidDel="009453A7" w:rsidRDefault="00975CC4" w:rsidP="00166AF3">
            <w:pPr>
              <w:pStyle w:val="TableBody"/>
              <w:rPr>
                <w:del w:id="5356" w:author="Alban Roche" w:date="2017-08-02T16:30:00Z"/>
                <w:u w:val="single"/>
              </w:rPr>
            </w:pPr>
            <w:del w:id="5357" w:author="Alban Roche" w:date="2017-08-02T16:30:00Z">
              <w:r w:rsidDel="009453A7">
                <w:rPr>
                  <w:u w:val="single"/>
                </w:rPr>
                <w:delText>Examples</w:delText>
              </w:r>
              <w:bookmarkStart w:id="5358" w:name="_Toc489457480"/>
              <w:bookmarkEnd w:id="5358"/>
            </w:del>
          </w:p>
        </w:tc>
        <w:tc>
          <w:tcPr>
            <w:tcW w:w="7560" w:type="dxa"/>
          </w:tcPr>
          <w:p w14:paraId="1A1AB222" w14:textId="3B26979E" w:rsidR="00975CC4" w:rsidRPr="00740EA0" w:rsidDel="009453A7" w:rsidRDefault="00975CC4" w:rsidP="00166AF3">
            <w:pPr>
              <w:pStyle w:val="TableBody"/>
              <w:rPr>
                <w:del w:id="5359" w:author="Alban Roche" w:date="2017-08-02T16:30:00Z"/>
              </w:rPr>
            </w:pPr>
            <w:del w:id="5360" w:author="Alban Roche" w:date="2017-08-02T16:30:00Z">
              <w:r w:rsidDel="009453A7">
                <w:delText>&lt;</w:delText>
              </w:r>
              <w:r w:rsidRPr="0054230A" w:rsidDel="009453A7">
                <w:delText>A SIM card is inserted&gt;</w:delText>
              </w:r>
              <w:bookmarkStart w:id="5361" w:name="_Toc489457481"/>
              <w:bookmarkEnd w:id="5361"/>
            </w:del>
          </w:p>
          <w:p w14:paraId="0D307E5F" w14:textId="0742C123" w:rsidR="00975CC4" w:rsidRPr="00740EA0" w:rsidDel="009453A7" w:rsidRDefault="00975CC4" w:rsidP="00166AF3">
            <w:pPr>
              <w:pStyle w:val="TableBody"/>
              <w:rPr>
                <w:del w:id="5362" w:author="Alban Roche" w:date="2017-08-02T16:30:00Z"/>
              </w:rPr>
            </w:pPr>
            <w:del w:id="5363" w:author="Alban Roche" w:date="2017-08-02T16:30:00Z">
              <w:r w:rsidRPr="00740EA0" w:rsidDel="009453A7">
                <w:rPr>
                  <w:b/>
                </w:rPr>
                <w:delText xml:space="preserve">AT+KSIMDET?   </w:delText>
              </w:r>
              <w:r w:rsidRPr="0054230A" w:rsidDel="009453A7">
                <w:delText xml:space="preserve">        // read current setting</w:delText>
              </w:r>
              <w:bookmarkStart w:id="5364" w:name="_Toc489457482"/>
              <w:bookmarkEnd w:id="5364"/>
            </w:del>
          </w:p>
          <w:p w14:paraId="186CC8F2" w14:textId="183D1C04" w:rsidR="00975CC4" w:rsidRPr="00740EA0" w:rsidDel="009453A7" w:rsidRDefault="00975CC4" w:rsidP="00166AF3">
            <w:pPr>
              <w:pStyle w:val="TableBody"/>
              <w:rPr>
                <w:del w:id="5365" w:author="Alban Roche" w:date="2017-08-02T16:30:00Z"/>
                <w:b/>
              </w:rPr>
            </w:pPr>
            <w:del w:id="5366" w:author="Alban Roche" w:date="2017-08-02T16:30:00Z">
              <w:r w:rsidRPr="00740EA0" w:rsidDel="009453A7">
                <w:rPr>
                  <w:b/>
                </w:rPr>
                <w:delText>+KSIMDET: 1</w:delText>
              </w:r>
              <w:bookmarkStart w:id="5367" w:name="_Toc489457483"/>
              <w:bookmarkEnd w:id="5367"/>
            </w:del>
          </w:p>
          <w:p w14:paraId="2065BBDD" w14:textId="72197273" w:rsidR="00975CC4" w:rsidRPr="00740EA0" w:rsidDel="009453A7" w:rsidRDefault="00975CC4" w:rsidP="00166AF3">
            <w:pPr>
              <w:pStyle w:val="TableBody"/>
              <w:rPr>
                <w:del w:id="5368" w:author="Alban Roche" w:date="2017-08-02T16:30:00Z"/>
                <w:b/>
              </w:rPr>
            </w:pPr>
            <w:del w:id="5369" w:author="Alban Roche" w:date="2017-08-02T16:30:00Z">
              <w:r w:rsidRPr="00740EA0" w:rsidDel="009453A7">
                <w:rPr>
                  <w:b/>
                </w:rPr>
                <w:delText>OK</w:delText>
              </w:r>
              <w:bookmarkStart w:id="5370" w:name="_Toc489457484"/>
              <w:bookmarkEnd w:id="5370"/>
            </w:del>
          </w:p>
          <w:p w14:paraId="79E4DFDA" w14:textId="55489665" w:rsidR="00975CC4" w:rsidRPr="0054230A" w:rsidDel="009453A7" w:rsidRDefault="00975CC4" w:rsidP="00166AF3">
            <w:pPr>
              <w:pStyle w:val="TableBody"/>
              <w:rPr>
                <w:del w:id="5371" w:author="Alban Roche" w:date="2017-08-02T16:30:00Z"/>
              </w:rPr>
            </w:pPr>
            <w:bookmarkStart w:id="5372" w:name="_Toc489457485"/>
            <w:bookmarkEnd w:id="5372"/>
          </w:p>
          <w:p w14:paraId="5C6CB4D7" w14:textId="146AD139" w:rsidR="00975CC4" w:rsidRPr="00740EA0" w:rsidDel="009453A7" w:rsidRDefault="00975CC4" w:rsidP="00166AF3">
            <w:pPr>
              <w:pStyle w:val="TableBody"/>
              <w:rPr>
                <w:del w:id="5373" w:author="Alban Roche" w:date="2017-08-02T16:30:00Z"/>
              </w:rPr>
            </w:pPr>
            <w:del w:id="5374" w:author="Alban Roche" w:date="2017-08-02T16:30:00Z">
              <w:r w:rsidRPr="00740EA0" w:rsidDel="009453A7">
                <w:rPr>
                  <w:b/>
                </w:rPr>
                <w:delText xml:space="preserve">+SIM: 0                 </w:delText>
              </w:r>
              <w:r w:rsidRPr="0054230A" w:rsidDel="009453A7">
                <w:delText xml:space="preserve">     // Active SIM card is removed</w:delText>
              </w:r>
              <w:bookmarkStart w:id="5375" w:name="_Toc489457486"/>
              <w:bookmarkEnd w:id="5375"/>
            </w:del>
          </w:p>
          <w:p w14:paraId="516285AE" w14:textId="72F68024" w:rsidR="00975CC4" w:rsidRPr="00740EA0" w:rsidDel="009453A7" w:rsidRDefault="00975CC4" w:rsidP="00166AF3">
            <w:pPr>
              <w:pStyle w:val="TableBody"/>
              <w:rPr>
                <w:del w:id="5376" w:author="Alban Roche" w:date="2017-08-02T16:30:00Z"/>
              </w:rPr>
            </w:pPr>
            <w:del w:id="5377" w:author="Alban Roche" w:date="2017-08-02T16:30:00Z">
              <w:r w:rsidRPr="00740EA0" w:rsidDel="009453A7">
                <w:rPr>
                  <w:b/>
                </w:rPr>
                <w:delText xml:space="preserve">+SIM: 1             </w:delText>
              </w:r>
              <w:r w:rsidRPr="0054230A" w:rsidDel="009453A7">
                <w:delText xml:space="preserve">         //</w:delText>
              </w:r>
              <w:r w:rsidDel="009453A7">
                <w:delText xml:space="preserve"> Active SIM card is inserted</w:delText>
              </w:r>
              <w:bookmarkStart w:id="5378" w:name="_Toc489457487"/>
              <w:bookmarkEnd w:id="5378"/>
            </w:del>
          </w:p>
          <w:p w14:paraId="4BAF3B6D" w14:textId="759EE640" w:rsidR="00975CC4" w:rsidRPr="00740EA0" w:rsidDel="009453A7" w:rsidRDefault="00975CC4" w:rsidP="00166AF3">
            <w:pPr>
              <w:pStyle w:val="TableBody"/>
              <w:rPr>
                <w:del w:id="5379" w:author="Alban Roche" w:date="2017-08-02T16:30:00Z"/>
              </w:rPr>
            </w:pPr>
            <w:bookmarkStart w:id="5380" w:name="_Toc489457488"/>
            <w:bookmarkEnd w:id="5380"/>
          </w:p>
          <w:p w14:paraId="1C87AEEC" w14:textId="4AA2E896" w:rsidR="00975CC4" w:rsidRPr="00740EA0" w:rsidDel="009453A7" w:rsidRDefault="00975CC4" w:rsidP="00166AF3">
            <w:pPr>
              <w:pStyle w:val="TableBody"/>
              <w:rPr>
                <w:del w:id="5381" w:author="Alban Roche" w:date="2017-08-02T16:30:00Z"/>
              </w:rPr>
            </w:pPr>
            <w:del w:id="5382" w:author="Alban Roche" w:date="2017-08-02T16:30:00Z">
              <w:r w:rsidRPr="00740EA0" w:rsidDel="009453A7">
                <w:rPr>
                  <w:b/>
                </w:rPr>
                <w:delText>AT+KSIMDET=?</w:delText>
              </w:r>
              <w:r w:rsidRPr="0054230A" w:rsidDel="009453A7">
                <w:delText xml:space="preserve">        // check supported setting</w:delText>
              </w:r>
              <w:bookmarkStart w:id="5383" w:name="_Toc489457489"/>
              <w:bookmarkEnd w:id="5383"/>
            </w:del>
          </w:p>
          <w:p w14:paraId="1C4E63E9" w14:textId="2F8B388A" w:rsidR="00975CC4" w:rsidRPr="00740EA0" w:rsidDel="009453A7" w:rsidRDefault="00975CC4" w:rsidP="00166AF3">
            <w:pPr>
              <w:pStyle w:val="TableBody"/>
              <w:rPr>
                <w:del w:id="5384" w:author="Alban Roche" w:date="2017-08-02T16:30:00Z"/>
                <w:b/>
              </w:rPr>
            </w:pPr>
            <w:del w:id="5385" w:author="Alban Roche" w:date="2017-08-02T16:30:00Z">
              <w:r w:rsidRPr="00740EA0" w:rsidDel="009453A7">
                <w:rPr>
                  <w:b/>
                </w:rPr>
                <w:delText>+KSIMDET: (0-1)</w:delText>
              </w:r>
              <w:bookmarkStart w:id="5386" w:name="_Toc489457490"/>
              <w:bookmarkEnd w:id="5386"/>
            </w:del>
          </w:p>
          <w:p w14:paraId="065BA2C3" w14:textId="538D1696" w:rsidR="00975CC4" w:rsidRPr="00740EA0" w:rsidDel="009453A7" w:rsidRDefault="00975CC4" w:rsidP="00166AF3">
            <w:pPr>
              <w:pStyle w:val="TableBody"/>
              <w:rPr>
                <w:del w:id="5387" w:author="Alban Roche" w:date="2017-08-02T16:30:00Z"/>
                <w:b/>
              </w:rPr>
            </w:pPr>
            <w:del w:id="5388" w:author="Alban Roche" w:date="2017-08-02T16:30:00Z">
              <w:r w:rsidRPr="00740EA0" w:rsidDel="009453A7">
                <w:rPr>
                  <w:b/>
                </w:rPr>
                <w:delText>OK</w:delText>
              </w:r>
              <w:bookmarkStart w:id="5389" w:name="_Toc489457491"/>
              <w:bookmarkEnd w:id="5389"/>
            </w:del>
          </w:p>
          <w:p w14:paraId="047FC066" w14:textId="66A86523" w:rsidR="00975CC4" w:rsidRPr="00740EA0" w:rsidDel="009453A7" w:rsidRDefault="00975CC4" w:rsidP="00166AF3">
            <w:pPr>
              <w:pStyle w:val="TableBody"/>
              <w:rPr>
                <w:del w:id="5390" w:author="Alban Roche" w:date="2017-08-02T16:30:00Z"/>
                <w:b/>
              </w:rPr>
            </w:pPr>
            <w:bookmarkStart w:id="5391" w:name="_Toc489457492"/>
            <w:bookmarkEnd w:id="5391"/>
          </w:p>
          <w:p w14:paraId="3404CD51" w14:textId="15B2E2B7" w:rsidR="00975CC4" w:rsidRPr="00740EA0" w:rsidDel="009453A7" w:rsidRDefault="00975CC4" w:rsidP="00166AF3">
            <w:pPr>
              <w:pStyle w:val="TableBody"/>
              <w:rPr>
                <w:del w:id="5392" w:author="Alban Roche" w:date="2017-08-02T16:30:00Z"/>
              </w:rPr>
            </w:pPr>
            <w:del w:id="5393" w:author="Alban Roche" w:date="2017-08-02T16:30:00Z">
              <w:r w:rsidRPr="00740EA0" w:rsidDel="009453A7">
                <w:rPr>
                  <w:b/>
                </w:rPr>
                <w:delText>AT+KSIMDET=0</w:delText>
              </w:r>
              <w:r w:rsidRPr="0054230A" w:rsidDel="009453A7">
                <w:delText xml:space="preserve">       // disable SIM detection</w:delText>
              </w:r>
              <w:bookmarkStart w:id="5394" w:name="_Toc489457493"/>
              <w:bookmarkEnd w:id="5394"/>
            </w:del>
          </w:p>
          <w:p w14:paraId="3745621C" w14:textId="24AF490F" w:rsidR="00975CC4" w:rsidRPr="00740EA0" w:rsidDel="009453A7" w:rsidRDefault="00975CC4" w:rsidP="00166AF3">
            <w:pPr>
              <w:pStyle w:val="TableBody"/>
              <w:rPr>
                <w:del w:id="5395" w:author="Alban Roche" w:date="2017-08-02T16:30:00Z"/>
                <w:b/>
              </w:rPr>
            </w:pPr>
            <w:del w:id="5396" w:author="Alban Roche" w:date="2017-08-02T16:30:00Z">
              <w:r w:rsidRPr="00740EA0" w:rsidDel="009453A7">
                <w:rPr>
                  <w:b/>
                </w:rPr>
                <w:delText>OK</w:delText>
              </w:r>
              <w:bookmarkStart w:id="5397" w:name="_Toc489457494"/>
              <w:bookmarkEnd w:id="5397"/>
            </w:del>
          </w:p>
          <w:p w14:paraId="7BD1A329" w14:textId="739288DB" w:rsidR="00975CC4" w:rsidRPr="0054230A" w:rsidDel="009453A7" w:rsidRDefault="00975CC4" w:rsidP="00166AF3">
            <w:pPr>
              <w:pStyle w:val="TableBody"/>
              <w:rPr>
                <w:del w:id="5398" w:author="Alban Roche" w:date="2017-08-02T16:30:00Z"/>
              </w:rPr>
            </w:pPr>
            <w:bookmarkStart w:id="5399" w:name="_Toc489457495"/>
            <w:bookmarkEnd w:id="5399"/>
          </w:p>
          <w:p w14:paraId="346D57AD" w14:textId="374CCF78" w:rsidR="00975CC4" w:rsidRPr="00740EA0" w:rsidDel="009453A7" w:rsidRDefault="00975CC4" w:rsidP="00166AF3">
            <w:pPr>
              <w:pStyle w:val="TableBody"/>
              <w:rPr>
                <w:del w:id="5400" w:author="Alban Roche" w:date="2017-08-02T16:30:00Z"/>
              </w:rPr>
            </w:pPr>
            <w:del w:id="5401" w:author="Alban Roche" w:date="2017-08-02T16:30:00Z">
              <w:r w:rsidRPr="00740EA0" w:rsidDel="009453A7">
                <w:delText>&lt;</w:delText>
              </w:r>
              <w:r w:rsidDel="009453A7">
                <w:delText>N</w:delText>
              </w:r>
              <w:r w:rsidRPr="0054230A" w:rsidDel="009453A7">
                <w:delText>o URC indication when SIM car</w:delText>
              </w:r>
              <w:r w:rsidDel="009453A7">
                <w:delText>d</w:delText>
              </w:r>
              <w:r w:rsidRPr="0054230A" w:rsidDel="009453A7">
                <w:delText xml:space="preserve"> is removed or inserted</w:delText>
              </w:r>
              <w:r w:rsidRPr="00740EA0" w:rsidDel="009453A7">
                <w:delText>&gt;</w:delText>
              </w:r>
              <w:bookmarkStart w:id="5402" w:name="_Toc489457496"/>
              <w:bookmarkEnd w:id="5402"/>
            </w:del>
          </w:p>
          <w:p w14:paraId="61C96462" w14:textId="3772394F" w:rsidR="00975CC4" w:rsidRPr="00740EA0" w:rsidDel="009453A7" w:rsidRDefault="00975CC4" w:rsidP="00166AF3">
            <w:pPr>
              <w:pStyle w:val="TableBody"/>
              <w:rPr>
                <w:del w:id="5403" w:author="Alban Roche" w:date="2017-08-02T16:30:00Z"/>
              </w:rPr>
            </w:pPr>
            <w:del w:id="5404" w:author="Alban Roche" w:date="2017-08-02T16:30:00Z">
              <w:r w:rsidRPr="00740EA0" w:rsidDel="009453A7">
                <w:rPr>
                  <w:b/>
                </w:rPr>
                <w:delText>AT+KSIMDET?</w:delText>
              </w:r>
              <w:r w:rsidRPr="0054230A" w:rsidDel="009453A7">
                <w:delText xml:space="preserve">      </w:delText>
              </w:r>
              <w:r w:rsidRPr="00740EA0" w:rsidDel="009453A7">
                <w:delText xml:space="preserve">     // read current setting</w:delText>
              </w:r>
              <w:bookmarkStart w:id="5405" w:name="_Toc489457497"/>
              <w:bookmarkEnd w:id="5405"/>
            </w:del>
          </w:p>
          <w:p w14:paraId="061CE9F5" w14:textId="7EFD87D2" w:rsidR="00975CC4" w:rsidRPr="00740EA0" w:rsidDel="009453A7" w:rsidRDefault="00975CC4" w:rsidP="00166AF3">
            <w:pPr>
              <w:pStyle w:val="TableBody"/>
              <w:rPr>
                <w:del w:id="5406" w:author="Alban Roche" w:date="2017-08-02T16:30:00Z"/>
                <w:b/>
              </w:rPr>
            </w:pPr>
            <w:del w:id="5407" w:author="Alban Roche" w:date="2017-08-02T16:30:00Z">
              <w:r w:rsidRPr="00740EA0" w:rsidDel="009453A7">
                <w:rPr>
                  <w:b/>
                </w:rPr>
                <w:delText>+KSIMDET: 0</w:delText>
              </w:r>
              <w:bookmarkStart w:id="5408" w:name="_Toc489457498"/>
              <w:bookmarkEnd w:id="5408"/>
            </w:del>
          </w:p>
          <w:p w14:paraId="1E481421" w14:textId="2F724347" w:rsidR="00975CC4" w:rsidRPr="00740EA0" w:rsidDel="009453A7" w:rsidRDefault="00975CC4" w:rsidP="00166AF3">
            <w:pPr>
              <w:pStyle w:val="TableBody"/>
              <w:rPr>
                <w:del w:id="5409" w:author="Alban Roche" w:date="2017-08-02T16:30:00Z"/>
                <w:b/>
              </w:rPr>
            </w:pPr>
            <w:del w:id="5410" w:author="Alban Roche" w:date="2017-08-02T16:30:00Z">
              <w:r w:rsidRPr="00740EA0" w:rsidDel="009453A7">
                <w:rPr>
                  <w:b/>
                </w:rPr>
                <w:delText>OK</w:delText>
              </w:r>
              <w:bookmarkStart w:id="5411" w:name="_Toc489457499"/>
              <w:bookmarkEnd w:id="5411"/>
            </w:del>
          </w:p>
          <w:p w14:paraId="4E38EB56" w14:textId="4D8BDA8D" w:rsidR="00975CC4" w:rsidRPr="0054230A" w:rsidDel="009453A7" w:rsidRDefault="00975CC4" w:rsidP="00166AF3">
            <w:pPr>
              <w:pStyle w:val="TableBody"/>
              <w:rPr>
                <w:del w:id="5412" w:author="Alban Roche" w:date="2017-08-02T16:30:00Z"/>
              </w:rPr>
            </w:pPr>
            <w:bookmarkStart w:id="5413" w:name="_Toc489457500"/>
            <w:bookmarkEnd w:id="5413"/>
          </w:p>
          <w:p w14:paraId="78A928AB" w14:textId="52EC8B1B" w:rsidR="00975CC4" w:rsidRPr="00740EA0" w:rsidDel="009453A7" w:rsidRDefault="00975CC4" w:rsidP="00166AF3">
            <w:pPr>
              <w:pStyle w:val="TableBody"/>
              <w:rPr>
                <w:del w:id="5414" w:author="Alban Roche" w:date="2017-08-02T16:30:00Z"/>
              </w:rPr>
            </w:pPr>
            <w:del w:id="5415" w:author="Alban Roche" w:date="2017-08-02T16:30:00Z">
              <w:r w:rsidRPr="00740EA0" w:rsidDel="009453A7">
                <w:delText>&lt;</w:delText>
              </w:r>
              <w:r w:rsidDel="009453A7">
                <w:delText>R</w:delText>
              </w:r>
              <w:r w:rsidRPr="0054230A" w:rsidDel="009453A7">
                <w:delText>eboot  module&gt;</w:delText>
              </w:r>
              <w:bookmarkStart w:id="5416" w:name="_Toc489457501"/>
              <w:bookmarkEnd w:id="5416"/>
            </w:del>
          </w:p>
          <w:p w14:paraId="0C8A0D94" w14:textId="2669CD67" w:rsidR="00975CC4" w:rsidRPr="00740EA0" w:rsidDel="009453A7" w:rsidRDefault="00975CC4" w:rsidP="00166AF3">
            <w:pPr>
              <w:pStyle w:val="TableBody"/>
              <w:rPr>
                <w:del w:id="5417" w:author="Alban Roche" w:date="2017-08-02T16:30:00Z"/>
              </w:rPr>
            </w:pPr>
            <w:del w:id="5418" w:author="Alban Roche" w:date="2017-08-02T16:30:00Z">
              <w:r w:rsidRPr="00740EA0" w:rsidDel="009453A7">
                <w:rPr>
                  <w:b/>
                </w:rPr>
                <w:delText>AT+KSIMDET?</w:delText>
              </w:r>
              <w:r w:rsidRPr="0054230A" w:rsidDel="009453A7">
                <w:delText xml:space="preserve">           // read current setting</w:delText>
              </w:r>
              <w:bookmarkStart w:id="5419" w:name="_Toc489457502"/>
              <w:bookmarkEnd w:id="5419"/>
            </w:del>
          </w:p>
          <w:p w14:paraId="27379825" w14:textId="5E312012" w:rsidR="00975CC4" w:rsidDel="009453A7" w:rsidRDefault="00975CC4" w:rsidP="00166AF3">
            <w:pPr>
              <w:pStyle w:val="TableBody"/>
              <w:rPr>
                <w:del w:id="5420" w:author="Alban Roche" w:date="2017-08-02T16:30:00Z"/>
                <w:b/>
              </w:rPr>
            </w:pPr>
            <w:del w:id="5421" w:author="Alban Roche" w:date="2017-08-02T16:30:00Z">
              <w:r w:rsidRPr="00740EA0" w:rsidDel="009453A7">
                <w:rPr>
                  <w:b/>
                </w:rPr>
                <w:delText>+KSIMDET: 0</w:delText>
              </w:r>
              <w:bookmarkStart w:id="5422" w:name="_Toc489457503"/>
              <w:bookmarkEnd w:id="5422"/>
            </w:del>
          </w:p>
          <w:p w14:paraId="1AD491D2" w14:textId="5B5BCD23" w:rsidR="00975CC4" w:rsidDel="009453A7" w:rsidRDefault="00975CC4" w:rsidP="00166AF3">
            <w:pPr>
              <w:pStyle w:val="TableBody"/>
              <w:rPr>
                <w:del w:id="5423" w:author="Alban Roche" w:date="2017-08-02T16:30:00Z"/>
              </w:rPr>
            </w:pPr>
            <w:del w:id="5424" w:author="Alban Roche" w:date="2017-08-02T16:30:00Z">
              <w:r w:rsidRPr="00740EA0" w:rsidDel="009453A7">
                <w:rPr>
                  <w:b/>
                </w:rPr>
                <w:delText>OK</w:delText>
              </w:r>
              <w:bookmarkStart w:id="5425" w:name="_Toc489457504"/>
              <w:bookmarkEnd w:id="5425"/>
            </w:del>
          </w:p>
        </w:tc>
        <w:bookmarkStart w:id="5426" w:name="_Toc489457505"/>
        <w:bookmarkEnd w:id="5426"/>
      </w:tr>
    </w:tbl>
    <w:p w14:paraId="3784E922" w14:textId="1A8FF7FB" w:rsidR="00975CC4" w:rsidRPr="00671C8B" w:rsidDel="009453A7" w:rsidRDefault="00975CC4" w:rsidP="0059466D">
      <w:pPr>
        <w:pStyle w:val="Heading2"/>
        <w:numPr>
          <w:ilvl w:val="1"/>
          <w:numId w:val="11"/>
        </w:numPr>
        <w:ind w:left="1080" w:hanging="1080"/>
        <w:rPr>
          <w:del w:id="5427" w:author="Alban Roche" w:date="2017-08-02T16:30:00Z"/>
        </w:rPr>
      </w:pPr>
      <w:bookmarkStart w:id="5428" w:name="_Toc486251586"/>
      <w:del w:id="5429" w:author="Alban Roche" w:date="2017-08-02T16:30:00Z">
        <w:r w:rsidRPr="00671C8B" w:rsidDel="009453A7">
          <w:delText>+CLAN Command: Read Language</w:delText>
        </w:r>
        <w:bookmarkStart w:id="5430" w:name="_Toc489457506"/>
        <w:bookmarkEnd w:id="5241"/>
        <w:bookmarkEnd w:id="5242"/>
        <w:bookmarkEnd w:id="5243"/>
        <w:bookmarkEnd w:id="5244"/>
        <w:bookmarkEnd w:id="5245"/>
        <w:bookmarkEnd w:id="5246"/>
        <w:bookmarkEnd w:id="5428"/>
        <w:bookmarkEnd w:id="5430"/>
      </w:del>
    </w:p>
    <w:tbl>
      <w:tblPr>
        <w:tblStyle w:val="TableSWIleft"/>
        <w:tblW w:w="9288" w:type="dxa"/>
        <w:tblLayout w:type="fixed"/>
        <w:tblLook w:val="04A0" w:firstRow="1" w:lastRow="0" w:firstColumn="1" w:lastColumn="0" w:noHBand="0" w:noVBand="1"/>
      </w:tblPr>
      <w:tblGrid>
        <w:gridCol w:w="1728"/>
        <w:gridCol w:w="7560"/>
      </w:tblGrid>
      <w:tr w:rsidR="00975CC4" w:rsidRPr="00671C8B" w:rsidDel="009453A7" w14:paraId="2A0FF706" w14:textId="162D8C15" w:rsidTr="00166AF3">
        <w:trPr>
          <w:cnfStyle w:val="100000000000" w:firstRow="1" w:lastRow="0" w:firstColumn="0" w:lastColumn="0" w:oddVBand="0" w:evenVBand="0" w:oddHBand="0" w:evenHBand="0" w:firstRowFirstColumn="0" w:firstRowLastColumn="0" w:lastRowFirstColumn="0" w:lastRowLastColumn="0"/>
          <w:del w:id="5431" w:author="Alban Roche" w:date="2017-08-02T16:30:00Z"/>
        </w:trPr>
        <w:tc>
          <w:tcPr>
            <w:tcW w:w="9288" w:type="dxa"/>
            <w:gridSpan w:val="2"/>
          </w:tcPr>
          <w:p w14:paraId="00F09EFD" w14:textId="665CEE44" w:rsidR="00975CC4" w:rsidRPr="00671C8B" w:rsidDel="009453A7" w:rsidRDefault="00975CC4">
            <w:pPr>
              <w:pStyle w:val="TableRowHead"/>
              <w:spacing w:before="144" w:after="144"/>
              <w:rPr>
                <w:del w:id="5432" w:author="Alban Roche" w:date="2017-08-02T16:30:00Z"/>
              </w:rPr>
            </w:pPr>
            <w:del w:id="5433" w:author="Alban Roche" w:date="2017-08-02T14:40:00Z">
              <w:r w:rsidDel="00F22490">
                <w:rPr>
                  <w:lang w:eastAsia="zh-CN"/>
                </w:rPr>
                <w:delText xml:space="preserve">HL7618, HL7618RD, </w:delText>
              </w:r>
              <w:r w:rsidDel="00F22490">
                <w:delText xml:space="preserve">HL7648, HL7650, HL7688, </w:delText>
              </w:r>
              <w:r w:rsidDel="00F22490">
                <w:rPr>
                  <w:lang w:eastAsia="zh-CN"/>
                </w:rPr>
                <w:delText>HL7690 and HL7692</w:delText>
              </w:r>
            </w:del>
            <w:bookmarkStart w:id="5434" w:name="_Toc489457507"/>
            <w:bookmarkEnd w:id="5434"/>
          </w:p>
        </w:tc>
        <w:bookmarkStart w:id="5435" w:name="_Toc489457508"/>
        <w:bookmarkEnd w:id="5435"/>
      </w:tr>
      <w:tr w:rsidR="00975CC4" w:rsidRPr="00671C8B" w:rsidDel="009453A7" w14:paraId="62C5A08F" w14:textId="35E4FB10" w:rsidTr="00166AF3">
        <w:trPr>
          <w:trHeight w:val="50"/>
          <w:del w:id="5436" w:author="Alban Roche" w:date="2017-08-02T16:30:00Z"/>
        </w:trPr>
        <w:tc>
          <w:tcPr>
            <w:tcW w:w="1728" w:type="dxa"/>
          </w:tcPr>
          <w:p w14:paraId="418473FA" w14:textId="4C85CC2C" w:rsidR="00975CC4" w:rsidRPr="00671C8B" w:rsidDel="009453A7" w:rsidRDefault="00975CC4" w:rsidP="00166AF3">
            <w:pPr>
              <w:pStyle w:val="TableBody"/>
              <w:rPr>
                <w:del w:id="5437" w:author="Alban Roche" w:date="2017-08-02T16:30:00Z"/>
                <w:i/>
              </w:rPr>
            </w:pPr>
            <w:del w:id="5438" w:author="Alban Roche" w:date="2017-08-02T16:30:00Z">
              <w:r w:rsidRPr="00671C8B" w:rsidDel="009453A7">
                <w:rPr>
                  <w:i/>
                </w:rPr>
                <w:delText>Test command</w:delText>
              </w:r>
              <w:bookmarkStart w:id="5439" w:name="_Toc489457509"/>
              <w:bookmarkEnd w:id="5439"/>
            </w:del>
          </w:p>
          <w:p w14:paraId="11621826" w14:textId="43F6959E" w:rsidR="00975CC4" w:rsidRPr="00671C8B" w:rsidDel="009453A7" w:rsidRDefault="00975CC4" w:rsidP="00166AF3">
            <w:pPr>
              <w:pStyle w:val="TableBody"/>
              <w:rPr>
                <w:del w:id="5440" w:author="Alban Roche" w:date="2017-08-02T16:30:00Z"/>
              </w:rPr>
            </w:pPr>
            <w:bookmarkStart w:id="5441" w:name="_Toc489457510"/>
            <w:bookmarkEnd w:id="5441"/>
          </w:p>
          <w:p w14:paraId="7B452F2F" w14:textId="7526B32B" w:rsidR="00975CC4" w:rsidRPr="00671C8B" w:rsidDel="009453A7" w:rsidRDefault="00975CC4" w:rsidP="00166AF3">
            <w:pPr>
              <w:pStyle w:val="TableBody"/>
              <w:rPr>
                <w:del w:id="5442" w:author="Alban Roche" w:date="2017-08-02T16:30:00Z"/>
                <w:u w:val="single"/>
              </w:rPr>
            </w:pPr>
            <w:del w:id="5443" w:author="Alban Roche" w:date="2017-08-02T16:30:00Z">
              <w:r w:rsidRPr="00671C8B" w:rsidDel="009453A7">
                <w:rPr>
                  <w:u w:val="single"/>
                </w:rPr>
                <w:delText>Syntax</w:delText>
              </w:r>
              <w:bookmarkStart w:id="5444" w:name="_Toc489457511"/>
              <w:bookmarkEnd w:id="5444"/>
            </w:del>
          </w:p>
          <w:p w14:paraId="283025EC" w14:textId="6CE57B55" w:rsidR="00975CC4" w:rsidRPr="00671C8B" w:rsidDel="009453A7" w:rsidRDefault="00975CC4" w:rsidP="00166AF3">
            <w:pPr>
              <w:pStyle w:val="TableBody"/>
              <w:rPr>
                <w:del w:id="5445" w:author="Alban Roche" w:date="2017-08-02T16:30:00Z"/>
                <w:u w:val="single"/>
              </w:rPr>
            </w:pPr>
            <w:del w:id="5446" w:author="Alban Roche" w:date="2017-08-02T16:30:00Z">
              <w:r w:rsidRPr="00671C8B" w:rsidDel="009453A7">
                <w:rPr>
                  <w:b/>
                </w:rPr>
                <w:delText>AT+CLAN=?</w:delText>
              </w:r>
              <w:bookmarkStart w:id="5447" w:name="_Toc489457512"/>
              <w:bookmarkEnd w:id="5447"/>
            </w:del>
          </w:p>
        </w:tc>
        <w:tc>
          <w:tcPr>
            <w:tcW w:w="7560" w:type="dxa"/>
          </w:tcPr>
          <w:p w14:paraId="5A2B8E59" w14:textId="3AB9639D" w:rsidR="00975CC4" w:rsidRPr="00671C8B" w:rsidDel="009453A7" w:rsidRDefault="00975CC4" w:rsidP="00166AF3">
            <w:pPr>
              <w:pStyle w:val="TableBody"/>
              <w:rPr>
                <w:del w:id="5448" w:author="Alban Roche" w:date="2017-08-02T16:30:00Z"/>
                <w:u w:val="single"/>
              </w:rPr>
            </w:pPr>
            <w:bookmarkStart w:id="5449" w:name="_Toc489457513"/>
            <w:bookmarkEnd w:id="5449"/>
          </w:p>
          <w:p w14:paraId="5400CE56" w14:textId="752F6210" w:rsidR="00975CC4" w:rsidRPr="00671C8B" w:rsidDel="009453A7" w:rsidRDefault="00975CC4" w:rsidP="00166AF3">
            <w:pPr>
              <w:pStyle w:val="TableBody"/>
              <w:rPr>
                <w:del w:id="5450" w:author="Alban Roche" w:date="2017-08-02T16:30:00Z"/>
                <w:u w:val="single"/>
              </w:rPr>
            </w:pPr>
            <w:bookmarkStart w:id="5451" w:name="_Toc489457514"/>
            <w:bookmarkEnd w:id="5451"/>
          </w:p>
          <w:p w14:paraId="3DF8A98F" w14:textId="51692D07" w:rsidR="00975CC4" w:rsidRPr="00671C8B" w:rsidDel="009453A7" w:rsidRDefault="00975CC4" w:rsidP="00166AF3">
            <w:pPr>
              <w:pStyle w:val="TableBody"/>
              <w:rPr>
                <w:del w:id="5452" w:author="Alban Roche" w:date="2017-08-02T16:30:00Z"/>
                <w:u w:val="single"/>
              </w:rPr>
            </w:pPr>
            <w:del w:id="5453" w:author="Alban Roche" w:date="2017-08-02T16:30:00Z">
              <w:r w:rsidRPr="00671C8B" w:rsidDel="009453A7">
                <w:rPr>
                  <w:u w:val="single"/>
                </w:rPr>
                <w:delText>Response</w:delText>
              </w:r>
              <w:bookmarkStart w:id="5454" w:name="_Toc489457515"/>
              <w:bookmarkEnd w:id="5454"/>
            </w:del>
          </w:p>
          <w:p w14:paraId="078DB782" w14:textId="26556A8A" w:rsidR="00975CC4" w:rsidRPr="00671C8B" w:rsidDel="009453A7" w:rsidRDefault="00975CC4" w:rsidP="00166AF3">
            <w:pPr>
              <w:pStyle w:val="TableBody"/>
              <w:rPr>
                <w:del w:id="5455" w:author="Alban Roche" w:date="2017-08-02T16:30:00Z"/>
                <w:u w:val="single"/>
              </w:rPr>
            </w:pPr>
            <w:del w:id="5456" w:author="Alban Roche" w:date="2017-08-02T16:30:00Z">
              <w:r w:rsidRPr="00671C8B" w:rsidDel="009453A7">
                <w:rPr>
                  <w:b/>
                  <w:snapToGrid w:val="0"/>
                </w:rPr>
                <w:delText>OK</w:delText>
              </w:r>
              <w:bookmarkStart w:id="5457" w:name="_Toc489457516"/>
              <w:bookmarkEnd w:id="5457"/>
            </w:del>
          </w:p>
        </w:tc>
        <w:bookmarkStart w:id="5458" w:name="_Toc489457517"/>
        <w:bookmarkEnd w:id="5458"/>
      </w:tr>
      <w:tr w:rsidR="00975CC4" w:rsidRPr="00671C8B" w:rsidDel="009453A7" w14:paraId="50FB5B98" w14:textId="6592E6D9" w:rsidTr="00166AF3">
        <w:trPr>
          <w:trHeight w:val="976"/>
          <w:del w:id="5459" w:author="Alban Roche" w:date="2017-08-02T16:30:00Z"/>
        </w:trPr>
        <w:tc>
          <w:tcPr>
            <w:tcW w:w="1728" w:type="dxa"/>
          </w:tcPr>
          <w:p w14:paraId="52AD7FD7" w14:textId="5410E623" w:rsidR="00975CC4" w:rsidRPr="00671C8B" w:rsidDel="009453A7" w:rsidRDefault="00975CC4" w:rsidP="00166AF3">
            <w:pPr>
              <w:pStyle w:val="TableBody"/>
              <w:rPr>
                <w:del w:id="5460" w:author="Alban Roche" w:date="2017-08-02T16:30:00Z"/>
                <w:i/>
              </w:rPr>
            </w:pPr>
            <w:del w:id="5461" w:author="Alban Roche" w:date="2017-08-02T16:30:00Z">
              <w:r w:rsidRPr="00671C8B" w:rsidDel="009453A7">
                <w:rPr>
                  <w:i/>
                </w:rPr>
                <w:delText>Read command</w:delText>
              </w:r>
              <w:bookmarkStart w:id="5462" w:name="_Toc489457518"/>
              <w:bookmarkEnd w:id="5462"/>
            </w:del>
          </w:p>
          <w:p w14:paraId="650E388A" w14:textId="27599D1D" w:rsidR="00975CC4" w:rsidRPr="00671C8B" w:rsidDel="009453A7" w:rsidRDefault="00975CC4" w:rsidP="00166AF3">
            <w:pPr>
              <w:pStyle w:val="TableBody"/>
              <w:rPr>
                <w:del w:id="5463" w:author="Alban Roche" w:date="2017-08-02T16:30:00Z"/>
              </w:rPr>
            </w:pPr>
            <w:bookmarkStart w:id="5464" w:name="_Toc489457519"/>
            <w:bookmarkEnd w:id="5464"/>
          </w:p>
          <w:p w14:paraId="6D9BF360" w14:textId="2E790A25" w:rsidR="00975CC4" w:rsidRPr="00671C8B" w:rsidDel="009453A7" w:rsidRDefault="00975CC4" w:rsidP="00166AF3">
            <w:pPr>
              <w:pStyle w:val="TableBody"/>
              <w:rPr>
                <w:del w:id="5465" w:author="Alban Roche" w:date="2017-08-02T16:30:00Z"/>
                <w:u w:val="single"/>
              </w:rPr>
            </w:pPr>
            <w:del w:id="5466" w:author="Alban Roche" w:date="2017-08-02T16:30:00Z">
              <w:r w:rsidRPr="00671C8B" w:rsidDel="009453A7">
                <w:rPr>
                  <w:u w:val="single"/>
                </w:rPr>
                <w:delText>Syntax</w:delText>
              </w:r>
              <w:bookmarkStart w:id="5467" w:name="_Toc489457520"/>
              <w:bookmarkEnd w:id="5467"/>
            </w:del>
          </w:p>
          <w:p w14:paraId="12D4A3A3" w14:textId="781E6A22" w:rsidR="00975CC4" w:rsidRPr="00671C8B" w:rsidDel="009453A7" w:rsidRDefault="00975CC4" w:rsidP="00166AF3">
            <w:pPr>
              <w:pStyle w:val="TableBody"/>
              <w:rPr>
                <w:del w:id="5468" w:author="Alban Roche" w:date="2017-08-02T16:30:00Z"/>
                <w:u w:val="single"/>
              </w:rPr>
            </w:pPr>
            <w:del w:id="5469" w:author="Alban Roche" w:date="2017-08-02T16:30:00Z">
              <w:r w:rsidRPr="00671C8B" w:rsidDel="009453A7">
                <w:rPr>
                  <w:b/>
                </w:rPr>
                <w:delText>AT+CLAN?</w:delText>
              </w:r>
              <w:bookmarkStart w:id="5470" w:name="_Toc489457521"/>
              <w:bookmarkEnd w:id="5470"/>
            </w:del>
          </w:p>
        </w:tc>
        <w:tc>
          <w:tcPr>
            <w:tcW w:w="7560" w:type="dxa"/>
          </w:tcPr>
          <w:p w14:paraId="02965E23" w14:textId="41DA8054" w:rsidR="00975CC4" w:rsidRPr="00671C8B" w:rsidDel="009453A7" w:rsidRDefault="00975CC4" w:rsidP="00166AF3">
            <w:pPr>
              <w:pStyle w:val="TableBody"/>
              <w:rPr>
                <w:del w:id="5471" w:author="Alban Roche" w:date="2017-08-02T16:30:00Z"/>
                <w:u w:val="single"/>
              </w:rPr>
            </w:pPr>
            <w:bookmarkStart w:id="5472" w:name="_Toc489457522"/>
            <w:bookmarkEnd w:id="5472"/>
          </w:p>
          <w:p w14:paraId="5DA627D9" w14:textId="7679F898" w:rsidR="00975CC4" w:rsidRPr="00671C8B" w:rsidDel="009453A7" w:rsidRDefault="00975CC4" w:rsidP="00166AF3">
            <w:pPr>
              <w:pStyle w:val="TableBody"/>
              <w:rPr>
                <w:del w:id="5473" w:author="Alban Roche" w:date="2017-08-02T16:30:00Z"/>
                <w:u w:val="single"/>
              </w:rPr>
            </w:pPr>
            <w:bookmarkStart w:id="5474" w:name="_Toc489457523"/>
            <w:bookmarkEnd w:id="5474"/>
          </w:p>
          <w:p w14:paraId="4A53A672" w14:textId="5F2BF34B" w:rsidR="00975CC4" w:rsidRPr="00671C8B" w:rsidDel="009453A7" w:rsidRDefault="00975CC4" w:rsidP="00166AF3">
            <w:pPr>
              <w:pStyle w:val="TableBody"/>
              <w:rPr>
                <w:del w:id="5475" w:author="Alban Roche" w:date="2017-08-02T16:30:00Z"/>
                <w:u w:val="single"/>
              </w:rPr>
            </w:pPr>
            <w:del w:id="5476" w:author="Alban Roche" w:date="2017-08-02T16:30:00Z">
              <w:r w:rsidRPr="00671C8B" w:rsidDel="009453A7">
                <w:rPr>
                  <w:u w:val="single"/>
                </w:rPr>
                <w:delText>Response</w:delText>
              </w:r>
              <w:bookmarkStart w:id="5477" w:name="_Toc489457524"/>
              <w:bookmarkEnd w:id="5477"/>
            </w:del>
          </w:p>
          <w:p w14:paraId="06254280" w14:textId="17370220" w:rsidR="00975CC4" w:rsidRPr="00671C8B" w:rsidDel="009453A7" w:rsidRDefault="00975CC4" w:rsidP="00166AF3">
            <w:pPr>
              <w:pStyle w:val="TableBody"/>
              <w:rPr>
                <w:del w:id="5478" w:author="Alban Roche" w:date="2017-08-02T16:30:00Z"/>
                <w:b/>
              </w:rPr>
            </w:pPr>
            <w:del w:id="5479" w:author="Alban Roche" w:date="2017-08-02T16:30:00Z">
              <w:r w:rsidRPr="00671C8B" w:rsidDel="009453A7">
                <w:rPr>
                  <w:b/>
                </w:rPr>
                <w:delText>+CLAN: &lt;</w:delText>
              </w:r>
              <w:r w:rsidRPr="00671C8B" w:rsidDel="009453A7">
                <w:rPr>
                  <w:b/>
                  <w:snapToGrid w:val="0"/>
                </w:rPr>
                <w:delText>ln</w:delText>
              </w:r>
              <w:r w:rsidRPr="00671C8B" w:rsidDel="009453A7">
                <w:rPr>
                  <w:b/>
                </w:rPr>
                <w:delText xml:space="preserve">&gt; </w:delText>
              </w:r>
              <w:bookmarkStart w:id="5480" w:name="_Toc489457525"/>
              <w:bookmarkEnd w:id="5480"/>
            </w:del>
          </w:p>
          <w:p w14:paraId="5E74EF3B" w14:textId="3459476A" w:rsidR="00975CC4" w:rsidRPr="00671C8B" w:rsidDel="009453A7" w:rsidRDefault="00975CC4" w:rsidP="00166AF3">
            <w:pPr>
              <w:pStyle w:val="TableBody"/>
              <w:rPr>
                <w:del w:id="5481" w:author="Alban Roche" w:date="2017-08-02T16:30:00Z"/>
              </w:rPr>
            </w:pPr>
            <w:bookmarkStart w:id="5482" w:name="_Toc489457526"/>
            <w:bookmarkEnd w:id="5482"/>
          </w:p>
          <w:p w14:paraId="470A9641" w14:textId="31F99568" w:rsidR="00975CC4" w:rsidRPr="00671C8B" w:rsidDel="009453A7" w:rsidRDefault="00975CC4" w:rsidP="00166AF3">
            <w:pPr>
              <w:pStyle w:val="TableBody"/>
              <w:rPr>
                <w:del w:id="5483" w:author="Alban Roche" w:date="2017-08-02T16:30:00Z"/>
              </w:rPr>
            </w:pPr>
            <w:del w:id="5484" w:author="Alban Roche" w:date="2017-08-02T16:30:00Z">
              <w:r w:rsidRPr="00671C8B" w:rsidDel="009453A7">
                <w:rPr>
                  <w:u w:val="single"/>
                </w:rPr>
                <w:delText>Parameter</w:delText>
              </w:r>
              <w:bookmarkStart w:id="5485" w:name="_Toc489457527"/>
              <w:bookmarkEnd w:id="5485"/>
            </w:del>
          </w:p>
          <w:p w14:paraId="7C33240F" w14:textId="7DEC1948" w:rsidR="00975CC4" w:rsidRPr="00671C8B" w:rsidDel="009453A7" w:rsidRDefault="00975CC4" w:rsidP="00166AF3">
            <w:pPr>
              <w:pStyle w:val="TableBody"/>
              <w:rPr>
                <w:del w:id="5486" w:author="Alban Roche" w:date="2017-08-02T16:30:00Z"/>
                <w:u w:val="single"/>
              </w:rPr>
            </w:pPr>
            <w:del w:id="5487" w:author="Alban Roche" w:date="2017-08-02T16:30:00Z">
              <w:r w:rsidRPr="00671C8B" w:rsidDel="009453A7">
                <w:rPr>
                  <w:b/>
                </w:rPr>
                <w:delText>&lt;ln&gt;</w:delText>
              </w:r>
              <w:r w:rsidRPr="00671C8B" w:rsidDel="009453A7">
                <w:tab/>
                <w:delText>Two letter abbreviation of the language. The language codes, as defined in ISO 639, consists of two characters, e.g. "sv", "en" etc.</w:delText>
              </w:r>
              <w:bookmarkStart w:id="5488" w:name="_Toc489457528"/>
              <w:bookmarkEnd w:id="5488"/>
            </w:del>
          </w:p>
        </w:tc>
        <w:bookmarkStart w:id="5489" w:name="_Toc489457529"/>
        <w:bookmarkEnd w:id="5489"/>
      </w:tr>
    </w:tbl>
    <w:p w14:paraId="55F5B1B5" w14:textId="77777777" w:rsidR="00975CC4" w:rsidRPr="00671C8B" w:rsidRDefault="00975CC4" w:rsidP="0059466D">
      <w:pPr>
        <w:pStyle w:val="Heading2"/>
        <w:numPr>
          <w:ilvl w:val="1"/>
          <w:numId w:val="11"/>
        </w:numPr>
        <w:ind w:left="1080" w:hanging="1080"/>
      </w:pPr>
      <w:bookmarkStart w:id="5490" w:name="_Toc486251587"/>
      <w:bookmarkStart w:id="5491" w:name="_Toc489457530"/>
      <w:bookmarkStart w:id="5492" w:name="_Toc345081316"/>
      <w:bookmarkStart w:id="5493" w:name="_Toc349753061"/>
      <w:bookmarkStart w:id="5494" w:name="_Toc349753952"/>
      <w:bookmarkStart w:id="5495" w:name="_Ref366744489"/>
      <w:bookmarkStart w:id="5496" w:name="_Ref369081273"/>
      <w:bookmarkStart w:id="5497" w:name="_Toc368586019"/>
      <w:r w:rsidRPr="00671C8B">
        <w:t>+CCHO Command: Open Logical Channel</w:t>
      </w:r>
      <w:bookmarkEnd w:id="5490"/>
      <w:bookmarkEnd w:id="5491"/>
    </w:p>
    <w:tbl>
      <w:tblPr>
        <w:tblStyle w:val="TableSWIleft"/>
        <w:tblW w:w="9288" w:type="dxa"/>
        <w:tblLayout w:type="fixed"/>
        <w:tblLook w:val="04A0" w:firstRow="1" w:lastRow="0" w:firstColumn="1" w:lastColumn="0" w:noHBand="0" w:noVBand="1"/>
      </w:tblPr>
      <w:tblGrid>
        <w:gridCol w:w="1728"/>
        <w:gridCol w:w="7560"/>
      </w:tblGrid>
      <w:tr w:rsidR="00975CC4" w:rsidRPr="00671C8B" w14:paraId="56F4F53F"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4DAF3E46" w14:textId="236DEFAD" w:rsidR="00975CC4" w:rsidRPr="00671C8B" w:rsidRDefault="00975CC4">
            <w:pPr>
              <w:pStyle w:val="TableRowHead"/>
              <w:spacing w:before="144" w:after="144"/>
              <w:rPr>
                <w:bCs w:val="0"/>
              </w:rPr>
            </w:pPr>
            <w:del w:id="5498" w:author="Alban Roche" w:date="2017-08-02T14:40:00Z">
              <w:r w:rsidDel="00F22490">
                <w:rPr>
                  <w:lang w:eastAsia="zh-CN"/>
                </w:rPr>
                <w:delText xml:space="preserve">HL7618, HL7618RD, </w:delText>
              </w:r>
              <w:r w:rsidDel="00F22490">
                <w:delText xml:space="preserve">HL7648, HL7650, HL7688, </w:delText>
              </w:r>
              <w:r w:rsidDel="00F22490">
                <w:rPr>
                  <w:lang w:eastAsia="zh-CN"/>
                </w:rPr>
                <w:delText>HL7690 and HL7692</w:delText>
              </w:r>
            </w:del>
            <w:ins w:id="5499" w:author="Alban Roche" w:date="2017-08-02T14:40:00Z">
              <w:r w:rsidR="00F22490">
                <w:rPr>
                  <w:lang w:eastAsia="zh-CN"/>
                </w:rPr>
                <w:t>HL7800</w:t>
              </w:r>
            </w:ins>
          </w:p>
        </w:tc>
      </w:tr>
      <w:tr w:rsidR="00975CC4" w:rsidRPr="00671C8B" w14:paraId="2C85EF80" w14:textId="77777777" w:rsidTr="00166AF3">
        <w:trPr>
          <w:trHeight w:val="35"/>
        </w:trPr>
        <w:tc>
          <w:tcPr>
            <w:tcW w:w="1728" w:type="dxa"/>
          </w:tcPr>
          <w:p w14:paraId="0E71485B" w14:textId="77777777" w:rsidR="00975CC4" w:rsidRPr="00671C8B" w:rsidRDefault="00975CC4" w:rsidP="00166AF3">
            <w:pPr>
              <w:pStyle w:val="TableBody"/>
              <w:rPr>
                <w:i/>
              </w:rPr>
            </w:pPr>
            <w:r w:rsidRPr="00671C8B">
              <w:rPr>
                <w:i/>
              </w:rPr>
              <w:t>Test command</w:t>
            </w:r>
          </w:p>
          <w:p w14:paraId="2AF19610" w14:textId="77777777" w:rsidR="00975CC4" w:rsidRPr="00671C8B" w:rsidRDefault="00975CC4" w:rsidP="00166AF3">
            <w:pPr>
              <w:pStyle w:val="TableBody"/>
            </w:pPr>
          </w:p>
          <w:p w14:paraId="1116B6D6" w14:textId="77777777" w:rsidR="00975CC4" w:rsidRPr="00671C8B" w:rsidRDefault="00975CC4" w:rsidP="00166AF3">
            <w:pPr>
              <w:pStyle w:val="TableBody"/>
              <w:rPr>
                <w:u w:val="single"/>
              </w:rPr>
            </w:pPr>
            <w:r w:rsidRPr="00671C8B">
              <w:rPr>
                <w:u w:val="single"/>
              </w:rPr>
              <w:t>Syntax</w:t>
            </w:r>
          </w:p>
          <w:p w14:paraId="2F70ED1C" w14:textId="77777777" w:rsidR="00975CC4" w:rsidRPr="00671C8B" w:rsidRDefault="00975CC4" w:rsidP="00166AF3">
            <w:pPr>
              <w:pStyle w:val="TableBody"/>
              <w:rPr>
                <w:b/>
              </w:rPr>
            </w:pPr>
            <w:r w:rsidRPr="00671C8B">
              <w:rPr>
                <w:b/>
              </w:rPr>
              <w:t>AT+CCHO=?</w:t>
            </w:r>
          </w:p>
        </w:tc>
        <w:tc>
          <w:tcPr>
            <w:tcW w:w="7560" w:type="dxa"/>
          </w:tcPr>
          <w:p w14:paraId="1A451BF2" w14:textId="77777777" w:rsidR="00975CC4" w:rsidRPr="00671C8B" w:rsidRDefault="00975CC4" w:rsidP="00166AF3">
            <w:pPr>
              <w:pStyle w:val="TableBody"/>
              <w:rPr>
                <w:u w:val="single"/>
              </w:rPr>
            </w:pPr>
          </w:p>
          <w:p w14:paraId="684DE568" w14:textId="77777777" w:rsidR="00975CC4" w:rsidRPr="00671C8B" w:rsidRDefault="00975CC4" w:rsidP="00166AF3">
            <w:pPr>
              <w:pStyle w:val="TableBody"/>
              <w:rPr>
                <w:u w:val="single"/>
              </w:rPr>
            </w:pPr>
          </w:p>
          <w:p w14:paraId="0F66C676" w14:textId="77777777" w:rsidR="00975CC4" w:rsidRPr="00671C8B" w:rsidRDefault="00975CC4" w:rsidP="00166AF3">
            <w:pPr>
              <w:pStyle w:val="TableBody"/>
              <w:rPr>
                <w:u w:val="single"/>
              </w:rPr>
            </w:pPr>
            <w:r w:rsidRPr="00671C8B">
              <w:rPr>
                <w:u w:val="single"/>
              </w:rPr>
              <w:t>Response</w:t>
            </w:r>
          </w:p>
          <w:p w14:paraId="74D8641F" w14:textId="77777777" w:rsidR="00975CC4" w:rsidRPr="00671C8B" w:rsidRDefault="00975CC4" w:rsidP="00166AF3">
            <w:pPr>
              <w:pStyle w:val="TableBody"/>
              <w:rPr>
                <w:lang w:eastAsia="zh-CN"/>
              </w:rPr>
            </w:pPr>
            <w:r w:rsidRPr="00671C8B">
              <w:rPr>
                <w:b/>
              </w:rPr>
              <w:t>OK</w:t>
            </w:r>
          </w:p>
        </w:tc>
      </w:tr>
      <w:tr w:rsidR="00975CC4" w:rsidRPr="00671C8B" w14:paraId="67862E6B" w14:textId="77777777" w:rsidTr="00166AF3">
        <w:trPr>
          <w:cantSplit w:val="0"/>
          <w:trHeight w:val="35"/>
        </w:trPr>
        <w:tc>
          <w:tcPr>
            <w:tcW w:w="1728" w:type="dxa"/>
          </w:tcPr>
          <w:p w14:paraId="2941CD41" w14:textId="77777777" w:rsidR="00975CC4" w:rsidRPr="00671C8B" w:rsidRDefault="00975CC4" w:rsidP="00166AF3">
            <w:pPr>
              <w:pStyle w:val="TableBody"/>
              <w:rPr>
                <w:i/>
              </w:rPr>
            </w:pPr>
            <w:r w:rsidRPr="00671C8B">
              <w:rPr>
                <w:i/>
              </w:rPr>
              <w:t>Write command</w:t>
            </w:r>
          </w:p>
          <w:p w14:paraId="5C6C0297" w14:textId="77777777" w:rsidR="00975CC4" w:rsidRPr="00671C8B" w:rsidRDefault="00975CC4" w:rsidP="00166AF3">
            <w:pPr>
              <w:pStyle w:val="TableBody"/>
            </w:pPr>
          </w:p>
          <w:p w14:paraId="36AC3BBD" w14:textId="77777777" w:rsidR="00975CC4" w:rsidRPr="00671C8B" w:rsidRDefault="00975CC4" w:rsidP="00166AF3">
            <w:pPr>
              <w:pStyle w:val="TableBody"/>
              <w:rPr>
                <w:u w:val="single"/>
              </w:rPr>
            </w:pPr>
            <w:r w:rsidRPr="00671C8B">
              <w:rPr>
                <w:u w:val="single"/>
              </w:rPr>
              <w:t>Syntax</w:t>
            </w:r>
          </w:p>
          <w:p w14:paraId="087C962F" w14:textId="77777777" w:rsidR="00975CC4" w:rsidRPr="00671C8B" w:rsidRDefault="00975CC4" w:rsidP="00166AF3">
            <w:pPr>
              <w:pStyle w:val="TableBody"/>
              <w:rPr>
                <w:i/>
              </w:rPr>
            </w:pPr>
            <w:r w:rsidRPr="00671C8B">
              <w:rPr>
                <w:b/>
              </w:rPr>
              <w:t>AT+CCHO=</w:t>
            </w:r>
            <w:r w:rsidRPr="00671C8B">
              <w:rPr>
                <w:b/>
              </w:rPr>
              <w:br/>
              <w:t>&lt;dfname&gt;</w:t>
            </w:r>
          </w:p>
        </w:tc>
        <w:tc>
          <w:tcPr>
            <w:tcW w:w="7560" w:type="dxa"/>
          </w:tcPr>
          <w:p w14:paraId="2E9A385B" w14:textId="77777777" w:rsidR="00975CC4" w:rsidRPr="00671C8B" w:rsidRDefault="00975CC4" w:rsidP="00166AF3">
            <w:pPr>
              <w:pStyle w:val="TableBody"/>
              <w:rPr>
                <w:u w:val="single"/>
              </w:rPr>
            </w:pPr>
          </w:p>
          <w:p w14:paraId="6D70C622" w14:textId="77777777" w:rsidR="00975CC4" w:rsidRPr="00671C8B" w:rsidRDefault="00975CC4" w:rsidP="00166AF3">
            <w:pPr>
              <w:pStyle w:val="TableBody"/>
              <w:rPr>
                <w:u w:val="single"/>
              </w:rPr>
            </w:pPr>
          </w:p>
          <w:p w14:paraId="1A6E06B5" w14:textId="77777777" w:rsidR="00975CC4" w:rsidRPr="00671C8B" w:rsidRDefault="00975CC4" w:rsidP="00166AF3">
            <w:pPr>
              <w:pStyle w:val="TableBody"/>
              <w:rPr>
                <w:u w:val="single"/>
              </w:rPr>
            </w:pPr>
            <w:r w:rsidRPr="00671C8B">
              <w:rPr>
                <w:u w:val="single"/>
              </w:rPr>
              <w:t>Response</w:t>
            </w:r>
          </w:p>
          <w:p w14:paraId="0A040714" w14:textId="77777777" w:rsidR="00975CC4" w:rsidRPr="00671C8B" w:rsidRDefault="00975CC4" w:rsidP="00166AF3">
            <w:pPr>
              <w:pStyle w:val="TableBody"/>
              <w:rPr>
                <w:b/>
              </w:rPr>
            </w:pPr>
            <w:r w:rsidRPr="00671C8B">
              <w:rPr>
                <w:b/>
              </w:rPr>
              <w:t>&lt;session_id&gt;</w:t>
            </w:r>
          </w:p>
          <w:p w14:paraId="57903C04" w14:textId="77777777" w:rsidR="00975CC4" w:rsidRPr="00671C8B" w:rsidRDefault="00975CC4" w:rsidP="00166AF3">
            <w:pPr>
              <w:pStyle w:val="TableBody"/>
              <w:rPr>
                <w:b/>
              </w:rPr>
            </w:pPr>
            <w:r w:rsidRPr="00671C8B">
              <w:rPr>
                <w:b/>
              </w:rPr>
              <w:t>OK</w:t>
            </w:r>
          </w:p>
          <w:p w14:paraId="535B56AB" w14:textId="77777777" w:rsidR="00975CC4" w:rsidRPr="00671C8B" w:rsidRDefault="00975CC4" w:rsidP="00166AF3">
            <w:pPr>
              <w:pStyle w:val="TableBody"/>
            </w:pPr>
          </w:p>
          <w:p w14:paraId="7218C991" w14:textId="77777777" w:rsidR="00975CC4" w:rsidRPr="00671C8B" w:rsidRDefault="00975CC4" w:rsidP="00166AF3">
            <w:pPr>
              <w:pStyle w:val="TableBody"/>
            </w:pPr>
            <w:r w:rsidRPr="00671C8B">
              <w:t>or</w:t>
            </w:r>
          </w:p>
          <w:p w14:paraId="3BF9ABA6" w14:textId="77777777" w:rsidR="00975CC4" w:rsidRPr="00671C8B" w:rsidRDefault="00975CC4" w:rsidP="00166AF3">
            <w:pPr>
              <w:pStyle w:val="TableBody"/>
              <w:rPr>
                <w:b/>
              </w:rPr>
            </w:pPr>
            <w:r w:rsidRPr="00671C8B">
              <w:rPr>
                <w:b/>
              </w:rPr>
              <w:t>+CME ERROR: &lt;err&gt;</w:t>
            </w:r>
          </w:p>
          <w:p w14:paraId="743ACF66" w14:textId="77777777" w:rsidR="00975CC4" w:rsidRPr="00671C8B" w:rsidRDefault="00975CC4" w:rsidP="00166AF3">
            <w:pPr>
              <w:pStyle w:val="TableBody"/>
            </w:pPr>
          </w:p>
          <w:p w14:paraId="0F3382EE" w14:textId="77777777" w:rsidR="00975CC4" w:rsidRPr="00671C8B" w:rsidRDefault="00975CC4" w:rsidP="00166AF3">
            <w:pPr>
              <w:pStyle w:val="TableBody"/>
              <w:rPr>
                <w:u w:val="single"/>
              </w:rPr>
            </w:pPr>
            <w:r w:rsidRPr="00671C8B">
              <w:rPr>
                <w:u w:val="single"/>
              </w:rPr>
              <w:t>Parameters</w:t>
            </w:r>
          </w:p>
          <w:p w14:paraId="46329623" w14:textId="77777777" w:rsidR="00975CC4" w:rsidRPr="00671C8B" w:rsidRDefault="00975CC4" w:rsidP="00166AF3">
            <w:pPr>
              <w:pStyle w:val="TableBody"/>
            </w:pPr>
            <w:r w:rsidRPr="00671C8B">
              <w:rPr>
                <w:b/>
              </w:rPr>
              <w:t>&lt;dfname&gt;</w:t>
            </w:r>
            <w:r w:rsidRPr="00671C8B">
              <w:tab/>
              <w:t>DF name coded on 1 to 16 bytes that references to all selectable application in the UICC</w:t>
            </w:r>
          </w:p>
          <w:p w14:paraId="1DB6A6F7" w14:textId="77777777" w:rsidR="00975CC4" w:rsidRPr="00671C8B" w:rsidRDefault="00975CC4" w:rsidP="00166AF3">
            <w:pPr>
              <w:pStyle w:val="TableBody"/>
            </w:pPr>
          </w:p>
          <w:p w14:paraId="03301AF0" w14:textId="77777777" w:rsidR="00975CC4" w:rsidRPr="00671C8B" w:rsidRDefault="00975CC4" w:rsidP="00166AF3">
            <w:pPr>
              <w:pStyle w:val="TableBody"/>
            </w:pPr>
            <w:r w:rsidRPr="00671C8B">
              <w:rPr>
                <w:b/>
              </w:rPr>
              <w:t>&lt;session_id&gt;</w:t>
            </w:r>
            <w:r w:rsidRPr="00671C8B">
              <w:tab/>
              <w:t>Session ID to be used in order to target a specific application on the smart card using logical channels mechanism (string without double quotes that represents a decimal value).</w:t>
            </w:r>
          </w:p>
        </w:tc>
      </w:tr>
      <w:tr w:rsidR="00975CC4" w:rsidRPr="00671C8B" w14:paraId="00A01FBD" w14:textId="77777777" w:rsidTr="00166AF3">
        <w:trPr>
          <w:trHeight w:val="35"/>
        </w:trPr>
        <w:tc>
          <w:tcPr>
            <w:tcW w:w="1728" w:type="dxa"/>
          </w:tcPr>
          <w:p w14:paraId="21AFB8C9" w14:textId="77777777" w:rsidR="00975CC4" w:rsidRPr="00671C8B" w:rsidRDefault="00975CC4" w:rsidP="00166AF3">
            <w:pPr>
              <w:pStyle w:val="TableBody"/>
              <w:rPr>
                <w:u w:val="single"/>
              </w:rPr>
            </w:pPr>
            <w:r w:rsidRPr="00671C8B">
              <w:rPr>
                <w:u w:val="single"/>
              </w:rPr>
              <w:lastRenderedPageBreak/>
              <w:t>Notes</w:t>
            </w:r>
          </w:p>
        </w:tc>
        <w:tc>
          <w:tcPr>
            <w:tcW w:w="7560" w:type="dxa"/>
          </w:tcPr>
          <w:p w14:paraId="6D50AF70" w14:textId="77777777" w:rsidR="00975CC4" w:rsidRPr="00671C8B" w:rsidRDefault="00975CC4" w:rsidP="00166AF3">
            <w:pPr>
              <w:pStyle w:val="TableBody"/>
            </w:pPr>
            <w:r w:rsidRPr="00671C8B">
              <w:t>The +CCHO execute command gives the &lt;session_id&gt; when it receives SIM application response status words as shown below:</w:t>
            </w:r>
          </w:p>
          <w:p w14:paraId="4B675346" w14:textId="77777777" w:rsidR="00975CC4" w:rsidRPr="00671C8B" w:rsidRDefault="00975CC4" w:rsidP="0059466D">
            <w:pPr>
              <w:pStyle w:val="TableBody"/>
              <w:numPr>
                <w:ilvl w:val="0"/>
                <w:numId w:val="64"/>
              </w:numPr>
            </w:pPr>
            <w:r w:rsidRPr="00671C8B">
              <w:t>‘90’ ‘00’ – normal ending of the command</w:t>
            </w:r>
          </w:p>
          <w:p w14:paraId="55F27A5F" w14:textId="77777777" w:rsidR="00975CC4" w:rsidRPr="00671C8B" w:rsidRDefault="00975CC4" w:rsidP="0059466D">
            <w:pPr>
              <w:pStyle w:val="TableBody"/>
              <w:numPr>
                <w:ilvl w:val="0"/>
                <w:numId w:val="64"/>
              </w:numPr>
            </w:pPr>
            <w:r w:rsidRPr="00671C8B">
              <w:t>‘91’ ‘XX’ – normal ending of the command with extra information from the proactive UICC containing a command for the terminal.length ‘XX’ of the response data</w:t>
            </w:r>
          </w:p>
          <w:p w14:paraId="524D7576" w14:textId="77777777" w:rsidR="00975CC4" w:rsidRPr="00671C8B" w:rsidRDefault="00975CC4" w:rsidP="0059466D">
            <w:pPr>
              <w:pStyle w:val="TableBody"/>
              <w:numPr>
                <w:ilvl w:val="0"/>
                <w:numId w:val="64"/>
              </w:numPr>
            </w:pPr>
            <w:r w:rsidRPr="00671C8B">
              <w:t>‘92’ ‘XX’ – normal ending of the command with extra information concerning an ongoing data transfer session</w:t>
            </w:r>
          </w:p>
        </w:tc>
      </w:tr>
    </w:tbl>
    <w:p w14:paraId="19EE5068" w14:textId="77777777" w:rsidR="00975CC4" w:rsidRPr="00671C8B" w:rsidRDefault="00975CC4" w:rsidP="0059466D">
      <w:pPr>
        <w:pStyle w:val="Heading2"/>
        <w:numPr>
          <w:ilvl w:val="1"/>
          <w:numId w:val="11"/>
        </w:numPr>
        <w:ind w:left="1080" w:hanging="1080"/>
      </w:pPr>
      <w:bookmarkStart w:id="5500" w:name="_Ref378175553"/>
      <w:bookmarkStart w:id="5501" w:name="_Toc486251588"/>
      <w:bookmarkStart w:id="5502" w:name="_Toc489457531"/>
      <w:r w:rsidRPr="00671C8B">
        <w:t>+CCHC Command: Close Logical Channel</w:t>
      </w:r>
      <w:bookmarkEnd w:id="5500"/>
      <w:bookmarkEnd w:id="5501"/>
      <w:bookmarkEnd w:id="5502"/>
    </w:p>
    <w:tbl>
      <w:tblPr>
        <w:tblStyle w:val="TableSWIleft"/>
        <w:tblW w:w="9288" w:type="dxa"/>
        <w:tblLayout w:type="fixed"/>
        <w:tblLook w:val="04A0" w:firstRow="1" w:lastRow="0" w:firstColumn="1" w:lastColumn="0" w:noHBand="0" w:noVBand="1"/>
      </w:tblPr>
      <w:tblGrid>
        <w:gridCol w:w="1728"/>
        <w:gridCol w:w="7560"/>
      </w:tblGrid>
      <w:tr w:rsidR="00975CC4" w:rsidRPr="00671C8B" w14:paraId="26B5FB41"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668F68D7" w14:textId="4B9090EB" w:rsidR="00975CC4" w:rsidRPr="00671C8B" w:rsidRDefault="00975CC4">
            <w:pPr>
              <w:pStyle w:val="TableRowHead"/>
              <w:spacing w:before="144" w:after="144"/>
              <w:rPr>
                <w:bCs w:val="0"/>
              </w:rPr>
            </w:pPr>
            <w:del w:id="5503" w:author="Alban Roche" w:date="2017-08-02T14:40:00Z">
              <w:r w:rsidDel="00F22490">
                <w:rPr>
                  <w:lang w:eastAsia="zh-CN"/>
                </w:rPr>
                <w:delText xml:space="preserve">HL7618, HL7618RD, </w:delText>
              </w:r>
              <w:r w:rsidDel="00F22490">
                <w:delText xml:space="preserve">HL7648, HL7650, HL7688, </w:delText>
              </w:r>
              <w:r w:rsidDel="00F22490">
                <w:rPr>
                  <w:lang w:eastAsia="zh-CN"/>
                </w:rPr>
                <w:delText>HL7690 and HL7692</w:delText>
              </w:r>
            </w:del>
            <w:ins w:id="5504" w:author="Alban Roche" w:date="2017-08-02T14:40:00Z">
              <w:r w:rsidR="00F22490">
                <w:rPr>
                  <w:lang w:eastAsia="zh-CN"/>
                </w:rPr>
                <w:t>HL7800</w:t>
              </w:r>
            </w:ins>
          </w:p>
        </w:tc>
      </w:tr>
      <w:tr w:rsidR="00975CC4" w:rsidRPr="00671C8B" w14:paraId="3A2D8643" w14:textId="77777777" w:rsidTr="00166AF3">
        <w:trPr>
          <w:trHeight w:val="35"/>
        </w:trPr>
        <w:tc>
          <w:tcPr>
            <w:tcW w:w="1728" w:type="dxa"/>
          </w:tcPr>
          <w:p w14:paraId="2E74A111" w14:textId="77777777" w:rsidR="00975CC4" w:rsidRPr="00671C8B" w:rsidRDefault="00975CC4" w:rsidP="00166AF3">
            <w:pPr>
              <w:pStyle w:val="TableBody"/>
              <w:rPr>
                <w:i/>
              </w:rPr>
            </w:pPr>
            <w:r w:rsidRPr="00671C8B">
              <w:rPr>
                <w:i/>
              </w:rPr>
              <w:t>Test command</w:t>
            </w:r>
          </w:p>
          <w:p w14:paraId="4B53C259" w14:textId="77777777" w:rsidR="00975CC4" w:rsidRPr="00671C8B" w:rsidRDefault="00975CC4" w:rsidP="00166AF3">
            <w:pPr>
              <w:pStyle w:val="TableBody"/>
            </w:pPr>
          </w:p>
          <w:p w14:paraId="67539A82" w14:textId="77777777" w:rsidR="00975CC4" w:rsidRPr="00671C8B" w:rsidRDefault="00975CC4" w:rsidP="00166AF3">
            <w:pPr>
              <w:pStyle w:val="TableBody"/>
              <w:rPr>
                <w:u w:val="single"/>
              </w:rPr>
            </w:pPr>
            <w:r w:rsidRPr="00671C8B">
              <w:rPr>
                <w:u w:val="single"/>
              </w:rPr>
              <w:t>Syntax</w:t>
            </w:r>
          </w:p>
          <w:p w14:paraId="0D5B66B0" w14:textId="77777777" w:rsidR="00975CC4" w:rsidRPr="00671C8B" w:rsidRDefault="00975CC4" w:rsidP="00166AF3">
            <w:pPr>
              <w:pStyle w:val="TableBody"/>
              <w:rPr>
                <w:b/>
              </w:rPr>
            </w:pPr>
            <w:r w:rsidRPr="00671C8B">
              <w:rPr>
                <w:b/>
              </w:rPr>
              <w:t>AT+CCHC=?</w:t>
            </w:r>
          </w:p>
        </w:tc>
        <w:tc>
          <w:tcPr>
            <w:tcW w:w="7560" w:type="dxa"/>
          </w:tcPr>
          <w:p w14:paraId="067F3247" w14:textId="77777777" w:rsidR="00975CC4" w:rsidRPr="00671C8B" w:rsidRDefault="00975CC4" w:rsidP="00166AF3">
            <w:pPr>
              <w:pStyle w:val="TableBody"/>
              <w:rPr>
                <w:u w:val="single"/>
              </w:rPr>
            </w:pPr>
          </w:p>
          <w:p w14:paraId="58B87415" w14:textId="77777777" w:rsidR="00975CC4" w:rsidRPr="00671C8B" w:rsidRDefault="00975CC4" w:rsidP="00166AF3">
            <w:pPr>
              <w:pStyle w:val="TableBody"/>
              <w:rPr>
                <w:u w:val="single"/>
              </w:rPr>
            </w:pPr>
          </w:p>
          <w:p w14:paraId="374A1C80" w14:textId="77777777" w:rsidR="00975CC4" w:rsidRPr="00671C8B" w:rsidRDefault="00975CC4" w:rsidP="00166AF3">
            <w:pPr>
              <w:pStyle w:val="TableBody"/>
              <w:rPr>
                <w:u w:val="single"/>
              </w:rPr>
            </w:pPr>
            <w:r w:rsidRPr="00671C8B">
              <w:rPr>
                <w:u w:val="single"/>
              </w:rPr>
              <w:t>Response</w:t>
            </w:r>
          </w:p>
          <w:p w14:paraId="3134304B" w14:textId="77777777" w:rsidR="00975CC4" w:rsidRPr="00671C8B" w:rsidRDefault="00975CC4" w:rsidP="00166AF3">
            <w:pPr>
              <w:pStyle w:val="TableBody"/>
              <w:rPr>
                <w:lang w:eastAsia="zh-CN"/>
              </w:rPr>
            </w:pPr>
            <w:r w:rsidRPr="00671C8B">
              <w:rPr>
                <w:b/>
              </w:rPr>
              <w:t>OK</w:t>
            </w:r>
          </w:p>
        </w:tc>
      </w:tr>
      <w:tr w:rsidR="00975CC4" w:rsidRPr="00671C8B" w14:paraId="140B95A4" w14:textId="77777777" w:rsidTr="00166AF3">
        <w:trPr>
          <w:cantSplit w:val="0"/>
          <w:trHeight w:val="35"/>
        </w:trPr>
        <w:tc>
          <w:tcPr>
            <w:tcW w:w="1728" w:type="dxa"/>
          </w:tcPr>
          <w:p w14:paraId="7F848A15" w14:textId="77777777" w:rsidR="00975CC4" w:rsidRPr="00671C8B" w:rsidRDefault="00975CC4" w:rsidP="00166AF3">
            <w:pPr>
              <w:pStyle w:val="TableBody"/>
              <w:rPr>
                <w:i/>
              </w:rPr>
            </w:pPr>
            <w:r w:rsidRPr="00671C8B">
              <w:rPr>
                <w:i/>
              </w:rPr>
              <w:t>Write command</w:t>
            </w:r>
          </w:p>
          <w:p w14:paraId="1AB24E5A" w14:textId="77777777" w:rsidR="00975CC4" w:rsidRPr="00671C8B" w:rsidRDefault="00975CC4" w:rsidP="00166AF3">
            <w:pPr>
              <w:pStyle w:val="TableBody"/>
            </w:pPr>
          </w:p>
          <w:p w14:paraId="45749CF3" w14:textId="77777777" w:rsidR="00975CC4" w:rsidRPr="00671C8B" w:rsidRDefault="00975CC4" w:rsidP="00166AF3">
            <w:pPr>
              <w:pStyle w:val="TableBody"/>
              <w:rPr>
                <w:u w:val="single"/>
              </w:rPr>
            </w:pPr>
            <w:r w:rsidRPr="00671C8B">
              <w:rPr>
                <w:u w:val="single"/>
              </w:rPr>
              <w:t>Syntax</w:t>
            </w:r>
          </w:p>
          <w:p w14:paraId="25B5F058" w14:textId="77777777" w:rsidR="00975CC4" w:rsidRPr="00671C8B" w:rsidRDefault="00975CC4" w:rsidP="00166AF3">
            <w:pPr>
              <w:pStyle w:val="TableBody"/>
              <w:rPr>
                <w:i/>
              </w:rPr>
            </w:pPr>
            <w:r w:rsidRPr="00671C8B">
              <w:rPr>
                <w:b/>
              </w:rPr>
              <w:t>AT+CCHC=</w:t>
            </w:r>
            <w:r w:rsidRPr="00671C8B">
              <w:rPr>
                <w:b/>
              </w:rPr>
              <w:br/>
              <w:t>&lt;session_id&gt;</w:t>
            </w:r>
          </w:p>
        </w:tc>
        <w:tc>
          <w:tcPr>
            <w:tcW w:w="7560" w:type="dxa"/>
          </w:tcPr>
          <w:p w14:paraId="4FD2202F" w14:textId="77777777" w:rsidR="00975CC4" w:rsidRPr="00671C8B" w:rsidRDefault="00975CC4" w:rsidP="00166AF3">
            <w:pPr>
              <w:pStyle w:val="TableBody"/>
              <w:rPr>
                <w:u w:val="single"/>
              </w:rPr>
            </w:pPr>
          </w:p>
          <w:p w14:paraId="4B29781A" w14:textId="77777777" w:rsidR="00975CC4" w:rsidRPr="00671C8B" w:rsidRDefault="00975CC4" w:rsidP="00166AF3">
            <w:pPr>
              <w:pStyle w:val="TableBody"/>
              <w:rPr>
                <w:u w:val="single"/>
              </w:rPr>
            </w:pPr>
          </w:p>
          <w:p w14:paraId="10F14CCC" w14:textId="77777777" w:rsidR="00975CC4" w:rsidRPr="00671C8B" w:rsidRDefault="00975CC4" w:rsidP="00166AF3">
            <w:pPr>
              <w:pStyle w:val="TableBody"/>
              <w:rPr>
                <w:u w:val="single"/>
              </w:rPr>
            </w:pPr>
            <w:r w:rsidRPr="00671C8B">
              <w:rPr>
                <w:u w:val="single"/>
              </w:rPr>
              <w:t>Response</w:t>
            </w:r>
          </w:p>
          <w:p w14:paraId="141BEF4D" w14:textId="77777777" w:rsidR="00975CC4" w:rsidRPr="00671C8B" w:rsidRDefault="00975CC4" w:rsidP="00166AF3">
            <w:pPr>
              <w:pStyle w:val="TableBody"/>
              <w:rPr>
                <w:b/>
              </w:rPr>
            </w:pPr>
            <w:r w:rsidRPr="00671C8B">
              <w:rPr>
                <w:b/>
              </w:rPr>
              <w:t>OK</w:t>
            </w:r>
          </w:p>
          <w:p w14:paraId="0EB81180" w14:textId="77777777" w:rsidR="00975CC4" w:rsidRPr="00671C8B" w:rsidRDefault="00975CC4" w:rsidP="00166AF3">
            <w:pPr>
              <w:pStyle w:val="TableBody"/>
            </w:pPr>
          </w:p>
          <w:p w14:paraId="46841BA3" w14:textId="77777777" w:rsidR="00975CC4" w:rsidRPr="00671C8B" w:rsidRDefault="00975CC4" w:rsidP="00166AF3">
            <w:pPr>
              <w:pStyle w:val="TableBody"/>
            </w:pPr>
            <w:r w:rsidRPr="00671C8B">
              <w:t>or</w:t>
            </w:r>
          </w:p>
          <w:p w14:paraId="552528A3" w14:textId="77777777" w:rsidR="00975CC4" w:rsidRPr="00671C8B" w:rsidRDefault="00975CC4" w:rsidP="00166AF3">
            <w:pPr>
              <w:pStyle w:val="TableBody"/>
              <w:rPr>
                <w:b/>
              </w:rPr>
            </w:pPr>
            <w:r w:rsidRPr="00671C8B">
              <w:rPr>
                <w:b/>
              </w:rPr>
              <w:t>+CME ERROR: &lt;err&gt;</w:t>
            </w:r>
          </w:p>
          <w:p w14:paraId="0D94C8B0" w14:textId="77777777" w:rsidR="00975CC4" w:rsidRPr="00671C8B" w:rsidRDefault="00975CC4" w:rsidP="00166AF3">
            <w:pPr>
              <w:pStyle w:val="TableBody"/>
            </w:pPr>
          </w:p>
          <w:p w14:paraId="1FE3C8C1" w14:textId="77777777" w:rsidR="00975CC4" w:rsidRPr="00671C8B" w:rsidRDefault="00975CC4" w:rsidP="00166AF3">
            <w:pPr>
              <w:pStyle w:val="TableBody"/>
              <w:rPr>
                <w:u w:val="single"/>
              </w:rPr>
            </w:pPr>
            <w:r w:rsidRPr="00671C8B">
              <w:rPr>
                <w:u w:val="single"/>
              </w:rPr>
              <w:t>Parameter</w:t>
            </w:r>
          </w:p>
          <w:p w14:paraId="00994C2A" w14:textId="77777777" w:rsidR="00975CC4" w:rsidRPr="00671C8B" w:rsidRDefault="00975CC4" w:rsidP="00166AF3">
            <w:pPr>
              <w:pStyle w:val="TableBody"/>
            </w:pPr>
            <w:r w:rsidRPr="00671C8B">
              <w:rPr>
                <w:b/>
              </w:rPr>
              <w:t>&lt;session_id&gt;</w:t>
            </w:r>
            <w:r w:rsidRPr="00671C8B">
              <w:tab/>
              <w:t>Session ID to be used in order to target a specific application on the smart card using logical channels mechanism (string without double quotes that represents a decimal value).</w:t>
            </w:r>
          </w:p>
        </w:tc>
      </w:tr>
    </w:tbl>
    <w:p w14:paraId="1B7878C4" w14:textId="77777777" w:rsidR="00975CC4" w:rsidRPr="00671C8B" w:rsidRDefault="00975CC4" w:rsidP="0059466D">
      <w:pPr>
        <w:pStyle w:val="Heading2"/>
        <w:numPr>
          <w:ilvl w:val="1"/>
          <w:numId w:val="11"/>
        </w:numPr>
        <w:ind w:left="1080" w:hanging="1080"/>
      </w:pPr>
      <w:bookmarkStart w:id="5505" w:name="_Ref378175554"/>
      <w:bookmarkStart w:id="5506" w:name="_Toc486251589"/>
      <w:bookmarkStart w:id="5507" w:name="_Toc489457532"/>
      <w:r w:rsidRPr="00671C8B">
        <w:lastRenderedPageBreak/>
        <w:t>+CGLA Command: Generic UICC Logical Channel Access</w:t>
      </w:r>
      <w:bookmarkEnd w:id="5505"/>
      <w:bookmarkEnd w:id="5506"/>
      <w:bookmarkEnd w:id="5507"/>
    </w:p>
    <w:tbl>
      <w:tblPr>
        <w:tblStyle w:val="TableSWIleft"/>
        <w:tblW w:w="9288" w:type="dxa"/>
        <w:tblLayout w:type="fixed"/>
        <w:tblLook w:val="04A0" w:firstRow="1" w:lastRow="0" w:firstColumn="1" w:lastColumn="0" w:noHBand="0" w:noVBand="1"/>
      </w:tblPr>
      <w:tblGrid>
        <w:gridCol w:w="1728"/>
        <w:gridCol w:w="7560"/>
      </w:tblGrid>
      <w:tr w:rsidR="00975CC4" w:rsidRPr="00671C8B" w14:paraId="45B20FA2"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77BDC16B" w14:textId="041475BF" w:rsidR="00975CC4" w:rsidRPr="00671C8B" w:rsidRDefault="00975CC4">
            <w:pPr>
              <w:pStyle w:val="TableRowHead"/>
              <w:spacing w:before="144" w:after="144"/>
              <w:rPr>
                <w:bCs w:val="0"/>
              </w:rPr>
            </w:pPr>
            <w:del w:id="5508" w:author="Alban Roche" w:date="2017-08-02T14:40:00Z">
              <w:r w:rsidDel="00F22490">
                <w:rPr>
                  <w:lang w:eastAsia="zh-CN"/>
                </w:rPr>
                <w:delText xml:space="preserve">HL7618, HL7618RD, </w:delText>
              </w:r>
              <w:r w:rsidDel="00F22490">
                <w:delText xml:space="preserve">HL7648, HL7650, HL7688, </w:delText>
              </w:r>
              <w:r w:rsidDel="00F22490">
                <w:rPr>
                  <w:lang w:eastAsia="zh-CN"/>
                </w:rPr>
                <w:delText>HL7690 and HL7692</w:delText>
              </w:r>
            </w:del>
            <w:ins w:id="5509" w:author="Alban Roche" w:date="2017-08-02T14:40:00Z">
              <w:r w:rsidR="00F22490">
                <w:rPr>
                  <w:lang w:eastAsia="zh-CN"/>
                </w:rPr>
                <w:t>HL7800</w:t>
              </w:r>
            </w:ins>
          </w:p>
        </w:tc>
      </w:tr>
      <w:tr w:rsidR="00975CC4" w:rsidRPr="00671C8B" w14:paraId="319BC09C" w14:textId="77777777" w:rsidTr="00166AF3">
        <w:trPr>
          <w:trHeight w:val="35"/>
        </w:trPr>
        <w:tc>
          <w:tcPr>
            <w:tcW w:w="1728" w:type="dxa"/>
          </w:tcPr>
          <w:p w14:paraId="5B0E8F58" w14:textId="77777777" w:rsidR="00975CC4" w:rsidRPr="00671C8B" w:rsidRDefault="00975CC4" w:rsidP="00166AF3">
            <w:pPr>
              <w:pStyle w:val="TableBody"/>
              <w:rPr>
                <w:i/>
              </w:rPr>
            </w:pPr>
            <w:r w:rsidRPr="00671C8B">
              <w:rPr>
                <w:i/>
              </w:rPr>
              <w:t>Write command</w:t>
            </w:r>
          </w:p>
          <w:p w14:paraId="589E0679" w14:textId="77777777" w:rsidR="00975CC4" w:rsidRPr="00671C8B" w:rsidRDefault="00975CC4" w:rsidP="00166AF3">
            <w:pPr>
              <w:pStyle w:val="TableBody"/>
            </w:pPr>
          </w:p>
          <w:p w14:paraId="416B3230" w14:textId="77777777" w:rsidR="00975CC4" w:rsidRPr="00671C8B" w:rsidRDefault="00975CC4" w:rsidP="00166AF3">
            <w:pPr>
              <w:pStyle w:val="TableBody"/>
              <w:rPr>
                <w:u w:val="single"/>
              </w:rPr>
            </w:pPr>
            <w:r w:rsidRPr="00671C8B">
              <w:rPr>
                <w:u w:val="single"/>
              </w:rPr>
              <w:t>Syntax</w:t>
            </w:r>
          </w:p>
          <w:p w14:paraId="48713A4C" w14:textId="77777777" w:rsidR="00975CC4" w:rsidRPr="00671C8B" w:rsidRDefault="00975CC4" w:rsidP="00166AF3">
            <w:pPr>
              <w:pStyle w:val="TableBody"/>
              <w:rPr>
                <w:i/>
              </w:rPr>
            </w:pPr>
            <w:r w:rsidRPr="00671C8B">
              <w:rPr>
                <w:b/>
              </w:rPr>
              <w:t>AT+CGLA=</w:t>
            </w:r>
            <w:r w:rsidRPr="00671C8B">
              <w:rPr>
                <w:b/>
              </w:rPr>
              <w:br/>
              <w:t>&lt;sessionid&gt;, &lt;length&gt;, &lt;command&gt;</w:t>
            </w:r>
          </w:p>
        </w:tc>
        <w:tc>
          <w:tcPr>
            <w:tcW w:w="7560" w:type="dxa"/>
          </w:tcPr>
          <w:p w14:paraId="3AD64DCD" w14:textId="77777777" w:rsidR="00975CC4" w:rsidRPr="00671C8B" w:rsidRDefault="00975CC4" w:rsidP="00166AF3">
            <w:pPr>
              <w:pStyle w:val="TableBody"/>
              <w:rPr>
                <w:u w:val="single"/>
              </w:rPr>
            </w:pPr>
          </w:p>
          <w:p w14:paraId="4A73834B" w14:textId="77777777" w:rsidR="00975CC4" w:rsidRPr="00671C8B" w:rsidRDefault="00975CC4" w:rsidP="00166AF3">
            <w:pPr>
              <w:pStyle w:val="TableBody"/>
              <w:rPr>
                <w:u w:val="single"/>
              </w:rPr>
            </w:pPr>
          </w:p>
          <w:p w14:paraId="4C80BB92" w14:textId="77777777" w:rsidR="00975CC4" w:rsidRPr="00671C8B" w:rsidRDefault="00975CC4" w:rsidP="00166AF3">
            <w:pPr>
              <w:pStyle w:val="TableBody"/>
              <w:rPr>
                <w:u w:val="single"/>
              </w:rPr>
            </w:pPr>
            <w:r w:rsidRPr="00671C8B">
              <w:rPr>
                <w:u w:val="single"/>
              </w:rPr>
              <w:t>Response</w:t>
            </w:r>
          </w:p>
          <w:p w14:paraId="01A8BC64" w14:textId="77777777" w:rsidR="00975CC4" w:rsidRPr="00671C8B" w:rsidRDefault="00975CC4" w:rsidP="00166AF3">
            <w:pPr>
              <w:pStyle w:val="TableBody"/>
              <w:rPr>
                <w:b/>
              </w:rPr>
            </w:pPr>
            <w:r w:rsidRPr="00671C8B">
              <w:rPr>
                <w:b/>
              </w:rPr>
              <w:t>+CGLA: &lt;length&gt;,&lt;response&gt;</w:t>
            </w:r>
          </w:p>
          <w:p w14:paraId="414FEE78" w14:textId="77777777" w:rsidR="00975CC4" w:rsidRPr="00671C8B" w:rsidRDefault="00975CC4" w:rsidP="00166AF3">
            <w:pPr>
              <w:pStyle w:val="TableBody"/>
              <w:rPr>
                <w:b/>
              </w:rPr>
            </w:pPr>
            <w:r w:rsidRPr="00671C8B">
              <w:rPr>
                <w:b/>
              </w:rPr>
              <w:t>OK</w:t>
            </w:r>
          </w:p>
          <w:p w14:paraId="327C3688" w14:textId="77777777" w:rsidR="00975CC4" w:rsidRPr="00671C8B" w:rsidRDefault="00975CC4" w:rsidP="00166AF3">
            <w:pPr>
              <w:pStyle w:val="TableBody"/>
            </w:pPr>
          </w:p>
          <w:p w14:paraId="6244C28A" w14:textId="77777777" w:rsidR="00975CC4" w:rsidRPr="00671C8B" w:rsidRDefault="00975CC4" w:rsidP="00166AF3">
            <w:pPr>
              <w:pStyle w:val="TableBody"/>
            </w:pPr>
            <w:r w:rsidRPr="00671C8B">
              <w:t>or</w:t>
            </w:r>
          </w:p>
          <w:p w14:paraId="02E81EC0" w14:textId="77777777" w:rsidR="00975CC4" w:rsidRPr="00671C8B" w:rsidRDefault="00975CC4" w:rsidP="00166AF3">
            <w:pPr>
              <w:pStyle w:val="TableBody"/>
              <w:rPr>
                <w:b/>
              </w:rPr>
            </w:pPr>
            <w:r w:rsidRPr="00671C8B">
              <w:rPr>
                <w:b/>
              </w:rPr>
              <w:t>+CME ERROR: &lt;err&gt;</w:t>
            </w:r>
          </w:p>
          <w:p w14:paraId="1DF04D78" w14:textId="77777777" w:rsidR="00975CC4" w:rsidRPr="00671C8B" w:rsidRDefault="00975CC4" w:rsidP="00166AF3">
            <w:pPr>
              <w:pStyle w:val="TableBody"/>
              <w:rPr>
                <w:u w:val="single"/>
              </w:rPr>
            </w:pPr>
          </w:p>
          <w:p w14:paraId="26D8C466" w14:textId="77777777" w:rsidR="00975CC4" w:rsidRPr="00671C8B" w:rsidRDefault="00975CC4" w:rsidP="00166AF3">
            <w:pPr>
              <w:pStyle w:val="TableBody"/>
            </w:pPr>
            <w:r w:rsidRPr="00671C8B">
              <w:rPr>
                <w:u w:val="single"/>
              </w:rPr>
              <w:t>Parameters</w:t>
            </w:r>
          </w:p>
          <w:p w14:paraId="64F33254" w14:textId="77777777" w:rsidR="00975CC4" w:rsidRPr="00671C8B" w:rsidRDefault="00975CC4" w:rsidP="00166AF3">
            <w:pPr>
              <w:pStyle w:val="TableBody"/>
            </w:pPr>
            <w:r w:rsidRPr="00671C8B">
              <w:rPr>
                <w:b/>
              </w:rPr>
              <w:t>&lt;sessionid&gt;</w:t>
            </w:r>
            <w:r w:rsidRPr="00671C8B">
              <w:tab/>
              <w:t>Integer type; used as the identifier of the session to be used in order to send the APDU commands to the UICC. It is mandatory in order to send commands to the UICC when targeting applications on the smart card using a logical channel other than the default channel (channel "0").</w:t>
            </w:r>
          </w:p>
          <w:p w14:paraId="60DE9FF9" w14:textId="77777777" w:rsidR="00975CC4" w:rsidRPr="00671C8B" w:rsidRDefault="00975CC4" w:rsidP="00166AF3">
            <w:pPr>
              <w:pStyle w:val="TableBody"/>
            </w:pPr>
          </w:p>
          <w:p w14:paraId="57ABFD08" w14:textId="77777777" w:rsidR="00975CC4" w:rsidRPr="00671C8B" w:rsidRDefault="00975CC4" w:rsidP="00166AF3">
            <w:pPr>
              <w:pStyle w:val="TableBody"/>
            </w:pPr>
            <w:r w:rsidRPr="00671C8B">
              <w:rPr>
                <w:b/>
              </w:rPr>
              <w:t>&lt;length&gt;</w:t>
            </w:r>
            <w:r w:rsidRPr="00671C8B">
              <w:tab/>
              <w:t>Integer type; length of the characters that are sent to TE in &lt;command&gt; or &lt;response&gt; (two times the actual length of the command or response).</w:t>
            </w:r>
          </w:p>
          <w:p w14:paraId="7C16F31F" w14:textId="77777777" w:rsidR="00975CC4" w:rsidRPr="00671C8B" w:rsidRDefault="00975CC4" w:rsidP="00166AF3">
            <w:pPr>
              <w:pStyle w:val="TableBody"/>
              <w:rPr>
                <w:b/>
              </w:rPr>
            </w:pPr>
          </w:p>
          <w:p w14:paraId="1779D696" w14:textId="77777777" w:rsidR="00975CC4" w:rsidRPr="00671C8B" w:rsidRDefault="00975CC4" w:rsidP="00166AF3">
            <w:pPr>
              <w:pStyle w:val="TableBody"/>
            </w:pPr>
            <w:r w:rsidRPr="00671C8B">
              <w:rPr>
                <w:b/>
              </w:rPr>
              <w:t>&lt;command&gt;</w:t>
            </w:r>
            <w:r w:rsidRPr="00671C8B">
              <w:tab/>
              <w:t>Command passed on by the MT to the UICC in the format as described in 3GPP TS 31.101 in hexadecimal format (refer to +CSCS).</w:t>
            </w:r>
          </w:p>
          <w:p w14:paraId="382A08BE" w14:textId="77777777" w:rsidR="00975CC4" w:rsidRPr="00671C8B" w:rsidRDefault="00975CC4" w:rsidP="00166AF3">
            <w:pPr>
              <w:pStyle w:val="TableBody"/>
              <w:rPr>
                <w:b/>
              </w:rPr>
            </w:pPr>
          </w:p>
          <w:p w14:paraId="3F9E291B" w14:textId="77777777" w:rsidR="00975CC4" w:rsidRPr="00671C8B" w:rsidRDefault="00975CC4" w:rsidP="00166AF3">
            <w:pPr>
              <w:pStyle w:val="TableBody"/>
            </w:pPr>
            <w:r w:rsidRPr="00671C8B">
              <w:rPr>
                <w:b/>
              </w:rPr>
              <w:t>&lt;response&gt;</w:t>
            </w:r>
            <w:r w:rsidRPr="00671C8B">
              <w:tab/>
              <w:t>Response to the command passed on by the UICC to the MT in the format as described in 3GPP TS 31.101 in hexadecimal format (refer to +CSCS).</w:t>
            </w:r>
          </w:p>
        </w:tc>
      </w:tr>
    </w:tbl>
    <w:p w14:paraId="3F38E54E" w14:textId="77777777" w:rsidR="00975CC4" w:rsidRPr="00671C8B" w:rsidRDefault="00975CC4" w:rsidP="0059466D">
      <w:pPr>
        <w:pStyle w:val="Heading2"/>
        <w:numPr>
          <w:ilvl w:val="1"/>
          <w:numId w:val="11"/>
        </w:numPr>
        <w:ind w:left="1080" w:hanging="1080"/>
      </w:pPr>
      <w:bookmarkStart w:id="5510" w:name="_Ref378175555"/>
      <w:bookmarkStart w:id="5511" w:name="_Toc486251590"/>
      <w:bookmarkStart w:id="5512" w:name="_Toc489457533"/>
      <w:r w:rsidRPr="00671C8B">
        <w:t>+CRLA Command: Restricted UICC Logical Channel Access</w:t>
      </w:r>
      <w:bookmarkEnd w:id="5510"/>
      <w:bookmarkEnd w:id="5511"/>
      <w:bookmarkEnd w:id="5512"/>
    </w:p>
    <w:tbl>
      <w:tblPr>
        <w:tblStyle w:val="TableSWIleft"/>
        <w:tblW w:w="9288" w:type="dxa"/>
        <w:tblLayout w:type="fixed"/>
        <w:tblLook w:val="04A0" w:firstRow="1" w:lastRow="0" w:firstColumn="1" w:lastColumn="0" w:noHBand="0" w:noVBand="1"/>
      </w:tblPr>
      <w:tblGrid>
        <w:gridCol w:w="1728"/>
        <w:gridCol w:w="7560"/>
      </w:tblGrid>
      <w:tr w:rsidR="00975CC4" w:rsidRPr="00671C8B" w14:paraId="1969E5AD"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04C1C9DD" w14:textId="1FF5C2DB" w:rsidR="00975CC4" w:rsidRPr="00671C8B" w:rsidRDefault="00975CC4">
            <w:pPr>
              <w:pStyle w:val="TableRowHead"/>
              <w:spacing w:before="144" w:after="144"/>
              <w:rPr>
                <w:bCs w:val="0"/>
              </w:rPr>
            </w:pPr>
            <w:del w:id="5513" w:author="Alban Roche" w:date="2017-08-02T14:40:00Z">
              <w:r w:rsidDel="00F22490">
                <w:rPr>
                  <w:lang w:eastAsia="zh-CN"/>
                </w:rPr>
                <w:delText xml:space="preserve">HL7618, HL7618RD, </w:delText>
              </w:r>
              <w:r w:rsidDel="00F22490">
                <w:delText xml:space="preserve">HL7648, HL7650, HL7688, </w:delText>
              </w:r>
              <w:r w:rsidDel="00F22490">
                <w:rPr>
                  <w:lang w:eastAsia="zh-CN"/>
                </w:rPr>
                <w:delText>HL7690 and HL7692</w:delText>
              </w:r>
            </w:del>
            <w:ins w:id="5514" w:author="Alban Roche" w:date="2017-08-02T14:40:00Z">
              <w:r w:rsidR="00F22490">
                <w:rPr>
                  <w:lang w:eastAsia="zh-CN"/>
                </w:rPr>
                <w:t>HL7800</w:t>
              </w:r>
            </w:ins>
          </w:p>
        </w:tc>
      </w:tr>
      <w:tr w:rsidR="00975CC4" w:rsidRPr="00671C8B" w14:paraId="061E834E" w14:textId="77777777" w:rsidTr="00166AF3">
        <w:trPr>
          <w:cantSplit w:val="0"/>
          <w:trHeight w:val="35"/>
        </w:trPr>
        <w:tc>
          <w:tcPr>
            <w:tcW w:w="1728" w:type="dxa"/>
          </w:tcPr>
          <w:p w14:paraId="0E9CCEC7" w14:textId="77777777" w:rsidR="00975CC4" w:rsidRPr="00671C8B" w:rsidRDefault="00975CC4" w:rsidP="00166AF3">
            <w:pPr>
              <w:pStyle w:val="TableBody"/>
              <w:rPr>
                <w:i/>
              </w:rPr>
            </w:pPr>
            <w:r w:rsidRPr="00671C8B">
              <w:rPr>
                <w:i/>
              </w:rPr>
              <w:t>Write command</w:t>
            </w:r>
          </w:p>
          <w:p w14:paraId="30B57339" w14:textId="77777777" w:rsidR="00975CC4" w:rsidRPr="00671C8B" w:rsidRDefault="00975CC4" w:rsidP="00166AF3">
            <w:pPr>
              <w:pStyle w:val="TableBody"/>
            </w:pPr>
          </w:p>
          <w:p w14:paraId="3C121DC3" w14:textId="77777777" w:rsidR="00975CC4" w:rsidRPr="00671C8B" w:rsidRDefault="00975CC4" w:rsidP="00166AF3">
            <w:pPr>
              <w:pStyle w:val="TableBody"/>
              <w:rPr>
                <w:u w:val="single"/>
              </w:rPr>
            </w:pPr>
            <w:r w:rsidRPr="00671C8B">
              <w:rPr>
                <w:u w:val="single"/>
              </w:rPr>
              <w:t>Syntax</w:t>
            </w:r>
          </w:p>
          <w:p w14:paraId="1E0C8354" w14:textId="77777777" w:rsidR="00975CC4" w:rsidRPr="00671C8B" w:rsidRDefault="00975CC4" w:rsidP="00166AF3">
            <w:pPr>
              <w:pStyle w:val="TableBody"/>
              <w:rPr>
                <w:i/>
              </w:rPr>
            </w:pPr>
            <w:r w:rsidRPr="00671C8B">
              <w:rPr>
                <w:b/>
              </w:rPr>
              <w:t>AT+CRLA= &lt;sessionid&gt;,</w:t>
            </w:r>
            <w:r w:rsidRPr="00671C8B">
              <w:rPr>
                <w:b/>
              </w:rPr>
              <w:br/>
              <w:t>&lt;command&gt;</w:t>
            </w:r>
            <w:r w:rsidRPr="00671C8B">
              <w:rPr>
                <w:b/>
              </w:rPr>
              <w:br/>
              <w:t>[,&lt;file id&gt;[,&lt;P1&gt;,</w:t>
            </w:r>
            <w:r w:rsidRPr="00671C8B">
              <w:rPr>
                <w:b/>
              </w:rPr>
              <w:br/>
              <w:t>&lt;P2&gt;,&lt;P3&gt;</w:t>
            </w:r>
            <w:r w:rsidRPr="00671C8B">
              <w:rPr>
                <w:b/>
              </w:rPr>
              <w:br/>
              <w:t>[,&lt;data&gt;</w:t>
            </w:r>
            <w:r w:rsidRPr="00671C8B">
              <w:rPr>
                <w:b/>
              </w:rPr>
              <w:br/>
              <w:t>[,&lt;pathid&gt;]]]]&gt;</w:t>
            </w:r>
          </w:p>
        </w:tc>
        <w:tc>
          <w:tcPr>
            <w:tcW w:w="7560" w:type="dxa"/>
          </w:tcPr>
          <w:p w14:paraId="6116FDE9" w14:textId="77777777" w:rsidR="00975CC4" w:rsidRPr="00671C8B" w:rsidRDefault="00975CC4" w:rsidP="00166AF3">
            <w:pPr>
              <w:pStyle w:val="TableBody"/>
              <w:rPr>
                <w:u w:val="single"/>
              </w:rPr>
            </w:pPr>
          </w:p>
          <w:p w14:paraId="4A17D006" w14:textId="77777777" w:rsidR="00975CC4" w:rsidRPr="00671C8B" w:rsidRDefault="00975CC4" w:rsidP="00166AF3">
            <w:pPr>
              <w:pStyle w:val="TableBody"/>
              <w:rPr>
                <w:u w:val="single"/>
              </w:rPr>
            </w:pPr>
          </w:p>
          <w:p w14:paraId="0E94641A" w14:textId="77777777" w:rsidR="00975CC4" w:rsidRPr="00671C8B" w:rsidRDefault="00975CC4" w:rsidP="00166AF3">
            <w:pPr>
              <w:pStyle w:val="TableBody"/>
              <w:rPr>
                <w:u w:val="single"/>
              </w:rPr>
            </w:pPr>
            <w:r w:rsidRPr="00671C8B">
              <w:rPr>
                <w:u w:val="single"/>
              </w:rPr>
              <w:t>Response</w:t>
            </w:r>
          </w:p>
          <w:p w14:paraId="6DD0FED4" w14:textId="77777777" w:rsidR="00975CC4" w:rsidRPr="00671C8B" w:rsidRDefault="00975CC4" w:rsidP="00166AF3">
            <w:pPr>
              <w:pStyle w:val="TableBody"/>
              <w:rPr>
                <w:b/>
              </w:rPr>
            </w:pPr>
            <w:r w:rsidRPr="00671C8B">
              <w:rPr>
                <w:b/>
              </w:rPr>
              <w:t>+CRLA: &lt;sw1&gt;,&lt;sw2&gt;[,&lt;response&gt;]</w:t>
            </w:r>
          </w:p>
          <w:p w14:paraId="05CCEC80" w14:textId="77777777" w:rsidR="00975CC4" w:rsidRPr="00671C8B" w:rsidRDefault="00975CC4" w:rsidP="00166AF3">
            <w:pPr>
              <w:pStyle w:val="TableBody"/>
              <w:rPr>
                <w:b/>
              </w:rPr>
            </w:pPr>
            <w:r w:rsidRPr="00671C8B">
              <w:rPr>
                <w:b/>
              </w:rPr>
              <w:t>OK</w:t>
            </w:r>
          </w:p>
          <w:p w14:paraId="2199AA1E" w14:textId="77777777" w:rsidR="00975CC4" w:rsidRPr="00671C8B" w:rsidRDefault="00975CC4" w:rsidP="00166AF3">
            <w:pPr>
              <w:pStyle w:val="TableBody"/>
            </w:pPr>
          </w:p>
          <w:p w14:paraId="1F1FFC8B" w14:textId="77777777" w:rsidR="00975CC4" w:rsidRPr="00671C8B" w:rsidRDefault="00975CC4" w:rsidP="00166AF3">
            <w:pPr>
              <w:pStyle w:val="TableBody"/>
            </w:pPr>
            <w:r w:rsidRPr="00671C8B">
              <w:t>or</w:t>
            </w:r>
          </w:p>
          <w:p w14:paraId="29282A74" w14:textId="77777777" w:rsidR="00975CC4" w:rsidRPr="00671C8B" w:rsidRDefault="00975CC4" w:rsidP="00166AF3">
            <w:pPr>
              <w:pStyle w:val="TableBody"/>
              <w:rPr>
                <w:b/>
              </w:rPr>
            </w:pPr>
            <w:r w:rsidRPr="00671C8B">
              <w:rPr>
                <w:b/>
              </w:rPr>
              <w:t>+CME ERROR: &lt;err&gt;</w:t>
            </w:r>
          </w:p>
          <w:p w14:paraId="04F16256" w14:textId="77777777" w:rsidR="00975CC4" w:rsidRPr="00671C8B" w:rsidRDefault="00975CC4" w:rsidP="00166AF3">
            <w:pPr>
              <w:pStyle w:val="TableBody"/>
            </w:pPr>
          </w:p>
          <w:p w14:paraId="3B562794" w14:textId="77777777" w:rsidR="00975CC4" w:rsidRPr="00671C8B" w:rsidRDefault="00975CC4" w:rsidP="00166AF3">
            <w:pPr>
              <w:pStyle w:val="TableBody"/>
              <w:rPr>
                <w:u w:val="single"/>
              </w:rPr>
            </w:pPr>
            <w:r w:rsidRPr="00671C8B">
              <w:rPr>
                <w:u w:val="single"/>
              </w:rPr>
              <w:t>Parameters</w:t>
            </w:r>
          </w:p>
          <w:p w14:paraId="7339244A" w14:textId="77777777" w:rsidR="00975CC4" w:rsidRPr="00671C8B" w:rsidRDefault="00975CC4" w:rsidP="00166AF3">
            <w:pPr>
              <w:pStyle w:val="TableBody"/>
            </w:pPr>
            <w:r w:rsidRPr="00671C8B">
              <w:rPr>
                <w:b/>
              </w:rPr>
              <w:t>&lt;sessionid&gt;</w:t>
            </w:r>
            <w:r w:rsidRPr="00671C8B">
              <w:rPr>
                <w:b/>
              </w:rPr>
              <w:tab/>
            </w:r>
            <w:r w:rsidRPr="00671C8B">
              <w:t>Integer typewhich identifies the session to be used in order to send the APDU commands to the UICC. It is mandatory in order to send commands to the UICC when targeting applications on the smart card using a logical channel other than the default channel (channel "0").</w:t>
            </w:r>
          </w:p>
          <w:p w14:paraId="72322EAE" w14:textId="77777777" w:rsidR="00975CC4" w:rsidRPr="00671C8B" w:rsidRDefault="00975CC4" w:rsidP="00166AF3">
            <w:pPr>
              <w:pStyle w:val="TableBody"/>
            </w:pPr>
          </w:p>
          <w:p w14:paraId="0A35B689" w14:textId="77777777" w:rsidR="00975CC4" w:rsidRPr="00671C8B" w:rsidRDefault="00975CC4" w:rsidP="00166AF3">
            <w:pPr>
              <w:pStyle w:val="TableBody"/>
            </w:pPr>
            <w:r w:rsidRPr="00671C8B">
              <w:rPr>
                <w:b/>
              </w:rPr>
              <w:t>&lt;command&gt;</w:t>
            </w:r>
            <w:r w:rsidRPr="00671C8B">
              <w:tab/>
              <w:t>176</w:t>
            </w:r>
            <w:r w:rsidRPr="00671C8B">
              <w:tab/>
              <w:t>READ BINARY</w:t>
            </w:r>
          </w:p>
          <w:p w14:paraId="49A859D8" w14:textId="77777777" w:rsidR="00975CC4" w:rsidRPr="00671C8B" w:rsidRDefault="00975CC4" w:rsidP="00166AF3">
            <w:pPr>
              <w:pStyle w:val="TableBody"/>
            </w:pPr>
            <w:r w:rsidRPr="00671C8B">
              <w:tab/>
            </w:r>
            <w:r w:rsidRPr="00671C8B">
              <w:tab/>
              <w:t>178</w:t>
            </w:r>
            <w:r w:rsidRPr="00671C8B">
              <w:tab/>
              <w:t>READ RECORD</w:t>
            </w:r>
          </w:p>
          <w:p w14:paraId="5A8B9686" w14:textId="77777777" w:rsidR="00975CC4" w:rsidRPr="00671C8B" w:rsidRDefault="00975CC4" w:rsidP="00166AF3">
            <w:pPr>
              <w:pStyle w:val="TableBody"/>
            </w:pPr>
            <w:r w:rsidRPr="00671C8B">
              <w:tab/>
            </w:r>
            <w:r w:rsidRPr="00671C8B">
              <w:tab/>
              <w:t>192</w:t>
            </w:r>
            <w:r w:rsidRPr="00671C8B">
              <w:tab/>
              <w:t>GET RESPONSE</w:t>
            </w:r>
          </w:p>
          <w:p w14:paraId="381A7177" w14:textId="77777777" w:rsidR="00975CC4" w:rsidRPr="00671C8B" w:rsidRDefault="00975CC4" w:rsidP="00166AF3">
            <w:pPr>
              <w:pStyle w:val="TableBody"/>
            </w:pPr>
            <w:r w:rsidRPr="00671C8B">
              <w:lastRenderedPageBreak/>
              <w:tab/>
            </w:r>
            <w:r w:rsidRPr="00671C8B">
              <w:tab/>
              <w:t>214</w:t>
            </w:r>
            <w:r w:rsidRPr="00671C8B">
              <w:tab/>
              <w:t>UPDATE BINARY</w:t>
            </w:r>
          </w:p>
          <w:p w14:paraId="697FB373" w14:textId="77777777" w:rsidR="00975CC4" w:rsidRPr="00671C8B" w:rsidRDefault="00975CC4" w:rsidP="00166AF3">
            <w:pPr>
              <w:pStyle w:val="TableBody"/>
            </w:pPr>
            <w:r w:rsidRPr="00671C8B">
              <w:tab/>
            </w:r>
            <w:r w:rsidRPr="00671C8B">
              <w:tab/>
              <w:t>220</w:t>
            </w:r>
            <w:r w:rsidRPr="00671C8B">
              <w:tab/>
              <w:t>UPDATE RECORD</w:t>
            </w:r>
          </w:p>
          <w:p w14:paraId="63143F15" w14:textId="77777777" w:rsidR="00975CC4" w:rsidRPr="00671C8B" w:rsidRDefault="00975CC4" w:rsidP="00166AF3">
            <w:pPr>
              <w:pStyle w:val="TableBody"/>
            </w:pPr>
            <w:r w:rsidRPr="00671C8B">
              <w:tab/>
            </w:r>
            <w:r w:rsidRPr="00671C8B">
              <w:tab/>
              <w:t>242</w:t>
            </w:r>
            <w:r w:rsidRPr="00671C8B">
              <w:tab/>
              <w:t>STATUS</w:t>
            </w:r>
          </w:p>
          <w:p w14:paraId="1AC4EF95" w14:textId="77777777" w:rsidR="00975CC4" w:rsidRPr="00671C8B" w:rsidRDefault="00975CC4" w:rsidP="00166AF3">
            <w:pPr>
              <w:pStyle w:val="TableBody"/>
            </w:pPr>
            <w:r w:rsidRPr="00671C8B">
              <w:tab/>
            </w:r>
            <w:r w:rsidRPr="00671C8B">
              <w:tab/>
              <w:t>219</w:t>
            </w:r>
            <w:r w:rsidRPr="00671C8B">
              <w:tab/>
              <w:t>SET DATA</w:t>
            </w:r>
          </w:p>
          <w:p w14:paraId="1027F0A3" w14:textId="77777777" w:rsidR="00975CC4" w:rsidRPr="00671C8B" w:rsidRDefault="00975CC4" w:rsidP="00166AF3">
            <w:pPr>
              <w:pStyle w:val="TableBody"/>
            </w:pPr>
            <w:r w:rsidRPr="00671C8B">
              <w:tab/>
            </w:r>
            <w:r w:rsidRPr="00671C8B">
              <w:tab/>
              <w:t>All other values are reserved</w:t>
            </w:r>
          </w:p>
          <w:p w14:paraId="674757F5" w14:textId="77777777" w:rsidR="00975CC4" w:rsidRPr="00671C8B" w:rsidRDefault="00975CC4" w:rsidP="00166AF3">
            <w:pPr>
              <w:pStyle w:val="TableBody"/>
              <w:rPr>
                <w:b/>
              </w:rPr>
            </w:pPr>
          </w:p>
          <w:p w14:paraId="37063B6E" w14:textId="77777777" w:rsidR="00975CC4" w:rsidRPr="00671C8B" w:rsidRDefault="00975CC4" w:rsidP="00166AF3">
            <w:pPr>
              <w:pStyle w:val="TableBody"/>
            </w:pPr>
            <w:r w:rsidRPr="00671C8B">
              <w:rPr>
                <w:b/>
              </w:rPr>
              <w:t>&lt;fileid&gt;</w:t>
            </w:r>
            <w:r w:rsidRPr="00671C8B">
              <w:tab/>
              <w:t>Integer type that identifies the elementary datafile on SIM. Mandatory for every &lt;command&gt; except STATUS.</w:t>
            </w:r>
          </w:p>
          <w:p w14:paraId="0522B43F" w14:textId="77777777" w:rsidR="00975CC4" w:rsidRPr="00671C8B" w:rsidRDefault="00975CC4" w:rsidP="00166AF3">
            <w:pPr>
              <w:pStyle w:val="TableBody"/>
              <w:rPr>
                <w:b/>
              </w:rPr>
            </w:pPr>
          </w:p>
          <w:p w14:paraId="1F697ABA" w14:textId="77777777" w:rsidR="00975CC4" w:rsidRPr="00671C8B" w:rsidRDefault="00975CC4" w:rsidP="00166AF3">
            <w:pPr>
              <w:pStyle w:val="TableBody"/>
            </w:pPr>
            <w:r w:rsidRPr="00671C8B">
              <w:rPr>
                <w:b/>
              </w:rPr>
              <w:t>&lt;P1&gt;, &lt;P2&gt;, &lt;P3&gt;</w:t>
            </w:r>
            <w:r w:rsidRPr="00671C8B">
              <w:tab/>
              <w:t>Integer type; parameters passed on by the MT to the UICC. These parameters are mandatory for every command, except GET RESPONSE and STATUS.</w:t>
            </w:r>
          </w:p>
          <w:p w14:paraId="2C9600FF" w14:textId="77777777" w:rsidR="00975CC4" w:rsidRPr="00671C8B" w:rsidRDefault="00975CC4" w:rsidP="00166AF3">
            <w:pPr>
              <w:pStyle w:val="TableBody"/>
              <w:rPr>
                <w:b/>
              </w:rPr>
            </w:pPr>
          </w:p>
          <w:p w14:paraId="11B0FECC" w14:textId="77777777" w:rsidR="00975CC4" w:rsidRPr="00671C8B" w:rsidRDefault="00975CC4" w:rsidP="00166AF3">
            <w:pPr>
              <w:pStyle w:val="TableBody"/>
            </w:pPr>
            <w:r w:rsidRPr="00671C8B">
              <w:rPr>
                <w:b/>
              </w:rPr>
              <w:t>&lt;data&gt;</w:t>
            </w:r>
            <w:r w:rsidRPr="00671C8B">
              <w:tab/>
              <w:t>Information which shall be written to the SIM in hexadecimal format</w:t>
            </w:r>
          </w:p>
          <w:p w14:paraId="4E2B8883" w14:textId="77777777" w:rsidR="00975CC4" w:rsidRPr="00671C8B" w:rsidRDefault="00975CC4" w:rsidP="00166AF3">
            <w:pPr>
              <w:pStyle w:val="TableBody"/>
              <w:rPr>
                <w:b/>
              </w:rPr>
            </w:pPr>
          </w:p>
          <w:p w14:paraId="7720F077" w14:textId="77777777" w:rsidR="00975CC4" w:rsidRPr="00671C8B" w:rsidRDefault="00975CC4" w:rsidP="00166AF3">
            <w:pPr>
              <w:pStyle w:val="TableBody"/>
            </w:pPr>
            <w:r w:rsidRPr="00671C8B">
              <w:rPr>
                <w:b/>
              </w:rPr>
              <w:t>&lt;pathid&gt;</w:t>
            </w:r>
            <w:r w:rsidRPr="00671C8B">
              <w:tab/>
              <w:t>String type containing the path of an elementary file on the UICC in hexadecimal format .</w:t>
            </w:r>
          </w:p>
          <w:p w14:paraId="45B5EE21" w14:textId="77777777" w:rsidR="00975CC4" w:rsidRPr="00671C8B" w:rsidRDefault="00975CC4" w:rsidP="00166AF3">
            <w:pPr>
              <w:pStyle w:val="TableBody"/>
              <w:rPr>
                <w:b/>
              </w:rPr>
            </w:pPr>
          </w:p>
          <w:p w14:paraId="6F7D4D37" w14:textId="77777777" w:rsidR="00975CC4" w:rsidRPr="00671C8B" w:rsidRDefault="00975CC4" w:rsidP="00166AF3">
            <w:pPr>
              <w:pStyle w:val="TableBody"/>
            </w:pPr>
            <w:r w:rsidRPr="00671C8B">
              <w:rPr>
                <w:b/>
              </w:rPr>
              <w:t>&lt;sw1&gt;, &lt;sw2&gt;</w:t>
            </w:r>
            <w:r w:rsidRPr="00671C8B">
              <w:tab/>
              <w:t>Integer type; information from the UICC about the execution of the actual command. These parameters are delivered to the TE in both cases, on successful or failed execution of the command</w:t>
            </w:r>
          </w:p>
          <w:p w14:paraId="35082008" w14:textId="77777777" w:rsidR="00975CC4" w:rsidRPr="00671C8B" w:rsidRDefault="00975CC4" w:rsidP="00166AF3">
            <w:pPr>
              <w:pStyle w:val="TableBody"/>
              <w:rPr>
                <w:b/>
              </w:rPr>
            </w:pPr>
          </w:p>
          <w:p w14:paraId="13C19FDC" w14:textId="77777777" w:rsidR="00975CC4" w:rsidRPr="00671C8B" w:rsidRDefault="00975CC4" w:rsidP="00166AF3">
            <w:pPr>
              <w:pStyle w:val="TableBody"/>
            </w:pPr>
            <w:r w:rsidRPr="00671C8B">
              <w:rPr>
                <w:b/>
              </w:rPr>
              <w:t>&lt;response&gt;</w:t>
            </w:r>
            <w:r w:rsidRPr="00671C8B">
              <w:tab/>
              <w:t>Response of a successful completion of the command previously issued in hexadecimal format. STATUS and GET RESPONSE returns data, which gives information about the current elementary datafield. This information includes the type of file and its size (refer to 3GPP TS 31.101). After READ BINARY, READ RECORD or RETRIEVE DATA command the requested data will be returned.</w:t>
            </w:r>
          </w:p>
        </w:tc>
      </w:tr>
      <w:tr w:rsidR="00975CC4" w:rsidRPr="00671C8B" w14:paraId="19427C2B" w14:textId="77777777" w:rsidTr="00166AF3">
        <w:trPr>
          <w:trHeight w:val="35"/>
        </w:trPr>
        <w:tc>
          <w:tcPr>
            <w:tcW w:w="1728" w:type="dxa"/>
          </w:tcPr>
          <w:p w14:paraId="5BA00CA5" w14:textId="77777777" w:rsidR="00975CC4" w:rsidRPr="00671C8B" w:rsidRDefault="00975CC4" w:rsidP="00166AF3">
            <w:pPr>
              <w:pStyle w:val="TableBody"/>
              <w:rPr>
                <w:u w:val="single"/>
              </w:rPr>
            </w:pPr>
            <w:r w:rsidRPr="00671C8B">
              <w:rPr>
                <w:u w:val="single"/>
              </w:rPr>
              <w:lastRenderedPageBreak/>
              <w:t>Notes</w:t>
            </w:r>
          </w:p>
        </w:tc>
        <w:tc>
          <w:tcPr>
            <w:tcW w:w="7560" w:type="dxa"/>
          </w:tcPr>
          <w:p w14:paraId="2611F075" w14:textId="77777777" w:rsidR="00975CC4" w:rsidRPr="00671C8B" w:rsidRDefault="00975CC4" w:rsidP="00166AF3">
            <w:pPr>
              <w:pStyle w:val="TableBody"/>
              <w:rPr>
                <w:u w:val="single"/>
              </w:rPr>
            </w:pPr>
            <w:r w:rsidRPr="00671C8B">
              <w:t>By using this command instead of generic UICC access command, +CGLA, the TE application has an easier but more limited access to the UICC database.</w:t>
            </w:r>
          </w:p>
        </w:tc>
      </w:tr>
    </w:tbl>
    <w:p w14:paraId="26A231EC" w14:textId="77777777" w:rsidR="00975CC4" w:rsidRPr="00671C8B" w:rsidRDefault="00975CC4" w:rsidP="0059466D">
      <w:pPr>
        <w:pStyle w:val="Heading2"/>
        <w:numPr>
          <w:ilvl w:val="1"/>
          <w:numId w:val="11"/>
        </w:numPr>
        <w:ind w:left="1080" w:hanging="1080"/>
      </w:pPr>
      <w:bookmarkStart w:id="5515" w:name="_Ref378175556"/>
      <w:bookmarkStart w:id="5516" w:name="_Toc486251591"/>
      <w:bookmarkStart w:id="5517" w:name="_Toc489457534"/>
      <w:r w:rsidRPr="00671C8B">
        <w:t>+CUAD Command: UICC Application Discovery</w:t>
      </w:r>
      <w:bookmarkEnd w:id="5515"/>
      <w:bookmarkEnd w:id="5516"/>
      <w:bookmarkEnd w:id="5517"/>
    </w:p>
    <w:tbl>
      <w:tblPr>
        <w:tblStyle w:val="TableSWIleft"/>
        <w:tblW w:w="9288" w:type="dxa"/>
        <w:tblLayout w:type="fixed"/>
        <w:tblLook w:val="04A0" w:firstRow="1" w:lastRow="0" w:firstColumn="1" w:lastColumn="0" w:noHBand="0" w:noVBand="1"/>
      </w:tblPr>
      <w:tblGrid>
        <w:gridCol w:w="1728"/>
        <w:gridCol w:w="7560"/>
      </w:tblGrid>
      <w:tr w:rsidR="00975CC4" w:rsidRPr="00671C8B" w14:paraId="451A1B4D"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3761FC55" w14:textId="32411451" w:rsidR="00975CC4" w:rsidRPr="00671C8B" w:rsidRDefault="00975CC4">
            <w:pPr>
              <w:pStyle w:val="TableRowHead"/>
              <w:spacing w:before="144" w:after="144"/>
              <w:rPr>
                <w:bCs w:val="0"/>
              </w:rPr>
            </w:pPr>
            <w:del w:id="5518" w:author="Alban Roche" w:date="2017-08-02T14:40:00Z">
              <w:r w:rsidDel="00F22490">
                <w:rPr>
                  <w:lang w:eastAsia="zh-CN"/>
                </w:rPr>
                <w:delText xml:space="preserve">HL7618, HL7618RD, </w:delText>
              </w:r>
              <w:r w:rsidDel="00F22490">
                <w:delText xml:space="preserve">HL7648, HL7650, HL7688, </w:delText>
              </w:r>
              <w:r w:rsidDel="00F22490">
                <w:rPr>
                  <w:lang w:eastAsia="zh-CN"/>
                </w:rPr>
                <w:delText>HL7690 and HL7692</w:delText>
              </w:r>
            </w:del>
            <w:ins w:id="5519" w:author="Alban Roche" w:date="2017-08-02T14:40:00Z">
              <w:r w:rsidR="00F22490">
                <w:rPr>
                  <w:lang w:eastAsia="zh-CN"/>
                </w:rPr>
                <w:t>HL7800</w:t>
              </w:r>
            </w:ins>
          </w:p>
        </w:tc>
      </w:tr>
      <w:tr w:rsidR="00975CC4" w:rsidRPr="00671C8B" w14:paraId="15B2C5A9" w14:textId="77777777" w:rsidTr="00166AF3">
        <w:trPr>
          <w:trHeight w:val="35"/>
        </w:trPr>
        <w:tc>
          <w:tcPr>
            <w:tcW w:w="1728" w:type="dxa"/>
          </w:tcPr>
          <w:p w14:paraId="15962B52" w14:textId="77777777" w:rsidR="00975CC4" w:rsidRPr="00671C8B" w:rsidRDefault="00975CC4" w:rsidP="00166AF3">
            <w:pPr>
              <w:pStyle w:val="TableBody"/>
              <w:rPr>
                <w:i/>
              </w:rPr>
            </w:pPr>
            <w:r w:rsidRPr="00671C8B">
              <w:rPr>
                <w:i/>
              </w:rPr>
              <w:t>Test command</w:t>
            </w:r>
          </w:p>
          <w:p w14:paraId="3D08B42B" w14:textId="77777777" w:rsidR="00975CC4" w:rsidRPr="00671C8B" w:rsidRDefault="00975CC4" w:rsidP="00166AF3">
            <w:pPr>
              <w:pStyle w:val="TableBody"/>
            </w:pPr>
          </w:p>
          <w:p w14:paraId="11F4A520" w14:textId="77777777" w:rsidR="00975CC4" w:rsidRPr="00671C8B" w:rsidRDefault="00975CC4" w:rsidP="00166AF3">
            <w:pPr>
              <w:pStyle w:val="TableBody"/>
              <w:rPr>
                <w:u w:val="single"/>
              </w:rPr>
            </w:pPr>
            <w:r w:rsidRPr="00671C8B">
              <w:rPr>
                <w:u w:val="single"/>
              </w:rPr>
              <w:t>Syntax</w:t>
            </w:r>
          </w:p>
          <w:p w14:paraId="716F6562" w14:textId="77777777" w:rsidR="00975CC4" w:rsidRPr="00671C8B" w:rsidRDefault="00975CC4" w:rsidP="00166AF3">
            <w:pPr>
              <w:pStyle w:val="TableBody"/>
              <w:rPr>
                <w:b/>
              </w:rPr>
            </w:pPr>
            <w:r w:rsidRPr="00671C8B">
              <w:rPr>
                <w:b/>
              </w:rPr>
              <w:t>AT+CUAD=?</w:t>
            </w:r>
          </w:p>
        </w:tc>
        <w:tc>
          <w:tcPr>
            <w:tcW w:w="7560" w:type="dxa"/>
          </w:tcPr>
          <w:p w14:paraId="5991599C" w14:textId="77777777" w:rsidR="00975CC4" w:rsidRPr="00671C8B" w:rsidRDefault="00975CC4" w:rsidP="00166AF3">
            <w:pPr>
              <w:pStyle w:val="TableBody"/>
              <w:rPr>
                <w:u w:val="single"/>
              </w:rPr>
            </w:pPr>
          </w:p>
          <w:p w14:paraId="38279D00" w14:textId="77777777" w:rsidR="00975CC4" w:rsidRPr="00671C8B" w:rsidRDefault="00975CC4" w:rsidP="00166AF3">
            <w:pPr>
              <w:pStyle w:val="TableBody"/>
              <w:rPr>
                <w:u w:val="single"/>
              </w:rPr>
            </w:pPr>
          </w:p>
          <w:p w14:paraId="62BECEFB" w14:textId="77777777" w:rsidR="00975CC4" w:rsidRPr="00671C8B" w:rsidRDefault="00975CC4" w:rsidP="00166AF3">
            <w:pPr>
              <w:pStyle w:val="TableBody"/>
              <w:rPr>
                <w:u w:val="single"/>
              </w:rPr>
            </w:pPr>
            <w:r w:rsidRPr="00671C8B">
              <w:rPr>
                <w:u w:val="single"/>
              </w:rPr>
              <w:t>Response</w:t>
            </w:r>
          </w:p>
          <w:p w14:paraId="4D17660C" w14:textId="77777777" w:rsidR="00975CC4" w:rsidRPr="00671C8B" w:rsidRDefault="00975CC4" w:rsidP="00166AF3">
            <w:pPr>
              <w:pStyle w:val="TableBody"/>
              <w:rPr>
                <w:lang w:eastAsia="zh-CN"/>
              </w:rPr>
            </w:pPr>
            <w:r w:rsidRPr="00671C8B">
              <w:rPr>
                <w:b/>
              </w:rPr>
              <w:t>OK</w:t>
            </w:r>
          </w:p>
        </w:tc>
      </w:tr>
      <w:tr w:rsidR="00975CC4" w:rsidRPr="00671C8B" w14:paraId="405A422F" w14:textId="77777777" w:rsidTr="00166AF3">
        <w:trPr>
          <w:cantSplit w:val="0"/>
          <w:trHeight w:val="35"/>
        </w:trPr>
        <w:tc>
          <w:tcPr>
            <w:tcW w:w="1728" w:type="dxa"/>
          </w:tcPr>
          <w:p w14:paraId="06559C12" w14:textId="77777777" w:rsidR="00975CC4" w:rsidRPr="00671C8B" w:rsidRDefault="00975CC4" w:rsidP="00166AF3">
            <w:pPr>
              <w:pStyle w:val="TableBody"/>
              <w:rPr>
                <w:i/>
              </w:rPr>
            </w:pPr>
            <w:r w:rsidRPr="00671C8B">
              <w:rPr>
                <w:i/>
              </w:rPr>
              <w:t>Execute command</w:t>
            </w:r>
          </w:p>
          <w:p w14:paraId="1D511072" w14:textId="77777777" w:rsidR="00975CC4" w:rsidRPr="00671C8B" w:rsidRDefault="00975CC4" w:rsidP="00166AF3">
            <w:pPr>
              <w:pStyle w:val="TableBody"/>
              <w:rPr>
                <w:i/>
              </w:rPr>
            </w:pPr>
          </w:p>
          <w:p w14:paraId="49F097D7" w14:textId="77777777" w:rsidR="00975CC4" w:rsidRPr="00671C8B" w:rsidRDefault="00975CC4" w:rsidP="00166AF3">
            <w:pPr>
              <w:pStyle w:val="TableBody"/>
            </w:pPr>
            <w:r w:rsidRPr="00671C8B">
              <w:rPr>
                <w:u w:val="single"/>
              </w:rPr>
              <w:t>Syntax</w:t>
            </w:r>
          </w:p>
          <w:p w14:paraId="2DFDF650" w14:textId="77777777" w:rsidR="00975CC4" w:rsidRPr="00671C8B" w:rsidRDefault="00975CC4" w:rsidP="00166AF3">
            <w:pPr>
              <w:pStyle w:val="TableBody"/>
              <w:rPr>
                <w:b/>
              </w:rPr>
            </w:pPr>
            <w:r w:rsidRPr="00671C8B">
              <w:rPr>
                <w:b/>
              </w:rPr>
              <w:t>AT+CUAD</w:t>
            </w:r>
          </w:p>
        </w:tc>
        <w:tc>
          <w:tcPr>
            <w:tcW w:w="7560" w:type="dxa"/>
          </w:tcPr>
          <w:p w14:paraId="02DF216D" w14:textId="77777777" w:rsidR="00975CC4" w:rsidRPr="00671C8B" w:rsidRDefault="00975CC4" w:rsidP="00166AF3">
            <w:pPr>
              <w:pStyle w:val="TableBody"/>
            </w:pPr>
          </w:p>
          <w:p w14:paraId="4511F537" w14:textId="77777777" w:rsidR="00975CC4" w:rsidRPr="00671C8B" w:rsidRDefault="00975CC4" w:rsidP="00166AF3">
            <w:pPr>
              <w:pStyle w:val="TableBody"/>
            </w:pPr>
          </w:p>
          <w:p w14:paraId="5CF915AC" w14:textId="77777777" w:rsidR="00975CC4" w:rsidRPr="00671C8B" w:rsidRDefault="00975CC4" w:rsidP="00166AF3">
            <w:pPr>
              <w:pStyle w:val="TableBody"/>
              <w:rPr>
                <w:u w:val="single"/>
              </w:rPr>
            </w:pPr>
            <w:r w:rsidRPr="00671C8B">
              <w:rPr>
                <w:u w:val="single"/>
              </w:rPr>
              <w:t>Response</w:t>
            </w:r>
          </w:p>
          <w:p w14:paraId="5AC15E65" w14:textId="77777777" w:rsidR="00975CC4" w:rsidRPr="00671C8B" w:rsidRDefault="00975CC4" w:rsidP="00166AF3">
            <w:pPr>
              <w:pStyle w:val="TableBody"/>
              <w:rPr>
                <w:b/>
              </w:rPr>
            </w:pPr>
            <w:r w:rsidRPr="00671C8B">
              <w:rPr>
                <w:b/>
              </w:rPr>
              <w:t>&lt;response&gt;</w:t>
            </w:r>
          </w:p>
          <w:p w14:paraId="474F2CA5" w14:textId="77777777" w:rsidR="00975CC4" w:rsidRPr="00671C8B" w:rsidRDefault="00975CC4" w:rsidP="00166AF3">
            <w:pPr>
              <w:pStyle w:val="TableBody"/>
            </w:pPr>
            <w:r w:rsidRPr="00671C8B">
              <w:rPr>
                <w:b/>
              </w:rPr>
              <w:t>OK</w:t>
            </w:r>
          </w:p>
          <w:p w14:paraId="43709B9F" w14:textId="77777777" w:rsidR="00975CC4" w:rsidRPr="00671C8B" w:rsidRDefault="00975CC4" w:rsidP="00166AF3">
            <w:pPr>
              <w:pStyle w:val="TableBody"/>
            </w:pPr>
          </w:p>
          <w:p w14:paraId="520EE8E5" w14:textId="77777777" w:rsidR="00975CC4" w:rsidRPr="00671C8B" w:rsidRDefault="00975CC4" w:rsidP="00166AF3">
            <w:pPr>
              <w:pStyle w:val="TableBody"/>
            </w:pPr>
            <w:r w:rsidRPr="00671C8B">
              <w:t>or</w:t>
            </w:r>
          </w:p>
          <w:p w14:paraId="210973A2" w14:textId="77777777" w:rsidR="00975CC4" w:rsidRPr="00671C8B" w:rsidRDefault="00975CC4" w:rsidP="00166AF3">
            <w:pPr>
              <w:pStyle w:val="TableBody"/>
              <w:rPr>
                <w:b/>
              </w:rPr>
            </w:pPr>
            <w:r w:rsidRPr="00671C8B">
              <w:rPr>
                <w:b/>
              </w:rPr>
              <w:t>+CME ERROR: &lt;err&gt;</w:t>
            </w:r>
          </w:p>
          <w:p w14:paraId="02A5CA8C" w14:textId="77777777" w:rsidR="00975CC4" w:rsidRPr="00671C8B" w:rsidRDefault="00975CC4" w:rsidP="00166AF3">
            <w:pPr>
              <w:pStyle w:val="TableBody"/>
            </w:pPr>
          </w:p>
          <w:p w14:paraId="2D581548" w14:textId="77777777" w:rsidR="00975CC4" w:rsidRPr="00671C8B" w:rsidRDefault="00975CC4" w:rsidP="00166AF3">
            <w:pPr>
              <w:pStyle w:val="TableBody"/>
              <w:rPr>
                <w:u w:val="single"/>
              </w:rPr>
            </w:pPr>
            <w:r w:rsidRPr="00671C8B">
              <w:rPr>
                <w:u w:val="single"/>
              </w:rPr>
              <w:t>Parameter</w:t>
            </w:r>
          </w:p>
          <w:p w14:paraId="27353C62" w14:textId="77777777" w:rsidR="00975CC4" w:rsidRPr="00671C8B" w:rsidRDefault="00975CC4" w:rsidP="00166AF3">
            <w:pPr>
              <w:pStyle w:val="TableBody"/>
            </w:pPr>
            <w:r w:rsidRPr="00671C8B">
              <w:rPr>
                <w:b/>
              </w:rPr>
              <w:t>&lt;response&gt;</w:t>
            </w:r>
            <w:r w:rsidRPr="00671C8B">
              <w:tab/>
              <w:t>Content of the EFDIR. String type in hexadecimal format.</w:t>
            </w:r>
          </w:p>
        </w:tc>
      </w:tr>
    </w:tbl>
    <w:p w14:paraId="61A9E2F5" w14:textId="77777777" w:rsidR="00975CC4" w:rsidRPr="00671C8B" w:rsidRDefault="00975CC4" w:rsidP="0059466D">
      <w:pPr>
        <w:pStyle w:val="Heading2"/>
        <w:numPr>
          <w:ilvl w:val="1"/>
          <w:numId w:val="11"/>
        </w:numPr>
        <w:ind w:left="1080" w:hanging="1080"/>
      </w:pPr>
      <w:bookmarkStart w:id="5520" w:name="_Ref377739822"/>
      <w:bookmarkStart w:id="5521" w:name="_Toc486251592"/>
      <w:bookmarkStart w:id="5522" w:name="_Toc489457535"/>
      <w:r w:rsidRPr="00671C8B">
        <w:lastRenderedPageBreak/>
        <w:t>+CRSM Command: Restricted SIM Access</w:t>
      </w:r>
      <w:bookmarkEnd w:id="5520"/>
      <w:bookmarkEnd w:id="5521"/>
      <w:bookmarkEnd w:id="5522"/>
    </w:p>
    <w:tbl>
      <w:tblPr>
        <w:tblStyle w:val="TableSWIleft"/>
        <w:tblW w:w="9288" w:type="dxa"/>
        <w:tblLayout w:type="fixed"/>
        <w:tblLook w:val="04A0" w:firstRow="1" w:lastRow="0" w:firstColumn="1" w:lastColumn="0" w:noHBand="0" w:noVBand="1"/>
      </w:tblPr>
      <w:tblGrid>
        <w:gridCol w:w="1728"/>
        <w:gridCol w:w="7560"/>
      </w:tblGrid>
      <w:tr w:rsidR="00975CC4" w:rsidRPr="00671C8B" w14:paraId="1337AAB3"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4D74C1B2" w14:textId="05B52937" w:rsidR="00975CC4" w:rsidRPr="00671C8B" w:rsidRDefault="00975CC4">
            <w:pPr>
              <w:pStyle w:val="TableRowHead"/>
              <w:spacing w:before="144" w:after="144"/>
            </w:pPr>
            <w:del w:id="5523" w:author="Alban Roche" w:date="2017-08-02T14:40:00Z">
              <w:r w:rsidDel="00F22490">
                <w:rPr>
                  <w:lang w:eastAsia="zh-CN"/>
                </w:rPr>
                <w:delText xml:space="preserve">HL7618, HL7618RD, </w:delText>
              </w:r>
              <w:r w:rsidDel="00F22490">
                <w:delText xml:space="preserve">HL7648, HL7650, HL7688, </w:delText>
              </w:r>
              <w:r w:rsidDel="00F22490">
                <w:rPr>
                  <w:lang w:eastAsia="zh-CN"/>
                </w:rPr>
                <w:delText>HL7690 and HL7692</w:delText>
              </w:r>
            </w:del>
            <w:ins w:id="5524" w:author="Alban Roche" w:date="2017-08-02T14:40:00Z">
              <w:r w:rsidR="00F22490">
                <w:rPr>
                  <w:lang w:eastAsia="zh-CN"/>
                </w:rPr>
                <w:t>HL7800</w:t>
              </w:r>
            </w:ins>
          </w:p>
        </w:tc>
      </w:tr>
      <w:tr w:rsidR="00975CC4" w:rsidRPr="00671C8B" w14:paraId="72AE10B5" w14:textId="77777777" w:rsidTr="00166AF3">
        <w:trPr>
          <w:trHeight w:val="991"/>
        </w:trPr>
        <w:tc>
          <w:tcPr>
            <w:tcW w:w="1728" w:type="dxa"/>
          </w:tcPr>
          <w:p w14:paraId="599C511E" w14:textId="77777777" w:rsidR="00975CC4" w:rsidRPr="00671C8B" w:rsidRDefault="00975CC4" w:rsidP="00166AF3">
            <w:pPr>
              <w:pStyle w:val="TableBody"/>
              <w:rPr>
                <w:i/>
              </w:rPr>
            </w:pPr>
            <w:r w:rsidRPr="00671C8B">
              <w:rPr>
                <w:i/>
              </w:rPr>
              <w:t>Test command</w:t>
            </w:r>
          </w:p>
          <w:p w14:paraId="5CE0DFA9" w14:textId="77777777" w:rsidR="00975CC4" w:rsidRPr="00671C8B" w:rsidRDefault="00975CC4" w:rsidP="00166AF3">
            <w:pPr>
              <w:pStyle w:val="TableBody"/>
            </w:pPr>
          </w:p>
          <w:p w14:paraId="39F14896" w14:textId="77777777" w:rsidR="00975CC4" w:rsidRPr="00671C8B" w:rsidRDefault="00975CC4" w:rsidP="00166AF3">
            <w:pPr>
              <w:pStyle w:val="TableBody"/>
              <w:rPr>
                <w:u w:val="single"/>
              </w:rPr>
            </w:pPr>
            <w:r w:rsidRPr="00671C8B">
              <w:rPr>
                <w:u w:val="single"/>
              </w:rPr>
              <w:t>Syntax</w:t>
            </w:r>
          </w:p>
          <w:p w14:paraId="787A756F" w14:textId="77777777" w:rsidR="00975CC4" w:rsidRPr="00671C8B" w:rsidRDefault="00975CC4" w:rsidP="00166AF3">
            <w:pPr>
              <w:pStyle w:val="TableBody"/>
              <w:keepNext/>
              <w:rPr>
                <w:u w:val="single"/>
              </w:rPr>
            </w:pPr>
            <w:r w:rsidRPr="00671C8B">
              <w:rPr>
                <w:b/>
              </w:rPr>
              <w:t>AT+CRSM=?</w:t>
            </w:r>
          </w:p>
        </w:tc>
        <w:tc>
          <w:tcPr>
            <w:tcW w:w="7560" w:type="dxa"/>
          </w:tcPr>
          <w:p w14:paraId="0CF82674" w14:textId="77777777" w:rsidR="00975CC4" w:rsidRPr="00671C8B" w:rsidRDefault="00975CC4" w:rsidP="00166AF3">
            <w:pPr>
              <w:pStyle w:val="TableBody"/>
              <w:rPr>
                <w:u w:val="single"/>
              </w:rPr>
            </w:pPr>
          </w:p>
          <w:p w14:paraId="26E7DED3" w14:textId="77777777" w:rsidR="00975CC4" w:rsidRPr="00671C8B" w:rsidRDefault="00975CC4" w:rsidP="00166AF3">
            <w:pPr>
              <w:pStyle w:val="TableBody"/>
              <w:rPr>
                <w:u w:val="single"/>
              </w:rPr>
            </w:pPr>
          </w:p>
          <w:p w14:paraId="285BFE59" w14:textId="77777777" w:rsidR="00975CC4" w:rsidRPr="00671C8B" w:rsidRDefault="00975CC4" w:rsidP="00166AF3">
            <w:pPr>
              <w:pStyle w:val="TableBody"/>
              <w:rPr>
                <w:u w:val="single"/>
              </w:rPr>
            </w:pPr>
            <w:r w:rsidRPr="00671C8B">
              <w:rPr>
                <w:u w:val="single"/>
              </w:rPr>
              <w:t>Response</w:t>
            </w:r>
          </w:p>
          <w:p w14:paraId="6C3970EC" w14:textId="77777777" w:rsidR="00975CC4" w:rsidRPr="00671C8B" w:rsidRDefault="00975CC4" w:rsidP="00166AF3">
            <w:pPr>
              <w:pStyle w:val="TableBody"/>
              <w:keepNext/>
              <w:rPr>
                <w:u w:val="single"/>
              </w:rPr>
            </w:pPr>
            <w:r w:rsidRPr="00671C8B">
              <w:rPr>
                <w:b/>
              </w:rPr>
              <w:t>OK</w:t>
            </w:r>
          </w:p>
        </w:tc>
      </w:tr>
      <w:tr w:rsidR="00975CC4" w:rsidRPr="00671C8B" w14:paraId="7694A359" w14:textId="77777777" w:rsidTr="00166AF3">
        <w:trPr>
          <w:cantSplit w:val="0"/>
          <w:trHeight w:val="65"/>
        </w:trPr>
        <w:tc>
          <w:tcPr>
            <w:tcW w:w="1728" w:type="dxa"/>
          </w:tcPr>
          <w:p w14:paraId="1AC3DD14" w14:textId="77777777" w:rsidR="00975CC4" w:rsidRPr="00671C8B" w:rsidRDefault="00975CC4" w:rsidP="00166AF3">
            <w:pPr>
              <w:pStyle w:val="TableBody"/>
              <w:rPr>
                <w:i/>
              </w:rPr>
            </w:pPr>
            <w:r w:rsidRPr="00671C8B">
              <w:rPr>
                <w:i/>
              </w:rPr>
              <w:t>Write command</w:t>
            </w:r>
          </w:p>
          <w:p w14:paraId="6704FC57" w14:textId="77777777" w:rsidR="00975CC4" w:rsidRPr="00671C8B" w:rsidRDefault="00975CC4" w:rsidP="00166AF3">
            <w:pPr>
              <w:pStyle w:val="TableBody"/>
            </w:pPr>
          </w:p>
          <w:p w14:paraId="455178A9" w14:textId="77777777" w:rsidR="00975CC4" w:rsidRPr="00671C8B" w:rsidRDefault="00975CC4" w:rsidP="00166AF3">
            <w:pPr>
              <w:pStyle w:val="TableBody"/>
              <w:rPr>
                <w:u w:val="single"/>
              </w:rPr>
            </w:pPr>
            <w:r w:rsidRPr="00671C8B">
              <w:rPr>
                <w:u w:val="single"/>
              </w:rPr>
              <w:t>Syntax</w:t>
            </w:r>
          </w:p>
          <w:p w14:paraId="618ECA2D" w14:textId="77777777" w:rsidR="00975CC4" w:rsidRPr="00671C8B" w:rsidRDefault="00975CC4" w:rsidP="00166AF3">
            <w:pPr>
              <w:pStyle w:val="TableBody"/>
              <w:rPr>
                <w:b/>
                <w:i/>
              </w:rPr>
            </w:pPr>
            <w:r w:rsidRPr="00671C8B">
              <w:rPr>
                <w:b/>
              </w:rPr>
              <w:t>AT+CRSM= &lt;command&gt;</w:t>
            </w:r>
            <w:r w:rsidRPr="00671C8B">
              <w:rPr>
                <w:b/>
              </w:rPr>
              <w:br/>
              <w:t>[,&lt;fileid&gt;[,&lt;P1&gt;,</w:t>
            </w:r>
            <w:r w:rsidRPr="00671C8B">
              <w:rPr>
                <w:b/>
              </w:rPr>
              <w:br/>
              <w:t>&lt;P2&gt;,&lt;P3&gt;</w:t>
            </w:r>
            <w:r w:rsidRPr="00671C8B">
              <w:rPr>
                <w:b/>
              </w:rPr>
              <w:br/>
              <w:t>[,&lt;data&gt;</w:t>
            </w:r>
            <w:r w:rsidRPr="00671C8B">
              <w:rPr>
                <w:b/>
              </w:rPr>
              <w:br/>
              <w:t>[,&lt;pathid&gt;]]]]</w:t>
            </w:r>
          </w:p>
        </w:tc>
        <w:tc>
          <w:tcPr>
            <w:tcW w:w="7560" w:type="dxa"/>
          </w:tcPr>
          <w:p w14:paraId="3DEF17EF" w14:textId="77777777" w:rsidR="00975CC4" w:rsidRPr="00671C8B" w:rsidRDefault="00975CC4" w:rsidP="00166AF3">
            <w:pPr>
              <w:pStyle w:val="TableBody"/>
              <w:rPr>
                <w:u w:val="single"/>
              </w:rPr>
            </w:pPr>
          </w:p>
          <w:p w14:paraId="187601C5" w14:textId="77777777" w:rsidR="00975CC4" w:rsidRPr="00671C8B" w:rsidRDefault="00975CC4" w:rsidP="00166AF3">
            <w:pPr>
              <w:pStyle w:val="TableBody"/>
            </w:pPr>
          </w:p>
          <w:p w14:paraId="022EA329" w14:textId="77777777" w:rsidR="00975CC4" w:rsidRPr="00671C8B" w:rsidRDefault="00975CC4" w:rsidP="00166AF3">
            <w:pPr>
              <w:pStyle w:val="TableBody"/>
              <w:rPr>
                <w:u w:val="single"/>
              </w:rPr>
            </w:pPr>
            <w:r w:rsidRPr="00671C8B">
              <w:rPr>
                <w:u w:val="single"/>
              </w:rPr>
              <w:t>Response</w:t>
            </w:r>
          </w:p>
          <w:p w14:paraId="5235FF09" w14:textId="77777777" w:rsidR="00975CC4" w:rsidRPr="00671C8B" w:rsidRDefault="00975CC4" w:rsidP="00166AF3">
            <w:pPr>
              <w:pStyle w:val="TableBody"/>
              <w:rPr>
                <w:b/>
              </w:rPr>
            </w:pPr>
            <w:r w:rsidRPr="00671C8B">
              <w:rPr>
                <w:b/>
              </w:rPr>
              <w:t>+CRSM: &lt;sw1&gt;,&lt;sw2&gt;[,&lt;response&gt;]</w:t>
            </w:r>
          </w:p>
          <w:p w14:paraId="7C85DD60" w14:textId="77777777" w:rsidR="00975CC4" w:rsidRPr="00671C8B" w:rsidRDefault="00975CC4" w:rsidP="00166AF3">
            <w:pPr>
              <w:pStyle w:val="TableBody"/>
            </w:pPr>
            <w:r w:rsidRPr="00671C8B">
              <w:rPr>
                <w:b/>
              </w:rPr>
              <w:t>OK</w:t>
            </w:r>
          </w:p>
          <w:p w14:paraId="368AAC4E" w14:textId="77777777" w:rsidR="00975CC4" w:rsidRPr="004226D1" w:rsidRDefault="00975CC4" w:rsidP="00166AF3">
            <w:pPr>
              <w:pStyle w:val="TableBody"/>
            </w:pPr>
          </w:p>
          <w:p w14:paraId="0100ECB4" w14:textId="77777777" w:rsidR="00975CC4" w:rsidRPr="00671C8B" w:rsidRDefault="00975CC4" w:rsidP="00166AF3">
            <w:pPr>
              <w:pStyle w:val="TableBody"/>
            </w:pPr>
            <w:r w:rsidRPr="00671C8B">
              <w:t>or</w:t>
            </w:r>
          </w:p>
          <w:p w14:paraId="1B8569FE" w14:textId="77777777" w:rsidR="00975CC4" w:rsidRPr="00671C8B" w:rsidRDefault="00975CC4" w:rsidP="00166AF3">
            <w:pPr>
              <w:pStyle w:val="TableBody"/>
              <w:rPr>
                <w:b/>
              </w:rPr>
            </w:pPr>
            <w:r w:rsidRPr="00671C8B">
              <w:rPr>
                <w:b/>
              </w:rPr>
              <w:t>+CME ERROR: &lt;err&gt;</w:t>
            </w:r>
          </w:p>
          <w:p w14:paraId="683FFC61" w14:textId="77777777" w:rsidR="00975CC4" w:rsidRPr="004226D1" w:rsidRDefault="00975CC4" w:rsidP="00166AF3">
            <w:pPr>
              <w:pStyle w:val="TableBody"/>
            </w:pPr>
          </w:p>
          <w:p w14:paraId="79C20909" w14:textId="77777777" w:rsidR="00975CC4" w:rsidRPr="00671C8B" w:rsidRDefault="00975CC4" w:rsidP="00166AF3">
            <w:pPr>
              <w:pStyle w:val="TableBody"/>
              <w:rPr>
                <w:u w:val="single"/>
              </w:rPr>
            </w:pPr>
            <w:r w:rsidRPr="00671C8B">
              <w:rPr>
                <w:u w:val="single"/>
              </w:rPr>
              <w:t>Parameters</w:t>
            </w:r>
          </w:p>
          <w:p w14:paraId="23E1A717" w14:textId="77777777" w:rsidR="00975CC4" w:rsidRPr="00671C8B" w:rsidRDefault="00975CC4" w:rsidP="00166AF3">
            <w:pPr>
              <w:pStyle w:val="TableBody"/>
            </w:pPr>
            <w:r w:rsidRPr="00671C8B">
              <w:rPr>
                <w:b/>
              </w:rPr>
              <w:t>&lt;command&gt;</w:t>
            </w:r>
            <w:r w:rsidRPr="00671C8B">
              <w:rPr>
                <w:b/>
              </w:rPr>
              <w:tab/>
            </w:r>
            <w:r w:rsidRPr="00671C8B">
              <w:t>176</w:t>
            </w:r>
            <w:r w:rsidRPr="00671C8B">
              <w:tab/>
              <w:t>READ BINARY</w:t>
            </w:r>
          </w:p>
          <w:p w14:paraId="22D3EAE9" w14:textId="77777777" w:rsidR="00975CC4" w:rsidRPr="00671C8B" w:rsidRDefault="00975CC4" w:rsidP="00166AF3">
            <w:pPr>
              <w:pStyle w:val="TableBody"/>
            </w:pPr>
            <w:r w:rsidRPr="00671C8B">
              <w:tab/>
            </w:r>
            <w:r w:rsidRPr="00671C8B">
              <w:tab/>
              <w:t>178</w:t>
            </w:r>
            <w:r w:rsidRPr="00671C8B">
              <w:tab/>
              <w:t>READ RECORD</w:t>
            </w:r>
          </w:p>
          <w:p w14:paraId="36E7A00C" w14:textId="77777777" w:rsidR="00975CC4" w:rsidRPr="00671C8B" w:rsidRDefault="00975CC4" w:rsidP="00166AF3">
            <w:pPr>
              <w:pStyle w:val="TableBody"/>
              <w:rPr>
                <w:lang w:eastAsia="zh-CN"/>
              </w:rPr>
            </w:pPr>
            <w:r w:rsidRPr="00671C8B">
              <w:tab/>
            </w:r>
            <w:r w:rsidRPr="00671C8B">
              <w:tab/>
              <w:t>192</w:t>
            </w:r>
            <w:r w:rsidRPr="00671C8B">
              <w:tab/>
              <w:t>GET RESPONSE</w:t>
            </w:r>
          </w:p>
          <w:p w14:paraId="6EF3B70F" w14:textId="77777777" w:rsidR="00975CC4" w:rsidRPr="00671C8B" w:rsidRDefault="00975CC4" w:rsidP="00166AF3">
            <w:pPr>
              <w:pStyle w:val="TableBody"/>
            </w:pPr>
            <w:r w:rsidRPr="00671C8B">
              <w:rPr>
                <w:lang w:eastAsia="zh-CN"/>
              </w:rPr>
              <w:tab/>
            </w:r>
            <w:r w:rsidRPr="00671C8B">
              <w:rPr>
                <w:lang w:eastAsia="zh-CN"/>
              </w:rPr>
              <w:tab/>
            </w:r>
            <w:r w:rsidRPr="00671C8B">
              <w:t>214</w:t>
            </w:r>
            <w:r w:rsidRPr="00671C8B">
              <w:tab/>
              <w:t>UPDATE BINARY</w:t>
            </w:r>
          </w:p>
          <w:p w14:paraId="16C2BE53" w14:textId="77777777" w:rsidR="00975CC4" w:rsidRPr="00671C8B" w:rsidRDefault="00975CC4" w:rsidP="00166AF3">
            <w:pPr>
              <w:pStyle w:val="TableBody"/>
              <w:rPr>
                <w:lang w:eastAsia="zh-CN"/>
              </w:rPr>
            </w:pPr>
            <w:r w:rsidRPr="00671C8B">
              <w:tab/>
            </w:r>
            <w:r w:rsidRPr="00671C8B">
              <w:tab/>
              <w:t>220</w:t>
            </w:r>
            <w:r w:rsidRPr="00671C8B">
              <w:tab/>
              <w:t>UPDATE RECORD</w:t>
            </w:r>
          </w:p>
          <w:p w14:paraId="480C4401" w14:textId="77777777" w:rsidR="00975CC4" w:rsidRPr="00671C8B" w:rsidRDefault="00975CC4" w:rsidP="00166AF3">
            <w:pPr>
              <w:pStyle w:val="TableBody"/>
            </w:pPr>
            <w:r w:rsidRPr="00671C8B">
              <w:tab/>
            </w:r>
            <w:r w:rsidRPr="00671C8B">
              <w:tab/>
              <w:t>242</w:t>
            </w:r>
            <w:r w:rsidRPr="00671C8B">
              <w:tab/>
              <w:t>STATUS</w:t>
            </w:r>
          </w:p>
          <w:p w14:paraId="1999A9A4" w14:textId="77777777" w:rsidR="00975CC4" w:rsidRPr="00CA3F4B" w:rsidRDefault="00975CC4" w:rsidP="00166AF3">
            <w:pPr>
              <w:pStyle w:val="TableBody"/>
            </w:pPr>
          </w:p>
          <w:p w14:paraId="370DB2CC" w14:textId="77777777" w:rsidR="00975CC4" w:rsidRPr="00671C8B" w:rsidRDefault="00975CC4" w:rsidP="00166AF3">
            <w:pPr>
              <w:pStyle w:val="TableBody"/>
              <w:ind w:left="-18" w:firstLine="18"/>
            </w:pPr>
            <w:r w:rsidRPr="00671C8B">
              <w:rPr>
                <w:b/>
              </w:rPr>
              <w:t>&lt;fileid&gt;</w:t>
            </w:r>
            <w:r w:rsidRPr="00671C8B">
              <w:tab/>
              <w:t>Integer type; this is the identifier of an elementary data file on the SIM. Mandatory for every command except STATUS.</w:t>
            </w:r>
          </w:p>
          <w:p w14:paraId="23911B1F" w14:textId="77777777" w:rsidR="00975CC4" w:rsidRPr="00671C8B" w:rsidRDefault="00975CC4" w:rsidP="00166AF3">
            <w:pPr>
              <w:pStyle w:val="TableBody"/>
            </w:pPr>
            <w:r w:rsidRPr="00671C8B">
              <w:t>28423</w:t>
            </w:r>
            <w:r w:rsidRPr="00671C8B">
              <w:tab/>
            </w:r>
            <w:r w:rsidRPr="00671C8B">
              <w:tab/>
              <w:t>IMSI file (6F07)</w:t>
            </w:r>
          </w:p>
          <w:p w14:paraId="10CA3407" w14:textId="77777777" w:rsidR="00975CC4" w:rsidRPr="00671C8B" w:rsidRDefault="00975CC4" w:rsidP="00166AF3">
            <w:pPr>
              <w:pStyle w:val="TableBody"/>
            </w:pPr>
            <w:r w:rsidRPr="00671C8B">
              <w:t>28473</w:t>
            </w:r>
            <w:r w:rsidRPr="00671C8B">
              <w:tab/>
            </w:r>
            <w:r w:rsidRPr="00671C8B">
              <w:tab/>
              <w:t>ACM file (6F39)</w:t>
            </w:r>
          </w:p>
          <w:p w14:paraId="383ABA20" w14:textId="77777777" w:rsidR="00975CC4" w:rsidRPr="00671C8B" w:rsidRDefault="00975CC4" w:rsidP="00166AF3">
            <w:pPr>
              <w:pStyle w:val="TableBody"/>
            </w:pPr>
            <w:r w:rsidRPr="00671C8B">
              <w:t>28481</w:t>
            </w:r>
            <w:r w:rsidRPr="00671C8B">
              <w:tab/>
            </w:r>
            <w:r w:rsidRPr="00671C8B">
              <w:tab/>
              <w:t>PUKT file (6F41)</w:t>
            </w:r>
          </w:p>
          <w:p w14:paraId="40031F56" w14:textId="77777777" w:rsidR="00975CC4" w:rsidRPr="00671C8B" w:rsidRDefault="00975CC4" w:rsidP="00166AF3">
            <w:pPr>
              <w:pStyle w:val="TableBody"/>
            </w:pPr>
            <w:r w:rsidRPr="00671C8B">
              <w:t>28482</w:t>
            </w:r>
            <w:r w:rsidRPr="00671C8B">
              <w:tab/>
            </w:r>
            <w:r w:rsidRPr="00671C8B">
              <w:tab/>
              <w:t>SMS file (6F42)</w:t>
            </w:r>
          </w:p>
          <w:p w14:paraId="52D60B8B" w14:textId="77777777" w:rsidR="00975CC4" w:rsidRPr="00671C8B" w:rsidRDefault="00975CC4" w:rsidP="00166AF3">
            <w:pPr>
              <w:pStyle w:val="TableBody"/>
            </w:pPr>
          </w:p>
          <w:p w14:paraId="7885C383" w14:textId="77777777" w:rsidR="00975CC4" w:rsidRPr="00671C8B" w:rsidRDefault="00975CC4" w:rsidP="00166AF3">
            <w:pPr>
              <w:pStyle w:val="TableBody"/>
              <w:ind w:left="-18" w:firstLine="18"/>
            </w:pPr>
            <w:r w:rsidRPr="00671C8B">
              <w:rPr>
                <w:b/>
              </w:rPr>
              <w:t>&lt;P1&gt;, &lt;P2&gt;, &lt;P3&gt;</w:t>
            </w:r>
            <w:r w:rsidRPr="00671C8B">
              <w:tab/>
              <w:t>Integer type defining the request. These parameters are mandatory for every command, except GET RESPONE and STATUS. The values are described in GSM 51.011</w:t>
            </w:r>
          </w:p>
          <w:p w14:paraId="3EAA67A2" w14:textId="77777777" w:rsidR="00975CC4" w:rsidRPr="00671C8B" w:rsidRDefault="00975CC4" w:rsidP="00166AF3">
            <w:pPr>
              <w:pStyle w:val="TableBody"/>
            </w:pPr>
          </w:p>
          <w:p w14:paraId="2A56932F" w14:textId="77777777" w:rsidR="00975CC4" w:rsidRPr="00671C8B" w:rsidRDefault="00975CC4" w:rsidP="00166AF3">
            <w:pPr>
              <w:pStyle w:val="TableBody"/>
              <w:ind w:left="-18" w:firstLine="18"/>
            </w:pPr>
            <w:r w:rsidRPr="00671C8B">
              <w:rPr>
                <w:b/>
              </w:rPr>
              <w:t>&lt;data&gt;</w:t>
            </w:r>
            <w:r w:rsidRPr="00671C8B">
              <w:rPr>
                <w:b/>
              </w:rPr>
              <w:tab/>
            </w:r>
            <w:r w:rsidRPr="00671C8B">
              <w:t>Information which shall be written to the SIM (hexadecimal character format; refer +CSCS)</w:t>
            </w:r>
          </w:p>
          <w:p w14:paraId="56594A0A" w14:textId="77777777" w:rsidR="00975CC4" w:rsidRPr="00671C8B" w:rsidRDefault="00975CC4" w:rsidP="00166AF3">
            <w:pPr>
              <w:pStyle w:val="TableBody"/>
            </w:pPr>
          </w:p>
          <w:p w14:paraId="3A7A44EA" w14:textId="77777777" w:rsidR="00975CC4" w:rsidRPr="00671C8B" w:rsidRDefault="00975CC4" w:rsidP="00166AF3">
            <w:pPr>
              <w:pStyle w:val="TableBody"/>
              <w:ind w:left="-18" w:firstLine="18"/>
            </w:pPr>
            <w:r w:rsidRPr="00671C8B">
              <w:rPr>
                <w:b/>
              </w:rPr>
              <w:t>&lt;sw1&gt;, &lt;sw2&gt;</w:t>
            </w:r>
            <w:r w:rsidRPr="00671C8B">
              <w:tab/>
              <w:t>Integer type containing SIM information</w:t>
            </w:r>
          </w:p>
          <w:p w14:paraId="7FB29255" w14:textId="77777777" w:rsidR="00975CC4" w:rsidRPr="00671C8B" w:rsidRDefault="00975CC4" w:rsidP="00166AF3">
            <w:pPr>
              <w:pStyle w:val="TableBody"/>
              <w:ind w:left="-18" w:firstLine="18"/>
            </w:pPr>
            <w:r w:rsidRPr="00671C8B">
              <w:t>0x90 0x00</w:t>
            </w:r>
            <w:r w:rsidRPr="00671C8B">
              <w:tab/>
              <w:t>Normal entry of the command</w:t>
            </w:r>
          </w:p>
          <w:p w14:paraId="00A4B21B" w14:textId="77777777" w:rsidR="00975CC4" w:rsidRPr="00671C8B" w:rsidRDefault="00975CC4" w:rsidP="00166AF3">
            <w:pPr>
              <w:pStyle w:val="TableBody"/>
              <w:ind w:left="-18" w:firstLine="18"/>
            </w:pPr>
            <w:r w:rsidRPr="00671C8B">
              <w:t>0x9F 0xXX</w:t>
            </w:r>
            <w:r w:rsidRPr="00671C8B">
              <w:tab/>
              <w:t>Length XX of the response data</w:t>
            </w:r>
          </w:p>
          <w:p w14:paraId="49516696" w14:textId="77777777" w:rsidR="00975CC4" w:rsidRPr="00671C8B" w:rsidRDefault="00975CC4" w:rsidP="00166AF3">
            <w:pPr>
              <w:pStyle w:val="TableBody"/>
              <w:ind w:left="-18" w:firstLine="18"/>
            </w:pPr>
            <w:r w:rsidRPr="00671C8B">
              <w:t>0x92 0x0X</w:t>
            </w:r>
            <w:r w:rsidRPr="00671C8B">
              <w:tab/>
              <w:t>Update successful but after using an internal retry routine X times</w:t>
            </w:r>
          </w:p>
          <w:p w14:paraId="52D96BD9" w14:textId="77777777" w:rsidR="00975CC4" w:rsidRPr="00671C8B" w:rsidRDefault="00975CC4" w:rsidP="00166AF3">
            <w:pPr>
              <w:pStyle w:val="TableBody"/>
              <w:ind w:left="-18" w:firstLine="18"/>
            </w:pPr>
            <w:r w:rsidRPr="00671C8B">
              <w:t xml:space="preserve">0x92 0x40 </w:t>
            </w:r>
            <w:r w:rsidRPr="00671C8B">
              <w:tab/>
              <w:t>Memory problem</w:t>
            </w:r>
          </w:p>
          <w:p w14:paraId="7A0B4396" w14:textId="77777777" w:rsidR="00975CC4" w:rsidRPr="00671C8B" w:rsidRDefault="00975CC4" w:rsidP="00166AF3">
            <w:pPr>
              <w:pStyle w:val="TableBody"/>
              <w:ind w:left="-18" w:firstLine="18"/>
            </w:pPr>
            <w:r w:rsidRPr="00671C8B">
              <w:t xml:space="preserve">0x94 0x00 </w:t>
            </w:r>
            <w:r w:rsidRPr="00671C8B">
              <w:tab/>
              <w:t>No EF selected</w:t>
            </w:r>
          </w:p>
          <w:p w14:paraId="1D2CD6F1" w14:textId="77777777" w:rsidR="00975CC4" w:rsidRPr="00671C8B" w:rsidRDefault="00975CC4" w:rsidP="00166AF3">
            <w:pPr>
              <w:pStyle w:val="TableBody"/>
              <w:ind w:left="-18" w:firstLine="18"/>
            </w:pPr>
            <w:r w:rsidRPr="00671C8B">
              <w:t xml:space="preserve">0x94 0x02 </w:t>
            </w:r>
            <w:r w:rsidRPr="00671C8B">
              <w:tab/>
              <w:t>Out of range (invalid address)</w:t>
            </w:r>
          </w:p>
          <w:p w14:paraId="5C3EA25B" w14:textId="77777777" w:rsidR="00975CC4" w:rsidRPr="00671C8B" w:rsidRDefault="00975CC4" w:rsidP="00166AF3">
            <w:pPr>
              <w:pStyle w:val="TableBody"/>
              <w:ind w:left="-18" w:firstLine="18"/>
            </w:pPr>
            <w:r w:rsidRPr="00671C8B">
              <w:t xml:space="preserve">0x94 0x04 </w:t>
            </w:r>
            <w:r w:rsidRPr="00671C8B">
              <w:tab/>
              <w:t>File ID not found; pattern not found</w:t>
            </w:r>
          </w:p>
          <w:p w14:paraId="69E76FD9" w14:textId="77777777" w:rsidR="00975CC4" w:rsidRPr="00671C8B" w:rsidRDefault="00975CC4" w:rsidP="00166AF3">
            <w:pPr>
              <w:pStyle w:val="TableBody"/>
              <w:ind w:left="-18" w:firstLine="18"/>
            </w:pPr>
            <w:r w:rsidRPr="00671C8B">
              <w:t xml:space="preserve">0x94 0x08 </w:t>
            </w:r>
            <w:r w:rsidRPr="00671C8B">
              <w:tab/>
              <w:t>File is inconsistent with the command</w:t>
            </w:r>
          </w:p>
          <w:p w14:paraId="6EBABC29" w14:textId="77777777" w:rsidR="00975CC4" w:rsidRPr="00671C8B" w:rsidRDefault="00975CC4" w:rsidP="00166AF3">
            <w:pPr>
              <w:pStyle w:val="TableBody"/>
              <w:ind w:left="-18" w:firstLine="18"/>
            </w:pPr>
            <w:r w:rsidRPr="00671C8B">
              <w:t xml:space="preserve">0x98 0x02 </w:t>
            </w:r>
            <w:r w:rsidRPr="00671C8B">
              <w:tab/>
              <w:t>No CHV initialized</w:t>
            </w:r>
          </w:p>
          <w:p w14:paraId="0CD1530E" w14:textId="77777777" w:rsidR="00975CC4" w:rsidRPr="00671C8B" w:rsidRDefault="00975CC4" w:rsidP="00166AF3">
            <w:pPr>
              <w:pStyle w:val="TableBody"/>
              <w:ind w:left="-18" w:firstLine="18"/>
            </w:pPr>
            <w:r w:rsidRPr="00671C8B">
              <w:t xml:space="preserve">0x98 0x04 </w:t>
            </w:r>
            <w:r w:rsidRPr="00671C8B">
              <w:tab/>
              <w:t>Access cond. Not fullfiled / unsuccessful CHV verify / authentication failed</w:t>
            </w:r>
          </w:p>
          <w:p w14:paraId="556BF1C3" w14:textId="77777777" w:rsidR="00975CC4" w:rsidRPr="00671C8B" w:rsidRDefault="00975CC4" w:rsidP="00166AF3">
            <w:pPr>
              <w:pStyle w:val="TableBody"/>
              <w:ind w:left="-18" w:firstLine="18"/>
            </w:pPr>
            <w:r w:rsidRPr="00671C8B">
              <w:t>0x98 0x08</w:t>
            </w:r>
            <w:r w:rsidRPr="00671C8B">
              <w:tab/>
              <w:t>In contradiction with CHV status</w:t>
            </w:r>
          </w:p>
          <w:p w14:paraId="2926B017" w14:textId="77777777" w:rsidR="00975CC4" w:rsidRPr="00671C8B" w:rsidRDefault="00975CC4" w:rsidP="00166AF3">
            <w:pPr>
              <w:pStyle w:val="TableBody"/>
              <w:ind w:left="-18" w:firstLine="18"/>
            </w:pPr>
            <w:r w:rsidRPr="00671C8B">
              <w:t xml:space="preserve">0x98 0x10 </w:t>
            </w:r>
            <w:r w:rsidRPr="00671C8B">
              <w:tab/>
              <w:t>In contradiction with invalidation status</w:t>
            </w:r>
          </w:p>
          <w:p w14:paraId="4C3E2B8F" w14:textId="77777777" w:rsidR="00975CC4" w:rsidRPr="00671C8B" w:rsidRDefault="00975CC4" w:rsidP="00166AF3">
            <w:pPr>
              <w:pStyle w:val="TableBody"/>
              <w:ind w:left="-18" w:firstLine="18"/>
            </w:pPr>
            <w:r w:rsidRPr="00671C8B">
              <w:t xml:space="preserve">0x98 0x40 </w:t>
            </w:r>
            <w:r w:rsidRPr="00671C8B">
              <w:tab/>
              <w:t>Unsucc. CHV-verif. Or UNBLOCK CHF / CHV blocked /UNBL.blocked</w:t>
            </w:r>
          </w:p>
          <w:p w14:paraId="0819F88D" w14:textId="77777777" w:rsidR="00975CC4" w:rsidRDefault="00975CC4" w:rsidP="00166AF3">
            <w:pPr>
              <w:pStyle w:val="TableBody"/>
              <w:ind w:left="-18" w:firstLine="18"/>
            </w:pPr>
            <w:r w:rsidRPr="00671C8B">
              <w:t xml:space="preserve">0x98 0x50 </w:t>
            </w:r>
            <w:r w:rsidRPr="00671C8B">
              <w:tab/>
              <w:t>Increase can not be performed. Maximum value reached</w:t>
            </w:r>
          </w:p>
          <w:p w14:paraId="6760E667" w14:textId="77777777" w:rsidR="00975CC4" w:rsidRPr="00671C8B" w:rsidRDefault="00975CC4" w:rsidP="00166AF3">
            <w:pPr>
              <w:pStyle w:val="TableBody"/>
            </w:pPr>
          </w:p>
          <w:p w14:paraId="0B73EB91" w14:textId="77777777" w:rsidR="00975CC4" w:rsidRPr="00671C8B" w:rsidRDefault="00975CC4" w:rsidP="00166AF3">
            <w:pPr>
              <w:pStyle w:val="TableBody"/>
              <w:ind w:left="-18" w:firstLine="18"/>
            </w:pPr>
            <w:r w:rsidRPr="00671C8B">
              <w:lastRenderedPageBreak/>
              <w:t xml:space="preserve">0x61 0xXX </w:t>
            </w:r>
            <w:r w:rsidRPr="00671C8B">
              <w:tab/>
              <w:t>SW2 indicates the number of response bytes still</w:t>
            </w:r>
            <w:r w:rsidRPr="00671C8B">
              <w:tab/>
              <w:t xml:space="preserve">available. Use Get </w:t>
            </w:r>
            <w:r w:rsidRPr="00671C8B">
              <w:tab/>
            </w:r>
            <w:r w:rsidRPr="00671C8B">
              <w:tab/>
            </w:r>
            <w:r w:rsidRPr="00671C8B">
              <w:tab/>
            </w:r>
            <w:r w:rsidRPr="00671C8B">
              <w:tab/>
            </w:r>
            <w:r w:rsidRPr="00671C8B">
              <w:tab/>
              <w:t>Response to access this data.</w:t>
            </w:r>
          </w:p>
          <w:p w14:paraId="7920CD99" w14:textId="77777777" w:rsidR="00975CC4" w:rsidRPr="00671C8B" w:rsidRDefault="00975CC4" w:rsidP="00166AF3">
            <w:pPr>
              <w:pStyle w:val="TableBody"/>
              <w:ind w:left="-18" w:firstLine="18"/>
            </w:pPr>
            <w:r w:rsidRPr="00671C8B">
              <w:t xml:space="preserve">0x62 0xXX </w:t>
            </w:r>
            <w:r w:rsidRPr="00671C8B">
              <w:tab/>
              <w:t>Warning - state unchanged</w:t>
            </w:r>
          </w:p>
          <w:p w14:paraId="7A7C6210" w14:textId="77777777" w:rsidR="00975CC4" w:rsidRPr="00671C8B" w:rsidRDefault="00975CC4" w:rsidP="00166AF3">
            <w:pPr>
              <w:pStyle w:val="TableBody"/>
              <w:ind w:left="-18" w:firstLine="18"/>
            </w:pPr>
            <w:r w:rsidRPr="00671C8B">
              <w:t xml:space="preserve">0x62 0x00 </w:t>
            </w:r>
            <w:r w:rsidRPr="00671C8B">
              <w:tab/>
              <w:t>Warning - no information provided</w:t>
            </w:r>
          </w:p>
          <w:p w14:paraId="10CAE6D8" w14:textId="77777777" w:rsidR="00975CC4" w:rsidRPr="00671C8B" w:rsidRDefault="00975CC4" w:rsidP="00166AF3">
            <w:pPr>
              <w:pStyle w:val="TableBody"/>
              <w:ind w:left="-18" w:firstLine="18"/>
            </w:pPr>
            <w:r w:rsidRPr="00671C8B">
              <w:t xml:space="preserve">0x62 0x81 </w:t>
            </w:r>
            <w:r w:rsidRPr="00671C8B">
              <w:tab/>
              <w:t>Warning - part of returned data may be corrupt</w:t>
            </w:r>
          </w:p>
          <w:p w14:paraId="530696A7" w14:textId="77777777" w:rsidR="00975CC4" w:rsidRPr="00671C8B" w:rsidRDefault="00975CC4" w:rsidP="00166AF3">
            <w:pPr>
              <w:pStyle w:val="TableBody"/>
            </w:pPr>
            <w:r w:rsidRPr="00671C8B">
              <w:t>0x62 0x82</w:t>
            </w:r>
            <w:r w:rsidRPr="00671C8B">
              <w:tab/>
              <w:t>Warning - end of file/record reached (bad cmd)</w:t>
            </w:r>
          </w:p>
          <w:p w14:paraId="3ECE689F" w14:textId="77777777" w:rsidR="00975CC4" w:rsidRPr="00671C8B" w:rsidRDefault="00975CC4" w:rsidP="00166AF3">
            <w:pPr>
              <w:pStyle w:val="TableBody"/>
            </w:pPr>
            <w:r w:rsidRPr="00671C8B">
              <w:t xml:space="preserve">0x62 0x83 </w:t>
            </w:r>
            <w:r w:rsidRPr="00671C8B">
              <w:tab/>
              <w:t>Warning - selected file invalidated</w:t>
            </w:r>
          </w:p>
          <w:p w14:paraId="0F908171" w14:textId="77777777" w:rsidR="00975CC4" w:rsidRPr="00671C8B" w:rsidRDefault="00975CC4" w:rsidP="00166AF3">
            <w:pPr>
              <w:pStyle w:val="TableBody"/>
            </w:pPr>
            <w:r w:rsidRPr="00671C8B">
              <w:t>0x62 0x84</w:t>
            </w:r>
            <w:r w:rsidRPr="00671C8B">
              <w:tab/>
              <w:t>Warning - bad file control information format</w:t>
            </w:r>
          </w:p>
          <w:p w14:paraId="35C2922F" w14:textId="77777777" w:rsidR="00975CC4" w:rsidRPr="00671C8B" w:rsidRDefault="00975CC4" w:rsidP="00166AF3">
            <w:pPr>
              <w:pStyle w:val="TableBody"/>
            </w:pPr>
            <w:r w:rsidRPr="00671C8B">
              <w:t>0x63 0xXX</w:t>
            </w:r>
            <w:r w:rsidRPr="00671C8B">
              <w:tab/>
              <w:t>Warning - state unchanged</w:t>
            </w:r>
          </w:p>
          <w:p w14:paraId="046EEF84" w14:textId="77777777" w:rsidR="00975CC4" w:rsidRPr="00671C8B" w:rsidRDefault="00975CC4" w:rsidP="00166AF3">
            <w:pPr>
              <w:pStyle w:val="TableBody"/>
            </w:pPr>
            <w:r w:rsidRPr="00671C8B">
              <w:t>0x63 0x00</w:t>
            </w:r>
            <w:r w:rsidRPr="00671C8B">
              <w:tab/>
              <w:t>Warning - no information provided</w:t>
            </w:r>
          </w:p>
          <w:p w14:paraId="2EE757A5" w14:textId="77777777" w:rsidR="00975CC4" w:rsidRPr="00671C8B" w:rsidRDefault="00975CC4" w:rsidP="00166AF3">
            <w:pPr>
              <w:pStyle w:val="TableBody"/>
            </w:pPr>
            <w:r w:rsidRPr="00671C8B">
              <w:t xml:space="preserve">0x63 0x81 </w:t>
            </w:r>
            <w:r w:rsidRPr="00671C8B">
              <w:tab/>
              <w:t>Warning - file filled up with last write</w:t>
            </w:r>
          </w:p>
          <w:p w14:paraId="7C1A33B9" w14:textId="77777777" w:rsidR="00975CC4" w:rsidRPr="00671C8B" w:rsidRDefault="00975CC4" w:rsidP="00166AF3">
            <w:pPr>
              <w:pStyle w:val="TableBody"/>
            </w:pPr>
            <w:r w:rsidRPr="00671C8B">
              <w:t xml:space="preserve">0x63 0xCx </w:t>
            </w:r>
            <w:r w:rsidRPr="00671C8B">
              <w:tab/>
              <w:t>Warning - counter value is x</w:t>
            </w:r>
          </w:p>
          <w:p w14:paraId="143F37CC" w14:textId="77777777" w:rsidR="00975CC4" w:rsidRPr="00671C8B" w:rsidRDefault="00975CC4" w:rsidP="00166AF3">
            <w:pPr>
              <w:pStyle w:val="TableBody"/>
            </w:pPr>
            <w:r w:rsidRPr="00671C8B">
              <w:t xml:space="preserve">0x64 0xXX </w:t>
            </w:r>
            <w:r w:rsidRPr="00671C8B">
              <w:tab/>
              <w:t>Error - state unchanged</w:t>
            </w:r>
          </w:p>
          <w:p w14:paraId="584C3CB0" w14:textId="77777777" w:rsidR="00975CC4" w:rsidRPr="00671C8B" w:rsidRDefault="00975CC4" w:rsidP="00166AF3">
            <w:pPr>
              <w:pStyle w:val="TableBody"/>
            </w:pPr>
            <w:r w:rsidRPr="00671C8B">
              <w:t xml:space="preserve">0x65 0xXX </w:t>
            </w:r>
            <w:r w:rsidRPr="00671C8B">
              <w:tab/>
              <w:t>Error - state changed</w:t>
            </w:r>
          </w:p>
          <w:p w14:paraId="7FC112E3" w14:textId="77777777" w:rsidR="00975CC4" w:rsidRPr="00671C8B" w:rsidRDefault="00975CC4" w:rsidP="00166AF3">
            <w:pPr>
              <w:pStyle w:val="TableBody"/>
            </w:pPr>
            <w:r w:rsidRPr="00671C8B">
              <w:t xml:space="preserve">0x65 0x00 </w:t>
            </w:r>
            <w:r w:rsidRPr="00671C8B">
              <w:tab/>
              <w:t>Error - no information provided</w:t>
            </w:r>
          </w:p>
          <w:p w14:paraId="2CFE7E56" w14:textId="77777777" w:rsidR="00975CC4" w:rsidRPr="00671C8B" w:rsidRDefault="00975CC4" w:rsidP="00166AF3">
            <w:pPr>
              <w:pStyle w:val="TableBody"/>
            </w:pPr>
            <w:r w:rsidRPr="00671C8B">
              <w:t xml:space="preserve">0x65 0x81 </w:t>
            </w:r>
            <w:r w:rsidRPr="00671C8B">
              <w:tab/>
              <w:t>Error - memory failure 66 xx Security Error</w:t>
            </w:r>
          </w:p>
          <w:p w14:paraId="3A416410" w14:textId="77777777" w:rsidR="00975CC4" w:rsidRPr="00671C8B" w:rsidRDefault="00975CC4" w:rsidP="00166AF3">
            <w:pPr>
              <w:pStyle w:val="TableBody"/>
            </w:pPr>
            <w:r w:rsidRPr="00671C8B">
              <w:t xml:space="preserve">0x66 0xXX </w:t>
            </w:r>
            <w:r w:rsidRPr="00671C8B">
              <w:tab/>
              <w:t>Security Error</w:t>
            </w:r>
          </w:p>
          <w:p w14:paraId="79A883D7" w14:textId="77777777" w:rsidR="00975CC4" w:rsidRPr="00671C8B" w:rsidRDefault="00975CC4" w:rsidP="00166AF3">
            <w:pPr>
              <w:pStyle w:val="TableBody"/>
            </w:pPr>
            <w:r w:rsidRPr="00671C8B">
              <w:t xml:space="preserve">0x67 0xXX </w:t>
            </w:r>
            <w:r w:rsidRPr="00671C8B">
              <w:tab/>
              <w:t>Incorrect parameter P3</w:t>
            </w:r>
          </w:p>
          <w:p w14:paraId="50D6BAA0" w14:textId="77777777" w:rsidR="00975CC4" w:rsidRPr="00671C8B" w:rsidRDefault="00975CC4" w:rsidP="00166AF3">
            <w:pPr>
              <w:pStyle w:val="TableBody"/>
            </w:pPr>
            <w:r w:rsidRPr="00671C8B">
              <w:t xml:space="preserve">0x68 0xXX </w:t>
            </w:r>
            <w:r w:rsidRPr="00671C8B">
              <w:tab/>
              <w:t>Check Error - CLA function not supported</w:t>
            </w:r>
          </w:p>
          <w:p w14:paraId="58C27F24" w14:textId="77777777" w:rsidR="00975CC4" w:rsidRPr="00671C8B" w:rsidRDefault="00975CC4" w:rsidP="00166AF3">
            <w:pPr>
              <w:pStyle w:val="TableBody"/>
            </w:pPr>
            <w:r w:rsidRPr="00671C8B">
              <w:t xml:space="preserve">0x68 0x00 </w:t>
            </w:r>
            <w:r w:rsidRPr="00671C8B">
              <w:tab/>
              <w:t>Check Error - no information provided</w:t>
            </w:r>
          </w:p>
          <w:p w14:paraId="38945AF3" w14:textId="77777777" w:rsidR="00975CC4" w:rsidRPr="00671C8B" w:rsidRDefault="00975CC4" w:rsidP="00166AF3">
            <w:pPr>
              <w:pStyle w:val="TableBody"/>
            </w:pPr>
            <w:r w:rsidRPr="00671C8B">
              <w:t xml:space="preserve">0x68 0x81 </w:t>
            </w:r>
            <w:r w:rsidRPr="00671C8B">
              <w:tab/>
              <w:t>Check Error - logical channel not supported</w:t>
            </w:r>
          </w:p>
          <w:p w14:paraId="2E71F212" w14:textId="77777777" w:rsidR="00975CC4" w:rsidRPr="00671C8B" w:rsidRDefault="00975CC4" w:rsidP="00166AF3">
            <w:pPr>
              <w:pStyle w:val="TableBody"/>
            </w:pPr>
            <w:r w:rsidRPr="00671C8B">
              <w:t xml:space="preserve">0x68 0x82 </w:t>
            </w:r>
            <w:r w:rsidRPr="00671C8B">
              <w:tab/>
              <w:t>Check Error - secure messaging not supported</w:t>
            </w:r>
          </w:p>
          <w:p w14:paraId="6460758D" w14:textId="77777777" w:rsidR="00975CC4" w:rsidRPr="00671C8B" w:rsidRDefault="00975CC4" w:rsidP="00166AF3">
            <w:pPr>
              <w:pStyle w:val="TableBody"/>
            </w:pPr>
            <w:r w:rsidRPr="00671C8B">
              <w:t xml:space="preserve">0x69 0xXX </w:t>
            </w:r>
            <w:r w:rsidRPr="00671C8B">
              <w:tab/>
              <w:t>Check Error - command not allowed</w:t>
            </w:r>
          </w:p>
          <w:p w14:paraId="638A9A55" w14:textId="77777777" w:rsidR="00975CC4" w:rsidRPr="00671C8B" w:rsidRDefault="00975CC4" w:rsidP="00166AF3">
            <w:pPr>
              <w:pStyle w:val="TableBody"/>
            </w:pPr>
            <w:r w:rsidRPr="00671C8B">
              <w:t xml:space="preserve">0x69 0x00 </w:t>
            </w:r>
            <w:r w:rsidRPr="00671C8B">
              <w:tab/>
              <w:t>Check Error - no information provided</w:t>
            </w:r>
          </w:p>
          <w:p w14:paraId="574F8F3C" w14:textId="77777777" w:rsidR="00975CC4" w:rsidRPr="00671C8B" w:rsidRDefault="00975CC4" w:rsidP="00166AF3">
            <w:pPr>
              <w:pStyle w:val="TableBody"/>
            </w:pPr>
            <w:r w:rsidRPr="00671C8B">
              <w:t xml:space="preserve">0x69 0x81 </w:t>
            </w:r>
            <w:r w:rsidRPr="00671C8B">
              <w:tab/>
              <w:t>Check Error - command incompatible with file structure</w:t>
            </w:r>
          </w:p>
          <w:p w14:paraId="2236E144" w14:textId="77777777" w:rsidR="00975CC4" w:rsidRPr="00671C8B" w:rsidRDefault="00975CC4" w:rsidP="00166AF3">
            <w:pPr>
              <w:pStyle w:val="TableBody"/>
            </w:pPr>
            <w:r w:rsidRPr="00671C8B">
              <w:t xml:space="preserve">0x69 0x82 </w:t>
            </w:r>
            <w:r w:rsidRPr="00671C8B">
              <w:tab/>
              <w:t>Check Error - security status not satisfied</w:t>
            </w:r>
          </w:p>
          <w:p w14:paraId="2E6CB9D5" w14:textId="77777777" w:rsidR="00975CC4" w:rsidRPr="00671C8B" w:rsidRDefault="00975CC4" w:rsidP="00166AF3">
            <w:pPr>
              <w:pStyle w:val="TableBody"/>
            </w:pPr>
            <w:r w:rsidRPr="00671C8B">
              <w:t xml:space="preserve">0x69 0x83 </w:t>
            </w:r>
            <w:r w:rsidRPr="00671C8B">
              <w:tab/>
              <w:t>Check Error - authentication method blocked</w:t>
            </w:r>
          </w:p>
          <w:p w14:paraId="1C21E8D6" w14:textId="77777777" w:rsidR="00975CC4" w:rsidRPr="00671C8B" w:rsidRDefault="00975CC4" w:rsidP="00166AF3">
            <w:pPr>
              <w:pStyle w:val="TableBody"/>
            </w:pPr>
            <w:r w:rsidRPr="00671C8B">
              <w:t xml:space="preserve">0x69 0x84 </w:t>
            </w:r>
            <w:r w:rsidRPr="00671C8B">
              <w:tab/>
              <w:t>Check Error - referenced data invalidated</w:t>
            </w:r>
          </w:p>
          <w:p w14:paraId="5BEE2605" w14:textId="77777777" w:rsidR="00975CC4" w:rsidRPr="00671C8B" w:rsidRDefault="00975CC4" w:rsidP="00166AF3">
            <w:pPr>
              <w:pStyle w:val="TableBody"/>
            </w:pPr>
            <w:r w:rsidRPr="00671C8B">
              <w:t xml:space="preserve">0x69 0x85 </w:t>
            </w:r>
            <w:r w:rsidRPr="00671C8B">
              <w:tab/>
              <w:t>Check Error - conditions of use not satisfied</w:t>
            </w:r>
          </w:p>
          <w:p w14:paraId="5A356435" w14:textId="77777777" w:rsidR="00975CC4" w:rsidRPr="00671C8B" w:rsidRDefault="00975CC4" w:rsidP="00166AF3">
            <w:pPr>
              <w:pStyle w:val="TableBody"/>
            </w:pPr>
            <w:r w:rsidRPr="00671C8B">
              <w:t xml:space="preserve">0x69 0x86 </w:t>
            </w:r>
            <w:r w:rsidRPr="00671C8B">
              <w:tab/>
              <w:t>Check Error - command not allowed (no current EF)</w:t>
            </w:r>
          </w:p>
          <w:p w14:paraId="4D522FA7" w14:textId="77777777" w:rsidR="00975CC4" w:rsidRPr="00671C8B" w:rsidRDefault="00975CC4" w:rsidP="00166AF3">
            <w:pPr>
              <w:pStyle w:val="TableBody"/>
            </w:pPr>
            <w:r w:rsidRPr="00671C8B">
              <w:t xml:space="preserve">0x69 0x87 </w:t>
            </w:r>
            <w:r w:rsidRPr="00671C8B">
              <w:tab/>
              <w:t>Check Error - expected SM data objects missing</w:t>
            </w:r>
          </w:p>
          <w:p w14:paraId="64FAF0CF" w14:textId="77777777" w:rsidR="00975CC4" w:rsidRPr="00671C8B" w:rsidRDefault="00975CC4" w:rsidP="00166AF3">
            <w:pPr>
              <w:pStyle w:val="TableBody"/>
            </w:pPr>
            <w:r w:rsidRPr="00671C8B">
              <w:t xml:space="preserve">0x69 0x88 </w:t>
            </w:r>
            <w:r w:rsidRPr="00671C8B">
              <w:tab/>
              <w:t>Check Error - SM data objects incorrect</w:t>
            </w:r>
          </w:p>
          <w:p w14:paraId="09F5188F" w14:textId="77777777" w:rsidR="00975CC4" w:rsidRPr="00671C8B" w:rsidRDefault="00975CC4" w:rsidP="00166AF3">
            <w:pPr>
              <w:pStyle w:val="TableBody"/>
            </w:pPr>
            <w:r w:rsidRPr="00671C8B">
              <w:t>0x6A 0xXX</w:t>
            </w:r>
            <w:r w:rsidRPr="00671C8B">
              <w:tab/>
              <w:t>Check Error - wrong parameters</w:t>
            </w:r>
          </w:p>
          <w:p w14:paraId="1ABBD3E2" w14:textId="77777777" w:rsidR="00975CC4" w:rsidRPr="00671C8B" w:rsidRDefault="00975CC4" w:rsidP="00166AF3">
            <w:pPr>
              <w:pStyle w:val="TableBody"/>
            </w:pPr>
            <w:r w:rsidRPr="00671C8B">
              <w:t xml:space="preserve">0x6A 0x00 </w:t>
            </w:r>
            <w:r w:rsidRPr="00671C8B">
              <w:tab/>
              <w:t>Check Error - no information provided</w:t>
            </w:r>
          </w:p>
          <w:p w14:paraId="32BC45D7" w14:textId="77777777" w:rsidR="00975CC4" w:rsidRPr="00671C8B" w:rsidRDefault="00975CC4" w:rsidP="00166AF3">
            <w:pPr>
              <w:pStyle w:val="TableBody"/>
            </w:pPr>
            <w:r w:rsidRPr="00671C8B">
              <w:t xml:space="preserve">0x6A 0x80 </w:t>
            </w:r>
            <w:r w:rsidRPr="00671C8B">
              <w:tab/>
              <w:t>Check Error - incorrect parameters in data field</w:t>
            </w:r>
          </w:p>
          <w:p w14:paraId="7BD0208B" w14:textId="77777777" w:rsidR="00975CC4" w:rsidRPr="00671C8B" w:rsidRDefault="00975CC4" w:rsidP="00166AF3">
            <w:pPr>
              <w:pStyle w:val="TableBody"/>
            </w:pPr>
            <w:r w:rsidRPr="00671C8B">
              <w:t xml:space="preserve">0x6A 0x81 </w:t>
            </w:r>
            <w:r w:rsidRPr="00671C8B">
              <w:tab/>
              <w:t>Check Error - function not supported</w:t>
            </w:r>
          </w:p>
          <w:p w14:paraId="7A7D73B9" w14:textId="77777777" w:rsidR="00975CC4" w:rsidRPr="00671C8B" w:rsidRDefault="00975CC4" w:rsidP="00166AF3">
            <w:pPr>
              <w:pStyle w:val="TableBody"/>
            </w:pPr>
            <w:r w:rsidRPr="00671C8B">
              <w:t xml:space="preserve">0x6A 0x82 </w:t>
            </w:r>
            <w:r w:rsidRPr="00671C8B">
              <w:tab/>
              <w:t>Check Error - file not found</w:t>
            </w:r>
          </w:p>
          <w:p w14:paraId="39CD6A88" w14:textId="77777777" w:rsidR="00975CC4" w:rsidRPr="00671C8B" w:rsidRDefault="00975CC4" w:rsidP="00166AF3">
            <w:pPr>
              <w:pStyle w:val="TableBody"/>
            </w:pPr>
            <w:r w:rsidRPr="00671C8B">
              <w:t xml:space="preserve">0x6A 0x83 </w:t>
            </w:r>
            <w:r w:rsidRPr="00671C8B">
              <w:tab/>
              <w:t>Check Error - record not found</w:t>
            </w:r>
          </w:p>
          <w:p w14:paraId="187CB3A8" w14:textId="77777777" w:rsidR="00975CC4" w:rsidRPr="00671C8B" w:rsidRDefault="00975CC4" w:rsidP="00166AF3">
            <w:pPr>
              <w:pStyle w:val="TableBody"/>
            </w:pPr>
            <w:r w:rsidRPr="00671C8B">
              <w:t xml:space="preserve">0x6A 0x84 </w:t>
            </w:r>
            <w:r w:rsidRPr="00671C8B">
              <w:tab/>
              <w:t>Check Error - not enough memory space in the file</w:t>
            </w:r>
          </w:p>
          <w:p w14:paraId="0304FC1E" w14:textId="77777777" w:rsidR="00975CC4" w:rsidRPr="00671C8B" w:rsidRDefault="00975CC4" w:rsidP="00166AF3">
            <w:pPr>
              <w:pStyle w:val="TableBody"/>
            </w:pPr>
            <w:r w:rsidRPr="00671C8B">
              <w:t xml:space="preserve">0x6A 0x85 </w:t>
            </w:r>
            <w:r w:rsidRPr="00671C8B">
              <w:tab/>
              <w:t>Check Error - Lc vailable on with TLV structure</w:t>
            </w:r>
          </w:p>
          <w:p w14:paraId="7148B455" w14:textId="77777777" w:rsidR="00975CC4" w:rsidRPr="00671C8B" w:rsidRDefault="00975CC4" w:rsidP="00166AF3">
            <w:pPr>
              <w:pStyle w:val="TableBody"/>
            </w:pPr>
            <w:r w:rsidRPr="00671C8B">
              <w:t xml:space="preserve">0x6A 0x86 </w:t>
            </w:r>
            <w:r w:rsidRPr="00671C8B">
              <w:tab/>
              <w:t>Check Error - vailable on parameters P1-P2</w:t>
            </w:r>
          </w:p>
          <w:p w14:paraId="0D3B0BE2" w14:textId="77777777" w:rsidR="00975CC4" w:rsidRPr="00671C8B" w:rsidRDefault="00975CC4" w:rsidP="00166AF3">
            <w:pPr>
              <w:pStyle w:val="TableBody"/>
            </w:pPr>
            <w:r w:rsidRPr="00671C8B">
              <w:t xml:space="preserve">0x6A 0x87 </w:t>
            </w:r>
            <w:r w:rsidRPr="00671C8B">
              <w:tab/>
              <w:t>Check Error - Lc vailable on with P1-P2</w:t>
            </w:r>
          </w:p>
          <w:p w14:paraId="2D438FFB" w14:textId="77777777" w:rsidR="00975CC4" w:rsidRPr="00671C8B" w:rsidRDefault="00975CC4" w:rsidP="00166AF3">
            <w:pPr>
              <w:pStyle w:val="TableBody"/>
            </w:pPr>
            <w:r w:rsidRPr="00671C8B">
              <w:t xml:space="preserve">0x6A 0x88 </w:t>
            </w:r>
            <w:r w:rsidRPr="00671C8B">
              <w:tab/>
              <w:t>Check Error - referenced data not found</w:t>
            </w:r>
          </w:p>
          <w:p w14:paraId="13F7507A" w14:textId="77777777" w:rsidR="00975CC4" w:rsidRPr="00671C8B" w:rsidRDefault="00975CC4" w:rsidP="00166AF3">
            <w:pPr>
              <w:pStyle w:val="TableBody"/>
            </w:pPr>
            <w:r w:rsidRPr="00671C8B">
              <w:t xml:space="preserve">0x6B 0xXX </w:t>
            </w:r>
            <w:r w:rsidRPr="00671C8B">
              <w:tab/>
              <w:t>Incorrect parameter P1 or P2</w:t>
            </w:r>
          </w:p>
          <w:p w14:paraId="11D705F4" w14:textId="77777777" w:rsidR="00975CC4" w:rsidRPr="00671C8B" w:rsidRDefault="00975CC4" w:rsidP="00166AF3">
            <w:pPr>
              <w:pStyle w:val="TableBody"/>
            </w:pPr>
            <w:r w:rsidRPr="00671C8B">
              <w:t xml:space="preserve">0x6C 0xXX </w:t>
            </w:r>
            <w:r w:rsidRPr="00671C8B">
              <w:tab/>
              <w:t>Check Error - wrong length - xx is the correct length</w:t>
            </w:r>
          </w:p>
          <w:p w14:paraId="010C2CDF" w14:textId="77777777" w:rsidR="00975CC4" w:rsidRPr="00671C8B" w:rsidRDefault="00975CC4" w:rsidP="00166AF3">
            <w:pPr>
              <w:pStyle w:val="TableBody"/>
            </w:pPr>
            <w:r w:rsidRPr="00671C8B">
              <w:t xml:space="preserve">0x6D 0xXX </w:t>
            </w:r>
            <w:r w:rsidRPr="00671C8B">
              <w:tab/>
              <w:t>Unknown instruction code given in the command</w:t>
            </w:r>
          </w:p>
          <w:p w14:paraId="4B222893" w14:textId="77777777" w:rsidR="00975CC4" w:rsidRPr="00671C8B" w:rsidRDefault="00975CC4" w:rsidP="00166AF3">
            <w:pPr>
              <w:pStyle w:val="TableBody"/>
            </w:pPr>
            <w:r w:rsidRPr="00671C8B">
              <w:t xml:space="preserve">0x6E 0xXX </w:t>
            </w:r>
            <w:r w:rsidRPr="00671C8B">
              <w:tab/>
              <w:t>Wrong instruction class given in the command</w:t>
            </w:r>
          </w:p>
          <w:p w14:paraId="787B66C4" w14:textId="77777777" w:rsidR="00975CC4" w:rsidRPr="00671C8B" w:rsidRDefault="00975CC4" w:rsidP="00166AF3">
            <w:pPr>
              <w:pStyle w:val="TableBody"/>
            </w:pPr>
            <w:r w:rsidRPr="00671C8B">
              <w:t xml:space="preserve">0x6F 0xXX </w:t>
            </w:r>
            <w:r w:rsidRPr="00671C8B">
              <w:tab/>
              <w:t>Technical problem with no diagnostic given</w:t>
            </w:r>
          </w:p>
          <w:p w14:paraId="312270EE" w14:textId="77777777" w:rsidR="00975CC4" w:rsidRPr="00CA3F4B" w:rsidRDefault="00975CC4" w:rsidP="00166AF3">
            <w:pPr>
              <w:pStyle w:val="TableBody"/>
              <w:rPr>
                <w:b/>
                <w:sz w:val="10"/>
                <w:szCs w:val="10"/>
              </w:rPr>
            </w:pPr>
          </w:p>
          <w:p w14:paraId="11531A87" w14:textId="77777777" w:rsidR="00975CC4" w:rsidRPr="00671C8B" w:rsidRDefault="00975CC4" w:rsidP="00166AF3">
            <w:pPr>
              <w:pStyle w:val="TableBody"/>
            </w:pPr>
            <w:r w:rsidRPr="00671C8B">
              <w:rPr>
                <w:b/>
              </w:rPr>
              <w:t>&lt;response&gt;</w:t>
            </w:r>
            <w:r w:rsidRPr="00671C8B">
              <w:rPr>
                <w:b/>
              </w:rPr>
              <w:tab/>
            </w:r>
            <w:r w:rsidRPr="00671C8B">
              <w:t xml:space="preserve">Response of successful completion of the command previously issued in hexadecimal character format; refer to +CSCS. STATUS and GET RESPONSE returns data, which gives information about the current elementary datafield. This information includes the type of file and its size (refer to GSM 51.011 [28]). After READ BINARY or </w:t>
            </w:r>
            <w:r w:rsidRPr="00671C8B">
              <w:lastRenderedPageBreak/>
              <w:t>READ RECORD commands, the requested data will be returned. &lt;response&gt; is not returned after a successful UPDATE BINARY or UPDATE RECORD command.</w:t>
            </w:r>
          </w:p>
          <w:p w14:paraId="3C2D6C22" w14:textId="77777777" w:rsidR="00975CC4" w:rsidRPr="00671C8B" w:rsidRDefault="00975CC4" w:rsidP="00166AF3">
            <w:pPr>
              <w:pStyle w:val="TableBody"/>
            </w:pPr>
          </w:p>
          <w:p w14:paraId="359A2BF2" w14:textId="77777777" w:rsidR="00975CC4" w:rsidRPr="00671C8B" w:rsidRDefault="00975CC4" w:rsidP="00166AF3">
            <w:pPr>
              <w:pStyle w:val="TableBody"/>
              <w:rPr>
                <w:u w:val="single"/>
              </w:rPr>
            </w:pPr>
            <w:r w:rsidRPr="00671C8B">
              <w:rPr>
                <w:b/>
              </w:rPr>
              <w:t>&lt;pathid&gt;</w:t>
            </w:r>
            <w:r w:rsidRPr="00671C8B">
              <w:tab/>
              <w:t>String type that contains the path of an elementary file on the SIM/USIM in hexadecimal format as defined in ETSI TS 102 221 (e.g. "7F205F70" in SIM and USIM case).</w:t>
            </w:r>
          </w:p>
        </w:tc>
      </w:tr>
      <w:tr w:rsidR="00975CC4" w:rsidRPr="00671C8B" w:rsidDel="009453A7" w14:paraId="1B935E81" w14:textId="4A88E9F3" w:rsidTr="00166AF3">
        <w:trPr>
          <w:cantSplit w:val="0"/>
          <w:trHeight w:val="72"/>
          <w:del w:id="5525" w:author="Alban Roche" w:date="2017-08-02T16:31:00Z"/>
        </w:trPr>
        <w:tc>
          <w:tcPr>
            <w:tcW w:w="1728" w:type="dxa"/>
          </w:tcPr>
          <w:p w14:paraId="3F4B95A1" w14:textId="45D734F6" w:rsidR="00975CC4" w:rsidRPr="00671C8B" w:rsidDel="009453A7" w:rsidRDefault="00975CC4" w:rsidP="00166AF3">
            <w:pPr>
              <w:pStyle w:val="TableBody"/>
              <w:rPr>
                <w:del w:id="5526" w:author="Alban Roche" w:date="2017-08-02T16:31:00Z"/>
                <w:u w:val="single"/>
                <w:lang w:eastAsia="zh-CN"/>
              </w:rPr>
            </w:pPr>
            <w:del w:id="5527" w:author="Alban Roche" w:date="2017-08-02T16:31:00Z">
              <w:r w:rsidRPr="00671C8B" w:rsidDel="009453A7">
                <w:rPr>
                  <w:u w:val="single"/>
                  <w:lang w:eastAsia="zh-CN"/>
                </w:rPr>
                <w:lastRenderedPageBreak/>
                <w:delText>Notes</w:delText>
              </w:r>
              <w:bookmarkStart w:id="5528" w:name="_Toc489457536"/>
              <w:bookmarkEnd w:id="5528"/>
            </w:del>
          </w:p>
        </w:tc>
        <w:tc>
          <w:tcPr>
            <w:tcW w:w="7560" w:type="dxa"/>
          </w:tcPr>
          <w:p w14:paraId="51B8048C" w14:textId="5EAA68F2" w:rsidR="00975CC4" w:rsidRPr="00671C8B" w:rsidDel="009453A7" w:rsidRDefault="00975CC4" w:rsidP="00166AF3">
            <w:pPr>
              <w:pStyle w:val="TableBody"/>
              <w:rPr>
                <w:del w:id="5529" w:author="Alban Roche" w:date="2017-08-02T16:31:00Z"/>
                <w:u w:val="single"/>
                <w:lang w:eastAsia="zh-CN"/>
              </w:rPr>
            </w:pPr>
            <w:del w:id="5530" w:author="Alban Roche" w:date="2017-08-02T16:31:00Z">
              <w:r w:rsidRPr="00671C8B" w:rsidDel="009453A7">
                <w:delText>By using this command instead of generic SIM access command, +CSIM, the DTE application has an easier but more limited accessto the SIM database.</w:delText>
              </w:r>
              <w:bookmarkStart w:id="5531" w:name="_Toc489457537"/>
              <w:bookmarkEnd w:id="5531"/>
            </w:del>
          </w:p>
        </w:tc>
        <w:bookmarkStart w:id="5532" w:name="_Toc489457538"/>
        <w:bookmarkEnd w:id="5532"/>
      </w:tr>
    </w:tbl>
    <w:p w14:paraId="7F9D4710" w14:textId="2BC29A04" w:rsidR="00975CC4" w:rsidRPr="00671C8B" w:rsidDel="009453A7" w:rsidRDefault="00975CC4" w:rsidP="0059466D">
      <w:pPr>
        <w:pStyle w:val="Heading2"/>
        <w:numPr>
          <w:ilvl w:val="1"/>
          <w:numId w:val="11"/>
        </w:numPr>
        <w:ind w:left="1080" w:hanging="1080"/>
        <w:rPr>
          <w:del w:id="5533" w:author="Alban Roche" w:date="2017-08-02T16:31:00Z"/>
        </w:rPr>
      </w:pPr>
      <w:bookmarkStart w:id="5534" w:name="_Ref378175557"/>
      <w:bookmarkStart w:id="5535" w:name="_Toc486251593"/>
      <w:del w:id="5536" w:author="Alban Roche" w:date="2017-08-02T16:31:00Z">
        <w:r w:rsidRPr="00671C8B" w:rsidDel="009453A7">
          <w:delText>+CEAP Command: EAP Authentication</w:delText>
        </w:r>
        <w:bookmarkStart w:id="5537" w:name="_Toc489457539"/>
        <w:bookmarkEnd w:id="5534"/>
        <w:bookmarkEnd w:id="5535"/>
        <w:bookmarkEnd w:id="5537"/>
      </w:del>
    </w:p>
    <w:tbl>
      <w:tblPr>
        <w:tblStyle w:val="TableSWIleft"/>
        <w:tblW w:w="9288" w:type="dxa"/>
        <w:tblLayout w:type="fixed"/>
        <w:tblLook w:val="04A0" w:firstRow="1" w:lastRow="0" w:firstColumn="1" w:lastColumn="0" w:noHBand="0" w:noVBand="1"/>
      </w:tblPr>
      <w:tblGrid>
        <w:gridCol w:w="1728"/>
        <w:gridCol w:w="7560"/>
      </w:tblGrid>
      <w:tr w:rsidR="00975CC4" w:rsidRPr="00671C8B" w:rsidDel="009453A7" w14:paraId="0021AA1B" w14:textId="219ED33A" w:rsidTr="00166AF3">
        <w:trPr>
          <w:cnfStyle w:val="100000000000" w:firstRow="1" w:lastRow="0" w:firstColumn="0" w:lastColumn="0" w:oddVBand="0" w:evenVBand="0" w:oddHBand="0" w:evenHBand="0" w:firstRowFirstColumn="0" w:firstRowLastColumn="0" w:lastRowFirstColumn="0" w:lastRowLastColumn="0"/>
          <w:del w:id="5538" w:author="Alban Roche" w:date="2017-08-02T16:31:00Z"/>
        </w:trPr>
        <w:tc>
          <w:tcPr>
            <w:tcW w:w="9288" w:type="dxa"/>
            <w:gridSpan w:val="2"/>
          </w:tcPr>
          <w:p w14:paraId="4FBC2699" w14:textId="598A16F0" w:rsidR="00975CC4" w:rsidRPr="00671C8B" w:rsidDel="009453A7" w:rsidRDefault="00975CC4">
            <w:pPr>
              <w:pStyle w:val="TableRowHead"/>
              <w:spacing w:before="144" w:after="144"/>
              <w:rPr>
                <w:del w:id="5539" w:author="Alban Roche" w:date="2017-08-02T16:31:00Z"/>
                <w:bCs w:val="0"/>
              </w:rPr>
            </w:pPr>
            <w:del w:id="5540" w:author="Alban Roche" w:date="2017-08-02T14:40:00Z">
              <w:r w:rsidDel="00F22490">
                <w:rPr>
                  <w:lang w:eastAsia="zh-CN"/>
                </w:rPr>
                <w:delText xml:space="preserve">HL7618, HL7618RD, </w:delText>
              </w:r>
              <w:r w:rsidDel="00F22490">
                <w:delText xml:space="preserve">HL7648, HL7650, HL7688, </w:delText>
              </w:r>
              <w:r w:rsidDel="00F22490">
                <w:rPr>
                  <w:lang w:eastAsia="zh-CN"/>
                </w:rPr>
                <w:delText>HL7690 and HL7692</w:delText>
              </w:r>
            </w:del>
            <w:bookmarkStart w:id="5541" w:name="_Toc489457540"/>
            <w:bookmarkEnd w:id="5541"/>
          </w:p>
        </w:tc>
        <w:bookmarkStart w:id="5542" w:name="_Toc489457541"/>
        <w:bookmarkEnd w:id="5542"/>
      </w:tr>
      <w:tr w:rsidR="00975CC4" w:rsidRPr="00671C8B" w:rsidDel="009453A7" w14:paraId="7D26B05A" w14:textId="1E57324E" w:rsidTr="00166AF3">
        <w:trPr>
          <w:cantSplit w:val="0"/>
          <w:trHeight w:val="35"/>
          <w:del w:id="5543" w:author="Alban Roche" w:date="2017-08-02T16:31:00Z"/>
        </w:trPr>
        <w:tc>
          <w:tcPr>
            <w:tcW w:w="1728" w:type="dxa"/>
          </w:tcPr>
          <w:p w14:paraId="26877E37" w14:textId="32FD6E40" w:rsidR="00975CC4" w:rsidRPr="00671C8B" w:rsidDel="009453A7" w:rsidRDefault="00975CC4" w:rsidP="00166AF3">
            <w:pPr>
              <w:pStyle w:val="TableBody"/>
              <w:rPr>
                <w:del w:id="5544" w:author="Alban Roche" w:date="2017-08-02T16:31:00Z"/>
                <w:i/>
              </w:rPr>
            </w:pPr>
            <w:del w:id="5545" w:author="Alban Roche" w:date="2017-08-02T16:31:00Z">
              <w:r w:rsidRPr="00671C8B" w:rsidDel="009453A7">
                <w:rPr>
                  <w:i/>
                </w:rPr>
                <w:delText>Write command</w:delText>
              </w:r>
              <w:bookmarkStart w:id="5546" w:name="_Toc489457542"/>
              <w:bookmarkEnd w:id="5546"/>
            </w:del>
          </w:p>
          <w:p w14:paraId="3701C47F" w14:textId="3F7B4A18" w:rsidR="00975CC4" w:rsidRPr="00671C8B" w:rsidDel="009453A7" w:rsidRDefault="00975CC4" w:rsidP="00166AF3">
            <w:pPr>
              <w:pStyle w:val="TableBody"/>
              <w:rPr>
                <w:del w:id="5547" w:author="Alban Roche" w:date="2017-08-02T16:31:00Z"/>
              </w:rPr>
            </w:pPr>
            <w:bookmarkStart w:id="5548" w:name="_Toc489457543"/>
            <w:bookmarkEnd w:id="5548"/>
          </w:p>
          <w:p w14:paraId="59DC0D0F" w14:textId="718B653E" w:rsidR="00975CC4" w:rsidRPr="00671C8B" w:rsidDel="009453A7" w:rsidRDefault="00975CC4" w:rsidP="00166AF3">
            <w:pPr>
              <w:pStyle w:val="TableBody"/>
              <w:rPr>
                <w:del w:id="5549" w:author="Alban Roche" w:date="2017-08-02T16:31:00Z"/>
                <w:u w:val="single"/>
              </w:rPr>
            </w:pPr>
            <w:del w:id="5550" w:author="Alban Roche" w:date="2017-08-02T16:31:00Z">
              <w:r w:rsidRPr="00671C8B" w:rsidDel="009453A7">
                <w:rPr>
                  <w:u w:val="single"/>
                </w:rPr>
                <w:delText>Syntax</w:delText>
              </w:r>
              <w:bookmarkStart w:id="5551" w:name="_Toc489457544"/>
              <w:bookmarkEnd w:id="5551"/>
            </w:del>
          </w:p>
          <w:p w14:paraId="69EDD8E1" w14:textId="2BCDE57E" w:rsidR="00975CC4" w:rsidRPr="00671C8B" w:rsidDel="009453A7" w:rsidRDefault="00975CC4" w:rsidP="00166AF3">
            <w:pPr>
              <w:pStyle w:val="TableBody"/>
              <w:rPr>
                <w:del w:id="5552" w:author="Alban Roche" w:date="2017-08-02T16:31:00Z"/>
                <w:b/>
              </w:rPr>
            </w:pPr>
            <w:del w:id="5553" w:author="Alban Roche" w:date="2017-08-02T16:31:00Z">
              <w:r w:rsidRPr="00671C8B" w:rsidDel="009453A7">
                <w:rPr>
                  <w:b/>
                </w:rPr>
                <w:delText>AT+CEAP=</w:delText>
              </w:r>
              <w:r w:rsidRPr="00671C8B" w:rsidDel="009453A7">
                <w:rPr>
                  <w:b/>
                </w:rPr>
                <w:br/>
                <w:delText>&lt;dfname&gt;,</w:delText>
              </w:r>
              <w:r w:rsidRPr="00671C8B" w:rsidDel="009453A7">
                <w:rPr>
                  <w:b/>
                </w:rPr>
                <w:br/>
                <w:delText>&lt;EAPMethod&gt;,</w:delText>
              </w:r>
              <w:r w:rsidRPr="00671C8B" w:rsidDel="009453A7">
                <w:rPr>
                  <w:b/>
                </w:rPr>
                <w:br/>
                <w:delText>&lt;EAP packet data&gt;[,&lt;DFeap&gt;]</w:delText>
              </w:r>
              <w:bookmarkStart w:id="5554" w:name="_Toc489457545"/>
              <w:bookmarkEnd w:id="5554"/>
            </w:del>
          </w:p>
        </w:tc>
        <w:tc>
          <w:tcPr>
            <w:tcW w:w="7560" w:type="dxa"/>
          </w:tcPr>
          <w:p w14:paraId="64A6272C" w14:textId="14E9D829" w:rsidR="00975CC4" w:rsidRPr="00671C8B" w:rsidDel="009453A7" w:rsidRDefault="00975CC4" w:rsidP="00166AF3">
            <w:pPr>
              <w:pStyle w:val="TableBody"/>
              <w:rPr>
                <w:del w:id="5555" w:author="Alban Roche" w:date="2017-08-02T16:31:00Z"/>
                <w:u w:val="single"/>
              </w:rPr>
            </w:pPr>
            <w:bookmarkStart w:id="5556" w:name="_Toc489457546"/>
            <w:bookmarkEnd w:id="5556"/>
          </w:p>
          <w:p w14:paraId="5539B15A" w14:textId="6A165803" w:rsidR="00975CC4" w:rsidRPr="00671C8B" w:rsidDel="009453A7" w:rsidRDefault="00975CC4" w:rsidP="00166AF3">
            <w:pPr>
              <w:pStyle w:val="TableBody"/>
              <w:rPr>
                <w:del w:id="5557" w:author="Alban Roche" w:date="2017-08-02T16:31:00Z"/>
                <w:u w:val="single"/>
              </w:rPr>
            </w:pPr>
            <w:bookmarkStart w:id="5558" w:name="_Toc489457547"/>
            <w:bookmarkEnd w:id="5558"/>
          </w:p>
          <w:p w14:paraId="2155B8E4" w14:textId="5C9EFB4F" w:rsidR="00975CC4" w:rsidRPr="00671C8B" w:rsidDel="009453A7" w:rsidRDefault="00975CC4" w:rsidP="00166AF3">
            <w:pPr>
              <w:pStyle w:val="TableBody"/>
              <w:rPr>
                <w:del w:id="5559" w:author="Alban Roche" w:date="2017-08-02T16:31:00Z"/>
                <w:u w:val="single"/>
              </w:rPr>
            </w:pPr>
            <w:del w:id="5560" w:author="Alban Roche" w:date="2017-08-02T16:31:00Z">
              <w:r w:rsidRPr="00671C8B" w:rsidDel="009453A7">
                <w:rPr>
                  <w:u w:val="single"/>
                </w:rPr>
                <w:delText>Response</w:delText>
              </w:r>
              <w:bookmarkStart w:id="5561" w:name="_Toc489457548"/>
              <w:bookmarkEnd w:id="5561"/>
            </w:del>
          </w:p>
          <w:p w14:paraId="70A2CB95" w14:textId="7E5AD4C3" w:rsidR="00975CC4" w:rsidRPr="00671C8B" w:rsidDel="009453A7" w:rsidRDefault="00975CC4" w:rsidP="00166AF3">
            <w:pPr>
              <w:pStyle w:val="TableBody"/>
              <w:rPr>
                <w:del w:id="5562" w:author="Alban Roche" w:date="2017-08-02T16:31:00Z"/>
                <w:b/>
              </w:rPr>
            </w:pPr>
            <w:del w:id="5563" w:author="Alban Roche" w:date="2017-08-02T16:31:00Z">
              <w:r w:rsidRPr="00671C8B" w:rsidDel="009453A7">
                <w:rPr>
                  <w:b/>
                </w:rPr>
                <w:delText>+CEAP: &lt;EAPsessionid&gt;,&lt;EAP packet response&gt;</w:delText>
              </w:r>
              <w:bookmarkStart w:id="5564" w:name="_Toc489457549"/>
              <w:bookmarkEnd w:id="5564"/>
            </w:del>
          </w:p>
          <w:p w14:paraId="3068FB48" w14:textId="2C39F18F" w:rsidR="00975CC4" w:rsidRPr="00671C8B" w:rsidDel="009453A7" w:rsidRDefault="00975CC4" w:rsidP="00166AF3">
            <w:pPr>
              <w:pStyle w:val="TableBody"/>
              <w:rPr>
                <w:del w:id="5565" w:author="Alban Roche" w:date="2017-08-02T16:31:00Z"/>
                <w:b/>
              </w:rPr>
            </w:pPr>
            <w:del w:id="5566" w:author="Alban Roche" w:date="2017-08-02T16:31:00Z">
              <w:r w:rsidRPr="00671C8B" w:rsidDel="009453A7">
                <w:rPr>
                  <w:b/>
                </w:rPr>
                <w:delText>OK</w:delText>
              </w:r>
              <w:bookmarkStart w:id="5567" w:name="_Toc489457550"/>
              <w:bookmarkEnd w:id="5567"/>
            </w:del>
          </w:p>
          <w:p w14:paraId="467CBF37" w14:textId="45F4B3AB" w:rsidR="00975CC4" w:rsidRPr="00671C8B" w:rsidDel="009453A7" w:rsidRDefault="00975CC4" w:rsidP="00166AF3">
            <w:pPr>
              <w:pStyle w:val="TableBody"/>
              <w:rPr>
                <w:del w:id="5568" w:author="Alban Roche" w:date="2017-08-02T16:31:00Z"/>
              </w:rPr>
            </w:pPr>
            <w:bookmarkStart w:id="5569" w:name="_Toc489457551"/>
            <w:bookmarkEnd w:id="5569"/>
          </w:p>
          <w:p w14:paraId="3AC07474" w14:textId="534BEDCD" w:rsidR="00975CC4" w:rsidRPr="00671C8B" w:rsidDel="009453A7" w:rsidRDefault="00975CC4" w:rsidP="00166AF3">
            <w:pPr>
              <w:pStyle w:val="TableBody"/>
              <w:rPr>
                <w:del w:id="5570" w:author="Alban Roche" w:date="2017-08-02T16:31:00Z"/>
              </w:rPr>
            </w:pPr>
            <w:del w:id="5571" w:author="Alban Roche" w:date="2017-08-02T16:31:00Z">
              <w:r w:rsidRPr="00671C8B" w:rsidDel="009453A7">
                <w:delText>or</w:delText>
              </w:r>
              <w:bookmarkStart w:id="5572" w:name="_Toc489457552"/>
              <w:bookmarkEnd w:id="5572"/>
            </w:del>
          </w:p>
          <w:p w14:paraId="044046F5" w14:textId="3B5F7484" w:rsidR="00975CC4" w:rsidRPr="00671C8B" w:rsidDel="009453A7" w:rsidRDefault="00975CC4" w:rsidP="00166AF3">
            <w:pPr>
              <w:pStyle w:val="TableBody"/>
              <w:rPr>
                <w:del w:id="5573" w:author="Alban Roche" w:date="2017-08-02T16:31:00Z"/>
                <w:b/>
              </w:rPr>
            </w:pPr>
            <w:del w:id="5574" w:author="Alban Roche" w:date="2017-08-02T16:31:00Z">
              <w:r w:rsidRPr="00671C8B" w:rsidDel="009453A7">
                <w:rPr>
                  <w:b/>
                </w:rPr>
                <w:delText>+CME ERROR: &lt;err&gt;</w:delText>
              </w:r>
              <w:bookmarkStart w:id="5575" w:name="_Toc489457553"/>
              <w:bookmarkEnd w:id="5575"/>
            </w:del>
          </w:p>
          <w:p w14:paraId="30EEDD0D" w14:textId="5805C75D" w:rsidR="00975CC4" w:rsidRPr="00671C8B" w:rsidDel="009453A7" w:rsidRDefault="00975CC4" w:rsidP="00166AF3">
            <w:pPr>
              <w:pStyle w:val="TableBody"/>
              <w:rPr>
                <w:del w:id="5576" w:author="Alban Roche" w:date="2017-08-02T16:31:00Z"/>
              </w:rPr>
            </w:pPr>
            <w:bookmarkStart w:id="5577" w:name="_Toc489457554"/>
            <w:bookmarkEnd w:id="5577"/>
          </w:p>
          <w:p w14:paraId="56A31077" w14:textId="4A9F67F7" w:rsidR="00975CC4" w:rsidRPr="00671C8B" w:rsidDel="009453A7" w:rsidRDefault="00975CC4" w:rsidP="00166AF3">
            <w:pPr>
              <w:pStyle w:val="TableBody"/>
              <w:rPr>
                <w:del w:id="5578" w:author="Alban Roche" w:date="2017-08-02T16:31:00Z"/>
                <w:u w:val="single"/>
              </w:rPr>
            </w:pPr>
            <w:del w:id="5579" w:author="Alban Roche" w:date="2017-08-02T16:31:00Z">
              <w:r w:rsidRPr="00671C8B" w:rsidDel="009453A7">
                <w:rPr>
                  <w:u w:val="single"/>
                </w:rPr>
                <w:delText>Parameters</w:delText>
              </w:r>
              <w:bookmarkStart w:id="5580" w:name="_Toc489457555"/>
              <w:bookmarkEnd w:id="5580"/>
            </w:del>
          </w:p>
          <w:p w14:paraId="48BB8FC7" w14:textId="1ADBACB9" w:rsidR="00975CC4" w:rsidRPr="00671C8B" w:rsidDel="009453A7" w:rsidRDefault="00975CC4" w:rsidP="00166AF3">
            <w:pPr>
              <w:pStyle w:val="TableBody"/>
              <w:rPr>
                <w:del w:id="5581" w:author="Alban Roche" w:date="2017-08-02T16:31:00Z"/>
                <w:lang w:eastAsia="zh-CN"/>
              </w:rPr>
            </w:pPr>
            <w:del w:id="5582" w:author="Alban Roche" w:date="2017-08-02T16:31:00Z">
              <w:r w:rsidRPr="00671C8B" w:rsidDel="009453A7">
                <w:rPr>
                  <w:b/>
                  <w:lang w:eastAsia="zh-CN"/>
                </w:rPr>
                <w:delText>&lt;dfname&gt;</w:delText>
              </w:r>
              <w:r w:rsidRPr="00671C8B" w:rsidDel="009453A7">
                <w:rPr>
                  <w:lang w:eastAsia="zh-CN"/>
                </w:rPr>
                <w:tab/>
                <w:delText>String type in hexadecimal format. All selectable applications are represented in the UICC by an AID coded on 1 to 16 bytes.</w:delText>
              </w:r>
              <w:bookmarkStart w:id="5583" w:name="_Toc489457556"/>
              <w:bookmarkEnd w:id="5583"/>
            </w:del>
          </w:p>
          <w:p w14:paraId="5E87AA5F" w14:textId="787E012E" w:rsidR="00975CC4" w:rsidRPr="00671C8B" w:rsidDel="009453A7" w:rsidRDefault="00975CC4" w:rsidP="00166AF3">
            <w:pPr>
              <w:pStyle w:val="TableBody"/>
              <w:rPr>
                <w:del w:id="5584" w:author="Alban Roche" w:date="2017-08-02T16:31:00Z"/>
                <w:b/>
                <w:lang w:eastAsia="zh-CN"/>
              </w:rPr>
            </w:pPr>
            <w:bookmarkStart w:id="5585" w:name="_Toc489457557"/>
            <w:bookmarkEnd w:id="5585"/>
          </w:p>
          <w:p w14:paraId="159FD9A1" w14:textId="4125D132" w:rsidR="00975CC4" w:rsidRPr="00671C8B" w:rsidDel="009453A7" w:rsidRDefault="00975CC4" w:rsidP="00166AF3">
            <w:pPr>
              <w:pStyle w:val="TableBody"/>
              <w:rPr>
                <w:del w:id="5586" w:author="Alban Roche" w:date="2017-08-02T16:31:00Z"/>
                <w:lang w:eastAsia="zh-CN"/>
              </w:rPr>
            </w:pPr>
            <w:del w:id="5587" w:author="Alban Roche" w:date="2017-08-02T16:31:00Z">
              <w:r w:rsidRPr="00671C8B" w:rsidDel="009453A7">
                <w:rPr>
                  <w:b/>
                  <w:lang w:eastAsia="zh-CN"/>
                </w:rPr>
                <w:delText>&lt;EAPMethod&gt;</w:delText>
              </w:r>
              <w:r w:rsidRPr="00671C8B" w:rsidDel="009453A7">
                <w:rPr>
                  <w:lang w:eastAsia="zh-CN"/>
                </w:rPr>
                <w:tab/>
                <w:delText>String type in hexadecimal format.The value range for 1 byte format and for 8 bytes expanded format is defined in RFC 3748.</w:delText>
              </w:r>
              <w:bookmarkStart w:id="5588" w:name="_Toc489457558"/>
              <w:bookmarkEnd w:id="5588"/>
            </w:del>
          </w:p>
          <w:p w14:paraId="306CA42B" w14:textId="62D7321F" w:rsidR="00975CC4" w:rsidRPr="00671C8B" w:rsidDel="009453A7" w:rsidRDefault="00975CC4" w:rsidP="00166AF3">
            <w:pPr>
              <w:pStyle w:val="TableBody"/>
              <w:rPr>
                <w:del w:id="5589" w:author="Alban Roche" w:date="2017-08-02T16:31:00Z"/>
                <w:b/>
                <w:lang w:eastAsia="zh-CN"/>
              </w:rPr>
            </w:pPr>
            <w:bookmarkStart w:id="5590" w:name="_Toc489457559"/>
            <w:bookmarkEnd w:id="5590"/>
          </w:p>
          <w:p w14:paraId="52E2E5AE" w14:textId="1EFE699A" w:rsidR="00975CC4" w:rsidRPr="00671C8B" w:rsidDel="009453A7" w:rsidRDefault="00975CC4" w:rsidP="00166AF3">
            <w:pPr>
              <w:pStyle w:val="TableBody"/>
              <w:rPr>
                <w:del w:id="5591" w:author="Alban Roche" w:date="2017-08-02T16:31:00Z"/>
                <w:lang w:eastAsia="zh-CN"/>
              </w:rPr>
            </w:pPr>
            <w:del w:id="5592" w:author="Alban Roche" w:date="2017-08-02T16:31:00Z">
              <w:r w:rsidRPr="00671C8B" w:rsidDel="009453A7">
                <w:rPr>
                  <w:b/>
                  <w:lang w:eastAsia="zh-CN"/>
                </w:rPr>
                <w:delText>&lt;EAP packet data&gt;</w:delText>
              </w:r>
              <w:r w:rsidRPr="00671C8B" w:rsidDel="009453A7">
                <w:rPr>
                  <w:lang w:eastAsia="zh-CN"/>
                </w:rPr>
                <w:tab/>
                <w:delText>String type in hexadecimal format</w:delText>
              </w:r>
              <w:bookmarkStart w:id="5593" w:name="_Toc489457560"/>
              <w:bookmarkEnd w:id="5593"/>
            </w:del>
          </w:p>
          <w:p w14:paraId="659218CE" w14:textId="2125EA66" w:rsidR="00975CC4" w:rsidRPr="00671C8B" w:rsidDel="009453A7" w:rsidRDefault="00975CC4" w:rsidP="00166AF3">
            <w:pPr>
              <w:pStyle w:val="TableBody"/>
              <w:rPr>
                <w:del w:id="5594" w:author="Alban Roche" w:date="2017-08-02T16:31:00Z"/>
                <w:lang w:eastAsia="zh-CN"/>
              </w:rPr>
            </w:pPr>
            <w:bookmarkStart w:id="5595" w:name="_Toc489457561"/>
            <w:bookmarkEnd w:id="5595"/>
          </w:p>
          <w:p w14:paraId="30CE7373" w14:textId="3096C43C" w:rsidR="00975CC4" w:rsidRPr="00671C8B" w:rsidDel="009453A7" w:rsidRDefault="00975CC4" w:rsidP="00166AF3">
            <w:pPr>
              <w:pStyle w:val="TableBody"/>
              <w:rPr>
                <w:del w:id="5596" w:author="Alban Roche" w:date="2017-08-02T16:31:00Z"/>
                <w:lang w:eastAsia="zh-CN"/>
              </w:rPr>
            </w:pPr>
            <w:del w:id="5597" w:author="Alban Roche" w:date="2017-08-02T16:31:00Z">
              <w:r w:rsidRPr="00671C8B" w:rsidDel="009453A7">
                <w:rPr>
                  <w:b/>
                  <w:lang w:eastAsia="zh-CN"/>
                </w:rPr>
                <w:delText>&lt;DFeap&gt;</w:delText>
              </w:r>
              <w:r w:rsidRPr="00671C8B" w:rsidDel="009453A7">
                <w:rPr>
                  <w:lang w:eastAsia="zh-CN"/>
                </w:rPr>
                <w:tab/>
                <w:delText>String type in hexadecimal format</w:delText>
              </w:r>
              <w:bookmarkStart w:id="5598" w:name="_Toc489457562"/>
              <w:bookmarkEnd w:id="5598"/>
            </w:del>
          </w:p>
          <w:p w14:paraId="7B2FC9BB" w14:textId="22F30FE9" w:rsidR="00975CC4" w:rsidRPr="00671C8B" w:rsidDel="009453A7" w:rsidRDefault="00975CC4" w:rsidP="00166AF3">
            <w:pPr>
              <w:pStyle w:val="TableBody"/>
              <w:rPr>
                <w:del w:id="5599" w:author="Alban Roche" w:date="2017-08-02T16:31:00Z"/>
                <w:b/>
                <w:lang w:eastAsia="zh-CN"/>
              </w:rPr>
            </w:pPr>
            <w:bookmarkStart w:id="5600" w:name="_Toc489457563"/>
            <w:bookmarkEnd w:id="5600"/>
          </w:p>
          <w:p w14:paraId="735B0BA8" w14:textId="5D5AA957" w:rsidR="00975CC4" w:rsidRPr="00671C8B" w:rsidDel="009453A7" w:rsidRDefault="00975CC4" w:rsidP="00166AF3">
            <w:pPr>
              <w:pStyle w:val="TableBody"/>
              <w:rPr>
                <w:del w:id="5601" w:author="Alban Roche" w:date="2017-08-02T16:31:00Z"/>
                <w:lang w:eastAsia="zh-CN"/>
              </w:rPr>
            </w:pPr>
            <w:del w:id="5602" w:author="Alban Roche" w:date="2017-08-02T16:31:00Z">
              <w:r w:rsidRPr="00671C8B" w:rsidDel="009453A7">
                <w:rPr>
                  <w:b/>
                  <w:lang w:eastAsia="zh-CN"/>
                </w:rPr>
                <w:delText>&lt;EAPsessionid&gt;</w:delText>
              </w:r>
              <w:r w:rsidRPr="00671C8B" w:rsidDel="009453A7">
                <w:rPr>
                  <w:lang w:eastAsia="zh-CN"/>
                </w:rPr>
                <w:tab/>
                <w:delText>1 – 4294967295</w:delText>
              </w:r>
              <w:r w:rsidRPr="00671C8B" w:rsidDel="009453A7">
                <w:rPr>
                  <w:lang w:eastAsia="zh-CN"/>
                </w:rPr>
                <w:tab/>
                <w:delText>Identifier of the EAP session to be used in order to retrieve the EAP parameters with +CERP command.</w:delText>
              </w:r>
              <w:bookmarkStart w:id="5603" w:name="_Toc489457564"/>
              <w:bookmarkEnd w:id="5603"/>
            </w:del>
          </w:p>
          <w:p w14:paraId="06DB2EA3" w14:textId="7A1F57CD" w:rsidR="00975CC4" w:rsidRPr="00671C8B" w:rsidDel="009453A7" w:rsidRDefault="00975CC4" w:rsidP="00166AF3">
            <w:pPr>
              <w:pStyle w:val="TableBody"/>
              <w:rPr>
                <w:del w:id="5604" w:author="Alban Roche" w:date="2017-08-02T16:31:00Z"/>
                <w:b/>
                <w:lang w:eastAsia="zh-CN"/>
              </w:rPr>
            </w:pPr>
            <w:bookmarkStart w:id="5605" w:name="_Toc489457565"/>
            <w:bookmarkEnd w:id="5605"/>
          </w:p>
          <w:p w14:paraId="2198C768" w14:textId="5B77CF43" w:rsidR="00975CC4" w:rsidRPr="00671C8B" w:rsidDel="009453A7" w:rsidRDefault="00975CC4" w:rsidP="00166AF3">
            <w:pPr>
              <w:pStyle w:val="TableBody"/>
              <w:rPr>
                <w:del w:id="5606" w:author="Alban Roche" w:date="2017-08-02T16:31:00Z"/>
                <w:lang w:eastAsia="zh-CN"/>
              </w:rPr>
            </w:pPr>
            <w:del w:id="5607" w:author="Alban Roche" w:date="2017-08-02T16:31:00Z">
              <w:r w:rsidRPr="00671C8B" w:rsidDel="009453A7">
                <w:rPr>
                  <w:b/>
                  <w:lang w:eastAsia="zh-CN"/>
                </w:rPr>
                <w:delText>&lt;EAP packet response&gt;</w:delText>
              </w:r>
              <w:r w:rsidRPr="00671C8B" w:rsidDel="009453A7">
                <w:rPr>
                  <w:lang w:eastAsia="zh-CN"/>
                </w:rPr>
                <w:tab/>
                <w:delText>String type in hexadecimal format</w:delText>
              </w:r>
              <w:bookmarkStart w:id="5608" w:name="_Toc489457566"/>
              <w:bookmarkEnd w:id="5608"/>
            </w:del>
          </w:p>
        </w:tc>
        <w:bookmarkStart w:id="5609" w:name="_Toc489457567"/>
        <w:bookmarkEnd w:id="5609"/>
      </w:tr>
    </w:tbl>
    <w:p w14:paraId="50486927" w14:textId="5066CC58" w:rsidR="00975CC4" w:rsidRPr="00671C8B" w:rsidDel="009453A7" w:rsidRDefault="00975CC4" w:rsidP="0059466D">
      <w:pPr>
        <w:pStyle w:val="Heading2"/>
        <w:numPr>
          <w:ilvl w:val="1"/>
          <w:numId w:val="11"/>
        </w:numPr>
        <w:ind w:left="1080" w:hanging="1080"/>
        <w:rPr>
          <w:del w:id="5610" w:author="Alban Roche" w:date="2017-08-02T16:31:00Z"/>
        </w:rPr>
      </w:pPr>
      <w:bookmarkStart w:id="5611" w:name="_Ref378175558"/>
      <w:bookmarkStart w:id="5612" w:name="_Toc486251594"/>
      <w:del w:id="5613" w:author="Alban Roche" w:date="2017-08-02T16:31:00Z">
        <w:r w:rsidRPr="00671C8B" w:rsidDel="009453A7">
          <w:delText>+CERP Command: EAP Retrieve Parameters</w:delText>
        </w:r>
        <w:bookmarkStart w:id="5614" w:name="_Toc489457568"/>
        <w:bookmarkEnd w:id="5611"/>
        <w:bookmarkEnd w:id="5612"/>
        <w:bookmarkEnd w:id="5614"/>
      </w:del>
    </w:p>
    <w:tbl>
      <w:tblPr>
        <w:tblStyle w:val="TableSWIleft"/>
        <w:tblW w:w="9288" w:type="dxa"/>
        <w:tblLayout w:type="fixed"/>
        <w:tblLook w:val="04A0" w:firstRow="1" w:lastRow="0" w:firstColumn="1" w:lastColumn="0" w:noHBand="0" w:noVBand="1"/>
      </w:tblPr>
      <w:tblGrid>
        <w:gridCol w:w="1728"/>
        <w:gridCol w:w="7560"/>
      </w:tblGrid>
      <w:tr w:rsidR="00975CC4" w:rsidRPr="00671C8B" w:rsidDel="009453A7" w14:paraId="0AF40CCD" w14:textId="0D4852EE" w:rsidTr="00166AF3">
        <w:trPr>
          <w:cnfStyle w:val="100000000000" w:firstRow="1" w:lastRow="0" w:firstColumn="0" w:lastColumn="0" w:oddVBand="0" w:evenVBand="0" w:oddHBand="0" w:evenHBand="0" w:firstRowFirstColumn="0" w:firstRowLastColumn="0" w:lastRowFirstColumn="0" w:lastRowLastColumn="0"/>
          <w:del w:id="5615" w:author="Alban Roche" w:date="2017-08-02T16:31:00Z"/>
        </w:trPr>
        <w:tc>
          <w:tcPr>
            <w:tcW w:w="9288" w:type="dxa"/>
            <w:gridSpan w:val="2"/>
          </w:tcPr>
          <w:p w14:paraId="04F6CBC6" w14:textId="08B11A3D" w:rsidR="00975CC4" w:rsidRPr="00671C8B" w:rsidDel="009453A7" w:rsidRDefault="00975CC4">
            <w:pPr>
              <w:pStyle w:val="TableRowHead"/>
              <w:spacing w:before="144" w:after="144"/>
              <w:rPr>
                <w:del w:id="5616" w:author="Alban Roche" w:date="2017-08-02T16:31:00Z"/>
                <w:bCs w:val="0"/>
              </w:rPr>
            </w:pPr>
            <w:del w:id="5617" w:author="Alban Roche" w:date="2017-08-02T14:40:00Z">
              <w:r w:rsidDel="00F22490">
                <w:rPr>
                  <w:lang w:eastAsia="zh-CN"/>
                </w:rPr>
                <w:delText xml:space="preserve">HL7618, HL7618RD, </w:delText>
              </w:r>
              <w:r w:rsidDel="00F22490">
                <w:delText xml:space="preserve">HL7648, HL7650, HL7688, </w:delText>
              </w:r>
              <w:r w:rsidDel="00F22490">
                <w:rPr>
                  <w:lang w:eastAsia="zh-CN"/>
                </w:rPr>
                <w:delText>HL7690 and HL7692</w:delText>
              </w:r>
            </w:del>
            <w:bookmarkStart w:id="5618" w:name="_Toc489457569"/>
            <w:bookmarkEnd w:id="5618"/>
          </w:p>
        </w:tc>
        <w:bookmarkStart w:id="5619" w:name="_Toc489457570"/>
        <w:bookmarkEnd w:id="5619"/>
      </w:tr>
      <w:tr w:rsidR="00975CC4" w:rsidRPr="00671C8B" w:rsidDel="009453A7" w14:paraId="003946C1" w14:textId="29C2F8FA" w:rsidTr="00166AF3">
        <w:trPr>
          <w:cantSplit w:val="0"/>
          <w:trHeight w:val="35"/>
          <w:del w:id="5620" w:author="Alban Roche" w:date="2017-08-02T16:31:00Z"/>
        </w:trPr>
        <w:tc>
          <w:tcPr>
            <w:tcW w:w="1728" w:type="dxa"/>
          </w:tcPr>
          <w:p w14:paraId="4F9BCBD8" w14:textId="2BABFF4C" w:rsidR="00975CC4" w:rsidRPr="00671C8B" w:rsidDel="009453A7" w:rsidRDefault="00975CC4" w:rsidP="00166AF3">
            <w:pPr>
              <w:pStyle w:val="TableBody"/>
              <w:rPr>
                <w:del w:id="5621" w:author="Alban Roche" w:date="2017-08-02T16:31:00Z"/>
                <w:i/>
              </w:rPr>
            </w:pPr>
            <w:del w:id="5622" w:author="Alban Roche" w:date="2017-08-02T16:31:00Z">
              <w:r w:rsidRPr="00671C8B" w:rsidDel="009453A7">
                <w:rPr>
                  <w:i/>
                </w:rPr>
                <w:delText>Execute command</w:delText>
              </w:r>
              <w:bookmarkStart w:id="5623" w:name="_Toc489457571"/>
              <w:bookmarkEnd w:id="5623"/>
            </w:del>
          </w:p>
          <w:p w14:paraId="26E8003A" w14:textId="006DDCEE" w:rsidR="00975CC4" w:rsidRPr="00671C8B" w:rsidDel="009453A7" w:rsidRDefault="00975CC4" w:rsidP="00166AF3">
            <w:pPr>
              <w:pStyle w:val="TableBody"/>
              <w:rPr>
                <w:del w:id="5624" w:author="Alban Roche" w:date="2017-08-02T16:31:00Z"/>
              </w:rPr>
            </w:pPr>
            <w:bookmarkStart w:id="5625" w:name="_Toc489457572"/>
            <w:bookmarkEnd w:id="5625"/>
          </w:p>
          <w:p w14:paraId="2D5D73FC" w14:textId="40AE3D4F" w:rsidR="00975CC4" w:rsidRPr="00671C8B" w:rsidDel="009453A7" w:rsidRDefault="00975CC4" w:rsidP="00166AF3">
            <w:pPr>
              <w:pStyle w:val="TableBody"/>
              <w:rPr>
                <w:del w:id="5626" w:author="Alban Roche" w:date="2017-08-02T16:31:00Z"/>
                <w:u w:val="single"/>
              </w:rPr>
            </w:pPr>
            <w:del w:id="5627" w:author="Alban Roche" w:date="2017-08-02T16:31:00Z">
              <w:r w:rsidRPr="00671C8B" w:rsidDel="009453A7">
                <w:rPr>
                  <w:u w:val="single"/>
                </w:rPr>
                <w:delText>Syntax</w:delText>
              </w:r>
              <w:bookmarkStart w:id="5628" w:name="_Toc489457573"/>
              <w:bookmarkEnd w:id="5628"/>
            </w:del>
          </w:p>
          <w:p w14:paraId="753745E3" w14:textId="0968836E" w:rsidR="00975CC4" w:rsidRPr="00671C8B" w:rsidDel="009453A7" w:rsidRDefault="00975CC4" w:rsidP="00166AF3">
            <w:pPr>
              <w:pStyle w:val="TableBody"/>
              <w:rPr>
                <w:del w:id="5629" w:author="Alban Roche" w:date="2017-08-02T16:31:00Z"/>
                <w:b/>
              </w:rPr>
            </w:pPr>
            <w:del w:id="5630" w:author="Alban Roche" w:date="2017-08-02T16:31:00Z">
              <w:r w:rsidRPr="00671C8B" w:rsidDel="009453A7">
                <w:rPr>
                  <w:b/>
                </w:rPr>
                <w:delText>AT+CERP=</w:delText>
              </w:r>
              <w:r w:rsidRPr="00671C8B" w:rsidDel="009453A7">
                <w:rPr>
                  <w:b/>
                </w:rPr>
                <w:br/>
                <w:delText>&lt;EAPsessionid&gt;,</w:delText>
              </w:r>
              <w:r w:rsidRPr="00671C8B" w:rsidDel="009453A7">
                <w:rPr>
                  <w:b/>
                </w:rPr>
                <w:br/>
                <w:delText>&lt;EAPparameter&gt;</w:delText>
              </w:r>
              <w:bookmarkStart w:id="5631" w:name="_Toc489457574"/>
              <w:bookmarkEnd w:id="5631"/>
            </w:del>
          </w:p>
        </w:tc>
        <w:tc>
          <w:tcPr>
            <w:tcW w:w="7560" w:type="dxa"/>
          </w:tcPr>
          <w:p w14:paraId="64811045" w14:textId="0986D906" w:rsidR="00975CC4" w:rsidRPr="00671C8B" w:rsidDel="009453A7" w:rsidRDefault="00975CC4" w:rsidP="00166AF3">
            <w:pPr>
              <w:pStyle w:val="TableBody"/>
              <w:rPr>
                <w:del w:id="5632" w:author="Alban Roche" w:date="2017-08-02T16:31:00Z"/>
                <w:u w:val="single"/>
              </w:rPr>
            </w:pPr>
            <w:bookmarkStart w:id="5633" w:name="_Toc489457575"/>
            <w:bookmarkEnd w:id="5633"/>
          </w:p>
          <w:p w14:paraId="465A1C2E" w14:textId="1540684A" w:rsidR="00975CC4" w:rsidRPr="00671C8B" w:rsidDel="009453A7" w:rsidRDefault="00975CC4" w:rsidP="00166AF3">
            <w:pPr>
              <w:pStyle w:val="TableBody"/>
              <w:rPr>
                <w:del w:id="5634" w:author="Alban Roche" w:date="2017-08-02T16:31:00Z"/>
                <w:u w:val="single"/>
              </w:rPr>
            </w:pPr>
            <w:bookmarkStart w:id="5635" w:name="_Toc489457576"/>
            <w:bookmarkEnd w:id="5635"/>
          </w:p>
          <w:p w14:paraId="09F7E6E2" w14:textId="51144E13" w:rsidR="00975CC4" w:rsidRPr="00671C8B" w:rsidDel="009453A7" w:rsidRDefault="00975CC4" w:rsidP="00166AF3">
            <w:pPr>
              <w:pStyle w:val="TableBody"/>
              <w:rPr>
                <w:del w:id="5636" w:author="Alban Roche" w:date="2017-08-02T16:31:00Z"/>
                <w:u w:val="single"/>
              </w:rPr>
            </w:pPr>
            <w:del w:id="5637" w:author="Alban Roche" w:date="2017-08-02T16:31:00Z">
              <w:r w:rsidRPr="00671C8B" w:rsidDel="009453A7">
                <w:rPr>
                  <w:u w:val="single"/>
                </w:rPr>
                <w:delText>Response</w:delText>
              </w:r>
              <w:bookmarkStart w:id="5638" w:name="_Toc489457577"/>
              <w:bookmarkEnd w:id="5638"/>
            </w:del>
          </w:p>
          <w:p w14:paraId="06611B3C" w14:textId="1C0CBB7E" w:rsidR="00975CC4" w:rsidRPr="00671C8B" w:rsidDel="009453A7" w:rsidRDefault="00975CC4" w:rsidP="00166AF3">
            <w:pPr>
              <w:pStyle w:val="TableBody"/>
              <w:rPr>
                <w:del w:id="5639" w:author="Alban Roche" w:date="2017-08-02T16:31:00Z"/>
                <w:b/>
              </w:rPr>
            </w:pPr>
            <w:del w:id="5640" w:author="Alban Roche" w:date="2017-08-02T16:31:00Z">
              <w:r w:rsidRPr="00671C8B" w:rsidDel="009453A7">
                <w:rPr>
                  <w:b/>
                </w:rPr>
                <w:delText>+CERP: &lt;EAP parameter response&gt;</w:delText>
              </w:r>
              <w:bookmarkStart w:id="5641" w:name="_Toc489457578"/>
              <w:bookmarkEnd w:id="5641"/>
            </w:del>
          </w:p>
          <w:p w14:paraId="565E89F0" w14:textId="186A8987" w:rsidR="00975CC4" w:rsidRPr="00671C8B" w:rsidDel="009453A7" w:rsidRDefault="00975CC4" w:rsidP="00166AF3">
            <w:pPr>
              <w:pStyle w:val="TableBody"/>
              <w:rPr>
                <w:del w:id="5642" w:author="Alban Roche" w:date="2017-08-02T16:31:00Z"/>
                <w:b/>
              </w:rPr>
            </w:pPr>
            <w:del w:id="5643" w:author="Alban Roche" w:date="2017-08-02T16:31:00Z">
              <w:r w:rsidRPr="00671C8B" w:rsidDel="009453A7">
                <w:rPr>
                  <w:b/>
                </w:rPr>
                <w:delText>OK</w:delText>
              </w:r>
              <w:bookmarkStart w:id="5644" w:name="_Toc489457579"/>
              <w:bookmarkEnd w:id="5644"/>
            </w:del>
          </w:p>
          <w:p w14:paraId="03DE9E6C" w14:textId="4A2AAEB9" w:rsidR="00975CC4" w:rsidRPr="00671C8B" w:rsidDel="009453A7" w:rsidRDefault="00975CC4" w:rsidP="00166AF3">
            <w:pPr>
              <w:pStyle w:val="TableBody"/>
              <w:rPr>
                <w:del w:id="5645" w:author="Alban Roche" w:date="2017-08-02T16:31:00Z"/>
              </w:rPr>
            </w:pPr>
            <w:bookmarkStart w:id="5646" w:name="_Toc489457580"/>
            <w:bookmarkEnd w:id="5646"/>
          </w:p>
          <w:p w14:paraId="0E704DBC" w14:textId="0F85384D" w:rsidR="00975CC4" w:rsidRPr="00671C8B" w:rsidDel="009453A7" w:rsidRDefault="00975CC4" w:rsidP="00166AF3">
            <w:pPr>
              <w:pStyle w:val="TableBody"/>
              <w:rPr>
                <w:del w:id="5647" w:author="Alban Roche" w:date="2017-08-02T16:31:00Z"/>
              </w:rPr>
            </w:pPr>
            <w:del w:id="5648" w:author="Alban Roche" w:date="2017-08-02T16:31:00Z">
              <w:r w:rsidRPr="00671C8B" w:rsidDel="009453A7">
                <w:delText>or</w:delText>
              </w:r>
              <w:bookmarkStart w:id="5649" w:name="_Toc489457581"/>
              <w:bookmarkEnd w:id="5649"/>
            </w:del>
          </w:p>
          <w:p w14:paraId="0562D721" w14:textId="5E5589AA" w:rsidR="00975CC4" w:rsidRPr="00671C8B" w:rsidDel="009453A7" w:rsidRDefault="00975CC4" w:rsidP="00166AF3">
            <w:pPr>
              <w:pStyle w:val="TableBody"/>
              <w:rPr>
                <w:del w:id="5650" w:author="Alban Roche" w:date="2017-08-02T16:31:00Z"/>
                <w:b/>
              </w:rPr>
            </w:pPr>
            <w:del w:id="5651" w:author="Alban Roche" w:date="2017-08-02T16:31:00Z">
              <w:r w:rsidRPr="00671C8B" w:rsidDel="009453A7">
                <w:rPr>
                  <w:b/>
                </w:rPr>
                <w:delText>+CME ERROR: &lt;err&gt;</w:delText>
              </w:r>
              <w:bookmarkStart w:id="5652" w:name="_Toc489457582"/>
              <w:bookmarkEnd w:id="5652"/>
            </w:del>
          </w:p>
          <w:p w14:paraId="3BE3B873" w14:textId="128F1920" w:rsidR="00975CC4" w:rsidRPr="00671C8B" w:rsidDel="009453A7" w:rsidRDefault="00975CC4" w:rsidP="00166AF3">
            <w:pPr>
              <w:pStyle w:val="TableBody"/>
              <w:rPr>
                <w:del w:id="5653" w:author="Alban Roche" w:date="2017-08-02T16:31:00Z"/>
              </w:rPr>
            </w:pPr>
            <w:bookmarkStart w:id="5654" w:name="_Toc489457583"/>
            <w:bookmarkEnd w:id="5654"/>
          </w:p>
          <w:p w14:paraId="2A27D4BE" w14:textId="686BB73C" w:rsidR="00975CC4" w:rsidRPr="00671C8B" w:rsidDel="009453A7" w:rsidRDefault="00975CC4" w:rsidP="00166AF3">
            <w:pPr>
              <w:pStyle w:val="TableBody"/>
              <w:rPr>
                <w:del w:id="5655" w:author="Alban Roche" w:date="2017-08-02T16:31:00Z"/>
                <w:u w:val="single"/>
              </w:rPr>
            </w:pPr>
            <w:del w:id="5656" w:author="Alban Roche" w:date="2017-08-02T16:31:00Z">
              <w:r w:rsidRPr="00671C8B" w:rsidDel="009453A7">
                <w:rPr>
                  <w:u w:val="single"/>
                </w:rPr>
                <w:delText>Parameters</w:delText>
              </w:r>
              <w:bookmarkStart w:id="5657" w:name="_Toc489457584"/>
              <w:bookmarkEnd w:id="5657"/>
            </w:del>
          </w:p>
          <w:p w14:paraId="55194301" w14:textId="2DAFEAFF" w:rsidR="00975CC4" w:rsidRPr="00671C8B" w:rsidDel="009453A7" w:rsidRDefault="00975CC4" w:rsidP="00166AF3">
            <w:pPr>
              <w:pStyle w:val="TableBody"/>
              <w:rPr>
                <w:del w:id="5658" w:author="Alban Roche" w:date="2017-08-02T16:31:00Z"/>
                <w:lang w:eastAsia="zh-CN"/>
              </w:rPr>
            </w:pPr>
            <w:del w:id="5659" w:author="Alban Roche" w:date="2017-08-02T16:31:00Z">
              <w:r w:rsidRPr="00671C8B" w:rsidDel="009453A7">
                <w:rPr>
                  <w:b/>
                  <w:lang w:eastAsia="zh-CN"/>
                </w:rPr>
                <w:delText>&lt;EAPparameter&gt;</w:delText>
              </w:r>
              <w:r w:rsidRPr="00671C8B" w:rsidDel="009453A7">
                <w:rPr>
                  <w:lang w:eastAsia="zh-CN"/>
                </w:rPr>
                <w:tab/>
                <w:delText>1</w:delText>
              </w:r>
              <w:r w:rsidRPr="00671C8B" w:rsidDel="009453A7">
                <w:rPr>
                  <w:lang w:eastAsia="zh-CN"/>
                </w:rPr>
                <w:tab/>
                <w:delText>Keys</w:delText>
              </w:r>
              <w:bookmarkStart w:id="5660" w:name="_Toc489457585"/>
              <w:bookmarkEnd w:id="5660"/>
            </w:del>
          </w:p>
          <w:p w14:paraId="452C703A" w14:textId="6332236B" w:rsidR="00975CC4" w:rsidRPr="00671C8B" w:rsidDel="009453A7" w:rsidRDefault="00975CC4" w:rsidP="00166AF3">
            <w:pPr>
              <w:pStyle w:val="TableBody"/>
              <w:rPr>
                <w:del w:id="5661" w:author="Alban Roche" w:date="2017-08-02T16:31:00Z"/>
                <w:lang w:eastAsia="zh-CN"/>
              </w:rPr>
            </w:pPr>
            <w:del w:id="5662" w:author="Alban Roche" w:date="2017-08-02T16:31:00Z">
              <w:r w:rsidRPr="00671C8B" w:rsidDel="009453A7">
                <w:rPr>
                  <w:lang w:eastAsia="zh-CN"/>
                </w:rPr>
                <w:tab/>
              </w:r>
              <w:r w:rsidRPr="00671C8B" w:rsidDel="009453A7">
                <w:rPr>
                  <w:lang w:eastAsia="zh-CN"/>
                </w:rPr>
                <w:tab/>
              </w:r>
              <w:r w:rsidRPr="00671C8B" w:rsidDel="009453A7">
                <w:rPr>
                  <w:lang w:eastAsia="zh-CN"/>
                </w:rPr>
                <w:tab/>
                <w:delText>2</w:delText>
              </w:r>
              <w:r w:rsidRPr="00671C8B" w:rsidDel="009453A7">
                <w:rPr>
                  <w:lang w:eastAsia="zh-CN"/>
                </w:rPr>
                <w:tab/>
                <w:delText>Status</w:delText>
              </w:r>
              <w:bookmarkStart w:id="5663" w:name="_Toc489457586"/>
              <w:bookmarkEnd w:id="5663"/>
            </w:del>
          </w:p>
          <w:p w14:paraId="54DA4C5E" w14:textId="59ED0BA2" w:rsidR="00975CC4" w:rsidRPr="00671C8B" w:rsidDel="009453A7" w:rsidRDefault="00975CC4" w:rsidP="00166AF3">
            <w:pPr>
              <w:pStyle w:val="TableBody"/>
              <w:rPr>
                <w:del w:id="5664" w:author="Alban Roche" w:date="2017-08-02T16:31:00Z"/>
                <w:lang w:eastAsia="zh-CN"/>
              </w:rPr>
            </w:pPr>
            <w:del w:id="5665" w:author="Alban Roche" w:date="2017-08-02T16:31:00Z">
              <w:r w:rsidRPr="00671C8B" w:rsidDel="009453A7">
                <w:rPr>
                  <w:lang w:eastAsia="zh-CN"/>
                </w:rPr>
                <w:tab/>
              </w:r>
              <w:r w:rsidRPr="00671C8B" w:rsidDel="009453A7">
                <w:rPr>
                  <w:lang w:eastAsia="zh-CN"/>
                </w:rPr>
                <w:tab/>
              </w:r>
              <w:r w:rsidRPr="00671C8B" w:rsidDel="009453A7">
                <w:rPr>
                  <w:lang w:eastAsia="zh-CN"/>
                </w:rPr>
                <w:tab/>
                <w:delText>3</w:delText>
              </w:r>
              <w:r w:rsidRPr="00671C8B" w:rsidDel="009453A7">
                <w:rPr>
                  <w:lang w:eastAsia="zh-CN"/>
                </w:rPr>
                <w:tab/>
                <w:delText>Identity</w:delText>
              </w:r>
              <w:bookmarkStart w:id="5666" w:name="_Toc489457587"/>
              <w:bookmarkEnd w:id="5666"/>
            </w:del>
          </w:p>
          <w:p w14:paraId="55B0902F" w14:textId="4C8690A0" w:rsidR="00975CC4" w:rsidRPr="00671C8B" w:rsidDel="009453A7" w:rsidRDefault="00975CC4" w:rsidP="00166AF3">
            <w:pPr>
              <w:pStyle w:val="TableBody"/>
              <w:rPr>
                <w:del w:id="5667" w:author="Alban Roche" w:date="2017-08-02T16:31:00Z"/>
                <w:lang w:eastAsia="zh-CN"/>
              </w:rPr>
            </w:pPr>
            <w:del w:id="5668" w:author="Alban Roche" w:date="2017-08-02T16:31:00Z">
              <w:r w:rsidRPr="00671C8B" w:rsidDel="009453A7">
                <w:rPr>
                  <w:lang w:eastAsia="zh-CN"/>
                </w:rPr>
                <w:tab/>
              </w:r>
              <w:r w:rsidRPr="00671C8B" w:rsidDel="009453A7">
                <w:rPr>
                  <w:lang w:eastAsia="zh-CN"/>
                </w:rPr>
                <w:tab/>
              </w:r>
              <w:r w:rsidRPr="00671C8B" w:rsidDel="009453A7">
                <w:rPr>
                  <w:lang w:eastAsia="zh-CN"/>
                </w:rPr>
                <w:tab/>
                <w:delText>4</w:delText>
              </w:r>
              <w:r w:rsidRPr="00671C8B" w:rsidDel="009453A7">
                <w:rPr>
                  <w:lang w:eastAsia="zh-CN"/>
                </w:rPr>
                <w:tab/>
                <w:delText>Pseudonym</w:delText>
              </w:r>
              <w:bookmarkStart w:id="5669" w:name="_Toc489457588"/>
              <w:bookmarkEnd w:id="5669"/>
            </w:del>
          </w:p>
          <w:p w14:paraId="71983356" w14:textId="6167333F" w:rsidR="00975CC4" w:rsidRPr="00671C8B" w:rsidDel="009453A7" w:rsidRDefault="00975CC4" w:rsidP="00166AF3">
            <w:pPr>
              <w:pStyle w:val="TableBody"/>
              <w:rPr>
                <w:del w:id="5670" w:author="Alban Roche" w:date="2017-08-02T16:31:00Z"/>
                <w:lang w:eastAsia="zh-CN"/>
              </w:rPr>
            </w:pPr>
            <w:bookmarkStart w:id="5671" w:name="_Toc489457589"/>
            <w:bookmarkEnd w:id="5671"/>
          </w:p>
          <w:p w14:paraId="76F66964" w14:textId="2AAED0CA" w:rsidR="00975CC4" w:rsidRPr="00671C8B" w:rsidDel="009453A7" w:rsidRDefault="00975CC4" w:rsidP="00166AF3">
            <w:pPr>
              <w:pStyle w:val="TableBody"/>
              <w:rPr>
                <w:del w:id="5672" w:author="Alban Roche" w:date="2017-08-02T16:31:00Z"/>
                <w:lang w:eastAsia="zh-CN"/>
              </w:rPr>
            </w:pPr>
            <w:del w:id="5673" w:author="Alban Roche" w:date="2017-08-02T16:31:00Z">
              <w:r w:rsidRPr="00671C8B" w:rsidDel="009453A7">
                <w:rPr>
                  <w:b/>
                  <w:lang w:eastAsia="zh-CN"/>
                </w:rPr>
                <w:delText>&lt;EAPsessionid&gt;</w:delText>
              </w:r>
              <w:r w:rsidRPr="00671C8B" w:rsidDel="009453A7">
                <w:rPr>
                  <w:lang w:eastAsia="zh-CN"/>
                </w:rPr>
                <w:tab/>
                <w:delText>1 – 4294967295</w:delText>
              </w:r>
              <w:r w:rsidRPr="00671C8B" w:rsidDel="009453A7">
                <w:rPr>
                  <w:lang w:eastAsia="zh-CN"/>
                </w:rPr>
                <w:tab/>
                <w:delText xml:space="preserve">Identifier of the EAP session to be used in order to retrieve the EAP parameters corresponding to an active EAP session. </w:delText>
              </w:r>
              <w:bookmarkStart w:id="5674" w:name="_Toc489457590"/>
              <w:bookmarkEnd w:id="5674"/>
            </w:del>
          </w:p>
          <w:p w14:paraId="66362AF8" w14:textId="0F8CABA1" w:rsidR="00975CC4" w:rsidRPr="00671C8B" w:rsidDel="009453A7" w:rsidRDefault="00975CC4" w:rsidP="00166AF3">
            <w:pPr>
              <w:pStyle w:val="TableBody"/>
              <w:rPr>
                <w:del w:id="5675" w:author="Alban Roche" w:date="2017-08-02T16:31:00Z"/>
                <w:lang w:eastAsia="zh-CN"/>
              </w:rPr>
            </w:pPr>
            <w:bookmarkStart w:id="5676" w:name="_Toc489457591"/>
            <w:bookmarkEnd w:id="5676"/>
          </w:p>
          <w:p w14:paraId="471B5FDC" w14:textId="067D25FC" w:rsidR="00975CC4" w:rsidRPr="00671C8B" w:rsidDel="009453A7" w:rsidRDefault="00975CC4" w:rsidP="00166AF3">
            <w:pPr>
              <w:pStyle w:val="TableBody"/>
              <w:rPr>
                <w:del w:id="5677" w:author="Alban Roche" w:date="2017-08-02T16:31:00Z"/>
                <w:lang w:eastAsia="zh-CN"/>
              </w:rPr>
            </w:pPr>
            <w:del w:id="5678" w:author="Alban Roche" w:date="2017-08-02T16:31:00Z">
              <w:r w:rsidRPr="00671C8B" w:rsidDel="009453A7">
                <w:rPr>
                  <w:b/>
                  <w:lang w:eastAsia="zh-CN"/>
                </w:rPr>
                <w:delText>&lt;EAP parameter response&gt;</w:delText>
              </w:r>
              <w:r w:rsidRPr="00671C8B" w:rsidDel="009453A7">
                <w:rPr>
                  <w:lang w:eastAsia="zh-CN"/>
                </w:rPr>
                <w:tab/>
                <w:delText>String type in hexadecimal format</w:delText>
              </w:r>
              <w:bookmarkStart w:id="5679" w:name="_Toc489457592"/>
              <w:bookmarkEnd w:id="5679"/>
            </w:del>
          </w:p>
        </w:tc>
        <w:bookmarkStart w:id="5680" w:name="_Toc489457593"/>
        <w:bookmarkEnd w:id="5680"/>
      </w:tr>
    </w:tbl>
    <w:p w14:paraId="305C06B2" w14:textId="77777777" w:rsidR="00975CC4" w:rsidRPr="00671C8B" w:rsidRDefault="00975CC4" w:rsidP="0059466D">
      <w:pPr>
        <w:pStyle w:val="Heading2"/>
        <w:numPr>
          <w:ilvl w:val="1"/>
          <w:numId w:val="11"/>
        </w:numPr>
        <w:ind w:left="1080" w:hanging="1080"/>
      </w:pPr>
      <w:bookmarkStart w:id="5681" w:name="_Toc219030760"/>
      <w:bookmarkStart w:id="5682" w:name="_Toc369683949"/>
      <w:bookmarkStart w:id="5683" w:name="_Toc369683950"/>
      <w:bookmarkStart w:id="5684" w:name="_Toc369683952"/>
      <w:bookmarkStart w:id="5685" w:name="_Toc377738472"/>
      <w:bookmarkStart w:id="5686" w:name="_Toc377745578"/>
      <w:bookmarkStart w:id="5687" w:name="_Toc377990225"/>
      <w:bookmarkStart w:id="5688" w:name="_Toc377994690"/>
      <w:bookmarkStart w:id="5689" w:name="_Toc378087226"/>
      <w:bookmarkStart w:id="5690" w:name="_Toc378173187"/>
      <w:bookmarkStart w:id="5691" w:name="_Toc378176182"/>
      <w:bookmarkStart w:id="5692" w:name="_Toc378178827"/>
      <w:bookmarkStart w:id="5693" w:name="_Toc378181483"/>
      <w:bookmarkStart w:id="5694" w:name="_Toc380052780"/>
      <w:bookmarkStart w:id="5695" w:name="_Toc380055385"/>
      <w:bookmarkStart w:id="5696" w:name="_Toc380057869"/>
      <w:bookmarkStart w:id="5697" w:name="_Toc380060477"/>
      <w:bookmarkStart w:id="5698" w:name="_Toc380405988"/>
      <w:bookmarkStart w:id="5699" w:name="_Toc369683977"/>
      <w:bookmarkStart w:id="5700" w:name="_Toc377738527"/>
      <w:bookmarkStart w:id="5701" w:name="_Toc377745633"/>
      <w:bookmarkStart w:id="5702" w:name="_Toc377990280"/>
      <w:bookmarkStart w:id="5703" w:name="_Toc377994745"/>
      <w:bookmarkStart w:id="5704" w:name="_Toc378087281"/>
      <w:bookmarkStart w:id="5705" w:name="_Toc378173242"/>
      <w:bookmarkStart w:id="5706" w:name="_Toc378176237"/>
      <w:bookmarkStart w:id="5707" w:name="_Toc378178882"/>
      <w:bookmarkStart w:id="5708" w:name="_Toc378181538"/>
      <w:bookmarkStart w:id="5709" w:name="_Toc380052835"/>
      <w:bookmarkStart w:id="5710" w:name="_Toc380055440"/>
      <w:bookmarkStart w:id="5711" w:name="_Toc380057924"/>
      <w:bookmarkStart w:id="5712" w:name="_Toc380060532"/>
      <w:bookmarkStart w:id="5713" w:name="_Toc380406043"/>
      <w:bookmarkStart w:id="5714" w:name="_Ref448916417"/>
      <w:bookmarkStart w:id="5715" w:name="_Toc486251595"/>
      <w:bookmarkStart w:id="5716" w:name="_Toc489457594"/>
      <w:bookmarkStart w:id="5717" w:name="_Ref340837823"/>
      <w:bookmarkStart w:id="5718" w:name="_Ref340837830"/>
      <w:bookmarkStart w:id="5719" w:name="_Ref340837976"/>
      <w:bookmarkStart w:id="5720" w:name="_Ref340837980"/>
      <w:bookmarkStart w:id="5721" w:name="_Toc345081337"/>
      <w:bookmarkStart w:id="5722" w:name="_Toc349753082"/>
      <w:bookmarkStart w:id="5723" w:name="_Toc349753973"/>
      <w:bookmarkStart w:id="5724" w:name="_Toc368586039"/>
      <w:bookmarkEnd w:id="5492"/>
      <w:bookmarkEnd w:id="5493"/>
      <w:bookmarkEnd w:id="5494"/>
      <w:bookmarkEnd w:id="5495"/>
      <w:bookmarkEnd w:id="5496"/>
      <w:bookmarkEnd w:id="5497"/>
      <w:bookmarkEnd w:id="5681"/>
      <w:bookmarkEnd w:id="5682"/>
      <w:bookmarkEnd w:id="5683"/>
      <w:bookmarkEnd w:id="5684"/>
      <w:bookmarkEnd w:id="5685"/>
      <w:bookmarkEnd w:id="5686"/>
      <w:bookmarkEnd w:id="5687"/>
      <w:bookmarkEnd w:id="5688"/>
      <w:bookmarkEnd w:id="5689"/>
      <w:bookmarkEnd w:id="5690"/>
      <w:bookmarkEnd w:id="5691"/>
      <w:bookmarkEnd w:id="5692"/>
      <w:bookmarkEnd w:id="5693"/>
      <w:bookmarkEnd w:id="5694"/>
      <w:bookmarkEnd w:id="5695"/>
      <w:bookmarkEnd w:id="5696"/>
      <w:bookmarkEnd w:id="5697"/>
      <w:bookmarkEnd w:id="5698"/>
      <w:bookmarkEnd w:id="5699"/>
      <w:bookmarkEnd w:id="5700"/>
      <w:bookmarkEnd w:id="5701"/>
      <w:bookmarkEnd w:id="5702"/>
      <w:bookmarkEnd w:id="5703"/>
      <w:bookmarkEnd w:id="5704"/>
      <w:bookmarkEnd w:id="5705"/>
      <w:bookmarkEnd w:id="5706"/>
      <w:bookmarkEnd w:id="5707"/>
      <w:bookmarkEnd w:id="5708"/>
      <w:bookmarkEnd w:id="5709"/>
      <w:bookmarkEnd w:id="5710"/>
      <w:bookmarkEnd w:id="5711"/>
      <w:bookmarkEnd w:id="5712"/>
      <w:bookmarkEnd w:id="5713"/>
      <w:commentRangeStart w:id="5725"/>
      <w:r>
        <w:t>+KTEMPMON</w:t>
      </w:r>
      <w:r w:rsidRPr="00671C8B">
        <w:t xml:space="preserve"> Command: </w:t>
      </w:r>
      <w:r>
        <w:t>Temperature Monitor</w:t>
      </w:r>
      <w:commentRangeEnd w:id="5725"/>
      <w:r>
        <w:rPr>
          <w:rStyle w:val="CommentReference"/>
          <w:rFonts w:ascii="Verdana" w:eastAsia="Times New Roman" w:hAnsi="Verdana" w:cs="Times New Roman"/>
          <w:b w:val="0"/>
          <w:lang w:eastAsia="en-US"/>
        </w:rPr>
        <w:commentReference w:id="5725"/>
      </w:r>
      <w:bookmarkEnd w:id="5714"/>
      <w:bookmarkEnd w:id="5715"/>
      <w:bookmarkEnd w:id="5716"/>
    </w:p>
    <w:tbl>
      <w:tblPr>
        <w:tblStyle w:val="TableSWIleft"/>
        <w:tblW w:w="9288" w:type="dxa"/>
        <w:tblLayout w:type="fixed"/>
        <w:tblLook w:val="04A0" w:firstRow="1" w:lastRow="0" w:firstColumn="1" w:lastColumn="0" w:noHBand="0" w:noVBand="1"/>
      </w:tblPr>
      <w:tblGrid>
        <w:gridCol w:w="1728"/>
        <w:gridCol w:w="7560"/>
      </w:tblGrid>
      <w:tr w:rsidR="00975CC4" w:rsidRPr="00671C8B" w14:paraId="397EB3E1"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5579B76D" w14:textId="661010D7" w:rsidR="00975CC4" w:rsidRPr="00671C8B" w:rsidRDefault="00975CC4">
            <w:pPr>
              <w:pStyle w:val="TableRowHead"/>
              <w:spacing w:before="144" w:after="144"/>
              <w:rPr>
                <w:bCs w:val="0"/>
              </w:rPr>
            </w:pPr>
            <w:del w:id="5726" w:author="Alban Roche" w:date="2017-08-02T14:40:00Z">
              <w:r w:rsidDel="00F22490">
                <w:delText>HL7618, HL7618RD, HL7648, HL7650, HL7688, HL7690 and HL7692</w:delText>
              </w:r>
            </w:del>
            <w:ins w:id="5727" w:author="Alban Roche" w:date="2017-08-02T14:40:00Z">
              <w:r w:rsidR="00F22490">
                <w:t>HL7800</w:t>
              </w:r>
            </w:ins>
          </w:p>
        </w:tc>
      </w:tr>
      <w:tr w:rsidR="00975CC4" w:rsidRPr="00671C8B" w14:paraId="3B25518C" w14:textId="77777777" w:rsidTr="00166AF3">
        <w:trPr>
          <w:trHeight w:val="992"/>
        </w:trPr>
        <w:tc>
          <w:tcPr>
            <w:tcW w:w="1728" w:type="dxa"/>
          </w:tcPr>
          <w:p w14:paraId="4CC78C10" w14:textId="77777777" w:rsidR="00975CC4" w:rsidRPr="00671C8B" w:rsidRDefault="00975CC4" w:rsidP="00166AF3">
            <w:pPr>
              <w:pStyle w:val="TableBody"/>
              <w:rPr>
                <w:i/>
              </w:rPr>
            </w:pPr>
            <w:r w:rsidRPr="00671C8B">
              <w:rPr>
                <w:i/>
              </w:rPr>
              <w:t>Test command</w:t>
            </w:r>
          </w:p>
          <w:p w14:paraId="1E552D0A" w14:textId="77777777" w:rsidR="00975CC4" w:rsidRPr="00671C8B" w:rsidRDefault="00975CC4" w:rsidP="00166AF3">
            <w:pPr>
              <w:pStyle w:val="TableBody"/>
            </w:pPr>
          </w:p>
          <w:p w14:paraId="44AD8956" w14:textId="77777777" w:rsidR="00975CC4" w:rsidRPr="00671C8B" w:rsidRDefault="00975CC4" w:rsidP="00166AF3">
            <w:pPr>
              <w:pStyle w:val="TableBody"/>
              <w:rPr>
                <w:u w:val="single"/>
              </w:rPr>
            </w:pPr>
            <w:r w:rsidRPr="00671C8B">
              <w:rPr>
                <w:u w:val="single"/>
              </w:rPr>
              <w:t>Syntax</w:t>
            </w:r>
          </w:p>
          <w:p w14:paraId="507A84A1" w14:textId="77777777" w:rsidR="00975CC4" w:rsidRPr="00671C8B" w:rsidRDefault="00975CC4" w:rsidP="00166AF3">
            <w:pPr>
              <w:pStyle w:val="TableBody"/>
            </w:pPr>
            <w:r w:rsidRPr="00671C8B">
              <w:rPr>
                <w:b/>
              </w:rPr>
              <w:t>AT+KTEMPMON=?</w:t>
            </w:r>
          </w:p>
        </w:tc>
        <w:tc>
          <w:tcPr>
            <w:tcW w:w="7560" w:type="dxa"/>
          </w:tcPr>
          <w:p w14:paraId="073EECE8" w14:textId="77777777" w:rsidR="00975CC4" w:rsidRPr="00671C8B" w:rsidRDefault="00975CC4" w:rsidP="00166AF3">
            <w:pPr>
              <w:pStyle w:val="TableBody"/>
              <w:rPr>
                <w:lang w:eastAsia="zh-CN"/>
              </w:rPr>
            </w:pPr>
          </w:p>
          <w:p w14:paraId="141340A6" w14:textId="77777777" w:rsidR="00975CC4" w:rsidRPr="00671C8B" w:rsidRDefault="00975CC4" w:rsidP="00166AF3">
            <w:pPr>
              <w:pStyle w:val="TableBody"/>
              <w:rPr>
                <w:u w:val="single"/>
              </w:rPr>
            </w:pPr>
          </w:p>
          <w:p w14:paraId="41A3D4E8" w14:textId="77777777" w:rsidR="00975CC4" w:rsidRPr="00671C8B" w:rsidRDefault="00975CC4" w:rsidP="00166AF3">
            <w:pPr>
              <w:pStyle w:val="TableBody"/>
              <w:rPr>
                <w:u w:val="single"/>
              </w:rPr>
            </w:pPr>
            <w:r w:rsidRPr="00671C8B">
              <w:rPr>
                <w:u w:val="single"/>
              </w:rPr>
              <w:t>Response</w:t>
            </w:r>
          </w:p>
          <w:p w14:paraId="452B8F63" w14:textId="77777777" w:rsidR="00975CC4" w:rsidRPr="00671C8B" w:rsidRDefault="00975CC4" w:rsidP="00166AF3">
            <w:pPr>
              <w:pStyle w:val="TableBody"/>
              <w:rPr>
                <w:b/>
              </w:rPr>
            </w:pPr>
            <w:r w:rsidRPr="00671C8B">
              <w:rPr>
                <w:b/>
              </w:rPr>
              <w:t xml:space="preserve">+KTEMPMON: </w:t>
            </w:r>
            <w:r w:rsidRPr="00671C8B">
              <w:t>(list of supported</w:t>
            </w:r>
            <w:r w:rsidRPr="00671C8B">
              <w:rPr>
                <w:b/>
              </w:rPr>
              <w:t xml:space="preserve"> &lt;mod&gt;</w:t>
            </w:r>
            <w:r w:rsidRPr="00671C8B">
              <w:t>s),(list of supported</w:t>
            </w:r>
            <w:r w:rsidRPr="00671C8B">
              <w:rPr>
                <w:b/>
              </w:rPr>
              <w:t xml:space="preserve"> &lt;temperature&gt;</w:t>
            </w:r>
            <w:r w:rsidRPr="00671C8B">
              <w:t>s),(list of supported</w:t>
            </w:r>
            <w:r w:rsidRPr="00671C8B">
              <w:rPr>
                <w:b/>
              </w:rPr>
              <w:t xml:space="preserve"> &lt;urcMode&gt;</w:t>
            </w:r>
            <w:r w:rsidRPr="00671C8B">
              <w:t>s),(list of supported</w:t>
            </w:r>
            <w:r w:rsidRPr="00671C8B">
              <w:rPr>
                <w:b/>
              </w:rPr>
              <w:t xml:space="preserve"> &lt;action&gt;</w:t>
            </w:r>
            <w:r w:rsidRPr="00671C8B">
              <w:t>s),(list of supported</w:t>
            </w:r>
            <w:r w:rsidRPr="00671C8B">
              <w:rPr>
                <w:b/>
              </w:rPr>
              <w:t xml:space="preserve"> &lt;hystTime&gt;</w:t>
            </w:r>
            <w:r w:rsidRPr="00671C8B">
              <w:t>s),(list of supported</w:t>
            </w:r>
            <w:r w:rsidRPr="00671C8B">
              <w:rPr>
                <w:b/>
              </w:rPr>
              <w:t xml:space="preserve"> &lt;repGPIO&gt;</w:t>
            </w:r>
            <w:r w:rsidRPr="00671C8B">
              <w:t>s)</w:t>
            </w:r>
          </w:p>
          <w:p w14:paraId="3328B144" w14:textId="77777777" w:rsidR="00975CC4" w:rsidRPr="00671C8B" w:rsidRDefault="00975CC4" w:rsidP="00166AF3">
            <w:pPr>
              <w:pStyle w:val="TableBody"/>
              <w:rPr>
                <w:b/>
                <w:lang w:eastAsia="zh-CN"/>
              </w:rPr>
            </w:pPr>
            <w:r w:rsidRPr="00671C8B">
              <w:rPr>
                <w:b/>
              </w:rPr>
              <w:t>OK</w:t>
            </w:r>
          </w:p>
        </w:tc>
      </w:tr>
      <w:tr w:rsidR="00975CC4" w:rsidRPr="00671C8B" w14:paraId="2889535C" w14:textId="77777777" w:rsidTr="00166AF3">
        <w:trPr>
          <w:trHeight w:val="992"/>
        </w:trPr>
        <w:tc>
          <w:tcPr>
            <w:tcW w:w="1728" w:type="dxa"/>
          </w:tcPr>
          <w:p w14:paraId="21B64B84" w14:textId="77777777" w:rsidR="00975CC4" w:rsidRPr="00671C8B" w:rsidRDefault="00975CC4" w:rsidP="00166AF3">
            <w:pPr>
              <w:pStyle w:val="TableBody"/>
              <w:rPr>
                <w:i/>
              </w:rPr>
            </w:pPr>
            <w:r w:rsidRPr="00671C8B">
              <w:rPr>
                <w:i/>
              </w:rPr>
              <w:t>Read command</w:t>
            </w:r>
          </w:p>
          <w:p w14:paraId="697BD0C1" w14:textId="77777777" w:rsidR="00975CC4" w:rsidRPr="00671C8B" w:rsidRDefault="00975CC4" w:rsidP="00166AF3">
            <w:pPr>
              <w:pStyle w:val="TableBody"/>
            </w:pPr>
          </w:p>
          <w:p w14:paraId="4E047918" w14:textId="77777777" w:rsidR="00975CC4" w:rsidRPr="00671C8B" w:rsidRDefault="00975CC4" w:rsidP="00166AF3">
            <w:pPr>
              <w:pStyle w:val="TableBody"/>
              <w:rPr>
                <w:u w:val="single"/>
              </w:rPr>
            </w:pPr>
            <w:r w:rsidRPr="00671C8B">
              <w:rPr>
                <w:u w:val="single"/>
              </w:rPr>
              <w:t>Syntax</w:t>
            </w:r>
          </w:p>
          <w:p w14:paraId="1CA666A9" w14:textId="77777777" w:rsidR="00975CC4" w:rsidRPr="00671C8B" w:rsidRDefault="00975CC4" w:rsidP="00166AF3">
            <w:pPr>
              <w:pStyle w:val="TableBody"/>
              <w:rPr>
                <w:i/>
              </w:rPr>
            </w:pPr>
            <w:r w:rsidRPr="00671C8B">
              <w:rPr>
                <w:b/>
              </w:rPr>
              <w:t>AT+KTEMPMON?</w:t>
            </w:r>
          </w:p>
        </w:tc>
        <w:tc>
          <w:tcPr>
            <w:tcW w:w="7560" w:type="dxa"/>
          </w:tcPr>
          <w:p w14:paraId="36BD2C2D" w14:textId="77777777" w:rsidR="00975CC4" w:rsidRPr="00671C8B" w:rsidRDefault="00975CC4" w:rsidP="00166AF3">
            <w:pPr>
              <w:pStyle w:val="TableBody"/>
              <w:rPr>
                <w:lang w:eastAsia="zh-CN"/>
              </w:rPr>
            </w:pPr>
          </w:p>
          <w:p w14:paraId="12547877" w14:textId="77777777" w:rsidR="00975CC4" w:rsidRPr="00671C8B" w:rsidRDefault="00975CC4" w:rsidP="00166AF3">
            <w:pPr>
              <w:pStyle w:val="TableBody"/>
              <w:rPr>
                <w:u w:val="single"/>
                <w:lang w:eastAsia="zh-CN"/>
              </w:rPr>
            </w:pPr>
          </w:p>
          <w:p w14:paraId="4D9E36F6" w14:textId="77777777" w:rsidR="00975CC4" w:rsidRPr="00671C8B" w:rsidRDefault="00975CC4" w:rsidP="00166AF3">
            <w:pPr>
              <w:pStyle w:val="TableBody"/>
              <w:rPr>
                <w:u w:val="single"/>
              </w:rPr>
            </w:pPr>
            <w:r w:rsidRPr="00671C8B">
              <w:rPr>
                <w:u w:val="single"/>
              </w:rPr>
              <w:t>Response</w:t>
            </w:r>
          </w:p>
          <w:p w14:paraId="49AF4B04" w14:textId="77777777" w:rsidR="00975CC4" w:rsidRPr="00671C8B" w:rsidRDefault="00975CC4" w:rsidP="00166AF3">
            <w:pPr>
              <w:pStyle w:val="TableBody"/>
              <w:rPr>
                <w:b/>
              </w:rPr>
            </w:pPr>
            <w:r w:rsidRPr="00671C8B">
              <w:rPr>
                <w:b/>
              </w:rPr>
              <w:t>+KTEMPMON</w:t>
            </w:r>
            <w:r w:rsidRPr="00671C8B">
              <w:rPr>
                <w:b/>
                <w:snapToGrid w:val="0"/>
              </w:rPr>
              <w:t>:</w:t>
            </w:r>
            <w:r w:rsidRPr="00671C8B">
              <w:rPr>
                <w:b/>
              </w:rPr>
              <w:t xml:space="preserve"> &lt;mod&gt;,&lt;temperature&gt;,&lt;urcMode&gt;,&lt;action&gt;,&lt;hystTime&gt;,&lt;repGPIO&gt;</w:t>
            </w:r>
          </w:p>
          <w:p w14:paraId="64DDB583" w14:textId="77777777" w:rsidR="00975CC4" w:rsidRPr="00671C8B" w:rsidRDefault="00975CC4" w:rsidP="00166AF3">
            <w:pPr>
              <w:pStyle w:val="TableBody"/>
              <w:rPr>
                <w:lang w:eastAsia="zh-CN"/>
              </w:rPr>
            </w:pPr>
            <w:r w:rsidRPr="00671C8B">
              <w:rPr>
                <w:b/>
              </w:rPr>
              <w:t>OK</w:t>
            </w:r>
          </w:p>
        </w:tc>
      </w:tr>
      <w:tr w:rsidR="00975CC4" w:rsidRPr="00671C8B" w14:paraId="30728FB9" w14:textId="77777777" w:rsidTr="00166AF3">
        <w:trPr>
          <w:cantSplit w:val="0"/>
          <w:trHeight w:val="992"/>
        </w:trPr>
        <w:tc>
          <w:tcPr>
            <w:tcW w:w="1728" w:type="dxa"/>
          </w:tcPr>
          <w:p w14:paraId="374FB20F" w14:textId="77777777" w:rsidR="00975CC4" w:rsidRPr="00671C8B" w:rsidRDefault="00975CC4" w:rsidP="00166AF3">
            <w:pPr>
              <w:pStyle w:val="TableBody"/>
              <w:rPr>
                <w:i/>
              </w:rPr>
            </w:pPr>
            <w:r w:rsidRPr="00671C8B">
              <w:rPr>
                <w:i/>
              </w:rPr>
              <w:t>Write command</w:t>
            </w:r>
          </w:p>
          <w:p w14:paraId="076EC7CA" w14:textId="77777777" w:rsidR="00975CC4" w:rsidRPr="00671C8B" w:rsidRDefault="00975CC4" w:rsidP="00166AF3">
            <w:pPr>
              <w:pStyle w:val="TableBody"/>
            </w:pPr>
          </w:p>
          <w:p w14:paraId="3FF337CC" w14:textId="77777777" w:rsidR="00975CC4" w:rsidRPr="00671C8B" w:rsidRDefault="00975CC4" w:rsidP="00166AF3">
            <w:pPr>
              <w:pStyle w:val="TableBody"/>
              <w:rPr>
                <w:u w:val="single"/>
              </w:rPr>
            </w:pPr>
            <w:r w:rsidRPr="00671C8B">
              <w:rPr>
                <w:u w:val="single"/>
              </w:rPr>
              <w:t>Syntax</w:t>
            </w:r>
          </w:p>
          <w:p w14:paraId="70B0556A" w14:textId="77777777" w:rsidR="00975CC4" w:rsidRPr="00671C8B" w:rsidRDefault="00975CC4" w:rsidP="00166AF3">
            <w:pPr>
              <w:pStyle w:val="TableBody"/>
              <w:rPr>
                <w:i/>
              </w:rPr>
            </w:pPr>
            <w:r w:rsidRPr="00671C8B">
              <w:rPr>
                <w:b/>
              </w:rPr>
              <w:t>AT+KTEMPMON=</w:t>
            </w:r>
            <w:r w:rsidRPr="00671C8B">
              <w:rPr>
                <w:b/>
                <w:lang w:eastAsia="zh-CN"/>
              </w:rPr>
              <w:t>&lt;mod&gt;,</w:t>
            </w:r>
            <w:r>
              <w:rPr>
                <w:b/>
                <w:lang w:eastAsia="zh-CN"/>
              </w:rPr>
              <w:br/>
            </w:r>
            <w:r w:rsidRPr="00671C8B">
              <w:rPr>
                <w:b/>
                <w:lang w:eastAsia="zh-CN"/>
              </w:rPr>
              <w:t>[&lt;temperature&gt;</w:t>
            </w:r>
            <w:r>
              <w:rPr>
                <w:b/>
                <w:lang w:eastAsia="zh-CN"/>
              </w:rPr>
              <w:br/>
            </w:r>
            <w:r w:rsidRPr="00671C8B">
              <w:rPr>
                <w:b/>
                <w:lang w:eastAsia="zh-CN"/>
              </w:rPr>
              <w:t>[,&lt;urcMode&gt;</w:t>
            </w:r>
            <w:r>
              <w:rPr>
                <w:b/>
                <w:lang w:eastAsia="zh-CN"/>
              </w:rPr>
              <w:br/>
            </w:r>
            <w:r w:rsidRPr="00671C8B">
              <w:rPr>
                <w:b/>
                <w:lang w:eastAsia="zh-CN"/>
              </w:rPr>
              <w:t>[,&lt;action&gt;</w:t>
            </w:r>
            <w:r>
              <w:rPr>
                <w:b/>
                <w:lang w:eastAsia="zh-CN"/>
              </w:rPr>
              <w:br/>
            </w:r>
            <w:r w:rsidRPr="00671C8B">
              <w:rPr>
                <w:b/>
                <w:lang w:eastAsia="zh-CN"/>
              </w:rPr>
              <w:t>[,&lt;hystTime&gt;</w:t>
            </w:r>
            <w:r>
              <w:rPr>
                <w:b/>
                <w:lang w:eastAsia="zh-CN"/>
              </w:rPr>
              <w:br/>
            </w:r>
            <w:r w:rsidRPr="00671C8B">
              <w:rPr>
                <w:b/>
                <w:lang w:eastAsia="zh-CN"/>
              </w:rPr>
              <w:t>[,&lt;repGPIO&gt;]]]]]</w:t>
            </w:r>
          </w:p>
        </w:tc>
        <w:tc>
          <w:tcPr>
            <w:tcW w:w="7560" w:type="dxa"/>
          </w:tcPr>
          <w:p w14:paraId="37C9A836" w14:textId="77777777" w:rsidR="00975CC4" w:rsidRPr="00671C8B" w:rsidRDefault="00975CC4" w:rsidP="00166AF3">
            <w:pPr>
              <w:pStyle w:val="TableBody"/>
              <w:rPr>
                <w:u w:val="single"/>
              </w:rPr>
            </w:pPr>
          </w:p>
          <w:p w14:paraId="4E46FE40" w14:textId="77777777" w:rsidR="00975CC4" w:rsidRPr="00671C8B" w:rsidRDefault="00975CC4" w:rsidP="00166AF3">
            <w:pPr>
              <w:pStyle w:val="TableBody"/>
              <w:rPr>
                <w:u w:val="single"/>
              </w:rPr>
            </w:pPr>
          </w:p>
          <w:p w14:paraId="1494C6E7" w14:textId="77777777" w:rsidR="00975CC4" w:rsidRPr="00671C8B" w:rsidRDefault="00975CC4" w:rsidP="00166AF3">
            <w:pPr>
              <w:pStyle w:val="TableBody"/>
              <w:rPr>
                <w:u w:val="single"/>
                <w:lang w:eastAsia="zh-CN"/>
              </w:rPr>
            </w:pPr>
            <w:r w:rsidRPr="00671C8B">
              <w:rPr>
                <w:u w:val="single"/>
              </w:rPr>
              <w:t>Response</w:t>
            </w:r>
          </w:p>
          <w:p w14:paraId="2A9F43BE" w14:textId="77777777" w:rsidR="00975CC4" w:rsidRPr="00671C8B" w:rsidRDefault="00975CC4" w:rsidP="00166AF3">
            <w:pPr>
              <w:pStyle w:val="TableBody"/>
              <w:rPr>
                <w:b/>
                <w:lang w:eastAsia="zh-CN"/>
              </w:rPr>
            </w:pPr>
            <w:r w:rsidRPr="00671C8B">
              <w:rPr>
                <w:b/>
              </w:rPr>
              <w:t>+KTEMPMON: &lt;level&gt;,&lt;value&gt;</w:t>
            </w:r>
          </w:p>
          <w:p w14:paraId="3AF68FDD" w14:textId="77777777" w:rsidR="00975CC4" w:rsidRPr="00671C8B" w:rsidRDefault="00975CC4" w:rsidP="00166AF3">
            <w:pPr>
              <w:pStyle w:val="TableBody"/>
              <w:rPr>
                <w:b/>
              </w:rPr>
            </w:pPr>
            <w:r w:rsidRPr="00671C8B">
              <w:rPr>
                <w:b/>
              </w:rPr>
              <w:t>OK</w:t>
            </w:r>
          </w:p>
          <w:p w14:paraId="1FF9E1D6" w14:textId="77777777" w:rsidR="00975CC4" w:rsidRPr="00671C8B" w:rsidRDefault="00975CC4" w:rsidP="00166AF3">
            <w:pPr>
              <w:pStyle w:val="TableBody"/>
            </w:pPr>
          </w:p>
          <w:p w14:paraId="50598C55" w14:textId="77777777" w:rsidR="00975CC4" w:rsidRPr="00671C8B" w:rsidRDefault="00975CC4" w:rsidP="00166AF3">
            <w:pPr>
              <w:pStyle w:val="TableBody"/>
              <w:rPr>
                <w:u w:val="single"/>
              </w:rPr>
            </w:pPr>
            <w:r w:rsidRPr="00671C8B">
              <w:rPr>
                <w:u w:val="single"/>
              </w:rPr>
              <w:t>Parameters</w:t>
            </w:r>
          </w:p>
          <w:p w14:paraId="16697E8F" w14:textId="77777777" w:rsidR="00975CC4" w:rsidRPr="00671C8B" w:rsidRDefault="00975CC4" w:rsidP="00166AF3">
            <w:pPr>
              <w:pStyle w:val="TableBody"/>
            </w:pPr>
            <w:r w:rsidRPr="00671C8B">
              <w:rPr>
                <w:b/>
                <w:lang w:eastAsia="zh-CN"/>
              </w:rPr>
              <w:t>&lt;mod&gt;</w:t>
            </w:r>
            <w:r w:rsidRPr="00671C8B">
              <w:rPr>
                <w:lang w:eastAsia="zh-CN"/>
              </w:rPr>
              <w:tab/>
            </w:r>
            <w:r w:rsidRPr="00671C8B">
              <w:rPr>
                <w:u w:val="single"/>
                <w:lang w:eastAsia="zh-CN"/>
              </w:rPr>
              <w:t>0</w:t>
            </w:r>
            <w:r w:rsidRPr="00671C8B">
              <w:rPr>
                <w:lang w:eastAsia="zh-CN"/>
              </w:rPr>
              <w:tab/>
              <w:t xml:space="preserve">Disable the module’s  internal </w:t>
            </w:r>
            <w:r w:rsidRPr="00671C8B">
              <w:t>temperature monitor</w:t>
            </w:r>
          </w:p>
          <w:p w14:paraId="6828FA14" w14:textId="77777777" w:rsidR="00975CC4" w:rsidRPr="00671C8B" w:rsidRDefault="00975CC4" w:rsidP="00166AF3">
            <w:pPr>
              <w:pStyle w:val="TableBody"/>
            </w:pPr>
            <w:r w:rsidRPr="00671C8B">
              <w:tab/>
            </w:r>
            <w:r w:rsidRPr="00671C8B">
              <w:tab/>
              <w:t>1</w:t>
            </w:r>
            <w:r w:rsidRPr="00671C8B">
              <w:tab/>
              <w:t>Enable the module’s  internal temperature monitor</w:t>
            </w:r>
          </w:p>
          <w:p w14:paraId="070ED212" w14:textId="77777777" w:rsidR="00975CC4" w:rsidRPr="00671C8B" w:rsidRDefault="00975CC4" w:rsidP="00166AF3">
            <w:pPr>
              <w:pStyle w:val="TableBody"/>
              <w:rPr>
                <w:b/>
                <w:lang w:eastAsia="zh-CN"/>
              </w:rPr>
            </w:pPr>
          </w:p>
          <w:p w14:paraId="5E9DB93B" w14:textId="77777777" w:rsidR="00975CC4" w:rsidRPr="00671C8B" w:rsidRDefault="00975CC4" w:rsidP="00166AF3">
            <w:pPr>
              <w:pStyle w:val="TableBody"/>
              <w:rPr>
                <w:lang w:eastAsia="zh-CN"/>
              </w:rPr>
            </w:pPr>
            <w:r w:rsidRPr="00671C8B">
              <w:rPr>
                <w:b/>
                <w:lang w:eastAsia="zh-CN"/>
              </w:rPr>
              <w:t>&lt;temperature&gt;</w:t>
            </w:r>
            <w:r w:rsidRPr="00671C8B">
              <w:tab/>
              <w:t xml:space="preserve">Temperature limit before the module acts as defined by &lt;action&gt;. </w:t>
            </w:r>
            <w:r>
              <w:tab/>
            </w:r>
            <w:r>
              <w:tab/>
            </w:r>
            <w:r>
              <w:tab/>
            </w:r>
            <w:r>
              <w:tab/>
            </w:r>
            <w:r w:rsidRPr="00671C8B">
              <w:t xml:space="preserve">Default value: </w:t>
            </w:r>
            <w:r w:rsidRPr="00B41DF2">
              <w:rPr>
                <w:u w:val="single"/>
                <w:lang w:eastAsia="zh-CN"/>
              </w:rPr>
              <w:t>0</w:t>
            </w:r>
          </w:p>
          <w:p w14:paraId="63D7EB37" w14:textId="77777777" w:rsidR="00975CC4" w:rsidRPr="00671C8B" w:rsidRDefault="00975CC4" w:rsidP="00166AF3">
            <w:pPr>
              <w:pStyle w:val="TableBody"/>
              <w:rPr>
                <w:b/>
                <w:lang w:eastAsia="zh-CN"/>
              </w:rPr>
            </w:pPr>
          </w:p>
          <w:p w14:paraId="6D679490" w14:textId="77777777" w:rsidR="00975CC4" w:rsidRPr="00671C8B" w:rsidRDefault="00975CC4" w:rsidP="00166AF3">
            <w:pPr>
              <w:pStyle w:val="TableBody"/>
              <w:rPr>
                <w:lang w:eastAsia="zh-CN"/>
              </w:rPr>
            </w:pPr>
            <w:r w:rsidRPr="00671C8B">
              <w:rPr>
                <w:b/>
                <w:lang w:eastAsia="zh-CN"/>
              </w:rPr>
              <w:t>&lt;urcMode&gt;</w:t>
            </w:r>
            <w:r w:rsidRPr="00671C8B">
              <w:rPr>
                <w:lang w:eastAsia="zh-CN"/>
              </w:rPr>
              <w:tab/>
            </w:r>
            <w:r w:rsidRPr="00671C8B">
              <w:rPr>
                <w:u w:val="single"/>
                <w:lang w:eastAsia="zh-CN"/>
              </w:rPr>
              <w:t>0</w:t>
            </w:r>
            <w:r w:rsidRPr="00671C8B">
              <w:rPr>
                <w:lang w:eastAsia="zh-CN"/>
              </w:rPr>
              <w:tab/>
              <w:t>Disables the presentation of the temperature monitor URC</w:t>
            </w:r>
          </w:p>
          <w:p w14:paraId="39BB549F" w14:textId="77777777" w:rsidR="00975CC4" w:rsidRPr="00671C8B" w:rsidRDefault="00975CC4" w:rsidP="00166AF3">
            <w:pPr>
              <w:pStyle w:val="TableBody"/>
              <w:rPr>
                <w:lang w:eastAsia="zh-CN"/>
              </w:rPr>
            </w:pPr>
            <w:r w:rsidRPr="00671C8B">
              <w:rPr>
                <w:lang w:eastAsia="zh-CN"/>
              </w:rPr>
              <w:tab/>
            </w:r>
            <w:r w:rsidRPr="00671C8B">
              <w:rPr>
                <w:lang w:eastAsia="zh-CN"/>
              </w:rPr>
              <w:tab/>
              <w:t>1</w:t>
            </w:r>
            <w:r w:rsidRPr="00671C8B">
              <w:rPr>
                <w:lang w:eastAsia="zh-CN"/>
              </w:rPr>
              <w:tab/>
              <w:t>Enables the presentation of the temperature monitor URC</w:t>
            </w:r>
          </w:p>
          <w:p w14:paraId="62AA186C" w14:textId="77777777" w:rsidR="00975CC4" w:rsidRPr="00671C8B" w:rsidRDefault="00975CC4" w:rsidP="00166AF3">
            <w:pPr>
              <w:pStyle w:val="TableBody"/>
              <w:rPr>
                <w:b/>
                <w:lang w:eastAsia="zh-CN"/>
              </w:rPr>
            </w:pPr>
          </w:p>
          <w:p w14:paraId="3277DE12" w14:textId="77777777" w:rsidR="00975CC4" w:rsidRPr="00671C8B" w:rsidRDefault="00975CC4" w:rsidP="00166AF3">
            <w:pPr>
              <w:pStyle w:val="TableBody"/>
              <w:rPr>
                <w:lang w:eastAsia="zh-CN"/>
              </w:rPr>
            </w:pPr>
            <w:r w:rsidRPr="00671C8B">
              <w:rPr>
                <w:b/>
                <w:lang w:eastAsia="zh-CN"/>
              </w:rPr>
              <w:t>&lt;action&gt;</w:t>
            </w:r>
            <w:r w:rsidRPr="00671C8B">
              <w:rPr>
                <w:lang w:eastAsia="zh-CN"/>
              </w:rPr>
              <w:tab/>
            </w:r>
            <w:r w:rsidRPr="00671C8B">
              <w:rPr>
                <w:u w:val="single"/>
                <w:lang w:eastAsia="zh-CN"/>
              </w:rPr>
              <w:t>0</w:t>
            </w:r>
            <w:r w:rsidRPr="00671C8B">
              <w:rPr>
                <w:lang w:eastAsia="zh-CN"/>
              </w:rPr>
              <w:tab/>
              <w:t>No action</w:t>
            </w:r>
          </w:p>
          <w:p w14:paraId="3B8F3587" w14:textId="77777777" w:rsidR="00975CC4" w:rsidRPr="00671C8B" w:rsidRDefault="00975CC4" w:rsidP="00166AF3">
            <w:pPr>
              <w:pStyle w:val="TableBody"/>
              <w:rPr>
                <w:lang w:eastAsia="zh-CN"/>
              </w:rPr>
            </w:pPr>
            <w:r w:rsidRPr="00671C8B">
              <w:rPr>
                <w:lang w:eastAsia="zh-CN"/>
              </w:rPr>
              <w:tab/>
            </w:r>
            <w:r w:rsidRPr="00671C8B">
              <w:rPr>
                <w:lang w:eastAsia="zh-CN"/>
              </w:rPr>
              <w:tab/>
              <w:t>1</w:t>
            </w:r>
            <w:r w:rsidRPr="00671C8B">
              <w:rPr>
                <w:lang w:eastAsia="zh-CN"/>
              </w:rPr>
              <w:tab/>
              <w:t xml:space="preserve">Automatic shut-down when the temperature is beyond &lt;temperature&gt; </w:t>
            </w:r>
          </w:p>
          <w:p w14:paraId="00053F7C" w14:textId="77777777" w:rsidR="00975CC4" w:rsidRPr="00671C8B" w:rsidRDefault="00975CC4" w:rsidP="00166AF3">
            <w:pPr>
              <w:pStyle w:val="TableBody"/>
              <w:rPr>
                <w:lang w:eastAsia="zh-CN"/>
              </w:rPr>
            </w:pPr>
            <w:r w:rsidRPr="00671C8B">
              <w:rPr>
                <w:lang w:eastAsia="zh-CN"/>
              </w:rPr>
              <w:tab/>
            </w:r>
            <w:r w:rsidRPr="00671C8B">
              <w:rPr>
                <w:lang w:eastAsia="zh-CN"/>
              </w:rPr>
              <w:tab/>
              <w:t>2</w:t>
            </w:r>
            <w:r w:rsidRPr="00671C8B">
              <w:rPr>
                <w:lang w:eastAsia="zh-CN"/>
              </w:rPr>
              <w:tab/>
              <w:t xml:space="preserve">The output pin &lt;repGPIO&gt; is tied HIGH when &lt;temperature&gt; is </w:t>
            </w:r>
            <w:r w:rsidRPr="00671C8B">
              <w:rPr>
                <w:lang w:eastAsia="zh-CN"/>
              </w:rPr>
              <w:tab/>
            </w:r>
            <w:r w:rsidRPr="00671C8B">
              <w:rPr>
                <w:lang w:eastAsia="zh-CN"/>
              </w:rPr>
              <w:tab/>
            </w:r>
            <w:r w:rsidRPr="00671C8B">
              <w:rPr>
                <w:lang w:eastAsia="zh-CN"/>
              </w:rPr>
              <w:tab/>
            </w:r>
            <w:r w:rsidRPr="00671C8B">
              <w:rPr>
                <w:lang w:eastAsia="zh-CN"/>
              </w:rPr>
              <w:tab/>
              <w:t xml:space="preserve">reached; when the temperature is normal the output pin </w:t>
            </w:r>
            <w:r w:rsidRPr="00671C8B">
              <w:rPr>
                <w:lang w:eastAsia="zh-CN"/>
              </w:rPr>
              <w:tab/>
              <w:t xml:space="preserve">&lt;repGPIO&gt; is </w:t>
            </w:r>
            <w:r w:rsidRPr="00671C8B">
              <w:rPr>
                <w:lang w:eastAsia="zh-CN"/>
              </w:rPr>
              <w:tab/>
            </w:r>
            <w:r w:rsidRPr="00671C8B">
              <w:rPr>
                <w:lang w:eastAsia="zh-CN"/>
              </w:rPr>
              <w:tab/>
            </w:r>
            <w:r w:rsidRPr="00671C8B">
              <w:rPr>
                <w:lang w:eastAsia="zh-CN"/>
              </w:rPr>
              <w:tab/>
              <w:t>tied LOW.</w:t>
            </w:r>
            <w:r w:rsidRPr="00671C8B">
              <w:rPr>
                <w:lang w:eastAsia="zh-CN"/>
              </w:rPr>
              <w:br/>
            </w:r>
            <w:r w:rsidRPr="00671C8B">
              <w:rPr>
                <w:lang w:eastAsia="zh-CN"/>
              </w:rPr>
              <w:tab/>
            </w:r>
            <w:r w:rsidRPr="00671C8B">
              <w:rPr>
                <w:lang w:eastAsia="zh-CN"/>
              </w:rPr>
              <w:tab/>
            </w:r>
            <w:r w:rsidRPr="00671C8B">
              <w:rPr>
                <w:lang w:eastAsia="zh-CN"/>
              </w:rPr>
              <w:tab/>
              <w:t xml:space="preserve">Note that if this parameter is required, it is mandatory to set the </w:t>
            </w:r>
            <w:r w:rsidRPr="00671C8B">
              <w:rPr>
                <w:lang w:eastAsia="zh-CN"/>
              </w:rPr>
              <w:tab/>
            </w:r>
            <w:r w:rsidRPr="00671C8B">
              <w:rPr>
                <w:lang w:eastAsia="zh-CN"/>
              </w:rPr>
              <w:tab/>
            </w:r>
            <w:r w:rsidRPr="00671C8B">
              <w:rPr>
                <w:lang w:eastAsia="zh-CN"/>
              </w:rPr>
              <w:tab/>
            </w:r>
            <w:r w:rsidRPr="00671C8B">
              <w:rPr>
                <w:lang w:eastAsia="zh-CN"/>
              </w:rPr>
              <w:tab/>
              <w:t>&lt;repGPIO&gt; parameter.</w:t>
            </w:r>
          </w:p>
          <w:p w14:paraId="64611771" w14:textId="77777777" w:rsidR="00975CC4" w:rsidRPr="00671C8B" w:rsidRDefault="00975CC4" w:rsidP="00166AF3">
            <w:pPr>
              <w:pStyle w:val="TableBody"/>
              <w:rPr>
                <w:b/>
                <w:lang w:eastAsia="zh-CN"/>
              </w:rPr>
            </w:pPr>
          </w:p>
          <w:p w14:paraId="7BCD2802" w14:textId="77777777" w:rsidR="00975CC4" w:rsidRPr="00671C8B" w:rsidRDefault="00975CC4" w:rsidP="00166AF3">
            <w:pPr>
              <w:pStyle w:val="TableBody"/>
              <w:rPr>
                <w:lang w:eastAsia="zh-CN"/>
              </w:rPr>
            </w:pPr>
            <w:r w:rsidRPr="00671C8B">
              <w:rPr>
                <w:b/>
                <w:lang w:eastAsia="zh-CN"/>
              </w:rPr>
              <w:t>&lt;hyst_time&gt;</w:t>
            </w:r>
            <w:r w:rsidRPr="00671C8B">
              <w:rPr>
                <w:b/>
                <w:lang w:eastAsia="zh-CN"/>
              </w:rPr>
              <w:tab/>
            </w:r>
            <w:r w:rsidRPr="00671C8B">
              <w:rPr>
                <w:b/>
                <w:lang w:eastAsia="zh-CN"/>
              </w:rPr>
              <w:tab/>
            </w:r>
            <w:r w:rsidRPr="00671C8B">
              <w:rPr>
                <w:lang w:eastAsia="zh-CN"/>
              </w:rPr>
              <w:t>0 – 255</w:t>
            </w:r>
            <w:r w:rsidRPr="00671C8B">
              <w:rPr>
                <w:lang w:eastAsia="zh-CN"/>
              </w:rPr>
              <w:tab/>
              <w:t>Hysteresis time in seconds. Action will only happen if &lt;temperature&gt; is maintained for at least as long as this period. This parameter is mandatory if &lt;action&gt; is not zero. Default value: 30.</w:t>
            </w:r>
          </w:p>
          <w:p w14:paraId="0884DA41" w14:textId="77777777" w:rsidR="00975CC4" w:rsidRPr="00671C8B" w:rsidRDefault="00975CC4" w:rsidP="00166AF3">
            <w:pPr>
              <w:pStyle w:val="TableBody"/>
              <w:rPr>
                <w:lang w:eastAsia="zh-CN"/>
              </w:rPr>
            </w:pPr>
          </w:p>
          <w:p w14:paraId="6BB59719" w14:textId="77777777" w:rsidR="00975CC4" w:rsidRPr="00671C8B" w:rsidRDefault="00975CC4" w:rsidP="00166AF3">
            <w:pPr>
              <w:pStyle w:val="TableBody"/>
              <w:rPr>
                <w:lang w:eastAsia="zh-CN"/>
              </w:rPr>
            </w:pPr>
            <w:r w:rsidRPr="00671C8B">
              <w:rPr>
                <w:b/>
                <w:lang w:eastAsia="zh-CN"/>
              </w:rPr>
              <w:lastRenderedPageBreak/>
              <w:t>&lt;repGPIO&gt;</w:t>
            </w:r>
            <w:r w:rsidRPr="00671C8B">
              <w:tab/>
            </w:r>
            <w:r w:rsidRPr="00671C8B">
              <w:rPr>
                <w:lang w:eastAsia="zh-CN"/>
              </w:rPr>
              <w:t xml:space="preserve">1 – 8, </w:t>
            </w:r>
            <w:r w:rsidRPr="00671C8B">
              <w:t>10</w:t>
            </w:r>
            <w:r>
              <w:t>, 11, 13 – 15</w:t>
            </w:r>
            <w:r>
              <w:tab/>
            </w:r>
            <w:r w:rsidRPr="00671C8B">
              <w:t xml:space="preserve">Defines which GPIO is used as </w:t>
            </w:r>
            <w:r w:rsidRPr="00671C8B">
              <w:rPr>
                <w:lang w:eastAsia="zh-CN"/>
              </w:rPr>
              <w:t>outp</w:t>
            </w:r>
            <w:r w:rsidRPr="00671C8B">
              <w:t>ut</w:t>
            </w:r>
            <w:r w:rsidRPr="00671C8B">
              <w:rPr>
                <w:lang w:eastAsia="zh-CN"/>
              </w:rPr>
              <w:t xml:space="preserve"> pin. This parameter is mandatory only if &lt;action&gt;=2 is required. Default value: 6.</w:t>
            </w:r>
          </w:p>
        </w:tc>
      </w:tr>
      <w:tr w:rsidR="00975CC4" w:rsidRPr="00671C8B" w14:paraId="0ED64E4C" w14:textId="77777777" w:rsidTr="00166AF3">
        <w:trPr>
          <w:trHeight w:val="992"/>
        </w:trPr>
        <w:tc>
          <w:tcPr>
            <w:tcW w:w="1728" w:type="dxa"/>
          </w:tcPr>
          <w:p w14:paraId="36006694" w14:textId="77777777" w:rsidR="00975CC4" w:rsidRPr="00671C8B" w:rsidRDefault="00975CC4" w:rsidP="00166AF3">
            <w:pPr>
              <w:pStyle w:val="TableBody"/>
              <w:rPr>
                <w:i/>
              </w:rPr>
            </w:pPr>
            <w:r w:rsidRPr="00671C8B">
              <w:rPr>
                <w:u w:val="single"/>
              </w:rPr>
              <w:lastRenderedPageBreak/>
              <w:t>Notes</w:t>
            </w:r>
          </w:p>
        </w:tc>
        <w:tc>
          <w:tcPr>
            <w:tcW w:w="7560" w:type="dxa"/>
          </w:tcPr>
          <w:p w14:paraId="486C0259" w14:textId="77777777" w:rsidR="00975CC4" w:rsidRPr="00671C8B" w:rsidRDefault="00975CC4" w:rsidP="0059466D">
            <w:pPr>
              <w:pStyle w:val="TableBody"/>
              <w:numPr>
                <w:ilvl w:val="0"/>
                <w:numId w:val="45"/>
              </w:numPr>
              <w:rPr>
                <w:lang w:eastAsia="zh-CN"/>
              </w:rPr>
            </w:pPr>
            <w:r w:rsidRPr="00671C8B">
              <w:t xml:space="preserve">When the module’s internal temperature reaches either operating or extreme levels; the unsolicited message is in the format: </w:t>
            </w:r>
            <w:r w:rsidRPr="00671C8B">
              <w:rPr>
                <w:b/>
                <w:lang w:eastAsia="zh-CN"/>
              </w:rPr>
              <w:t>+KTEMPMEAS: &lt;level&gt;,&lt;value&gt;</w:t>
            </w:r>
          </w:p>
          <w:p w14:paraId="72A2EE37" w14:textId="77777777" w:rsidR="00975CC4" w:rsidRPr="00671C8B" w:rsidRDefault="00975CC4" w:rsidP="00166AF3">
            <w:pPr>
              <w:pStyle w:val="TableBody"/>
              <w:ind w:left="720"/>
              <w:rPr>
                <w:lang w:eastAsia="zh-CN"/>
              </w:rPr>
            </w:pPr>
            <w:r w:rsidRPr="00671C8B">
              <w:rPr>
                <w:lang w:eastAsia="zh-CN"/>
              </w:rPr>
              <w:t>where:</w:t>
            </w:r>
          </w:p>
          <w:p w14:paraId="6F99A4AC" w14:textId="77777777" w:rsidR="00975CC4" w:rsidRPr="00671C8B" w:rsidRDefault="00975CC4" w:rsidP="00166AF3">
            <w:pPr>
              <w:pStyle w:val="Indented"/>
              <w:spacing w:before="80" w:after="80"/>
              <w:rPr>
                <w:lang w:eastAsia="zh-CN"/>
              </w:rPr>
            </w:pPr>
            <w:r w:rsidRPr="00671C8B">
              <w:rPr>
                <w:lang w:eastAsia="zh-CN"/>
              </w:rPr>
              <w:t>&lt;level&gt;  is the threshold level:</w:t>
            </w:r>
          </w:p>
          <w:p w14:paraId="744F3B83" w14:textId="77777777" w:rsidR="00975CC4" w:rsidRPr="00671C8B" w:rsidRDefault="00975CC4" w:rsidP="00166AF3">
            <w:pPr>
              <w:pStyle w:val="TableBody"/>
              <w:spacing w:before="60" w:after="60"/>
              <w:ind w:left="1066"/>
              <w:rPr>
                <w:lang w:eastAsia="zh-CN"/>
              </w:rPr>
            </w:pPr>
            <w:r w:rsidRPr="00671C8B">
              <w:rPr>
                <w:lang w:eastAsia="zh-CN"/>
              </w:rPr>
              <w:t>-2</w:t>
            </w:r>
            <w:r w:rsidRPr="00671C8B">
              <w:rPr>
                <w:lang w:eastAsia="zh-CN"/>
              </w:rPr>
              <w:tab/>
              <w:t>Extreme temperature lower bound (-40°C)</w:t>
            </w:r>
          </w:p>
          <w:p w14:paraId="1EAB197C" w14:textId="77777777" w:rsidR="00975CC4" w:rsidRPr="00671C8B" w:rsidRDefault="00975CC4" w:rsidP="00166AF3">
            <w:pPr>
              <w:pStyle w:val="TableBody"/>
              <w:spacing w:before="60" w:after="60"/>
              <w:ind w:left="1066"/>
              <w:rPr>
                <w:lang w:eastAsia="zh-CN"/>
              </w:rPr>
            </w:pPr>
            <w:r w:rsidRPr="00671C8B">
              <w:rPr>
                <w:lang w:eastAsia="zh-CN"/>
              </w:rPr>
              <w:t>-1</w:t>
            </w:r>
            <w:r w:rsidRPr="00671C8B">
              <w:rPr>
                <w:lang w:eastAsia="zh-CN"/>
              </w:rPr>
              <w:tab/>
              <w:t>Operating temperature lower bound (-20°C)</w:t>
            </w:r>
          </w:p>
          <w:p w14:paraId="24FD7E7E" w14:textId="77777777" w:rsidR="00975CC4" w:rsidRPr="00671C8B" w:rsidRDefault="00975CC4" w:rsidP="00166AF3">
            <w:pPr>
              <w:pStyle w:val="TableBody"/>
              <w:spacing w:before="60" w:after="60"/>
              <w:ind w:left="1066"/>
              <w:rPr>
                <w:lang w:eastAsia="zh-CN"/>
              </w:rPr>
            </w:pPr>
            <w:r w:rsidRPr="00671C8B">
              <w:rPr>
                <w:lang w:eastAsia="zh-CN"/>
              </w:rPr>
              <w:t xml:space="preserve">0 </w:t>
            </w:r>
            <w:r w:rsidRPr="00671C8B">
              <w:rPr>
                <w:lang w:eastAsia="zh-CN"/>
              </w:rPr>
              <w:tab/>
              <w:t>Normal temperature</w:t>
            </w:r>
          </w:p>
          <w:p w14:paraId="2BEA7673" w14:textId="77777777" w:rsidR="00975CC4" w:rsidRPr="00671C8B" w:rsidRDefault="00975CC4" w:rsidP="00166AF3">
            <w:pPr>
              <w:pStyle w:val="TableBody"/>
              <w:spacing w:before="60" w:after="60"/>
              <w:ind w:left="1066"/>
              <w:rPr>
                <w:lang w:eastAsia="zh-CN"/>
              </w:rPr>
            </w:pPr>
            <w:r w:rsidRPr="00671C8B">
              <w:rPr>
                <w:lang w:eastAsia="zh-CN"/>
              </w:rPr>
              <w:t xml:space="preserve">1 </w:t>
            </w:r>
            <w:r w:rsidRPr="00671C8B">
              <w:rPr>
                <w:lang w:eastAsia="zh-CN"/>
              </w:rPr>
              <w:tab/>
              <w:t>Operating temperature upper bound (+55°C)</w:t>
            </w:r>
          </w:p>
          <w:p w14:paraId="5CCEE8FA" w14:textId="77777777" w:rsidR="00975CC4" w:rsidRPr="00671C8B" w:rsidRDefault="00975CC4" w:rsidP="00166AF3">
            <w:pPr>
              <w:pStyle w:val="TableBody"/>
              <w:spacing w:before="60" w:after="60"/>
              <w:ind w:left="1066"/>
              <w:rPr>
                <w:lang w:eastAsia="zh-CN"/>
              </w:rPr>
            </w:pPr>
            <w:r w:rsidRPr="00671C8B">
              <w:rPr>
                <w:lang w:eastAsia="zh-CN"/>
              </w:rPr>
              <w:t xml:space="preserve">2 </w:t>
            </w:r>
            <w:r w:rsidRPr="00671C8B">
              <w:rPr>
                <w:lang w:eastAsia="zh-CN"/>
              </w:rPr>
              <w:tab/>
              <w:t>Extreme temperature upper bound (+85°C)</w:t>
            </w:r>
          </w:p>
          <w:p w14:paraId="08CC9870" w14:textId="77777777" w:rsidR="00975CC4" w:rsidRPr="00671C8B" w:rsidRDefault="00975CC4" w:rsidP="00166AF3">
            <w:pPr>
              <w:pStyle w:val="Indented"/>
              <w:spacing w:before="80" w:after="80"/>
              <w:rPr>
                <w:lang w:eastAsia="zh-CN"/>
              </w:rPr>
            </w:pPr>
            <w:r w:rsidRPr="00671C8B">
              <w:rPr>
                <w:lang w:eastAsia="zh-CN"/>
              </w:rPr>
              <w:t>&lt;value&gt; is the actual temperature expressed in degrees Celsius</w:t>
            </w:r>
            <w:r w:rsidRPr="00671C8B">
              <w:rPr>
                <w:lang w:eastAsia="zh-CN"/>
              </w:rPr>
              <w:tab/>
            </w:r>
          </w:p>
          <w:p w14:paraId="2C00BD75" w14:textId="77777777" w:rsidR="00975CC4" w:rsidRPr="00D51110" w:rsidRDefault="00975CC4" w:rsidP="0059466D">
            <w:pPr>
              <w:pStyle w:val="TableBody"/>
              <w:numPr>
                <w:ilvl w:val="0"/>
                <w:numId w:val="45"/>
              </w:numPr>
            </w:pPr>
            <w:r w:rsidRPr="00671C8B">
              <w:t xml:space="preserve">Due to temperature measurement uncertainty there is a tolerance of </w:t>
            </w:r>
            <w:r>
              <w:t xml:space="preserve">± </w:t>
            </w:r>
            <w:r w:rsidRPr="00671C8B">
              <w:t>2°C</w:t>
            </w:r>
            <w:r>
              <w:t>.</w:t>
            </w:r>
          </w:p>
          <w:p w14:paraId="3370F0E5" w14:textId="77777777" w:rsidR="00975CC4" w:rsidRPr="00671C8B" w:rsidRDefault="00975CC4" w:rsidP="0059466D">
            <w:pPr>
              <w:pStyle w:val="TableBody"/>
              <w:numPr>
                <w:ilvl w:val="0"/>
                <w:numId w:val="45"/>
              </w:numPr>
              <w:rPr>
                <w:u w:val="single"/>
              </w:rPr>
            </w:pPr>
            <w:r w:rsidRPr="00671C8B">
              <w:t xml:space="preserve">Check available GPIOs with </w:t>
            </w:r>
            <w:r w:rsidRPr="00671C8B">
              <w:rPr>
                <w:snapToGrid w:val="0"/>
              </w:rPr>
              <w:t>+KGPIOCFG</w:t>
            </w:r>
            <w:r w:rsidRPr="00671C8B">
              <w:t xml:space="preserve"> when using</w:t>
            </w:r>
            <w:r w:rsidRPr="00671C8B">
              <w:rPr>
                <w:snapToGrid w:val="0"/>
              </w:rPr>
              <w:t xml:space="preserve"> this </w:t>
            </w:r>
            <w:r w:rsidRPr="00671C8B">
              <w:t>command</w:t>
            </w:r>
            <w:r>
              <w:t>.</w:t>
            </w:r>
          </w:p>
        </w:tc>
      </w:tr>
    </w:tbl>
    <w:p w14:paraId="4E866990" w14:textId="3AEB3FF7" w:rsidR="00975CC4" w:rsidRPr="00671C8B" w:rsidRDefault="00975CC4" w:rsidP="0059466D">
      <w:pPr>
        <w:pStyle w:val="Heading2"/>
        <w:numPr>
          <w:ilvl w:val="1"/>
          <w:numId w:val="11"/>
        </w:numPr>
        <w:ind w:left="1080" w:hanging="1080"/>
      </w:pPr>
      <w:bookmarkStart w:id="5728" w:name="_Toc486251596"/>
      <w:bookmarkStart w:id="5729" w:name="_Toc489457595"/>
      <w:r w:rsidRPr="00671C8B">
        <w:t>+CTZU Command: Automatic Time Zone Update</w:t>
      </w:r>
      <w:bookmarkEnd w:id="5717"/>
      <w:bookmarkEnd w:id="5718"/>
      <w:bookmarkEnd w:id="5719"/>
      <w:bookmarkEnd w:id="5720"/>
      <w:bookmarkEnd w:id="5721"/>
      <w:bookmarkEnd w:id="5722"/>
      <w:bookmarkEnd w:id="5723"/>
      <w:bookmarkEnd w:id="5724"/>
      <w:bookmarkEnd w:id="5728"/>
      <w:bookmarkEnd w:id="5729"/>
    </w:p>
    <w:tbl>
      <w:tblPr>
        <w:tblStyle w:val="TableSWIleft"/>
        <w:tblW w:w="9288" w:type="dxa"/>
        <w:tblLayout w:type="fixed"/>
        <w:tblLook w:val="04A0" w:firstRow="1" w:lastRow="0" w:firstColumn="1" w:lastColumn="0" w:noHBand="0" w:noVBand="1"/>
      </w:tblPr>
      <w:tblGrid>
        <w:gridCol w:w="1728"/>
        <w:gridCol w:w="7560"/>
      </w:tblGrid>
      <w:tr w:rsidR="00975CC4" w:rsidRPr="00671C8B" w14:paraId="4E660049"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158C9CBF" w14:textId="79E5D755" w:rsidR="00975CC4" w:rsidRPr="00671C8B" w:rsidRDefault="00975CC4">
            <w:pPr>
              <w:pStyle w:val="TableRowHead"/>
              <w:spacing w:before="144" w:after="144"/>
              <w:rPr>
                <w:bCs w:val="0"/>
              </w:rPr>
            </w:pPr>
            <w:del w:id="5730" w:author="Alban Roche" w:date="2017-08-02T14:40:00Z">
              <w:r w:rsidDel="00F22490">
                <w:delText>HL7618, HL7618RD, HL7648, HL7650, HL7688, HL7690 and HL7692</w:delText>
              </w:r>
            </w:del>
            <w:ins w:id="5731" w:author="Alban Roche" w:date="2017-08-02T14:40:00Z">
              <w:r w:rsidR="00F22490">
                <w:t>HL7800</w:t>
              </w:r>
            </w:ins>
          </w:p>
        </w:tc>
      </w:tr>
      <w:tr w:rsidR="00975CC4" w:rsidRPr="00671C8B" w14:paraId="2E53E944" w14:textId="77777777" w:rsidTr="00166AF3">
        <w:trPr>
          <w:trHeight w:val="992"/>
        </w:trPr>
        <w:tc>
          <w:tcPr>
            <w:tcW w:w="1728" w:type="dxa"/>
          </w:tcPr>
          <w:p w14:paraId="3A25D380" w14:textId="77777777" w:rsidR="00975CC4" w:rsidRPr="00671C8B" w:rsidRDefault="00975CC4" w:rsidP="00166AF3">
            <w:pPr>
              <w:pStyle w:val="TableBody"/>
              <w:rPr>
                <w:i/>
              </w:rPr>
            </w:pPr>
            <w:r w:rsidRPr="00671C8B">
              <w:rPr>
                <w:i/>
              </w:rPr>
              <w:t>Test command</w:t>
            </w:r>
          </w:p>
          <w:p w14:paraId="582FAD51" w14:textId="77777777" w:rsidR="00975CC4" w:rsidRPr="00671C8B" w:rsidRDefault="00975CC4" w:rsidP="00166AF3">
            <w:pPr>
              <w:pStyle w:val="TableBody"/>
            </w:pPr>
          </w:p>
          <w:p w14:paraId="3818D1C5" w14:textId="77777777" w:rsidR="00975CC4" w:rsidRPr="00671C8B" w:rsidRDefault="00975CC4" w:rsidP="00166AF3">
            <w:pPr>
              <w:pStyle w:val="TableBody"/>
              <w:rPr>
                <w:u w:val="single"/>
              </w:rPr>
            </w:pPr>
            <w:r w:rsidRPr="00671C8B">
              <w:rPr>
                <w:u w:val="single"/>
              </w:rPr>
              <w:t>Syntax</w:t>
            </w:r>
          </w:p>
          <w:p w14:paraId="2B344823" w14:textId="77777777" w:rsidR="00975CC4" w:rsidRPr="00671C8B" w:rsidRDefault="00975CC4" w:rsidP="00166AF3">
            <w:pPr>
              <w:pStyle w:val="TableBody"/>
              <w:rPr>
                <w:b/>
              </w:rPr>
            </w:pPr>
            <w:r w:rsidRPr="00671C8B">
              <w:rPr>
                <w:b/>
              </w:rPr>
              <w:t>AT+CTZU=?</w:t>
            </w:r>
          </w:p>
          <w:p w14:paraId="0FC02AD4" w14:textId="77777777" w:rsidR="00975CC4" w:rsidRPr="00671C8B" w:rsidRDefault="00975CC4" w:rsidP="00166AF3">
            <w:pPr>
              <w:pStyle w:val="TableBody"/>
            </w:pPr>
          </w:p>
        </w:tc>
        <w:tc>
          <w:tcPr>
            <w:tcW w:w="7560" w:type="dxa"/>
          </w:tcPr>
          <w:p w14:paraId="5A37BEC3" w14:textId="77777777" w:rsidR="00975CC4" w:rsidRPr="00671C8B" w:rsidRDefault="00975CC4" w:rsidP="00166AF3">
            <w:pPr>
              <w:pStyle w:val="TableBody"/>
              <w:rPr>
                <w:lang w:eastAsia="zh-CN"/>
              </w:rPr>
            </w:pPr>
          </w:p>
          <w:p w14:paraId="279E1E13" w14:textId="77777777" w:rsidR="00975CC4" w:rsidRPr="00671C8B" w:rsidRDefault="00975CC4" w:rsidP="00166AF3">
            <w:pPr>
              <w:pStyle w:val="TableBody"/>
              <w:rPr>
                <w:u w:val="single"/>
              </w:rPr>
            </w:pPr>
          </w:p>
          <w:p w14:paraId="77F49391" w14:textId="77777777" w:rsidR="00975CC4" w:rsidRPr="00671C8B" w:rsidRDefault="00975CC4" w:rsidP="00166AF3">
            <w:pPr>
              <w:pStyle w:val="TableBody"/>
              <w:rPr>
                <w:u w:val="single"/>
              </w:rPr>
            </w:pPr>
            <w:r w:rsidRPr="00671C8B">
              <w:rPr>
                <w:u w:val="single"/>
              </w:rPr>
              <w:t>Response</w:t>
            </w:r>
          </w:p>
          <w:p w14:paraId="7CCE2B9E" w14:textId="77777777" w:rsidR="00975CC4" w:rsidRPr="00671C8B" w:rsidRDefault="00975CC4" w:rsidP="00166AF3">
            <w:pPr>
              <w:pStyle w:val="TableBody"/>
              <w:rPr>
                <w:lang w:eastAsia="zh-CN"/>
              </w:rPr>
            </w:pPr>
            <w:r w:rsidRPr="00671C8B">
              <w:rPr>
                <w:b/>
              </w:rPr>
              <w:t>+CTZU:</w:t>
            </w:r>
            <w:r w:rsidRPr="00671C8B">
              <w:t xml:space="preserve"> (list of supported </w:t>
            </w:r>
            <w:r w:rsidRPr="00671C8B">
              <w:rPr>
                <w:b/>
              </w:rPr>
              <w:t>&lt;onoff&gt;</w:t>
            </w:r>
            <w:r w:rsidRPr="00671C8B">
              <w:t>s)</w:t>
            </w:r>
          </w:p>
          <w:p w14:paraId="0C6C35AD" w14:textId="77777777" w:rsidR="00975CC4" w:rsidRPr="00671C8B" w:rsidRDefault="00975CC4" w:rsidP="00166AF3">
            <w:pPr>
              <w:pStyle w:val="TableBody"/>
              <w:rPr>
                <w:b/>
                <w:lang w:eastAsia="zh-CN"/>
              </w:rPr>
            </w:pPr>
            <w:r w:rsidRPr="00671C8B">
              <w:rPr>
                <w:b/>
              </w:rPr>
              <w:t>OK</w:t>
            </w:r>
          </w:p>
        </w:tc>
      </w:tr>
      <w:tr w:rsidR="00975CC4" w:rsidRPr="00671C8B" w14:paraId="5EB288FA" w14:textId="77777777" w:rsidTr="00166AF3">
        <w:trPr>
          <w:trHeight w:val="1168"/>
        </w:trPr>
        <w:tc>
          <w:tcPr>
            <w:tcW w:w="1728" w:type="dxa"/>
          </w:tcPr>
          <w:p w14:paraId="6428B11D" w14:textId="77777777" w:rsidR="00975CC4" w:rsidRPr="00671C8B" w:rsidRDefault="00975CC4" w:rsidP="00166AF3">
            <w:pPr>
              <w:pStyle w:val="TableBody"/>
              <w:rPr>
                <w:i/>
              </w:rPr>
            </w:pPr>
            <w:r w:rsidRPr="00671C8B">
              <w:rPr>
                <w:i/>
              </w:rPr>
              <w:t>Read command</w:t>
            </w:r>
          </w:p>
          <w:p w14:paraId="081F9675" w14:textId="77777777" w:rsidR="00975CC4" w:rsidRPr="00671C8B" w:rsidRDefault="00975CC4" w:rsidP="00166AF3">
            <w:pPr>
              <w:pStyle w:val="TableBody"/>
            </w:pPr>
          </w:p>
          <w:p w14:paraId="3EDBAFB7" w14:textId="77777777" w:rsidR="00975CC4" w:rsidRPr="00671C8B" w:rsidRDefault="00975CC4" w:rsidP="00166AF3">
            <w:pPr>
              <w:pStyle w:val="TableBody"/>
              <w:rPr>
                <w:u w:val="single"/>
              </w:rPr>
            </w:pPr>
            <w:r w:rsidRPr="00671C8B">
              <w:rPr>
                <w:u w:val="single"/>
              </w:rPr>
              <w:t>Syntax</w:t>
            </w:r>
          </w:p>
          <w:p w14:paraId="0CF0D594" w14:textId="77777777" w:rsidR="00975CC4" w:rsidRPr="00671C8B" w:rsidRDefault="00975CC4" w:rsidP="00166AF3">
            <w:pPr>
              <w:pStyle w:val="TableBody"/>
              <w:rPr>
                <w:b/>
              </w:rPr>
            </w:pPr>
            <w:r w:rsidRPr="00671C8B">
              <w:rPr>
                <w:b/>
              </w:rPr>
              <w:t>AT+CTZU?</w:t>
            </w:r>
          </w:p>
          <w:p w14:paraId="0E3E36EE" w14:textId="77777777" w:rsidR="00975CC4" w:rsidRPr="00671C8B" w:rsidRDefault="00975CC4" w:rsidP="00166AF3">
            <w:pPr>
              <w:pStyle w:val="TableBody"/>
            </w:pPr>
          </w:p>
        </w:tc>
        <w:tc>
          <w:tcPr>
            <w:tcW w:w="7560" w:type="dxa"/>
          </w:tcPr>
          <w:p w14:paraId="03CE09BA" w14:textId="77777777" w:rsidR="00975CC4" w:rsidRPr="00671C8B" w:rsidRDefault="00975CC4" w:rsidP="00166AF3">
            <w:pPr>
              <w:pStyle w:val="TableBody"/>
              <w:rPr>
                <w:lang w:eastAsia="zh-CN"/>
              </w:rPr>
            </w:pPr>
          </w:p>
          <w:p w14:paraId="1257E011" w14:textId="77777777" w:rsidR="00975CC4" w:rsidRPr="00671C8B" w:rsidRDefault="00975CC4" w:rsidP="00166AF3">
            <w:pPr>
              <w:pStyle w:val="TableBody"/>
              <w:rPr>
                <w:u w:val="single"/>
                <w:lang w:eastAsia="zh-CN"/>
              </w:rPr>
            </w:pPr>
          </w:p>
          <w:p w14:paraId="503BA831" w14:textId="77777777" w:rsidR="00975CC4" w:rsidRPr="00671C8B" w:rsidRDefault="00975CC4" w:rsidP="00166AF3">
            <w:pPr>
              <w:pStyle w:val="TableBody"/>
              <w:rPr>
                <w:u w:val="single"/>
              </w:rPr>
            </w:pPr>
            <w:r w:rsidRPr="00671C8B">
              <w:rPr>
                <w:u w:val="single"/>
              </w:rPr>
              <w:t>Response</w:t>
            </w:r>
          </w:p>
          <w:p w14:paraId="1BB04C99" w14:textId="77777777" w:rsidR="00975CC4" w:rsidRPr="00671C8B" w:rsidRDefault="00975CC4" w:rsidP="00166AF3">
            <w:pPr>
              <w:pStyle w:val="TableBody"/>
              <w:rPr>
                <w:b/>
              </w:rPr>
            </w:pPr>
            <w:r w:rsidRPr="00671C8B">
              <w:rPr>
                <w:b/>
              </w:rPr>
              <w:t>+CTZU: &lt;onoff&gt;</w:t>
            </w:r>
          </w:p>
          <w:p w14:paraId="55775988" w14:textId="77777777" w:rsidR="00975CC4" w:rsidRPr="00671C8B" w:rsidRDefault="00975CC4" w:rsidP="00166AF3">
            <w:pPr>
              <w:pStyle w:val="TableBody"/>
              <w:rPr>
                <w:b/>
                <w:lang w:eastAsia="zh-CN"/>
              </w:rPr>
            </w:pPr>
            <w:r w:rsidRPr="00671C8B">
              <w:rPr>
                <w:b/>
              </w:rPr>
              <w:t>OK</w:t>
            </w:r>
          </w:p>
        </w:tc>
      </w:tr>
      <w:tr w:rsidR="00975CC4" w:rsidRPr="00671C8B" w14:paraId="70BAEF6F" w14:textId="77777777" w:rsidTr="00166AF3">
        <w:trPr>
          <w:trHeight w:val="65"/>
        </w:trPr>
        <w:tc>
          <w:tcPr>
            <w:tcW w:w="1728" w:type="dxa"/>
          </w:tcPr>
          <w:p w14:paraId="023DBF1B" w14:textId="77777777" w:rsidR="00975CC4" w:rsidRPr="00671C8B" w:rsidRDefault="00975CC4" w:rsidP="00166AF3">
            <w:pPr>
              <w:pStyle w:val="TableBody"/>
              <w:rPr>
                <w:i/>
              </w:rPr>
            </w:pPr>
            <w:r w:rsidRPr="00671C8B">
              <w:rPr>
                <w:i/>
              </w:rPr>
              <w:t>Write command</w:t>
            </w:r>
          </w:p>
          <w:p w14:paraId="15D931F2" w14:textId="77777777" w:rsidR="00975CC4" w:rsidRPr="00671C8B" w:rsidRDefault="00975CC4" w:rsidP="00166AF3">
            <w:pPr>
              <w:pStyle w:val="TableBody"/>
            </w:pPr>
          </w:p>
          <w:p w14:paraId="485DE12A" w14:textId="77777777" w:rsidR="00975CC4" w:rsidRPr="00671C8B" w:rsidRDefault="00975CC4" w:rsidP="00166AF3">
            <w:pPr>
              <w:pStyle w:val="TableBody"/>
              <w:rPr>
                <w:u w:val="single"/>
              </w:rPr>
            </w:pPr>
            <w:r w:rsidRPr="00671C8B">
              <w:rPr>
                <w:u w:val="single"/>
              </w:rPr>
              <w:t>Syntax</w:t>
            </w:r>
          </w:p>
          <w:p w14:paraId="5493E757" w14:textId="77777777" w:rsidR="00975CC4" w:rsidRPr="00671C8B" w:rsidRDefault="00975CC4" w:rsidP="00166AF3">
            <w:pPr>
              <w:pStyle w:val="TableBody"/>
            </w:pPr>
            <w:r w:rsidRPr="00671C8B">
              <w:rPr>
                <w:b/>
              </w:rPr>
              <w:t>AT+CTZU =</w:t>
            </w:r>
            <w:r w:rsidRPr="00671C8B">
              <w:rPr>
                <w:b/>
                <w:szCs w:val="18"/>
                <w:lang w:eastAsia="zh-CN"/>
              </w:rPr>
              <w:t>&lt;</w:t>
            </w:r>
            <w:r w:rsidRPr="00671C8B">
              <w:rPr>
                <w:b/>
              </w:rPr>
              <w:t>onoff</w:t>
            </w:r>
            <w:r w:rsidRPr="00671C8B">
              <w:rPr>
                <w:b/>
                <w:szCs w:val="18"/>
                <w:lang w:eastAsia="zh-CN"/>
              </w:rPr>
              <w:t>&gt;</w:t>
            </w:r>
          </w:p>
        </w:tc>
        <w:tc>
          <w:tcPr>
            <w:tcW w:w="7560" w:type="dxa"/>
          </w:tcPr>
          <w:p w14:paraId="491EE1B3" w14:textId="77777777" w:rsidR="00975CC4" w:rsidRPr="00671C8B" w:rsidRDefault="00975CC4" w:rsidP="00166AF3">
            <w:pPr>
              <w:pStyle w:val="TableBody"/>
              <w:rPr>
                <w:u w:val="single"/>
              </w:rPr>
            </w:pPr>
          </w:p>
          <w:p w14:paraId="40C57BD9" w14:textId="77777777" w:rsidR="00975CC4" w:rsidRPr="00671C8B" w:rsidRDefault="00975CC4" w:rsidP="00166AF3">
            <w:pPr>
              <w:pStyle w:val="TableBody"/>
              <w:rPr>
                <w:u w:val="single"/>
              </w:rPr>
            </w:pPr>
          </w:p>
          <w:p w14:paraId="732D1C47" w14:textId="77777777" w:rsidR="00975CC4" w:rsidRPr="00671C8B" w:rsidRDefault="00975CC4" w:rsidP="00166AF3">
            <w:pPr>
              <w:pStyle w:val="TableBody"/>
              <w:rPr>
                <w:u w:val="single"/>
              </w:rPr>
            </w:pPr>
            <w:r w:rsidRPr="00671C8B">
              <w:rPr>
                <w:u w:val="single"/>
              </w:rPr>
              <w:t>Response</w:t>
            </w:r>
          </w:p>
          <w:p w14:paraId="24A2D7F1" w14:textId="77777777" w:rsidR="00975CC4" w:rsidRPr="00671C8B" w:rsidRDefault="00975CC4" w:rsidP="00166AF3">
            <w:pPr>
              <w:pStyle w:val="TableBody"/>
              <w:rPr>
                <w:b/>
              </w:rPr>
            </w:pPr>
            <w:r w:rsidRPr="00671C8B">
              <w:rPr>
                <w:b/>
              </w:rPr>
              <w:t>OK</w:t>
            </w:r>
          </w:p>
          <w:p w14:paraId="1642EDAE" w14:textId="77777777" w:rsidR="00975CC4" w:rsidRPr="00671C8B" w:rsidRDefault="00975CC4" w:rsidP="00166AF3">
            <w:pPr>
              <w:pStyle w:val="TableBody"/>
            </w:pPr>
          </w:p>
          <w:p w14:paraId="20A4D75F" w14:textId="77777777" w:rsidR="00975CC4" w:rsidRPr="00671C8B" w:rsidRDefault="00975CC4" w:rsidP="00166AF3">
            <w:pPr>
              <w:pStyle w:val="TableBody"/>
            </w:pPr>
            <w:r w:rsidRPr="00671C8B">
              <w:t>or</w:t>
            </w:r>
          </w:p>
          <w:p w14:paraId="6EE722F6" w14:textId="77777777" w:rsidR="00975CC4" w:rsidRPr="00671C8B" w:rsidRDefault="00975CC4" w:rsidP="00166AF3">
            <w:pPr>
              <w:pStyle w:val="TableBody"/>
              <w:rPr>
                <w:b/>
              </w:rPr>
            </w:pPr>
            <w:r w:rsidRPr="00671C8B">
              <w:rPr>
                <w:b/>
              </w:rPr>
              <w:t>+CME ERROR: &lt;err&gt;</w:t>
            </w:r>
          </w:p>
          <w:p w14:paraId="34353433" w14:textId="77777777" w:rsidR="00975CC4" w:rsidRPr="00671C8B" w:rsidRDefault="00975CC4" w:rsidP="00166AF3">
            <w:pPr>
              <w:pStyle w:val="TableBody"/>
              <w:rPr>
                <w:b/>
              </w:rPr>
            </w:pPr>
          </w:p>
          <w:p w14:paraId="782053AD" w14:textId="77777777" w:rsidR="00975CC4" w:rsidRPr="00671C8B" w:rsidRDefault="00975CC4" w:rsidP="00166AF3">
            <w:pPr>
              <w:pStyle w:val="TableBody"/>
              <w:rPr>
                <w:u w:val="single"/>
              </w:rPr>
            </w:pPr>
            <w:r w:rsidRPr="00671C8B">
              <w:rPr>
                <w:u w:val="single"/>
              </w:rPr>
              <w:t>Parameter</w:t>
            </w:r>
          </w:p>
          <w:p w14:paraId="0B371B2C" w14:textId="77777777" w:rsidR="00975CC4" w:rsidRPr="00671C8B" w:rsidRDefault="00975CC4" w:rsidP="00166AF3">
            <w:pPr>
              <w:pStyle w:val="TableBody"/>
              <w:rPr>
                <w:lang w:eastAsia="zh-CN"/>
              </w:rPr>
            </w:pPr>
            <w:r w:rsidRPr="00671C8B">
              <w:rPr>
                <w:b/>
                <w:lang w:eastAsia="zh-CN"/>
              </w:rPr>
              <w:t>&lt;</w:t>
            </w:r>
            <w:r w:rsidRPr="00671C8B">
              <w:rPr>
                <w:b/>
              </w:rPr>
              <w:t>onoff</w:t>
            </w:r>
            <w:r w:rsidRPr="00671C8B">
              <w:rPr>
                <w:b/>
                <w:lang w:eastAsia="zh-CN"/>
              </w:rPr>
              <w:t>&gt;</w:t>
            </w:r>
            <w:r w:rsidRPr="00671C8B">
              <w:tab/>
            </w:r>
            <w:r w:rsidRPr="00CB4B23">
              <w:rPr>
                <w:lang w:eastAsia="zh-CN"/>
              </w:rPr>
              <w:t>0</w:t>
            </w:r>
            <w:r w:rsidRPr="00671C8B">
              <w:rPr>
                <w:lang w:eastAsia="zh-CN"/>
              </w:rPr>
              <w:tab/>
              <w:t>Disable automatic time zone update via NITZ</w:t>
            </w:r>
          </w:p>
          <w:p w14:paraId="5C1A1C42" w14:textId="77777777" w:rsidR="00975CC4" w:rsidRPr="00671C8B" w:rsidRDefault="00975CC4" w:rsidP="00166AF3">
            <w:pPr>
              <w:pStyle w:val="TableBody"/>
              <w:rPr>
                <w:lang w:eastAsia="zh-CN"/>
              </w:rPr>
            </w:pPr>
            <w:r w:rsidRPr="00671C8B">
              <w:rPr>
                <w:lang w:eastAsia="zh-CN"/>
              </w:rPr>
              <w:tab/>
            </w:r>
            <w:r w:rsidRPr="00671C8B">
              <w:rPr>
                <w:lang w:eastAsia="zh-CN"/>
              </w:rPr>
              <w:tab/>
            </w:r>
            <w:r w:rsidRPr="00CB4B23">
              <w:rPr>
                <w:u w:val="single"/>
                <w:lang w:eastAsia="zh-CN"/>
              </w:rPr>
              <w:t>1</w:t>
            </w:r>
            <w:r w:rsidRPr="00671C8B">
              <w:rPr>
                <w:lang w:eastAsia="zh-CN"/>
              </w:rPr>
              <w:tab/>
              <w:t>Enable automatic time zone update via NITZ</w:t>
            </w:r>
          </w:p>
        </w:tc>
      </w:tr>
      <w:tr w:rsidR="00975CC4" w:rsidRPr="00671C8B" w14:paraId="7705CBE4" w14:textId="77777777" w:rsidTr="00166AF3">
        <w:trPr>
          <w:trHeight w:val="65"/>
        </w:trPr>
        <w:tc>
          <w:tcPr>
            <w:tcW w:w="1728" w:type="dxa"/>
          </w:tcPr>
          <w:p w14:paraId="4E805EE6" w14:textId="77777777" w:rsidR="00975CC4" w:rsidRPr="00CB4B23" w:rsidRDefault="00975CC4" w:rsidP="00166AF3">
            <w:pPr>
              <w:pStyle w:val="TableBody"/>
              <w:rPr>
                <w:u w:val="single"/>
              </w:rPr>
            </w:pPr>
            <w:r w:rsidRPr="00CB4B23">
              <w:rPr>
                <w:u w:val="single"/>
              </w:rPr>
              <w:t>Notes</w:t>
            </w:r>
          </w:p>
        </w:tc>
        <w:tc>
          <w:tcPr>
            <w:tcW w:w="7560" w:type="dxa"/>
          </w:tcPr>
          <w:p w14:paraId="2DC574D9" w14:textId="77777777" w:rsidR="00975CC4" w:rsidRPr="00A664F2" w:rsidRDefault="00975CC4" w:rsidP="0059466D">
            <w:pPr>
              <w:pStyle w:val="TableBody"/>
              <w:numPr>
                <w:ilvl w:val="0"/>
                <w:numId w:val="99"/>
              </w:numPr>
              <w:rPr>
                <w:u w:val="single"/>
              </w:rPr>
            </w:pPr>
            <w:r>
              <w:t xml:space="preserve">&lt;onoff&gt; is </w:t>
            </w:r>
            <w:r w:rsidRPr="00276097">
              <w:t>saved in non-volatile memory over module reboot</w:t>
            </w:r>
            <w:r>
              <w:t>.</w:t>
            </w:r>
          </w:p>
          <w:p w14:paraId="0B2073C4" w14:textId="77777777" w:rsidR="00975CC4" w:rsidRPr="00A664F2" w:rsidRDefault="00975CC4" w:rsidP="0059466D">
            <w:pPr>
              <w:pStyle w:val="TableBody"/>
              <w:numPr>
                <w:ilvl w:val="0"/>
                <w:numId w:val="99"/>
              </w:numPr>
            </w:pPr>
            <w:r w:rsidRPr="00A664F2">
              <w:t>CTZU (onoff=1) is enabled by default for proper Verizon Administration (SIM provision, OMADM</w:t>
            </w:r>
            <w:r>
              <w:t xml:space="preserve">, </w:t>
            </w:r>
            <w:r w:rsidRPr="00A664F2">
              <w:t>etc.)</w:t>
            </w:r>
          </w:p>
        </w:tc>
      </w:tr>
    </w:tbl>
    <w:p w14:paraId="346BD1AE" w14:textId="77777777" w:rsidR="00975CC4" w:rsidRPr="00671C8B" w:rsidRDefault="00975CC4" w:rsidP="0059466D">
      <w:pPr>
        <w:pStyle w:val="Heading2"/>
        <w:numPr>
          <w:ilvl w:val="1"/>
          <w:numId w:val="11"/>
        </w:numPr>
        <w:ind w:left="1080" w:hanging="1080"/>
      </w:pPr>
      <w:bookmarkStart w:id="5732" w:name="_Ref340838023"/>
      <w:bookmarkStart w:id="5733" w:name="_Ref340838042"/>
      <w:bookmarkStart w:id="5734" w:name="_Toc345081338"/>
      <w:bookmarkStart w:id="5735" w:name="_Toc349753083"/>
      <w:bookmarkStart w:id="5736" w:name="_Toc349753974"/>
      <w:bookmarkStart w:id="5737" w:name="_Toc368586040"/>
      <w:bookmarkStart w:id="5738" w:name="_Toc486251597"/>
      <w:bookmarkStart w:id="5739" w:name="_Toc489457596"/>
      <w:r w:rsidRPr="00671C8B">
        <w:lastRenderedPageBreak/>
        <w:t>+CTZR Command: Time Zone Reporting</w:t>
      </w:r>
      <w:bookmarkEnd w:id="5732"/>
      <w:bookmarkEnd w:id="5733"/>
      <w:bookmarkEnd w:id="5734"/>
      <w:bookmarkEnd w:id="5735"/>
      <w:bookmarkEnd w:id="5736"/>
      <w:bookmarkEnd w:id="5737"/>
      <w:bookmarkEnd w:id="5738"/>
      <w:bookmarkEnd w:id="5739"/>
    </w:p>
    <w:tbl>
      <w:tblPr>
        <w:tblStyle w:val="TableSWIleft"/>
        <w:tblW w:w="9288" w:type="dxa"/>
        <w:tblLayout w:type="fixed"/>
        <w:tblLook w:val="04A0" w:firstRow="1" w:lastRow="0" w:firstColumn="1" w:lastColumn="0" w:noHBand="0" w:noVBand="1"/>
      </w:tblPr>
      <w:tblGrid>
        <w:gridCol w:w="1728"/>
        <w:gridCol w:w="7560"/>
      </w:tblGrid>
      <w:tr w:rsidR="00975CC4" w:rsidRPr="00671C8B" w14:paraId="6EF0866E"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2757D0C3" w14:textId="0182D563" w:rsidR="00975CC4" w:rsidRPr="00671C8B" w:rsidRDefault="00975CC4">
            <w:pPr>
              <w:pStyle w:val="TableRowHead"/>
              <w:spacing w:before="144" w:after="144"/>
              <w:rPr>
                <w:bCs w:val="0"/>
              </w:rPr>
            </w:pPr>
            <w:del w:id="5740" w:author="Alban Roche" w:date="2017-08-02T14:40:00Z">
              <w:r w:rsidDel="00F22490">
                <w:delText>HL7618, HL7618RD, HL7648, HL7650, HL7688, HL7690 and HL7692</w:delText>
              </w:r>
            </w:del>
            <w:ins w:id="5741" w:author="Alban Roche" w:date="2017-08-02T14:40:00Z">
              <w:r w:rsidR="00F22490">
                <w:t>HL7800</w:t>
              </w:r>
            </w:ins>
          </w:p>
        </w:tc>
      </w:tr>
      <w:tr w:rsidR="00975CC4" w:rsidRPr="00671C8B" w14:paraId="1062BAC8" w14:textId="77777777" w:rsidTr="00166AF3">
        <w:trPr>
          <w:trHeight w:val="992"/>
        </w:trPr>
        <w:tc>
          <w:tcPr>
            <w:tcW w:w="1728" w:type="dxa"/>
          </w:tcPr>
          <w:p w14:paraId="1C620FA4" w14:textId="77777777" w:rsidR="00975CC4" w:rsidRPr="00671C8B" w:rsidRDefault="00975CC4" w:rsidP="00166AF3">
            <w:pPr>
              <w:pStyle w:val="TableBody"/>
              <w:rPr>
                <w:i/>
              </w:rPr>
            </w:pPr>
            <w:r w:rsidRPr="00671C8B">
              <w:rPr>
                <w:i/>
              </w:rPr>
              <w:t>Test command</w:t>
            </w:r>
          </w:p>
          <w:p w14:paraId="78FECCC8" w14:textId="77777777" w:rsidR="00975CC4" w:rsidRPr="00671C8B" w:rsidRDefault="00975CC4" w:rsidP="00166AF3">
            <w:pPr>
              <w:pStyle w:val="TableBody"/>
            </w:pPr>
          </w:p>
          <w:p w14:paraId="62031C6D" w14:textId="77777777" w:rsidR="00975CC4" w:rsidRPr="00671C8B" w:rsidRDefault="00975CC4" w:rsidP="00166AF3">
            <w:pPr>
              <w:pStyle w:val="TableBody"/>
              <w:rPr>
                <w:u w:val="single"/>
              </w:rPr>
            </w:pPr>
            <w:r w:rsidRPr="00671C8B">
              <w:rPr>
                <w:u w:val="single"/>
              </w:rPr>
              <w:t>Syntax</w:t>
            </w:r>
          </w:p>
          <w:p w14:paraId="2C666089" w14:textId="77777777" w:rsidR="00975CC4" w:rsidRPr="00671C8B" w:rsidRDefault="00975CC4" w:rsidP="00166AF3">
            <w:pPr>
              <w:pStyle w:val="TableBody"/>
              <w:rPr>
                <w:b/>
              </w:rPr>
            </w:pPr>
            <w:r w:rsidRPr="00671C8B">
              <w:rPr>
                <w:b/>
              </w:rPr>
              <w:t>AT+CTZ</w:t>
            </w:r>
            <w:r w:rsidRPr="00671C8B">
              <w:rPr>
                <w:b/>
                <w:lang w:eastAsia="zh-CN"/>
              </w:rPr>
              <w:t>R</w:t>
            </w:r>
            <w:r w:rsidRPr="00671C8B">
              <w:rPr>
                <w:b/>
              </w:rPr>
              <w:t>=?</w:t>
            </w:r>
          </w:p>
        </w:tc>
        <w:tc>
          <w:tcPr>
            <w:tcW w:w="7560" w:type="dxa"/>
          </w:tcPr>
          <w:p w14:paraId="6E922090" w14:textId="77777777" w:rsidR="00975CC4" w:rsidRPr="00671C8B" w:rsidRDefault="00975CC4" w:rsidP="00166AF3">
            <w:pPr>
              <w:pStyle w:val="TableBody"/>
              <w:rPr>
                <w:lang w:eastAsia="zh-CN"/>
              </w:rPr>
            </w:pPr>
          </w:p>
          <w:p w14:paraId="76F82860" w14:textId="77777777" w:rsidR="00975CC4" w:rsidRPr="00671C8B" w:rsidRDefault="00975CC4" w:rsidP="00166AF3">
            <w:pPr>
              <w:pStyle w:val="TableBody"/>
              <w:rPr>
                <w:u w:val="single"/>
              </w:rPr>
            </w:pPr>
          </w:p>
          <w:p w14:paraId="2931D2A7" w14:textId="77777777" w:rsidR="00975CC4" w:rsidRPr="00671C8B" w:rsidRDefault="00975CC4" w:rsidP="00166AF3">
            <w:pPr>
              <w:pStyle w:val="TableBody"/>
              <w:rPr>
                <w:u w:val="single"/>
              </w:rPr>
            </w:pPr>
            <w:r w:rsidRPr="00671C8B">
              <w:rPr>
                <w:u w:val="single"/>
              </w:rPr>
              <w:t>Response</w:t>
            </w:r>
          </w:p>
          <w:p w14:paraId="776B1A2B" w14:textId="77777777" w:rsidR="00975CC4" w:rsidRPr="00671C8B" w:rsidRDefault="00975CC4" w:rsidP="00166AF3">
            <w:pPr>
              <w:pStyle w:val="TableBody"/>
              <w:rPr>
                <w:lang w:eastAsia="zh-CN"/>
              </w:rPr>
            </w:pPr>
            <w:r w:rsidRPr="00671C8B">
              <w:rPr>
                <w:b/>
              </w:rPr>
              <w:t>+CTZ</w:t>
            </w:r>
            <w:r w:rsidRPr="00671C8B">
              <w:rPr>
                <w:b/>
                <w:lang w:eastAsia="zh-CN"/>
              </w:rPr>
              <w:t>R</w:t>
            </w:r>
            <w:r w:rsidRPr="00671C8B">
              <w:rPr>
                <w:b/>
              </w:rPr>
              <w:t>:</w:t>
            </w:r>
            <w:r w:rsidRPr="00671C8B">
              <w:t xml:space="preserve"> (list </w:t>
            </w:r>
            <w:r w:rsidRPr="00671C8B">
              <w:rPr>
                <w:lang w:eastAsia="zh-CN"/>
              </w:rPr>
              <w:t>of supported</w:t>
            </w:r>
            <w:r w:rsidRPr="00671C8B">
              <w:t xml:space="preserve"> </w:t>
            </w:r>
            <w:r w:rsidRPr="00671C8B">
              <w:rPr>
                <w:b/>
              </w:rPr>
              <w:t>&lt;onoff&gt;</w:t>
            </w:r>
            <w:r w:rsidRPr="00671C8B">
              <w:t>s)</w:t>
            </w:r>
          </w:p>
          <w:p w14:paraId="62D7EB17" w14:textId="77777777" w:rsidR="00975CC4" w:rsidRPr="00671C8B" w:rsidRDefault="00975CC4" w:rsidP="00166AF3">
            <w:pPr>
              <w:pStyle w:val="TableBody"/>
              <w:rPr>
                <w:b/>
                <w:lang w:eastAsia="zh-CN"/>
              </w:rPr>
            </w:pPr>
            <w:r w:rsidRPr="00671C8B">
              <w:rPr>
                <w:b/>
              </w:rPr>
              <w:t>OK</w:t>
            </w:r>
          </w:p>
        </w:tc>
      </w:tr>
      <w:tr w:rsidR="00975CC4" w:rsidRPr="00671C8B" w14:paraId="7B04499E" w14:textId="77777777" w:rsidTr="00166AF3">
        <w:trPr>
          <w:trHeight w:val="1168"/>
        </w:trPr>
        <w:tc>
          <w:tcPr>
            <w:tcW w:w="1728" w:type="dxa"/>
          </w:tcPr>
          <w:p w14:paraId="36A453F0" w14:textId="77777777" w:rsidR="00975CC4" w:rsidRPr="00671C8B" w:rsidRDefault="00975CC4" w:rsidP="00166AF3">
            <w:pPr>
              <w:pStyle w:val="TableBody"/>
              <w:rPr>
                <w:i/>
              </w:rPr>
            </w:pPr>
            <w:r w:rsidRPr="00671C8B">
              <w:rPr>
                <w:i/>
              </w:rPr>
              <w:t>Read command</w:t>
            </w:r>
          </w:p>
          <w:p w14:paraId="5934EA63" w14:textId="77777777" w:rsidR="00975CC4" w:rsidRPr="00671C8B" w:rsidRDefault="00975CC4" w:rsidP="00166AF3">
            <w:pPr>
              <w:pStyle w:val="TableBody"/>
            </w:pPr>
          </w:p>
          <w:p w14:paraId="5E10CDC0" w14:textId="77777777" w:rsidR="00975CC4" w:rsidRPr="00671C8B" w:rsidRDefault="00975CC4" w:rsidP="00166AF3">
            <w:pPr>
              <w:pStyle w:val="TableBody"/>
              <w:rPr>
                <w:u w:val="single"/>
              </w:rPr>
            </w:pPr>
            <w:r w:rsidRPr="00671C8B">
              <w:rPr>
                <w:u w:val="single"/>
              </w:rPr>
              <w:t>Syntax</w:t>
            </w:r>
          </w:p>
          <w:p w14:paraId="45B22D45" w14:textId="77777777" w:rsidR="00975CC4" w:rsidRPr="00671C8B" w:rsidRDefault="00975CC4" w:rsidP="00166AF3">
            <w:pPr>
              <w:pStyle w:val="TableBody"/>
              <w:rPr>
                <w:b/>
              </w:rPr>
            </w:pPr>
            <w:r w:rsidRPr="00671C8B">
              <w:rPr>
                <w:b/>
              </w:rPr>
              <w:t>AT+CTZ</w:t>
            </w:r>
            <w:r w:rsidRPr="00671C8B">
              <w:rPr>
                <w:b/>
                <w:lang w:eastAsia="zh-CN"/>
              </w:rPr>
              <w:t>R</w:t>
            </w:r>
            <w:r w:rsidRPr="00671C8B">
              <w:rPr>
                <w:b/>
              </w:rPr>
              <w:t>?</w:t>
            </w:r>
          </w:p>
        </w:tc>
        <w:tc>
          <w:tcPr>
            <w:tcW w:w="7560" w:type="dxa"/>
          </w:tcPr>
          <w:p w14:paraId="5F7F86D5" w14:textId="77777777" w:rsidR="00975CC4" w:rsidRPr="00671C8B" w:rsidRDefault="00975CC4" w:rsidP="00166AF3">
            <w:pPr>
              <w:pStyle w:val="TableBody"/>
              <w:rPr>
                <w:lang w:eastAsia="zh-CN"/>
              </w:rPr>
            </w:pPr>
          </w:p>
          <w:p w14:paraId="3A648042" w14:textId="77777777" w:rsidR="00975CC4" w:rsidRPr="00671C8B" w:rsidRDefault="00975CC4" w:rsidP="00166AF3">
            <w:pPr>
              <w:pStyle w:val="TableBody"/>
              <w:rPr>
                <w:u w:val="single"/>
                <w:lang w:eastAsia="zh-CN"/>
              </w:rPr>
            </w:pPr>
          </w:p>
          <w:p w14:paraId="3C992683" w14:textId="77777777" w:rsidR="00975CC4" w:rsidRPr="00671C8B" w:rsidRDefault="00975CC4" w:rsidP="00166AF3">
            <w:pPr>
              <w:pStyle w:val="TableBody"/>
              <w:rPr>
                <w:u w:val="single"/>
              </w:rPr>
            </w:pPr>
            <w:r w:rsidRPr="00671C8B">
              <w:rPr>
                <w:u w:val="single"/>
              </w:rPr>
              <w:t>Response</w:t>
            </w:r>
          </w:p>
          <w:p w14:paraId="5A6754D1" w14:textId="77777777" w:rsidR="00975CC4" w:rsidRPr="00671C8B" w:rsidRDefault="00975CC4" w:rsidP="00166AF3">
            <w:pPr>
              <w:pStyle w:val="TableBody"/>
              <w:rPr>
                <w:b/>
              </w:rPr>
            </w:pPr>
            <w:r w:rsidRPr="00671C8B">
              <w:rPr>
                <w:b/>
              </w:rPr>
              <w:t>+CTZ</w:t>
            </w:r>
            <w:r w:rsidRPr="00671C8B">
              <w:rPr>
                <w:b/>
                <w:lang w:eastAsia="zh-CN"/>
              </w:rPr>
              <w:t>R</w:t>
            </w:r>
            <w:r w:rsidRPr="00671C8B">
              <w:rPr>
                <w:b/>
              </w:rPr>
              <w:t>: &lt;onoff&gt;</w:t>
            </w:r>
          </w:p>
          <w:p w14:paraId="492DBEFA" w14:textId="77777777" w:rsidR="00975CC4" w:rsidRPr="00671C8B" w:rsidRDefault="00975CC4" w:rsidP="00166AF3">
            <w:pPr>
              <w:pStyle w:val="TableBody"/>
              <w:rPr>
                <w:b/>
                <w:lang w:eastAsia="zh-CN"/>
              </w:rPr>
            </w:pPr>
            <w:r w:rsidRPr="00671C8B">
              <w:rPr>
                <w:b/>
              </w:rPr>
              <w:t>OK</w:t>
            </w:r>
          </w:p>
        </w:tc>
      </w:tr>
      <w:tr w:rsidR="00975CC4" w:rsidRPr="00671C8B" w14:paraId="5EEB40A6" w14:textId="77777777" w:rsidTr="00166AF3">
        <w:trPr>
          <w:trHeight w:val="815"/>
        </w:trPr>
        <w:tc>
          <w:tcPr>
            <w:tcW w:w="1728" w:type="dxa"/>
          </w:tcPr>
          <w:p w14:paraId="6E893991" w14:textId="77777777" w:rsidR="00975CC4" w:rsidRPr="00671C8B" w:rsidRDefault="00975CC4" w:rsidP="00166AF3">
            <w:pPr>
              <w:pStyle w:val="TableBody"/>
              <w:rPr>
                <w:i/>
              </w:rPr>
            </w:pPr>
            <w:r w:rsidRPr="00671C8B">
              <w:rPr>
                <w:i/>
              </w:rPr>
              <w:t>Write command</w:t>
            </w:r>
          </w:p>
          <w:p w14:paraId="21726398" w14:textId="77777777" w:rsidR="00975CC4" w:rsidRPr="00671C8B" w:rsidRDefault="00975CC4" w:rsidP="00166AF3">
            <w:pPr>
              <w:pStyle w:val="TableBody"/>
            </w:pPr>
          </w:p>
          <w:p w14:paraId="3C6371B2" w14:textId="77777777" w:rsidR="00975CC4" w:rsidRPr="00671C8B" w:rsidRDefault="00975CC4" w:rsidP="00166AF3">
            <w:pPr>
              <w:pStyle w:val="TableBody"/>
              <w:rPr>
                <w:u w:val="single"/>
              </w:rPr>
            </w:pPr>
            <w:r w:rsidRPr="00671C8B">
              <w:rPr>
                <w:u w:val="single"/>
              </w:rPr>
              <w:t>Syntax</w:t>
            </w:r>
          </w:p>
          <w:p w14:paraId="4E0D8B56" w14:textId="77777777" w:rsidR="00975CC4" w:rsidRPr="00671C8B" w:rsidRDefault="00975CC4" w:rsidP="00166AF3">
            <w:pPr>
              <w:pStyle w:val="TableBody"/>
            </w:pPr>
            <w:r w:rsidRPr="00671C8B">
              <w:rPr>
                <w:b/>
              </w:rPr>
              <w:t>AT+CTZ</w:t>
            </w:r>
            <w:r w:rsidRPr="00671C8B">
              <w:rPr>
                <w:b/>
                <w:lang w:eastAsia="zh-CN"/>
              </w:rPr>
              <w:t>R</w:t>
            </w:r>
            <w:r w:rsidRPr="00671C8B">
              <w:rPr>
                <w:b/>
              </w:rPr>
              <w:t xml:space="preserve"> =</w:t>
            </w:r>
            <w:r w:rsidRPr="00671C8B">
              <w:rPr>
                <w:b/>
                <w:szCs w:val="18"/>
                <w:lang w:eastAsia="zh-CN"/>
              </w:rPr>
              <w:t>&lt;</w:t>
            </w:r>
            <w:r w:rsidRPr="00671C8B">
              <w:rPr>
                <w:b/>
              </w:rPr>
              <w:t>onoff</w:t>
            </w:r>
            <w:r w:rsidRPr="00671C8B">
              <w:rPr>
                <w:b/>
                <w:szCs w:val="18"/>
                <w:lang w:eastAsia="zh-CN"/>
              </w:rPr>
              <w:t>&gt;</w:t>
            </w:r>
          </w:p>
        </w:tc>
        <w:tc>
          <w:tcPr>
            <w:tcW w:w="7560" w:type="dxa"/>
          </w:tcPr>
          <w:p w14:paraId="78A73BA1" w14:textId="77777777" w:rsidR="00975CC4" w:rsidRPr="00671C8B" w:rsidRDefault="00975CC4" w:rsidP="00166AF3">
            <w:pPr>
              <w:pStyle w:val="TableBody"/>
              <w:rPr>
                <w:u w:val="single"/>
              </w:rPr>
            </w:pPr>
          </w:p>
          <w:p w14:paraId="42A78414" w14:textId="77777777" w:rsidR="00975CC4" w:rsidRPr="00671C8B" w:rsidRDefault="00975CC4" w:rsidP="00166AF3">
            <w:pPr>
              <w:pStyle w:val="TableBody"/>
              <w:rPr>
                <w:u w:val="single"/>
              </w:rPr>
            </w:pPr>
          </w:p>
          <w:p w14:paraId="2F82BF05" w14:textId="77777777" w:rsidR="00975CC4" w:rsidRPr="00671C8B" w:rsidRDefault="00975CC4" w:rsidP="00166AF3">
            <w:pPr>
              <w:pStyle w:val="TableBody"/>
              <w:rPr>
                <w:u w:val="single"/>
              </w:rPr>
            </w:pPr>
            <w:r w:rsidRPr="00671C8B">
              <w:rPr>
                <w:u w:val="single"/>
              </w:rPr>
              <w:t>Response</w:t>
            </w:r>
          </w:p>
          <w:p w14:paraId="45E6EECB" w14:textId="77777777" w:rsidR="00975CC4" w:rsidRPr="00671C8B" w:rsidRDefault="00975CC4" w:rsidP="00166AF3">
            <w:pPr>
              <w:pStyle w:val="TableBody"/>
              <w:rPr>
                <w:b/>
              </w:rPr>
            </w:pPr>
            <w:r w:rsidRPr="00671C8B">
              <w:rPr>
                <w:b/>
              </w:rPr>
              <w:t>OK</w:t>
            </w:r>
          </w:p>
          <w:p w14:paraId="4763C2A1" w14:textId="77777777" w:rsidR="00975CC4" w:rsidRPr="00671C8B" w:rsidRDefault="00975CC4" w:rsidP="00166AF3">
            <w:pPr>
              <w:pStyle w:val="TableBody"/>
              <w:rPr>
                <w:b/>
              </w:rPr>
            </w:pPr>
          </w:p>
          <w:p w14:paraId="592E6F02" w14:textId="77777777" w:rsidR="00975CC4" w:rsidRPr="00671C8B" w:rsidRDefault="00975CC4" w:rsidP="00166AF3">
            <w:pPr>
              <w:pStyle w:val="TableBody"/>
            </w:pPr>
            <w:r w:rsidRPr="00671C8B">
              <w:t>or</w:t>
            </w:r>
          </w:p>
          <w:p w14:paraId="6565755E" w14:textId="77777777" w:rsidR="00975CC4" w:rsidRPr="00671C8B" w:rsidRDefault="00975CC4" w:rsidP="00166AF3">
            <w:pPr>
              <w:pStyle w:val="TableBody"/>
              <w:rPr>
                <w:b/>
              </w:rPr>
            </w:pPr>
            <w:r w:rsidRPr="00671C8B">
              <w:rPr>
                <w:b/>
              </w:rPr>
              <w:t>+CME ERROR: &lt;err&gt;</w:t>
            </w:r>
          </w:p>
          <w:p w14:paraId="00548898" w14:textId="77777777" w:rsidR="00975CC4" w:rsidRPr="00671C8B" w:rsidRDefault="00975CC4" w:rsidP="00166AF3">
            <w:pPr>
              <w:pStyle w:val="TableBody"/>
            </w:pPr>
          </w:p>
          <w:p w14:paraId="4608E2D8" w14:textId="77777777" w:rsidR="00975CC4" w:rsidRPr="00671C8B" w:rsidRDefault="00975CC4" w:rsidP="00166AF3">
            <w:pPr>
              <w:pStyle w:val="TableBody"/>
              <w:rPr>
                <w:u w:val="single"/>
              </w:rPr>
            </w:pPr>
            <w:r w:rsidRPr="00671C8B">
              <w:rPr>
                <w:u w:val="single"/>
              </w:rPr>
              <w:t>Parameter</w:t>
            </w:r>
          </w:p>
          <w:p w14:paraId="5DF35814" w14:textId="77777777" w:rsidR="00975CC4" w:rsidRPr="00671C8B" w:rsidRDefault="00975CC4" w:rsidP="00166AF3">
            <w:pPr>
              <w:pStyle w:val="TableBody"/>
              <w:rPr>
                <w:lang w:eastAsia="zh-CN"/>
              </w:rPr>
            </w:pPr>
            <w:r w:rsidRPr="00671C8B">
              <w:rPr>
                <w:b/>
                <w:lang w:eastAsia="zh-CN"/>
              </w:rPr>
              <w:t>&lt;</w:t>
            </w:r>
            <w:r w:rsidRPr="00671C8B">
              <w:rPr>
                <w:b/>
              </w:rPr>
              <w:t>onoff</w:t>
            </w:r>
            <w:r w:rsidRPr="00671C8B">
              <w:rPr>
                <w:b/>
                <w:lang w:eastAsia="zh-CN"/>
              </w:rPr>
              <w:t>&gt;</w:t>
            </w:r>
            <w:r w:rsidRPr="00671C8B">
              <w:tab/>
            </w:r>
            <w:r w:rsidRPr="00671C8B">
              <w:rPr>
                <w:u w:val="single"/>
                <w:lang w:eastAsia="zh-CN"/>
              </w:rPr>
              <w:t>0</w:t>
            </w:r>
            <w:r w:rsidRPr="00671C8B">
              <w:rPr>
                <w:lang w:eastAsia="zh-CN"/>
              </w:rPr>
              <w:tab/>
              <w:t>Disable time zone change event reporting</w:t>
            </w:r>
          </w:p>
          <w:p w14:paraId="5B86D6CC" w14:textId="77777777" w:rsidR="00975CC4" w:rsidRPr="00671C8B" w:rsidRDefault="00975CC4" w:rsidP="00166AF3">
            <w:pPr>
              <w:pStyle w:val="TableBody"/>
              <w:rPr>
                <w:lang w:eastAsia="zh-CN"/>
              </w:rPr>
            </w:pPr>
            <w:r w:rsidRPr="00671C8B">
              <w:rPr>
                <w:lang w:eastAsia="zh-CN"/>
              </w:rPr>
              <w:tab/>
            </w:r>
            <w:r w:rsidRPr="00671C8B">
              <w:rPr>
                <w:lang w:eastAsia="zh-CN"/>
              </w:rPr>
              <w:tab/>
              <w:t>1</w:t>
            </w:r>
            <w:r w:rsidRPr="00671C8B">
              <w:rPr>
                <w:lang w:eastAsia="zh-CN"/>
              </w:rPr>
              <w:tab/>
              <w:t>Enable time zone change event reporting</w:t>
            </w:r>
          </w:p>
        </w:tc>
      </w:tr>
      <w:tr w:rsidR="00975CC4" w:rsidRPr="00671C8B" w14:paraId="24CE66E6" w14:textId="77777777" w:rsidTr="00166AF3">
        <w:trPr>
          <w:cantSplit w:val="0"/>
          <w:trHeight w:val="815"/>
        </w:trPr>
        <w:tc>
          <w:tcPr>
            <w:tcW w:w="1728" w:type="dxa"/>
          </w:tcPr>
          <w:p w14:paraId="021C19C4" w14:textId="77777777" w:rsidR="00975CC4" w:rsidRPr="00671C8B" w:rsidRDefault="00975CC4" w:rsidP="00166AF3">
            <w:pPr>
              <w:pStyle w:val="TableBody"/>
              <w:rPr>
                <w:i/>
              </w:rPr>
            </w:pPr>
            <w:r w:rsidRPr="00671C8B">
              <w:rPr>
                <w:i/>
              </w:rPr>
              <w:t>Unsolicited Notification</w:t>
            </w:r>
          </w:p>
        </w:tc>
        <w:tc>
          <w:tcPr>
            <w:tcW w:w="7560" w:type="dxa"/>
          </w:tcPr>
          <w:p w14:paraId="0B15388B" w14:textId="77777777" w:rsidR="00975CC4" w:rsidRPr="00671C8B" w:rsidRDefault="00975CC4" w:rsidP="00166AF3">
            <w:pPr>
              <w:pStyle w:val="TableBody"/>
            </w:pPr>
            <w:r w:rsidRPr="00671C8B">
              <w:rPr>
                <w:u w:val="single"/>
              </w:rPr>
              <w:t>Response</w:t>
            </w:r>
          </w:p>
          <w:p w14:paraId="4826D2C9" w14:textId="77777777" w:rsidR="00975CC4" w:rsidRPr="00671C8B" w:rsidRDefault="00975CC4" w:rsidP="00166AF3">
            <w:pPr>
              <w:pStyle w:val="TableBody"/>
              <w:rPr>
                <w:b/>
              </w:rPr>
            </w:pPr>
            <w:r w:rsidRPr="00671C8B">
              <w:rPr>
                <w:b/>
              </w:rPr>
              <w:t>+CTZV: &lt;tz&gt;,&lt;time&gt;</w:t>
            </w:r>
          </w:p>
          <w:p w14:paraId="147152E3" w14:textId="77777777" w:rsidR="00975CC4" w:rsidRPr="00671C8B" w:rsidRDefault="00975CC4" w:rsidP="00166AF3">
            <w:pPr>
              <w:pStyle w:val="TableBody"/>
              <w:rPr>
                <w:b/>
              </w:rPr>
            </w:pPr>
            <w:r w:rsidRPr="00671C8B">
              <w:rPr>
                <w:b/>
              </w:rPr>
              <w:t>XNITZINFO: &lt;timzone_variance&gt;,&lt;time&gt;</w:t>
            </w:r>
          </w:p>
          <w:p w14:paraId="5A858BE8" w14:textId="77777777" w:rsidR="00975CC4" w:rsidRPr="00671C8B" w:rsidRDefault="00975CC4" w:rsidP="00166AF3">
            <w:pPr>
              <w:pStyle w:val="TableBody"/>
              <w:rPr>
                <w:b/>
              </w:rPr>
            </w:pPr>
            <w:r w:rsidRPr="00671C8B">
              <w:rPr>
                <w:b/>
              </w:rPr>
              <w:t>+CTZDST: &lt;dst&gt;</w:t>
            </w:r>
          </w:p>
          <w:p w14:paraId="50551B06" w14:textId="77777777" w:rsidR="00975CC4" w:rsidRPr="00671C8B" w:rsidRDefault="00975CC4" w:rsidP="00166AF3">
            <w:pPr>
              <w:pStyle w:val="TableBody"/>
            </w:pPr>
          </w:p>
          <w:p w14:paraId="6BFA838D" w14:textId="77777777" w:rsidR="00975CC4" w:rsidRPr="00671C8B" w:rsidRDefault="00975CC4" w:rsidP="00166AF3">
            <w:pPr>
              <w:pStyle w:val="TableBody"/>
            </w:pPr>
            <w:r w:rsidRPr="00671C8B">
              <w:rPr>
                <w:u w:val="single"/>
              </w:rPr>
              <w:t>Parameters</w:t>
            </w:r>
          </w:p>
          <w:p w14:paraId="0495B847" w14:textId="77777777" w:rsidR="00975CC4" w:rsidRPr="00671C8B" w:rsidRDefault="00975CC4" w:rsidP="00166AF3">
            <w:pPr>
              <w:pStyle w:val="TableBody"/>
            </w:pPr>
            <w:r w:rsidRPr="00671C8B">
              <w:rPr>
                <w:b/>
              </w:rPr>
              <w:t>&lt;tz&gt;</w:t>
            </w:r>
            <w:r w:rsidRPr="00671C8B">
              <w:tab/>
              <w:t>Integer value indicating the time zone</w:t>
            </w:r>
          </w:p>
          <w:p w14:paraId="7ECB3F99" w14:textId="77777777" w:rsidR="00975CC4" w:rsidRPr="00671C8B" w:rsidRDefault="00975CC4" w:rsidP="00166AF3">
            <w:pPr>
              <w:pStyle w:val="TableBody"/>
            </w:pPr>
          </w:p>
          <w:p w14:paraId="5653DF8B" w14:textId="77777777" w:rsidR="00975CC4" w:rsidRPr="00671C8B" w:rsidRDefault="00975CC4" w:rsidP="00166AF3">
            <w:pPr>
              <w:pStyle w:val="TableBody"/>
            </w:pPr>
            <w:r w:rsidRPr="00671C8B">
              <w:rPr>
                <w:b/>
              </w:rPr>
              <w:t>&lt;time&gt;</w:t>
            </w:r>
            <w:r w:rsidRPr="00671C8B">
              <w:tab/>
              <w:t>String type value in format “YY/MM/dd,hh:mm:ss” wherein the characters indicate year, month, date, hour, minutes and seconds.</w:t>
            </w:r>
          </w:p>
          <w:p w14:paraId="6AB3C736" w14:textId="77777777" w:rsidR="00975CC4" w:rsidRPr="00671C8B" w:rsidRDefault="00975CC4" w:rsidP="00166AF3">
            <w:pPr>
              <w:pStyle w:val="TableBody"/>
            </w:pPr>
          </w:p>
          <w:p w14:paraId="0DEE5C27" w14:textId="77777777" w:rsidR="00975CC4" w:rsidRPr="00671C8B" w:rsidRDefault="00975CC4" w:rsidP="00166AF3">
            <w:pPr>
              <w:pStyle w:val="TableBody"/>
            </w:pPr>
            <w:r w:rsidRPr="00671C8B">
              <w:rPr>
                <w:b/>
              </w:rPr>
              <w:t>&lt;dst&gt;</w:t>
            </w:r>
            <w:r w:rsidRPr="00671C8B">
              <w:tab/>
              <w:t>Daylight sabings time value</w:t>
            </w:r>
          </w:p>
          <w:p w14:paraId="0C520F79" w14:textId="77777777" w:rsidR="00975CC4" w:rsidRPr="00671C8B" w:rsidRDefault="00975CC4" w:rsidP="00166AF3">
            <w:pPr>
              <w:pStyle w:val="TableBody"/>
            </w:pPr>
            <w:r w:rsidRPr="00671C8B">
              <w:rPr>
                <w:u w:val="single"/>
              </w:rPr>
              <w:t>0</w:t>
            </w:r>
            <w:r w:rsidRPr="00671C8B">
              <w:tab/>
              <w:t>Disable time zone change event reporting and URC +XNITZINFO, +CTZDST</w:t>
            </w:r>
          </w:p>
          <w:p w14:paraId="43285D7D" w14:textId="77777777" w:rsidR="00975CC4" w:rsidRPr="00671C8B" w:rsidRDefault="00975CC4" w:rsidP="00166AF3">
            <w:pPr>
              <w:pStyle w:val="TableBody"/>
            </w:pPr>
            <w:r w:rsidRPr="00671C8B">
              <w:t>1</w:t>
            </w:r>
            <w:r w:rsidRPr="00671C8B">
              <w:tab/>
              <w:t>Enable time zone change event reporting and URC +XNITZINFO, +CTZDST</w:t>
            </w:r>
          </w:p>
          <w:p w14:paraId="7E9757A7" w14:textId="77777777" w:rsidR="00975CC4" w:rsidRPr="00671C8B" w:rsidRDefault="00975CC4" w:rsidP="00166AF3">
            <w:pPr>
              <w:pStyle w:val="TableBody"/>
            </w:pPr>
          </w:p>
          <w:p w14:paraId="0F0A9A4E" w14:textId="77777777" w:rsidR="00975CC4" w:rsidRPr="00671C8B" w:rsidRDefault="00975CC4" w:rsidP="00166AF3">
            <w:pPr>
              <w:pStyle w:val="TableBody"/>
            </w:pPr>
            <w:r w:rsidRPr="00671C8B">
              <w:rPr>
                <w:b/>
              </w:rPr>
              <w:t>&lt;timzone_variance&gt;</w:t>
            </w:r>
            <w:r w:rsidRPr="00671C8B">
              <w:tab/>
              <w:t>String of format “GMT+HH:MM” or “GMT-HH:MM”</w:t>
            </w:r>
            <w:r w:rsidRPr="00671C8B">
              <w:br/>
              <w:t>(for example, GMT+5:30)</w:t>
            </w:r>
          </w:p>
        </w:tc>
      </w:tr>
      <w:tr w:rsidR="00975CC4" w:rsidRPr="00671C8B" w14:paraId="1D4E69F0" w14:textId="77777777" w:rsidTr="00166AF3">
        <w:trPr>
          <w:trHeight w:val="815"/>
        </w:trPr>
        <w:tc>
          <w:tcPr>
            <w:tcW w:w="1728" w:type="dxa"/>
          </w:tcPr>
          <w:p w14:paraId="1D4E40C0" w14:textId="77777777" w:rsidR="00975CC4" w:rsidRPr="00671C8B" w:rsidRDefault="00975CC4" w:rsidP="00166AF3">
            <w:pPr>
              <w:pStyle w:val="TableBody"/>
              <w:rPr>
                <w:u w:val="single"/>
              </w:rPr>
            </w:pPr>
            <w:r w:rsidRPr="00671C8B">
              <w:rPr>
                <w:u w:val="single"/>
              </w:rPr>
              <w:t>Reference</w:t>
            </w:r>
          </w:p>
          <w:p w14:paraId="5E16CC42" w14:textId="77777777" w:rsidR="00975CC4" w:rsidRPr="00671C8B" w:rsidRDefault="00975CC4" w:rsidP="00166AF3">
            <w:pPr>
              <w:pStyle w:val="TableBody"/>
              <w:rPr>
                <w:u w:val="single"/>
              </w:rPr>
            </w:pPr>
            <w:r w:rsidRPr="00671C8B">
              <w:t>[27.00</w:t>
            </w:r>
            <w:r w:rsidRPr="00671C8B">
              <w:rPr>
                <w:lang w:eastAsia="zh-CN"/>
              </w:rPr>
              <w:t>7</w:t>
            </w:r>
            <w:r w:rsidRPr="00671C8B">
              <w:t>] §8.41</w:t>
            </w:r>
          </w:p>
        </w:tc>
        <w:tc>
          <w:tcPr>
            <w:tcW w:w="7560" w:type="dxa"/>
          </w:tcPr>
          <w:p w14:paraId="2BA6D6E5" w14:textId="77777777" w:rsidR="00975CC4" w:rsidRPr="00671C8B" w:rsidRDefault="00975CC4" w:rsidP="00166AF3">
            <w:pPr>
              <w:pStyle w:val="TableBody"/>
              <w:rPr>
                <w:u w:val="single"/>
                <w:lang w:eastAsia="zh-CN"/>
              </w:rPr>
            </w:pPr>
            <w:r w:rsidRPr="00671C8B">
              <w:rPr>
                <w:u w:val="single"/>
              </w:rPr>
              <w:t>Notes</w:t>
            </w:r>
          </w:p>
          <w:p w14:paraId="3A8EDDA4" w14:textId="77777777" w:rsidR="00975CC4" w:rsidRPr="00671C8B" w:rsidRDefault="00975CC4" w:rsidP="0059466D">
            <w:pPr>
              <w:pStyle w:val="TableBody"/>
              <w:numPr>
                <w:ilvl w:val="0"/>
                <w:numId w:val="46"/>
              </w:numPr>
            </w:pPr>
            <w:r w:rsidRPr="00671C8B">
              <w:t>The Time Zone reporting is not affected by the Automatic Time Zone setting command +CTZU</w:t>
            </w:r>
          </w:p>
          <w:p w14:paraId="15D9BD3D" w14:textId="77777777" w:rsidR="00975CC4" w:rsidRDefault="00975CC4" w:rsidP="0059466D">
            <w:pPr>
              <w:pStyle w:val="TableBody"/>
              <w:numPr>
                <w:ilvl w:val="0"/>
                <w:numId w:val="46"/>
              </w:numPr>
            </w:pPr>
            <w:r w:rsidRPr="00671C8B">
              <w:t>If the reporting is enabled the MT returns the unsolicited result code +CTZV: &lt;tz&gt; whenever the time zone is changed</w:t>
            </w:r>
          </w:p>
          <w:p w14:paraId="5D3D8CC6" w14:textId="77777777" w:rsidR="00975CC4" w:rsidRPr="00671C8B" w:rsidRDefault="00975CC4" w:rsidP="0059466D">
            <w:pPr>
              <w:pStyle w:val="TableBody"/>
              <w:numPr>
                <w:ilvl w:val="0"/>
                <w:numId w:val="46"/>
              </w:numPr>
            </w:pPr>
            <w:r>
              <w:t xml:space="preserve">&lt;onoff&gt; is </w:t>
            </w:r>
            <w:r w:rsidRPr="00276097">
              <w:t xml:space="preserve">saved in non-volatile memory </w:t>
            </w:r>
            <w:r>
              <w:t xml:space="preserve">per AT port </w:t>
            </w:r>
            <w:r w:rsidRPr="00276097">
              <w:t>over module reboot</w:t>
            </w:r>
          </w:p>
        </w:tc>
      </w:tr>
    </w:tbl>
    <w:p w14:paraId="6442E624" w14:textId="6828B62F" w:rsidR="00975CC4" w:rsidRPr="00671C8B" w:rsidDel="009453A7" w:rsidRDefault="00975CC4" w:rsidP="0059466D">
      <w:pPr>
        <w:pStyle w:val="Heading2"/>
        <w:numPr>
          <w:ilvl w:val="1"/>
          <w:numId w:val="11"/>
        </w:numPr>
        <w:ind w:left="1080" w:hanging="1080"/>
        <w:rPr>
          <w:del w:id="5742" w:author="Alban Roche" w:date="2017-08-02T16:32:00Z"/>
        </w:rPr>
      </w:pPr>
      <w:bookmarkStart w:id="5743" w:name="_Toc392692952"/>
      <w:bookmarkStart w:id="5744" w:name="_Toc392754119"/>
      <w:bookmarkStart w:id="5745" w:name="_Toc393188056"/>
      <w:bookmarkStart w:id="5746" w:name="_Toc393188738"/>
      <w:bookmarkStart w:id="5747" w:name="_Toc392692953"/>
      <w:bookmarkStart w:id="5748" w:name="_Toc392754120"/>
      <w:bookmarkStart w:id="5749" w:name="_Toc393188057"/>
      <w:bookmarkStart w:id="5750" w:name="_Toc393188739"/>
      <w:bookmarkStart w:id="5751" w:name="_Ref485892702"/>
      <w:bookmarkStart w:id="5752" w:name="_Ref485892704"/>
      <w:bookmarkStart w:id="5753" w:name="_Toc486251598"/>
      <w:bookmarkStart w:id="5754" w:name="_Toc358825763"/>
      <w:bookmarkStart w:id="5755" w:name="_Toc364675910"/>
      <w:bookmarkEnd w:id="5743"/>
      <w:bookmarkEnd w:id="5744"/>
      <w:bookmarkEnd w:id="5745"/>
      <w:bookmarkEnd w:id="5746"/>
      <w:bookmarkEnd w:id="5747"/>
      <w:bookmarkEnd w:id="5748"/>
      <w:bookmarkEnd w:id="5749"/>
      <w:bookmarkEnd w:id="5750"/>
      <w:del w:id="5756" w:author="Alban Roche" w:date="2017-08-02T16:32:00Z">
        <w:r w:rsidRPr="00671C8B" w:rsidDel="009453A7">
          <w:delText>+XDATACHANNEL Command: Configure Data Channel</w:delText>
        </w:r>
        <w:bookmarkStart w:id="5757" w:name="_Toc489457597"/>
        <w:bookmarkEnd w:id="5751"/>
        <w:bookmarkEnd w:id="5752"/>
        <w:bookmarkEnd w:id="5753"/>
        <w:bookmarkEnd w:id="5757"/>
      </w:del>
    </w:p>
    <w:tbl>
      <w:tblPr>
        <w:tblStyle w:val="TableSWIleft"/>
        <w:tblW w:w="9288" w:type="dxa"/>
        <w:tblLayout w:type="fixed"/>
        <w:tblLook w:val="04A0" w:firstRow="1" w:lastRow="0" w:firstColumn="1" w:lastColumn="0" w:noHBand="0" w:noVBand="1"/>
      </w:tblPr>
      <w:tblGrid>
        <w:gridCol w:w="1728"/>
        <w:gridCol w:w="7560"/>
      </w:tblGrid>
      <w:tr w:rsidR="00975CC4" w:rsidRPr="00671C8B" w:rsidDel="009453A7" w14:paraId="5DF4328C" w14:textId="1ACB2FC6" w:rsidTr="00166AF3">
        <w:trPr>
          <w:cnfStyle w:val="100000000000" w:firstRow="1" w:lastRow="0" w:firstColumn="0" w:lastColumn="0" w:oddVBand="0" w:evenVBand="0" w:oddHBand="0" w:evenHBand="0" w:firstRowFirstColumn="0" w:firstRowLastColumn="0" w:lastRowFirstColumn="0" w:lastRowLastColumn="0"/>
          <w:del w:id="5758" w:author="Alban Roche" w:date="2017-08-02T16:32:00Z"/>
        </w:trPr>
        <w:tc>
          <w:tcPr>
            <w:tcW w:w="9288" w:type="dxa"/>
            <w:gridSpan w:val="2"/>
          </w:tcPr>
          <w:p w14:paraId="7583D7A1" w14:textId="0A3127A9" w:rsidR="00975CC4" w:rsidRPr="00671C8B" w:rsidDel="009453A7" w:rsidRDefault="00975CC4">
            <w:pPr>
              <w:pStyle w:val="TableRowHead"/>
              <w:spacing w:before="144" w:after="144"/>
              <w:rPr>
                <w:del w:id="5759" w:author="Alban Roche" w:date="2017-08-02T16:32:00Z"/>
                <w:bCs w:val="0"/>
              </w:rPr>
            </w:pPr>
            <w:del w:id="5760" w:author="Alban Roche" w:date="2017-08-02T14:40:00Z">
              <w:r w:rsidDel="00F22490">
                <w:delText>HL7618, HL7618RD, HL7648, HL7650, HL7688, HL7690 and HL7692</w:delText>
              </w:r>
            </w:del>
            <w:bookmarkStart w:id="5761" w:name="_Toc489457598"/>
            <w:bookmarkEnd w:id="5761"/>
          </w:p>
        </w:tc>
        <w:bookmarkStart w:id="5762" w:name="_Toc489457599"/>
        <w:bookmarkEnd w:id="5762"/>
      </w:tr>
      <w:tr w:rsidR="00975CC4" w:rsidRPr="00671C8B" w:rsidDel="009453A7" w14:paraId="163A9534" w14:textId="08DC6654" w:rsidTr="00166AF3">
        <w:trPr>
          <w:trHeight w:val="992"/>
          <w:del w:id="5763" w:author="Alban Roche" w:date="2017-08-02T16:32:00Z"/>
        </w:trPr>
        <w:tc>
          <w:tcPr>
            <w:tcW w:w="1728" w:type="dxa"/>
          </w:tcPr>
          <w:p w14:paraId="7C4416D2" w14:textId="63DDC306" w:rsidR="00975CC4" w:rsidRPr="00671C8B" w:rsidDel="009453A7" w:rsidRDefault="00975CC4" w:rsidP="00166AF3">
            <w:pPr>
              <w:pStyle w:val="TableBody"/>
              <w:rPr>
                <w:del w:id="5764" w:author="Alban Roche" w:date="2017-08-02T16:32:00Z"/>
                <w:i/>
              </w:rPr>
            </w:pPr>
            <w:del w:id="5765" w:author="Alban Roche" w:date="2017-08-02T16:32:00Z">
              <w:r w:rsidRPr="00671C8B" w:rsidDel="009453A7">
                <w:rPr>
                  <w:i/>
                </w:rPr>
                <w:delText>Test command</w:delText>
              </w:r>
              <w:bookmarkStart w:id="5766" w:name="_Toc489457600"/>
              <w:bookmarkEnd w:id="5766"/>
            </w:del>
          </w:p>
          <w:p w14:paraId="5B2C810E" w14:textId="4D8FA75A" w:rsidR="00975CC4" w:rsidRPr="00FC2875" w:rsidDel="009453A7" w:rsidRDefault="00975CC4" w:rsidP="00166AF3">
            <w:pPr>
              <w:pStyle w:val="TableBody"/>
              <w:rPr>
                <w:del w:id="5767" w:author="Alban Roche" w:date="2017-08-02T16:32:00Z"/>
                <w:sz w:val="14"/>
                <w:szCs w:val="14"/>
              </w:rPr>
            </w:pPr>
            <w:bookmarkStart w:id="5768" w:name="_Toc489457601"/>
            <w:bookmarkEnd w:id="5768"/>
          </w:p>
          <w:p w14:paraId="555FDF36" w14:textId="6BC1FCF6" w:rsidR="00975CC4" w:rsidRPr="00671C8B" w:rsidDel="009453A7" w:rsidRDefault="00975CC4" w:rsidP="00166AF3">
            <w:pPr>
              <w:pStyle w:val="TableBody"/>
              <w:rPr>
                <w:del w:id="5769" w:author="Alban Roche" w:date="2017-08-02T16:32:00Z"/>
                <w:u w:val="single"/>
              </w:rPr>
            </w:pPr>
            <w:del w:id="5770" w:author="Alban Roche" w:date="2017-08-02T16:32:00Z">
              <w:r w:rsidRPr="00671C8B" w:rsidDel="009453A7">
                <w:rPr>
                  <w:u w:val="single"/>
                </w:rPr>
                <w:delText>Syntax</w:delText>
              </w:r>
              <w:bookmarkStart w:id="5771" w:name="_Toc489457602"/>
              <w:bookmarkEnd w:id="5771"/>
            </w:del>
          </w:p>
          <w:p w14:paraId="5A02EE63" w14:textId="2FB329FB" w:rsidR="00975CC4" w:rsidRPr="00671C8B" w:rsidDel="009453A7" w:rsidRDefault="00975CC4" w:rsidP="00166AF3">
            <w:pPr>
              <w:pStyle w:val="TableBody"/>
              <w:rPr>
                <w:del w:id="5772" w:author="Alban Roche" w:date="2017-08-02T16:32:00Z"/>
                <w:b/>
              </w:rPr>
            </w:pPr>
            <w:del w:id="5773" w:author="Alban Roche" w:date="2017-08-02T16:32:00Z">
              <w:r w:rsidRPr="00671C8B" w:rsidDel="009453A7">
                <w:rPr>
                  <w:b/>
                </w:rPr>
                <w:delText>AT+</w:delText>
              </w:r>
              <w:r w:rsidRPr="00671C8B" w:rsidDel="009453A7">
                <w:rPr>
                  <w:b/>
                </w:rPr>
                <w:br/>
                <w:delText>XDATACHANNEL=?</w:delText>
              </w:r>
              <w:bookmarkStart w:id="5774" w:name="_Toc489457603"/>
              <w:bookmarkEnd w:id="5774"/>
            </w:del>
          </w:p>
        </w:tc>
        <w:tc>
          <w:tcPr>
            <w:tcW w:w="7560" w:type="dxa"/>
          </w:tcPr>
          <w:p w14:paraId="3D8028A7" w14:textId="075E4D31" w:rsidR="00975CC4" w:rsidRPr="00671C8B" w:rsidDel="009453A7" w:rsidRDefault="00975CC4" w:rsidP="00166AF3">
            <w:pPr>
              <w:pStyle w:val="TableBody"/>
              <w:rPr>
                <w:del w:id="5775" w:author="Alban Roche" w:date="2017-08-02T16:32:00Z"/>
                <w:lang w:eastAsia="zh-CN"/>
              </w:rPr>
            </w:pPr>
            <w:bookmarkStart w:id="5776" w:name="_Toc489457604"/>
            <w:bookmarkEnd w:id="5776"/>
          </w:p>
          <w:p w14:paraId="78A45C97" w14:textId="47C3FD75" w:rsidR="00975CC4" w:rsidRPr="00FC2875" w:rsidDel="009453A7" w:rsidRDefault="00975CC4" w:rsidP="00166AF3">
            <w:pPr>
              <w:pStyle w:val="TableBody"/>
              <w:rPr>
                <w:del w:id="5777" w:author="Alban Roche" w:date="2017-08-02T16:32:00Z"/>
                <w:sz w:val="14"/>
                <w:szCs w:val="14"/>
                <w:u w:val="single"/>
              </w:rPr>
            </w:pPr>
            <w:bookmarkStart w:id="5778" w:name="_Toc489457605"/>
            <w:bookmarkEnd w:id="5778"/>
          </w:p>
          <w:p w14:paraId="54810976" w14:textId="46D5AF92" w:rsidR="00975CC4" w:rsidRPr="00671C8B" w:rsidDel="009453A7" w:rsidRDefault="00975CC4" w:rsidP="00166AF3">
            <w:pPr>
              <w:pStyle w:val="TableBody"/>
              <w:rPr>
                <w:del w:id="5779" w:author="Alban Roche" w:date="2017-08-02T16:32:00Z"/>
                <w:u w:val="single"/>
              </w:rPr>
            </w:pPr>
            <w:del w:id="5780" w:author="Alban Roche" w:date="2017-08-02T16:32:00Z">
              <w:r w:rsidRPr="00671C8B" w:rsidDel="009453A7">
                <w:rPr>
                  <w:u w:val="single"/>
                </w:rPr>
                <w:delText>Response</w:delText>
              </w:r>
              <w:bookmarkStart w:id="5781" w:name="_Toc489457606"/>
              <w:bookmarkEnd w:id="5781"/>
            </w:del>
          </w:p>
          <w:p w14:paraId="7554D067" w14:textId="2CE1810F" w:rsidR="00975CC4" w:rsidRPr="00671C8B" w:rsidDel="009453A7" w:rsidRDefault="00975CC4" w:rsidP="00166AF3">
            <w:pPr>
              <w:pStyle w:val="TableBody"/>
              <w:rPr>
                <w:del w:id="5782" w:author="Alban Roche" w:date="2017-08-02T16:32:00Z"/>
                <w:lang w:eastAsia="zh-CN"/>
              </w:rPr>
            </w:pPr>
            <w:del w:id="5783" w:author="Alban Roche" w:date="2017-08-02T16:32:00Z">
              <w:r w:rsidRPr="00671C8B" w:rsidDel="009453A7">
                <w:rPr>
                  <w:b/>
                  <w:lang w:eastAsia="zh-CN"/>
                </w:rPr>
                <w:delText>+XDATACHANNEL:</w:delText>
              </w:r>
              <w:r w:rsidRPr="00671C8B" w:rsidDel="009453A7">
                <w:rPr>
                  <w:lang w:eastAsia="zh-CN"/>
                </w:rPr>
                <w:delText xml:space="preserve"> (list of </w:delText>
              </w:r>
              <w:r w:rsidRPr="00671C8B" w:rsidDel="009453A7">
                <w:rPr>
                  <w:b/>
                  <w:lang w:eastAsia="zh-CN"/>
                </w:rPr>
                <w:delText>&lt;mode&gt;</w:delText>
              </w:r>
              <w:r w:rsidRPr="00671C8B" w:rsidDel="009453A7">
                <w:rPr>
                  <w:lang w:eastAsia="zh-CN"/>
                </w:rPr>
                <w:delText xml:space="preserve">s),(list of </w:delText>
              </w:r>
              <w:r w:rsidRPr="00671C8B" w:rsidDel="009453A7">
                <w:rPr>
                  <w:b/>
                  <w:lang w:eastAsia="zh-CN"/>
                </w:rPr>
                <w:delText>&lt;csd_gprs_flag&gt;</w:delText>
              </w:r>
              <w:r w:rsidRPr="00671C8B" w:rsidDel="009453A7">
                <w:rPr>
                  <w:lang w:eastAsia="zh-CN"/>
                </w:rPr>
                <w:delText>s),(list of</w:delText>
              </w:r>
              <w:r w:rsidDel="009453A7">
                <w:rPr>
                  <w:lang w:eastAsia="zh-CN"/>
                </w:rPr>
                <w:delText xml:space="preserve"> </w:delText>
              </w:r>
              <w:r w:rsidRPr="00671C8B" w:rsidDel="009453A7">
                <w:rPr>
                  <w:b/>
                  <w:lang w:eastAsia="zh-CN"/>
                </w:rPr>
                <w:delText>&lt;connect_flag&gt;</w:delText>
              </w:r>
              <w:r w:rsidRPr="00671C8B" w:rsidDel="009453A7">
                <w:rPr>
                  <w:lang w:eastAsia="zh-CN"/>
                </w:rPr>
                <w:delText xml:space="preserve">s),(list of supported </w:delText>
              </w:r>
              <w:r w:rsidRPr="00671C8B" w:rsidDel="009453A7">
                <w:rPr>
                  <w:b/>
                  <w:lang w:eastAsia="zh-CN"/>
                </w:rPr>
                <w:delText>&lt;cid&gt;</w:delText>
              </w:r>
              <w:r w:rsidRPr="00671C8B" w:rsidDel="009453A7">
                <w:rPr>
                  <w:lang w:eastAsia="zh-CN"/>
                </w:rPr>
                <w:delText>s)</w:delText>
              </w:r>
              <w:bookmarkStart w:id="5784" w:name="_Toc489457607"/>
              <w:bookmarkEnd w:id="5784"/>
            </w:del>
          </w:p>
          <w:p w14:paraId="51CBE5C5" w14:textId="22288E00" w:rsidR="00975CC4" w:rsidRPr="00671C8B" w:rsidDel="009453A7" w:rsidRDefault="00975CC4" w:rsidP="00166AF3">
            <w:pPr>
              <w:pStyle w:val="TableBody"/>
              <w:rPr>
                <w:del w:id="5785" w:author="Alban Roche" w:date="2017-08-02T16:32:00Z"/>
                <w:b/>
                <w:lang w:eastAsia="zh-CN"/>
              </w:rPr>
            </w:pPr>
            <w:del w:id="5786" w:author="Alban Roche" w:date="2017-08-02T16:32:00Z">
              <w:r w:rsidRPr="00671C8B" w:rsidDel="009453A7">
                <w:rPr>
                  <w:b/>
                </w:rPr>
                <w:delText>OK</w:delText>
              </w:r>
              <w:bookmarkStart w:id="5787" w:name="_Toc489457608"/>
              <w:bookmarkEnd w:id="5787"/>
            </w:del>
          </w:p>
        </w:tc>
        <w:bookmarkStart w:id="5788" w:name="_Toc489457609"/>
        <w:bookmarkEnd w:id="5788"/>
      </w:tr>
      <w:tr w:rsidR="00975CC4" w:rsidRPr="00671C8B" w:rsidDel="009453A7" w14:paraId="1CA2E5DC" w14:textId="124C9111" w:rsidTr="00166AF3">
        <w:trPr>
          <w:cantSplit w:val="0"/>
          <w:trHeight w:val="65"/>
          <w:del w:id="5789" w:author="Alban Roche" w:date="2017-08-02T16:32:00Z"/>
        </w:trPr>
        <w:tc>
          <w:tcPr>
            <w:tcW w:w="1728" w:type="dxa"/>
          </w:tcPr>
          <w:p w14:paraId="607AAF2D" w14:textId="78F48F91" w:rsidR="00975CC4" w:rsidRPr="00671C8B" w:rsidDel="009453A7" w:rsidRDefault="00975CC4" w:rsidP="00166AF3">
            <w:pPr>
              <w:pStyle w:val="TableBody"/>
              <w:rPr>
                <w:del w:id="5790" w:author="Alban Roche" w:date="2017-08-02T16:32:00Z"/>
                <w:i/>
              </w:rPr>
            </w:pPr>
            <w:del w:id="5791" w:author="Alban Roche" w:date="2017-08-02T16:32:00Z">
              <w:r w:rsidRPr="00671C8B" w:rsidDel="009453A7">
                <w:rPr>
                  <w:i/>
                </w:rPr>
                <w:delText>Write command</w:delText>
              </w:r>
              <w:bookmarkStart w:id="5792" w:name="_Toc489457610"/>
              <w:bookmarkEnd w:id="5792"/>
            </w:del>
          </w:p>
          <w:p w14:paraId="5D9F2F88" w14:textId="5934990C" w:rsidR="00975CC4" w:rsidRPr="00FC2875" w:rsidDel="009453A7" w:rsidRDefault="00975CC4" w:rsidP="00166AF3">
            <w:pPr>
              <w:pStyle w:val="TableBody"/>
              <w:rPr>
                <w:del w:id="5793" w:author="Alban Roche" w:date="2017-08-02T16:32:00Z"/>
                <w:i/>
                <w:sz w:val="14"/>
                <w:szCs w:val="14"/>
              </w:rPr>
            </w:pPr>
            <w:bookmarkStart w:id="5794" w:name="_Toc489457611"/>
            <w:bookmarkEnd w:id="5794"/>
          </w:p>
          <w:p w14:paraId="3EEF5A9C" w14:textId="23FB11CD" w:rsidR="00975CC4" w:rsidRPr="00671C8B" w:rsidDel="009453A7" w:rsidRDefault="00975CC4" w:rsidP="00166AF3">
            <w:pPr>
              <w:pStyle w:val="TableBody"/>
              <w:rPr>
                <w:del w:id="5795" w:author="Alban Roche" w:date="2017-08-02T16:32:00Z"/>
              </w:rPr>
            </w:pPr>
            <w:del w:id="5796" w:author="Alban Roche" w:date="2017-08-02T16:32:00Z">
              <w:r w:rsidRPr="00671C8B" w:rsidDel="009453A7">
                <w:rPr>
                  <w:u w:val="single"/>
                </w:rPr>
                <w:delText>Syntax</w:delText>
              </w:r>
              <w:bookmarkStart w:id="5797" w:name="_Toc489457612"/>
              <w:bookmarkEnd w:id="5797"/>
            </w:del>
          </w:p>
          <w:p w14:paraId="7F73E337" w14:textId="5A5459D5" w:rsidR="00975CC4" w:rsidRPr="00671C8B" w:rsidDel="009453A7" w:rsidRDefault="00975CC4" w:rsidP="00166AF3">
            <w:pPr>
              <w:pStyle w:val="TableBody"/>
              <w:rPr>
                <w:del w:id="5798" w:author="Alban Roche" w:date="2017-08-02T16:32:00Z"/>
                <w:b/>
              </w:rPr>
            </w:pPr>
            <w:del w:id="5799" w:author="Alban Roche" w:date="2017-08-02T16:32:00Z">
              <w:r w:rsidRPr="00671C8B" w:rsidDel="009453A7">
                <w:rPr>
                  <w:b/>
                </w:rPr>
                <w:delText>AT+</w:delText>
              </w:r>
              <w:r w:rsidRPr="00671C8B" w:rsidDel="009453A7">
                <w:rPr>
                  <w:b/>
                </w:rPr>
                <w:br/>
                <w:delText>XDATACHANNEL=&lt;mode&gt;,</w:delText>
              </w:r>
              <w:r w:rsidRPr="00671C8B" w:rsidDel="009453A7">
                <w:rPr>
                  <w:b/>
                </w:rPr>
                <w:br/>
                <w:delText>&lt;csd_gprs_flag&gt;,&lt;ctrl_tid_path&gt;,</w:delText>
              </w:r>
              <w:r w:rsidRPr="00671C8B" w:rsidDel="009453A7">
                <w:rPr>
                  <w:b/>
                </w:rPr>
                <w:br/>
                <w:delText>&lt;tid_path&gt;</w:delText>
              </w:r>
              <w:r w:rsidRPr="00671C8B" w:rsidDel="009453A7">
                <w:rPr>
                  <w:b/>
                </w:rPr>
                <w:br/>
                <w:delText>[,&lt;connect_flag&gt; [,&lt;cid&gt;]]</w:delText>
              </w:r>
              <w:bookmarkStart w:id="5800" w:name="_Toc489457613"/>
              <w:bookmarkEnd w:id="5800"/>
            </w:del>
          </w:p>
        </w:tc>
        <w:tc>
          <w:tcPr>
            <w:tcW w:w="7560" w:type="dxa"/>
          </w:tcPr>
          <w:p w14:paraId="1BE0BF4D" w14:textId="71072AED" w:rsidR="00975CC4" w:rsidRPr="00671C8B" w:rsidDel="009453A7" w:rsidRDefault="00975CC4" w:rsidP="00166AF3">
            <w:pPr>
              <w:pStyle w:val="TableBody"/>
              <w:rPr>
                <w:del w:id="5801" w:author="Alban Roche" w:date="2017-08-02T16:32:00Z"/>
                <w:lang w:eastAsia="zh-CN"/>
              </w:rPr>
            </w:pPr>
            <w:bookmarkStart w:id="5802" w:name="_Toc489457614"/>
            <w:bookmarkEnd w:id="5802"/>
          </w:p>
          <w:p w14:paraId="1817AC71" w14:textId="3B06AB2D" w:rsidR="00975CC4" w:rsidRPr="00FC2875" w:rsidDel="009453A7" w:rsidRDefault="00975CC4" w:rsidP="00166AF3">
            <w:pPr>
              <w:pStyle w:val="TableBody"/>
              <w:rPr>
                <w:del w:id="5803" w:author="Alban Roche" w:date="2017-08-02T16:32:00Z"/>
                <w:sz w:val="14"/>
                <w:szCs w:val="14"/>
                <w:lang w:eastAsia="zh-CN"/>
              </w:rPr>
            </w:pPr>
            <w:bookmarkStart w:id="5804" w:name="_Toc489457615"/>
            <w:bookmarkEnd w:id="5804"/>
          </w:p>
          <w:p w14:paraId="5F3F18C1" w14:textId="33713BC8" w:rsidR="00975CC4" w:rsidRPr="00671C8B" w:rsidDel="009453A7" w:rsidRDefault="00975CC4" w:rsidP="00166AF3">
            <w:pPr>
              <w:pStyle w:val="TableBody"/>
              <w:rPr>
                <w:del w:id="5805" w:author="Alban Roche" w:date="2017-08-02T16:32:00Z"/>
                <w:lang w:eastAsia="zh-CN"/>
              </w:rPr>
            </w:pPr>
            <w:del w:id="5806" w:author="Alban Roche" w:date="2017-08-02T16:32:00Z">
              <w:r w:rsidRPr="00671C8B" w:rsidDel="009453A7">
                <w:rPr>
                  <w:u w:val="single"/>
                  <w:lang w:eastAsia="zh-CN"/>
                </w:rPr>
                <w:delText>Response</w:delText>
              </w:r>
              <w:bookmarkStart w:id="5807" w:name="_Toc489457616"/>
              <w:bookmarkEnd w:id="5807"/>
            </w:del>
          </w:p>
          <w:p w14:paraId="12A59CAD" w14:textId="56A0F330" w:rsidR="00975CC4" w:rsidRPr="00671C8B" w:rsidDel="009453A7" w:rsidRDefault="00975CC4" w:rsidP="00166AF3">
            <w:pPr>
              <w:pStyle w:val="TableBody"/>
              <w:rPr>
                <w:del w:id="5808" w:author="Alban Roche" w:date="2017-08-02T16:32:00Z"/>
                <w:lang w:eastAsia="zh-CN"/>
              </w:rPr>
            </w:pPr>
            <w:del w:id="5809" w:author="Alban Roche" w:date="2017-08-02T16:32:00Z">
              <w:r w:rsidRPr="00671C8B" w:rsidDel="009453A7">
                <w:rPr>
                  <w:b/>
                  <w:lang w:eastAsia="zh-CN"/>
                </w:rPr>
                <w:delText>OK</w:delText>
              </w:r>
              <w:bookmarkStart w:id="5810" w:name="_Toc489457617"/>
              <w:bookmarkEnd w:id="5810"/>
            </w:del>
          </w:p>
          <w:p w14:paraId="76785649" w14:textId="779E5186" w:rsidR="00975CC4" w:rsidRPr="00FC2875" w:rsidDel="009453A7" w:rsidRDefault="00975CC4" w:rsidP="00166AF3">
            <w:pPr>
              <w:pStyle w:val="TableBody"/>
              <w:rPr>
                <w:del w:id="5811" w:author="Alban Roche" w:date="2017-08-02T16:32:00Z"/>
                <w:sz w:val="14"/>
                <w:szCs w:val="14"/>
                <w:lang w:eastAsia="zh-CN"/>
              </w:rPr>
            </w:pPr>
            <w:bookmarkStart w:id="5812" w:name="_Toc489457618"/>
            <w:bookmarkEnd w:id="5812"/>
          </w:p>
          <w:p w14:paraId="01932CA1" w14:textId="1B1A6EB7" w:rsidR="00975CC4" w:rsidRPr="00671C8B" w:rsidDel="009453A7" w:rsidRDefault="00975CC4" w:rsidP="00166AF3">
            <w:pPr>
              <w:pStyle w:val="TableBody"/>
              <w:rPr>
                <w:del w:id="5813" w:author="Alban Roche" w:date="2017-08-02T16:32:00Z"/>
                <w:lang w:eastAsia="zh-CN"/>
              </w:rPr>
            </w:pPr>
            <w:del w:id="5814" w:author="Alban Roche" w:date="2017-08-02T16:32:00Z">
              <w:r w:rsidRPr="00671C8B" w:rsidDel="009453A7">
                <w:rPr>
                  <w:lang w:eastAsia="zh-CN"/>
                </w:rPr>
                <w:delText>or</w:delText>
              </w:r>
              <w:bookmarkStart w:id="5815" w:name="_Toc489457619"/>
              <w:bookmarkEnd w:id="5815"/>
            </w:del>
          </w:p>
          <w:p w14:paraId="0623C494" w14:textId="4DC7A1F9" w:rsidR="00975CC4" w:rsidRPr="00671C8B" w:rsidDel="009453A7" w:rsidRDefault="00975CC4" w:rsidP="00166AF3">
            <w:pPr>
              <w:pStyle w:val="TableBody"/>
              <w:rPr>
                <w:del w:id="5816" w:author="Alban Roche" w:date="2017-08-02T16:32:00Z"/>
                <w:b/>
                <w:lang w:eastAsia="zh-CN"/>
              </w:rPr>
            </w:pPr>
            <w:del w:id="5817" w:author="Alban Roche" w:date="2017-08-02T16:32:00Z">
              <w:r w:rsidRPr="00671C8B" w:rsidDel="009453A7">
                <w:rPr>
                  <w:b/>
                  <w:lang w:eastAsia="zh-CN"/>
                </w:rPr>
                <w:delText>+CME ERROR: &lt;err&gt;</w:delText>
              </w:r>
              <w:bookmarkStart w:id="5818" w:name="_Toc489457620"/>
              <w:bookmarkEnd w:id="5818"/>
            </w:del>
          </w:p>
          <w:p w14:paraId="25391C10" w14:textId="7E9DA7AB" w:rsidR="00975CC4" w:rsidRPr="00081874" w:rsidDel="009453A7" w:rsidRDefault="00975CC4" w:rsidP="00166AF3">
            <w:pPr>
              <w:pStyle w:val="TableBody"/>
              <w:rPr>
                <w:del w:id="5819" w:author="Alban Roche" w:date="2017-08-02T16:32:00Z"/>
              </w:rPr>
            </w:pPr>
            <w:bookmarkStart w:id="5820" w:name="_Toc489457621"/>
            <w:bookmarkEnd w:id="5820"/>
          </w:p>
          <w:p w14:paraId="1AF65CED" w14:textId="19341514" w:rsidR="00975CC4" w:rsidRPr="00671C8B" w:rsidDel="009453A7" w:rsidRDefault="00975CC4" w:rsidP="00166AF3">
            <w:pPr>
              <w:pStyle w:val="TableBody"/>
              <w:rPr>
                <w:del w:id="5821" w:author="Alban Roche" w:date="2017-08-02T16:32:00Z"/>
                <w:lang w:eastAsia="zh-CN"/>
              </w:rPr>
            </w:pPr>
            <w:del w:id="5822" w:author="Alban Roche" w:date="2017-08-02T16:32:00Z">
              <w:r w:rsidRPr="00671C8B" w:rsidDel="009453A7">
                <w:rPr>
                  <w:u w:val="single"/>
                  <w:lang w:eastAsia="zh-CN"/>
                </w:rPr>
                <w:delText>Parameters</w:delText>
              </w:r>
              <w:bookmarkStart w:id="5823" w:name="_Toc489457622"/>
              <w:bookmarkEnd w:id="5823"/>
            </w:del>
          </w:p>
          <w:p w14:paraId="7857B2BE" w14:textId="4CD8815C" w:rsidR="00975CC4" w:rsidRPr="00671C8B" w:rsidDel="009453A7" w:rsidRDefault="00975CC4" w:rsidP="00166AF3">
            <w:pPr>
              <w:pStyle w:val="TableBody"/>
              <w:rPr>
                <w:del w:id="5824" w:author="Alban Roche" w:date="2017-08-02T16:32:00Z"/>
                <w:lang w:eastAsia="zh-CN"/>
              </w:rPr>
            </w:pPr>
            <w:del w:id="5825" w:author="Alban Roche" w:date="2017-08-02T16:32:00Z">
              <w:r w:rsidRPr="00671C8B" w:rsidDel="009453A7">
                <w:rPr>
                  <w:b/>
                  <w:lang w:eastAsia="zh-CN"/>
                </w:rPr>
                <w:delText>&lt;mode&gt;</w:delText>
              </w:r>
              <w:r w:rsidRPr="00671C8B" w:rsidDel="009453A7">
                <w:rPr>
                  <w:lang w:eastAsia="zh-CN"/>
                </w:rPr>
                <w:tab/>
                <w:delText>0</w:delText>
              </w:r>
              <w:r w:rsidRPr="00671C8B" w:rsidDel="009453A7">
                <w:rPr>
                  <w:lang w:eastAsia="zh-CN"/>
                </w:rPr>
                <w:tab/>
                <w:delText>Disable routing</w:delText>
              </w:r>
              <w:bookmarkStart w:id="5826" w:name="_Toc489457623"/>
              <w:bookmarkEnd w:id="5826"/>
            </w:del>
          </w:p>
          <w:p w14:paraId="577125E2" w14:textId="54DFB41F" w:rsidR="00975CC4" w:rsidRPr="00671C8B" w:rsidDel="009453A7" w:rsidRDefault="00975CC4" w:rsidP="00166AF3">
            <w:pPr>
              <w:pStyle w:val="TableBody"/>
              <w:rPr>
                <w:del w:id="5827" w:author="Alban Roche" w:date="2017-08-02T16:32:00Z"/>
                <w:lang w:eastAsia="zh-CN"/>
              </w:rPr>
            </w:pPr>
            <w:del w:id="5828" w:author="Alban Roche" w:date="2017-08-02T16:32:00Z">
              <w:r w:rsidRPr="00671C8B" w:rsidDel="009453A7">
                <w:rPr>
                  <w:lang w:eastAsia="zh-CN"/>
                </w:rPr>
                <w:tab/>
              </w:r>
              <w:r w:rsidRPr="00671C8B" w:rsidDel="009453A7">
                <w:rPr>
                  <w:lang w:eastAsia="zh-CN"/>
                </w:rPr>
                <w:tab/>
                <w:delText>1</w:delText>
              </w:r>
              <w:r w:rsidRPr="00671C8B" w:rsidDel="009453A7">
                <w:rPr>
                  <w:lang w:eastAsia="zh-CN"/>
                </w:rPr>
                <w:tab/>
                <w:delText>Enable routing</w:delText>
              </w:r>
              <w:bookmarkStart w:id="5829" w:name="_Toc489457624"/>
              <w:bookmarkEnd w:id="5829"/>
            </w:del>
          </w:p>
          <w:p w14:paraId="2AC74544" w14:textId="234F3148" w:rsidR="00975CC4" w:rsidRPr="00671C8B" w:rsidDel="009453A7" w:rsidRDefault="00975CC4" w:rsidP="00166AF3">
            <w:pPr>
              <w:pStyle w:val="TableBody"/>
              <w:rPr>
                <w:del w:id="5830" w:author="Alban Roche" w:date="2017-08-02T16:32:00Z"/>
                <w:lang w:eastAsia="zh-CN"/>
              </w:rPr>
            </w:pPr>
            <w:del w:id="5831" w:author="Alban Roche" w:date="2017-08-02T16:32:00Z">
              <w:r w:rsidRPr="00671C8B" w:rsidDel="009453A7">
                <w:rPr>
                  <w:lang w:eastAsia="zh-CN"/>
                </w:rPr>
                <w:tab/>
              </w:r>
              <w:r w:rsidRPr="00671C8B" w:rsidDel="009453A7">
                <w:rPr>
                  <w:lang w:eastAsia="zh-CN"/>
                </w:rPr>
                <w:tab/>
                <w:delText>2</w:delText>
              </w:r>
              <w:r w:rsidRPr="00671C8B" w:rsidDel="009453A7">
                <w:rPr>
                  <w:lang w:eastAsia="zh-CN"/>
                </w:rPr>
                <w:tab/>
                <w:delText xml:space="preserve">Query current setting for the channel where the command is executed </w:delText>
              </w:r>
              <w:r w:rsidRPr="00671C8B" w:rsidDel="009453A7">
                <w:rPr>
                  <w:lang w:eastAsia="zh-CN"/>
                </w:rPr>
                <w:tab/>
              </w:r>
              <w:r w:rsidRPr="00671C8B" w:rsidDel="009453A7">
                <w:rPr>
                  <w:lang w:eastAsia="zh-CN"/>
                </w:rPr>
                <w:tab/>
              </w:r>
              <w:r w:rsidRPr="00671C8B" w:rsidDel="009453A7">
                <w:rPr>
                  <w:lang w:eastAsia="zh-CN"/>
                </w:rPr>
                <w:tab/>
              </w:r>
              <w:r w:rsidRPr="00671C8B" w:rsidDel="009453A7">
                <w:rPr>
                  <w:lang w:eastAsia="zh-CN"/>
                </w:rPr>
                <w:tab/>
                <w:delText>(other parameters will be ignored)</w:delText>
              </w:r>
              <w:bookmarkStart w:id="5832" w:name="_Toc489457625"/>
              <w:bookmarkEnd w:id="5832"/>
            </w:del>
          </w:p>
          <w:p w14:paraId="39B90657" w14:textId="30224BE8" w:rsidR="00975CC4" w:rsidRPr="00FC2875" w:rsidDel="009453A7" w:rsidRDefault="00975CC4" w:rsidP="00166AF3">
            <w:pPr>
              <w:pStyle w:val="TableBody"/>
              <w:rPr>
                <w:del w:id="5833" w:author="Alban Roche" w:date="2017-08-02T16:32:00Z"/>
              </w:rPr>
            </w:pPr>
            <w:bookmarkStart w:id="5834" w:name="_Toc489457626"/>
            <w:bookmarkEnd w:id="5834"/>
          </w:p>
          <w:p w14:paraId="0A34F9C5" w14:textId="7E48B83A" w:rsidR="00975CC4" w:rsidRPr="00671C8B" w:rsidDel="009453A7" w:rsidRDefault="00975CC4" w:rsidP="00166AF3">
            <w:pPr>
              <w:pStyle w:val="TableBody"/>
              <w:rPr>
                <w:del w:id="5835" w:author="Alban Roche" w:date="2017-08-02T16:32:00Z"/>
                <w:lang w:eastAsia="zh-CN"/>
              </w:rPr>
            </w:pPr>
            <w:del w:id="5836" w:author="Alban Roche" w:date="2017-08-02T16:32:00Z">
              <w:r w:rsidRPr="00671C8B" w:rsidDel="009453A7">
                <w:rPr>
                  <w:b/>
                  <w:lang w:eastAsia="zh-CN"/>
                </w:rPr>
                <w:delText>&lt;csd_gprs_flag&gt;</w:delText>
              </w:r>
              <w:r w:rsidRPr="00671C8B" w:rsidDel="009453A7">
                <w:rPr>
                  <w:lang w:eastAsia="zh-CN"/>
                </w:rPr>
                <w:tab/>
                <w:delText>0</w:delText>
              </w:r>
              <w:r w:rsidRPr="00671C8B" w:rsidDel="009453A7">
                <w:rPr>
                  <w:lang w:eastAsia="zh-CN"/>
                </w:rPr>
                <w:tab/>
                <w:delText>Configure channel for a CSD connection</w:delText>
              </w:r>
              <w:bookmarkStart w:id="5837" w:name="_Toc489457627"/>
              <w:bookmarkEnd w:id="5837"/>
            </w:del>
          </w:p>
          <w:p w14:paraId="2D5EBCF4" w14:textId="465AB4C4" w:rsidR="00975CC4" w:rsidRPr="00671C8B" w:rsidDel="009453A7" w:rsidRDefault="00975CC4" w:rsidP="00166AF3">
            <w:pPr>
              <w:pStyle w:val="TableBody"/>
              <w:rPr>
                <w:del w:id="5838" w:author="Alban Roche" w:date="2017-08-02T16:32:00Z"/>
                <w:lang w:eastAsia="zh-CN"/>
              </w:rPr>
            </w:pPr>
            <w:del w:id="5839" w:author="Alban Roche" w:date="2017-08-02T16:32:00Z">
              <w:r w:rsidRPr="00671C8B" w:rsidDel="009453A7">
                <w:rPr>
                  <w:lang w:eastAsia="zh-CN"/>
                </w:rPr>
                <w:tab/>
              </w:r>
              <w:r w:rsidRPr="00671C8B" w:rsidDel="009453A7">
                <w:rPr>
                  <w:lang w:eastAsia="zh-CN"/>
                </w:rPr>
                <w:tab/>
              </w:r>
              <w:r w:rsidRPr="00671C8B" w:rsidDel="009453A7">
                <w:rPr>
                  <w:lang w:eastAsia="zh-CN"/>
                </w:rPr>
                <w:tab/>
                <w:delText>1</w:delText>
              </w:r>
              <w:r w:rsidRPr="00671C8B" w:rsidDel="009453A7">
                <w:rPr>
                  <w:lang w:eastAsia="zh-CN"/>
                </w:rPr>
                <w:tab/>
                <w:delText>Configure channel for a GPRS connection</w:delText>
              </w:r>
              <w:bookmarkStart w:id="5840" w:name="_Toc489457628"/>
              <w:bookmarkEnd w:id="5840"/>
            </w:del>
          </w:p>
          <w:p w14:paraId="2683B3EF" w14:textId="20D5A643" w:rsidR="00975CC4" w:rsidRPr="00FC2875" w:rsidDel="009453A7" w:rsidRDefault="00975CC4" w:rsidP="00166AF3">
            <w:pPr>
              <w:pStyle w:val="TableBody"/>
              <w:rPr>
                <w:del w:id="5841" w:author="Alban Roche" w:date="2017-08-02T16:32:00Z"/>
              </w:rPr>
            </w:pPr>
            <w:bookmarkStart w:id="5842" w:name="_Toc489457629"/>
            <w:bookmarkEnd w:id="5842"/>
          </w:p>
          <w:p w14:paraId="259AA2C1" w14:textId="66C56DC1" w:rsidR="00975CC4" w:rsidRPr="00671C8B" w:rsidDel="009453A7" w:rsidRDefault="00975CC4" w:rsidP="00166AF3">
            <w:pPr>
              <w:pStyle w:val="TableBody"/>
              <w:rPr>
                <w:del w:id="5843" w:author="Alban Roche" w:date="2017-08-02T16:32:00Z"/>
                <w:lang w:eastAsia="zh-CN"/>
              </w:rPr>
            </w:pPr>
            <w:del w:id="5844" w:author="Alban Roche" w:date="2017-08-02T16:32:00Z">
              <w:r w:rsidRPr="00671C8B" w:rsidDel="009453A7">
                <w:rPr>
                  <w:b/>
                  <w:lang w:eastAsia="zh-CN"/>
                </w:rPr>
                <w:delText>&lt;ctrl_tid_path&gt;</w:delText>
              </w:r>
              <w:r w:rsidRPr="00671C8B" w:rsidDel="009453A7">
                <w:rPr>
                  <w:lang w:eastAsia="zh-CN"/>
                </w:rPr>
                <w:tab/>
                <w:delText>Terminal for which the data routing mechanism shall be enabled in string format (e.g.: “/mux/5”)</w:delText>
              </w:r>
              <w:bookmarkStart w:id="5845" w:name="_Toc489457630"/>
              <w:bookmarkEnd w:id="5845"/>
            </w:del>
          </w:p>
          <w:p w14:paraId="3862922B" w14:textId="3F106C11" w:rsidR="00975CC4" w:rsidRPr="00FC2875" w:rsidDel="009453A7" w:rsidRDefault="00975CC4" w:rsidP="00166AF3">
            <w:pPr>
              <w:pStyle w:val="TableBody"/>
              <w:rPr>
                <w:del w:id="5846" w:author="Alban Roche" w:date="2017-08-02T16:32:00Z"/>
              </w:rPr>
            </w:pPr>
            <w:bookmarkStart w:id="5847" w:name="_Toc489457631"/>
            <w:bookmarkEnd w:id="5847"/>
          </w:p>
          <w:p w14:paraId="388E3D1C" w14:textId="7359398C" w:rsidR="00975CC4" w:rsidRPr="00671C8B" w:rsidDel="009453A7" w:rsidRDefault="00975CC4" w:rsidP="00166AF3">
            <w:pPr>
              <w:pStyle w:val="TableBody"/>
              <w:rPr>
                <w:del w:id="5848" w:author="Alban Roche" w:date="2017-08-02T16:32:00Z"/>
                <w:lang w:eastAsia="zh-CN"/>
              </w:rPr>
            </w:pPr>
            <w:del w:id="5849" w:author="Alban Roche" w:date="2017-08-02T16:32:00Z">
              <w:r w:rsidRPr="00671C8B" w:rsidDel="009453A7">
                <w:rPr>
                  <w:b/>
                  <w:lang w:eastAsia="zh-CN"/>
                </w:rPr>
                <w:delText>&lt;tid_path&gt;</w:delText>
              </w:r>
              <w:r w:rsidRPr="00671C8B" w:rsidDel="009453A7">
                <w:rPr>
                  <w:lang w:eastAsia="zh-CN"/>
                </w:rPr>
                <w:tab/>
                <w:delText>Terminal to which a data call shall be routed in string format (e.g.: “/mux/5”)</w:delText>
              </w:r>
              <w:bookmarkStart w:id="5850" w:name="_Toc489457632"/>
              <w:bookmarkEnd w:id="5850"/>
            </w:del>
          </w:p>
          <w:p w14:paraId="43CB2B92" w14:textId="4101A965" w:rsidR="00975CC4" w:rsidRPr="00FC2875" w:rsidDel="009453A7" w:rsidRDefault="00975CC4" w:rsidP="00166AF3">
            <w:pPr>
              <w:pStyle w:val="TableBody"/>
              <w:rPr>
                <w:del w:id="5851" w:author="Alban Roche" w:date="2017-08-02T16:32:00Z"/>
              </w:rPr>
            </w:pPr>
            <w:bookmarkStart w:id="5852" w:name="_Toc489457633"/>
            <w:bookmarkEnd w:id="5852"/>
          </w:p>
          <w:p w14:paraId="6453560E" w14:textId="00F71DCD" w:rsidR="00975CC4" w:rsidRPr="00671C8B" w:rsidDel="009453A7" w:rsidRDefault="00975CC4" w:rsidP="00166AF3">
            <w:pPr>
              <w:pStyle w:val="TableBody"/>
              <w:rPr>
                <w:del w:id="5853" w:author="Alban Roche" w:date="2017-08-02T16:32:00Z"/>
                <w:lang w:eastAsia="zh-CN"/>
              </w:rPr>
            </w:pPr>
            <w:del w:id="5854" w:author="Alban Roche" w:date="2017-08-02T16:32:00Z">
              <w:r w:rsidRPr="00671C8B" w:rsidDel="009453A7">
                <w:rPr>
                  <w:b/>
                  <w:lang w:eastAsia="zh-CN"/>
                </w:rPr>
                <w:delText>&lt;connect_flag&gt;</w:delText>
              </w:r>
              <w:r w:rsidRPr="00671C8B" w:rsidDel="009453A7">
                <w:rPr>
                  <w:lang w:eastAsia="zh-CN"/>
                </w:rPr>
                <w:tab/>
                <w:delText>0</w:delText>
              </w:r>
              <w:r w:rsidRPr="00671C8B" w:rsidDel="009453A7">
                <w:rPr>
                  <w:lang w:eastAsia="zh-CN"/>
                </w:rPr>
                <w:tab/>
                <w:delText xml:space="preserve">No reporting on the data channel (neither CONNECT nor NO </w:delText>
              </w:r>
              <w:r w:rsidRPr="00671C8B" w:rsidDel="009453A7">
                <w:rPr>
                  <w:lang w:eastAsia="zh-CN"/>
                </w:rPr>
                <w:tab/>
              </w:r>
              <w:r w:rsidRPr="00671C8B" w:rsidDel="009453A7">
                <w:rPr>
                  <w:lang w:eastAsia="zh-CN"/>
                </w:rPr>
                <w:tab/>
              </w:r>
              <w:r w:rsidRPr="00671C8B" w:rsidDel="009453A7">
                <w:rPr>
                  <w:lang w:eastAsia="zh-CN"/>
                </w:rPr>
                <w:tab/>
              </w:r>
              <w:r w:rsidRPr="00671C8B" w:rsidDel="009453A7">
                <w:rPr>
                  <w:lang w:eastAsia="zh-CN"/>
                </w:rPr>
                <w:tab/>
              </w:r>
              <w:r w:rsidRPr="00671C8B" w:rsidDel="009453A7">
                <w:rPr>
                  <w:lang w:eastAsia="zh-CN"/>
                </w:rPr>
                <w:tab/>
                <w:delText>CARRIER)</w:delText>
              </w:r>
              <w:bookmarkStart w:id="5855" w:name="_Toc489457634"/>
              <w:bookmarkEnd w:id="5855"/>
            </w:del>
          </w:p>
          <w:p w14:paraId="6C194501" w14:textId="425BD389" w:rsidR="00975CC4" w:rsidRPr="00671C8B" w:rsidDel="009453A7" w:rsidRDefault="00975CC4" w:rsidP="00166AF3">
            <w:pPr>
              <w:pStyle w:val="TableBody"/>
              <w:rPr>
                <w:del w:id="5856" w:author="Alban Roche" w:date="2017-08-02T16:32:00Z"/>
                <w:lang w:eastAsia="zh-CN"/>
              </w:rPr>
            </w:pPr>
            <w:del w:id="5857" w:author="Alban Roche" w:date="2017-08-02T16:32:00Z">
              <w:r w:rsidRPr="00671C8B" w:rsidDel="009453A7">
                <w:rPr>
                  <w:lang w:eastAsia="zh-CN"/>
                </w:rPr>
                <w:tab/>
              </w:r>
              <w:r w:rsidRPr="00671C8B" w:rsidDel="009453A7">
                <w:rPr>
                  <w:lang w:eastAsia="zh-CN"/>
                </w:rPr>
                <w:tab/>
              </w:r>
              <w:r w:rsidRPr="00671C8B" w:rsidDel="009453A7">
                <w:rPr>
                  <w:lang w:eastAsia="zh-CN"/>
                </w:rPr>
                <w:tab/>
                <w:delText>1</w:delText>
              </w:r>
              <w:r w:rsidRPr="00671C8B" w:rsidDel="009453A7">
                <w:rPr>
                  <w:lang w:eastAsia="zh-CN"/>
                </w:rPr>
                <w:tab/>
                <w:delText xml:space="preserve">Reporting on the data channel enabled (CONNECT and NO </w:delText>
              </w:r>
              <w:r w:rsidRPr="00671C8B" w:rsidDel="009453A7">
                <w:rPr>
                  <w:lang w:eastAsia="zh-CN"/>
                </w:rPr>
                <w:tab/>
              </w:r>
              <w:r w:rsidRPr="00671C8B" w:rsidDel="009453A7">
                <w:rPr>
                  <w:lang w:eastAsia="zh-CN"/>
                </w:rPr>
                <w:tab/>
              </w:r>
              <w:r w:rsidRPr="00671C8B" w:rsidDel="009453A7">
                <w:rPr>
                  <w:lang w:eastAsia="zh-CN"/>
                </w:rPr>
                <w:tab/>
              </w:r>
              <w:r w:rsidRPr="00671C8B" w:rsidDel="009453A7">
                <w:rPr>
                  <w:lang w:eastAsia="zh-CN"/>
                </w:rPr>
                <w:tab/>
              </w:r>
              <w:r w:rsidRPr="00671C8B" w:rsidDel="009453A7">
                <w:rPr>
                  <w:lang w:eastAsia="zh-CN"/>
                </w:rPr>
                <w:tab/>
                <w:delText>CARRIER)</w:delText>
              </w:r>
              <w:bookmarkStart w:id="5858" w:name="_Toc489457635"/>
              <w:bookmarkEnd w:id="5858"/>
            </w:del>
          </w:p>
          <w:p w14:paraId="2079231D" w14:textId="3C662C00" w:rsidR="00975CC4" w:rsidRPr="00671C8B" w:rsidDel="009453A7" w:rsidRDefault="00975CC4" w:rsidP="00166AF3">
            <w:pPr>
              <w:pStyle w:val="TableBody"/>
              <w:rPr>
                <w:del w:id="5859" w:author="Alban Roche" w:date="2017-08-02T16:32:00Z"/>
                <w:lang w:eastAsia="zh-CN"/>
              </w:rPr>
            </w:pPr>
            <w:del w:id="5860" w:author="Alban Roche" w:date="2017-08-02T16:32:00Z">
              <w:r w:rsidRPr="00671C8B" w:rsidDel="009453A7">
                <w:rPr>
                  <w:lang w:eastAsia="zh-CN"/>
                </w:rPr>
                <w:tab/>
              </w:r>
              <w:r w:rsidRPr="00671C8B" w:rsidDel="009453A7">
                <w:rPr>
                  <w:lang w:eastAsia="zh-CN"/>
                </w:rPr>
                <w:tab/>
              </w:r>
              <w:r w:rsidRPr="00671C8B" w:rsidDel="009453A7">
                <w:rPr>
                  <w:lang w:eastAsia="zh-CN"/>
                </w:rPr>
                <w:tab/>
                <w:delText>2</w:delText>
              </w:r>
              <w:r w:rsidRPr="00671C8B" w:rsidDel="009453A7">
                <w:rPr>
                  <w:lang w:eastAsia="zh-CN"/>
                </w:rPr>
                <w:tab/>
                <w:delText xml:space="preserve">Reporting on the control channel enabled (CONNECT and NO </w:delText>
              </w:r>
              <w:r w:rsidRPr="00671C8B" w:rsidDel="009453A7">
                <w:rPr>
                  <w:lang w:eastAsia="zh-CN"/>
                </w:rPr>
                <w:tab/>
              </w:r>
              <w:r w:rsidRPr="00671C8B" w:rsidDel="009453A7">
                <w:rPr>
                  <w:lang w:eastAsia="zh-CN"/>
                </w:rPr>
                <w:tab/>
              </w:r>
              <w:r w:rsidRPr="00671C8B" w:rsidDel="009453A7">
                <w:rPr>
                  <w:lang w:eastAsia="zh-CN"/>
                </w:rPr>
                <w:tab/>
              </w:r>
              <w:r w:rsidRPr="00671C8B" w:rsidDel="009453A7">
                <w:rPr>
                  <w:lang w:eastAsia="zh-CN"/>
                </w:rPr>
                <w:tab/>
              </w:r>
              <w:r w:rsidRPr="00671C8B" w:rsidDel="009453A7">
                <w:rPr>
                  <w:lang w:eastAsia="zh-CN"/>
                </w:rPr>
                <w:tab/>
                <w:delText>CARRIER)</w:delText>
              </w:r>
              <w:bookmarkStart w:id="5861" w:name="_Toc489457636"/>
              <w:bookmarkEnd w:id="5861"/>
            </w:del>
          </w:p>
          <w:p w14:paraId="6244CACD" w14:textId="36B2BFA9" w:rsidR="00975CC4" w:rsidRPr="00671C8B" w:rsidDel="009453A7" w:rsidRDefault="00975CC4" w:rsidP="00166AF3">
            <w:pPr>
              <w:pStyle w:val="TableBody"/>
              <w:rPr>
                <w:del w:id="5862" w:author="Alban Roche" w:date="2017-08-02T16:32:00Z"/>
              </w:rPr>
            </w:pPr>
            <w:bookmarkStart w:id="5863" w:name="_Toc489457637"/>
            <w:bookmarkEnd w:id="5863"/>
          </w:p>
          <w:p w14:paraId="04250E51" w14:textId="60C575FF" w:rsidR="00975CC4" w:rsidRPr="00671C8B" w:rsidDel="009453A7" w:rsidRDefault="00975CC4" w:rsidP="00166AF3">
            <w:pPr>
              <w:pStyle w:val="TableBody"/>
              <w:rPr>
                <w:del w:id="5864" w:author="Alban Roche" w:date="2017-08-02T16:32:00Z"/>
                <w:lang w:eastAsia="zh-CN"/>
              </w:rPr>
            </w:pPr>
            <w:del w:id="5865" w:author="Alban Roche" w:date="2017-08-02T16:32:00Z">
              <w:r w:rsidRPr="00671C8B" w:rsidDel="009453A7">
                <w:rPr>
                  <w:b/>
                  <w:lang w:eastAsia="zh-CN"/>
                </w:rPr>
                <w:delText>&lt;cid&gt;</w:delText>
              </w:r>
              <w:r w:rsidRPr="00671C8B" w:rsidDel="009453A7">
                <w:rPr>
                  <w:lang w:eastAsia="zh-CN"/>
                </w:rPr>
                <w:tab/>
                <w:delText>Numeric parameter which specifies a particular PDP contect definition (see the +CGDCONT and +CGDSCONT commands)</w:delText>
              </w:r>
              <w:bookmarkStart w:id="5866" w:name="_Toc489457638"/>
              <w:bookmarkEnd w:id="5866"/>
            </w:del>
          </w:p>
        </w:tc>
        <w:bookmarkStart w:id="5867" w:name="_Toc489457639"/>
        <w:bookmarkEnd w:id="5867"/>
      </w:tr>
      <w:tr w:rsidR="00975CC4" w:rsidRPr="00671C8B" w:rsidDel="009453A7" w14:paraId="05CD14C9" w14:textId="6EE9B783" w:rsidTr="00166AF3">
        <w:trPr>
          <w:cantSplit w:val="0"/>
          <w:trHeight w:val="65"/>
          <w:del w:id="5868" w:author="Alban Roche" w:date="2017-08-02T16:32:00Z"/>
        </w:trPr>
        <w:tc>
          <w:tcPr>
            <w:tcW w:w="1728" w:type="dxa"/>
          </w:tcPr>
          <w:p w14:paraId="3058F7BF" w14:textId="48DB2154" w:rsidR="00975CC4" w:rsidRPr="00671C8B" w:rsidDel="009453A7" w:rsidRDefault="00975CC4" w:rsidP="00166AF3">
            <w:pPr>
              <w:pStyle w:val="TableBody"/>
              <w:rPr>
                <w:del w:id="5869" w:author="Alban Roche" w:date="2017-08-02T16:32:00Z"/>
                <w:u w:val="single"/>
              </w:rPr>
            </w:pPr>
            <w:del w:id="5870" w:author="Alban Roche" w:date="2017-08-02T16:32:00Z">
              <w:r w:rsidRPr="00671C8B" w:rsidDel="009453A7">
                <w:rPr>
                  <w:u w:val="single"/>
                </w:rPr>
                <w:delText>Notes</w:delText>
              </w:r>
              <w:bookmarkStart w:id="5871" w:name="_Toc489457640"/>
              <w:bookmarkEnd w:id="5871"/>
            </w:del>
          </w:p>
        </w:tc>
        <w:tc>
          <w:tcPr>
            <w:tcW w:w="7560" w:type="dxa"/>
          </w:tcPr>
          <w:p w14:paraId="60253785" w14:textId="558460AB" w:rsidR="00975CC4" w:rsidRPr="00671C8B" w:rsidDel="009453A7" w:rsidRDefault="00975CC4" w:rsidP="0059466D">
            <w:pPr>
              <w:pStyle w:val="TableBody"/>
              <w:numPr>
                <w:ilvl w:val="0"/>
                <w:numId w:val="88"/>
              </w:numPr>
              <w:rPr>
                <w:del w:id="5872" w:author="Alban Roche" w:date="2017-08-02T16:32:00Z"/>
              </w:rPr>
            </w:pPr>
            <w:del w:id="5873" w:author="Alban Roche" w:date="2017-08-02T16:32:00Z">
              <w:r w:rsidRPr="00671C8B" w:rsidDel="009453A7">
                <w:delText>The control channel must be in OPEN state when the +XDATACHANNEL command is sent.</w:delText>
              </w:r>
              <w:bookmarkStart w:id="5874" w:name="_Toc489457641"/>
              <w:bookmarkEnd w:id="5874"/>
            </w:del>
          </w:p>
          <w:p w14:paraId="0ECFE10E" w14:textId="27BC2B43" w:rsidR="00975CC4" w:rsidRPr="00671C8B" w:rsidDel="009453A7" w:rsidRDefault="00975CC4" w:rsidP="0059466D">
            <w:pPr>
              <w:pStyle w:val="TableBody"/>
              <w:numPr>
                <w:ilvl w:val="0"/>
                <w:numId w:val="88"/>
              </w:numPr>
              <w:rPr>
                <w:del w:id="5875" w:author="Alban Roche" w:date="2017-08-02T16:32:00Z"/>
              </w:rPr>
            </w:pPr>
            <w:del w:id="5876" w:author="Alban Roche" w:date="2017-08-02T16:32:00Z">
              <w:r w:rsidRPr="00671C8B" w:rsidDel="009453A7">
                <w:delText>+XDATACHANNEL settings will only apply while control channel DLC is OPEN and will be reset as soon as DLC is closed.</w:delText>
              </w:r>
              <w:bookmarkStart w:id="5877" w:name="_Toc489457642"/>
              <w:bookmarkEnd w:id="5877"/>
            </w:del>
          </w:p>
          <w:p w14:paraId="57F9939A" w14:textId="083875BC" w:rsidR="00975CC4" w:rsidRPr="00671C8B" w:rsidDel="009453A7" w:rsidRDefault="00975CC4" w:rsidP="0059466D">
            <w:pPr>
              <w:pStyle w:val="TableBody"/>
              <w:numPr>
                <w:ilvl w:val="0"/>
                <w:numId w:val="88"/>
              </w:numPr>
              <w:ind w:right="-108"/>
              <w:rPr>
                <w:del w:id="5878" w:author="Alban Roche" w:date="2017-08-02T16:32:00Z"/>
              </w:rPr>
            </w:pPr>
            <w:del w:id="5879" w:author="Alban Roche" w:date="2017-08-02T16:32:00Z">
              <w:r w:rsidRPr="00671C8B" w:rsidDel="009453A7">
                <w:delText>When this command is sent with &lt;cid&gt; parameter, then the data channel (&lt;tid_path&gt;) must be in OPEN state and the given &lt;cid&gt; should already be defined.</w:delText>
              </w:r>
              <w:bookmarkStart w:id="5880" w:name="_Toc489457643"/>
              <w:bookmarkEnd w:id="5880"/>
            </w:del>
          </w:p>
          <w:p w14:paraId="1CA059A8" w14:textId="5BE1420E" w:rsidR="00975CC4" w:rsidRPr="00671C8B" w:rsidDel="009453A7" w:rsidRDefault="00975CC4" w:rsidP="0059466D">
            <w:pPr>
              <w:pStyle w:val="TableBody"/>
              <w:numPr>
                <w:ilvl w:val="0"/>
                <w:numId w:val="88"/>
              </w:numPr>
              <w:rPr>
                <w:del w:id="5881" w:author="Alban Roche" w:date="2017-08-02T16:32:00Z"/>
              </w:rPr>
            </w:pPr>
            <w:del w:id="5882" w:author="Alban Roche" w:date="2017-08-02T16:32:00Z">
              <w:r w:rsidRPr="00671C8B" w:rsidDel="009453A7">
                <w:delText>If the &lt;cid&gt; is deleted or undefined, the XDATACHANNEL settings pertaining to the &lt;cid&gt; are not retained.</w:delText>
              </w:r>
              <w:bookmarkStart w:id="5883" w:name="_Toc489457644"/>
              <w:bookmarkEnd w:id="5883"/>
            </w:del>
          </w:p>
          <w:p w14:paraId="4E9C4C49" w14:textId="5A9669F0" w:rsidR="00975CC4" w:rsidRPr="00671C8B" w:rsidDel="009453A7" w:rsidRDefault="00975CC4" w:rsidP="0059466D">
            <w:pPr>
              <w:pStyle w:val="TableBody"/>
              <w:numPr>
                <w:ilvl w:val="0"/>
                <w:numId w:val="88"/>
              </w:numPr>
              <w:rPr>
                <w:del w:id="5884" w:author="Alban Roche" w:date="2017-08-02T16:32:00Z"/>
              </w:rPr>
            </w:pPr>
            <w:del w:id="5885" w:author="Alban Roche" w:date="2017-08-02T16:32:00Z">
              <w:r w:rsidRPr="00671C8B" w:rsidDel="009453A7">
                <w:delText>Connection must be established (start and stop) through &lt;ctrl_tid_path&gt; for data to be properly routed.</w:delText>
              </w:r>
              <w:bookmarkStart w:id="5886" w:name="_Toc489457645"/>
              <w:bookmarkEnd w:id="5886"/>
            </w:del>
          </w:p>
          <w:p w14:paraId="5D276695" w14:textId="7578089D" w:rsidR="00975CC4" w:rsidDel="009453A7" w:rsidRDefault="00975CC4" w:rsidP="0059466D">
            <w:pPr>
              <w:pStyle w:val="TableBody"/>
              <w:numPr>
                <w:ilvl w:val="0"/>
                <w:numId w:val="88"/>
              </w:numPr>
              <w:rPr>
                <w:del w:id="5887" w:author="Alban Roche" w:date="2017-08-02T16:32:00Z"/>
              </w:rPr>
            </w:pPr>
            <w:del w:id="5888" w:author="Alban Roche" w:date="2017-08-02T16:32:00Z">
              <w:r w:rsidRPr="00671C8B" w:rsidDel="009453A7">
                <w:delText>+XDATACHANNEL query (mode=2) does not return the &lt;cid&gt; associated with the control channel, as the data routing of a control channel can be configured for multiple &lt;cid&gt;s.</w:delText>
              </w:r>
              <w:bookmarkStart w:id="5889" w:name="_Toc489457646"/>
              <w:bookmarkEnd w:id="5889"/>
            </w:del>
          </w:p>
          <w:p w14:paraId="4B9748B5" w14:textId="44A451FA" w:rsidR="00975CC4" w:rsidRPr="00671C8B" w:rsidDel="009453A7" w:rsidRDefault="00975CC4" w:rsidP="0059466D">
            <w:pPr>
              <w:pStyle w:val="TableBody"/>
              <w:numPr>
                <w:ilvl w:val="0"/>
                <w:numId w:val="88"/>
              </w:numPr>
              <w:rPr>
                <w:del w:id="5890" w:author="Alban Roche" w:date="2017-08-02T16:32:00Z"/>
              </w:rPr>
            </w:pPr>
            <w:commentRangeStart w:id="5891"/>
            <w:del w:id="5892" w:author="Alban Roche" w:date="2017-08-02T16:32:00Z">
              <w:r w:rsidDel="009453A7">
                <w:delText>CSD is not allowed on the HL7650.</w:delText>
              </w:r>
              <w:commentRangeEnd w:id="5891"/>
              <w:r w:rsidDel="009453A7">
                <w:rPr>
                  <w:rStyle w:val="CommentReference"/>
                  <w:rFonts w:ascii="Verdana" w:hAnsi="Verdana" w:cs="Times New Roman"/>
                  <w:lang w:eastAsia="en-US"/>
                </w:rPr>
                <w:commentReference w:id="5891"/>
              </w:r>
              <w:bookmarkStart w:id="5893" w:name="_Toc489457647"/>
              <w:bookmarkEnd w:id="5893"/>
            </w:del>
          </w:p>
        </w:tc>
        <w:bookmarkStart w:id="5894" w:name="_Toc489457648"/>
        <w:bookmarkEnd w:id="5894"/>
      </w:tr>
    </w:tbl>
    <w:p w14:paraId="27A30C02" w14:textId="75BCDFB8" w:rsidR="00975CC4" w:rsidRPr="00671C8B" w:rsidDel="009453A7" w:rsidRDefault="00975CC4" w:rsidP="0059466D">
      <w:pPr>
        <w:pStyle w:val="Heading2"/>
        <w:numPr>
          <w:ilvl w:val="1"/>
          <w:numId w:val="11"/>
        </w:numPr>
        <w:ind w:left="1080" w:hanging="1080"/>
        <w:rPr>
          <w:del w:id="5895" w:author="Alban Roche" w:date="2017-08-02T16:32:00Z"/>
        </w:rPr>
      </w:pPr>
      <w:bookmarkStart w:id="5896" w:name="_Ref479355810"/>
      <w:bookmarkStart w:id="5897" w:name="_Ref479355813"/>
      <w:bookmarkStart w:id="5898" w:name="_Toc486251599"/>
      <w:del w:id="5899" w:author="Alban Roche" w:date="2017-08-02T16:32:00Z">
        <w:r w:rsidRPr="00671C8B" w:rsidDel="009453A7">
          <w:delText>+XCELLINFO Command: Provide Cell Information</w:delText>
        </w:r>
        <w:bookmarkStart w:id="5900" w:name="_Toc489457649"/>
        <w:bookmarkEnd w:id="5896"/>
        <w:bookmarkEnd w:id="5897"/>
        <w:bookmarkEnd w:id="5898"/>
        <w:bookmarkEnd w:id="5900"/>
      </w:del>
    </w:p>
    <w:tbl>
      <w:tblPr>
        <w:tblStyle w:val="TableSWIleft"/>
        <w:tblW w:w="9288" w:type="dxa"/>
        <w:tblLayout w:type="fixed"/>
        <w:tblLook w:val="04A0" w:firstRow="1" w:lastRow="0" w:firstColumn="1" w:lastColumn="0" w:noHBand="0" w:noVBand="1"/>
      </w:tblPr>
      <w:tblGrid>
        <w:gridCol w:w="1728"/>
        <w:gridCol w:w="7560"/>
      </w:tblGrid>
      <w:tr w:rsidR="00975CC4" w:rsidRPr="00671C8B" w:rsidDel="009453A7" w14:paraId="51BC10E5" w14:textId="19DD0C92" w:rsidTr="00166AF3">
        <w:trPr>
          <w:cnfStyle w:val="100000000000" w:firstRow="1" w:lastRow="0" w:firstColumn="0" w:lastColumn="0" w:oddVBand="0" w:evenVBand="0" w:oddHBand="0" w:evenHBand="0" w:firstRowFirstColumn="0" w:firstRowLastColumn="0" w:lastRowFirstColumn="0" w:lastRowLastColumn="0"/>
          <w:del w:id="5901" w:author="Alban Roche" w:date="2017-08-02T16:32:00Z"/>
        </w:trPr>
        <w:tc>
          <w:tcPr>
            <w:tcW w:w="9288" w:type="dxa"/>
            <w:gridSpan w:val="2"/>
          </w:tcPr>
          <w:p w14:paraId="351069EA" w14:textId="3FDCEF81" w:rsidR="00975CC4" w:rsidRPr="00671C8B" w:rsidDel="009453A7" w:rsidRDefault="00975CC4">
            <w:pPr>
              <w:pStyle w:val="TableRowHead"/>
              <w:spacing w:before="144" w:after="144"/>
              <w:rPr>
                <w:del w:id="5902" w:author="Alban Roche" w:date="2017-08-02T16:32:00Z"/>
                <w:bCs w:val="0"/>
              </w:rPr>
            </w:pPr>
            <w:del w:id="5903" w:author="Alban Roche" w:date="2017-08-02T14:40:00Z">
              <w:r w:rsidDel="00F22490">
                <w:delText>HL7618, HL7618RD, HL7648, HL7650, HL7688, HL7690 and HL7692</w:delText>
              </w:r>
            </w:del>
            <w:bookmarkStart w:id="5904" w:name="_Toc489457650"/>
            <w:bookmarkEnd w:id="5904"/>
          </w:p>
        </w:tc>
        <w:bookmarkStart w:id="5905" w:name="_Toc489457651"/>
        <w:bookmarkEnd w:id="5905"/>
      </w:tr>
      <w:tr w:rsidR="00975CC4" w:rsidRPr="00671C8B" w:rsidDel="009453A7" w14:paraId="0BED7471" w14:textId="1374E1B8" w:rsidTr="00166AF3">
        <w:trPr>
          <w:trHeight w:val="992"/>
          <w:del w:id="5906" w:author="Alban Roche" w:date="2017-08-02T16:32:00Z"/>
        </w:trPr>
        <w:tc>
          <w:tcPr>
            <w:tcW w:w="1728" w:type="dxa"/>
          </w:tcPr>
          <w:p w14:paraId="36E107B2" w14:textId="0DCAC15A" w:rsidR="00975CC4" w:rsidRPr="00671C8B" w:rsidDel="009453A7" w:rsidRDefault="00975CC4" w:rsidP="00166AF3">
            <w:pPr>
              <w:pStyle w:val="TableBody"/>
              <w:rPr>
                <w:del w:id="5907" w:author="Alban Roche" w:date="2017-08-02T16:32:00Z"/>
                <w:i/>
              </w:rPr>
            </w:pPr>
            <w:del w:id="5908" w:author="Alban Roche" w:date="2017-08-02T16:32:00Z">
              <w:r w:rsidRPr="00671C8B" w:rsidDel="009453A7">
                <w:rPr>
                  <w:i/>
                </w:rPr>
                <w:delText>Test command</w:delText>
              </w:r>
              <w:bookmarkStart w:id="5909" w:name="_Toc489457652"/>
              <w:bookmarkEnd w:id="5909"/>
            </w:del>
          </w:p>
          <w:p w14:paraId="71F0FDB8" w14:textId="36685185" w:rsidR="00975CC4" w:rsidRPr="00671C8B" w:rsidDel="009453A7" w:rsidRDefault="00975CC4" w:rsidP="00166AF3">
            <w:pPr>
              <w:pStyle w:val="TableBody"/>
              <w:rPr>
                <w:del w:id="5910" w:author="Alban Roche" w:date="2017-08-02T16:32:00Z"/>
              </w:rPr>
            </w:pPr>
            <w:bookmarkStart w:id="5911" w:name="_Toc489457653"/>
            <w:bookmarkEnd w:id="5911"/>
          </w:p>
          <w:p w14:paraId="454275AD" w14:textId="7A7A9E13" w:rsidR="00975CC4" w:rsidRPr="00671C8B" w:rsidDel="009453A7" w:rsidRDefault="00975CC4" w:rsidP="00166AF3">
            <w:pPr>
              <w:pStyle w:val="TableBody"/>
              <w:rPr>
                <w:del w:id="5912" w:author="Alban Roche" w:date="2017-08-02T16:32:00Z"/>
                <w:u w:val="single"/>
              </w:rPr>
            </w:pPr>
            <w:del w:id="5913" w:author="Alban Roche" w:date="2017-08-02T16:32:00Z">
              <w:r w:rsidRPr="00671C8B" w:rsidDel="009453A7">
                <w:rPr>
                  <w:u w:val="single"/>
                </w:rPr>
                <w:delText>Syntax</w:delText>
              </w:r>
              <w:bookmarkStart w:id="5914" w:name="_Toc489457654"/>
              <w:bookmarkEnd w:id="5914"/>
            </w:del>
          </w:p>
          <w:p w14:paraId="21A9552D" w14:textId="5E78CF2B" w:rsidR="00975CC4" w:rsidRPr="00671C8B" w:rsidDel="009453A7" w:rsidRDefault="00975CC4" w:rsidP="00166AF3">
            <w:pPr>
              <w:pStyle w:val="TableBody"/>
              <w:rPr>
                <w:del w:id="5915" w:author="Alban Roche" w:date="2017-08-02T16:32:00Z"/>
                <w:b/>
              </w:rPr>
            </w:pPr>
            <w:del w:id="5916" w:author="Alban Roche" w:date="2017-08-02T16:32:00Z">
              <w:r w:rsidRPr="00671C8B" w:rsidDel="009453A7">
                <w:rPr>
                  <w:b/>
                </w:rPr>
                <w:delText>AT+XCELLINFO</w:delText>
              </w:r>
              <w:r w:rsidRPr="00671C8B" w:rsidDel="009453A7">
                <w:rPr>
                  <w:b/>
                </w:rPr>
                <w:br/>
                <w:delText>=?</w:delText>
              </w:r>
              <w:bookmarkStart w:id="5917" w:name="_Toc489457655"/>
              <w:bookmarkEnd w:id="5917"/>
            </w:del>
          </w:p>
        </w:tc>
        <w:tc>
          <w:tcPr>
            <w:tcW w:w="7560" w:type="dxa"/>
          </w:tcPr>
          <w:p w14:paraId="78356554" w14:textId="5BB09F0D" w:rsidR="00975CC4" w:rsidRPr="00671C8B" w:rsidDel="009453A7" w:rsidRDefault="00975CC4" w:rsidP="00166AF3">
            <w:pPr>
              <w:pStyle w:val="TableBody"/>
              <w:rPr>
                <w:del w:id="5918" w:author="Alban Roche" w:date="2017-08-02T16:32:00Z"/>
                <w:lang w:eastAsia="zh-CN"/>
              </w:rPr>
            </w:pPr>
            <w:bookmarkStart w:id="5919" w:name="_Toc489457656"/>
            <w:bookmarkEnd w:id="5919"/>
          </w:p>
          <w:p w14:paraId="337D3A62" w14:textId="21D2AE49" w:rsidR="00975CC4" w:rsidRPr="00671C8B" w:rsidDel="009453A7" w:rsidRDefault="00975CC4" w:rsidP="00166AF3">
            <w:pPr>
              <w:pStyle w:val="TableBody"/>
              <w:rPr>
                <w:del w:id="5920" w:author="Alban Roche" w:date="2017-08-02T16:32:00Z"/>
                <w:u w:val="single"/>
              </w:rPr>
            </w:pPr>
            <w:bookmarkStart w:id="5921" w:name="_Toc489457657"/>
            <w:bookmarkEnd w:id="5921"/>
          </w:p>
          <w:p w14:paraId="6635869C" w14:textId="615A2C1B" w:rsidR="00975CC4" w:rsidRPr="00671C8B" w:rsidDel="009453A7" w:rsidRDefault="00975CC4" w:rsidP="00166AF3">
            <w:pPr>
              <w:pStyle w:val="TableBody"/>
              <w:rPr>
                <w:del w:id="5922" w:author="Alban Roche" w:date="2017-08-02T16:32:00Z"/>
                <w:u w:val="single"/>
              </w:rPr>
            </w:pPr>
            <w:del w:id="5923" w:author="Alban Roche" w:date="2017-08-02T16:32:00Z">
              <w:r w:rsidRPr="00671C8B" w:rsidDel="009453A7">
                <w:rPr>
                  <w:u w:val="single"/>
                </w:rPr>
                <w:delText>Response</w:delText>
              </w:r>
              <w:bookmarkStart w:id="5924" w:name="_Toc489457658"/>
              <w:bookmarkEnd w:id="5924"/>
            </w:del>
          </w:p>
          <w:p w14:paraId="2E79F3AD" w14:textId="299E56B1" w:rsidR="00975CC4" w:rsidRPr="00671C8B" w:rsidDel="009453A7" w:rsidRDefault="00975CC4" w:rsidP="00166AF3">
            <w:pPr>
              <w:pStyle w:val="TableBody"/>
              <w:rPr>
                <w:del w:id="5925" w:author="Alban Roche" w:date="2017-08-02T16:32:00Z"/>
                <w:lang w:eastAsia="zh-CN"/>
              </w:rPr>
            </w:pPr>
            <w:del w:id="5926" w:author="Alban Roche" w:date="2017-08-02T16:32:00Z">
              <w:r w:rsidRPr="00671C8B" w:rsidDel="009453A7">
                <w:rPr>
                  <w:b/>
                  <w:lang w:eastAsia="zh-CN"/>
                </w:rPr>
                <w:delText>+XCELLINFO:</w:delText>
              </w:r>
              <w:r w:rsidRPr="00671C8B" w:rsidDel="009453A7">
                <w:rPr>
                  <w:lang w:eastAsia="zh-CN"/>
                </w:rPr>
                <w:delText xml:space="preserve"> (range of </w:delText>
              </w:r>
              <w:r w:rsidRPr="00671C8B" w:rsidDel="009453A7">
                <w:rPr>
                  <w:b/>
                  <w:lang w:eastAsia="zh-CN"/>
                </w:rPr>
                <w:delText>&lt;mode&gt;</w:delText>
              </w:r>
              <w:r w:rsidRPr="00671C8B" w:rsidDel="009453A7">
                <w:rPr>
                  <w:lang w:eastAsia="zh-CN"/>
                </w:rPr>
                <w:delText>s)</w:delText>
              </w:r>
              <w:bookmarkStart w:id="5927" w:name="_Toc489457659"/>
              <w:bookmarkEnd w:id="5927"/>
            </w:del>
          </w:p>
          <w:p w14:paraId="178607FF" w14:textId="0C617FEA" w:rsidR="00975CC4" w:rsidRPr="00671C8B" w:rsidDel="009453A7" w:rsidRDefault="00975CC4" w:rsidP="00166AF3">
            <w:pPr>
              <w:pStyle w:val="TableBody"/>
              <w:rPr>
                <w:del w:id="5928" w:author="Alban Roche" w:date="2017-08-02T16:32:00Z"/>
                <w:b/>
                <w:lang w:eastAsia="zh-CN"/>
              </w:rPr>
            </w:pPr>
            <w:del w:id="5929" w:author="Alban Roche" w:date="2017-08-02T16:32:00Z">
              <w:r w:rsidRPr="00671C8B" w:rsidDel="009453A7">
                <w:rPr>
                  <w:b/>
                </w:rPr>
                <w:delText>OK</w:delText>
              </w:r>
              <w:bookmarkStart w:id="5930" w:name="_Toc489457660"/>
              <w:bookmarkEnd w:id="5930"/>
            </w:del>
          </w:p>
        </w:tc>
        <w:bookmarkStart w:id="5931" w:name="_Toc489457661"/>
        <w:bookmarkEnd w:id="5931"/>
      </w:tr>
      <w:tr w:rsidR="00975CC4" w:rsidRPr="00671C8B" w:rsidDel="009453A7" w14:paraId="150943CB" w14:textId="0EEF8A55" w:rsidTr="00166AF3">
        <w:trPr>
          <w:cantSplit w:val="0"/>
          <w:trHeight w:val="992"/>
          <w:del w:id="5932" w:author="Alban Roche" w:date="2017-08-02T16:32:00Z"/>
        </w:trPr>
        <w:tc>
          <w:tcPr>
            <w:tcW w:w="1728" w:type="dxa"/>
          </w:tcPr>
          <w:p w14:paraId="2F98CC5F" w14:textId="61DAFFA7" w:rsidR="00975CC4" w:rsidRPr="00671C8B" w:rsidDel="009453A7" w:rsidRDefault="00975CC4" w:rsidP="00166AF3">
            <w:pPr>
              <w:pStyle w:val="TableBody"/>
              <w:rPr>
                <w:del w:id="5933" w:author="Alban Roche" w:date="2017-08-02T16:32:00Z"/>
                <w:i/>
              </w:rPr>
            </w:pPr>
            <w:del w:id="5934" w:author="Alban Roche" w:date="2017-08-02T16:32:00Z">
              <w:r w:rsidRPr="00671C8B" w:rsidDel="009453A7">
                <w:rPr>
                  <w:i/>
                </w:rPr>
                <w:delText>Read command</w:delText>
              </w:r>
              <w:bookmarkStart w:id="5935" w:name="_Toc489457662"/>
              <w:bookmarkEnd w:id="5935"/>
            </w:del>
          </w:p>
          <w:p w14:paraId="13E530A1" w14:textId="298E8169" w:rsidR="00975CC4" w:rsidRPr="00671C8B" w:rsidDel="009453A7" w:rsidRDefault="00975CC4" w:rsidP="00166AF3">
            <w:pPr>
              <w:pStyle w:val="TableBody"/>
              <w:rPr>
                <w:del w:id="5936" w:author="Alban Roche" w:date="2017-08-02T16:32:00Z"/>
                <w:i/>
              </w:rPr>
            </w:pPr>
            <w:bookmarkStart w:id="5937" w:name="_Toc489457663"/>
            <w:bookmarkEnd w:id="5937"/>
          </w:p>
          <w:p w14:paraId="5A875B57" w14:textId="461B3301" w:rsidR="00975CC4" w:rsidRPr="00671C8B" w:rsidDel="009453A7" w:rsidRDefault="00975CC4" w:rsidP="00166AF3">
            <w:pPr>
              <w:pStyle w:val="TableBody"/>
              <w:rPr>
                <w:del w:id="5938" w:author="Alban Roche" w:date="2017-08-02T16:32:00Z"/>
              </w:rPr>
            </w:pPr>
            <w:del w:id="5939" w:author="Alban Roche" w:date="2017-08-02T16:32:00Z">
              <w:r w:rsidRPr="00671C8B" w:rsidDel="009453A7">
                <w:rPr>
                  <w:u w:val="single"/>
                </w:rPr>
                <w:delText>Syntax</w:delText>
              </w:r>
              <w:bookmarkStart w:id="5940" w:name="_Toc489457664"/>
              <w:bookmarkEnd w:id="5940"/>
            </w:del>
          </w:p>
          <w:p w14:paraId="15C8040E" w14:textId="0C3F6B81" w:rsidR="00975CC4" w:rsidRPr="00671C8B" w:rsidDel="009453A7" w:rsidRDefault="00975CC4" w:rsidP="00166AF3">
            <w:pPr>
              <w:pStyle w:val="TableBody"/>
              <w:rPr>
                <w:del w:id="5941" w:author="Alban Roche" w:date="2017-08-02T16:32:00Z"/>
                <w:b/>
              </w:rPr>
            </w:pPr>
            <w:del w:id="5942" w:author="Alban Roche" w:date="2017-08-02T16:32:00Z">
              <w:r w:rsidRPr="00671C8B" w:rsidDel="009453A7">
                <w:rPr>
                  <w:b/>
                </w:rPr>
                <w:delText>AT+XCELLINFO?</w:delText>
              </w:r>
              <w:bookmarkStart w:id="5943" w:name="_Toc489457665"/>
              <w:bookmarkEnd w:id="5943"/>
            </w:del>
          </w:p>
        </w:tc>
        <w:tc>
          <w:tcPr>
            <w:tcW w:w="7560" w:type="dxa"/>
          </w:tcPr>
          <w:p w14:paraId="355052B2" w14:textId="780BDAF9" w:rsidR="00975CC4" w:rsidRPr="00671C8B" w:rsidDel="009453A7" w:rsidRDefault="00975CC4" w:rsidP="00166AF3">
            <w:pPr>
              <w:pStyle w:val="TableBody"/>
              <w:rPr>
                <w:del w:id="5944" w:author="Alban Roche" w:date="2017-08-02T16:32:00Z"/>
                <w:lang w:eastAsia="zh-CN"/>
              </w:rPr>
            </w:pPr>
            <w:bookmarkStart w:id="5945" w:name="_Toc489457666"/>
            <w:bookmarkEnd w:id="5945"/>
          </w:p>
          <w:p w14:paraId="658146AF" w14:textId="79DC7B9D" w:rsidR="00975CC4" w:rsidRPr="00671C8B" w:rsidDel="009453A7" w:rsidRDefault="00975CC4" w:rsidP="00166AF3">
            <w:pPr>
              <w:pStyle w:val="TableBody"/>
              <w:rPr>
                <w:del w:id="5946" w:author="Alban Roche" w:date="2017-08-02T16:32:00Z"/>
                <w:lang w:eastAsia="zh-CN"/>
              </w:rPr>
            </w:pPr>
            <w:bookmarkStart w:id="5947" w:name="_Toc489457667"/>
            <w:bookmarkEnd w:id="5947"/>
          </w:p>
          <w:p w14:paraId="2B81A77A" w14:textId="1BACE6CB" w:rsidR="00975CC4" w:rsidRPr="007A6F2C" w:rsidDel="009453A7" w:rsidRDefault="00975CC4" w:rsidP="00166AF3">
            <w:pPr>
              <w:pStyle w:val="TableBody"/>
              <w:rPr>
                <w:del w:id="5948" w:author="Alban Roche" w:date="2017-08-02T16:32:00Z"/>
                <w:lang w:eastAsia="zh-CN"/>
              </w:rPr>
            </w:pPr>
            <w:del w:id="5949" w:author="Alban Roche" w:date="2017-08-02T16:32:00Z">
              <w:r w:rsidRPr="007A6F2C" w:rsidDel="009453A7">
                <w:rPr>
                  <w:u w:val="single"/>
                  <w:lang w:eastAsia="zh-CN"/>
                </w:rPr>
                <w:delText>Response</w:delText>
              </w:r>
              <w:bookmarkStart w:id="5950" w:name="_Toc489457668"/>
              <w:bookmarkEnd w:id="5950"/>
            </w:del>
          </w:p>
          <w:p w14:paraId="2802CF7C" w14:textId="5A109F14" w:rsidR="00975CC4" w:rsidRPr="007A6F2C" w:rsidDel="009453A7" w:rsidRDefault="00975CC4" w:rsidP="00166AF3">
            <w:pPr>
              <w:pStyle w:val="TableBody"/>
              <w:rPr>
                <w:del w:id="5951" w:author="Alban Roche" w:date="2017-08-02T16:32:00Z"/>
                <w:b/>
                <w:lang w:eastAsia="zh-CN"/>
              </w:rPr>
            </w:pPr>
            <w:del w:id="5952" w:author="Alban Roche" w:date="2017-08-02T16:32:00Z">
              <w:r w:rsidRPr="007A6F2C" w:rsidDel="009453A7">
                <w:rPr>
                  <w:b/>
                  <w:lang w:eastAsia="zh-CN"/>
                </w:rPr>
                <w:delText>+XCELLINFO: &lt;mode&gt;,&lt;type&gt;,&lt;MCC&gt;,&lt;MNC&gt;,&lt;LAC&gt;,&lt;CI&gt;,&lt;RxLev&gt; [,&lt;t_advance&gt;]</w:delText>
              </w:r>
              <w:bookmarkStart w:id="5953" w:name="_Toc489457669"/>
              <w:bookmarkEnd w:id="5953"/>
            </w:del>
          </w:p>
          <w:p w14:paraId="0EDE8B90" w14:textId="67BAA681" w:rsidR="00975CC4" w:rsidRPr="00671C8B" w:rsidDel="009453A7" w:rsidRDefault="00975CC4" w:rsidP="00166AF3">
            <w:pPr>
              <w:pStyle w:val="TableBody"/>
              <w:rPr>
                <w:del w:id="5954" w:author="Alban Roche" w:date="2017-08-02T16:32:00Z"/>
                <w:b/>
                <w:lang w:eastAsia="zh-CN"/>
              </w:rPr>
            </w:pPr>
            <w:del w:id="5955" w:author="Alban Roche" w:date="2017-08-02T16:32:00Z">
              <w:r w:rsidRPr="00671C8B" w:rsidDel="009453A7">
                <w:rPr>
                  <w:b/>
                  <w:lang w:eastAsia="zh-CN"/>
                </w:rPr>
                <w:delText>OK</w:delText>
              </w:r>
              <w:bookmarkStart w:id="5956" w:name="_Toc489457670"/>
              <w:bookmarkEnd w:id="5956"/>
            </w:del>
          </w:p>
          <w:p w14:paraId="0A9CB9AE" w14:textId="7E92908E" w:rsidR="00975CC4" w:rsidRPr="00671C8B" w:rsidDel="009453A7" w:rsidRDefault="00975CC4" w:rsidP="00166AF3">
            <w:pPr>
              <w:pStyle w:val="TableBody"/>
              <w:rPr>
                <w:del w:id="5957" w:author="Alban Roche" w:date="2017-08-02T16:32:00Z"/>
                <w:lang w:eastAsia="zh-CN"/>
              </w:rPr>
            </w:pPr>
            <w:bookmarkStart w:id="5958" w:name="_Toc489457671"/>
            <w:bookmarkEnd w:id="5958"/>
          </w:p>
          <w:p w14:paraId="398BFBB0" w14:textId="1218F74E" w:rsidR="00975CC4" w:rsidRPr="00671C8B" w:rsidDel="009453A7" w:rsidRDefault="00975CC4" w:rsidP="00166AF3">
            <w:pPr>
              <w:pStyle w:val="TableBody"/>
              <w:rPr>
                <w:del w:id="5959" w:author="Alban Roche" w:date="2017-08-02T16:32:00Z"/>
                <w:lang w:eastAsia="zh-CN"/>
              </w:rPr>
            </w:pPr>
            <w:del w:id="5960" w:author="Alban Roche" w:date="2017-08-02T16:32:00Z">
              <w:r w:rsidRPr="00671C8B" w:rsidDel="009453A7">
                <w:rPr>
                  <w:lang w:eastAsia="zh-CN"/>
                </w:rPr>
                <w:delText>or</w:delText>
              </w:r>
              <w:bookmarkStart w:id="5961" w:name="_Toc489457672"/>
              <w:bookmarkEnd w:id="5961"/>
            </w:del>
          </w:p>
          <w:p w14:paraId="4A43609C" w14:textId="0A0D2A0F" w:rsidR="00975CC4" w:rsidRPr="00671C8B" w:rsidDel="009453A7" w:rsidRDefault="00975CC4" w:rsidP="00166AF3">
            <w:pPr>
              <w:pStyle w:val="TableBody"/>
              <w:rPr>
                <w:del w:id="5962" w:author="Alban Roche" w:date="2017-08-02T16:32:00Z"/>
                <w:b/>
                <w:lang w:eastAsia="zh-CN"/>
              </w:rPr>
            </w:pPr>
            <w:del w:id="5963" w:author="Alban Roche" w:date="2017-08-02T16:32:00Z">
              <w:r w:rsidRPr="00671C8B" w:rsidDel="009453A7">
                <w:rPr>
                  <w:b/>
                  <w:lang w:eastAsia="zh-CN"/>
                </w:rPr>
                <w:delText>+XCELLINFO: &lt;mode&gt;,&lt;type&gt;,&lt;MCC&gt;,&lt;MNC&gt;,&lt;LAC&gt;,&lt;CI&gt;,&lt;scrambling_code&gt;,</w:delText>
              </w:r>
              <w:r w:rsidRPr="00671C8B" w:rsidDel="009453A7">
                <w:rPr>
                  <w:b/>
                  <w:lang w:eastAsia="zh-CN"/>
                </w:rPr>
                <w:br/>
                <w:delText>&lt;dl_frequency&gt;,&lt;rscp&gt;,&lt;ecn0&gt;,&lt;pathloss&gt;</w:delText>
              </w:r>
              <w:bookmarkStart w:id="5964" w:name="_Toc489457673"/>
              <w:bookmarkEnd w:id="5964"/>
            </w:del>
          </w:p>
          <w:p w14:paraId="15DE1A10" w14:textId="1A104334" w:rsidR="00975CC4" w:rsidRPr="00671C8B" w:rsidDel="009453A7" w:rsidRDefault="00975CC4" w:rsidP="00166AF3">
            <w:pPr>
              <w:pStyle w:val="TableBody"/>
              <w:rPr>
                <w:del w:id="5965" w:author="Alban Roche" w:date="2017-08-02T16:32:00Z"/>
                <w:b/>
                <w:lang w:eastAsia="zh-CN"/>
              </w:rPr>
            </w:pPr>
            <w:del w:id="5966" w:author="Alban Roche" w:date="2017-08-02T16:32:00Z">
              <w:r w:rsidRPr="00671C8B" w:rsidDel="009453A7">
                <w:rPr>
                  <w:b/>
                  <w:lang w:eastAsia="zh-CN"/>
                </w:rPr>
                <w:delText>OK</w:delText>
              </w:r>
              <w:bookmarkStart w:id="5967" w:name="_Toc489457674"/>
              <w:bookmarkEnd w:id="5967"/>
            </w:del>
          </w:p>
          <w:p w14:paraId="049AA60B" w14:textId="7CEEEE50" w:rsidR="00975CC4" w:rsidRPr="00671C8B" w:rsidDel="009453A7" w:rsidRDefault="00975CC4" w:rsidP="00166AF3">
            <w:pPr>
              <w:pStyle w:val="TableBody"/>
              <w:rPr>
                <w:del w:id="5968" w:author="Alban Roche" w:date="2017-08-02T16:32:00Z"/>
                <w:lang w:eastAsia="zh-CN"/>
              </w:rPr>
            </w:pPr>
            <w:bookmarkStart w:id="5969" w:name="_Toc489457675"/>
            <w:bookmarkEnd w:id="5969"/>
          </w:p>
          <w:p w14:paraId="3BE09963" w14:textId="399A3758" w:rsidR="00975CC4" w:rsidRPr="00671C8B" w:rsidDel="009453A7" w:rsidRDefault="00975CC4" w:rsidP="00166AF3">
            <w:pPr>
              <w:pStyle w:val="TableBody"/>
              <w:rPr>
                <w:del w:id="5970" w:author="Alban Roche" w:date="2017-08-02T16:32:00Z"/>
                <w:lang w:eastAsia="zh-CN"/>
              </w:rPr>
            </w:pPr>
            <w:del w:id="5971" w:author="Alban Roche" w:date="2017-08-02T16:32:00Z">
              <w:r w:rsidRPr="00671C8B" w:rsidDel="009453A7">
                <w:rPr>
                  <w:lang w:eastAsia="zh-CN"/>
                </w:rPr>
                <w:delText>or</w:delText>
              </w:r>
              <w:bookmarkStart w:id="5972" w:name="_Toc489457676"/>
              <w:bookmarkEnd w:id="5972"/>
            </w:del>
          </w:p>
          <w:p w14:paraId="326936F1" w14:textId="6F6AC213" w:rsidR="00975CC4" w:rsidRPr="00671C8B" w:rsidDel="009453A7" w:rsidRDefault="00975CC4" w:rsidP="00166AF3">
            <w:pPr>
              <w:pStyle w:val="TableBody"/>
              <w:rPr>
                <w:del w:id="5973" w:author="Alban Roche" w:date="2017-08-02T16:32:00Z"/>
                <w:b/>
                <w:lang w:eastAsia="zh-CN"/>
              </w:rPr>
            </w:pPr>
            <w:del w:id="5974" w:author="Alban Roche" w:date="2017-08-02T16:32:00Z">
              <w:r w:rsidRPr="00671C8B" w:rsidDel="009453A7">
                <w:rPr>
                  <w:b/>
                  <w:lang w:eastAsia="zh-CN"/>
                </w:rPr>
                <w:delText>+XCELLINFO: &lt;mode&gt;,&lt;type&gt;,[[&lt;Earfcn&gt;,[&lt;PhyCellID&gt;,[&lt;RSRPResult&gt;,</w:delText>
              </w:r>
              <w:r w:rsidRPr="00671C8B" w:rsidDel="009453A7">
                <w:rPr>
                  <w:b/>
                  <w:lang w:eastAsia="zh-CN"/>
                </w:rPr>
                <w:br/>
                <w:delText>[&lt;RSRQResult&gt;]]]]]</w:delText>
              </w:r>
              <w:bookmarkStart w:id="5975" w:name="_Toc489457677"/>
              <w:bookmarkEnd w:id="5975"/>
            </w:del>
          </w:p>
          <w:p w14:paraId="096D9C70" w14:textId="5249193F" w:rsidR="00975CC4" w:rsidRPr="00671C8B" w:rsidDel="009453A7" w:rsidRDefault="00975CC4" w:rsidP="00166AF3">
            <w:pPr>
              <w:pStyle w:val="TableBody"/>
              <w:rPr>
                <w:del w:id="5976" w:author="Alban Roche" w:date="2017-08-02T16:32:00Z"/>
                <w:b/>
                <w:lang w:eastAsia="zh-CN"/>
              </w:rPr>
            </w:pPr>
            <w:del w:id="5977" w:author="Alban Roche" w:date="2017-08-02T16:32:00Z">
              <w:r w:rsidRPr="00671C8B" w:rsidDel="009453A7">
                <w:rPr>
                  <w:b/>
                  <w:lang w:eastAsia="zh-CN"/>
                </w:rPr>
                <w:delText>OK</w:delText>
              </w:r>
              <w:bookmarkStart w:id="5978" w:name="_Toc489457678"/>
              <w:bookmarkEnd w:id="5978"/>
            </w:del>
          </w:p>
          <w:p w14:paraId="4D1722D8" w14:textId="595A6D83" w:rsidR="00975CC4" w:rsidRPr="00671C8B" w:rsidDel="009453A7" w:rsidRDefault="00975CC4" w:rsidP="00166AF3">
            <w:pPr>
              <w:pStyle w:val="TableBody"/>
              <w:rPr>
                <w:del w:id="5979" w:author="Alban Roche" w:date="2017-08-02T16:32:00Z"/>
                <w:lang w:eastAsia="zh-CN"/>
              </w:rPr>
            </w:pPr>
            <w:bookmarkStart w:id="5980" w:name="_Toc489457679"/>
            <w:bookmarkEnd w:id="5980"/>
          </w:p>
          <w:p w14:paraId="0BA08E1E" w14:textId="06D823CC" w:rsidR="00975CC4" w:rsidRPr="00671C8B" w:rsidDel="009453A7" w:rsidRDefault="00975CC4" w:rsidP="00166AF3">
            <w:pPr>
              <w:pStyle w:val="TableBody"/>
              <w:rPr>
                <w:del w:id="5981" w:author="Alban Roche" w:date="2017-08-02T16:32:00Z"/>
                <w:lang w:eastAsia="zh-CN"/>
              </w:rPr>
            </w:pPr>
            <w:del w:id="5982" w:author="Alban Roche" w:date="2017-08-02T16:32:00Z">
              <w:r w:rsidRPr="00671C8B" w:rsidDel="009453A7">
                <w:rPr>
                  <w:lang w:eastAsia="zh-CN"/>
                </w:rPr>
                <w:delText>or</w:delText>
              </w:r>
              <w:bookmarkStart w:id="5983" w:name="_Toc489457680"/>
              <w:bookmarkEnd w:id="5983"/>
            </w:del>
          </w:p>
          <w:p w14:paraId="2978B99D" w14:textId="4145EE1C" w:rsidR="00975CC4" w:rsidRPr="00671C8B" w:rsidDel="009453A7" w:rsidRDefault="00975CC4" w:rsidP="00166AF3">
            <w:pPr>
              <w:pStyle w:val="TableBody"/>
              <w:rPr>
                <w:del w:id="5984" w:author="Alban Roche" w:date="2017-08-02T16:32:00Z"/>
                <w:b/>
                <w:lang w:eastAsia="zh-CN"/>
              </w:rPr>
            </w:pPr>
            <w:del w:id="5985" w:author="Alban Roche" w:date="2017-08-02T16:32:00Z">
              <w:r w:rsidRPr="00671C8B" w:rsidDel="009453A7">
                <w:rPr>
                  <w:b/>
                  <w:lang w:eastAsia="zh-CN"/>
                </w:rPr>
                <w:delText>+XCELLINFO:&lt;mode&gt;&lt;type&gt;&lt;MCC&gt;,&lt;MNC&gt;,&lt;CI&gt;,&lt;PhyCellInd&gt;,&lt;TrackingAreaCode&gt;,</w:delText>
              </w:r>
              <w:r w:rsidRPr="00671C8B" w:rsidDel="009453A7">
                <w:rPr>
                  <w:b/>
                  <w:lang w:eastAsia="zh-CN"/>
                </w:rPr>
                <w:br/>
                <w:delText>&lt;RSR</w:delText>
              </w:r>
              <w:r w:rsidDel="009453A7">
                <w:rPr>
                  <w:b/>
                  <w:lang w:eastAsia="zh-CN"/>
                </w:rPr>
                <w:delText>P</w:delText>
              </w:r>
              <w:r w:rsidRPr="00671C8B" w:rsidDel="009453A7">
                <w:rPr>
                  <w:b/>
                  <w:lang w:eastAsia="zh-CN"/>
                </w:rPr>
                <w:delText>Result&gt;,&lt;RSRQResult&gt;,&lt;TA&gt;</w:delText>
              </w:r>
              <w:bookmarkStart w:id="5986" w:name="_Toc489457681"/>
              <w:bookmarkEnd w:id="5986"/>
            </w:del>
          </w:p>
          <w:p w14:paraId="17759607" w14:textId="67C1BFFF" w:rsidR="00975CC4" w:rsidRPr="00671C8B" w:rsidDel="009453A7" w:rsidRDefault="00975CC4" w:rsidP="00166AF3">
            <w:pPr>
              <w:pStyle w:val="TableBody"/>
              <w:rPr>
                <w:del w:id="5987" w:author="Alban Roche" w:date="2017-08-02T16:32:00Z"/>
                <w:b/>
                <w:lang w:eastAsia="zh-CN"/>
              </w:rPr>
            </w:pPr>
            <w:del w:id="5988" w:author="Alban Roche" w:date="2017-08-02T16:32:00Z">
              <w:r w:rsidRPr="00671C8B" w:rsidDel="009453A7">
                <w:rPr>
                  <w:b/>
                  <w:lang w:eastAsia="zh-CN"/>
                </w:rPr>
                <w:delText>OK</w:delText>
              </w:r>
              <w:bookmarkStart w:id="5989" w:name="_Toc489457682"/>
              <w:bookmarkEnd w:id="5989"/>
            </w:del>
          </w:p>
        </w:tc>
        <w:bookmarkStart w:id="5990" w:name="_Toc489457683"/>
        <w:bookmarkEnd w:id="5990"/>
      </w:tr>
      <w:tr w:rsidR="00975CC4" w:rsidRPr="00671C8B" w:rsidDel="009453A7" w14:paraId="6C02B640" w14:textId="7FC379A8" w:rsidTr="00166AF3">
        <w:trPr>
          <w:cantSplit w:val="0"/>
          <w:trHeight w:val="1168"/>
          <w:del w:id="5991" w:author="Alban Roche" w:date="2017-08-02T16:32:00Z"/>
        </w:trPr>
        <w:tc>
          <w:tcPr>
            <w:tcW w:w="1728" w:type="dxa"/>
          </w:tcPr>
          <w:p w14:paraId="1F7A6D88" w14:textId="2B2842D8" w:rsidR="00975CC4" w:rsidRPr="00671C8B" w:rsidDel="009453A7" w:rsidRDefault="00975CC4" w:rsidP="00166AF3">
            <w:pPr>
              <w:pStyle w:val="TableBody"/>
              <w:rPr>
                <w:del w:id="5992" w:author="Alban Roche" w:date="2017-08-02T16:32:00Z"/>
                <w:i/>
              </w:rPr>
            </w:pPr>
            <w:del w:id="5993" w:author="Alban Roche" w:date="2017-08-02T16:32:00Z">
              <w:r w:rsidDel="009453A7">
                <w:rPr>
                  <w:i/>
                </w:rPr>
                <w:delText>Write</w:delText>
              </w:r>
              <w:r w:rsidRPr="00671C8B" w:rsidDel="009453A7">
                <w:rPr>
                  <w:i/>
                </w:rPr>
                <w:delText xml:space="preserve"> command</w:delText>
              </w:r>
              <w:bookmarkStart w:id="5994" w:name="_Toc489457684"/>
              <w:bookmarkEnd w:id="5994"/>
            </w:del>
          </w:p>
          <w:p w14:paraId="36C8C962" w14:textId="42992B6A" w:rsidR="00975CC4" w:rsidRPr="00671C8B" w:rsidDel="009453A7" w:rsidRDefault="00975CC4" w:rsidP="00166AF3">
            <w:pPr>
              <w:pStyle w:val="TableBody"/>
              <w:rPr>
                <w:del w:id="5995" w:author="Alban Roche" w:date="2017-08-02T16:32:00Z"/>
              </w:rPr>
            </w:pPr>
            <w:bookmarkStart w:id="5996" w:name="_Toc489457685"/>
            <w:bookmarkEnd w:id="5996"/>
          </w:p>
          <w:p w14:paraId="4FE2794F" w14:textId="2CE451F6" w:rsidR="00975CC4" w:rsidRPr="00671C8B" w:rsidDel="009453A7" w:rsidRDefault="00975CC4" w:rsidP="00166AF3">
            <w:pPr>
              <w:pStyle w:val="TableBody"/>
              <w:rPr>
                <w:del w:id="5997" w:author="Alban Roche" w:date="2017-08-02T16:32:00Z"/>
              </w:rPr>
            </w:pPr>
            <w:del w:id="5998" w:author="Alban Roche" w:date="2017-08-02T16:32:00Z">
              <w:r w:rsidRPr="00671C8B" w:rsidDel="009453A7">
                <w:rPr>
                  <w:u w:val="single"/>
                </w:rPr>
                <w:delText>Syntax</w:delText>
              </w:r>
              <w:bookmarkStart w:id="5999" w:name="_Toc489457686"/>
              <w:bookmarkEnd w:id="5999"/>
            </w:del>
          </w:p>
          <w:p w14:paraId="3E54BB31" w14:textId="1A36C440" w:rsidR="00975CC4" w:rsidRPr="00671C8B" w:rsidDel="009453A7" w:rsidRDefault="00975CC4" w:rsidP="00166AF3">
            <w:pPr>
              <w:pStyle w:val="TableBody"/>
              <w:rPr>
                <w:del w:id="6000" w:author="Alban Roche" w:date="2017-08-02T16:32:00Z"/>
                <w:b/>
              </w:rPr>
            </w:pPr>
            <w:del w:id="6001" w:author="Alban Roche" w:date="2017-08-02T16:32:00Z">
              <w:r w:rsidRPr="00671C8B" w:rsidDel="009453A7">
                <w:rPr>
                  <w:b/>
                </w:rPr>
                <w:delText>AT+XCELLINFO=&lt;mode&gt;</w:delText>
              </w:r>
              <w:bookmarkStart w:id="6002" w:name="_Toc489457687"/>
              <w:bookmarkEnd w:id="6002"/>
            </w:del>
          </w:p>
        </w:tc>
        <w:tc>
          <w:tcPr>
            <w:tcW w:w="7560" w:type="dxa"/>
          </w:tcPr>
          <w:p w14:paraId="539E2B6E" w14:textId="421380C0" w:rsidR="00975CC4" w:rsidRPr="00671C8B" w:rsidDel="009453A7" w:rsidRDefault="00975CC4" w:rsidP="00166AF3">
            <w:pPr>
              <w:pStyle w:val="TableBody"/>
              <w:rPr>
                <w:del w:id="6003" w:author="Alban Roche" w:date="2017-08-02T16:32:00Z"/>
                <w:lang w:eastAsia="zh-CN"/>
              </w:rPr>
            </w:pPr>
            <w:bookmarkStart w:id="6004" w:name="_Toc489457688"/>
            <w:bookmarkEnd w:id="6004"/>
          </w:p>
          <w:p w14:paraId="75F4F2A0" w14:textId="013F13C1" w:rsidR="00975CC4" w:rsidRPr="00671C8B" w:rsidDel="009453A7" w:rsidRDefault="00975CC4" w:rsidP="00166AF3">
            <w:pPr>
              <w:pStyle w:val="TableBody"/>
              <w:rPr>
                <w:del w:id="6005" w:author="Alban Roche" w:date="2017-08-02T16:32:00Z"/>
              </w:rPr>
            </w:pPr>
            <w:bookmarkStart w:id="6006" w:name="_Toc489457689"/>
            <w:bookmarkEnd w:id="6006"/>
          </w:p>
          <w:p w14:paraId="510CD1E5" w14:textId="5FEA7AB5" w:rsidR="00975CC4" w:rsidRPr="00671C8B" w:rsidDel="009453A7" w:rsidRDefault="00975CC4" w:rsidP="00166AF3">
            <w:pPr>
              <w:pStyle w:val="TableBody"/>
              <w:rPr>
                <w:del w:id="6007" w:author="Alban Roche" w:date="2017-08-02T16:32:00Z"/>
                <w:lang w:eastAsia="zh-CN"/>
              </w:rPr>
            </w:pPr>
            <w:del w:id="6008" w:author="Alban Roche" w:date="2017-08-02T16:32:00Z">
              <w:r w:rsidRPr="00671C8B" w:rsidDel="009453A7">
                <w:rPr>
                  <w:u w:val="single"/>
                  <w:lang w:eastAsia="zh-CN"/>
                </w:rPr>
                <w:delText>Response</w:delText>
              </w:r>
              <w:bookmarkStart w:id="6009" w:name="_Toc489457690"/>
              <w:bookmarkEnd w:id="6009"/>
            </w:del>
          </w:p>
          <w:p w14:paraId="73DD1C13" w14:textId="5B6B79A1" w:rsidR="00975CC4" w:rsidRPr="00671C8B" w:rsidDel="009453A7" w:rsidRDefault="00975CC4" w:rsidP="00166AF3">
            <w:pPr>
              <w:pStyle w:val="TableBody"/>
              <w:rPr>
                <w:del w:id="6010" w:author="Alban Roche" w:date="2017-08-02T16:32:00Z"/>
                <w:lang w:eastAsia="zh-CN"/>
              </w:rPr>
            </w:pPr>
            <w:del w:id="6011" w:author="Alban Roche" w:date="2017-08-02T16:32:00Z">
              <w:r w:rsidRPr="00671C8B" w:rsidDel="009453A7">
                <w:rPr>
                  <w:b/>
                  <w:lang w:eastAsia="zh-CN"/>
                </w:rPr>
                <w:delText>OK</w:delText>
              </w:r>
              <w:bookmarkStart w:id="6012" w:name="_Toc489457691"/>
              <w:bookmarkEnd w:id="6012"/>
            </w:del>
          </w:p>
          <w:p w14:paraId="048AF599" w14:textId="4525E9A2" w:rsidR="00975CC4" w:rsidRPr="00765D21" w:rsidDel="009453A7" w:rsidRDefault="00975CC4" w:rsidP="00166AF3">
            <w:pPr>
              <w:pStyle w:val="TableBody"/>
              <w:rPr>
                <w:del w:id="6013" w:author="Alban Roche" w:date="2017-08-02T16:32:00Z"/>
              </w:rPr>
            </w:pPr>
            <w:bookmarkStart w:id="6014" w:name="_Toc489457692"/>
            <w:bookmarkEnd w:id="6014"/>
          </w:p>
          <w:p w14:paraId="61FCA940" w14:textId="19130A24" w:rsidR="00975CC4" w:rsidRPr="00671C8B" w:rsidDel="009453A7" w:rsidRDefault="00975CC4" w:rsidP="00166AF3">
            <w:pPr>
              <w:pStyle w:val="TableBody"/>
              <w:rPr>
                <w:del w:id="6015" w:author="Alban Roche" w:date="2017-08-02T16:32:00Z"/>
                <w:lang w:eastAsia="zh-CN"/>
              </w:rPr>
            </w:pPr>
            <w:del w:id="6016" w:author="Alban Roche" w:date="2017-08-02T16:32:00Z">
              <w:r w:rsidRPr="00671C8B" w:rsidDel="009453A7">
                <w:rPr>
                  <w:lang w:eastAsia="zh-CN"/>
                </w:rPr>
                <w:delText>or</w:delText>
              </w:r>
              <w:bookmarkStart w:id="6017" w:name="_Toc489457693"/>
              <w:bookmarkEnd w:id="6017"/>
            </w:del>
          </w:p>
          <w:p w14:paraId="34F5DEB5" w14:textId="54578E3B" w:rsidR="00975CC4" w:rsidRPr="00671C8B" w:rsidDel="009453A7" w:rsidRDefault="00975CC4" w:rsidP="00166AF3">
            <w:pPr>
              <w:pStyle w:val="TableBody"/>
              <w:rPr>
                <w:del w:id="6018" w:author="Alban Roche" w:date="2017-08-02T16:32:00Z"/>
                <w:b/>
                <w:lang w:eastAsia="zh-CN"/>
              </w:rPr>
            </w:pPr>
            <w:del w:id="6019" w:author="Alban Roche" w:date="2017-08-02T16:32:00Z">
              <w:r w:rsidRPr="00671C8B" w:rsidDel="009453A7">
                <w:rPr>
                  <w:b/>
                  <w:lang w:eastAsia="zh-CN"/>
                </w:rPr>
                <w:delText>+CME ERROR: &lt;err&gt;</w:delText>
              </w:r>
              <w:bookmarkStart w:id="6020" w:name="_Toc489457694"/>
              <w:bookmarkEnd w:id="6020"/>
            </w:del>
          </w:p>
          <w:p w14:paraId="576D9327" w14:textId="3DF858E2" w:rsidR="00975CC4" w:rsidRPr="00765D21" w:rsidDel="009453A7" w:rsidRDefault="00975CC4" w:rsidP="00166AF3">
            <w:pPr>
              <w:pStyle w:val="TableBody"/>
              <w:rPr>
                <w:del w:id="6021" w:author="Alban Roche" w:date="2017-08-02T16:32:00Z"/>
              </w:rPr>
            </w:pPr>
            <w:bookmarkStart w:id="6022" w:name="_Toc489457695"/>
            <w:bookmarkEnd w:id="6022"/>
          </w:p>
          <w:p w14:paraId="21B3315C" w14:textId="10406525" w:rsidR="00975CC4" w:rsidRPr="00671C8B" w:rsidDel="009453A7" w:rsidRDefault="00975CC4" w:rsidP="00166AF3">
            <w:pPr>
              <w:pStyle w:val="TableBody"/>
              <w:rPr>
                <w:del w:id="6023" w:author="Alban Roche" w:date="2017-08-02T16:32:00Z"/>
                <w:lang w:eastAsia="zh-CN"/>
              </w:rPr>
            </w:pPr>
            <w:del w:id="6024" w:author="Alban Roche" w:date="2017-08-02T16:32:00Z">
              <w:r w:rsidRPr="00671C8B" w:rsidDel="009453A7">
                <w:rPr>
                  <w:u w:val="single"/>
                  <w:lang w:eastAsia="zh-CN"/>
                </w:rPr>
                <w:delText>Parameters</w:delText>
              </w:r>
              <w:bookmarkStart w:id="6025" w:name="_Toc489457696"/>
              <w:bookmarkEnd w:id="6025"/>
            </w:del>
          </w:p>
          <w:p w14:paraId="7279695D" w14:textId="3E00C3D3" w:rsidR="00975CC4" w:rsidRPr="00671C8B" w:rsidDel="009453A7" w:rsidRDefault="00975CC4" w:rsidP="00166AF3">
            <w:pPr>
              <w:pStyle w:val="TableBody"/>
              <w:rPr>
                <w:del w:id="6026" w:author="Alban Roche" w:date="2017-08-02T16:32:00Z"/>
                <w:lang w:eastAsia="zh-CN"/>
              </w:rPr>
            </w:pPr>
            <w:del w:id="6027" w:author="Alban Roche" w:date="2017-08-02T16:32:00Z">
              <w:r w:rsidRPr="00671C8B" w:rsidDel="009453A7">
                <w:rPr>
                  <w:b/>
                  <w:lang w:eastAsia="zh-CN"/>
                </w:rPr>
                <w:delText>&lt;mode&gt;</w:delText>
              </w:r>
              <w:r w:rsidRPr="00671C8B" w:rsidDel="009453A7">
                <w:rPr>
                  <w:lang w:eastAsia="zh-CN"/>
                </w:rPr>
                <w:tab/>
                <w:delText>0</w:delText>
              </w:r>
              <w:r w:rsidRPr="00671C8B" w:rsidDel="009453A7">
                <w:rPr>
                  <w:lang w:eastAsia="zh-CN"/>
                </w:rPr>
                <w:tab/>
                <w:delText>Disable periodic reporting</w:delText>
              </w:r>
              <w:bookmarkStart w:id="6028" w:name="_Toc489457697"/>
              <w:bookmarkEnd w:id="6028"/>
            </w:del>
          </w:p>
          <w:p w14:paraId="36CC17E9" w14:textId="4DB05D14" w:rsidR="00975CC4" w:rsidRPr="00671C8B" w:rsidDel="009453A7" w:rsidRDefault="00975CC4" w:rsidP="00166AF3">
            <w:pPr>
              <w:pStyle w:val="TableBody"/>
              <w:rPr>
                <w:del w:id="6029" w:author="Alban Roche" w:date="2017-08-02T16:32:00Z"/>
                <w:lang w:eastAsia="zh-CN"/>
              </w:rPr>
            </w:pPr>
            <w:del w:id="6030" w:author="Alban Roche" w:date="2017-08-02T16:32:00Z">
              <w:r w:rsidRPr="00671C8B" w:rsidDel="009453A7">
                <w:rPr>
                  <w:lang w:eastAsia="zh-CN"/>
                </w:rPr>
                <w:tab/>
              </w:r>
              <w:r w:rsidRPr="00671C8B" w:rsidDel="009453A7">
                <w:rPr>
                  <w:lang w:eastAsia="zh-CN"/>
                </w:rPr>
                <w:tab/>
                <w:delText>1</w:delText>
              </w:r>
              <w:r w:rsidRPr="00671C8B" w:rsidDel="009453A7">
                <w:rPr>
                  <w:lang w:eastAsia="zh-CN"/>
                </w:rPr>
                <w:tab/>
                <w:delText>Enable reporting</w:delText>
              </w:r>
              <w:bookmarkStart w:id="6031" w:name="_Toc489457698"/>
              <w:bookmarkEnd w:id="6031"/>
            </w:del>
          </w:p>
          <w:p w14:paraId="4EBE1AB0" w14:textId="5FF16593" w:rsidR="00975CC4" w:rsidRPr="00671C8B" w:rsidDel="009453A7" w:rsidRDefault="00975CC4" w:rsidP="00166AF3">
            <w:pPr>
              <w:pStyle w:val="TableBody"/>
              <w:rPr>
                <w:del w:id="6032" w:author="Alban Roche" w:date="2017-08-02T16:32:00Z"/>
                <w:lang w:eastAsia="zh-CN"/>
              </w:rPr>
            </w:pPr>
            <w:del w:id="6033" w:author="Alban Roche" w:date="2017-08-02T16:32:00Z">
              <w:r w:rsidRPr="00671C8B" w:rsidDel="009453A7">
                <w:rPr>
                  <w:lang w:eastAsia="zh-CN"/>
                </w:rPr>
                <w:tab/>
              </w:r>
              <w:r w:rsidRPr="00671C8B" w:rsidDel="009453A7">
                <w:rPr>
                  <w:lang w:eastAsia="zh-CN"/>
                </w:rPr>
                <w:tab/>
                <w:delText>2</w:delText>
              </w:r>
              <w:r w:rsidRPr="00671C8B" w:rsidDel="009453A7">
                <w:rPr>
                  <w:lang w:eastAsia="zh-CN"/>
                </w:rPr>
                <w:tab/>
                <w:delText>Currently not used (for backward compatibility)</w:delText>
              </w:r>
              <w:bookmarkStart w:id="6034" w:name="_Toc489457699"/>
              <w:bookmarkEnd w:id="6034"/>
            </w:del>
          </w:p>
          <w:p w14:paraId="6E12B1FE" w14:textId="4AD2ACFE" w:rsidR="00975CC4" w:rsidRPr="00765D21" w:rsidDel="009453A7" w:rsidRDefault="00975CC4" w:rsidP="00166AF3">
            <w:pPr>
              <w:pStyle w:val="TableBody"/>
              <w:rPr>
                <w:del w:id="6035" w:author="Alban Roche" w:date="2017-08-02T16:32:00Z"/>
              </w:rPr>
            </w:pPr>
            <w:bookmarkStart w:id="6036" w:name="_Toc489457700"/>
            <w:bookmarkEnd w:id="6036"/>
          </w:p>
          <w:p w14:paraId="5E43583B" w14:textId="58A52A4B" w:rsidR="00975CC4" w:rsidDel="009453A7" w:rsidRDefault="00975CC4" w:rsidP="00166AF3">
            <w:pPr>
              <w:pStyle w:val="TableBody"/>
              <w:rPr>
                <w:del w:id="6037" w:author="Alban Roche" w:date="2017-08-02T16:32:00Z"/>
                <w:lang w:eastAsia="zh-CN"/>
              </w:rPr>
            </w:pPr>
            <w:del w:id="6038" w:author="Alban Roche" w:date="2017-08-02T16:32:00Z">
              <w:r w:rsidRPr="00671C8B" w:rsidDel="009453A7">
                <w:rPr>
                  <w:b/>
                  <w:lang w:eastAsia="zh-CN"/>
                </w:rPr>
                <w:delText>&lt;type&gt;</w:delText>
              </w:r>
              <w:r w:rsidRPr="00671C8B" w:rsidDel="009453A7">
                <w:rPr>
                  <w:lang w:eastAsia="zh-CN"/>
                </w:rPr>
                <w:tab/>
              </w:r>
              <w:r w:rsidDel="009453A7">
                <w:rPr>
                  <w:lang w:eastAsia="zh-CN"/>
                </w:rPr>
                <w:delText>2</w:delText>
              </w:r>
              <w:r w:rsidDel="009453A7">
                <w:rPr>
                  <w:lang w:eastAsia="zh-CN"/>
                </w:rPr>
                <w:tab/>
                <w:delText>UMTS sercing cell</w:delText>
              </w:r>
              <w:bookmarkStart w:id="6039" w:name="_Toc489457701"/>
              <w:bookmarkEnd w:id="6039"/>
            </w:del>
          </w:p>
          <w:p w14:paraId="589CAC1E" w14:textId="69FDE3B7" w:rsidR="00975CC4" w:rsidDel="009453A7" w:rsidRDefault="00975CC4" w:rsidP="00166AF3">
            <w:pPr>
              <w:pStyle w:val="TableBody"/>
              <w:rPr>
                <w:del w:id="6040" w:author="Alban Roche" w:date="2017-08-02T16:32:00Z"/>
                <w:lang w:eastAsia="zh-CN"/>
              </w:rPr>
            </w:pPr>
            <w:del w:id="6041" w:author="Alban Roche" w:date="2017-08-02T16:32:00Z">
              <w:r w:rsidDel="009453A7">
                <w:rPr>
                  <w:lang w:eastAsia="zh-CN"/>
                </w:rPr>
                <w:tab/>
              </w:r>
              <w:r w:rsidDel="009453A7">
                <w:rPr>
                  <w:lang w:eastAsia="zh-CN"/>
                </w:rPr>
                <w:tab/>
                <w:delText>3</w:delText>
              </w:r>
              <w:r w:rsidDel="009453A7">
                <w:rPr>
                  <w:lang w:eastAsia="zh-CN"/>
                </w:rPr>
                <w:tab/>
                <w:delText>UMTS neighbor cell</w:delText>
              </w:r>
              <w:bookmarkStart w:id="6042" w:name="_Toc489457702"/>
              <w:bookmarkEnd w:id="6042"/>
            </w:del>
          </w:p>
          <w:p w14:paraId="0D83EF31" w14:textId="3BDA469B" w:rsidR="00975CC4" w:rsidDel="009453A7" w:rsidRDefault="00975CC4" w:rsidP="00166AF3">
            <w:pPr>
              <w:pStyle w:val="TableBody"/>
              <w:rPr>
                <w:del w:id="6043" w:author="Alban Roche" w:date="2017-08-02T16:32:00Z"/>
                <w:lang w:eastAsia="zh-CN"/>
              </w:rPr>
            </w:pPr>
            <w:del w:id="6044" w:author="Alban Roche" w:date="2017-08-02T16:32:00Z">
              <w:r w:rsidDel="009453A7">
                <w:rPr>
                  <w:lang w:eastAsia="zh-CN"/>
                </w:rPr>
                <w:tab/>
              </w:r>
              <w:r w:rsidDel="009453A7">
                <w:rPr>
                  <w:lang w:eastAsia="zh-CN"/>
                </w:rPr>
                <w:tab/>
                <w:delText>4</w:delText>
              </w:r>
              <w:r w:rsidDel="009453A7">
                <w:rPr>
                  <w:lang w:eastAsia="zh-CN"/>
                </w:rPr>
                <w:tab/>
                <w:delText>UMTS detected cell</w:delText>
              </w:r>
              <w:bookmarkStart w:id="6045" w:name="_Toc489457703"/>
              <w:bookmarkEnd w:id="6045"/>
            </w:del>
          </w:p>
          <w:p w14:paraId="197BDAAF" w14:textId="14204D15" w:rsidR="00975CC4" w:rsidRPr="00671C8B" w:rsidDel="009453A7" w:rsidRDefault="00975CC4" w:rsidP="00166AF3">
            <w:pPr>
              <w:pStyle w:val="TableBody"/>
              <w:rPr>
                <w:del w:id="6046" w:author="Alban Roche" w:date="2017-08-02T16:32:00Z"/>
                <w:lang w:eastAsia="zh-CN"/>
              </w:rPr>
            </w:pPr>
            <w:del w:id="6047" w:author="Alban Roche" w:date="2017-08-02T16:32:00Z">
              <w:r w:rsidDel="009453A7">
                <w:rPr>
                  <w:lang w:eastAsia="zh-CN"/>
                </w:rPr>
                <w:tab/>
              </w:r>
              <w:r w:rsidDel="009453A7">
                <w:rPr>
                  <w:lang w:eastAsia="zh-CN"/>
                </w:rPr>
                <w:tab/>
              </w:r>
              <w:r w:rsidRPr="00671C8B" w:rsidDel="009453A7">
                <w:rPr>
                  <w:lang w:eastAsia="zh-CN"/>
                </w:rPr>
                <w:delText>5</w:delText>
              </w:r>
              <w:r w:rsidRPr="00671C8B" w:rsidDel="009453A7">
                <w:rPr>
                  <w:lang w:eastAsia="zh-CN"/>
                </w:rPr>
                <w:tab/>
                <w:delText>LTE serving cell</w:delText>
              </w:r>
              <w:bookmarkStart w:id="6048" w:name="_Toc489457704"/>
              <w:bookmarkEnd w:id="6048"/>
            </w:del>
          </w:p>
          <w:p w14:paraId="3F8121AC" w14:textId="639183BA" w:rsidR="00975CC4" w:rsidRPr="00671C8B" w:rsidDel="009453A7" w:rsidRDefault="00975CC4" w:rsidP="00166AF3">
            <w:pPr>
              <w:pStyle w:val="TableBody"/>
              <w:rPr>
                <w:del w:id="6049" w:author="Alban Roche" w:date="2017-08-02T16:32:00Z"/>
                <w:lang w:eastAsia="zh-CN"/>
              </w:rPr>
            </w:pPr>
            <w:del w:id="6050" w:author="Alban Roche" w:date="2017-08-02T16:32:00Z">
              <w:r w:rsidRPr="00671C8B" w:rsidDel="009453A7">
                <w:rPr>
                  <w:lang w:eastAsia="zh-CN"/>
                </w:rPr>
                <w:tab/>
              </w:r>
              <w:r w:rsidRPr="00671C8B" w:rsidDel="009453A7">
                <w:rPr>
                  <w:lang w:eastAsia="zh-CN"/>
                </w:rPr>
                <w:tab/>
                <w:delText>6</w:delText>
              </w:r>
              <w:r w:rsidRPr="00671C8B" w:rsidDel="009453A7">
                <w:rPr>
                  <w:lang w:eastAsia="zh-CN"/>
                </w:rPr>
                <w:tab/>
                <w:delText>LTE neighbor cell</w:delText>
              </w:r>
              <w:bookmarkStart w:id="6051" w:name="_Toc489457705"/>
              <w:bookmarkEnd w:id="6051"/>
            </w:del>
          </w:p>
          <w:p w14:paraId="57F5A2DE" w14:textId="607771E7" w:rsidR="00975CC4" w:rsidRPr="00765D21" w:rsidDel="009453A7" w:rsidRDefault="00975CC4" w:rsidP="00166AF3">
            <w:pPr>
              <w:pStyle w:val="TableBody"/>
              <w:rPr>
                <w:del w:id="6052" w:author="Alban Roche" w:date="2017-08-02T16:32:00Z"/>
              </w:rPr>
            </w:pPr>
            <w:bookmarkStart w:id="6053" w:name="_Toc489457706"/>
            <w:bookmarkEnd w:id="6053"/>
          </w:p>
          <w:p w14:paraId="05760142" w14:textId="641EE049" w:rsidR="00975CC4" w:rsidRPr="00671C8B" w:rsidDel="009453A7" w:rsidRDefault="00975CC4" w:rsidP="00166AF3">
            <w:pPr>
              <w:pStyle w:val="TableBody"/>
              <w:rPr>
                <w:del w:id="6054" w:author="Alban Roche" w:date="2017-08-02T16:32:00Z"/>
                <w:lang w:eastAsia="zh-CN"/>
              </w:rPr>
            </w:pPr>
            <w:del w:id="6055" w:author="Alban Roche" w:date="2017-08-02T16:32:00Z">
              <w:r w:rsidRPr="00671C8B" w:rsidDel="009453A7">
                <w:rPr>
                  <w:b/>
                  <w:lang w:eastAsia="zh-CN"/>
                </w:rPr>
                <w:delText>&lt;RxLev&gt;</w:delText>
              </w:r>
              <w:r w:rsidRPr="00671C8B" w:rsidDel="009453A7">
                <w:rPr>
                  <w:lang w:eastAsia="zh-CN"/>
                </w:rPr>
                <w:tab/>
                <w:delText>See command +CGED</w:delText>
              </w:r>
              <w:bookmarkStart w:id="6056" w:name="_Toc489457707"/>
              <w:bookmarkEnd w:id="6056"/>
            </w:del>
          </w:p>
          <w:p w14:paraId="1B1AF5F4" w14:textId="0F8F415D" w:rsidR="00975CC4" w:rsidRPr="00765D21" w:rsidDel="009453A7" w:rsidRDefault="00975CC4" w:rsidP="00166AF3">
            <w:pPr>
              <w:pStyle w:val="TableBody"/>
              <w:rPr>
                <w:del w:id="6057" w:author="Alban Roche" w:date="2017-08-02T16:32:00Z"/>
              </w:rPr>
            </w:pPr>
            <w:bookmarkStart w:id="6058" w:name="_Toc489457708"/>
            <w:bookmarkEnd w:id="6058"/>
          </w:p>
          <w:p w14:paraId="745A5539" w14:textId="2B691DA6" w:rsidR="00975CC4" w:rsidRPr="00671C8B" w:rsidDel="009453A7" w:rsidRDefault="00975CC4" w:rsidP="00166AF3">
            <w:pPr>
              <w:pStyle w:val="TableBody"/>
              <w:rPr>
                <w:del w:id="6059" w:author="Alban Roche" w:date="2017-08-02T16:32:00Z"/>
                <w:lang w:eastAsia="zh-CN"/>
              </w:rPr>
            </w:pPr>
            <w:del w:id="6060" w:author="Alban Roche" w:date="2017-08-02T16:32:00Z">
              <w:r w:rsidRPr="00671C8B" w:rsidDel="009453A7">
                <w:rPr>
                  <w:b/>
                  <w:lang w:eastAsia="zh-CN"/>
                </w:rPr>
                <w:delText>&lt;t_advance&gt;</w:delText>
              </w:r>
              <w:r w:rsidRPr="00671C8B" w:rsidDel="009453A7">
                <w:rPr>
                  <w:lang w:eastAsia="zh-CN"/>
                </w:rPr>
                <w:tab/>
                <w:delText>Signal strength; only valid for the serving cell</w:delText>
              </w:r>
              <w:bookmarkStart w:id="6061" w:name="_Toc489457709"/>
              <w:bookmarkEnd w:id="6061"/>
            </w:del>
          </w:p>
          <w:p w14:paraId="488465C4" w14:textId="7AA32E16" w:rsidR="00975CC4" w:rsidRPr="00765D21" w:rsidDel="009453A7" w:rsidRDefault="00975CC4" w:rsidP="00166AF3">
            <w:pPr>
              <w:pStyle w:val="TableBody"/>
              <w:rPr>
                <w:del w:id="6062" w:author="Alban Roche" w:date="2017-08-02T16:32:00Z"/>
              </w:rPr>
            </w:pPr>
            <w:bookmarkStart w:id="6063" w:name="_Toc489457710"/>
            <w:bookmarkEnd w:id="6063"/>
          </w:p>
          <w:p w14:paraId="1A40E600" w14:textId="5F0329C0" w:rsidR="00975CC4" w:rsidRPr="00671C8B" w:rsidDel="009453A7" w:rsidRDefault="00975CC4" w:rsidP="00166AF3">
            <w:pPr>
              <w:pStyle w:val="TableBody"/>
              <w:rPr>
                <w:del w:id="6064" w:author="Alban Roche" w:date="2017-08-02T16:32:00Z"/>
                <w:lang w:eastAsia="zh-CN"/>
              </w:rPr>
            </w:pPr>
            <w:del w:id="6065" w:author="Alban Roche" w:date="2017-08-02T16:32:00Z">
              <w:r w:rsidRPr="00671C8B" w:rsidDel="009453A7">
                <w:rPr>
                  <w:b/>
                  <w:lang w:eastAsia="zh-CN"/>
                </w:rPr>
                <w:delText>&lt;MCC&gt;</w:delText>
              </w:r>
              <w:r w:rsidRPr="00671C8B" w:rsidDel="009453A7">
                <w:rPr>
                  <w:lang w:eastAsia="zh-CN"/>
                </w:rPr>
                <w:tab/>
                <w:delText>0 – 99</w:delText>
              </w:r>
              <w:r w:rsidDel="009453A7">
                <w:rPr>
                  <w:lang w:eastAsia="zh-CN"/>
                </w:rPr>
                <w:delText>9</w:delText>
              </w:r>
              <w:r w:rsidRPr="00671C8B" w:rsidDel="009453A7">
                <w:rPr>
                  <w:lang w:eastAsia="zh-CN"/>
                </w:rPr>
                <w:tab/>
                <w:delText>Mobile country code</w:delText>
              </w:r>
              <w:bookmarkStart w:id="6066" w:name="_Toc489457711"/>
              <w:bookmarkEnd w:id="6066"/>
            </w:del>
          </w:p>
          <w:p w14:paraId="46C440A7" w14:textId="176592D4" w:rsidR="00975CC4" w:rsidRPr="00765D21" w:rsidDel="009453A7" w:rsidRDefault="00975CC4" w:rsidP="00166AF3">
            <w:pPr>
              <w:pStyle w:val="TableBody"/>
              <w:rPr>
                <w:del w:id="6067" w:author="Alban Roche" w:date="2017-08-02T16:32:00Z"/>
                <w:sz w:val="14"/>
                <w:szCs w:val="14"/>
                <w:lang w:eastAsia="zh-CN"/>
              </w:rPr>
            </w:pPr>
            <w:bookmarkStart w:id="6068" w:name="_Toc489457712"/>
            <w:bookmarkEnd w:id="6068"/>
          </w:p>
          <w:p w14:paraId="71F11869" w14:textId="453E4105" w:rsidR="00975CC4" w:rsidRPr="00671C8B" w:rsidDel="009453A7" w:rsidRDefault="00975CC4" w:rsidP="00166AF3">
            <w:pPr>
              <w:pStyle w:val="TableBody"/>
              <w:rPr>
                <w:del w:id="6069" w:author="Alban Roche" w:date="2017-08-02T16:32:00Z"/>
                <w:lang w:eastAsia="zh-CN"/>
              </w:rPr>
            </w:pPr>
            <w:del w:id="6070" w:author="Alban Roche" w:date="2017-08-02T16:32:00Z">
              <w:r w:rsidRPr="00671C8B" w:rsidDel="009453A7">
                <w:rPr>
                  <w:b/>
                  <w:lang w:eastAsia="zh-CN"/>
                </w:rPr>
                <w:delText>&lt;MNC&gt;</w:delText>
              </w:r>
              <w:r w:rsidRPr="00671C8B" w:rsidDel="009453A7">
                <w:rPr>
                  <w:lang w:eastAsia="zh-CN"/>
                </w:rPr>
                <w:tab/>
                <w:delText>0 – 99</w:delText>
              </w:r>
              <w:r w:rsidDel="009453A7">
                <w:rPr>
                  <w:lang w:eastAsia="zh-CN"/>
                </w:rPr>
                <w:delText>9</w:delText>
              </w:r>
              <w:r w:rsidRPr="00671C8B" w:rsidDel="009453A7">
                <w:rPr>
                  <w:lang w:eastAsia="zh-CN"/>
                </w:rPr>
                <w:tab/>
                <w:delText>Mobile network code</w:delText>
              </w:r>
              <w:bookmarkStart w:id="6071" w:name="_Toc489457713"/>
              <w:bookmarkEnd w:id="6071"/>
            </w:del>
          </w:p>
          <w:p w14:paraId="49427ADE" w14:textId="00514858" w:rsidR="00975CC4" w:rsidRPr="00765D21" w:rsidDel="009453A7" w:rsidRDefault="00975CC4" w:rsidP="00166AF3">
            <w:pPr>
              <w:pStyle w:val="TableBody"/>
              <w:rPr>
                <w:del w:id="6072" w:author="Alban Roche" w:date="2017-08-02T16:32:00Z"/>
              </w:rPr>
            </w:pPr>
            <w:bookmarkStart w:id="6073" w:name="_Toc489457714"/>
            <w:bookmarkEnd w:id="6073"/>
          </w:p>
          <w:p w14:paraId="167060E8" w14:textId="0DF40777" w:rsidR="00975CC4" w:rsidRPr="00671C8B" w:rsidDel="009453A7" w:rsidRDefault="00975CC4" w:rsidP="00166AF3">
            <w:pPr>
              <w:pStyle w:val="TableBody"/>
              <w:rPr>
                <w:del w:id="6074" w:author="Alban Roche" w:date="2017-08-02T16:32:00Z"/>
                <w:lang w:eastAsia="zh-CN"/>
              </w:rPr>
            </w:pPr>
            <w:del w:id="6075" w:author="Alban Roche" w:date="2017-08-02T16:32:00Z">
              <w:r w:rsidRPr="00671C8B" w:rsidDel="009453A7">
                <w:rPr>
                  <w:b/>
                  <w:lang w:eastAsia="zh-CN"/>
                </w:rPr>
                <w:delText>&lt;CI&gt;</w:delText>
              </w:r>
              <w:r w:rsidRPr="00671C8B" w:rsidDel="009453A7">
                <w:rPr>
                  <w:lang w:eastAsia="zh-CN"/>
                </w:rPr>
                <w:tab/>
                <w:delText>Cell identity</w:delText>
              </w:r>
              <w:r w:rsidDel="009453A7">
                <w:rPr>
                  <w:lang w:eastAsia="zh-CN"/>
                </w:rPr>
                <w:delText>,</w:delText>
              </w:r>
              <w:r w:rsidRPr="00671C8B" w:rsidDel="009453A7">
                <w:rPr>
                  <w:lang w:eastAsia="zh-CN"/>
                </w:rPr>
                <w:delText xml:space="preserve"> 28-bit integer type</w:delText>
              </w:r>
              <w:bookmarkStart w:id="6076" w:name="_Toc489457715"/>
              <w:bookmarkEnd w:id="6076"/>
            </w:del>
          </w:p>
          <w:p w14:paraId="704257FB" w14:textId="65CF2A08" w:rsidR="00975CC4" w:rsidRPr="00765D21" w:rsidDel="009453A7" w:rsidRDefault="00975CC4" w:rsidP="00166AF3">
            <w:pPr>
              <w:pStyle w:val="TableBody"/>
              <w:rPr>
                <w:del w:id="6077" w:author="Alban Roche" w:date="2017-08-02T16:32:00Z"/>
              </w:rPr>
            </w:pPr>
            <w:bookmarkStart w:id="6078" w:name="_Toc489457716"/>
            <w:bookmarkEnd w:id="6078"/>
          </w:p>
          <w:p w14:paraId="3C361EC3" w14:textId="2BA26290" w:rsidR="00975CC4" w:rsidRPr="00671C8B" w:rsidDel="009453A7" w:rsidRDefault="00975CC4" w:rsidP="00166AF3">
            <w:pPr>
              <w:pStyle w:val="TableBody"/>
              <w:rPr>
                <w:del w:id="6079" w:author="Alban Roche" w:date="2017-08-02T16:32:00Z"/>
                <w:lang w:eastAsia="zh-CN"/>
              </w:rPr>
            </w:pPr>
            <w:del w:id="6080" w:author="Alban Roche" w:date="2017-08-02T16:32:00Z">
              <w:r w:rsidRPr="00671C8B" w:rsidDel="009453A7">
                <w:rPr>
                  <w:b/>
                  <w:lang w:eastAsia="zh-CN"/>
                </w:rPr>
                <w:delText>&lt;PhysCellId&gt;</w:delText>
              </w:r>
              <w:r w:rsidRPr="00671C8B" w:rsidDel="009453A7">
                <w:rPr>
                  <w:lang w:eastAsia="zh-CN"/>
                </w:rPr>
                <w:tab/>
                <w:delText>0 – 503</w:delText>
              </w:r>
              <w:r w:rsidRPr="00671C8B" w:rsidDel="009453A7">
                <w:rPr>
                  <w:lang w:eastAsia="zh-CN"/>
                </w:rPr>
                <w:tab/>
                <w:delText>Physical cell ID</w:delText>
              </w:r>
              <w:bookmarkStart w:id="6081" w:name="_Toc489457717"/>
              <w:bookmarkEnd w:id="6081"/>
            </w:del>
          </w:p>
          <w:p w14:paraId="0346EBF2" w14:textId="0FABEC6E" w:rsidR="00975CC4" w:rsidRPr="00765D21" w:rsidDel="009453A7" w:rsidRDefault="00975CC4" w:rsidP="00166AF3">
            <w:pPr>
              <w:pStyle w:val="TableBody"/>
              <w:rPr>
                <w:del w:id="6082" w:author="Alban Roche" w:date="2017-08-02T16:32:00Z"/>
              </w:rPr>
            </w:pPr>
            <w:bookmarkStart w:id="6083" w:name="_Toc489457718"/>
            <w:bookmarkEnd w:id="6083"/>
          </w:p>
          <w:p w14:paraId="52D652DE" w14:textId="52C0F156" w:rsidR="00975CC4" w:rsidRPr="00671C8B" w:rsidDel="009453A7" w:rsidRDefault="00975CC4" w:rsidP="00166AF3">
            <w:pPr>
              <w:pStyle w:val="TableBody"/>
              <w:rPr>
                <w:del w:id="6084" w:author="Alban Roche" w:date="2017-08-02T16:32:00Z"/>
                <w:lang w:eastAsia="zh-CN"/>
              </w:rPr>
            </w:pPr>
            <w:del w:id="6085" w:author="Alban Roche" w:date="2017-08-02T16:32:00Z">
              <w:r w:rsidRPr="00671C8B" w:rsidDel="009453A7">
                <w:rPr>
                  <w:b/>
                  <w:lang w:eastAsia="zh-CN"/>
                </w:rPr>
                <w:delText>&lt;TrackingAreaCode&gt;</w:delText>
              </w:r>
              <w:r w:rsidRPr="00671C8B" w:rsidDel="009453A7">
                <w:rPr>
                  <w:lang w:eastAsia="zh-CN"/>
                </w:rPr>
                <w:tab/>
                <w:delText>Tracking area code, 16-bits integer type</w:delText>
              </w:r>
              <w:bookmarkStart w:id="6086" w:name="_Toc489457719"/>
              <w:bookmarkEnd w:id="6086"/>
            </w:del>
          </w:p>
          <w:p w14:paraId="0335F216" w14:textId="4EF76102" w:rsidR="00975CC4" w:rsidRPr="00765D21" w:rsidDel="009453A7" w:rsidRDefault="00975CC4" w:rsidP="00166AF3">
            <w:pPr>
              <w:pStyle w:val="TableBody"/>
              <w:rPr>
                <w:del w:id="6087" w:author="Alban Roche" w:date="2017-08-02T16:32:00Z"/>
              </w:rPr>
            </w:pPr>
            <w:bookmarkStart w:id="6088" w:name="_Toc489457720"/>
            <w:bookmarkEnd w:id="6088"/>
          </w:p>
          <w:p w14:paraId="4794DB88" w14:textId="0F68F410" w:rsidR="00975CC4" w:rsidRPr="00671C8B" w:rsidDel="009453A7" w:rsidRDefault="00975CC4" w:rsidP="00166AF3">
            <w:pPr>
              <w:pStyle w:val="TableBody"/>
              <w:rPr>
                <w:del w:id="6089" w:author="Alban Roche" w:date="2017-08-02T16:32:00Z"/>
                <w:lang w:eastAsia="zh-CN"/>
              </w:rPr>
            </w:pPr>
            <w:del w:id="6090" w:author="Alban Roche" w:date="2017-08-02T16:32:00Z">
              <w:r w:rsidRPr="00671C8B" w:rsidDel="009453A7">
                <w:rPr>
                  <w:b/>
                  <w:lang w:eastAsia="zh-CN"/>
                </w:rPr>
                <w:delText>&lt;RSRPResult&gt;</w:delText>
              </w:r>
              <w:r w:rsidRPr="00671C8B" w:rsidDel="009453A7">
                <w:rPr>
                  <w:lang w:eastAsia="zh-CN"/>
                </w:rPr>
                <w:tab/>
                <w:delText>0 – 97</w:delText>
              </w:r>
              <w:r w:rsidRPr="00671C8B" w:rsidDel="009453A7">
                <w:rPr>
                  <w:lang w:eastAsia="zh-CN"/>
                </w:rPr>
                <w:tab/>
                <w:delText>Reference signal received power</w:delText>
              </w:r>
              <w:bookmarkStart w:id="6091" w:name="_Toc489457721"/>
              <w:bookmarkEnd w:id="6091"/>
            </w:del>
          </w:p>
          <w:p w14:paraId="34B6CA53" w14:textId="4867C2C2" w:rsidR="00975CC4" w:rsidRPr="00765D21" w:rsidDel="009453A7" w:rsidRDefault="00975CC4" w:rsidP="00166AF3">
            <w:pPr>
              <w:pStyle w:val="TableBody"/>
              <w:rPr>
                <w:del w:id="6092" w:author="Alban Roche" w:date="2017-08-02T16:32:00Z"/>
              </w:rPr>
            </w:pPr>
            <w:bookmarkStart w:id="6093" w:name="_Toc489457722"/>
            <w:bookmarkEnd w:id="6093"/>
          </w:p>
          <w:p w14:paraId="637C9B6E" w14:textId="38D69CD9" w:rsidR="00975CC4" w:rsidRPr="00671C8B" w:rsidDel="009453A7" w:rsidRDefault="00975CC4" w:rsidP="00166AF3">
            <w:pPr>
              <w:pStyle w:val="TableBody"/>
              <w:rPr>
                <w:del w:id="6094" w:author="Alban Roche" w:date="2017-08-02T16:32:00Z"/>
                <w:lang w:eastAsia="zh-CN"/>
              </w:rPr>
            </w:pPr>
            <w:del w:id="6095" w:author="Alban Roche" w:date="2017-08-02T16:32:00Z">
              <w:r w:rsidRPr="00671C8B" w:rsidDel="009453A7">
                <w:rPr>
                  <w:b/>
                  <w:lang w:eastAsia="zh-CN"/>
                </w:rPr>
                <w:delText>&lt;RSRQPResult&gt;</w:delText>
              </w:r>
              <w:r w:rsidRPr="00671C8B" w:rsidDel="009453A7">
                <w:rPr>
                  <w:lang w:eastAsia="zh-CN"/>
                </w:rPr>
                <w:tab/>
                <w:delText>0 – 34</w:delText>
              </w:r>
              <w:r w:rsidRPr="00671C8B" w:rsidDel="009453A7">
                <w:rPr>
                  <w:lang w:eastAsia="zh-CN"/>
                </w:rPr>
                <w:tab/>
                <w:delText>Reference signal reference quality</w:delText>
              </w:r>
              <w:bookmarkStart w:id="6096" w:name="_Toc489457723"/>
              <w:bookmarkEnd w:id="6096"/>
            </w:del>
          </w:p>
          <w:p w14:paraId="3E63BD87" w14:textId="1C4C080D" w:rsidR="00975CC4" w:rsidRPr="00765D21" w:rsidDel="009453A7" w:rsidRDefault="00975CC4" w:rsidP="00166AF3">
            <w:pPr>
              <w:pStyle w:val="TableBody"/>
              <w:rPr>
                <w:del w:id="6097" w:author="Alban Roche" w:date="2017-08-02T16:32:00Z"/>
              </w:rPr>
            </w:pPr>
            <w:bookmarkStart w:id="6098" w:name="_Toc489457724"/>
            <w:bookmarkEnd w:id="6098"/>
          </w:p>
          <w:p w14:paraId="136AB378" w14:textId="3454D9DD" w:rsidR="00975CC4" w:rsidRPr="00671C8B" w:rsidDel="009453A7" w:rsidRDefault="00975CC4" w:rsidP="00166AF3">
            <w:pPr>
              <w:pStyle w:val="TableBody"/>
              <w:rPr>
                <w:del w:id="6099" w:author="Alban Roche" w:date="2017-08-02T16:32:00Z"/>
                <w:lang w:eastAsia="zh-CN"/>
              </w:rPr>
            </w:pPr>
            <w:del w:id="6100" w:author="Alban Roche" w:date="2017-08-02T16:32:00Z">
              <w:r w:rsidRPr="00671C8B" w:rsidDel="009453A7">
                <w:rPr>
                  <w:b/>
                  <w:lang w:eastAsia="zh-CN"/>
                </w:rPr>
                <w:delText>&lt;TA&gt;</w:delText>
              </w:r>
              <w:r w:rsidRPr="00671C8B" w:rsidDel="009453A7">
                <w:rPr>
                  <w:lang w:eastAsia="zh-CN"/>
                </w:rPr>
                <w:tab/>
                <w:delText>0 – 1282</w:delText>
              </w:r>
              <w:r w:rsidRPr="00671C8B" w:rsidDel="009453A7">
                <w:rPr>
                  <w:lang w:eastAsia="zh-CN"/>
                </w:rPr>
                <w:tab/>
                <w:delText>Timing advance</w:delText>
              </w:r>
              <w:bookmarkStart w:id="6101" w:name="_Toc489457725"/>
              <w:bookmarkEnd w:id="6101"/>
            </w:del>
          </w:p>
          <w:p w14:paraId="7F73CABF" w14:textId="3636C748" w:rsidR="00975CC4" w:rsidRPr="00765D21" w:rsidDel="009453A7" w:rsidRDefault="00975CC4" w:rsidP="00166AF3">
            <w:pPr>
              <w:pStyle w:val="TableBody"/>
              <w:rPr>
                <w:del w:id="6102" w:author="Alban Roche" w:date="2017-08-02T16:32:00Z"/>
              </w:rPr>
            </w:pPr>
            <w:bookmarkStart w:id="6103" w:name="_Toc489457726"/>
            <w:bookmarkEnd w:id="6103"/>
          </w:p>
          <w:p w14:paraId="1835FE85" w14:textId="1E9AE6FD" w:rsidR="00975CC4" w:rsidRPr="00671C8B" w:rsidDel="009453A7" w:rsidRDefault="00975CC4" w:rsidP="00166AF3">
            <w:pPr>
              <w:pStyle w:val="TableBody"/>
              <w:rPr>
                <w:del w:id="6104" w:author="Alban Roche" w:date="2017-08-02T16:32:00Z"/>
                <w:lang w:eastAsia="zh-CN"/>
              </w:rPr>
            </w:pPr>
            <w:del w:id="6105" w:author="Alban Roche" w:date="2017-08-02T16:32:00Z">
              <w:r w:rsidRPr="00671C8B" w:rsidDel="009453A7">
                <w:rPr>
                  <w:b/>
                  <w:lang w:eastAsia="zh-CN"/>
                </w:rPr>
                <w:delText>&lt;Earfcn&gt;</w:delText>
              </w:r>
              <w:r w:rsidRPr="00671C8B" w:rsidDel="009453A7">
                <w:rPr>
                  <w:lang w:eastAsia="zh-CN"/>
                </w:rPr>
                <w:tab/>
                <w:delText>Carrier frequency of the neighbor cell designated by the EUTRA absolute radio frequency</w:delText>
              </w:r>
              <w:bookmarkStart w:id="6106" w:name="_Toc489457727"/>
              <w:bookmarkEnd w:id="6106"/>
            </w:del>
          </w:p>
          <w:p w14:paraId="6A71F4FA" w14:textId="379C42B0" w:rsidR="00975CC4" w:rsidRPr="00765D21" w:rsidDel="009453A7" w:rsidRDefault="00975CC4" w:rsidP="00166AF3">
            <w:pPr>
              <w:pStyle w:val="TableBody"/>
              <w:rPr>
                <w:del w:id="6107" w:author="Alban Roche" w:date="2017-08-02T16:32:00Z"/>
              </w:rPr>
            </w:pPr>
            <w:bookmarkStart w:id="6108" w:name="_Toc489457728"/>
            <w:bookmarkEnd w:id="6108"/>
          </w:p>
          <w:p w14:paraId="30D011A8" w14:textId="566DDB98" w:rsidR="00975CC4" w:rsidRPr="00671C8B" w:rsidDel="009453A7" w:rsidRDefault="00975CC4" w:rsidP="00166AF3">
            <w:pPr>
              <w:pStyle w:val="TableBody"/>
              <w:rPr>
                <w:del w:id="6109" w:author="Alban Roche" w:date="2017-08-02T16:32:00Z"/>
                <w:lang w:eastAsia="zh-CN"/>
              </w:rPr>
            </w:pPr>
            <w:del w:id="6110" w:author="Alban Roche" w:date="2017-08-02T16:32:00Z">
              <w:r w:rsidRPr="00671C8B" w:rsidDel="009453A7">
                <w:rPr>
                  <w:b/>
                  <w:lang w:eastAsia="zh-CN"/>
                </w:rPr>
                <w:delText>&lt;PhyCellID&gt;</w:delText>
              </w:r>
              <w:r w:rsidRPr="00671C8B" w:rsidDel="009453A7">
                <w:rPr>
                  <w:lang w:eastAsia="zh-CN"/>
                </w:rPr>
                <w:tab/>
                <w:delText>0 – 503</w:delText>
              </w:r>
              <w:r w:rsidRPr="00671C8B" w:rsidDel="009453A7">
                <w:rPr>
                  <w:lang w:eastAsia="zh-CN"/>
                </w:rPr>
                <w:tab/>
                <w:delText>Physical cell ID of the neighbor cell</w:delText>
              </w:r>
              <w:bookmarkStart w:id="6111" w:name="_Toc489457729"/>
              <w:bookmarkEnd w:id="6111"/>
            </w:del>
          </w:p>
          <w:p w14:paraId="39423705" w14:textId="4F8E3EC8" w:rsidR="00975CC4" w:rsidRPr="00765D21" w:rsidDel="009453A7" w:rsidRDefault="00975CC4" w:rsidP="00166AF3">
            <w:pPr>
              <w:pStyle w:val="TableBody"/>
              <w:rPr>
                <w:del w:id="6112" w:author="Alban Roche" w:date="2017-08-02T16:32:00Z"/>
              </w:rPr>
            </w:pPr>
            <w:bookmarkStart w:id="6113" w:name="_Toc489457730"/>
            <w:bookmarkEnd w:id="6113"/>
          </w:p>
          <w:p w14:paraId="3C457E41" w14:textId="77A96652" w:rsidR="00975CC4" w:rsidRPr="00671C8B" w:rsidDel="009453A7" w:rsidRDefault="00975CC4" w:rsidP="00166AF3">
            <w:pPr>
              <w:pStyle w:val="TableBody"/>
              <w:rPr>
                <w:del w:id="6114" w:author="Alban Roche" w:date="2017-08-02T16:32:00Z"/>
                <w:lang w:eastAsia="zh-CN"/>
              </w:rPr>
            </w:pPr>
            <w:del w:id="6115" w:author="Alban Roche" w:date="2017-08-02T16:32:00Z">
              <w:r w:rsidRPr="00671C8B" w:rsidDel="009453A7">
                <w:rPr>
                  <w:b/>
                  <w:lang w:eastAsia="zh-CN"/>
                </w:rPr>
                <w:delText>&lt;RSRPResult&gt;</w:delText>
              </w:r>
              <w:r w:rsidRPr="00671C8B" w:rsidDel="009453A7">
                <w:rPr>
                  <w:lang w:eastAsia="zh-CN"/>
                </w:rPr>
                <w:tab/>
              </w:r>
              <w:r w:rsidDel="009453A7">
                <w:rPr>
                  <w:lang w:eastAsia="zh-CN"/>
                </w:rPr>
                <w:delText>0</w:delText>
              </w:r>
              <w:r w:rsidRPr="00671C8B" w:rsidDel="009453A7">
                <w:rPr>
                  <w:lang w:eastAsia="zh-CN"/>
                </w:rPr>
                <w:delText xml:space="preserve"> – 97</w:delText>
              </w:r>
              <w:r w:rsidRPr="00671C8B" w:rsidDel="009453A7">
                <w:rPr>
                  <w:lang w:eastAsia="zh-CN"/>
                </w:rPr>
                <w:tab/>
                <w:delText>Average RSRP of the neighbor cell</w:delText>
              </w:r>
              <w:bookmarkStart w:id="6116" w:name="_Toc489457731"/>
              <w:bookmarkEnd w:id="6116"/>
            </w:del>
          </w:p>
          <w:p w14:paraId="5109495F" w14:textId="38C7469C" w:rsidR="00975CC4" w:rsidRPr="00765D21" w:rsidDel="009453A7" w:rsidRDefault="00975CC4" w:rsidP="00166AF3">
            <w:pPr>
              <w:pStyle w:val="TableBody"/>
              <w:rPr>
                <w:del w:id="6117" w:author="Alban Roche" w:date="2017-08-02T16:32:00Z"/>
              </w:rPr>
            </w:pPr>
            <w:bookmarkStart w:id="6118" w:name="_Toc489457732"/>
            <w:bookmarkEnd w:id="6118"/>
          </w:p>
          <w:p w14:paraId="6C509F78" w14:textId="0E481E6A" w:rsidR="00975CC4" w:rsidRPr="00671C8B" w:rsidDel="009453A7" w:rsidRDefault="00975CC4" w:rsidP="00166AF3">
            <w:pPr>
              <w:pStyle w:val="TableBody"/>
              <w:rPr>
                <w:del w:id="6119" w:author="Alban Roche" w:date="2017-08-02T16:32:00Z"/>
                <w:lang w:eastAsia="zh-CN"/>
              </w:rPr>
            </w:pPr>
            <w:del w:id="6120" w:author="Alban Roche" w:date="2017-08-02T16:32:00Z">
              <w:r w:rsidRPr="00671C8B" w:rsidDel="009453A7">
                <w:rPr>
                  <w:b/>
                  <w:lang w:eastAsia="zh-CN"/>
                </w:rPr>
                <w:delText>&lt;RSRQResult&gt;</w:delText>
              </w:r>
              <w:r w:rsidRPr="00671C8B" w:rsidDel="009453A7">
                <w:rPr>
                  <w:lang w:eastAsia="zh-CN"/>
                </w:rPr>
                <w:tab/>
                <w:delText>0 – 34</w:delText>
              </w:r>
              <w:r w:rsidRPr="00671C8B" w:rsidDel="009453A7">
                <w:rPr>
                  <w:lang w:eastAsia="zh-CN"/>
                </w:rPr>
                <w:tab/>
                <w:delText>Average RSRQ of the neighbor cell</w:delText>
              </w:r>
              <w:bookmarkStart w:id="6121" w:name="_Toc489457733"/>
              <w:bookmarkEnd w:id="6121"/>
            </w:del>
          </w:p>
        </w:tc>
        <w:bookmarkStart w:id="6122" w:name="_Toc489457734"/>
        <w:bookmarkEnd w:id="6122"/>
      </w:tr>
      <w:tr w:rsidR="00975CC4" w:rsidRPr="00671C8B" w:rsidDel="009453A7" w14:paraId="295D1FF4" w14:textId="14F96A6E" w:rsidTr="00166AF3">
        <w:trPr>
          <w:cantSplit w:val="0"/>
          <w:trHeight w:val="65"/>
          <w:del w:id="6123" w:author="Alban Roche" w:date="2017-08-02T16:32:00Z"/>
        </w:trPr>
        <w:tc>
          <w:tcPr>
            <w:tcW w:w="1728" w:type="dxa"/>
          </w:tcPr>
          <w:p w14:paraId="3F16B89A" w14:textId="0B571F33" w:rsidR="00975CC4" w:rsidRPr="00671C8B" w:rsidDel="009453A7" w:rsidRDefault="00975CC4" w:rsidP="00166AF3">
            <w:pPr>
              <w:pStyle w:val="TableBody"/>
              <w:rPr>
                <w:del w:id="6124" w:author="Alban Roche" w:date="2017-08-02T16:32:00Z"/>
                <w:i/>
              </w:rPr>
            </w:pPr>
            <w:del w:id="6125" w:author="Alban Roche" w:date="2017-08-02T16:32:00Z">
              <w:r w:rsidRPr="00671C8B" w:rsidDel="009453A7">
                <w:rPr>
                  <w:i/>
                </w:rPr>
                <w:delText>Unsolicited Notification</w:delText>
              </w:r>
              <w:bookmarkStart w:id="6126" w:name="_Toc489457735"/>
              <w:bookmarkEnd w:id="6126"/>
            </w:del>
          </w:p>
        </w:tc>
        <w:tc>
          <w:tcPr>
            <w:tcW w:w="7560" w:type="dxa"/>
          </w:tcPr>
          <w:p w14:paraId="65B4AF74" w14:textId="541B40E2" w:rsidR="00975CC4" w:rsidDel="009453A7" w:rsidRDefault="00975CC4" w:rsidP="00166AF3">
            <w:pPr>
              <w:pStyle w:val="TableBody"/>
              <w:rPr>
                <w:del w:id="6127" w:author="Alban Roche" w:date="2017-08-02T16:32:00Z"/>
                <w:u w:val="single"/>
                <w:lang w:eastAsia="zh-CN"/>
              </w:rPr>
            </w:pPr>
            <w:del w:id="6128" w:author="Alban Roche" w:date="2017-08-02T16:32:00Z">
              <w:r w:rsidDel="009453A7">
                <w:rPr>
                  <w:u w:val="single"/>
                  <w:lang w:eastAsia="zh-CN"/>
                </w:rPr>
                <w:delText>Response for UMTS cells:</w:delText>
              </w:r>
              <w:bookmarkStart w:id="6129" w:name="_Toc489457736"/>
              <w:bookmarkEnd w:id="6129"/>
            </w:del>
          </w:p>
          <w:p w14:paraId="5FBBE83B" w14:textId="5F094A54" w:rsidR="00975CC4" w:rsidRPr="003845D6" w:rsidDel="009453A7" w:rsidRDefault="00975CC4" w:rsidP="00166AF3">
            <w:pPr>
              <w:pStyle w:val="TableBody"/>
              <w:rPr>
                <w:del w:id="6130" w:author="Alban Roche" w:date="2017-08-02T16:32:00Z"/>
                <w:b/>
                <w:lang w:eastAsia="zh-CN"/>
              </w:rPr>
            </w:pPr>
            <w:del w:id="6131" w:author="Alban Roche" w:date="2017-08-02T16:32:00Z">
              <w:r w:rsidRPr="003845D6" w:rsidDel="009453A7">
                <w:rPr>
                  <w:b/>
                  <w:lang w:eastAsia="zh-CN"/>
                </w:rPr>
                <w:delText>+XCELLINFO:&lt;type&gt;,&lt;MCC&gt;,&lt;MNC&gt;,&lt;LAC&gt;,&lt;CI&gt;,&lt;scrambling_code&gt;,</w:delText>
              </w:r>
              <w:r w:rsidDel="009453A7">
                <w:rPr>
                  <w:b/>
                  <w:lang w:eastAsia="zh-CN"/>
                </w:rPr>
                <w:br/>
              </w:r>
              <w:r w:rsidRPr="003845D6" w:rsidDel="009453A7">
                <w:rPr>
                  <w:b/>
                  <w:lang w:eastAsia="zh-CN"/>
                </w:rPr>
                <w:delText>&lt;dl_frequency&gt;,&lt;rscp&gt;,&lt;ecn0&gt;,&lt;pathloss&gt;</w:delText>
              </w:r>
              <w:bookmarkStart w:id="6132" w:name="_Toc489457737"/>
              <w:bookmarkEnd w:id="6132"/>
            </w:del>
          </w:p>
          <w:p w14:paraId="46C8F946" w14:textId="027568EA" w:rsidR="00975CC4" w:rsidRPr="00CA3F4B" w:rsidDel="009453A7" w:rsidRDefault="00975CC4" w:rsidP="00166AF3">
            <w:pPr>
              <w:pStyle w:val="TableBody"/>
              <w:rPr>
                <w:del w:id="6133" w:author="Alban Roche" w:date="2017-08-02T16:32:00Z"/>
              </w:rPr>
            </w:pPr>
            <w:bookmarkStart w:id="6134" w:name="_Toc489457738"/>
            <w:bookmarkEnd w:id="6134"/>
          </w:p>
          <w:p w14:paraId="270FC41A" w14:textId="2E42186A" w:rsidR="00975CC4" w:rsidRPr="00671C8B" w:rsidDel="009453A7" w:rsidRDefault="00975CC4" w:rsidP="00166AF3">
            <w:pPr>
              <w:pStyle w:val="TableBody"/>
              <w:rPr>
                <w:del w:id="6135" w:author="Alban Roche" w:date="2017-08-02T16:32:00Z"/>
                <w:lang w:eastAsia="zh-CN"/>
              </w:rPr>
            </w:pPr>
            <w:del w:id="6136" w:author="Alban Roche" w:date="2017-08-02T16:32:00Z">
              <w:r w:rsidRPr="00671C8B" w:rsidDel="009453A7">
                <w:rPr>
                  <w:u w:val="single"/>
                  <w:lang w:eastAsia="zh-CN"/>
                </w:rPr>
                <w:delText xml:space="preserve">Response for </w:delText>
              </w:r>
              <w:r w:rsidDel="009453A7">
                <w:rPr>
                  <w:u w:val="single"/>
                  <w:lang w:eastAsia="zh-CN"/>
                </w:rPr>
                <w:delText xml:space="preserve">LTE </w:delText>
              </w:r>
              <w:r w:rsidRPr="00671C8B" w:rsidDel="009453A7">
                <w:rPr>
                  <w:u w:val="single"/>
                  <w:lang w:eastAsia="zh-CN"/>
                </w:rPr>
                <w:delText>serving cell</w:delText>
              </w:r>
              <w:r w:rsidDel="009453A7">
                <w:rPr>
                  <w:u w:val="single"/>
                  <w:lang w:eastAsia="zh-CN"/>
                </w:rPr>
                <w:delText>:</w:delText>
              </w:r>
              <w:bookmarkStart w:id="6137" w:name="_Toc489457739"/>
              <w:bookmarkEnd w:id="6137"/>
            </w:del>
          </w:p>
          <w:p w14:paraId="22E2F2D6" w14:textId="59DD2DC8" w:rsidR="00975CC4" w:rsidRPr="00671C8B" w:rsidDel="009453A7" w:rsidRDefault="00975CC4" w:rsidP="00166AF3">
            <w:pPr>
              <w:pStyle w:val="TableBody"/>
              <w:rPr>
                <w:del w:id="6138" w:author="Alban Roche" w:date="2017-08-02T16:32:00Z"/>
                <w:b/>
                <w:lang w:eastAsia="zh-CN"/>
              </w:rPr>
            </w:pPr>
            <w:del w:id="6139" w:author="Alban Roche" w:date="2017-08-02T16:32:00Z">
              <w:r w:rsidRPr="00671C8B" w:rsidDel="009453A7">
                <w:rPr>
                  <w:b/>
                  <w:lang w:eastAsia="zh-CN"/>
                </w:rPr>
                <w:delText>+XCELLINFO:&lt;type&gt;&lt;MCC&gt;,&lt;MNC&gt;,&lt;CI&gt;,&lt;PhyCellInd&gt;,&lt;TrackingAreaCode&gt;,</w:delText>
              </w:r>
              <w:r w:rsidRPr="00671C8B" w:rsidDel="009453A7">
                <w:rPr>
                  <w:b/>
                  <w:lang w:eastAsia="zh-CN"/>
                </w:rPr>
                <w:br/>
                <w:delText>&lt;RSR</w:delText>
              </w:r>
              <w:r w:rsidDel="009453A7">
                <w:rPr>
                  <w:b/>
                  <w:lang w:eastAsia="zh-CN"/>
                </w:rPr>
                <w:delText>P</w:delText>
              </w:r>
              <w:r w:rsidRPr="00671C8B" w:rsidDel="009453A7">
                <w:rPr>
                  <w:b/>
                  <w:lang w:eastAsia="zh-CN"/>
                </w:rPr>
                <w:delText>Result&gt;,&lt;RSRQResult&gt;,&lt;TA&gt;</w:delText>
              </w:r>
              <w:bookmarkStart w:id="6140" w:name="_Toc489457740"/>
              <w:bookmarkEnd w:id="6140"/>
            </w:del>
          </w:p>
          <w:p w14:paraId="778AC9F7" w14:textId="15322654" w:rsidR="00975CC4" w:rsidRPr="00765D21" w:rsidDel="009453A7" w:rsidRDefault="00975CC4" w:rsidP="00166AF3">
            <w:pPr>
              <w:pStyle w:val="TableBody"/>
              <w:rPr>
                <w:del w:id="6141" w:author="Alban Roche" w:date="2017-08-02T16:32:00Z"/>
              </w:rPr>
            </w:pPr>
            <w:bookmarkStart w:id="6142" w:name="_Toc489457741"/>
            <w:bookmarkEnd w:id="6142"/>
          </w:p>
          <w:p w14:paraId="2272FAD9" w14:textId="20817509" w:rsidR="00975CC4" w:rsidRPr="00671C8B" w:rsidDel="009453A7" w:rsidRDefault="00975CC4" w:rsidP="00166AF3">
            <w:pPr>
              <w:pStyle w:val="TableBody"/>
              <w:rPr>
                <w:del w:id="6143" w:author="Alban Roche" w:date="2017-08-02T16:32:00Z"/>
                <w:u w:val="single"/>
                <w:lang w:eastAsia="zh-CN"/>
              </w:rPr>
            </w:pPr>
            <w:del w:id="6144" w:author="Alban Roche" w:date="2017-08-02T16:32:00Z">
              <w:r w:rsidRPr="00671C8B" w:rsidDel="009453A7">
                <w:rPr>
                  <w:u w:val="single"/>
                  <w:lang w:eastAsia="zh-CN"/>
                </w:rPr>
                <w:delText xml:space="preserve">Response for </w:delText>
              </w:r>
              <w:r w:rsidDel="009453A7">
                <w:rPr>
                  <w:u w:val="single"/>
                  <w:lang w:eastAsia="zh-CN"/>
                </w:rPr>
                <w:delText xml:space="preserve">LTE </w:delText>
              </w:r>
              <w:r w:rsidRPr="00671C8B" w:rsidDel="009453A7">
                <w:rPr>
                  <w:u w:val="single"/>
                  <w:lang w:eastAsia="zh-CN"/>
                </w:rPr>
                <w:delText>neighbor cell</w:delText>
              </w:r>
              <w:r w:rsidDel="009453A7">
                <w:rPr>
                  <w:u w:val="single"/>
                  <w:lang w:eastAsia="zh-CN"/>
                </w:rPr>
                <w:delText>:</w:delText>
              </w:r>
              <w:bookmarkStart w:id="6145" w:name="_Toc489457742"/>
              <w:bookmarkEnd w:id="6145"/>
            </w:del>
          </w:p>
          <w:p w14:paraId="300E22E3" w14:textId="6DC333FF" w:rsidR="00975CC4" w:rsidRPr="00671C8B" w:rsidDel="009453A7" w:rsidRDefault="00975CC4" w:rsidP="00166AF3">
            <w:pPr>
              <w:pStyle w:val="TableBody"/>
              <w:rPr>
                <w:del w:id="6146" w:author="Alban Roche" w:date="2017-08-02T16:32:00Z"/>
                <w:b/>
                <w:lang w:eastAsia="zh-CN"/>
              </w:rPr>
            </w:pPr>
            <w:del w:id="6147" w:author="Alban Roche" w:date="2017-08-02T16:32:00Z">
              <w:r w:rsidRPr="00671C8B" w:rsidDel="009453A7">
                <w:rPr>
                  <w:b/>
                  <w:lang w:eastAsia="zh-CN"/>
                </w:rPr>
                <w:delText>+XCELLINFO: &lt;type&gt;,[[&lt;Earfcn&gt;,[&lt;PhyCellID&gt;,[&lt; RSRPResult&gt;,[&lt;RSRQResult&gt;]]]]]</w:delText>
              </w:r>
              <w:bookmarkStart w:id="6148" w:name="_Toc489457743"/>
              <w:bookmarkEnd w:id="6148"/>
            </w:del>
          </w:p>
        </w:tc>
        <w:bookmarkStart w:id="6149" w:name="_Toc489457744"/>
        <w:bookmarkEnd w:id="6149"/>
      </w:tr>
    </w:tbl>
    <w:p w14:paraId="749FA409" w14:textId="77777777" w:rsidR="00975CC4" w:rsidRDefault="00975CC4" w:rsidP="0059466D">
      <w:pPr>
        <w:pStyle w:val="Heading2"/>
        <w:numPr>
          <w:ilvl w:val="1"/>
          <w:numId w:val="11"/>
        </w:numPr>
        <w:ind w:left="1080" w:hanging="1080"/>
      </w:pPr>
      <w:bookmarkStart w:id="6150" w:name="_Toc422388717"/>
      <w:bookmarkStart w:id="6151" w:name="_Toc422731350"/>
      <w:bookmarkStart w:id="6152" w:name="_Toc424133166"/>
      <w:bookmarkStart w:id="6153" w:name="_Toc422388718"/>
      <w:bookmarkStart w:id="6154" w:name="_Toc422731351"/>
      <w:bookmarkStart w:id="6155" w:name="_Toc424133167"/>
      <w:bookmarkStart w:id="6156" w:name="_Ref448916235"/>
      <w:bookmarkStart w:id="6157" w:name="_Toc486251600"/>
      <w:bookmarkStart w:id="6158" w:name="_Toc489457745"/>
      <w:bookmarkStart w:id="6159" w:name="_Ref405796650"/>
      <w:bookmarkEnd w:id="5754"/>
      <w:bookmarkEnd w:id="5755"/>
      <w:bookmarkEnd w:id="6150"/>
      <w:bookmarkEnd w:id="6151"/>
      <w:bookmarkEnd w:id="6152"/>
      <w:bookmarkEnd w:id="6153"/>
      <w:bookmarkEnd w:id="6154"/>
      <w:bookmarkEnd w:id="6155"/>
      <w:commentRangeStart w:id="6160"/>
      <w:r w:rsidRPr="00AE67EA">
        <w:t>+</w:t>
      </w:r>
      <w:r>
        <w:t xml:space="preserve">KSLEEP </w:t>
      </w:r>
      <w:r w:rsidRPr="00AE67EA">
        <w:t xml:space="preserve">Command: </w:t>
      </w:r>
      <w:r>
        <w:t>Power Management Control for UART</w:t>
      </w:r>
      <w:commentRangeEnd w:id="6160"/>
      <w:r>
        <w:rPr>
          <w:rStyle w:val="CommentReference"/>
          <w:rFonts w:ascii="Verdana" w:eastAsia="Times New Roman" w:hAnsi="Verdana" w:cs="Times New Roman"/>
          <w:b w:val="0"/>
          <w:lang w:eastAsia="en-US"/>
        </w:rPr>
        <w:commentReference w:id="6160"/>
      </w:r>
      <w:bookmarkEnd w:id="6156"/>
      <w:bookmarkEnd w:id="6157"/>
      <w:bookmarkEnd w:id="6158"/>
    </w:p>
    <w:tbl>
      <w:tblPr>
        <w:tblStyle w:val="TableSWIleft"/>
        <w:tblW w:w="9288" w:type="dxa"/>
        <w:tblLayout w:type="fixed"/>
        <w:tblLook w:val="04A0" w:firstRow="1" w:lastRow="0" w:firstColumn="1" w:lastColumn="0" w:noHBand="0" w:noVBand="1"/>
      </w:tblPr>
      <w:tblGrid>
        <w:gridCol w:w="1728"/>
        <w:gridCol w:w="7560"/>
      </w:tblGrid>
      <w:tr w:rsidR="00975CC4" w:rsidRPr="00C41274" w14:paraId="59647339"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2B64E9A7" w14:textId="23660A1B" w:rsidR="00975CC4" w:rsidRPr="00C41274" w:rsidRDefault="00975CC4">
            <w:pPr>
              <w:pStyle w:val="TableRowHead"/>
              <w:spacing w:before="144" w:after="144"/>
              <w:rPr>
                <w:bCs w:val="0"/>
              </w:rPr>
            </w:pPr>
            <w:del w:id="6161" w:author="Alban Roche" w:date="2017-08-02T14:40:00Z">
              <w:r w:rsidDel="00F22490">
                <w:delText>HL7618, HL7618RD, HL7648, HL7650, HL7688, HL7690 and HL7692</w:delText>
              </w:r>
            </w:del>
            <w:ins w:id="6162" w:author="Alban Roche" w:date="2017-08-02T14:40:00Z">
              <w:r w:rsidR="00F22490">
                <w:t>HL7800</w:t>
              </w:r>
            </w:ins>
          </w:p>
        </w:tc>
      </w:tr>
      <w:tr w:rsidR="00975CC4" w:rsidRPr="00C41274" w14:paraId="12E74A96" w14:textId="77777777" w:rsidTr="00166AF3">
        <w:trPr>
          <w:trHeight w:val="42"/>
        </w:trPr>
        <w:tc>
          <w:tcPr>
            <w:tcW w:w="1728" w:type="dxa"/>
          </w:tcPr>
          <w:p w14:paraId="7DA53D73" w14:textId="77777777" w:rsidR="00975CC4" w:rsidRPr="00C41274" w:rsidRDefault="00975CC4" w:rsidP="00166AF3">
            <w:pPr>
              <w:pStyle w:val="TableBody"/>
              <w:rPr>
                <w:i/>
              </w:rPr>
            </w:pPr>
            <w:r w:rsidRPr="00C41274">
              <w:rPr>
                <w:i/>
              </w:rPr>
              <w:t>Test command</w:t>
            </w:r>
          </w:p>
          <w:p w14:paraId="47336C9F" w14:textId="77777777" w:rsidR="00975CC4" w:rsidRPr="00C41274" w:rsidRDefault="00975CC4" w:rsidP="00166AF3">
            <w:pPr>
              <w:pStyle w:val="TableBody"/>
            </w:pPr>
          </w:p>
          <w:p w14:paraId="1ADAF5BE" w14:textId="77777777" w:rsidR="00975CC4" w:rsidRPr="00C41274" w:rsidRDefault="00975CC4" w:rsidP="00166AF3">
            <w:pPr>
              <w:pStyle w:val="TableBody"/>
              <w:rPr>
                <w:u w:val="single"/>
              </w:rPr>
            </w:pPr>
            <w:r w:rsidRPr="00C41274">
              <w:rPr>
                <w:u w:val="single"/>
              </w:rPr>
              <w:t>Syntax</w:t>
            </w:r>
          </w:p>
          <w:p w14:paraId="5D1235AA" w14:textId="77777777" w:rsidR="00975CC4" w:rsidRPr="00C41274" w:rsidRDefault="00975CC4" w:rsidP="00166AF3">
            <w:pPr>
              <w:pStyle w:val="TableBody"/>
            </w:pPr>
            <w:r w:rsidRPr="00C41274">
              <w:rPr>
                <w:b/>
              </w:rPr>
              <w:t>AT+KSLEEP=?</w:t>
            </w:r>
          </w:p>
        </w:tc>
        <w:tc>
          <w:tcPr>
            <w:tcW w:w="7560" w:type="dxa"/>
          </w:tcPr>
          <w:p w14:paraId="1EA1AB14" w14:textId="77777777" w:rsidR="00975CC4" w:rsidRPr="00C41274" w:rsidRDefault="00975CC4" w:rsidP="00166AF3">
            <w:pPr>
              <w:pStyle w:val="TableBody"/>
              <w:rPr>
                <w:u w:val="single"/>
              </w:rPr>
            </w:pPr>
          </w:p>
          <w:p w14:paraId="3B2CDC75" w14:textId="77777777" w:rsidR="00975CC4" w:rsidRPr="00C41274" w:rsidRDefault="00975CC4" w:rsidP="00166AF3">
            <w:pPr>
              <w:pStyle w:val="TableBody"/>
              <w:rPr>
                <w:u w:val="single"/>
              </w:rPr>
            </w:pPr>
          </w:p>
          <w:p w14:paraId="43124534" w14:textId="77777777" w:rsidR="00975CC4" w:rsidRPr="00C41274" w:rsidRDefault="00975CC4" w:rsidP="00166AF3">
            <w:pPr>
              <w:pStyle w:val="TableBody"/>
              <w:rPr>
                <w:u w:val="single"/>
              </w:rPr>
            </w:pPr>
            <w:r w:rsidRPr="00C41274">
              <w:rPr>
                <w:u w:val="single"/>
              </w:rPr>
              <w:t>Response</w:t>
            </w:r>
          </w:p>
          <w:p w14:paraId="2EF5A76B" w14:textId="77777777" w:rsidR="00975CC4" w:rsidRPr="00C41274" w:rsidRDefault="00975CC4" w:rsidP="00166AF3">
            <w:pPr>
              <w:pStyle w:val="TableBody"/>
            </w:pPr>
            <w:r w:rsidRPr="00C41274">
              <w:rPr>
                <w:b/>
              </w:rPr>
              <w:t>+KSLEEP:</w:t>
            </w:r>
            <w:r w:rsidRPr="00C41274">
              <w:t xml:space="preserve"> (list of supported </w:t>
            </w:r>
            <w:r w:rsidRPr="00C41274">
              <w:rPr>
                <w:b/>
              </w:rPr>
              <w:t>&lt;mngt&gt;</w:t>
            </w:r>
            <w:r w:rsidRPr="00C41274">
              <w:t>s)</w:t>
            </w:r>
          </w:p>
          <w:p w14:paraId="2124914F" w14:textId="77777777" w:rsidR="00975CC4" w:rsidRPr="00C41274" w:rsidRDefault="00975CC4" w:rsidP="00166AF3">
            <w:pPr>
              <w:pStyle w:val="TableBody"/>
            </w:pPr>
            <w:r w:rsidRPr="00C41274">
              <w:rPr>
                <w:b/>
              </w:rPr>
              <w:t>OK</w:t>
            </w:r>
          </w:p>
        </w:tc>
      </w:tr>
      <w:tr w:rsidR="00975CC4" w:rsidRPr="00C41274" w14:paraId="35DA2A47" w14:textId="77777777" w:rsidTr="00166AF3">
        <w:trPr>
          <w:trHeight w:val="42"/>
        </w:trPr>
        <w:tc>
          <w:tcPr>
            <w:tcW w:w="1728" w:type="dxa"/>
          </w:tcPr>
          <w:p w14:paraId="4E250986" w14:textId="77777777" w:rsidR="00975CC4" w:rsidRPr="00C41274" w:rsidRDefault="00975CC4" w:rsidP="00166AF3">
            <w:pPr>
              <w:pStyle w:val="TableBody"/>
              <w:rPr>
                <w:i/>
              </w:rPr>
            </w:pPr>
            <w:r w:rsidRPr="00C41274">
              <w:rPr>
                <w:i/>
              </w:rPr>
              <w:t>Read command</w:t>
            </w:r>
          </w:p>
          <w:p w14:paraId="7DEB39E2" w14:textId="77777777" w:rsidR="00975CC4" w:rsidRPr="00C41274" w:rsidRDefault="00975CC4" w:rsidP="00166AF3">
            <w:pPr>
              <w:pStyle w:val="TableBody"/>
            </w:pPr>
          </w:p>
          <w:p w14:paraId="44189BFF" w14:textId="77777777" w:rsidR="00975CC4" w:rsidRPr="00C41274" w:rsidRDefault="00975CC4" w:rsidP="00166AF3">
            <w:pPr>
              <w:pStyle w:val="TableBody"/>
              <w:rPr>
                <w:u w:val="single"/>
              </w:rPr>
            </w:pPr>
            <w:r w:rsidRPr="00C41274">
              <w:rPr>
                <w:u w:val="single"/>
              </w:rPr>
              <w:t>Syntax</w:t>
            </w:r>
          </w:p>
          <w:p w14:paraId="7F255A14" w14:textId="77777777" w:rsidR="00975CC4" w:rsidRPr="00C41274" w:rsidRDefault="00975CC4" w:rsidP="00166AF3">
            <w:pPr>
              <w:pStyle w:val="TableBody"/>
              <w:rPr>
                <w:i/>
              </w:rPr>
            </w:pPr>
            <w:r w:rsidRPr="00C41274">
              <w:rPr>
                <w:b/>
              </w:rPr>
              <w:t>AT+KSLEEP?</w:t>
            </w:r>
          </w:p>
        </w:tc>
        <w:tc>
          <w:tcPr>
            <w:tcW w:w="7560" w:type="dxa"/>
          </w:tcPr>
          <w:p w14:paraId="56FDA64D" w14:textId="77777777" w:rsidR="00975CC4" w:rsidRPr="00C41274" w:rsidRDefault="00975CC4" w:rsidP="00166AF3">
            <w:pPr>
              <w:pStyle w:val="TableBody"/>
              <w:rPr>
                <w:u w:val="single"/>
              </w:rPr>
            </w:pPr>
          </w:p>
          <w:p w14:paraId="5BE1CDAF" w14:textId="77777777" w:rsidR="00975CC4" w:rsidRPr="00C41274" w:rsidRDefault="00975CC4" w:rsidP="00166AF3">
            <w:pPr>
              <w:pStyle w:val="TableBody"/>
              <w:rPr>
                <w:u w:val="single"/>
              </w:rPr>
            </w:pPr>
          </w:p>
          <w:p w14:paraId="009C9A21" w14:textId="77777777" w:rsidR="00975CC4" w:rsidRPr="00C41274" w:rsidRDefault="00975CC4" w:rsidP="00166AF3">
            <w:pPr>
              <w:pStyle w:val="TableBody"/>
              <w:rPr>
                <w:u w:val="single"/>
              </w:rPr>
            </w:pPr>
            <w:r w:rsidRPr="00C41274">
              <w:rPr>
                <w:u w:val="single"/>
              </w:rPr>
              <w:t>Response</w:t>
            </w:r>
          </w:p>
          <w:p w14:paraId="12D19884" w14:textId="77777777" w:rsidR="00975CC4" w:rsidRPr="00C41274" w:rsidRDefault="00975CC4" w:rsidP="00166AF3">
            <w:pPr>
              <w:pStyle w:val="TableBody"/>
              <w:rPr>
                <w:b/>
              </w:rPr>
            </w:pPr>
            <w:r w:rsidRPr="00C41274">
              <w:rPr>
                <w:b/>
              </w:rPr>
              <w:t>+KSLEEP: &lt;mngt&gt;</w:t>
            </w:r>
          </w:p>
          <w:p w14:paraId="0DD4C019" w14:textId="77777777" w:rsidR="00975CC4" w:rsidRPr="00C41274" w:rsidRDefault="00975CC4" w:rsidP="00166AF3">
            <w:pPr>
              <w:pStyle w:val="TableBody"/>
              <w:rPr>
                <w:u w:val="single"/>
              </w:rPr>
            </w:pPr>
            <w:r w:rsidRPr="00C41274">
              <w:rPr>
                <w:b/>
              </w:rPr>
              <w:t>OK</w:t>
            </w:r>
          </w:p>
        </w:tc>
      </w:tr>
      <w:tr w:rsidR="00975CC4" w:rsidRPr="00C41274" w14:paraId="10104DF1" w14:textId="77777777" w:rsidTr="00166AF3">
        <w:trPr>
          <w:trHeight w:val="42"/>
        </w:trPr>
        <w:tc>
          <w:tcPr>
            <w:tcW w:w="1728" w:type="dxa"/>
          </w:tcPr>
          <w:p w14:paraId="0D94C7EA" w14:textId="77777777" w:rsidR="00975CC4" w:rsidRPr="00C41274" w:rsidRDefault="00975CC4" w:rsidP="00166AF3">
            <w:pPr>
              <w:pStyle w:val="TableBody"/>
              <w:rPr>
                <w:i/>
              </w:rPr>
            </w:pPr>
            <w:r w:rsidRPr="00C41274">
              <w:rPr>
                <w:i/>
              </w:rPr>
              <w:t>Write command</w:t>
            </w:r>
          </w:p>
          <w:p w14:paraId="1FC61D33" w14:textId="77777777" w:rsidR="00975CC4" w:rsidRPr="00C41274" w:rsidRDefault="00975CC4" w:rsidP="00166AF3">
            <w:pPr>
              <w:pStyle w:val="TableBody"/>
            </w:pPr>
          </w:p>
          <w:p w14:paraId="0E5AE20E" w14:textId="77777777" w:rsidR="00975CC4" w:rsidRPr="00C41274" w:rsidRDefault="00975CC4" w:rsidP="00166AF3">
            <w:pPr>
              <w:pStyle w:val="TableBody"/>
              <w:rPr>
                <w:u w:val="single"/>
              </w:rPr>
            </w:pPr>
            <w:r w:rsidRPr="00C41274">
              <w:rPr>
                <w:u w:val="single"/>
              </w:rPr>
              <w:t>Syntax</w:t>
            </w:r>
          </w:p>
          <w:p w14:paraId="4F9EF339" w14:textId="77777777" w:rsidR="00975CC4" w:rsidRPr="00C41274" w:rsidRDefault="00975CC4" w:rsidP="00166AF3">
            <w:pPr>
              <w:pStyle w:val="TableBody"/>
              <w:rPr>
                <w:i/>
              </w:rPr>
            </w:pPr>
            <w:r w:rsidRPr="00C41274">
              <w:rPr>
                <w:b/>
              </w:rPr>
              <w:t>AT+KSLEEP=</w:t>
            </w:r>
            <w:r>
              <w:rPr>
                <w:b/>
              </w:rPr>
              <w:br/>
            </w:r>
            <w:r w:rsidRPr="00C41274">
              <w:rPr>
                <w:b/>
              </w:rPr>
              <w:t>&lt;mngt&gt;</w:t>
            </w:r>
          </w:p>
        </w:tc>
        <w:tc>
          <w:tcPr>
            <w:tcW w:w="7560" w:type="dxa"/>
          </w:tcPr>
          <w:p w14:paraId="1FE5BE21" w14:textId="77777777" w:rsidR="00975CC4" w:rsidRPr="00C41274" w:rsidRDefault="00975CC4" w:rsidP="00166AF3">
            <w:pPr>
              <w:pStyle w:val="TableBody"/>
              <w:rPr>
                <w:u w:val="single"/>
              </w:rPr>
            </w:pPr>
          </w:p>
          <w:p w14:paraId="4BBBCB75" w14:textId="77777777" w:rsidR="00975CC4" w:rsidRPr="00C41274" w:rsidRDefault="00975CC4" w:rsidP="00166AF3">
            <w:pPr>
              <w:pStyle w:val="TableBody"/>
              <w:rPr>
                <w:u w:val="single"/>
              </w:rPr>
            </w:pPr>
          </w:p>
          <w:p w14:paraId="7E792EAD" w14:textId="77777777" w:rsidR="00975CC4" w:rsidRPr="00C41274" w:rsidRDefault="00975CC4" w:rsidP="00166AF3">
            <w:pPr>
              <w:pStyle w:val="TableBody"/>
              <w:rPr>
                <w:u w:val="single"/>
              </w:rPr>
            </w:pPr>
            <w:r w:rsidRPr="00C41274">
              <w:rPr>
                <w:u w:val="single"/>
              </w:rPr>
              <w:t>Response</w:t>
            </w:r>
          </w:p>
          <w:p w14:paraId="0A00A7A0" w14:textId="77777777" w:rsidR="00975CC4" w:rsidRPr="00C41274" w:rsidRDefault="00975CC4" w:rsidP="00166AF3">
            <w:pPr>
              <w:pStyle w:val="TableBody"/>
            </w:pPr>
            <w:r w:rsidRPr="00C41274">
              <w:rPr>
                <w:b/>
              </w:rPr>
              <w:t>OK</w:t>
            </w:r>
          </w:p>
          <w:p w14:paraId="562B5381" w14:textId="77777777" w:rsidR="00975CC4" w:rsidRPr="00C41274" w:rsidRDefault="00975CC4" w:rsidP="00166AF3">
            <w:pPr>
              <w:pStyle w:val="TableBody"/>
              <w:rPr>
                <w:u w:val="single"/>
              </w:rPr>
            </w:pPr>
          </w:p>
          <w:p w14:paraId="572F6669" w14:textId="77777777" w:rsidR="00975CC4" w:rsidRPr="00C41274" w:rsidRDefault="00975CC4" w:rsidP="00166AF3">
            <w:pPr>
              <w:pStyle w:val="TableBody"/>
              <w:rPr>
                <w:u w:val="single"/>
              </w:rPr>
            </w:pPr>
            <w:r w:rsidRPr="00C41274">
              <w:rPr>
                <w:u w:val="single"/>
              </w:rPr>
              <w:t>Parameters</w:t>
            </w:r>
          </w:p>
          <w:p w14:paraId="5078AF39" w14:textId="77777777" w:rsidR="00975CC4" w:rsidRDefault="00975CC4" w:rsidP="00166AF3">
            <w:pPr>
              <w:pStyle w:val="TableBody"/>
            </w:pPr>
            <w:r w:rsidRPr="00C41274">
              <w:rPr>
                <w:b/>
              </w:rPr>
              <w:t>&lt;mngt&gt;</w:t>
            </w:r>
            <w:r>
              <w:tab/>
              <w:t>0</w:t>
            </w:r>
            <w:r>
              <w:tab/>
              <w:t xml:space="preserve">The UART doesn’t go to sleep mode as long as the DTR is active (low </w:t>
            </w:r>
            <w:r>
              <w:tab/>
            </w:r>
            <w:r>
              <w:tab/>
            </w:r>
            <w:r>
              <w:tab/>
              <w:t>level). The DTR has to be active to send AT commands.</w:t>
            </w:r>
          </w:p>
          <w:p w14:paraId="40E6F8D2" w14:textId="77777777" w:rsidR="00975CC4" w:rsidRPr="00C41274" w:rsidRDefault="00975CC4" w:rsidP="00166AF3">
            <w:pPr>
              <w:pStyle w:val="TableBody"/>
            </w:pPr>
            <w:r w:rsidRPr="00C70CB8">
              <w:tab/>
            </w:r>
            <w:r w:rsidRPr="00C70CB8">
              <w:tab/>
            </w:r>
            <w:r w:rsidRPr="000963B3">
              <w:rPr>
                <w:u w:val="single"/>
              </w:rPr>
              <w:t>1</w:t>
            </w:r>
            <w:r w:rsidRPr="00C41274">
              <w:tab/>
              <w:t xml:space="preserve">The </w:t>
            </w:r>
            <w:r>
              <w:t xml:space="preserve">UART decides by itself (internal timing) when it will go to sleep </w:t>
            </w:r>
            <w:r>
              <w:tab/>
            </w:r>
            <w:r>
              <w:tab/>
            </w:r>
            <w:r>
              <w:tab/>
            </w:r>
            <w:r>
              <w:tab/>
              <w:t>mode, and it will be woken up with a character</w:t>
            </w:r>
          </w:p>
          <w:p w14:paraId="77E46554" w14:textId="77777777" w:rsidR="00975CC4" w:rsidRPr="00C41274" w:rsidRDefault="00975CC4" w:rsidP="00166AF3">
            <w:pPr>
              <w:pStyle w:val="TableBody"/>
              <w:rPr>
                <w:u w:val="single"/>
              </w:rPr>
            </w:pPr>
            <w:r>
              <w:tab/>
            </w:r>
            <w:r w:rsidRPr="00C41274">
              <w:tab/>
            </w:r>
            <w:r w:rsidRPr="000963B3">
              <w:t>2</w:t>
            </w:r>
            <w:r w:rsidRPr="00C41274">
              <w:tab/>
              <w:t xml:space="preserve">The </w:t>
            </w:r>
            <w:r>
              <w:t xml:space="preserve">UART </w:t>
            </w:r>
            <w:r w:rsidRPr="00C41274">
              <w:t xml:space="preserve">never goes in sleep mode </w:t>
            </w:r>
            <w:r>
              <w:t xml:space="preserve">regardless of the </w:t>
            </w:r>
            <w:r w:rsidRPr="00C41274">
              <w:t>DTR state</w:t>
            </w:r>
          </w:p>
        </w:tc>
      </w:tr>
      <w:tr w:rsidR="00975CC4" w:rsidRPr="00C41274" w14:paraId="7800FA35" w14:textId="77777777" w:rsidTr="00166AF3">
        <w:trPr>
          <w:trHeight w:val="42"/>
        </w:trPr>
        <w:tc>
          <w:tcPr>
            <w:tcW w:w="1728" w:type="dxa"/>
          </w:tcPr>
          <w:p w14:paraId="5C8AC4EE" w14:textId="77777777" w:rsidR="00975CC4" w:rsidRPr="00C41274" w:rsidRDefault="00975CC4" w:rsidP="00166AF3">
            <w:pPr>
              <w:pStyle w:val="TableBody"/>
              <w:rPr>
                <w:u w:val="single"/>
              </w:rPr>
            </w:pPr>
            <w:r w:rsidRPr="00C41274">
              <w:rPr>
                <w:u w:val="single"/>
              </w:rPr>
              <w:t>Reference</w:t>
            </w:r>
          </w:p>
          <w:p w14:paraId="52B1C902" w14:textId="77777777" w:rsidR="00975CC4" w:rsidRPr="00C41274" w:rsidRDefault="00975CC4" w:rsidP="00166AF3">
            <w:pPr>
              <w:pStyle w:val="TableBody"/>
              <w:rPr>
                <w:i/>
              </w:rPr>
            </w:pPr>
            <w:r w:rsidRPr="00C41274">
              <w:t>Sierra Wireless Proprietary</w:t>
            </w:r>
          </w:p>
        </w:tc>
        <w:tc>
          <w:tcPr>
            <w:tcW w:w="7560" w:type="dxa"/>
          </w:tcPr>
          <w:p w14:paraId="097936CF" w14:textId="77777777" w:rsidR="00975CC4" w:rsidRPr="00C41274" w:rsidRDefault="00975CC4" w:rsidP="00166AF3">
            <w:pPr>
              <w:pStyle w:val="TableBody"/>
              <w:rPr>
                <w:u w:val="single"/>
              </w:rPr>
            </w:pPr>
            <w:r w:rsidRPr="00C41274">
              <w:rPr>
                <w:u w:val="single"/>
              </w:rPr>
              <w:t>Notes</w:t>
            </w:r>
          </w:p>
          <w:p w14:paraId="0A3857F4" w14:textId="77777777" w:rsidR="00975CC4" w:rsidRDefault="00975CC4" w:rsidP="0059466D">
            <w:pPr>
              <w:pStyle w:val="TableBody"/>
              <w:numPr>
                <w:ilvl w:val="0"/>
                <w:numId w:val="69"/>
              </w:numPr>
            </w:pPr>
            <w:r>
              <w:t>The current configuration is kept in non-volatile memory over module reboot.</w:t>
            </w:r>
          </w:p>
          <w:p w14:paraId="2E92DA53" w14:textId="77777777" w:rsidR="00975CC4" w:rsidRDefault="00975CC4" w:rsidP="0059466D">
            <w:pPr>
              <w:pStyle w:val="TableBody"/>
              <w:numPr>
                <w:ilvl w:val="0"/>
                <w:numId w:val="69"/>
              </w:numPr>
            </w:pPr>
            <w:r>
              <w:t>This command only controls UART power management, and does not affect the USB AT command port.</w:t>
            </w:r>
          </w:p>
          <w:p w14:paraId="52CE5BD9" w14:textId="77777777" w:rsidR="00975CC4" w:rsidRPr="006D10EB" w:rsidRDefault="00975CC4" w:rsidP="0059466D">
            <w:pPr>
              <w:pStyle w:val="TableBody"/>
              <w:numPr>
                <w:ilvl w:val="0"/>
                <w:numId w:val="69"/>
              </w:numPr>
            </w:pPr>
            <w:r>
              <w:t>This command can be used without a SIM.</w:t>
            </w:r>
          </w:p>
          <w:p w14:paraId="51A6686D" w14:textId="77777777" w:rsidR="00975CC4" w:rsidRPr="00C41274" w:rsidRDefault="00975CC4" w:rsidP="0059466D">
            <w:pPr>
              <w:pStyle w:val="TableBody"/>
              <w:numPr>
                <w:ilvl w:val="0"/>
                <w:numId w:val="69"/>
              </w:numPr>
              <w:rPr>
                <w:u w:val="single"/>
              </w:rPr>
            </w:pPr>
            <w:r>
              <w:t>When AT+KSLEEP=1 and the module is in sleep mode, the user needs to input a character to wake the module up. After which, AT commands can be input normally.</w:t>
            </w:r>
          </w:p>
        </w:tc>
      </w:tr>
      <w:tr w:rsidR="00975CC4" w:rsidRPr="00C41274" w14:paraId="11EC42CE" w14:textId="77777777" w:rsidTr="00166AF3">
        <w:trPr>
          <w:trHeight w:val="42"/>
        </w:trPr>
        <w:tc>
          <w:tcPr>
            <w:tcW w:w="1728" w:type="dxa"/>
          </w:tcPr>
          <w:p w14:paraId="588BB093" w14:textId="77777777" w:rsidR="00975CC4" w:rsidRPr="00C41274" w:rsidRDefault="00975CC4" w:rsidP="00166AF3">
            <w:pPr>
              <w:pStyle w:val="TableBody"/>
              <w:rPr>
                <w:u w:val="single"/>
              </w:rPr>
            </w:pPr>
            <w:r>
              <w:rPr>
                <w:u w:val="single"/>
              </w:rPr>
              <w:t>Example</w:t>
            </w:r>
          </w:p>
        </w:tc>
        <w:tc>
          <w:tcPr>
            <w:tcW w:w="7560" w:type="dxa"/>
          </w:tcPr>
          <w:p w14:paraId="0201D1D8" w14:textId="77777777" w:rsidR="00975CC4" w:rsidRPr="003720D4" w:rsidRDefault="00975CC4" w:rsidP="00166AF3">
            <w:pPr>
              <w:pStyle w:val="TableBody"/>
              <w:rPr>
                <w:b/>
              </w:rPr>
            </w:pPr>
            <w:r w:rsidRPr="003720D4">
              <w:rPr>
                <w:b/>
              </w:rPr>
              <w:t>AT+KSLEEP=?</w:t>
            </w:r>
          </w:p>
          <w:p w14:paraId="1ADC082A" w14:textId="77777777" w:rsidR="00975CC4" w:rsidRPr="003720D4" w:rsidRDefault="00975CC4" w:rsidP="00166AF3">
            <w:pPr>
              <w:pStyle w:val="TableBody"/>
              <w:rPr>
                <w:b/>
              </w:rPr>
            </w:pPr>
            <w:r w:rsidRPr="003720D4">
              <w:rPr>
                <w:b/>
              </w:rPr>
              <w:t>+KSLEEP: (</w:t>
            </w:r>
            <w:r>
              <w:rPr>
                <w:b/>
              </w:rPr>
              <w:t>0</w:t>
            </w:r>
            <w:r w:rsidRPr="003720D4">
              <w:rPr>
                <w:b/>
              </w:rPr>
              <w:t>-2)</w:t>
            </w:r>
          </w:p>
          <w:p w14:paraId="0631EBAF" w14:textId="77777777" w:rsidR="00975CC4" w:rsidRPr="003720D4" w:rsidRDefault="00975CC4" w:rsidP="00166AF3">
            <w:pPr>
              <w:pStyle w:val="TableBody"/>
              <w:rPr>
                <w:b/>
              </w:rPr>
            </w:pPr>
            <w:r w:rsidRPr="003720D4">
              <w:rPr>
                <w:b/>
              </w:rPr>
              <w:t>OK</w:t>
            </w:r>
          </w:p>
          <w:p w14:paraId="442B5A70" w14:textId="77777777" w:rsidR="00975CC4" w:rsidRPr="003720D4" w:rsidRDefault="00975CC4" w:rsidP="00166AF3">
            <w:pPr>
              <w:pStyle w:val="TableBody"/>
              <w:rPr>
                <w:b/>
              </w:rPr>
            </w:pPr>
          </w:p>
          <w:p w14:paraId="4E394790" w14:textId="77777777" w:rsidR="00975CC4" w:rsidRPr="003720D4" w:rsidRDefault="00975CC4" w:rsidP="00166AF3">
            <w:pPr>
              <w:pStyle w:val="TableBody"/>
              <w:rPr>
                <w:b/>
              </w:rPr>
            </w:pPr>
            <w:r w:rsidRPr="003720D4">
              <w:rPr>
                <w:b/>
              </w:rPr>
              <w:t>AT+KSLEEP?</w:t>
            </w:r>
          </w:p>
          <w:p w14:paraId="067B4718" w14:textId="77777777" w:rsidR="00975CC4" w:rsidRPr="003720D4" w:rsidRDefault="00975CC4" w:rsidP="00166AF3">
            <w:pPr>
              <w:pStyle w:val="TableBody"/>
              <w:rPr>
                <w:b/>
              </w:rPr>
            </w:pPr>
            <w:r w:rsidRPr="003720D4">
              <w:rPr>
                <w:b/>
              </w:rPr>
              <w:t xml:space="preserve">+KSLEEP: </w:t>
            </w:r>
            <w:r>
              <w:rPr>
                <w:b/>
              </w:rPr>
              <w:t>2</w:t>
            </w:r>
          </w:p>
          <w:p w14:paraId="426306C9" w14:textId="77777777" w:rsidR="00975CC4" w:rsidRPr="003720D4" w:rsidRDefault="00975CC4" w:rsidP="00166AF3">
            <w:pPr>
              <w:pStyle w:val="TableBody"/>
              <w:rPr>
                <w:b/>
              </w:rPr>
            </w:pPr>
            <w:r w:rsidRPr="003720D4">
              <w:rPr>
                <w:b/>
              </w:rPr>
              <w:t xml:space="preserve">OK </w:t>
            </w:r>
          </w:p>
          <w:p w14:paraId="6C082728" w14:textId="77777777" w:rsidR="00975CC4" w:rsidRPr="003720D4" w:rsidRDefault="00975CC4" w:rsidP="00166AF3">
            <w:pPr>
              <w:pStyle w:val="TableBody"/>
              <w:rPr>
                <w:b/>
              </w:rPr>
            </w:pPr>
          </w:p>
          <w:p w14:paraId="0FD31714" w14:textId="77777777" w:rsidR="00975CC4" w:rsidRPr="00882334" w:rsidRDefault="00975CC4" w:rsidP="00166AF3">
            <w:pPr>
              <w:pStyle w:val="TableBody"/>
            </w:pPr>
            <w:r w:rsidRPr="003720D4">
              <w:rPr>
                <w:b/>
              </w:rPr>
              <w:t>AT+KSLEEP=0</w:t>
            </w:r>
            <w:r w:rsidRPr="003720D4">
              <w:tab/>
            </w:r>
            <w:r w:rsidRPr="003720D4">
              <w:tab/>
              <w:t>// Change settin</w:t>
            </w:r>
            <w:r>
              <w:t>gs to mode 0</w:t>
            </w:r>
          </w:p>
          <w:p w14:paraId="30292352" w14:textId="77777777" w:rsidR="00975CC4" w:rsidRPr="003720D4" w:rsidRDefault="00975CC4" w:rsidP="00166AF3">
            <w:pPr>
              <w:pStyle w:val="TableBody"/>
              <w:rPr>
                <w:b/>
              </w:rPr>
            </w:pPr>
            <w:r>
              <w:rPr>
                <w:b/>
              </w:rPr>
              <w:t>OK</w:t>
            </w:r>
          </w:p>
          <w:p w14:paraId="353CDE73" w14:textId="77777777" w:rsidR="00975CC4" w:rsidRPr="003720D4" w:rsidRDefault="00975CC4" w:rsidP="00166AF3">
            <w:pPr>
              <w:pStyle w:val="TableBody"/>
              <w:rPr>
                <w:b/>
              </w:rPr>
            </w:pPr>
          </w:p>
          <w:p w14:paraId="7B2EBD90" w14:textId="77777777" w:rsidR="00975CC4" w:rsidRPr="003720D4" w:rsidRDefault="00975CC4" w:rsidP="00166AF3">
            <w:pPr>
              <w:pStyle w:val="TableBody"/>
              <w:rPr>
                <w:b/>
              </w:rPr>
            </w:pPr>
            <w:r w:rsidRPr="003720D4">
              <w:rPr>
                <w:b/>
              </w:rPr>
              <w:t>AT+KSLEEP?</w:t>
            </w:r>
          </w:p>
          <w:p w14:paraId="4B2B2AB5" w14:textId="77777777" w:rsidR="00975CC4" w:rsidRPr="003720D4" w:rsidRDefault="00975CC4" w:rsidP="00166AF3">
            <w:pPr>
              <w:pStyle w:val="TableBody"/>
              <w:rPr>
                <w:b/>
              </w:rPr>
            </w:pPr>
            <w:r w:rsidRPr="003720D4">
              <w:rPr>
                <w:b/>
              </w:rPr>
              <w:t xml:space="preserve">+KSLEEP: </w:t>
            </w:r>
            <w:r>
              <w:rPr>
                <w:b/>
              </w:rPr>
              <w:t>0</w:t>
            </w:r>
          </w:p>
          <w:p w14:paraId="52124316" w14:textId="77777777" w:rsidR="00975CC4" w:rsidRPr="003720D4" w:rsidRDefault="00975CC4" w:rsidP="00166AF3">
            <w:pPr>
              <w:pStyle w:val="TableBody"/>
              <w:rPr>
                <w:b/>
              </w:rPr>
            </w:pPr>
            <w:r w:rsidRPr="003720D4">
              <w:rPr>
                <w:b/>
              </w:rPr>
              <w:t xml:space="preserve">OK </w:t>
            </w:r>
          </w:p>
          <w:p w14:paraId="21A47AF6" w14:textId="77777777" w:rsidR="00975CC4" w:rsidRPr="003720D4" w:rsidRDefault="00975CC4" w:rsidP="00166AF3">
            <w:pPr>
              <w:pStyle w:val="TableBody"/>
              <w:rPr>
                <w:b/>
              </w:rPr>
            </w:pPr>
          </w:p>
          <w:p w14:paraId="3E0DEC49" w14:textId="77777777" w:rsidR="00975CC4" w:rsidRPr="00882334" w:rsidRDefault="00975CC4" w:rsidP="00166AF3">
            <w:pPr>
              <w:pStyle w:val="TableBody"/>
            </w:pPr>
            <w:r w:rsidRPr="003720D4">
              <w:rPr>
                <w:b/>
              </w:rPr>
              <w:t>AT+KSLEEP=2</w:t>
            </w:r>
            <w:r w:rsidRPr="003720D4">
              <w:tab/>
            </w:r>
            <w:r w:rsidRPr="003720D4">
              <w:tab/>
              <w:t>//</w:t>
            </w:r>
            <w:r>
              <w:t xml:space="preserve"> Change settings to mode 2</w:t>
            </w:r>
          </w:p>
          <w:p w14:paraId="372E79D9" w14:textId="77777777" w:rsidR="00975CC4" w:rsidRPr="003720D4" w:rsidRDefault="00975CC4" w:rsidP="00166AF3">
            <w:pPr>
              <w:pStyle w:val="TableBody"/>
              <w:rPr>
                <w:b/>
              </w:rPr>
            </w:pPr>
            <w:r w:rsidRPr="003720D4">
              <w:rPr>
                <w:b/>
              </w:rPr>
              <w:t>OK</w:t>
            </w:r>
          </w:p>
          <w:p w14:paraId="0D053EB2" w14:textId="77777777" w:rsidR="00975CC4" w:rsidRPr="003720D4" w:rsidRDefault="00975CC4" w:rsidP="00166AF3">
            <w:pPr>
              <w:pStyle w:val="TableBody"/>
              <w:rPr>
                <w:b/>
              </w:rPr>
            </w:pPr>
          </w:p>
          <w:p w14:paraId="1D42E35F" w14:textId="77777777" w:rsidR="00975CC4" w:rsidRPr="003720D4" w:rsidRDefault="00975CC4" w:rsidP="00166AF3">
            <w:pPr>
              <w:pStyle w:val="TableBody"/>
              <w:rPr>
                <w:b/>
              </w:rPr>
            </w:pPr>
            <w:r w:rsidRPr="003720D4">
              <w:rPr>
                <w:b/>
              </w:rPr>
              <w:t>AT+KSLEEP?</w:t>
            </w:r>
          </w:p>
          <w:p w14:paraId="2A196989" w14:textId="77777777" w:rsidR="00975CC4" w:rsidRPr="003720D4" w:rsidRDefault="00975CC4" w:rsidP="00166AF3">
            <w:pPr>
              <w:pStyle w:val="TableBody"/>
              <w:rPr>
                <w:b/>
              </w:rPr>
            </w:pPr>
            <w:r w:rsidRPr="003720D4">
              <w:rPr>
                <w:b/>
              </w:rPr>
              <w:t>+KSLEEP: 2</w:t>
            </w:r>
          </w:p>
          <w:p w14:paraId="2BF28530" w14:textId="77777777" w:rsidR="00975CC4" w:rsidRPr="00C41274" w:rsidRDefault="00975CC4" w:rsidP="00166AF3">
            <w:pPr>
              <w:pStyle w:val="TableBody"/>
              <w:rPr>
                <w:u w:val="single"/>
              </w:rPr>
            </w:pPr>
            <w:r w:rsidRPr="00882334">
              <w:rPr>
                <w:b/>
              </w:rPr>
              <w:t>OK</w:t>
            </w:r>
          </w:p>
        </w:tc>
      </w:tr>
    </w:tbl>
    <w:p w14:paraId="2FCB8D70" w14:textId="73BD1FBA" w:rsidR="00975CC4" w:rsidDel="009453A7" w:rsidRDefault="00975CC4" w:rsidP="0059466D">
      <w:pPr>
        <w:pStyle w:val="Heading2"/>
        <w:numPr>
          <w:ilvl w:val="1"/>
          <w:numId w:val="11"/>
        </w:numPr>
        <w:ind w:left="1080" w:hanging="1080"/>
        <w:rPr>
          <w:del w:id="6163" w:author="Alban Roche" w:date="2017-08-02T16:32:00Z"/>
        </w:rPr>
      </w:pPr>
      <w:bookmarkStart w:id="6164" w:name="_Toc486251601"/>
      <w:del w:id="6165" w:author="Alban Roche" w:date="2017-08-02T16:32:00Z">
        <w:r w:rsidRPr="00AE67EA" w:rsidDel="009453A7">
          <w:delText>+</w:delText>
        </w:r>
        <w:r w:rsidDel="009453A7">
          <w:delText xml:space="preserve">HBHV </w:delText>
        </w:r>
        <w:r w:rsidRPr="00AE67EA" w:rsidDel="009453A7">
          <w:delText xml:space="preserve">Command: </w:delText>
        </w:r>
        <w:r w:rsidDel="009453A7">
          <w:delText>Configure General System Behavior</w:delText>
        </w:r>
        <w:bookmarkStart w:id="6166" w:name="_Toc489457746"/>
        <w:bookmarkEnd w:id="6159"/>
        <w:bookmarkEnd w:id="6164"/>
        <w:bookmarkEnd w:id="6166"/>
      </w:del>
    </w:p>
    <w:tbl>
      <w:tblPr>
        <w:tblStyle w:val="TableSWIleft"/>
        <w:tblW w:w="9288" w:type="dxa"/>
        <w:tblLayout w:type="fixed"/>
        <w:tblLook w:val="04A0" w:firstRow="1" w:lastRow="0" w:firstColumn="1" w:lastColumn="0" w:noHBand="0" w:noVBand="1"/>
      </w:tblPr>
      <w:tblGrid>
        <w:gridCol w:w="1728"/>
        <w:gridCol w:w="7560"/>
      </w:tblGrid>
      <w:tr w:rsidR="00975CC4" w:rsidRPr="00C41274" w:rsidDel="009453A7" w14:paraId="590CFC0C" w14:textId="019524B6" w:rsidTr="00166AF3">
        <w:trPr>
          <w:cnfStyle w:val="100000000000" w:firstRow="1" w:lastRow="0" w:firstColumn="0" w:lastColumn="0" w:oddVBand="0" w:evenVBand="0" w:oddHBand="0" w:evenHBand="0" w:firstRowFirstColumn="0" w:firstRowLastColumn="0" w:lastRowFirstColumn="0" w:lastRowLastColumn="0"/>
          <w:del w:id="6167" w:author="Alban Roche" w:date="2017-08-02T16:32:00Z"/>
        </w:trPr>
        <w:tc>
          <w:tcPr>
            <w:tcW w:w="9288" w:type="dxa"/>
            <w:gridSpan w:val="2"/>
          </w:tcPr>
          <w:p w14:paraId="2EFDC8CC" w14:textId="2AD9D38A" w:rsidR="00975CC4" w:rsidRPr="00C41274" w:rsidDel="009453A7" w:rsidRDefault="00975CC4">
            <w:pPr>
              <w:pStyle w:val="TableRowHead"/>
              <w:spacing w:before="144" w:after="144"/>
              <w:rPr>
                <w:del w:id="6168" w:author="Alban Roche" w:date="2017-08-02T16:32:00Z"/>
                <w:bCs w:val="0"/>
              </w:rPr>
            </w:pPr>
            <w:del w:id="6169" w:author="Alban Roche" w:date="2017-08-02T14:40:00Z">
              <w:r w:rsidDel="00F22490">
                <w:delText>HL7618, HL7618RD, HL7648, HL7650, HL7688, HL7690 and HL7692</w:delText>
              </w:r>
            </w:del>
            <w:bookmarkStart w:id="6170" w:name="_Toc489457747"/>
            <w:bookmarkEnd w:id="6170"/>
          </w:p>
        </w:tc>
        <w:bookmarkStart w:id="6171" w:name="_Toc489457748"/>
        <w:bookmarkEnd w:id="6171"/>
      </w:tr>
      <w:tr w:rsidR="00975CC4" w:rsidRPr="00C41274" w:rsidDel="009453A7" w14:paraId="6E0A340B" w14:textId="5E7F5FF0" w:rsidTr="00166AF3">
        <w:trPr>
          <w:trHeight w:val="42"/>
          <w:del w:id="6172" w:author="Alban Roche" w:date="2017-08-02T16:32:00Z"/>
        </w:trPr>
        <w:tc>
          <w:tcPr>
            <w:tcW w:w="1728" w:type="dxa"/>
          </w:tcPr>
          <w:p w14:paraId="622E2C34" w14:textId="1CBC985C" w:rsidR="00975CC4" w:rsidRPr="00C41274" w:rsidDel="009453A7" w:rsidRDefault="00975CC4" w:rsidP="00166AF3">
            <w:pPr>
              <w:pStyle w:val="TableBody"/>
              <w:rPr>
                <w:del w:id="6173" w:author="Alban Roche" w:date="2017-08-02T16:32:00Z"/>
                <w:i/>
              </w:rPr>
            </w:pPr>
            <w:del w:id="6174" w:author="Alban Roche" w:date="2017-08-02T16:32:00Z">
              <w:r w:rsidRPr="00C41274" w:rsidDel="009453A7">
                <w:rPr>
                  <w:i/>
                </w:rPr>
                <w:delText>Test command</w:delText>
              </w:r>
              <w:bookmarkStart w:id="6175" w:name="_Toc489457749"/>
              <w:bookmarkEnd w:id="6175"/>
            </w:del>
          </w:p>
          <w:p w14:paraId="2062AA8C" w14:textId="0A2DCE27" w:rsidR="00975CC4" w:rsidRPr="00C41274" w:rsidDel="009453A7" w:rsidRDefault="00975CC4" w:rsidP="00166AF3">
            <w:pPr>
              <w:pStyle w:val="TableBody"/>
              <w:rPr>
                <w:del w:id="6176" w:author="Alban Roche" w:date="2017-08-02T16:32:00Z"/>
              </w:rPr>
            </w:pPr>
            <w:bookmarkStart w:id="6177" w:name="_Toc489457750"/>
            <w:bookmarkEnd w:id="6177"/>
          </w:p>
          <w:p w14:paraId="043586AB" w14:textId="3290C89D" w:rsidR="00975CC4" w:rsidRPr="00C41274" w:rsidDel="009453A7" w:rsidRDefault="00975CC4" w:rsidP="00166AF3">
            <w:pPr>
              <w:pStyle w:val="TableBody"/>
              <w:rPr>
                <w:del w:id="6178" w:author="Alban Roche" w:date="2017-08-02T16:32:00Z"/>
                <w:u w:val="single"/>
              </w:rPr>
            </w:pPr>
            <w:del w:id="6179" w:author="Alban Roche" w:date="2017-08-02T16:32:00Z">
              <w:r w:rsidRPr="00C41274" w:rsidDel="009453A7">
                <w:rPr>
                  <w:u w:val="single"/>
                </w:rPr>
                <w:delText>Syntax</w:delText>
              </w:r>
              <w:bookmarkStart w:id="6180" w:name="_Toc489457751"/>
              <w:bookmarkEnd w:id="6180"/>
            </w:del>
          </w:p>
          <w:p w14:paraId="147BFE61" w14:textId="171386C3" w:rsidR="00975CC4" w:rsidRPr="00C41274" w:rsidDel="009453A7" w:rsidRDefault="00975CC4" w:rsidP="00166AF3">
            <w:pPr>
              <w:pStyle w:val="TableBody"/>
              <w:rPr>
                <w:del w:id="6181" w:author="Alban Roche" w:date="2017-08-02T16:32:00Z"/>
              </w:rPr>
            </w:pPr>
            <w:del w:id="6182" w:author="Alban Roche" w:date="2017-08-02T16:32:00Z">
              <w:r w:rsidRPr="00C41274" w:rsidDel="009453A7">
                <w:rPr>
                  <w:b/>
                </w:rPr>
                <w:delText>AT+</w:delText>
              </w:r>
              <w:r w:rsidDel="009453A7">
                <w:rPr>
                  <w:b/>
                </w:rPr>
                <w:delText>HBHV</w:delText>
              </w:r>
              <w:r w:rsidRPr="00C41274" w:rsidDel="009453A7">
                <w:rPr>
                  <w:b/>
                </w:rPr>
                <w:delText>=?</w:delText>
              </w:r>
              <w:bookmarkStart w:id="6183" w:name="_Toc489457752"/>
              <w:bookmarkEnd w:id="6183"/>
            </w:del>
          </w:p>
        </w:tc>
        <w:tc>
          <w:tcPr>
            <w:tcW w:w="7560" w:type="dxa"/>
          </w:tcPr>
          <w:p w14:paraId="73DA81D0" w14:textId="6325A15B" w:rsidR="00975CC4" w:rsidRPr="00C41274" w:rsidDel="009453A7" w:rsidRDefault="00975CC4" w:rsidP="00166AF3">
            <w:pPr>
              <w:pStyle w:val="TableBody"/>
              <w:rPr>
                <w:del w:id="6184" w:author="Alban Roche" w:date="2017-08-02T16:32:00Z"/>
                <w:u w:val="single"/>
              </w:rPr>
            </w:pPr>
            <w:bookmarkStart w:id="6185" w:name="_Toc489457753"/>
            <w:bookmarkEnd w:id="6185"/>
          </w:p>
          <w:p w14:paraId="20B2F9B5" w14:textId="35AC1AF1" w:rsidR="00975CC4" w:rsidRPr="00C41274" w:rsidDel="009453A7" w:rsidRDefault="00975CC4" w:rsidP="00166AF3">
            <w:pPr>
              <w:pStyle w:val="TableBody"/>
              <w:rPr>
                <w:del w:id="6186" w:author="Alban Roche" w:date="2017-08-02T16:32:00Z"/>
                <w:u w:val="single"/>
              </w:rPr>
            </w:pPr>
            <w:bookmarkStart w:id="6187" w:name="_Toc489457754"/>
            <w:bookmarkEnd w:id="6187"/>
          </w:p>
          <w:p w14:paraId="0D225306" w14:textId="5940FA3E" w:rsidR="00975CC4" w:rsidRPr="00C41274" w:rsidDel="009453A7" w:rsidRDefault="00975CC4" w:rsidP="00166AF3">
            <w:pPr>
              <w:pStyle w:val="TableBody"/>
              <w:rPr>
                <w:del w:id="6188" w:author="Alban Roche" w:date="2017-08-02T16:32:00Z"/>
                <w:u w:val="single"/>
              </w:rPr>
            </w:pPr>
            <w:del w:id="6189" w:author="Alban Roche" w:date="2017-08-02T16:32:00Z">
              <w:r w:rsidRPr="00C41274" w:rsidDel="009453A7">
                <w:rPr>
                  <w:u w:val="single"/>
                </w:rPr>
                <w:delText>Response</w:delText>
              </w:r>
              <w:bookmarkStart w:id="6190" w:name="_Toc489457755"/>
              <w:bookmarkEnd w:id="6190"/>
            </w:del>
          </w:p>
          <w:p w14:paraId="78D7BE7B" w14:textId="519478AD" w:rsidR="00975CC4" w:rsidRPr="00E0527E" w:rsidDel="009453A7" w:rsidRDefault="00975CC4" w:rsidP="00166AF3">
            <w:pPr>
              <w:spacing w:before="40" w:after="40"/>
              <w:rPr>
                <w:del w:id="6191" w:author="Alban Roche" w:date="2017-08-02T16:32:00Z"/>
                <w:rFonts w:eastAsia="SimSun" w:cs="Arial"/>
                <w:b/>
                <w:lang w:eastAsia="ja-JP"/>
              </w:rPr>
            </w:pPr>
            <w:del w:id="6192" w:author="Alban Roche" w:date="2017-08-02T16:32:00Z">
              <w:r w:rsidRPr="00D607BB" w:rsidDel="009453A7">
                <w:rPr>
                  <w:rFonts w:eastAsia="SimSun" w:cs="Arial"/>
                  <w:b/>
                  <w:lang w:eastAsia="ja-JP"/>
                </w:rPr>
                <w:delText>+HBHV: (</w:delText>
              </w:r>
              <w:r w:rsidRPr="00E0527E" w:rsidDel="009453A7">
                <w:rPr>
                  <w:rFonts w:eastAsia="SimSun" w:cs="Arial"/>
                  <w:b/>
                  <w:lang w:eastAsia="ja-JP"/>
                </w:rPr>
                <w:delText>0,2,3),(0,1)</w:delText>
              </w:r>
              <w:bookmarkStart w:id="6193" w:name="_Toc489457756"/>
              <w:bookmarkEnd w:id="6193"/>
            </w:del>
          </w:p>
          <w:p w14:paraId="07B36275" w14:textId="7D0ADAE9" w:rsidR="00975CC4" w:rsidRPr="00E0527E" w:rsidDel="009453A7" w:rsidRDefault="00975CC4" w:rsidP="00166AF3">
            <w:pPr>
              <w:spacing w:before="40" w:after="40"/>
              <w:rPr>
                <w:del w:id="6194" w:author="Alban Roche" w:date="2017-08-02T16:32:00Z"/>
                <w:rFonts w:eastAsia="SimSun" w:cs="Arial"/>
                <w:b/>
                <w:lang w:eastAsia="ja-JP"/>
              </w:rPr>
            </w:pPr>
            <w:del w:id="6195" w:author="Alban Roche" w:date="2017-08-02T16:32:00Z">
              <w:r w:rsidRPr="00D607BB" w:rsidDel="009453A7">
                <w:rPr>
                  <w:rFonts w:eastAsia="SimSun" w:cs="Arial"/>
                  <w:b/>
                  <w:lang w:eastAsia="ja-JP"/>
                </w:rPr>
                <w:delText xml:space="preserve">+HBHV: </w:delText>
              </w:r>
              <w:r w:rsidRPr="00E0527E" w:rsidDel="009453A7">
                <w:rPr>
                  <w:rFonts w:eastAsia="SimSun" w:cs="Arial"/>
                  <w:b/>
                  <w:lang w:eastAsia="ja-JP"/>
                </w:rPr>
                <w:delText>1,(0-2)</w:delText>
              </w:r>
              <w:bookmarkStart w:id="6196" w:name="_Toc489457757"/>
              <w:bookmarkEnd w:id="6196"/>
            </w:del>
          </w:p>
          <w:p w14:paraId="07D4DA08" w14:textId="70666FF4" w:rsidR="00975CC4" w:rsidDel="009453A7" w:rsidRDefault="00975CC4" w:rsidP="00166AF3">
            <w:pPr>
              <w:pStyle w:val="TableBody"/>
              <w:rPr>
                <w:del w:id="6197" w:author="Alban Roche" w:date="2017-08-02T16:32:00Z"/>
                <w:b/>
              </w:rPr>
            </w:pPr>
            <w:del w:id="6198" w:author="Alban Roche" w:date="2017-08-02T16:32:00Z">
              <w:r w:rsidDel="009453A7">
                <w:rPr>
                  <w:b/>
                </w:rPr>
                <w:delText>…</w:delText>
              </w:r>
              <w:bookmarkStart w:id="6199" w:name="_Toc489457758"/>
              <w:bookmarkEnd w:id="6199"/>
            </w:del>
          </w:p>
          <w:p w14:paraId="0BBD08E0" w14:textId="0736DB15" w:rsidR="00975CC4" w:rsidRPr="00C41274" w:rsidDel="009453A7" w:rsidRDefault="00975CC4" w:rsidP="00166AF3">
            <w:pPr>
              <w:pStyle w:val="TableBody"/>
              <w:rPr>
                <w:del w:id="6200" w:author="Alban Roche" w:date="2017-08-02T16:32:00Z"/>
              </w:rPr>
            </w:pPr>
            <w:del w:id="6201" w:author="Alban Roche" w:date="2017-08-02T16:32:00Z">
              <w:r w:rsidRPr="00C41274" w:rsidDel="009453A7">
                <w:rPr>
                  <w:b/>
                </w:rPr>
                <w:delText>OK</w:delText>
              </w:r>
              <w:bookmarkStart w:id="6202" w:name="_Toc489457759"/>
              <w:bookmarkEnd w:id="6202"/>
            </w:del>
          </w:p>
        </w:tc>
        <w:bookmarkStart w:id="6203" w:name="_Toc489457760"/>
        <w:bookmarkEnd w:id="6203"/>
      </w:tr>
      <w:tr w:rsidR="00975CC4" w:rsidRPr="00C41274" w:rsidDel="009453A7" w14:paraId="3EF51A99" w14:textId="5F0F751D" w:rsidTr="00166AF3">
        <w:trPr>
          <w:trHeight w:val="72"/>
          <w:del w:id="6204" w:author="Alban Roche" w:date="2017-08-02T16:32:00Z"/>
        </w:trPr>
        <w:tc>
          <w:tcPr>
            <w:tcW w:w="1728" w:type="dxa"/>
          </w:tcPr>
          <w:p w14:paraId="187B6C74" w14:textId="56E322FD" w:rsidR="00975CC4" w:rsidRPr="00C41274" w:rsidDel="009453A7" w:rsidRDefault="00975CC4" w:rsidP="00166AF3">
            <w:pPr>
              <w:pStyle w:val="TableBody"/>
              <w:rPr>
                <w:del w:id="6205" w:author="Alban Roche" w:date="2017-08-02T16:32:00Z"/>
                <w:i/>
              </w:rPr>
            </w:pPr>
            <w:del w:id="6206" w:author="Alban Roche" w:date="2017-08-02T16:32:00Z">
              <w:r w:rsidRPr="00C41274" w:rsidDel="009453A7">
                <w:rPr>
                  <w:i/>
                </w:rPr>
                <w:delText>Read command</w:delText>
              </w:r>
              <w:bookmarkStart w:id="6207" w:name="_Toc489457761"/>
              <w:bookmarkEnd w:id="6207"/>
            </w:del>
          </w:p>
          <w:p w14:paraId="51FC6BB1" w14:textId="62C23606" w:rsidR="00975CC4" w:rsidRPr="00C41274" w:rsidDel="009453A7" w:rsidRDefault="00975CC4" w:rsidP="00166AF3">
            <w:pPr>
              <w:pStyle w:val="TableBody"/>
              <w:rPr>
                <w:del w:id="6208" w:author="Alban Roche" w:date="2017-08-02T16:32:00Z"/>
              </w:rPr>
            </w:pPr>
            <w:bookmarkStart w:id="6209" w:name="_Toc489457762"/>
            <w:bookmarkEnd w:id="6209"/>
          </w:p>
          <w:p w14:paraId="5BBC3F10" w14:textId="3392AD33" w:rsidR="00975CC4" w:rsidRPr="00C41274" w:rsidDel="009453A7" w:rsidRDefault="00975CC4" w:rsidP="00166AF3">
            <w:pPr>
              <w:pStyle w:val="TableBody"/>
              <w:rPr>
                <w:del w:id="6210" w:author="Alban Roche" w:date="2017-08-02T16:32:00Z"/>
                <w:u w:val="single"/>
              </w:rPr>
            </w:pPr>
            <w:del w:id="6211" w:author="Alban Roche" w:date="2017-08-02T16:32:00Z">
              <w:r w:rsidRPr="00C41274" w:rsidDel="009453A7">
                <w:rPr>
                  <w:u w:val="single"/>
                </w:rPr>
                <w:delText>Syntax</w:delText>
              </w:r>
              <w:bookmarkStart w:id="6212" w:name="_Toc489457763"/>
              <w:bookmarkEnd w:id="6212"/>
            </w:del>
          </w:p>
          <w:p w14:paraId="5FCC39E1" w14:textId="43F7220A" w:rsidR="00975CC4" w:rsidRPr="00C41274" w:rsidDel="009453A7" w:rsidRDefault="00975CC4" w:rsidP="00166AF3">
            <w:pPr>
              <w:pStyle w:val="TableBody"/>
              <w:rPr>
                <w:del w:id="6213" w:author="Alban Roche" w:date="2017-08-02T16:32:00Z"/>
              </w:rPr>
            </w:pPr>
            <w:del w:id="6214" w:author="Alban Roche" w:date="2017-08-02T16:32:00Z">
              <w:r w:rsidRPr="00C41274" w:rsidDel="009453A7">
                <w:rPr>
                  <w:b/>
                </w:rPr>
                <w:delText>AT+</w:delText>
              </w:r>
              <w:r w:rsidDel="009453A7">
                <w:rPr>
                  <w:b/>
                </w:rPr>
                <w:delText>HBHV</w:delText>
              </w:r>
              <w:r w:rsidRPr="00C41274" w:rsidDel="009453A7">
                <w:rPr>
                  <w:b/>
                </w:rPr>
                <w:delText>?</w:delText>
              </w:r>
              <w:bookmarkStart w:id="6215" w:name="_Toc489457764"/>
              <w:bookmarkEnd w:id="6215"/>
            </w:del>
          </w:p>
        </w:tc>
        <w:tc>
          <w:tcPr>
            <w:tcW w:w="7560" w:type="dxa"/>
          </w:tcPr>
          <w:p w14:paraId="38D54A40" w14:textId="7AE1B950" w:rsidR="00975CC4" w:rsidRPr="00C41274" w:rsidDel="009453A7" w:rsidRDefault="00975CC4" w:rsidP="00166AF3">
            <w:pPr>
              <w:pStyle w:val="TableBody"/>
              <w:rPr>
                <w:del w:id="6216" w:author="Alban Roche" w:date="2017-08-02T16:32:00Z"/>
                <w:u w:val="single"/>
              </w:rPr>
            </w:pPr>
            <w:bookmarkStart w:id="6217" w:name="_Toc489457765"/>
            <w:bookmarkEnd w:id="6217"/>
          </w:p>
          <w:p w14:paraId="698E4719" w14:textId="408F308B" w:rsidR="00975CC4" w:rsidRPr="00C41274" w:rsidDel="009453A7" w:rsidRDefault="00975CC4" w:rsidP="00166AF3">
            <w:pPr>
              <w:pStyle w:val="TableBody"/>
              <w:rPr>
                <w:del w:id="6218" w:author="Alban Roche" w:date="2017-08-02T16:32:00Z"/>
                <w:u w:val="single"/>
              </w:rPr>
            </w:pPr>
            <w:bookmarkStart w:id="6219" w:name="_Toc489457766"/>
            <w:bookmarkEnd w:id="6219"/>
          </w:p>
          <w:p w14:paraId="124A7FB9" w14:textId="2AC7B4C8" w:rsidR="00975CC4" w:rsidRPr="007A6F2C" w:rsidDel="009453A7" w:rsidRDefault="00975CC4" w:rsidP="00166AF3">
            <w:pPr>
              <w:pStyle w:val="TableBody"/>
              <w:rPr>
                <w:del w:id="6220" w:author="Alban Roche" w:date="2017-08-02T16:32:00Z"/>
                <w:u w:val="single"/>
              </w:rPr>
            </w:pPr>
            <w:del w:id="6221" w:author="Alban Roche" w:date="2017-08-02T16:32:00Z">
              <w:r w:rsidRPr="007A6F2C" w:rsidDel="009453A7">
                <w:rPr>
                  <w:u w:val="single"/>
                </w:rPr>
                <w:delText>Response</w:delText>
              </w:r>
              <w:bookmarkStart w:id="6222" w:name="_Toc489457767"/>
              <w:bookmarkEnd w:id="6222"/>
            </w:del>
          </w:p>
          <w:p w14:paraId="4F12966D" w14:textId="111CED56" w:rsidR="00975CC4" w:rsidRPr="007A6F2C" w:rsidDel="009453A7" w:rsidRDefault="00975CC4" w:rsidP="00166AF3">
            <w:pPr>
              <w:pStyle w:val="TableBody"/>
              <w:rPr>
                <w:del w:id="6223" w:author="Alban Roche" w:date="2017-08-02T16:32:00Z"/>
                <w:b/>
              </w:rPr>
            </w:pPr>
            <w:del w:id="6224" w:author="Alban Roche" w:date="2017-08-02T16:32:00Z">
              <w:r w:rsidRPr="007A6F2C" w:rsidDel="009453A7">
                <w:rPr>
                  <w:b/>
                </w:rPr>
                <w:delText>+HBHV: 0,&lt;ppp_dun_mode&gt;</w:delText>
              </w:r>
              <w:bookmarkStart w:id="6225" w:name="_Toc489457768"/>
              <w:bookmarkEnd w:id="6225"/>
            </w:del>
          </w:p>
          <w:p w14:paraId="1721B29C" w14:textId="32D87596" w:rsidR="00975CC4" w:rsidRPr="000713EC" w:rsidDel="009453A7" w:rsidRDefault="00975CC4" w:rsidP="00166AF3">
            <w:pPr>
              <w:pStyle w:val="TableBody"/>
              <w:rPr>
                <w:del w:id="6226" w:author="Alban Roche" w:date="2017-08-02T16:32:00Z"/>
                <w:b/>
              </w:rPr>
            </w:pPr>
            <w:del w:id="6227" w:author="Alban Roche" w:date="2017-08-02T16:32:00Z">
              <w:r w:rsidRPr="000713EC" w:rsidDel="009453A7">
                <w:rPr>
                  <w:b/>
                </w:rPr>
                <w:delText>+</w:delText>
              </w:r>
              <w:r w:rsidDel="009453A7">
                <w:rPr>
                  <w:b/>
                </w:rPr>
                <w:delText>HBHV</w:delText>
              </w:r>
              <w:r w:rsidRPr="000713EC" w:rsidDel="009453A7">
                <w:rPr>
                  <w:b/>
                </w:rPr>
                <w:delText>: 1,&lt;omadm_reg_mode&gt;,&lt;omadm_reg_state&gt;</w:delText>
              </w:r>
              <w:bookmarkStart w:id="6228" w:name="_Toc489457769"/>
              <w:bookmarkEnd w:id="6228"/>
            </w:del>
          </w:p>
          <w:p w14:paraId="02CDCA71" w14:textId="3B086B4C" w:rsidR="00975CC4" w:rsidDel="009453A7" w:rsidRDefault="00975CC4" w:rsidP="00166AF3">
            <w:pPr>
              <w:pStyle w:val="TableBody"/>
              <w:rPr>
                <w:del w:id="6229" w:author="Alban Roche" w:date="2017-08-02T16:32:00Z"/>
                <w:b/>
              </w:rPr>
            </w:pPr>
            <w:del w:id="6230" w:author="Alban Roche" w:date="2017-08-02T16:32:00Z">
              <w:r w:rsidRPr="000713EC" w:rsidDel="009453A7">
                <w:rPr>
                  <w:b/>
                </w:rPr>
                <w:delText>+</w:delText>
              </w:r>
              <w:r w:rsidDel="009453A7">
                <w:rPr>
                  <w:b/>
                </w:rPr>
                <w:delText>HBHV</w:delText>
              </w:r>
              <w:r w:rsidRPr="000713EC" w:rsidDel="009453A7">
                <w:rPr>
                  <w:b/>
                </w:rPr>
                <w:delText>: 2,&lt;pdp_unlock_mode&gt;</w:delText>
              </w:r>
              <w:bookmarkStart w:id="6231" w:name="_Toc489457770"/>
              <w:bookmarkEnd w:id="6231"/>
            </w:del>
          </w:p>
          <w:p w14:paraId="2BDBF445" w14:textId="7327A757" w:rsidR="00975CC4" w:rsidRPr="00C41274" w:rsidDel="009453A7" w:rsidRDefault="00975CC4" w:rsidP="00166AF3">
            <w:pPr>
              <w:pStyle w:val="TableBody"/>
              <w:rPr>
                <w:del w:id="6232" w:author="Alban Roche" w:date="2017-08-02T16:32:00Z"/>
                <w:b/>
              </w:rPr>
            </w:pPr>
            <w:del w:id="6233" w:author="Alban Roche" w:date="2017-08-02T16:32:00Z">
              <w:r w:rsidDel="009453A7">
                <w:rPr>
                  <w:b/>
                </w:rPr>
                <w:delText>+HBHV: 3,&lt;show_orig_apn&gt;</w:delText>
              </w:r>
              <w:bookmarkStart w:id="6234" w:name="_Toc489457771"/>
              <w:bookmarkEnd w:id="6234"/>
            </w:del>
          </w:p>
          <w:p w14:paraId="3036BCC8" w14:textId="1A197E50" w:rsidR="00975CC4" w:rsidRPr="00C41274" w:rsidDel="009453A7" w:rsidRDefault="00975CC4" w:rsidP="00166AF3">
            <w:pPr>
              <w:pStyle w:val="TableBody"/>
              <w:rPr>
                <w:del w:id="6235" w:author="Alban Roche" w:date="2017-08-02T16:32:00Z"/>
              </w:rPr>
            </w:pPr>
            <w:del w:id="6236" w:author="Alban Roche" w:date="2017-08-02T16:32:00Z">
              <w:r w:rsidRPr="00C41274" w:rsidDel="009453A7">
                <w:rPr>
                  <w:b/>
                </w:rPr>
                <w:delText>OK</w:delText>
              </w:r>
              <w:bookmarkStart w:id="6237" w:name="_Toc489457772"/>
              <w:bookmarkEnd w:id="6237"/>
            </w:del>
          </w:p>
        </w:tc>
        <w:bookmarkStart w:id="6238" w:name="_Toc489457773"/>
        <w:bookmarkEnd w:id="6238"/>
      </w:tr>
      <w:tr w:rsidR="00975CC4" w:rsidRPr="00C41274" w:rsidDel="009453A7" w14:paraId="3B4CF19F" w14:textId="03F189C7" w:rsidTr="00166AF3">
        <w:trPr>
          <w:cantSplit w:val="0"/>
          <w:trHeight w:val="72"/>
          <w:del w:id="6239" w:author="Alban Roche" w:date="2017-08-02T16:32:00Z"/>
        </w:trPr>
        <w:tc>
          <w:tcPr>
            <w:tcW w:w="1728" w:type="dxa"/>
          </w:tcPr>
          <w:p w14:paraId="5C0A4688" w14:textId="5738A54D" w:rsidR="00975CC4" w:rsidDel="009453A7" w:rsidRDefault="00975CC4" w:rsidP="00166AF3">
            <w:pPr>
              <w:pStyle w:val="TableBody"/>
              <w:rPr>
                <w:del w:id="6240" w:author="Alban Roche" w:date="2017-08-02T16:32:00Z"/>
                <w:i/>
              </w:rPr>
            </w:pPr>
            <w:del w:id="6241" w:author="Alban Roche" w:date="2017-08-02T16:32:00Z">
              <w:r w:rsidDel="009453A7">
                <w:rPr>
                  <w:i/>
                </w:rPr>
                <w:delText>Write command</w:delText>
              </w:r>
              <w:bookmarkStart w:id="6242" w:name="_Toc489457774"/>
              <w:bookmarkEnd w:id="6242"/>
            </w:del>
          </w:p>
          <w:p w14:paraId="1140BF47" w14:textId="332A6898" w:rsidR="00975CC4" w:rsidRPr="005B0DBD" w:rsidDel="009453A7" w:rsidRDefault="00975CC4" w:rsidP="00166AF3">
            <w:pPr>
              <w:pStyle w:val="TableBody"/>
              <w:rPr>
                <w:del w:id="6243" w:author="Alban Roche" w:date="2017-08-02T16:32:00Z"/>
              </w:rPr>
            </w:pPr>
            <w:bookmarkStart w:id="6244" w:name="_Toc489457775"/>
            <w:bookmarkEnd w:id="6244"/>
          </w:p>
          <w:p w14:paraId="7BF6C189" w14:textId="527BE752" w:rsidR="00975CC4" w:rsidDel="009453A7" w:rsidRDefault="00975CC4" w:rsidP="00166AF3">
            <w:pPr>
              <w:pStyle w:val="TableBody"/>
              <w:rPr>
                <w:del w:id="6245" w:author="Alban Roche" w:date="2017-08-02T16:32:00Z"/>
              </w:rPr>
            </w:pPr>
            <w:del w:id="6246" w:author="Alban Roche" w:date="2017-08-02T16:32:00Z">
              <w:r w:rsidRPr="005B0DBD" w:rsidDel="009453A7">
                <w:rPr>
                  <w:u w:val="single"/>
                </w:rPr>
                <w:delText>Syntax</w:delText>
              </w:r>
              <w:bookmarkStart w:id="6247" w:name="_Toc489457776"/>
              <w:bookmarkEnd w:id="6247"/>
            </w:del>
          </w:p>
          <w:p w14:paraId="446B8E32" w14:textId="52D4DBE6" w:rsidR="00975CC4" w:rsidDel="009453A7" w:rsidRDefault="00975CC4" w:rsidP="00166AF3">
            <w:pPr>
              <w:pStyle w:val="TableBody"/>
              <w:rPr>
                <w:del w:id="6248" w:author="Alban Roche" w:date="2017-08-02T16:32:00Z"/>
                <w:b/>
              </w:rPr>
            </w:pPr>
            <w:del w:id="6249" w:author="Alban Roche" w:date="2017-08-02T16:32:00Z">
              <w:r w:rsidDel="009453A7">
                <w:rPr>
                  <w:b/>
                </w:rPr>
                <w:delText>AT+HBHV=0</w:delText>
              </w:r>
              <w:r w:rsidRPr="00436DE0" w:rsidDel="009453A7">
                <w:rPr>
                  <w:b/>
                </w:rPr>
                <w:delText>,</w:delText>
              </w:r>
              <w:r w:rsidDel="009453A7">
                <w:rPr>
                  <w:b/>
                </w:rPr>
                <w:br/>
              </w:r>
              <w:r w:rsidRPr="00436DE0" w:rsidDel="009453A7">
                <w:rPr>
                  <w:b/>
                </w:rPr>
                <w:delText>&lt;ppp_dun_</w:delText>
              </w:r>
              <w:r w:rsidDel="009453A7">
                <w:rPr>
                  <w:b/>
                </w:rPr>
                <w:br/>
              </w:r>
              <w:r w:rsidRPr="00436DE0" w:rsidDel="009453A7">
                <w:rPr>
                  <w:b/>
                </w:rPr>
                <w:delText>mode&gt;</w:delText>
              </w:r>
              <w:bookmarkStart w:id="6250" w:name="_Toc489457777"/>
              <w:bookmarkEnd w:id="6250"/>
            </w:del>
          </w:p>
          <w:p w14:paraId="6D3ADD84" w14:textId="4B04FAB1" w:rsidR="00975CC4" w:rsidDel="009453A7" w:rsidRDefault="00975CC4" w:rsidP="00166AF3">
            <w:pPr>
              <w:pStyle w:val="TableBody"/>
              <w:rPr>
                <w:del w:id="6251" w:author="Alban Roche" w:date="2017-08-02T16:32:00Z"/>
                <w:b/>
              </w:rPr>
            </w:pPr>
            <w:bookmarkStart w:id="6252" w:name="_Toc489457778"/>
            <w:bookmarkEnd w:id="6252"/>
          </w:p>
          <w:p w14:paraId="06510A7E" w14:textId="4FE028E7" w:rsidR="00975CC4" w:rsidDel="009453A7" w:rsidRDefault="00975CC4" w:rsidP="00166AF3">
            <w:pPr>
              <w:pStyle w:val="TableBody"/>
              <w:rPr>
                <w:del w:id="6253" w:author="Alban Roche" w:date="2017-08-02T16:32:00Z"/>
                <w:b/>
              </w:rPr>
            </w:pPr>
            <w:del w:id="6254" w:author="Alban Roche" w:date="2017-08-02T16:32:00Z">
              <w:r w:rsidDel="009453A7">
                <w:rPr>
                  <w:b/>
                </w:rPr>
                <w:delText>AT+HBHV=1</w:delText>
              </w:r>
              <w:r w:rsidRPr="00436DE0" w:rsidDel="009453A7">
                <w:rPr>
                  <w:b/>
                </w:rPr>
                <w:delText>,</w:delText>
              </w:r>
              <w:r w:rsidDel="009453A7">
                <w:rPr>
                  <w:b/>
                </w:rPr>
                <w:br/>
              </w:r>
              <w:r w:rsidRPr="00436DE0" w:rsidDel="009453A7">
                <w:rPr>
                  <w:b/>
                </w:rPr>
                <w:delText>&lt;omadm_reg_</w:delText>
              </w:r>
              <w:r w:rsidDel="009453A7">
                <w:rPr>
                  <w:b/>
                </w:rPr>
                <w:br/>
              </w:r>
              <w:r w:rsidRPr="00436DE0" w:rsidDel="009453A7">
                <w:rPr>
                  <w:b/>
                </w:rPr>
                <w:delText>mode&gt;</w:delText>
              </w:r>
              <w:bookmarkStart w:id="6255" w:name="_Toc489457779"/>
              <w:bookmarkEnd w:id="6255"/>
            </w:del>
          </w:p>
          <w:p w14:paraId="6E0C28DC" w14:textId="658E0659" w:rsidR="00975CC4" w:rsidDel="009453A7" w:rsidRDefault="00975CC4" w:rsidP="00166AF3">
            <w:pPr>
              <w:pStyle w:val="TableBody"/>
              <w:rPr>
                <w:del w:id="6256" w:author="Alban Roche" w:date="2017-08-02T16:32:00Z"/>
                <w:b/>
              </w:rPr>
            </w:pPr>
            <w:bookmarkStart w:id="6257" w:name="_Toc489457780"/>
            <w:bookmarkEnd w:id="6257"/>
          </w:p>
          <w:p w14:paraId="63887CC0" w14:textId="40EC374B" w:rsidR="00975CC4" w:rsidDel="009453A7" w:rsidRDefault="00975CC4" w:rsidP="00166AF3">
            <w:pPr>
              <w:pStyle w:val="TableBody"/>
              <w:rPr>
                <w:del w:id="6258" w:author="Alban Roche" w:date="2017-08-02T16:32:00Z"/>
                <w:b/>
              </w:rPr>
            </w:pPr>
            <w:del w:id="6259" w:author="Alban Roche" w:date="2017-08-02T16:32:00Z">
              <w:r w:rsidDel="009453A7">
                <w:rPr>
                  <w:b/>
                </w:rPr>
                <w:delText>AT+HBHV=2</w:delText>
              </w:r>
              <w:r w:rsidRPr="00436DE0" w:rsidDel="009453A7">
                <w:rPr>
                  <w:b/>
                </w:rPr>
                <w:delText>,</w:delText>
              </w:r>
              <w:r w:rsidDel="009453A7">
                <w:rPr>
                  <w:b/>
                </w:rPr>
                <w:br/>
              </w:r>
              <w:r w:rsidRPr="00436DE0" w:rsidDel="009453A7">
                <w:rPr>
                  <w:b/>
                </w:rPr>
                <w:delText>&lt;pdp_unlock_</w:delText>
              </w:r>
              <w:r w:rsidDel="009453A7">
                <w:rPr>
                  <w:b/>
                </w:rPr>
                <w:br/>
              </w:r>
              <w:r w:rsidRPr="00436DE0" w:rsidDel="009453A7">
                <w:rPr>
                  <w:b/>
                </w:rPr>
                <w:delText>mode&gt;</w:delText>
              </w:r>
              <w:bookmarkStart w:id="6260" w:name="_Toc489457781"/>
              <w:bookmarkEnd w:id="6260"/>
            </w:del>
          </w:p>
          <w:p w14:paraId="0626C345" w14:textId="41121F6C" w:rsidR="00975CC4" w:rsidDel="009453A7" w:rsidRDefault="00975CC4" w:rsidP="00166AF3">
            <w:pPr>
              <w:pStyle w:val="TableBody"/>
              <w:rPr>
                <w:del w:id="6261" w:author="Alban Roche" w:date="2017-08-02T16:32:00Z"/>
                <w:b/>
              </w:rPr>
            </w:pPr>
            <w:bookmarkStart w:id="6262" w:name="_Toc489457782"/>
            <w:bookmarkEnd w:id="6262"/>
          </w:p>
          <w:p w14:paraId="181DE8AA" w14:textId="69173A8B" w:rsidR="00975CC4" w:rsidRPr="005B0DBD" w:rsidDel="009453A7" w:rsidRDefault="00975CC4" w:rsidP="00166AF3">
            <w:pPr>
              <w:pStyle w:val="TableBody"/>
              <w:rPr>
                <w:del w:id="6263" w:author="Alban Roche" w:date="2017-08-02T16:32:00Z"/>
                <w:b/>
              </w:rPr>
            </w:pPr>
            <w:del w:id="6264" w:author="Alban Roche" w:date="2017-08-02T16:32:00Z">
              <w:r w:rsidDel="009453A7">
                <w:rPr>
                  <w:b/>
                </w:rPr>
                <w:delText>AT+HBHV=3</w:delText>
              </w:r>
              <w:r w:rsidRPr="00436DE0" w:rsidDel="009453A7">
                <w:rPr>
                  <w:b/>
                </w:rPr>
                <w:delText>,</w:delText>
              </w:r>
              <w:r w:rsidDel="009453A7">
                <w:rPr>
                  <w:b/>
                </w:rPr>
                <w:br/>
              </w:r>
              <w:r w:rsidRPr="00436DE0" w:rsidDel="009453A7">
                <w:rPr>
                  <w:b/>
                </w:rPr>
                <w:delText>&lt;</w:delText>
              </w:r>
              <w:r w:rsidDel="009453A7">
                <w:rPr>
                  <w:b/>
                </w:rPr>
                <w:delText>show_orig_</w:delText>
              </w:r>
              <w:r w:rsidDel="009453A7">
                <w:rPr>
                  <w:b/>
                </w:rPr>
                <w:br/>
                <w:delText>apn</w:delText>
              </w:r>
              <w:r w:rsidRPr="00436DE0" w:rsidDel="009453A7">
                <w:rPr>
                  <w:b/>
                </w:rPr>
                <w:delText>&gt;</w:delText>
              </w:r>
              <w:bookmarkStart w:id="6265" w:name="_Toc489457783"/>
              <w:bookmarkEnd w:id="6265"/>
            </w:del>
          </w:p>
        </w:tc>
        <w:tc>
          <w:tcPr>
            <w:tcW w:w="7560" w:type="dxa"/>
          </w:tcPr>
          <w:p w14:paraId="4E7376E2" w14:textId="3B2DC97A" w:rsidR="00975CC4" w:rsidDel="009453A7" w:rsidRDefault="00975CC4" w:rsidP="00166AF3">
            <w:pPr>
              <w:pStyle w:val="TableBody"/>
              <w:rPr>
                <w:del w:id="6266" w:author="Alban Roche" w:date="2017-08-02T16:32:00Z"/>
                <w:u w:val="single"/>
              </w:rPr>
            </w:pPr>
            <w:bookmarkStart w:id="6267" w:name="_Toc489457784"/>
            <w:bookmarkEnd w:id="6267"/>
          </w:p>
          <w:p w14:paraId="3EA48DA0" w14:textId="66972522" w:rsidR="00975CC4" w:rsidDel="009453A7" w:rsidRDefault="00975CC4" w:rsidP="00166AF3">
            <w:pPr>
              <w:pStyle w:val="TableBody"/>
              <w:rPr>
                <w:del w:id="6268" w:author="Alban Roche" w:date="2017-08-02T16:32:00Z"/>
                <w:u w:val="single"/>
              </w:rPr>
            </w:pPr>
            <w:bookmarkStart w:id="6269" w:name="_Toc489457785"/>
            <w:bookmarkEnd w:id="6269"/>
          </w:p>
          <w:p w14:paraId="49D9FE94" w14:textId="5D956604" w:rsidR="00975CC4" w:rsidDel="009453A7" w:rsidRDefault="00975CC4" w:rsidP="00166AF3">
            <w:pPr>
              <w:pStyle w:val="TableBody"/>
              <w:rPr>
                <w:del w:id="6270" w:author="Alban Roche" w:date="2017-08-02T16:32:00Z"/>
              </w:rPr>
            </w:pPr>
            <w:del w:id="6271" w:author="Alban Roche" w:date="2017-08-02T16:32:00Z">
              <w:r w:rsidDel="009453A7">
                <w:rPr>
                  <w:u w:val="single"/>
                </w:rPr>
                <w:delText>Response</w:delText>
              </w:r>
              <w:bookmarkStart w:id="6272" w:name="_Toc489457786"/>
              <w:bookmarkEnd w:id="6272"/>
            </w:del>
          </w:p>
          <w:p w14:paraId="4B084A3C" w14:textId="51260F35" w:rsidR="00975CC4" w:rsidRPr="005B0DBD" w:rsidDel="009453A7" w:rsidRDefault="00975CC4" w:rsidP="00166AF3">
            <w:pPr>
              <w:pStyle w:val="TableBody"/>
              <w:rPr>
                <w:del w:id="6273" w:author="Alban Roche" w:date="2017-08-02T16:32:00Z"/>
                <w:b/>
              </w:rPr>
            </w:pPr>
            <w:del w:id="6274" w:author="Alban Roche" w:date="2017-08-02T16:32:00Z">
              <w:r w:rsidRPr="005B0DBD" w:rsidDel="009453A7">
                <w:rPr>
                  <w:b/>
                </w:rPr>
                <w:delText>OK</w:delText>
              </w:r>
              <w:bookmarkStart w:id="6275" w:name="_Toc489457787"/>
              <w:bookmarkEnd w:id="6275"/>
            </w:del>
          </w:p>
          <w:p w14:paraId="1814AACE" w14:textId="3C22437D" w:rsidR="00975CC4" w:rsidDel="009453A7" w:rsidRDefault="00975CC4" w:rsidP="00166AF3">
            <w:pPr>
              <w:pStyle w:val="TableBody"/>
              <w:rPr>
                <w:del w:id="6276" w:author="Alban Roche" w:date="2017-08-02T16:32:00Z"/>
              </w:rPr>
            </w:pPr>
            <w:bookmarkStart w:id="6277" w:name="_Toc489457788"/>
            <w:bookmarkEnd w:id="6277"/>
          </w:p>
          <w:p w14:paraId="6BE94D7E" w14:textId="2444CDD9" w:rsidR="00975CC4" w:rsidDel="009453A7" w:rsidRDefault="00975CC4" w:rsidP="00166AF3">
            <w:pPr>
              <w:pStyle w:val="TableBody"/>
              <w:rPr>
                <w:del w:id="6278" w:author="Alban Roche" w:date="2017-08-02T16:32:00Z"/>
              </w:rPr>
            </w:pPr>
            <w:del w:id="6279" w:author="Alban Roche" w:date="2017-08-02T16:32:00Z">
              <w:r w:rsidRPr="005B0DBD" w:rsidDel="009453A7">
                <w:rPr>
                  <w:u w:val="single"/>
                </w:rPr>
                <w:delText>Parameters</w:delText>
              </w:r>
              <w:bookmarkStart w:id="6280" w:name="_Toc489457789"/>
              <w:bookmarkEnd w:id="6280"/>
            </w:del>
          </w:p>
          <w:p w14:paraId="704EBE80" w14:textId="57BBE290" w:rsidR="00975CC4" w:rsidDel="009453A7" w:rsidRDefault="00975CC4" w:rsidP="00166AF3">
            <w:pPr>
              <w:pStyle w:val="TableBody"/>
              <w:rPr>
                <w:del w:id="6281" w:author="Alban Roche" w:date="2017-08-02T16:32:00Z"/>
              </w:rPr>
            </w:pPr>
            <w:del w:id="6282" w:author="Alban Roche" w:date="2017-08-02T16:32:00Z">
              <w:r w:rsidRPr="005B0DBD" w:rsidDel="009453A7">
                <w:rPr>
                  <w:b/>
                </w:rPr>
                <w:delText>&lt;ppp_dun_mode&gt;</w:delText>
              </w:r>
              <w:r w:rsidDel="009453A7">
                <w:tab/>
                <w:delText>PPP dial-up networking behavior</w:delText>
              </w:r>
              <w:bookmarkStart w:id="6283" w:name="_Toc489457790"/>
              <w:bookmarkEnd w:id="6283"/>
            </w:del>
          </w:p>
          <w:p w14:paraId="17EF2BB7" w14:textId="6E036D0D" w:rsidR="00975CC4" w:rsidDel="009453A7" w:rsidRDefault="00975CC4" w:rsidP="00166AF3">
            <w:pPr>
              <w:pStyle w:val="TableBody"/>
              <w:rPr>
                <w:del w:id="6284" w:author="Alban Roche" w:date="2017-08-02T16:32:00Z"/>
              </w:rPr>
            </w:pPr>
            <w:del w:id="6285" w:author="Alban Roche" w:date="2017-08-02T16:32:00Z">
              <w:r w:rsidDel="009453A7">
                <w:delText>0</w:delText>
              </w:r>
              <w:r w:rsidDel="009453A7">
                <w:tab/>
                <w:delText>PDP context is brought up after LCP negotiation</w:delText>
              </w:r>
              <w:bookmarkStart w:id="6286" w:name="_Toc489457791"/>
              <w:bookmarkEnd w:id="6286"/>
            </w:del>
          </w:p>
          <w:p w14:paraId="4D6CBEA8" w14:textId="35A3F6BA" w:rsidR="00975CC4" w:rsidDel="009453A7" w:rsidRDefault="00975CC4" w:rsidP="00166AF3">
            <w:pPr>
              <w:pStyle w:val="TableBody"/>
              <w:rPr>
                <w:del w:id="6287" w:author="Alban Roche" w:date="2017-08-02T16:32:00Z"/>
              </w:rPr>
            </w:pPr>
            <w:del w:id="6288" w:author="Alban Roche" w:date="2017-08-02T16:32:00Z">
              <w:r w:rsidRPr="005B0DBD" w:rsidDel="009453A7">
                <w:rPr>
                  <w:u w:val="single"/>
                </w:rPr>
                <w:delText>1</w:delText>
              </w:r>
              <w:r w:rsidDel="009453A7">
                <w:tab/>
                <w:delText>PDP context is brought up before LCP negotiation</w:delText>
              </w:r>
              <w:bookmarkStart w:id="6289" w:name="_Toc489457792"/>
              <w:bookmarkEnd w:id="6289"/>
            </w:del>
          </w:p>
          <w:p w14:paraId="5FDB0F31" w14:textId="6E3CFAC9" w:rsidR="00975CC4" w:rsidDel="009453A7" w:rsidRDefault="00975CC4" w:rsidP="00166AF3">
            <w:pPr>
              <w:pStyle w:val="TableBody"/>
              <w:rPr>
                <w:del w:id="6290" w:author="Alban Roche" w:date="2017-08-02T16:32:00Z"/>
              </w:rPr>
            </w:pPr>
            <w:bookmarkStart w:id="6291" w:name="_Toc489457793"/>
            <w:bookmarkEnd w:id="6291"/>
          </w:p>
          <w:p w14:paraId="71E2B4AC" w14:textId="03540B33" w:rsidR="00975CC4" w:rsidDel="009453A7" w:rsidRDefault="00975CC4" w:rsidP="00166AF3">
            <w:pPr>
              <w:pStyle w:val="TableBody"/>
              <w:rPr>
                <w:del w:id="6292" w:author="Alban Roche" w:date="2017-08-02T16:32:00Z"/>
              </w:rPr>
            </w:pPr>
            <w:del w:id="6293" w:author="Alban Roche" w:date="2017-08-02T16:32:00Z">
              <w:r w:rsidRPr="005B0DBD" w:rsidDel="009453A7">
                <w:rPr>
                  <w:b/>
                </w:rPr>
                <w:delText>&lt;omadm_reg_mode&gt;</w:delText>
              </w:r>
              <w:r w:rsidDel="009453A7">
                <w:tab/>
                <w:delText>OMADM client boostrapping behavior</w:delText>
              </w:r>
              <w:bookmarkStart w:id="6294" w:name="_Toc489457794"/>
              <w:bookmarkEnd w:id="6294"/>
            </w:del>
          </w:p>
          <w:p w14:paraId="213A1D94" w14:textId="52E7A6B2" w:rsidR="00975CC4" w:rsidDel="009453A7" w:rsidRDefault="00975CC4" w:rsidP="00166AF3">
            <w:pPr>
              <w:pStyle w:val="TableBody"/>
              <w:rPr>
                <w:del w:id="6295" w:author="Alban Roche" w:date="2017-08-02T16:32:00Z"/>
              </w:rPr>
            </w:pPr>
            <w:del w:id="6296" w:author="Alban Roche" w:date="2017-08-02T16:32:00Z">
              <w:r w:rsidDel="009453A7">
                <w:delText>0</w:delText>
              </w:r>
              <w:r w:rsidDel="009453A7">
                <w:tab/>
                <w:delText>Disables boostrapping initiated by the client</w:delText>
              </w:r>
              <w:bookmarkStart w:id="6297" w:name="_Toc489457795"/>
              <w:bookmarkEnd w:id="6297"/>
            </w:del>
          </w:p>
          <w:p w14:paraId="4D8D6A3E" w14:textId="3C71B167" w:rsidR="00975CC4" w:rsidDel="009453A7" w:rsidRDefault="00975CC4" w:rsidP="00166AF3">
            <w:pPr>
              <w:pStyle w:val="TableBody"/>
              <w:rPr>
                <w:del w:id="6298" w:author="Alban Roche" w:date="2017-08-02T16:32:00Z"/>
              </w:rPr>
            </w:pPr>
            <w:del w:id="6299" w:author="Alban Roche" w:date="2017-08-02T16:32:00Z">
              <w:r w:rsidRPr="005B0DBD" w:rsidDel="009453A7">
                <w:rPr>
                  <w:u w:val="single"/>
                </w:rPr>
                <w:delText>1</w:delText>
              </w:r>
              <w:r w:rsidDel="009453A7">
                <w:tab/>
                <w:delText xml:space="preserve">Enables boostrappining initiated by the client on the next successful registration if the </w:delText>
              </w:r>
              <w:r w:rsidDel="009453A7">
                <w:tab/>
                <w:delText xml:space="preserve">module’s IMEI is used for the first time and no server initatiated session has </w:delText>
              </w:r>
              <w:r w:rsidDel="009453A7">
                <w:tab/>
                <w:delText>happened before</w:delText>
              </w:r>
              <w:bookmarkStart w:id="6300" w:name="_Toc489457796"/>
              <w:bookmarkEnd w:id="6300"/>
            </w:del>
          </w:p>
          <w:p w14:paraId="45319E32" w14:textId="18BA2F75" w:rsidR="00975CC4" w:rsidDel="009453A7" w:rsidRDefault="00975CC4" w:rsidP="00166AF3">
            <w:pPr>
              <w:pStyle w:val="TableBody"/>
              <w:rPr>
                <w:del w:id="6301" w:author="Alban Roche" w:date="2017-08-02T16:32:00Z"/>
              </w:rPr>
            </w:pPr>
            <w:del w:id="6302" w:author="Alban Roche" w:date="2017-08-02T16:32:00Z">
              <w:r w:rsidDel="009453A7">
                <w:delText>2</w:delText>
              </w:r>
              <w:r w:rsidDel="009453A7">
                <w:tab/>
                <w:delText xml:space="preserve">Enables boostrapping initiates by the client on the next successful registration </w:delText>
              </w:r>
              <w:r w:rsidDel="009453A7">
                <w:tab/>
                <w:delText>regardless of the above mentioned criteria.</w:delText>
              </w:r>
              <w:bookmarkStart w:id="6303" w:name="_Toc489457797"/>
              <w:bookmarkEnd w:id="6303"/>
            </w:del>
          </w:p>
          <w:p w14:paraId="1B8EBD8E" w14:textId="39BB5247" w:rsidR="00975CC4" w:rsidDel="009453A7" w:rsidRDefault="00975CC4" w:rsidP="00166AF3">
            <w:pPr>
              <w:pStyle w:val="TableBody"/>
              <w:rPr>
                <w:del w:id="6304" w:author="Alban Roche" w:date="2017-08-02T16:32:00Z"/>
              </w:rPr>
            </w:pPr>
            <w:bookmarkStart w:id="6305" w:name="_Toc489457798"/>
            <w:bookmarkEnd w:id="6305"/>
          </w:p>
          <w:p w14:paraId="4E0ABECF" w14:textId="38F1E743" w:rsidR="00975CC4" w:rsidDel="009453A7" w:rsidRDefault="00975CC4" w:rsidP="00166AF3">
            <w:pPr>
              <w:pStyle w:val="TableBody"/>
              <w:rPr>
                <w:del w:id="6306" w:author="Alban Roche" w:date="2017-08-02T16:32:00Z"/>
              </w:rPr>
            </w:pPr>
            <w:del w:id="6307" w:author="Alban Roche" w:date="2017-08-02T16:32:00Z">
              <w:r w:rsidRPr="005B0DBD" w:rsidDel="009453A7">
                <w:rPr>
                  <w:b/>
                </w:rPr>
                <w:delText>&lt;omadm_reg_state&gt;</w:delText>
              </w:r>
              <w:r w:rsidRPr="005B0DBD" w:rsidDel="009453A7">
                <w:tab/>
              </w:r>
              <w:r w:rsidDel="009453A7">
                <w:delText>Boostrap registration state</w:delText>
              </w:r>
              <w:bookmarkStart w:id="6308" w:name="_Toc489457799"/>
              <w:bookmarkEnd w:id="6308"/>
            </w:del>
          </w:p>
          <w:p w14:paraId="0D46FD52" w14:textId="7ADED59C" w:rsidR="00975CC4" w:rsidDel="009453A7" w:rsidRDefault="00975CC4" w:rsidP="00166AF3">
            <w:pPr>
              <w:pStyle w:val="TableBody"/>
              <w:rPr>
                <w:del w:id="6309" w:author="Alban Roche" w:date="2017-08-02T16:32:00Z"/>
              </w:rPr>
            </w:pPr>
            <w:del w:id="6310" w:author="Alban Roche" w:date="2017-08-02T16:32:00Z">
              <w:r w:rsidDel="009453A7">
                <w:delText>0</w:delText>
              </w:r>
              <w:r w:rsidDel="009453A7">
                <w:tab/>
                <w:delText xml:space="preserve">The client hasn’t been boostrapped yet (no server initiated session has happened </w:delText>
              </w:r>
              <w:r w:rsidDel="009453A7">
                <w:tab/>
                <w:delText>before)</w:delText>
              </w:r>
              <w:bookmarkStart w:id="6311" w:name="_Toc489457800"/>
              <w:bookmarkEnd w:id="6311"/>
            </w:del>
          </w:p>
          <w:p w14:paraId="7770D866" w14:textId="4349123A" w:rsidR="00975CC4" w:rsidDel="009453A7" w:rsidRDefault="00975CC4" w:rsidP="00166AF3">
            <w:pPr>
              <w:pStyle w:val="TableBody"/>
              <w:rPr>
                <w:del w:id="6312" w:author="Alban Roche" w:date="2017-08-02T16:32:00Z"/>
              </w:rPr>
            </w:pPr>
            <w:del w:id="6313" w:author="Alban Roche" w:date="2017-08-02T16:32:00Z">
              <w:r w:rsidDel="009453A7">
                <w:delText>1</w:delText>
              </w:r>
              <w:r w:rsidDel="009453A7">
                <w:tab/>
                <w:delText>The client has been boostrapped before with a successful server initiated session</w:delText>
              </w:r>
              <w:bookmarkStart w:id="6314" w:name="_Toc489457801"/>
              <w:bookmarkEnd w:id="6314"/>
            </w:del>
          </w:p>
          <w:p w14:paraId="3F2AC84D" w14:textId="654D1CED" w:rsidR="00975CC4" w:rsidDel="009453A7" w:rsidRDefault="00975CC4" w:rsidP="00166AF3">
            <w:pPr>
              <w:pStyle w:val="TableBody"/>
              <w:rPr>
                <w:del w:id="6315" w:author="Alban Roche" w:date="2017-08-02T16:32:00Z"/>
              </w:rPr>
            </w:pPr>
            <w:bookmarkStart w:id="6316" w:name="_Toc489457802"/>
            <w:bookmarkEnd w:id="6316"/>
          </w:p>
          <w:p w14:paraId="67530691" w14:textId="11F531DA" w:rsidR="00975CC4" w:rsidDel="009453A7" w:rsidRDefault="00975CC4" w:rsidP="00166AF3">
            <w:pPr>
              <w:pStyle w:val="TableBody"/>
              <w:rPr>
                <w:del w:id="6317" w:author="Alban Roche" w:date="2017-08-02T16:32:00Z"/>
              </w:rPr>
            </w:pPr>
            <w:del w:id="6318" w:author="Alban Roche" w:date="2017-08-02T16:32:00Z">
              <w:r w:rsidRPr="0072644F" w:rsidDel="009453A7">
                <w:rPr>
                  <w:b/>
                </w:rPr>
                <w:delText>&lt;pdp_unlock_mode&gt;</w:delText>
              </w:r>
              <w:r w:rsidRPr="0072644F" w:rsidDel="009453A7">
                <w:tab/>
                <w:delText>PDP unlock mode</w:delText>
              </w:r>
              <w:bookmarkStart w:id="6319" w:name="_Toc489457803"/>
              <w:bookmarkEnd w:id="6319"/>
            </w:del>
          </w:p>
          <w:p w14:paraId="772FC549" w14:textId="2C10B387" w:rsidR="00975CC4" w:rsidRPr="0072644F" w:rsidDel="009453A7" w:rsidRDefault="00975CC4" w:rsidP="00166AF3">
            <w:pPr>
              <w:pStyle w:val="TableBody"/>
              <w:rPr>
                <w:del w:id="6320" w:author="Alban Roche" w:date="2017-08-02T16:32:00Z"/>
              </w:rPr>
            </w:pPr>
            <w:del w:id="6321" w:author="Alban Roche" w:date="2017-08-02T16:32:00Z">
              <w:r w:rsidDel="009453A7">
                <w:delText>For HL7618 Verizon and HL7618RD modules:</w:delText>
              </w:r>
              <w:bookmarkStart w:id="6322" w:name="_Toc489457804"/>
              <w:bookmarkEnd w:id="6322"/>
            </w:del>
          </w:p>
          <w:p w14:paraId="7EB06ED6" w14:textId="04DE4949" w:rsidR="00975CC4" w:rsidRPr="0072644F" w:rsidDel="009453A7" w:rsidRDefault="00975CC4" w:rsidP="00166AF3">
            <w:pPr>
              <w:pStyle w:val="TableBody"/>
              <w:rPr>
                <w:del w:id="6323" w:author="Alban Roche" w:date="2017-08-02T16:32:00Z"/>
              </w:rPr>
            </w:pPr>
            <w:del w:id="6324" w:author="Alban Roche" w:date="2017-08-02T16:32:00Z">
              <w:r w:rsidRPr="004B78B6" w:rsidDel="009453A7">
                <w:tab/>
              </w:r>
              <w:r w:rsidRPr="004226D1" w:rsidDel="009453A7">
                <w:rPr>
                  <w:u w:val="single"/>
                </w:rPr>
                <w:delText>0</w:delText>
              </w:r>
              <w:r w:rsidRPr="0072644F" w:rsidDel="009453A7">
                <w:tab/>
                <w:delText xml:space="preserve">Protects the reserved PDP contexts (1, 2, 11-20) from being modified </w:delText>
              </w:r>
              <w:r w:rsidDel="009453A7">
                <w:tab/>
              </w:r>
              <w:r w:rsidDel="009453A7">
                <w:tab/>
              </w:r>
              <w:r w:rsidDel="009453A7">
                <w:tab/>
              </w:r>
              <w:r w:rsidDel="009453A7">
                <w:tab/>
              </w:r>
              <w:r w:rsidRPr="0072644F" w:rsidDel="009453A7">
                <w:delText>accidentally</w:delText>
              </w:r>
              <w:bookmarkStart w:id="6325" w:name="_Toc489457805"/>
              <w:bookmarkEnd w:id="6325"/>
            </w:del>
          </w:p>
          <w:p w14:paraId="5199088B" w14:textId="3C5267A3" w:rsidR="00975CC4" w:rsidDel="009453A7" w:rsidRDefault="00975CC4" w:rsidP="00166AF3">
            <w:pPr>
              <w:pStyle w:val="TableBody"/>
              <w:rPr>
                <w:del w:id="6326" w:author="Alban Roche" w:date="2017-08-02T16:32:00Z"/>
              </w:rPr>
            </w:pPr>
            <w:del w:id="6327" w:author="Alban Roche" w:date="2017-08-02T16:32:00Z">
              <w:r w:rsidDel="009453A7">
                <w:tab/>
              </w:r>
              <w:r w:rsidRPr="0072644F" w:rsidDel="009453A7">
                <w:delText>1</w:delText>
              </w:r>
              <w:r w:rsidRPr="0072644F" w:rsidDel="009453A7">
                <w:tab/>
                <w:delText>Unlocks the protection on the reserved PDP contexts</w:delText>
              </w:r>
              <w:bookmarkStart w:id="6328" w:name="_Toc489457806"/>
              <w:bookmarkEnd w:id="6328"/>
            </w:del>
          </w:p>
          <w:p w14:paraId="76E99FA0" w14:textId="0D7402A8" w:rsidR="00975CC4" w:rsidDel="009453A7" w:rsidRDefault="00975CC4" w:rsidP="00166AF3">
            <w:pPr>
              <w:pStyle w:val="TableBody"/>
              <w:rPr>
                <w:del w:id="6329" w:author="Alban Roche" w:date="2017-08-02T16:32:00Z"/>
              </w:rPr>
            </w:pPr>
            <w:del w:id="6330" w:author="Alban Roche" w:date="2017-08-02T16:32:00Z">
              <w:r w:rsidDel="009453A7">
                <w:delText>For HL7690 and HL7692 modules:</w:delText>
              </w:r>
              <w:bookmarkStart w:id="6331" w:name="_Toc489457807"/>
              <w:bookmarkEnd w:id="6331"/>
            </w:del>
          </w:p>
          <w:p w14:paraId="7B9DA2E0" w14:textId="180D0EB6" w:rsidR="00975CC4" w:rsidRPr="0072644F" w:rsidDel="009453A7" w:rsidRDefault="00975CC4" w:rsidP="00166AF3">
            <w:pPr>
              <w:pStyle w:val="TableBody"/>
              <w:rPr>
                <w:del w:id="6332" w:author="Alban Roche" w:date="2017-08-02T16:32:00Z"/>
              </w:rPr>
            </w:pPr>
            <w:del w:id="6333" w:author="Alban Roche" w:date="2017-08-02T16:32:00Z">
              <w:r w:rsidDel="009453A7">
                <w:tab/>
              </w:r>
              <w:r w:rsidRPr="004B78B6" w:rsidDel="009453A7">
                <w:delText>0</w:delText>
              </w:r>
              <w:r w:rsidRPr="0072644F" w:rsidDel="009453A7">
                <w:tab/>
                <w:delText>Pr</w:delText>
              </w:r>
              <w:r w:rsidDel="009453A7">
                <w:delText>otects the reserved PDP context</w:delText>
              </w:r>
              <w:r w:rsidRPr="0072644F" w:rsidDel="009453A7">
                <w:delText xml:space="preserve"> (1) from being modified accidentally</w:delText>
              </w:r>
              <w:bookmarkStart w:id="6334" w:name="_Toc489457808"/>
              <w:bookmarkEnd w:id="6334"/>
            </w:del>
          </w:p>
          <w:p w14:paraId="697E5EFD" w14:textId="5B34864E" w:rsidR="00975CC4" w:rsidDel="009453A7" w:rsidRDefault="00975CC4" w:rsidP="00166AF3">
            <w:pPr>
              <w:pStyle w:val="TableBody"/>
              <w:rPr>
                <w:del w:id="6335" w:author="Alban Roche" w:date="2017-08-02T16:32:00Z"/>
              </w:rPr>
            </w:pPr>
            <w:del w:id="6336" w:author="Alban Roche" w:date="2017-08-02T16:32:00Z">
              <w:r w:rsidRPr="004B78B6" w:rsidDel="009453A7">
                <w:tab/>
              </w:r>
              <w:r w:rsidRPr="004B78B6" w:rsidDel="009453A7">
                <w:rPr>
                  <w:u w:val="single"/>
                </w:rPr>
                <w:delText>1</w:delText>
              </w:r>
              <w:r w:rsidRPr="0072644F" w:rsidDel="009453A7">
                <w:tab/>
                <w:delText>Unlocks the protection on the reserved PDP context</w:delText>
              </w:r>
              <w:bookmarkStart w:id="6337" w:name="_Toc489457809"/>
              <w:bookmarkEnd w:id="6337"/>
            </w:del>
          </w:p>
          <w:p w14:paraId="300EF43E" w14:textId="091145BE" w:rsidR="00975CC4" w:rsidDel="009453A7" w:rsidRDefault="00975CC4" w:rsidP="00166AF3">
            <w:pPr>
              <w:pStyle w:val="TableBody"/>
              <w:rPr>
                <w:del w:id="6338" w:author="Alban Roche" w:date="2017-08-02T16:32:00Z"/>
              </w:rPr>
            </w:pPr>
            <w:bookmarkStart w:id="6339" w:name="_Toc489457810"/>
            <w:bookmarkEnd w:id="6339"/>
          </w:p>
          <w:p w14:paraId="48BCAA51" w14:textId="76AD309C" w:rsidR="00975CC4" w:rsidDel="009453A7" w:rsidRDefault="00975CC4" w:rsidP="00166AF3">
            <w:pPr>
              <w:pStyle w:val="TableBody"/>
              <w:rPr>
                <w:del w:id="6340" w:author="Alban Roche" w:date="2017-08-02T16:32:00Z"/>
              </w:rPr>
            </w:pPr>
            <w:bookmarkStart w:id="6341" w:name="_Toc489457811"/>
            <w:bookmarkEnd w:id="6341"/>
          </w:p>
          <w:p w14:paraId="08DEBD52" w14:textId="6D2EBF6A" w:rsidR="00975CC4" w:rsidRPr="00CA3F4B" w:rsidDel="009453A7" w:rsidRDefault="00975CC4" w:rsidP="00166AF3">
            <w:pPr>
              <w:pStyle w:val="TableBody"/>
              <w:rPr>
                <w:del w:id="6342" w:author="Alban Roche" w:date="2017-08-02T16:32:00Z"/>
              </w:rPr>
            </w:pPr>
            <w:bookmarkStart w:id="6343" w:name="_Toc489457812"/>
            <w:bookmarkEnd w:id="6343"/>
          </w:p>
          <w:p w14:paraId="6411A8BC" w14:textId="5192BB18" w:rsidR="00975CC4" w:rsidDel="009453A7" w:rsidRDefault="00975CC4" w:rsidP="00166AF3">
            <w:pPr>
              <w:pStyle w:val="TableBody"/>
              <w:rPr>
                <w:del w:id="6344" w:author="Alban Roche" w:date="2017-08-02T16:32:00Z"/>
              </w:rPr>
            </w:pPr>
            <w:del w:id="6345" w:author="Alban Roche" w:date="2017-08-02T16:32:00Z">
              <w:r w:rsidRPr="00E0527E" w:rsidDel="009453A7">
                <w:rPr>
                  <w:b/>
                </w:rPr>
                <w:delText>&lt;show_orig_apn&gt;</w:delText>
              </w:r>
              <w:r w:rsidDel="009453A7">
                <w:tab/>
                <w:delText xml:space="preserve">Enables showing the original APN saved in non-volatile memory </w:delText>
              </w:r>
              <w:r w:rsidRPr="006E4E69" w:rsidDel="009453A7">
                <w:delText>(updated by AT+CGDCONT=…)</w:delText>
              </w:r>
              <w:r w:rsidDel="009453A7">
                <w:delText>;</w:delText>
              </w:r>
              <w:r w:rsidRPr="006E4E69" w:rsidDel="009453A7">
                <w:delText xml:space="preserve"> this is effective for PDP context 1 (LTE default bearer) with PDP context reading (AT+CGDCONT?)</w:delText>
              </w:r>
              <w:bookmarkStart w:id="6346" w:name="_Toc489457813"/>
              <w:bookmarkEnd w:id="6346"/>
            </w:del>
          </w:p>
          <w:p w14:paraId="14832C1C" w14:textId="38DEC6F6" w:rsidR="00975CC4" w:rsidDel="009453A7" w:rsidRDefault="00975CC4" w:rsidP="00166AF3">
            <w:pPr>
              <w:pStyle w:val="TableBody"/>
              <w:rPr>
                <w:del w:id="6347" w:author="Alban Roche" w:date="2017-08-02T16:32:00Z"/>
              </w:rPr>
            </w:pPr>
            <w:del w:id="6348" w:author="Alban Roche" w:date="2017-08-02T16:32:00Z">
              <w:r w:rsidDel="009453A7">
                <w:delText>0</w:delText>
              </w:r>
              <w:r w:rsidDel="009453A7">
                <w:tab/>
                <w:delText>Disabled. Shows APN given by the network</w:delText>
              </w:r>
              <w:r w:rsidDel="009453A7">
                <w:br/>
              </w:r>
              <w:r w:rsidDel="009453A7">
                <w:tab/>
                <w:delText xml:space="preserve">(e.g. </w:delText>
              </w:r>
              <w:r w:rsidRPr="008363FE" w:rsidDel="009453A7">
                <w:delText>"ltemobile.apn.mnc720.mcc302.gprs"</w:delText>
              </w:r>
              <w:r w:rsidDel="009453A7">
                <w:delText xml:space="preserve">, </w:delText>
              </w:r>
              <w:r w:rsidRPr="00FF6214" w:rsidDel="009453A7">
                <w:delText>"vzwims.mnc480.mcc311.gprs"</w:delText>
              </w:r>
              <w:r w:rsidDel="009453A7">
                <w:delText>)</w:delText>
              </w:r>
              <w:bookmarkStart w:id="6349" w:name="_Toc489457814"/>
              <w:bookmarkEnd w:id="6349"/>
            </w:del>
          </w:p>
          <w:p w14:paraId="073FF2A9" w14:textId="34643928" w:rsidR="00975CC4" w:rsidRPr="00D607BB" w:rsidDel="009453A7" w:rsidRDefault="00975CC4" w:rsidP="00166AF3">
            <w:pPr>
              <w:pStyle w:val="TableBody"/>
              <w:rPr>
                <w:del w:id="6350" w:author="Alban Roche" w:date="2017-08-02T16:32:00Z"/>
              </w:rPr>
            </w:pPr>
            <w:del w:id="6351" w:author="Alban Roche" w:date="2017-08-02T16:32:00Z">
              <w:r w:rsidRPr="00E0527E" w:rsidDel="009453A7">
                <w:rPr>
                  <w:u w:val="single"/>
                </w:rPr>
                <w:delText>1</w:delText>
              </w:r>
              <w:r w:rsidDel="009453A7">
                <w:tab/>
                <w:delText>Enabled. Shows the original APN saved in non-volatile memory</w:delText>
              </w:r>
              <w:bookmarkStart w:id="6352" w:name="_Toc489457815"/>
              <w:bookmarkEnd w:id="6352"/>
            </w:del>
          </w:p>
        </w:tc>
        <w:bookmarkStart w:id="6353" w:name="_Toc489457816"/>
        <w:bookmarkEnd w:id="6353"/>
      </w:tr>
      <w:tr w:rsidR="00975CC4" w:rsidRPr="00C41274" w:rsidDel="009453A7" w14:paraId="56D54285" w14:textId="3E7AE97E" w:rsidTr="00166AF3">
        <w:trPr>
          <w:trHeight w:val="1470"/>
          <w:del w:id="6354" w:author="Alban Roche" w:date="2017-08-02T16:32:00Z"/>
        </w:trPr>
        <w:tc>
          <w:tcPr>
            <w:tcW w:w="1728" w:type="dxa"/>
          </w:tcPr>
          <w:p w14:paraId="11DE2B65" w14:textId="6B88D4B6" w:rsidR="00975CC4" w:rsidRPr="005B0DBD" w:rsidDel="009453A7" w:rsidRDefault="00975CC4" w:rsidP="00166AF3">
            <w:pPr>
              <w:pStyle w:val="TableBody"/>
              <w:rPr>
                <w:del w:id="6355" w:author="Alban Roche" w:date="2017-08-02T16:32:00Z"/>
                <w:u w:val="single"/>
              </w:rPr>
            </w:pPr>
            <w:del w:id="6356" w:author="Alban Roche" w:date="2017-08-02T16:32:00Z">
              <w:r w:rsidRPr="005B0DBD" w:rsidDel="009453A7">
                <w:rPr>
                  <w:u w:val="single"/>
                </w:rPr>
                <w:delText>Notes</w:delText>
              </w:r>
              <w:bookmarkStart w:id="6357" w:name="_Toc489457817"/>
              <w:bookmarkEnd w:id="6357"/>
            </w:del>
          </w:p>
        </w:tc>
        <w:tc>
          <w:tcPr>
            <w:tcW w:w="7560" w:type="dxa"/>
          </w:tcPr>
          <w:p w14:paraId="133371E0" w14:textId="0DA1908C" w:rsidR="00975CC4" w:rsidDel="009453A7" w:rsidRDefault="00975CC4" w:rsidP="0059466D">
            <w:pPr>
              <w:pStyle w:val="TableBody"/>
              <w:numPr>
                <w:ilvl w:val="0"/>
                <w:numId w:val="91"/>
              </w:numPr>
              <w:rPr>
                <w:del w:id="6358" w:author="Alban Roche" w:date="2017-08-02T16:32:00Z"/>
              </w:rPr>
            </w:pPr>
            <w:del w:id="6359" w:author="Alban Roche" w:date="2017-08-02T16:32:00Z">
              <w:r w:rsidDel="009453A7">
                <w:delText>&lt;omadm_reg_mode&gt; only affects HL7618 Verizon and HL7618RD modules.</w:delText>
              </w:r>
              <w:bookmarkStart w:id="6360" w:name="_Toc489457818"/>
              <w:bookmarkEnd w:id="6360"/>
            </w:del>
          </w:p>
          <w:p w14:paraId="37A449FC" w14:textId="63C0DEFA" w:rsidR="00975CC4" w:rsidDel="009453A7" w:rsidRDefault="00975CC4" w:rsidP="0059466D">
            <w:pPr>
              <w:pStyle w:val="TableBody"/>
              <w:numPr>
                <w:ilvl w:val="0"/>
                <w:numId w:val="91"/>
              </w:numPr>
              <w:rPr>
                <w:del w:id="6361" w:author="Alban Roche" w:date="2017-08-02T16:32:00Z"/>
              </w:rPr>
            </w:pPr>
            <w:del w:id="6362" w:author="Alban Roche" w:date="2017-08-02T16:32:00Z">
              <w:r w:rsidDel="009453A7">
                <w:delText>&lt;omadm_reg_mode&gt; will automatically be changed from “2” to “1” after the server initialized session was successfully processed.</w:delText>
              </w:r>
              <w:bookmarkStart w:id="6363" w:name="_Toc489457819"/>
              <w:bookmarkEnd w:id="6363"/>
            </w:del>
          </w:p>
          <w:p w14:paraId="34B71773" w14:textId="42FD2CD7" w:rsidR="00975CC4" w:rsidDel="009453A7" w:rsidRDefault="00975CC4" w:rsidP="0059466D">
            <w:pPr>
              <w:pStyle w:val="TableBody"/>
              <w:numPr>
                <w:ilvl w:val="0"/>
                <w:numId w:val="91"/>
              </w:numPr>
              <w:rPr>
                <w:del w:id="6364" w:author="Alban Roche" w:date="2017-08-02T16:32:00Z"/>
              </w:rPr>
            </w:pPr>
            <w:del w:id="6365" w:author="Alban Roche" w:date="2017-08-02T16:32:00Z">
              <w:r w:rsidRPr="0072644F" w:rsidDel="009453A7">
                <w:delText>The HL7618</w:delText>
              </w:r>
              <w:r w:rsidDel="009453A7">
                <w:delText xml:space="preserve"> and HL7618RD</w:delText>
              </w:r>
              <w:r w:rsidRPr="0072644F" w:rsidDel="009453A7">
                <w:delText>’s OMADM client uses customized bootstrapping</w:delText>
              </w:r>
              <w:r w:rsidDel="009453A7">
                <w:delText xml:space="preserve"> defined in the OMADM specification, i.e. with Verizon OMADM server connection configurations preloaded. However, the module still needs to be bootstrapped before the OMADM client can work with the Verizon OMADM server. There are two mechanism to complete this bootstrapping:</w:delText>
              </w:r>
              <w:bookmarkStart w:id="6366" w:name="_Toc489457820"/>
              <w:bookmarkEnd w:id="6366"/>
            </w:del>
          </w:p>
          <w:p w14:paraId="6F0B5484" w14:textId="035C5771" w:rsidR="00975CC4" w:rsidDel="009453A7" w:rsidRDefault="00975CC4" w:rsidP="0059466D">
            <w:pPr>
              <w:pStyle w:val="NumberedSWI"/>
              <w:numPr>
                <w:ilvl w:val="0"/>
                <w:numId w:val="14"/>
              </w:numPr>
              <w:ind w:left="1152"/>
              <w:rPr>
                <w:del w:id="6367" w:author="Alban Roche" w:date="2017-08-02T16:32:00Z"/>
              </w:rPr>
            </w:pPr>
            <w:del w:id="6368" w:author="Alban Roche" w:date="2017-08-02T16:32:00Z">
              <w:r w:rsidDel="009453A7">
                <w:delText>Boostrapping initiated by the server – the IMEI/IMSI are pre-registered to Verizon’s OMADM databse and boostrapping is initiated automatically by the OMADM server through a DM session.</w:delText>
              </w:r>
              <w:bookmarkStart w:id="6369" w:name="_Toc489457821"/>
              <w:bookmarkEnd w:id="6369"/>
            </w:del>
          </w:p>
          <w:p w14:paraId="20B63F92" w14:textId="54C0A651" w:rsidR="00975CC4" w:rsidDel="009453A7" w:rsidRDefault="00975CC4" w:rsidP="0059466D">
            <w:pPr>
              <w:pStyle w:val="NumberedSWI"/>
              <w:numPr>
                <w:ilvl w:val="0"/>
                <w:numId w:val="14"/>
              </w:numPr>
              <w:ind w:left="1152"/>
              <w:rPr>
                <w:del w:id="6370" w:author="Alban Roche" w:date="2017-08-02T16:32:00Z"/>
              </w:rPr>
            </w:pPr>
            <w:del w:id="6371" w:author="Alban Roche" w:date="2017-08-02T16:32:00Z">
              <w:r w:rsidDel="009453A7">
                <w:delText>Boostrapping initiated by the client – the module initiates a DM session to the Verizon OMADM server that performs the bootstrapping.</w:delText>
              </w:r>
              <w:bookmarkStart w:id="6372" w:name="_Toc489457822"/>
              <w:bookmarkEnd w:id="6372"/>
            </w:del>
          </w:p>
          <w:p w14:paraId="0AB18202" w14:textId="4B636087" w:rsidR="00975CC4" w:rsidRPr="005B0DBD" w:rsidDel="009453A7" w:rsidRDefault="00975CC4" w:rsidP="00166AF3">
            <w:pPr>
              <w:pStyle w:val="Indented"/>
              <w:rPr>
                <w:del w:id="6373" w:author="Alban Roche" w:date="2017-08-02T16:32:00Z"/>
              </w:rPr>
            </w:pPr>
            <w:del w:id="6374" w:author="Alban Roche" w:date="2017-08-02T16:32:00Z">
              <w:r w:rsidDel="009453A7">
                <w:delText>The default option &lt;omadm_reg_mode&gt;=1 enables the module to perform boostrapping automatically via mechanism 2.</w:delText>
              </w:r>
              <w:bookmarkStart w:id="6375" w:name="_Toc489457823"/>
              <w:bookmarkEnd w:id="6375"/>
            </w:del>
          </w:p>
        </w:tc>
        <w:bookmarkStart w:id="6376" w:name="_Toc489457824"/>
        <w:bookmarkEnd w:id="6376"/>
      </w:tr>
    </w:tbl>
    <w:p w14:paraId="4E65C035" w14:textId="13FB0B26" w:rsidR="00975CC4" w:rsidDel="009453A7" w:rsidRDefault="00975CC4" w:rsidP="0059466D">
      <w:pPr>
        <w:pStyle w:val="Heading2"/>
        <w:numPr>
          <w:ilvl w:val="1"/>
          <w:numId w:val="11"/>
        </w:numPr>
        <w:ind w:left="1080" w:hanging="1080"/>
        <w:rPr>
          <w:del w:id="6377" w:author="Alban Roche" w:date="2017-08-02T16:32:00Z"/>
        </w:rPr>
      </w:pPr>
      <w:bookmarkStart w:id="6378" w:name="_Toc422388756"/>
      <w:bookmarkStart w:id="6379" w:name="_Toc422731389"/>
      <w:bookmarkStart w:id="6380" w:name="_Toc424133205"/>
      <w:bookmarkStart w:id="6381" w:name="_Toc422388757"/>
      <w:bookmarkStart w:id="6382" w:name="_Toc422731390"/>
      <w:bookmarkStart w:id="6383" w:name="_Toc424133206"/>
      <w:bookmarkStart w:id="6384" w:name="_Toc422388800"/>
      <w:bookmarkStart w:id="6385" w:name="_Toc422731433"/>
      <w:bookmarkStart w:id="6386" w:name="_Toc424133249"/>
      <w:bookmarkStart w:id="6387" w:name="_Toc422388801"/>
      <w:bookmarkStart w:id="6388" w:name="_Toc422731434"/>
      <w:bookmarkStart w:id="6389" w:name="_Toc424133250"/>
      <w:bookmarkStart w:id="6390" w:name="_Ref407115508"/>
      <w:bookmarkStart w:id="6391" w:name="_Toc486251602"/>
      <w:bookmarkEnd w:id="6378"/>
      <w:bookmarkEnd w:id="6379"/>
      <w:bookmarkEnd w:id="6380"/>
      <w:bookmarkEnd w:id="6381"/>
      <w:bookmarkEnd w:id="6382"/>
      <w:bookmarkEnd w:id="6383"/>
      <w:bookmarkEnd w:id="6384"/>
      <w:bookmarkEnd w:id="6385"/>
      <w:bookmarkEnd w:id="6386"/>
      <w:bookmarkEnd w:id="6387"/>
      <w:bookmarkEnd w:id="6388"/>
      <w:bookmarkEnd w:id="6389"/>
      <w:del w:id="6392" w:author="Alban Roche" w:date="2017-08-02T16:32:00Z">
        <w:r w:rsidRPr="00EB0F2C" w:rsidDel="009453A7">
          <w:delText>+CIREP</w:delText>
        </w:r>
        <w:r w:rsidDel="009453A7">
          <w:delText xml:space="preserve"> </w:delText>
        </w:r>
        <w:r w:rsidRPr="00AE67EA" w:rsidDel="009453A7">
          <w:delText xml:space="preserve">Command: </w:delText>
        </w:r>
        <w:r w:rsidDel="009453A7">
          <w:delText>IMS Network Reporting</w:delText>
        </w:r>
        <w:bookmarkStart w:id="6393" w:name="_Toc489457825"/>
        <w:bookmarkEnd w:id="6390"/>
        <w:bookmarkEnd w:id="6391"/>
        <w:bookmarkEnd w:id="6393"/>
      </w:del>
    </w:p>
    <w:tbl>
      <w:tblPr>
        <w:tblStyle w:val="TableSWIleft"/>
        <w:tblW w:w="9288" w:type="dxa"/>
        <w:tblLayout w:type="fixed"/>
        <w:tblLook w:val="04A0" w:firstRow="1" w:lastRow="0" w:firstColumn="1" w:lastColumn="0" w:noHBand="0" w:noVBand="1"/>
      </w:tblPr>
      <w:tblGrid>
        <w:gridCol w:w="1728"/>
        <w:gridCol w:w="7560"/>
      </w:tblGrid>
      <w:tr w:rsidR="00975CC4" w:rsidRPr="00C41274" w:rsidDel="009453A7" w14:paraId="74C2C51F" w14:textId="421D3BE0" w:rsidTr="00166AF3">
        <w:trPr>
          <w:cnfStyle w:val="100000000000" w:firstRow="1" w:lastRow="0" w:firstColumn="0" w:lastColumn="0" w:oddVBand="0" w:evenVBand="0" w:oddHBand="0" w:evenHBand="0" w:firstRowFirstColumn="0" w:firstRowLastColumn="0" w:lastRowFirstColumn="0" w:lastRowLastColumn="0"/>
          <w:del w:id="6394" w:author="Alban Roche" w:date="2017-08-02T16:32:00Z"/>
        </w:trPr>
        <w:tc>
          <w:tcPr>
            <w:tcW w:w="9288" w:type="dxa"/>
            <w:gridSpan w:val="2"/>
          </w:tcPr>
          <w:p w14:paraId="308B8D91" w14:textId="68272E04" w:rsidR="00975CC4" w:rsidRPr="00C41274" w:rsidDel="009453A7" w:rsidRDefault="00975CC4">
            <w:pPr>
              <w:pStyle w:val="TableRowHead"/>
              <w:spacing w:before="144" w:after="144"/>
              <w:rPr>
                <w:del w:id="6395" w:author="Alban Roche" w:date="2017-08-02T16:32:00Z"/>
                <w:bCs w:val="0"/>
              </w:rPr>
            </w:pPr>
            <w:del w:id="6396" w:author="Alban Roche" w:date="2017-08-02T14:40:00Z">
              <w:r w:rsidDel="00F22490">
                <w:delText>HL7618, HL7618RD, HL7648, HL7650, HL7688, HL7690 and HL7692</w:delText>
              </w:r>
            </w:del>
            <w:bookmarkStart w:id="6397" w:name="_Toc489457826"/>
            <w:bookmarkEnd w:id="6397"/>
          </w:p>
        </w:tc>
        <w:bookmarkStart w:id="6398" w:name="_Toc489457827"/>
        <w:bookmarkEnd w:id="6398"/>
      </w:tr>
      <w:tr w:rsidR="00975CC4" w:rsidRPr="00C41274" w:rsidDel="009453A7" w14:paraId="696D89EB" w14:textId="3AC9B152" w:rsidTr="00166AF3">
        <w:trPr>
          <w:trHeight w:val="42"/>
          <w:del w:id="6399" w:author="Alban Roche" w:date="2017-08-02T16:32:00Z"/>
        </w:trPr>
        <w:tc>
          <w:tcPr>
            <w:tcW w:w="1728" w:type="dxa"/>
          </w:tcPr>
          <w:p w14:paraId="6F11211B" w14:textId="6061ECA5" w:rsidR="00975CC4" w:rsidRPr="00C41274" w:rsidDel="009453A7" w:rsidRDefault="00975CC4" w:rsidP="00166AF3">
            <w:pPr>
              <w:pStyle w:val="TableBody"/>
              <w:rPr>
                <w:del w:id="6400" w:author="Alban Roche" w:date="2017-08-02T16:32:00Z"/>
                <w:i/>
              </w:rPr>
            </w:pPr>
            <w:del w:id="6401" w:author="Alban Roche" w:date="2017-08-02T16:32:00Z">
              <w:r w:rsidRPr="00C41274" w:rsidDel="009453A7">
                <w:rPr>
                  <w:i/>
                </w:rPr>
                <w:delText>Test command</w:delText>
              </w:r>
              <w:bookmarkStart w:id="6402" w:name="_Toc489457828"/>
              <w:bookmarkEnd w:id="6402"/>
            </w:del>
          </w:p>
          <w:p w14:paraId="7F3009E8" w14:textId="27C0546E" w:rsidR="00975CC4" w:rsidRPr="00C41274" w:rsidDel="009453A7" w:rsidRDefault="00975CC4" w:rsidP="00166AF3">
            <w:pPr>
              <w:pStyle w:val="TableBody"/>
              <w:rPr>
                <w:del w:id="6403" w:author="Alban Roche" w:date="2017-08-02T16:32:00Z"/>
              </w:rPr>
            </w:pPr>
            <w:bookmarkStart w:id="6404" w:name="_Toc489457829"/>
            <w:bookmarkEnd w:id="6404"/>
          </w:p>
          <w:p w14:paraId="70F90848" w14:textId="29FF7E21" w:rsidR="00975CC4" w:rsidRPr="00C41274" w:rsidDel="009453A7" w:rsidRDefault="00975CC4" w:rsidP="00166AF3">
            <w:pPr>
              <w:pStyle w:val="TableBody"/>
              <w:rPr>
                <w:del w:id="6405" w:author="Alban Roche" w:date="2017-08-02T16:32:00Z"/>
                <w:u w:val="single"/>
              </w:rPr>
            </w:pPr>
            <w:del w:id="6406" w:author="Alban Roche" w:date="2017-08-02T16:32:00Z">
              <w:r w:rsidRPr="00C41274" w:rsidDel="009453A7">
                <w:rPr>
                  <w:u w:val="single"/>
                </w:rPr>
                <w:delText>Syntax</w:delText>
              </w:r>
              <w:bookmarkStart w:id="6407" w:name="_Toc489457830"/>
              <w:bookmarkEnd w:id="6407"/>
            </w:del>
          </w:p>
          <w:p w14:paraId="1CBFADDE" w14:textId="705BDC5A" w:rsidR="00975CC4" w:rsidRPr="00C41274" w:rsidDel="009453A7" w:rsidRDefault="00975CC4" w:rsidP="00166AF3">
            <w:pPr>
              <w:pStyle w:val="TableBody"/>
              <w:rPr>
                <w:del w:id="6408" w:author="Alban Roche" w:date="2017-08-02T16:32:00Z"/>
              </w:rPr>
            </w:pPr>
            <w:del w:id="6409" w:author="Alban Roche" w:date="2017-08-02T16:32:00Z">
              <w:r w:rsidRPr="00C41274" w:rsidDel="009453A7">
                <w:rPr>
                  <w:b/>
                </w:rPr>
                <w:delText>AT+</w:delText>
              </w:r>
              <w:r w:rsidDel="009453A7">
                <w:rPr>
                  <w:b/>
                </w:rPr>
                <w:delText>CIREP</w:delText>
              </w:r>
              <w:r w:rsidRPr="00C41274" w:rsidDel="009453A7">
                <w:rPr>
                  <w:b/>
                </w:rPr>
                <w:delText>=?</w:delText>
              </w:r>
              <w:bookmarkStart w:id="6410" w:name="_Toc489457831"/>
              <w:bookmarkEnd w:id="6410"/>
            </w:del>
          </w:p>
        </w:tc>
        <w:tc>
          <w:tcPr>
            <w:tcW w:w="7560" w:type="dxa"/>
          </w:tcPr>
          <w:p w14:paraId="007DCCEF" w14:textId="0F21521F" w:rsidR="00975CC4" w:rsidRPr="00C41274" w:rsidDel="009453A7" w:rsidRDefault="00975CC4" w:rsidP="00166AF3">
            <w:pPr>
              <w:pStyle w:val="TableBody"/>
              <w:rPr>
                <w:del w:id="6411" w:author="Alban Roche" w:date="2017-08-02T16:32:00Z"/>
                <w:u w:val="single"/>
              </w:rPr>
            </w:pPr>
            <w:bookmarkStart w:id="6412" w:name="_Toc489457832"/>
            <w:bookmarkEnd w:id="6412"/>
          </w:p>
          <w:p w14:paraId="752B9189" w14:textId="0C58389F" w:rsidR="00975CC4" w:rsidRPr="00C41274" w:rsidDel="009453A7" w:rsidRDefault="00975CC4" w:rsidP="00166AF3">
            <w:pPr>
              <w:pStyle w:val="TableBody"/>
              <w:rPr>
                <w:del w:id="6413" w:author="Alban Roche" w:date="2017-08-02T16:32:00Z"/>
                <w:u w:val="single"/>
              </w:rPr>
            </w:pPr>
            <w:bookmarkStart w:id="6414" w:name="_Toc489457833"/>
            <w:bookmarkEnd w:id="6414"/>
          </w:p>
          <w:p w14:paraId="237B3520" w14:textId="7D012457" w:rsidR="00975CC4" w:rsidRPr="00C41274" w:rsidDel="009453A7" w:rsidRDefault="00975CC4" w:rsidP="00166AF3">
            <w:pPr>
              <w:pStyle w:val="TableBody"/>
              <w:rPr>
                <w:del w:id="6415" w:author="Alban Roche" w:date="2017-08-02T16:32:00Z"/>
                <w:u w:val="single"/>
              </w:rPr>
            </w:pPr>
            <w:del w:id="6416" w:author="Alban Roche" w:date="2017-08-02T16:32:00Z">
              <w:r w:rsidRPr="00C41274" w:rsidDel="009453A7">
                <w:rPr>
                  <w:u w:val="single"/>
                </w:rPr>
                <w:delText>Response</w:delText>
              </w:r>
              <w:bookmarkStart w:id="6417" w:name="_Toc489457834"/>
              <w:bookmarkEnd w:id="6417"/>
            </w:del>
          </w:p>
          <w:p w14:paraId="48B1D17C" w14:textId="078C7727" w:rsidR="00975CC4" w:rsidDel="009453A7" w:rsidRDefault="00975CC4" w:rsidP="00166AF3">
            <w:pPr>
              <w:spacing w:before="40" w:after="40"/>
              <w:rPr>
                <w:del w:id="6418" w:author="Alban Roche" w:date="2017-08-02T16:32:00Z"/>
                <w:rFonts w:eastAsia="SimSun" w:cs="Arial"/>
                <w:lang w:eastAsia="ja-JP"/>
              </w:rPr>
            </w:pPr>
            <w:del w:id="6419" w:author="Alban Roche" w:date="2017-08-02T16:32:00Z">
              <w:r w:rsidDel="009453A7">
                <w:rPr>
                  <w:rFonts w:eastAsia="SimSun" w:cs="Arial"/>
                  <w:b/>
                  <w:lang w:eastAsia="ja-JP"/>
                </w:rPr>
                <w:delText xml:space="preserve">+CIREP: </w:delText>
              </w:r>
              <w:r w:rsidRPr="004F6E94" w:rsidDel="009453A7">
                <w:rPr>
                  <w:rFonts w:eastAsia="SimSun" w:cs="Arial"/>
                  <w:lang w:eastAsia="ja-JP"/>
                </w:rPr>
                <w:delText>(list of supported</w:delText>
              </w:r>
              <w:r w:rsidDel="009453A7">
                <w:rPr>
                  <w:rFonts w:eastAsia="SimSun" w:cs="Arial"/>
                  <w:lang w:eastAsia="ja-JP"/>
                </w:rPr>
                <w:delText xml:space="preserve"> </w:delText>
              </w:r>
              <w:r w:rsidRPr="004F6E94" w:rsidDel="009453A7">
                <w:rPr>
                  <w:rFonts w:eastAsia="SimSun" w:cs="Arial"/>
                  <w:b/>
                  <w:lang w:eastAsia="ja-JP"/>
                </w:rPr>
                <w:delText>&lt;</w:delText>
              </w:r>
              <w:r w:rsidDel="009453A7">
                <w:rPr>
                  <w:rFonts w:eastAsia="SimSun" w:cs="Arial"/>
                  <w:b/>
                  <w:lang w:eastAsia="ja-JP"/>
                </w:rPr>
                <w:delText>reporting</w:delText>
              </w:r>
              <w:r w:rsidRPr="004F6E94" w:rsidDel="009453A7">
                <w:rPr>
                  <w:rFonts w:eastAsia="SimSun" w:cs="Arial"/>
                  <w:b/>
                  <w:lang w:eastAsia="ja-JP"/>
                </w:rPr>
                <w:delText>&gt;</w:delText>
              </w:r>
              <w:r w:rsidRPr="004F6E94" w:rsidDel="009453A7">
                <w:rPr>
                  <w:rFonts w:eastAsia="SimSun" w:cs="Arial"/>
                  <w:lang w:eastAsia="ja-JP"/>
                </w:rPr>
                <w:delText>s)</w:delText>
              </w:r>
              <w:bookmarkStart w:id="6420" w:name="_Toc489457835"/>
              <w:bookmarkEnd w:id="6420"/>
            </w:del>
          </w:p>
          <w:p w14:paraId="68BE591D" w14:textId="1D1B48EF" w:rsidR="00975CC4" w:rsidRPr="00C41274" w:rsidDel="009453A7" w:rsidRDefault="00975CC4" w:rsidP="00166AF3">
            <w:pPr>
              <w:pStyle w:val="TableBody"/>
              <w:rPr>
                <w:del w:id="6421" w:author="Alban Roche" w:date="2017-08-02T16:32:00Z"/>
              </w:rPr>
            </w:pPr>
            <w:del w:id="6422" w:author="Alban Roche" w:date="2017-08-02T16:32:00Z">
              <w:r w:rsidRPr="00C41274" w:rsidDel="009453A7">
                <w:rPr>
                  <w:b/>
                </w:rPr>
                <w:delText>OK</w:delText>
              </w:r>
              <w:bookmarkStart w:id="6423" w:name="_Toc489457836"/>
              <w:bookmarkEnd w:id="6423"/>
            </w:del>
          </w:p>
        </w:tc>
        <w:bookmarkStart w:id="6424" w:name="_Toc489457837"/>
        <w:bookmarkEnd w:id="6424"/>
      </w:tr>
      <w:tr w:rsidR="00975CC4" w:rsidRPr="00C41274" w:rsidDel="009453A7" w14:paraId="4778E02A" w14:textId="2495AAD6" w:rsidTr="00166AF3">
        <w:trPr>
          <w:trHeight w:val="72"/>
          <w:del w:id="6425" w:author="Alban Roche" w:date="2017-08-02T16:32:00Z"/>
        </w:trPr>
        <w:tc>
          <w:tcPr>
            <w:tcW w:w="1728" w:type="dxa"/>
          </w:tcPr>
          <w:p w14:paraId="2A50FB27" w14:textId="4D426501" w:rsidR="00975CC4" w:rsidRPr="00C41274" w:rsidDel="009453A7" w:rsidRDefault="00975CC4" w:rsidP="00166AF3">
            <w:pPr>
              <w:pStyle w:val="TableBody"/>
              <w:rPr>
                <w:del w:id="6426" w:author="Alban Roche" w:date="2017-08-02T16:32:00Z"/>
                <w:i/>
              </w:rPr>
            </w:pPr>
            <w:del w:id="6427" w:author="Alban Roche" w:date="2017-08-02T16:32:00Z">
              <w:r w:rsidRPr="00C41274" w:rsidDel="009453A7">
                <w:rPr>
                  <w:i/>
                </w:rPr>
                <w:delText>Read command</w:delText>
              </w:r>
              <w:bookmarkStart w:id="6428" w:name="_Toc489457838"/>
              <w:bookmarkEnd w:id="6428"/>
            </w:del>
          </w:p>
          <w:p w14:paraId="7FBFC787" w14:textId="0729BEB1" w:rsidR="00975CC4" w:rsidRPr="00C41274" w:rsidDel="009453A7" w:rsidRDefault="00975CC4" w:rsidP="00166AF3">
            <w:pPr>
              <w:pStyle w:val="TableBody"/>
              <w:rPr>
                <w:del w:id="6429" w:author="Alban Roche" w:date="2017-08-02T16:32:00Z"/>
              </w:rPr>
            </w:pPr>
            <w:bookmarkStart w:id="6430" w:name="_Toc489457839"/>
            <w:bookmarkEnd w:id="6430"/>
          </w:p>
          <w:p w14:paraId="7B56875E" w14:textId="00B28707" w:rsidR="00975CC4" w:rsidRPr="00C41274" w:rsidDel="009453A7" w:rsidRDefault="00975CC4" w:rsidP="00166AF3">
            <w:pPr>
              <w:pStyle w:val="TableBody"/>
              <w:rPr>
                <w:del w:id="6431" w:author="Alban Roche" w:date="2017-08-02T16:32:00Z"/>
                <w:u w:val="single"/>
              </w:rPr>
            </w:pPr>
            <w:del w:id="6432" w:author="Alban Roche" w:date="2017-08-02T16:32:00Z">
              <w:r w:rsidRPr="00C41274" w:rsidDel="009453A7">
                <w:rPr>
                  <w:u w:val="single"/>
                </w:rPr>
                <w:delText>Syntax</w:delText>
              </w:r>
              <w:bookmarkStart w:id="6433" w:name="_Toc489457840"/>
              <w:bookmarkEnd w:id="6433"/>
            </w:del>
          </w:p>
          <w:p w14:paraId="41940EC5" w14:textId="4B327E57" w:rsidR="00975CC4" w:rsidRPr="00C41274" w:rsidDel="009453A7" w:rsidRDefault="00975CC4" w:rsidP="00166AF3">
            <w:pPr>
              <w:pStyle w:val="TableBody"/>
              <w:rPr>
                <w:del w:id="6434" w:author="Alban Roche" w:date="2017-08-02T16:32:00Z"/>
              </w:rPr>
            </w:pPr>
            <w:del w:id="6435" w:author="Alban Roche" w:date="2017-08-02T16:32:00Z">
              <w:r w:rsidRPr="00C41274" w:rsidDel="009453A7">
                <w:rPr>
                  <w:b/>
                </w:rPr>
                <w:delText>AT+</w:delText>
              </w:r>
              <w:r w:rsidDel="009453A7">
                <w:rPr>
                  <w:b/>
                </w:rPr>
                <w:delText>CIREP</w:delText>
              </w:r>
              <w:r w:rsidRPr="00C41274" w:rsidDel="009453A7">
                <w:rPr>
                  <w:b/>
                </w:rPr>
                <w:delText>?</w:delText>
              </w:r>
              <w:bookmarkStart w:id="6436" w:name="_Toc489457841"/>
              <w:bookmarkEnd w:id="6436"/>
            </w:del>
          </w:p>
        </w:tc>
        <w:tc>
          <w:tcPr>
            <w:tcW w:w="7560" w:type="dxa"/>
          </w:tcPr>
          <w:p w14:paraId="68076B83" w14:textId="6B25A219" w:rsidR="00975CC4" w:rsidRPr="00C41274" w:rsidDel="009453A7" w:rsidRDefault="00975CC4" w:rsidP="00166AF3">
            <w:pPr>
              <w:pStyle w:val="TableBody"/>
              <w:rPr>
                <w:del w:id="6437" w:author="Alban Roche" w:date="2017-08-02T16:32:00Z"/>
                <w:u w:val="single"/>
              </w:rPr>
            </w:pPr>
            <w:bookmarkStart w:id="6438" w:name="_Toc489457842"/>
            <w:bookmarkEnd w:id="6438"/>
          </w:p>
          <w:p w14:paraId="7FB47985" w14:textId="1DC898C3" w:rsidR="00975CC4" w:rsidRPr="00C41274" w:rsidDel="009453A7" w:rsidRDefault="00975CC4" w:rsidP="00166AF3">
            <w:pPr>
              <w:pStyle w:val="TableBody"/>
              <w:rPr>
                <w:del w:id="6439" w:author="Alban Roche" w:date="2017-08-02T16:32:00Z"/>
                <w:u w:val="single"/>
              </w:rPr>
            </w:pPr>
            <w:bookmarkStart w:id="6440" w:name="_Toc489457843"/>
            <w:bookmarkEnd w:id="6440"/>
          </w:p>
          <w:p w14:paraId="49A6E9F6" w14:textId="1809E6F5" w:rsidR="00975CC4" w:rsidRPr="00C41274" w:rsidDel="009453A7" w:rsidRDefault="00975CC4" w:rsidP="00166AF3">
            <w:pPr>
              <w:pStyle w:val="TableBody"/>
              <w:rPr>
                <w:del w:id="6441" w:author="Alban Roche" w:date="2017-08-02T16:32:00Z"/>
                <w:u w:val="single"/>
              </w:rPr>
            </w:pPr>
            <w:del w:id="6442" w:author="Alban Roche" w:date="2017-08-02T16:32:00Z">
              <w:r w:rsidRPr="00C41274" w:rsidDel="009453A7">
                <w:rPr>
                  <w:u w:val="single"/>
                </w:rPr>
                <w:delText>Response</w:delText>
              </w:r>
              <w:bookmarkStart w:id="6443" w:name="_Toc489457844"/>
              <w:bookmarkEnd w:id="6443"/>
            </w:del>
          </w:p>
          <w:p w14:paraId="236A6BF1" w14:textId="0381D8DB" w:rsidR="00975CC4" w:rsidRPr="00C909A7" w:rsidDel="009453A7" w:rsidRDefault="00975CC4" w:rsidP="00166AF3">
            <w:pPr>
              <w:pStyle w:val="TableBody"/>
              <w:rPr>
                <w:del w:id="6444" w:author="Alban Roche" w:date="2017-08-02T16:32:00Z"/>
                <w:b/>
              </w:rPr>
            </w:pPr>
            <w:del w:id="6445" w:author="Alban Roche" w:date="2017-08-02T16:32:00Z">
              <w:r w:rsidRPr="00C909A7" w:rsidDel="009453A7">
                <w:rPr>
                  <w:b/>
                </w:rPr>
                <w:delText>+</w:delText>
              </w:r>
              <w:r w:rsidDel="009453A7">
                <w:rPr>
                  <w:b/>
                </w:rPr>
                <w:delText>CIREP</w:delText>
              </w:r>
              <w:r w:rsidRPr="00C909A7" w:rsidDel="009453A7">
                <w:rPr>
                  <w:b/>
                </w:rPr>
                <w:delText>: &lt;</w:delText>
              </w:r>
              <w:r w:rsidDel="009453A7">
                <w:rPr>
                  <w:b/>
                </w:rPr>
                <w:delText>reporting</w:delText>
              </w:r>
              <w:r w:rsidRPr="00C909A7" w:rsidDel="009453A7">
                <w:rPr>
                  <w:b/>
                </w:rPr>
                <w:delText>&gt;</w:delText>
              </w:r>
              <w:r w:rsidDel="009453A7">
                <w:rPr>
                  <w:b/>
                </w:rPr>
                <w:delText>,&lt;nwimsvops&gt;</w:delText>
              </w:r>
              <w:bookmarkStart w:id="6446" w:name="_Toc489457845"/>
              <w:bookmarkEnd w:id="6446"/>
            </w:del>
          </w:p>
          <w:p w14:paraId="44BBD3C4" w14:textId="01F0F1BF" w:rsidR="00975CC4" w:rsidDel="009453A7" w:rsidRDefault="00975CC4" w:rsidP="00166AF3">
            <w:pPr>
              <w:pStyle w:val="TableBody"/>
              <w:rPr>
                <w:del w:id="6447" w:author="Alban Roche" w:date="2017-08-02T16:32:00Z"/>
                <w:b/>
              </w:rPr>
            </w:pPr>
            <w:del w:id="6448" w:author="Alban Roche" w:date="2017-08-02T16:32:00Z">
              <w:r w:rsidRPr="00C41274" w:rsidDel="009453A7">
                <w:rPr>
                  <w:b/>
                </w:rPr>
                <w:delText>OK</w:delText>
              </w:r>
              <w:bookmarkStart w:id="6449" w:name="_Toc489457846"/>
              <w:bookmarkEnd w:id="6449"/>
            </w:del>
          </w:p>
          <w:p w14:paraId="74B7F086" w14:textId="1376E616" w:rsidR="00975CC4" w:rsidRPr="00CB4B23" w:rsidDel="009453A7" w:rsidRDefault="00975CC4" w:rsidP="00166AF3">
            <w:pPr>
              <w:pStyle w:val="TableBody"/>
              <w:rPr>
                <w:del w:id="6450" w:author="Alban Roche" w:date="2017-08-02T16:32:00Z"/>
              </w:rPr>
            </w:pPr>
            <w:bookmarkStart w:id="6451" w:name="_Toc489457847"/>
            <w:bookmarkEnd w:id="6451"/>
          </w:p>
          <w:p w14:paraId="4F933B37" w14:textId="0ABBBC0C" w:rsidR="00975CC4" w:rsidDel="009453A7" w:rsidRDefault="00975CC4" w:rsidP="00166AF3">
            <w:pPr>
              <w:pStyle w:val="TableBody"/>
              <w:rPr>
                <w:del w:id="6452" w:author="Alban Roche" w:date="2017-08-02T16:32:00Z"/>
              </w:rPr>
            </w:pPr>
            <w:del w:id="6453" w:author="Alban Roche" w:date="2017-08-02T16:32:00Z">
              <w:r w:rsidDel="009453A7">
                <w:delText>o</w:delText>
              </w:r>
              <w:r w:rsidRPr="00CB4B23" w:rsidDel="009453A7">
                <w:delText>r</w:delText>
              </w:r>
              <w:bookmarkStart w:id="6454" w:name="_Toc489457848"/>
              <w:bookmarkEnd w:id="6454"/>
            </w:del>
          </w:p>
          <w:p w14:paraId="5E53949B" w14:textId="494CDBB6" w:rsidR="00975CC4" w:rsidRPr="00CB4B23" w:rsidDel="009453A7" w:rsidRDefault="00975CC4" w:rsidP="00166AF3">
            <w:pPr>
              <w:pStyle w:val="TableBody"/>
              <w:rPr>
                <w:del w:id="6455" w:author="Alban Roche" w:date="2017-08-02T16:32:00Z"/>
                <w:b/>
              </w:rPr>
            </w:pPr>
            <w:del w:id="6456" w:author="Alban Roche" w:date="2017-08-02T16:32:00Z">
              <w:r w:rsidRPr="00CB4B23" w:rsidDel="009453A7">
                <w:rPr>
                  <w:b/>
                </w:rPr>
                <w:delText>+CME ERROR: &lt;err&gt;</w:delText>
              </w:r>
              <w:bookmarkStart w:id="6457" w:name="_Toc489457849"/>
              <w:bookmarkEnd w:id="6457"/>
            </w:del>
          </w:p>
        </w:tc>
        <w:bookmarkStart w:id="6458" w:name="_Toc489457850"/>
        <w:bookmarkEnd w:id="6458"/>
      </w:tr>
      <w:tr w:rsidR="00975CC4" w:rsidRPr="00C41274" w:rsidDel="009453A7" w14:paraId="2C420C06" w14:textId="0A1E4263" w:rsidTr="00166AF3">
        <w:trPr>
          <w:cantSplit w:val="0"/>
          <w:trHeight w:val="72"/>
          <w:del w:id="6459" w:author="Alban Roche" w:date="2017-08-02T16:32:00Z"/>
        </w:trPr>
        <w:tc>
          <w:tcPr>
            <w:tcW w:w="1728" w:type="dxa"/>
          </w:tcPr>
          <w:p w14:paraId="033C8DA5" w14:textId="32300C40" w:rsidR="00975CC4" w:rsidDel="009453A7" w:rsidRDefault="00975CC4" w:rsidP="00166AF3">
            <w:pPr>
              <w:pStyle w:val="TableBody"/>
              <w:rPr>
                <w:del w:id="6460" w:author="Alban Roche" w:date="2017-08-02T16:32:00Z"/>
              </w:rPr>
            </w:pPr>
            <w:del w:id="6461" w:author="Alban Roche" w:date="2017-08-02T16:32:00Z">
              <w:r w:rsidDel="009453A7">
                <w:rPr>
                  <w:i/>
                </w:rPr>
                <w:delText>Write command</w:delText>
              </w:r>
              <w:bookmarkStart w:id="6462" w:name="_Toc489457851"/>
              <w:bookmarkEnd w:id="6462"/>
            </w:del>
          </w:p>
          <w:p w14:paraId="45129303" w14:textId="7852D33B" w:rsidR="00975CC4" w:rsidDel="009453A7" w:rsidRDefault="00975CC4" w:rsidP="00166AF3">
            <w:pPr>
              <w:pStyle w:val="TableBody"/>
              <w:rPr>
                <w:del w:id="6463" w:author="Alban Roche" w:date="2017-08-02T16:32:00Z"/>
              </w:rPr>
            </w:pPr>
            <w:bookmarkStart w:id="6464" w:name="_Toc489457852"/>
            <w:bookmarkEnd w:id="6464"/>
          </w:p>
          <w:p w14:paraId="749EAA0A" w14:textId="39F879F8" w:rsidR="00975CC4" w:rsidDel="009453A7" w:rsidRDefault="00975CC4" w:rsidP="00166AF3">
            <w:pPr>
              <w:pStyle w:val="TableBody"/>
              <w:rPr>
                <w:del w:id="6465" w:author="Alban Roche" w:date="2017-08-02T16:32:00Z"/>
              </w:rPr>
            </w:pPr>
            <w:del w:id="6466" w:author="Alban Roche" w:date="2017-08-02T16:32:00Z">
              <w:r w:rsidRPr="00CB4B23" w:rsidDel="009453A7">
                <w:rPr>
                  <w:u w:val="single"/>
                </w:rPr>
                <w:delText>Syntax</w:delText>
              </w:r>
              <w:bookmarkStart w:id="6467" w:name="_Toc489457853"/>
              <w:bookmarkEnd w:id="6467"/>
            </w:del>
          </w:p>
          <w:p w14:paraId="05EE2B36" w14:textId="00244C29" w:rsidR="00975CC4" w:rsidRPr="00CB4B23" w:rsidDel="009453A7" w:rsidRDefault="00975CC4" w:rsidP="00166AF3">
            <w:pPr>
              <w:pStyle w:val="TableBody"/>
              <w:rPr>
                <w:del w:id="6468" w:author="Alban Roche" w:date="2017-08-02T16:32:00Z"/>
                <w:b/>
              </w:rPr>
            </w:pPr>
            <w:del w:id="6469" w:author="Alban Roche" w:date="2017-08-02T16:32:00Z">
              <w:r w:rsidRPr="00CB4B23" w:rsidDel="009453A7">
                <w:rPr>
                  <w:b/>
                </w:rPr>
                <w:delText>AT+CIREP=</w:delText>
              </w:r>
              <w:r w:rsidDel="009453A7">
                <w:rPr>
                  <w:b/>
                </w:rPr>
                <w:br/>
              </w:r>
              <w:r w:rsidRPr="00CB4B23" w:rsidDel="009453A7">
                <w:rPr>
                  <w:b/>
                </w:rPr>
                <w:delText>&lt;reporting&gt;</w:delText>
              </w:r>
              <w:bookmarkStart w:id="6470" w:name="_Toc489457854"/>
              <w:bookmarkEnd w:id="6470"/>
            </w:del>
          </w:p>
        </w:tc>
        <w:tc>
          <w:tcPr>
            <w:tcW w:w="7560" w:type="dxa"/>
          </w:tcPr>
          <w:p w14:paraId="1CFC678C" w14:textId="0B8A7D11" w:rsidR="00975CC4" w:rsidDel="009453A7" w:rsidRDefault="00975CC4" w:rsidP="00166AF3">
            <w:pPr>
              <w:pStyle w:val="TableBody"/>
              <w:rPr>
                <w:del w:id="6471" w:author="Alban Roche" w:date="2017-08-02T16:32:00Z"/>
                <w:u w:val="single"/>
              </w:rPr>
            </w:pPr>
            <w:bookmarkStart w:id="6472" w:name="_Toc489457855"/>
            <w:bookmarkEnd w:id="6472"/>
          </w:p>
          <w:p w14:paraId="1A1D30CA" w14:textId="5AECA32F" w:rsidR="00975CC4" w:rsidDel="009453A7" w:rsidRDefault="00975CC4" w:rsidP="00166AF3">
            <w:pPr>
              <w:pStyle w:val="TableBody"/>
              <w:rPr>
                <w:del w:id="6473" w:author="Alban Roche" w:date="2017-08-02T16:32:00Z"/>
                <w:u w:val="single"/>
              </w:rPr>
            </w:pPr>
            <w:bookmarkStart w:id="6474" w:name="_Toc489457856"/>
            <w:bookmarkEnd w:id="6474"/>
          </w:p>
          <w:p w14:paraId="6CE5816F" w14:textId="19D49C23" w:rsidR="00975CC4" w:rsidDel="009453A7" w:rsidRDefault="00975CC4" w:rsidP="00166AF3">
            <w:pPr>
              <w:pStyle w:val="TableBody"/>
              <w:rPr>
                <w:del w:id="6475" w:author="Alban Roche" w:date="2017-08-02T16:32:00Z"/>
              </w:rPr>
            </w:pPr>
            <w:del w:id="6476" w:author="Alban Roche" w:date="2017-08-02T16:32:00Z">
              <w:r w:rsidDel="009453A7">
                <w:rPr>
                  <w:u w:val="single"/>
                </w:rPr>
                <w:delText>Response</w:delText>
              </w:r>
              <w:bookmarkStart w:id="6477" w:name="_Toc489457857"/>
              <w:bookmarkEnd w:id="6477"/>
            </w:del>
          </w:p>
          <w:p w14:paraId="3BA3672D" w14:textId="3F5FFB4C" w:rsidR="00975CC4" w:rsidRPr="00CB4B23" w:rsidDel="009453A7" w:rsidRDefault="00975CC4" w:rsidP="00166AF3">
            <w:pPr>
              <w:pStyle w:val="TableBody"/>
              <w:rPr>
                <w:del w:id="6478" w:author="Alban Roche" w:date="2017-08-02T16:32:00Z"/>
                <w:b/>
              </w:rPr>
            </w:pPr>
            <w:del w:id="6479" w:author="Alban Roche" w:date="2017-08-02T16:32:00Z">
              <w:r w:rsidRPr="00CB4B23" w:rsidDel="009453A7">
                <w:rPr>
                  <w:b/>
                </w:rPr>
                <w:delText>OK</w:delText>
              </w:r>
              <w:bookmarkStart w:id="6480" w:name="_Toc489457858"/>
              <w:bookmarkEnd w:id="6480"/>
            </w:del>
          </w:p>
          <w:p w14:paraId="06B9F9E6" w14:textId="6038754A" w:rsidR="00975CC4" w:rsidDel="009453A7" w:rsidRDefault="00975CC4" w:rsidP="00166AF3">
            <w:pPr>
              <w:pStyle w:val="TableBody"/>
              <w:rPr>
                <w:del w:id="6481" w:author="Alban Roche" w:date="2017-08-02T16:32:00Z"/>
              </w:rPr>
            </w:pPr>
            <w:bookmarkStart w:id="6482" w:name="_Toc489457859"/>
            <w:bookmarkEnd w:id="6482"/>
          </w:p>
          <w:p w14:paraId="27B4AA26" w14:textId="07746945" w:rsidR="00975CC4" w:rsidDel="009453A7" w:rsidRDefault="00975CC4" w:rsidP="00166AF3">
            <w:pPr>
              <w:pStyle w:val="TableBody"/>
              <w:rPr>
                <w:del w:id="6483" w:author="Alban Roche" w:date="2017-08-02T16:32:00Z"/>
              </w:rPr>
            </w:pPr>
            <w:del w:id="6484" w:author="Alban Roche" w:date="2017-08-02T16:32:00Z">
              <w:r w:rsidDel="009453A7">
                <w:delText>or</w:delText>
              </w:r>
              <w:bookmarkStart w:id="6485" w:name="_Toc489457860"/>
              <w:bookmarkEnd w:id="6485"/>
            </w:del>
          </w:p>
          <w:p w14:paraId="58F0331E" w14:textId="000D4300" w:rsidR="00975CC4" w:rsidDel="009453A7" w:rsidRDefault="00975CC4" w:rsidP="00166AF3">
            <w:pPr>
              <w:pStyle w:val="TableBody"/>
              <w:rPr>
                <w:del w:id="6486" w:author="Alban Roche" w:date="2017-08-02T16:32:00Z"/>
                <w:b/>
              </w:rPr>
            </w:pPr>
            <w:del w:id="6487" w:author="Alban Roche" w:date="2017-08-02T16:32:00Z">
              <w:r w:rsidRPr="00CB4B23" w:rsidDel="009453A7">
                <w:rPr>
                  <w:b/>
                </w:rPr>
                <w:delText>+CME ERROR: &lt;err&gt;</w:delText>
              </w:r>
              <w:bookmarkStart w:id="6488" w:name="_Toc489457861"/>
              <w:bookmarkEnd w:id="6488"/>
            </w:del>
          </w:p>
          <w:p w14:paraId="11E5F266" w14:textId="17D01053" w:rsidR="00975CC4" w:rsidRPr="00CB4B23" w:rsidDel="009453A7" w:rsidRDefault="00975CC4" w:rsidP="00166AF3">
            <w:pPr>
              <w:pStyle w:val="TableBody"/>
              <w:rPr>
                <w:del w:id="6489" w:author="Alban Roche" w:date="2017-08-02T16:32:00Z"/>
              </w:rPr>
            </w:pPr>
            <w:bookmarkStart w:id="6490" w:name="_Toc489457862"/>
            <w:bookmarkEnd w:id="6490"/>
          </w:p>
          <w:p w14:paraId="3D90E721" w14:textId="33471036" w:rsidR="00975CC4" w:rsidDel="009453A7" w:rsidRDefault="00975CC4" w:rsidP="00166AF3">
            <w:pPr>
              <w:pStyle w:val="TableBody"/>
              <w:rPr>
                <w:del w:id="6491" w:author="Alban Roche" w:date="2017-08-02T16:32:00Z"/>
              </w:rPr>
            </w:pPr>
            <w:del w:id="6492" w:author="Alban Roche" w:date="2017-08-02T16:32:00Z">
              <w:r w:rsidRPr="00CB4B23" w:rsidDel="009453A7">
                <w:rPr>
                  <w:u w:val="single"/>
                </w:rPr>
                <w:delText>Parameter</w:delText>
              </w:r>
              <w:r w:rsidDel="009453A7">
                <w:rPr>
                  <w:u w:val="single"/>
                </w:rPr>
                <w:delText>s</w:delText>
              </w:r>
              <w:bookmarkStart w:id="6493" w:name="_Toc489457863"/>
              <w:bookmarkEnd w:id="6493"/>
            </w:del>
          </w:p>
          <w:p w14:paraId="7AFFC00A" w14:textId="1B7D622D" w:rsidR="00975CC4" w:rsidDel="009453A7" w:rsidRDefault="00975CC4" w:rsidP="00166AF3">
            <w:pPr>
              <w:pStyle w:val="TableBody"/>
              <w:rPr>
                <w:del w:id="6494" w:author="Alban Roche" w:date="2017-08-02T16:32:00Z"/>
              </w:rPr>
            </w:pPr>
            <w:del w:id="6495" w:author="Alban Roche" w:date="2017-08-02T16:32:00Z">
              <w:r w:rsidDel="009453A7">
                <w:rPr>
                  <w:b/>
                </w:rPr>
                <w:delText>&lt;reporting&gt;</w:delText>
              </w:r>
              <w:r w:rsidDel="009453A7">
                <w:tab/>
              </w:r>
              <w:r w:rsidRPr="00CB4B23" w:rsidDel="009453A7">
                <w:rPr>
                  <w:u w:val="single"/>
                </w:rPr>
                <w:delText>0</w:delText>
              </w:r>
              <w:r w:rsidDel="009453A7">
                <w:tab/>
                <w:delText>Disable reporting</w:delText>
              </w:r>
              <w:bookmarkStart w:id="6496" w:name="_Toc489457864"/>
              <w:bookmarkEnd w:id="6496"/>
            </w:del>
          </w:p>
          <w:p w14:paraId="407744C8" w14:textId="1B71F0EF" w:rsidR="00975CC4" w:rsidDel="009453A7" w:rsidRDefault="00975CC4" w:rsidP="00166AF3">
            <w:pPr>
              <w:pStyle w:val="TableBody"/>
              <w:rPr>
                <w:del w:id="6497" w:author="Alban Roche" w:date="2017-08-02T16:32:00Z"/>
              </w:rPr>
            </w:pPr>
            <w:del w:id="6498" w:author="Alban Roche" w:date="2017-08-02T16:32:00Z">
              <w:r w:rsidDel="009453A7">
                <w:tab/>
              </w:r>
              <w:r w:rsidDel="009453A7">
                <w:tab/>
                <w:delText>1</w:delText>
              </w:r>
              <w:r w:rsidDel="009453A7">
                <w:tab/>
                <w:delText>Enable reporting</w:delText>
              </w:r>
              <w:bookmarkStart w:id="6499" w:name="_Toc489457865"/>
              <w:bookmarkEnd w:id="6499"/>
            </w:del>
          </w:p>
          <w:p w14:paraId="3A967DF4" w14:textId="7D34D0D8" w:rsidR="00975CC4" w:rsidDel="009453A7" w:rsidRDefault="00975CC4" w:rsidP="00166AF3">
            <w:pPr>
              <w:pStyle w:val="TableBody"/>
              <w:rPr>
                <w:del w:id="6500" w:author="Alban Roche" w:date="2017-08-02T16:32:00Z"/>
              </w:rPr>
            </w:pPr>
            <w:bookmarkStart w:id="6501" w:name="_Toc489457866"/>
            <w:bookmarkEnd w:id="6501"/>
          </w:p>
          <w:p w14:paraId="3A6AD68D" w14:textId="40B04DE9" w:rsidR="00975CC4" w:rsidDel="009453A7" w:rsidRDefault="00975CC4" w:rsidP="00166AF3">
            <w:pPr>
              <w:pStyle w:val="TableBody"/>
              <w:rPr>
                <w:del w:id="6502" w:author="Alban Roche" w:date="2017-08-02T16:32:00Z"/>
                <w:b/>
              </w:rPr>
            </w:pPr>
            <w:del w:id="6503" w:author="Alban Roche" w:date="2017-08-02T16:32:00Z">
              <w:r w:rsidRPr="00CB4B23" w:rsidDel="009453A7">
                <w:rPr>
                  <w:b/>
                </w:rPr>
                <w:delText>&lt;nwimsvops&gt;</w:delText>
              </w:r>
              <w:r w:rsidRPr="00CB4B23" w:rsidDel="009453A7">
                <w:tab/>
                <w:delText>Gives the last IMS Voice over PS session (IMSVOPS) supported indication received from network</w:delText>
              </w:r>
              <w:bookmarkStart w:id="6504" w:name="_Toc489457867"/>
              <w:bookmarkEnd w:id="6504"/>
            </w:del>
          </w:p>
          <w:p w14:paraId="2FB5C20E" w14:textId="7847562F" w:rsidR="00975CC4" w:rsidDel="009453A7" w:rsidRDefault="00975CC4" w:rsidP="00166AF3">
            <w:pPr>
              <w:pStyle w:val="TableBody"/>
              <w:rPr>
                <w:del w:id="6505" w:author="Alban Roche" w:date="2017-08-02T16:32:00Z"/>
              </w:rPr>
            </w:pPr>
            <w:del w:id="6506" w:author="Alban Roche" w:date="2017-08-02T16:32:00Z">
              <w:r w:rsidDel="009453A7">
                <w:delText>0</w:delText>
              </w:r>
              <w:r w:rsidDel="009453A7">
                <w:tab/>
                <w:delText>IMSVOPS support indication is not received from network, or is negative</w:delText>
              </w:r>
              <w:bookmarkStart w:id="6507" w:name="_Toc489457868"/>
              <w:bookmarkEnd w:id="6507"/>
            </w:del>
          </w:p>
          <w:p w14:paraId="6AE25CF7" w14:textId="2BD324F6" w:rsidR="00975CC4" w:rsidDel="009453A7" w:rsidRDefault="00975CC4" w:rsidP="00166AF3">
            <w:pPr>
              <w:pStyle w:val="TableBody"/>
              <w:rPr>
                <w:del w:id="6508" w:author="Alban Roche" w:date="2017-08-02T16:32:00Z"/>
              </w:rPr>
            </w:pPr>
            <w:del w:id="6509" w:author="Alban Roche" w:date="2017-08-02T16:32:00Z">
              <w:r w:rsidDel="009453A7">
                <w:delText>1</w:delText>
              </w:r>
              <w:r w:rsidDel="009453A7">
                <w:tab/>
                <w:delText>IMSVOPS support indication as received from network is possible</w:delText>
              </w:r>
              <w:bookmarkStart w:id="6510" w:name="_Toc489457869"/>
              <w:bookmarkEnd w:id="6510"/>
            </w:del>
          </w:p>
          <w:p w14:paraId="09154D52" w14:textId="5E3DB45A" w:rsidR="00975CC4" w:rsidDel="009453A7" w:rsidRDefault="00975CC4" w:rsidP="00166AF3">
            <w:pPr>
              <w:pStyle w:val="TableBody"/>
              <w:rPr>
                <w:del w:id="6511" w:author="Alban Roche" w:date="2017-08-02T16:32:00Z"/>
                <w:b/>
              </w:rPr>
            </w:pPr>
            <w:bookmarkStart w:id="6512" w:name="_Toc489457870"/>
            <w:bookmarkEnd w:id="6512"/>
          </w:p>
          <w:p w14:paraId="1143F153" w14:textId="7EE70DCA" w:rsidR="00975CC4" w:rsidDel="009453A7" w:rsidRDefault="00975CC4" w:rsidP="00166AF3">
            <w:pPr>
              <w:pStyle w:val="TableBody"/>
              <w:rPr>
                <w:del w:id="6513" w:author="Alban Roche" w:date="2017-08-02T16:32:00Z"/>
              </w:rPr>
            </w:pPr>
            <w:del w:id="6514" w:author="Alban Roche" w:date="2017-08-02T16:32:00Z">
              <w:r w:rsidDel="009453A7">
                <w:rPr>
                  <w:b/>
                </w:rPr>
                <w:delText>&lt;srvcch&gt;</w:delText>
              </w:r>
              <w:r w:rsidDel="009453A7">
                <w:tab/>
                <w:delText>SRVCC handover information</w:delText>
              </w:r>
              <w:bookmarkStart w:id="6515" w:name="_Toc489457871"/>
              <w:bookmarkEnd w:id="6515"/>
            </w:del>
          </w:p>
          <w:p w14:paraId="768DA8E8" w14:textId="749C2C0F" w:rsidR="00975CC4" w:rsidDel="009453A7" w:rsidRDefault="00975CC4" w:rsidP="00166AF3">
            <w:pPr>
              <w:pStyle w:val="TableBody"/>
              <w:rPr>
                <w:del w:id="6516" w:author="Alban Roche" w:date="2017-08-02T16:32:00Z"/>
              </w:rPr>
            </w:pPr>
            <w:del w:id="6517" w:author="Alban Roche" w:date="2017-08-02T16:32:00Z">
              <w:r w:rsidDel="009453A7">
                <w:delText>0</w:delText>
              </w:r>
              <w:r w:rsidDel="009453A7">
                <w:tab/>
                <w:delText xml:space="preserve">PS to CS SRVCC handover has started in the CS domain ("Handover </w:delText>
              </w:r>
              <w:r w:rsidDel="009453A7">
                <w:tab/>
                <w:delText xml:space="preserve">Command" </w:delText>
              </w:r>
              <w:r w:rsidDel="009453A7">
                <w:tab/>
                <w:delText>indicating SRVCC received)</w:delText>
              </w:r>
              <w:bookmarkStart w:id="6518" w:name="_Toc489457872"/>
              <w:bookmarkEnd w:id="6518"/>
            </w:del>
          </w:p>
          <w:p w14:paraId="3395CF7B" w14:textId="610D7408" w:rsidR="00975CC4" w:rsidDel="009453A7" w:rsidRDefault="00975CC4" w:rsidP="00166AF3">
            <w:pPr>
              <w:pStyle w:val="TableBody"/>
              <w:rPr>
                <w:del w:id="6519" w:author="Alban Roche" w:date="2017-08-02T16:32:00Z"/>
              </w:rPr>
            </w:pPr>
            <w:del w:id="6520" w:author="Alban Roche" w:date="2017-08-02T16:32:00Z">
              <w:r w:rsidDel="009453A7">
                <w:delText>1</w:delText>
              </w:r>
              <w:r w:rsidDel="009453A7">
                <w:tab/>
                <w:delText>PS to CS SRVCC handover successful ("Handover Complete" sent)</w:delText>
              </w:r>
              <w:bookmarkStart w:id="6521" w:name="_Toc489457873"/>
              <w:bookmarkEnd w:id="6521"/>
            </w:del>
          </w:p>
          <w:p w14:paraId="15457DA0" w14:textId="37AF4DFA" w:rsidR="00975CC4" w:rsidDel="009453A7" w:rsidRDefault="00975CC4" w:rsidP="00166AF3">
            <w:pPr>
              <w:pStyle w:val="TableBody"/>
              <w:rPr>
                <w:del w:id="6522" w:author="Alban Roche" w:date="2017-08-02T16:32:00Z"/>
              </w:rPr>
            </w:pPr>
            <w:del w:id="6523" w:author="Alban Roche" w:date="2017-08-02T16:32:00Z">
              <w:r w:rsidDel="009453A7">
                <w:delText>2</w:delText>
              </w:r>
              <w:r w:rsidDel="009453A7">
                <w:tab/>
                <w:delText>PS to CS SRVCC handover cancelled ("Handover Failure" sent)</w:delText>
              </w:r>
              <w:bookmarkStart w:id="6524" w:name="_Toc489457874"/>
              <w:bookmarkEnd w:id="6524"/>
            </w:del>
          </w:p>
          <w:p w14:paraId="25F111BB" w14:textId="093D276D" w:rsidR="00975CC4" w:rsidRPr="0013339A" w:rsidDel="009453A7" w:rsidRDefault="00975CC4" w:rsidP="00166AF3">
            <w:pPr>
              <w:pStyle w:val="TableBody"/>
              <w:rPr>
                <w:del w:id="6525" w:author="Alban Roche" w:date="2017-08-02T16:32:00Z"/>
              </w:rPr>
            </w:pPr>
            <w:del w:id="6526" w:author="Alban Roche" w:date="2017-08-02T16:32:00Z">
              <w:r w:rsidDel="009453A7">
                <w:delText>3</w:delText>
              </w:r>
              <w:r w:rsidDel="009453A7">
                <w:tab/>
                <w:delText>PS to CS SRVCC handover, general non-specific failure</w:delText>
              </w:r>
              <w:bookmarkStart w:id="6527" w:name="_Toc489457875"/>
              <w:bookmarkEnd w:id="6527"/>
            </w:del>
          </w:p>
        </w:tc>
        <w:bookmarkStart w:id="6528" w:name="_Toc489457876"/>
        <w:bookmarkEnd w:id="6528"/>
      </w:tr>
      <w:tr w:rsidR="00975CC4" w:rsidRPr="00C41274" w:rsidDel="009453A7" w14:paraId="66C1DD14" w14:textId="6E0C17CD" w:rsidTr="00166AF3">
        <w:trPr>
          <w:trHeight w:val="72"/>
          <w:del w:id="6529" w:author="Alban Roche" w:date="2017-08-02T16:32:00Z"/>
        </w:trPr>
        <w:tc>
          <w:tcPr>
            <w:tcW w:w="1728" w:type="dxa"/>
          </w:tcPr>
          <w:p w14:paraId="7CD41AE4" w14:textId="13B377E9" w:rsidR="00975CC4" w:rsidDel="009453A7" w:rsidRDefault="00975CC4" w:rsidP="00166AF3">
            <w:pPr>
              <w:pStyle w:val="TableBody"/>
              <w:rPr>
                <w:del w:id="6530" w:author="Alban Roche" w:date="2017-08-02T16:32:00Z"/>
                <w:i/>
              </w:rPr>
            </w:pPr>
            <w:del w:id="6531" w:author="Alban Roche" w:date="2017-08-02T16:32:00Z">
              <w:r w:rsidDel="009453A7">
                <w:rPr>
                  <w:i/>
                </w:rPr>
                <w:delText>Unsolicited Notification</w:delText>
              </w:r>
              <w:bookmarkStart w:id="6532" w:name="_Toc489457877"/>
              <w:bookmarkEnd w:id="6532"/>
            </w:del>
          </w:p>
        </w:tc>
        <w:tc>
          <w:tcPr>
            <w:tcW w:w="7560" w:type="dxa"/>
          </w:tcPr>
          <w:p w14:paraId="70189F6D" w14:textId="4FD126B0" w:rsidR="00975CC4" w:rsidDel="009453A7" w:rsidRDefault="00975CC4" w:rsidP="00166AF3">
            <w:pPr>
              <w:pStyle w:val="TableBody"/>
              <w:rPr>
                <w:del w:id="6533" w:author="Alban Roche" w:date="2017-08-02T16:32:00Z"/>
              </w:rPr>
            </w:pPr>
            <w:del w:id="6534" w:author="Alban Roche" w:date="2017-08-02T16:32:00Z">
              <w:r w:rsidDel="009453A7">
                <w:rPr>
                  <w:u w:val="single"/>
                </w:rPr>
                <w:delText>Response</w:delText>
              </w:r>
              <w:bookmarkStart w:id="6535" w:name="_Toc489457878"/>
              <w:bookmarkEnd w:id="6535"/>
            </w:del>
          </w:p>
          <w:p w14:paraId="7BA90983" w14:textId="15AE5448" w:rsidR="00975CC4" w:rsidRPr="0013339A" w:rsidDel="009453A7" w:rsidRDefault="00975CC4" w:rsidP="00166AF3">
            <w:pPr>
              <w:pStyle w:val="TableBody"/>
              <w:rPr>
                <w:del w:id="6536" w:author="Alban Roche" w:date="2017-08-02T16:32:00Z"/>
                <w:b/>
              </w:rPr>
            </w:pPr>
            <w:del w:id="6537" w:author="Alban Roche" w:date="2017-08-02T16:32:00Z">
              <w:r w:rsidRPr="0013339A" w:rsidDel="009453A7">
                <w:rPr>
                  <w:b/>
                </w:rPr>
                <w:delText>+CIREPI: &lt;nwimsvops&gt;</w:delText>
              </w:r>
              <w:bookmarkStart w:id="6538" w:name="_Toc489457879"/>
              <w:bookmarkEnd w:id="6538"/>
            </w:del>
          </w:p>
          <w:p w14:paraId="1EDEDC9B" w14:textId="54D798C1" w:rsidR="00975CC4" w:rsidRPr="0013339A" w:rsidDel="009453A7" w:rsidRDefault="00975CC4" w:rsidP="00166AF3">
            <w:pPr>
              <w:pStyle w:val="TableBody"/>
              <w:rPr>
                <w:del w:id="6539" w:author="Alban Roche" w:date="2017-08-02T16:32:00Z"/>
              </w:rPr>
            </w:pPr>
            <w:del w:id="6540" w:author="Alban Roche" w:date="2017-08-02T16:32:00Z">
              <w:r w:rsidRPr="0013339A" w:rsidDel="009453A7">
                <w:rPr>
                  <w:b/>
                </w:rPr>
                <w:delText>+CIREPH: &lt;srvcch&gt;</w:delText>
              </w:r>
              <w:bookmarkStart w:id="6541" w:name="_Toc489457880"/>
              <w:bookmarkEnd w:id="6541"/>
            </w:del>
          </w:p>
        </w:tc>
        <w:bookmarkStart w:id="6542" w:name="_Toc489457881"/>
        <w:bookmarkEnd w:id="6542"/>
      </w:tr>
      <w:tr w:rsidR="00975CC4" w:rsidRPr="00C41274" w:rsidDel="009453A7" w14:paraId="1C7BFF09" w14:textId="304A99D9" w:rsidTr="00166AF3">
        <w:trPr>
          <w:trHeight w:val="72"/>
          <w:del w:id="6543" w:author="Alban Roche" w:date="2017-08-02T16:32:00Z"/>
        </w:trPr>
        <w:tc>
          <w:tcPr>
            <w:tcW w:w="1728" w:type="dxa"/>
          </w:tcPr>
          <w:p w14:paraId="364B4000" w14:textId="71ACC9CE" w:rsidR="00975CC4" w:rsidRPr="00CB4B23" w:rsidDel="009453A7" w:rsidRDefault="00975CC4" w:rsidP="00166AF3">
            <w:pPr>
              <w:pStyle w:val="TableBody"/>
              <w:rPr>
                <w:del w:id="6544" w:author="Alban Roche" w:date="2017-08-02T16:32:00Z"/>
                <w:u w:val="single"/>
              </w:rPr>
            </w:pPr>
            <w:del w:id="6545" w:author="Alban Roche" w:date="2017-08-02T16:32:00Z">
              <w:r w:rsidRPr="00CB4B23" w:rsidDel="009453A7">
                <w:rPr>
                  <w:u w:val="single"/>
                </w:rPr>
                <w:delText>Notes</w:delText>
              </w:r>
              <w:bookmarkStart w:id="6546" w:name="_Toc489457882"/>
              <w:bookmarkEnd w:id="6546"/>
            </w:del>
          </w:p>
        </w:tc>
        <w:tc>
          <w:tcPr>
            <w:tcW w:w="7560" w:type="dxa"/>
          </w:tcPr>
          <w:p w14:paraId="7FE323E0" w14:textId="31EF7A90" w:rsidR="00975CC4" w:rsidDel="009453A7" w:rsidRDefault="00975CC4" w:rsidP="0059466D">
            <w:pPr>
              <w:pStyle w:val="TableBody"/>
              <w:numPr>
                <w:ilvl w:val="0"/>
                <w:numId w:val="100"/>
              </w:numPr>
              <w:rPr>
                <w:del w:id="6547" w:author="Alban Roche" w:date="2017-08-02T16:32:00Z"/>
              </w:rPr>
            </w:pPr>
            <w:del w:id="6548" w:author="Alban Roche" w:date="2017-08-02T16:32:00Z">
              <w:r w:rsidRPr="006A350E" w:rsidDel="009453A7">
                <w:delText>&lt;reporting&gt; is saved in non-volatile memory per AT port over module reboot</w:delText>
              </w:r>
              <w:r w:rsidDel="009453A7">
                <w:delText>.</w:delText>
              </w:r>
              <w:bookmarkStart w:id="6549" w:name="_Toc489457883"/>
              <w:bookmarkEnd w:id="6549"/>
            </w:del>
          </w:p>
          <w:p w14:paraId="47E44D73" w14:textId="37722036" w:rsidR="00975CC4" w:rsidRPr="00CB4B23" w:rsidDel="009453A7" w:rsidRDefault="00975CC4" w:rsidP="0059466D">
            <w:pPr>
              <w:pStyle w:val="TableBody"/>
              <w:numPr>
                <w:ilvl w:val="0"/>
                <w:numId w:val="100"/>
              </w:numPr>
              <w:rPr>
                <w:del w:id="6550" w:author="Alban Roche" w:date="2017-08-02T16:32:00Z"/>
              </w:rPr>
            </w:pPr>
            <w:del w:id="6551" w:author="Alban Roche" w:date="2017-08-02T16:32:00Z">
              <w:r w:rsidRPr="00CB4B23" w:rsidDel="009453A7">
                <w:delText>&lt;srvcch&gt;</w:delText>
              </w:r>
              <w:r w:rsidDel="009453A7">
                <w:delText xml:space="preserve">=3, general non-specific failure, may be used, for example in the case of handover cancellation as specified in </w:delText>
              </w:r>
              <w:r w:rsidRPr="00B34526" w:rsidDel="009453A7">
                <w:delText>3GPP TS 24.301 subclause 6.6.2</w:delText>
              </w:r>
              <w:r w:rsidDel="009453A7">
                <w:delText>.</w:delText>
              </w:r>
              <w:bookmarkStart w:id="6552" w:name="_Toc489457884"/>
              <w:bookmarkEnd w:id="6552"/>
            </w:del>
          </w:p>
        </w:tc>
        <w:bookmarkStart w:id="6553" w:name="_Toc489457885"/>
        <w:bookmarkEnd w:id="6553"/>
      </w:tr>
    </w:tbl>
    <w:p w14:paraId="5BF3AFF8" w14:textId="1A39F384" w:rsidR="00975CC4" w:rsidDel="009453A7" w:rsidRDefault="00975CC4" w:rsidP="0059466D">
      <w:pPr>
        <w:pStyle w:val="Heading2"/>
        <w:numPr>
          <w:ilvl w:val="1"/>
          <w:numId w:val="11"/>
        </w:numPr>
        <w:ind w:left="1080" w:hanging="1080"/>
        <w:rPr>
          <w:del w:id="6554" w:author="Alban Roche" w:date="2017-08-02T16:32:00Z"/>
        </w:rPr>
      </w:pPr>
      <w:bookmarkStart w:id="6555" w:name="_Ref407120789"/>
      <w:bookmarkStart w:id="6556" w:name="_Toc486251603"/>
      <w:del w:id="6557" w:author="Alban Roche" w:date="2017-08-02T16:32:00Z">
        <w:r w:rsidRPr="00EB0F2C" w:rsidDel="009453A7">
          <w:delText>+CIRE</w:delText>
        </w:r>
        <w:r w:rsidDel="009453A7">
          <w:delText xml:space="preserve">G </w:delText>
        </w:r>
        <w:r w:rsidRPr="00AE67EA" w:rsidDel="009453A7">
          <w:delText xml:space="preserve">Command: </w:delText>
        </w:r>
        <w:r w:rsidDel="009453A7">
          <w:delText>Registration Information</w:delText>
        </w:r>
        <w:bookmarkStart w:id="6558" w:name="_Toc489457886"/>
        <w:bookmarkEnd w:id="6555"/>
        <w:bookmarkEnd w:id="6556"/>
        <w:bookmarkEnd w:id="6558"/>
      </w:del>
    </w:p>
    <w:tbl>
      <w:tblPr>
        <w:tblStyle w:val="TableSWIleft"/>
        <w:tblW w:w="9288" w:type="dxa"/>
        <w:tblLayout w:type="fixed"/>
        <w:tblLook w:val="04A0" w:firstRow="1" w:lastRow="0" w:firstColumn="1" w:lastColumn="0" w:noHBand="0" w:noVBand="1"/>
      </w:tblPr>
      <w:tblGrid>
        <w:gridCol w:w="1728"/>
        <w:gridCol w:w="7560"/>
      </w:tblGrid>
      <w:tr w:rsidR="00975CC4" w:rsidRPr="00C41274" w:rsidDel="009453A7" w14:paraId="163DCA83" w14:textId="44E31F93" w:rsidTr="00166AF3">
        <w:trPr>
          <w:cnfStyle w:val="100000000000" w:firstRow="1" w:lastRow="0" w:firstColumn="0" w:lastColumn="0" w:oddVBand="0" w:evenVBand="0" w:oddHBand="0" w:evenHBand="0" w:firstRowFirstColumn="0" w:firstRowLastColumn="0" w:lastRowFirstColumn="0" w:lastRowLastColumn="0"/>
          <w:del w:id="6559" w:author="Alban Roche" w:date="2017-08-02T16:32:00Z"/>
        </w:trPr>
        <w:tc>
          <w:tcPr>
            <w:tcW w:w="9288" w:type="dxa"/>
            <w:gridSpan w:val="2"/>
          </w:tcPr>
          <w:p w14:paraId="2EB2A3AC" w14:textId="767A1777" w:rsidR="00975CC4" w:rsidRPr="00C41274" w:rsidDel="009453A7" w:rsidRDefault="00975CC4">
            <w:pPr>
              <w:pStyle w:val="TableRowHead"/>
              <w:spacing w:before="144" w:after="144"/>
              <w:rPr>
                <w:del w:id="6560" w:author="Alban Roche" w:date="2017-08-02T16:32:00Z"/>
                <w:bCs w:val="0"/>
              </w:rPr>
            </w:pPr>
            <w:del w:id="6561" w:author="Alban Roche" w:date="2017-08-02T14:40:00Z">
              <w:r w:rsidDel="00F22490">
                <w:delText>HL7618, HL7618RD, HL7648, HL7650, HL7688, HL7690 and HL7692</w:delText>
              </w:r>
            </w:del>
            <w:bookmarkStart w:id="6562" w:name="_Toc489457887"/>
            <w:bookmarkEnd w:id="6562"/>
          </w:p>
        </w:tc>
        <w:bookmarkStart w:id="6563" w:name="_Toc489457888"/>
        <w:bookmarkEnd w:id="6563"/>
      </w:tr>
      <w:tr w:rsidR="00975CC4" w:rsidRPr="00C41274" w:rsidDel="009453A7" w14:paraId="34F8913C" w14:textId="07B65E4B" w:rsidTr="00166AF3">
        <w:trPr>
          <w:trHeight w:val="42"/>
          <w:del w:id="6564" w:author="Alban Roche" w:date="2017-08-02T16:32:00Z"/>
        </w:trPr>
        <w:tc>
          <w:tcPr>
            <w:tcW w:w="1728" w:type="dxa"/>
          </w:tcPr>
          <w:p w14:paraId="5B8ED2F0" w14:textId="08EB355F" w:rsidR="00975CC4" w:rsidRPr="00C41274" w:rsidDel="009453A7" w:rsidRDefault="00975CC4" w:rsidP="00166AF3">
            <w:pPr>
              <w:pStyle w:val="TableBody"/>
              <w:rPr>
                <w:del w:id="6565" w:author="Alban Roche" w:date="2017-08-02T16:32:00Z"/>
                <w:i/>
              </w:rPr>
            </w:pPr>
            <w:del w:id="6566" w:author="Alban Roche" w:date="2017-08-02T16:32:00Z">
              <w:r w:rsidRPr="00C41274" w:rsidDel="009453A7">
                <w:rPr>
                  <w:i/>
                </w:rPr>
                <w:delText>Test command</w:delText>
              </w:r>
              <w:bookmarkStart w:id="6567" w:name="_Toc489457889"/>
              <w:bookmarkEnd w:id="6567"/>
            </w:del>
          </w:p>
          <w:p w14:paraId="113F28BE" w14:textId="426B3BED" w:rsidR="00975CC4" w:rsidRPr="00765D21" w:rsidDel="009453A7" w:rsidRDefault="00975CC4" w:rsidP="00166AF3">
            <w:pPr>
              <w:pStyle w:val="TableBody"/>
              <w:rPr>
                <w:del w:id="6568" w:author="Alban Roche" w:date="2017-08-02T16:32:00Z"/>
              </w:rPr>
            </w:pPr>
            <w:bookmarkStart w:id="6569" w:name="_Toc489457890"/>
            <w:bookmarkEnd w:id="6569"/>
          </w:p>
          <w:p w14:paraId="3F0AB58C" w14:textId="0114308F" w:rsidR="00975CC4" w:rsidRPr="00C41274" w:rsidDel="009453A7" w:rsidRDefault="00975CC4" w:rsidP="00166AF3">
            <w:pPr>
              <w:pStyle w:val="TableBody"/>
              <w:rPr>
                <w:del w:id="6570" w:author="Alban Roche" w:date="2017-08-02T16:32:00Z"/>
                <w:u w:val="single"/>
              </w:rPr>
            </w:pPr>
            <w:del w:id="6571" w:author="Alban Roche" w:date="2017-08-02T16:32:00Z">
              <w:r w:rsidRPr="00C41274" w:rsidDel="009453A7">
                <w:rPr>
                  <w:u w:val="single"/>
                </w:rPr>
                <w:delText>Syntax</w:delText>
              </w:r>
              <w:bookmarkStart w:id="6572" w:name="_Toc489457891"/>
              <w:bookmarkEnd w:id="6572"/>
            </w:del>
          </w:p>
          <w:p w14:paraId="18E3A25D" w14:textId="031C8376" w:rsidR="00975CC4" w:rsidRPr="00C41274" w:rsidDel="009453A7" w:rsidRDefault="00975CC4" w:rsidP="00166AF3">
            <w:pPr>
              <w:pStyle w:val="TableBody"/>
              <w:rPr>
                <w:del w:id="6573" w:author="Alban Roche" w:date="2017-08-02T16:32:00Z"/>
              </w:rPr>
            </w:pPr>
            <w:del w:id="6574" w:author="Alban Roche" w:date="2017-08-02T16:32:00Z">
              <w:r w:rsidRPr="00C41274" w:rsidDel="009453A7">
                <w:rPr>
                  <w:b/>
                </w:rPr>
                <w:delText>AT+</w:delText>
              </w:r>
              <w:r w:rsidDel="009453A7">
                <w:rPr>
                  <w:b/>
                </w:rPr>
                <w:delText>CIREG</w:delText>
              </w:r>
              <w:r w:rsidRPr="00C41274" w:rsidDel="009453A7">
                <w:rPr>
                  <w:b/>
                </w:rPr>
                <w:delText>=?</w:delText>
              </w:r>
              <w:bookmarkStart w:id="6575" w:name="_Toc489457892"/>
              <w:bookmarkEnd w:id="6575"/>
            </w:del>
          </w:p>
        </w:tc>
        <w:tc>
          <w:tcPr>
            <w:tcW w:w="7560" w:type="dxa"/>
          </w:tcPr>
          <w:p w14:paraId="6FD88FD7" w14:textId="77EC00FC" w:rsidR="00975CC4" w:rsidRPr="00C41274" w:rsidDel="009453A7" w:rsidRDefault="00975CC4" w:rsidP="00166AF3">
            <w:pPr>
              <w:pStyle w:val="TableBody"/>
              <w:rPr>
                <w:del w:id="6576" w:author="Alban Roche" w:date="2017-08-02T16:32:00Z"/>
                <w:u w:val="single"/>
              </w:rPr>
            </w:pPr>
            <w:bookmarkStart w:id="6577" w:name="_Toc489457893"/>
            <w:bookmarkEnd w:id="6577"/>
          </w:p>
          <w:p w14:paraId="621324F0" w14:textId="33EEA974" w:rsidR="00975CC4" w:rsidRPr="004226D1" w:rsidDel="009453A7" w:rsidRDefault="00975CC4" w:rsidP="00166AF3">
            <w:pPr>
              <w:pStyle w:val="TableBody"/>
              <w:rPr>
                <w:del w:id="6578" w:author="Alban Roche" w:date="2017-08-02T16:32:00Z"/>
              </w:rPr>
            </w:pPr>
            <w:bookmarkStart w:id="6579" w:name="_Toc489457894"/>
            <w:bookmarkEnd w:id="6579"/>
          </w:p>
          <w:p w14:paraId="137CF284" w14:textId="7FFB272A" w:rsidR="00975CC4" w:rsidRPr="00C41274" w:rsidDel="009453A7" w:rsidRDefault="00975CC4" w:rsidP="00166AF3">
            <w:pPr>
              <w:pStyle w:val="TableBody"/>
              <w:rPr>
                <w:del w:id="6580" w:author="Alban Roche" w:date="2017-08-02T16:32:00Z"/>
                <w:u w:val="single"/>
              </w:rPr>
            </w:pPr>
            <w:del w:id="6581" w:author="Alban Roche" w:date="2017-08-02T16:32:00Z">
              <w:r w:rsidRPr="00C41274" w:rsidDel="009453A7">
                <w:rPr>
                  <w:u w:val="single"/>
                </w:rPr>
                <w:delText>Response</w:delText>
              </w:r>
              <w:bookmarkStart w:id="6582" w:name="_Toc489457895"/>
              <w:bookmarkEnd w:id="6582"/>
            </w:del>
          </w:p>
          <w:p w14:paraId="3B7077F0" w14:textId="27808E03" w:rsidR="00975CC4" w:rsidDel="009453A7" w:rsidRDefault="00975CC4" w:rsidP="00166AF3">
            <w:pPr>
              <w:spacing w:before="40" w:after="40"/>
              <w:rPr>
                <w:del w:id="6583" w:author="Alban Roche" w:date="2017-08-02T16:32:00Z"/>
                <w:rFonts w:eastAsia="SimSun" w:cs="Arial"/>
                <w:lang w:eastAsia="ja-JP"/>
              </w:rPr>
            </w:pPr>
            <w:del w:id="6584" w:author="Alban Roche" w:date="2017-08-02T16:32:00Z">
              <w:r w:rsidDel="009453A7">
                <w:rPr>
                  <w:rFonts w:eastAsia="SimSun" w:cs="Arial"/>
                  <w:b/>
                  <w:lang w:eastAsia="ja-JP"/>
                </w:rPr>
                <w:delText xml:space="preserve">+CIREG: </w:delText>
              </w:r>
              <w:r w:rsidRPr="004F6E94" w:rsidDel="009453A7">
                <w:rPr>
                  <w:rFonts w:eastAsia="SimSun" w:cs="Arial"/>
                  <w:lang w:eastAsia="ja-JP"/>
                </w:rPr>
                <w:delText>(list of supported</w:delText>
              </w:r>
              <w:r w:rsidDel="009453A7">
                <w:rPr>
                  <w:rFonts w:eastAsia="SimSun" w:cs="Arial"/>
                  <w:lang w:eastAsia="ja-JP"/>
                </w:rPr>
                <w:delText xml:space="preserve"> </w:delText>
              </w:r>
              <w:r w:rsidRPr="004F6E94" w:rsidDel="009453A7">
                <w:rPr>
                  <w:rFonts w:eastAsia="SimSun" w:cs="Arial"/>
                  <w:b/>
                  <w:lang w:eastAsia="ja-JP"/>
                </w:rPr>
                <w:delText>&lt;</w:delText>
              </w:r>
              <w:r w:rsidDel="009453A7">
                <w:rPr>
                  <w:rFonts w:eastAsia="SimSun" w:cs="Arial"/>
                  <w:b/>
                  <w:lang w:eastAsia="ja-JP"/>
                </w:rPr>
                <w:delText>n</w:delText>
              </w:r>
              <w:r w:rsidRPr="004F6E94" w:rsidDel="009453A7">
                <w:rPr>
                  <w:rFonts w:eastAsia="SimSun" w:cs="Arial"/>
                  <w:b/>
                  <w:lang w:eastAsia="ja-JP"/>
                </w:rPr>
                <w:delText>&gt;</w:delText>
              </w:r>
              <w:r w:rsidRPr="004F6E94" w:rsidDel="009453A7">
                <w:rPr>
                  <w:rFonts w:eastAsia="SimSun" w:cs="Arial"/>
                  <w:lang w:eastAsia="ja-JP"/>
                </w:rPr>
                <w:delText>s)</w:delText>
              </w:r>
              <w:bookmarkStart w:id="6585" w:name="_Toc489457896"/>
              <w:bookmarkEnd w:id="6585"/>
            </w:del>
          </w:p>
          <w:p w14:paraId="64B5FEB0" w14:textId="470436C8" w:rsidR="00975CC4" w:rsidRPr="00C41274" w:rsidDel="009453A7" w:rsidRDefault="00975CC4" w:rsidP="00166AF3">
            <w:pPr>
              <w:pStyle w:val="TableBody"/>
              <w:rPr>
                <w:del w:id="6586" w:author="Alban Roche" w:date="2017-08-02T16:32:00Z"/>
              </w:rPr>
            </w:pPr>
            <w:del w:id="6587" w:author="Alban Roche" w:date="2017-08-02T16:32:00Z">
              <w:r w:rsidRPr="00C41274" w:rsidDel="009453A7">
                <w:rPr>
                  <w:b/>
                </w:rPr>
                <w:delText>OK</w:delText>
              </w:r>
              <w:bookmarkStart w:id="6588" w:name="_Toc489457897"/>
              <w:bookmarkEnd w:id="6588"/>
            </w:del>
          </w:p>
        </w:tc>
        <w:bookmarkStart w:id="6589" w:name="_Toc489457898"/>
        <w:bookmarkEnd w:id="6589"/>
      </w:tr>
      <w:tr w:rsidR="00975CC4" w:rsidRPr="00C41274" w:rsidDel="009453A7" w14:paraId="3FD53AEA" w14:textId="501E41B2" w:rsidTr="00166AF3">
        <w:trPr>
          <w:trHeight w:val="72"/>
          <w:del w:id="6590" w:author="Alban Roche" w:date="2017-08-02T16:32:00Z"/>
        </w:trPr>
        <w:tc>
          <w:tcPr>
            <w:tcW w:w="1728" w:type="dxa"/>
          </w:tcPr>
          <w:p w14:paraId="3EE888D5" w14:textId="520B2028" w:rsidR="00975CC4" w:rsidRPr="00C41274" w:rsidDel="009453A7" w:rsidRDefault="00975CC4" w:rsidP="00166AF3">
            <w:pPr>
              <w:pStyle w:val="TableBody"/>
              <w:rPr>
                <w:del w:id="6591" w:author="Alban Roche" w:date="2017-08-02T16:32:00Z"/>
                <w:i/>
              </w:rPr>
            </w:pPr>
            <w:del w:id="6592" w:author="Alban Roche" w:date="2017-08-02T16:32:00Z">
              <w:r w:rsidRPr="00C41274" w:rsidDel="009453A7">
                <w:rPr>
                  <w:i/>
                </w:rPr>
                <w:delText>Read command</w:delText>
              </w:r>
              <w:bookmarkStart w:id="6593" w:name="_Toc489457899"/>
              <w:bookmarkEnd w:id="6593"/>
            </w:del>
          </w:p>
          <w:p w14:paraId="79D62BA4" w14:textId="0FDD84F6" w:rsidR="00975CC4" w:rsidRPr="00765D21" w:rsidDel="009453A7" w:rsidRDefault="00975CC4" w:rsidP="00166AF3">
            <w:pPr>
              <w:pStyle w:val="TableBody"/>
              <w:rPr>
                <w:del w:id="6594" w:author="Alban Roche" w:date="2017-08-02T16:32:00Z"/>
              </w:rPr>
            </w:pPr>
            <w:bookmarkStart w:id="6595" w:name="_Toc489457900"/>
            <w:bookmarkEnd w:id="6595"/>
          </w:p>
          <w:p w14:paraId="285531BC" w14:textId="54ACB018" w:rsidR="00975CC4" w:rsidRPr="00C41274" w:rsidDel="009453A7" w:rsidRDefault="00975CC4" w:rsidP="00166AF3">
            <w:pPr>
              <w:pStyle w:val="TableBody"/>
              <w:rPr>
                <w:del w:id="6596" w:author="Alban Roche" w:date="2017-08-02T16:32:00Z"/>
                <w:u w:val="single"/>
              </w:rPr>
            </w:pPr>
            <w:del w:id="6597" w:author="Alban Roche" w:date="2017-08-02T16:32:00Z">
              <w:r w:rsidRPr="00C41274" w:rsidDel="009453A7">
                <w:rPr>
                  <w:u w:val="single"/>
                </w:rPr>
                <w:delText>Syntax</w:delText>
              </w:r>
              <w:bookmarkStart w:id="6598" w:name="_Toc489457901"/>
              <w:bookmarkEnd w:id="6598"/>
            </w:del>
          </w:p>
          <w:p w14:paraId="6761B636" w14:textId="2D3CF358" w:rsidR="00975CC4" w:rsidRPr="00C41274" w:rsidDel="009453A7" w:rsidRDefault="00975CC4" w:rsidP="00166AF3">
            <w:pPr>
              <w:pStyle w:val="TableBody"/>
              <w:rPr>
                <w:del w:id="6599" w:author="Alban Roche" w:date="2017-08-02T16:32:00Z"/>
              </w:rPr>
            </w:pPr>
            <w:del w:id="6600" w:author="Alban Roche" w:date="2017-08-02T16:32:00Z">
              <w:r w:rsidRPr="00C41274" w:rsidDel="009453A7">
                <w:rPr>
                  <w:b/>
                </w:rPr>
                <w:delText>AT+</w:delText>
              </w:r>
              <w:r w:rsidDel="009453A7">
                <w:rPr>
                  <w:b/>
                </w:rPr>
                <w:delText>CIREG</w:delText>
              </w:r>
              <w:r w:rsidRPr="00C41274" w:rsidDel="009453A7">
                <w:rPr>
                  <w:b/>
                </w:rPr>
                <w:delText>?</w:delText>
              </w:r>
              <w:bookmarkStart w:id="6601" w:name="_Toc489457902"/>
              <w:bookmarkEnd w:id="6601"/>
            </w:del>
          </w:p>
        </w:tc>
        <w:tc>
          <w:tcPr>
            <w:tcW w:w="7560" w:type="dxa"/>
          </w:tcPr>
          <w:p w14:paraId="2A98294F" w14:textId="1650432C" w:rsidR="00975CC4" w:rsidRPr="00C41274" w:rsidDel="009453A7" w:rsidRDefault="00975CC4" w:rsidP="00166AF3">
            <w:pPr>
              <w:pStyle w:val="TableBody"/>
              <w:rPr>
                <w:del w:id="6602" w:author="Alban Roche" w:date="2017-08-02T16:32:00Z"/>
                <w:u w:val="single"/>
              </w:rPr>
            </w:pPr>
            <w:bookmarkStart w:id="6603" w:name="_Toc489457903"/>
            <w:bookmarkEnd w:id="6603"/>
          </w:p>
          <w:p w14:paraId="2A75808F" w14:textId="202DBE69" w:rsidR="00975CC4" w:rsidRPr="00765D21" w:rsidDel="009453A7" w:rsidRDefault="00975CC4" w:rsidP="00166AF3">
            <w:pPr>
              <w:pStyle w:val="TableBody"/>
              <w:rPr>
                <w:del w:id="6604" w:author="Alban Roche" w:date="2017-08-02T16:32:00Z"/>
              </w:rPr>
            </w:pPr>
            <w:bookmarkStart w:id="6605" w:name="_Toc489457904"/>
            <w:bookmarkEnd w:id="6605"/>
          </w:p>
          <w:p w14:paraId="78D1C503" w14:textId="7B3C82BD" w:rsidR="00975CC4" w:rsidRPr="00C41274" w:rsidDel="009453A7" w:rsidRDefault="00975CC4" w:rsidP="00166AF3">
            <w:pPr>
              <w:pStyle w:val="TableBody"/>
              <w:rPr>
                <w:del w:id="6606" w:author="Alban Roche" w:date="2017-08-02T16:32:00Z"/>
                <w:u w:val="single"/>
              </w:rPr>
            </w:pPr>
            <w:del w:id="6607" w:author="Alban Roche" w:date="2017-08-02T16:32:00Z">
              <w:r w:rsidRPr="00C41274" w:rsidDel="009453A7">
                <w:rPr>
                  <w:u w:val="single"/>
                </w:rPr>
                <w:delText>Response</w:delText>
              </w:r>
              <w:bookmarkStart w:id="6608" w:name="_Toc489457905"/>
              <w:bookmarkEnd w:id="6608"/>
            </w:del>
          </w:p>
          <w:p w14:paraId="228006D8" w14:textId="1E15E888" w:rsidR="00975CC4" w:rsidRPr="00C909A7" w:rsidDel="009453A7" w:rsidRDefault="00975CC4" w:rsidP="00166AF3">
            <w:pPr>
              <w:pStyle w:val="TableBody"/>
              <w:rPr>
                <w:del w:id="6609" w:author="Alban Roche" w:date="2017-08-02T16:32:00Z"/>
                <w:b/>
              </w:rPr>
            </w:pPr>
            <w:del w:id="6610" w:author="Alban Roche" w:date="2017-08-02T16:32:00Z">
              <w:r w:rsidRPr="00C909A7" w:rsidDel="009453A7">
                <w:rPr>
                  <w:b/>
                </w:rPr>
                <w:delText>+</w:delText>
              </w:r>
              <w:r w:rsidDel="009453A7">
                <w:rPr>
                  <w:b/>
                </w:rPr>
                <w:delText>CIREP</w:delText>
              </w:r>
              <w:r w:rsidRPr="00C909A7" w:rsidDel="009453A7">
                <w:rPr>
                  <w:b/>
                </w:rPr>
                <w:delText>: &lt;</w:delText>
              </w:r>
              <w:r w:rsidDel="009453A7">
                <w:rPr>
                  <w:b/>
                </w:rPr>
                <w:delText>n</w:delText>
              </w:r>
              <w:r w:rsidRPr="00C909A7" w:rsidDel="009453A7">
                <w:rPr>
                  <w:b/>
                </w:rPr>
                <w:delText>&gt;</w:delText>
              </w:r>
              <w:r w:rsidDel="009453A7">
                <w:rPr>
                  <w:b/>
                </w:rPr>
                <w:delText>,&lt;reg_info&gt;[,&lt;ext_info&gt;]</w:delText>
              </w:r>
              <w:bookmarkStart w:id="6611" w:name="_Toc489457906"/>
              <w:bookmarkEnd w:id="6611"/>
            </w:del>
          </w:p>
          <w:p w14:paraId="24933E99" w14:textId="42EB18AB" w:rsidR="00975CC4" w:rsidRPr="0032443F" w:rsidDel="009453A7" w:rsidRDefault="00975CC4" w:rsidP="00166AF3">
            <w:pPr>
              <w:pStyle w:val="TableBody"/>
              <w:rPr>
                <w:del w:id="6612" w:author="Alban Roche" w:date="2017-08-02T16:32:00Z"/>
                <w:b/>
              </w:rPr>
            </w:pPr>
            <w:del w:id="6613" w:author="Alban Roche" w:date="2017-08-02T16:32:00Z">
              <w:r w:rsidRPr="00C41274" w:rsidDel="009453A7">
                <w:rPr>
                  <w:b/>
                </w:rPr>
                <w:delText>OK</w:delText>
              </w:r>
              <w:bookmarkStart w:id="6614" w:name="_Toc489457907"/>
              <w:bookmarkEnd w:id="6614"/>
            </w:del>
          </w:p>
        </w:tc>
        <w:bookmarkStart w:id="6615" w:name="_Toc489457908"/>
        <w:bookmarkEnd w:id="6615"/>
      </w:tr>
      <w:tr w:rsidR="00975CC4" w:rsidRPr="00C41274" w:rsidDel="009453A7" w14:paraId="23A6C1A1" w14:textId="3DD0D15A" w:rsidTr="00166AF3">
        <w:trPr>
          <w:cantSplit w:val="0"/>
          <w:trHeight w:val="72"/>
          <w:del w:id="6616" w:author="Alban Roche" w:date="2017-08-02T16:32:00Z"/>
        </w:trPr>
        <w:tc>
          <w:tcPr>
            <w:tcW w:w="1728" w:type="dxa"/>
          </w:tcPr>
          <w:p w14:paraId="7241F9D9" w14:textId="12B94211" w:rsidR="00975CC4" w:rsidDel="009453A7" w:rsidRDefault="00975CC4" w:rsidP="00166AF3">
            <w:pPr>
              <w:pStyle w:val="TableBody"/>
              <w:rPr>
                <w:del w:id="6617" w:author="Alban Roche" w:date="2017-08-02T16:32:00Z"/>
              </w:rPr>
            </w:pPr>
            <w:del w:id="6618" w:author="Alban Roche" w:date="2017-08-02T16:32:00Z">
              <w:r w:rsidDel="009453A7">
                <w:rPr>
                  <w:i/>
                </w:rPr>
                <w:delText>Write command</w:delText>
              </w:r>
              <w:bookmarkStart w:id="6619" w:name="_Toc489457909"/>
              <w:bookmarkEnd w:id="6619"/>
            </w:del>
          </w:p>
          <w:p w14:paraId="681AE7AD" w14:textId="68282FFC" w:rsidR="00975CC4" w:rsidRPr="00765D21" w:rsidDel="009453A7" w:rsidRDefault="00975CC4" w:rsidP="00166AF3">
            <w:pPr>
              <w:pStyle w:val="TableBody"/>
              <w:rPr>
                <w:del w:id="6620" w:author="Alban Roche" w:date="2017-08-02T16:32:00Z"/>
              </w:rPr>
            </w:pPr>
            <w:bookmarkStart w:id="6621" w:name="_Toc489457910"/>
            <w:bookmarkEnd w:id="6621"/>
          </w:p>
          <w:p w14:paraId="6B36BCC6" w14:textId="0517C01A" w:rsidR="00975CC4" w:rsidDel="009453A7" w:rsidRDefault="00975CC4" w:rsidP="00166AF3">
            <w:pPr>
              <w:pStyle w:val="TableBody"/>
              <w:rPr>
                <w:del w:id="6622" w:author="Alban Roche" w:date="2017-08-02T16:32:00Z"/>
              </w:rPr>
            </w:pPr>
            <w:del w:id="6623" w:author="Alban Roche" w:date="2017-08-02T16:32:00Z">
              <w:r w:rsidRPr="00CB4B23" w:rsidDel="009453A7">
                <w:rPr>
                  <w:u w:val="single"/>
                </w:rPr>
                <w:delText>Syntax</w:delText>
              </w:r>
              <w:bookmarkStart w:id="6624" w:name="_Toc489457911"/>
              <w:bookmarkEnd w:id="6624"/>
            </w:del>
          </w:p>
          <w:p w14:paraId="2DF4EB78" w14:textId="31B10A70" w:rsidR="00975CC4" w:rsidRPr="00CB4B23" w:rsidDel="009453A7" w:rsidRDefault="00975CC4" w:rsidP="00166AF3">
            <w:pPr>
              <w:pStyle w:val="TableBody"/>
              <w:rPr>
                <w:del w:id="6625" w:author="Alban Roche" w:date="2017-08-02T16:32:00Z"/>
                <w:b/>
              </w:rPr>
            </w:pPr>
            <w:del w:id="6626" w:author="Alban Roche" w:date="2017-08-02T16:32:00Z">
              <w:r w:rsidRPr="00CB4B23" w:rsidDel="009453A7">
                <w:rPr>
                  <w:b/>
                </w:rPr>
                <w:delText>AT+CIREG=&lt;n&gt;</w:delText>
              </w:r>
              <w:bookmarkStart w:id="6627" w:name="_Toc489457912"/>
              <w:bookmarkEnd w:id="6627"/>
            </w:del>
          </w:p>
        </w:tc>
        <w:tc>
          <w:tcPr>
            <w:tcW w:w="7560" w:type="dxa"/>
          </w:tcPr>
          <w:p w14:paraId="27FA3808" w14:textId="6FEA41D4" w:rsidR="00975CC4" w:rsidDel="009453A7" w:rsidRDefault="00975CC4" w:rsidP="00166AF3">
            <w:pPr>
              <w:pStyle w:val="TableBody"/>
              <w:rPr>
                <w:del w:id="6628" w:author="Alban Roche" w:date="2017-08-02T16:32:00Z"/>
              </w:rPr>
            </w:pPr>
            <w:bookmarkStart w:id="6629" w:name="_Toc489457913"/>
            <w:bookmarkEnd w:id="6629"/>
          </w:p>
          <w:p w14:paraId="454451CA" w14:textId="08EC4560" w:rsidR="00975CC4" w:rsidRPr="00765D21" w:rsidDel="009453A7" w:rsidRDefault="00975CC4" w:rsidP="00166AF3">
            <w:pPr>
              <w:pStyle w:val="TableBody"/>
              <w:rPr>
                <w:del w:id="6630" w:author="Alban Roche" w:date="2017-08-02T16:32:00Z"/>
              </w:rPr>
            </w:pPr>
            <w:bookmarkStart w:id="6631" w:name="_Toc489457914"/>
            <w:bookmarkEnd w:id="6631"/>
          </w:p>
          <w:p w14:paraId="690285C7" w14:textId="63D982AD" w:rsidR="00975CC4" w:rsidDel="009453A7" w:rsidRDefault="00975CC4" w:rsidP="00166AF3">
            <w:pPr>
              <w:pStyle w:val="TableBody"/>
              <w:rPr>
                <w:del w:id="6632" w:author="Alban Roche" w:date="2017-08-02T16:32:00Z"/>
              </w:rPr>
            </w:pPr>
            <w:del w:id="6633" w:author="Alban Roche" w:date="2017-08-02T16:32:00Z">
              <w:r w:rsidDel="009453A7">
                <w:rPr>
                  <w:u w:val="single"/>
                </w:rPr>
                <w:delText>Response</w:delText>
              </w:r>
              <w:bookmarkStart w:id="6634" w:name="_Toc489457915"/>
              <w:bookmarkEnd w:id="6634"/>
            </w:del>
          </w:p>
          <w:p w14:paraId="20D30381" w14:textId="368F8180" w:rsidR="00975CC4" w:rsidRPr="00CB4B23" w:rsidDel="009453A7" w:rsidRDefault="00975CC4" w:rsidP="00166AF3">
            <w:pPr>
              <w:pStyle w:val="TableBody"/>
              <w:rPr>
                <w:del w:id="6635" w:author="Alban Roche" w:date="2017-08-02T16:32:00Z"/>
                <w:b/>
              </w:rPr>
            </w:pPr>
            <w:del w:id="6636" w:author="Alban Roche" w:date="2017-08-02T16:32:00Z">
              <w:r w:rsidRPr="00CB4B23" w:rsidDel="009453A7">
                <w:rPr>
                  <w:b/>
                </w:rPr>
                <w:delText>OK</w:delText>
              </w:r>
              <w:bookmarkStart w:id="6637" w:name="_Toc489457916"/>
              <w:bookmarkEnd w:id="6637"/>
            </w:del>
          </w:p>
          <w:p w14:paraId="5A3A2808" w14:textId="3A67E664" w:rsidR="00975CC4" w:rsidRPr="00765D21" w:rsidDel="009453A7" w:rsidRDefault="00975CC4" w:rsidP="00166AF3">
            <w:pPr>
              <w:pStyle w:val="TableBody"/>
              <w:rPr>
                <w:del w:id="6638" w:author="Alban Roche" w:date="2017-08-02T16:32:00Z"/>
              </w:rPr>
            </w:pPr>
            <w:bookmarkStart w:id="6639" w:name="_Toc489457917"/>
            <w:bookmarkEnd w:id="6639"/>
          </w:p>
          <w:p w14:paraId="041E8F48" w14:textId="3C7BA3A7" w:rsidR="00975CC4" w:rsidDel="009453A7" w:rsidRDefault="00975CC4" w:rsidP="00166AF3">
            <w:pPr>
              <w:pStyle w:val="TableBody"/>
              <w:rPr>
                <w:del w:id="6640" w:author="Alban Roche" w:date="2017-08-02T16:32:00Z"/>
              </w:rPr>
            </w:pPr>
            <w:del w:id="6641" w:author="Alban Roche" w:date="2017-08-02T16:32:00Z">
              <w:r w:rsidDel="009453A7">
                <w:delText>or</w:delText>
              </w:r>
              <w:bookmarkStart w:id="6642" w:name="_Toc489457918"/>
              <w:bookmarkEnd w:id="6642"/>
            </w:del>
          </w:p>
          <w:p w14:paraId="236B5E80" w14:textId="779852E3" w:rsidR="00975CC4" w:rsidDel="009453A7" w:rsidRDefault="00975CC4" w:rsidP="00166AF3">
            <w:pPr>
              <w:pStyle w:val="TableBody"/>
              <w:rPr>
                <w:del w:id="6643" w:author="Alban Roche" w:date="2017-08-02T16:32:00Z"/>
                <w:b/>
              </w:rPr>
            </w:pPr>
            <w:del w:id="6644" w:author="Alban Roche" w:date="2017-08-02T16:32:00Z">
              <w:r w:rsidRPr="00CB4B23" w:rsidDel="009453A7">
                <w:rPr>
                  <w:b/>
                </w:rPr>
                <w:delText>+CME ERROR: &lt;err&gt;</w:delText>
              </w:r>
              <w:bookmarkStart w:id="6645" w:name="_Toc489457919"/>
              <w:bookmarkEnd w:id="6645"/>
            </w:del>
          </w:p>
          <w:p w14:paraId="691527D1" w14:textId="29B0D350" w:rsidR="00975CC4" w:rsidRPr="00765D21" w:rsidDel="009453A7" w:rsidRDefault="00975CC4" w:rsidP="00166AF3">
            <w:pPr>
              <w:pStyle w:val="TableBody"/>
              <w:rPr>
                <w:del w:id="6646" w:author="Alban Roche" w:date="2017-08-02T16:32:00Z"/>
              </w:rPr>
            </w:pPr>
            <w:bookmarkStart w:id="6647" w:name="_Toc489457920"/>
            <w:bookmarkEnd w:id="6647"/>
          </w:p>
          <w:p w14:paraId="6BA57C87" w14:textId="57E0953A" w:rsidR="00975CC4" w:rsidDel="009453A7" w:rsidRDefault="00975CC4" w:rsidP="00166AF3">
            <w:pPr>
              <w:pStyle w:val="TableBody"/>
              <w:rPr>
                <w:del w:id="6648" w:author="Alban Roche" w:date="2017-08-02T16:32:00Z"/>
              </w:rPr>
            </w:pPr>
            <w:del w:id="6649" w:author="Alban Roche" w:date="2017-08-02T16:32:00Z">
              <w:r w:rsidRPr="00CB4B23" w:rsidDel="009453A7">
                <w:rPr>
                  <w:u w:val="single"/>
                </w:rPr>
                <w:delText>Parameters</w:delText>
              </w:r>
              <w:bookmarkStart w:id="6650" w:name="_Toc489457921"/>
              <w:bookmarkEnd w:id="6650"/>
            </w:del>
          </w:p>
          <w:p w14:paraId="46A72DB2" w14:textId="406FE8E2" w:rsidR="00975CC4" w:rsidDel="009453A7" w:rsidRDefault="00975CC4" w:rsidP="00166AF3">
            <w:pPr>
              <w:pStyle w:val="TableBody"/>
              <w:rPr>
                <w:del w:id="6651" w:author="Alban Roche" w:date="2017-08-02T16:32:00Z"/>
              </w:rPr>
            </w:pPr>
            <w:del w:id="6652" w:author="Alban Roche" w:date="2017-08-02T16:32:00Z">
              <w:r w:rsidRPr="00CB4B23" w:rsidDel="009453A7">
                <w:rPr>
                  <w:b/>
                </w:rPr>
                <w:delText>&lt;n&gt;</w:delText>
              </w:r>
              <w:r w:rsidDel="009453A7">
                <w:tab/>
                <w:delText>Enables or disables reporting of changes in the MT’s IMS registration information</w:delText>
              </w:r>
              <w:bookmarkStart w:id="6653" w:name="_Toc489457922"/>
              <w:bookmarkEnd w:id="6653"/>
            </w:del>
          </w:p>
          <w:p w14:paraId="1690D9D0" w14:textId="149F5A5C" w:rsidR="00975CC4" w:rsidDel="009453A7" w:rsidRDefault="00975CC4" w:rsidP="00166AF3">
            <w:pPr>
              <w:pStyle w:val="TableBody"/>
              <w:rPr>
                <w:del w:id="6654" w:author="Alban Roche" w:date="2017-08-02T16:32:00Z"/>
              </w:rPr>
            </w:pPr>
            <w:del w:id="6655" w:author="Alban Roche" w:date="2017-08-02T16:32:00Z">
              <w:r w:rsidRPr="00CB4B23" w:rsidDel="009453A7">
                <w:rPr>
                  <w:u w:val="single"/>
                </w:rPr>
                <w:delText>0</w:delText>
              </w:r>
              <w:r w:rsidDel="009453A7">
                <w:tab/>
                <w:delText>Disable reporting</w:delText>
              </w:r>
              <w:bookmarkStart w:id="6656" w:name="_Toc489457923"/>
              <w:bookmarkEnd w:id="6656"/>
            </w:del>
          </w:p>
          <w:p w14:paraId="4E00B35D" w14:textId="12373DBF" w:rsidR="00975CC4" w:rsidDel="009453A7" w:rsidRDefault="00975CC4" w:rsidP="00166AF3">
            <w:pPr>
              <w:pStyle w:val="TableBody"/>
              <w:rPr>
                <w:del w:id="6657" w:author="Alban Roche" w:date="2017-08-02T16:32:00Z"/>
              </w:rPr>
            </w:pPr>
            <w:del w:id="6658" w:author="Alban Roche" w:date="2017-08-02T16:32:00Z">
              <w:r w:rsidDel="009453A7">
                <w:delText>1</w:delText>
              </w:r>
              <w:r w:rsidDel="009453A7">
                <w:tab/>
                <w:delText>Enable reporting (parameter &lt;reg_info&gt;)</w:delText>
              </w:r>
              <w:bookmarkStart w:id="6659" w:name="_Toc489457924"/>
              <w:bookmarkEnd w:id="6659"/>
            </w:del>
          </w:p>
          <w:p w14:paraId="0BEDD679" w14:textId="33EFBD05" w:rsidR="00975CC4" w:rsidDel="009453A7" w:rsidRDefault="00975CC4" w:rsidP="00166AF3">
            <w:pPr>
              <w:pStyle w:val="TableBody"/>
              <w:rPr>
                <w:del w:id="6660" w:author="Alban Roche" w:date="2017-08-02T16:32:00Z"/>
              </w:rPr>
            </w:pPr>
            <w:del w:id="6661" w:author="Alban Roche" w:date="2017-08-02T16:32:00Z">
              <w:r w:rsidDel="009453A7">
                <w:delText>2</w:delText>
              </w:r>
              <w:r w:rsidDel="009453A7">
                <w:tab/>
                <w:delText>Enable extended reporting (parameter &lt;reg_info&gt; and &lt;ext_info&gt;)</w:delText>
              </w:r>
              <w:bookmarkStart w:id="6662" w:name="_Toc489457925"/>
              <w:bookmarkEnd w:id="6662"/>
            </w:del>
          </w:p>
          <w:p w14:paraId="3E4991B6" w14:textId="0F332AD5" w:rsidR="00975CC4" w:rsidRPr="00765D21" w:rsidDel="009453A7" w:rsidRDefault="00975CC4" w:rsidP="00166AF3">
            <w:pPr>
              <w:pStyle w:val="TableBody"/>
              <w:rPr>
                <w:del w:id="6663" w:author="Alban Roche" w:date="2017-08-02T16:32:00Z"/>
              </w:rPr>
            </w:pPr>
            <w:bookmarkStart w:id="6664" w:name="_Toc489457926"/>
            <w:bookmarkEnd w:id="6664"/>
          </w:p>
          <w:p w14:paraId="2767BDF9" w14:textId="65ED2866" w:rsidR="00975CC4" w:rsidDel="009453A7" w:rsidRDefault="00975CC4" w:rsidP="00166AF3">
            <w:pPr>
              <w:pStyle w:val="TableBody"/>
              <w:rPr>
                <w:del w:id="6665" w:author="Alban Roche" w:date="2017-08-02T16:32:00Z"/>
              </w:rPr>
            </w:pPr>
            <w:del w:id="6666" w:author="Alban Roche" w:date="2017-08-02T16:32:00Z">
              <w:r w:rsidDel="009453A7">
                <w:rPr>
                  <w:b/>
                </w:rPr>
                <w:delText>&lt;reg_info&gt;</w:delText>
              </w:r>
              <w:r w:rsidDel="009453A7">
                <w:tab/>
                <w:delText>Indicates IMS registration status</w:delText>
              </w:r>
              <w:bookmarkStart w:id="6667" w:name="_Toc489457927"/>
              <w:bookmarkEnd w:id="6667"/>
            </w:del>
          </w:p>
          <w:p w14:paraId="51EFBE8A" w14:textId="1BECEE4A" w:rsidR="00975CC4" w:rsidDel="009453A7" w:rsidRDefault="00975CC4" w:rsidP="00166AF3">
            <w:pPr>
              <w:pStyle w:val="TableBody"/>
              <w:rPr>
                <w:del w:id="6668" w:author="Alban Roche" w:date="2017-08-02T16:32:00Z"/>
              </w:rPr>
            </w:pPr>
            <w:del w:id="6669" w:author="Alban Roche" w:date="2017-08-02T16:32:00Z">
              <w:r w:rsidDel="009453A7">
                <w:delText>0</w:delText>
              </w:r>
              <w:r w:rsidDel="009453A7">
                <w:tab/>
                <w:delText>Not registered</w:delText>
              </w:r>
              <w:bookmarkStart w:id="6670" w:name="_Toc489457928"/>
              <w:bookmarkEnd w:id="6670"/>
            </w:del>
          </w:p>
          <w:p w14:paraId="756DA01A" w14:textId="693DAFA3" w:rsidR="00975CC4" w:rsidDel="009453A7" w:rsidRDefault="00975CC4" w:rsidP="00166AF3">
            <w:pPr>
              <w:pStyle w:val="TableBody"/>
              <w:rPr>
                <w:del w:id="6671" w:author="Alban Roche" w:date="2017-08-02T16:32:00Z"/>
              </w:rPr>
            </w:pPr>
            <w:del w:id="6672" w:author="Alban Roche" w:date="2017-08-02T16:32:00Z">
              <w:r w:rsidDel="009453A7">
                <w:delText>1</w:delText>
              </w:r>
              <w:r w:rsidDel="009453A7">
                <w:tab/>
                <w:delText>Registered</w:delText>
              </w:r>
              <w:bookmarkStart w:id="6673" w:name="_Toc489457929"/>
              <w:bookmarkEnd w:id="6673"/>
            </w:del>
          </w:p>
          <w:p w14:paraId="09A3FBD6" w14:textId="7E87FC84" w:rsidR="00975CC4" w:rsidDel="009453A7" w:rsidRDefault="00975CC4" w:rsidP="00166AF3">
            <w:pPr>
              <w:pStyle w:val="TableBody"/>
              <w:rPr>
                <w:del w:id="6674" w:author="Alban Roche" w:date="2017-08-02T16:32:00Z"/>
              </w:rPr>
            </w:pPr>
            <w:bookmarkStart w:id="6675" w:name="_Toc489457930"/>
            <w:bookmarkEnd w:id="6675"/>
          </w:p>
          <w:p w14:paraId="7300F3EA" w14:textId="41EF6145" w:rsidR="00975CC4" w:rsidRPr="00765D21" w:rsidDel="009453A7" w:rsidRDefault="00975CC4" w:rsidP="00166AF3">
            <w:pPr>
              <w:pStyle w:val="TableBody"/>
              <w:rPr>
                <w:del w:id="6676" w:author="Alban Roche" w:date="2017-08-02T16:32:00Z"/>
              </w:rPr>
            </w:pPr>
            <w:bookmarkStart w:id="6677" w:name="_Toc489457931"/>
            <w:bookmarkEnd w:id="6677"/>
          </w:p>
          <w:p w14:paraId="069A5A89" w14:textId="271FF556" w:rsidR="00975CC4" w:rsidDel="009453A7" w:rsidRDefault="00975CC4" w:rsidP="00166AF3">
            <w:pPr>
              <w:pStyle w:val="TableBody"/>
              <w:rPr>
                <w:del w:id="6678" w:author="Alban Roche" w:date="2017-08-02T16:32:00Z"/>
              </w:rPr>
            </w:pPr>
            <w:del w:id="6679" w:author="Alban Roche" w:date="2017-08-02T16:32:00Z">
              <w:r w:rsidRPr="00CB4B23" w:rsidDel="009453A7">
                <w:rPr>
                  <w:b/>
                </w:rPr>
                <w:delText>&lt;ext_info&gt;</w:delText>
              </w:r>
              <w:r w:rsidDel="009453A7">
                <w:tab/>
                <w:delText>Numeric value in hexadecimal format. It is the sum of hexadecimals values, each respresenting a particular IMS capability of the MT. This parameter is not present if the IMS registration status is “not registered”</w:delText>
              </w:r>
              <w:bookmarkStart w:id="6680" w:name="_Toc489457932"/>
              <w:bookmarkEnd w:id="6680"/>
            </w:del>
          </w:p>
          <w:p w14:paraId="6A8FFD6D" w14:textId="5D56A0FE" w:rsidR="00975CC4" w:rsidDel="009453A7" w:rsidRDefault="00975CC4" w:rsidP="00166AF3">
            <w:pPr>
              <w:pStyle w:val="TableBody"/>
              <w:rPr>
                <w:del w:id="6681" w:author="Alban Roche" w:date="2017-08-02T16:32:00Z"/>
              </w:rPr>
            </w:pPr>
            <w:del w:id="6682" w:author="Alban Roche" w:date="2017-08-02T16:32:00Z">
              <w:r w:rsidDel="009453A7">
                <w:delText>1</w:delText>
              </w:r>
              <w:r w:rsidDel="009453A7">
                <w:tab/>
                <w:delText>RTP-based transfer of voice</w:delText>
              </w:r>
              <w:bookmarkStart w:id="6683" w:name="_Toc489457933"/>
              <w:bookmarkEnd w:id="6683"/>
            </w:del>
          </w:p>
          <w:p w14:paraId="30FA3FA0" w14:textId="2C18E20C" w:rsidR="00975CC4" w:rsidDel="009453A7" w:rsidRDefault="00975CC4" w:rsidP="00166AF3">
            <w:pPr>
              <w:pStyle w:val="TableBody"/>
              <w:rPr>
                <w:del w:id="6684" w:author="Alban Roche" w:date="2017-08-02T16:32:00Z"/>
              </w:rPr>
            </w:pPr>
            <w:del w:id="6685" w:author="Alban Roche" w:date="2017-08-02T16:32:00Z">
              <w:r w:rsidDel="009453A7">
                <w:delText>2</w:delText>
              </w:r>
              <w:r w:rsidDel="009453A7">
                <w:tab/>
                <w:delText>SMS using IMS functionality</w:delText>
              </w:r>
              <w:bookmarkStart w:id="6686" w:name="_Toc489457934"/>
              <w:bookmarkEnd w:id="6686"/>
            </w:del>
          </w:p>
          <w:p w14:paraId="0B67AEBA" w14:textId="12BB7DAB" w:rsidR="00975CC4" w:rsidRPr="00CB4B23" w:rsidDel="009453A7" w:rsidRDefault="00975CC4" w:rsidP="00166AF3">
            <w:pPr>
              <w:pStyle w:val="TableBody"/>
              <w:rPr>
                <w:del w:id="6687" w:author="Alban Roche" w:date="2017-08-02T16:32:00Z"/>
              </w:rPr>
            </w:pPr>
            <w:del w:id="6688" w:author="Alban Roche" w:date="2017-08-02T16:32:00Z">
              <w:r w:rsidDel="009453A7">
                <w:delText>5</w:delText>
              </w:r>
              <w:r w:rsidDel="009453A7">
                <w:tab/>
                <w:delText xml:space="preserve">Both RTP-based transfer of voice according to MMTEL and SMS using IMS </w:delText>
              </w:r>
              <w:r w:rsidDel="009453A7">
                <w:tab/>
                <w:delText>functionality can be used</w:delText>
              </w:r>
              <w:bookmarkStart w:id="6689" w:name="_Toc489457935"/>
              <w:bookmarkEnd w:id="6689"/>
            </w:del>
          </w:p>
        </w:tc>
        <w:bookmarkStart w:id="6690" w:name="_Toc489457936"/>
        <w:bookmarkEnd w:id="6690"/>
      </w:tr>
      <w:tr w:rsidR="00975CC4" w:rsidRPr="00C41274" w:rsidDel="009453A7" w14:paraId="0DAEFBF8" w14:textId="5F0548DC" w:rsidTr="00166AF3">
        <w:trPr>
          <w:trHeight w:val="72"/>
          <w:del w:id="6691" w:author="Alban Roche" w:date="2017-08-02T16:32:00Z"/>
        </w:trPr>
        <w:tc>
          <w:tcPr>
            <w:tcW w:w="1728" w:type="dxa"/>
          </w:tcPr>
          <w:p w14:paraId="4F5F0FD5" w14:textId="7F4D29B6" w:rsidR="00975CC4" w:rsidDel="009453A7" w:rsidRDefault="00975CC4" w:rsidP="00166AF3">
            <w:pPr>
              <w:pStyle w:val="TableBody"/>
              <w:rPr>
                <w:del w:id="6692" w:author="Alban Roche" w:date="2017-08-02T16:32:00Z"/>
                <w:i/>
              </w:rPr>
            </w:pPr>
            <w:del w:id="6693" w:author="Alban Roche" w:date="2017-08-02T16:32:00Z">
              <w:r w:rsidDel="009453A7">
                <w:rPr>
                  <w:i/>
                </w:rPr>
                <w:delText>Unsolicited Notification</w:delText>
              </w:r>
              <w:bookmarkStart w:id="6694" w:name="_Toc489457937"/>
              <w:bookmarkEnd w:id="6694"/>
            </w:del>
          </w:p>
        </w:tc>
        <w:tc>
          <w:tcPr>
            <w:tcW w:w="7560" w:type="dxa"/>
          </w:tcPr>
          <w:p w14:paraId="0CEF5020" w14:textId="7748DFE4" w:rsidR="00975CC4" w:rsidDel="009453A7" w:rsidRDefault="00975CC4" w:rsidP="00166AF3">
            <w:pPr>
              <w:pStyle w:val="TableBody"/>
              <w:rPr>
                <w:del w:id="6695" w:author="Alban Roche" w:date="2017-08-02T16:32:00Z"/>
              </w:rPr>
            </w:pPr>
            <w:del w:id="6696" w:author="Alban Roche" w:date="2017-08-02T16:32:00Z">
              <w:r w:rsidRPr="0013339A" w:rsidDel="009453A7">
                <w:rPr>
                  <w:u w:val="single"/>
                </w:rPr>
                <w:delText>Response</w:delText>
              </w:r>
              <w:bookmarkStart w:id="6697" w:name="_Toc489457938"/>
              <w:bookmarkEnd w:id="6697"/>
            </w:del>
          </w:p>
          <w:p w14:paraId="53E184C2" w14:textId="51A917DD" w:rsidR="00975CC4" w:rsidRPr="0013339A" w:rsidDel="009453A7" w:rsidRDefault="00975CC4" w:rsidP="00166AF3">
            <w:pPr>
              <w:pStyle w:val="TableBody"/>
              <w:rPr>
                <w:del w:id="6698" w:author="Alban Roche" w:date="2017-08-02T16:32:00Z"/>
                <w:b/>
              </w:rPr>
            </w:pPr>
            <w:del w:id="6699" w:author="Alban Roche" w:date="2017-08-02T16:32:00Z">
              <w:r w:rsidRPr="0013339A" w:rsidDel="009453A7">
                <w:rPr>
                  <w:b/>
                </w:rPr>
                <w:delText>+CIREGU: &lt;reg_info&gt;[,&lt;ext_info&gt;]</w:delText>
              </w:r>
              <w:bookmarkStart w:id="6700" w:name="_Toc489457939"/>
              <w:bookmarkEnd w:id="6700"/>
            </w:del>
          </w:p>
        </w:tc>
        <w:bookmarkStart w:id="6701" w:name="_Toc489457940"/>
        <w:bookmarkEnd w:id="6701"/>
      </w:tr>
      <w:tr w:rsidR="00975CC4" w:rsidRPr="00C41274" w:rsidDel="009453A7" w14:paraId="29998001" w14:textId="6DDD42B7" w:rsidTr="00166AF3">
        <w:trPr>
          <w:trHeight w:val="72"/>
          <w:del w:id="6702" w:author="Alban Roche" w:date="2017-08-02T16:32:00Z"/>
        </w:trPr>
        <w:tc>
          <w:tcPr>
            <w:tcW w:w="1728" w:type="dxa"/>
          </w:tcPr>
          <w:p w14:paraId="0D050561" w14:textId="0092C5FB" w:rsidR="00975CC4" w:rsidRPr="00CB4B23" w:rsidDel="009453A7" w:rsidRDefault="00975CC4" w:rsidP="00166AF3">
            <w:pPr>
              <w:pStyle w:val="TableBody"/>
              <w:rPr>
                <w:del w:id="6703" w:author="Alban Roche" w:date="2017-08-02T16:32:00Z"/>
                <w:u w:val="single"/>
              </w:rPr>
            </w:pPr>
            <w:del w:id="6704" w:author="Alban Roche" w:date="2017-08-02T16:32:00Z">
              <w:r w:rsidRPr="00CB4B23" w:rsidDel="009453A7">
                <w:rPr>
                  <w:u w:val="single"/>
                </w:rPr>
                <w:delText>Notes</w:delText>
              </w:r>
              <w:bookmarkStart w:id="6705" w:name="_Toc489457941"/>
              <w:bookmarkEnd w:id="6705"/>
            </w:del>
          </w:p>
        </w:tc>
        <w:tc>
          <w:tcPr>
            <w:tcW w:w="7560" w:type="dxa"/>
          </w:tcPr>
          <w:p w14:paraId="14AC1B21" w14:textId="1A208D66" w:rsidR="00975CC4" w:rsidRPr="00CB4B23" w:rsidDel="009453A7" w:rsidRDefault="00975CC4" w:rsidP="00166AF3">
            <w:pPr>
              <w:pStyle w:val="TableBody"/>
              <w:rPr>
                <w:del w:id="6706" w:author="Alban Roche" w:date="2017-08-02T16:32:00Z"/>
              </w:rPr>
            </w:pPr>
            <w:del w:id="6707" w:author="Alban Roche" w:date="2017-08-02T16:32:00Z">
              <w:r w:rsidRPr="006A350E" w:rsidDel="009453A7">
                <w:delText>&lt;</w:delText>
              </w:r>
              <w:r w:rsidDel="009453A7">
                <w:delText>n</w:delText>
              </w:r>
              <w:r w:rsidRPr="006A350E" w:rsidDel="009453A7">
                <w:delText>&gt; is saved in non-volatile memory per AT port over module reboot</w:delText>
              </w:r>
              <w:bookmarkStart w:id="6708" w:name="_Toc489457942"/>
              <w:bookmarkEnd w:id="6708"/>
            </w:del>
          </w:p>
        </w:tc>
        <w:bookmarkStart w:id="6709" w:name="_Toc489457943"/>
        <w:bookmarkEnd w:id="6709"/>
      </w:tr>
    </w:tbl>
    <w:p w14:paraId="00D076FE" w14:textId="3DCD03DA" w:rsidR="00975CC4" w:rsidDel="009453A7" w:rsidRDefault="00975CC4" w:rsidP="0059466D">
      <w:pPr>
        <w:pStyle w:val="Heading2"/>
        <w:numPr>
          <w:ilvl w:val="1"/>
          <w:numId w:val="11"/>
        </w:numPr>
        <w:ind w:left="1080" w:hanging="1080"/>
        <w:rPr>
          <w:del w:id="6710" w:author="Alban Roche" w:date="2017-08-02T16:32:00Z"/>
        </w:rPr>
      </w:pPr>
      <w:bookmarkStart w:id="6711" w:name="_Ref413664326"/>
      <w:bookmarkStart w:id="6712" w:name="_Toc486251604"/>
      <w:bookmarkStart w:id="6713" w:name="_Ref413663210"/>
      <w:del w:id="6714" w:author="Alban Roche" w:date="2017-08-02T16:32:00Z">
        <w:r w:rsidRPr="00EB0F2C" w:rsidDel="009453A7">
          <w:delText>+</w:delText>
        </w:r>
        <w:r w:rsidDel="009453A7">
          <w:delText xml:space="preserve">GST </w:delText>
        </w:r>
        <w:r w:rsidRPr="00AE67EA" w:rsidDel="009453A7">
          <w:delText xml:space="preserve">Command: </w:delText>
        </w:r>
        <w:r w:rsidDel="009453A7">
          <w:delText>General System Status Information</w:delText>
        </w:r>
        <w:bookmarkStart w:id="6715" w:name="_Toc489457944"/>
        <w:bookmarkEnd w:id="6711"/>
        <w:bookmarkEnd w:id="6712"/>
        <w:bookmarkEnd w:id="6715"/>
      </w:del>
    </w:p>
    <w:tbl>
      <w:tblPr>
        <w:tblStyle w:val="TableSWIleft"/>
        <w:tblW w:w="9288" w:type="dxa"/>
        <w:tblLayout w:type="fixed"/>
        <w:tblLook w:val="04A0" w:firstRow="1" w:lastRow="0" w:firstColumn="1" w:lastColumn="0" w:noHBand="0" w:noVBand="1"/>
      </w:tblPr>
      <w:tblGrid>
        <w:gridCol w:w="1728"/>
        <w:gridCol w:w="7560"/>
      </w:tblGrid>
      <w:tr w:rsidR="00975CC4" w:rsidRPr="00C41274" w:rsidDel="009453A7" w14:paraId="1726B928" w14:textId="75A3ABD4" w:rsidTr="00166AF3">
        <w:trPr>
          <w:cnfStyle w:val="100000000000" w:firstRow="1" w:lastRow="0" w:firstColumn="0" w:lastColumn="0" w:oddVBand="0" w:evenVBand="0" w:oddHBand="0" w:evenHBand="0" w:firstRowFirstColumn="0" w:firstRowLastColumn="0" w:lastRowFirstColumn="0" w:lastRowLastColumn="0"/>
          <w:del w:id="6716" w:author="Alban Roche" w:date="2017-08-02T16:32:00Z"/>
        </w:trPr>
        <w:tc>
          <w:tcPr>
            <w:tcW w:w="9288" w:type="dxa"/>
            <w:gridSpan w:val="2"/>
          </w:tcPr>
          <w:p w14:paraId="58718C78" w14:textId="582DF1D7" w:rsidR="00975CC4" w:rsidRPr="00C41274" w:rsidDel="009453A7" w:rsidRDefault="00975CC4">
            <w:pPr>
              <w:pStyle w:val="TableRowHead"/>
              <w:spacing w:before="144" w:after="144"/>
              <w:rPr>
                <w:del w:id="6717" w:author="Alban Roche" w:date="2017-08-02T16:32:00Z"/>
                <w:bCs w:val="0"/>
              </w:rPr>
            </w:pPr>
            <w:del w:id="6718" w:author="Alban Roche" w:date="2017-08-02T14:40:00Z">
              <w:r w:rsidDel="00F22490">
                <w:delText>HL7618, HL7618RD, HL7648, HL7650, HL7688, HL7690 and HL7692</w:delText>
              </w:r>
            </w:del>
            <w:bookmarkStart w:id="6719" w:name="_Toc489457945"/>
            <w:bookmarkEnd w:id="6719"/>
          </w:p>
        </w:tc>
        <w:bookmarkStart w:id="6720" w:name="_Toc489457946"/>
        <w:bookmarkEnd w:id="6720"/>
      </w:tr>
      <w:tr w:rsidR="00975CC4" w:rsidRPr="00C41274" w:rsidDel="009453A7" w14:paraId="2F0A5BEE" w14:textId="0BDF7BF9" w:rsidTr="00166AF3">
        <w:trPr>
          <w:trHeight w:val="42"/>
          <w:del w:id="6721" w:author="Alban Roche" w:date="2017-08-02T16:32:00Z"/>
        </w:trPr>
        <w:tc>
          <w:tcPr>
            <w:tcW w:w="1728" w:type="dxa"/>
          </w:tcPr>
          <w:p w14:paraId="4399DF24" w14:textId="67822839" w:rsidR="00975CC4" w:rsidRPr="00C41274" w:rsidDel="009453A7" w:rsidRDefault="00975CC4" w:rsidP="00166AF3">
            <w:pPr>
              <w:pStyle w:val="TableBody"/>
              <w:rPr>
                <w:del w:id="6722" w:author="Alban Roche" w:date="2017-08-02T16:32:00Z"/>
                <w:i/>
              </w:rPr>
            </w:pPr>
            <w:del w:id="6723" w:author="Alban Roche" w:date="2017-08-02T16:32:00Z">
              <w:r w:rsidRPr="00C41274" w:rsidDel="009453A7">
                <w:rPr>
                  <w:i/>
                </w:rPr>
                <w:delText>Test command</w:delText>
              </w:r>
              <w:bookmarkStart w:id="6724" w:name="_Toc489457947"/>
              <w:bookmarkEnd w:id="6724"/>
            </w:del>
          </w:p>
          <w:p w14:paraId="011236FB" w14:textId="074E08F3" w:rsidR="00975CC4" w:rsidRPr="00C41274" w:rsidDel="009453A7" w:rsidRDefault="00975CC4" w:rsidP="00166AF3">
            <w:pPr>
              <w:pStyle w:val="TableBody"/>
              <w:rPr>
                <w:del w:id="6725" w:author="Alban Roche" w:date="2017-08-02T16:32:00Z"/>
              </w:rPr>
            </w:pPr>
            <w:bookmarkStart w:id="6726" w:name="_Toc489457948"/>
            <w:bookmarkEnd w:id="6726"/>
          </w:p>
          <w:p w14:paraId="32D3F8ED" w14:textId="1459675C" w:rsidR="00975CC4" w:rsidRPr="00C41274" w:rsidDel="009453A7" w:rsidRDefault="00975CC4" w:rsidP="00166AF3">
            <w:pPr>
              <w:pStyle w:val="TableBody"/>
              <w:rPr>
                <w:del w:id="6727" w:author="Alban Roche" w:date="2017-08-02T16:32:00Z"/>
                <w:u w:val="single"/>
              </w:rPr>
            </w:pPr>
            <w:del w:id="6728" w:author="Alban Roche" w:date="2017-08-02T16:32:00Z">
              <w:r w:rsidRPr="00C41274" w:rsidDel="009453A7">
                <w:rPr>
                  <w:u w:val="single"/>
                </w:rPr>
                <w:delText>Syntax</w:delText>
              </w:r>
              <w:bookmarkStart w:id="6729" w:name="_Toc489457949"/>
              <w:bookmarkEnd w:id="6729"/>
            </w:del>
          </w:p>
          <w:p w14:paraId="0901695B" w14:textId="5F155C75" w:rsidR="00975CC4" w:rsidRPr="00C41274" w:rsidDel="009453A7" w:rsidRDefault="00975CC4" w:rsidP="00166AF3">
            <w:pPr>
              <w:pStyle w:val="TableBody"/>
              <w:rPr>
                <w:del w:id="6730" w:author="Alban Roche" w:date="2017-08-02T16:32:00Z"/>
              </w:rPr>
            </w:pPr>
            <w:del w:id="6731" w:author="Alban Roche" w:date="2017-08-02T16:32:00Z">
              <w:r w:rsidRPr="00C41274" w:rsidDel="009453A7">
                <w:rPr>
                  <w:b/>
                </w:rPr>
                <w:delText>AT+</w:delText>
              </w:r>
              <w:r w:rsidDel="009453A7">
                <w:rPr>
                  <w:b/>
                </w:rPr>
                <w:delText>GST</w:delText>
              </w:r>
              <w:r w:rsidRPr="00C41274" w:rsidDel="009453A7">
                <w:rPr>
                  <w:b/>
                </w:rPr>
                <w:delText>=?</w:delText>
              </w:r>
              <w:bookmarkStart w:id="6732" w:name="_Toc489457950"/>
              <w:bookmarkEnd w:id="6732"/>
            </w:del>
          </w:p>
        </w:tc>
        <w:tc>
          <w:tcPr>
            <w:tcW w:w="7560" w:type="dxa"/>
          </w:tcPr>
          <w:p w14:paraId="16336B17" w14:textId="5188CABF" w:rsidR="00975CC4" w:rsidRPr="00C41274" w:rsidDel="009453A7" w:rsidRDefault="00975CC4" w:rsidP="00166AF3">
            <w:pPr>
              <w:pStyle w:val="TableBody"/>
              <w:rPr>
                <w:del w:id="6733" w:author="Alban Roche" w:date="2017-08-02T16:32:00Z"/>
                <w:u w:val="single"/>
              </w:rPr>
            </w:pPr>
            <w:bookmarkStart w:id="6734" w:name="_Toc489457951"/>
            <w:bookmarkEnd w:id="6734"/>
          </w:p>
          <w:p w14:paraId="4DA014D4" w14:textId="07D6DDDA" w:rsidR="00975CC4" w:rsidRPr="00C41274" w:rsidDel="009453A7" w:rsidRDefault="00975CC4" w:rsidP="00166AF3">
            <w:pPr>
              <w:pStyle w:val="TableBody"/>
              <w:rPr>
                <w:del w:id="6735" w:author="Alban Roche" w:date="2017-08-02T16:32:00Z"/>
                <w:u w:val="single"/>
              </w:rPr>
            </w:pPr>
            <w:bookmarkStart w:id="6736" w:name="_Toc489457952"/>
            <w:bookmarkEnd w:id="6736"/>
          </w:p>
          <w:p w14:paraId="114BE571" w14:textId="6346F996" w:rsidR="00975CC4" w:rsidRPr="00C41274" w:rsidDel="009453A7" w:rsidRDefault="00975CC4" w:rsidP="00166AF3">
            <w:pPr>
              <w:pStyle w:val="TableBody"/>
              <w:rPr>
                <w:del w:id="6737" w:author="Alban Roche" w:date="2017-08-02T16:32:00Z"/>
                <w:u w:val="single"/>
              </w:rPr>
            </w:pPr>
            <w:del w:id="6738" w:author="Alban Roche" w:date="2017-08-02T16:32:00Z">
              <w:r w:rsidRPr="00C41274" w:rsidDel="009453A7">
                <w:rPr>
                  <w:u w:val="single"/>
                </w:rPr>
                <w:delText>Response</w:delText>
              </w:r>
              <w:bookmarkStart w:id="6739" w:name="_Toc489457953"/>
              <w:bookmarkEnd w:id="6739"/>
            </w:del>
          </w:p>
          <w:p w14:paraId="27ADE8BC" w14:textId="7099B899" w:rsidR="00975CC4" w:rsidDel="009453A7" w:rsidRDefault="00975CC4" w:rsidP="00166AF3">
            <w:pPr>
              <w:spacing w:before="40" w:after="40"/>
              <w:rPr>
                <w:del w:id="6740" w:author="Alban Roche" w:date="2017-08-02T16:32:00Z"/>
                <w:rFonts w:eastAsia="SimSun" w:cs="Arial"/>
                <w:lang w:eastAsia="ja-JP"/>
              </w:rPr>
            </w:pPr>
            <w:del w:id="6741" w:author="Alban Roche" w:date="2017-08-02T16:32:00Z">
              <w:r w:rsidDel="009453A7">
                <w:rPr>
                  <w:rFonts w:eastAsia="SimSun" w:cs="Arial"/>
                  <w:b/>
                  <w:lang w:eastAsia="ja-JP"/>
                </w:rPr>
                <w:delText xml:space="preserve">+GST: </w:delText>
              </w:r>
              <w:r w:rsidRPr="004F6E94" w:rsidDel="009453A7">
                <w:rPr>
                  <w:rFonts w:eastAsia="SimSun" w:cs="Arial"/>
                  <w:lang w:eastAsia="ja-JP"/>
                </w:rPr>
                <w:delText>(list of supported</w:delText>
              </w:r>
              <w:r w:rsidDel="009453A7">
                <w:rPr>
                  <w:rFonts w:eastAsia="SimSun" w:cs="Arial"/>
                  <w:lang w:eastAsia="ja-JP"/>
                </w:rPr>
                <w:delText xml:space="preserve"> </w:delText>
              </w:r>
              <w:r w:rsidRPr="004F6E94" w:rsidDel="009453A7">
                <w:rPr>
                  <w:rFonts w:eastAsia="SimSun" w:cs="Arial"/>
                  <w:b/>
                  <w:lang w:eastAsia="ja-JP"/>
                </w:rPr>
                <w:delText>&lt;</w:delText>
              </w:r>
              <w:r w:rsidDel="009453A7">
                <w:rPr>
                  <w:rFonts w:eastAsia="SimSun" w:cs="Arial"/>
                  <w:b/>
                  <w:lang w:eastAsia="ja-JP"/>
                </w:rPr>
                <w:delText>mode</w:delText>
              </w:r>
              <w:r w:rsidRPr="004F6E94" w:rsidDel="009453A7">
                <w:rPr>
                  <w:rFonts w:eastAsia="SimSun" w:cs="Arial"/>
                  <w:b/>
                  <w:lang w:eastAsia="ja-JP"/>
                </w:rPr>
                <w:delText>&gt;</w:delText>
              </w:r>
              <w:r w:rsidRPr="004F6E94" w:rsidDel="009453A7">
                <w:rPr>
                  <w:rFonts w:eastAsia="SimSun" w:cs="Arial"/>
                  <w:lang w:eastAsia="ja-JP"/>
                </w:rPr>
                <w:delText>s)</w:delText>
              </w:r>
              <w:bookmarkStart w:id="6742" w:name="_Toc489457954"/>
              <w:bookmarkEnd w:id="6742"/>
            </w:del>
          </w:p>
          <w:p w14:paraId="55C62F1D" w14:textId="7A683C55" w:rsidR="00975CC4" w:rsidRPr="00C41274" w:rsidDel="009453A7" w:rsidRDefault="00975CC4" w:rsidP="00166AF3">
            <w:pPr>
              <w:pStyle w:val="TableBody"/>
              <w:rPr>
                <w:del w:id="6743" w:author="Alban Roche" w:date="2017-08-02T16:32:00Z"/>
              </w:rPr>
            </w:pPr>
            <w:del w:id="6744" w:author="Alban Roche" w:date="2017-08-02T16:32:00Z">
              <w:r w:rsidRPr="00C41274" w:rsidDel="009453A7">
                <w:rPr>
                  <w:b/>
                </w:rPr>
                <w:delText>OK</w:delText>
              </w:r>
              <w:bookmarkStart w:id="6745" w:name="_Toc489457955"/>
              <w:bookmarkEnd w:id="6745"/>
            </w:del>
          </w:p>
        </w:tc>
        <w:bookmarkStart w:id="6746" w:name="_Toc489457956"/>
        <w:bookmarkEnd w:id="6746"/>
      </w:tr>
      <w:tr w:rsidR="00975CC4" w:rsidRPr="00C41274" w:rsidDel="009453A7" w14:paraId="5013860F" w14:textId="052283B6" w:rsidTr="00166AF3">
        <w:trPr>
          <w:trHeight w:val="72"/>
          <w:del w:id="6747" w:author="Alban Roche" w:date="2017-08-02T16:32:00Z"/>
        </w:trPr>
        <w:tc>
          <w:tcPr>
            <w:tcW w:w="1728" w:type="dxa"/>
          </w:tcPr>
          <w:p w14:paraId="3B757E9F" w14:textId="7E144C7E" w:rsidR="00975CC4" w:rsidRPr="00C41274" w:rsidDel="009453A7" w:rsidRDefault="00975CC4" w:rsidP="00166AF3">
            <w:pPr>
              <w:pStyle w:val="TableBody"/>
              <w:rPr>
                <w:del w:id="6748" w:author="Alban Roche" w:date="2017-08-02T16:32:00Z"/>
                <w:i/>
              </w:rPr>
            </w:pPr>
            <w:del w:id="6749" w:author="Alban Roche" w:date="2017-08-02T16:32:00Z">
              <w:r w:rsidRPr="00C41274" w:rsidDel="009453A7">
                <w:rPr>
                  <w:i/>
                </w:rPr>
                <w:delText>Read command</w:delText>
              </w:r>
              <w:bookmarkStart w:id="6750" w:name="_Toc489457957"/>
              <w:bookmarkEnd w:id="6750"/>
            </w:del>
          </w:p>
          <w:p w14:paraId="25876657" w14:textId="6BC77D86" w:rsidR="00975CC4" w:rsidRPr="00C41274" w:rsidDel="009453A7" w:rsidRDefault="00975CC4" w:rsidP="00166AF3">
            <w:pPr>
              <w:pStyle w:val="TableBody"/>
              <w:rPr>
                <w:del w:id="6751" w:author="Alban Roche" w:date="2017-08-02T16:32:00Z"/>
              </w:rPr>
            </w:pPr>
            <w:bookmarkStart w:id="6752" w:name="_Toc489457958"/>
            <w:bookmarkEnd w:id="6752"/>
          </w:p>
          <w:p w14:paraId="566DE382" w14:textId="075A6CC5" w:rsidR="00975CC4" w:rsidRPr="00C41274" w:rsidDel="009453A7" w:rsidRDefault="00975CC4" w:rsidP="00166AF3">
            <w:pPr>
              <w:pStyle w:val="TableBody"/>
              <w:rPr>
                <w:del w:id="6753" w:author="Alban Roche" w:date="2017-08-02T16:32:00Z"/>
                <w:u w:val="single"/>
              </w:rPr>
            </w:pPr>
            <w:del w:id="6754" w:author="Alban Roche" w:date="2017-08-02T16:32:00Z">
              <w:r w:rsidRPr="00C41274" w:rsidDel="009453A7">
                <w:rPr>
                  <w:u w:val="single"/>
                </w:rPr>
                <w:delText>Syntax</w:delText>
              </w:r>
              <w:bookmarkStart w:id="6755" w:name="_Toc489457959"/>
              <w:bookmarkEnd w:id="6755"/>
            </w:del>
          </w:p>
          <w:p w14:paraId="50BDCC24" w14:textId="60160F02" w:rsidR="00975CC4" w:rsidRPr="00C41274" w:rsidDel="009453A7" w:rsidRDefault="00975CC4" w:rsidP="00166AF3">
            <w:pPr>
              <w:pStyle w:val="TableBody"/>
              <w:rPr>
                <w:del w:id="6756" w:author="Alban Roche" w:date="2017-08-02T16:32:00Z"/>
              </w:rPr>
            </w:pPr>
            <w:del w:id="6757" w:author="Alban Roche" w:date="2017-08-02T16:32:00Z">
              <w:r w:rsidRPr="00C41274" w:rsidDel="009453A7">
                <w:rPr>
                  <w:b/>
                </w:rPr>
                <w:delText>AT+</w:delText>
              </w:r>
              <w:r w:rsidDel="009453A7">
                <w:rPr>
                  <w:b/>
                </w:rPr>
                <w:delText>GST</w:delText>
              </w:r>
              <w:r w:rsidRPr="00C41274" w:rsidDel="009453A7">
                <w:rPr>
                  <w:b/>
                </w:rPr>
                <w:delText>?</w:delText>
              </w:r>
              <w:bookmarkStart w:id="6758" w:name="_Toc489457960"/>
              <w:bookmarkEnd w:id="6758"/>
            </w:del>
          </w:p>
        </w:tc>
        <w:tc>
          <w:tcPr>
            <w:tcW w:w="7560" w:type="dxa"/>
          </w:tcPr>
          <w:p w14:paraId="1C4D59B9" w14:textId="494A9E70" w:rsidR="00975CC4" w:rsidRPr="00C41274" w:rsidDel="009453A7" w:rsidRDefault="00975CC4" w:rsidP="00166AF3">
            <w:pPr>
              <w:pStyle w:val="TableBody"/>
              <w:rPr>
                <w:del w:id="6759" w:author="Alban Roche" w:date="2017-08-02T16:32:00Z"/>
                <w:u w:val="single"/>
              </w:rPr>
            </w:pPr>
            <w:bookmarkStart w:id="6760" w:name="_Toc489457961"/>
            <w:bookmarkEnd w:id="6760"/>
          </w:p>
          <w:p w14:paraId="5E77BD1C" w14:textId="4EACF8F1" w:rsidR="00975CC4" w:rsidRPr="00C41274" w:rsidDel="009453A7" w:rsidRDefault="00975CC4" w:rsidP="00166AF3">
            <w:pPr>
              <w:pStyle w:val="TableBody"/>
              <w:rPr>
                <w:del w:id="6761" w:author="Alban Roche" w:date="2017-08-02T16:32:00Z"/>
                <w:u w:val="single"/>
              </w:rPr>
            </w:pPr>
            <w:bookmarkStart w:id="6762" w:name="_Toc489457962"/>
            <w:bookmarkEnd w:id="6762"/>
          </w:p>
          <w:p w14:paraId="329ED023" w14:textId="417EE09D" w:rsidR="00975CC4" w:rsidRPr="00C41274" w:rsidDel="009453A7" w:rsidRDefault="00975CC4" w:rsidP="00166AF3">
            <w:pPr>
              <w:pStyle w:val="TableBody"/>
              <w:rPr>
                <w:del w:id="6763" w:author="Alban Roche" w:date="2017-08-02T16:32:00Z"/>
                <w:u w:val="single"/>
              </w:rPr>
            </w:pPr>
            <w:del w:id="6764" w:author="Alban Roche" w:date="2017-08-02T16:32:00Z">
              <w:r w:rsidRPr="00C41274" w:rsidDel="009453A7">
                <w:rPr>
                  <w:u w:val="single"/>
                </w:rPr>
                <w:delText>Response</w:delText>
              </w:r>
              <w:bookmarkStart w:id="6765" w:name="_Toc489457963"/>
              <w:bookmarkEnd w:id="6765"/>
            </w:del>
          </w:p>
          <w:p w14:paraId="11A396F3" w14:textId="72ED6D4D" w:rsidR="00975CC4" w:rsidDel="009453A7" w:rsidRDefault="00975CC4" w:rsidP="00166AF3">
            <w:pPr>
              <w:spacing w:before="40" w:after="40"/>
              <w:rPr>
                <w:del w:id="6766" w:author="Alban Roche" w:date="2017-08-02T16:32:00Z"/>
                <w:rFonts w:eastAsia="SimSun" w:cs="Arial"/>
                <w:b/>
                <w:lang w:eastAsia="ja-JP"/>
              </w:rPr>
            </w:pPr>
            <w:del w:id="6767" w:author="Alban Roche" w:date="2017-08-02T16:32:00Z">
              <w:r w:rsidRPr="003C7E08" w:rsidDel="009453A7">
                <w:rPr>
                  <w:rFonts w:eastAsia="SimSun" w:cs="Arial"/>
                  <w:lang w:eastAsia="ja-JP"/>
                </w:rPr>
                <w:delText xml:space="preserve">… (display all responses of </w:delText>
              </w:r>
              <w:r w:rsidDel="009453A7">
                <w:rPr>
                  <w:rFonts w:eastAsia="SimSun" w:cs="Arial"/>
                  <w:b/>
                  <w:lang w:eastAsia="ja-JP"/>
                </w:rPr>
                <w:delText>&lt;mode&gt;</w:delText>
              </w:r>
              <w:r w:rsidRPr="003C7E08" w:rsidDel="009453A7">
                <w:rPr>
                  <w:rFonts w:eastAsia="SimSun" w:cs="Arial"/>
                  <w:lang w:eastAsia="ja-JP"/>
                </w:rPr>
                <w:delText>s)</w:delText>
              </w:r>
              <w:bookmarkStart w:id="6768" w:name="_Toc489457964"/>
              <w:bookmarkEnd w:id="6768"/>
            </w:del>
          </w:p>
          <w:p w14:paraId="4BE29FA6" w14:textId="6C835360" w:rsidR="00975CC4" w:rsidRPr="0032443F" w:rsidDel="009453A7" w:rsidRDefault="00975CC4" w:rsidP="00166AF3">
            <w:pPr>
              <w:pStyle w:val="TableBody"/>
              <w:rPr>
                <w:del w:id="6769" w:author="Alban Roche" w:date="2017-08-02T16:32:00Z"/>
                <w:b/>
              </w:rPr>
            </w:pPr>
            <w:del w:id="6770" w:author="Alban Roche" w:date="2017-08-02T16:32:00Z">
              <w:r w:rsidRPr="00C41274" w:rsidDel="009453A7">
                <w:rPr>
                  <w:b/>
                </w:rPr>
                <w:delText>OK</w:delText>
              </w:r>
              <w:bookmarkStart w:id="6771" w:name="_Toc489457965"/>
              <w:bookmarkEnd w:id="6771"/>
            </w:del>
          </w:p>
        </w:tc>
        <w:bookmarkStart w:id="6772" w:name="_Toc489457966"/>
        <w:bookmarkEnd w:id="6772"/>
      </w:tr>
      <w:tr w:rsidR="00975CC4" w:rsidRPr="00C41274" w:rsidDel="009453A7" w14:paraId="0E33A4CD" w14:textId="2A9BA8AE" w:rsidTr="00166AF3">
        <w:trPr>
          <w:cantSplit w:val="0"/>
          <w:trHeight w:val="72"/>
          <w:del w:id="6773" w:author="Alban Roche" w:date="2017-08-02T16:32:00Z"/>
        </w:trPr>
        <w:tc>
          <w:tcPr>
            <w:tcW w:w="1728" w:type="dxa"/>
          </w:tcPr>
          <w:p w14:paraId="180AD6BA" w14:textId="2974519D" w:rsidR="00975CC4" w:rsidDel="009453A7" w:rsidRDefault="00975CC4" w:rsidP="00166AF3">
            <w:pPr>
              <w:pStyle w:val="TableBody"/>
              <w:rPr>
                <w:del w:id="6774" w:author="Alban Roche" w:date="2017-08-02T16:32:00Z"/>
                <w:i/>
              </w:rPr>
            </w:pPr>
            <w:del w:id="6775" w:author="Alban Roche" w:date="2017-08-02T16:32:00Z">
              <w:r w:rsidDel="009453A7">
                <w:rPr>
                  <w:i/>
                </w:rPr>
                <w:delText>Write command</w:delText>
              </w:r>
              <w:bookmarkStart w:id="6776" w:name="_Toc489457967"/>
              <w:bookmarkEnd w:id="6776"/>
            </w:del>
          </w:p>
          <w:p w14:paraId="72DC58E9" w14:textId="6E6BC089" w:rsidR="00975CC4" w:rsidDel="009453A7" w:rsidRDefault="00975CC4" w:rsidP="00166AF3">
            <w:pPr>
              <w:pStyle w:val="TableBody"/>
              <w:rPr>
                <w:del w:id="6777" w:author="Alban Roche" w:date="2017-08-02T16:32:00Z"/>
                <w:i/>
              </w:rPr>
            </w:pPr>
            <w:bookmarkStart w:id="6778" w:name="_Toc489457968"/>
            <w:bookmarkEnd w:id="6778"/>
          </w:p>
          <w:p w14:paraId="0A4BDD75" w14:textId="6CA1F135" w:rsidR="00975CC4" w:rsidDel="009453A7" w:rsidRDefault="00975CC4" w:rsidP="00166AF3">
            <w:pPr>
              <w:pStyle w:val="TableBody"/>
              <w:rPr>
                <w:del w:id="6779" w:author="Alban Roche" w:date="2017-08-02T16:32:00Z"/>
              </w:rPr>
            </w:pPr>
            <w:del w:id="6780" w:author="Alban Roche" w:date="2017-08-02T16:32:00Z">
              <w:r w:rsidRPr="003C7E08" w:rsidDel="009453A7">
                <w:rPr>
                  <w:u w:val="single"/>
                </w:rPr>
                <w:delText>Syntax</w:delText>
              </w:r>
              <w:bookmarkStart w:id="6781" w:name="_Toc489457969"/>
              <w:bookmarkEnd w:id="6781"/>
            </w:del>
          </w:p>
          <w:p w14:paraId="1B7B79E5" w14:textId="491F5B69" w:rsidR="00975CC4" w:rsidRPr="003C7E08" w:rsidDel="009453A7" w:rsidRDefault="00975CC4" w:rsidP="00166AF3">
            <w:pPr>
              <w:pStyle w:val="TableBody"/>
              <w:rPr>
                <w:del w:id="6782" w:author="Alban Roche" w:date="2017-08-02T16:32:00Z"/>
                <w:b/>
              </w:rPr>
            </w:pPr>
            <w:del w:id="6783" w:author="Alban Roche" w:date="2017-08-02T16:32:00Z">
              <w:r w:rsidRPr="00CB54C8" w:rsidDel="009453A7">
                <w:rPr>
                  <w:b/>
                </w:rPr>
                <w:delText>AT</w:delText>
              </w:r>
              <w:r w:rsidDel="009453A7">
                <w:rPr>
                  <w:b/>
                </w:rPr>
                <w:delText>+</w:delText>
              </w:r>
              <w:r w:rsidRPr="003C7E08" w:rsidDel="009453A7">
                <w:rPr>
                  <w:b/>
                </w:rPr>
                <w:delText>GST=&lt;mode&gt;</w:delText>
              </w:r>
              <w:bookmarkStart w:id="6784" w:name="_Toc489457970"/>
              <w:bookmarkEnd w:id="6784"/>
            </w:del>
          </w:p>
        </w:tc>
        <w:tc>
          <w:tcPr>
            <w:tcW w:w="7560" w:type="dxa"/>
          </w:tcPr>
          <w:p w14:paraId="6AFFF5FE" w14:textId="530294E0" w:rsidR="00975CC4" w:rsidDel="009453A7" w:rsidRDefault="00975CC4" w:rsidP="00166AF3">
            <w:pPr>
              <w:pStyle w:val="TableBody"/>
              <w:rPr>
                <w:del w:id="6785" w:author="Alban Roche" w:date="2017-08-02T16:32:00Z"/>
                <w:u w:val="single"/>
              </w:rPr>
            </w:pPr>
            <w:bookmarkStart w:id="6786" w:name="_Toc489457971"/>
            <w:bookmarkEnd w:id="6786"/>
          </w:p>
          <w:p w14:paraId="788D0D20" w14:textId="25162507" w:rsidR="00975CC4" w:rsidDel="009453A7" w:rsidRDefault="00975CC4" w:rsidP="00166AF3">
            <w:pPr>
              <w:pStyle w:val="TableBody"/>
              <w:rPr>
                <w:del w:id="6787" w:author="Alban Roche" w:date="2017-08-02T16:32:00Z"/>
                <w:u w:val="single"/>
              </w:rPr>
            </w:pPr>
            <w:bookmarkStart w:id="6788" w:name="_Toc489457972"/>
            <w:bookmarkEnd w:id="6788"/>
          </w:p>
          <w:p w14:paraId="563D8E91" w14:textId="0CBBF8EE" w:rsidR="00975CC4" w:rsidDel="009453A7" w:rsidRDefault="00975CC4" w:rsidP="00166AF3">
            <w:pPr>
              <w:pStyle w:val="TableBody"/>
              <w:rPr>
                <w:del w:id="6789" w:author="Alban Roche" w:date="2017-08-02T16:32:00Z"/>
              </w:rPr>
            </w:pPr>
            <w:del w:id="6790" w:author="Alban Roche" w:date="2017-08-02T16:32:00Z">
              <w:r w:rsidDel="009453A7">
                <w:rPr>
                  <w:u w:val="single"/>
                </w:rPr>
                <w:delText>Response</w:delText>
              </w:r>
              <w:bookmarkStart w:id="6791" w:name="_Toc489457973"/>
              <w:bookmarkEnd w:id="6791"/>
            </w:del>
          </w:p>
          <w:p w14:paraId="129339F4" w14:textId="15A083A6" w:rsidR="00975CC4" w:rsidRPr="003C7E08" w:rsidDel="009453A7" w:rsidRDefault="00975CC4" w:rsidP="00166AF3">
            <w:pPr>
              <w:pStyle w:val="TableBody"/>
              <w:tabs>
                <w:tab w:val="left" w:pos="380"/>
              </w:tabs>
              <w:rPr>
                <w:del w:id="6792" w:author="Alban Roche" w:date="2017-08-02T16:32:00Z"/>
              </w:rPr>
            </w:pPr>
            <w:del w:id="6793" w:author="Alban Roche" w:date="2017-08-02T16:32:00Z">
              <w:r w:rsidRPr="003C7E08" w:rsidDel="009453A7">
                <w:delText>For &lt;mode&gt;=0</w:delText>
              </w:r>
              <w:r w:rsidDel="009453A7">
                <w:delText>:</w:delText>
              </w:r>
              <w:bookmarkStart w:id="6794" w:name="_Toc489457974"/>
              <w:bookmarkEnd w:id="6794"/>
            </w:del>
          </w:p>
          <w:p w14:paraId="352300FC" w14:textId="1F6D0A49" w:rsidR="00975CC4" w:rsidDel="009453A7" w:rsidRDefault="00975CC4" w:rsidP="00166AF3">
            <w:pPr>
              <w:spacing w:before="40" w:after="40"/>
              <w:rPr>
                <w:del w:id="6795" w:author="Alban Roche" w:date="2017-08-02T16:32:00Z"/>
                <w:rFonts w:eastAsia="SimSun" w:cs="Arial"/>
                <w:b/>
                <w:lang w:eastAsia="ja-JP"/>
              </w:rPr>
            </w:pPr>
            <w:del w:id="6796" w:author="Alban Roche" w:date="2017-08-02T16:32:00Z">
              <w:r w:rsidRPr="003C7E08" w:rsidDel="009453A7">
                <w:rPr>
                  <w:rFonts w:eastAsia="SimSun" w:cs="Arial"/>
                  <w:lang w:eastAsia="ja-JP"/>
                </w:rPr>
                <w:delText xml:space="preserve">… (display all responses of </w:delText>
              </w:r>
              <w:r w:rsidDel="009453A7">
                <w:rPr>
                  <w:rFonts w:eastAsia="SimSun" w:cs="Arial"/>
                  <w:b/>
                  <w:lang w:eastAsia="ja-JP"/>
                </w:rPr>
                <w:delText>&lt;mode&gt;</w:delText>
              </w:r>
              <w:r w:rsidRPr="003C7E08" w:rsidDel="009453A7">
                <w:rPr>
                  <w:rFonts w:eastAsia="SimSun" w:cs="Arial"/>
                  <w:lang w:eastAsia="ja-JP"/>
                </w:rPr>
                <w:delText>s)</w:delText>
              </w:r>
              <w:bookmarkStart w:id="6797" w:name="_Toc489457975"/>
              <w:bookmarkEnd w:id="6797"/>
            </w:del>
          </w:p>
          <w:p w14:paraId="1AE997FE" w14:textId="17929DF8" w:rsidR="00975CC4" w:rsidRPr="001F6451" w:rsidDel="009453A7" w:rsidRDefault="00975CC4" w:rsidP="00166AF3">
            <w:pPr>
              <w:spacing w:before="40" w:after="40"/>
              <w:rPr>
                <w:del w:id="6798" w:author="Alban Roche" w:date="2017-08-02T16:32:00Z"/>
                <w:rFonts w:eastAsia="SimSun" w:cs="Arial"/>
                <w:b/>
                <w:lang w:eastAsia="ja-JP"/>
              </w:rPr>
            </w:pPr>
            <w:del w:id="6799" w:author="Alban Roche" w:date="2017-08-02T16:32:00Z">
              <w:r w:rsidRPr="001F6451" w:rsidDel="009453A7">
                <w:rPr>
                  <w:rFonts w:eastAsia="SimSun" w:cs="Arial"/>
                  <w:b/>
                  <w:lang w:eastAsia="ja-JP"/>
                </w:rPr>
                <w:delText>OK</w:delText>
              </w:r>
              <w:bookmarkStart w:id="6800" w:name="_Toc489457976"/>
              <w:bookmarkEnd w:id="6800"/>
            </w:del>
          </w:p>
          <w:p w14:paraId="0E78B9F4" w14:textId="6EC2E106" w:rsidR="00975CC4" w:rsidRPr="003C7E08" w:rsidDel="009453A7" w:rsidRDefault="00975CC4" w:rsidP="00166AF3">
            <w:pPr>
              <w:pStyle w:val="TableBody"/>
              <w:tabs>
                <w:tab w:val="left" w:pos="380"/>
              </w:tabs>
              <w:rPr>
                <w:del w:id="6801" w:author="Alban Roche" w:date="2017-08-02T16:32:00Z"/>
              </w:rPr>
            </w:pPr>
            <w:bookmarkStart w:id="6802" w:name="_Toc489457977"/>
            <w:bookmarkEnd w:id="6802"/>
          </w:p>
          <w:p w14:paraId="48826E7A" w14:textId="31A8C399" w:rsidR="00975CC4" w:rsidRPr="003C7E08" w:rsidDel="009453A7" w:rsidRDefault="00975CC4" w:rsidP="00166AF3">
            <w:pPr>
              <w:pStyle w:val="TableBody"/>
              <w:tabs>
                <w:tab w:val="left" w:pos="380"/>
              </w:tabs>
              <w:rPr>
                <w:del w:id="6803" w:author="Alban Roche" w:date="2017-08-02T16:32:00Z"/>
              </w:rPr>
            </w:pPr>
            <w:del w:id="6804" w:author="Alban Roche" w:date="2017-08-02T16:32:00Z">
              <w:r w:rsidRPr="003C7E08" w:rsidDel="009453A7">
                <w:delText>For &lt;mode&gt;=1:</w:delText>
              </w:r>
              <w:bookmarkStart w:id="6805" w:name="_Toc489457978"/>
              <w:bookmarkEnd w:id="6805"/>
            </w:del>
          </w:p>
          <w:p w14:paraId="4ED517EF" w14:textId="58F90896" w:rsidR="00975CC4" w:rsidRPr="001F6451" w:rsidDel="009453A7" w:rsidRDefault="00975CC4" w:rsidP="00166AF3">
            <w:pPr>
              <w:spacing w:before="40" w:after="40"/>
              <w:rPr>
                <w:del w:id="6806" w:author="Alban Roche" w:date="2017-08-02T16:32:00Z"/>
                <w:rFonts w:eastAsia="SimSun" w:cs="Arial"/>
                <w:b/>
                <w:lang w:eastAsia="ja-JP"/>
              </w:rPr>
            </w:pPr>
            <w:del w:id="6807" w:author="Alban Roche" w:date="2017-08-02T16:32:00Z">
              <w:r w:rsidRPr="001F6451" w:rsidDel="009453A7">
                <w:rPr>
                  <w:rFonts w:eastAsia="SimSun" w:cs="Arial"/>
                  <w:b/>
                  <w:lang w:eastAsia="ja-JP"/>
                </w:rPr>
                <w:delText>+GST: &lt;rtc_time&gt;,&lt;up_time&gt;</w:delText>
              </w:r>
              <w:bookmarkStart w:id="6808" w:name="_Toc489457979"/>
              <w:bookmarkEnd w:id="6808"/>
            </w:del>
          </w:p>
          <w:p w14:paraId="60040EF4" w14:textId="660CA112" w:rsidR="00975CC4" w:rsidRPr="003E1E87" w:rsidDel="009453A7" w:rsidRDefault="00975CC4" w:rsidP="00166AF3">
            <w:pPr>
              <w:pStyle w:val="TableBody"/>
              <w:rPr>
                <w:del w:id="6809" w:author="Alban Roche" w:date="2017-08-02T16:32:00Z"/>
                <w:b/>
              </w:rPr>
            </w:pPr>
            <w:del w:id="6810" w:author="Alban Roche" w:date="2017-08-02T16:32:00Z">
              <w:r w:rsidRPr="003E1E87" w:rsidDel="009453A7">
                <w:rPr>
                  <w:b/>
                </w:rPr>
                <w:delText>OK</w:delText>
              </w:r>
              <w:bookmarkStart w:id="6811" w:name="_Toc489457980"/>
              <w:bookmarkEnd w:id="6811"/>
            </w:del>
          </w:p>
          <w:p w14:paraId="16BE8C65" w14:textId="0D8C2913" w:rsidR="00975CC4" w:rsidRPr="003C7E08" w:rsidDel="009453A7" w:rsidRDefault="00975CC4" w:rsidP="00166AF3">
            <w:pPr>
              <w:pStyle w:val="TableBody"/>
              <w:tabs>
                <w:tab w:val="left" w:pos="380"/>
              </w:tabs>
              <w:rPr>
                <w:del w:id="6812" w:author="Alban Roche" w:date="2017-08-02T16:32:00Z"/>
              </w:rPr>
            </w:pPr>
            <w:bookmarkStart w:id="6813" w:name="_Toc489457981"/>
            <w:bookmarkEnd w:id="6813"/>
          </w:p>
          <w:p w14:paraId="271CCBCB" w14:textId="6FD1DB0C" w:rsidR="00975CC4" w:rsidRPr="003C7E08" w:rsidDel="009453A7" w:rsidRDefault="00975CC4" w:rsidP="00166AF3">
            <w:pPr>
              <w:pStyle w:val="TableBody"/>
              <w:rPr>
                <w:del w:id="6814" w:author="Alban Roche" w:date="2017-08-02T16:32:00Z"/>
              </w:rPr>
            </w:pPr>
            <w:del w:id="6815" w:author="Alban Roche" w:date="2017-08-02T16:32:00Z">
              <w:r w:rsidRPr="00CB54C8" w:rsidDel="009453A7">
                <w:delText>For &lt;mode&gt;</w:delText>
              </w:r>
              <w:r w:rsidRPr="003C7E08" w:rsidDel="009453A7">
                <w:delText>=2</w:delText>
              </w:r>
              <w:r w:rsidDel="009453A7">
                <w:delText>:</w:delText>
              </w:r>
              <w:bookmarkStart w:id="6816" w:name="_Toc489457982"/>
              <w:bookmarkEnd w:id="6816"/>
            </w:del>
          </w:p>
          <w:p w14:paraId="16C30111" w14:textId="416CE20F" w:rsidR="00975CC4" w:rsidRPr="001F6451" w:rsidDel="009453A7" w:rsidRDefault="00975CC4" w:rsidP="00166AF3">
            <w:pPr>
              <w:spacing w:before="40" w:after="40"/>
              <w:rPr>
                <w:del w:id="6817" w:author="Alban Roche" w:date="2017-08-02T16:32:00Z"/>
                <w:rFonts w:eastAsia="SimSun" w:cs="Arial"/>
                <w:b/>
                <w:lang w:eastAsia="ja-JP"/>
              </w:rPr>
            </w:pPr>
            <w:del w:id="6818" w:author="Alban Roche" w:date="2017-08-02T16:32:00Z">
              <w:r w:rsidRPr="001F6451" w:rsidDel="009453A7">
                <w:rPr>
                  <w:rFonts w:eastAsia="SimSun" w:cs="Arial"/>
                  <w:b/>
                  <w:lang w:eastAsia="ja-JP"/>
                </w:rPr>
                <w:delText>+GST: &lt;</w:delText>
              </w:r>
              <w:r w:rsidDel="009453A7">
                <w:rPr>
                  <w:rFonts w:eastAsia="SimSun" w:cs="Arial"/>
                  <w:b/>
                  <w:lang w:eastAsia="ja-JP"/>
                </w:rPr>
                <w:delText>port device string</w:delText>
              </w:r>
              <w:r w:rsidRPr="001F6451" w:rsidDel="009453A7">
                <w:rPr>
                  <w:rFonts w:eastAsia="SimSun" w:cs="Arial"/>
                  <w:b/>
                  <w:lang w:eastAsia="ja-JP"/>
                </w:rPr>
                <w:delText>&gt;</w:delText>
              </w:r>
              <w:bookmarkStart w:id="6819" w:name="_Toc489457983"/>
              <w:bookmarkEnd w:id="6819"/>
            </w:del>
          </w:p>
          <w:p w14:paraId="520CA63E" w14:textId="0EC396FC" w:rsidR="00975CC4" w:rsidRPr="003E1E87" w:rsidDel="009453A7" w:rsidRDefault="00975CC4" w:rsidP="00166AF3">
            <w:pPr>
              <w:pStyle w:val="TableBody"/>
              <w:rPr>
                <w:del w:id="6820" w:author="Alban Roche" w:date="2017-08-02T16:32:00Z"/>
                <w:b/>
              </w:rPr>
            </w:pPr>
            <w:del w:id="6821" w:author="Alban Roche" w:date="2017-08-02T16:32:00Z">
              <w:r w:rsidRPr="003E1E87" w:rsidDel="009453A7">
                <w:rPr>
                  <w:b/>
                </w:rPr>
                <w:delText>OK</w:delText>
              </w:r>
              <w:bookmarkStart w:id="6822" w:name="_Toc489457984"/>
              <w:bookmarkEnd w:id="6822"/>
            </w:del>
          </w:p>
          <w:p w14:paraId="4A5273C9" w14:textId="00840B35" w:rsidR="00975CC4" w:rsidDel="009453A7" w:rsidRDefault="00975CC4" w:rsidP="00166AF3">
            <w:pPr>
              <w:pStyle w:val="TableBody"/>
              <w:rPr>
                <w:del w:id="6823" w:author="Alban Roche" w:date="2017-08-02T16:32:00Z"/>
              </w:rPr>
            </w:pPr>
            <w:bookmarkStart w:id="6824" w:name="_Toc489457985"/>
            <w:bookmarkEnd w:id="6824"/>
          </w:p>
          <w:p w14:paraId="5830C900" w14:textId="1839CC3A" w:rsidR="00975CC4" w:rsidDel="009453A7" w:rsidRDefault="00975CC4" w:rsidP="00166AF3">
            <w:pPr>
              <w:pStyle w:val="TableBody"/>
              <w:rPr>
                <w:del w:id="6825" w:author="Alban Roche" w:date="2017-08-02T16:32:00Z"/>
              </w:rPr>
            </w:pPr>
            <w:del w:id="6826" w:author="Alban Roche" w:date="2017-08-02T16:32:00Z">
              <w:r w:rsidRPr="003C7E08" w:rsidDel="009453A7">
                <w:rPr>
                  <w:u w:val="single"/>
                </w:rPr>
                <w:delText>Parameters</w:delText>
              </w:r>
              <w:bookmarkStart w:id="6827" w:name="_Toc489457986"/>
              <w:bookmarkEnd w:id="6827"/>
            </w:del>
          </w:p>
          <w:p w14:paraId="629BDCD0" w14:textId="6DDCD923" w:rsidR="00975CC4" w:rsidDel="009453A7" w:rsidRDefault="00975CC4" w:rsidP="00166AF3">
            <w:pPr>
              <w:pStyle w:val="TableBody"/>
              <w:rPr>
                <w:del w:id="6828" w:author="Alban Roche" w:date="2017-08-02T16:32:00Z"/>
              </w:rPr>
            </w:pPr>
            <w:del w:id="6829" w:author="Alban Roche" w:date="2017-08-02T16:32:00Z">
              <w:r w:rsidRPr="003C7E08" w:rsidDel="009453A7">
                <w:rPr>
                  <w:b/>
                </w:rPr>
                <w:delText>&lt;mode&gt;</w:delText>
              </w:r>
              <w:r w:rsidDel="009453A7">
                <w:tab/>
                <w:delText>0</w:delText>
              </w:r>
              <w:r w:rsidDel="009453A7">
                <w:tab/>
                <w:delText>Display all status information</w:delText>
              </w:r>
              <w:bookmarkStart w:id="6830" w:name="_Toc489457987"/>
              <w:bookmarkEnd w:id="6830"/>
            </w:del>
          </w:p>
          <w:p w14:paraId="10731346" w14:textId="74D7F635" w:rsidR="00975CC4" w:rsidDel="009453A7" w:rsidRDefault="00975CC4" w:rsidP="00166AF3">
            <w:pPr>
              <w:pStyle w:val="TableBody"/>
              <w:rPr>
                <w:del w:id="6831" w:author="Alban Roche" w:date="2017-08-02T16:32:00Z"/>
              </w:rPr>
            </w:pPr>
            <w:del w:id="6832" w:author="Alban Roche" w:date="2017-08-02T16:32:00Z">
              <w:r w:rsidDel="009453A7">
                <w:tab/>
              </w:r>
              <w:r w:rsidDel="009453A7">
                <w:tab/>
                <w:delText>1</w:delText>
              </w:r>
              <w:r w:rsidDel="009453A7">
                <w:tab/>
                <w:delText xml:space="preserve">Display the RTC time in seconds since 1970 Jan 1, and system boot </w:delText>
              </w:r>
              <w:r w:rsidDel="009453A7">
                <w:tab/>
              </w:r>
              <w:r w:rsidDel="009453A7">
                <w:tab/>
              </w:r>
              <w:r w:rsidDel="009453A7">
                <w:tab/>
              </w:r>
              <w:r w:rsidDel="009453A7">
                <w:tab/>
                <w:delText>up time in seconds</w:delText>
              </w:r>
              <w:bookmarkStart w:id="6833" w:name="_Toc489457988"/>
              <w:bookmarkEnd w:id="6833"/>
            </w:del>
          </w:p>
          <w:p w14:paraId="29B713A3" w14:textId="5822CE89" w:rsidR="00975CC4" w:rsidDel="009453A7" w:rsidRDefault="00975CC4" w:rsidP="00166AF3">
            <w:pPr>
              <w:pStyle w:val="TableBody"/>
              <w:rPr>
                <w:del w:id="6834" w:author="Alban Roche" w:date="2017-08-02T16:32:00Z"/>
              </w:rPr>
            </w:pPr>
            <w:del w:id="6835" w:author="Alban Roche" w:date="2017-08-02T16:32:00Z">
              <w:r w:rsidDel="009453A7">
                <w:tab/>
              </w:r>
              <w:r w:rsidDel="009453A7">
                <w:tab/>
                <w:delText>2</w:delText>
              </w:r>
              <w:r w:rsidDel="009453A7">
                <w:tab/>
                <w:delText>Display module port device string (</w:delText>
              </w:r>
              <w:r w:rsidRPr="003D1571" w:rsidDel="009453A7">
                <w:delText>e.g. /USBCDC/0</w:delText>
              </w:r>
              <w:r w:rsidDel="009453A7">
                <w:delText>)</w:delText>
              </w:r>
              <w:bookmarkStart w:id="6836" w:name="_Toc489457989"/>
              <w:bookmarkEnd w:id="6836"/>
            </w:del>
          </w:p>
          <w:p w14:paraId="6F791852" w14:textId="4A5A3DAD" w:rsidR="00975CC4" w:rsidDel="009453A7" w:rsidRDefault="00975CC4" w:rsidP="00166AF3">
            <w:pPr>
              <w:pStyle w:val="TableBody"/>
              <w:rPr>
                <w:del w:id="6837" w:author="Alban Roche" w:date="2017-08-02T16:32:00Z"/>
              </w:rPr>
            </w:pPr>
            <w:bookmarkStart w:id="6838" w:name="_Toc489457990"/>
            <w:bookmarkEnd w:id="6838"/>
          </w:p>
          <w:p w14:paraId="13A70644" w14:textId="761B9212" w:rsidR="00975CC4" w:rsidDel="009453A7" w:rsidRDefault="00975CC4" w:rsidP="00166AF3">
            <w:pPr>
              <w:pStyle w:val="TableBody"/>
              <w:rPr>
                <w:del w:id="6839" w:author="Alban Roche" w:date="2017-08-02T16:32:00Z"/>
              </w:rPr>
            </w:pPr>
            <w:del w:id="6840" w:author="Alban Roche" w:date="2017-08-02T16:32:00Z">
              <w:r w:rsidRPr="003C7E08" w:rsidDel="009453A7">
                <w:rPr>
                  <w:b/>
                </w:rPr>
                <w:delText>&lt;rtc_time&gt;</w:delText>
              </w:r>
              <w:r w:rsidDel="009453A7">
                <w:tab/>
                <w:delText>RTC time in seconds since 1970 Jan 1</w:delText>
              </w:r>
              <w:bookmarkStart w:id="6841" w:name="_Toc489457991"/>
              <w:bookmarkEnd w:id="6841"/>
            </w:del>
          </w:p>
          <w:p w14:paraId="09A81794" w14:textId="1ABFB4F4" w:rsidR="00975CC4" w:rsidDel="009453A7" w:rsidRDefault="00975CC4" w:rsidP="00166AF3">
            <w:pPr>
              <w:pStyle w:val="TableBody"/>
              <w:rPr>
                <w:del w:id="6842" w:author="Alban Roche" w:date="2017-08-02T16:32:00Z"/>
              </w:rPr>
            </w:pPr>
            <w:bookmarkStart w:id="6843" w:name="_Toc489457992"/>
            <w:bookmarkEnd w:id="6843"/>
          </w:p>
          <w:p w14:paraId="109D3713" w14:textId="478DA438" w:rsidR="00975CC4" w:rsidRPr="004226D1" w:rsidDel="009453A7" w:rsidRDefault="00975CC4" w:rsidP="00166AF3">
            <w:pPr>
              <w:pStyle w:val="TableBody"/>
              <w:rPr>
                <w:del w:id="6844" w:author="Alban Roche" w:date="2017-08-02T16:32:00Z"/>
                <w:sz w:val="12"/>
                <w:szCs w:val="12"/>
              </w:rPr>
            </w:pPr>
            <w:bookmarkStart w:id="6845" w:name="_Toc489457993"/>
            <w:bookmarkEnd w:id="6845"/>
          </w:p>
          <w:p w14:paraId="7A56911E" w14:textId="3482A9A5" w:rsidR="00975CC4" w:rsidDel="009453A7" w:rsidRDefault="00975CC4" w:rsidP="00166AF3">
            <w:pPr>
              <w:pStyle w:val="TableBody"/>
              <w:rPr>
                <w:del w:id="6846" w:author="Alban Roche" w:date="2017-08-02T16:32:00Z"/>
              </w:rPr>
            </w:pPr>
            <w:del w:id="6847" w:author="Alban Roche" w:date="2017-08-02T16:32:00Z">
              <w:r w:rsidRPr="003C7E08" w:rsidDel="009453A7">
                <w:rPr>
                  <w:b/>
                </w:rPr>
                <w:delText>&lt;up_time&gt;</w:delText>
              </w:r>
              <w:r w:rsidDel="009453A7">
                <w:tab/>
                <w:delText>System boot up time in seconds</w:delText>
              </w:r>
              <w:bookmarkStart w:id="6848" w:name="_Toc489457994"/>
              <w:bookmarkEnd w:id="6848"/>
            </w:del>
          </w:p>
          <w:p w14:paraId="660A1519" w14:textId="13B2E201" w:rsidR="00975CC4" w:rsidDel="009453A7" w:rsidRDefault="00975CC4" w:rsidP="00166AF3">
            <w:pPr>
              <w:pStyle w:val="TableBody"/>
              <w:rPr>
                <w:del w:id="6849" w:author="Alban Roche" w:date="2017-08-02T16:32:00Z"/>
              </w:rPr>
            </w:pPr>
            <w:bookmarkStart w:id="6850" w:name="_Toc489457995"/>
            <w:bookmarkEnd w:id="6850"/>
          </w:p>
          <w:p w14:paraId="2BD83AD2" w14:textId="0D4119DE" w:rsidR="00975CC4" w:rsidDel="009453A7" w:rsidRDefault="00975CC4" w:rsidP="00166AF3">
            <w:pPr>
              <w:pStyle w:val="TableBody"/>
              <w:rPr>
                <w:del w:id="6851" w:author="Alban Roche" w:date="2017-08-02T16:32:00Z"/>
              </w:rPr>
            </w:pPr>
            <w:del w:id="6852" w:author="Alban Roche" w:date="2017-08-02T16:32:00Z">
              <w:r w:rsidRPr="003C7E08" w:rsidDel="009453A7">
                <w:rPr>
                  <w:b/>
                </w:rPr>
                <w:delText>&lt;port device string&gt;</w:delText>
              </w:r>
              <w:r w:rsidDel="009453A7">
                <w:tab/>
                <w:delText>String type; unique AT port device string</w:delText>
              </w:r>
              <w:bookmarkStart w:id="6853" w:name="_Toc489457996"/>
              <w:bookmarkEnd w:id="6853"/>
            </w:del>
          </w:p>
          <w:p w14:paraId="215562DB" w14:textId="6F3FBE1A" w:rsidR="00975CC4" w:rsidDel="009453A7" w:rsidRDefault="00975CC4" w:rsidP="00166AF3">
            <w:pPr>
              <w:pStyle w:val="TableBody"/>
              <w:rPr>
                <w:del w:id="6854" w:author="Alban Roche" w:date="2017-08-02T16:32:00Z"/>
              </w:rPr>
            </w:pPr>
            <w:del w:id="6855" w:author="Alban Roche" w:date="2017-08-02T16:32:00Z">
              <w:r w:rsidDel="009453A7">
                <w:delText>e.g. “/USBCDC/0”</w:delText>
              </w:r>
              <w:bookmarkStart w:id="6856" w:name="_Toc489457997"/>
              <w:bookmarkEnd w:id="6856"/>
            </w:del>
          </w:p>
          <w:p w14:paraId="63BE39DB" w14:textId="11817B56" w:rsidR="00975CC4" w:rsidDel="009453A7" w:rsidRDefault="00975CC4" w:rsidP="00166AF3">
            <w:pPr>
              <w:pStyle w:val="TableBody"/>
              <w:rPr>
                <w:del w:id="6857" w:author="Alban Roche" w:date="2017-08-02T16:32:00Z"/>
              </w:rPr>
            </w:pPr>
            <w:del w:id="6858" w:author="Alban Roche" w:date="2017-08-02T16:32:00Z">
              <w:r w:rsidDel="009453A7">
                <w:delText xml:space="preserve">/USBCDC/0 </w:delText>
              </w:r>
              <w:r w:rsidDel="009453A7">
                <w:sym w:font="Symbol" w:char="F0AE"/>
              </w:r>
              <w:r w:rsidDel="009453A7">
                <w:delText xml:space="preserve"> ACM0 AT port</w:delText>
              </w:r>
              <w:bookmarkStart w:id="6859" w:name="_Toc489457998"/>
              <w:bookmarkEnd w:id="6859"/>
            </w:del>
          </w:p>
          <w:p w14:paraId="13BE7FA5" w14:textId="170B612D" w:rsidR="00975CC4" w:rsidRPr="003C7E08" w:rsidDel="009453A7" w:rsidRDefault="00975CC4" w:rsidP="00166AF3">
            <w:pPr>
              <w:pStyle w:val="TableBody"/>
              <w:rPr>
                <w:del w:id="6860" w:author="Alban Roche" w:date="2017-08-02T16:32:00Z"/>
              </w:rPr>
            </w:pPr>
            <w:del w:id="6861" w:author="Alban Roche" w:date="2017-08-02T16:32:00Z">
              <w:r w:rsidDel="009453A7">
                <w:delText xml:space="preserve">/USBCDC/2 </w:delText>
              </w:r>
              <w:r w:rsidDel="009453A7">
                <w:sym w:font="Symbol" w:char="F0AE"/>
              </w:r>
              <w:r w:rsidDel="009453A7">
                <w:delText xml:space="preserve"> ACM2 AT port</w:delText>
              </w:r>
              <w:bookmarkStart w:id="6862" w:name="_Toc489457999"/>
              <w:bookmarkEnd w:id="6862"/>
            </w:del>
          </w:p>
        </w:tc>
        <w:bookmarkStart w:id="6863" w:name="_Toc489458000"/>
        <w:bookmarkEnd w:id="6863"/>
      </w:tr>
    </w:tbl>
    <w:p w14:paraId="6E46075D" w14:textId="298F1CDA" w:rsidR="00975CC4" w:rsidRDefault="00975CC4" w:rsidP="0059466D">
      <w:pPr>
        <w:pStyle w:val="Heading2"/>
        <w:numPr>
          <w:ilvl w:val="1"/>
          <w:numId w:val="11"/>
        </w:numPr>
        <w:ind w:left="1080" w:hanging="1080"/>
      </w:pPr>
      <w:bookmarkStart w:id="6864" w:name="_Ref413664346"/>
      <w:bookmarkStart w:id="6865" w:name="_Toc486251605"/>
      <w:bookmarkStart w:id="6866" w:name="_Toc489458001"/>
      <w:r w:rsidRPr="00EB0F2C">
        <w:t>+</w:t>
      </w:r>
      <w:r>
        <w:t xml:space="preserve">CESQ </w:t>
      </w:r>
      <w:r w:rsidRPr="00AE67EA">
        <w:t xml:space="preserve">Command: </w:t>
      </w:r>
      <w:r>
        <w:t>Extended Signal Quality</w:t>
      </w:r>
      <w:bookmarkEnd w:id="6713"/>
      <w:bookmarkEnd w:id="6864"/>
      <w:bookmarkEnd w:id="6865"/>
      <w:bookmarkEnd w:id="6866"/>
    </w:p>
    <w:tbl>
      <w:tblPr>
        <w:tblStyle w:val="TableSWIleft"/>
        <w:tblW w:w="9288" w:type="dxa"/>
        <w:tblLayout w:type="fixed"/>
        <w:tblLook w:val="04A0" w:firstRow="1" w:lastRow="0" w:firstColumn="1" w:lastColumn="0" w:noHBand="0" w:noVBand="1"/>
      </w:tblPr>
      <w:tblGrid>
        <w:gridCol w:w="1728"/>
        <w:gridCol w:w="7560"/>
      </w:tblGrid>
      <w:tr w:rsidR="00975CC4" w:rsidRPr="00C41274" w14:paraId="7348DCEA"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0F957226" w14:textId="27669646" w:rsidR="00975CC4" w:rsidRPr="00C41274" w:rsidRDefault="00975CC4">
            <w:pPr>
              <w:pStyle w:val="TableRowHead"/>
              <w:spacing w:before="144" w:after="144"/>
              <w:rPr>
                <w:bCs w:val="0"/>
              </w:rPr>
            </w:pPr>
            <w:del w:id="6867" w:author="Alban Roche" w:date="2017-08-02T14:40:00Z">
              <w:r w:rsidDel="00F22490">
                <w:delText>HL7618, HL7618RD, HL7648, HL7650, HL7688, HL7690 and HL7692</w:delText>
              </w:r>
            </w:del>
            <w:ins w:id="6868" w:author="Alban Roche" w:date="2017-08-02T14:40:00Z">
              <w:r w:rsidR="00F22490">
                <w:t>HL7800</w:t>
              </w:r>
            </w:ins>
          </w:p>
        </w:tc>
      </w:tr>
      <w:tr w:rsidR="00975CC4" w:rsidRPr="00C41274" w14:paraId="2B82EE7D" w14:textId="77777777" w:rsidTr="00166AF3">
        <w:trPr>
          <w:trHeight w:val="42"/>
        </w:trPr>
        <w:tc>
          <w:tcPr>
            <w:tcW w:w="1728" w:type="dxa"/>
          </w:tcPr>
          <w:p w14:paraId="4D4FF74A" w14:textId="77777777" w:rsidR="00975CC4" w:rsidRPr="00C41274" w:rsidRDefault="00975CC4" w:rsidP="00166AF3">
            <w:pPr>
              <w:pStyle w:val="TableBody"/>
              <w:rPr>
                <w:i/>
              </w:rPr>
            </w:pPr>
            <w:r w:rsidRPr="00C41274">
              <w:rPr>
                <w:i/>
              </w:rPr>
              <w:t>Test command</w:t>
            </w:r>
          </w:p>
          <w:p w14:paraId="0FCEBC82" w14:textId="77777777" w:rsidR="00975CC4" w:rsidRPr="00C41274" w:rsidRDefault="00975CC4" w:rsidP="00166AF3">
            <w:pPr>
              <w:pStyle w:val="TableBody"/>
            </w:pPr>
          </w:p>
          <w:p w14:paraId="09228CEA" w14:textId="77777777" w:rsidR="00975CC4" w:rsidRPr="00C41274" w:rsidRDefault="00975CC4" w:rsidP="00166AF3">
            <w:pPr>
              <w:pStyle w:val="TableBody"/>
              <w:rPr>
                <w:u w:val="single"/>
              </w:rPr>
            </w:pPr>
            <w:r w:rsidRPr="00C41274">
              <w:rPr>
                <w:u w:val="single"/>
              </w:rPr>
              <w:t>Syntax</w:t>
            </w:r>
          </w:p>
          <w:p w14:paraId="0D849DA4" w14:textId="77777777" w:rsidR="00975CC4" w:rsidRPr="00C41274" w:rsidRDefault="00975CC4" w:rsidP="00166AF3">
            <w:pPr>
              <w:pStyle w:val="TableBody"/>
            </w:pPr>
            <w:r w:rsidRPr="00C41274">
              <w:rPr>
                <w:b/>
              </w:rPr>
              <w:t>AT+</w:t>
            </w:r>
            <w:r>
              <w:rPr>
                <w:b/>
              </w:rPr>
              <w:t>CESQ</w:t>
            </w:r>
            <w:r w:rsidRPr="00C41274">
              <w:rPr>
                <w:b/>
              </w:rPr>
              <w:t>=?</w:t>
            </w:r>
          </w:p>
        </w:tc>
        <w:tc>
          <w:tcPr>
            <w:tcW w:w="7560" w:type="dxa"/>
          </w:tcPr>
          <w:p w14:paraId="33A04BA2" w14:textId="77777777" w:rsidR="00975CC4" w:rsidRPr="00C41274" w:rsidRDefault="00975CC4" w:rsidP="00166AF3">
            <w:pPr>
              <w:pStyle w:val="TableBody"/>
              <w:rPr>
                <w:u w:val="single"/>
              </w:rPr>
            </w:pPr>
          </w:p>
          <w:p w14:paraId="27826264" w14:textId="77777777" w:rsidR="00975CC4" w:rsidRPr="00C41274" w:rsidRDefault="00975CC4" w:rsidP="00166AF3">
            <w:pPr>
              <w:pStyle w:val="TableBody"/>
              <w:rPr>
                <w:u w:val="single"/>
              </w:rPr>
            </w:pPr>
          </w:p>
          <w:p w14:paraId="50055651" w14:textId="77777777" w:rsidR="00975CC4" w:rsidRPr="00C41274" w:rsidRDefault="00975CC4" w:rsidP="00166AF3">
            <w:pPr>
              <w:pStyle w:val="TableBody"/>
              <w:rPr>
                <w:u w:val="single"/>
              </w:rPr>
            </w:pPr>
            <w:r w:rsidRPr="00C41274">
              <w:rPr>
                <w:u w:val="single"/>
              </w:rPr>
              <w:t>Response</w:t>
            </w:r>
          </w:p>
          <w:p w14:paraId="77CD3FE8" w14:textId="77777777" w:rsidR="00975CC4" w:rsidRDefault="00975CC4" w:rsidP="00166AF3">
            <w:pPr>
              <w:spacing w:before="40" w:after="40"/>
              <w:rPr>
                <w:rFonts w:eastAsia="SimSun" w:cs="Arial"/>
                <w:b/>
                <w:lang w:eastAsia="ja-JP"/>
              </w:rPr>
            </w:pPr>
            <w:r w:rsidRPr="00111F83">
              <w:rPr>
                <w:rFonts w:eastAsia="SimSun" w:cs="Arial"/>
                <w:b/>
                <w:lang w:eastAsia="ja-JP"/>
              </w:rPr>
              <w:t>+CESQ: (</w:t>
            </w:r>
            <w:r w:rsidRPr="00CC2141">
              <w:rPr>
                <w:rFonts w:eastAsia="SimSun" w:cs="Arial"/>
                <w:lang w:eastAsia="ja-JP"/>
              </w:rPr>
              <w:t>list of supported</w:t>
            </w:r>
            <w:r w:rsidRPr="00111F83">
              <w:rPr>
                <w:rFonts w:eastAsia="SimSun" w:cs="Arial"/>
                <w:b/>
                <w:lang w:eastAsia="ja-JP"/>
              </w:rPr>
              <w:t xml:space="preserve"> &lt;rxlev&gt;</w:t>
            </w:r>
            <w:r w:rsidRPr="00CC2141">
              <w:rPr>
                <w:rFonts w:eastAsia="SimSun" w:cs="Arial"/>
                <w:lang w:eastAsia="ja-JP"/>
              </w:rPr>
              <w:t>s</w:t>
            </w:r>
            <w:r w:rsidRPr="00111F83">
              <w:rPr>
                <w:rFonts w:eastAsia="SimSun" w:cs="Arial"/>
                <w:b/>
                <w:lang w:eastAsia="ja-JP"/>
              </w:rPr>
              <w:t>),(</w:t>
            </w:r>
            <w:r w:rsidRPr="00CC2141">
              <w:rPr>
                <w:rFonts w:eastAsia="SimSun" w:cs="Arial"/>
                <w:lang w:eastAsia="ja-JP"/>
              </w:rPr>
              <w:t>list of supported</w:t>
            </w:r>
            <w:r w:rsidRPr="00111F83">
              <w:rPr>
                <w:rFonts w:eastAsia="SimSun" w:cs="Arial"/>
                <w:b/>
                <w:lang w:eastAsia="ja-JP"/>
              </w:rPr>
              <w:t xml:space="preserve"> &lt;ber&gt;</w:t>
            </w:r>
            <w:r w:rsidRPr="00CC2141">
              <w:rPr>
                <w:rFonts w:eastAsia="SimSun" w:cs="Arial"/>
                <w:lang w:eastAsia="ja-JP"/>
              </w:rPr>
              <w:t>s</w:t>
            </w:r>
            <w:r w:rsidRPr="00111F83">
              <w:rPr>
                <w:rFonts w:eastAsia="SimSun" w:cs="Arial"/>
                <w:b/>
                <w:lang w:eastAsia="ja-JP"/>
              </w:rPr>
              <w:t>),(</w:t>
            </w:r>
            <w:r w:rsidRPr="00CC2141">
              <w:rPr>
                <w:rFonts w:eastAsia="SimSun" w:cs="Arial"/>
                <w:lang w:eastAsia="ja-JP"/>
              </w:rPr>
              <w:t>list of supported</w:t>
            </w:r>
            <w:r w:rsidRPr="00111F83">
              <w:rPr>
                <w:rFonts w:eastAsia="SimSun" w:cs="Arial"/>
                <w:b/>
                <w:lang w:eastAsia="ja-JP"/>
              </w:rPr>
              <w:t xml:space="preserve"> &lt;rscp&gt;</w:t>
            </w:r>
            <w:r w:rsidRPr="00CC2141">
              <w:rPr>
                <w:rFonts w:eastAsia="SimSun" w:cs="Arial"/>
                <w:lang w:eastAsia="ja-JP"/>
              </w:rPr>
              <w:t>s</w:t>
            </w:r>
            <w:r w:rsidRPr="00111F83">
              <w:rPr>
                <w:rFonts w:eastAsia="SimSun" w:cs="Arial"/>
                <w:b/>
                <w:lang w:eastAsia="ja-JP"/>
              </w:rPr>
              <w:t>),</w:t>
            </w:r>
            <w:r>
              <w:rPr>
                <w:rFonts w:eastAsia="SimSun" w:cs="Arial"/>
                <w:b/>
                <w:lang w:eastAsia="ja-JP"/>
              </w:rPr>
              <w:br/>
            </w:r>
            <w:r w:rsidRPr="00111F83">
              <w:rPr>
                <w:rFonts w:eastAsia="SimSun" w:cs="Arial"/>
                <w:b/>
                <w:lang w:eastAsia="ja-JP"/>
              </w:rPr>
              <w:t>(</w:t>
            </w:r>
            <w:r w:rsidRPr="00CC2141">
              <w:rPr>
                <w:rFonts w:eastAsia="SimSun" w:cs="Arial"/>
                <w:lang w:eastAsia="ja-JP"/>
              </w:rPr>
              <w:t>list of supported</w:t>
            </w:r>
            <w:r w:rsidRPr="00111F83">
              <w:rPr>
                <w:rFonts w:eastAsia="SimSun" w:cs="Arial"/>
                <w:b/>
                <w:lang w:eastAsia="ja-JP"/>
              </w:rPr>
              <w:t xml:space="preserve"> &lt;ecno&gt;</w:t>
            </w:r>
            <w:r w:rsidRPr="00CC2141">
              <w:rPr>
                <w:rFonts w:eastAsia="SimSun" w:cs="Arial"/>
                <w:lang w:eastAsia="ja-JP"/>
              </w:rPr>
              <w:t>s</w:t>
            </w:r>
            <w:r w:rsidRPr="00111F83">
              <w:rPr>
                <w:rFonts w:eastAsia="SimSun" w:cs="Arial"/>
                <w:b/>
                <w:lang w:eastAsia="ja-JP"/>
              </w:rPr>
              <w:t>),(</w:t>
            </w:r>
            <w:r w:rsidRPr="00CC2141">
              <w:rPr>
                <w:rFonts w:eastAsia="SimSun" w:cs="Arial"/>
                <w:lang w:eastAsia="ja-JP"/>
              </w:rPr>
              <w:t>list of supported</w:t>
            </w:r>
            <w:r w:rsidRPr="00111F83">
              <w:rPr>
                <w:rFonts w:eastAsia="SimSun" w:cs="Arial"/>
                <w:b/>
                <w:lang w:eastAsia="ja-JP"/>
              </w:rPr>
              <w:t xml:space="preserve"> &lt;rsrq&gt;</w:t>
            </w:r>
            <w:r w:rsidRPr="00CC2141">
              <w:rPr>
                <w:rFonts w:eastAsia="SimSun" w:cs="Arial"/>
                <w:lang w:eastAsia="ja-JP"/>
              </w:rPr>
              <w:t>s</w:t>
            </w:r>
            <w:r w:rsidRPr="00111F83">
              <w:rPr>
                <w:rFonts w:eastAsia="SimSun" w:cs="Arial"/>
                <w:b/>
                <w:lang w:eastAsia="ja-JP"/>
              </w:rPr>
              <w:t>),(</w:t>
            </w:r>
            <w:r w:rsidRPr="00CC2141">
              <w:rPr>
                <w:rFonts w:eastAsia="SimSun" w:cs="Arial"/>
                <w:lang w:eastAsia="ja-JP"/>
              </w:rPr>
              <w:t>list of supported</w:t>
            </w:r>
            <w:r w:rsidRPr="00111F83">
              <w:rPr>
                <w:rFonts w:eastAsia="SimSun" w:cs="Arial"/>
                <w:b/>
                <w:lang w:eastAsia="ja-JP"/>
              </w:rPr>
              <w:t xml:space="preserve"> &lt;rsrp&gt;</w:t>
            </w:r>
            <w:r w:rsidRPr="00CC2141">
              <w:rPr>
                <w:rFonts w:eastAsia="SimSun" w:cs="Arial"/>
                <w:lang w:eastAsia="ja-JP"/>
              </w:rPr>
              <w:t>s</w:t>
            </w:r>
            <w:r w:rsidRPr="00111F83">
              <w:rPr>
                <w:rFonts w:eastAsia="SimSun" w:cs="Arial"/>
                <w:b/>
                <w:lang w:eastAsia="ja-JP"/>
              </w:rPr>
              <w:t>)</w:t>
            </w:r>
          </w:p>
          <w:p w14:paraId="1819A95C" w14:textId="77777777" w:rsidR="00975CC4" w:rsidRPr="00C41274" w:rsidRDefault="00975CC4" w:rsidP="00166AF3">
            <w:pPr>
              <w:spacing w:before="40" w:after="40"/>
            </w:pPr>
            <w:r>
              <w:rPr>
                <w:rFonts w:eastAsia="SimSun" w:cs="Arial"/>
                <w:b/>
                <w:lang w:eastAsia="ja-JP"/>
              </w:rPr>
              <w:t>OK</w:t>
            </w:r>
          </w:p>
        </w:tc>
      </w:tr>
      <w:tr w:rsidR="00975CC4" w:rsidRPr="00C41274" w14:paraId="62EFA66C" w14:textId="77777777" w:rsidTr="00166AF3">
        <w:trPr>
          <w:cantSplit w:val="0"/>
          <w:trHeight w:val="72"/>
        </w:trPr>
        <w:tc>
          <w:tcPr>
            <w:tcW w:w="1728" w:type="dxa"/>
          </w:tcPr>
          <w:p w14:paraId="5903F080" w14:textId="77777777" w:rsidR="00975CC4" w:rsidRPr="00B41DF2" w:rsidRDefault="00975CC4" w:rsidP="00166AF3">
            <w:pPr>
              <w:pStyle w:val="TableBody"/>
              <w:rPr>
                <w:i/>
              </w:rPr>
            </w:pPr>
            <w:r w:rsidRPr="00B41DF2">
              <w:rPr>
                <w:i/>
              </w:rPr>
              <w:t>Execute command</w:t>
            </w:r>
          </w:p>
          <w:p w14:paraId="072E3618" w14:textId="77777777" w:rsidR="00975CC4" w:rsidRPr="00C41274" w:rsidRDefault="00975CC4" w:rsidP="00166AF3">
            <w:pPr>
              <w:pStyle w:val="TableBody"/>
            </w:pPr>
          </w:p>
          <w:p w14:paraId="12DDF729" w14:textId="77777777" w:rsidR="00975CC4" w:rsidRPr="00C41274" w:rsidRDefault="00975CC4" w:rsidP="00166AF3">
            <w:pPr>
              <w:pStyle w:val="TableBody"/>
              <w:rPr>
                <w:u w:val="single"/>
              </w:rPr>
            </w:pPr>
            <w:r w:rsidRPr="00C41274">
              <w:rPr>
                <w:u w:val="single"/>
              </w:rPr>
              <w:t>Syntax</w:t>
            </w:r>
          </w:p>
          <w:p w14:paraId="685F9B76" w14:textId="77777777" w:rsidR="00975CC4" w:rsidRPr="00C41274" w:rsidRDefault="00975CC4" w:rsidP="00166AF3">
            <w:pPr>
              <w:pStyle w:val="TableBody"/>
            </w:pPr>
            <w:r w:rsidRPr="00C41274">
              <w:rPr>
                <w:b/>
              </w:rPr>
              <w:t>AT+</w:t>
            </w:r>
            <w:r>
              <w:rPr>
                <w:b/>
              </w:rPr>
              <w:t>CESQ</w:t>
            </w:r>
          </w:p>
        </w:tc>
        <w:tc>
          <w:tcPr>
            <w:tcW w:w="7560" w:type="dxa"/>
          </w:tcPr>
          <w:p w14:paraId="36DBE738" w14:textId="77777777" w:rsidR="00975CC4" w:rsidRPr="00C41274" w:rsidRDefault="00975CC4" w:rsidP="00166AF3">
            <w:pPr>
              <w:pStyle w:val="TableBody"/>
              <w:rPr>
                <w:u w:val="single"/>
              </w:rPr>
            </w:pPr>
          </w:p>
          <w:p w14:paraId="2D4211A8" w14:textId="77777777" w:rsidR="00975CC4" w:rsidRPr="00C41274" w:rsidRDefault="00975CC4" w:rsidP="00166AF3">
            <w:pPr>
              <w:pStyle w:val="TableBody"/>
              <w:rPr>
                <w:u w:val="single"/>
              </w:rPr>
            </w:pPr>
          </w:p>
          <w:p w14:paraId="5AAC2A5A" w14:textId="77777777" w:rsidR="00975CC4" w:rsidRPr="00C41274" w:rsidRDefault="00975CC4" w:rsidP="00166AF3">
            <w:pPr>
              <w:pStyle w:val="TableBody"/>
              <w:rPr>
                <w:u w:val="single"/>
              </w:rPr>
            </w:pPr>
            <w:r w:rsidRPr="00C41274">
              <w:rPr>
                <w:u w:val="single"/>
              </w:rPr>
              <w:t>Response</w:t>
            </w:r>
          </w:p>
          <w:p w14:paraId="19E1B41C" w14:textId="77777777" w:rsidR="00975CC4" w:rsidRPr="00C909A7" w:rsidRDefault="00975CC4" w:rsidP="00166AF3">
            <w:pPr>
              <w:pStyle w:val="TableBody"/>
              <w:rPr>
                <w:b/>
              </w:rPr>
            </w:pPr>
            <w:r w:rsidRPr="00111F83">
              <w:rPr>
                <w:b/>
              </w:rPr>
              <w:t>+CESQ: &lt;rxlev&gt;,&lt;ber&gt;,&lt;rscp&gt;,&lt;ecno&gt;,&lt;rsrq&gt;,&lt;rsrp&gt;</w:t>
            </w:r>
          </w:p>
          <w:p w14:paraId="02C761DA" w14:textId="77777777" w:rsidR="00975CC4" w:rsidRDefault="00975CC4" w:rsidP="00166AF3">
            <w:pPr>
              <w:pStyle w:val="TableBody"/>
              <w:rPr>
                <w:b/>
              </w:rPr>
            </w:pPr>
            <w:r w:rsidRPr="00C41274">
              <w:rPr>
                <w:b/>
              </w:rPr>
              <w:t>OK</w:t>
            </w:r>
          </w:p>
          <w:p w14:paraId="3601AD35" w14:textId="77777777" w:rsidR="00975CC4" w:rsidRPr="00CC2141" w:rsidRDefault="00975CC4" w:rsidP="00166AF3">
            <w:pPr>
              <w:pStyle w:val="TableBody"/>
            </w:pPr>
          </w:p>
          <w:p w14:paraId="795E88E5" w14:textId="77777777" w:rsidR="00975CC4" w:rsidRPr="00CC2141" w:rsidRDefault="00975CC4" w:rsidP="00166AF3">
            <w:pPr>
              <w:pStyle w:val="TableBody"/>
              <w:rPr>
                <w:u w:val="single"/>
              </w:rPr>
            </w:pPr>
            <w:r w:rsidRPr="00CC2141">
              <w:rPr>
                <w:u w:val="single"/>
              </w:rPr>
              <w:t>Parameters</w:t>
            </w:r>
          </w:p>
          <w:p w14:paraId="3AB6A457" w14:textId="77777777" w:rsidR="00975CC4" w:rsidRDefault="00975CC4" w:rsidP="00166AF3">
            <w:pPr>
              <w:pStyle w:val="TableBody"/>
            </w:pPr>
            <w:r w:rsidRPr="00CC2141">
              <w:rPr>
                <w:b/>
              </w:rPr>
              <w:t>&lt;rxlev&gt;</w:t>
            </w:r>
            <w:r>
              <w:tab/>
              <w:t>Integer type; received signal strength level (</w:t>
            </w:r>
            <w:r w:rsidRPr="00111F83">
              <w:t>see 3GPP TS 45.008 [20] subclause 8.1.4</w:t>
            </w:r>
            <w:r>
              <w:t>)</w:t>
            </w:r>
          </w:p>
          <w:p w14:paraId="0BCB6DDB" w14:textId="77777777" w:rsidR="00975CC4" w:rsidRPr="00716414" w:rsidRDefault="00975CC4" w:rsidP="00166AF3">
            <w:pPr>
              <w:pStyle w:val="TableBody"/>
            </w:pPr>
            <w:r w:rsidRPr="00716414">
              <w:t>0</w:t>
            </w:r>
            <w:r w:rsidRPr="00716414">
              <w:tab/>
            </w:r>
            <w:r>
              <w:tab/>
              <w:t>rssi &lt;</w:t>
            </w:r>
            <w:r w:rsidRPr="00716414">
              <w:t xml:space="preserve"> -1</w:t>
            </w:r>
            <w:r>
              <w:t>1</w:t>
            </w:r>
            <w:r w:rsidRPr="00716414">
              <w:t>0 dBm</w:t>
            </w:r>
          </w:p>
          <w:p w14:paraId="164232A4" w14:textId="77777777" w:rsidR="00975CC4" w:rsidRDefault="00975CC4" w:rsidP="00166AF3">
            <w:pPr>
              <w:pStyle w:val="TableBody"/>
            </w:pPr>
            <w:r w:rsidRPr="00716414">
              <w:t>1</w:t>
            </w:r>
            <w:r w:rsidRPr="00716414">
              <w:tab/>
            </w:r>
            <w:r>
              <w:tab/>
            </w:r>
            <w:r w:rsidRPr="009A3FB2">
              <w:rPr>
                <w:rFonts w:cs="v3.7.0"/>
              </w:rPr>
              <w:t>-1</w:t>
            </w:r>
            <w:r>
              <w:rPr>
                <w:rFonts w:cs="v3.7.0"/>
              </w:rPr>
              <w:t>1</w:t>
            </w:r>
            <w:r w:rsidRPr="009A3FB2">
              <w:rPr>
                <w:rFonts w:cs="v3.7.0"/>
              </w:rPr>
              <w:t>0</w:t>
            </w:r>
            <w:r w:rsidRPr="00716414">
              <w:t> dBm</w:t>
            </w:r>
            <w:r w:rsidRPr="009A3FB2">
              <w:rPr>
                <w:rFonts w:cs="v3.7.0"/>
              </w:rPr>
              <w:t xml:space="preserve"> </w:t>
            </w:r>
            <w:r>
              <w:t>≤</w:t>
            </w:r>
            <w:r w:rsidRPr="009A3FB2">
              <w:rPr>
                <w:rFonts w:cs="v3.7.0"/>
              </w:rPr>
              <w:t xml:space="preserve"> </w:t>
            </w:r>
            <w:r>
              <w:t>rssi</w:t>
            </w:r>
            <w:r w:rsidRPr="009A3FB2">
              <w:rPr>
                <w:rFonts w:cs="v3.7.0"/>
              </w:rPr>
              <w:t xml:space="preserve"> &lt; </w:t>
            </w:r>
            <w:r w:rsidRPr="00716414">
              <w:t>-1</w:t>
            </w:r>
            <w:r>
              <w:t>09</w:t>
            </w:r>
            <w:r w:rsidRPr="00716414">
              <w:t> dBm</w:t>
            </w:r>
          </w:p>
          <w:p w14:paraId="049D8D61" w14:textId="77777777" w:rsidR="00975CC4" w:rsidRDefault="00975CC4" w:rsidP="00166AF3">
            <w:pPr>
              <w:pStyle w:val="TableBody"/>
            </w:pPr>
            <w:r w:rsidRPr="00716414">
              <w:t>2</w:t>
            </w:r>
            <w:r w:rsidRPr="00716414">
              <w:tab/>
            </w:r>
            <w:r>
              <w:tab/>
            </w:r>
            <w:r w:rsidRPr="00716414">
              <w:t>-1</w:t>
            </w:r>
            <w:r>
              <w:t>09</w:t>
            </w:r>
            <w:r w:rsidRPr="00716414">
              <w:t> dBm</w:t>
            </w:r>
            <w:r w:rsidRPr="009A3FB2">
              <w:rPr>
                <w:rFonts w:cs="v3.7.0"/>
              </w:rPr>
              <w:t xml:space="preserve"> </w:t>
            </w:r>
            <w:r>
              <w:t>≤</w:t>
            </w:r>
            <w:r w:rsidRPr="009A3FB2">
              <w:rPr>
                <w:rFonts w:cs="v3.7.0"/>
              </w:rPr>
              <w:t xml:space="preserve"> </w:t>
            </w:r>
            <w:r>
              <w:t>rssi</w:t>
            </w:r>
            <w:r w:rsidRPr="009A3FB2">
              <w:rPr>
                <w:rFonts w:cs="v3.7.0"/>
              </w:rPr>
              <w:t xml:space="preserve"> &lt; </w:t>
            </w:r>
            <w:r w:rsidRPr="00716414">
              <w:t>-1</w:t>
            </w:r>
            <w:r>
              <w:t>08</w:t>
            </w:r>
            <w:r w:rsidRPr="00716414">
              <w:t> dBm</w:t>
            </w:r>
          </w:p>
          <w:p w14:paraId="2B4586E0" w14:textId="77777777" w:rsidR="00975CC4" w:rsidRDefault="00975CC4" w:rsidP="00166AF3">
            <w:pPr>
              <w:pStyle w:val="TableBody"/>
            </w:pPr>
            <w:r>
              <w:t>…</w:t>
            </w:r>
          </w:p>
          <w:p w14:paraId="2554018A" w14:textId="77777777" w:rsidR="00975CC4" w:rsidRPr="00716414" w:rsidRDefault="00975CC4" w:rsidP="00166AF3">
            <w:pPr>
              <w:pStyle w:val="TableBody"/>
            </w:pPr>
            <w:r>
              <w:t>61</w:t>
            </w:r>
            <w:r w:rsidRPr="00716414">
              <w:tab/>
            </w:r>
            <w:r>
              <w:tab/>
            </w:r>
            <w:r>
              <w:rPr>
                <w:rFonts w:cs="v3.7.0"/>
              </w:rPr>
              <w:t>-50</w:t>
            </w:r>
            <w:r w:rsidRPr="00716414">
              <w:t> dBm</w:t>
            </w:r>
            <w:r w:rsidRPr="009A3FB2">
              <w:rPr>
                <w:rFonts w:cs="v3.7.0"/>
              </w:rPr>
              <w:t xml:space="preserve"> </w:t>
            </w:r>
            <w:r>
              <w:t>≤</w:t>
            </w:r>
            <w:r w:rsidRPr="009A3FB2">
              <w:rPr>
                <w:rFonts w:cs="v3.7.0"/>
              </w:rPr>
              <w:t xml:space="preserve"> </w:t>
            </w:r>
            <w:r>
              <w:t>rssi</w:t>
            </w:r>
            <w:r w:rsidRPr="009A3FB2">
              <w:rPr>
                <w:rFonts w:cs="v3.7.0"/>
              </w:rPr>
              <w:t xml:space="preserve"> &lt; </w:t>
            </w:r>
            <w:r w:rsidRPr="00716414">
              <w:t>-</w:t>
            </w:r>
            <w:r>
              <w:t>49</w:t>
            </w:r>
            <w:r w:rsidRPr="00716414">
              <w:t> dBm</w:t>
            </w:r>
          </w:p>
          <w:p w14:paraId="22CBCD85" w14:textId="77777777" w:rsidR="00975CC4" w:rsidRPr="00716414" w:rsidRDefault="00975CC4" w:rsidP="00166AF3">
            <w:pPr>
              <w:pStyle w:val="TableBody"/>
            </w:pPr>
            <w:r>
              <w:t>62</w:t>
            </w:r>
            <w:r w:rsidRPr="00716414">
              <w:tab/>
            </w:r>
            <w:r>
              <w:tab/>
            </w:r>
            <w:r>
              <w:rPr>
                <w:rFonts w:cs="v3.7.0"/>
              </w:rPr>
              <w:t>-49</w:t>
            </w:r>
            <w:r w:rsidRPr="00716414">
              <w:t> dBm</w:t>
            </w:r>
            <w:r w:rsidRPr="009A3FB2">
              <w:rPr>
                <w:rFonts w:cs="v3.7.0"/>
              </w:rPr>
              <w:t xml:space="preserve"> </w:t>
            </w:r>
            <w:r>
              <w:t>≤</w:t>
            </w:r>
            <w:r w:rsidRPr="009A3FB2">
              <w:rPr>
                <w:rFonts w:cs="v3.7.0"/>
              </w:rPr>
              <w:t xml:space="preserve"> </w:t>
            </w:r>
            <w:r>
              <w:t>rssi</w:t>
            </w:r>
            <w:r w:rsidRPr="009A3FB2">
              <w:rPr>
                <w:rFonts w:cs="v3.7.0"/>
              </w:rPr>
              <w:t xml:space="preserve"> &lt; </w:t>
            </w:r>
            <w:r w:rsidRPr="00716414">
              <w:t>-</w:t>
            </w:r>
            <w:r>
              <w:t>48</w:t>
            </w:r>
            <w:r w:rsidRPr="00716414">
              <w:t> dBm</w:t>
            </w:r>
          </w:p>
          <w:p w14:paraId="7F983E9B" w14:textId="77777777" w:rsidR="00975CC4" w:rsidRDefault="00975CC4" w:rsidP="00166AF3">
            <w:pPr>
              <w:pStyle w:val="TableBody"/>
            </w:pPr>
            <w:r>
              <w:t>63</w:t>
            </w:r>
            <w:r w:rsidRPr="00716414">
              <w:tab/>
            </w:r>
            <w:r>
              <w:tab/>
              <w:t>-48</w:t>
            </w:r>
            <w:r w:rsidRPr="00716414">
              <w:t xml:space="preserve"> dBm </w:t>
            </w:r>
            <w:r>
              <w:t>≤</w:t>
            </w:r>
            <w:r w:rsidRPr="009A3FB2">
              <w:rPr>
                <w:rFonts w:cs="v3.7.0"/>
              </w:rPr>
              <w:t xml:space="preserve"> </w:t>
            </w:r>
            <w:r>
              <w:t>rssi</w:t>
            </w:r>
          </w:p>
          <w:p w14:paraId="0EA6B19A" w14:textId="77777777" w:rsidR="00975CC4" w:rsidRPr="00032F05" w:rsidRDefault="00975CC4" w:rsidP="00166AF3">
            <w:pPr>
              <w:pStyle w:val="TableBody"/>
            </w:pPr>
            <w:r w:rsidRPr="00032F05">
              <w:t>99</w:t>
            </w:r>
            <w:r w:rsidRPr="00032F05">
              <w:tab/>
            </w:r>
            <w:r>
              <w:tab/>
            </w:r>
            <w:r w:rsidRPr="00032F05">
              <w:t>not known or not detectable</w:t>
            </w:r>
          </w:p>
          <w:p w14:paraId="2BF82D00" w14:textId="77777777" w:rsidR="00975CC4" w:rsidRPr="00081874" w:rsidRDefault="00975CC4" w:rsidP="00166AF3">
            <w:pPr>
              <w:pStyle w:val="TableBody"/>
            </w:pPr>
          </w:p>
          <w:p w14:paraId="6AE31A7C" w14:textId="77777777" w:rsidR="00975CC4" w:rsidRPr="00111F83" w:rsidRDefault="00975CC4" w:rsidP="00166AF3">
            <w:pPr>
              <w:pStyle w:val="TableBody"/>
            </w:pPr>
            <w:r w:rsidRPr="00CC2141">
              <w:rPr>
                <w:b/>
              </w:rPr>
              <w:t>&lt;ber&gt;</w:t>
            </w:r>
            <w:r>
              <w:rPr>
                <w:b/>
              </w:rPr>
              <w:tab/>
            </w:r>
            <w:r>
              <w:rPr>
                <w:b/>
              </w:rPr>
              <w:tab/>
            </w:r>
            <w:r>
              <w:t>I</w:t>
            </w:r>
            <w:r w:rsidRPr="00111F83">
              <w:t>nteger type; channel bit error rate (in percent)</w:t>
            </w:r>
          </w:p>
          <w:p w14:paraId="257BFDCF" w14:textId="77777777" w:rsidR="00975CC4" w:rsidRPr="00111F83" w:rsidRDefault="00975CC4" w:rsidP="00166AF3">
            <w:pPr>
              <w:pStyle w:val="TableBody"/>
            </w:pPr>
            <w:r>
              <w:t xml:space="preserve">0 – </w:t>
            </w:r>
            <w:r w:rsidRPr="00111F83">
              <w:t>7</w:t>
            </w:r>
            <w:r>
              <w:tab/>
            </w:r>
            <w:r>
              <w:tab/>
              <w:t>A</w:t>
            </w:r>
            <w:r w:rsidRPr="00111F83">
              <w:t>s RXQUAL values in the table in 3GPP TS 45.008 [20] subclause 8.2.4</w:t>
            </w:r>
          </w:p>
          <w:p w14:paraId="20C4C44B" w14:textId="77777777" w:rsidR="00975CC4" w:rsidRPr="00111F83" w:rsidRDefault="00975CC4" w:rsidP="00166AF3">
            <w:pPr>
              <w:pStyle w:val="TableBody"/>
            </w:pPr>
            <w:r w:rsidRPr="00111F83">
              <w:t>99</w:t>
            </w:r>
            <w:r w:rsidRPr="00111F83">
              <w:tab/>
            </w:r>
            <w:r w:rsidRPr="00111F83">
              <w:tab/>
            </w:r>
            <w:r>
              <w:t>N</w:t>
            </w:r>
            <w:r w:rsidRPr="00111F83">
              <w:t>ot known or not detectable</w:t>
            </w:r>
          </w:p>
          <w:p w14:paraId="37AB3FC6" w14:textId="77777777" w:rsidR="00975CC4" w:rsidRDefault="00975CC4" w:rsidP="00166AF3">
            <w:pPr>
              <w:pStyle w:val="TableBody"/>
            </w:pPr>
          </w:p>
          <w:p w14:paraId="3FBA5031" w14:textId="77777777" w:rsidR="00975CC4" w:rsidRPr="00111F83" w:rsidRDefault="00975CC4" w:rsidP="00166AF3">
            <w:pPr>
              <w:pStyle w:val="TableBody"/>
            </w:pPr>
            <w:r w:rsidRPr="00CC2141">
              <w:rPr>
                <w:b/>
              </w:rPr>
              <w:t>&lt;rscp&gt;</w:t>
            </w:r>
            <w:r>
              <w:rPr>
                <w:b/>
              </w:rPr>
              <w:tab/>
            </w:r>
            <w:r>
              <w:t xml:space="preserve">Integer </w:t>
            </w:r>
            <w:r w:rsidRPr="00111F83">
              <w:t>type</w:t>
            </w:r>
            <w:r>
              <w:t>;</w:t>
            </w:r>
            <w:r w:rsidRPr="00111F83">
              <w:t xml:space="preserve"> received signal code power (see 3GPP TS 25.133 [95] subclause 9.1.1.3 and 3GPP TS 2</w:t>
            </w:r>
            <w:r>
              <w:t>5.123 [96] subclause 9.1.1.1.3)</w:t>
            </w:r>
          </w:p>
          <w:p w14:paraId="69A349A8" w14:textId="77777777" w:rsidR="00975CC4" w:rsidRPr="00716414" w:rsidRDefault="00975CC4" w:rsidP="00166AF3">
            <w:pPr>
              <w:pStyle w:val="TableBody"/>
            </w:pPr>
            <w:r w:rsidRPr="00716414">
              <w:t>0</w:t>
            </w:r>
            <w:r w:rsidRPr="00716414">
              <w:tab/>
            </w:r>
            <w:r>
              <w:tab/>
              <w:t>rscp &lt;</w:t>
            </w:r>
            <w:r w:rsidRPr="00716414">
              <w:t xml:space="preserve"> -120 dBm</w:t>
            </w:r>
          </w:p>
          <w:p w14:paraId="384D946A" w14:textId="77777777" w:rsidR="00975CC4" w:rsidRDefault="00975CC4" w:rsidP="00166AF3">
            <w:pPr>
              <w:pStyle w:val="TableBody"/>
            </w:pPr>
            <w:r w:rsidRPr="00716414">
              <w:t>1</w:t>
            </w:r>
            <w:r w:rsidRPr="00716414">
              <w:tab/>
            </w:r>
            <w:r>
              <w:tab/>
            </w:r>
            <w:r w:rsidRPr="009A3FB2">
              <w:rPr>
                <w:rFonts w:cs="v3.7.0"/>
              </w:rPr>
              <w:t>-120</w:t>
            </w:r>
            <w:r w:rsidRPr="00716414">
              <w:t> dBm</w:t>
            </w:r>
            <w:r w:rsidRPr="009A3FB2">
              <w:rPr>
                <w:rFonts w:cs="v3.7.0"/>
              </w:rPr>
              <w:t xml:space="preserve"> </w:t>
            </w:r>
            <w:r>
              <w:t>≤</w:t>
            </w:r>
            <w:r w:rsidRPr="009A3FB2">
              <w:rPr>
                <w:rFonts w:cs="v3.7.0"/>
              </w:rPr>
              <w:t xml:space="preserve"> </w:t>
            </w:r>
            <w:r>
              <w:rPr>
                <w:rFonts w:cs="v3.7.0"/>
              </w:rPr>
              <w:t>rscp</w:t>
            </w:r>
            <w:r w:rsidRPr="009A3FB2">
              <w:rPr>
                <w:rFonts w:cs="v3.7.0"/>
              </w:rPr>
              <w:t xml:space="preserve"> &lt; </w:t>
            </w:r>
            <w:r w:rsidRPr="00716414">
              <w:t>-119 dBm</w:t>
            </w:r>
          </w:p>
          <w:p w14:paraId="13436CF2" w14:textId="77777777" w:rsidR="00975CC4" w:rsidRDefault="00975CC4" w:rsidP="00166AF3">
            <w:pPr>
              <w:pStyle w:val="TableBody"/>
            </w:pPr>
            <w:r w:rsidRPr="00716414">
              <w:t>2</w:t>
            </w:r>
            <w:r w:rsidRPr="00716414">
              <w:tab/>
            </w:r>
            <w:r>
              <w:tab/>
            </w:r>
            <w:r w:rsidRPr="00716414">
              <w:t>-11</w:t>
            </w:r>
            <w:r>
              <w:t>9</w:t>
            </w:r>
            <w:r w:rsidRPr="00716414">
              <w:t> dBm</w:t>
            </w:r>
            <w:r w:rsidRPr="009A3FB2">
              <w:rPr>
                <w:rFonts w:cs="v3.7.0"/>
              </w:rPr>
              <w:t xml:space="preserve"> </w:t>
            </w:r>
            <w:r>
              <w:t>≤</w:t>
            </w:r>
            <w:r w:rsidRPr="009A3FB2">
              <w:rPr>
                <w:rFonts w:cs="v3.7.0"/>
              </w:rPr>
              <w:t xml:space="preserve"> </w:t>
            </w:r>
            <w:r>
              <w:rPr>
                <w:rFonts w:cs="v3.7.0"/>
              </w:rPr>
              <w:t>rscp</w:t>
            </w:r>
            <w:r w:rsidRPr="009A3FB2">
              <w:rPr>
                <w:rFonts w:cs="v3.7.0"/>
              </w:rPr>
              <w:t xml:space="preserve"> &lt; </w:t>
            </w:r>
            <w:r w:rsidRPr="00716414">
              <w:t>-1</w:t>
            </w:r>
            <w:r>
              <w:t>18</w:t>
            </w:r>
            <w:r w:rsidRPr="00716414">
              <w:t> dBm</w:t>
            </w:r>
          </w:p>
          <w:p w14:paraId="1CB72980" w14:textId="77777777" w:rsidR="00975CC4" w:rsidRDefault="00975CC4" w:rsidP="00166AF3">
            <w:pPr>
              <w:pStyle w:val="TableBody"/>
            </w:pPr>
            <w:r>
              <w:t>…</w:t>
            </w:r>
          </w:p>
          <w:p w14:paraId="39BFE612" w14:textId="77777777" w:rsidR="00975CC4" w:rsidRPr="00716414" w:rsidRDefault="00975CC4" w:rsidP="00166AF3">
            <w:pPr>
              <w:pStyle w:val="TableBody"/>
            </w:pPr>
            <w:r>
              <w:t>94</w:t>
            </w:r>
            <w:r w:rsidRPr="00716414">
              <w:tab/>
            </w:r>
            <w:r>
              <w:tab/>
            </w:r>
            <w:r>
              <w:rPr>
                <w:rFonts w:cs="v3.7.0"/>
              </w:rPr>
              <w:t>-27</w:t>
            </w:r>
            <w:r w:rsidRPr="00716414">
              <w:t> dBm</w:t>
            </w:r>
            <w:r w:rsidRPr="009A3FB2">
              <w:rPr>
                <w:rFonts w:cs="v3.7.0"/>
              </w:rPr>
              <w:t xml:space="preserve"> </w:t>
            </w:r>
            <w:r>
              <w:t>≤</w:t>
            </w:r>
            <w:r w:rsidRPr="009A3FB2">
              <w:rPr>
                <w:rFonts w:cs="v3.7.0"/>
              </w:rPr>
              <w:t xml:space="preserve"> </w:t>
            </w:r>
            <w:r>
              <w:rPr>
                <w:rFonts w:cs="v3.7.0"/>
              </w:rPr>
              <w:t>rscp</w:t>
            </w:r>
            <w:r w:rsidRPr="009A3FB2">
              <w:rPr>
                <w:rFonts w:cs="v3.7.0"/>
              </w:rPr>
              <w:t xml:space="preserve"> &lt; </w:t>
            </w:r>
            <w:r w:rsidRPr="00716414">
              <w:t>-</w:t>
            </w:r>
            <w:r>
              <w:t>26</w:t>
            </w:r>
            <w:r w:rsidRPr="00716414">
              <w:t> dBm</w:t>
            </w:r>
          </w:p>
          <w:p w14:paraId="11EA20D3" w14:textId="77777777" w:rsidR="00975CC4" w:rsidRPr="00716414" w:rsidRDefault="00975CC4" w:rsidP="00166AF3">
            <w:pPr>
              <w:pStyle w:val="TableBody"/>
            </w:pPr>
            <w:r>
              <w:t>95</w:t>
            </w:r>
            <w:r w:rsidRPr="00716414">
              <w:tab/>
            </w:r>
            <w:r>
              <w:tab/>
            </w:r>
            <w:r>
              <w:rPr>
                <w:rFonts w:cs="v3.7.0"/>
              </w:rPr>
              <w:t>-26</w:t>
            </w:r>
            <w:r w:rsidRPr="00716414">
              <w:t> dBm</w:t>
            </w:r>
            <w:r w:rsidRPr="009A3FB2">
              <w:rPr>
                <w:rFonts w:cs="v3.7.0"/>
              </w:rPr>
              <w:t xml:space="preserve"> </w:t>
            </w:r>
            <w:r>
              <w:t>≤</w:t>
            </w:r>
            <w:r w:rsidRPr="009A3FB2">
              <w:rPr>
                <w:rFonts w:cs="v3.7.0"/>
              </w:rPr>
              <w:t xml:space="preserve"> </w:t>
            </w:r>
            <w:r>
              <w:rPr>
                <w:rFonts w:cs="v3.7.0"/>
              </w:rPr>
              <w:t>rscp</w:t>
            </w:r>
            <w:r w:rsidRPr="009A3FB2">
              <w:rPr>
                <w:rFonts w:cs="v3.7.0"/>
              </w:rPr>
              <w:t xml:space="preserve"> &lt; </w:t>
            </w:r>
            <w:r w:rsidRPr="00716414">
              <w:t>-</w:t>
            </w:r>
            <w:r>
              <w:t>25</w:t>
            </w:r>
            <w:r w:rsidRPr="00716414">
              <w:t> dBm</w:t>
            </w:r>
          </w:p>
          <w:p w14:paraId="5DFA01C9" w14:textId="77777777" w:rsidR="00975CC4" w:rsidRPr="00716414" w:rsidRDefault="00975CC4" w:rsidP="00166AF3">
            <w:pPr>
              <w:pStyle w:val="TableBody"/>
            </w:pPr>
            <w:r w:rsidRPr="00716414">
              <w:t>96</w:t>
            </w:r>
            <w:r w:rsidRPr="00716414">
              <w:tab/>
            </w:r>
            <w:r>
              <w:tab/>
            </w:r>
            <w:r w:rsidRPr="00716414">
              <w:t xml:space="preserve">-25 dBm </w:t>
            </w:r>
            <w:r>
              <w:t>≤</w:t>
            </w:r>
            <w:r w:rsidRPr="009A3FB2">
              <w:rPr>
                <w:rFonts w:cs="v3.7.0"/>
              </w:rPr>
              <w:t xml:space="preserve"> </w:t>
            </w:r>
            <w:r>
              <w:rPr>
                <w:rFonts w:cs="v3.7.0"/>
              </w:rPr>
              <w:t>rscp</w:t>
            </w:r>
          </w:p>
          <w:p w14:paraId="5B2372A1" w14:textId="77777777" w:rsidR="00975CC4" w:rsidRPr="00032F05" w:rsidRDefault="00975CC4" w:rsidP="00166AF3">
            <w:pPr>
              <w:pStyle w:val="TableBody"/>
            </w:pPr>
            <w:r>
              <w:t>255</w:t>
            </w:r>
            <w:r>
              <w:tab/>
            </w:r>
            <w:r>
              <w:tab/>
              <w:t>N</w:t>
            </w:r>
            <w:r w:rsidRPr="00032F05">
              <w:t>ot known or not detectable</w:t>
            </w:r>
          </w:p>
          <w:p w14:paraId="79F178EE" w14:textId="77777777" w:rsidR="00975CC4" w:rsidRDefault="00975CC4" w:rsidP="00166AF3">
            <w:pPr>
              <w:pStyle w:val="TableBody"/>
            </w:pPr>
          </w:p>
          <w:p w14:paraId="3FB938A0" w14:textId="77777777" w:rsidR="00975CC4" w:rsidRPr="00111F83" w:rsidRDefault="00975CC4" w:rsidP="00166AF3">
            <w:pPr>
              <w:pStyle w:val="TableBody"/>
            </w:pPr>
            <w:r w:rsidRPr="00CC2141">
              <w:rPr>
                <w:b/>
              </w:rPr>
              <w:t>&lt;ecno&gt;</w:t>
            </w:r>
            <w:r>
              <w:tab/>
              <w:t>I</w:t>
            </w:r>
            <w:r w:rsidRPr="00111F83">
              <w:t>nteger type</w:t>
            </w:r>
            <w:r>
              <w:t>;</w:t>
            </w:r>
            <w:r w:rsidRPr="00111F83">
              <w:t xml:space="preserve"> ratio of the received energy per PN chip to the total received power spectral density (see</w:t>
            </w:r>
            <w:r>
              <w:t xml:space="preserve"> 3GPP TS 25.133 [95] subclause)</w:t>
            </w:r>
          </w:p>
          <w:p w14:paraId="3FBE16D6" w14:textId="77777777" w:rsidR="00975CC4" w:rsidRPr="00CC2141" w:rsidRDefault="00975CC4" w:rsidP="00166AF3">
            <w:pPr>
              <w:pStyle w:val="TableBody"/>
            </w:pPr>
            <w:r w:rsidRPr="00CC2141">
              <w:t>0</w:t>
            </w:r>
            <w:r w:rsidRPr="00CC2141">
              <w:tab/>
            </w:r>
            <w:r w:rsidRPr="00CC2141">
              <w:tab/>
              <w:t>Ec/Io &lt; -24 dB</w:t>
            </w:r>
          </w:p>
          <w:p w14:paraId="7A7ED8DE" w14:textId="77777777" w:rsidR="00975CC4" w:rsidRPr="00CC2141" w:rsidRDefault="00975CC4" w:rsidP="00166AF3">
            <w:pPr>
              <w:pStyle w:val="TableBody"/>
            </w:pPr>
            <w:r w:rsidRPr="00CC2141">
              <w:t>1</w:t>
            </w:r>
            <w:r w:rsidRPr="00CC2141">
              <w:tab/>
            </w:r>
            <w:r w:rsidRPr="00CC2141">
              <w:tab/>
              <w:t xml:space="preserve">-24 dB </w:t>
            </w:r>
            <w:r>
              <w:t>≤</w:t>
            </w:r>
            <w:r w:rsidRPr="00CC2141">
              <w:t xml:space="preserve"> Ec/Io &lt; -23.5 dB</w:t>
            </w:r>
          </w:p>
          <w:p w14:paraId="6F52C7A3" w14:textId="77777777" w:rsidR="00975CC4" w:rsidRPr="00CC2141" w:rsidRDefault="00975CC4" w:rsidP="00166AF3">
            <w:pPr>
              <w:pStyle w:val="TableBody"/>
            </w:pPr>
            <w:r w:rsidRPr="00CC2141">
              <w:t>2</w:t>
            </w:r>
            <w:r w:rsidRPr="00CC2141">
              <w:tab/>
            </w:r>
            <w:r w:rsidRPr="00CC2141">
              <w:tab/>
              <w:t xml:space="preserve">-23.5 dB </w:t>
            </w:r>
            <w:r>
              <w:t>≤</w:t>
            </w:r>
            <w:r w:rsidRPr="00CC2141">
              <w:t xml:space="preserve"> Ec/Io &lt; -23 dB</w:t>
            </w:r>
          </w:p>
          <w:p w14:paraId="55C1B651" w14:textId="77777777" w:rsidR="00975CC4" w:rsidRPr="00CC2141" w:rsidRDefault="00975CC4" w:rsidP="00166AF3">
            <w:pPr>
              <w:pStyle w:val="TableBody"/>
            </w:pPr>
            <w:r>
              <w:t>…</w:t>
            </w:r>
          </w:p>
          <w:p w14:paraId="037C363E" w14:textId="77777777" w:rsidR="00975CC4" w:rsidRPr="00CC2141" w:rsidRDefault="00975CC4" w:rsidP="00166AF3">
            <w:pPr>
              <w:pStyle w:val="TableBody"/>
            </w:pPr>
            <w:r w:rsidRPr="00CC2141">
              <w:t>47</w:t>
            </w:r>
            <w:r w:rsidRPr="00CC2141">
              <w:tab/>
            </w:r>
            <w:r w:rsidRPr="00CC2141">
              <w:tab/>
              <w:t xml:space="preserve">-1 dB </w:t>
            </w:r>
            <w:r>
              <w:t>≤</w:t>
            </w:r>
            <w:r w:rsidRPr="00CC2141">
              <w:t xml:space="preserve"> Ec/Io &lt; -0.5 dB</w:t>
            </w:r>
          </w:p>
          <w:p w14:paraId="4F39A2D1" w14:textId="77777777" w:rsidR="00975CC4" w:rsidRPr="00CC2141" w:rsidRDefault="00975CC4" w:rsidP="00166AF3">
            <w:pPr>
              <w:pStyle w:val="TableBody"/>
            </w:pPr>
            <w:r w:rsidRPr="00CC2141">
              <w:t>48</w:t>
            </w:r>
            <w:r w:rsidRPr="00CC2141">
              <w:tab/>
            </w:r>
            <w:r w:rsidRPr="00CC2141">
              <w:tab/>
              <w:t xml:space="preserve">-0.5 dB </w:t>
            </w:r>
            <w:r>
              <w:t>≤</w:t>
            </w:r>
            <w:r w:rsidRPr="00CC2141">
              <w:t xml:space="preserve"> Ec/Io &lt; 0 dB</w:t>
            </w:r>
          </w:p>
          <w:p w14:paraId="712811E7" w14:textId="77777777" w:rsidR="00975CC4" w:rsidRPr="00CC2141" w:rsidRDefault="00975CC4" w:rsidP="00166AF3">
            <w:pPr>
              <w:pStyle w:val="TableBody"/>
            </w:pPr>
            <w:r w:rsidRPr="00CC2141">
              <w:t>49</w:t>
            </w:r>
            <w:r w:rsidRPr="00CC2141">
              <w:tab/>
            </w:r>
            <w:r w:rsidRPr="00CC2141">
              <w:tab/>
              <w:t xml:space="preserve">0 dB </w:t>
            </w:r>
            <w:r>
              <w:t>≤</w:t>
            </w:r>
            <w:r w:rsidRPr="00CC2141">
              <w:t xml:space="preserve"> Ec/Io</w:t>
            </w:r>
          </w:p>
          <w:p w14:paraId="2943ACED" w14:textId="77777777" w:rsidR="00975CC4" w:rsidRPr="00111F83" w:rsidRDefault="00975CC4" w:rsidP="00166AF3">
            <w:pPr>
              <w:pStyle w:val="TableBody"/>
            </w:pPr>
            <w:r w:rsidRPr="00111F83">
              <w:t>255</w:t>
            </w:r>
            <w:r w:rsidRPr="00111F83">
              <w:tab/>
            </w:r>
            <w:r>
              <w:tab/>
              <w:t>N</w:t>
            </w:r>
            <w:r w:rsidRPr="00111F83">
              <w:t>ot known or not detectable</w:t>
            </w:r>
          </w:p>
          <w:p w14:paraId="244DCA0E" w14:textId="77777777" w:rsidR="00975CC4" w:rsidRDefault="00975CC4" w:rsidP="00166AF3">
            <w:pPr>
              <w:pStyle w:val="TableBody"/>
            </w:pPr>
          </w:p>
          <w:p w14:paraId="574D3946" w14:textId="77777777" w:rsidR="00975CC4" w:rsidRPr="00111F83" w:rsidRDefault="00975CC4" w:rsidP="00166AF3">
            <w:pPr>
              <w:pStyle w:val="TableBody"/>
            </w:pPr>
            <w:r w:rsidRPr="00CC2141">
              <w:rPr>
                <w:b/>
              </w:rPr>
              <w:t>&lt;rsrq&gt;</w:t>
            </w:r>
            <w:r>
              <w:rPr>
                <w:b/>
              </w:rPr>
              <w:tab/>
            </w:r>
            <w:r>
              <w:rPr>
                <w:b/>
              </w:rPr>
              <w:tab/>
            </w:r>
            <w:r>
              <w:t>I</w:t>
            </w:r>
            <w:r w:rsidRPr="00111F83">
              <w:t>nteger type</w:t>
            </w:r>
            <w:r>
              <w:t>;</w:t>
            </w:r>
            <w:r w:rsidRPr="00111F83">
              <w:t xml:space="preserve"> reference signal received quality (see 3GPP </w:t>
            </w:r>
            <w:r>
              <w:t>TS 36.133 [96] subclause 9.1.7)</w:t>
            </w:r>
          </w:p>
          <w:p w14:paraId="489B297E" w14:textId="77777777" w:rsidR="00975CC4" w:rsidRPr="00716414" w:rsidRDefault="00975CC4" w:rsidP="00166AF3">
            <w:pPr>
              <w:pStyle w:val="TableBody"/>
            </w:pPr>
            <w:r w:rsidRPr="00111F83">
              <w:t>0</w:t>
            </w:r>
            <w:r w:rsidRPr="00111F83">
              <w:tab/>
            </w:r>
            <w:r w:rsidRPr="00111F83">
              <w:tab/>
              <w:t>r</w:t>
            </w:r>
            <w:r>
              <w:t>srq &lt;</w:t>
            </w:r>
            <w:r w:rsidRPr="00716414">
              <w:t xml:space="preserve"> -19</w:t>
            </w:r>
            <w:r>
              <w:t>.</w:t>
            </w:r>
            <w:r w:rsidRPr="00716414">
              <w:t>5 dB</w:t>
            </w:r>
          </w:p>
          <w:p w14:paraId="0393924E" w14:textId="77777777" w:rsidR="00975CC4" w:rsidRPr="00716414" w:rsidRDefault="00975CC4" w:rsidP="00166AF3">
            <w:pPr>
              <w:pStyle w:val="TableBody"/>
            </w:pPr>
            <w:r w:rsidRPr="00716414">
              <w:t>1</w:t>
            </w:r>
            <w:r w:rsidRPr="00716414">
              <w:tab/>
            </w:r>
            <w:r>
              <w:tab/>
            </w:r>
            <w:r>
              <w:rPr>
                <w:rFonts w:cs="v3.7.0"/>
              </w:rPr>
              <w:t>-19.5</w:t>
            </w:r>
            <w:r>
              <w:t> </w:t>
            </w:r>
            <w:r w:rsidRPr="00716414">
              <w:t>dB</w:t>
            </w:r>
            <w:r w:rsidRPr="009A3FB2">
              <w:rPr>
                <w:rFonts w:cs="v3.7.0"/>
              </w:rPr>
              <w:t xml:space="preserve"> </w:t>
            </w:r>
            <w:r>
              <w:t>≤</w:t>
            </w:r>
            <w:r w:rsidRPr="009A3FB2">
              <w:rPr>
                <w:rFonts w:cs="v3.7.0"/>
              </w:rPr>
              <w:t xml:space="preserve"> </w:t>
            </w:r>
            <w:r>
              <w:rPr>
                <w:rFonts w:cs="v3.7.0"/>
              </w:rPr>
              <w:t>rsrq</w:t>
            </w:r>
            <w:r w:rsidRPr="009A3FB2">
              <w:rPr>
                <w:rFonts w:cs="v3.7.0"/>
              </w:rPr>
              <w:t xml:space="preserve"> &lt; </w:t>
            </w:r>
            <w:r w:rsidRPr="00716414">
              <w:t>-19 dB</w:t>
            </w:r>
          </w:p>
          <w:p w14:paraId="4F607168" w14:textId="77777777" w:rsidR="00975CC4" w:rsidRPr="00716414" w:rsidRDefault="00975CC4" w:rsidP="00166AF3">
            <w:pPr>
              <w:pStyle w:val="TableBody"/>
            </w:pPr>
            <w:r w:rsidRPr="00716414">
              <w:t>2</w:t>
            </w:r>
            <w:r w:rsidRPr="00716414">
              <w:tab/>
            </w:r>
            <w:r>
              <w:tab/>
            </w:r>
            <w:r>
              <w:rPr>
                <w:rFonts w:cs="v3.7.0"/>
              </w:rPr>
              <w:t>-19</w:t>
            </w:r>
            <w:r>
              <w:t> </w:t>
            </w:r>
            <w:r w:rsidRPr="00716414">
              <w:t>dB</w:t>
            </w:r>
            <w:r w:rsidRPr="009A3FB2">
              <w:rPr>
                <w:rFonts w:cs="v3.7.0"/>
              </w:rPr>
              <w:t xml:space="preserve"> </w:t>
            </w:r>
            <w:r>
              <w:t>≤</w:t>
            </w:r>
            <w:r w:rsidRPr="009A3FB2">
              <w:rPr>
                <w:rFonts w:cs="v3.7.0"/>
              </w:rPr>
              <w:t xml:space="preserve"> </w:t>
            </w:r>
            <w:r>
              <w:rPr>
                <w:rFonts w:cs="v3.7.0"/>
              </w:rPr>
              <w:t>rsrq</w:t>
            </w:r>
            <w:r w:rsidRPr="009A3FB2">
              <w:rPr>
                <w:rFonts w:cs="v3.7.0"/>
              </w:rPr>
              <w:t xml:space="preserve"> &lt; </w:t>
            </w:r>
            <w:r w:rsidRPr="00716414">
              <w:t>-18</w:t>
            </w:r>
            <w:r>
              <w:t>.</w:t>
            </w:r>
            <w:r w:rsidRPr="00716414">
              <w:t>5</w:t>
            </w:r>
            <w:r>
              <w:t> </w:t>
            </w:r>
            <w:r w:rsidRPr="00716414">
              <w:t>dB</w:t>
            </w:r>
          </w:p>
          <w:p w14:paraId="41EB9007" w14:textId="77777777" w:rsidR="00975CC4" w:rsidRDefault="00975CC4" w:rsidP="00166AF3">
            <w:pPr>
              <w:pStyle w:val="TableBody"/>
            </w:pPr>
            <w:r>
              <w:t>…</w:t>
            </w:r>
          </w:p>
          <w:p w14:paraId="05012FF1" w14:textId="77777777" w:rsidR="00975CC4" w:rsidRPr="00716414" w:rsidRDefault="00975CC4" w:rsidP="00166AF3">
            <w:pPr>
              <w:pStyle w:val="TableBody"/>
            </w:pPr>
            <w:r w:rsidRPr="00716414">
              <w:t>32</w:t>
            </w:r>
            <w:r w:rsidRPr="00716414">
              <w:tab/>
            </w:r>
            <w:r>
              <w:tab/>
            </w:r>
            <w:r>
              <w:rPr>
                <w:rFonts w:cs="v3.7.0"/>
              </w:rPr>
              <w:t>-4</w:t>
            </w:r>
            <w:r>
              <w:t> </w:t>
            </w:r>
            <w:r w:rsidRPr="00716414">
              <w:t>dB</w:t>
            </w:r>
            <w:r w:rsidRPr="009A3FB2">
              <w:rPr>
                <w:rFonts w:cs="v3.7.0"/>
              </w:rPr>
              <w:t xml:space="preserve"> </w:t>
            </w:r>
            <w:r>
              <w:t>≤</w:t>
            </w:r>
            <w:r w:rsidRPr="009A3FB2">
              <w:rPr>
                <w:rFonts w:cs="v3.7.0"/>
              </w:rPr>
              <w:t xml:space="preserve"> </w:t>
            </w:r>
            <w:r>
              <w:rPr>
                <w:rFonts w:cs="v3.7.0"/>
              </w:rPr>
              <w:t>rsrq</w:t>
            </w:r>
            <w:r w:rsidRPr="009A3FB2">
              <w:rPr>
                <w:rFonts w:cs="v3.7.0"/>
              </w:rPr>
              <w:t xml:space="preserve"> &lt; </w:t>
            </w:r>
            <w:r w:rsidRPr="00716414">
              <w:t>-3</w:t>
            </w:r>
            <w:r>
              <w:t>.</w:t>
            </w:r>
            <w:r w:rsidRPr="00716414">
              <w:t>5 dB</w:t>
            </w:r>
          </w:p>
          <w:p w14:paraId="1998EA66" w14:textId="77777777" w:rsidR="00975CC4" w:rsidRPr="00716414" w:rsidRDefault="00975CC4" w:rsidP="00166AF3">
            <w:pPr>
              <w:pStyle w:val="TableBody"/>
            </w:pPr>
            <w:r w:rsidRPr="00716414">
              <w:t>33</w:t>
            </w:r>
            <w:r w:rsidRPr="00716414">
              <w:tab/>
            </w:r>
            <w:r>
              <w:tab/>
            </w:r>
            <w:r>
              <w:rPr>
                <w:rFonts w:cs="v3.7.0"/>
              </w:rPr>
              <w:t>-3.5</w:t>
            </w:r>
            <w:r>
              <w:t> </w:t>
            </w:r>
            <w:r w:rsidRPr="00716414">
              <w:t>dB</w:t>
            </w:r>
            <w:r w:rsidRPr="009A3FB2">
              <w:rPr>
                <w:rFonts w:cs="v3.7.0"/>
              </w:rPr>
              <w:t xml:space="preserve"> </w:t>
            </w:r>
            <w:r>
              <w:t>≤</w:t>
            </w:r>
            <w:r w:rsidRPr="009A3FB2">
              <w:rPr>
                <w:rFonts w:cs="v3.7.0"/>
              </w:rPr>
              <w:t xml:space="preserve"> </w:t>
            </w:r>
            <w:r>
              <w:rPr>
                <w:rFonts w:cs="v3.7.0"/>
              </w:rPr>
              <w:t>rsrq</w:t>
            </w:r>
            <w:r w:rsidRPr="009A3FB2">
              <w:rPr>
                <w:rFonts w:cs="v3.7.0"/>
              </w:rPr>
              <w:t xml:space="preserve"> &lt; </w:t>
            </w:r>
            <w:r w:rsidRPr="00716414">
              <w:t>-3 dB</w:t>
            </w:r>
          </w:p>
          <w:p w14:paraId="1A65073A" w14:textId="77777777" w:rsidR="00975CC4" w:rsidRPr="00716414" w:rsidRDefault="00975CC4" w:rsidP="00166AF3">
            <w:pPr>
              <w:pStyle w:val="TableBody"/>
            </w:pPr>
            <w:r w:rsidRPr="00716414">
              <w:t>34</w:t>
            </w:r>
            <w:r>
              <w:tab/>
            </w:r>
            <w:r w:rsidRPr="00716414">
              <w:tab/>
              <w:t>-</w:t>
            </w:r>
            <w:r>
              <w:t>3</w:t>
            </w:r>
            <w:r w:rsidRPr="00716414">
              <w:t xml:space="preserve"> dB </w:t>
            </w:r>
            <w:r>
              <w:t>≤</w:t>
            </w:r>
            <w:r w:rsidRPr="009A3FB2">
              <w:rPr>
                <w:rFonts w:cs="v3.7.0"/>
              </w:rPr>
              <w:t xml:space="preserve"> </w:t>
            </w:r>
            <w:r>
              <w:rPr>
                <w:rFonts w:cs="v3.7.0"/>
              </w:rPr>
              <w:t>rsrq</w:t>
            </w:r>
          </w:p>
          <w:p w14:paraId="30D2EA14" w14:textId="77777777" w:rsidR="00975CC4" w:rsidRPr="00032F05" w:rsidRDefault="00975CC4" w:rsidP="00166AF3">
            <w:pPr>
              <w:pStyle w:val="TableBody"/>
            </w:pPr>
            <w:r>
              <w:t>255</w:t>
            </w:r>
            <w:r w:rsidRPr="00032F05">
              <w:tab/>
            </w:r>
            <w:r>
              <w:tab/>
              <w:t>N</w:t>
            </w:r>
            <w:r w:rsidRPr="00032F05">
              <w:t>ot known or not detectable</w:t>
            </w:r>
          </w:p>
          <w:p w14:paraId="266AC8F9" w14:textId="77777777" w:rsidR="00975CC4" w:rsidRPr="00CC2141" w:rsidRDefault="00975CC4" w:rsidP="00166AF3">
            <w:pPr>
              <w:pStyle w:val="TableBody"/>
            </w:pPr>
          </w:p>
          <w:p w14:paraId="69ACCBC6" w14:textId="77777777" w:rsidR="00975CC4" w:rsidRPr="00111F83" w:rsidRDefault="00975CC4" w:rsidP="00166AF3">
            <w:pPr>
              <w:pStyle w:val="TableBody"/>
            </w:pPr>
            <w:r w:rsidRPr="00CC2141">
              <w:rPr>
                <w:b/>
              </w:rPr>
              <w:t>&lt;rsrp&gt;</w:t>
            </w:r>
            <w:r>
              <w:tab/>
            </w:r>
            <w:r>
              <w:tab/>
              <w:t>I</w:t>
            </w:r>
            <w:r w:rsidRPr="00111F83">
              <w:t>nteger type</w:t>
            </w:r>
            <w:r>
              <w:t>;</w:t>
            </w:r>
            <w:r w:rsidRPr="00111F83">
              <w:t xml:space="preserve"> reference signal received power (see 3GPP </w:t>
            </w:r>
            <w:r>
              <w:t>TS 36.133 [96] subclause 9.1.4)</w:t>
            </w:r>
          </w:p>
          <w:p w14:paraId="25126A89" w14:textId="77777777" w:rsidR="00975CC4" w:rsidRPr="00111F83" w:rsidRDefault="00975CC4" w:rsidP="00166AF3">
            <w:pPr>
              <w:pStyle w:val="TableBody"/>
            </w:pPr>
            <w:r w:rsidRPr="00111F83">
              <w:t>0</w:t>
            </w:r>
            <w:r w:rsidRPr="00111F83">
              <w:tab/>
            </w:r>
            <w:r w:rsidRPr="00111F83">
              <w:tab/>
              <w:t>rsrp &lt; -140 dBm</w:t>
            </w:r>
          </w:p>
          <w:p w14:paraId="4E8DCA0F" w14:textId="77777777" w:rsidR="00975CC4" w:rsidRPr="00111F83" w:rsidRDefault="00975CC4" w:rsidP="00166AF3">
            <w:pPr>
              <w:pStyle w:val="TableBody"/>
            </w:pPr>
            <w:r w:rsidRPr="00111F83">
              <w:t>1</w:t>
            </w:r>
            <w:r w:rsidRPr="00111F83">
              <w:tab/>
            </w:r>
            <w:r w:rsidRPr="00111F83">
              <w:tab/>
              <w:t xml:space="preserve">-140 dBm </w:t>
            </w:r>
            <w:r>
              <w:t>≤</w:t>
            </w:r>
            <w:r w:rsidRPr="00111F83">
              <w:t xml:space="preserve"> rsrp &lt; -139 dBm</w:t>
            </w:r>
          </w:p>
          <w:p w14:paraId="308D7572" w14:textId="77777777" w:rsidR="00975CC4" w:rsidRPr="00111F83" w:rsidRDefault="00975CC4" w:rsidP="00166AF3">
            <w:pPr>
              <w:pStyle w:val="TableBody"/>
            </w:pPr>
            <w:r w:rsidRPr="00111F83">
              <w:t>2</w:t>
            </w:r>
            <w:r w:rsidRPr="00111F83">
              <w:tab/>
            </w:r>
            <w:r w:rsidRPr="00111F83">
              <w:tab/>
              <w:t xml:space="preserve">-139 dBm </w:t>
            </w:r>
            <w:r>
              <w:t>≤</w:t>
            </w:r>
            <w:r w:rsidRPr="00111F83">
              <w:t xml:space="preserve"> rsrp &lt; -138 dBm</w:t>
            </w:r>
          </w:p>
          <w:p w14:paraId="3DDF61A4" w14:textId="77777777" w:rsidR="00975CC4" w:rsidRDefault="00975CC4" w:rsidP="00166AF3">
            <w:pPr>
              <w:pStyle w:val="TableBody"/>
            </w:pPr>
            <w:r>
              <w:t>…</w:t>
            </w:r>
          </w:p>
          <w:p w14:paraId="3DB1B881" w14:textId="77777777" w:rsidR="00975CC4" w:rsidRPr="00716414" w:rsidRDefault="00975CC4" w:rsidP="00166AF3">
            <w:pPr>
              <w:pStyle w:val="TableBody"/>
            </w:pPr>
            <w:r>
              <w:t>95</w:t>
            </w:r>
            <w:r w:rsidRPr="00716414">
              <w:tab/>
            </w:r>
            <w:r>
              <w:tab/>
            </w:r>
            <w:r>
              <w:rPr>
                <w:rFonts w:cs="v3.7.0"/>
              </w:rPr>
              <w:t>-46</w:t>
            </w:r>
            <w:r w:rsidRPr="00716414">
              <w:t> dBm</w:t>
            </w:r>
            <w:r w:rsidRPr="009A3FB2">
              <w:rPr>
                <w:rFonts w:cs="v3.7.0"/>
              </w:rPr>
              <w:t xml:space="preserve"> </w:t>
            </w:r>
            <w:r>
              <w:t>≤</w:t>
            </w:r>
            <w:r w:rsidRPr="009A3FB2">
              <w:rPr>
                <w:rFonts w:cs="v3.7.0"/>
              </w:rPr>
              <w:t xml:space="preserve"> </w:t>
            </w:r>
            <w:r>
              <w:rPr>
                <w:rFonts w:cs="v3.7.0"/>
              </w:rPr>
              <w:t>rsrp</w:t>
            </w:r>
            <w:r w:rsidRPr="009A3FB2">
              <w:rPr>
                <w:rFonts w:cs="v3.7.0"/>
              </w:rPr>
              <w:t xml:space="preserve"> &lt; </w:t>
            </w:r>
            <w:r w:rsidRPr="00716414">
              <w:t>-</w:t>
            </w:r>
            <w:r>
              <w:t>45</w:t>
            </w:r>
            <w:r w:rsidRPr="00716414">
              <w:t> dBm</w:t>
            </w:r>
          </w:p>
          <w:p w14:paraId="6600043A" w14:textId="77777777" w:rsidR="00975CC4" w:rsidRPr="00716414" w:rsidRDefault="00975CC4" w:rsidP="00166AF3">
            <w:pPr>
              <w:pStyle w:val="TableBody"/>
            </w:pPr>
            <w:r>
              <w:t>96</w:t>
            </w:r>
            <w:r w:rsidRPr="00716414">
              <w:tab/>
            </w:r>
            <w:r>
              <w:tab/>
            </w:r>
            <w:r>
              <w:rPr>
                <w:rFonts w:cs="v3.7.0"/>
              </w:rPr>
              <w:t>-45</w:t>
            </w:r>
            <w:r w:rsidRPr="00716414">
              <w:t> dBm</w:t>
            </w:r>
            <w:r w:rsidRPr="009A3FB2">
              <w:rPr>
                <w:rFonts w:cs="v3.7.0"/>
              </w:rPr>
              <w:t xml:space="preserve"> </w:t>
            </w:r>
            <w:r>
              <w:t>≤</w:t>
            </w:r>
            <w:r w:rsidRPr="009A3FB2">
              <w:rPr>
                <w:rFonts w:cs="v3.7.0"/>
              </w:rPr>
              <w:t xml:space="preserve"> </w:t>
            </w:r>
            <w:r>
              <w:rPr>
                <w:rFonts w:cs="v3.7.0"/>
              </w:rPr>
              <w:t>rsrp</w:t>
            </w:r>
            <w:r w:rsidRPr="009A3FB2">
              <w:rPr>
                <w:rFonts w:cs="v3.7.0"/>
              </w:rPr>
              <w:t xml:space="preserve"> &lt; </w:t>
            </w:r>
            <w:r w:rsidRPr="00716414">
              <w:t>-</w:t>
            </w:r>
            <w:r>
              <w:t>44</w:t>
            </w:r>
            <w:r w:rsidRPr="00716414">
              <w:t> dBm</w:t>
            </w:r>
          </w:p>
          <w:p w14:paraId="29AF1D55" w14:textId="77777777" w:rsidR="00975CC4" w:rsidRPr="00716414" w:rsidRDefault="00975CC4" w:rsidP="00166AF3">
            <w:pPr>
              <w:pStyle w:val="TableBody"/>
            </w:pPr>
            <w:r>
              <w:t>97</w:t>
            </w:r>
            <w:r w:rsidRPr="00716414">
              <w:tab/>
            </w:r>
            <w:r>
              <w:tab/>
              <w:t>-44</w:t>
            </w:r>
            <w:r w:rsidRPr="00716414">
              <w:t xml:space="preserve"> dBm </w:t>
            </w:r>
            <w:r>
              <w:t>≤</w:t>
            </w:r>
            <w:r w:rsidRPr="009A3FB2">
              <w:rPr>
                <w:rFonts w:cs="v3.7.0"/>
              </w:rPr>
              <w:t xml:space="preserve"> </w:t>
            </w:r>
            <w:r>
              <w:rPr>
                <w:rFonts w:cs="v3.7.0"/>
              </w:rPr>
              <w:t>rsrp</w:t>
            </w:r>
          </w:p>
          <w:p w14:paraId="3E050DCF" w14:textId="77777777" w:rsidR="00975CC4" w:rsidRPr="0032443F" w:rsidRDefault="00975CC4" w:rsidP="00166AF3">
            <w:pPr>
              <w:pStyle w:val="TableBody"/>
              <w:rPr>
                <w:b/>
              </w:rPr>
            </w:pPr>
            <w:r>
              <w:t>255</w:t>
            </w:r>
            <w:r>
              <w:tab/>
            </w:r>
            <w:r w:rsidRPr="00032F05">
              <w:tab/>
            </w:r>
            <w:r>
              <w:t>N</w:t>
            </w:r>
            <w:r w:rsidRPr="00032F05">
              <w:t>ot known or not detectable</w:t>
            </w:r>
          </w:p>
        </w:tc>
      </w:tr>
      <w:tr w:rsidR="00975CC4" w:rsidRPr="00C41274" w14:paraId="45831EE1" w14:textId="77777777" w:rsidTr="00166AF3">
        <w:trPr>
          <w:cantSplit w:val="0"/>
          <w:trHeight w:val="72"/>
        </w:trPr>
        <w:tc>
          <w:tcPr>
            <w:tcW w:w="1728" w:type="dxa"/>
          </w:tcPr>
          <w:p w14:paraId="1ED0707A" w14:textId="77777777" w:rsidR="00975CC4" w:rsidRPr="00CC2141" w:rsidRDefault="00975CC4" w:rsidP="00166AF3">
            <w:pPr>
              <w:pStyle w:val="TableBody"/>
              <w:rPr>
                <w:u w:val="single"/>
              </w:rPr>
            </w:pPr>
            <w:r w:rsidRPr="00CC2141">
              <w:rPr>
                <w:u w:val="single"/>
              </w:rPr>
              <w:t>Notes</w:t>
            </w:r>
          </w:p>
        </w:tc>
        <w:tc>
          <w:tcPr>
            <w:tcW w:w="7560" w:type="dxa"/>
          </w:tcPr>
          <w:p w14:paraId="3D77B9BC" w14:textId="77777777" w:rsidR="00975CC4" w:rsidRDefault="00975CC4" w:rsidP="0059466D">
            <w:pPr>
              <w:pStyle w:val="TableBody"/>
              <w:numPr>
                <w:ilvl w:val="0"/>
                <w:numId w:val="104"/>
              </w:numPr>
            </w:pPr>
            <w:r w:rsidRPr="00CC2141">
              <w:t>If the current serving cell is not a GERAN cell, &lt;rxlev&gt; and &lt;ber&gt; are set to value 99.</w:t>
            </w:r>
          </w:p>
          <w:p w14:paraId="351D2ABA" w14:textId="77777777" w:rsidR="00975CC4" w:rsidRDefault="00975CC4" w:rsidP="0059466D">
            <w:pPr>
              <w:pStyle w:val="TableBody"/>
              <w:numPr>
                <w:ilvl w:val="0"/>
                <w:numId w:val="104"/>
              </w:numPr>
            </w:pPr>
            <w:r w:rsidRPr="00CC2141">
              <w:t>If the current serving cell is not a UTRA FDD or UTRA TDD cell, &lt;rscp&gt; is set to 255.</w:t>
            </w:r>
          </w:p>
          <w:p w14:paraId="3AFCFBB6" w14:textId="77777777" w:rsidR="00975CC4" w:rsidRDefault="00975CC4" w:rsidP="0059466D">
            <w:pPr>
              <w:pStyle w:val="TableBody"/>
              <w:numPr>
                <w:ilvl w:val="0"/>
                <w:numId w:val="104"/>
              </w:numPr>
            </w:pPr>
            <w:r w:rsidRPr="00CC2141">
              <w:t>If the current serving cell is not a UTRA FDD cell, &lt;ecno&gt; is set to 255.</w:t>
            </w:r>
          </w:p>
          <w:p w14:paraId="16513C4D" w14:textId="77777777" w:rsidR="00975CC4" w:rsidRPr="00CC2141" w:rsidRDefault="00975CC4" w:rsidP="0059466D">
            <w:pPr>
              <w:pStyle w:val="TableBody"/>
              <w:numPr>
                <w:ilvl w:val="0"/>
                <w:numId w:val="104"/>
              </w:numPr>
            </w:pPr>
            <w:r w:rsidRPr="00CC2141">
              <w:t>If the current serving cell is not an E-UTRA cell, &lt;rsrq&gt; and &lt;rsrp&gt; are set to 255</w:t>
            </w:r>
            <w:r>
              <w:t>.</w:t>
            </w:r>
          </w:p>
        </w:tc>
      </w:tr>
    </w:tbl>
    <w:p w14:paraId="52446D76" w14:textId="55E15F27" w:rsidR="00975CC4" w:rsidDel="009453A7" w:rsidRDefault="00975CC4" w:rsidP="0059466D">
      <w:pPr>
        <w:pStyle w:val="Heading2"/>
        <w:numPr>
          <w:ilvl w:val="1"/>
          <w:numId w:val="11"/>
        </w:numPr>
        <w:ind w:left="1080" w:hanging="1080"/>
        <w:rPr>
          <w:del w:id="6869" w:author="Alban Roche" w:date="2017-08-02T16:33:00Z"/>
        </w:rPr>
      </w:pPr>
      <w:bookmarkStart w:id="6870" w:name="_Ref413663215"/>
      <w:bookmarkStart w:id="6871" w:name="_Toc486251606"/>
      <w:del w:id="6872" w:author="Alban Roche" w:date="2017-08-02T16:33:00Z">
        <w:r w:rsidRPr="00025949" w:rsidDel="009453A7">
          <w:delText>+XCSQ Command: Radio Signal Strength and</w:delText>
        </w:r>
        <w:r w:rsidDel="009453A7">
          <w:delText xml:space="preserve"> Quality with URC Support</w:delText>
        </w:r>
        <w:bookmarkStart w:id="6873" w:name="_Toc489458002"/>
        <w:bookmarkEnd w:id="6870"/>
        <w:bookmarkEnd w:id="6871"/>
        <w:bookmarkEnd w:id="6873"/>
      </w:del>
    </w:p>
    <w:tbl>
      <w:tblPr>
        <w:tblStyle w:val="TableSWIleft"/>
        <w:tblW w:w="9288" w:type="dxa"/>
        <w:tblLayout w:type="fixed"/>
        <w:tblLook w:val="04A0" w:firstRow="1" w:lastRow="0" w:firstColumn="1" w:lastColumn="0" w:noHBand="0" w:noVBand="1"/>
      </w:tblPr>
      <w:tblGrid>
        <w:gridCol w:w="1728"/>
        <w:gridCol w:w="7560"/>
      </w:tblGrid>
      <w:tr w:rsidR="00975CC4" w:rsidRPr="00C41274" w:rsidDel="009453A7" w14:paraId="6E28DCD6" w14:textId="218575B7" w:rsidTr="00166AF3">
        <w:trPr>
          <w:cnfStyle w:val="100000000000" w:firstRow="1" w:lastRow="0" w:firstColumn="0" w:lastColumn="0" w:oddVBand="0" w:evenVBand="0" w:oddHBand="0" w:evenHBand="0" w:firstRowFirstColumn="0" w:firstRowLastColumn="0" w:lastRowFirstColumn="0" w:lastRowLastColumn="0"/>
          <w:del w:id="6874" w:author="Alban Roche" w:date="2017-08-02T16:33:00Z"/>
        </w:trPr>
        <w:tc>
          <w:tcPr>
            <w:tcW w:w="9288" w:type="dxa"/>
            <w:gridSpan w:val="2"/>
          </w:tcPr>
          <w:p w14:paraId="26282BE6" w14:textId="6A5A33E3" w:rsidR="00975CC4" w:rsidRPr="00C41274" w:rsidDel="009453A7" w:rsidRDefault="00975CC4">
            <w:pPr>
              <w:pStyle w:val="TableRowHead"/>
              <w:spacing w:before="144" w:after="144"/>
              <w:rPr>
                <w:del w:id="6875" w:author="Alban Roche" w:date="2017-08-02T16:33:00Z"/>
                <w:bCs w:val="0"/>
              </w:rPr>
            </w:pPr>
            <w:del w:id="6876" w:author="Alban Roche" w:date="2017-08-02T14:40:00Z">
              <w:r w:rsidDel="00F22490">
                <w:delText>HL7618, HL7618RD, HL7648, HL7650, HL7688, HL7690 and HL7692</w:delText>
              </w:r>
            </w:del>
            <w:bookmarkStart w:id="6877" w:name="_Toc489458003"/>
            <w:bookmarkEnd w:id="6877"/>
          </w:p>
        </w:tc>
        <w:bookmarkStart w:id="6878" w:name="_Toc489458004"/>
        <w:bookmarkEnd w:id="6878"/>
      </w:tr>
      <w:tr w:rsidR="00975CC4" w:rsidRPr="00C41274" w:rsidDel="009453A7" w14:paraId="46A004BC" w14:textId="6F640BD2" w:rsidTr="00166AF3">
        <w:trPr>
          <w:trHeight w:val="42"/>
          <w:del w:id="6879" w:author="Alban Roche" w:date="2017-08-02T16:33:00Z"/>
        </w:trPr>
        <w:tc>
          <w:tcPr>
            <w:tcW w:w="1728" w:type="dxa"/>
          </w:tcPr>
          <w:p w14:paraId="30ACE61E" w14:textId="14CA432D" w:rsidR="00975CC4" w:rsidRPr="00C41274" w:rsidDel="009453A7" w:rsidRDefault="00975CC4" w:rsidP="00166AF3">
            <w:pPr>
              <w:pStyle w:val="TableBody"/>
              <w:rPr>
                <w:del w:id="6880" w:author="Alban Roche" w:date="2017-08-02T16:33:00Z"/>
                <w:i/>
              </w:rPr>
            </w:pPr>
            <w:del w:id="6881" w:author="Alban Roche" w:date="2017-08-02T16:33:00Z">
              <w:r w:rsidRPr="00C41274" w:rsidDel="009453A7">
                <w:rPr>
                  <w:i/>
                </w:rPr>
                <w:delText>Test command</w:delText>
              </w:r>
              <w:bookmarkStart w:id="6882" w:name="_Toc489458005"/>
              <w:bookmarkEnd w:id="6882"/>
            </w:del>
          </w:p>
          <w:p w14:paraId="7404E7C9" w14:textId="2E7FC288" w:rsidR="00975CC4" w:rsidRPr="00C41274" w:rsidDel="009453A7" w:rsidRDefault="00975CC4" w:rsidP="00166AF3">
            <w:pPr>
              <w:pStyle w:val="TableBody"/>
              <w:rPr>
                <w:del w:id="6883" w:author="Alban Roche" w:date="2017-08-02T16:33:00Z"/>
              </w:rPr>
            </w:pPr>
            <w:bookmarkStart w:id="6884" w:name="_Toc489458006"/>
            <w:bookmarkEnd w:id="6884"/>
          </w:p>
          <w:p w14:paraId="7B3CF085" w14:textId="74BF42B9" w:rsidR="00975CC4" w:rsidRPr="00C41274" w:rsidDel="009453A7" w:rsidRDefault="00975CC4" w:rsidP="00166AF3">
            <w:pPr>
              <w:pStyle w:val="TableBody"/>
              <w:rPr>
                <w:del w:id="6885" w:author="Alban Roche" w:date="2017-08-02T16:33:00Z"/>
                <w:u w:val="single"/>
              </w:rPr>
            </w:pPr>
            <w:del w:id="6886" w:author="Alban Roche" w:date="2017-08-02T16:33:00Z">
              <w:r w:rsidRPr="00C41274" w:rsidDel="009453A7">
                <w:rPr>
                  <w:u w:val="single"/>
                </w:rPr>
                <w:delText>Syntax</w:delText>
              </w:r>
              <w:bookmarkStart w:id="6887" w:name="_Toc489458007"/>
              <w:bookmarkEnd w:id="6887"/>
            </w:del>
          </w:p>
          <w:p w14:paraId="6BE40ABC" w14:textId="11DBC1F9" w:rsidR="00975CC4" w:rsidRPr="00C41274" w:rsidDel="009453A7" w:rsidRDefault="00975CC4" w:rsidP="00166AF3">
            <w:pPr>
              <w:pStyle w:val="TableBody"/>
              <w:rPr>
                <w:del w:id="6888" w:author="Alban Roche" w:date="2017-08-02T16:33:00Z"/>
              </w:rPr>
            </w:pPr>
            <w:del w:id="6889" w:author="Alban Roche" w:date="2017-08-02T16:33:00Z">
              <w:r w:rsidRPr="00C41274" w:rsidDel="009453A7">
                <w:rPr>
                  <w:b/>
                </w:rPr>
                <w:delText>AT+</w:delText>
              </w:r>
              <w:r w:rsidDel="009453A7">
                <w:rPr>
                  <w:b/>
                </w:rPr>
                <w:delText>XCSQ</w:delText>
              </w:r>
              <w:r w:rsidRPr="00C41274" w:rsidDel="009453A7">
                <w:rPr>
                  <w:b/>
                </w:rPr>
                <w:delText>=?</w:delText>
              </w:r>
              <w:bookmarkStart w:id="6890" w:name="_Toc489458008"/>
              <w:bookmarkEnd w:id="6890"/>
            </w:del>
          </w:p>
        </w:tc>
        <w:tc>
          <w:tcPr>
            <w:tcW w:w="7560" w:type="dxa"/>
          </w:tcPr>
          <w:p w14:paraId="267CC835" w14:textId="36AD2DBF" w:rsidR="00975CC4" w:rsidRPr="00C41274" w:rsidDel="009453A7" w:rsidRDefault="00975CC4" w:rsidP="00166AF3">
            <w:pPr>
              <w:pStyle w:val="TableBody"/>
              <w:rPr>
                <w:del w:id="6891" w:author="Alban Roche" w:date="2017-08-02T16:33:00Z"/>
                <w:u w:val="single"/>
              </w:rPr>
            </w:pPr>
            <w:bookmarkStart w:id="6892" w:name="_Toc489458009"/>
            <w:bookmarkEnd w:id="6892"/>
          </w:p>
          <w:p w14:paraId="1C19611D" w14:textId="2CC0DAC0" w:rsidR="00975CC4" w:rsidRPr="00C41274" w:rsidDel="009453A7" w:rsidRDefault="00975CC4" w:rsidP="00166AF3">
            <w:pPr>
              <w:pStyle w:val="TableBody"/>
              <w:rPr>
                <w:del w:id="6893" w:author="Alban Roche" w:date="2017-08-02T16:33:00Z"/>
                <w:u w:val="single"/>
              </w:rPr>
            </w:pPr>
            <w:bookmarkStart w:id="6894" w:name="_Toc489458010"/>
            <w:bookmarkEnd w:id="6894"/>
          </w:p>
          <w:p w14:paraId="14AF506F" w14:textId="4F7EB371" w:rsidR="00975CC4" w:rsidRPr="00C41274" w:rsidDel="009453A7" w:rsidRDefault="00975CC4" w:rsidP="00166AF3">
            <w:pPr>
              <w:pStyle w:val="TableBody"/>
              <w:rPr>
                <w:del w:id="6895" w:author="Alban Roche" w:date="2017-08-02T16:33:00Z"/>
                <w:u w:val="single"/>
              </w:rPr>
            </w:pPr>
            <w:del w:id="6896" w:author="Alban Roche" w:date="2017-08-02T16:33:00Z">
              <w:r w:rsidRPr="00C41274" w:rsidDel="009453A7">
                <w:rPr>
                  <w:u w:val="single"/>
                </w:rPr>
                <w:delText>Response</w:delText>
              </w:r>
              <w:bookmarkStart w:id="6897" w:name="_Toc489458011"/>
              <w:bookmarkEnd w:id="6897"/>
            </w:del>
          </w:p>
          <w:p w14:paraId="24AD5CF6" w14:textId="66E4F1A2" w:rsidR="00975CC4" w:rsidDel="009453A7" w:rsidRDefault="00975CC4" w:rsidP="00166AF3">
            <w:pPr>
              <w:spacing w:before="40" w:after="40"/>
              <w:rPr>
                <w:del w:id="6898" w:author="Alban Roche" w:date="2017-08-02T16:33:00Z"/>
                <w:rFonts w:eastAsia="SimSun" w:cs="Arial"/>
                <w:b/>
                <w:lang w:eastAsia="ja-JP"/>
              </w:rPr>
            </w:pPr>
            <w:del w:id="6899" w:author="Alban Roche" w:date="2017-08-02T16:33:00Z">
              <w:r w:rsidRPr="00E55B54" w:rsidDel="009453A7">
                <w:rPr>
                  <w:rFonts w:eastAsia="SimSun" w:cs="Arial"/>
                  <w:b/>
                  <w:lang w:eastAsia="ja-JP"/>
                </w:rPr>
                <w:delText>+XCSQ: (</w:delText>
              </w:r>
              <w:r w:rsidRPr="00CC2141" w:rsidDel="009453A7">
                <w:rPr>
                  <w:rFonts w:eastAsia="SimSun" w:cs="Arial"/>
                  <w:lang w:eastAsia="ja-JP"/>
                </w:rPr>
                <w:delText>list of supported</w:delText>
              </w:r>
              <w:r w:rsidRPr="00E55B54" w:rsidDel="009453A7">
                <w:rPr>
                  <w:rFonts w:eastAsia="SimSun" w:cs="Arial"/>
                  <w:b/>
                  <w:lang w:eastAsia="ja-JP"/>
                </w:rPr>
                <w:delText xml:space="preserve"> &lt;n&gt;</w:delText>
              </w:r>
              <w:r w:rsidRPr="00CC2141" w:rsidDel="009453A7">
                <w:rPr>
                  <w:rFonts w:eastAsia="SimSun" w:cs="Arial"/>
                  <w:lang w:eastAsia="ja-JP"/>
                </w:rPr>
                <w:delText>s</w:delText>
              </w:r>
              <w:r w:rsidRPr="00E55B54" w:rsidDel="009453A7">
                <w:rPr>
                  <w:rFonts w:eastAsia="SimSun" w:cs="Arial"/>
                  <w:b/>
                  <w:lang w:eastAsia="ja-JP"/>
                </w:rPr>
                <w:delText>)</w:delText>
              </w:r>
              <w:bookmarkStart w:id="6900" w:name="_Toc489458012"/>
              <w:bookmarkEnd w:id="6900"/>
            </w:del>
          </w:p>
          <w:p w14:paraId="29D40A68" w14:textId="1BBE5232" w:rsidR="00975CC4" w:rsidRPr="00C41274" w:rsidDel="009453A7" w:rsidRDefault="00975CC4" w:rsidP="00166AF3">
            <w:pPr>
              <w:spacing w:before="40" w:after="40"/>
              <w:rPr>
                <w:del w:id="6901" w:author="Alban Roche" w:date="2017-08-02T16:33:00Z"/>
              </w:rPr>
            </w:pPr>
            <w:del w:id="6902" w:author="Alban Roche" w:date="2017-08-02T16:33:00Z">
              <w:r w:rsidDel="009453A7">
                <w:rPr>
                  <w:rFonts w:eastAsia="SimSun" w:cs="Arial"/>
                  <w:b/>
                  <w:lang w:eastAsia="ja-JP"/>
                </w:rPr>
                <w:delText>OK</w:delText>
              </w:r>
              <w:bookmarkStart w:id="6903" w:name="_Toc489458013"/>
              <w:bookmarkEnd w:id="6903"/>
            </w:del>
          </w:p>
        </w:tc>
        <w:bookmarkStart w:id="6904" w:name="_Toc489458014"/>
        <w:bookmarkEnd w:id="6904"/>
      </w:tr>
      <w:tr w:rsidR="00975CC4" w:rsidRPr="00C41274" w:rsidDel="009453A7" w14:paraId="7601EE43" w14:textId="74AC856E" w:rsidTr="00166AF3">
        <w:trPr>
          <w:trHeight w:val="42"/>
          <w:del w:id="6905" w:author="Alban Roche" w:date="2017-08-02T16:33:00Z"/>
        </w:trPr>
        <w:tc>
          <w:tcPr>
            <w:tcW w:w="1728" w:type="dxa"/>
          </w:tcPr>
          <w:p w14:paraId="03E268AE" w14:textId="004EB16C" w:rsidR="00975CC4" w:rsidRPr="00C41274" w:rsidDel="009453A7" w:rsidRDefault="00975CC4" w:rsidP="00166AF3">
            <w:pPr>
              <w:pStyle w:val="TableBody"/>
              <w:rPr>
                <w:del w:id="6906" w:author="Alban Roche" w:date="2017-08-02T16:33:00Z"/>
                <w:i/>
              </w:rPr>
            </w:pPr>
            <w:del w:id="6907" w:author="Alban Roche" w:date="2017-08-02T16:33:00Z">
              <w:r w:rsidDel="009453A7">
                <w:rPr>
                  <w:i/>
                </w:rPr>
                <w:delText xml:space="preserve">Read </w:delText>
              </w:r>
              <w:r w:rsidRPr="00C41274" w:rsidDel="009453A7">
                <w:rPr>
                  <w:i/>
                </w:rPr>
                <w:delText>command</w:delText>
              </w:r>
              <w:bookmarkStart w:id="6908" w:name="_Toc489458015"/>
              <w:bookmarkEnd w:id="6908"/>
            </w:del>
          </w:p>
          <w:p w14:paraId="1FD6A086" w14:textId="65F926F1" w:rsidR="00975CC4" w:rsidRPr="00C41274" w:rsidDel="009453A7" w:rsidRDefault="00975CC4" w:rsidP="00166AF3">
            <w:pPr>
              <w:pStyle w:val="TableBody"/>
              <w:rPr>
                <w:del w:id="6909" w:author="Alban Roche" w:date="2017-08-02T16:33:00Z"/>
              </w:rPr>
            </w:pPr>
            <w:bookmarkStart w:id="6910" w:name="_Toc489458016"/>
            <w:bookmarkEnd w:id="6910"/>
          </w:p>
          <w:p w14:paraId="07D8E8D5" w14:textId="1F5009F4" w:rsidR="00975CC4" w:rsidRPr="00C41274" w:rsidDel="009453A7" w:rsidRDefault="00975CC4" w:rsidP="00166AF3">
            <w:pPr>
              <w:pStyle w:val="TableBody"/>
              <w:rPr>
                <w:del w:id="6911" w:author="Alban Roche" w:date="2017-08-02T16:33:00Z"/>
                <w:u w:val="single"/>
              </w:rPr>
            </w:pPr>
            <w:del w:id="6912" w:author="Alban Roche" w:date="2017-08-02T16:33:00Z">
              <w:r w:rsidRPr="00C41274" w:rsidDel="009453A7">
                <w:rPr>
                  <w:u w:val="single"/>
                </w:rPr>
                <w:delText>Syntax</w:delText>
              </w:r>
              <w:bookmarkStart w:id="6913" w:name="_Toc489458017"/>
              <w:bookmarkEnd w:id="6913"/>
            </w:del>
          </w:p>
          <w:p w14:paraId="2768F70A" w14:textId="21A045CC" w:rsidR="00975CC4" w:rsidRPr="00C41274" w:rsidDel="009453A7" w:rsidRDefault="00975CC4" w:rsidP="00166AF3">
            <w:pPr>
              <w:pStyle w:val="TableBody"/>
              <w:rPr>
                <w:del w:id="6914" w:author="Alban Roche" w:date="2017-08-02T16:33:00Z"/>
                <w:i/>
              </w:rPr>
            </w:pPr>
            <w:del w:id="6915" w:author="Alban Roche" w:date="2017-08-02T16:33:00Z">
              <w:r w:rsidRPr="00C41274" w:rsidDel="009453A7">
                <w:rPr>
                  <w:b/>
                </w:rPr>
                <w:delText>AT+</w:delText>
              </w:r>
              <w:r w:rsidDel="009453A7">
                <w:rPr>
                  <w:b/>
                </w:rPr>
                <w:delText>XCSQ</w:delText>
              </w:r>
              <w:r w:rsidRPr="00C41274" w:rsidDel="009453A7">
                <w:rPr>
                  <w:b/>
                </w:rPr>
                <w:delText>?</w:delText>
              </w:r>
              <w:bookmarkStart w:id="6916" w:name="_Toc489458018"/>
              <w:bookmarkEnd w:id="6916"/>
            </w:del>
          </w:p>
        </w:tc>
        <w:tc>
          <w:tcPr>
            <w:tcW w:w="7560" w:type="dxa"/>
          </w:tcPr>
          <w:p w14:paraId="00DA154D" w14:textId="1CA2675F" w:rsidR="00975CC4" w:rsidRPr="00C41274" w:rsidDel="009453A7" w:rsidRDefault="00975CC4" w:rsidP="00166AF3">
            <w:pPr>
              <w:pStyle w:val="TableBody"/>
              <w:rPr>
                <w:del w:id="6917" w:author="Alban Roche" w:date="2017-08-02T16:33:00Z"/>
                <w:u w:val="single"/>
              </w:rPr>
            </w:pPr>
            <w:bookmarkStart w:id="6918" w:name="_Toc489458019"/>
            <w:bookmarkEnd w:id="6918"/>
          </w:p>
          <w:p w14:paraId="496FD635" w14:textId="1D646D33" w:rsidR="00975CC4" w:rsidRPr="00C41274" w:rsidDel="009453A7" w:rsidRDefault="00975CC4" w:rsidP="00166AF3">
            <w:pPr>
              <w:pStyle w:val="TableBody"/>
              <w:rPr>
                <w:del w:id="6919" w:author="Alban Roche" w:date="2017-08-02T16:33:00Z"/>
                <w:u w:val="single"/>
              </w:rPr>
            </w:pPr>
            <w:bookmarkStart w:id="6920" w:name="_Toc489458020"/>
            <w:bookmarkEnd w:id="6920"/>
          </w:p>
          <w:p w14:paraId="627981AD" w14:textId="016649F4" w:rsidR="00975CC4" w:rsidRPr="007A6F2C" w:rsidDel="009453A7" w:rsidRDefault="00975CC4" w:rsidP="00166AF3">
            <w:pPr>
              <w:pStyle w:val="TableBody"/>
              <w:rPr>
                <w:del w:id="6921" w:author="Alban Roche" w:date="2017-08-02T16:33:00Z"/>
                <w:u w:val="single"/>
              </w:rPr>
            </w:pPr>
            <w:del w:id="6922" w:author="Alban Roche" w:date="2017-08-02T16:33:00Z">
              <w:r w:rsidRPr="007A6F2C" w:rsidDel="009453A7">
                <w:rPr>
                  <w:u w:val="single"/>
                </w:rPr>
                <w:delText>Response</w:delText>
              </w:r>
              <w:bookmarkStart w:id="6923" w:name="_Toc489458021"/>
              <w:bookmarkEnd w:id="6923"/>
            </w:del>
          </w:p>
          <w:p w14:paraId="6A70A7A8" w14:textId="141D8AF6" w:rsidR="00975CC4" w:rsidRPr="007A6F2C" w:rsidDel="009453A7" w:rsidRDefault="00975CC4" w:rsidP="00166AF3">
            <w:pPr>
              <w:pStyle w:val="TableBody"/>
              <w:rPr>
                <w:del w:id="6924" w:author="Alban Roche" w:date="2017-08-02T16:33:00Z"/>
                <w:rFonts w:eastAsia="SimSun"/>
                <w:b/>
              </w:rPr>
            </w:pPr>
            <w:del w:id="6925" w:author="Alban Roche" w:date="2017-08-02T16:33:00Z">
              <w:r w:rsidRPr="007A6F2C" w:rsidDel="009453A7">
                <w:rPr>
                  <w:rFonts w:eastAsia="SimSun"/>
                  <w:b/>
                </w:rPr>
                <w:delText>+XCSQ: &lt;n&gt;,&lt;rssi&gt;,&lt;ber&gt;</w:delText>
              </w:r>
              <w:bookmarkStart w:id="6926" w:name="_Toc489458022"/>
              <w:bookmarkEnd w:id="6926"/>
            </w:del>
          </w:p>
          <w:p w14:paraId="7EDCC1C0" w14:textId="66B624BE" w:rsidR="00975CC4" w:rsidRPr="00C41274" w:rsidDel="009453A7" w:rsidRDefault="00975CC4" w:rsidP="00166AF3">
            <w:pPr>
              <w:pStyle w:val="TableBody"/>
              <w:rPr>
                <w:del w:id="6927" w:author="Alban Roche" w:date="2017-08-02T16:33:00Z"/>
                <w:u w:val="single"/>
              </w:rPr>
            </w:pPr>
            <w:del w:id="6928" w:author="Alban Roche" w:date="2017-08-02T16:33:00Z">
              <w:r w:rsidDel="009453A7">
                <w:rPr>
                  <w:rFonts w:eastAsia="SimSun"/>
                  <w:b/>
                </w:rPr>
                <w:delText>OK</w:delText>
              </w:r>
              <w:bookmarkStart w:id="6929" w:name="_Toc489458023"/>
              <w:bookmarkEnd w:id="6929"/>
            </w:del>
          </w:p>
        </w:tc>
        <w:bookmarkStart w:id="6930" w:name="_Toc489458024"/>
        <w:bookmarkEnd w:id="6930"/>
      </w:tr>
      <w:tr w:rsidR="00975CC4" w:rsidRPr="00CC2141" w:rsidDel="009453A7" w14:paraId="317A4A6C" w14:textId="43585115" w:rsidTr="00166AF3">
        <w:trPr>
          <w:trHeight w:val="42"/>
          <w:del w:id="6931" w:author="Alban Roche" w:date="2017-08-02T16:33:00Z"/>
        </w:trPr>
        <w:tc>
          <w:tcPr>
            <w:tcW w:w="1728" w:type="dxa"/>
          </w:tcPr>
          <w:p w14:paraId="431E88EF" w14:textId="093E3CF0" w:rsidR="00975CC4" w:rsidRPr="00CC2141" w:rsidDel="009453A7" w:rsidRDefault="00975CC4" w:rsidP="00166AF3">
            <w:pPr>
              <w:pStyle w:val="TableBody"/>
              <w:rPr>
                <w:del w:id="6932" w:author="Alban Roche" w:date="2017-08-02T16:33:00Z"/>
                <w:i/>
              </w:rPr>
            </w:pPr>
            <w:del w:id="6933" w:author="Alban Roche" w:date="2017-08-02T16:33:00Z">
              <w:r w:rsidRPr="00CC2141" w:rsidDel="009453A7">
                <w:rPr>
                  <w:i/>
                </w:rPr>
                <w:delText>Write command</w:delText>
              </w:r>
              <w:bookmarkStart w:id="6934" w:name="_Toc489458025"/>
              <w:bookmarkEnd w:id="6934"/>
            </w:del>
          </w:p>
          <w:p w14:paraId="057817C3" w14:textId="33B47863" w:rsidR="00975CC4" w:rsidRPr="00CC2141" w:rsidDel="009453A7" w:rsidRDefault="00975CC4" w:rsidP="00166AF3">
            <w:pPr>
              <w:pStyle w:val="TableBody"/>
              <w:rPr>
                <w:del w:id="6935" w:author="Alban Roche" w:date="2017-08-02T16:33:00Z"/>
              </w:rPr>
            </w:pPr>
            <w:bookmarkStart w:id="6936" w:name="_Toc489458026"/>
            <w:bookmarkEnd w:id="6936"/>
          </w:p>
          <w:p w14:paraId="6B344CA2" w14:textId="6D4ABDD5" w:rsidR="00975CC4" w:rsidRPr="00B41DF2" w:rsidDel="009453A7" w:rsidRDefault="00975CC4" w:rsidP="00166AF3">
            <w:pPr>
              <w:pStyle w:val="TableBody"/>
              <w:rPr>
                <w:del w:id="6937" w:author="Alban Roche" w:date="2017-08-02T16:33:00Z"/>
                <w:u w:val="single"/>
              </w:rPr>
            </w:pPr>
            <w:del w:id="6938" w:author="Alban Roche" w:date="2017-08-02T16:33:00Z">
              <w:r w:rsidRPr="00B41DF2" w:rsidDel="009453A7">
                <w:rPr>
                  <w:u w:val="single"/>
                </w:rPr>
                <w:delText>Syntax</w:delText>
              </w:r>
              <w:bookmarkStart w:id="6939" w:name="_Toc489458027"/>
              <w:bookmarkEnd w:id="6939"/>
            </w:del>
          </w:p>
          <w:p w14:paraId="506CD6EA" w14:textId="251AEF0D" w:rsidR="00975CC4" w:rsidRPr="00CC2141" w:rsidDel="009453A7" w:rsidRDefault="00975CC4" w:rsidP="00166AF3">
            <w:pPr>
              <w:pStyle w:val="TableBody"/>
              <w:rPr>
                <w:del w:id="6940" w:author="Alban Roche" w:date="2017-08-02T16:33:00Z"/>
                <w:i/>
              </w:rPr>
            </w:pPr>
            <w:del w:id="6941" w:author="Alban Roche" w:date="2017-08-02T16:33:00Z">
              <w:r w:rsidRPr="00CC2141" w:rsidDel="009453A7">
                <w:rPr>
                  <w:b/>
                </w:rPr>
                <w:delText>AT+XCSQ=&lt;n&gt;</w:delText>
              </w:r>
              <w:bookmarkStart w:id="6942" w:name="_Toc489458028"/>
              <w:bookmarkEnd w:id="6942"/>
            </w:del>
          </w:p>
        </w:tc>
        <w:tc>
          <w:tcPr>
            <w:tcW w:w="7560" w:type="dxa"/>
          </w:tcPr>
          <w:p w14:paraId="7A7DB6C8" w14:textId="15518B1C" w:rsidR="00975CC4" w:rsidRPr="00CC2141" w:rsidDel="009453A7" w:rsidRDefault="00975CC4" w:rsidP="00166AF3">
            <w:pPr>
              <w:pStyle w:val="TableBody"/>
              <w:rPr>
                <w:del w:id="6943" w:author="Alban Roche" w:date="2017-08-02T16:33:00Z"/>
              </w:rPr>
            </w:pPr>
            <w:bookmarkStart w:id="6944" w:name="_Toc489458029"/>
            <w:bookmarkEnd w:id="6944"/>
          </w:p>
          <w:p w14:paraId="43DA0673" w14:textId="74526C4A" w:rsidR="00975CC4" w:rsidRPr="00CC2141" w:rsidDel="009453A7" w:rsidRDefault="00975CC4" w:rsidP="00166AF3">
            <w:pPr>
              <w:pStyle w:val="TableBody"/>
              <w:rPr>
                <w:del w:id="6945" w:author="Alban Roche" w:date="2017-08-02T16:33:00Z"/>
              </w:rPr>
            </w:pPr>
            <w:bookmarkStart w:id="6946" w:name="_Toc489458030"/>
            <w:bookmarkEnd w:id="6946"/>
          </w:p>
          <w:p w14:paraId="1E3643EB" w14:textId="44BC520F" w:rsidR="00975CC4" w:rsidRPr="00B41DF2" w:rsidDel="009453A7" w:rsidRDefault="00975CC4" w:rsidP="00166AF3">
            <w:pPr>
              <w:pStyle w:val="TableBody"/>
              <w:rPr>
                <w:del w:id="6947" w:author="Alban Roche" w:date="2017-08-02T16:33:00Z"/>
                <w:u w:val="single"/>
              </w:rPr>
            </w:pPr>
            <w:del w:id="6948" w:author="Alban Roche" w:date="2017-08-02T16:33:00Z">
              <w:r w:rsidRPr="00B41DF2" w:rsidDel="009453A7">
                <w:rPr>
                  <w:u w:val="single"/>
                </w:rPr>
                <w:delText>Response</w:delText>
              </w:r>
              <w:bookmarkStart w:id="6949" w:name="_Toc489458031"/>
              <w:bookmarkEnd w:id="6949"/>
            </w:del>
          </w:p>
          <w:p w14:paraId="22D8558E" w14:textId="59ED13DC" w:rsidR="00975CC4" w:rsidRPr="00CC2141" w:rsidDel="009453A7" w:rsidRDefault="00975CC4" w:rsidP="00166AF3">
            <w:pPr>
              <w:pStyle w:val="TableBody"/>
              <w:rPr>
                <w:del w:id="6950" w:author="Alban Roche" w:date="2017-08-02T16:33:00Z"/>
                <w:rFonts w:eastAsia="SimSun"/>
                <w:b/>
              </w:rPr>
            </w:pPr>
            <w:del w:id="6951" w:author="Alban Roche" w:date="2017-08-02T16:33:00Z">
              <w:r w:rsidRPr="00CC2141" w:rsidDel="009453A7">
                <w:rPr>
                  <w:rFonts w:eastAsia="SimSun"/>
                  <w:b/>
                </w:rPr>
                <w:delText>OK</w:delText>
              </w:r>
              <w:bookmarkStart w:id="6952" w:name="_Toc489458032"/>
              <w:bookmarkEnd w:id="6952"/>
            </w:del>
          </w:p>
          <w:p w14:paraId="6056F17D" w14:textId="771FB323" w:rsidR="00975CC4" w:rsidRPr="00CC2141" w:rsidDel="009453A7" w:rsidRDefault="00975CC4" w:rsidP="00166AF3">
            <w:pPr>
              <w:pStyle w:val="TableBody"/>
              <w:rPr>
                <w:del w:id="6953" w:author="Alban Roche" w:date="2017-08-02T16:33:00Z"/>
              </w:rPr>
            </w:pPr>
            <w:bookmarkStart w:id="6954" w:name="_Toc489458033"/>
            <w:bookmarkEnd w:id="6954"/>
          </w:p>
          <w:p w14:paraId="027B3E80" w14:textId="23008F42" w:rsidR="00975CC4" w:rsidRPr="00CC2141" w:rsidDel="009453A7" w:rsidRDefault="00975CC4" w:rsidP="00166AF3">
            <w:pPr>
              <w:pStyle w:val="TableBody"/>
              <w:rPr>
                <w:del w:id="6955" w:author="Alban Roche" w:date="2017-08-02T16:33:00Z"/>
              </w:rPr>
            </w:pPr>
            <w:del w:id="6956" w:author="Alban Roche" w:date="2017-08-02T16:33:00Z">
              <w:r w:rsidRPr="00CC2141" w:rsidDel="009453A7">
                <w:delText>or</w:delText>
              </w:r>
              <w:bookmarkStart w:id="6957" w:name="_Toc489458034"/>
              <w:bookmarkEnd w:id="6957"/>
            </w:del>
          </w:p>
          <w:p w14:paraId="4D19722A" w14:textId="6397EC1C" w:rsidR="00975CC4" w:rsidRPr="00CC2141" w:rsidDel="009453A7" w:rsidRDefault="00975CC4" w:rsidP="00166AF3">
            <w:pPr>
              <w:pStyle w:val="TableBody"/>
              <w:rPr>
                <w:del w:id="6958" w:author="Alban Roche" w:date="2017-08-02T16:33:00Z"/>
                <w:b/>
              </w:rPr>
            </w:pPr>
            <w:del w:id="6959" w:author="Alban Roche" w:date="2017-08-02T16:33:00Z">
              <w:r w:rsidRPr="00CC2141" w:rsidDel="009453A7">
                <w:rPr>
                  <w:b/>
                </w:rPr>
                <w:delText>+CME ERROR: &lt;err&gt;</w:delText>
              </w:r>
              <w:bookmarkStart w:id="6960" w:name="_Toc489458035"/>
              <w:bookmarkEnd w:id="6960"/>
            </w:del>
          </w:p>
          <w:p w14:paraId="643DA1E7" w14:textId="5649EBC0" w:rsidR="00975CC4" w:rsidRPr="00CC2141" w:rsidDel="009453A7" w:rsidRDefault="00975CC4" w:rsidP="00166AF3">
            <w:pPr>
              <w:pStyle w:val="TableBody"/>
              <w:rPr>
                <w:del w:id="6961" w:author="Alban Roche" w:date="2017-08-02T16:33:00Z"/>
              </w:rPr>
            </w:pPr>
            <w:bookmarkStart w:id="6962" w:name="_Toc489458036"/>
            <w:bookmarkEnd w:id="6962"/>
          </w:p>
          <w:p w14:paraId="2B791A4C" w14:textId="50DD1C13" w:rsidR="00975CC4" w:rsidRPr="00B41DF2" w:rsidDel="009453A7" w:rsidRDefault="00975CC4" w:rsidP="00166AF3">
            <w:pPr>
              <w:pStyle w:val="TableBody"/>
              <w:rPr>
                <w:del w:id="6963" w:author="Alban Roche" w:date="2017-08-02T16:33:00Z"/>
                <w:u w:val="single"/>
              </w:rPr>
            </w:pPr>
            <w:del w:id="6964" w:author="Alban Roche" w:date="2017-08-02T16:33:00Z">
              <w:r w:rsidRPr="00B41DF2" w:rsidDel="009453A7">
                <w:rPr>
                  <w:u w:val="single"/>
                </w:rPr>
                <w:delText>Parameters</w:delText>
              </w:r>
              <w:bookmarkStart w:id="6965" w:name="_Toc489458037"/>
              <w:bookmarkEnd w:id="6965"/>
            </w:del>
          </w:p>
          <w:p w14:paraId="5FF2A75B" w14:textId="66ADD1EF" w:rsidR="00975CC4" w:rsidRPr="00CC2141" w:rsidDel="009453A7" w:rsidRDefault="00975CC4" w:rsidP="00166AF3">
            <w:pPr>
              <w:pStyle w:val="TableBody"/>
              <w:rPr>
                <w:del w:id="6966" w:author="Alban Roche" w:date="2017-08-02T16:33:00Z"/>
              </w:rPr>
            </w:pPr>
            <w:del w:id="6967" w:author="Alban Roche" w:date="2017-08-02T16:33:00Z">
              <w:r w:rsidRPr="000963B3" w:rsidDel="009453A7">
                <w:rPr>
                  <w:b/>
                </w:rPr>
                <w:delText>&lt;n&gt;</w:delText>
              </w:r>
              <w:r w:rsidRPr="00CC2141" w:rsidDel="009453A7">
                <w:tab/>
                <w:delText>0</w:delText>
              </w:r>
              <w:r w:rsidRPr="00CC2141" w:rsidDel="009453A7">
                <w:tab/>
                <w:delText>Disable radio signal strength and quality indication URC</w:delText>
              </w:r>
              <w:bookmarkStart w:id="6968" w:name="_Toc489458038"/>
              <w:bookmarkEnd w:id="6968"/>
            </w:del>
          </w:p>
          <w:p w14:paraId="7B0B2E6A" w14:textId="18AD65B7" w:rsidR="00975CC4" w:rsidRPr="00CC2141" w:rsidDel="009453A7" w:rsidRDefault="00975CC4" w:rsidP="00166AF3">
            <w:pPr>
              <w:pStyle w:val="TableBody"/>
              <w:rPr>
                <w:del w:id="6969" w:author="Alban Roche" w:date="2017-08-02T16:33:00Z"/>
              </w:rPr>
            </w:pPr>
            <w:del w:id="6970" w:author="Alban Roche" w:date="2017-08-02T16:33:00Z">
              <w:r w:rsidRPr="00CC2141" w:rsidDel="009453A7">
                <w:tab/>
                <w:delText>1</w:delText>
              </w:r>
              <w:r w:rsidRPr="00CC2141" w:rsidDel="009453A7">
                <w:tab/>
                <w:delText>Enable radio signal strength and quality indication URC</w:delText>
              </w:r>
              <w:bookmarkStart w:id="6971" w:name="_Toc489458039"/>
              <w:bookmarkEnd w:id="6971"/>
            </w:del>
          </w:p>
          <w:p w14:paraId="770088F9" w14:textId="4F23C9B0" w:rsidR="00975CC4" w:rsidRPr="00CC2141" w:rsidDel="009453A7" w:rsidRDefault="00975CC4" w:rsidP="00166AF3">
            <w:pPr>
              <w:pStyle w:val="TableBody"/>
              <w:rPr>
                <w:del w:id="6972" w:author="Alban Roche" w:date="2017-08-02T16:33:00Z"/>
              </w:rPr>
            </w:pPr>
            <w:bookmarkStart w:id="6973" w:name="_Toc489458040"/>
            <w:bookmarkEnd w:id="6973"/>
          </w:p>
          <w:p w14:paraId="6A93AB05" w14:textId="2885B131" w:rsidR="00975CC4" w:rsidRPr="00CC2141" w:rsidDel="009453A7" w:rsidRDefault="00975CC4" w:rsidP="00166AF3">
            <w:pPr>
              <w:pStyle w:val="TableBody"/>
              <w:rPr>
                <w:del w:id="6974" w:author="Alban Roche" w:date="2017-08-02T16:33:00Z"/>
              </w:rPr>
            </w:pPr>
            <w:del w:id="6975" w:author="Alban Roche" w:date="2017-08-02T16:33:00Z">
              <w:r w:rsidRPr="000963B3" w:rsidDel="009453A7">
                <w:rPr>
                  <w:b/>
                </w:rPr>
                <w:delText>&lt;rssi&gt;</w:delText>
              </w:r>
              <w:r w:rsidRPr="00CC2141" w:rsidDel="009453A7">
                <w:tab/>
              </w:r>
              <w:r w:rsidDel="009453A7">
                <w:tab/>
              </w:r>
              <w:r w:rsidRPr="00CC2141" w:rsidDel="009453A7">
                <w:delText>Radio signal strength indication</w:delText>
              </w:r>
              <w:bookmarkStart w:id="6976" w:name="_Toc489458041"/>
              <w:bookmarkEnd w:id="6976"/>
            </w:del>
          </w:p>
          <w:p w14:paraId="3E14D4AE" w14:textId="5255D89C" w:rsidR="00975CC4" w:rsidRPr="00671C8B" w:rsidDel="009453A7" w:rsidRDefault="00975CC4" w:rsidP="00166AF3">
            <w:pPr>
              <w:pStyle w:val="TableBody"/>
              <w:rPr>
                <w:del w:id="6977" w:author="Alban Roche" w:date="2017-08-02T16:33:00Z"/>
              </w:rPr>
            </w:pPr>
            <w:del w:id="6978" w:author="Alban Roche" w:date="2017-08-02T16:33:00Z">
              <w:r w:rsidRPr="00671C8B" w:rsidDel="009453A7">
                <w:delText>0</w:delText>
              </w:r>
              <w:r w:rsidRPr="00671C8B" w:rsidDel="009453A7">
                <w:tab/>
              </w:r>
              <w:r w:rsidDel="009453A7">
                <w:tab/>
              </w:r>
              <w:r w:rsidRPr="00671C8B" w:rsidDel="009453A7">
                <w:noBreakHyphen/>
                <w:delText>1</w:delText>
              </w:r>
              <w:r w:rsidDel="009453A7">
                <w:delText>13</w:delText>
              </w:r>
              <w:r w:rsidRPr="00671C8B" w:rsidDel="009453A7">
                <w:delText> dBm or less</w:delText>
              </w:r>
              <w:bookmarkStart w:id="6979" w:name="_Toc489458042"/>
              <w:bookmarkEnd w:id="6979"/>
            </w:del>
          </w:p>
          <w:p w14:paraId="402FE656" w14:textId="170F7492" w:rsidR="00975CC4" w:rsidRPr="00671C8B" w:rsidDel="009453A7" w:rsidRDefault="00975CC4" w:rsidP="00166AF3">
            <w:pPr>
              <w:pStyle w:val="TableBody"/>
              <w:ind w:hanging="18"/>
              <w:rPr>
                <w:del w:id="6980" w:author="Alban Roche" w:date="2017-08-02T16:33:00Z"/>
              </w:rPr>
            </w:pPr>
            <w:del w:id="6981" w:author="Alban Roche" w:date="2017-08-02T16:33:00Z">
              <w:r w:rsidRPr="00671C8B" w:rsidDel="009453A7">
                <w:tab/>
                <w:delText>1</w:delText>
              </w:r>
              <w:r w:rsidDel="009453A7">
                <w:delText xml:space="preserve"> – 30</w:delText>
              </w:r>
              <w:r w:rsidRPr="00671C8B" w:rsidDel="009453A7">
                <w:tab/>
              </w:r>
              <w:r w:rsidDel="009453A7">
                <w:tab/>
              </w:r>
              <w:r w:rsidRPr="00671C8B" w:rsidDel="009453A7">
                <w:noBreakHyphen/>
                <w:delText>1</w:delText>
              </w:r>
              <w:r w:rsidDel="009453A7">
                <w:delText>11</w:delText>
              </w:r>
              <w:r w:rsidRPr="00671C8B" w:rsidDel="009453A7">
                <w:delText> </w:delText>
              </w:r>
              <w:r w:rsidDel="009453A7">
                <w:delText xml:space="preserve">to -53 </w:delText>
              </w:r>
              <w:r w:rsidRPr="00671C8B" w:rsidDel="009453A7">
                <w:delText>dBm</w:delText>
              </w:r>
              <w:bookmarkStart w:id="6982" w:name="_Toc489458043"/>
              <w:bookmarkEnd w:id="6982"/>
            </w:del>
          </w:p>
          <w:p w14:paraId="08A443E4" w14:textId="24E5B280" w:rsidR="00975CC4" w:rsidRPr="00671C8B" w:rsidDel="009453A7" w:rsidRDefault="00975CC4" w:rsidP="00166AF3">
            <w:pPr>
              <w:pStyle w:val="TableBody"/>
              <w:ind w:hanging="18"/>
              <w:rPr>
                <w:del w:id="6983" w:author="Alban Roche" w:date="2017-08-02T16:33:00Z"/>
              </w:rPr>
            </w:pPr>
            <w:del w:id="6984" w:author="Alban Roche" w:date="2017-08-02T16:33:00Z">
              <w:r w:rsidRPr="00671C8B" w:rsidDel="009453A7">
                <w:tab/>
              </w:r>
              <w:r w:rsidDel="009453A7">
                <w:delText>31</w:delText>
              </w:r>
              <w:r w:rsidRPr="00671C8B" w:rsidDel="009453A7">
                <w:tab/>
              </w:r>
              <w:r w:rsidDel="009453A7">
                <w:tab/>
              </w:r>
              <w:r w:rsidRPr="00671C8B" w:rsidDel="009453A7">
                <w:noBreakHyphen/>
              </w:r>
              <w:r w:rsidDel="009453A7">
                <w:delText>51</w:delText>
              </w:r>
              <w:r w:rsidRPr="00671C8B" w:rsidDel="009453A7">
                <w:delText xml:space="preserve"> dBm </w:delText>
              </w:r>
              <w:r w:rsidDel="009453A7">
                <w:delText>or greater</w:delText>
              </w:r>
              <w:bookmarkStart w:id="6985" w:name="_Toc489458044"/>
              <w:bookmarkEnd w:id="6985"/>
            </w:del>
          </w:p>
          <w:p w14:paraId="20CD42B8" w14:textId="68315096" w:rsidR="00975CC4" w:rsidRPr="00671C8B" w:rsidDel="009453A7" w:rsidRDefault="00975CC4" w:rsidP="00166AF3">
            <w:pPr>
              <w:pStyle w:val="TableBody"/>
              <w:ind w:hanging="18"/>
              <w:rPr>
                <w:del w:id="6986" w:author="Alban Roche" w:date="2017-08-02T16:33:00Z"/>
              </w:rPr>
            </w:pPr>
            <w:del w:id="6987" w:author="Alban Roche" w:date="2017-08-02T16:33:00Z">
              <w:r w:rsidRPr="00671C8B" w:rsidDel="009453A7">
                <w:tab/>
              </w:r>
              <w:r w:rsidRPr="0013339A" w:rsidDel="009453A7">
                <w:rPr>
                  <w:u w:val="single"/>
                </w:rPr>
                <w:delText>99</w:delText>
              </w:r>
              <w:r w:rsidRPr="00671C8B" w:rsidDel="009453A7">
                <w:tab/>
              </w:r>
              <w:r w:rsidDel="009453A7">
                <w:tab/>
              </w:r>
              <w:r w:rsidRPr="00671C8B" w:rsidDel="009453A7">
                <w:delText>Not known or not detectable</w:delText>
              </w:r>
              <w:bookmarkStart w:id="6988" w:name="_Toc489458045"/>
              <w:bookmarkEnd w:id="6988"/>
            </w:del>
          </w:p>
          <w:p w14:paraId="7D854BDB" w14:textId="46ED6A7A" w:rsidR="00975CC4" w:rsidRPr="00CC2141" w:rsidDel="009453A7" w:rsidRDefault="00975CC4" w:rsidP="00166AF3">
            <w:pPr>
              <w:pStyle w:val="TableBody"/>
              <w:rPr>
                <w:del w:id="6989" w:author="Alban Roche" w:date="2017-08-02T16:33:00Z"/>
              </w:rPr>
            </w:pPr>
            <w:bookmarkStart w:id="6990" w:name="_Toc489458046"/>
            <w:bookmarkEnd w:id="6990"/>
          </w:p>
          <w:p w14:paraId="7DBC078B" w14:textId="5457B219" w:rsidR="00975CC4" w:rsidRPr="00CC2141" w:rsidDel="009453A7" w:rsidRDefault="00975CC4" w:rsidP="00166AF3">
            <w:pPr>
              <w:pStyle w:val="TableBody"/>
              <w:rPr>
                <w:del w:id="6991" w:author="Alban Roche" w:date="2017-08-02T16:33:00Z"/>
              </w:rPr>
            </w:pPr>
            <w:del w:id="6992" w:author="Alban Roche" w:date="2017-08-02T16:33:00Z">
              <w:r w:rsidRPr="000963B3" w:rsidDel="009453A7">
                <w:rPr>
                  <w:b/>
                </w:rPr>
                <w:delText>&lt;ber&gt;</w:delText>
              </w:r>
              <w:r w:rsidRPr="00CC2141" w:rsidDel="009453A7">
                <w:tab/>
              </w:r>
              <w:r w:rsidDel="009453A7">
                <w:tab/>
              </w:r>
              <w:r w:rsidRPr="00CC2141" w:rsidDel="009453A7">
                <w:delText>Received signal quality. Range of values = 0 – 34 accoding to specification 3GPP 36.133 section 9.1.7</w:delText>
              </w:r>
              <w:bookmarkStart w:id="6993" w:name="_Toc489458047"/>
              <w:bookmarkEnd w:id="6993"/>
            </w:del>
          </w:p>
        </w:tc>
        <w:bookmarkStart w:id="6994" w:name="_Toc489458048"/>
        <w:bookmarkEnd w:id="6994"/>
      </w:tr>
      <w:tr w:rsidR="00975CC4" w:rsidRPr="00C41274" w:rsidDel="009453A7" w14:paraId="027AD83F" w14:textId="03EC0C88" w:rsidTr="00166AF3">
        <w:trPr>
          <w:trHeight w:val="42"/>
          <w:del w:id="6995" w:author="Alban Roche" w:date="2017-08-02T16:33:00Z"/>
        </w:trPr>
        <w:tc>
          <w:tcPr>
            <w:tcW w:w="1728" w:type="dxa"/>
          </w:tcPr>
          <w:p w14:paraId="3B85CC81" w14:textId="430A2088" w:rsidR="00975CC4" w:rsidDel="009453A7" w:rsidRDefault="00975CC4" w:rsidP="00166AF3">
            <w:pPr>
              <w:pStyle w:val="TableBody"/>
              <w:rPr>
                <w:del w:id="6996" w:author="Alban Roche" w:date="2017-08-02T16:33:00Z"/>
                <w:i/>
              </w:rPr>
            </w:pPr>
            <w:del w:id="6997" w:author="Alban Roche" w:date="2017-08-02T16:33:00Z">
              <w:r w:rsidDel="009453A7">
                <w:rPr>
                  <w:i/>
                </w:rPr>
                <w:delText>Unsolicited Notification</w:delText>
              </w:r>
              <w:bookmarkStart w:id="6998" w:name="_Toc489458049"/>
              <w:bookmarkEnd w:id="6998"/>
            </w:del>
          </w:p>
        </w:tc>
        <w:tc>
          <w:tcPr>
            <w:tcW w:w="7560" w:type="dxa"/>
          </w:tcPr>
          <w:p w14:paraId="17033E58" w14:textId="631E9ECE" w:rsidR="00975CC4" w:rsidDel="009453A7" w:rsidRDefault="00975CC4" w:rsidP="00166AF3">
            <w:pPr>
              <w:pStyle w:val="TableBody"/>
              <w:rPr>
                <w:del w:id="6999" w:author="Alban Roche" w:date="2017-08-02T16:33:00Z"/>
              </w:rPr>
            </w:pPr>
            <w:del w:id="7000" w:author="Alban Roche" w:date="2017-08-02T16:33:00Z">
              <w:r w:rsidDel="009453A7">
                <w:rPr>
                  <w:u w:val="single"/>
                </w:rPr>
                <w:delText>Response</w:delText>
              </w:r>
              <w:bookmarkStart w:id="7001" w:name="_Toc489458050"/>
              <w:bookmarkEnd w:id="7001"/>
            </w:del>
          </w:p>
          <w:p w14:paraId="727B6266" w14:textId="496A091A" w:rsidR="00975CC4" w:rsidRPr="00CC2141" w:rsidDel="009453A7" w:rsidRDefault="00975CC4" w:rsidP="00166AF3">
            <w:pPr>
              <w:pStyle w:val="TableBody"/>
              <w:rPr>
                <w:del w:id="7002" w:author="Alban Roche" w:date="2017-08-02T16:33:00Z"/>
                <w:u w:val="single"/>
              </w:rPr>
            </w:pPr>
            <w:del w:id="7003" w:author="Alban Roche" w:date="2017-08-02T16:33:00Z">
              <w:r w:rsidRPr="00CC2141" w:rsidDel="009453A7">
                <w:rPr>
                  <w:b/>
                </w:rPr>
                <w:delText>+XCSQ: &lt;rssi&gt;,&lt;ber&gt;</w:delText>
              </w:r>
              <w:bookmarkStart w:id="7004" w:name="_Toc489458051"/>
              <w:bookmarkEnd w:id="7004"/>
            </w:del>
          </w:p>
        </w:tc>
        <w:bookmarkStart w:id="7005" w:name="_Toc489458052"/>
        <w:bookmarkEnd w:id="7005"/>
      </w:tr>
    </w:tbl>
    <w:p w14:paraId="3DC69FA9" w14:textId="17DB5BF0" w:rsidR="00975CC4" w:rsidDel="009453A7" w:rsidRDefault="00975CC4" w:rsidP="0059466D">
      <w:pPr>
        <w:pStyle w:val="Heading2"/>
        <w:numPr>
          <w:ilvl w:val="1"/>
          <w:numId w:val="11"/>
        </w:numPr>
        <w:ind w:left="1080" w:hanging="1080"/>
        <w:rPr>
          <w:del w:id="7006" w:author="Alban Roche" w:date="2017-08-02T16:33:00Z"/>
        </w:rPr>
      </w:pPr>
      <w:bookmarkStart w:id="7007" w:name="_Ref413663220"/>
      <w:bookmarkStart w:id="7008" w:name="_Toc486251607"/>
      <w:del w:id="7009" w:author="Alban Roche" w:date="2017-08-02T16:33:00Z">
        <w:r w:rsidRPr="00CC2141" w:rsidDel="009453A7">
          <w:delText>+XCESQ Command: Extended Signal Quality</w:delText>
        </w:r>
        <w:r w:rsidDel="009453A7">
          <w:delText xml:space="preserve"> with URC Support</w:delText>
        </w:r>
        <w:bookmarkStart w:id="7010" w:name="_Toc489458053"/>
        <w:bookmarkEnd w:id="7007"/>
        <w:bookmarkEnd w:id="7008"/>
        <w:bookmarkEnd w:id="7010"/>
      </w:del>
    </w:p>
    <w:tbl>
      <w:tblPr>
        <w:tblStyle w:val="TableSWIleft"/>
        <w:tblW w:w="9288" w:type="dxa"/>
        <w:tblLayout w:type="fixed"/>
        <w:tblLook w:val="04A0" w:firstRow="1" w:lastRow="0" w:firstColumn="1" w:lastColumn="0" w:noHBand="0" w:noVBand="1"/>
      </w:tblPr>
      <w:tblGrid>
        <w:gridCol w:w="1728"/>
        <w:gridCol w:w="7560"/>
      </w:tblGrid>
      <w:tr w:rsidR="00975CC4" w:rsidRPr="00C41274" w:rsidDel="009453A7" w14:paraId="66B34515" w14:textId="12EA9675" w:rsidTr="00166AF3">
        <w:trPr>
          <w:cnfStyle w:val="100000000000" w:firstRow="1" w:lastRow="0" w:firstColumn="0" w:lastColumn="0" w:oddVBand="0" w:evenVBand="0" w:oddHBand="0" w:evenHBand="0" w:firstRowFirstColumn="0" w:firstRowLastColumn="0" w:lastRowFirstColumn="0" w:lastRowLastColumn="0"/>
          <w:del w:id="7011" w:author="Alban Roche" w:date="2017-08-02T16:33:00Z"/>
        </w:trPr>
        <w:tc>
          <w:tcPr>
            <w:tcW w:w="9288" w:type="dxa"/>
            <w:gridSpan w:val="2"/>
          </w:tcPr>
          <w:p w14:paraId="07E7E7C6" w14:textId="4A3CA09D" w:rsidR="00975CC4" w:rsidRPr="00C41274" w:rsidDel="009453A7" w:rsidRDefault="00975CC4">
            <w:pPr>
              <w:pStyle w:val="TableRowHead"/>
              <w:spacing w:before="144" w:after="144"/>
              <w:rPr>
                <w:del w:id="7012" w:author="Alban Roche" w:date="2017-08-02T16:33:00Z"/>
                <w:bCs w:val="0"/>
              </w:rPr>
            </w:pPr>
            <w:del w:id="7013" w:author="Alban Roche" w:date="2017-08-02T14:40:00Z">
              <w:r w:rsidDel="00F22490">
                <w:delText>HL7618, HL7618RD, HL7648, HL7650, HL7688, HL7690 and HL7692</w:delText>
              </w:r>
            </w:del>
            <w:bookmarkStart w:id="7014" w:name="_Toc489458054"/>
            <w:bookmarkEnd w:id="7014"/>
          </w:p>
        </w:tc>
        <w:bookmarkStart w:id="7015" w:name="_Toc489458055"/>
        <w:bookmarkEnd w:id="7015"/>
      </w:tr>
      <w:tr w:rsidR="00975CC4" w:rsidRPr="00C41274" w:rsidDel="009453A7" w14:paraId="10C0D4A5" w14:textId="501E34A1" w:rsidTr="00166AF3">
        <w:trPr>
          <w:trHeight w:val="42"/>
          <w:del w:id="7016" w:author="Alban Roche" w:date="2017-08-02T16:33:00Z"/>
        </w:trPr>
        <w:tc>
          <w:tcPr>
            <w:tcW w:w="1728" w:type="dxa"/>
          </w:tcPr>
          <w:p w14:paraId="066E32A4" w14:textId="67703D42" w:rsidR="00975CC4" w:rsidRPr="00C41274" w:rsidDel="009453A7" w:rsidRDefault="00975CC4" w:rsidP="00166AF3">
            <w:pPr>
              <w:pStyle w:val="TableBody"/>
              <w:rPr>
                <w:del w:id="7017" w:author="Alban Roche" w:date="2017-08-02T16:33:00Z"/>
                <w:i/>
              </w:rPr>
            </w:pPr>
            <w:del w:id="7018" w:author="Alban Roche" w:date="2017-08-02T16:33:00Z">
              <w:r w:rsidRPr="00C41274" w:rsidDel="009453A7">
                <w:rPr>
                  <w:i/>
                </w:rPr>
                <w:delText>Test command</w:delText>
              </w:r>
              <w:bookmarkStart w:id="7019" w:name="_Toc489458056"/>
              <w:bookmarkEnd w:id="7019"/>
            </w:del>
          </w:p>
          <w:p w14:paraId="4C99624B" w14:textId="57EAFA5F" w:rsidR="00975CC4" w:rsidRPr="00C41274" w:rsidDel="009453A7" w:rsidRDefault="00975CC4" w:rsidP="00166AF3">
            <w:pPr>
              <w:pStyle w:val="TableBody"/>
              <w:rPr>
                <w:del w:id="7020" w:author="Alban Roche" w:date="2017-08-02T16:33:00Z"/>
              </w:rPr>
            </w:pPr>
            <w:bookmarkStart w:id="7021" w:name="_Toc489458057"/>
            <w:bookmarkEnd w:id="7021"/>
          </w:p>
          <w:p w14:paraId="335CB13C" w14:textId="02650970" w:rsidR="00975CC4" w:rsidRPr="00C41274" w:rsidDel="009453A7" w:rsidRDefault="00975CC4" w:rsidP="00166AF3">
            <w:pPr>
              <w:pStyle w:val="TableBody"/>
              <w:rPr>
                <w:del w:id="7022" w:author="Alban Roche" w:date="2017-08-02T16:33:00Z"/>
                <w:u w:val="single"/>
              </w:rPr>
            </w:pPr>
            <w:del w:id="7023" w:author="Alban Roche" w:date="2017-08-02T16:33:00Z">
              <w:r w:rsidRPr="00C41274" w:rsidDel="009453A7">
                <w:rPr>
                  <w:u w:val="single"/>
                </w:rPr>
                <w:delText>Syntax</w:delText>
              </w:r>
              <w:bookmarkStart w:id="7024" w:name="_Toc489458058"/>
              <w:bookmarkEnd w:id="7024"/>
            </w:del>
          </w:p>
          <w:p w14:paraId="06082A69" w14:textId="1A18438B" w:rsidR="00975CC4" w:rsidRPr="00C41274" w:rsidDel="009453A7" w:rsidRDefault="00975CC4" w:rsidP="00166AF3">
            <w:pPr>
              <w:pStyle w:val="TableBody"/>
              <w:rPr>
                <w:del w:id="7025" w:author="Alban Roche" w:date="2017-08-02T16:33:00Z"/>
              </w:rPr>
            </w:pPr>
            <w:del w:id="7026" w:author="Alban Roche" w:date="2017-08-02T16:33:00Z">
              <w:r w:rsidRPr="00C41274" w:rsidDel="009453A7">
                <w:rPr>
                  <w:b/>
                </w:rPr>
                <w:delText>AT+</w:delText>
              </w:r>
              <w:r w:rsidDel="009453A7">
                <w:rPr>
                  <w:b/>
                </w:rPr>
                <w:delText>XCESQ</w:delText>
              </w:r>
              <w:r w:rsidRPr="00C41274" w:rsidDel="009453A7">
                <w:rPr>
                  <w:b/>
                </w:rPr>
                <w:delText>=?</w:delText>
              </w:r>
              <w:bookmarkStart w:id="7027" w:name="_Toc489458059"/>
              <w:bookmarkEnd w:id="7027"/>
            </w:del>
          </w:p>
        </w:tc>
        <w:tc>
          <w:tcPr>
            <w:tcW w:w="7560" w:type="dxa"/>
          </w:tcPr>
          <w:p w14:paraId="024FA8EF" w14:textId="2FE3FD8B" w:rsidR="00975CC4" w:rsidRPr="00C41274" w:rsidDel="009453A7" w:rsidRDefault="00975CC4" w:rsidP="00166AF3">
            <w:pPr>
              <w:pStyle w:val="TableBody"/>
              <w:rPr>
                <w:del w:id="7028" w:author="Alban Roche" w:date="2017-08-02T16:33:00Z"/>
                <w:u w:val="single"/>
              </w:rPr>
            </w:pPr>
            <w:bookmarkStart w:id="7029" w:name="_Toc489458060"/>
            <w:bookmarkEnd w:id="7029"/>
          </w:p>
          <w:p w14:paraId="4510816F" w14:textId="5882935D" w:rsidR="00975CC4" w:rsidRPr="00C41274" w:rsidDel="009453A7" w:rsidRDefault="00975CC4" w:rsidP="00166AF3">
            <w:pPr>
              <w:pStyle w:val="TableBody"/>
              <w:rPr>
                <w:del w:id="7030" w:author="Alban Roche" w:date="2017-08-02T16:33:00Z"/>
                <w:u w:val="single"/>
              </w:rPr>
            </w:pPr>
            <w:bookmarkStart w:id="7031" w:name="_Toc489458061"/>
            <w:bookmarkEnd w:id="7031"/>
          </w:p>
          <w:p w14:paraId="25426A67" w14:textId="00ADF132" w:rsidR="00975CC4" w:rsidRPr="00C41274" w:rsidDel="009453A7" w:rsidRDefault="00975CC4" w:rsidP="00166AF3">
            <w:pPr>
              <w:pStyle w:val="TableBody"/>
              <w:rPr>
                <w:del w:id="7032" w:author="Alban Roche" w:date="2017-08-02T16:33:00Z"/>
                <w:u w:val="single"/>
              </w:rPr>
            </w:pPr>
            <w:del w:id="7033" w:author="Alban Roche" w:date="2017-08-02T16:33:00Z">
              <w:r w:rsidRPr="00C41274" w:rsidDel="009453A7">
                <w:rPr>
                  <w:u w:val="single"/>
                </w:rPr>
                <w:delText>Response</w:delText>
              </w:r>
              <w:bookmarkStart w:id="7034" w:name="_Toc489458062"/>
              <w:bookmarkEnd w:id="7034"/>
            </w:del>
          </w:p>
          <w:p w14:paraId="7FF8AB2F" w14:textId="16982644" w:rsidR="00975CC4" w:rsidDel="009453A7" w:rsidRDefault="00975CC4" w:rsidP="00166AF3">
            <w:pPr>
              <w:spacing w:before="40" w:after="40"/>
              <w:rPr>
                <w:del w:id="7035" w:author="Alban Roche" w:date="2017-08-02T16:33:00Z"/>
                <w:rFonts w:eastAsia="SimSun" w:cs="Arial"/>
                <w:b/>
                <w:lang w:eastAsia="ja-JP"/>
              </w:rPr>
            </w:pPr>
            <w:del w:id="7036" w:author="Alban Roche" w:date="2017-08-02T16:33:00Z">
              <w:r w:rsidRPr="00CB167E" w:rsidDel="009453A7">
                <w:rPr>
                  <w:rFonts w:eastAsia="SimSun" w:cs="Arial"/>
                  <w:b/>
                  <w:lang w:eastAsia="ja-JP"/>
                </w:rPr>
                <w:delText>+XCESQ: (</w:delText>
              </w:r>
              <w:r w:rsidRPr="00CC2141" w:rsidDel="009453A7">
                <w:rPr>
                  <w:rFonts w:eastAsia="SimSun" w:cs="Arial"/>
                  <w:lang w:eastAsia="ja-JP"/>
                </w:rPr>
                <w:delText>list of supported</w:delText>
              </w:r>
              <w:r w:rsidRPr="00CB167E" w:rsidDel="009453A7">
                <w:rPr>
                  <w:rFonts w:eastAsia="SimSun" w:cs="Arial"/>
                  <w:b/>
                  <w:lang w:eastAsia="ja-JP"/>
                </w:rPr>
                <w:delText xml:space="preserve"> &lt;n&gt;</w:delText>
              </w:r>
              <w:r w:rsidRPr="00CC2141" w:rsidDel="009453A7">
                <w:rPr>
                  <w:rFonts w:eastAsia="SimSun" w:cs="Arial"/>
                  <w:lang w:eastAsia="ja-JP"/>
                </w:rPr>
                <w:delText>s</w:delText>
              </w:r>
              <w:r w:rsidRPr="00CB167E" w:rsidDel="009453A7">
                <w:rPr>
                  <w:rFonts w:eastAsia="SimSun" w:cs="Arial"/>
                  <w:b/>
                  <w:lang w:eastAsia="ja-JP"/>
                </w:rPr>
                <w:delText>),(</w:delText>
              </w:r>
              <w:r w:rsidRPr="00CC2141" w:rsidDel="009453A7">
                <w:rPr>
                  <w:rFonts w:eastAsia="SimSun" w:cs="Arial"/>
                  <w:lang w:eastAsia="ja-JP"/>
                </w:rPr>
                <w:delText>list of supported</w:delText>
              </w:r>
              <w:r w:rsidDel="009453A7">
                <w:rPr>
                  <w:rFonts w:eastAsia="SimSun" w:cs="Arial"/>
                  <w:lang w:eastAsia="ja-JP"/>
                </w:rPr>
                <w:delText xml:space="preserve"> </w:delText>
              </w:r>
              <w:r w:rsidRPr="00CB167E" w:rsidDel="009453A7">
                <w:rPr>
                  <w:rFonts w:eastAsia="SimSun" w:cs="Arial"/>
                  <w:b/>
                  <w:lang w:eastAsia="ja-JP"/>
                </w:rPr>
                <w:delText>&lt;rxlev&gt;</w:delText>
              </w:r>
              <w:r w:rsidRPr="00CC2141" w:rsidDel="009453A7">
                <w:rPr>
                  <w:rFonts w:eastAsia="SimSun" w:cs="Arial"/>
                  <w:lang w:eastAsia="ja-JP"/>
                </w:rPr>
                <w:delText>s</w:delText>
              </w:r>
              <w:r w:rsidRPr="00CB167E" w:rsidDel="009453A7">
                <w:rPr>
                  <w:rFonts w:eastAsia="SimSun" w:cs="Arial"/>
                  <w:b/>
                  <w:lang w:eastAsia="ja-JP"/>
                </w:rPr>
                <w:delText>),(</w:delText>
              </w:r>
              <w:r w:rsidRPr="00CC2141" w:rsidDel="009453A7">
                <w:rPr>
                  <w:rFonts w:eastAsia="SimSun" w:cs="Arial"/>
                  <w:lang w:eastAsia="ja-JP"/>
                </w:rPr>
                <w:delText>list of supported</w:delText>
              </w:r>
              <w:r w:rsidRPr="00CB167E" w:rsidDel="009453A7">
                <w:rPr>
                  <w:rFonts w:eastAsia="SimSun" w:cs="Arial"/>
                  <w:b/>
                  <w:lang w:eastAsia="ja-JP"/>
                </w:rPr>
                <w:delText xml:space="preserve"> &lt;ber&gt;</w:delText>
              </w:r>
              <w:r w:rsidRPr="00CC2141" w:rsidDel="009453A7">
                <w:rPr>
                  <w:rFonts w:eastAsia="SimSun" w:cs="Arial"/>
                  <w:lang w:eastAsia="ja-JP"/>
                </w:rPr>
                <w:delText>s</w:delText>
              </w:r>
              <w:r w:rsidRPr="00CB167E" w:rsidDel="009453A7">
                <w:rPr>
                  <w:rFonts w:eastAsia="SimSun" w:cs="Arial"/>
                  <w:b/>
                  <w:lang w:eastAsia="ja-JP"/>
                </w:rPr>
                <w:delText>),(</w:delText>
              </w:r>
              <w:r w:rsidRPr="00CC2141" w:rsidDel="009453A7">
                <w:rPr>
                  <w:rFonts w:eastAsia="SimSun" w:cs="Arial"/>
                  <w:lang w:eastAsia="ja-JP"/>
                </w:rPr>
                <w:delText>list of supported</w:delText>
              </w:r>
              <w:r w:rsidDel="009453A7">
                <w:rPr>
                  <w:rFonts w:eastAsia="SimSun" w:cs="Arial"/>
                  <w:lang w:eastAsia="ja-JP"/>
                </w:rPr>
                <w:delText xml:space="preserve"> </w:delText>
              </w:r>
              <w:r w:rsidRPr="00CB167E" w:rsidDel="009453A7">
                <w:rPr>
                  <w:rFonts w:eastAsia="SimSun" w:cs="Arial"/>
                  <w:b/>
                  <w:lang w:eastAsia="ja-JP"/>
                </w:rPr>
                <w:delText>&lt;rscp&gt;</w:delText>
              </w:r>
              <w:r w:rsidRPr="00CC2141" w:rsidDel="009453A7">
                <w:rPr>
                  <w:rFonts w:eastAsia="SimSun" w:cs="Arial"/>
                  <w:lang w:eastAsia="ja-JP"/>
                </w:rPr>
                <w:delText>s</w:delText>
              </w:r>
              <w:r w:rsidRPr="00CB167E" w:rsidDel="009453A7">
                <w:rPr>
                  <w:rFonts w:eastAsia="SimSun" w:cs="Arial"/>
                  <w:b/>
                  <w:lang w:eastAsia="ja-JP"/>
                </w:rPr>
                <w:delText>),(</w:delText>
              </w:r>
              <w:r w:rsidRPr="00CC2141" w:rsidDel="009453A7">
                <w:rPr>
                  <w:rFonts w:eastAsia="SimSun" w:cs="Arial"/>
                  <w:lang w:eastAsia="ja-JP"/>
                </w:rPr>
                <w:delText>list of supported</w:delText>
              </w:r>
              <w:r w:rsidRPr="00CB167E" w:rsidDel="009453A7">
                <w:rPr>
                  <w:rFonts w:eastAsia="SimSun" w:cs="Arial"/>
                  <w:b/>
                  <w:lang w:eastAsia="ja-JP"/>
                </w:rPr>
                <w:delText xml:space="preserve"> &lt;ecno&gt;</w:delText>
              </w:r>
              <w:r w:rsidRPr="00CC2141" w:rsidDel="009453A7">
                <w:rPr>
                  <w:rFonts w:eastAsia="SimSun" w:cs="Arial"/>
                  <w:lang w:eastAsia="ja-JP"/>
                </w:rPr>
                <w:delText>s</w:delText>
              </w:r>
              <w:r w:rsidRPr="00CB167E" w:rsidDel="009453A7">
                <w:rPr>
                  <w:rFonts w:eastAsia="SimSun" w:cs="Arial"/>
                  <w:b/>
                  <w:lang w:eastAsia="ja-JP"/>
                </w:rPr>
                <w:delText>),(</w:delText>
              </w:r>
              <w:r w:rsidRPr="00CB167E" w:rsidDel="009453A7">
                <w:rPr>
                  <w:rFonts w:eastAsia="SimSun" w:cs="Arial"/>
                  <w:lang w:eastAsia="ja-JP"/>
                </w:rPr>
                <w:delText>list of sup</w:delText>
              </w:r>
              <w:r w:rsidRPr="00CC2141" w:rsidDel="009453A7">
                <w:rPr>
                  <w:rFonts w:eastAsia="SimSun" w:cs="Arial"/>
                  <w:lang w:eastAsia="ja-JP"/>
                </w:rPr>
                <w:delText>ported</w:delText>
              </w:r>
              <w:r w:rsidRPr="00CB167E" w:rsidDel="009453A7">
                <w:rPr>
                  <w:rFonts w:eastAsia="SimSun" w:cs="Arial"/>
                  <w:b/>
                  <w:lang w:eastAsia="ja-JP"/>
                </w:rPr>
                <w:delText xml:space="preserve"> &lt;rsrq&gt;</w:delText>
              </w:r>
              <w:r w:rsidRPr="00CC2141" w:rsidDel="009453A7">
                <w:rPr>
                  <w:rFonts w:eastAsia="SimSun" w:cs="Arial"/>
                  <w:lang w:eastAsia="ja-JP"/>
                </w:rPr>
                <w:delText>s</w:delText>
              </w:r>
              <w:r w:rsidRPr="00CB167E" w:rsidDel="009453A7">
                <w:rPr>
                  <w:rFonts w:eastAsia="SimSun" w:cs="Arial"/>
                  <w:b/>
                  <w:lang w:eastAsia="ja-JP"/>
                </w:rPr>
                <w:delText>),(</w:delText>
              </w:r>
              <w:r w:rsidRPr="00CC2141" w:rsidDel="009453A7">
                <w:rPr>
                  <w:rFonts w:eastAsia="SimSun" w:cs="Arial"/>
                  <w:lang w:eastAsia="ja-JP"/>
                </w:rPr>
                <w:delText>list of supported</w:delText>
              </w:r>
              <w:r w:rsidRPr="00CB167E" w:rsidDel="009453A7">
                <w:rPr>
                  <w:rFonts w:eastAsia="SimSun" w:cs="Arial"/>
                  <w:b/>
                  <w:lang w:eastAsia="ja-JP"/>
                </w:rPr>
                <w:delText xml:space="preserve"> &lt;rsrp&gt;</w:delText>
              </w:r>
              <w:r w:rsidRPr="00CC2141" w:rsidDel="009453A7">
                <w:rPr>
                  <w:rFonts w:eastAsia="SimSun" w:cs="Arial"/>
                  <w:lang w:eastAsia="ja-JP"/>
                </w:rPr>
                <w:delText>s</w:delText>
              </w:r>
              <w:r w:rsidRPr="00CB167E" w:rsidDel="009453A7">
                <w:rPr>
                  <w:rFonts w:eastAsia="SimSun" w:cs="Arial"/>
                  <w:b/>
                  <w:lang w:eastAsia="ja-JP"/>
                </w:rPr>
                <w:delText>),(</w:delText>
              </w:r>
              <w:r w:rsidRPr="00CC2141" w:rsidDel="009453A7">
                <w:rPr>
                  <w:rFonts w:eastAsia="SimSun" w:cs="Arial"/>
                  <w:lang w:eastAsia="ja-JP"/>
                </w:rPr>
                <w:delText>list of</w:delText>
              </w:r>
              <w:r w:rsidDel="009453A7">
                <w:rPr>
                  <w:rFonts w:eastAsia="SimSun" w:cs="Arial"/>
                  <w:lang w:eastAsia="ja-JP"/>
                </w:rPr>
                <w:delText xml:space="preserve"> </w:delText>
              </w:r>
              <w:r w:rsidRPr="00CC2141" w:rsidDel="009453A7">
                <w:rPr>
                  <w:rFonts w:eastAsia="SimSun" w:cs="Arial"/>
                  <w:lang w:eastAsia="ja-JP"/>
                </w:rPr>
                <w:delText>supported</w:delText>
              </w:r>
              <w:r w:rsidRPr="00CB167E" w:rsidDel="009453A7">
                <w:rPr>
                  <w:rFonts w:eastAsia="SimSun" w:cs="Arial"/>
                  <w:b/>
                  <w:lang w:eastAsia="ja-JP"/>
                </w:rPr>
                <w:delText xml:space="preserve"> &lt;rssnr&gt;</w:delText>
              </w:r>
              <w:r w:rsidRPr="00CC2141" w:rsidDel="009453A7">
                <w:rPr>
                  <w:rFonts w:eastAsia="SimSun" w:cs="Arial"/>
                  <w:lang w:eastAsia="ja-JP"/>
                </w:rPr>
                <w:delText>s</w:delText>
              </w:r>
              <w:r w:rsidRPr="00CB167E" w:rsidDel="009453A7">
                <w:rPr>
                  <w:rFonts w:eastAsia="SimSun" w:cs="Arial"/>
                  <w:b/>
                  <w:lang w:eastAsia="ja-JP"/>
                </w:rPr>
                <w:delText>)</w:delText>
              </w:r>
              <w:bookmarkStart w:id="7037" w:name="_Toc489458063"/>
              <w:bookmarkEnd w:id="7037"/>
            </w:del>
          </w:p>
          <w:p w14:paraId="01CC2C01" w14:textId="43954253" w:rsidR="00975CC4" w:rsidRPr="00C41274" w:rsidDel="009453A7" w:rsidRDefault="00975CC4" w:rsidP="00166AF3">
            <w:pPr>
              <w:spacing w:before="40" w:after="40"/>
              <w:rPr>
                <w:del w:id="7038" w:author="Alban Roche" w:date="2017-08-02T16:33:00Z"/>
              </w:rPr>
            </w:pPr>
            <w:del w:id="7039" w:author="Alban Roche" w:date="2017-08-02T16:33:00Z">
              <w:r w:rsidDel="009453A7">
                <w:rPr>
                  <w:rFonts w:eastAsia="SimSun" w:cs="Arial"/>
                  <w:b/>
                  <w:lang w:eastAsia="ja-JP"/>
                </w:rPr>
                <w:delText>OK</w:delText>
              </w:r>
              <w:bookmarkStart w:id="7040" w:name="_Toc489458064"/>
              <w:bookmarkEnd w:id="7040"/>
            </w:del>
          </w:p>
        </w:tc>
        <w:bookmarkStart w:id="7041" w:name="_Toc489458065"/>
        <w:bookmarkEnd w:id="7041"/>
      </w:tr>
      <w:tr w:rsidR="00975CC4" w:rsidRPr="00C41274" w:rsidDel="009453A7" w14:paraId="445C9EAB" w14:textId="0C1BD2C3" w:rsidTr="00166AF3">
        <w:trPr>
          <w:trHeight w:val="42"/>
          <w:del w:id="7042" w:author="Alban Roche" w:date="2017-08-02T16:33:00Z"/>
        </w:trPr>
        <w:tc>
          <w:tcPr>
            <w:tcW w:w="1728" w:type="dxa"/>
          </w:tcPr>
          <w:p w14:paraId="50AA6CD9" w14:textId="5A20C5FE" w:rsidR="00975CC4" w:rsidRPr="00C41274" w:rsidDel="009453A7" w:rsidRDefault="00975CC4" w:rsidP="00166AF3">
            <w:pPr>
              <w:pStyle w:val="TableBody"/>
              <w:rPr>
                <w:del w:id="7043" w:author="Alban Roche" w:date="2017-08-02T16:33:00Z"/>
                <w:i/>
              </w:rPr>
            </w:pPr>
            <w:del w:id="7044" w:author="Alban Roche" w:date="2017-08-02T16:33:00Z">
              <w:r w:rsidDel="009453A7">
                <w:rPr>
                  <w:i/>
                </w:rPr>
                <w:delText xml:space="preserve">Read </w:delText>
              </w:r>
              <w:r w:rsidRPr="00C41274" w:rsidDel="009453A7">
                <w:rPr>
                  <w:i/>
                </w:rPr>
                <w:delText>command</w:delText>
              </w:r>
              <w:bookmarkStart w:id="7045" w:name="_Toc489458066"/>
              <w:bookmarkEnd w:id="7045"/>
            </w:del>
          </w:p>
          <w:p w14:paraId="351EA670" w14:textId="36588C7F" w:rsidR="00975CC4" w:rsidRPr="00C41274" w:rsidDel="009453A7" w:rsidRDefault="00975CC4" w:rsidP="00166AF3">
            <w:pPr>
              <w:pStyle w:val="TableBody"/>
              <w:rPr>
                <w:del w:id="7046" w:author="Alban Roche" w:date="2017-08-02T16:33:00Z"/>
              </w:rPr>
            </w:pPr>
            <w:bookmarkStart w:id="7047" w:name="_Toc489458067"/>
            <w:bookmarkEnd w:id="7047"/>
          </w:p>
          <w:p w14:paraId="73E3D5D9" w14:textId="2FA49647" w:rsidR="00975CC4" w:rsidRPr="00C41274" w:rsidDel="009453A7" w:rsidRDefault="00975CC4" w:rsidP="00166AF3">
            <w:pPr>
              <w:pStyle w:val="TableBody"/>
              <w:rPr>
                <w:del w:id="7048" w:author="Alban Roche" w:date="2017-08-02T16:33:00Z"/>
                <w:u w:val="single"/>
              </w:rPr>
            </w:pPr>
            <w:del w:id="7049" w:author="Alban Roche" w:date="2017-08-02T16:33:00Z">
              <w:r w:rsidRPr="00C41274" w:rsidDel="009453A7">
                <w:rPr>
                  <w:u w:val="single"/>
                </w:rPr>
                <w:delText>Syntax</w:delText>
              </w:r>
              <w:bookmarkStart w:id="7050" w:name="_Toc489458068"/>
              <w:bookmarkEnd w:id="7050"/>
            </w:del>
          </w:p>
          <w:p w14:paraId="068FEAC2" w14:textId="7EAA121C" w:rsidR="00975CC4" w:rsidRPr="00C41274" w:rsidDel="009453A7" w:rsidRDefault="00975CC4" w:rsidP="00166AF3">
            <w:pPr>
              <w:pStyle w:val="TableBody"/>
              <w:rPr>
                <w:del w:id="7051" w:author="Alban Roche" w:date="2017-08-02T16:33:00Z"/>
                <w:i/>
              </w:rPr>
            </w:pPr>
            <w:del w:id="7052" w:author="Alban Roche" w:date="2017-08-02T16:33:00Z">
              <w:r w:rsidRPr="00C41274" w:rsidDel="009453A7">
                <w:rPr>
                  <w:b/>
                </w:rPr>
                <w:delText>AT+</w:delText>
              </w:r>
              <w:r w:rsidDel="009453A7">
                <w:rPr>
                  <w:b/>
                </w:rPr>
                <w:delText>XCESQ</w:delText>
              </w:r>
              <w:r w:rsidRPr="00C41274" w:rsidDel="009453A7">
                <w:rPr>
                  <w:b/>
                </w:rPr>
                <w:delText>?</w:delText>
              </w:r>
              <w:bookmarkStart w:id="7053" w:name="_Toc489458069"/>
              <w:bookmarkEnd w:id="7053"/>
            </w:del>
          </w:p>
        </w:tc>
        <w:tc>
          <w:tcPr>
            <w:tcW w:w="7560" w:type="dxa"/>
          </w:tcPr>
          <w:p w14:paraId="5A2DD0F1" w14:textId="5D85C750" w:rsidR="00975CC4" w:rsidRPr="00C41274" w:rsidDel="009453A7" w:rsidRDefault="00975CC4" w:rsidP="00166AF3">
            <w:pPr>
              <w:pStyle w:val="TableBody"/>
              <w:rPr>
                <w:del w:id="7054" w:author="Alban Roche" w:date="2017-08-02T16:33:00Z"/>
                <w:u w:val="single"/>
              </w:rPr>
            </w:pPr>
            <w:bookmarkStart w:id="7055" w:name="_Toc489458070"/>
            <w:bookmarkEnd w:id="7055"/>
          </w:p>
          <w:p w14:paraId="2AB59DCC" w14:textId="703C2DBD" w:rsidR="00975CC4" w:rsidRPr="00C41274" w:rsidDel="009453A7" w:rsidRDefault="00975CC4" w:rsidP="00166AF3">
            <w:pPr>
              <w:pStyle w:val="TableBody"/>
              <w:rPr>
                <w:del w:id="7056" w:author="Alban Roche" w:date="2017-08-02T16:33:00Z"/>
                <w:u w:val="single"/>
              </w:rPr>
            </w:pPr>
            <w:bookmarkStart w:id="7057" w:name="_Toc489458071"/>
            <w:bookmarkEnd w:id="7057"/>
          </w:p>
          <w:p w14:paraId="14735256" w14:textId="37E110F8" w:rsidR="00975CC4" w:rsidRPr="00C41274" w:rsidDel="009453A7" w:rsidRDefault="00975CC4" w:rsidP="00166AF3">
            <w:pPr>
              <w:pStyle w:val="TableBody"/>
              <w:rPr>
                <w:del w:id="7058" w:author="Alban Roche" w:date="2017-08-02T16:33:00Z"/>
                <w:u w:val="single"/>
              </w:rPr>
            </w:pPr>
            <w:del w:id="7059" w:author="Alban Roche" w:date="2017-08-02T16:33:00Z">
              <w:r w:rsidRPr="00C41274" w:rsidDel="009453A7">
                <w:rPr>
                  <w:u w:val="single"/>
                </w:rPr>
                <w:delText>Response</w:delText>
              </w:r>
              <w:bookmarkStart w:id="7060" w:name="_Toc489458072"/>
              <w:bookmarkEnd w:id="7060"/>
            </w:del>
          </w:p>
          <w:p w14:paraId="272A5BB3" w14:textId="4F0C4714" w:rsidR="00975CC4" w:rsidDel="009453A7" w:rsidRDefault="00975CC4" w:rsidP="00166AF3">
            <w:pPr>
              <w:pStyle w:val="TableBody"/>
              <w:rPr>
                <w:del w:id="7061" w:author="Alban Roche" w:date="2017-08-02T16:33:00Z"/>
                <w:rFonts w:eastAsia="SimSun"/>
                <w:b/>
              </w:rPr>
            </w:pPr>
            <w:del w:id="7062" w:author="Alban Roche" w:date="2017-08-02T16:33:00Z">
              <w:r w:rsidRPr="00CB167E" w:rsidDel="009453A7">
                <w:rPr>
                  <w:rFonts w:eastAsia="SimSun"/>
                  <w:b/>
                </w:rPr>
                <w:delText>+XCESQ: &lt;n&gt;,&lt;rxlev&gt;,&lt;ber&gt;,&lt;rscp&gt;,&lt;ecno&gt;,&lt;rsrq&gt;,&lt;rsrp&gt;,&lt;rssnr&gt;</w:delText>
              </w:r>
              <w:bookmarkStart w:id="7063" w:name="_Toc489458073"/>
              <w:bookmarkEnd w:id="7063"/>
            </w:del>
          </w:p>
          <w:p w14:paraId="1F0CAD2F" w14:textId="6381F834" w:rsidR="00975CC4" w:rsidRPr="00C41274" w:rsidDel="009453A7" w:rsidRDefault="00975CC4" w:rsidP="00166AF3">
            <w:pPr>
              <w:pStyle w:val="TableBody"/>
              <w:rPr>
                <w:del w:id="7064" w:author="Alban Roche" w:date="2017-08-02T16:33:00Z"/>
                <w:u w:val="single"/>
              </w:rPr>
            </w:pPr>
            <w:del w:id="7065" w:author="Alban Roche" w:date="2017-08-02T16:33:00Z">
              <w:r w:rsidDel="009453A7">
                <w:rPr>
                  <w:rFonts w:eastAsia="SimSun"/>
                  <w:b/>
                </w:rPr>
                <w:delText>OK</w:delText>
              </w:r>
              <w:bookmarkStart w:id="7066" w:name="_Toc489458074"/>
              <w:bookmarkEnd w:id="7066"/>
            </w:del>
          </w:p>
        </w:tc>
        <w:bookmarkStart w:id="7067" w:name="_Toc489458075"/>
        <w:bookmarkEnd w:id="7067"/>
      </w:tr>
      <w:tr w:rsidR="00975CC4" w:rsidRPr="00C41274" w:rsidDel="009453A7" w14:paraId="79EFC0EB" w14:textId="5AC8195C" w:rsidTr="00166AF3">
        <w:trPr>
          <w:cantSplit w:val="0"/>
          <w:trHeight w:val="42"/>
          <w:del w:id="7068" w:author="Alban Roche" w:date="2017-08-02T16:33:00Z"/>
        </w:trPr>
        <w:tc>
          <w:tcPr>
            <w:tcW w:w="1728" w:type="dxa"/>
          </w:tcPr>
          <w:p w14:paraId="303FE19C" w14:textId="59EF1EDD" w:rsidR="00975CC4" w:rsidRPr="00C41274" w:rsidDel="009453A7" w:rsidRDefault="00975CC4" w:rsidP="00166AF3">
            <w:pPr>
              <w:pStyle w:val="TableBody"/>
              <w:rPr>
                <w:del w:id="7069" w:author="Alban Roche" w:date="2017-08-02T16:33:00Z"/>
                <w:i/>
              </w:rPr>
            </w:pPr>
            <w:del w:id="7070" w:author="Alban Roche" w:date="2017-08-02T16:33:00Z">
              <w:r w:rsidDel="009453A7">
                <w:rPr>
                  <w:i/>
                </w:rPr>
                <w:delText xml:space="preserve">Write </w:delText>
              </w:r>
              <w:r w:rsidRPr="00C41274" w:rsidDel="009453A7">
                <w:rPr>
                  <w:i/>
                </w:rPr>
                <w:delText>command</w:delText>
              </w:r>
              <w:bookmarkStart w:id="7071" w:name="_Toc489458076"/>
              <w:bookmarkEnd w:id="7071"/>
            </w:del>
          </w:p>
          <w:p w14:paraId="1DBEEF32" w14:textId="457FF700" w:rsidR="00975CC4" w:rsidRPr="00C41274" w:rsidDel="009453A7" w:rsidRDefault="00975CC4" w:rsidP="00166AF3">
            <w:pPr>
              <w:pStyle w:val="TableBody"/>
              <w:rPr>
                <w:del w:id="7072" w:author="Alban Roche" w:date="2017-08-02T16:33:00Z"/>
              </w:rPr>
            </w:pPr>
            <w:bookmarkStart w:id="7073" w:name="_Toc489458077"/>
            <w:bookmarkEnd w:id="7073"/>
          </w:p>
          <w:p w14:paraId="40EB1C9E" w14:textId="2B68E7B3" w:rsidR="00975CC4" w:rsidRPr="00C41274" w:rsidDel="009453A7" w:rsidRDefault="00975CC4" w:rsidP="00166AF3">
            <w:pPr>
              <w:pStyle w:val="TableBody"/>
              <w:rPr>
                <w:del w:id="7074" w:author="Alban Roche" w:date="2017-08-02T16:33:00Z"/>
                <w:u w:val="single"/>
              </w:rPr>
            </w:pPr>
            <w:del w:id="7075" w:author="Alban Roche" w:date="2017-08-02T16:33:00Z">
              <w:r w:rsidRPr="00C41274" w:rsidDel="009453A7">
                <w:rPr>
                  <w:u w:val="single"/>
                </w:rPr>
                <w:delText>Syntax</w:delText>
              </w:r>
              <w:bookmarkStart w:id="7076" w:name="_Toc489458078"/>
              <w:bookmarkEnd w:id="7076"/>
            </w:del>
          </w:p>
          <w:p w14:paraId="16B5AFDE" w14:textId="1A3ADDA5" w:rsidR="00975CC4" w:rsidDel="009453A7" w:rsidRDefault="00975CC4" w:rsidP="00166AF3">
            <w:pPr>
              <w:pStyle w:val="TableBody"/>
              <w:rPr>
                <w:del w:id="7077" w:author="Alban Roche" w:date="2017-08-02T16:33:00Z"/>
                <w:i/>
              </w:rPr>
            </w:pPr>
            <w:del w:id="7078" w:author="Alban Roche" w:date="2017-08-02T16:33:00Z">
              <w:r w:rsidRPr="00C41274" w:rsidDel="009453A7">
                <w:rPr>
                  <w:b/>
                </w:rPr>
                <w:delText>AT+</w:delText>
              </w:r>
              <w:r w:rsidDel="009453A7">
                <w:rPr>
                  <w:b/>
                </w:rPr>
                <w:delText>XCESQ=</w:delText>
              </w:r>
              <w:r w:rsidDel="009453A7">
                <w:rPr>
                  <w:b/>
                </w:rPr>
                <w:br/>
                <w:delText>[&lt;n&gt;]</w:delText>
              </w:r>
              <w:bookmarkStart w:id="7079" w:name="_Toc489458079"/>
              <w:bookmarkEnd w:id="7079"/>
            </w:del>
          </w:p>
        </w:tc>
        <w:tc>
          <w:tcPr>
            <w:tcW w:w="7560" w:type="dxa"/>
          </w:tcPr>
          <w:p w14:paraId="5328A2A7" w14:textId="5F55CC85" w:rsidR="00975CC4" w:rsidRPr="00C41274" w:rsidDel="009453A7" w:rsidRDefault="00975CC4" w:rsidP="00166AF3">
            <w:pPr>
              <w:pStyle w:val="TableBody"/>
              <w:rPr>
                <w:del w:id="7080" w:author="Alban Roche" w:date="2017-08-02T16:33:00Z"/>
                <w:u w:val="single"/>
              </w:rPr>
            </w:pPr>
            <w:bookmarkStart w:id="7081" w:name="_Toc489458080"/>
            <w:bookmarkEnd w:id="7081"/>
          </w:p>
          <w:p w14:paraId="58F4B3B0" w14:textId="7993F263" w:rsidR="00975CC4" w:rsidRPr="00C41274" w:rsidDel="009453A7" w:rsidRDefault="00975CC4" w:rsidP="00166AF3">
            <w:pPr>
              <w:pStyle w:val="TableBody"/>
              <w:rPr>
                <w:del w:id="7082" w:author="Alban Roche" w:date="2017-08-02T16:33:00Z"/>
                <w:u w:val="single"/>
              </w:rPr>
            </w:pPr>
            <w:bookmarkStart w:id="7083" w:name="_Toc489458081"/>
            <w:bookmarkEnd w:id="7083"/>
          </w:p>
          <w:p w14:paraId="3E9E4AAB" w14:textId="547ECF81" w:rsidR="00975CC4" w:rsidRPr="00C41274" w:rsidDel="009453A7" w:rsidRDefault="00975CC4" w:rsidP="00166AF3">
            <w:pPr>
              <w:pStyle w:val="TableBody"/>
              <w:rPr>
                <w:del w:id="7084" w:author="Alban Roche" w:date="2017-08-02T16:33:00Z"/>
                <w:u w:val="single"/>
              </w:rPr>
            </w:pPr>
            <w:del w:id="7085" w:author="Alban Roche" w:date="2017-08-02T16:33:00Z">
              <w:r w:rsidRPr="00C41274" w:rsidDel="009453A7">
                <w:rPr>
                  <w:u w:val="single"/>
                </w:rPr>
                <w:delText>Response</w:delText>
              </w:r>
              <w:bookmarkStart w:id="7086" w:name="_Toc489458082"/>
              <w:bookmarkEnd w:id="7086"/>
            </w:del>
          </w:p>
          <w:p w14:paraId="59A352E4" w14:textId="273D8377" w:rsidR="00975CC4" w:rsidDel="009453A7" w:rsidRDefault="00975CC4" w:rsidP="00166AF3">
            <w:pPr>
              <w:pStyle w:val="TableBody"/>
              <w:rPr>
                <w:del w:id="7087" w:author="Alban Roche" w:date="2017-08-02T16:33:00Z"/>
                <w:rFonts w:eastAsia="SimSun"/>
                <w:b/>
              </w:rPr>
            </w:pPr>
            <w:del w:id="7088" w:author="Alban Roche" w:date="2017-08-02T16:33:00Z">
              <w:r w:rsidDel="009453A7">
                <w:rPr>
                  <w:rFonts w:eastAsia="SimSun"/>
                  <w:b/>
                </w:rPr>
                <w:delText>OK</w:delText>
              </w:r>
              <w:bookmarkStart w:id="7089" w:name="_Toc489458083"/>
              <w:bookmarkEnd w:id="7089"/>
            </w:del>
          </w:p>
          <w:p w14:paraId="69AFEDAF" w14:textId="7DE93642" w:rsidR="00975CC4" w:rsidRPr="00671C8B" w:rsidDel="009453A7" w:rsidRDefault="00975CC4" w:rsidP="00166AF3">
            <w:pPr>
              <w:pStyle w:val="TableBody"/>
              <w:rPr>
                <w:del w:id="7090" w:author="Alban Roche" w:date="2017-08-02T16:33:00Z"/>
              </w:rPr>
            </w:pPr>
            <w:bookmarkStart w:id="7091" w:name="_Toc489458084"/>
            <w:bookmarkEnd w:id="7091"/>
          </w:p>
          <w:p w14:paraId="1D3E5241" w14:textId="281C9427" w:rsidR="00975CC4" w:rsidRPr="00671C8B" w:rsidDel="009453A7" w:rsidRDefault="00975CC4" w:rsidP="00166AF3">
            <w:pPr>
              <w:pStyle w:val="TableBody"/>
              <w:rPr>
                <w:del w:id="7092" w:author="Alban Roche" w:date="2017-08-02T16:33:00Z"/>
              </w:rPr>
            </w:pPr>
            <w:del w:id="7093" w:author="Alban Roche" w:date="2017-08-02T16:33:00Z">
              <w:r w:rsidRPr="00671C8B" w:rsidDel="009453A7">
                <w:delText>or</w:delText>
              </w:r>
              <w:bookmarkStart w:id="7094" w:name="_Toc489458085"/>
              <w:bookmarkEnd w:id="7094"/>
            </w:del>
          </w:p>
          <w:p w14:paraId="7AE64EDE" w14:textId="39EF884C" w:rsidR="00975CC4" w:rsidRPr="00671C8B" w:rsidDel="009453A7" w:rsidRDefault="00975CC4" w:rsidP="00166AF3">
            <w:pPr>
              <w:pStyle w:val="TableBody"/>
              <w:rPr>
                <w:del w:id="7095" w:author="Alban Roche" w:date="2017-08-02T16:33:00Z"/>
                <w:b/>
              </w:rPr>
            </w:pPr>
            <w:del w:id="7096" w:author="Alban Roche" w:date="2017-08-02T16:33:00Z">
              <w:r w:rsidRPr="00671C8B" w:rsidDel="009453A7">
                <w:rPr>
                  <w:b/>
                </w:rPr>
                <w:delText>+CME ERROR: &lt;err&gt;</w:delText>
              </w:r>
              <w:bookmarkStart w:id="7097" w:name="_Toc489458086"/>
              <w:bookmarkEnd w:id="7097"/>
            </w:del>
          </w:p>
          <w:p w14:paraId="706C90E2" w14:textId="354CA0A7" w:rsidR="00975CC4" w:rsidDel="009453A7" w:rsidRDefault="00975CC4" w:rsidP="00166AF3">
            <w:pPr>
              <w:pStyle w:val="TableBody"/>
              <w:rPr>
                <w:del w:id="7098" w:author="Alban Roche" w:date="2017-08-02T16:33:00Z"/>
                <w:u w:val="single"/>
              </w:rPr>
            </w:pPr>
            <w:bookmarkStart w:id="7099" w:name="_Toc489458087"/>
            <w:bookmarkEnd w:id="7099"/>
          </w:p>
          <w:p w14:paraId="0FFF2038" w14:textId="635AE22A" w:rsidR="00975CC4" w:rsidDel="009453A7" w:rsidRDefault="00975CC4" w:rsidP="00166AF3">
            <w:pPr>
              <w:pStyle w:val="TableBody"/>
              <w:rPr>
                <w:del w:id="7100" w:author="Alban Roche" w:date="2017-08-02T16:33:00Z"/>
              </w:rPr>
            </w:pPr>
            <w:del w:id="7101" w:author="Alban Roche" w:date="2017-08-02T16:33:00Z">
              <w:r w:rsidDel="009453A7">
                <w:rPr>
                  <w:u w:val="single"/>
                </w:rPr>
                <w:delText>Parameters</w:delText>
              </w:r>
              <w:bookmarkStart w:id="7102" w:name="_Toc489458088"/>
              <w:bookmarkEnd w:id="7102"/>
            </w:del>
          </w:p>
          <w:p w14:paraId="4983D065" w14:textId="7A4B9697" w:rsidR="00975CC4" w:rsidDel="009453A7" w:rsidRDefault="00975CC4" w:rsidP="00166AF3">
            <w:pPr>
              <w:pStyle w:val="TableBody"/>
              <w:rPr>
                <w:del w:id="7103" w:author="Alban Roche" w:date="2017-08-02T16:33:00Z"/>
              </w:rPr>
            </w:pPr>
            <w:del w:id="7104" w:author="Alban Roche" w:date="2017-08-02T16:33:00Z">
              <w:r w:rsidRPr="00CC2141" w:rsidDel="009453A7">
                <w:rPr>
                  <w:b/>
                </w:rPr>
                <w:delText>&lt;rxlev&gt;</w:delText>
              </w:r>
              <w:r w:rsidDel="009453A7">
                <w:tab/>
                <w:delText xml:space="preserve">Integer type; received signal strength level </w:delText>
              </w:r>
              <w:r w:rsidRPr="00CB167E" w:rsidDel="009453A7">
                <w:delText>(see 3GPP TS 45.008 [20] subclause 8.1.4)</w:delText>
              </w:r>
              <w:bookmarkStart w:id="7105" w:name="_Toc489458089"/>
              <w:bookmarkEnd w:id="7105"/>
            </w:del>
          </w:p>
          <w:p w14:paraId="60DE9A8A" w14:textId="0797B62C" w:rsidR="00975CC4" w:rsidDel="009453A7" w:rsidRDefault="00975CC4" w:rsidP="00166AF3">
            <w:pPr>
              <w:pStyle w:val="TableBody"/>
              <w:rPr>
                <w:del w:id="7106" w:author="Alban Roche" w:date="2017-08-02T16:33:00Z"/>
              </w:rPr>
            </w:pPr>
            <w:del w:id="7107" w:author="Alban Roche" w:date="2017-08-02T16:33:00Z">
              <w:r w:rsidRPr="00CC2141" w:rsidDel="009453A7">
                <w:delText>0</w:delText>
              </w:r>
              <w:r w:rsidDel="009453A7">
                <w:tab/>
              </w:r>
              <w:r w:rsidDel="009453A7">
                <w:tab/>
                <w:delText>rssi &lt; -110 dBm</w:delText>
              </w:r>
              <w:bookmarkStart w:id="7108" w:name="_Toc489458090"/>
              <w:bookmarkEnd w:id="7108"/>
            </w:del>
          </w:p>
          <w:p w14:paraId="56DB96E5" w14:textId="0E2957C7" w:rsidR="00975CC4" w:rsidDel="009453A7" w:rsidRDefault="00975CC4" w:rsidP="00166AF3">
            <w:pPr>
              <w:pStyle w:val="TableBody"/>
              <w:rPr>
                <w:del w:id="7109" w:author="Alban Roche" w:date="2017-08-02T16:33:00Z"/>
              </w:rPr>
            </w:pPr>
            <w:del w:id="7110" w:author="Alban Roche" w:date="2017-08-02T16:33:00Z">
              <w:r w:rsidDel="009453A7">
                <w:delText>1</w:delText>
              </w:r>
              <w:r w:rsidDel="009453A7">
                <w:tab/>
              </w:r>
              <w:r w:rsidDel="009453A7">
                <w:tab/>
                <w:delText>-110 dBm ≤ rssi &lt; -109 dBm</w:delText>
              </w:r>
              <w:bookmarkStart w:id="7111" w:name="_Toc489458091"/>
              <w:bookmarkEnd w:id="7111"/>
            </w:del>
          </w:p>
          <w:p w14:paraId="4138A536" w14:textId="56D14E50" w:rsidR="00975CC4" w:rsidDel="009453A7" w:rsidRDefault="00975CC4" w:rsidP="00166AF3">
            <w:pPr>
              <w:pStyle w:val="TableBody"/>
              <w:rPr>
                <w:del w:id="7112" w:author="Alban Roche" w:date="2017-08-02T16:33:00Z"/>
              </w:rPr>
            </w:pPr>
            <w:del w:id="7113" w:author="Alban Roche" w:date="2017-08-02T16:33:00Z">
              <w:r w:rsidDel="009453A7">
                <w:delText>2</w:delText>
              </w:r>
              <w:r w:rsidDel="009453A7">
                <w:tab/>
              </w:r>
              <w:r w:rsidDel="009453A7">
                <w:tab/>
                <w:delText>-109 dBm ≤ rssi &lt; -108 dBm</w:delText>
              </w:r>
              <w:bookmarkStart w:id="7114" w:name="_Toc489458092"/>
              <w:bookmarkEnd w:id="7114"/>
            </w:del>
          </w:p>
          <w:p w14:paraId="3526D02D" w14:textId="09356571" w:rsidR="00975CC4" w:rsidDel="009453A7" w:rsidRDefault="00975CC4" w:rsidP="00166AF3">
            <w:pPr>
              <w:pStyle w:val="TableBody"/>
              <w:rPr>
                <w:del w:id="7115" w:author="Alban Roche" w:date="2017-08-02T16:33:00Z"/>
              </w:rPr>
            </w:pPr>
            <w:del w:id="7116" w:author="Alban Roche" w:date="2017-08-02T16:33:00Z">
              <w:r w:rsidDel="009453A7">
                <w:delText>…</w:delText>
              </w:r>
              <w:bookmarkStart w:id="7117" w:name="_Toc489458093"/>
              <w:bookmarkEnd w:id="7117"/>
            </w:del>
          </w:p>
          <w:p w14:paraId="2D0D13BC" w14:textId="5E25FFED" w:rsidR="00975CC4" w:rsidDel="009453A7" w:rsidRDefault="00975CC4" w:rsidP="00166AF3">
            <w:pPr>
              <w:pStyle w:val="TableBody"/>
              <w:rPr>
                <w:del w:id="7118" w:author="Alban Roche" w:date="2017-08-02T16:33:00Z"/>
              </w:rPr>
            </w:pPr>
            <w:del w:id="7119" w:author="Alban Roche" w:date="2017-08-02T16:33:00Z">
              <w:r w:rsidDel="009453A7">
                <w:delText>61</w:delText>
              </w:r>
              <w:r w:rsidDel="009453A7">
                <w:tab/>
              </w:r>
              <w:r w:rsidDel="009453A7">
                <w:tab/>
                <w:delText>-50 dBm ≤ rssi &lt; -49 dBm</w:delText>
              </w:r>
              <w:bookmarkStart w:id="7120" w:name="_Toc489458094"/>
              <w:bookmarkEnd w:id="7120"/>
            </w:del>
          </w:p>
          <w:p w14:paraId="69BACE6A" w14:textId="66D64442" w:rsidR="00975CC4" w:rsidDel="009453A7" w:rsidRDefault="00975CC4" w:rsidP="00166AF3">
            <w:pPr>
              <w:pStyle w:val="TableBody"/>
              <w:rPr>
                <w:del w:id="7121" w:author="Alban Roche" w:date="2017-08-02T16:33:00Z"/>
              </w:rPr>
            </w:pPr>
            <w:del w:id="7122" w:author="Alban Roche" w:date="2017-08-02T16:33:00Z">
              <w:r w:rsidDel="009453A7">
                <w:delText>62</w:delText>
              </w:r>
              <w:r w:rsidDel="009453A7">
                <w:tab/>
              </w:r>
              <w:r w:rsidDel="009453A7">
                <w:tab/>
                <w:delText>-49 dBm ≤ rssi &lt; -48 dBm</w:delText>
              </w:r>
              <w:bookmarkStart w:id="7123" w:name="_Toc489458095"/>
              <w:bookmarkEnd w:id="7123"/>
            </w:del>
          </w:p>
          <w:p w14:paraId="3E8D9E69" w14:textId="0050498C" w:rsidR="00975CC4" w:rsidDel="009453A7" w:rsidRDefault="00975CC4" w:rsidP="00166AF3">
            <w:pPr>
              <w:pStyle w:val="TableBody"/>
              <w:rPr>
                <w:del w:id="7124" w:author="Alban Roche" w:date="2017-08-02T16:33:00Z"/>
              </w:rPr>
            </w:pPr>
            <w:del w:id="7125" w:author="Alban Roche" w:date="2017-08-02T16:33:00Z">
              <w:r w:rsidDel="009453A7">
                <w:delText>63</w:delText>
              </w:r>
              <w:r w:rsidDel="009453A7">
                <w:tab/>
              </w:r>
              <w:r w:rsidDel="009453A7">
                <w:tab/>
                <w:delText>-48 dBm ≤ rssi</w:delText>
              </w:r>
              <w:bookmarkStart w:id="7126" w:name="_Toc489458096"/>
              <w:bookmarkEnd w:id="7126"/>
            </w:del>
          </w:p>
          <w:p w14:paraId="5A02FD2E" w14:textId="6F7D59EB" w:rsidR="00975CC4" w:rsidDel="009453A7" w:rsidRDefault="00975CC4" w:rsidP="00166AF3">
            <w:pPr>
              <w:pStyle w:val="TableBody"/>
              <w:rPr>
                <w:del w:id="7127" w:author="Alban Roche" w:date="2017-08-02T16:33:00Z"/>
              </w:rPr>
            </w:pPr>
            <w:del w:id="7128" w:author="Alban Roche" w:date="2017-08-02T16:33:00Z">
              <w:r w:rsidDel="009453A7">
                <w:delText>99</w:delText>
              </w:r>
              <w:r w:rsidDel="009453A7">
                <w:tab/>
              </w:r>
              <w:r w:rsidDel="009453A7">
                <w:tab/>
                <w:delText>Not known or not detectable</w:delText>
              </w:r>
              <w:bookmarkStart w:id="7129" w:name="_Toc489458097"/>
              <w:bookmarkEnd w:id="7129"/>
            </w:del>
          </w:p>
          <w:p w14:paraId="3FB7C226" w14:textId="36EF7127" w:rsidR="00975CC4" w:rsidDel="009453A7" w:rsidRDefault="00975CC4" w:rsidP="00166AF3">
            <w:pPr>
              <w:pStyle w:val="TableBody"/>
              <w:rPr>
                <w:del w:id="7130" w:author="Alban Roche" w:date="2017-08-02T16:33:00Z"/>
              </w:rPr>
            </w:pPr>
            <w:bookmarkStart w:id="7131" w:name="_Toc489458098"/>
            <w:bookmarkEnd w:id="7131"/>
          </w:p>
          <w:p w14:paraId="07A00FFD" w14:textId="07B43CB6" w:rsidR="00975CC4" w:rsidRPr="00111F83" w:rsidDel="009453A7" w:rsidRDefault="00975CC4" w:rsidP="00166AF3">
            <w:pPr>
              <w:pStyle w:val="TableBody"/>
              <w:rPr>
                <w:del w:id="7132" w:author="Alban Roche" w:date="2017-08-02T16:33:00Z"/>
              </w:rPr>
            </w:pPr>
            <w:del w:id="7133" w:author="Alban Roche" w:date="2017-08-02T16:33:00Z">
              <w:r w:rsidRPr="00B92918" w:rsidDel="009453A7">
                <w:rPr>
                  <w:b/>
                </w:rPr>
                <w:delText>&lt;ber&gt;</w:delText>
              </w:r>
              <w:r w:rsidDel="009453A7">
                <w:rPr>
                  <w:b/>
                </w:rPr>
                <w:tab/>
              </w:r>
              <w:r w:rsidDel="009453A7">
                <w:rPr>
                  <w:b/>
                </w:rPr>
                <w:tab/>
              </w:r>
              <w:r w:rsidDel="009453A7">
                <w:delText>I</w:delText>
              </w:r>
              <w:r w:rsidRPr="00111F83" w:rsidDel="009453A7">
                <w:delText>nteger type; channel bit error rate (in percent)</w:delText>
              </w:r>
              <w:bookmarkStart w:id="7134" w:name="_Toc489458099"/>
              <w:bookmarkEnd w:id="7134"/>
            </w:del>
          </w:p>
          <w:p w14:paraId="22920AC5" w14:textId="7163747B" w:rsidR="00975CC4" w:rsidRPr="00111F83" w:rsidDel="009453A7" w:rsidRDefault="00975CC4" w:rsidP="00166AF3">
            <w:pPr>
              <w:pStyle w:val="TableBody"/>
              <w:rPr>
                <w:del w:id="7135" w:author="Alban Roche" w:date="2017-08-02T16:33:00Z"/>
              </w:rPr>
            </w:pPr>
            <w:del w:id="7136" w:author="Alban Roche" w:date="2017-08-02T16:33:00Z">
              <w:r w:rsidDel="009453A7">
                <w:delText xml:space="preserve">0 – </w:delText>
              </w:r>
              <w:r w:rsidRPr="00111F83" w:rsidDel="009453A7">
                <w:delText>7</w:delText>
              </w:r>
              <w:r w:rsidDel="009453A7">
                <w:tab/>
              </w:r>
              <w:r w:rsidDel="009453A7">
                <w:tab/>
                <w:delText>A</w:delText>
              </w:r>
              <w:r w:rsidRPr="00111F83" w:rsidDel="009453A7">
                <w:delText>s RXQUAL values in the table in 3GPP TS 45.008 [20] subclause 8.2.4</w:delText>
              </w:r>
              <w:bookmarkStart w:id="7137" w:name="_Toc489458100"/>
              <w:bookmarkEnd w:id="7137"/>
            </w:del>
          </w:p>
          <w:p w14:paraId="57B3E156" w14:textId="2413EF51" w:rsidR="00975CC4" w:rsidRPr="00111F83" w:rsidDel="009453A7" w:rsidRDefault="00975CC4" w:rsidP="00166AF3">
            <w:pPr>
              <w:pStyle w:val="TableBody"/>
              <w:rPr>
                <w:del w:id="7138" w:author="Alban Roche" w:date="2017-08-02T16:33:00Z"/>
              </w:rPr>
            </w:pPr>
            <w:del w:id="7139" w:author="Alban Roche" w:date="2017-08-02T16:33:00Z">
              <w:r w:rsidRPr="00111F83" w:rsidDel="009453A7">
                <w:delText>99</w:delText>
              </w:r>
              <w:r w:rsidRPr="00111F83" w:rsidDel="009453A7">
                <w:tab/>
              </w:r>
              <w:r w:rsidRPr="00111F83" w:rsidDel="009453A7">
                <w:tab/>
              </w:r>
              <w:r w:rsidDel="009453A7">
                <w:delText>N</w:delText>
              </w:r>
              <w:r w:rsidRPr="00111F83" w:rsidDel="009453A7">
                <w:delText>ot known or not detectable</w:delText>
              </w:r>
              <w:bookmarkStart w:id="7140" w:name="_Toc489458101"/>
              <w:bookmarkEnd w:id="7140"/>
            </w:del>
          </w:p>
          <w:p w14:paraId="2AD87BCE" w14:textId="2BD0CA0C" w:rsidR="00975CC4" w:rsidDel="009453A7" w:rsidRDefault="00975CC4" w:rsidP="00166AF3">
            <w:pPr>
              <w:pStyle w:val="TableBody"/>
              <w:rPr>
                <w:del w:id="7141" w:author="Alban Roche" w:date="2017-08-02T16:33:00Z"/>
              </w:rPr>
            </w:pPr>
            <w:bookmarkStart w:id="7142" w:name="_Toc489458102"/>
            <w:bookmarkEnd w:id="7142"/>
          </w:p>
          <w:p w14:paraId="4E126653" w14:textId="699C9DF8" w:rsidR="00975CC4" w:rsidRPr="00111F83" w:rsidDel="009453A7" w:rsidRDefault="00975CC4" w:rsidP="00166AF3">
            <w:pPr>
              <w:pStyle w:val="TableBody"/>
              <w:rPr>
                <w:del w:id="7143" w:author="Alban Roche" w:date="2017-08-02T16:33:00Z"/>
              </w:rPr>
            </w:pPr>
            <w:del w:id="7144" w:author="Alban Roche" w:date="2017-08-02T16:33:00Z">
              <w:r w:rsidRPr="00B92918" w:rsidDel="009453A7">
                <w:rPr>
                  <w:b/>
                </w:rPr>
                <w:delText>&lt;rscp&gt;</w:delText>
              </w:r>
              <w:r w:rsidDel="009453A7">
                <w:rPr>
                  <w:b/>
                </w:rPr>
                <w:tab/>
              </w:r>
              <w:r w:rsidDel="009453A7">
                <w:delText xml:space="preserve">Integer </w:delText>
              </w:r>
              <w:r w:rsidRPr="00111F83" w:rsidDel="009453A7">
                <w:delText>type</w:delText>
              </w:r>
              <w:r w:rsidDel="009453A7">
                <w:delText>;</w:delText>
              </w:r>
              <w:r w:rsidRPr="00111F83" w:rsidDel="009453A7">
                <w:delText xml:space="preserve"> received signal code power (see 3GPP TS 25.133 [95] subclause 9.1.1.3 and 3GPP TS 2</w:delText>
              </w:r>
              <w:r w:rsidDel="009453A7">
                <w:delText>5.123 [96] subclause 9.1.1.1.3)</w:delText>
              </w:r>
              <w:bookmarkStart w:id="7145" w:name="_Toc489458103"/>
              <w:bookmarkEnd w:id="7145"/>
            </w:del>
          </w:p>
          <w:p w14:paraId="32EC6BD9" w14:textId="10E698C5" w:rsidR="00975CC4" w:rsidRPr="00716414" w:rsidDel="009453A7" w:rsidRDefault="00975CC4" w:rsidP="00166AF3">
            <w:pPr>
              <w:pStyle w:val="TableBody"/>
              <w:rPr>
                <w:del w:id="7146" w:author="Alban Roche" w:date="2017-08-02T16:33:00Z"/>
              </w:rPr>
            </w:pPr>
            <w:del w:id="7147" w:author="Alban Roche" w:date="2017-08-02T16:33:00Z">
              <w:r w:rsidRPr="00716414" w:rsidDel="009453A7">
                <w:delText>0</w:delText>
              </w:r>
              <w:r w:rsidRPr="00716414" w:rsidDel="009453A7">
                <w:tab/>
              </w:r>
              <w:r w:rsidDel="009453A7">
                <w:tab/>
                <w:delText>rscp &lt;</w:delText>
              </w:r>
              <w:r w:rsidRPr="00716414" w:rsidDel="009453A7">
                <w:delText xml:space="preserve"> -120 dBm</w:delText>
              </w:r>
              <w:bookmarkStart w:id="7148" w:name="_Toc489458104"/>
              <w:bookmarkEnd w:id="7148"/>
            </w:del>
          </w:p>
          <w:p w14:paraId="32F23AAD" w14:textId="63292DCC" w:rsidR="00975CC4" w:rsidDel="009453A7" w:rsidRDefault="00975CC4" w:rsidP="00166AF3">
            <w:pPr>
              <w:pStyle w:val="TableBody"/>
              <w:rPr>
                <w:del w:id="7149" w:author="Alban Roche" w:date="2017-08-02T16:33:00Z"/>
              </w:rPr>
            </w:pPr>
            <w:del w:id="7150" w:author="Alban Roche" w:date="2017-08-02T16:33:00Z">
              <w:r w:rsidRPr="00716414" w:rsidDel="009453A7">
                <w:delText>1</w:delText>
              </w:r>
              <w:r w:rsidRPr="00716414" w:rsidDel="009453A7">
                <w:tab/>
              </w:r>
              <w:r w:rsidDel="009453A7">
                <w:tab/>
              </w:r>
              <w:r w:rsidRPr="009A3FB2" w:rsidDel="009453A7">
                <w:rPr>
                  <w:rFonts w:cs="v3.7.0"/>
                </w:rPr>
                <w:delText>-120</w:delText>
              </w:r>
              <w:r w:rsidRPr="00716414" w:rsidDel="009453A7">
                <w:delText> dBm</w:delText>
              </w:r>
              <w:r w:rsidRPr="009A3FB2" w:rsidDel="009453A7">
                <w:rPr>
                  <w:rFonts w:cs="v3.7.0"/>
                </w:rPr>
                <w:delText xml:space="preserve"> </w:delText>
              </w:r>
              <w:r w:rsidDel="009453A7">
                <w:delText>≤</w:delText>
              </w:r>
              <w:r w:rsidRPr="009A3FB2" w:rsidDel="009453A7">
                <w:rPr>
                  <w:rFonts w:cs="v3.7.0"/>
                </w:rPr>
                <w:delText xml:space="preserve"> </w:delText>
              </w:r>
              <w:r w:rsidDel="009453A7">
                <w:rPr>
                  <w:rFonts w:cs="v3.7.0"/>
                </w:rPr>
                <w:delText>rscp</w:delText>
              </w:r>
              <w:r w:rsidRPr="009A3FB2" w:rsidDel="009453A7">
                <w:rPr>
                  <w:rFonts w:cs="v3.7.0"/>
                </w:rPr>
                <w:delText xml:space="preserve"> &lt; </w:delText>
              </w:r>
              <w:r w:rsidRPr="00716414" w:rsidDel="009453A7">
                <w:delText>-119 dBm</w:delText>
              </w:r>
              <w:bookmarkStart w:id="7151" w:name="_Toc489458105"/>
              <w:bookmarkEnd w:id="7151"/>
            </w:del>
          </w:p>
          <w:p w14:paraId="11C1C655" w14:textId="11EAED31" w:rsidR="00975CC4" w:rsidDel="009453A7" w:rsidRDefault="00975CC4" w:rsidP="00166AF3">
            <w:pPr>
              <w:pStyle w:val="TableBody"/>
              <w:rPr>
                <w:del w:id="7152" w:author="Alban Roche" w:date="2017-08-02T16:33:00Z"/>
              </w:rPr>
            </w:pPr>
            <w:del w:id="7153" w:author="Alban Roche" w:date="2017-08-02T16:33:00Z">
              <w:r w:rsidRPr="00716414" w:rsidDel="009453A7">
                <w:delText>2</w:delText>
              </w:r>
              <w:r w:rsidRPr="00716414" w:rsidDel="009453A7">
                <w:tab/>
              </w:r>
              <w:r w:rsidDel="009453A7">
                <w:tab/>
              </w:r>
              <w:r w:rsidRPr="00716414" w:rsidDel="009453A7">
                <w:delText>-11</w:delText>
              </w:r>
              <w:r w:rsidDel="009453A7">
                <w:delText>9</w:delText>
              </w:r>
              <w:r w:rsidRPr="00716414" w:rsidDel="009453A7">
                <w:delText> dBm</w:delText>
              </w:r>
              <w:r w:rsidRPr="009A3FB2" w:rsidDel="009453A7">
                <w:rPr>
                  <w:rFonts w:cs="v3.7.0"/>
                </w:rPr>
                <w:delText xml:space="preserve"> </w:delText>
              </w:r>
              <w:r w:rsidDel="009453A7">
                <w:delText>≤</w:delText>
              </w:r>
              <w:r w:rsidRPr="009A3FB2" w:rsidDel="009453A7">
                <w:rPr>
                  <w:rFonts w:cs="v3.7.0"/>
                </w:rPr>
                <w:delText xml:space="preserve"> </w:delText>
              </w:r>
              <w:r w:rsidDel="009453A7">
                <w:rPr>
                  <w:rFonts w:cs="v3.7.0"/>
                </w:rPr>
                <w:delText>rscp</w:delText>
              </w:r>
              <w:r w:rsidRPr="009A3FB2" w:rsidDel="009453A7">
                <w:rPr>
                  <w:rFonts w:cs="v3.7.0"/>
                </w:rPr>
                <w:delText xml:space="preserve"> &lt; </w:delText>
              </w:r>
              <w:r w:rsidRPr="00716414" w:rsidDel="009453A7">
                <w:delText>-1</w:delText>
              </w:r>
              <w:r w:rsidDel="009453A7">
                <w:delText>18</w:delText>
              </w:r>
              <w:r w:rsidRPr="00716414" w:rsidDel="009453A7">
                <w:delText> dBm</w:delText>
              </w:r>
              <w:bookmarkStart w:id="7154" w:name="_Toc489458106"/>
              <w:bookmarkEnd w:id="7154"/>
            </w:del>
          </w:p>
          <w:p w14:paraId="51E2694B" w14:textId="43206A6D" w:rsidR="00975CC4" w:rsidDel="009453A7" w:rsidRDefault="00975CC4" w:rsidP="00166AF3">
            <w:pPr>
              <w:pStyle w:val="TableBody"/>
              <w:rPr>
                <w:del w:id="7155" w:author="Alban Roche" w:date="2017-08-02T16:33:00Z"/>
              </w:rPr>
            </w:pPr>
            <w:del w:id="7156" w:author="Alban Roche" w:date="2017-08-02T16:33:00Z">
              <w:r w:rsidDel="009453A7">
                <w:delText>…</w:delText>
              </w:r>
              <w:bookmarkStart w:id="7157" w:name="_Toc489458107"/>
              <w:bookmarkEnd w:id="7157"/>
            </w:del>
          </w:p>
          <w:p w14:paraId="75EE47D9" w14:textId="417BFC8B" w:rsidR="00975CC4" w:rsidRPr="00716414" w:rsidDel="009453A7" w:rsidRDefault="00975CC4" w:rsidP="00166AF3">
            <w:pPr>
              <w:pStyle w:val="TableBody"/>
              <w:rPr>
                <w:del w:id="7158" w:author="Alban Roche" w:date="2017-08-02T16:33:00Z"/>
              </w:rPr>
            </w:pPr>
            <w:del w:id="7159" w:author="Alban Roche" w:date="2017-08-02T16:33:00Z">
              <w:r w:rsidDel="009453A7">
                <w:delText>94</w:delText>
              </w:r>
              <w:r w:rsidRPr="00716414" w:rsidDel="009453A7">
                <w:tab/>
              </w:r>
              <w:r w:rsidDel="009453A7">
                <w:tab/>
              </w:r>
              <w:r w:rsidDel="009453A7">
                <w:rPr>
                  <w:rFonts w:cs="v3.7.0"/>
                </w:rPr>
                <w:delText>-27</w:delText>
              </w:r>
              <w:r w:rsidRPr="00716414" w:rsidDel="009453A7">
                <w:delText> dBm</w:delText>
              </w:r>
              <w:r w:rsidRPr="009A3FB2" w:rsidDel="009453A7">
                <w:rPr>
                  <w:rFonts w:cs="v3.7.0"/>
                </w:rPr>
                <w:delText xml:space="preserve"> </w:delText>
              </w:r>
              <w:r w:rsidDel="009453A7">
                <w:delText>≤</w:delText>
              </w:r>
              <w:r w:rsidRPr="009A3FB2" w:rsidDel="009453A7">
                <w:rPr>
                  <w:rFonts w:cs="v3.7.0"/>
                </w:rPr>
                <w:delText xml:space="preserve"> </w:delText>
              </w:r>
              <w:r w:rsidDel="009453A7">
                <w:rPr>
                  <w:rFonts w:cs="v3.7.0"/>
                </w:rPr>
                <w:delText>rscp</w:delText>
              </w:r>
              <w:r w:rsidRPr="009A3FB2" w:rsidDel="009453A7">
                <w:rPr>
                  <w:rFonts w:cs="v3.7.0"/>
                </w:rPr>
                <w:delText xml:space="preserve"> &lt; </w:delText>
              </w:r>
              <w:r w:rsidRPr="00716414" w:rsidDel="009453A7">
                <w:delText>-</w:delText>
              </w:r>
              <w:r w:rsidDel="009453A7">
                <w:delText>26</w:delText>
              </w:r>
              <w:r w:rsidRPr="00716414" w:rsidDel="009453A7">
                <w:delText> dBm</w:delText>
              </w:r>
              <w:bookmarkStart w:id="7160" w:name="_Toc489458108"/>
              <w:bookmarkEnd w:id="7160"/>
            </w:del>
          </w:p>
          <w:p w14:paraId="5147355C" w14:textId="17B8AE65" w:rsidR="00975CC4" w:rsidRPr="00716414" w:rsidDel="009453A7" w:rsidRDefault="00975CC4" w:rsidP="00166AF3">
            <w:pPr>
              <w:pStyle w:val="TableBody"/>
              <w:rPr>
                <w:del w:id="7161" w:author="Alban Roche" w:date="2017-08-02T16:33:00Z"/>
              </w:rPr>
            </w:pPr>
            <w:del w:id="7162" w:author="Alban Roche" w:date="2017-08-02T16:33:00Z">
              <w:r w:rsidDel="009453A7">
                <w:delText>95</w:delText>
              </w:r>
              <w:r w:rsidRPr="00716414" w:rsidDel="009453A7">
                <w:tab/>
              </w:r>
              <w:r w:rsidDel="009453A7">
                <w:tab/>
              </w:r>
              <w:r w:rsidDel="009453A7">
                <w:rPr>
                  <w:rFonts w:cs="v3.7.0"/>
                </w:rPr>
                <w:delText>-26</w:delText>
              </w:r>
              <w:r w:rsidRPr="00716414" w:rsidDel="009453A7">
                <w:delText> dBm</w:delText>
              </w:r>
              <w:r w:rsidRPr="009A3FB2" w:rsidDel="009453A7">
                <w:rPr>
                  <w:rFonts w:cs="v3.7.0"/>
                </w:rPr>
                <w:delText xml:space="preserve"> </w:delText>
              </w:r>
              <w:r w:rsidDel="009453A7">
                <w:delText>≤</w:delText>
              </w:r>
              <w:r w:rsidRPr="009A3FB2" w:rsidDel="009453A7">
                <w:rPr>
                  <w:rFonts w:cs="v3.7.0"/>
                </w:rPr>
                <w:delText xml:space="preserve"> </w:delText>
              </w:r>
              <w:r w:rsidDel="009453A7">
                <w:rPr>
                  <w:rFonts w:cs="v3.7.0"/>
                </w:rPr>
                <w:delText>rscp</w:delText>
              </w:r>
              <w:r w:rsidRPr="009A3FB2" w:rsidDel="009453A7">
                <w:rPr>
                  <w:rFonts w:cs="v3.7.0"/>
                </w:rPr>
                <w:delText xml:space="preserve"> &lt; </w:delText>
              </w:r>
              <w:r w:rsidRPr="00716414" w:rsidDel="009453A7">
                <w:delText>-</w:delText>
              </w:r>
              <w:r w:rsidDel="009453A7">
                <w:delText>25</w:delText>
              </w:r>
              <w:r w:rsidRPr="00716414" w:rsidDel="009453A7">
                <w:delText> dBm</w:delText>
              </w:r>
              <w:bookmarkStart w:id="7163" w:name="_Toc489458109"/>
              <w:bookmarkEnd w:id="7163"/>
            </w:del>
          </w:p>
          <w:p w14:paraId="33D6E90F" w14:textId="06A65BBA" w:rsidR="00975CC4" w:rsidRPr="00716414" w:rsidDel="009453A7" w:rsidRDefault="00975CC4" w:rsidP="00166AF3">
            <w:pPr>
              <w:pStyle w:val="TableBody"/>
              <w:rPr>
                <w:del w:id="7164" w:author="Alban Roche" w:date="2017-08-02T16:33:00Z"/>
              </w:rPr>
            </w:pPr>
            <w:del w:id="7165" w:author="Alban Roche" w:date="2017-08-02T16:33:00Z">
              <w:r w:rsidRPr="00716414" w:rsidDel="009453A7">
                <w:delText>96</w:delText>
              </w:r>
              <w:r w:rsidRPr="00716414" w:rsidDel="009453A7">
                <w:tab/>
              </w:r>
              <w:r w:rsidDel="009453A7">
                <w:tab/>
              </w:r>
              <w:r w:rsidRPr="00716414" w:rsidDel="009453A7">
                <w:delText xml:space="preserve">-25 dBm </w:delText>
              </w:r>
              <w:r w:rsidDel="009453A7">
                <w:delText>≤</w:delText>
              </w:r>
              <w:r w:rsidRPr="009A3FB2" w:rsidDel="009453A7">
                <w:rPr>
                  <w:rFonts w:cs="v3.7.0"/>
                </w:rPr>
                <w:delText xml:space="preserve"> </w:delText>
              </w:r>
              <w:r w:rsidDel="009453A7">
                <w:rPr>
                  <w:rFonts w:cs="v3.7.0"/>
                </w:rPr>
                <w:delText>rscp</w:delText>
              </w:r>
              <w:bookmarkStart w:id="7166" w:name="_Toc489458110"/>
              <w:bookmarkEnd w:id="7166"/>
            </w:del>
          </w:p>
          <w:p w14:paraId="56B7A7BC" w14:textId="31EEFB82" w:rsidR="00975CC4" w:rsidRPr="00032F05" w:rsidDel="009453A7" w:rsidRDefault="00975CC4" w:rsidP="00166AF3">
            <w:pPr>
              <w:pStyle w:val="TableBody"/>
              <w:rPr>
                <w:del w:id="7167" w:author="Alban Roche" w:date="2017-08-02T16:33:00Z"/>
              </w:rPr>
            </w:pPr>
            <w:del w:id="7168" w:author="Alban Roche" w:date="2017-08-02T16:33:00Z">
              <w:r w:rsidDel="009453A7">
                <w:delText>255</w:delText>
              </w:r>
              <w:r w:rsidDel="009453A7">
                <w:tab/>
              </w:r>
              <w:r w:rsidDel="009453A7">
                <w:tab/>
                <w:delText>N</w:delText>
              </w:r>
              <w:r w:rsidRPr="00032F05" w:rsidDel="009453A7">
                <w:delText>ot known or not detectable</w:delText>
              </w:r>
              <w:bookmarkStart w:id="7169" w:name="_Toc489458111"/>
              <w:bookmarkEnd w:id="7169"/>
            </w:del>
          </w:p>
          <w:p w14:paraId="5EAAB57B" w14:textId="383387AA" w:rsidR="00975CC4" w:rsidRPr="00B92918" w:rsidDel="009453A7" w:rsidRDefault="00975CC4" w:rsidP="00166AF3">
            <w:pPr>
              <w:pStyle w:val="TableBody"/>
              <w:rPr>
                <w:del w:id="7170" w:author="Alban Roche" w:date="2017-08-02T16:33:00Z"/>
              </w:rPr>
            </w:pPr>
            <w:bookmarkStart w:id="7171" w:name="_Toc489458112"/>
            <w:bookmarkEnd w:id="7171"/>
          </w:p>
          <w:p w14:paraId="560115E2" w14:textId="1EA21801" w:rsidR="00975CC4" w:rsidRPr="00111F83" w:rsidDel="009453A7" w:rsidRDefault="00975CC4" w:rsidP="00166AF3">
            <w:pPr>
              <w:pStyle w:val="TableBody"/>
              <w:rPr>
                <w:del w:id="7172" w:author="Alban Roche" w:date="2017-08-02T16:33:00Z"/>
              </w:rPr>
            </w:pPr>
            <w:del w:id="7173" w:author="Alban Roche" w:date="2017-08-02T16:33:00Z">
              <w:r w:rsidRPr="00B92918" w:rsidDel="009453A7">
                <w:rPr>
                  <w:b/>
                </w:rPr>
                <w:delText>&lt;ecno&gt;</w:delText>
              </w:r>
              <w:r w:rsidDel="009453A7">
                <w:tab/>
                <w:delText>I</w:delText>
              </w:r>
              <w:r w:rsidRPr="00111F83" w:rsidDel="009453A7">
                <w:delText>nteger type</w:delText>
              </w:r>
              <w:r w:rsidDel="009453A7">
                <w:delText>;</w:delText>
              </w:r>
              <w:r w:rsidRPr="00111F83" w:rsidDel="009453A7">
                <w:delText xml:space="preserve"> ratio of the received energy per PN chip to the total received power spectral density (see</w:delText>
              </w:r>
              <w:r w:rsidDel="009453A7">
                <w:delText xml:space="preserve"> 3GPP TS 25.133 [95] subclause)</w:delText>
              </w:r>
              <w:bookmarkStart w:id="7174" w:name="_Toc489458113"/>
              <w:bookmarkEnd w:id="7174"/>
            </w:del>
          </w:p>
          <w:p w14:paraId="02B17604" w14:textId="7802172A" w:rsidR="00975CC4" w:rsidRPr="00B92918" w:rsidDel="009453A7" w:rsidRDefault="00975CC4" w:rsidP="00166AF3">
            <w:pPr>
              <w:pStyle w:val="TableBody"/>
              <w:rPr>
                <w:del w:id="7175" w:author="Alban Roche" w:date="2017-08-02T16:33:00Z"/>
              </w:rPr>
            </w:pPr>
            <w:del w:id="7176" w:author="Alban Roche" w:date="2017-08-02T16:33:00Z">
              <w:r w:rsidRPr="00B92918" w:rsidDel="009453A7">
                <w:delText>0</w:delText>
              </w:r>
              <w:r w:rsidRPr="00B92918" w:rsidDel="009453A7">
                <w:tab/>
              </w:r>
              <w:r w:rsidRPr="00B92918" w:rsidDel="009453A7">
                <w:tab/>
                <w:delText>Ec/Io &lt; -24 dB</w:delText>
              </w:r>
              <w:bookmarkStart w:id="7177" w:name="_Toc489458114"/>
              <w:bookmarkEnd w:id="7177"/>
            </w:del>
          </w:p>
          <w:p w14:paraId="6D09350B" w14:textId="2C0BFF1D" w:rsidR="00975CC4" w:rsidRPr="00B92918" w:rsidDel="009453A7" w:rsidRDefault="00975CC4" w:rsidP="00166AF3">
            <w:pPr>
              <w:pStyle w:val="TableBody"/>
              <w:rPr>
                <w:del w:id="7178" w:author="Alban Roche" w:date="2017-08-02T16:33:00Z"/>
              </w:rPr>
            </w:pPr>
            <w:del w:id="7179" w:author="Alban Roche" w:date="2017-08-02T16:33:00Z">
              <w:r w:rsidRPr="00B92918" w:rsidDel="009453A7">
                <w:delText>1</w:delText>
              </w:r>
              <w:r w:rsidRPr="00B92918" w:rsidDel="009453A7">
                <w:tab/>
              </w:r>
              <w:r w:rsidRPr="00B92918" w:rsidDel="009453A7">
                <w:tab/>
                <w:delText xml:space="preserve">-24 dB </w:delText>
              </w:r>
              <w:r w:rsidDel="009453A7">
                <w:delText>≤</w:delText>
              </w:r>
              <w:r w:rsidRPr="00B92918" w:rsidDel="009453A7">
                <w:delText xml:space="preserve"> Ec/Io &lt; -23.5 dB</w:delText>
              </w:r>
              <w:bookmarkStart w:id="7180" w:name="_Toc489458115"/>
              <w:bookmarkEnd w:id="7180"/>
            </w:del>
          </w:p>
          <w:p w14:paraId="1544CCAE" w14:textId="4BF593D2" w:rsidR="00975CC4" w:rsidRPr="00B92918" w:rsidDel="009453A7" w:rsidRDefault="00975CC4" w:rsidP="00166AF3">
            <w:pPr>
              <w:pStyle w:val="TableBody"/>
              <w:rPr>
                <w:del w:id="7181" w:author="Alban Roche" w:date="2017-08-02T16:33:00Z"/>
              </w:rPr>
            </w:pPr>
            <w:del w:id="7182" w:author="Alban Roche" w:date="2017-08-02T16:33:00Z">
              <w:r w:rsidRPr="00B92918" w:rsidDel="009453A7">
                <w:delText>2</w:delText>
              </w:r>
              <w:r w:rsidRPr="00B92918" w:rsidDel="009453A7">
                <w:tab/>
              </w:r>
              <w:r w:rsidRPr="00B92918" w:rsidDel="009453A7">
                <w:tab/>
                <w:delText xml:space="preserve">-23.5 dB </w:delText>
              </w:r>
              <w:r w:rsidDel="009453A7">
                <w:delText>≤</w:delText>
              </w:r>
              <w:r w:rsidRPr="00B92918" w:rsidDel="009453A7">
                <w:delText xml:space="preserve"> Ec/Io &lt; -23 dB</w:delText>
              </w:r>
              <w:bookmarkStart w:id="7183" w:name="_Toc489458116"/>
              <w:bookmarkEnd w:id="7183"/>
            </w:del>
          </w:p>
          <w:p w14:paraId="0B6CE5FD" w14:textId="2D21F37D" w:rsidR="00975CC4" w:rsidRPr="00B92918" w:rsidDel="009453A7" w:rsidRDefault="00975CC4" w:rsidP="00166AF3">
            <w:pPr>
              <w:pStyle w:val="TableBody"/>
              <w:rPr>
                <w:del w:id="7184" w:author="Alban Roche" w:date="2017-08-02T16:33:00Z"/>
              </w:rPr>
            </w:pPr>
            <w:del w:id="7185" w:author="Alban Roche" w:date="2017-08-02T16:33:00Z">
              <w:r w:rsidDel="009453A7">
                <w:delText>…</w:delText>
              </w:r>
              <w:bookmarkStart w:id="7186" w:name="_Toc489458117"/>
              <w:bookmarkEnd w:id="7186"/>
            </w:del>
          </w:p>
          <w:p w14:paraId="6BBFC5EB" w14:textId="668808E3" w:rsidR="00975CC4" w:rsidRPr="00B92918" w:rsidDel="009453A7" w:rsidRDefault="00975CC4" w:rsidP="00166AF3">
            <w:pPr>
              <w:pStyle w:val="TableBody"/>
              <w:rPr>
                <w:del w:id="7187" w:author="Alban Roche" w:date="2017-08-02T16:33:00Z"/>
              </w:rPr>
            </w:pPr>
            <w:del w:id="7188" w:author="Alban Roche" w:date="2017-08-02T16:33:00Z">
              <w:r w:rsidRPr="00B92918" w:rsidDel="009453A7">
                <w:delText>47</w:delText>
              </w:r>
              <w:r w:rsidRPr="00B92918" w:rsidDel="009453A7">
                <w:tab/>
              </w:r>
              <w:r w:rsidRPr="00B92918" w:rsidDel="009453A7">
                <w:tab/>
                <w:delText xml:space="preserve">-1 dB </w:delText>
              </w:r>
              <w:r w:rsidDel="009453A7">
                <w:delText>≤</w:delText>
              </w:r>
              <w:r w:rsidRPr="00B92918" w:rsidDel="009453A7">
                <w:delText xml:space="preserve"> Ec/Io &lt; -0.5 dB</w:delText>
              </w:r>
              <w:bookmarkStart w:id="7189" w:name="_Toc489458118"/>
              <w:bookmarkEnd w:id="7189"/>
            </w:del>
          </w:p>
          <w:p w14:paraId="3718AC40" w14:textId="67EC1C2C" w:rsidR="00975CC4" w:rsidRPr="00B92918" w:rsidDel="009453A7" w:rsidRDefault="00975CC4" w:rsidP="00166AF3">
            <w:pPr>
              <w:pStyle w:val="TableBody"/>
              <w:rPr>
                <w:del w:id="7190" w:author="Alban Roche" w:date="2017-08-02T16:33:00Z"/>
              </w:rPr>
            </w:pPr>
            <w:del w:id="7191" w:author="Alban Roche" w:date="2017-08-02T16:33:00Z">
              <w:r w:rsidRPr="00B92918" w:rsidDel="009453A7">
                <w:delText>48</w:delText>
              </w:r>
              <w:r w:rsidRPr="00B92918" w:rsidDel="009453A7">
                <w:tab/>
              </w:r>
              <w:r w:rsidRPr="00B92918" w:rsidDel="009453A7">
                <w:tab/>
                <w:delText xml:space="preserve">-0.5 dB </w:delText>
              </w:r>
              <w:r w:rsidDel="009453A7">
                <w:delText>≤</w:delText>
              </w:r>
              <w:r w:rsidRPr="00B92918" w:rsidDel="009453A7">
                <w:delText xml:space="preserve"> Ec/Io &lt; 0 dB</w:delText>
              </w:r>
              <w:bookmarkStart w:id="7192" w:name="_Toc489458119"/>
              <w:bookmarkEnd w:id="7192"/>
            </w:del>
          </w:p>
          <w:p w14:paraId="4894F209" w14:textId="05AA9E46" w:rsidR="00975CC4" w:rsidRPr="00B92918" w:rsidDel="009453A7" w:rsidRDefault="00975CC4" w:rsidP="00166AF3">
            <w:pPr>
              <w:pStyle w:val="TableBody"/>
              <w:rPr>
                <w:del w:id="7193" w:author="Alban Roche" w:date="2017-08-02T16:33:00Z"/>
              </w:rPr>
            </w:pPr>
            <w:del w:id="7194" w:author="Alban Roche" w:date="2017-08-02T16:33:00Z">
              <w:r w:rsidRPr="00B92918" w:rsidDel="009453A7">
                <w:delText>49</w:delText>
              </w:r>
              <w:r w:rsidRPr="00B92918" w:rsidDel="009453A7">
                <w:tab/>
              </w:r>
              <w:r w:rsidRPr="00B92918" w:rsidDel="009453A7">
                <w:tab/>
                <w:delText xml:space="preserve">0 dB </w:delText>
              </w:r>
              <w:r w:rsidDel="009453A7">
                <w:delText>≤</w:delText>
              </w:r>
              <w:r w:rsidRPr="00B92918" w:rsidDel="009453A7">
                <w:delText xml:space="preserve"> Ec/Io</w:delText>
              </w:r>
              <w:bookmarkStart w:id="7195" w:name="_Toc489458120"/>
              <w:bookmarkEnd w:id="7195"/>
            </w:del>
          </w:p>
          <w:p w14:paraId="1516147F" w14:textId="2849CD36" w:rsidR="00975CC4" w:rsidRPr="00111F83" w:rsidDel="009453A7" w:rsidRDefault="00975CC4" w:rsidP="00166AF3">
            <w:pPr>
              <w:pStyle w:val="TableBody"/>
              <w:rPr>
                <w:del w:id="7196" w:author="Alban Roche" w:date="2017-08-02T16:33:00Z"/>
              </w:rPr>
            </w:pPr>
            <w:del w:id="7197" w:author="Alban Roche" w:date="2017-08-02T16:33:00Z">
              <w:r w:rsidRPr="00111F83" w:rsidDel="009453A7">
                <w:delText>255</w:delText>
              </w:r>
              <w:r w:rsidRPr="00111F83" w:rsidDel="009453A7">
                <w:tab/>
              </w:r>
              <w:r w:rsidDel="009453A7">
                <w:tab/>
                <w:delText>N</w:delText>
              </w:r>
              <w:r w:rsidRPr="00111F83" w:rsidDel="009453A7">
                <w:delText>ot known or not detectable</w:delText>
              </w:r>
              <w:bookmarkStart w:id="7198" w:name="_Toc489458121"/>
              <w:bookmarkEnd w:id="7198"/>
            </w:del>
          </w:p>
          <w:p w14:paraId="0B1CFBB8" w14:textId="32525CAC" w:rsidR="00975CC4" w:rsidDel="009453A7" w:rsidRDefault="00975CC4" w:rsidP="00166AF3">
            <w:pPr>
              <w:pStyle w:val="TableBody"/>
              <w:rPr>
                <w:del w:id="7199" w:author="Alban Roche" w:date="2017-08-02T16:33:00Z"/>
              </w:rPr>
            </w:pPr>
            <w:bookmarkStart w:id="7200" w:name="_Toc489458122"/>
            <w:bookmarkEnd w:id="7200"/>
          </w:p>
          <w:p w14:paraId="71F1826E" w14:textId="489A50B5" w:rsidR="00975CC4" w:rsidRPr="00111F83" w:rsidDel="009453A7" w:rsidRDefault="00975CC4" w:rsidP="00166AF3">
            <w:pPr>
              <w:pStyle w:val="TableBody"/>
              <w:rPr>
                <w:del w:id="7201" w:author="Alban Roche" w:date="2017-08-02T16:33:00Z"/>
              </w:rPr>
            </w:pPr>
            <w:del w:id="7202" w:author="Alban Roche" w:date="2017-08-02T16:33:00Z">
              <w:r w:rsidRPr="00B92918" w:rsidDel="009453A7">
                <w:rPr>
                  <w:b/>
                </w:rPr>
                <w:delText>&lt;rsrq&gt;</w:delText>
              </w:r>
              <w:r w:rsidDel="009453A7">
                <w:rPr>
                  <w:b/>
                </w:rPr>
                <w:tab/>
              </w:r>
              <w:r w:rsidDel="009453A7">
                <w:rPr>
                  <w:b/>
                </w:rPr>
                <w:tab/>
              </w:r>
              <w:r w:rsidDel="009453A7">
                <w:delText>I</w:delText>
              </w:r>
              <w:r w:rsidRPr="00111F83" w:rsidDel="009453A7">
                <w:delText>nteger type</w:delText>
              </w:r>
              <w:r w:rsidDel="009453A7">
                <w:delText>;</w:delText>
              </w:r>
              <w:r w:rsidRPr="00111F83" w:rsidDel="009453A7">
                <w:delText xml:space="preserve"> reference signal received quality (see 3GPP </w:delText>
              </w:r>
              <w:r w:rsidDel="009453A7">
                <w:delText>TS 36.133 [96] subclause 9.1.7)</w:delText>
              </w:r>
              <w:bookmarkStart w:id="7203" w:name="_Toc489458123"/>
              <w:bookmarkEnd w:id="7203"/>
            </w:del>
          </w:p>
          <w:p w14:paraId="5925A5D4" w14:textId="7205F95D" w:rsidR="00975CC4" w:rsidRPr="00716414" w:rsidDel="009453A7" w:rsidRDefault="00975CC4" w:rsidP="00166AF3">
            <w:pPr>
              <w:pStyle w:val="TableBody"/>
              <w:rPr>
                <w:del w:id="7204" w:author="Alban Roche" w:date="2017-08-02T16:33:00Z"/>
              </w:rPr>
            </w:pPr>
            <w:del w:id="7205" w:author="Alban Roche" w:date="2017-08-02T16:33:00Z">
              <w:r w:rsidRPr="00111F83" w:rsidDel="009453A7">
                <w:delText>0</w:delText>
              </w:r>
              <w:r w:rsidRPr="00111F83" w:rsidDel="009453A7">
                <w:tab/>
              </w:r>
              <w:r w:rsidRPr="00111F83" w:rsidDel="009453A7">
                <w:tab/>
                <w:delText>r</w:delText>
              </w:r>
              <w:r w:rsidDel="009453A7">
                <w:delText>srq &lt;</w:delText>
              </w:r>
              <w:r w:rsidRPr="00716414" w:rsidDel="009453A7">
                <w:delText xml:space="preserve"> -19</w:delText>
              </w:r>
              <w:r w:rsidDel="009453A7">
                <w:delText>.</w:delText>
              </w:r>
              <w:r w:rsidRPr="00716414" w:rsidDel="009453A7">
                <w:delText>5 dB</w:delText>
              </w:r>
              <w:bookmarkStart w:id="7206" w:name="_Toc489458124"/>
              <w:bookmarkEnd w:id="7206"/>
            </w:del>
          </w:p>
          <w:p w14:paraId="14579733" w14:textId="463FF79C" w:rsidR="00975CC4" w:rsidRPr="00716414" w:rsidDel="009453A7" w:rsidRDefault="00975CC4" w:rsidP="00166AF3">
            <w:pPr>
              <w:pStyle w:val="TableBody"/>
              <w:rPr>
                <w:del w:id="7207" w:author="Alban Roche" w:date="2017-08-02T16:33:00Z"/>
              </w:rPr>
            </w:pPr>
            <w:del w:id="7208" w:author="Alban Roche" w:date="2017-08-02T16:33:00Z">
              <w:r w:rsidRPr="00716414" w:rsidDel="009453A7">
                <w:delText>1</w:delText>
              </w:r>
              <w:r w:rsidRPr="00716414" w:rsidDel="009453A7">
                <w:tab/>
              </w:r>
              <w:r w:rsidDel="009453A7">
                <w:tab/>
              </w:r>
              <w:r w:rsidDel="009453A7">
                <w:rPr>
                  <w:rFonts w:cs="v3.7.0"/>
                </w:rPr>
                <w:delText>-19.5</w:delText>
              </w:r>
              <w:r w:rsidDel="009453A7">
                <w:delText> </w:delText>
              </w:r>
              <w:r w:rsidRPr="00716414" w:rsidDel="009453A7">
                <w:delText>dB</w:delText>
              </w:r>
              <w:r w:rsidRPr="009A3FB2" w:rsidDel="009453A7">
                <w:rPr>
                  <w:rFonts w:cs="v3.7.0"/>
                </w:rPr>
                <w:delText xml:space="preserve"> </w:delText>
              </w:r>
              <w:r w:rsidDel="009453A7">
                <w:delText>≤</w:delText>
              </w:r>
              <w:r w:rsidRPr="009A3FB2" w:rsidDel="009453A7">
                <w:rPr>
                  <w:rFonts w:cs="v3.7.0"/>
                </w:rPr>
                <w:delText xml:space="preserve"> </w:delText>
              </w:r>
              <w:r w:rsidDel="009453A7">
                <w:rPr>
                  <w:rFonts w:cs="v3.7.0"/>
                </w:rPr>
                <w:delText>rsrq</w:delText>
              </w:r>
              <w:r w:rsidRPr="009A3FB2" w:rsidDel="009453A7">
                <w:rPr>
                  <w:rFonts w:cs="v3.7.0"/>
                </w:rPr>
                <w:delText xml:space="preserve"> &lt; </w:delText>
              </w:r>
              <w:r w:rsidRPr="00716414" w:rsidDel="009453A7">
                <w:delText>-19 dB</w:delText>
              </w:r>
              <w:bookmarkStart w:id="7209" w:name="_Toc489458125"/>
              <w:bookmarkEnd w:id="7209"/>
            </w:del>
          </w:p>
          <w:p w14:paraId="7F50498E" w14:textId="0AD02589" w:rsidR="00975CC4" w:rsidRPr="00716414" w:rsidDel="009453A7" w:rsidRDefault="00975CC4" w:rsidP="00166AF3">
            <w:pPr>
              <w:pStyle w:val="TableBody"/>
              <w:rPr>
                <w:del w:id="7210" w:author="Alban Roche" w:date="2017-08-02T16:33:00Z"/>
              </w:rPr>
            </w:pPr>
            <w:del w:id="7211" w:author="Alban Roche" w:date="2017-08-02T16:33:00Z">
              <w:r w:rsidRPr="00716414" w:rsidDel="009453A7">
                <w:delText>2</w:delText>
              </w:r>
              <w:r w:rsidRPr="00716414" w:rsidDel="009453A7">
                <w:tab/>
              </w:r>
              <w:r w:rsidDel="009453A7">
                <w:tab/>
              </w:r>
              <w:r w:rsidDel="009453A7">
                <w:rPr>
                  <w:rFonts w:cs="v3.7.0"/>
                </w:rPr>
                <w:delText>-19</w:delText>
              </w:r>
              <w:r w:rsidDel="009453A7">
                <w:delText> </w:delText>
              </w:r>
              <w:r w:rsidRPr="00716414" w:rsidDel="009453A7">
                <w:delText>dB</w:delText>
              </w:r>
              <w:r w:rsidRPr="009A3FB2" w:rsidDel="009453A7">
                <w:rPr>
                  <w:rFonts w:cs="v3.7.0"/>
                </w:rPr>
                <w:delText xml:space="preserve"> </w:delText>
              </w:r>
              <w:r w:rsidDel="009453A7">
                <w:delText>≤</w:delText>
              </w:r>
              <w:r w:rsidRPr="009A3FB2" w:rsidDel="009453A7">
                <w:rPr>
                  <w:rFonts w:cs="v3.7.0"/>
                </w:rPr>
                <w:delText xml:space="preserve"> </w:delText>
              </w:r>
              <w:r w:rsidDel="009453A7">
                <w:rPr>
                  <w:rFonts w:cs="v3.7.0"/>
                </w:rPr>
                <w:delText>rsrq</w:delText>
              </w:r>
              <w:r w:rsidRPr="009A3FB2" w:rsidDel="009453A7">
                <w:rPr>
                  <w:rFonts w:cs="v3.7.0"/>
                </w:rPr>
                <w:delText xml:space="preserve"> &lt; </w:delText>
              </w:r>
              <w:r w:rsidRPr="00716414" w:rsidDel="009453A7">
                <w:delText>-18</w:delText>
              </w:r>
              <w:r w:rsidDel="009453A7">
                <w:delText>.</w:delText>
              </w:r>
              <w:r w:rsidRPr="00716414" w:rsidDel="009453A7">
                <w:delText>5</w:delText>
              </w:r>
              <w:r w:rsidDel="009453A7">
                <w:delText> </w:delText>
              </w:r>
              <w:r w:rsidRPr="00716414" w:rsidDel="009453A7">
                <w:delText>dB</w:delText>
              </w:r>
              <w:bookmarkStart w:id="7212" w:name="_Toc489458126"/>
              <w:bookmarkEnd w:id="7212"/>
            </w:del>
          </w:p>
          <w:p w14:paraId="4622B81C" w14:textId="26A075F8" w:rsidR="00975CC4" w:rsidDel="009453A7" w:rsidRDefault="00975CC4" w:rsidP="00166AF3">
            <w:pPr>
              <w:pStyle w:val="TableBody"/>
              <w:rPr>
                <w:del w:id="7213" w:author="Alban Roche" w:date="2017-08-02T16:33:00Z"/>
              </w:rPr>
            </w:pPr>
            <w:del w:id="7214" w:author="Alban Roche" w:date="2017-08-02T16:33:00Z">
              <w:r w:rsidDel="009453A7">
                <w:delText>…</w:delText>
              </w:r>
              <w:bookmarkStart w:id="7215" w:name="_Toc489458127"/>
              <w:bookmarkEnd w:id="7215"/>
            </w:del>
          </w:p>
          <w:p w14:paraId="3CFDD6D3" w14:textId="6459B55A" w:rsidR="00975CC4" w:rsidRPr="00716414" w:rsidDel="009453A7" w:rsidRDefault="00975CC4" w:rsidP="00166AF3">
            <w:pPr>
              <w:pStyle w:val="TableBody"/>
              <w:rPr>
                <w:del w:id="7216" w:author="Alban Roche" w:date="2017-08-02T16:33:00Z"/>
              </w:rPr>
            </w:pPr>
            <w:del w:id="7217" w:author="Alban Roche" w:date="2017-08-02T16:33:00Z">
              <w:r w:rsidRPr="00716414" w:rsidDel="009453A7">
                <w:delText>32</w:delText>
              </w:r>
              <w:r w:rsidRPr="00716414" w:rsidDel="009453A7">
                <w:tab/>
              </w:r>
              <w:r w:rsidDel="009453A7">
                <w:tab/>
              </w:r>
              <w:r w:rsidDel="009453A7">
                <w:rPr>
                  <w:rFonts w:cs="v3.7.0"/>
                </w:rPr>
                <w:delText>-4</w:delText>
              </w:r>
              <w:r w:rsidDel="009453A7">
                <w:delText> </w:delText>
              </w:r>
              <w:r w:rsidRPr="00716414" w:rsidDel="009453A7">
                <w:delText>dB</w:delText>
              </w:r>
              <w:r w:rsidRPr="009A3FB2" w:rsidDel="009453A7">
                <w:rPr>
                  <w:rFonts w:cs="v3.7.0"/>
                </w:rPr>
                <w:delText xml:space="preserve"> </w:delText>
              </w:r>
              <w:r w:rsidDel="009453A7">
                <w:delText>≤</w:delText>
              </w:r>
              <w:r w:rsidRPr="009A3FB2" w:rsidDel="009453A7">
                <w:rPr>
                  <w:rFonts w:cs="v3.7.0"/>
                </w:rPr>
                <w:delText xml:space="preserve"> </w:delText>
              </w:r>
              <w:r w:rsidDel="009453A7">
                <w:rPr>
                  <w:rFonts w:cs="v3.7.0"/>
                </w:rPr>
                <w:delText>rsrq</w:delText>
              </w:r>
              <w:r w:rsidRPr="009A3FB2" w:rsidDel="009453A7">
                <w:rPr>
                  <w:rFonts w:cs="v3.7.0"/>
                </w:rPr>
                <w:delText xml:space="preserve"> &lt; </w:delText>
              </w:r>
              <w:r w:rsidRPr="00716414" w:rsidDel="009453A7">
                <w:delText>-3</w:delText>
              </w:r>
              <w:r w:rsidDel="009453A7">
                <w:delText>.</w:delText>
              </w:r>
              <w:r w:rsidRPr="00716414" w:rsidDel="009453A7">
                <w:delText>5 dB</w:delText>
              </w:r>
              <w:bookmarkStart w:id="7218" w:name="_Toc489458128"/>
              <w:bookmarkEnd w:id="7218"/>
            </w:del>
          </w:p>
          <w:p w14:paraId="71272F85" w14:textId="17890360" w:rsidR="00975CC4" w:rsidRPr="00716414" w:rsidDel="009453A7" w:rsidRDefault="00975CC4" w:rsidP="00166AF3">
            <w:pPr>
              <w:pStyle w:val="TableBody"/>
              <w:rPr>
                <w:del w:id="7219" w:author="Alban Roche" w:date="2017-08-02T16:33:00Z"/>
              </w:rPr>
            </w:pPr>
            <w:del w:id="7220" w:author="Alban Roche" w:date="2017-08-02T16:33:00Z">
              <w:r w:rsidRPr="00716414" w:rsidDel="009453A7">
                <w:delText>33</w:delText>
              </w:r>
              <w:r w:rsidRPr="00716414" w:rsidDel="009453A7">
                <w:tab/>
              </w:r>
              <w:r w:rsidDel="009453A7">
                <w:tab/>
              </w:r>
              <w:r w:rsidDel="009453A7">
                <w:rPr>
                  <w:rFonts w:cs="v3.7.0"/>
                </w:rPr>
                <w:delText>-3.5</w:delText>
              </w:r>
              <w:r w:rsidDel="009453A7">
                <w:delText> </w:delText>
              </w:r>
              <w:r w:rsidRPr="00716414" w:rsidDel="009453A7">
                <w:delText>dB</w:delText>
              </w:r>
              <w:r w:rsidRPr="009A3FB2" w:rsidDel="009453A7">
                <w:rPr>
                  <w:rFonts w:cs="v3.7.0"/>
                </w:rPr>
                <w:delText xml:space="preserve"> </w:delText>
              </w:r>
              <w:r w:rsidDel="009453A7">
                <w:delText>≤</w:delText>
              </w:r>
              <w:r w:rsidRPr="009A3FB2" w:rsidDel="009453A7">
                <w:rPr>
                  <w:rFonts w:cs="v3.7.0"/>
                </w:rPr>
                <w:delText xml:space="preserve"> </w:delText>
              </w:r>
              <w:r w:rsidDel="009453A7">
                <w:rPr>
                  <w:rFonts w:cs="v3.7.0"/>
                </w:rPr>
                <w:delText>rsrq</w:delText>
              </w:r>
              <w:r w:rsidRPr="009A3FB2" w:rsidDel="009453A7">
                <w:rPr>
                  <w:rFonts w:cs="v3.7.0"/>
                </w:rPr>
                <w:delText xml:space="preserve"> &lt; </w:delText>
              </w:r>
              <w:r w:rsidRPr="00716414" w:rsidDel="009453A7">
                <w:delText>-3 dB</w:delText>
              </w:r>
              <w:bookmarkStart w:id="7221" w:name="_Toc489458129"/>
              <w:bookmarkEnd w:id="7221"/>
            </w:del>
          </w:p>
          <w:p w14:paraId="0756FD7A" w14:textId="73BD060A" w:rsidR="00975CC4" w:rsidRPr="00716414" w:rsidDel="009453A7" w:rsidRDefault="00975CC4" w:rsidP="00166AF3">
            <w:pPr>
              <w:pStyle w:val="TableBody"/>
              <w:rPr>
                <w:del w:id="7222" w:author="Alban Roche" w:date="2017-08-02T16:33:00Z"/>
              </w:rPr>
            </w:pPr>
            <w:del w:id="7223" w:author="Alban Roche" w:date="2017-08-02T16:33:00Z">
              <w:r w:rsidRPr="00716414" w:rsidDel="009453A7">
                <w:delText>34</w:delText>
              </w:r>
              <w:r w:rsidDel="009453A7">
                <w:tab/>
              </w:r>
              <w:r w:rsidRPr="00716414" w:rsidDel="009453A7">
                <w:tab/>
                <w:delText>-</w:delText>
              </w:r>
              <w:r w:rsidDel="009453A7">
                <w:delText>3</w:delText>
              </w:r>
              <w:r w:rsidRPr="00716414" w:rsidDel="009453A7">
                <w:delText xml:space="preserve"> dB </w:delText>
              </w:r>
              <w:r w:rsidDel="009453A7">
                <w:delText>≤</w:delText>
              </w:r>
              <w:r w:rsidRPr="009A3FB2" w:rsidDel="009453A7">
                <w:rPr>
                  <w:rFonts w:cs="v3.7.0"/>
                </w:rPr>
                <w:delText xml:space="preserve"> </w:delText>
              </w:r>
              <w:r w:rsidDel="009453A7">
                <w:rPr>
                  <w:rFonts w:cs="v3.7.0"/>
                </w:rPr>
                <w:delText>rsrq</w:delText>
              </w:r>
              <w:bookmarkStart w:id="7224" w:name="_Toc489458130"/>
              <w:bookmarkEnd w:id="7224"/>
            </w:del>
          </w:p>
          <w:p w14:paraId="2F46E40C" w14:textId="0026318B" w:rsidR="00975CC4" w:rsidRPr="00032F05" w:rsidDel="009453A7" w:rsidRDefault="00975CC4" w:rsidP="00166AF3">
            <w:pPr>
              <w:pStyle w:val="TableBody"/>
              <w:rPr>
                <w:del w:id="7225" w:author="Alban Roche" w:date="2017-08-02T16:33:00Z"/>
              </w:rPr>
            </w:pPr>
            <w:del w:id="7226" w:author="Alban Roche" w:date="2017-08-02T16:33:00Z">
              <w:r w:rsidDel="009453A7">
                <w:delText>255</w:delText>
              </w:r>
              <w:r w:rsidRPr="00032F05" w:rsidDel="009453A7">
                <w:tab/>
              </w:r>
              <w:r w:rsidDel="009453A7">
                <w:tab/>
                <w:delText>N</w:delText>
              </w:r>
              <w:r w:rsidRPr="00032F05" w:rsidDel="009453A7">
                <w:delText>ot known or not detectable</w:delText>
              </w:r>
              <w:bookmarkStart w:id="7227" w:name="_Toc489458131"/>
              <w:bookmarkEnd w:id="7227"/>
            </w:del>
          </w:p>
          <w:p w14:paraId="4DA77913" w14:textId="54474A1B" w:rsidR="00975CC4" w:rsidDel="009453A7" w:rsidRDefault="00975CC4" w:rsidP="00166AF3">
            <w:pPr>
              <w:pStyle w:val="TableBody"/>
              <w:rPr>
                <w:del w:id="7228" w:author="Alban Roche" w:date="2017-08-02T16:33:00Z"/>
              </w:rPr>
            </w:pPr>
            <w:bookmarkStart w:id="7229" w:name="_Toc489458132"/>
            <w:bookmarkEnd w:id="7229"/>
          </w:p>
          <w:p w14:paraId="2CDCAA24" w14:textId="4DF2D8E2" w:rsidR="00975CC4" w:rsidDel="009453A7" w:rsidRDefault="00975CC4" w:rsidP="00166AF3">
            <w:pPr>
              <w:pStyle w:val="TableBody"/>
              <w:rPr>
                <w:del w:id="7230" w:author="Alban Roche" w:date="2017-08-02T16:33:00Z"/>
              </w:rPr>
            </w:pPr>
            <w:bookmarkStart w:id="7231" w:name="_Toc489458133"/>
            <w:bookmarkEnd w:id="7231"/>
          </w:p>
          <w:p w14:paraId="2877F18F" w14:textId="78772D9D" w:rsidR="00975CC4" w:rsidRPr="00CA3F4B" w:rsidDel="009453A7" w:rsidRDefault="00975CC4" w:rsidP="00166AF3">
            <w:pPr>
              <w:pStyle w:val="TableBody"/>
              <w:rPr>
                <w:del w:id="7232" w:author="Alban Roche" w:date="2017-08-02T16:33:00Z"/>
              </w:rPr>
            </w:pPr>
            <w:bookmarkStart w:id="7233" w:name="_Toc489458134"/>
            <w:bookmarkEnd w:id="7233"/>
          </w:p>
          <w:p w14:paraId="1C7AC38F" w14:textId="4682CD8A" w:rsidR="00975CC4" w:rsidRPr="00111F83" w:rsidDel="009453A7" w:rsidRDefault="00975CC4" w:rsidP="00166AF3">
            <w:pPr>
              <w:pStyle w:val="TableBody"/>
              <w:rPr>
                <w:del w:id="7234" w:author="Alban Roche" w:date="2017-08-02T16:33:00Z"/>
              </w:rPr>
            </w:pPr>
            <w:del w:id="7235" w:author="Alban Roche" w:date="2017-08-02T16:33:00Z">
              <w:r w:rsidRPr="00B92918" w:rsidDel="009453A7">
                <w:rPr>
                  <w:b/>
                </w:rPr>
                <w:delText>&lt;rsrp&gt;</w:delText>
              </w:r>
              <w:r w:rsidDel="009453A7">
                <w:tab/>
              </w:r>
              <w:r w:rsidDel="009453A7">
                <w:tab/>
                <w:delText>I</w:delText>
              </w:r>
              <w:r w:rsidRPr="00111F83" w:rsidDel="009453A7">
                <w:delText>nteger type</w:delText>
              </w:r>
              <w:r w:rsidDel="009453A7">
                <w:delText>;</w:delText>
              </w:r>
              <w:r w:rsidRPr="00111F83" w:rsidDel="009453A7">
                <w:delText xml:space="preserve"> reference signal received power (see 3GPP </w:delText>
              </w:r>
              <w:r w:rsidDel="009453A7">
                <w:delText>TS 36.133 [96] subclause 9.1.4)</w:delText>
              </w:r>
              <w:bookmarkStart w:id="7236" w:name="_Toc489458135"/>
              <w:bookmarkEnd w:id="7236"/>
            </w:del>
          </w:p>
          <w:p w14:paraId="2CACF8CD" w14:textId="539B296D" w:rsidR="00975CC4" w:rsidRPr="00111F83" w:rsidDel="009453A7" w:rsidRDefault="00975CC4" w:rsidP="00166AF3">
            <w:pPr>
              <w:pStyle w:val="TableBody"/>
              <w:rPr>
                <w:del w:id="7237" w:author="Alban Roche" w:date="2017-08-02T16:33:00Z"/>
              </w:rPr>
            </w:pPr>
            <w:del w:id="7238" w:author="Alban Roche" w:date="2017-08-02T16:33:00Z">
              <w:r w:rsidRPr="00111F83" w:rsidDel="009453A7">
                <w:delText>0</w:delText>
              </w:r>
              <w:r w:rsidRPr="00111F83" w:rsidDel="009453A7">
                <w:tab/>
              </w:r>
              <w:r w:rsidRPr="00111F83" w:rsidDel="009453A7">
                <w:tab/>
                <w:delText>rsrp &lt; -140 dBm</w:delText>
              </w:r>
              <w:bookmarkStart w:id="7239" w:name="_Toc489458136"/>
              <w:bookmarkEnd w:id="7239"/>
            </w:del>
          </w:p>
          <w:p w14:paraId="02D19EA0" w14:textId="6E21B9A8" w:rsidR="00975CC4" w:rsidRPr="00111F83" w:rsidDel="009453A7" w:rsidRDefault="00975CC4" w:rsidP="00166AF3">
            <w:pPr>
              <w:pStyle w:val="TableBody"/>
              <w:rPr>
                <w:del w:id="7240" w:author="Alban Roche" w:date="2017-08-02T16:33:00Z"/>
              </w:rPr>
            </w:pPr>
            <w:del w:id="7241" w:author="Alban Roche" w:date="2017-08-02T16:33:00Z">
              <w:r w:rsidRPr="00111F83" w:rsidDel="009453A7">
                <w:delText>1</w:delText>
              </w:r>
              <w:r w:rsidRPr="00111F83" w:rsidDel="009453A7">
                <w:tab/>
              </w:r>
              <w:r w:rsidRPr="00111F83" w:rsidDel="009453A7">
                <w:tab/>
                <w:delText xml:space="preserve">-140 dBm </w:delText>
              </w:r>
              <w:r w:rsidDel="009453A7">
                <w:delText>≤</w:delText>
              </w:r>
              <w:r w:rsidRPr="00111F83" w:rsidDel="009453A7">
                <w:delText xml:space="preserve"> rsrp &lt; -139 dBm</w:delText>
              </w:r>
              <w:bookmarkStart w:id="7242" w:name="_Toc489458137"/>
              <w:bookmarkEnd w:id="7242"/>
            </w:del>
          </w:p>
          <w:p w14:paraId="3EBF24E9" w14:textId="080FE53D" w:rsidR="00975CC4" w:rsidRPr="00111F83" w:rsidDel="009453A7" w:rsidRDefault="00975CC4" w:rsidP="00166AF3">
            <w:pPr>
              <w:pStyle w:val="TableBody"/>
              <w:rPr>
                <w:del w:id="7243" w:author="Alban Roche" w:date="2017-08-02T16:33:00Z"/>
              </w:rPr>
            </w:pPr>
            <w:del w:id="7244" w:author="Alban Roche" w:date="2017-08-02T16:33:00Z">
              <w:r w:rsidRPr="00111F83" w:rsidDel="009453A7">
                <w:delText>2</w:delText>
              </w:r>
              <w:r w:rsidRPr="00111F83" w:rsidDel="009453A7">
                <w:tab/>
              </w:r>
              <w:r w:rsidRPr="00111F83" w:rsidDel="009453A7">
                <w:tab/>
                <w:delText xml:space="preserve">-139 dBm </w:delText>
              </w:r>
              <w:r w:rsidDel="009453A7">
                <w:delText>≤</w:delText>
              </w:r>
              <w:r w:rsidRPr="00111F83" w:rsidDel="009453A7">
                <w:delText xml:space="preserve"> rsrp &lt; -138 dBm</w:delText>
              </w:r>
              <w:bookmarkStart w:id="7245" w:name="_Toc489458138"/>
              <w:bookmarkEnd w:id="7245"/>
            </w:del>
          </w:p>
          <w:p w14:paraId="45F7CEBF" w14:textId="1A597499" w:rsidR="00975CC4" w:rsidDel="009453A7" w:rsidRDefault="00975CC4" w:rsidP="00166AF3">
            <w:pPr>
              <w:pStyle w:val="TableBody"/>
              <w:rPr>
                <w:del w:id="7246" w:author="Alban Roche" w:date="2017-08-02T16:33:00Z"/>
              </w:rPr>
            </w:pPr>
            <w:del w:id="7247" w:author="Alban Roche" w:date="2017-08-02T16:33:00Z">
              <w:r w:rsidDel="009453A7">
                <w:delText>…</w:delText>
              </w:r>
              <w:bookmarkStart w:id="7248" w:name="_Toc489458139"/>
              <w:bookmarkEnd w:id="7248"/>
            </w:del>
          </w:p>
          <w:p w14:paraId="4EC34689" w14:textId="0217F9BD" w:rsidR="00975CC4" w:rsidRPr="00716414" w:rsidDel="009453A7" w:rsidRDefault="00975CC4" w:rsidP="00166AF3">
            <w:pPr>
              <w:pStyle w:val="TableBody"/>
              <w:rPr>
                <w:del w:id="7249" w:author="Alban Roche" w:date="2017-08-02T16:33:00Z"/>
              </w:rPr>
            </w:pPr>
            <w:del w:id="7250" w:author="Alban Roche" w:date="2017-08-02T16:33:00Z">
              <w:r w:rsidDel="009453A7">
                <w:delText>95</w:delText>
              </w:r>
              <w:r w:rsidRPr="00716414" w:rsidDel="009453A7">
                <w:tab/>
              </w:r>
              <w:r w:rsidDel="009453A7">
                <w:tab/>
              </w:r>
              <w:r w:rsidDel="009453A7">
                <w:rPr>
                  <w:rFonts w:cs="v3.7.0"/>
                </w:rPr>
                <w:delText>-46</w:delText>
              </w:r>
              <w:r w:rsidRPr="00716414" w:rsidDel="009453A7">
                <w:delText> dBm</w:delText>
              </w:r>
              <w:r w:rsidRPr="009A3FB2" w:rsidDel="009453A7">
                <w:rPr>
                  <w:rFonts w:cs="v3.7.0"/>
                </w:rPr>
                <w:delText xml:space="preserve"> </w:delText>
              </w:r>
              <w:r w:rsidDel="009453A7">
                <w:delText>≤</w:delText>
              </w:r>
              <w:r w:rsidRPr="009A3FB2" w:rsidDel="009453A7">
                <w:rPr>
                  <w:rFonts w:cs="v3.7.0"/>
                </w:rPr>
                <w:delText xml:space="preserve"> </w:delText>
              </w:r>
              <w:r w:rsidDel="009453A7">
                <w:rPr>
                  <w:rFonts w:cs="v3.7.0"/>
                </w:rPr>
                <w:delText>rsrp</w:delText>
              </w:r>
              <w:r w:rsidRPr="009A3FB2" w:rsidDel="009453A7">
                <w:rPr>
                  <w:rFonts w:cs="v3.7.0"/>
                </w:rPr>
                <w:delText xml:space="preserve"> &lt; </w:delText>
              </w:r>
              <w:r w:rsidRPr="00716414" w:rsidDel="009453A7">
                <w:delText>-</w:delText>
              </w:r>
              <w:r w:rsidDel="009453A7">
                <w:delText>45</w:delText>
              </w:r>
              <w:r w:rsidRPr="00716414" w:rsidDel="009453A7">
                <w:delText> dBm</w:delText>
              </w:r>
              <w:bookmarkStart w:id="7251" w:name="_Toc489458140"/>
              <w:bookmarkEnd w:id="7251"/>
            </w:del>
          </w:p>
          <w:p w14:paraId="3475C4BF" w14:textId="75B667A2" w:rsidR="00975CC4" w:rsidRPr="00716414" w:rsidDel="009453A7" w:rsidRDefault="00975CC4" w:rsidP="00166AF3">
            <w:pPr>
              <w:pStyle w:val="TableBody"/>
              <w:rPr>
                <w:del w:id="7252" w:author="Alban Roche" w:date="2017-08-02T16:33:00Z"/>
              </w:rPr>
            </w:pPr>
            <w:del w:id="7253" w:author="Alban Roche" w:date="2017-08-02T16:33:00Z">
              <w:r w:rsidDel="009453A7">
                <w:delText>96</w:delText>
              </w:r>
              <w:r w:rsidRPr="00716414" w:rsidDel="009453A7">
                <w:tab/>
              </w:r>
              <w:r w:rsidDel="009453A7">
                <w:tab/>
              </w:r>
              <w:r w:rsidDel="009453A7">
                <w:rPr>
                  <w:rFonts w:cs="v3.7.0"/>
                </w:rPr>
                <w:delText>-45</w:delText>
              </w:r>
              <w:r w:rsidRPr="00716414" w:rsidDel="009453A7">
                <w:delText> dBm</w:delText>
              </w:r>
              <w:r w:rsidRPr="009A3FB2" w:rsidDel="009453A7">
                <w:rPr>
                  <w:rFonts w:cs="v3.7.0"/>
                </w:rPr>
                <w:delText xml:space="preserve"> </w:delText>
              </w:r>
              <w:r w:rsidDel="009453A7">
                <w:delText>≤</w:delText>
              </w:r>
              <w:r w:rsidRPr="009A3FB2" w:rsidDel="009453A7">
                <w:rPr>
                  <w:rFonts w:cs="v3.7.0"/>
                </w:rPr>
                <w:delText xml:space="preserve"> </w:delText>
              </w:r>
              <w:r w:rsidDel="009453A7">
                <w:rPr>
                  <w:rFonts w:cs="v3.7.0"/>
                </w:rPr>
                <w:delText>rsrp</w:delText>
              </w:r>
              <w:r w:rsidRPr="009A3FB2" w:rsidDel="009453A7">
                <w:rPr>
                  <w:rFonts w:cs="v3.7.0"/>
                </w:rPr>
                <w:delText xml:space="preserve"> &lt; </w:delText>
              </w:r>
              <w:r w:rsidRPr="00716414" w:rsidDel="009453A7">
                <w:delText>-</w:delText>
              </w:r>
              <w:r w:rsidDel="009453A7">
                <w:delText>44</w:delText>
              </w:r>
              <w:r w:rsidRPr="00716414" w:rsidDel="009453A7">
                <w:delText> dBm</w:delText>
              </w:r>
              <w:bookmarkStart w:id="7254" w:name="_Toc489458141"/>
              <w:bookmarkEnd w:id="7254"/>
            </w:del>
          </w:p>
          <w:p w14:paraId="25099819" w14:textId="6E94A041" w:rsidR="00975CC4" w:rsidRPr="00716414" w:rsidDel="009453A7" w:rsidRDefault="00975CC4" w:rsidP="00166AF3">
            <w:pPr>
              <w:pStyle w:val="TableBody"/>
              <w:rPr>
                <w:del w:id="7255" w:author="Alban Roche" w:date="2017-08-02T16:33:00Z"/>
              </w:rPr>
            </w:pPr>
            <w:del w:id="7256" w:author="Alban Roche" w:date="2017-08-02T16:33:00Z">
              <w:r w:rsidDel="009453A7">
                <w:delText>97</w:delText>
              </w:r>
              <w:r w:rsidRPr="00716414" w:rsidDel="009453A7">
                <w:tab/>
              </w:r>
              <w:r w:rsidDel="009453A7">
                <w:tab/>
                <w:delText>-44</w:delText>
              </w:r>
              <w:r w:rsidRPr="00716414" w:rsidDel="009453A7">
                <w:delText xml:space="preserve"> dBm </w:delText>
              </w:r>
              <w:r w:rsidDel="009453A7">
                <w:delText>≤</w:delText>
              </w:r>
              <w:r w:rsidRPr="009A3FB2" w:rsidDel="009453A7">
                <w:rPr>
                  <w:rFonts w:cs="v3.7.0"/>
                </w:rPr>
                <w:delText xml:space="preserve"> </w:delText>
              </w:r>
              <w:r w:rsidDel="009453A7">
                <w:rPr>
                  <w:rFonts w:cs="v3.7.0"/>
                </w:rPr>
                <w:delText>rsrp</w:delText>
              </w:r>
              <w:bookmarkStart w:id="7257" w:name="_Toc489458142"/>
              <w:bookmarkEnd w:id="7257"/>
            </w:del>
          </w:p>
          <w:p w14:paraId="7C1CC035" w14:textId="7B782A04" w:rsidR="00975CC4" w:rsidDel="009453A7" w:rsidRDefault="00975CC4" w:rsidP="00166AF3">
            <w:pPr>
              <w:pStyle w:val="TableBody"/>
              <w:rPr>
                <w:del w:id="7258" w:author="Alban Roche" w:date="2017-08-02T16:33:00Z"/>
              </w:rPr>
            </w:pPr>
            <w:del w:id="7259" w:author="Alban Roche" w:date="2017-08-02T16:33:00Z">
              <w:r w:rsidDel="009453A7">
                <w:delText>255</w:delText>
              </w:r>
              <w:r w:rsidDel="009453A7">
                <w:tab/>
              </w:r>
              <w:r w:rsidRPr="00032F05" w:rsidDel="009453A7">
                <w:tab/>
              </w:r>
              <w:r w:rsidDel="009453A7">
                <w:delText>N</w:delText>
              </w:r>
              <w:r w:rsidRPr="00032F05" w:rsidDel="009453A7">
                <w:delText>ot known or not detectable</w:delText>
              </w:r>
              <w:bookmarkStart w:id="7260" w:name="_Toc489458143"/>
              <w:bookmarkEnd w:id="7260"/>
            </w:del>
          </w:p>
          <w:p w14:paraId="7606BC3E" w14:textId="4BF0D210" w:rsidR="00975CC4" w:rsidDel="009453A7" w:rsidRDefault="00975CC4" w:rsidP="00166AF3">
            <w:pPr>
              <w:pStyle w:val="TableBody"/>
              <w:rPr>
                <w:del w:id="7261" w:author="Alban Roche" w:date="2017-08-02T16:33:00Z"/>
              </w:rPr>
            </w:pPr>
            <w:bookmarkStart w:id="7262" w:name="_Toc489458144"/>
            <w:bookmarkEnd w:id="7262"/>
          </w:p>
          <w:p w14:paraId="7B7094A0" w14:textId="311315F8" w:rsidR="00975CC4" w:rsidDel="009453A7" w:rsidRDefault="00975CC4" w:rsidP="00166AF3">
            <w:pPr>
              <w:pStyle w:val="TableBody"/>
              <w:rPr>
                <w:del w:id="7263" w:author="Alban Roche" w:date="2017-08-02T16:33:00Z"/>
              </w:rPr>
            </w:pPr>
            <w:del w:id="7264" w:author="Alban Roche" w:date="2017-08-02T16:33:00Z">
              <w:r w:rsidRPr="00CC2141" w:rsidDel="009453A7">
                <w:rPr>
                  <w:b/>
                </w:rPr>
                <w:delText>&lt;rssnr&gt;</w:delText>
              </w:r>
              <w:r w:rsidDel="009453A7">
                <w:tab/>
                <w:delText>Integer type; radio signal strength noise ration value</w:delText>
              </w:r>
              <w:bookmarkStart w:id="7265" w:name="_Toc489458145"/>
              <w:bookmarkEnd w:id="7265"/>
            </w:del>
          </w:p>
          <w:p w14:paraId="2902B2F1" w14:textId="30E2E6AA" w:rsidR="00975CC4" w:rsidDel="009453A7" w:rsidRDefault="00975CC4" w:rsidP="00166AF3">
            <w:pPr>
              <w:pStyle w:val="TableBody"/>
              <w:rPr>
                <w:del w:id="7266" w:author="Alban Roche" w:date="2017-08-02T16:33:00Z"/>
              </w:rPr>
            </w:pPr>
            <w:del w:id="7267" w:author="Alban Roche" w:date="2017-08-02T16:33:00Z">
              <w:r w:rsidDel="009453A7">
                <w:delText>-100</w:delText>
              </w:r>
              <w:r w:rsidDel="009453A7">
                <w:tab/>
              </w:r>
              <w:r w:rsidDel="009453A7">
                <w:tab/>
                <w:delText>RSSNR ≤ -50 dB</w:delText>
              </w:r>
              <w:bookmarkStart w:id="7268" w:name="_Toc489458146"/>
              <w:bookmarkEnd w:id="7268"/>
            </w:del>
          </w:p>
          <w:p w14:paraId="679781EB" w14:textId="24FB02ED" w:rsidR="00975CC4" w:rsidDel="009453A7" w:rsidRDefault="00975CC4" w:rsidP="00166AF3">
            <w:pPr>
              <w:pStyle w:val="TableBody"/>
              <w:rPr>
                <w:del w:id="7269" w:author="Alban Roche" w:date="2017-08-02T16:33:00Z"/>
              </w:rPr>
            </w:pPr>
            <w:del w:id="7270" w:author="Alban Roche" w:date="2017-08-02T16:33:00Z">
              <w:r w:rsidDel="009453A7">
                <w:delText>-99</w:delText>
              </w:r>
              <w:r w:rsidDel="009453A7">
                <w:tab/>
              </w:r>
              <w:r w:rsidDel="009453A7">
                <w:tab/>
                <w:delText>-50 dB &lt; RSSNR ≤ -49.5 dB</w:delText>
              </w:r>
              <w:bookmarkStart w:id="7271" w:name="_Toc489458147"/>
              <w:bookmarkEnd w:id="7271"/>
            </w:del>
          </w:p>
          <w:p w14:paraId="3A600151" w14:textId="7BFD7EF5" w:rsidR="00975CC4" w:rsidDel="009453A7" w:rsidRDefault="00975CC4" w:rsidP="00166AF3">
            <w:pPr>
              <w:pStyle w:val="TableBody"/>
              <w:rPr>
                <w:del w:id="7272" w:author="Alban Roche" w:date="2017-08-02T16:33:00Z"/>
              </w:rPr>
            </w:pPr>
            <w:del w:id="7273" w:author="Alban Roche" w:date="2017-08-02T16:33:00Z">
              <w:r w:rsidDel="009453A7">
                <w:delText>-98</w:delText>
              </w:r>
              <w:r w:rsidDel="009453A7">
                <w:tab/>
              </w:r>
              <w:r w:rsidDel="009453A7">
                <w:tab/>
                <w:delText>-49.5 dB &lt; RSSNR ≤ -49 dB</w:delText>
              </w:r>
              <w:bookmarkStart w:id="7274" w:name="_Toc489458148"/>
              <w:bookmarkEnd w:id="7274"/>
            </w:del>
          </w:p>
          <w:p w14:paraId="101F5E50" w14:textId="5FD2069F" w:rsidR="00975CC4" w:rsidDel="009453A7" w:rsidRDefault="00975CC4" w:rsidP="00166AF3">
            <w:pPr>
              <w:pStyle w:val="TableBody"/>
              <w:rPr>
                <w:del w:id="7275" w:author="Alban Roche" w:date="2017-08-02T16:33:00Z"/>
              </w:rPr>
            </w:pPr>
            <w:del w:id="7276" w:author="Alban Roche" w:date="2017-08-02T16:33:00Z">
              <w:r w:rsidDel="009453A7">
                <w:delText>…</w:delText>
              </w:r>
              <w:bookmarkStart w:id="7277" w:name="_Toc489458149"/>
              <w:bookmarkEnd w:id="7277"/>
            </w:del>
          </w:p>
          <w:p w14:paraId="1E71ED65" w14:textId="30D4EDF3" w:rsidR="00975CC4" w:rsidDel="009453A7" w:rsidRDefault="00975CC4" w:rsidP="00166AF3">
            <w:pPr>
              <w:pStyle w:val="TableBody"/>
              <w:rPr>
                <w:del w:id="7278" w:author="Alban Roche" w:date="2017-08-02T16:33:00Z"/>
              </w:rPr>
            </w:pPr>
            <w:del w:id="7279" w:author="Alban Roche" w:date="2017-08-02T16:33:00Z">
              <w:r w:rsidDel="009453A7">
                <w:delText>-1</w:delText>
              </w:r>
              <w:r w:rsidDel="009453A7">
                <w:tab/>
              </w:r>
              <w:r w:rsidDel="009453A7">
                <w:tab/>
                <w:delText>-1 dB &lt; RSSNR ≤ -0.5 dB</w:delText>
              </w:r>
              <w:bookmarkStart w:id="7280" w:name="_Toc489458150"/>
              <w:bookmarkEnd w:id="7280"/>
            </w:del>
          </w:p>
          <w:p w14:paraId="13ACF65D" w14:textId="2875823D" w:rsidR="00975CC4" w:rsidDel="009453A7" w:rsidRDefault="00975CC4" w:rsidP="00166AF3">
            <w:pPr>
              <w:pStyle w:val="TableBody"/>
              <w:rPr>
                <w:del w:id="7281" w:author="Alban Roche" w:date="2017-08-02T16:33:00Z"/>
              </w:rPr>
            </w:pPr>
            <w:del w:id="7282" w:author="Alban Roche" w:date="2017-08-02T16:33:00Z">
              <w:r w:rsidDel="009453A7">
                <w:delText>0</w:delText>
              </w:r>
              <w:r w:rsidDel="009453A7">
                <w:tab/>
              </w:r>
              <w:r w:rsidDel="009453A7">
                <w:tab/>
                <w:delText>-0.5 dB &lt; RSSNR ≤ 0 dB</w:delText>
              </w:r>
              <w:bookmarkStart w:id="7283" w:name="_Toc489458151"/>
              <w:bookmarkEnd w:id="7283"/>
            </w:del>
          </w:p>
          <w:p w14:paraId="6D7409E0" w14:textId="344F5F79" w:rsidR="00975CC4" w:rsidDel="009453A7" w:rsidRDefault="00975CC4" w:rsidP="00166AF3">
            <w:pPr>
              <w:pStyle w:val="TableBody"/>
              <w:rPr>
                <w:del w:id="7284" w:author="Alban Roche" w:date="2017-08-02T16:33:00Z"/>
              </w:rPr>
            </w:pPr>
            <w:del w:id="7285" w:author="Alban Roche" w:date="2017-08-02T16:33:00Z">
              <w:r w:rsidDel="009453A7">
                <w:delText>1</w:delText>
              </w:r>
              <w:r w:rsidDel="009453A7">
                <w:tab/>
              </w:r>
              <w:r w:rsidDel="009453A7">
                <w:tab/>
                <w:delText>0 dB &lt; RSSNR ≤ 0.5 dB</w:delText>
              </w:r>
              <w:bookmarkStart w:id="7286" w:name="_Toc489458152"/>
              <w:bookmarkEnd w:id="7286"/>
            </w:del>
          </w:p>
          <w:p w14:paraId="17ABCA24" w14:textId="1945FF41" w:rsidR="00975CC4" w:rsidDel="009453A7" w:rsidRDefault="00975CC4" w:rsidP="00166AF3">
            <w:pPr>
              <w:pStyle w:val="TableBody"/>
              <w:rPr>
                <w:del w:id="7287" w:author="Alban Roche" w:date="2017-08-02T16:33:00Z"/>
              </w:rPr>
            </w:pPr>
            <w:del w:id="7288" w:author="Alban Roche" w:date="2017-08-02T16:33:00Z">
              <w:r w:rsidDel="009453A7">
                <w:delText>…</w:delText>
              </w:r>
              <w:bookmarkStart w:id="7289" w:name="_Toc489458153"/>
              <w:bookmarkEnd w:id="7289"/>
            </w:del>
          </w:p>
          <w:p w14:paraId="347692FB" w14:textId="0C2D13EE" w:rsidR="00975CC4" w:rsidDel="009453A7" w:rsidRDefault="00975CC4" w:rsidP="00166AF3">
            <w:pPr>
              <w:pStyle w:val="TableBody"/>
              <w:rPr>
                <w:del w:id="7290" w:author="Alban Roche" w:date="2017-08-02T16:33:00Z"/>
              </w:rPr>
            </w:pPr>
            <w:del w:id="7291" w:author="Alban Roche" w:date="2017-08-02T16:33:00Z">
              <w:r w:rsidDel="009453A7">
                <w:delText>98</w:delText>
              </w:r>
              <w:r w:rsidDel="009453A7">
                <w:tab/>
              </w:r>
              <w:r w:rsidDel="009453A7">
                <w:tab/>
                <w:delText>49 dB ≤ RSSNR &lt; 49.5 dB</w:delText>
              </w:r>
              <w:bookmarkStart w:id="7292" w:name="_Toc489458154"/>
              <w:bookmarkEnd w:id="7292"/>
            </w:del>
          </w:p>
          <w:p w14:paraId="43F18119" w14:textId="2C3DC565" w:rsidR="00975CC4" w:rsidDel="009453A7" w:rsidRDefault="00975CC4" w:rsidP="00166AF3">
            <w:pPr>
              <w:pStyle w:val="TableBody"/>
              <w:rPr>
                <w:del w:id="7293" w:author="Alban Roche" w:date="2017-08-02T16:33:00Z"/>
              </w:rPr>
            </w:pPr>
            <w:del w:id="7294" w:author="Alban Roche" w:date="2017-08-02T16:33:00Z">
              <w:r w:rsidDel="009453A7">
                <w:delText>99</w:delText>
              </w:r>
              <w:r w:rsidDel="009453A7">
                <w:tab/>
              </w:r>
              <w:r w:rsidDel="009453A7">
                <w:tab/>
                <w:delText>49.5 dB ≤ RSSNR &lt; 50 dB</w:delText>
              </w:r>
              <w:bookmarkStart w:id="7295" w:name="_Toc489458155"/>
              <w:bookmarkEnd w:id="7295"/>
            </w:del>
          </w:p>
          <w:p w14:paraId="22F274B9" w14:textId="6E1766E7" w:rsidR="00975CC4" w:rsidDel="009453A7" w:rsidRDefault="00975CC4" w:rsidP="00166AF3">
            <w:pPr>
              <w:pStyle w:val="TableBody"/>
              <w:rPr>
                <w:del w:id="7296" w:author="Alban Roche" w:date="2017-08-02T16:33:00Z"/>
              </w:rPr>
            </w:pPr>
            <w:del w:id="7297" w:author="Alban Roche" w:date="2017-08-02T16:33:00Z">
              <w:r w:rsidDel="009453A7">
                <w:delText>100</w:delText>
              </w:r>
              <w:r w:rsidDel="009453A7">
                <w:tab/>
              </w:r>
              <w:r w:rsidDel="009453A7">
                <w:tab/>
                <w:delText>50 dB ≤ RSSNR</w:delText>
              </w:r>
              <w:bookmarkStart w:id="7298" w:name="_Toc489458156"/>
              <w:bookmarkEnd w:id="7298"/>
            </w:del>
          </w:p>
          <w:p w14:paraId="4A74B27A" w14:textId="5BB8C771" w:rsidR="00975CC4" w:rsidRPr="00B92918" w:rsidDel="009453A7" w:rsidRDefault="00975CC4" w:rsidP="00166AF3">
            <w:pPr>
              <w:pStyle w:val="TableBody"/>
              <w:rPr>
                <w:del w:id="7299" w:author="Alban Roche" w:date="2017-08-02T16:33:00Z"/>
              </w:rPr>
            </w:pPr>
            <w:del w:id="7300" w:author="Alban Roche" w:date="2017-08-02T16:33:00Z">
              <w:r w:rsidDel="009453A7">
                <w:delText>255</w:delText>
              </w:r>
              <w:r w:rsidDel="009453A7">
                <w:tab/>
              </w:r>
              <w:r w:rsidDel="009453A7">
                <w:tab/>
                <w:delText>Not known or not detectable</w:delText>
              </w:r>
              <w:bookmarkStart w:id="7301" w:name="_Toc489458157"/>
              <w:bookmarkEnd w:id="7301"/>
            </w:del>
          </w:p>
        </w:tc>
        <w:bookmarkStart w:id="7302" w:name="_Toc489458158"/>
        <w:bookmarkEnd w:id="7302"/>
      </w:tr>
      <w:tr w:rsidR="00975CC4" w:rsidRPr="00C41274" w:rsidDel="009453A7" w14:paraId="37A329B1" w14:textId="3DAF97F3" w:rsidTr="00166AF3">
        <w:trPr>
          <w:trHeight w:val="42"/>
          <w:del w:id="7303" w:author="Alban Roche" w:date="2017-08-02T16:33:00Z"/>
        </w:trPr>
        <w:tc>
          <w:tcPr>
            <w:tcW w:w="1728" w:type="dxa"/>
          </w:tcPr>
          <w:p w14:paraId="7DC8E5F6" w14:textId="10CBB0E9" w:rsidR="00975CC4" w:rsidDel="009453A7" w:rsidRDefault="00975CC4" w:rsidP="00166AF3">
            <w:pPr>
              <w:pStyle w:val="TableBody"/>
              <w:rPr>
                <w:del w:id="7304" w:author="Alban Roche" w:date="2017-08-02T16:33:00Z"/>
                <w:i/>
              </w:rPr>
            </w:pPr>
            <w:del w:id="7305" w:author="Alban Roche" w:date="2017-08-02T16:33:00Z">
              <w:r w:rsidDel="009453A7">
                <w:rPr>
                  <w:i/>
                </w:rPr>
                <w:delText>Unsolicited Notification</w:delText>
              </w:r>
              <w:bookmarkStart w:id="7306" w:name="_Toc489458159"/>
              <w:bookmarkEnd w:id="7306"/>
            </w:del>
          </w:p>
        </w:tc>
        <w:tc>
          <w:tcPr>
            <w:tcW w:w="7560" w:type="dxa"/>
          </w:tcPr>
          <w:p w14:paraId="1F2B1278" w14:textId="700AB1C6" w:rsidR="00975CC4" w:rsidDel="009453A7" w:rsidRDefault="00975CC4" w:rsidP="00166AF3">
            <w:pPr>
              <w:pStyle w:val="TableBody"/>
              <w:rPr>
                <w:del w:id="7307" w:author="Alban Roche" w:date="2017-08-02T16:33:00Z"/>
              </w:rPr>
            </w:pPr>
            <w:del w:id="7308" w:author="Alban Roche" w:date="2017-08-02T16:33:00Z">
              <w:r w:rsidDel="009453A7">
                <w:rPr>
                  <w:u w:val="single"/>
                </w:rPr>
                <w:delText>Response</w:delText>
              </w:r>
              <w:bookmarkStart w:id="7309" w:name="_Toc489458160"/>
              <w:bookmarkEnd w:id="7309"/>
            </w:del>
          </w:p>
          <w:p w14:paraId="5270420F" w14:textId="67F85A5D" w:rsidR="00975CC4" w:rsidRPr="00B92918" w:rsidDel="009453A7" w:rsidRDefault="00975CC4" w:rsidP="00166AF3">
            <w:pPr>
              <w:pStyle w:val="TableBody"/>
              <w:rPr>
                <w:del w:id="7310" w:author="Alban Roche" w:date="2017-08-02T16:33:00Z"/>
                <w:b/>
              </w:rPr>
            </w:pPr>
            <w:del w:id="7311" w:author="Alban Roche" w:date="2017-08-02T16:33:00Z">
              <w:r w:rsidRPr="00CB167E" w:rsidDel="009453A7">
                <w:rPr>
                  <w:b/>
                </w:rPr>
                <w:delText>+XCESQI: &lt;rxlev&gt;,&lt;ber&gt;,&lt;rscp&gt;,&lt;ecno&gt;,&lt;rsrq&gt;,&lt;rsrp&gt;,&lt;rssnr&gt;</w:delText>
              </w:r>
              <w:bookmarkStart w:id="7312" w:name="_Toc489458161"/>
              <w:bookmarkEnd w:id="7312"/>
            </w:del>
          </w:p>
        </w:tc>
        <w:bookmarkStart w:id="7313" w:name="_Toc489458162"/>
        <w:bookmarkEnd w:id="7313"/>
      </w:tr>
      <w:tr w:rsidR="00975CC4" w:rsidRPr="00C41274" w:rsidDel="009453A7" w14:paraId="173B4D8B" w14:textId="7881E65C" w:rsidTr="00166AF3">
        <w:trPr>
          <w:trHeight w:val="42"/>
          <w:del w:id="7314" w:author="Alban Roche" w:date="2017-08-02T16:33:00Z"/>
        </w:trPr>
        <w:tc>
          <w:tcPr>
            <w:tcW w:w="1728" w:type="dxa"/>
          </w:tcPr>
          <w:p w14:paraId="098348E4" w14:textId="033A182C" w:rsidR="00975CC4" w:rsidRPr="00CC2141" w:rsidDel="009453A7" w:rsidRDefault="00975CC4" w:rsidP="00166AF3">
            <w:pPr>
              <w:pStyle w:val="TableBody"/>
              <w:rPr>
                <w:del w:id="7315" w:author="Alban Roche" w:date="2017-08-02T16:33:00Z"/>
                <w:u w:val="single"/>
              </w:rPr>
            </w:pPr>
            <w:del w:id="7316" w:author="Alban Roche" w:date="2017-08-02T16:33:00Z">
              <w:r w:rsidRPr="00CC2141" w:rsidDel="009453A7">
                <w:rPr>
                  <w:u w:val="single"/>
                </w:rPr>
                <w:delText>Notes</w:delText>
              </w:r>
              <w:bookmarkStart w:id="7317" w:name="_Toc489458163"/>
              <w:bookmarkEnd w:id="7317"/>
            </w:del>
          </w:p>
        </w:tc>
        <w:tc>
          <w:tcPr>
            <w:tcW w:w="7560" w:type="dxa"/>
          </w:tcPr>
          <w:p w14:paraId="0C90014A" w14:textId="409E4D8D" w:rsidR="00975CC4" w:rsidDel="009453A7" w:rsidRDefault="00975CC4" w:rsidP="0059466D">
            <w:pPr>
              <w:pStyle w:val="TableBody"/>
              <w:numPr>
                <w:ilvl w:val="0"/>
                <w:numId w:val="105"/>
              </w:numPr>
              <w:rPr>
                <w:del w:id="7318" w:author="Alban Roche" w:date="2017-08-02T16:33:00Z"/>
              </w:rPr>
            </w:pPr>
            <w:del w:id="7319" w:author="Alban Roche" w:date="2017-08-02T16:33:00Z">
              <w:r w:rsidRPr="00CC2141" w:rsidDel="009453A7">
                <w:delText>If the current serving cell is not a GERAN cell, &lt;rxlev&gt; and &lt;ber&gt; are set to value</w:delText>
              </w:r>
              <w:r w:rsidDel="009453A7">
                <w:delText xml:space="preserve"> </w:delText>
              </w:r>
              <w:r w:rsidRPr="00CC2141" w:rsidDel="009453A7">
                <w:delText>99.</w:delText>
              </w:r>
              <w:bookmarkStart w:id="7320" w:name="_Toc489458164"/>
              <w:bookmarkEnd w:id="7320"/>
            </w:del>
          </w:p>
          <w:p w14:paraId="0B8E18AD" w14:textId="37698810" w:rsidR="00975CC4" w:rsidDel="009453A7" w:rsidRDefault="00975CC4" w:rsidP="0059466D">
            <w:pPr>
              <w:pStyle w:val="TableBody"/>
              <w:numPr>
                <w:ilvl w:val="0"/>
                <w:numId w:val="105"/>
              </w:numPr>
              <w:rPr>
                <w:del w:id="7321" w:author="Alban Roche" w:date="2017-08-02T16:33:00Z"/>
              </w:rPr>
            </w:pPr>
            <w:del w:id="7322" w:author="Alban Roche" w:date="2017-08-02T16:33:00Z">
              <w:r w:rsidRPr="00CC2141" w:rsidDel="009453A7">
                <w:delText>If the current serving cell is not a UTRA FDD or UTRA TDD cell, &lt;rscp&gt; and &lt;ecno&gt;</w:delText>
              </w:r>
              <w:r w:rsidDel="009453A7">
                <w:delText xml:space="preserve"> </w:delText>
              </w:r>
              <w:r w:rsidRPr="00CC2141" w:rsidDel="009453A7">
                <w:delText>are set to 255.</w:delText>
              </w:r>
              <w:bookmarkStart w:id="7323" w:name="_Toc489458165"/>
              <w:bookmarkEnd w:id="7323"/>
            </w:del>
          </w:p>
          <w:p w14:paraId="65555F71" w14:textId="54AC7E9B" w:rsidR="00975CC4" w:rsidRPr="00CC2141" w:rsidDel="009453A7" w:rsidRDefault="00975CC4" w:rsidP="0059466D">
            <w:pPr>
              <w:pStyle w:val="TableBody"/>
              <w:numPr>
                <w:ilvl w:val="0"/>
                <w:numId w:val="105"/>
              </w:numPr>
              <w:rPr>
                <w:del w:id="7324" w:author="Alban Roche" w:date="2017-08-02T16:33:00Z"/>
              </w:rPr>
            </w:pPr>
            <w:del w:id="7325" w:author="Alban Roche" w:date="2017-08-02T16:33:00Z">
              <w:r w:rsidRPr="00CC2141" w:rsidDel="009453A7">
                <w:delText>If the current serving cell is not an E-UTRA cell, &lt;rsrq&gt;, &lt;rsrp&gt; and</w:delText>
              </w:r>
              <w:r w:rsidDel="009453A7">
                <w:delText xml:space="preserve"> </w:delText>
              </w:r>
              <w:r w:rsidRPr="00CC2141" w:rsidDel="009453A7">
                <w:delText>&lt;rssnr&gt; are set to 255.</w:delText>
              </w:r>
              <w:bookmarkStart w:id="7326" w:name="_Toc489458166"/>
              <w:bookmarkEnd w:id="7326"/>
            </w:del>
          </w:p>
        </w:tc>
        <w:bookmarkStart w:id="7327" w:name="_Toc489458167"/>
        <w:bookmarkEnd w:id="7327"/>
      </w:tr>
    </w:tbl>
    <w:p w14:paraId="591A78A7" w14:textId="1124FE9D" w:rsidR="00975CC4" w:rsidDel="009453A7" w:rsidRDefault="00975CC4" w:rsidP="0059466D">
      <w:pPr>
        <w:pStyle w:val="Heading2"/>
        <w:numPr>
          <w:ilvl w:val="1"/>
          <w:numId w:val="11"/>
        </w:numPr>
        <w:ind w:left="1080" w:hanging="1080"/>
        <w:rPr>
          <w:del w:id="7328" w:author="Alban Roche" w:date="2017-08-02T16:33:00Z"/>
        </w:rPr>
      </w:pPr>
      <w:bookmarkStart w:id="7329" w:name="_Ref415476088"/>
      <w:bookmarkStart w:id="7330" w:name="_Toc415477248"/>
      <w:bookmarkStart w:id="7331" w:name="_Toc486251608"/>
      <w:del w:id="7332" w:author="Alban Roche" w:date="2017-08-02T16:33:00Z">
        <w:r w:rsidRPr="00CC2141" w:rsidDel="009453A7">
          <w:delText>+</w:delText>
        </w:r>
        <w:r w:rsidDel="009453A7">
          <w:delText>WEXTCLK</w:delText>
        </w:r>
        <w:r w:rsidRPr="00CC2141" w:rsidDel="009453A7">
          <w:delText xml:space="preserve"> Command: </w:delText>
        </w:r>
        <w:r w:rsidDel="009453A7">
          <w:delText>External Clocks Setting</w:delText>
        </w:r>
        <w:bookmarkStart w:id="7333" w:name="_Toc489458168"/>
        <w:bookmarkEnd w:id="7329"/>
        <w:bookmarkEnd w:id="7330"/>
        <w:bookmarkEnd w:id="7331"/>
        <w:bookmarkEnd w:id="7333"/>
      </w:del>
    </w:p>
    <w:tbl>
      <w:tblPr>
        <w:tblStyle w:val="TableSWIleft"/>
        <w:tblW w:w="9288" w:type="dxa"/>
        <w:tblLayout w:type="fixed"/>
        <w:tblLook w:val="04A0" w:firstRow="1" w:lastRow="0" w:firstColumn="1" w:lastColumn="0" w:noHBand="0" w:noVBand="1"/>
      </w:tblPr>
      <w:tblGrid>
        <w:gridCol w:w="1728"/>
        <w:gridCol w:w="7560"/>
      </w:tblGrid>
      <w:tr w:rsidR="00975CC4" w:rsidRPr="00C41274" w:rsidDel="009453A7" w14:paraId="231ABB84" w14:textId="38DB9DE1" w:rsidTr="00166AF3">
        <w:trPr>
          <w:cnfStyle w:val="100000000000" w:firstRow="1" w:lastRow="0" w:firstColumn="0" w:lastColumn="0" w:oddVBand="0" w:evenVBand="0" w:oddHBand="0" w:evenHBand="0" w:firstRowFirstColumn="0" w:firstRowLastColumn="0" w:lastRowFirstColumn="0" w:lastRowLastColumn="0"/>
          <w:del w:id="7334" w:author="Alban Roche" w:date="2017-08-02T16:33:00Z"/>
        </w:trPr>
        <w:tc>
          <w:tcPr>
            <w:tcW w:w="9288" w:type="dxa"/>
            <w:gridSpan w:val="2"/>
          </w:tcPr>
          <w:p w14:paraId="6793907B" w14:textId="21CFB83C" w:rsidR="00975CC4" w:rsidRPr="00C41274" w:rsidDel="009453A7" w:rsidRDefault="00975CC4">
            <w:pPr>
              <w:pStyle w:val="TableRowHead"/>
              <w:spacing w:before="144" w:after="144"/>
              <w:rPr>
                <w:del w:id="7335" w:author="Alban Roche" w:date="2017-08-02T16:33:00Z"/>
                <w:bCs w:val="0"/>
              </w:rPr>
            </w:pPr>
            <w:del w:id="7336" w:author="Alban Roche" w:date="2017-08-02T14:40:00Z">
              <w:r w:rsidDel="00F22490">
                <w:delText>HL7618, HL7618RD, HL7648, HL7650, HL7688, HL7690 and HL7692</w:delText>
              </w:r>
            </w:del>
            <w:bookmarkStart w:id="7337" w:name="_Toc489458169"/>
            <w:bookmarkEnd w:id="7337"/>
          </w:p>
        </w:tc>
        <w:bookmarkStart w:id="7338" w:name="_Toc489458170"/>
        <w:bookmarkEnd w:id="7338"/>
      </w:tr>
      <w:tr w:rsidR="00975CC4" w:rsidRPr="00C41274" w:rsidDel="009453A7" w14:paraId="642F4108" w14:textId="576BAD8C" w:rsidTr="00166AF3">
        <w:trPr>
          <w:trHeight w:val="42"/>
          <w:del w:id="7339" w:author="Alban Roche" w:date="2017-08-02T16:33:00Z"/>
        </w:trPr>
        <w:tc>
          <w:tcPr>
            <w:tcW w:w="1728" w:type="dxa"/>
          </w:tcPr>
          <w:p w14:paraId="539881F5" w14:textId="4D69C2C4" w:rsidR="00975CC4" w:rsidRPr="00C41274" w:rsidDel="009453A7" w:rsidRDefault="00975CC4" w:rsidP="00166AF3">
            <w:pPr>
              <w:pStyle w:val="TableBody"/>
              <w:rPr>
                <w:del w:id="7340" w:author="Alban Roche" w:date="2017-08-02T16:33:00Z"/>
                <w:i/>
              </w:rPr>
            </w:pPr>
            <w:del w:id="7341" w:author="Alban Roche" w:date="2017-08-02T16:33:00Z">
              <w:r w:rsidRPr="00C41274" w:rsidDel="009453A7">
                <w:rPr>
                  <w:i/>
                </w:rPr>
                <w:delText>Test command</w:delText>
              </w:r>
              <w:bookmarkStart w:id="7342" w:name="_Toc489458171"/>
              <w:bookmarkEnd w:id="7342"/>
            </w:del>
          </w:p>
          <w:p w14:paraId="1CBE6707" w14:textId="6D61C1BA" w:rsidR="00975CC4" w:rsidRPr="00C41274" w:rsidDel="009453A7" w:rsidRDefault="00975CC4" w:rsidP="00166AF3">
            <w:pPr>
              <w:pStyle w:val="TableBody"/>
              <w:rPr>
                <w:del w:id="7343" w:author="Alban Roche" w:date="2017-08-02T16:33:00Z"/>
              </w:rPr>
            </w:pPr>
            <w:bookmarkStart w:id="7344" w:name="_Toc489458172"/>
            <w:bookmarkEnd w:id="7344"/>
          </w:p>
          <w:p w14:paraId="4F8334E9" w14:textId="12D7523C" w:rsidR="00975CC4" w:rsidRPr="00C41274" w:rsidDel="009453A7" w:rsidRDefault="00975CC4" w:rsidP="00166AF3">
            <w:pPr>
              <w:pStyle w:val="TableBody"/>
              <w:rPr>
                <w:del w:id="7345" w:author="Alban Roche" w:date="2017-08-02T16:33:00Z"/>
                <w:u w:val="single"/>
              </w:rPr>
            </w:pPr>
            <w:del w:id="7346" w:author="Alban Roche" w:date="2017-08-02T16:33:00Z">
              <w:r w:rsidRPr="00C41274" w:rsidDel="009453A7">
                <w:rPr>
                  <w:u w:val="single"/>
                </w:rPr>
                <w:delText>Syntax</w:delText>
              </w:r>
              <w:bookmarkStart w:id="7347" w:name="_Toc489458173"/>
              <w:bookmarkEnd w:id="7347"/>
            </w:del>
          </w:p>
          <w:p w14:paraId="77919F6A" w14:textId="4DB24155" w:rsidR="00975CC4" w:rsidRPr="00C41274" w:rsidDel="009453A7" w:rsidRDefault="00975CC4" w:rsidP="00166AF3">
            <w:pPr>
              <w:pStyle w:val="TableBody"/>
              <w:rPr>
                <w:del w:id="7348" w:author="Alban Roche" w:date="2017-08-02T16:33:00Z"/>
              </w:rPr>
            </w:pPr>
            <w:del w:id="7349" w:author="Alban Roche" w:date="2017-08-02T16:33:00Z">
              <w:r w:rsidRPr="00C41274" w:rsidDel="009453A7">
                <w:rPr>
                  <w:b/>
                </w:rPr>
                <w:delText>AT+</w:delText>
              </w:r>
              <w:r w:rsidDel="009453A7">
                <w:rPr>
                  <w:b/>
                </w:rPr>
                <w:delText>WEXTCLK</w:delText>
              </w:r>
              <w:r w:rsidRPr="00C41274" w:rsidDel="009453A7">
                <w:rPr>
                  <w:b/>
                </w:rPr>
                <w:delText>=?</w:delText>
              </w:r>
              <w:bookmarkStart w:id="7350" w:name="_Toc489458174"/>
              <w:bookmarkEnd w:id="7350"/>
            </w:del>
          </w:p>
        </w:tc>
        <w:tc>
          <w:tcPr>
            <w:tcW w:w="7560" w:type="dxa"/>
          </w:tcPr>
          <w:p w14:paraId="289D9E5E" w14:textId="4A812D0D" w:rsidR="00975CC4" w:rsidRPr="00C41274" w:rsidDel="009453A7" w:rsidRDefault="00975CC4" w:rsidP="00166AF3">
            <w:pPr>
              <w:pStyle w:val="TableBody"/>
              <w:rPr>
                <w:del w:id="7351" w:author="Alban Roche" w:date="2017-08-02T16:33:00Z"/>
                <w:u w:val="single"/>
              </w:rPr>
            </w:pPr>
            <w:bookmarkStart w:id="7352" w:name="_Toc489458175"/>
            <w:bookmarkEnd w:id="7352"/>
          </w:p>
          <w:p w14:paraId="41D1558A" w14:textId="58AA1706" w:rsidR="00975CC4" w:rsidRPr="00C41274" w:rsidDel="009453A7" w:rsidRDefault="00975CC4" w:rsidP="00166AF3">
            <w:pPr>
              <w:pStyle w:val="TableBody"/>
              <w:rPr>
                <w:del w:id="7353" w:author="Alban Roche" w:date="2017-08-02T16:33:00Z"/>
                <w:u w:val="single"/>
              </w:rPr>
            </w:pPr>
            <w:bookmarkStart w:id="7354" w:name="_Toc489458176"/>
            <w:bookmarkEnd w:id="7354"/>
          </w:p>
          <w:p w14:paraId="16CB5D5C" w14:textId="563B1C26" w:rsidR="00975CC4" w:rsidRPr="00C41274" w:rsidDel="009453A7" w:rsidRDefault="00975CC4" w:rsidP="00166AF3">
            <w:pPr>
              <w:pStyle w:val="TableBody"/>
              <w:rPr>
                <w:del w:id="7355" w:author="Alban Roche" w:date="2017-08-02T16:33:00Z"/>
                <w:u w:val="single"/>
              </w:rPr>
            </w:pPr>
            <w:del w:id="7356" w:author="Alban Roche" w:date="2017-08-02T16:33:00Z">
              <w:r w:rsidRPr="00C41274" w:rsidDel="009453A7">
                <w:rPr>
                  <w:u w:val="single"/>
                </w:rPr>
                <w:delText>Response</w:delText>
              </w:r>
              <w:bookmarkStart w:id="7357" w:name="_Toc489458177"/>
              <w:bookmarkEnd w:id="7357"/>
            </w:del>
          </w:p>
          <w:p w14:paraId="12C95E2D" w14:textId="42858E43" w:rsidR="00975CC4" w:rsidDel="009453A7" w:rsidRDefault="00975CC4" w:rsidP="00166AF3">
            <w:pPr>
              <w:spacing w:before="40" w:after="40"/>
              <w:rPr>
                <w:del w:id="7358" w:author="Alban Roche" w:date="2017-08-02T16:33:00Z"/>
                <w:rFonts w:eastAsia="SimSun" w:cs="Arial"/>
                <w:b/>
                <w:lang w:eastAsia="ja-JP"/>
              </w:rPr>
            </w:pPr>
            <w:del w:id="7359" w:author="Alban Roche" w:date="2017-08-02T16:33:00Z">
              <w:r w:rsidRPr="00CB167E" w:rsidDel="009453A7">
                <w:rPr>
                  <w:rFonts w:eastAsia="SimSun" w:cs="Arial"/>
                  <w:b/>
                  <w:lang w:eastAsia="ja-JP"/>
                </w:rPr>
                <w:delText>+</w:delText>
              </w:r>
              <w:r w:rsidDel="009453A7">
                <w:rPr>
                  <w:rFonts w:eastAsia="SimSun" w:cs="Arial"/>
                  <w:b/>
                  <w:lang w:eastAsia="ja-JP"/>
                </w:rPr>
                <w:delText>WEXTCLK</w:delText>
              </w:r>
              <w:r w:rsidRPr="00CB167E" w:rsidDel="009453A7">
                <w:rPr>
                  <w:rFonts w:eastAsia="SimSun" w:cs="Arial"/>
                  <w:b/>
                  <w:lang w:eastAsia="ja-JP"/>
                </w:rPr>
                <w:delText>: (</w:delText>
              </w:r>
              <w:r w:rsidRPr="00CC2141" w:rsidDel="009453A7">
                <w:rPr>
                  <w:rFonts w:eastAsia="SimSun" w:cs="Arial"/>
                  <w:lang w:eastAsia="ja-JP"/>
                </w:rPr>
                <w:delText>list of supported</w:delText>
              </w:r>
              <w:r w:rsidRPr="00CB167E" w:rsidDel="009453A7">
                <w:rPr>
                  <w:rFonts w:eastAsia="SimSun" w:cs="Arial"/>
                  <w:b/>
                  <w:lang w:eastAsia="ja-JP"/>
                </w:rPr>
                <w:delText xml:space="preserve"> &lt;</w:delText>
              </w:r>
              <w:r w:rsidDel="009453A7">
                <w:rPr>
                  <w:rFonts w:eastAsia="SimSun" w:cs="Arial"/>
                  <w:b/>
                  <w:lang w:eastAsia="ja-JP"/>
                </w:rPr>
                <w:delText>output</w:delText>
              </w:r>
              <w:r w:rsidRPr="00CB167E" w:rsidDel="009453A7">
                <w:rPr>
                  <w:rFonts w:eastAsia="SimSun" w:cs="Arial"/>
                  <w:b/>
                  <w:lang w:eastAsia="ja-JP"/>
                </w:rPr>
                <w:delText>&gt;</w:delText>
              </w:r>
              <w:r w:rsidRPr="00CC2141" w:rsidDel="009453A7">
                <w:rPr>
                  <w:rFonts w:eastAsia="SimSun" w:cs="Arial"/>
                  <w:lang w:eastAsia="ja-JP"/>
                </w:rPr>
                <w:delText>s</w:delText>
              </w:r>
              <w:r w:rsidRPr="00CB167E" w:rsidDel="009453A7">
                <w:rPr>
                  <w:rFonts w:eastAsia="SimSun" w:cs="Arial"/>
                  <w:b/>
                  <w:lang w:eastAsia="ja-JP"/>
                </w:rPr>
                <w:delText>),(</w:delText>
              </w:r>
              <w:r w:rsidRPr="00CC2141" w:rsidDel="009453A7">
                <w:rPr>
                  <w:rFonts w:eastAsia="SimSun" w:cs="Arial"/>
                  <w:lang w:eastAsia="ja-JP"/>
                </w:rPr>
                <w:delText>list of supported</w:delText>
              </w:r>
              <w:r w:rsidDel="009453A7">
                <w:rPr>
                  <w:rFonts w:eastAsia="SimSun" w:cs="Arial"/>
                  <w:lang w:eastAsia="ja-JP"/>
                </w:rPr>
                <w:delText xml:space="preserve"> </w:delText>
              </w:r>
              <w:r w:rsidRPr="00CB167E" w:rsidDel="009453A7">
                <w:rPr>
                  <w:rFonts w:eastAsia="SimSun" w:cs="Arial"/>
                  <w:b/>
                  <w:lang w:eastAsia="ja-JP"/>
                </w:rPr>
                <w:delText>&lt;</w:delText>
              </w:r>
              <w:r w:rsidDel="009453A7">
                <w:rPr>
                  <w:rFonts w:eastAsia="SimSun" w:cs="Arial"/>
                  <w:b/>
                  <w:lang w:eastAsia="ja-JP"/>
                </w:rPr>
                <w:delText>status</w:delText>
              </w:r>
              <w:r w:rsidRPr="00CB167E" w:rsidDel="009453A7">
                <w:rPr>
                  <w:rFonts w:eastAsia="SimSun" w:cs="Arial"/>
                  <w:b/>
                  <w:lang w:eastAsia="ja-JP"/>
                </w:rPr>
                <w:delText>&gt;</w:delText>
              </w:r>
              <w:r w:rsidDel="009453A7">
                <w:rPr>
                  <w:rFonts w:eastAsia="SimSun" w:cs="Arial"/>
                  <w:b/>
                  <w:lang w:eastAsia="ja-JP"/>
                </w:rPr>
                <w:delText>e</w:delText>
              </w:r>
              <w:r w:rsidRPr="00CC2141" w:rsidDel="009453A7">
                <w:rPr>
                  <w:rFonts w:eastAsia="SimSun" w:cs="Arial"/>
                  <w:lang w:eastAsia="ja-JP"/>
                </w:rPr>
                <w:delText>s</w:delText>
              </w:r>
              <w:r w:rsidRPr="00CB167E" w:rsidDel="009453A7">
                <w:rPr>
                  <w:rFonts w:eastAsia="SimSun" w:cs="Arial"/>
                  <w:b/>
                  <w:lang w:eastAsia="ja-JP"/>
                </w:rPr>
                <w:delText>)</w:delText>
              </w:r>
              <w:bookmarkStart w:id="7360" w:name="_Toc489458178"/>
              <w:bookmarkEnd w:id="7360"/>
            </w:del>
          </w:p>
          <w:p w14:paraId="522EB053" w14:textId="1CD2A0B3" w:rsidR="00975CC4" w:rsidRPr="00C41274" w:rsidDel="009453A7" w:rsidRDefault="00975CC4" w:rsidP="00166AF3">
            <w:pPr>
              <w:spacing w:before="40" w:after="40"/>
              <w:rPr>
                <w:del w:id="7361" w:author="Alban Roche" w:date="2017-08-02T16:33:00Z"/>
              </w:rPr>
            </w:pPr>
            <w:del w:id="7362" w:author="Alban Roche" w:date="2017-08-02T16:33:00Z">
              <w:r w:rsidDel="009453A7">
                <w:rPr>
                  <w:rFonts w:eastAsia="SimSun" w:cs="Arial"/>
                  <w:b/>
                  <w:lang w:eastAsia="ja-JP"/>
                </w:rPr>
                <w:delText>OK</w:delText>
              </w:r>
              <w:bookmarkStart w:id="7363" w:name="_Toc489458179"/>
              <w:bookmarkEnd w:id="7363"/>
            </w:del>
          </w:p>
        </w:tc>
        <w:bookmarkStart w:id="7364" w:name="_Toc489458180"/>
        <w:bookmarkEnd w:id="7364"/>
      </w:tr>
      <w:tr w:rsidR="00975CC4" w:rsidRPr="00C41274" w:rsidDel="009453A7" w14:paraId="27F38AE3" w14:textId="736DE759" w:rsidTr="00166AF3">
        <w:trPr>
          <w:trHeight w:val="42"/>
          <w:del w:id="7365" w:author="Alban Roche" w:date="2017-08-02T16:33:00Z"/>
        </w:trPr>
        <w:tc>
          <w:tcPr>
            <w:tcW w:w="1728" w:type="dxa"/>
          </w:tcPr>
          <w:p w14:paraId="03DECACB" w14:textId="23B4B72F" w:rsidR="00975CC4" w:rsidRPr="00C41274" w:rsidDel="009453A7" w:rsidRDefault="00975CC4" w:rsidP="00166AF3">
            <w:pPr>
              <w:pStyle w:val="TableBody"/>
              <w:rPr>
                <w:del w:id="7366" w:author="Alban Roche" w:date="2017-08-02T16:33:00Z"/>
                <w:i/>
              </w:rPr>
            </w:pPr>
            <w:del w:id="7367" w:author="Alban Roche" w:date="2017-08-02T16:33:00Z">
              <w:r w:rsidDel="009453A7">
                <w:rPr>
                  <w:i/>
                </w:rPr>
                <w:delText xml:space="preserve">Read </w:delText>
              </w:r>
              <w:r w:rsidRPr="00C41274" w:rsidDel="009453A7">
                <w:rPr>
                  <w:i/>
                </w:rPr>
                <w:delText>command</w:delText>
              </w:r>
              <w:bookmarkStart w:id="7368" w:name="_Toc489458181"/>
              <w:bookmarkEnd w:id="7368"/>
            </w:del>
          </w:p>
          <w:p w14:paraId="15167D07" w14:textId="66E439B3" w:rsidR="00975CC4" w:rsidRPr="00C41274" w:rsidDel="009453A7" w:rsidRDefault="00975CC4" w:rsidP="00166AF3">
            <w:pPr>
              <w:pStyle w:val="TableBody"/>
              <w:rPr>
                <w:del w:id="7369" w:author="Alban Roche" w:date="2017-08-02T16:33:00Z"/>
              </w:rPr>
            </w:pPr>
            <w:bookmarkStart w:id="7370" w:name="_Toc489458182"/>
            <w:bookmarkEnd w:id="7370"/>
          </w:p>
          <w:p w14:paraId="1AC740A0" w14:textId="2B42A95D" w:rsidR="00975CC4" w:rsidRPr="00C41274" w:rsidDel="009453A7" w:rsidRDefault="00975CC4" w:rsidP="00166AF3">
            <w:pPr>
              <w:pStyle w:val="TableBody"/>
              <w:rPr>
                <w:del w:id="7371" w:author="Alban Roche" w:date="2017-08-02T16:33:00Z"/>
                <w:u w:val="single"/>
              </w:rPr>
            </w:pPr>
            <w:del w:id="7372" w:author="Alban Roche" w:date="2017-08-02T16:33:00Z">
              <w:r w:rsidRPr="00C41274" w:rsidDel="009453A7">
                <w:rPr>
                  <w:u w:val="single"/>
                </w:rPr>
                <w:delText>Syntax</w:delText>
              </w:r>
              <w:bookmarkStart w:id="7373" w:name="_Toc489458183"/>
              <w:bookmarkEnd w:id="7373"/>
            </w:del>
          </w:p>
          <w:p w14:paraId="6906EDC0" w14:textId="5F49B753" w:rsidR="00975CC4" w:rsidRPr="00C41274" w:rsidDel="009453A7" w:rsidRDefault="00975CC4" w:rsidP="00166AF3">
            <w:pPr>
              <w:pStyle w:val="TableBody"/>
              <w:rPr>
                <w:del w:id="7374" w:author="Alban Roche" w:date="2017-08-02T16:33:00Z"/>
                <w:i/>
              </w:rPr>
            </w:pPr>
            <w:del w:id="7375" w:author="Alban Roche" w:date="2017-08-02T16:33:00Z">
              <w:r w:rsidRPr="00C41274" w:rsidDel="009453A7">
                <w:rPr>
                  <w:b/>
                </w:rPr>
                <w:delText>AT+</w:delText>
              </w:r>
              <w:r w:rsidDel="009453A7">
                <w:rPr>
                  <w:b/>
                </w:rPr>
                <w:delText>WEXTCLK</w:delText>
              </w:r>
              <w:r w:rsidRPr="00C41274" w:rsidDel="009453A7">
                <w:rPr>
                  <w:b/>
                </w:rPr>
                <w:delText>?</w:delText>
              </w:r>
              <w:bookmarkStart w:id="7376" w:name="_Toc489458184"/>
              <w:bookmarkEnd w:id="7376"/>
            </w:del>
          </w:p>
        </w:tc>
        <w:tc>
          <w:tcPr>
            <w:tcW w:w="7560" w:type="dxa"/>
          </w:tcPr>
          <w:p w14:paraId="49DBBE5C" w14:textId="2A0AC2D2" w:rsidR="00975CC4" w:rsidRPr="00C41274" w:rsidDel="009453A7" w:rsidRDefault="00975CC4" w:rsidP="00166AF3">
            <w:pPr>
              <w:pStyle w:val="TableBody"/>
              <w:rPr>
                <w:del w:id="7377" w:author="Alban Roche" w:date="2017-08-02T16:33:00Z"/>
                <w:u w:val="single"/>
              </w:rPr>
            </w:pPr>
            <w:bookmarkStart w:id="7378" w:name="_Toc489458185"/>
            <w:bookmarkEnd w:id="7378"/>
          </w:p>
          <w:p w14:paraId="0E22A093" w14:textId="79E0B9B1" w:rsidR="00975CC4" w:rsidRPr="00C41274" w:rsidDel="009453A7" w:rsidRDefault="00975CC4" w:rsidP="00166AF3">
            <w:pPr>
              <w:pStyle w:val="TableBody"/>
              <w:rPr>
                <w:del w:id="7379" w:author="Alban Roche" w:date="2017-08-02T16:33:00Z"/>
                <w:u w:val="single"/>
              </w:rPr>
            </w:pPr>
            <w:bookmarkStart w:id="7380" w:name="_Toc489458186"/>
            <w:bookmarkEnd w:id="7380"/>
          </w:p>
          <w:p w14:paraId="6176D003" w14:textId="77FE6EAE" w:rsidR="00975CC4" w:rsidRPr="00C41274" w:rsidDel="009453A7" w:rsidRDefault="00975CC4" w:rsidP="00166AF3">
            <w:pPr>
              <w:pStyle w:val="TableBody"/>
              <w:rPr>
                <w:del w:id="7381" w:author="Alban Roche" w:date="2017-08-02T16:33:00Z"/>
                <w:u w:val="single"/>
              </w:rPr>
            </w:pPr>
            <w:del w:id="7382" w:author="Alban Roche" w:date="2017-08-02T16:33:00Z">
              <w:r w:rsidRPr="00C41274" w:rsidDel="009453A7">
                <w:rPr>
                  <w:u w:val="single"/>
                </w:rPr>
                <w:delText>Response</w:delText>
              </w:r>
              <w:bookmarkStart w:id="7383" w:name="_Toc489458187"/>
              <w:bookmarkEnd w:id="7383"/>
            </w:del>
          </w:p>
          <w:p w14:paraId="2616EE2A" w14:textId="196A9314" w:rsidR="00975CC4" w:rsidDel="009453A7" w:rsidRDefault="00975CC4" w:rsidP="00166AF3">
            <w:pPr>
              <w:pStyle w:val="TableBody"/>
              <w:rPr>
                <w:del w:id="7384" w:author="Alban Roche" w:date="2017-08-02T16:33:00Z"/>
                <w:rFonts w:eastAsia="SimSun"/>
                <w:b/>
              </w:rPr>
            </w:pPr>
            <w:del w:id="7385" w:author="Alban Roche" w:date="2017-08-02T16:33:00Z">
              <w:r w:rsidRPr="00CB167E" w:rsidDel="009453A7">
                <w:rPr>
                  <w:rFonts w:eastAsia="SimSun"/>
                  <w:b/>
                </w:rPr>
                <w:delText>+</w:delText>
              </w:r>
              <w:r w:rsidDel="009453A7">
                <w:rPr>
                  <w:rFonts w:eastAsia="SimSun"/>
                  <w:b/>
                </w:rPr>
                <w:delText>WEXTCLK</w:delText>
              </w:r>
              <w:r w:rsidRPr="00CB167E" w:rsidDel="009453A7">
                <w:rPr>
                  <w:rFonts w:eastAsia="SimSun"/>
                  <w:b/>
                </w:rPr>
                <w:delText>: &lt;</w:delText>
              </w:r>
              <w:r w:rsidDel="009453A7">
                <w:rPr>
                  <w:rFonts w:eastAsia="SimSun"/>
                  <w:b/>
                </w:rPr>
                <w:delText>output</w:delText>
              </w:r>
              <w:r w:rsidRPr="00CB167E" w:rsidDel="009453A7">
                <w:rPr>
                  <w:rFonts w:eastAsia="SimSun"/>
                  <w:b/>
                </w:rPr>
                <w:delText>&gt;,&lt;</w:delText>
              </w:r>
              <w:r w:rsidDel="009453A7">
                <w:rPr>
                  <w:rFonts w:eastAsia="SimSun"/>
                  <w:b/>
                </w:rPr>
                <w:delText>status</w:delText>
              </w:r>
              <w:r w:rsidRPr="00CB167E" w:rsidDel="009453A7">
                <w:rPr>
                  <w:rFonts w:eastAsia="SimSun"/>
                  <w:b/>
                </w:rPr>
                <w:delText>&gt;</w:delText>
              </w:r>
              <w:bookmarkStart w:id="7386" w:name="_Toc489458188"/>
              <w:bookmarkEnd w:id="7386"/>
            </w:del>
          </w:p>
          <w:p w14:paraId="58BB8A63" w14:textId="603D3227" w:rsidR="00975CC4" w:rsidDel="009453A7" w:rsidRDefault="00975CC4" w:rsidP="00166AF3">
            <w:pPr>
              <w:pStyle w:val="TableBody"/>
              <w:rPr>
                <w:del w:id="7387" w:author="Alban Roche" w:date="2017-08-02T16:33:00Z"/>
                <w:rFonts w:eastAsia="SimSun"/>
                <w:b/>
              </w:rPr>
            </w:pPr>
            <w:del w:id="7388" w:author="Alban Roche" w:date="2017-08-02T16:33:00Z">
              <w:r w:rsidRPr="00CB167E" w:rsidDel="009453A7">
                <w:rPr>
                  <w:rFonts w:eastAsia="SimSun"/>
                  <w:b/>
                </w:rPr>
                <w:delText>+</w:delText>
              </w:r>
              <w:r w:rsidDel="009453A7">
                <w:rPr>
                  <w:rFonts w:eastAsia="SimSun"/>
                  <w:b/>
                </w:rPr>
                <w:delText>WEXTCLK</w:delText>
              </w:r>
              <w:r w:rsidRPr="00CB167E" w:rsidDel="009453A7">
                <w:rPr>
                  <w:rFonts w:eastAsia="SimSun"/>
                  <w:b/>
                </w:rPr>
                <w:delText>: &lt;</w:delText>
              </w:r>
              <w:r w:rsidDel="009453A7">
                <w:rPr>
                  <w:rFonts w:eastAsia="SimSun"/>
                  <w:b/>
                </w:rPr>
                <w:delText>output</w:delText>
              </w:r>
              <w:r w:rsidRPr="00CB167E" w:rsidDel="009453A7">
                <w:rPr>
                  <w:rFonts w:eastAsia="SimSun"/>
                  <w:b/>
                </w:rPr>
                <w:delText>&gt;,&lt;</w:delText>
              </w:r>
              <w:r w:rsidDel="009453A7">
                <w:rPr>
                  <w:rFonts w:eastAsia="SimSun"/>
                  <w:b/>
                </w:rPr>
                <w:delText>status</w:delText>
              </w:r>
              <w:r w:rsidRPr="00CB167E" w:rsidDel="009453A7">
                <w:rPr>
                  <w:rFonts w:eastAsia="SimSun"/>
                  <w:b/>
                </w:rPr>
                <w:delText>&gt;</w:delText>
              </w:r>
              <w:bookmarkStart w:id="7389" w:name="_Toc489458189"/>
              <w:bookmarkEnd w:id="7389"/>
            </w:del>
          </w:p>
          <w:p w14:paraId="2DB8DC98" w14:textId="4356C91B" w:rsidR="00975CC4" w:rsidRPr="00C41274" w:rsidDel="009453A7" w:rsidRDefault="00975CC4" w:rsidP="00166AF3">
            <w:pPr>
              <w:pStyle w:val="TableBody"/>
              <w:rPr>
                <w:del w:id="7390" w:author="Alban Roche" w:date="2017-08-02T16:33:00Z"/>
                <w:u w:val="single"/>
              </w:rPr>
            </w:pPr>
            <w:del w:id="7391" w:author="Alban Roche" w:date="2017-08-02T16:33:00Z">
              <w:r w:rsidDel="009453A7">
                <w:rPr>
                  <w:rFonts w:eastAsia="SimSun"/>
                  <w:b/>
                </w:rPr>
                <w:delText>OK</w:delText>
              </w:r>
              <w:bookmarkStart w:id="7392" w:name="_Toc489458190"/>
              <w:bookmarkEnd w:id="7392"/>
            </w:del>
          </w:p>
        </w:tc>
        <w:bookmarkStart w:id="7393" w:name="_Toc489458191"/>
        <w:bookmarkEnd w:id="7393"/>
      </w:tr>
      <w:tr w:rsidR="00975CC4" w:rsidRPr="00C41274" w:rsidDel="009453A7" w14:paraId="33719F2F" w14:textId="663E0309" w:rsidTr="00166AF3">
        <w:trPr>
          <w:trHeight w:val="42"/>
          <w:del w:id="7394" w:author="Alban Roche" w:date="2017-08-02T16:33:00Z"/>
        </w:trPr>
        <w:tc>
          <w:tcPr>
            <w:tcW w:w="1728" w:type="dxa"/>
          </w:tcPr>
          <w:p w14:paraId="4523EDDF" w14:textId="145E77AA" w:rsidR="00975CC4" w:rsidRPr="00C41274" w:rsidDel="009453A7" w:rsidRDefault="00975CC4" w:rsidP="00166AF3">
            <w:pPr>
              <w:pStyle w:val="TableBody"/>
              <w:rPr>
                <w:del w:id="7395" w:author="Alban Roche" w:date="2017-08-02T16:33:00Z"/>
                <w:i/>
              </w:rPr>
            </w:pPr>
            <w:del w:id="7396" w:author="Alban Roche" w:date="2017-08-02T16:33:00Z">
              <w:r w:rsidDel="009453A7">
                <w:rPr>
                  <w:i/>
                </w:rPr>
                <w:delText xml:space="preserve">Write </w:delText>
              </w:r>
              <w:r w:rsidRPr="00C41274" w:rsidDel="009453A7">
                <w:rPr>
                  <w:i/>
                </w:rPr>
                <w:delText>command</w:delText>
              </w:r>
              <w:bookmarkStart w:id="7397" w:name="_Toc489458192"/>
              <w:bookmarkEnd w:id="7397"/>
            </w:del>
          </w:p>
          <w:p w14:paraId="0E6961D3" w14:textId="072179EC" w:rsidR="00975CC4" w:rsidRPr="00C41274" w:rsidDel="009453A7" w:rsidRDefault="00975CC4" w:rsidP="00166AF3">
            <w:pPr>
              <w:pStyle w:val="TableBody"/>
              <w:rPr>
                <w:del w:id="7398" w:author="Alban Roche" w:date="2017-08-02T16:33:00Z"/>
              </w:rPr>
            </w:pPr>
            <w:bookmarkStart w:id="7399" w:name="_Toc489458193"/>
            <w:bookmarkEnd w:id="7399"/>
          </w:p>
          <w:p w14:paraId="7BDA9F02" w14:textId="32B14E2E" w:rsidR="00975CC4" w:rsidRPr="00C41274" w:rsidDel="009453A7" w:rsidRDefault="00975CC4" w:rsidP="00166AF3">
            <w:pPr>
              <w:pStyle w:val="TableBody"/>
              <w:rPr>
                <w:del w:id="7400" w:author="Alban Roche" w:date="2017-08-02T16:33:00Z"/>
                <w:u w:val="single"/>
              </w:rPr>
            </w:pPr>
            <w:del w:id="7401" w:author="Alban Roche" w:date="2017-08-02T16:33:00Z">
              <w:r w:rsidRPr="00C41274" w:rsidDel="009453A7">
                <w:rPr>
                  <w:u w:val="single"/>
                </w:rPr>
                <w:delText>Syntax</w:delText>
              </w:r>
              <w:bookmarkStart w:id="7402" w:name="_Toc489458194"/>
              <w:bookmarkEnd w:id="7402"/>
            </w:del>
          </w:p>
          <w:p w14:paraId="0D131B3F" w14:textId="52E33278" w:rsidR="00975CC4" w:rsidDel="009453A7" w:rsidRDefault="00975CC4" w:rsidP="00166AF3">
            <w:pPr>
              <w:pStyle w:val="TableBody"/>
              <w:rPr>
                <w:del w:id="7403" w:author="Alban Roche" w:date="2017-08-02T16:33:00Z"/>
                <w:i/>
              </w:rPr>
            </w:pPr>
            <w:del w:id="7404" w:author="Alban Roche" w:date="2017-08-02T16:33:00Z">
              <w:r w:rsidRPr="00C41274" w:rsidDel="009453A7">
                <w:rPr>
                  <w:b/>
                </w:rPr>
                <w:delText>AT+</w:delText>
              </w:r>
              <w:r w:rsidDel="009453A7">
                <w:rPr>
                  <w:b/>
                </w:rPr>
                <w:delText>WEXTCLK=</w:delText>
              </w:r>
              <w:r w:rsidDel="009453A7">
                <w:rPr>
                  <w:b/>
                </w:rPr>
                <w:br/>
                <w:delText>&lt;output&gt;,</w:delText>
              </w:r>
              <w:r w:rsidDel="009453A7">
                <w:rPr>
                  <w:b/>
                </w:rPr>
                <w:br/>
                <w:delText>&lt;status&gt;</w:delText>
              </w:r>
              <w:bookmarkStart w:id="7405" w:name="_Toc489458195"/>
              <w:bookmarkEnd w:id="7405"/>
            </w:del>
          </w:p>
        </w:tc>
        <w:tc>
          <w:tcPr>
            <w:tcW w:w="7560" w:type="dxa"/>
          </w:tcPr>
          <w:p w14:paraId="3108FBC1" w14:textId="71141A8E" w:rsidR="00975CC4" w:rsidRPr="00C41274" w:rsidDel="009453A7" w:rsidRDefault="00975CC4" w:rsidP="00166AF3">
            <w:pPr>
              <w:pStyle w:val="TableBody"/>
              <w:rPr>
                <w:del w:id="7406" w:author="Alban Roche" w:date="2017-08-02T16:33:00Z"/>
                <w:u w:val="single"/>
              </w:rPr>
            </w:pPr>
            <w:bookmarkStart w:id="7407" w:name="_Toc489458196"/>
            <w:bookmarkEnd w:id="7407"/>
          </w:p>
          <w:p w14:paraId="40AEF9F9" w14:textId="2B4BA82F" w:rsidR="00975CC4" w:rsidRPr="00C41274" w:rsidDel="009453A7" w:rsidRDefault="00975CC4" w:rsidP="00166AF3">
            <w:pPr>
              <w:pStyle w:val="TableBody"/>
              <w:rPr>
                <w:del w:id="7408" w:author="Alban Roche" w:date="2017-08-02T16:33:00Z"/>
                <w:u w:val="single"/>
              </w:rPr>
            </w:pPr>
            <w:bookmarkStart w:id="7409" w:name="_Toc489458197"/>
            <w:bookmarkEnd w:id="7409"/>
          </w:p>
          <w:p w14:paraId="13B89DA7" w14:textId="11865A2C" w:rsidR="00975CC4" w:rsidRPr="00C41274" w:rsidDel="009453A7" w:rsidRDefault="00975CC4" w:rsidP="00166AF3">
            <w:pPr>
              <w:pStyle w:val="TableBody"/>
              <w:rPr>
                <w:del w:id="7410" w:author="Alban Roche" w:date="2017-08-02T16:33:00Z"/>
                <w:u w:val="single"/>
              </w:rPr>
            </w:pPr>
            <w:del w:id="7411" w:author="Alban Roche" w:date="2017-08-02T16:33:00Z">
              <w:r w:rsidRPr="00C41274" w:rsidDel="009453A7">
                <w:rPr>
                  <w:u w:val="single"/>
                </w:rPr>
                <w:delText>Response</w:delText>
              </w:r>
              <w:bookmarkStart w:id="7412" w:name="_Toc489458198"/>
              <w:bookmarkEnd w:id="7412"/>
            </w:del>
          </w:p>
          <w:p w14:paraId="2C84BB21" w14:textId="2820F223" w:rsidR="00975CC4" w:rsidDel="009453A7" w:rsidRDefault="00975CC4" w:rsidP="00166AF3">
            <w:pPr>
              <w:pStyle w:val="TableBody"/>
              <w:rPr>
                <w:del w:id="7413" w:author="Alban Roche" w:date="2017-08-02T16:33:00Z"/>
                <w:rFonts w:eastAsia="SimSun"/>
                <w:b/>
              </w:rPr>
            </w:pPr>
            <w:del w:id="7414" w:author="Alban Roche" w:date="2017-08-02T16:33:00Z">
              <w:r w:rsidRPr="00CB167E" w:rsidDel="009453A7">
                <w:rPr>
                  <w:rFonts w:eastAsia="SimSun"/>
                  <w:b/>
                </w:rPr>
                <w:delText>+</w:delText>
              </w:r>
              <w:r w:rsidDel="009453A7">
                <w:rPr>
                  <w:rFonts w:eastAsia="SimSun"/>
                  <w:b/>
                </w:rPr>
                <w:delText>WEXTCLK</w:delText>
              </w:r>
              <w:r w:rsidRPr="00CB167E" w:rsidDel="009453A7">
                <w:rPr>
                  <w:rFonts w:eastAsia="SimSun"/>
                  <w:b/>
                </w:rPr>
                <w:delText>: &lt;</w:delText>
              </w:r>
              <w:r w:rsidDel="009453A7">
                <w:rPr>
                  <w:rFonts w:eastAsia="SimSun"/>
                  <w:b/>
                </w:rPr>
                <w:delText>output</w:delText>
              </w:r>
              <w:r w:rsidRPr="00CB167E" w:rsidDel="009453A7">
                <w:rPr>
                  <w:rFonts w:eastAsia="SimSun"/>
                  <w:b/>
                </w:rPr>
                <w:delText>&gt;,&lt;</w:delText>
              </w:r>
              <w:r w:rsidDel="009453A7">
                <w:rPr>
                  <w:rFonts w:eastAsia="SimSun"/>
                  <w:b/>
                </w:rPr>
                <w:delText>status</w:delText>
              </w:r>
              <w:r w:rsidRPr="00CB167E" w:rsidDel="009453A7">
                <w:rPr>
                  <w:rFonts w:eastAsia="SimSun"/>
                  <w:b/>
                </w:rPr>
                <w:delText>&gt;</w:delText>
              </w:r>
              <w:bookmarkStart w:id="7415" w:name="_Toc489458199"/>
              <w:bookmarkEnd w:id="7415"/>
            </w:del>
          </w:p>
          <w:p w14:paraId="7B0BA1F3" w14:textId="00F2889A" w:rsidR="00975CC4" w:rsidDel="009453A7" w:rsidRDefault="00975CC4" w:rsidP="00166AF3">
            <w:pPr>
              <w:pStyle w:val="TableBody"/>
              <w:rPr>
                <w:del w:id="7416" w:author="Alban Roche" w:date="2017-08-02T16:33:00Z"/>
                <w:rFonts w:eastAsia="SimSun"/>
              </w:rPr>
            </w:pPr>
            <w:del w:id="7417" w:author="Alban Roche" w:date="2017-08-02T16:33:00Z">
              <w:r w:rsidDel="009453A7">
                <w:rPr>
                  <w:rFonts w:eastAsia="SimSun"/>
                  <w:b/>
                </w:rPr>
                <w:delText>OK</w:delText>
              </w:r>
              <w:bookmarkStart w:id="7418" w:name="_Toc489458200"/>
              <w:bookmarkEnd w:id="7418"/>
            </w:del>
          </w:p>
          <w:p w14:paraId="0850D3A1" w14:textId="736F2467" w:rsidR="00975CC4" w:rsidDel="009453A7" w:rsidRDefault="00975CC4" w:rsidP="00166AF3">
            <w:pPr>
              <w:pStyle w:val="TableBody"/>
              <w:rPr>
                <w:del w:id="7419" w:author="Alban Roche" w:date="2017-08-02T16:33:00Z"/>
                <w:rFonts w:eastAsia="SimSun"/>
              </w:rPr>
            </w:pPr>
            <w:bookmarkStart w:id="7420" w:name="_Toc489458201"/>
            <w:bookmarkEnd w:id="7420"/>
          </w:p>
          <w:p w14:paraId="1FD36DC7" w14:textId="3948C25C" w:rsidR="00975CC4" w:rsidDel="009453A7" w:rsidRDefault="00975CC4" w:rsidP="00166AF3">
            <w:pPr>
              <w:pStyle w:val="TableBody"/>
              <w:rPr>
                <w:del w:id="7421" w:author="Alban Roche" w:date="2017-08-02T16:33:00Z"/>
                <w:rFonts w:eastAsia="SimSun"/>
              </w:rPr>
            </w:pPr>
            <w:del w:id="7422" w:author="Alban Roche" w:date="2017-08-02T16:33:00Z">
              <w:r w:rsidRPr="00885030" w:rsidDel="009453A7">
                <w:rPr>
                  <w:rFonts w:eastAsia="SimSun"/>
                  <w:u w:val="single"/>
                </w:rPr>
                <w:delText>Parameters</w:delText>
              </w:r>
              <w:bookmarkStart w:id="7423" w:name="_Toc489458202"/>
              <w:bookmarkEnd w:id="7423"/>
            </w:del>
          </w:p>
          <w:p w14:paraId="0D273E2B" w14:textId="51CA7948" w:rsidR="00975CC4" w:rsidDel="009453A7" w:rsidRDefault="00975CC4" w:rsidP="00166AF3">
            <w:pPr>
              <w:pStyle w:val="TableBody"/>
              <w:rPr>
                <w:del w:id="7424" w:author="Alban Roche" w:date="2017-08-02T16:33:00Z"/>
                <w:rFonts w:eastAsia="SimSun"/>
              </w:rPr>
            </w:pPr>
            <w:del w:id="7425" w:author="Alban Roche" w:date="2017-08-02T16:33:00Z">
              <w:r w:rsidRPr="00B41DF2" w:rsidDel="009453A7">
                <w:rPr>
                  <w:rFonts w:eastAsia="SimSun"/>
                  <w:b/>
                </w:rPr>
                <w:delText>&lt;output&gt;</w:delText>
              </w:r>
              <w:r w:rsidDel="009453A7">
                <w:rPr>
                  <w:rFonts w:eastAsia="SimSun"/>
                </w:rPr>
                <w:tab/>
                <w:delText>0</w:delText>
              </w:r>
              <w:r w:rsidDel="009453A7">
                <w:rPr>
                  <w:rFonts w:eastAsia="SimSun"/>
                </w:rPr>
                <w:tab/>
              </w:r>
              <w:r w:rsidRPr="00247B23" w:rsidDel="009453A7">
                <w:rPr>
                  <w:rFonts w:eastAsia="SimSun"/>
                </w:rPr>
                <w:delText>32kHz output (32K_CLKOUT)</w:delText>
              </w:r>
              <w:bookmarkStart w:id="7426" w:name="_Toc489458203"/>
              <w:bookmarkEnd w:id="7426"/>
            </w:del>
          </w:p>
          <w:p w14:paraId="3588A70D" w14:textId="7FC24F7E" w:rsidR="00975CC4" w:rsidDel="009453A7" w:rsidRDefault="00975CC4" w:rsidP="00166AF3">
            <w:pPr>
              <w:pStyle w:val="TableBody"/>
              <w:rPr>
                <w:del w:id="7427" w:author="Alban Roche" w:date="2017-08-02T16:33:00Z"/>
                <w:rFonts w:eastAsia="SimSun"/>
              </w:rPr>
            </w:pPr>
            <w:del w:id="7428" w:author="Alban Roche" w:date="2017-08-02T16:33:00Z">
              <w:r w:rsidDel="009453A7">
                <w:rPr>
                  <w:rFonts w:eastAsia="SimSun"/>
                </w:rPr>
                <w:tab/>
              </w:r>
              <w:r w:rsidDel="009453A7">
                <w:rPr>
                  <w:rFonts w:eastAsia="SimSun"/>
                </w:rPr>
                <w:tab/>
                <w:delText>1</w:delText>
              </w:r>
              <w:r w:rsidDel="009453A7">
                <w:rPr>
                  <w:rFonts w:eastAsia="SimSun"/>
                </w:rPr>
                <w:tab/>
                <w:delText>26MHz output (26M</w:delText>
              </w:r>
              <w:r w:rsidRPr="00247B23" w:rsidDel="009453A7">
                <w:rPr>
                  <w:rFonts w:eastAsia="SimSun"/>
                </w:rPr>
                <w:delText>_CLKOUT)</w:delText>
              </w:r>
              <w:bookmarkStart w:id="7429" w:name="_Toc489458204"/>
              <w:bookmarkEnd w:id="7429"/>
            </w:del>
          </w:p>
          <w:p w14:paraId="567D76BD" w14:textId="5C70992C" w:rsidR="00975CC4" w:rsidDel="009453A7" w:rsidRDefault="00975CC4" w:rsidP="00166AF3">
            <w:pPr>
              <w:pStyle w:val="TableBody"/>
              <w:rPr>
                <w:del w:id="7430" w:author="Alban Roche" w:date="2017-08-02T16:33:00Z"/>
                <w:rFonts w:eastAsia="SimSun"/>
              </w:rPr>
            </w:pPr>
            <w:bookmarkStart w:id="7431" w:name="_Toc489458205"/>
            <w:bookmarkEnd w:id="7431"/>
          </w:p>
          <w:p w14:paraId="26410269" w14:textId="7EAF0036" w:rsidR="00975CC4" w:rsidDel="009453A7" w:rsidRDefault="00975CC4" w:rsidP="00166AF3">
            <w:pPr>
              <w:pStyle w:val="TableBody"/>
              <w:rPr>
                <w:del w:id="7432" w:author="Alban Roche" w:date="2017-08-02T16:33:00Z"/>
              </w:rPr>
            </w:pPr>
            <w:del w:id="7433" w:author="Alban Roche" w:date="2017-08-02T16:33:00Z">
              <w:r w:rsidRPr="00B41DF2" w:rsidDel="009453A7">
                <w:rPr>
                  <w:b/>
                </w:rPr>
                <w:delText>&lt;status&gt;</w:delText>
              </w:r>
              <w:r w:rsidDel="009453A7">
                <w:tab/>
              </w:r>
              <w:r w:rsidRPr="00885030" w:rsidDel="009453A7">
                <w:rPr>
                  <w:u w:val="single"/>
                </w:rPr>
                <w:delText>0</w:delText>
              </w:r>
              <w:r w:rsidRPr="00885030" w:rsidDel="009453A7">
                <w:tab/>
              </w:r>
              <w:r w:rsidDel="009453A7">
                <w:delText>Disabled</w:delText>
              </w:r>
              <w:bookmarkStart w:id="7434" w:name="_Toc489458206"/>
              <w:bookmarkEnd w:id="7434"/>
            </w:del>
          </w:p>
          <w:p w14:paraId="27063024" w14:textId="3ED75754" w:rsidR="00975CC4" w:rsidRPr="00885030" w:rsidDel="009453A7" w:rsidRDefault="00975CC4" w:rsidP="00166AF3">
            <w:pPr>
              <w:pStyle w:val="TableBody"/>
              <w:rPr>
                <w:del w:id="7435" w:author="Alban Roche" w:date="2017-08-02T16:33:00Z"/>
              </w:rPr>
            </w:pPr>
            <w:del w:id="7436" w:author="Alban Roche" w:date="2017-08-02T16:33:00Z">
              <w:r w:rsidDel="009453A7">
                <w:tab/>
              </w:r>
              <w:r w:rsidDel="009453A7">
                <w:tab/>
                <w:delText>1</w:delText>
              </w:r>
              <w:r w:rsidDel="009453A7">
                <w:tab/>
                <w:delText>Enabled</w:delText>
              </w:r>
              <w:bookmarkStart w:id="7437" w:name="_Toc489458207"/>
              <w:bookmarkEnd w:id="7437"/>
            </w:del>
          </w:p>
        </w:tc>
        <w:bookmarkStart w:id="7438" w:name="_Toc489458208"/>
        <w:bookmarkEnd w:id="7438"/>
      </w:tr>
      <w:tr w:rsidR="00975CC4" w:rsidRPr="00C41274" w:rsidDel="009453A7" w14:paraId="3D1D6CC2" w14:textId="2719540F" w:rsidTr="00166AF3">
        <w:trPr>
          <w:trHeight w:val="65"/>
          <w:del w:id="7439" w:author="Alban Roche" w:date="2017-08-02T16:33:00Z"/>
        </w:trPr>
        <w:tc>
          <w:tcPr>
            <w:tcW w:w="1728" w:type="dxa"/>
          </w:tcPr>
          <w:p w14:paraId="28F49A34" w14:textId="5A4ABC75" w:rsidR="00975CC4" w:rsidRPr="00885030" w:rsidDel="009453A7" w:rsidRDefault="00975CC4" w:rsidP="00166AF3">
            <w:pPr>
              <w:pStyle w:val="TableBody"/>
              <w:rPr>
                <w:del w:id="7440" w:author="Alban Roche" w:date="2017-08-02T16:33:00Z"/>
                <w:u w:val="single"/>
              </w:rPr>
            </w:pPr>
            <w:del w:id="7441" w:author="Alban Roche" w:date="2017-08-02T16:33:00Z">
              <w:r w:rsidRPr="00885030" w:rsidDel="009453A7">
                <w:rPr>
                  <w:u w:val="single"/>
                </w:rPr>
                <w:delText>Notes</w:delText>
              </w:r>
              <w:bookmarkStart w:id="7442" w:name="_Toc489458209"/>
              <w:bookmarkEnd w:id="7442"/>
            </w:del>
          </w:p>
        </w:tc>
        <w:tc>
          <w:tcPr>
            <w:tcW w:w="7560" w:type="dxa"/>
          </w:tcPr>
          <w:p w14:paraId="4ACC8559" w14:textId="419BFDEB" w:rsidR="00975CC4" w:rsidRPr="005D2B82" w:rsidDel="009453A7" w:rsidRDefault="00975CC4" w:rsidP="0059466D">
            <w:pPr>
              <w:pStyle w:val="TableBody"/>
              <w:numPr>
                <w:ilvl w:val="0"/>
                <w:numId w:val="106"/>
              </w:numPr>
              <w:rPr>
                <w:del w:id="7443" w:author="Alban Roche" w:date="2017-08-02T16:33:00Z"/>
              </w:rPr>
            </w:pPr>
            <w:del w:id="7444" w:author="Alban Roche" w:date="2017-08-02T16:33:00Z">
              <w:r w:rsidRPr="00524A7B" w:rsidDel="009453A7">
                <w:delText xml:space="preserve">This command allows </w:delText>
              </w:r>
              <w:r w:rsidDel="009453A7">
                <w:delText xml:space="preserve">generating </w:delText>
              </w:r>
              <w:r w:rsidRPr="00524A7B" w:rsidDel="009453A7">
                <w:delText>32 kHz and 26 MHz on the o</w:delText>
              </w:r>
              <w:r w:rsidRPr="00E940C9" w:rsidDel="009453A7">
                <w:delText>utput clock pins of the module</w:delText>
              </w:r>
              <w:r w:rsidDel="009453A7">
                <w:delText>.</w:delText>
              </w:r>
              <w:bookmarkStart w:id="7445" w:name="_Toc489458210"/>
              <w:bookmarkEnd w:id="7445"/>
            </w:del>
          </w:p>
          <w:p w14:paraId="2324739C" w14:textId="73D7E41B" w:rsidR="00975CC4" w:rsidRPr="005D2B82" w:rsidDel="009453A7" w:rsidRDefault="00975CC4" w:rsidP="0059466D">
            <w:pPr>
              <w:pStyle w:val="TableBody"/>
              <w:numPr>
                <w:ilvl w:val="0"/>
                <w:numId w:val="106"/>
              </w:numPr>
              <w:rPr>
                <w:del w:id="7446" w:author="Alban Roche" w:date="2017-08-02T16:33:00Z"/>
              </w:rPr>
            </w:pPr>
            <w:del w:id="7447" w:author="Alban Roche" w:date="2017-08-02T16:33:00Z">
              <w:r w:rsidDel="009453A7">
                <w:delText>P</w:delText>
              </w:r>
              <w:r w:rsidRPr="00524A7B" w:rsidDel="009453A7">
                <w:delText xml:space="preserve">arameters are </w:delText>
              </w:r>
              <w:r w:rsidRPr="00E940C9" w:rsidDel="009453A7">
                <w:delText>saved in non-volatile memory</w:delText>
              </w:r>
              <w:r w:rsidDel="009453A7">
                <w:delText>.</w:delText>
              </w:r>
              <w:bookmarkStart w:id="7448" w:name="_Toc489458211"/>
              <w:bookmarkEnd w:id="7448"/>
            </w:del>
          </w:p>
          <w:p w14:paraId="4873FE10" w14:textId="72E0815A" w:rsidR="00975CC4" w:rsidRPr="00885030" w:rsidDel="009453A7" w:rsidRDefault="00975CC4" w:rsidP="0059466D">
            <w:pPr>
              <w:pStyle w:val="TableBody"/>
              <w:numPr>
                <w:ilvl w:val="0"/>
                <w:numId w:val="106"/>
              </w:numPr>
              <w:rPr>
                <w:del w:id="7449" w:author="Alban Roche" w:date="2017-08-02T16:33:00Z"/>
              </w:rPr>
            </w:pPr>
            <w:del w:id="7450" w:author="Alban Roche" w:date="2017-08-02T16:33:00Z">
              <w:r w:rsidRPr="00885030" w:rsidDel="009453A7">
                <w:delText>This command is available when the module has finished its initialization</w:delText>
              </w:r>
              <w:r w:rsidDel="009453A7">
                <w:delText>.</w:delText>
              </w:r>
              <w:bookmarkStart w:id="7451" w:name="_Toc489458212"/>
              <w:bookmarkEnd w:id="7451"/>
            </w:del>
          </w:p>
          <w:p w14:paraId="24E69636" w14:textId="392A4EAF" w:rsidR="00975CC4" w:rsidRPr="00885030" w:rsidDel="009453A7" w:rsidRDefault="00975CC4" w:rsidP="0059466D">
            <w:pPr>
              <w:pStyle w:val="TableBody"/>
              <w:numPr>
                <w:ilvl w:val="0"/>
                <w:numId w:val="106"/>
              </w:numPr>
              <w:rPr>
                <w:del w:id="7452" w:author="Alban Roche" w:date="2017-08-02T16:33:00Z"/>
              </w:rPr>
            </w:pPr>
            <w:del w:id="7453" w:author="Alban Roche" w:date="2017-08-02T16:33:00Z">
              <w:r w:rsidRPr="00247B23" w:rsidDel="009453A7">
                <w:delText xml:space="preserve">This command </w:delText>
              </w:r>
              <w:r w:rsidDel="009453A7">
                <w:delText xml:space="preserve">can be used </w:delText>
              </w:r>
              <w:r w:rsidRPr="00247B23" w:rsidDel="009453A7">
                <w:delText xml:space="preserve">without </w:delText>
              </w:r>
              <w:r w:rsidDel="009453A7">
                <w:delText xml:space="preserve">a </w:delText>
              </w:r>
              <w:r w:rsidRPr="00247B23" w:rsidDel="009453A7">
                <w:delText>SIM.</w:delText>
              </w:r>
              <w:bookmarkStart w:id="7454" w:name="_Toc489458213"/>
              <w:bookmarkEnd w:id="7454"/>
            </w:del>
          </w:p>
        </w:tc>
        <w:bookmarkStart w:id="7455" w:name="_Toc489458214"/>
        <w:bookmarkEnd w:id="7455"/>
      </w:tr>
    </w:tbl>
    <w:p w14:paraId="2CE231D5" w14:textId="77777777" w:rsidR="00975CC4" w:rsidRDefault="00975CC4" w:rsidP="0059466D">
      <w:pPr>
        <w:pStyle w:val="Heading2"/>
        <w:numPr>
          <w:ilvl w:val="1"/>
          <w:numId w:val="11"/>
        </w:numPr>
        <w:ind w:left="1080" w:hanging="1080"/>
      </w:pPr>
      <w:bookmarkStart w:id="7456" w:name="_Ref448916247"/>
      <w:bookmarkStart w:id="7457" w:name="_Toc486251609"/>
      <w:bookmarkStart w:id="7458" w:name="_Toc489458215"/>
      <w:bookmarkStart w:id="7459" w:name="_Ref412562277"/>
      <w:bookmarkStart w:id="7460" w:name="_Toc424804687"/>
      <w:bookmarkStart w:id="7461" w:name="_Toc426723767"/>
      <w:bookmarkStart w:id="7462" w:name="_Toc427163062"/>
      <w:commentRangeStart w:id="7463"/>
      <w:r w:rsidRPr="00CC2141">
        <w:t>+</w:t>
      </w:r>
      <w:r>
        <w:t>KRIC</w:t>
      </w:r>
      <w:r w:rsidRPr="00CC2141">
        <w:t xml:space="preserve"> Command: </w:t>
      </w:r>
      <w:r>
        <w:t>Ring Indicator Control</w:t>
      </w:r>
      <w:commentRangeEnd w:id="7463"/>
      <w:r>
        <w:rPr>
          <w:rStyle w:val="CommentReference"/>
          <w:rFonts w:ascii="Verdana" w:eastAsia="Times New Roman" w:hAnsi="Verdana" w:cs="Times New Roman"/>
          <w:b w:val="0"/>
          <w:lang w:eastAsia="en-US"/>
        </w:rPr>
        <w:commentReference w:id="7463"/>
      </w:r>
      <w:bookmarkEnd w:id="7456"/>
      <w:bookmarkEnd w:id="7457"/>
      <w:bookmarkEnd w:id="7458"/>
    </w:p>
    <w:tbl>
      <w:tblPr>
        <w:tblStyle w:val="TableSWIleft"/>
        <w:tblW w:w="9288" w:type="dxa"/>
        <w:tblLayout w:type="fixed"/>
        <w:tblLook w:val="04A0" w:firstRow="1" w:lastRow="0" w:firstColumn="1" w:lastColumn="0" w:noHBand="0" w:noVBand="1"/>
      </w:tblPr>
      <w:tblGrid>
        <w:gridCol w:w="1728"/>
        <w:gridCol w:w="7560"/>
      </w:tblGrid>
      <w:tr w:rsidR="00975CC4" w:rsidRPr="00C41274" w14:paraId="69878995"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7C9E8CAB" w14:textId="72486E63" w:rsidR="00975CC4" w:rsidRPr="00C41274" w:rsidRDefault="00975CC4">
            <w:pPr>
              <w:pStyle w:val="TableRowHead"/>
              <w:spacing w:before="144" w:after="144"/>
              <w:rPr>
                <w:bCs w:val="0"/>
              </w:rPr>
            </w:pPr>
            <w:del w:id="7464" w:author="Alban Roche" w:date="2017-08-02T14:40:00Z">
              <w:r w:rsidDel="00F22490">
                <w:delText>HL7618, HL7618RD, HL7648, HL7650, HL7688, HL7690 and HL7692</w:delText>
              </w:r>
            </w:del>
            <w:ins w:id="7465" w:author="Alban Roche" w:date="2017-08-02T14:40:00Z">
              <w:r w:rsidR="00F22490">
                <w:t>HL7800</w:t>
              </w:r>
            </w:ins>
          </w:p>
        </w:tc>
      </w:tr>
      <w:tr w:rsidR="00975CC4" w:rsidRPr="00C41274" w14:paraId="01009BF9" w14:textId="77777777" w:rsidTr="00166AF3">
        <w:trPr>
          <w:trHeight w:val="42"/>
        </w:trPr>
        <w:tc>
          <w:tcPr>
            <w:tcW w:w="1728" w:type="dxa"/>
          </w:tcPr>
          <w:p w14:paraId="0FB616F0" w14:textId="77777777" w:rsidR="00975CC4" w:rsidRPr="00C41274" w:rsidRDefault="00975CC4" w:rsidP="00166AF3">
            <w:pPr>
              <w:pStyle w:val="TableBody"/>
              <w:rPr>
                <w:i/>
              </w:rPr>
            </w:pPr>
            <w:r w:rsidRPr="00C41274">
              <w:rPr>
                <w:i/>
              </w:rPr>
              <w:t>Test command</w:t>
            </w:r>
          </w:p>
          <w:p w14:paraId="579AA7B0" w14:textId="77777777" w:rsidR="00975CC4" w:rsidRPr="00C41274" w:rsidRDefault="00975CC4" w:rsidP="00166AF3">
            <w:pPr>
              <w:pStyle w:val="TableBody"/>
            </w:pPr>
          </w:p>
          <w:p w14:paraId="631FF51C" w14:textId="77777777" w:rsidR="00975CC4" w:rsidRPr="00C41274" w:rsidRDefault="00975CC4" w:rsidP="00166AF3">
            <w:pPr>
              <w:pStyle w:val="TableBody"/>
              <w:rPr>
                <w:u w:val="single"/>
              </w:rPr>
            </w:pPr>
            <w:r w:rsidRPr="00C41274">
              <w:rPr>
                <w:u w:val="single"/>
              </w:rPr>
              <w:t>Syntax</w:t>
            </w:r>
          </w:p>
          <w:p w14:paraId="5C0B1BC5" w14:textId="77777777" w:rsidR="00975CC4" w:rsidRPr="00C41274" w:rsidRDefault="00975CC4" w:rsidP="00166AF3">
            <w:pPr>
              <w:pStyle w:val="TableBody"/>
            </w:pPr>
            <w:r w:rsidRPr="00C41274">
              <w:rPr>
                <w:b/>
              </w:rPr>
              <w:t>AT+</w:t>
            </w:r>
            <w:r>
              <w:rPr>
                <w:b/>
              </w:rPr>
              <w:t>KRIC</w:t>
            </w:r>
            <w:r w:rsidRPr="00C41274">
              <w:rPr>
                <w:b/>
              </w:rPr>
              <w:t>=?</w:t>
            </w:r>
          </w:p>
        </w:tc>
        <w:tc>
          <w:tcPr>
            <w:tcW w:w="7560" w:type="dxa"/>
          </w:tcPr>
          <w:p w14:paraId="31354449" w14:textId="77777777" w:rsidR="00975CC4" w:rsidRPr="00C41274" w:rsidRDefault="00975CC4" w:rsidP="00166AF3">
            <w:pPr>
              <w:pStyle w:val="TableBody"/>
              <w:rPr>
                <w:u w:val="single"/>
              </w:rPr>
            </w:pPr>
          </w:p>
          <w:p w14:paraId="638977B0" w14:textId="77777777" w:rsidR="00975CC4" w:rsidRPr="00C41274" w:rsidRDefault="00975CC4" w:rsidP="00166AF3">
            <w:pPr>
              <w:pStyle w:val="TableBody"/>
              <w:rPr>
                <w:u w:val="single"/>
              </w:rPr>
            </w:pPr>
          </w:p>
          <w:p w14:paraId="2BC18C9B" w14:textId="77777777" w:rsidR="00975CC4" w:rsidRPr="00C41274" w:rsidRDefault="00975CC4" w:rsidP="00166AF3">
            <w:pPr>
              <w:pStyle w:val="TableBody"/>
              <w:rPr>
                <w:u w:val="single"/>
              </w:rPr>
            </w:pPr>
            <w:r w:rsidRPr="00C41274">
              <w:rPr>
                <w:u w:val="single"/>
              </w:rPr>
              <w:t>Response</w:t>
            </w:r>
          </w:p>
          <w:p w14:paraId="3B3BDED7" w14:textId="77777777" w:rsidR="00975CC4" w:rsidRDefault="00975CC4" w:rsidP="00166AF3">
            <w:pPr>
              <w:spacing w:before="40" w:after="40"/>
              <w:rPr>
                <w:rFonts w:eastAsia="SimSun" w:cs="Arial"/>
                <w:b/>
                <w:lang w:eastAsia="ja-JP"/>
              </w:rPr>
            </w:pPr>
            <w:r w:rsidRPr="00CB167E">
              <w:rPr>
                <w:rFonts w:eastAsia="SimSun" w:cs="Arial"/>
                <w:b/>
                <w:lang w:eastAsia="ja-JP"/>
              </w:rPr>
              <w:t>+</w:t>
            </w:r>
            <w:r>
              <w:rPr>
                <w:rFonts w:eastAsia="SimSun" w:cs="Arial"/>
                <w:b/>
                <w:lang w:eastAsia="ja-JP"/>
              </w:rPr>
              <w:t>KRIC</w:t>
            </w:r>
            <w:r w:rsidRPr="00CB167E">
              <w:rPr>
                <w:rFonts w:eastAsia="SimSun" w:cs="Arial"/>
                <w:b/>
                <w:lang w:eastAsia="ja-JP"/>
              </w:rPr>
              <w:t>: (</w:t>
            </w:r>
            <w:r w:rsidRPr="00CC2141">
              <w:rPr>
                <w:rFonts w:eastAsia="SimSun" w:cs="Arial"/>
                <w:lang w:eastAsia="ja-JP"/>
              </w:rPr>
              <w:t>list of supported</w:t>
            </w:r>
            <w:r w:rsidRPr="00CB167E">
              <w:rPr>
                <w:rFonts w:eastAsia="SimSun" w:cs="Arial"/>
                <w:b/>
                <w:lang w:eastAsia="ja-JP"/>
              </w:rPr>
              <w:t xml:space="preserve"> &lt;</w:t>
            </w:r>
            <w:r>
              <w:rPr>
                <w:rFonts w:eastAsia="SimSun" w:cs="Arial"/>
                <w:b/>
                <w:lang w:eastAsia="ja-JP"/>
              </w:rPr>
              <w:t>masks</w:t>
            </w:r>
            <w:r w:rsidRPr="00CB167E">
              <w:rPr>
                <w:rFonts w:eastAsia="SimSun" w:cs="Arial"/>
                <w:b/>
                <w:lang w:eastAsia="ja-JP"/>
              </w:rPr>
              <w:t>&gt;</w:t>
            </w:r>
            <w:r w:rsidRPr="00FD0E8A">
              <w:rPr>
                <w:rFonts w:eastAsia="SimSun" w:cs="Arial"/>
                <w:lang w:eastAsia="ja-JP"/>
              </w:rPr>
              <w:t>e</w:t>
            </w:r>
            <w:r w:rsidRPr="00CC2141">
              <w:rPr>
                <w:rFonts w:eastAsia="SimSun" w:cs="Arial"/>
                <w:lang w:eastAsia="ja-JP"/>
              </w:rPr>
              <w:t>s</w:t>
            </w:r>
            <w:r w:rsidRPr="00CB167E">
              <w:rPr>
                <w:rFonts w:eastAsia="SimSun" w:cs="Arial"/>
                <w:b/>
                <w:lang w:eastAsia="ja-JP"/>
              </w:rPr>
              <w:t>),(</w:t>
            </w:r>
            <w:r w:rsidRPr="00CC2141">
              <w:rPr>
                <w:rFonts w:eastAsia="SimSun" w:cs="Arial"/>
                <w:lang w:eastAsia="ja-JP"/>
              </w:rPr>
              <w:t>list of supported</w:t>
            </w:r>
            <w:r>
              <w:rPr>
                <w:rFonts w:eastAsia="SimSun" w:cs="Arial"/>
                <w:lang w:eastAsia="ja-JP"/>
              </w:rPr>
              <w:t xml:space="preserve"> </w:t>
            </w:r>
            <w:r w:rsidRPr="00CB167E">
              <w:rPr>
                <w:rFonts w:eastAsia="SimSun" w:cs="Arial"/>
                <w:b/>
                <w:lang w:eastAsia="ja-JP"/>
              </w:rPr>
              <w:t>&lt;</w:t>
            </w:r>
            <w:r>
              <w:rPr>
                <w:rFonts w:eastAsia="SimSun" w:cs="Arial"/>
                <w:b/>
                <w:lang w:eastAsia="ja-JP"/>
              </w:rPr>
              <w:t>shape</w:t>
            </w:r>
            <w:r w:rsidRPr="00CB167E">
              <w:rPr>
                <w:rFonts w:eastAsia="SimSun" w:cs="Arial"/>
                <w:b/>
                <w:lang w:eastAsia="ja-JP"/>
              </w:rPr>
              <w:t>&gt;</w:t>
            </w:r>
            <w:r w:rsidRPr="00CC2141">
              <w:rPr>
                <w:rFonts w:eastAsia="SimSun" w:cs="Arial"/>
                <w:lang w:eastAsia="ja-JP"/>
              </w:rPr>
              <w:t>s</w:t>
            </w:r>
            <w:r w:rsidRPr="00CB167E">
              <w:rPr>
                <w:rFonts w:eastAsia="SimSun" w:cs="Arial"/>
                <w:b/>
                <w:lang w:eastAsia="ja-JP"/>
              </w:rPr>
              <w:t>)</w:t>
            </w:r>
          </w:p>
          <w:p w14:paraId="02E0B15B" w14:textId="77777777" w:rsidR="00975CC4" w:rsidRPr="00C41274" w:rsidRDefault="00975CC4" w:rsidP="00166AF3">
            <w:pPr>
              <w:spacing w:before="40" w:after="40"/>
            </w:pPr>
            <w:r>
              <w:rPr>
                <w:rFonts w:eastAsia="SimSun" w:cs="Arial"/>
                <w:b/>
                <w:lang w:eastAsia="ja-JP"/>
              </w:rPr>
              <w:t>OK</w:t>
            </w:r>
          </w:p>
        </w:tc>
      </w:tr>
      <w:tr w:rsidR="00975CC4" w:rsidRPr="00C41274" w14:paraId="71A90C20" w14:textId="77777777" w:rsidTr="00166AF3">
        <w:trPr>
          <w:trHeight w:val="42"/>
        </w:trPr>
        <w:tc>
          <w:tcPr>
            <w:tcW w:w="1728" w:type="dxa"/>
          </w:tcPr>
          <w:p w14:paraId="0F6C3D82" w14:textId="77777777" w:rsidR="00975CC4" w:rsidRPr="00C41274" w:rsidRDefault="00975CC4" w:rsidP="00166AF3">
            <w:pPr>
              <w:pStyle w:val="TableBody"/>
              <w:rPr>
                <w:i/>
              </w:rPr>
            </w:pPr>
            <w:r>
              <w:rPr>
                <w:i/>
              </w:rPr>
              <w:t xml:space="preserve">Read </w:t>
            </w:r>
            <w:r w:rsidRPr="00C41274">
              <w:rPr>
                <w:i/>
              </w:rPr>
              <w:t>command</w:t>
            </w:r>
          </w:p>
          <w:p w14:paraId="4680687B" w14:textId="77777777" w:rsidR="00975CC4" w:rsidRPr="00C41274" w:rsidRDefault="00975CC4" w:rsidP="00166AF3">
            <w:pPr>
              <w:pStyle w:val="TableBody"/>
            </w:pPr>
          </w:p>
          <w:p w14:paraId="47350F9B" w14:textId="77777777" w:rsidR="00975CC4" w:rsidRPr="00C41274" w:rsidRDefault="00975CC4" w:rsidP="00166AF3">
            <w:pPr>
              <w:pStyle w:val="TableBody"/>
              <w:rPr>
                <w:u w:val="single"/>
              </w:rPr>
            </w:pPr>
            <w:r w:rsidRPr="00C41274">
              <w:rPr>
                <w:u w:val="single"/>
              </w:rPr>
              <w:t>Syntax</w:t>
            </w:r>
          </w:p>
          <w:p w14:paraId="59A47FF4" w14:textId="77777777" w:rsidR="00975CC4" w:rsidRPr="00C41274" w:rsidRDefault="00975CC4" w:rsidP="00166AF3">
            <w:pPr>
              <w:pStyle w:val="TableBody"/>
              <w:rPr>
                <w:i/>
              </w:rPr>
            </w:pPr>
            <w:r w:rsidRPr="00C41274">
              <w:rPr>
                <w:b/>
              </w:rPr>
              <w:t>AT+</w:t>
            </w:r>
            <w:r>
              <w:rPr>
                <w:b/>
              </w:rPr>
              <w:t>KRIC</w:t>
            </w:r>
            <w:r w:rsidRPr="00C41274">
              <w:rPr>
                <w:b/>
              </w:rPr>
              <w:t>?</w:t>
            </w:r>
          </w:p>
        </w:tc>
        <w:tc>
          <w:tcPr>
            <w:tcW w:w="7560" w:type="dxa"/>
          </w:tcPr>
          <w:p w14:paraId="16CD9AE5" w14:textId="77777777" w:rsidR="00975CC4" w:rsidRPr="00C41274" w:rsidRDefault="00975CC4" w:rsidP="00166AF3">
            <w:pPr>
              <w:pStyle w:val="TableBody"/>
              <w:rPr>
                <w:u w:val="single"/>
              </w:rPr>
            </w:pPr>
          </w:p>
          <w:p w14:paraId="68BC0234" w14:textId="77777777" w:rsidR="00975CC4" w:rsidRPr="00C41274" w:rsidRDefault="00975CC4" w:rsidP="00166AF3">
            <w:pPr>
              <w:pStyle w:val="TableBody"/>
              <w:rPr>
                <w:u w:val="single"/>
              </w:rPr>
            </w:pPr>
          </w:p>
          <w:p w14:paraId="0FAD7BE1" w14:textId="77777777" w:rsidR="00975CC4" w:rsidRPr="00C41274" w:rsidRDefault="00975CC4" w:rsidP="00166AF3">
            <w:pPr>
              <w:pStyle w:val="TableBody"/>
              <w:rPr>
                <w:u w:val="single"/>
              </w:rPr>
            </w:pPr>
            <w:r w:rsidRPr="00C41274">
              <w:rPr>
                <w:u w:val="single"/>
              </w:rPr>
              <w:t>Response</w:t>
            </w:r>
          </w:p>
          <w:p w14:paraId="0D762B4D" w14:textId="77777777" w:rsidR="00975CC4" w:rsidRDefault="00975CC4" w:rsidP="00166AF3">
            <w:pPr>
              <w:pStyle w:val="TableBody"/>
              <w:rPr>
                <w:rFonts w:eastAsia="SimSun"/>
                <w:b/>
              </w:rPr>
            </w:pPr>
            <w:r w:rsidRPr="00CB167E">
              <w:rPr>
                <w:rFonts w:eastAsia="SimSun"/>
                <w:b/>
              </w:rPr>
              <w:t>+</w:t>
            </w:r>
            <w:r>
              <w:rPr>
                <w:rFonts w:eastAsia="SimSun"/>
                <w:b/>
              </w:rPr>
              <w:t>WEXTCLK</w:t>
            </w:r>
            <w:r w:rsidRPr="00CB167E">
              <w:rPr>
                <w:rFonts w:eastAsia="SimSun"/>
                <w:b/>
              </w:rPr>
              <w:t>: &lt;</w:t>
            </w:r>
            <w:r>
              <w:rPr>
                <w:rFonts w:eastAsia="SimSun"/>
                <w:b/>
              </w:rPr>
              <w:t>masks</w:t>
            </w:r>
            <w:r w:rsidRPr="00CB167E">
              <w:rPr>
                <w:rFonts w:eastAsia="SimSun"/>
                <w:b/>
              </w:rPr>
              <w:t>&gt;,&lt;</w:t>
            </w:r>
            <w:r>
              <w:rPr>
                <w:rFonts w:eastAsia="SimSun"/>
                <w:b/>
              </w:rPr>
              <w:t>shape</w:t>
            </w:r>
            <w:r w:rsidRPr="00CB167E">
              <w:rPr>
                <w:rFonts w:eastAsia="SimSun"/>
                <w:b/>
              </w:rPr>
              <w:t>&gt;</w:t>
            </w:r>
          </w:p>
          <w:p w14:paraId="0967E42B" w14:textId="77777777" w:rsidR="00975CC4" w:rsidRPr="00C41274" w:rsidRDefault="00975CC4" w:rsidP="00166AF3">
            <w:pPr>
              <w:pStyle w:val="TableBody"/>
              <w:rPr>
                <w:u w:val="single"/>
              </w:rPr>
            </w:pPr>
            <w:r>
              <w:rPr>
                <w:rFonts w:eastAsia="SimSun"/>
                <w:b/>
              </w:rPr>
              <w:t>OK</w:t>
            </w:r>
          </w:p>
        </w:tc>
      </w:tr>
      <w:tr w:rsidR="00975CC4" w:rsidRPr="00C41274" w14:paraId="42B20416" w14:textId="77777777" w:rsidTr="00166AF3">
        <w:trPr>
          <w:cantSplit w:val="0"/>
          <w:trHeight w:val="42"/>
        </w:trPr>
        <w:tc>
          <w:tcPr>
            <w:tcW w:w="1728" w:type="dxa"/>
          </w:tcPr>
          <w:p w14:paraId="7D4324E7" w14:textId="77777777" w:rsidR="00975CC4" w:rsidRDefault="00975CC4" w:rsidP="00166AF3">
            <w:pPr>
              <w:pStyle w:val="TableBody"/>
            </w:pPr>
            <w:r>
              <w:rPr>
                <w:i/>
              </w:rPr>
              <w:t>Write command</w:t>
            </w:r>
          </w:p>
          <w:p w14:paraId="13EBA6BC" w14:textId="77777777" w:rsidR="00975CC4" w:rsidRDefault="00975CC4" w:rsidP="00166AF3">
            <w:pPr>
              <w:pStyle w:val="TableBody"/>
            </w:pPr>
          </w:p>
          <w:p w14:paraId="526834AA" w14:textId="77777777" w:rsidR="00975CC4" w:rsidRDefault="00975CC4" w:rsidP="00166AF3">
            <w:pPr>
              <w:pStyle w:val="TableBody"/>
            </w:pPr>
            <w:r w:rsidRPr="00E0527E">
              <w:rPr>
                <w:u w:val="single"/>
              </w:rPr>
              <w:t>Syntax</w:t>
            </w:r>
          </w:p>
          <w:p w14:paraId="02B94AB5" w14:textId="77777777" w:rsidR="00975CC4" w:rsidRDefault="00975CC4" w:rsidP="00166AF3">
            <w:pPr>
              <w:pStyle w:val="TableBody"/>
              <w:rPr>
                <w:i/>
              </w:rPr>
            </w:pPr>
            <w:r w:rsidRPr="00E0527E">
              <w:rPr>
                <w:b/>
              </w:rPr>
              <w:t>AT+KRIC=</w:t>
            </w:r>
            <w:r>
              <w:rPr>
                <w:b/>
              </w:rPr>
              <w:br/>
            </w:r>
            <w:r w:rsidRPr="00E0527E">
              <w:rPr>
                <w:b/>
              </w:rPr>
              <w:t>&lt;masks&gt;</w:t>
            </w:r>
            <w:r>
              <w:rPr>
                <w:b/>
              </w:rPr>
              <w:br/>
            </w:r>
            <w:r w:rsidRPr="00E0527E">
              <w:rPr>
                <w:b/>
              </w:rPr>
              <w:t>[,&lt;shape&gt;]</w:t>
            </w:r>
          </w:p>
        </w:tc>
        <w:tc>
          <w:tcPr>
            <w:tcW w:w="7560" w:type="dxa"/>
          </w:tcPr>
          <w:p w14:paraId="1973B947" w14:textId="77777777" w:rsidR="00975CC4" w:rsidRDefault="00975CC4" w:rsidP="00166AF3">
            <w:pPr>
              <w:pStyle w:val="TableBody"/>
              <w:rPr>
                <w:u w:val="single"/>
              </w:rPr>
            </w:pPr>
          </w:p>
          <w:p w14:paraId="0797A321" w14:textId="77777777" w:rsidR="00975CC4" w:rsidRDefault="00975CC4" w:rsidP="00166AF3">
            <w:pPr>
              <w:pStyle w:val="TableBody"/>
              <w:rPr>
                <w:u w:val="single"/>
              </w:rPr>
            </w:pPr>
          </w:p>
          <w:p w14:paraId="5F59D44C" w14:textId="77777777" w:rsidR="00975CC4" w:rsidRDefault="00975CC4" w:rsidP="00166AF3">
            <w:pPr>
              <w:pStyle w:val="TableBody"/>
            </w:pPr>
            <w:r>
              <w:rPr>
                <w:u w:val="single"/>
              </w:rPr>
              <w:t>Response</w:t>
            </w:r>
          </w:p>
          <w:p w14:paraId="14324100" w14:textId="77777777" w:rsidR="00975CC4" w:rsidRDefault="00975CC4" w:rsidP="00166AF3">
            <w:pPr>
              <w:pStyle w:val="TableBody"/>
            </w:pPr>
            <w:r w:rsidRPr="00E0527E">
              <w:rPr>
                <w:b/>
              </w:rPr>
              <w:t>OK</w:t>
            </w:r>
          </w:p>
          <w:p w14:paraId="66F46B39" w14:textId="77777777" w:rsidR="00975CC4" w:rsidRPr="00081874" w:rsidRDefault="00975CC4" w:rsidP="00166AF3">
            <w:pPr>
              <w:pStyle w:val="TableBody"/>
              <w:rPr>
                <w:sz w:val="14"/>
                <w:szCs w:val="14"/>
              </w:rPr>
            </w:pPr>
          </w:p>
          <w:p w14:paraId="49C25BD3" w14:textId="77777777" w:rsidR="00975CC4" w:rsidRDefault="00975CC4" w:rsidP="00166AF3">
            <w:pPr>
              <w:pStyle w:val="TableBody"/>
            </w:pPr>
            <w:r w:rsidRPr="00E0527E">
              <w:rPr>
                <w:u w:val="single"/>
              </w:rPr>
              <w:t>Parameters</w:t>
            </w:r>
          </w:p>
          <w:p w14:paraId="404979A1" w14:textId="77777777" w:rsidR="00975CC4" w:rsidRDefault="00975CC4" w:rsidP="00166AF3">
            <w:pPr>
              <w:pStyle w:val="TableBody"/>
            </w:pPr>
            <w:r w:rsidRPr="00E0527E">
              <w:rPr>
                <w:b/>
              </w:rPr>
              <w:t>&lt;masks&gt;</w:t>
            </w:r>
            <w:r>
              <w:tab/>
              <w:t>Use of RI signal</w:t>
            </w:r>
          </w:p>
          <w:p w14:paraId="5DCBF65E" w14:textId="77777777" w:rsidR="00975CC4" w:rsidRDefault="00975CC4" w:rsidP="00166AF3">
            <w:pPr>
              <w:pStyle w:val="TableBody"/>
            </w:pPr>
            <w:r>
              <w:t>0x00</w:t>
            </w:r>
            <w:r>
              <w:tab/>
            </w:r>
            <w:r>
              <w:tab/>
              <w:t>RI is not used</w:t>
            </w:r>
          </w:p>
          <w:p w14:paraId="74B76F07" w14:textId="77777777" w:rsidR="00975CC4" w:rsidRDefault="00975CC4" w:rsidP="00166AF3">
            <w:pPr>
              <w:pStyle w:val="TableBody"/>
            </w:pPr>
            <w:r>
              <w:t>0x01</w:t>
            </w:r>
            <w:r>
              <w:tab/>
            </w:r>
            <w:r>
              <w:tab/>
              <w:t>RI is activated on incoming calls (+CRING, RING)</w:t>
            </w:r>
          </w:p>
          <w:p w14:paraId="3C2B5B8D" w14:textId="77777777" w:rsidR="00975CC4" w:rsidRDefault="00975CC4" w:rsidP="00166AF3">
            <w:pPr>
              <w:pStyle w:val="TableBody"/>
            </w:pPr>
            <w:r>
              <w:t>0x02</w:t>
            </w:r>
            <w:r>
              <w:tab/>
            </w:r>
            <w:r>
              <w:tab/>
              <w:t>RI is activated on SMS (+CMT, +CMTI)</w:t>
            </w:r>
          </w:p>
          <w:p w14:paraId="6663FB60" w14:textId="77777777" w:rsidR="00975CC4" w:rsidRDefault="00975CC4" w:rsidP="00166AF3">
            <w:pPr>
              <w:pStyle w:val="TableBody"/>
            </w:pPr>
            <w:r>
              <w:t>0x04</w:t>
            </w:r>
            <w:r>
              <w:tab/>
            </w:r>
            <w:r>
              <w:tab/>
              <w:t>RI is activated on SMS-CB (+CBM, +CBMI)</w:t>
            </w:r>
          </w:p>
          <w:p w14:paraId="24AF72D6" w14:textId="77777777" w:rsidR="00975CC4" w:rsidRDefault="00975CC4" w:rsidP="00166AF3">
            <w:pPr>
              <w:pStyle w:val="TableBody"/>
            </w:pPr>
            <w:r>
              <w:t>0x08</w:t>
            </w:r>
            <w:r>
              <w:tab/>
            </w:r>
            <w:r>
              <w:tab/>
              <w:t>RI is activated on USSD (+CUSD)</w:t>
            </w:r>
          </w:p>
          <w:p w14:paraId="79D530DD" w14:textId="77777777" w:rsidR="00975CC4" w:rsidRDefault="00975CC4" w:rsidP="00166AF3">
            <w:pPr>
              <w:pStyle w:val="TableBody"/>
            </w:pPr>
            <w:r>
              <w:t>0x10</w:t>
            </w:r>
            <w:r>
              <w:tab/>
            </w:r>
            <w:r>
              <w:tab/>
              <w:t>RI is activated on network state (+CIEV)</w:t>
            </w:r>
          </w:p>
          <w:p w14:paraId="02C0862D" w14:textId="77777777" w:rsidR="00975CC4" w:rsidRPr="00081874" w:rsidRDefault="00975CC4" w:rsidP="00166AF3">
            <w:pPr>
              <w:pStyle w:val="TableBody"/>
            </w:pPr>
          </w:p>
          <w:p w14:paraId="2EE81170" w14:textId="77777777" w:rsidR="00975CC4" w:rsidRDefault="00975CC4" w:rsidP="00166AF3">
            <w:pPr>
              <w:pStyle w:val="TableBody"/>
            </w:pPr>
            <w:r w:rsidRPr="00E0527E">
              <w:rPr>
                <w:b/>
              </w:rPr>
              <w:t>&lt;shape&gt;</w:t>
            </w:r>
            <w:r>
              <w:tab/>
              <w:t>Signal shape (only available for incoming calls)</w:t>
            </w:r>
          </w:p>
          <w:p w14:paraId="17F1CC29" w14:textId="77777777" w:rsidR="00975CC4" w:rsidRPr="00D607BB" w:rsidRDefault="00975CC4" w:rsidP="00166AF3">
            <w:pPr>
              <w:pStyle w:val="TableBody"/>
            </w:pPr>
            <w:r>
              <w:t>0</w:t>
            </w:r>
            <w:r>
              <w:tab/>
            </w:r>
            <w:r>
              <w:tab/>
              <w:t xml:space="preserve">Repeat pulses. The total length of the pulse is equivalent to the transfer of the </w:t>
            </w:r>
            <w:r>
              <w:tab/>
            </w:r>
            <w:r>
              <w:tab/>
              <w:t>RING or CRING notification</w:t>
            </w:r>
          </w:p>
          <w:p w14:paraId="3231FC8A" w14:textId="77777777" w:rsidR="00975CC4" w:rsidRPr="00C41274" w:rsidRDefault="00975CC4" w:rsidP="00166AF3">
            <w:pPr>
              <w:pStyle w:val="TableBody"/>
              <w:rPr>
                <w:u w:val="single"/>
              </w:rPr>
            </w:pPr>
            <w:r>
              <w:t>1</w:t>
            </w:r>
            <w:r>
              <w:tab/>
            </w:r>
            <w:r>
              <w:tab/>
              <w:t xml:space="preserve">Always active. The signal is set to be active during the whole incoming call </w:t>
            </w:r>
            <w:r>
              <w:tab/>
            </w:r>
            <w:r>
              <w:tab/>
            </w:r>
            <w:r>
              <w:tab/>
              <w:t>notification</w:t>
            </w:r>
          </w:p>
        </w:tc>
      </w:tr>
      <w:tr w:rsidR="00975CC4" w:rsidRPr="00C41274" w14:paraId="24F80189" w14:textId="77777777" w:rsidTr="00166AF3">
        <w:trPr>
          <w:trHeight w:val="42"/>
        </w:trPr>
        <w:tc>
          <w:tcPr>
            <w:tcW w:w="1728" w:type="dxa"/>
          </w:tcPr>
          <w:p w14:paraId="4253A48C" w14:textId="77777777" w:rsidR="00975CC4" w:rsidRDefault="00975CC4" w:rsidP="00166AF3">
            <w:pPr>
              <w:pStyle w:val="TableBody"/>
              <w:rPr>
                <w:u w:val="single"/>
              </w:rPr>
            </w:pPr>
            <w:r w:rsidRPr="00E0527E">
              <w:rPr>
                <w:u w:val="single"/>
              </w:rPr>
              <w:t>Reference</w:t>
            </w:r>
          </w:p>
          <w:p w14:paraId="1DDC5F8F" w14:textId="77777777" w:rsidR="00975CC4" w:rsidRDefault="00975CC4" w:rsidP="00166AF3">
            <w:pPr>
              <w:pStyle w:val="TableBody"/>
              <w:rPr>
                <w:i/>
              </w:rPr>
            </w:pPr>
            <w:r w:rsidRPr="00E0527E">
              <w:t>Sierra Wireless Proprietary</w:t>
            </w:r>
          </w:p>
        </w:tc>
        <w:tc>
          <w:tcPr>
            <w:tcW w:w="7560" w:type="dxa"/>
          </w:tcPr>
          <w:p w14:paraId="2A4ABC7B" w14:textId="77777777" w:rsidR="00975CC4" w:rsidRDefault="00975CC4" w:rsidP="00166AF3">
            <w:pPr>
              <w:pStyle w:val="TableBody"/>
            </w:pPr>
            <w:r>
              <w:rPr>
                <w:u w:val="single"/>
              </w:rPr>
              <w:t>Notes</w:t>
            </w:r>
          </w:p>
          <w:p w14:paraId="102D71C2" w14:textId="77777777" w:rsidR="00975CC4" w:rsidRDefault="00975CC4" w:rsidP="0059466D">
            <w:pPr>
              <w:pStyle w:val="TableBody"/>
              <w:numPr>
                <w:ilvl w:val="0"/>
                <w:numId w:val="111"/>
              </w:numPr>
            </w:pPr>
            <w:r>
              <w:t>The current configuration is kept in non-volatile memory after a reset.</w:t>
            </w:r>
          </w:p>
          <w:p w14:paraId="3A71E65C" w14:textId="77777777" w:rsidR="00975CC4" w:rsidRDefault="00975CC4" w:rsidP="0059466D">
            <w:pPr>
              <w:pStyle w:val="TableBody"/>
              <w:numPr>
                <w:ilvl w:val="0"/>
                <w:numId w:val="111"/>
              </w:numPr>
            </w:pPr>
            <w:r>
              <w:t>For SMS and other unsolicited messages, only one pulse is set regardless of &lt;shape&gt;.</w:t>
            </w:r>
          </w:p>
          <w:p w14:paraId="3E9F2AD1" w14:textId="77777777" w:rsidR="00975CC4" w:rsidRDefault="00975CC4" w:rsidP="0059466D">
            <w:pPr>
              <w:pStyle w:val="TableBody"/>
              <w:numPr>
                <w:ilvl w:val="0"/>
                <w:numId w:val="111"/>
              </w:numPr>
            </w:pPr>
            <w:r>
              <w:t>The width of the pulse is 1s. For repeated pulse on incoming calls, pulse width is 1s, and then rest for 4 seconds, and then repeated.</w:t>
            </w:r>
          </w:p>
          <w:p w14:paraId="7B3A7421" w14:textId="77777777" w:rsidR="00975CC4" w:rsidRDefault="00975CC4" w:rsidP="0059466D">
            <w:pPr>
              <w:pStyle w:val="TableBody"/>
              <w:numPr>
                <w:ilvl w:val="0"/>
                <w:numId w:val="111"/>
              </w:numPr>
            </w:pPr>
            <w:r>
              <w:t>This command should not be used during an incoming call, SMS, SMSCB, USSD, etc.</w:t>
            </w:r>
          </w:p>
          <w:p w14:paraId="0C861EE3" w14:textId="77777777" w:rsidR="00975CC4" w:rsidRPr="006D10EB" w:rsidRDefault="00975CC4" w:rsidP="0059466D">
            <w:pPr>
              <w:pStyle w:val="TableBody"/>
              <w:numPr>
                <w:ilvl w:val="0"/>
                <w:numId w:val="111"/>
              </w:numPr>
            </w:pPr>
            <w:r>
              <w:t>This command can be used without a SIM.</w:t>
            </w:r>
          </w:p>
          <w:p w14:paraId="105B988D" w14:textId="77777777" w:rsidR="00975CC4" w:rsidRDefault="00975CC4" w:rsidP="0059466D">
            <w:pPr>
              <w:pStyle w:val="TableBody"/>
              <w:numPr>
                <w:ilvl w:val="0"/>
                <w:numId w:val="111"/>
              </w:numPr>
              <w:rPr>
                <w:u w:val="single"/>
              </w:rPr>
            </w:pPr>
            <w:r>
              <w:t>If &lt;shape&gt; is omitted, the previously saved value will be used.</w:t>
            </w:r>
          </w:p>
        </w:tc>
      </w:tr>
      <w:tr w:rsidR="00975CC4" w:rsidRPr="00C41274" w14:paraId="725E7941" w14:textId="77777777" w:rsidTr="00166AF3">
        <w:trPr>
          <w:trHeight w:val="42"/>
        </w:trPr>
        <w:tc>
          <w:tcPr>
            <w:tcW w:w="1728" w:type="dxa"/>
          </w:tcPr>
          <w:p w14:paraId="595FB3F8" w14:textId="77777777" w:rsidR="00975CC4" w:rsidRPr="00E0527E" w:rsidRDefault="00975CC4" w:rsidP="00166AF3">
            <w:pPr>
              <w:pStyle w:val="TableBody"/>
              <w:rPr>
                <w:u w:val="single"/>
              </w:rPr>
            </w:pPr>
            <w:r>
              <w:rPr>
                <w:u w:val="single"/>
              </w:rPr>
              <w:t>Examples</w:t>
            </w:r>
          </w:p>
        </w:tc>
        <w:tc>
          <w:tcPr>
            <w:tcW w:w="7560" w:type="dxa"/>
          </w:tcPr>
          <w:p w14:paraId="47880AB5" w14:textId="77777777" w:rsidR="00975CC4" w:rsidRPr="00E0527E" w:rsidRDefault="00975CC4" w:rsidP="00166AF3">
            <w:pPr>
              <w:pStyle w:val="TableBody"/>
              <w:rPr>
                <w:b/>
              </w:rPr>
            </w:pPr>
            <w:r w:rsidRPr="00E0527E">
              <w:rPr>
                <w:b/>
              </w:rPr>
              <w:t>AT+KRIC=?</w:t>
            </w:r>
          </w:p>
          <w:p w14:paraId="490FA4E2" w14:textId="77777777" w:rsidR="00975CC4" w:rsidRPr="00E0527E" w:rsidRDefault="00975CC4" w:rsidP="00166AF3">
            <w:pPr>
              <w:pStyle w:val="TableBody"/>
              <w:rPr>
                <w:b/>
              </w:rPr>
            </w:pPr>
            <w:r w:rsidRPr="00E0527E">
              <w:rPr>
                <w:b/>
              </w:rPr>
              <w:t>+KRIC: (0-31),(0-1)</w:t>
            </w:r>
          </w:p>
          <w:p w14:paraId="783557DA" w14:textId="77777777" w:rsidR="00975CC4" w:rsidRPr="00E0527E" w:rsidRDefault="00975CC4" w:rsidP="00166AF3">
            <w:pPr>
              <w:pStyle w:val="TableBody"/>
              <w:rPr>
                <w:b/>
              </w:rPr>
            </w:pPr>
            <w:r w:rsidRPr="00E0527E">
              <w:rPr>
                <w:b/>
              </w:rPr>
              <w:t>OK</w:t>
            </w:r>
          </w:p>
          <w:p w14:paraId="317839A9" w14:textId="77777777" w:rsidR="00975CC4" w:rsidRPr="00081874" w:rsidRDefault="00975CC4" w:rsidP="00166AF3">
            <w:pPr>
              <w:pStyle w:val="TableBody"/>
            </w:pPr>
          </w:p>
          <w:p w14:paraId="6C48DEC9" w14:textId="77777777" w:rsidR="00975CC4" w:rsidRPr="00E0527E" w:rsidRDefault="00975CC4" w:rsidP="00166AF3">
            <w:pPr>
              <w:pStyle w:val="TableBody"/>
              <w:rPr>
                <w:b/>
              </w:rPr>
            </w:pPr>
            <w:r w:rsidRPr="00E0527E">
              <w:rPr>
                <w:b/>
              </w:rPr>
              <w:t>AT+KRIC?</w:t>
            </w:r>
          </w:p>
          <w:p w14:paraId="4297AF6B" w14:textId="77777777" w:rsidR="00975CC4" w:rsidRPr="00E0527E" w:rsidRDefault="00975CC4" w:rsidP="00166AF3">
            <w:pPr>
              <w:pStyle w:val="TableBody"/>
              <w:rPr>
                <w:b/>
              </w:rPr>
            </w:pPr>
            <w:r w:rsidRPr="00E0527E">
              <w:rPr>
                <w:b/>
              </w:rPr>
              <w:t>+KRIC: 15,0</w:t>
            </w:r>
          </w:p>
          <w:p w14:paraId="50317303" w14:textId="77777777" w:rsidR="00975CC4" w:rsidRPr="00E0527E" w:rsidRDefault="00975CC4" w:rsidP="00166AF3">
            <w:pPr>
              <w:pStyle w:val="TableBody"/>
              <w:rPr>
                <w:b/>
              </w:rPr>
            </w:pPr>
            <w:r w:rsidRPr="00E0527E">
              <w:rPr>
                <w:b/>
              </w:rPr>
              <w:t xml:space="preserve">OK </w:t>
            </w:r>
          </w:p>
          <w:p w14:paraId="14161D73" w14:textId="77777777" w:rsidR="00975CC4" w:rsidRPr="00B91869" w:rsidRDefault="00975CC4" w:rsidP="00166AF3">
            <w:pPr>
              <w:pStyle w:val="TableBody"/>
            </w:pPr>
          </w:p>
          <w:p w14:paraId="2F7472B6" w14:textId="77777777" w:rsidR="00975CC4" w:rsidRPr="00E0527E" w:rsidRDefault="00975CC4" w:rsidP="00166AF3">
            <w:pPr>
              <w:pStyle w:val="TableBody"/>
              <w:rPr>
                <w:b/>
              </w:rPr>
            </w:pPr>
            <w:r w:rsidRPr="00E0527E">
              <w:rPr>
                <w:b/>
              </w:rPr>
              <w:t>AT+KRIC=1,1</w:t>
            </w:r>
            <w:r>
              <w:rPr>
                <w:b/>
              </w:rPr>
              <w:tab/>
            </w:r>
            <w:r>
              <w:rPr>
                <w:b/>
              </w:rPr>
              <w:tab/>
              <w:t>//</w:t>
            </w:r>
            <w:r w:rsidRPr="00682FAD">
              <w:t xml:space="preserve">RI </w:t>
            </w:r>
            <w:r>
              <w:t xml:space="preserve">is always </w:t>
            </w:r>
            <w:r w:rsidRPr="00682FAD">
              <w:t>activated on incoming call</w:t>
            </w:r>
            <w:r>
              <w:t>s</w:t>
            </w:r>
          </w:p>
          <w:p w14:paraId="216170DC" w14:textId="77777777" w:rsidR="00975CC4" w:rsidRPr="00E0527E" w:rsidRDefault="00975CC4" w:rsidP="00166AF3">
            <w:pPr>
              <w:pStyle w:val="TableBody"/>
              <w:rPr>
                <w:b/>
              </w:rPr>
            </w:pPr>
            <w:r w:rsidRPr="00E0527E">
              <w:rPr>
                <w:b/>
              </w:rPr>
              <w:t>OK</w:t>
            </w:r>
          </w:p>
          <w:p w14:paraId="32335900" w14:textId="77777777" w:rsidR="00975CC4" w:rsidRPr="00B91869" w:rsidRDefault="00975CC4" w:rsidP="00166AF3">
            <w:pPr>
              <w:pStyle w:val="TableBody"/>
            </w:pPr>
          </w:p>
          <w:p w14:paraId="76EA2DDD" w14:textId="77777777" w:rsidR="00975CC4" w:rsidRPr="00E0527E" w:rsidRDefault="00975CC4" w:rsidP="00166AF3">
            <w:pPr>
              <w:pStyle w:val="TableBody"/>
              <w:rPr>
                <w:b/>
              </w:rPr>
            </w:pPr>
            <w:r w:rsidRPr="00E0527E">
              <w:rPr>
                <w:b/>
              </w:rPr>
              <w:t>AT+KRIC?</w:t>
            </w:r>
          </w:p>
          <w:p w14:paraId="10EE6176" w14:textId="77777777" w:rsidR="00975CC4" w:rsidRPr="00E0527E" w:rsidRDefault="00975CC4" w:rsidP="00166AF3">
            <w:pPr>
              <w:pStyle w:val="TableBody"/>
              <w:rPr>
                <w:b/>
              </w:rPr>
            </w:pPr>
            <w:r w:rsidRPr="00E0527E">
              <w:rPr>
                <w:b/>
              </w:rPr>
              <w:t>+KRIC: 1,1</w:t>
            </w:r>
          </w:p>
          <w:p w14:paraId="241DAE2E" w14:textId="77777777" w:rsidR="00975CC4" w:rsidRPr="00E0527E" w:rsidRDefault="00975CC4" w:rsidP="00166AF3">
            <w:pPr>
              <w:pStyle w:val="TableBody"/>
              <w:rPr>
                <w:b/>
              </w:rPr>
            </w:pPr>
            <w:r w:rsidRPr="00E0527E">
              <w:rPr>
                <w:b/>
              </w:rPr>
              <w:t xml:space="preserve">OK </w:t>
            </w:r>
          </w:p>
          <w:p w14:paraId="21AFEB09" w14:textId="77777777" w:rsidR="00975CC4" w:rsidRPr="00B91869" w:rsidRDefault="00975CC4" w:rsidP="00166AF3">
            <w:pPr>
              <w:pStyle w:val="TableBody"/>
            </w:pPr>
          </w:p>
          <w:p w14:paraId="74D88751" w14:textId="77777777" w:rsidR="00975CC4" w:rsidRPr="00E0527E" w:rsidRDefault="00975CC4" w:rsidP="00166AF3">
            <w:pPr>
              <w:pStyle w:val="TableBody"/>
              <w:rPr>
                <w:b/>
              </w:rPr>
            </w:pPr>
            <w:r w:rsidRPr="00E0527E">
              <w:rPr>
                <w:b/>
              </w:rPr>
              <w:t>AT+KRIC=2</w:t>
            </w:r>
            <w:r>
              <w:rPr>
                <w:b/>
              </w:rPr>
              <w:tab/>
            </w:r>
            <w:r>
              <w:rPr>
                <w:b/>
              </w:rPr>
              <w:tab/>
            </w:r>
            <w:r>
              <w:rPr>
                <w:b/>
              </w:rPr>
              <w:tab/>
              <w:t>//</w:t>
            </w:r>
            <w:r w:rsidRPr="00682FAD">
              <w:t xml:space="preserve">RI </w:t>
            </w:r>
            <w:r>
              <w:t xml:space="preserve">is </w:t>
            </w:r>
            <w:r w:rsidRPr="00682FAD">
              <w:t>activated on SMS</w:t>
            </w:r>
          </w:p>
          <w:p w14:paraId="31CC2078" w14:textId="77777777" w:rsidR="00975CC4" w:rsidRPr="00E0527E" w:rsidRDefault="00975CC4" w:rsidP="00166AF3">
            <w:pPr>
              <w:pStyle w:val="TableBody"/>
              <w:rPr>
                <w:b/>
              </w:rPr>
            </w:pPr>
            <w:r w:rsidRPr="00E0527E">
              <w:rPr>
                <w:b/>
              </w:rPr>
              <w:t>OK</w:t>
            </w:r>
          </w:p>
          <w:p w14:paraId="7F0660C0" w14:textId="77777777" w:rsidR="00975CC4" w:rsidRPr="00B91869" w:rsidRDefault="00975CC4" w:rsidP="00166AF3">
            <w:pPr>
              <w:pStyle w:val="TableBody"/>
            </w:pPr>
          </w:p>
          <w:p w14:paraId="32BA98B1" w14:textId="77777777" w:rsidR="00975CC4" w:rsidRPr="00E0527E" w:rsidRDefault="00975CC4" w:rsidP="00166AF3">
            <w:pPr>
              <w:pStyle w:val="TableBody"/>
              <w:rPr>
                <w:b/>
              </w:rPr>
            </w:pPr>
            <w:r w:rsidRPr="00E0527E">
              <w:rPr>
                <w:b/>
              </w:rPr>
              <w:t>AT+KRIC?</w:t>
            </w:r>
          </w:p>
          <w:p w14:paraId="3B808A5B" w14:textId="77777777" w:rsidR="00975CC4" w:rsidRPr="00E0527E" w:rsidRDefault="00975CC4" w:rsidP="00166AF3">
            <w:pPr>
              <w:pStyle w:val="TableBody"/>
              <w:rPr>
                <w:b/>
              </w:rPr>
            </w:pPr>
            <w:r w:rsidRPr="00E0527E">
              <w:rPr>
                <w:b/>
              </w:rPr>
              <w:t>+KRIC: 2,1</w:t>
            </w:r>
          </w:p>
          <w:p w14:paraId="4D48868C" w14:textId="77777777" w:rsidR="00975CC4" w:rsidRDefault="00975CC4" w:rsidP="00166AF3">
            <w:pPr>
              <w:pStyle w:val="TableBody"/>
              <w:rPr>
                <w:u w:val="single"/>
              </w:rPr>
            </w:pPr>
            <w:r w:rsidRPr="00D607BB">
              <w:rPr>
                <w:b/>
              </w:rPr>
              <w:t>OK</w:t>
            </w:r>
          </w:p>
        </w:tc>
      </w:tr>
    </w:tbl>
    <w:p w14:paraId="2D5EAEFF" w14:textId="4401250D" w:rsidR="00975CC4" w:rsidDel="009453A7" w:rsidRDefault="00975CC4" w:rsidP="0059466D">
      <w:pPr>
        <w:pStyle w:val="Heading2"/>
        <w:numPr>
          <w:ilvl w:val="1"/>
          <w:numId w:val="11"/>
        </w:numPr>
        <w:ind w:left="1080" w:hanging="1080"/>
        <w:rPr>
          <w:del w:id="7466" w:author="Alban Roche" w:date="2017-08-02T16:33:00Z"/>
        </w:rPr>
      </w:pPr>
      <w:bookmarkStart w:id="7467" w:name="_Toc486251610"/>
      <w:del w:id="7468" w:author="Alban Roche" w:date="2017-08-02T16:33:00Z">
        <w:r w:rsidDel="009453A7">
          <w:delText xml:space="preserve">+CPWROFF </w:delText>
        </w:r>
        <w:r w:rsidRPr="00AE67EA" w:rsidDel="009453A7">
          <w:delText xml:space="preserve">Command: </w:delText>
        </w:r>
        <w:r w:rsidDel="009453A7">
          <w:delText>Switch MS Off</w:delText>
        </w:r>
        <w:bookmarkStart w:id="7469" w:name="_Toc489458216"/>
        <w:bookmarkEnd w:id="7459"/>
        <w:bookmarkEnd w:id="7460"/>
        <w:bookmarkEnd w:id="7461"/>
        <w:bookmarkEnd w:id="7462"/>
        <w:bookmarkEnd w:id="7467"/>
        <w:bookmarkEnd w:id="7469"/>
      </w:del>
    </w:p>
    <w:tbl>
      <w:tblPr>
        <w:tblStyle w:val="TableSWIleft"/>
        <w:tblW w:w="9288" w:type="dxa"/>
        <w:tblLayout w:type="fixed"/>
        <w:tblLook w:val="04A0" w:firstRow="1" w:lastRow="0" w:firstColumn="1" w:lastColumn="0" w:noHBand="0" w:noVBand="1"/>
      </w:tblPr>
      <w:tblGrid>
        <w:gridCol w:w="1728"/>
        <w:gridCol w:w="7560"/>
      </w:tblGrid>
      <w:tr w:rsidR="00975CC4" w:rsidRPr="00C41274" w:rsidDel="009453A7" w14:paraId="661B278C" w14:textId="67E3C0E7" w:rsidTr="00166AF3">
        <w:trPr>
          <w:cnfStyle w:val="100000000000" w:firstRow="1" w:lastRow="0" w:firstColumn="0" w:lastColumn="0" w:oddVBand="0" w:evenVBand="0" w:oddHBand="0" w:evenHBand="0" w:firstRowFirstColumn="0" w:firstRowLastColumn="0" w:lastRowFirstColumn="0" w:lastRowLastColumn="0"/>
          <w:del w:id="7470" w:author="Alban Roche" w:date="2017-08-02T16:33:00Z"/>
        </w:trPr>
        <w:tc>
          <w:tcPr>
            <w:tcW w:w="9288" w:type="dxa"/>
            <w:gridSpan w:val="2"/>
          </w:tcPr>
          <w:p w14:paraId="246C3432" w14:textId="79CDD14F" w:rsidR="00975CC4" w:rsidRPr="00C41274" w:rsidDel="009453A7" w:rsidRDefault="00975CC4">
            <w:pPr>
              <w:pStyle w:val="TableRowHead"/>
              <w:spacing w:before="144" w:after="144"/>
              <w:rPr>
                <w:del w:id="7471" w:author="Alban Roche" w:date="2017-08-02T16:33:00Z"/>
                <w:bCs w:val="0"/>
              </w:rPr>
            </w:pPr>
            <w:del w:id="7472" w:author="Alban Roche" w:date="2017-08-02T14:40:00Z">
              <w:r w:rsidDel="00F22490">
                <w:delText>HL7618, HL7618RD, HL7648, HL7650, HL7688, HL7690 and HL7692</w:delText>
              </w:r>
            </w:del>
            <w:bookmarkStart w:id="7473" w:name="_Toc489458217"/>
            <w:bookmarkEnd w:id="7473"/>
          </w:p>
        </w:tc>
        <w:bookmarkStart w:id="7474" w:name="_Toc489458218"/>
        <w:bookmarkEnd w:id="7474"/>
      </w:tr>
      <w:tr w:rsidR="00975CC4" w:rsidRPr="00C41274" w:rsidDel="009453A7" w14:paraId="48BD7B94" w14:textId="715ED928" w:rsidTr="00166AF3">
        <w:trPr>
          <w:trHeight w:val="42"/>
          <w:del w:id="7475" w:author="Alban Roche" w:date="2017-08-02T16:33:00Z"/>
        </w:trPr>
        <w:tc>
          <w:tcPr>
            <w:tcW w:w="1728" w:type="dxa"/>
          </w:tcPr>
          <w:p w14:paraId="3AC90757" w14:textId="00A63C7E" w:rsidR="00975CC4" w:rsidRPr="00C41274" w:rsidDel="009453A7" w:rsidRDefault="00975CC4" w:rsidP="00166AF3">
            <w:pPr>
              <w:pStyle w:val="TableBody"/>
              <w:rPr>
                <w:del w:id="7476" w:author="Alban Roche" w:date="2017-08-02T16:33:00Z"/>
                <w:i/>
              </w:rPr>
            </w:pPr>
            <w:del w:id="7477" w:author="Alban Roche" w:date="2017-08-02T16:33:00Z">
              <w:r w:rsidRPr="00C41274" w:rsidDel="009453A7">
                <w:rPr>
                  <w:i/>
                </w:rPr>
                <w:delText>Test command</w:delText>
              </w:r>
              <w:bookmarkStart w:id="7478" w:name="_Toc489458219"/>
              <w:bookmarkEnd w:id="7478"/>
            </w:del>
          </w:p>
          <w:p w14:paraId="4D2B7A82" w14:textId="046B68E5" w:rsidR="00975CC4" w:rsidRPr="00C41274" w:rsidDel="009453A7" w:rsidRDefault="00975CC4" w:rsidP="00166AF3">
            <w:pPr>
              <w:pStyle w:val="TableBody"/>
              <w:rPr>
                <w:del w:id="7479" w:author="Alban Roche" w:date="2017-08-02T16:33:00Z"/>
              </w:rPr>
            </w:pPr>
            <w:bookmarkStart w:id="7480" w:name="_Toc489458220"/>
            <w:bookmarkEnd w:id="7480"/>
          </w:p>
          <w:p w14:paraId="1807A844" w14:textId="53BE6478" w:rsidR="00975CC4" w:rsidRPr="00C41274" w:rsidDel="009453A7" w:rsidRDefault="00975CC4" w:rsidP="00166AF3">
            <w:pPr>
              <w:pStyle w:val="TableBody"/>
              <w:rPr>
                <w:del w:id="7481" w:author="Alban Roche" w:date="2017-08-02T16:33:00Z"/>
                <w:u w:val="single"/>
              </w:rPr>
            </w:pPr>
            <w:del w:id="7482" w:author="Alban Roche" w:date="2017-08-02T16:33:00Z">
              <w:r w:rsidRPr="00C41274" w:rsidDel="009453A7">
                <w:rPr>
                  <w:u w:val="single"/>
                </w:rPr>
                <w:delText>Syntax</w:delText>
              </w:r>
              <w:bookmarkStart w:id="7483" w:name="_Toc489458221"/>
              <w:bookmarkEnd w:id="7483"/>
            </w:del>
          </w:p>
          <w:p w14:paraId="78CF06C6" w14:textId="431DA906" w:rsidR="00975CC4" w:rsidRPr="00C41274" w:rsidDel="009453A7" w:rsidRDefault="00975CC4" w:rsidP="00166AF3">
            <w:pPr>
              <w:pStyle w:val="TableBody"/>
              <w:rPr>
                <w:del w:id="7484" w:author="Alban Roche" w:date="2017-08-02T16:33:00Z"/>
              </w:rPr>
            </w:pPr>
            <w:del w:id="7485" w:author="Alban Roche" w:date="2017-08-02T16:33:00Z">
              <w:r w:rsidRPr="00282796" w:rsidDel="009453A7">
                <w:rPr>
                  <w:b/>
                </w:rPr>
                <w:delText>AT+</w:delText>
              </w:r>
              <w:r w:rsidDel="009453A7">
                <w:rPr>
                  <w:b/>
                </w:rPr>
                <w:delText>CPWROFF</w:delText>
              </w:r>
              <w:r w:rsidRPr="00282796" w:rsidDel="009453A7">
                <w:rPr>
                  <w:b/>
                </w:rPr>
                <w:delText>=?</w:delText>
              </w:r>
              <w:bookmarkStart w:id="7486" w:name="_Toc489458222"/>
              <w:bookmarkEnd w:id="7486"/>
            </w:del>
          </w:p>
        </w:tc>
        <w:tc>
          <w:tcPr>
            <w:tcW w:w="7560" w:type="dxa"/>
          </w:tcPr>
          <w:p w14:paraId="3943E479" w14:textId="63EA1728" w:rsidR="00975CC4" w:rsidRPr="00C41274" w:rsidDel="009453A7" w:rsidRDefault="00975CC4" w:rsidP="00166AF3">
            <w:pPr>
              <w:pStyle w:val="TableBody"/>
              <w:rPr>
                <w:del w:id="7487" w:author="Alban Roche" w:date="2017-08-02T16:33:00Z"/>
                <w:u w:val="single"/>
              </w:rPr>
            </w:pPr>
            <w:bookmarkStart w:id="7488" w:name="_Toc489458223"/>
            <w:bookmarkEnd w:id="7488"/>
          </w:p>
          <w:p w14:paraId="7CA0CA3F" w14:textId="26873A6A" w:rsidR="00975CC4" w:rsidRPr="00C41274" w:rsidDel="009453A7" w:rsidRDefault="00975CC4" w:rsidP="00166AF3">
            <w:pPr>
              <w:pStyle w:val="TableBody"/>
              <w:rPr>
                <w:del w:id="7489" w:author="Alban Roche" w:date="2017-08-02T16:33:00Z"/>
                <w:u w:val="single"/>
              </w:rPr>
            </w:pPr>
            <w:bookmarkStart w:id="7490" w:name="_Toc489458224"/>
            <w:bookmarkEnd w:id="7490"/>
          </w:p>
          <w:p w14:paraId="3F7BE05A" w14:textId="13A4E730" w:rsidR="00975CC4" w:rsidRPr="00C41274" w:rsidDel="009453A7" w:rsidRDefault="00975CC4" w:rsidP="00166AF3">
            <w:pPr>
              <w:pStyle w:val="TableBody"/>
              <w:rPr>
                <w:del w:id="7491" w:author="Alban Roche" w:date="2017-08-02T16:33:00Z"/>
                <w:u w:val="single"/>
              </w:rPr>
            </w:pPr>
            <w:del w:id="7492" w:author="Alban Roche" w:date="2017-08-02T16:33:00Z">
              <w:r w:rsidRPr="00C41274" w:rsidDel="009453A7">
                <w:rPr>
                  <w:u w:val="single"/>
                </w:rPr>
                <w:delText>Response</w:delText>
              </w:r>
              <w:bookmarkStart w:id="7493" w:name="_Toc489458225"/>
              <w:bookmarkEnd w:id="7493"/>
            </w:del>
          </w:p>
          <w:p w14:paraId="0E5AB424" w14:textId="6CCF8CF1" w:rsidR="00975CC4" w:rsidRPr="00C41274" w:rsidDel="009453A7" w:rsidRDefault="00975CC4" w:rsidP="00166AF3">
            <w:pPr>
              <w:spacing w:before="40" w:after="40"/>
              <w:rPr>
                <w:del w:id="7494" w:author="Alban Roche" w:date="2017-08-02T16:33:00Z"/>
              </w:rPr>
            </w:pPr>
            <w:del w:id="7495" w:author="Alban Roche" w:date="2017-08-02T16:33:00Z">
              <w:r w:rsidRPr="00DF3FF0" w:rsidDel="009453A7">
                <w:rPr>
                  <w:b/>
                </w:rPr>
                <w:delText>OK</w:delText>
              </w:r>
              <w:bookmarkStart w:id="7496" w:name="_Toc489458226"/>
              <w:bookmarkEnd w:id="7496"/>
            </w:del>
          </w:p>
        </w:tc>
        <w:bookmarkStart w:id="7497" w:name="_Toc489458227"/>
        <w:bookmarkEnd w:id="7497"/>
      </w:tr>
      <w:tr w:rsidR="00975CC4" w:rsidRPr="00C41274" w:rsidDel="009453A7" w14:paraId="5556772E" w14:textId="5285E879" w:rsidTr="00166AF3">
        <w:trPr>
          <w:cantSplit w:val="0"/>
          <w:trHeight w:val="42"/>
          <w:del w:id="7498" w:author="Alban Roche" w:date="2017-08-02T16:33:00Z"/>
        </w:trPr>
        <w:tc>
          <w:tcPr>
            <w:tcW w:w="1728" w:type="dxa"/>
          </w:tcPr>
          <w:p w14:paraId="283AC6F1" w14:textId="0B907C0A" w:rsidR="00975CC4" w:rsidRPr="00C41274" w:rsidDel="009453A7" w:rsidRDefault="00975CC4" w:rsidP="00166AF3">
            <w:pPr>
              <w:pStyle w:val="TableBody"/>
              <w:rPr>
                <w:del w:id="7499" w:author="Alban Roche" w:date="2017-08-02T16:33:00Z"/>
                <w:i/>
              </w:rPr>
            </w:pPr>
            <w:del w:id="7500" w:author="Alban Roche" w:date="2017-08-02T16:33:00Z">
              <w:r w:rsidDel="009453A7">
                <w:rPr>
                  <w:i/>
                </w:rPr>
                <w:delText xml:space="preserve">Execute </w:delText>
              </w:r>
              <w:r w:rsidRPr="00C41274" w:rsidDel="009453A7">
                <w:rPr>
                  <w:i/>
                </w:rPr>
                <w:delText>command</w:delText>
              </w:r>
              <w:bookmarkStart w:id="7501" w:name="_Toc489458228"/>
              <w:bookmarkEnd w:id="7501"/>
            </w:del>
          </w:p>
          <w:p w14:paraId="71EECDC9" w14:textId="40F350A4" w:rsidR="00975CC4" w:rsidRPr="00C41274" w:rsidDel="009453A7" w:rsidRDefault="00975CC4" w:rsidP="00166AF3">
            <w:pPr>
              <w:pStyle w:val="TableBody"/>
              <w:rPr>
                <w:del w:id="7502" w:author="Alban Roche" w:date="2017-08-02T16:33:00Z"/>
              </w:rPr>
            </w:pPr>
            <w:bookmarkStart w:id="7503" w:name="_Toc489458229"/>
            <w:bookmarkEnd w:id="7503"/>
          </w:p>
          <w:p w14:paraId="715987BC" w14:textId="58A99046" w:rsidR="00975CC4" w:rsidRPr="00C41274" w:rsidDel="009453A7" w:rsidRDefault="00975CC4" w:rsidP="00166AF3">
            <w:pPr>
              <w:pStyle w:val="TableBody"/>
              <w:rPr>
                <w:del w:id="7504" w:author="Alban Roche" w:date="2017-08-02T16:33:00Z"/>
                <w:u w:val="single"/>
              </w:rPr>
            </w:pPr>
            <w:del w:id="7505" w:author="Alban Roche" w:date="2017-08-02T16:33:00Z">
              <w:r w:rsidRPr="00C41274" w:rsidDel="009453A7">
                <w:rPr>
                  <w:u w:val="single"/>
                </w:rPr>
                <w:delText>Syntax</w:delText>
              </w:r>
              <w:bookmarkStart w:id="7506" w:name="_Toc489458230"/>
              <w:bookmarkEnd w:id="7506"/>
            </w:del>
          </w:p>
          <w:p w14:paraId="12B930E9" w14:textId="213771EE" w:rsidR="00975CC4" w:rsidRPr="00C41274" w:rsidDel="009453A7" w:rsidRDefault="00975CC4" w:rsidP="00166AF3">
            <w:pPr>
              <w:pStyle w:val="TableBody"/>
              <w:rPr>
                <w:del w:id="7507" w:author="Alban Roche" w:date="2017-08-02T16:33:00Z"/>
                <w:i/>
              </w:rPr>
            </w:pPr>
            <w:del w:id="7508" w:author="Alban Roche" w:date="2017-08-02T16:33:00Z">
              <w:r w:rsidRPr="006710E9" w:rsidDel="009453A7">
                <w:rPr>
                  <w:b/>
                </w:rPr>
                <w:delText>AT+CPWROFF</w:delText>
              </w:r>
              <w:r w:rsidDel="009453A7">
                <w:rPr>
                  <w:b/>
                </w:rPr>
                <w:br/>
              </w:r>
              <w:r w:rsidRPr="006710E9" w:rsidDel="009453A7">
                <w:rPr>
                  <w:b/>
                </w:rPr>
                <w:delText>[=&lt;mode</w:delText>
              </w:r>
              <w:r w:rsidDel="009453A7">
                <w:rPr>
                  <w:b/>
                </w:rPr>
                <w:delText>&gt;</w:delText>
              </w:r>
              <w:r w:rsidRPr="006710E9" w:rsidDel="009453A7">
                <w:rPr>
                  <w:b/>
                </w:rPr>
                <w:delText>]</w:delText>
              </w:r>
              <w:bookmarkStart w:id="7509" w:name="_Toc489458231"/>
              <w:bookmarkEnd w:id="7509"/>
            </w:del>
          </w:p>
        </w:tc>
        <w:tc>
          <w:tcPr>
            <w:tcW w:w="7560" w:type="dxa"/>
          </w:tcPr>
          <w:p w14:paraId="659606A0" w14:textId="671A83F6" w:rsidR="00975CC4" w:rsidDel="009453A7" w:rsidRDefault="00975CC4" w:rsidP="00166AF3">
            <w:pPr>
              <w:pStyle w:val="TableBody"/>
              <w:rPr>
                <w:del w:id="7510" w:author="Alban Roche" w:date="2017-08-02T16:33:00Z"/>
              </w:rPr>
            </w:pPr>
            <w:bookmarkStart w:id="7511" w:name="_Toc489458232"/>
            <w:bookmarkEnd w:id="7511"/>
          </w:p>
          <w:p w14:paraId="478919DE" w14:textId="7F455FA9" w:rsidR="00975CC4" w:rsidRPr="00DF3FF0" w:rsidDel="009453A7" w:rsidRDefault="00975CC4" w:rsidP="00166AF3">
            <w:pPr>
              <w:pStyle w:val="TableBody"/>
              <w:rPr>
                <w:del w:id="7512" w:author="Alban Roche" w:date="2017-08-02T16:33:00Z"/>
              </w:rPr>
            </w:pPr>
            <w:bookmarkStart w:id="7513" w:name="_Toc489458233"/>
            <w:bookmarkEnd w:id="7513"/>
          </w:p>
          <w:p w14:paraId="71B22925" w14:textId="2E9D7617" w:rsidR="00975CC4" w:rsidRPr="00DF3FF0" w:rsidDel="009453A7" w:rsidRDefault="00975CC4" w:rsidP="00166AF3">
            <w:pPr>
              <w:pStyle w:val="TableBody"/>
              <w:rPr>
                <w:del w:id="7514" w:author="Alban Roche" w:date="2017-08-02T16:33:00Z"/>
                <w:u w:val="single"/>
              </w:rPr>
            </w:pPr>
            <w:del w:id="7515" w:author="Alban Roche" w:date="2017-08-02T16:33:00Z">
              <w:r w:rsidRPr="00DF3FF0" w:rsidDel="009453A7">
                <w:rPr>
                  <w:u w:val="single"/>
                </w:rPr>
                <w:delText>Response</w:delText>
              </w:r>
              <w:bookmarkStart w:id="7516" w:name="_Toc489458234"/>
              <w:bookmarkEnd w:id="7516"/>
            </w:del>
          </w:p>
          <w:p w14:paraId="5AE165ED" w14:textId="3A2AE9D6" w:rsidR="00975CC4" w:rsidDel="009453A7" w:rsidRDefault="00975CC4" w:rsidP="00166AF3">
            <w:pPr>
              <w:pStyle w:val="TableBody"/>
              <w:rPr>
                <w:del w:id="7517" w:author="Alban Roche" w:date="2017-08-02T16:33:00Z"/>
                <w:b/>
              </w:rPr>
            </w:pPr>
            <w:del w:id="7518" w:author="Alban Roche" w:date="2017-08-02T16:33:00Z">
              <w:r w:rsidRPr="00D76125" w:rsidDel="009453A7">
                <w:rPr>
                  <w:b/>
                </w:rPr>
                <w:delText>OK</w:delText>
              </w:r>
              <w:bookmarkStart w:id="7519" w:name="_Toc489458235"/>
              <w:bookmarkEnd w:id="7519"/>
            </w:del>
          </w:p>
          <w:p w14:paraId="14102E1C" w14:textId="1B597D7A" w:rsidR="00975CC4" w:rsidRPr="00081874" w:rsidDel="009453A7" w:rsidRDefault="00975CC4" w:rsidP="00166AF3">
            <w:pPr>
              <w:pStyle w:val="TableBody"/>
              <w:rPr>
                <w:del w:id="7520" w:author="Alban Roche" w:date="2017-08-02T16:33:00Z"/>
                <w:sz w:val="14"/>
                <w:szCs w:val="14"/>
              </w:rPr>
            </w:pPr>
            <w:bookmarkStart w:id="7521" w:name="_Toc489458236"/>
            <w:bookmarkEnd w:id="7521"/>
          </w:p>
          <w:p w14:paraId="4BC5A90F" w14:textId="35AC92CE" w:rsidR="00975CC4" w:rsidDel="009453A7" w:rsidRDefault="00975CC4" w:rsidP="00166AF3">
            <w:pPr>
              <w:pStyle w:val="TableBody"/>
              <w:rPr>
                <w:del w:id="7522" w:author="Alban Roche" w:date="2017-08-02T16:33:00Z"/>
              </w:rPr>
            </w:pPr>
            <w:del w:id="7523" w:author="Alban Roche" w:date="2017-08-02T16:33:00Z">
              <w:r w:rsidDel="009453A7">
                <w:delText>o</w:delText>
              </w:r>
              <w:r w:rsidRPr="00B63087" w:rsidDel="009453A7">
                <w:delText>r</w:delText>
              </w:r>
              <w:bookmarkStart w:id="7524" w:name="_Toc489458237"/>
              <w:bookmarkEnd w:id="7524"/>
            </w:del>
          </w:p>
          <w:p w14:paraId="78F389D3" w14:textId="71DD95CD" w:rsidR="00975CC4" w:rsidDel="009453A7" w:rsidRDefault="00975CC4" w:rsidP="00166AF3">
            <w:pPr>
              <w:pStyle w:val="TableBody"/>
              <w:rPr>
                <w:del w:id="7525" w:author="Alban Roche" w:date="2017-08-02T16:33:00Z"/>
                <w:b/>
              </w:rPr>
            </w:pPr>
            <w:del w:id="7526" w:author="Alban Roche" w:date="2017-08-02T16:33:00Z">
              <w:r w:rsidRPr="00B63087" w:rsidDel="009453A7">
                <w:rPr>
                  <w:b/>
                </w:rPr>
                <w:delText>+CME ERROR: &lt;error&gt;</w:delText>
              </w:r>
              <w:bookmarkStart w:id="7527" w:name="_Toc489458238"/>
              <w:bookmarkEnd w:id="7527"/>
            </w:del>
          </w:p>
          <w:p w14:paraId="31FB5AA4" w14:textId="5CC8CF69" w:rsidR="00975CC4" w:rsidDel="009453A7" w:rsidRDefault="00975CC4" w:rsidP="00166AF3">
            <w:pPr>
              <w:pStyle w:val="TableBody"/>
              <w:rPr>
                <w:del w:id="7528" w:author="Alban Roche" w:date="2017-08-02T16:33:00Z"/>
                <w:b/>
              </w:rPr>
            </w:pPr>
            <w:bookmarkStart w:id="7529" w:name="_Toc489458239"/>
            <w:bookmarkEnd w:id="7529"/>
          </w:p>
          <w:p w14:paraId="12D10A24" w14:textId="3DA6436D" w:rsidR="00975CC4" w:rsidDel="009453A7" w:rsidRDefault="00975CC4" w:rsidP="00166AF3">
            <w:pPr>
              <w:pStyle w:val="TableBody"/>
              <w:rPr>
                <w:del w:id="7530" w:author="Alban Roche" w:date="2017-08-02T16:33:00Z"/>
              </w:rPr>
            </w:pPr>
            <w:del w:id="7531" w:author="Alban Roche" w:date="2017-08-02T16:33:00Z">
              <w:r w:rsidDel="009453A7">
                <w:rPr>
                  <w:u w:val="single"/>
                </w:rPr>
                <w:delText>Parameter</w:delText>
              </w:r>
              <w:bookmarkStart w:id="7532" w:name="_Toc489458240"/>
              <w:bookmarkEnd w:id="7532"/>
            </w:del>
          </w:p>
          <w:p w14:paraId="787EC245" w14:textId="47DF4163" w:rsidR="00975CC4" w:rsidDel="009453A7" w:rsidRDefault="00975CC4" w:rsidP="00166AF3">
            <w:pPr>
              <w:pStyle w:val="TableBody"/>
              <w:rPr>
                <w:del w:id="7533" w:author="Alban Roche" w:date="2017-08-02T16:33:00Z"/>
              </w:rPr>
            </w:pPr>
            <w:del w:id="7534" w:author="Alban Roche" w:date="2017-08-02T16:33:00Z">
              <w:r w:rsidRPr="00B63087" w:rsidDel="009453A7">
                <w:rPr>
                  <w:b/>
                </w:rPr>
                <w:delText>&lt;</w:delText>
              </w:r>
              <w:r w:rsidDel="009453A7">
                <w:rPr>
                  <w:b/>
                </w:rPr>
                <w:delText>mode</w:delText>
              </w:r>
              <w:r w:rsidRPr="00B63087" w:rsidDel="009453A7">
                <w:rPr>
                  <w:b/>
                </w:rPr>
                <w:delText>&gt;</w:delText>
              </w:r>
              <w:r w:rsidDel="009453A7">
                <w:tab/>
                <w:delText>Power down mode</w:delText>
              </w:r>
              <w:bookmarkStart w:id="7535" w:name="_Toc489458241"/>
              <w:bookmarkEnd w:id="7535"/>
            </w:del>
          </w:p>
          <w:p w14:paraId="31EFBDF0" w14:textId="504A6EB5" w:rsidR="00975CC4" w:rsidRPr="00C41274" w:rsidDel="009453A7" w:rsidRDefault="00975CC4" w:rsidP="00166AF3">
            <w:pPr>
              <w:pStyle w:val="TableBody"/>
              <w:rPr>
                <w:del w:id="7536" w:author="Alban Roche" w:date="2017-08-02T16:33:00Z"/>
                <w:u w:val="single"/>
              </w:rPr>
            </w:pPr>
            <w:del w:id="7537" w:author="Alban Roche" w:date="2017-08-02T16:33:00Z">
              <w:r w:rsidDel="009453A7">
                <w:delText>1</w:delText>
              </w:r>
              <w:r w:rsidDel="009453A7">
                <w:tab/>
              </w:r>
              <w:r w:rsidDel="009453A7">
                <w:tab/>
                <w:delText>Fast power down mode</w:delText>
              </w:r>
              <w:bookmarkStart w:id="7538" w:name="_Toc489458242"/>
              <w:bookmarkEnd w:id="7538"/>
            </w:del>
          </w:p>
        </w:tc>
        <w:bookmarkStart w:id="7539" w:name="_Toc489458243"/>
        <w:bookmarkEnd w:id="7539"/>
      </w:tr>
      <w:tr w:rsidR="00975CC4" w:rsidRPr="00C41274" w:rsidDel="009453A7" w14:paraId="0789A757" w14:textId="5C44342B" w:rsidTr="00166AF3">
        <w:trPr>
          <w:trHeight w:val="42"/>
          <w:del w:id="7540" w:author="Alban Roche" w:date="2017-08-02T16:33:00Z"/>
        </w:trPr>
        <w:tc>
          <w:tcPr>
            <w:tcW w:w="1728" w:type="dxa"/>
          </w:tcPr>
          <w:p w14:paraId="7126F520" w14:textId="5127979B" w:rsidR="00975CC4" w:rsidDel="009453A7" w:rsidRDefault="00975CC4" w:rsidP="00166AF3">
            <w:pPr>
              <w:pStyle w:val="TableBody"/>
              <w:rPr>
                <w:del w:id="7541" w:author="Alban Roche" w:date="2017-08-02T16:33:00Z"/>
                <w:i/>
              </w:rPr>
            </w:pPr>
            <w:del w:id="7542" w:author="Alban Roche" w:date="2017-08-02T16:33:00Z">
              <w:r w:rsidRPr="00FA03A3" w:rsidDel="009453A7">
                <w:rPr>
                  <w:u w:val="single"/>
                </w:rPr>
                <w:delText>Notes</w:delText>
              </w:r>
              <w:bookmarkStart w:id="7543" w:name="_Toc489458244"/>
              <w:bookmarkEnd w:id="7543"/>
            </w:del>
          </w:p>
        </w:tc>
        <w:tc>
          <w:tcPr>
            <w:tcW w:w="7560" w:type="dxa"/>
          </w:tcPr>
          <w:p w14:paraId="7E96CF85" w14:textId="26DCF392" w:rsidR="00975CC4" w:rsidDel="009453A7" w:rsidRDefault="00975CC4" w:rsidP="0059466D">
            <w:pPr>
              <w:pStyle w:val="TableBody"/>
              <w:numPr>
                <w:ilvl w:val="0"/>
                <w:numId w:val="114"/>
              </w:numPr>
              <w:rPr>
                <w:del w:id="7544" w:author="Alban Roche" w:date="2017-08-02T16:33:00Z"/>
              </w:rPr>
            </w:pPr>
            <w:del w:id="7545" w:author="Alban Roche" w:date="2017-08-02T16:33:00Z">
              <w:r w:rsidDel="009453A7">
                <w:delText xml:space="preserve">Not specifying a parameter value for the execute command </w:delText>
              </w:r>
              <w:r w:rsidRPr="006710E9" w:rsidDel="009453A7">
                <w:delText>will perform normal IMSI detach before power</w:delText>
              </w:r>
              <w:r w:rsidDel="009453A7">
                <w:delText>ing</w:delText>
              </w:r>
              <w:r w:rsidRPr="006710E9" w:rsidDel="009453A7">
                <w:delText xml:space="preserve"> down.</w:delText>
              </w:r>
              <w:bookmarkStart w:id="7546" w:name="_Toc489458245"/>
              <w:bookmarkEnd w:id="7546"/>
            </w:del>
          </w:p>
          <w:p w14:paraId="7AA42E1A" w14:textId="3E9E5C35" w:rsidR="00975CC4" w:rsidRPr="001716D3" w:rsidDel="009453A7" w:rsidRDefault="00975CC4" w:rsidP="0059466D">
            <w:pPr>
              <w:pStyle w:val="TableBody"/>
              <w:numPr>
                <w:ilvl w:val="0"/>
                <w:numId w:val="114"/>
              </w:numPr>
              <w:rPr>
                <w:del w:id="7547" w:author="Alban Roche" w:date="2017-08-02T16:33:00Z"/>
              </w:rPr>
            </w:pPr>
            <w:del w:id="7548" w:author="Alban Roche" w:date="2017-08-02T16:33:00Z">
              <w:r w:rsidRPr="006710E9" w:rsidDel="009453A7">
                <w:delText xml:space="preserve">&lt;mode&gt;=1 will perform fast power down (~100 to 300 ms) without </w:delText>
              </w:r>
              <w:r w:rsidDel="009453A7">
                <w:delText xml:space="preserve">an </w:delText>
              </w:r>
              <w:r w:rsidRPr="006710E9" w:rsidDel="009453A7">
                <w:delText>IMSI detach request being sent to the network.</w:delText>
              </w:r>
              <w:bookmarkStart w:id="7549" w:name="_Toc489458246"/>
              <w:bookmarkEnd w:id="7549"/>
            </w:del>
          </w:p>
        </w:tc>
        <w:bookmarkStart w:id="7550" w:name="_Toc489458247"/>
        <w:bookmarkEnd w:id="7550"/>
      </w:tr>
    </w:tbl>
    <w:p w14:paraId="46E56CE0" w14:textId="5AEAEE72" w:rsidR="00975CC4" w:rsidDel="009453A7" w:rsidRDefault="00975CC4" w:rsidP="0059466D">
      <w:pPr>
        <w:pStyle w:val="Heading2"/>
        <w:numPr>
          <w:ilvl w:val="1"/>
          <w:numId w:val="11"/>
        </w:numPr>
        <w:ind w:left="1080" w:hanging="1080"/>
        <w:rPr>
          <w:del w:id="7551" w:author="Alban Roche" w:date="2017-08-02T16:33:00Z"/>
        </w:rPr>
      </w:pPr>
      <w:bookmarkStart w:id="7552" w:name="_Ref448916252"/>
      <w:bookmarkStart w:id="7553" w:name="_Toc486251611"/>
      <w:commentRangeStart w:id="7554"/>
      <w:del w:id="7555" w:author="Alban Roche" w:date="2017-08-02T16:33:00Z">
        <w:r w:rsidDel="009453A7">
          <w:delText xml:space="preserve">+KUSBCOMP </w:delText>
        </w:r>
        <w:r w:rsidRPr="00AE67EA" w:rsidDel="009453A7">
          <w:delText xml:space="preserve">Command: </w:delText>
        </w:r>
        <w:r w:rsidDel="009453A7">
          <w:delText>Set USB Composition</w:delText>
        </w:r>
        <w:commentRangeEnd w:id="7554"/>
        <w:r w:rsidDel="009453A7">
          <w:rPr>
            <w:rStyle w:val="CommentReference"/>
            <w:rFonts w:ascii="Verdana" w:eastAsia="Times New Roman" w:hAnsi="Verdana" w:cs="Times New Roman"/>
            <w:b w:val="0"/>
            <w:lang w:eastAsia="en-US"/>
          </w:rPr>
          <w:commentReference w:id="7554"/>
        </w:r>
        <w:bookmarkStart w:id="7556" w:name="_Toc489458248"/>
        <w:bookmarkEnd w:id="7552"/>
        <w:bookmarkEnd w:id="7553"/>
        <w:bookmarkEnd w:id="7556"/>
      </w:del>
    </w:p>
    <w:tbl>
      <w:tblPr>
        <w:tblStyle w:val="TableSWIleft"/>
        <w:tblW w:w="9288" w:type="dxa"/>
        <w:tblLayout w:type="fixed"/>
        <w:tblLook w:val="04A0" w:firstRow="1" w:lastRow="0" w:firstColumn="1" w:lastColumn="0" w:noHBand="0" w:noVBand="1"/>
      </w:tblPr>
      <w:tblGrid>
        <w:gridCol w:w="1728"/>
        <w:gridCol w:w="7560"/>
      </w:tblGrid>
      <w:tr w:rsidR="00975CC4" w:rsidRPr="00C41274" w:rsidDel="009453A7" w14:paraId="00103F5E" w14:textId="185F329F" w:rsidTr="00166AF3">
        <w:trPr>
          <w:cnfStyle w:val="100000000000" w:firstRow="1" w:lastRow="0" w:firstColumn="0" w:lastColumn="0" w:oddVBand="0" w:evenVBand="0" w:oddHBand="0" w:evenHBand="0" w:firstRowFirstColumn="0" w:firstRowLastColumn="0" w:lastRowFirstColumn="0" w:lastRowLastColumn="0"/>
          <w:del w:id="7557" w:author="Alban Roche" w:date="2017-08-02T16:33:00Z"/>
        </w:trPr>
        <w:tc>
          <w:tcPr>
            <w:tcW w:w="9288" w:type="dxa"/>
            <w:gridSpan w:val="2"/>
          </w:tcPr>
          <w:p w14:paraId="6A8EB706" w14:textId="4D8F954B" w:rsidR="00975CC4" w:rsidRPr="00C41274" w:rsidDel="009453A7" w:rsidRDefault="00975CC4">
            <w:pPr>
              <w:pStyle w:val="TableRowHead"/>
              <w:spacing w:before="144" w:after="144"/>
              <w:rPr>
                <w:del w:id="7558" w:author="Alban Roche" w:date="2017-08-02T16:33:00Z"/>
                <w:bCs w:val="0"/>
              </w:rPr>
            </w:pPr>
            <w:del w:id="7559" w:author="Alban Roche" w:date="2017-08-02T14:40:00Z">
              <w:r w:rsidDel="00F22490">
                <w:delText>HL7618, HL7618RD, HL7648, HL7650, HL7688, HL7690 and HL7692</w:delText>
              </w:r>
            </w:del>
            <w:bookmarkStart w:id="7560" w:name="_Toc489458249"/>
            <w:bookmarkEnd w:id="7560"/>
          </w:p>
        </w:tc>
        <w:bookmarkStart w:id="7561" w:name="_Toc489458250"/>
        <w:bookmarkEnd w:id="7561"/>
      </w:tr>
      <w:tr w:rsidR="00975CC4" w:rsidRPr="00C41274" w:rsidDel="009453A7" w14:paraId="7723D498" w14:textId="0AE0DFEA" w:rsidTr="00166AF3">
        <w:trPr>
          <w:trHeight w:val="42"/>
          <w:del w:id="7562" w:author="Alban Roche" w:date="2017-08-02T16:33:00Z"/>
        </w:trPr>
        <w:tc>
          <w:tcPr>
            <w:tcW w:w="1728" w:type="dxa"/>
          </w:tcPr>
          <w:p w14:paraId="0A5BB8FE" w14:textId="43AAA1A9" w:rsidR="00975CC4" w:rsidRPr="00E161D8" w:rsidDel="009453A7" w:rsidRDefault="00975CC4" w:rsidP="00166AF3">
            <w:pPr>
              <w:pStyle w:val="TableBody"/>
              <w:rPr>
                <w:del w:id="7563" w:author="Alban Roche" w:date="2017-08-02T16:33:00Z"/>
                <w:i/>
                <w:szCs w:val="18"/>
              </w:rPr>
            </w:pPr>
            <w:del w:id="7564" w:author="Alban Roche" w:date="2017-08-02T16:33:00Z">
              <w:r w:rsidDel="009453A7">
                <w:rPr>
                  <w:i/>
                  <w:szCs w:val="18"/>
                </w:rPr>
                <w:delText>Test</w:delText>
              </w:r>
              <w:r w:rsidRPr="00E161D8" w:rsidDel="009453A7">
                <w:rPr>
                  <w:i/>
                  <w:szCs w:val="18"/>
                </w:rPr>
                <w:delText xml:space="preserve"> command</w:delText>
              </w:r>
              <w:bookmarkStart w:id="7565" w:name="_Toc489458251"/>
              <w:bookmarkEnd w:id="7565"/>
            </w:del>
          </w:p>
          <w:p w14:paraId="7BD49275" w14:textId="0408B6FA" w:rsidR="00975CC4" w:rsidRPr="00E161D8" w:rsidDel="009453A7" w:rsidRDefault="00975CC4" w:rsidP="00166AF3">
            <w:pPr>
              <w:pStyle w:val="TableBody"/>
              <w:rPr>
                <w:del w:id="7566" w:author="Alban Roche" w:date="2017-08-02T16:33:00Z"/>
                <w:szCs w:val="18"/>
              </w:rPr>
            </w:pPr>
            <w:bookmarkStart w:id="7567" w:name="_Toc489458252"/>
            <w:bookmarkEnd w:id="7567"/>
          </w:p>
          <w:p w14:paraId="2503841E" w14:textId="4FD6D365" w:rsidR="00975CC4" w:rsidRPr="00E161D8" w:rsidDel="009453A7" w:rsidRDefault="00975CC4" w:rsidP="00166AF3">
            <w:pPr>
              <w:pStyle w:val="TableBody"/>
              <w:rPr>
                <w:del w:id="7568" w:author="Alban Roche" w:date="2017-08-02T16:33:00Z"/>
                <w:szCs w:val="18"/>
                <w:u w:val="single"/>
              </w:rPr>
            </w:pPr>
            <w:del w:id="7569" w:author="Alban Roche" w:date="2017-08-02T16:33:00Z">
              <w:r w:rsidRPr="00E161D8" w:rsidDel="009453A7">
                <w:rPr>
                  <w:szCs w:val="18"/>
                  <w:u w:val="single"/>
                </w:rPr>
                <w:delText>Syntax</w:delText>
              </w:r>
              <w:bookmarkStart w:id="7570" w:name="_Toc489458253"/>
              <w:bookmarkEnd w:id="7570"/>
            </w:del>
          </w:p>
          <w:p w14:paraId="12F02CAC" w14:textId="7B160CB8" w:rsidR="00975CC4" w:rsidRPr="00C41274" w:rsidDel="009453A7" w:rsidRDefault="00975CC4" w:rsidP="00166AF3">
            <w:pPr>
              <w:pStyle w:val="TableBody"/>
              <w:rPr>
                <w:del w:id="7571" w:author="Alban Roche" w:date="2017-08-02T16:33:00Z"/>
              </w:rPr>
            </w:pPr>
            <w:del w:id="7572" w:author="Alban Roche" w:date="2017-08-02T16:33:00Z">
              <w:r w:rsidDel="009453A7">
                <w:rPr>
                  <w:b/>
                  <w:szCs w:val="18"/>
                </w:rPr>
                <w:delText>AT+KUSBCOMP</w:delText>
              </w:r>
              <w:r w:rsidRPr="00C6000C" w:rsidDel="009453A7">
                <w:rPr>
                  <w:b/>
                  <w:szCs w:val="18"/>
                </w:rPr>
                <w:delText>=?</w:delText>
              </w:r>
              <w:bookmarkStart w:id="7573" w:name="_Toc489458254"/>
              <w:bookmarkEnd w:id="7573"/>
            </w:del>
          </w:p>
        </w:tc>
        <w:tc>
          <w:tcPr>
            <w:tcW w:w="7560" w:type="dxa"/>
          </w:tcPr>
          <w:p w14:paraId="22EE77B0" w14:textId="17F2E23C" w:rsidR="00975CC4" w:rsidRPr="00E161D8" w:rsidDel="009453A7" w:rsidRDefault="00975CC4" w:rsidP="00166AF3">
            <w:pPr>
              <w:pStyle w:val="TableBody"/>
              <w:rPr>
                <w:del w:id="7574" w:author="Alban Roche" w:date="2017-08-02T16:33:00Z"/>
                <w:szCs w:val="18"/>
              </w:rPr>
            </w:pPr>
            <w:bookmarkStart w:id="7575" w:name="_Toc489458255"/>
            <w:bookmarkEnd w:id="7575"/>
          </w:p>
          <w:p w14:paraId="31724D11" w14:textId="5BDDE725" w:rsidR="00975CC4" w:rsidRPr="00E161D8" w:rsidDel="009453A7" w:rsidRDefault="00975CC4" w:rsidP="00166AF3">
            <w:pPr>
              <w:pStyle w:val="TableBody"/>
              <w:rPr>
                <w:del w:id="7576" w:author="Alban Roche" w:date="2017-08-02T16:33:00Z"/>
                <w:szCs w:val="18"/>
              </w:rPr>
            </w:pPr>
            <w:bookmarkStart w:id="7577" w:name="_Toc489458256"/>
            <w:bookmarkEnd w:id="7577"/>
          </w:p>
          <w:p w14:paraId="09034C83" w14:textId="7B97B428" w:rsidR="00975CC4" w:rsidRPr="00E161D8" w:rsidDel="009453A7" w:rsidRDefault="00975CC4" w:rsidP="00166AF3">
            <w:pPr>
              <w:pStyle w:val="TableBody"/>
              <w:rPr>
                <w:del w:id="7578" w:author="Alban Roche" w:date="2017-08-02T16:33:00Z"/>
                <w:szCs w:val="18"/>
                <w:u w:val="single"/>
              </w:rPr>
            </w:pPr>
            <w:del w:id="7579" w:author="Alban Roche" w:date="2017-08-02T16:33:00Z">
              <w:r w:rsidRPr="00E161D8" w:rsidDel="009453A7">
                <w:rPr>
                  <w:szCs w:val="18"/>
                  <w:u w:val="single"/>
                </w:rPr>
                <w:delText>Response</w:delText>
              </w:r>
              <w:bookmarkStart w:id="7580" w:name="_Toc489458257"/>
              <w:bookmarkEnd w:id="7580"/>
            </w:del>
          </w:p>
          <w:p w14:paraId="5E9AEE11" w14:textId="4A90E31D" w:rsidR="00975CC4" w:rsidRPr="00637B3D" w:rsidDel="009453A7" w:rsidRDefault="00975CC4" w:rsidP="00166AF3">
            <w:pPr>
              <w:pStyle w:val="TableBody"/>
              <w:rPr>
                <w:del w:id="7581" w:author="Alban Roche" w:date="2017-08-02T16:33:00Z"/>
                <w:szCs w:val="18"/>
              </w:rPr>
            </w:pPr>
            <w:del w:id="7582" w:author="Alban Roche" w:date="2017-08-02T16:33:00Z">
              <w:r w:rsidDel="009453A7">
                <w:rPr>
                  <w:b/>
                  <w:bCs/>
                  <w:szCs w:val="18"/>
                </w:rPr>
                <w:delText xml:space="preserve">+KUSBCOMP: </w:delText>
              </w:r>
              <w:r w:rsidDel="009453A7">
                <w:rPr>
                  <w:bCs/>
                  <w:szCs w:val="18"/>
                </w:rPr>
                <w:delText xml:space="preserve">(list of supported </w:delText>
              </w:r>
              <w:r w:rsidDel="009453A7">
                <w:rPr>
                  <w:b/>
                  <w:bCs/>
                  <w:szCs w:val="18"/>
                </w:rPr>
                <w:delText>&lt;mode&gt;</w:delText>
              </w:r>
              <w:r w:rsidDel="009453A7">
                <w:rPr>
                  <w:bCs/>
                  <w:szCs w:val="18"/>
                </w:rPr>
                <w:delText>s)</w:delText>
              </w:r>
              <w:bookmarkStart w:id="7583" w:name="_Toc489458258"/>
              <w:bookmarkEnd w:id="7583"/>
            </w:del>
          </w:p>
          <w:p w14:paraId="78ABF004" w14:textId="5F7E49C4" w:rsidR="00975CC4" w:rsidRPr="00C41274" w:rsidDel="009453A7" w:rsidRDefault="00975CC4" w:rsidP="00166AF3">
            <w:pPr>
              <w:spacing w:before="40" w:after="40"/>
              <w:rPr>
                <w:del w:id="7584" w:author="Alban Roche" w:date="2017-08-02T16:33:00Z"/>
              </w:rPr>
            </w:pPr>
            <w:del w:id="7585" w:author="Alban Roche" w:date="2017-08-02T16:33:00Z">
              <w:r w:rsidRPr="00C6000C" w:rsidDel="009453A7">
                <w:rPr>
                  <w:b/>
                  <w:szCs w:val="18"/>
                </w:rPr>
                <w:delText>OK</w:delText>
              </w:r>
              <w:bookmarkStart w:id="7586" w:name="_Toc489458259"/>
              <w:bookmarkEnd w:id="7586"/>
            </w:del>
          </w:p>
        </w:tc>
        <w:bookmarkStart w:id="7587" w:name="_Toc489458260"/>
        <w:bookmarkEnd w:id="7587"/>
      </w:tr>
      <w:tr w:rsidR="00975CC4" w:rsidRPr="00C41274" w:rsidDel="009453A7" w14:paraId="21493E1E" w14:textId="6DB252F4" w:rsidTr="00166AF3">
        <w:trPr>
          <w:trHeight w:val="42"/>
          <w:del w:id="7588" w:author="Alban Roche" w:date="2017-08-02T16:33:00Z"/>
        </w:trPr>
        <w:tc>
          <w:tcPr>
            <w:tcW w:w="1728" w:type="dxa"/>
          </w:tcPr>
          <w:p w14:paraId="349FB0E6" w14:textId="1AD8258B" w:rsidR="00975CC4" w:rsidRPr="00E161D8" w:rsidDel="009453A7" w:rsidRDefault="00975CC4" w:rsidP="00166AF3">
            <w:pPr>
              <w:pStyle w:val="TableBody"/>
              <w:rPr>
                <w:del w:id="7589" w:author="Alban Roche" w:date="2017-08-02T16:33:00Z"/>
                <w:szCs w:val="18"/>
              </w:rPr>
            </w:pPr>
            <w:del w:id="7590" w:author="Alban Roche" w:date="2017-08-02T16:33:00Z">
              <w:r w:rsidRPr="00E161D8" w:rsidDel="009453A7">
                <w:rPr>
                  <w:i/>
                  <w:szCs w:val="18"/>
                </w:rPr>
                <w:delText>Read</w:delText>
              </w:r>
              <w:r w:rsidRPr="00E161D8" w:rsidDel="009453A7">
                <w:rPr>
                  <w:szCs w:val="18"/>
                </w:rPr>
                <w:delText xml:space="preserve"> command</w:delText>
              </w:r>
              <w:bookmarkStart w:id="7591" w:name="_Toc489458261"/>
              <w:bookmarkEnd w:id="7591"/>
            </w:del>
          </w:p>
          <w:p w14:paraId="6D522DC3" w14:textId="71250556" w:rsidR="00975CC4" w:rsidRPr="00E161D8" w:rsidDel="009453A7" w:rsidRDefault="00975CC4" w:rsidP="00166AF3">
            <w:pPr>
              <w:pStyle w:val="TableBody"/>
              <w:rPr>
                <w:del w:id="7592" w:author="Alban Roche" w:date="2017-08-02T16:33:00Z"/>
                <w:szCs w:val="18"/>
              </w:rPr>
            </w:pPr>
            <w:bookmarkStart w:id="7593" w:name="_Toc489458262"/>
            <w:bookmarkEnd w:id="7593"/>
          </w:p>
          <w:p w14:paraId="04B27340" w14:textId="2D4795C9" w:rsidR="00975CC4" w:rsidRPr="00E161D8" w:rsidDel="009453A7" w:rsidRDefault="00975CC4" w:rsidP="00166AF3">
            <w:pPr>
              <w:pStyle w:val="TableBody"/>
              <w:rPr>
                <w:del w:id="7594" w:author="Alban Roche" w:date="2017-08-02T16:33:00Z"/>
                <w:szCs w:val="18"/>
                <w:u w:val="single"/>
              </w:rPr>
            </w:pPr>
            <w:del w:id="7595" w:author="Alban Roche" w:date="2017-08-02T16:33:00Z">
              <w:r w:rsidRPr="00E161D8" w:rsidDel="009453A7">
                <w:rPr>
                  <w:szCs w:val="18"/>
                  <w:u w:val="single"/>
                </w:rPr>
                <w:delText>Syntax</w:delText>
              </w:r>
              <w:bookmarkStart w:id="7596" w:name="_Toc489458263"/>
              <w:bookmarkEnd w:id="7596"/>
            </w:del>
          </w:p>
          <w:p w14:paraId="4CFC16D2" w14:textId="3C5A6D10" w:rsidR="00975CC4" w:rsidDel="009453A7" w:rsidRDefault="00975CC4" w:rsidP="00166AF3">
            <w:pPr>
              <w:pStyle w:val="TableBody"/>
              <w:rPr>
                <w:del w:id="7597" w:author="Alban Roche" w:date="2017-08-02T16:33:00Z"/>
                <w:i/>
                <w:szCs w:val="18"/>
              </w:rPr>
            </w:pPr>
            <w:del w:id="7598" w:author="Alban Roche" w:date="2017-08-02T16:33:00Z">
              <w:r w:rsidRPr="00E161D8" w:rsidDel="009453A7">
                <w:rPr>
                  <w:b/>
                  <w:szCs w:val="18"/>
                </w:rPr>
                <w:delText>AT+</w:delText>
              </w:r>
              <w:r w:rsidDel="009453A7">
                <w:rPr>
                  <w:b/>
                  <w:szCs w:val="18"/>
                </w:rPr>
                <w:delText>KUSBCOMP</w:delText>
              </w:r>
              <w:r w:rsidRPr="00E161D8" w:rsidDel="009453A7">
                <w:rPr>
                  <w:b/>
                  <w:szCs w:val="18"/>
                </w:rPr>
                <w:delText>?</w:delText>
              </w:r>
              <w:bookmarkStart w:id="7599" w:name="_Toc489458264"/>
              <w:bookmarkEnd w:id="7599"/>
            </w:del>
          </w:p>
        </w:tc>
        <w:tc>
          <w:tcPr>
            <w:tcW w:w="7560" w:type="dxa"/>
          </w:tcPr>
          <w:p w14:paraId="7E045572" w14:textId="7416DA5F" w:rsidR="00975CC4" w:rsidRPr="00E161D8" w:rsidDel="009453A7" w:rsidRDefault="00975CC4" w:rsidP="00166AF3">
            <w:pPr>
              <w:pStyle w:val="TableBody"/>
              <w:rPr>
                <w:del w:id="7600" w:author="Alban Roche" w:date="2017-08-02T16:33:00Z"/>
                <w:szCs w:val="18"/>
                <w:u w:val="single"/>
              </w:rPr>
            </w:pPr>
            <w:bookmarkStart w:id="7601" w:name="_Toc489458265"/>
            <w:bookmarkEnd w:id="7601"/>
          </w:p>
          <w:p w14:paraId="074EEA7B" w14:textId="2BC46D5E" w:rsidR="00975CC4" w:rsidRPr="00E161D8" w:rsidDel="009453A7" w:rsidRDefault="00975CC4" w:rsidP="00166AF3">
            <w:pPr>
              <w:pStyle w:val="TableBody"/>
              <w:rPr>
                <w:del w:id="7602" w:author="Alban Roche" w:date="2017-08-02T16:33:00Z"/>
                <w:szCs w:val="18"/>
                <w:u w:val="single"/>
              </w:rPr>
            </w:pPr>
            <w:bookmarkStart w:id="7603" w:name="_Toc489458266"/>
            <w:bookmarkEnd w:id="7603"/>
          </w:p>
          <w:p w14:paraId="79863218" w14:textId="25650366" w:rsidR="00975CC4" w:rsidRPr="00E161D8" w:rsidDel="009453A7" w:rsidRDefault="00975CC4" w:rsidP="00166AF3">
            <w:pPr>
              <w:pStyle w:val="TableBody"/>
              <w:rPr>
                <w:del w:id="7604" w:author="Alban Roche" w:date="2017-08-02T16:33:00Z"/>
                <w:szCs w:val="18"/>
              </w:rPr>
            </w:pPr>
            <w:del w:id="7605" w:author="Alban Roche" w:date="2017-08-02T16:33:00Z">
              <w:r w:rsidRPr="00E161D8" w:rsidDel="009453A7">
                <w:rPr>
                  <w:szCs w:val="18"/>
                  <w:u w:val="single"/>
                </w:rPr>
                <w:delText>Response</w:delText>
              </w:r>
              <w:bookmarkStart w:id="7606" w:name="_Toc489458267"/>
              <w:bookmarkEnd w:id="7606"/>
            </w:del>
          </w:p>
          <w:p w14:paraId="2C3CB283" w14:textId="4A9B7EA9" w:rsidR="00975CC4" w:rsidDel="009453A7" w:rsidRDefault="00975CC4" w:rsidP="00166AF3">
            <w:pPr>
              <w:autoSpaceDE w:val="0"/>
              <w:autoSpaceDN w:val="0"/>
              <w:adjustRightInd w:val="0"/>
              <w:rPr>
                <w:del w:id="7607" w:author="Alban Roche" w:date="2017-08-02T16:33:00Z"/>
                <w:rFonts w:cs="Arial"/>
                <w:b/>
                <w:bCs/>
                <w:szCs w:val="18"/>
              </w:rPr>
            </w:pPr>
            <w:del w:id="7608" w:author="Alban Roche" w:date="2017-08-02T16:33:00Z">
              <w:r w:rsidDel="009453A7">
                <w:rPr>
                  <w:rFonts w:cs="Arial"/>
                  <w:b/>
                  <w:bCs/>
                  <w:szCs w:val="18"/>
                </w:rPr>
                <w:delText>+KUSBCOMP: &lt;mode&gt;</w:delText>
              </w:r>
              <w:bookmarkStart w:id="7609" w:name="_Toc489458268"/>
              <w:bookmarkEnd w:id="7609"/>
            </w:del>
          </w:p>
          <w:p w14:paraId="2F9925BB" w14:textId="05FA483F" w:rsidR="00975CC4" w:rsidRPr="00E161D8" w:rsidDel="009453A7" w:rsidRDefault="00975CC4" w:rsidP="00166AF3">
            <w:pPr>
              <w:pStyle w:val="TableBody"/>
              <w:rPr>
                <w:del w:id="7610" w:author="Alban Roche" w:date="2017-08-02T16:33:00Z"/>
                <w:szCs w:val="18"/>
              </w:rPr>
            </w:pPr>
            <w:del w:id="7611" w:author="Alban Roche" w:date="2017-08-02T16:33:00Z">
              <w:r w:rsidDel="009453A7">
                <w:rPr>
                  <w:b/>
                  <w:bCs/>
                  <w:szCs w:val="18"/>
                </w:rPr>
                <w:delText>OK</w:delText>
              </w:r>
              <w:bookmarkStart w:id="7612" w:name="_Toc489458269"/>
              <w:bookmarkEnd w:id="7612"/>
            </w:del>
          </w:p>
        </w:tc>
        <w:bookmarkStart w:id="7613" w:name="_Toc489458270"/>
        <w:bookmarkEnd w:id="7613"/>
      </w:tr>
      <w:tr w:rsidR="00975CC4" w:rsidRPr="00C41274" w:rsidDel="009453A7" w14:paraId="08224E64" w14:textId="3DC68A19" w:rsidTr="00166AF3">
        <w:trPr>
          <w:cantSplit w:val="0"/>
          <w:trHeight w:val="42"/>
          <w:del w:id="7614" w:author="Alban Roche" w:date="2017-08-02T16:33:00Z"/>
        </w:trPr>
        <w:tc>
          <w:tcPr>
            <w:tcW w:w="1728" w:type="dxa"/>
          </w:tcPr>
          <w:p w14:paraId="11E0CDCF" w14:textId="3539B314" w:rsidR="00975CC4" w:rsidDel="009453A7" w:rsidRDefault="00975CC4" w:rsidP="00166AF3">
            <w:pPr>
              <w:pStyle w:val="TableBody"/>
              <w:rPr>
                <w:del w:id="7615" w:author="Alban Roche" w:date="2017-08-02T16:33:00Z"/>
                <w:i/>
                <w:iCs/>
                <w:szCs w:val="18"/>
              </w:rPr>
            </w:pPr>
            <w:del w:id="7616" w:author="Alban Roche" w:date="2017-08-02T16:33:00Z">
              <w:r w:rsidRPr="00E161D8" w:rsidDel="009453A7">
                <w:rPr>
                  <w:i/>
                  <w:szCs w:val="18"/>
                </w:rPr>
                <w:delText>Write</w:delText>
              </w:r>
              <w:r w:rsidRPr="00E161D8" w:rsidDel="009453A7">
                <w:rPr>
                  <w:i/>
                  <w:iCs/>
                  <w:szCs w:val="18"/>
                </w:rPr>
                <w:delText xml:space="preserve"> command</w:delText>
              </w:r>
              <w:bookmarkStart w:id="7617" w:name="_Toc489458271"/>
              <w:bookmarkEnd w:id="7617"/>
            </w:del>
          </w:p>
          <w:p w14:paraId="7844278E" w14:textId="0197CDC0" w:rsidR="00975CC4" w:rsidRPr="00E161D8" w:rsidDel="009453A7" w:rsidRDefault="00975CC4" w:rsidP="00166AF3">
            <w:pPr>
              <w:pStyle w:val="TableBody"/>
              <w:rPr>
                <w:del w:id="7618" w:author="Alban Roche" w:date="2017-08-02T16:33:00Z"/>
                <w:i/>
                <w:iCs/>
                <w:szCs w:val="18"/>
              </w:rPr>
            </w:pPr>
            <w:bookmarkStart w:id="7619" w:name="_Toc489458272"/>
            <w:bookmarkEnd w:id="7619"/>
          </w:p>
          <w:p w14:paraId="69AE7CFA" w14:textId="684919DC" w:rsidR="00975CC4" w:rsidRPr="00E161D8" w:rsidDel="009453A7" w:rsidRDefault="00975CC4" w:rsidP="00166AF3">
            <w:pPr>
              <w:pStyle w:val="TableBody"/>
              <w:rPr>
                <w:del w:id="7620" w:author="Alban Roche" w:date="2017-08-02T16:33:00Z"/>
                <w:szCs w:val="18"/>
                <w:u w:val="single"/>
              </w:rPr>
            </w:pPr>
            <w:del w:id="7621" w:author="Alban Roche" w:date="2017-08-02T16:33:00Z">
              <w:r w:rsidRPr="00E161D8" w:rsidDel="009453A7">
                <w:rPr>
                  <w:szCs w:val="18"/>
                  <w:u w:val="single"/>
                </w:rPr>
                <w:delText>Syntax</w:delText>
              </w:r>
              <w:bookmarkStart w:id="7622" w:name="_Toc489458273"/>
              <w:bookmarkEnd w:id="7622"/>
            </w:del>
          </w:p>
          <w:p w14:paraId="65FD6F8A" w14:textId="363E8DA0" w:rsidR="00975CC4" w:rsidRPr="00E161D8" w:rsidDel="009453A7" w:rsidRDefault="00975CC4" w:rsidP="00166AF3">
            <w:pPr>
              <w:pStyle w:val="TableBody"/>
              <w:rPr>
                <w:del w:id="7623" w:author="Alban Roche" w:date="2017-08-02T16:33:00Z"/>
                <w:i/>
                <w:szCs w:val="18"/>
              </w:rPr>
            </w:pPr>
            <w:del w:id="7624" w:author="Alban Roche" w:date="2017-08-02T16:33:00Z">
              <w:r w:rsidRPr="00234990" w:rsidDel="009453A7">
                <w:rPr>
                  <w:b/>
                  <w:szCs w:val="18"/>
                </w:rPr>
                <w:delText>AT+</w:delText>
              </w:r>
              <w:r w:rsidDel="009453A7">
                <w:rPr>
                  <w:b/>
                  <w:szCs w:val="18"/>
                </w:rPr>
                <w:delText>KUSBCOMP</w:delText>
              </w:r>
              <w:r w:rsidRPr="00234990" w:rsidDel="009453A7">
                <w:rPr>
                  <w:b/>
                  <w:szCs w:val="18"/>
                </w:rPr>
                <w:delText>=&lt;</w:delText>
              </w:r>
              <w:r w:rsidDel="009453A7">
                <w:rPr>
                  <w:b/>
                  <w:szCs w:val="18"/>
                </w:rPr>
                <w:delText>mode</w:delText>
              </w:r>
              <w:r w:rsidRPr="00234990" w:rsidDel="009453A7">
                <w:rPr>
                  <w:b/>
                  <w:szCs w:val="18"/>
                </w:rPr>
                <w:delText>&gt;</w:delText>
              </w:r>
              <w:bookmarkStart w:id="7625" w:name="_Toc489458274"/>
              <w:bookmarkEnd w:id="7625"/>
            </w:del>
          </w:p>
        </w:tc>
        <w:tc>
          <w:tcPr>
            <w:tcW w:w="7560" w:type="dxa"/>
          </w:tcPr>
          <w:p w14:paraId="46ACF07A" w14:textId="18CBF105" w:rsidR="00975CC4" w:rsidDel="009453A7" w:rsidRDefault="00975CC4" w:rsidP="00166AF3">
            <w:pPr>
              <w:pStyle w:val="TableBody"/>
              <w:rPr>
                <w:del w:id="7626" w:author="Alban Roche" w:date="2017-08-02T16:33:00Z"/>
              </w:rPr>
            </w:pPr>
            <w:bookmarkStart w:id="7627" w:name="_Toc489458275"/>
            <w:bookmarkEnd w:id="7627"/>
          </w:p>
          <w:p w14:paraId="73924F02" w14:textId="62EA01A4" w:rsidR="00975CC4" w:rsidDel="009453A7" w:rsidRDefault="00975CC4" w:rsidP="00166AF3">
            <w:pPr>
              <w:pStyle w:val="TableBody"/>
              <w:rPr>
                <w:del w:id="7628" w:author="Alban Roche" w:date="2017-08-02T16:33:00Z"/>
              </w:rPr>
            </w:pPr>
            <w:bookmarkStart w:id="7629" w:name="_Toc489458276"/>
            <w:bookmarkEnd w:id="7629"/>
          </w:p>
          <w:p w14:paraId="4EEE05FF" w14:textId="31AE98CB" w:rsidR="00975CC4" w:rsidRPr="0094615C" w:rsidDel="009453A7" w:rsidRDefault="00975CC4" w:rsidP="00166AF3">
            <w:pPr>
              <w:pStyle w:val="TableBody"/>
              <w:rPr>
                <w:del w:id="7630" w:author="Alban Roche" w:date="2017-08-02T16:33:00Z"/>
                <w:u w:val="single"/>
              </w:rPr>
            </w:pPr>
            <w:del w:id="7631" w:author="Alban Roche" w:date="2017-08-02T16:33:00Z">
              <w:r w:rsidRPr="0094615C" w:rsidDel="009453A7">
                <w:rPr>
                  <w:u w:val="single"/>
                </w:rPr>
                <w:delText>Response</w:delText>
              </w:r>
              <w:bookmarkStart w:id="7632" w:name="_Toc489458277"/>
              <w:bookmarkEnd w:id="7632"/>
            </w:del>
          </w:p>
          <w:p w14:paraId="1C68F4A9" w14:textId="35ABDD92" w:rsidR="00975CC4" w:rsidRPr="00E161D8" w:rsidDel="009453A7" w:rsidRDefault="00975CC4" w:rsidP="00166AF3">
            <w:pPr>
              <w:pStyle w:val="TableBody"/>
              <w:rPr>
                <w:del w:id="7633" w:author="Alban Roche" w:date="2017-08-02T16:33:00Z"/>
                <w:b/>
              </w:rPr>
            </w:pPr>
            <w:del w:id="7634" w:author="Alban Roche" w:date="2017-08-02T16:33:00Z">
              <w:r w:rsidRPr="00E161D8" w:rsidDel="009453A7">
                <w:rPr>
                  <w:b/>
                </w:rPr>
                <w:delText>OK</w:delText>
              </w:r>
              <w:bookmarkStart w:id="7635" w:name="_Toc489458278"/>
              <w:bookmarkEnd w:id="7635"/>
            </w:del>
          </w:p>
          <w:p w14:paraId="017EB5E4" w14:textId="1D6002C2" w:rsidR="00975CC4" w:rsidRPr="00E161D8" w:rsidDel="009453A7" w:rsidRDefault="00975CC4" w:rsidP="00166AF3">
            <w:pPr>
              <w:pStyle w:val="TableBody"/>
              <w:rPr>
                <w:del w:id="7636" w:author="Alban Roche" w:date="2017-08-02T16:33:00Z"/>
              </w:rPr>
            </w:pPr>
            <w:bookmarkStart w:id="7637" w:name="_Toc489458279"/>
            <w:bookmarkEnd w:id="7637"/>
          </w:p>
          <w:p w14:paraId="75148BAB" w14:textId="1CD3812D" w:rsidR="00975CC4" w:rsidRPr="0094615C" w:rsidDel="009453A7" w:rsidRDefault="00975CC4" w:rsidP="00166AF3">
            <w:pPr>
              <w:pStyle w:val="TableBody"/>
              <w:rPr>
                <w:del w:id="7638" w:author="Alban Roche" w:date="2017-08-02T16:33:00Z"/>
                <w:u w:val="single"/>
              </w:rPr>
            </w:pPr>
            <w:del w:id="7639" w:author="Alban Roche" w:date="2017-08-02T16:33:00Z">
              <w:r w:rsidRPr="00961562" w:rsidDel="009453A7">
                <w:rPr>
                  <w:u w:val="single"/>
                </w:rPr>
                <w:delText>Parameter</w:delText>
              </w:r>
              <w:bookmarkStart w:id="7640" w:name="_Toc489458280"/>
              <w:bookmarkEnd w:id="7640"/>
            </w:del>
          </w:p>
          <w:p w14:paraId="303F26E5" w14:textId="2707F6E7" w:rsidR="00975CC4" w:rsidDel="009453A7" w:rsidRDefault="00975CC4" w:rsidP="00166AF3">
            <w:pPr>
              <w:pStyle w:val="TableBody"/>
              <w:rPr>
                <w:del w:id="7641" w:author="Alban Roche" w:date="2017-08-02T16:33:00Z"/>
                <w:bCs/>
              </w:rPr>
            </w:pPr>
            <w:del w:id="7642" w:author="Alban Roche" w:date="2017-08-02T16:33:00Z">
              <w:r w:rsidDel="009453A7">
                <w:rPr>
                  <w:b/>
                  <w:bCs/>
                </w:rPr>
                <w:delText>&lt;mode&gt;</w:delText>
              </w:r>
              <w:r w:rsidDel="009453A7">
                <w:rPr>
                  <w:b/>
                  <w:bCs/>
                </w:rPr>
                <w:tab/>
              </w:r>
              <w:r w:rsidDel="009453A7">
                <w:delText>0</w:delText>
              </w:r>
              <w:r w:rsidDel="009453A7">
                <w:tab/>
                <w:delText xml:space="preserve">3 CDC-ACM and 4 NCM, </w:delText>
              </w:r>
              <w:r w:rsidDel="009453A7">
                <w:rPr>
                  <w:bCs/>
                </w:rPr>
                <w:delText>(VID: 0x0807 PID: 0x0443)</w:delText>
              </w:r>
              <w:bookmarkStart w:id="7643" w:name="_Toc489458281"/>
              <w:bookmarkEnd w:id="7643"/>
            </w:del>
          </w:p>
          <w:p w14:paraId="01C3E34E" w14:textId="5DD557C4" w:rsidR="00975CC4" w:rsidRPr="00F16329" w:rsidDel="009453A7" w:rsidRDefault="00975CC4" w:rsidP="00166AF3">
            <w:pPr>
              <w:pStyle w:val="TableBody"/>
              <w:rPr>
                <w:del w:id="7644" w:author="Alban Roche" w:date="2017-08-02T16:33:00Z"/>
                <w:bCs/>
              </w:rPr>
            </w:pPr>
            <w:del w:id="7645" w:author="Alban Roche" w:date="2017-08-02T16:33:00Z">
              <w:r w:rsidDel="009453A7">
                <w:rPr>
                  <w:bCs/>
                </w:rPr>
                <w:tab/>
              </w:r>
              <w:r w:rsidDel="009453A7">
                <w:rPr>
                  <w:bCs/>
                </w:rPr>
                <w:tab/>
              </w:r>
              <w:r w:rsidDel="009453A7">
                <w:rPr>
                  <w:bCs/>
                </w:rPr>
                <w:tab/>
              </w:r>
              <w:r w:rsidDel="009453A7">
                <w:rPr>
                  <w:bCs/>
                </w:rPr>
                <w:tab/>
                <w:delText>NCM0</w:delText>
              </w:r>
              <w:r w:rsidRPr="00F16329" w:rsidDel="009453A7">
                <w:rPr>
                  <w:bCs/>
                </w:rPr>
                <w:delText xml:space="preserve"> – </w:delText>
              </w:r>
              <w:r w:rsidDel="009453A7">
                <w:rPr>
                  <w:bCs/>
                </w:rPr>
                <w:delText xml:space="preserve">NCM </w:delText>
              </w:r>
              <w:r w:rsidRPr="00F16329" w:rsidDel="009453A7">
                <w:rPr>
                  <w:bCs/>
                </w:rPr>
                <w:delText xml:space="preserve">Network </w:delText>
              </w:r>
              <w:r w:rsidDel="009453A7">
                <w:rPr>
                  <w:bCs/>
                </w:rPr>
                <w:delText>interface</w:delText>
              </w:r>
              <w:bookmarkStart w:id="7646" w:name="_Toc489458282"/>
              <w:bookmarkEnd w:id="7646"/>
            </w:del>
          </w:p>
          <w:p w14:paraId="52F3DF15" w14:textId="544E3325" w:rsidR="00975CC4" w:rsidRPr="00F16329" w:rsidDel="009453A7" w:rsidRDefault="00975CC4" w:rsidP="00166AF3">
            <w:pPr>
              <w:pStyle w:val="TableBody"/>
              <w:rPr>
                <w:del w:id="7647" w:author="Alban Roche" w:date="2017-08-02T16:33:00Z"/>
                <w:bCs/>
              </w:rPr>
            </w:pPr>
            <w:del w:id="7648" w:author="Alban Roche" w:date="2017-08-02T16:33:00Z">
              <w:r w:rsidDel="009453A7">
                <w:rPr>
                  <w:bCs/>
                </w:rPr>
                <w:tab/>
              </w:r>
              <w:r w:rsidDel="009453A7">
                <w:rPr>
                  <w:bCs/>
                </w:rPr>
                <w:tab/>
              </w:r>
              <w:r w:rsidDel="009453A7">
                <w:rPr>
                  <w:bCs/>
                </w:rPr>
                <w:tab/>
              </w:r>
              <w:r w:rsidDel="009453A7">
                <w:rPr>
                  <w:bCs/>
                </w:rPr>
                <w:tab/>
                <w:delText>NCM1</w:delText>
              </w:r>
              <w:r w:rsidRPr="00F16329" w:rsidDel="009453A7">
                <w:rPr>
                  <w:bCs/>
                </w:rPr>
                <w:delText xml:space="preserve"> – </w:delText>
              </w:r>
              <w:r w:rsidDel="009453A7">
                <w:rPr>
                  <w:bCs/>
                </w:rPr>
                <w:delText xml:space="preserve">NCM </w:delText>
              </w:r>
              <w:r w:rsidRPr="00F16329" w:rsidDel="009453A7">
                <w:rPr>
                  <w:bCs/>
                </w:rPr>
                <w:delText xml:space="preserve">Network </w:delText>
              </w:r>
              <w:r w:rsidDel="009453A7">
                <w:rPr>
                  <w:bCs/>
                </w:rPr>
                <w:delText>interface</w:delText>
              </w:r>
              <w:bookmarkStart w:id="7649" w:name="_Toc489458283"/>
              <w:bookmarkEnd w:id="7649"/>
            </w:del>
          </w:p>
          <w:p w14:paraId="70C207DD" w14:textId="338EA4BC" w:rsidR="00975CC4" w:rsidDel="009453A7" w:rsidRDefault="00975CC4" w:rsidP="00166AF3">
            <w:pPr>
              <w:pStyle w:val="TableBody"/>
              <w:rPr>
                <w:del w:id="7650" w:author="Alban Roche" w:date="2017-08-02T16:33:00Z"/>
                <w:bCs/>
              </w:rPr>
            </w:pPr>
            <w:del w:id="7651" w:author="Alban Roche" w:date="2017-08-02T16:33:00Z">
              <w:r w:rsidDel="009453A7">
                <w:rPr>
                  <w:bCs/>
                </w:rPr>
                <w:tab/>
              </w:r>
              <w:r w:rsidDel="009453A7">
                <w:rPr>
                  <w:bCs/>
                </w:rPr>
                <w:tab/>
              </w:r>
              <w:r w:rsidDel="009453A7">
                <w:rPr>
                  <w:bCs/>
                </w:rPr>
                <w:tab/>
              </w:r>
              <w:r w:rsidDel="009453A7">
                <w:rPr>
                  <w:bCs/>
                </w:rPr>
                <w:tab/>
                <w:delText>NCM2</w:delText>
              </w:r>
              <w:r w:rsidRPr="00F16329" w:rsidDel="009453A7">
                <w:rPr>
                  <w:bCs/>
                </w:rPr>
                <w:delText xml:space="preserve"> – </w:delText>
              </w:r>
              <w:r w:rsidDel="009453A7">
                <w:rPr>
                  <w:bCs/>
                </w:rPr>
                <w:delText xml:space="preserve">NCM </w:delText>
              </w:r>
              <w:r w:rsidRPr="00F16329" w:rsidDel="009453A7">
                <w:rPr>
                  <w:bCs/>
                </w:rPr>
                <w:delText xml:space="preserve">Network </w:delText>
              </w:r>
              <w:r w:rsidDel="009453A7">
                <w:rPr>
                  <w:bCs/>
                </w:rPr>
                <w:delText>interface</w:delText>
              </w:r>
              <w:bookmarkStart w:id="7652" w:name="_Toc489458284"/>
              <w:bookmarkEnd w:id="7652"/>
            </w:del>
          </w:p>
          <w:p w14:paraId="5EB494F5" w14:textId="49DB14EF" w:rsidR="00975CC4" w:rsidDel="009453A7" w:rsidRDefault="00975CC4" w:rsidP="00166AF3">
            <w:pPr>
              <w:pStyle w:val="TableBody"/>
              <w:rPr>
                <w:del w:id="7653" w:author="Alban Roche" w:date="2017-08-02T16:33:00Z"/>
                <w:bCs/>
              </w:rPr>
            </w:pPr>
            <w:del w:id="7654" w:author="Alban Roche" w:date="2017-08-02T16:33:00Z">
              <w:r w:rsidDel="009453A7">
                <w:rPr>
                  <w:bCs/>
                </w:rPr>
                <w:tab/>
              </w:r>
              <w:r w:rsidDel="009453A7">
                <w:rPr>
                  <w:bCs/>
                </w:rPr>
                <w:tab/>
              </w:r>
              <w:r w:rsidDel="009453A7">
                <w:rPr>
                  <w:bCs/>
                </w:rPr>
                <w:tab/>
              </w:r>
              <w:r w:rsidDel="009453A7">
                <w:rPr>
                  <w:bCs/>
                </w:rPr>
                <w:tab/>
                <w:delText>NCM3</w:delText>
              </w:r>
              <w:r w:rsidRPr="00F16329" w:rsidDel="009453A7">
                <w:rPr>
                  <w:bCs/>
                </w:rPr>
                <w:delText xml:space="preserve"> – </w:delText>
              </w:r>
              <w:r w:rsidDel="009453A7">
                <w:rPr>
                  <w:bCs/>
                </w:rPr>
                <w:delText xml:space="preserve">NCM </w:delText>
              </w:r>
              <w:r w:rsidRPr="00F16329" w:rsidDel="009453A7">
                <w:rPr>
                  <w:bCs/>
                </w:rPr>
                <w:delText xml:space="preserve">Network </w:delText>
              </w:r>
              <w:r w:rsidDel="009453A7">
                <w:rPr>
                  <w:bCs/>
                </w:rPr>
                <w:delText>interface</w:delText>
              </w:r>
              <w:bookmarkStart w:id="7655" w:name="_Toc489458285"/>
              <w:bookmarkEnd w:id="7655"/>
            </w:del>
          </w:p>
          <w:p w14:paraId="50C35597" w14:textId="7BC1965B" w:rsidR="00975CC4" w:rsidRPr="00F16329" w:rsidDel="009453A7" w:rsidRDefault="00975CC4" w:rsidP="00166AF3">
            <w:pPr>
              <w:pStyle w:val="TableBody"/>
              <w:rPr>
                <w:del w:id="7656" w:author="Alban Roche" w:date="2017-08-02T16:33:00Z"/>
                <w:bCs/>
              </w:rPr>
            </w:pPr>
            <w:del w:id="7657" w:author="Alban Roche" w:date="2017-08-02T16:33:00Z">
              <w:r w:rsidDel="009453A7">
                <w:rPr>
                  <w:bCs/>
                </w:rPr>
                <w:tab/>
              </w:r>
              <w:r w:rsidDel="009453A7">
                <w:rPr>
                  <w:bCs/>
                </w:rPr>
                <w:tab/>
              </w:r>
              <w:r w:rsidDel="009453A7">
                <w:rPr>
                  <w:bCs/>
                </w:rPr>
                <w:tab/>
              </w:r>
              <w:r w:rsidDel="009453A7">
                <w:rPr>
                  <w:bCs/>
                </w:rPr>
                <w:tab/>
              </w:r>
              <w:r w:rsidRPr="00F16329" w:rsidDel="009453A7">
                <w:rPr>
                  <w:bCs/>
                </w:rPr>
                <w:delText>USB</w:delText>
              </w:r>
              <w:r w:rsidDel="009453A7">
                <w:rPr>
                  <w:bCs/>
                </w:rPr>
                <w:delText>0</w:delText>
              </w:r>
              <w:r w:rsidRPr="00F16329" w:rsidDel="009453A7">
                <w:rPr>
                  <w:bCs/>
                </w:rPr>
                <w:delText xml:space="preserve"> – AT / modem port</w:delText>
              </w:r>
              <w:bookmarkStart w:id="7658" w:name="_Toc489458286"/>
              <w:bookmarkEnd w:id="7658"/>
            </w:del>
          </w:p>
          <w:p w14:paraId="70B772D8" w14:textId="445D77DC" w:rsidR="00975CC4" w:rsidRPr="00F16329" w:rsidDel="009453A7" w:rsidRDefault="00975CC4" w:rsidP="00166AF3">
            <w:pPr>
              <w:pStyle w:val="TableBody"/>
              <w:rPr>
                <w:del w:id="7659" w:author="Alban Roche" w:date="2017-08-02T16:33:00Z"/>
                <w:bCs/>
              </w:rPr>
            </w:pPr>
            <w:del w:id="7660" w:author="Alban Roche" w:date="2017-08-02T16:33:00Z">
              <w:r w:rsidDel="009453A7">
                <w:rPr>
                  <w:bCs/>
                </w:rPr>
                <w:tab/>
              </w:r>
              <w:r w:rsidDel="009453A7">
                <w:rPr>
                  <w:bCs/>
                </w:rPr>
                <w:tab/>
              </w:r>
              <w:r w:rsidDel="009453A7">
                <w:rPr>
                  <w:bCs/>
                </w:rPr>
                <w:tab/>
              </w:r>
              <w:r w:rsidDel="009453A7">
                <w:rPr>
                  <w:bCs/>
                </w:rPr>
                <w:tab/>
                <w:delText>USB1</w:delText>
              </w:r>
              <w:r w:rsidRPr="00F16329" w:rsidDel="009453A7">
                <w:rPr>
                  <w:bCs/>
                </w:rPr>
                <w:delText xml:space="preserve"> – </w:delText>
              </w:r>
              <w:r w:rsidDel="009453A7">
                <w:rPr>
                  <w:bCs/>
                </w:rPr>
                <w:delText>T</w:delText>
              </w:r>
              <w:r w:rsidRPr="00F16329" w:rsidDel="009453A7">
                <w:rPr>
                  <w:bCs/>
                </w:rPr>
                <w:delText>races port</w:delText>
              </w:r>
              <w:bookmarkStart w:id="7661" w:name="_Toc489458287"/>
              <w:bookmarkEnd w:id="7661"/>
            </w:del>
          </w:p>
          <w:p w14:paraId="48BDC560" w14:textId="5A377731" w:rsidR="00975CC4" w:rsidRPr="00F16329" w:rsidDel="009453A7" w:rsidRDefault="00975CC4" w:rsidP="00166AF3">
            <w:pPr>
              <w:pStyle w:val="TableBody"/>
              <w:rPr>
                <w:del w:id="7662" w:author="Alban Roche" w:date="2017-08-02T16:33:00Z"/>
                <w:bCs/>
              </w:rPr>
            </w:pPr>
            <w:del w:id="7663" w:author="Alban Roche" w:date="2017-08-02T16:33:00Z">
              <w:r w:rsidDel="009453A7">
                <w:rPr>
                  <w:bCs/>
                </w:rPr>
                <w:tab/>
              </w:r>
              <w:r w:rsidDel="009453A7">
                <w:rPr>
                  <w:bCs/>
                </w:rPr>
                <w:tab/>
              </w:r>
              <w:r w:rsidDel="009453A7">
                <w:rPr>
                  <w:bCs/>
                </w:rPr>
                <w:tab/>
              </w:r>
              <w:r w:rsidDel="009453A7">
                <w:rPr>
                  <w:bCs/>
                </w:rPr>
                <w:tab/>
                <w:delText>USB2</w:delText>
              </w:r>
              <w:r w:rsidRPr="00F16329" w:rsidDel="009453A7">
                <w:rPr>
                  <w:bCs/>
                </w:rPr>
                <w:delText xml:space="preserve"> – </w:delText>
              </w:r>
              <w:r w:rsidDel="009453A7">
                <w:rPr>
                  <w:bCs/>
                </w:rPr>
                <w:delText xml:space="preserve">AT </w:delText>
              </w:r>
              <w:r w:rsidRPr="00F16329" w:rsidDel="009453A7">
                <w:rPr>
                  <w:bCs/>
                </w:rPr>
                <w:delText>/ modem port</w:delText>
              </w:r>
              <w:bookmarkStart w:id="7664" w:name="_Toc489458288"/>
              <w:bookmarkEnd w:id="7664"/>
            </w:del>
          </w:p>
          <w:p w14:paraId="3349C5EC" w14:textId="05EB95EE" w:rsidR="00975CC4" w:rsidDel="009453A7" w:rsidRDefault="00975CC4" w:rsidP="00166AF3">
            <w:pPr>
              <w:pStyle w:val="TableBody"/>
              <w:rPr>
                <w:del w:id="7665" w:author="Alban Roche" w:date="2017-08-02T16:33:00Z"/>
                <w:bCs/>
              </w:rPr>
            </w:pPr>
            <w:del w:id="7666" w:author="Alban Roche" w:date="2017-08-02T16:33:00Z">
              <w:r w:rsidDel="009453A7">
                <w:rPr>
                  <w:bCs/>
                </w:rPr>
                <w:tab/>
              </w:r>
              <w:r w:rsidDel="009453A7">
                <w:rPr>
                  <w:bCs/>
                </w:rPr>
                <w:tab/>
                <w:delText>1</w:delText>
              </w:r>
              <w:r w:rsidDel="009453A7">
                <w:rPr>
                  <w:bCs/>
                </w:rPr>
                <w:tab/>
                <w:delText xml:space="preserve">7 CDC-ACM, </w:delText>
              </w:r>
              <w:r w:rsidDel="009453A7">
                <w:rPr>
                  <w:bCs/>
                </w:rPr>
                <w:tab/>
                <w:delText>(VID: 0x1519 PID: 0x0020)</w:delText>
              </w:r>
              <w:bookmarkStart w:id="7667" w:name="_Toc489458289"/>
              <w:bookmarkEnd w:id="7667"/>
            </w:del>
          </w:p>
          <w:p w14:paraId="303AC49A" w14:textId="1180D135" w:rsidR="00975CC4" w:rsidRPr="00F16329" w:rsidDel="009453A7" w:rsidRDefault="00975CC4" w:rsidP="00166AF3">
            <w:pPr>
              <w:pStyle w:val="TableBody"/>
              <w:rPr>
                <w:del w:id="7668" w:author="Alban Roche" w:date="2017-08-02T16:33:00Z"/>
              </w:rPr>
            </w:pPr>
            <w:del w:id="7669" w:author="Alban Roche" w:date="2017-08-02T16:33:00Z">
              <w:r w:rsidDel="009453A7">
                <w:tab/>
              </w:r>
              <w:r w:rsidDel="009453A7">
                <w:tab/>
              </w:r>
              <w:r w:rsidDel="009453A7">
                <w:tab/>
              </w:r>
              <w:r w:rsidDel="009453A7">
                <w:tab/>
              </w:r>
              <w:r w:rsidRPr="00F16329" w:rsidDel="009453A7">
                <w:delText>USB0 – AT / modem port</w:delText>
              </w:r>
              <w:bookmarkStart w:id="7670" w:name="_Toc489458290"/>
              <w:bookmarkEnd w:id="7670"/>
            </w:del>
          </w:p>
          <w:p w14:paraId="599527ED" w14:textId="00D55405" w:rsidR="00975CC4" w:rsidRPr="00F16329" w:rsidDel="009453A7" w:rsidRDefault="00975CC4" w:rsidP="00166AF3">
            <w:pPr>
              <w:pStyle w:val="TableBody"/>
              <w:rPr>
                <w:del w:id="7671" w:author="Alban Roche" w:date="2017-08-02T16:33:00Z"/>
              </w:rPr>
            </w:pPr>
            <w:del w:id="7672" w:author="Alban Roche" w:date="2017-08-02T16:33:00Z">
              <w:r w:rsidDel="009453A7">
                <w:tab/>
              </w:r>
              <w:r w:rsidDel="009453A7">
                <w:tab/>
              </w:r>
              <w:r w:rsidDel="009453A7">
                <w:tab/>
              </w:r>
              <w:r w:rsidDel="009453A7">
                <w:tab/>
              </w:r>
              <w:r w:rsidRPr="00F16329" w:rsidDel="009453A7">
                <w:delText xml:space="preserve">USB1 – </w:delText>
              </w:r>
              <w:r w:rsidDel="009453A7">
                <w:delText>T</w:delText>
              </w:r>
              <w:r w:rsidRPr="00F16329" w:rsidDel="009453A7">
                <w:delText>races port</w:delText>
              </w:r>
              <w:bookmarkStart w:id="7673" w:name="_Toc489458291"/>
              <w:bookmarkEnd w:id="7673"/>
            </w:del>
          </w:p>
          <w:p w14:paraId="4A29A316" w14:textId="22238FC9" w:rsidR="00975CC4" w:rsidRPr="00F16329" w:rsidDel="009453A7" w:rsidRDefault="00975CC4" w:rsidP="00166AF3">
            <w:pPr>
              <w:pStyle w:val="TableBody"/>
              <w:rPr>
                <w:del w:id="7674" w:author="Alban Roche" w:date="2017-08-02T16:33:00Z"/>
              </w:rPr>
            </w:pPr>
            <w:del w:id="7675" w:author="Alban Roche" w:date="2017-08-02T16:33:00Z">
              <w:r w:rsidDel="009453A7">
                <w:tab/>
              </w:r>
              <w:r w:rsidDel="009453A7">
                <w:tab/>
              </w:r>
              <w:r w:rsidDel="009453A7">
                <w:tab/>
              </w:r>
              <w:r w:rsidDel="009453A7">
                <w:tab/>
              </w:r>
              <w:r w:rsidRPr="00F16329" w:rsidDel="009453A7">
                <w:delText>USB2 – AT / modem port</w:delText>
              </w:r>
              <w:bookmarkStart w:id="7676" w:name="_Toc489458292"/>
              <w:bookmarkEnd w:id="7676"/>
            </w:del>
          </w:p>
          <w:p w14:paraId="3A6263BA" w14:textId="739A4CCA" w:rsidR="00975CC4" w:rsidRPr="00F16329" w:rsidDel="009453A7" w:rsidRDefault="00975CC4" w:rsidP="00166AF3">
            <w:pPr>
              <w:pStyle w:val="TableBody"/>
              <w:rPr>
                <w:del w:id="7677" w:author="Alban Roche" w:date="2017-08-02T16:33:00Z"/>
              </w:rPr>
            </w:pPr>
            <w:del w:id="7678" w:author="Alban Roche" w:date="2017-08-02T16:33:00Z">
              <w:r w:rsidDel="009453A7">
                <w:tab/>
              </w:r>
              <w:r w:rsidDel="009453A7">
                <w:tab/>
              </w:r>
              <w:r w:rsidDel="009453A7">
                <w:tab/>
              </w:r>
              <w:r w:rsidDel="009453A7">
                <w:tab/>
              </w:r>
              <w:r w:rsidRPr="00F16329" w:rsidDel="009453A7">
                <w:delText>USB3 – AT / modem port</w:delText>
              </w:r>
              <w:bookmarkStart w:id="7679" w:name="_Toc489458293"/>
              <w:bookmarkEnd w:id="7679"/>
            </w:del>
          </w:p>
          <w:p w14:paraId="6B989D27" w14:textId="49BFC97E" w:rsidR="00975CC4" w:rsidRPr="00F16329" w:rsidDel="009453A7" w:rsidRDefault="00975CC4" w:rsidP="00166AF3">
            <w:pPr>
              <w:pStyle w:val="TableBody"/>
              <w:rPr>
                <w:del w:id="7680" w:author="Alban Roche" w:date="2017-08-02T16:33:00Z"/>
              </w:rPr>
            </w:pPr>
            <w:del w:id="7681" w:author="Alban Roche" w:date="2017-08-02T16:33:00Z">
              <w:r w:rsidDel="009453A7">
                <w:tab/>
              </w:r>
              <w:r w:rsidDel="009453A7">
                <w:tab/>
              </w:r>
              <w:r w:rsidDel="009453A7">
                <w:tab/>
              </w:r>
              <w:r w:rsidDel="009453A7">
                <w:tab/>
              </w:r>
              <w:r w:rsidRPr="00F16329" w:rsidDel="009453A7">
                <w:delText>USB4 – AT / modem port</w:delText>
              </w:r>
              <w:bookmarkStart w:id="7682" w:name="_Toc489458294"/>
              <w:bookmarkEnd w:id="7682"/>
            </w:del>
          </w:p>
          <w:p w14:paraId="58D1BF0D" w14:textId="3DAD9B21" w:rsidR="00975CC4" w:rsidRPr="00F16329" w:rsidDel="009453A7" w:rsidRDefault="00975CC4" w:rsidP="00166AF3">
            <w:pPr>
              <w:pStyle w:val="TableBody"/>
              <w:rPr>
                <w:del w:id="7683" w:author="Alban Roche" w:date="2017-08-02T16:33:00Z"/>
              </w:rPr>
            </w:pPr>
            <w:del w:id="7684" w:author="Alban Roche" w:date="2017-08-02T16:33:00Z">
              <w:r w:rsidDel="009453A7">
                <w:tab/>
              </w:r>
              <w:r w:rsidDel="009453A7">
                <w:tab/>
              </w:r>
              <w:r w:rsidDel="009453A7">
                <w:tab/>
              </w:r>
              <w:r w:rsidDel="009453A7">
                <w:tab/>
              </w:r>
              <w:r w:rsidRPr="00F16329" w:rsidDel="009453A7">
                <w:delText xml:space="preserve">USB5 – </w:delText>
              </w:r>
              <w:r w:rsidDel="009453A7">
                <w:delText>reserved</w:delText>
              </w:r>
              <w:r w:rsidRPr="00F16329" w:rsidDel="009453A7">
                <w:delText xml:space="preserve"> port</w:delText>
              </w:r>
              <w:bookmarkStart w:id="7685" w:name="_Toc489458295"/>
              <w:bookmarkEnd w:id="7685"/>
            </w:del>
          </w:p>
          <w:p w14:paraId="019B467E" w14:textId="7D38B730" w:rsidR="00975CC4" w:rsidDel="009453A7" w:rsidRDefault="00975CC4" w:rsidP="00166AF3">
            <w:pPr>
              <w:pStyle w:val="TableBody"/>
              <w:rPr>
                <w:del w:id="7686" w:author="Alban Roche" w:date="2017-08-02T16:33:00Z"/>
              </w:rPr>
            </w:pPr>
            <w:del w:id="7687" w:author="Alban Roche" w:date="2017-08-02T16:33:00Z">
              <w:r w:rsidDel="009453A7">
                <w:tab/>
              </w:r>
              <w:r w:rsidDel="009453A7">
                <w:tab/>
              </w:r>
              <w:r w:rsidDel="009453A7">
                <w:tab/>
              </w:r>
              <w:r w:rsidDel="009453A7">
                <w:tab/>
              </w:r>
              <w:r w:rsidRPr="00F16329" w:rsidDel="009453A7">
                <w:delText xml:space="preserve">USB6 – </w:delText>
              </w:r>
              <w:r w:rsidDel="009453A7">
                <w:delText xml:space="preserve">reserved </w:delText>
              </w:r>
              <w:r w:rsidRPr="00F16329" w:rsidDel="009453A7">
                <w:delText>port</w:delText>
              </w:r>
              <w:bookmarkStart w:id="7688" w:name="_Toc489458296"/>
              <w:bookmarkEnd w:id="7688"/>
            </w:del>
          </w:p>
          <w:p w14:paraId="3CEC1169" w14:textId="7F97CDE4" w:rsidR="00975CC4" w:rsidDel="009453A7" w:rsidRDefault="00975CC4" w:rsidP="00166AF3">
            <w:pPr>
              <w:pStyle w:val="TableBody"/>
              <w:rPr>
                <w:del w:id="7689" w:author="Alban Roche" w:date="2017-08-02T16:33:00Z"/>
                <w:bCs/>
              </w:rPr>
            </w:pPr>
            <w:del w:id="7690" w:author="Alban Roche" w:date="2017-08-02T16:33:00Z">
              <w:r w:rsidDel="009453A7">
                <w:tab/>
              </w:r>
              <w:r w:rsidDel="009453A7">
                <w:tab/>
                <w:delText>2</w:delText>
              </w:r>
              <w:r w:rsidDel="009453A7">
                <w:tab/>
                <w:delText xml:space="preserve">1 MBIM and </w:delText>
              </w:r>
              <w:commentRangeStart w:id="7691"/>
              <w:r w:rsidR="00743192" w:rsidDel="009453A7">
                <w:delText>3</w:delText>
              </w:r>
              <w:commentRangeEnd w:id="7691"/>
              <w:r w:rsidR="00743192" w:rsidDel="009453A7">
                <w:rPr>
                  <w:rStyle w:val="CommentReference"/>
                  <w:rFonts w:ascii="Verdana" w:hAnsi="Verdana" w:cs="Times New Roman"/>
                  <w:lang w:eastAsia="en-US"/>
                </w:rPr>
                <w:commentReference w:id="7691"/>
              </w:r>
              <w:r w:rsidDel="009453A7">
                <w:delText xml:space="preserve"> CDC-ACM</w:delText>
              </w:r>
              <w:r w:rsidDel="009453A7">
                <w:rPr>
                  <w:bCs/>
                </w:rPr>
                <w:delText>, (VID: 0x0807 PID: 0x0911)</w:delText>
              </w:r>
              <w:bookmarkStart w:id="7692" w:name="_Toc489458297"/>
              <w:bookmarkEnd w:id="7692"/>
            </w:del>
          </w:p>
          <w:p w14:paraId="4764C77B" w14:textId="572934FD" w:rsidR="00975CC4" w:rsidDel="009453A7" w:rsidRDefault="00975CC4" w:rsidP="00166AF3">
            <w:pPr>
              <w:pStyle w:val="TableBody"/>
              <w:rPr>
                <w:del w:id="7693" w:author="Alban Roche" w:date="2017-08-02T16:33:00Z"/>
                <w:bCs/>
              </w:rPr>
            </w:pPr>
            <w:del w:id="7694" w:author="Alban Roche" w:date="2017-08-02T16:33:00Z">
              <w:r w:rsidDel="009453A7">
                <w:rPr>
                  <w:bCs/>
                </w:rPr>
                <w:tab/>
              </w:r>
              <w:r w:rsidDel="009453A7">
                <w:rPr>
                  <w:bCs/>
                </w:rPr>
                <w:tab/>
              </w:r>
              <w:r w:rsidDel="009453A7">
                <w:rPr>
                  <w:bCs/>
                </w:rPr>
                <w:tab/>
              </w:r>
              <w:r w:rsidDel="009453A7">
                <w:rPr>
                  <w:bCs/>
                </w:rPr>
                <w:tab/>
                <w:delText>MBIM0</w:delText>
              </w:r>
              <w:r w:rsidRPr="00F16329" w:rsidDel="009453A7">
                <w:rPr>
                  <w:bCs/>
                </w:rPr>
                <w:delText xml:space="preserve"> – </w:delText>
              </w:r>
              <w:r w:rsidDel="009453A7">
                <w:rPr>
                  <w:bCs/>
                </w:rPr>
                <w:delText xml:space="preserve">MBIM </w:delText>
              </w:r>
              <w:r w:rsidRPr="00F16329" w:rsidDel="009453A7">
                <w:rPr>
                  <w:bCs/>
                </w:rPr>
                <w:delText xml:space="preserve">Network </w:delText>
              </w:r>
              <w:r w:rsidDel="009453A7">
                <w:rPr>
                  <w:bCs/>
                </w:rPr>
                <w:delText>interface</w:delText>
              </w:r>
              <w:bookmarkStart w:id="7695" w:name="_Toc489458298"/>
              <w:bookmarkEnd w:id="7695"/>
            </w:del>
          </w:p>
          <w:p w14:paraId="03551069" w14:textId="1063D411" w:rsidR="00743192" w:rsidRPr="00743192" w:rsidDel="009453A7" w:rsidRDefault="00743192" w:rsidP="00743192">
            <w:pPr>
              <w:pStyle w:val="TableBody"/>
              <w:rPr>
                <w:del w:id="7696" w:author="Alban Roche" w:date="2017-08-02T16:33:00Z"/>
                <w:bCs/>
              </w:rPr>
            </w:pPr>
            <w:del w:id="7697" w:author="Alban Roche" w:date="2017-08-02T16:33:00Z">
              <w:r w:rsidDel="009453A7">
                <w:rPr>
                  <w:bCs/>
                </w:rPr>
                <w:tab/>
              </w:r>
              <w:r w:rsidDel="009453A7">
                <w:rPr>
                  <w:bCs/>
                </w:rPr>
                <w:tab/>
              </w:r>
              <w:r w:rsidDel="009453A7">
                <w:rPr>
                  <w:bCs/>
                </w:rPr>
                <w:tab/>
              </w:r>
              <w:r w:rsidDel="009453A7">
                <w:rPr>
                  <w:bCs/>
                </w:rPr>
                <w:tab/>
              </w:r>
              <w:commentRangeStart w:id="7698"/>
              <w:r w:rsidRPr="00743192" w:rsidDel="009453A7">
                <w:rPr>
                  <w:bCs/>
                </w:rPr>
                <w:delText>USB0 – AT / modem port</w:delText>
              </w:r>
              <w:bookmarkStart w:id="7699" w:name="_Toc489458299"/>
              <w:bookmarkEnd w:id="7699"/>
            </w:del>
          </w:p>
          <w:p w14:paraId="2D82F7E5" w14:textId="18D9F025" w:rsidR="00743192" w:rsidDel="009453A7" w:rsidRDefault="00743192" w:rsidP="00743192">
            <w:pPr>
              <w:pStyle w:val="TableBody"/>
              <w:rPr>
                <w:del w:id="7700" w:author="Alban Roche" w:date="2017-08-02T16:33:00Z"/>
                <w:bCs/>
              </w:rPr>
            </w:pPr>
            <w:del w:id="7701" w:author="Alban Roche" w:date="2017-08-02T16:33:00Z">
              <w:r w:rsidRPr="00743192" w:rsidDel="009453A7">
                <w:rPr>
                  <w:bCs/>
                </w:rPr>
                <w:tab/>
              </w:r>
              <w:r w:rsidRPr="00743192" w:rsidDel="009453A7">
                <w:rPr>
                  <w:bCs/>
                </w:rPr>
                <w:tab/>
              </w:r>
              <w:r w:rsidRPr="00743192" w:rsidDel="009453A7">
                <w:rPr>
                  <w:bCs/>
                </w:rPr>
                <w:tab/>
              </w:r>
              <w:r w:rsidRPr="00743192" w:rsidDel="009453A7">
                <w:rPr>
                  <w:bCs/>
                </w:rPr>
                <w:tab/>
                <w:delText>USB1 – Traces port</w:delText>
              </w:r>
              <w:commentRangeEnd w:id="7698"/>
              <w:r w:rsidDel="009453A7">
                <w:rPr>
                  <w:rStyle w:val="CommentReference"/>
                  <w:rFonts w:ascii="Verdana" w:hAnsi="Verdana" w:cs="Times New Roman"/>
                  <w:lang w:eastAsia="en-US"/>
                </w:rPr>
                <w:commentReference w:id="7698"/>
              </w:r>
              <w:bookmarkStart w:id="7702" w:name="_Toc489458300"/>
              <w:bookmarkEnd w:id="7702"/>
            </w:del>
          </w:p>
          <w:p w14:paraId="004592ED" w14:textId="0032F3FB" w:rsidR="00975CC4" w:rsidRPr="00E161D8" w:rsidDel="009453A7" w:rsidRDefault="00975CC4" w:rsidP="00166AF3">
            <w:pPr>
              <w:pStyle w:val="TableBody"/>
              <w:rPr>
                <w:del w:id="7703" w:author="Alban Roche" w:date="2017-08-02T16:33:00Z"/>
                <w:szCs w:val="18"/>
                <w:u w:val="single"/>
              </w:rPr>
            </w:pPr>
            <w:del w:id="7704" w:author="Alban Roche" w:date="2017-08-02T16:33:00Z">
              <w:r w:rsidDel="009453A7">
                <w:rPr>
                  <w:bCs/>
                </w:rPr>
                <w:tab/>
              </w:r>
              <w:r w:rsidDel="009453A7">
                <w:rPr>
                  <w:bCs/>
                </w:rPr>
                <w:tab/>
              </w:r>
              <w:r w:rsidDel="009453A7">
                <w:rPr>
                  <w:bCs/>
                </w:rPr>
                <w:tab/>
              </w:r>
              <w:r w:rsidDel="009453A7">
                <w:rPr>
                  <w:bCs/>
                </w:rPr>
                <w:tab/>
                <w:delText>USB2</w:delText>
              </w:r>
              <w:r w:rsidRPr="00F16329" w:rsidDel="009453A7">
                <w:rPr>
                  <w:bCs/>
                </w:rPr>
                <w:delText xml:space="preserve"> – AT / modem port</w:delText>
              </w:r>
              <w:bookmarkStart w:id="7705" w:name="_Toc489458301"/>
              <w:bookmarkEnd w:id="7705"/>
            </w:del>
          </w:p>
        </w:tc>
        <w:bookmarkStart w:id="7706" w:name="_Toc489458302"/>
        <w:bookmarkEnd w:id="7706"/>
      </w:tr>
      <w:tr w:rsidR="00975CC4" w:rsidRPr="00C41274" w:rsidDel="009453A7" w14:paraId="580864E9" w14:textId="53A58959" w:rsidTr="00166AF3">
        <w:trPr>
          <w:trHeight w:val="42"/>
          <w:del w:id="7707" w:author="Alban Roche" w:date="2017-08-02T16:33:00Z"/>
        </w:trPr>
        <w:tc>
          <w:tcPr>
            <w:tcW w:w="1728" w:type="dxa"/>
          </w:tcPr>
          <w:p w14:paraId="2725FFF6" w14:textId="710795BD" w:rsidR="00975CC4" w:rsidRPr="00E161D8" w:rsidDel="009453A7" w:rsidRDefault="00975CC4" w:rsidP="00166AF3">
            <w:pPr>
              <w:pStyle w:val="TableBody"/>
              <w:rPr>
                <w:del w:id="7708" w:author="Alban Roche" w:date="2017-08-02T16:33:00Z"/>
                <w:i/>
                <w:szCs w:val="18"/>
              </w:rPr>
            </w:pPr>
            <w:del w:id="7709" w:author="Alban Roche" w:date="2017-08-02T16:33:00Z">
              <w:r w:rsidRPr="0094615C" w:rsidDel="009453A7">
                <w:rPr>
                  <w:szCs w:val="18"/>
                  <w:u w:val="single"/>
                </w:rPr>
                <w:delText>Notes</w:delText>
              </w:r>
              <w:bookmarkStart w:id="7710" w:name="_Toc489458303"/>
              <w:bookmarkEnd w:id="7710"/>
            </w:del>
          </w:p>
        </w:tc>
        <w:tc>
          <w:tcPr>
            <w:tcW w:w="7560" w:type="dxa"/>
          </w:tcPr>
          <w:p w14:paraId="77D959F8" w14:textId="677A3C87" w:rsidR="00975CC4" w:rsidRPr="00961562" w:rsidDel="009453A7" w:rsidRDefault="00975CC4" w:rsidP="0059466D">
            <w:pPr>
              <w:pStyle w:val="TableBody"/>
              <w:numPr>
                <w:ilvl w:val="0"/>
                <w:numId w:val="115"/>
              </w:numPr>
              <w:rPr>
                <w:del w:id="7711" w:author="Alban Roche" w:date="2017-08-02T16:33:00Z"/>
              </w:rPr>
            </w:pPr>
            <w:del w:id="7712" w:author="Alban Roche" w:date="2017-08-02T16:33:00Z">
              <w:r w:rsidRPr="00961562" w:rsidDel="009453A7">
                <w:delText>The current configuration is kept in non-volatile memory</w:delText>
              </w:r>
              <w:r w:rsidDel="009453A7">
                <w:delText>.</w:delText>
              </w:r>
              <w:bookmarkStart w:id="7713" w:name="_Toc489458304"/>
              <w:bookmarkEnd w:id="7713"/>
            </w:del>
          </w:p>
          <w:p w14:paraId="685D7956" w14:textId="11B9038E" w:rsidR="00975CC4" w:rsidRPr="00961562" w:rsidDel="009453A7" w:rsidRDefault="00975CC4" w:rsidP="0059466D">
            <w:pPr>
              <w:pStyle w:val="TableBody"/>
              <w:numPr>
                <w:ilvl w:val="0"/>
                <w:numId w:val="115"/>
              </w:numPr>
              <w:rPr>
                <w:del w:id="7714" w:author="Alban Roche" w:date="2017-08-02T16:33:00Z"/>
              </w:rPr>
            </w:pPr>
            <w:del w:id="7715" w:author="Alban Roche" w:date="2017-08-02T16:33:00Z">
              <w:r w:rsidRPr="00961562" w:rsidDel="009453A7">
                <w:delText xml:space="preserve">New configuration will only be activated after </w:delText>
              </w:r>
              <w:r w:rsidDel="009453A7">
                <w:delText xml:space="preserve">the </w:delText>
              </w:r>
              <w:r w:rsidRPr="00961562" w:rsidDel="009453A7">
                <w:delText>module reboot</w:delText>
              </w:r>
              <w:r w:rsidDel="009453A7">
                <w:delText>s.</w:delText>
              </w:r>
              <w:bookmarkStart w:id="7716" w:name="_Toc489458305"/>
              <w:bookmarkEnd w:id="7716"/>
            </w:del>
          </w:p>
          <w:p w14:paraId="6504D299" w14:textId="06E20F8D" w:rsidR="00975CC4" w:rsidDel="009453A7" w:rsidRDefault="00975CC4" w:rsidP="0059466D">
            <w:pPr>
              <w:pStyle w:val="TableBody"/>
              <w:numPr>
                <w:ilvl w:val="0"/>
                <w:numId w:val="115"/>
              </w:numPr>
              <w:rPr>
                <w:del w:id="7717" w:author="Alban Roche" w:date="2017-08-02T16:33:00Z"/>
              </w:rPr>
            </w:pPr>
            <w:del w:id="7718" w:author="Alban Roche" w:date="2017-08-02T16:33:00Z">
              <w:r w:rsidRPr="00961562" w:rsidDel="009453A7">
                <w:delText xml:space="preserve">The factory preset value of </w:delText>
              </w:r>
              <w:r w:rsidRPr="0094615C" w:rsidDel="009453A7">
                <w:delText>&lt;mode&gt;</w:delText>
              </w:r>
              <w:r w:rsidRPr="00961562" w:rsidDel="009453A7">
                <w:delText xml:space="preserve"> is 0</w:delText>
              </w:r>
              <w:r w:rsidDel="009453A7">
                <w:delText>.</w:delText>
              </w:r>
              <w:bookmarkStart w:id="7719" w:name="_Toc489458306"/>
              <w:bookmarkEnd w:id="7719"/>
            </w:del>
          </w:p>
          <w:p w14:paraId="79A8A6FA" w14:textId="48263652" w:rsidR="00975CC4" w:rsidDel="009453A7" w:rsidRDefault="00975CC4" w:rsidP="0059466D">
            <w:pPr>
              <w:pStyle w:val="TableBody"/>
              <w:numPr>
                <w:ilvl w:val="0"/>
                <w:numId w:val="115"/>
              </w:numPr>
              <w:rPr>
                <w:del w:id="7720" w:author="Alban Roche" w:date="2017-08-02T16:33:00Z"/>
              </w:rPr>
            </w:pPr>
            <w:del w:id="7721" w:author="Alban Roche" w:date="2017-08-02T16:33:00Z">
              <w:r w:rsidRPr="00961562" w:rsidDel="009453A7">
                <w:delText xml:space="preserve">This command can be used without </w:delText>
              </w:r>
              <w:r w:rsidDel="009453A7">
                <w:delText xml:space="preserve">a </w:delText>
              </w:r>
              <w:r w:rsidRPr="00961562" w:rsidDel="009453A7">
                <w:delText>SIM</w:delText>
              </w:r>
              <w:r w:rsidDel="009453A7">
                <w:delText>.</w:delText>
              </w:r>
              <w:bookmarkStart w:id="7722" w:name="_Toc489458307"/>
              <w:bookmarkEnd w:id="7722"/>
            </w:del>
          </w:p>
          <w:p w14:paraId="0510292D" w14:textId="0F15D553" w:rsidR="00743192" w:rsidDel="009453A7" w:rsidRDefault="00743192" w:rsidP="0059466D">
            <w:pPr>
              <w:pStyle w:val="TableBody"/>
              <w:numPr>
                <w:ilvl w:val="0"/>
                <w:numId w:val="115"/>
              </w:numPr>
              <w:rPr>
                <w:del w:id="7723" w:author="Alban Roche" w:date="2017-08-02T16:33:00Z"/>
              </w:rPr>
            </w:pPr>
            <w:commentRangeStart w:id="7724"/>
            <w:del w:id="7725" w:author="Alban Roche" w:date="2017-08-02T16:33:00Z">
              <w:r w:rsidDel="009453A7">
                <w:delText>Configuration is not updated when &lt;mode&gt; = 2 if a firmware downgrade is performed.</w:delText>
              </w:r>
              <w:commentRangeEnd w:id="7724"/>
              <w:r w:rsidDel="009453A7">
                <w:rPr>
                  <w:rStyle w:val="CommentReference"/>
                  <w:rFonts w:ascii="Verdana" w:hAnsi="Verdana" w:cs="Times New Roman"/>
                  <w:lang w:eastAsia="en-US"/>
                </w:rPr>
                <w:commentReference w:id="7724"/>
              </w:r>
              <w:bookmarkStart w:id="7726" w:name="_Toc489458308"/>
              <w:bookmarkEnd w:id="7726"/>
            </w:del>
          </w:p>
        </w:tc>
        <w:bookmarkStart w:id="7727" w:name="_Toc489458309"/>
        <w:bookmarkEnd w:id="7727"/>
      </w:tr>
      <w:tr w:rsidR="00975CC4" w:rsidRPr="00C41274" w:rsidDel="009453A7" w14:paraId="1ACB6F04" w14:textId="429226CE" w:rsidTr="00166AF3">
        <w:trPr>
          <w:trHeight w:val="42"/>
          <w:del w:id="7728" w:author="Alban Roche" w:date="2017-08-02T16:33:00Z"/>
        </w:trPr>
        <w:tc>
          <w:tcPr>
            <w:tcW w:w="1728" w:type="dxa"/>
          </w:tcPr>
          <w:p w14:paraId="55141603" w14:textId="72279B65" w:rsidR="00975CC4" w:rsidRPr="0094615C" w:rsidDel="009453A7" w:rsidRDefault="00975CC4" w:rsidP="00166AF3">
            <w:pPr>
              <w:pStyle w:val="TableBody"/>
              <w:rPr>
                <w:del w:id="7729" w:author="Alban Roche" w:date="2017-08-02T16:33:00Z"/>
                <w:szCs w:val="18"/>
                <w:u w:val="single"/>
              </w:rPr>
            </w:pPr>
            <w:del w:id="7730" w:author="Alban Roche" w:date="2017-08-02T16:33:00Z">
              <w:r w:rsidDel="009453A7">
                <w:rPr>
                  <w:szCs w:val="18"/>
                  <w:u w:val="single"/>
                </w:rPr>
                <w:delText>Examples</w:delText>
              </w:r>
              <w:bookmarkStart w:id="7731" w:name="_Toc489458310"/>
              <w:bookmarkEnd w:id="7731"/>
            </w:del>
          </w:p>
        </w:tc>
        <w:tc>
          <w:tcPr>
            <w:tcW w:w="7560" w:type="dxa"/>
          </w:tcPr>
          <w:p w14:paraId="7E9D42FC" w14:textId="21075D77" w:rsidR="00975CC4" w:rsidRPr="0094615C" w:rsidDel="009453A7" w:rsidRDefault="00975CC4" w:rsidP="00166AF3">
            <w:pPr>
              <w:pStyle w:val="TableBody"/>
              <w:rPr>
                <w:del w:id="7732" w:author="Alban Roche" w:date="2017-08-02T16:33:00Z"/>
                <w:b/>
              </w:rPr>
            </w:pPr>
            <w:del w:id="7733" w:author="Alban Roche" w:date="2017-08-02T16:33:00Z">
              <w:r w:rsidRPr="0094615C" w:rsidDel="009453A7">
                <w:rPr>
                  <w:b/>
                </w:rPr>
                <w:delText>AT+KUSBCOMP=0</w:delText>
              </w:r>
              <w:bookmarkStart w:id="7734" w:name="_Toc489458311"/>
              <w:bookmarkEnd w:id="7734"/>
            </w:del>
          </w:p>
          <w:p w14:paraId="721FABD7" w14:textId="3EC95F76" w:rsidR="00975CC4" w:rsidRPr="0094615C" w:rsidDel="009453A7" w:rsidRDefault="00975CC4" w:rsidP="00166AF3">
            <w:pPr>
              <w:pStyle w:val="TableBody"/>
              <w:rPr>
                <w:del w:id="7735" w:author="Alban Roche" w:date="2017-08-02T16:33:00Z"/>
                <w:b/>
              </w:rPr>
            </w:pPr>
            <w:del w:id="7736" w:author="Alban Roche" w:date="2017-08-02T16:33:00Z">
              <w:r w:rsidRPr="0094615C" w:rsidDel="009453A7">
                <w:rPr>
                  <w:b/>
                </w:rPr>
                <w:delText>OK</w:delText>
              </w:r>
              <w:bookmarkStart w:id="7737" w:name="_Toc489458312"/>
              <w:bookmarkEnd w:id="7737"/>
            </w:del>
          </w:p>
          <w:p w14:paraId="44103F55" w14:textId="4E6005DC" w:rsidR="00975CC4" w:rsidRPr="0094615C" w:rsidDel="009453A7" w:rsidRDefault="00975CC4" w:rsidP="00166AF3">
            <w:pPr>
              <w:pStyle w:val="TableBody"/>
              <w:rPr>
                <w:del w:id="7738" w:author="Alban Roche" w:date="2017-08-02T16:33:00Z"/>
                <w:b/>
              </w:rPr>
            </w:pPr>
            <w:bookmarkStart w:id="7739" w:name="_Toc489458313"/>
            <w:bookmarkEnd w:id="7739"/>
          </w:p>
          <w:p w14:paraId="3E5A6CD5" w14:textId="73791B83" w:rsidR="00975CC4" w:rsidRPr="0094615C" w:rsidDel="009453A7" w:rsidRDefault="00975CC4" w:rsidP="00166AF3">
            <w:pPr>
              <w:pStyle w:val="TableBody"/>
              <w:rPr>
                <w:del w:id="7740" w:author="Alban Roche" w:date="2017-08-02T16:33:00Z"/>
                <w:b/>
              </w:rPr>
            </w:pPr>
            <w:del w:id="7741" w:author="Alban Roche" w:date="2017-08-02T16:33:00Z">
              <w:r w:rsidRPr="0094615C" w:rsidDel="009453A7">
                <w:rPr>
                  <w:b/>
                </w:rPr>
                <w:delText>AT+KUSBCOMP=3</w:delText>
              </w:r>
              <w:bookmarkStart w:id="7742" w:name="_Toc489458314"/>
              <w:bookmarkEnd w:id="7742"/>
            </w:del>
          </w:p>
          <w:p w14:paraId="2E0DEFC3" w14:textId="059211D7" w:rsidR="00975CC4" w:rsidRPr="0094615C" w:rsidDel="009453A7" w:rsidRDefault="00975CC4" w:rsidP="00166AF3">
            <w:pPr>
              <w:pStyle w:val="TableBody"/>
              <w:rPr>
                <w:del w:id="7743" w:author="Alban Roche" w:date="2017-08-02T16:33:00Z"/>
                <w:b/>
              </w:rPr>
            </w:pPr>
            <w:del w:id="7744" w:author="Alban Roche" w:date="2017-08-02T16:33:00Z">
              <w:r w:rsidRPr="0094615C" w:rsidDel="009453A7">
                <w:rPr>
                  <w:b/>
                </w:rPr>
                <w:delText>ERROR</w:delText>
              </w:r>
              <w:bookmarkStart w:id="7745" w:name="_Toc489458315"/>
              <w:bookmarkEnd w:id="7745"/>
            </w:del>
          </w:p>
          <w:p w14:paraId="67B3D125" w14:textId="4FC3149C" w:rsidR="00975CC4" w:rsidRPr="0094615C" w:rsidDel="009453A7" w:rsidRDefault="00975CC4" w:rsidP="00166AF3">
            <w:pPr>
              <w:pStyle w:val="TableBody"/>
              <w:rPr>
                <w:del w:id="7746" w:author="Alban Roche" w:date="2017-08-02T16:33:00Z"/>
                <w:b/>
              </w:rPr>
            </w:pPr>
            <w:bookmarkStart w:id="7747" w:name="_Toc489458316"/>
            <w:bookmarkEnd w:id="7747"/>
          </w:p>
          <w:p w14:paraId="786B7951" w14:textId="6ABFEEA8" w:rsidR="00975CC4" w:rsidRPr="0094615C" w:rsidDel="009453A7" w:rsidRDefault="00975CC4" w:rsidP="00166AF3">
            <w:pPr>
              <w:pStyle w:val="TableBody"/>
              <w:rPr>
                <w:del w:id="7748" w:author="Alban Roche" w:date="2017-08-02T16:33:00Z"/>
                <w:b/>
              </w:rPr>
            </w:pPr>
            <w:del w:id="7749" w:author="Alban Roche" w:date="2017-08-02T16:33:00Z">
              <w:r w:rsidRPr="0094615C" w:rsidDel="009453A7">
                <w:rPr>
                  <w:b/>
                </w:rPr>
                <w:delText>AT+KUSBCOMP?</w:delText>
              </w:r>
              <w:bookmarkStart w:id="7750" w:name="_Toc489458317"/>
              <w:bookmarkEnd w:id="7750"/>
            </w:del>
          </w:p>
          <w:p w14:paraId="4E1A0273" w14:textId="3352BCC9" w:rsidR="00975CC4" w:rsidRPr="0094615C" w:rsidDel="009453A7" w:rsidRDefault="00975CC4" w:rsidP="00166AF3">
            <w:pPr>
              <w:pStyle w:val="TableBody"/>
              <w:rPr>
                <w:del w:id="7751" w:author="Alban Roche" w:date="2017-08-02T16:33:00Z"/>
                <w:b/>
              </w:rPr>
            </w:pPr>
            <w:del w:id="7752" w:author="Alban Roche" w:date="2017-08-02T16:33:00Z">
              <w:r w:rsidRPr="0094615C" w:rsidDel="009453A7">
                <w:rPr>
                  <w:b/>
                </w:rPr>
                <w:delText>+KUSBCOMP: 0</w:delText>
              </w:r>
              <w:bookmarkStart w:id="7753" w:name="_Toc489458318"/>
              <w:bookmarkEnd w:id="7753"/>
            </w:del>
          </w:p>
          <w:p w14:paraId="56DCD084" w14:textId="7FF6B69B" w:rsidR="00975CC4" w:rsidRPr="0094615C" w:rsidDel="009453A7" w:rsidRDefault="00975CC4" w:rsidP="00166AF3">
            <w:pPr>
              <w:pStyle w:val="TableBody"/>
              <w:rPr>
                <w:del w:id="7754" w:author="Alban Roche" w:date="2017-08-02T16:33:00Z"/>
                <w:b/>
              </w:rPr>
            </w:pPr>
            <w:del w:id="7755" w:author="Alban Roche" w:date="2017-08-02T16:33:00Z">
              <w:r w:rsidRPr="0094615C" w:rsidDel="009453A7">
                <w:rPr>
                  <w:b/>
                </w:rPr>
                <w:delText>OK</w:delText>
              </w:r>
              <w:bookmarkStart w:id="7756" w:name="_Toc489458319"/>
              <w:bookmarkEnd w:id="7756"/>
            </w:del>
          </w:p>
          <w:p w14:paraId="70383084" w14:textId="36C85FB4" w:rsidR="00975CC4" w:rsidRPr="0094615C" w:rsidDel="009453A7" w:rsidRDefault="00975CC4" w:rsidP="00166AF3">
            <w:pPr>
              <w:pStyle w:val="TableBody"/>
              <w:rPr>
                <w:del w:id="7757" w:author="Alban Roche" w:date="2017-08-02T16:33:00Z"/>
                <w:b/>
              </w:rPr>
            </w:pPr>
            <w:bookmarkStart w:id="7758" w:name="_Toc489458320"/>
            <w:bookmarkEnd w:id="7758"/>
          </w:p>
          <w:p w14:paraId="36AA2C9E" w14:textId="35A2581B" w:rsidR="00975CC4" w:rsidRPr="0094615C" w:rsidDel="009453A7" w:rsidRDefault="00975CC4" w:rsidP="00166AF3">
            <w:pPr>
              <w:pStyle w:val="TableBody"/>
              <w:rPr>
                <w:del w:id="7759" w:author="Alban Roche" w:date="2017-08-02T16:33:00Z"/>
                <w:b/>
              </w:rPr>
            </w:pPr>
            <w:del w:id="7760" w:author="Alban Roche" w:date="2017-08-02T16:33:00Z">
              <w:r w:rsidRPr="0094615C" w:rsidDel="009453A7">
                <w:rPr>
                  <w:b/>
                </w:rPr>
                <w:delText>AT+KUSBCOMP=1</w:delText>
              </w:r>
              <w:bookmarkStart w:id="7761" w:name="_Toc489458321"/>
              <w:bookmarkEnd w:id="7761"/>
            </w:del>
          </w:p>
          <w:p w14:paraId="397E7C32" w14:textId="0EFE5A47" w:rsidR="00975CC4" w:rsidRPr="0094615C" w:rsidDel="009453A7" w:rsidRDefault="00975CC4" w:rsidP="00166AF3">
            <w:pPr>
              <w:pStyle w:val="TableBody"/>
              <w:rPr>
                <w:del w:id="7762" w:author="Alban Roche" w:date="2017-08-02T16:33:00Z"/>
                <w:b/>
              </w:rPr>
            </w:pPr>
            <w:del w:id="7763" w:author="Alban Roche" w:date="2017-08-02T16:33:00Z">
              <w:r w:rsidRPr="0094615C" w:rsidDel="009453A7">
                <w:rPr>
                  <w:b/>
                </w:rPr>
                <w:delText>OK</w:delText>
              </w:r>
              <w:bookmarkStart w:id="7764" w:name="_Toc489458322"/>
              <w:bookmarkEnd w:id="7764"/>
            </w:del>
          </w:p>
          <w:p w14:paraId="446F58FD" w14:textId="4EDA08AB" w:rsidR="00975CC4" w:rsidRPr="0094615C" w:rsidDel="009453A7" w:rsidRDefault="00975CC4" w:rsidP="00166AF3">
            <w:pPr>
              <w:pStyle w:val="TableBody"/>
              <w:rPr>
                <w:del w:id="7765" w:author="Alban Roche" w:date="2017-08-02T16:33:00Z"/>
                <w:b/>
              </w:rPr>
            </w:pPr>
            <w:bookmarkStart w:id="7766" w:name="_Toc489458323"/>
            <w:bookmarkEnd w:id="7766"/>
          </w:p>
          <w:p w14:paraId="7EB5BF0B" w14:textId="4829E814" w:rsidR="00975CC4" w:rsidRPr="0094615C" w:rsidDel="009453A7" w:rsidRDefault="00975CC4" w:rsidP="00166AF3">
            <w:pPr>
              <w:pStyle w:val="TableBody"/>
              <w:rPr>
                <w:del w:id="7767" w:author="Alban Roche" w:date="2017-08-02T16:33:00Z"/>
                <w:b/>
              </w:rPr>
            </w:pPr>
            <w:del w:id="7768" w:author="Alban Roche" w:date="2017-08-02T16:33:00Z">
              <w:r w:rsidRPr="0094615C" w:rsidDel="009453A7">
                <w:rPr>
                  <w:b/>
                </w:rPr>
                <w:delText>AT+CFUN=1,1</w:delText>
              </w:r>
              <w:r w:rsidDel="009453A7">
                <w:rPr>
                  <w:b/>
                </w:rPr>
                <w:tab/>
              </w:r>
              <w:r w:rsidDel="009453A7">
                <w:rPr>
                  <w:b/>
                </w:rPr>
                <w:tab/>
                <w:delText xml:space="preserve">// </w:delText>
              </w:r>
              <w:r w:rsidDel="009453A7">
                <w:rPr>
                  <w:szCs w:val="18"/>
                </w:rPr>
                <w:delText xml:space="preserve">Reboot the module to take effect. The new mode is effective </w:delText>
              </w:r>
              <w:r w:rsidDel="009453A7">
                <w:rPr>
                  <w:szCs w:val="18"/>
                </w:rPr>
                <w:tab/>
              </w:r>
              <w:r w:rsidDel="009453A7">
                <w:rPr>
                  <w:szCs w:val="18"/>
                </w:rPr>
                <w:tab/>
              </w:r>
              <w:r w:rsidDel="009453A7">
                <w:rPr>
                  <w:szCs w:val="18"/>
                </w:rPr>
                <w:tab/>
              </w:r>
              <w:r w:rsidDel="009453A7">
                <w:rPr>
                  <w:szCs w:val="18"/>
                </w:rPr>
                <w:tab/>
              </w:r>
              <w:r w:rsidDel="009453A7">
                <w:rPr>
                  <w:szCs w:val="18"/>
                </w:rPr>
                <w:tab/>
                <w:delText>// with the USB bus re-enumerated.</w:delText>
              </w:r>
              <w:bookmarkStart w:id="7769" w:name="_Toc489458324"/>
              <w:bookmarkEnd w:id="7769"/>
            </w:del>
          </w:p>
          <w:p w14:paraId="1D6F00BC" w14:textId="7ADBDE9E" w:rsidR="00975CC4" w:rsidDel="009453A7" w:rsidRDefault="00975CC4" w:rsidP="00166AF3">
            <w:pPr>
              <w:pStyle w:val="TableBody"/>
              <w:rPr>
                <w:del w:id="7770" w:author="Alban Roche" w:date="2017-08-02T16:33:00Z"/>
                <w:b/>
              </w:rPr>
            </w:pPr>
            <w:del w:id="7771" w:author="Alban Roche" w:date="2017-08-02T16:33:00Z">
              <w:r w:rsidRPr="0094615C" w:rsidDel="009453A7">
                <w:rPr>
                  <w:b/>
                </w:rPr>
                <w:delText>OK</w:delText>
              </w:r>
              <w:bookmarkStart w:id="7772" w:name="_Toc489458325"/>
              <w:bookmarkEnd w:id="7772"/>
            </w:del>
          </w:p>
          <w:p w14:paraId="467BE9F6" w14:textId="515EF2B7" w:rsidR="00975CC4" w:rsidRPr="00961562" w:rsidDel="009453A7" w:rsidRDefault="00975CC4" w:rsidP="00166AF3">
            <w:pPr>
              <w:pStyle w:val="TableBody"/>
              <w:rPr>
                <w:del w:id="7773" w:author="Alban Roche" w:date="2017-08-02T16:33:00Z"/>
              </w:rPr>
            </w:pPr>
            <w:del w:id="7774" w:author="Alban Roche" w:date="2017-08-02T16:33:00Z">
              <w:r w:rsidRPr="0094615C" w:rsidDel="009453A7">
                <w:rPr>
                  <w:b/>
                </w:rPr>
                <w:delText>&lt;&lt;&lt;&lt; module reboots &gt;&gt;&gt;&gt;</w:delText>
              </w:r>
              <w:bookmarkStart w:id="7775" w:name="_Toc489458326"/>
              <w:bookmarkEnd w:id="7775"/>
            </w:del>
          </w:p>
        </w:tc>
        <w:bookmarkStart w:id="7776" w:name="_Toc489458327"/>
        <w:bookmarkEnd w:id="7776"/>
      </w:tr>
    </w:tbl>
    <w:p w14:paraId="096EAE78" w14:textId="5F2E34E4" w:rsidR="00975CC4" w:rsidDel="009453A7" w:rsidRDefault="00975CC4" w:rsidP="0059466D">
      <w:pPr>
        <w:pStyle w:val="Heading2"/>
        <w:numPr>
          <w:ilvl w:val="1"/>
          <w:numId w:val="11"/>
        </w:numPr>
        <w:ind w:left="1080" w:hanging="1080"/>
        <w:rPr>
          <w:del w:id="7777" w:author="Alban Roche" w:date="2017-08-02T16:33:00Z"/>
        </w:rPr>
      </w:pPr>
      <w:bookmarkStart w:id="7778" w:name="_Ref448916256"/>
      <w:bookmarkStart w:id="7779" w:name="_Toc486251612"/>
      <w:commentRangeStart w:id="7780"/>
      <w:del w:id="7781" w:author="Alban Roche" w:date="2017-08-02T16:33:00Z">
        <w:r w:rsidDel="009453A7">
          <w:delText xml:space="preserve">+WMUSBVCC </w:delText>
        </w:r>
        <w:r w:rsidRPr="00AE67EA" w:rsidDel="009453A7">
          <w:delText xml:space="preserve">Command: </w:delText>
        </w:r>
        <w:r w:rsidDel="009453A7">
          <w:delText>USB VCC Detection Setting</w:delText>
        </w:r>
        <w:commentRangeEnd w:id="7780"/>
        <w:r w:rsidDel="009453A7">
          <w:rPr>
            <w:rStyle w:val="CommentReference"/>
            <w:rFonts w:ascii="Verdana" w:eastAsia="Times New Roman" w:hAnsi="Verdana" w:cs="Times New Roman"/>
            <w:b w:val="0"/>
            <w:lang w:eastAsia="en-US"/>
          </w:rPr>
          <w:commentReference w:id="7780"/>
        </w:r>
        <w:bookmarkStart w:id="7782" w:name="_Toc489458328"/>
        <w:bookmarkEnd w:id="7778"/>
        <w:bookmarkEnd w:id="7779"/>
        <w:bookmarkEnd w:id="7782"/>
      </w:del>
    </w:p>
    <w:tbl>
      <w:tblPr>
        <w:tblStyle w:val="TableSWIleft"/>
        <w:tblW w:w="9288" w:type="dxa"/>
        <w:tblLayout w:type="fixed"/>
        <w:tblLook w:val="04A0" w:firstRow="1" w:lastRow="0" w:firstColumn="1" w:lastColumn="0" w:noHBand="0" w:noVBand="1"/>
      </w:tblPr>
      <w:tblGrid>
        <w:gridCol w:w="1728"/>
        <w:gridCol w:w="7560"/>
      </w:tblGrid>
      <w:tr w:rsidR="00975CC4" w:rsidRPr="00C41274" w:rsidDel="009453A7" w14:paraId="73B11387" w14:textId="5D6AF315" w:rsidTr="00166AF3">
        <w:trPr>
          <w:cnfStyle w:val="100000000000" w:firstRow="1" w:lastRow="0" w:firstColumn="0" w:lastColumn="0" w:oddVBand="0" w:evenVBand="0" w:oddHBand="0" w:evenHBand="0" w:firstRowFirstColumn="0" w:firstRowLastColumn="0" w:lastRowFirstColumn="0" w:lastRowLastColumn="0"/>
          <w:del w:id="7783" w:author="Alban Roche" w:date="2017-08-02T16:33:00Z"/>
        </w:trPr>
        <w:tc>
          <w:tcPr>
            <w:tcW w:w="9288" w:type="dxa"/>
            <w:gridSpan w:val="2"/>
          </w:tcPr>
          <w:p w14:paraId="7627E60A" w14:textId="1CAE1511" w:rsidR="00975CC4" w:rsidRPr="00C41274" w:rsidDel="009453A7" w:rsidRDefault="00975CC4">
            <w:pPr>
              <w:pStyle w:val="TableRowHead"/>
              <w:spacing w:before="144" w:after="144"/>
              <w:rPr>
                <w:del w:id="7784" w:author="Alban Roche" w:date="2017-08-02T16:33:00Z"/>
                <w:bCs w:val="0"/>
              </w:rPr>
            </w:pPr>
            <w:del w:id="7785" w:author="Alban Roche" w:date="2017-08-02T14:40:00Z">
              <w:r w:rsidDel="00F22490">
                <w:delText>HL7618, HL7618RD, HL7648, HL7650, HL7688, HL7690 and HL7692</w:delText>
              </w:r>
            </w:del>
            <w:bookmarkStart w:id="7786" w:name="_Toc489458329"/>
            <w:bookmarkEnd w:id="7786"/>
          </w:p>
        </w:tc>
        <w:bookmarkStart w:id="7787" w:name="_Toc489458330"/>
        <w:bookmarkEnd w:id="7787"/>
      </w:tr>
      <w:tr w:rsidR="00975CC4" w:rsidRPr="00C41274" w:rsidDel="009453A7" w14:paraId="429BBCA4" w14:textId="5E583C2F" w:rsidTr="00166AF3">
        <w:trPr>
          <w:trHeight w:val="42"/>
          <w:del w:id="7788" w:author="Alban Roche" w:date="2017-08-02T16:33:00Z"/>
        </w:trPr>
        <w:tc>
          <w:tcPr>
            <w:tcW w:w="1728" w:type="dxa"/>
          </w:tcPr>
          <w:p w14:paraId="6B4712A8" w14:textId="51C028D1" w:rsidR="00975CC4" w:rsidRPr="00E161D8" w:rsidDel="009453A7" w:rsidRDefault="00975CC4" w:rsidP="00166AF3">
            <w:pPr>
              <w:pStyle w:val="TableBody"/>
              <w:rPr>
                <w:del w:id="7789" w:author="Alban Roche" w:date="2017-08-02T16:33:00Z"/>
                <w:i/>
                <w:szCs w:val="18"/>
              </w:rPr>
            </w:pPr>
            <w:del w:id="7790" w:author="Alban Roche" w:date="2017-08-02T16:33:00Z">
              <w:r w:rsidDel="009453A7">
                <w:rPr>
                  <w:i/>
                  <w:szCs w:val="18"/>
                </w:rPr>
                <w:delText>Test</w:delText>
              </w:r>
              <w:r w:rsidRPr="00E161D8" w:rsidDel="009453A7">
                <w:rPr>
                  <w:i/>
                  <w:szCs w:val="18"/>
                </w:rPr>
                <w:delText xml:space="preserve"> command</w:delText>
              </w:r>
              <w:bookmarkStart w:id="7791" w:name="_Toc489458331"/>
              <w:bookmarkEnd w:id="7791"/>
            </w:del>
          </w:p>
          <w:p w14:paraId="20A3B789" w14:textId="53EABCC1" w:rsidR="00975CC4" w:rsidRPr="00E161D8" w:rsidDel="009453A7" w:rsidRDefault="00975CC4" w:rsidP="00166AF3">
            <w:pPr>
              <w:pStyle w:val="TableBody"/>
              <w:rPr>
                <w:del w:id="7792" w:author="Alban Roche" w:date="2017-08-02T16:33:00Z"/>
                <w:szCs w:val="18"/>
              </w:rPr>
            </w:pPr>
            <w:bookmarkStart w:id="7793" w:name="_Toc489458332"/>
            <w:bookmarkEnd w:id="7793"/>
          </w:p>
          <w:p w14:paraId="43C4CA07" w14:textId="241108A5" w:rsidR="00975CC4" w:rsidRPr="00E161D8" w:rsidDel="009453A7" w:rsidRDefault="00975CC4" w:rsidP="00166AF3">
            <w:pPr>
              <w:pStyle w:val="TableBody"/>
              <w:rPr>
                <w:del w:id="7794" w:author="Alban Roche" w:date="2017-08-02T16:33:00Z"/>
                <w:szCs w:val="18"/>
                <w:u w:val="single"/>
              </w:rPr>
            </w:pPr>
            <w:del w:id="7795" w:author="Alban Roche" w:date="2017-08-02T16:33:00Z">
              <w:r w:rsidRPr="00E161D8" w:rsidDel="009453A7">
                <w:rPr>
                  <w:szCs w:val="18"/>
                  <w:u w:val="single"/>
                </w:rPr>
                <w:delText>Syntax</w:delText>
              </w:r>
              <w:bookmarkStart w:id="7796" w:name="_Toc489458333"/>
              <w:bookmarkEnd w:id="7796"/>
            </w:del>
          </w:p>
          <w:p w14:paraId="6F873E6A" w14:textId="3B16181F" w:rsidR="00975CC4" w:rsidRPr="00C41274" w:rsidDel="009453A7" w:rsidRDefault="00975CC4" w:rsidP="00166AF3">
            <w:pPr>
              <w:pStyle w:val="TableBody"/>
              <w:rPr>
                <w:del w:id="7797" w:author="Alban Roche" w:date="2017-08-02T16:33:00Z"/>
              </w:rPr>
            </w:pPr>
            <w:del w:id="7798" w:author="Alban Roche" w:date="2017-08-02T16:33:00Z">
              <w:r w:rsidDel="009453A7">
                <w:rPr>
                  <w:b/>
                  <w:szCs w:val="18"/>
                </w:rPr>
                <w:delText>AT+WMUSBVCC</w:delText>
              </w:r>
              <w:r w:rsidRPr="00C6000C" w:rsidDel="009453A7">
                <w:rPr>
                  <w:b/>
                  <w:szCs w:val="18"/>
                </w:rPr>
                <w:delText>=?</w:delText>
              </w:r>
              <w:bookmarkStart w:id="7799" w:name="_Toc489458334"/>
              <w:bookmarkEnd w:id="7799"/>
            </w:del>
          </w:p>
        </w:tc>
        <w:tc>
          <w:tcPr>
            <w:tcW w:w="7560" w:type="dxa"/>
          </w:tcPr>
          <w:p w14:paraId="32725A7A" w14:textId="59A8391F" w:rsidR="00975CC4" w:rsidRPr="00E161D8" w:rsidDel="009453A7" w:rsidRDefault="00975CC4" w:rsidP="00166AF3">
            <w:pPr>
              <w:pStyle w:val="TableBody"/>
              <w:rPr>
                <w:del w:id="7800" w:author="Alban Roche" w:date="2017-08-02T16:33:00Z"/>
                <w:szCs w:val="18"/>
              </w:rPr>
            </w:pPr>
            <w:bookmarkStart w:id="7801" w:name="_Toc489458335"/>
            <w:bookmarkEnd w:id="7801"/>
          </w:p>
          <w:p w14:paraId="6805B86F" w14:textId="25A44EA1" w:rsidR="00975CC4" w:rsidRPr="00E161D8" w:rsidDel="009453A7" w:rsidRDefault="00975CC4" w:rsidP="00166AF3">
            <w:pPr>
              <w:pStyle w:val="TableBody"/>
              <w:rPr>
                <w:del w:id="7802" w:author="Alban Roche" w:date="2017-08-02T16:33:00Z"/>
                <w:szCs w:val="18"/>
              </w:rPr>
            </w:pPr>
            <w:bookmarkStart w:id="7803" w:name="_Toc489458336"/>
            <w:bookmarkEnd w:id="7803"/>
          </w:p>
          <w:p w14:paraId="3E816A6B" w14:textId="7CFD1494" w:rsidR="00975CC4" w:rsidRPr="00E161D8" w:rsidDel="009453A7" w:rsidRDefault="00975CC4" w:rsidP="00166AF3">
            <w:pPr>
              <w:pStyle w:val="TableBody"/>
              <w:rPr>
                <w:del w:id="7804" w:author="Alban Roche" w:date="2017-08-02T16:33:00Z"/>
                <w:szCs w:val="18"/>
                <w:u w:val="single"/>
              </w:rPr>
            </w:pPr>
            <w:del w:id="7805" w:author="Alban Roche" w:date="2017-08-02T16:33:00Z">
              <w:r w:rsidRPr="00E161D8" w:rsidDel="009453A7">
                <w:rPr>
                  <w:szCs w:val="18"/>
                  <w:u w:val="single"/>
                </w:rPr>
                <w:delText>Response</w:delText>
              </w:r>
              <w:bookmarkStart w:id="7806" w:name="_Toc489458337"/>
              <w:bookmarkEnd w:id="7806"/>
            </w:del>
          </w:p>
          <w:p w14:paraId="05DC5A86" w14:textId="25C238CD" w:rsidR="00975CC4" w:rsidDel="009453A7" w:rsidRDefault="00975CC4" w:rsidP="00166AF3">
            <w:pPr>
              <w:pStyle w:val="TableBody"/>
              <w:rPr>
                <w:del w:id="7807" w:author="Alban Roche" w:date="2017-08-02T16:33:00Z"/>
                <w:szCs w:val="18"/>
              </w:rPr>
            </w:pPr>
            <w:del w:id="7808" w:author="Alban Roche" w:date="2017-08-02T16:33:00Z">
              <w:r w:rsidDel="009453A7">
                <w:rPr>
                  <w:b/>
                  <w:bCs/>
                  <w:szCs w:val="18"/>
                </w:rPr>
                <w:delText xml:space="preserve">+WMUSBVCC: </w:delText>
              </w:r>
              <w:r w:rsidDel="009453A7">
                <w:rPr>
                  <w:szCs w:val="18"/>
                </w:rPr>
                <w:delText xml:space="preserve">(list of supported </w:delText>
              </w:r>
              <w:r w:rsidDel="009453A7">
                <w:rPr>
                  <w:b/>
                  <w:bCs/>
                  <w:szCs w:val="18"/>
                </w:rPr>
                <w:delText>&lt;mode&gt;</w:delText>
              </w:r>
              <w:r w:rsidDel="009453A7">
                <w:rPr>
                  <w:szCs w:val="18"/>
                </w:rPr>
                <w:delText>s)</w:delText>
              </w:r>
              <w:bookmarkStart w:id="7809" w:name="_Toc489458338"/>
              <w:bookmarkEnd w:id="7809"/>
            </w:del>
          </w:p>
          <w:p w14:paraId="71897D60" w14:textId="3DDCE55F" w:rsidR="00975CC4" w:rsidRPr="00C41274" w:rsidDel="009453A7" w:rsidRDefault="00975CC4" w:rsidP="00166AF3">
            <w:pPr>
              <w:spacing w:before="40" w:after="40"/>
              <w:rPr>
                <w:del w:id="7810" w:author="Alban Roche" w:date="2017-08-02T16:33:00Z"/>
              </w:rPr>
            </w:pPr>
            <w:del w:id="7811" w:author="Alban Roche" w:date="2017-08-02T16:33:00Z">
              <w:r w:rsidRPr="00C6000C" w:rsidDel="009453A7">
                <w:rPr>
                  <w:b/>
                  <w:szCs w:val="18"/>
                </w:rPr>
                <w:delText>OK</w:delText>
              </w:r>
              <w:bookmarkStart w:id="7812" w:name="_Toc489458339"/>
              <w:bookmarkEnd w:id="7812"/>
            </w:del>
          </w:p>
        </w:tc>
        <w:bookmarkStart w:id="7813" w:name="_Toc489458340"/>
        <w:bookmarkEnd w:id="7813"/>
      </w:tr>
      <w:tr w:rsidR="00975CC4" w:rsidRPr="00C41274" w:rsidDel="009453A7" w14:paraId="0FF19225" w14:textId="46AD6192" w:rsidTr="00166AF3">
        <w:trPr>
          <w:trHeight w:val="42"/>
          <w:del w:id="7814" w:author="Alban Roche" w:date="2017-08-02T16:33:00Z"/>
        </w:trPr>
        <w:tc>
          <w:tcPr>
            <w:tcW w:w="1728" w:type="dxa"/>
          </w:tcPr>
          <w:p w14:paraId="6BA0C7A7" w14:textId="41684225" w:rsidR="00975CC4" w:rsidRPr="00E161D8" w:rsidDel="009453A7" w:rsidRDefault="00975CC4" w:rsidP="00166AF3">
            <w:pPr>
              <w:pStyle w:val="TableBody"/>
              <w:rPr>
                <w:del w:id="7815" w:author="Alban Roche" w:date="2017-08-02T16:33:00Z"/>
                <w:szCs w:val="18"/>
              </w:rPr>
            </w:pPr>
            <w:del w:id="7816" w:author="Alban Roche" w:date="2017-08-02T16:33:00Z">
              <w:r w:rsidRPr="00E161D8" w:rsidDel="009453A7">
                <w:rPr>
                  <w:i/>
                  <w:szCs w:val="18"/>
                </w:rPr>
                <w:delText>Read</w:delText>
              </w:r>
              <w:r w:rsidRPr="00E161D8" w:rsidDel="009453A7">
                <w:rPr>
                  <w:szCs w:val="18"/>
                </w:rPr>
                <w:delText xml:space="preserve"> command</w:delText>
              </w:r>
              <w:bookmarkStart w:id="7817" w:name="_Toc489458341"/>
              <w:bookmarkEnd w:id="7817"/>
            </w:del>
          </w:p>
          <w:p w14:paraId="121836F9" w14:textId="57BE6B31" w:rsidR="00975CC4" w:rsidRPr="00E161D8" w:rsidDel="009453A7" w:rsidRDefault="00975CC4" w:rsidP="00166AF3">
            <w:pPr>
              <w:pStyle w:val="TableBody"/>
              <w:rPr>
                <w:del w:id="7818" w:author="Alban Roche" w:date="2017-08-02T16:33:00Z"/>
                <w:szCs w:val="18"/>
              </w:rPr>
            </w:pPr>
            <w:bookmarkStart w:id="7819" w:name="_Toc489458342"/>
            <w:bookmarkEnd w:id="7819"/>
          </w:p>
          <w:p w14:paraId="4601B81D" w14:textId="43194905" w:rsidR="00975CC4" w:rsidRPr="00E161D8" w:rsidDel="009453A7" w:rsidRDefault="00975CC4" w:rsidP="00166AF3">
            <w:pPr>
              <w:pStyle w:val="TableBody"/>
              <w:rPr>
                <w:del w:id="7820" w:author="Alban Roche" w:date="2017-08-02T16:33:00Z"/>
                <w:szCs w:val="18"/>
                <w:u w:val="single"/>
              </w:rPr>
            </w:pPr>
            <w:del w:id="7821" w:author="Alban Roche" w:date="2017-08-02T16:33:00Z">
              <w:r w:rsidRPr="00E161D8" w:rsidDel="009453A7">
                <w:rPr>
                  <w:szCs w:val="18"/>
                  <w:u w:val="single"/>
                </w:rPr>
                <w:delText>Syntax</w:delText>
              </w:r>
              <w:bookmarkStart w:id="7822" w:name="_Toc489458343"/>
              <w:bookmarkEnd w:id="7822"/>
            </w:del>
          </w:p>
          <w:p w14:paraId="4B00F937" w14:textId="3D202ED6" w:rsidR="00975CC4" w:rsidDel="009453A7" w:rsidRDefault="00975CC4" w:rsidP="00166AF3">
            <w:pPr>
              <w:pStyle w:val="TableBody"/>
              <w:rPr>
                <w:del w:id="7823" w:author="Alban Roche" w:date="2017-08-02T16:33:00Z"/>
                <w:i/>
                <w:szCs w:val="18"/>
              </w:rPr>
            </w:pPr>
            <w:del w:id="7824" w:author="Alban Roche" w:date="2017-08-02T16:33:00Z">
              <w:r w:rsidRPr="00E161D8" w:rsidDel="009453A7">
                <w:rPr>
                  <w:b/>
                  <w:szCs w:val="18"/>
                </w:rPr>
                <w:delText>AT+</w:delText>
              </w:r>
              <w:r w:rsidDel="009453A7">
                <w:rPr>
                  <w:b/>
                  <w:szCs w:val="18"/>
                </w:rPr>
                <w:delText>WMUSBVCC</w:delText>
              </w:r>
              <w:r w:rsidRPr="00E161D8" w:rsidDel="009453A7">
                <w:rPr>
                  <w:b/>
                  <w:szCs w:val="18"/>
                </w:rPr>
                <w:delText>?</w:delText>
              </w:r>
              <w:bookmarkStart w:id="7825" w:name="_Toc489458344"/>
              <w:bookmarkEnd w:id="7825"/>
            </w:del>
          </w:p>
        </w:tc>
        <w:tc>
          <w:tcPr>
            <w:tcW w:w="7560" w:type="dxa"/>
          </w:tcPr>
          <w:p w14:paraId="7F659429" w14:textId="16B19D17" w:rsidR="00975CC4" w:rsidRPr="00E161D8" w:rsidDel="009453A7" w:rsidRDefault="00975CC4" w:rsidP="00166AF3">
            <w:pPr>
              <w:pStyle w:val="TableBody"/>
              <w:rPr>
                <w:del w:id="7826" w:author="Alban Roche" w:date="2017-08-02T16:33:00Z"/>
                <w:szCs w:val="18"/>
                <w:u w:val="single"/>
              </w:rPr>
            </w:pPr>
            <w:bookmarkStart w:id="7827" w:name="_Toc489458345"/>
            <w:bookmarkEnd w:id="7827"/>
          </w:p>
          <w:p w14:paraId="76F1D949" w14:textId="36E42A90" w:rsidR="00975CC4" w:rsidRPr="00E161D8" w:rsidDel="009453A7" w:rsidRDefault="00975CC4" w:rsidP="00166AF3">
            <w:pPr>
              <w:pStyle w:val="TableBody"/>
              <w:rPr>
                <w:del w:id="7828" w:author="Alban Roche" w:date="2017-08-02T16:33:00Z"/>
                <w:szCs w:val="18"/>
                <w:u w:val="single"/>
              </w:rPr>
            </w:pPr>
            <w:bookmarkStart w:id="7829" w:name="_Toc489458346"/>
            <w:bookmarkEnd w:id="7829"/>
          </w:p>
          <w:p w14:paraId="3729B10B" w14:textId="71CDFF57" w:rsidR="00975CC4" w:rsidRPr="00E161D8" w:rsidDel="009453A7" w:rsidRDefault="00975CC4" w:rsidP="00166AF3">
            <w:pPr>
              <w:pStyle w:val="TableBody"/>
              <w:rPr>
                <w:del w:id="7830" w:author="Alban Roche" w:date="2017-08-02T16:33:00Z"/>
                <w:szCs w:val="18"/>
              </w:rPr>
            </w:pPr>
            <w:del w:id="7831" w:author="Alban Roche" w:date="2017-08-02T16:33:00Z">
              <w:r w:rsidRPr="00E161D8" w:rsidDel="009453A7">
                <w:rPr>
                  <w:szCs w:val="18"/>
                  <w:u w:val="single"/>
                </w:rPr>
                <w:delText>Response</w:delText>
              </w:r>
              <w:bookmarkStart w:id="7832" w:name="_Toc489458347"/>
              <w:bookmarkEnd w:id="7832"/>
            </w:del>
          </w:p>
          <w:p w14:paraId="5579BFA6" w14:textId="2B80B997" w:rsidR="00975CC4" w:rsidDel="009453A7" w:rsidRDefault="00975CC4" w:rsidP="00166AF3">
            <w:pPr>
              <w:pStyle w:val="TableBody"/>
              <w:rPr>
                <w:del w:id="7833" w:author="Alban Roche" w:date="2017-08-02T16:33:00Z"/>
                <w:b/>
                <w:bCs/>
                <w:szCs w:val="18"/>
              </w:rPr>
            </w:pPr>
            <w:del w:id="7834" w:author="Alban Roche" w:date="2017-08-02T16:33:00Z">
              <w:r w:rsidRPr="00C35E67" w:rsidDel="009453A7">
                <w:rPr>
                  <w:b/>
                  <w:bCs/>
                  <w:szCs w:val="18"/>
                </w:rPr>
                <w:delText>+</w:delText>
              </w:r>
              <w:r w:rsidDel="009453A7">
                <w:rPr>
                  <w:b/>
                  <w:bCs/>
                  <w:szCs w:val="18"/>
                </w:rPr>
                <w:delText>WMUSBVCC</w:delText>
              </w:r>
              <w:r w:rsidRPr="00C35E67" w:rsidDel="009453A7">
                <w:rPr>
                  <w:b/>
                  <w:bCs/>
                  <w:szCs w:val="18"/>
                </w:rPr>
                <w:delText>: &lt;</w:delText>
              </w:r>
              <w:r w:rsidDel="009453A7">
                <w:rPr>
                  <w:b/>
                  <w:bCs/>
                  <w:szCs w:val="18"/>
                </w:rPr>
                <w:delText>mode</w:delText>
              </w:r>
              <w:r w:rsidRPr="00C35E67" w:rsidDel="009453A7">
                <w:rPr>
                  <w:b/>
                  <w:bCs/>
                  <w:szCs w:val="18"/>
                </w:rPr>
                <w:delText>&gt;</w:delText>
              </w:r>
              <w:bookmarkStart w:id="7835" w:name="_Toc489458348"/>
              <w:bookmarkEnd w:id="7835"/>
            </w:del>
          </w:p>
          <w:p w14:paraId="3ABA162D" w14:textId="6EE79E36" w:rsidR="00975CC4" w:rsidRPr="00E161D8" w:rsidDel="009453A7" w:rsidRDefault="00975CC4" w:rsidP="00166AF3">
            <w:pPr>
              <w:pStyle w:val="TableBody"/>
              <w:rPr>
                <w:del w:id="7836" w:author="Alban Roche" w:date="2017-08-02T16:33:00Z"/>
                <w:szCs w:val="18"/>
              </w:rPr>
            </w:pPr>
            <w:del w:id="7837" w:author="Alban Roche" w:date="2017-08-02T16:33:00Z">
              <w:r w:rsidDel="009453A7">
                <w:rPr>
                  <w:b/>
                  <w:bCs/>
                  <w:szCs w:val="18"/>
                </w:rPr>
                <w:delText>OK</w:delText>
              </w:r>
              <w:bookmarkStart w:id="7838" w:name="_Toc489458349"/>
              <w:bookmarkEnd w:id="7838"/>
            </w:del>
          </w:p>
        </w:tc>
        <w:bookmarkStart w:id="7839" w:name="_Toc489458350"/>
        <w:bookmarkEnd w:id="7839"/>
      </w:tr>
      <w:tr w:rsidR="00975CC4" w:rsidRPr="00C41274" w:rsidDel="009453A7" w14:paraId="7D0F21B3" w14:textId="06C611F7" w:rsidTr="00166AF3">
        <w:trPr>
          <w:trHeight w:val="42"/>
          <w:del w:id="7840" w:author="Alban Roche" w:date="2017-08-02T16:33:00Z"/>
        </w:trPr>
        <w:tc>
          <w:tcPr>
            <w:tcW w:w="1728" w:type="dxa"/>
          </w:tcPr>
          <w:p w14:paraId="41804818" w14:textId="4F1D780A" w:rsidR="00975CC4" w:rsidDel="009453A7" w:rsidRDefault="00975CC4" w:rsidP="00166AF3">
            <w:pPr>
              <w:pStyle w:val="TableBody"/>
              <w:rPr>
                <w:del w:id="7841" w:author="Alban Roche" w:date="2017-08-02T16:33:00Z"/>
                <w:i/>
                <w:iCs/>
                <w:szCs w:val="18"/>
              </w:rPr>
            </w:pPr>
            <w:del w:id="7842" w:author="Alban Roche" w:date="2017-08-02T16:33:00Z">
              <w:r w:rsidRPr="00E161D8" w:rsidDel="009453A7">
                <w:rPr>
                  <w:i/>
                  <w:szCs w:val="18"/>
                </w:rPr>
                <w:delText>Write</w:delText>
              </w:r>
              <w:r w:rsidRPr="00E161D8" w:rsidDel="009453A7">
                <w:rPr>
                  <w:i/>
                  <w:iCs/>
                  <w:szCs w:val="18"/>
                </w:rPr>
                <w:delText xml:space="preserve"> command</w:delText>
              </w:r>
              <w:bookmarkStart w:id="7843" w:name="_Toc489458351"/>
              <w:bookmarkEnd w:id="7843"/>
            </w:del>
          </w:p>
          <w:p w14:paraId="715A9276" w14:textId="3892FB83" w:rsidR="00975CC4" w:rsidRPr="00E161D8" w:rsidDel="009453A7" w:rsidRDefault="00975CC4" w:rsidP="00166AF3">
            <w:pPr>
              <w:pStyle w:val="TableBody"/>
              <w:rPr>
                <w:del w:id="7844" w:author="Alban Roche" w:date="2017-08-02T16:33:00Z"/>
                <w:i/>
                <w:iCs/>
                <w:szCs w:val="18"/>
              </w:rPr>
            </w:pPr>
            <w:bookmarkStart w:id="7845" w:name="_Toc489458352"/>
            <w:bookmarkEnd w:id="7845"/>
          </w:p>
          <w:p w14:paraId="3AB1BF97" w14:textId="7C9CE739" w:rsidR="00975CC4" w:rsidRPr="00E161D8" w:rsidDel="009453A7" w:rsidRDefault="00975CC4" w:rsidP="00166AF3">
            <w:pPr>
              <w:pStyle w:val="TableBody"/>
              <w:rPr>
                <w:del w:id="7846" w:author="Alban Roche" w:date="2017-08-02T16:33:00Z"/>
                <w:szCs w:val="18"/>
                <w:u w:val="single"/>
              </w:rPr>
            </w:pPr>
            <w:del w:id="7847" w:author="Alban Roche" w:date="2017-08-02T16:33:00Z">
              <w:r w:rsidRPr="00E161D8" w:rsidDel="009453A7">
                <w:rPr>
                  <w:szCs w:val="18"/>
                  <w:u w:val="single"/>
                </w:rPr>
                <w:delText>Syntax</w:delText>
              </w:r>
              <w:bookmarkStart w:id="7848" w:name="_Toc489458353"/>
              <w:bookmarkEnd w:id="7848"/>
            </w:del>
          </w:p>
          <w:p w14:paraId="500FCE1C" w14:textId="2B46BCE0" w:rsidR="00975CC4" w:rsidRPr="00E161D8" w:rsidDel="009453A7" w:rsidRDefault="00975CC4" w:rsidP="00166AF3">
            <w:pPr>
              <w:pStyle w:val="TableBody"/>
              <w:rPr>
                <w:del w:id="7849" w:author="Alban Roche" w:date="2017-08-02T16:33:00Z"/>
                <w:i/>
                <w:szCs w:val="18"/>
              </w:rPr>
            </w:pPr>
            <w:del w:id="7850" w:author="Alban Roche" w:date="2017-08-02T16:33:00Z">
              <w:r w:rsidDel="009453A7">
                <w:rPr>
                  <w:b/>
                  <w:bCs/>
                  <w:szCs w:val="18"/>
                </w:rPr>
                <w:delText>AT+WMUSBVCC=&lt;mode&gt;</w:delText>
              </w:r>
              <w:bookmarkStart w:id="7851" w:name="_Toc489458354"/>
              <w:bookmarkEnd w:id="7851"/>
            </w:del>
          </w:p>
        </w:tc>
        <w:tc>
          <w:tcPr>
            <w:tcW w:w="7560" w:type="dxa"/>
          </w:tcPr>
          <w:p w14:paraId="0962E23D" w14:textId="53C8AD3F" w:rsidR="00975CC4" w:rsidDel="009453A7" w:rsidRDefault="00975CC4" w:rsidP="00166AF3">
            <w:pPr>
              <w:pStyle w:val="TableBody"/>
              <w:rPr>
                <w:del w:id="7852" w:author="Alban Roche" w:date="2017-08-02T16:33:00Z"/>
              </w:rPr>
            </w:pPr>
            <w:bookmarkStart w:id="7853" w:name="_Toc489458355"/>
            <w:bookmarkEnd w:id="7853"/>
          </w:p>
          <w:p w14:paraId="318DFE60" w14:textId="54AB3BDA" w:rsidR="00975CC4" w:rsidDel="009453A7" w:rsidRDefault="00975CC4" w:rsidP="00166AF3">
            <w:pPr>
              <w:pStyle w:val="TableBody"/>
              <w:rPr>
                <w:del w:id="7854" w:author="Alban Roche" w:date="2017-08-02T16:33:00Z"/>
              </w:rPr>
            </w:pPr>
            <w:bookmarkStart w:id="7855" w:name="_Toc489458356"/>
            <w:bookmarkEnd w:id="7855"/>
          </w:p>
          <w:p w14:paraId="2F6475E7" w14:textId="27EB1CB5" w:rsidR="00975CC4" w:rsidRPr="0094615C" w:rsidDel="009453A7" w:rsidRDefault="00975CC4" w:rsidP="00166AF3">
            <w:pPr>
              <w:pStyle w:val="TableBody"/>
              <w:rPr>
                <w:del w:id="7856" w:author="Alban Roche" w:date="2017-08-02T16:33:00Z"/>
                <w:u w:val="single"/>
              </w:rPr>
            </w:pPr>
            <w:del w:id="7857" w:author="Alban Roche" w:date="2017-08-02T16:33:00Z">
              <w:r w:rsidRPr="0094615C" w:rsidDel="009453A7">
                <w:rPr>
                  <w:u w:val="single"/>
                </w:rPr>
                <w:delText>Response</w:delText>
              </w:r>
              <w:bookmarkStart w:id="7858" w:name="_Toc489458357"/>
              <w:bookmarkEnd w:id="7858"/>
            </w:del>
          </w:p>
          <w:p w14:paraId="3C0BEE45" w14:textId="35FB345E" w:rsidR="00975CC4" w:rsidDel="009453A7" w:rsidRDefault="00975CC4" w:rsidP="00166AF3">
            <w:pPr>
              <w:pStyle w:val="TableBody"/>
              <w:rPr>
                <w:del w:id="7859" w:author="Alban Roche" w:date="2017-08-02T16:33:00Z"/>
                <w:b/>
                <w:bCs/>
              </w:rPr>
            </w:pPr>
            <w:del w:id="7860" w:author="Alban Roche" w:date="2017-08-02T16:33:00Z">
              <w:r w:rsidDel="009453A7">
                <w:rPr>
                  <w:b/>
                  <w:bCs/>
                </w:rPr>
                <w:delText>OK</w:delText>
              </w:r>
              <w:bookmarkStart w:id="7861" w:name="_Toc489458358"/>
              <w:bookmarkEnd w:id="7861"/>
            </w:del>
          </w:p>
          <w:p w14:paraId="30C08E41" w14:textId="0114C815" w:rsidR="00975CC4" w:rsidDel="009453A7" w:rsidRDefault="00975CC4" w:rsidP="00166AF3">
            <w:pPr>
              <w:pStyle w:val="TableBody"/>
              <w:rPr>
                <w:del w:id="7862" w:author="Alban Roche" w:date="2017-08-02T16:33:00Z"/>
                <w:b/>
                <w:bCs/>
              </w:rPr>
            </w:pPr>
            <w:bookmarkStart w:id="7863" w:name="_Toc489458359"/>
            <w:bookmarkEnd w:id="7863"/>
          </w:p>
          <w:p w14:paraId="661E2E80" w14:textId="302A7B34" w:rsidR="00975CC4" w:rsidRPr="0094615C" w:rsidDel="009453A7" w:rsidRDefault="00975CC4" w:rsidP="00166AF3">
            <w:pPr>
              <w:pStyle w:val="TableBody"/>
              <w:rPr>
                <w:del w:id="7864" w:author="Alban Roche" w:date="2017-08-02T16:33:00Z"/>
                <w:u w:val="single"/>
              </w:rPr>
            </w:pPr>
            <w:del w:id="7865" w:author="Alban Roche" w:date="2017-08-02T16:33:00Z">
              <w:r w:rsidRPr="00EF2F09" w:rsidDel="009453A7">
                <w:rPr>
                  <w:u w:val="single"/>
                </w:rPr>
                <w:delText>Parameter</w:delText>
              </w:r>
              <w:bookmarkStart w:id="7866" w:name="_Toc489458360"/>
              <w:bookmarkEnd w:id="7866"/>
            </w:del>
          </w:p>
          <w:p w14:paraId="2EEACB01" w14:textId="0D4B04E5" w:rsidR="00975CC4" w:rsidRPr="00C35E67" w:rsidDel="009453A7" w:rsidRDefault="00975CC4" w:rsidP="00166AF3">
            <w:pPr>
              <w:pStyle w:val="TableBody"/>
              <w:rPr>
                <w:del w:id="7867" w:author="Alban Roche" w:date="2017-08-02T16:33:00Z"/>
              </w:rPr>
            </w:pPr>
            <w:del w:id="7868" w:author="Alban Roche" w:date="2017-08-02T16:33:00Z">
              <w:r w:rsidDel="009453A7">
                <w:rPr>
                  <w:b/>
                  <w:bCs/>
                </w:rPr>
                <w:delText>&lt;mode&gt;</w:delText>
              </w:r>
              <w:r w:rsidDel="009453A7">
                <w:rPr>
                  <w:b/>
                  <w:bCs/>
                </w:rPr>
                <w:tab/>
              </w:r>
              <w:r w:rsidRPr="00C35E67" w:rsidDel="009453A7">
                <w:delText>0</w:delText>
              </w:r>
              <w:r w:rsidDel="009453A7">
                <w:tab/>
              </w:r>
              <w:r w:rsidRPr="00CC57B8" w:rsidDel="009453A7">
                <w:delText>USB detection if Vbus &gt; 4.75V</w:delText>
              </w:r>
              <w:bookmarkStart w:id="7869" w:name="_Toc489458361"/>
              <w:bookmarkEnd w:id="7869"/>
            </w:del>
          </w:p>
          <w:p w14:paraId="007AAB6D" w14:textId="34E9C20C" w:rsidR="00975CC4" w:rsidRPr="00E161D8" w:rsidDel="009453A7" w:rsidRDefault="00975CC4" w:rsidP="00166AF3">
            <w:pPr>
              <w:pStyle w:val="TableBody"/>
              <w:rPr>
                <w:del w:id="7870" w:author="Alban Roche" w:date="2017-08-02T16:33:00Z"/>
                <w:szCs w:val="18"/>
                <w:u w:val="single"/>
              </w:rPr>
            </w:pPr>
            <w:del w:id="7871" w:author="Alban Roche" w:date="2017-08-02T16:33:00Z">
              <w:r w:rsidDel="009453A7">
                <w:tab/>
              </w:r>
              <w:r w:rsidDel="009453A7">
                <w:tab/>
              </w:r>
              <w:r w:rsidRPr="0094615C" w:rsidDel="009453A7">
                <w:rPr>
                  <w:u w:val="single"/>
                </w:rPr>
                <w:delText>1</w:delText>
              </w:r>
              <w:r w:rsidDel="009453A7">
                <w:tab/>
              </w:r>
              <w:r w:rsidRPr="00CC57B8" w:rsidDel="009453A7">
                <w:delText xml:space="preserve">USB detection if Vbus &gt; 2.5V </w:delText>
              </w:r>
              <w:r w:rsidRPr="008559ED" w:rsidDel="009453A7">
                <w:delText>(e</w:delText>
              </w:r>
              <w:r w:rsidDel="009453A7">
                <w:delText>.</w:delText>
              </w:r>
              <w:r w:rsidRPr="008559ED" w:rsidDel="009453A7">
                <w:delText>g</w:delText>
              </w:r>
              <w:r w:rsidDel="009453A7">
                <w:delText>.</w:delText>
              </w:r>
              <w:r w:rsidRPr="008559ED" w:rsidDel="009453A7">
                <w:delText>, for PC mini-card application</w:delText>
              </w:r>
              <w:r w:rsidDel="009453A7">
                <w:delText>s</w:delText>
              </w:r>
              <w:r w:rsidRPr="008559ED" w:rsidDel="009453A7">
                <w:delText>)</w:delText>
              </w:r>
              <w:bookmarkStart w:id="7872" w:name="_Toc489458362"/>
              <w:bookmarkEnd w:id="7872"/>
            </w:del>
          </w:p>
        </w:tc>
        <w:bookmarkStart w:id="7873" w:name="_Toc489458363"/>
        <w:bookmarkEnd w:id="7873"/>
      </w:tr>
      <w:tr w:rsidR="00975CC4" w:rsidRPr="00C41274" w:rsidDel="009453A7" w14:paraId="4E3DDB09" w14:textId="52E74CB8" w:rsidTr="00166AF3">
        <w:trPr>
          <w:trHeight w:val="42"/>
          <w:del w:id="7874" w:author="Alban Roche" w:date="2017-08-02T16:33:00Z"/>
        </w:trPr>
        <w:tc>
          <w:tcPr>
            <w:tcW w:w="1728" w:type="dxa"/>
          </w:tcPr>
          <w:p w14:paraId="488CDD91" w14:textId="19F3E4B2" w:rsidR="00975CC4" w:rsidRPr="00C41274" w:rsidDel="009453A7" w:rsidRDefault="00975CC4" w:rsidP="00166AF3">
            <w:pPr>
              <w:pStyle w:val="TableBody"/>
              <w:rPr>
                <w:del w:id="7875" w:author="Alban Roche" w:date="2017-08-02T16:33:00Z"/>
                <w:u w:val="single"/>
              </w:rPr>
            </w:pPr>
            <w:del w:id="7876" w:author="Alban Roche" w:date="2017-08-02T16:33:00Z">
              <w:r w:rsidRPr="00C41274" w:rsidDel="009453A7">
                <w:rPr>
                  <w:u w:val="single"/>
                </w:rPr>
                <w:delText>Reference</w:delText>
              </w:r>
              <w:bookmarkStart w:id="7877" w:name="_Toc489458364"/>
              <w:bookmarkEnd w:id="7877"/>
            </w:del>
          </w:p>
          <w:p w14:paraId="5F1CEDB3" w14:textId="5B8C2518" w:rsidR="00975CC4" w:rsidRPr="00E161D8" w:rsidDel="009453A7" w:rsidRDefault="00975CC4" w:rsidP="00166AF3">
            <w:pPr>
              <w:pStyle w:val="TableBody"/>
              <w:rPr>
                <w:del w:id="7878" w:author="Alban Roche" w:date="2017-08-02T16:33:00Z"/>
                <w:i/>
                <w:szCs w:val="18"/>
              </w:rPr>
            </w:pPr>
            <w:del w:id="7879" w:author="Alban Roche" w:date="2017-08-02T16:33:00Z">
              <w:r w:rsidDel="009453A7">
                <w:rPr>
                  <w:szCs w:val="18"/>
                </w:rPr>
                <w:delText>Sierra Wireless Proprietary</w:delText>
              </w:r>
              <w:bookmarkStart w:id="7880" w:name="_Toc489458365"/>
              <w:bookmarkEnd w:id="7880"/>
            </w:del>
          </w:p>
        </w:tc>
        <w:tc>
          <w:tcPr>
            <w:tcW w:w="7560" w:type="dxa"/>
          </w:tcPr>
          <w:p w14:paraId="73D7C6B0" w14:textId="57BA5015" w:rsidR="00975CC4" w:rsidDel="009453A7" w:rsidRDefault="00975CC4" w:rsidP="00166AF3">
            <w:pPr>
              <w:pStyle w:val="TableBody"/>
              <w:rPr>
                <w:del w:id="7881" w:author="Alban Roche" w:date="2017-08-02T16:33:00Z"/>
                <w:u w:val="single"/>
              </w:rPr>
            </w:pPr>
            <w:del w:id="7882" w:author="Alban Roche" w:date="2017-08-02T16:33:00Z">
              <w:r w:rsidRPr="0094615C" w:rsidDel="009453A7">
                <w:rPr>
                  <w:u w:val="single"/>
                </w:rPr>
                <w:delText>Notes</w:delText>
              </w:r>
              <w:bookmarkStart w:id="7883" w:name="_Toc489458366"/>
              <w:bookmarkEnd w:id="7883"/>
            </w:del>
          </w:p>
          <w:p w14:paraId="37EE45E6" w14:textId="7AB28695" w:rsidR="00975CC4" w:rsidDel="009453A7" w:rsidRDefault="00975CC4" w:rsidP="0059466D">
            <w:pPr>
              <w:pStyle w:val="TableBody"/>
              <w:numPr>
                <w:ilvl w:val="0"/>
                <w:numId w:val="116"/>
              </w:numPr>
              <w:rPr>
                <w:del w:id="7884" w:author="Alban Roche" w:date="2017-08-02T16:33:00Z"/>
              </w:rPr>
            </w:pPr>
            <w:del w:id="7885" w:author="Alban Roche" w:date="2017-08-02T16:33:00Z">
              <w:r w:rsidRPr="00EF2F09" w:rsidDel="009453A7">
                <w:delText>&lt;mode&gt; is saved to non-volatile memory over module reset</w:delText>
              </w:r>
              <w:r w:rsidDel="009453A7">
                <w:delText>.</w:delText>
              </w:r>
              <w:bookmarkStart w:id="7886" w:name="_Toc489458367"/>
              <w:bookmarkEnd w:id="7886"/>
            </w:del>
          </w:p>
          <w:p w14:paraId="4AFC5B0D" w14:textId="54E43C39" w:rsidR="00975CC4" w:rsidDel="009453A7" w:rsidRDefault="00975CC4" w:rsidP="0059466D">
            <w:pPr>
              <w:pStyle w:val="TableBody"/>
              <w:numPr>
                <w:ilvl w:val="0"/>
                <w:numId w:val="116"/>
              </w:numPr>
              <w:rPr>
                <w:del w:id="7887" w:author="Alban Roche" w:date="2017-08-02T16:33:00Z"/>
              </w:rPr>
            </w:pPr>
            <w:del w:id="7888" w:author="Alban Roche" w:date="2017-08-02T16:33:00Z">
              <w:r w:rsidRPr="00EF2F09" w:rsidDel="009453A7">
                <w:delText xml:space="preserve">This command can be used without </w:delText>
              </w:r>
              <w:r w:rsidDel="009453A7">
                <w:delText xml:space="preserve">a </w:delText>
              </w:r>
              <w:r w:rsidRPr="00EF2F09" w:rsidDel="009453A7">
                <w:delText>SIM</w:delText>
              </w:r>
              <w:r w:rsidDel="009453A7">
                <w:delText>.</w:delText>
              </w:r>
              <w:bookmarkStart w:id="7889" w:name="_Toc489458368"/>
              <w:bookmarkEnd w:id="7889"/>
            </w:del>
          </w:p>
        </w:tc>
        <w:bookmarkStart w:id="7890" w:name="_Toc489458369"/>
        <w:bookmarkEnd w:id="7890"/>
      </w:tr>
      <w:tr w:rsidR="00975CC4" w:rsidRPr="00C41274" w:rsidDel="009453A7" w14:paraId="01504BE7" w14:textId="25704407" w:rsidTr="00166AF3">
        <w:trPr>
          <w:trHeight w:val="42"/>
          <w:del w:id="7891" w:author="Alban Roche" w:date="2017-08-02T16:33:00Z"/>
        </w:trPr>
        <w:tc>
          <w:tcPr>
            <w:tcW w:w="1728" w:type="dxa"/>
          </w:tcPr>
          <w:p w14:paraId="3608D5E4" w14:textId="08108DB0" w:rsidR="00975CC4" w:rsidRPr="00C41274" w:rsidDel="009453A7" w:rsidRDefault="00975CC4" w:rsidP="00166AF3">
            <w:pPr>
              <w:pStyle w:val="TableBody"/>
              <w:rPr>
                <w:del w:id="7892" w:author="Alban Roche" w:date="2017-08-02T16:33:00Z"/>
                <w:u w:val="single"/>
              </w:rPr>
            </w:pPr>
            <w:del w:id="7893" w:author="Alban Roche" w:date="2017-08-02T16:33:00Z">
              <w:r w:rsidDel="009453A7">
                <w:rPr>
                  <w:u w:val="single"/>
                </w:rPr>
                <w:delText>Examples</w:delText>
              </w:r>
              <w:bookmarkStart w:id="7894" w:name="_Toc489458370"/>
              <w:bookmarkEnd w:id="7894"/>
            </w:del>
          </w:p>
        </w:tc>
        <w:tc>
          <w:tcPr>
            <w:tcW w:w="7560" w:type="dxa"/>
          </w:tcPr>
          <w:p w14:paraId="0C025BB5" w14:textId="075797BE" w:rsidR="00975CC4" w:rsidRPr="0094615C" w:rsidDel="009453A7" w:rsidRDefault="00975CC4" w:rsidP="00166AF3">
            <w:pPr>
              <w:pStyle w:val="TableBody"/>
              <w:rPr>
                <w:del w:id="7895" w:author="Alban Roche" w:date="2017-08-02T16:33:00Z"/>
                <w:b/>
              </w:rPr>
            </w:pPr>
            <w:del w:id="7896" w:author="Alban Roche" w:date="2017-08-02T16:33:00Z">
              <w:r w:rsidRPr="0094615C" w:rsidDel="009453A7">
                <w:rPr>
                  <w:b/>
                </w:rPr>
                <w:delText>AT+WMUSBVCC=?</w:delText>
              </w:r>
              <w:bookmarkStart w:id="7897" w:name="_Toc489458371"/>
              <w:bookmarkEnd w:id="7897"/>
            </w:del>
          </w:p>
          <w:p w14:paraId="5184D3FE" w14:textId="2B119FDE" w:rsidR="00975CC4" w:rsidRPr="0094615C" w:rsidDel="009453A7" w:rsidRDefault="00975CC4" w:rsidP="00166AF3">
            <w:pPr>
              <w:pStyle w:val="TableBody"/>
              <w:rPr>
                <w:del w:id="7898" w:author="Alban Roche" w:date="2017-08-02T16:33:00Z"/>
                <w:b/>
              </w:rPr>
            </w:pPr>
            <w:del w:id="7899" w:author="Alban Roche" w:date="2017-08-02T16:33:00Z">
              <w:r w:rsidRPr="0094615C" w:rsidDel="009453A7">
                <w:rPr>
                  <w:b/>
                </w:rPr>
                <w:delText>+WMUSBVCC: (0-1)</w:delText>
              </w:r>
              <w:bookmarkStart w:id="7900" w:name="_Toc489458372"/>
              <w:bookmarkEnd w:id="7900"/>
            </w:del>
          </w:p>
          <w:p w14:paraId="6FC59BAD" w14:textId="42D040A8" w:rsidR="00975CC4" w:rsidRPr="0094615C" w:rsidDel="009453A7" w:rsidRDefault="00975CC4" w:rsidP="00166AF3">
            <w:pPr>
              <w:pStyle w:val="TableBody"/>
              <w:rPr>
                <w:del w:id="7901" w:author="Alban Roche" w:date="2017-08-02T16:33:00Z"/>
                <w:b/>
              </w:rPr>
            </w:pPr>
            <w:del w:id="7902" w:author="Alban Roche" w:date="2017-08-02T16:33:00Z">
              <w:r w:rsidRPr="0094615C" w:rsidDel="009453A7">
                <w:rPr>
                  <w:b/>
                </w:rPr>
                <w:delText>OK</w:delText>
              </w:r>
              <w:bookmarkStart w:id="7903" w:name="_Toc489458373"/>
              <w:bookmarkEnd w:id="7903"/>
            </w:del>
          </w:p>
          <w:p w14:paraId="0AF224FA" w14:textId="4A4D5329" w:rsidR="00975CC4" w:rsidRPr="0094615C" w:rsidDel="009453A7" w:rsidRDefault="00975CC4" w:rsidP="00166AF3">
            <w:pPr>
              <w:pStyle w:val="TableBody"/>
              <w:rPr>
                <w:del w:id="7904" w:author="Alban Roche" w:date="2017-08-02T16:33:00Z"/>
                <w:b/>
              </w:rPr>
            </w:pPr>
            <w:bookmarkStart w:id="7905" w:name="_Toc489458374"/>
            <w:bookmarkEnd w:id="7905"/>
          </w:p>
          <w:p w14:paraId="0681384E" w14:textId="1A50AB09" w:rsidR="00975CC4" w:rsidRPr="0094615C" w:rsidDel="009453A7" w:rsidRDefault="00975CC4" w:rsidP="00166AF3">
            <w:pPr>
              <w:pStyle w:val="TableBody"/>
              <w:rPr>
                <w:del w:id="7906" w:author="Alban Roche" w:date="2017-08-02T16:33:00Z"/>
                <w:b/>
              </w:rPr>
            </w:pPr>
            <w:del w:id="7907" w:author="Alban Roche" w:date="2017-08-02T16:33:00Z">
              <w:r w:rsidRPr="0094615C" w:rsidDel="009453A7">
                <w:rPr>
                  <w:b/>
                </w:rPr>
                <w:delText>AT+WMUSBVCC?</w:delText>
              </w:r>
              <w:bookmarkStart w:id="7908" w:name="_Toc489458375"/>
              <w:bookmarkEnd w:id="7908"/>
            </w:del>
          </w:p>
          <w:p w14:paraId="2659C5A1" w14:textId="5358DC45" w:rsidR="00975CC4" w:rsidRPr="0094615C" w:rsidDel="009453A7" w:rsidRDefault="00975CC4" w:rsidP="00166AF3">
            <w:pPr>
              <w:pStyle w:val="TableBody"/>
              <w:rPr>
                <w:del w:id="7909" w:author="Alban Roche" w:date="2017-08-02T16:33:00Z"/>
                <w:b/>
              </w:rPr>
            </w:pPr>
            <w:del w:id="7910" w:author="Alban Roche" w:date="2017-08-02T16:33:00Z">
              <w:r w:rsidRPr="0094615C" w:rsidDel="009453A7">
                <w:rPr>
                  <w:b/>
                </w:rPr>
                <w:delText>+WMUSBVCC: 0</w:delText>
              </w:r>
              <w:bookmarkStart w:id="7911" w:name="_Toc489458376"/>
              <w:bookmarkEnd w:id="7911"/>
            </w:del>
          </w:p>
          <w:p w14:paraId="5CFF7B4B" w14:textId="161A3D5B" w:rsidR="00975CC4" w:rsidRPr="0094615C" w:rsidDel="009453A7" w:rsidRDefault="00975CC4" w:rsidP="00166AF3">
            <w:pPr>
              <w:pStyle w:val="TableBody"/>
              <w:rPr>
                <w:del w:id="7912" w:author="Alban Roche" w:date="2017-08-02T16:33:00Z"/>
                <w:b/>
              </w:rPr>
            </w:pPr>
            <w:del w:id="7913" w:author="Alban Roche" w:date="2017-08-02T16:33:00Z">
              <w:r w:rsidRPr="0094615C" w:rsidDel="009453A7">
                <w:rPr>
                  <w:b/>
                </w:rPr>
                <w:delText xml:space="preserve">OK </w:delText>
              </w:r>
              <w:bookmarkStart w:id="7914" w:name="_Toc489458377"/>
              <w:bookmarkEnd w:id="7914"/>
            </w:del>
          </w:p>
          <w:p w14:paraId="5029C2DD" w14:textId="07B09617" w:rsidR="00975CC4" w:rsidRPr="0094615C" w:rsidDel="009453A7" w:rsidRDefault="00975CC4" w:rsidP="00166AF3">
            <w:pPr>
              <w:pStyle w:val="TableBody"/>
              <w:rPr>
                <w:del w:id="7915" w:author="Alban Roche" w:date="2017-08-02T16:33:00Z"/>
                <w:b/>
              </w:rPr>
            </w:pPr>
            <w:bookmarkStart w:id="7916" w:name="_Toc489458378"/>
            <w:bookmarkEnd w:id="7916"/>
          </w:p>
          <w:p w14:paraId="6D257139" w14:textId="4AE80E4F" w:rsidR="00975CC4" w:rsidRPr="0094615C" w:rsidDel="009453A7" w:rsidRDefault="00975CC4" w:rsidP="00166AF3">
            <w:pPr>
              <w:pStyle w:val="TableBody"/>
              <w:rPr>
                <w:del w:id="7917" w:author="Alban Roche" w:date="2017-08-02T16:33:00Z"/>
                <w:b/>
              </w:rPr>
            </w:pPr>
            <w:del w:id="7918" w:author="Alban Roche" w:date="2017-08-02T16:33:00Z">
              <w:r w:rsidRPr="0094615C" w:rsidDel="009453A7">
                <w:rPr>
                  <w:b/>
                </w:rPr>
                <w:delText>AT+WMUSBVCC=0</w:delText>
              </w:r>
              <w:r w:rsidRPr="0094615C" w:rsidDel="009453A7">
                <w:tab/>
              </w:r>
              <w:r w:rsidRPr="0094615C" w:rsidDel="009453A7">
                <w:tab/>
                <w:delText>// Change setting to mode 0</w:delText>
              </w:r>
              <w:bookmarkStart w:id="7919" w:name="_Toc489458379"/>
              <w:bookmarkEnd w:id="7919"/>
            </w:del>
          </w:p>
          <w:p w14:paraId="507588D9" w14:textId="31C54DAD" w:rsidR="00975CC4" w:rsidRPr="0094615C" w:rsidDel="009453A7" w:rsidRDefault="00975CC4" w:rsidP="00166AF3">
            <w:pPr>
              <w:pStyle w:val="TableBody"/>
              <w:rPr>
                <w:del w:id="7920" w:author="Alban Roche" w:date="2017-08-02T16:33:00Z"/>
                <w:b/>
              </w:rPr>
            </w:pPr>
            <w:del w:id="7921" w:author="Alban Roche" w:date="2017-08-02T16:33:00Z">
              <w:r w:rsidRPr="0094615C" w:rsidDel="009453A7">
                <w:rPr>
                  <w:b/>
                </w:rPr>
                <w:delText>OK</w:delText>
              </w:r>
              <w:bookmarkStart w:id="7922" w:name="_Toc489458380"/>
              <w:bookmarkEnd w:id="7922"/>
            </w:del>
          </w:p>
          <w:p w14:paraId="480FD176" w14:textId="7941BB1D" w:rsidR="00975CC4" w:rsidRPr="0094615C" w:rsidDel="009453A7" w:rsidRDefault="00975CC4" w:rsidP="00166AF3">
            <w:pPr>
              <w:pStyle w:val="TableBody"/>
              <w:rPr>
                <w:del w:id="7923" w:author="Alban Roche" w:date="2017-08-02T16:33:00Z"/>
                <w:b/>
              </w:rPr>
            </w:pPr>
            <w:bookmarkStart w:id="7924" w:name="_Toc489458381"/>
            <w:bookmarkEnd w:id="7924"/>
          </w:p>
          <w:p w14:paraId="21E37389" w14:textId="4281C2CE" w:rsidR="00975CC4" w:rsidRPr="0094615C" w:rsidDel="009453A7" w:rsidRDefault="00975CC4" w:rsidP="00166AF3">
            <w:pPr>
              <w:pStyle w:val="TableBody"/>
              <w:rPr>
                <w:del w:id="7925" w:author="Alban Roche" w:date="2017-08-02T16:33:00Z"/>
                <w:b/>
              </w:rPr>
            </w:pPr>
            <w:del w:id="7926" w:author="Alban Roche" w:date="2017-08-02T16:33:00Z">
              <w:r w:rsidRPr="0094615C" w:rsidDel="009453A7">
                <w:rPr>
                  <w:b/>
                </w:rPr>
                <w:delText>AT+WMUSBVCC?</w:delText>
              </w:r>
              <w:bookmarkStart w:id="7927" w:name="_Toc489458382"/>
              <w:bookmarkEnd w:id="7927"/>
            </w:del>
          </w:p>
          <w:p w14:paraId="2DD4162D" w14:textId="3B14B5C5" w:rsidR="00975CC4" w:rsidRPr="0094615C" w:rsidDel="009453A7" w:rsidRDefault="00975CC4" w:rsidP="00166AF3">
            <w:pPr>
              <w:pStyle w:val="TableBody"/>
              <w:rPr>
                <w:del w:id="7928" w:author="Alban Roche" w:date="2017-08-02T16:33:00Z"/>
                <w:b/>
              </w:rPr>
            </w:pPr>
            <w:del w:id="7929" w:author="Alban Roche" w:date="2017-08-02T16:33:00Z">
              <w:r w:rsidRPr="0094615C" w:rsidDel="009453A7">
                <w:rPr>
                  <w:b/>
                </w:rPr>
                <w:delText>+WMUSBVCC: 0</w:delText>
              </w:r>
              <w:bookmarkStart w:id="7930" w:name="_Toc489458383"/>
              <w:bookmarkEnd w:id="7930"/>
            </w:del>
          </w:p>
          <w:p w14:paraId="3C639A29" w14:textId="781CCE61" w:rsidR="00975CC4" w:rsidRPr="0094615C" w:rsidDel="009453A7" w:rsidRDefault="00975CC4" w:rsidP="00166AF3">
            <w:pPr>
              <w:pStyle w:val="TableBody"/>
              <w:rPr>
                <w:del w:id="7931" w:author="Alban Roche" w:date="2017-08-02T16:33:00Z"/>
                <w:b/>
              </w:rPr>
            </w:pPr>
            <w:del w:id="7932" w:author="Alban Roche" w:date="2017-08-02T16:33:00Z">
              <w:r w:rsidRPr="0094615C" w:rsidDel="009453A7">
                <w:rPr>
                  <w:b/>
                </w:rPr>
                <w:delText xml:space="preserve">OK </w:delText>
              </w:r>
              <w:bookmarkStart w:id="7933" w:name="_Toc489458384"/>
              <w:bookmarkEnd w:id="7933"/>
            </w:del>
          </w:p>
          <w:p w14:paraId="541DDA41" w14:textId="04264572" w:rsidR="00975CC4" w:rsidRPr="0094615C" w:rsidDel="009453A7" w:rsidRDefault="00975CC4" w:rsidP="00166AF3">
            <w:pPr>
              <w:pStyle w:val="TableBody"/>
              <w:rPr>
                <w:del w:id="7934" w:author="Alban Roche" w:date="2017-08-02T16:33:00Z"/>
                <w:b/>
              </w:rPr>
            </w:pPr>
            <w:bookmarkStart w:id="7935" w:name="_Toc489458385"/>
            <w:bookmarkEnd w:id="7935"/>
          </w:p>
          <w:p w14:paraId="184AD4C5" w14:textId="36AAC3E9" w:rsidR="00975CC4" w:rsidRPr="0094615C" w:rsidDel="009453A7" w:rsidRDefault="00975CC4" w:rsidP="00166AF3">
            <w:pPr>
              <w:pStyle w:val="TableBody"/>
              <w:rPr>
                <w:del w:id="7936" w:author="Alban Roche" w:date="2017-08-02T16:33:00Z"/>
                <w:b/>
              </w:rPr>
            </w:pPr>
            <w:del w:id="7937" w:author="Alban Roche" w:date="2017-08-02T16:33:00Z">
              <w:r w:rsidRPr="0094615C" w:rsidDel="009453A7">
                <w:rPr>
                  <w:b/>
                </w:rPr>
                <w:delText>AT+WMUSBVCC=1</w:delText>
              </w:r>
              <w:r w:rsidRPr="0094615C" w:rsidDel="009453A7">
                <w:tab/>
              </w:r>
              <w:r w:rsidRPr="0094615C" w:rsidDel="009453A7">
                <w:tab/>
                <w:delText>// Change setting to mode 1</w:delText>
              </w:r>
              <w:bookmarkStart w:id="7938" w:name="_Toc489458386"/>
              <w:bookmarkEnd w:id="7938"/>
            </w:del>
          </w:p>
          <w:p w14:paraId="09D1454A" w14:textId="0DB2B4B0" w:rsidR="00975CC4" w:rsidRPr="0094615C" w:rsidDel="009453A7" w:rsidRDefault="00975CC4" w:rsidP="00166AF3">
            <w:pPr>
              <w:pStyle w:val="TableBody"/>
              <w:rPr>
                <w:del w:id="7939" w:author="Alban Roche" w:date="2017-08-02T16:33:00Z"/>
                <w:b/>
              </w:rPr>
            </w:pPr>
            <w:del w:id="7940" w:author="Alban Roche" w:date="2017-08-02T16:33:00Z">
              <w:r w:rsidRPr="0094615C" w:rsidDel="009453A7">
                <w:rPr>
                  <w:b/>
                </w:rPr>
                <w:delText>OK</w:delText>
              </w:r>
              <w:bookmarkStart w:id="7941" w:name="_Toc489458387"/>
              <w:bookmarkEnd w:id="7941"/>
            </w:del>
          </w:p>
          <w:p w14:paraId="3C5BD271" w14:textId="1BCA7C5C" w:rsidR="00975CC4" w:rsidRPr="0094615C" w:rsidDel="009453A7" w:rsidRDefault="00975CC4" w:rsidP="00166AF3">
            <w:pPr>
              <w:pStyle w:val="TableBody"/>
              <w:rPr>
                <w:del w:id="7942" w:author="Alban Roche" w:date="2017-08-02T16:33:00Z"/>
                <w:b/>
              </w:rPr>
            </w:pPr>
            <w:bookmarkStart w:id="7943" w:name="_Toc489458388"/>
            <w:bookmarkEnd w:id="7943"/>
          </w:p>
          <w:p w14:paraId="29A5197C" w14:textId="3A32DDE3" w:rsidR="00975CC4" w:rsidRPr="0094615C" w:rsidDel="009453A7" w:rsidRDefault="00975CC4" w:rsidP="00166AF3">
            <w:pPr>
              <w:pStyle w:val="TableBody"/>
              <w:rPr>
                <w:del w:id="7944" w:author="Alban Roche" w:date="2017-08-02T16:33:00Z"/>
                <w:b/>
              </w:rPr>
            </w:pPr>
            <w:del w:id="7945" w:author="Alban Roche" w:date="2017-08-02T16:33:00Z">
              <w:r w:rsidRPr="0094615C" w:rsidDel="009453A7">
                <w:rPr>
                  <w:b/>
                </w:rPr>
                <w:delText>AT+WMUSBVCC?</w:delText>
              </w:r>
              <w:bookmarkStart w:id="7946" w:name="_Toc489458389"/>
              <w:bookmarkEnd w:id="7946"/>
            </w:del>
          </w:p>
          <w:p w14:paraId="3DCF7B1F" w14:textId="0E62F898" w:rsidR="00975CC4" w:rsidRPr="0094615C" w:rsidDel="009453A7" w:rsidRDefault="00975CC4" w:rsidP="00166AF3">
            <w:pPr>
              <w:pStyle w:val="TableBody"/>
              <w:rPr>
                <w:del w:id="7947" w:author="Alban Roche" w:date="2017-08-02T16:33:00Z"/>
                <w:b/>
              </w:rPr>
            </w:pPr>
            <w:del w:id="7948" w:author="Alban Roche" w:date="2017-08-02T16:33:00Z">
              <w:r w:rsidRPr="0094615C" w:rsidDel="009453A7">
                <w:rPr>
                  <w:b/>
                </w:rPr>
                <w:delText>+WMUSBVCC: 1</w:delText>
              </w:r>
              <w:bookmarkStart w:id="7949" w:name="_Toc489458390"/>
              <w:bookmarkEnd w:id="7949"/>
            </w:del>
          </w:p>
          <w:p w14:paraId="5BB31C44" w14:textId="210A5BCB" w:rsidR="00975CC4" w:rsidRPr="0094615C" w:rsidDel="009453A7" w:rsidRDefault="00975CC4" w:rsidP="00166AF3">
            <w:pPr>
              <w:pStyle w:val="TableBody"/>
              <w:rPr>
                <w:del w:id="7950" w:author="Alban Roche" w:date="2017-08-02T16:33:00Z"/>
                <w:u w:val="single"/>
              </w:rPr>
            </w:pPr>
            <w:del w:id="7951" w:author="Alban Roche" w:date="2017-08-02T16:33:00Z">
              <w:r w:rsidRPr="0094615C" w:rsidDel="009453A7">
                <w:rPr>
                  <w:b/>
                </w:rPr>
                <w:delText>OK</w:delText>
              </w:r>
              <w:bookmarkStart w:id="7952" w:name="_Toc489458391"/>
              <w:bookmarkEnd w:id="7952"/>
            </w:del>
          </w:p>
        </w:tc>
        <w:bookmarkStart w:id="7953" w:name="_Toc489458392"/>
        <w:bookmarkEnd w:id="7953"/>
      </w:tr>
    </w:tbl>
    <w:p w14:paraId="007C7F50" w14:textId="38DA9BB1" w:rsidR="00975CC4" w:rsidDel="009453A7" w:rsidRDefault="00975CC4" w:rsidP="0059466D">
      <w:pPr>
        <w:pStyle w:val="Heading2"/>
        <w:numPr>
          <w:ilvl w:val="1"/>
          <w:numId w:val="11"/>
        </w:numPr>
        <w:ind w:left="1080" w:hanging="1080"/>
        <w:rPr>
          <w:del w:id="7954" w:author="Alban Roche" w:date="2017-08-02T16:33:00Z"/>
        </w:rPr>
      </w:pPr>
      <w:bookmarkStart w:id="7955" w:name="_Ref451178164"/>
      <w:bookmarkStart w:id="7956" w:name="_Toc486251613"/>
      <w:commentRangeStart w:id="7957"/>
      <w:del w:id="7958" w:author="Alban Roche" w:date="2017-08-02T16:33:00Z">
        <w:r w:rsidDel="009453A7">
          <w:delText xml:space="preserve">+KLTEMUTE </w:delText>
        </w:r>
        <w:r w:rsidRPr="00AE67EA" w:rsidDel="009453A7">
          <w:delText xml:space="preserve">Command: </w:delText>
        </w:r>
        <w:r w:rsidDel="009453A7">
          <w:delText>Mute LTE TX</w:delText>
        </w:r>
        <w:commentRangeEnd w:id="7957"/>
        <w:r w:rsidDel="009453A7">
          <w:rPr>
            <w:rStyle w:val="CommentReference"/>
            <w:rFonts w:ascii="Verdana" w:eastAsia="Times New Roman" w:hAnsi="Verdana" w:cs="Times New Roman"/>
            <w:b w:val="0"/>
            <w:lang w:eastAsia="en-US"/>
          </w:rPr>
          <w:commentReference w:id="7957"/>
        </w:r>
        <w:bookmarkStart w:id="7959" w:name="_Toc489458393"/>
        <w:bookmarkEnd w:id="7955"/>
        <w:bookmarkEnd w:id="7956"/>
        <w:bookmarkEnd w:id="7959"/>
      </w:del>
    </w:p>
    <w:p w14:paraId="432CE1DA" w14:textId="3C71FE75" w:rsidR="00975CC4" w:rsidRPr="00344B0D" w:rsidDel="009453A7" w:rsidRDefault="00975CC4" w:rsidP="00975CC4">
      <w:pPr>
        <w:pStyle w:val="Note"/>
        <w:keepNext/>
        <w:rPr>
          <w:del w:id="7960" w:author="Alban Roche" w:date="2017-08-02T16:33:00Z"/>
        </w:rPr>
      </w:pPr>
      <w:del w:id="7961" w:author="Alban Roche" w:date="2017-08-02T16:33:00Z">
        <w:r w:rsidDel="009453A7">
          <w:delText>F</w:delText>
        </w:r>
        <w:r w:rsidRPr="00893AA7" w:rsidDel="009453A7">
          <w:delText xml:space="preserve">or </w:delText>
        </w:r>
        <w:r w:rsidDel="009453A7">
          <w:delText>HL7650, HL7690 and HL7692 only.</w:delText>
        </w:r>
        <w:bookmarkStart w:id="7962" w:name="_Toc489458394"/>
        <w:bookmarkEnd w:id="7962"/>
      </w:del>
    </w:p>
    <w:tbl>
      <w:tblPr>
        <w:tblStyle w:val="TableSWIleft"/>
        <w:tblW w:w="9288" w:type="dxa"/>
        <w:tblLayout w:type="fixed"/>
        <w:tblLook w:val="04A0" w:firstRow="1" w:lastRow="0" w:firstColumn="1" w:lastColumn="0" w:noHBand="0" w:noVBand="1"/>
      </w:tblPr>
      <w:tblGrid>
        <w:gridCol w:w="1728"/>
        <w:gridCol w:w="7560"/>
      </w:tblGrid>
      <w:tr w:rsidR="00975CC4" w:rsidRPr="00C41274" w:rsidDel="009453A7" w14:paraId="7A6BAC86" w14:textId="6EFBAC3D" w:rsidTr="00166AF3">
        <w:trPr>
          <w:cnfStyle w:val="100000000000" w:firstRow="1" w:lastRow="0" w:firstColumn="0" w:lastColumn="0" w:oddVBand="0" w:evenVBand="0" w:oddHBand="0" w:evenHBand="0" w:firstRowFirstColumn="0" w:firstRowLastColumn="0" w:lastRowFirstColumn="0" w:lastRowLastColumn="0"/>
          <w:del w:id="7963" w:author="Alban Roche" w:date="2017-08-02T16:33:00Z"/>
        </w:trPr>
        <w:tc>
          <w:tcPr>
            <w:tcW w:w="9288" w:type="dxa"/>
            <w:gridSpan w:val="2"/>
          </w:tcPr>
          <w:p w14:paraId="2BE1399B" w14:textId="16DE7358" w:rsidR="00975CC4" w:rsidRPr="00C41274" w:rsidDel="009453A7" w:rsidRDefault="00975CC4">
            <w:pPr>
              <w:pStyle w:val="TableRowHead"/>
              <w:spacing w:before="144" w:after="144"/>
              <w:rPr>
                <w:del w:id="7964" w:author="Alban Roche" w:date="2017-08-02T16:33:00Z"/>
                <w:bCs w:val="0"/>
              </w:rPr>
            </w:pPr>
            <w:del w:id="7965" w:author="Alban Roche" w:date="2017-08-02T16:33:00Z">
              <w:r w:rsidDel="009453A7">
                <w:delText>HL7650, HL7690 and HL7692</w:delText>
              </w:r>
              <w:bookmarkStart w:id="7966" w:name="_Toc489458395"/>
              <w:bookmarkEnd w:id="7966"/>
            </w:del>
          </w:p>
        </w:tc>
        <w:bookmarkStart w:id="7967" w:name="_Toc489458396"/>
        <w:bookmarkEnd w:id="7967"/>
      </w:tr>
      <w:tr w:rsidR="00975CC4" w:rsidRPr="00C41274" w:rsidDel="009453A7" w14:paraId="2568924B" w14:textId="40044355" w:rsidTr="00166AF3">
        <w:trPr>
          <w:trHeight w:val="42"/>
          <w:del w:id="7968" w:author="Alban Roche" w:date="2017-08-02T16:33:00Z"/>
        </w:trPr>
        <w:tc>
          <w:tcPr>
            <w:tcW w:w="1728" w:type="dxa"/>
          </w:tcPr>
          <w:p w14:paraId="0FC679E2" w14:textId="01EB77E9" w:rsidR="00975CC4" w:rsidRPr="00F47794" w:rsidDel="009453A7" w:rsidRDefault="00975CC4" w:rsidP="00166AF3">
            <w:pPr>
              <w:pStyle w:val="TableBody"/>
              <w:rPr>
                <w:del w:id="7969" w:author="Alban Roche" w:date="2017-08-02T16:33:00Z"/>
                <w:i/>
              </w:rPr>
            </w:pPr>
            <w:del w:id="7970" w:author="Alban Roche" w:date="2017-08-02T16:33:00Z">
              <w:r w:rsidRPr="00F47794" w:rsidDel="009453A7">
                <w:rPr>
                  <w:i/>
                </w:rPr>
                <w:delText>Test command</w:delText>
              </w:r>
              <w:bookmarkStart w:id="7971" w:name="_Toc489458397"/>
              <w:bookmarkEnd w:id="7971"/>
            </w:del>
          </w:p>
          <w:p w14:paraId="4C3E877A" w14:textId="4163E46F" w:rsidR="00975CC4" w:rsidRPr="00E161D8" w:rsidDel="009453A7" w:rsidRDefault="00975CC4" w:rsidP="00166AF3">
            <w:pPr>
              <w:pStyle w:val="TableBody"/>
              <w:rPr>
                <w:del w:id="7972" w:author="Alban Roche" w:date="2017-08-02T16:33:00Z"/>
              </w:rPr>
            </w:pPr>
            <w:bookmarkStart w:id="7973" w:name="_Toc489458398"/>
            <w:bookmarkEnd w:id="7973"/>
          </w:p>
          <w:p w14:paraId="15E02BE3" w14:textId="092F75B6" w:rsidR="00975CC4" w:rsidRPr="00E161D8" w:rsidDel="009453A7" w:rsidRDefault="00975CC4" w:rsidP="00166AF3">
            <w:pPr>
              <w:pStyle w:val="TableBody"/>
              <w:rPr>
                <w:del w:id="7974" w:author="Alban Roche" w:date="2017-08-02T16:33:00Z"/>
                <w:u w:val="single"/>
              </w:rPr>
            </w:pPr>
            <w:del w:id="7975" w:author="Alban Roche" w:date="2017-08-02T16:33:00Z">
              <w:r w:rsidRPr="00E161D8" w:rsidDel="009453A7">
                <w:rPr>
                  <w:u w:val="single"/>
                </w:rPr>
                <w:delText>Syntax</w:delText>
              </w:r>
              <w:bookmarkStart w:id="7976" w:name="_Toc489458399"/>
              <w:bookmarkEnd w:id="7976"/>
            </w:del>
          </w:p>
          <w:p w14:paraId="540071C4" w14:textId="3C39E9D3" w:rsidR="00975CC4" w:rsidRPr="00C41274" w:rsidDel="009453A7" w:rsidRDefault="00975CC4" w:rsidP="00166AF3">
            <w:pPr>
              <w:pStyle w:val="TableBody"/>
              <w:rPr>
                <w:del w:id="7977" w:author="Alban Roche" w:date="2017-08-02T16:33:00Z"/>
              </w:rPr>
            </w:pPr>
            <w:del w:id="7978" w:author="Alban Roche" w:date="2017-08-02T16:33:00Z">
              <w:r w:rsidRPr="00C6000C" w:rsidDel="009453A7">
                <w:rPr>
                  <w:b/>
                </w:rPr>
                <w:delText>AT+K</w:delText>
              </w:r>
              <w:r w:rsidDel="009453A7">
                <w:rPr>
                  <w:b/>
                </w:rPr>
                <w:delText>LTEMUTE</w:delText>
              </w:r>
              <w:r w:rsidRPr="00C6000C" w:rsidDel="009453A7">
                <w:rPr>
                  <w:b/>
                </w:rPr>
                <w:delText>=?</w:delText>
              </w:r>
              <w:bookmarkStart w:id="7979" w:name="_Toc489458400"/>
              <w:bookmarkEnd w:id="7979"/>
            </w:del>
          </w:p>
        </w:tc>
        <w:tc>
          <w:tcPr>
            <w:tcW w:w="7560" w:type="dxa"/>
          </w:tcPr>
          <w:p w14:paraId="30193EED" w14:textId="14CC1361" w:rsidR="00975CC4" w:rsidRPr="00E161D8" w:rsidDel="009453A7" w:rsidRDefault="00975CC4" w:rsidP="00166AF3">
            <w:pPr>
              <w:pStyle w:val="TableBody"/>
              <w:rPr>
                <w:del w:id="7980" w:author="Alban Roche" w:date="2017-08-02T16:33:00Z"/>
              </w:rPr>
            </w:pPr>
            <w:bookmarkStart w:id="7981" w:name="_Toc489458401"/>
            <w:bookmarkEnd w:id="7981"/>
          </w:p>
          <w:p w14:paraId="538FD1F4" w14:textId="74102DE7" w:rsidR="00975CC4" w:rsidRPr="00E161D8" w:rsidDel="009453A7" w:rsidRDefault="00975CC4" w:rsidP="00166AF3">
            <w:pPr>
              <w:pStyle w:val="TableBody"/>
              <w:rPr>
                <w:del w:id="7982" w:author="Alban Roche" w:date="2017-08-02T16:33:00Z"/>
              </w:rPr>
            </w:pPr>
            <w:bookmarkStart w:id="7983" w:name="_Toc489458402"/>
            <w:bookmarkEnd w:id="7983"/>
          </w:p>
          <w:p w14:paraId="4F765EE6" w14:textId="2ECFF3D7" w:rsidR="00975CC4" w:rsidRPr="00E161D8" w:rsidDel="009453A7" w:rsidRDefault="00975CC4" w:rsidP="00166AF3">
            <w:pPr>
              <w:pStyle w:val="TableBody"/>
              <w:rPr>
                <w:del w:id="7984" w:author="Alban Roche" w:date="2017-08-02T16:33:00Z"/>
                <w:u w:val="single"/>
              </w:rPr>
            </w:pPr>
            <w:del w:id="7985" w:author="Alban Roche" w:date="2017-08-02T16:33:00Z">
              <w:r w:rsidRPr="00E161D8" w:rsidDel="009453A7">
                <w:rPr>
                  <w:u w:val="single"/>
                </w:rPr>
                <w:delText>Response</w:delText>
              </w:r>
              <w:bookmarkStart w:id="7986" w:name="_Toc489458403"/>
              <w:bookmarkEnd w:id="7986"/>
            </w:del>
          </w:p>
          <w:p w14:paraId="0B236E8E" w14:textId="6FDEC32F" w:rsidR="00975CC4" w:rsidDel="009453A7" w:rsidRDefault="00975CC4" w:rsidP="00166AF3">
            <w:pPr>
              <w:pStyle w:val="TableBody"/>
              <w:rPr>
                <w:del w:id="7987" w:author="Alban Roche" w:date="2017-08-02T16:33:00Z"/>
              </w:rPr>
            </w:pPr>
            <w:del w:id="7988" w:author="Alban Roche" w:date="2017-08-02T16:33:00Z">
              <w:r w:rsidRPr="00C6000C" w:rsidDel="009453A7">
                <w:rPr>
                  <w:b/>
                </w:rPr>
                <w:delText>+K</w:delText>
              </w:r>
              <w:r w:rsidDel="009453A7">
                <w:rPr>
                  <w:b/>
                </w:rPr>
                <w:delText>LTEMUTE</w:delText>
              </w:r>
              <w:r w:rsidRPr="00C6000C" w:rsidDel="009453A7">
                <w:rPr>
                  <w:b/>
                </w:rPr>
                <w:delText>:</w:delText>
              </w:r>
              <w:r w:rsidRPr="00C6000C" w:rsidDel="009453A7">
                <w:delText xml:space="preserve"> (list of supported </w:delText>
              </w:r>
              <w:r w:rsidRPr="00C6000C" w:rsidDel="009453A7">
                <w:rPr>
                  <w:b/>
                </w:rPr>
                <w:delText>&lt;mod</w:delText>
              </w:r>
              <w:r w:rsidDel="009453A7">
                <w:rPr>
                  <w:b/>
                </w:rPr>
                <w:delText>e</w:delText>
              </w:r>
              <w:r w:rsidRPr="00C6000C" w:rsidDel="009453A7">
                <w:rPr>
                  <w:b/>
                </w:rPr>
                <w:delText>&gt;</w:delText>
              </w:r>
              <w:r w:rsidRPr="00C6000C" w:rsidDel="009453A7">
                <w:delText xml:space="preserve">s),(list of supported </w:delText>
              </w:r>
              <w:r w:rsidRPr="00C6000C" w:rsidDel="009453A7">
                <w:rPr>
                  <w:b/>
                </w:rPr>
                <w:delText>&lt;</w:delText>
              </w:r>
              <w:r w:rsidDel="009453A7">
                <w:rPr>
                  <w:b/>
                </w:rPr>
                <w:delText>duration</w:delText>
              </w:r>
              <w:r w:rsidRPr="00C6000C" w:rsidDel="009453A7">
                <w:rPr>
                  <w:b/>
                </w:rPr>
                <w:delText>&gt;</w:delText>
              </w:r>
              <w:r w:rsidRPr="00C6000C" w:rsidDel="009453A7">
                <w:delText>s)</w:delText>
              </w:r>
              <w:r w:rsidDel="009453A7">
                <w:delText>, (list of supported &lt;</w:delText>
              </w:r>
              <w:r w:rsidRPr="00E773EC" w:rsidDel="009453A7">
                <w:rPr>
                  <w:b/>
                </w:rPr>
                <w:delText>ind</w:delText>
              </w:r>
              <w:r w:rsidDel="009453A7">
                <w:delText>&gt;s)</w:delText>
              </w:r>
              <w:r w:rsidRPr="00C6000C" w:rsidDel="009453A7">
                <w:delText xml:space="preserve"> </w:delText>
              </w:r>
              <w:bookmarkStart w:id="7989" w:name="_Toc489458404"/>
              <w:bookmarkEnd w:id="7989"/>
            </w:del>
          </w:p>
          <w:p w14:paraId="6954FE9F" w14:textId="342D2C20" w:rsidR="00975CC4" w:rsidDel="009453A7" w:rsidRDefault="00975CC4" w:rsidP="00166AF3">
            <w:pPr>
              <w:pStyle w:val="TableBody"/>
              <w:rPr>
                <w:del w:id="7990" w:author="Alban Roche" w:date="2017-08-02T16:33:00Z"/>
                <w:b/>
              </w:rPr>
            </w:pPr>
            <w:del w:id="7991" w:author="Alban Roche" w:date="2017-08-02T16:33:00Z">
              <w:r w:rsidRPr="00C6000C" w:rsidDel="009453A7">
                <w:rPr>
                  <w:b/>
                </w:rPr>
                <w:delText>OK</w:delText>
              </w:r>
              <w:bookmarkStart w:id="7992" w:name="_Toc489458405"/>
              <w:bookmarkEnd w:id="7992"/>
            </w:del>
          </w:p>
          <w:p w14:paraId="7CB90D13" w14:textId="44028C69" w:rsidR="00975CC4" w:rsidDel="009453A7" w:rsidRDefault="00975CC4" w:rsidP="00166AF3">
            <w:pPr>
              <w:pStyle w:val="TableBody"/>
              <w:rPr>
                <w:del w:id="7993" w:author="Alban Roche" w:date="2017-08-02T16:33:00Z"/>
                <w:b/>
              </w:rPr>
            </w:pPr>
            <w:bookmarkStart w:id="7994" w:name="_Toc489458406"/>
            <w:bookmarkEnd w:id="7994"/>
          </w:p>
          <w:p w14:paraId="623780A5" w14:textId="6C98F307" w:rsidR="00975CC4" w:rsidDel="009453A7" w:rsidRDefault="00975CC4" w:rsidP="00166AF3">
            <w:pPr>
              <w:pStyle w:val="TableBody"/>
              <w:rPr>
                <w:del w:id="7995" w:author="Alban Roche" w:date="2017-08-02T16:33:00Z"/>
              </w:rPr>
            </w:pPr>
            <w:del w:id="7996" w:author="Alban Roche" w:date="2017-08-02T16:33:00Z">
              <w:r w:rsidDel="009453A7">
                <w:delText>or</w:delText>
              </w:r>
              <w:bookmarkStart w:id="7997" w:name="_Toc489458407"/>
              <w:bookmarkEnd w:id="7997"/>
            </w:del>
          </w:p>
          <w:p w14:paraId="064F25C4" w14:textId="01449B3E" w:rsidR="00975CC4" w:rsidRPr="00C41274" w:rsidDel="009453A7" w:rsidRDefault="00975CC4" w:rsidP="00166AF3">
            <w:pPr>
              <w:pStyle w:val="TableBody"/>
              <w:rPr>
                <w:del w:id="7998" w:author="Alban Roche" w:date="2017-08-02T16:33:00Z"/>
              </w:rPr>
            </w:pPr>
            <w:del w:id="7999" w:author="Alban Roche" w:date="2017-08-02T16:33:00Z">
              <w:r w:rsidRPr="00CB4B23" w:rsidDel="009453A7">
                <w:rPr>
                  <w:b/>
                </w:rPr>
                <w:delText>+CME ERROR: &lt;err&gt;</w:delText>
              </w:r>
              <w:bookmarkStart w:id="8000" w:name="_Toc489458408"/>
              <w:bookmarkEnd w:id="8000"/>
            </w:del>
          </w:p>
        </w:tc>
        <w:bookmarkStart w:id="8001" w:name="_Toc489458409"/>
        <w:bookmarkEnd w:id="8001"/>
      </w:tr>
      <w:tr w:rsidR="00975CC4" w:rsidRPr="00C41274" w:rsidDel="009453A7" w14:paraId="66CBDABA" w14:textId="00517416" w:rsidTr="00166AF3">
        <w:trPr>
          <w:trHeight w:val="42"/>
          <w:del w:id="8002" w:author="Alban Roche" w:date="2017-08-02T16:33:00Z"/>
        </w:trPr>
        <w:tc>
          <w:tcPr>
            <w:tcW w:w="1728" w:type="dxa"/>
          </w:tcPr>
          <w:p w14:paraId="37C102AA" w14:textId="41AE1EBB" w:rsidR="00975CC4" w:rsidRPr="00E161D8" w:rsidDel="009453A7" w:rsidRDefault="00975CC4" w:rsidP="00166AF3">
            <w:pPr>
              <w:pStyle w:val="TableBody"/>
              <w:rPr>
                <w:del w:id="8003" w:author="Alban Roche" w:date="2017-08-02T16:33:00Z"/>
                <w:szCs w:val="18"/>
              </w:rPr>
            </w:pPr>
            <w:del w:id="8004" w:author="Alban Roche" w:date="2017-08-02T16:33:00Z">
              <w:r w:rsidRPr="00E161D8" w:rsidDel="009453A7">
                <w:rPr>
                  <w:i/>
                  <w:szCs w:val="18"/>
                </w:rPr>
                <w:delText>Read</w:delText>
              </w:r>
              <w:r w:rsidRPr="00E161D8" w:rsidDel="009453A7">
                <w:rPr>
                  <w:szCs w:val="18"/>
                </w:rPr>
                <w:delText xml:space="preserve"> command</w:delText>
              </w:r>
              <w:bookmarkStart w:id="8005" w:name="_Toc489458410"/>
              <w:bookmarkEnd w:id="8005"/>
            </w:del>
          </w:p>
          <w:p w14:paraId="02900F2D" w14:textId="4FDDCE3D" w:rsidR="00975CC4" w:rsidRPr="00E161D8" w:rsidDel="009453A7" w:rsidRDefault="00975CC4" w:rsidP="00166AF3">
            <w:pPr>
              <w:pStyle w:val="TableBody"/>
              <w:rPr>
                <w:del w:id="8006" w:author="Alban Roche" w:date="2017-08-02T16:33:00Z"/>
                <w:szCs w:val="18"/>
              </w:rPr>
            </w:pPr>
            <w:bookmarkStart w:id="8007" w:name="_Toc489458411"/>
            <w:bookmarkEnd w:id="8007"/>
          </w:p>
          <w:p w14:paraId="6BA2D589" w14:textId="5FC6C0FA" w:rsidR="00975CC4" w:rsidRPr="00E161D8" w:rsidDel="009453A7" w:rsidRDefault="00975CC4" w:rsidP="00166AF3">
            <w:pPr>
              <w:pStyle w:val="TableBody"/>
              <w:rPr>
                <w:del w:id="8008" w:author="Alban Roche" w:date="2017-08-02T16:33:00Z"/>
                <w:szCs w:val="18"/>
                <w:u w:val="single"/>
              </w:rPr>
            </w:pPr>
            <w:del w:id="8009" w:author="Alban Roche" w:date="2017-08-02T16:33:00Z">
              <w:r w:rsidRPr="00E161D8" w:rsidDel="009453A7">
                <w:rPr>
                  <w:szCs w:val="18"/>
                  <w:u w:val="single"/>
                </w:rPr>
                <w:delText>Syntax</w:delText>
              </w:r>
              <w:bookmarkStart w:id="8010" w:name="_Toc489458412"/>
              <w:bookmarkEnd w:id="8010"/>
            </w:del>
          </w:p>
          <w:p w14:paraId="60E6DEB5" w14:textId="1214D4F6" w:rsidR="00975CC4" w:rsidDel="009453A7" w:rsidRDefault="00975CC4" w:rsidP="00166AF3">
            <w:pPr>
              <w:pStyle w:val="TableBody"/>
              <w:rPr>
                <w:del w:id="8011" w:author="Alban Roche" w:date="2017-08-02T16:33:00Z"/>
                <w:i/>
                <w:szCs w:val="18"/>
              </w:rPr>
            </w:pPr>
            <w:del w:id="8012" w:author="Alban Roche" w:date="2017-08-02T16:33:00Z">
              <w:r w:rsidRPr="00E161D8" w:rsidDel="009453A7">
                <w:rPr>
                  <w:b/>
                  <w:szCs w:val="18"/>
                </w:rPr>
                <w:delText>AT+</w:delText>
              </w:r>
              <w:r w:rsidRPr="00C6000C" w:rsidDel="009453A7">
                <w:rPr>
                  <w:b/>
                  <w:szCs w:val="18"/>
                </w:rPr>
                <w:delText>K</w:delText>
              </w:r>
              <w:r w:rsidDel="009453A7">
                <w:rPr>
                  <w:b/>
                  <w:szCs w:val="18"/>
                </w:rPr>
                <w:delText>LTEMUTE</w:delText>
              </w:r>
              <w:r w:rsidRPr="00E161D8" w:rsidDel="009453A7">
                <w:rPr>
                  <w:b/>
                  <w:szCs w:val="18"/>
                </w:rPr>
                <w:delText>?</w:delText>
              </w:r>
              <w:bookmarkStart w:id="8013" w:name="_Toc489458413"/>
              <w:bookmarkEnd w:id="8013"/>
            </w:del>
          </w:p>
        </w:tc>
        <w:tc>
          <w:tcPr>
            <w:tcW w:w="7560" w:type="dxa"/>
          </w:tcPr>
          <w:p w14:paraId="13FAB2ED" w14:textId="443AA51A" w:rsidR="00975CC4" w:rsidDel="009453A7" w:rsidRDefault="00975CC4" w:rsidP="00166AF3">
            <w:pPr>
              <w:pStyle w:val="TableBody"/>
              <w:rPr>
                <w:del w:id="8014" w:author="Alban Roche" w:date="2017-08-02T16:33:00Z"/>
                <w:szCs w:val="18"/>
                <w:u w:val="single"/>
              </w:rPr>
            </w:pPr>
            <w:bookmarkStart w:id="8015" w:name="_Toc489458414"/>
            <w:bookmarkEnd w:id="8015"/>
          </w:p>
          <w:p w14:paraId="13AEFA87" w14:textId="18DCB814" w:rsidR="00975CC4" w:rsidDel="009453A7" w:rsidRDefault="00975CC4" w:rsidP="00166AF3">
            <w:pPr>
              <w:pStyle w:val="TableBody"/>
              <w:rPr>
                <w:del w:id="8016" w:author="Alban Roche" w:date="2017-08-02T16:33:00Z"/>
                <w:szCs w:val="18"/>
                <w:u w:val="single"/>
              </w:rPr>
            </w:pPr>
            <w:bookmarkStart w:id="8017" w:name="_Toc489458415"/>
            <w:bookmarkEnd w:id="8017"/>
          </w:p>
          <w:p w14:paraId="3ACDCB02" w14:textId="0952DFD3" w:rsidR="00975CC4" w:rsidRPr="007A6F2C" w:rsidDel="009453A7" w:rsidRDefault="00975CC4" w:rsidP="00166AF3">
            <w:pPr>
              <w:pStyle w:val="TableBody"/>
              <w:rPr>
                <w:del w:id="8018" w:author="Alban Roche" w:date="2017-08-02T16:33:00Z"/>
                <w:szCs w:val="18"/>
              </w:rPr>
            </w:pPr>
            <w:del w:id="8019" w:author="Alban Roche" w:date="2017-08-02T16:33:00Z">
              <w:r w:rsidRPr="007A6F2C" w:rsidDel="009453A7">
                <w:rPr>
                  <w:szCs w:val="18"/>
                  <w:u w:val="single"/>
                </w:rPr>
                <w:delText>Response</w:delText>
              </w:r>
              <w:bookmarkStart w:id="8020" w:name="_Toc489458416"/>
              <w:bookmarkEnd w:id="8020"/>
            </w:del>
          </w:p>
          <w:p w14:paraId="03F1EDE3" w14:textId="6E6517AB" w:rsidR="00975CC4" w:rsidRPr="007A6F2C" w:rsidDel="009453A7" w:rsidRDefault="00975CC4" w:rsidP="00166AF3">
            <w:pPr>
              <w:pStyle w:val="TableBody"/>
              <w:rPr>
                <w:del w:id="8021" w:author="Alban Roche" w:date="2017-08-02T16:33:00Z"/>
                <w:b/>
                <w:szCs w:val="18"/>
              </w:rPr>
            </w:pPr>
            <w:del w:id="8022" w:author="Alban Roche" w:date="2017-08-02T16:33:00Z">
              <w:r w:rsidRPr="007A6F2C" w:rsidDel="009453A7">
                <w:rPr>
                  <w:b/>
                  <w:bCs/>
                  <w:szCs w:val="18"/>
                </w:rPr>
                <w:delText>+KLTEMUTE: &lt;mode&gt;,&lt;duration&gt;,&lt;ind&gt;</w:delText>
              </w:r>
              <w:bookmarkStart w:id="8023" w:name="_Toc489458417"/>
              <w:bookmarkEnd w:id="8023"/>
            </w:del>
          </w:p>
          <w:p w14:paraId="733FCEFD" w14:textId="2AF69F97" w:rsidR="00975CC4" w:rsidDel="009453A7" w:rsidRDefault="00975CC4" w:rsidP="00166AF3">
            <w:pPr>
              <w:pStyle w:val="TableBody"/>
              <w:rPr>
                <w:del w:id="8024" w:author="Alban Roche" w:date="2017-08-02T16:33:00Z"/>
                <w:b/>
                <w:szCs w:val="18"/>
              </w:rPr>
            </w:pPr>
            <w:del w:id="8025" w:author="Alban Roche" w:date="2017-08-02T16:33:00Z">
              <w:r w:rsidRPr="00E161D8" w:rsidDel="009453A7">
                <w:rPr>
                  <w:b/>
                  <w:szCs w:val="18"/>
                </w:rPr>
                <w:delText>OK</w:delText>
              </w:r>
              <w:bookmarkStart w:id="8026" w:name="_Toc489458418"/>
              <w:bookmarkEnd w:id="8026"/>
            </w:del>
          </w:p>
          <w:p w14:paraId="71F4C295" w14:textId="52552A23" w:rsidR="00975CC4" w:rsidDel="009453A7" w:rsidRDefault="00975CC4" w:rsidP="00166AF3">
            <w:pPr>
              <w:pStyle w:val="TableBody"/>
              <w:rPr>
                <w:del w:id="8027" w:author="Alban Roche" w:date="2017-08-02T16:33:00Z"/>
                <w:b/>
                <w:szCs w:val="18"/>
              </w:rPr>
            </w:pPr>
            <w:bookmarkStart w:id="8028" w:name="_Toc489458419"/>
            <w:bookmarkEnd w:id="8028"/>
          </w:p>
          <w:p w14:paraId="55D9C5F0" w14:textId="7D52722A" w:rsidR="00975CC4" w:rsidDel="009453A7" w:rsidRDefault="00975CC4" w:rsidP="00166AF3">
            <w:pPr>
              <w:pStyle w:val="TableBody"/>
              <w:rPr>
                <w:del w:id="8029" w:author="Alban Roche" w:date="2017-08-02T16:33:00Z"/>
              </w:rPr>
            </w:pPr>
            <w:del w:id="8030" w:author="Alban Roche" w:date="2017-08-02T16:33:00Z">
              <w:r w:rsidDel="009453A7">
                <w:delText>or</w:delText>
              </w:r>
              <w:bookmarkStart w:id="8031" w:name="_Toc489458420"/>
              <w:bookmarkEnd w:id="8031"/>
            </w:del>
          </w:p>
          <w:p w14:paraId="1E8B731D" w14:textId="2102B7CA" w:rsidR="00975CC4" w:rsidRPr="00E161D8" w:rsidDel="009453A7" w:rsidRDefault="00975CC4" w:rsidP="00166AF3">
            <w:pPr>
              <w:pStyle w:val="TableBody"/>
              <w:rPr>
                <w:del w:id="8032" w:author="Alban Roche" w:date="2017-08-02T16:33:00Z"/>
                <w:szCs w:val="18"/>
              </w:rPr>
            </w:pPr>
            <w:del w:id="8033" w:author="Alban Roche" w:date="2017-08-02T16:33:00Z">
              <w:r w:rsidRPr="00CB4B23" w:rsidDel="009453A7">
                <w:rPr>
                  <w:b/>
                </w:rPr>
                <w:delText>+CME ERROR: &lt;err&gt;</w:delText>
              </w:r>
              <w:bookmarkStart w:id="8034" w:name="_Toc489458421"/>
              <w:bookmarkEnd w:id="8034"/>
            </w:del>
          </w:p>
        </w:tc>
        <w:bookmarkStart w:id="8035" w:name="_Toc489458422"/>
        <w:bookmarkEnd w:id="8035"/>
      </w:tr>
      <w:tr w:rsidR="00975CC4" w:rsidRPr="00C41274" w:rsidDel="009453A7" w14:paraId="06A72CF5" w14:textId="3B7CB1F2" w:rsidTr="00166AF3">
        <w:trPr>
          <w:trHeight w:val="42"/>
          <w:del w:id="8036" w:author="Alban Roche" w:date="2017-08-02T16:33:00Z"/>
        </w:trPr>
        <w:tc>
          <w:tcPr>
            <w:tcW w:w="1728" w:type="dxa"/>
          </w:tcPr>
          <w:p w14:paraId="3592FE71" w14:textId="52815DE4" w:rsidR="00975CC4" w:rsidDel="009453A7" w:rsidRDefault="00975CC4" w:rsidP="00166AF3">
            <w:pPr>
              <w:pStyle w:val="TableBody"/>
              <w:rPr>
                <w:del w:id="8037" w:author="Alban Roche" w:date="2017-08-02T16:33:00Z"/>
                <w:i/>
                <w:iCs/>
                <w:szCs w:val="18"/>
              </w:rPr>
            </w:pPr>
            <w:del w:id="8038" w:author="Alban Roche" w:date="2017-08-02T16:33:00Z">
              <w:r w:rsidRPr="00E161D8" w:rsidDel="009453A7">
                <w:rPr>
                  <w:i/>
                  <w:szCs w:val="18"/>
                </w:rPr>
                <w:delText>Write</w:delText>
              </w:r>
              <w:r w:rsidRPr="00E161D8" w:rsidDel="009453A7">
                <w:rPr>
                  <w:i/>
                  <w:iCs/>
                  <w:szCs w:val="18"/>
                </w:rPr>
                <w:delText xml:space="preserve"> command</w:delText>
              </w:r>
              <w:bookmarkStart w:id="8039" w:name="_Toc489458423"/>
              <w:bookmarkEnd w:id="8039"/>
            </w:del>
          </w:p>
          <w:p w14:paraId="63380BF7" w14:textId="47FBD695" w:rsidR="00975CC4" w:rsidRPr="00E161D8" w:rsidDel="009453A7" w:rsidRDefault="00975CC4" w:rsidP="00166AF3">
            <w:pPr>
              <w:pStyle w:val="TableBody"/>
              <w:rPr>
                <w:del w:id="8040" w:author="Alban Roche" w:date="2017-08-02T16:33:00Z"/>
                <w:i/>
                <w:iCs/>
                <w:szCs w:val="18"/>
              </w:rPr>
            </w:pPr>
            <w:bookmarkStart w:id="8041" w:name="_Toc489458424"/>
            <w:bookmarkEnd w:id="8041"/>
          </w:p>
          <w:p w14:paraId="782FF78A" w14:textId="4DB08020" w:rsidR="00975CC4" w:rsidRPr="00E161D8" w:rsidDel="009453A7" w:rsidRDefault="00975CC4" w:rsidP="00166AF3">
            <w:pPr>
              <w:pStyle w:val="TableBody"/>
              <w:rPr>
                <w:del w:id="8042" w:author="Alban Roche" w:date="2017-08-02T16:33:00Z"/>
                <w:szCs w:val="18"/>
                <w:u w:val="single"/>
              </w:rPr>
            </w:pPr>
            <w:del w:id="8043" w:author="Alban Roche" w:date="2017-08-02T16:33:00Z">
              <w:r w:rsidRPr="00E161D8" w:rsidDel="009453A7">
                <w:rPr>
                  <w:szCs w:val="18"/>
                  <w:u w:val="single"/>
                </w:rPr>
                <w:delText>Syntax</w:delText>
              </w:r>
              <w:bookmarkStart w:id="8044" w:name="_Toc489458425"/>
              <w:bookmarkEnd w:id="8044"/>
            </w:del>
          </w:p>
          <w:p w14:paraId="63387027" w14:textId="60942D98" w:rsidR="00975CC4" w:rsidRPr="00E161D8" w:rsidDel="009453A7" w:rsidRDefault="00975CC4" w:rsidP="00166AF3">
            <w:pPr>
              <w:pStyle w:val="TableBody"/>
              <w:rPr>
                <w:del w:id="8045" w:author="Alban Roche" w:date="2017-08-02T16:33:00Z"/>
                <w:b/>
                <w:szCs w:val="18"/>
              </w:rPr>
            </w:pPr>
            <w:del w:id="8046" w:author="Alban Roche" w:date="2017-08-02T16:33:00Z">
              <w:r w:rsidRPr="00C6000C" w:rsidDel="009453A7">
                <w:rPr>
                  <w:b/>
                  <w:szCs w:val="18"/>
                </w:rPr>
                <w:delText>AT+K</w:delText>
              </w:r>
              <w:r w:rsidDel="009453A7">
                <w:rPr>
                  <w:b/>
                  <w:szCs w:val="18"/>
                </w:rPr>
                <w:delText>LTEMUTE</w:delText>
              </w:r>
              <w:r w:rsidRPr="00C6000C" w:rsidDel="009453A7">
                <w:rPr>
                  <w:b/>
                  <w:szCs w:val="18"/>
                </w:rPr>
                <w:delText>=&lt;mod</w:delText>
              </w:r>
              <w:r w:rsidDel="009453A7">
                <w:rPr>
                  <w:b/>
                  <w:szCs w:val="18"/>
                </w:rPr>
                <w:delText>e</w:delText>
              </w:r>
              <w:r w:rsidRPr="00C6000C" w:rsidDel="009453A7">
                <w:rPr>
                  <w:b/>
                  <w:szCs w:val="18"/>
                </w:rPr>
                <w:delText>&gt;</w:delText>
              </w:r>
              <w:r w:rsidDel="009453A7">
                <w:rPr>
                  <w:b/>
                  <w:szCs w:val="18"/>
                </w:rPr>
                <w:br/>
              </w:r>
              <w:r w:rsidRPr="00C6000C" w:rsidDel="009453A7">
                <w:rPr>
                  <w:b/>
                  <w:szCs w:val="18"/>
                </w:rPr>
                <w:delText>[,&lt;</w:delText>
              </w:r>
              <w:r w:rsidDel="009453A7">
                <w:rPr>
                  <w:b/>
                  <w:szCs w:val="18"/>
                </w:rPr>
                <w:delText>duration</w:delText>
              </w:r>
              <w:r w:rsidRPr="00C6000C" w:rsidDel="009453A7">
                <w:rPr>
                  <w:b/>
                  <w:szCs w:val="18"/>
                </w:rPr>
                <w:delText>&gt;</w:delText>
              </w:r>
              <w:r w:rsidDel="009453A7">
                <w:rPr>
                  <w:b/>
                  <w:szCs w:val="18"/>
                </w:rPr>
                <w:br/>
                <w:delText>[,&lt;ind&gt;]</w:delText>
              </w:r>
              <w:r w:rsidRPr="00C6000C" w:rsidDel="009453A7">
                <w:rPr>
                  <w:b/>
                  <w:szCs w:val="18"/>
                </w:rPr>
                <w:delText>]</w:delText>
              </w:r>
              <w:bookmarkStart w:id="8047" w:name="_Toc489458426"/>
              <w:bookmarkEnd w:id="8047"/>
            </w:del>
          </w:p>
          <w:p w14:paraId="07336E4D" w14:textId="2FA61C4D" w:rsidR="00975CC4" w:rsidRPr="00E161D8" w:rsidDel="009453A7" w:rsidRDefault="00975CC4" w:rsidP="00166AF3">
            <w:pPr>
              <w:pStyle w:val="TableBody"/>
              <w:rPr>
                <w:del w:id="8048" w:author="Alban Roche" w:date="2017-08-02T16:33:00Z"/>
                <w:i/>
                <w:szCs w:val="18"/>
              </w:rPr>
            </w:pPr>
            <w:bookmarkStart w:id="8049" w:name="_Toc489458427"/>
            <w:bookmarkEnd w:id="8049"/>
          </w:p>
        </w:tc>
        <w:tc>
          <w:tcPr>
            <w:tcW w:w="7560" w:type="dxa"/>
          </w:tcPr>
          <w:p w14:paraId="5B1B2330" w14:textId="12988806" w:rsidR="00975CC4" w:rsidDel="009453A7" w:rsidRDefault="00975CC4" w:rsidP="00166AF3">
            <w:pPr>
              <w:pStyle w:val="TableBody"/>
              <w:rPr>
                <w:del w:id="8050" w:author="Alban Roche" w:date="2017-08-02T16:33:00Z"/>
              </w:rPr>
            </w:pPr>
            <w:bookmarkStart w:id="8051" w:name="_Toc489458428"/>
            <w:bookmarkEnd w:id="8051"/>
          </w:p>
          <w:p w14:paraId="3B21D083" w14:textId="00A6FDB0" w:rsidR="00975CC4" w:rsidDel="009453A7" w:rsidRDefault="00975CC4" w:rsidP="00166AF3">
            <w:pPr>
              <w:pStyle w:val="TableBody"/>
              <w:rPr>
                <w:del w:id="8052" w:author="Alban Roche" w:date="2017-08-02T16:33:00Z"/>
              </w:rPr>
            </w:pPr>
            <w:bookmarkStart w:id="8053" w:name="_Toc489458429"/>
            <w:bookmarkEnd w:id="8053"/>
          </w:p>
          <w:p w14:paraId="1B4916E5" w14:textId="54F1F593" w:rsidR="00975CC4" w:rsidRPr="00C15AFD" w:rsidDel="009453A7" w:rsidRDefault="00975CC4" w:rsidP="00166AF3">
            <w:pPr>
              <w:pStyle w:val="TableBody"/>
              <w:rPr>
                <w:del w:id="8054" w:author="Alban Roche" w:date="2017-08-02T16:33:00Z"/>
                <w:u w:val="single"/>
              </w:rPr>
            </w:pPr>
            <w:del w:id="8055" w:author="Alban Roche" w:date="2017-08-02T16:33:00Z">
              <w:r w:rsidRPr="00C15AFD" w:rsidDel="009453A7">
                <w:rPr>
                  <w:u w:val="single"/>
                </w:rPr>
                <w:delText>Response</w:delText>
              </w:r>
              <w:bookmarkStart w:id="8056" w:name="_Toc489458430"/>
              <w:bookmarkEnd w:id="8056"/>
            </w:del>
          </w:p>
          <w:p w14:paraId="5E0018D8" w14:textId="45C3E67C" w:rsidR="00975CC4" w:rsidDel="009453A7" w:rsidRDefault="00975CC4" w:rsidP="00166AF3">
            <w:pPr>
              <w:pStyle w:val="TableBody"/>
              <w:rPr>
                <w:del w:id="8057" w:author="Alban Roche" w:date="2017-08-02T16:33:00Z"/>
                <w:b/>
              </w:rPr>
            </w:pPr>
            <w:del w:id="8058" w:author="Alban Roche" w:date="2017-08-02T16:33:00Z">
              <w:r w:rsidRPr="00E161D8" w:rsidDel="009453A7">
                <w:rPr>
                  <w:b/>
                </w:rPr>
                <w:delText>OK</w:delText>
              </w:r>
              <w:bookmarkStart w:id="8059" w:name="_Toc489458431"/>
              <w:bookmarkEnd w:id="8059"/>
            </w:del>
          </w:p>
          <w:p w14:paraId="44C60583" w14:textId="076DF1A7" w:rsidR="00975CC4" w:rsidDel="009453A7" w:rsidRDefault="00975CC4" w:rsidP="00166AF3">
            <w:pPr>
              <w:pStyle w:val="TableBody"/>
              <w:rPr>
                <w:del w:id="8060" w:author="Alban Roche" w:date="2017-08-02T16:33:00Z"/>
                <w:b/>
              </w:rPr>
            </w:pPr>
            <w:bookmarkStart w:id="8061" w:name="_Toc489458432"/>
            <w:bookmarkEnd w:id="8061"/>
          </w:p>
          <w:p w14:paraId="7BCE53C5" w14:textId="5DFEA681" w:rsidR="00975CC4" w:rsidDel="009453A7" w:rsidRDefault="00975CC4" w:rsidP="00166AF3">
            <w:pPr>
              <w:pStyle w:val="TableBody"/>
              <w:rPr>
                <w:del w:id="8062" w:author="Alban Roche" w:date="2017-08-02T16:33:00Z"/>
              </w:rPr>
            </w:pPr>
            <w:del w:id="8063" w:author="Alban Roche" w:date="2017-08-02T16:33:00Z">
              <w:r w:rsidDel="009453A7">
                <w:delText>or</w:delText>
              </w:r>
              <w:bookmarkStart w:id="8064" w:name="_Toc489458433"/>
              <w:bookmarkEnd w:id="8064"/>
            </w:del>
          </w:p>
          <w:p w14:paraId="35709CF6" w14:textId="1D449331" w:rsidR="00975CC4" w:rsidDel="009453A7" w:rsidRDefault="00975CC4" w:rsidP="00166AF3">
            <w:pPr>
              <w:pStyle w:val="TableBody"/>
              <w:rPr>
                <w:del w:id="8065" w:author="Alban Roche" w:date="2017-08-02T16:33:00Z"/>
                <w:b/>
              </w:rPr>
            </w:pPr>
            <w:del w:id="8066" w:author="Alban Roche" w:date="2017-08-02T16:33:00Z">
              <w:r w:rsidRPr="00CB4B23" w:rsidDel="009453A7">
                <w:rPr>
                  <w:b/>
                </w:rPr>
                <w:delText>+CME ERROR: &lt;err&gt;</w:delText>
              </w:r>
              <w:bookmarkStart w:id="8067" w:name="_Toc489458434"/>
              <w:bookmarkEnd w:id="8067"/>
            </w:del>
          </w:p>
          <w:p w14:paraId="3C424E87" w14:textId="6ACF933E" w:rsidR="00975CC4" w:rsidRPr="00E161D8" w:rsidDel="009453A7" w:rsidRDefault="00975CC4" w:rsidP="00166AF3">
            <w:pPr>
              <w:pStyle w:val="TableBody"/>
              <w:rPr>
                <w:del w:id="8068" w:author="Alban Roche" w:date="2017-08-02T16:33:00Z"/>
                <w:b/>
              </w:rPr>
            </w:pPr>
            <w:bookmarkStart w:id="8069" w:name="_Toc489458435"/>
            <w:bookmarkEnd w:id="8069"/>
          </w:p>
          <w:p w14:paraId="56CB5D9E" w14:textId="0912B1AA" w:rsidR="00975CC4" w:rsidRPr="00C15AFD" w:rsidDel="009453A7" w:rsidRDefault="00975CC4" w:rsidP="00166AF3">
            <w:pPr>
              <w:pStyle w:val="TableBody"/>
              <w:rPr>
                <w:del w:id="8070" w:author="Alban Roche" w:date="2017-08-02T16:33:00Z"/>
                <w:u w:val="single"/>
              </w:rPr>
            </w:pPr>
            <w:del w:id="8071" w:author="Alban Roche" w:date="2017-08-02T16:33:00Z">
              <w:r w:rsidRPr="00C15AFD" w:rsidDel="009453A7">
                <w:rPr>
                  <w:u w:val="single"/>
                </w:rPr>
                <w:delText>Parameters</w:delText>
              </w:r>
              <w:bookmarkStart w:id="8072" w:name="_Toc489458436"/>
              <w:bookmarkEnd w:id="8072"/>
            </w:del>
          </w:p>
          <w:p w14:paraId="52D368AA" w14:textId="40F283FA" w:rsidR="00975CC4" w:rsidDel="009453A7" w:rsidRDefault="00975CC4" w:rsidP="00166AF3">
            <w:pPr>
              <w:pStyle w:val="TableBody"/>
              <w:rPr>
                <w:del w:id="8073" w:author="Alban Roche" w:date="2017-08-02T16:33:00Z"/>
                <w:bCs/>
              </w:rPr>
            </w:pPr>
            <w:del w:id="8074" w:author="Alban Roche" w:date="2017-08-02T16:33:00Z">
              <w:r w:rsidDel="009453A7">
                <w:rPr>
                  <w:b/>
                  <w:bCs/>
                </w:rPr>
                <w:delText>&lt;mode&gt;</w:delText>
              </w:r>
              <w:r w:rsidDel="009453A7">
                <w:rPr>
                  <w:b/>
                  <w:bCs/>
                </w:rPr>
                <w:tab/>
              </w:r>
              <w:r w:rsidDel="009453A7">
                <w:rPr>
                  <w:bCs/>
                </w:rPr>
                <w:delText>Enable or Disable LTE TX mute</w:delText>
              </w:r>
              <w:bookmarkStart w:id="8075" w:name="_Toc489458437"/>
              <w:bookmarkEnd w:id="8075"/>
            </w:del>
          </w:p>
          <w:p w14:paraId="13631BAD" w14:textId="1B570193" w:rsidR="00975CC4" w:rsidDel="009453A7" w:rsidRDefault="00975CC4" w:rsidP="00166AF3">
            <w:pPr>
              <w:pStyle w:val="TableBody"/>
              <w:rPr>
                <w:del w:id="8076" w:author="Alban Roche" w:date="2017-08-02T16:33:00Z"/>
                <w:bCs/>
              </w:rPr>
            </w:pPr>
            <w:del w:id="8077" w:author="Alban Roche" w:date="2017-08-02T16:33:00Z">
              <w:r w:rsidDel="009453A7">
                <w:rPr>
                  <w:bCs/>
                </w:rPr>
                <w:delText>0</w:delText>
              </w:r>
              <w:r w:rsidDel="009453A7">
                <w:rPr>
                  <w:bCs/>
                </w:rPr>
                <w:tab/>
                <w:delText>T</w:delText>
              </w:r>
              <w:r w:rsidRPr="00E773EC" w:rsidDel="009453A7">
                <w:rPr>
                  <w:bCs/>
                </w:rPr>
                <w:delText>he feature is deactivated, the</w:delText>
              </w:r>
              <w:r w:rsidDel="009453A7">
                <w:rPr>
                  <w:bCs/>
                </w:rPr>
                <w:delText xml:space="preserve"> LTE transmit power emission </w:delText>
              </w:r>
              <w:r w:rsidRPr="00E773EC" w:rsidDel="009453A7">
                <w:rPr>
                  <w:bCs/>
                </w:rPr>
                <w:delText xml:space="preserve">is </w:delText>
              </w:r>
              <w:r w:rsidDel="009453A7">
                <w:rPr>
                  <w:bCs/>
                </w:rPr>
                <w:delText>un</w:delText>
              </w:r>
              <w:r w:rsidRPr="00E773EC" w:rsidDel="009453A7">
                <w:rPr>
                  <w:bCs/>
                </w:rPr>
                <w:delText>mute</w:delText>
              </w:r>
              <w:r w:rsidDel="009453A7">
                <w:rPr>
                  <w:bCs/>
                </w:rPr>
                <w:delText>d</w:delText>
              </w:r>
              <w:bookmarkStart w:id="8078" w:name="_Toc489458438"/>
              <w:bookmarkEnd w:id="8078"/>
            </w:del>
          </w:p>
          <w:p w14:paraId="5C296E20" w14:textId="792C671A" w:rsidR="00975CC4" w:rsidDel="009453A7" w:rsidRDefault="00975CC4" w:rsidP="00166AF3">
            <w:pPr>
              <w:pStyle w:val="TableBody"/>
              <w:rPr>
                <w:del w:id="8079" w:author="Alban Roche" w:date="2017-08-02T16:33:00Z"/>
                <w:bCs/>
              </w:rPr>
            </w:pPr>
            <w:del w:id="8080" w:author="Alban Roche" w:date="2017-08-02T16:33:00Z">
              <w:r w:rsidDel="009453A7">
                <w:rPr>
                  <w:bCs/>
                </w:rPr>
                <w:delText>1</w:delText>
              </w:r>
              <w:r w:rsidDel="009453A7">
                <w:rPr>
                  <w:bCs/>
                </w:rPr>
                <w:tab/>
                <w:delText>T</w:delText>
              </w:r>
              <w:r w:rsidRPr="00E773EC" w:rsidDel="009453A7">
                <w:rPr>
                  <w:bCs/>
                </w:rPr>
                <w:delText xml:space="preserve">he feature is activated and the LTE </w:delText>
              </w:r>
              <w:r w:rsidDel="009453A7">
                <w:rPr>
                  <w:bCs/>
                </w:rPr>
                <w:delText xml:space="preserve">transmit </w:delText>
              </w:r>
              <w:r w:rsidRPr="00E773EC" w:rsidDel="009453A7">
                <w:rPr>
                  <w:bCs/>
                </w:rPr>
                <w:delText>power emission is currently muted</w:delText>
              </w:r>
              <w:bookmarkStart w:id="8081" w:name="_Toc489458439"/>
              <w:bookmarkEnd w:id="8081"/>
            </w:del>
          </w:p>
          <w:p w14:paraId="3C7296E5" w14:textId="377C493B" w:rsidR="00975CC4" w:rsidRPr="00E773EC" w:rsidDel="009453A7" w:rsidRDefault="00975CC4" w:rsidP="00166AF3">
            <w:pPr>
              <w:pStyle w:val="TableBody"/>
              <w:rPr>
                <w:del w:id="8082" w:author="Alban Roche" w:date="2017-08-02T16:33:00Z"/>
                <w:b/>
              </w:rPr>
            </w:pPr>
            <w:bookmarkStart w:id="8083" w:name="_Toc489458440"/>
            <w:bookmarkEnd w:id="8083"/>
          </w:p>
          <w:p w14:paraId="13139DCB" w14:textId="75B26613" w:rsidR="00975CC4" w:rsidDel="009453A7" w:rsidRDefault="00975CC4" w:rsidP="00166AF3">
            <w:pPr>
              <w:pStyle w:val="TableBody"/>
              <w:rPr>
                <w:del w:id="8084" w:author="Alban Roche" w:date="2017-08-02T16:33:00Z"/>
                <w:bCs/>
              </w:rPr>
            </w:pPr>
            <w:del w:id="8085" w:author="Alban Roche" w:date="2017-08-02T16:33:00Z">
              <w:r w:rsidDel="009453A7">
                <w:rPr>
                  <w:b/>
                  <w:bCs/>
                </w:rPr>
                <w:delText>&lt;duration&gt;</w:delText>
              </w:r>
              <w:r w:rsidDel="009453A7">
                <w:rPr>
                  <w:b/>
                  <w:bCs/>
                </w:rPr>
                <w:tab/>
              </w:r>
              <w:r w:rsidDel="009453A7">
                <w:delText xml:space="preserve">Mute duration </w:delText>
              </w:r>
              <w:r w:rsidRPr="00E773EC" w:rsidDel="009453A7">
                <w:rPr>
                  <w:bCs/>
                </w:rPr>
                <w:delText xml:space="preserve">(only used </w:delText>
              </w:r>
              <w:r w:rsidDel="009453A7">
                <w:rPr>
                  <w:bCs/>
                </w:rPr>
                <w:delText>when &lt;</w:delText>
              </w:r>
              <w:r w:rsidRPr="00E773EC" w:rsidDel="009453A7">
                <w:rPr>
                  <w:bCs/>
                </w:rPr>
                <w:delText>mode</w:delText>
              </w:r>
              <w:r w:rsidDel="009453A7">
                <w:rPr>
                  <w:bCs/>
                </w:rPr>
                <w:delText>&gt;=</w:delText>
              </w:r>
              <w:r w:rsidRPr="00E773EC" w:rsidDel="009453A7">
                <w:rPr>
                  <w:bCs/>
                </w:rPr>
                <w:delText>1)</w:delText>
              </w:r>
              <w:bookmarkStart w:id="8086" w:name="_Toc489458441"/>
              <w:bookmarkEnd w:id="8086"/>
            </w:del>
          </w:p>
          <w:p w14:paraId="72993CF9" w14:textId="7DC564CE" w:rsidR="00975CC4" w:rsidDel="009453A7" w:rsidRDefault="00975CC4" w:rsidP="00166AF3">
            <w:pPr>
              <w:pStyle w:val="TableBody"/>
              <w:rPr>
                <w:del w:id="8087" w:author="Alban Roche" w:date="2017-08-02T16:33:00Z"/>
              </w:rPr>
            </w:pPr>
            <w:del w:id="8088" w:author="Alban Roche" w:date="2017-08-02T16:33:00Z">
              <w:r w:rsidDel="009453A7">
                <w:delText>Range: 5s – 120s; d</w:delText>
              </w:r>
              <w:r w:rsidRPr="00E773EC" w:rsidDel="009453A7">
                <w:rPr>
                  <w:lang w:eastAsia="en-US"/>
                </w:rPr>
                <w:delText>efault</w:delText>
              </w:r>
              <w:r w:rsidDel="009453A7">
                <w:delText xml:space="preserve"> value = </w:delText>
              </w:r>
              <w:r w:rsidRPr="00F47794" w:rsidDel="009453A7">
                <w:rPr>
                  <w:u w:val="single"/>
                </w:rPr>
                <w:delText>30</w:delText>
              </w:r>
              <w:bookmarkStart w:id="8089" w:name="_Toc489458442"/>
              <w:bookmarkEnd w:id="8089"/>
            </w:del>
          </w:p>
          <w:p w14:paraId="7BC5208D" w14:textId="18B92810" w:rsidR="00975CC4" w:rsidDel="009453A7" w:rsidRDefault="00975CC4" w:rsidP="00166AF3">
            <w:pPr>
              <w:pStyle w:val="TableBody"/>
              <w:rPr>
                <w:del w:id="8090" w:author="Alban Roche" w:date="2017-08-02T16:33:00Z"/>
                <w:b/>
                <w:bCs/>
              </w:rPr>
            </w:pPr>
            <w:bookmarkStart w:id="8091" w:name="_Toc489458443"/>
            <w:bookmarkEnd w:id="8091"/>
          </w:p>
          <w:p w14:paraId="547ECA6A" w14:textId="0D26C3EE" w:rsidR="00975CC4" w:rsidRPr="00F47794" w:rsidDel="009453A7" w:rsidRDefault="00975CC4" w:rsidP="00166AF3">
            <w:pPr>
              <w:pStyle w:val="TableBody"/>
              <w:rPr>
                <w:del w:id="8092" w:author="Alban Roche" w:date="2017-08-02T16:33:00Z"/>
                <w:bCs/>
              </w:rPr>
            </w:pPr>
            <w:del w:id="8093" w:author="Alban Roche" w:date="2017-08-02T16:33:00Z">
              <w:r w:rsidDel="009453A7">
                <w:rPr>
                  <w:b/>
                  <w:bCs/>
                </w:rPr>
                <w:delText>&lt;ind&gt;</w:delText>
              </w:r>
              <w:r w:rsidRPr="00F47794" w:rsidDel="009453A7">
                <w:rPr>
                  <w:bCs/>
                </w:rPr>
                <w:tab/>
              </w:r>
              <w:r w:rsidRPr="00F47794" w:rsidDel="009453A7">
                <w:rPr>
                  <w:bCs/>
                </w:rPr>
                <w:tab/>
                <w:delText>Unsolicited result code mode</w:delText>
              </w:r>
              <w:bookmarkStart w:id="8094" w:name="_Toc489458444"/>
              <w:bookmarkEnd w:id="8094"/>
            </w:del>
          </w:p>
          <w:p w14:paraId="1F2834D4" w14:textId="2B081E3A" w:rsidR="00975CC4" w:rsidRPr="00F47794" w:rsidDel="009453A7" w:rsidRDefault="00975CC4" w:rsidP="00166AF3">
            <w:pPr>
              <w:pStyle w:val="TableBody"/>
              <w:rPr>
                <w:del w:id="8095" w:author="Alban Roche" w:date="2017-08-02T16:33:00Z"/>
                <w:bCs/>
              </w:rPr>
            </w:pPr>
            <w:del w:id="8096" w:author="Alban Roche" w:date="2017-08-02T16:33:00Z">
              <w:r w:rsidRPr="00F47794" w:rsidDel="009453A7">
                <w:rPr>
                  <w:bCs/>
                </w:rPr>
                <w:delText>0</w:delText>
              </w:r>
              <w:r w:rsidDel="009453A7">
                <w:rPr>
                  <w:bCs/>
                </w:rPr>
                <w:tab/>
              </w:r>
              <w:r w:rsidRPr="00E773EC" w:rsidDel="009453A7">
                <w:rPr>
                  <w:bCs/>
                </w:rPr>
                <w:delText>Disable LTE TX mute unsolicited result code</w:delText>
              </w:r>
              <w:bookmarkStart w:id="8097" w:name="_Toc489458445"/>
              <w:bookmarkEnd w:id="8097"/>
            </w:del>
          </w:p>
          <w:p w14:paraId="647F6734" w14:textId="7230215C" w:rsidR="00975CC4" w:rsidRPr="00E161D8" w:rsidDel="009453A7" w:rsidRDefault="00975CC4" w:rsidP="00166AF3">
            <w:pPr>
              <w:pStyle w:val="TableBody"/>
              <w:rPr>
                <w:del w:id="8098" w:author="Alban Roche" w:date="2017-08-02T16:33:00Z"/>
              </w:rPr>
            </w:pPr>
            <w:del w:id="8099" w:author="Alban Roche" w:date="2017-08-02T16:33:00Z">
              <w:r w:rsidRPr="00F47794" w:rsidDel="009453A7">
                <w:delText>1</w:delText>
              </w:r>
              <w:r w:rsidDel="009453A7">
                <w:tab/>
              </w:r>
              <w:r w:rsidRPr="001F7B9D" w:rsidDel="009453A7">
                <w:rPr>
                  <w:bCs/>
                </w:rPr>
                <w:delText>Disable LTE TX mute unsolicited result code</w:delText>
              </w:r>
              <w:r w:rsidDel="009453A7">
                <w:rPr>
                  <w:bCs/>
                </w:rPr>
                <w:delText xml:space="preserve"> </w:delText>
              </w:r>
              <w:r w:rsidRPr="00F47794" w:rsidDel="009453A7">
                <w:rPr>
                  <w:b/>
                  <w:bCs/>
                </w:rPr>
                <w:delText>+KLTEMUTE: &lt;mode&gt;</w:delText>
              </w:r>
              <w:bookmarkStart w:id="8100" w:name="_Toc489458446"/>
              <w:bookmarkEnd w:id="8100"/>
            </w:del>
          </w:p>
        </w:tc>
        <w:bookmarkStart w:id="8101" w:name="_Toc489458447"/>
        <w:bookmarkEnd w:id="8101"/>
      </w:tr>
      <w:tr w:rsidR="00975CC4" w:rsidRPr="00C41274" w:rsidDel="009453A7" w14:paraId="2D76C6A4" w14:textId="1CFD9E2C" w:rsidTr="00166AF3">
        <w:trPr>
          <w:trHeight w:val="42"/>
          <w:del w:id="8102" w:author="Alban Roche" w:date="2017-08-02T16:33:00Z"/>
        </w:trPr>
        <w:tc>
          <w:tcPr>
            <w:tcW w:w="1728" w:type="dxa"/>
          </w:tcPr>
          <w:p w14:paraId="5674582B" w14:textId="16E9568D" w:rsidR="00975CC4" w:rsidRPr="00F47794" w:rsidDel="009453A7" w:rsidRDefault="00975CC4" w:rsidP="00166AF3">
            <w:pPr>
              <w:pStyle w:val="TableBody"/>
              <w:rPr>
                <w:del w:id="8103" w:author="Alban Roche" w:date="2017-08-02T16:33:00Z"/>
                <w:i/>
                <w:szCs w:val="18"/>
              </w:rPr>
            </w:pPr>
            <w:del w:id="8104" w:author="Alban Roche" w:date="2017-08-02T16:33:00Z">
              <w:r w:rsidRPr="00F47794" w:rsidDel="009453A7">
                <w:rPr>
                  <w:i/>
                </w:rPr>
                <w:delText>Unsolicited Notification</w:delText>
              </w:r>
              <w:bookmarkStart w:id="8105" w:name="_Toc489458448"/>
              <w:bookmarkEnd w:id="8105"/>
            </w:del>
          </w:p>
        </w:tc>
        <w:tc>
          <w:tcPr>
            <w:tcW w:w="7560" w:type="dxa"/>
          </w:tcPr>
          <w:p w14:paraId="4867470E" w14:textId="6700F5AE" w:rsidR="00975CC4" w:rsidDel="009453A7" w:rsidRDefault="00975CC4" w:rsidP="00166AF3">
            <w:pPr>
              <w:pStyle w:val="TableBody"/>
              <w:rPr>
                <w:del w:id="8106" w:author="Alban Roche" w:date="2017-08-02T16:33:00Z"/>
                <w:szCs w:val="18"/>
                <w:u w:val="single"/>
              </w:rPr>
            </w:pPr>
            <w:del w:id="8107" w:author="Alban Roche" w:date="2017-08-02T16:33:00Z">
              <w:r w:rsidDel="009453A7">
                <w:rPr>
                  <w:szCs w:val="18"/>
                  <w:u w:val="single"/>
                </w:rPr>
                <w:delText>Response</w:delText>
              </w:r>
              <w:bookmarkStart w:id="8108" w:name="_Toc489458449"/>
              <w:bookmarkEnd w:id="8108"/>
            </w:del>
          </w:p>
          <w:p w14:paraId="3D1DD155" w14:textId="726A15EA" w:rsidR="00975CC4" w:rsidDel="009453A7" w:rsidRDefault="00975CC4" w:rsidP="00166AF3">
            <w:pPr>
              <w:pStyle w:val="TableBody"/>
              <w:rPr>
                <w:del w:id="8109" w:author="Alban Roche" w:date="2017-08-02T16:33:00Z"/>
                <w:b/>
                <w:szCs w:val="18"/>
              </w:rPr>
            </w:pPr>
            <w:del w:id="8110" w:author="Alban Roche" w:date="2017-08-02T16:33:00Z">
              <w:r w:rsidDel="009453A7">
                <w:rPr>
                  <w:b/>
                  <w:szCs w:val="18"/>
                </w:rPr>
                <w:delText xml:space="preserve">+KLTEMUTE: </w:delText>
              </w:r>
              <w:r w:rsidRPr="00E773EC" w:rsidDel="009453A7">
                <w:rPr>
                  <w:b/>
                  <w:szCs w:val="18"/>
                </w:rPr>
                <w:delText>&lt;</w:delText>
              </w:r>
              <w:r w:rsidDel="009453A7">
                <w:rPr>
                  <w:b/>
                  <w:szCs w:val="18"/>
                </w:rPr>
                <w:delText>state</w:delText>
              </w:r>
              <w:r w:rsidRPr="00E773EC" w:rsidDel="009453A7">
                <w:rPr>
                  <w:b/>
                  <w:szCs w:val="18"/>
                </w:rPr>
                <w:delText>&gt;</w:delText>
              </w:r>
              <w:r w:rsidDel="009453A7">
                <w:rPr>
                  <w:b/>
                  <w:szCs w:val="18"/>
                </w:rPr>
                <w:delText>,&lt;duration&gt; 1</w:delText>
              </w:r>
              <w:r w:rsidDel="009453A7">
                <w:rPr>
                  <w:b/>
                  <w:szCs w:val="18"/>
                </w:rPr>
                <w:tab/>
              </w:r>
              <w:r w:rsidRPr="00F47794" w:rsidDel="009453A7">
                <w:rPr>
                  <w:szCs w:val="18"/>
                </w:rPr>
                <w:delText>// start LTE mute with duration</w:delText>
              </w:r>
              <w:bookmarkStart w:id="8111" w:name="_Toc489458450"/>
              <w:bookmarkEnd w:id="8111"/>
            </w:del>
          </w:p>
          <w:p w14:paraId="3BF47D46" w14:textId="6AD8DF5B" w:rsidR="00975CC4" w:rsidDel="009453A7" w:rsidRDefault="00975CC4" w:rsidP="00166AF3">
            <w:pPr>
              <w:pStyle w:val="TableBody"/>
              <w:rPr>
                <w:del w:id="8112" w:author="Alban Roche" w:date="2017-08-02T16:33:00Z"/>
                <w:szCs w:val="18"/>
                <w:u w:val="single"/>
              </w:rPr>
            </w:pPr>
            <w:del w:id="8113" w:author="Alban Roche" w:date="2017-08-02T16:33:00Z">
              <w:r w:rsidDel="009453A7">
                <w:rPr>
                  <w:b/>
                  <w:szCs w:val="18"/>
                </w:rPr>
                <w:delText xml:space="preserve">                        </w:delText>
              </w:r>
              <w:r w:rsidRPr="00FF3E64" w:rsidDel="009453A7">
                <w:rPr>
                  <w:b/>
                  <w:szCs w:val="18"/>
                </w:rPr>
                <w:delText>&lt;</w:delText>
              </w:r>
              <w:r w:rsidDel="009453A7">
                <w:rPr>
                  <w:b/>
                  <w:szCs w:val="18"/>
                </w:rPr>
                <w:delText>state</w:delText>
              </w:r>
              <w:r w:rsidRPr="00FF3E64" w:rsidDel="009453A7">
                <w:rPr>
                  <w:b/>
                  <w:szCs w:val="18"/>
                </w:rPr>
                <w:delText>&gt;</w:delText>
              </w:r>
              <w:r w:rsidDel="009453A7">
                <w:rPr>
                  <w:b/>
                  <w:szCs w:val="18"/>
                </w:rPr>
                <w:delText xml:space="preserve"> 0</w:delText>
              </w:r>
              <w:r w:rsidDel="009453A7">
                <w:rPr>
                  <w:b/>
                  <w:szCs w:val="18"/>
                </w:rPr>
                <w:tab/>
              </w:r>
              <w:r w:rsidDel="009453A7">
                <w:rPr>
                  <w:b/>
                  <w:szCs w:val="18"/>
                </w:rPr>
                <w:tab/>
              </w:r>
              <w:r w:rsidDel="009453A7">
                <w:rPr>
                  <w:b/>
                  <w:szCs w:val="18"/>
                </w:rPr>
                <w:tab/>
              </w:r>
              <w:r w:rsidRPr="00F47794" w:rsidDel="009453A7">
                <w:rPr>
                  <w:szCs w:val="18"/>
                </w:rPr>
                <w:delText>// stop LTE mute</w:delText>
              </w:r>
              <w:r w:rsidDel="009453A7">
                <w:rPr>
                  <w:b/>
                  <w:szCs w:val="18"/>
                </w:rPr>
                <w:delText xml:space="preserve">   </w:delText>
              </w:r>
              <w:bookmarkStart w:id="8114" w:name="_Toc489458451"/>
              <w:bookmarkEnd w:id="8114"/>
            </w:del>
          </w:p>
        </w:tc>
        <w:bookmarkStart w:id="8115" w:name="_Toc489458452"/>
        <w:bookmarkEnd w:id="8115"/>
      </w:tr>
      <w:tr w:rsidR="00975CC4" w:rsidRPr="00C41274" w:rsidDel="009453A7" w14:paraId="3ADE33AA" w14:textId="54867217" w:rsidTr="00166AF3">
        <w:trPr>
          <w:trHeight w:val="42"/>
          <w:del w:id="8116" w:author="Alban Roche" w:date="2017-08-02T16:33:00Z"/>
        </w:trPr>
        <w:tc>
          <w:tcPr>
            <w:tcW w:w="1728" w:type="dxa"/>
          </w:tcPr>
          <w:p w14:paraId="40AF3DBF" w14:textId="3206C229" w:rsidR="00975CC4" w:rsidRPr="00C41274" w:rsidDel="009453A7" w:rsidRDefault="00975CC4" w:rsidP="00166AF3">
            <w:pPr>
              <w:pStyle w:val="TableBody"/>
              <w:rPr>
                <w:del w:id="8117" w:author="Alban Roche" w:date="2017-08-02T16:33:00Z"/>
                <w:u w:val="single"/>
              </w:rPr>
            </w:pPr>
            <w:del w:id="8118" w:author="Alban Roche" w:date="2017-08-02T16:33:00Z">
              <w:r w:rsidRPr="00C41274" w:rsidDel="009453A7">
                <w:rPr>
                  <w:u w:val="single"/>
                </w:rPr>
                <w:delText>Reference</w:delText>
              </w:r>
              <w:bookmarkStart w:id="8119" w:name="_Toc489458453"/>
              <w:bookmarkEnd w:id="8119"/>
            </w:del>
          </w:p>
          <w:p w14:paraId="1DE09CC2" w14:textId="429F74C0" w:rsidR="00975CC4" w:rsidRPr="00671C8B" w:rsidDel="009453A7" w:rsidRDefault="00975CC4" w:rsidP="00166AF3">
            <w:pPr>
              <w:pStyle w:val="TableBody"/>
              <w:rPr>
                <w:del w:id="8120" w:author="Alban Roche" w:date="2017-08-02T16:33:00Z"/>
                <w:i/>
              </w:rPr>
            </w:pPr>
            <w:del w:id="8121" w:author="Alban Roche" w:date="2017-08-02T16:33:00Z">
              <w:r w:rsidRPr="00671C8B" w:rsidDel="009453A7">
                <w:delText>Sierra Wireless Proprietary</w:delText>
              </w:r>
              <w:bookmarkStart w:id="8122" w:name="_Toc489458454"/>
              <w:bookmarkEnd w:id="8122"/>
            </w:del>
          </w:p>
        </w:tc>
        <w:tc>
          <w:tcPr>
            <w:tcW w:w="7560" w:type="dxa"/>
          </w:tcPr>
          <w:p w14:paraId="4CEA862F" w14:textId="3822E704" w:rsidR="00975CC4" w:rsidDel="009453A7" w:rsidRDefault="00975CC4" w:rsidP="00166AF3">
            <w:pPr>
              <w:pStyle w:val="TableBody"/>
              <w:rPr>
                <w:del w:id="8123" w:author="Alban Roche" w:date="2017-08-02T16:33:00Z"/>
                <w:u w:val="single"/>
              </w:rPr>
            </w:pPr>
            <w:del w:id="8124" w:author="Alban Roche" w:date="2017-08-02T16:33:00Z">
              <w:r w:rsidDel="009453A7">
                <w:rPr>
                  <w:u w:val="single"/>
                </w:rPr>
                <w:delText>Notes</w:delText>
              </w:r>
              <w:bookmarkStart w:id="8125" w:name="_Toc489458455"/>
              <w:bookmarkEnd w:id="8125"/>
            </w:del>
          </w:p>
          <w:p w14:paraId="5C2A8C65" w14:textId="5D6AA5D8" w:rsidR="00975CC4" w:rsidDel="009453A7" w:rsidRDefault="00975CC4" w:rsidP="0059466D">
            <w:pPr>
              <w:pStyle w:val="TableBody"/>
              <w:numPr>
                <w:ilvl w:val="0"/>
                <w:numId w:val="117"/>
              </w:numPr>
              <w:rPr>
                <w:del w:id="8126" w:author="Alban Roche" w:date="2017-08-02T16:33:00Z"/>
              </w:rPr>
            </w:pPr>
            <w:del w:id="8127" w:author="Alban Roche" w:date="2017-08-02T16:33:00Z">
              <w:r w:rsidRPr="00E701C2" w:rsidDel="009453A7">
                <w:delText>If AT</w:delText>
              </w:r>
              <w:r w:rsidDel="009453A7">
                <w:delText xml:space="preserve">+KLTEMUTE=1 is resent within </w:delText>
              </w:r>
              <w:r w:rsidRPr="00876A96" w:rsidDel="009453A7">
                <w:delText>&lt;</w:delText>
              </w:r>
              <w:r w:rsidDel="009453A7">
                <w:delText>duration</w:delText>
              </w:r>
              <w:r w:rsidRPr="00876A96" w:rsidDel="009453A7">
                <w:delText>&gt;</w:delText>
              </w:r>
              <w:r w:rsidRPr="00E701C2" w:rsidDel="009453A7">
                <w:delText xml:space="preserve"> after it has </w:delText>
              </w:r>
              <w:r w:rsidDel="009453A7">
                <w:delText xml:space="preserve">already </w:delText>
              </w:r>
              <w:r w:rsidRPr="00E701C2" w:rsidDel="009453A7">
                <w:delText>been sent</w:delText>
              </w:r>
              <w:r w:rsidDel="009453A7">
                <w:delText>,</w:delText>
              </w:r>
              <w:r w:rsidRPr="00E701C2" w:rsidDel="009453A7">
                <w:delText xml:space="preserve"> then it w</w:delText>
              </w:r>
              <w:r w:rsidDel="009453A7">
                <w:delText xml:space="preserve">ill not take any effect. The </w:delText>
              </w:r>
              <w:r w:rsidRPr="00876A96" w:rsidDel="009453A7">
                <w:delText>&lt;</w:delText>
              </w:r>
              <w:r w:rsidDel="009453A7">
                <w:delText>duration</w:delText>
              </w:r>
              <w:r w:rsidRPr="00876A96" w:rsidDel="009453A7">
                <w:delText>&gt;</w:delText>
              </w:r>
              <w:r w:rsidDel="009453A7">
                <w:delText xml:space="preserve"> </w:delText>
              </w:r>
              <w:r w:rsidRPr="00E701C2" w:rsidDel="009453A7">
                <w:delText>timer will not be reactivated and will continue to run as expected.</w:delText>
              </w:r>
              <w:bookmarkStart w:id="8128" w:name="_Toc489458456"/>
              <w:bookmarkEnd w:id="8128"/>
            </w:del>
          </w:p>
          <w:p w14:paraId="6758D7EE" w14:textId="6D46EA29" w:rsidR="00975CC4" w:rsidDel="009453A7" w:rsidRDefault="00975CC4" w:rsidP="0059466D">
            <w:pPr>
              <w:pStyle w:val="TableBody"/>
              <w:numPr>
                <w:ilvl w:val="0"/>
                <w:numId w:val="117"/>
              </w:numPr>
              <w:rPr>
                <w:del w:id="8129" w:author="Alban Roche" w:date="2017-08-02T16:33:00Z"/>
              </w:rPr>
            </w:pPr>
            <w:del w:id="8130" w:author="Alban Roche" w:date="2017-08-02T16:33:00Z">
              <w:r w:rsidDel="009453A7">
                <w:delText xml:space="preserve">If AT+KLTEMUTE=0 is sent within </w:delText>
              </w:r>
              <w:r w:rsidRPr="00E773EC" w:rsidDel="009453A7">
                <w:delText>&lt;</w:delText>
              </w:r>
              <w:r w:rsidDel="009453A7">
                <w:delText>duration</w:delText>
              </w:r>
              <w:r w:rsidRPr="00E773EC" w:rsidDel="009453A7">
                <w:delText>&gt;</w:delText>
              </w:r>
              <w:r w:rsidDel="009453A7">
                <w:delText xml:space="preserve"> after AT+KLTEMUTE=1 is sent, then the </w:delText>
              </w:r>
              <w:r w:rsidRPr="00E773EC" w:rsidDel="009453A7">
                <w:delText>&lt;</w:delText>
              </w:r>
              <w:r w:rsidDel="009453A7">
                <w:delText>duration</w:delText>
              </w:r>
              <w:r w:rsidRPr="00E773EC" w:rsidDel="009453A7">
                <w:delText>&gt;</w:delText>
              </w:r>
              <w:r w:rsidDel="009453A7">
                <w:delText xml:space="preserve"> timer will be killed and mute will be deactivated.</w:delText>
              </w:r>
              <w:bookmarkStart w:id="8131" w:name="_Toc489458457"/>
              <w:bookmarkEnd w:id="8131"/>
            </w:del>
          </w:p>
          <w:p w14:paraId="5660AC1D" w14:textId="19560A69" w:rsidR="00975CC4" w:rsidDel="009453A7" w:rsidRDefault="00975CC4" w:rsidP="0059466D">
            <w:pPr>
              <w:pStyle w:val="TableBody"/>
              <w:numPr>
                <w:ilvl w:val="0"/>
                <w:numId w:val="117"/>
              </w:numPr>
              <w:rPr>
                <w:del w:id="8132" w:author="Alban Roche" w:date="2017-08-02T16:33:00Z"/>
              </w:rPr>
            </w:pPr>
            <w:del w:id="8133" w:author="Alban Roche" w:date="2017-08-02T16:33:00Z">
              <w:r w:rsidDel="009453A7">
                <w:delText>If AT+KLTEMUTE=0 is sent while mute is not activated, then the AT command does not take any effect.</w:delText>
              </w:r>
              <w:bookmarkStart w:id="8134" w:name="_Toc489458458"/>
              <w:bookmarkEnd w:id="8134"/>
            </w:del>
          </w:p>
          <w:p w14:paraId="55B7A887" w14:textId="0EBFFCF8" w:rsidR="00975CC4" w:rsidDel="009453A7" w:rsidRDefault="00975CC4" w:rsidP="0059466D">
            <w:pPr>
              <w:pStyle w:val="TableBody"/>
              <w:numPr>
                <w:ilvl w:val="0"/>
                <w:numId w:val="117"/>
              </w:numPr>
              <w:rPr>
                <w:del w:id="8135" w:author="Alban Roche" w:date="2017-08-02T16:33:00Z"/>
              </w:rPr>
            </w:pPr>
            <w:del w:id="8136" w:author="Alban Roche" w:date="2017-08-02T16:33:00Z">
              <w:r w:rsidDel="009453A7">
                <w:delText>When the feature is activated, the &lt;mode&gt; parameter will be automatically reset to 0 after the &lt;duration&gt; mute timer expires.</w:delText>
              </w:r>
              <w:bookmarkStart w:id="8137" w:name="_Toc489458459"/>
              <w:bookmarkEnd w:id="8137"/>
            </w:del>
          </w:p>
          <w:p w14:paraId="01C934A3" w14:textId="1B1F51EA" w:rsidR="00975CC4" w:rsidRPr="00F47794" w:rsidDel="009453A7" w:rsidRDefault="00975CC4" w:rsidP="0059466D">
            <w:pPr>
              <w:pStyle w:val="TableBody"/>
              <w:numPr>
                <w:ilvl w:val="0"/>
                <w:numId w:val="117"/>
              </w:numPr>
              <w:rPr>
                <w:del w:id="8138" w:author="Alban Roche" w:date="2017-08-02T16:33:00Z"/>
                <w:szCs w:val="18"/>
                <w:u w:val="single"/>
              </w:rPr>
            </w:pPr>
            <w:del w:id="8139" w:author="Alban Roche" w:date="2017-08-02T16:33:00Z">
              <w:r w:rsidDel="009453A7">
                <w:delText>At module power up, by default, &lt;mode&gt; is always 0.</w:delText>
              </w:r>
              <w:bookmarkStart w:id="8140" w:name="_Toc489458460"/>
              <w:bookmarkEnd w:id="8140"/>
            </w:del>
          </w:p>
          <w:p w14:paraId="1EF512C8" w14:textId="6B0C5E31" w:rsidR="00975CC4" w:rsidDel="009453A7" w:rsidRDefault="00975CC4" w:rsidP="0059466D">
            <w:pPr>
              <w:pStyle w:val="TableBody"/>
              <w:numPr>
                <w:ilvl w:val="0"/>
                <w:numId w:val="117"/>
              </w:numPr>
              <w:rPr>
                <w:del w:id="8141" w:author="Alban Roche" w:date="2017-08-02T16:33:00Z"/>
                <w:szCs w:val="18"/>
                <w:u w:val="single"/>
              </w:rPr>
            </w:pPr>
            <w:del w:id="8142" w:author="Alban Roche" w:date="2017-08-02T16:33:00Z">
              <w:r w:rsidDel="009453A7">
                <w:delText>This command can only be used with a SIM.</w:delText>
              </w:r>
              <w:bookmarkStart w:id="8143" w:name="_Toc489458461"/>
              <w:bookmarkEnd w:id="8143"/>
            </w:del>
          </w:p>
        </w:tc>
        <w:bookmarkStart w:id="8144" w:name="_Toc489458462"/>
        <w:bookmarkEnd w:id="8144"/>
      </w:tr>
      <w:tr w:rsidR="00975CC4" w:rsidRPr="00C41274" w:rsidDel="009453A7" w14:paraId="5747F1B0" w14:textId="64951C97" w:rsidTr="00166AF3">
        <w:trPr>
          <w:cantSplit w:val="0"/>
          <w:trHeight w:val="42"/>
          <w:del w:id="8145" w:author="Alban Roche" w:date="2017-08-02T16:33:00Z"/>
        </w:trPr>
        <w:tc>
          <w:tcPr>
            <w:tcW w:w="1728" w:type="dxa"/>
          </w:tcPr>
          <w:p w14:paraId="7970C34A" w14:textId="0877740C" w:rsidR="00975CC4" w:rsidRPr="00C41274" w:rsidDel="009453A7" w:rsidRDefault="00975CC4" w:rsidP="00166AF3">
            <w:pPr>
              <w:pStyle w:val="TableBody"/>
              <w:rPr>
                <w:del w:id="8146" w:author="Alban Roche" w:date="2017-08-02T16:33:00Z"/>
                <w:u w:val="single"/>
              </w:rPr>
            </w:pPr>
            <w:del w:id="8147" w:author="Alban Roche" w:date="2017-08-02T16:33:00Z">
              <w:r w:rsidDel="009453A7">
                <w:rPr>
                  <w:u w:val="single"/>
                </w:rPr>
                <w:delText>Examples</w:delText>
              </w:r>
              <w:bookmarkStart w:id="8148" w:name="_Toc489458463"/>
              <w:bookmarkEnd w:id="8148"/>
            </w:del>
          </w:p>
        </w:tc>
        <w:tc>
          <w:tcPr>
            <w:tcW w:w="7560" w:type="dxa"/>
          </w:tcPr>
          <w:p w14:paraId="7600F979" w14:textId="5091C9CE" w:rsidR="00975CC4" w:rsidRPr="003720D4" w:rsidDel="009453A7" w:rsidRDefault="00975CC4" w:rsidP="00166AF3">
            <w:pPr>
              <w:pStyle w:val="TableBody"/>
              <w:rPr>
                <w:del w:id="8149" w:author="Alban Roche" w:date="2017-08-02T16:33:00Z"/>
                <w:b/>
              </w:rPr>
            </w:pPr>
            <w:del w:id="8150" w:author="Alban Roche" w:date="2017-08-02T16:33:00Z">
              <w:r w:rsidDel="009453A7">
                <w:rPr>
                  <w:b/>
                </w:rPr>
                <w:delText>AT+KLTEMUTE</w:delText>
              </w:r>
              <w:r w:rsidRPr="003720D4" w:rsidDel="009453A7">
                <w:rPr>
                  <w:b/>
                </w:rPr>
                <w:delText>=?</w:delText>
              </w:r>
              <w:bookmarkStart w:id="8151" w:name="_Toc489458464"/>
              <w:bookmarkEnd w:id="8151"/>
            </w:del>
          </w:p>
          <w:p w14:paraId="1E6F8015" w14:textId="6769EA8E" w:rsidR="00975CC4" w:rsidDel="009453A7" w:rsidRDefault="00975CC4" w:rsidP="00166AF3">
            <w:pPr>
              <w:pStyle w:val="TableBody"/>
              <w:rPr>
                <w:del w:id="8152" w:author="Alban Roche" w:date="2017-08-02T16:33:00Z"/>
                <w:b/>
              </w:rPr>
            </w:pPr>
            <w:del w:id="8153" w:author="Alban Roche" w:date="2017-08-02T16:33:00Z">
              <w:r w:rsidRPr="003720D4" w:rsidDel="009453A7">
                <w:rPr>
                  <w:b/>
                </w:rPr>
                <w:delText>+K</w:delText>
              </w:r>
              <w:r w:rsidDel="009453A7">
                <w:rPr>
                  <w:b/>
                </w:rPr>
                <w:delText>LTEMUTE</w:delText>
              </w:r>
              <w:r w:rsidRPr="003720D4" w:rsidDel="009453A7">
                <w:rPr>
                  <w:b/>
                </w:rPr>
                <w:delText>: (</w:delText>
              </w:r>
              <w:r w:rsidDel="009453A7">
                <w:rPr>
                  <w:b/>
                </w:rPr>
                <w:delText>0</w:delText>
              </w:r>
              <w:r w:rsidRPr="003720D4" w:rsidDel="009453A7">
                <w:rPr>
                  <w:b/>
                </w:rPr>
                <w:delText>-</w:delText>
              </w:r>
              <w:r w:rsidDel="009453A7">
                <w:rPr>
                  <w:b/>
                </w:rPr>
                <w:delText>1</w:delText>
              </w:r>
              <w:r w:rsidRPr="003720D4" w:rsidDel="009453A7">
                <w:rPr>
                  <w:b/>
                </w:rPr>
                <w:delText>)</w:delText>
              </w:r>
              <w:r w:rsidDel="009453A7">
                <w:rPr>
                  <w:b/>
                </w:rPr>
                <w:delText>,(5-120),(0-1)</w:delText>
              </w:r>
              <w:bookmarkStart w:id="8154" w:name="_Toc489458465"/>
              <w:bookmarkEnd w:id="8154"/>
            </w:del>
          </w:p>
          <w:p w14:paraId="36917979" w14:textId="03567297" w:rsidR="00975CC4" w:rsidDel="009453A7" w:rsidRDefault="00975CC4" w:rsidP="00166AF3">
            <w:pPr>
              <w:pStyle w:val="TableBody"/>
              <w:rPr>
                <w:del w:id="8155" w:author="Alban Roche" w:date="2017-08-02T16:33:00Z"/>
                <w:b/>
              </w:rPr>
            </w:pPr>
            <w:del w:id="8156" w:author="Alban Roche" w:date="2017-08-02T16:33:00Z">
              <w:r w:rsidRPr="003720D4" w:rsidDel="009453A7">
                <w:rPr>
                  <w:b/>
                </w:rPr>
                <w:delText>OK</w:delText>
              </w:r>
              <w:bookmarkStart w:id="8157" w:name="_Toc489458466"/>
              <w:bookmarkEnd w:id="8157"/>
            </w:del>
          </w:p>
          <w:p w14:paraId="05EDFA9E" w14:textId="2676AD19" w:rsidR="00975CC4" w:rsidDel="009453A7" w:rsidRDefault="00975CC4" w:rsidP="00166AF3">
            <w:pPr>
              <w:pStyle w:val="TableBody"/>
              <w:rPr>
                <w:del w:id="8158" w:author="Alban Roche" w:date="2017-08-02T16:33:00Z"/>
                <w:b/>
              </w:rPr>
            </w:pPr>
            <w:bookmarkStart w:id="8159" w:name="_Toc489458467"/>
            <w:bookmarkEnd w:id="8159"/>
          </w:p>
          <w:p w14:paraId="15B422D8" w14:textId="40B04CA0" w:rsidR="00975CC4" w:rsidRPr="00F47794" w:rsidDel="009453A7" w:rsidRDefault="00975CC4" w:rsidP="00166AF3">
            <w:pPr>
              <w:pStyle w:val="TableBody"/>
              <w:rPr>
                <w:del w:id="8160" w:author="Alban Roche" w:date="2017-08-02T16:33:00Z"/>
              </w:rPr>
            </w:pPr>
            <w:del w:id="8161" w:author="Alban Roche" w:date="2017-08-02T16:33:00Z">
              <w:r w:rsidDel="009453A7">
                <w:rPr>
                  <w:b/>
                </w:rPr>
                <w:delText xml:space="preserve">AT+KLTEMUTE?      </w:delText>
              </w:r>
              <w:r w:rsidRPr="00F47794" w:rsidDel="009453A7">
                <w:delText xml:space="preserve">               // Read the current settings</w:delText>
              </w:r>
              <w:bookmarkStart w:id="8162" w:name="_Toc489458468"/>
              <w:bookmarkEnd w:id="8162"/>
            </w:del>
          </w:p>
          <w:p w14:paraId="3AA968B9" w14:textId="13F67938" w:rsidR="00975CC4" w:rsidDel="009453A7" w:rsidRDefault="00975CC4" w:rsidP="00166AF3">
            <w:pPr>
              <w:pStyle w:val="TableBody"/>
              <w:rPr>
                <w:del w:id="8163" w:author="Alban Roche" w:date="2017-08-02T16:33:00Z"/>
                <w:b/>
              </w:rPr>
            </w:pPr>
            <w:del w:id="8164" w:author="Alban Roche" w:date="2017-08-02T16:33:00Z">
              <w:r w:rsidDel="009453A7">
                <w:rPr>
                  <w:b/>
                </w:rPr>
                <w:delText>+KLTEMUTE: 0,30,0</w:delText>
              </w:r>
              <w:bookmarkStart w:id="8165" w:name="_Toc489458469"/>
              <w:bookmarkEnd w:id="8165"/>
            </w:del>
          </w:p>
          <w:p w14:paraId="10235A26" w14:textId="7DD4A910" w:rsidR="00975CC4" w:rsidDel="009453A7" w:rsidRDefault="00975CC4" w:rsidP="00166AF3">
            <w:pPr>
              <w:pStyle w:val="TableBody"/>
              <w:rPr>
                <w:del w:id="8166" w:author="Alban Roche" w:date="2017-08-02T16:33:00Z"/>
                <w:b/>
              </w:rPr>
            </w:pPr>
            <w:del w:id="8167" w:author="Alban Roche" w:date="2017-08-02T16:33:00Z">
              <w:r w:rsidDel="009453A7">
                <w:rPr>
                  <w:b/>
                </w:rPr>
                <w:delText>OK</w:delText>
              </w:r>
              <w:bookmarkStart w:id="8168" w:name="_Toc489458470"/>
              <w:bookmarkEnd w:id="8168"/>
            </w:del>
          </w:p>
          <w:p w14:paraId="37462E95" w14:textId="6266BA87" w:rsidR="00975CC4" w:rsidDel="009453A7" w:rsidRDefault="00975CC4" w:rsidP="00166AF3">
            <w:pPr>
              <w:pStyle w:val="TableBody"/>
              <w:rPr>
                <w:del w:id="8169" w:author="Alban Roche" w:date="2017-08-02T16:33:00Z"/>
                <w:b/>
              </w:rPr>
            </w:pPr>
            <w:bookmarkStart w:id="8170" w:name="_Toc489458471"/>
            <w:bookmarkEnd w:id="8170"/>
          </w:p>
          <w:p w14:paraId="1A75EE9C" w14:textId="6581E3FC" w:rsidR="00975CC4" w:rsidRPr="00F47794" w:rsidDel="009453A7" w:rsidRDefault="00975CC4" w:rsidP="00166AF3">
            <w:pPr>
              <w:pStyle w:val="TableBody"/>
              <w:rPr>
                <w:del w:id="8171" w:author="Alban Roche" w:date="2017-08-02T16:33:00Z"/>
              </w:rPr>
            </w:pPr>
            <w:del w:id="8172" w:author="Alban Roche" w:date="2017-08-02T16:33:00Z">
              <w:r w:rsidDel="009453A7">
                <w:rPr>
                  <w:b/>
                </w:rPr>
                <w:delText xml:space="preserve">AT+KLTEMUTE=1,40,1   </w:delText>
              </w:r>
              <w:r w:rsidRPr="00F47794" w:rsidDel="009453A7">
                <w:delText xml:space="preserve">         // Activate LTE TX mute during 40s</w:delText>
              </w:r>
              <w:bookmarkStart w:id="8173" w:name="_Toc489458472"/>
              <w:bookmarkEnd w:id="8173"/>
            </w:del>
          </w:p>
          <w:p w14:paraId="394FA067" w14:textId="78753C8F" w:rsidR="00975CC4" w:rsidDel="009453A7" w:rsidRDefault="00975CC4" w:rsidP="00166AF3">
            <w:pPr>
              <w:pStyle w:val="TableBody"/>
              <w:rPr>
                <w:del w:id="8174" w:author="Alban Roche" w:date="2017-08-02T16:33:00Z"/>
                <w:b/>
              </w:rPr>
            </w:pPr>
            <w:del w:id="8175" w:author="Alban Roche" w:date="2017-08-02T16:33:00Z">
              <w:r w:rsidDel="009453A7">
                <w:rPr>
                  <w:b/>
                </w:rPr>
                <w:delText>OK</w:delText>
              </w:r>
              <w:bookmarkStart w:id="8176" w:name="_Toc489458473"/>
              <w:bookmarkEnd w:id="8176"/>
            </w:del>
          </w:p>
          <w:p w14:paraId="3EC95F11" w14:textId="44A135CE" w:rsidR="00975CC4" w:rsidDel="009453A7" w:rsidRDefault="00975CC4" w:rsidP="00166AF3">
            <w:pPr>
              <w:pStyle w:val="TableBody"/>
              <w:rPr>
                <w:del w:id="8177" w:author="Alban Roche" w:date="2017-08-02T16:33:00Z"/>
                <w:b/>
              </w:rPr>
            </w:pPr>
            <w:bookmarkStart w:id="8178" w:name="_Toc489458474"/>
            <w:bookmarkEnd w:id="8178"/>
          </w:p>
          <w:p w14:paraId="4E50EC3C" w14:textId="13E3147F" w:rsidR="00975CC4" w:rsidRPr="00F47794" w:rsidDel="009453A7" w:rsidRDefault="00975CC4" w:rsidP="00166AF3">
            <w:pPr>
              <w:pStyle w:val="TableBody"/>
              <w:rPr>
                <w:del w:id="8179" w:author="Alban Roche" w:date="2017-08-02T16:33:00Z"/>
              </w:rPr>
            </w:pPr>
            <w:del w:id="8180" w:author="Alban Roche" w:date="2017-08-02T16:33:00Z">
              <w:r w:rsidDel="009453A7">
                <w:rPr>
                  <w:b/>
                </w:rPr>
                <w:delText xml:space="preserve">+KLTEMUTE: 1             </w:delText>
              </w:r>
              <w:r w:rsidRPr="00F47794" w:rsidDel="009453A7">
                <w:delText xml:space="preserve">            // LTE TX mute is started</w:delText>
              </w:r>
              <w:bookmarkStart w:id="8181" w:name="_Toc489458475"/>
              <w:bookmarkEnd w:id="8181"/>
            </w:del>
          </w:p>
          <w:p w14:paraId="1183AA91" w14:textId="0995FE58" w:rsidR="00975CC4" w:rsidDel="009453A7" w:rsidRDefault="00975CC4" w:rsidP="00166AF3">
            <w:pPr>
              <w:pStyle w:val="TableBody"/>
              <w:rPr>
                <w:del w:id="8182" w:author="Alban Roche" w:date="2017-08-02T16:33:00Z"/>
                <w:b/>
              </w:rPr>
            </w:pPr>
            <w:bookmarkStart w:id="8183" w:name="_Toc489458476"/>
            <w:bookmarkEnd w:id="8183"/>
          </w:p>
          <w:p w14:paraId="03333E51" w14:textId="0EC72001" w:rsidR="00975CC4" w:rsidDel="009453A7" w:rsidRDefault="00975CC4" w:rsidP="00166AF3">
            <w:pPr>
              <w:pStyle w:val="TableBody"/>
              <w:rPr>
                <w:del w:id="8184" w:author="Alban Roche" w:date="2017-08-02T16:33:00Z"/>
                <w:b/>
              </w:rPr>
            </w:pPr>
            <w:del w:id="8185" w:author="Alban Roche" w:date="2017-08-02T16:33:00Z">
              <w:r w:rsidDel="009453A7">
                <w:rPr>
                  <w:b/>
                </w:rPr>
                <w:delText>AT+KLTEMUTE?</w:delText>
              </w:r>
              <w:bookmarkStart w:id="8186" w:name="_Toc489458477"/>
              <w:bookmarkEnd w:id="8186"/>
            </w:del>
          </w:p>
          <w:p w14:paraId="5FEA6165" w14:textId="5713DB99" w:rsidR="00975CC4" w:rsidDel="009453A7" w:rsidRDefault="00975CC4" w:rsidP="00166AF3">
            <w:pPr>
              <w:pStyle w:val="TableBody"/>
              <w:rPr>
                <w:del w:id="8187" w:author="Alban Roche" w:date="2017-08-02T16:33:00Z"/>
                <w:b/>
              </w:rPr>
            </w:pPr>
            <w:del w:id="8188" w:author="Alban Roche" w:date="2017-08-02T16:33:00Z">
              <w:r w:rsidDel="009453A7">
                <w:rPr>
                  <w:b/>
                </w:rPr>
                <w:delText>+KLTEMUTE: 1, 40,1</w:delText>
              </w:r>
              <w:bookmarkStart w:id="8189" w:name="_Toc489458478"/>
              <w:bookmarkEnd w:id="8189"/>
            </w:del>
          </w:p>
          <w:p w14:paraId="3DA753D5" w14:textId="3758CBF4" w:rsidR="00975CC4" w:rsidDel="009453A7" w:rsidRDefault="00975CC4" w:rsidP="00166AF3">
            <w:pPr>
              <w:pStyle w:val="TableBody"/>
              <w:rPr>
                <w:del w:id="8190" w:author="Alban Roche" w:date="2017-08-02T16:33:00Z"/>
                <w:u w:val="single"/>
              </w:rPr>
            </w:pPr>
            <w:del w:id="8191" w:author="Alban Roche" w:date="2017-08-02T16:33:00Z">
              <w:r w:rsidDel="009453A7">
                <w:rPr>
                  <w:b/>
                </w:rPr>
                <w:delText>OK</w:delText>
              </w:r>
              <w:bookmarkStart w:id="8192" w:name="_Toc489458479"/>
              <w:bookmarkEnd w:id="8192"/>
            </w:del>
          </w:p>
        </w:tc>
        <w:bookmarkStart w:id="8193" w:name="_Toc489458480"/>
        <w:bookmarkEnd w:id="8193"/>
      </w:tr>
    </w:tbl>
    <w:p w14:paraId="7E0FC892" w14:textId="6BB94260" w:rsidR="00975CC4" w:rsidDel="009453A7" w:rsidRDefault="00975CC4" w:rsidP="0059466D">
      <w:pPr>
        <w:pStyle w:val="Heading2"/>
        <w:numPr>
          <w:ilvl w:val="1"/>
          <w:numId w:val="11"/>
        </w:numPr>
        <w:ind w:left="1080" w:hanging="1080"/>
        <w:rPr>
          <w:del w:id="8194" w:author="Alban Roche" w:date="2017-08-02T16:33:00Z"/>
        </w:rPr>
      </w:pPr>
      <w:bookmarkStart w:id="8195" w:name="_Ref451178169"/>
      <w:bookmarkStart w:id="8196" w:name="_Toc486251614"/>
      <w:commentRangeStart w:id="8197"/>
      <w:del w:id="8198" w:author="Alban Roche" w:date="2017-08-02T16:33:00Z">
        <w:r w:rsidDel="009453A7">
          <w:delText xml:space="preserve">+KSYNC </w:delText>
        </w:r>
        <w:r w:rsidRPr="00AE67EA" w:rsidDel="009453A7">
          <w:delText xml:space="preserve">Command: </w:delText>
        </w:r>
        <w:r w:rsidDel="009453A7">
          <w:delText>Application Synchronization Signal</w:delText>
        </w:r>
        <w:commentRangeEnd w:id="8197"/>
        <w:r w:rsidDel="009453A7">
          <w:rPr>
            <w:rStyle w:val="CommentReference"/>
            <w:rFonts w:ascii="Verdana" w:eastAsia="Times New Roman" w:hAnsi="Verdana" w:cs="Times New Roman"/>
            <w:b w:val="0"/>
            <w:lang w:eastAsia="en-US"/>
          </w:rPr>
          <w:commentReference w:id="8197"/>
        </w:r>
        <w:bookmarkStart w:id="8199" w:name="_Toc489458481"/>
        <w:bookmarkEnd w:id="8195"/>
        <w:bookmarkEnd w:id="8196"/>
        <w:bookmarkEnd w:id="8199"/>
      </w:del>
    </w:p>
    <w:p w14:paraId="3E8E8EDD" w14:textId="02C4F97F" w:rsidR="00975CC4" w:rsidRPr="00344B0D" w:rsidDel="009453A7" w:rsidRDefault="00975CC4" w:rsidP="00975CC4">
      <w:pPr>
        <w:pStyle w:val="Note"/>
        <w:keepNext/>
        <w:rPr>
          <w:del w:id="8200" w:author="Alban Roche" w:date="2017-08-02T16:33:00Z"/>
        </w:rPr>
      </w:pPr>
      <w:del w:id="8201" w:author="Alban Roche" w:date="2017-08-02T16:33:00Z">
        <w:r w:rsidDel="009453A7">
          <w:delText>F</w:delText>
        </w:r>
        <w:r w:rsidRPr="00893AA7" w:rsidDel="009453A7">
          <w:delText xml:space="preserve">or </w:delText>
        </w:r>
        <w:r w:rsidDel="009453A7">
          <w:delText>HL7618, HL7618RD, HL7648, HL7650, HL7690 and HL7692 only.</w:delText>
        </w:r>
        <w:bookmarkStart w:id="8202" w:name="_Toc489458482"/>
        <w:bookmarkEnd w:id="8202"/>
      </w:del>
    </w:p>
    <w:tbl>
      <w:tblPr>
        <w:tblStyle w:val="TableSWIleft"/>
        <w:tblW w:w="9288" w:type="dxa"/>
        <w:tblLayout w:type="fixed"/>
        <w:tblLook w:val="04A0" w:firstRow="1" w:lastRow="0" w:firstColumn="1" w:lastColumn="0" w:noHBand="0" w:noVBand="1"/>
      </w:tblPr>
      <w:tblGrid>
        <w:gridCol w:w="1728"/>
        <w:gridCol w:w="7560"/>
      </w:tblGrid>
      <w:tr w:rsidR="00975CC4" w:rsidRPr="00C41274" w:rsidDel="009453A7" w14:paraId="18F9DA19" w14:textId="5B330058" w:rsidTr="00166AF3">
        <w:trPr>
          <w:cnfStyle w:val="100000000000" w:firstRow="1" w:lastRow="0" w:firstColumn="0" w:lastColumn="0" w:oddVBand="0" w:evenVBand="0" w:oddHBand="0" w:evenHBand="0" w:firstRowFirstColumn="0" w:firstRowLastColumn="0" w:lastRowFirstColumn="0" w:lastRowLastColumn="0"/>
          <w:del w:id="8203" w:author="Alban Roche" w:date="2017-08-02T16:33:00Z"/>
        </w:trPr>
        <w:tc>
          <w:tcPr>
            <w:tcW w:w="9288" w:type="dxa"/>
            <w:gridSpan w:val="2"/>
          </w:tcPr>
          <w:p w14:paraId="7E0B77A4" w14:textId="3A3D42A8" w:rsidR="00975CC4" w:rsidRPr="00C41274" w:rsidDel="009453A7" w:rsidRDefault="00975CC4">
            <w:pPr>
              <w:pStyle w:val="TableRowHead"/>
              <w:spacing w:before="144" w:after="144"/>
              <w:rPr>
                <w:del w:id="8204" w:author="Alban Roche" w:date="2017-08-02T16:33:00Z"/>
                <w:bCs w:val="0"/>
              </w:rPr>
            </w:pPr>
            <w:del w:id="8205" w:author="Alban Roche" w:date="2017-08-02T16:33:00Z">
              <w:r w:rsidDel="009453A7">
                <w:delText>HL7618, HL7618RD, HL7648, HL7650, HL7690 and HL7692</w:delText>
              </w:r>
              <w:bookmarkStart w:id="8206" w:name="_Toc489458483"/>
              <w:bookmarkEnd w:id="8206"/>
            </w:del>
          </w:p>
        </w:tc>
        <w:bookmarkStart w:id="8207" w:name="_Toc489458484"/>
        <w:bookmarkEnd w:id="8207"/>
      </w:tr>
      <w:tr w:rsidR="00975CC4" w:rsidRPr="00C41274" w:rsidDel="009453A7" w14:paraId="66C2E31D" w14:textId="44EEDBC9" w:rsidTr="00166AF3">
        <w:trPr>
          <w:trHeight w:val="42"/>
          <w:del w:id="8208" w:author="Alban Roche" w:date="2017-08-02T16:33:00Z"/>
        </w:trPr>
        <w:tc>
          <w:tcPr>
            <w:tcW w:w="1728" w:type="dxa"/>
          </w:tcPr>
          <w:p w14:paraId="4430ACF3" w14:textId="0B91468A" w:rsidR="00975CC4" w:rsidRPr="00E161D8" w:rsidDel="009453A7" w:rsidRDefault="00975CC4" w:rsidP="00166AF3">
            <w:pPr>
              <w:pStyle w:val="TableBody"/>
              <w:rPr>
                <w:del w:id="8209" w:author="Alban Roche" w:date="2017-08-02T16:33:00Z"/>
                <w:i/>
                <w:szCs w:val="18"/>
              </w:rPr>
            </w:pPr>
            <w:del w:id="8210" w:author="Alban Roche" w:date="2017-08-02T16:33:00Z">
              <w:r w:rsidDel="009453A7">
                <w:rPr>
                  <w:i/>
                  <w:szCs w:val="18"/>
                </w:rPr>
                <w:delText>Test</w:delText>
              </w:r>
              <w:r w:rsidRPr="00E161D8" w:rsidDel="009453A7">
                <w:rPr>
                  <w:i/>
                  <w:szCs w:val="18"/>
                </w:rPr>
                <w:delText xml:space="preserve"> command</w:delText>
              </w:r>
              <w:bookmarkStart w:id="8211" w:name="_Toc489458485"/>
              <w:bookmarkEnd w:id="8211"/>
            </w:del>
          </w:p>
          <w:p w14:paraId="1A67C524" w14:textId="5F4BDA2C" w:rsidR="00975CC4" w:rsidRPr="00E161D8" w:rsidDel="009453A7" w:rsidRDefault="00975CC4" w:rsidP="00166AF3">
            <w:pPr>
              <w:pStyle w:val="TableBody"/>
              <w:rPr>
                <w:del w:id="8212" w:author="Alban Roche" w:date="2017-08-02T16:33:00Z"/>
                <w:szCs w:val="18"/>
              </w:rPr>
            </w:pPr>
            <w:bookmarkStart w:id="8213" w:name="_Toc489458486"/>
            <w:bookmarkEnd w:id="8213"/>
          </w:p>
          <w:p w14:paraId="1A02A7E8" w14:textId="4ECD0CF1" w:rsidR="00975CC4" w:rsidRPr="00E161D8" w:rsidDel="009453A7" w:rsidRDefault="00975CC4" w:rsidP="00166AF3">
            <w:pPr>
              <w:pStyle w:val="TableBody"/>
              <w:rPr>
                <w:del w:id="8214" w:author="Alban Roche" w:date="2017-08-02T16:33:00Z"/>
                <w:szCs w:val="18"/>
                <w:u w:val="single"/>
              </w:rPr>
            </w:pPr>
            <w:del w:id="8215" w:author="Alban Roche" w:date="2017-08-02T16:33:00Z">
              <w:r w:rsidRPr="00E161D8" w:rsidDel="009453A7">
                <w:rPr>
                  <w:szCs w:val="18"/>
                  <w:u w:val="single"/>
                </w:rPr>
                <w:delText>Syntax</w:delText>
              </w:r>
              <w:bookmarkStart w:id="8216" w:name="_Toc489458487"/>
              <w:bookmarkEnd w:id="8216"/>
            </w:del>
          </w:p>
          <w:p w14:paraId="72F0411A" w14:textId="75DCEFD3" w:rsidR="00975CC4" w:rsidRPr="00C41274" w:rsidDel="009453A7" w:rsidRDefault="00975CC4" w:rsidP="00166AF3">
            <w:pPr>
              <w:pStyle w:val="TableBody"/>
              <w:rPr>
                <w:del w:id="8217" w:author="Alban Roche" w:date="2017-08-02T16:33:00Z"/>
              </w:rPr>
            </w:pPr>
            <w:del w:id="8218" w:author="Alban Roche" w:date="2017-08-02T16:33:00Z">
              <w:r w:rsidRPr="00C6000C" w:rsidDel="009453A7">
                <w:rPr>
                  <w:b/>
                  <w:szCs w:val="18"/>
                </w:rPr>
                <w:delText>AT+KSYNC=?</w:delText>
              </w:r>
              <w:bookmarkStart w:id="8219" w:name="_Toc489458488"/>
              <w:bookmarkEnd w:id="8219"/>
            </w:del>
          </w:p>
        </w:tc>
        <w:tc>
          <w:tcPr>
            <w:tcW w:w="7560" w:type="dxa"/>
          </w:tcPr>
          <w:p w14:paraId="05FE69C6" w14:textId="37E96604" w:rsidR="00975CC4" w:rsidRPr="00E161D8" w:rsidDel="009453A7" w:rsidRDefault="00975CC4" w:rsidP="00166AF3">
            <w:pPr>
              <w:pStyle w:val="TableBody"/>
              <w:rPr>
                <w:del w:id="8220" w:author="Alban Roche" w:date="2017-08-02T16:33:00Z"/>
                <w:szCs w:val="18"/>
              </w:rPr>
            </w:pPr>
            <w:bookmarkStart w:id="8221" w:name="_Toc489458489"/>
            <w:bookmarkEnd w:id="8221"/>
          </w:p>
          <w:p w14:paraId="0C2C96FE" w14:textId="0FFB84BE" w:rsidR="00975CC4" w:rsidRPr="00E161D8" w:rsidDel="009453A7" w:rsidRDefault="00975CC4" w:rsidP="00166AF3">
            <w:pPr>
              <w:pStyle w:val="TableBody"/>
              <w:rPr>
                <w:del w:id="8222" w:author="Alban Roche" w:date="2017-08-02T16:33:00Z"/>
                <w:szCs w:val="18"/>
              </w:rPr>
            </w:pPr>
            <w:bookmarkStart w:id="8223" w:name="_Toc489458490"/>
            <w:bookmarkEnd w:id="8223"/>
          </w:p>
          <w:p w14:paraId="25A93B62" w14:textId="4F5D76BB" w:rsidR="00975CC4" w:rsidRPr="00E161D8" w:rsidDel="009453A7" w:rsidRDefault="00975CC4" w:rsidP="00166AF3">
            <w:pPr>
              <w:pStyle w:val="TableBody"/>
              <w:rPr>
                <w:del w:id="8224" w:author="Alban Roche" w:date="2017-08-02T16:33:00Z"/>
                <w:szCs w:val="18"/>
                <w:u w:val="single"/>
              </w:rPr>
            </w:pPr>
            <w:del w:id="8225" w:author="Alban Roche" w:date="2017-08-02T16:33:00Z">
              <w:r w:rsidRPr="00E161D8" w:rsidDel="009453A7">
                <w:rPr>
                  <w:szCs w:val="18"/>
                  <w:u w:val="single"/>
                </w:rPr>
                <w:delText>Response</w:delText>
              </w:r>
              <w:bookmarkStart w:id="8226" w:name="_Toc489458491"/>
              <w:bookmarkEnd w:id="8226"/>
            </w:del>
          </w:p>
          <w:p w14:paraId="6857DF6A" w14:textId="4E476007" w:rsidR="00975CC4" w:rsidRPr="00C6000C" w:rsidDel="009453A7" w:rsidRDefault="00975CC4" w:rsidP="00166AF3">
            <w:pPr>
              <w:pStyle w:val="TableBody"/>
              <w:rPr>
                <w:del w:id="8227" w:author="Alban Roche" w:date="2017-08-02T16:33:00Z"/>
                <w:szCs w:val="18"/>
              </w:rPr>
            </w:pPr>
            <w:del w:id="8228" w:author="Alban Roche" w:date="2017-08-02T16:33:00Z">
              <w:r w:rsidRPr="00C6000C" w:rsidDel="009453A7">
                <w:rPr>
                  <w:b/>
                  <w:szCs w:val="18"/>
                </w:rPr>
                <w:delText>+KSYNC:</w:delText>
              </w:r>
              <w:r w:rsidRPr="00C6000C" w:rsidDel="009453A7">
                <w:rPr>
                  <w:szCs w:val="18"/>
                </w:rPr>
                <w:delText xml:space="preserve"> (list of supported </w:delText>
              </w:r>
              <w:r w:rsidRPr="00C6000C" w:rsidDel="009453A7">
                <w:rPr>
                  <w:b/>
                  <w:szCs w:val="18"/>
                </w:rPr>
                <w:delText>&lt;mod</w:delText>
              </w:r>
              <w:r w:rsidDel="009453A7">
                <w:rPr>
                  <w:b/>
                  <w:szCs w:val="18"/>
                </w:rPr>
                <w:delText>e</w:delText>
              </w:r>
              <w:r w:rsidRPr="00C6000C" w:rsidDel="009453A7">
                <w:rPr>
                  <w:b/>
                  <w:szCs w:val="18"/>
                </w:rPr>
                <w:delText>&gt;</w:delText>
              </w:r>
              <w:r w:rsidRPr="00C6000C" w:rsidDel="009453A7">
                <w:rPr>
                  <w:szCs w:val="18"/>
                </w:rPr>
                <w:delText xml:space="preserve">s),(list of supported </w:delText>
              </w:r>
              <w:r w:rsidRPr="00C6000C" w:rsidDel="009453A7">
                <w:rPr>
                  <w:b/>
                  <w:szCs w:val="18"/>
                </w:rPr>
                <w:delText>&lt;IO&gt;</w:delText>
              </w:r>
              <w:r w:rsidRPr="00C6000C" w:rsidDel="009453A7">
                <w:rPr>
                  <w:szCs w:val="18"/>
                </w:rPr>
                <w:delText xml:space="preserve">s),(range of </w:delText>
              </w:r>
              <w:r w:rsidRPr="00C6000C" w:rsidDel="009453A7">
                <w:rPr>
                  <w:b/>
                  <w:szCs w:val="18"/>
                </w:rPr>
                <w:delText>&lt;Duty Cycle&gt;</w:delText>
              </w:r>
              <w:r w:rsidRPr="00C6000C" w:rsidDel="009453A7">
                <w:rPr>
                  <w:szCs w:val="18"/>
                </w:rPr>
                <w:delText>),</w:delText>
              </w:r>
              <w:r w:rsidDel="009453A7">
                <w:rPr>
                  <w:szCs w:val="18"/>
                </w:rPr>
                <w:br/>
              </w:r>
              <w:r w:rsidRPr="00C6000C" w:rsidDel="009453A7">
                <w:rPr>
                  <w:szCs w:val="18"/>
                </w:rPr>
                <w:delText xml:space="preserve">(range of </w:delText>
              </w:r>
              <w:r w:rsidRPr="00C6000C" w:rsidDel="009453A7">
                <w:rPr>
                  <w:b/>
                  <w:szCs w:val="18"/>
                </w:rPr>
                <w:delText>&lt;Pulse Duration&gt;</w:delText>
              </w:r>
              <w:r w:rsidRPr="00C6000C" w:rsidDel="009453A7">
                <w:rPr>
                  <w:szCs w:val="18"/>
                </w:rPr>
                <w:delText>)</w:delText>
              </w:r>
              <w:bookmarkStart w:id="8229" w:name="_Toc489458492"/>
              <w:bookmarkEnd w:id="8229"/>
            </w:del>
          </w:p>
          <w:p w14:paraId="0E22C3EC" w14:textId="4A80A961" w:rsidR="00975CC4" w:rsidRPr="00C41274" w:rsidDel="009453A7" w:rsidRDefault="00975CC4" w:rsidP="00166AF3">
            <w:pPr>
              <w:pStyle w:val="TableBody"/>
              <w:rPr>
                <w:del w:id="8230" w:author="Alban Roche" w:date="2017-08-02T16:33:00Z"/>
              </w:rPr>
            </w:pPr>
            <w:del w:id="8231" w:author="Alban Roche" w:date="2017-08-02T16:33:00Z">
              <w:r w:rsidRPr="00C6000C" w:rsidDel="009453A7">
                <w:rPr>
                  <w:b/>
                  <w:szCs w:val="18"/>
                </w:rPr>
                <w:delText>OK</w:delText>
              </w:r>
              <w:bookmarkStart w:id="8232" w:name="_Toc489458493"/>
              <w:bookmarkEnd w:id="8232"/>
            </w:del>
          </w:p>
        </w:tc>
        <w:bookmarkStart w:id="8233" w:name="_Toc489458494"/>
        <w:bookmarkEnd w:id="8233"/>
      </w:tr>
      <w:tr w:rsidR="00975CC4" w:rsidRPr="00C41274" w:rsidDel="009453A7" w14:paraId="18B876C6" w14:textId="70529318" w:rsidTr="00166AF3">
        <w:trPr>
          <w:trHeight w:val="42"/>
          <w:del w:id="8234" w:author="Alban Roche" w:date="2017-08-02T16:33:00Z"/>
        </w:trPr>
        <w:tc>
          <w:tcPr>
            <w:tcW w:w="1728" w:type="dxa"/>
          </w:tcPr>
          <w:p w14:paraId="5D8FBA15" w14:textId="77092951" w:rsidR="00975CC4" w:rsidRPr="00E161D8" w:rsidDel="009453A7" w:rsidRDefault="00975CC4" w:rsidP="00166AF3">
            <w:pPr>
              <w:pStyle w:val="TableBody"/>
              <w:rPr>
                <w:del w:id="8235" w:author="Alban Roche" w:date="2017-08-02T16:33:00Z"/>
                <w:szCs w:val="18"/>
              </w:rPr>
            </w:pPr>
            <w:del w:id="8236" w:author="Alban Roche" w:date="2017-08-02T16:33:00Z">
              <w:r w:rsidRPr="00E161D8" w:rsidDel="009453A7">
                <w:rPr>
                  <w:i/>
                  <w:szCs w:val="18"/>
                </w:rPr>
                <w:delText>Read</w:delText>
              </w:r>
              <w:r w:rsidRPr="00E161D8" w:rsidDel="009453A7">
                <w:rPr>
                  <w:szCs w:val="18"/>
                </w:rPr>
                <w:delText xml:space="preserve"> command</w:delText>
              </w:r>
              <w:bookmarkStart w:id="8237" w:name="_Toc489458495"/>
              <w:bookmarkEnd w:id="8237"/>
            </w:del>
          </w:p>
          <w:p w14:paraId="6DE29CB4" w14:textId="3582F513" w:rsidR="00975CC4" w:rsidRPr="00E161D8" w:rsidDel="009453A7" w:rsidRDefault="00975CC4" w:rsidP="00166AF3">
            <w:pPr>
              <w:pStyle w:val="TableBody"/>
              <w:rPr>
                <w:del w:id="8238" w:author="Alban Roche" w:date="2017-08-02T16:33:00Z"/>
                <w:szCs w:val="18"/>
              </w:rPr>
            </w:pPr>
            <w:bookmarkStart w:id="8239" w:name="_Toc489458496"/>
            <w:bookmarkEnd w:id="8239"/>
          </w:p>
          <w:p w14:paraId="29A2A6DE" w14:textId="3E6FFA90" w:rsidR="00975CC4" w:rsidRPr="00E161D8" w:rsidDel="009453A7" w:rsidRDefault="00975CC4" w:rsidP="00166AF3">
            <w:pPr>
              <w:pStyle w:val="TableBody"/>
              <w:rPr>
                <w:del w:id="8240" w:author="Alban Roche" w:date="2017-08-02T16:33:00Z"/>
                <w:szCs w:val="18"/>
                <w:u w:val="single"/>
              </w:rPr>
            </w:pPr>
            <w:del w:id="8241" w:author="Alban Roche" w:date="2017-08-02T16:33:00Z">
              <w:r w:rsidRPr="00E161D8" w:rsidDel="009453A7">
                <w:rPr>
                  <w:szCs w:val="18"/>
                  <w:u w:val="single"/>
                </w:rPr>
                <w:delText>Syntax</w:delText>
              </w:r>
              <w:bookmarkStart w:id="8242" w:name="_Toc489458497"/>
              <w:bookmarkEnd w:id="8242"/>
            </w:del>
          </w:p>
          <w:p w14:paraId="5FE867B1" w14:textId="3F83EDE0" w:rsidR="00975CC4" w:rsidDel="009453A7" w:rsidRDefault="00975CC4" w:rsidP="00166AF3">
            <w:pPr>
              <w:pStyle w:val="TableBody"/>
              <w:rPr>
                <w:del w:id="8243" w:author="Alban Roche" w:date="2017-08-02T16:33:00Z"/>
                <w:i/>
                <w:szCs w:val="18"/>
              </w:rPr>
            </w:pPr>
            <w:del w:id="8244" w:author="Alban Roche" w:date="2017-08-02T16:33:00Z">
              <w:r w:rsidRPr="00E161D8" w:rsidDel="009453A7">
                <w:rPr>
                  <w:b/>
                  <w:szCs w:val="18"/>
                </w:rPr>
                <w:delText>AT+</w:delText>
              </w:r>
              <w:r w:rsidRPr="00C6000C" w:rsidDel="009453A7">
                <w:rPr>
                  <w:b/>
                  <w:szCs w:val="18"/>
                </w:rPr>
                <w:delText>KSYNC</w:delText>
              </w:r>
              <w:r w:rsidRPr="00E161D8" w:rsidDel="009453A7">
                <w:rPr>
                  <w:b/>
                  <w:szCs w:val="18"/>
                </w:rPr>
                <w:delText>?</w:delText>
              </w:r>
              <w:bookmarkStart w:id="8245" w:name="_Toc489458498"/>
              <w:bookmarkEnd w:id="8245"/>
            </w:del>
          </w:p>
        </w:tc>
        <w:tc>
          <w:tcPr>
            <w:tcW w:w="7560" w:type="dxa"/>
          </w:tcPr>
          <w:p w14:paraId="71DED15B" w14:textId="434973BB" w:rsidR="00975CC4" w:rsidRPr="00E161D8" w:rsidDel="009453A7" w:rsidRDefault="00975CC4" w:rsidP="00166AF3">
            <w:pPr>
              <w:pStyle w:val="TableBody"/>
              <w:rPr>
                <w:del w:id="8246" w:author="Alban Roche" w:date="2017-08-02T16:33:00Z"/>
                <w:szCs w:val="18"/>
                <w:u w:val="single"/>
              </w:rPr>
            </w:pPr>
            <w:bookmarkStart w:id="8247" w:name="_Toc489458499"/>
            <w:bookmarkEnd w:id="8247"/>
          </w:p>
          <w:p w14:paraId="0C128B05" w14:textId="73E9A01A" w:rsidR="00975CC4" w:rsidRPr="00E161D8" w:rsidDel="009453A7" w:rsidRDefault="00975CC4" w:rsidP="00166AF3">
            <w:pPr>
              <w:pStyle w:val="TableBody"/>
              <w:rPr>
                <w:del w:id="8248" w:author="Alban Roche" w:date="2017-08-02T16:33:00Z"/>
                <w:szCs w:val="18"/>
                <w:u w:val="single"/>
              </w:rPr>
            </w:pPr>
            <w:bookmarkStart w:id="8249" w:name="_Toc489458500"/>
            <w:bookmarkEnd w:id="8249"/>
          </w:p>
          <w:p w14:paraId="3E6BF524" w14:textId="4DA7DC24" w:rsidR="00975CC4" w:rsidRPr="007A6F2C" w:rsidDel="009453A7" w:rsidRDefault="00975CC4" w:rsidP="00166AF3">
            <w:pPr>
              <w:pStyle w:val="TableBody"/>
              <w:rPr>
                <w:del w:id="8250" w:author="Alban Roche" w:date="2017-08-02T16:33:00Z"/>
                <w:szCs w:val="18"/>
              </w:rPr>
            </w:pPr>
            <w:del w:id="8251" w:author="Alban Roche" w:date="2017-08-02T16:33:00Z">
              <w:r w:rsidRPr="007A6F2C" w:rsidDel="009453A7">
                <w:rPr>
                  <w:szCs w:val="18"/>
                  <w:u w:val="single"/>
                </w:rPr>
                <w:delText>Response</w:delText>
              </w:r>
              <w:bookmarkStart w:id="8252" w:name="_Toc489458501"/>
              <w:bookmarkEnd w:id="8252"/>
            </w:del>
          </w:p>
          <w:p w14:paraId="4EA83401" w14:textId="3B77CFD7" w:rsidR="00975CC4" w:rsidRPr="007A6F2C" w:rsidDel="009453A7" w:rsidRDefault="00975CC4" w:rsidP="00166AF3">
            <w:pPr>
              <w:pStyle w:val="TableBody"/>
              <w:rPr>
                <w:del w:id="8253" w:author="Alban Roche" w:date="2017-08-02T16:33:00Z"/>
                <w:b/>
                <w:bCs/>
                <w:szCs w:val="18"/>
              </w:rPr>
            </w:pPr>
            <w:del w:id="8254" w:author="Alban Roche" w:date="2017-08-02T16:33:00Z">
              <w:r w:rsidRPr="007A6F2C" w:rsidDel="009453A7">
                <w:rPr>
                  <w:b/>
                  <w:bCs/>
                  <w:szCs w:val="18"/>
                </w:rPr>
                <w:delText>+KSYNC: &lt;mode&gt;,&lt;IO&gt;,&lt;Duty Cycle&gt;,&lt;Pulse Duration&gt;</w:delText>
              </w:r>
              <w:bookmarkStart w:id="8255" w:name="_Toc489458502"/>
              <w:bookmarkEnd w:id="8255"/>
            </w:del>
          </w:p>
          <w:p w14:paraId="25DFE09C" w14:textId="3F851A66" w:rsidR="00975CC4" w:rsidRPr="00E161D8" w:rsidDel="009453A7" w:rsidRDefault="00975CC4" w:rsidP="00166AF3">
            <w:pPr>
              <w:pStyle w:val="TableBody"/>
              <w:rPr>
                <w:del w:id="8256" w:author="Alban Roche" w:date="2017-08-02T16:33:00Z"/>
                <w:szCs w:val="18"/>
              </w:rPr>
            </w:pPr>
            <w:del w:id="8257" w:author="Alban Roche" w:date="2017-08-02T16:33:00Z">
              <w:r w:rsidRPr="00E161D8" w:rsidDel="009453A7">
                <w:rPr>
                  <w:b/>
                  <w:szCs w:val="18"/>
                </w:rPr>
                <w:delText>OK</w:delText>
              </w:r>
              <w:bookmarkStart w:id="8258" w:name="_Toc489458503"/>
              <w:bookmarkEnd w:id="8258"/>
            </w:del>
          </w:p>
        </w:tc>
        <w:bookmarkStart w:id="8259" w:name="_Toc489458504"/>
        <w:bookmarkEnd w:id="8259"/>
      </w:tr>
      <w:tr w:rsidR="00975CC4" w:rsidRPr="00C41274" w:rsidDel="009453A7" w14:paraId="393CD0C3" w14:textId="61BE897E" w:rsidTr="00166AF3">
        <w:trPr>
          <w:cantSplit w:val="0"/>
          <w:trHeight w:val="42"/>
          <w:del w:id="8260" w:author="Alban Roche" w:date="2017-08-02T16:33:00Z"/>
        </w:trPr>
        <w:tc>
          <w:tcPr>
            <w:tcW w:w="1728" w:type="dxa"/>
          </w:tcPr>
          <w:p w14:paraId="77B142F2" w14:textId="37D99873" w:rsidR="00975CC4" w:rsidRPr="00BD7394" w:rsidDel="009453A7" w:rsidRDefault="00975CC4" w:rsidP="00166AF3">
            <w:pPr>
              <w:pStyle w:val="TableBody"/>
              <w:rPr>
                <w:del w:id="8261" w:author="Alban Roche" w:date="2017-08-02T16:33:00Z"/>
                <w:i/>
              </w:rPr>
            </w:pPr>
            <w:del w:id="8262" w:author="Alban Roche" w:date="2017-08-02T16:33:00Z">
              <w:r w:rsidRPr="00BD7394" w:rsidDel="009453A7">
                <w:rPr>
                  <w:i/>
                </w:rPr>
                <w:delText>Write command</w:delText>
              </w:r>
              <w:bookmarkStart w:id="8263" w:name="_Toc489458505"/>
              <w:bookmarkEnd w:id="8263"/>
            </w:del>
          </w:p>
          <w:p w14:paraId="666246E2" w14:textId="31BA46F3" w:rsidR="00975CC4" w:rsidRPr="00E161D8" w:rsidDel="009453A7" w:rsidRDefault="00975CC4" w:rsidP="00166AF3">
            <w:pPr>
              <w:pStyle w:val="TableBody"/>
              <w:rPr>
                <w:del w:id="8264" w:author="Alban Roche" w:date="2017-08-02T16:33:00Z"/>
              </w:rPr>
            </w:pPr>
            <w:bookmarkStart w:id="8265" w:name="_Toc489458506"/>
            <w:bookmarkEnd w:id="8265"/>
          </w:p>
          <w:p w14:paraId="63462770" w14:textId="14D053AA" w:rsidR="00975CC4" w:rsidRPr="00E161D8" w:rsidDel="009453A7" w:rsidRDefault="00975CC4" w:rsidP="00166AF3">
            <w:pPr>
              <w:pStyle w:val="TableBody"/>
              <w:rPr>
                <w:del w:id="8266" w:author="Alban Roche" w:date="2017-08-02T16:33:00Z"/>
                <w:u w:val="single"/>
              </w:rPr>
            </w:pPr>
            <w:del w:id="8267" w:author="Alban Roche" w:date="2017-08-02T16:33:00Z">
              <w:r w:rsidRPr="00E161D8" w:rsidDel="009453A7">
                <w:rPr>
                  <w:u w:val="single"/>
                </w:rPr>
                <w:delText>Syntax</w:delText>
              </w:r>
              <w:bookmarkStart w:id="8268" w:name="_Toc489458507"/>
              <w:bookmarkEnd w:id="8268"/>
            </w:del>
          </w:p>
          <w:p w14:paraId="1563DDA4" w14:textId="18776C8C" w:rsidR="00975CC4" w:rsidRPr="00E161D8" w:rsidDel="009453A7" w:rsidRDefault="00975CC4" w:rsidP="00166AF3">
            <w:pPr>
              <w:pStyle w:val="TableBody"/>
              <w:rPr>
                <w:del w:id="8269" w:author="Alban Roche" w:date="2017-08-02T16:33:00Z"/>
              </w:rPr>
            </w:pPr>
            <w:del w:id="8270" w:author="Alban Roche" w:date="2017-08-02T16:33:00Z">
              <w:r w:rsidRPr="00C6000C" w:rsidDel="009453A7">
                <w:rPr>
                  <w:b/>
                </w:rPr>
                <w:delText>AT+KSYNC=</w:delText>
              </w:r>
              <w:r w:rsidDel="009453A7">
                <w:rPr>
                  <w:b/>
                </w:rPr>
                <w:br/>
              </w:r>
              <w:r w:rsidRPr="00C6000C" w:rsidDel="009453A7">
                <w:rPr>
                  <w:b/>
                </w:rPr>
                <w:delText>&lt;mod</w:delText>
              </w:r>
              <w:r w:rsidDel="009453A7">
                <w:rPr>
                  <w:b/>
                </w:rPr>
                <w:delText>e</w:delText>
              </w:r>
              <w:r w:rsidRPr="00C6000C" w:rsidDel="009453A7">
                <w:rPr>
                  <w:b/>
                </w:rPr>
                <w:delText>&gt;[,&lt;IO&gt;</w:delText>
              </w:r>
              <w:r w:rsidDel="009453A7">
                <w:rPr>
                  <w:b/>
                </w:rPr>
                <w:br/>
              </w:r>
              <w:r w:rsidRPr="00C6000C" w:rsidDel="009453A7">
                <w:rPr>
                  <w:b/>
                </w:rPr>
                <w:delText>[,&lt;Duty Cycle&gt;</w:delText>
              </w:r>
              <w:r w:rsidDel="009453A7">
                <w:rPr>
                  <w:b/>
                </w:rPr>
                <w:br/>
              </w:r>
              <w:r w:rsidRPr="00C6000C" w:rsidDel="009453A7">
                <w:rPr>
                  <w:b/>
                </w:rPr>
                <w:delText>[,&lt;Pulse Duration&gt;]]]</w:delText>
              </w:r>
              <w:bookmarkStart w:id="8271" w:name="_Toc489458508"/>
              <w:bookmarkEnd w:id="8271"/>
            </w:del>
          </w:p>
        </w:tc>
        <w:tc>
          <w:tcPr>
            <w:tcW w:w="7560" w:type="dxa"/>
          </w:tcPr>
          <w:p w14:paraId="333A89E9" w14:textId="388BED1C" w:rsidR="00975CC4" w:rsidDel="009453A7" w:rsidRDefault="00975CC4" w:rsidP="00166AF3">
            <w:pPr>
              <w:pStyle w:val="TableBody"/>
              <w:rPr>
                <w:del w:id="8272" w:author="Alban Roche" w:date="2017-08-02T16:33:00Z"/>
                <w:u w:val="single"/>
              </w:rPr>
            </w:pPr>
            <w:bookmarkStart w:id="8273" w:name="_Toc489458509"/>
            <w:bookmarkEnd w:id="8273"/>
          </w:p>
          <w:p w14:paraId="67C9855C" w14:textId="6B141220" w:rsidR="00975CC4" w:rsidDel="009453A7" w:rsidRDefault="00975CC4" w:rsidP="00166AF3">
            <w:pPr>
              <w:pStyle w:val="TableBody"/>
              <w:rPr>
                <w:del w:id="8274" w:author="Alban Roche" w:date="2017-08-02T16:33:00Z"/>
                <w:u w:val="single"/>
              </w:rPr>
            </w:pPr>
            <w:bookmarkStart w:id="8275" w:name="_Toc489458510"/>
            <w:bookmarkEnd w:id="8275"/>
          </w:p>
          <w:p w14:paraId="390E12D5" w14:textId="66E596EE" w:rsidR="00975CC4" w:rsidRPr="00E161D8" w:rsidDel="009453A7" w:rsidRDefault="00975CC4" w:rsidP="00166AF3">
            <w:pPr>
              <w:pStyle w:val="TableBody"/>
              <w:rPr>
                <w:del w:id="8276" w:author="Alban Roche" w:date="2017-08-02T16:33:00Z"/>
                <w:u w:val="single"/>
              </w:rPr>
            </w:pPr>
            <w:del w:id="8277" w:author="Alban Roche" w:date="2017-08-02T16:33:00Z">
              <w:r w:rsidRPr="00E161D8" w:rsidDel="009453A7">
                <w:rPr>
                  <w:u w:val="single"/>
                </w:rPr>
                <w:delText>Response</w:delText>
              </w:r>
              <w:bookmarkStart w:id="8278" w:name="_Toc489458511"/>
              <w:bookmarkEnd w:id="8278"/>
            </w:del>
          </w:p>
          <w:p w14:paraId="6BF54B3F" w14:textId="66C66DCF" w:rsidR="00975CC4" w:rsidRPr="00E161D8" w:rsidDel="009453A7" w:rsidRDefault="00975CC4" w:rsidP="00166AF3">
            <w:pPr>
              <w:pStyle w:val="TableBody"/>
              <w:rPr>
                <w:del w:id="8279" w:author="Alban Roche" w:date="2017-08-02T16:33:00Z"/>
                <w:b/>
              </w:rPr>
            </w:pPr>
            <w:del w:id="8280" w:author="Alban Roche" w:date="2017-08-02T16:33:00Z">
              <w:r w:rsidRPr="00E161D8" w:rsidDel="009453A7">
                <w:rPr>
                  <w:b/>
                </w:rPr>
                <w:delText>OK</w:delText>
              </w:r>
              <w:bookmarkStart w:id="8281" w:name="_Toc489458512"/>
              <w:bookmarkEnd w:id="8281"/>
            </w:del>
          </w:p>
          <w:p w14:paraId="3C548FDF" w14:textId="656F9AA7" w:rsidR="00975CC4" w:rsidRPr="00E161D8" w:rsidDel="009453A7" w:rsidRDefault="00975CC4" w:rsidP="00166AF3">
            <w:pPr>
              <w:pStyle w:val="TableBody"/>
              <w:rPr>
                <w:del w:id="8282" w:author="Alban Roche" w:date="2017-08-02T16:33:00Z"/>
              </w:rPr>
            </w:pPr>
            <w:bookmarkStart w:id="8283" w:name="_Toc489458513"/>
            <w:bookmarkEnd w:id="8283"/>
          </w:p>
          <w:p w14:paraId="13202BB7" w14:textId="0A824837" w:rsidR="00975CC4" w:rsidRPr="00E161D8" w:rsidDel="009453A7" w:rsidRDefault="00975CC4" w:rsidP="00166AF3">
            <w:pPr>
              <w:pStyle w:val="TableBody"/>
              <w:rPr>
                <w:del w:id="8284" w:author="Alban Roche" w:date="2017-08-02T16:33:00Z"/>
                <w:u w:val="single"/>
              </w:rPr>
            </w:pPr>
            <w:del w:id="8285" w:author="Alban Roche" w:date="2017-08-02T16:33:00Z">
              <w:r w:rsidRPr="00E161D8" w:rsidDel="009453A7">
                <w:rPr>
                  <w:u w:val="single"/>
                </w:rPr>
                <w:delText>Parameters</w:delText>
              </w:r>
              <w:bookmarkStart w:id="8286" w:name="_Toc489458514"/>
              <w:bookmarkEnd w:id="8286"/>
            </w:del>
          </w:p>
          <w:p w14:paraId="5439CCD1" w14:textId="19E2A895" w:rsidR="00975CC4" w:rsidDel="009453A7" w:rsidRDefault="00975CC4" w:rsidP="00166AF3">
            <w:pPr>
              <w:pStyle w:val="TableBody"/>
              <w:rPr>
                <w:del w:id="8287" w:author="Alban Roche" w:date="2017-08-02T16:33:00Z"/>
                <w:bCs/>
              </w:rPr>
            </w:pPr>
            <w:del w:id="8288" w:author="Alban Roche" w:date="2017-08-02T16:33:00Z">
              <w:r w:rsidDel="009453A7">
                <w:rPr>
                  <w:b/>
                  <w:bCs/>
                </w:rPr>
                <w:delText>&lt;mode&gt;</w:delText>
              </w:r>
              <w:r w:rsidRPr="004C2109" w:rsidDel="009453A7">
                <w:rPr>
                  <w:bCs/>
                </w:rPr>
                <w:tab/>
                <w:delText>O</w:delText>
              </w:r>
              <w:r w:rsidRPr="00CA15D3" w:rsidDel="009453A7">
                <w:rPr>
                  <w:bCs/>
                </w:rPr>
                <w:delText>peration mode</w:delText>
              </w:r>
              <w:bookmarkStart w:id="8289" w:name="_Toc489458515"/>
              <w:bookmarkEnd w:id="8289"/>
            </w:del>
          </w:p>
          <w:p w14:paraId="487356C0" w14:textId="7433F5FA" w:rsidR="00975CC4" w:rsidRPr="00BD7394" w:rsidDel="009453A7" w:rsidRDefault="00975CC4" w:rsidP="00166AF3">
            <w:pPr>
              <w:pStyle w:val="TableBody"/>
              <w:rPr>
                <w:del w:id="8290" w:author="Alban Roche" w:date="2017-08-02T16:33:00Z"/>
                <w:bCs/>
                <w:u w:val="single"/>
              </w:rPr>
            </w:pPr>
            <w:del w:id="8291" w:author="Alban Roche" w:date="2017-08-02T16:33:00Z">
              <w:r w:rsidRPr="00BD7394" w:rsidDel="009453A7">
                <w:rPr>
                  <w:bCs/>
                  <w:u w:val="single"/>
                </w:rPr>
                <w:delText>0</w:delText>
              </w:r>
              <w:r w:rsidRPr="00BD7394" w:rsidDel="009453A7">
                <w:rPr>
                  <w:bCs/>
                </w:rPr>
                <w:tab/>
              </w:r>
              <w:r w:rsidDel="009453A7">
                <w:delText>Disable the generation of synchronization signal</w:delText>
              </w:r>
              <w:bookmarkStart w:id="8292" w:name="_Toc489458516"/>
              <w:bookmarkEnd w:id="8292"/>
            </w:del>
          </w:p>
          <w:p w14:paraId="0BD3E203" w14:textId="40D2B7E0" w:rsidR="00975CC4" w:rsidDel="009453A7" w:rsidRDefault="00975CC4" w:rsidP="00166AF3">
            <w:pPr>
              <w:pStyle w:val="TableBody"/>
              <w:rPr>
                <w:del w:id="8293" w:author="Alban Roche" w:date="2017-08-02T16:33:00Z"/>
                <w:bCs/>
              </w:rPr>
            </w:pPr>
            <w:del w:id="8294" w:author="Alban Roche" w:date="2017-08-02T16:33:00Z">
              <w:r w:rsidDel="009453A7">
                <w:rPr>
                  <w:bCs/>
                </w:rPr>
                <w:delText>1</w:delText>
              </w:r>
              <w:r w:rsidDel="009453A7">
                <w:rPr>
                  <w:bCs/>
                </w:rPr>
                <w:tab/>
              </w:r>
              <w:r w:rsidDel="009453A7">
                <w:delText xml:space="preserve">Manage the generation of signal according to </w:delText>
              </w:r>
              <w:r w:rsidDel="009453A7">
                <w:rPr>
                  <w:b/>
                  <w:bCs/>
                </w:rPr>
                <w:delText xml:space="preserve">&lt;Duty Cycle&gt; </w:delText>
              </w:r>
              <w:r w:rsidDel="009453A7">
                <w:delText xml:space="preserve">and </w:delText>
              </w:r>
              <w:r w:rsidDel="009453A7">
                <w:rPr>
                  <w:b/>
                  <w:bCs/>
                </w:rPr>
                <w:delText>&lt;Pulse Duration&gt;</w:delText>
              </w:r>
              <w:r w:rsidDel="009453A7">
                <w:delText xml:space="preserve">. </w:delText>
              </w:r>
              <w:r w:rsidDel="009453A7">
                <w:tab/>
                <w:delText xml:space="preserve">The waveform of the signal is controlled only by these two parameters; Network </w:delText>
              </w:r>
              <w:r w:rsidDel="009453A7">
                <w:tab/>
                <w:delText>status would not affect the waveform</w:delText>
              </w:r>
              <w:bookmarkStart w:id="8295" w:name="_Toc489458517"/>
              <w:bookmarkEnd w:id="8295"/>
            </w:del>
          </w:p>
          <w:p w14:paraId="5A9253E5" w14:textId="3A8C9219" w:rsidR="00975CC4" w:rsidDel="009453A7" w:rsidRDefault="00975CC4" w:rsidP="00166AF3">
            <w:pPr>
              <w:pStyle w:val="TableBody"/>
              <w:rPr>
                <w:del w:id="8296" w:author="Alban Roche" w:date="2017-08-02T16:33:00Z"/>
              </w:rPr>
            </w:pPr>
            <w:del w:id="8297" w:author="Alban Roche" w:date="2017-08-02T16:33:00Z">
              <w:r w:rsidDel="009453A7">
                <w:rPr>
                  <w:bCs/>
                </w:rPr>
                <w:delText>2</w:delText>
              </w:r>
              <w:r w:rsidDel="009453A7">
                <w:rPr>
                  <w:bCs/>
                </w:rPr>
                <w:tab/>
              </w:r>
              <w:r w:rsidDel="009453A7">
                <w:delText>Manage the generation of signal according to CS network registration status;</w:delText>
              </w:r>
              <w:bookmarkStart w:id="8298" w:name="_Toc489458518"/>
              <w:bookmarkEnd w:id="8298"/>
            </w:del>
          </w:p>
          <w:p w14:paraId="3AA96AFB" w14:textId="1E4DD266" w:rsidR="00975CC4" w:rsidDel="009453A7" w:rsidRDefault="00975CC4" w:rsidP="00166AF3">
            <w:pPr>
              <w:pStyle w:val="TableBody"/>
              <w:rPr>
                <w:del w:id="8299" w:author="Alban Roche" w:date="2017-08-02T16:33:00Z"/>
              </w:rPr>
            </w:pPr>
            <w:del w:id="8300" w:author="Alban Roche" w:date="2017-08-02T16:33:00Z">
              <w:r w:rsidDel="009453A7">
                <w:rPr>
                  <w:b/>
                  <w:bCs/>
                </w:rPr>
                <w:tab/>
                <w:delText xml:space="preserve">PERMANENTLY OFF </w:delText>
              </w:r>
              <w:r w:rsidDel="009453A7">
                <w:rPr>
                  <w:b/>
                  <w:bCs/>
                </w:rPr>
                <w:tab/>
              </w:r>
              <w:r w:rsidDel="009453A7">
                <w:delText>Not register/Initialization/Register denied/no SIM card</w:delText>
              </w:r>
              <w:bookmarkStart w:id="8301" w:name="_Toc489458519"/>
              <w:bookmarkEnd w:id="8301"/>
            </w:del>
          </w:p>
          <w:p w14:paraId="107A0384" w14:textId="631E07B3" w:rsidR="00975CC4" w:rsidDel="009453A7" w:rsidRDefault="00975CC4" w:rsidP="00166AF3">
            <w:pPr>
              <w:pStyle w:val="TableBody"/>
              <w:rPr>
                <w:del w:id="8302" w:author="Alban Roche" w:date="2017-08-02T16:33:00Z"/>
              </w:rPr>
            </w:pPr>
            <w:del w:id="8303" w:author="Alban Roche" w:date="2017-08-02T16:33:00Z">
              <w:r w:rsidDel="009453A7">
                <w:rPr>
                  <w:b/>
                  <w:bCs/>
                </w:rPr>
                <w:tab/>
                <w:delText xml:space="preserve">600 ms ON / 600ms OFF </w:delText>
              </w:r>
              <w:r w:rsidDel="009453A7">
                <w:rPr>
                  <w:b/>
                  <w:bCs/>
                </w:rPr>
                <w:tab/>
              </w:r>
              <w:r w:rsidDel="009453A7">
                <w:delText>Not registered but searching</w:delText>
              </w:r>
              <w:bookmarkStart w:id="8304" w:name="_Toc489458520"/>
              <w:bookmarkEnd w:id="8304"/>
            </w:del>
          </w:p>
          <w:p w14:paraId="33E59ABF" w14:textId="039A7560" w:rsidR="00975CC4" w:rsidDel="009453A7" w:rsidRDefault="00975CC4" w:rsidP="00166AF3">
            <w:pPr>
              <w:pStyle w:val="TableBody"/>
              <w:rPr>
                <w:del w:id="8305" w:author="Alban Roche" w:date="2017-08-02T16:33:00Z"/>
              </w:rPr>
            </w:pPr>
            <w:del w:id="8306" w:author="Alban Roche" w:date="2017-08-02T16:33:00Z">
              <w:r w:rsidDel="009453A7">
                <w:rPr>
                  <w:b/>
                  <w:bCs/>
                </w:rPr>
                <w:tab/>
                <w:delText>75 ms ON / 3s OFF</w:delText>
              </w:r>
              <w:r w:rsidDel="009453A7">
                <w:rPr>
                  <w:b/>
                  <w:bCs/>
                </w:rPr>
                <w:tab/>
              </w:r>
              <w:r w:rsidDel="009453A7">
                <w:rPr>
                  <w:b/>
                  <w:bCs/>
                </w:rPr>
                <w:tab/>
              </w:r>
              <w:r w:rsidDel="009453A7">
                <w:delText>Right connected to the network</w:delText>
              </w:r>
              <w:bookmarkStart w:id="8307" w:name="_Toc489458521"/>
              <w:bookmarkEnd w:id="8307"/>
            </w:del>
          </w:p>
          <w:p w14:paraId="0A6E6948" w14:textId="2306F069" w:rsidR="00975CC4" w:rsidDel="009453A7" w:rsidRDefault="00975CC4" w:rsidP="00166AF3">
            <w:pPr>
              <w:pStyle w:val="TableBody"/>
              <w:rPr>
                <w:del w:id="8308" w:author="Alban Roche" w:date="2017-08-02T16:33:00Z"/>
              </w:rPr>
            </w:pPr>
            <w:del w:id="8309" w:author="Alban Roche" w:date="2017-08-02T16:33:00Z">
              <w:r w:rsidDel="009453A7">
                <w:tab/>
                <w:delText>&lt;Duty Cycle&gt; and &lt;Pulse Duration&gt; are not used in mode 2</w:delText>
              </w:r>
              <w:bookmarkStart w:id="8310" w:name="_Toc489458522"/>
              <w:bookmarkEnd w:id="8310"/>
            </w:del>
          </w:p>
          <w:p w14:paraId="48C9A51B" w14:textId="5E0DF77E" w:rsidR="00975CC4" w:rsidDel="009453A7" w:rsidRDefault="00975CC4" w:rsidP="00166AF3">
            <w:pPr>
              <w:pStyle w:val="TableBody"/>
              <w:rPr>
                <w:del w:id="8311" w:author="Alban Roche" w:date="2017-08-02T16:33:00Z"/>
                <w:bCs/>
              </w:rPr>
            </w:pPr>
            <w:del w:id="8312" w:author="Alban Roche" w:date="2017-08-02T16:33:00Z">
              <w:r w:rsidDel="009453A7">
                <w:tab/>
                <w:delText>For backward compatibility, HL7618/90 does not support CS network registration.</w:delText>
              </w:r>
              <w:bookmarkStart w:id="8313" w:name="_Toc489458523"/>
              <w:bookmarkEnd w:id="8313"/>
            </w:del>
          </w:p>
          <w:p w14:paraId="7ACFCE41" w14:textId="68CECDD8" w:rsidR="00975CC4" w:rsidDel="009453A7" w:rsidRDefault="00975CC4" w:rsidP="00166AF3">
            <w:pPr>
              <w:pStyle w:val="TableBody"/>
              <w:rPr>
                <w:del w:id="8314" w:author="Alban Roche" w:date="2017-08-02T16:33:00Z"/>
              </w:rPr>
            </w:pPr>
            <w:del w:id="8315" w:author="Alban Roche" w:date="2017-08-02T16:33:00Z">
              <w:r w:rsidDel="009453A7">
                <w:rPr>
                  <w:bCs/>
                </w:rPr>
                <w:delText>3</w:delText>
              </w:r>
              <w:r w:rsidDel="009453A7">
                <w:rPr>
                  <w:bCs/>
                </w:rPr>
                <w:tab/>
              </w:r>
              <w:r w:rsidDel="009453A7">
                <w:delText>Manage the generation of signal according to PS network registration status;</w:delText>
              </w:r>
              <w:bookmarkStart w:id="8316" w:name="_Toc489458524"/>
              <w:bookmarkEnd w:id="8316"/>
            </w:del>
          </w:p>
          <w:p w14:paraId="11287E77" w14:textId="047E4F98" w:rsidR="00975CC4" w:rsidRPr="00BD7394" w:rsidDel="009453A7" w:rsidRDefault="00975CC4" w:rsidP="00166AF3">
            <w:pPr>
              <w:pStyle w:val="TableBody"/>
              <w:rPr>
                <w:del w:id="8317" w:author="Alban Roche" w:date="2017-08-02T16:33:00Z"/>
              </w:rPr>
            </w:pPr>
            <w:del w:id="8318" w:author="Alban Roche" w:date="2017-08-02T16:33:00Z">
              <w:r w:rsidDel="009453A7">
                <w:rPr>
                  <w:b/>
                </w:rPr>
                <w:tab/>
              </w:r>
              <w:r w:rsidRPr="00CA6701" w:rsidDel="009453A7">
                <w:rPr>
                  <w:b/>
                </w:rPr>
                <w:delText>OFF</w:delText>
              </w:r>
              <w:r w:rsidDel="009453A7">
                <w:rPr>
                  <w:b/>
                </w:rPr>
                <w:tab/>
              </w:r>
              <w:r w:rsidRPr="00BD7394" w:rsidDel="009453A7">
                <w:delText>Not registered/Initialzation/Registered denied/no SIM card</w:delText>
              </w:r>
              <w:bookmarkStart w:id="8319" w:name="_Toc489458525"/>
              <w:bookmarkEnd w:id="8319"/>
            </w:del>
          </w:p>
          <w:p w14:paraId="59884F9B" w14:textId="263F050B" w:rsidR="00975CC4" w:rsidRPr="00BD7394" w:rsidDel="009453A7" w:rsidRDefault="00975CC4" w:rsidP="00166AF3">
            <w:pPr>
              <w:pStyle w:val="TableBody"/>
              <w:rPr>
                <w:del w:id="8320" w:author="Alban Roche" w:date="2017-08-02T16:33:00Z"/>
                <w:bCs/>
              </w:rPr>
            </w:pPr>
            <w:del w:id="8321" w:author="Alban Roche" w:date="2017-08-02T16:33:00Z">
              <w:r w:rsidDel="009453A7">
                <w:rPr>
                  <w:b/>
                </w:rPr>
                <w:tab/>
                <w:delText>ON</w:delText>
              </w:r>
              <w:r w:rsidDel="009453A7">
                <w:rPr>
                  <w:b/>
                </w:rPr>
                <w:tab/>
              </w:r>
              <w:r w:rsidRPr="00BD7394" w:rsidDel="009453A7">
                <w:delText>Registered to the network</w:delText>
              </w:r>
              <w:bookmarkStart w:id="8322" w:name="_Toc489458526"/>
              <w:bookmarkEnd w:id="8322"/>
            </w:del>
          </w:p>
          <w:p w14:paraId="5D62C5DF" w14:textId="5AB14658" w:rsidR="00975CC4" w:rsidRPr="00D86F43" w:rsidDel="009453A7" w:rsidRDefault="00975CC4" w:rsidP="00166AF3">
            <w:pPr>
              <w:pStyle w:val="TableBody"/>
              <w:rPr>
                <w:del w:id="8323" w:author="Alban Roche" w:date="2017-08-02T16:33:00Z"/>
                <w:sz w:val="14"/>
                <w:szCs w:val="14"/>
              </w:rPr>
            </w:pPr>
            <w:bookmarkStart w:id="8324" w:name="_Toc489458527"/>
            <w:bookmarkEnd w:id="8324"/>
          </w:p>
          <w:p w14:paraId="314DF0AD" w14:textId="6C1D322E" w:rsidR="00975CC4" w:rsidDel="009453A7" w:rsidRDefault="00975CC4" w:rsidP="00166AF3">
            <w:pPr>
              <w:pStyle w:val="TableBody"/>
              <w:rPr>
                <w:del w:id="8325" w:author="Alban Roche" w:date="2017-08-02T16:33:00Z"/>
                <w:bCs/>
              </w:rPr>
            </w:pPr>
            <w:del w:id="8326" w:author="Alban Roche" w:date="2017-08-02T16:33:00Z">
              <w:r w:rsidDel="009453A7">
                <w:rPr>
                  <w:b/>
                  <w:bCs/>
                </w:rPr>
                <w:delText>&lt;IO&gt;</w:delText>
              </w:r>
              <w:r w:rsidDel="009453A7">
                <w:tab/>
              </w:r>
              <w:commentRangeStart w:id="8327"/>
              <w:r w:rsidRPr="00BD7394" w:rsidDel="009453A7">
                <w:rPr>
                  <w:u w:val="single"/>
                </w:rPr>
                <w:delText>1</w:delText>
              </w:r>
              <w:r w:rsidDel="009453A7">
                <w:delText xml:space="preserve"> – 8, 10, 11, 13 – 15</w:delText>
              </w:r>
              <w:commentRangeEnd w:id="8327"/>
              <w:r w:rsidDel="009453A7">
                <w:rPr>
                  <w:rStyle w:val="CommentReference"/>
                  <w:rFonts w:ascii="Verdana" w:hAnsi="Verdana" w:cs="Times New Roman"/>
                  <w:lang w:eastAsia="en-US"/>
                </w:rPr>
                <w:commentReference w:id="8327"/>
              </w:r>
              <w:r w:rsidDel="009453A7">
                <w:tab/>
                <w:delText xml:space="preserve">GPIO used </w:delText>
              </w:r>
              <w:r w:rsidRPr="00BD7394" w:rsidDel="009453A7">
                <w:delText xml:space="preserve">as </w:delText>
              </w:r>
              <w:r w:rsidRPr="00BD7394" w:rsidDel="009453A7">
                <w:rPr>
                  <w:bCs/>
                </w:rPr>
                <w:delText>output</w:delText>
              </w:r>
              <w:bookmarkStart w:id="8328" w:name="_Toc489458528"/>
              <w:bookmarkEnd w:id="8328"/>
            </w:del>
          </w:p>
          <w:p w14:paraId="1616EF92" w14:textId="371B0207" w:rsidR="00975CC4" w:rsidRPr="00D86F43" w:rsidDel="009453A7" w:rsidRDefault="00975CC4" w:rsidP="00166AF3">
            <w:pPr>
              <w:pStyle w:val="TableBody"/>
              <w:rPr>
                <w:del w:id="8329" w:author="Alban Roche" w:date="2017-08-02T16:33:00Z"/>
                <w:sz w:val="14"/>
                <w:szCs w:val="14"/>
              </w:rPr>
            </w:pPr>
            <w:bookmarkStart w:id="8330" w:name="_Toc489458529"/>
            <w:bookmarkEnd w:id="8330"/>
          </w:p>
          <w:p w14:paraId="08F17BE6" w14:textId="2F547F1A" w:rsidR="00975CC4" w:rsidDel="009453A7" w:rsidRDefault="00975CC4" w:rsidP="00166AF3">
            <w:pPr>
              <w:pStyle w:val="TableBody"/>
              <w:rPr>
                <w:del w:id="8331" w:author="Alban Roche" w:date="2017-08-02T16:33:00Z"/>
              </w:rPr>
            </w:pPr>
            <w:del w:id="8332" w:author="Alban Roche" w:date="2017-08-02T16:33:00Z">
              <w:r w:rsidDel="009453A7">
                <w:rPr>
                  <w:b/>
                  <w:bCs/>
                </w:rPr>
                <w:delText>&lt;Duty Cycle&gt;</w:delText>
              </w:r>
              <w:r w:rsidRPr="00BD7394" w:rsidDel="009453A7">
                <w:rPr>
                  <w:bCs/>
                </w:rPr>
                <w:tab/>
                <w:delText>1 – 100</w:delText>
              </w:r>
              <w:r w:rsidRPr="00BD7394" w:rsidDel="009453A7">
                <w:rPr>
                  <w:bCs/>
                </w:rPr>
                <w:tab/>
              </w:r>
              <w:r w:rsidDel="009453A7">
                <w:rPr>
                  <w:bCs/>
                </w:rPr>
                <w:delText>In percent; o</w:delText>
              </w:r>
              <w:r w:rsidDel="009453A7">
                <w:delText>nly effective when &lt;mode&gt;=1</w:delText>
              </w:r>
              <w:bookmarkStart w:id="8333" w:name="_Toc489458530"/>
              <w:bookmarkEnd w:id="8333"/>
            </w:del>
          </w:p>
          <w:p w14:paraId="332AE173" w14:textId="5CA3DD49" w:rsidR="00975CC4" w:rsidDel="009453A7" w:rsidRDefault="00975CC4" w:rsidP="00166AF3">
            <w:pPr>
              <w:pStyle w:val="TableBody"/>
              <w:rPr>
                <w:del w:id="8334" w:author="Alban Roche" w:date="2017-08-02T16:33:00Z"/>
                <w:u w:val="single"/>
              </w:rPr>
            </w:pPr>
            <w:del w:id="8335" w:author="Alban Roche" w:date="2017-08-02T16:33:00Z">
              <w:r w:rsidDel="009453A7">
                <w:delText xml:space="preserve">Default value = </w:delText>
              </w:r>
              <w:r w:rsidRPr="00BD7394" w:rsidDel="009453A7">
                <w:rPr>
                  <w:u w:val="single"/>
                </w:rPr>
                <w:delText>50</w:delText>
              </w:r>
              <w:bookmarkStart w:id="8336" w:name="_Toc489458531"/>
              <w:bookmarkEnd w:id="8336"/>
            </w:del>
          </w:p>
          <w:p w14:paraId="0F17C9C7" w14:textId="156D10F7" w:rsidR="00975CC4" w:rsidRPr="00D86F43" w:rsidDel="009453A7" w:rsidRDefault="00975CC4" w:rsidP="00166AF3">
            <w:pPr>
              <w:pStyle w:val="TableBody"/>
              <w:rPr>
                <w:del w:id="8337" w:author="Alban Roche" w:date="2017-08-02T16:33:00Z"/>
                <w:sz w:val="14"/>
                <w:szCs w:val="14"/>
                <w:u w:val="single"/>
              </w:rPr>
            </w:pPr>
            <w:bookmarkStart w:id="8338" w:name="_Toc489458532"/>
            <w:bookmarkEnd w:id="8338"/>
          </w:p>
          <w:p w14:paraId="1EA49855" w14:textId="4CE68A6A" w:rsidR="00975CC4" w:rsidDel="009453A7" w:rsidRDefault="00975CC4" w:rsidP="00166AF3">
            <w:pPr>
              <w:pStyle w:val="TableBody"/>
              <w:rPr>
                <w:del w:id="8339" w:author="Alban Roche" w:date="2017-08-02T16:33:00Z"/>
              </w:rPr>
            </w:pPr>
            <w:del w:id="8340" w:author="Alban Roche" w:date="2017-08-02T16:33:00Z">
              <w:r w:rsidDel="009453A7">
                <w:rPr>
                  <w:b/>
                  <w:bCs/>
                </w:rPr>
                <w:delText>&lt;Pulse Duration&gt;</w:delText>
              </w:r>
              <w:r w:rsidRPr="00BD7394" w:rsidDel="009453A7">
                <w:rPr>
                  <w:bCs/>
                </w:rPr>
                <w:tab/>
              </w:r>
              <w:r w:rsidDel="009453A7">
                <w:rPr>
                  <w:bCs/>
                </w:rPr>
                <w:delText>10</w:delText>
              </w:r>
              <w:r w:rsidRPr="00BD7394" w:rsidDel="009453A7">
                <w:rPr>
                  <w:bCs/>
                </w:rPr>
                <w:delText xml:space="preserve"> – 65535</w:delText>
              </w:r>
              <w:r w:rsidRPr="00BD7394" w:rsidDel="009453A7">
                <w:rPr>
                  <w:bCs/>
                </w:rPr>
                <w:tab/>
                <w:delText>In</w:delText>
              </w:r>
              <w:r w:rsidDel="009453A7">
                <w:rPr>
                  <w:b/>
                  <w:bCs/>
                </w:rPr>
                <w:delText xml:space="preserve"> </w:delText>
              </w:r>
              <w:r w:rsidDel="009453A7">
                <w:delText>milliseconds; only effective when &lt;mode&gt;=1</w:delText>
              </w:r>
              <w:bookmarkStart w:id="8341" w:name="_Toc489458533"/>
              <w:bookmarkEnd w:id="8341"/>
            </w:del>
          </w:p>
          <w:p w14:paraId="2B74C1D5" w14:textId="0BF56F61" w:rsidR="00975CC4" w:rsidRPr="00E161D8" w:rsidDel="009453A7" w:rsidRDefault="00975CC4" w:rsidP="00166AF3">
            <w:pPr>
              <w:pStyle w:val="TableBody"/>
              <w:rPr>
                <w:del w:id="8342" w:author="Alban Roche" w:date="2017-08-02T16:33:00Z"/>
                <w:u w:val="single"/>
              </w:rPr>
            </w:pPr>
            <w:del w:id="8343" w:author="Alban Roche" w:date="2017-08-02T16:33:00Z">
              <w:r w:rsidDel="009453A7">
                <w:delText xml:space="preserve">Default value = </w:delText>
              </w:r>
              <w:r w:rsidRPr="00BD7394" w:rsidDel="009453A7">
                <w:rPr>
                  <w:u w:val="single"/>
                </w:rPr>
                <w:delText>1000</w:delText>
              </w:r>
              <w:bookmarkStart w:id="8344" w:name="_Toc489458534"/>
              <w:bookmarkEnd w:id="8344"/>
            </w:del>
          </w:p>
        </w:tc>
        <w:bookmarkStart w:id="8345" w:name="_Toc489458535"/>
        <w:bookmarkEnd w:id="8345"/>
      </w:tr>
      <w:tr w:rsidR="00975CC4" w:rsidRPr="00C41274" w:rsidDel="009453A7" w14:paraId="59A0ED2B" w14:textId="68A12ADE" w:rsidTr="00166AF3">
        <w:trPr>
          <w:cantSplit w:val="0"/>
          <w:trHeight w:val="42"/>
          <w:del w:id="8346" w:author="Alban Roche" w:date="2017-08-02T16:33:00Z"/>
        </w:trPr>
        <w:tc>
          <w:tcPr>
            <w:tcW w:w="1728" w:type="dxa"/>
          </w:tcPr>
          <w:p w14:paraId="6D218E25" w14:textId="504229A2" w:rsidR="00975CC4" w:rsidRPr="00E161D8" w:rsidDel="009453A7" w:rsidRDefault="00975CC4" w:rsidP="00166AF3">
            <w:pPr>
              <w:pStyle w:val="TableBody"/>
              <w:rPr>
                <w:del w:id="8347" w:author="Alban Roche" w:date="2017-08-02T16:33:00Z"/>
                <w:i/>
                <w:szCs w:val="18"/>
              </w:rPr>
            </w:pPr>
            <w:del w:id="8348" w:author="Alban Roche" w:date="2017-08-02T16:33:00Z">
              <w:r w:rsidRPr="00BD7394" w:rsidDel="009453A7">
                <w:rPr>
                  <w:u w:val="single"/>
                </w:rPr>
                <w:delText>Notes</w:delText>
              </w:r>
              <w:bookmarkStart w:id="8349" w:name="_Toc489458536"/>
              <w:bookmarkEnd w:id="8349"/>
            </w:del>
          </w:p>
        </w:tc>
        <w:tc>
          <w:tcPr>
            <w:tcW w:w="7560" w:type="dxa"/>
          </w:tcPr>
          <w:p w14:paraId="3B572252" w14:textId="01593FC0" w:rsidR="00975CC4" w:rsidDel="009453A7" w:rsidRDefault="00975CC4" w:rsidP="0059466D">
            <w:pPr>
              <w:pStyle w:val="TableBody"/>
              <w:numPr>
                <w:ilvl w:val="0"/>
                <w:numId w:val="118"/>
              </w:numPr>
              <w:rPr>
                <w:del w:id="8350" w:author="Alban Roche" w:date="2017-08-02T16:33:00Z"/>
              </w:rPr>
            </w:pPr>
            <w:del w:id="8351" w:author="Alban Roche" w:date="2017-08-02T16:33:00Z">
              <w:r w:rsidDel="009453A7">
                <w:delText>Parameter settings</w:delText>
              </w:r>
              <w:r w:rsidRPr="0038578A" w:rsidDel="009453A7">
                <w:delText xml:space="preserve"> </w:delText>
              </w:r>
              <w:r w:rsidDel="009453A7">
                <w:delText>are automatically saved in non-volatile memory</w:delText>
              </w:r>
              <w:r w:rsidRPr="0038578A" w:rsidDel="009453A7">
                <w:delText>.</w:delText>
              </w:r>
              <w:bookmarkStart w:id="8352" w:name="_Toc489458537"/>
              <w:bookmarkEnd w:id="8352"/>
            </w:del>
          </w:p>
          <w:p w14:paraId="18CC6774" w14:textId="13EB97AB" w:rsidR="00975CC4" w:rsidRPr="0038578A" w:rsidDel="009453A7" w:rsidRDefault="00975CC4" w:rsidP="0059466D">
            <w:pPr>
              <w:pStyle w:val="TableBody"/>
              <w:numPr>
                <w:ilvl w:val="0"/>
                <w:numId w:val="118"/>
              </w:numPr>
              <w:rPr>
                <w:del w:id="8353" w:author="Alban Roche" w:date="2017-08-02T16:33:00Z"/>
              </w:rPr>
            </w:pPr>
            <w:del w:id="8354" w:author="Alban Roche" w:date="2017-08-02T16:33:00Z">
              <w:r w:rsidDel="009453A7">
                <w:delText>&lt;Duty Cycle&gt; and &lt;Pulse Duration&gt; can be configured regardless of &lt;mode&gt;.</w:delText>
              </w:r>
              <w:bookmarkStart w:id="8355" w:name="_Toc489458538"/>
              <w:bookmarkEnd w:id="8355"/>
            </w:del>
          </w:p>
          <w:p w14:paraId="74A98170" w14:textId="5EF2C4F8" w:rsidR="00975CC4" w:rsidRPr="0038578A" w:rsidDel="009453A7" w:rsidRDefault="00975CC4" w:rsidP="0059466D">
            <w:pPr>
              <w:pStyle w:val="TableBody"/>
              <w:numPr>
                <w:ilvl w:val="0"/>
                <w:numId w:val="118"/>
              </w:numPr>
              <w:rPr>
                <w:del w:id="8356" w:author="Alban Roche" w:date="2017-08-02T16:33:00Z"/>
              </w:rPr>
            </w:pPr>
            <w:del w:id="8357" w:author="Alban Roche" w:date="2017-08-02T16:33:00Z">
              <w:r w:rsidDel="009453A7">
                <w:delText>Refer to +KGPIOCFG</w:delText>
              </w:r>
              <w:r w:rsidRPr="00CA15D3" w:rsidDel="009453A7">
                <w:delText xml:space="preserve"> for multiplexed function</w:delText>
              </w:r>
              <w:r w:rsidDel="009453A7">
                <w:delText>s</w:delText>
              </w:r>
              <w:r w:rsidRPr="00CA15D3" w:rsidDel="009453A7">
                <w:delText xml:space="preserve"> of GPIO</w:delText>
              </w:r>
              <w:r w:rsidDel="009453A7">
                <w:delText>s.</w:delText>
              </w:r>
              <w:bookmarkStart w:id="8358" w:name="_Toc489458539"/>
              <w:bookmarkEnd w:id="8358"/>
            </w:del>
          </w:p>
          <w:p w14:paraId="25D79DA6" w14:textId="52FAAC0C" w:rsidR="00975CC4" w:rsidDel="009453A7" w:rsidRDefault="00975CC4" w:rsidP="0059466D">
            <w:pPr>
              <w:pStyle w:val="TableBody"/>
              <w:numPr>
                <w:ilvl w:val="0"/>
                <w:numId w:val="118"/>
              </w:numPr>
              <w:rPr>
                <w:del w:id="8359" w:author="Alban Roche" w:date="2017-08-02T16:33:00Z"/>
              </w:rPr>
            </w:pPr>
            <w:del w:id="8360" w:author="Alban Roche" w:date="2017-08-02T16:33:00Z">
              <w:r w:rsidRPr="0038578A" w:rsidDel="009453A7">
                <w:delText xml:space="preserve">GPIOs may be already used by </w:delText>
              </w:r>
              <w:r w:rsidDel="009453A7">
                <w:delText xml:space="preserve">SIM detection, temperature monitoring, etc. Check with other related commands such as +KSIMDET, </w:delText>
              </w:r>
              <w:r w:rsidRPr="0067387C" w:rsidDel="009453A7">
                <w:delText>+KTEMPMON</w:delText>
              </w:r>
              <w:r w:rsidDel="009453A7">
                <w:delText>, etc. prior to using this command.</w:delText>
              </w:r>
              <w:bookmarkStart w:id="8361" w:name="_Toc489458540"/>
              <w:bookmarkEnd w:id="8361"/>
            </w:del>
          </w:p>
          <w:p w14:paraId="5BC7BBCD" w14:textId="7D5969CD" w:rsidR="00975CC4" w:rsidDel="009453A7" w:rsidRDefault="00975CC4" w:rsidP="0059466D">
            <w:pPr>
              <w:pStyle w:val="TableBody"/>
              <w:numPr>
                <w:ilvl w:val="0"/>
                <w:numId w:val="118"/>
              </w:numPr>
              <w:rPr>
                <w:del w:id="8362" w:author="Alban Roche" w:date="2017-08-02T16:33:00Z"/>
              </w:rPr>
            </w:pPr>
            <w:del w:id="8363" w:author="Alban Roche" w:date="2017-08-02T16:33:00Z">
              <w:r w:rsidRPr="00672295" w:rsidDel="009453A7">
                <w:delText xml:space="preserve">This command can be used without </w:delText>
              </w:r>
              <w:r w:rsidDel="009453A7">
                <w:delText xml:space="preserve">a </w:delText>
              </w:r>
              <w:r w:rsidRPr="00672295" w:rsidDel="009453A7">
                <w:delText>SIM.</w:delText>
              </w:r>
              <w:bookmarkStart w:id="8364" w:name="_Toc489458541"/>
              <w:bookmarkEnd w:id="8364"/>
            </w:del>
          </w:p>
          <w:p w14:paraId="187C80CA" w14:textId="4FC5B981" w:rsidR="00975CC4" w:rsidDel="009453A7" w:rsidRDefault="00975CC4" w:rsidP="0059466D">
            <w:pPr>
              <w:pStyle w:val="TableBody"/>
              <w:numPr>
                <w:ilvl w:val="0"/>
                <w:numId w:val="118"/>
              </w:numPr>
              <w:rPr>
                <w:del w:id="8365" w:author="Alban Roche" w:date="2017-08-02T16:33:00Z"/>
              </w:rPr>
            </w:pPr>
            <w:del w:id="8366" w:author="Alban Roche" w:date="2017-08-02T16:33:00Z">
              <w:r w:rsidRPr="003021FD" w:rsidDel="009453A7">
                <w:delText xml:space="preserve">This command will force the GPIO pins as output, </w:delText>
              </w:r>
              <w:r w:rsidDel="009453A7">
                <w:delText xml:space="preserve">regardless of </w:delText>
              </w:r>
              <w:r w:rsidRPr="003021FD" w:rsidDel="009453A7">
                <w:delText>AT+KGPIOCFG configuration</w:delText>
              </w:r>
              <w:r w:rsidDel="009453A7">
                <w:delText>.</w:delText>
              </w:r>
              <w:bookmarkStart w:id="8367" w:name="_Toc489458542"/>
              <w:bookmarkEnd w:id="8367"/>
            </w:del>
          </w:p>
          <w:p w14:paraId="7B658CA3" w14:textId="5687DC0E" w:rsidR="00975CC4" w:rsidDel="009453A7" w:rsidRDefault="00975CC4" w:rsidP="0059466D">
            <w:pPr>
              <w:pStyle w:val="TableBody"/>
              <w:numPr>
                <w:ilvl w:val="0"/>
                <w:numId w:val="118"/>
              </w:numPr>
              <w:rPr>
                <w:del w:id="8368" w:author="Alban Roche" w:date="2017-08-02T16:33:00Z"/>
              </w:rPr>
            </w:pPr>
            <w:del w:id="8369" w:author="Alban Roche" w:date="2017-08-02T16:33:00Z">
              <w:r w:rsidDel="009453A7">
                <w:delText>Only 1 GPIO signal can be generated at any time.</w:delText>
              </w:r>
              <w:bookmarkStart w:id="8370" w:name="_Toc489458543"/>
              <w:bookmarkEnd w:id="8370"/>
            </w:del>
          </w:p>
          <w:p w14:paraId="01D13F75" w14:textId="284A8F21" w:rsidR="00975CC4" w:rsidDel="009453A7" w:rsidRDefault="00975CC4" w:rsidP="0059466D">
            <w:pPr>
              <w:pStyle w:val="TableBody"/>
              <w:numPr>
                <w:ilvl w:val="0"/>
                <w:numId w:val="118"/>
              </w:numPr>
              <w:rPr>
                <w:del w:id="8371" w:author="Alban Roche" w:date="2017-08-02T16:33:00Z"/>
              </w:rPr>
            </w:pPr>
            <w:del w:id="8372" w:author="Alban Roche" w:date="2017-08-02T16:33:00Z">
              <w:r w:rsidDel="009453A7">
                <w:delText>The minimum LED ON/OFF cycle is 5ms due to the precision of the timer; this feature cannot be used if either the LED ON/OFF cycle is less than 5ms. “LED ON cycle” is &lt;Pulse Duration&gt;*&lt;Duty Cycle&gt; while “LED OFF cycle” is &lt;Pulse Duration&gt; - “LED ON cycle”.</w:delText>
              </w:r>
              <w:bookmarkStart w:id="8373" w:name="_Toc489458544"/>
              <w:bookmarkEnd w:id="8373"/>
            </w:del>
          </w:p>
          <w:p w14:paraId="537C10E4" w14:textId="75C383B8" w:rsidR="00975CC4" w:rsidRPr="00BD7394" w:rsidDel="009453A7" w:rsidRDefault="00975CC4" w:rsidP="0059466D">
            <w:pPr>
              <w:pStyle w:val="TableBody"/>
              <w:numPr>
                <w:ilvl w:val="0"/>
                <w:numId w:val="118"/>
              </w:numPr>
              <w:rPr>
                <w:del w:id="8374" w:author="Alban Roche" w:date="2017-08-02T16:33:00Z"/>
              </w:rPr>
            </w:pPr>
            <w:del w:id="8375" w:author="Alban Roche" w:date="2017-08-02T16:33:00Z">
              <w:r w:rsidRPr="00CA15D3" w:rsidDel="009453A7">
                <w:delText xml:space="preserve">&lt;mode&gt;=2 is kept for compatibility </w:delText>
              </w:r>
              <w:r w:rsidDel="009453A7">
                <w:delText xml:space="preserve">with other HL series </w:delText>
              </w:r>
              <w:r w:rsidRPr="00CA15D3" w:rsidDel="009453A7">
                <w:delText xml:space="preserve">LTE-only products </w:delText>
              </w:r>
              <w:r w:rsidDel="009453A7">
                <w:delText>which do</w:delText>
              </w:r>
              <w:r w:rsidRPr="00CA15D3" w:rsidDel="009453A7">
                <w:delText xml:space="preserve"> not support CS</w:delText>
              </w:r>
              <w:r w:rsidDel="009453A7">
                <w:delText xml:space="preserve">, </w:delText>
              </w:r>
              <w:r w:rsidRPr="00CA15D3" w:rsidDel="009453A7">
                <w:delText>e.g. HL7618</w:delText>
              </w:r>
              <w:r w:rsidDel="009453A7">
                <w:delText>, HL7618RD</w:delText>
              </w:r>
              <w:r w:rsidRPr="00CA15D3" w:rsidDel="009453A7">
                <w:delText xml:space="preserve"> and HL7690.</w:delText>
              </w:r>
              <w:bookmarkStart w:id="8376" w:name="_Toc489458545"/>
              <w:bookmarkEnd w:id="8376"/>
            </w:del>
          </w:p>
        </w:tc>
        <w:bookmarkStart w:id="8377" w:name="_Toc489458546"/>
        <w:bookmarkEnd w:id="8377"/>
      </w:tr>
      <w:tr w:rsidR="00975CC4" w:rsidRPr="00C41274" w:rsidDel="009453A7" w14:paraId="3F825883" w14:textId="454CAB94" w:rsidTr="00166AF3">
        <w:trPr>
          <w:trHeight w:val="42"/>
          <w:del w:id="8378" w:author="Alban Roche" w:date="2017-08-02T16:33:00Z"/>
        </w:trPr>
        <w:tc>
          <w:tcPr>
            <w:tcW w:w="1728" w:type="dxa"/>
          </w:tcPr>
          <w:p w14:paraId="0DB78282" w14:textId="5069B8D5" w:rsidR="00975CC4" w:rsidDel="009453A7" w:rsidRDefault="00975CC4" w:rsidP="00166AF3">
            <w:pPr>
              <w:pStyle w:val="TableBody"/>
              <w:rPr>
                <w:del w:id="8379" w:author="Alban Roche" w:date="2017-08-02T16:33:00Z"/>
                <w:u w:val="single"/>
              </w:rPr>
            </w:pPr>
            <w:del w:id="8380" w:author="Alban Roche" w:date="2017-08-02T16:33:00Z">
              <w:r w:rsidDel="009453A7">
                <w:rPr>
                  <w:u w:val="single"/>
                </w:rPr>
                <w:delText>Examples</w:delText>
              </w:r>
              <w:bookmarkStart w:id="8381" w:name="_Toc489458547"/>
              <w:bookmarkEnd w:id="8381"/>
            </w:del>
          </w:p>
        </w:tc>
        <w:tc>
          <w:tcPr>
            <w:tcW w:w="7560" w:type="dxa"/>
          </w:tcPr>
          <w:p w14:paraId="541680AE" w14:textId="18A6C1EF" w:rsidR="00975CC4" w:rsidDel="009453A7" w:rsidRDefault="00975CC4" w:rsidP="00166AF3">
            <w:pPr>
              <w:pStyle w:val="TableBody"/>
              <w:rPr>
                <w:del w:id="8382" w:author="Alban Roche" w:date="2017-08-02T16:33:00Z"/>
              </w:rPr>
            </w:pPr>
            <w:del w:id="8383" w:author="Alban Roche" w:date="2017-08-02T16:33:00Z">
              <w:r w:rsidRPr="00BD7394" w:rsidDel="009453A7">
                <w:rPr>
                  <w:b/>
                </w:rPr>
                <w:delText>AT+KSYNC=1,1,50,2000</w:delText>
              </w:r>
              <w:r w:rsidDel="009453A7">
                <w:tab/>
                <w:delText xml:space="preserve">// Generate signal with 50% duty cycle and 2000 ms pulse </w:delText>
              </w:r>
              <w:r w:rsidDel="009453A7">
                <w:tab/>
              </w:r>
              <w:r w:rsidDel="009453A7">
                <w:tab/>
              </w:r>
              <w:r w:rsidDel="009453A7">
                <w:tab/>
              </w:r>
              <w:r w:rsidDel="009453A7">
                <w:tab/>
              </w:r>
              <w:r w:rsidDel="009453A7">
                <w:tab/>
                <w:delText>// duration on GPIO1</w:delText>
              </w:r>
              <w:bookmarkStart w:id="8384" w:name="_Toc489458548"/>
              <w:bookmarkEnd w:id="8384"/>
            </w:del>
          </w:p>
          <w:p w14:paraId="7E5369AD" w14:textId="299A8C07" w:rsidR="00975CC4" w:rsidRPr="00BD7394" w:rsidDel="009453A7" w:rsidRDefault="00975CC4" w:rsidP="00166AF3">
            <w:pPr>
              <w:pStyle w:val="TableBody"/>
              <w:rPr>
                <w:del w:id="8385" w:author="Alban Roche" w:date="2017-08-02T16:33:00Z"/>
                <w:b/>
              </w:rPr>
            </w:pPr>
            <w:del w:id="8386" w:author="Alban Roche" w:date="2017-08-02T16:33:00Z">
              <w:r w:rsidRPr="00BD7394" w:rsidDel="009453A7">
                <w:rPr>
                  <w:b/>
                </w:rPr>
                <w:delText>OK</w:delText>
              </w:r>
              <w:bookmarkStart w:id="8387" w:name="_Toc489458549"/>
              <w:bookmarkEnd w:id="8387"/>
            </w:del>
          </w:p>
          <w:p w14:paraId="610A0336" w14:textId="28FABF9D" w:rsidR="00975CC4" w:rsidRPr="00BD7394" w:rsidDel="009453A7" w:rsidRDefault="00975CC4" w:rsidP="00166AF3">
            <w:pPr>
              <w:pStyle w:val="TableBody"/>
              <w:rPr>
                <w:del w:id="8388" w:author="Alban Roche" w:date="2017-08-02T16:33:00Z"/>
                <w:b/>
              </w:rPr>
            </w:pPr>
            <w:bookmarkStart w:id="8389" w:name="_Toc489458550"/>
            <w:bookmarkEnd w:id="8389"/>
          </w:p>
          <w:p w14:paraId="582A2813" w14:textId="5FAE0003" w:rsidR="00975CC4" w:rsidDel="009453A7" w:rsidRDefault="00975CC4" w:rsidP="00166AF3">
            <w:pPr>
              <w:pStyle w:val="TableBody"/>
              <w:rPr>
                <w:del w:id="8390" w:author="Alban Roche" w:date="2017-08-02T16:33:00Z"/>
              </w:rPr>
            </w:pPr>
            <w:del w:id="8391" w:author="Alban Roche" w:date="2017-08-02T16:33:00Z">
              <w:r w:rsidRPr="00BD7394" w:rsidDel="009453A7">
                <w:rPr>
                  <w:b/>
                </w:rPr>
                <w:delText>AT+KSYNC=1,2,50,2000</w:delText>
              </w:r>
              <w:r w:rsidDel="009453A7">
                <w:tab/>
                <w:delText xml:space="preserve">// Generate signal with 50% duty cycle and 2000 ms pulse </w:delText>
              </w:r>
              <w:r w:rsidDel="009453A7">
                <w:tab/>
              </w:r>
              <w:r w:rsidDel="009453A7">
                <w:tab/>
              </w:r>
              <w:r w:rsidDel="009453A7">
                <w:tab/>
              </w:r>
              <w:r w:rsidDel="009453A7">
                <w:tab/>
              </w:r>
              <w:r w:rsidDel="009453A7">
                <w:tab/>
                <w:delText>// duration on GPIO2</w:delText>
              </w:r>
              <w:bookmarkStart w:id="8392" w:name="_Toc489458551"/>
              <w:bookmarkEnd w:id="8392"/>
            </w:del>
          </w:p>
          <w:p w14:paraId="64504B99" w14:textId="7E163630" w:rsidR="00975CC4" w:rsidRPr="00BD7394" w:rsidDel="009453A7" w:rsidRDefault="00975CC4" w:rsidP="00166AF3">
            <w:pPr>
              <w:pStyle w:val="TableBody"/>
              <w:rPr>
                <w:del w:id="8393" w:author="Alban Roche" w:date="2017-08-02T16:33:00Z"/>
                <w:b/>
              </w:rPr>
            </w:pPr>
            <w:del w:id="8394" w:author="Alban Roche" w:date="2017-08-02T16:33:00Z">
              <w:r w:rsidRPr="00BD7394" w:rsidDel="009453A7">
                <w:rPr>
                  <w:b/>
                </w:rPr>
                <w:delText xml:space="preserve">OK </w:delText>
              </w:r>
              <w:bookmarkStart w:id="8395" w:name="_Toc489458552"/>
              <w:bookmarkEnd w:id="8395"/>
            </w:del>
          </w:p>
          <w:p w14:paraId="77711F98" w14:textId="3529DE1A" w:rsidR="00975CC4" w:rsidDel="009453A7" w:rsidRDefault="00975CC4" w:rsidP="00166AF3">
            <w:pPr>
              <w:pStyle w:val="TableBody"/>
              <w:rPr>
                <w:del w:id="8396" w:author="Alban Roche" w:date="2017-08-02T16:33:00Z"/>
              </w:rPr>
            </w:pPr>
            <w:bookmarkStart w:id="8397" w:name="_Toc489458553"/>
            <w:bookmarkEnd w:id="8397"/>
          </w:p>
          <w:p w14:paraId="49D60374" w14:textId="34667D8A" w:rsidR="00975CC4" w:rsidDel="009453A7" w:rsidRDefault="00975CC4" w:rsidP="00166AF3">
            <w:pPr>
              <w:pStyle w:val="TableBody"/>
              <w:rPr>
                <w:del w:id="8398" w:author="Alban Roche" w:date="2017-08-02T16:33:00Z"/>
              </w:rPr>
            </w:pPr>
            <w:del w:id="8399" w:author="Alban Roche" w:date="2017-08-02T16:33:00Z">
              <w:r w:rsidDel="009453A7">
                <w:delText>// Previous signal on GPIO1 will be stopped</w:delText>
              </w:r>
              <w:bookmarkStart w:id="8400" w:name="_Toc489458554"/>
              <w:bookmarkEnd w:id="8400"/>
            </w:del>
          </w:p>
          <w:p w14:paraId="324F4F16" w14:textId="5AEAE0F0" w:rsidR="00975CC4" w:rsidDel="009453A7" w:rsidRDefault="00975CC4" w:rsidP="00166AF3">
            <w:pPr>
              <w:pStyle w:val="TableBody"/>
              <w:rPr>
                <w:del w:id="8401" w:author="Alban Roche" w:date="2017-08-02T16:33:00Z"/>
              </w:rPr>
            </w:pPr>
            <w:bookmarkStart w:id="8402" w:name="_Toc489458555"/>
            <w:bookmarkEnd w:id="8402"/>
          </w:p>
          <w:p w14:paraId="2799BF95" w14:textId="30766D26" w:rsidR="00975CC4" w:rsidDel="009453A7" w:rsidRDefault="00975CC4" w:rsidP="00166AF3">
            <w:pPr>
              <w:pStyle w:val="TableBody"/>
              <w:rPr>
                <w:del w:id="8403" w:author="Alban Roche" w:date="2017-08-02T16:33:00Z"/>
              </w:rPr>
            </w:pPr>
            <w:del w:id="8404" w:author="Alban Roche" w:date="2017-08-02T16:33:00Z">
              <w:r w:rsidRPr="00BD7394" w:rsidDel="009453A7">
                <w:rPr>
                  <w:b/>
                </w:rPr>
                <w:delText>AT+KSYNC=0,2</w:delText>
              </w:r>
              <w:r w:rsidDel="009453A7">
                <w:tab/>
              </w:r>
              <w:r w:rsidDel="009453A7">
                <w:tab/>
                <w:delText>// Disable signal generation</w:delText>
              </w:r>
              <w:bookmarkStart w:id="8405" w:name="_Toc489458556"/>
              <w:bookmarkEnd w:id="8405"/>
            </w:del>
          </w:p>
          <w:p w14:paraId="505780A2" w14:textId="7CDC636F" w:rsidR="00975CC4" w:rsidRPr="00BD7394" w:rsidDel="009453A7" w:rsidRDefault="00975CC4" w:rsidP="00166AF3">
            <w:pPr>
              <w:pStyle w:val="TableBody"/>
              <w:rPr>
                <w:del w:id="8406" w:author="Alban Roche" w:date="2017-08-02T16:33:00Z"/>
                <w:b/>
              </w:rPr>
            </w:pPr>
            <w:del w:id="8407" w:author="Alban Roche" w:date="2017-08-02T16:33:00Z">
              <w:r w:rsidRPr="00BD7394" w:rsidDel="009453A7">
                <w:rPr>
                  <w:b/>
                </w:rPr>
                <w:delText>OK</w:delText>
              </w:r>
              <w:bookmarkStart w:id="8408" w:name="_Toc489458557"/>
              <w:bookmarkEnd w:id="8408"/>
            </w:del>
          </w:p>
          <w:p w14:paraId="47EEA7F5" w14:textId="2DDF8FB6" w:rsidR="00975CC4" w:rsidRPr="00BD7394" w:rsidDel="009453A7" w:rsidRDefault="00975CC4" w:rsidP="00166AF3">
            <w:pPr>
              <w:pStyle w:val="TableBody"/>
              <w:rPr>
                <w:del w:id="8409" w:author="Alban Roche" w:date="2017-08-02T16:33:00Z"/>
                <w:b/>
              </w:rPr>
            </w:pPr>
            <w:bookmarkStart w:id="8410" w:name="_Toc489458558"/>
            <w:bookmarkEnd w:id="8410"/>
          </w:p>
          <w:p w14:paraId="29AE4B6E" w14:textId="42BD8151" w:rsidR="00975CC4" w:rsidDel="009453A7" w:rsidRDefault="00975CC4" w:rsidP="00166AF3">
            <w:pPr>
              <w:pStyle w:val="TableBody"/>
              <w:rPr>
                <w:del w:id="8411" w:author="Alban Roche" w:date="2017-08-02T16:33:00Z"/>
              </w:rPr>
            </w:pPr>
            <w:del w:id="8412" w:author="Alban Roche" w:date="2017-08-02T16:33:00Z">
              <w:r w:rsidRPr="00BD7394" w:rsidDel="009453A7">
                <w:rPr>
                  <w:b/>
                </w:rPr>
                <w:delText>AT+KSYNC=2,1</w:delText>
              </w:r>
              <w:r w:rsidDel="009453A7">
                <w:tab/>
              </w:r>
              <w:r w:rsidDel="009453A7">
                <w:tab/>
                <w:delText xml:space="preserve">// Generate signal on GPIO1 according to the CS network </w:delText>
              </w:r>
              <w:r w:rsidDel="009453A7">
                <w:tab/>
              </w:r>
              <w:r w:rsidDel="009453A7">
                <w:tab/>
              </w:r>
              <w:r w:rsidDel="009453A7">
                <w:tab/>
              </w:r>
              <w:r w:rsidDel="009453A7">
                <w:tab/>
              </w:r>
              <w:r w:rsidDel="009453A7">
                <w:tab/>
                <w:delText>// registration status</w:delText>
              </w:r>
              <w:bookmarkStart w:id="8413" w:name="_Toc489458559"/>
              <w:bookmarkEnd w:id="8413"/>
            </w:del>
          </w:p>
          <w:p w14:paraId="1E90843E" w14:textId="3584029A" w:rsidR="00975CC4" w:rsidRPr="00BD7394" w:rsidDel="009453A7" w:rsidRDefault="00975CC4" w:rsidP="00166AF3">
            <w:pPr>
              <w:pStyle w:val="TableBody"/>
              <w:rPr>
                <w:del w:id="8414" w:author="Alban Roche" w:date="2017-08-02T16:33:00Z"/>
                <w:b/>
              </w:rPr>
            </w:pPr>
            <w:del w:id="8415" w:author="Alban Roche" w:date="2017-08-02T16:33:00Z">
              <w:r w:rsidRPr="00BD7394" w:rsidDel="009453A7">
                <w:rPr>
                  <w:b/>
                </w:rPr>
                <w:delText>OK</w:delText>
              </w:r>
              <w:bookmarkStart w:id="8416" w:name="_Toc489458560"/>
              <w:bookmarkEnd w:id="8416"/>
            </w:del>
          </w:p>
          <w:p w14:paraId="292E0ABA" w14:textId="2464A04B" w:rsidR="00975CC4" w:rsidRPr="00BD7394" w:rsidDel="009453A7" w:rsidRDefault="00975CC4" w:rsidP="00166AF3">
            <w:pPr>
              <w:pStyle w:val="TableBody"/>
              <w:rPr>
                <w:del w:id="8417" w:author="Alban Roche" w:date="2017-08-02T16:33:00Z"/>
                <w:b/>
              </w:rPr>
            </w:pPr>
            <w:bookmarkStart w:id="8418" w:name="_Toc489458561"/>
            <w:bookmarkEnd w:id="8418"/>
          </w:p>
          <w:p w14:paraId="665E50FE" w14:textId="1C153640" w:rsidR="00975CC4" w:rsidDel="009453A7" w:rsidRDefault="00975CC4" w:rsidP="00166AF3">
            <w:pPr>
              <w:pStyle w:val="TableBody"/>
              <w:rPr>
                <w:del w:id="8419" w:author="Alban Roche" w:date="2017-08-02T16:33:00Z"/>
              </w:rPr>
            </w:pPr>
            <w:del w:id="8420" w:author="Alban Roche" w:date="2017-08-02T16:33:00Z">
              <w:r w:rsidRPr="00BD7394" w:rsidDel="009453A7">
                <w:rPr>
                  <w:b/>
                </w:rPr>
                <w:delText>AT+KSYNC=3,1</w:delText>
              </w:r>
              <w:r w:rsidDel="009453A7">
                <w:tab/>
              </w:r>
              <w:r w:rsidDel="009453A7">
                <w:tab/>
                <w:delText xml:space="preserve">// Generate signal on GPIO1 according to the PS network </w:delText>
              </w:r>
              <w:r w:rsidDel="009453A7">
                <w:tab/>
              </w:r>
              <w:r w:rsidDel="009453A7">
                <w:tab/>
              </w:r>
              <w:r w:rsidDel="009453A7">
                <w:tab/>
              </w:r>
              <w:r w:rsidDel="009453A7">
                <w:tab/>
              </w:r>
              <w:r w:rsidDel="009453A7">
                <w:tab/>
                <w:delText>// registration status</w:delText>
              </w:r>
              <w:bookmarkStart w:id="8421" w:name="_Toc489458562"/>
              <w:bookmarkEnd w:id="8421"/>
            </w:del>
          </w:p>
          <w:p w14:paraId="4B560ECB" w14:textId="456EC371" w:rsidR="00975CC4" w:rsidRPr="00BD7394" w:rsidDel="009453A7" w:rsidRDefault="00975CC4" w:rsidP="00166AF3">
            <w:pPr>
              <w:pStyle w:val="TableBody"/>
              <w:rPr>
                <w:del w:id="8422" w:author="Alban Roche" w:date="2017-08-02T16:33:00Z"/>
                <w:b/>
              </w:rPr>
            </w:pPr>
            <w:del w:id="8423" w:author="Alban Roche" w:date="2017-08-02T16:33:00Z">
              <w:r w:rsidRPr="00BD7394" w:rsidDel="009453A7">
                <w:rPr>
                  <w:b/>
                </w:rPr>
                <w:delText>OK</w:delText>
              </w:r>
              <w:r w:rsidRPr="00BD7394" w:rsidDel="009453A7">
                <w:rPr>
                  <w:b/>
                </w:rPr>
                <w:tab/>
              </w:r>
              <w:bookmarkStart w:id="8424" w:name="_Toc489458563"/>
              <w:bookmarkEnd w:id="8424"/>
            </w:del>
          </w:p>
        </w:tc>
        <w:bookmarkStart w:id="8425" w:name="_Toc489458564"/>
        <w:bookmarkEnd w:id="8425"/>
      </w:tr>
    </w:tbl>
    <w:p w14:paraId="068A8078" w14:textId="45134267" w:rsidR="00975CC4" w:rsidDel="009453A7" w:rsidRDefault="00975CC4" w:rsidP="0059466D">
      <w:pPr>
        <w:pStyle w:val="Heading2"/>
        <w:numPr>
          <w:ilvl w:val="1"/>
          <w:numId w:val="11"/>
        </w:numPr>
        <w:ind w:left="1080" w:hanging="1080"/>
        <w:rPr>
          <w:del w:id="8426" w:author="Alban Roche" w:date="2017-08-02T16:33:00Z"/>
        </w:rPr>
      </w:pPr>
      <w:bookmarkStart w:id="8427" w:name="_Ref452648748"/>
      <w:bookmarkStart w:id="8428" w:name="_Ref452648749"/>
      <w:bookmarkStart w:id="8429" w:name="_Ref458763690"/>
      <w:bookmarkStart w:id="8430" w:name="_Ref458763691"/>
      <w:bookmarkStart w:id="8431" w:name="_Toc486251615"/>
      <w:commentRangeStart w:id="8432"/>
      <w:del w:id="8433" w:author="Alban Roche" w:date="2017-08-02T16:33:00Z">
        <w:r w:rsidDel="009453A7">
          <w:delText xml:space="preserve">+KLTEPARAM </w:delText>
        </w:r>
        <w:r w:rsidRPr="00AE67EA" w:rsidDel="009453A7">
          <w:delText xml:space="preserve">Command: </w:delText>
        </w:r>
        <w:r w:rsidDel="009453A7">
          <w:delText>LTE Parameters</w:delText>
        </w:r>
        <w:bookmarkEnd w:id="8427"/>
        <w:bookmarkEnd w:id="8428"/>
        <w:commentRangeEnd w:id="8432"/>
        <w:r w:rsidDel="009453A7">
          <w:rPr>
            <w:rStyle w:val="CommentReference"/>
            <w:rFonts w:ascii="Verdana" w:eastAsia="Times New Roman" w:hAnsi="Verdana" w:cs="Times New Roman"/>
            <w:b w:val="0"/>
            <w:lang w:eastAsia="en-US"/>
          </w:rPr>
          <w:commentReference w:id="8432"/>
        </w:r>
        <w:bookmarkStart w:id="8434" w:name="_Toc489458565"/>
        <w:bookmarkEnd w:id="8429"/>
        <w:bookmarkEnd w:id="8430"/>
        <w:bookmarkEnd w:id="8431"/>
        <w:bookmarkEnd w:id="8434"/>
      </w:del>
    </w:p>
    <w:p w14:paraId="0A6F3E22" w14:textId="1864FF28" w:rsidR="00975CC4" w:rsidRPr="00344B0D" w:rsidDel="009453A7" w:rsidRDefault="00975CC4" w:rsidP="00975CC4">
      <w:pPr>
        <w:pStyle w:val="Note"/>
        <w:keepNext/>
        <w:rPr>
          <w:del w:id="8435" w:author="Alban Roche" w:date="2017-08-02T16:33:00Z"/>
        </w:rPr>
      </w:pPr>
      <w:del w:id="8436" w:author="Alban Roche" w:date="2017-08-02T16:33:00Z">
        <w:r w:rsidDel="009453A7">
          <w:delText>F</w:delText>
        </w:r>
        <w:r w:rsidRPr="00893AA7" w:rsidDel="009453A7">
          <w:delText xml:space="preserve">or </w:delText>
        </w:r>
        <w:r w:rsidDel="009453A7">
          <w:delText>HL7650, HL7690 and HL7692 only.</w:delText>
        </w:r>
        <w:bookmarkStart w:id="8437" w:name="_Toc489458566"/>
        <w:bookmarkEnd w:id="8437"/>
      </w:del>
    </w:p>
    <w:tbl>
      <w:tblPr>
        <w:tblStyle w:val="TableSWIleft"/>
        <w:tblW w:w="9288" w:type="dxa"/>
        <w:tblLayout w:type="fixed"/>
        <w:tblLook w:val="04A0" w:firstRow="1" w:lastRow="0" w:firstColumn="1" w:lastColumn="0" w:noHBand="0" w:noVBand="1"/>
      </w:tblPr>
      <w:tblGrid>
        <w:gridCol w:w="1728"/>
        <w:gridCol w:w="7560"/>
      </w:tblGrid>
      <w:tr w:rsidR="00975CC4" w:rsidRPr="00C41274" w:rsidDel="009453A7" w14:paraId="2A97F008" w14:textId="7361455C" w:rsidTr="00166AF3">
        <w:trPr>
          <w:cnfStyle w:val="100000000000" w:firstRow="1" w:lastRow="0" w:firstColumn="0" w:lastColumn="0" w:oddVBand="0" w:evenVBand="0" w:oddHBand="0" w:evenHBand="0" w:firstRowFirstColumn="0" w:firstRowLastColumn="0" w:lastRowFirstColumn="0" w:lastRowLastColumn="0"/>
          <w:del w:id="8438" w:author="Alban Roche" w:date="2017-08-02T16:33:00Z"/>
        </w:trPr>
        <w:tc>
          <w:tcPr>
            <w:tcW w:w="9288" w:type="dxa"/>
            <w:gridSpan w:val="2"/>
          </w:tcPr>
          <w:p w14:paraId="68AF5D37" w14:textId="338794B9" w:rsidR="00975CC4" w:rsidRPr="00C41274" w:rsidDel="009453A7" w:rsidRDefault="00975CC4">
            <w:pPr>
              <w:pStyle w:val="TableRowHead"/>
              <w:spacing w:before="144" w:after="144"/>
              <w:rPr>
                <w:del w:id="8439" w:author="Alban Roche" w:date="2017-08-02T16:33:00Z"/>
                <w:bCs w:val="0"/>
              </w:rPr>
            </w:pPr>
            <w:del w:id="8440" w:author="Alban Roche" w:date="2017-08-02T16:33:00Z">
              <w:r w:rsidDel="009453A7">
                <w:delText>HL7650, HL7690 and HL7692</w:delText>
              </w:r>
              <w:bookmarkStart w:id="8441" w:name="_Toc489458567"/>
              <w:bookmarkEnd w:id="8441"/>
            </w:del>
          </w:p>
        </w:tc>
        <w:bookmarkStart w:id="8442" w:name="_Toc489458568"/>
        <w:bookmarkEnd w:id="8442"/>
      </w:tr>
      <w:tr w:rsidR="00975CC4" w:rsidRPr="00C41274" w:rsidDel="009453A7" w14:paraId="171EE4C0" w14:textId="5140E910" w:rsidTr="00166AF3">
        <w:trPr>
          <w:trHeight w:val="42"/>
          <w:del w:id="8443" w:author="Alban Roche" w:date="2017-08-02T16:33:00Z"/>
        </w:trPr>
        <w:tc>
          <w:tcPr>
            <w:tcW w:w="1728" w:type="dxa"/>
          </w:tcPr>
          <w:p w14:paraId="21E02FB6" w14:textId="4F902340" w:rsidR="00975CC4" w:rsidRPr="00D547D0" w:rsidDel="009453A7" w:rsidRDefault="00975CC4" w:rsidP="00166AF3">
            <w:pPr>
              <w:pStyle w:val="TableBody"/>
              <w:rPr>
                <w:del w:id="8444" w:author="Alban Roche" w:date="2017-08-02T16:33:00Z"/>
                <w:i/>
                <w:szCs w:val="18"/>
              </w:rPr>
            </w:pPr>
            <w:del w:id="8445" w:author="Alban Roche" w:date="2017-08-02T16:33:00Z">
              <w:r w:rsidRPr="00D547D0" w:rsidDel="009453A7">
                <w:rPr>
                  <w:i/>
                  <w:szCs w:val="18"/>
                </w:rPr>
                <w:delText>Test command</w:delText>
              </w:r>
              <w:bookmarkStart w:id="8446" w:name="_Toc489458569"/>
              <w:bookmarkEnd w:id="8446"/>
            </w:del>
          </w:p>
          <w:p w14:paraId="30931390" w14:textId="67A51ECC" w:rsidR="00975CC4" w:rsidRPr="00D547D0" w:rsidDel="009453A7" w:rsidRDefault="00975CC4" w:rsidP="00166AF3">
            <w:pPr>
              <w:pStyle w:val="TableBody"/>
              <w:rPr>
                <w:del w:id="8447" w:author="Alban Roche" w:date="2017-08-02T16:33:00Z"/>
                <w:szCs w:val="18"/>
              </w:rPr>
            </w:pPr>
            <w:bookmarkStart w:id="8448" w:name="_Toc489458570"/>
            <w:bookmarkEnd w:id="8448"/>
          </w:p>
          <w:p w14:paraId="156248DE" w14:textId="1727B77E" w:rsidR="00975CC4" w:rsidRPr="00D547D0" w:rsidDel="009453A7" w:rsidRDefault="00975CC4" w:rsidP="00166AF3">
            <w:pPr>
              <w:pStyle w:val="TableBody"/>
              <w:rPr>
                <w:del w:id="8449" w:author="Alban Roche" w:date="2017-08-02T16:33:00Z"/>
                <w:szCs w:val="18"/>
                <w:u w:val="single"/>
              </w:rPr>
            </w:pPr>
            <w:del w:id="8450" w:author="Alban Roche" w:date="2017-08-02T16:33:00Z">
              <w:r w:rsidRPr="00D547D0" w:rsidDel="009453A7">
                <w:rPr>
                  <w:szCs w:val="18"/>
                  <w:u w:val="single"/>
                </w:rPr>
                <w:delText>Syntax</w:delText>
              </w:r>
              <w:bookmarkStart w:id="8451" w:name="_Toc489458571"/>
              <w:bookmarkEnd w:id="8451"/>
            </w:del>
          </w:p>
          <w:p w14:paraId="7692200C" w14:textId="056C8F58" w:rsidR="00975CC4" w:rsidRPr="00C41274" w:rsidDel="009453A7" w:rsidRDefault="00975CC4" w:rsidP="00166AF3">
            <w:pPr>
              <w:pStyle w:val="TableBody"/>
              <w:rPr>
                <w:del w:id="8452" w:author="Alban Roche" w:date="2017-08-02T16:33:00Z"/>
              </w:rPr>
            </w:pPr>
            <w:del w:id="8453" w:author="Alban Roche" w:date="2017-08-02T16:33:00Z">
              <w:r w:rsidRPr="00D547D0" w:rsidDel="009453A7">
                <w:rPr>
                  <w:b/>
                  <w:szCs w:val="18"/>
                </w:rPr>
                <w:delText>AT+</w:delText>
              </w:r>
              <w:r w:rsidDel="009453A7">
                <w:rPr>
                  <w:b/>
                  <w:szCs w:val="18"/>
                </w:rPr>
                <w:delText>KLTEPARAM</w:delText>
              </w:r>
              <w:r w:rsidRPr="00D547D0" w:rsidDel="009453A7">
                <w:rPr>
                  <w:b/>
                  <w:szCs w:val="18"/>
                </w:rPr>
                <w:delText>=?</w:delText>
              </w:r>
              <w:bookmarkStart w:id="8454" w:name="_Toc489458572"/>
              <w:bookmarkEnd w:id="8454"/>
            </w:del>
          </w:p>
        </w:tc>
        <w:tc>
          <w:tcPr>
            <w:tcW w:w="7560" w:type="dxa"/>
          </w:tcPr>
          <w:p w14:paraId="5EE45D6D" w14:textId="30C3CDD4" w:rsidR="00975CC4" w:rsidRPr="00D547D0" w:rsidDel="009453A7" w:rsidRDefault="00975CC4" w:rsidP="00166AF3">
            <w:pPr>
              <w:pStyle w:val="TableBody"/>
              <w:rPr>
                <w:del w:id="8455" w:author="Alban Roche" w:date="2017-08-02T16:33:00Z"/>
                <w:szCs w:val="18"/>
              </w:rPr>
            </w:pPr>
            <w:bookmarkStart w:id="8456" w:name="_Toc489458573"/>
            <w:bookmarkEnd w:id="8456"/>
          </w:p>
          <w:p w14:paraId="79E0FC2E" w14:textId="62BC13F5" w:rsidR="00975CC4" w:rsidRPr="00D547D0" w:rsidDel="009453A7" w:rsidRDefault="00975CC4" w:rsidP="00166AF3">
            <w:pPr>
              <w:pStyle w:val="TableBody"/>
              <w:rPr>
                <w:del w:id="8457" w:author="Alban Roche" w:date="2017-08-02T16:33:00Z"/>
                <w:szCs w:val="18"/>
              </w:rPr>
            </w:pPr>
            <w:bookmarkStart w:id="8458" w:name="_Toc489458574"/>
            <w:bookmarkEnd w:id="8458"/>
          </w:p>
          <w:p w14:paraId="47376BE5" w14:textId="66377482" w:rsidR="00975CC4" w:rsidRPr="00D547D0" w:rsidDel="009453A7" w:rsidRDefault="00975CC4" w:rsidP="00166AF3">
            <w:pPr>
              <w:pStyle w:val="TableBody"/>
              <w:rPr>
                <w:del w:id="8459" w:author="Alban Roche" w:date="2017-08-02T16:33:00Z"/>
                <w:szCs w:val="18"/>
                <w:u w:val="single"/>
              </w:rPr>
            </w:pPr>
            <w:del w:id="8460" w:author="Alban Roche" w:date="2017-08-02T16:33:00Z">
              <w:r w:rsidRPr="00D547D0" w:rsidDel="009453A7">
                <w:rPr>
                  <w:szCs w:val="18"/>
                  <w:u w:val="single"/>
                </w:rPr>
                <w:delText>Response</w:delText>
              </w:r>
              <w:bookmarkStart w:id="8461" w:name="_Toc489458575"/>
              <w:bookmarkEnd w:id="8461"/>
            </w:del>
          </w:p>
          <w:p w14:paraId="3432FB58" w14:textId="1E794C30" w:rsidR="00975CC4" w:rsidRPr="00D547D0" w:rsidDel="009453A7" w:rsidRDefault="00975CC4" w:rsidP="00166AF3">
            <w:pPr>
              <w:pStyle w:val="TableBody"/>
              <w:rPr>
                <w:del w:id="8462" w:author="Alban Roche" w:date="2017-08-02T16:33:00Z"/>
                <w:szCs w:val="20"/>
              </w:rPr>
            </w:pPr>
            <w:del w:id="8463" w:author="Alban Roche" w:date="2017-08-02T16:33:00Z">
              <w:r w:rsidRPr="00D547D0" w:rsidDel="009453A7">
                <w:rPr>
                  <w:b/>
                  <w:bCs/>
                </w:rPr>
                <w:delText>+</w:delText>
              </w:r>
              <w:r w:rsidDel="009453A7">
                <w:rPr>
                  <w:b/>
                  <w:bCs/>
                </w:rPr>
                <w:delText>KLTEPARAM</w:delText>
              </w:r>
              <w:r w:rsidRPr="00D547D0" w:rsidDel="009453A7">
                <w:delText>: (list of supported &lt;</w:delText>
              </w:r>
              <w:r w:rsidDel="009453A7">
                <w:rPr>
                  <w:b/>
                  <w:bCs/>
                </w:rPr>
                <w:delText>mode</w:delText>
              </w:r>
              <w:r w:rsidRPr="00D547D0" w:rsidDel="009453A7">
                <w:delText>&gt;s)</w:delText>
              </w:r>
              <w:bookmarkStart w:id="8464" w:name="_Toc489458576"/>
              <w:bookmarkEnd w:id="8464"/>
            </w:del>
          </w:p>
          <w:p w14:paraId="22E13FEE" w14:textId="13892375" w:rsidR="00975CC4" w:rsidDel="009453A7" w:rsidRDefault="00975CC4" w:rsidP="00166AF3">
            <w:pPr>
              <w:pStyle w:val="TableBody"/>
              <w:rPr>
                <w:del w:id="8465" w:author="Alban Roche" w:date="2017-08-02T16:33:00Z"/>
                <w:b/>
                <w:szCs w:val="18"/>
              </w:rPr>
            </w:pPr>
            <w:del w:id="8466" w:author="Alban Roche" w:date="2017-08-02T16:33:00Z">
              <w:r w:rsidRPr="00D547D0" w:rsidDel="009453A7">
                <w:rPr>
                  <w:b/>
                  <w:szCs w:val="18"/>
                </w:rPr>
                <w:delText>OK</w:delText>
              </w:r>
              <w:bookmarkStart w:id="8467" w:name="_Toc489458577"/>
              <w:bookmarkEnd w:id="8467"/>
            </w:del>
          </w:p>
          <w:p w14:paraId="365E4296" w14:textId="0F220B42" w:rsidR="00975CC4" w:rsidRPr="004C2109" w:rsidDel="009453A7" w:rsidRDefault="00975CC4" w:rsidP="00166AF3">
            <w:pPr>
              <w:pStyle w:val="TableBody"/>
              <w:rPr>
                <w:del w:id="8468" w:author="Alban Roche" w:date="2017-08-02T16:33:00Z"/>
                <w:szCs w:val="18"/>
              </w:rPr>
            </w:pPr>
            <w:bookmarkStart w:id="8469" w:name="_Toc489458578"/>
            <w:bookmarkEnd w:id="8469"/>
          </w:p>
          <w:p w14:paraId="592D4603" w14:textId="0942A787" w:rsidR="00975CC4" w:rsidRPr="004C2109" w:rsidDel="009453A7" w:rsidRDefault="00975CC4" w:rsidP="00166AF3">
            <w:pPr>
              <w:pStyle w:val="TableBody"/>
              <w:rPr>
                <w:del w:id="8470" w:author="Alban Roche" w:date="2017-08-02T16:33:00Z"/>
                <w:szCs w:val="18"/>
              </w:rPr>
            </w:pPr>
            <w:del w:id="8471" w:author="Alban Roche" w:date="2017-08-02T16:33:00Z">
              <w:r w:rsidRPr="004C2109" w:rsidDel="009453A7">
                <w:rPr>
                  <w:szCs w:val="18"/>
                </w:rPr>
                <w:delText>or</w:delText>
              </w:r>
              <w:bookmarkStart w:id="8472" w:name="_Toc489458579"/>
              <w:bookmarkEnd w:id="8472"/>
            </w:del>
          </w:p>
          <w:p w14:paraId="38E3D2E8" w14:textId="6C3F3E2B" w:rsidR="00975CC4" w:rsidRPr="00C41274" w:rsidDel="009453A7" w:rsidRDefault="00975CC4" w:rsidP="00166AF3">
            <w:pPr>
              <w:pStyle w:val="TableBody"/>
              <w:rPr>
                <w:del w:id="8473" w:author="Alban Roche" w:date="2017-08-02T16:33:00Z"/>
              </w:rPr>
            </w:pPr>
            <w:del w:id="8474" w:author="Alban Roche" w:date="2017-08-02T16:33:00Z">
              <w:r w:rsidRPr="00D547D0" w:rsidDel="009453A7">
                <w:rPr>
                  <w:b/>
                  <w:bCs/>
                </w:rPr>
                <w:delText>+CME ERROR: &lt;err&gt;</w:delText>
              </w:r>
              <w:bookmarkStart w:id="8475" w:name="_Toc489458580"/>
              <w:bookmarkEnd w:id="8475"/>
            </w:del>
          </w:p>
        </w:tc>
        <w:bookmarkStart w:id="8476" w:name="_Toc489458581"/>
        <w:bookmarkEnd w:id="8476"/>
      </w:tr>
      <w:tr w:rsidR="00975CC4" w:rsidRPr="00C41274" w:rsidDel="009453A7" w14:paraId="3EC9C7BF" w14:textId="2E5B5DC6" w:rsidTr="00166AF3">
        <w:trPr>
          <w:trHeight w:val="42"/>
          <w:del w:id="8477" w:author="Alban Roche" w:date="2017-08-02T16:33:00Z"/>
        </w:trPr>
        <w:tc>
          <w:tcPr>
            <w:tcW w:w="1728" w:type="dxa"/>
          </w:tcPr>
          <w:p w14:paraId="173A64C2" w14:textId="27CB068F" w:rsidR="00975CC4" w:rsidRPr="00C223DC" w:rsidDel="009453A7" w:rsidRDefault="00975CC4" w:rsidP="00166AF3">
            <w:pPr>
              <w:pStyle w:val="TableBody"/>
              <w:rPr>
                <w:del w:id="8478" w:author="Alban Roche" w:date="2017-08-02T16:33:00Z"/>
                <w:szCs w:val="18"/>
              </w:rPr>
            </w:pPr>
            <w:del w:id="8479" w:author="Alban Roche" w:date="2017-08-02T16:33:00Z">
              <w:r w:rsidRPr="00C223DC" w:rsidDel="009453A7">
                <w:rPr>
                  <w:i/>
                  <w:szCs w:val="18"/>
                </w:rPr>
                <w:delText>Read</w:delText>
              </w:r>
              <w:r w:rsidRPr="00C223DC" w:rsidDel="009453A7">
                <w:rPr>
                  <w:szCs w:val="18"/>
                </w:rPr>
                <w:delText xml:space="preserve"> command</w:delText>
              </w:r>
              <w:bookmarkStart w:id="8480" w:name="_Toc489458582"/>
              <w:bookmarkEnd w:id="8480"/>
            </w:del>
          </w:p>
          <w:p w14:paraId="36381322" w14:textId="32C76BAD" w:rsidR="00975CC4" w:rsidRPr="00C223DC" w:rsidDel="009453A7" w:rsidRDefault="00975CC4" w:rsidP="00166AF3">
            <w:pPr>
              <w:pStyle w:val="TableBody"/>
              <w:rPr>
                <w:del w:id="8481" w:author="Alban Roche" w:date="2017-08-02T16:33:00Z"/>
                <w:szCs w:val="18"/>
              </w:rPr>
            </w:pPr>
            <w:bookmarkStart w:id="8482" w:name="_Toc489458583"/>
            <w:bookmarkEnd w:id="8482"/>
          </w:p>
          <w:p w14:paraId="2042E315" w14:textId="22FA533D" w:rsidR="00975CC4" w:rsidRPr="00C223DC" w:rsidDel="009453A7" w:rsidRDefault="00975CC4" w:rsidP="00166AF3">
            <w:pPr>
              <w:pStyle w:val="TableBody"/>
              <w:rPr>
                <w:del w:id="8483" w:author="Alban Roche" w:date="2017-08-02T16:33:00Z"/>
                <w:szCs w:val="18"/>
                <w:u w:val="single"/>
              </w:rPr>
            </w:pPr>
            <w:del w:id="8484" w:author="Alban Roche" w:date="2017-08-02T16:33:00Z">
              <w:r w:rsidRPr="00C223DC" w:rsidDel="009453A7">
                <w:rPr>
                  <w:szCs w:val="18"/>
                  <w:u w:val="single"/>
                </w:rPr>
                <w:delText>Syntax</w:delText>
              </w:r>
              <w:bookmarkStart w:id="8485" w:name="_Toc489458584"/>
              <w:bookmarkEnd w:id="8485"/>
            </w:del>
          </w:p>
          <w:p w14:paraId="410E6D67" w14:textId="64FE2BCC" w:rsidR="00975CC4" w:rsidRPr="00D547D0" w:rsidDel="009453A7" w:rsidRDefault="00975CC4" w:rsidP="00166AF3">
            <w:pPr>
              <w:pStyle w:val="TableBody"/>
              <w:rPr>
                <w:del w:id="8486" w:author="Alban Roche" w:date="2017-08-02T16:33:00Z"/>
                <w:i/>
                <w:szCs w:val="18"/>
              </w:rPr>
            </w:pPr>
            <w:del w:id="8487" w:author="Alban Roche" w:date="2017-08-02T16:33:00Z">
              <w:r w:rsidRPr="00C223DC" w:rsidDel="009453A7">
                <w:rPr>
                  <w:b/>
                  <w:szCs w:val="18"/>
                </w:rPr>
                <w:delText>AT+KLTEPARAM?</w:delText>
              </w:r>
              <w:bookmarkStart w:id="8488" w:name="_Toc489458585"/>
              <w:bookmarkEnd w:id="8488"/>
            </w:del>
          </w:p>
        </w:tc>
        <w:tc>
          <w:tcPr>
            <w:tcW w:w="7560" w:type="dxa"/>
          </w:tcPr>
          <w:p w14:paraId="6187DAEA" w14:textId="05E310A6" w:rsidR="00975CC4" w:rsidRPr="00C223DC" w:rsidDel="009453A7" w:rsidRDefault="00975CC4" w:rsidP="00166AF3">
            <w:pPr>
              <w:pStyle w:val="TableBody"/>
              <w:rPr>
                <w:del w:id="8489" w:author="Alban Roche" w:date="2017-08-02T16:33:00Z"/>
                <w:szCs w:val="18"/>
                <w:u w:val="single"/>
              </w:rPr>
            </w:pPr>
            <w:bookmarkStart w:id="8490" w:name="_Toc489458586"/>
            <w:bookmarkEnd w:id="8490"/>
          </w:p>
          <w:p w14:paraId="33E61C53" w14:textId="7302541E" w:rsidR="00975CC4" w:rsidRPr="00C223DC" w:rsidDel="009453A7" w:rsidRDefault="00975CC4" w:rsidP="00166AF3">
            <w:pPr>
              <w:pStyle w:val="TableBody"/>
              <w:rPr>
                <w:del w:id="8491" w:author="Alban Roche" w:date="2017-08-02T16:33:00Z"/>
                <w:szCs w:val="18"/>
                <w:u w:val="single"/>
              </w:rPr>
            </w:pPr>
            <w:bookmarkStart w:id="8492" w:name="_Toc489458587"/>
            <w:bookmarkEnd w:id="8492"/>
          </w:p>
          <w:p w14:paraId="1DD96369" w14:textId="391B19D5" w:rsidR="00975CC4" w:rsidRPr="007A6F2C" w:rsidDel="009453A7" w:rsidRDefault="00975CC4" w:rsidP="00166AF3">
            <w:pPr>
              <w:pStyle w:val="TableBody"/>
              <w:rPr>
                <w:del w:id="8493" w:author="Alban Roche" w:date="2017-08-02T16:33:00Z"/>
                <w:szCs w:val="18"/>
              </w:rPr>
            </w:pPr>
            <w:del w:id="8494" w:author="Alban Roche" w:date="2017-08-02T16:33:00Z">
              <w:r w:rsidRPr="007A6F2C" w:rsidDel="009453A7">
                <w:rPr>
                  <w:szCs w:val="18"/>
                  <w:u w:val="single"/>
                </w:rPr>
                <w:delText>Response</w:delText>
              </w:r>
              <w:bookmarkStart w:id="8495" w:name="_Toc489458588"/>
              <w:bookmarkEnd w:id="8495"/>
            </w:del>
          </w:p>
          <w:p w14:paraId="37C78305" w14:textId="72872ACA" w:rsidR="00975CC4" w:rsidRPr="007A6F2C" w:rsidDel="009453A7" w:rsidRDefault="00975CC4" w:rsidP="00166AF3">
            <w:pPr>
              <w:pStyle w:val="TableBody"/>
              <w:rPr>
                <w:del w:id="8496" w:author="Alban Roche" w:date="2017-08-02T16:33:00Z"/>
                <w:b/>
                <w:szCs w:val="18"/>
              </w:rPr>
            </w:pPr>
            <w:del w:id="8497" w:author="Alban Roche" w:date="2017-08-02T16:33:00Z">
              <w:r w:rsidRPr="007A6F2C" w:rsidDel="009453A7">
                <w:rPr>
                  <w:b/>
                  <w:szCs w:val="18"/>
                </w:rPr>
                <w:delText>+KLTEPARAM: &lt;mode&gt;,&lt;qrxlevmin&gt;,&lt;T3402-dur&gt;,&lt;T3402-stat&gt;,&lt;T3412-dur&gt;,</w:delText>
              </w:r>
              <w:r w:rsidRPr="007A6F2C" w:rsidDel="009453A7">
                <w:rPr>
                  <w:b/>
                  <w:szCs w:val="18"/>
                </w:rPr>
                <w:br/>
                <w:delText>&lt;T3412-stat&gt;</w:delText>
              </w:r>
              <w:bookmarkStart w:id="8498" w:name="_Toc489458589"/>
              <w:bookmarkEnd w:id="8498"/>
            </w:del>
          </w:p>
          <w:p w14:paraId="7BFA226A" w14:textId="1B892B41" w:rsidR="00975CC4" w:rsidRPr="00C223DC" w:rsidDel="009453A7" w:rsidRDefault="00975CC4" w:rsidP="00166AF3">
            <w:pPr>
              <w:pStyle w:val="TableBody"/>
              <w:rPr>
                <w:del w:id="8499" w:author="Alban Roche" w:date="2017-08-02T16:33:00Z"/>
                <w:b/>
                <w:szCs w:val="18"/>
              </w:rPr>
            </w:pPr>
            <w:del w:id="8500" w:author="Alban Roche" w:date="2017-08-02T16:33:00Z">
              <w:r w:rsidRPr="007A6F2C" w:rsidDel="009453A7">
                <w:rPr>
                  <w:b/>
                  <w:szCs w:val="18"/>
                </w:rPr>
                <w:delText xml:space="preserve"> </w:delText>
              </w:r>
              <w:r w:rsidRPr="00C223DC" w:rsidDel="009453A7">
                <w:rPr>
                  <w:b/>
                  <w:szCs w:val="18"/>
                </w:rPr>
                <w:delText>OK</w:delText>
              </w:r>
              <w:bookmarkStart w:id="8501" w:name="_Toc489458590"/>
              <w:bookmarkEnd w:id="8501"/>
            </w:del>
          </w:p>
          <w:p w14:paraId="46074746" w14:textId="784D2A76" w:rsidR="00975CC4" w:rsidRPr="004C2109" w:rsidDel="009453A7" w:rsidRDefault="00975CC4" w:rsidP="00166AF3">
            <w:pPr>
              <w:pStyle w:val="TableBody"/>
              <w:rPr>
                <w:del w:id="8502" w:author="Alban Roche" w:date="2017-08-02T16:33:00Z"/>
                <w:szCs w:val="18"/>
              </w:rPr>
            </w:pPr>
            <w:bookmarkStart w:id="8503" w:name="_Toc489458591"/>
            <w:bookmarkEnd w:id="8503"/>
          </w:p>
          <w:p w14:paraId="2046318E" w14:textId="4431C399" w:rsidR="00975CC4" w:rsidRPr="004C2109" w:rsidDel="009453A7" w:rsidRDefault="00975CC4" w:rsidP="00166AF3">
            <w:pPr>
              <w:pStyle w:val="TableBody"/>
              <w:rPr>
                <w:del w:id="8504" w:author="Alban Roche" w:date="2017-08-02T16:33:00Z"/>
                <w:szCs w:val="18"/>
              </w:rPr>
            </w:pPr>
            <w:del w:id="8505" w:author="Alban Roche" w:date="2017-08-02T16:33:00Z">
              <w:r w:rsidRPr="004C2109" w:rsidDel="009453A7">
                <w:rPr>
                  <w:szCs w:val="18"/>
                </w:rPr>
                <w:delText>or</w:delText>
              </w:r>
              <w:bookmarkStart w:id="8506" w:name="_Toc489458592"/>
              <w:bookmarkEnd w:id="8506"/>
            </w:del>
          </w:p>
          <w:p w14:paraId="3FE7E85B" w14:textId="08CCA826" w:rsidR="00975CC4" w:rsidRPr="00D547D0" w:rsidDel="009453A7" w:rsidRDefault="00975CC4" w:rsidP="00166AF3">
            <w:pPr>
              <w:pStyle w:val="TableBody"/>
              <w:rPr>
                <w:del w:id="8507" w:author="Alban Roche" w:date="2017-08-02T16:33:00Z"/>
                <w:szCs w:val="18"/>
              </w:rPr>
            </w:pPr>
            <w:del w:id="8508" w:author="Alban Roche" w:date="2017-08-02T16:33:00Z">
              <w:r w:rsidRPr="00C223DC" w:rsidDel="009453A7">
                <w:rPr>
                  <w:b/>
                  <w:bCs/>
                </w:rPr>
                <w:delText>+CME ERROR: &lt;err&gt;</w:delText>
              </w:r>
              <w:bookmarkStart w:id="8509" w:name="_Toc489458593"/>
              <w:bookmarkEnd w:id="8509"/>
            </w:del>
          </w:p>
        </w:tc>
        <w:bookmarkStart w:id="8510" w:name="_Toc489458594"/>
        <w:bookmarkEnd w:id="8510"/>
      </w:tr>
      <w:tr w:rsidR="00975CC4" w:rsidRPr="00C41274" w:rsidDel="009453A7" w14:paraId="304574FC" w14:textId="095506C9" w:rsidTr="00166AF3">
        <w:trPr>
          <w:trHeight w:val="42"/>
          <w:del w:id="8511" w:author="Alban Roche" w:date="2017-08-02T16:33:00Z"/>
        </w:trPr>
        <w:tc>
          <w:tcPr>
            <w:tcW w:w="1728" w:type="dxa"/>
          </w:tcPr>
          <w:p w14:paraId="5E00B850" w14:textId="72F9C409" w:rsidR="00975CC4" w:rsidRPr="00C223DC" w:rsidDel="009453A7" w:rsidRDefault="00975CC4" w:rsidP="00166AF3">
            <w:pPr>
              <w:pStyle w:val="TableBody"/>
              <w:rPr>
                <w:del w:id="8512" w:author="Alban Roche" w:date="2017-08-02T16:33:00Z"/>
                <w:i/>
                <w:iCs/>
                <w:szCs w:val="18"/>
              </w:rPr>
            </w:pPr>
            <w:del w:id="8513" w:author="Alban Roche" w:date="2017-08-02T16:33:00Z">
              <w:r w:rsidRPr="00C223DC" w:rsidDel="009453A7">
                <w:rPr>
                  <w:i/>
                  <w:szCs w:val="18"/>
                </w:rPr>
                <w:delText>Write</w:delText>
              </w:r>
              <w:r w:rsidRPr="00C223DC" w:rsidDel="009453A7">
                <w:rPr>
                  <w:i/>
                  <w:iCs/>
                  <w:szCs w:val="18"/>
                </w:rPr>
                <w:delText xml:space="preserve"> command</w:delText>
              </w:r>
              <w:bookmarkStart w:id="8514" w:name="_Toc489458595"/>
              <w:bookmarkEnd w:id="8514"/>
            </w:del>
          </w:p>
          <w:p w14:paraId="5CABAB4E" w14:textId="72E27017" w:rsidR="00975CC4" w:rsidRPr="00C223DC" w:rsidDel="009453A7" w:rsidRDefault="00975CC4" w:rsidP="00166AF3">
            <w:pPr>
              <w:pStyle w:val="TableBody"/>
              <w:rPr>
                <w:del w:id="8515" w:author="Alban Roche" w:date="2017-08-02T16:33:00Z"/>
                <w:i/>
                <w:iCs/>
                <w:szCs w:val="18"/>
              </w:rPr>
            </w:pPr>
            <w:bookmarkStart w:id="8516" w:name="_Toc489458596"/>
            <w:bookmarkEnd w:id="8516"/>
          </w:p>
          <w:p w14:paraId="40D7ABCC" w14:textId="52001401" w:rsidR="00975CC4" w:rsidRPr="00C223DC" w:rsidDel="009453A7" w:rsidRDefault="00975CC4" w:rsidP="00166AF3">
            <w:pPr>
              <w:pStyle w:val="TableBody"/>
              <w:rPr>
                <w:del w:id="8517" w:author="Alban Roche" w:date="2017-08-02T16:33:00Z"/>
                <w:szCs w:val="18"/>
                <w:u w:val="single"/>
              </w:rPr>
            </w:pPr>
            <w:del w:id="8518" w:author="Alban Roche" w:date="2017-08-02T16:33:00Z">
              <w:r w:rsidRPr="00C223DC" w:rsidDel="009453A7">
                <w:rPr>
                  <w:szCs w:val="18"/>
                  <w:u w:val="single"/>
                </w:rPr>
                <w:delText>Syntax</w:delText>
              </w:r>
              <w:bookmarkStart w:id="8519" w:name="_Toc489458597"/>
              <w:bookmarkEnd w:id="8519"/>
            </w:del>
          </w:p>
          <w:p w14:paraId="2CE6907F" w14:textId="3C30B314" w:rsidR="00975CC4" w:rsidRPr="00C223DC" w:rsidDel="009453A7" w:rsidRDefault="00975CC4" w:rsidP="00166AF3">
            <w:pPr>
              <w:pStyle w:val="TableBody"/>
              <w:rPr>
                <w:del w:id="8520" w:author="Alban Roche" w:date="2017-08-02T16:33:00Z"/>
                <w:i/>
                <w:szCs w:val="18"/>
              </w:rPr>
            </w:pPr>
            <w:del w:id="8521" w:author="Alban Roche" w:date="2017-08-02T16:33:00Z">
              <w:r w:rsidRPr="00C223DC" w:rsidDel="009453A7">
                <w:rPr>
                  <w:b/>
                  <w:bCs/>
                </w:rPr>
                <w:delText>AT+KLTEPARAM=&lt;mode&gt;</w:delText>
              </w:r>
              <w:bookmarkStart w:id="8522" w:name="_Toc489458598"/>
              <w:bookmarkEnd w:id="8522"/>
            </w:del>
          </w:p>
        </w:tc>
        <w:tc>
          <w:tcPr>
            <w:tcW w:w="7560" w:type="dxa"/>
          </w:tcPr>
          <w:p w14:paraId="24421462" w14:textId="3352CCC6" w:rsidR="00975CC4" w:rsidRPr="00C46F1E" w:rsidDel="009453A7" w:rsidRDefault="00975CC4" w:rsidP="00166AF3">
            <w:pPr>
              <w:tabs>
                <w:tab w:val="left" w:pos="3692"/>
              </w:tabs>
              <w:autoSpaceDE w:val="0"/>
              <w:autoSpaceDN w:val="0"/>
              <w:rPr>
                <w:del w:id="8523" w:author="Alban Roche" w:date="2017-08-02T16:33:00Z"/>
                <w:rFonts w:cs="Arial"/>
                <w:szCs w:val="18"/>
                <w:highlight w:val="yellow"/>
                <w:u w:val="single"/>
              </w:rPr>
            </w:pPr>
            <w:bookmarkStart w:id="8524" w:name="_Toc489458599"/>
            <w:bookmarkEnd w:id="8524"/>
          </w:p>
          <w:p w14:paraId="1614A894" w14:textId="6988B948" w:rsidR="00975CC4" w:rsidRPr="00C223DC" w:rsidDel="009453A7" w:rsidRDefault="00975CC4" w:rsidP="00166AF3">
            <w:pPr>
              <w:autoSpaceDE w:val="0"/>
              <w:autoSpaceDN w:val="0"/>
              <w:rPr>
                <w:del w:id="8525" w:author="Alban Roche" w:date="2017-08-02T16:33:00Z"/>
                <w:rFonts w:cs="Arial"/>
                <w:szCs w:val="18"/>
                <w:u w:val="single"/>
              </w:rPr>
            </w:pPr>
            <w:del w:id="8526" w:author="Alban Roche" w:date="2017-08-02T16:33:00Z">
              <w:r w:rsidRPr="00C223DC" w:rsidDel="009453A7">
                <w:rPr>
                  <w:rFonts w:cs="Arial"/>
                  <w:szCs w:val="18"/>
                  <w:u w:val="single"/>
                </w:rPr>
                <w:delText>Response</w:delText>
              </w:r>
              <w:bookmarkStart w:id="8527" w:name="_Toc489458600"/>
              <w:bookmarkEnd w:id="8527"/>
            </w:del>
          </w:p>
          <w:p w14:paraId="3193F95A" w14:textId="49EF148A" w:rsidR="00975CC4" w:rsidRPr="00C223DC" w:rsidDel="009453A7" w:rsidRDefault="00975CC4" w:rsidP="00166AF3">
            <w:pPr>
              <w:pStyle w:val="TableBody"/>
              <w:rPr>
                <w:del w:id="8528" w:author="Alban Roche" w:date="2017-08-02T16:33:00Z"/>
                <w:b/>
                <w:bCs/>
              </w:rPr>
            </w:pPr>
            <w:del w:id="8529" w:author="Alban Roche" w:date="2017-08-02T16:33:00Z">
              <w:r w:rsidRPr="00C223DC" w:rsidDel="009453A7">
                <w:rPr>
                  <w:b/>
                  <w:bCs/>
                </w:rPr>
                <w:delText>OK</w:delText>
              </w:r>
              <w:bookmarkStart w:id="8530" w:name="_Toc489458601"/>
              <w:bookmarkEnd w:id="8530"/>
            </w:del>
          </w:p>
          <w:p w14:paraId="14D1C565" w14:textId="73F3D423" w:rsidR="00975CC4" w:rsidRPr="00C223DC" w:rsidDel="009453A7" w:rsidRDefault="00975CC4" w:rsidP="00166AF3">
            <w:pPr>
              <w:pStyle w:val="TableBody"/>
              <w:rPr>
                <w:del w:id="8531" w:author="Alban Roche" w:date="2017-08-02T16:33:00Z"/>
              </w:rPr>
            </w:pPr>
            <w:bookmarkStart w:id="8532" w:name="_Toc489458602"/>
            <w:bookmarkEnd w:id="8532"/>
          </w:p>
          <w:p w14:paraId="4E8E630C" w14:textId="5D989E89" w:rsidR="00975CC4" w:rsidRPr="00C223DC" w:rsidDel="009453A7" w:rsidRDefault="00975CC4" w:rsidP="00166AF3">
            <w:pPr>
              <w:pStyle w:val="TableBody"/>
              <w:rPr>
                <w:del w:id="8533" w:author="Alban Roche" w:date="2017-08-02T16:33:00Z"/>
              </w:rPr>
            </w:pPr>
            <w:del w:id="8534" w:author="Alban Roche" w:date="2017-08-02T16:33:00Z">
              <w:r w:rsidRPr="00C223DC" w:rsidDel="009453A7">
                <w:delText>or</w:delText>
              </w:r>
              <w:bookmarkStart w:id="8535" w:name="_Toc489458603"/>
              <w:bookmarkEnd w:id="8535"/>
            </w:del>
          </w:p>
          <w:p w14:paraId="477A9568" w14:textId="75D400F6" w:rsidR="00975CC4" w:rsidDel="009453A7" w:rsidRDefault="00975CC4" w:rsidP="00166AF3">
            <w:pPr>
              <w:pStyle w:val="TableBody"/>
              <w:rPr>
                <w:del w:id="8536" w:author="Alban Roche" w:date="2017-08-02T16:33:00Z"/>
                <w:b/>
                <w:bCs/>
              </w:rPr>
            </w:pPr>
            <w:del w:id="8537" w:author="Alban Roche" w:date="2017-08-02T16:33:00Z">
              <w:r w:rsidRPr="00C223DC" w:rsidDel="009453A7">
                <w:rPr>
                  <w:b/>
                  <w:bCs/>
                </w:rPr>
                <w:delText>+CME ERROR: &lt;err&gt;</w:delText>
              </w:r>
              <w:bookmarkStart w:id="8538" w:name="_Toc489458604"/>
              <w:bookmarkEnd w:id="8538"/>
            </w:del>
          </w:p>
          <w:p w14:paraId="44C28CA6" w14:textId="6A7C3C0B" w:rsidR="00975CC4" w:rsidRPr="00C223DC" w:rsidDel="009453A7" w:rsidRDefault="00975CC4" w:rsidP="00166AF3">
            <w:pPr>
              <w:pStyle w:val="TableBody"/>
              <w:rPr>
                <w:del w:id="8539" w:author="Alban Roche" w:date="2017-08-02T16:33:00Z"/>
                <w:b/>
                <w:szCs w:val="18"/>
              </w:rPr>
            </w:pPr>
            <w:del w:id="8540" w:author="Alban Roche" w:date="2017-08-02T16:33:00Z">
              <w:r w:rsidRPr="00C223DC" w:rsidDel="009453A7">
                <w:rPr>
                  <w:b/>
                  <w:szCs w:val="18"/>
                </w:rPr>
                <w:delText xml:space="preserve"> </w:delText>
              </w:r>
              <w:bookmarkStart w:id="8541" w:name="_Toc489458605"/>
              <w:bookmarkEnd w:id="8541"/>
            </w:del>
          </w:p>
          <w:p w14:paraId="769A9C49" w14:textId="4ABE925C" w:rsidR="00975CC4" w:rsidDel="009453A7" w:rsidRDefault="00975CC4" w:rsidP="00166AF3">
            <w:pPr>
              <w:pStyle w:val="TableBody"/>
              <w:rPr>
                <w:del w:id="8542" w:author="Alban Roche" w:date="2017-08-02T16:33:00Z"/>
                <w:u w:val="single"/>
              </w:rPr>
            </w:pPr>
            <w:del w:id="8543" w:author="Alban Roche" w:date="2017-08-02T16:33:00Z">
              <w:r w:rsidRPr="00C223DC" w:rsidDel="009453A7">
                <w:rPr>
                  <w:u w:val="single"/>
                </w:rPr>
                <w:delText>Parameter</w:delText>
              </w:r>
              <w:r w:rsidDel="009453A7">
                <w:rPr>
                  <w:u w:val="single"/>
                </w:rPr>
                <w:delText>s</w:delText>
              </w:r>
              <w:bookmarkStart w:id="8544" w:name="_Toc489458606"/>
              <w:bookmarkEnd w:id="8544"/>
            </w:del>
          </w:p>
          <w:p w14:paraId="246A9083" w14:textId="02B0CEB2" w:rsidR="00975CC4" w:rsidRPr="004C2109" w:rsidDel="009453A7" w:rsidRDefault="00975CC4" w:rsidP="00166AF3">
            <w:pPr>
              <w:pStyle w:val="TableBody"/>
              <w:rPr>
                <w:del w:id="8545" w:author="Alban Roche" w:date="2017-08-02T16:33:00Z"/>
              </w:rPr>
            </w:pPr>
            <w:del w:id="8546" w:author="Alban Roche" w:date="2017-08-02T16:33:00Z">
              <w:r w:rsidRPr="004C2109" w:rsidDel="009453A7">
                <w:rPr>
                  <w:b/>
                </w:rPr>
                <w:delText>&lt;mode&gt;</w:delText>
              </w:r>
              <w:r w:rsidRPr="004C2109" w:rsidDel="009453A7">
                <w:tab/>
                <w:delText>URC reporting mode</w:delText>
              </w:r>
              <w:bookmarkStart w:id="8547" w:name="_Toc489458607"/>
              <w:bookmarkEnd w:id="8547"/>
            </w:del>
          </w:p>
          <w:p w14:paraId="2736ABF6" w14:textId="266581D1" w:rsidR="00975CC4" w:rsidRPr="004C2109" w:rsidDel="009453A7" w:rsidRDefault="00975CC4" w:rsidP="00166AF3">
            <w:pPr>
              <w:pStyle w:val="TableBody"/>
              <w:rPr>
                <w:del w:id="8548" w:author="Alban Roche" w:date="2017-08-02T16:33:00Z"/>
              </w:rPr>
            </w:pPr>
            <w:del w:id="8549" w:author="Alban Roche" w:date="2017-08-02T16:33:00Z">
              <w:r w:rsidRPr="004C2109" w:rsidDel="009453A7">
                <w:delText>0</w:delText>
              </w:r>
              <w:r w:rsidRPr="004C2109" w:rsidDel="009453A7">
                <w:tab/>
                <w:delText>Disable URC reporting</w:delText>
              </w:r>
              <w:bookmarkStart w:id="8550" w:name="_Toc489458608"/>
              <w:bookmarkEnd w:id="8550"/>
            </w:del>
          </w:p>
          <w:p w14:paraId="776FC2F2" w14:textId="139B0242" w:rsidR="00975CC4" w:rsidRPr="004C2109" w:rsidDel="009453A7" w:rsidRDefault="00975CC4" w:rsidP="00166AF3">
            <w:pPr>
              <w:pStyle w:val="TableBody"/>
              <w:rPr>
                <w:del w:id="8551" w:author="Alban Roche" w:date="2017-08-02T16:33:00Z"/>
              </w:rPr>
            </w:pPr>
            <w:del w:id="8552" w:author="Alban Roche" w:date="2017-08-02T16:33:00Z">
              <w:r w:rsidRPr="004C2109" w:rsidDel="009453A7">
                <w:delText>1</w:delText>
              </w:r>
              <w:r w:rsidRPr="004C2109" w:rsidDel="009453A7">
                <w:tab/>
                <w:delText>Enable URC reporting</w:delText>
              </w:r>
              <w:bookmarkStart w:id="8553" w:name="_Toc489458609"/>
              <w:bookmarkEnd w:id="8553"/>
            </w:del>
          </w:p>
          <w:p w14:paraId="1596C22A" w14:textId="3CB24D08" w:rsidR="00975CC4" w:rsidDel="009453A7" w:rsidRDefault="00975CC4" w:rsidP="00166AF3">
            <w:pPr>
              <w:pStyle w:val="TableBody"/>
              <w:rPr>
                <w:del w:id="8554" w:author="Alban Roche" w:date="2017-08-02T16:33:00Z"/>
              </w:rPr>
            </w:pPr>
            <w:bookmarkStart w:id="8555" w:name="_Toc489458610"/>
            <w:bookmarkEnd w:id="8555"/>
          </w:p>
          <w:p w14:paraId="53A38FA9" w14:textId="58E0DA44" w:rsidR="00975CC4" w:rsidDel="009453A7" w:rsidRDefault="00975CC4" w:rsidP="00166AF3">
            <w:pPr>
              <w:pStyle w:val="TableBody"/>
              <w:rPr>
                <w:del w:id="8556" w:author="Alban Roche" w:date="2017-08-02T16:33:00Z"/>
              </w:rPr>
            </w:pPr>
            <w:del w:id="8557" w:author="Alban Roche" w:date="2017-08-02T16:33:00Z">
              <w:r w:rsidRPr="004C2109" w:rsidDel="009453A7">
                <w:rPr>
                  <w:b/>
                </w:rPr>
                <w:delText>&lt;qrxlevmin&gt;</w:delText>
              </w:r>
              <w:r w:rsidRPr="004C2109" w:rsidDel="009453A7">
                <w:tab/>
              </w:r>
              <w:r w:rsidDel="009453A7">
                <w:delText>-70 to 22</w:delText>
              </w:r>
              <w:r w:rsidDel="009453A7">
                <w:tab/>
              </w:r>
              <w:r w:rsidRPr="004C2109" w:rsidDel="009453A7">
                <w:delText>qRxLevMin in dBm</w:delText>
              </w:r>
              <w:r w:rsidDel="009453A7">
                <w:delText xml:space="preserve">. </w:delText>
              </w:r>
              <w:r w:rsidRPr="004C2109" w:rsidDel="009453A7">
                <w:delText xml:space="preserve">Default value </w:delText>
              </w:r>
              <w:r w:rsidDel="009453A7">
                <w:delText xml:space="preserve">= </w:delText>
              </w:r>
              <w:r w:rsidRPr="004C2109" w:rsidDel="009453A7">
                <w:rPr>
                  <w:u w:val="single"/>
                </w:rPr>
                <w:delText>32767</w:delText>
              </w:r>
              <w:bookmarkStart w:id="8558" w:name="_Toc489458611"/>
              <w:bookmarkEnd w:id="8558"/>
            </w:del>
          </w:p>
          <w:p w14:paraId="44CB2E65" w14:textId="4FCC7766" w:rsidR="00975CC4" w:rsidDel="009453A7" w:rsidRDefault="00975CC4" w:rsidP="00166AF3">
            <w:pPr>
              <w:pStyle w:val="TableBody"/>
              <w:rPr>
                <w:del w:id="8559" w:author="Alban Roche" w:date="2017-08-02T16:33:00Z"/>
              </w:rPr>
            </w:pPr>
            <w:del w:id="8560" w:author="Alban Roche" w:date="2017-08-02T16:33:00Z">
              <w:r w:rsidDel="009453A7">
                <w:delText>This parameter is omitted if it is not available</w:delText>
              </w:r>
              <w:bookmarkStart w:id="8561" w:name="_Toc489458612"/>
              <w:bookmarkEnd w:id="8561"/>
            </w:del>
          </w:p>
          <w:p w14:paraId="41BFB707" w14:textId="720D5460" w:rsidR="00975CC4" w:rsidRPr="004C2109" w:rsidDel="009453A7" w:rsidRDefault="00975CC4" w:rsidP="00166AF3">
            <w:pPr>
              <w:pStyle w:val="TableBody"/>
              <w:rPr>
                <w:del w:id="8562" w:author="Alban Roche" w:date="2017-08-02T16:33:00Z"/>
              </w:rPr>
            </w:pPr>
            <w:bookmarkStart w:id="8563" w:name="_Toc489458613"/>
            <w:bookmarkEnd w:id="8563"/>
          </w:p>
          <w:p w14:paraId="72DD5551" w14:textId="3586ED6E" w:rsidR="00975CC4" w:rsidDel="009453A7" w:rsidRDefault="00975CC4" w:rsidP="00166AF3">
            <w:pPr>
              <w:pStyle w:val="TableBody"/>
              <w:rPr>
                <w:del w:id="8564" w:author="Alban Roche" w:date="2017-08-02T16:33:00Z"/>
              </w:rPr>
            </w:pPr>
            <w:del w:id="8565" w:author="Alban Roche" w:date="2017-08-02T16:33:00Z">
              <w:r w:rsidRPr="007A6F2C" w:rsidDel="009453A7">
                <w:rPr>
                  <w:b/>
                </w:rPr>
                <w:delText>&lt;T3402-dur&gt;</w:delText>
              </w:r>
              <w:r w:rsidRPr="007A6F2C" w:rsidDel="009453A7">
                <w:tab/>
                <w:delText xml:space="preserve">T3402 duration in ms. </w:delText>
              </w:r>
              <w:r w:rsidRPr="004C2109" w:rsidDel="009453A7">
                <w:delText xml:space="preserve">Default value </w:delText>
              </w:r>
              <w:r w:rsidDel="009453A7">
                <w:delText xml:space="preserve">= </w:delText>
              </w:r>
              <w:r w:rsidRPr="004C2109" w:rsidDel="009453A7">
                <w:rPr>
                  <w:u w:val="single"/>
                </w:rPr>
                <w:delText>720000</w:delText>
              </w:r>
              <w:r w:rsidRPr="004C2109" w:rsidDel="009453A7">
                <w:delText xml:space="preserve"> (12</w:delText>
              </w:r>
              <w:r w:rsidDel="009453A7">
                <w:delText xml:space="preserve"> </w:delText>
              </w:r>
              <w:r w:rsidRPr="004C2109" w:rsidDel="009453A7">
                <w:delText>min)</w:delText>
              </w:r>
              <w:r w:rsidDel="009453A7">
                <w:br/>
                <w:delText>This parameter is omitted if it is not available</w:delText>
              </w:r>
              <w:bookmarkStart w:id="8566" w:name="_Toc489458614"/>
              <w:bookmarkEnd w:id="8566"/>
            </w:del>
          </w:p>
          <w:p w14:paraId="301EF319" w14:textId="144F5D92" w:rsidR="00975CC4" w:rsidRPr="004C2109" w:rsidDel="009453A7" w:rsidRDefault="00975CC4" w:rsidP="00166AF3">
            <w:pPr>
              <w:pStyle w:val="TableBody"/>
              <w:rPr>
                <w:del w:id="8567" w:author="Alban Roche" w:date="2017-08-02T16:33:00Z"/>
              </w:rPr>
            </w:pPr>
            <w:bookmarkStart w:id="8568" w:name="_Toc489458615"/>
            <w:bookmarkEnd w:id="8568"/>
          </w:p>
          <w:p w14:paraId="2E60C480" w14:textId="0977C6BE" w:rsidR="00975CC4" w:rsidRPr="004C2109" w:rsidDel="009453A7" w:rsidRDefault="00975CC4" w:rsidP="00166AF3">
            <w:pPr>
              <w:pStyle w:val="TableBody"/>
              <w:rPr>
                <w:del w:id="8569" w:author="Alban Roche" w:date="2017-08-02T16:33:00Z"/>
              </w:rPr>
            </w:pPr>
            <w:del w:id="8570" w:author="Alban Roche" w:date="2017-08-02T16:33:00Z">
              <w:r w:rsidRPr="007A6F2C" w:rsidDel="009453A7">
                <w:rPr>
                  <w:b/>
                </w:rPr>
                <w:delText>&lt;T3402-stat&gt;</w:delText>
              </w:r>
              <w:r w:rsidRPr="007A6F2C" w:rsidDel="009453A7">
                <w:tab/>
                <w:delText xml:space="preserve">T3402 timer status. </w:delText>
              </w:r>
              <w:r w:rsidDel="009453A7">
                <w:delText>This parameter is omitted if it is not available</w:delText>
              </w:r>
              <w:bookmarkStart w:id="8571" w:name="_Toc489458616"/>
              <w:bookmarkEnd w:id="8571"/>
            </w:del>
          </w:p>
          <w:p w14:paraId="515F21BD" w14:textId="2E4AF5DA" w:rsidR="00975CC4" w:rsidRPr="004C2109" w:rsidDel="009453A7" w:rsidRDefault="00975CC4" w:rsidP="00166AF3">
            <w:pPr>
              <w:pStyle w:val="TableBody"/>
              <w:rPr>
                <w:del w:id="8572" w:author="Alban Roche" w:date="2017-08-02T16:33:00Z"/>
              </w:rPr>
            </w:pPr>
            <w:del w:id="8573" w:author="Alban Roche" w:date="2017-08-02T16:33:00Z">
              <w:r w:rsidRPr="004C2109" w:rsidDel="009453A7">
                <w:delText>0</w:delText>
              </w:r>
              <w:r w:rsidRPr="004C2109" w:rsidDel="009453A7">
                <w:tab/>
                <w:delText xml:space="preserve">Stopped </w:delText>
              </w:r>
              <w:bookmarkStart w:id="8574" w:name="_Toc489458617"/>
              <w:bookmarkEnd w:id="8574"/>
            </w:del>
          </w:p>
          <w:p w14:paraId="499E3530" w14:textId="33FA5C82" w:rsidR="00975CC4" w:rsidRPr="004C2109" w:rsidDel="009453A7" w:rsidRDefault="00975CC4" w:rsidP="00166AF3">
            <w:pPr>
              <w:pStyle w:val="TableBody"/>
              <w:rPr>
                <w:del w:id="8575" w:author="Alban Roche" w:date="2017-08-02T16:33:00Z"/>
              </w:rPr>
            </w:pPr>
            <w:del w:id="8576" w:author="Alban Roche" w:date="2017-08-02T16:33:00Z">
              <w:r w:rsidRPr="004C2109" w:rsidDel="009453A7">
                <w:delText>1</w:delText>
              </w:r>
              <w:r w:rsidRPr="004C2109" w:rsidDel="009453A7">
                <w:tab/>
                <w:delText xml:space="preserve">Running </w:delText>
              </w:r>
              <w:bookmarkStart w:id="8577" w:name="_Toc489458618"/>
              <w:bookmarkEnd w:id="8577"/>
            </w:del>
          </w:p>
          <w:p w14:paraId="556B50FF" w14:textId="26BBAF02" w:rsidR="00975CC4" w:rsidDel="009453A7" w:rsidRDefault="00975CC4" w:rsidP="00166AF3">
            <w:pPr>
              <w:pStyle w:val="TableBody"/>
              <w:rPr>
                <w:del w:id="8578" w:author="Alban Roche" w:date="2017-08-02T16:33:00Z"/>
              </w:rPr>
            </w:pPr>
            <w:bookmarkStart w:id="8579" w:name="_Toc489458619"/>
            <w:bookmarkEnd w:id="8579"/>
          </w:p>
          <w:p w14:paraId="110F2952" w14:textId="68A9E033" w:rsidR="00975CC4" w:rsidRPr="004C2109" w:rsidDel="009453A7" w:rsidRDefault="00975CC4" w:rsidP="00166AF3">
            <w:pPr>
              <w:pStyle w:val="TableBody"/>
              <w:rPr>
                <w:del w:id="8580" w:author="Alban Roche" w:date="2017-08-02T16:33:00Z"/>
              </w:rPr>
            </w:pPr>
            <w:del w:id="8581" w:author="Alban Roche" w:date="2017-08-02T16:33:00Z">
              <w:r w:rsidRPr="004C2109" w:rsidDel="009453A7">
                <w:rPr>
                  <w:b/>
                </w:rPr>
                <w:delText>&lt;T3412-dur&gt;</w:delText>
              </w:r>
              <w:r w:rsidRPr="004C2109" w:rsidDel="009453A7">
                <w:tab/>
                <w:delText xml:space="preserve">T3412 duration in ms. Default value </w:delText>
              </w:r>
              <w:r w:rsidDel="009453A7">
                <w:delText xml:space="preserve">= </w:delText>
              </w:r>
              <w:r w:rsidRPr="004C2109" w:rsidDel="009453A7">
                <w:rPr>
                  <w:u w:val="single"/>
                </w:rPr>
                <w:delText>3240000</w:delText>
              </w:r>
              <w:r w:rsidRPr="004C2109" w:rsidDel="009453A7">
                <w:delText xml:space="preserve"> (54</w:delText>
              </w:r>
              <w:r w:rsidDel="009453A7">
                <w:delText xml:space="preserve"> </w:delText>
              </w:r>
              <w:r w:rsidRPr="004C2109" w:rsidDel="009453A7">
                <w:delText>min)</w:delText>
              </w:r>
              <w:r w:rsidDel="009453A7">
                <w:br/>
                <w:delText>This parameter is omitted if it is not available</w:delText>
              </w:r>
              <w:bookmarkStart w:id="8582" w:name="_Toc489458620"/>
              <w:bookmarkEnd w:id="8582"/>
            </w:del>
          </w:p>
          <w:p w14:paraId="0DB0EABC" w14:textId="580AE3C3" w:rsidR="00975CC4" w:rsidDel="009453A7" w:rsidRDefault="00975CC4" w:rsidP="00166AF3">
            <w:pPr>
              <w:pStyle w:val="TableBody"/>
              <w:rPr>
                <w:del w:id="8583" w:author="Alban Roche" w:date="2017-08-02T16:33:00Z"/>
              </w:rPr>
            </w:pPr>
            <w:bookmarkStart w:id="8584" w:name="_Toc489458621"/>
            <w:bookmarkEnd w:id="8584"/>
          </w:p>
          <w:p w14:paraId="5729EDC3" w14:textId="263B2A8C" w:rsidR="00975CC4" w:rsidRPr="004C2109" w:rsidDel="009453A7" w:rsidRDefault="00975CC4" w:rsidP="00166AF3">
            <w:pPr>
              <w:pStyle w:val="TableBody"/>
              <w:rPr>
                <w:del w:id="8585" w:author="Alban Roche" w:date="2017-08-02T16:33:00Z"/>
              </w:rPr>
            </w:pPr>
            <w:del w:id="8586" w:author="Alban Roche" w:date="2017-08-02T16:33:00Z">
              <w:r w:rsidRPr="007A6F2C" w:rsidDel="009453A7">
                <w:rPr>
                  <w:b/>
                </w:rPr>
                <w:delText>&lt;T3412-stat&gt;</w:delText>
              </w:r>
              <w:r w:rsidRPr="007A6F2C" w:rsidDel="009453A7">
                <w:tab/>
                <w:delText xml:space="preserve">T3412 timer status. </w:delText>
              </w:r>
              <w:r w:rsidDel="009453A7">
                <w:delText>This parameter is omitted if it is not available</w:delText>
              </w:r>
              <w:bookmarkStart w:id="8587" w:name="_Toc489458622"/>
              <w:bookmarkEnd w:id="8587"/>
            </w:del>
          </w:p>
          <w:p w14:paraId="7E9325E8" w14:textId="034E8EFD" w:rsidR="00975CC4" w:rsidRPr="004C2109" w:rsidDel="009453A7" w:rsidRDefault="00975CC4" w:rsidP="00166AF3">
            <w:pPr>
              <w:pStyle w:val="TableBody"/>
              <w:rPr>
                <w:del w:id="8588" w:author="Alban Roche" w:date="2017-08-02T16:33:00Z"/>
              </w:rPr>
            </w:pPr>
            <w:del w:id="8589" w:author="Alban Roche" w:date="2017-08-02T16:33:00Z">
              <w:r w:rsidRPr="004C2109" w:rsidDel="009453A7">
                <w:delText>0</w:delText>
              </w:r>
              <w:r w:rsidRPr="004C2109" w:rsidDel="009453A7">
                <w:tab/>
                <w:delText xml:space="preserve">Stopped </w:delText>
              </w:r>
              <w:bookmarkStart w:id="8590" w:name="_Toc489458623"/>
              <w:bookmarkEnd w:id="8590"/>
            </w:del>
          </w:p>
          <w:p w14:paraId="6E222DD7" w14:textId="0A6CC1D7" w:rsidR="00975CC4" w:rsidRPr="004C2109" w:rsidDel="009453A7" w:rsidRDefault="00975CC4" w:rsidP="00166AF3">
            <w:pPr>
              <w:pStyle w:val="TableBody"/>
              <w:rPr>
                <w:del w:id="8591" w:author="Alban Roche" w:date="2017-08-02T16:33:00Z"/>
              </w:rPr>
            </w:pPr>
            <w:del w:id="8592" w:author="Alban Roche" w:date="2017-08-02T16:33:00Z">
              <w:r w:rsidRPr="004C2109" w:rsidDel="009453A7">
                <w:delText>1</w:delText>
              </w:r>
              <w:r w:rsidRPr="004C2109" w:rsidDel="009453A7">
                <w:tab/>
                <w:delText>Running</w:delText>
              </w:r>
              <w:bookmarkStart w:id="8593" w:name="_Toc489458624"/>
              <w:bookmarkEnd w:id="8593"/>
            </w:del>
          </w:p>
        </w:tc>
        <w:bookmarkStart w:id="8594" w:name="_Toc489458625"/>
        <w:bookmarkEnd w:id="8594"/>
      </w:tr>
      <w:tr w:rsidR="00975CC4" w:rsidRPr="007A6F2C" w:rsidDel="009453A7" w14:paraId="79C507EA" w14:textId="5247028D" w:rsidTr="00166AF3">
        <w:trPr>
          <w:trHeight w:val="42"/>
          <w:del w:id="8595" w:author="Alban Roche" w:date="2017-08-02T16:33:00Z"/>
        </w:trPr>
        <w:tc>
          <w:tcPr>
            <w:tcW w:w="1728" w:type="dxa"/>
          </w:tcPr>
          <w:p w14:paraId="73A5C654" w14:textId="6A7F5D7C" w:rsidR="00975CC4" w:rsidRPr="004C2109" w:rsidDel="009453A7" w:rsidRDefault="00975CC4" w:rsidP="00166AF3">
            <w:pPr>
              <w:pStyle w:val="TableBody"/>
              <w:rPr>
                <w:del w:id="8596" w:author="Alban Roche" w:date="2017-08-02T16:33:00Z"/>
                <w:i/>
                <w:szCs w:val="18"/>
              </w:rPr>
            </w:pPr>
            <w:del w:id="8597" w:author="Alban Roche" w:date="2017-08-02T16:33:00Z">
              <w:r w:rsidRPr="004C2109" w:rsidDel="009453A7">
                <w:rPr>
                  <w:i/>
                </w:rPr>
                <w:delText>Unsolicited Notification</w:delText>
              </w:r>
              <w:bookmarkStart w:id="8598" w:name="_Toc489458626"/>
              <w:bookmarkEnd w:id="8598"/>
            </w:del>
          </w:p>
        </w:tc>
        <w:tc>
          <w:tcPr>
            <w:tcW w:w="7560" w:type="dxa"/>
          </w:tcPr>
          <w:p w14:paraId="39B67C1A" w14:textId="2B40127D" w:rsidR="00975CC4" w:rsidRPr="007A6F2C" w:rsidDel="009453A7" w:rsidRDefault="00975CC4" w:rsidP="00166AF3">
            <w:pPr>
              <w:pStyle w:val="TableBody"/>
              <w:rPr>
                <w:del w:id="8599" w:author="Alban Roche" w:date="2017-08-02T16:33:00Z"/>
                <w:szCs w:val="18"/>
                <w:u w:val="single"/>
              </w:rPr>
            </w:pPr>
            <w:del w:id="8600" w:author="Alban Roche" w:date="2017-08-02T16:33:00Z">
              <w:r w:rsidRPr="007A6F2C" w:rsidDel="009453A7">
                <w:rPr>
                  <w:szCs w:val="18"/>
                  <w:u w:val="single"/>
                </w:rPr>
                <w:delText>Response</w:delText>
              </w:r>
              <w:bookmarkStart w:id="8601" w:name="_Toc489458627"/>
              <w:bookmarkEnd w:id="8601"/>
            </w:del>
          </w:p>
          <w:p w14:paraId="28C3C764" w14:textId="17813124" w:rsidR="00975CC4" w:rsidRPr="007A6F2C" w:rsidDel="009453A7" w:rsidRDefault="00975CC4" w:rsidP="00166AF3">
            <w:pPr>
              <w:pStyle w:val="TableBody"/>
              <w:rPr>
                <w:del w:id="8602" w:author="Alban Roche" w:date="2017-08-02T16:33:00Z"/>
                <w:szCs w:val="18"/>
                <w:highlight w:val="yellow"/>
                <w:u w:val="single"/>
              </w:rPr>
            </w:pPr>
            <w:del w:id="8603" w:author="Alban Roche" w:date="2017-08-02T16:33:00Z">
              <w:r w:rsidRPr="007A6F2C" w:rsidDel="009453A7">
                <w:rPr>
                  <w:b/>
                </w:rPr>
                <w:delText>+KLTEPARAM: &lt;qrxlevmin&gt;,&lt;T3402-dur&gt;,&lt;T3402-stat&gt;,&lt;T3412-dur&gt;,&lt;T3412-stat&gt;</w:delText>
              </w:r>
              <w:bookmarkStart w:id="8604" w:name="_Toc489458628"/>
              <w:bookmarkEnd w:id="8604"/>
            </w:del>
          </w:p>
        </w:tc>
        <w:bookmarkStart w:id="8605" w:name="_Toc489458629"/>
        <w:bookmarkEnd w:id="8605"/>
      </w:tr>
      <w:tr w:rsidR="00975CC4" w:rsidRPr="008E0231" w:rsidDel="009453A7" w14:paraId="5946715A" w14:textId="637579E7" w:rsidTr="00166AF3">
        <w:trPr>
          <w:trHeight w:val="42"/>
          <w:del w:id="8606" w:author="Alban Roche" w:date="2017-08-02T16:33:00Z"/>
        </w:trPr>
        <w:tc>
          <w:tcPr>
            <w:tcW w:w="1728" w:type="dxa"/>
          </w:tcPr>
          <w:p w14:paraId="16CD8BE1" w14:textId="065CB30E" w:rsidR="00975CC4" w:rsidRPr="004C2109" w:rsidDel="009453A7" w:rsidRDefault="00975CC4" w:rsidP="00166AF3">
            <w:pPr>
              <w:pStyle w:val="TableBody"/>
              <w:rPr>
                <w:del w:id="8607" w:author="Alban Roche" w:date="2017-08-02T16:33:00Z"/>
                <w:u w:val="single"/>
              </w:rPr>
            </w:pPr>
            <w:del w:id="8608" w:author="Alban Roche" w:date="2017-08-02T16:33:00Z">
              <w:r w:rsidRPr="004C2109" w:rsidDel="009453A7">
                <w:rPr>
                  <w:u w:val="single"/>
                </w:rPr>
                <w:delText>Reference</w:delText>
              </w:r>
              <w:bookmarkStart w:id="8609" w:name="_Toc489458630"/>
              <w:bookmarkEnd w:id="8609"/>
            </w:del>
          </w:p>
          <w:p w14:paraId="667BF18E" w14:textId="20776D6E" w:rsidR="00975CC4" w:rsidRPr="004C2109" w:rsidDel="009453A7" w:rsidRDefault="00975CC4" w:rsidP="00166AF3">
            <w:pPr>
              <w:pStyle w:val="TableBody"/>
              <w:rPr>
                <w:del w:id="8610" w:author="Alban Roche" w:date="2017-08-02T16:33:00Z"/>
              </w:rPr>
            </w:pPr>
            <w:del w:id="8611" w:author="Alban Roche" w:date="2017-08-02T16:33:00Z">
              <w:r w:rsidRPr="004C2109" w:rsidDel="009453A7">
                <w:delText>Sierra Wireless Proprietary</w:delText>
              </w:r>
              <w:bookmarkStart w:id="8612" w:name="_Toc489458631"/>
              <w:bookmarkEnd w:id="8612"/>
            </w:del>
          </w:p>
        </w:tc>
        <w:tc>
          <w:tcPr>
            <w:tcW w:w="7560" w:type="dxa"/>
          </w:tcPr>
          <w:p w14:paraId="3BEEC4FB" w14:textId="4A674EE3" w:rsidR="00975CC4" w:rsidRPr="004C2109" w:rsidDel="009453A7" w:rsidRDefault="00975CC4" w:rsidP="00166AF3">
            <w:pPr>
              <w:pStyle w:val="TableBody"/>
              <w:rPr>
                <w:del w:id="8613" w:author="Alban Roche" w:date="2017-08-02T16:33:00Z"/>
                <w:u w:val="single"/>
              </w:rPr>
            </w:pPr>
            <w:del w:id="8614" w:author="Alban Roche" w:date="2017-08-02T16:33:00Z">
              <w:r w:rsidRPr="004C2109" w:rsidDel="009453A7">
                <w:rPr>
                  <w:u w:val="single"/>
                </w:rPr>
                <w:delText>Notes</w:delText>
              </w:r>
              <w:bookmarkStart w:id="8615" w:name="_Toc489458632"/>
              <w:bookmarkEnd w:id="8615"/>
            </w:del>
          </w:p>
          <w:p w14:paraId="52079657" w14:textId="4DE8D725" w:rsidR="00975CC4" w:rsidRPr="004C2109" w:rsidDel="009453A7" w:rsidRDefault="00975CC4" w:rsidP="0059466D">
            <w:pPr>
              <w:pStyle w:val="TableBody"/>
              <w:numPr>
                <w:ilvl w:val="0"/>
                <w:numId w:val="119"/>
              </w:numPr>
              <w:rPr>
                <w:del w:id="8616" w:author="Alban Roche" w:date="2017-08-02T16:33:00Z"/>
              </w:rPr>
            </w:pPr>
            <w:del w:id="8617" w:author="Alban Roche" w:date="2017-08-02T16:33:00Z">
              <w:r w:rsidRPr="004C2109" w:rsidDel="009453A7">
                <w:delText>The qrxlevmin is defined according to 3GPP specification TS 36.304 section 5.2.4.7.</w:delText>
              </w:r>
              <w:bookmarkStart w:id="8618" w:name="_Toc489458633"/>
              <w:bookmarkEnd w:id="8618"/>
            </w:del>
          </w:p>
          <w:p w14:paraId="081F7A8D" w14:textId="28A62C71" w:rsidR="00975CC4" w:rsidRPr="004C2109" w:rsidDel="009453A7" w:rsidRDefault="00975CC4" w:rsidP="0059466D">
            <w:pPr>
              <w:pStyle w:val="TableBody"/>
              <w:numPr>
                <w:ilvl w:val="0"/>
                <w:numId w:val="119"/>
              </w:numPr>
              <w:rPr>
                <w:del w:id="8619" w:author="Alban Roche" w:date="2017-08-02T16:33:00Z"/>
              </w:rPr>
            </w:pPr>
            <w:del w:id="8620" w:author="Alban Roche" w:date="2017-08-02T16:33:00Z">
              <w:r w:rsidRPr="004C2109" w:rsidDel="009453A7">
                <w:delText>The EMM timer T3402 and T3412 are defined according to 3GPP specification TS 24.301 section 5.3.5 – 5.3.6.</w:delText>
              </w:r>
              <w:bookmarkStart w:id="8621" w:name="_Toc489458634"/>
              <w:bookmarkEnd w:id="8621"/>
            </w:del>
          </w:p>
          <w:p w14:paraId="3AAD18C3" w14:textId="49162502" w:rsidR="00975CC4" w:rsidRPr="004C2109" w:rsidDel="009453A7" w:rsidRDefault="00975CC4" w:rsidP="0059466D">
            <w:pPr>
              <w:pStyle w:val="TableBody"/>
              <w:numPr>
                <w:ilvl w:val="0"/>
                <w:numId w:val="119"/>
              </w:numPr>
              <w:rPr>
                <w:del w:id="8622" w:author="Alban Roche" w:date="2017-08-02T16:33:00Z"/>
              </w:rPr>
            </w:pPr>
            <w:del w:id="8623" w:author="Alban Roche" w:date="2017-08-02T16:33:00Z">
              <w:r w:rsidRPr="004C2109" w:rsidDel="009453A7">
                <w:delText>&lt;mode&gt; is reset to 0 automatically after reboot.</w:delText>
              </w:r>
              <w:bookmarkStart w:id="8624" w:name="_Toc489458635"/>
              <w:bookmarkEnd w:id="8624"/>
            </w:del>
          </w:p>
          <w:p w14:paraId="1D9BCAC2" w14:textId="4C404FCF" w:rsidR="00975CC4" w:rsidRPr="004C2109" w:rsidDel="009453A7" w:rsidRDefault="00975CC4" w:rsidP="0059466D">
            <w:pPr>
              <w:pStyle w:val="TableBody"/>
              <w:numPr>
                <w:ilvl w:val="0"/>
                <w:numId w:val="119"/>
              </w:numPr>
              <w:rPr>
                <w:del w:id="8625" w:author="Alban Roche" w:date="2017-08-02T16:33:00Z"/>
              </w:rPr>
            </w:pPr>
            <w:del w:id="8626" w:author="Alban Roche" w:date="2017-08-02T16:33:00Z">
              <w:r w:rsidRPr="004C2109" w:rsidDel="009453A7">
                <w:delText xml:space="preserve">The command can only be used with </w:delText>
              </w:r>
              <w:r w:rsidDel="009453A7">
                <w:delText xml:space="preserve">a </w:delText>
              </w:r>
              <w:r w:rsidRPr="004C2109" w:rsidDel="009453A7">
                <w:delText>SIM.</w:delText>
              </w:r>
              <w:bookmarkStart w:id="8627" w:name="_Toc489458636"/>
              <w:bookmarkEnd w:id="8627"/>
            </w:del>
          </w:p>
          <w:p w14:paraId="7CBE26C0" w14:textId="0A97D758" w:rsidR="00975CC4" w:rsidRPr="004C2109" w:rsidDel="009453A7" w:rsidRDefault="00975CC4" w:rsidP="0059466D">
            <w:pPr>
              <w:pStyle w:val="TableBody"/>
              <w:numPr>
                <w:ilvl w:val="0"/>
                <w:numId w:val="119"/>
              </w:numPr>
              <w:rPr>
                <w:del w:id="8628" w:author="Alban Roche" w:date="2017-08-02T16:33:00Z"/>
              </w:rPr>
            </w:pPr>
            <w:del w:id="8629" w:author="Alban Roche" w:date="2017-08-02T16:33:00Z">
              <w:r w:rsidDel="009453A7">
                <w:delText>P</w:delText>
              </w:r>
              <w:r w:rsidRPr="004C2109" w:rsidDel="009453A7">
                <w:delText xml:space="preserve">arameter values are </w:delText>
              </w:r>
              <w:r w:rsidRPr="00963DE8" w:rsidDel="009453A7">
                <w:delText xml:space="preserve">only </w:delText>
              </w:r>
              <w:r w:rsidRPr="004C2109" w:rsidDel="009453A7">
                <w:delText>available after the module is registered to the network.</w:delText>
              </w:r>
              <w:bookmarkStart w:id="8630" w:name="_Toc489458637"/>
              <w:bookmarkEnd w:id="8630"/>
            </w:del>
          </w:p>
          <w:p w14:paraId="25E18F62" w14:textId="1DFF3A8A" w:rsidR="00975CC4" w:rsidRPr="004C2109" w:rsidDel="009453A7" w:rsidRDefault="00975CC4" w:rsidP="0059466D">
            <w:pPr>
              <w:pStyle w:val="TableBody"/>
              <w:numPr>
                <w:ilvl w:val="0"/>
                <w:numId w:val="119"/>
              </w:numPr>
              <w:rPr>
                <w:del w:id="8631" w:author="Alban Roche" w:date="2017-08-02T16:33:00Z"/>
              </w:rPr>
            </w:pPr>
            <w:del w:id="8632" w:author="Alban Roche" w:date="2017-08-02T16:33:00Z">
              <w:r w:rsidRPr="004C2109" w:rsidDel="009453A7">
                <w:delText>URC is presented when the value is updated by the network.</w:delText>
              </w:r>
              <w:bookmarkStart w:id="8633" w:name="_Toc489458638"/>
              <w:bookmarkEnd w:id="8633"/>
            </w:del>
          </w:p>
        </w:tc>
        <w:bookmarkStart w:id="8634" w:name="_Toc489458639"/>
        <w:bookmarkEnd w:id="8634"/>
      </w:tr>
      <w:tr w:rsidR="00975CC4" w:rsidRPr="00C41274" w:rsidDel="009453A7" w14:paraId="20E81D12" w14:textId="2A6BF6CB" w:rsidTr="00166AF3">
        <w:trPr>
          <w:cantSplit w:val="0"/>
          <w:trHeight w:val="42"/>
          <w:del w:id="8635" w:author="Alban Roche" w:date="2017-08-02T16:33:00Z"/>
        </w:trPr>
        <w:tc>
          <w:tcPr>
            <w:tcW w:w="1728" w:type="dxa"/>
          </w:tcPr>
          <w:p w14:paraId="7E775FDC" w14:textId="3868AEAE" w:rsidR="00975CC4" w:rsidRPr="00D547D0" w:rsidDel="009453A7" w:rsidRDefault="00975CC4" w:rsidP="00166AF3">
            <w:pPr>
              <w:pStyle w:val="TableBody"/>
              <w:rPr>
                <w:del w:id="8636" w:author="Alban Roche" w:date="2017-08-02T16:33:00Z"/>
                <w:u w:val="single"/>
              </w:rPr>
            </w:pPr>
            <w:del w:id="8637" w:author="Alban Roche" w:date="2017-08-02T16:33:00Z">
              <w:r w:rsidRPr="00D547D0" w:rsidDel="009453A7">
                <w:rPr>
                  <w:u w:val="single"/>
                </w:rPr>
                <w:delText>Example</w:delText>
              </w:r>
              <w:r w:rsidDel="009453A7">
                <w:rPr>
                  <w:u w:val="single"/>
                </w:rPr>
                <w:delText>s</w:delText>
              </w:r>
              <w:bookmarkStart w:id="8638" w:name="_Toc489458640"/>
              <w:bookmarkEnd w:id="8638"/>
            </w:del>
          </w:p>
        </w:tc>
        <w:tc>
          <w:tcPr>
            <w:tcW w:w="7560" w:type="dxa"/>
          </w:tcPr>
          <w:p w14:paraId="44A576C7" w14:textId="2C648ABF" w:rsidR="00975CC4" w:rsidRPr="00D547D0" w:rsidDel="009453A7" w:rsidRDefault="00975CC4" w:rsidP="00166AF3">
            <w:pPr>
              <w:pStyle w:val="TableBody"/>
              <w:rPr>
                <w:del w:id="8639" w:author="Alban Roche" w:date="2017-08-02T16:33:00Z"/>
                <w:b/>
              </w:rPr>
            </w:pPr>
            <w:del w:id="8640" w:author="Alban Roche" w:date="2017-08-02T16:33:00Z">
              <w:r w:rsidRPr="00D547D0" w:rsidDel="009453A7">
                <w:rPr>
                  <w:b/>
                </w:rPr>
                <w:delText>AT+</w:delText>
              </w:r>
              <w:r w:rsidDel="009453A7">
                <w:rPr>
                  <w:b/>
                </w:rPr>
                <w:delText>KLTEPARAM</w:delText>
              </w:r>
              <w:r w:rsidRPr="00D547D0" w:rsidDel="009453A7">
                <w:rPr>
                  <w:b/>
                </w:rPr>
                <w:delText>=?</w:delText>
              </w:r>
              <w:bookmarkStart w:id="8641" w:name="_Toc489458641"/>
              <w:bookmarkEnd w:id="8641"/>
            </w:del>
          </w:p>
          <w:p w14:paraId="1ACA93E0" w14:textId="1F9E568B" w:rsidR="00975CC4" w:rsidRPr="00D547D0" w:rsidDel="009453A7" w:rsidRDefault="00975CC4" w:rsidP="00166AF3">
            <w:pPr>
              <w:pStyle w:val="TableBody"/>
              <w:rPr>
                <w:del w:id="8642" w:author="Alban Roche" w:date="2017-08-02T16:33:00Z"/>
                <w:b/>
              </w:rPr>
            </w:pPr>
            <w:del w:id="8643" w:author="Alban Roche" w:date="2017-08-02T16:33:00Z">
              <w:r w:rsidRPr="00D547D0" w:rsidDel="009453A7">
                <w:rPr>
                  <w:b/>
                </w:rPr>
                <w:delText>+</w:delText>
              </w:r>
              <w:r w:rsidDel="009453A7">
                <w:rPr>
                  <w:b/>
                </w:rPr>
                <w:delText>KLTEPARAM</w:delText>
              </w:r>
              <w:r w:rsidRPr="00D547D0" w:rsidDel="009453A7">
                <w:rPr>
                  <w:b/>
                </w:rPr>
                <w:delText xml:space="preserve">: </w:delText>
              </w:r>
              <w:r w:rsidDel="009453A7">
                <w:rPr>
                  <w:b/>
                </w:rPr>
                <w:delText>(</w:delText>
              </w:r>
              <w:r w:rsidRPr="00D547D0" w:rsidDel="009453A7">
                <w:rPr>
                  <w:b/>
                </w:rPr>
                <w:delText>0</w:delText>
              </w:r>
              <w:r w:rsidDel="009453A7">
                <w:rPr>
                  <w:b/>
                </w:rPr>
                <w:delText>-1)</w:delText>
              </w:r>
              <w:r w:rsidRPr="00D547D0" w:rsidDel="009453A7">
                <w:rPr>
                  <w:b/>
                </w:rPr>
                <w:delText xml:space="preserve"> </w:delText>
              </w:r>
              <w:bookmarkStart w:id="8644" w:name="_Toc489458642"/>
              <w:bookmarkEnd w:id="8644"/>
            </w:del>
          </w:p>
          <w:p w14:paraId="6897BB35" w14:textId="52E936C0" w:rsidR="00975CC4" w:rsidRPr="00D547D0" w:rsidDel="009453A7" w:rsidRDefault="00975CC4" w:rsidP="00166AF3">
            <w:pPr>
              <w:pStyle w:val="TableBody"/>
              <w:rPr>
                <w:del w:id="8645" w:author="Alban Roche" w:date="2017-08-02T16:33:00Z"/>
                <w:b/>
              </w:rPr>
            </w:pPr>
            <w:del w:id="8646" w:author="Alban Roche" w:date="2017-08-02T16:33:00Z">
              <w:r w:rsidRPr="00D547D0" w:rsidDel="009453A7">
                <w:rPr>
                  <w:b/>
                </w:rPr>
                <w:delText>OK</w:delText>
              </w:r>
              <w:bookmarkStart w:id="8647" w:name="_Toc489458643"/>
              <w:bookmarkEnd w:id="8647"/>
            </w:del>
          </w:p>
          <w:p w14:paraId="1FF5E15C" w14:textId="57E63D70" w:rsidR="00975CC4" w:rsidRPr="00D547D0" w:rsidDel="009453A7" w:rsidRDefault="00975CC4" w:rsidP="00166AF3">
            <w:pPr>
              <w:pStyle w:val="TableBody"/>
              <w:rPr>
                <w:del w:id="8648" w:author="Alban Roche" w:date="2017-08-02T16:33:00Z"/>
                <w:b/>
              </w:rPr>
            </w:pPr>
            <w:bookmarkStart w:id="8649" w:name="_Toc489458644"/>
            <w:bookmarkEnd w:id="8649"/>
          </w:p>
          <w:p w14:paraId="36D338A0" w14:textId="7B96FCA9" w:rsidR="00975CC4" w:rsidRPr="004C2109" w:rsidDel="009453A7" w:rsidRDefault="00975CC4" w:rsidP="00166AF3">
            <w:pPr>
              <w:pStyle w:val="TableBody"/>
              <w:rPr>
                <w:del w:id="8650" w:author="Alban Roche" w:date="2017-08-02T16:33:00Z"/>
              </w:rPr>
            </w:pPr>
            <w:del w:id="8651" w:author="Alban Roche" w:date="2017-08-02T16:33:00Z">
              <w:r w:rsidRPr="00D547D0" w:rsidDel="009453A7">
                <w:rPr>
                  <w:b/>
                </w:rPr>
                <w:delText>AT+</w:delText>
              </w:r>
              <w:r w:rsidDel="009453A7">
                <w:rPr>
                  <w:b/>
                </w:rPr>
                <w:delText>KLTEPARAM</w:delText>
              </w:r>
              <w:r w:rsidRPr="00D547D0" w:rsidDel="009453A7">
                <w:rPr>
                  <w:b/>
                </w:rPr>
                <w:delText xml:space="preserve">?                        </w:delText>
              </w:r>
              <w:r w:rsidDel="009453A7">
                <w:rPr>
                  <w:b/>
                </w:rPr>
                <w:tab/>
              </w:r>
              <w:r w:rsidDel="009453A7">
                <w:rPr>
                  <w:b/>
                </w:rPr>
                <w:tab/>
              </w:r>
              <w:r w:rsidDel="009453A7">
                <w:rPr>
                  <w:b/>
                </w:rPr>
                <w:tab/>
              </w:r>
              <w:r w:rsidRPr="004C2109" w:rsidDel="009453A7">
                <w:delText>// Read the current settings</w:delText>
              </w:r>
              <w:r w:rsidDel="009453A7">
                <w:delText xml:space="preserve"> when the </w:delText>
              </w:r>
              <w:r w:rsidDel="009453A7">
                <w:tab/>
              </w:r>
              <w:r w:rsidDel="009453A7">
                <w:tab/>
              </w:r>
              <w:r w:rsidDel="009453A7">
                <w:tab/>
              </w:r>
              <w:r w:rsidDel="009453A7">
                <w:tab/>
              </w:r>
              <w:r w:rsidDel="009453A7">
                <w:tab/>
              </w:r>
              <w:r w:rsidDel="009453A7">
                <w:tab/>
              </w:r>
              <w:r w:rsidDel="009453A7">
                <w:tab/>
              </w:r>
              <w:r w:rsidDel="009453A7">
                <w:tab/>
                <w:delText>// module is registered to the network</w:delText>
              </w:r>
              <w:bookmarkStart w:id="8652" w:name="_Toc489458645"/>
              <w:bookmarkEnd w:id="8652"/>
            </w:del>
          </w:p>
          <w:p w14:paraId="6030206C" w14:textId="30DB323B" w:rsidR="00975CC4" w:rsidRPr="00645562" w:rsidDel="009453A7" w:rsidRDefault="00975CC4" w:rsidP="00166AF3">
            <w:pPr>
              <w:pStyle w:val="TableBody"/>
              <w:rPr>
                <w:del w:id="8653" w:author="Alban Roche" w:date="2017-08-02T16:33:00Z"/>
                <w:b/>
                <w:szCs w:val="18"/>
              </w:rPr>
            </w:pPr>
            <w:del w:id="8654" w:author="Alban Roche" w:date="2017-08-02T16:33:00Z">
              <w:r w:rsidRPr="00D547D0" w:rsidDel="009453A7">
                <w:rPr>
                  <w:b/>
                  <w:szCs w:val="18"/>
                </w:rPr>
                <w:delText>+</w:delText>
              </w:r>
              <w:r w:rsidDel="009453A7">
                <w:rPr>
                  <w:b/>
                  <w:szCs w:val="18"/>
                </w:rPr>
                <w:delText>KLTEPARAM: 0,</w:delText>
              </w:r>
              <w:r w:rsidRPr="00D547D0" w:rsidDel="009453A7">
                <w:rPr>
                  <w:b/>
                  <w:szCs w:val="18"/>
                </w:rPr>
                <w:delText>-60</w:delText>
              </w:r>
              <w:r w:rsidDel="009453A7">
                <w:rPr>
                  <w:b/>
                  <w:szCs w:val="18"/>
                </w:rPr>
                <w:delText>,</w:delText>
              </w:r>
              <w:r w:rsidRPr="00D547D0" w:rsidDel="009453A7">
                <w:rPr>
                  <w:b/>
                  <w:szCs w:val="18"/>
                </w:rPr>
                <w:delText>720000,0</w:delText>
              </w:r>
              <w:r w:rsidDel="009453A7">
                <w:rPr>
                  <w:b/>
                  <w:szCs w:val="18"/>
                </w:rPr>
                <w:delText>,3240000,1</w:delText>
              </w:r>
              <w:bookmarkStart w:id="8655" w:name="_Toc489458646"/>
              <w:bookmarkEnd w:id="8655"/>
            </w:del>
          </w:p>
          <w:p w14:paraId="3158C852" w14:textId="275728B5" w:rsidR="00975CC4" w:rsidRPr="00D547D0" w:rsidDel="009453A7" w:rsidRDefault="00975CC4" w:rsidP="00166AF3">
            <w:pPr>
              <w:pStyle w:val="TableBody"/>
              <w:rPr>
                <w:del w:id="8656" w:author="Alban Roche" w:date="2017-08-02T16:33:00Z"/>
                <w:b/>
              </w:rPr>
            </w:pPr>
            <w:del w:id="8657" w:author="Alban Roche" w:date="2017-08-02T16:33:00Z">
              <w:r w:rsidRPr="00D547D0" w:rsidDel="009453A7">
                <w:rPr>
                  <w:b/>
                </w:rPr>
                <w:delText>OK</w:delText>
              </w:r>
              <w:bookmarkStart w:id="8658" w:name="_Toc489458647"/>
              <w:bookmarkEnd w:id="8658"/>
            </w:del>
          </w:p>
          <w:p w14:paraId="3609B9A5" w14:textId="55C179CD" w:rsidR="00975CC4" w:rsidRPr="00D547D0" w:rsidDel="009453A7" w:rsidRDefault="00975CC4" w:rsidP="00166AF3">
            <w:pPr>
              <w:pStyle w:val="TableBody"/>
              <w:rPr>
                <w:del w:id="8659" w:author="Alban Roche" w:date="2017-08-02T16:33:00Z"/>
                <w:b/>
              </w:rPr>
            </w:pPr>
            <w:bookmarkStart w:id="8660" w:name="_Toc489458648"/>
            <w:bookmarkEnd w:id="8660"/>
          </w:p>
          <w:p w14:paraId="2E23D033" w14:textId="7A966CF2" w:rsidR="00975CC4" w:rsidRPr="004C2109" w:rsidDel="009453A7" w:rsidRDefault="00975CC4" w:rsidP="00166AF3">
            <w:pPr>
              <w:pStyle w:val="TableBody"/>
              <w:rPr>
                <w:del w:id="8661" w:author="Alban Roche" w:date="2017-08-02T16:33:00Z"/>
              </w:rPr>
            </w:pPr>
            <w:del w:id="8662" w:author="Alban Roche" w:date="2017-08-02T16:33:00Z">
              <w:r w:rsidRPr="00D547D0" w:rsidDel="009453A7">
                <w:rPr>
                  <w:b/>
                </w:rPr>
                <w:delText>AT+</w:delText>
              </w:r>
              <w:r w:rsidDel="009453A7">
                <w:rPr>
                  <w:b/>
                </w:rPr>
                <w:delText>KLTEPARAM</w:delText>
              </w:r>
              <w:r w:rsidRPr="00D547D0" w:rsidDel="009453A7">
                <w:rPr>
                  <w:b/>
                </w:rPr>
                <w:delText>=</w:delText>
              </w:r>
              <w:r w:rsidDel="009453A7">
                <w:rPr>
                  <w:b/>
                </w:rPr>
                <w:delText xml:space="preserve">1               </w:delText>
              </w:r>
              <w:r w:rsidRPr="00D547D0" w:rsidDel="009453A7">
                <w:rPr>
                  <w:b/>
                </w:rPr>
                <w:delText xml:space="preserve">              </w:delText>
              </w:r>
              <w:r w:rsidDel="009453A7">
                <w:rPr>
                  <w:b/>
                </w:rPr>
                <w:delText xml:space="preserve">    </w:delText>
              </w:r>
              <w:r w:rsidRPr="004C2109" w:rsidDel="009453A7">
                <w:delText xml:space="preserve">     // Enable URC message</w:delText>
              </w:r>
              <w:bookmarkStart w:id="8663" w:name="_Toc489458649"/>
              <w:bookmarkEnd w:id="8663"/>
            </w:del>
          </w:p>
          <w:p w14:paraId="2EF70587" w14:textId="2F783E8A" w:rsidR="00975CC4" w:rsidRPr="00D547D0" w:rsidDel="009453A7" w:rsidRDefault="00975CC4" w:rsidP="00166AF3">
            <w:pPr>
              <w:pStyle w:val="TableBody"/>
              <w:rPr>
                <w:del w:id="8664" w:author="Alban Roche" w:date="2017-08-02T16:33:00Z"/>
                <w:b/>
              </w:rPr>
            </w:pPr>
            <w:del w:id="8665" w:author="Alban Roche" w:date="2017-08-02T16:33:00Z">
              <w:r w:rsidRPr="00D547D0" w:rsidDel="009453A7">
                <w:rPr>
                  <w:b/>
                </w:rPr>
                <w:delText>OK</w:delText>
              </w:r>
              <w:bookmarkStart w:id="8666" w:name="_Toc489458650"/>
              <w:bookmarkEnd w:id="8666"/>
            </w:del>
          </w:p>
          <w:p w14:paraId="559BCD14" w14:textId="173F189B" w:rsidR="00975CC4" w:rsidDel="009453A7" w:rsidRDefault="00975CC4" w:rsidP="00166AF3">
            <w:pPr>
              <w:pStyle w:val="TableBody"/>
              <w:rPr>
                <w:del w:id="8667" w:author="Alban Roche" w:date="2017-08-02T16:33:00Z"/>
                <w:szCs w:val="18"/>
              </w:rPr>
            </w:pPr>
            <w:del w:id="8668" w:author="Alban Roche" w:date="2017-08-02T16:33:00Z">
              <w:r w:rsidRPr="00D547D0" w:rsidDel="009453A7">
                <w:rPr>
                  <w:b/>
                  <w:szCs w:val="18"/>
                </w:rPr>
                <w:delText>+</w:delText>
              </w:r>
              <w:r w:rsidDel="009453A7">
                <w:rPr>
                  <w:b/>
                  <w:szCs w:val="18"/>
                </w:rPr>
                <w:delText xml:space="preserve">KLTEPARAM: </w:delText>
              </w:r>
              <w:r w:rsidRPr="00D547D0" w:rsidDel="009453A7">
                <w:rPr>
                  <w:b/>
                  <w:szCs w:val="18"/>
                </w:rPr>
                <w:delText>-60</w:delText>
              </w:r>
              <w:r w:rsidDel="009453A7">
                <w:rPr>
                  <w:b/>
                  <w:szCs w:val="18"/>
                </w:rPr>
                <w:delText>,</w:delText>
              </w:r>
              <w:r w:rsidRPr="00D547D0" w:rsidDel="009453A7">
                <w:rPr>
                  <w:b/>
                  <w:szCs w:val="18"/>
                </w:rPr>
                <w:delText>720000,0</w:delText>
              </w:r>
              <w:r w:rsidDel="009453A7">
                <w:rPr>
                  <w:b/>
                  <w:szCs w:val="18"/>
                </w:rPr>
                <w:delText xml:space="preserve">,3240000,1    </w:delText>
              </w:r>
              <w:r w:rsidRPr="004C2109" w:rsidDel="009453A7">
                <w:rPr>
                  <w:szCs w:val="18"/>
                </w:rPr>
                <w:delText xml:space="preserve">  // URC message</w:delText>
              </w:r>
              <w:bookmarkStart w:id="8669" w:name="_Toc489458651"/>
              <w:bookmarkEnd w:id="8669"/>
            </w:del>
          </w:p>
          <w:p w14:paraId="55176B94" w14:textId="6A9FB046" w:rsidR="00975CC4" w:rsidDel="009453A7" w:rsidRDefault="00975CC4" w:rsidP="00166AF3">
            <w:pPr>
              <w:pStyle w:val="TableBody"/>
              <w:rPr>
                <w:del w:id="8670" w:author="Alban Roche" w:date="2017-08-02T16:33:00Z"/>
                <w:szCs w:val="18"/>
              </w:rPr>
            </w:pPr>
            <w:bookmarkStart w:id="8671" w:name="_Toc489458652"/>
            <w:bookmarkEnd w:id="8671"/>
          </w:p>
          <w:p w14:paraId="7E86FB82" w14:textId="2072A2FE" w:rsidR="00975CC4" w:rsidRPr="002E4F33" w:rsidDel="009453A7" w:rsidRDefault="00975CC4" w:rsidP="00166AF3">
            <w:pPr>
              <w:pStyle w:val="TableBody"/>
              <w:tabs>
                <w:tab w:val="left" w:pos="3617"/>
              </w:tabs>
              <w:rPr>
                <w:del w:id="8672" w:author="Alban Roche" w:date="2017-08-02T16:33:00Z"/>
                <w:szCs w:val="18"/>
              </w:rPr>
            </w:pPr>
            <w:del w:id="8673" w:author="Alban Roche" w:date="2017-08-02T16:33:00Z">
              <w:r w:rsidDel="009453A7">
                <w:rPr>
                  <w:b/>
                  <w:szCs w:val="18"/>
                </w:rPr>
                <w:delText>AT+KLTEPARAM?</w:delText>
              </w:r>
              <w:r w:rsidDel="009453A7">
                <w:rPr>
                  <w:b/>
                  <w:szCs w:val="18"/>
                </w:rPr>
                <w:tab/>
              </w:r>
              <w:r w:rsidRPr="002E4F33" w:rsidDel="009453A7">
                <w:rPr>
                  <w:szCs w:val="18"/>
                </w:rPr>
                <w:delText>// Read command when the module</w:delText>
              </w:r>
              <w:r w:rsidDel="009453A7">
                <w:rPr>
                  <w:szCs w:val="18"/>
                </w:rPr>
                <w:delText xml:space="preserve"> is not </w:delText>
              </w:r>
              <w:r w:rsidDel="009453A7">
                <w:rPr>
                  <w:szCs w:val="18"/>
                </w:rPr>
                <w:tab/>
              </w:r>
              <w:r w:rsidDel="009453A7">
                <w:rPr>
                  <w:szCs w:val="18"/>
                </w:rPr>
                <w:tab/>
                <w:delText>// registered to the network</w:delText>
              </w:r>
              <w:bookmarkStart w:id="8674" w:name="_Toc489458653"/>
              <w:bookmarkEnd w:id="8674"/>
            </w:del>
          </w:p>
          <w:p w14:paraId="1B6B95E7" w14:textId="02B9B74D" w:rsidR="00975CC4" w:rsidDel="009453A7" w:rsidRDefault="00975CC4" w:rsidP="00166AF3">
            <w:pPr>
              <w:pStyle w:val="TableBody"/>
              <w:tabs>
                <w:tab w:val="left" w:pos="3617"/>
              </w:tabs>
              <w:rPr>
                <w:del w:id="8675" w:author="Alban Roche" w:date="2017-08-02T16:33:00Z"/>
                <w:b/>
                <w:szCs w:val="18"/>
              </w:rPr>
            </w:pPr>
            <w:del w:id="8676" w:author="Alban Roche" w:date="2017-08-02T16:33:00Z">
              <w:r w:rsidRPr="009F0F21" w:rsidDel="009453A7">
                <w:rPr>
                  <w:b/>
                  <w:szCs w:val="18"/>
                </w:rPr>
                <w:delText>+KLTEPARAM: 0,,,,,</w:delText>
              </w:r>
              <w:bookmarkStart w:id="8677" w:name="_Toc489458654"/>
              <w:bookmarkEnd w:id="8677"/>
            </w:del>
          </w:p>
          <w:p w14:paraId="09627326" w14:textId="53E8F0D5" w:rsidR="00975CC4" w:rsidRPr="00D547D0" w:rsidDel="009453A7" w:rsidRDefault="00975CC4" w:rsidP="00166AF3">
            <w:pPr>
              <w:pStyle w:val="TableBody"/>
              <w:tabs>
                <w:tab w:val="left" w:pos="3617"/>
              </w:tabs>
              <w:rPr>
                <w:del w:id="8678" w:author="Alban Roche" w:date="2017-08-02T16:33:00Z"/>
                <w:u w:val="single"/>
              </w:rPr>
            </w:pPr>
            <w:del w:id="8679" w:author="Alban Roche" w:date="2017-08-02T16:33:00Z">
              <w:r w:rsidRPr="009F0F21" w:rsidDel="009453A7">
                <w:rPr>
                  <w:b/>
                  <w:szCs w:val="18"/>
                </w:rPr>
                <w:delText>OK</w:delText>
              </w:r>
              <w:bookmarkStart w:id="8680" w:name="_Toc489458655"/>
              <w:bookmarkEnd w:id="8680"/>
            </w:del>
          </w:p>
        </w:tc>
        <w:bookmarkStart w:id="8681" w:name="_Toc489458656"/>
        <w:bookmarkEnd w:id="8681"/>
      </w:tr>
    </w:tbl>
    <w:p w14:paraId="03B01216" w14:textId="77777777" w:rsidR="00975CC4" w:rsidRDefault="00975CC4" w:rsidP="0059466D">
      <w:pPr>
        <w:pStyle w:val="Heading2"/>
        <w:numPr>
          <w:ilvl w:val="1"/>
          <w:numId w:val="11"/>
        </w:numPr>
        <w:ind w:left="1080" w:hanging="1080"/>
      </w:pPr>
      <w:bookmarkStart w:id="8682" w:name="_Ref455390230"/>
      <w:bookmarkStart w:id="8683" w:name="_Ref462824099"/>
      <w:bookmarkStart w:id="8684" w:name="_Ref462824101"/>
      <w:bookmarkStart w:id="8685" w:name="_Toc486251616"/>
      <w:bookmarkStart w:id="8686" w:name="_Toc489458657"/>
      <w:commentRangeStart w:id="8687"/>
      <w:r>
        <w:t xml:space="preserve">+KBND </w:t>
      </w:r>
      <w:r w:rsidRPr="00AE67EA">
        <w:t xml:space="preserve">Command: </w:t>
      </w:r>
      <w:r>
        <w:t>Current Networks Band Indicator</w:t>
      </w:r>
      <w:bookmarkEnd w:id="8682"/>
      <w:commentRangeEnd w:id="8687"/>
      <w:r>
        <w:rPr>
          <w:rStyle w:val="CommentReference"/>
          <w:rFonts w:ascii="Verdana" w:eastAsia="Times New Roman" w:hAnsi="Verdana" w:cs="Times New Roman"/>
          <w:b w:val="0"/>
          <w:lang w:eastAsia="en-US"/>
        </w:rPr>
        <w:commentReference w:id="8687"/>
      </w:r>
      <w:bookmarkEnd w:id="8683"/>
      <w:bookmarkEnd w:id="8684"/>
      <w:bookmarkEnd w:id="8685"/>
      <w:bookmarkEnd w:id="8686"/>
    </w:p>
    <w:tbl>
      <w:tblPr>
        <w:tblStyle w:val="TableSWIleft"/>
        <w:tblW w:w="9288" w:type="dxa"/>
        <w:tblLayout w:type="fixed"/>
        <w:tblLook w:val="04A0" w:firstRow="1" w:lastRow="0" w:firstColumn="1" w:lastColumn="0" w:noHBand="0" w:noVBand="1"/>
      </w:tblPr>
      <w:tblGrid>
        <w:gridCol w:w="1728"/>
        <w:gridCol w:w="7560"/>
      </w:tblGrid>
      <w:tr w:rsidR="00975CC4" w:rsidRPr="00C41274" w14:paraId="1F22BFD9"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14B2819A" w14:textId="7D97DF15" w:rsidR="00975CC4" w:rsidRPr="00C41274" w:rsidRDefault="00975CC4">
            <w:pPr>
              <w:pStyle w:val="TableRowHead"/>
              <w:spacing w:before="144" w:after="144"/>
              <w:rPr>
                <w:bCs w:val="0"/>
              </w:rPr>
            </w:pPr>
            <w:del w:id="8688" w:author="Alban Roche" w:date="2017-08-02T14:40:00Z">
              <w:r w:rsidDel="00F22490">
                <w:delText>HL7618, HL7618RD, HL7648, HL7650, HL7688, HL7690 and HL7692</w:delText>
              </w:r>
            </w:del>
            <w:ins w:id="8689" w:author="Alban Roche" w:date="2017-08-02T14:40:00Z">
              <w:r w:rsidR="00F22490">
                <w:t>HL7800</w:t>
              </w:r>
            </w:ins>
          </w:p>
        </w:tc>
      </w:tr>
      <w:tr w:rsidR="00975CC4" w:rsidRPr="00C41274" w14:paraId="63775F40" w14:textId="77777777" w:rsidTr="00166AF3">
        <w:trPr>
          <w:trHeight w:val="42"/>
        </w:trPr>
        <w:tc>
          <w:tcPr>
            <w:tcW w:w="1728" w:type="dxa"/>
          </w:tcPr>
          <w:p w14:paraId="1326A593" w14:textId="77777777" w:rsidR="00975CC4" w:rsidRPr="00C41274" w:rsidRDefault="00975CC4" w:rsidP="00166AF3">
            <w:pPr>
              <w:pStyle w:val="TableBody"/>
              <w:keepNext/>
              <w:rPr>
                <w:i/>
              </w:rPr>
            </w:pPr>
            <w:r w:rsidRPr="00C41274">
              <w:rPr>
                <w:i/>
              </w:rPr>
              <w:t>Test command</w:t>
            </w:r>
          </w:p>
          <w:p w14:paraId="4CAAC5A7" w14:textId="77777777" w:rsidR="00975CC4" w:rsidRPr="00C41274" w:rsidRDefault="00975CC4" w:rsidP="00166AF3">
            <w:pPr>
              <w:pStyle w:val="TableBody"/>
              <w:keepNext/>
            </w:pPr>
          </w:p>
          <w:p w14:paraId="4E6D7BEC" w14:textId="77777777" w:rsidR="00975CC4" w:rsidRPr="00C41274" w:rsidRDefault="00975CC4" w:rsidP="00166AF3">
            <w:pPr>
              <w:pStyle w:val="TableBody"/>
              <w:keepNext/>
              <w:rPr>
                <w:u w:val="single"/>
              </w:rPr>
            </w:pPr>
            <w:r w:rsidRPr="00C41274">
              <w:rPr>
                <w:u w:val="single"/>
              </w:rPr>
              <w:t>Syntax</w:t>
            </w:r>
          </w:p>
          <w:p w14:paraId="5937E7EC" w14:textId="77777777" w:rsidR="00975CC4" w:rsidRPr="00C41274" w:rsidRDefault="00975CC4" w:rsidP="00166AF3">
            <w:pPr>
              <w:pStyle w:val="TableBody"/>
              <w:keepNext/>
            </w:pPr>
            <w:r w:rsidRPr="00C41274">
              <w:rPr>
                <w:b/>
              </w:rPr>
              <w:t>AT+</w:t>
            </w:r>
            <w:r>
              <w:rPr>
                <w:b/>
              </w:rPr>
              <w:t>KBND</w:t>
            </w:r>
            <w:r w:rsidRPr="00C41274">
              <w:rPr>
                <w:b/>
              </w:rPr>
              <w:t>=?</w:t>
            </w:r>
          </w:p>
        </w:tc>
        <w:tc>
          <w:tcPr>
            <w:tcW w:w="7560" w:type="dxa"/>
          </w:tcPr>
          <w:p w14:paraId="50C924BF" w14:textId="77777777" w:rsidR="00975CC4" w:rsidRPr="00C41274" w:rsidRDefault="00975CC4" w:rsidP="00166AF3">
            <w:pPr>
              <w:pStyle w:val="TableBody"/>
              <w:keepNext/>
              <w:rPr>
                <w:u w:val="single"/>
              </w:rPr>
            </w:pPr>
          </w:p>
          <w:p w14:paraId="4F938F53" w14:textId="77777777" w:rsidR="00975CC4" w:rsidRPr="00C41274" w:rsidRDefault="00975CC4" w:rsidP="00166AF3">
            <w:pPr>
              <w:pStyle w:val="TableBody"/>
              <w:keepNext/>
              <w:rPr>
                <w:u w:val="single"/>
              </w:rPr>
            </w:pPr>
          </w:p>
          <w:p w14:paraId="6AEE381E" w14:textId="77777777" w:rsidR="00975CC4" w:rsidRPr="00C41274" w:rsidRDefault="00975CC4" w:rsidP="00166AF3">
            <w:pPr>
              <w:pStyle w:val="TableBody"/>
              <w:keepNext/>
              <w:rPr>
                <w:u w:val="single"/>
              </w:rPr>
            </w:pPr>
            <w:r w:rsidRPr="00C41274">
              <w:rPr>
                <w:u w:val="single"/>
              </w:rPr>
              <w:t>Response</w:t>
            </w:r>
          </w:p>
          <w:p w14:paraId="4FEBD65A" w14:textId="77777777" w:rsidR="00975CC4" w:rsidRPr="00C41274" w:rsidRDefault="00975CC4" w:rsidP="00166AF3">
            <w:pPr>
              <w:pStyle w:val="TableBody"/>
              <w:keepNext/>
            </w:pPr>
            <w:r w:rsidRPr="00C41274">
              <w:rPr>
                <w:b/>
              </w:rPr>
              <w:t>+</w:t>
            </w:r>
            <w:r>
              <w:rPr>
                <w:b/>
              </w:rPr>
              <w:t>KBND</w:t>
            </w:r>
            <w:r w:rsidRPr="00C41274">
              <w:rPr>
                <w:b/>
              </w:rPr>
              <w:t>:</w:t>
            </w:r>
            <w:r w:rsidRPr="00C41274">
              <w:t xml:space="preserve"> (list of supported </w:t>
            </w:r>
            <w:r w:rsidRPr="00C41274">
              <w:rPr>
                <w:b/>
              </w:rPr>
              <w:t>&lt;</w:t>
            </w:r>
            <w:r>
              <w:rPr>
                <w:b/>
              </w:rPr>
              <w:t>bnd</w:t>
            </w:r>
            <w:r w:rsidRPr="00C41274">
              <w:rPr>
                <w:b/>
              </w:rPr>
              <w:t>&gt;</w:t>
            </w:r>
            <w:r w:rsidRPr="00C41274">
              <w:t>s)</w:t>
            </w:r>
          </w:p>
          <w:p w14:paraId="258B137D" w14:textId="77777777" w:rsidR="00975CC4" w:rsidRPr="00C41274" w:rsidRDefault="00975CC4" w:rsidP="00166AF3">
            <w:pPr>
              <w:pStyle w:val="TableBody"/>
            </w:pPr>
            <w:r w:rsidRPr="00C41274">
              <w:rPr>
                <w:b/>
              </w:rPr>
              <w:t>OK</w:t>
            </w:r>
          </w:p>
        </w:tc>
      </w:tr>
      <w:tr w:rsidR="00975CC4" w:rsidRPr="00C41274" w14:paraId="66C2B56D" w14:textId="77777777" w:rsidTr="00166AF3">
        <w:trPr>
          <w:trHeight w:val="42"/>
        </w:trPr>
        <w:tc>
          <w:tcPr>
            <w:tcW w:w="1728" w:type="dxa"/>
          </w:tcPr>
          <w:p w14:paraId="758E06F8" w14:textId="77777777" w:rsidR="00975CC4" w:rsidRPr="00C41274" w:rsidRDefault="00975CC4" w:rsidP="00166AF3">
            <w:pPr>
              <w:pStyle w:val="TableBody"/>
              <w:keepNext/>
              <w:rPr>
                <w:i/>
              </w:rPr>
            </w:pPr>
            <w:r w:rsidRPr="00C41274">
              <w:rPr>
                <w:i/>
              </w:rPr>
              <w:t>Read command</w:t>
            </w:r>
          </w:p>
          <w:p w14:paraId="64AE476F" w14:textId="77777777" w:rsidR="00975CC4" w:rsidRPr="00C41274" w:rsidRDefault="00975CC4" w:rsidP="00166AF3">
            <w:pPr>
              <w:pStyle w:val="TableBody"/>
              <w:keepNext/>
            </w:pPr>
          </w:p>
          <w:p w14:paraId="0CF76A88" w14:textId="77777777" w:rsidR="00975CC4" w:rsidRPr="00C41274" w:rsidRDefault="00975CC4" w:rsidP="00166AF3">
            <w:pPr>
              <w:pStyle w:val="TableBody"/>
              <w:keepNext/>
              <w:rPr>
                <w:u w:val="single"/>
              </w:rPr>
            </w:pPr>
            <w:r w:rsidRPr="00C41274">
              <w:rPr>
                <w:u w:val="single"/>
              </w:rPr>
              <w:t>Syntax</w:t>
            </w:r>
          </w:p>
          <w:p w14:paraId="0ABEAAE4" w14:textId="77777777" w:rsidR="00975CC4" w:rsidRPr="00C41274" w:rsidRDefault="00975CC4" w:rsidP="00166AF3">
            <w:pPr>
              <w:pStyle w:val="TableBody"/>
              <w:keepNext/>
              <w:rPr>
                <w:i/>
              </w:rPr>
            </w:pPr>
            <w:r w:rsidRPr="00C41274">
              <w:rPr>
                <w:b/>
              </w:rPr>
              <w:t>AT+</w:t>
            </w:r>
            <w:r>
              <w:rPr>
                <w:b/>
              </w:rPr>
              <w:t>KBND</w:t>
            </w:r>
            <w:r w:rsidRPr="00C41274">
              <w:rPr>
                <w:b/>
              </w:rPr>
              <w:t>?</w:t>
            </w:r>
          </w:p>
        </w:tc>
        <w:tc>
          <w:tcPr>
            <w:tcW w:w="7560" w:type="dxa"/>
          </w:tcPr>
          <w:p w14:paraId="4FAEAB3E" w14:textId="77777777" w:rsidR="00975CC4" w:rsidRDefault="00975CC4" w:rsidP="00166AF3">
            <w:pPr>
              <w:pStyle w:val="TableBody"/>
              <w:keepNext/>
              <w:rPr>
                <w:u w:val="single"/>
              </w:rPr>
            </w:pPr>
          </w:p>
          <w:p w14:paraId="7AEC4F1F" w14:textId="77777777" w:rsidR="00975CC4" w:rsidRPr="00C41274" w:rsidRDefault="00975CC4" w:rsidP="00166AF3">
            <w:pPr>
              <w:pStyle w:val="TableBody"/>
              <w:keepNext/>
              <w:rPr>
                <w:u w:val="single"/>
              </w:rPr>
            </w:pPr>
          </w:p>
          <w:p w14:paraId="56A46427" w14:textId="77777777" w:rsidR="00975CC4" w:rsidRPr="00C41274" w:rsidRDefault="00975CC4" w:rsidP="00166AF3">
            <w:pPr>
              <w:pStyle w:val="TableBody"/>
              <w:keepNext/>
              <w:rPr>
                <w:u w:val="single"/>
              </w:rPr>
            </w:pPr>
            <w:r w:rsidRPr="00C41274">
              <w:rPr>
                <w:u w:val="single"/>
              </w:rPr>
              <w:t>Response</w:t>
            </w:r>
          </w:p>
          <w:p w14:paraId="7BA30ACD" w14:textId="77777777" w:rsidR="00975CC4" w:rsidRDefault="00975CC4" w:rsidP="00166AF3">
            <w:pPr>
              <w:pStyle w:val="TableBody"/>
              <w:keepNext/>
              <w:rPr>
                <w:b/>
              </w:rPr>
            </w:pPr>
            <w:r>
              <w:rPr>
                <w:b/>
              </w:rPr>
              <w:t>+KBND: &lt;bnd&gt;</w:t>
            </w:r>
          </w:p>
          <w:p w14:paraId="38E2441F" w14:textId="77777777" w:rsidR="00975CC4" w:rsidRDefault="00975CC4" w:rsidP="00166AF3">
            <w:pPr>
              <w:pStyle w:val="TableBody"/>
              <w:keepNext/>
              <w:rPr>
                <w:b/>
              </w:rPr>
            </w:pPr>
            <w:r w:rsidRPr="00C41274">
              <w:rPr>
                <w:b/>
              </w:rPr>
              <w:t>OK</w:t>
            </w:r>
          </w:p>
          <w:p w14:paraId="5B5C3798" w14:textId="77777777" w:rsidR="00975CC4" w:rsidRPr="00C41274" w:rsidRDefault="00975CC4" w:rsidP="00166AF3">
            <w:pPr>
              <w:pStyle w:val="TableBody"/>
              <w:keepNext/>
              <w:rPr>
                <w:u w:val="single"/>
              </w:rPr>
            </w:pPr>
          </w:p>
          <w:p w14:paraId="7BCDB65B" w14:textId="77777777" w:rsidR="00975CC4" w:rsidRPr="00C41274" w:rsidRDefault="00975CC4" w:rsidP="00166AF3">
            <w:pPr>
              <w:pStyle w:val="TableBody"/>
              <w:keepNext/>
              <w:rPr>
                <w:u w:val="single"/>
              </w:rPr>
            </w:pPr>
            <w:r>
              <w:rPr>
                <w:u w:val="single"/>
              </w:rPr>
              <w:t>Parameter</w:t>
            </w:r>
          </w:p>
          <w:p w14:paraId="1DD9AFBB" w14:textId="77777777" w:rsidR="00975CC4" w:rsidRPr="00AF4956" w:rsidRDefault="00975CC4" w:rsidP="00166AF3">
            <w:pPr>
              <w:pStyle w:val="TableBody"/>
              <w:keepNext/>
            </w:pPr>
            <w:r w:rsidRPr="00AF4956">
              <w:rPr>
                <w:b/>
              </w:rPr>
              <w:t>&lt;</w:t>
            </w:r>
            <w:r>
              <w:rPr>
                <w:b/>
              </w:rPr>
              <w:t>bnd</w:t>
            </w:r>
            <w:r w:rsidRPr="00AF4956">
              <w:rPr>
                <w:b/>
              </w:rPr>
              <w:t>&gt;</w:t>
            </w:r>
            <w:r>
              <w:rPr>
                <w:b/>
              </w:rPr>
              <w:tab/>
            </w:r>
            <w:r>
              <w:rPr>
                <w:b/>
              </w:rPr>
              <w:tab/>
            </w:r>
            <w:r w:rsidRPr="00C14FA6">
              <w:t xml:space="preserve">Band </w:t>
            </w:r>
            <w:r w:rsidRPr="00546AC5">
              <w:t xml:space="preserve">in </w:t>
            </w:r>
            <w:r>
              <w:t>h</w:t>
            </w:r>
            <w:r w:rsidRPr="00546AC5">
              <w:t>exadecimal</w:t>
            </w:r>
            <w:r>
              <w:rPr>
                <w:b/>
              </w:rPr>
              <w:t xml:space="preserve"> </w:t>
            </w:r>
            <w:r w:rsidRPr="00C14FA6">
              <w:t>format</w:t>
            </w:r>
          </w:p>
          <w:p w14:paraId="43375759" w14:textId="77777777" w:rsidR="00975CC4" w:rsidRPr="00106838" w:rsidRDefault="00975CC4" w:rsidP="00166AF3">
            <w:pPr>
              <w:pStyle w:val="TableBody"/>
              <w:rPr>
                <w:highlight w:val="yellow"/>
                <w:lang w:eastAsia="zh-CN"/>
              </w:rPr>
            </w:pPr>
            <w:r w:rsidRPr="00106838">
              <w:rPr>
                <w:highlight w:val="yellow"/>
                <w:lang w:eastAsia="zh-CN"/>
              </w:rPr>
              <w:t>0x00000000</w:t>
            </w:r>
            <w:r w:rsidRPr="00106838">
              <w:rPr>
                <w:highlight w:val="yellow"/>
                <w:lang w:eastAsia="zh-CN"/>
              </w:rPr>
              <w:tab/>
              <w:t>Not available</w:t>
            </w:r>
          </w:p>
          <w:p w14:paraId="3D1ED6EF" w14:textId="77777777" w:rsidR="00975CC4" w:rsidRPr="00106838" w:rsidRDefault="00975CC4" w:rsidP="00166AF3">
            <w:pPr>
              <w:pStyle w:val="TableBody"/>
              <w:rPr>
                <w:highlight w:val="yellow"/>
                <w:lang w:eastAsia="zh-CN"/>
              </w:rPr>
            </w:pPr>
            <w:commentRangeStart w:id="8690"/>
            <w:r w:rsidRPr="00106838">
              <w:rPr>
                <w:highlight w:val="yellow"/>
                <w:lang w:eastAsia="zh-CN"/>
              </w:rPr>
              <w:t>0x00000002</w:t>
            </w:r>
            <w:commentRangeEnd w:id="8690"/>
            <w:r w:rsidRPr="00106838">
              <w:rPr>
                <w:rStyle w:val="CommentReference"/>
                <w:rFonts w:ascii="Verdana" w:hAnsi="Verdana" w:cs="Times New Roman"/>
                <w:highlight w:val="yellow"/>
                <w:lang w:eastAsia="en-US"/>
              </w:rPr>
              <w:commentReference w:id="8690"/>
            </w:r>
            <w:r w:rsidRPr="00106838">
              <w:rPr>
                <w:highlight w:val="yellow"/>
                <w:lang w:eastAsia="zh-CN"/>
              </w:rPr>
              <w:tab/>
              <w:t>GSM 900 MHz</w:t>
            </w:r>
            <w:r w:rsidRPr="00106838">
              <w:rPr>
                <w:highlight w:val="yellow"/>
                <w:lang w:eastAsia="zh-CN"/>
              </w:rPr>
              <w:tab/>
            </w:r>
            <w:r w:rsidRPr="00106838">
              <w:rPr>
                <w:highlight w:val="yellow"/>
                <w:lang w:eastAsia="zh-CN"/>
              </w:rPr>
              <w:tab/>
              <w:t>(HL7692 only)</w:t>
            </w:r>
          </w:p>
          <w:p w14:paraId="6328745A" w14:textId="77777777" w:rsidR="00975CC4" w:rsidRPr="00106838" w:rsidRDefault="00975CC4" w:rsidP="00166AF3">
            <w:pPr>
              <w:pStyle w:val="TableBody"/>
              <w:rPr>
                <w:highlight w:val="yellow"/>
                <w:lang w:eastAsia="zh-CN"/>
              </w:rPr>
            </w:pPr>
            <w:r w:rsidRPr="00106838">
              <w:rPr>
                <w:highlight w:val="yellow"/>
                <w:lang w:eastAsia="zh-CN"/>
              </w:rPr>
              <w:t>0x00000004</w:t>
            </w:r>
            <w:r w:rsidRPr="00106838">
              <w:rPr>
                <w:highlight w:val="yellow"/>
                <w:lang w:eastAsia="zh-CN"/>
              </w:rPr>
              <w:tab/>
              <w:t>DCS 1800 MHz</w:t>
            </w:r>
            <w:r w:rsidRPr="00106838">
              <w:rPr>
                <w:highlight w:val="yellow"/>
                <w:lang w:eastAsia="zh-CN"/>
              </w:rPr>
              <w:tab/>
            </w:r>
            <w:r w:rsidRPr="00106838">
              <w:rPr>
                <w:highlight w:val="yellow"/>
                <w:lang w:eastAsia="zh-CN"/>
              </w:rPr>
              <w:tab/>
              <w:t>(HL7692 only)</w:t>
            </w:r>
          </w:p>
          <w:p w14:paraId="22047F42" w14:textId="77777777" w:rsidR="00975CC4" w:rsidRPr="00106838" w:rsidRDefault="00975CC4" w:rsidP="00166AF3">
            <w:pPr>
              <w:pStyle w:val="TableBody"/>
              <w:rPr>
                <w:highlight w:val="yellow"/>
                <w:lang w:eastAsia="zh-CN"/>
              </w:rPr>
            </w:pPr>
            <w:r w:rsidRPr="00106838">
              <w:rPr>
                <w:highlight w:val="yellow"/>
                <w:lang w:eastAsia="zh-CN"/>
              </w:rPr>
              <w:t>0x00000010</w:t>
            </w:r>
            <w:r w:rsidRPr="00106838">
              <w:rPr>
                <w:highlight w:val="yellow"/>
                <w:lang w:eastAsia="zh-CN"/>
              </w:rPr>
              <w:tab/>
              <w:t>UMTS Band I (2100 MHz)</w:t>
            </w:r>
            <w:r w:rsidRPr="00106838">
              <w:rPr>
                <w:highlight w:val="yellow"/>
                <w:lang w:eastAsia="zh-CN"/>
              </w:rPr>
              <w:tab/>
              <w:t>(HL7650 only)</w:t>
            </w:r>
          </w:p>
          <w:p w14:paraId="2192C34C" w14:textId="77777777" w:rsidR="00975CC4" w:rsidRPr="00106838" w:rsidRDefault="00975CC4" w:rsidP="00166AF3">
            <w:pPr>
              <w:pStyle w:val="TableBody"/>
              <w:rPr>
                <w:highlight w:val="yellow"/>
                <w:lang w:eastAsia="zh-CN"/>
              </w:rPr>
            </w:pPr>
            <w:r w:rsidRPr="00106838">
              <w:rPr>
                <w:highlight w:val="yellow"/>
                <w:lang w:eastAsia="zh-CN"/>
              </w:rPr>
              <w:t>0x00000020</w:t>
            </w:r>
            <w:r w:rsidRPr="00106838">
              <w:rPr>
                <w:highlight w:val="yellow"/>
                <w:lang w:eastAsia="zh-CN"/>
              </w:rPr>
              <w:tab/>
              <w:t>UMTS Band II (1900 MHz)</w:t>
            </w:r>
            <w:r w:rsidRPr="00106838">
              <w:rPr>
                <w:highlight w:val="yellow"/>
                <w:lang w:eastAsia="zh-CN"/>
              </w:rPr>
              <w:tab/>
              <w:t>(HL7688 only)</w:t>
            </w:r>
          </w:p>
          <w:p w14:paraId="165AF68E" w14:textId="77777777" w:rsidR="00975CC4" w:rsidRPr="00106838" w:rsidRDefault="00975CC4" w:rsidP="00166AF3">
            <w:pPr>
              <w:pStyle w:val="TableBody"/>
              <w:rPr>
                <w:highlight w:val="yellow"/>
                <w:lang w:eastAsia="zh-CN"/>
              </w:rPr>
            </w:pPr>
            <w:r w:rsidRPr="00106838">
              <w:rPr>
                <w:highlight w:val="yellow"/>
                <w:lang w:eastAsia="zh-CN"/>
              </w:rPr>
              <w:t>0x00000040</w:t>
            </w:r>
            <w:r w:rsidRPr="00106838">
              <w:rPr>
                <w:highlight w:val="yellow"/>
                <w:lang w:eastAsia="zh-CN"/>
              </w:rPr>
              <w:tab/>
              <w:t>UMTS Band V (850 MHz)</w:t>
            </w:r>
            <w:r w:rsidRPr="00106838">
              <w:rPr>
                <w:highlight w:val="yellow"/>
                <w:lang w:eastAsia="zh-CN"/>
              </w:rPr>
              <w:tab/>
              <w:t>(HL7650 and HL7688)</w:t>
            </w:r>
          </w:p>
          <w:p w14:paraId="3AB1650D" w14:textId="77777777" w:rsidR="00975CC4" w:rsidRPr="00106838" w:rsidRDefault="00975CC4" w:rsidP="00166AF3">
            <w:pPr>
              <w:pStyle w:val="TableBody"/>
              <w:rPr>
                <w:highlight w:val="yellow"/>
                <w:lang w:eastAsia="zh-CN"/>
              </w:rPr>
            </w:pPr>
            <w:r w:rsidRPr="00106838">
              <w:rPr>
                <w:highlight w:val="yellow"/>
                <w:lang w:eastAsia="zh-CN"/>
              </w:rPr>
              <w:t>0x00000100</w:t>
            </w:r>
            <w:r w:rsidRPr="00106838">
              <w:rPr>
                <w:highlight w:val="yellow"/>
                <w:lang w:eastAsia="zh-CN"/>
              </w:rPr>
              <w:tab/>
              <w:t>UMTS Band VIII (900 MHz)</w:t>
            </w:r>
            <w:r w:rsidRPr="00106838">
              <w:rPr>
                <w:highlight w:val="yellow"/>
                <w:lang w:eastAsia="zh-CN"/>
              </w:rPr>
              <w:tab/>
              <w:t>(HL7650 only)</w:t>
            </w:r>
          </w:p>
          <w:p w14:paraId="427E77CB" w14:textId="77777777" w:rsidR="00975CC4" w:rsidRPr="00106838" w:rsidRDefault="00975CC4" w:rsidP="00166AF3">
            <w:pPr>
              <w:pStyle w:val="TableBody"/>
              <w:rPr>
                <w:highlight w:val="yellow"/>
                <w:lang w:eastAsia="zh-CN"/>
              </w:rPr>
            </w:pPr>
            <w:r w:rsidRPr="00106838">
              <w:rPr>
                <w:highlight w:val="yellow"/>
                <w:lang w:eastAsia="zh-CN"/>
              </w:rPr>
              <w:t>0x00000800</w:t>
            </w:r>
            <w:r w:rsidRPr="00106838">
              <w:rPr>
                <w:highlight w:val="yellow"/>
                <w:lang w:eastAsia="zh-CN"/>
              </w:rPr>
              <w:tab/>
              <w:t>LTE Band 2 (1900 MHz)</w:t>
            </w:r>
            <w:r w:rsidRPr="00106838">
              <w:rPr>
                <w:highlight w:val="yellow"/>
                <w:lang w:eastAsia="zh-CN"/>
              </w:rPr>
              <w:tab/>
              <w:t>(HL7648 and HL7688)</w:t>
            </w:r>
          </w:p>
          <w:p w14:paraId="08C678F2" w14:textId="77777777" w:rsidR="00975CC4" w:rsidRPr="00106838" w:rsidRDefault="00975CC4" w:rsidP="00166AF3">
            <w:pPr>
              <w:pStyle w:val="TableBody"/>
              <w:rPr>
                <w:highlight w:val="yellow"/>
                <w:lang w:eastAsia="zh-CN"/>
              </w:rPr>
            </w:pPr>
            <w:r w:rsidRPr="00106838">
              <w:rPr>
                <w:highlight w:val="yellow"/>
                <w:lang w:eastAsia="zh-CN"/>
              </w:rPr>
              <w:t>0x00001000</w:t>
            </w:r>
            <w:r w:rsidRPr="00106838">
              <w:rPr>
                <w:highlight w:val="yellow"/>
                <w:lang w:eastAsia="zh-CN"/>
              </w:rPr>
              <w:tab/>
              <w:t>LTE Band 3 (1800 MHz)</w:t>
            </w:r>
            <w:r w:rsidRPr="00106838">
              <w:rPr>
                <w:highlight w:val="yellow"/>
                <w:lang w:eastAsia="zh-CN"/>
              </w:rPr>
              <w:tab/>
              <w:t>(HL7650, HL7690 and HL7692)</w:t>
            </w:r>
          </w:p>
          <w:p w14:paraId="411A995B" w14:textId="77777777" w:rsidR="00975CC4" w:rsidRPr="00106838" w:rsidRDefault="00975CC4" w:rsidP="00166AF3">
            <w:pPr>
              <w:pStyle w:val="TableBody"/>
              <w:rPr>
                <w:highlight w:val="yellow"/>
                <w:lang w:eastAsia="zh-CN"/>
              </w:rPr>
            </w:pPr>
            <w:r w:rsidRPr="00106838">
              <w:rPr>
                <w:highlight w:val="yellow"/>
                <w:lang w:eastAsia="zh-CN"/>
              </w:rPr>
              <w:t>0x00002000</w:t>
            </w:r>
            <w:r w:rsidRPr="00106838">
              <w:rPr>
                <w:highlight w:val="yellow"/>
                <w:lang w:eastAsia="zh-CN"/>
              </w:rPr>
              <w:tab/>
              <w:t>LTE Band 4 (1700 MHz)</w:t>
            </w:r>
            <w:r w:rsidRPr="00106838">
              <w:rPr>
                <w:highlight w:val="yellow"/>
                <w:lang w:eastAsia="zh-CN"/>
              </w:rPr>
              <w:tab/>
              <w:t>(HL7618, HL7618RD, HL7648 and HL7688)</w:t>
            </w:r>
          </w:p>
          <w:p w14:paraId="347A0FCD" w14:textId="77777777" w:rsidR="00975CC4" w:rsidRPr="00106838" w:rsidRDefault="00975CC4" w:rsidP="00166AF3">
            <w:pPr>
              <w:pStyle w:val="TableBody"/>
              <w:rPr>
                <w:highlight w:val="yellow"/>
                <w:lang w:eastAsia="zh-CN"/>
              </w:rPr>
            </w:pPr>
            <w:r w:rsidRPr="00106838">
              <w:rPr>
                <w:highlight w:val="yellow"/>
                <w:lang w:eastAsia="zh-CN"/>
              </w:rPr>
              <w:t>0x00004000</w:t>
            </w:r>
            <w:r w:rsidRPr="00106838">
              <w:rPr>
                <w:highlight w:val="yellow"/>
                <w:lang w:eastAsia="zh-CN"/>
              </w:rPr>
              <w:tab/>
              <w:t>LTE Band 5 (850 MHz)</w:t>
            </w:r>
            <w:r w:rsidRPr="00106838">
              <w:rPr>
                <w:highlight w:val="yellow"/>
                <w:lang w:eastAsia="zh-CN"/>
              </w:rPr>
              <w:tab/>
              <w:t>(HL7650 and HL7688)</w:t>
            </w:r>
          </w:p>
          <w:p w14:paraId="49BCF9D9" w14:textId="77777777" w:rsidR="00975CC4" w:rsidRPr="00106838" w:rsidRDefault="00975CC4" w:rsidP="00166AF3">
            <w:pPr>
              <w:pStyle w:val="TableBody"/>
              <w:rPr>
                <w:highlight w:val="yellow"/>
                <w:lang w:eastAsia="zh-CN"/>
              </w:rPr>
            </w:pPr>
            <w:r w:rsidRPr="00106838">
              <w:rPr>
                <w:highlight w:val="yellow"/>
                <w:lang w:eastAsia="zh-CN"/>
              </w:rPr>
              <w:t>0x00010000</w:t>
            </w:r>
            <w:r w:rsidRPr="00106838">
              <w:rPr>
                <w:highlight w:val="yellow"/>
                <w:lang w:eastAsia="zh-CN"/>
              </w:rPr>
              <w:tab/>
              <w:t>LTE Band 13 (700 MHz)</w:t>
            </w:r>
            <w:r w:rsidRPr="00106838">
              <w:rPr>
                <w:highlight w:val="yellow"/>
                <w:lang w:eastAsia="zh-CN"/>
              </w:rPr>
              <w:tab/>
              <w:t>(HL7618, HL7618RD and HL7688)</w:t>
            </w:r>
          </w:p>
          <w:p w14:paraId="71C9D385" w14:textId="77777777" w:rsidR="00975CC4" w:rsidRPr="00106838" w:rsidRDefault="00975CC4" w:rsidP="00166AF3">
            <w:pPr>
              <w:pStyle w:val="TableBody"/>
              <w:rPr>
                <w:highlight w:val="yellow"/>
                <w:lang w:eastAsia="zh-CN"/>
              </w:rPr>
            </w:pPr>
            <w:r w:rsidRPr="00106838">
              <w:rPr>
                <w:highlight w:val="yellow"/>
                <w:lang w:eastAsia="zh-CN"/>
              </w:rPr>
              <w:t>0x00020000</w:t>
            </w:r>
            <w:r w:rsidRPr="00106838">
              <w:rPr>
                <w:highlight w:val="yellow"/>
                <w:lang w:eastAsia="zh-CN"/>
              </w:rPr>
              <w:tab/>
              <w:t>LTE Band 17 (700MHz)</w:t>
            </w:r>
            <w:r w:rsidRPr="00106838">
              <w:rPr>
                <w:highlight w:val="yellow"/>
                <w:lang w:eastAsia="zh-CN"/>
              </w:rPr>
              <w:tab/>
              <w:t>(HL7688 only)</w:t>
            </w:r>
          </w:p>
          <w:p w14:paraId="66C47F6A" w14:textId="77777777" w:rsidR="00975CC4" w:rsidRPr="00106838" w:rsidRDefault="00975CC4" w:rsidP="00166AF3">
            <w:pPr>
              <w:pStyle w:val="TableBody"/>
              <w:rPr>
                <w:highlight w:val="yellow"/>
                <w:lang w:eastAsia="zh-CN"/>
              </w:rPr>
            </w:pPr>
            <w:r w:rsidRPr="00106838">
              <w:rPr>
                <w:highlight w:val="yellow"/>
                <w:lang w:eastAsia="zh-CN"/>
              </w:rPr>
              <w:t>0x00040000</w:t>
            </w:r>
            <w:r w:rsidRPr="00106838">
              <w:rPr>
                <w:highlight w:val="yellow"/>
                <w:lang w:eastAsia="zh-CN"/>
              </w:rPr>
              <w:tab/>
              <w:t>LTE Band 28 (700 MHz)</w:t>
            </w:r>
            <w:r w:rsidRPr="00106838">
              <w:rPr>
                <w:highlight w:val="yellow"/>
                <w:lang w:eastAsia="zh-CN"/>
              </w:rPr>
              <w:tab/>
              <w:t>(HL7650 only)</w:t>
            </w:r>
          </w:p>
          <w:p w14:paraId="1B58E724" w14:textId="77777777" w:rsidR="00975CC4" w:rsidRPr="00106838" w:rsidRDefault="00975CC4" w:rsidP="00166AF3">
            <w:pPr>
              <w:pStyle w:val="TableBody"/>
              <w:rPr>
                <w:highlight w:val="yellow"/>
                <w:lang w:eastAsia="zh-CN"/>
              </w:rPr>
            </w:pPr>
            <w:commentRangeStart w:id="8691"/>
            <w:r w:rsidRPr="00106838">
              <w:rPr>
                <w:highlight w:val="yellow"/>
                <w:lang w:eastAsia="zh-CN"/>
              </w:rPr>
              <w:t>0x00800000</w:t>
            </w:r>
            <w:r w:rsidRPr="00106838">
              <w:rPr>
                <w:highlight w:val="yellow"/>
                <w:lang w:eastAsia="zh-CN"/>
              </w:rPr>
              <w:tab/>
              <w:t>LTE Band 8 (900MHz)</w:t>
            </w:r>
            <w:r w:rsidRPr="00106838">
              <w:rPr>
                <w:highlight w:val="yellow"/>
                <w:lang w:eastAsia="zh-CN"/>
              </w:rPr>
              <w:tab/>
              <w:t>(HL7650, HL7690 and HL7692)</w:t>
            </w:r>
          </w:p>
          <w:p w14:paraId="3CA81D8E" w14:textId="77777777" w:rsidR="00975CC4" w:rsidRPr="00106838" w:rsidRDefault="00975CC4" w:rsidP="00166AF3">
            <w:pPr>
              <w:pStyle w:val="TableBody"/>
              <w:keepNext/>
              <w:rPr>
                <w:highlight w:val="yellow"/>
                <w:lang w:eastAsia="zh-CN"/>
              </w:rPr>
            </w:pPr>
            <w:r w:rsidRPr="00106838">
              <w:rPr>
                <w:highlight w:val="yellow"/>
                <w:lang w:eastAsia="zh-CN"/>
              </w:rPr>
              <w:t>0x01000000</w:t>
            </w:r>
            <w:r w:rsidRPr="00106838">
              <w:rPr>
                <w:highlight w:val="yellow"/>
                <w:lang w:eastAsia="zh-CN"/>
              </w:rPr>
              <w:tab/>
              <w:t>LTE Band 20 (800MHz)</w:t>
            </w:r>
            <w:r w:rsidRPr="00106838">
              <w:rPr>
                <w:highlight w:val="yellow"/>
                <w:lang w:eastAsia="zh-CN"/>
              </w:rPr>
              <w:tab/>
              <w:t>(HL7690 and HL7692)</w:t>
            </w:r>
            <w:commentRangeEnd w:id="8691"/>
            <w:r w:rsidRPr="00106838">
              <w:rPr>
                <w:rStyle w:val="CommentReference"/>
                <w:rFonts w:ascii="Verdana" w:hAnsi="Verdana" w:cs="Times New Roman"/>
                <w:highlight w:val="yellow"/>
                <w:lang w:eastAsia="en-US"/>
              </w:rPr>
              <w:commentReference w:id="8691"/>
            </w:r>
          </w:p>
          <w:p w14:paraId="1882A362" w14:textId="77777777" w:rsidR="00975CC4" w:rsidRPr="00F31BB8" w:rsidRDefault="00975CC4" w:rsidP="00166AF3">
            <w:pPr>
              <w:pStyle w:val="TableBody"/>
              <w:keepNext/>
            </w:pPr>
            <w:r w:rsidRPr="00106838">
              <w:rPr>
                <w:highlight w:val="yellow"/>
              </w:rPr>
              <w:t>0x02000000</w:t>
            </w:r>
            <w:r w:rsidRPr="00106838">
              <w:rPr>
                <w:highlight w:val="yellow"/>
              </w:rPr>
              <w:tab/>
              <w:t>LTE Band 12 (700 MHz)</w:t>
            </w:r>
            <w:r w:rsidRPr="00106838">
              <w:rPr>
                <w:highlight w:val="yellow"/>
              </w:rPr>
              <w:tab/>
              <w:t>(HL7648 only)</w:t>
            </w:r>
          </w:p>
        </w:tc>
      </w:tr>
      <w:tr w:rsidR="00975CC4" w:rsidRPr="00C41274" w14:paraId="4AFE6394" w14:textId="77777777" w:rsidTr="00166AF3">
        <w:trPr>
          <w:trHeight w:val="42"/>
        </w:trPr>
        <w:tc>
          <w:tcPr>
            <w:tcW w:w="1728" w:type="dxa"/>
          </w:tcPr>
          <w:p w14:paraId="56B6F3BC" w14:textId="77777777" w:rsidR="00975CC4" w:rsidRPr="00C41274" w:rsidRDefault="00975CC4" w:rsidP="00166AF3">
            <w:pPr>
              <w:pStyle w:val="TableBody"/>
            </w:pPr>
            <w:r w:rsidRPr="00C41274">
              <w:rPr>
                <w:u w:val="single"/>
              </w:rPr>
              <w:t>Reference</w:t>
            </w:r>
          </w:p>
          <w:p w14:paraId="43B144AB" w14:textId="77777777" w:rsidR="00975CC4" w:rsidRPr="0030041B" w:rsidRDefault="00975CC4" w:rsidP="00166AF3">
            <w:pPr>
              <w:pStyle w:val="TableBody"/>
            </w:pPr>
            <w:r w:rsidRPr="00C41274">
              <w:t>Sierra Wireless Proprietary</w:t>
            </w:r>
          </w:p>
        </w:tc>
        <w:tc>
          <w:tcPr>
            <w:tcW w:w="7560" w:type="dxa"/>
          </w:tcPr>
          <w:p w14:paraId="02A43801" w14:textId="77777777" w:rsidR="00975CC4" w:rsidRPr="00C41274" w:rsidRDefault="00975CC4" w:rsidP="00166AF3">
            <w:pPr>
              <w:pStyle w:val="TableBody"/>
            </w:pPr>
            <w:r w:rsidRPr="00C41274">
              <w:rPr>
                <w:u w:val="single"/>
              </w:rPr>
              <w:t>Notes</w:t>
            </w:r>
          </w:p>
          <w:p w14:paraId="710536B5" w14:textId="77777777" w:rsidR="00975CC4" w:rsidRDefault="00975CC4" w:rsidP="0059466D">
            <w:pPr>
              <w:pStyle w:val="TableBody"/>
              <w:numPr>
                <w:ilvl w:val="0"/>
                <w:numId w:val="121"/>
              </w:numPr>
            </w:pPr>
            <w:r>
              <w:t>This command returns the GSM, UMTS or LTE band that the module is currently using.</w:t>
            </w:r>
          </w:p>
          <w:p w14:paraId="7010AE5F" w14:textId="77777777" w:rsidR="00975CC4" w:rsidRPr="00482883" w:rsidRDefault="00975CC4" w:rsidP="0059466D">
            <w:pPr>
              <w:pStyle w:val="TableBody"/>
              <w:numPr>
                <w:ilvl w:val="0"/>
                <w:numId w:val="121"/>
              </w:numPr>
            </w:pPr>
            <w:r>
              <w:t>This command cannot be used without a SIM.</w:t>
            </w:r>
          </w:p>
        </w:tc>
      </w:tr>
    </w:tbl>
    <w:p w14:paraId="1C3F025B" w14:textId="77777777" w:rsidR="00975CC4" w:rsidRDefault="00975CC4" w:rsidP="0059466D">
      <w:pPr>
        <w:pStyle w:val="Heading2"/>
        <w:numPr>
          <w:ilvl w:val="1"/>
          <w:numId w:val="11"/>
        </w:numPr>
        <w:ind w:left="1080" w:hanging="1080"/>
      </w:pPr>
      <w:bookmarkStart w:id="8692" w:name="_Ref455390681"/>
      <w:bookmarkStart w:id="8693" w:name="_Toc486251617"/>
      <w:bookmarkStart w:id="8694" w:name="_Toc489458658"/>
      <w:commentRangeStart w:id="8695"/>
      <w:r>
        <w:t xml:space="preserve">+KSRAT </w:t>
      </w:r>
      <w:r w:rsidRPr="00AE67EA">
        <w:t xml:space="preserve">Command: </w:t>
      </w:r>
      <w:r>
        <w:t>Set Radio Access Technology</w:t>
      </w:r>
      <w:commentRangeEnd w:id="8695"/>
      <w:r>
        <w:rPr>
          <w:rStyle w:val="CommentReference"/>
          <w:rFonts w:ascii="Verdana" w:eastAsia="Times New Roman" w:hAnsi="Verdana" w:cs="Times New Roman"/>
          <w:b w:val="0"/>
          <w:lang w:eastAsia="en-US"/>
        </w:rPr>
        <w:commentReference w:id="8695"/>
      </w:r>
      <w:bookmarkEnd w:id="8692"/>
      <w:bookmarkEnd w:id="8693"/>
      <w:bookmarkEnd w:id="8694"/>
    </w:p>
    <w:tbl>
      <w:tblPr>
        <w:tblStyle w:val="TableSWIleft"/>
        <w:tblW w:w="9288" w:type="dxa"/>
        <w:tblLayout w:type="fixed"/>
        <w:tblLook w:val="04A0" w:firstRow="1" w:lastRow="0" w:firstColumn="1" w:lastColumn="0" w:noHBand="0" w:noVBand="1"/>
      </w:tblPr>
      <w:tblGrid>
        <w:gridCol w:w="1728"/>
        <w:gridCol w:w="7560"/>
      </w:tblGrid>
      <w:tr w:rsidR="00975CC4" w:rsidRPr="00C41274" w14:paraId="0BA8921C"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384A0B84" w14:textId="46561546" w:rsidR="00975CC4" w:rsidRPr="00C41274" w:rsidRDefault="00975CC4">
            <w:pPr>
              <w:pStyle w:val="TableRowHead"/>
              <w:spacing w:before="144" w:after="144"/>
              <w:rPr>
                <w:bCs w:val="0"/>
              </w:rPr>
            </w:pPr>
            <w:del w:id="8696" w:author="Alban Roche" w:date="2017-08-02T14:40:00Z">
              <w:r w:rsidDel="00F22490">
                <w:delText>HL7618, HL7618RD, HL7648, HL7650, HL7688, HL7690 and HL7692</w:delText>
              </w:r>
            </w:del>
            <w:ins w:id="8697" w:author="Alban Roche" w:date="2017-08-02T14:40:00Z">
              <w:r w:rsidR="00F22490">
                <w:t>HL7800</w:t>
              </w:r>
            </w:ins>
          </w:p>
        </w:tc>
      </w:tr>
      <w:tr w:rsidR="00975CC4" w:rsidRPr="00C41274" w14:paraId="54E778A2" w14:textId="77777777" w:rsidTr="00166AF3">
        <w:trPr>
          <w:trHeight w:val="42"/>
        </w:trPr>
        <w:tc>
          <w:tcPr>
            <w:tcW w:w="1728" w:type="dxa"/>
          </w:tcPr>
          <w:p w14:paraId="5CF9F6C4" w14:textId="77777777" w:rsidR="00975CC4" w:rsidRPr="00C41274" w:rsidRDefault="00975CC4" w:rsidP="00166AF3">
            <w:pPr>
              <w:pStyle w:val="TableBody"/>
              <w:rPr>
                <w:i/>
              </w:rPr>
            </w:pPr>
            <w:r w:rsidRPr="00C41274">
              <w:rPr>
                <w:i/>
              </w:rPr>
              <w:t>Test command</w:t>
            </w:r>
          </w:p>
          <w:p w14:paraId="7C7C98B0" w14:textId="77777777" w:rsidR="00975CC4" w:rsidRPr="00C41274" w:rsidRDefault="00975CC4" w:rsidP="00166AF3">
            <w:pPr>
              <w:pStyle w:val="TableBody"/>
            </w:pPr>
          </w:p>
          <w:p w14:paraId="52FA8FD2" w14:textId="77777777" w:rsidR="00975CC4" w:rsidRPr="00C41274" w:rsidRDefault="00975CC4" w:rsidP="00166AF3">
            <w:pPr>
              <w:pStyle w:val="TableBody"/>
              <w:rPr>
                <w:u w:val="single"/>
              </w:rPr>
            </w:pPr>
            <w:r w:rsidRPr="00C41274">
              <w:rPr>
                <w:u w:val="single"/>
              </w:rPr>
              <w:t>Syntax</w:t>
            </w:r>
          </w:p>
          <w:p w14:paraId="716C5D1A" w14:textId="77777777" w:rsidR="00975CC4" w:rsidRPr="00C41274" w:rsidRDefault="00975CC4" w:rsidP="00166AF3">
            <w:pPr>
              <w:pStyle w:val="TableBody"/>
            </w:pPr>
            <w:r w:rsidRPr="00C41274">
              <w:rPr>
                <w:b/>
              </w:rPr>
              <w:t>AT+</w:t>
            </w:r>
            <w:r>
              <w:rPr>
                <w:b/>
              </w:rPr>
              <w:t>KSRAT</w:t>
            </w:r>
            <w:r w:rsidRPr="00C41274">
              <w:rPr>
                <w:b/>
              </w:rPr>
              <w:t>=?</w:t>
            </w:r>
          </w:p>
        </w:tc>
        <w:tc>
          <w:tcPr>
            <w:tcW w:w="7560" w:type="dxa"/>
          </w:tcPr>
          <w:p w14:paraId="653CAB46" w14:textId="77777777" w:rsidR="00975CC4" w:rsidRPr="00C41274" w:rsidRDefault="00975CC4" w:rsidP="00166AF3">
            <w:pPr>
              <w:pStyle w:val="TableBody"/>
              <w:rPr>
                <w:u w:val="single"/>
              </w:rPr>
            </w:pPr>
          </w:p>
          <w:p w14:paraId="63838DF2" w14:textId="77777777" w:rsidR="00975CC4" w:rsidRPr="00C41274" w:rsidRDefault="00975CC4" w:rsidP="00166AF3">
            <w:pPr>
              <w:pStyle w:val="TableBody"/>
              <w:rPr>
                <w:u w:val="single"/>
              </w:rPr>
            </w:pPr>
          </w:p>
          <w:p w14:paraId="48E95DDF" w14:textId="77777777" w:rsidR="00975CC4" w:rsidRPr="00C41274" w:rsidRDefault="00975CC4" w:rsidP="00166AF3">
            <w:pPr>
              <w:pStyle w:val="TableBody"/>
              <w:rPr>
                <w:u w:val="single"/>
              </w:rPr>
            </w:pPr>
            <w:r w:rsidRPr="00C41274">
              <w:rPr>
                <w:u w:val="single"/>
              </w:rPr>
              <w:t>Response</w:t>
            </w:r>
          </w:p>
          <w:p w14:paraId="3BC30F80" w14:textId="77777777" w:rsidR="00975CC4" w:rsidRPr="00C41274" w:rsidRDefault="00975CC4" w:rsidP="00166AF3">
            <w:pPr>
              <w:pStyle w:val="TableBody"/>
            </w:pPr>
            <w:r w:rsidRPr="00C41274">
              <w:rPr>
                <w:b/>
              </w:rPr>
              <w:t>+</w:t>
            </w:r>
            <w:r>
              <w:rPr>
                <w:b/>
              </w:rPr>
              <w:t>KSRAT</w:t>
            </w:r>
            <w:r w:rsidRPr="00C41274">
              <w:rPr>
                <w:b/>
              </w:rPr>
              <w:t>:</w:t>
            </w:r>
            <w:r w:rsidRPr="00C41274">
              <w:t xml:space="preserve"> (list of supported </w:t>
            </w:r>
            <w:r w:rsidRPr="00C41274">
              <w:rPr>
                <w:b/>
              </w:rPr>
              <w:t>&lt;</w:t>
            </w:r>
            <w:r>
              <w:rPr>
                <w:b/>
              </w:rPr>
              <w:t>mode</w:t>
            </w:r>
            <w:r w:rsidRPr="00C41274">
              <w:rPr>
                <w:b/>
              </w:rPr>
              <w:t>&gt;</w:t>
            </w:r>
            <w:r w:rsidRPr="00C41274">
              <w:t>s)</w:t>
            </w:r>
          </w:p>
          <w:p w14:paraId="45367306" w14:textId="77777777" w:rsidR="00975CC4" w:rsidRPr="00C41274" w:rsidRDefault="00975CC4" w:rsidP="00166AF3">
            <w:pPr>
              <w:pStyle w:val="TableBody"/>
            </w:pPr>
            <w:r w:rsidRPr="00C41274">
              <w:rPr>
                <w:b/>
              </w:rPr>
              <w:t>OK</w:t>
            </w:r>
          </w:p>
        </w:tc>
      </w:tr>
      <w:tr w:rsidR="00975CC4" w:rsidRPr="00C41274" w14:paraId="1B3FC3FC" w14:textId="77777777" w:rsidTr="00166AF3">
        <w:trPr>
          <w:trHeight w:val="42"/>
        </w:trPr>
        <w:tc>
          <w:tcPr>
            <w:tcW w:w="1728" w:type="dxa"/>
          </w:tcPr>
          <w:p w14:paraId="4F0BB551" w14:textId="77777777" w:rsidR="00975CC4" w:rsidRPr="00C41274" w:rsidRDefault="00975CC4" w:rsidP="00166AF3">
            <w:pPr>
              <w:pStyle w:val="TableBody"/>
              <w:rPr>
                <w:i/>
              </w:rPr>
            </w:pPr>
            <w:r w:rsidRPr="00C41274">
              <w:rPr>
                <w:i/>
              </w:rPr>
              <w:t>Read command</w:t>
            </w:r>
          </w:p>
          <w:p w14:paraId="0F37D5CC" w14:textId="77777777" w:rsidR="00975CC4" w:rsidRPr="00C41274" w:rsidRDefault="00975CC4" w:rsidP="00166AF3">
            <w:pPr>
              <w:pStyle w:val="TableBody"/>
            </w:pPr>
          </w:p>
          <w:p w14:paraId="6C119FC4" w14:textId="77777777" w:rsidR="00975CC4" w:rsidRPr="00C41274" w:rsidRDefault="00975CC4" w:rsidP="00166AF3">
            <w:pPr>
              <w:pStyle w:val="TableBody"/>
              <w:rPr>
                <w:u w:val="single"/>
              </w:rPr>
            </w:pPr>
            <w:r w:rsidRPr="00C41274">
              <w:rPr>
                <w:u w:val="single"/>
              </w:rPr>
              <w:t>Syntax</w:t>
            </w:r>
          </w:p>
          <w:p w14:paraId="7B2B05EE" w14:textId="77777777" w:rsidR="00975CC4" w:rsidRPr="00C41274" w:rsidRDefault="00975CC4" w:rsidP="00166AF3">
            <w:pPr>
              <w:pStyle w:val="TableBody"/>
              <w:rPr>
                <w:i/>
              </w:rPr>
            </w:pPr>
            <w:r w:rsidRPr="00C41274">
              <w:rPr>
                <w:b/>
              </w:rPr>
              <w:t>AT+</w:t>
            </w:r>
            <w:r>
              <w:rPr>
                <w:b/>
              </w:rPr>
              <w:t>KSRAT</w:t>
            </w:r>
            <w:r w:rsidRPr="00C41274">
              <w:rPr>
                <w:b/>
              </w:rPr>
              <w:t>?</w:t>
            </w:r>
          </w:p>
        </w:tc>
        <w:tc>
          <w:tcPr>
            <w:tcW w:w="7560" w:type="dxa"/>
          </w:tcPr>
          <w:p w14:paraId="3C8F72AC" w14:textId="77777777" w:rsidR="00975CC4" w:rsidRPr="00482883" w:rsidRDefault="00975CC4" w:rsidP="00166AF3">
            <w:pPr>
              <w:pStyle w:val="TableBody"/>
            </w:pPr>
            <w:r w:rsidRPr="00482883">
              <w:t xml:space="preserve">Get current </w:t>
            </w:r>
            <w:r>
              <w:t>band</w:t>
            </w:r>
          </w:p>
          <w:p w14:paraId="662F0A06" w14:textId="77777777" w:rsidR="00975CC4" w:rsidRPr="00C41274" w:rsidRDefault="00975CC4" w:rsidP="00166AF3">
            <w:pPr>
              <w:pStyle w:val="TableBody"/>
              <w:rPr>
                <w:u w:val="single"/>
              </w:rPr>
            </w:pPr>
          </w:p>
          <w:p w14:paraId="35A06458" w14:textId="77777777" w:rsidR="00975CC4" w:rsidRPr="00C41274" w:rsidRDefault="00975CC4" w:rsidP="00166AF3">
            <w:pPr>
              <w:pStyle w:val="TableBody"/>
              <w:rPr>
                <w:u w:val="single"/>
              </w:rPr>
            </w:pPr>
            <w:r w:rsidRPr="00C41274">
              <w:rPr>
                <w:u w:val="single"/>
              </w:rPr>
              <w:t>Response</w:t>
            </w:r>
          </w:p>
          <w:p w14:paraId="6536477A" w14:textId="77777777" w:rsidR="00975CC4" w:rsidRDefault="00975CC4" w:rsidP="00166AF3">
            <w:pPr>
              <w:pStyle w:val="TableBody"/>
              <w:rPr>
                <w:b/>
              </w:rPr>
            </w:pPr>
            <w:r>
              <w:rPr>
                <w:b/>
              </w:rPr>
              <w:t>+KSRAT: &lt;mode&gt;</w:t>
            </w:r>
          </w:p>
          <w:p w14:paraId="6E610668" w14:textId="77777777" w:rsidR="00975CC4" w:rsidRPr="00C41274" w:rsidRDefault="00975CC4" w:rsidP="00166AF3">
            <w:pPr>
              <w:pStyle w:val="TableBody"/>
              <w:rPr>
                <w:u w:val="single"/>
              </w:rPr>
            </w:pPr>
            <w:r w:rsidRPr="00C41274">
              <w:rPr>
                <w:b/>
              </w:rPr>
              <w:t>OK</w:t>
            </w:r>
          </w:p>
        </w:tc>
      </w:tr>
      <w:tr w:rsidR="00975CC4" w:rsidRPr="00C41274" w14:paraId="16139FA2" w14:textId="77777777" w:rsidTr="00166AF3">
        <w:trPr>
          <w:cantSplit w:val="0"/>
          <w:trHeight w:val="42"/>
        </w:trPr>
        <w:tc>
          <w:tcPr>
            <w:tcW w:w="1728" w:type="dxa"/>
          </w:tcPr>
          <w:p w14:paraId="784E6C4A" w14:textId="77777777" w:rsidR="00975CC4" w:rsidRPr="00C41274" w:rsidRDefault="00975CC4" w:rsidP="00166AF3">
            <w:pPr>
              <w:pStyle w:val="TableBody"/>
              <w:rPr>
                <w:i/>
              </w:rPr>
            </w:pPr>
            <w:r>
              <w:rPr>
                <w:i/>
              </w:rPr>
              <w:t>Write</w:t>
            </w:r>
            <w:r w:rsidRPr="00C41274">
              <w:rPr>
                <w:i/>
              </w:rPr>
              <w:t xml:space="preserve"> command</w:t>
            </w:r>
          </w:p>
          <w:p w14:paraId="739D599A" w14:textId="77777777" w:rsidR="00975CC4" w:rsidRPr="00C41274" w:rsidRDefault="00975CC4" w:rsidP="00166AF3">
            <w:pPr>
              <w:pStyle w:val="TableBody"/>
            </w:pPr>
          </w:p>
          <w:p w14:paraId="7683598F" w14:textId="77777777" w:rsidR="00975CC4" w:rsidRPr="00C41274" w:rsidRDefault="00975CC4" w:rsidP="00166AF3">
            <w:pPr>
              <w:pStyle w:val="TableBody"/>
              <w:rPr>
                <w:u w:val="single"/>
              </w:rPr>
            </w:pPr>
            <w:r w:rsidRPr="00C41274">
              <w:rPr>
                <w:u w:val="single"/>
              </w:rPr>
              <w:t>Syntax</w:t>
            </w:r>
          </w:p>
          <w:p w14:paraId="280FC374" w14:textId="77777777" w:rsidR="00975CC4" w:rsidRPr="00C41274" w:rsidRDefault="00975CC4" w:rsidP="00166AF3">
            <w:pPr>
              <w:pStyle w:val="TableBody"/>
              <w:rPr>
                <w:i/>
              </w:rPr>
            </w:pPr>
            <w:r w:rsidRPr="00C41274">
              <w:rPr>
                <w:b/>
              </w:rPr>
              <w:t>AT+</w:t>
            </w:r>
            <w:r>
              <w:rPr>
                <w:b/>
              </w:rPr>
              <w:t>KSRAT=</w:t>
            </w:r>
            <w:r>
              <w:rPr>
                <w:b/>
              </w:rPr>
              <w:br/>
              <w:t>&lt;mode&gt;</w:t>
            </w:r>
          </w:p>
        </w:tc>
        <w:tc>
          <w:tcPr>
            <w:tcW w:w="7560" w:type="dxa"/>
          </w:tcPr>
          <w:p w14:paraId="7FCA0065" w14:textId="77777777" w:rsidR="00975CC4" w:rsidRDefault="00975CC4" w:rsidP="00166AF3">
            <w:pPr>
              <w:pStyle w:val="TableBody"/>
            </w:pPr>
            <w:r>
              <w:t>Set current mode</w:t>
            </w:r>
          </w:p>
          <w:p w14:paraId="037E18EF" w14:textId="77777777" w:rsidR="00975CC4" w:rsidRDefault="00975CC4" w:rsidP="00166AF3">
            <w:pPr>
              <w:pStyle w:val="TableBody"/>
            </w:pPr>
          </w:p>
          <w:p w14:paraId="178F2E37" w14:textId="77777777" w:rsidR="00975CC4" w:rsidRPr="00C41274" w:rsidRDefault="00975CC4" w:rsidP="00166AF3">
            <w:pPr>
              <w:pStyle w:val="TableBody"/>
              <w:rPr>
                <w:u w:val="single"/>
              </w:rPr>
            </w:pPr>
            <w:r w:rsidRPr="00C41274">
              <w:rPr>
                <w:u w:val="single"/>
              </w:rPr>
              <w:t>Response</w:t>
            </w:r>
          </w:p>
          <w:p w14:paraId="6AECBFF5" w14:textId="77777777" w:rsidR="00975CC4" w:rsidRDefault="00975CC4" w:rsidP="00166AF3">
            <w:pPr>
              <w:pStyle w:val="TableBody"/>
              <w:rPr>
                <w:b/>
              </w:rPr>
            </w:pPr>
            <w:r w:rsidRPr="00C41274">
              <w:rPr>
                <w:b/>
              </w:rPr>
              <w:t>OK</w:t>
            </w:r>
          </w:p>
          <w:p w14:paraId="178CFAE4" w14:textId="77777777" w:rsidR="00975CC4" w:rsidRDefault="00975CC4" w:rsidP="00166AF3">
            <w:pPr>
              <w:pStyle w:val="TableBody"/>
              <w:rPr>
                <w:u w:val="single"/>
              </w:rPr>
            </w:pPr>
          </w:p>
          <w:p w14:paraId="1681AB10" w14:textId="77777777" w:rsidR="00975CC4" w:rsidRPr="00C41274" w:rsidRDefault="00975CC4" w:rsidP="00166AF3">
            <w:pPr>
              <w:pStyle w:val="TableBody"/>
              <w:rPr>
                <w:u w:val="single"/>
              </w:rPr>
            </w:pPr>
            <w:r>
              <w:rPr>
                <w:u w:val="single"/>
              </w:rPr>
              <w:t>Parameter</w:t>
            </w:r>
          </w:p>
          <w:p w14:paraId="29DEAEEE" w14:textId="0F7C35C5" w:rsidR="00975CC4" w:rsidRPr="00106838" w:rsidRDefault="00975CC4" w:rsidP="00166AF3">
            <w:pPr>
              <w:pStyle w:val="TableBody"/>
              <w:rPr>
                <w:rFonts w:eastAsia="PMingLiU"/>
                <w:highlight w:val="yellow"/>
                <w:lang w:eastAsia="zh-TW"/>
              </w:rPr>
            </w:pPr>
            <w:r w:rsidRPr="00C41274">
              <w:rPr>
                <w:b/>
              </w:rPr>
              <w:t>&lt;mode&gt;</w:t>
            </w:r>
            <w:r>
              <w:rPr>
                <w:b/>
              </w:rPr>
              <w:tab/>
            </w:r>
            <w:r w:rsidRPr="00106838">
              <w:rPr>
                <w:highlight w:val="yellow"/>
              </w:rPr>
              <w:t>5</w:t>
            </w:r>
            <w:r w:rsidRPr="00106838">
              <w:rPr>
                <w:highlight w:val="yellow"/>
              </w:rPr>
              <w:tab/>
            </w:r>
            <w:r w:rsidRPr="00106838">
              <w:rPr>
                <w:rFonts w:eastAsia="PMingLiU"/>
                <w:highlight w:val="yellow"/>
                <w:lang w:eastAsia="zh-TW"/>
              </w:rPr>
              <w:t>LTE only</w:t>
            </w:r>
          </w:p>
          <w:p w14:paraId="5EE9BC8C" w14:textId="39057938" w:rsidR="00975CC4" w:rsidRPr="00106838" w:rsidRDefault="00975CC4" w:rsidP="00166AF3">
            <w:pPr>
              <w:pStyle w:val="TableBody"/>
              <w:rPr>
                <w:rFonts w:eastAsia="PMingLiU"/>
                <w:highlight w:val="yellow"/>
                <w:lang w:eastAsia="zh-TW"/>
              </w:rPr>
            </w:pPr>
            <w:r w:rsidRPr="00106838">
              <w:rPr>
                <w:rFonts w:eastAsia="PMingLiU"/>
                <w:highlight w:val="yellow"/>
                <w:lang w:eastAsia="zh-TW"/>
              </w:rPr>
              <w:tab/>
            </w:r>
            <w:r w:rsidRPr="00106838">
              <w:rPr>
                <w:rFonts w:eastAsia="PMingLiU"/>
                <w:highlight w:val="yellow"/>
                <w:lang w:eastAsia="zh-TW"/>
              </w:rPr>
              <w:tab/>
            </w:r>
            <w:commentRangeStart w:id="8698"/>
            <w:r w:rsidRPr="00106838">
              <w:rPr>
                <w:rFonts w:eastAsia="PMingLiU"/>
                <w:highlight w:val="yellow"/>
                <w:lang w:eastAsia="zh-TW"/>
              </w:rPr>
              <w:t>6</w:t>
            </w:r>
            <w:r w:rsidRPr="00106838">
              <w:rPr>
                <w:rFonts w:eastAsia="PMingLiU"/>
                <w:highlight w:val="yellow"/>
                <w:lang w:eastAsia="zh-TW"/>
              </w:rPr>
              <w:tab/>
              <w:t xml:space="preserve">Search for </w:t>
            </w:r>
            <w:r w:rsidR="0079786F" w:rsidRPr="00106838">
              <w:rPr>
                <w:rFonts w:eastAsia="PMingLiU"/>
                <w:highlight w:val="yellow"/>
                <w:lang w:eastAsia="zh-TW"/>
              </w:rPr>
              <w:t xml:space="preserve">LTE </w:t>
            </w:r>
            <w:r w:rsidRPr="00106838">
              <w:rPr>
                <w:rFonts w:eastAsia="PMingLiU"/>
                <w:highlight w:val="yellow"/>
                <w:lang w:eastAsia="zh-TW"/>
              </w:rPr>
              <w:t xml:space="preserve">first then </w:t>
            </w:r>
            <w:r w:rsidR="0079786F" w:rsidRPr="00106838">
              <w:rPr>
                <w:rFonts w:eastAsia="PMingLiU"/>
                <w:highlight w:val="yellow"/>
                <w:lang w:eastAsia="zh-TW"/>
              </w:rPr>
              <w:t>UMTS</w:t>
            </w:r>
            <w:commentRangeEnd w:id="8698"/>
            <w:r w:rsidR="0090403D" w:rsidRPr="00106838">
              <w:rPr>
                <w:rStyle w:val="CommentReference"/>
                <w:rFonts w:ascii="Verdana" w:hAnsi="Verdana" w:cs="Times New Roman"/>
                <w:highlight w:val="yellow"/>
                <w:lang w:eastAsia="en-US"/>
              </w:rPr>
              <w:commentReference w:id="8698"/>
            </w:r>
          </w:p>
          <w:p w14:paraId="47F329C4" w14:textId="77777777" w:rsidR="00975CC4" w:rsidRPr="00106838" w:rsidRDefault="00975CC4" w:rsidP="00166AF3">
            <w:pPr>
              <w:pStyle w:val="TableBody"/>
              <w:rPr>
                <w:rFonts w:eastAsia="PMingLiU"/>
                <w:highlight w:val="yellow"/>
                <w:lang w:eastAsia="zh-TW"/>
              </w:rPr>
            </w:pPr>
            <w:r w:rsidRPr="00106838">
              <w:rPr>
                <w:rFonts w:eastAsia="PMingLiU"/>
                <w:highlight w:val="yellow"/>
                <w:lang w:eastAsia="zh-TW"/>
              </w:rPr>
              <w:tab/>
            </w:r>
            <w:r w:rsidRPr="00106838">
              <w:rPr>
                <w:rFonts w:eastAsia="PMingLiU"/>
                <w:highlight w:val="yellow"/>
                <w:lang w:eastAsia="zh-TW"/>
              </w:rPr>
              <w:tab/>
              <w:t>7</w:t>
            </w:r>
            <w:r w:rsidRPr="00106838">
              <w:rPr>
                <w:rFonts w:eastAsia="PMingLiU"/>
                <w:highlight w:val="yellow"/>
                <w:lang w:eastAsia="zh-TW"/>
              </w:rPr>
              <w:tab/>
              <w:t>Search for LTE first then UMTS</w:t>
            </w:r>
          </w:p>
          <w:p w14:paraId="5696150D" w14:textId="77777777" w:rsidR="00975CC4" w:rsidRPr="00106838" w:rsidRDefault="00975CC4" w:rsidP="00166AF3">
            <w:pPr>
              <w:pStyle w:val="TableBody"/>
              <w:rPr>
                <w:highlight w:val="yellow"/>
              </w:rPr>
            </w:pPr>
            <w:commentRangeStart w:id="8699"/>
            <w:r w:rsidRPr="00106838">
              <w:rPr>
                <w:rFonts w:eastAsia="PMingLiU"/>
                <w:highlight w:val="yellow"/>
                <w:lang w:eastAsia="zh-TW"/>
              </w:rPr>
              <w:tab/>
            </w:r>
            <w:r w:rsidRPr="00106838">
              <w:rPr>
                <w:rFonts w:eastAsia="PMingLiU"/>
                <w:highlight w:val="yellow"/>
                <w:lang w:eastAsia="zh-TW"/>
              </w:rPr>
              <w:tab/>
              <w:t>8</w:t>
            </w:r>
            <w:r w:rsidRPr="00106838">
              <w:rPr>
                <w:rFonts w:eastAsia="PMingLiU"/>
                <w:highlight w:val="yellow"/>
                <w:lang w:eastAsia="zh-TW"/>
              </w:rPr>
              <w:tab/>
              <w:t>Search for GSM</w:t>
            </w:r>
            <w:r w:rsidRPr="00106838">
              <w:rPr>
                <w:highlight w:val="yellow"/>
              </w:rPr>
              <w:t xml:space="preserve"> first then LTE</w:t>
            </w:r>
          </w:p>
          <w:p w14:paraId="56B26D30" w14:textId="77777777" w:rsidR="00975CC4" w:rsidRPr="00482883" w:rsidRDefault="00975CC4" w:rsidP="00166AF3">
            <w:pPr>
              <w:pStyle w:val="TableBody"/>
            </w:pPr>
            <w:r w:rsidRPr="00106838">
              <w:rPr>
                <w:highlight w:val="yellow"/>
              </w:rPr>
              <w:tab/>
            </w:r>
            <w:r w:rsidRPr="00106838">
              <w:rPr>
                <w:highlight w:val="yellow"/>
              </w:rPr>
              <w:tab/>
              <w:t>9</w:t>
            </w:r>
            <w:r w:rsidRPr="00106838">
              <w:rPr>
                <w:highlight w:val="yellow"/>
              </w:rPr>
              <w:tab/>
              <w:t>Search for LTE first</w:t>
            </w:r>
            <w:commentRangeEnd w:id="8699"/>
            <w:r w:rsidRPr="00106838">
              <w:rPr>
                <w:rStyle w:val="CommentReference"/>
                <w:rFonts w:ascii="Verdana" w:hAnsi="Verdana" w:cs="Times New Roman"/>
                <w:highlight w:val="yellow"/>
                <w:lang w:eastAsia="en-US"/>
              </w:rPr>
              <w:commentReference w:id="8699"/>
            </w:r>
            <w:r w:rsidRPr="00106838">
              <w:rPr>
                <w:highlight w:val="yellow"/>
              </w:rPr>
              <w:t xml:space="preserve"> then GSM</w:t>
            </w:r>
          </w:p>
        </w:tc>
      </w:tr>
      <w:tr w:rsidR="00975CC4" w:rsidRPr="00C41274" w14:paraId="03512DDF" w14:textId="77777777" w:rsidTr="00166AF3">
        <w:trPr>
          <w:trHeight w:val="42"/>
        </w:trPr>
        <w:tc>
          <w:tcPr>
            <w:tcW w:w="1728" w:type="dxa"/>
          </w:tcPr>
          <w:p w14:paraId="09DFD17D" w14:textId="77777777" w:rsidR="00975CC4" w:rsidRPr="00C41274" w:rsidRDefault="00975CC4" w:rsidP="00166AF3">
            <w:pPr>
              <w:pStyle w:val="TableBody"/>
            </w:pPr>
            <w:r w:rsidRPr="00C41274">
              <w:rPr>
                <w:u w:val="single"/>
              </w:rPr>
              <w:t>Reference</w:t>
            </w:r>
          </w:p>
          <w:p w14:paraId="6A744E66" w14:textId="77777777" w:rsidR="00975CC4" w:rsidRDefault="00975CC4" w:rsidP="00166AF3">
            <w:pPr>
              <w:pStyle w:val="TableBody"/>
              <w:rPr>
                <w:i/>
              </w:rPr>
            </w:pPr>
            <w:r w:rsidRPr="00C41274">
              <w:t>Sierra Wireless Proprietary</w:t>
            </w:r>
          </w:p>
        </w:tc>
        <w:tc>
          <w:tcPr>
            <w:tcW w:w="7560" w:type="dxa"/>
          </w:tcPr>
          <w:p w14:paraId="0AF07C6B" w14:textId="77777777" w:rsidR="00975CC4" w:rsidRPr="00C41274" w:rsidRDefault="00975CC4" w:rsidP="00166AF3">
            <w:pPr>
              <w:pStyle w:val="TableBody"/>
            </w:pPr>
            <w:r w:rsidRPr="00C41274">
              <w:rPr>
                <w:u w:val="single"/>
              </w:rPr>
              <w:t>Notes</w:t>
            </w:r>
          </w:p>
          <w:p w14:paraId="46E1D4C9" w14:textId="77777777" w:rsidR="00975CC4" w:rsidRDefault="00975CC4" w:rsidP="0059466D">
            <w:pPr>
              <w:pStyle w:val="TableBody"/>
              <w:numPr>
                <w:ilvl w:val="0"/>
                <w:numId w:val="122"/>
              </w:numPr>
            </w:pPr>
            <w:r>
              <w:t>This command can be used without a SIM.</w:t>
            </w:r>
          </w:p>
          <w:p w14:paraId="60ACFA89" w14:textId="77777777" w:rsidR="00975CC4" w:rsidRDefault="00975CC4" w:rsidP="0059466D">
            <w:pPr>
              <w:pStyle w:val="TableBody"/>
              <w:numPr>
                <w:ilvl w:val="0"/>
                <w:numId w:val="122"/>
              </w:numPr>
            </w:pPr>
            <w:r>
              <w:t>&lt;mode&gt; is automatically stored in persistent memory.</w:t>
            </w:r>
          </w:p>
          <w:p w14:paraId="6714399A" w14:textId="77777777" w:rsidR="00975CC4" w:rsidRDefault="00975CC4" w:rsidP="0059466D">
            <w:pPr>
              <w:pStyle w:val="TableBody"/>
              <w:numPr>
                <w:ilvl w:val="0"/>
                <w:numId w:val="122"/>
              </w:numPr>
            </w:pPr>
            <w:r>
              <w:t>Settings take effect immediately.</w:t>
            </w:r>
          </w:p>
          <w:p w14:paraId="3230559D" w14:textId="1C0423AB" w:rsidR="00975CC4" w:rsidRDefault="00975CC4" w:rsidP="0059466D">
            <w:pPr>
              <w:pStyle w:val="TableBody"/>
              <w:numPr>
                <w:ilvl w:val="0"/>
                <w:numId w:val="122"/>
              </w:numPr>
            </w:pPr>
          </w:p>
        </w:tc>
      </w:tr>
    </w:tbl>
    <w:p w14:paraId="5C598293" w14:textId="713053C3" w:rsidR="00975CC4" w:rsidDel="009453A7" w:rsidRDefault="00975CC4" w:rsidP="0059466D">
      <w:pPr>
        <w:pStyle w:val="Heading2"/>
        <w:numPr>
          <w:ilvl w:val="1"/>
          <w:numId w:val="11"/>
        </w:numPr>
        <w:ind w:left="1080" w:hanging="1080"/>
        <w:rPr>
          <w:del w:id="8700" w:author="Alban Roche" w:date="2017-08-02T16:35:00Z"/>
        </w:rPr>
      </w:pPr>
      <w:bookmarkStart w:id="8701" w:name="_Ref455391046"/>
      <w:bookmarkStart w:id="8702" w:name="_Toc486251618"/>
      <w:commentRangeStart w:id="8703"/>
      <w:del w:id="8704" w:author="Alban Roche" w:date="2017-08-02T16:35:00Z">
        <w:r w:rsidDel="009453A7">
          <w:delText xml:space="preserve">*PSRDBS </w:delText>
        </w:r>
        <w:r w:rsidRPr="00AE67EA" w:rsidDel="009453A7">
          <w:delText xml:space="preserve">Command: </w:delText>
        </w:r>
        <w:r w:rsidDel="009453A7">
          <w:delText>Change Frequency Band</w:delText>
        </w:r>
        <w:commentRangeEnd w:id="8703"/>
        <w:r w:rsidDel="009453A7">
          <w:rPr>
            <w:rStyle w:val="CommentReference"/>
            <w:rFonts w:ascii="Verdana" w:eastAsia="Times New Roman" w:hAnsi="Verdana" w:cs="Times New Roman"/>
            <w:b w:val="0"/>
            <w:lang w:eastAsia="en-US"/>
          </w:rPr>
          <w:commentReference w:id="8703"/>
        </w:r>
        <w:bookmarkStart w:id="8705" w:name="_Toc489458659"/>
        <w:bookmarkEnd w:id="8701"/>
        <w:bookmarkEnd w:id="8702"/>
        <w:bookmarkEnd w:id="8705"/>
      </w:del>
    </w:p>
    <w:tbl>
      <w:tblPr>
        <w:tblStyle w:val="TableSWIleft"/>
        <w:tblW w:w="9288" w:type="dxa"/>
        <w:tblLayout w:type="fixed"/>
        <w:tblLook w:val="04A0" w:firstRow="1" w:lastRow="0" w:firstColumn="1" w:lastColumn="0" w:noHBand="0" w:noVBand="1"/>
      </w:tblPr>
      <w:tblGrid>
        <w:gridCol w:w="1728"/>
        <w:gridCol w:w="7560"/>
      </w:tblGrid>
      <w:tr w:rsidR="00975CC4" w:rsidRPr="00C41274" w:rsidDel="009453A7" w14:paraId="3D42F5D7" w14:textId="048C7085" w:rsidTr="00166AF3">
        <w:trPr>
          <w:cnfStyle w:val="100000000000" w:firstRow="1" w:lastRow="0" w:firstColumn="0" w:lastColumn="0" w:oddVBand="0" w:evenVBand="0" w:oddHBand="0" w:evenHBand="0" w:firstRowFirstColumn="0" w:firstRowLastColumn="0" w:lastRowFirstColumn="0" w:lastRowLastColumn="0"/>
          <w:del w:id="8706" w:author="Alban Roche" w:date="2017-08-02T16:35:00Z"/>
        </w:trPr>
        <w:tc>
          <w:tcPr>
            <w:tcW w:w="9288" w:type="dxa"/>
            <w:gridSpan w:val="2"/>
          </w:tcPr>
          <w:p w14:paraId="70F334F1" w14:textId="33955FE4" w:rsidR="00975CC4" w:rsidRPr="00C41274" w:rsidDel="009453A7" w:rsidRDefault="00975CC4">
            <w:pPr>
              <w:pStyle w:val="TableRowHead"/>
              <w:spacing w:before="144" w:after="144"/>
              <w:rPr>
                <w:del w:id="8707" w:author="Alban Roche" w:date="2017-08-02T16:35:00Z"/>
                <w:bCs w:val="0"/>
              </w:rPr>
            </w:pPr>
            <w:del w:id="8708" w:author="Alban Roche" w:date="2017-08-02T14:40:00Z">
              <w:r w:rsidDel="00F22490">
                <w:delText>HL7618, HL7618RD, Hl7648, HL7650, HL7688, HL7690 and HL7692</w:delText>
              </w:r>
            </w:del>
            <w:bookmarkStart w:id="8709" w:name="_Toc489458660"/>
            <w:bookmarkEnd w:id="8709"/>
          </w:p>
        </w:tc>
        <w:bookmarkStart w:id="8710" w:name="_Toc489458661"/>
        <w:bookmarkEnd w:id="8710"/>
      </w:tr>
      <w:tr w:rsidR="00975CC4" w:rsidRPr="00C41274" w:rsidDel="009453A7" w14:paraId="3B91AE2D" w14:textId="0CBB44CA" w:rsidTr="00166AF3">
        <w:trPr>
          <w:trHeight w:val="42"/>
          <w:del w:id="8711" w:author="Alban Roche" w:date="2017-08-02T16:35:00Z"/>
        </w:trPr>
        <w:tc>
          <w:tcPr>
            <w:tcW w:w="1728" w:type="dxa"/>
          </w:tcPr>
          <w:p w14:paraId="4CDE0F59" w14:textId="1CEB80EC" w:rsidR="00975CC4" w:rsidRPr="00C41274" w:rsidDel="009453A7" w:rsidRDefault="00975CC4" w:rsidP="00166AF3">
            <w:pPr>
              <w:pStyle w:val="TableBody"/>
              <w:rPr>
                <w:del w:id="8712" w:author="Alban Roche" w:date="2017-08-02T16:35:00Z"/>
                <w:i/>
              </w:rPr>
            </w:pPr>
            <w:del w:id="8713" w:author="Alban Roche" w:date="2017-08-02T16:35:00Z">
              <w:r w:rsidRPr="00C41274" w:rsidDel="009453A7">
                <w:rPr>
                  <w:i/>
                </w:rPr>
                <w:delText>Test command</w:delText>
              </w:r>
              <w:bookmarkStart w:id="8714" w:name="_Toc489458662"/>
              <w:bookmarkEnd w:id="8714"/>
            </w:del>
          </w:p>
          <w:p w14:paraId="7DFFA5CA" w14:textId="11BDAB4A" w:rsidR="00975CC4" w:rsidRPr="00C41274" w:rsidDel="009453A7" w:rsidRDefault="00975CC4" w:rsidP="00166AF3">
            <w:pPr>
              <w:pStyle w:val="TableBody"/>
              <w:rPr>
                <w:del w:id="8715" w:author="Alban Roche" w:date="2017-08-02T16:35:00Z"/>
              </w:rPr>
            </w:pPr>
            <w:bookmarkStart w:id="8716" w:name="_Toc489458663"/>
            <w:bookmarkEnd w:id="8716"/>
          </w:p>
          <w:p w14:paraId="53883C21" w14:textId="04E2603A" w:rsidR="00975CC4" w:rsidRPr="00C41274" w:rsidDel="009453A7" w:rsidRDefault="00975CC4" w:rsidP="00166AF3">
            <w:pPr>
              <w:pStyle w:val="TableBody"/>
              <w:rPr>
                <w:del w:id="8717" w:author="Alban Roche" w:date="2017-08-02T16:35:00Z"/>
                <w:u w:val="single"/>
              </w:rPr>
            </w:pPr>
            <w:del w:id="8718" w:author="Alban Roche" w:date="2017-08-02T16:35:00Z">
              <w:r w:rsidRPr="00C41274" w:rsidDel="009453A7">
                <w:rPr>
                  <w:u w:val="single"/>
                </w:rPr>
                <w:delText>Syntax</w:delText>
              </w:r>
              <w:bookmarkStart w:id="8719" w:name="_Toc489458664"/>
              <w:bookmarkEnd w:id="8719"/>
            </w:del>
          </w:p>
          <w:p w14:paraId="2C77A0AC" w14:textId="36982C24" w:rsidR="00975CC4" w:rsidRPr="00C41274" w:rsidDel="009453A7" w:rsidRDefault="00975CC4" w:rsidP="00166AF3">
            <w:pPr>
              <w:pStyle w:val="TableBody"/>
              <w:rPr>
                <w:del w:id="8720" w:author="Alban Roche" w:date="2017-08-02T16:35:00Z"/>
              </w:rPr>
            </w:pPr>
            <w:del w:id="8721" w:author="Alban Roche" w:date="2017-08-02T16:35:00Z">
              <w:r w:rsidRPr="00C41274" w:rsidDel="009453A7">
                <w:rPr>
                  <w:b/>
                </w:rPr>
                <w:delText>AT</w:delText>
              </w:r>
              <w:r w:rsidDel="009453A7">
                <w:rPr>
                  <w:b/>
                </w:rPr>
                <w:delText>*PSRDBS</w:delText>
              </w:r>
              <w:r w:rsidRPr="00C41274" w:rsidDel="009453A7">
                <w:rPr>
                  <w:b/>
                </w:rPr>
                <w:delText>=?</w:delText>
              </w:r>
              <w:bookmarkStart w:id="8722" w:name="_Toc489458665"/>
              <w:bookmarkEnd w:id="8722"/>
            </w:del>
          </w:p>
        </w:tc>
        <w:tc>
          <w:tcPr>
            <w:tcW w:w="7560" w:type="dxa"/>
          </w:tcPr>
          <w:p w14:paraId="045BA26E" w14:textId="06E23BF8" w:rsidR="00975CC4" w:rsidRPr="00C41274" w:rsidDel="009453A7" w:rsidRDefault="00975CC4" w:rsidP="00166AF3">
            <w:pPr>
              <w:pStyle w:val="TableBody"/>
              <w:rPr>
                <w:del w:id="8723" w:author="Alban Roche" w:date="2017-08-02T16:35:00Z"/>
                <w:u w:val="single"/>
              </w:rPr>
            </w:pPr>
            <w:bookmarkStart w:id="8724" w:name="_Toc489458666"/>
            <w:bookmarkEnd w:id="8724"/>
          </w:p>
          <w:p w14:paraId="4A73156D" w14:textId="3023593C" w:rsidR="00975CC4" w:rsidRPr="00C41274" w:rsidDel="009453A7" w:rsidRDefault="00975CC4" w:rsidP="00166AF3">
            <w:pPr>
              <w:pStyle w:val="TableBody"/>
              <w:rPr>
                <w:del w:id="8725" w:author="Alban Roche" w:date="2017-08-02T16:35:00Z"/>
                <w:u w:val="single"/>
              </w:rPr>
            </w:pPr>
            <w:bookmarkStart w:id="8726" w:name="_Toc489458667"/>
            <w:bookmarkEnd w:id="8726"/>
          </w:p>
          <w:p w14:paraId="3C09CAAB" w14:textId="787D5D07" w:rsidR="00975CC4" w:rsidRPr="00C41274" w:rsidDel="009453A7" w:rsidRDefault="00975CC4" w:rsidP="00166AF3">
            <w:pPr>
              <w:pStyle w:val="TableBody"/>
              <w:rPr>
                <w:del w:id="8727" w:author="Alban Roche" w:date="2017-08-02T16:35:00Z"/>
                <w:u w:val="single"/>
              </w:rPr>
            </w:pPr>
            <w:del w:id="8728" w:author="Alban Roche" w:date="2017-08-02T16:35:00Z">
              <w:r w:rsidRPr="00C41274" w:rsidDel="009453A7">
                <w:rPr>
                  <w:u w:val="single"/>
                </w:rPr>
                <w:delText>Response</w:delText>
              </w:r>
              <w:bookmarkStart w:id="8729" w:name="_Toc489458668"/>
              <w:bookmarkEnd w:id="8729"/>
            </w:del>
          </w:p>
          <w:p w14:paraId="5EB0D451" w14:textId="136F50C1" w:rsidR="00975CC4" w:rsidRPr="00C41274" w:rsidDel="009453A7" w:rsidRDefault="00975CC4" w:rsidP="00166AF3">
            <w:pPr>
              <w:pStyle w:val="TableBody"/>
              <w:rPr>
                <w:del w:id="8730" w:author="Alban Roche" w:date="2017-08-02T16:35:00Z"/>
              </w:rPr>
            </w:pPr>
            <w:del w:id="8731" w:author="Alban Roche" w:date="2017-08-02T16:35:00Z">
              <w:r w:rsidDel="009453A7">
                <w:rPr>
                  <w:b/>
                </w:rPr>
                <w:delText>*PSRDBS</w:delText>
              </w:r>
              <w:r w:rsidRPr="00C41274" w:rsidDel="009453A7">
                <w:rPr>
                  <w:b/>
                </w:rPr>
                <w:delText>:</w:delText>
              </w:r>
              <w:r w:rsidRPr="00C41274" w:rsidDel="009453A7">
                <w:delText xml:space="preserve"> (list of supported </w:delText>
              </w:r>
              <w:r w:rsidRPr="00C41274" w:rsidDel="009453A7">
                <w:rPr>
                  <w:b/>
                </w:rPr>
                <w:delText>&lt;</w:delText>
              </w:r>
              <w:r w:rsidDel="009453A7">
                <w:rPr>
                  <w:b/>
                </w:rPr>
                <w:delText>mode</w:delText>
              </w:r>
              <w:r w:rsidRPr="00C41274" w:rsidDel="009453A7">
                <w:rPr>
                  <w:b/>
                </w:rPr>
                <w:delText>&gt;</w:delText>
              </w:r>
              <w:r w:rsidRPr="00C41274" w:rsidDel="009453A7">
                <w:delText>s)</w:delText>
              </w:r>
              <w:r w:rsidDel="009453A7">
                <w:delText>,</w:delText>
              </w:r>
              <w:r w:rsidRPr="00C41274" w:rsidDel="009453A7">
                <w:delText xml:space="preserve"> (list of supported </w:delText>
              </w:r>
              <w:r w:rsidRPr="00C41274" w:rsidDel="009453A7">
                <w:rPr>
                  <w:b/>
                </w:rPr>
                <w:delText>&lt;</w:delText>
              </w:r>
              <w:r w:rsidDel="009453A7">
                <w:rPr>
                  <w:b/>
                </w:rPr>
                <w:delText>band</w:delText>
              </w:r>
              <w:r w:rsidRPr="00C41274" w:rsidDel="009453A7">
                <w:rPr>
                  <w:b/>
                </w:rPr>
                <w:delText>&gt;</w:delText>
              </w:r>
              <w:r w:rsidRPr="00C41274" w:rsidDel="009453A7">
                <w:delText>s)</w:delText>
              </w:r>
              <w:bookmarkStart w:id="8732" w:name="_Toc489458669"/>
              <w:bookmarkEnd w:id="8732"/>
            </w:del>
          </w:p>
          <w:p w14:paraId="40CE0B3B" w14:textId="4A4323A5" w:rsidR="00975CC4" w:rsidRPr="00C41274" w:rsidDel="009453A7" w:rsidRDefault="00975CC4" w:rsidP="00166AF3">
            <w:pPr>
              <w:pStyle w:val="TableBody"/>
              <w:rPr>
                <w:del w:id="8733" w:author="Alban Roche" w:date="2017-08-02T16:35:00Z"/>
              </w:rPr>
            </w:pPr>
            <w:del w:id="8734" w:author="Alban Roche" w:date="2017-08-02T16:35:00Z">
              <w:r w:rsidRPr="00C41274" w:rsidDel="009453A7">
                <w:rPr>
                  <w:b/>
                </w:rPr>
                <w:delText>OK</w:delText>
              </w:r>
              <w:bookmarkStart w:id="8735" w:name="_Toc489458670"/>
              <w:bookmarkEnd w:id="8735"/>
            </w:del>
          </w:p>
        </w:tc>
        <w:bookmarkStart w:id="8736" w:name="_Toc489458671"/>
        <w:bookmarkEnd w:id="8736"/>
      </w:tr>
      <w:tr w:rsidR="00975CC4" w:rsidRPr="00C41274" w:rsidDel="009453A7" w14:paraId="7FA94D5F" w14:textId="2791E9C2" w:rsidTr="00166AF3">
        <w:trPr>
          <w:trHeight w:val="42"/>
          <w:del w:id="8737" w:author="Alban Roche" w:date="2017-08-02T16:35:00Z"/>
        </w:trPr>
        <w:tc>
          <w:tcPr>
            <w:tcW w:w="1728" w:type="dxa"/>
          </w:tcPr>
          <w:p w14:paraId="5ED3C2B9" w14:textId="584ED4A7" w:rsidR="00975CC4" w:rsidRPr="00C41274" w:rsidDel="009453A7" w:rsidRDefault="00975CC4" w:rsidP="00166AF3">
            <w:pPr>
              <w:pStyle w:val="TableBody"/>
              <w:rPr>
                <w:del w:id="8738" w:author="Alban Roche" w:date="2017-08-02T16:35:00Z"/>
                <w:i/>
              </w:rPr>
            </w:pPr>
            <w:del w:id="8739" w:author="Alban Roche" w:date="2017-08-02T16:35:00Z">
              <w:r w:rsidRPr="00C41274" w:rsidDel="009453A7">
                <w:rPr>
                  <w:i/>
                </w:rPr>
                <w:delText>Read command</w:delText>
              </w:r>
              <w:bookmarkStart w:id="8740" w:name="_Toc489458672"/>
              <w:bookmarkEnd w:id="8740"/>
            </w:del>
          </w:p>
          <w:p w14:paraId="7CE20CE5" w14:textId="6340E149" w:rsidR="00975CC4" w:rsidRPr="00C41274" w:rsidDel="009453A7" w:rsidRDefault="00975CC4" w:rsidP="00166AF3">
            <w:pPr>
              <w:pStyle w:val="TableBody"/>
              <w:rPr>
                <w:del w:id="8741" w:author="Alban Roche" w:date="2017-08-02T16:35:00Z"/>
              </w:rPr>
            </w:pPr>
            <w:bookmarkStart w:id="8742" w:name="_Toc489458673"/>
            <w:bookmarkEnd w:id="8742"/>
          </w:p>
          <w:p w14:paraId="0715974B" w14:textId="2DA627A6" w:rsidR="00975CC4" w:rsidRPr="00C41274" w:rsidDel="009453A7" w:rsidRDefault="00975CC4" w:rsidP="00166AF3">
            <w:pPr>
              <w:pStyle w:val="TableBody"/>
              <w:rPr>
                <w:del w:id="8743" w:author="Alban Roche" w:date="2017-08-02T16:35:00Z"/>
                <w:u w:val="single"/>
              </w:rPr>
            </w:pPr>
            <w:del w:id="8744" w:author="Alban Roche" w:date="2017-08-02T16:35:00Z">
              <w:r w:rsidRPr="00C41274" w:rsidDel="009453A7">
                <w:rPr>
                  <w:u w:val="single"/>
                </w:rPr>
                <w:delText>Syntax</w:delText>
              </w:r>
              <w:bookmarkStart w:id="8745" w:name="_Toc489458674"/>
              <w:bookmarkEnd w:id="8745"/>
            </w:del>
          </w:p>
          <w:p w14:paraId="6259D383" w14:textId="39E0B24D" w:rsidR="00975CC4" w:rsidRPr="00C41274" w:rsidDel="009453A7" w:rsidRDefault="00975CC4" w:rsidP="00166AF3">
            <w:pPr>
              <w:pStyle w:val="TableBody"/>
              <w:rPr>
                <w:del w:id="8746" w:author="Alban Roche" w:date="2017-08-02T16:35:00Z"/>
                <w:i/>
              </w:rPr>
            </w:pPr>
            <w:del w:id="8747" w:author="Alban Roche" w:date="2017-08-02T16:35:00Z">
              <w:r w:rsidRPr="00C41274" w:rsidDel="009453A7">
                <w:rPr>
                  <w:b/>
                </w:rPr>
                <w:delText>AT</w:delText>
              </w:r>
              <w:r w:rsidDel="009453A7">
                <w:rPr>
                  <w:b/>
                </w:rPr>
                <w:delText>*PSRDBS</w:delText>
              </w:r>
              <w:r w:rsidRPr="00C41274" w:rsidDel="009453A7">
                <w:rPr>
                  <w:b/>
                </w:rPr>
                <w:delText>?</w:delText>
              </w:r>
              <w:bookmarkStart w:id="8748" w:name="_Toc489458675"/>
              <w:bookmarkEnd w:id="8748"/>
            </w:del>
          </w:p>
        </w:tc>
        <w:tc>
          <w:tcPr>
            <w:tcW w:w="7560" w:type="dxa"/>
          </w:tcPr>
          <w:p w14:paraId="2B143C6E" w14:textId="7C24FE60" w:rsidR="00975CC4" w:rsidDel="009453A7" w:rsidRDefault="00975CC4" w:rsidP="00166AF3">
            <w:pPr>
              <w:pStyle w:val="TableBody"/>
              <w:rPr>
                <w:del w:id="8749" w:author="Alban Roche" w:date="2017-08-02T16:35:00Z"/>
                <w:u w:val="single"/>
              </w:rPr>
            </w:pPr>
            <w:bookmarkStart w:id="8750" w:name="_Toc489458676"/>
            <w:bookmarkEnd w:id="8750"/>
          </w:p>
          <w:p w14:paraId="425F1AC2" w14:textId="323F90E0" w:rsidR="00975CC4" w:rsidRPr="00C41274" w:rsidDel="009453A7" w:rsidRDefault="00975CC4" w:rsidP="00166AF3">
            <w:pPr>
              <w:pStyle w:val="TableBody"/>
              <w:rPr>
                <w:del w:id="8751" w:author="Alban Roche" w:date="2017-08-02T16:35:00Z"/>
                <w:u w:val="single"/>
              </w:rPr>
            </w:pPr>
            <w:bookmarkStart w:id="8752" w:name="_Toc489458677"/>
            <w:bookmarkEnd w:id="8752"/>
          </w:p>
          <w:p w14:paraId="5592534D" w14:textId="30B876E5" w:rsidR="00975CC4" w:rsidRPr="00C41274" w:rsidDel="009453A7" w:rsidRDefault="00975CC4" w:rsidP="00166AF3">
            <w:pPr>
              <w:pStyle w:val="TableBody"/>
              <w:rPr>
                <w:del w:id="8753" w:author="Alban Roche" w:date="2017-08-02T16:35:00Z"/>
                <w:u w:val="single"/>
              </w:rPr>
            </w:pPr>
            <w:del w:id="8754" w:author="Alban Roche" w:date="2017-08-02T16:35:00Z">
              <w:r w:rsidRPr="00C41274" w:rsidDel="009453A7">
                <w:rPr>
                  <w:u w:val="single"/>
                </w:rPr>
                <w:delText>Response</w:delText>
              </w:r>
              <w:bookmarkStart w:id="8755" w:name="_Toc489458678"/>
              <w:bookmarkEnd w:id="8755"/>
            </w:del>
          </w:p>
          <w:p w14:paraId="69928E1B" w14:textId="72E4A7D6" w:rsidR="00975CC4" w:rsidDel="009453A7" w:rsidRDefault="00975CC4" w:rsidP="00166AF3">
            <w:pPr>
              <w:pStyle w:val="TableBody"/>
              <w:rPr>
                <w:del w:id="8756" w:author="Alban Roche" w:date="2017-08-02T16:35:00Z"/>
                <w:b/>
              </w:rPr>
            </w:pPr>
            <w:del w:id="8757" w:author="Alban Roche" w:date="2017-08-02T16:35:00Z">
              <w:r w:rsidDel="009453A7">
                <w:rPr>
                  <w:b/>
                </w:rPr>
                <w:delText>*PSRDBS: &lt;band&gt;</w:delText>
              </w:r>
              <w:bookmarkStart w:id="8758" w:name="_Toc489458679"/>
              <w:bookmarkEnd w:id="8758"/>
            </w:del>
          </w:p>
          <w:p w14:paraId="3662998B" w14:textId="49A05962" w:rsidR="00975CC4" w:rsidRPr="00C41274" w:rsidDel="009453A7" w:rsidRDefault="00975CC4" w:rsidP="00166AF3">
            <w:pPr>
              <w:pStyle w:val="TableBody"/>
              <w:rPr>
                <w:del w:id="8759" w:author="Alban Roche" w:date="2017-08-02T16:35:00Z"/>
                <w:u w:val="single"/>
              </w:rPr>
            </w:pPr>
            <w:del w:id="8760" w:author="Alban Roche" w:date="2017-08-02T16:35:00Z">
              <w:r w:rsidRPr="00C41274" w:rsidDel="009453A7">
                <w:rPr>
                  <w:b/>
                </w:rPr>
                <w:delText>OK</w:delText>
              </w:r>
              <w:bookmarkStart w:id="8761" w:name="_Toc489458680"/>
              <w:bookmarkEnd w:id="8761"/>
            </w:del>
          </w:p>
        </w:tc>
        <w:bookmarkStart w:id="8762" w:name="_Toc489458681"/>
        <w:bookmarkEnd w:id="8762"/>
      </w:tr>
      <w:tr w:rsidR="00975CC4" w:rsidRPr="00C41274" w:rsidDel="009453A7" w14:paraId="76D4685D" w14:textId="7B78CBBF" w:rsidTr="00166AF3">
        <w:trPr>
          <w:cantSplit w:val="0"/>
          <w:trHeight w:val="42"/>
          <w:del w:id="8763" w:author="Alban Roche" w:date="2017-08-02T16:35:00Z"/>
        </w:trPr>
        <w:tc>
          <w:tcPr>
            <w:tcW w:w="1728" w:type="dxa"/>
          </w:tcPr>
          <w:p w14:paraId="1D0A3A96" w14:textId="26F52A6D" w:rsidR="00975CC4" w:rsidRPr="00C41274" w:rsidDel="009453A7" w:rsidRDefault="00975CC4" w:rsidP="00166AF3">
            <w:pPr>
              <w:pStyle w:val="TableBody"/>
              <w:rPr>
                <w:del w:id="8764" w:author="Alban Roche" w:date="2017-08-02T16:35:00Z"/>
                <w:i/>
              </w:rPr>
            </w:pPr>
            <w:del w:id="8765" w:author="Alban Roche" w:date="2017-08-02T16:35:00Z">
              <w:r w:rsidDel="009453A7">
                <w:rPr>
                  <w:i/>
                </w:rPr>
                <w:delText>Write</w:delText>
              </w:r>
              <w:r w:rsidRPr="00C41274" w:rsidDel="009453A7">
                <w:rPr>
                  <w:i/>
                </w:rPr>
                <w:delText xml:space="preserve"> command</w:delText>
              </w:r>
              <w:bookmarkStart w:id="8766" w:name="_Toc489458682"/>
              <w:bookmarkEnd w:id="8766"/>
            </w:del>
          </w:p>
          <w:p w14:paraId="2C7656BF" w14:textId="266968AC" w:rsidR="00975CC4" w:rsidRPr="00C41274" w:rsidDel="009453A7" w:rsidRDefault="00975CC4" w:rsidP="00166AF3">
            <w:pPr>
              <w:pStyle w:val="TableBody"/>
              <w:rPr>
                <w:del w:id="8767" w:author="Alban Roche" w:date="2017-08-02T16:35:00Z"/>
              </w:rPr>
            </w:pPr>
            <w:bookmarkStart w:id="8768" w:name="_Toc489458683"/>
            <w:bookmarkEnd w:id="8768"/>
          </w:p>
          <w:p w14:paraId="52EAB773" w14:textId="43BFE89B" w:rsidR="00975CC4" w:rsidRPr="00C41274" w:rsidDel="009453A7" w:rsidRDefault="00975CC4" w:rsidP="00166AF3">
            <w:pPr>
              <w:pStyle w:val="TableBody"/>
              <w:rPr>
                <w:del w:id="8769" w:author="Alban Roche" w:date="2017-08-02T16:35:00Z"/>
                <w:u w:val="single"/>
              </w:rPr>
            </w:pPr>
            <w:del w:id="8770" w:author="Alban Roche" w:date="2017-08-02T16:35:00Z">
              <w:r w:rsidRPr="00C41274" w:rsidDel="009453A7">
                <w:rPr>
                  <w:u w:val="single"/>
                </w:rPr>
                <w:delText>Syntax</w:delText>
              </w:r>
              <w:bookmarkStart w:id="8771" w:name="_Toc489458684"/>
              <w:bookmarkEnd w:id="8771"/>
            </w:del>
          </w:p>
          <w:p w14:paraId="118C9D5B" w14:textId="4FABA5A3" w:rsidR="00975CC4" w:rsidRPr="00C41274" w:rsidDel="009453A7" w:rsidRDefault="00975CC4" w:rsidP="00166AF3">
            <w:pPr>
              <w:pStyle w:val="TableBody"/>
              <w:rPr>
                <w:del w:id="8772" w:author="Alban Roche" w:date="2017-08-02T16:35:00Z"/>
                <w:i/>
              </w:rPr>
            </w:pPr>
            <w:del w:id="8773" w:author="Alban Roche" w:date="2017-08-02T16:35:00Z">
              <w:r w:rsidRPr="00C41274" w:rsidDel="009453A7">
                <w:rPr>
                  <w:b/>
                </w:rPr>
                <w:delText>AT</w:delText>
              </w:r>
              <w:r w:rsidDel="009453A7">
                <w:rPr>
                  <w:b/>
                </w:rPr>
                <w:delText>*PSRDBS=</w:delText>
              </w:r>
              <w:r w:rsidDel="009453A7">
                <w:rPr>
                  <w:b/>
                </w:rPr>
                <w:br/>
                <w:delText>&lt;mode&gt;,&lt;band&gt;</w:delText>
              </w:r>
              <w:bookmarkStart w:id="8774" w:name="_Toc489458685"/>
              <w:bookmarkEnd w:id="8774"/>
            </w:del>
          </w:p>
        </w:tc>
        <w:tc>
          <w:tcPr>
            <w:tcW w:w="7560" w:type="dxa"/>
          </w:tcPr>
          <w:p w14:paraId="5A7D7915" w14:textId="06FE4A1E" w:rsidR="00975CC4" w:rsidDel="009453A7" w:rsidRDefault="00975CC4" w:rsidP="00166AF3">
            <w:pPr>
              <w:pStyle w:val="TableBody"/>
              <w:rPr>
                <w:del w:id="8775" w:author="Alban Roche" w:date="2017-08-02T16:35:00Z"/>
              </w:rPr>
            </w:pPr>
            <w:bookmarkStart w:id="8776" w:name="_Toc489458686"/>
            <w:bookmarkEnd w:id="8776"/>
          </w:p>
          <w:p w14:paraId="1A9B1058" w14:textId="646E0397" w:rsidR="00975CC4" w:rsidDel="009453A7" w:rsidRDefault="00975CC4" w:rsidP="00166AF3">
            <w:pPr>
              <w:pStyle w:val="TableBody"/>
              <w:rPr>
                <w:del w:id="8777" w:author="Alban Roche" w:date="2017-08-02T16:35:00Z"/>
              </w:rPr>
            </w:pPr>
            <w:bookmarkStart w:id="8778" w:name="_Toc489458687"/>
            <w:bookmarkEnd w:id="8778"/>
          </w:p>
          <w:p w14:paraId="49CEC128" w14:textId="0B50C4BE" w:rsidR="00975CC4" w:rsidRPr="00C41274" w:rsidDel="009453A7" w:rsidRDefault="00975CC4" w:rsidP="00166AF3">
            <w:pPr>
              <w:pStyle w:val="TableBody"/>
              <w:rPr>
                <w:del w:id="8779" w:author="Alban Roche" w:date="2017-08-02T16:35:00Z"/>
                <w:u w:val="single"/>
              </w:rPr>
            </w:pPr>
            <w:del w:id="8780" w:author="Alban Roche" w:date="2017-08-02T16:35:00Z">
              <w:r w:rsidRPr="00C41274" w:rsidDel="009453A7">
                <w:rPr>
                  <w:u w:val="single"/>
                </w:rPr>
                <w:delText>Response</w:delText>
              </w:r>
              <w:bookmarkStart w:id="8781" w:name="_Toc489458688"/>
              <w:bookmarkEnd w:id="8781"/>
            </w:del>
          </w:p>
          <w:p w14:paraId="1BD4F66C" w14:textId="57ABFE4A" w:rsidR="00975CC4" w:rsidDel="009453A7" w:rsidRDefault="00975CC4" w:rsidP="00166AF3">
            <w:pPr>
              <w:pStyle w:val="TableBody"/>
              <w:rPr>
                <w:del w:id="8782" w:author="Alban Roche" w:date="2017-08-02T16:35:00Z"/>
                <w:b/>
              </w:rPr>
            </w:pPr>
            <w:del w:id="8783" w:author="Alban Roche" w:date="2017-08-02T16:35:00Z">
              <w:r w:rsidRPr="00C41274" w:rsidDel="009453A7">
                <w:rPr>
                  <w:b/>
                </w:rPr>
                <w:delText>OK</w:delText>
              </w:r>
              <w:bookmarkStart w:id="8784" w:name="_Toc489458689"/>
              <w:bookmarkEnd w:id="8784"/>
            </w:del>
          </w:p>
          <w:p w14:paraId="53FE4D5F" w14:textId="7C4730B9" w:rsidR="00975CC4" w:rsidRPr="00C41274" w:rsidDel="009453A7" w:rsidRDefault="00975CC4" w:rsidP="00166AF3">
            <w:pPr>
              <w:pStyle w:val="TableBody"/>
              <w:rPr>
                <w:del w:id="8785" w:author="Alban Roche" w:date="2017-08-02T16:35:00Z"/>
                <w:u w:val="single"/>
              </w:rPr>
            </w:pPr>
            <w:bookmarkStart w:id="8786" w:name="_Toc489458690"/>
            <w:bookmarkEnd w:id="8786"/>
          </w:p>
          <w:p w14:paraId="5DEB21EE" w14:textId="782B0205" w:rsidR="00975CC4" w:rsidRPr="00C41274" w:rsidDel="009453A7" w:rsidRDefault="00975CC4" w:rsidP="00166AF3">
            <w:pPr>
              <w:pStyle w:val="TableBody"/>
              <w:rPr>
                <w:del w:id="8787" w:author="Alban Roche" w:date="2017-08-02T16:35:00Z"/>
                <w:u w:val="single"/>
              </w:rPr>
            </w:pPr>
            <w:del w:id="8788" w:author="Alban Roche" w:date="2017-08-02T16:35:00Z">
              <w:r w:rsidRPr="00C41274" w:rsidDel="009453A7">
                <w:rPr>
                  <w:u w:val="single"/>
                </w:rPr>
                <w:delText>Parameters</w:delText>
              </w:r>
              <w:bookmarkStart w:id="8789" w:name="_Toc489458691"/>
              <w:bookmarkEnd w:id="8789"/>
            </w:del>
          </w:p>
          <w:p w14:paraId="2081A14C" w14:textId="1279D322" w:rsidR="00975CC4" w:rsidDel="009453A7" w:rsidRDefault="00975CC4" w:rsidP="00166AF3">
            <w:pPr>
              <w:pStyle w:val="TableBody"/>
              <w:rPr>
                <w:del w:id="8790" w:author="Alban Roche" w:date="2017-08-02T16:35:00Z"/>
                <w:snapToGrid w:val="0"/>
              </w:rPr>
            </w:pPr>
            <w:del w:id="8791" w:author="Alban Roche" w:date="2017-08-02T16:35:00Z">
              <w:r w:rsidRPr="00C41274" w:rsidDel="009453A7">
                <w:rPr>
                  <w:b/>
                  <w:lang w:eastAsia="zh-CN"/>
                </w:rPr>
                <w:delText>&lt;</w:delText>
              </w:r>
              <w:r w:rsidDel="009453A7">
                <w:rPr>
                  <w:b/>
                  <w:lang w:eastAsia="zh-CN"/>
                </w:rPr>
                <w:delText>m</w:delText>
              </w:r>
              <w:r w:rsidDel="009453A7">
                <w:rPr>
                  <w:b/>
                </w:rPr>
                <w:delText>ode</w:delText>
              </w:r>
              <w:r w:rsidRPr="00C41274" w:rsidDel="009453A7">
                <w:rPr>
                  <w:b/>
                  <w:lang w:eastAsia="zh-CN"/>
                </w:rPr>
                <w:delText>&gt;</w:delText>
              </w:r>
              <w:r w:rsidDel="009453A7">
                <w:rPr>
                  <w:snapToGrid w:val="0"/>
                </w:rPr>
                <w:tab/>
              </w:r>
              <w:r w:rsidRPr="00C41274" w:rsidDel="009453A7">
                <w:rPr>
                  <w:snapToGrid w:val="0"/>
                </w:rPr>
                <w:delText>0</w:delText>
              </w:r>
              <w:r w:rsidDel="009453A7">
                <w:rPr>
                  <w:snapToGrid w:val="0"/>
                </w:rPr>
                <w:tab/>
                <w:delText>Set &lt;band&gt; at next switch on</w:delText>
              </w:r>
              <w:bookmarkStart w:id="8792" w:name="_Toc489458692"/>
              <w:bookmarkEnd w:id="8792"/>
            </w:del>
          </w:p>
          <w:p w14:paraId="2815A16D" w14:textId="759320D8" w:rsidR="00975CC4" w:rsidDel="009453A7" w:rsidRDefault="00975CC4" w:rsidP="00166AF3">
            <w:pPr>
              <w:pStyle w:val="TableBody"/>
              <w:rPr>
                <w:del w:id="8793" w:author="Alban Roche" w:date="2017-08-02T16:35:00Z"/>
                <w:snapToGrid w:val="0"/>
              </w:rPr>
            </w:pPr>
            <w:del w:id="8794" w:author="Alban Roche" w:date="2017-08-02T16:35:00Z">
              <w:r w:rsidDel="009453A7">
                <w:rPr>
                  <w:snapToGrid w:val="0"/>
                </w:rPr>
                <w:tab/>
              </w:r>
              <w:r w:rsidDel="009453A7">
                <w:rPr>
                  <w:snapToGrid w:val="0"/>
                </w:rPr>
                <w:tab/>
                <w:delText>1</w:delText>
              </w:r>
              <w:r w:rsidDel="009453A7">
                <w:rPr>
                  <w:snapToGrid w:val="0"/>
                </w:rPr>
                <w:tab/>
                <w:delText>Set &lt;band&gt; immediately</w:delText>
              </w:r>
              <w:bookmarkStart w:id="8795" w:name="_Toc489458693"/>
              <w:bookmarkEnd w:id="8795"/>
            </w:del>
          </w:p>
          <w:p w14:paraId="60DE8AA4" w14:textId="285FE4F9" w:rsidR="00975CC4" w:rsidDel="009453A7" w:rsidRDefault="00975CC4" w:rsidP="00166AF3">
            <w:pPr>
              <w:pStyle w:val="TableBody"/>
              <w:tabs>
                <w:tab w:val="left" w:pos="923"/>
                <w:tab w:val="left" w:pos="1206"/>
              </w:tabs>
              <w:rPr>
                <w:del w:id="8796" w:author="Alban Roche" w:date="2017-08-02T16:35:00Z"/>
                <w:rFonts w:eastAsia="PMingLiU"/>
                <w:lang w:eastAsia="zh-TW"/>
              </w:rPr>
            </w:pPr>
            <w:bookmarkStart w:id="8797" w:name="_Toc489458694"/>
            <w:bookmarkEnd w:id="8797"/>
          </w:p>
          <w:p w14:paraId="5479B0AF" w14:textId="4B49E65A" w:rsidR="00975CC4" w:rsidDel="009453A7" w:rsidRDefault="00975CC4" w:rsidP="00166AF3">
            <w:pPr>
              <w:pStyle w:val="TableBody"/>
              <w:rPr>
                <w:del w:id="8798" w:author="Alban Roche" w:date="2017-08-02T16:35:00Z"/>
                <w:snapToGrid w:val="0"/>
              </w:rPr>
            </w:pPr>
            <w:del w:id="8799" w:author="Alban Roche" w:date="2017-08-02T16:35:00Z">
              <w:r w:rsidRPr="00C41274" w:rsidDel="009453A7">
                <w:rPr>
                  <w:b/>
                  <w:lang w:eastAsia="zh-CN"/>
                </w:rPr>
                <w:delText>&lt;</w:delText>
              </w:r>
              <w:r w:rsidDel="009453A7">
                <w:rPr>
                  <w:b/>
                </w:rPr>
                <w:delText>band</w:delText>
              </w:r>
              <w:r w:rsidRPr="00C41274" w:rsidDel="009453A7">
                <w:rPr>
                  <w:b/>
                  <w:lang w:eastAsia="zh-CN"/>
                </w:rPr>
                <w:delText>&gt;</w:delText>
              </w:r>
              <w:r w:rsidDel="009453A7">
                <w:rPr>
                  <w:b/>
                </w:rPr>
                <w:tab/>
              </w:r>
              <w:r w:rsidDel="009453A7">
                <w:rPr>
                  <w:snapToGrid w:val="0"/>
                </w:rPr>
                <w:delText>Bit field type parameter. To set several bands, sum up the values</w:delText>
              </w:r>
              <w:bookmarkStart w:id="8800" w:name="_Toc489458695"/>
              <w:bookmarkEnd w:id="8800"/>
            </w:del>
          </w:p>
          <w:p w14:paraId="5B7C141F" w14:textId="2183D65E" w:rsidR="00975CC4" w:rsidRPr="00F31BB8" w:rsidDel="009453A7" w:rsidRDefault="00975CC4" w:rsidP="00166AF3">
            <w:pPr>
              <w:pStyle w:val="TableBody"/>
              <w:rPr>
                <w:del w:id="8801" w:author="Alban Roche" w:date="2017-08-02T16:35:00Z"/>
              </w:rPr>
            </w:pPr>
            <w:del w:id="8802" w:author="Alban Roche" w:date="2017-08-02T16:35:00Z">
              <w:r w:rsidRPr="00F31BB8" w:rsidDel="009453A7">
                <w:delText>2</w:delText>
              </w:r>
              <w:r w:rsidRPr="00F31BB8" w:rsidDel="009453A7">
                <w:tab/>
              </w:r>
              <w:r w:rsidRPr="00F31BB8" w:rsidDel="009453A7">
                <w:tab/>
                <w:delText>GSM 900 MHz</w:delText>
              </w:r>
              <w:r w:rsidRPr="00F31BB8" w:rsidDel="009453A7">
                <w:tab/>
              </w:r>
              <w:r w:rsidRPr="00F31BB8" w:rsidDel="009453A7">
                <w:tab/>
                <w:delText>(HL7692 only)</w:delText>
              </w:r>
              <w:bookmarkStart w:id="8803" w:name="_Toc489458696"/>
              <w:bookmarkEnd w:id="8803"/>
            </w:del>
          </w:p>
          <w:p w14:paraId="421CCE57" w14:textId="3F86FC28" w:rsidR="00975CC4" w:rsidRPr="00F31BB8" w:rsidDel="009453A7" w:rsidRDefault="00975CC4" w:rsidP="00166AF3">
            <w:pPr>
              <w:pStyle w:val="TableBody"/>
              <w:rPr>
                <w:del w:id="8804" w:author="Alban Roche" w:date="2017-08-02T16:35:00Z"/>
              </w:rPr>
            </w:pPr>
            <w:del w:id="8805" w:author="Alban Roche" w:date="2017-08-02T16:35:00Z">
              <w:r w:rsidRPr="00F31BB8" w:rsidDel="009453A7">
                <w:delText>8</w:delText>
              </w:r>
              <w:r w:rsidRPr="00F31BB8" w:rsidDel="009453A7">
                <w:tab/>
              </w:r>
              <w:r w:rsidRPr="00F31BB8" w:rsidDel="009453A7">
                <w:tab/>
                <w:delText>DCS 1800 MHz</w:delText>
              </w:r>
              <w:r w:rsidRPr="00F31BB8" w:rsidDel="009453A7">
                <w:tab/>
              </w:r>
              <w:r w:rsidRPr="00F31BB8" w:rsidDel="009453A7">
                <w:tab/>
                <w:delText>(HL7692 only)</w:delText>
              </w:r>
              <w:bookmarkStart w:id="8806" w:name="_Toc489458697"/>
              <w:bookmarkEnd w:id="8806"/>
            </w:del>
          </w:p>
          <w:p w14:paraId="6624BAB7" w14:textId="6471D3B0" w:rsidR="00975CC4" w:rsidDel="009453A7" w:rsidRDefault="00975CC4" w:rsidP="00166AF3">
            <w:pPr>
              <w:pStyle w:val="TableBody"/>
              <w:rPr>
                <w:del w:id="8807" w:author="Alban Roche" w:date="2017-08-02T16:35:00Z"/>
              </w:rPr>
            </w:pPr>
            <w:del w:id="8808" w:author="Alban Roche" w:date="2017-08-02T16:35:00Z">
              <w:r w:rsidRPr="00F31BB8" w:rsidDel="009453A7">
                <w:delText>32</w:delText>
              </w:r>
              <w:r w:rsidDel="009453A7">
                <w:tab/>
              </w:r>
              <w:r w:rsidDel="009453A7">
                <w:tab/>
              </w:r>
              <w:r w:rsidRPr="00F31BB8" w:rsidDel="009453A7">
                <w:rPr>
                  <w:lang w:eastAsia="zh-CN"/>
                </w:rPr>
                <w:delText>UMTS Band I (2100 MHz)</w:delText>
              </w:r>
              <w:r w:rsidDel="009453A7">
                <w:tab/>
              </w:r>
              <w:r w:rsidRPr="00F31BB8" w:rsidDel="009453A7">
                <w:rPr>
                  <w:lang w:eastAsia="zh-CN"/>
                </w:rPr>
                <w:delText>(HL7650 only)</w:delText>
              </w:r>
              <w:bookmarkStart w:id="8809" w:name="_Toc489458698"/>
              <w:bookmarkEnd w:id="8809"/>
            </w:del>
          </w:p>
          <w:p w14:paraId="2A1BF9E4" w14:textId="3D87933D" w:rsidR="00975CC4" w:rsidRPr="00744700" w:rsidDel="009453A7" w:rsidRDefault="00975CC4" w:rsidP="00166AF3">
            <w:pPr>
              <w:pStyle w:val="TableBody"/>
              <w:rPr>
                <w:del w:id="8810" w:author="Alban Roche" w:date="2017-08-02T16:35:00Z"/>
              </w:rPr>
            </w:pPr>
            <w:del w:id="8811" w:author="Alban Roche" w:date="2017-08-02T16:35:00Z">
              <w:r w:rsidRPr="00B652BB" w:rsidDel="009453A7">
                <w:delText>64</w:delText>
              </w:r>
              <w:r w:rsidRPr="00B652BB" w:rsidDel="009453A7">
                <w:tab/>
              </w:r>
              <w:r w:rsidRPr="00B652BB" w:rsidDel="009453A7">
                <w:tab/>
              </w:r>
              <w:r w:rsidDel="009453A7">
                <w:delText>UMTS Band II (</w:delText>
              </w:r>
              <w:r w:rsidRPr="00B652BB" w:rsidDel="009453A7">
                <w:delText>1900 MHz</w:delText>
              </w:r>
              <w:r w:rsidRPr="00744700" w:rsidDel="009453A7">
                <w:delText>)</w:delText>
              </w:r>
              <w:r w:rsidDel="009453A7">
                <w:tab/>
                <w:delText>(HL7688 only)</w:delText>
              </w:r>
              <w:bookmarkStart w:id="8812" w:name="_Toc489458699"/>
              <w:bookmarkEnd w:id="8812"/>
            </w:del>
          </w:p>
          <w:p w14:paraId="0E4E5987" w14:textId="75BEEF04" w:rsidR="00975CC4" w:rsidRPr="00F31BB8" w:rsidDel="009453A7" w:rsidRDefault="00975CC4" w:rsidP="00166AF3">
            <w:pPr>
              <w:pStyle w:val="TableBody"/>
              <w:rPr>
                <w:del w:id="8813" w:author="Alban Roche" w:date="2017-08-02T16:35:00Z"/>
                <w:lang w:eastAsia="zh-CN"/>
              </w:rPr>
            </w:pPr>
            <w:del w:id="8814" w:author="Alban Roche" w:date="2017-08-02T16:35:00Z">
              <w:r w:rsidRPr="00F31BB8" w:rsidDel="009453A7">
                <w:rPr>
                  <w:lang w:eastAsia="zh-CN"/>
                </w:rPr>
                <w:delText>128</w:delText>
              </w:r>
              <w:r w:rsidDel="009453A7">
                <w:tab/>
              </w:r>
              <w:r w:rsidDel="009453A7">
                <w:tab/>
              </w:r>
              <w:r w:rsidRPr="00F31BB8" w:rsidDel="009453A7">
                <w:rPr>
                  <w:lang w:eastAsia="zh-CN"/>
                </w:rPr>
                <w:delText>UMTS Band V (850 MHz)</w:delText>
              </w:r>
              <w:r w:rsidDel="009453A7">
                <w:tab/>
              </w:r>
              <w:r w:rsidRPr="00F31BB8" w:rsidDel="009453A7">
                <w:rPr>
                  <w:lang w:eastAsia="zh-CN"/>
                </w:rPr>
                <w:delText xml:space="preserve">(HL7650 </w:delText>
              </w:r>
              <w:r w:rsidDel="009453A7">
                <w:delText>and HL7688</w:delText>
              </w:r>
              <w:r w:rsidRPr="00F31BB8" w:rsidDel="009453A7">
                <w:rPr>
                  <w:lang w:eastAsia="zh-CN"/>
                </w:rPr>
                <w:delText>)</w:delText>
              </w:r>
              <w:bookmarkStart w:id="8815" w:name="_Toc489458700"/>
              <w:bookmarkEnd w:id="8815"/>
            </w:del>
          </w:p>
          <w:p w14:paraId="6ECD3E45" w14:textId="363BE6C8" w:rsidR="00975CC4" w:rsidDel="009453A7" w:rsidRDefault="00975CC4" w:rsidP="00166AF3">
            <w:pPr>
              <w:pStyle w:val="TableBody"/>
              <w:rPr>
                <w:del w:id="8816" w:author="Alban Roche" w:date="2017-08-02T16:35:00Z"/>
              </w:rPr>
            </w:pPr>
            <w:del w:id="8817" w:author="Alban Roche" w:date="2017-08-02T16:35:00Z">
              <w:r w:rsidRPr="00F31BB8" w:rsidDel="009453A7">
                <w:rPr>
                  <w:lang w:eastAsia="zh-CN"/>
                </w:rPr>
                <w:delText>512</w:delText>
              </w:r>
              <w:r w:rsidDel="009453A7">
                <w:tab/>
              </w:r>
              <w:r w:rsidDel="009453A7">
                <w:tab/>
              </w:r>
              <w:r w:rsidRPr="00F31BB8" w:rsidDel="009453A7">
                <w:rPr>
                  <w:lang w:eastAsia="zh-CN"/>
                </w:rPr>
                <w:delText>UMTS Band VIII (900 MHz)</w:delText>
              </w:r>
              <w:r w:rsidDel="009453A7">
                <w:tab/>
              </w:r>
              <w:r w:rsidRPr="00F31BB8" w:rsidDel="009453A7">
                <w:rPr>
                  <w:lang w:eastAsia="zh-CN"/>
                </w:rPr>
                <w:delText>(HL7650 only)</w:delText>
              </w:r>
              <w:bookmarkStart w:id="8818" w:name="_Toc489458701"/>
              <w:bookmarkEnd w:id="8818"/>
            </w:del>
          </w:p>
          <w:p w14:paraId="52DAE00A" w14:textId="2C90EB6E" w:rsidR="00975CC4" w:rsidRPr="00F31BB8" w:rsidDel="009453A7" w:rsidRDefault="00975CC4" w:rsidP="00166AF3">
            <w:pPr>
              <w:pStyle w:val="TableBody"/>
              <w:rPr>
                <w:del w:id="8819" w:author="Alban Roche" w:date="2017-08-02T16:35:00Z"/>
                <w:lang w:eastAsia="zh-CN"/>
              </w:rPr>
            </w:pPr>
            <w:del w:id="8820" w:author="Alban Roche" w:date="2017-08-02T16:35:00Z">
              <w:r w:rsidRPr="00B652BB" w:rsidDel="009453A7">
                <w:delText>4096</w:delText>
              </w:r>
              <w:r w:rsidRPr="00B652BB" w:rsidDel="009453A7">
                <w:tab/>
              </w:r>
              <w:r w:rsidRPr="00B652BB" w:rsidDel="009453A7">
                <w:tab/>
              </w:r>
              <w:r w:rsidDel="009453A7">
                <w:delText>LTE Band 2 (</w:delText>
              </w:r>
              <w:r w:rsidRPr="00B652BB" w:rsidDel="009453A7">
                <w:rPr>
                  <w:lang w:eastAsia="zh-CN"/>
                </w:rPr>
                <w:delText>1900 MHz</w:delText>
              </w:r>
              <w:r w:rsidDel="009453A7">
                <w:rPr>
                  <w:lang w:eastAsia="zh-CN"/>
                </w:rPr>
                <w:delText>)</w:delText>
              </w:r>
              <w:r w:rsidDel="009453A7">
                <w:rPr>
                  <w:lang w:eastAsia="zh-CN"/>
                </w:rPr>
                <w:tab/>
                <w:delText>(HL7648 and HL7688)</w:delText>
              </w:r>
              <w:bookmarkStart w:id="8821" w:name="_Toc489458702"/>
              <w:bookmarkEnd w:id="8821"/>
            </w:del>
          </w:p>
          <w:p w14:paraId="31D1CCF4" w14:textId="10438B1C" w:rsidR="00975CC4" w:rsidRPr="00F31BB8" w:rsidDel="009453A7" w:rsidRDefault="00975CC4" w:rsidP="00166AF3">
            <w:pPr>
              <w:pStyle w:val="TableBody"/>
              <w:rPr>
                <w:del w:id="8822" w:author="Alban Roche" w:date="2017-08-02T16:35:00Z"/>
                <w:lang w:eastAsia="zh-CN"/>
              </w:rPr>
            </w:pPr>
            <w:del w:id="8823" w:author="Alban Roche" w:date="2017-08-02T16:35:00Z">
              <w:r w:rsidRPr="00F31BB8" w:rsidDel="009453A7">
                <w:rPr>
                  <w:lang w:eastAsia="zh-CN"/>
                </w:rPr>
                <w:delText>8192</w:delText>
              </w:r>
              <w:r w:rsidRPr="00F31BB8" w:rsidDel="009453A7">
                <w:rPr>
                  <w:lang w:eastAsia="zh-CN"/>
                </w:rPr>
                <w:tab/>
              </w:r>
              <w:r w:rsidRPr="00F31BB8" w:rsidDel="009453A7">
                <w:rPr>
                  <w:lang w:eastAsia="zh-CN"/>
                </w:rPr>
                <w:tab/>
                <w:delText>LTE Band 3 (1800 MHz)</w:delText>
              </w:r>
              <w:r w:rsidRPr="00F31BB8" w:rsidDel="009453A7">
                <w:rPr>
                  <w:lang w:eastAsia="zh-CN"/>
                </w:rPr>
                <w:tab/>
                <w:delText>(</w:delText>
              </w:r>
              <w:r w:rsidDel="009453A7">
                <w:delText xml:space="preserve">HL7650, </w:delText>
              </w:r>
              <w:r w:rsidRPr="00F31BB8" w:rsidDel="009453A7">
                <w:rPr>
                  <w:lang w:eastAsia="zh-CN"/>
                </w:rPr>
                <w:delText>HL7690 and HL7692)</w:delText>
              </w:r>
              <w:bookmarkStart w:id="8824" w:name="_Toc489458703"/>
              <w:bookmarkEnd w:id="8824"/>
            </w:del>
          </w:p>
          <w:p w14:paraId="58B08701" w14:textId="2767C358" w:rsidR="00975CC4" w:rsidDel="009453A7" w:rsidRDefault="00975CC4" w:rsidP="00166AF3">
            <w:pPr>
              <w:pStyle w:val="TableBody"/>
              <w:rPr>
                <w:del w:id="8825" w:author="Alban Roche" w:date="2017-08-02T16:35:00Z"/>
              </w:rPr>
            </w:pPr>
            <w:del w:id="8826" w:author="Alban Roche" w:date="2017-08-02T16:35:00Z">
              <w:r w:rsidRPr="00F31BB8" w:rsidDel="009453A7">
                <w:rPr>
                  <w:lang w:eastAsia="zh-CN"/>
                </w:rPr>
                <w:delText>16384</w:delText>
              </w:r>
              <w:r w:rsidRPr="00F31BB8" w:rsidDel="009453A7">
                <w:rPr>
                  <w:lang w:eastAsia="zh-CN"/>
                </w:rPr>
                <w:tab/>
              </w:r>
              <w:r w:rsidRPr="00F31BB8" w:rsidDel="009453A7">
                <w:rPr>
                  <w:lang w:eastAsia="zh-CN"/>
                </w:rPr>
                <w:tab/>
                <w:delText>LTE Band 4 (1700 MHz)</w:delText>
              </w:r>
              <w:r w:rsidRPr="00F31BB8" w:rsidDel="009453A7">
                <w:rPr>
                  <w:lang w:eastAsia="zh-CN"/>
                </w:rPr>
                <w:tab/>
                <w:delText>(HL7618</w:delText>
              </w:r>
              <w:r w:rsidDel="009453A7">
                <w:delText xml:space="preserve">, </w:delText>
              </w:r>
              <w:r w:rsidRPr="005443A4" w:rsidDel="009453A7">
                <w:rPr>
                  <w:lang w:eastAsia="zh-CN"/>
                </w:rPr>
                <w:delText>HL761</w:delText>
              </w:r>
              <w:r w:rsidDel="009453A7">
                <w:rPr>
                  <w:lang w:eastAsia="zh-CN"/>
                </w:rPr>
                <w:delText>8RD,</w:delText>
              </w:r>
              <w:r w:rsidDel="009453A7">
                <w:delText xml:space="preserve"> HL7648</w:delText>
              </w:r>
              <w:r w:rsidRPr="00F31BB8" w:rsidDel="009453A7">
                <w:rPr>
                  <w:lang w:eastAsia="zh-CN"/>
                </w:rPr>
                <w:delText xml:space="preserve"> </w:delText>
              </w:r>
              <w:r w:rsidDel="009453A7">
                <w:delText>and HL7688</w:delText>
              </w:r>
              <w:r w:rsidRPr="00F31BB8" w:rsidDel="009453A7">
                <w:rPr>
                  <w:lang w:eastAsia="zh-CN"/>
                </w:rPr>
                <w:delText>)</w:delText>
              </w:r>
              <w:bookmarkStart w:id="8827" w:name="_Toc489458704"/>
              <w:bookmarkEnd w:id="8827"/>
            </w:del>
          </w:p>
          <w:p w14:paraId="07380D74" w14:textId="7AF9D2C6" w:rsidR="00975CC4" w:rsidRPr="00F31BB8" w:rsidDel="009453A7" w:rsidRDefault="00975CC4" w:rsidP="00166AF3">
            <w:pPr>
              <w:pStyle w:val="TableBody"/>
              <w:rPr>
                <w:del w:id="8828" w:author="Alban Roche" w:date="2017-08-02T16:35:00Z"/>
                <w:lang w:eastAsia="zh-CN"/>
              </w:rPr>
            </w:pPr>
            <w:del w:id="8829" w:author="Alban Roche" w:date="2017-08-02T16:35:00Z">
              <w:r w:rsidRPr="00B652BB" w:rsidDel="009453A7">
                <w:delText>32768</w:delText>
              </w:r>
              <w:r w:rsidRPr="00B652BB" w:rsidDel="009453A7">
                <w:tab/>
              </w:r>
              <w:r w:rsidRPr="00B652BB" w:rsidDel="009453A7">
                <w:tab/>
              </w:r>
              <w:r w:rsidDel="009453A7">
                <w:delText>LTE Band 5 (</w:delText>
              </w:r>
              <w:r w:rsidDel="009453A7">
                <w:rPr>
                  <w:lang w:eastAsia="zh-CN"/>
                </w:rPr>
                <w:delText>850 MHz)</w:delText>
              </w:r>
              <w:r w:rsidDel="009453A7">
                <w:rPr>
                  <w:lang w:eastAsia="zh-CN"/>
                </w:rPr>
                <w:tab/>
                <w:delText>(HL7650 and HL7688)</w:delText>
              </w:r>
              <w:bookmarkStart w:id="8830" w:name="_Toc489458705"/>
              <w:bookmarkEnd w:id="8830"/>
            </w:del>
          </w:p>
          <w:p w14:paraId="0C68D7B0" w14:textId="3EFC0B87" w:rsidR="00975CC4" w:rsidDel="009453A7" w:rsidRDefault="00975CC4" w:rsidP="00166AF3">
            <w:pPr>
              <w:pStyle w:val="TableBody"/>
              <w:rPr>
                <w:del w:id="8831" w:author="Alban Roche" w:date="2017-08-02T16:35:00Z"/>
              </w:rPr>
            </w:pPr>
            <w:del w:id="8832" w:author="Alban Roche" w:date="2017-08-02T16:35:00Z">
              <w:r w:rsidRPr="00F31BB8" w:rsidDel="009453A7">
                <w:rPr>
                  <w:lang w:eastAsia="zh-CN"/>
                </w:rPr>
                <w:delText>131072</w:delText>
              </w:r>
              <w:r w:rsidRPr="00F31BB8" w:rsidDel="009453A7">
                <w:rPr>
                  <w:lang w:eastAsia="zh-CN"/>
                </w:rPr>
                <w:tab/>
                <w:delText>LTE Band 13 (700 MHz)</w:delText>
              </w:r>
              <w:r w:rsidRPr="00F31BB8" w:rsidDel="009453A7">
                <w:rPr>
                  <w:lang w:eastAsia="zh-CN"/>
                </w:rPr>
                <w:tab/>
                <w:delText>(HL7618</w:delText>
              </w:r>
              <w:r w:rsidDel="009453A7">
                <w:rPr>
                  <w:lang w:eastAsia="zh-CN"/>
                </w:rPr>
                <w:delText>,</w:delText>
              </w:r>
              <w:r w:rsidRPr="005443A4" w:rsidDel="009453A7">
                <w:rPr>
                  <w:lang w:eastAsia="zh-CN"/>
                </w:rPr>
                <w:delText xml:space="preserve"> HL761</w:delText>
              </w:r>
              <w:r w:rsidDel="009453A7">
                <w:rPr>
                  <w:lang w:eastAsia="zh-CN"/>
                </w:rPr>
                <w:delText>8RD</w:delText>
              </w:r>
              <w:r w:rsidRPr="00F31BB8" w:rsidDel="009453A7">
                <w:rPr>
                  <w:lang w:eastAsia="zh-CN"/>
                </w:rPr>
                <w:delText xml:space="preserve"> </w:delText>
              </w:r>
              <w:r w:rsidDel="009453A7">
                <w:delText>and HL7688</w:delText>
              </w:r>
              <w:r w:rsidRPr="00F31BB8" w:rsidDel="009453A7">
                <w:rPr>
                  <w:lang w:eastAsia="zh-CN"/>
                </w:rPr>
                <w:delText>)</w:delText>
              </w:r>
              <w:bookmarkStart w:id="8833" w:name="_Toc489458706"/>
              <w:bookmarkEnd w:id="8833"/>
            </w:del>
          </w:p>
          <w:p w14:paraId="2D27256C" w14:textId="55D8836F" w:rsidR="00975CC4" w:rsidRPr="00F31BB8" w:rsidDel="009453A7" w:rsidRDefault="00975CC4" w:rsidP="00166AF3">
            <w:pPr>
              <w:pStyle w:val="TableBody"/>
              <w:rPr>
                <w:del w:id="8834" w:author="Alban Roche" w:date="2017-08-02T16:35:00Z"/>
                <w:lang w:eastAsia="zh-CN"/>
              </w:rPr>
            </w:pPr>
            <w:del w:id="8835" w:author="Alban Roche" w:date="2017-08-02T16:35:00Z">
              <w:r w:rsidRPr="00B652BB" w:rsidDel="009453A7">
                <w:delText>262144</w:delText>
              </w:r>
              <w:r w:rsidRPr="00B652BB" w:rsidDel="009453A7">
                <w:tab/>
              </w:r>
              <w:r w:rsidDel="009453A7">
                <w:delText>LTE Band 17 (</w:delText>
              </w:r>
              <w:r w:rsidRPr="00BB3AC1" w:rsidDel="009453A7">
                <w:rPr>
                  <w:lang w:eastAsia="zh-CN"/>
                </w:rPr>
                <w:delText>700MHz</w:delText>
              </w:r>
              <w:r w:rsidDel="009453A7">
                <w:rPr>
                  <w:lang w:eastAsia="zh-CN"/>
                </w:rPr>
                <w:delText>)</w:delText>
              </w:r>
              <w:r w:rsidDel="009453A7">
                <w:rPr>
                  <w:lang w:eastAsia="zh-CN"/>
                </w:rPr>
                <w:tab/>
                <w:delText>(HL7688 only)</w:delText>
              </w:r>
              <w:bookmarkStart w:id="8836" w:name="_Toc489458707"/>
              <w:bookmarkEnd w:id="8836"/>
            </w:del>
          </w:p>
          <w:p w14:paraId="51D379B3" w14:textId="64BAC139" w:rsidR="00975CC4" w:rsidRPr="00F31BB8" w:rsidDel="009453A7" w:rsidRDefault="00975CC4" w:rsidP="00166AF3">
            <w:pPr>
              <w:pStyle w:val="TableBody"/>
              <w:rPr>
                <w:del w:id="8837" w:author="Alban Roche" w:date="2017-08-02T16:35:00Z"/>
                <w:lang w:eastAsia="zh-CN"/>
              </w:rPr>
            </w:pPr>
            <w:del w:id="8838" w:author="Alban Roche" w:date="2017-08-02T16:35:00Z">
              <w:r w:rsidRPr="00F31BB8" w:rsidDel="009453A7">
                <w:rPr>
                  <w:lang w:eastAsia="zh-CN"/>
                </w:rPr>
                <w:delText>524288</w:delText>
              </w:r>
              <w:r w:rsidDel="009453A7">
                <w:tab/>
              </w:r>
              <w:r w:rsidRPr="00F31BB8" w:rsidDel="009453A7">
                <w:rPr>
                  <w:lang w:eastAsia="zh-CN"/>
                </w:rPr>
                <w:delText>LTE Band 28 (700 MHz)</w:delText>
              </w:r>
              <w:r w:rsidDel="009453A7">
                <w:tab/>
              </w:r>
              <w:r w:rsidRPr="00F31BB8" w:rsidDel="009453A7">
                <w:rPr>
                  <w:lang w:eastAsia="zh-CN"/>
                </w:rPr>
                <w:delText>(HL7650 only)</w:delText>
              </w:r>
              <w:bookmarkStart w:id="8839" w:name="_Toc489458708"/>
              <w:bookmarkEnd w:id="8839"/>
            </w:del>
          </w:p>
          <w:p w14:paraId="38F09D39" w14:textId="5E9B0046" w:rsidR="00975CC4" w:rsidRPr="00F31BB8" w:rsidDel="009453A7" w:rsidRDefault="00975CC4" w:rsidP="00166AF3">
            <w:pPr>
              <w:pStyle w:val="TableBody"/>
              <w:rPr>
                <w:del w:id="8840" w:author="Alban Roche" w:date="2017-08-02T16:35:00Z"/>
                <w:lang w:eastAsia="zh-CN"/>
              </w:rPr>
            </w:pPr>
            <w:commentRangeStart w:id="8841"/>
            <w:del w:id="8842" w:author="Alban Roche" w:date="2017-08-02T16:35:00Z">
              <w:r w:rsidRPr="00F31BB8" w:rsidDel="009453A7">
                <w:rPr>
                  <w:lang w:eastAsia="zh-CN"/>
                </w:rPr>
                <w:delText>16777216</w:delText>
              </w:r>
              <w:r w:rsidRPr="00F31BB8" w:rsidDel="009453A7">
                <w:rPr>
                  <w:lang w:eastAsia="zh-CN"/>
                </w:rPr>
                <w:tab/>
                <w:delText>LTE Band 8 (900 MHz)</w:delText>
              </w:r>
              <w:r w:rsidRPr="00F31BB8" w:rsidDel="009453A7">
                <w:rPr>
                  <w:lang w:eastAsia="zh-CN"/>
                </w:rPr>
                <w:tab/>
                <w:delText>(</w:delText>
              </w:r>
              <w:r w:rsidDel="009453A7">
                <w:delText xml:space="preserve">HL7650, </w:delText>
              </w:r>
              <w:r w:rsidRPr="00F31BB8" w:rsidDel="009453A7">
                <w:rPr>
                  <w:lang w:eastAsia="zh-CN"/>
                </w:rPr>
                <w:delText>HL7690 and HL7692)</w:delText>
              </w:r>
              <w:bookmarkStart w:id="8843" w:name="_Toc489458709"/>
              <w:bookmarkEnd w:id="8843"/>
            </w:del>
          </w:p>
          <w:p w14:paraId="01CC5B58" w14:textId="2D2633E6" w:rsidR="00975CC4" w:rsidDel="009453A7" w:rsidRDefault="00975CC4" w:rsidP="00166AF3">
            <w:pPr>
              <w:pStyle w:val="TableBody"/>
              <w:rPr>
                <w:del w:id="8844" w:author="Alban Roche" w:date="2017-08-02T16:35:00Z"/>
              </w:rPr>
            </w:pPr>
            <w:del w:id="8845" w:author="Alban Roche" w:date="2017-08-02T16:35:00Z">
              <w:r w:rsidRPr="00F31BB8" w:rsidDel="009453A7">
                <w:rPr>
                  <w:lang w:eastAsia="zh-CN"/>
                </w:rPr>
                <w:delText>33554432</w:delText>
              </w:r>
              <w:r w:rsidRPr="00F31BB8" w:rsidDel="009453A7">
                <w:rPr>
                  <w:lang w:eastAsia="zh-CN"/>
                </w:rPr>
                <w:tab/>
                <w:delText>LTE Band 20 (800 MHz)</w:delText>
              </w:r>
              <w:r w:rsidRPr="00F31BB8" w:rsidDel="009453A7">
                <w:rPr>
                  <w:lang w:eastAsia="zh-CN"/>
                </w:rPr>
                <w:tab/>
                <w:delText>(HL7690 and HL7692)</w:delText>
              </w:r>
              <w:commentRangeEnd w:id="8841"/>
              <w:r w:rsidRPr="00762499" w:rsidDel="009453A7">
                <w:rPr>
                  <w:rStyle w:val="CommentReference"/>
                  <w:sz w:val="18"/>
                  <w:szCs w:val="24"/>
                </w:rPr>
                <w:commentReference w:id="8841"/>
              </w:r>
              <w:bookmarkStart w:id="8846" w:name="_Toc489458710"/>
              <w:bookmarkEnd w:id="8846"/>
            </w:del>
          </w:p>
          <w:p w14:paraId="17D8E4F6" w14:textId="4A0D4E11" w:rsidR="00975CC4" w:rsidRPr="00F31BB8" w:rsidDel="009453A7" w:rsidRDefault="00975CC4" w:rsidP="00166AF3">
            <w:pPr>
              <w:pStyle w:val="TableBody"/>
              <w:rPr>
                <w:del w:id="8847" w:author="Alban Roche" w:date="2017-08-02T16:35:00Z"/>
              </w:rPr>
            </w:pPr>
            <w:del w:id="8848" w:author="Alban Roche" w:date="2017-08-02T16:35:00Z">
              <w:r w:rsidRPr="00744700" w:rsidDel="009453A7">
                <w:delText>67108864</w:delText>
              </w:r>
              <w:r w:rsidDel="009453A7">
                <w:tab/>
              </w:r>
              <w:r w:rsidRPr="00F31BB8" w:rsidDel="009453A7">
                <w:delText>LTE Band 12 (700 MHz)</w:delText>
              </w:r>
              <w:r w:rsidDel="009453A7">
                <w:tab/>
              </w:r>
              <w:r w:rsidRPr="00F31BB8" w:rsidDel="009453A7">
                <w:delText>(HL7648 only)</w:delText>
              </w:r>
              <w:bookmarkStart w:id="8849" w:name="_Toc489458711"/>
              <w:bookmarkEnd w:id="8849"/>
            </w:del>
          </w:p>
        </w:tc>
        <w:bookmarkStart w:id="8850" w:name="_Toc489458712"/>
        <w:bookmarkEnd w:id="8850"/>
      </w:tr>
      <w:tr w:rsidR="00975CC4" w:rsidRPr="00C41274" w:rsidDel="009453A7" w14:paraId="4829E4E0" w14:textId="2B19FC8A" w:rsidTr="00166AF3">
        <w:trPr>
          <w:trHeight w:val="42"/>
          <w:del w:id="8851" w:author="Alban Roche" w:date="2017-08-02T16:35:00Z"/>
        </w:trPr>
        <w:tc>
          <w:tcPr>
            <w:tcW w:w="1728" w:type="dxa"/>
          </w:tcPr>
          <w:p w14:paraId="4DB4B511" w14:textId="3B2DFD0E" w:rsidR="00975CC4" w:rsidRPr="00C41274" w:rsidDel="009453A7" w:rsidRDefault="00975CC4" w:rsidP="00166AF3">
            <w:pPr>
              <w:pStyle w:val="TableBody"/>
              <w:rPr>
                <w:del w:id="8852" w:author="Alban Roche" w:date="2017-08-02T16:35:00Z"/>
              </w:rPr>
            </w:pPr>
            <w:del w:id="8853" w:author="Alban Roche" w:date="2017-08-02T16:35:00Z">
              <w:r w:rsidRPr="00C41274" w:rsidDel="009453A7">
                <w:rPr>
                  <w:u w:val="single"/>
                </w:rPr>
                <w:delText>Reference</w:delText>
              </w:r>
              <w:bookmarkStart w:id="8854" w:name="_Toc489458713"/>
              <w:bookmarkEnd w:id="8854"/>
            </w:del>
          </w:p>
          <w:p w14:paraId="28931BA1" w14:textId="53FC1574" w:rsidR="00975CC4" w:rsidDel="009453A7" w:rsidRDefault="00975CC4" w:rsidP="00166AF3">
            <w:pPr>
              <w:pStyle w:val="TableBody"/>
              <w:rPr>
                <w:del w:id="8855" w:author="Alban Roche" w:date="2017-08-02T16:35:00Z"/>
                <w:i/>
              </w:rPr>
            </w:pPr>
            <w:del w:id="8856" w:author="Alban Roche" w:date="2017-08-02T16:35:00Z">
              <w:r w:rsidRPr="00C41274" w:rsidDel="009453A7">
                <w:delText>Sierra Wireless Proprietary</w:delText>
              </w:r>
              <w:bookmarkStart w:id="8857" w:name="_Toc489458714"/>
              <w:bookmarkEnd w:id="8857"/>
            </w:del>
          </w:p>
        </w:tc>
        <w:tc>
          <w:tcPr>
            <w:tcW w:w="7560" w:type="dxa"/>
          </w:tcPr>
          <w:p w14:paraId="2E97A9C9" w14:textId="287D24F2" w:rsidR="00975CC4" w:rsidRPr="00C41274" w:rsidDel="009453A7" w:rsidRDefault="00975CC4" w:rsidP="00166AF3">
            <w:pPr>
              <w:pStyle w:val="TableBody"/>
              <w:rPr>
                <w:del w:id="8858" w:author="Alban Roche" w:date="2017-08-02T16:35:00Z"/>
              </w:rPr>
            </w:pPr>
            <w:del w:id="8859" w:author="Alban Roche" w:date="2017-08-02T16:35:00Z">
              <w:r w:rsidRPr="00C41274" w:rsidDel="009453A7">
                <w:rPr>
                  <w:u w:val="single"/>
                </w:rPr>
                <w:delText>Notes</w:delText>
              </w:r>
              <w:bookmarkStart w:id="8860" w:name="_Toc489458715"/>
              <w:bookmarkEnd w:id="8860"/>
            </w:del>
          </w:p>
          <w:p w14:paraId="0B5943A3" w14:textId="4C8134B0" w:rsidR="00975CC4" w:rsidRPr="00E54DF5" w:rsidDel="009453A7" w:rsidRDefault="00975CC4" w:rsidP="0059466D">
            <w:pPr>
              <w:pStyle w:val="TableBody"/>
              <w:numPr>
                <w:ilvl w:val="0"/>
                <w:numId w:val="160"/>
              </w:numPr>
              <w:rPr>
                <w:del w:id="8861" w:author="Alban Roche" w:date="2017-08-02T16:35:00Z"/>
              </w:rPr>
            </w:pPr>
            <w:del w:id="8862" w:author="Alban Roche" w:date="2017-08-02T16:35:00Z">
              <w:r w:rsidDel="009453A7">
                <w:rPr>
                  <w:snapToGrid w:val="0"/>
                </w:rPr>
                <w:delText>Selection can be one or more (up to two) GSM bands, one or more (up to three) UMTS bands, and one or more (up to five) LTE bands.</w:delText>
              </w:r>
              <w:bookmarkStart w:id="8863" w:name="_Toc489458716"/>
              <w:bookmarkEnd w:id="8863"/>
            </w:del>
          </w:p>
          <w:p w14:paraId="7A847FDB" w14:textId="066D531C" w:rsidR="00975CC4" w:rsidDel="009453A7" w:rsidRDefault="00975CC4" w:rsidP="0059466D">
            <w:pPr>
              <w:pStyle w:val="TableBody"/>
              <w:numPr>
                <w:ilvl w:val="0"/>
                <w:numId w:val="160"/>
              </w:numPr>
              <w:rPr>
                <w:del w:id="8864" w:author="Alban Roche" w:date="2017-08-02T16:35:00Z"/>
              </w:rPr>
            </w:pPr>
            <w:commentRangeStart w:id="8865"/>
            <w:del w:id="8866" w:author="Alban Roche" w:date="2017-08-02T16:35:00Z">
              <w:r w:rsidDel="009453A7">
                <w:rPr>
                  <w:snapToGrid w:val="0"/>
                </w:rPr>
                <w:delText>Se</w:delText>
              </w:r>
              <w:r w:rsidRPr="004A25F3" w:rsidDel="009453A7">
                <w:rPr>
                  <w:snapToGrid w:val="0"/>
                </w:rPr>
                <w:delText>tting the &lt;band&gt; of *PSRDBS automatically correct</w:delText>
              </w:r>
              <w:r w:rsidDel="009453A7">
                <w:rPr>
                  <w:snapToGrid w:val="0"/>
                </w:rPr>
                <w:delText>s</w:delText>
              </w:r>
              <w:r w:rsidRPr="004A25F3" w:rsidDel="009453A7">
                <w:rPr>
                  <w:snapToGrid w:val="0"/>
                </w:rPr>
                <w:delText xml:space="preserve"> the &lt;mode&gt; of +KSRAT if the</w:delText>
              </w:r>
              <w:r w:rsidDel="009453A7">
                <w:rPr>
                  <w:snapToGrid w:val="0"/>
                </w:rPr>
                <w:delText xml:space="preserve"> two value</w:delText>
              </w:r>
              <w:r w:rsidRPr="004A25F3" w:rsidDel="009453A7">
                <w:rPr>
                  <w:snapToGrid w:val="0"/>
                </w:rPr>
                <w:delText xml:space="preserve"> </w:delText>
              </w:r>
              <w:r w:rsidDel="009453A7">
                <w:rPr>
                  <w:snapToGrid w:val="0"/>
                </w:rPr>
                <w:delText>conflict</w:delText>
              </w:r>
              <w:r w:rsidRPr="004A25F3" w:rsidDel="009453A7">
                <w:rPr>
                  <w:snapToGrid w:val="0"/>
                </w:rPr>
                <w:delText xml:space="preserve"> </w:delText>
              </w:r>
              <w:r w:rsidDel="009453A7">
                <w:rPr>
                  <w:snapToGrid w:val="0"/>
                </w:rPr>
                <w:delText xml:space="preserve">with </w:delText>
              </w:r>
              <w:r w:rsidRPr="004A25F3" w:rsidDel="009453A7">
                <w:rPr>
                  <w:snapToGrid w:val="0"/>
                </w:rPr>
                <w:delText>each other.</w:delText>
              </w:r>
              <w:r w:rsidDel="009453A7">
                <w:rPr>
                  <w:snapToGrid w:val="0"/>
                </w:rPr>
                <w:delText xml:space="preserve"> For example, w</w:delText>
              </w:r>
              <w:r w:rsidRPr="004A25F3" w:rsidDel="009453A7">
                <w:rPr>
                  <w:snapToGrid w:val="0"/>
                </w:rPr>
                <w:delText xml:space="preserve">hen the &lt;mode&gt; of +KSRAT is GSM only, changing the &lt;band&gt; of *PSRDBS to LTE band only will also correct </w:delText>
              </w:r>
              <w:r w:rsidDel="009453A7">
                <w:rPr>
                  <w:snapToGrid w:val="0"/>
                </w:rPr>
                <w:delText xml:space="preserve">the </w:delText>
              </w:r>
              <w:r w:rsidRPr="004A25F3" w:rsidDel="009453A7">
                <w:rPr>
                  <w:snapToGrid w:val="0"/>
                </w:rPr>
                <w:delText xml:space="preserve">&lt;mode&gt; </w:delText>
              </w:r>
              <w:r w:rsidDel="009453A7">
                <w:rPr>
                  <w:snapToGrid w:val="0"/>
                </w:rPr>
                <w:delText xml:space="preserve">of +KSRAT to </w:delText>
              </w:r>
              <w:r w:rsidRPr="004A25F3" w:rsidDel="009453A7">
                <w:rPr>
                  <w:snapToGrid w:val="0"/>
                </w:rPr>
                <w:delText>LTE only.</w:delText>
              </w:r>
              <w:r w:rsidDel="009453A7">
                <w:rPr>
                  <w:snapToGrid w:val="0"/>
                </w:rPr>
                <w:delText xml:space="preserve"> Likewise, w</w:delText>
              </w:r>
              <w:r w:rsidRPr="004A25F3" w:rsidDel="009453A7">
                <w:rPr>
                  <w:snapToGrid w:val="0"/>
                </w:rPr>
                <w:delText>hen the &lt;mode&gt; of +KSRAT is GSM only, changi</w:delText>
              </w:r>
              <w:r w:rsidDel="009453A7">
                <w:rPr>
                  <w:snapToGrid w:val="0"/>
                </w:rPr>
                <w:delText>ng the &lt;band&gt; of *PSRDBS to LTE</w:delText>
              </w:r>
              <w:r w:rsidRPr="004A25F3" w:rsidDel="009453A7">
                <w:rPr>
                  <w:snapToGrid w:val="0"/>
                </w:rPr>
                <w:delText xml:space="preserve">+GSM bands will also correct &lt;mode&gt; </w:delText>
              </w:r>
              <w:r w:rsidDel="009453A7">
                <w:rPr>
                  <w:snapToGrid w:val="0"/>
                </w:rPr>
                <w:delText>of +KSRAT to dual LTE and GSM mode.</w:delText>
              </w:r>
              <w:commentRangeEnd w:id="8865"/>
              <w:r w:rsidDel="009453A7">
                <w:rPr>
                  <w:rStyle w:val="CommentReference"/>
                  <w:rFonts w:ascii="Verdana" w:hAnsi="Verdana" w:cs="Times New Roman"/>
                  <w:lang w:eastAsia="en-US"/>
                </w:rPr>
                <w:commentReference w:id="8865"/>
              </w:r>
              <w:bookmarkStart w:id="8867" w:name="_Toc489458717"/>
              <w:bookmarkEnd w:id="8867"/>
            </w:del>
          </w:p>
        </w:tc>
        <w:bookmarkStart w:id="8868" w:name="_Toc489458718"/>
        <w:bookmarkEnd w:id="8868"/>
      </w:tr>
    </w:tbl>
    <w:p w14:paraId="0A3E4A02" w14:textId="3685B98E" w:rsidR="00975CC4" w:rsidDel="009453A7" w:rsidRDefault="00975CC4" w:rsidP="0059466D">
      <w:pPr>
        <w:pStyle w:val="Heading2"/>
        <w:numPr>
          <w:ilvl w:val="1"/>
          <w:numId w:val="11"/>
        </w:numPr>
        <w:ind w:left="1080" w:hanging="1080"/>
        <w:rPr>
          <w:del w:id="8869" w:author="Alban Roche" w:date="2017-08-02T16:35:00Z"/>
        </w:rPr>
      </w:pPr>
      <w:bookmarkStart w:id="8870" w:name="_Ref458763672"/>
      <w:bookmarkStart w:id="8871" w:name="_Ref458763673"/>
      <w:bookmarkStart w:id="8872" w:name="_Toc486251619"/>
      <w:commentRangeStart w:id="8873"/>
      <w:del w:id="8874" w:author="Alban Roche" w:date="2017-08-02T16:35:00Z">
        <w:r w:rsidDel="009453A7">
          <w:delText xml:space="preserve">+CMEC </w:delText>
        </w:r>
        <w:r w:rsidRPr="00AE67EA" w:rsidDel="009453A7">
          <w:delText xml:space="preserve">Command: </w:delText>
        </w:r>
        <w:r w:rsidDel="009453A7">
          <w:delText>Mobile Equipment Control Mode</w:delText>
        </w:r>
        <w:bookmarkEnd w:id="8870"/>
        <w:bookmarkEnd w:id="8871"/>
        <w:commentRangeEnd w:id="8873"/>
        <w:r w:rsidDel="009453A7">
          <w:rPr>
            <w:rStyle w:val="CommentReference"/>
            <w:rFonts w:ascii="Verdana" w:eastAsia="Times New Roman" w:hAnsi="Verdana" w:cs="Times New Roman"/>
            <w:b w:val="0"/>
            <w:lang w:eastAsia="en-US"/>
          </w:rPr>
          <w:commentReference w:id="8873"/>
        </w:r>
        <w:bookmarkStart w:id="8875" w:name="_Toc489458719"/>
        <w:bookmarkEnd w:id="8872"/>
        <w:bookmarkEnd w:id="8875"/>
      </w:del>
    </w:p>
    <w:p w14:paraId="12A9E008" w14:textId="3C9505EC" w:rsidR="00975CC4" w:rsidRPr="00344B0D" w:rsidDel="009453A7" w:rsidRDefault="00975CC4" w:rsidP="00975CC4">
      <w:pPr>
        <w:pStyle w:val="Note"/>
        <w:keepNext/>
        <w:rPr>
          <w:del w:id="8876" w:author="Alban Roche" w:date="2017-08-02T16:35:00Z"/>
        </w:rPr>
      </w:pPr>
      <w:del w:id="8877" w:author="Alban Roche" w:date="2017-08-02T16:35:00Z">
        <w:r w:rsidDel="009453A7">
          <w:delText>F</w:delText>
        </w:r>
        <w:r w:rsidRPr="00893AA7" w:rsidDel="009453A7">
          <w:delText xml:space="preserve">or </w:delText>
        </w:r>
        <w:r w:rsidDel="009453A7">
          <w:delText>HL7618, HL7618RD, HL7648, HL7650, HL7690 and HL7692 only.</w:delText>
        </w:r>
        <w:bookmarkStart w:id="8878" w:name="_Toc489458720"/>
        <w:bookmarkEnd w:id="8878"/>
      </w:del>
    </w:p>
    <w:tbl>
      <w:tblPr>
        <w:tblStyle w:val="TableSWIleft"/>
        <w:tblW w:w="9288" w:type="dxa"/>
        <w:tblLayout w:type="fixed"/>
        <w:tblLook w:val="04A0" w:firstRow="1" w:lastRow="0" w:firstColumn="1" w:lastColumn="0" w:noHBand="0" w:noVBand="1"/>
      </w:tblPr>
      <w:tblGrid>
        <w:gridCol w:w="1728"/>
        <w:gridCol w:w="7560"/>
      </w:tblGrid>
      <w:tr w:rsidR="00975CC4" w:rsidRPr="00C41274" w:rsidDel="009453A7" w14:paraId="34098CE0" w14:textId="5716B22F" w:rsidTr="00166AF3">
        <w:trPr>
          <w:cnfStyle w:val="100000000000" w:firstRow="1" w:lastRow="0" w:firstColumn="0" w:lastColumn="0" w:oddVBand="0" w:evenVBand="0" w:oddHBand="0" w:evenHBand="0" w:firstRowFirstColumn="0" w:firstRowLastColumn="0" w:lastRowFirstColumn="0" w:lastRowLastColumn="0"/>
          <w:del w:id="8879" w:author="Alban Roche" w:date="2017-08-02T16:35:00Z"/>
        </w:trPr>
        <w:tc>
          <w:tcPr>
            <w:tcW w:w="9288" w:type="dxa"/>
            <w:gridSpan w:val="2"/>
          </w:tcPr>
          <w:p w14:paraId="1A045A51" w14:textId="753D98AA" w:rsidR="00975CC4" w:rsidRPr="00C41274" w:rsidDel="009453A7" w:rsidRDefault="00975CC4">
            <w:pPr>
              <w:pStyle w:val="TableRowHead"/>
              <w:spacing w:before="144" w:after="144"/>
              <w:rPr>
                <w:del w:id="8880" w:author="Alban Roche" w:date="2017-08-02T16:35:00Z"/>
                <w:bCs w:val="0"/>
              </w:rPr>
            </w:pPr>
            <w:del w:id="8881" w:author="Alban Roche" w:date="2017-08-02T16:35:00Z">
              <w:r w:rsidDel="009453A7">
                <w:delText>HL7618, HL7618RD, HL7648, HL7650, HL7690 and HL7692</w:delText>
              </w:r>
              <w:bookmarkStart w:id="8882" w:name="_Toc489458721"/>
              <w:bookmarkEnd w:id="8882"/>
            </w:del>
          </w:p>
        </w:tc>
        <w:bookmarkStart w:id="8883" w:name="_Toc489458722"/>
        <w:bookmarkEnd w:id="8883"/>
      </w:tr>
      <w:tr w:rsidR="00975CC4" w:rsidRPr="00C41274" w:rsidDel="009453A7" w14:paraId="5F687DC1" w14:textId="09A9778A" w:rsidTr="00166AF3">
        <w:trPr>
          <w:trHeight w:val="42"/>
          <w:del w:id="8884" w:author="Alban Roche" w:date="2017-08-02T16:35:00Z"/>
        </w:trPr>
        <w:tc>
          <w:tcPr>
            <w:tcW w:w="1728" w:type="dxa"/>
          </w:tcPr>
          <w:p w14:paraId="6D6E30BC" w14:textId="576BE26F" w:rsidR="00975CC4" w:rsidRPr="00C41274" w:rsidDel="009453A7" w:rsidRDefault="00975CC4" w:rsidP="00166AF3">
            <w:pPr>
              <w:pStyle w:val="TableBody"/>
              <w:rPr>
                <w:del w:id="8885" w:author="Alban Roche" w:date="2017-08-02T16:35:00Z"/>
                <w:i/>
              </w:rPr>
            </w:pPr>
            <w:del w:id="8886" w:author="Alban Roche" w:date="2017-08-02T16:35:00Z">
              <w:r w:rsidRPr="00C41274" w:rsidDel="009453A7">
                <w:rPr>
                  <w:i/>
                </w:rPr>
                <w:delText>Test command</w:delText>
              </w:r>
              <w:bookmarkStart w:id="8887" w:name="_Toc489458723"/>
              <w:bookmarkEnd w:id="8887"/>
            </w:del>
          </w:p>
          <w:p w14:paraId="37508173" w14:textId="60DAA9CB" w:rsidR="00975CC4" w:rsidRPr="00C41274" w:rsidDel="009453A7" w:rsidRDefault="00975CC4" w:rsidP="00166AF3">
            <w:pPr>
              <w:pStyle w:val="TableBody"/>
              <w:rPr>
                <w:del w:id="8888" w:author="Alban Roche" w:date="2017-08-02T16:35:00Z"/>
              </w:rPr>
            </w:pPr>
            <w:bookmarkStart w:id="8889" w:name="_Toc489458724"/>
            <w:bookmarkEnd w:id="8889"/>
          </w:p>
          <w:p w14:paraId="2682FB03" w14:textId="79B7D533" w:rsidR="00975CC4" w:rsidRPr="00C41274" w:rsidDel="009453A7" w:rsidRDefault="00975CC4" w:rsidP="00166AF3">
            <w:pPr>
              <w:pStyle w:val="TableBody"/>
              <w:rPr>
                <w:del w:id="8890" w:author="Alban Roche" w:date="2017-08-02T16:35:00Z"/>
                <w:u w:val="single"/>
              </w:rPr>
            </w:pPr>
            <w:del w:id="8891" w:author="Alban Roche" w:date="2017-08-02T16:35:00Z">
              <w:r w:rsidRPr="00C41274" w:rsidDel="009453A7">
                <w:rPr>
                  <w:u w:val="single"/>
                </w:rPr>
                <w:delText>Syntax</w:delText>
              </w:r>
              <w:bookmarkStart w:id="8892" w:name="_Toc489458725"/>
              <w:bookmarkEnd w:id="8892"/>
            </w:del>
          </w:p>
          <w:p w14:paraId="09E45A97" w14:textId="0AC94E9A" w:rsidR="00975CC4" w:rsidRPr="00C41274" w:rsidDel="009453A7" w:rsidRDefault="00975CC4" w:rsidP="00166AF3">
            <w:pPr>
              <w:pStyle w:val="TableBody"/>
              <w:rPr>
                <w:del w:id="8893" w:author="Alban Roche" w:date="2017-08-02T16:35:00Z"/>
              </w:rPr>
            </w:pPr>
            <w:del w:id="8894" w:author="Alban Roche" w:date="2017-08-02T16:35:00Z">
              <w:r w:rsidRPr="00C41274" w:rsidDel="009453A7">
                <w:rPr>
                  <w:b/>
                </w:rPr>
                <w:delText>AT</w:delText>
              </w:r>
              <w:r w:rsidDel="009453A7">
                <w:rPr>
                  <w:b/>
                </w:rPr>
                <w:delText>+CMEC</w:delText>
              </w:r>
              <w:r w:rsidRPr="00C41274" w:rsidDel="009453A7">
                <w:rPr>
                  <w:b/>
                </w:rPr>
                <w:delText>=?</w:delText>
              </w:r>
              <w:bookmarkStart w:id="8895" w:name="_Toc489458726"/>
              <w:bookmarkEnd w:id="8895"/>
            </w:del>
          </w:p>
        </w:tc>
        <w:tc>
          <w:tcPr>
            <w:tcW w:w="7560" w:type="dxa"/>
          </w:tcPr>
          <w:p w14:paraId="187404AF" w14:textId="67D90F1C" w:rsidR="00975CC4" w:rsidRPr="00C41274" w:rsidDel="009453A7" w:rsidRDefault="00975CC4" w:rsidP="00166AF3">
            <w:pPr>
              <w:pStyle w:val="TableBody"/>
              <w:rPr>
                <w:del w:id="8896" w:author="Alban Roche" w:date="2017-08-02T16:35:00Z"/>
                <w:u w:val="single"/>
              </w:rPr>
            </w:pPr>
            <w:bookmarkStart w:id="8897" w:name="_Toc489458727"/>
            <w:bookmarkEnd w:id="8897"/>
          </w:p>
          <w:p w14:paraId="35E47F66" w14:textId="0D25829C" w:rsidR="00975CC4" w:rsidRPr="00C41274" w:rsidDel="009453A7" w:rsidRDefault="00975CC4" w:rsidP="00166AF3">
            <w:pPr>
              <w:pStyle w:val="TableBody"/>
              <w:rPr>
                <w:del w:id="8898" w:author="Alban Roche" w:date="2017-08-02T16:35:00Z"/>
                <w:u w:val="single"/>
              </w:rPr>
            </w:pPr>
            <w:bookmarkStart w:id="8899" w:name="_Toc489458728"/>
            <w:bookmarkEnd w:id="8899"/>
          </w:p>
          <w:p w14:paraId="19F82D05" w14:textId="567B57FB" w:rsidR="00975CC4" w:rsidRPr="00C41274" w:rsidDel="009453A7" w:rsidRDefault="00975CC4" w:rsidP="00166AF3">
            <w:pPr>
              <w:pStyle w:val="TableBody"/>
              <w:rPr>
                <w:del w:id="8900" w:author="Alban Roche" w:date="2017-08-02T16:35:00Z"/>
                <w:u w:val="single"/>
              </w:rPr>
            </w:pPr>
            <w:del w:id="8901" w:author="Alban Roche" w:date="2017-08-02T16:35:00Z">
              <w:r w:rsidRPr="00C41274" w:rsidDel="009453A7">
                <w:rPr>
                  <w:u w:val="single"/>
                </w:rPr>
                <w:delText>Response</w:delText>
              </w:r>
              <w:bookmarkStart w:id="8902" w:name="_Toc489458729"/>
              <w:bookmarkEnd w:id="8902"/>
            </w:del>
          </w:p>
          <w:p w14:paraId="60E3DECC" w14:textId="2B48702C" w:rsidR="00975CC4" w:rsidDel="009453A7" w:rsidRDefault="00975CC4" w:rsidP="00166AF3">
            <w:pPr>
              <w:pStyle w:val="TableBody"/>
              <w:rPr>
                <w:del w:id="8903" w:author="Alban Roche" w:date="2017-08-02T16:35:00Z"/>
                <w:b/>
              </w:rPr>
            </w:pPr>
            <w:del w:id="8904" w:author="Alban Roche" w:date="2017-08-02T16:35:00Z">
              <w:r w:rsidRPr="00B6068D" w:rsidDel="009453A7">
                <w:rPr>
                  <w:b/>
                </w:rPr>
                <w:delText>+CMEC: (</w:delText>
              </w:r>
              <w:r w:rsidRPr="004B7907" w:rsidDel="009453A7">
                <w:delText>list of supported</w:delText>
              </w:r>
              <w:r w:rsidRPr="00B6068D" w:rsidDel="009453A7">
                <w:rPr>
                  <w:b/>
                </w:rPr>
                <w:delText xml:space="preserve"> &lt;keyp&gt;</w:delText>
              </w:r>
              <w:r w:rsidRPr="004B7907" w:rsidDel="009453A7">
                <w:delText>s</w:delText>
              </w:r>
              <w:r w:rsidRPr="00B6068D" w:rsidDel="009453A7">
                <w:rPr>
                  <w:b/>
                </w:rPr>
                <w:delText>),(</w:delText>
              </w:r>
              <w:r w:rsidRPr="004B7907" w:rsidDel="009453A7">
                <w:delText>list of supported</w:delText>
              </w:r>
              <w:r w:rsidRPr="00B6068D" w:rsidDel="009453A7">
                <w:rPr>
                  <w:b/>
                </w:rPr>
                <w:delText xml:space="preserve"> &lt;disp&gt;</w:delText>
              </w:r>
              <w:r w:rsidRPr="004B7907" w:rsidDel="009453A7">
                <w:delText>s</w:delText>
              </w:r>
              <w:r w:rsidRPr="00B6068D" w:rsidDel="009453A7">
                <w:rPr>
                  <w:b/>
                </w:rPr>
                <w:delText>),(</w:delText>
              </w:r>
              <w:r w:rsidRPr="004B7907" w:rsidDel="009453A7">
                <w:delText>list of supported</w:delText>
              </w:r>
              <w:r w:rsidRPr="00B6068D" w:rsidDel="009453A7">
                <w:rPr>
                  <w:b/>
                </w:rPr>
                <w:delText xml:space="preserve"> &lt;ind&gt;</w:delText>
              </w:r>
              <w:r w:rsidRPr="004B7907" w:rsidDel="009453A7">
                <w:delText>s</w:delText>
              </w:r>
              <w:r w:rsidRPr="00B6068D" w:rsidDel="009453A7">
                <w:rPr>
                  <w:b/>
                </w:rPr>
                <w:delText>)</w:delText>
              </w:r>
              <w:bookmarkStart w:id="8905" w:name="_Toc489458730"/>
              <w:bookmarkEnd w:id="8905"/>
            </w:del>
          </w:p>
          <w:p w14:paraId="20E72AFA" w14:textId="586A8627" w:rsidR="00975CC4" w:rsidRPr="00C41274" w:rsidDel="009453A7" w:rsidRDefault="00975CC4" w:rsidP="00166AF3">
            <w:pPr>
              <w:pStyle w:val="TableBody"/>
              <w:rPr>
                <w:del w:id="8906" w:author="Alban Roche" w:date="2017-08-02T16:35:00Z"/>
              </w:rPr>
            </w:pPr>
            <w:del w:id="8907" w:author="Alban Roche" w:date="2017-08-02T16:35:00Z">
              <w:r w:rsidRPr="00C41274" w:rsidDel="009453A7">
                <w:rPr>
                  <w:b/>
                </w:rPr>
                <w:delText>OK</w:delText>
              </w:r>
              <w:bookmarkStart w:id="8908" w:name="_Toc489458731"/>
              <w:bookmarkEnd w:id="8908"/>
            </w:del>
          </w:p>
        </w:tc>
        <w:bookmarkStart w:id="8909" w:name="_Toc489458732"/>
        <w:bookmarkEnd w:id="8909"/>
      </w:tr>
      <w:tr w:rsidR="00975CC4" w:rsidRPr="00C41274" w:rsidDel="009453A7" w14:paraId="67349C98" w14:textId="20EF1942" w:rsidTr="00166AF3">
        <w:trPr>
          <w:trHeight w:val="42"/>
          <w:del w:id="8910" w:author="Alban Roche" w:date="2017-08-02T16:35:00Z"/>
        </w:trPr>
        <w:tc>
          <w:tcPr>
            <w:tcW w:w="1728" w:type="dxa"/>
          </w:tcPr>
          <w:p w14:paraId="46AD3326" w14:textId="7BC4A831" w:rsidR="00975CC4" w:rsidRPr="00C41274" w:rsidDel="009453A7" w:rsidRDefault="00975CC4" w:rsidP="00166AF3">
            <w:pPr>
              <w:pStyle w:val="TableBody"/>
              <w:rPr>
                <w:del w:id="8911" w:author="Alban Roche" w:date="2017-08-02T16:35:00Z"/>
                <w:i/>
              </w:rPr>
            </w:pPr>
            <w:del w:id="8912" w:author="Alban Roche" w:date="2017-08-02T16:35:00Z">
              <w:r w:rsidDel="009453A7">
                <w:rPr>
                  <w:i/>
                </w:rPr>
                <w:delText>Read</w:delText>
              </w:r>
              <w:r w:rsidRPr="00C41274" w:rsidDel="009453A7">
                <w:delText xml:space="preserve"> </w:delText>
              </w:r>
              <w:r w:rsidRPr="00C41274" w:rsidDel="009453A7">
                <w:rPr>
                  <w:i/>
                </w:rPr>
                <w:delText>command</w:delText>
              </w:r>
              <w:bookmarkStart w:id="8913" w:name="_Toc489458733"/>
              <w:bookmarkEnd w:id="8913"/>
            </w:del>
          </w:p>
          <w:p w14:paraId="7D901111" w14:textId="42755F7B" w:rsidR="00975CC4" w:rsidRPr="00C41274" w:rsidDel="009453A7" w:rsidRDefault="00975CC4" w:rsidP="00166AF3">
            <w:pPr>
              <w:pStyle w:val="TableBody"/>
              <w:rPr>
                <w:del w:id="8914" w:author="Alban Roche" w:date="2017-08-02T16:35:00Z"/>
                <w:i/>
              </w:rPr>
            </w:pPr>
            <w:bookmarkStart w:id="8915" w:name="_Toc489458734"/>
            <w:bookmarkEnd w:id="8915"/>
          </w:p>
          <w:p w14:paraId="1AEBB855" w14:textId="4DAFC56D" w:rsidR="00975CC4" w:rsidRPr="00C41274" w:rsidDel="009453A7" w:rsidRDefault="00975CC4" w:rsidP="00166AF3">
            <w:pPr>
              <w:pStyle w:val="TableBody"/>
              <w:rPr>
                <w:del w:id="8916" w:author="Alban Roche" w:date="2017-08-02T16:35:00Z"/>
                <w:u w:val="single"/>
              </w:rPr>
            </w:pPr>
            <w:del w:id="8917" w:author="Alban Roche" w:date="2017-08-02T16:35:00Z">
              <w:r w:rsidRPr="00C41274" w:rsidDel="009453A7">
                <w:rPr>
                  <w:u w:val="single"/>
                </w:rPr>
                <w:delText>Syntax</w:delText>
              </w:r>
              <w:bookmarkStart w:id="8918" w:name="_Toc489458735"/>
              <w:bookmarkEnd w:id="8918"/>
            </w:del>
          </w:p>
          <w:p w14:paraId="600B51CB" w14:textId="1D68BD96" w:rsidR="00975CC4" w:rsidRPr="00C41274" w:rsidDel="009453A7" w:rsidRDefault="00975CC4" w:rsidP="00166AF3">
            <w:pPr>
              <w:pStyle w:val="TableBody"/>
              <w:rPr>
                <w:del w:id="8919" w:author="Alban Roche" w:date="2017-08-02T16:35:00Z"/>
                <w:i/>
              </w:rPr>
            </w:pPr>
            <w:del w:id="8920" w:author="Alban Roche" w:date="2017-08-02T16:35:00Z">
              <w:r w:rsidRPr="00C41274" w:rsidDel="009453A7">
                <w:rPr>
                  <w:b/>
                </w:rPr>
                <w:delText>AT</w:delText>
              </w:r>
              <w:r w:rsidDel="009453A7">
                <w:rPr>
                  <w:b/>
                </w:rPr>
                <w:delText>+CMEC?</w:delText>
              </w:r>
              <w:bookmarkStart w:id="8921" w:name="_Toc489458736"/>
              <w:bookmarkEnd w:id="8921"/>
            </w:del>
          </w:p>
        </w:tc>
        <w:tc>
          <w:tcPr>
            <w:tcW w:w="7560" w:type="dxa"/>
          </w:tcPr>
          <w:p w14:paraId="2D4DCC70" w14:textId="563DF743" w:rsidR="00975CC4" w:rsidRPr="00C41274" w:rsidDel="009453A7" w:rsidRDefault="00975CC4" w:rsidP="00166AF3">
            <w:pPr>
              <w:pStyle w:val="TableBody"/>
              <w:rPr>
                <w:del w:id="8922" w:author="Alban Roche" w:date="2017-08-02T16:35:00Z"/>
                <w:u w:val="single"/>
              </w:rPr>
            </w:pPr>
            <w:bookmarkStart w:id="8923" w:name="_Toc489458737"/>
            <w:bookmarkEnd w:id="8923"/>
          </w:p>
          <w:p w14:paraId="1CA8A98D" w14:textId="2243A207" w:rsidR="00975CC4" w:rsidRPr="00C41274" w:rsidDel="009453A7" w:rsidRDefault="00975CC4" w:rsidP="00166AF3">
            <w:pPr>
              <w:pStyle w:val="TableBody"/>
              <w:rPr>
                <w:del w:id="8924" w:author="Alban Roche" w:date="2017-08-02T16:35:00Z"/>
                <w:u w:val="single"/>
              </w:rPr>
            </w:pPr>
            <w:bookmarkStart w:id="8925" w:name="_Toc489458738"/>
            <w:bookmarkEnd w:id="8925"/>
          </w:p>
          <w:p w14:paraId="0D7D36EE" w14:textId="313735D6" w:rsidR="00975CC4" w:rsidRPr="00C41274" w:rsidDel="009453A7" w:rsidRDefault="00975CC4" w:rsidP="00166AF3">
            <w:pPr>
              <w:pStyle w:val="TableBody"/>
              <w:rPr>
                <w:del w:id="8926" w:author="Alban Roche" w:date="2017-08-02T16:35:00Z"/>
                <w:snapToGrid w:val="0"/>
              </w:rPr>
            </w:pPr>
            <w:del w:id="8927" w:author="Alban Roche" w:date="2017-08-02T16:35:00Z">
              <w:r w:rsidRPr="00C41274" w:rsidDel="009453A7">
                <w:rPr>
                  <w:u w:val="single"/>
                </w:rPr>
                <w:delText>Response</w:delText>
              </w:r>
              <w:bookmarkStart w:id="8928" w:name="_Toc489458739"/>
              <w:bookmarkEnd w:id="8928"/>
            </w:del>
          </w:p>
          <w:p w14:paraId="17B0FE7D" w14:textId="1734BD47" w:rsidR="00975CC4" w:rsidDel="009453A7" w:rsidRDefault="00975CC4" w:rsidP="00166AF3">
            <w:pPr>
              <w:pStyle w:val="TableBody"/>
              <w:rPr>
                <w:del w:id="8929" w:author="Alban Roche" w:date="2017-08-02T16:35:00Z"/>
                <w:b/>
              </w:rPr>
            </w:pPr>
            <w:del w:id="8930" w:author="Alban Roche" w:date="2017-08-02T16:35:00Z">
              <w:r w:rsidRPr="00EF2C17" w:rsidDel="009453A7">
                <w:rPr>
                  <w:b/>
                </w:rPr>
                <w:delText>+CMEC: &lt;keyp&gt;,&lt;disp&gt;,&lt;ind&gt;</w:delText>
              </w:r>
              <w:bookmarkStart w:id="8931" w:name="_Toc489458740"/>
              <w:bookmarkEnd w:id="8931"/>
            </w:del>
          </w:p>
          <w:p w14:paraId="7C1FB375" w14:textId="15BD799C" w:rsidR="00975CC4" w:rsidRPr="00C41274" w:rsidDel="009453A7" w:rsidRDefault="00975CC4" w:rsidP="00166AF3">
            <w:pPr>
              <w:pStyle w:val="TableBody"/>
              <w:rPr>
                <w:del w:id="8932" w:author="Alban Roche" w:date="2017-08-02T16:35:00Z"/>
                <w:u w:val="single"/>
              </w:rPr>
            </w:pPr>
            <w:del w:id="8933" w:author="Alban Roche" w:date="2017-08-02T16:35:00Z">
              <w:r w:rsidRPr="00C41274" w:rsidDel="009453A7">
                <w:rPr>
                  <w:b/>
                </w:rPr>
                <w:delText>OK</w:delText>
              </w:r>
              <w:bookmarkStart w:id="8934" w:name="_Toc489458741"/>
              <w:bookmarkEnd w:id="8934"/>
            </w:del>
          </w:p>
        </w:tc>
        <w:bookmarkStart w:id="8935" w:name="_Toc489458742"/>
        <w:bookmarkEnd w:id="8935"/>
      </w:tr>
      <w:tr w:rsidR="00975CC4" w:rsidRPr="00C41274" w:rsidDel="009453A7" w14:paraId="18C87045" w14:textId="4A10EE92" w:rsidTr="00166AF3">
        <w:trPr>
          <w:trHeight w:val="42"/>
          <w:del w:id="8936" w:author="Alban Roche" w:date="2017-08-02T16:35:00Z"/>
        </w:trPr>
        <w:tc>
          <w:tcPr>
            <w:tcW w:w="1728" w:type="dxa"/>
          </w:tcPr>
          <w:p w14:paraId="68684E41" w14:textId="59C0B833" w:rsidR="00975CC4" w:rsidDel="009453A7" w:rsidRDefault="00975CC4" w:rsidP="00166AF3">
            <w:pPr>
              <w:pStyle w:val="TableBody"/>
              <w:rPr>
                <w:del w:id="8937" w:author="Alban Roche" w:date="2017-08-02T16:35:00Z"/>
              </w:rPr>
            </w:pPr>
            <w:del w:id="8938" w:author="Alban Roche" w:date="2017-08-02T16:35:00Z">
              <w:r w:rsidDel="009453A7">
                <w:delText>Write command</w:delText>
              </w:r>
              <w:bookmarkStart w:id="8939" w:name="_Toc489458743"/>
              <w:bookmarkEnd w:id="8939"/>
            </w:del>
          </w:p>
          <w:p w14:paraId="048F080E" w14:textId="516774F0" w:rsidR="00975CC4" w:rsidDel="009453A7" w:rsidRDefault="00975CC4" w:rsidP="00166AF3">
            <w:pPr>
              <w:pStyle w:val="TableBody"/>
              <w:rPr>
                <w:del w:id="8940" w:author="Alban Roche" w:date="2017-08-02T16:35:00Z"/>
              </w:rPr>
            </w:pPr>
            <w:bookmarkStart w:id="8941" w:name="_Toc489458744"/>
            <w:bookmarkEnd w:id="8941"/>
          </w:p>
          <w:p w14:paraId="7E34BEE6" w14:textId="11158613" w:rsidR="00975CC4" w:rsidRPr="00C41274" w:rsidDel="009453A7" w:rsidRDefault="00975CC4" w:rsidP="00166AF3">
            <w:pPr>
              <w:pStyle w:val="TableBody"/>
              <w:rPr>
                <w:del w:id="8942" w:author="Alban Roche" w:date="2017-08-02T16:35:00Z"/>
                <w:u w:val="single"/>
              </w:rPr>
            </w:pPr>
            <w:del w:id="8943" w:author="Alban Roche" w:date="2017-08-02T16:35:00Z">
              <w:r w:rsidRPr="00C41274" w:rsidDel="009453A7">
                <w:rPr>
                  <w:u w:val="single"/>
                </w:rPr>
                <w:delText>Syntax</w:delText>
              </w:r>
              <w:bookmarkStart w:id="8944" w:name="_Toc489458745"/>
              <w:bookmarkEnd w:id="8944"/>
            </w:del>
          </w:p>
          <w:p w14:paraId="488C7823" w14:textId="125293DD" w:rsidR="00975CC4" w:rsidRPr="00C41274" w:rsidDel="009453A7" w:rsidRDefault="00975CC4" w:rsidP="00166AF3">
            <w:pPr>
              <w:pStyle w:val="TableBody"/>
              <w:rPr>
                <w:del w:id="8945" w:author="Alban Roche" w:date="2017-08-02T16:35:00Z"/>
              </w:rPr>
            </w:pPr>
            <w:del w:id="8946" w:author="Alban Roche" w:date="2017-08-02T16:35:00Z">
              <w:r w:rsidDel="009453A7">
                <w:rPr>
                  <w:rFonts w:ascii="Arial,Bold" w:hAnsi="Arial,Bold" w:cs="Arial,Bold"/>
                  <w:b/>
                  <w:bCs/>
                  <w:szCs w:val="18"/>
                </w:rPr>
                <w:delText>AT+CMEC=</w:delText>
              </w:r>
              <w:r w:rsidDel="009453A7">
                <w:rPr>
                  <w:rFonts w:ascii="Arial,Bold" w:hAnsi="Arial,Bold" w:cs="Arial,Bold"/>
                  <w:b/>
                  <w:bCs/>
                  <w:szCs w:val="18"/>
                </w:rPr>
                <w:br/>
                <w:delText>[&lt;keyp&gt;[,&lt;disp&gt;</w:delText>
              </w:r>
              <w:r w:rsidDel="009453A7">
                <w:rPr>
                  <w:rFonts w:ascii="Arial,Bold" w:hAnsi="Arial,Bold" w:cs="Arial,Bold"/>
                  <w:b/>
                  <w:bCs/>
                  <w:szCs w:val="18"/>
                </w:rPr>
                <w:br/>
                <w:delText>[,&lt;ind&gt;]]]</w:delText>
              </w:r>
              <w:bookmarkStart w:id="8947" w:name="_Toc489458746"/>
              <w:bookmarkEnd w:id="8947"/>
            </w:del>
          </w:p>
        </w:tc>
        <w:tc>
          <w:tcPr>
            <w:tcW w:w="7560" w:type="dxa"/>
          </w:tcPr>
          <w:p w14:paraId="4FE9B6D9" w14:textId="04FF2D71" w:rsidR="00975CC4" w:rsidDel="009453A7" w:rsidRDefault="00975CC4" w:rsidP="00166AF3">
            <w:pPr>
              <w:pStyle w:val="TableBody"/>
              <w:rPr>
                <w:del w:id="8948" w:author="Alban Roche" w:date="2017-08-02T16:35:00Z"/>
                <w:u w:val="single"/>
              </w:rPr>
            </w:pPr>
            <w:bookmarkStart w:id="8949" w:name="_Toc489458747"/>
            <w:bookmarkEnd w:id="8949"/>
          </w:p>
          <w:p w14:paraId="54187E65" w14:textId="4C7EFA11" w:rsidR="00975CC4" w:rsidDel="009453A7" w:rsidRDefault="00975CC4" w:rsidP="00166AF3">
            <w:pPr>
              <w:pStyle w:val="TableBody"/>
              <w:rPr>
                <w:del w:id="8950" w:author="Alban Roche" w:date="2017-08-02T16:35:00Z"/>
                <w:u w:val="single"/>
              </w:rPr>
            </w:pPr>
            <w:bookmarkStart w:id="8951" w:name="_Toc489458748"/>
            <w:bookmarkEnd w:id="8951"/>
          </w:p>
          <w:p w14:paraId="4AB5C12E" w14:textId="0B96A40B" w:rsidR="00975CC4" w:rsidRPr="00EF2C17" w:rsidDel="009453A7" w:rsidRDefault="00975CC4" w:rsidP="00166AF3">
            <w:pPr>
              <w:pStyle w:val="TableBody"/>
              <w:rPr>
                <w:del w:id="8952" w:author="Alban Roche" w:date="2017-08-02T16:35:00Z"/>
                <w:snapToGrid w:val="0"/>
              </w:rPr>
            </w:pPr>
            <w:del w:id="8953" w:author="Alban Roche" w:date="2017-08-02T16:35:00Z">
              <w:r w:rsidRPr="00C41274" w:rsidDel="009453A7">
                <w:rPr>
                  <w:u w:val="single"/>
                </w:rPr>
                <w:delText>Response</w:delText>
              </w:r>
              <w:bookmarkStart w:id="8954" w:name="_Toc489458749"/>
              <w:bookmarkEnd w:id="8954"/>
            </w:del>
          </w:p>
          <w:p w14:paraId="39C0EF68" w14:textId="6A400469" w:rsidR="00975CC4" w:rsidDel="009453A7" w:rsidRDefault="00975CC4" w:rsidP="00166AF3">
            <w:pPr>
              <w:pStyle w:val="TableBody"/>
              <w:rPr>
                <w:del w:id="8955" w:author="Alban Roche" w:date="2017-08-02T16:35:00Z"/>
                <w:szCs w:val="18"/>
              </w:rPr>
            </w:pPr>
            <w:del w:id="8956" w:author="Alban Roche" w:date="2017-08-02T16:35:00Z">
              <w:r w:rsidRPr="00C41274" w:rsidDel="009453A7">
                <w:rPr>
                  <w:b/>
                </w:rPr>
                <w:delText>OK</w:delText>
              </w:r>
              <w:r w:rsidDel="009453A7">
                <w:rPr>
                  <w:szCs w:val="18"/>
                </w:rPr>
                <w:delText xml:space="preserve"> </w:delText>
              </w:r>
              <w:bookmarkStart w:id="8957" w:name="_Toc489458750"/>
              <w:bookmarkEnd w:id="8957"/>
            </w:del>
          </w:p>
          <w:p w14:paraId="39AD3FA0" w14:textId="34F6111A" w:rsidR="00975CC4" w:rsidDel="009453A7" w:rsidRDefault="00975CC4" w:rsidP="00166AF3">
            <w:pPr>
              <w:pStyle w:val="TableBody"/>
              <w:rPr>
                <w:del w:id="8958" w:author="Alban Roche" w:date="2017-08-02T16:35:00Z"/>
                <w:u w:val="single"/>
              </w:rPr>
            </w:pPr>
            <w:bookmarkStart w:id="8959" w:name="_Toc489458751"/>
            <w:bookmarkEnd w:id="8959"/>
          </w:p>
          <w:p w14:paraId="466EA49B" w14:textId="5B86BB58" w:rsidR="00975CC4" w:rsidRPr="00EF2C17" w:rsidDel="009453A7" w:rsidRDefault="00975CC4" w:rsidP="00166AF3">
            <w:pPr>
              <w:pStyle w:val="TableBody"/>
              <w:rPr>
                <w:del w:id="8960" w:author="Alban Roche" w:date="2017-08-02T16:35:00Z"/>
                <w:snapToGrid w:val="0"/>
              </w:rPr>
            </w:pPr>
            <w:del w:id="8961" w:author="Alban Roche" w:date="2017-08-02T16:35:00Z">
              <w:r w:rsidDel="009453A7">
                <w:rPr>
                  <w:u w:val="single"/>
                </w:rPr>
                <w:delText>Parameters</w:delText>
              </w:r>
              <w:bookmarkStart w:id="8962" w:name="_Toc489458752"/>
              <w:bookmarkEnd w:id="8962"/>
            </w:del>
          </w:p>
          <w:p w14:paraId="1DADB317" w14:textId="6C961087" w:rsidR="00975CC4" w:rsidDel="009453A7" w:rsidRDefault="00975CC4" w:rsidP="00166AF3">
            <w:pPr>
              <w:pStyle w:val="TableBody"/>
              <w:rPr>
                <w:del w:id="8963" w:author="Alban Roche" w:date="2017-08-02T16:35:00Z"/>
                <w:szCs w:val="18"/>
              </w:rPr>
            </w:pPr>
            <w:del w:id="8964" w:author="Alban Roche" w:date="2017-08-02T16:35:00Z">
              <w:r w:rsidRPr="003B48B5" w:rsidDel="009453A7">
                <w:rPr>
                  <w:b/>
                  <w:szCs w:val="18"/>
                </w:rPr>
                <w:delText>&lt;keyp&gt;</w:delText>
              </w:r>
              <w:r w:rsidDel="009453A7">
                <w:rPr>
                  <w:szCs w:val="18"/>
                </w:rPr>
                <w:delText xml:space="preserve">     0      K</w:delText>
              </w:r>
              <w:r w:rsidRPr="00EF2C17" w:rsidDel="009453A7">
                <w:rPr>
                  <w:szCs w:val="18"/>
                </w:rPr>
                <w:delText>eypad management, not significant (no keypad)</w:delText>
              </w:r>
              <w:bookmarkStart w:id="8965" w:name="_Toc489458753"/>
              <w:bookmarkEnd w:id="8965"/>
            </w:del>
          </w:p>
          <w:p w14:paraId="2BBC3899" w14:textId="5404EEC6" w:rsidR="00975CC4" w:rsidRPr="00EF2C17" w:rsidDel="009453A7" w:rsidRDefault="00975CC4" w:rsidP="00166AF3">
            <w:pPr>
              <w:pStyle w:val="TableBody"/>
              <w:rPr>
                <w:del w:id="8966" w:author="Alban Roche" w:date="2017-08-02T16:35:00Z"/>
                <w:szCs w:val="18"/>
              </w:rPr>
            </w:pPr>
            <w:bookmarkStart w:id="8967" w:name="_Toc489458754"/>
            <w:bookmarkEnd w:id="8967"/>
          </w:p>
          <w:p w14:paraId="6ED404BE" w14:textId="090EC381" w:rsidR="00975CC4" w:rsidDel="009453A7" w:rsidRDefault="00975CC4" w:rsidP="00166AF3">
            <w:pPr>
              <w:pStyle w:val="TableBody"/>
              <w:rPr>
                <w:del w:id="8968" w:author="Alban Roche" w:date="2017-08-02T16:35:00Z"/>
                <w:szCs w:val="18"/>
              </w:rPr>
            </w:pPr>
            <w:del w:id="8969" w:author="Alban Roche" w:date="2017-08-02T16:35:00Z">
              <w:r w:rsidRPr="003B48B5" w:rsidDel="009453A7">
                <w:rPr>
                  <w:b/>
                  <w:szCs w:val="18"/>
                </w:rPr>
                <w:delText>&lt;disp&gt;</w:delText>
              </w:r>
              <w:r w:rsidDel="009453A7">
                <w:rPr>
                  <w:szCs w:val="18"/>
                </w:rPr>
                <w:delText xml:space="preserve">      </w:delText>
              </w:r>
              <w:r w:rsidRPr="00EF2C17" w:rsidDel="009453A7">
                <w:rPr>
                  <w:szCs w:val="18"/>
                </w:rPr>
                <w:delText xml:space="preserve">0 </w:delText>
              </w:r>
              <w:r w:rsidDel="009453A7">
                <w:rPr>
                  <w:szCs w:val="18"/>
                </w:rPr>
                <w:delText xml:space="preserve">     D</w:delText>
              </w:r>
              <w:r w:rsidRPr="00EF2C17" w:rsidDel="009453A7">
                <w:rPr>
                  <w:szCs w:val="18"/>
                </w:rPr>
                <w:delText>isplay management, not significant (no display)</w:delText>
              </w:r>
              <w:bookmarkStart w:id="8970" w:name="_Toc489458755"/>
              <w:bookmarkEnd w:id="8970"/>
            </w:del>
          </w:p>
          <w:p w14:paraId="56C6F1F2" w14:textId="166EEC28" w:rsidR="00975CC4" w:rsidRPr="00EF2C17" w:rsidDel="009453A7" w:rsidRDefault="00975CC4" w:rsidP="00166AF3">
            <w:pPr>
              <w:pStyle w:val="TableBody"/>
              <w:rPr>
                <w:del w:id="8971" w:author="Alban Roche" w:date="2017-08-02T16:35:00Z"/>
                <w:szCs w:val="18"/>
              </w:rPr>
            </w:pPr>
            <w:bookmarkStart w:id="8972" w:name="_Toc489458756"/>
            <w:bookmarkEnd w:id="8972"/>
          </w:p>
          <w:p w14:paraId="293CB3BF" w14:textId="63AB9F73" w:rsidR="00975CC4" w:rsidRPr="004B7907" w:rsidDel="009453A7" w:rsidRDefault="00975CC4" w:rsidP="00166AF3">
            <w:pPr>
              <w:pStyle w:val="TableBody"/>
              <w:rPr>
                <w:del w:id="8973" w:author="Alban Roche" w:date="2017-08-02T16:35:00Z"/>
                <w:szCs w:val="18"/>
              </w:rPr>
            </w:pPr>
            <w:del w:id="8974" w:author="Alban Roche" w:date="2017-08-02T16:35:00Z">
              <w:r w:rsidRPr="003B48B5" w:rsidDel="009453A7">
                <w:rPr>
                  <w:b/>
                  <w:szCs w:val="18"/>
                </w:rPr>
                <w:delText>&lt;ind&gt;</w:delText>
              </w:r>
              <w:r w:rsidDel="009453A7">
                <w:rPr>
                  <w:szCs w:val="18"/>
                </w:rPr>
                <w:delText xml:space="preserve">        </w:delText>
              </w:r>
              <w:r w:rsidRPr="00EF2C17" w:rsidDel="009453A7">
                <w:rPr>
                  <w:szCs w:val="18"/>
                </w:rPr>
                <w:delText xml:space="preserve">0 </w:delText>
              </w:r>
              <w:r w:rsidDel="009453A7">
                <w:rPr>
                  <w:szCs w:val="18"/>
                </w:rPr>
                <w:delText xml:space="preserve">     O</w:delText>
              </w:r>
              <w:r w:rsidRPr="00EF2C17" w:rsidDel="009453A7">
                <w:rPr>
                  <w:szCs w:val="18"/>
                </w:rPr>
                <w:delText xml:space="preserve">nly </w:delText>
              </w:r>
              <w:r w:rsidDel="009453A7">
                <w:rPr>
                  <w:szCs w:val="18"/>
                </w:rPr>
                <w:delText xml:space="preserve">the </w:delText>
              </w:r>
              <w:r w:rsidRPr="00EF2C17" w:rsidDel="009453A7">
                <w:rPr>
                  <w:szCs w:val="18"/>
                </w:rPr>
                <w:delText>ME can set the status of its indicators (command +CIND can only be used to read the indicators)</w:delText>
              </w:r>
              <w:bookmarkStart w:id="8975" w:name="_Toc489458757"/>
              <w:bookmarkEnd w:id="8975"/>
            </w:del>
          </w:p>
        </w:tc>
        <w:bookmarkStart w:id="8976" w:name="_Toc489458758"/>
        <w:bookmarkEnd w:id="8976"/>
      </w:tr>
      <w:tr w:rsidR="00975CC4" w:rsidRPr="00C41274" w:rsidDel="009453A7" w14:paraId="1F94518C" w14:textId="04771ADF" w:rsidTr="00166AF3">
        <w:trPr>
          <w:trHeight w:val="42"/>
          <w:del w:id="8977" w:author="Alban Roche" w:date="2017-08-02T16:35:00Z"/>
        </w:trPr>
        <w:tc>
          <w:tcPr>
            <w:tcW w:w="1728" w:type="dxa"/>
          </w:tcPr>
          <w:p w14:paraId="5C87BE4A" w14:textId="577478E4" w:rsidR="00975CC4" w:rsidDel="009453A7" w:rsidRDefault="00975CC4" w:rsidP="00166AF3">
            <w:pPr>
              <w:pStyle w:val="TableBody"/>
              <w:rPr>
                <w:del w:id="8978" w:author="Alban Roche" w:date="2017-08-02T16:35:00Z"/>
                <w:i/>
              </w:rPr>
            </w:pPr>
            <w:del w:id="8979" w:author="Alban Roche" w:date="2017-08-02T16:35:00Z">
              <w:r w:rsidDel="009453A7">
                <w:rPr>
                  <w:u w:val="single"/>
                </w:rPr>
                <w:delText>Notes</w:delText>
              </w:r>
              <w:bookmarkStart w:id="8980" w:name="_Toc489458759"/>
              <w:bookmarkEnd w:id="8980"/>
            </w:del>
          </w:p>
        </w:tc>
        <w:tc>
          <w:tcPr>
            <w:tcW w:w="7560" w:type="dxa"/>
          </w:tcPr>
          <w:p w14:paraId="5E9BF1B3" w14:textId="281338CF" w:rsidR="00975CC4" w:rsidRPr="000D4B27" w:rsidDel="009453A7" w:rsidRDefault="00975CC4" w:rsidP="00166AF3">
            <w:pPr>
              <w:pStyle w:val="TableBody"/>
              <w:rPr>
                <w:del w:id="8981" w:author="Alban Roche" w:date="2017-08-02T16:35:00Z"/>
              </w:rPr>
            </w:pPr>
            <w:del w:id="8982" w:author="Alban Roche" w:date="2017-08-02T16:35:00Z">
              <w:r w:rsidRPr="000D4B27" w:rsidDel="009453A7">
                <w:delText>This command has no effect and was only implemented for compatibility purposes. Parameters are ignored and are not saved in non-volatile memory.</w:delText>
              </w:r>
              <w:bookmarkStart w:id="8983" w:name="_Toc489458760"/>
              <w:bookmarkEnd w:id="8983"/>
            </w:del>
          </w:p>
        </w:tc>
        <w:bookmarkStart w:id="8984" w:name="_Toc489458761"/>
        <w:bookmarkEnd w:id="8984"/>
      </w:tr>
    </w:tbl>
    <w:p w14:paraId="18092275" w14:textId="77777777" w:rsidR="00975CC4" w:rsidRDefault="00975CC4" w:rsidP="0059466D">
      <w:pPr>
        <w:pStyle w:val="Heading2"/>
        <w:numPr>
          <w:ilvl w:val="1"/>
          <w:numId w:val="11"/>
        </w:numPr>
        <w:ind w:left="1080" w:hanging="1080"/>
      </w:pPr>
      <w:bookmarkStart w:id="8985" w:name="_Ref458763674"/>
      <w:bookmarkStart w:id="8986" w:name="_Ref458763675"/>
      <w:bookmarkStart w:id="8987" w:name="_Toc486251620"/>
      <w:bookmarkStart w:id="8988" w:name="_Toc489458762"/>
      <w:commentRangeStart w:id="8989"/>
      <w:r>
        <w:t xml:space="preserve">+CPOF </w:t>
      </w:r>
      <w:r w:rsidRPr="00AE67EA">
        <w:t xml:space="preserve">Command: </w:t>
      </w:r>
      <w:r>
        <w:t>Power Off</w:t>
      </w:r>
      <w:bookmarkEnd w:id="8985"/>
      <w:bookmarkEnd w:id="8986"/>
      <w:commentRangeEnd w:id="8989"/>
      <w:r>
        <w:rPr>
          <w:rStyle w:val="CommentReference"/>
          <w:rFonts w:ascii="Verdana" w:eastAsia="Times New Roman" w:hAnsi="Verdana" w:cs="Times New Roman"/>
          <w:b w:val="0"/>
          <w:lang w:eastAsia="en-US"/>
        </w:rPr>
        <w:commentReference w:id="8989"/>
      </w:r>
      <w:bookmarkEnd w:id="8987"/>
      <w:bookmarkEnd w:id="8988"/>
    </w:p>
    <w:tbl>
      <w:tblPr>
        <w:tblStyle w:val="TableSWIleft"/>
        <w:tblW w:w="9288" w:type="dxa"/>
        <w:tblLayout w:type="fixed"/>
        <w:tblLook w:val="04A0" w:firstRow="1" w:lastRow="0" w:firstColumn="1" w:lastColumn="0" w:noHBand="0" w:noVBand="1"/>
      </w:tblPr>
      <w:tblGrid>
        <w:gridCol w:w="1728"/>
        <w:gridCol w:w="7560"/>
      </w:tblGrid>
      <w:tr w:rsidR="00975CC4" w:rsidRPr="00C41274" w14:paraId="34E9B78B"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6D74CD02" w14:textId="1BE0BF16" w:rsidR="00975CC4" w:rsidRPr="00C41274" w:rsidRDefault="00106838">
            <w:pPr>
              <w:pStyle w:val="TableRowHead"/>
              <w:spacing w:before="144" w:after="144"/>
              <w:rPr>
                <w:bCs w:val="0"/>
              </w:rPr>
            </w:pPr>
            <w:r>
              <w:t>HL7800</w:t>
            </w:r>
          </w:p>
        </w:tc>
      </w:tr>
      <w:tr w:rsidR="00975CC4" w:rsidRPr="00C41274" w14:paraId="7A53249B" w14:textId="77777777" w:rsidTr="00166AF3">
        <w:trPr>
          <w:trHeight w:val="42"/>
        </w:trPr>
        <w:tc>
          <w:tcPr>
            <w:tcW w:w="1728" w:type="dxa"/>
          </w:tcPr>
          <w:p w14:paraId="0533260B" w14:textId="77777777" w:rsidR="00975CC4" w:rsidRPr="00C41274" w:rsidRDefault="00975CC4" w:rsidP="00166AF3">
            <w:pPr>
              <w:pStyle w:val="TableBody"/>
              <w:rPr>
                <w:i/>
              </w:rPr>
            </w:pPr>
            <w:r w:rsidRPr="00C41274">
              <w:rPr>
                <w:i/>
              </w:rPr>
              <w:t>Execute</w:t>
            </w:r>
            <w:r w:rsidRPr="00C41274">
              <w:t xml:space="preserve"> </w:t>
            </w:r>
            <w:r w:rsidRPr="00C41274">
              <w:rPr>
                <w:i/>
              </w:rPr>
              <w:t>command</w:t>
            </w:r>
          </w:p>
          <w:p w14:paraId="16471F9B" w14:textId="77777777" w:rsidR="00975CC4" w:rsidRPr="00C41274" w:rsidRDefault="00975CC4" w:rsidP="00166AF3">
            <w:pPr>
              <w:pStyle w:val="TableBody"/>
              <w:rPr>
                <w:i/>
              </w:rPr>
            </w:pPr>
          </w:p>
          <w:p w14:paraId="41944C35" w14:textId="77777777" w:rsidR="00975CC4" w:rsidRPr="00C41274" w:rsidRDefault="00975CC4" w:rsidP="00166AF3">
            <w:pPr>
              <w:pStyle w:val="TableBody"/>
              <w:rPr>
                <w:u w:val="single"/>
              </w:rPr>
            </w:pPr>
            <w:r w:rsidRPr="00C41274">
              <w:rPr>
                <w:u w:val="single"/>
              </w:rPr>
              <w:t>Syntax</w:t>
            </w:r>
          </w:p>
          <w:p w14:paraId="713C715B" w14:textId="77777777" w:rsidR="00975CC4" w:rsidRPr="00C41274" w:rsidRDefault="00975CC4" w:rsidP="00166AF3">
            <w:pPr>
              <w:pStyle w:val="TableBody"/>
            </w:pPr>
            <w:r w:rsidRPr="00C41274">
              <w:rPr>
                <w:b/>
              </w:rPr>
              <w:t>AT</w:t>
            </w:r>
            <w:r>
              <w:rPr>
                <w:b/>
              </w:rPr>
              <w:t>+CPOF</w:t>
            </w:r>
          </w:p>
        </w:tc>
        <w:tc>
          <w:tcPr>
            <w:tcW w:w="7560" w:type="dxa"/>
          </w:tcPr>
          <w:p w14:paraId="36D5A3AD" w14:textId="77777777" w:rsidR="00975CC4" w:rsidRPr="00C41274" w:rsidRDefault="00975CC4" w:rsidP="00166AF3">
            <w:pPr>
              <w:pStyle w:val="TableBody"/>
              <w:rPr>
                <w:u w:val="single"/>
              </w:rPr>
            </w:pPr>
          </w:p>
          <w:p w14:paraId="3CF4E1D0" w14:textId="77777777" w:rsidR="00975CC4" w:rsidRPr="00C41274" w:rsidRDefault="00975CC4" w:rsidP="00166AF3">
            <w:pPr>
              <w:pStyle w:val="TableBody"/>
              <w:rPr>
                <w:u w:val="single"/>
              </w:rPr>
            </w:pPr>
          </w:p>
          <w:p w14:paraId="1987CAB9" w14:textId="77777777" w:rsidR="00975CC4" w:rsidRPr="00C41274" w:rsidRDefault="00975CC4" w:rsidP="00166AF3">
            <w:pPr>
              <w:pStyle w:val="TableBody"/>
              <w:rPr>
                <w:snapToGrid w:val="0"/>
              </w:rPr>
            </w:pPr>
            <w:r w:rsidRPr="00C41274">
              <w:rPr>
                <w:u w:val="single"/>
              </w:rPr>
              <w:t>Response</w:t>
            </w:r>
          </w:p>
          <w:p w14:paraId="0978CCBD" w14:textId="77777777" w:rsidR="00975CC4" w:rsidRPr="00C41274" w:rsidRDefault="00975CC4" w:rsidP="00166AF3">
            <w:pPr>
              <w:pStyle w:val="TableBody"/>
            </w:pPr>
            <w:r w:rsidRPr="00C41274">
              <w:rPr>
                <w:b/>
              </w:rPr>
              <w:t>OK</w:t>
            </w:r>
          </w:p>
        </w:tc>
      </w:tr>
      <w:tr w:rsidR="00975CC4" w:rsidRPr="00C41274" w14:paraId="18A93386" w14:textId="77777777" w:rsidTr="00166AF3">
        <w:trPr>
          <w:trHeight w:val="42"/>
        </w:trPr>
        <w:tc>
          <w:tcPr>
            <w:tcW w:w="1728" w:type="dxa"/>
          </w:tcPr>
          <w:p w14:paraId="62B0461E" w14:textId="77777777" w:rsidR="00975CC4" w:rsidRPr="00C41274" w:rsidRDefault="00975CC4" w:rsidP="00166AF3">
            <w:pPr>
              <w:pStyle w:val="TableBody"/>
              <w:rPr>
                <w:u w:val="single"/>
              </w:rPr>
            </w:pPr>
            <w:r>
              <w:rPr>
                <w:u w:val="single"/>
              </w:rPr>
              <w:t>Notes</w:t>
            </w:r>
          </w:p>
          <w:p w14:paraId="1F7ED7D3" w14:textId="77777777" w:rsidR="00975CC4" w:rsidRPr="00C41274" w:rsidRDefault="00975CC4" w:rsidP="00166AF3">
            <w:pPr>
              <w:pStyle w:val="TableBody"/>
              <w:rPr>
                <w:i/>
              </w:rPr>
            </w:pPr>
          </w:p>
        </w:tc>
        <w:tc>
          <w:tcPr>
            <w:tcW w:w="7560" w:type="dxa"/>
          </w:tcPr>
          <w:p w14:paraId="602A74D8" w14:textId="112A71C9" w:rsidR="00975CC4" w:rsidRDefault="00975CC4" w:rsidP="0059466D">
            <w:pPr>
              <w:pStyle w:val="TableBody"/>
              <w:numPr>
                <w:ilvl w:val="0"/>
                <w:numId w:val="124"/>
              </w:numPr>
            </w:pPr>
            <w:r>
              <w:t>This command powers the module off.</w:t>
            </w:r>
          </w:p>
          <w:p w14:paraId="57D16F57" w14:textId="5740F4F5" w:rsidR="00975CC4" w:rsidRPr="00C41274" w:rsidRDefault="00975CC4" w:rsidP="0059466D">
            <w:pPr>
              <w:pStyle w:val="TableBody"/>
              <w:numPr>
                <w:ilvl w:val="0"/>
                <w:numId w:val="124"/>
              </w:numPr>
              <w:rPr>
                <w:u w:val="single"/>
              </w:rPr>
            </w:pPr>
            <w:r>
              <w:t xml:space="preserve">“OK” is immediately returned after the power off </w:t>
            </w:r>
            <w:r w:rsidR="009068D2">
              <w:t>sequence</w:t>
            </w:r>
          </w:p>
        </w:tc>
      </w:tr>
    </w:tbl>
    <w:p w14:paraId="2E2A6A22" w14:textId="6AE03620" w:rsidR="00975CC4" w:rsidDel="009453A7" w:rsidRDefault="00975CC4" w:rsidP="0059466D">
      <w:pPr>
        <w:pStyle w:val="Heading2"/>
        <w:numPr>
          <w:ilvl w:val="1"/>
          <w:numId w:val="11"/>
        </w:numPr>
        <w:ind w:left="1080" w:hanging="1080"/>
        <w:rPr>
          <w:del w:id="8990" w:author="Alban Roche" w:date="2017-08-02T16:36:00Z"/>
        </w:rPr>
      </w:pPr>
      <w:bookmarkStart w:id="8991" w:name="_Ref458763676"/>
      <w:bookmarkStart w:id="8992" w:name="_Ref458763677"/>
      <w:bookmarkStart w:id="8993" w:name="_Toc486251621"/>
      <w:commentRangeStart w:id="8994"/>
      <w:del w:id="8995" w:author="Alban Roche" w:date="2017-08-02T16:36:00Z">
        <w:r w:rsidDel="009453A7">
          <w:delText xml:space="preserve">+KGSMAD </w:delText>
        </w:r>
        <w:r w:rsidRPr="00AE67EA" w:rsidDel="009453A7">
          <w:delText xml:space="preserve">Command: </w:delText>
        </w:r>
        <w:r w:rsidDel="009453A7">
          <w:delText>GSM/LTE Antenna Detection</w:delText>
        </w:r>
        <w:bookmarkEnd w:id="8991"/>
        <w:bookmarkEnd w:id="8992"/>
        <w:commentRangeEnd w:id="8994"/>
        <w:r w:rsidDel="009453A7">
          <w:rPr>
            <w:rStyle w:val="CommentReference"/>
            <w:rFonts w:ascii="Verdana" w:eastAsia="Times New Roman" w:hAnsi="Verdana" w:cs="Times New Roman"/>
            <w:b w:val="0"/>
            <w:lang w:eastAsia="en-US"/>
          </w:rPr>
          <w:commentReference w:id="8994"/>
        </w:r>
        <w:bookmarkStart w:id="8996" w:name="_Toc489458763"/>
        <w:bookmarkEnd w:id="8993"/>
        <w:bookmarkEnd w:id="8996"/>
      </w:del>
    </w:p>
    <w:p w14:paraId="2C3654A6" w14:textId="4872F86E" w:rsidR="00975CC4" w:rsidRPr="00344B0D" w:rsidDel="009453A7" w:rsidRDefault="00975CC4" w:rsidP="00975CC4">
      <w:pPr>
        <w:pStyle w:val="Note"/>
        <w:keepNext/>
        <w:rPr>
          <w:del w:id="8997" w:author="Alban Roche" w:date="2017-08-02T16:36:00Z"/>
        </w:rPr>
      </w:pPr>
      <w:del w:id="8998" w:author="Alban Roche" w:date="2017-08-02T16:36:00Z">
        <w:r w:rsidDel="009453A7">
          <w:delText>F</w:delText>
        </w:r>
        <w:r w:rsidRPr="00893AA7" w:rsidDel="009453A7">
          <w:delText xml:space="preserve">or </w:delText>
        </w:r>
        <w:r w:rsidDel="009453A7">
          <w:delText>HL7618, HL7618RD, HL7648, HL7650, HL7690 and HL7692 only.</w:delText>
        </w:r>
        <w:bookmarkStart w:id="8999" w:name="_Toc489458764"/>
        <w:bookmarkEnd w:id="8999"/>
      </w:del>
    </w:p>
    <w:tbl>
      <w:tblPr>
        <w:tblStyle w:val="TableSWIleft"/>
        <w:tblW w:w="9288" w:type="dxa"/>
        <w:tblLayout w:type="fixed"/>
        <w:tblLook w:val="04A0" w:firstRow="1" w:lastRow="0" w:firstColumn="1" w:lastColumn="0" w:noHBand="0" w:noVBand="1"/>
      </w:tblPr>
      <w:tblGrid>
        <w:gridCol w:w="1728"/>
        <w:gridCol w:w="7560"/>
      </w:tblGrid>
      <w:tr w:rsidR="00975CC4" w:rsidRPr="00C41274" w:rsidDel="009453A7" w14:paraId="0C20D061" w14:textId="630C35FF" w:rsidTr="00166AF3">
        <w:trPr>
          <w:cnfStyle w:val="100000000000" w:firstRow="1" w:lastRow="0" w:firstColumn="0" w:lastColumn="0" w:oddVBand="0" w:evenVBand="0" w:oddHBand="0" w:evenHBand="0" w:firstRowFirstColumn="0" w:firstRowLastColumn="0" w:lastRowFirstColumn="0" w:lastRowLastColumn="0"/>
          <w:del w:id="9000" w:author="Alban Roche" w:date="2017-08-02T16:36:00Z"/>
        </w:trPr>
        <w:tc>
          <w:tcPr>
            <w:tcW w:w="9288" w:type="dxa"/>
            <w:gridSpan w:val="2"/>
          </w:tcPr>
          <w:p w14:paraId="3B5A23EB" w14:textId="1B3889D3" w:rsidR="00975CC4" w:rsidRPr="00C41274" w:rsidDel="009453A7" w:rsidRDefault="00975CC4">
            <w:pPr>
              <w:pStyle w:val="TableRowHead"/>
              <w:spacing w:before="144" w:after="144"/>
              <w:rPr>
                <w:del w:id="9001" w:author="Alban Roche" w:date="2017-08-02T16:36:00Z"/>
                <w:bCs w:val="0"/>
              </w:rPr>
            </w:pPr>
            <w:del w:id="9002" w:author="Alban Roche" w:date="2017-08-02T16:36:00Z">
              <w:r w:rsidDel="009453A7">
                <w:delText>HL7618, HL7618RD, HL7648, HL7650, HL7690 and HL7692</w:delText>
              </w:r>
              <w:bookmarkStart w:id="9003" w:name="_Toc489458765"/>
              <w:bookmarkEnd w:id="9003"/>
            </w:del>
          </w:p>
        </w:tc>
        <w:bookmarkStart w:id="9004" w:name="_Toc489458766"/>
        <w:bookmarkEnd w:id="9004"/>
      </w:tr>
      <w:tr w:rsidR="00975CC4" w:rsidRPr="00C41274" w:rsidDel="009453A7" w14:paraId="1A2250D0" w14:textId="6DE88C66" w:rsidTr="00166AF3">
        <w:trPr>
          <w:trHeight w:val="42"/>
          <w:del w:id="9005" w:author="Alban Roche" w:date="2017-08-02T16:36:00Z"/>
        </w:trPr>
        <w:tc>
          <w:tcPr>
            <w:tcW w:w="1728" w:type="dxa"/>
          </w:tcPr>
          <w:p w14:paraId="61E6E331" w14:textId="67577DBC" w:rsidR="00975CC4" w:rsidRPr="00C41274" w:rsidDel="009453A7" w:rsidRDefault="00975CC4" w:rsidP="00166AF3">
            <w:pPr>
              <w:pStyle w:val="TableBody"/>
              <w:rPr>
                <w:del w:id="9006" w:author="Alban Roche" w:date="2017-08-02T16:36:00Z"/>
                <w:i/>
                <w:szCs w:val="18"/>
              </w:rPr>
            </w:pPr>
            <w:del w:id="9007" w:author="Alban Roche" w:date="2017-08-02T16:36:00Z">
              <w:r w:rsidRPr="00C41274" w:rsidDel="009453A7">
                <w:rPr>
                  <w:i/>
                  <w:szCs w:val="18"/>
                </w:rPr>
                <w:delText>Test command</w:delText>
              </w:r>
              <w:bookmarkStart w:id="9008" w:name="_Toc489458767"/>
              <w:bookmarkEnd w:id="9008"/>
            </w:del>
          </w:p>
          <w:p w14:paraId="71A6B35A" w14:textId="227F8AC9" w:rsidR="00975CC4" w:rsidRPr="00C41274" w:rsidDel="009453A7" w:rsidRDefault="00975CC4" w:rsidP="00166AF3">
            <w:pPr>
              <w:pStyle w:val="TableBody"/>
              <w:rPr>
                <w:del w:id="9009" w:author="Alban Roche" w:date="2017-08-02T16:36:00Z"/>
                <w:szCs w:val="18"/>
              </w:rPr>
            </w:pPr>
            <w:bookmarkStart w:id="9010" w:name="_Toc489458768"/>
            <w:bookmarkEnd w:id="9010"/>
          </w:p>
          <w:p w14:paraId="233B7AC2" w14:textId="0E8B4803" w:rsidR="00975CC4" w:rsidRPr="00C41274" w:rsidDel="009453A7" w:rsidRDefault="00975CC4" w:rsidP="00166AF3">
            <w:pPr>
              <w:pStyle w:val="TableBody"/>
              <w:rPr>
                <w:del w:id="9011" w:author="Alban Roche" w:date="2017-08-02T16:36:00Z"/>
                <w:szCs w:val="18"/>
                <w:u w:val="single"/>
              </w:rPr>
            </w:pPr>
            <w:del w:id="9012" w:author="Alban Roche" w:date="2017-08-02T16:36:00Z">
              <w:r w:rsidRPr="00C41274" w:rsidDel="009453A7">
                <w:rPr>
                  <w:szCs w:val="18"/>
                  <w:u w:val="single"/>
                </w:rPr>
                <w:delText>Syntax</w:delText>
              </w:r>
              <w:bookmarkStart w:id="9013" w:name="_Toc489458769"/>
              <w:bookmarkEnd w:id="9013"/>
            </w:del>
          </w:p>
          <w:p w14:paraId="3BE13014" w14:textId="5BCB8E6E" w:rsidR="00975CC4" w:rsidRPr="00C41274" w:rsidDel="009453A7" w:rsidRDefault="00975CC4" w:rsidP="00166AF3">
            <w:pPr>
              <w:pStyle w:val="TableBody"/>
              <w:rPr>
                <w:del w:id="9014" w:author="Alban Roche" w:date="2017-08-02T16:36:00Z"/>
              </w:rPr>
            </w:pPr>
            <w:del w:id="9015" w:author="Alban Roche" w:date="2017-08-02T16:36:00Z">
              <w:r w:rsidRPr="00C41274" w:rsidDel="009453A7">
                <w:rPr>
                  <w:b/>
                  <w:szCs w:val="18"/>
                </w:rPr>
                <w:delText>AT+KGSMAD=?</w:delText>
              </w:r>
              <w:bookmarkStart w:id="9016" w:name="_Toc489458770"/>
              <w:bookmarkEnd w:id="9016"/>
            </w:del>
          </w:p>
        </w:tc>
        <w:tc>
          <w:tcPr>
            <w:tcW w:w="7560" w:type="dxa"/>
          </w:tcPr>
          <w:p w14:paraId="48FE53AB" w14:textId="2B23FCE3" w:rsidR="00975CC4" w:rsidRPr="00C41274" w:rsidDel="009453A7" w:rsidRDefault="00975CC4" w:rsidP="00166AF3">
            <w:pPr>
              <w:pStyle w:val="TableBody"/>
              <w:rPr>
                <w:del w:id="9017" w:author="Alban Roche" w:date="2017-08-02T16:36:00Z"/>
                <w:szCs w:val="18"/>
                <w:lang w:eastAsia="zh-CN"/>
              </w:rPr>
            </w:pPr>
            <w:bookmarkStart w:id="9018" w:name="_Toc489458771"/>
            <w:bookmarkEnd w:id="9018"/>
          </w:p>
          <w:p w14:paraId="5FDCB03E" w14:textId="1EA94BA9" w:rsidR="00975CC4" w:rsidRPr="00C41274" w:rsidDel="009453A7" w:rsidRDefault="00975CC4" w:rsidP="00166AF3">
            <w:pPr>
              <w:pStyle w:val="TableBody"/>
              <w:rPr>
                <w:del w:id="9019" w:author="Alban Roche" w:date="2017-08-02T16:36:00Z"/>
                <w:szCs w:val="18"/>
                <w:u w:val="single"/>
              </w:rPr>
            </w:pPr>
            <w:bookmarkStart w:id="9020" w:name="_Toc489458772"/>
            <w:bookmarkEnd w:id="9020"/>
          </w:p>
          <w:p w14:paraId="306234A8" w14:textId="24076CD6" w:rsidR="00975CC4" w:rsidRPr="00C41274" w:rsidDel="009453A7" w:rsidRDefault="00975CC4" w:rsidP="00166AF3">
            <w:pPr>
              <w:pStyle w:val="TableBody"/>
              <w:rPr>
                <w:del w:id="9021" w:author="Alban Roche" w:date="2017-08-02T16:36:00Z"/>
                <w:szCs w:val="18"/>
                <w:u w:val="single"/>
              </w:rPr>
            </w:pPr>
            <w:del w:id="9022" w:author="Alban Roche" w:date="2017-08-02T16:36:00Z">
              <w:r w:rsidRPr="00C41274" w:rsidDel="009453A7">
                <w:rPr>
                  <w:szCs w:val="18"/>
                  <w:u w:val="single"/>
                </w:rPr>
                <w:delText>Response</w:delText>
              </w:r>
              <w:bookmarkStart w:id="9023" w:name="_Toc489458773"/>
              <w:bookmarkEnd w:id="9023"/>
            </w:del>
          </w:p>
          <w:p w14:paraId="428AEDB8" w14:textId="4D34D9B3" w:rsidR="00975CC4" w:rsidRPr="00C41274" w:rsidDel="009453A7" w:rsidRDefault="00975CC4" w:rsidP="00166AF3">
            <w:pPr>
              <w:pStyle w:val="TableBody"/>
              <w:rPr>
                <w:del w:id="9024" w:author="Alban Roche" w:date="2017-08-02T16:36:00Z"/>
                <w:b/>
                <w:szCs w:val="18"/>
                <w:lang w:eastAsia="zh-CN"/>
              </w:rPr>
            </w:pPr>
            <w:del w:id="9025" w:author="Alban Roche" w:date="2017-08-02T16:36:00Z">
              <w:r w:rsidRPr="00C41274" w:rsidDel="009453A7">
                <w:rPr>
                  <w:b/>
                  <w:szCs w:val="18"/>
                </w:rPr>
                <w:delText xml:space="preserve">+KGSMAD: </w:delText>
              </w:r>
              <w:r w:rsidDel="009453A7">
                <w:rPr>
                  <w:b/>
                  <w:szCs w:val="18"/>
                </w:rPr>
                <w:delText>(</w:delText>
              </w:r>
              <w:r w:rsidRPr="004B7907" w:rsidDel="009453A7">
                <w:rPr>
                  <w:szCs w:val="18"/>
                </w:rPr>
                <w:delText>list of supported</w:delText>
              </w:r>
              <w:r w:rsidDel="009453A7">
                <w:rPr>
                  <w:b/>
                  <w:szCs w:val="18"/>
                </w:rPr>
                <w:delText xml:space="preserve"> </w:delText>
              </w:r>
              <w:r w:rsidRPr="00C41274" w:rsidDel="009453A7">
                <w:rPr>
                  <w:b/>
                  <w:szCs w:val="18"/>
                </w:rPr>
                <w:delText>&lt;mod&gt;</w:delText>
              </w:r>
              <w:r w:rsidRPr="004B7907" w:rsidDel="009453A7">
                <w:rPr>
                  <w:szCs w:val="18"/>
                </w:rPr>
                <w:delText>s</w:delText>
              </w:r>
              <w:r w:rsidDel="009453A7">
                <w:rPr>
                  <w:b/>
                  <w:szCs w:val="18"/>
                </w:rPr>
                <w:delText>)</w:delText>
              </w:r>
              <w:r w:rsidRPr="00C41274" w:rsidDel="009453A7">
                <w:rPr>
                  <w:b/>
                  <w:szCs w:val="18"/>
                </w:rPr>
                <w:delText>,</w:delText>
              </w:r>
              <w:r w:rsidDel="009453A7">
                <w:rPr>
                  <w:b/>
                  <w:szCs w:val="18"/>
                </w:rPr>
                <w:delText>(</w:delText>
              </w:r>
              <w:r w:rsidRPr="004B7907" w:rsidDel="009453A7">
                <w:rPr>
                  <w:szCs w:val="18"/>
                </w:rPr>
                <w:delText>list of supported</w:delText>
              </w:r>
              <w:r w:rsidDel="009453A7">
                <w:rPr>
                  <w:b/>
                  <w:szCs w:val="18"/>
                </w:rPr>
                <w:delText xml:space="preserve"> </w:delText>
              </w:r>
              <w:r w:rsidRPr="00C41274" w:rsidDel="009453A7">
                <w:rPr>
                  <w:b/>
                  <w:szCs w:val="18"/>
                </w:rPr>
                <w:delText>&lt;urcmode&gt;</w:delText>
              </w:r>
              <w:r w:rsidRPr="004B7907" w:rsidDel="009453A7">
                <w:rPr>
                  <w:szCs w:val="18"/>
                </w:rPr>
                <w:delText>s</w:delText>
              </w:r>
              <w:r w:rsidDel="009453A7">
                <w:rPr>
                  <w:b/>
                  <w:szCs w:val="18"/>
                </w:rPr>
                <w:delText>)</w:delText>
              </w:r>
              <w:r w:rsidRPr="00C41274" w:rsidDel="009453A7">
                <w:rPr>
                  <w:b/>
                  <w:szCs w:val="18"/>
                </w:rPr>
                <w:delText>,</w:delText>
              </w:r>
              <w:r w:rsidDel="009453A7">
                <w:rPr>
                  <w:b/>
                  <w:szCs w:val="18"/>
                </w:rPr>
                <w:delText>(</w:delText>
              </w:r>
              <w:r w:rsidRPr="004B7907" w:rsidDel="009453A7">
                <w:rPr>
                  <w:szCs w:val="18"/>
                </w:rPr>
                <w:delText>list of supported</w:delText>
              </w:r>
              <w:r w:rsidDel="009453A7">
                <w:rPr>
                  <w:b/>
                  <w:szCs w:val="18"/>
                </w:rPr>
                <w:delText xml:space="preserve"> </w:delText>
              </w:r>
              <w:r w:rsidRPr="00C41274" w:rsidDel="009453A7">
                <w:rPr>
                  <w:b/>
                  <w:szCs w:val="18"/>
                </w:rPr>
                <w:delText>&lt;interval&gt;</w:delText>
              </w:r>
              <w:r w:rsidRPr="004B7907" w:rsidDel="009453A7">
                <w:rPr>
                  <w:szCs w:val="18"/>
                </w:rPr>
                <w:delText>s</w:delText>
              </w:r>
              <w:r w:rsidDel="009453A7">
                <w:rPr>
                  <w:b/>
                  <w:szCs w:val="18"/>
                </w:rPr>
                <w:delText>)</w:delText>
              </w:r>
              <w:r w:rsidRPr="00C41274" w:rsidDel="009453A7">
                <w:rPr>
                  <w:b/>
                  <w:szCs w:val="18"/>
                </w:rPr>
                <w:delText>,</w:delText>
              </w:r>
              <w:r w:rsidDel="009453A7">
                <w:rPr>
                  <w:b/>
                  <w:szCs w:val="18"/>
                </w:rPr>
                <w:delText>(</w:delText>
              </w:r>
              <w:r w:rsidRPr="004B7907" w:rsidDel="009453A7">
                <w:rPr>
                  <w:szCs w:val="18"/>
                </w:rPr>
                <w:delText>list of supported</w:delText>
              </w:r>
              <w:r w:rsidDel="009453A7">
                <w:rPr>
                  <w:b/>
                  <w:szCs w:val="18"/>
                </w:rPr>
                <w:delText xml:space="preserve"> </w:delText>
              </w:r>
              <w:r w:rsidRPr="00C41274" w:rsidDel="009453A7">
                <w:rPr>
                  <w:b/>
                  <w:szCs w:val="18"/>
                </w:rPr>
                <w:delText>&lt;detGPIO&gt;</w:delText>
              </w:r>
              <w:r w:rsidRPr="004B7907" w:rsidDel="009453A7">
                <w:rPr>
                  <w:szCs w:val="18"/>
                </w:rPr>
                <w:delText>s</w:delText>
              </w:r>
              <w:r w:rsidDel="009453A7">
                <w:rPr>
                  <w:b/>
                  <w:szCs w:val="18"/>
                </w:rPr>
                <w:delText>)</w:delText>
              </w:r>
              <w:r w:rsidRPr="00C41274" w:rsidDel="009453A7">
                <w:rPr>
                  <w:b/>
                  <w:szCs w:val="18"/>
                </w:rPr>
                <w:delText>,</w:delText>
              </w:r>
              <w:r w:rsidDel="009453A7">
                <w:rPr>
                  <w:b/>
                  <w:szCs w:val="18"/>
                </w:rPr>
                <w:delText>(</w:delText>
              </w:r>
              <w:r w:rsidRPr="004B7907" w:rsidDel="009453A7">
                <w:rPr>
                  <w:szCs w:val="18"/>
                </w:rPr>
                <w:delText>list of supported</w:delText>
              </w:r>
              <w:r w:rsidDel="009453A7">
                <w:rPr>
                  <w:b/>
                  <w:szCs w:val="18"/>
                </w:rPr>
                <w:delText xml:space="preserve"> </w:delText>
              </w:r>
              <w:r w:rsidRPr="00C41274" w:rsidDel="009453A7">
                <w:rPr>
                  <w:b/>
                  <w:szCs w:val="18"/>
                </w:rPr>
                <w:delText>&lt;repGPIO&gt;</w:delText>
              </w:r>
              <w:r w:rsidRPr="004B7907" w:rsidDel="009453A7">
                <w:rPr>
                  <w:szCs w:val="18"/>
                </w:rPr>
                <w:delText>s</w:delText>
              </w:r>
              <w:r w:rsidDel="009453A7">
                <w:rPr>
                  <w:b/>
                  <w:szCs w:val="18"/>
                </w:rPr>
                <w:delText>)</w:delText>
              </w:r>
              <w:bookmarkStart w:id="9026" w:name="_Toc489458774"/>
              <w:bookmarkEnd w:id="9026"/>
            </w:del>
          </w:p>
          <w:p w14:paraId="66CE79C4" w14:textId="67B034DA" w:rsidR="00975CC4" w:rsidRPr="00C41274" w:rsidDel="009453A7" w:rsidRDefault="00975CC4" w:rsidP="00166AF3">
            <w:pPr>
              <w:pStyle w:val="TableBody"/>
              <w:rPr>
                <w:del w:id="9027" w:author="Alban Roche" w:date="2017-08-02T16:36:00Z"/>
              </w:rPr>
            </w:pPr>
            <w:del w:id="9028" w:author="Alban Roche" w:date="2017-08-02T16:36:00Z">
              <w:r w:rsidRPr="00C41274" w:rsidDel="009453A7">
                <w:rPr>
                  <w:b/>
                  <w:szCs w:val="18"/>
                </w:rPr>
                <w:delText>OK</w:delText>
              </w:r>
              <w:bookmarkStart w:id="9029" w:name="_Toc489458775"/>
              <w:bookmarkEnd w:id="9029"/>
            </w:del>
          </w:p>
        </w:tc>
        <w:bookmarkStart w:id="9030" w:name="_Toc489458776"/>
        <w:bookmarkEnd w:id="9030"/>
      </w:tr>
      <w:tr w:rsidR="00975CC4" w:rsidRPr="00C41274" w:rsidDel="009453A7" w14:paraId="15F4D483" w14:textId="24DE315C" w:rsidTr="00166AF3">
        <w:trPr>
          <w:trHeight w:val="42"/>
          <w:del w:id="9031" w:author="Alban Roche" w:date="2017-08-02T16:36:00Z"/>
        </w:trPr>
        <w:tc>
          <w:tcPr>
            <w:tcW w:w="1728" w:type="dxa"/>
          </w:tcPr>
          <w:p w14:paraId="3182F1A9" w14:textId="1364E67C" w:rsidR="00975CC4" w:rsidRPr="00C41274" w:rsidDel="009453A7" w:rsidRDefault="00975CC4" w:rsidP="00166AF3">
            <w:pPr>
              <w:pStyle w:val="TableBody"/>
              <w:rPr>
                <w:del w:id="9032" w:author="Alban Roche" w:date="2017-08-02T16:36:00Z"/>
                <w:i/>
                <w:szCs w:val="18"/>
              </w:rPr>
            </w:pPr>
            <w:del w:id="9033" w:author="Alban Roche" w:date="2017-08-02T16:36:00Z">
              <w:r w:rsidRPr="00C41274" w:rsidDel="009453A7">
                <w:rPr>
                  <w:i/>
                  <w:szCs w:val="18"/>
                </w:rPr>
                <w:delText>Read command</w:delText>
              </w:r>
              <w:bookmarkStart w:id="9034" w:name="_Toc489458777"/>
              <w:bookmarkEnd w:id="9034"/>
            </w:del>
          </w:p>
          <w:p w14:paraId="077DBFC8" w14:textId="20EAF03A" w:rsidR="00975CC4" w:rsidRPr="00C41274" w:rsidDel="009453A7" w:rsidRDefault="00975CC4" w:rsidP="00166AF3">
            <w:pPr>
              <w:pStyle w:val="TableBody"/>
              <w:rPr>
                <w:del w:id="9035" w:author="Alban Roche" w:date="2017-08-02T16:36:00Z"/>
                <w:szCs w:val="18"/>
              </w:rPr>
            </w:pPr>
            <w:bookmarkStart w:id="9036" w:name="_Toc489458778"/>
            <w:bookmarkEnd w:id="9036"/>
          </w:p>
          <w:p w14:paraId="7E3317E5" w14:textId="7AE9CA94" w:rsidR="00975CC4" w:rsidRPr="00C41274" w:rsidDel="009453A7" w:rsidRDefault="00975CC4" w:rsidP="00166AF3">
            <w:pPr>
              <w:pStyle w:val="TableBody"/>
              <w:rPr>
                <w:del w:id="9037" w:author="Alban Roche" w:date="2017-08-02T16:36:00Z"/>
                <w:szCs w:val="18"/>
                <w:u w:val="single"/>
              </w:rPr>
            </w:pPr>
            <w:del w:id="9038" w:author="Alban Roche" w:date="2017-08-02T16:36:00Z">
              <w:r w:rsidRPr="00C41274" w:rsidDel="009453A7">
                <w:rPr>
                  <w:szCs w:val="18"/>
                  <w:u w:val="single"/>
                </w:rPr>
                <w:delText>Syntax</w:delText>
              </w:r>
              <w:bookmarkStart w:id="9039" w:name="_Toc489458779"/>
              <w:bookmarkEnd w:id="9039"/>
            </w:del>
          </w:p>
          <w:p w14:paraId="0928ADE5" w14:textId="019DEBBE" w:rsidR="00975CC4" w:rsidRPr="00C41274" w:rsidDel="009453A7" w:rsidRDefault="00975CC4" w:rsidP="00166AF3">
            <w:pPr>
              <w:pStyle w:val="TableBody"/>
              <w:rPr>
                <w:del w:id="9040" w:author="Alban Roche" w:date="2017-08-02T16:36:00Z"/>
                <w:i/>
                <w:szCs w:val="18"/>
              </w:rPr>
            </w:pPr>
            <w:del w:id="9041" w:author="Alban Roche" w:date="2017-08-02T16:36:00Z">
              <w:r w:rsidRPr="00C41274" w:rsidDel="009453A7">
                <w:rPr>
                  <w:b/>
                  <w:szCs w:val="18"/>
                </w:rPr>
                <w:delText>AT+KGSMAD?</w:delText>
              </w:r>
              <w:bookmarkStart w:id="9042" w:name="_Toc489458780"/>
              <w:bookmarkEnd w:id="9042"/>
            </w:del>
          </w:p>
        </w:tc>
        <w:tc>
          <w:tcPr>
            <w:tcW w:w="7560" w:type="dxa"/>
          </w:tcPr>
          <w:p w14:paraId="78A3EDD9" w14:textId="22697BEB" w:rsidR="00975CC4" w:rsidRPr="00C41274" w:rsidDel="009453A7" w:rsidRDefault="00975CC4" w:rsidP="00166AF3">
            <w:pPr>
              <w:pStyle w:val="TableBody"/>
              <w:rPr>
                <w:del w:id="9043" w:author="Alban Roche" w:date="2017-08-02T16:36:00Z"/>
                <w:szCs w:val="18"/>
                <w:lang w:eastAsia="zh-CN"/>
              </w:rPr>
            </w:pPr>
            <w:bookmarkStart w:id="9044" w:name="_Toc489458781"/>
            <w:bookmarkEnd w:id="9044"/>
          </w:p>
          <w:p w14:paraId="43E89EDC" w14:textId="43C39A13" w:rsidR="00975CC4" w:rsidRPr="00C41274" w:rsidDel="009453A7" w:rsidRDefault="00975CC4" w:rsidP="00166AF3">
            <w:pPr>
              <w:pStyle w:val="TableBody"/>
              <w:rPr>
                <w:del w:id="9045" w:author="Alban Roche" w:date="2017-08-02T16:36:00Z"/>
                <w:szCs w:val="18"/>
                <w:u w:val="single"/>
                <w:lang w:eastAsia="zh-CN"/>
              </w:rPr>
            </w:pPr>
            <w:bookmarkStart w:id="9046" w:name="_Toc489458782"/>
            <w:bookmarkEnd w:id="9046"/>
          </w:p>
          <w:p w14:paraId="4E232FAB" w14:textId="4571071C" w:rsidR="00975CC4" w:rsidRPr="00C41274" w:rsidDel="009453A7" w:rsidRDefault="00975CC4" w:rsidP="00166AF3">
            <w:pPr>
              <w:pStyle w:val="TableBody"/>
              <w:rPr>
                <w:del w:id="9047" w:author="Alban Roche" w:date="2017-08-02T16:36:00Z"/>
                <w:szCs w:val="18"/>
                <w:u w:val="single"/>
              </w:rPr>
            </w:pPr>
            <w:del w:id="9048" w:author="Alban Roche" w:date="2017-08-02T16:36:00Z">
              <w:r w:rsidRPr="00C41274" w:rsidDel="009453A7">
                <w:rPr>
                  <w:szCs w:val="18"/>
                  <w:u w:val="single"/>
                </w:rPr>
                <w:delText>Response</w:delText>
              </w:r>
              <w:bookmarkStart w:id="9049" w:name="_Toc489458783"/>
              <w:bookmarkEnd w:id="9049"/>
            </w:del>
          </w:p>
          <w:p w14:paraId="36E8937B" w14:textId="6E8A28B9" w:rsidR="00975CC4" w:rsidRPr="00C41274" w:rsidDel="009453A7" w:rsidRDefault="00975CC4" w:rsidP="00166AF3">
            <w:pPr>
              <w:pStyle w:val="TableBody"/>
              <w:rPr>
                <w:del w:id="9050" w:author="Alban Roche" w:date="2017-08-02T16:36:00Z"/>
                <w:b/>
                <w:szCs w:val="18"/>
              </w:rPr>
            </w:pPr>
            <w:del w:id="9051" w:author="Alban Roche" w:date="2017-08-02T16:36:00Z">
              <w:r w:rsidRPr="00C41274" w:rsidDel="009453A7">
                <w:rPr>
                  <w:b/>
                  <w:szCs w:val="18"/>
                </w:rPr>
                <w:delText>+KGSMAD</w:delText>
              </w:r>
              <w:r w:rsidRPr="00C41274" w:rsidDel="009453A7">
                <w:rPr>
                  <w:b/>
                  <w:snapToGrid w:val="0"/>
                  <w:szCs w:val="18"/>
                </w:rPr>
                <w:delText>:</w:delText>
              </w:r>
              <w:r w:rsidRPr="00C41274" w:rsidDel="009453A7">
                <w:rPr>
                  <w:b/>
                  <w:szCs w:val="18"/>
                </w:rPr>
                <w:delText xml:space="preserve"> &lt;mod&gt;,&lt;urcmode&gt;,&lt;interval&gt;,&lt;detGPIO&gt;,&lt;repGPIO&gt;</w:delText>
              </w:r>
              <w:bookmarkStart w:id="9052" w:name="_Toc489458784"/>
              <w:bookmarkEnd w:id="9052"/>
            </w:del>
          </w:p>
          <w:p w14:paraId="136E9FCA" w14:textId="21D5DF24" w:rsidR="00975CC4" w:rsidRPr="00C41274" w:rsidDel="009453A7" w:rsidRDefault="00975CC4" w:rsidP="00166AF3">
            <w:pPr>
              <w:pStyle w:val="TableBody"/>
              <w:rPr>
                <w:del w:id="9053" w:author="Alban Roche" w:date="2017-08-02T16:36:00Z"/>
                <w:szCs w:val="18"/>
                <w:lang w:eastAsia="zh-CN"/>
              </w:rPr>
            </w:pPr>
            <w:del w:id="9054" w:author="Alban Roche" w:date="2017-08-02T16:36:00Z">
              <w:r w:rsidRPr="00C41274" w:rsidDel="009453A7">
                <w:rPr>
                  <w:b/>
                  <w:szCs w:val="18"/>
                </w:rPr>
                <w:delText>OK</w:delText>
              </w:r>
              <w:bookmarkStart w:id="9055" w:name="_Toc489458785"/>
              <w:bookmarkEnd w:id="9055"/>
            </w:del>
          </w:p>
        </w:tc>
        <w:bookmarkStart w:id="9056" w:name="_Toc489458786"/>
        <w:bookmarkEnd w:id="9056"/>
      </w:tr>
      <w:tr w:rsidR="00975CC4" w:rsidRPr="00C41274" w:rsidDel="009453A7" w14:paraId="21B1A4EE" w14:textId="20170CA9" w:rsidTr="00166AF3">
        <w:trPr>
          <w:trHeight w:val="42"/>
          <w:del w:id="9057" w:author="Alban Roche" w:date="2017-08-02T16:36:00Z"/>
        </w:trPr>
        <w:tc>
          <w:tcPr>
            <w:tcW w:w="1728" w:type="dxa"/>
          </w:tcPr>
          <w:p w14:paraId="6C896E0B" w14:textId="718C638C" w:rsidR="00975CC4" w:rsidRPr="00C41274" w:rsidDel="009453A7" w:rsidRDefault="00975CC4" w:rsidP="00166AF3">
            <w:pPr>
              <w:pStyle w:val="TableBody"/>
              <w:rPr>
                <w:del w:id="9058" w:author="Alban Roche" w:date="2017-08-02T16:36:00Z"/>
                <w:i/>
                <w:szCs w:val="18"/>
              </w:rPr>
            </w:pPr>
            <w:del w:id="9059" w:author="Alban Roche" w:date="2017-08-02T16:36:00Z">
              <w:r w:rsidRPr="00C41274" w:rsidDel="009453A7">
                <w:rPr>
                  <w:i/>
                  <w:szCs w:val="18"/>
                </w:rPr>
                <w:delText>Write command</w:delText>
              </w:r>
              <w:bookmarkStart w:id="9060" w:name="_Toc489458787"/>
              <w:bookmarkEnd w:id="9060"/>
            </w:del>
          </w:p>
          <w:p w14:paraId="6F4F8EA2" w14:textId="31D3E061" w:rsidR="00975CC4" w:rsidRPr="00C41274" w:rsidDel="009453A7" w:rsidRDefault="00975CC4" w:rsidP="00166AF3">
            <w:pPr>
              <w:pStyle w:val="TableBody"/>
              <w:rPr>
                <w:del w:id="9061" w:author="Alban Roche" w:date="2017-08-02T16:36:00Z"/>
                <w:szCs w:val="18"/>
              </w:rPr>
            </w:pPr>
            <w:bookmarkStart w:id="9062" w:name="_Toc489458788"/>
            <w:bookmarkEnd w:id="9062"/>
          </w:p>
          <w:p w14:paraId="5A1FD9C1" w14:textId="2FFCAD1D" w:rsidR="00975CC4" w:rsidRPr="00C41274" w:rsidDel="009453A7" w:rsidRDefault="00975CC4" w:rsidP="00166AF3">
            <w:pPr>
              <w:pStyle w:val="TableBody"/>
              <w:rPr>
                <w:del w:id="9063" w:author="Alban Roche" w:date="2017-08-02T16:36:00Z"/>
                <w:szCs w:val="18"/>
                <w:u w:val="single"/>
              </w:rPr>
            </w:pPr>
            <w:del w:id="9064" w:author="Alban Roche" w:date="2017-08-02T16:36:00Z">
              <w:r w:rsidRPr="00C41274" w:rsidDel="009453A7">
                <w:rPr>
                  <w:szCs w:val="18"/>
                  <w:u w:val="single"/>
                </w:rPr>
                <w:delText>Syntax</w:delText>
              </w:r>
              <w:bookmarkStart w:id="9065" w:name="_Toc489458789"/>
              <w:bookmarkEnd w:id="9065"/>
            </w:del>
          </w:p>
          <w:p w14:paraId="12F1B987" w14:textId="2C8AD61B" w:rsidR="00975CC4" w:rsidRPr="00B91869" w:rsidDel="009453A7" w:rsidRDefault="00975CC4" w:rsidP="00166AF3">
            <w:pPr>
              <w:pStyle w:val="TableBody"/>
              <w:rPr>
                <w:del w:id="9066" w:author="Alban Roche" w:date="2017-08-02T16:36:00Z"/>
                <w:b/>
                <w:szCs w:val="18"/>
                <w:lang w:eastAsia="zh-CN"/>
              </w:rPr>
            </w:pPr>
            <w:del w:id="9067" w:author="Alban Roche" w:date="2017-08-02T16:36:00Z">
              <w:r w:rsidRPr="00C41274" w:rsidDel="009453A7">
                <w:rPr>
                  <w:b/>
                  <w:szCs w:val="18"/>
                </w:rPr>
                <w:delText>AT+KGSMAD=</w:delText>
              </w:r>
              <w:r w:rsidDel="009453A7">
                <w:rPr>
                  <w:b/>
                  <w:szCs w:val="18"/>
                </w:rPr>
                <w:br/>
              </w:r>
              <w:r w:rsidRPr="00C41274" w:rsidDel="009453A7">
                <w:rPr>
                  <w:b/>
                  <w:szCs w:val="18"/>
                  <w:lang w:eastAsia="zh-CN"/>
                </w:rPr>
                <w:delText>&lt;mod&gt;,</w:delText>
              </w:r>
              <w:r w:rsidDel="009453A7">
                <w:rPr>
                  <w:b/>
                  <w:szCs w:val="18"/>
                  <w:lang w:eastAsia="zh-CN"/>
                </w:rPr>
                <w:br/>
              </w:r>
              <w:r w:rsidRPr="00C41274" w:rsidDel="009453A7">
                <w:rPr>
                  <w:b/>
                  <w:szCs w:val="18"/>
                  <w:lang w:eastAsia="zh-CN"/>
                </w:rPr>
                <w:delText>[&lt;urcmode&gt;</w:delText>
              </w:r>
              <w:r w:rsidDel="009453A7">
                <w:rPr>
                  <w:b/>
                  <w:szCs w:val="18"/>
                  <w:lang w:eastAsia="zh-CN"/>
                </w:rPr>
                <w:br/>
              </w:r>
              <w:r w:rsidRPr="00C41274" w:rsidDel="009453A7">
                <w:rPr>
                  <w:b/>
                  <w:szCs w:val="18"/>
                  <w:lang w:eastAsia="zh-CN"/>
                </w:rPr>
                <w:delText>[,&lt;interval&gt;</w:delText>
              </w:r>
              <w:r w:rsidDel="009453A7">
                <w:rPr>
                  <w:b/>
                  <w:szCs w:val="18"/>
                  <w:lang w:eastAsia="zh-CN"/>
                </w:rPr>
                <w:br/>
              </w:r>
              <w:r w:rsidRPr="00C41274" w:rsidDel="009453A7">
                <w:rPr>
                  <w:b/>
                  <w:szCs w:val="18"/>
                  <w:lang w:eastAsia="zh-CN"/>
                </w:rPr>
                <w:delText>[,&lt;detGPIO&gt;</w:delText>
              </w:r>
              <w:r w:rsidDel="009453A7">
                <w:rPr>
                  <w:b/>
                  <w:szCs w:val="18"/>
                  <w:lang w:eastAsia="zh-CN"/>
                </w:rPr>
                <w:br/>
              </w:r>
              <w:r w:rsidRPr="00C41274" w:rsidDel="009453A7">
                <w:rPr>
                  <w:b/>
                  <w:szCs w:val="18"/>
                  <w:lang w:eastAsia="zh-CN"/>
                </w:rPr>
                <w:delText>[,&lt;repGPIO&gt;]]]]</w:delText>
              </w:r>
              <w:bookmarkStart w:id="9068" w:name="_Toc489458790"/>
              <w:bookmarkEnd w:id="9068"/>
            </w:del>
          </w:p>
        </w:tc>
        <w:tc>
          <w:tcPr>
            <w:tcW w:w="7560" w:type="dxa"/>
          </w:tcPr>
          <w:p w14:paraId="5E671F8C" w14:textId="6544A3A5" w:rsidR="00975CC4" w:rsidRPr="00C41274" w:rsidDel="009453A7" w:rsidRDefault="00975CC4" w:rsidP="00166AF3">
            <w:pPr>
              <w:pStyle w:val="TableBody"/>
              <w:rPr>
                <w:del w:id="9069" w:author="Alban Roche" w:date="2017-08-02T16:36:00Z"/>
                <w:szCs w:val="18"/>
                <w:u w:val="single"/>
              </w:rPr>
            </w:pPr>
            <w:bookmarkStart w:id="9070" w:name="_Toc489458791"/>
            <w:bookmarkEnd w:id="9070"/>
          </w:p>
          <w:p w14:paraId="35321DD8" w14:textId="1546E8FB" w:rsidR="00975CC4" w:rsidRPr="00C41274" w:rsidDel="009453A7" w:rsidRDefault="00975CC4" w:rsidP="00166AF3">
            <w:pPr>
              <w:pStyle w:val="TableBody"/>
              <w:rPr>
                <w:del w:id="9071" w:author="Alban Roche" w:date="2017-08-02T16:36:00Z"/>
                <w:szCs w:val="18"/>
                <w:u w:val="single"/>
              </w:rPr>
            </w:pPr>
            <w:bookmarkStart w:id="9072" w:name="_Toc489458792"/>
            <w:bookmarkEnd w:id="9072"/>
          </w:p>
          <w:p w14:paraId="5EAFB518" w14:textId="1A301DD8" w:rsidR="00975CC4" w:rsidRPr="00C41274" w:rsidDel="009453A7" w:rsidRDefault="00975CC4" w:rsidP="00166AF3">
            <w:pPr>
              <w:pStyle w:val="TableBody"/>
              <w:rPr>
                <w:del w:id="9073" w:author="Alban Roche" w:date="2017-08-02T16:36:00Z"/>
                <w:szCs w:val="18"/>
                <w:u w:val="single"/>
              </w:rPr>
            </w:pPr>
            <w:del w:id="9074" w:author="Alban Roche" w:date="2017-08-02T16:36:00Z">
              <w:r w:rsidRPr="00C41274" w:rsidDel="009453A7">
                <w:rPr>
                  <w:szCs w:val="18"/>
                  <w:u w:val="single"/>
                </w:rPr>
                <w:delText>Response</w:delText>
              </w:r>
              <w:bookmarkStart w:id="9075" w:name="_Toc489458793"/>
              <w:bookmarkEnd w:id="9075"/>
            </w:del>
          </w:p>
          <w:p w14:paraId="15C33A74" w14:textId="66E95DAF" w:rsidR="00975CC4" w:rsidRPr="00C41274" w:rsidDel="009453A7" w:rsidRDefault="00975CC4" w:rsidP="00166AF3">
            <w:pPr>
              <w:pStyle w:val="TableBody"/>
              <w:rPr>
                <w:del w:id="9076" w:author="Alban Roche" w:date="2017-08-02T16:36:00Z"/>
                <w:szCs w:val="18"/>
              </w:rPr>
            </w:pPr>
            <w:del w:id="9077" w:author="Alban Roche" w:date="2017-08-02T16:36:00Z">
              <w:r w:rsidRPr="00C41274" w:rsidDel="009453A7">
                <w:rPr>
                  <w:b/>
                  <w:szCs w:val="18"/>
                </w:rPr>
                <w:delText>OK</w:delText>
              </w:r>
              <w:bookmarkStart w:id="9078" w:name="_Toc489458794"/>
              <w:bookmarkEnd w:id="9078"/>
            </w:del>
          </w:p>
          <w:p w14:paraId="7DA63AB8" w14:textId="21BBE375" w:rsidR="00975CC4" w:rsidRPr="00C41274" w:rsidDel="009453A7" w:rsidRDefault="00975CC4" w:rsidP="00166AF3">
            <w:pPr>
              <w:pStyle w:val="TableBody"/>
              <w:rPr>
                <w:del w:id="9079" w:author="Alban Roche" w:date="2017-08-02T16:36:00Z"/>
                <w:szCs w:val="18"/>
              </w:rPr>
            </w:pPr>
            <w:bookmarkStart w:id="9080" w:name="_Toc489458795"/>
            <w:bookmarkEnd w:id="9080"/>
          </w:p>
          <w:p w14:paraId="6D27A917" w14:textId="06FFBFD4" w:rsidR="00975CC4" w:rsidRPr="00C41274" w:rsidDel="009453A7" w:rsidRDefault="00975CC4" w:rsidP="00166AF3">
            <w:pPr>
              <w:pStyle w:val="TableBody"/>
              <w:rPr>
                <w:del w:id="9081" w:author="Alban Roche" w:date="2017-08-02T16:36:00Z"/>
                <w:szCs w:val="18"/>
                <w:u w:val="single"/>
              </w:rPr>
            </w:pPr>
            <w:del w:id="9082" w:author="Alban Roche" w:date="2017-08-02T16:36:00Z">
              <w:r w:rsidRPr="00C41274" w:rsidDel="009453A7">
                <w:rPr>
                  <w:szCs w:val="18"/>
                  <w:u w:val="single"/>
                </w:rPr>
                <w:delText>Parameters</w:delText>
              </w:r>
              <w:bookmarkStart w:id="9083" w:name="_Toc489458796"/>
              <w:bookmarkEnd w:id="9083"/>
            </w:del>
          </w:p>
          <w:p w14:paraId="258EC820" w14:textId="10203416" w:rsidR="00975CC4" w:rsidRPr="00C41274" w:rsidDel="009453A7" w:rsidRDefault="00975CC4" w:rsidP="00166AF3">
            <w:pPr>
              <w:pStyle w:val="TableBody"/>
              <w:rPr>
                <w:del w:id="9084" w:author="Alban Roche" w:date="2017-08-02T16:36:00Z"/>
                <w:szCs w:val="18"/>
                <w:lang w:eastAsia="zh-CN"/>
              </w:rPr>
            </w:pPr>
            <w:del w:id="9085" w:author="Alban Roche" w:date="2017-08-02T16:36:00Z">
              <w:r w:rsidRPr="00C41274" w:rsidDel="009453A7">
                <w:rPr>
                  <w:b/>
                  <w:szCs w:val="18"/>
                  <w:lang w:eastAsia="zh-CN"/>
                </w:rPr>
                <w:delText>&lt;mod&gt;</w:delText>
              </w:r>
              <w:r w:rsidDel="009453A7">
                <w:rPr>
                  <w:b/>
                  <w:szCs w:val="18"/>
                  <w:lang w:eastAsia="zh-CN"/>
                </w:rPr>
                <w:tab/>
              </w:r>
              <w:r w:rsidRPr="00C41274" w:rsidDel="009453A7">
                <w:rPr>
                  <w:szCs w:val="18"/>
                  <w:lang w:eastAsia="zh-CN"/>
                </w:rPr>
                <w:delText>0</w:delText>
              </w:r>
              <w:r w:rsidDel="009453A7">
                <w:rPr>
                  <w:szCs w:val="18"/>
                  <w:lang w:eastAsia="zh-CN"/>
                </w:rPr>
                <w:tab/>
              </w:r>
              <w:r w:rsidRPr="00C41274" w:rsidDel="009453A7">
                <w:rPr>
                  <w:szCs w:val="18"/>
                  <w:lang w:eastAsia="zh-CN"/>
                </w:rPr>
                <w:delText>Disable antenna detection</w:delText>
              </w:r>
              <w:bookmarkStart w:id="9086" w:name="_Toc489458797"/>
              <w:bookmarkEnd w:id="9086"/>
            </w:del>
          </w:p>
          <w:p w14:paraId="71A03556" w14:textId="7AC06D4E" w:rsidR="00975CC4" w:rsidRPr="00C41274" w:rsidDel="009453A7" w:rsidRDefault="00975CC4" w:rsidP="00166AF3">
            <w:pPr>
              <w:pStyle w:val="TableBody"/>
              <w:rPr>
                <w:del w:id="9087" w:author="Alban Roche" w:date="2017-08-02T16:36:00Z"/>
                <w:szCs w:val="18"/>
                <w:lang w:eastAsia="zh-CN"/>
              </w:rPr>
            </w:pPr>
            <w:del w:id="9088" w:author="Alban Roche" w:date="2017-08-02T16:36:00Z">
              <w:r w:rsidDel="009453A7">
                <w:rPr>
                  <w:szCs w:val="18"/>
                  <w:lang w:eastAsia="zh-CN"/>
                </w:rPr>
                <w:tab/>
              </w:r>
              <w:r w:rsidDel="009453A7">
                <w:rPr>
                  <w:szCs w:val="18"/>
                  <w:lang w:eastAsia="zh-CN"/>
                </w:rPr>
                <w:tab/>
              </w:r>
              <w:r w:rsidRPr="00C41274" w:rsidDel="009453A7">
                <w:rPr>
                  <w:szCs w:val="18"/>
                  <w:lang w:eastAsia="zh-CN"/>
                </w:rPr>
                <w:delText>1</w:delText>
              </w:r>
              <w:r w:rsidDel="009453A7">
                <w:rPr>
                  <w:szCs w:val="18"/>
                  <w:lang w:eastAsia="zh-CN"/>
                </w:rPr>
                <w:tab/>
              </w:r>
              <w:r w:rsidRPr="00C41274" w:rsidDel="009453A7">
                <w:rPr>
                  <w:szCs w:val="18"/>
                  <w:lang w:eastAsia="zh-CN"/>
                </w:rPr>
                <w:delText>Periodic antenna detection</w:delText>
              </w:r>
              <w:bookmarkStart w:id="9089" w:name="_Toc489458798"/>
              <w:bookmarkEnd w:id="9089"/>
            </w:del>
          </w:p>
          <w:p w14:paraId="2A2B098C" w14:textId="3DC4CBDE" w:rsidR="00975CC4" w:rsidRPr="00C41274" w:rsidDel="009453A7" w:rsidRDefault="00975CC4" w:rsidP="00166AF3">
            <w:pPr>
              <w:pStyle w:val="TableBody"/>
              <w:rPr>
                <w:del w:id="9090" w:author="Alban Roche" w:date="2017-08-02T16:36:00Z"/>
                <w:szCs w:val="18"/>
                <w:lang w:eastAsia="zh-CN"/>
              </w:rPr>
            </w:pPr>
            <w:del w:id="9091" w:author="Alban Roche" w:date="2017-08-02T16:36:00Z">
              <w:r w:rsidDel="009453A7">
                <w:rPr>
                  <w:szCs w:val="18"/>
                  <w:lang w:eastAsia="zh-CN"/>
                </w:rPr>
                <w:tab/>
              </w:r>
              <w:r w:rsidDel="009453A7">
                <w:rPr>
                  <w:szCs w:val="18"/>
                  <w:lang w:eastAsia="zh-CN"/>
                </w:rPr>
                <w:tab/>
              </w:r>
              <w:r w:rsidRPr="00C41274" w:rsidDel="009453A7">
                <w:rPr>
                  <w:szCs w:val="18"/>
                  <w:lang w:eastAsia="zh-CN"/>
                </w:rPr>
                <w:delText>2</w:delText>
              </w:r>
              <w:r w:rsidDel="009453A7">
                <w:rPr>
                  <w:szCs w:val="18"/>
                  <w:lang w:eastAsia="zh-CN"/>
                </w:rPr>
                <w:tab/>
              </w:r>
              <w:r w:rsidRPr="00C41274" w:rsidDel="009453A7">
                <w:rPr>
                  <w:szCs w:val="18"/>
                  <w:lang w:eastAsia="zh-CN"/>
                </w:rPr>
                <w:delText>Instantaneous antenna detection</w:delText>
              </w:r>
              <w:bookmarkStart w:id="9092" w:name="_Toc489458799"/>
              <w:bookmarkEnd w:id="9092"/>
            </w:del>
          </w:p>
          <w:p w14:paraId="501A0983" w14:textId="41CDD133" w:rsidR="00975CC4" w:rsidRPr="00C41274" w:rsidDel="009453A7" w:rsidRDefault="00975CC4" w:rsidP="00166AF3">
            <w:pPr>
              <w:pStyle w:val="TableBody"/>
              <w:rPr>
                <w:del w:id="9093" w:author="Alban Roche" w:date="2017-08-02T16:36:00Z"/>
                <w:szCs w:val="18"/>
                <w:lang w:eastAsia="zh-CN"/>
              </w:rPr>
            </w:pPr>
            <w:bookmarkStart w:id="9094" w:name="_Toc489458800"/>
            <w:bookmarkEnd w:id="9094"/>
          </w:p>
          <w:p w14:paraId="11EBD5A3" w14:textId="5CA7D3CF" w:rsidR="00975CC4" w:rsidRPr="00C41274" w:rsidDel="009453A7" w:rsidRDefault="00975CC4" w:rsidP="00166AF3">
            <w:pPr>
              <w:pStyle w:val="TableBody"/>
              <w:rPr>
                <w:del w:id="9095" w:author="Alban Roche" w:date="2017-08-02T16:36:00Z"/>
                <w:szCs w:val="18"/>
                <w:lang w:eastAsia="zh-CN"/>
              </w:rPr>
            </w:pPr>
            <w:del w:id="9096" w:author="Alban Roche" w:date="2017-08-02T16:36:00Z">
              <w:r w:rsidRPr="00C41274" w:rsidDel="009453A7">
                <w:rPr>
                  <w:b/>
                  <w:szCs w:val="18"/>
                  <w:lang w:eastAsia="zh-CN"/>
                </w:rPr>
                <w:delText>&lt;</w:delText>
              </w:r>
              <w:r w:rsidRPr="00C41274" w:rsidDel="009453A7">
                <w:rPr>
                  <w:b/>
                  <w:snapToGrid w:val="0"/>
                  <w:szCs w:val="18"/>
                </w:rPr>
                <w:delText>urcmode</w:delText>
              </w:r>
              <w:r w:rsidRPr="00C41274" w:rsidDel="009453A7">
                <w:rPr>
                  <w:b/>
                  <w:szCs w:val="18"/>
                  <w:lang w:eastAsia="zh-CN"/>
                </w:rPr>
                <w:delText>&gt;</w:delText>
              </w:r>
              <w:r w:rsidDel="009453A7">
                <w:rPr>
                  <w:b/>
                  <w:szCs w:val="18"/>
                </w:rPr>
                <w:tab/>
              </w:r>
              <w:r w:rsidRPr="00C41274" w:rsidDel="009453A7">
                <w:rPr>
                  <w:szCs w:val="18"/>
                  <w:lang w:eastAsia="zh-CN"/>
                </w:rPr>
                <w:delText>URC presentation mode</w:delText>
              </w:r>
              <w:r w:rsidDel="009453A7">
                <w:rPr>
                  <w:szCs w:val="18"/>
                  <w:lang w:eastAsia="zh-CN"/>
                </w:rPr>
                <w:delText>. This is only applicable</w:delText>
              </w:r>
              <w:r w:rsidRPr="00C41274" w:rsidDel="009453A7">
                <w:rPr>
                  <w:szCs w:val="18"/>
                  <w:lang w:eastAsia="zh-CN"/>
                </w:rPr>
                <w:delText xml:space="preserve"> </w:delText>
              </w:r>
              <w:r w:rsidRPr="00D70CD4" w:rsidDel="009453A7">
                <w:rPr>
                  <w:szCs w:val="18"/>
                  <w:lang w:eastAsia="zh-CN"/>
                </w:rPr>
                <w:delText xml:space="preserve">if </w:delText>
              </w:r>
              <w:r w:rsidRPr="004B7907" w:rsidDel="009453A7">
                <w:rPr>
                  <w:szCs w:val="18"/>
                  <w:lang w:eastAsia="zh-CN"/>
                </w:rPr>
                <w:delText>&lt;mod&gt;</w:delText>
              </w:r>
              <w:r w:rsidRPr="00D70CD4" w:rsidDel="009453A7">
                <w:rPr>
                  <w:szCs w:val="18"/>
                  <w:lang w:eastAsia="zh-CN"/>
                </w:rPr>
                <w:delText>=</w:delText>
              </w:r>
              <w:r w:rsidRPr="004B7907" w:rsidDel="009453A7">
                <w:rPr>
                  <w:szCs w:val="18"/>
                  <w:lang w:eastAsia="zh-CN"/>
                </w:rPr>
                <w:delText>1</w:delText>
              </w:r>
              <w:bookmarkStart w:id="9097" w:name="_Toc489458801"/>
              <w:bookmarkEnd w:id="9097"/>
            </w:del>
          </w:p>
          <w:p w14:paraId="1F6F8909" w14:textId="4D4B9DB9" w:rsidR="00975CC4" w:rsidRPr="00C41274" w:rsidDel="009453A7" w:rsidRDefault="00975CC4" w:rsidP="00166AF3">
            <w:pPr>
              <w:pStyle w:val="TableBody"/>
              <w:rPr>
                <w:del w:id="9098" w:author="Alban Roche" w:date="2017-08-02T16:36:00Z"/>
                <w:szCs w:val="18"/>
                <w:lang w:eastAsia="zh-CN"/>
              </w:rPr>
            </w:pPr>
            <w:del w:id="9099" w:author="Alban Roche" w:date="2017-08-02T16:36:00Z">
              <w:r w:rsidRPr="00C41274" w:rsidDel="009453A7">
                <w:rPr>
                  <w:szCs w:val="18"/>
                  <w:lang w:eastAsia="zh-CN"/>
                </w:rPr>
                <w:delText>0</w:delText>
              </w:r>
              <w:r w:rsidDel="009453A7">
                <w:rPr>
                  <w:szCs w:val="18"/>
                  <w:lang w:eastAsia="zh-CN"/>
                </w:rPr>
                <w:tab/>
              </w:r>
              <w:r w:rsidRPr="00C41274" w:rsidDel="009453A7">
                <w:rPr>
                  <w:szCs w:val="18"/>
                  <w:lang w:eastAsia="zh-CN"/>
                </w:rPr>
                <w:delText>Disable the presentation of antenna detection URC</w:delText>
              </w:r>
              <w:bookmarkStart w:id="9100" w:name="_Toc489458802"/>
              <w:bookmarkEnd w:id="9100"/>
            </w:del>
          </w:p>
          <w:p w14:paraId="14E8E84D" w14:textId="31748B78" w:rsidR="00975CC4" w:rsidRPr="00C41274" w:rsidDel="009453A7" w:rsidRDefault="00975CC4" w:rsidP="00166AF3">
            <w:pPr>
              <w:pStyle w:val="TableBody"/>
              <w:rPr>
                <w:del w:id="9101" w:author="Alban Roche" w:date="2017-08-02T16:36:00Z"/>
                <w:szCs w:val="18"/>
                <w:lang w:eastAsia="zh-CN"/>
              </w:rPr>
            </w:pPr>
            <w:del w:id="9102" w:author="Alban Roche" w:date="2017-08-02T16:36:00Z">
              <w:r w:rsidRPr="00C41274" w:rsidDel="009453A7">
                <w:rPr>
                  <w:szCs w:val="18"/>
                  <w:u w:val="single"/>
                  <w:lang w:eastAsia="zh-CN"/>
                </w:rPr>
                <w:delText>1</w:delText>
              </w:r>
              <w:r w:rsidDel="009453A7">
                <w:rPr>
                  <w:szCs w:val="18"/>
                  <w:lang w:eastAsia="zh-CN"/>
                </w:rPr>
                <w:tab/>
              </w:r>
              <w:r w:rsidRPr="00C41274" w:rsidDel="009453A7">
                <w:rPr>
                  <w:szCs w:val="18"/>
                  <w:lang w:eastAsia="zh-CN"/>
                </w:rPr>
                <w:delText>Enable the presentation of antenna detection URC</w:delText>
              </w:r>
              <w:bookmarkStart w:id="9103" w:name="_Toc489458803"/>
              <w:bookmarkEnd w:id="9103"/>
            </w:del>
          </w:p>
          <w:p w14:paraId="46249722" w14:textId="5F1736FC" w:rsidR="00975CC4" w:rsidRPr="00C41274" w:rsidDel="009453A7" w:rsidRDefault="00975CC4" w:rsidP="00166AF3">
            <w:pPr>
              <w:pStyle w:val="TableBody"/>
              <w:rPr>
                <w:del w:id="9104" w:author="Alban Roche" w:date="2017-08-02T16:36:00Z"/>
                <w:szCs w:val="18"/>
                <w:lang w:eastAsia="zh-CN"/>
              </w:rPr>
            </w:pPr>
            <w:bookmarkStart w:id="9105" w:name="_Toc489458804"/>
            <w:bookmarkEnd w:id="9105"/>
          </w:p>
          <w:p w14:paraId="04C6BFEF" w14:textId="762F8103" w:rsidR="00975CC4" w:rsidRPr="00C41274" w:rsidDel="009453A7" w:rsidRDefault="00975CC4" w:rsidP="00166AF3">
            <w:pPr>
              <w:pStyle w:val="TableBody"/>
              <w:rPr>
                <w:del w:id="9106" w:author="Alban Roche" w:date="2017-08-02T16:36:00Z"/>
                <w:szCs w:val="18"/>
                <w:lang w:eastAsia="zh-CN"/>
              </w:rPr>
            </w:pPr>
            <w:del w:id="9107" w:author="Alban Roche" w:date="2017-08-02T16:36:00Z">
              <w:r w:rsidRPr="00C41274" w:rsidDel="009453A7">
                <w:rPr>
                  <w:b/>
                  <w:szCs w:val="18"/>
                  <w:lang w:eastAsia="zh-CN"/>
                </w:rPr>
                <w:delText>&lt;</w:delText>
              </w:r>
              <w:r w:rsidRPr="00C41274" w:rsidDel="009453A7">
                <w:rPr>
                  <w:b/>
                  <w:snapToGrid w:val="0"/>
                  <w:szCs w:val="18"/>
                </w:rPr>
                <w:delText>interval</w:delText>
              </w:r>
              <w:r w:rsidRPr="00C41274" w:rsidDel="009453A7">
                <w:rPr>
                  <w:b/>
                  <w:szCs w:val="18"/>
                  <w:lang w:eastAsia="zh-CN"/>
                </w:rPr>
                <w:delText>&gt;</w:delText>
              </w:r>
              <w:r w:rsidDel="009453A7">
                <w:rPr>
                  <w:szCs w:val="18"/>
                </w:rPr>
                <w:tab/>
              </w:r>
              <w:r w:rsidRPr="00C41274" w:rsidDel="009453A7">
                <w:rPr>
                  <w:szCs w:val="18"/>
                  <w:lang w:eastAsia="zh-CN"/>
                </w:rPr>
                <w:delText>45</w:delText>
              </w:r>
              <w:r w:rsidDel="009453A7">
                <w:rPr>
                  <w:szCs w:val="18"/>
                  <w:lang w:eastAsia="zh-CN"/>
                </w:rPr>
                <w:delText xml:space="preserve"> – </w:delText>
              </w:r>
              <w:r w:rsidRPr="00C41274" w:rsidDel="009453A7">
                <w:rPr>
                  <w:szCs w:val="18"/>
                  <w:lang w:eastAsia="zh-CN"/>
                </w:rPr>
                <w:delText>3600</w:delText>
              </w:r>
              <w:r w:rsidDel="009453A7">
                <w:rPr>
                  <w:szCs w:val="18"/>
                  <w:lang w:eastAsia="zh-CN"/>
                </w:rPr>
                <w:tab/>
                <w:delText>I</w:delText>
              </w:r>
              <w:r w:rsidRPr="00C41274" w:rsidDel="009453A7">
                <w:rPr>
                  <w:szCs w:val="18"/>
                  <w:lang w:eastAsia="zh-CN"/>
                </w:rPr>
                <w:delText>nterval between two detection</w:delText>
              </w:r>
              <w:r w:rsidDel="009453A7">
                <w:rPr>
                  <w:szCs w:val="18"/>
                  <w:lang w:eastAsia="zh-CN"/>
                </w:rPr>
                <w:delText xml:space="preserve">s, in seconds. This is only applicable if &lt;mod&gt;=1. Default value = </w:delText>
              </w:r>
              <w:r w:rsidRPr="004B7907" w:rsidDel="009453A7">
                <w:rPr>
                  <w:szCs w:val="18"/>
                  <w:u w:val="single"/>
                  <w:lang w:eastAsia="zh-CN"/>
                </w:rPr>
                <w:delText>120</w:delText>
              </w:r>
              <w:bookmarkStart w:id="9108" w:name="_Toc489458805"/>
              <w:bookmarkEnd w:id="9108"/>
            </w:del>
          </w:p>
          <w:p w14:paraId="57BDD95D" w14:textId="17755970" w:rsidR="00975CC4" w:rsidRPr="00C41274" w:rsidDel="009453A7" w:rsidRDefault="00975CC4" w:rsidP="00166AF3">
            <w:pPr>
              <w:pStyle w:val="TableBody"/>
              <w:rPr>
                <w:del w:id="9109" w:author="Alban Roche" w:date="2017-08-02T16:36:00Z"/>
                <w:szCs w:val="18"/>
                <w:lang w:eastAsia="zh-CN"/>
              </w:rPr>
            </w:pPr>
            <w:bookmarkStart w:id="9110" w:name="_Toc489458806"/>
            <w:bookmarkEnd w:id="9110"/>
          </w:p>
          <w:p w14:paraId="29489EB3" w14:textId="0A71D020" w:rsidR="00975CC4" w:rsidDel="009453A7" w:rsidRDefault="00975CC4" w:rsidP="00166AF3">
            <w:pPr>
              <w:pStyle w:val="TableBody"/>
              <w:rPr>
                <w:del w:id="9111" w:author="Alban Roche" w:date="2017-08-02T16:36:00Z"/>
                <w:szCs w:val="18"/>
                <w:lang w:eastAsia="zh-CN"/>
              </w:rPr>
            </w:pPr>
            <w:del w:id="9112" w:author="Alban Roche" w:date="2017-08-02T16:36:00Z">
              <w:r w:rsidRPr="00C41274" w:rsidDel="009453A7">
                <w:rPr>
                  <w:b/>
                  <w:szCs w:val="18"/>
                  <w:lang w:eastAsia="zh-CN"/>
                </w:rPr>
                <w:delText>&lt;</w:delText>
              </w:r>
              <w:r w:rsidRPr="00C41274" w:rsidDel="009453A7">
                <w:rPr>
                  <w:b/>
                  <w:snapToGrid w:val="0"/>
                  <w:szCs w:val="18"/>
                </w:rPr>
                <w:delText>detGPIO</w:delText>
              </w:r>
              <w:r w:rsidRPr="00C41274" w:rsidDel="009453A7">
                <w:rPr>
                  <w:b/>
                  <w:szCs w:val="18"/>
                  <w:lang w:eastAsia="zh-CN"/>
                </w:rPr>
                <w:delText>&gt;</w:delText>
              </w:r>
              <w:r w:rsidDel="009453A7">
                <w:rPr>
                  <w:b/>
                  <w:szCs w:val="18"/>
                </w:rPr>
                <w:tab/>
              </w:r>
              <w:r w:rsidRPr="00671C8B" w:rsidDel="009453A7">
                <w:rPr>
                  <w:szCs w:val="18"/>
                </w:rPr>
                <w:delText>1 – 8, 10</w:delText>
              </w:r>
              <w:r w:rsidDel="009453A7">
                <w:rPr>
                  <w:szCs w:val="18"/>
                </w:rPr>
                <w:delText>, 11, 13</w:delText>
              </w:r>
              <w:r w:rsidRPr="00671C8B" w:rsidDel="009453A7">
                <w:rPr>
                  <w:szCs w:val="18"/>
                </w:rPr>
                <w:delText xml:space="preserve"> –15</w:delText>
              </w:r>
              <w:r w:rsidDel="009453A7">
                <w:rPr>
                  <w:szCs w:val="18"/>
                </w:rPr>
                <w:tab/>
              </w:r>
              <w:r w:rsidDel="009453A7">
                <w:rPr>
                  <w:szCs w:val="18"/>
                </w:rPr>
                <w:tab/>
              </w:r>
              <w:r w:rsidRPr="00C41274" w:rsidDel="009453A7">
                <w:rPr>
                  <w:szCs w:val="18"/>
                  <w:lang w:eastAsia="zh-CN"/>
                </w:rPr>
                <w:delText xml:space="preserve">GPIO </w:delText>
              </w:r>
              <w:r w:rsidDel="009453A7">
                <w:rPr>
                  <w:szCs w:val="18"/>
                  <w:lang w:eastAsia="zh-CN"/>
                </w:rPr>
                <w:delText xml:space="preserve">to </w:delText>
              </w:r>
              <w:r w:rsidRPr="00C41274" w:rsidDel="009453A7">
                <w:rPr>
                  <w:szCs w:val="18"/>
                  <w:lang w:eastAsia="zh-CN"/>
                </w:rPr>
                <w:delText xml:space="preserve">be used as </w:delText>
              </w:r>
              <w:r w:rsidRPr="004B7907" w:rsidDel="009453A7">
                <w:rPr>
                  <w:szCs w:val="18"/>
                  <w:lang w:eastAsia="zh-CN"/>
                </w:rPr>
                <w:delText>input</w:delText>
              </w:r>
              <w:r w:rsidRPr="00C41274" w:rsidDel="009453A7">
                <w:rPr>
                  <w:szCs w:val="18"/>
                  <w:lang w:eastAsia="zh-CN"/>
                </w:rPr>
                <w:delText xml:space="preserve"> by </w:delText>
              </w:r>
              <w:r w:rsidDel="009453A7">
                <w:rPr>
                  <w:szCs w:val="18"/>
                  <w:lang w:eastAsia="zh-CN"/>
                </w:rPr>
                <w:delText>the a</w:delText>
              </w:r>
              <w:r w:rsidRPr="00C41274" w:rsidDel="009453A7">
                <w:rPr>
                  <w:szCs w:val="18"/>
                  <w:lang w:eastAsia="zh-CN"/>
                </w:rPr>
                <w:delText>ntenna detection algorithm</w:delText>
              </w:r>
              <w:r w:rsidDel="009453A7">
                <w:rPr>
                  <w:szCs w:val="18"/>
                  <w:lang w:eastAsia="zh-CN"/>
                </w:rPr>
                <w:delText xml:space="preserve">. Default value = </w:delText>
              </w:r>
              <w:r w:rsidRPr="004B7907" w:rsidDel="009453A7">
                <w:rPr>
                  <w:szCs w:val="18"/>
                  <w:u w:val="single"/>
                  <w:lang w:eastAsia="zh-CN"/>
                </w:rPr>
                <w:delText>5</w:delText>
              </w:r>
              <w:r w:rsidRPr="00C41274" w:rsidDel="009453A7">
                <w:rPr>
                  <w:szCs w:val="18"/>
                  <w:lang w:eastAsia="zh-CN"/>
                </w:rPr>
                <w:delText xml:space="preserve"> </w:delText>
              </w:r>
              <w:bookmarkStart w:id="9113" w:name="_Toc489458807"/>
              <w:bookmarkEnd w:id="9113"/>
            </w:del>
          </w:p>
          <w:p w14:paraId="61FD11AA" w14:textId="4B4A1565" w:rsidR="00975CC4" w:rsidRPr="000F2EE4" w:rsidDel="009453A7" w:rsidRDefault="00975CC4" w:rsidP="00166AF3">
            <w:pPr>
              <w:pStyle w:val="TableBody"/>
              <w:rPr>
                <w:del w:id="9114" w:author="Alban Roche" w:date="2017-08-02T16:36:00Z"/>
                <w:rFonts w:eastAsiaTheme="minorEastAsia"/>
                <w:szCs w:val="18"/>
                <w:lang w:eastAsia="zh-TW"/>
              </w:rPr>
            </w:pPr>
            <w:bookmarkStart w:id="9115" w:name="_Toc489458808"/>
            <w:bookmarkEnd w:id="9115"/>
          </w:p>
          <w:p w14:paraId="449BA264" w14:textId="792874D5" w:rsidR="00975CC4" w:rsidRPr="00C41274" w:rsidDel="009453A7" w:rsidRDefault="00975CC4" w:rsidP="00166AF3">
            <w:pPr>
              <w:pStyle w:val="TableBody"/>
              <w:tabs>
                <w:tab w:val="left" w:pos="497"/>
              </w:tabs>
              <w:rPr>
                <w:del w:id="9116" w:author="Alban Roche" w:date="2017-08-02T16:36:00Z"/>
                <w:szCs w:val="18"/>
                <w:lang w:eastAsia="zh-CN"/>
              </w:rPr>
            </w:pPr>
            <w:del w:id="9117" w:author="Alban Roche" w:date="2017-08-02T16:36:00Z">
              <w:r w:rsidRPr="00C41274" w:rsidDel="009453A7">
                <w:rPr>
                  <w:b/>
                  <w:szCs w:val="18"/>
                  <w:lang w:eastAsia="zh-CN"/>
                </w:rPr>
                <w:delText>&lt;repGPIO&gt;</w:delText>
              </w:r>
              <w:r w:rsidDel="009453A7">
                <w:rPr>
                  <w:b/>
                  <w:szCs w:val="18"/>
                </w:rPr>
                <w:tab/>
              </w:r>
              <w:r w:rsidRPr="00671C8B" w:rsidDel="009453A7">
                <w:rPr>
                  <w:szCs w:val="18"/>
                </w:rPr>
                <w:delText>1 – 8, 10</w:delText>
              </w:r>
              <w:r w:rsidDel="009453A7">
                <w:rPr>
                  <w:szCs w:val="18"/>
                </w:rPr>
                <w:delText>, 11, 13</w:delText>
              </w:r>
              <w:r w:rsidRPr="00671C8B" w:rsidDel="009453A7">
                <w:rPr>
                  <w:szCs w:val="18"/>
                </w:rPr>
                <w:delText xml:space="preserve"> –15</w:delText>
              </w:r>
              <w:r w:rsidDel="009453A7">
                <w:rPr>
                  <w:szCs w:val="18"/>
                </w:rPr>
                <w:tab/>
              </w:r>
              <w:r w:rsidDel="009453A7">
                <w:rPr>
                  <w:szCs w:val="18"/>
                </w:rPr>
                <w:tab/>
              </w:r>
              <w:r w:rsidRPr="00C41274" w:rsidDel="009453A7">
                <w:rPr>
                  <w:szCs w:val="18"/>
                  <w:lang w:eastAsia="zh-CN"/>
                </w:rPr>
                <w:delText xml:space="preserve">GPIO </w:delText>
              </w:r>
              <w:r w:rsidDel="009453A7">
                <w:rPr>
                  <w:szCs w:val="18"/>
                  <w:lang w:eastAsia="zh-CN"/>
                </w:rPr>
                <w:delText xml:space="preserve">to </w:delText>
              </w:r>
              <w:r w:rsidRPr="00C41274" w:rsidDel="009453A7">
                <w:rPr>
                  <w:szCs w:val="18"/>
                  <w:lang w:eastAsia="zh-CN"/>
                </w:rPr>
                <w:delText xml:space="preserve">be used as </w:delText>
              </w:r>
              <w:r w:rsidRPr="004B7907" w:rsidDel="009453A7">
                <w:rPr>
                  <w:szCs w:val="18"/>
                  <w:lang w:eastAsia="zh-CN"/>
                </w:rPr>
                <w:delText>output</w:delText>
              </w:r>
              <w:r w:rsidRPr="00D70CD4" w:rsidDel="009453A7">
                <w:rPr>
                  <w:szCs w:val="18"/>
                  <w:lang w:eastAsia="zh-CN"/>
                </w:rPr>
                <w:delText xml:space="preserve"> by</w:delText>
              </w:r>
              <w:r w:rsidRPr="00C41274" w:rsidDel="009453A7">
                <w:rPr>
                  <w:szCs w:val="18"/>
                  <w:lang w:eastAsia="zh-CN"/>
                </w:rPr>
                <w:delText xml:space="preserve"> </w:delText>
              </w:r>
              <w:r w:rsidDel="009453A7">
                <w:rPr>
                  <w:szCs w:val="18"/>
                  <w:lang w:eastAsia="zh-CN"/>
                </w:rPr>
                <w:delText>the a</w:delText>
              </w:r>
              <w:r w:rsidRPr="00C41274" w:rsidDel="009453A7">
                <w:rPr>
                  <w:szCs w:val="18"/>
                  <w:lang w:eastAsia="zh-CN"/>
                </w:rPr>
                <w:delText xml:space="preserve">ntenna </w:delText>
              </w:r>
              <w:r w:rsidDel="009453A7">
                <w:rPr>
                  <w:szCs w:val="18"/>
                  <w:lang w:eastAsia="zh-CN"/>
                </w:rPr>
                <w:delText>d</w:delText>
              </w:r>
              <w:r w:rsidRPr="00C41274" w:rsidDel="009453A7">
                <w:rPr>
                  <w:szCs w:val="18"/>
                  <w:lang w:eastAsia="zh-CN"/>
                </w:rPr>
                <w:delText xml:space="preserve">etection algorithm to report </w:delText>
              </w:r>
              <w:r w:rsidDel="009453A7">
                <w:rPr>
                  <w:szCs w:val="18"/>
                  <w:lang w:eastAsia="zh-CN"/>
                </w:rPr>
                <w:delText xml:space="preserve">the </w:delText>
              </w:r>
              <w:r w:rsidRPr="00C41274" w:rsidDel="009453A7">
                <w:rPr>
                  <w:szCs w:val="18"/>
                  <w:lang w:eastAsia="zh-CN"/>
                </w:rPr>
                <w:delText>antenna</w:delText>
              </w:r>
              <w:r w:rsidDel="009453A7">
                <w:rPr>
                  <w:szCs w:val="18"/>
                  <w:lang w:eastAsia="zh-CN"/>
                </w:rPr>
                <w:delText>’s</w:delText>
              </w:r>
              <w:r w:rsidRPr="00C41274" w:rsidDel="009453A7">
                <w:rPr>
                  <w:szCs w:val="18"/>
                  <w:lang w:eastAsia="zh-CN"/>
                </w:rPr>
                <w:delText xml:space="preserve"> condition</w:delText>
              </w:r>
              <w:r w:rsidDel="009453A7">
                <w:rPr>
                  <w:szCs w:val="18"/>
                  <w:lang w:eastAsia="zh-CN"/>
                </w:rPr>
                <w:delText xml:space="preserve">. This is only applicable if &lt;mod&gt;=1. Default value = </w:delText>
              </w:r>
              <w:r w:rsidRPr="004B7907" w:rsidDel="009453A7">
                <w:rPr>
                  <w:szCs w:val="18"/>
                  <w:u w:val="single"/>
                  <w:lang w:eastAsia="zh-CN"/>
                </w:rPr>
                <w:delText>7</w:delText>
              </w:r>
              <w:bookmarkStart w:id="9118" w:name="_Toc489458809"/>
              <w:bookmarkEnd w:id="9118"/>
            </w:del>
          </w:p>
        </w:tc>
        <w:bookmarkStart w:id="9119" w:name="_Toc489458810"/>
        <w:bookmarkEnd w:id="9119"/>
      </w:tr>
      <w:tr w:rsidR="00975CC4" w:rsidRPr="00C41274" w:rsidDel="009453A7" w14:paraId="6DEEC207" w14:textId="5BDC9FC6" w:rsidTr="00166AF3">
        <w:trPr>
          <w:trHeight w:val="42"/>
          <w:del w:id="9120" w:author="Alban Roche" w:date="2017-08-02T16:36:00Z"/>
        </w:trPr>
        <w:tc>
          <w:tcPr>
            <w:tcW w:w="1728" w:type="dxa"/>
          </w:tcPr>
          <w:p w14:paraId="371106B1" w14:textId="4AE1A820" w:rsidR="00975CC4" w:rsidRPr="00C41274" w:rsidDel="009453A7" w:rsidRDefault="00975CC4" w:rsidP="00166AF3">
            <w:pPr>
              <w:pStyle w:val="TableBody"/>
              <w:rPr>
                <w:del w:id="9121" w:author="Alban Roche" w:date="2017-08-02T16:36:00Z"/>
                <w:szCs w:val="18"/>
              </w:rPr>
            </w:pPr>
            <w:del w:id="9122" w:author="Alban Roche" w:date="2017-08-02T16:36:00Z">
              <w:r w:rsidDel="009453A7">
                <w:rPr>
                  <w:szCs w:val="18"/>
                  <w:u w:val="single"/>
                </w:rPr>
                <w:delText>Notes</w:delText>
              </w:r>
              <w:bookmarkStart w:id="9123" w:name="_Toc489458811"/>
              <w:bookmarkEnd w:id="9123"/>
            </w:del>
          </w:p>
          <w:p w14:paraId="233A920A" w14:textId="4DFBB99A" w:rsidR="00975CC4" w:rsidRPr="00C41274" w:rsidDel="009453A7" w:rsidRDefault="00975CC4" w:rsidP="00166AF3">
            <w:pPr>
              <w:pStyle w:val="TableBody"/>
              <w:rPr>
                <w:del w:id="9124" w:author="Alban Roche" w:date="2017-08-02T16:36:00Z"/>
                <w:i/>
                <w:szCs w:val="18"/>
              </w:rPr>
            </w:pPr>
            <w:bookmarkStart w:id="9125" w:name="_Toc489458812"/>
            <w:bookmarkEnd w:id="9125"/>
          </w:p>
        </w:tc>
        <w:tc>
          <w:tcPr>
            <w:tcW w:w="7560" w:type="dxa"/>
          </w:tcPr>
          <w:p w14:paraId="19014607" w14:textId="75D7AF82" w:rsidR="00975CC4" w:rsidRPr="004B7907" w:rsidDel="009453A7" w:rsidRDefault="00975CC4" w:rsidP="0059466D">
            <w:pPr>
              <w:pStyle w:val="TableBody"/>
              <w:numPr>
                <w:ilvl w:val="0"/>
                <w:numId w:val="125"/>
              </w:numPr>
              <w:rPr>
                <w:del w:id="9126" w:author="Alban Roche" w:date="2017-08-02T16:36:00Z"/>
              </w:rPr>
            </w:pPr>
            <w:del w:id="9127" w:author="Alban Roche" w:date="2017-08-02T16:36:00Z">
              <w:r w:rsidRPr="004B7907" w:rsidDel="009453A7">
                <w:delText>&lt;repGPIO&gt;</w:delText>
              </w:r>
              <w:r w:rsidRPr="00D70CD4" w:rsidDel="009453A7">
                <w:delText xml:space="preserve"> is set to LOW when </w:delText>
              </w:r>
              <w:r w:rsidDel="009453A7">
                <w:delText xml:space="preserve">the </w:delText>
              </w:r>
              <w:r w:rsidRPr="00D70CD4" w:rsidDel="009453A7">
                <w:delText>antenna is connected</w:delText>
              </w:r>
              <w:r w:rsidDel="009453A7">
                <w:delText xml:space="preserve">, </w:delText>
              </w:r>
              <w:r w:rsidRPr="004B7907" w:rsidDel="009453A7">
                <w:delText>set to HIGH</w:delText>
              </w:r>
              <w:r w:rsidDel="009453A7">
                <w:delText xml:space="preserve"> otherwise.</w:delText>
              </w:r>
              <w:bookmarkStart w:id="9128" w:name="_Toc489458813"/>
              <w:bookmarkEnd w:id="9128"/>
            </w:del>
          </w:p>
          <w:p w14:paraId="60E83D74" w14:textId="5109F83B" w:rsidR="00975CC4" w:rsidRPr="004B7907" w:rsidDel="009453A7" w:rsidRDefault="00975CC4" w:rsidP="0059466D">
            <w:pPr>
              <w:pStyle w:val="TableBody"/>
              <w:numPr>
                <w:ilvl w:val="0"/>
                <w:numId w:val="125"/>
              </w:numPr>
              <w:rPr>
                <w:del w:id="9129" w:author="Alban Roche" w:date="2017-08-02T16:36:00Z"/>
              </w:rPr>
            </w:pPr>
            <w:del w:id="9130" w:author="Alban Roche" w:date="2017-08-02T16:36:00Z">
              <w:r w:rsidRPr="004B7907" w:rsidDel="009453A7">
                <w:delText>If the antenna detection algorithm detects a change in the antenna status</w:delText>
              </w:r>
              <w:r w:rsidDel="009453A7">
                <w:delText>,</w:delText>
              </w:r>
              <w:r w:rsidRPr="00D70CD4" w:rsidDel="009453A7">
                <w:delText xml:space="preserve"> the module is notified by URC </w:delText>
              </w:r>
              <w:r w:rsidRPr="004B7907" w:rsidDel="009453A7">
                <w:rPr>
                  <w:b/>
                </w:rPr>
                <w:delText>+KGSMAD: &lt;presence&gt;</w:delText>
              </w:r>
              <w:r w:rsidDel="009453A7">
                <w:delText xml:space="preserve"> where </w:delText>
              </w:r>
              <w:r w:rsidRPr="004B7907" w:rsidDel="009453A7">
                <w:delText>&lt;presence&gt;:</w:delText>
              </w:r>
              <w:bookmarkStart w:id="9131" w:name="_Toc489458814"/>
              <w:bookmarkEnd w:id="9131"/>
            </w:del>
          </w:p>
          <w:p w14:paraId="488A6CD9" w14:textId="32FE8801" w:rsidR="00975CC4" w:rsidRPr="004B7907" w:rsidDel="009453A7" w:rsidRDefault="00975CC4" w:rsidP="00166AF3">
            <w:pPr>
              <w:pStyle w:val="Indented2"/>
              <w:spacing w:before="60" w:after="60"/>
              <w:rPr>
                <w:del w:id="9132" w:author="Alban Roche" w:date="2017-08-02T16:36:00Z"/>
              </w:rPr>
            </w:pPr>
            <w:del w:id="9133" w:author="Alban Roche" w:date="2017-08-02T16:36:00Z">
              <w:r w:rsidRPr="004B7907" w:rsidDel="009453A7">
                <w:delText>0 - antenna connected</w:delText>
              </w:r>
              <w:bookmarkStart w:id="9134" w:name="_Toc489458815"/>
              <w:bookmarkEnd w:id="9134"/>
            </w:del>
          </w:p>
          <w:p w14:paraId="017E9548" w14:textId="455CAF1C" w:rsidR="00975CC4" w:rsidRPr="004B7907" w:rsidDel="009453A7" w:rsidRDefault="00975CC4" w:rsidP="00166AF3">
            <w:pPr>
              <w:pStyle w:val="Indented2"/>
              <w:spacing w:before="60" w:after="60"/>
              <w:rPr>
                <w:del w:id="9135" w:author="Alban Roche" w:date="2017-08-02T16:36:00Z"/>
              </w:rPr>
            </w:pPr>
            <w:del w:id="9136" w:author="Alban Roche" w:date="2017-08-02T16:36:00Z">
              <w:r w:rsidRPr="004B7907" w:rsidDel="009453A7">
                <w:delText>1 - antenna connector short circuited to ground</w:delText>
              </w:r>
              <w:bookmarkStart w:id="9137" w:name="_Toc489458816"/>
              <w:bookmarkEnd w:id="9137"/>
            </w:del>
          </w:p>
          <w:p w14:paraId="70319377" w14:textId="6DE4D1E7" w:rsidR="00975CC4" w:rsidRPr="004B7907" w:rsidDel="009453A7" w:rsidRDefault="00975CC4" w:rsidP="00166AF3">
            <w:pPr>
              <w:pStyle w:val="Indented2"/>
              <w:spacing w:before="60" w:after="60"/>
              <w:rPr>
                <w:del w:id="9138" w:author="Alban Roche" w:date="2017-08-02T16:36:00Z"/>
              </w:rPr>
            </w:pPr>
            <w:del w:id="9139" w:author="Alban Roche" w:date="2017-08-02T16:36:00Z">
              <w:r w:rsidRPr="004B7907" w:rsidDel="009453A7">
                <w:delText>2 - antenna connector short circuited to power</w:delText>
              </w:r>
              <w:bookmarkStart w:id="9140" w:name="_Toc489458817"/>
              <w:bookmarkEnd w:id="9140"/>
            </w:del>
          </w:p>
          <w:p w14:paraId="38F331CB" w14:textId="31D2A114" w:rsidR="00975CC4" w:rsidRPr="004B7907" w:rsidDel="009453A7" w:rsidRDefault="00975CC4" w:rsidP="00166AF3">
            <w:pPr>
              <w:pStyle w:val="Indented2"/>
              <w:spacing w:before="60" w:after="60"/>
              <w:rPr>
                <w:del w:id="9141" w:author="Alban Roche" w:date="2017-08-02T16:36:00Z"/>
              </w:rPr>
            </w:pPr>
            <w:del w:id="9142" w:author="Alban Roche" w:date="2017-08-02T16:36:00Z">
              <w:r w:rsidRPr="004B7907" w:rsidDel="009453A7">
                <w:delText>3 - antenna not detected (open)</w:delText>
              </w:r>
              <w:bookmarkStart w:id="9143" w:name="_Toc489458818"/>
              <w:bookmarkEnd w:id="9143"/>
            </w:del>
          </w:p>
          <w:p w14:paraId="64CA1DF9" w14:textId="766418F4" w:rsidR="00975CC4" w:rsidRPr="00D70CD4" w:rsidDel="009453A7" w:rsidRDefault="00975CC4" w:rsidP="0059466D">
            <w:pPr>
              <w:pStyle w:val="TableBody"/>
              <w:numPr>
                <w:ilvl w:val="0"/>
                <w:numId w:val="125"/>
              </w:numPr>
              <w:rPr>
                <w:del w:id="9144" w:author="Alban Roche" w:date="2017-08-02T16:36:00Z"/>
              </w:rPr>
            </w:pPr>
            <w:del w:id="9145" w:author="Alban Roche" w:date="2017-08-02T16:36:00Z">
              <w:r w:rsidRPr="004B7907" w:rsidDel="009453A7">
                <w:delText>GPIOs may be already used by +KSIMDET, +KGNSSAD, +KSYNC, and +KTEMPMON</w:delText>
              </w:r>
              <w:r w:rsidDel="009453A7">
                <w:delText xml:space="preserve">; use </w:delText>
              </w:r>
              <w:r w:rsidRPr="002E4FF9" w:rsidDel="009453A7">
                <w:delText xml:space="preserve">+KGPIOCFG </w:delText>
              </w:r>
              <w:r w:rsidDel="009453A7">
                <w:delText>to check if a GPIO is already used by another interface/command prior to</w:delText>
              </w:r>
              <w:r w:rsidRPr="002E4FF9" w:rsidDel="009453A7">
                <w:delText xml:space="preserve"> using </w:delText>
              </w:r>
              <w:r w:rsidDel="009453A7">
                <w:delText xml:space="preserve">this </w:delText>
              </w:r>
              <w:r w:rsidRPr="002E4FF9" w:rsidDel="009453A7">
                <w:delText>command.</w:delText>
              </w:r>
              <w:bookmarkStart w:id="9146" w:name="_Toc489458819"/>
              <w:bookmarkEnd w:id="9146"/>
            </w:del>
          </w:p>
          <w:p w14:paraId="38ECC282" w14:textId="02CF0AC3" w:rsidR="00975CC4" w:rsidRPr="004B7907" w:rsidDel="009453A7" w:rsidRDefault="00975CC4" w:rsidP="0059466D">
            <w:pPr>
              <w:pStyle w:val="TableBody"/>
              <w:numPr>
                <w:ilvl w:val="0"/>
                <w:numId w:val="125"/>
              </w:numPr>
              <w:rPr>
                <w:del w:id="9147" w:author="Alban Roche" w:date="2017-08-02T16:36:00Z"/>
              </w:rPr>
            </w:pPr>
            <w:del w:id="9148" w:author="Alban Roche" w:date="2017-08-02T16:36:00Z">
              <w:r w:rsidRPr="004B7907" w:rsidDel="009453A7">
                <w:delText xml:space="preserve">Instantaneous activation doesn’t affect a periodic activation </w:delText>
              </w:r>
              <w:r w:rsidDel="009453A7">
                <w:delText>that has already been started.</w:delText>
              </w:r>
              <w:bookmarkStart w:id="9149" w:name="_Toc489458820"/>
              <w:bookmarkEnd w:id="9149"/>
            </w:del>
          </w:p>
        </w:tc>
        <w:bookmarkStart w:id="9150" w:name="_Toc489458821"/>
        <w:bookmarkEnd w:id="9150"/>
      </w:tr>
    </w:tbl>
    <w:p w14:paraId="7B966759" w14:textId="77777777" w:rsidR="00975CC4" w:rsidRDefault="00975CC4" w:rsidP="0059466D">
      <w:pPr>
        <w:pStyle w:val="Heading2"/>
        <w:numPr>
          <w:ilvl w:val="1"/>
          <w:numId w:val="11"/>
        </w:numPr>
        <w:ind w:left="1080" w:hanging="1080"/>
      </w:pPr>
      <w:bookmarkStart w:id="9151" w:name="_Ref458763678"/>
      <w:bookmarkStart w:id="9152" w:name="_Ref458763679"/>
      <w:bookmarkStart w:id="9153" w:name="_Toc486251622"/>
      <w:bookmarkStart w:id="9154" w:name="_Toc489458822"/>
      <w:commentRangeStart w:id="9155"/>
      <w:r>
        <w:t xml:space="preserve">+KSREP </w:t>
      </w:r>
      <w:r w:rsidRPr="00AE67EA">
        <w:t xml:space="preserve">Command: </w:t>
      </w:r>
      <w:r>
        <w:t>Mobile Start-up Reporting</w:t>
      </w:r>
      <w:bookmarkEnd w:id="9151"/>
      <w:bookmarkEnd w:id="9152"/>
      <w:commentRangeEnd w:id="9155"/>
      <w:r>
        <w:rPr>
          <w:rStyle w:val="CommentReference"/>
          <w:rFonts w:ascii="Verdana" w:eastAsia="Times New Roman" w:hAnsi="Verdana" w:cs="Times New Roman"/>
          <w:b w:val="0"/>
          <w:lang w:eastAsia="en-US"/>
        </w:rPr>
        <w:commentReference w:id="9155"/>
      </w:r>
      <w:bookmarkEnd w:id="9153"/>
      <w:bookmarkEnd w:id="9154"/>
    </w:p>
    <w:tbl>
      <w:tblPr>
        <w:tblStyle w:val="TableSWIleft"/>
        <w:tblW w:w="9288" w:type="dxa"/>
        <w:tblLayout w:type="fixed"/>
        <w:tblLook w:val="04A0" w:firstRow="1" w:lastRow="0" w:firstColumn="1" w:lastColumn="0" w:noHBand="0" w:noVBand="1"/>
      </w:tblPr>
      <w:tblGrid>
        <w:gridCol w:w="1728"/>
        <w:gridCol w:w="7560"/>
      </w:tblGrid>
      <w:tr w:rsidR="00975CC4" w:rsidRPr="00C41274" w14:paraId="76EBB03D"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46C10BBA" w14:textId="11E36059" w:rsidR="00975CC4" w:rsidRPr="00C41274" w:rsidRDefault="00106838">
            <w:pPr>
              <w:pStyle w:val="TableRowHead"/>
              <w:spacing w:before="144" w:after="144"/>
              <w:rPr>
                <w:bCs w:val="0"/>
              </w:rPr>
            </w:pPr>
            <w:r>
              <w:t>HL7800</w:t>
            </w:r>
          </w:p>
        </w:tc>
      </w:tr>
      <w:tr w:rsidR="00975CC4" w:rsidRPr="00C41274" w14:paraId="58359908" w14:textId="77777777" w:rsidTr="00166AF3">
        <w:trPr>
          <w:trHeight w:val="42"/>
        </w:trPr>
        <w:tc>
          <w:tcPr>
            <w:tcW w:w="1728" w:type="dxa"/>
          </w:tcPr>
          <w:p w14:paraId="4AD513EA" w14:textId="77777777" w:rsidR="00975CC4" w:rsidRPr="00C41274" w:rsidRDefault="00975CC4" w:rsidP="00166AF3">
            <w:pPr>
              <w:pStyle w:val="TableBody"/>
              <w:rPr>
                <w:i/>
              </w:rPr>
            </w:pPr>
            <w:r w:rsidRPr="00C41274">
              <w:rPr>
                <w:i/>
              </w:rPr>
              <w:t>Test command</w:t>
            </w:r>
          </w:p>
          <w:p w14:paraId="6B69C64E" w14:textId="77777777" w:rsidR="00975CC4" w:rsidRPr="00C41274" w:rsidRDefault="00975CC4" w:rsidP="00166AF3">
            <w:pPr>
              <w:pStyle w:val="TableBody"/>
            </w:pPr>
          </w:p>
          <w:p w14:paraId="53E9976B" w14:textId="77777777" w:rsidR="00975CC4" w:rsidRPr="00C41274" w:rsidRDefault="00975CC4" w:rsidP="00166AF3">
            <w:pPr>
              <w:pStyle w:val="TableBody"/>
              <w:rPr>
                <w:u w:val="single"/>
              </w:rPr>
            </w:pPr>
            <w:r w:rsidRPr="00C41274">
              <w:rPr>
                <w:u w:val="single"/>
              </w:rPr>
              <w:t>Syntax</w:t>
            </w:r>
          </w:p>
          <w:p w14:paraId="4362D217" w14:textId="77777777" w:rsidR="00975CC4" w:rsidRPr="00C41274" w:rsidRDefault="00975CC4" w:rsidP="00166AF3">
            <w:pPr>
              <w:pStyle w:val="TableBody"/>
            </w:pPr>
            <w:r w:rsidRPr="00C41274">
              <w:rPr>
                <w:b/>
              </w:rPr>
              <w:t>AT+KSREP=?</w:t>
            </w:r>
          </w:p>
        </w:tc>
        <w:tc>
          <w:tcPr>
            <w:tcW w:w="7560" w:type="dxa"/>
          </w:tcPr>
          <w:p w14:paraId="41229D9D" w14:textId="77777777" w:rsidR="00975CC4" w:rsidRPr="00C41274" w:rsidRDefault="00975CC4" w:rsidP="00166AF3">
            <w:pPr>
              <w:pStyle w:val="TableBody"/>
              <w:rPr>
                <w:u w:val="single"/>
              </w:rPr>
            </w:pPr>
          </w:p>
          <w:p w14:paraId="68056108" w14:textId="77777777" w:rsidR="00975CC4" w:rsidRPr="00C41274" w:rsidRDefault="00975CC4" w:rsidP="00166AF3">
            <w:pPr>
              <w:pStyle w:val="TableBody"/>
              <w:rPr>
                <w:u w:val="single"/>
              </w:rPr>
            </w:pPr>
          </w:p>
          <w:p w14:paraId="3168574F" w14:textId="77777777" w:rsidR="00975CC4" w:rsidRPr="00C41274" w:rsidRDefault="00975CC4" w:rsidP="00166AF3">
            <w:pPr>
              <w:pStyle w:val="TableBody"/>
              <w:rPr>
                <w:u w:val="single"/>
              </w:rPr>
            </w:pPr>
            <w:r w:rsidRPr="00C41274">
              <w:rPr>
                <w:u w:val="single"/>
              </w:rPr>
              <w:t>Response</w:t>
            </w:r>
          </w:p>
          <w:p w14:paraId="0AEA3EA7" w14:textId="77777777" w:rsidR="00975CC4" w:rsidRPr="00C41274" w:rsidRDefault="00975CC4" w:rsidP="00166AF3">
            <w:pPr>
              <w:pStyle w:val="TableBody"/>
            </w:pPr>
            <w:r w:rsidRPr="00C41274">
              <w:rPr>
                <w:b/>
              </w:rPr>
              <w:t>+KSREP:</w:t>
            </w:r>
            <w:r w:rsidRPr="00C41274">
              <w:t xml:space="preserve"> (list of supported </w:t>
            </w:r>
            <w:r w:rsidRPr="00C41274">
              <w:rPr>
                <w:b/>
              </w:rPr>
              <w:t>&lt;</w:t>
            </w:r>
            <w:r>
              <w:rPr>
                <w:b/>
              </w:rPr>
              <w:t>mode</w:t>
            </w:r>
            <w:r w:rsidRPr="00C41274">
              <w:rPr>
                <w:b/>
              </w:rPr>
              <w:t>&gt;</w:t>
            </w:r>
            <w:r w:rsidRPr="00C41274">
              <w:t>s)</w:t>
            </w:r>
          </w:p>
          <w:p w14:paraId="5772550C" w14:textId="77777777" w:rsidR="00975CC4" w:rsidRPr="00C41274" w:rsidRDefault="00975CC4" w:rsidP="00166AF3">
            <w:pPr>
              <w:pStyle w:val="TableBody"/>
            </w:pPr>
            <w:r w:rsidRPr="00C41274">
              <w:rPr>
                <w:b/>
              </w:rPr>
              <w:t>OK</w:t>
            </w:r>
          </w:p>
        </w:tc>
      </w:tr>
      <w:tr w:rsidR="00975CC4" w:rsidRPr="00C41274" w14:paraId="56F06574" w14:textId="77777777" w:rsidTr="00166AF3">
        <w:trPr>
          <w:trHeight w:val="42"/>
        </w:trPr>
        <w:tc>
          <w:tcPr>
            <w:tcW w:w="1728" w:type="dxa"/>
          </w:tcPr>
          <w:p w14:paraId="1B3CA26C" w14:textId="77777777" w:rsidR="00975CC4" w:rsidRPr="00C41274" w:rsidRDefault="00975CC4" w:rsidP="00166AF3">
            <w:pPr>
              <w:pStyle w:val="TableBody"/>
            </w:pPr>
            <w:r w:rsidRPr="00C41274">
              <w:rPr>
                <w:i/>
              </w:rPr>
              <w:t>Read command</w:t>
            </w:r>
          </w:p>
          <w:p w14:paraId="002FCCE6" w14:textId="77777777" w:rsidR="00975CC4" w:rsidRPr="00C41274" w:rsidRDefault="00975CC4" w:rsidP="00166AF3">
            <w:pPr>
              <w:pStyle w:val="TableBody"/>
            </w:pPr>
          </w:p>
          <w:p w14:paraId="44D447DB" w14:textId="77777777" w:rsidR="00975CC4" w:rsidRPr="00C41274" w:rsidRDefault="00975CC4" w:rsidP="00166AF3">
            <w:pPr>
              <w:pStyle w:val="TableBody"/>
              <w:rPr>
                <w:u w:val="single"/>
              </w:rPr>
            </w:pPr>
            <w:r w:rsidRPr="00C41274">
              <w:rPr>
                <w:u w:val="single"/>
              </w:rPr>
              <w:t>Syntax</w:t>
            </w:r>
          </w:p>
          <w:p w14:paraId="1ED56E29" w14:textId="77777777" w:rsidR="00975CC4" w:rsidRPr="00C41274" w:rsidRDefault="00975CC4" w:rsidP="00166AF3">
            <w:pPr>
              <w:pStyle w:val="TableBody"/>
              <w:rPr>
                <w:i/>
              </w:rPr>
            </w:pPr>
            <w:r w:rsidRPr="00C41274">
              <w:rPr>
                <w:b/>
              </w:rPr>
              <w:t>AT+KSREP?</w:t>
            </w:r>
          </w:p>
        </w:tc>
        <w:tc>
          <w:tcPr>
            <w:tcW w:w="7560" w:type="dxa"/>
          </w:tcPr>
          <w:p w14:paraId="7CEFD556" w14:textId="77777777" w:rsidR="00975CC4" w:rsidRPr="00C41274" w:rsidRDefault="00975CC4" w:rsidP="00166AF3">
            <w:pPr>
              <w:pStyle w:val="TableBody"/>
              <w:rPr>
                <w:u w:val="single"/>
              </w:rPr>
            </w:pPr>
          </w:p>
          <w:p w14:paraId="17D83829" w14:textId="77777777" w:rsidR="00975CC4" w:rsidRPr="00C41274" w:rsidRDefault="00975CC4" w:rsidP="00166AF3">
            <w:pPr>
              <w:pStyle w:val="TableBody"/>
              <w:rPr>
                <w:u w:val="single"/>
              </w:rPr>
            </w:pPr>
          </w:p>
          <w:p w14:paraId="5CEF305E" w14:textId="77777777" w:rsidR="00975CC4" w:rsidRPr="00C41274" w:rsidRDefault="00975CC4" w:rsidP="00166AF3">
            <w:pPr>
              <w:pStyle w:val="TableBody"/>
              <w:rPr>
                <w:u w:val="single"/>
              </w:rPr>
            </w:pPr>
            <w:r w:rsidRPr="00C41274">
              <w:rPr>
                <w:u w:val="single"/>
              </w:rPr>
              <w:t>Response</w:t>
            </w:r>
          </w:p>
          <w:p w14:paraId="5F1F7E2F" w14:textId="77777777" w:rsidR="00975CC4" w:rsidRPr="00C41274" w:rsidRDefault="00975CC4" w:rsidP="00166AF3">
            <w:pPr>
              <w:pStyle w:val="TableBody"/>
              <w:rPr>
                <w:b/>
              </w:rPr>
            </w:pPr>
            <w:r w:rsidRPr="00C41274">
              <w:rPr>
                <w:b/>
              </w:rPr>
              <w:t>+KSREP: &lt;</w:t>
            </w:r>
            <w:r>
              <w:rPr>
                <w:b/>
              </w:rPr>
              <w:t>mode</w:t>
            </w:r>
            <w:r w:rsidRPr="00C41274">
              <w:rPr>
                <w:b/>
              </w:rPr>
              <w:t>&gt;,&lt;stat&gt;</w:t>
            </w:r>
            <w:r>
              <w:rPr>
                <w:b/>
              </w:rPr>
              <w:t>,&lt;PB ready&gt;</w:t>
            </w:r>
          </w:p>
          <w:p w14:paraId="5638AA76" w14:textId="77777777" w:rsidR="00975CC4" w:rsidRPr="00C41274" w:rsidRDefault="00975CC4" w:rsidP="00166AF3">
            <w:pPr>
              <w:pStyle w:val="TableBody"/>
              <w:rPr>
                <w:u w:val="single"/>
              </w:rPr>
            </w:pPr>
            <w:r w:rsidRPr="00C41274">
              <w:rPr>
                <w:b/>
              </w:rPr>
              <w:t>OK</w:t>
            </w:r>
          </w:p>
        </w:tc>
      </w:tr>
      <w:tr w:rsidR="00975CC4" w:rsidRPr="00C41274" w14:paraId="6FEF4F8A" w14:textId="77777777" w:rsidTr="00166AF3">
        <w:trPr>
          <w:cantSplit w:val="0"/>
          <w:trHeight w:val="42"/>
        </w:trPr>
        <w:tc>
          <w:tcPr>
            <w:tcW w:w="1728" w:type="dxa"/>
          </w:tcPr>
          <w:p w14:paraId="5F710541" w14:textId="77777777" w:rsidR="00975CC4" w:rsidRPr="00C41274" w:rsidRDefault="00975CC4" w:rsidP="00166AF3">
            <w:pPr>
              <w:pStyle w:val="TableBody"/>
              <w:rPr>
                <w:i/>
              </w:rPr>
            </w:pPr>
            <w:r w:rsidRPr="00C41274">
              <w:rPr>
                <w:i/>
              </w:rPr>
              <w:t>Write command</w:t>
            </w:r>
          </w:p>
          <w:p w14:paraId="0DE380F5" w14:textId="77777777" w:rsidR="00975CC4" w:rsidRPr="00C41274" w:rsidRDefault="00975CC4" w:rsidP="00166AF3">
            <w:pPr>
              <w:pStyle w:val="TableBody"/>
            </w:pPr>
          </w:p>
          <w:p w14:paraId="6BD6F185" w14:textId="77777777" w:rsidR="00975CC4" w:rsidRPr="00C41274" w:rsidRDefault="00975CC4" w:rsidP="00166AF3">
            <w:pPr>
              <w:pStyle w:val="TableBody"/>
              <w:rPr>
                <w:u w:val="single"/>
              </w:rPr>
            </w:pPr>
            <w:r w:rsidRPr="00C41274">
              <w:rPr>
                <w:u w:val="single"/>
              </w:rPr>
              <w:t>Syntax</w:t>
            </w:r>
          </w:p>
          <w:p w14:paraId="2FFC7633" w14:textId="77777777" w:rsidR="00975CC4" w:rsidRPr="00C41274" w:rsidRDefault="00975CC4" w:rsidP="00166AF3">
            <w:pPr>
              <w:pStyle w:val="TableBody"/>
              <w:rPr>
                <w:i/>
              </w:rPr>
            </w:pPr>
            <w:r w:rsidRPr="00C41274">
              <w:rPr>
                <w:b/>
              </w:rPr>
              <w:t>AT+KSREP=</w:t>
            </w:r>
            <w:r>
              <w:rPr>
                <w:b/>
              </w:rPr>
              <w:br/>
            </w:r>
            <w:r w:rsidRPr="00C41274">
              <w:rPr>
                <w:b/>
              </w:rPr>
              <w:t>&lt;</w:t>
            </w:r>
            <w:r>
              <w:rPr>
                <w:b/>
              </w:rPr>
              <w:t>mode</w:t>
            </w:r>
            <w:r w:rsidRPr="00C41274">
              <w:rPr>
                <w:b/>
              </w:rPr>
              <w:t>&gt;</w:t>
            </w:r>
          </w:p>
        </w:tc>
        <w:tc>
          <w:tcPr>
            <w:tcW w:w="7560" w:type="dxa"/>
          </w:tcPr>
          <w:p w14:paraId="034F582D" w14:textId="77777777" w:rsidR="00975CC4" w:rsidRPr="00C41274" w:rsidRDefault="00975CC4" w:rsidP="00166AF3">
            <w:pPr>
              <w:pStyle w:val="TableBody"/>
              <w:rPr>
                <w:u w:val="single"/>
              </w:rPr>
            </w:pPr>
          </w:p>
          <w:p w14:paraId="15F65B11" w14:textId="77777777" w:rsidR="00975CC4" w:rsidRPr="00C41274" w:rsidRDefault="00975CC4" w:rsidP="00166AF3">
            <w:pPr>
              <w:pStyle w:val="TableBody"/>
              <w:rPr>
                <w:u w:val="single"/>
              </w:rPr>
            </w:pPr>
          </w:p>
          <w:p w14:paraId="27104ECE" w14:textId="77777777" w:rsidR="00975CC4" w:rsidRPr="00C41274" w:rsidRDefault="00975CC4" w:rsidP="00166AF3">
            <w:pPr>
              <w:pStyle w:val="TableBody"/>
              <w:rPr>
                <w:u w:val="single"/>
              </w:rPr>
            </w:pPr>
            <w:r w:rsidRPr="00C41274">
              <w:rPr>
                <w:u w:val="single"/>
              </w:rPr>
              <w:t>Response</w:t>
            </w:r>
          </w:p>
          <w:p w14:paraId="37AC0516" w14:textId="77777777" w:rsidR="00975CC4" w:rsidRDefault="00975CC4" w:rsidP="00166AF3">
            <w:pPr>
              <w:pStyle w:val="TableBody"/>
              <w:rPr>
                <w:b/>
              </w:rPr>
            </w:pPr>
            <w:r w:rsidRPr="00C41274">
              <w:rPr>
                <w:b/>
              </w:rPr>
              <w:t>OK</w:t>
            </w:r>
          </w:p>
          <w:p w14:paraId="5D4BE512" w14:textId="77777777" w:rsidR="00975CC4" w:rsidRPr="00D70CD4" w:rsidRDefault="00975CC4" w:rsidP="00166AF3">
            <w:pPr>
              <w:pStyle w:val="TableBody"/>
            </w:pPr>
          </w:p>
          <w:p w14:paraId="439FD9B3" w14:textId="77777777" w:rsidR="00975CC4" w:rsidRPr="00C15AFD" w:rsidRDefault="00975CC4" w:rsidP="00166AF3">
            <w:pPr>
              <w:pStyle w:val="TableBody"/>
              <w:rPr>
                <w:szCs w:val="18"/>
              </w:rPr>
            </w:pPr>
            <w:r w:rsidRPr="00C15AFD">
              <w:rPr>
                <w:szCs w:val="18"/>
              </w:rPr>
              <w:t>or</w:t>
            </w:r>
          </w:p>
          <w:p w14:paraId="666F9306" w14:textId="77777777" w:rsidR="00975CC4" w:rsidRDefault="00975CC4" w:rsidP="00166AF3">
            <w:pPr>
              <w:pStyle w:val="TableBody"/>
              <w:rPr>
                <w:b/>
                <w:bCs/>
              </w:rPr>
            </w:pPr>
            <w:r w:rsidRPr="00C223DC">
              <w:rPr>
                <w:b/>
                <w:bCs/>
              </w:rPr>
              <w:t>+CME ERROR: &lt;err&gt;</w:t>
            </w:r>
          </w:p>
          <w:p w14:paraId="616835B4" w14:textId="77777777" w:rsidR="00975CC4" w:rsidRPr="00C41274" w:rsidRDefault="00975CC4" w:rsidP="00166AF3">
            <w:pPr>
              <w:pStyle w:val="TableBody"/>
              <w:rPr>
                <w:u w:val="single"/>
              </w:rPr>
            </w:pPr>
          </w:p>
          <w:p w14:paraId="75E12323" w14:textId="77777777" w:rsidR="00975CC4" w:rsidRPr="00C41274" w:rsidRDefault="00975CC4" w:rsidP="00166AF3">
            <w:pPr>
              <w:pStyle w:val="TableBody"/>
              <w:rPr>
                <w:u w:val="single"/>
              </w:rPr>
            </w:pPr>
            <w:r w:rsidRPr="00C41274">
              <w:rPr>
                <w:u w:val="single"/>
              </w:rPr>
              <w:t>Parameters</w:t>
            </w:r>
          </w:p>
          <w:p w14:paraId="590DF35E" w14:textId="77777777" w:rsidR="00975CC4" w:rsidRPr="00C41274" w:rsidRDefault="00975CC4" w:rsidP="00166AF3">
            <w:pPr>
              <w:pStyle w:val="TableBody"/>
            </w:pPr>
            <w:r>
              <w:rPr>
                <w:b/>
              </w:rPr>
              <w:t>&lt;mode</w:t>
            </w:r>
            <w:r w:rsidRPr="00C41274">
              <w:rPr>
                <w:b/>
              </w:rPr>
              <w:t>&gt;</w:t>
            </w:r>
            <w:r>
              <w:tab/>
              <w:t>Unsolicited result code mode</w:t>
            </w:r>
          </w:p>
          <w:p w14:paraId="073E4E85" w14:textId="77777777" w:rsidR="00975CC4" w:rsidRPr="00C41274" w:rsidRDefault="00975CC4" w:rsidP="00166AF3">
            <w:pPr>
              <w:pStyle w:val="TableBody"/>
            </w:pPr>
            <w:r w:rsidRPr="00C41274">
              <w:t>0</w:t>
            </w:r>
            <w:r w:rsidRPr="00C41274">
              <w:tab/>
            </w:r>
            <w:r>
              <w:t>Disable the start-up URC</w:t>
            </w:r>
          </w:p>
          <w:p w14:paraId="7C56F0F8" w14:textId="77777777" w:rsidR="00975CC4" w:rsidRPr="00C41274" w:rsidRDefault="00975CC4" w:rsidP="00166AF3">
            <w:pPr>
              <w:pStyle w:val="TableBody"/>
            </w:pPr>
            <w:r w:rsidRPr="00FE0A1E">
              <w:rPr>
                <w:u w:val="single"/>
              </w:rPr>
              <w:t>1</w:t>
            </w:r>
            <w:r w:rsidRPr="00C41274">
              <w:tab/>
            </w:r>
            <w:r>
              <w:t>Enable the start-up URC</w:t>
            </w:r>
          </w:p>
          <w:p w14:paraId="2E676430" w14:textId="77777777" w:rsidR="00975CC4" w:rsidRPr="00C41274" w:rsidRDefault="00975CC4" w:rsidP="00166AF3">
            <w:pPr>
              <w:pStyle w:val="TableBody"/>
            </w:pPr>
          </w:p>
          <w:p w14:paraId="4F7B5649" w14:textId="77777777" w:rsidR="00975CC4" w:rsidRPr="00C41274" w:rsidRDefault="00975CC4" w:rsidP="00166AF3">
            <w:pPr>
              <w:pStyle w:val="TableBody"/>
            </w:pPr>
            <w:r w:rsidRPr="00C41274">
              <w:rPr>
                <w:b/>
              </w:rPr>
              <w:t>&lt;stat&gt;</w:t>
            </w:r>
            <w:r>
              <w:tab/>
            </w:r>
            <w:r>
              <w:tab/>
              <w:t>Module status</w:t>
            </w:r>
          </w:p>
          <w:p w14:paraId="49AA07FC" w14:textId="77777777" w:rsidR="00975CC4" w:rsidRPr="00C41274" w:rsidRDefault="00975CC4" w:rsidP="00166AF3">
            <w:pPr>
              <w:pStyle w:val="TableBody"/>
            </w:pPr>
            <w:r w:rsidRPr="00C41274">
              <w:t>0</w:t>
            </w:r>
            <w:r w:rsidRPr="00C41274">
              <w:tab/>
              <w:t>The module is ready to receive commands for the TE.</w:t>
            </w:r>
            <w:r>
              <w:t xml:space="preserve"> </w:t>
            </w:r>
            <w:r w:rsidRPr="00C41274">
              <w:t>No access code is require</w:t>
            </w:r>
            <w:r w:rsidRPr="00C41274">
              <w:rPr>
                <w:lang w:eastAsia="zh-CN"/>
              </w:rPr>
              <w:t>d</w:t>
            </w:r>
          </w:p>
          <w:p w14:paraId="1B0123BE" w14:textId="77777777" w:rsidR="00975CC4" w:rsidRPr="00C41274" w:rsidRDefault="00975CC4" w:rsidP="00166AF3">
            <w:pPr>
              <w:pStyle w:val="TableBody"/>
            </w:pPr>
            <w:r w:rsidRPr="00C41274">
              <w:t>1</w:t>
            </w:r>
            <w:r w:rsidRPr="00C41274">
              <w:tab/>
              <w:t>The module is waiting for an access code.</w:t>
            </w:r>
            <w:r>
              <w:t xml:space="preserve"> Use </w:t>
            </w:r>
            <w:r w:rsidRPr="006827C8">
              <w:t>AT+CPIN?</w:t>
            </w:r>
            <w:r w:rsidRPr="007A6B60">
              <w:t xml:space="preserve"> </w:t>
            </w:r>
            <w:r w:rsidRPr="00C41274">
              <w:t xml:space="preserve">to determine </w:t>
            </w:r>
            <w:r>
              <w:t>the code</w:t>
            </w:r>
          </w:p>
          <w:p w14:paraId="15C4F7A8" w14:textId="77777777" w:rsidR="00975CC4" w:rsidRPr="00C41274" w:rsidRDefault="00975CC4" w:rsidP="00166AF3">
            <w:pPr>
              <w:pStyle w:val="TableBody"/>
            </w:pPr>
            <w:r w:rsidRPr="00C41274">
              <w:t>2</w:t>
            </w:r>
            <w:r w:rsidRPr="00C41274">
              <w:tab/>
              <w:t>The SIM card is not present</w:t>
            </w:r>
          </w:p>
          <w:p w14:paraId="405DB462" w14:textId="77777777" w:rsidR="00975CC4" w:rsidRPr="00C41274" w:rsidRDefault="00975CC4" w:rsidP="00166AF3">
            <w:pPr>
              <w:pStyle w:val="TableBody"/>
            </w:pPr>
            <w:r w:rsidRPr="00C41274">
              <w:t>3</w:t>
            </w:r>
            <w:r w:rsidRPr="00C41274">
              <w:tab/>
              <w:t>The module is in “SIM</w:t>
            </w:r>
            <w:r>
              <w:t xml:space="preserve"> loc</w:t>
            </w:r>
            <w:r w:rsidRPr="00C41274">
              <w:t>k” state</w:t>
            </w:r>
          </w:p>
          <w:p w14:paraId="65DDF0F6" w14:textId="77777777" w:rsidR="00975CC4" w:rsidRPr="00C41274" w:rsidRDefault="00975CC4" w:rsidP="00166AF3">
            <w:pPr>
              <w:pStyle w:val="TableBody"/>
            </w:pPr>
            <w:r w:rsidRPr="00C41274">
              <w:t>4</w:t>
            </w:r>
            <w:r w:rsidRPr="00C41274">
              <w:tab/>
            </w:r>
            <w:r>
              <w:t>U</w:t>
            </w:r>
            <w:r w:rsidRPr="00C41274">
              <w:t>nrecoverable error</w:t>
            </w:r>
          </w:p>
          <w:p w14:paraId="0E71F3A6" w14:textId="77777777" w:rsidR="00975CC4" w:rsidRDefault="00975CC4" w:rsidP="00166AF3">
            <w:pPr>
              <w:pStyle w:val="TableBody"/>
            </w:pPr>
            <w:r>
              <w:t>5</w:t>
            </w:r>
            <w:r>
              <w:tab/>
              <w:t>U</w:t>
            </w:r>
            <w:r w:rsidRPr="00C41274">
              <w:t>nknown state</w:t>
            </w:r>
          </w:p>
          <w:p w14:paraId="449CD875" w14:textId="77777777" w:rsidR="00975CC4" w:rsidRPr="00762499" w:rsidRDefault="00975CC4" w:rsidP="00166AF3">
            <w:pPr>
              <w:pStyle w:val="TableBody"/>
            </w:pPr>
          </w:p>
          <w:p w14:paraId="5028E056" w14:textId="77777777" w:rsidR="00975CC4" w:rsidRDefault="00975CC4" w:rsidP="00166AF3">
            <w:pPr>
              <w:pStyle w:val="TableBody"/>
            </w:pPr>
            <w:r w:rsidRPr="006827C8">
              <w:rPr>
                <w:b/>
              </w:rPr>
              <w:t>&lt;PB ready&gt;</w:t>
            </w:r>
            <w:r>
              <w:tab/>
              <w:t>Phone book status</w:t>
            </w:r>
          </w:p>
          <w:p w14:paraId="4B33294B" w14:textId="77777777" w:rsidR="00975CC4" w:rsidRDefault="00975CC4" w:rsidP="00166AF3">
            <w:pPr>
              <w:pStyle w:val="TableBody"/>
            </w:pPr>
            <w:r w:rsidRPr="006827C8">
              <w:t>0</w:t>
            </w:r>
            <w:r w:rsidRPr="006827C8">
              <w:tab/>
            </w:r>
            <w:r>
              <w:t>Phone book is not ready</w:t>
            </w:r>
          </w:p>
          <w:p w14:paraId="04C40B39" w14:textId="77777777" w:rsidR="00975CC4" w:rsidRPr="00C41274" w:rsidRDefault="00975CC4" w:rsidP="00166AF3">
            <w:pPr>
              <w:pStyle w:val="TableBody"/>
              <w:rPr>
                <w:u w:val="single"/>
              </w:rPr>
            </w:pPr>
            <w:r>
              <w:t>1</w:t>
            </w:r>
            <w:r>
              <w:tab/>
              <w:t>Phone book is ready for read and write</w:t>
            </w:r>
          </w:p>
        </w:tc>
      </w:tr>
      <w:tr w:rsidR="00975CC4" w:rsidRPr="00C41274" w14:paraId="2FD7B284" w14:textId="77777777" w:rsidTr="00166AF3">
        <w:trPr>
          <w:trHeight w:val="42"/>
        </w:trPr>
        <w:tc>
          <w:tcPr>
            <w:tcW w:w="1728" w:type="dxa"/>
          </w:tcPr>
          <w:p w14:paraId="4ACB4610" w14:textId="77777777" w:rsidR="00975CC4" w:rsidRPr="00C15AFD" w:rsidRDefault="00975CC4" w:rsidP="00166AF3">
            <w:pPr>
              <w:pStyle w:val="TableBody"/>
              <w:rPr>
                <w:i/>
              </w:rPr>
            </w:pPr>
            <w:r w:rsidRPr="00C15AFD">
              <w:rPr>
                <w:i/>
              </w:rPr>
              <w:t>Unsolicited Notification</w:t>
            </w:r>
          </w:p>
        </w:tc>
        <w:tc>
          <w:tcPr>
            <w:tcW w:w="7560" w:type="dxa"/>
          </w:tcPr>
          <w:p w14:paraId="734BA110" w14:textId="77777777" w:rsidR="00975CC4" w:rsidRPr="00D547D0" w:rsidRDefault="00975CC4" w:rsidP="00166AF3">
            <w:pPr>
              <w:pStyle w:val="TableBody"/>
              <w:rPr>
                <w:szCs w:val="18"/>
                <w:u w:val="single"/>
              </w:rPr>
            </w:pPr>
            <w:r w:rsidRPr="00D547D0">
              <w:rPr>
                <w:szCs w:val="18"/>
                <w:u w:val="single"/>
              </w:rPr>
              <w:t>Response</w:t>
            </w:r>
          </w:p>
          <w:p w14:paraId="376EC711" w14:textId="77777777" w:rsidR="00975CC4" w:rsidRPr="00C41274" w:rsidRDefault="00975CC4" w:rsidP="00166AF3">
            <w:pPr>
              <w:pStyle w:val="TableBody"/>
              <w:rPr>
                <w:u w:val="single"/>
              </w:rPr>
            </w:pPr>
            <w:r w:rsidRPr="00D547D0">
              <w:rPr>
                <w:b/>
              </w:rPr>
              <w:t>+</w:t>
            </w:r>
            <w:r>
              <w:rPr>
                <w:b/>
              </w:rPr>
              <w:t xml:space="preserve">KSUP: </w:t>
            </w:r>
            <w:r w:rsidRPr="00D547D0">
              <w:rPr>
                <w:b/>
              </w:rPr>
              <w:t>&lt;</w:t>
            </w:r>
            <w:r>
              <w:rPr>
                <w:b/>
              </w:rPr>
              <w:t>stat&gt;</w:t>
            </w:r>
          </w:p>
        </w:tc>
      </w:tr>
      <w:tr w:rsidR="00975CC4" w:rsidRPr="00C41274" w14:paraId="54198D3E" w14:textId="77777777" w:rsidTr="00166AF3">
        <w:trPr>
          <w:trHeight w:val="42"/>
        </w:trPr>
        <w:tc>
          <w:tcPr>
            <w:tcW w:w="1728" w:type="dxa"/>
          </w:tcPr>
          <w:p w14:paraId="00E8358B" w14:textId="77777777" w:rsidR="00975CC4" w:rsidRPr="00C15AFD" w:rsidRDefault="00975CC4" w:rsidP="00166AF3">
            <w:pPr>
              <w:pStyle w:val="TableBody"/>
              <w:rPr>
                <w:u w:val="single"/>
              </w:rPr>
            </w:pPr>
            <w:r w:rsidRPr="00C15AFD">
              <w:rPr>
                <w:u w:val="single"/>
              </w:rPr>
              <w:t>Reference</w:t>
            </w:r>
          </w:p>
          <w:p w14:paraId="675AC2D3" w14:textId="77777777" w:rsidR="00975CC4" w:rsidRPr="00D547D0" w:rsidRDefault="00975CC4" w:rsidP="00166AF3">
            <w:pPr>
              <w:pStyle w:val="TableBody"/>
              <w:rPr>
                <w:i/>
              </w:rPr>
            </w:pPr>
            <w:r w:rsidRPr="00C41274">
              <w:t>Sierra Wireless</w:t>
            </w:r>
            <w:r>
              <w:t xml:space="preserve"> Proprietary</w:t>
            </w:r>
          </w:p>
        </w:tc>
        <w:tc>
          <w:tcPr>
            <w:tcW w:w="7560" w:type="dxa"/>
          </w:tcPr>
          <w:p w14:paraId="1FF114BD" w14:textId="77777777" w:rsidR="00975CC4" w:rsidRPr="00C15AFD" w:rsidRDefault="00975CC4" w:rsidP="00166AF3">
            <w:pPr>
              <w:pStyle w:val="TableBody"/>
              <w:rPr>
                <w:u w:val="single"/>
              </w:rPr>
            </w:pPr>
            <w:r w:rsidRPr="00C15AFD">
              <w:rPr>
                <w:u w:val="single"/>
              </w:rPr>
              <w:t>Notes</w:t>
            </w:r>
          </w:p>
          <w:p w14:paraId="7EB54DCE" w14:textId="77777777" w:rsidR="00975CC4" w:rsidRPr="006827C8" w:rsidRDefault="00975CC4" w:rsidP="0059466D">
            <w:pPr>
              <w:pStyle w:val="TableBody"/>
              <w:numPr>
                <w:ilvl w:val="0"/>
                <w:numId w:val="126"/>
              </w:numPr>
            </w:pPr>
            <w:r>
              <w:t xml:space="preserve">URC </w:t>
            </w:r>
            <w:r w:rsidRPr="00C15AFD">
              <w:rPr>
                <w:b/>
              </w:rPr>
              <w:t>+KSUP: &lt;stat&gt;</w:t>
            </w:r>
            <w:r w:rsidRPr="00AE67EA">
              <w:t xml:space="preserve"> </w:t>
            </w:r>
            <w:r>
              <w:t>will only be displayed once after reboot if &lt;mode&gt;=1.</w:t>
            </w:r>
          </w:p>
          <w:p w14:paraId="0C76CC0E" w14:textId="77777777" w:rsidR="00975CC4" w:rsidRPr="00E83414" w:rsidRDefault="00975CC4" w:rsidP="0059466D">
            <w:pPr>
              <w:pStyle w:val="TableBody"/>
              <w:numPr>
                <w:ilvl w:val="0"/>
                <w:numId w:val="126"/>
              </w:numPr>
            </w:pPr>
            <w:r>
              <w:t>If &lt;mode&gt;=0, +PBREADY and +SIM URC notifications will not be sent at the start-up process. However, they will still be sent afterwards during normal module operation.</w:t>
            </w:r>
          </w:p>
          <w:p w14:paraId="447EDE12" w14:textId="77777777" w:rsidR="00975CC4" w:rsidRPr="00481589" w:rsidRDefault="00975CC4" w:rsidP="0059466D">
            <w:pPr>
              <w:pStyle w:val="TableBody"/>
              <w:numPr>
                <w:ilvl w:val="0"/>
                <w:numId w:val="126"/>
              </w:numPr>
            </w:pPr>
            <w:r>
              <w:t>This command can be used without a SIM.</w:t>
            </w:r>
          </w:p>
          <w:p w14:paraId="521A4017" w14:textId="77777777" w:rsidR="00975CC4" w:rsidRPr="00D547D0" w:rsidRDefault="00975CC4" w:rsidP="0059466D">
            <w:pPr>
              <w:pStyle w:val="TableBody"/>
              <w:numPr>
                <w:ilvl w:val="0"/>
                <w:numId w:val="126"/>
              </w:numPr>
              <w:rPr>
                <w:szCs w:val="18"/>
              </w:rPr>
            </w:pPr>
            <w:r>
              <w:t xml:space="preserve">&lt;mode&gt; is saved in </w:t>
            </w:r>
            <w:r w:rsidRPr="00276097">
              <w:t>non-volatile memory</w:t>
            </w:r>
            <w:r>
              <w:t>.</w:t>
            </w:r>
          </w:p>
        </w:tc>
      </w:tr>
      <w:tr w:rsidR="00975CC4" w:rsidRPr="00C41274" w14:paraId="369F3B1B" w14:textId="77777777" w:rsidTr="00166AF3">
        <w:trPr>
          <w:cantSplit w:val="0"/>
          <w:trHeight w:val="42"/>
        </w:trPr>
        <w:tc>
          <w:tcPr>
            <w:tcW w:w="1728" w:type="dxa"/>
          </w:tcPr>
          <w:p w14:paraId="734C6A06" w14:textId="77777777" w:rsidR="00975CC4" w:rsidRPr="00C41274" w:rsidRDefault="00975CC4" w:rsidP="00166AF3">
            <w:pPr>
              <w:pStyle w:val="TableBody"/>
              <w:pageBreakBefore/>
              <w:rPr>
                <w:u w:val="single"/>
              </w:rPr>
            </w:pPr>
            <w:r w:rsidRPr="0064244B">
              <w:rPr>
                <w:u w:val="single"/>
              </w:rPr>
              <w:t xml:space="preserve">Example </w:t>
            </w:r>
          </w:p>
        </w:tc>
        <w:tc>
          <w:tcPr>
            <w:tcW w:w="7560" w:type="dxa"/>
          </w:tcPr>
          <w:p w14:paraId="558C549A" w14:textId="77777777" w:rsidR="00975CC4" w:rsidRPr="00C15AFD" w:rsidRDefault="00975CC4" w:rsidP="00166AF3">
            <w:pPr>
              <w:pStyle w:val="TableBody"/>
            </w:pPr>
            <w:r>
              <w:t xml:space="preserve">// </w:t>
            </w:r>
            <w:r w:rsidRPr="00C15AFD">
              <w:t>SIM Card is inserted</w:t>
            </w:r>
          </w:p>
          <w:p w14:paraId="03966B7F" w14:textId="77777777" w:rsidR="00975CC4" w:rsidRPr="00C15AFD" w:rsidRDefault="00975CC4" w:rsidP="00166AF3">
            <w:pPr>
              <w:pStyle w:val="TableBody"/>
            </w:pPr>
            <w:r>
              <w:rPr>
                <w:b/>
              </w:rPr>
              <w:t>AT+KSREP</w:t>
            </w:r>
            <w:r w:rsidRPr="00D75D2E">
              <w:rPr>
                <w:b/>
              </w:rPr>
              <w:t>?</w:t>
            </w:r>
          </w:p>
          <w:p w14:paraId="3CA6888E" w14:textId="77777777" w:rsidR="00975CC4" w:rsidRPr="00C15AFD" w:rsidRDefault="00975CC4" w:rsidP="00166AF3">
            <w:pPr>
              <w:pStyle w:val="TableBody"/>
            </w:pPr>
            <w:r w:rsidRPr="00D75D2E">
              <w:rPr>
                <w:b/>
              </w:rPr>
              <w:t xml:space="preserve">+KSREP: 1,0,1 </w:t>
            </w:r>
            <w:r>
              <w:rPr>
                <w:b/>
              </w:rPr>
              <w:tab/>
            </w:r>
            <w:r w:rsidRPr="00D75D2E">
              <w:rPr>
                <w:b/>
              </w:rPr>
              <w:tab/>
              <w:t xml:space="preserve"> </w:t>
            </w:r>
            <w:r w:rsidRPr="002E4FF9">
              <w:t>//</w:t>
            </w:r>
            <w:r>
              <w:t xml:space="preserve"> </w:t>
            </w:r>
            <w:r w:rsidRPr="002E4FF9">
              <w:t>&lt;mode</w:t>
            </w:r>
            <w:r>
              <w:t>&gt;=</w:t>
            </w:r>
            <w:r w:rsidRPr="002E4FF9">
              <w:t xml:space="preserve">1. The </w:t>
            </w:r>
            <w:r>
              <w:t>m</w:t>
            </w:r>
            <w:r w:rsidRPr="002E4FF9">
              <w:t xml:space="preserve">odule and </w:t>
            </w:r>
            <w:r>
              <w:t>p</w:t>
            </w:r>
            <w:r w:rsidRPr="002E4FF9">
              <w:t xml:space="preserve">hone book </w:t>
            </w:r>
            <w:r>
              <w:t>are ready</w:t>
            </w:r>
          </w:p>
          <w:p w14:paraId="5BD189E0" w14:textId="77777777" w:rsidR="00975CC4" w:rsidRDefault="00975CC4" w:rsidP="00166AF3">
            <w:pPr>
              <w:pStyle w:val="TableBody"/>
              <w:rPr>
                <w:b/>
              </w:rPr>
            </w:pPr>
            <w:r w:rsidRPr="00D75D2E">
              <w:rPr>
                <w:b/>
              </w:rPr>
              <w:t>OK</w:t>
            </w:r>
          </w:p>
          <w:p w14:paraId="10A32B7F" w14:textId="77777777" w:rsidR="00975CC4" w:rsidRPr="00762499" w:rsidRDefault="00975CC4" w:rsidP="00166AF3">
            <w:pPr>
              <w:pStyle w:val="TableBody"/>
              <w:rPr>
                <w:b/>
                <w:sz w:val="16"/>
                <w:szCs w:val="16"/>
              </w:rPr>
            </w:pPr>
          </w:p>
          <w:p w14:paraId="5EC867CC" w14:textId="77777777" w:rsidR="00975CC4" w:rsidRPr="00D75D2E" w:rsidRDefault="00975CC4" w:rsidP="00166AF3">
            <w:pPr>
              <w:pStyle w:val="TableBody"/>
              <w:rPr>
                <w:b/>
              </w:rPr>
            </w:pPr>
            <w:r>
              <w:rPr>
                <w:b/>
              </w:rPr>
              <w:t>AT+KSREP</w:t>
            </w:r>
            <w:r w:rsidRPr="00D75D2E">
              <w:rPr>
                <w:b/>
              </w:rPr>
              <w:t>=?</w:t>
            </w:r>
            <w:r>
              <w:rPr>
                <w:b/>
              </w:rPr>
              <w:tab/>
            </w:r>
          </w:p>
          <w:p w14:paraId="4942F3F2" w14:textId="77777777" w:rsidR="00975CC4" w:rsidRPr="00D75D2E" w:rsidRDefault="00975CC4" w:rsidP="00166AF3">
            <w:pPr>
              <w:pStyle w:val="TableBody"/>
              <w:rPr>
                <w:b/>
              </w:rPr>
            </w:pPr>
            <w:r w:rsidRPr="00D75D2E">
              <w:rPr>
                <w:b/>
              </w:rPr>
              <w:t>+KSREP: (0-1)</w:t>
            </w:r>
          </w:p>
          <w:p w14:paraId="289567E7" w14:textId="77777777" w:rsidR="00975CC4" w:rsidRDefault="00975CC4" w:rsidP="00166AF3">
            <w:pPr>
              <w:pStyle w:val="TableBody"/>
              <w:rPr>
                <w:b/>
              </w:rPr>
            </w:pPr>
            <w:r w:rsidRPr="00D75D2E">
              <w:rPr>
                <w:b/>
              </w:rPr>
              <w:t>OK</w:t>
            </w:r>
          </w:p>
          <w:p w14:paraId="06BFCC5B" w14:textId="77777777" w:rsidR="00975CC4" w:rsidRPr="00762499" w:rsidRDefault="00975CC4" w:rsidP="00166AF3">
            <w:pPr>
              <w:pStyle w:val="TableBody"/>
              <w:rPr>
                <w:b/>
                <w:sz w:val="16"/>
                <w:szCs w:val="16"/>
              </w:rPr>
            </w:pPr>
          </w:p>
          <w:p w14:paraId="070F84D2" w14:textId="77777777" w:rsidR="00975CC4" w:rsidRPr="00C15AFD" w:rsidRDefault="00975CC4" w:rsidP="00166AF3">
            <w:pPr>
              <w:pStyle w:val="TableBody"/>
            </w:pPr>
            <w:r>
              <w:rPr>
                <w:b/>
              </w:rPr>
              <w:t>AT+KSREP</w:t>
            </w:r>
            <w:r w:rsidRPr="00D75D2E">
              <w:rPr>
                <w:b/>
              </w:rPr>
              <w:t>=0</w:t>
            </w:r>
            <w:r w:rsidRPr="00D75D2E">
              <w:rPr>
                <w:b/>
              </w:rPr>
              <w:tab/>
            </w:r>
            <w:r>
              <w:rPr>
                <w:b/>
              </w:rPr>
              <w:tab/>
            </w:r>
            <w:r w:rsidRPr="00C15AFD">
              <w:t>//</w:t>
            </w:r>
            <w:r>
              <w:t xml:space="preserve"> </w:t>
            </w:r>
            <w:r w:rsidRPr="00C15AFD">
              <w:t>Set mode to 0</w:t>
            </w:r>
          </w:p>
          <w:p w14:paraId="796723E2" w14:textId="77777777" w:rsidR="00975CC4" w:rsidRDefault="00975CC4" w:rsidP="00166AF3">
            <w:pPr>
              <w:pStyle w:val="TableBody"/>
              <w:rPr>
                <w:b/>
              </w:rPr>
            </w:pPr>
            <w:r w:rsidRPr="00D75D2E">
              <w:rPr>
                <w:b/>
              </w:rPr>
              <w:t>OK</w:t>
            </w:r>
          </w:p>
          <w:p w14:paraId="04D88CC4" w14:textId="77777777" w:rsidR="00975CC4" w:rsidRPr="00762499" w:rsidRDefault="00975CC4" w:rsidP="00166AF3">
            <w:pPr>
              <w:pStyle w:val="TableBody"/>
              <w:rPr>
                <w:b/>
                <w:sz w:val="16"/>
                <w:szCs w:val="16"/>
              </w:rPr>
            </w:pPr>
          </w:p>
          <w:p w14:paraId="029CF1D4" w14:textId="77777777" w:rsidR="00975CC4" w:rsidRPr="00D75D2E" w:rsidRDefault="00975CC4" w:rsidP="00166AF3">
            <w:pPr>
              <w:pStyle w:val="TableBody"/>
              <w:rPr>
                <w:b/>
              </w:rPr>
            </w:pPr>
            <w:r>
              <w:rPr>
                <w:b/>
              </w:rPr>
              <w:t>AT+KSREP</w:t>
            </w:r>
            <w:r w:rsidRPr="00D75D2E">
              <w:rPr>
                <w:b/>
              </w:rPr>
              <w:t>?</w:t>
            </w:r>
            <w:r w:rsidRPr="00D75D2E">
              <w:rPr>
                <w:b/>
              </w:rPr>
              <w:tab/>
            </w:r>
            <w:r>
              <w:rPr>
                <w:b/>
              </w:rPr>
              <w:tab/>
            </w:r>
            <w:r>
              <w:rPr>
                <w:b/>
              </w:rPr>
              <w:tab/>
            </w:r>
          </w:p>
          <w:p w14:paraId="59F61573" w14:textId="77777777" w:rsidR="00975CC4" w:rsidRPr="00C15AFD" w:rsidRDefault="00975CC4" w:rsidP="00166AF3">
            <w:pPr>
              <w:pStyle w:val="TableBody"/>
            </w:pPr>
            <w:r w:rsidRPr="00D75D2E">
              <w:rPr>
                <w:b/>
              </w:rPr>
              <w:t>+KSREP: 0,0,1</w:t>
            </w:r>
            <w:r w:rsidRPr="00C15AFD">
              <w:tab/>
            </w:r>
            <w:r w:rsidRPr="00C15AFD">
              <w:tab/>
            </w:r>
            <w:r w:rsidRPr="00D70CD4">
              <w:t>//</w:t>
            </w:r>
            <w:r>
              <w:t xml:space="preserve"> </w:t>
            </w:r>
            <w:r w:rsidRPr="00D70CD4">
              <w:t>M</w:t>
            </w:r>
            <w:r w:rsidRPr="00C15AFD">
              <w:t>ode is changed to 0 and save to non-volatile memory</w:t>
            </w:r>
          </w:p>
          <w:p w14:paraId="50A1C8E7" w14:textId="77777777" w:rsidR="00975CC4" w:rsidRDefault="00975CC4" w:rsidP="00166AF3">
            <w:pPr>
              <w:pStyle w:val="TableBody"/>
              <w:rPr>
                <w:b/>
              </w:rPr>
            </w:pPr>
            <w:r w:rsidRPr="00D75D2E">
              <w:rPr>
                <w:b/>
              </w:rPr>
              <w:t>OK</w:t>
            </w:r>
          </w:p>
          <w:p w14:paraId="69A51484" w14:textId="77777777" w:rsidR="00975CC4" w:rsidRPr="00D75D2E" w:rsidRDefault="00975CC4" w:rsidP="00166AF3">
            <w:pPr>
              <w:pStyle w:val="TableBody"/>
              <w:rPr>
                <w:b/>
              </w:rPr>
            </w:pPr>
          </w:p>
          <w:p w14:paraId="7D10FA8B" w14:textId="77777777" w:rsidR="00975CC4" w:rsidRPr="00C15AFD" w:rsidRDefault="00975CC4" w:rsidP="00166AF3">
            <w:pPr>
              <w:pStyle w:val="TableBody"/>
            </w:pPr>
            <w:r w:rsidRPr="00C15AFD">
              <w:t xml:space="preserve">// Reboot the module </w:t>
            </w:r>
          </w:p>
          <w:p w14:paraId="0F68AA99" w14:textId="77777777" w:rsidR="00975CC4" w:rsidRPr="00D75D2E" w:rsidRDefault="00975CC4" w:rsidP="00166AF3">
            <w:pPr>
              <w:pStyle w:val="TableBody"/>
              <w:rPr>
                <w:b/>
              </w:rPr>
            </w:pPr>
            <w:r>
              <w:rPr>
                <w:b/>
              </w:rPr>
              <w:t>AT+KSREP</w:t>
            </w:r>
            <w:r w:rsidRPr="00D75D2E">
              <w:rPr>
                <w:b/>
              </w:rPr>
              <w:t>?</w:t>
            </w:r>
            <w:r>
              <w:rPr>
                <w:b/>
              </w:rPr>
              <w:tab/>
            </w:r>
            <w:r>
              <w:rPr>
                <w:b/>
              </w:rPr>
              <w:tab/>
            </w:r>
          </w:p>
          <w:p w14:paraId="3D656C0D" w14:textId="77777777" w:rsidR="00975CC4" w:rsidRPr="00D75D2E" w:rsidRDefault="00975CC4" w:rsidP="00166AF3">
            <w:pPr>
              <w:pStyle w:val="TableBody"/>
              <w:rPr>
                <w:b/>
              </w:rPr>
            </w:pPr>
            <w:r w:rsidRPr="00D75D2E">
              <w:rPr>
                <w:b/>
              </w:rPr>
              <w:t>+KSREP: 0,0,1</w:t>
            </w:r>
            <w:r w:rsidRPr="00C15AFD">
              <w:tab/>
            </w:r>
            <w:r w:rsidRPr="00C15AFD">
              <w:tab/>
              <w:t>//</w:t>
            </w:r>
            <w:r>
              <w:t xml:space="preserve"> M</w:t>
            </w:r>
            <w:r w:rsidRPr="00C15AFD">
              <w:t>ode</w:t>
            </w:r>
            <w:r>
              <w:t>=</w:t>
            </w:r>
            <w:r w:rsidRPr="00C15AFD">
              <w:t>0 which is restored from non-volatile memory</w:t>
            </w:r>
          </w:p>
          <w:p w14:paraId="76EEF899" w14:textId="77777777" w:rsidR="00975CC4" w:rsidRDefault="00975CC4" w:rsidP="00166AF3">
            <w:pPr>
              <w:pStyle w:val="TableBody"/>
              <w:rPr>
                <w:b/>
              </w:rPr>
            </w:pPr>
            <w:r w:rsidRPr="00D75D2E">
              <w:rPr>
                <w:b/>
              </w:rPr>
              <w:t>OK</w:t>
            </w:r>
          </w:p>
          <w:p w14:paraId="48C40988" w14:textId="77777777" w:rsidR="00975CC4" w:rsidRDefault="00975CC4" w:rsidP="00166AF3">
            <w:pPr>
              <w:pStyle w:val="TableBody"/>
              <w:rPr>
                <w:b/>
              </w:rPr>
            </w:pPr>
          </w:p>
          <w:p w14:paraId="23AE7B4D" w14:textId="77777777" w:rsidR="00975CC4" w:rsidRPr="00C15AFD" w:rsidRDefault="00975CC4" w:rsidP="00166AF3">
            <w:pPr>
              <w:pStyle w:val="TableBody"/>
            </w:pPr>
            <w:r>
              <w:t xml:space="preserve">// </w:t>
            </w:r>
            <w:r w:rsidRPr="00C15AFD">
              <w:t>SIM card is not inserted</w:t>
            </w:r>
          </w:p>
          <w:p w14:paraId="77BD0B17" w14:textId="77777777" w:rsidR="00975CC4" w:rsidRPr="00C15AFD" w:rsidRDefault="00975CC4" w:rsidP="00166AF3">
            <w:pPr>
              <w:pStyle w:val="TableBody"/>
            </w:pPr>
            <w:r w:rsidRPr="00C15AFD">
              <w:t>// Reboot the module</w:t>
            </w:r>
          </w:p>
          <w:p w14:paraId="2A5F748E" w14:textId="77777777" w:rsidR="00975CC4" w:rsidRPr="00C15AFD" w:rsidRDefault="00975CC4" w:rsidP="00166AF3">
            <w:pPr>
              <w:pStyle w:val="TableBody"/>
            </w:pPr>
            <w:r w:rsidRPr="00CF66AA">
              <w:rPr>
                <w:b/>
              </w:rPr>
              <w:t>+SIM: 0</w:t>
            </w:r>
            <w:r>
              <w:rPr>
                <w:b/>
              </w:rPr>
              <w:tab/>
            </w:r>
            <w:r>
              <w:rPr>
                <w:b/>
              </w:rPr>
              <w:tab/>
            </w:r>
            <w:r>
              <w:rPr>
                <w:b/>
              </w:rPr>
              <w:tab/>
            </w:r>
            <w:r w:rsidRPr="00C15AFD">
              <w:t xml:space="preserve">// </w:t>
            </w:r>
            <w:r w:rsidRPr="00D70CD4">
              <w:t>URC after reboot</w:t>
            </w:r>
          </w:p>
          <w:p w14:paraId="2B074786" w14:textId="77777777" w:rsidR="00975CC4" w:rsidRDefault="00975CC4" w:rsidP="00166AF3">
            <w:pPr>
              <w:pStyle w:val="TableBody"/>
            </w:pPr>
            <w:r w:rsidRPr="00CF66AA">
              <w:rPr>
                <w:b/>
              </w:rPr>
              <w:t>+KSUP: 2</w:t>
            </w:r>
            <w:r>
              <w:rPr>
                <w:b/>
              </w:rPr>
              <w:tab/>
            </w:r>
            <w:r>
              <w:rPr>
                <w:b/>
              </w:rPr>
              <w:tab/>
            </w:r>
            <w:r>
              <w:rPr>
                <w:b/>
              </w:rPr>
              <w:tab/>
            </w:r>
            <w:r w:rsidRPr="00C15AFD">
              <w:t xml:space="preserve">// Start-up report shows that the SIM is not </w:t>
            </w:r>
            <w:r w:rsidRPr="00D70CD4">
              <w:t>present</w:t>
            </w:r>
          </w:p>
          <w:p w14:paraId="514FB4A6" w14:textId="77777777" w:rsidR="00975CC4" w:rsidRPr="00C15AFD" w:rsidRDefault="00975CC4" w:rsidP="00166AF3">
            <w:pPr>
              <w:pStyle w:val="TableBody"/>
            </w:pPr>
          </w:p>
          <w:p w14:paraId="79D21D64" w14:textId="77777777" w:rsidR="00975CC4" w:rsidRPr="00CF66AA" w:rsidRDefault="00975CC4" w:rsidP="00166AF3">
            <w:pPr>
              <w:pStyle w:val="TableBody"/>
              <w:rPr>
                <w:b/>
              </w:rPr>
            </w:pPr>
            <w:r>
              <w:rPr>
                <w:b/>
              </w:rPr>
              <w:t>AT+KSREP</w:t>
            </w:r>
            <w:r w:rsidRPr="00CF66AA">
              <w:rPr>
                <w:b/>
              </w:rPr>
              <w:t>?</w:t>
            </w:r>
          </w:p>
          <w:p w14:paraId="0CBE8469" w14:textId="77777777" w:rsidR="00975CC4" w:rsidRPr="00C15AFD" w:rsidRDefault="00975CC4" w:rsidP="00166AF3">
            <w:pPr>
              <w:pStyle w:val="TableBody"/>
            </w:pPr>
            <w:r w:rsidRPr="00CF66AA">
              <w:rPr>
                <w:b/>
              </w:rPr>
              <w:t>+KSREP: 1,2,0</w:t>
            </w:r>
            <w:r>
              <w:tab/>
            </w:r>
            <w:r w:rsidRPr="00C15AFD">
              <w:tab/>
              <w:t xml:space="preserve">// SIM </w:t>
            </w:r>
            <w:r>
              <w:t xml:space="preserve">is </w:t>
            </w:r>
            <w:r w:rsidRPr="00C15AFD">
              <w:t xml:space="preserve">not present and </w:t>
            </w:r>
            <w:r>
              <w:t>the p</w:t>
            </w:r>
            <w:r w:rsidRPr="00C15AFD">
              <w:t xml:space="preserve">hone </w:t>
            </w:r>
            <w:r>
              <w:t>b</w:t>
            </w:r>
            <w:r w:rsidRPr="00C15AFD">
              <w:t xml:space="preserve">ook </w:t>
            </w:r>
            <w:r>
              <w:t xml:space="preserve">is </w:t>
            </w:r>
            <w:r w:rsidRPr="00C15AFD">
              <w:t>not ready</w:t>
            </w:r>
          </w:p>
          <w:p w14:paraId="03EA6606" w14:textId="77777777" w:rsidR="00975CC4" w:rsidRPr="00CF66AA" w:rsidRDefault="00975CC4" w:rsidP="00166AF3">
            <w:pPr>
              <w:pStyle w:val="TableBody"/>
              <w:rPr>
                <w:b/>
              </w:rPr>
            </w:pPr>
            <w:r w:rsidRPr="00CF66AA">
              <w:rPr>
                <w:b/>
              </w:rPr>
              <w:t>OK</w:t>
            </w:r>
          </w:p>
          <w:p w14:paraId="5258984B" w14:textId="77777777" w:rsidR="00975CC4" w:rsidRPr="00CF66AA" w:rsidRDefault="00975CC4" w:rsidP="00166AF3">
            <w:pPr>
              <w:pStyle w:val="TableBody"/>
              <w:rPr>
                <w:b/>
              </w:rPr>
            </w:pPr>
          </w:p>
          <w:p w14:paraId="2BD76437" w14:textId="77777777" w:rsidR="00975CC4" w:rsidRPr="00C15AFD" w:rsidRDefault="00975CC4" w:rsidP="00166AF3">
            <w:pPr>
              <w:pStyle w:val="TableBody"/>
            </w:pPr>
            <w:r w:rsidRPr="00CF66AA">
              <w:rPr>
                <w:b/>
              </w:rPr>
              <w:t>+SIM: 1</w:t>
            </w:r>
            <w:r>
              <w:rPr>
                <w:b/>
              </w:rPr>
              <w:tab/>
            </w:r>
            <w:r>
              <w:rPr>
                <w:b/>
              </w:rPr>
              <w:tab/>
            </w:r>
            <w:r>
              <w:rPr>
                <w:b/>
              </w:rPr>
              <w:tab/>
            </w:r>
            <w:r w:rsidRPr="00C15AFD">
              <w:t>// Insert SIM card</w:t>
            </w:r>
          </w:p>
          <w:p w14:paraId="012C6C33" w14:textId="77777777" w:rsidR="00975CC4" w:rsidRPr="00C15AFD" w:rsidRDefault="00975CC4" w:rsidP="00166AF3">
            <w:pPr>
              <w:pStyle w:val="TableBody"/>
            </w:pPr>
            <w:r w:rsidRPr="00CF66AA">
              <w:rPr>
                <w:b/>
              </w:rPr>
              <w:t>+PBREADY</w:t>
            </w:r>
            <w:r>
              <w:rPr>
                <w:b/>
              </w:rPr>
              <w:tab/>
            </w:r>
            <w:r>
              <w:rPr>
                <w:b/>
              </w:rPr>
              <w:tab/>
            </w:r>
            <w:r>
              <w:rPr>
                <w:b/>
              </w:rPr>
              <w:tab/>
            </w:r>
            <w:r w:rsidRPr="00C15AFD">
              <w:t>// Phone Book is ready</w:t>
            </w:r>
          </w:p>
          <w:p w14:paraId="203F8851" w14:textId="77777777" w:rsidR="00975CC4" w:rsidRPr="00CF66AA" w:rsidRDefault="00975CC4" w:rsidP="00166AF3">
            <w:pPr>
              <w:pStyle w:val="TableBody"/>
              <w:rPr>
                <w:b/>
              </w:rPr>
            </w:pPr>
          </w:p>
          <w:p w14:paraId="405D5036" w14:textId="77777777" w:rsidR="00975CC4" w:rsidRPr="00CF66AA" w:rsidRDefault="00975CC4" w:rsidP="00166AF3">
            <w:pPr>
              <w:pStyle w:val="TableBody"/>
              <w:rPr>
                <w:b/>
              </w:rPr>
            </w:pPr>
            <w:r>
              <w:rPr>
                <w:b/>
              </w:rPr>
              <w:t>AT+KSREP</w:t>
            </w:r>
            <w:r w:rsidRPr="00CF66AA">
              <w:rPr>
                <w:b/>
              </w:rPr>
              <w:t>?</w:t>
            </w:r>
          </w:p>
          <w:p w14:paraId="56DB0337" w14:textId="77777777" w:rsidR="00975CC4" w:rsidRDefault="00975CC4" w:rsidP="00166AF3">
            <w:pPr>
              <w:pStyle w:val="TableBody"/>
            </w:pPr>
            <w:r w:rsidRPr="00CF66AA">
              <w:rPr>
                <w:b/>
              </w:rPr>
              <w:t>+KSREP: 1,0,1</w:t>
            </w:r>
            <w:r>
              <w:rPr>
                <w:b/>
              </w:rPr>
              <w:tab/>
            </w:r>
            <w:r>
              <w:rPr>
                <w:b/>
              </w:rPr>
              <w:tab/>
            </w:r>
            <w:r w:rsidRPr="00C15AFD">
              <w:t xml:space="preserve">// Start-up reporting is enabled. </w:t>
            </w:r>
            <w:r>
              <w:t>Both m</w:t>
            </w:r>
            <w:r w:rsidRPr="00C15AFD">
              <w:t xml:space="preserve">odule and </w:t>
            </w:r>
            <w:r>
              <w:t>p</w:t>
            </w:r>
            <w:r w:rsidRPr="00C15AFD">
              <w:t>hone</w:t>
            </w:r>
            <w:r>
              <w:t xml:space="preserve"> book </w:t>
            </w:r>
            <w:r>
              <w:tab/>
            </w:r>
            <w:r>
              <w:tab/>
            </w:r>
            <w:r>
              <w:tab/>
            </w:r>
            <w:r>
              <w:tab/>
            </w:r>
            <w:r>
              <w:tab/>
              <w:t>// are ready</w:t>
            </w:r>
          </w:p>
          <w:p w14:paraId="2B17442D" w14:textId="77777777" w:rsidR="00975CC4" w:rsidRPr="00C15AFD" w:rsidRDefault="00975CC4" w:rsidP="00166AF3">
            <w:pPr>
              <w:pStyle w:val="TableBody"/>
              <w:rPr>
                <w:b/>
                <w:u w:val="single"/>
              </w:rPr>
            </w:pPr>
            <w:r w:rsidRPr="00D70CD4">
              <w:rPr>
                <w:b/>
              </w:rPr>
              <w:t>OK</w:t>
            </w:r>
          </w:p>
        </w:tc>
      </w:tr>
    </w:tbl>
    <w:p w14:paraId="15AB3C99" w14:textId="5DF2A2D7" w:rsidR="00975CC4" w:rsidRPr="00F52E7F" w:rsidDel="009453A7" w:rsidRDefault="00975CC4" w:rsidP="0059466D">
      <w:pPr>
        <w:pStyle w:val="Heading2"/>
        <w:numPr>
          <w:ilvl w:val="1"/>
          <w:numId w:val="11"/>
        </w:numPr>
        <w:ind w:left="1080" w:hanging="1080"/>
        <w:rPr>
          <w:del w:id="9156" w:author="Alban Roche" w:date="2017-08-02T16:36:00Z"/>
        </w:rPr>
      </w:pPr>
      <w:bookmarkStart w:id="9157" w:name="_Ref458763680"/>
      <w:bookmarkStart w:id="9158" w:name="_Ref458763681"/>
      <w:bookmarkStart w:id="9159" w:name="_Ref479355933"/>
      <w:bookmarkStart w:id="9160" w:name="_Ref479355935"/>
      <w:bookmarkStart w:id="9161" w:name="_Toc486251623"/>
      <w:commentRangeStart w:id="9162"/>
      <w:del w:id="9163" w:author="Alban Roche" w:date="2017-08-02T16:36:00Z">
        <w:r w:rsidRPr="00F52E7F" w:rsidDel="009453A7">
          <w:delText>+WMANTSEL Command: Select Main / Diversity Antenna for LTE</w:delText>
        </w:r>
        <w:bookmarkEnd w:id="9157"/>
        <w:bookmarkEnd w:id="9158"/>
        <w:commentRangeEnd w:id="9162"/>
        <w:r w:rsidRPr="00F52E7F" w:rsidDel="009453A7">
          <w:rPr>
            <w:rStyle w:val="CommentReference"/>
            <w:rFonts w:ascii="Verdana" w:eastAsia="Times New Roman" w:hAnsi="Verdana" w:cs="Times New Roman"/>
            <w:b w:val="0"/>
            <w:lang w:eastAsia="en-US"/>
          </w:rPr>
          <w:commentReference w:id="9162"/>
        </w:r>
        <w:bookmarkStart w:id="9164" w:name="_Toc489458823"/>
        <w:bookmarkEnd w:id="9159"/>
        <w:bookmarkEnd w:id="9160"/>
        <w:bookmarkEnd w:id="9161"/>
        <w:bookmarkEnd w:id="9164"/>
      </w:del>
    </w:p>
    <w:tbl>
      <w:tblPr>
        <w:tblStyle w:val="TableSWIleft"/>
        <w:tblW w:w="9288" w:type="dxa"/>
        <w:tblLayout w:type="fixed"/>
        <w:tblLook w:val="04A0" w:firstRow="1" w:lastRow="0" w:firstColumn="1" w:lastColumn="0" w:noHBand="0" w:noVBand="1"/>
      </w:tblPr>
      <w:tblGrid>
        <w:gridCol w:w="1728"/>
        <w:gridCol w:w="7560"/>
      </w:tblGrid>
      <w:tr w:rsidR="00975CC4" w:rsidRPr="00C41274" w:rsidDel="009453A7" w14:paraId="7667CA4E" w14:textId="09C7D29C" w:rsidTr="00166AF3">
        <w:trPr>
          <w:cnfStyle w:val="100000000000" w:firstRow="1" w:lastRow="0" w:firstColumn="0" w:lastColumn="0" w:oddVBand="0" w:evenVBand="0" w:oddHBand="0" w:evenHBand="0" w:firstRowFirstColumn="0" w:firstRowLastColumn="0" w:lastRowFirstColumn="0" w:lastRowLastColumn="0"/>
          <w:del w:id="9165" w:author="Alban Roche" w:date="2017-08-02T16:36:00Z"/>
        </w:trPr>
        <w:tc>
          <w:tcPr>
            <w:tcW w:w="9288" w:type="dxa"/>
            <w:gridSpan w:val="2"/>
          </w:tcPr>
          <w:p w14:paraId="65407F7D" w14:textId="6FF7A026" w:rsidR="00975CC4" w:rsidRPr="00C41274" w:rsidDel="009453A7" w:rsidRDefault="00975CC4">
            <w:pPr>
              <w:pStyle w:val="TableRowHead"/>
              <w:spacing w:before="144" w:after="144"/>
              <w:rPr>
                <w:del w:id="9166" w:author="Alban Roche" w:date="2017-08-02T16:36:00Z"/>
                <w:bCs w:val="0"/>
              </w:rPr>
            </w:pPr>
            <w:del w:id="9167" w:author="Alban Roche" w:date="2017-08-02T14:40:00Z">
              <w:r w:rsidDel="00F22490">
                <w:delText>HL7618, HL7618RD, HL7648, HL7650, HL7688, HL7690 and HL7692</w:delText>
              </w:r>
            </w:del>
            <w:bookmarkStart w:id="9168" w:name="_Toc489458824"/>
            <w:bookmarkEnd w:id="9168"/>
          </w:p>
        </w:tc>
        <w:bookmarkStart w:id="9169" w:name="_Toc489458825"/>
        <w:bookmarkEnd w:id="9169"/>
      </w:tr>
      <w:tr w:rsidR="00975CC4" w:rsidRPr="00C41274" w:rsidDel="009453A7" w14:paraId="06C64D5E" w14:textId="17AABC2B" w:rsidTr="00166AF3">
        <w:trPr>
          <w:trHeight w:val="42"/>
          <w:del w:id="9170" w:author="Alban Roche" w:date="2017-08-02T16:36:00Z"/>
        </w:trPr>
        <w:tc>
          <w:tcPr>
            <w:tcW w:w="1728" w:type="dxa"/>
          </w:tcPr>
          <w:p w14:paraId="06C901C2" w14:textId="35781971" w:rsidR="00975CC4" w:rsidRPr="00671C8B" w:rsidDel="009453A7" w:rsidRDefault="00975CC4" w:rsidP="00166AF3">
            <w:pPr>
              <w:pStyle w:val="TableBody"/>
              <w:rPr>
                <w:del w:id="9171" w:author="Alban Roche" w:date="2017-08-02T16:36:00Z"/>
                <w:rFonts w:ascii="Times New Roman" w:hAnsi="Times New Roman" w:cs="Times New Roman"/>
                <w:i/>
                <w:sz w:val="20"/>
                <w:szCs w:val="20"/>
              </w:rPr>
            </w:pPr>
            <w:del w:id="9172" w:author="Alban Roche" w:date="2017-08-02T16:36:00Z">
              <w:r w:rsidRPr="00671C8B" w:rsidDel="009453A7">
                <w:rPr>
                  <w:i/>
                </w:rPr>
                <w:delText>Test command</w:delText>
              </w:r>
              <w:bookmarkStart w:id="9173" w:name="_Toc489458826"/>
              <w:bookmarkEnd w:id="9173"/>
            </w:del>
          </w:p>
          <w:p w14:paraId="685526D9" w14:textId="5B74D127" w:rsidR="00975CC4" w:rsidRPr="00671C8B" w:rsidDel="009453A7" w:rsidRDefault="00975CC4" w:rsidP="00166AF3">
            <w:pPr>
              <w:pStyle w:val="TableBody"/>
              <w:rPr>
                <w:del w:id="9174" w:author="Alban Roche" w:date="2017-08-02T16:36:00Z"/>
              </w:rPr>
            </w:pPr>
            <w:bookmarkStart w:id="9175" w:name="_Toc489458827"/>
            <w:bookmarkEnd w:id="9175"/>
          </w:p>
          <w:p w14:paraId="25C03597" w14:textId="32C1C77A" w:rsidR="00975CC4" w:rsidRPr="00671C8B" w:rsidDel="009453A7" w:rsidRDefault="00975CC4" w:rsidP="00166AF3">
            <w:pPr>
              <w:pStyle w:val="TableBody"/>
              <w:rPr>
                <w:del w:id="9176" w:author="Alban Roche" w:date="2017-08-02T16:36:00Z"/>
                <w:u w:val="single"/>
              </w:rPr>
            </w:pPr>
            <w:del w:id="9177" w:author="Alban Roche" w:date="2017-08-02T16:36:00Z">
              <w:r w:rsidRPr="00671C8B" w:rsidDel="009453A7">
                <w:rPr>
                  <w:u w:val="single"/>
                </w:rPr>
                <w:delText>Syntax</w:delText>
              </w:r>
              <w:bookmarkStart w:id="9178" w:name="_Toc489458828"/>
              <w:bookmarkEnd w:id="9178"/>
            </w:del>
          </w:p>
          <w:p w14:paraId="59D4A4C4" w14:textId="4A325941" w:rsidR="00975CC4" w:rsidRPr="00C41274" w:rsidDel="009453A7" w:rsidRDefault="00975CC4" w:rsidP="00166AF3">
            <w:pPr>
              <w:pStyle w:val="TableBody"/>
              <w:rPr>
                <w:del w:id="9179" w:author="Alban Roche" w:date="2017-08-02T16:36:00Z"/>
              </w:rPr>
            </w:pPr>
            <w:del w:id="9180" w:author="Alban Roche" w:date="2017-08-02T16:36:00Z">
              <w:r w:rsidRPr="00671C8B" w:rsidDel="009453A7">
                <w:rPr>
                  <w:b/>
                </w:rPr>
                <w:delText>AT+</w:delText>
              </w:r>
              <w:r w:rsidDel="009453A7">
                <w:rPr>
                  <w:b/>
                </w:rPr>
                <w:delText>WMANTSEL</w:delText>
              </w:r>
              <w:r w:rsidDel="009453A7">
                <w:rPr>
                  <w:b/>
                </w:rPr>
                <w:br/>
              </w:r>
              <w:r w:rsidRPr="00671C8B" w:rsidDel="009453A7">
                <w:rPr>
                  <w:b/>
                </w:rPr>
                <w:delText>=?</w:delText>
              </w:r>
              <w:bookmarkStart w:id="9181" w:name="_Toc489458829"/>
              <w:bookmarkEnd w:id="9181"/>
            </w:del>
          </w:p>
        </w:tc>
        <w:tc>
          <w:tcPr>
            <w:tcW w:w="7560" w:type="dxa"/>
          </w:tcPr>
          <w:p w14:paraId="4DC1D4E9" w14:textId="0896E843" w:rsidR="00975CC4" w:rsidRPr="00671C8B" w:rsidDel="009453A7" w:rsidRDefault="00975CC4" w:rsidP="00166AF3">
            <w:pPr>
              <w:pStyle w:val="TableBody"/>
              <w:rPr>
                <w:del w:id="9182" w:author="Alban Roche" w:date="2017-08-02T16:36:00Z"/>
              </w:rPr>
            </w:pPr>
            <w:bookmarkStart w:id="9183" w:name="_Toc489458830"/>
            <w:bookmarkEnd w:id="9183"/>
          </w:p>
          <w:p w14:paraId="2011C317" w14:textId="2058F70F" w:rsidR="00975CC4" w:rsidRPr="00671C8B" w:rsidDel="009453A7" w:rsidRDefault="00975CC4" w:rsidP="00166AF3">
            <w:pPr>
              <w:pStyle w:val="TableBody"/>
              <w:rPr>
                <w:del w:id="9184" w:author="Alban Roche" w:date="2017-08-02T16:36:00Z"/>
              </w:rPr>
            </w:pPr>
            <w:bookmarkStart w:id="9185" w:name="_Toc489458831"/>
            <w:bookmarkEnd w:id="9185"/>
          </w:p>
          <w:p w14:paraId="64761807" w14:textId="04C4EE84" w:rsidR="00975CC4" w:rsidRPr="00671C8B" w:rsidDel="009453A7" w:rsidRDefault="00975CC4" w:rsidP="00166AF3">
            <w:pPr>
              <w:pStyle w:val="TableBody"/>
              <w:rPr>
                <w:del w:id="9186" w:author="Alban Roche" w:date="2017-08-02T16:36:00Z"/>
                <w:u w:val="single"/>
              </w:rPr>
            </w:pPr>
            <w:del w:id="9187" w:author="Alban Roche" w:date="2017-08-02T16:36:00Z">
              <w:r w:rsidRPr="00671C8B" w:rsidDel="009453A7">
                <w:rPr>
                  <w:u w:val="single"/>
                </w:rPr>
                <w:delText>Response</w:delText>
              </w:r>
              <w:bookmarkStart w:id="9188" w:name="_Toc489458832"/>
              <w:bookmarkEnd w:id="9188"/>
            </w:del>
          </w:p>
          <w:p w14:paraId="2184BA1C" w14:textId="61426454" w:rsidR="00975CC4" w:rsidDel="009453A7" w:rsidRDefault="00975CC4" w:rsidP="00166AF3">
            <w:pPr>
              <w:spacing w:before="40" w:after="40"/>
              <w:rPr>
                <w:del w:id="9189" w:author="Alban Roche" w:date="2017-08-02T16:36:00Z"/>
                <w:rFonts w:eastAsia="SimSun" w:cs="Arial"/>
                <w:szCs w:val="18"/>
                <w:lang w:eastAsia="ja-JP"/>
              </w:rPr>
            </w:pPr>
            <w:del w:id="9190" w:author="Alban Roche" w:date="2017-08-02T16:36:00Z">
              <w:r w:rsidRPr="00671C8B" w:rsidDel="009453A7">
                <w:rPr>
                  <w:rFonts w:eastAsia="SimSun" w:cs="Arial"/>
                  <w:b/>
                  <w:szCs w:val="18"/>
                  <w:lang w:eastAsia="ja-JP"/>
                </w:rPr>
                <w:delText>+WM</w:delText>
              </w:r>
              <w:r w:rsidDel="009453A7">
                <w:rPr>
                  <w:rFonts w:eastAsia="SimSun" w:cs="Arial"/>
                  <w:b/>
                  <w:szCs w:val="18"/>
                  <w:lang w:eastAsia="ja-JP"/>
                </w:rPr>
                <w:delText>ANTSEL</w:delText>
              </w:r>
              <w:r w:rsidRPr="00671C8B" w:rsidDel="009453A7">
                <w:rPr>
                  <w:rFonts w:eastAsia="SimSun" w:cs="Arial"/>
                  <w:b/>
                  <w:szCs w:val="18"/>
                  <w:lang w:eastAsia="ja-JP"/>
                </w:rPr>
                <w:delText xml:space="preserve">: </w:delText>
              </w:r>
              <w:r w:rsidRPr="00671C8B" w:rsidDel="009453A7">
                <w:rPr>
                  <w:rFonts w:eastAsia="SimSun" w:cs="Arial"/>
                  <w:szCs w:val="18"/>
                  <w:lang w:eastAsia="ja-JP"/>
                </w:rPr>
                <w:delText>(list of supported</w:delText>
              </w:r>
              <w:r w:rsidRPr="00671C8B" w:rsidDel="009453A7">
                <w:rPr>
                  <w:rFonts w:eastAsia="SimSun" w:cs="Arial"/>
                  <w:b/>
                  <w:szCs w:val="18"/>
                  <w:lang w:eastAsia="ja-JP"/>
                </w:rPr>
                <w:delText xml:space="preserve"> &lt;</w:delText>
              </w:r>
              <w:r w:rsidDel="009453A7">
                <w:rPr>
                  <w:rFonts w:eastAsia="SimSun" w:cs="Arial"/>
                  <w:b/>
                  <w:szCs w:val="18"/>
                  <w:lang w:eastAsia="ja-JP"/>
                </w:rPr>
                <w:delText>MODE</w:delText>
              </w:r>
              <w:r w:rsidRPr="00671C8B" w:rsidDel="009453A7">
                <w:rPr>
                  <w:rFonts w:eastAsia="SimSun" w:cs="Arial"/>
                  <w:b/>
                  <w:szCs w:val="18"/>
                  <w:lang w:eastAsia="ja-JP"/>
                </w:rPr>
                <w:delText>&gt;</w:delText>
              </w:r>
              <w:r w:rsidRPr="00671C8B" w:rsidDel="009453A7">
                <w:rPr>
                  <w:rFonts w:eastAsia="SimSun" w:cs="Arial"/>
                  <w:szCs w:val="18"/>
                  <w:lang w:eastAsia="ja-JP"/>
                </w:rPr>
                <w:delText>s)</w:delText>
              </w:r>
              <w:bookmarkStart w:id="9191" w:name="_Toc489458833"/>
              <w:bookmarkEnd w:id="9191"/>
            </w:del>
          </w:p>
          <w:p w14:paraId="7BE4776B" w14:textId="3B8FD352" w:rsidR="00975CC4" w:rsidRPr="00C41274" w:rsidDel="009453A7" w:rsidRDefault="00975CC4" w:rsidP="00166AF3">
            <w:pPr>
              <w:pStyle w:val="TableBody"/>
              <w:rPr>
                <w:del w:id="9192" w:author="Alban Roche" w:date="2017-08-02T16:36:00Z"/>
              </w:rPr>
            </w:pPr>
            <w:del w:id="9193" w:author="Alban Roche" w:date="2017-08-02T16:36:00Z">
              <w:r w:rsidRPr="00671C8B" w:rsidDel="009453A7">
                <w:rPr>
                  <w:b/>
                </w:rPr>
                <w:delText>OK</w:delText>
              </w:r>
              <w:bookmarkStart w:id="9194" w:name="_Toc489458834"/>
              <w:bookmarkEnd w:id="9194"/>
            </w:del>
          </w:p>
        </w:tc>
        <w:bookmarkStart w:id="9195" w:name="_Toc489458835"/>
        <w:bookmarkEnd w:id="9195"/>
      </w:tr>
      <w:tr w:rsidR="00975CC4" w:rsidRPr="00C41274" w:rsidDel="009453A7" w14:paraId="1F28A7F5" w14:textId="4C4B394E" w:rsidTr="00166AF3">
        <w:trPr>
          <w:trHeight w:val="42"/>
          <w:del w:id="9196" w:author="Alban Roche" w:date="2017-08-02T16:36:00Z"/>
        </w:trPr>
        <w:tc>
          <w:tcPr>
            <w:tcW w:w="1728" w:type="dxa"/>
          </w:tcPr>
          <w:p w14:paraId="0092CE9E" w14:textId="328FAD63" w:rsidR="00975CC4" w:rsidRPr="00671C8B" w:rsidDel="009453A7" w:rsidRDefault="00975CC4" w:rsidP="00166AF3">
            <w:pPr>
              <w:pStyle w:val="TableBody"/>
              <w:rPr>
                <w:del w:id="9197" w:author="Alban Roche" w:date="2017-08-02T16:36:00Z"/>
                <w:rFonts w:ascii="Times New Roman" w:hAnsi="Times New Roman" w:cs="Times New Roman"/>
                <w:i/>
                <w:sz w:val="20"/>
                <w:szCs w:val="20"/>
              </w:rPr>
            </w:pPr>
            <w:del w:id="9198" w:author="Alban Roche" w:date="2017-08-02T16:36:00Z">
              <w:r w:rsidRPr="00671C8B" w:rsidDel="009453A7">
                <w:rPr>
                  <w:i/>
                </w:rPr>
                <w:delText>Read command</w:delText>
              </w:r>
              <w:bookmarkStart w:id="9199" w:name="_Toc489458836"/>
              <w:bookmarkEnd w:id="9199"/>
            </w:del>
          </w:p>
          <w:p w14:paraId="1B0D311B" w14:textId="4CFB819C" w:rsidR="00975CC4" w:rsidRPr="00671C8B" w:rsidDel="009453A7" w:rsidRDefault="00975CC4" w:rsidP="00166AF3">
            <w:pPr>
              <w:pStyle w:val="TableBody"/>
              <w:rPr>
                <w:del w:id="9200" w:author="Alban Roche" w:date="2017-08-02T16:36:00Z"/>
              </w:rPr>
            </w:pPr>
            <w:bookmarkStart w:id="9201" w:name="_Toc489458837"/>
            <w:bookmarkEnd w:id="9201"/>
          </w:p>
          <w:p w14:paraId="6421AB01" w14:textId="389D571D" w:rsidR="00975CC4" w:rsidRPr="00671C8B" w:rsidDel="009453A7" w:rsidRDefault="00975CC4" w:rsidP="00166AF3">
            <w:pPr>
              <w:pStyle w:val="TableBody"/>
              <w:rPr>
                <w:del w:id="9202" w:author="Alban Roche" w:date="2017-08-02T16:36:00Z"/>
                <w:u w:val="single"/>
              </w:rPr>
            </w:pPr>
            <w:del w:id="9203" w:author="Alban Roche" w:date="2017-08-02T16:36:00Z">
              <w:r w:rsidRPr="00671C8B" w:rsidDel="009453A7">
                <w:rPr>
                  <w:u w:val="single"/>
                </w:rPr>
                <w:delText>Syntax</w:delText>
              </w:r>
              <w:bookmarkStart w:id="9204" w:name="_Toc489458838"/>
              <w:bookmarkEnd w:id="9204"/>
            </w:del>
          </w:p>
          <w:p w14:paraId="7AAA34AA" w14:textId="22C8B58A" w:rsidR="00975CC4" w:rsidRPr="00671C8B" w:rsidDel="009453A7" w:rsidRDefault="00975CC4" w:rsidP="00166AF3">
            <w:pPr>
              <w:pStyle w:val="TableBody"/>
              <w:rPr>
                <w:del w:id="9205" w:author="Alban Roche" w:date="2017-08-02T16:36:00Z"/>
                <w:i/>
              </w:rPr>
            </w:pPr>
            <w:del w:id="9206" w:author="Alban Roche" w:date="2017-08-02T16:36:00Z">
              <w:r w:rsidRPr="00671C8B" w:rsidDel="009453A7">
                <w:rPr>
                  <w:b/>
                </w:rPr>
                <w:delText>AT+</w:delText>
              </w:r>
              <w:r w:rsidDel="009453A7">
                <w:rPr>
                  <w:b/>
                </w:rPr>
                <w:delText>WMANTSEL</w:delText>
              </w:r>
              <w:r w:rsidRPr="00671C8B" w:rsidDel="009453A7">
                <w:rPr>
                  <w:b/>
                </w:rPr>
                <w:delText>?</w:delText>
              </w:r>
              <w:bookmarkStart w:id="9207" w:name="_Toc489458839"/>
              <w:bookmarkEnd w:id="9207"/>
            </w:del>
          </w:p>
        </w:tc>
        <w:tc>
          <w:tcPr>
            <w:tcW w:w="7560" w:type="dxa"/>
          </w:tcPr>
          <w:p w14:paraId="6EB36A78" w14:textId="08E936B1" w:rsidR="00975CC4" w:rsidRPr="00671C8B" w:rsidDel="009453A7" w:rsidRDefault="00975CC4" w:rsidP="00166AF3">
            <w:pPr>
              <w:pStyle w:val="TableBody"/>
              <w:rPr>
                <w:del w:id="9208" w:author="Alban Roche" w:date="2017-08-02T16:36:00Z"/>
              </w:rPr>
            </w:pPr>
            <w:bookmarkStart w:id="9209" w:name="_Toc489458840"/>
            <w:bookmarkEnd w:id="9209"/>
          </w:p>
          <w:p w14:paraId="74088297" w14:textId="75E3E9AE" w:rsidR="00975CC4" w:rsidRPr="00671C8B" w:rsidDel="009453A7" w:rsidRDefault="00975CC4" w:rsidP="00166AF3">
            <w:pPr>
              <w:pStyle w:val="TableBody"/>
              <w:rPr>
                <w:del w:id="9210" w:author="Alban Roche" w:date="2017-08-02T16:36:00Z"/>
              </w:rPr>
            </w:pPr>
            <w:bookmarkStart w:id="9211" w:name="_Toc489458841"/>
            <w:bookmarkEnd w:id="9211"/>
          </w:p>
          <w:p w14:paraId="0586C495" w14:textId="703CBF10" w:rsidR="00975CC4" w:rsidRPr="00671C8B" w:rsidDel="009453A7" w:rsidRDefault="00975CC4" w:rsidP="00166AF3">
            <w:pPr>
              <w:pStyle w:val="TableBody"/>
              <w:rPr>
                <w:del w:id="9212" w:author="Alban Roche" w:date="2017-08-02T16:36:00Z"/>
                <w:u w:val="single"/>
              </w:rPr>
            </w:pPr>
            <w:del w:id="9213" w:author="Alban Roche" w:date="2017-08-02T16:36:00Z">
              <w:r w:rsidRPr="00671C8B" w:rsidDel="009453A7">
                <w:rPr>
                  <w:u w:val="single"/>
                </w:rPr>
                <w:delText>Response</w:delText>
              </w:r>
              <w:bookmarkStart w:id="9214" w:name="_Toc489458842"/>
              <w:bookmarkEnd w:id="9214"/>
            </w:del>
          </w:p>
          <w:p w14:paraId="1E3046FF" w14:textId="2763AA6A" w:rsidR="00975CC4" w:rsidRPr="00671C8B" w:rsidDel="009453A7" w:rsidRDefault="00975CC4" w:rsidP="00166AF3">
            <w:pPr>
              <w:spacing w:before="40" w:after="40"/>
              <w:rPr>
                <w:del w:id="9215" w:author="Alban Roche" w:date="2017-08-02T16:36:00Z"/>
                <w:rFonts w:eastAsia="SimSun" w:cs="Arial"/>
                <w:b/>
                <w:lang w:eastAsia="ja-JP"/>
              </w:rPr>
            </w:pPr>
            <w:del w:id="9216" w:author="Alban Roche" w:date="2017-08-02T16:36:00Z">
              <w:r w:rsidRPr="00671C8B" w:rsidDel="009453A7">
                <w:rPr>
                  <w:rFonts w:eastAsia="SimSun" w:cs="Arial"/>
                  <w:b/>
                  <w:lang w:eastAsia="ja-JP"/>
                </w:rPr>
                <w:delText>+WM</w:delText>
              </w:r>
              <w:r w:rsidDel="009453A7">
                <w:rPr>
                  <w:rFonts w:eastAsia="SimSun" w:cs="Arial"/>
                  <w:b/>
                  <w:lang w:eastAsia="ja-JP"/>
                </w:rPr>
                <w:delText>ANTSEL</w:delText>
              </w:r>
              <w:r w:rsidRPr="00671C8B" w:rsidDel="009453A7">
                <w:rPr>
                  <w:rFonts w:eastAsia="SimSun" w:cs="Arial"/>
                  <w:b/>
                  <w:lang w:eastAsia="ja-JP"/>
                </w:rPr>
                <w:delText>: &lt;</w:delText>
              </w:r>
              <w:r w:rsidDel="009453A7">
                <w:rPr>
                  <w:rFonts w:eastAsia="SimSun" w:cs="Arial"/>
                  <w:b/>
                  <w:lang w:eastAsia="ja-JP"/>
                </w:rPr>
                <w:delText>MODE</w:delText>
              </w:r>
              <w:r w:rsidRPr="00671C8B" w:rsidDel="009453A7">
                <w:rPr>
                  <w:rFonts w:eastAsia="SimSun" w:cs="Arial"/>
                  <w:b/>
                  <w:lang w:eastAsia="ja-JP"/>
                </w:rPr>
                <w:delText>&gt;</w:delText>
              </w:r>
              <w:bookmarkStart w:id="9217" w:name="_Toc489458843"/>
              <w:bookmarkEnd w:id="9217"/>
            </w:del>
          </w:p>
          <w:p w14:paraId="3D206753" w14:textId="0D608E99" w:rsidR="00975CC4" w:rsidRPr="00671C8B" w:rsidDel="009453A7" w:rsidRDefault="00975CC4" w:rsidP="00166AF3">
            <w:pPr>
              <w:pStyle w:val="TableBody"/>
              <w:rPr>
                <w:del w:id="9218" w:author="Alban Roche" w:date="2017-08-02T16:36:00Z"/>
              </w:rPr>
            </w:pPr>
            <w:del w:id="9219" w:author="Alban Roche" w:date="2017-08-02T16:36:00Z">
              <w:r w:rsidRPr="00671C8B" w:rsidDel="009453A7">
                <w:rPr>
                  <w:b/>
                </w:rPr>
                <w:delText>OK</w:delText>
              </w:r>
              <w:bookmarkStart w:id="9220" w:name="_Toc489458844"/>
              <w:bookmarkEnd w:id="9220"/>
            </w:del>
          </w:p>
        </w:tc>
        <w:bookmarkStart w:id="9221" w:name="_Toc489458845"/>
        <w:bookmarkEnd w:id="9221"/>
      </w:tr>
      <w:tr w:rsidR="00975CC4" w:rsidRPr="00C41274" w:rsidDel="009453A7" w14:paraId="71CD7822" w14:textId="08F458CF" w:rsidTr="00166AF3">
        <w:trPr>
          <w:trHeight w:val="42"/>
          <w:del w:id="9222" w:author="Alban Roche" w:date="2017-08-02T16:36:00Z"/>
        </w:trPr>
        <w:tc>
          <w:tcPr>
            <w:tcW w:w="1728" w:type="dxa"/>
          </w:tcPr>
          <w:p w14:paraId="75C01C72" w14:textId="0EF76D0E" w:rsidR="00975CC4" w:rsidDel="009453A7" w:rsidRDefault="00975CC4" w:rsidP="00166AF3">
            <w:pPr>
              <w:pStyle w:val="TableBody"/>
              <w:rPr>
                <w:del w:id="9223" w:author="Alban Roche" w:date="2017-08-02T16:36:00Z"/>
                <w:i/>
              </w:rPr>
            </w:pPr>
            <w:del w:id="9224" w:author="Alban Roche" w:date="2017-08-02T16:36:00Z">
              <w:r w:rsidDel="009453A7">
                <w:rPr>
                  <w:i/>
                </w:rPr>
                <w:delText>Write Command</w:delText>
              </w:r>
              <w:bookmarkStart w:id="9225" w:name="_Toc489458846"/>
              <w:bookmarkEnd w:id="9225"/>
            </w:del>
          </w:p>
          <w:p w14:paraId="66103553" w14:textId="451F67E2" w:rsidR="00975CC4" w:rsidRPr="008326A3" w:rsidDel="009453A7" w:rsidRDefault="00975CC4" w:rsidP="00166AF3">
            <w:pPr>
              <w:pStyle w:val="TableBody"/>
              <w:rPr>
                <w:del w:id="9226" w:author="Alban Roche" w:date="2017-08-02T16:36:00Z"/>
              </w:rPr>
            </w:pPr>
            <w:bookmarkStart w:id="9227" w:name="_Toc489458847"/>
            <w:bookmarkEnd w:id="9227"/>
          </w:p>
          <w:p w14:paraId="16DAB15C" w14:textId="3A6D6D8C" w:rsidR="00975CC4" w:rsidDel="009453A7" w:rsidRDefault="00975CC4" w:rsidP="00166AF3">
            <w:pPr>
              <w:pStyle w:val="TableBody"/>
              <w:rPr>
                <w:del w:id="9228" w:author="Alban Roche" w:date="2017-08-02T16:36:00Z"/>
              </w:rPr>
            </w:pPr>
            <w:del w:id="9229" w:author="Alban Roche" w:date="2017-08-02T16:36:00Z">
              <w:r w:rsidRPr="008326A3" w:rsidDel="009453A7">
                <w:rPr>
                  <w:u w:val="single"/>
                </w:rPr>
                <w:delText>Syntax</w:delText>
              </w:r>
              <w:bookmarkStart w:id="9230" w:name="_Toc489458848"/>
              <w:bookmarkEnd w:id="9230"/>
            </w:del>
          </w:p>
          <w:p w14:paraId="5ED2C1BB" w14:textId="784D3DB2" w:rsidR="00975CC4" w:rsidRPr="00671C8B" w:rsidDel="009453A7" w:rsidRDefault="00975CC4" w:rsidP="00166AF3">
            <w:pPr>
              <w:pStyle w:val="TableBody"/>
              <w:rPr>
                <w:del w:id="9231" w:author="Alban Roche" w:date="2017-08-02T16:36:00Z"/>
                <w:i/>
              </w:rPr>
            </w:pPr>
            <w:del w:id="9232" w:author="Alban Roche" w:date="2017-08-02T16:36:00Z">
              <w:r w:rsidRPr="008326A3" w:rsidDel="009453A7">
                <w:rPr>
                  <w:b/>
                </w:rPr>
                <w:delText>AT+WMANTSEL=&lt;MODE&gt;</w:delText>
              </w:r>
              <w:bookmarkStart w:id="9233" w:name="_Toc489458849"/>
              <w:bookmarkEnd w:id="9233"/>
            </w:del>
          </w:p>
        </w:tc>
        <w:tc>
          <w:tcPr>
            <w:tcW w:w="7560" w:type="dxa"/>
          </w:tcPr>
          <w:p w14:paraId="565EFC52" w14:textId="4644D56B" w:rsidR="00975CC4" w:rsidDel="009453A7" w:rsidRDefault="00975CC4" w:rsidP="00166AF3">
            <w:pPr>
              <w:pStyle w:val="TableBody"/>
              <w:rPr>
                <w:del w:id="9234" w:author="Alban Roche" w:date="2017-08-02T16:36:00Z"/>
              </w:rPr>
            </w:pPr>
            <w:bookmarkStart w:id="9235" w:name="_Toc489458850"/>
            <w:bookmarkEnd w:id="9235"/>
          </w:p>
          <w:p w14:paraId="1502CA61" w14:textId="59BC382B" w:rsidR="00975CC4" w:rsidDel="009453A7" w:rsidRDefault="00975CC4" w:rsidP="00166AF3">
            <w:pPr>
              <w:pStyle w:val="TableBody"/>
              <w:rPr>
                <w:del w:id="9236" w:author="Alban Roche" w:date="2017-08-02T16:36:00Z"/>
              </w:rPr>
            </w:pPr>
            <w:bookmarkStart w:id="9237" w:name="_Toc489458851"/>
            <w:bookmarkEnd w:id="9237"/>
          </w:p>
          <w:p w14:paraId="271AB6FE" w14:textId="07444176" w:rsidR="00975CC4" w:rsidDel="009453A7" w:rsidRDefault="00975CC4" w:rsidP="00166AF3">
            <w:pPr>
              <w:pStyle w:val="TableBody"/>
              <w:rPr>
                <w:del w:id="9238" w:author="Alban Roche" w:date="2017-08-02T16:36:00Z"/>
              </w:rPr>
            </w:pPr>
            <w:del w:id="9239" w:author="Alban Roche" w:date="2017-08-02T16:36:00Z">
              <w:r w:rsidRPr="008326A3" w:rsidDel="009453A7">
                <w:rPr>
                  <w:u w:val="single"/>
                </w:rPr>
                <w:delText>R</w:delText>
              </w:r>
              <w:r w:rsidRPr="00874928" w:rsidDel="009453A7">
                <w:rPr>
                  <w:u w:val="single"/>
                </w:rPr>
                <w:delText>e</w:delText>
              </w:r>
              <w:r w:rsidRPr="008326A3" w:rsidDel="009453A7">
                <w:rPr>
                  <w:u w:val="single"/>
                </w:rPr>
                <w:delText>sponse</w:delText>
              </w:r>
              <w:bookmarkStart w:id="9240" w:name="_Toc489458852"/>
              <w:bookmarkEnd w:id="9240"/>
            </w:del>
          </w:p>
          <w:p w14:paraId="46EAFA40" w14:textId="114BED3C" w:rsidR="00975CC4" w:rsidRPr="008326A3" w:rsidDel="009453A7" w:rsidRDefault="00975CC4" w:rsidP="00166AF3">
            <w:pPr>
              <w:pStyle w:val="TableBody"/>
              <w:rPr>
                <w:del w:id="9241" w:author="Alban Roche" w:date="2017-08-02T16:36:00Z"/>
                <w:b/>
              </w:rPr>
            </w:pPr>
            <w:del w:id="9242" w:author="Alban Roche" w:date="2017-08-02T16:36:00Z">
              <w:r w:rsidRPr="008326A3" w:rsidDel="009453A7">
                <w:rPr>
                  <w:b/>
                </w:rPr>
                <w:delText>OK</w:delText>
              </w:r>
              <w:bookmarkStart w:id="9243" w:name="_Toc489458853"/>
              <w:bookmarkEnd w:id="9243"/>
            </w:del>
          </w:p>
          <w:p w14:paraId="3F8F4A22" w14:textId="28D8DF2E" w:rsidR="00975CC4" w:rsidDel="009453A7" w:rsidRDefault="00975CC4" w:rsidP="00166AF3">
            <w:pPr>
              <w:pStyle w:val="TableBody"/>
              <w:rPr>
                <w:del w:id="9244" w:author="Alban Roche" w:date="2017-08-02T16:36:00Z"/>
              </w:rPr>
            </w:pPr>
            <w:bookmarkStart w:id="9245" w:name="_Toc489458854"/>
            <w:bookmarkEnd w:id="9245"/>
          </w:p>
          <w:p w14:paraId="771BCEDE" w14:textId="6C587354" w:rsidR="00975CC4" w:rsidDel="009453A7" w:rsidRDefault="00975CC4" w:rsidP="00166AF3">
            <w:pPr>
              <w:pStyle w:val="TableBody"/>
              <w:rPr>
                <w:del w:id="9246" w:author="Alban Roche" w:date="2017-08-02T16:36:00Z"/>
              </w:rPr>
            </w:pPr>
            <w:del w:id="9247" w:author="Alban Roche" w:date="2017-08-02T16:36:00Z">
              <w:r w:rsidRPr="008326A3" w:rsidDel="009453A7">
                <w:rPr>
                  <w:u w:val="single"/>
                </w:rPr>
                <w:delText>Parameter</w:delText>
              </w:r>
              <w:bookmarkStart w:id="9248" w:name="_Toc489458855"/>
              <w:bookmarkEnd w:id="9248"/>
            </w:del>
          </w:p>
          <w:p w14:paraId="00DC16A9" w14:textId="0BA46A95" w:rsidR="00975CC4" w:rsidDel="009453A7" w:rsidRDefault="00975CC4" w:rsidP="00166AF3">
            <w:pPr>
              <w:pStyle w:val="TableBody"/>
              <w:rPr>
                <w:del w:id="9249" w:author="Alban Roche" w:date="2017-08-02T16:36:00Z"/>
              </w:rPr>
            </w:pPr>
            <w:del w:id="9250" w:author="Alban Roche" w:date="2017-08-02T16:36:00Z">
              <w:r w:rsidRPr="008326A3" w:rsidDel="009453A7">
                <w:rPr>
                  <w:b/>
                </w:rPr>
                <w:delText>&lt;MODE&gt;</w:delText>
              </w:r>
              <w:r w:rsidDel="009453A7">
                <w:tab/>
                <w:delText>Mode of operations for main and diversity antennas</w:delText>
              </w:r>
              <w:bookmarkStart w:id="9251" w:name="_Toc489458856"/>
              <w:bookmarkEnd w:id="9251"/>
            </w:del>
          </w:p>
          <w:p w14:paraId="165DF630" w14:textId="3D29746A" w:rsidR="00975CC4" w:rsidDel="009453A7" w:rsidRDefault="00975CC4" w:rsidP="00166AF3">
            <w:pPr>
              <w:pStyle w:val="TableBody"/>
              <w:rPr>
                <w:del w:id="9252" w:author="Alban Roche" w:date="2017-08-02T16:36:00Z"/>
              </w:rPr>
            </w:pPr>
            <w:del w:id="9253" w:author="Alban Roche" w:date="2017-08-02T16:36:00Z">
              <w:r w:rsidDel="009453A7">
                <w:delText xml:space="preserve">For LTE-only variants, &lt;MODE&gt; is coded as a single decimal number </w:delText>
              </w:r>
              <w:r w:rsidRPr="000E71B8" w:rsidDel="009453A7">
                <w:rPr>
                  <w:b/>
                </w:rPr>
                <w:delText>&lt;digit-L&gt;</w:delText>
              </w:r>
              <w:r w:rsidDel="009453A7">
                <w:delText xml:space="preserve">; while for variants that support both LTE and UMTS, &lt;MODE&gt; is coded as a 2-digit BCD number </w:delText>
              </w:r>
              <w:r w:rsidRPr="00336AEF" w:rsidDel="009453A7">
                <w:rPr>
                  <w:b/>
                </w:rPr>
                <w:delText>[&lt;digit-U&gt;]&lt;digit-L&gt;</w:delText>
              </w:r>
              <w:bookmarkStart w:id="9254" w:name="_Toc489458857"/>
              <w:bookmarkEnd w:id="9254"/>
            </w:del>
          </w:p>
          <w:p w14:paraId="2DBA4A09" w14:textId="2BB8B9E9" w:rsidR="00975CC4" w:rsidDel="009453A7" w:rsidRDefault="00975CC4" w:rsidP="00166AF3">
            <w:pPr>
              <w:pStyle w:val="TableBody"/>
              <w:rPr>
                <w:del w:id="9255" w:author="Alban Roche" w:date="2017-08-02T16:36:00Z"/>
              </w:rPr>
            </w:pPr>
            <w:del w:id="9256" w:author="Alban Roche" w:date="2017-08-02T16:36:00Z">
              <w:r w:rsidDel="009453A7">
                <w:tab/>
              </w:r>
              <w:r w:rsidRPr="000E71B8" w:rsidDel="009453A7">
                <w:rPr>
                  <w:b/>
                </w:rPr>
                <w:delText>&lt;digit-L&gt;</w:delText>
              </w:r>
              <w:r w:rsidDel="009453A7">
                <w:tab/>
                <w:delText>Digit for LTE</w:delText>
              </w:r>
              <w:bookmarkStart w:id="9257" w:name="_Toc489458858"/>
              <w:bookmarkEnd w:id="9257"/>
            </w:del>
          </w:p>
          <w:p w14:paraId="5EB6FBE5" w14:textId="4DABA1AB" w:rsidR="00975CC4" w:rsidDel="009453A7" w:rsidRDefault="00975CC4" w:rsidP="00166AF3">
            <w:pPr>
              <w:pStyle w:val="TableBody"/>
              <w:rPr>
                <w:del w:id="9258" w:author="Alban Roche" w:date="2017-08-02T16:36:00Z"/>
              </w:rPr>
            </w:pPr>
            <w:del w:id="9259" w:author="Alban Roche" w:date="2017-08-02T16:36:00Z">
              <w:r w:rsidDel="009453A7">
                <w:tab/>
              </w:r>
              <w:r w:rsidDel="009453A7">
                <w:tab/>
              </w:r>
              <w:r w:rsidDel="009453A7">
                <w:tab/>
                <w:delText>0</w:delText>
              </w:r>
              <w:r w:rsidDel="009453A7">
                <w:tab/>
                <w:delText>Use main and diversity antenna on LTE</w:delText>
              </w:r>
              <w:bookmarkStart w:id="9260" w:name="_Toc489458859"/>
              <w:bookmarkEnd w:id="9260"/>
            </w:del>
          </w:p>
          <w:p w14:paraId="2CEA605D" w14:textId="7E5891B1" w:rsidR="00975CC4" w:rsidDel="009453A7" w:rsidRDefault="00975CC4" w:rsidP="00166AF3">
            <w:pPr>
              <w:pStyle w:val="TableBody"/>
              <w:rPr>
                <w:del w:id="9261" w:author="Alban Roche" w:date="2017-08-02T16:36:00Z"/>
              </w:rPr>
            </w:pPr>
            <w:del w:id="9262" w:author="Alban Roche" w:date="2017-08-02T16:36:00Z">
              <w:r w:rsidDel="009453A7">
                <w:tab/>
              </w:r>
              <w:r w:rsidDel="009453A7">
                <w:tab/>
              </w:r>
              <w:r w:rsidDel="009453A7">
                <w:tab/>
                <w:delText>1</w:delText>
              </w:r>
              <w:r w:rsidDel="009453A7">
                <w:tab/>
                <w:delText>Only use main antenna on LTE</w:delText>
              </w:r>
              <w:bookmarkStart w:id="9263" w:name="_Toc489458860"/>
              <w:bookmarkEnd w:id="9263"/>
            </w:del>
          </w:p>
          <w:p w14:paraId="367F9B9D" w14:textId="1B21F72F" w:rsidR="00975CC4" w:rsidDel="009453A7" w:rsidRDefault="00975CC4" w:rsidP="00166AF3">
            <w:pPr>
              <w:pStyle w:val="TableBody"/>
              <w:rPr>
                <w:del w:id="9264" w:author="Alban Roche" w:date="2017-08-02T16:36:00Z"/>
              </w:rPr>
            </w:pPr>
            <w:del w:id="9265" w:author="Alban Roche" w:date="2017-08-02T16:36:00Z">
              <w:r w:rsidDel="009453A7">
                <w:tab/>
              </w:r>
              <w:r w:rsidDel="009453A7">
                <w:tab/>
              </w:r>
              <w:r w:rsidDel="009453A7">
                <w:tab/>
                <w:delText>2</w:delText>
              </w:r>
              <w:r w:rsidDel="009453A7">
                <w:tab/>
                <w:delText>Only use diversity antenna on LTE</w:delText>
              </w:r>
              <w:bookmarkStart w:id="9266" w:name="_Toc489458861"/>
              <w:bookmarkEnd w:id="9266"/>
            </w:del>
          </w:p>
          <w:p w14:paraId="5881A8FB" w14:textId="01147E20" w:rsidR="00975CC4" w:rsidDel="009453A7" w:rsidRDefault="00975CC4" w:rsidP="00166AF3">
            <w:pPr>
              <w:pStyle w:val="TableBody"/>
              <w:rPr>
                <w:del w:id="9267" w:author="Alban Roche" w:date="2017-08-02T16:36:00Z"/>
              </w:rPr>
            </w:pPr>
            <w:bookmarkStart w:id="9268" w:name="_Toc489458862"/>
            <w:bookmarkEnd w:id="9268"/>
          </w:p>
          <w:p w14:paraId="013C81F3" w14:textId="051FD379" w:rsidR="00975CC4" w:rsidDel="009453A7" w:rsidRDefault="00975CC4" w:rsidP="00166AF3">
            <w:pPr>
              <w:pStyle w:val="TableBody"/>
              <w:rPr>
                <w:del w:id="9269" w:author="Alban Roche" w:date="2017-08-02T16:36:00Z"/>
              </w:rPr>
            </w:pPr>
            <w:del w:id="9270" w:author="Alban Roche" w:date="2017-08-02T16:36:00Z">
              <w:r w:rsidDel="009453A7">
                <w:tab/>
              </w:r>
              <w:r w:rsidRPr="000E71B8" w:rsidDel="009453A7">
                <w:rPr>
                  <w:b/>
                </w:rPr>
                <w:delText>&lt;digit-U&gt;</w:delText>
              </w:r>
              <w:r w:rsidDel="009453A7">
                <w:tab/>
                <w:delText>Digit for UMTS</w:delText>
              </w:r>
              <w:bookmarkStart w:id="9271" w:name="_Toc489458863"/>
              <w:bookmarkEnd w:id="9271"/>
            </w:del>
          </w:p>
          <w:p w14:paraId="0951F5D0" w14:textId="7A0BC77E" w:rsidR="00975CC4" w:rsidDel="009453A7" w:rsidRDefault="00975CC4" w:rsidP="00166AF3">
            <w:pPr>
              <w:pStyle w:val="TableBody"/>
              <w:rPr>
                <w:del w:id="9272" w:author="Alban Roche" w:date="2017-08-02T16:36:00Z"/>
              </w:rPr>
            </w:pPr>
            <w:del w:id="9273" w:author="Alban Roche" w:date="2017-08-02T16:36:00Z">
              <w:r w:rsidDel="009453A7">
                <w:tab/>
              </w:r>
              <w:r w:rsidDel="009453A7">
                <w:tab/>
              </w:r>
              <w:r w:rsidDel="009453A7">
                <w:tab/>
                <w:delText>0</w:delText>
              </w:r>
              <w:r w:rsidDel="009453A7">
                <w:tab/>
                <w:delText>Use main and diversity antenna on UMTS</w:delText>
              </w:r>
              <w:bookmarkStart w:id="9274" w:name="_Toc489458864"/>
              <w:bookmarkEnd w:id="9274"/>
            </w:del>
          </w:p>
          <w:p w14:paraId="284FD853" w14:textId="30993615" w:rsidR="00975CC4" w:rsidDel="009453A7" w:rsidRDefault="00975CC4" w:rsidP="00166AF3">
            <w:pPr>
              <w:pStyle w:val="TableBody"/>
              <w:rPr>
                <w:del w:id="9275" w:author="Alban Roche" w:date="2017-08-02T16:36:00Z"/>
              </w:rPr>
            </w:pPr>
            <w:del w:id="9276" w:author="Alban Roche" w:date="2017-08-02T16:36:00Z">
              <w:r w:rsidDel="009453A7">
                <w:tab/>
              </w:r>
              <w:r w:rsidDel="009453A7">
                <w:tab/>
              </w:r>
              <w:r w:rsidDel="009453A7">
                <w:tab/>
                <w:delText>1</w:delText>
              </w:r>
              <w:r w:rsidDel="009453A7">
                <w:tab/>
                <w:delText>Only use main antenna on UMTS</w:delText>
              </w:r>
              <w:bookmarkStart w:id="9277" w:name="_Toc489458865"/>
              <w:bookmarkEnd w:id="9277"/>
            </w:del>
          </w:p>
          <w:p w14:paraId="1A2AAA21" w14:textId="143D2655" w:rsidR="00975CC4" w:rsidRPr="00671C8B" w:rsidDel="009453A7" w:rsidRDefault="00975CC4" w:rsidP="00166AF3">
            <w:pPr>
              <w:pStyle w:val="TableBody"/>
              <w:rPr>
                <w:del w:id="9278" w:author="Alban Roche" w:date="2017-08-02T16:36:00Z"/>
              </w:rPr>
            </w:pPr>
            <w:del w:id="9279" w:author="Alban Roche" w:date="2017-08-02T16:36:00Z">
              <w:r w:rsidDel="009453A7">
                <w:tab/>
              </w:r>
              <w:r w:rsidDel="009453A7">
                <w:tab/>
              </w:r>
              <w:r w:rsidDel="009453A7">
                <w:tab/>
                <w:delText>2</w:delText>
              </w:r>
              <w:r w:rsidDel="009453A7">
                <w:tab/>
                <w:delText>Only use diversity antenna on UMTS</w:delText>
              </w:r>
              <w:r w:rsidRPr="00EE0745" w:rsidDel="009453A7">
                <w:rPr>
                  <w:b/>
                  <w:szCs w:val="18"/>
                </w:rPr>
                <w:delText xml:space="preserve"> </w:delText>
              </w:r>
              <w:bookmarkStart w:id="9280" w:name="_Toc489458866"/>
              <w:bookmarkEnd w:id="9280"/>
            </w:del>
          </w:p>
        </w:tc>
        <w:bookmarkStart w:id="9281" w:name="_Toc489458867"/>
        <w:bookmarkEnd w:id="9281"/>
      </w:tr>
      <w:tr w:rsidR="00975CC4" w:rsidRPr="00C41274" w:rsidDel="009453A7" w14:paraId="4F493680" w14:textId="7C613721" w:rsidTr="00166AF3">
        <w:trPr>
          <w:trHeight w:val="42"/>
          <w:del w:id="9282" w:author="Alban Roche" w:date="2017-08-02T16:36:00Z"/>
        </w:trPr>
        <w:tc>
          <w:tcPr>
            <w:tcW w:w="1728" w:type="dxa"/>
          </w:tcPr>
          <w:p w14:paraId="7286A520" w14:textId="0B9FB4BB" w:rsidR="00975CC4" w:rsidDel="009453A7" w:rsidRDefault="00975CC4" w:rsidP="00166AF3">
            <w:pPr>
              <w:pStyle w:val="TableBody"/>
              <w:rPr>
                <w:del w:id="9283" w:author="Alban Roche" w:date="2017-08-02T16:36:00Z"/>
                <w:u w:val="single"/>
              </w:rPr>
            </w:pPr>
            <w:del w:id="9284" w:author="Alban Roche" w:date="2017-08-02T16:36:00Z">
              <w:r w:rsidDel="009453A7">
                <w:rPr>
                  <w:u w:val="single"/>
                </w:rPr>
                <w:delText>Reference</w:delText>
              </w:r>
              <w:bookmarkStart w:id="9285" w:name="_Toc489458868"/>
              <w:bookmarkEnd w:id="9285"/>
            </w:del>
          </w:p>
          <w:p w14:paraId="3279AD18" w14:textId="597ACD3F" w:rsidR="00975CC4" w:rsidRPr="00CB4B23" w:rsidDel="009453A7" w:rsidRDefault="00975CC4" w:rsidP="00166AF3">
            <w:pPr>
              <w:pStyle w:val="TableBody"/>
              <w:rPr>
                <w:del w:id="9286" w:author="Alban Roche" w:date="2017-08-02T16:36:00Z"/>
                <w:u w:val="single"/>
              </w:rPr>
            </w:pPr>
            <w:del w:id="9287" w:author="Alban Roche" w:date="2017-08-02T16:36:00Z">
              <w:r w:rsidDel="009453A7">
                <w:delText>Sierra Wireless Proprietary</w:delText>
              </w:r>
              <w:bookmarkStart w:id="9288" w:name="_Toc489458869"/>
              <w:bookmarkEnd w:id="9288"/>
            </w:del>
          </w:p>
        </w:tc>
        <w:tc>
          <w:tcPr>
            <w:tcW w:w="7560" w:type="dxa"/>
          </w:tcPr>
          <w:p w14:paraId="00F23DED" w14:textId="1F3B05A8" w:rsidR="00975CC4" w:rsidRPr="008326A3" w:rsidDel="009453A7" w:rsidRDefault="00975CC4" w:rsidP="00166AF3">
            <w:pPr>
              <w:pStyle w:val="TableBody"/>
              <w:rPr>
                <w:del w:id="9289" w:author="Alban Roche" w:date="2017-08-02T16:36:00Z"/>
                <w:u w:val="single"/>
              </w:rPr>
            </w:pPr>
            <w:del w:id="9290" w:author="Alban Roche" w:date="2017-08-02T16:36:00Z">
              <w:r w:rsidRPr="008326A3" w:rsidDel="009453A7">
                <w:rPr>
                  <w:u w:val="single"/>
                </w:rPr>
                <w:delText>Notes</w:delText>
              </w:r>
              <w:bookmarkStart w:id="9291" w:name="_Toc489458870"/>
              <w:bookmarkEnd w:id="9291"/>
            </w:del>
          </w:p>
          <w:p w14:paraId="683E5628" w14:textId="39A4C2EE" w:rsidR="00975CC4" w:rsidRPr="00037496" w:rsidDel="009453A7" w:rsidRDefault="00975CC4" w:rsidP="0059466D">
            <w:pPr>
              <w:pStyle w:val="TableBody"/>
              <w:numPr>
                <w:ilvl w:val="0"/>
                <w:numId w:val="127"/>
              </w:numPr>
              <w:rPr>
                <w:del w:id="9292" w:author="Alban Roche" w:date="2017-08-02T16:36:00Z"/>
              </w:rPr>
            </w:pPr>
            <w:del w:id="9293" w:author="Alban Roche" w:date="2017-08-02T16:36:00Z">
              <w:r w:rsidRPr="00037496" w:rsidDel="009453A7">
                <w:delText>This command works with or without a SIM</w:delText>
              </w:r>
              <w:r w:rsidDel="009453A7">
                <w:delText>.</w:delText>
              </w:r>
              <w:bookmarkStart w:id="9294" w:name="_Toc489458871"/>
              <w:bookmarkEnd w:id="9294"/>
            </w:del>
          </w:p>
          <w:p w14:paraId="3A7C2B0D" w14:textId="0E868E05" w:rsidR="00975CC4" w:rsidRPr="00C15AFD" w:rsidDel="009453A7" w:rsidRDefault="00975CC4" w:rsidP="0059466D">
            <w:pPr>
              <w:pStyle w:val="TableBody"/>
              <w:numPr>
                <w:ilvl w:val="0"/>
                <w:numId w:val="127"/>
              </w:numPr>
              <w:rPr>
                <w:del w:id="9295" w:author="Alban Roche" w:date="2017-08-02T16:36:00Z"/>
              </w:rPr>
            </w:pPr>
            <w:del w:id="9296" w:author="Alban Roche" w:date="2017-08-02T16:36:00Z">
              <w:r w:rsidRPr="00674282" w:rsidDel="009453A7">
                <w:delText>&lt;MODE&gt; is stored in non-volatile memory using the AT&amp;W command.</w:delText>
              </w:r>
              <w:bookmarkStart w:id="9297" w:name="_Toc489458872"/>
              <w:bookmarkEnd w:id="9297"/>
            </w:del>
          </w:p>
          <w:p w14:paraId="488C73F4" w14:textId="023D1527" w:rsidR="00975CC4" w:rsidRPr="008326A3" w:rsidDel="009453A7" w:rsidRDefault="00975CC4" w:rsidP="0059466D">
            <w:pPr>
              <w:pStyle w:val="TableBody"/>
              <w:numPr>
                <w:ilvl w:val="0"/>
                <w:numId w:val="127"/>
              </w:numPr>
              <w:rPr>
                <w:del w:id="9298" w:author="Alban Roche" w:date="2017-08-02T16:36:00Z"/>
                <w:b/>
              </w:rPr>
            </w:pPr>
            <w:del w:id="9299" w:author="Alban Roche" w:date="2017-08-02T16:36:00Z">
              <w:r w:rsidRPr="00674282" w:rsidDel="009453A7">
                <w:delText xml:space="preserve">This command should be issued when the device is deregistered from </w:delText>
              </w:r>
              <w:r w:rsidDel="009453A7">
                <w:delText xml:space="preserve">the </w:delText>
              </w:r>
              <w:r w:rsidRPr="00674282" w:rsidDel="009453A7">
                <w:delText xml:space="preserve">network; </w:delText>
              </w:r>
              <w:r w:rsidDel="009453A7">
                <w:delText xml:space="preserve">settings </w:delText>
              </w:r>
              <w:r w:rsidRPr="00674282" w:rsidDel="009453A7">
                <w:delText xml:space="preserve">will be effective the next time </w:delText>
              </w:r>
              <w:r w:rsidDel="009453A7">
                <w:delText xml:space="preserve">the module registers </w:delText>
              </w:r>
              <w:r w:rsidRPr="00674282" w:rsidDel="009453A7">
                <w:delText xml:space="preserve">to </w:delText>
              </w:r>
              <w:r w:rsidDel="009453A7">
                <w:delText xml:space="preserve">the </w:delText>
              </w:r>
              <w:r w:rsidRPr="00674282" w:rsidDel="009453A7">
                <w:delText>network.</w:delText>
              </w:r>
              <w:bookmarkStart w:id="9300" w:name="_Toc489458873"/>
              <w:bookmarkEnd w:id="9300"/>
            </w:del>
          </w:p>
        </w:tc>
        <w:bookmarkStart w:id="9301" w:name="_Toc489458874"/>
        <w:bookmarkEnd w:id="9301"/>
      </w:tr>
      <w:tr w:rsidR="00975CC4" w:rsidRPr="00C41274" w:rsidDel="009453A7" w14:paraId="0D1AD01C" w14:textId="7ABE7BCE" w:rsidTr="00166AF3">
        <w:trPr>
          <w:cantSplit w:val="0"/>
          <w:trHeight w:val="42"/>
          <w:del w:id="9302" w:author="Alban Roche" w:date="2017-08-02T16:36:00Z"/>
        </w:trPr>
        <w:tc>
          <w:tcPr>
            <w:tcW w:w="1728" w:type="dxa"/>
          </w:tcPr>
          <w:p w14:paraId="46BCA4B1" w14:textId="12B36B33" w:rsidR="00975CC4" w:rsidDel="009453A7" w:rsidRDefault="00975CC4" w:rsidP="00166AF3">
            <w:pPr>
              <w:pStyle w:val="TableBody"/>
              <w:rPr>
                <w:del w:id="9303" w:author="Alban Roche" w:date="2017-08-02T16:36:00Z"/>
                <w:i/>
              </w:rPr>
            </w:pPr>
            <w:del w:id="9304" w:author="Alban Roche" w:date="2017-08-02T16:36:00Z">
              <w:r w:rsidRPr="00CB4B23" w:rsidDel="009453A7">
                <w:rPr>
                  <w:u w:val="single"/>
                </w:rPr>
                <w:delText>Examples</w:delText>
              </w:r>
              <w:bookmarkStart w:id="9305" w:name="_Toc489458875"/>
              <w:bookmarkEnd w:id="9305"/>
            </w:del>
          </w:p>
        </w:tc>
        <w:tc>
          <w:tcPr>
            <w:tcW w:w="7560" w:type="dxa"/>
          </w:tcPr>
          <w:p w14:paraId="4E06EC1F" w14:textId="31929899" w:rsidR="00975CC4" w:rsidRPr="008610DC" w:rsidDel="009453A7" w:rsidRDefault="00975CC4" w:rsidP="00166AF3">
            <w:pPr>
              <w:pStyle w:val="TableBody"/>
              <w:rPr>
                <w:del w:id="9306" w:author="Alban Roche" w:date="2017-08-02T16:36:00Z"/>
              </w:rPr>
            </w:pPr>
            <w:del w:id="9307" w:author="Alban Roche" w:date="2017-08-02T16:36:00Z">
              <w:r w:rsidDel="009453A7">
                <w:delText xml:space="preserve">// </w:delText>
              </w:r>
              <w:r w:rsidRPr="008610DC" w:rsidDel="009453A7">
                <w:delText xml:space="preserve">For </w:delText>
              </w:r>
              <w:r w:rsidDel="009453A7">
                <w:delText xml:space="preserve">variants that only </w:delText>
              </w:r>
              <w:r w:rsidRPr="008610DC" w:rsidDel="009453A7">
                <w:delText xml:space="preserve">support LTE </w:delText>
              </w:r>
              <w:r w:rsidDel="009453A7">
                <w:delText>(e.g. HL7690 and HL7692)</w:delText>
              </w:r>
              <w:bookmarkStart w:id="9308" w:name="_Toc489458876"/>
              <w:bookmarkEnd w:id="9308"/>
            </w:del>
          </w:p>
          <w:p w14:paraId="7A9D4896" w14:textId="5276A0BF" w:rsidR="00975CC4" w:rsidRPr="008326A3" w:rsidDel="009453A7" w:rsidRDefault="00975CC4" w:rsidP="00166AF3">
            <w:pPr>
              <w:pStyle w:val="TableBody"/>
              <w:rPr>
                <w:del w:id="9309" w:author="Alban Roche" w:date="2017-08-02T16:36:00Z"/>
                <w:b/>
              </w:rPr>
            </w:pPr>
            <w:del w:id="9310" w:author="Alban Roche" w:date="2017-08-02T16:36:00Z">
              <w:r w:rsidRPr="008326A3" w:rsidDel="009453A7">
                <w:rPr>
                  <w:b/>
                </w:rPr>
                <w:delText>at+wmantsel?</w:delText>
              </w:r>
              <w:bookmarkStart w:id="9311" w:name="_Toc489458877"/>
              <w:bookmarkEnd w:id="9311"/>
            </w:del>
          </w:p>
          <w:p w14:paraId="7EF68ED6" w14:textId="540CBB7E" w:rsidR="00975CC4" w:rsidRPr="008326A3" w:rsidDel="009453A7" w:rsidRDefault="00975CC4" w:rsidP="00166AF3">
            <w:pPr>
              <w:pStyle w:val="TableBody"/>
              <w:rPr>
                <w:del w:id="9312" w:author="Alban Roche" w:date="2017-08-02T16:36:00Z"/>
                <w:b/>
              </w:rPr>
            </w:pPr>
            <w:del w:id="9313" w:author="Alban Roche" w:date="2017-08-02T16:36:00Z">
              <w:r w:rsidRPr="008326A3" w:rsidDel="009453A7">
                <w:rPr>
                  <w:b/>
                </w:rPr>
                <w:delText>+WMANTSEL: 0</w:delText>
              </w:r>
              <w:bookmarkStart w:id="9314" w:name="_Toc489458878"/>
              <w:bookmarkEnd w:id="9314"/>
            </w:del>
          </w:p>
          <w:p w14:paraId="53D29AC2" w14:textId="151373DB" w:rsidR="00975CC4" w:rsidRPr="008326A3" w:rsidDel="009453A7" w:rsidRDefault="00975CC4" w:rsidP="00166AF3">
            <w:pPr>
              <w:pStyle w:val="TableBody"/>
              <w:rPr>
                <w:del w:id="9315" w:author="Alban Roche" w:date="2017-08-02T16:36:00Z"/>
                <w:b/>
              </w:rPr>
            </w:pPr>
            <w:del w:id="9316" w:author="Alban Roche" w:date="2017-08-02T16:36:00Z">
              <w:r w:rsidRPr="008326A3" w:rsidDel="009453A7">
                <w:rPr>
                  <w:b/>
                </w:rPr>
                <w:delText>OK</w:delText>
              </w:r>
              <w:bookmarkStart w:id="9317" w:name="_Toc489458879"/>
              <w:bookmarkEnd w:id="9317"/>
            </w:del>
          </w:p>
          <w:p w14:paraId="5187D76C" w14:textId="2650575A" w:rsidR="00975CC4" w:rsidRPr="008326A3" w:rsidDel="009453A7" w:rsidRDefault="00975CC4" w:rsidP="00166AF3">
            <w:pPr>
              <w:pStyle w:val="TableBody"/>
              <w:rPr>
                <w:del w:id="9318" w:author="Alban Roche" w:date="2017-08-02T16:36:00Z"/>
                <w:b/>
              </w:rPr>
            </w:pPr>
            <w:bookmarkStart w:id="9319" w:name="_Toc489458880"/>
            <w:bookmarkEnd w:id="9319"/>
          </w:p>
          <w:p w14:paraId="636026FE" w14:textId="5A940E64" w:rsidR="00975CC4" w:rsidDel="009453A7" w:rsidRDefault="00975CC4" w:rsidP="00166AF3">
            <w:pPr>
              <w:pStyle w:val="TableBody"/>
              <w:rPr>
                <w:del w:id="9320" w:author="Alban Roche" w:date="2017-08-02T16:36:00Z"/>
              </w:rPr>
            </w:pPr>
            <w:del w:id="9321" w:author="Alban Roche" w:date="2017-08-02T16:36:00Z">
              <w:r w:rsidRPr="008326A3" w:rsidDel="009453A7">
                <w:rPr>
                  <w:b/>
                </w:rPr>
                <w:delText>at+cops=2</w:delText>
              </w:r>
              <w:r w:rsidRPr="008326A3" w:rsidDel="009453A7">
                <w:rPr>
                  <w:b/>
                </w:rPr>
                <w:tab/>
              </w:r>
              <w:r w:rsidDel="009453A7">
                <w:tab/>
                <w:delText>// Deregister from network</w:delText>
              </w:r>
              <w:bookmarkStart w:id="9322" w:name="_Toc489458881"/>
              <w:bookmarkEnd w:id="9322"/>
            </w:del>
          </w:p>
          <w:p w14:paraId="7AC4D987" w14:textId="78F86C35" w:rsidR="00975CC4" w:rsidRPr="008326A3" w:rsidDel="009453A7" w:rsidRDefault="00975CC4" w:rsidP="00166AF3">
            <w:pPr>
              <w:pStyle w:val="TableBody"/>
              <w:rPr>
                <w:del w:id="9323" w:author="Alban Roche" w:date="2017-08-02T16:36:00Z"/>
                <w:b/>
              </w:rPr>
            </w:pPr>
            <w:del w:id="9324" w:author="Alban Roche" w:date="2017-08-02T16:36:00Z">
              <w:r w:rsidRPr="008326A3" w:rsidDel="009453A7">
                <w:rPr>
                  <w:b/>
                </w:rPr>
                <w:delText>OK</w:delText>
              </w:r>
              <w:bookmarkStart w:id="9325" w:name="_Toc489458882"/>
              <w:bookmarkEnd w:id="9325"/>
            </w:del>
          </w:p>
          <w:p w14:paraId="6CDA0886" w14:textId="6D5C1C85" w:rsidR="00975CC4" w:rsidRPr="008326A3" w:rsidDel="009453A7" w:rsidRDefault="00975CC4" w:rsidP="00166AF3">
            <w:pPr>
              <w:pStyle w:val="TableBody"/>
              <w:rPr>
                <w:del w:id="9326" w:author="Alban Roche" w:date="2017-08-02T16:36:00Z"/>
                <w:b/>
              </w:rPr>
            </w:pPr>
            <w:bookmarkStart w:id="9327" w:name="_Toc489458883"/>
            <w:bookmarkEnd w:id="9327"/>
          </w:p>
          <w:p w14:paraId="0385FFE2" w14:textId="74D702D2" w:rsidR="00975CC4" w:rsidDel="009453A7" w:rsidRDefault="00975CC4" w:rsidP="00166AF3">
            <w:pPr>
              <w:pStyle w:val="TableBody"/>
              <w:rPr>
                <w:del w:id="9328" w:author="Alban Roche" w:date="2017-08-02T16:36:00Z"/>
              </w:rPr>
            </w:pPr>
            <w:del w:id="9329" w:author="Alban Roche" w:date="2017-08-02T16:36:00Z">
              <w:r w:rsidRPr="008326A3" w:rsidDel="009453A7">
                <w:rPr>
                  <w:b/>
                </w:rPr>
                <w:delText>at+wmantsel=1</w:delText>
              </w:r>
              <w:r w:rsidDel="009453A7">
                <w:tab/>
                <w:delText>// Only select only main antenna</w:delText>
              </w:r>
              <w:bookmarkStart w:id="9330" w:name="_Toc489458884"/>
              <w:bookmarkEnd w:id="9330"/>
            </w:del>
          </w:p>
          <w:p w14:paraId="46B636AD" w14:textId="0AB2857D" w:rsidR="00975CC4" w:rsidRPr="008326A3" w:rsidDel="009453A7" w:rsidRDefault="00975CC4" w:rsidP="00166AF3">
            <w:pPr>
              <w:pStyle w:val="TableBody"/>
              <w:rPr>
                <w:del w:id="9331" w:author="Alban Roche" w:date="2017-08-02T16:36:00Z"/>
                <w:b/>
              </w:rPr>
            </w:pPr>
            <w:del w:id="9332" w:author="Alban Roche" w:date="2017-08-02T16:36:00Z">
              <w:r w:rsidRPr="008326A3" w:rsidDel="009453A7">
                <w:rPr>
                  <w:b/>
                </w:rPr>
                <w:delText>OK</w:delText>
              </w:r>
              <w:bookmarkStart w:id="9333" w:name="_Toc489458885"/>
              <w:bookmarkEnd w:id="9333"/>
            </w:del>
          </w:p>
          <w:p w14:paraId="575C5FD1" w14:textId="7DB7BC49" w:rsidR="00975CC4" w:rsidRPr="008326A3" w:rsidDel="009453A7" w:rsidRDefault="00975CC4" w:rsidP="00166AF3">
            <w:pPr>
              <w:pStyle w:val="TableBody"/>
              <w:rPr>
                <w:del w:id="9334" w:author="Alban Roche" w:date="2017-08-02T16:36:00Z"/>
                <w:b/>
              </w:rPr>
            </w:pPr>
            <w:bookmarkStart w:id="9335" w:name="_Toc489458886"/>
            <w:bookmarkEnd w:id="9335"/>
          </w:p>
          <w:p w14:paraId="0DD4AE05" w14:textId="067D090C" w:rsidR="00975CC4" w:rsidDel="009453A7" w:rsidRDefault="00975CC4" w:rsidP="00166AF3">
            <w:pPr>
              <w:pStyle w:val="TableBody"/>
              <w:rPr>
                <w:del w:id="9336" w:author="Alban Roche" w:date="2017-08-02T16:36:00Z"/>
              </w:rPr>
            </w:pPr>
            <w:del w:id="9337" w:author="Alban Roche" w:date="2017-08-02T16:36:00Z">
              <w:r w:rsidRPr="008326A3" w:rsidDel="009453A7">
                <w:rPr>
                  <w:b/>
                </w:rPr>
                <w:delText>at+cops=0</w:delText>
              </w:r>
              <w:r w:rsidDel="009453A7">
                <w:tab/>
              </w:r>
              <w:r w:rsidDel="009453A7">
                <w:tab/>
                <w:delText>// Re-register to network</w:delText>
              </w:r>
              <w:bookmarkStart w:id="9338" w:name="_Toc489458887"/>
              <w:bookmarkEnd w:id="9338"/>
            </w:del>
          </w:p>
          <w:p w14:paraId="3324A82B" w14:textId="3419630E" w:rsidR="00975CC4" w:rsidRPr="008326A3" w:rsidDel="009453A7" w:rsidRDefault="00975CC4" w:rsidP="00166AF3">
            <w:pPr>
              <w:pStyle w:val="TableBody"/>
              <w:rPr>
                <w:del w:id="9339" w:author="Alban Roche" w:date="2017-08-02T16:36:00Z"/>
                <w:b/>
              </w:rPr>
            </w:pPr>
            <w:del w:id="9340" w:author="Alban Roche" w:date="2017-08-02T16:36:00Z">
              <w:r w:rsidRPr="008326A3" w:rsidDel="009453A7">
                <w:rPr>
                  <w:b/>
                </w:rPr>
                <w:delText>OK</w:delText>
              </w:r>
              <w:bookmarkStart w:id="9341" w:name="_Toc489458888"/>
              <w:bookmarkEnd w:id="9341"/>
            </w:del>
          </w:p>
          <w:p w14:paraId="205455DC" w14:textId="4CF9DCBD" w:rsidR="00975CC4" w:rsidRPr="008326A3" w:rsidDel="009453A7" w:rsidRDefault="00975CC4" w:rsidP="00166AF3">
            <w:pPr>
              <w:pStyle w:val="TableBody"/>
              <w:rPr>
                <w:del w:id="9342" w:author="Alban Roche" w:date="2017-08-02T16:36:00Z"/>
                <w:b/>
              </w:rPr>
            </w:pPr>
            <w:bookmarkStart w:id="9343" w:name="_Toc489458889"/>
            <w:bookmarkEnd w:id="9343"/>
          </w:p>
          <w:p w14:paraId="5E6EA366" w14:textId="3BAFD18B" w:rsidR="00975CC4" w:rsidDel="009453A7" w:rsidRDefault="00975CC4" w:rsidP="00166AF3">
            <w:pPr>
              <w:pStyle w:val="TableBody"/>
              <w:rPr>
                <w:del w:id="9344" w:author="Alban Roche" w:date="2017-08-02T16:36:00Z"/>
              </w:rPr>
            </w:pPr>
            <w:del w:id="9345" w:author="Alban Roche" w:date="2017-08-02T16:36:00Z">
              <w:r w:rsidRPr="008326A3" w:rsidDel="009453A7">
                <w:rPr>
                  <w:b/>
                </w:rPr>
                <w:delText>at+cops=2</w:delText>
              </w:r>
              <w:r w:rsidDel="009453A7">
                <w:tab/>
              </w:r>
              <w:r w:rsidDel="009453A7">
                <w:tab/>
                <w:delText>// Deregister from network</w:delText>
              </w:r>
              <w:bookmarkStart w:id="9346" w:name="_Toc489458890"/>
              <w:bookmarkEnd w:id="9346"/>
            </w:del>
          </w:p>
          <w:p w14:paraId="557F6F06" w14:textId="0E4B91E2" w:rsidR="00975CC4" w:rsidRPr="008326A3" w:rsidDel="009453A7" w:rsidRDefault="00975CC4" w:rsidP="00166AF3">
            <w:pPr>
              <w:pStyle w:val="TableBody"/>
              <w:rPr>
                <w:del w:id="9347" w:author="Alban Roche" w:date="2017-08-02T16:36:00Z"/>
                <w:b/>
              </w:rPr>
            </w:pPr>
            <w:del w:id="9348" w:author="Alban Roche" w:date="2017-08-02T16:36:00Z">
              <w:r w:rsidRPr="008326A3" w:rsidDel="009453A7">
                <w:rPr>
                  <w:b/>
                </w:rPr>
                <w:delText>OK</w:delText>
              </w:r>
              <w:bookmarkStart w:id="9349" w:name="_Toc489458891"/>
              <w:bookmarkEnd w:id="9349"/>
            </w:del>
          </w:p>
          <w:p w14:paraId="14D31365" w14:textId="04285536" w:rsidR="00975CC4" w:rsidRPr="008326A3" w:rsidDel="009453A7" w:rsidRDefault="00975CC4" w:rsidP="00166AF3">
            <w:pPr>
              <w:pStyle w:val="TableBody"/>
              <w:rPr>
                <w:del w:id="9350" w:author="Alban Roche" w:date="2017-08-02T16:36:00Z"/>
                <w:b/>
              </w:rPr>
            </w:pPr>
            <w:bookmarkStart w:id="9351" w:name="_Toc489458892"/>
            <w:bookmarkEnd w:id="9351"/>
          </w:p>
          <w:p w14:paraId="009BD7D9" w14:textId="049B031E" w:rsidR="00975CC4" w:rsidDel="009453A7" w:rsidRDefault="00975CC4" w:rsidP="00166AF3">
            <w:pPr>
              <w:pStyle w:val="TableBody"/>
              <w:rPr>
                <w:del w:id="9352" w:author="Alban Roche" w:date="2017-08-02T16:36:00Z"/>
              </w:rPr>
            </w:pPr>
            <w:del w:id="9353" w:author="Alban Roche" w:date="2017-08-02T16:36:00Z">
              <w:r w:rsidRPr="008326A3" w:rsidDel="009453A7">
                <w:rPr>
                  <w:b/>
                </w:rPr>
                <w:delText>at+wmantsel=2</w:delText>
              </w:r>
              <w:r w:rsidDel="009453A7">
                <w:tab/>
                <w:delText>// Only select diversity antenna</w:delText>
              </w:r>
              <w:bookmarkStart w:id="9354" w:name="_Toc489458893"/>
              <w:bookmarkEnd w:id="9354"/>
            </w:del>
          </w:p>
          <w:p w14:paraId="75B43E40" w14:textId="4884E720" w:rsidR="00975CC4" w:rsidRPr="008326A3" w:rsidDel="009453A7" w:rsidRDefault="00975CC4" w:rsidP="00166AF3">
            <w:pPr>
              <w:pStyle w:val="TableBody"/>
              <w:rPr>
                <w:del w:id="9355" w:author="Alban Roche" w:date="2017-08-02T16:36:00Z"/>
                <w:b/>
              </w:rPr>
            </w:pPr>
            <w:del w:id="9356" w:author="Alban Roche" w:date="2017-08-02T16:36:00Z">
              <w:r w:rsidRPr="008326A3" w:rsidDel="009453A7">
                <w:rPr>
                  <w:b/>
                </w:rPr>
                <w:delText>OK</w:delText>
              </w:r>
              <w:bookmarkStart w:id="9357" w:name="_Toc489458894"/>
              <w:bookmarkEnd w:id="9357"/>
            </w:del>
          </w:p>
          <w:p w14:paraId="1EC513B7" w14:textId="2DA39ABB" w:rsidR="00975CC4" w:rsidRPr="008326A3" w:rsidDel="009453A7" w:rsidRDefault="00975CC4" w:rsidP="00166AF3">
            <w:pPr>
              <w:pStyle w:val="TableBody"/>
              <w:rPr>
                <w:del w:id="9358" w:author="Alban Roche" w:date="2017-08-02T16:36:00Z"/>
                <w:b/>
              </w:rPr>
            </w:pPr>
            <w:bookmarkStart w:id="9359" w:name="_Toc489458895"/>
            <w:bookmarkEnd w:id="9359"/>
          </w:p>
          <w:p w14:paraId="0992193E" w14:textId="6D27F1DA" w:rsidR="00975CC4" w:rsidDel="009453A7" w:rsidRDefault="00975CC4" w:rsidP="00166AF3">
            <w:pPr>
              <w:pStyle w:val="TableBody"/>
              <w:rPr>
                <w:del w:id="9360" w:author="Alban Roche" w:date="2017-08-02T16:36:00Z"/>
              </w:rPr>
            </w:pPr>
            <w:del w:id="9361" w:author="Alban Roche" w:date="2017-08-02T16:36:00Z">
              <w:r w:rsidRPr="008326A3" w:rsidDel="009453A7">
                <w:rPr>
                  <w:b/>
                </w:rPr>
                <w:delText>at+cops=0</w:delText>
              </w:r>
              <w:r w:rsidDel="009453A7">
                <w:tab/>
              </w:r>
              <w:r w:rsidDel="009453A7">
                <w:tab/>
                <w:delText>// Re-register to network</w:delText>
              </w:r>
              <w:bookmarkStart w:id="9362" w:name="_Toc489458896"/>
              <w:bookmarkEnd w:id="9362"/>
            </w:del>
          </w:p>
          <w:p w14:paraId="44DF171F" w14:textId="3F08B949" w:rsidR="00975CC4" w:rsidDel="009453A7" w:rsidRDefault="00975CC4" w:rsidP="00166AF3">
            <w:pPr>
              <w:pStyle w:val="TableBody"/>
              <w:rPr>
                <w:del w:id="9363" w:author="Alban Roche" w:date="2017-08-02T16:36:00Z"/>
                <w:b/>
              </w:rPr>
            </w:pPr>
            <w:del w:id="9364" w:author="Alban Roche" w:date="2017-08-02T16:36:00Z">
              <w:r w:rsidRPr="008326A3" w:rsidDel="009453A7">
                <w:rPr>
                  <w:b/>
                </w:rPr>
                <w:delText>OK</w:delText>
              </w:r>
              <w:bookmarkStart w:id="9365" w:name="_Toc489458897"/>
              <w:bookmarkEnd w:id="9365"/>
            </w:del>
          </w:p>
          <w:p w14:paraId="3D86D18F" w14:textId="4CB9092C" w:rsidR="00975CC4" w:rsidDel="009453A7" w:rsidRDefault="00975CC4" w:rsidP="00166AF3">
            <w:pPr>
              <w:pStyle w:val="TableBody"/>
              <w:rPr>
                <w:del w:id="9366" w:author="Alban Roche" w:date="2017-08-02T16:36:00Z"/>
                <w:b/>
              </w:rPr>
            </w:pPr>
            <w:bookmarkStart w:id="9367" w:name="_Toc489458898"/>
            <w:bookmarkEnd w:id="9367"/>
          </w:p>
          <w:p w14:paraId="782237DB" w14:textId="71A1CD26" w:rsidR="00975CC4" w:rsidDel="009453A7" w:rsidRDefault="00975CC4" w:rsidP="00166AF3">
            <w:pPr>
              <w:pStyle w:val="TableBody"/>
              <w:rPr>
                <w:del w:id="9368" w:author="Alban Roche" w:date="2017-08-02T16:36:00Z"/>
                <w:b/>
              </w:rPr>
            </w:pPr>
            <w:bookmarkStart w:id="9369" w:name="_Toc489458899"/>
            <w:bookmarkEnd w:id="9369"/>
          </w:p>
          <w:p w14:paraId="53C5D5C0" w14:textId="4F8226BF" w:rsidR="00975CC4" w:rsidRPr="00933A1A" w:rsidDel="009453A7" w:rsidRDefault="00975CC4" w:rsidP="00166AF3">
            <w:pPr>
              <w:pStyle w:val="TableBody"/>
              <w:rPr>
                <w:del w:id="9370" w:author="Alban Roche" w:date="2017-08-02T16:36:00Z"/>
              </w:rPr>
            </w:pPr>
            <w:del w:id="9371" w:author="Alban Roche" w:date="2017-08-02T16:36:00Z">
              <w:r w:rsidDel="009453A7">
                <w:delText xml:space="preserve">// </w:delText>
              </w:r>
              <w:r w:rsidRPr="00933A1A" w:rsidDel="009453A7">
                <w:delText xml:space="preserve">For </w:delText>
              </w:r>
              <w:r w:rsidDel="009453A7">
                <w:delText xml:space="preserve">variants that support </w:delText>
              </w:r>
              <w:r w:rsidRPr="00933A1A" w:rsidDel="009453A7">
                <w:delText>both UMTS and LTE (e.g. HL76</w:delText>
              </w:r>
              <w:r w:rsidDel="009453A7">
                <w:delText xml:space="preserve">50 and </w:delText>
              </w:r>
              <w:r w:rsidRPr="00933A1A" w:rsidDel="009453A7">
                <w:delText>HL76</w:delText>
              </w:r>
              <w:r w:rsidDel="009453A7">
                <w:delText>88)</w:delText>
              </w:r>
              <w:bookmarkStart w:id="9372" w:name="_Toc489458900"/>
              <w:bookmarkEnd w:id="9372"/>
            </w:del>
          </w:p>
          <w:p w14:paraId="67A61711" w14:textId="27FCEAFB" w:rsidR="00975CC4" w:rsidRPr="00D352F8" w:rsidDel="009453A7" w:rsidRDefault="00975CC4" w:rsidP="00166AF3">
            <w:pPr>
              <w:pStyle w:val="TableBody"/>
              <w:rPr>
                <w:del w:id="9373" w:author="Alban Roche" w:date="2017-08-02T16:36:00Z"/>
                <w:b/>
              </w:rPr>
            </w:pPr>
            <w:del w:id="9374" w:author="Alban Roche" w:date="2017-08-02T16:36:00Z">
              <w:r w:rsidRPr="00D352F8" w:rsidDel="009453A7">
                <w:rPr>
                  <w:b/>
                </w:rPr>
                <w:delText>at+wmantsel?</w:delText>
              </w:r>
              <w:r w:rsidDel="009453A7">
                <w:rPr>
                  <w:b/>
                </w:rPr>
                <w:tab/>
              </w:r>
              <w:r w:rsidDel="009453A7">
                <w:rPr>
                  <w:b/>
                </w:rPr>
                <w:tab/>
              </w:r>
              <w:r w:rsidRPr="00933A1A" w:rsidDel="009453A7">
                <w:delText>// Read command</w:delText>
              </w:r>
              <w:bookmarkStart w:id="9375" w:name="_Toc489458901"/>
              <w:bookmarkEnd w:id="9375"/>
            </w:del>
          </w:p>
          <w:p w14:paraId="69CFCBBA" w14:textId="2B96ED0E" w:rsidR="00975CC4" w:rsidRPr="00D352F8" w:rsidDel="009453A7" w:rsidRDefault="00975CC4" w:rsidP="00166AF3">
            <w:pPr>
              <w:pStyle w:val="TableBody"/>
              <w:rPr>
                <w:del w:id="9376" w:author="Alban Roche" w:date="2017-08-02T16:36:00Z"/>
                <w:b/>
              </w:rPr>
            </w:pPr>
            <w:del w:id="9377" w:author="Alban Roche" w:date="2017-08-02T16:36:00Z">
              <w:r w:rsidRPr="00D352F8" w:rsidDel="009453A7">
                <w:rPr>
                  <w:b/>
                </w:rPr>
                <w:delText>+WMANTSEL: 00</w:delText>
              </w:r>
              <w:bookmarkStart w:id="9378" w:name="_Toc489458902"/>
              <w:bookmarkEnd w:id="9378"/>
            </w:del>
          </w:p>
          <w:p w14:paraId="63C795A1" w14:textId="1F7F463B" w:rsidR="00975CC4" w:rsidRPr="00D352F8" w:rsidDel="009453A7" w:rsidRDefault="00975CC4" w:rsidP="00166AF3">
            <w:pPr>
              <w:pStyle w:val="TableBody"/>
              <w:rPr>
                <w:del w:id="9379" w:author="Alban Roche" w:date="2017-08-02T16:36:00Z"/>
                <w:b/>
              </w:rPr>
            </w:pPr>
            <w:del w:id="9380" w:author="Alban Roche" w:date="2017-08-02T16:36:00Z">
              <w:r w:rsidRPr="00D352F8" w:rsidDel="009453A7">
                <w:rPr>
                  <w:b/>
                </w:rPr>
                <w:delText>OK</w:delText>
              </w:r>
              <w:bookmarkStart w:id="9381" w:name="_Toc489458903"/>
              <w:bookmarkEnd w:id="9381"/>
            </w:del>
          </w:p>
          <w:p w14:paraId="7AC43360" w14:textId="70B60BB7" w:rsidR="00975CC4" w:rsidDel="009453A7" w:rsidRDefault="00975CC4" w:rsidP="00166AF3">
            <w:pPr>
              <w:pStyle w:val="TableBody"/>
              <w:rPr>
                <w:del w:id="9382" w:author="Alban Roche" w:date="2017-08-02T16:36:00Z"/>
                <w:b/>
              </w:rPr>
            </w:pPr>
            <w:bookmarkStart w:id="9383" w:name="_Toc489458904"/>
            <w:bookmarkEnd w:id="9383"/>
          </w:p>
          <w:p w14:paraId="53F3EDAC" w14:textId="33A3D76E" w:rsidR="00975CC4" w:rsidRPr="00D352F8" w:rsidDel="009453A7" w:rsidRDefault="00975CC4" w:rsidP="00166AF3">
            <w:pPr>
              <w:pStyle w:val="TableBody"/>
              <w:rPr>
                <w:del w:id="9384" w:author="Alban Roche" w:date="2017-08-02T16:36:00Z"/>
                <w:b/>
              </w:rPr>
            </w:pPr>
            <w:del w:id="9385" w:author="Alban Roche" w:date="2017-08-02T16:36:00Z">
              <w:r w:rsidRPr="00D352F8" w:rsidDel="009453A7">
                <w:rPr>
                  <w:b/>
                </w:rPr>
                <w:delText>at+wmantsel=?</w:delText>
              </w:r>
              <w:r w:rsidDel="009453A7">
                <w:rPr>
                  <w:b/>
                </w:rPr>
                <w:tab/>
              </w:r>
              <w:r w:rsidDel="009453A7">
                <w:rPr>
                  <w:b/>
                </w:rPr>
                <w:tab/>
              </w:r>
              <w:r w:rsidRPr="00933A1A" w:rsidDel="009453A7">
                <w:delText>// Test command</w:delText>
              </w:r>
              <w:bookmarkStart w:id="9386" w:name="_Toc489458905"/>
              <w:bookmarkEnd w:id="9386"/>
            </w:del>
          </w:p>
          <w:p w14:paraId="4FF1CCCE" w14:textId="38DBE523" w:rsidR="00975CC4" w:rsidRPr="00D352F8" w:rsidDel="009453A7" w:rsidRDefault="00975CC4" w:rsidP="00166AF3">
            <w:pPr>
              <w:pStyle w:val="TableBody"/>
              <w:rPr>
                <w:del w:id="9387" w:author="Alban Roche" w:date="2017-08-02T16:36:00Z"/>
                <w:b/>
              </w:rPr>
            </w:pPr>
            <w:del w:id="9388" w:author="Alban Roche" w:date="2017-08-02T16:36:00Z">
              <w:r w:rsidRPr="00D352F8" w:rsidDel="009453A7">
                <w:rPr>
                  <w:b/>
                </w:rPr>
                <w:delText>+WMANTSEL: (0-2,00-02,10-12,20-22)</w:delText>
              </w:r>
              <w:bookmarkStart w:id="9389" w:name="_Toc489458906"/>
              <w:bookmarkEnd w:id="9389"/>
            </w:del>
          </w:p>
          <w:p w14:paraId="0A4AD534" w14:textId="78ABF65E" w:rsidR="00975CC4" w:rsidRPr="00D352F8" w:rsidDel="009453A7" w:rsidRDefault="00975CC4" w:rsidP="00166AF3">
            <w:pPr>
              <w:pStyle w:val="TableBody"/>
              <w:rPr>
                <w:del w:id="9390" w:author="Alban Roche" w:date="2017-08-02T16:36:00Z"/>
                <w:b/>
              </w:rPr>
            </w:pPr>
            <w:del w:id="9391" w:author="Alban Roche" w:date="2017-08-02T16:36:00Z">
              <w:r w:rsidRPr="00D352F8" w:rsidDel="009453A7">
                <w:rPr>
                  <w:b/>
                </w:rPr>
                <w:delText>OK</w:delText>
              </w:r>
              <w:bookmarkStart w:id="9392" w:name="_Toc489458907"/>
              <w:bookmarkEnd w:id="9392"/>
            </w:del>
          </w:p>
          <w:p w14:paraId="73E1E19D" w14:textId="78175EB2" w:rsidR="00975CC4" w:rsidDel="009453A7" w:rsidRDefault="00975CC4" w:rsidP="00166AF3">
            <w:pPr>
              <w:pStyle w:val="TableBody"/>
              <w:rPr>
                <w:del w:id="9393" w:author="Alban Roche" w:date="2017-08-02T16:36:00Z"/>
                <w:b/>
              </w:rPr>
            </w:pPr>
            <w:bookmarkStart w:id="9394" w:name="_Toc489458908"/>
            <w:bookmarkEnd w:id="9394"/>
          </w:p>
          <w:p w14:paraId="3B9926F1" w14:textId="08CD3B4F" w:rsidR="00975CC4" w:rsidRPr="00D352F8" w:rsidDel="009453A7" w:rsidRDefault="00975CC4" w:rsidP="00166AF3">
            <w:pPr>
              <w:pStyle w:val="TableBody"/>
              <w:rPr>
                <w:del w:id="9395" w:author="Alban Roche" w:date="2017-08-02T16:36:00Z"/>
                <w:b/>
              </w:rPr>
            </w:pPr>
            <w:del w:id="9396" w:author="Alban Roche" w:date="2017-08-02T16:36:00Z">
              <w:r w:rsidRPr="00D352F8" w:rsidDel="009453A7">
                <w:rPr>
                  <w:b/>
                </w:rPr>
                <w:delText>at+wmantsel=11</w:delText>
              </w:r>
              <w:r w:rsidDel="009453A7">
                <w:rPr>
                  <w:b/>
                </w:rPr>
                <w:tab/>
              </w:r>
              <w:r w:rsidDel="009453A7">
                <w:rPr>
                  <w:b/>
                </w:rPr>
                <w:tab/>
              </w:r>
              <w:r w:rsidRPr="00933A1A" w:rsidDel="009453A7">
                <w:delText>// Write command</w:delText>
              </w:r>
              <w:r w:rsidDel="009453A7">
                <w:delText xml:space="preserve"> to enable main antenna only for both UMTS </w:delText>
              </w:r>
              <w:r w:rsidDel="009453A7">
                <w:tab/>
              </w:r>
              <w:r w:rsidDel="009453A7">
                <w:tab/>
              </w:r>
              <w:r w:rsidDel="009453A7">
                <w:tab/>
              </w:r>
              <w:r w:rsidDel="009453A7">
                <w:tab/>
              </w:r>
              <w:r w:rsidDel="009453A7">
                <w:tab/>
                <w:delText>// and LTE</w:delText>
              </w:r>
              <w:bookmarkStart w:id="9397" w:name="_Toc489458909"/>
              <w:bookmarkEnd w:id="9397"/>
            </w:del>
          </w:p>
          <w:p w14:paraId="7D77BC65" w14:textId="09A20B3B" w:rsidR="00975CC4" w:rsidRPr="00D352F8" w:rsidDel="009453A7" w:rsidRDefault="00975CC4" w:rsidP="00166AF3">
            <w:pPr>
              <w:pStyle w:val="TableBody"/>
              <w:rPr>
                <w:del w:id="9398" w:author="Alban Roche" w:date="2017-08-02T16:36:00Z"/>
                <w:b/>
              </w:rPr>
            </w:pPr>
            <w:del w:id="9399" w:author="Alban Roche" w:date="2017-08-02T16:36:00Z">
              <w:r w:rsidRPr="00D352F8" w:rsidDel="009453A7">
                <w:rPr>
                  <w:b/>
                </w:rPr>
                <w:delText>OK</w:delText>
              </w:r>
              <w:bookmarkStart w:id="9400" w:name="_Toc489458910"/>
              <w:bookmarkEnd w:id="9400"/>
            </w:del>
          </w:p>
          <w:p w14:paraId="75836E84" w14:textId="28958F75" w:rsidR="00975CC4" w:rsidDel="009453A7" w:rsidRDefault="00975CC4" w:rsidP="00166AF3">
            <w:pPr>
              <w:pStyle w:val="TableBody"/>
              <w:rPr>
                <w:del w:id="9401" w:author="Alban Roche" w:date="2017-08-02T16:36:00Z"/>
                <w:b/>
              </w:rPr>
            </w:pPr>
            <w:bookmarkStart w:id="9402" w:name="_Toc489458911"/>
            <w:bookmarkEnd w:id="9402"/>
          </w:p>
          <w:p w14:paraId="4E33B9A9" w14:textId="6104E660" w:rsidR="00975CC4" w:rsidRPr="00D352F8" w:rsidDel="009453A7" w:rsidRDefault="00975CC4" w:rsidP="00166AF3">
            <w:pPr>
              <w:pStyle w:val="TableBody"/>
              <w:rPr>
                <w:del w:id="9403" w:author="Alban Roche" w:date="2017-08-02T16:36:00Z"/>
                <w:b/>
              </w:rPr>
            </w:pPr>
            <w:del w:id="9404" w:author="Alban Roche" w:date="2017-08-02T16:36:00Z">
              <w:r w:rsidRPr="00D352F8" w:rsidDel="009453A7">
                <w:rPr>
                  <w:b/>
                </w:rPr>
                <w:delText>at+wmantsel?</w:delText>
              </w:r>
              <w:r w:rsidDel="009453A7">
                <w:rPr>
                  <w:b/>
                </w:rPr>
                <w:tab/>
              </w:r>
              <w:r w:rsidDel="009453A7">
                <w:rPr>
                  <w:b/>
                </w:rPr>
                <w:tab/>
              </w:r>
              <w:r w:rsidRPr="00933A1A" w:rsidDel="009453A7">
                <w:delText>// Read back the inputted value</w:delText>
              </w:r>
              <w:bookmarkStart w:id="9405" w:name="_Toc489458912"/>
              <w:bookmarkEnd w:id="9405"/>
            </w:del>
          </w:p>
          <w:p w14:paraId="31665E0A" w14:textId="65170F14" w:rsidR="00975CC4" w:rsidRPr="00D352F8" w:rsidDel="009453A7" w:rsidRDefault="00975CC4" w:rsidP="00166AF3">
            <w:pPr>
              <w:pStyle w:val="TableBody"/>
              <w:rPr>
                <w:del w:id="9406" w:author="Alban Roche" w:date="2017-08-02T16:36:00Z"/>
                <w:b/>
              </w:rPr>
            </w:pPr>
            <w:del w:id="9407" w:author="Alban Roche" w:date="2017-08-02T16:36:00Z">
              <w:r w:rsidRPr="00D352F8" w:rsidDel="009453A7">
                <w:rPr>
                  <w:b/>
                </w:rPr>
                <w:delText>+WMANTSEL: 11</w:delText>
              </w:r>
              <w:bookmarkStart w:id="9408" w:name="_Toc489458913"/>
              <w:bookmarkEnd w:id="9408"/>
            </w:del>
          </w:p>
          <w:p w14:paraId="3F3270B6" w14:textId="64DC83F0" w:rsidR="00975CC4" w:rsidDel="009453A7" w:rsidRDefault="00975CC4" w:rsidP="00166AF3">
            <w:pPr>
              <w:pStyle w:val="TableBody"/>
              <w:rPr>
                <w:del w:id="9409" w:author="Alban Roche" w:date="2017-08-02T16:36:00Z"/>
              </w:rPr>
            </w:pPr>
            <w:del w:id="9410" w:author="Alban Roche" w:date="2017-08-02T16:36:00Z">
              <w:r w:rsidRPr="00D352F8" w:rsidDel="009453A7">
                <w:rPr>
                  <w:b/>
                </w:rPr>
                <w:delText>OK</w:delText>
              </w:r>
              <w:bookmarkStart w:id="9411" w:name="_Toc489458914"/>
              <w:bookmarkEnd w:id="9411"/>
            </w:del>
          </w:p>
        </w:tc>
        <w:bookmarkStart w:id="9412" w:name="_Toc489458915"/>
        <w:bookmarkEnd w:id="9412"/>
      </w:tr>
    </w:tbl>
    <w:p w14:paraId="58AE7B6A" w14:textId="250B6CF5" w:rsidR="00975CC4" w:rsidDel="009453A7" w:rsidRDefault="00975CC4" w:rsidP="0059466D">
      <w:pPr>
        <w:pStyle w:val="Heading2"/>
        <w:numPr>
          <w:ilvl w:val="1"/>
          <w:numId w:val="11"/>
        </w:numPr>
        <w:ind w:left="1080" w:hanging="1080"/>
        <w:rPr>
          <w:del w:id="9413" w:author="Alban Roche" w:date="2017-08-02T16:36:00Z"/>
        </w:rPr>
      </w:pPr>
      <w:bookmarkStart w:id="9414" w:name="_Ref461195464"/>
      <w:bookmarkStart w:id="9415" w:name="_Ref461195465"/>
      <w:bookmarkStart w:id="9416" w:name="_Toc486251624"/>
      <w:commentRangeStart w:id="9417"/>
      <w:del w:id="9418" w:author="Alban Roche" w:date="2017-08-02T16:36:00Z">
        <w:r w:rsidDel="009453A7">
          <w:delText xml:space="preserve">+KSIMSEL </w:delText>
        </w:r>
        <w:r w:rsidRPr="00AE67EA" w:rsidDel="009453A7">
          <w:delText xml:space="preserve">Command: </w:delText>
        </w:r>
        <w:r w:rsidDel="009453A7">
          <w:delText>SIM Selection</w:delText>
        </w:r>
        <w:commentRangeEnd w:id="9417"/>
        <w:r w:rsidDel="009453A7">
          <w:rPr>
            <w:rStyle w:val="CommentReference"/>
            <w:rFonts w:ascii="Verdana" w:eastAsia="Times New Roman" w:hAnsi="Verdana" w:cs="Times New Roman"/>
            <w:b w:val="0"/>
            <w:lang w:eastAsia="en-US"/>
          </w:rPr>
          <w:commentReference w:id="9417"/>
        </w:r>
        <w:bookmarkStart w:id="9419" w:name="_Toc489458916"/>
        <w:bookmarkEnd w:id="9414"/>
        <w:bookmarkEnd w:id="9415"/>
        <w:bookmarkEnd w:id="9416"/>
        <w:bookmarkEnd w:id="9419"/>
      </w:del>
    </w:p>
    <w:tbl>
      <w:tblPr>
        <w:tblStyle w:val="TableSWIleft"/>
        <w:tblW w:w="9288" w:type="dxa"/>
        <w:tblLayout w:type="fixed"/>
        <w:tblLook w:val="04A0" w:firstRow="1" w:lastRow="0" w:firstColumn="1" w:lastColumn="0" w:noHBand="0" w:noVBand="1"/>
      </w:tblPr>
      <w:tblGrid>
        <w:gridCol w:w="1728"/>
        <w:gridCol w:w="7560"/>
      </w:tblGrid>
      <w:tr w:rsidR="00975CC4" w:rsidRPr="00C41274" w:rsidDel="009453A7" w14:paraId="73B253CA" w14:textId="521C56FB" w:rsidTr="00166AF3">
        <w:trPr>
          <w:cnfStyle w:val="100000000000" w:firstRow="1" w:lastRow="0" w:firstColumn="0" w:lastColumn="0" w:oddVBand="0" w:evenVBand="0" w:oddHBand="0" w:evenHBand="0" w:firstRowFirstColumn="0" w:firstRowLastColumn="0" w:lastRowFirstColumn="0" w:lastRowLastColumn="0"/>
          <w:del w:id="9420" w:author="Alban Roche" w:date="2017-08-02T16:36:00Z"/>
        </w:trPr>
        <w:tc>
          <w:tcPr>
            <w:tcW w:w="9288" w:type="dxa"/>
            <w:gridSpan w:val="2"/>
          </w:tcPr>
          <w:p w14:paraId="38C18905" w14:textId="70002F1D" w:rsidR="00975CC4" w:rsidRPr="00C41274" w:rsidDel="009453A7" w:rsidRDefault="00975CC4">
            <w:pPr>
              <w:pStyle w:val="TableRowHead"/>
              <w:spacing w:before="144" w:after="144"/>
              <w:rPr>
                <w:del w:id="9421" w:author="Alban Roche" w:date="2017-08-02T16:36:00Z"/>
                <w:bCs w:val="0"/>
              </w:rPr>
            </w:pPr>
            <w:del w:id="9422" w:author="Alban Roche" w:date="2017-08-02T14:40:00Z">
              <w:r w:rsidDel="00F22490">
                <w:delText>HL7618, HL7618RD, HL7648, HL7650, HL7688, HL7690 and HL7692</w:delText>
              </w:r>
            </w:del>
            <w:bookmarkStart w:id="9423" w:name="_Toc489458917"/>
            <w:bookmarkEnd w:id="9423"/>
          </w:p>
        </w:tc>
        <w:bookmarkStart w:id="9424" w:name="_Toc489458918"/>
        <w:bookmarkEnd w:id="9424"/>
      </w:tr>
      <w:tr w:rsidR="00975CC4" w:rsidRPr="00C41274" w:rsidDel="009453A7" w14:paraId="23007C21" w14:textId="1A9395DE" w:rsidTr="00166AF3">
        <w:trPr>
          <w:trHeight w:val="42"/>
          <w:del w:id="9425" w:author="Alban Roche" w:date="2017-08-02T16:36:00Z"/>
        </w:trPr>
        <w:tc>
          <w:tcPr>
            <w:tcW w:w="1728" w:type="dxa"/>
          </w:tcPr>
          <w:p w14:paraId="1B455775" w14:textId="0A87D94D" w:rsidR="00975CC4" w:rsidRPr="00AE67EA" w:rsidDel="009453A7" w:rsidRDefault="00975CC4" w:rsidP="00166AF3">
            <w:pPr>
              <w:pStyle w:val="TableBody"/>
              <w:rPr>
                <w:del w:id="9426" w:author="Alban Roche" w:date="2017-08-02T16:36:00Z"/>
                <w:rFonts w:ascii="Times New Roman" w:hAnsi="Times New Roman" w:cs="Times New Roman"/>
                <w:i/>
                <w:sz w:val="20"/>
                <w:szCs w:val="20"/>
              </w:rPr>
            </w:pPr>
            <w:del w:id="9427" w:author="Alban Roche" w:date="2017-08-02T16:36:00Z">
              <w:r w:rsidRPr="00C41274" w:rsidDel="009453A7">
                <w:rPr>
                  <w:i/>
                </w:rPr>
                <w:delText>Test command</w:delText>
              </w:r>
              <w:bookmarkStart w:id="9428" w:name="_Toc489458919"/>
              <w:bookmarkEnd w:id="9428"/>
            </w:del>
          </w:p>
          <w:p w14:paraId="4E38ECB5" w14:textId="18A809E9" w:rsidR="00975CC4" w:rsidRPr="00C41274" w:rsidDel="009453A7" w:rsidRDefault="00975CC4" w:rsidP="00166AF3">
            <w:pPr>
              <w:pStyle w:val="TableBody"/>
              <w:rPr>
                <w:del w:id="9429" w:author="Alban Roche" w:date="2017-08-02T16:36:00Z"/>
              </w:rPr>
            </w:pPr>
            <w:bookmarkStart w:id="9430" w:name="_Toc489458920"/>
            <w:bookmarkEnd w:id="9430"/>
          </w:p>
          <w:p w14:paraId="78DDC759" w14:textId="2EDBC8A2" w:rsidR="00975CC4" w:rsidRPr="00C41274" w:rsidDel="009453A7" w:rsidRDefault="00975CC4" w:rsidP="00166AF3">
            <w:pPr>
              <w:pStyle w:val="TableBody"/>
              <w:rPr>
                <w:del w:id="9431" w:author="Alban Roche" w:date="2017-08-02T16:36:00Z"/>
                <w:u w:val="single"/>
              </w:rPr>
            </w:pPr>
            <w:del w:id="9432" w:author="Alban Roche" w:date="2017-08-02T16:36:00Z">
              <w:r w:rsidRPr="00C41274" w:rsidDel="009453A7">
                <w:rPr>
                  <w:u w:val="single"/>
                </w:rPr>
                <w:delText>Syntax</w:delText>
              </w:r>
              <w:bookmarkStart w:id="9433" w:name="_Toc489458921"/>
              <w:bookmarkEnd w:id="9433"/>
            </w:del>
          </w:p>
          <w:p w14:paraId="6F359B3D" w14:textId="3D37C705" w:rsidR="00975CC4" w:rsidRPr="00C41274" w:rsidDel="009453A7" w:rsidRDefault="00975CC4" w:rsidP="00166AF3">
            <w:pPr>
              <w:pStyle w:val="TableBody"/>
              <w:rPr>
                <w:del w:id="9434" w:author="Alban Roche" w:date="2017-08-02T16:36:00Z"/>
              </w:rPr>
            </w:pPr>
            <w:del w:id="9435" w:author="Alban Roche" w:date="2017-08-02T16:36:00Z">
              <w:r w:rsidDel="009453A7">
                <w:rPr>
                  <w:b/>
                </w:rPr>
                <w:delText>AT+KSIMSEL=?</w:delText>
              </w:r>
              <w:bookmarkStart w:id="9436" w:name="_Toc489458922"/>
              <w:bookmarkEnd w:id="9436"/>
            </w:del>
          </w:p>
        </w:tc>
        <w:tc>
          <w:tcPr>
            <w:tcW w:w="7560" w:type="dxa"/>
          </w:tcPr>
          <w:p w14:paraId="76916160" w14:textId="1FDAEE53" w:rsidR="00975CC4" w:rsidRPr="00960A86" w:rsidDel="009453A7" w:rsidRDefault="00975CC4" w:rsidP="00166AF3">
            <w:pPr>
              <w:pStyle w:val="TableBody"/>
              <w:rPr>
                <w:del w:id="9437" w:author="Alban Roche" w:date="2017-08-02T16:36:00Z"/>
                <w:szCs w:val="18"/>
              </w:rPr>
            </w:pPr>
            <w:bookmarkStart w:id="9438" w:name="_Toc489458923"/>
            <w:bookmarkEnd w:id="9438"/>
          </w:p>
          <w:p w14:paraId="4251A792" w14:textId="2CF5A206" w:rsidR="00975CC4" w:rsidRPr="00960A86" w:rsidDel="009453A7" w:rsidRDefault="00975CC4" w:rsidP="00166AF3">
            <w:pPr>
              <w:pStyle w:val="TableBody"/>
              <w:rPr>
                <w:del w:id="9439" w:author="Alban Roche" w:date="2017-08-02T16:36:00Z"/>
                <w:szCs w:val="18"/>
              </w:rPr>
            </w:pPr>
            <w:bookmarkStart w:id="9440" w:name="_Toc489458924"/>
            <w:bookmarkEnd w:id="9440"/>
          </w:p>
          <w:p w14:paraId="51966414" w14:textId="78035D09" w:rsidR="00975CC4" w:rsidRPr="00960A86" w:rsidDel="009453A7" w:rsidRDefault="00975CC4" w:rsidP="00166AF3">
            <w:pPr>
              <w:pStyle w:val="TableBody"/>
              <w:rPr>
                <w:del w:id="9441" w:author="Alban Roche" w:date="2017-08-02T16:36:00Z"/>
                <w:szCs w:val="18"/>
                <w:u w:val="single"/>
              </w:rPr>
            </w:pPr>
            <w:del w:id="9442" w:author="Alban Roche" w:date="2017-08-02T16:36:00Z">
              <w:r w:rsidRPr="00960A86" w:rsidDel="009453A7">
                <w:rPr>
                  <w:szCs w:val="18"/>
                  <w:u w:val="single"/>
                </w:rPr>
                <w:delText>Response</w:delText>
              </w:r>
              <w:bookmarkStart w:id="9443" w:name="_Toc489458925"/>
              <w:bookmarkEnd w:id="9443"/>
            </w:del>
          </w:p>
          <w:p w14:paraId="118A3D84" w14:textId="12B50671" w:rsidR="00975CC4" w:rsidDel="009453A7" w:rsidRDefault="00975CC4" w:rsidP="00166AF3">
            <w:pPr>
              <w:autoSpaceDE w:val="0"/>
              <w:autoSpaceDN w:val="0"/>
              <w:adjustRightInd w:val="0"/>
              <w:rPr>
                <w:del w:id="9444" w:author="Alban Roche" w:date="2017-08-02T16:36:00Z"/>
                <w:rFonts w:cs="Arial"/>
                <w:bCs/>
                <w:szCs w:val="18"/>
              </w:rPr>
            </w:pPr>
            <w:del w:id="9445" w:author="Alban Roche" w:date="2017-08-02T16:36:00Z">
              <w:r w:rsidRPr="00B728D0" w:rsidDel="009453A7">
                <w:rPr>
                  <w:rFonts w:cs="Arial"/>
                  <w:b/>
                  <w:bCs/>
                  <w:szCs w:val="18"/>
                </w:rPr>
                <w:delText>+</w:delText>
              </w:r>
              <w:r w:rsidDel="009453A7">
                <w:rPr>
                  <w:rFonts w:cs="Arial"/>
                  <w:b/>
                  <w:bCs/>
                  <w:szCs w:val="18"/>
                </w:rPr>
                <w:delText>KSIMSEL</w:delText>
              </w:r>
              <w:r w:rsidRPr="00B728D0" w:rsidDel="009453A7">
                <w:rPr>
                  <w:rFonts w:cs="Arial"/>
                  <w:b/>
                  <w:bCs/>
                  <w:szCs w:val="18"/>
                </w:rPr>
                <w:delText xml:space="preserve">: </w:delText>
              </w:r>
              <w:r w:rsidDel="009453A7">
                <w:rPr>
                  <w:rFonts w:cs="Arial"/>
                  <w:bCs/>
                  <w:szCs w:val="18"/>
                </w:rPr>
                <w:delText xml:space="preserve">(list of supported </w:delText>
              </w:r>
              <w:r w:rsidRPr="00B728D0" w:rsidDel="009453A7">
                <w:rPr>
                  <w:rFonts w:cs="Arial"/>
                  <w:b/>
                  <w:bCs/>
                  <w:szCs w:val="18"/>
                </w:rPr>
                <w:delText>&lt;mode&gt;</w:delText>
              </w:r>
              <w:r w:rsidRPr="00231CEB" w:rsidDel="009453A7">
                <w:rPr>
                  <w:rFonts w:cs="Arial"/>
                  <w:bCs/>
                  <w:szCs w:val="18"/>
                </w:rPr>
                <w:delText>s</w:delText>
              </w:r>
              <w:r w:rsidDel="009453A7">
                <w:rPr>
                  <w:rFonts w:cs="Arial"/>
                  <w:bCs/>
                  <w:szCs w:val="18"/>
                </w:rPr>
                <w:delText>)</w:delText>
              </w:r>
              <w:r w:rsidDel="009453A7">
                <w:rPr>
                  <w:rFonts w:cs="Arial"/>
                  <w:b/>
                  <w:bCs/>
                  <w:szCs w:val="18"/>
                </w:rPr>
                <w:delText>,</w:delText>
              </w:r>
              <w:r w:rsidDel="009453A7">
                <w:rPr>
                  <w:rFonts w:cs="Arial"/>
                  <w:bCs/>
                  <w:szCs w:val="18"/>
                </w:rPr>
                <w:delText xml:space="preserve">(list of supported </w:delText>
              </w:r>
              <w:r w:rsidDel="009453A7">
                <w:rPr>
                  <w:rFonts w:cs="Arial"/>
                  <w:b/>
                  <w:bCs/>
                  <w:szCs w:val="18"/>
                </w:rPr>
                <w:delText>&lt;GPIO&gt;</w:delText>
              </w:r>
              <w:r w:rsidRPr="00231CEB" w:rsidDel="009453A7">
                <w:rPr>
                  <w:rFonts w:cs="Arial"/>
                  <w:bCs/>
                  <w:szCs w:val="18"/>
                </w:rPr>
                <w:delText>s</w:delText>
              </w:r>
              <w:r w:rsidDel="009453A7">
                <w:rPr>
                  <w:rFonts w:cs="Arial"/>
                  <w:bCs/>
                  <w:szCs w:val="18"/>
                </w:rPr>
                <w:delText>)</w:delText>
              </w:r>
              <w:bookmarkStart w:id="9446" w:name="_Toc489458926"/>
              <w:bookmarkEnd w:id="9446"/>
            </w:del>
          </w:p>
          <w:p w14:paraId="7F66BA28" w14:textId="2DFE947F" w:rsidR="00975CC4" w:rsidRPr="00C41274" w:rsidDel="009453A7" w:rsidRDefault="00975CC4" w:rsidP="00166AF3">
            <w:pPr>
              <w:pStyle w:val="TableBody"/>
              <w:rPr>
                <w:del w:id="9447" w:author="Alban Roche" w:date="2017-08-02T16:36:00Z"/>
              </w:rPr>
            </w:pPr>
            <w:del w:id="9448" w:author="Alban Roche" w:date="2017-08-02T16:36:00Z">
              <w:r w:rsidRPr="00B728D0" w:rsidDel="009453A7">
                <w:rPr>
                  <w:b/>
                  <w:bCs/>
                  <w:szCs w:val="18"/>
                </w:rPr>
                <w:delText>OK</w:delText>
              </w:r>
              <w:bookmarkStart w:id="9449" w:name="_Toc489458927"/>
              <w:bookmarkEnd w:id="9449"/>
            </w:del>
          </w:p>
        </w:tc>
        <w:bookmarkStart w:id="9450" w:name="_Toc489458928"/>
        <w:bookmarkEnd w:id="9450"/>
      </w:tr>
      <w:tr w:rsidR="00975CC4" w:rsidRPr="00C41274" w:rsidDel="009453A7" w14:paraId="73CD3F69" w14:textId="61FC21D4" w:rsidTr="00166AF3">
        <w:trPr>
          <w:trHeight w:val="42"/>
          <w:del w:id="9451" w:author="Alban Roche" w:date="2017-08-02T16:36:00Z"/>
        </w:trPr>
        <w:tc>
          <w:tcPr>
            <w:tcW w:w="1728" w:type="dxa"/>
          </w:tcPr>
          <w:p w14:paraId="64A6D188" w14:textId="4FAE81AB" w:rsidR="00975CC4" w:rsidRPr="00AE67EA" w:rsidDel="009453A7" w:rsidRDefault="00975CC4" w:rsidP="00166AF3">
            <w:pPr>
              <w:pStyle w:val="TableBody"/>
              <w:rPr>
                <w:del w:id="9452" w:author="Alban Roche" w:date="2017-08-02T16:36:00Z"/>
                <w:rFonts w:ascii="Times New Roman" w:hAnsi="Times New Roman" w:cs="Times New Roman"/>
                <w:i/>
                <w:sz w:val="20"/>
                <w:szCs w:val="20"/>
              </w:rPr>
            </w:pPr>
            <w:del w:id="9453" w:author="Alban Roche" w:date="2017-08-02T16:36:00Z">
              <w:r w:rsidRPr="00C41274" w:rsidDel="009453A7">
                <w:rPr>
                  <w:i/>
                </w:rPr>
                <w:delText>Read command</w:delText>
              </w:r>
              <w:bookmarkStart w:id="9454" w:name="_Toc489458929"/>
              <w:bookmarkEnd w:id="9454"/>
            </w:del>
          </w:p>
          <w:p w14:paraId="6EC13C8C" w14:textId="74B16DE3" w:rsidR="00975CC4" w:rsidRPr="00C41274" w:rsidDel="009453A7" w:rsidRDefault="00975CC4" w:rsidP="00166AF3">
            <w:pPr>
              <w:pStyle w:val="TableBody"/>
              <w:rPr>
                <w:del w:id="9455" w:author="Alban Roche" w:date="2017-08-02T16:36:00Z"/>
              </w:rPr>
            </w:pPr>
            <w:bookmarkStart w:id="9456" w:name="_Toc489458930"/>
            <w:bookmarkEnd w:id="9456"/>
          </w:p>
          <w:p w14:paraId="063CC784" w14:textId="61FA0490" w:rsidR="00975CC4" w:rsidRPr="00C41274" w:rsidDel="009453A7" w:rsidRDefault="00975CC4" w:rsidP="00166AF3">
            <w:pPr>
              <w:pStyle w:val="TableBody"/>
              <w:rPr>
                <w:del w:id="9457" w:author="Alban Roche" w:date="2017-08-02T16:36:00Z"/>
                <w:u w:val="single"/>
              </w:rPr>
            </w:pPr>
            <w:del w:id="9458" w:author="Alban Roche" w:date="2017-08-02T16:36:00Z">
              <w:r w:rsidRPr="00C41274" w:rsidDel="009453A7">
                <w:rPr>
                  <w:u w:val="single"/>
                </w:rPr>
                <w:delText>Syntax</w:delText>
              </w:r>
              <w:bookmarkStart w:id="9459" w:name="_Toc489458931"/>
              <w:bookmarkEnd w:id="9459"/>
            </w:del>
          </w:p>
          <w:p w14:paraId="64BEC1C8" w14:textId="3CD6181E" w:rsidR="00975CC4" w:rsidRPr="00C41274" w:rsidDel="009453A7" w:rsidRDefault="00975CC4" w:rsidP="00166AF3">
            <w:pPr>
              <w:pStyle w:val="TableBody"/>
              <w:rPr>
                <w:del w:id="9460" w:author="Alban Roche" w:date="2017-08-02T16:36:00Z"/>
                <w:i/>
              </w:rPr>
            </w:pPr>
            <w:del w:id="9461" w:author="Alban Roche" w:date="2017-08-02T16:36:00Z">
              <w:r w:rsidRPr="00C41274" w:rsidDel="009453A7">
                <w:rPr>
                  <w:b/>
                </w:rPr>
                <w:delText>AT</w:delText>
              </w:r>
              <w:r w:rsidDel="009453A7">
                <w:rPr>
                  <w:b/>
                </w:rPr>
                <w:delText>+KSIMSEL?</w:delText>
              </w:r>
              <w:bookmarkStart w:id="9462" w:name="_Toc489458932"/>
              <w:bookmarkEnd w:id="9462"/>
            </w:del>
          </w:p>
        </w:tc>
        <w:tc>
          <w:tcPr>
            <w:tcW w:w="7560" w:type="dxa"/>
          </w:tcPr>
          <w:p w14:paraId="051D03A8" w14:textId="7C681588" w:rsidR="00975CC4" w:rsidRPr="00960A86" w:rsidDel="009453A7" w:rsidRDefault="00975CC4" w:rsidP="00166AF3">
            <w:pPr>
              <w:pStyle w:val="TableBody"/>
              <w:rPr>
                <w:del w:id="9463" w:author="Alban Roche" w:date="2017-08-02T16:36:00Z"/>
                <w:szCs w:val="18"/>
              </w:rPr>
            </w:pPr>
            <w:bookmarkStart w:id="9464" w:name="_Toc489458933"/>
            <w:bookmarkEnd w:id="9464"/>
          </w:p>
          <w:p w14:paraId="4521EA05" w14:textId="400EEC0E" w:rsidR="00975CC4" w:rsidRPr="00960A86" w:rsidDel="009453A7" w:rsidRDefault="00975CC4" w:rsidP="00166AF3">
            <w:pPr>
              <w:pStyle w:val="TableBody"/>
              <w:rPr>
                <w:del w:id="9465" w:author="Alban Roche" w:date="2017-08-02T16:36:00Z"/>
                <w:szCs w:val="18"/>
              </w:rPr>
            </w:pPr>
            <w:bookmarkStart w:id="9466" w:name="_Toc489458934"/>
            <w:bookmarkEnd w:id="9466"/>
          </w:p>
          <w:p w14:paraId="411B9F2D" w14:textId="0C2A0403" w:rsidR="00975CC4" w:rsidDel="009453A7" w:rsidRDefault="00975CC4" w:rsidP="00166AF3">
            <w:pPr>
              <w:pStyle w:val="TableBody"/>
              <w:rPr>
                <w:del w:id="9467" w:author="Alban Roche" w:date="2017-08-02T16:36:00Z"/>
                <w:szCs w:val="18"/>
                <w:u w:val="single"/>
              </w:rPr>
            </w:pPr>
            <w:del w:id="9468" w:author="Alban Roche" w:date="2017-08-02T16:36:00Z">
              <w:r w:rsidRPr="00960A86" w:rsidDel="009453A7">
                <w:rPr>
                  <w:szCs w:val="18"/>
                  <w:u w:val="single"/>
                </w:rPr>
                <w:delText>Response</w:delText>
              </w:r>
              <w:bookmarkStart w:id="9469" w:name="_Toc489458935"/>
              <w:bookmarkEnd w:id="9469"/>
            </w:del>
          </w:p>
          <w:p w14:paraId="5BB667A0" w14:textId="139BF6BA" w:rsidR="00975CC4" w:rsidDel="009453A7" w:rsidRDefault="00975CC4" w:rsidP="00166AF3">
            <w:pPr>
              <w:pStyle w:val="TableBody"/>
              <w:rPr>
                <w:del w:id="9470" w:author="Alban Roche" w:date="2017-08-02T16:36:00Z"/>
                <w:b/>
              </w:rPr>
            </w:pPr>
            <w:del w:id="9471" w:author="Alban Roche" w:date="2017-08-02T16:36:00Z">
              <w:r w:rsidRPr="00C41274" w:rsidDel="009453A7">
                <w:rPr>
                  <w:b/>
                </w:rPr>
                <w:delText>+</w:delText>
              </w:r>
              <w:r w:rsidDel="009453A7">
                <w:rPr>
                  <w:b/>
                </w:rPr>
                <w:delText>KSIMSEL</w:delText>
              </w:r>
              <w:r w:rsidRPr="00C41274" w:rsidDel="009453A7">
                <w:rPr>
                  <w:b/>
                  <w:snapToGrid w:val="0"/>
                </w:rPr>
                <w:delText>:</w:delText>
              </w:r>
              <w:r w:rsidRPr="00C41274" w:rsidDel="009453A7">
                <w:rPr>
                  <w:b/>
                </w:rPr>
                <w:delText xml:space="preserve"> </w:delText>
              </w:r>
              <w:r w:rsidRPr="00B728D0" w:rsidDel="009453A7">
                <w:rPr>
                  <w:b/>
                  <w:bCs/>
                  <w:szCs w:val="18"/>
                </w:rPr>
                <w:delText>&lt;mode&gt;</w:delText>
              </w:r>
              <w:r w:rsidDel="009453A7">
                <w:rPr>
                  <w:b/>
                  <w:bCs/>
                  <w:szCs w:val="18"/>
                </w:rPr>
                <w:delText>[</w:delText>
              </w:r>
              <w:r w:rsidRPr="00B728D0" w:rsidDel="009453A7">
                <w:rPr>
                  <w:b/>
                  <w:bCs/>
                  <w:szCs w:val="18"/>
                </w:rPr>
                <w:delText>,</w:delText>
              </w:r>
              <w:r w:rsidDel="009453A7">
                <w:rPr>
                  <w:b/>
                  <w:bCs/>
                  <w:szCs w:val="18"/>
                </w:rPr>
                <w:delText>&lt;GPIO&gt;</w:delText>
              </w:r>
              <w:r w:rsidRPr="00B728D0" w:rsidDel="009453A7">
                <w:rPr>
                  <w:b/>
                  <w:bCs/>
                  <w:szCs w:val="18"/>
                </w:rPr>
                <w:delText>[</w:delText>
              </w:r>
              <w:r w:rsidDel="009453A7">
                <w:rPr>
                  <w:b/>
                  <w:bCs/>
                  <w:szCs w:val="18"/>
                </w:rPr>
                <w:delText>,</w:delText>
              </w:r>
              <w:r w:rsidRPr="00B728D0" w:rsidDel="009453A7">
                <w:rPr>
                  <w:b/>
                  <w:bCs/>
                  <w:szCs w:val="18"/>
                </w:rPr>
                <w:delText>&lt;sim_used&gt;]</w:delText>
              </w:r>
              <w:r w:rsidDel="009453A7">
                <w:rPr>
                  <w:b/>
                  <w:bCs/>
                  <w:szCs w:val="18"/>
                </w:rPr>
                <w:delText>]</w:delText>
              </w:r>
              <w:bookmarkStart w:id="9472" w:name="_Toc489458936"/>
              <w:bookmarkEnd w:id="9472"/>
            </w:del>
          </w:p>
          <w:p w14:paraId="7FB23CA3" w14:textId="2B150F63" w:rsidR="00975CC4" w:rsidRPr="00960A86" w:rsidDel="009453A7" w:rsidRDefault="00975CC4" w:rsidP="00166AF3">
            <w:pPr>
              <w:pStyle w:val="TableBody"/>
              <w:rPr>
                <w:del w:id="9473" w:author="Alban Roche" w:date="2017-08-02T16:36:00Z"/>
                <w:szCs w:val="18"/>
              </w:rPr>
            </w:pPr>
            <w:del w:id="9474" w:author="Alban Roche" w:date="2017-08-02T16:36:00Z">
              <w:r w:rsidRPr="00C41274" w:rsidDel="009453A7">
                <w:rPr>
                  <w:b/>
                </w:rPr>
                <w:delText>OK</w:delText>
              </w:r>
              <w:r w:rsidDel="009453A7">
                <w:rPr>
                  <w:szCs w:val="18"/>
                </w:rPr>
                <w:delText xml:space="preserve"> </w:delText>
              </w:r>
              <w:bookmarkStart w:id="9475" w:name="_Toc489458937"/>
              <w:bookmarkEnd w:id="9475"/>
            </w:del>
          </w:p>
        </w:tc>
        <w:bookmarkStart w:id="9476" w:name="_Toc489458938"/>
        <w:bookmarkEnd w:id="9476"/>
      </w:tr>
      <w:tr w:rsidR="00975CC4" w:rsidRPr="00C41274" w:rsidDel="009453A7" w14:paraId="42C59B8D" w14:textId="62243833" w:rsidTr="00166AF3">
        <w:trPr>
          <w:cantSplit w:val="0"/>
          <w:trHeight w:val="42"/>
          <w:del w:id="9477" w:author="Alban Roche" w:date="2017-08-02T16:36:00Z"/>
        </w:trPr>
        <w:tc>
          <w:tcPr>
            <w:tcW w:w="1728" w:type="dxa"/>
          </w:tcPr>
          <w:p w14:paraId="24068546" w14:textId="4E9C9609" w:rsidR="00975CC4" w:rsidRPr="002C46BB" w:rsidDel="009453A7" w:rsidRDefault="00975CC4" w:rsidP="00166AF3">
            <w:pPr>
              <w:pStyle w:val="TableBody"/>
              <w:rPr>
                <w:del w:id="9478" w:author="Alban Roche" w:date="2017-08-02T16:36:00Z"/>
                <w:i/>
              </w:rPr>
            </w:pPr>
            <w:del w:id="9479" w:author="Alban Roche" w:date="2017-08-02T16:36:00Z">
              <w:r w:rsidRPr="00DD0691" w:rsidDel="009453A7">
                <w:rPr>
                  <w:i/>
                </w:rPr>
                <w:delText>Write command</w:delText>
              </w:r>
              <w:bookmarkStart w:id="9480" w:name="_Toc489458939"/>
              <w:bookmarkEnd w:id="9480"/>
            </w:del>
          </w:p>
          <w:p w14:paraId="29339816" w14:textId="6834C6FC" w:rsidR="00975CC4" w:rsidRPr="00DD0691" w:rsidDel="009453A7" w:rsidRDefault="00975CC4" w:rsidP="00166AF3">
            <w:pPr>
              <w:pStyle w:val="TableBody"/>
              <w:rPr>
                <w:del w:id="9481" w:author="Alban Roche" w:date="2017-08-02T16:36:00Z"/>
              </w:rPr>
            </w:pPr>
            <w:bookmarkStart w:id="9482" w:name="_Toc489458940"/>
            <w:bookmarkEnd w:id="9482"/>
          </w:p>
          <w:p w14:paraId="3B5E4CAC" w14:textId="062A0FF0" w:rsidR="00975CC4" w:rsidRPr="002C46BB" w:rsidDel="009453A7" w:rsidRDefault="00975CC4" w:rsidP="00166AF3">
            <w:pPr>
              <w:pStyle w:val="TableBody"/>
              <w:rPr>
                <w:del w:id="9483" w:author="Alban Roche" w:date="2017-08-02T16:36:00Z"/>
                <w:u w:val="single"/>
              </w:rPr>
            </w:pPr>
            <w:del w:id="9484" w:author="Alban Roche" w:date="2017-08-02T16:36:00Z">
              <w:r w:rsidRPr="00DD0691" w:rsidDel="009453A7">
                <w:rPr>
                  <w:u w:val="single"/>
                </w:rPr>
                <w:delText>Syntax</w:delText>
              </w:r>
              <w:bookmarkStart w:id="9485" w:name="_Toc489458941"/>
              <w:bookmarkEnd w:id="9485"/>
            </w:del>
          </w:p>
          <w:p w14:paraId="2BB043AB" w14:textId="4790D24E" w:rsidR="00975CC4" w:rsidRPr="00C41274" w:rsidDel="009453A7" w:rsidRDefault="00975CC4" w:rsidP="00166AF3">
            <w:pPr>
              <w:pStyle w:val="TableBody"/>
              <w:rPr>
                <w:del w:id="9486" w:author="Alban Roche" w:date="2017-08-02T16:36:00Z"/>
                <w:i/>
              </w:rPr>
            </w:pPr>
            <w:del w:id="9487" w:author="Alban Roche" w:date="2017-08-02T16:36:00Z">
              <w:r w:rsidDel="009453A7">
                <w:rPr>
                  <w:b/>
                  <w:bCs/>
                  <w:szCs w:val="18"/>
                </w:rPr>
                <w:delText>AT+KSIMSEL=</w:delText>
              </w:r>
              <w:r w:rsidDel="009453A7">
                <w:rPr>
                  <w:b/>
                  <w:bCs/>
                  <w:szCs w:val="18"/>
                </w:rPr>
                <w:br/>
                <w:delText>&lt;mode&gt;</w:delText>
              </w:r>
              <w:r w:rsidDel="009453A7">
                <w:rPr>
                  <w:b/>
                  <w:bCs/>
                  <w:szCs w:val="18"/>
                </w:rPr>
                <w:br/>
                <w:delText>[, &lt;GPIO&gt;]</w:delText>
              </w:r>
              <w:bookmarkStart w:id="9488" w:name="_Toc489458942"/>
              <w:bookmarkEnd w:id="9488"/>
            </w:del>
          </w:p>
        </w:tc>
        <w:tc>
          <w:tcPr>
            <w:tcW w:w="7560" w:type="dxa"/>
          </w:tcPr>
          <w:p w14:paraId="2420C127" w14:textId="19E0CC9C" w:rsidR="00975CC4" w:rsidRPr="006F1235" w:rsidDel="009453A7" w:rsidRDefault="00975CC4" w:rsidP="00166AF3">
            <w:pPr>
              <w:pStyle w:val="TableBody"/>
              <w:rPr>
                <w:del w:id="9489" w:author="Alban Roche" w:date="2017-08-02T16:36:00Z"/>
              </w:rPr>
            </w:pPr>
            <w:bookmarkStart w:id="9490" w:name="_Toc489458943"/>
            <w:bookmarkEnd w:id="9490"/>
          </w:p>
          <w:p w14:paraId="179EBA54" w14:textId="60164114" w:rsidR="00975CC4" w:rsidRPr="006F1235" w:rsidDel="009453A7" w:rsidRDefault="00975CC4" w:rsidP="00166AF3">
            <w:pPr>
              <w:pStyle w:val="TableBody"/>
              <w:rPr>
                <w:del w:id="9491" w:author="Alban Roche" w:date="2017-08-02T16:36:00Z"/>
              </w:rPr>
            </w:pPr>
            <w:bookmarkStart w:id="9492" w:name="_Toc489458944"/>
            <w:bookmarkEnd w:id="9492"/>
          </w:p>
          <w:p w14:paraId="3F5EF518" w14:textId="2D4FE400" w:rsidR="00975CC4" w:rsidRPr="00C41274" w:rsidDel="009453A7" w:rsidRDefault="00975CC4" w:rsidP="00166AF3">
            <w:pPr>
              <w:pStyle w:val="TableBody"/>
              <w:rPr>
                <w:del w:id="9493" w:author="Alban Roche" w:date="2017-08-02T16:36:00Z"/>
                <w:u w:val="single"/>
                <w:lang w:eastAsia="zh-CN"/>
              </w:rPr>
            </w:pPr>
            <w:del w:id="9494" w:author="Alban Roche" w:date="2017-08-02T16:36:00Z">
              <w:r w:rsidRPr="00C41274" w:rsidDel="009453A7">
                <w:rPr>
                  <w:u w:val="single"/>
                </w:rPr>
                <w:delText>Response</w:delText>
              </w:r>
              <w:bookmarkStart w:id="9495" w:name="_Toc489458945"/>
              <w:bookmarkEnd w:id="9495"/>
            </w:del>
          </w:p>
          <w:p w14:paraId="38ED659F" w14:textId="018F091E" w:rsidR="00975CC4" w:rsidDel="009453A7" w:rsidRDefault="00975CC4" w:rsidP="00166AF3">
            <w:pPr>
              <w:pStyle w:val="TableBody"/>
              <w:rPr>
                <w:del w:id="9496" w:author="Alban Roche" w:date="2017-08-02T16:36:00Z"/>
                <w:b/>
                <w:bCs/>
                <w:szCs w:val="18"/>
              </w:rPr>
            </w:pPr>
            <w:del w:id="9497" w:author="Alban Roche" w:date="2017-08-02T16:36:00Z">
              <w:r w:rsidDel="009453A7">
                <w:rPr>
                  <w:b/>
                  <w:bCs/>
                  <w:szCs w:val="18"/>
                </w:rPr>
                <w:delText>OK</w:delText>
              </w:r>
              <w:bookmarkStart w:id="9498" w:name="_Toc489458946"/>
              <w:bookmarkEnd w:id="9498"/>
            </w:del>
          </w:p>
          <w:p w14:paraId="06605EAE" w14:textId="675D811D" w:rsidR="00975CC4" w:rsidRPr="006928C8" w:rsidDel="009453A7" w:rsidRDefault="00975CC4" w:rsidP="00166AF3">
            <w:pPr>
              <w:pStyle w:val="TableBody"/>
              <w:rPr>
                <w:del w:id="9499" w:author="Alban Roche" w:date="2017-08-02T16:36:00Z"/>
                <w:b/>
                <w:bCs/>
                <w:sz w:val="14"/>
                <w:szCs w:val="14"/>
              </w:rPr>
            </w:pPr>
            <w:bookmarkStart w:id="9500" w:name="_Toc489458947"/>
            <w:bookmarkEnd w:id="9500"/>
          </w:p>
          <w:p w14:paraId="3A1CEB7D" w14:textId="6FBAF87F" w:rsidR="00975CC4" w:rsidDel="009453A7" w:rsidRDefault="00975CC4" w:rsidP="00166AF3">
            <w:pPr>
              <w:pStyle w:val="TableBody"/>
              <w:rPr>
                <w:del w:id="9501" w:author="Alban Roche" w:date="2017-08-02T16:36:00Z"/>
                <w:bCs/>
                <w:szCs w:val="18"/>
              </w:rPr>
            </w:pPr>
            <w:del w:id="9502" w:author="Alban Roche" w:date="2017-08-02T16:36:00Z">
              <w:r w:rsidDel="009453A7">
                <w:rPr>
                  <w:bCs/>
                  <w:szCs w:val="18"/>
                </w:rPr>
                <w:delText>If &lt;mode&gt; = 4:</w:delText>
              </w:r>
              <w:bookmarkStart w:id="9503" w:name="_Toc489458948"/>
              <w:bookmarkEnd w:id="9503"/>
            </w:del>
          </w:p>
          <w:p w14:paraId="0282EFAF" w14:textId="006D0B65" w:rsidR="00975CC4" w:rsidDel="009453A7" w:rsidRDefault="00975CC4" w:rsidP="00166AF3">
            <w:pPr>
              <w:pStyle w:val="TableBody"/>
              <w:rPr>
                <w:del w:id="9504" w:author="Alban Roche" w:date="2017-08-02T16:36:00Z"/>
                <w:b/>
                <w:bCs/>
                <w:szCs w:val="18"/>
              </w:rPr>
            </w:pPr>
            <w:del w:id="9505" w:author="Alban Roche" w:date="2017-08-02T16:36:00Z">
              <w:r w:rsidDel="009453A7">
                <w:rPr>
                  <w:b/>
                  <w:bCs/>
                  <w:szCs w:val="18"/>
                </w:rPr>
                <w:delText>+KSIMSEL: &lt;mode&gt;,&lt;sim1_pres&gt;,&lt;sim2_pres&gt;</w:delText>
              </w:r>
              <w:bookmarkStart w:id="9506" w:name="_Toc489458949"/>
              <w:bookmarkEnd w:id="9506"/>
            </w:del>
          </w:p>
          <w:p w14:paraId="7431B4CF" w14:textId="1EC545EC" w:rsidR="00975CC4" w:rsidDel="009453A7" w:rsidRDefault="00975CC4" w:rsidP="00166AF3">
            <w:pPr>
              <w:pStyle w:val="TableBody"/>
              <w:rPr>
                <w:del w:id="9507" w:author="Alban Roche" w:date="2017-08-02T16:36:00Z"/>
                <w:b/>
                <w:bCs/>
                <w:szCs w:val="18"/>
              </w:rPr>
            </w:pPr>
            <w:del w:id="9508" w:author="Alban Roche" w:date="2017-08-02T16:36:00Z">
              <w:r w:rsidDel="009453A7">
                <w:rPr>
                  <w:b/>
                  <w:bCs/>
                  <w:szCs w:val="18"/>
                </w:rPr>
                <w:delText>OK</w:delText>
              </w:r>
              <w:bookmarkStart w:id="9509" w:name="_Toc489458950"/>
              <w:bookmarkEnd w:id="9509"/>
            </w:del>
          </w:p>
          <w:p w14:paraId="31F257CC" w14:textId="11182A9B" w:rsidR="00975CC4" w:rsidDel="009453A7" w:rsidRDefault="00975CC4" w:rsidP="00166AF3">
            <w:pPr>
              <w:pStyle w:val="TableBody"/>
              <w:rPr>
                <w:del w:id="9510" w:author="Alban Roche" w:date="2017-08-02T16:36:00Z"/>
                <w:b/>
                <w:bCs/>
                <w:szCs w:val="18"/>
              </w:rPr>
            </w:pPr>
            <w:bookmarkStart w:id="9511" w:name="_Toc489458951"/>
            <w:bookmarkEnd w:id="9511"/>
          </w:p>
          <w:p w14:paraId="391EFB8F" w14:textId="66219B06" w:rsidR="00975CC4" w:rsidRPr="00924D2A" w:rsidDel="009453A7" w:rsidRDefault="00975CC4" w:rsidP="00166AF3">
            <w:pPr>
              <w:pStyle w:val="TableBody"/>
              <w:rPr>
                <w:del w:id="9512" w:author="Alban Roche" w:date="2017-08-02T16:36:00Z"/>
                <w:szCs w:val="18"/>
                <w:u w:val="single"/>
              </w:rPr>
            </w:pPr>
            <w:del w:id="9513" w:author="Alban Roche" w:date="2017-08-02T16:36:00Z">
              <w:r w:rsidRPr="00924D2A" w:rsidDel="009453A7">
                <w:rPr>
                  <w:szCs w:val="18"/>
                  <w:u w:val="single"/>
                </w:rPr>
                <w:delText>Parameters</w:delText>
              </w:r>
              <w:bookmarkStart w:id="9514" w:name="_Toc489458952"/>
              <w:bookmarkEnd w:id="9514"/>
            </w:del>
          </w:p>
          <w:p w14:paraId="74A57D9B" w14:textId="0D448E86" w:rsidR="00975CC4" w:rsidDel="009453A7" w:rsidRDefault="00975CC4" w:rsidP="00166AF3">
            <w:pPr>
              <w:pStyle w:val="TableBody"/>
              <w:rPr>
                <w:del w:id="9515" w:author="Alban Roche" w:date="2017-08-02T16:36:00Z"/>
                <w:szCs w:val="18"/>
              </w:rPr>
            </w:pPr>
            <w:del w:id="9516" w:author="Alban Roche" w:date="2017-08-02T16:36:00Z">
              <w:r w:rsidDel="009453A7">
                <w:rPr>
                  <w:b/>
                  <w:bCs/>
                  <w:szCs w:val="18"/>
                </w:rPr>
                <w:delText>&lt;mode&gt;</w:delText>
              </w:r>
              <w:r w:rsidDel="009453A7">
                <w:rPr>
                  <w:b/>
                  <w:bCs/>
                  <w:szCs w:val="18"/>
                </w:rPr>
                <w:tab/>
              </w:r>
              <w:r w:rsidDel="009453A7">
                <w:rPr>
                  <w:szCs w:val="18"/>
                </w:rPr>
                <w:delText>SIM selection mode</w:delText>
              </w:r>
              <w:bookmarkStart w:id="9517" w:name="_Toc489458953"/>
              <w:bookmarkEnd w:id="9517"/>
            </w:del>
          </w:p>
          <w:p w14:paraId="0BD0894A" w14:textId="32328E4A" w:rsidR="00975CC4" w:rsidRPr="00231CEB" w:rsidDel="009453A7" w:rsidRDefault="00975CC4" w:rsidP="00166AF3">
            <w:pPr>
              <w:pStyle w:val="TableBody"/>
              <w:rPr>
                <w:del w:id="9518" w:author="Alban Roche" w:date="2017-08-02T16:36:00Z"/>
                <w:szCs w:val="18"/>
              </w:rPr>
            </w:pPr>
            <w:del w:id="9519" w:author="Alban Roche" w:date="2017-08-02T16:36:00Z">
              <w:r w:rsidRPr="00493986" w:rsidDel="009453A7">
                <w:rPr>
                  <w:szCs w:val="18"/>
                  <w:u w:val="single"/>
                </w:rPr>
                <w:delText>0</w:delText>
              </w:r>
              <w:r w:rsidRPr="0094615C" w:rsidDel="009453A7">
                <w:rPr>
                  <w:szCs w:val="18"/>
                </w:rPr>
                <w:tab/>
              </w:r>
              <w:r w:rsidRPr="00231CEB" w:rsidDel="009453A7">
                <w:rPr>
                  <w:szCs w:val="18"/>
                </w:rPr>
                <w:delText>SIM selection disable</w:delText>
              </w:r>
              <w:bookmarkStart w:id="9520" w:name="_Toc489458954"/>
              <w:bookmarkEnd w:id="9520"/>
            </w:del>
          </w:p>
          <w:p w14:paraId="5A2F9799" w14:textId="1A3ED215" w:rsidR="00975CC4" w:rsidDel="009453A7" w:rsidRDefault="00975CC4" w:rsidP="00166AF3">
            <w:pPr>
              <w:pStyle w:val="TableBody"/>
              <w:rPr>
                <w:del w:id="9521" w:author="Alban Roche" w:date="2017-08-02T16:36:00Z"/>
                <w:szCs w:val="18"/>
              </w:rPr>
            </w:pPr>
            <w:del w:id="9522" w:author="Alban Roche" w:date="2017-08-02T16:36:00Z">
              <w:r w:rsidRPr="00231CEB" w:rsidDel="009453A7">
                <w:rPr>
                  <w:szCs w:val="18"/>
                </w:rPr>
                <w:delText>1</w:delText>
              </w:r>
              <w:r w:rsidDel="009453A7">
                <w:rPr>
                  <w:szCs w:val="18"/>
                </w:rPr>
                <w:tab/>
                <w:delText>Force to select the 1</w:delText>
              </w:r>
              <w:r w:rsidRPr="004B6C39" w:rsidDel="009453A7">
                <w:rPr>
                  <w:szCs w:val="18"/>
                  <w:vertAlign w:val="superscript"/>
                </w:rPr>
                <w:delText>st</w:delText>
              </w:r>
              <w:r w:rsidDel="009453A7">
                <w:rPr>
                  <w:szCs w:val="18"/>
                </w:rPr>
                <w:delText xml:space="preserve"> external SIM. The 2</w:delText>
              </w:r>
              <w:r w:rsidRPr="004B6C39" w:rsidDel="009453A7">
                <w:rPr>
                  <w:szCs w:val="18"/>
                  <w:vertAlign w:val="superscript"/>
                </w:rPr>
                <w:delText>nd</w:delText>
              </w:r>
              <w:r w:rsidDel="009453A7">
                <w:rPr>
                  <w:szCs w:val="18"/>
                </w:rPr>
                <w:delText xml:space="preserve"> external SIM presence will be ignored.</w:delText>
              </w:r>
              <w:bookmarkStart w:id="9523" w:name="_Toc489458955"/>
              <w:bookmarkEnd w:id="9523"/>
            </w:del>
          </w:p>
          <w:p w14:paraId="6ED7BFDE" w14:textId="212AA801" w:rsidR="00975CC4" w:rsidDel="009453A7" w:rsidRDefault="00975CC4" w:rsidP="00166AF3">
            <w:pPr>
              <w:pStyle w:val="TableBody"/>
              <w:rPr>
                <w:del w:id="9524" w:author="Alban Roche" w:date="2017-08-02T16:36:00Z"/>
                <w:szCs w:val="18"/>
              </w:rPr>
            </w:pPr>
            <w:del w:id="9525" w:author="Alban Roche" w:date="2017-08-02T16:36:00Z">
              <w:r w:rsidDel="009453A7">
                <w:rPr>
                  <w:szCs w:val="18"/>
                </w:rPr>
                <w:delText>2</w:delText>
              </w:r>
              <w:r w:rsidDel="009453A7">
                <w:rPr>
                  <w:szCs w:val="18"/>
                </w:rPr>
                <w:tab/>
                <w:delText>Force to select the 2</w:delText>
              </w:r>
              <w:r w:rsidRPr="004B6C39" w:rsidDel="009453A7">
                <w:rPr>
                  <w:szCs w:val="18"/>
                  <w:vertAlign w:val="superscript"/>
                </w:rPr>
                <w:delText>nd</w:delText>
              </w:r>
              <w:r w:rsidDel="009453A7">
                <w:rPr>
                  <w:szCs w:val="18"/>
                </w:rPr>
                <w:delText xml:space="preserve"> external SIM. The 1</w:delText>
              </w:r>
              <w:r w:rsidRPr="004B6C39" w:rsidDel="009453A7">
                <w:rPr>
                  <w:szCs w:val="18"/>
                  <w:vertAlign w:val="superscript"/>
                </w:rPr>
                <w:delText>st</w:delText>
              </w:r>
              <w:r w:rsidDel="009453A7">
                <w:rPr>
                  <w:szCs w:val="18"/>
                </w:rPr>
                <w:delText xml:space="preserve"> external SIM presence will be ignored.</w:delText>
              </w:r>
              <w:bookmarkStart w:id="9526" w:name="_Toc489458956"/>
              <w:bookmarkEnd w:id="9526"/>
            </w:del>
          </w:p>
          <w:p w14:paraId="65E88814" w14:textId="3617ED8E" w:rsidR="00975CC4" w:rsidDel="009453A7" w:rsidRDefault="00975CC4" w:rsidP="00166AF3">
            <w:pPr>
              <w:pStyle w:val="TableBody"/>
              <w:rPr>
                <w:del w:id="9527" w:author="Alban Roche" w:date="2017-08-02T16:36:00Z"/>
                <w:szCs w:val="18"/>
              </w:rPr>
            </w:pPr>
            <w:del w:id="9528" w:author="Alban Roche" w:date="2017-08-02T16:36:00Z">
              <w:r w:rsidDel="009453A7">
                <w:rPr>
                  <w:szCs w:val="18"/>
                </w:rPr>
                <w:delText>3</w:delText>
              </w:r>
              <w:r w:rsidDel="009453A7">
                <w:rPr>
                  <w:szCs w:val="18"/>
                </w:rPr>
                <w:tab/>
                <w:delText>Select the 1</w:delText>
              </w:r>
              <w:r w:rsidDel="009453A7">
                <w:rPr>
                  <w:szCs w:val="18"/>
                  <w:vertAlign w:val="superscript"/>
                </w:rPr>
                <w:delText>st</w:delText>
              </w:r>
              <w:r w:rsidDel="009453A7">
                <w:rPr>
                  <w:szCs w:val="18"/>
                </w:rPr>
                <w:delText xml:space="preserve"> external SIM if present, else select the 2</w:delText>
              </w:r>
              <w:r w:rsidDel="009453A7">
                <w:rPr>
                  <w:szCs w:val="18"/>
                  <w:vertAlign w:val="superscript"/>
                </w:rPr>
                <w:delText>nd</w:delText>
              </w:r>
              <w:r w:rsidDel="009453A7">
                <w:rPr>
                  <w:szCs w:val="18"/>
                </w:rPr>
                <w:delText xml:space="preserve"> external SIM if present.</w:delText>
              </w:r>
              <w:bookmarkStart w:id="9529" w:name="_Toc489458957"/>
              <w:bookmarkEnd w:id="9529"/>
            </w:del>
          </w:p>
          <w:p w14:paraId="24B95EC7" w14:textId="7954257F" w:rsidR="00975CC4" w:rsidDel="009453A7" w:rsidRDefault="00975CC4" w:rsidP="00166AF3">
            <w:pPr>
              <w:pStyle w:val="TableBody"/>
              <w:rPr>
                <w:del w:id="9530" w:author="Alban Roche" w:date="2017-08-02T16:36:00Z"/>
                <w:szCs w:val="18"/>
              </w:rPr>
            </w:pPr>
            <w:del w:id="9531" w:author="Alban Roche" w:date="2017-08-02T16:36:00Z">
              <w:r w:rsidDel="009453A7">
                <w:rPr>
                  <w:szCs w:val="18"/>
                </w:rPr>
                <w:delText>4</w:delText>
              </w:r>
              <w:r w:rsidDel="009453A7">
                <w:rPr>
                  <w:szCs w:val="18"/>
                </w:rPr>
                <w:tab/>
                <w:delText>Read SIM cards presence status</w:delText>
              </w:r>
              <w:bookmarkStart w:id="9532" w:name="_Toc489458958"/>
              <w:bookmarkEnd w:id="9532"/>
            </w:del>
          </w:p>
          <w:p w14:paraId="7675C744" w14:textId="2C2F6EDA" w:rsidR="00975CC4" w:rsidDel="009453A7" w:rsidRDefault="00975CC4" w:rsidP="00166AF3">
            <w:pPr>
              <w:pStyle w:val="TableBody"/>
              <w:rPr>
                <w:del w:id="9533" w:author="Alban Roche" w:date="2017-08-02T16:36:00Z"/>
                <w:b/>
                <w:bCs/>
                <w:szCs w:val="18"/>
              </w:rPr>
            </w:pPr>
            <w:bookmarkStart w:id="9534" w:name="_Toc489458959"/>
            <w:bookmarkEnd w:id="9534"/>
          </w:p>
          <w:p w14:paraId="1F6A66C7" w14:textId="44903619" w:rsidR="00975CC4" w:rsidDel="009453A7" w:rsidRDefault="00975CC4" w:rsidP="00166AF3">
            <w:pPr>
              <w:pStyle w:val="TableBody"/>
              <w:rPr>
                <w:del w:id="9535" w:author="Alban Roche" w:date="2017-08-02T16:36:00Z"/>
                <w:szCs w:val="18"/>
              </w:rPr>
            </w:pPr>
            <w:del w:id="9536" w:author="Alban Roche" w:date="2017-08-02T16:36:00Z">
              <w:r w:rsidDel="009453A7">
                <w:rPr>
                  <w:b/>
                  <w:bCs/>
                  <w:szCs w:val="18"/>
                </w:rPr>
                <w:delText>&lt;GPIO&gt;</w:delText>
              </w:r>
              <w:r w:rsidDel="009453A7">
                <w:rPr>
                  <w:b/>
                  <w:bCs/>
                  <w:szCs w:val="18"/>
                </w:rPr>
                <w:tab/>
              </w:r>
              <w:r w:rsidDel="009453A7">
                <w:rPr>
                  <w:szCs w:val="18"/>
                </w:rPr>
                <w:delText>1 – 8, 10, 11, 13 – 15</w:delText>
              </w:r>
              <w:r w:rsidDel="009453A7">
                <w:rPr>
                  <w:szCs w:val="18"/>
                </w:rPr>
                <w:tab/>
              </w:r>
              <w:r w:rsidDel="009453A7">
                <w:rPr>
                  <w:bCs/>
                  <w:szCs w:val="18"/>
                </w:rPr>
                <w:delText>GPIO to be used for external SIM selection</w:delText>
              </w:r>
              <w:r w:rsidRPr="004B6C39" w:rsidDel="009453A7">
                <w:rPr>
                  <w:szCs w:val="18"/>
                </w:rPr>
                <w:delText>.</w:delText>
              </w:r>
              <w:r w:rsidDel="009453A7">
                <w:rPr>
                  <w:szCs w:val="18"/>
                </w:rPr>
                <w:delText xml:space="preserve"> Default value = 6. If the </w:delText>
              </w:r>
              <w:r w:rsidRPr="00317457" w:rsidDel="009453A7">
                <w:rPr>
                  <w:szCs w:val="18"/>
                </w:rPr>
                <w:delText xml:space="preserve">value is </w:delText>
              </w:r>
              <w:r w:rsidRPr="0094615C" w:rsidDel="009453A7">
                <w:delText xml:space="preserve">omitted, the </w:delText>
              </w:r>
              <w:r w:rsidRPr="00317457" w:rsidDel="009453A7">
                <w:delText>previously configured</w:delText>
              </w:r>
              <w:r w:rsidRPr="007F59D4" w:rsidDel="009453A7">
                <w:delText xml:space="preserve"> GPIO will be used</w:delText>
              </w:r>
              <w:r w:rsidRPr="00961562" w:rsidDel="009453A7">
                <w:delText>.</w:delText>
              </w:r>
              <w:bookmarkStart w:id="9537" w:name="_Toc489458960"/>
              <w:bookmarkEnd w:id="9537"/>
            </w:del>
          </w:p>
          <w:p w14:paraId="4FF5A97F" w14:textId="6B783319" w:rsidR="00975CC4" w:rsidDel="009453A7" w:rsidRDefault="00975CC4" w:rsidP="00166AF3">
            <w:pPr>
              <w:pStyle w:val="TableBody"/>
              <w:rPr>
                <w:del w:id="9538" w:author="Alban Roche" w:date="2017-08-02T16:36:00Z"/>
                <w:b/>
                <w:bCs/>
                <w:szCs w:val="18"/>
              </w:rPr>
            </w:pPr>
            <w:bookmarkStart w:id="9539" w:name="_Toc489458961"/>
            <w:bookmarkEnd w:id="9539"/>
          </w:p>
          <w:p w14:paraId="1E7458BC" w14:textId="6997835A" w:rsidR="00975CC4" w:rsidDel="009453A7" w:rsidRDefault="00975CC4" w:rsidP="00166AF3">
            <w:pPr>
              <w:pStyle w:val="TableBody"/>
              <w:rPr>
                <w:del w:id="9540" w:author="Alban Roche" w:date="2017-08-02T16:36:00Z"/>
                <w:szCs w:val="18"/>
              </w:rPr>
            </w:pPr>
            <w:del w:id="9541" w:author="Alban Roche" w:date="2017-08-02T16:36:00Z">
              <w:r w:rsidDel="009453A7">
                <w:rPr>
                  <w:b/>
                  <w:bCs/>
                  <w:szCs w:val="18"/>
                </w:rPr>
                <w:delText>&lt;sim_used&gt;</w:delText>
              </w:r>
              <w:r w:rsidDel="009453A7">
                <w:rPr>
                  <w:b/>
                  <w:bCs/>
                  <w:szCs w:val="18"/>
                </w:rPr>
                <w:tab/>
              </w:r>
              <w:r w:rsidDel="009453A7">
                <w:rPr>
                  <w:szCs w:val="18"/>
                </w:rPr>
                <w:delText>1</w:delText>
              </w:r>
              <w:r w:rsidDel="009453A7">
                <w:rPr>
                  <w:szCs w:val="18"/>
                </w:rPr>
                <w:tab/>
                <w:delText>The 1</w:delText>
              </w:r>
              <w:r w:rsidRPr="004B6C39" w:rsidDel="009453A7">
                <w:rPr>
                  <w:szCs w:val="18"/>
                  <w:vertAlign w:val="superscript"/>
                </w:rPr>
                <w:delText>st</w:delText>
              </w:r>
              <w:r w:rsidDel="009453A7">
                <w:rPr>
                  <w:szCs w:val="18"/>
                </w:rPr>
                <w:delText xml:space="preserve"> external SIM currently used</w:delText>
              </w:r>
              <w:bookmarkStart w:id="9542" w:name="_Toc489458962"/>
              <w:bookmarkEnd w:id="9542"/>
            </w:del>
          </w:p>
          <w:p w14:paraId="707CF7D7" w14:textId="42EED69D" w:rsidR="00975CC4" w:rsidDel="009453A7" w:rsidRDefault="00975CC4" w:rsidP="00166AF3">
            <w:pPr>
              <w:pStyle w:val="TableBody"/>
              <w:rPr>
                <w:del w:id="9543" w:author="Alban Roche" w:date="2017-08-02T16:36:00Z"/>
                <w:szCs w:val="18"/>
              </w:rPr>
            </w:pPr>
            <w:del w:id="9544" w:author="Alban Roche" w:date="2017-08-02T16:36:00Z">
              <w:r w:rsidDel="009453A7">
                <w:rPr>
                  <w:szCs w:val="18"/>
                </w:rPr>
                <w:tab/>
              </w:r>
              <w:r w:rsidDel="009453A7">
                <w:rPr>
                  <w:szCs w:val="18"/>
                </w:rPr>
                <w:tab/>
                <w:delText>2</w:delText>
              </w:r>
              <w:r w:rsidDel="009453A7">
                <w:rPr>
                  <w:szCs w:val="18"/>
                </w:rPr>
                <w:tab/>
                <w:delText>The 2</w:delText>
              </w:r>
              <w:r w:rsidRPr="004B6C39" w:rsidDel="009453A7">
                <w:rPr>
                  <w:szCs w:val="18"/>
                  <w:vertAlign w:val="superscript"/>
                </w:rPr>
                <w:delText>nd</w:delText>
              </w:r>
              <w:r w:rsidDel="009453A7">
                <w:rPr>
                  <w:szCs w:val="18"/>
                </w:rPr>
                <w:delText xml:space="preserve"> external SIM currently used</w:delText>
              </w:r>
              <w:bookmarkStart w:id="9545" w:name="_Toc489458963"/>
              <w:bookmarkEnd w:id="9545"/>
            </w:del>
          </w:p>
          <w:p w14:paraId="053CE141" w14:textId="5FAC16EE" w:rsidR="00975CC4" w:rsidDel="009453A7" w:rsidRDefault="00975CC4" w:rsidP="00166AF3">
            <w:pPr>
              <w:pStyle w:val="TableBody"/>
              <w:rPr>
                <w:del w:id="9546" w:author="Alban Roche" w:date="2017-08-02T16:36:00Z"/>
                <w:szCs w:val="18"/>
              </w:rPr>
            </w:pPr>
            <w:bookmarkStart w:id="9547" w:name="_Toc489458964"/>
            <w:bookmarkEnd w:id="9547"/>
          </w:p>
          <w:p w14:paraId="0B9A2EB1" w14:textId="1A217D67" w:rsidR="00975CC4" w:rsidDel="009453A7" w:rsidRDefault="00975CC4" w:rsidP="00166AF3">
            <w:pPr>
              <w:pStyle w:val="TableBody"/>
              <w:rPr>
                <w:del w:id="9548" w:author="Alban Roche" w:date="2017-08-02T16:36:00Z"/>
                <w:szCs w:val="18"/>
              </w:rPr>
            </w:pPr>
            <w:del w:id="9549" w:author="Alban Roche" w:date="2017-08-02T16:36:00Z">
              <w:r w:rsidRPr="00231CEB" w:rsidDel="009453A7">
                <w:rPr>
                  <w:b/>
                  <w:szCs w:val="18"/>
                </w:rPr>
                <w:delText>&lt;sim1_pres&gt;</w:delText>
              </w:r>
              <w:r w:rsidDel="009453A7">
                <w:rPr>
                  <w:b/>
                  <w:szCs w:val="18"/>
                </w:rPr>
                <w:tab/>
              </w:r>
              <w:r w:rsidRPr="00231CEB" w:rsidDel="009453A7">
                <w:rPr>
                  <w:szCs w:val="18"/>
                </w:rPr>
                <w:delText>0</w:delText>
              </w:r>
              <w:r w:rsidDel="009453A7">
                <w:rPr>
                  <w:szCs w:val="18"/>
                </w:rPr>
                <w:tab/>
                <w:delText>T</w:delText>
              </w:r>
              <w:r w:rsidRPr="008A0B51" w:rsidDel="009453A7">
                <w:rPr>
                  <w:szCs w:val="18"/>
                </w:rPr>
                <w:delText>he</w:delText>
              </w:r>
              <w:r w:rsidDel="009453A7">
                <w:rPr>
                  <w:szCs w:val="18"/>
                </w:rPr>
                <w:delText xml:space="preserve"> 1</w:delText>
              </w:r>
              <w:r w:rsidRPr="00231CEB" w:rsidDel="009453A7">
                <w:rPr>
                  <w:szCs w:val="18"/>
                  <w:vertAlign w:val="superscript"/>
                </w:rPr>
                <w:delText>st</w:delText>
              </w:r>
              <w:r w:rsidDel="009453A7">
                <w:rPr>
                  <w:szCs w:val="18"/>
                </w:rPr>
                <w:delText xml:space="preserve"> external SIM is not present</w:delText>
              </w:r>
              <w:bookmarkStart w:id="9550" w:name="_Toc489458965"/>
              <w:bookmarkEnd w:id="9550"/>
            </w:del>
          </w:p>
          <w:p w14:paraId="34FDF8FE" w14:textId="1C1E0459" w:rsidR="00975CC4" w:rsidRPr="00231CEB" w:rsidDel="009453A7" w:rsidRDefault="00975CC4" w:rsidP="00166AF3">
            <w:pPr>
              <w:pStyle w:val="TableBody"/>
              <w:rPr>
                <w:del w:id="9551" w:author="Alban Roche" w:date="2017-08-02T16:36:00Z"/>
                <w:szCs w:val="18"/>
              </w:rPr>
            </w:pPr>
            <w:del w:id="9552" w:author="Alban Roche" w:date="2017-08-02T16:36:00Z">
              <w:r w:rsidDel="009453A7">
                <w:rPr>
                  <w:szCs w:val="18"/>
                </w:rPr>
                <w:tab/>
              </w:r>
              <w:r w:rsidDel="009453A7">
                <w:rPr>
                  <w:szCs w:val="18"/>
                </w:rPr>
                <w:tab/>
                <w:delText>1</w:delText>
              </w:r>
              <w:r w:rsidDel="009453A7">
                <w:rPr>
                  <w:szCs w:val="18"/>
                </w:rPr>
                <w:tab/>
                <w:delText>The 1</w:delText>
              </w:r>
              <w:r w:rsidRPr="00231CEB" w:rsidDel="009453A7">
                <w:rPr>
                  <w:szCs w:val="18"/>
                  <w:vertAlign w:val="superscript"/>
                </w:rPr>
                <w:delText>st</w:delText>
              </w:r>
              <w:r w:rsidDel="009453A7">
                <w:rPr>
                  <w:szCs w:val="18"/>
                </w:rPr>
                <w:delText xml:space="preserve"> external SIM is present</w:delText>
              </w:r>
              <w:bookmarkStart w:id="9553" w:name="_Toc489458966"/>
              <w:bookmarkEnd w:id="9553"/>
            </w:del>
          </w:p>
          <w:p w14:paraId="0E460710" w14:textId="46998740" w:rsidR="00975CC4" w:rsidDel="009453A7" w:rsidRDefault="00975CC4" w:rsidP="00166AF3">
            <w:pPr>
              <w:pStyle w:val="TableBody"/>
              <w:rPr>
                <w:del w:id="9554" w:author="Alban Roche" w:date="2017-08-02T16:36:00Z"/>
                <w:b/>
                <w:szCs w:val="18"/>
              </w:rPr>
            </w:pPr>
            <w:bookmarkStart w:id="9555" w:name="_Toc489458967"/>
            <w:bookmarkEnd w:id="9555"/>
          </w:p>
          <w:p w14:paraId="2F899BAC" w14:textId="2BCA14EC" w:rsidR="00975CC4" w:rsidDel="009453A7" w:rsidRDefault="00975CC4" w:rsidP="00166AF3">
            <w:pPr>
              <w:pStyle w:val="TableBody"/>
              <w:rPr>
                <w:del w:id="9556" w:author="Alban Roche" w:date="2017-08-02T16:36:00Z"/>
                <w:szCs w:val="18"/>
              </w:rPr>
            </w:pPr>
            <w:del w:id="9557" w:author="Alban Roche" w:date="2017-08-02T16:36:00Z">
              <w:r w:rsidRPr="00231CEB" w:rsidDel="009453A7">
                <w:rPr>
                  <w:b/>
                  <w:szCs w:val="18"/>
                </w:rPr>
                <w:delText>&lt;sim2_pres&gt;</w:delText>
              </w:r>
              <w:r w:rsidDel="009453A7">
                <w:rPr>
                  <w:b/>
                  <w:szCs w:val="18"/>
                </w:rPr>
                <w:tab/>
              </w:r>
              <w:r w:rsidDel="009453A7">
                <w:rPr>
                  <w:szCs w:val="18"/>
                </w:rPr>
                <w:delText>0</w:delText>
              </w:r>
              <w:r w:rsidDel="009453A7">
                <w:rPr>
                  <w:szCs w:val="18"/>
                </w:rPr>
                <w:tab/>
                <w:delText>The 2</w:delText>
              </w:r>
              <w:r w:rsidRPr="00231CEB" w:rsidDel="009453A7">
                <w:rPr>
                  <w:szCs w:val="18"/>
                  <w:vertAlign w:val="superscript"/>
                </w:rPr>
                <w:delText>nd</w:delText>
              </w:r>
              <w:r w:rsidDel="009453A7">
                <w:rPr>
                  <w:szCs w:val="18"/>
                </w:rPr>
                <w:delText xml:space="preserve"> external SIM is not present</w:delText>
              </w:r>
              <w:bookmarkStart w:id="9558" w:name="_Toc489458968"/>
              <w:bookmarkEnd w:id="9558"/>
            </w:del>
          </w:p>
          <w:p w14:paraId="4D25EB6D" w14:textId="2C916D8B" w:rsidR="00975CC4" w:rsidRPr="00960A86" w:rsidDel="009453A7" w:rsidRDefault="00975CC4" w:rsidP="00166AF3">
            <w:pPr>
              <w:pStyle w:val="TableBody"/>
              <w:rPr>
                <w:del w:id="9559" w:author="Alban Roche" w:date="2017-08-02T16:36:00Z"/>
                <w:szCs w:val="18"/>
              </w:rPr>
            </w:pPr>
            <w:del w:id="9560" w:author="Alban Roche" w:date="2017-08-02T16:36:00Z">
              <w:r w:rsidDel="009453A7">
                <w:rPr>
                  <w:szCs w:val="18"/>
                </w:rPr>
                <w:tab/>
              </w:r>
              <w:r w:rsidDel="009453A7">
                <w:rPr>
                  <w:szCs w:val="18"/>
                </w:rPr>
                <w:tab/>
                <w:delText>1</w:delText>
              </w:r>
              <w:r w:rsidDel="009453A7">
                <w:rPr>
                  <w:szCs w:val="18"/>
                </w:rPr>
                <w:tab/>
                <w:delText>The 2</w:delText>
              </w:r>
              <w:r w:rsidRPr="00231CEB" w:rsidDel="009453A7">
                <w:rPr>
                  <w:szCs w:val="18"/>
                  <w:vertAlign w:val="superscript"/>
                </w:rPr>
                <w:delText>nd</w:delText>
              </w:r>
              <w:r w:rsidDel="009453A7">
                <w:rPr>
                  <w:szCs w:val="18"/>
                </w:rPr>
                <w:delText xml:space="preserve"> external SIM is present</w:delText>
              </w:r>
              <w:r w:rsidDel="009453A7">
                <w:rPr>
                  <w:b/>
                  <w:bCs/>
                  <w:szCs w:val="18"/>
                </w:rPr>
                <w:delText xml:space="preserve"> </w:delText>
              </w:r>
              <w:bookmarkStart w:id="9561" w:name="_Toc489458969"/>
              <w:bookmarkEnd w:id="9561"/>
            </w:del>
          </w:p>
        </w:tc>
        <w:bookmarkStart w:id="9562" w:name="_Toc489458970"/>
        <w:bookmarkEnd w:id="9562"/>
      </w:tr>
      <w:tr w:rsidR="00975CC4" w:rsidRPr="00C41274" w:rsidDel="009453A7" w14:paraId="5B9D102F" w14:textId="1C44D0F7" w:rsidTr="00166AF3">
        <w:trPr>
          <w:cantSplit w:val="0"/>
          <w:trHeight w:val="42"/>
          <w:del w:id="9563" w:author="Alban Roche" w:date="2017-08-02T16:36:00Z"/>
        </w:trPr>
        <w:tc>
          <w:tcPr>
            <w:tcW w:w="1728" w:type="dxa"/>
          </w:tcPr>
          <w:p w14:paraId="31ED39BA" w14:textId="10957F7D" w:rsidR="00975CC4" w:rsidRPr="00DD0691" w:rsidDel="009453A7" w:rsidRDefault="00975CC4" w:rsidP="00166AF3">
            <w:pPr>
              <w:pStyle w:val="TableBody"/>
              <w:rPr>
                <w:del w:id="9564" w:author="Alban Roche" w:date="2017-08-02T16:36:00Z"/>
                <w:i/>
              </w:rPr>
            </w:pPr>
            <w:del w:id="9565" w:author="Alban Roche" w:date="2017-08-02T16:36:00Z">
              <w:r w:rsidRPr="0094615C" w:rsidDel="009453A7">
                <w:rPr>
                  <w:u w:val="single"/>
                </w:rPr>
                <w:delText>Notes</w:delText>
              </w:r>
              <w:bookmarkStart w:id="9566" w:name="_Toc489458971"/>
              <w:bookmarkEnd w:id="9566"/>
            </w:del>
          </w:p>
        </w:tc>
        <w:tc>
          <w:tcPr>
            <w:tcW w:w="7560" w:type="dxa"/>
          </w:tcPr>
          <w:p w14:paraId="74CC75AD" w14:textId="6C1DB9A1" w:rsidR="00975CC4" w:rsidRPr="00317457" w:rsidDel="009453A7" w:rsidRDefault="00975CC4" w:rsidP="0059466D">
            <w:pPr>
              <w:pStyle w:val="TableBody"/>
              <w:numPr>
                <w:ilvl w:val="0"/>
                <w:numId w:val="132"/>
              </w:numPr>
              <w:rPr>
                <w:del w:id="9567" w:author="Alban Roche" w:date="2017-08-02T16:36:00Z"/>
              </w:rPr>
            </w:pPr>
            <w:del w:id="9568" w:author="Alban Roche" w:date="2017-08-02T16:36:00Z">
              <w:r w:rsidDel="009453A7">
                <w:delText>The f</w:delText>
              </w:r>
              <w:r w:rsidRPr="00317457" w:rsidDel="009453A7">
                <w:delText>irmware supports DSSS</w:delText>
              </w:r>
              <w:r w:rsidDel="009453A7">
                <w:delText xml:space="preserve"> – </w:delText>
              </w:r>
              <w:r w:rsidRPr="00317457" w:rsidDel="009453A7">
                <w:delText>Dual SIM Single Standby</w:delText>
              </w:r>
              <w:r w:rsidDel="009453A7">
                <w:delText>. This means that</w:delText>
              </w:r>
              <w:r w:rsidRPr="00317457" w:rsidDel="009453A7">
                <w:delText xml:space="preserve"> only one SIM can be set </w:delText>
              </w:r>
              <w:r w:rsidDel="009453A7">
                <w:delText xml:space="preserve">as </w:delText>
              </w:r>
              <w:r w:rsidRPr="00317457" w:rsidDel="009453A7">
                <w:delText>active</w:delText>
              </w:r>
              <w:r w:rsidDel="009453A7">
                <w:delText xml:space="preserve"> at a time.</w:delText>
              </w:r>
              <w:bookmarkStart w:id="9569" w:name="_Toc489458972"/>
              <w:bookmarkEnd w:id="9569"/>
            </w:del>
          </w:p>
          <w:p w14:paraId="62CB5745" w14:textId="281449BE" w:rsidR="00975CC4" w:rsidRPr="007F59D4" w:rsidDel="009453A7" w:rsidRDefault="00975CC4" w:rsidP="0059466D">
            <w:pPr>
              <w:pStyle w:val="TableBody"/>
              <w:numPr>
                <w:ilvl w:val="0"/>
                <w:numId w:val="132"/>
              </w:numPr>
              <w:rPr>
                <w:del w:id="9570" w:author="Alban Roche" w:date="2017-08-02T16:36:00Z"/>
              </w:rPr>
            </w:pPr>
            <w:del w:id="9571" w:author="Alban Roche" w:date="2017-08-02T16:36:00Z">
              <w:r w:rsidRPr="007F59D4" w:rsidDel="009453A7">
                <w:delText xml:space="preserve">&lt;GPIO&gt; </w:delText>
              </w:r>
              <w:r w:rsidRPr="00961562" w:rsidDel="009453A7">
                <w:delText>would be low leveled for enabling the 1</w:delText>
              </w:r>
              <w:r w:rsidRPr="0094615C" w:rsidDel="009453A7">
                <w:rPr>
                  <w:vertAlign w:val="superscript"/>
                </w:rPr>
                <w:delText>st</w:delText>
              </w:r>
              <w:r w:rsidRPr="00317457" w:rsidDel="009453A7">
                <w:delText xml:space="preserve"> external SIM</w:delText>
              </w:r>
              <w:r w:rsidRPr="007F59D4" w:rsidDel="009453A7">
                <w:delText xml:space="preserve">, whereas </w:delText>
              </w:r>
              <w:r w:rsidRPr="00961562" w:rsidDel="009453A7">
                <w:delText>&lt;GPIO&gt; would be high leveled for enabling the 2</w:delText>
              </w:r>
              <w:r w:rsidRPr="0094615C" w:rsidDel="009453A7">
                <w:rPr>
                  <w:vertAlign w:val="superscript"/>
                </w:rPr>
                <w:delText>nd</w:delText>
              </w:r>
              <w:r w:rsidRPr="00317457" w:rsidDel="009453A7">
                <w:delText xml:space="preserve"> external SIM.</w:delText>
              </w:r>
              <w:bookmarkStart w:id="9572" w:name="_Toc489458973"/>
              <w:bookmarkEnd w:id="9572"/>
            </w:del>
          </w:p>
          <w:p w14:paraId="2DDFE1C9" w14:textId="6FCF5011" w:rsidR="00975CC4" w:rsidRPr="00317457" w:rsidDel="009453A7" w:rsidRDefault="00975CC4" w:rsidP="0059466D">
            <w:pPr>
              <w:pStyle w:val="TableBody"/>
              <w:numPr>
                <w:ilvl w:val="0"/>
                <w:numId w:val="132"/>
              </w:numPr>
              <w:rPr>
                <w:del w:id="9573" w:author="Alban Roche" w:date="2017-08-02T16:36:00Z"/>
              </w:rPr>
            </w:pPr>
            <w:del w:id="9574" w:author="Alban Roche" w:date="2017-08-02T16:36:00Z">
              <w:r w:rsidRPr="00961562" w:rsidDel="009453A7">
                <w:delText xml:space="preserve">&lt;sim_used&gt; information </w:delText>
              </w:r>
              <w:r w:rsidDel="009453A7">
                <w:delText xml:space="preserve">is </w:delText>
              </w:r>
              <w:r w:rsidRPr="00317457" w:rsidDel="009453A7">
                <w:delText xml:space="preserve">only available </w:delText>
              </w:r>
              <w:r w:rsidDel="009453A7">
                <w:delText xml:space="preserve">when </w:delText>
              </w:r>
              <w:r w:rsidRPr="00317457" w:rsidDel="009453A7">
                <w:delText>&lt;mode&gt;</w:delText>
              </w:r>
              <w:r w:rsidDel="009453A7">
                <w:delText xml:space="preserve"> </w:delText>
              </w:r>
              <w:r w:rsidRPr="00317457" w:rsidDel="009453A7">
                <w:delText>=</w:delText>
              </w:r>
              <w:r w:rsidDel="009453A7">
                <w:delText xml:space="preserve"> </w:delText>
              </w:r>
              <w:r w:rsidRPr="00317457" w:rsidDel="009453A7">
                <w:delText>3</w:delText>
              </w:r>
              <w:r w:rsidDel="009453A7">
                <w:delText>.</w:delText>
              </w:r>
              <w:bookmarkStart w:id="9575" w:name="_Toc489458974"/>
              <w:bookmarkEnd w:id="9575"/>
            </w:del>
          </w:p>
          <w:p w14:paraId="00E5AF32" w14:textId="0392A8DC" w:rsidR="00975CC4" w:rsidRPr="00317457" w:rsidDel="009453A7" w:rsidRDefault="00975CC4" w:rsidP="0059466D">
            <w:pPr>
              <w:pStyle w:val="TableBody"/>
              <w:numPr>
                <w:ilvl w:val="0"/>
                <w:numId w:val="132"/>
              </w:numPr>
              <w:rPr>
                <w:del w:id="9576" w:author="Alban Roche" w:date="2017-08-02T16:36:00Z"/>
              </w:rPr>
            </w:pPr>
            <w:del w:id="9577" w:author="Alban Roche" w:date="2017-08-02T16:36:00Z">
              <w:r w:rsidRPr="007F59D4" w:rsidDel="009453A7">
                <w:delText xml:space="preserve">Response </w:delText>
              </w:r>
              <w:r w:rsidRPr="00E81B6A" w:rsidDel="009453A7">
                <w:rPr>
                  <w:b/>
                </w:rPr>
                <w:delText>[+KSIMSEL: 4,&lt;sim1_pres&gt;,&lt;sim2_pres&gt;]</w:delText>
              </w:r>
              <w:r w:rsidRPr="007F59D4" w:rsidDel="009453A7">
                <w:delText xml:space="preserve"> is only available </w:delText>
              </w:r>
              <w:r w:rsidDel="009453A7">
                <w:delText xml:space="preserve">when </w:delText>
              </w:r>
              <w:r w:rsidRPr="00317457" w:rsidDel="009453A7">
                <w:delText>&lt;mode&gt; = 4</w:delText>
              </w:r>
              <w:r w:rsidDel="009453A7">
                <w:delText>.</w:delText>
              </w:r>
              <w:bookmarkStart w:id="9578" w:name="_Toc489458975"/>
              <w:bookmarkEnd w:id="9578"/>
            </w:del>
          </w:p>
          <w:p w14:paraId="067EB61C" w14:textId="6FF6407F" w:rsidR="00975CC4" w:rsidRPr="00317457" w:rsidDel="009453A7" w:rsidRDefault="00975CC4" w:rsidP="0059466D">
            <w:pPr>
              <w:pStyle w:val="TableBody"/>
              <w:numPr>
                <w:ilvl w:val="0"/>
                <w:numId w:val="132"/>
              </w:numPr>
              <w:rPr>
                <w:del w:id="9579" w:author="Alban Roche" w:date="2017-08-02T16:36:00Z"/>
              </w:rPr>
            </w:pPr>
            <w:del w:id="9580" w:author="Alban Roche" w:date="2017-08-02T16:36:00Z">
              <w:r w:rsidRPr="007F59D4" w:rsidDel="009453A7">
                <w:delText xml:space="preserve">This command can be used without </w:delText>
              </w:r>
              <w:r w:rsidDel="009453A7">
                <w:delText xml:space="preserve">a </w:delText>
              </w:r>
              <w:r w:rsidRPr="00317457" w:rsidDel="009453A7">
                <w:delText>SIM</w:delText>
              </w:r>
              <w:r w:rsidDel="009453A7">
                <w:delText>.</w:delText>
              </w:r>
              <w:bookmarkStart w:id="9581" w:name="_Toc489458976"/>
              <w:bookmarkEnd w:id="9581"/>
            </w:del>
          </w:p>
          <w:p w14:paraId="461CF257" w14:textId="54A4E34F" w:rsidR="00975CC4" w:rsidRPr="00317457" w:rsidDel="009453A7" w:rsidRDefault="00975CC4" w:rsidP="0059466D">
            <w:pPr>
              <w:pStyle w:val="TableBody"/>
              <w:numPr>
                <w:ilvl w:val="0"/>
                <w:numId w:val="132"/>
              </w:numPr>
              <w:rPr>
                <w:del w:id="9582" w:author="Alban Roche" w:date="2017-08-02T16:36:00Z"/>
              </w:rPr>
            </w:pPr>
            <w:del w:id="9583" w:author="Alban Roche" w:date="2017-08-02T16:36:00Z">
              <w:r w:rsidRPr="007F59D4" w:rsidDel="009453A7">
                <w:delText>Parameters &lt;mode&gt; and &lt;GPIO&gt; are saved in non</w:delText>
              </w:r>
              <w:r w:rsidRPr="00961562" w:rsidDel="009453A7">
                <w:delText>-volatile memory over module reboot</w:delText>
              </w:r>
              <w:r w:rsidDel="009453A7">
                <w:delText>.</w:delText>
              </w:r>
              <w:bookmarkStart w:id="9584" w:name="_Toc489458977"/>
              <w:bookmarkEnd w:id="9584"/>
            </w:del>
          </w:p>
          <w:p w14:paraId="5F89D259" w14:textId="539EE3FB" w:rsidR="00975CC4" w:rsidRPr="00317457" w:rsidDel="009453A7" w:rsidRDefault="00975CC4" w:rsidP="0059466D">
            <w:pPr>
              <w:pStyle w:val="TableBody"/>
              <w:numPr>
                <w:ilvl w:val="0"/>
                <w:numId w:val="132"/>
              </w:numPr>
              <w:rPr>
                <w:del w:id="9585" w:author="Alban Roche" w:date="2017-08-02T16:36:00Z"/>
              </w:rPr>
            </w:pPr>
            <w:del w:id="9586" w:author="Alban Roche" w:date="2017-08-02T16:36:00Z">
              <w:r w:rsidRPr="007F59D4" w:rsidDel="009453A7">
                <w:delText>When SIM select feature is disabled, only the 1</w:delText>
              </w:r>
              <w:r w:rsidRPr="0094615C" w:rsidDel="009453A7">
                <w:rPr>
                  <w:vertAlign w:val="superscript"/>
                </w:rPr>
                <w:delText>st</w:delText>
              </w:r>
              <w:r w:rsidRPr="00317457" w:rsidDel="009453A7">
                <w:delText xml:space="preserve"> external SIM interface is available and the dedicated GPIO is free for customer use via +KGPIO</w:delText>
              </w:r>
              <w:r w:rsidDel="009453A7">
                <w:delText>.</w:delText>
              </w:r>
              <w:bookmarkStart w:id="9587" w:name="_Toc489458978"/>
              <w:bookmarkEnd w:id="9587"/>
            </w:del>
          </w:p>
          <w:p w14:paraId="455779A6" w14:textId="42C1E389" w:rsidR="00975CC4" w:rsidDel="009453A7" w:rsidRDefault="00975CC4" w:rsidP="0059466D">
            <w:pPr>
              <w:pStyle w:val="TableBody"/>
              <w:numPr>
                <w:ilvl w:val="0"/>
                <w:numId w:val="132"/>
              </w:numPr>
              <w:rPr>
                <w:del w:id="9588" w:author="Alban Roche" w:date="2017-08-02T16:36:00Z"/>
              </w:rPr>
            </w:pPr>
            <w:del w:id="9589" w:author="Alban Roche" w:date="2017-08-02T16:36:00Z">
              <w:r w:rsidDel="009453A7">
                <w:delText xml:space="preserve">When </w:delText>
              </w:r>
              <w:r w:rsidRPr="00317457" w:rsidDel="009453A7">
                <w:delText xml:space="preserve">&lt;mode&gt;=3, </w:delText>
              </w:r>
              <w:r w:rsidRPr="007F59D4" w:rsidDel="009453A7">
                <w:delText xml:space="preserve">SIM selection is performed immediately after the </w:delText>
              </w:r>
              <w:r w:rsidRPr="00961562" w:rsidDel="009453A7">
                <w:delText>user enters the AT+KSIMSEL command. No SIM selection is performed for SIM insertion or SIM removal afterwards.</w:delText>
              </w:r>
              <w:bookmarkStart w:id="9590" w:name="_Toc489458979"/>
              <w:bookmarkEnd w:id="9590"/>
            </w:del>
          </w:p>
          <w:p w14:paraId="47E29C90" w14:textId="015E5DE5" w:rsidR="00975CC4" w:rsidRPr="006F1235" w:rsidDel="009453A7" w:rsidRDefault="00975CC4" w:rsidP="0059466D">
            <w:pPr>
              <w:pStyle w:val="TableBody"/>
              <w:numPr>
                <w:ilvl w:val="0"/>
                <w:numId w:val="132"/>
              </w:numPr>
              <w:rPr>
                <w:del w:id="9591" w:author="Alban Roche" w:date="2017-08-02T16:36:00Z"/>
              </w:rPr>
            </w:pPr>
            <w:del w:id="9592" w:author="Alban Roche" w:date="2017-08-02T16:36:00Z">
              <w:r w:rsidRPr="00961562" w:rsidDel="009453A7">
                <w:delText>Module reboot is needed when the &lt;mode&gt; setting is changed from enabled (&lt;mode&gt; = 1 or 2 or 3) to disabled (&lt;mode&gt; = 0) and vice versa</w:delText>
              </w:r>
              <w:r w:rsidDel="009453A7">
                <w:delText>.</w:delText>
              </w:r>
              <w:bookmarkStart w:id="9593" w:name="_Toc489458980"/>
              <w:bookmarkEnd w:id="9593"/>
            </w:del>
          </w:p>
        </w:tc>
        <w:bookmarkStart w:id="9594" w:name="_Toc489458981"/>
        <w:bookmarkEnd w:id="9594"/>
      </w:tr>
      <w:tr w:rsidR="00975CC4" w:rsidRPr="00C41274" w:rsidDel="009453A7" w14:paraId="075BD6B9" w14:textId="6993DCCC" w:rsidTr="00166AF3">
        <w:trPr>
          <w:cantSplit w:val="0"/>
          <w:trHeight w:val="42"/>
          <w:del w:id="9595" w:author="Alban Roche" w:date="2017-08-02T16:36:00Z"/>
        </w:trPr>
        <w:tc>
          <w:tcPr>
            <w:tcW w:w="1728" w:type="dxa"/>
          </w:tcPr>
          <w:p w14:paraId="3382CD0B" w14:textId="116085D4" w:rsidR="00975CC4" w:rsidRPr="0094615C" w:rsidDel="009453A7" w:rsidRDefault="00975CC4" w:rsidP="00166AF3">
            <w:pPr>
              <w:pStyle w:val="TableBody"/>
              <w:rPr>
                <w:del w:id="9596" w:author="Alban Roche" w:date="2017-08-02T16:36:00Z"/>
                <w:u w:val="single"/>
              </w:rPr>
            </w:pPr>
            <w:del w:id="9597" w:author="Alban Roche" w:date="2017-08-02T16:36:00Z">
              <w:r w:rsidDel="009453A7">
                <w:rPr>
                  <w:u w:val="single"/>
                </w:rPr>
                <w:delText>Examples</w:delText>
              </w:r>
              <w:bookmarkStart w:id="9598" w:name="_Toc489458982"/>
              <w:bookmarkEnd w:id="9598"/>
            </w:del>
          </w:p>
        </w:tc>
        <w:tc>
          <w:tcPr>
            <w:tcW w:w="7560" w:type="dxa"/>
          </w:tcPr>
          <w:p w14:paraId="3C00DD0A" w14:textId="1480A7D2" w:rsidR="00975CC4" w:rsidRPr="00317457" w:rsidDel="009453A7" w:rsidRDefault="00975CC4" w:rsidP="00166AF3">
            <w:pPr>
              <w:pStyle w:val="TableBody"/>
              <w:rPr>
                <w:del w:id="9599" w:author="Alban Roche" w:date="2017-08-02T16:36:00Z"/>
              </w:rPr>
            </w:pPr>
            <w:del w:id="9600" w:author="Alban Roche" w:date="2017-08-02T16:36:00Z">
              <w:r w:rsidRPr="0094615C" w:rsidDel="009453A7">
                <w:rPr>
                  <w:b/>
                </w:rPr>
                <w:delText>AT+KSIMSEL=?</w:delText>
              </w:r>
              <w:r w:rsidDel="009453A7">
                <w:tab/>
              </w:r>
              <w:r w:rsidDel="009453A7">
                <w:tab/>
              </w:r>
              <w:r w:rsidDel="009453A7">
                <w:tab/>
              </w:r>
              <w:r w:rsidDel="009453A7">
                <w:tab/>
              </w:r>
              <w:r w:rsidRPr="00317457" w:rsidDel="009453A7">
                <w:delText>// test command</w:delText>
              </w:r>
              <w:bookmarkStart w:id="9601" w:name="_Toc489458983"/>
              <w:bookmarkEnd w:id="9601"/>
            </w:del>
          </w:p>
          <w:p w14:paraId="082C8B66" w14:textId="36DD23C1" w:rsidR="00975CC4" w:rsidRPr="0094615C" w:rsidDel="009453A7" w:rsidRDefault="00975CC4" w:rsidP="00166AF3">
            <w:pPr>
              <w:pStyle w:val="TableBody"/>
              <w:rPr>
                <w:del w:id="9602" w:author="Alban Roche" w:date="2017-08-02T16:36:00Z"/>
                <w:b/>
              </w:rPr>
            </w:pPr>
            <w:del w:id="9603" w:author="Alban Roche" w:date="2017-08-02T16:36:00Z">
              <w:r w:rsidRPr="0094615C" w:rsidDel="009453A7">
                <w:rPr>
                  <w:b/>
                </w:rPr>
                <w:delText>+KSIMSEL: (0-4),(1-8,10-11,13-15)</w:delText>
              </w:r>
              <w:bookmarkStart w:id="9604" w:name="_Toc489458984"/>
              <w:bookmarkEnd w:id="9604"/>
            </w:del>
          </w:p>
          <w:p w14:paraId="2FEC7576" w14:textId="1EA37EDE" w:rsidR="00975CC4" w:rsidRPr="0094615C" w:rsidDel="009453A7" w:rsidRDefault="00975CC4" w:rsidP="00166AF3">
            <w:pPr>
              <w:pStyle w:val="TableBody"/>
              <w:rPr>
                <w:del w:id="9605" w:author="Alban Roche" w:date="2017-08-02T16:36:00Z"/>
                <w:b/>
              </w:rPr>
            </w:pPr>
            <w:del w:id="9606" w:author="Alban Roche" w:date="2017-08-02T16:36:00Z">
              <w:r w:rsidRPr="0094615C" w:rsidDel="009453A7">
                <w:rPr>
                  <w:b/>
                </w:rPr>
                <w:delText>OK</w:delText>
              </w:r>
              <w:bookmarkStart w:id="9607" w:name="_Toc489458985"/>
              <w:bookmarkEnd w:id="9607"/>
            </w:del>
          </w:p>
          <w:p w14:paraId="1D630C8E" w14:textId="0146DA74" w:rsidR="00975CC4" w:rsidRPr="00B91869" w:rsidDel="009453A7" w:rsidRDefault="00975CC4" w:rsidP="00166AF3">
            <w:pPr>
              <w:pStyle w:val="TableBody"/>
              <w:rPr>
                <w:del w:id="9608" w:author="Alban Roche" w:date="2017-08-02T16:36:00Z"/>
              </w:rPr>
            </w:pPr>
            <w:bookmarkStart w:id="9609" w:name="_Toc489458986"/>
            <w:bookmarkEnd w:id="9609"/>
          </w:p>
          <w:p w14:paraId="7BE57182" w14:textId="34266A60" w:rsidR="00975CC4" w:rsidRPr="00317457" w:rsidDel="009453A7" w:rsidRDefault="00975CC4" w:rsidP="00166AF3">
            <w:pPr>
              <w:pStyle w:val="TableBody"/>
              <w:rPr>
                <w:del w:id="9610" w:author="Alban Roche" w:date="2017-08-02T16:36:00Z"/>
              </w:rPr>
            </w:pPr>
            <w:del w:id="9611" w:author="Alban Roche" w:date="2017-08-02T16:36:00Z">
              <w:r w:rsidRPr="0094615C" w:rsidDel="009453A7">
                <w:rPr>
                  <w:b/>
                </w:rPr>
                <w:delText xml:space="preserve">AT+KSIMSEL?                    </w:delText>
              </w:r>
              <w:r w:rsidRPr="00317457" w:rsidDel="009453A7">
                <w:delText>// check current setting</w:delText>
              </w:r>
              <w:bookmarkStart w:id="9612" w:name="_Toc489458987"/>
              <w:bookmarkEnd w:id="9612"/>
            </w:del>
          </w:p>
          <w:p w14:paraId="2C4084D5" w14:textId="443F5895" w:rsidR="00975CC4" w:rsidRPr="007F59D4" w:rsidDel="009453A7" w:rsidRDefault="00975CC4" w:rsidP="00166AF3">
            <w:pPr>
              <w:pStyle w:val="TableBody"/>
              <w:rPr>
                <w:del w:id="9613" w:author="Alban Roche" w:date="2017-08-02T16:36:00Z"/>
              </w:rPr>
            </w:pPr>
            <w:del w:id="9614" w:author="Alban Roche" w:date="2017-08-02T16:36:00Z">
              <w:r w:rsidRPr="0094615C" w:rsidDel="009453A7">
                <w:rPr>
                  <w:b/>
                </w:rPr>
                <w:delText>+KSIMSEL: 1,6</w:delText>
              </w:r>
              <w:r w:rsidDel="009453A7">
                <w:tab/>
              </w:r>
              <w:r w:rsidDel="009453A7">
                <w:tab/>
              </w:r>
              <w:r w:rsidRPr="00317457" w:rsidDel="009453A7">
                <w:delText xml:space="preserve">// 1st SIM active and GPIO 6 is used for SIM </w:delText>
              </w:r>
              <w:r w:rsidRPr="007F59D4" w:rsidDel="009453A7">
                <w:delText>selection</w:delText>
              </w:r>
              <w:bookmarkStart w:id="9615" w:name="_Toc489458988"/>
              <w:bookmarkEnd w:id="9615"/>
            </w:del>
          </w:p>
          <w:p w14:paraId="4234BBEA" w14:textId="324CE1E7" w:rsidR="00975CC4" w:rsidRPr="0094615C" w:rsidDel="009453A7" w:rsidRDefault="00975CC4" w:rsidP="00166AF3">
            <w:pPr>
              <w:pStyle w:val="TableBody"/>
              <w:rPr>
                <w:del w:id="9616" w:author="Alban Roche" w:date="2017-08-02T16:36:00Z"/>
                <w:b/>
              </w:rPr>
            </w:pPr>
            <w:del w:id="9617" w:author="Alban Roche" w:date="2017-08-02T16:36:00Z">
              <w:r w:rsidRPr="0094615C" w:rsidDel="009453A7">
                <w:rPr>
                  <w:b/>
                </w:rPr>
                <w:delText>OK</w:delText>
              </w:r>
              <w:bookmarkStart w:id="9618" w:name="_Toc489458989"/>
              <w:bookmarkEnd w:id="9618"/>
            </w:del>
          </w:p>
          <w:p w14:paraId="7C19E65B" w14:textId="4A833368" w:rsidR="00975CC4" w:rsidRPr="00B91869" w:rsidDel="009453A7" w:rsidRDefault="00975CC4" w:rsidP="00166AF3">
            <w:pPr>
              <w:pStyle w:val="TableBody"/>
              <w:rPr>
                <w:del w:id="9619" w:author="Alban Roche" w:date="2017-08-02T16:36:00Z"/>
              </w:rPr>
            </w:pPr>
            <w:bookmarkStart w:id="9620" w:name="_Toc489458990"/>
            <w:bookmarkEnd w:id="9620"/>
          </w:p>
          <w:p w14:paraId="08A735E9" w14:textId="247D2FBE" w:rsidR="00975CC4" w:rsidRPr="00317457" w:rsidDel="009453A7" w:rsidRDefault="00975CC4" w:rsidP="00166AF3">
            <w:pPr>
              <w:pStyle w:val="TableBody"/>
              <w:rPr>
                <w:del w:id="9621" w:author="Alban Roche" w:date="2017-08-02T16:36:00Z"/>
              </w:rPr>
            </w:pPr>
            <w:del w:id="9622" w:author="Alban Roche" w:date="2017-08-02T16:36:00Z">
              <w:r w:rsidRPr="0094615C" w:rsidDel="009453A7">
                <w:rPr>
                  <w:b/>
                </w:rPr>
                <w:delText>AT+KSIMSEL=2,6</w:delText>
              </w:r>
              <w:r w:rsidRPr="00317457" w:rsidDel="009453A7">
                <w:delText xml:space="preserve">               // force to select the 2nd external SIM</w:delText>
              </w:r>
              <w:bookmarkStart w:id="9623" w:name="_Toc489458991"/>
              <w:bookmarkEnd w:id="9623"/>
            </w:del>
          </w:p>
          <w:p w14:paraId="11CBE112" w14:textId="3A3D904A" w:rsidR="00975CC4" w:rsidRPr="0094615C" w:rsidDel="009453A7" w:rsidRDefault="00975CC4" w:rsidP="00166AF3">
            <w:pPr>
              <w:pStyle w:val="TableBody"/>
              <w:rPr>
                <w:del w:id="9624" w:author="Alban Roche" w:date="2017-08-02T16:36:00Z"/>
                <w:b/>
              </w:rPr>
            </w:pPr>
            <w:del w:id="9625" w:author="Alban Roche" w:date="2017-08-02T16:36:00Z">
              <w:r w:rsidRPr="0094615C" w:rsidDel="009453A7">
                <w:rPr>
                  <w:b/>
                </w:rPr>
                <w:delText>OK</w:delText>
              </w:r>
              <w:bookmarkStart w:id="9626" w:name="_Toc489458992"/>
              <w:bookmarkEnd w:id="9626"/>
            </w:del>
          </w:p>
          <w:p w14:paraId="55863692" w14:textId="66D54C69" w:rsidR="00975CC4" w:rsidRPr="00B91869" w:rsidDel="009453A7" w:rsidRDefault="00975CC4" w:rsidP="00166AF3">
            <w:pPr>
              <w:pStyle w:val="TableBody"/>
              <w:rPr>
                <w:del w:id="9627" w:author="Alban Roche" w:date="2017-08-02T16:36:00Z"/>
              </w:rPr>
            </w:pPr>
            <w:bookmarkStart w:id="9628" w:name="_Toc489458993"/>
            <w:bookmarkEnd w:id="9628"/>
          </w:p>
          <w:p w14:paraId="18E86060" w14:textId="1DFC7A13" w:rsidR="00975CC4" w:rsidRPr="0094615C" w:rsidDel="009453A7" w:rsidRDefault="00975CC4" w:rsidP="00166AF3">
            <w:pPr>
              <w:pStyle w:val="TableBody"/>
              <w:rPr>
                <w:del w:id="9629" w:author="Alban Roche" w:date="2017-08-02T16:36:00Z"/>
                <w:b/>
              </w:rPr>
            </w:pPr>
            <w:del w:id="9630" w:author="Alban Roche" w:date="2017-08-02T16:36:00Z">
              <w:r w:rsidRPr="0094615C" w:rsidDel="009453A7">
                <w:rPr>
                  <w:b/>
                </w:rPr>
                <w:delText>AT+KSIMSEL?</w:delText>
              </w:r>
              <w:bookmarkStart w:id="9631" w:name="_Toc489458994"/>
              <w:bookmarkEnd w:id="9631"/>
            </w:del>
          </w:p>
          <w:p w14:paraId="25C5F47B" w14:textId="41BB5D7A" w:rsidR="00975CC4" w:rsidRPr="007F59D4" w:rsidDel="009453A7" w:rsidRDefault="00975CC4" w:rsidP="00166AF3">
            <w:pPr>
              <w:pStyle w:val="TableBody"/>
              <w:rPr>
                <w:del w:id="9632" w:author="Alban Roche" w:date="2017-08-02T16:36:00Z"/>
              </w:rPr>
            </w:pPr>
            <w:del w:id="9633" w:author="Alban Roche" w:date="2017-08-02T16:36:00Z">
              <w:r w:rsidRPr="0094615C" w:rsidDel="009453A7">
                <w:rPr>
                  <w:b/>
                </w:rPr>
                <w:delText>+KSIMSEL:2,6</w:delText>
              </w:r>
              <w:r w:rsidDel="009453A7">
                <w:tab/>
              </w:r>
              <w:r w:rsidDel="009453A7">
                <w:tab/>
              </w:r>
              <w:r w:rsidRPr="00317457" w:rsidDel="009453A7">
                <w:delText xml:space="preserve">// 2nd SIM active and GPIO 6 is used for SIM </w:delText>
              </w:r>
              <w:r w:rsidRPr="007F59D4" w:rsidDel="009453A7">
                <w:delText>selection</w:delText>
              </w:r>
              <w:bookmarkStart w:id="9634" w:name="_Toc489458995"/>
              <w:bookmarkEnd w:id="9634"/>
            </w:del>
          </w:p>
          <w:p w14:paraId="3640CF9A" w14:textId="66F1388A" w:rsidR="00975CC4" w:rsidRPr="0094615C" w:rsidDel="009453A7" w:rsidRDefault="00975CC4" w:rsidP="00166AF3">
            <w:pPr>
              <w:pStyle w:val="TableBody"/>
              <w:rPr>
                <w:del w:id="9635" w:author="Alban Roche" w:date="2017-08-02T16:36:00Z"/>
                <w:b/>
              </w:rPr>
            </w:pPr>
            <w:del w:id="9636" w:author="Alban Roche" w:date="2017-08-02T16:36:00Z">
              <w:r w:rsidRPr="0094615C" w:rsidDel="009453A7">
                <w:rPr>
                  <w:b/>
                </w:rPr>
                <w:delText>OK</w:delText>
              </w:r>
              <w:bookmarkStart w:id="9637" w:name="_Toc489458996"/>
              <w:bookmarkEnd w:id="9637"/>
            </w:del>
          </w:p>
          <w:p w14:paraId="6F691445" w14:textId="4F12F194" w:rsidR="00975CC4" w:rsidRPr="00B91869" w:rsidDel="009453A7" w:rsidRDefault="00975CC4" w:rsidP="00166AF3">
            <w:pPr>
              <w:pStyle w:val="TableBody"/>
              <w:rPr>
                <w:del w:id="9638" w:author="Alban Roche" w:date="2017-08-02T16:36:00Z"/>
              </w:rPr>
            </w:pPr>
            <w:bookmarkStart w:id="9639" w:name="_Toc489458997"/>
            <w:bookmarkEnd w:id="9639"/>
          </w:p>
          <w:p w14:paraId="2D3B864A" w14:textId="586D95B0" w:rsidR="00975CC4" w:rsidRPr="00317457" w:rsidDel="009453A7" w:rsidRDefault="00975CC4" w:rsidP="00166AF3">
            <w:pPr>
              <w:pStyle w:val="TableBody"/>
              <w:rPr>
                <w:del w:id="9640" w:author="Alban Roche" w:date="2017-08-02T16:36:00Z"/>
              </w:rPr>
            </w:pPr>
            <w:del w:id="9641" w:author="Alban Roche" w:date="2017-08-02T16:36:00Z">
              <w:r w:rsidRPr="0094615C" w:rsidDel="009453A7">
                <w:rPr>
                  <w:b/>
                </w:rPr>
                <w:delText>AT+KSIMSEL=1</w:delText>
              </w:r>
              <w:r w:rsidDel="009453A7">
                <w:tab/>
              </w:r>
              <w:r w:rsidDel="009453A7">
                <w:tab/>
              </w:r>
              <w:r w:rsidRPr="00317457" w:rsidDel="009453A7">
                <w:delText>// force to select the 1st external SIM</w:delText>
              </w:r>
              <w:bookmarkStart w:id="9642" w:name="_Toc489458998"/>
              <w:bookmarkEnd w:id="9642"/>
            </w:del>
          </w:p>
          <w:p w14:paraId="5F9B9C06" w14:textId="4B0AF48B" w:rsidR="00975CC4" w:rsidRPr="0094615C" w:rsidDel="009453A7" w:rsidRDefault="00975CC4" w:rsidP="00166AF3">
            <w:pPr>
              <w:pStyle w:val="TableBody"/>
              <w:rPr>
                <w:del w:id="9643" w:author="Alban Roche" w:date="2017-08-02T16:36:00Z"/>
                <w:b/>
              </w:rPr>
            </w:pPr>
            <w:del w:id="9644" w:author="Alban Roche" w:date="2017-08-02T16:36:00Z">
              <w:r w:rsidRPr="0094615C" w:rsidDel="009453A7">
                <w:rPr>
                  <w:b/>
                </w:rPr>
                <w:delText>OK</w:delText>
              </w:r>
              <w:bookmarkStart w:id="9645" w:name="_Toc489458999"/>
              <w:bookmarkEnd w:id="9645"/>
            </w:del>
          </w:p>
          <w:p w14:paraId="6FBD7588" w14:textId="7E544AFD" w:rsidR="00975CC4" w:rsidRPr="00762499" w:rsidDel="009453A7" w:rsidRDefault="00975CC4" w:rsidP="00166AF3">
            <w:pPr>
              <w:pStyle w:val="TableBody"/>
              <w:rPr>
                <w:del w:id="9646" w:author="Alban Roche" w:date="2017-08-02T16:36:00Z"/>
              </w:rPr>
            </w:pPr>
            <w:bookmarkStart w:id="9647" w:name="_Toc489459000"/>
            <w:bookmarkEnd w:id="9647"/>
          </w:p>
          <w:p w14:paraId="5252DD10" w14:textId="2C08271D" w:rsidR="00975CC4" w:rsidRPr="0094615C" w:rsidDel="009453A7" w:rsidRDefault="00975CC4" w:rsidP="00166AF3">
            <w:pPr>
              <w:pStyle w:val="TableBody"/>
              <w:rPr>
                <w:del w:id="9648" w:author="Alban Roche" w:date="2017-08-02T16:36:00Z"/>
                <w:b/>
              </w:rPr>
            </w:pPr>
            <w:del w:id="9649" w:author="Alban Roche" w:date="2017-08-02T16:36:00Z">
              <w:r w:rsidRPr="0094615C" w:rsidDel="009453A7">
                <w:rPr>
                  <w:b/>
                </w:rPr>
                <w:delText>AT+KSIMSEL?</w:delText>
              </w:r>
              <w:bookmarkStart w:id="9650" w:name="_Toc489459001"/>
              <w:bookmarkEnd w:id="9650"/>
            </w:del>
          </w:p>
          <w:p w14:paraId="4FF795FD" w14:textId="65C7743E" w:rsidR="00975CC4" w:rsidRPr="007F59D4" w:rsidDel="009453A7" w:rsidRDefault="00975CC4" w:rsidP="00166AF3">
            <w:pPr>
              <w:pStyle w:val="TableBody"/>
              <w:rPr>
                <w:del w:id="9651" w:author="Alban Roche" w:date="2017-08-02T16:36:00Z"/>
              </w:rPr>
            </w:pPr>
            <w:del w:id="9652" w:author="Alban Roche" w:date="2017-08-02T16:36:00Z">
              <w:r w:rsidRPr="0094615C" w:rsidDel="009453A7">
                <w:rPr>
                  <w:b/>
                </w:rPr>
                <w:delText>+KSIMSEL:1,6</w:delText>
              </w:r>
              <w:r w:rsidDel="009453A7">
                <w:tab/>
              </w:r>
              <w:r w:rsidDel="009453A7">
                <w:tab/>
              </w:r>
              <w:r w:rsidRPr="00317457" w:rsidDel="009453A7">
                <w:delText xml:space="preserve">// 1st SIM active and GPIO 6 is used for SIM </w:delText>
              </w:r>
              <w:r w:rsidRPr="007F59D4" w:rsidDel="009453A7">
                <w:delText xml:space="preserve">selection </w:delText>
              </w:r>
              <w:bookmarkStart w:id="9653" w:name="_Toc489459002"/>
              <w:bookmarkEnd w:id="9653"/>
            </w:del>
          </w:p>
          <w:p w14:paraId="6841E951" w14:textId="76E06E39" w:rsidR="00975CC4" w:rsidRPr="0094615C" w:rsidDel="009453A7" w:rsidRDefault="00975CC4" w:rsidP="00166AF3">
            <w:pPr>
              <w:pStyle w:val="TableBody"/>
              <w:rPr>
                <w:del w:id="9654" w:author="Alban Roche" w:date="2017-08-02T16:36:00Z"/>
                <w:b/>
              </w:rPr>
            </w:pPr>
            <w:del w:id="9655" w:author="Alban Roche" w:date="2017-08-02T16:36:00Z">
              <w:r w:rsidRPr="0094615C" w:rsidDel="009453A7">
                <w:rPr>
                  <w:b/>
                </w:rPr>
                <w:delText>OK</w:delText>
              </w:r>
              <w:bookmarkStart w:id="9656" w:name="_Toc489459003"/>
              <w:bookmarkEnd w:id="9656"/>
            </w:del>
          </w:p>
          <w:p w14:paraId="43A0C388" w14:textId="1AF178D2" w:rsidR="00975CC4" w:rsidRPr="00B91869" w:rsidDel="009453A7" w:rsidRDefault="00975CC4" w:rsidP="00166AF3">
            <w:pPr>
              <w:pStyle w:val="TableBody"/>
              <w:rPr>
                <w:del w:id="9657" w:author="Alban Roche" w:date="2017-08-02T16:36:00Z"/>
                <w:b/>
                <w:sz w:val="14"/>
                <w:szCs w:val="14"/>
              </w:rPr>
            </w:pPr>
            <w:bookmarkStart w:id="9658" w:name="_Toc489459004"/>
            <w:bookmarkEnd w:id="9658"/>
          </w:p>
          <w:p w14:paraId="097A22F5" w14:textId="6B6DC058" w:rsidR="00975CC4" w:rsidRPr="00317457" w:rsidDel="009453A7" w:rsidRDefault="00975CC4" w:rsidP="00166AF3">
            <w:pPr>
              <w:pStyle w:val="TableBody"/>
              <w:rPr>
                <w:del w:id="9659" w:author="Alban Roche" w:date="2017-08-02T16:36:00Z"/>
              </w:rPr>
            </w:pPr>
            <w:del w:id="9660" w:author="Alban Roche" w:date="2017-08-02T16:36:00Z">
              <w:r w:rsidRPr="0094615C" w:rsidDel="009453A7">
                <w:rPr>
                  <w:b/>
                </w:rPr>
                <w:delText>AT+KSIMSEL=0</w:delText>
              </w:r>
              <w:r w:rsidDel="009453A7">
                <w:tab/>
              </w:r>
              <w:r w:rsidDel="009453A7">
                <w:tab/>
              </w:r>
              <w:r w:rsidRPr="00317457" w:rsidDel="009453A7">
                <w:delText>// Disable SIM select functionality</w:delText>
              </w:r>
              <w:bookmarkStart w:id="9661" w:name="_Toc489459005"/>
              <w:bookmarkEnd w:id="9661"/>
            </w:del>
          </w:p>
          <w:p w14:paraId="2D9BCFB8" w14:textId="751E8B1D" w:rsidR="00975CC4" w:rsidRPr="0094615C" w:rsidDel="009453A7" w:rsidRDefault="00975CC4" w:rsidP="00166AF3">
            <w:pPr>
              <w:pStyle w:val="TableBody"/>
              <w:rPr>
                <w:del w:id="9662" w:author="Alban Roche" w:date="2017-08-02T16:36:00Z"/>
                <w:b/>
              </w:rPr>
            </w:pPr>
            <w:del w:id="9663" w:author="Alban Roche" w:date="2017-08-02T16:36:00Z">
              <w:r w:rsidRPr="0094615C" w:rsidDel="009453A7">
                <w:rPr>
                  <w:b/>
                </w:rPr>
                <w:delText>OK</w:delText>
              </w:r>
              <w:bookmarkStart w:id="9664" w:name="_Toc489459006"/>
              <w:bookmarkEnd w:id="9664"/>
            </w:del>
          </w:p>
          <w:p w14:paraId="4D7CA0F5" w14:textId="2FCBC442" w:rsidR="00975CC4" w:rsidRPr="00B91869" w:rsidDel="009453A7" w:rsidRDefault="00975CC4" w:rsidP="00166AF3">
            <w:pPr>
              <w:pStyle w:val="TableBody"/>
              <w:rPr>
                <w:del w:id="9665" w:author="Alban Roche" w:date="2017-08-02T16:36:00Z"/>
                <w:b/>
                <w:sz w:val="14"/>
                <w:szCs w:val="14"/>
              </w:rPr>
            </w:pPr>
            <w:bookmarkStart w:id="9666" w:name="_Toc489459007"/>
            <w:bookmarkEnd w:id="9666"/>
          </w:p>
          <w:p w14:paraId="4137AC0C" w14:textId="7170A795" w:rsidR="00975CC4" w:rsidRPr="00317457" w:rsidDel="009453A7" w:rsidRDefault="00975CC4" w:rsidP="00166AF3">
            <w:pPr>
              <w:pStyle w:val="TableBody"/>
              <w:rPr>
                <w:del w:id="9667" w:author="Alban Roche" w:date="2017-08-02T16:36:00Z"/>
              </w:rPr>
            </w:pPr>
            <w:del w:id="9668" w:author="Alban Roche" w:date="2017-08-02T16:36:00Z">
              <w:r w:rsidRPr="0094615C" w:rsidDel="009453A7">
                <w:rPr>
                  <w:b/>
                </w:rPr>
                <w:delText>AT+KSIMSEL=3,6</w:delText>
              </w:r>
              <w:r w:rsidDel="009453A7">
                <w:tab/>
              </w:r>
              <w:r w:rsidDel="009453A7">
                <w:tab/>
              </w:r>
              <w:r w:rsidRPr="00317457" w:rsidDel="009453A7">
                <w:delText>// Enable SIM select functionality. SIM selection</w:delText>
              </w:r>
              <w:r w:rsidRPr="007F59D4" w:rsidDel="009453A7">
                <w:delText xml:space="preserve"> </w:delText>
              </w:r>
              <w:r w:rsidDel="009453A7">
                <w:delText xml:space="preserve">will </w:delText>
              </w:r>
              <w:r w:rsidRPr="00317457" w:rsidDel="009453A7">
                <w:delText xml:space="preserve">be </w:delText>
              </w:r>
              <w:r w:rsidDel="009453A7">
                <w:tab/>
              </w:r>
              <w:r w:rsidDel="009453A7">
                <w:tab/>
              </w:r>
              <w:r w:rsidDel="009453A7">
                <w:tab/>
              </w:r>
              <w:r w:rsidDel="009453A7">
                <w:tab/>
              </w:r>
              <w:r w:rsidDel="009453A7">
                <w:tab/>
              </w:r>
              <w:r w:rsidDel="009453A7">
                <w:tab/>
                <w:delText xml:space="preserve">// </w:delText>
              </w:r>
              <w:r w:rsidRPr="00317457" w:rsidDel="009453A7">
                <w:delText xml:space="preserve">performed. SIM slot status = </w:delText>
              </w:r>
              <w:r w:rsidRPr="007F59D4" w:rsidDel="009453A7">
                <w:delText>the 1</w:delText>
              </w:r>
              <w:r w:rsidRPr="0094615C" w:rsidDel="009453A7">
                <w:rPr>
                  <w:vertAlign w:val="superscript"/>
                </w:rPr>
                <w:delText>st</w:delText>
              </w:r>
              <w:r w:rsidRPr="00317457" w:rsidDel="009453A7">
                <w:delText xml:space="preserve"> SIM is present, the 2</w:delText>
              </w:r>
              <w:r w:rsidRPr="0094615C" w:rsidDel="009453A7">
                <w:rPr>
                  <w:vertAlign w:val="superscript"/>
                </w:rPr>
                <w:delText>nd</w:delText>
              </w:r>
              <w:r w:rsidRPr="00317457" w:rsidDel="009453A7">
                <w:delText xml:space="preserve"> </w:delText>
              </w:r>
              <w:r w:rsidDel="009453A7">
                <w:tab/>
              </w:r>
              <w:r w:rsidDel="009453A7">
                <w:tab/>
              </w:r>
              <w:r w:rsidDel="009453A7">
                <w:tab/>
              </w:r>
              <w:r w:rsidDel="009453A7">
                <w:tab/>
              </w:r>
              <w:r w:rsidDel="009453A7">
                <w:tab/>
                <w:delText xml:space="preserve">// </w:delText>
              </w:r>
              <w:r w:rsidRPr="00317457" w:rsidDel="009453A7">
                <w:delText>SIM is absent</w:delText>
              </w:r>
              <w:bookmarkStart w:id="9669" w:name="_Toc489459008"/>
              <w:bookmarkEnd w:id="9669"/>
            </w:del>
          </w:p>
          <w:p w14:paraId="0FD0286C" w14:textId="06F221FF" w:rsidR="00975CC4" w:rsidRPr="0094615C" w:rsidDel="009453A7" w:rsidRDefault="00975CC4" w:rsidP="00166AF3">
            <w:pPr>
              <w:pStyle w:val="TableBody"/>
              <w:rPr>
                <w:del w:id="9670" w:author="Alban Roche" w:date="2017-08-02T16:36:00Z"/>
                <w:b/>
              </w:rPr>
            </w:pPr>
            <w:del w:id="9671" w:author="Alban Roche" w:date="2017-08-02T16:36:00Z">
              <w:r w:rsidRPr="0094615C" w:rsidDel="009453A7">
                <w:rPr>
                  <w:b/>
                </w:rPr>
                <w:delText>OK</w:delText>
              </w:r>
              <w:bookmarkStart w:id="9672" w:name="_Toc489459009"/>
              <w:bookmarkEnd w:id="9672"/>
            </w:del>
          </w:p>
          <w:p w14:paraId="3FAB6577" w14:textId="120EF461" w:rsidR="00975CC4" w:rsidRPr="00B91869" w:rsidDel="009453A7" w:rsidRDefault="00975CC4" w:rsidP="00166AF3">
            <w:pPr>
              <w:pStyle w:val="TableBody"/>
              <w:rPr>
                <w:del w:id="9673" w:author="Alban Roche" w:date="2017-08-02T16:36:00Z"/>
                <w:b/>
                <w:sz w:val="14"/>
                <w:szCs w:val="14"/>
              </w:rPr>
            </w:pPr>
            <w:bookmarkStart w:id="9674" w:name="_Toc489459010"/>
            <w:bookmarkEnd w:id="9674"/>
          </w:p>
          <w:p w14:paraId="2D6062D8" w14:textId="427AA24A" w:rsidR="00975CC4" w:rsidRPr="0094615C" w:rsidDel="009453A7" w:rsidRDefault="00975CC4" w:rsidP="00166AF3">
            <w:pPr>
              <w:pStyle w:val="TableBody"/>
              <w:rPr>
                <w:del w:id="9675" w:author="Alban Roche" w:date="2017-08-02T16:36:00Z"/>
                <w:b/>
              </w:rPr>
            </w:pPr>
            <w:del w:id="9676" w:author="Alban Roche" w:date="2017-08-02T16:36:00Z">
              <w:r w:rsidRPr="0094615C" w:rsidDel="009453A7">
                <w:rPr>
                  <w:b/>
                </w:rPr>
                <w:delText>AT+KSIMSEL?</w:delText>
              </w:r>
              <w:bookmarkStart w:id="9677" w:name="_Toc489459011"/>
              <w:bookmarkEnd w:id="9677"/>
            </w:del>
          </w:p>
          <w:p w14:paraId="65BCBF6D" w14:textId="78D926D1" w:rsidR="00975CC4" w:rsidRPr="00317457" w:rsidDel="009453A7" w:rsidRDefault="00975CC4" w:rsidP="00166AF3">
            <w:pPr>
              <w:pStyle w:val="TableBody"/>
              <w:rPr>
                <w:del w:id="9678" w:author="Alban Roche" w:date="2017-08-02T16:36:00Z"/>
              </w:rPr>
            </w:pPr>
            <w:del w:id="9679" w:author="Alban Roche" w:date="2017-08-02T16:36:00Z">
              <w:r w:rsidRPr="0094615C" w:rsidDel="009453A7">
                <w:rPr>
                  <w:b/>
                </w:rPr>
                <w:delText>+KSIMSEL: 3,6,1</w:delText>
              </w:r>
              <w:r w:rsidRPr="0094615C" w:rsidDel="009453A7">
                <w:rPr>
                  <w:b/>
                </w:rPr>
                <w:tab/>
              </w:r>
              <w:r w:rsidDel="009453A7">
                <w:tab/>
              </w:r>
              <w:r w:rsidRPr="00317457" w:rsidDel="009453A7">
                <w:delText xml:space="preserve">// SIM selection performed. GPIO 6 is used as selection pin and </w:delText>
              </w:r>
              <w:r w:rsidDel="009453A7">
                <w:tab/>
              </w:r>
              <w:r w:rsidDel="009453A7">
                <w:tab/>
              </w:r>
              <w:r w:rsidDel="009453A7">
                <w:tab/>
              </w:r>
              <w:r w:rsidDel="009453A7">
                <w:tab/>
                <w:delText xml:space="preserve">// </w:delText>
              </w:r>
              <w:r w:rsidRPr="00317457" w:rsidDel="009453A7">
                <w:delText>the 1</w:delText>
              </w:r>
              <w:r w:rsidRPr="0094615C" w:rsidDel="009453A7">
                <w:rPr>
                  <w:vertAlign w:val="superscript"/>
                </w:rPr>
                <w:delText>st</w:delText>
              </w:r>
              <w:r w:rsidRPr="00317457" w:rsidDel="009453A7">
                <w:delText xml:space="preserve"> external SIM is currently activated</w:delText>
              </w:r>
              <w:bookmarkStart w:id="9680" w:name="_Toc489459012"/>
              <w:bookmarkEnd w:id="9680"/>
            </w:del>
          </w:p>
          <w:p w14:paraId="150892F7" w14:textId="18AE48BA" w:rsidR="00975CC4" w:rsidRPr="0094615C" w:rsidDel="009453A7" w:rsidRDefault="00975CC4" w:rsidP="00166AF3">
            <w:pPr>
              <w:pStyle w:val="TableBody"/>
              <w:rPr>
                <w:del w:id="9681" w:author="Alban Roche" w:date="2017-08-02T16:36:00Z"/>
                <w:b/>
              </w:rPr>
            </w:pPr>
            <w:del w:id="9682" w:author="Alban Roche" w:date="2017-08-02T16:36:00Z">
              <w:r w:rsidRPr="0094615C" w:rsidDel="009453A7">
                <w:rPr>
                  <w:b/>
                </w:rPr>
                <w:delText>OK</w:delText>
              </w:r>
              <w:bookmarkStart w:id="9683" w:name="_Toc489459013"/>
              <w:bookmarkEnd w:id="9683"/>
            </w:del>
          </w:p>
          <w:p w14:paraId="04FAC375" w14:textId="7128B6EC" w:rsidR="00975CC4" w:rsidRPr="00B91869" w:rsidDel="009453A7" w:rsidRDefault="00975CC4" w:rsidP="00166AF3">
            <w:pPr>
              <w:pStyle w:val="TableBody"/>
              <w:rPr>
                <w:del w:id="9684" w:author="Alban Roche" w:date="2017-08-02T16:36:00Z"/>
                <w:b/>
                <w:sz w:val="14"/>
                <w:szCs w:val="14"/>
              </w:rPr>
            </w:pPr>
            <w:bookmarkStart w:id="9685" w:name="_Toc489459014"/>
            <w:bookmarkEnd w:id="9685"/>
          </w:p>
          <w:p w14:paraId="23291C0C" w14:textId="2CE9DF77" w:rsidR="00975CC4" w:rsidRPr="00317457" w:rsidDel="009453A7" w:rsidRDefault="00975CC4" w:rsidP="00166AF3">
            <w:pPr>
              <w:pStyle w:val="TableBody"/>
              <w:rPr>
                <w:del w:id="9686" w:author="Alban Roche" w:date="2017-08-02T16:36:00Z"/>
              </w:rPr>
            </w:pPr>
            <w:del w:id="9687" w:author="Alban Roche" w:date="2017-08-02T16:36:00Z">
              <w:r w:rsidRPr="0094615C" w:rsidDel="009453A7">
                <w:rPr>
                  <w:b/>
                </w:rPr>
                <w:delText>AT+KSIMSEL=0</w:delText>
              </w:r>
              <w:r w:rsidDel="009453A7">
                <w:tab/>
              </w:r>
              <w:r w:rsidDel="009453A7">
                <w:tab/>
              </w:r>
              <w:r w:rsidRPr="00317457" w:rsidDel="009453A7">
                <w:delText>// Disable SIM select functionality</w:delText>
              </w:r>
              <w:bookmarkStart w:id="9688" w:name="_Toc489459015"/>
              <w:bookmarkEnd w:id="9688"/>
            </w:del>
          </w:p>
          <w:p w14:paraId="7B25C934" w14:textId="4E085587" w:rsidR="00975CC4" w:rsidRPr="0094615C" w:rsidDel="009453A7" w:rsidRDefault="00975CC4" w:rsidP="00166AF3">
            <w:pPr>
              <w:pStyle w:val="TableBody"/>
              <w:rPr>
                <w:del w:id="9689" w:author="Alban Roche" w:date="2017-08-02T16:36:00Z"/>
                <w:b/>
              </w:rPr>
            </w:pPr>
            <w:del w:id="9690" w:author="Alban Roche" w:date="2017-08-02T16:36:00Z">
              <w:r w:rsidRPr="0094615C" w:rsidDel="009453A7">
                <w:rPr>
                  <w:b/>
                </w:rPr>
                <w:delText>OK</w:delText>
              </w:r>
              <w:bookmarkStart w:id="9691" w:name="_Toc489459016"/>
              <w:bookmarkEnd w:id="9691"/>
            </w:del>
          </w:p>
          <w:p w14:paraId="73A4CFB7" w14:textId="30C5E83F" w:rsidR="00975CC4" w:rsidRPr="00B91869" w:rsidDel="009453A7" w:rsidRDefault="00975CC4" w:rsidP="00166AF3">
            <w:pPr>
              <w:pStyle w:val="TableBody"/>
              <w:rPr>
                <w:del w:id="9692" w:author="Alban Roche" w:date="2017-08-02T16:36:00Z"/>
                <w:b/>
                <w:sz w:val="14"/>
                <w:szCs w:val="14"/>
              </w:rPr>
            </w:pPr>
            <w:bookmarkStart w:id="9693" w:name="_Toc489459017"/>
            <w:bookmarkEnd w:id="9693"/>
          </w:p>
          <w:p w14:paraId="14C19B31" w14:textId="7216BB56" w:rsidR="00975CC4" w:rsidRPr="00317457" w:rsidDel="009453A7" w:rsidRDefault="00975CC4" w:rsidP="00166AF3">
            <w:pPr>
              <w:pStyle w:val="TableBody"/>
              <w:rPr>
                <w:del w:id="9694" w:author="Alban Roche" w:date="2017-08-02T16:36:00Z"/>
              </w:rPr>
            </w:pPr>
            <w:del w:id="9695" w:author="Alban Roche" w:date="2017-08-02T16:36:00Z">
              <w:r w:rsidRPr="0094615C" w:rsidDel="009453A7">
                <w:rPr>
                  <w:b/>
                </w:rPr>
                <w:delText>AT+KSIMSEL=3</w:delText>
              </w:r>
              <w:r w:rsidDel="009453A7">
                <w:tab/>
              </w:r>
              <w:r w:rsidDel="009453A7">
                <w:tab/>
              </w:r>
              <w:r w:rsidRPr="00317457" w:rsidDel="009453A7">
                <w:delText xml:space="preserve">// Re-enable SIM select functionality. SIM selection </w:delText>
              </w:r>
              <w:r w:rsidDel="009453A7">
                <w:delText xml:space="preserve">will </w:delText>
              </w:r>
              <w:r w:rsidRPr="00317457" w:rsidDel="009453A7">
                <w:delText xml:space="preserve">be </w:delText>
              </w:r>
              <w:r w:rsidDel="009453A7">
                <w:tab/>
              </w:r>
              <w:r w:rsidDel="009453A7">
                <w:tab/>
              </w:r>
              <w:r w:rsidDel="009453A7">
                <w:tab/>
              </w:r>
              <w:r w:rsidDel="009453A7">
                <w:tab/>
              </w:r>
              <w:r w:rsidDel="009453A7">
                <w:tab/>
                <w:delText xml:space="preserve">// </w:delText>
              </w:r>
              <w:r w:rsidRPr="00317457" w:rsidDel="009453A7">
                <w:delText xml:space="preserve">performed. SIM slot status = </w:delText>
              </w:r>
              <w:r w:rsidRPr="007F59D4" w:rsidDel="009453A7">
                <w:delText>the 1</w:delText>
              </w:r>
              <w:r w:rsidRPr="0094615C" w:rsidDel="009453A7">
                <w:rPr>
                  <w:vertAlign w:val="superscript"/>
                </w:rPr>
                <w:delText>st</w:delText>
              </w:r>
              <w:r w:rsidRPr="00317457" w:rsidDel="009453A7">
                <w:delText xml:space="preserve"> SIM </w:delText>
              </w:r>
              <w:r w:rsidRPr="00317457" w:rsidDel="009453A7">
                <w:tab/>
              </w:r>
              <w:r w:rsidRPr="007F59D4" w:rsidDel="009453A7">
                <w:delText>is absent, the 2</w:delText>
              </w:r>
              <w:r w:rsidRPr="0094615C" w:rsidDel="009453A7">
                <w:rPr>
                  <w:vertAlign w:val="superscript"/>
                </w:rPr>
                <w:delText>nd</w:delText>
              </w:r>
              <w:r w:rsidRPr="00317457" w:rsidDel="009453A7">
                <w:delText xml:space="preserve"> </w:delText>
              </w:r>
              <w:r w:rsidDel="009453A7">
                <w:tab/>
              </w:r>
              <w:r w:rsidDel="009453A7">
                <w:tab/>
              </w:r>
              <w:r w:rsidDel="009453A7">
                <w:tab/>
              </w:r>
              <w:r w:rsidDel="009453A7">
                <w:tab/>
              </w:r>
              <w:r w:rsidDel="009453A7">
                <w:tab/>
                <w:delText xml:space="preserve">// </w:delText>
              </w:r>
              <w:r w:rsidRPr="00317457" w:rsidDel="009453A7">
                <w:delText>SIM is present</w:delText>
              </w:r>
              <w:bookmarkStart w:id="9696" w:name="_Toc489459018"/>
              <w:bookmarkEnd w:id="9696"/>
            </w:del>
          </w:p>
          <w:p w14:paraId="626B5614" w14:textId="281FDF34" w:rsidR="00975CC4" w:rsidRPr="0094615C" w:rsidDel="009453A7" w:rsidRDefault="00975CC4" w:rsidP="00166AF3">
            <w:pPr>
              <w:pStyle w:val="TableBody"/>
              <w:rPr>
                <w:del w:id="9697" w:author="Alban Roche" w:date="2017-08-02T16:36:00Z"/>
                <w:b/>
              </w:rPr>
            </w:pPr>
            <w:del w:id="9698" w:author="Alban Roche" w:date="2017-08-02T16:36:00Z">
              <w:r w:rsidRPr="0094615C" w:rsidDel="009453A7">
                <w:rPr>
                  <w:b/>
                </w:rPr>
                <w:delText>OK</w:delText>
              </w:r>
              <w:bookmarkStart w:id="9699" w:name="_Toc489459019"/>
              <w:bookmarkEnd w:id="9699"/>
            </w:del>
          </w:p>
          <w:p w14:paraId="4AD22EB5" w14:textId="69C29140" w:rsidR="00975CC4" w:rsidRPr="00B91869" w:rsidDel="009453A7" w:rsidRDefault="00975CC4" w:rsidP="00166AF3">
            <w:pPr>
              <w:pStyle w:val="TableBody"/>
              <w:rPr>
                <w:del w:id="9700" w:author="Alban Roche" w:date="2017-08-02T16:36:00Z"/>
                <w:b/>
                <w:sz w:val="14"/>
                <w:szCs w:val="14"/>
              </w:rPr>
            </w:pPr>
            <w:bookmarkStart w:id="9701" w:name="_Toc489459020"/>
            <w:bookmarkEnd w:id="9701"/>
          </w:p>
          <w:p w14:paraId="7C56AFBD" w14:textId="26803680" w:rsidR="00975CC4" w:rsidRPr="0094615C" w:rsidDel="009453A7" w:rsidRDefault="00975CC4" w:rsidP="00166AF3">
            <w:pPr>
              <w:pStyle w:val="TableBody"/>
              <w:rPr>
                <w:del w:id="9702" w:author="Alban Roche" w:date="2017-08-02T16:36:00Z"/>
                <w:b/>
              </w:rPr>
            </w:pPr>
            <w:del w:id="9703" w:author="Alban Roche" w:date="2017-08-02T16:36:00Z">
              <w:r w:rsidRPr="0094615C" w:rsidDel="009453A7">
                <w:rPr>
                  <w:b/>
                </w:rPr>
                <w:delText>AT+KSIMSEL?</w:delText>
              </w:r>
              <w:bookmarkStart w:id="9704" w:name="_Toc489459021"/>
              <w:bookmarkEnd w:id="9704"/>
            </w:del>
          </w:p>
          <w:p w14:paraId="24A0EBA2" w14:textId="568F2990" w:rsidR="00975CC4" w:rsidRPr="00317457" w:rsidDel="009453A7" w:rsidRDefault="00975CC4" w:rsidP="00166AF3">
            <w:pPr>
              <w:pStyle w:val="TableBody"/>
              <w:rPr>
                <w:del w:id="9705" w:author="Alban Roche" w:date="2017-08-02T16:36:00Z"/>
              </w:rPr>
            </w:pPr>
            <w:del w:id="9706" w:author="Alban Roche" w:date="2017-08-02T16:36:00Z">
              <w:r w:rsidRPr="0094615C" w:rsidDel="009453A7">
                <w:rPr>
                  <w:b/>
                </w:rPr>
                <w:delText>+KSIMSEL: 3,6,2</w:delText>
              </w:r>
              <w:r w:rsidDel="009453A7">
                <w:tab/>
              </w:r>
              <w:r w:rsidDel="009453A7">
                <w:tab/>
              </w:r>
              <w:r w:rsidRPr="00317457" w:rsidDel="009453A7">
                <w:delText xml:space="preserve">// SIM selection performed. GPIO 6 is used as selection pin and </w:delText>
              </w:r>
              <w:r w:rsidDel="009453A7">
                <w:tab/>
              </w:r>
              <w:r w:rsidDel="009453A7">
                <w:tab/>
              </w:r>
              <w:r w:rsidDel="009453A7">
                <w:tab/>
              </w:r>
              <w:r w:rsidDel="009453A7">
                <w:tab/>
                <w:delText xml:space="preserve">// </w:delText>
              </w:r>
              <w:r w:rsidRPr="00317457" w:rsidDel="009453A7">
                <w:delText>the 2nd external SIM is</w:delText>
              </w:r>
              <w:r w:rsidDel="009453A7">
                <w:delText xml:space="preserve"> </w:delText>
              </w:r>
              <w:r w:rsidRPr="00317457" w:rsidDel="009453A7">
                <w:delText>currently activated</w:delText>
              </w:r>
              <w:bookmarkStart w:id="9707" w:name="_Toc489459022"/>
              <w:bookmarkEnd w:id="9707"/>
            </w:del>
          </w:p>
          <w:p w14:paraId="4C7C7700" w14:textId="53AB78C9" w:rsidR="00975CC4" w:rsidRPr="0094615C" w:rsidDel="009453A7" w:rsidRDefault="00975CC4" w:rsidP="00166AF3">
            <w:pPr>
              <w:pStyle w:val="TableBody"/>
              <w:rPr>
                <w:del w:id="9708" w:author="Alban Roche" w:date="2017-08-02T16:36:00Z"/>
                <w:b/>
              </w:rPr>
            </w:pPr>
            <w:del w:id="9709" w:author="Alban Roche" w:date="2017-08-02T16:36:00Z">
              <w:r w:rsidRPr="0094615C" w:rsidDel="009453A7">
                <w:rPr>
                  <w:b/>
                </w:rPr>
                <w:delText>OK</w:delText>
              </w:r>
              <w:bookmarkStart w:id="9710" w:name="_Toc489459023"/>
              <w:bookmarkEnd w:id="9710"/>
            </w:del>
          </w:p>
          <w:p w14:paraId="5DEE09F9" w14:textId="74459128" w:rsidR="00975CC4" w:rsidRPr="00B91869" w:rsidDel="009453A7" w:rsidRDefault="00975CC4" w:rsidP="00166AF3">
            <w:pPr>
              <w:pStyle w:val="TableBody"/>
              <w:rPr>
                <w:del w:id="9711" w:author="Alban Roche" w:date="2017-08-02T16:36:00Z"/>
                <w:b/>
                <w:sz w:val="14"/>
                <w:szCs w:val="14"/>
              </w:rPr>
            </w:pPr>
            <w:bookmarkStart w:id="9712" w:name="_Toc489459024"/>
            <w:bookmarkEnd w:id="9712"/>
          </w:p>
          <w:p w14:paraId="10018088" w14:textId="15A35D53" w:rsidR="00975CC4" w:rsidRPr="0094615C" w:rsidDel="009453A7" w:rsidRDefault="00975CC4" w:rsidP="00166AF3">
            <w:pPr>
              <w:pStyle w:val="TableBody"/>
              <w:rPr>
                <w:del w:id="9713" w:author="Alban Roche" w:date="2017-08-02T16:36:00Z"/>
                <w:b/>
              </w:rPr>
            </w:pPr>
            <w:del w:id="9714" w:author="Alban Roche" w:date="2017-08-02T16:36:00Z">
              <w:r w:rsidRPr="0094615C" w:rsidDel="009453A7">
                <w:rPr>
                  <w:b/>
                </w:rPr>
                <w:delText>AT+KSIMSEL=4</w:delText>
              </w:r>
              <w:bookmarkStart w:id="9715" w:name="_Toc489459025"/>
              <w:bookmarkEnd w:id="9715"/>
            </w:del>
          </w:p>
          <w:p w14:paraId="24ACAA8A" w14:textId="3A61355E" w:rsidR="00975CC4" w:rsidRPr="007F59D4" w:rsidDel="009453A7" w:rsidRDefault="00975CC4" w:rsidP="00166AF3">
            <w:pPr>
              <w:pStyle w:val="TableBody"/>
              <w:rPr>
                <w:del w:id="9716" w:author="Alban Roche" w:date="2017-08-02T16:36:00Z"/>
              </w:rPr>
            </w:pPr>
            <w:del w:id="9717" w:author="Alban Roche" w:date="2017-08-02T16:36:00Z">
              <w:r w:rsidRPr="0094615C" w:rsidDel="009453A7">
                <w:rPr>
                  <w:b/>
                </w:rPr>
                <w:delText>+KSIMSEL: 4,0,1</w:delText>
              </w:r>
              <w:r w:rsidDel="009453A7">
                <w:tab/>
              </w:r>
              <w:r w:rsidDel="009453A7">
                <w:tab/>
              </w:r>
              <w:r w:rsidRPr="00317457" w:rsidDel="009453A7">
                <w:delText>// 1</w:delText>
              </w:r>
              <w:r w:rsidRPr="0094615C" w:rsidDel="009453A7">
                <w:rPr>
                  <w:vertAlign w:val="superscript"/>
                </w:rPr>
                <w:delText>st</w:delText>
              </w:r>
              <w:r w:rsidRPr="00317457" w:rsidDel="009453A7">
                <w:delText xml:space="preserve"> external SIM is absent and 2</w:delText>
              </w:r>
              <w:r w:rsidRPr="0094615C" w:rsidDel="009453A7">
                <w:rPr>
                  <w:vertAlign w:val="superscript"/>
                </w:rPr>
                <w:delText>nd</w:delText>
              </w:r>
              <w:r w:rsidRPr="00317457" w:rsidDel="009453A7">
                <w:delText xml:space="preserve"> external </w:delText>
              </w:r>
              <w:r w:rsidRPr="007F59D4" w:rsidDel="009453A7">
                <w:delText>SIM is present</w:delText>
              </w:r>
              <w:bookmarkStart w:id="9718" w:name="_Toc489459026"/>
              <w:bookmarkEnd w:id="9718"/>
            </w:del>
          </w:p>
          <w:p w14:paraId="0F172E67" w14:textId="194AE730" w:rsidR="00975CC4" w:rsidDel="009453A7" w:rsidRDefault="00975CC4" w:rsidP="00166AF3">
            <w:pPr>
              <w:pStyle w:val="TableBody"/>
              <w:rPr>
                <w:del w:id="9719" w:author="Alban Roche" w:date="2017-08-02T16:36:00Z"/>
              </w:rPr>
            </w:pPr>
            <w:del w:id="9720" w:author="Alban Roche" w:date="2017-08-02T16:36:00Z">
              <w:r w:rsidRPr="0094615C" w:rsidDel="009453A7">
                <w:rPr>
                  <w:b/>
                </w:rPr>
                <w:delText>OK</w:delText>
              </w:r>
              <w:bookmarkStart w:id="9721" w:name="_Toc489459027"/>
              <w:bookmarkEnd w:id="9721"/>
            </w:del>
          </w:p>
        </w:tc>
        <w:bookmarkStart w:id="9722" w:name="_Toc489459028"/>
        <w:bookmarkEnd w:id="9722"/>
      </w:tr>
    </w:tbl>
    <w:p w14:paraId="69493E9D" w14:textId="29EE00E6" w:rsidR="00975CC4" w:rsidDel="009453A7" w:rsidRDefault="00975CC4" w:rsidP="0059466D">
      <w:pPr>
        <w:pStyle w:val="Heading2"/>
        <w:numPr>
          <w:ilvl w:val="1"/>
          <w:numId w:val="11"/>
        </w:numPr>
        <w:ind w:left="1080" w:hanging="1080"/>
        <w:rPr>
          <w:del w:id="9723" w:author="Alban Roche" w:date="2017-08-02T16:36:00Z"/>
        </w:rPr>
      </w:pPr>
      <w:bookmarkStart w:id="9724" w:name="_Ref453834456"/>
      <w:bookmarkStart w:id="9725" w:name="_Ref453834459"/>
      <w:bookmarkStart w:id="9726" w:name="_Toc460332446"/>
      <w:bookmarkStart w:id="9727" w:name="_Toc486251625"/>
      <w:commentRangeStart w:id="9728"/>
      <w:del w:id="9729" w:author="Alban Roche" w:date="2017-08-02T16:36:00Z">
        <w:r w:rsidDel="009453A7">
          <w:delText xml:space="preserve">+BOOTDWLCFG </w:delText>
        </w:r>
        <w:r w:rsidRPr="00AE67EA" w:rsidDel="009453A7">
          <w:delText xml:space="preserve">Command: </w:delText>
        </w:r>
        <w:r w:rsidDel="009453A7">
          <w:delText>Boot Configuration for Firmware Download</w:delText>
        </w:r>
        <w:commentRangeEnd w:id="9728"/>
        <w:r w:rsidDel="009453A7">
          <w:rPr>
            <w:rStyle w:val="CommentReference"/>
            <w:rFonts w:ascii="Verdana" w:eastAsia="Times New Roman" w:hAnsi="Verdana" w:cs="Times New Roman"/>
            <w:b w:val="0"/>
            <w:lang w:eastAsia="en-US"/>
          </w:rPr>
          <w:commentReference w:id="9728"/>
        </w:r>
        <w:bookmarkStart w:id="9730" w:name="_Toc489459029"/>
        <w:bookmarkEnd w:id="9724"/>
        <w:bookmarkEnd w:id="9725"/>
        <w:bookmarkEnd w:id="9726"/>
        <w:bookmarkEnd w:id="9727"/>
        <w:bookmarkEnd w:id="9730"/>
      </w:del>
    </w:p>
    <w:p w14:paraId="39F3EAD9" w14:textId="0E8091CF" w:rsidR="00975CC4" w:rsidRPr="00BB4A3C" w:rsidDel="009453A7" w:rsidRDefault="00975CC4" w:rsidP="0059466D">
      <w:pPr>
        <w:pStyle w:val="Heading3"/>
        <w:numPr>
          <w:ilvl w:val="2"/>
          <w:numId w:val="11"/>
        </w:numPr>
        <w:ind w:left="1260" w:hanging="1260"/>
        <w:rPr>
          <w:del w:id="9731" w:author="Alban Roche" w:date="2017-08-02T16:36:00Z"/>
        </w:rPr>
      </w:pPr>
      <w:bookmarkStart w:id="9732" w:name="_Toc464573635"/>
      <w:bookmarkStart w:id="9733" w:name="_Toc464574516"/>
      <w:bookmarkStart w:id="9734" w:name="_Toc465760206"/>
      <w:bookmarkStart w:id="9735" w:name="_Toc465955132"/>
      <w:bookmarkStart w:id="9736" w:name="_Toc460332447"/>
      <w:bookmarkStart w:id="9737" w:name="_Toc486251626"/>
      <w:bookmarkEnd w:id="9732"/>
      <w:bookmarkEnd w:id="9733"/>
      <w:bookmarkEnd w:id="9734"/>
      <w:bookmarkEnd w:id="9735"/>
      <w:del w:id="9738" w:author="Alban Roche" w:date="2017-08-02T16:36:00Z">
        <w:r w:rsidDel="009453A7">
          <w:delText>Description</w:delText>
        </w:r>
        <w:bookmarkStart w:id="9739" w:name="_Toc489459030"/>
        <w:bookmarkEnd w:id="9736"/>
        <w:bookmarkEnd w:id="9737"/>
        <w:bookmarkEnd w:id="9739"/>
      </w:del>
    </w:p>
    <w:p w14:paraId="5D854A31" w14:textId="752C25F2" w:rsidR="00975CC4" w:rsidDel="009453A7" w:rsidRDefault="00975CC4" w:rsidP="00975CC4">
      <w:pPr>
        <w:rPr>
          <w:del w:id="9740" w:author="Alban Roche" w:date="2017-08-02T16:36:00Z"/>
          <w:lang w:eastAsia="zh-CN"/>
        </w:rPr>
      </w:pPr>
      <w:del w:id="9741" w:author="Alban Roche" w:date="2017-08-02T16:36:00Z">
        <w:r w:rsidDel="009453A7">
          <w:rPr>
            <w:lang w:eastAsia="zh-CN"/>
          </w:rPr>
          <w:delText>This command configures the USB enumeration time out and USB link time out that are used in detecting a firmware download request.</w:delText>
        </w:r>
        <w:bookmarkStart w:id="9742" w:name="_Toc489459031"/>
        <w:bookmarkEnd w:id="9742"/>
      </w:del>
    </w:p>
    <w:p w14:paraId="5D7C1EF4" w14:textId="5A770D1C" w:rsidR="00975CC4" w:rsidDel="009453A7" w:rsidRDefault="00975CC4" w:rsidP="00975CC4">
      <w:pPr>
        <w:rPr>
          <w:del w:id="9743" w:author="Alban Roche" w:date="2017-08-02T16:36:00Z"/>
          <w:lang w:eastAsia="zh-CN"/>
        </w:rPr>
      </w:pPr>
      <w:del w:id="9744" w:author="Alban Roche" w:date="2017-08-02T16:36:00Z">
        <w:r w:rsidDel="009453A7">
          <w:rPr>
            <w:lang w:eastAsia="zh-CN"/>
          </w:rPr>
          <w:delText>The USB link time out refers to the time out for correct “AT” start frame to start the firmware download procedure.</w:delText>
        </w:r>
        <w:bookmarkStart w:id="9745" w:name="_Toc489459032"/>
        <w:bookmarkEnd w:id="9745"/>
      </w:del>
    </w:p>
    <w:p w14:paraId="7DBC58B8" w14:textId="1BA22184" w:rsidR="00975CC4" w:rsidDel="009453A7" w:rsidRDefault="00975CC4" w:rsidP="00975CC4">
      <w:pPr>
        <w:rPr>
          <w:del w:id="9746" w:author="Alban Roche" w:date="2017-08-02T16:36:00Z"/>
          <w:lang w:eastAsia="zh-CN"/>
        </w:rPr>
      </w:pPr>
      <w:del w:id="9747" w:author="Alban Roche" w:date="2017-08-02T16:36:00Z">
        <w:r w:rsidDel="009453A7">
          <w:rPr>
            <w:lang w:eastAsia="zh-CN"/>
          </w:rPr>
          <w:delText>The flow diagram below shows the sequence in detecting a firmware download request, which always happens when the module boots or reboots.</w:delText>
        </w:r>
        <w:bookmarkStart w:id="9748" w:name="_Toc489459033"/>
        <w:bookmarkEnd w:id="9748"/>
      </w:del>
    </w:p>
    <w:p w14:paraId="3DA48221" w14:textId="7D67B980" w:rsidR="00975CC4" w:rsidDel="009453A7" w:rsidRDefault="00975CC4" w:rsidP="00975CC4">
      <w:pPr>
        <w:pStyle w:val="Figure"/>
        <w:rPr>
          <w:del w:id="9749" w:author="Alban Roche" w:date="2017-08-02T16:36:00Z"/>
          <w:lang w:eastAsia="zh-CN"/>
        </w:rPr>
      </w:pPr>
      <w:del w:id="9750" w:author="Alban Roche" w:date="2017-08-02T16:36:00Z">
        <w:r w:rsidRPr="009F455A" w:rsidDel="009453A7">
          <w:rPr>
            <w:noProof/>
          </w:rPr>
          <w:drawing>
            <wp:inline distT="0" distB="0" distL="0" distR="0" wp14:anchorId="432B8041" wp14:editId="76E427DC">
              <wp:extent cx="5943600" cy="54681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cstate="print">
                        <a:extLst>
                          <a:ext uri="{28A0092B-C50C-407E-A947-70E740481C1C}">
                            <a14:useLocalDpi xmlns:a14="http://schemas.microsoft.com/office/drawing/2010/main" val="0"/>
                          </a:ext>
                        </a:extLst>
                      </a:blip>
                      <a:srcRect t="1248"/>
                      <a:stretch/>
                    </pic:blipFill>
                    <pic:spPr bwMode="auto">
                      <a:xfrm>
                        <a:off x="0" y="0"/>
                        <a:ext cx="5943600" cy="5468112"/>
                      </a:xfrm>
                      <a:prstGeom prst="rect">
                        <a:avLst/>
                      </a:prstGeom>
                      <a:ln>
                        <a:noFill/>
                      </a:ln>
                      <a:extLst>
                        <a:ext uri="{53640926-AAD7-44D8-BBD7-CCE9431645EC}">
                          <a14:shadowObscured xmlns:a14="http://schemas.microsoft.com/office/drawing/2010/main"/>
                        </a:ext>
                      </a:extLst>
                    </pic:spPr>
                  </pic:pic>
                </a:graphicData>
              </a:graphic>
            </wp:inline>
          </w:drawing>
        </w:r>
        <w:bookmarkStart w:id="9751" w:name="_Toc489459034"/>
        <w:bookmarkEnd w:id="9751"/>
      </w:del>
    </w:p>
    <w:p w14:paraId="6B210C6B" w14:textId="5D4352D9" w:rsidR="00975CC4" w:rsidRPr="00BB4A3C" w:rsidDel="009453A7" w:rsidRDefault="00975CC4" w:rsidP="00975CC4">
      <w:pPr>
        <w:pStyle w:val="FigureCaption"/>
        <w:rPr>
          <w:del w:id="9752" w:author="Alban Roche" w:date="2017-08-02T16:36:00Z"/>
          <w:lang w:eastAsia="zh-CN"/>
        </w:rPr>
      </w:pPr>
      <w:bookmarkStart w:id="9753" w:name="_Toc489370794"/>
      <w:del w:id="9754" w:author="Alban Roche" w:date="2017-08-02T16:36:00Z">
        <w:r w:rsidDel="009453A7">
          <w:rPr>
            <w:lang w:eastAsia="zh-CN"/>
          </w:rPr>
          <w:delText>Firmware Download Request Detection Sequence</w:delText>
        </w:r>
        <w:bookmarkStart w:id="9755" w:name="_Toc489459035"/>
        <w:bookmarkEnd w:id="9753"/>
        <w:bookmarkEnd w:id="9755"/>
      </w:del>
    </w:p>
    <w:p w14:paraId="6DE65C4E" w14:textId="24343B3D" w:rsidR="00975CC4" w:rsidDel="009453A7" w:rsidRDefault="00975CC4" w:rsidP="00975CC4">
      <w:pPr>
        <w:rPr>
          <w:del w:id="9756" w:author="Alban Roche" w:date="2017-08-02T16:36:00Z"/>
          <w:lang w:eastAsia="zh-CN"/>
        </w:rPr>
      </w:pPr>
      <w:del w:id="9757" w:author="Alban Roche" w:date="2017-08-02T16:36:00Z">
        <w:r w:rsidDel="009453A7">
          <w:rPr>
            <w:lang w:eastAsia="zh-CN"/>
          </w:rPr>
          <w:delText>Basically, when the module boots, it polls</w:delText>
        </w:r>
        <w:r w:rsidRPr="00D2325F" w:rsidDel="009453A7">
          <w:rPr>
            <w:lang w:eastAsia="zh-CN"/>
          </w:rPr>
          <w:delText xml:space="preserve"> </w:delText>
        </w:r>
        <w:r w:rsidDel="009453A7">
          <w:rPr>
            <w:lang w:eastAsia="zh-CN"/>
          </w:rPr>
          <w:delText xml:space="preserve">the USB and UART channels </w:delText>
        </w:r>
        <w:r w:rsidRPr="00D2325F" w:rsidDel="009453A7">
          <w:rPr>
            <w:lang w:eastAsia="zh-CN"/>
          </w:rPr>
          <w:delText xml:space="preserve">in parallel </w:delText>
        </w:r>
        <w:r w:rsidDel="009453A7">
          <w:rPr>
            <w:lang w:eastAsia="zh-CN"/>
          </w:rPr>
          <w:delText>for</w:delText>
        </w:r>
        <w:r w:rsidRPr="00D2325F" w:rsidDel="009453A7">
          <w:rPr>
            <w:lang w:eastAsia="zh-CN"/>
          </w:rPr>
          <w:delText xml:space="preserve"> </w:delText>
        </w:r>
        <w:r w:rsidDel="009453A7">
          <w:rPr>
            <w:lang w:eastAsia="zh-CN"/>
          </w:rPr>
          <w:delText>firmware download conditions.</w:delText>
        </w:r>
        <w:bookmarkStart w:id="9758" w:name="_Toc489459036"/>
        <w:bookmarkEnd w:id="9758"/>
      </w:del>
    </w:p>
    <w:p w14:paraId="39700ADB" w14:textId="3494EA19" w:rsidR="00975CC4" w:rsidDel="009453A7" w:rsidRDefault="00975CC4" w:rsidP="00975CC4">
      <w:pPr>
        <w:keepNext/>
        <w:rPr>
          <w:del w:id="9759" w:author="Alban Roche" w:date="2017-08-02T16:36:00Z"/>
          <w:lang w:eastAsia="zh-CN"/>
        </w:rPr>
      </w:pPr>
      <w:del w:id="9760" w:author="Alban Roche" w:date="2017-08-02T16:36:00Z">
        <w:r w:rsidDel="009453A7">
          <w:rPr>
            <w:lang w:eastAsia="zh-CN"/>
          </w:rPr>
          <w:delText>For the USB channel, the module polls for the following conditions individually:</w:delText>
        </w:r>
        <w:bookmarkStart w:id="9761" w:name="_Toc489459037"/>
        <w:bookmarkEnd w:id="9761"/>
      </w:del>
    </w:p>
    <w:p w14:paraId="1A5D4A67" w14:textId="36FC5255" w:rsidR="00975CC4" w:rsidRPr="00BB4A3C" w:rsidDel="009453A7" w:rsidRDefault="00975CC4" w:rsidP="0059466D">
      <w:pPr>
        <w:pStyle w:val="NumberedSWI"/>
        <w:keepNext/>
        <w:numPr>
          <w:ilvl w:val="0"/>
          <w:numId w:val="14"/>
        </w:numPr>
        <w:ind w:left="720"/>
        <w:rPr>
          <w:del w:id="9762" w:author="Alban Roche" w:date="2017-08-02T16:36:00Z"/>
        </w:rPr>
      </w:pPr>
      <w:del w:id="9763" w:author="Alban Roche" w:date="2017-08-02T16:36:00Z">
        <w:r w:rsidRPr="00BB4A3C" w:rsidDel="009453A7">
          <w:delText>USB reset</w:delText>
        </w:r>
        <w:bookmarkStart w:id="9764" w:name="_Toc489459038"/>
        <w:bookmarkEnd w:id="9764"/>
      </w:del>
    </w:p>
    <w:p w14:paraId="07FC18E7" w14:textId="60A9582C" w:rsidR="00975CC4" w:rsidRPr="00BB4A3C" w:rsidDel="009453A7" w:rsidRDefault="00975CC4" w:rsidP="0059466D">
      <w:pPr>
        <w:pStyle w:val="NumberedSWI"/>
        <w:keepNext/>
        <w:numPr>
          <w:ilvl w:val="0"/>
          <w:numId w:val="14"/>
        </w:numPr>
        <w:ind w:left="720"/>
        <w:rPr>
          <w:del w:id="9765" w:author="Alban Roche" w:date="2017-08-02T16:36:00Z"/>
        </w:rPr>
      </w:pPr>
      <w:del w:id="9766" w:author="Alban Roche" w:date="2017-08-02T16:36:00Z">
        <w:r w:rsidRPr="00BB4A3C" w:rsidDel="009453A7">
          <w:delText>USB enumeration</w:delText>
        </w:r>
        <w:bookmarkStart w:id="9767" w:name="_Toc489459039"/>
        <w:bookmarkEnd w:id="9767"/>
      </w:del>
    </w:p>
    <w:p w14:paraId="6D541455" w14:textId="68C2405F" w:rsidR="00975CC4" w:rsidRPr="00BB4A3C" w:rsidDel="009453A7" w:rsidRDefault="00975CC4" w:rsidP="0059466D">
      <w:pPr>
        <w:pStyle w:val="NumberedSWI"/>
        <w:keepNext/>
        <w:numPr>
          <w:ilvl w:val="0"/>
          <w:numId w:val="14"/>
        </w:numPr>
        <w:ind w:left="720"/>
        <w:rPr>
          <w:del w:id="9768" w:author="Alban Roche" w:date="2017-08-02T16:36:00Z"/>
        </w:rPr>
      </w:pPr>
      <w:del w:id="9769" w:author="Alban Roche" w:date="2017-08-02T16:36:00Z">
        <w:r w:rsidRPr="00BB4A3C" w:rsidDel="009453A7">
          <w:delText>USB link establishment (“AT” start frame)</w:delText>
        </w:r>
        <w:bookmarkStart w:id="9770" w:name="_Toc489459040"/>
        <w:bookmarkEnd w:id="9770"/>
      </w:del>
    </w:p>
    <w:p w14:paraId="4D9CE67B" w14:textId="7F2C6CD3" w:rsidR="00975CC4" w:rsidDel="009453A7" w:rsidRDefault="00975CC4" w:rsidP="00975CC4">
      <w:pPr>
        <w:rPr>
          <w:del w:id="9771" w:author="Alban Roche" w:date="2017-08-02T16:36:00Z"/>
          <w:lang w:eastAsia="zh-CN"/>
        </w:rPr>
      </w:pPr>
      <w:bookmarkStart w:id="9772" w:name="_Toc489459041"/>
      <w:bookmarkEnd w:id="9772"/>
    </w:p>
    <w:p w14:paraId="1742E237" w14:textId="7BA5741B" w:rsidR="00975CC4" w:rsidDel="009453A7" w:rsidRDefault="00975CC4" w:rsidP="00975CC4">
      <w:pPr>
        <w:rPr>
          <w:del w:id="9773" w:author="Alban Roche" w:date="2017-08-02T16:36:00Z"/>
          <w:lang w:eastAsia="zh-CN"/>
        </w:rPr>
      </w:pPr>
      <w:del w:id="9774" w:author="Alban Roche" w:date="2017-08-02T16:36:00Z">
        <w:r w:rsidDel="009453A7">
          <w:rPr>
            <w:lang w:eastAsia="zh-CN"/>
          </w:rPr>
          <w:delText xml:space="preserve">For the UART channel, the module polls for a </w:delText>
        </w:r>
        <w:r w:rsidRPr="00D703B0" w:rsidDel="009453A7">
          <w:rPr>
            <w:lang w:eastAsia="zh-CN"/>
          </w:rPr>
          <w:delText xml:space="preserve">USB link </w:delText>
        </w:r>
        <w:r w:rsidDel="009453A7">
          <w:rPr>
            <w:lang w:eastAsia="zh-CN"/>
          </w:rPr>
          <w:delText xml:space="preserve">establishment </w:delText>
        </w:r>
        <w:r w:rsidRPr="00D703B0" w:rsidDel="009453A7">
          <w:rPr>
            <w:lang w:eastAsia="zh-CN"/>
          </w:rPr>
          <w:delText>(“AT” start frame)</w:delText>
        </w:r>
        <w:r w:rsidDel="009453A7">
          <w:rPr>
            <w:lang w:eastAsia="zh-CN"/>
          </w:rPr>
          <w:delText xml:space="preserve"> only.</w:delText>
        </w:r>
        <w:bookmarkStart w:id="9775" w:name="_Toc489459042"/>
        <w:bookmarkEnd w:id="9775"/>
      </w:del>
    </w:p>
    <w:p w14:paraId="7BED102C" w14:textId="28C8F5B0" w:rsidR="00975CC4" w:rsidDel="009453A7" w:rsidRDefault="00975CC4" w:rsidP="00975CC4">
      <w:pPr>
        <w:rPr>
          <w:del w:id="9776" w:author="Alban Roche" w:date="2017-08-02T16:36:00Z"/>
          <w:lang w:eastAsia="zh-CN"/>
        </w:rPr>
      </w:pPr>
      <w:del w:id="9777" w:author="Alban Roche" w:date="2017-08-02T16:36:00Z">
        <w:r w:rsidDel="009453A7">
          <w:rPr>
            <w:lang w:eastAsia="zh-CN"/>
          </w:rPr>
          <w:delText>If time out happens, the firmware download</w:delText>
        </w:r>
        <w:r w:rsidRPr="00532975" w:rsidDel="009453A7">
          <w:rPr>
            <w:lang w:eastAsia="zh-CN"/>
          </w:rPr>
          <w:delText xml:space="preserve"> </w:delText>
        </w:r>
        <w:r w:rsidDel="009453A7">
          <w:rPr>
            <w:lang w:eastAsia="zh-CN"/>
          </w:rPr>
          <w:delText xml:space="preserve">detection sequence breaks, and the module either boots normally or it reboots for another retry depending on the AT parameter </w:delText>
        </w:r>
        <w:r w:rsidRPr="009620C4" w:rsidDel="009453A7">
          <w:rPr>
            <w:lang w:eastAsia="zh-CN"/>
          </w:rPr>
          <w:delText>&lt;DWL_RETRY&gt;</w:delText>
        </w:r>
        <w:r w:rsidDel="009453A7">
          <w:rPr>
            <w:lang w:eastAsia="zh-CN"/>
          </w:rPr>
          <w:delText>.</w:delText>
        </w:r>
        <w:bookmarkStart w:id="9778" w:name="_Toc489459043"/>
        <w:bookmarkEnd w:id="9778"/>
      </w:del>
    </w:p>
    <w:p w14:paraId="50927107" w14:textId="7611526A" w:rsidR="00975CC4" w:rsidDel="009453A7" w:rsidRDefault="00975CC4" w:rsidP="00975CC4">
      <w:pPr>
        <w:rPr>
          <w:del w:id="9779" w:author="Alban Roche" w:date="2017-08-02T16:36:00Z"/>
          <w:lang w:eastAsia="zh-CN"/>
        </w:rPr>
      </w:pPr>
      <w:del w:id="9780" w:author="Alban Roche" w:date="2017-08-02T16:36:00Z">
        <w:r w:rsidDel="009453A7">
          <w:rPr>
            <w:lang w:eastAsia="zh-CN"/>
          </w:rPr>
          <w:delText>Time out values are listed in the following table.</w:delText>
        </w:r>
        <w:bookmarkStart w:id="9781" w:name="_Toc489459044"/>
        <w:bookmarkEnd w:id="9781"/>
      </w:del>
    </w:p>
    <w:p w14:paraId="1D06FBED" w14:textId="283FE342" w:rsidR="00975CC4" w:rsidDel="009453A7" w:rsidRDefault="00975CC4" w:rsidP="00975CC4">
      <w:pPr>
        <w:pStyle w:val="TableCaption"/>
        <w:rPr>
          <w:del w:id="9782" w:author="Alban Roche" w:date="2017-08-02T16:36:00Z"/>
        </w:rPr>
      </w:pPr>
      <w:bookmarkStart w:id="9783" w:name="_Toc486251866"/>
      <w:del w:id="9784" w:author="Alban Roche" w:date="2017-08-02T16:36:00Z">
        <w:r w:rsidDel="009453A7">
          <w:delText>Time Out Values</w:delText>
        </w:r>
        <w:bookmarkStart w:id="9785" w:name="_Toc489459045"/>
        <w:bookmarkEnd w:id="9783"/>
        <w:bookmarkEnd w:id="9785"/>
      </w:del>
    </w:p>
    <w:tbl>
      <w:tblPr>
        <w:tblStyle w:val="TableSWI"/>
        <w:tblW w:w="9288" w:type="dxa"/>
        <w:tblLook w:val="04A0" w:firstRow="1" w:lastRow="0" w:firstColumn="1" w:lastColumn="0" w:noHBand="0" w:noVBand="1"/>
      </w:tblPr>
      <w:tblGrid>
        <w:gridCol w:w="2619"/>
        <w:gridCol w:w="2619"/>
        <w:gridCol w:w="4050"/>
      </w:tblGrid>
      <w:tr w:rsidR="00975CC4" w:rsidDel="009453A7" w14:paraId="5FCD57C5" w14:textId="39173EA6" w:rsidTr="00166AF3">
        <w:trPr>
          <w:cnfStyle w:val="100000000000" w:firstRow="1" w:lastRow="0" w:firstColumn="0" w:lastColumn="0" w:oddVBand="0" w:evenVBand="0" w:oddHBand="0" w:evenHBand="0" w:firstRowFirstColumn="0" w:firstRowLastColumn="0" w:lastRowFirstColumn="0" w:lastRowLastColumn="0"/>
          <w:del w:id="9786" w:author="Alban Roche" w:date="2017-08-02T16:36:00Z"/>
        </w:trPr>
        <w:tc>
          <w:tcPr>
            <w:tcW w:w="2619" w:type="dxa"/>
          </w:tcPr>
          <w:p w14:paraId="2FFB7988" w14:textId="7417A947" w:rsidR="00975CC4" w:rsidDel="009453A7" w:rsidRDefault="00975CC4" w:rsidP="00166AF3">
            <w:pPr>
              <w:pStyle w:val="TableColumnHead"/>
              <w:spacing w:before="144" w:after="144"/>
              <w:rPr>
                <w:del w:id="9787" w:author="Alban Roche" w:date="2017-08-02T16:36:00Z"/>
                <w:lang w:eastAsia="zh-CN"/>
              </w:rPr>
            </w:pPr>
            <w:del w:id="9788" w:author="Alban Roche" w:date="2017-08-02T16:36:00Z">
              <w:r w:rsidDel="009453A7">
                <w:rPr>
                  <w:lang w:eastAsia="zh-CN"/>
                </w:rPr>
                <w:delText>Time Out</w:delText>
              </w:r>
              <w:bookmarkStart w:id="9789" w:name="_Toc489459046"/>
              <w:bookmarkEnd w:id="9789"/>
            </w:del>
          </w:p>
        </w:tc>
        <w:tc>
          <w:tcPr>
            <w:tcW w:w="2619" w:type="dxa"/>
          </w:tcPr>
          <w:p w14:paraId="5D72265A" w14:textId="26CA790C" w:rsidR="00975CC4" w:rsidDel="009453A7" w:rsidRDefault="00975CC4" w:rsidP="00166AF3">
            <w:pPr>
              <w:pStyle w:val="TableColumnHead"/>
              <w:spacing w:before="144" w:after="144"/>
              <w:rPr>
                <w:del w:id="9790" w:author="Alban Roche" w:date="2017-08-02T16:36:00Z"/>
                <w:lang w:eastAsia="zh-CN"/>
              </w:rPr>
            </w:pPr>
            <w:del w:id="9791" w:author="Alban Roche" w:date="2017-08-02T16:36:00Z">
              <w:r w:rsidDel="009453A7">
                <w:rPr>
                  <w:lang w:eastAsia="zh-CN"/>
                </w:rPr>
                <w:delText>Default Value</w:delText>
              </w:r>
              <w:bookmarkStart w:id="9792" w:name="_Toc489459047"/>
              <w:bookmarkEnd w:id="9792"/>
            </w:del>
          </w:p>
        </w:tc>
        <w:tc>
          <w:tcPr>
            <w:tcW w:w="4050" w:type="dxa"/>
          </w:tcPr>
          <w:p w14:paraId="7F3643A0" w14:textId="5258F0B5" w:rsidR="00975CC4" w:rsidDel="009453A7" w:rsidRDefault="00975CC4" w:rsidP="00166AF3">
            <w:pPr>
              <w:pStyle w:val="TableColumnHead"/>
              <w:spacing w:before="144" w:after="144"/>
              <w:rPr>
                <w:del w:id="9793" w:author="Alban Roche" w:date="2017-08-02T16:36:00Z"/>
                <w:lang w:eastAsia="zh-CN"/>
              </w:rPr>
            </w:pPr>
            <w:del w:id="9794" w:author="Alban Roche" w:date="2017-08-02T16:36:00Z">
              <w:r w:rsidDel="009453A7">
                <w:rPr>
                  <w:lang w:eastAsia="zh-CN"/>
                </w:rPr>
                <w:delText>Configurable with +BOOTDWLCFG?</w:delText>
              </w:r>
              <w:r w:rsidDel="009453A7">
                <w:rPr>
                  <w:lang w:eastAsia="zh-CN"/>
                </w:rPr>
                <w:br/>
                <w:delText>(Possible Values)</w:delText>
              </w:r>
              <w:bookmarkStart w:id="9795" w:name="_Toc489459048"/>
              <w:bookmarkEnd w:id="9795"/>
            </w:del>
          </w:p>
        </w:tc>
        <w:bookmarkStart w:id="9796" w:name="_Toc489459049"/>
        <w:bookmarkEnd w:id="9796"/>
      </w:tr>
      <w:tr w:rsidR="00975CC4" w:rsidDel="009453A7" w14:paraId="64812A36" w14:textId="36E14E44" w:rsidTr="00166AF3">
        <w:trPr>
          <w:del w:id="9797" w:author="Alban Roche" w:date="2017-08-02T16:36:00Z"/>
        </w:trPr>
        <w:tc>
          <w:tcPr>
            <w:tcW w:w="2619" w:type="dxa"/>
          </w:tcPr>
          <w:p w14:paraId="63AD0A23" w14:textId="4E6BA87E" w:rsidR="00975CC4" w:rsidDel="009453A7" w:rsidRDefault="00975CC4" w:rsidP="00166AF3">
            <w:pPr>
              <w:pStyle w:val="TableBody"/>
              <w:rPr>
                <w:del w:id="9798" w:author="Alban Roche" w:date="2017-08-02T16:36:00Z"/>
              </w:rPr>
            </w:pPr>
            <w:del w:id="9799" w:author="Alban Roche" w:date="2017-08-02T16:36:00Z">
              <w:r w:rsidDel="009453A7">
                <w:delText>UART link time out</w:delText>
              </w:r>
              <w:bookmarkStart w:id="9800" w:name="_Toc489459050"/>
              <w:bookmarkEnd w:id="9800"/>
            </w:del>
          </w:p>
        </w:tc>
        <w:tc>
          <w:tcPr>
            <w:tcW w:w="2619" w:type="dxa"/>
          </w:tcPr>
          <w:p w14:paraId="006ADE4D" w14:textId="1385D27B" w:rsidR="00975CC4" w:rsidDel="009453A7" w:rsidRDefault="00975CC4" w:rsidP="00166AF3">
            <w:pPr>
              <w:pStyle w:val="TableBody"/>
              <w:rPr>
                <w:del w:id="9801" w:author="Alban Roche" w:date="2017-08-02T16:36:00Z"/>
              </w:rPr>
            </w:pPr>
            <w:del w:id="9802" w:author="Alban Roche" w:date="2017-08-02T16:36:00Z">
              <w:r w:rsidDel="009453A7">
                <w:delText>150 milliseconds</w:delText>
              </w:r>
              <w:bookmarkStart w:id="9803" w:name="_Toc489459051"/>
              <w:bookmarkEnd w:id="9803"/>
            </w:del>
          </w:p>
        </w:tc>
        <w:tc>
          <w:tcPr>
            <w:tcW w:w="4050" w:type="dxa"/>
          </w:tcPr>
          <w:p w14:paraId="1EDECD92" w14:textId="66A0837D" w:rsidR="00975CC4" w:rsidDel="009453A7" w:rsidRDefault="00975CC4" w:rsidP="00166AF3">
            <w:pPr>
              <w:pStyle w:val="TableBody"/>
              <w:rPr>
                <w:del w:id="9804" w:author="Alban Roche" w:date="2017-08-02T16:36:00Z"/>
              </w:rPr>
            </w:pPr>
            <w:del w:id="9805" w:author="Alban Roche" w:date="2017-08-02T16:36:00Z">
              <w:r w:rsidDel="009453A7">
                <w:delText>No</w:delText>
              </w:r>
              <w:bookmarkStart w:id="9806" w:name="_Toc489459052"/>
              <w:bookmarkEnd w:id="9806"/>
            </w:del>
          </w:p>
        </w:tc>
        <w:bookmarkStart w:id="9807" w:name="_Toc489459053"/>
        <w:bookmarkEnd w:id="9807"/>
      </w:tr>
      <w:tr w:rsidR="00975CC4" w:rsidDel="009453A7" w14:paraId="48A7F5DC" w14:textId="5ED0210E" w:rsidTr="00166AF3">
        <w:trPr>
          <w:del w:id="9808" w:author="Alban Roche" w:date="2017-08-02T16:36:00Z"/>
        </w:trPr>
        <w:tc>
          <w:tcPr>
            <w:tcW w:w="2619" w:type="dxa"/>
          </w:tcPr>
          <w:p w14:paraId="4A3D4C98" w14:textId="7EEB557B" w:rsidR="00975CC4" w:rsidDel="009453A7" w:rsidRDefault="00975CC4" w:rsidP="00166AF3">
            <w:pPr>
              <w:pStyle w:val="TableBody"/>
              <w:rPr>
                <w:del w:id="9809" w:author="Alban Roche" w:date="2017-08-02T16:36:00Z"/>
              </w:rPr>
            </w:pPr>
            <w:del w:id="9810" w:author="Alban Roche" w:date="2017-08-02T16:36:00Z">
              <w:r w:rsidDel="009453A7">
                <w:delText>USB reset time out</w:delText>
              </w:r>
              <w:bookmarkStart w:id="9811" w:name="_Toc489459054"/>
              <w:bookmarkEnd w:id="9811"/>
            </w:del>
          </w:p>
        </w:tc>
        <w:tc>
          <w:tcPr>
            <w:tcW w:w="2619" w:type="dxa"/>
          </w:tcPr>
          <w:p w14:paraId="2CB045D3" w14:textId="7038006A" w:rsidR="00975CC4" w:rsidDel="009453A7" w:rsidRDefault="00975CC4" w:rsidP="00166AF3">
            <w:pPr>
              <w:pStyle w:val="TableBody"/>
              <w:rPr>
                <w:del w:id="9812" w:author="Alban Roche" w:date="2017-08-02T16:36:00Z"/>
              </w:rPr>
            </w:pPr>
            <w:del w:id="9813" w:author="Alban Roche" w:date="2017-08-02T16:36:00Z">
              <w:r w:rsidDel="009453A7">
                <w:delText>400 milliseconds</w:delText>
              </w:r>
              <w:bookmarkStart w:id="9814" w:name="_Toc489459055"/>
              <w:bookmarkEnd w:id="9814"/>
            </w:del>
          </w:p>
        </w:tc>
        <w:tc>
          <w:tcPr>
            <w:tcW w:w="4050" w:type="dxa"/>
          </w:tcPr>
          <w:p w14:paraId="01738AFE" w14:textId="3163DADD" w:rsidR="00975CC4" w:rsidDel="009453A7" w:rsidRDefault="00975CC4" w:rsidP="00166AF3">
            <w:pPr>
              <w:pStyle w:val="TableBody"/>
              <w:rPr>
                <w:del w:id="9815" w:author="Alban Roche" w:date="2017-08-02T16:36:00Z"/>
              </w:rPr>
            </w:pPr>
            <w:del w:id="9816" w:author="Alban Roche" w:date="2017-08-02T16:36:00Z">
              <w:r w:rsidDel="009453A7">
                <w:delText>No</w:delText>
              </w:r>
              <w:bookmarkStart w:id="9817" w:name="_Toc489459056"/>
              <w:bookmarkEnd w:id="9817"/>
            </w:del>
          </w:p>
        </w:tc>
        <w:bookmarkStart w:id="9818" w:name="_Toc489459057"/>
        <w:bookmarkEnd w:id="9818"/>
      </w:tr>
      <w:tr w:rsidR="00975CC4" w:rsidDel="009453A7" w14:paraId="100429ED" w14:textId="2896AF4F" w:rsidTr="00166AF3">
        <w:trPr>
          <w:del w:id="9819" w:author="Alban Roche" w:date="2017-08-02T16:36:00Z"/>
        </w:trPr>
        <w:tc>
          <w:tcPr>
            <w:tcW w:w="2619" w:type="dxa"/>
          </w:tcPr>
          <w:p w14:paraId="6E8FCC9E" w14:textId="7A7525B0" w:rsidR="00975CC4" w:rsidDel="009453A7" w:rsidRDefault="00975CC4" w:rsidP="00166AF3">
            <w:pPr>
              <w:pStyle w:val="TableBody"/>
              <w:rPr>
                <w:del w:id="9820" w:author="Alban Roche" w:date="2017-08-02T16:36:00Z"/>
              </w:rPr>
            </w:pPr>
            <w:del w:id="9821" w:author="Alban Roche" w:date="2017-08-02T16:36:00Z">
              <w:r w:rsidDel="009453A7">
                <w:delText>USB enumeration time out</w:delText>
              </w:r>
              <w:bookmarkStart w:id="9822" w:name="_Toc489459058"/>
              <w:bookmarkEnd w:id="9822"/>
            </w:del>
          </w:p>
        </w:tc>
        <w:tc>
          <w:tcPr>
            <w:tcW w:w="2619" w:type="dxa"/>
          </w:tcPr>
          <w:p w14:paraId="1DA9AA95" w14:textId="0C6CD51B" w:rsidR="00975CC4" w:rsidDel="009453A7" w:rsidRDefault="00975CC4" w:rsidP="00166AF3">
            <w:pPr>
              <w:pStyle w:val="TableBody"/>
              <w:rPr>
                <w:del w:id="9823" w:author="Alban Roche" w:date="2017-08-02T16:36:00Z"/>
              </w:rPr>
            </w:pPr>
            <w:del w:id="9824" w:author="Alban Roche" w:date="2017-08-02T16:36:00Z">
              <w:r w:rsidDel="009453A7">
                <w:delText>3 seconds</w:delText>
              </w:r>
              <w:bookmarkStart w:id="9825" w:name="_Toc489459059"/>
              <w:bookmarkEnd w:id="9825"/>
            </w:del>
          </w:p>
        </w:tc>
        <w:tc>
          <w:tcPr>
            <w:tcW w:w="4050" w:type="dxa"/>
          </w:tcPr>
          <w:p w14:paraId="1101E03C" w14:textId="702A79FC" w:rsidR="00975CC4" w:rsidDel="009453A7" w:rsidRDefault="00975CC4" w:rsidP="00166AF3">
            <w:pPr>
              <w:pStyle w:val="TableBody"/>
              <w:rPr>
                <w:del w:id="9826" w:author="Alban Roche" w:date="2017-08-02T16:36:00Z"/>
              </w:rPr>
            </w:pPr>
            <w:del w:id="9827" w:author="Alban Roche" w:date="2017-08-02T16:36:00Z">
              <w:r w:rsidDel="009453A7">
                <w:delText>Yes (3s, 30s, 60s, 90s)</w:delText>
              </w:r>
              <w:bookmarkStart w:id="9828" w:name="_Toc489459060"/>
              <w:bookmarkEnd w:id="9828"/>
            </w:del>
          </w:p>
        </w:tc>
        <w:bookmarkStart w:id="9829" w:name="_Toc489459061"/>
        <w:bookmarkEnd w:id="9829"/>
      </w:tr>
      <w:tr w:rsidR="00975CC4" w:rsidDel="009453A7" w14:paraId="370E5B3F" w14:textId="373B0CC8" w:rsidTr="00166AF3">
        <w:trPr>
          <w:del w:id="9830" w:author="Alban Roche" w:date="2017-08-02T16:36:00Z"/>
        </w:trPr>
        <w:tc>
          <w:tcPr>
            <w:tcW w:w="2619" w:type="dxa"/>
          </w:tcPr>
          <w:p w14:paraId="0AC9318F" w14:textId="4B2C1D45" w:rsidR="00975CC4" w:rsidDel="009453A7" w:rsidRDefault="00975CC4" w:rsidP="00166AF3">
            <w:pPr>
              <w:pStyle w:val="TableBody"/>
              <w:rPr>
                <w:del w:id="9831" w:author="Alban Roche" w:date="2017-08-02T16:36:00Z"/>
              </w:rPr>
            </w:pPr>
            <w:del w:id="9832" w:author="Alban Roche" w:date="2017-08-02T16:36:00Z">
              <w:r w:rsidDel="009453A7">
                <w:delText>USB link time out</w:delText>
              </w:r>
              <w:bookmarkStart w:id="9833" w:name="_Toc489459062"/>
              <w:bookmarkEnd w:id="9833"/>
            </w:del>
          </w:p>
        </w:tc>
        <w:tc>
          <w:tcPr>
            <w:tcW w:w="2619" w:type="dxa"/>
          </w:tcPr>
          <w:p w14:paraId="637EE0DC" w14:textId="1FD8B329" w:rsidR="00975CC4" w:rsidDel="009453A7" w:rsidRDefault="00975CC4" w:rsidP="00166AF3">
            <w:pPr>
              <w:pStyle w:val="TableBody"/>
              <w:rPr>
                <w:del w:id="9834" w:author="Alban Roche" w:date="2017-08-02T16:36:00Z"/>
              </w:rPr>
            </w:pPr>
            <w:del w:id="9835" w:author="Alban Roche" w:date="2017-08-02T16:36:00Z">
              <w:r w:rsidDel="009453A7">
                <w:delText>1 second</w:delText>
              </w:r>
              <w:bookmarkStart w:id="9836" w:name="_Toc489459063"/>
              <w:bookmarkEnd w:id="9836"/>
            </w:del>
          </w:p>
        </w:tc>
        <w:tc>
          <w:tcPr>
            <w:tcW w:w="4050" w:type="dxa"/>
          </w:tcPr>
          <w:p w14:paraId="158554AE" w14:textId="489C822E" w:rsidR="00975CC4" w:rsidDel="009453A7" w:rsidRDefault="00975CC4" w:rsidP="00166AF3">
            <w:pPr>
              <w:pStyle w:val="TableBody"/>
              <w:rPr>
                <w:del w:id="9837" w:author="Alban Roche" w:date="2017-08-02T16:36:00Z"/>
              </w:rPr>
            </w:pPr>
            <w:del w:id="9838" w:author="Alban Roche" w:date="2017-08-02T16:36:00Z">
              <w:r w:rsidDel="009453A7">
                <w:delText>Yes (1s, 30s, 60s, 90s)</w:delText>
              </w:r>
              <w:bookmarkStart w:id="9839" w:name="_Toc489459064"/>
              <w:bookmarkEnd w:id="9839"/>
            </w:del>
          </w:p>
        </w:tc>
        <w:bookmarkStart w:id="9840" w:name="_Toc489459065"/>
        <w:bookmarkEnd w:id="9840"/>
      </w:tr>
    </w:tbl>
    <w:p w14:paraId="3CCF5707" w14:textId="6F6627F9" w:rsidR="00975CC4" w:rsidDel="009453A7" w:rsidRDefault="00975CC4" w:rsidP="00975CC4">
      <w:pPr>
        <w:rPr>
          <w:del w:id="9841" w:author="Alban Roche" w:date="2017-08-02T16:36:00Z"/>
          <w:lang w:eastAsia="zh-CN"/>
        </w:rPr>
      </w:pPr>
      <w:bookmarkStart w:id="9842" w:name="_Toc489459066"/>
      <w:bookmarkEnd w:id="9842"/>
    </w:p>
    <w:p w14:paraId="794A8AE5" w14:textId="4AFD97BD" w:rsidR="00975CC4" w:rsidDel="009453A7" w:rsidRDefault="00975CC4" w:rsidP="00975CC4">
      <w:pPr>
        <w:rPr>
          <w:del w:id="9843" w:author="Alban Roche" w:date="2017-08-02T16:36:00Z"/>
          <w:lang w:eastAsia="zh-CN"/>
        </w:rPr>
      </w:pPr>
      <w:del w:id="9844" w:author="Alban Roche" w:date="2017-08-02T16:36:00Z">
        <w:r w:rsidDel="009453A7">
          <w:rPr>
            <w:lang w:eastAsia="zh-CN"/>
          </w:rPr>
          <w:delText>If the primary boot image (PSI) is corrupted during firmware download, another set of time out values, extended timeout values, is used. The extended time out values</w:delText>
        </w:r>
        <w:r w:rsidRPr="00C85F74" w:rsidDel="009453A7">
          <w:rPr>
            <w:lang w:eastAsia="zh-CN"/>
          </w:rPr>
          <w:delText xml:space="preserve"> </w:delText>
        </w:r>
        <w:r w:rsidDel="009453A7">
          <w:rPr>
            <w:lang w:eastAsia="zh-CN"/>
          </w:rPr>
          <w:delText>are listed in the following table.</w:delText>
        </w:r>
        <w:bookmarkStart w:id="9845" w:name="_Toc489459067"/>
        <w:bookmarkEnd w:id="9845"/>
      </w:del>
    </w:p>
    <w:p w14:paraId="3BBF6DDA" w14:textId="31AACC22" w:rsidR="00975CC4" w:rsidDel="009453A7" w:rsidRDefault="00975CC4" w:rsidP="00975CC4">
      <w:pPr>
        <w:pStyle w:val="TableCaption"/>
        <w:rPr>
          <w:del w:id="9846" w:author="Alban Roche" w:date="2017-08-02T16:36:00Z"/>
        </w:rPr>
      </w:pPr>
      <w:bookmarkStart w:id="9847" w:name="_Toc486251867"/>
      <w:del w:id="9848" w:author="Alban Roche" w:date="2017-08-02T16:36:00Z">
        <w:r w:rsidDel="009453A7">
          <w:delText>Extended Time Out Values</w:delText>
        </w:r>
        <w:bookmarkStart w:id="9849" w:name="_Toc489459068"/>
        <w:bookmarkEnd w:id="9847"/>
        <w:bookmarkEnd w:id="9849"/>
      </w:del>
    </w:p>
    <w:tbl>
      <w:tblPr>
        <w:tblStyle w:val="TableSWI"/>
        <w:tblW w:w="9288" w:type="dxa"/>
        <w:tblLook w:val="04A0" w:firstRow="1" w:lastRow="0" w:firstColumn="1" w:lastColumn="0" w:noHBand="0" w:noVBand="1"/>
      </w:tblPr>
      <w:tblGrid>
        <w:gridCol w:w="3096"/>
        <w:gridCol w:w="3096"/>
        <w:gridCol w:w="3096"/>
      </w:tblGrid>
      <w:tr w:rsidR="00975CC4" w:rsidDel="009453A7" w14:paraId="1EFD360E" w14:textId="0E0E3233" w:rsidTr="00166AF3">
        <w:trPr>
          <w:cnfStyle w:val="100000000000" w:firstRow="1" w:lastRow="0" w:firstColumn="0" w:lastColumn="0" w:oddVBand="0" w:evenVBand="0" w:oddHBand="0" w:evenHBand="0" w:firstRowFirstColumn="0" w:firstRowLastColumn="0" w:lastRowFirstColumn="0" w:lastRowLastColumn="0"/>
          <w:del w:id="9850" w:author="Alban Roche" w:date="2017-08-02T16:36:00Z"/>
        </w:trPr>
        <w:tc>
          <w:tcPr>
            <w:tcW w:w="3096" w:type="dxa"/>
          </w:tcPr>
          <w:p w14:paraId="39E60502" w14:textId="655829B0" w:rsidR="00975CC4" w:rsidDel="009453A7" w:rsidRDefault="00975CC4" w:rsidP="00166AF3">
            <w:pPr>
              <w:pStyle w:val="TableColumnHead"/>
              <w:spacing w:before="144" w:after="144"/>
              <w:rPr>
                <w:del w:id="9851" w:author="Alban Roche" w:date="2017-08-02T16:36:00Z"/>
                <w:lang w:eastAsia="zh-CN"/>
              </w:rPr>
            </w:pPr>
            <w:del w:id="9852" w:author="Alban Roche" w:date="2017-08-02T16:36:00Z">
              <w:r w:rsidDel="009453A7">
                <w:rPr>
                  <w:lang w:eastAsia="zh-CN"/>
                </w:rPr>
                <w:delText>Time Out</w:delText>
              </w:r>
              <w:bookmarkStart w:id="9853" w:name="_Toc489459069"/>
              <w:bookmarkEnd w:id="9853"/>
            </w:del>
          </w:p>
        </w:tc>
        <w:tc>
          <w:tcPr>
            <w:tcW w:w="3096" w:type="dxa"/>
          </w:tcPr>
          <w:p w14:paraId="485AFC23" w14:textId="0D1818EE" w:rsidR="00975CC4" w:rsidDel="009453A7" w:rsidRDefault="00975CC4" w:rsidP="00166AF3">
            <w:pPr>
              <w:pStyle w:val="TableColumnHead"/>
              <w:spacing w:before="144" w:after="144"/>
              <w:rPr>
                <w:del w:id="9854" w:author="Alban Roche" w:date="2017-08-02T16:36:00Z"/>
                <w:lang w:eastAsia="zh-CN"/>
              </w:rPr>
            </w:pPr>
            <w:del w:id="9855" w:author="Alban Roche" w:date="2017-08-02T16:36:00Z">
              <w:r w:rsidDel="009453A7">
                <w:rPr>
                  <w:lang w:eastAsia="zh-CN"/>
                </w:rPr>
                <w:delText>Value</w:delText>
              </w:r>
              <w:bookmarkStart w:id="9856" w:name="_Toc489459070"/>
              <w:bookmarkEnd w:id="9856"/>
            </w:del>
          </w:p>
        </w:tc>
        <w:tc>
          <w:tcPr>
            <w:tcW w:w="3096" w:type="dxa"/>
          </w:tcPr>
          <w:p w14:paraId="65879F75" w14:textId="21D1F0C3" w:rsidR="00975CC4" w:rsidDel="009453A7" w:rsidRDefault="00975CC4" w:rsidP="00166AF3">
            <w:pPr>
              <w:pStyle w:val="TableColumnHead"/>
              <w:spacing w:before="144" w:after="144"/>
              <w:rPr>
                <w:del w:id="9857" w:author="Alban Roche" w:date="2017-08-02T16:36:00Z"/>
                <w:lang w:eastAsia="zh-CN"/>
              </w:rPr>
            </w:pPr>
            <w:del w:id="9858" w:author="Alban Roche" w:date="2017-08-02T16:36:00Z">
              <w:r w:rsidDel="009453A7">
                <w:rPr>
                  <w:lang w:eastAsia="zh-CN"/>
                </w:rPr>
                <w:delText>Configurable</w:delText>
              </w:r>
              <w:bookmarkStart w:id="9859" w:name="_Toc489459071"/>
              <w:bookmarkEnd w:id="9859"/>
            </w:del>
          </w:p>
        </w:tc>
        <w:bookmarkStart w:id="9860" w:name="_Toc489459072"/>
        <w:bookmarkEnd w:id="9860"/>
      </w:tr>
      <w:tr w:rsidR="00975CC4" w:rsidRPr="00106D25" w:rsidDel="009453A7" w14:paraId="2421CED4" w14:textId="1B36BC99" w:rsidTr="00166AF3">
        <w:trPr>
          <w:del w:id="9861" w:author="Alban Roche" w:date="2017-08-02T16:36:00Z"/>
        </w:trPr>
        <w:tc>
          <w:tcPr>
            <w:tcW w:w="3096" w:type="dxa"/>
          </w:tcPr>
          <w:p w14:paraId="730F75CC" w14:textId="47905D8C" w:rsidR="00975CC4" w:rsidRPr="00BB4A3C" w:rsidDel="009453A7" w:rsidRDefault="00975CC4" w:rsidP="00166AF3">
            <w:pPr>
              <w:pStyle w:val="TableBody"/>
              <w:rPr>
                <w:del w:id="9862" w:author="Alban Roche" w:date="2017-08-02T16:36:00Z"/>
              </w:rPr>
            </w:pPr>
            <w:del w:id="9863" w:author="Alban Roche" w:date="2017-08-02T16:36:00Z">
              <w:r w:rsidRPr="00BB4A3C" w:rsidDel="009453A7">
                <w:delText>UART link time out</w:delText>
              </w:r>
              <w:bookmarkStart w:id="9864" w:name="_Toc489459073"/>
              <w:bookmarkEnd w:id="9864"/>
            </w:del>
          </w:p>
        </w:tc>
        <w:tc>
          <w:tcPr>
            <w:tcW w:w="3096" w:type="dxa"/>
          </w:tcPr>
          <w:p w14:paraId="33271496" w14:textId="2153AB93" w:rsidR="00975CC4" w:rsidRPr="00BB4A3C" w:rsidDel="009453A7" w:rsidRDefault="00975CC4" w:rsidP="00166AF3">
            <w:pPr>
              <w:pStyle w:val="TableBody"/>
              <w:rPr>
                <w:del w:id="9865" w:author="Alban Roche" w:date="2017-08-02T16:36:00Z"/>
              </w:rPr>
            </w:pPr>
            <w:del w:id="9866" w:author="Alban Roche" w:date="2017-08-02T16:36:00Z">
              <w:r w:rsidRPr="00BB4A3C" w:rsidDel="009453A7">
                <w:delText>30 seconds</w:delText>
              </w:r>
              <w:bookmarkStart w:id="9867" w:name="_Toc489459074"/>
              <w:bookmarkEnd w:id="9867"/>
            </w:del>
          </w:p>
        </w:tc>
        <w:tc>
          <w:tcPr>
            <w:tcW w:w="3096" w:type="dxa"/>
          </w:tcPr>
          <w:p w14:paraId="7D4D9388" w14:textId="27F5C942" w:rsidR="00975CC4" w:rsidRPr="00BB4A3C" w:rsidDel="009453A7" w:rsidRDefault="00975CC4" w:rsidP="00166AF3">
            <w:pPr>
              <w:pStyle w:val="TableBody"/>
              <w:rPr>
                <w:del w:id="9868" w:author="Alban Roche" w:date="2017-08-02T16:36:00Z"/>
              </w:rPr>
            </w:pPr>
            <w:del w:id="9869" w:author="Alban Roche" w:date="2017-08-02T16:36:00Z">
              <w:r w:rsidRPr="00BB4A3C" w:rsidDel="009453A7">
                <w:delText>No</w:delText>
              </w:r>
              <w:bookmarkStart w:id="9870" w:name="_Toc489459075"/>
              <w:bookmarkEnd w:id="9870"/>
            </w:del>
          </w:p>
        </w:tc>
        <w:bookmarkStart w:id="9871" w:name="_Toc489459076"/>
        <w:bookmarkEnd w:id="9871"/>
      </w:tr>
      <w:tr w:rsidR="00975CC4" w:rsidRPr="00106D25" w:rsidDel="009453A7" w14:paraId="65DE4E16" w14:textId="06F796F0" w:rsidTr="00166AF3">
        <w:trPr>
          <w:del w:id="9872" w:author="Alban Roche" w:date="2017-08-02T16:36:00Z"/>
        </w:trPr>
        <w:tc>
          <w:tcPr>
            <w:tcW w:w="3096" w:type="dxa"/>
          </w:tcPr>
          <w:p w14:paraId="40086FC3" w14:textId="4FC27B0C" w:rsidR="00975CC4" w:rsidRPr="00106D25" w:rsidDel="009453A7" w:rsidRDefault="00975CC4" w:rsidP="00166AF3">
            <w:pPr>
              <w:pStyle w:val="TableBody"/>
              <w:rPr>
                <w:del w:id="9873" w:author="Alban Roche" w:date="2017-08-02T16:36:00Z"/>
              </w:rPr>
            </w:pPr>
            <w:del w:id="9874" w:author="Alban Roche" w:date="2017-08-02T16:36:00Z">
              <w:r w:rsidRPr="00106D25" w:rsidDel="009453A7">
                <w:delText>USB reset time out</w:delText>
              </w:r>
              <w:bookmarkStart w:id="9875" w:name="_Toc489459077"/>
              <w:bookmarkEnd w:id="9875"/>
            </w:del>
          </w:p>
        </w:tc>
        <w:tc>
          <w:tcPr>
            <w:tcW w:w="3096" w:type="dxa"/>
          </w:tcPr>
          <w:p w14:paraId="1EB45007" w14:textId="14E59EB4" w:rsidR="00975CC4" w:rsidRPr="00106D25" w:rsidDel="009453A7" w:rsidRDefault="00975CC4" w:rsidP="00166AF3">
            <w:pPr>
              <w:pStyle w:val="TableBody"/>
              <w:rPr>
                <w:del w:id="9876" w:author="Alban Roche" w:date="2017-08-02T16:36:00Z"/>
              </w:rPr>
            </w:pPr>
            <w:del w:id="9877" w:author="Alban Roche" w:date="2017-08-02T16:36:00Z">
              <w:r w:rsidRPr="00106D25" w:rsidDel="009453A7">
                <w:delText>3.5 seconds</w:delText>
              </w:r>
              <w:bookmarkStart w:id="9878" w:name="_Toc489459078"/>
              <w:bookmarkEnd w:id="9878"/>
            </w:del>
          </w:p>
        </w:tc>
        <w:tc>
          <w:tcPr>
            <w:tcW w:w="3096" w:type="dxa"/>
          </w:tcPr>
          <w:p w14:paraId="066EDB43" w14:textId="2D5091D6" w:rsidR="00975CC4" w:rsidRPr="00106D25" w:rsidDel="009453A7" w:rsidRDefault="00975CC4" w:rsidP="00166AF3">
            <w:pPr>
              <w:pStyle w:val="TableBody"/>
              <w:rPr>
                <w:del w:id="9879" w:author="Alban Roche" w:date="2017-08-02T16:36:00Z"/>
              </w:rPr>
            </w:pPr>
            <w:del w:id="9880" w:author="Alban Roche" w:date="2017-08-02T16:36:00Z">
              <w:r w:rsidRPr="00106D25" w:rsidDel="009453A7">
                <w:delText>No</w:delText>
              </w:r>
              <w:bookmarkStart w:id="9881" w:name="_Toc489459079"/>
              <w:bookmarkEnd w:id="9881"/>
            </w:del>
          </w:p>
        </w:tc>
        <w:bookmarkStart w:id="9882" w:name="_Toc489459080"/>
        <w:bookmarkEnd w:id="9882"/>
      </w:tr>
      <w:tr w:rsidR="00975CC4" w:rsidRPr="00106D25" w:rsidDel="009453A7" w14:paraId="47076999" w14:textId="087CD066" w:rsidTr="00166AF3">
        <w:trPr>
          <w:del w:id="9883" w:author="Alban Roche" w:date="2017-08-02T16:36:00Z"/>
        </w:trPr>
        <w:tc>
          <w:tcPr>
            <w:tcW w:w="3096" w:type="dxa"/>
          </w:tcPr>
          <w:p w14:paraId="1C669D67" w14:textId="5FFF4144" w:rsidR="00975CC4" w:rsidRPr="00106D25" w:rsidDel="009453A7" w:rsidRDefault="00975CC4" w:rsidP="00166AF3">
            <w:pPr>
              <w:pStyle w:val="TableBody"/>
              <w:rPr>
                <w:del w:id="9884" w:author="Alban Roche" w:date="2017-08-02T16:36:00Z"/>
              </w:rPr>
            </w:pPr>
            <w:del w:id="9885" w:author="Alban Roche" w:date="2017-08-02T16:36:00Z">
              <w:r w:rsidRPr="00106D25" w:rsidDel="009453A7">
                <w:delText>USB enumeration time out</w:delText>
              </w:r>
              <w:bookmarkStart w:id="9886" w:name="_Toc489459081"/>
              <w:bookmarkEnd w:id="9886"/>
            </w:del>
          </w:p>
        </w:tc>
        <w:tc>
          <w:tcPr>
            <w:tcW w:w="3096" w:type="dxa"/>
          </w:tcPr>
          <w:p w14:paraId="27B1321D" w14:textId="3229513A" w:rsidR="00975CC4" w:rsidRPr="00106D25" w:rsidDel="009453A7" w:rsidRDefault="00975CC4" w:rsidP="00166AF3">
            <w:pPr>
              <w:pStyle w:val="TableBody"/>
              <w:rPr>
                <w:del w:id="9887" w:author="Alban Roche" w:date="2017-08-02T16:36:00Z"/>
              </w:rPr>
            </w:pPr>
            <w:del w:id="9888" w:author="Alban Roche" w:date="2017-08-02T16:36:00Z">
              <w:r w:rsidRPr="00106D25" w:rsidDel="009453A7">
                <w:delText>5 seconds</w:delText>
              </w:r>
              <w:bookmarkStart w:id="9889" w:name="_Toc489459082"/>
              <w:bookmarkEnd w:id="9889"/>
            </w:del>
          </w:p>
        </w:tc>
        <w:tc>
          <w:tcPr>
            <w:tcW w:w="3096" w:type="dxa"/>
          </w:tcPr>
          <w:p w14:paraId="53DC5721" w14:textId="739A7B65" w:rsidR="00975CC4" w:rsidRPr="00106D25" w:rsidDel="009453A7" w:rsidRDefault="00975CC4" w:rsidP="00166AF3">
            <w:pPr>
              <w:pStyle w:val="TableBody"/>
              <w:rPr>
                <w:del w:id="9890" w:author="Alban Roche" w:date="2017-08-02T16:36:00Z"/>
              </w:rPr>
            </w:pPr>
            <w:del w:id="9891" w:author="Alban Roche" w:date="2017-08-02T16:36:00Z">
              <w:r w:rsidRPr="00106D25" w:rsidDel="009453A7">
                <w:delText>No</w:delText>
              </w:r>
              <w:bookmarkStart w:id="9892" w:name="_Toc489459083"/>
              <w:bookmarkEnd w:id="9892"/>
            </w:del>
          </w:p>
        </w:tc>
        <w:bookmarkStart w:id="9893" w:name="_Toc489459084"/>
        <w:bookmarkEnd w:id="9893"/>
      </w:tr>
      <w:tr w:rsidR="00975CC4" w:rsidRPr="00106D25" w:rsidDel="009453A7" w14:paraId="317DC56F" w14:textId="4E512DC1" w:rsidTr="00166AF3">
        <w:trPr>
          <w:del w:id="9894" w:author="Alban Roche" w:date="2017-08-02T16:36:00Z"/>
        </w:trPr>
        <w:tc>
          <w:tcPr>
            <w:tcW w:w="3096" w:type="dxa"/>
          </w:tcPr>
          <w:p w14:paraId="026AFFE8" w14:textId="1C2904BC" w:rsidR="00975CC4" w:rsidRPr="00106D25" w:rsidDel="009453A7" w:rsidRDefault="00975CC4" w:rsidP="00166AF3">
            <w:pPr>
              <w:pStyle w:val="TableBody"/>
              <w:rPr>
                <w:del w:id="9895" w:author="Alban Roche" w:date="2017-08-02T16:36:00Z"/>
              </w:rPr>
            </w:pPr>
            <w:del w:id="9896" w:author="Alban Roche" w:date="2017-08-02T16:36:00Z">
              <w:r w:rsidRPr="00106D25" w:rsidDel="009453A7">
                <w:delText>USB link time out</w:delText>
              </w:r>
              <w:bookmarkStart w:id="9897" w:name="_Toc489459085"/>
              <w:bookmarkEnd w:id="9897"/>
            </w:del>
          </w:p>
        </w:tc>
        <w:tc>
          <w:tcPr>
            <w:tcW w:w="3096" w:type="dxa"/>
          </w:tcPr>
          <w:p w14:paraId="5DE81B48" w14:textId="6C8A4A7A" w:rsidR="00975CC4" w:rsidRPr="00106D25" w:rsidDel="009453A7" w:rsidRDefault="00975CC4" w:rsidP="00166AF3">
            <w:pPr>
              <w:pStyle w:val="TableBody"/>
              <w:rPr>
                <w:del w:id="9898" w:author="Alban Roche" w:date="2017-08-02T16:36:00Z"/>
              </w:rPr>
            </w:pPr>
            <w:del w:id="9899" w:author="Alban Roche" w:date="2017-08-02T16:36:00Z">
              <w:r w:rsidRPr="00106D25" w:rsidDel="009453A7">
                <w:delText>30 seconds</w:delText>
              </w:r>
              <w:bookmarkStart w:id="9900" w:name="_Toc489459086"/>
              <w:bookmarkEnd w:id="9900"/>
            </w:del>
          </w:p>
        </w:tc>
        <w:tc>
          <w:tcPr>
            <w:tcW w:w="3096" w:type="dxa"/>
          </w:tcPr>
          <w:p w14:paraId="2C6B753F" w14:textId="1D4DD781" w:rsidR="00975CC4" w:rsidRPr="00106D25" w:rsidDel="009453A7" w:rsidRDefault="00975CC4" w:rsidP="00166AF3">
            <w:pPr>
              <w:pStyle w:val="TableBody"/>
              <w:rPr>
                <w:del w:id="9901" w:author="Alban Roche" w:date="2017-08-02T16:36:00Z"/>
              </w:rPr>
            </w:pPr>
            <w:del w:id="9902" w:author="Alban Roche" w:date="2017-08-02T16:36:00Z">
              <w:r w:rsidRPr="00106D25" w:rsidDel="009453A7">
                <w:delText>No</w:delText>
              </w:r>
              <w:bookmarkStart w:id="9903" w:name="_Toc489459087"/>
              <w:bookmarkEnd w:id="9903"/>
            </w:del>
          </w:p>
        </w:tc>
        <w:bookmarkStart w:id="9904" w:name="_Toc489459088"/>
        <w:bookmarkEnd w:id="9904"/>
      </w:tr>
    </w:tbl>
    <w:p w14:paraId="410BFB1B" w14:textId="1B55204E" w:rsidR="00975CC4" w:rsidDel="009453A7" w:rsidRDefault="00975CC4" w:rsidP="00975CC4">
      <w:pPr>
        <w:rPr>
          <w:del w:id="9905" w:author="Alban Roche" w:date="2017-08-02T16:36:00Z"/>
          <w:lang w:eastAsia="zh-CN"/>
        </w:rPr>
      </w:pPr>
      <w:bookmarkStart w:id="9906" w:name="_Toc489459089"/>
      <w:bookmarkEnd w:id="9906"/>
    </w:p>
    <w:p w14:paraId="03AD151A" w14:textId="26201F4E" w:rsidR="00975CC4" w:rsidDel="009453A7" w:rsidRDefault="00975CC4" w:rsidP="00975CC4">
      <w:pPr>
        <w:rPr>
          <w:del w:id="9907" w:author="Alban Roche" w:date="2017-08-02T16:36:00Z"/>
          <w:lang w:eastAsia="zh-CN"/>
        </w:rPr>
      </w:pPr>
      <w:del w:id="9908" w:author="Alban Roche" w:date="2017-08-02T16:36:00Z">
        <w:r w:rsidDel="009453A7">
          <w:rPr>
            <w:lang w:eastAsia="zh-CN"/>
          </w:rPr>
          <w:delText>If the PSI is corrupted, the module will neither start normal booting nor reboot itself</w:delText>
        </w:r>
        <w:r w:rsidRPr="0002770B" w:rsidDel="009453A7">
          <w:delText xml:space="preserve"> </w:delText>
        </w:r>
        <w:r w:rsidDel="009453A7">
          <w:delText>after time out</w:delText>
        </w:r>
        <w:r w:rsidDel="009453A7">
          <w:rPr>
            <w:lang w:eastAsia="zh-CN"/>
          </w:rPr>
          <w:delText>. A</w:delText>
        </w:r>
        <w:r w:rsidRPr="004B5848" w:rsidDel="009453A7">
          <w:rPr>
            <w:lang w:eastAsia="zh-CN"/>
          </w:rPr>
          <w:delText xml:space="preserve"> successful </w:delText>
        </w:r>
        <w:r w:rsidDel="009453A7">
          <w:rPr>
            <w:lang w:eastAsia="zh-CN"/>
          </w:rPr>
          <w:delText>f</w:delText>
        </w:r>
        <w:r w:rsidRPr="004B5848" w:rsidDel="009453A7">
          <w:rPr>
            <w:lang w:eastAsia="zh-CN"/>
          </w:rPr>
          <w:delText xml:space="preserve">irmware download </w:delText>
        </w:r>
        <w:r w:rsidDel="009453A7">
          <w:rPr>
            <w:lang w:eastAsia="zh-CN"/>
          </w:rPr>
          <w:delText xml:space="preserve">is </w:delText>
        </w:r>
        <w:r w:rsidRPr="004B5848" w:rsidDel="009453A7">
          <w:rPr>
            <w:lang w:eastAsia="zh-CN"/>
          </w:rPr>
          <w:delText>required to recover the module</w:delText>
        </w:r>
        <w:r w:rsidDel="009453A7">
          <w:rPr>
            <w:lang w:eastAsia="zh-CN"/>
          </w:rPr>
          <w:delText>. Moreover, an external hardware reset will be required to start the firmware download again when the time out happens.</w:delText>
        </w:r>
        <w:bookmarkStart w:id="9909" w:name="_Toc489459090"/>
        <w:bookmarkEnd w:id="9909"/>
      </w:del>
    </w:p>
    <w:p w14:paraId="220F3534" w14:textId="5DC05297" w:rsidR="00975CC4" w:rsidDel="009453A7" w:rsidRDefault="00975CC4" w:rsidP="00975CC4">
      <w:pPr>
        <w:rPr>
          <w:del w:id="9910" w:author="Alban Roche" w:date="2017-08-02T16:36:00Z"/>
          <w:lang w:eastAsia="zh-CN"/>
        </w:rPr>
      </w:pPr>
      <w:del w:id="9911" w:author="Alban Roche" w:date="2017-08-02T16:36:00Z">
        <w:r w:rsidDel="009453A7">
          <w:rPr>
            <w:lang w:eastAsia="zh-CN"/>
          </w:rPr>
          <w:delText>However, a PSI image is not usually corrupted because due to its small size (around 60kbytes in one flash block) and upgrade can be completed quickly in writing to the first NAND flash block.</w:delText>
        </w:r>
        <w:bookmarkStart w:id="9912" w:name="_Toc489459091"/>
        <w:bookmarkEnd w:id="9912"/>
      </w:del>
    </w:p>
    <w:p w14:paraId="3C78CC8E" w14:textId="4C06A1F5" w:rsidR="00975CC4" w:rsidDel="009453A7" w:rsidRDefault="00975CC4" w:rsidP="0059466D">
      <w:pPr>
        <w:pStyle w:val="Heading3"/>
        <w:numPr>
          <w:ilvl w:val="2"/>
          <w:numId w:val="11"/>
        </w:numPr>
        <w:ind w:left="1260" w:hanging="1260"/>
        <w:rPr>
          <w:del w:id="9913" w:author="Alban Roche" w:date="2017-08-02T16:36:00Z"/>
        </w:rPr>
      </w:pPr>
      <w:bookmarkStart w:id="9914" w:name="_Toc460332448"/>
      <w:bookmarkStart w:id="9915" w:name="_Toc486251627"/>
      <w:del w:id="9916" w:author="Alban Roche" w:date="2017-08-02T16:36:00Z">
        <w:r w:rsidDel="009453A7">
          <w:delText>Syntax</w:delText>
        </w:r>
        <w:bookmarkStart w:id="9917" w:name="_Toc489459092"/>
        <w:bookmarkEnd w:id="9914"/>
        <w:bookmarkEnd w:id="9915"/>
        <w:bookmarkEnd w:id="9917"/>
      </w:del>
    </w:p>
    <w:tbl>
      <w:tblPr>
        <w:tblStyle w:val="TableSWIleft"/>
        <w:tblW w:w="9288" w:type="dxa"/>
        <w:tblLayout w:type="fixed"/>
        <w:tblLook w:val="04A0" w:firstRow="1" w:lastRow="0" w:firstColumn="1" w:lastColumn="0" w:noHBand="0" w:noVBand="1"/>
      </w:tblPr>
      <w:tblGrid>
        <w:gridCol w:w="1728"/>
        <w:gridCol w:w="7560"/>
      </w:tblGrid>
      <w:tr w:rsidR="00975CC4" w:rsidRPr="00671C8B" w:rsidDel="009453A7" w14:paraId="6376006F" w14:textId="67CCFD0F" w:rsidTr="00166AF3">
        <w:trPr>
          <w:cnfStyle w:val="100000000000" w:firstRow="1" w:lastRow="0" w:firstColumn="0" w:lastColumn="0" w:oddVBand="0" w:evenVBand="0" w:oddHBand="0" w:evenHBand="0" w:firstRowFirstColumn="0" w:firstRowLastColumn="0" w:lastRowFirstColumn="0" w:lastRowLastColumn="0"/>
          <w:del w:id="9918" w:author="Alban Roche" w:date="2017-08-02T16:36:00Z"/>
        </w:trPr>
        <w:tc>
          <w:tcPr>
            <w:tcW w:w="9288" w:type="dxa"/>
            <w:gridSpan w:val="2"/>
          </w:tcPr>
          <w:p w14:paraId="014C3410" w14:textId="0CDF264D" w:rsidR="00975CC4" w:rsidRPr="00671C8B" w:rsidDel="009453A7" w:rsidRDefault="00975CC4">
            <w:pPr>
              <w:pStyle w:val="TableRowHead"/>
              <w:spacing w:before="144" w:after="144"/>
              <w:rPr>
                <w:del w:id="9919" w:author="Alban Roche" w:date="2017-08-02T16:36:00Z"/>
                <w:bCs w:val="0"/>
              </w:rPr>
            </w:pPr>
            <w:del w:id="9920" w:author="Alban Roche" w:date="2017-08-02T14:40:00Z">
              <w:r w:rsidDel="00F22490">
                <w:delText>HL7618, HL7618RD, HL7648, HL7650, HL7688, HL7690 and HL7692</w:delText>
              </w:r>
            </w:del>
            <w:bookmarkStart w:id="9921" w:name="_Toc489459093"/>
            <w:bookmarkEnd w:id="9921"/>
          </w:p>
        </w:tc>
        <w:bookmarkStart w:id="9922" w:name="_Toc489459094"/>
        <w:bookmarkEnd w:id="9922"/>
      </w:tr>
      <w:tr w:rsidR="00975CC4" w:rsidRPr="00671C8B" w:rsidDel="009453A7" w14:paraId="5D9DD2E8" w14:textId="5692FA47" w:rsidTr="00166AF3">
        <w:trPr>
          <w:trHeight w:val="35"/>
          <w:del w:id="9923" w:author="Alban Roche" w:date="2017-08-02T16:36:00Z"/>
        </w:trPr>
        <w:tc>
          <w:tcPr>
            <w:tcW w:w="1728" w:type="dxa"/>
          </w:tcPr>
          <w:p w14:paraId="40FB8C20" w14:textId="4C440629" w:rsidR="00975CC4" w:rsidRPr="008E5D0E" w:rsidDel="009453A7" w:rsidRDefault="00975CC4" w:rsidP="00166AF3">
            <w:pPr>
              <w:spacing w:before="40" w:after="40"/>
              <w:rPr>
                <w:del w:id="9924" w:author="Alban Roche" w:date="2017-08-02T16:36:00Z"/>
                <w:rFonts w:eastAsia="SimSun" w:cs="Arial"/>
                <w:i/>
                <w:lang w:eastAsia="ja-JP"/>
              </w:rPr>
            </w:pPr>
            <w:del w:id="9925" w:author="Alban Roche" w:date="2017-08-02T16:36:00Z">
              <w:r w:rsidRPr="008E5D0E" w:rsidDel="009453A7">
                <w:rPr>
                  <w:rFonts w:eastAsia="SimSun" w:cs="Arial"/>
                  <w:i/>
                  <w:lang w:eastAsia="ja-JP"/>
                </w:rPr>
                <w:delText>Test command</w:delText>
              </w:r>
              <w:bookmarkStart w:id="9926" w:name="_Toc489459095"/>
              <w:bookmarkEnd w:id="9926"/>
            </w:del>
          </w:p>
          <w:p w14:paraId="0D3B78DA" w14:textId="68AD25EA" w:rsidR="00975CC4" w:rsidRPr="008E5D0E" w:rsidDel="009453A7" w:rsidRDefault="00975CC4" w:rsidP="00166AF3">
            <w:pPr>
              <w:spacing w:before="40" w:after="40"/>
              <w:jc w:val="center"/>
              <w:rPr>
                <w:del w:id="9927" w:author="Alban Roche" w:date="2017-08-02T16:36:00Z"/>
                <w:rFonts w:eastAsia="SimSun" w:cs="Arial"/>
                <w:lang w:eastAsia="ja-JP"/>
              </w:rPr>
            </w:pPr>
            <w:bookmarkStart w:id="9928" w:name="_Toc489459096"/>
            <w:bookmarkEnd w:id="9928"/>
          </w:p>
          <w:p w14:paraId="3D97F2C6" w14:textId="390FD46F" w:rsidR="00975CC4" w:rsidRPr="008E5D0E" w:rsidDel="009453A7" w:rsidRDefault="00975CC4" w:rsidP="00166AF3">
            <w:pPr>
              <w:spacing w:before="40" w:after="40"/>
              <w:rPr>
                <w:del w:id="9929" w:author="Alban Roche" w:date="2017-08-02T16:36:00Z"/>
                <w:rFonts w:eastAsia="SimSun" w:cs="Arial"/>
                <w:u w:val="single"/>
                <w:lang w:eastAsia="ja-JP"/>
              </w:rPr>
            </w:pPr>
            <w:del w:id="9930" w:author="Alban Roche" w:date="2017-08-02T16:36:00Z">
              <w:r w:rsidRPr="008E5D0E" w:rsidDel="009453A7">
                <w:rPr>
                  <w:rFonts w:eastAsia="SimSun" w:cs="Arial"/>
                  <w:u w:val="single"/>
                  <w:lang w:eastAsia="ja-JP"/>
                </w:rPr>
                <w:delText>Syntax</w:delText>
              </w:r>
              <w:bookmarkStart w:id="9931" w:name="_Toc489459097"/>
              <w:bookmarkEnd w:id="9931"/>
            </w:del>
          </w:p>
          <w:p w14:paraId="09497CE3" w14:textId="6660D89F" w:rsidR="00975CC4" w:rsidRPr="00671C8B" w:rsidDel="009453A7" w:rsidRDefault="00975CC4" w:rsidP="00166AF3">
            <w:pPr>
              <w:pStyle w:val="TableBody"/>
              <w:rPr>
                <w:del w:id="9932" w:author="Alban Roche" w:date="2017-08-02T16:36:00Z"/>
              </w:rPr>
            </w:pPr>
            <w:del w:id="9933" w:author="Alban Roche" w:date="2017-08-02T16:36:00Z">
              <w:r w:rsidRPr="000B3286" w:rsidDel="009453A7">
                <w:rPr>
                  <w:rFonts w:eastAsia="SimSun"/>
                  <w:b/>
                </w:rPr>
                <w:delText>AT+</w:delText>
              </w:r>
              <w:r w:rsidDel="009453A7">
                <w:rPr>
                  <w:rFonts w:eastAsia="SimSun"/>
                  <w:b/>
                </w:rPr>
                <w:br/>
                <w:delText>BOOTDWLCFG</w:delText>
              </w:r>
              <w:r w:rsidRPr="008E5D0E" w:rsidDel="009453A7">
                <w:rPr>
                  <w:rFonts w:eastAsia="SimSun"/>
                  <w:b/>
                </w:rPr>
                <w:delText>=?</w:delText>
              </w:r>
              <w:bookmarkStart w:id="9934" w:name="_Toc489459098"/>
              <w:bookmarkEnd w:id="9934"/>
            </w:del>
          </w:p>
        </w:tc>
        <w:tc>
          <w:tcPr>
            <w:tcW w:w="7560" w:type="dxa"/>
          </w:tcPr>
          <w:p w14:paraId="6348B39B" w14:textId="2C6344B3" w:rsidR="00975CC4" w:rsidRPr="008E5D0E" w:rsidDel="009453A7" w:rsidRDefault="00975CC4" w:rsidP="00166AF3">
            <w:pPr>
              <w:spacing w:before="40" w:after="40"/>
              <w:rPr>
                <w:del w:id="9935" w:author="Alban Roche" w:date="2017-08-02T16:36:00Z"/>
                <w:rFonts w:eastAsia="SimSun" w:cs="Arial"/>
                <w:u w:val="single"/>
                <w:lang w:eastAsia="ja-JP"/>
              </w:rPr>
            </w:pPr>
            <w:bookmarkStart w:id="9936" w:name="_Toc489459099"/>
            <w:bookmarkEnd w:id="9936"/>
          </w:p>
          <w:p w14:paraId="771F226A" w14:textId="774F40F2" w:rsidR="00975CC4" w:rsidRPr="008E5D0E" w:rsidDel="009453A7" w:rsidRDefault="00975CC4" w:rsidP="00166AF3">
            <w:pPr>
              <w:spacing w:before="40" w:after="40"/>
              <w:rPr>
                <w:del w:id="9937" w:author="Alban Roche" w:date="2017-08-02T16:36:00Z"/>
                <w:rFonts w:eastAsia="SimSun" w:cs="Arial"/>
                <w:u w:val="single"/>
                <w:lang w:eastAsia="ja-JP"/>
              </w:rPr>
            </w:pPr>
            <w:bookmarkStart w:id="9938" w:name="_Toc489459100"/>
            <w:bookmarkEnd w:id="9938"/>
          </w:p>
          <w:p w14:paraId="007825F0" w14:textId="38214BC2" w:rsidR="00975CC4" w:rsidRPr="008E5D0E" w:rsidDel="009453A7" w:rsidRDefault="00975CC4" w:rsidP="00166AF3">
            <w:pPr>
              <w:spacing w:before="40" w:after="40"/>
              <w:rPr>
                <w:del w:id="9939" w:author="Alban Roche" w:date="2017-08-02T16:36:00Z"/>
                <w:rFonts w:eastAsia="SimSun" w:cs="Arial"/>
                <w:u w:val="single"/>
                <w:lang w:eastAsia="ja-JP"/>
              </w:rPr>
            </w:pPr>
            <w:del w:id="9940" w:author="Alban Roche" w:date="2017-08-02T16:36:00Z">
              <w:r w:rsidRPr="008E5D0E" w:rsidDel="009453A7">
                <w:rPr>
                  <w:rFonts w:eastAsia="SimSun" w:cs="Arial"/>
                  <w:u w:val="single"/>
                  <w:lang w:eastAsia="ja-JP"/>
                </w:rPr>
                <w:delText>Response</w:delText>
              </w:r>
              <w:bookmarkStart w:id="9941" w:name="_Toc489459101"/>
              <w:bookmarkEnd w:id="9941"/>
            </w:del>
          </w:p>
          <w:p w14:paraId="1C540B2E" w14:textId="30829905" w:rsidR="00975CC4" w:rsidDel="009453A7" w:rsidRDefault="00975CC4" w:rsidP="00166AF3">
            <w:pPr>
              <w:spacing w:before="40" w:after="40"/>
              <w:rPr>
                <w:del w:id="9942" w:author="Alban Roche" w:date="2017-08-02T16:36:00Z"/>
                <w:rFonts w:eastAsia="SimSun" w:cs="Arial"/>
                <w:b/>
                <w:lang w:eastAsia="ja-JP"/>
              </w:rPr>
            </w:pPr>
            <w:del w:id="9943" w:author="Alban Roche" w:date="2017-08-02T16:36:00Z">
              <w:r w:rsidDel="009453A7">
                <w:rPr>
                  <w:rFonts w:eastAsia="SimSun" w:cs="Arial"/>
                  <w:b/>
                  <w:lang w:eastAsia="ja-JP"/>
                </w:rPr>
                <w:delText xml:space="preserve">+BOOTDWLCFG: </w:delText>
              </w:r>
              <w:r w:rsidRPr="004F6E94" w:rsidDel="009453A7">
                <w:rPr>
                  <w:rFonts w:eastAsia="SimSun" w:cs="Arial"/>
                  <w:lang w:eastAsia="ja-JP"/>
                </w:rPr>
                <w:delText>(list of supported</w:delText>
              </w:r>
              <w:r w:rsidDel="009453A7">
                <w:rPr>
                  <w:rFonts w:eastAsia="SimSun" w:cs="Arial"/>
                  <w:lang w:eastAsia="ja-JP"/>
                </w:rPr>
                <w:delText xml:space="preserve"> </w:delText>
              </w:r>
              <w:r w:rsidRPr="004F6E94" w:rsidDel="009453A7">
                <w:rPr>
                  <w:rFonts w:eastAsia="SimSun" w:cs="Arial"/>
                  <w:b/>
                  <w:lang w:eastAsia="ja-JP"/>
                </w:rPr>
                <w:delText>&lt;</w:delText>
              </w:r>
              <w:r w:rsidRPr="00FA7731" w:rsidDel="009453A7">
                <w:rPr>
                  <w:rFonts w:eastAsia="SimSun" w:cs="Arial"/>
                  <w:b/>
                  <w:lang w:eastAsia="ja-JP"/>
                </w:rPr>
                <w:delText>USBHS_ENUM_TOUT</w:delText>
              </w:r>
              <w:r w:rsidRPr="004F6E94" w:rsidDel="009453A7">
                <w:rPr>
                  <w:rFonts w:eastAsia="SimSun" w:cs="Arial"/>
                  <w:b/>
                  <w:lang w:eastAsia="ja-JP"/>
                </w:rPr>
                <w:delText>&gt;</w:delText>
              </w:r>
              <w:r w:rsidRPr="004F6E94" w:rsidDel="009453A7">
                <w:rPr>
                  <w:rFonts w:eastAsia="SimSun" w:cs="Arial"/>
                  <w:lang w:eastAsia="ja-JP"/>
                </w:rPr>
                <w:delText>s)</w:delText>
              </w:r>
              <w:r w:rsidDel="009453A7">
                <w:rPr>
                  <w:rFonts w:eastAsia="SimSun" w:cs="Arial"/>
                  <w:lang w:eastAsia="ja-JP"/>
                </w:rPr>
                <w:delText>,</w:delText>
              </w:r>
              <w:r w:rsidRPr="004F6E94" w:rsidDel="009453A7">
                <w:rPr>
                  <w:rFonts w:eastAsia="SimSun" w:cs="Arial"/>
                  <w:lang w:eastAsia="ja-JP"/>
                </w:rPr>
                <w:delText>(list of supported</w:delText>
              </w:r>
              <w:r w:rsidDel="009453A7">
                <w:rPr>
                  <w:rFonts w:eastAsia="SimSun" w:cs="Arial"/>
                  <w:lang w:eastAsia="ja-JP"/>
                </w:rPr>
                <w:delText xml:space="preserve"> </w:delText>
              </w:r>
              <w:r w:rsidRPr="004F6E94" w:rsidDel="009453A7">
                <w:rPr>
                  <w:rFonts w:eastAsia="SimSun" w:cs="Arial"/>
                  <w:b/>
                  <w:lang w:eastAsia="ja-JP"/>
                </w:rPr>
                <w:delText>&lt;</w:delText>
              </w:r>
              <w:r w:rsidRPr="00FA7731" w:rsidDel="009453A7">
                <w:rPr>
                  <w:rFonts w:eastAsia="SimSun" w:cs="Arial"/>
                  <w:b/>
                  <w:lang w:eastAsia="ja-JP"/>
                </w:rPr>
                <w:delText>USBHS_</w:delText>
              </w:r>
              <w:r w:rsidDel="009453A7">
                <w:rPr>
                  <w:rFonts w:eastAsia="SimSun" w:cs="Arial"/>
                  <w:b/>
                  <w:lang w:eastAsia="ja-JP"/>
                </w:rPr>
                <w:delText>LINK</w:delText>
              </w:r>
              <w:r w:rsidRPr="00FA7731" w:rsidDel="009453A7">
                <w:rPr>
                  <w:rFonts w:eastAsia="SimSun" w:cs="Arial"/>
                  <w:b/>
                  <w:lang w:eastAsia="ja-JP"/>
                </w:rPr>
                <w:delText>_TOUT</w:delText>
              </w:r>
              <w:r w:rsidRPr="004F6E94" w:rsidDel="009453A7">
                <w:rPr>
                  <w:rFonts w:eastAsia="SimSun" w:cs="Arial"/>
                  <w:b/>
                  <w:lang w:eastAsia="ja-JP"/>
                </w:rPr>
                <w:delText>&gt;</w:delText>
              </w:r>
              <w:r w:rsidRPr="004F6E94" w:rsidDel="009453A7">
                <w:rPr>
                  <w:rFonts w:eastAsia="SimSun" w:cs="Arial"/>
                  <w:lang w:eastAsia="ja-JP"/>
                </w:rPr>
                <w:delText>s)</w:delText>
              </w:r>
              <w:r w:rsidDel="009453A7">
                <w:rPr>
                  <w:rFonts w:eastAsia="SimSun" w:cs="Arial"/>
                  <w:lang w:eastAsia="ja-JP"/>
                </w:rPr>
                <w:delText>,</w:delText>
              </w:r>
              <w:r w:rsidRPr="004F6E94" w:rsidDel="009453A7">
                <w:rPr>
                  <w:rFonts w:eastAsia="SimSun" w:cs="Arial"/>
                  <w:lang w:eastAsia="ja-JP"/>
                </w:rPr>
                <w:delText>(list of supported</w:delText>
              </w:r>
              <w:r w:rsidDel="009453A7">
                <w:rPr>
                  <w:rFonts w:eastAsia="SimSun" w:cs="Arial"/>
                  <w:lang w:eastAsia="ja-JP"/>
                </w:rPr>
                <w:delText xml:space="preserve"> </w:delText>
              </w:r>
              <w:r w:rsidRPr="004F6E94" w:rsidDel="009453A7">
                <w:rPr>
                  <w:rFonts w:eastAsia="SimSun" w:cs="Arial"/>
                  <w:b/>
                  <w:lang w:eastAsia="ja-JP"/>
                </w:rPr>
                <w:delText>&lt;</w:delText>
              </w:r>
              <w:r w:rsidDel="009453A7">
                <w:rPr>
                  <w:rFonts w:eastAsia="SimSun" w:cs="Arial"/>
                  <w:b/>
                  <w:lang w:eastAsia="ja-JP"/>
                </w:rPr>
                <w:delText>DWL_RETRY</w:delText>
              </w:r>
              <w:r w:rsidRPr="004F6E94" w:rsidDel="009453A7">
                <w:rPr>
                  <w:rFonts w:eastAsia="SimSun" w:cs="Arial"/>
                  <w:b/>
                  <w:lang w:eastAsia="ja-JP"/>
                </w:rPr>
                <w:delText>&gt;</w:delText>
              </w:r>
              <w:r w:rsidRPr="004F6E94" w:rsidDel="009453A7">
                <w:rPr>
                  <w:rFonts w:eastAsia="SimSun" w:cs="Arial"/>
                  <w:lang w:eastAsia="ja-JP"/>
                </w:rPr>
                <w:delText>s)</w:delText>
              </w:r>
              <w:r w:rsidDel="009453A7">
                <w:rPr>
                  <w:rFonts w:eastAsia="SimSun" w:cs="Arial"/>
                  <w:lang w:eastAsia="ja-JP"/>
                </w:rPr>
                <w:delText>,</w:delText>
              </w:r>
              <w:r w:rsidRPr="004F6E94" w:rsidDel="009453A7">
                <w:rPr>
                  <w:rFonts w:eastAsia="SimSun" w:cs="Arial"/>
                  <w:lang w:eastAsia="ja-JP"/>
                </w:rPr>
                <w:delText>(list of supported</w:delText>
              </w:r>
              <w:r w:rsidDel="009453A7">
                <w:rPr>
                  <w:rFonts w:eastAsia="SimSun" w:cs="Arial"/>
                  <w:lang w:eastAsia="ja-JP"/>
                </w:rPr>
                <w:delText xml:space="preserve"> </w:delText>
              </w:r>
              <w:r w:rsidRPr="004F6E94" w:rsidDel="009453A7">
                <w:rPr>
                  <w:rFonts w:eastAsia="SimSun" w:cs="Arial"/>
                  <w:b/>
                  <w:lang w:eastAsia="ja-JP"/>
                </w:rPr>
                <w:delText>&lt;</w:delText>
              </w:r>
              <w:r w:rsidDel="009453A7">
                <w:rPr>
                  <w:rFonts w:eastAsia="SimSun" w:cs="Arial"/>
                  <w:b/>
                  <w:lang w:eastAsia="ja-JP"/>
                </w:rPr>
                <w:delText>SYS_REBOOT</w:delText>
              </w:r>
              <w:r w:rsidRPr="004F6E94" w:rsidDel="009453A7">
                <w:rPr>
                  <w:rFonts w:eastAsia="SimSun" w:cs="Arial"/>
                  <w:b/>
                  <w:lang w:eastAsia="ja-JP"/>
                </w:rPr>
                <w:delText>&gt;</w:delText>
              </w:r>
              <w:r w:rsidRPr="004F6E94" w:rsidDel="009453A7">
                <w:rPr>
                  <w:rFonts w:eastAsia="SimSun" w:cs="Arial"/>
                  <w:lang w:eastAsia="ja-JP"/>
                </w:rPr>
                <w:delText>s)</w:delText>
              </w:r>
              <w:bookmarkStart w:id="9944" w:name="_Toc489459102"/>
              <w:bookmarkEnd w:id="9944"/>
            </w:del>
          </w:p>
          <w:p w14:paraId="5F3DB6E2" w14:textId="1BEFB8D8" w:rsidR="00975CC4" w:rsidRPr="00671C8B" w:rsidDel="009453A7" w:rsidRDefault="00975CC4" w:rsidP="00166AF3">
            <w:pPr>
              <w:pStyle w:val="TableBody"/>
              <w:rPr>
                <w:del w:id="9945" w:author="Alban Roche" w:date="2017-08-02T16:36:00Z"/>
                <w:b/>
              </w:rPr>
            </w:pPr>
            <w:del w:id="9946" w:author="Alban Roche" w:date="2017-08-02T16:36:00Z">
              <w:r w:rsidRPr="008E5D0E" w:rsidDel="009453A7">
                <w:rPr>
                  <w:rFonts w:eastAsia="SimSun"/>
                  <w:b/>
                </w:rPr>
                <w:delText>OK</w:delText>
              </w:r>
              <w:bookmarkStart w:id="9947" w:name="_Toc489459103"/>
              <w:bookmarkEnd w:id="9947"/>
            </w:del>
          </w:p>
        </w:tc>
        <w:bookmarkStart w:id="9948" w:name="_Toc489459104"/>
        <w:bookmarkEnd w:id="9948"/>
      </w:tr>
      <w:tr w:rsidR="00975CC4" w:rsidRPr="00671C8B" w:rsidDel="009453A7" w14:paraId="5D69D2D3" w14:textId="716A7189" w:rsidTr="00166AF3">
        <w:trPr>
          <w:trHeight w:val="35"/>
          <w:del w:id="9949" w:author="Alban Roche" w:date="2017-08-02T16:36:00Z"/>
        </w:trPr>
        <w:tc>
          <w:tcPr>
            <w:tcW w:w="1728" w:type="dxa"/>
          </w:tcPr>
          <w:p w14:paraId="0AB0E580" w14:textId="736A120B" w:rsidR="00975CC4" w:rsidRPr="008E5D0E" w:rsidDel="009453A7" w:rsidRDefault="00975CC4" w:rsidP="00166AF3">
            <w:pPr>
              <w:spacing w:before="40" w:after="40"/>
              <w:rPr>
                <w:del w:id="9950" w:author="Alban Roche" w:date="2017-08-02T16:36:00Z"/>
                <w:rFonts w:eastAsia="SimSun" w:cs="Arial"/>
                <w:i/>
                <w:lang w:eastAsia="ja-JP"/>
              </w:rPr>
            </w:pPr>
            <w:del w:id="9951" w:author="Alban Roche" w:date="2017-08-02T16:36:00Z">
              <w:r w:rsidRPr="008E5D0E" w:rsidDel="009453A7">
                <w:rPr>
                  <w:rFonts w:eastAsia="SimSun" w:cs="Arial"/>
                  <w:i/>
                  <w:lang w:eastAsia="ja-JP"/>
                </w:rPr>
                <w:delText>Read command</w:delText>
              </w:r>
              <w:bookmarkStart w:id="9952" w:name="_Toc489459105"/>
              <w:bookmarkEnd w:id="9952"/>
            </w:del>
          </w:p>
          <w:p w14:paraId="3F612376" w14:textId="47432988" w:rsidR="00975CC4" w:rsidRPr="008E5D0E" w:rsidDel="009453A7" w:rsidRDefault="00975CC4" w:rsidP="00166AF3">
            <w:pPr>
              <w:spacing w:before="40" w:after="40"/>
              <w:rPr>
                <w:del w:id="9953" w:author="Alban Roche" w:date="2017-08-02T16:36:00Z"/>
                <w:rFonts w:eastAsia="SimSun" w:cs="Arial"/>
                <w:u w:val="single"/>
                <w:lang w:eastAsia="ja-JP"/>
              </w:rPr>
            </w:pPr>
            <w:bookmarkStart w:id="9954" w:name="_Toc489459106"/>
            <w:bookmarkEnd w:id="9954"/>
          </w:p>
          <w:p w14:paraId="0C9A360B" w14:textId="02C2FB65" w:rsidR="00975CC4" w:rsidRPr="008E5D0E" w:rsidDel="009453A7" w:rsidRDefault="00975CC4" w:rsidP="00166AF3">
            <w:pPr>
              <w:spacing w:before="40" w:after="40"/>
              <w:rPr>
                <w:del w:id="9955" w:author="Alban Roche" w:date="2017-08-02T16:36:00Z"/>
                <w:rFonts w:eastAsia="SimSun" w:cs="Arial"/>
                <w:u w:val="single"/>
                <w:lang w:eastAsia="ja-JP"/>
              </w:rPr>
            </w:pPr>
            <w:del w:id="9956" w:author="Alban Roche" w:date="2017-08-02T16:36:00Z">
              <w:r w:rsidRPr="008E5D0E" w:rsidDel="009453A7">
                <w:rPr>
                  <w:rFonts w:eastAsia="SimSun" w:cs="Arial"/>
                  <w:u w:val="single"/>
                  <w:lang w:eastAsia="ja-JP"/>
                </w:rPr>
                <w:delText>Syntax</w:delText>
              </w:r>
              <w:bookmarkStart w:id="9957" w:name="_Toc489459107"/>
              <w:bookmarkEnd w:id="9957"/>
            </w:del>
          </w:p>
          <w:p w14:paraId="1318051D" w14:textId="21E05F10" w:rsidR="00975CC4" w:rsidRPr="008E5D0E" w:rsidDel="009453A7" w:rsidRDefault="00975CC4" w:rsidP="00166AF3">
            <w:pPr>
              <w:spacing w:before="40" w:after="40"/>
              <w:rPr>
                <w:del w:id="9958" w:author="Alban Roche" w:date="2017-08-02T16:36:00Z"/>
                <w:rFonts w:eastAsia="SimSun" w:cs="Arial"/>
                <w:i/>
                <w:lang w:eastAsia="ja-JP"/>
              </w:rPr>
            </w:pPr>
            <w:del w:id="9959" w:author="Alban Roche" w:date="2017-08-02T16:36:00Z">
              <w:r w:rsidRPr="000B3286" w:rsidDel="009453A7">
                <w:rPr>
                  <w:rFonts w:eastAsia="SimSun" w:cs="Arial"/>
                  <w:b/>
                  <w:lang w:eastAsia="ja-JP"/>
                </w:rPr>
                <w:delText>AT+</w:delText>
              </w:r>
              <w:r w:rsidDel="009453A7">
                <w:rPr>
                  <w:rFonts w:eastAsia="SimSun" w:cs="Arial"/>
                  <w:b/>
                  <w:lang w:eastAsia="ja-JP"/>
                </w:rPr>
                <w:br/>
                <w:delText>BOOTDWLCFG?</w:delText>
              </w:r>
              <w:bookmarkStart w:id="9960" w:name="_Toc489459108"/>
              <w:bookmarkEnd w:id="9960"/>
            </w:del>
          </w:p>
        </w:tc>
        <w:tc>
          <w:tcPr>
            <w:tcW w:w="7560" w:type="dxa"/>
          </w:tcPr>
          <w:p w14:paraId="1B88D718" w14:textId="37ABA222" w:rsidR="00975CC4" w:rsidDel="009453A7" w:rsidRDefault="00975CC4" w:rsidP="00166AF3">
            <w:pPr>
              <w:spacing w:before="40" w:after="40"/>
              <w:rPr>
                <w:del w:id="9961" w:author="Alban Roche" w:date="2017-08-02T16:36:00Z"/>
                <w:rFonts w:eastAsia="SimSun" w:cs="Arial"/>
                <w:b/>
                <w:lang w:eastAsia="zh-CN"/>
              </w:rPr>
            </w:pPr>
            <w:bookmarkStart w:id="9962" w:name="_Toc489459109"/>
            <w:bookmarkEnd w:id="9962"/>
          </w:p>
          <w:p w14:paraId="6BB077FA" w14:textId="4E77CA77" w:rsidR="00975CC4" w:rsidRPr="008E5D0E" w:rsidDel="009453A7" w:rsidRDefault="00975CC4" w:rsidP="00166AF3">
            <w:pPr>
              <w:spacing w:before="40" w:after="40"/>
              <w:rPr>
                <w:del w:id="9963" w:author="Alban Roche" w:date="2017-08-02T16:36:00Z"/>
                <w:rFonts w:eastAsia="SimSun" w:cs="Arial"/>
                <w:b/>
                <w:lang w:eastAsia="zh-CN"/>
              </w:rPr>
            </w:pPr>
            <w:bookmarkStart w:id="9964" w:name="_Toc489459110"/>
            <w:bookmarkEnd w:id="9964"/>
          </w:p>
          <w:p w14:paraId="6BF79DDD" w14:textId="48DF88DC" w:rsidR="00975CC4" w:rsidRPr="008E5D0E" w:rsidDel="009453A7" w:rsidRDefault="00975CC4" w:rsidP="00166AF3">
            <w:pPr>
              <w:spacing w:before="40" w:after="40"/>
              <w:rPr>
                <w:del w:id="9965" w:author="Alban Roche" w:date="2017-08-02T16:36:00Z"/>
                <w:rFonts w:eastAsia="SimSun" w:cs="Arial"/>
                <w:u w:val="single"/>
                <w:lang w:eastAsia="ja-JP"/>
              </w:rPr>
            </w:pPr>
            <w:del w:id="9966" w:author="Alban Roche" w:date="2017-08-02T16:36:00Z">
              <w:r w:rsidRPr="008E5D0E" w:rsidDel="009453A7">
                <w:rPr>
                  <w:rFonts w:eastAsia="SimSun" w:cs="Arial"/>
                  <w:u w:val="single"/>
                  <w:lang w:eastAsia="ja-JP"/>
                </w:rPr>
                <w:delText>Response</w:delText>
              </w:r>
              <w:bookmarkStart w:id="9967" w:name="_Toc489459111"/>
              <w:bookmarkEnd w:id="9967"/>
            </w:del>
          </w:p>
          <w:p w14:paraId="157024CB" w14:textId="0312E08F" w:rsidR="00975CC4" w:rsidDel="009453A7" w:rsidRDefault="00975CC4" w:rsidP="00166AF3">
            <w:pPr>
              <w:spacing w:before="40" w:after="40"/>
              <w:rPr>
                <w:del w:id="9968" w:author="Alban Roche" w:date="2017-08-02T16:36:00Z"/>
                <w:rFonts w:eastAsia="SimSun" w:cs="Arial"/>
                <w:b/>
                <w:lang w:eastAsia="ja-JP"/>
              </w:rPr>
            </w:pPr>
            <w:del w:id="9969" w:author="Alban Roche" w:date="2017-08-02T16:36:00Z">
              <w:r w:rsidDel="009453A7">
                <w:rPr>
                  <w:rFonts w:eastAsia="SimSun" w:cs="Arial"/>
                  <w:b/>
                  <w:lang w:eastAsia="ja-JP"/>
                </w:rPr>
                <w:delText xml:space="preserve">+BOOTDWLCFG: </w:delText>
              </w:r>
              <w:r w:rsidRPr="004F6E94" w:rsidDel="009453A7">
                <w:rPr>
                  <w:rFonts w:eastAsia="SimSun" w:cs="Arial"/>
                  <w:b/>
                  <w:lang w:eastAsia="ja-JP"/>
                </w:rPr>
                <w:delText>&lt;</w:delText>
              </w:r>
              <w:r w:rsidRPr="00FA7731" w:rsidDel="009453A7">
                <w:rPr>
                  <w:rFonts w:eastAsia="SimSun" w:cs="Arial"/>
                  <w:b/>
                  <w:lang w:eastAsia="ja-JP"/>
                </w:rPr>
                <w:delText>USBHS_ENUM_TOUT</w:delText>
              </w:r>
              <w:r w:rsidRPr="004F6E94" w:rsidDel="009453A7">
                <w:rPr>
                  <w:rFonts w:eastAsia="SimSun" w:cs="Arial"/>
                  <w:b/>
                  <w:lang w:eastAsia="ja-JP"/>
                </w:rPr>
                <w:delText>&gt;</w:delText>
              </w:r>
              <w:r w:rsidDel="009453A7">
                <w:rPr>
                  <w:rFonts w:eastAsia="SimSun" w:cs="Arial"/>
                  <w:b/>
                  <w:lang w:eastAsia="ja-JP"/>
                </w:rPr>
                <w:delText>,</w:delText>
              </w:r>
              <w:r w:rsidRPr="004F6E94" w:rsidDel="009453A7">
                <w:rPr>
                  <w:rFonts w:eastAsia="SimSun" w:cs="Arial"/>
                  <w:b/>
                  <w:lang w:eastAsia="ja-JP"/>
                </w:rPr>
                <w:delText>&lt;</w:delText>
              </w:r>
              <w:r w:rsidRPr="00FA7731" w:rsidDel="009453A7">
                <w:rPr>
                  <w:rFonts w:eastAsia="SimSun" w:cs="Arial"/>
                  <w:b/>
                  <w:lang w:eastAsia="ja-JP"/>
                </w:rPr>
                <w:delText>USBHS_</w:delText>
              </w:r>
              <w:r w:rsidDel="009453A7">
                <w:rPr>
                  <w:rFonts w:eastAsia="SimSun" w:cs="Arial"/>
                  <w:b/>
                  <w:lang w:eastAsia="ja-JP"/>
                </w:rPr>
                <w:delText>LINK</w:delText>
              </w:r>
              <w:r w:rsidRPr="00FA7731" w:rsidDel="009453A7">
                <w:rPr>
                  <w:rFonts w:eastAsia="SimSun" w:cs="Arial"/>
                  <w:b/>
                  <w:lang w:eastAsia="ja-JP"/>
                </w:rPr>
                <w:delText>_TOUT</w:delText>
              </w:r>
              <w:r w:rsidRPr="004F6E94" w:rsidDel="009453A7">
                <w:rPr>
                  <w:rFonts w:eastAsia="SimSun" w:cs="Arial"/>
                  <w:b/>
                  <w:lang w:eastAsia="ja-JP"/>
                </w:rPr>
                <w:delText>&gt;</w:delText>
              </w:r>
              <w:r w:rsidDel="009453A7">
                <w:rPr>
                  <w:rFonts w:eastAsia="SimSun" w:cs="Arial"/>
                  <w:b/>
                  <w:lang w:eastAsia="ja-JP"/>
                </w:rPr>
                <w:delText>,</w:delText>
              </w:r>
              <w:r w:rsidRPr="004F6E94" w:rsidDel="009453A7">
                <w:rPr>
                  <w:rFonts w:eastAsia="SimSun" w:cs="Arial"/>
                  <w:b/>
                  <w:lang w:eastAsia="ja-JP"/>
                </w:rPr>
                <w:delText>&lt;</w:delText>
              </w:r>
              <w:r w:rsidRPr="009F44C3" w:rsidDel="009453A7">
                <w:rPr>
                  <w:rFonts w:eastAsia="SimSun" w:cs="Arial"/>
                  <w:b/>
                  <w:lang w:eastAsia="ja-JP"/>
                </w:rPr>
                <w:delText>DWL_RETRY</w:delText>
              </w:r>
              <w:r w:rsidRPr="004F6E94" w:rsidDel="009453A7">
                <w:rPr>
                  <w:rFonts w:eastAsia="SimSun" w:cs="Arial"/>
                  <w:b/>
                  <w:lang w:eastAsia="ja-JP"/>
                </w:rPr>
                <w:delText>&gt;</w:delText>
              </w:r>
              <w:bookmarkStart w:id="9970" w:name="_Toc489459112"/>
              <w:bookmarkEnd w:id="9970"/>
            </w:del>
          </w:p>
          <w:p w14:paraId="0A403CD1" w14:textId="018549BC" w:rsidR="00975CC4" w:rsidRPr="008E5D0E" w:rsidDel="009453A7" w:rsidRDefault="00975CC4" w:rsidP="00166AF3">
            <w:pPr>
              <w:spacing w:before="40" w:after="40"/>
              <w:rPr>
                <w:del w:id="9971" w:author="Alban Roche" w:date="2017-08-02T16:36:00Z"/>
                <w:rFonts w:eastAsia="SimSun" w:cs="Arial"/>
                <w:u w:val="single"/>
                <w:lang w:eastAsia="ja-JP"/>
              </w:rPr>
            </w:pPr>
            <w:del w:id="9972" w:author="Alban Roche" w:date="2017-08-02T16:36:00Z">
              <w:r w:rsidRPr="008E5D0E" w:rsidDel="009453A7">
                <w:rPr>
                  <w:rFonts w:eastAsia="SimSun" w:cs="Arial"/>
                  <w:b/>
                  <w:lang w:eastAsia="ja-JP"/>
                </w:rPr>
                <w:delText>OK</w:delText>
              </w:r>
              <w:bookmarkStart w:id="9973" w:name="_Toc489459113"/>
              <w:bookmarkEnd w:id="9973"/>
            </w:del>
          </w:p>
        </w:tc>
        <w:bookmarkStart w:id="9974" w:name="_Toc489459114"/>
        <w:bookmarkEnd w:id="9974"/>
      </w:tr>
      <w:tr w:rsidR="00975CC4" w:rsidRPr="00671C8B" w:rsidDel="009453A7" w14:paraId="50B302C0" w14:textId="46294989" w:rsidTr="00166AF3">
        <w:trPr>
          <w:trHeight w:val="35"/>
          <w:del w:id="9975" w:author="Alban Roche" w:date="2017-08-02T16:36:00Z"/>
        </w:trPr>
        <w:tc>
          <w:tcPr>
            <w:tcW w:w="1728" w:type="dxa"/>
          </w:tcPr>
          <w:p w14:paraId="3FC9CBA2" w14:textId="26D43C05" w:rsidR="00975CC4" w:rsidDel="009453A7" w:rsidRDefault="00975CC4" w:rsidP="00166AF3">
            <w:pPr>
              <w:pStyle w:val="TableBody"/>
              <w:rPr>
                <w:del w:id="9976" w:author="Alban Roche" w:date="2017-08-02T16:36:00Z"/>
                <w:i/>
              </w:rPr>
            </w:pPr>
            <w:del w:id="9977" w:author="Alban Roche" w:date="2017-08-02T16:36:00Z">
              <w:r w:rsidDel="009453A7">
                <w:rPr>
                  <w:i/>
                </w:rPr>
                <w:delText>Write</w:delText>
              </w:r>
              <w:r w:rsidRPr="008D7D3D" w:rsidDel="009453A7">
                <w:rPr>
                  <w:i/>
                </w:rPr>
                <w:delText xml:space="preserve"> command</w:delText>
              </w:r>
              <w:bookmarkStart w:id="9978" w:name="_Toc489459115"/>
              <w:bookmarkEnd w:id="9978"/>
            </w:del>
          </w:p>
          <w:p w14:paraId="3B95DDAB" w14:textId="370F492F" w:rsidR="00975CC4" w:rsidRPr="008D7D3D" w:rsidDel="009453A7" w:rsidRDefault="00975CC4" w:rsidP="00166AF3">
            <w:pPr>
              <w:pStyle w:val="TableBody"/>
              <w:rPr>
                <w:del w:id="9979" w:author="Alban Roche" w:date="2017-08-02T16:36:00Z"/>
              </w:rPr>
            </w:pPr>
            <w:bookmarkStart w:id="9980" w:name="_Toc489459116"/>
            <w:bookmarkEnd w:id="9980"/>
          </w:p>
          <w:p w14:paraId="7F65BE76" w14:textId="5ECB3754" w:rsidR="00975CC4" w:rsidRPr="00C41274" w:rsidDel="009453A7" w:rsidRDefault="00975CC4" w:rsidP="00166AF3">
            <w:pPr>
              <w:pStyle w:val="TableBody"/>
              <w:rPr>
                <w:del w:id="9981" w:author="Alban Roche" w:date="2017-08-02T16:36:00Z"/>
                <w:u w:val="single"/>
              </w:rPr>
            </w:pPr>
            <w:del w:id="9982" w:author="Alban Roche" w:date="2017-08-02T16:36:00Z">
              <w:r w:rsidRPr="00C41274" w:rsidDel="009453A7">
                <w:rPr>
                  <w:u w:val="single"/>
                </w:rPr>
                <w:delText>Syntax</w:delText>
              </w:r>
              <w:bookmarkStart w:id="9983" w:name="_Toc489459117"/>
              <w:bookmarkEnd w:id="9983"/>
            </w:del>
          </w:p>
          <w:p w14:paraId="7D48B0CC" w14:textId="1DDF7C5B" w:rsidR="00975CC4" w:rsidRPr="008E5D0E" w:rsidDel="009453A7" w:rsidRDefault="00975CC4" w:rsidP="00166AF3">
            <w:pPr>
              <w:spacing w:before="40" w:after="40"/>
              <w:rPr>
                <w:del w:id="9984" w:author="Alban Roche" w:date="2017-08-02T16:36:00Z"/>
                <w:rFonts w:eastAsia="SimSun" w:cs="Arial"/>
                <w:i/>
                <w:lang w:eastAsia="ja-JP"/>
              </w:rPr>
            </w:pPr>
            <w:del w:id="9985" w:author="Alban Roche" w:date="2017-08-02T16:36:00Z">
              <w:r w:rsidRPr="000B3286" w:rsidDel="009453A7">
                <w:rPr>
                  <w:rFonts w:eastAsia="SimSun"/>
                  <w:b/>
                </w:rPr>
                <w:delText>AT+</w:delText>
              </w:r>
              <w:r w:rsidDel="009453A7">
                <w:rPr>
                  <w:rFonts w:eastAsia="SimSun"/>
                  <w:b/>
                </w:rPr>
                <w:br/>
                <w:delText>BOOTDWLCFG</w:delText>
              </w:r>
              <w:r w:rsidRPr="00587C9F" w:rsidDel="009453A7">
                <w:rPr>
                  <w:rFonts w:eastAsia="SimSun"/>
                  <w:b/>
                </w:rPr>
                <w:delText>=</w:delText>
              </w:r>
              <w:r w:rsidDel="009453A7">
                <w:rPr>
                  <w:rFonts w:eastAsia="SimSun"/>
                  <w:b/>
                </w:rPr>
                <w:br/>
              </w:r>
              <w:r w:rsidRPr="00587C9F" w:rsidDel="009453A7">
                <w:rPr>
                  <w:rFonts w:eastAsia="SimSun"/>
                  <w:b/>
                </w:rPr>
                <w:delText>[&lt;USBHS_ENUM_TOUT&gt;</w:delText>
              </w:r>
              <w:r w:rsidDel="009453A7">
                <w:rPr>
                  <w:rFonts w:eastAsia="SimSun"/>
                  <w:b/>
                </w:rPr>
                <w:br/>
              </w:r>
              <w:r w:rsidRPr="00587C9F" w:rsidDel="009453A7">
                <w:rPr>
                  <w:rFonts w:eastAsia="SimSun"/>
                  <w:b/>
                </w:rPr>
                <w:delText>[,&lt;USBHS_LINK_TOUT&gt;</w:delText>
              </w:r>
              <w:r w:rsidDel="009453A7">
                <w:rPr>
                  <w:rFonts w:eastAsia="SimSun"/>
                  <w:b/>
                </w:rPr>
                <w:br/>
              </w:r>
              <w:r w:rsidRPr="00587C9F" w:rsidDel="009453A7">
                <w:rPr>
                  <w:rFonts w:eastAsia="SimSun"/>
                  <w:b/>
                </w:rPr>
                <w:delText>[,&lt;DWL_RETRY&gt;</w:delText>
              </w:r>
              <w:r w:rsidDel="009453A7">
                <w:rPr>
                  <w:rFonts w:eastAsia="SimSun"/>
                  <w:b/>
                </w:rPr>
                <w:br/>
              </w:r>
              <w:r w:rsidRPr="00587C9F" w:rsidDel="009453A7">
                <w:rPr>
                  <w:rFonts w:eastAsia="SimSun"/>
                  <w:b/>
                </w:rPr>
                <w:delText>[,&lt;SYS_REBOOT&gt;]]]</w:delText>
              </w:r>
              <w:bookmarkStart w:id="9986" w:name="_Toc489459118"/>
              <w:bookmarkEnd w:id="9986"/>
            </w:del>
          </w:p>
        </w:tc>
        <w:tc>
          <w:tcPr>
            <w:tcW w:w="7560" w:type="dxa"/>
          </w:tcPr>
          <w:p w14:paraId="68B36CBB" w14:textId="21B2683B" w:rsidR="00975CC4" w:rsidRPr="00C41274" w:rsidDel="009453A7" w:rsidRDefault="00975CC4" w:rsidP="00166AF3">
            <w:pPr>
              <w:pStyle w:val="TableBody"/>
              <w:rPr>
                <w:del w:id="9987" w:author="Alban Roche" w:date="2017-08-02T16:36:00Z"/>
                <w:u w:val="single"/>
              </w:rPr>
            </w:pPr>
            <w:bookmarkStart w:id="9988" w:name="_Toc489459119"/>
            <w:bookmarkEnd w:id="9988"/>
          </w:p>
          <w:p w14:paraId="465F2E0E" w14:textId="5455699D" w:rsidR="00975CC4" w:rsidRPr="00C41274" w:rsidDel="009453A7" w:rsidRDefault="00975CC4" w:rsidP="00166AF3">
            <w:pPr>
              <w:pStyle w:val="TableBody"/>
              <w:rPr>
                <w:del w:id="9989" w:author="Alban Roche" w:date="2017-08-02T16:36:00Z"/>
                <w:u w:val="single"/>
              </w:rPr>
            </w:pPr>
            <w:bookmarkStart w:id="9990" w:name="_Toc489459120"/>
            <w:bookmarkEnd w:id="9990"/>
          </w:p>
          <w:p w14:paraId="4C76AD0C" w14:textId="7936FFAF" w:rsidR="00975CC4" w:rsidDel="009453A7" w:rsidRDefault="00975CC4" w:rsidP="00166AF3">
            <w:pPr>
              <w:pStyle w:val="TableBody"/>
              <w:rPr>
                <w:del w:id="9991" w:author="Alban Roche" w:date="2017-08-02T16:36:00Z"/>
                <w:u w:val="single"/>
              </w:rPr>
            </w:pPr>
            <w:del w:id="9992" w:author="Alban Roche" w:date="2017-08-02T16:36:00Z">
              <w:r w:rsidRPr="00C41274" w:rsidDel="009453A7">
                <w:rPr>
                  <w:u w:val="single"/>
                </w:rPr>
                <w:delText>Response</w:delText>
              </w:r>
              <w:bookmarkStart w:id="9993" w:name="_Toc489459121"/>
              <w:bookmarkEnd w:id="9993"/>
            </w:del>
          </w:p>
          <w:p w14:paraId="7FD976A7" w14:textId="5057A6CD" w:rsidR="00975CC4" w:rsidRPr="003E1E87" w:rsidDel="009453A7" w:rsidRDefault="00975CC4" w:rsidP="00166AF3">
            <w:pPr>
              <w:pStyle w:val="TableBody"/>
              <w:rPr>
                <w:del w:id="9994" w:author="Alban Roche" w:date="2017-08-02T16:36:00Z"/>
                <w:b/>
              </w:rPr>
            </w:pPr>
            <w:del w:id="9995" w:author="Alban Roche" w:date="2017-08-02T16:36:00Z">
              <w:r w:rsidRPr="003E1E87" w:rsidDel="009453A7">
                <w:rPr>
                  <w:b/>
                </w:rPr>
                <w:delText>OK</w:delText>
              </w:r>
              <w:bookmarkStart w:id="9996" w:name="_Toc489459122"/>
              <w:bookmarkEnd w:id="9996"/>
            </w:del>
          </w:p>
          <w:p w14:paraId="54A9E7F1" w14:textId="4DA6E33C" w:rsidR="00975CC4" w:rsidDel="009453A7" w:rsidRDefault="00975CC4" w:rsidP="00166AF3">
            <w:pPr>
              <w:pStyle w:val="TableBody"/>
              <w:rPr>
                <w:del w:id="9997" w:author="Alban Roche" w:date="2017-08-02T16:36:00Z"/>
                <w:u w:val="single"/>
              </w:rPr>
            </w:pPr>
            <w:bookmarkStart w:id="9998" w:name="_Toc489459123"/>
            <w:bookmarkEnd w:id="9998"/>
          </w:p>
          <w:p w14:paraId="1533EB62" w14:textId="39DFDD6C" w:rsidR="00975CC4" w:rsidDel="009453A7" w:rsidRDefault="00975CC4" w:rsidP="00166AF3">
            <w:pPr>
              <w:pStyle w:val="TableBody"/>
              <w:rPr>
                <w:del w:id="9999" w:author="Alban Roche" w:date="2017-08-02T16:36:00Z"/>
                <w:u w:val="single"/>
              </w:rPr>
            </w:pPr>
            <w:del w:id="10000" w:author="Alban Roche" w:date="2017-08-02T16:36:00Z">
              <w:r w:rsidDel="009453A7">
                <w:rPr>
                  <w:u w:val="single"/>
                </w:rPr>
                <w:delText>Parameters</w:delText>
              </w:r>
              <w:bookmarkStart w:id="10001" w:name="_Toc489459124"/>
              <w:bookmarkEnd w:id="10001"/>
            </w:del>
          </w:p>
          <w:p w14:paraId="03D9D87C" w14:textId="11F70CDD" w:rsidR="00975CC4" w:rsidRPr="00E30B84" w:rsidDel="009453A7" w:rsidRDefault="00975CC4" w:rsidP="00166AF3">
            <w:pPr>
              <w:pStyle w:val="TableBody"/>
              <w:rPr>
                <w:del w:id="10002" w:author="Alban Roche" w:date="2017-08-02T16:36:00Z"/>
              </w:rPr>
            </w:pPr>
            <w:del w:id="10003" w:author="Alban Roche" w:date="2017-08-02T16:36:00Z">
              <w:r w:rsidRPr="00E30B84" w:rsidDel="009453A7">
                <w:rPr>
                  <w:b/>
                </w:rPr>
                <w:delText>&lt;</w:delText>
              </w:r>
              <w:r w:rsidRPr="000618A3" w:rsidDel="009453A7">
                <w:rPr>
                  <w:b/>
                </w:rPr>
                <w:delText>USBHS_ENUM_TOUT</w:delText>
              </w:r>
              <w:r w:rsidRPr="00E30B84" w:rsidDel="009453A7">
                <w:rPr>
                  <w:b/>
                </w:rPr>
                <w:delText>&gt;</w:delText>
              </w:r>
              <w:r w:rsidRPr="00E30B84" w:rsidDel="009453A7">
                <w:tab/>
              </w:r>
              <w:r w:rsidRPr="00474A26" w:rsidDel="009453A7">
                <w:delText xml:space="preserve">USB </w:delText>
              </w:r>
              <w:r w:rsidDel="009453A7">
                <w:delText>e</w:delText>
              </w:r>
              <w:r w:rsidRPr="00474A26" w:rsidDel="009453A7">
                <w:delText xml:space="preserve">numeration </w:delText>
              </w:r>
              <w:r w:rsidDel="009453A7">
                <w:delText>time out v</w:delText>
              </w:r>
              <w:r w:rsidRPr="00474A26" w:rsidDel="009453A7">
                <w:delText>alue</w:delText>
              </w:r>
              <w:bookmarkStart w:id="10004" w:name="_Toc489459125"/>
              <w:bookmarkEnd w:id="10004"/>
            </w:del>
          </w:p>
          <w:p w14:paraId="5752C445" w14:textId="30473EEB" w:rsidR="00975CC4" w:rsidDel="009453A7" w:rsidRDefault="00975CC4" w:rsidP="00166AF3">
            <w:pPr>
              <w:pStyle w:val="TableBody"/>
              <w:rPr>
                <w:del w:id="10005" w:author="Alban Roche" w:date="2017-08-02T16:36:00Z"/>
              </w:rPr>
            </w:pPr>
            <w:del w:id="10006" w:author="Alban Roche" w:date="2017-08-02T16:36:00Z">
              <w:r w:rsidRPr="00BB4A3C" w:rsidDel="009453A7">
                <w:rPr>
                  <w:u w:val="single"/>
                </w:rPr>
                <w:delText>0</w:delText>
              </w:r>
              <w:r w:rsidDel="009453A7">
                <w:tab/>
              </w:r>
              <w:r w:rsidRPr="000618A3" w:rsidDel="009453A7">
                <w:delText>3s</w:delText>
              </w:r>
              <w:bookmarkStart w:id="10007" w:name="_Toc489459126"/>
              <w:bookmarkEnd w:id="10007"/>
            </w:del>
          </w:p>
          <w:p w14:paraId="1D405FE3" w14:textId="5D938925" w:rsidR="00975CC4" w:rsidDel="009453A7" w:rsidRDefault="00975CC4" w:rsidP="00166AF3">
            <w:pPr>
              <w:pStyle w:val="TableBody"/>
              <w:rPr>
                <w:del w:id="10008" w:author="Alban Roche" w:date="2017-08-02T16:36:00Z"/>
              </w:rPr>
            </w:pPr>
            <w:del w:id="10009" w:author="Alban Roche" w:date="2017-08-02T16:36:00Z">
              <w:r w:rsidDel="009453A7">
                <w:delText>1</w:delText>
              </w:r>
              <w:r w:rsidDel="009453A7">
                <w:tab/>
                <w:delText>30s</w:delText>
              </w:r>
              <w:bookmarkStart w:id="10010" w:name="_Toc489459127"/>
              <w:bookmarkEnd w:id="10010"/>
            </w:del>
          </w:p>
          <w:p w14:paraId="49AB529E" w14:textId="4B3815DE" w:rsidR="00975CC4" w:rsidDel="009453A7" w:rsidRDefault="00975CC4" w:rsidP="00166AF3">
            <w:pPr>
              <w:pStyle w:val="TableBody"/>
              <w:rPr>
                <w:del w:id="10011" w:author="Alban Roche" w:date="2017-08-02T16:36:00Z"/>
              </w:rPr>
            </w:pPr>
            <w:del w:id="10012" w:author="Alban Roche" w:date="2017-08-02T16:36:00Z">
              <w:r w:rsidDel="009453A7">
                <w:delText>2</w:delText>
              </w:r>
              <w:r w:rsidDel="009453A7">
                <w:tab/>
                <w:delText>60s</w:delText>
              </w:r>
              <w:bookmarkStart w:id="10013" w:name="_Toc489459128"/>
              <w:bookmarkEnd w:id="10013"/>
            </w:del>
          </w:p>
          <w:p w14:paraId="4C8D585B" w14:textId="73B02B85" w:rsidR="00975CC4" w:rsidDel="009453A7" w:rsidRDefault="00975CC4" w:rsidP="00166AF3">
            <w:pPr>
              <w:pStyle w:val="TableBody"/>
              <w:rPr>
                <w:del w:id="10014" w:author="Alban Roche" w:date="2017-08-02T16:36:00Z"/>
              </w:rPr>
            </w:pPr>
            <w:del w:id="10015" w:author="Alban Roche" w:date="2017-08-02T16:36:00Z">
              <w:r w:rsidDel="009453A7">
                <w:delText>3</w:delText>
              </w:r>
              <w:r w:rsidDel="009453A7">
                <w:tab/>
                <w:delText>90s</w:delText>
              </w:r>
              <w:bookmarkStart w:id="10016" w:name="_Toc489459129"/>
              <w:bookmarkEnd w:id="10016"/>
            </w:del>
          </w:p>
          <w:p w14:paraId="6583768B" w14:textId="48828893" w:rsidR="00975CC4" w:rsidDel="009453A7" w:rsidRDefault="00975CC4" w:rsidP="00166AF3">
            <w:pPr>
              <w:pStyle w:val="TableBody"/>
              <w:rPr>
                <w:del w:id="10017" w:author="Alban Roche" w:date="2017-08-02T16:36:00Z"/>
                <w:b/>
              </w:rPr>
            </w:pPr>
            <w:bookmarkStart w:id="10018" w:name="_Toc489459130"/>
            <w:bookmarkEnd w:id="10018"/>
          </w:p>
          <w:p w14:paraId="7F67AA61" w14:textId="1C8FC41B" w:rsidR="00975CC4" w:rsidRPr="00E30B84" w:rsidDel="009453A7" w:rsidRDefault="00975CC4" w:rsidP="00166AF3">
            <w:pPr>
              <w:pStyle w:val="TableBody"/>
              <w:rPr>
                <w:del w:id="10019" w:author="Alban Roche" w:date="2017-08-02T16:36:00Z"/>
              </w:rPr>
            </w:pPr>
            <w:del w:id="10020" w:author="Alban Roche" w:date="2017-08-02T16:36:00Z">
              <w:r w:rsidRPr="00E30B84" w:rsidDel="009453A7">
                <w:rPr>
                  <w:b/>
                </w:rPr>
                <w:delText>&lt;</w:delText>
              </w:r>
              <w:r w:rsidRPr="000618A3" w:rsidDel="009453A7">
                <w:rPr>
                  <w:b/>
                </w:rPr>
                <w:delText>USBHS_LINK_TOUT</w:delText>
              </w:r>
              <w:r w:rsidRPr="00E30B84" w:rsidDel="009453A7">
                <w:rPr>
                  <w:b/>
                </w:rPr>
                <w:delText>&gt;</w:delText>
              </w:r>
              <w:r w:rsidRPr="00E30B84" w:rsidDel="009453A7">
                <w:tab/>
              </w:r>
              <w:r w:rsidDel="009453A7">
                <w:delText>USB l</w:delText>
              </w:r>
              <w:r w:rsidRPr="00572E27" w:rsidDel="009453A7">
                <w:delText xml:space="preserve">ink </w:delText>
              </w:r>
              <w:r w:rsidDel="009453A7">
                <w:delText>e</w:delText>
              </w:r>
              <w:r w:rsidRPr="00572E27" w:rsidDel="009453A7">
                <w:delText xml:space="preserve">stablishment </w:delText>
              </w:r>
              <w:r w:rsidDel="009453A7">
                <w:delText>time out v</w:delText>
              </w:r>
              <w:r w:rsidRPr="00572E27" w:rsidDel="009453A7">
                <w:delText>alue</w:delText>
              </w:r>
              <w:bookmarkStart w:id="10021" w:name="_Toc489459131"/>
              <w:bookmarkEnd w:id="10021"/>
            </w:del>
          </w:p>
          <w:p w14:paraId="47003D0E" w14:textId="74637F3B" w:rsidR="00975CC4" w:rsidDel="009453A7" w:rsidRDefault="00975CC4" w:rsidP="00166AF3">
            <w:pPr>
              <w:pStyle w:val="TableBody"/>
              <w:rPr>
                <w:del w:id="10022" w:author="Alban Roche" w:date="2017-08-02T16:36:00Z"/>
              </w:rPr>
            </w:pPr>
            <w:del w:id="10023" w:author="Alban Roche" w:date="2017-08-02T16:36:00Z">
              <w:r w:rsidRPr="00BB4A3C" w:rsidDel="009453A7">
                <w:rPr>
                  <w:u w:val="single"/>
                </w:rPr>
                <w:delText>0</w:delText>
              </w:r>
              <w:r w:rsidDel="009453A7">
                <w:tab/>
                <w:delText>1</w:delText>
              </w:r>
              <w:r w:rsidRPr="000618A3" w:rsidDel="009453A7">
                <w:delText>s</w:delText>
              </w:r>
              <w:bookmarkStart w:id="10024" w:name="_Toc489459132"/>
              <w:bookmarkEnd w:id="10024"/>
            </w:del>
          </w:p>
          <w:p w14:paraId="6F3318A0" w14:textId="46E31C58" w:rsidR="00975CC4" w:rsidDel="009453A7" w:rsidRDefault="00975CC4" w:rsidP="00166AF3">
            <w:pPr>
              <w:pStyle w:val="TableBody"/>
              <w:rPr>
                <w:del w:id="10025" w:author="Alban Roche" w:date="2017-08-02T16:36:00Z"/>
              </w:rPr>
            </w:pPr>
            <w:del w:id="10026" w:author="Alban Roche" w:date="2017-08-02T16:36:00Z">
              <w:r w:rsidDel="009453A7">
                <w:delText>1</w:delText>
              </w:r>
              <w:r w:rsidDel="009453A7">
                <w:tab/>
                <w:delText>30s</w:delText>
              </w:r>
              <w:bookmarkStart w:id="10027" w:name="_Toc489459133"/>
              <w:bookmarkEnd w:id="10027"/>
            </w:del>
          </w:p>
          <w:p w14:paraId="1644AA76" w14:textId="06C950D6" w:rsidR="00975CC4" w:rsidDel="009453A7" w:rsidRDefault="00975CC4" w:rsidP="00166AF3">
            <w:pPr>
              <w:pStyle w:val="TableBody"/>
              <w:rPr>
                <w:del w:id="10028" w:author="Alban Roche" w:date="2017-08-02T16:36:00Z"/>
              </w:rPr>
            </w:pPr>
            <w:del w:id="10029" w:author="Alban Roche" w:date="2017-08-02T16:36:00Z">
              <w:r w:rsidDel="009453A7">
                <w:delText>2</w:delText>
              </w:r>
              <w:r w:rsidDel="009453A7">
                <w:tab/>
                <w:delText>60s</w:delText>
              </w:r>
              <w:bookmarkStart w:id="10030" w:name="_Toc489459134"/>
              <w:bookmarkEnd w:id="10030"/>
            </w:del>
          </w:p>
          <w:p w14:paraId="634C3FEA" w14:textId="421B8982" w:rsidR="00975CC4" w:rsidDel="009453A7" w:rsidRDefault="00975CC4" w:rsidP="00166AF3">
            <w:pPr>
              <w:pStyle w:val="TableBody"/>
              <w:rPr>
                <w:del w:id="10031" w:author="Alban Roche" w:date="2017-08-02T16:36:00Z"/>
              </w:rPr>
            </w:pPr>
            <w:del w:id="10032" w:author="Alban Roche" w:date="2017-08-02T16:36:00Z">
              <w:r w:rsidDel="009453A7">
                <w:delText>3</w:delText>
              </w:r>
              <w:r w:rsidDel="009453A7">
                <w:tab/>
                <w:delText>90s</w:delText>
              </w:r>
              <w:bookmarkStart w:id="10033" w:name="_Toc489459135"/>
              <w:bookmarkEnd w:id="10033"/>
            </w:del>
          </w:p>
          <w:p w14:paraId="7F3CE60C" w14:textId="3577278E" w:rsidR="00975CC4" w:rsidDel="009453A7" w:rsidRDefault="00975CC4" w:rsidP="00166AF3">
            <w:pPr>
              <w:pStyle w:val="TableBody"/>
              <w:rPr>
                <w:del w:id="10034" w:author="Alban Roche" w:date="2017-08-02T16:36:00Z"/>
                <w:b/>
              </w:rPr>
            </w:pPr>
            <w:bookmarkStart w:id="10035" w:name="_Toc489459136"/>
            <w:bookmarkEnd w:id="10035"/>
          </w:p>
          <w:p w14:paraId="5E5245BB" w14:textId="42DBC2F3" w:rsidR="00975CC4" w:rsidRPr="00E30B84" w:rsidDel="009453A7" w:rsidRDefault="00975CC4" w:rsidP="00166AF3">
            <w:pPr>
              <w:pStyle w:val="TableBody"/>
              <w:rPr>
                <w:del w:id="10036" w:author="Alban Roche" w:date="2017-08-02T16:36:00Z"/>
              </w:rPr>
            </w:pPr>
            <w:del w:id="10037" w:author="Alban Roche" w:date="2017-08-02T16:36:00Z">
              <w:r w:rsidRPr="00E30B84" w:rsidDel="009453A7">
                <w:rPr>
                  <w:b/>
                </w:rPr>
                <w:delText>&lt;</w:delText>
              </w:r>
              <w:r w:rsidRPr="00587C9F" w:rsidDel="009453A7">
                <w:rPr>
                  <w:b/>
                </w:rPr>
                <w:delText>DWL_RETRY</w:delText>
              </w:r>
              <w:r w:rsidRPr="00E30B84" w:rsidDel="009453A7">
                <w:rPr>
                  <w:b/>
                </w:rPr>
                <w:delText>&gt;</w:delText>
              </w:r>
              <w:r w:rsidRPr="00E30B84" w:rsidDel="009453A7">
                <w:tab/>
              </w:r>
              <w:r w:rsidRPr="00587C9F" w:rsidDel="009453A7">
                <w:delText xml:space="preserve">Desired </w:delText>
              </w:r>
              <w:r w:rsidDel="009453A7">
                <w:delText>f</w:delText>
              </w:r>
              <w:r w:rsidRPr="00587C9F" w:rsidDel="009453A7">
                <w:delText xml:space="preserve">irmware </w:delText>
              </w:r>
              <w:r w:rsidDel="009453A7">
                <w:delText>d</w:delText>
              </w:r>
              <w:r w:rsidRPr="00587C9F" w:rsidDel="009453A7">
                <w:delText xml:space="preserve">ownload retry count when </w:delText>
              </w:r>
              <w:r w:rsidDel="009453A7">
                <w:delText>f</w:delText>
              </w:r>
              <w:r w:rsidRPr="00587C9F" w:rsidDel="009453A7">
                <w:delText xml:space="preserve">irmware </w:delText>
              </w:r>
              <w:r w:rsidDel="009453A7">
                <w:delText>d</w:delText>
              </w:r>
              <w:r w:rsidRPr="00587C9F" w:rsidDel="009453A7">
                <w:delText>ownload conditions are not met (</w:delText>
              </w:r>
              <w:r w:rsidDel="009453A7">
                <w:delText>i.e. the d</w:delText>
              </w:r>
              <w:r w:rsidRPr="00587C9F" w:rsidDel="009453A7">
                <w:delText>ownload program didn’t start)</w:delText>
              </w:r>
              <w:bookmarkStart w:id="10038" w:name="_Toc489459137"/>
              <w:bookmarkEnd w:id="10038"/>
            </w:del>
          </w:p>
          <w:p w14:paraId="1549FC04" w14:textId="127AF625" w:rsidR="00975CC4" w:rsidDel="009453A7" w:rsidRDefault="00975CC4" w:rsidP="00166AF3">
            <w:pPr>
              <w:pStyle w:val="TableBody"/>
              <w:rPr>
                <w:del w:id="10039" w:author="Alban Roche" w:date="2017-08-02T16:36:00Z"/>
              </w:rPr>
            </w:pPr>
            <w:del w:id="10040" w:author="Alban Roche" w:date="2017-08-02T16:36:00Z">
              <w:r w:rsidRPr="00BB4A3C" w:rsidDel="009453A7">
                <w:rPr>
                  <w:u w:val="single"/>
                </w:rPr>
                <w:delText>0</w:delText>
              </w:r>
              <w:r w:rsidDel="009453A7">
                <w:tab/>
              </w:r>
              <w:r w:rsidDel="009453A7">
                <w:tab/>
                <w:delText>No retry</w:delText>
              </w:r>
              <w:bookmarkStart w:id="10041" w:name="_Toc489459138"/>
              <w:bookmarkEnd w:id="10041"/>
            </w:del>
          </w:p>
          <w:p w14:paraId="5255DA34" w14:textId="7AD74D69" w:rsidR="00975CC4" w:rsidDel="009453A7" w:rsidRDefault="00975CC4" w:rsidP="00166AF3">
            <w:pPr>
              <w:pStyle w:val="TableBody"/>
              <w:rPr>
                <w:del w:id="10042" w:author="Alban Roche" w:date="2017-08-02T16:36:00Z"/>
              </w:rPr>
            </w:pPr>
            <w:del w:id="10043" w:author="Alban Roche" w:date="2017-08-02T16:36:00Z">
              <w:r w:rsidDel="009453A7">
                <w:delText>1 – 10</w:delText>
              </w:r>
              <w:r w:rsidDel="009453A7">
                <w:tab/>
              </w:r>
              <w:r w:rsidDel="009453A7">
                <w:tab/>
                <w:delText>Number of retries</w:delText>
              </w:r>
              <w:bookmarkStart w:id="10044" w:name="_Toc489459139"/>
              <w:bookmarkEnd w:id="10044"/>
            </w:del>
          </w:p>
          <w:p w14:paraId="42A0D1EF" w14:textId="30C1A7F0" w:rsidR="00975CC4" w:rsidDel="009453A7" w:rsidRDefault="00975CC4" w:rsidP="00166AF3">
            <w:pPr>
              <w:pStyle w:val="TableBody"/>
              <w:rPr>
                <w:del w:id="10045" w:author="Alban Roche" w:date="2017-08-02T16:36:00Z"/>
                <w:b/>
              </w:rPr>
            </w:pPr>
            <w:bookmarkStart w:id="10046" w:name="_Toc489459140"/>
            <w:bookmarkEnd w:id="10046"/>
          </w:p>
          <w:p w14:paraId="2EA29DE2" w14:textId="65D0B25D" w:rsidR="00975CC4" w:rsidRPr="00E30B84" w:rsidDel="009453A7" w:rsidRDefault="00975CC4" w:rsidP="00166AF3">
            <w:pPr>
              <w:pStyle w:val="TableBody"/>
              <w:rPr>
                <w:del w:id="10047" w:author="Alban Roche" w:date="2017-08-02T16:36:00Z"/>
              </w:rPr>
            </w:pPr>
            <w:del w:id="10048" w:author="Alban Roche" w:date="2017-08-02T16:36:00Z">
              <w:r w:rsidRPr="00E30B84" w:rsidDel="009453A7">
                <w:rPr>
                  <w:b/>
                </w:rPr>
                <w:delText>&lt;</w:delText>
              </w:r>
              <w:r w:rsidRPr="00587C9F" w:rsidDel="009453A7">
                <w:rPr>
                  <w:b/>
                </w:rPr>
                <w:delText>SYS_REBOOT</w:delText>
              </w:r>
              <w:r w:rsidRPr="00E30B84" w:rsidDel="009453A7">
                <w:rPr>
                  <w:b/>
                </w:rPr>
                <w:delText>&gt;</w:delText>
              </w:r>
              <w:r w:rsidRPr="00E30B84" w:rsidDel="009453A7">
                <w:tab/>
              </w:r>
              <w:r w:rsidRPr="002C0F6E" w:rsidDel="009453A7">
                <w:delText>System reboot options after executing this command</w:delText>
              </w:r>
              <w:bookmarkStart w:id="10049" w:name="_Toc489459141"/>
              <w:bookmarkEnd w:id="10049"/>
            </w:del>
          </w:p>
          <w:p w14:paraId="2F8FBBB2" w14:textId="7DD67A20" w:rsidR="00975CC4" w:rsidDel="009453A7" w:rsidRDefault="00975CC4" w:rsidP="00166AF3">
            <w:pPr>
              <w:pStyle w:val="TableBody"/>
              <w:rPr>
                <w:del w:id="10050" w:author="Alban Roche" w:date="2017-08-02T16:36:00Z"/>
              </w:rPr>
            </w:pPr>
            <w:del w:id="10051" w:author="Alban Roche" w:date="2017-08-02T16:36:00Z">
              <w:r w:rsidDel="009453A7">
                <w:delText>0</w:delText>
              </w:r>
              <w:r w:rsidDel="009453A7">
                <w:tab/>
                <w:delText>D</w:delText>
              </w:r>
              <w:r w:rsidRPr="0066437F" w:rsidDel="009453A7">
                <w:delText>o not reboot</w:delText>
              </w:r>
              <w:bookmarkStart w:id="10052" w:name="_Toc489459142"/>
              <w:bookmarkEnd w:id="10052"/>
            </w:del>
          </w:p>
          <w:p w14:paraId="38207847" w14:textId="16DD62F0" w:rsidR="00975CC4" w:rsidDel="009453A7" w:rsidRDefault="00975CC4" w:rsidP="00166AF3">
            <w:pPr>
              <w:spacing w:before="40" w:after="40"/>
              <w:rPr>
                <w:del w:id="10053" w:author="Alban Roche" w:date="2017-08-02T16:36:00Z"/>
                <w:rFonts w:eastAsia="SimSun" w:cs="Arial"/>
                <w:b/>
                <w:lang w:eastAsia="zh-CN"/>
              </w:rPr>
            </w:pPr>
            <w:del w:id="10054" w:author="Alban Roche" w:date="2017-08-02T16:36:00Z">
              <w:r w:rsidRPr="00BB4A3C" w:rsidDel="009453A7">
                <w:rPr>
                  <w:u w:val="single"/>
                </w:rPr>
                <w:delText>1</w:delText>
              </w:r>
              <w:r w:rsidDel="009453A7">
                <w:tab/>
                <w:delText>R</w:delText>
              </w:r>
              <w:r w:rsidRPr="0066437F" w:rsidDel="009453A7">
                <w:delText>eboot immediately without network deregistration</w:delText>
              </w:r>
              <w:bookmarkStart w:id="10055" w:name="_Toc489459143"/>
              <w:bookmarkEnd w:id="10055"/>
            </w:del>
          </w:p>
        </w:tc>
        <w:bookmarkStart w:id="10056" w:name="_Toc489459144"/>
        <w:bookmarkEnd w:id="10056"/>
      </w:tr>
      <w:tr w:rsidR="00975CC4" w:rsidRPr="00671C8B" w:rsidDel="009453A7" w14:paraId="571B42F9" w14:textId="20AF6BB8" w:rsidTr="00166AF3">
        <w:trPr>
          <w:trHeight w:val="35"/>
          <w:del w:id="10057" w:author="Alban Roche" w:date="2017-08-02T16:36:00Z"/>
        </w:trPr>
        <w:tc>
          <w:tcPr>
            <w:tcW w:w="1728" w:type="dxa"/>
          </w:tcPr>
          <w:p w14:paraId="7E7D5A1C" w14:textId="70A3DB3E" w:rsidR="00975CC4" w:rsidDel="009453A7" w:rsidRDefault="00975CC4" w:rsidP="00166AF3">
            <w:pPr>
              <w:pStyle w:val="TableBody"/>
              <w:rPr>
                <w:del w:id="10058" w:author="Alban Roche" w:date="2017-08-02T16:36:00Z"/>
                <w:i/>
              </w:rPr>
            </w:pPr>
            <w:del w:id="10059" w:author="Alban Roche" w:date="2017-08-02T16:36:00Z">
              <w:r w:rsidRPr="00476E65" w:rsidDel="009453A7">
                <w:rPr>
                  <w:u w:val="single"/>
                </w:rPr>
                <w:delText>Notes</w:delText>
              </w:r>
              <w:bookmarkStart w:id="10060" w:name="_Toc489459145"/>
              <w:bookmarkEnd w:id="10060"/>
            </w:del>
          </w:p>
        </w:tc>
        <w:tc>
          <w:tcPr>
            <w:tcW w:w="7560" w:type="dxa"/>
          </w:tcPr>
          <w:p w14:paraId="29F6E6A0" w14:textId="4DEB541F" w:rsidR="00975CC4" w:rsidRPr="00BB4A3C" w:rsidDel="009453A7" w:rsidRDefault="00975CC4" w:rsidP="0059466D">
            <w:pPr>
              <w:pStyle w:val="TableBody"/>
              <w:numPr>
                <w:ilvl w:val="0"/>
                <w:numId w:val="133"/>
              </w:numPr>
              <w:rPr>
                <w:del w:id="10061" w:author="Alban Roche" w:date="2017-08-02T16:36:00Z"/>
              </w:rPr>
            </w:pPr>
            <w:del w:id="10062" w:author="Alban Roche" w:date="2017-08-02T16:36:00Z">
              <w:r w:rsidRPr="00BB4A3C" w:rsidDel="009453A7">
                <w:delText xml:space="preserve">USB </w:delText>
              </w:r>
              <w:r w:rsidDel="009453A7">
                <w:delText>t</w:delText>
              </w:r>
              <w:r w:rsidRPr="00BB4A3C" w:rsidDel="009453A7">
                <w:delText>ime</w:delText>
              </w:r>
              <w:r w:rsidDel="009453A7">
                <w:delText xml:space="preserve"> o</w:delText>
              </w:r>
              <w:r w:rsidRPr="00BB4A3C" w:rsidDel="009453A7">
                <w:delText xml:space="preserve">ut happens when </w:delText>
              </w:r>
              <w:r w:rsidDel="009453A7">
                <w:delText xml:space="preserve">the </w:delText>
              </w:r>
              <w:r w:rsidRPr="00BB4A3C" w:rsidDel="009453A7">
                <w:delText xml:space="preserve">USB cable </w:delText>
              </w:r>
              <w:r w:rsidDel="009453A7">
                <w:delText xml:space="preserve">is </w:delText>
              </w:r>
              <w:r w:rsidRPr="00BB4A3C" w:rsidDel="009453A7">
                <w:delText xml:space="preserve">connected (VBUS level &gt; 0.8V) and USB RESET </w:delText>
              </w:r>
              <w:r w:rsidDel="009453A7">
                <w:delText xml:space="preserve">happens within a </w:delText>
              </w:r>
              <w:r w:rsidRPr="00BB4A3C" w:rsidDel="009453A7">
                <w:delText>400ms time out</w:delText>
              </w:r>
              <w:r w:rsidDel="009453A7">
                <w:delText>.</w:delText>
              </w:r>
              <w:bookmarkStart w:id="10063" w:name="_Toc489459146"/>
              <w:bookmarkEnd w:id="10063"/>
            </w:del>
          </w:p>
          <w:p w14:paraId="7FFA44BD" w14:textId="05DB7B0D" w:rsidR="00975CC4" w:rsidRPr="00BB4A3C" w:rsidDel="009453A7" w:rsidRDefault="00975CC4" w:rsidP="0059466D">
            <w:pPr>
              <w:pStyle w:val="TableBody"/>
              <w:numPr>
                <w:ilvl w:val="0"/>
                <w:numId w:val="133"/>
              </w:numPr>
              <w:rPr>
                <w:del w:id="10064" w:author="Alban Roche" w:date="2017-08-02T16:36:00Z"/>
              </w:rPr>
            </w:pPr>
            <w:del w:id="10065" w:author="Alban Roche" w:date="2017-08-02T16:36:00Z">
              <w:r w:rsidRPr="00BB4A3C" w:rsidDel="009453A7">
                <w:delText>&lt;USBHS_ENUM_TOUT&gt; and &lt;USBHS_LINK_TOUT&gt; are automatically reset to their default values</w:delText>
              </w:r>
              <w:r w:rsidDel="009453A7">
                <w:delText>,</w:delText>
              </w:r>
              <w:r w:rsidRPr="00BB4A3C" w:rsidDel="009453A7">
                <w:delText xml:space="preserve"> 0</w:delText>
              </w:r>
              <w:r w:rsidDel="009453A7">
                <w:delText>,</w:delText>
              </w:r>
              <w:r w:rsidRPr="00BB4A3C" w:rsidDel="009453A7">
                <w:delText xml:space="preserve"> in the following conditions:</w:delText>
              </w:r>
              <w:bookmarkStart w:id="10066" w:name="_Toc489459147"/>
              <w:bookmarkEnd w:id="10066"/>
            </w:del>
          </w:p>
          <w:p w14:paraId="3F2C04D7" w14:textId="10431A0A" w:rsidR="00975CC4" w:rsidRPr="00BB4A3C" w:rsidDel="009453A7" w:rsidRDefault="00975CC4" w:rsidP="0059466D">
            <w:pPr>
              <w:pStyle w:val="TableBody"/>
              <w:numPr>
                <w:ilvl w:val="1"/>
                <w:numId w:val="134"/>
              </w:numPr>
              <w:ind w:left="1152" w:hanging="450"/>
              <w:rPr>
                <w:del w:id="10067" w:author="Alban Roche" w:date="2017-08-02T16:36:00Z"/>
              </w:rPr>
            </w:pPr>
            <w:del w:id="10068" w:author="Alban Roche" w:date="2017-08-02T16:36:00Z">
              <w:r w:rsidRPr="00BB4A3C" w:rsidDel="009453A7">
                <w:delText xml:space="preserve">Cold boot or </w:delText>
              </w:r>
              <w:r w:rsidDel="009453A7">
                <w:delText>h</w:delText>
              </w:r>
              <w:r w:rsidRPr="00BB4A3C" w:rsidDel="009453A7">
                <w:delText>ardware reset</w:delText>
              </w:r>
              <w:r w:rsidDel="009453A7">
                <w:delText>.</w:delText>
              </w:r>
              <w:bookmarkStart w:id="10069" w:name="_Toc489459148"/>
              <w:bookmarkEnd w:id="10069"/>
            </w:del>
          </w:p>
          <w:p w14:paraId="16C28174" w14:textId="25CD686B" w:rsidR="00975CC4" w:rsidRPr="00BB4A3C" w:rsidDel="009453A7" w:rsidRDefault="00975CC4" w:rsidP="0059466D">
            <w:pPr>
              <w:pStyle w:val="TableBody"/>
              <w:numPr>
                <w:ilvl w:val="1"/>
                <w:numId w:val="134"/>
              </w:numPr>
              <w:ind w:left="1152" w:hanging="450"/>
              <w:rPr>
                <w:del w:id="10070" w:author="Alban Roche" w:date="2017-08-02T16:36:00Z"/>
              </w:rPr>
            </w:pPr>
            <w:del w:id="10071" w:author="Alban Roche" w:date="2017-08-02T16:36:00Z">
              <w:r w:rsidRPr="00BB4A3C" w:rsidDel="009453A7">
                <w:delText xml:space="preserve">Download program received the reset command from the </w:delText>
              </w:r>
              <w:r w:rsidDel="009453A7">
                <w:delText>h</w:delText>
              </w:r>
              <w:r w:rsidRPr="00BB4A3C" w:rsidDel="009453A7">
                <w:delText>ost to reboot the module</w:delText>
              </w:r>
              <w:r w:rsidDel="009453A7">
                <w:delText>.</w:delText>
              </w:r>
              <w:bookmarkStart w:id="10072" w:name="_Toc489459149"/>
              <w:bookmarkEnd w:id="10072"/>
            </w:del>
          </w:p>
          <w:p w14:paraId="3EECEE59" w14:textId="08890D54" w:rsidR="00975CC4" w:rsidRPr="00BB4A3C" w:rsidDel="009453A7" w:rsidRDefault="00975CC4" w:rsidP="0059466D">
            <w:pPr>
              <w:pStyle w:val="TableBody"/>
              <w:numPr>
                <w:ilvl w:val="1"/>
                <w:numId w:val="134"/>
              </w:numPr>
              <w:ind w:left="1152" w:hanging="450"/>
              <w:rPr>
                <w:del w:id="10073" w:author="Alban Roche" w:date="2017-08-02T16:36:00Z"/>
              </w:rPr>
            </w:pPr>
            <w:del w:id="10074" w:author="Alban Roche" w:date="2017-08-02T16:36:00Z">
              <w:r w:rsidRPr="00BB4A3C" w:rsidDel="009453A7">
                <w:delText>Successfully boot</w:delText>
              </w:r>
              <w:r w:rsidDel="009453A7">
                <w:delText>ed</w:delText>
              </w:r>
              <w:r w:rsidRPr="00BB4A3C" w:rsidDel="009453A7">
                <w:delText xml:space="preserve"> in </w:delText>
              </w:r>
              <w:r w:rsidDel="009453A7">
                <w:delText>the module f</w:delText>
              </w:r>
              <w:r w:rsidRPr="00BB4A3C" w:rsidDel="009453A7">
                <w:delText xml:space="preserve">irmware, which means time out values are reset when time out happens in </w:delText>
              </w:r>
              <w:r w:rsidDel="009453A7">
                <w:delText xml:space="preserve">a </w:delText>
              </w:r>
              <w:r w:rsidRPr="00BB4A3C" w:rsidDel="009453A7">
                <w:delText>previous boot</w:delText>
              </w:r>
              <w:r w:rsidDel="009453A7">
                <w:delText>.</w:delText>
              </w:r>
              <w:bookmarkStart w:id="10075" w:name="_Toc489459150"/>
              <w:bookmarkEnd w:id="10075"/>
            </w:del>
          </w:p>
          <w:p w14:paraId="22809072" w14:textId="69274174" w:rsidR="00975CC4" w:rsidRPr="00BB4A3C" w:rsidDel="009453A7" w:rsidRDefault="00975CC4" w:rsidP="00166AF3">
            <w:pPr>
              <w:pStyle w:val="Indented"/>
              <w:rPr>
                <w:del w:id="10076" w:author="Alban Roche" w:date="2017-08-02T16:36:00Z"/>
              </w:rPr>
            </w:pPr>
            <w:del w:id="10077" w:author="Alban Roche" w:date="2017-08-02T16:36:00Z">
              <w:r w:rsidRPr="00BB4A3C" w:rsidDel="009453A7">
                <w:delText xml:space="preserve">Basically, the conditions </w:delText>
              </w:r>
              <w:r w:rsidRPr="00FD175D" w:rsidDel="009453A7">
                <w:delText xml:space="preserve">above </w:delText>
              </w:r>
              <w:r w:rsidRPr="00BB4A3C" w:rsidDel="009453A7">
                <w:delText>are terminate conditions that time out values are effective only</w:delText>
              </w:r>
              <w:r w:rsidDel="009453A7">
                <w:delText xml:space="preserve"> once.</w:delText>
              </w:r>
              <w:bookmarkStart w:id="10078" w:name="_Toc489459151"/>
              <w:bookmarkEnd w:id="10078"/>
            </w:del>
          </w:p>
          <w:p w14:paraId="39321D29" w14:textId="270AE9E1" w:rsidR="00975CC4" w:rsidRPr="00BB4A3C" w:rsidDel="009453A7" w:rsidRDefault="00975CC4" w:rsidP="0059466D">
            <w:pPr>
              <w:pStyle w:val="TableBody"/>
              <w:numPr>
                <w:ilvl w:val="0"/>
                <w:numId w:val="133"/>
              </w:numPr>
              <w:rPr>
                <w:del w:id="10079" w:author="Alban Roche" w:date="2017-08-02T16:36:00Z"/>
              </w:rPr>
            </w:pPr>
            <w:del w:id="10080" w:author="Alban Roche" w:date="2017-08-02T16:36:00Z">
              <w:r w:rsidRPr="00BB4A3C" w:rsidDel="009453A7">
                <w:delText xml:space="preserve">If &lt;DWL_RETRY&gt; is enabled (non-zero value), and </w:delText>
              </w:r>
              <w:r w:rsidDel="009453A7">
                <w:delText>f</w:delText>
              </w:r>
              <w:r w:rsidRPr="00BB4A3C" w:rsidDel="009453A7">
                <w:delText xml:space="preserve">irmware </w:delText>
              </w:r>
              <w:r w:rsidDel="009453A7">
                <w:delText>d</w:delText>
              </w:r>
              <w:r w:rsidRPr="00BB4A3C" w:rsidDel="009453A7">
                <w:delText xml:space="preserve">ownload conditions are not met (i.e. download program didn’t start), the module reboots itself with the input parameters &lt;USBHS_ENUM_TOUT&gt; and &lt;USBHS_LINK_TOUT&gt; for </w:delText>
              </w:r>
              <w:r w:rsidDel="009453A7">
                <w:delText xml:space="preserve">the </w:delText>
              </w:r>
              <w:r w:rsidRPr="00BB4A3C" w:rsidDel="009453A7">
                <w:delText xml:space="preserve">next “TRY” of USB enumeration and USB link establishment. One of the following conditions stops this </w:delText>
              </w:r>
              <w:r w:rsidDel="009453A7">
                <w:delText>f</w:delText>
              </w:r>
              <w:r w:rsidRPr="00BB4A3C" w:rsidDel="009453A7">
                <w:delText xml:space="preserve">irmware </w:delText>
              </w:r>
              <w:r w:rsidDel="009453A7">
                <w:delText>d</w:delText>
              </w:r>
              <w:r w:rsidRPr="00BB4A3C" w:rsidDel="009453A7">
                <w:delText>ownload retry loop:</w:delText>
              </w:r>
              <w:bookmarkStart w:id="10081" w:name="_Toc489459152"/>
              <w:bookmarkEnd w:id="10081"/>
            </w:del>
          </w:p>
          <w:p w14:paraId="52958D21" w14:textId="56BCFA34" w:rsidR="00975CC4" w:rsidRPr="00BB4A3C" w:rsidDel="009453A7" w:rsidRDefault="00975CC4" w:rsidP="0059466D">
            <w:pPr>
              <w:pStyle w:val="TableBody"/>
              <w:numPr>
                <w:ilvl w:val="1"/>
                <w:numId w:val="135"/>
              </w:numPr>
              <w:ind w:left="1152" w:hanging="450"/>
              <w:rPr>
                <w:del w:id="10082" w:author="Alban Roche" w:date="2017-08-02T16:36:00Z"/>
              </w:rPr>
            </w:pPr>
            <w:del w:id="10083" w:author="Alban Roche" w:date="2017-08-02T16:36:00Z">
              <w:r w:rsidRPr="00BB4A3C" w:rsidDel="009453A7">
                <w:delText>Cold boot or hardware reset</w:delText>
              </w:r>
              <w:r w:rsidDel="009453A7">
                <w:delText>.</w:delText>
              </w:r>
              <w:bookmarkStart w:id="10084" w:name="_Toc489459153"/>
              <w:bookmarkEnd w:id="10084"/>
            </w:del>
          </w:p>
          <w:p w14:paraId="4E53FFA8" w14:textId="1441924E" w:rsidR="00975CC4" w:rsidRPr="00BB4A3C" w:rsidDel="009453A7" w:rsidRDefault="00975CC4" w:rsidP="0059466D">
            <w:pPr>
              <w:pStyle w:val="TableBody"/>
              <w:numPr>
                <w:ilvl w:val="1"/>
                <w:numId w:val="135"/>
              </w:numPr>
              <w:ind w:left="1152" w:hanging="450"/>
              <w:rPr>
                <w:del w:id="10085" w:author="Alban Roche" w:date="2017-08-02T16:36:00Z"/>
              </w:rPr>
            </w:pPr>
            <w:del w:id="10086" w:author="Alban Roche" w:date="2017-08-02T16:36:00Z">
              <w:r w:rsidRPr="00BB4A3C" w:rsidDel="009453A7">
                <w:delText>Retry count exhausted (if not configured to be 255/</w:delText>
              </w:r>
              <w:r w:rsidDel="009453A7">
                <w:delText>continually</w:delText>
              </w:r>
              <w:r w:rsidRPr="00BB4A3C" w:rsidDel="009453A7">
                <w:delText>)</w:delText>
              </w:r>
              <w:r w:rsidDel="009453A7">
                <w:delText>.</w:delText>
              </w:r>
              <w:bookmarkStart w:id="10087" w:name="_Toc489459154"/>
              <w:bookmarkEnd w:id="10087"/>
            </w:del>
          </w:p>
          <w:p w14:paraId="0783B39D" w14:textId="3E5EE314" w:rsidR="00975CC4" w:rsidRPr="00BB4A3C" w:rsidDel="009453A7" w:rsidRDefault="00975CC4" w:rsidP="0059466D">
            <w:pPr>
              <w:pStyle w:val="TableBody"/>
              <w:numPr>
                <w:ilvl w:val="1"/>
                <w:numId w:val="135"/>
              </w:numPr>
              <w:ind w:left="1152" w:hanging="450"/>
              <w:rPr>
                <w:del w:id="10088" w:author="Alban Roche" w:date="2017-08-02T16:36:00Z"/>
              </w:rPr>
            </w:pPr>
            <w:del w:id="10089" w:author="Alban Roche" w:date="2017-08-02T16:36:00Z">
              <w:r w:rsidRPr="00BB4A3C" w:rsidDel="009453A7">
                <w:delText>Download program successfully started</w:delText>
              </w:r>
              <w:r w:rsidDel="009453A7">
                <w:delText>.</w:delText>
              </w:r>
              <w:bookmarkStart w:id="10090" w:name="_Toc489459155"/>
              <w:bookmarkEnd w:id="10090"/>
            </w:del>
          </w:p>
          <w:p w14:paraId="628E50DF" w14:textId="70B7D43F" w:rsidR="00975CC4" w:rsidRPr="00BB4A3C" w:rsidDel="009453A7" w:rsidRDefault="00975CC4" w:rsidP="0059466D">
            <w:pPr>
              <w:pStyle w:val="TableBody"/>
              <w:numPr>
                <w:ilvl w:val="0"/>
                <w:numId w:val="133"/>
              </w:numPr>
              <w:rPr>
                <w:del w:id="10091" w:author="Alban Roche" w:date="2017-08-02T16:36:00Z"/>
              </w:rPr>
            </w:pPr>
            <w:del w:id="10092" w:author="Alban Roche" w:date="2017-08-02T16:36:00Z">
              <w:r w:rsidDel="009453A7">
                <w:delText>A</w:delText>
              </w:r>
              <w:r w:rsidRPr="00BB4A3C" w:rsidDel="009453A7">
                <w:delText xml:space="preserve">ny failures related to firmware </w:delText>
              </w:r>
              <w:r w:rsidDel="009453A7">
                <w:delText>d</w:delText>
              </w:r>
              <w:r w:rsidRPr="00BB4A3C" w:rsidDel="009453A7">
                <w:delText>ownload, that includes</w:delText>
              </w:r>
              <w:r w:rsidDel="009453A7">
                <w:delText xml:space="preserve"> the following will have the module reboot itself with </w:delText>
              </w:r>
              <w:r w:rsidRPr="00172863" w:rsidDel="009453A7">
                <w:delText>&lt;USBHS_ENUM_TOUT&gt;=3 and &lt;USBHS_LINK_TOUT&gt;=3, regardless of the setting &lt;DWL_RETRY&gt;</w:delText>
              </w:r>
              <w:r w:rsidRPr="00BB4A3C" w:rsidDel="009453A7">
                <w:delText>:</w:delText>
              </w:r>
              <w:bookmarkStart w:id="10093" w:name="_Toc489459156"/>
              <w:bookmarkEnd w:id="10093"/>
            </w:del>
          </w:p>
          <w:p w14:paraId="08C155C1" w14:textId="7C43DD34" w:rsidR="00975CC4" w:rsidRPr="00BB4A3C" w:rsidDel="009453A7" w:rsidRDefault="00975CC4" w:rsidP="0059466D">
            <w:pPr>
              <w:pStyle w:val="TableBody"/>
              <w:numPr>
                <w:ilvl w:val="1"/>
                <w:numId w:val="136"/>
              </w:numPr>
              <w:ind w:left="1152" w:hanging="450"/>
              <w:rPr>
                <w:del w:id="10094" w:author="Alban Roche" w:date="2017-08-02T16:36:00Z"/>
              </w:rPr>
            </w:pPr>
            <w:del w:id="10095" w:author="Alban Roche" w:date="2017-08-02T16:36:00Z">
              <w:r w:rsidRPr="00BB4A3C" w:rsidDel="009453A7">
                <w:delText>10 seconds inactivity time out in download program</w:delText>
              </w:r>
              <w:r w:rsidDel="009453A7">
                <w:delText>.</w:delText>
              </w:r>
              <w:bookmarkStart w:id="10096" w:name="_Toc489459157"/>
              <w:bookmarkEnd w:id="10096"/>
            </w:del>
          </w:p>
          <w:p w14:paraId="7C037F50" w14:textId="05D96685" w:rsidR="00975CC4" w:rsidRPr="00BB4A3C" w:rsidDel="009453A7" w:rsidRDefault="00975CC4" w:rsidP="0059466D">
            <w:pPr>
              <w:pStyle w:val="TableBody"/>
              <w:numPr>
                <w:ilvl w:val="1"/>
                <w:numId w:val="136"/>
              </w:numPr>
              <w:ind w:left="1152" w:hanging="450"/>
              <w:rPr>
                <w:del w:id="10097" w:author="Alban Roche" w:date="2017-08-02T16:36:00Z"/>
              </w:rPr>
            </w:pPr>
            <w:del w:id="10098" w:author="Alban Roche" w:date="2017-08-02T16:36:00Z">
              <w:r w:rsidRPr="00BB4A3C" w:rsidDel="009453A7">
                <w:delText xml:space="preserve">Boot failures due to corrupted firmware images, either detected by </w:delText>
              </w:r>
              <w:r w:rsidDel="009453A7">
                <w:delText xml:space="preserve">the </w:delText>
              </w:r>
              <w:r w:rsidRPr="00BB4A3C" w:rsidDel="009453A7">
                <w:delText>primary boot image (PSI) or secondary boot image (SLB)</w:delText>
              </w:r>
              <w:r w:rsidDel="009453A7">
                <w:delText>.</w:delText>
              </w:r>
              <w:bookmarkStart w:id="10099" w:name="_Toc489459158"/>
              <w:bookmarkEnd w:id="10099"/>
            </w:del>
          </w:p>
          <w:p w14:paraId="2D3814BA" w14:textId="73FF1E73" w:rsidR="00975CC4" w:rsidRPr="00E81B6A" w:rsidDel="009453A7" w:rsidRDefault="00975CC4" w:rsidP="0059466D">
            <w:pPr>
              <w:pStyle w:val="TableBody"/>
              <w:numPr>
                <w:ilvl w:val="1"/>
                <w:numId w:val="136"/>
              </w:numPr>
              <w:ind w:left="1152" w:hanging="450"/>
              <w:rPr>
                <w:del w:id="10100" w:author="Alban Roche" w:date="2017-08-02T16:36:00Z"/>
              </w:rPr>
            </w:pPr>
            <w:del w:id="10101" w:author="Alban Roche" w:date="2017-08-02T16:36:00Z">
              <w:r w:rsidRPr="00BB4A3C" w:rsidDel="009453A7">
                <w:delText>Any exceptional failures in download program or boot-up images</w:delText>
              </w:r>
              <w:r w:rsidDel="009453A7">
                <w:delText>.</w:delText>
              </w:r>
              <w:bookmarkStart w:id="10102" w:name="_Toc489459159"/>
              <w:bookmarkEnd w:id="10102"/>
            </w:del>
          </w:p>
          <w:p w14:paraId="5B7FF65D" w14:textId="06A27000" w:rsidR="00975CC4" w:rsidRPr="00C41274" w:rsidDel="009453A7" w:rsidRDefault="00975CC4" w:rsidP="00166AF3">
            <w:pPr>
              <w:pStyle w:val="Indented"/>
              <w:rPr>
                <w:del w:id="10103" w:author="Alban Roche" w:date="2017-08-02T16:36:00Z"/>
                <w:u w:val="single"/>
              </w:rPr>
            </w:pPr>
            <w:del w:id="10104" w:author="Alban Roche" w:date="2017-08-02T16:36:00Z">
              <w:r w:rsidDel="009453A7">
                <w:delText xml:space="preserve">Five (5) </w:delText>
              </w:r>
              <w:r w:rsidRPr="00BB4A3C" w:rsidDel="009453A7">
                <w:delText xml:space="preserve">extra seconds </w:delText>
              </w:r>
              <w:r w:rsidDel="009453A7">
                <w:delText xml:space="preserve">of </w:delText>
              </w:r>
              <w:r w:rsidRPr="00BB4A3C" w:rsidDel="009453A7">
                <w:delText>delay happens before the reboot</w:delText>
              </w:r>
              <w:r w:rsidDel="009453A7">
                <w:delText xml:space="preserve"> for the second and third conditions</w:delText>
              </w:r>
              <w:r w:rsidRPr="00BB4A3C" w:rsidDel="009453A7">
                <w:delText>.</w:delText>
              </w:r>
              <w:r w:rsidDel="009453A7">
                <w:delText xml:space="preserve"> </w:delText>
              </w:r>
              <w:r w:rsidRPr="00BB4A3C" w:rsidDel="009453A7">
                <w:delText>A successful firmware download is required to recover the module.</w:delText>
              </w:r>
              <w:bookmarkStart w:id="10105" w:name="_Toc489459160"/>
              <w:bookmarkEnd w:id="10105"/>
            </w:del>
          </w:p>
        </w:tc>
        <w:bookmarkStart w:id="10106" w:name="_Toc489459161"/>
        <w:bookmarkEnd w:id="10106"/>
      </w:tr>
      <w:tr w:rsidR="00975CC4" w:rsidRPr="00671C8B" w:rsidDel="009453A7" w14:paraId="1D6EE4CB" w14:textId="364FA3E4" w:rsidTr="00166AF3">
        <w:trPr>
          <w:cantSplit w:val="0"/>
          <w:trHeight w:val="35"/>
          <w:del w:id="10107" w:author="Alban Roche" w:date="2017-08-02T16:36:00Z"/>
        </w:trPr>
        <w:tc>
          <w:tcPr>
            <w:tcW w:w="1728" w:type="dxa"/>
          </w:tcPr>
          <w:p w14:paraId="4BE52798" w14:textId="784239A2" w:rsidR="00975CC4" w:rsidRPr="00476E65" w:rsidDel="009453A7" w:rsidRDefault="00975CC4" w:rsidP="00166AF3">
            <w:pPr>
              <w:pStyle w:val="TableBody"/>
              <w:rPr>
                <w:del w:id="10108" w:author="Alban Roche" w:date="2017-08-02T16:36:00Z"/>
                <w:u w:val="single"/>
              </w:rPr>
            </w:pPr>
            <w:del w:id="10109" w:author="Alban Roche" w:date="2017-08-02T16:36:00Z">
              <w:r w:rsidRPr="00BB4A3C" w:rsidDel="009453A7">
                <w:rPr>
                  <w:u w:val="single"/>
                </w:rPr>
                <w:delText>Examples</w:delText>
              </w:r>
              <w:bookmarkStart w:id="10110" w:name="_Toc489459162"/>
              <w:bookmarkEnd w:id="10110"/>
            </w:del>
          </w:p>
        </w:tc>
        <w:tc>
          <w:tcPr>
            <w:tcW w:w="7560" w:type="dxa"/>
          </w:tcPr>
          <w:p w14:paraId="312CC398" w14:textId="55E7260A" w:rsidR="00975CC4" w:rsidRPr="00BB4A3C" w:rsidDel="009453A7" w:rsidRDefault="00975CC4" w:rsidP="00166AF3">
            <w:pPr>
              <w:pStyle w:val="TableBody"/>
              <w:rPr>
                <w:del w:id="10111" w:author="Alban Roche" w:date="2017-08-02T16:36:00Z"/>
                <w:b/>
              </w:rPr>
            </w:pPr>
            <w:del w:id="10112" w:author="Alban Roche" w:date="2017-08-02T16:36:00Z">
              <w:r w:rsidRPr="00BB4A3C" w:rsidDel="009453A7">
                <w:rPr>
                  <w:b/>
                </w:rPr>
                <w:delText>AT+BOOTDWLCFG=?</w:delText>
              </w:r>
              <w:bookmarkStart w:id="10113" w:name="_Toc489459163"/>
              <w:bookmarkEnd w:id="10113"/>
            </w:del>
          </w:p>
          <w:p w14:paraId="1D585BBD" w14:textId="03A043EF" w:rsidR="00975CC4" w:rsidRPr="00BB4A3C" w:rsidDel="009453A7" w:rsidRDefault="00975CC4" w:rsidP="00166AF3">
            <w:pPr>
              <w:pStyle w:val="TableBody"/>
              <w:rPr>
                <w:del w:id="10114" w:author="Alban Roche" w:date="2017-08-02T16:36:00Z"/>
                <w:b/>
              </w:rPr>
            </w:pPr>
            <w:del w:id="10115" w:author="Alban Roche" w:date="2017-08-02T16:36:00Z">
              <w:r w:rsidRPr="00BB4A3C" w:rsidDel="009453A7">
                <w:rPr>
                  <w:b/>
                </w:rPr>
                <w:delText>+BOOTDWLCFG: (0-3),(0-3),(0-10),(0-1)</w:delText>
              </w:r>
              <w:bookmarkStart w:id="10116" w:name="_Toc489459164"/>
              <w:bookmarkEnd w:id="10116"/>
            </w:del>
          </w:p>
          <w:p w14:paraId="61C41A01" w14:textId="58DDB0A6" w:rsidR="00975CC4" w:rsidRPr="00BB4A3C" w:rsidDel="009453A7" w:rsidRDefault="00975CC4" w:rsidP="00166AF3">
            <w:pPr>
              <w:pStyle w:val="TableBody"/>
              <w:rPr>
                <w:del w:id="10117" w:author="Alban Roche" w:date="2017-08-02T16:36:00Z"/>
                <w:b/>
              </w:rPr>
            </w:pPr>
            <w:del w:id="10118" w:author="Alban Roche" w:date="2017-08-02T16:36:00Z">
              <w:r w:rsidRPr="00BB4A3C" w:rsidDel="009453A7">
                <w:rPr>
                  <w:b/>
                </w:rPr>
                <w:delText>OK</w:delText>
              </w:r>
              <w:bookmarkStart w:id="10119" w:name="_Toc489459165"/>
              <w:bookmarkEnd w:id="10119"/>
            </w:del>
          </w:p>
          <w:p w14:paraId="3B2688FB" w14:textId="4BCEB95B" w:rsidR="00975CC4" w:rsidRPr="00E81B6A" w:rsidDel="009453A7" w:rsidRDefault="00975CC4" w:rsidP="00166AF3">
            <w:pPr>
              <w:pStyle w:val="TableBody"/>
              <w:rPr>
                <w:del w:id="10120" w:author="Alban Roche" w:date="2017-08-02T16:36:00Z"/>
                <w:sz w:val="14"/>
                <w:szCs w:val="14"/>
              </w:rPr>
            </w:pPr>
            <w:bookmarkStart w:id="10121" w:name="_Toc489459166"/>
            <w:bookmarkEnd w:id="10121"/>
          </w:p>
          <w:p w14:paraId="5061DF3F" w14:textId="0B266CBC" w:rsidR="00975CC4" w:rsidRPr="00BB4A3C" w:rsidDel="009453A7" w:rsidRDefault="00975CC4" w:rsidP="00166AF3">
            <w:pPr>
              <w:pStyle w:val="TableBody"/>
              <w:rPr>
                <w:del w:id="10122" w:author="Alban Roche" w:date="2017-08-02T16:36:00Z"/>
              </w:rPr>
            </w:pPr>
            <w:del w:id="10123" w:author="Alban Roche" w:date="2017-08-02T16:36:00Z">
              <w:r w:rsidRPr="00BB4A3C" w:rsidDel="009453A7">
                <w:delText>//default values after boot-up</w:delText>
              </w:r>
              <w:bookmarkStart w:id="10124" w:name="_Toc489459167"/>
              <w:bookmarkEnd w:id="10124"/>
            </w:del>
          </w:p>
          <w:p w14:paraId="55BE5A76" w14:textId="3B2CE1D0" w:rsidR="00975CC4" w:rsidRPr="00BB4A3C" w:rsidDel="009453A7" w:rsidRDefault="00975CC4" w:rsidP="00166AF3">
            <w:pPr>
              <w:pStyle w:val="TableBody"/>
              <w:rPr>
                <w:del w:id="10125" w:author="Alban Roche" w:date="2017-08-02T16:36:00Z"/>
                <w:b/>
              </w:rPr>
            </w:pPr>
            <w:del w:id="10126" w:author="Alban Roche" w:date="2017-08-02T16:36:00Z">
              <w:r w:rsidRPr="00BB4A3C" w:rsidDel="009453A7">
                <w:rPr>
                  <w:b/>
                </w:rPr>
                <w:delText>AT+BOOTDWLCFG?</w:delText>
              </w:r>
              <w:bookmarkStart w:id="10127" w:name="_Toc489459168"/>
              <w:bookmarkEnd w:id="10127"/>
            </w:del>
          </w:p>
          <w:p w14:paraId="02A15443" w14:textId="77ED1536" w:rsidR="00975CC4" w:rsidRPr="00BB4A3C" w:rsidDel="009453A7" w:rsidRDefault="00975CC4" w:rsidP="00166AF3">
            <w:pPr>
              <w:pStyle w:val="TableBody"/>
              <w:rPr>
                <w:del w:id="10128" w:author="Alban Roche" w:date="2017-08-02T16:36:00Z"/>
                <w:b/>
              </w:rPr>
            </w:pPr>
            <w:del w:id="10129" w:author="Alban Roche" w:date="2017-08-02T16:36:00Z">
              <w:r w:rsidRPr="00BB4A3C" w:rsidDel="009453A7">
                <w:rPr>
                  <w:b/>
                </w:rPr>
                <w:delText>+BOOTDWLCFG: 0,0,0</w:delText>
              </w:r>
              <w:bookmarkStart w:id="10130" w:name="_Toc489459169"/>
              <w:bookmarkEnd w:id="10130"/>
            </w:del>
          </w:p>
          <w:p w14:paraId="022A3754" w14:textId="6E1A36BA" w:rsidR="00975CC4" w:rsidRPr="00BB4A3C" w:rsidDel="009453A7" w:rsidRDefault="00975CC4" w:rsidP="00166AF3">
            <w:pPr>
              <w:pStyle w:val="TableBody"/>
              <w:rPr>
                <w:del w:id="10131" w:author="Alban Roche" w:date="2017-08-02T16:36:00Z"/>
                <w:b/>
              </w:rPr>
            </w:pPr>
            <w:del w:id="10132" w:author="Alban Roche" w:date="2017-08-02T16:36:00Z">
              <w:r w:rsidRPr="00BB4A3C" w:rsidDel="009453A7">
                <w:rPr>
                  <w:b/>
                </w:rPr>
                <w:delText>OK</w:delText>
              </w:r>
              <w:bookmarkStart w:id="10133" w:name="_Toc489459170"/>
              <w:bookmarkEnd w:id="10133"/>
            </w:del>
          </w:p>
          <w:p w14:paraId="289952B5" w14:textId="7EB2651E" w:rsidR="00975CC4" w:rsidRPr="00E81B6A" w:rsidDel="009453A7" w:rsidRDefault="00975CC4" w:rsidP="00166AF3">
            <w:pPr>
              <w:pStyle w:val="TableBody"/>
              <w:rPr>
                <w:del w:id="10134" w:author="Alban Roche" w:date="2017-08-02T16:36:00Z"/>
                <w:sz w:val="14"/>
                <w:szCs w:val="14"/>
              </w:rPr>
            </w:pPr>
            <w:bookmarkStart w:id="10135" w:name="_Toc489459171"/>
            <w:bookmarkEnd w:id="10135"/>
          </w:p>
          <w:p w14:paraId="1D06B548" w14:textId="13162520" w:rsidR="00975CC4" w:rsidRPr="00BB4A3C" w:rsidDel="009453A7" w:rsidRDefault="00975CC4" w:rsidP="00166AF3">
            <w:pPr>
              <w:pStyle w:val="TableBody"/>
              <w:rPr>
                <w:del w:id="10136" w:author="Alban Roche" w:date="2017-08-02T16:36:00Z"/>
              </w:rPr>
            </w:pPr>
            <w:del w:id="10137" w:author="Alban Roche" w:date="2017-08-02T16:36:00Z">
              <w:r w:rsidRPr="00BB4A3C" w:rsidDel="009453A7">
                <w:delText>&lt;USB enumeration time-out = 90s, USB link time-out = 90s&gt;</w:delText>
              </w:r>
              <w:bookmarkStart w:id="10138" w:name="_Toc489459172"/>
              <w:bookmarkEnd w:id="10138"/>
            </w:del>
          </w:p>
          <w:p w14:paraId="25653A96" w14:textId="7C91E93D" w:rsidR="00975CC4" w:rsidRPr="00BB4A3C" w:rsidDel="009453A7" w:rsidRDefault="00975CC4" w:rsidP="00166AF3">
            <w:pPr>
              <w:pStyle w:val="TableBody"/>
              <w:rPr>
                <w:del w:id="10139" w:author="Alban Roche" w:date="2017-08-02T16:36:00Z"/>
                <w:b/>
              </w:rPr>
            </w:pPr>
            <w:del w:id="10140" w:author="Alban Roche" w:date="2017-08-02T16:36:00Z">
              <w:r w:rsidRPr="00BB4A3C" w:rsidDel="009453A7">
                <w:rPr>
                  <w:b/>
                </w:rPr>
                <w:delText>AT+BOOTDWLCFG=3,3,0,0</w:delText>
              </w:r>
              <w:bookmarkStart w:id="10141" w:name="_Toc489459173"/>
              <w:bookmarkEnd w:id="10141"/>
            </w:del>
          </w:p>
          <w:p w14:paraId="37856582" w14:textId="1B129AF3" w:rsidR="00975CC4" w:rsidRPr="00BB4A3C" w:rsidDel="009453A7" w:rsidRDefault="00975CC4" w:rsidP="00166AF3">
            <w:pPr>
              <w:pStyle w:val="TableBody"/>
              <w:rPr>
                <w:del w:id="10142" w:author="Alban Roche" w:date="2017-08-02T16:36:00Z"/>
                <w:b/>
              </w:rPr>
            </w:pPr>
            <w:del w:id="10143" w:author="Alban Roche" w:date="2017-08-02T16:36:00Z">
              <w:r w:rsidRPr="00BB4A3C" w:rsidDel="009453A7">
                <w:rPr>
                  <w:b/>
                </w:rPr>
                <w:delText>OK</w:delText>
              </w:r>
              <w:bookmarkStart w:id="10144" w:name="_Toc489459174"/>
              <w:bookmarkEnd w:id="10144"/>
            </w:del>
          </w:p>
          <w:p w14:paraId="1393FDFA" w14:textId="33CF202A" w:rsidR="00975CC4" w:rsidRPr="00E81B6A" w:rsidDel="009453A7" w:rsidRDefault="00975CC4" w:rsidP="00166AF3">
            <w:pPr>
              <w:pStyle w:val="TableBody"/>
              <w:rPr>
                <w:del w:id="10145" w:author="Alban Roche" w:date="2017-08-02T16:36:00Z"/>
                <w:b/>
                <w:sz w:val="14"/>
                <w:szCs w:val="14"/>
              </w:rPr>
            </w:pPr>
            <w:bookmarkStart w:id="10146" w:name="_Toc489459175"/>
            <w:bookmarkEnd w:id="10146"/>
          </w:p>
          <w:p w14:paraId="2F8319D1" w14:textId="3E44FE77" w:rsidR="00975CC4" w:rsidRPr="00BB4A3C" w:rsidDel="009453A7" w:rsidRDefault="00975CC4" w:rsidP="00166AF3">
            <w:pPr>
              <w:pStyle w:val="TableBody"/>
              <w:rPr>
                <w:del w:id="10147" w:author="Alban Roche" w:date="2017-08-02T16:36:00Z"/>
                <w:b/>
              </w:rPr>
            </w:pPr>
            <w:del w:id="10148" w:author="Alban Roche" w:date="2017-08-02T16:36:00Z">
              <w:r w:rsidRPr="00BB4A3C" w:rsidDel="009453A7">
                <w:rPr>
                  <w:b/>
                </w:rPr>
                <w:delText>AT+BOOTDWLCFG?</w:delText>
              </w:r>
              <w:bookmarkStart w:id="10149" w:name="_Toc489459176"/>
              <w:bookmarkEnd w:id="10149"/>
            </w:del>
          </w:p>
          <w:p w14:paraId="53823107" w14:textId="57EF1013" w:rsidR="00975CC4" w:rsidRPr="00BB4A3C" w:rsidDel="009453A7" w:rsidRDefault="00975CC4" w:rsidP="00166AF3">
            <w:pPr>
              <w:pStyle w:val="TableBody"/>
              <w:rPr>
                <w:del w:id="10150" w:author="Alban Roche" w:date="2017-08-02T16:36:00Z"/>
                <w:b/>
              </w:rPr>
            </w:pPr>
            <w:del w:id="10151" w:author="Alban Roche" w:date="2017-08-02T16:36:00Z">
              <w:r w:rsidRPr="00BB4A3C" w:rsidDel="009453A7">
                <w:rPr>
                  <w:b/>
                </w:rPr>
                <w:delText>+BOOTDWLCFG: 3,3</w:delText>
              </w:r>
              <w:bookmarkStart w:id="10152" w:name="_Toc489459177"/>
              <w:bookmarkEnd w:id="10152"/>
            </w:del>
          </w:p>
          <w:p w14:paraId="449FCC09" w14:textId="3DE383A9" w:rsidR="00975CC4" w:rsidRPr="00BB4A3C" w:rsidDel="009453A7" w:rsidRDefault="00975CC4" w:rsidP="00166AF3">
            <w:pPr>
              <w:pStyle w:val="TableBody"/>
              <w:rPr>
                <w:del w:id="10153" w:author="Alban Roche" w:date="2017-08-02T16:36:00Z"/>
                <w:b/>
              </w:rPr>
            </w:pPr>
            <w:del w:id="10154" w:author="Alban Roche" w:date="2017-08-02T16:36:00Z">
              <w:r w:rsidRPr="00BB4A3C" w:rsidDel="009453A7">
                <w:rPr>
                  <w:b/>
                </w:rPr>
                <w:delText>OK</w:delText>
              </w:r>
              <w:bookmarkStart w:id="10155" w:name="_Toc489459178"/>
              <w:bookmarkEnd w:id="10155"/>
            </w:del>
          </w:p>
          <w:p w14:paraId="41633DBA" w14:textId="5C3EC92D" w:rsidR="00975CC4" w:rsidRPr="00E81B6A" w:rsidDel="009453A7" w:rsidRDefault="00975CC4" w:rsidP="00166AF3">
            <w:pPr>
              <w:pStyle w:val="TableBody"/>
              <w:rPr>
                <w:del w:id="10156" w:author="Alban Roche" w:date="2017-08-02T16:36:00Z"/>
                <w:b/>
                <w:sz w:val="14"/>
                <w:szCs w:val="14"/>
              </w:rPr>
            </w:pPr>
            <w:bookmarkStart w:id="10157" w:name="_Toc489459179"/>
            <w:bookmarkEnd w:id="10157"/>
          </w:p>
          <w:p w14:paraId="1743D4DA" w14:textId="1CE838C5" w:rsidR="00975CC4" w:rsidRPr="00BB4A3C" w:rsidDel="009453A7" w:rsidRDefault="00975CC4" w:rsidP="00166AF3">
            <w:pPr>
              <w:pStyle w:val="TableBody"/>
              <w:rPr>
                <w:del w:id="10158" w:author="Alban Roche" w:date="2017-08-02T16:36:00Z"/>
                <w:b/>
              </w:rPr>
            </w:pPr>
            <w:del w:id="10159" w:author="Alban Roche" w:date="2017-08-02T16:36:00Z">
              <w:r w:rsidRPr="00BB4A3C" w:rsidDel="009453A7">
                <w:rPr>
                  <w:b/>
                </w:rPr>
                <w:delText>AT+BOOTDWLCFG=3,3 or AT+CFUN=1,1</w:delText>
              </w:r>
              <w:bookmarkStart w:id="10160" w:name="_Toc489459180"/>
              <w:bookmarkEnd w:id="10160"/>
            </w:del>
          </w:p>
          <w:p w14:paraId="20495F3A" w14:textId="2B810DE8" w:rsidR="00975CC4" w:rsidRPr="00BB4A3C" w:rsidDel="009453A7" w:rsidRDefault="00975CC4" w:rsidP="00166AF3">
            <w:pPr>
              <w:pStyle w:val="TableBody"/>
              <w:rPr>
                <w:del w:id="10161" w:author="Alban Roche" w:date="2017-08-02T16:36:00Z"/>
                <w:b/>
              </w:rPr>
            </w:pPr>
            <w:del w:id="10162" w:author="Alban Roche" w:date="2017-08-02T16:36:00Z">
              <w:r w:rsidRPr="00BB4A3C" w:rsidDel="009453A7">
                <w:rPr>
                  <w:b/>
                </w:rPr>
                <w:delText>OK</w:delText>
              </w:r>
              <w:bookmarkStart w:id="10163" w:name="_Toc489459181"/>
              <w:bookmarkEnd w:id="10163"/>
            </w:del>
          </w:p>
          <w:p w14:paraId="39D6F81B" w14:textId="10FF5A45" w:rsidR="00975CC4" w:rsidRPr="00E81B6A" w:rsidDel="009453A7" w:rsidRDefault="00975CC4" w:rsidP="00166AF3">
            <w:pPr>
              <w:pStyle w:val="TableBody"/>
              <w:rPr>
                <w:del w:id="10164" w:author="Alban Roche" w:date="2017-08-02T16:36:00Z"/>
                <w:sz w:val="14"/>
                <w:szCs w:val="14"/>
              </w:rPr>
            </w:pPr>
            <w:bookmarkStart w:id="10165" w:name="_Toc489459182"/>
            <w:bookmarkEnd w:id="10165"/>
          </w:p>
          <w:p w14:paraId="06F8FAF4" w14:textId="6450369F" w:rsidR="00975CC4" w:rsidRPr="00BB4A3C" w:rsidDel="009453A7" w:rsidRDefault="00975CC4" w:rsidP="00166AF3">
            <w:pPr>
              <w:pStyle w:val="TableBody"/>
              <w:rPr>
                <w:del w:id="10166" w:author="Alban Roche" w:date="2017-08-02T16:36:00Z"/>
              </w:rPr>
            </w:pPr>
            <w:del w:id="10167" w:author="Alban Roche" w:date="2017-08-02T16:36:00Z">
              <w:r w:rsidRPr="00BB4A3C" w:rsidDel="009453A7">
                <w:delText>//module reboots for Firmware Download</w:delText>
              </w:r>
              <w:bookmarkStart w:id="10168" w:name="_Toc489459183"/>
              <w:bookmarkEnd w:id="10168"/>
            </w:del>
          </w:p>
          <w:p w14:paraId="18C01FA3" w14:textId="744C4FB8" w:rsidR="00975CC4" w:rsidRPr="00E81B6A" w:rsidDel="009453A7" w:rsidRDefault="00975CC4" w:rsidP="00166AF3">
            <w:pPr>
              <w:pStyle w:val="TableBody"/>
              <w:rPr>
                <w:del w:id="10169" w:author="Alban Roche" w:date="2017-08-02T16:36:00Z"/>
                <w:sz w:val="14"/>
                <w:szCs w:val="14"/>
              </w:rPr>
            </w:pPr>
            <w:bookmarkStart w:id="10170" w:name="_Toc489459184"/>
            <w:bookmarkEnd w:id="10170"/>
          </w:p>
          <w:p w14:paraId="1D8A5E26" w14:textId="741120A1" w:rsidR="00975CC4" w:rsidRPr="00BB4A3C" w:rsidDel="009453A7" w:rsidRDefault="00975CC4" w:rsidP="00166AF3">
            <w:pPr>
              <w:pStyle w:val="TableBody"/>
              <w:rPr>
                <w:del w:id="10171" w:author="Alban Roche" w:date="2017-08-02T16:36:00Z"/>
              </w:rPr>
            </w:pPr>
            <w:del w:id="10172" w:author="Alban Roche" w:date="2017-08-02T16:36:00Z">
              <w:r w:rsidRPr="00BB4A3C" w:rsidDel="009453A7">
                <w:delText>&lt;USB enumeration time-out = 3s, USB link time-out = 30s, reboot automatically&gt;</w:delText>
              </w:r>
              <w:bookmarkStart w:id="10173" w:name="_Toc489459185"/>
              <w:bookmarkEnd w:id="10173"/>
            </w:del>
          </w:p>
          <w:p w14:paraId="604A988B" w14:textId="1D73BAB6" w:rsidR="00975CC4" w:rsidRPr="00BB4A3C" w:rsidDel="009453A7" w:rsidRDefault="00975CC4" w:rsidP="00166AF3">
            <w:pPr>
              <w:pStyle w:val="TableBody"/>
              <w:rPr>
                <w:del w:id="10174" w:author="Alban Roche" w:date="2017-08-02T16:36:00Z"/>
                <w:b/>
              </w:rPr>
            </w:pPr>
            <w:del w:id="10175" w:author="Alban Roche" w:date="2017-08-02T16:36:00Z">
              <w:r w:rsidRPr="00BB4A3C" w:rsidDel="009453A7">
                <w:rPr>
                  <w:b/>
                </w:rPr>
                <w:delText>AT+BOOTDWLCFG=0,1</w:delText>
              </w:r>
              <w:bookmarkStart w:id="10176" w:name="_Toc489459186"/>
              <w:bookmarkEnd w:id="10176"/>
            </w:del>
          </w:p>
          <w:p w14:paraId="28CAE3F0" w14:textId="3D91BA9B" w:rsidR="00975CC4" w:rsidRPr="00BB4A3C" w:rsidDel="009453A7" w:rsidRDefault="00975CC4" w:rsidP="00166AF3">
            <w:pPr>
              <w:pStyle w:val="TableBody"/>
              <w:rPr>
                <w:del w:id="10177" w:author="Alban Roche" w:date="2017-08-02T16:36:00Z"/>
                <w:b/>
              </w:rPr>
            </w:pPr>
            <w:del w:id="10178" w:author="Alban Roche" w:date="2017-08-02T16:36:00Z">
              <w:r w:rsidRPr="00BB4A3C" w:rsidDel="009453A7">
                <w:rPr>
                  <w:b/>
                </w:rPr>
                <w:delText>OK</w:delText>
              </w:r>
              <w:bookmarkStart w:id="10179" w:name="_Toc489459187"/>
              <w:bookmarkEnd w:id="10179"/>
            </w:del>
          </w:p>
          <w:p w14:paraId="0A97470E" w14:textId="1AB0AF97" w:rsidR="00975CC4" w:rsidRPr="00E81B6A" w:rsidDel="009453A7" w:rsidRDefault="00975CC4" w:rsidP="00166AF3">
            <w:pPr>
              <w:pStyle w:val="TableBody"/>
              <w:rPr>
                <w:del w:id="10180" w:author="Alban Roche" w:date="2017-08-02T16:36:00Z"/>
                <w:sz w:val="14"/>
                <w:szCs w:val="14"/>
              </w:rPr>
            </w:pPr>
            <w:bookmarkStart w:id="10181" w:name="_Toc489459188"/>
            <w:bookmarkEnd w:id="10181"/>
          </w:p>
          <w:p w14:paraId="688DA7E5" w14:textId="30332CEF" w:rsidR="00975CC4" w:rsidRPr="00BB4A3C" w:rsidDel="009453A7" w:rsidRDefault="00975CC4" w:rsidP="00166AF3">
            <w:pPr>
              <w:pStyle w:val="TableBody"/>
              <w:rPr>
                <w:del w:id="10182" w:author="Alban Roche" w:date="2017-08-02T16:36:00Z"/>
              </w:rPr>
            </w:pPr>
            <w:del w:id="10183" w:author="Alban Roche" w:date="2017-08-02T16:36:00Z">
              <w:r w:rsidRPr="00BB4A3C" w:rsidDel="009453A7">
                <w:delText>//module reboots for Firmware Download</w:delText>
              </w:r>
              <w:bookmarkStart w:id="10184" w:name="_Toc489459189"/>
              <w:bookmarkEnd w:id="10184"/>
            </w:del>
          </w:p>
        </w:tc>
        <w:bookmarkStart w:id="10185" w:name="_Toc489459190"/>
        <w:bookmarkEnd w:id="10185"/>
      </w:tr>
    </w:tbl>
    <w:p w14:paraId="424C091A" w14:textId="1855106A" w:rsidR="00975CC4" w:rsidDel="009453A7" w:rsidRDefault="00975CC4" w:rsidP="0059466D">
      <w:pPr>
        <w:pStyle w:val="Heading2"/>
        <w:numPr>
          <w:ilvl w:val="1"/>
          <w:numId w:val="11"/>
        </w:numPr>
        <w:ind w:left="1080" w:hanging="1080"/>
        <w:rPr>
          <w:del w:id="10186" w:author="Alban Roche" w:date="2017-08-02T16:36:00Z"/>
        </w:rPr>
      </w:pPr>
      <w:bookmarkStart w:id="10187" w:name="_Ref462216758"/>
      <w:bookmarkStart w:id="10188" w:name="_Toc486251628"/>
      <w:commentRangeStart w:id="10189"/>
      <w:del w:id="10190" w:author="Alban Roche" w:date="2017-08-02T16:36:00Z">
        <w:r w:rsidDel="009453A7">
          <w:delText xml:space="preserve">+CALA </w:delText>
        </w:r>
        <w:r w:rsidRPr="00AE67EA" w:rsidDel="009453A7">
          <w:delText xml:space="preserve">Command: </w:delText>
        </w:r>
        <w:r w:rsidDel="009453A7">
          <w:delText>Set Alarm</w:delText>
        </w:r>
        <w:bookmarkEnd w:id="10187"/>
        <w:commentRangeEnd w:id="10189"/>
        <w:r w:rsidDel="009453A7">
          <w:rPr>
            <w:rStyle w:val="CommentReference"/>
            <w:rFonts w:ascii="Verdana" w:eastAsia="Times New Roman" w:hAnsi="Verdana" w:cs="Times New Roman"/>
            <w:b w:val="0"/>
            <w:lang w:eastAsia="en-US"/>
          </w:rPr>
          <w:commentReference w:id="10189"/>
        </w:r>
        <w:bookmarkStart w:id="10191" w:name="_Toc489459191"/>
        <w:bookmarkEnd w:id="10188"/>
        <w:bookmarkEnd w:id="10191"/>
      </w:del>
    </w:p>
    <w:p w14:paraId="7A05FD9D" w14:textId="635F2C28" w:rsidR="00975CC4" w:rsidRPr="00344B0D" w:rsidDel="009453A7" w:rsidRDefault="00975CC4" w:rsidP="00975CC4">
      <w:pPr>
        <w:pStyle w:val="Note"/>
        <w:keepNext/>
        <w:rPr>
          <w:del w:id="10192" w:author="Alban Roche" w:date="2017-08-02T16:36:00Z"/>
        </w:rPr>
      </w:pPr>
      <w:del w:id="10193" w:author="Alban Roche" w:date="2017-08-02T16:36:00Z">
        <w:r w:rsidDel="009453A7">
          <w:delText>F</w:delText>
        </w:r>
        <w:r w:rsidRPr="00893AA7" w:rsidDel="009453A7">
          <w:delText xml:space="preserve">or </w:delText>
        </w:r>
        <w:r w:rsidDel="009453A7">
          <w:delText>HL7618, HL7618RD, HL7648, HL7650, HL7690 and HL7692 only.</w:delText>
        </w:r>
        <w:bookmarkStart w:id="10194" w:name="_Toc489459192"/>
        <w:bookmarkEnd w:id="10194"/>
      </w:del>
    </w:p>
    <w:tbl>
      <w:tblPr>
        <w:tblStyle w:val="TableSWIleft"/>
        <w:tblW w:w="9288" w:type="dxa"/>
        <w:tblLayout w:type="fixed"/>
        <w:tblLook w:val="04A0" w:firstRow="1" w:lastRow="0" w:firstColumn="1" w:lastColumn="0" w:noHBand="0" w:noVBand="1"/>
      </w:tblPr>
      <w:tblGrid>
        <w:gridCol w:w="1728"/>
        <w:gridCol w:w="7560"/>
      </w:tblGrid>
      <w:tr w:rsidR="00975CC4" w:rsidRPr="00C41274" w:rsidDel="009453A7" w14:paraId="5EB3FEFF" w14:textId="465E7FDD" w:rsidTr="00166AF3">
        <w:trPr>
          <w:cnfStyle w:val="100000000000" w:firstRow="1" w:lastRow="0" w:firstColumn="0" w:lastColumn="0" w:oddVBand="0" w:evenVBand="0" w:oddHBand="0" w:evenHBand="0" w:firstRowFirstColumn="0" w:firstRowLastColumn="0" w:lastRowFirstColumn="0" w:lastRowLastColumn="0"/>
          <w:del w:id="10195" w:author="Alban Roche" w:date="2017-08-02T16:36:00Z"/>
        </w:trPr>
        <w:tc>
          <w:tcPr>
            <w:tcW w:w="9288" w:type="dxa"/>
            <w:gridSpan w:val="2"/>
          </w:tcPr>
          <w:p w14:paraId="52DF61B3" w14:textId="5CBFD515" w:rsidR="00975CC4" w:rsidRPr="00C41274" w:rsidDel="009453A7" w:rsidRDefault="00975CC4">
            <w:pPr>
              <w:pStyle w:val="TableRowHead"/>
              <w:spacing w:before="144" w:after="144"/>
              <w:rPr>
                <w:del w:id="10196" w:author="Alban Roche" w:date="2017-08-02T16:36:00Z"/>
                <w:bCs w:val="0"/>
              </w:rPr>
            </w:pPr>
            <w:del w:id="10197" w:author="Alban Roche" w:date="2017-08-02T16:36:00Z">
              <w:r w:rsidDel="009453A7">
                <w:delText>HL7618, HL7618RD, HL7648, HL7650, HL7690 and HL7692</w:delText>
              </w:r>
              <w:bookmarkStart w:id="10198" w:name="_Toc489459193"/>
              <w:bookmarkEnd w:id="10198"/>
            </w:del>
          </w:p>
        </w:tc>
        <w:bookmarkStart w:id="10199" w:name="_Toc489459194"/>
        <w:bookmarkEnd w:id="10199"/>
      </w:tr>
      <w:tr w:rsidR="00975CC4" w:rsidRPr="00C41274" w:rsidDel="009453A7" w14:paraId="37CBFCA0" w14:textId="5FBA117D" w:rsidTr="00166AF3">
        <w:trPr>
          <w:trHeight w:val="135"/>
          <w:del w:id="10200" w:author="Alban Roche" w:date="2017-08-02T16:36:00Z"/>
        </w:trPr>
        <w:tc>
          <w:tcPr>
            <w:tcW w:w="1728" w:type="dxa"/>
          </w:tcPr>
          <w:p w14:paraId="3A4A56DA" w14:textId="11EE3349" w:rsidR="00975CC4" w:rsidRPr="00C41274" w:rsidDel="009453A7" w:rsidRDefault="00975CC4" w:rsidP="00166AF3">
            <w:pPr>
              <w:pStyle w:val="TableBody"/>
              <w:keepNext/>
              <w:rPr>
                <w:del w:id="10201" w:author="Alban Roche" w:date="2017-08-02T16:36:00Z"/>
                <w:i/>
              </w:rPr>
            </w:pPr>
            <w:del w:id="10202" w:author="Alban Roche" w:date="2017-08-02T16:36:00Z">
              <w:r w:rsidRPr="00C41274" w:rsidDel="009453A7">
                <w:rPr>
                  <w:i/>
                </w:rPr>
                <w:delText>Test command</w:delText>
              </w:r>
              <w:bookmarkStart w:id="10203" w:name="_Toc489459195"/>
              <w:bookmarkEnd w:id="10203"/>
            </w:del>
          </w:p>
          <w:p w14:paraId="50F2B758" w14:textId="7A3222E6" w:rsidR="00975CC4" w:rsidRPr="00C41274" w:rsidDel="009453A7" w:rsidRDefault="00975CC4" w:rsidP="00166AF3">
            <w:pPr>
              <w:pStyle w:val="TableBody"/>
              <w:keepNext/>
              <w:rPr>
                <w:del w:id="10204" w:author="Alban Roche" w:date="2017-08-02T16:36:00Z"/>
              </w:rPr>
            </w:pPr>
            <w:bookmarkStart w:id="10205" w:name="_Toc489459196"/>
            <w:bookmarkEnd w:id="10205"/>
          </w:p>
          <w:p w14:paraId="0A70961F" w14:textId="5A82E60C" w:rsidR="00975CC4" w:rsidRPr="00C41274" w:rsidDel="009453A7" w:rsidRDefault="00975CC4" w:rsidP="00166AF3">
            <w:pPr>
              <w:pStyle w:val="TableBody"/>
              <w:keepNext/>
              <w:rPr>
                <w:del w:id="10206" w:author="Alban Roche" w:date="2017-08-02T16:36:00Z"/>
                <w:u w:val="single"/>
              </w:rPr>
            </w:pPr>
            <w:del w:id="10207" w:author="Alban Roche" w:date="2017-08-02T16:36:00Z">
              <w:r w:rsidRPr="00C41274" w:rsidDel="009453A7">
                <w:rPr>
                  <w:u w:val="single"/>
                </w:rPr>
                <w:delText>Syntax</w:delText>
              </w:r>
              <w:bookmarkStart w:id="10208" w:name="_Toc489459197"/>
              <w:bookmarkEnd w:id="10208"/>
            </w:del>
          </w:p>
          <w:p w14:paraId="1C3BCD00" w14:textId="6AAAD9AE" w:rsidR="00975CC4" w:rsidRPr="00C41274" w:rsidDel="009453A7" w:rsidRDefault="00975CC4" w:rsidP="00166AF3">
            <w:pPr>
              <w:pStyle w:val="TableBody"/>
              <w:keepNext/>
              <w:rPr>
                <w:del w:id="10209" w:author="Alban Roche" w:date="2017-08-02T16:36:00Z"/>
              </w:rPr>
            </w:pPr>
            <w:del w:id="10210" w:author="Alban Roche" w:date="2017-08-02T16:36:00Z">
              <w:r w:rsidRPr="00C41274" w:rsidDel="009453A7">
                <w:rPr>
                  <w:b/>
                </w:rPr>
                <w:delText>AT+CALA=?</w:delText>
              </w:r>
              <w:bookmarkStart w:id="10211" w:name="_Toc489459198"/>
              <w:bookmarkEnd w:id="10211"/>
            </w:del>
          </w:p>
        </w:tc>
        <w:tc>
          <w:tcPr>
            <w:tcW w:w="7560" w:type="dxa"/>
          </w:tcPr>
          <w:p w14:paraId="3D343325" w14:textId="376DD77B" w:rsidR="00975CC4" w:rsidRPr="00C41274" w:rsidDel="009453A7" w:rsidRDefault="00975CC4" w:rsidP="00166AF3">
            <w:pPr>
              <w:pStyle w:val="TableBody"/>
              <w:keepNext/>
              <w:rPr>
                <w:del w:id="10212" w:author="Alban Roche" w:date="2017-08-02T16:36:00Z"/>
                <w:u w:val="single"/>
              </w:rPr>
            </w:pPr>
            <w:bookmarkStart w:id="10213" w:name="_Toc489459199"/>
            <w:bookmarkEnd w:id="10213"/>
          </w:p>
          <w:p w14:paraId="169AEA7C" w14:textId="0BF05969" w:rsidR="00975CC4" w:rsidRPr="00C41274" w:rsidDel="009453A7" w:rsidRDefault="00975CC4" w:rsidP="00166AF3">
            <w:pPr>
              <w:pStyle w:val="TableBody"/>
              <w:keepNext/>
              <w:rPr>
                <w:del w:id="10214" w:author="Alban Roche" w:date="2017-08-02T16:36:00Z"/>
                <w:u w:val="single"/>
              </w:rPr>
            </w:pPr>
            <w:bookmarkStart w:id="10215" w:name="_Toc489459200"/>
            <w:bookmarkEnd w:id="10215"/>
          </w:p>
          <w:p w14:paraId="50225AEE" w14:textId="66E4C7D8" w:rsidR="00975CC4" w:rsidRPr="00C41274" w:rsidDel="009453A7" w:rsidRDefault="00975CC4" w:rsidP="00166AF3">
            <w:pPr>
              <w:pStyle w:val="TableBody"/>
              <w:keepNext/>
              <w:rPr>
                <w:del w:id="10216" w:author="Alban Roche" w:date="2017-08-02T16:36:00Z"/>
                <w:u w:val="single"/>
              </w:rPr>
            </w:pPr>
            <w:del w:id="10217" w:author="Alban Roche" w:date="2017-08-02T16:36:00Z">
              <w:r w:rsidRPr="00C41274" w:rsidDel="009453A7">
                <w:rPr>
                  <w:u w:val="single"/>
                </w:rPr>
                <w:delText>Response</w:delText>
              </w:r>
              <w:bookmarkStart w:id="10218" w:name="_Toc489459201"/>
              <w:bookmarkEnd w:id="10218"/>
            </w:del>
          </w:p>
          <w:p w14:paraId="51074C07" w14:textId="4C5ED44B" w:rsidR="00975CC4" w:rsidRPr="00C41274" w:rsidDel="009453A7" w:rsidRDefault="00975CC4" w:rsidP="00166AF3">
            <w:pPr>
              <w:pStyle w:val="TableBody"/>
              <w:keepNext/>
              <w:rPr>
                <w:del w:id="10219" w:author="Alban Roche" w:date="2017-08-02T16:36:00Z"/>
              </w:rPr>
            </w:pPr>
            <w:del w:id="10220" w:author="Alban Roche" w:date="2017-08-02T16:36:00Z">
              <w:r w:rsidRPr="00C41274" w:rsidDel="009453A7">
                <w:rPr>
                  <w:b/>
                </w:rPr>
                <w:delText xml:space="preserve">+CALA: </w:delText>
              </w:r>
              <w:r w:rsidRPr="009C7A4A" w:rsidDel="009453A7">
                <w:delText>(</w:delText>
              </w:r>
              <w:r w:rsidRPr="00671C8B" w:rsidDel="009453A7">
                <w:rPr>
                  <w:snapToGrid w:val="0"/>
                </w:rPr>
                <w:delText>"yy/MM/dd,hh:mm:ss</w:delText>
              </w:r>
              <w:r w:rsidDel="009453A7">
                <w:rPr>
                  <w:snapToGrid w:val="0"/>
                </w:rPr>
                <w:delText>"</w:delText>
              </w:r>
              <w:r w:rsidRPr="009C7A4A" w:rsidDel="009453A7">
                <w:delText>)</w:delText>
              </w:r>
              <w:r w:rsidDel="009453A7">
                <w:delText>,</w:delText>
              </w:r>
              <w:r w:rsidRPr="00C41274" w:rsidDel="009453A7">
                <w:delText xml:space="preserve">(list of supported </w:delText>
              </w:r>
              <w:r w:rsidRPr="00C41274" w:rsidDel="009453A7">
                <w:rPr>
                  <w:b/>
                </w:rPr>
                <w:delText>&lt;n&gt;</w:delText>
              </w:r>
              <w:r w:rsidRPr="00C41274" w:rsidDel="009453A7">
                <w:delText>s)</w:delText>
              </w:r>
              <w:bookmarkStart w:id="10221" w:name="_Toc489459202"/>
              <w:bookmarkEnd w:id="10221"/>
            </w:del>
          </w:p>
          <w:p w14:paraId="1FFC9424" w14:textId="2A8C342B" w:rsidR="00975CC4" w:rsidRPr="00C41274" w:rsidDel="009453A7" w:rsidRDefault="00975CC4" w:rsidP="00166AF3">
            <w:pPr>
              <w:pStyle w:val="TableBody"/>
              <w:rPr>
                <w:del w:id="10222" w:author="Alban Roche" w:date="2017-08-02T16:36:00Z"/>
              </w:rPr>
            </w:pPr>
            <w:del w:id="10223" w:author="Alban Roche" w:date="2017-08-02T16:36:00Z">
              <w:r w:rsidRPr="00C41274" w:rsidDel="009453A7">
                <w:rPr>
                  <w:b/>
                </w:rPr>
                <w:delText>OK</w:delText>
              </w:r>
              <w:bookmarkStart w:id="10224" w:name="_Toc489459203"/>
              <w:bookmarkEnd w:id="10224"/>
            </w:del>
          </w:p>
        </w:tc>
        <w:bookmarkStart w:id="10225" w:name="_Toc489459204"/>
        <w:bookmarkEnd w:id="10225"/>
      </w:tr>
      <w:tr w:rsidR="00975CC4" w:rsidRPr="00C41274" w:rsidDel="009453A7" w14:paraId="4F060872" w14:textId="418D03FF" w:rsidTr="00166AF3">
        <w:trPr>
          <w:trHeight w:val="42"/>
          <w:del w:id="10226" w:author="Alban Roche" w:date="2017-08-02T16:36:00Z"/>
        </w:trPr>
        <w:tc>
          <w:tcPr>
            <w:tcW w:w="1728" w:type="dxa"/>
          </w:tcPr>
          <w:p w14:paraId="27A74DE8" w14:textId="5D127A41" w:rsidR="00975CC4" w:rsidRPr="00C41274" w:rsidDel="009453A7" w:rsidRDefault="00975CC4" w:rsidP="00166AF3">
            <w:pPr>
              <w:pStyle w:val="TableBody"/>
              <w:rPr>
                <w:del w:id="10227" w:author="Alban Roche" w:date="2017-08-02T16:36:00Z"/>
                <w:i/>
              </w:rPr>
            </w:pPr>
            <w:del w:id="10228" w:author="Alban Roche" w:date="2017-08-02T16:36:00Z">
              <w:r w:rsidRPr="00C41274" w:rsidDel="009453A7">
                <w:rPr>
                  <w:i/>
                </w:rPr>
                <w:delText>Read command</w:delText>
              </w:r>
              <w:bookmarkStart w:id="10229" w:name="_Toc489459205"/>
              <w:bookmarkEnd w:id="10229"/>
            </w:del>
          </w:p>
          <w:p w14:paraId="58649792" w14:textId="28E907CD" w:rsidR="00975CC4" w:rsidRPr="00C41274" w:rsidDel="009453A7" w:rsidRDefault="00975CC4" w:rsidP="00166AF3">
            <w:pPr>
              <w:pStyle w:val="TableBody"/>
              <w:rPr>
                <w:del w:id="10230" w:author="Alban Roche" w:date="2017-08-02T16:36:00Z"/>
              </w:rPr>
            </w:pPr>
            <w:bookmarkStart w:id="10231" w:name="_Toc489459206"/>
            <w:bookmarkEnd w:id="10231"/>
          </w:p>
          <w:p w14:paraId="26179129" w14:textId="5227E9D7" w:rsidR="00975CC4" w:rsidRPr="00C41274" w:rsidDel="009453A7" w:rsidRDefault="00975CC4" w:rsidP="00166AF3">
            <w:pPr>
              <w:pStyle w:val="TableBody"/>
              <w:rPr>
                <w:del w:id="10232" w:author="Alban Roche" w:date="2017-08-02T16:36:00Z"/>
                <w:u w:val="single"/>
              </w:rPr>
            </w:pPr>
            <w:del w:id="10233" w:author="Alban Roche" w:date="2017-08-02T16:36:00Z">
              <w:r w:rsidRPr="00C41274" w:rsidDel="009453A7">
                <w:rPr>
                  <w:u w:val="single"/>
                </w:rPr>
                <w:delText>Syntax</w:delText>
              </w:r>
              <w:bookmarkStart w:id="10234" w:name="_Toc489459207"/>
              <w:bookmarkEnd w:id="10234"/>
            </w:del>
          </w:p>
          <w:p w14:paraId="7128928E" w14:textId="7A9971C6" w:rsidR="00975CC4" w:rsidRPr="00C41274" w:rsidDel="009453A7" w:rsidRDefault="00975CC4" w:rsidP="00166AF3">
            <w:pPr>
              <w:pStyle w:val="TableBody"/>
              <w:keepNext/>
              <w:rPr>
                <w:del w:id="10235" w:author="Alban Roche" w:date="2017-08-02T16:36:00Z"/>
                <w:i/>
              </w:rPr>
            </w:pPr>
            <w:del w:id="10236" w:author="Alban Roche" w:date="2017-08-02T16:36:00Z">
              <w:r w:rsidDel="009453A7">
                <w:rPr>
                  <w:b/>
                </w:rPr>
                <w:delText>AT+CALA?</w:delText>
              </w:r>
              <w:bookmarkStart w:id="10237" w:name="_Toc489459208"/>
              <w:bookmarkEnd w:id="10237"/>
            </w:del>
          </w:p>
        </w:tc>
        <w:tc>
          <w:tcPr>
            <w:tcW w:w="7560" w:type="dxa"/>
          </w:tcPr>
          <w:p w14:paraId="3C8B486C" w14:textId="6BAEA559" w:rsidR="00975CC4" w:rsidRPr="00C41274" w:rsidDel="009453A7" w:rsidRDefault="00975CC4" w:rsidP="00166AF3">
            <w:pPr>
              <w:pStyle w:val="TableBody"/>
              <w:rPr>
                <w:del w:id="10238" w:author="Alban Roche" w:date="2017-08-02T16:36:00Z"/>
                <w:u w:val="single"/>
              </w:rPr>
            </w:pPr>
            <w:bookmarkStart w:id="10239" w:name="_Toc489459209"/>
            <w:bookmarkEnd w:id="10239"/>
          </w:p>
          <w:p w14:paraId="4666345F" w14:textId="260A413E" w:rsidR="00975CC4" w:rsidRPr="00C41274" w:rsidDel="009453A7" w:rsidRDefault="00975CC4" w:rsidP="00166AF3">
            <w:pPr>
              <w:pStyle w:val="TableBody"/>
              <w:rPr>
                <w:del w:id="10240" w:author="Alban Roche" w:date="2017-08-02T16:36:00Z"/>
                <w:u w:val="single"/>
              </w:rPr>
            </w:pPr>
            <w:bookmarkStart w:id="10241" w:name="_Toc489459210"/>
            <w:bookmarkEnd w:id="10241"/>
          </w:p>
          <w:p w14:paraId="59F3F1E2" w14:textId="27D5FD7F" w:rsidR="00975CC4" w:rsidRPr="00C41274" w:rsidDel="009453A7" w:rsidRDefault="00975CC4" w:rsidP="00166AF3">
            <w:pPr>
              <w:pStyle w:val="TableBody"/>
              <w:rPr>
                <w:del w:id="10242" w:author="Alban Roche" w:date="2017-08-02T16:36:00Z"/>
                <w:u w:val="single"/>
              </w:rPr>
            </w:pPr>
            <w:del w:id="10243" w:author="Alban Roche" w:date="2017-08-02T16:36:00Z">
              <w:r w:rsidRPr="00C41274" w:rsidDel="009453A7">
                <w:rPr>
                  <w:u w:val="single"/>
                </w:rPr>
                <w:delText>Response</w:delText>
              </w:r>
              <w:bookmarkStart w:id="10244" w:name="_Toc489459211"/>
              <w:bookmarkEnd w:id="10244"/>
            </w:del>
          </w:p>
          <w:p w14:paraId="7E934EFA" w14:textId="35AC397F" w:rsidR="00975CC4" w:rsidRPr="00C41274" w:rsidDel="009453A7" w:rsidRDefault="00975CC4" w:rsidP="00166AF3">
            <w:pPr>
              <w:pStyle w:val="TableBody"/>
              <w:rPr>
                <w:del w:id="10245" w:author="Alban Roche" w:date="2017-08-02T16:36:00Z"/>
                <w:b/>
              </w:rPr>
            </w:pPr>
            <w:del w:id="10246" w:author="Alban Roche" w:date="2017-08-02T16:36:00Z">
              <w:r w:rsidRPr="00D21AD9" w:rsidDel="009453A7">
                <w:rPr>
                  <w:b/>
                  <w:snapToGrid w:val="0"/>
                </w:rPr>
                <w:delText>[+CALA: &lt;time&gt;,&lt;n&gt;]</w:delText>
              </w:r>
              <w:bookmarkStart w:id="10247" w:name="_Toc489459212"/>
              <w:bookmarkEnd w:id="10247"/>
            </w:del>
          </w:p>
          <w:p w14:paraId="7449D1E4" w14:textId="7F502AF5" w:rsidR="00975CC4" w:rsidRPr="00C41274" w:rsidDel="009453A7" w:rsidRDefault="00975CC4" w:rsidP="00166AF3">
            <w:pPr>
              <w:pStyle w:val="TableBody"/>
              <w:keepNext/>
              <w:rPr>
                <w:del w:id="10248" w:author="Alban Roche" w:date="2017-08-02T16:36:00Z"/>
                <w:u w:val="single"/>
              </w:rPr>
            </w:pPr>
            <w:del w:id="10249" w:author="Alban Roche" w:date="2017-08-02T16:36:00Z">
              <w:r w:rsidRPr="00C41274" w:rsidDel="009453A7">
                <w:rPr>
                  <w:b/>
                  <w:snapToGrid w:val="0"/>
                </w:rPr>
                <w:delText>OK</w:delText>
              </w:r>
              <w:bookmarkStart w:id="10250" w:name="_Toc489459213"/>
              <w:bookmarkEnd w:id="10250"/>
            </w:del>
          </w:p>
        </w:tc>
        <w:bookmarkStart w:id="10251" w:name="_Toc489459214"/>
        <w:bookmarkEnd w:id="10251"/>
      </w:tr>
      <w:tr w:rsidR="00975CC4" w:rsidRPr="00C41274" w:rsidDel="009453A7" w14:paraId="52C35C88" w14:textId="16954991" w:rsidTr="00166AF3">
        <w:trPr>
          <w:cantSplit w:val="0"/>
          <w:trHeight w:val="42"/>
          <w:del w:id="10252" w:author="Alban Roche" w:date="2017-08-02T16:36:00Z"/>
        </w:trPr>
        <w:tc>
          <w:tcPr>
            <w:tcW w:w="0" w:type="dxa"/>
          </w:tcPr>
          <w:p w14:paraId="357ED78E" w14:textId="60A9C89D" w:rsidR="00975CC4" w:rsidRPr="00C41274" w:rsidDel="009453A7" w:rsidRDefault="00975CC4" w:rsidP="00166AF3">
            <w:pPr>
              <w:pStyle w:val="TableBody"/>
              <w:rPr>
                <w:del w:id="10253" w:author="Alban Roche" w:date="2017-08-02T16:36:00Z"/>
                <w:i/>
              </w:rPr>
            </w:pPr>
            <w:del w:id="10254" w:author="Alban Roche" w:date="2017-08-02T16:36:00Z">
              <w:r w:rsidRPr="00C41274" w:rsidDel="009453A7">
                <w:rPr>
                  <w:i/>
                </w:rPr>
                <w:delText>Write command</w:delText>
              </w:r>
              <w:bookmarkStart w:id="10255" w:name="_Toc489459215"/>
              <w:bookmarkEnd w:id="10255"/>
            </w:del>
          </w:p>
          <w:p w14:paraId="5E2029C4" w14:textId="6C8208B9" w:rsidR="00975CC4" w:rsidRPr="00C41274" w:rsidDel="009453A7" w:rsidRDefault="00975CC4" w:rsidP="00166AF3">
            <w:pPr>
              <w:pStyle w:val="TableBody"/>
              <w:rPr>
                <w:del w:id="10256" w:author="Alban Roche" w:date="2017-08-02T16:36:00Z"/>
              </w:rPr>
            </w:pPr>
            <w:bookmarkStart w:id="10257" w:name="_Toc489459216"/>
            <w:bookmarkEnd w:id="10257"/>
          </w:p>
          <w:p w14:paraId="12EF337A" w14:textId="2B0E10F8" w:rsidR="00975CC4" w:rsidRPr="00C41274" w:rsidDel="009453A7" w:rsidRDefault="00975CC4" w:rsidP="00166AF3">
            <w:pPr>
              <w:pStyle w:val="TableBody"/>
              <w:rPr>
                <w:del w:id="10258" w:author="Alban Roche" w:date="2017-08-02T16:36:00Z"/>
                <w:u w:val="single"/>
              </w:rPr>
            </w:pPr>
            <w:del w:id="10259" w:author="Alban Roche" w:date="2017-08-02T16:36:00Z">
              <w:r w:rsidRPr="00C41274" w:rsidDel="009453A7">
                <w:rPr>
                  <w:u w:val="single"/>
                </w:rPr>
                <w:delText>Syntax</w:delText>
              </w:r>
              <w:bookmarkStart w:id="10260" w:name="_Toc489459217"/>
              <w:bookmarkEnd w:id="10260"/>
            </w:del>
          </w:p>
          <w:p w14:paraId="7D9678AD" w14:textId="11F265D1" w:rsidR="00975CC4" w:rsidRPr="00C41274" w:rsidDel="009453A7" w:rsidRDefault="00975CC4" w:rsidP="00166AF3">
            <w:pPr>
              <w:pStyle w:val="TableBody"/>
              <w:rPr>
                <w:del w:id="10261" w:author="Alban Roche" w:date="2017-08-02T16:36:00Z"/>
                <w:i/>
              </w:rPr>
            </w:pPr>
            <w:del w:id="10262" w:author="Alban Roche" w:date="2017-08-02T16:36:00Z">
              <w:r w:rsidRPr="00C41274" w:rsidDel="009453A7">
                <w:rPr>
                  <w:b/>
                </w:rPr>
                <w:delText>AT+CALA=</w:delText>
              </w:r>
              <w:r w:rsidDel="009453A7">
                <w:rPr>
                  <w:b/>
                </w:rPr>
                <w:br/>
              </w:r>
              <w:r w:rsidRPr="00C41274" w:rsidDel="009453A7">
                <w:rPr>
                  <w:b/>
                </w:rPr>
                <w:delText>&lt;time&gt;[,&lt;n&gt;]</w:delText>
              </w:r>
              <w:bookmarkStart w:id="10263" w:name="_Toc489459218"/>
              <w:bookmarkEnd w:id="10263"/>
            </w:del>
          </w:p>
        </w:tc>
        <w:tc>
          <w:tcPr>
            <w:tcW w:w="0" w:type="dxa"/>
          </w:tcPr>
          <w:p w14:paraId="10A08F3E" w14:textId="1B38ADF0" w:rsidR="00975CC4" w:rsidRPr="00C41274" w:rsidDel="009453A7" w:rsidRDefault="00975CC4" w:rsidP="00166AF3">
            <w:pPr>
              <w:pStyle w:val="TableBody"/>
              <w:rPr>
                <w:del w:id="10264" w:author="Alban Roche" w:date="2017-08-02T16:36:00Z"/>
                <w:u w:val="single"/>
              </w:rPr>
            </w:pPr>
            <w:bookmarkStart w:id="10265" w:name="_Toc489459219"/>
            <w:bookmarkEnd w:id="10265"/>
          </w:p>
          <w:p w14:paraId="7AA403E1" w14:textId="68758DB4" w:rsidR="00975CC4" w:rsidRPr="00C41274" w:rsidDel="009453A7" w:rsidRDefault="00975CC4" w:rsidP="00166AF3">
            <w:pPr>
              <w:pStyle w:val="TableBody"/>
              <w:rPr>
                <w:del w:id="10266" w:author="Alban Roche" w:date="2017-08-02T16:36:00Z"/>
                <w:u w:val="single"/>
              </w:rPr>
            </w:pPr>
            <w:bookmarkStart w:id="10267" w:name="_Toc489459220"/>
            <w:bookmarkEnd w:id="10267"/>
          </w:p>
          <w:p w14:paraId="0135BE16" w14:textId="62FEDCB3" w:rsidR="00975CC4" w:rsidRPr="00C41274" w:rsidDel="009453A7" w:rsidRDefault="00975CC4" w:rsidP="00166AF3">
            <w:pPr>
              <w:pStyle w:val="TableBody"/>
              <w:rPr>
                <w:del w:id="10268" w:author="Alban Roche" w:date="2017-08-02T16:36:00Z"/>
                <w:u w:val="single"/>
              </w:rPr>
            </w:pPr>
            <w:del w:id="10269" w:author="Alban Roche" w:date="2017-08-02T16:36:00Z">
              <w:r w:rsidRPr="00C41274" w:rsidDel="009453A7">
                <w:rPr>
                  <w:u w:val="single"/>
                </w:rPr>
                <w:delText>Response</w:delText>
              </w:r>
              <w:bookmarkStart w:id="10270" w:name="_Toc489459221"/>
              <w:bookmarkEnd w:id="10270"/>
            </w:del>
          </w:p>
          <w:p w14:paraId="05CA027A" w14:textId="62AEF965" w:rsidR="00975CC4" w:rsidRPr="00C41274" w:rsidDel="009453A7" w:rsidRDefault="00975CC4" w:rsidP="00166AF3">
            <w:pPr>
              <w:pStyle w:val="TableBody"/>
              <w:rPr>
                <w:del w:id="10271" w:author="Alban Roche" w:date="2017-08-02T16:36:00Z"/>
                <w:b/>
                <w:snapToGrid w:val="0"/>
              </w:rPr>
            </w:pPr>
            <w:del w:id="10272" w:author="Alban Roche" w:date="2017-08-02T16:36:00Z">
              <w:r w:rsidRPr="00C41274" w:rsidDel="009453A7">
                <w:rPr>
                  <w:b/>
                  <w:snapToGrid w:val="0"/>
                </w:rPr>
                <w:delText>OK</w:delText>
              </w:r>
              <w:bookmarkStart w:id="10273" w:name="_Toc489459222"/>
              <w:bookmarkEnd w:id="10273"/>
            </w:del>
          </w:p>
          <w:p w14:paraId="31CDA371" w14:textId="6DA28310" w:rsidR="00975CC4" w:rsidDel="009453A7" w:rsidRDefault="00975CC4" w:rsidP="00166AF3">
            <w:pPr>
              <w:pStyle w:val="TableBody"/>
              <w:rPr>
                <w:del w:id="10274" w:author="Alban Roche" w:date="2017-08-02T16:36:00Z"/>
              </w:rPr>
            </w:pPr>
            <w:bookmarkStart w:id="10275" w:name="_Toc489459223"/>
            <w:bookmarkEnd w:id="10275"/>
          </w:p>
          <w:p w14:paraId="3903EFF7" w14:textId="0105E313" w:rsidR="00975CC4" w:rsidRPr="00C223DC" w:rsidDel="009453A7" w:rsidRDefault="00975CC4" w:rsidP="00166AF3">
            <w:pPr>
              <w:pStyle w:val="TableBody"/>
              <w:rPr>
                <w:del w:id="10276" w:author="Alban Roche" w:date="2017-08-02T16:36:00Z"/>
              </w:rPr>
            </w:pPr>
            <w:del w:id="10277" w:author="Alban Roche" w:date="2017-08-02T16:36:00Z">
              <w:r w:rsidRPr="00C223DC" w:rsidDel="009453A7">
                <w:delText>or</w:delText>
              </w:r>
              <w:bookmarkStart w:id="10278" w:name="_Toc489459224"/>
              <w:bookmarkEnd w:id="10278"/>
            </w:del>
          </w:p>
          <w:p w14:paraId="67199CF9" w14:textId="41A59313" w:rsidR="00975CC4" w:rsidDel="009453A7" w:rsidRDefault="00975CC4" w:rsidP="00166AF3">
            <w:pPr>
              <w:pStyle w:val="TableBody"/>
              <w:rPr>
                <w:del w:id="10279" w:author="Alban Roche" w:date="2017-08-02T16:36:00Z"/>
                <w:b/>
                <w:bCs/>
              </w:rPr>
            </w:pPr>
            <w:del w:id="10280" w:author="Alban Roche" w:date="2017-08-02T16:36:00Z">
              <w:r w:rsidRPr="00C223DC" w:rsidDel="009453A7">
                <w:rPr>
                  <w:b/>
                  <w:bCs/>
                </w:rPr>
                <w:delText>+CME ERROR: &lt;err&gt;</w:delText>
              </w:r>
              <w:bookmarkStart w:id="10281" w:name="_Toc489459225"/>
              <w:bookmarkEnd w:id="10281"/>
            </w:del>
          </w:p>
          <w:p w14:paraId="5CA7F47E" w14:textId="0808237C" w:rsidR="00975CC4" w:rsidRPr="00C41274" w:rsidDel="009453A7" w:rsidRDefault="00975CC4" w:rsidP="00166AF3">
            <w:pPr>
              <w:pStyle w:val="TableBody"/>
              <w:rPr>
                <w:del w:id="10282" w:author="Alban Roche" w:date="2017-08-02T16:36:00Z"/>
              </w:rPr>
            </w:pPr>
            <w:bookmarkStart w:id="10283" w:name="_Toc489459226"/>
            <w:bookmarkEnd w:id="10283"/>
          </w:p>
          <w:p w14:paraId="325B5F2A" w14:textId="09B5CED8" w:rsidR="00975CC4" w:rsidRPr="00C41274" w:rsidDel="009453A7" w:rsidRDefault="00975CC4" w:rsidP="00166AF3">
            <w:pPr>
              <w:pStyle w:val="TableBody"/>
              <w:rPr>
                <w:del w:id="10284" w:author="Alban Roche" w:date="2017-08-02T16:36:00Z"/>
                <w:u w:val="single"/>
              </w:rPr>
            </w:pPr>
            <w:del w:id="10285" w:author="Alban Roche" w:date="2017-08-02T16:36:00Z">
              <w:r w:rsidRPr="00C41274" w:rsidDel="009453A7">
                <w:rPr>
                  <w:u w:val="single"/>
                </w:rPr>
                <w:delText>Parameters</w:delText>
              </w:r>
              <w:bookmarkStart w:id="10286" w:name="_Toc489459227"/>
              <w:bookmarkEnd w:id="10286"/>
            </w:del>
          </w:p>
          <w:p w14:paraId="765E9C7B" w14:textId="527D01F6" w:rsidR="00975CC4" w:rsidDel="009453A7" w:rsidRDefault="00975CC4" w:rsidP="00166AF3">
            <w:pPr>
              <w:pStyle w:val="TableBody"/>
              <w:ind w:left="1097" w:hanging="1097"/>
              <w:rPr>
                <w:del w:id="10287" w:author="Alban Roche" w:date="2017-08-02T16:36:00Z"/>
                <w:snapToGrid w:val="0"/>
              </w:rPr>
            </w:pPr>
            <w:del w:id="10288" w:author="Alban Roche" w:date="2017-08-02T16:36:00Z">
              <w:r w:rsidRPr="00C41274" w:rsidDel="009453A7">
                <w:rPr>
                  <w:b/>
                  <w:snapToGrid w:val="0"/>
                </w:rPr>
                <w:delText>&lt;time&gt;</w:delText>
              </w:r>
              <w:r w:rsidDel="009453A7">
                <w:rPr>
                  <w:snapToGrid w:val="0"/>
                </w:rPr>
                <w:tab/>
              </w:r>
              <w:r w:rsidRPr="00671C8B" w:rsidDel="009453A7">
                <w:delText>S</w:delText>
              </w:r>
              <w:r w:rsidRPr="00671C8B" w:rsidDel="009453A7">
                <w:rPr>
                  <w:snapToGrid w:val="0"/>
                </w:rPr>
                <w:delText>tring type value</w:delText>
              </w:r>
              <w:r w:rsidDel="009453A7">
                <w:rPr>
                  <w:snapToGrid w:val="0"/>
                </w:rPr>
                <w:delText xml:space="preserve">with format </w:delText>
              </w:r>
              <w:r w:rsidRPr="00671C8B" w:rsidDel="009453A7">
                <w:rPr>
                  <w:snapToGrid w:val="0"/>
                </w:rPr>
                <w:delText>"yy/MM/dd,hh:mm:ss", where characters indicate year (last two digi</w:delText>
              </w:r>
              <w:r w:rsidDel="009453A7">
                <w:rPr>
                  <w:snapToGrid w:val="0"/>
                </w:rPr>
                <w:delText xml:space="preserve">ts), month, day, hour, minutes and </w:delText>
              </w:r>
              <w:r w:rsidRPr="00671C8B" w:rsidDel="009453A7">
                <w:rPr>
                  <w:snapToGrid w:val="0"/>
                </w:rPr>
                <w:delText>seconds</w:delText>
              </w:r>
              <w:bookmarkStart w:id="10289" w:name="_Toc489459228"/>
              <w:bookmarkEnd w:id="10289"/>
            </w:del>
          </w:p>
          <w:p w14:paraId="26A60CCD" w14:textId="20C11183" w:rsidR="00975CC4" w:rsidDel="009453A7" w:rsidRDefault="00975CC4" w:rsidP="00166AF3">
            <w:pPr>
              <w:pStyle w:val="TableBody"/>
              <w:rPr>
                <w:del w:id="10290" w:author="Alban Roche" w:date="2017-08-02T16:36:00Z"/>
                <w:b/>
                <w:snapToGrid w:val="0"/>
              </w:rPr>
            </w:pPr>
            <w:bookmarkStart w:id="10291" w:name="_Toc489459229"/>
            <w:bookmarkEnd w:id="10291"/>
          </w:p>
          <w:p w14:paraId="4B45E086" w14:textId="2BB9EBBC" w:rsidR="00975CC4" w:rsidRPr="002E4F33" w:rsidDel="009453A7" w:rsidRDefault="00975CC4" w:rsidP="00166AF3">
            <w:pPr>
              <w:pStyle w:val="TableBody"/>
              <w:rPr>
                <w:del w:id="10292" w:author="Alban Roche" w:date="2017-08-02T16:36:00Z"/>
                <w:snapToGrid w:val="0"/>
              </w:rPr>
            </w:pPr>
            <w:del w:id="10293" w:author="Alban Roche" w:date="2017-08-02T16:36:00Z">
              <w:r w:rsidRPr="00505210" w:rsidDel="009453A7">
                <w:rPr>
                  <w:b/>
                  <w:snapToGrid w:val="0"/>
                </w:rPr>
                <w:delText>&lt;n&gt;</w:delText>
              </w:r>
              <w:r w:rsidRPr="00505210" w:rsidDel="009453A7">
                <w:rPr>
                  <w:snapToGrid w:val="0"/>
                </w:rPr>
                <w:tab/>
              </w:r>
              <w:r w:rsidRPr="00505210" w:rsidDel="009453A7">
                <w:rPr>
                  <w:snapToGrid w:val="0"/>
                </w:rPr>
                <w:tab/>
              </w:r>
              <w:r w:rsidDel="009453A7">
                <w:rPr>
                  <w:snapToGrid w:val="0"/>
                </w:rPr>
                <w:delText>A</w:delText>
              </w:r>
              <w:r w:rsidRPr="00505210" w:rsidDel="009453A7">
                <w:rPr>
                  <w:snapToGrid w:val="0"/>
                </w:rPr>
                <w:delText>larm</w:delText>
              </w:r>
              <w:r w:rsidDel="009453A7">
                <w:rPr>
                  <w:snapToGrid w:val="0"/>
                </w:rPr>
                <w:delText xml:space="preserve"> index</w:delText>
              </w:r>
              <w:bookmarkStart w:id="10294" w:name="_Toc489459230"/>
              <w:bookmarkEnd w:id="10294"/>
            </w:del>
          </w:p>
        </w:tc>
        <w:bookmarkStart w:id="10295" w:name="_Toc489459231"/>
        <w:bookmarkEnd w:id="10295"/>
      </w:tr>
      <w:tr w:rsidR="00975CC4" w:rsidRPr="00C41274" w:rsidDel="009453A7" w14:paraId="78383A42" w14:textId="44F328D8" w:rsidTr="00166AF3">
        <w:trPr>
          <w:trHeight w:val="42"/>
          <w:del w:id="10296" w:author="Alban Roche" w:date="2017-08-02T16:36:00Z"/>
        </w:trPr>
        <w:tc>
          <w:tcPr>
            <w:tcW w:w="1728" w:type="dxa"/>
          </w:tcPr>
          <w:p w14:paraId="2BC19DCE" w14:textId="7BB09496" w:rsidR="00975CC4" w:rsidRPr="00C41274" w:rsidDel="009453A7" w:rsidRDefault="00975CC4" w:rsidP="00166AF3">
            <w:pPr>
              <w:pStyle w:val="TableBody"/>
              <w:rPr>
                <w:del w:id="10297" w:author="Alban Roche" w:date="2017-08-02T16:36:00Z"/>
                <w:i/>
              </w:rPr>
            </w:pPr>
            <w:del w:id="10298" w:author="Alban Roche" w:date="2017-08-02T16:36:00Z">
              <w:r w:rsidRPr="00D547D0" w:rsidDel="009453A7">
                <w:rPr>
                  <w:i/>
                </w:rPr>
                <w:delText>Unsolicited Notification</w:delText>
              </w:r>
              <w:bookmarkStart w:id="10299" w:name="_Toc489459232"/>
              <w:bookmarkEnd w:id="10299"/>
            </w:del>
          </w:p>
        </w:tc>
        <w:tc>
          <w:tcPr>
            <w:tcW w:w="7560" w:type="dxa"/>
          </w:tcPr>
          <w:p w14:paraId="3DCFBDDB" w14:textId="22AA3D6E" w:rsidR="00975CC4" w:rsidRPr="00D547D0" w:rsidDel="009453A7" w:rsidRDefault="00975CC4" w:rsidP="00166AF3">
            <w:pPr>
              <w:autoSpaceDE w:val="0"/>
              <w:autoSpaceDN w:val="0"/>
              <w:rPr>
                <w:del w:id="10300" w:author="Alban Roche" w:date="2017-08-02T16:36:00Z"/>
                <w:rFonts w:cs="Arial"/>
                <w:szCs w:val="18"/>
                <w:u w:val="single"/>
              </w:rPr>
            </w:pPr>
            <w:del w:id="10301" w:author="Alban Roche" w:date="2017-08-02T16:36:00Z">
              <w:r w:rsidRPr="00D547D0" w:rsidDel="009453A7">
                <w:rPr>
                  <w:rFonts w:cs="Arial"/>
                  <w:szCs w:val="18"/>
                  <w:u w:val="single"/>
                </w:rPr>
                <w:delText>Response</w:delText>
              </w:r>
              <w:bookmarkStart w:id="10302" w:name="_Toc489459233"/>
              <w:bookmarkEnd w:id="10302"/>
            </w:del>
          </w:p>
          <w:p w14:paraId="65B3421D" w14:textId="7052CA36" w:rsidR="00975CC4" w:rsidDel="009453A7" w:rsidRDefault="00975CC4" w:rsidP="00166AF3">
            <w:pPr>
              <w:pStyle w:val="TableBody"/>
              <w:rPr>
                <w:del w:id="10303" w:author="Alban Roche" w:date="2017-08-02T16:36:00Z"/>
                <w:b/>
              </w:rPr>
            </w:pPr>
            <w:del w:id="10304" w:author="Alban Roche" w:date="2017-08-02T16:36:00Z">
              <w:r w:rsidRPr="00D547D0" w:rsidDel="009453A7">
                <w:rPr>
                  <w:b/>
                </w:rPr>
                <w:delText>+</w:delText>
              </w:r>
              <w:r w:rsidDel="009453A7">
                <w:rPr>
                  <w:b/>
                </w:rPr>
                <w:delText>CALV</w:delText>
              </w:r>
              <w:r w:rsidRPr="00D547D0" w:rsidDel="009453A7">
                <w:rPr>
                  <w:b/>
                </w:rPr>
                <w:delText>: &lt;</w:delText>
              </w:r>
              <w:r w:rsidDel="009453A7">
                <w:rPr>
                  <w:b/>
                </w:rPr>
                <w:delText>value</w:delText>
              </w:r>
              <w:r w:rsidRPr="00D547D0" w:rsidDel="009453A7">
                <w:rPr>
                  <w:b/>
                </w:rPr>
                <w:delText>&gt;</w:delText>
              </w:r>
              <w:bookmarkStart w:id="10305" w:name="_Toc489459234"/>
              <w:bookmarkEnd w:id="10305"/>
            </w:del>
          </w:p>
          <w:p w14:paraId="28FC3E49" w14:textId="33245FBF" w:rsidR="00975CC4" w:rsidDel="009453A7" w:rsidRDefault="00975CC4" w:rsidP="00166AF3">
            <w:pPr>
              <w:pStyle w:val="TableBody"/>
              <w:rPr>
                <w:del w:id="10306" w:author="Alban Roche" w:date="2017-08-02T16:36:00Z"/>
                <w:b/>
              </w:rPr>
            </w:pPr>
            <w:bookmarkStart w:id="10307" w:name="_Toc489459235"/>
            <w:bookmarkEnd w:id="10307"/>
          </w:p>
          <w:p w14:paraId="6FEE31A3" w14:textId="01612AAE" w:rsidR="00975CC4" w:rsidRPr="00C41274" w:rsidDel="009453A7" w:rsidRDefault="00975CC4" w:rsidP="00166AF3">
            <w:pPr>
              <w:pStyle w:val="TableBody"/>
              <w:rPr>
                <w:del w:id="10308" w:author="Alban Roche" w:date="2017-08-02T16:36:00Z"/>
                <w:u w:val="single"/>
              </w:rPr>
            </w:pPr>
            <w:del w:id="10309" w:author="Alban Roche" w:date="2017-08-02T16:36:00Z">
              <w:r w:rsidDel="009453A7">
                <w:rPr>
                  <w:u w:val="single"/>
                </w:rPr>
                <w:delText>Parameter</w:delText>
              </w:r>
              <w:bookmarkStart w:id="10310" w:name="_Toc489459236"/>
              <w:bookmarkEnd w:id="10310"/>
            </w:del>
          </w:p>
          <w:p w14:paraId="1FF3201F" w14:textId="39F0E3D9" w:rsidR="00975CC4" w:rsidDel="009453A7" w:rsidRDefault="00975CC4" w:rsidP="00166AF3">
            <w:pPr>
              <w:pStyle w:val="TableBody"/>
              <w:rPr>
                <w:del w:id="10311" w:author="Alban Roche" w:date="2017-08-02T16:36:00Z"/>
                <w:b/>
              </w:rPr>
            </w:pPr>
            <w:del w:id="10312" w:author="Alban Roche" w:date="2017-08-02T16:36:00Z">
              <w:r w:rsidDel="009453A7">
                <w:rPr>
                  <w:b/>
                </w:rPr>
                <w:delText>&lt;value&gt;</w:delText>
              </w:r>
              <w:r w:rsidRPr="002E4F33" w:rsidDel="009453A7">
                <w:tab/>
                <w:delText>Alarm state</w:delText>
              </w:r>
              <w:bookmarkStart w:id="10313" w:name="_Toc489459237"/>
              <w:bookmarkEnd w:id="10313"/>
            </w:del>
          </w:p>
          <w:p w14:paraId="4D23F9F0" w14:textId="698596B2" w:rsidR="00975CC4" w:rsidRPr="00C41274" w:rsidDel="009453A7" w:rsidRDefault="00975CC4" w:rsidP="00166AF3">
            <w:pPr>
              <w:pStyle w:val="TableBody"/>
              <w:rPr>
                <w:del w:id="10314" w:author="Alban Roche" w:date="2017-08-02T16:36:00Z"/>
                <w:u w:val="single"/>
              </w:rPr>
            </w:pPr>
            <w:del w:id="10315" w:author="Alban Roche" w:date="2017-08-02T16:36:00Z">
              <w:r w:rsidDel="009453A7">
                <w:delText>1</w:delText>
              </w:r>
              <w:r w:rsidDel="009453A7">
                <w:tab/>
                <w:delText>Alarm is enabled</w:delText>
              </w:r>
              <w:bookmarkStart w:id="10316" w:name="_Toc489459238"/>
              <w:bookmarkEnd w:id="10316"/>
            </w:del>
          </w:p>
        </w:tc>
        <w:bookmarkStart w:id="10317" w:name="_Toc489459239"/>
        <w:bookmarkEnd w:id="10317"/>
      </w:tr>
      <w:tr w:rsidR="00975CC4" w:rsidRPr="00C41274" w:rsidDel="009453A7" w14:paraId="3C8448BF" w14:textId="543D78DE" w:rsidTr="00166AF3">
        <w:trPr>
          <w:trHeight w:val="42"/>
          <w:del w:id="10318" w:author="Alban Roche" w:date="2017-08-02T16:36:00Z"/>
        </w:trPr>
        <w:tc>
          <w:tcPr>
            <w:tcW w:w="1728" w:type="dxa"/>
          </w:tcPr>
          <w:p w14:paraId="20200085" w14:textId="2F9BF022" w:rsidR="00975CC4" w:rsidRPr="00D547D0" w:rsidDel="009453A7" w:rsidRDefault="00975CC4" w:rsidP="00166AF3">
            <w:pPr>
              <w:pStyle w:val="TableBody"/>
              <w:rPr>
                <w:del w:id="10319" w:author="Alban Roche" w:date="2017-08-02T16:36:00Z"/>
                <w:u w:val="single"/>
              </w:rPr>
            </w:pPr>
            <w:del w:id="10320" w:author="Alban Roche" w:date="2017-08-02T16:36:00Z">
              <w:r w:rsidRPr="00D547D0" w:rsidDel="009453A7">
                <w:rPr>
                  <w:u w:val="single"/>
                </w:rPr>
                <w:delText>Reference</w:delText>
              </w:r>
              <w:bookmarkStart w:id="10321" w:name="_Toc489459240"/>
              <w:bookmarkEnd w:id="10321"/>
            </w:del>
          </w:p>
          <w:p w14:paraId="06C0C29D" w14:textId="28E2E8FB" w:rsidR="00975CC4" w:rsidRPr="00D547D0" w:rsidDel="009453A7" w:rsidRDefault="00975CC4" w:rsidP="00166AF3">
            <w:pPr>
              <w:pStyle w:val="TableBody"/>
              <w:rPr>
                <w:del w:id="10322" w:author="Alban Roche" w:date="2017-08-02T16:36:00Z"/>
                <w:i/>
              </w:rPr>
            </w:pPr>
            <w:del w:id="10323" w:author="Alban Roche" w:date="2017-08-02T16:36:00Z">
              <w:r w:rsidRPr="00D547D0" w:rsidDel="009453A7">
                <w:delText>Sierra Wireless Proprietary</w:delText>
              </w:r>
              <w:bookmarkStart w:id="10324" w:name="_Toc489459241"/>
              <w:bookmarkEnd w:id="10324"/>
            </w:del>
          </w:p>
        </w:tc>
        <w:tc>
          <w:tcPr>
            <w:tcW w:w="7560" w:type="dxa"/>
          </w:tcPr>
          <w:p w14:paraId="2BF6C1C6" w14:textId="2C8C53C2" w:rsidR="00975CC4" w:rsidRPr="00C21FBF" w:rsidDel="009453A7" w:rsidRDefault="00975CC4" w:rsidP="00166AF3">
            <w:pPr>
              <w:pStyle w:val="TableBody"/>
              <w:rPr>
                <w:del w:id="10325" w:author="Alban Roche" w:date="2017-08-02T16:36:00Z"/>
                <w:u w:val="single"/>
              </w:rPr>
            </w:pPr>
            <w:del w:id="10326" w:author="Alban Roche" w:date="2017-08-02T16:36:00Z">
              <w:r w:rsidRPr="003A731B" w:rsidDel="009453A7">
                <w:rPr>
                  <w:u w:val="single"/>
                </w:rPr>
                <w:delText>Notes</w:delText>
              </w:r>
              <w:bookmarkStart w:id="10327" w:name="_Toc489459242"/>
              <w:bookmarkEnd w:id="10327"/>
            </w:del>
          </w:p>
          <w:p w14:paraId="3474A05F" w14:textId="471E4BDF" w:rsidR="00975CC4" w:rsidDel="009453A7" w:rsidRDefault="00975CC4" w:rsidP="0059466D">
            <w:pPr>
              <w:pStyle w:val="TableBody"/>
              <w:numPr>
                <w:ilvl w:val="0"/>
                <w:numId w:val="137"/>
              </w:numPr>
              <w:rPr>
                <w:del w:id="10328" w:author="Alban Roche" w:date="2017-08-02T16:36:00Z"/>
              </w:rPr>
            </w:pPr>
            <w:del w:id="10329" w:author="Alban Roche" w:date="2017-08-02T16:36:00Z">
              <w:r w:rsidRPr="0026417E" w:rsidDel="009453A7">
                <w:delText xml:space="preserve">When an alarm is timed out, the unsolicited result code </w:delText>
              </w:r>
              <w:r w:rsidDel="009453A7">
                <w:delText xml:space="preserve">is </w:delText>
              </w:r>
              <w:r w:rsidRPr="0026417E" w:rsidDel="009453A7">
                <w:delText>returned</w:delText>
              </w:r>
              <w:r w:rsidDel="009453A7">
                <w:delText>.</w:delText>
              </w:r>
              <w:bookmarkStart w:id="10330" w:name="_Toc489459243"/>
              <w:bookmarkEnd w:id="10330"/>
            </w:del>
          </w:p>
          <w:p w14:paraId="79393560" w14:textId="19FE58D6" w:rsidR="00975CC4" w:rsidRPr="00D40A1C" w:rsidDel="009453A7" w:rsidRDefault="00975CC4" w:rsidP="0059466D">
            <w:pPr>
              <w:pStyle w:val="TableBody"/>
              <w:numPr>
                <w:ilvl w:val="0"/>
                <w:numId w:val="137"/>
              </w:numPr>
              <w:rPr>
                <w:del w:id="10331" w:author="Alban Roche" w:date="2017-08-02T16:36:00Z"/>
              </w:rPr>
            </w:pPr>
            <w:del w:id="10332" w:author="Alban Roche" w:date="2017-08-02T16:36:00Z">
              <w:r w:rsidDel="009453A7">
                <w:delText xml:space="preserve">Only one </w:delText>
              </w:r>
              <w:r w:rsidRPr="0026417E" w:rsidDel="009453A7">
                <w:delText xml:space="preserve">alarm </w:delText>
              </w:r>
              <w:r w:rsidDel="009453A7">
                <w:delText xml:space="preserve">can be set at a time; </w:delText>
              </w:r>
              <w:r w:rsidRPr="004C33F9" w:rsidDel="009453A7">
                <w:delText>&lt;n&gt;</w:delText>
              </w:r>
              <w:r w:rsidDel="009453A7">
                <w:delText xml:space="preserve"> must always be 1.</w:delText>
              </w:r>
              <w:bookmarkStart w:id="10333" w:name="_Toc489459244"/>
              <w:bookmarkEnd w:id="10333"/>
            </w:del>
          </w:p>
          <w:p w14:paraId="22C18E0D" w14:textId="0C9D9227" w:rsidR="00975CC4" w:rsidRPr="00EB3602" w:rsidDel="009453A7" w:rsidRDefault="00975CC4" w:rsidP="0059466D">
            <w:pPr>
              <w:pStyle w:val="TableBody"/>
              <w:numPr>
                <w:ilvl w:val="0"/>
                <w:numId w:val="137"/>
              </w:numPr>
              <w:rPr>
                <w:del w:id="10334" w:author="Alban Roche" w:date="2017-08-02T16:36:00Z"/>
              </w:rPr>
            </w:pPr>
            <w:del w:id="10335" w:author="Alban Roche" w:date="2017-08-02T16:36:00Z">
              <w:r w:rsidRPr="00EB3602" w:rsidDel="009453A7">
                <w:delText>The alarm will wake the module up even if</w:delText>
              </w:r>
              <w:r w:rsidDel="009453A7">
                <w:delText xml:space="preserve"> it is already in the off state (e</w:delText>
              </w:r>
              <w:r w:rsidRPr="00EB3602" w:rsidDel="009453A7">
                <w:delText xml:space="preserve">.g., turned off by </w:delText>
              </w:r>
              <w:r w:rsidRPr="002E4F33" w:rsidDel="009453A7">
                <w:rPr>
                  <w:b/>
                </w:rPr>
                <w:delText>AT+CPOF</w:delText>
              </w:r>
              <w:r w:rsidDel="009453A7">
                <w:delText xml:space="preserve"> or </w:delText>
              </w:r>
              <w:r w:rsidRPr="002E4F33" w:rsidDel="009453A7">
                <w:rPr>
                  <w:b/>
                </w:rPr>
                <w:delText>AT+CFUN=0</w:delText>
              </w:r>
              <w:r w:rsidDel="009453A7">
                <w:delText>)</w:delText>
              </w:r>
              <w:r w:rsidRPr="00EB3602" w:rsidDel="009453A7">
                <w:delText xml:space="preserve">. The module will then boot up normally, and no unsolicited result code </w:delText>
              </w:r>
              <w:r w:rsidRPr="002E4F33" w:rsidDel="009453A7">
                <w:rPr>
                  <w:b/>
                </w:rPr>
                <w:delText>+CALV: 1</w:delText>
              </w:r>
              <w:r w:rsidRPr="00EB3602" w:rsidDel="009453A7">
                <w:delText xml:space="preserve"> is returned.</w:delText>
              </w:r>
              <w:bookmarkStart w:id="10336" w:name="_Toc489459245"/>
              <w:bookmarkEnd w:id="10336"/>
            </w:del>
          </w:p>
          <w:p w14:paraId="76734B08" w14:textId="02495D9D" w:rsidR="00975CC4" w:rsidDel="009453A7" w:rsidRDefault="00975CC4" w:rsidP="0059466D">
            <w:pPr>
              <w:pStyle w:val="TableBody"/>
              <w:numPr>
                <w:ilvl w:val="0"/>
                <w:numId w:val="137"/>
              </w:numPr>
              <w:rPr>
                <w:del w:id="10337" w:author="Alban Roche" w:date="2017-08-02T16:36:00Z"/>
              </w:rPr>
            </w:pPr>
            <w:del w:id="10338" w:author="Alban Roche" w:date="2017-08-02T16:36:00Z">
              <w:r w:rsidRPr="0083235F" w:rsidDel="009453A7">
                <w:delText xml:space="preserve">This command can be used without </w:delText>
              </w:r>
              <w:r w:rsidDel="009453A7">
                <w:delText xml:space="preserve">a </w:delText>
              </w:r>
              <w:r w:rsidRPr="0083235F" w:rsidDel="009453A7">
                <w:delText>SIM.</w:delText>
              </w:r>
              <w:bookmarkStart w:id="10339" w:name="_Toc489459246"/>
              <w:bookmarkEnd w:id="10339"/>
            </w:del>
          </w:p>
          <w:p w14:paraId="40126898" w14:textId="22F2C603" w:rsidR="00975CC4" w:rsidRPr="00D91486" w:rsidDel="009453A7" w:rsidRDefault="00975CC4" w:rsidP="0059466D">
            <w:pPr>
              <w:pStyle w:val="TableBody"/>
              <w:numPr>
                <w:ilvl w:val="0"/>
                <w:numId w:val="137"/>
              </w:numPr>
              <w:rPr>
                <w:del w:id="10340" w:author="Alban Roche" w:date="2017-08-02T16:36:00Z"/>
              </w:rPr>
            </w:pPr>
            <w:del w:id="10341" w:author="Alban Roche" w:date="2017-08-02T16:36:00Z">
              <w:r w:rsidRPr="00D91486" w:rsidDel="009453A7">
                <w:delText xml:space="preserve">The year “yy” of &lt;time&gt; must be </w:delText>
              </w:r>
              <w:r w:rsidDel="009453A7">
                <w:delText xml:space="preserve">set to </w:delText>
              </w:r>
              <w:r w:rsidRPr="00D91486" w:rsidDel="009453A7">
                <w:delText>2004 or later.</w:delText>
              </w:r>
              <w:bookmarkStart w:id="10342" w:name="_Toc489459247"/>
              <w:bookmarkEnd w:id="10342"/>
            </w:del>
          </w:p>
          <w:p w14:paraId="1D435E45" w14:textId="20F4390D" w:rsidR="00975CC4" w:rsidRPr="002E4F33" w:rsidDel="009453A7" w:rsidRDefault="00975CC4" w:rsidP="0059466D">
            <w:pPr>
              <w:pStyle w:val="TableBody"/>
              <w:numPr>
                <w:ilvl w:val="0"/>
                <w:numId w:val="137"/>
              </w:numPr>
              <w:rPr>
                <w:del w:id="10343" w:author="Alban Roche" w:date="2017-08-02T16:36:00Z"/>
              </w:rPr>
            </w:pPr>
            <w:del w:id="10344" w:author="Alban Roche" w:date="2017-08-02T16:36:00Z">
              <w:r w:rsidRPr="00EB3602" w:rsidDel="009453A7">
                <w:delText>&lt;time&gt; can only be set to later than the c</w:delText>
              </w:r>
              <w:r w:rsidDel="009453A7">
                <w:delText>urrent time on the internal clock.</w:delText>
              </w:r>
              <w:bookmarkStart w:id="10345" w:name="_Toc489459248"/>
              <w:bookmarkEnd w:id="10345"/>
            </w:del>
          </w:p>
        </w:tc>
        <w:bookmarkStart w:id="10346" w:name="_Toc489459249"/>
        <w:bookmarkEnd w:id="10346"/>
      </w:tr>
      <w:tr w:rsidR="00975CC4" w:rsidRPr="00C41274" w:rsidDel="009453A7" w14:paraId="0A456534" w14:textId="42A5F203" w:rsidTr="00166AF3">
        <w:trPr>
          <w:cantSplit w:val="0"/>
          <w:trHeight w:val="42"/>
          <w:del w:id="10347" w:author="Alban Roche" w:date="2017-08-02T16:36:00Z"/>
        </w:trPr>
        <w:tc>
          <w:tcPr>
            <w:tcW w:w="1728" w:type="dxa"/>
          </w:tcPr>
          <w:p w14:paraId="39E78C65" w14:textId="654E9B9E" w:rsidR="00975CC4" w:rsidRPr="00D547D0" w:rsidDel="009453A7" w:rsidRDefault="00975CC4" w:rsidP="00166AF3">
            <w:pPr>
              <w:pStyle w:val="TableBody"/>
              <w:rPr>
                <w:del w:id="10348" w:author="Alban Roche" w:date="2017-08-02T16:36:00Z"/>
                <w:u w:val="single"/>
              </w:rPr>
            </w:pPr>
            <w:del w:id="10349" w:author="Alban Roche" w:date="2017-08-02T16:36:00Z">
              <w:r w:rsidDel="009453A7">
                <w:rPr>
                  <w:u w:val="single"/>
                </w:rPr>
                <w:delText>Examples</w:delText>
              </w:r>
              <w:bookmarkStart w:id="10350" w:name="_Toc489459250"/>
              <w:bookmarkEnd w:id="10350"/>
            </w:del>
          </w:p>
        </w:tc>
        <w:tc>
          <w:tcPr>
            <w:tcW w:w="7560" w:type="dxa"/>
          </w:tcPr>
          <w:p w14:paraId="0301E3B3" w14:textId="29829D65" w:rsidR="00975CC4" w:rsidRPr="00166108" w:rsidDel="009453A7" w:rsidRDefault="00975CC4" w:rsidP="00166AF3">
            <w:pPr>
              <w:pStyle w:val="TableBody"/>
              <w:rPr>
                <w:del w:id="10351" w:author="Alban Roche" w:date="2017-08-02T16:36:00Z"/>
              </w:rPr>
            </w:pPr>
            <w:del w:id="10352" w:author="Alban Roche" w:date="2017-08-02T16:36:00Z">
              <w:r w:rsidRPr="002E4F33" w:rsidDel="009453A7">
                <w:rPr>
                  <w:b/>
                </w:rPr>
                <w:delText>AT+CCLK=”16/08/26,15:00:00+0”</w:delText>
              </w:r>
              <w:r w:rsidRPr="002E4F33" w:rsidDel="009453A7">
                <w:rPr>
                  <w:b/>
                </w:rPr>
                <w:tab/>
              </w:r>
              <w:r w:rsidDel="009453A7">
                <w:tab/>
              </w:r>
              <w:r w:rsidDel="009453A7">
                <w:tab/>
              </w:r>
              <w:r w:rsidRPr="00166108" w:rsidDel="009453A7">
                <w:delText>// Set the date and time</w:delText>
              </w:r>
              <w:bookmarkStart w:id="10353" w:name="_Toc489459251"/>
              <w:bookmarkEnd w:id="10353"/>
            </w:del>
          </w:p>
          <w:p w14:paraId="7A88F7CE" w14:textId="3F029F70" w:rsidR="00975CC4" w:rsidRPr="002E4F33" w:rsidDel="009453A7" w:rsidRDefault="00975CC4" w:rsidP="00166AF3">
            <w:pPr>
              <w:pStyle w:val="TableBody"/>
              <w:rPr>
                <w:del w:id="10354" w:author="Alban Roche" w:date="2017-08-02T16:36:00Z"/>
                <w:b/>
              </w:rPr>
            </w:pPr>
            <w:del w:id="10355" w:author="Alban Roche" w:date="2017-08-02T16:36:00Z">
              <w:r w:rsidRPr="002E4F33" w:rsidDel="009453A7">
                <w:rPr>
                  <w:b/>
                </w:rPr>
                <w:delText>OK</w:delText>
              </w:r>
              <w:bookmarkStart w:id="10356" w:name="_Toc489459252"/>
              <w:bookmarkEnd w:id="10356"/>
            </w:del>
          </w:p>
          <w:p w14:paraId="7397995D" w14:textId="62AB70D7" w:rsidR="00975CC4" w:rsidRPr="002E4F33" w:rsidDel="009453A7" w:rsidRDefault="00975CC4" w:rsidP="00166AF3">
            <w:pPr>
              <w:pStyle w:val="TableBody"/>
              <w:rPr>
                <w:del w:id="10357" w:author="Alban Roche" w:date="2017-08-02T16:36:00Z"/>
                <w:b/>
              </w:rPr>
            </w:pPr>
            <w:bookmarkStart w:id="10358" w:name="_Toc489459253"/>
            <w:bookmarkEnd w:id="10358"/>
          </w:p>
          <w:p w14:paraId="19E37B8D" w14:textId="295A8BA2" w:rsidR="00975CC4" w:rsidDel="009453A7" w:rsidRDefault="00975CC4" w:rsidP="00166AF3">
            <w:pPr>
              <w:pStyle w:val="TableBody"/>
              <w:rPr>
                <w:del w:id="10359" w:author="Alban Roche" w:date="2017-08-02T16:36:00Z"/>
              </w:rPr>
            </w:pPr>
            <w:del w:id="10360" w:author="Alban Roche" w:date="2017-08-02T16:36:00Z">
              <w:r w:rsidRPr="002E4F33" w:rsidDel="009453A7">
                <w:rPr>
                  <w:b/>
                </w:rPr>
                <w:delText>AT+CALA=?</w:delText>
              </w:r>
              <w:r w:rsidDel="009453A7">
                <w:tab/>
              </w:r>
              <w:r w:rsidDel="009453A7">
                <w:tab/>
              </w:r>
              <w:r w:rsidDel="009453A7">
                <w:tab/>
              </w:r>
              <w:r w:rsidDel="009453A7">
                <w:tab/>
              </w:r>
              <w:r w:rsidDel="009453A7">
                <w:tab/>
              </w:r>
              <w:r w:rsidDel="009453A7">
                <w:tab/>
              </w:r>
              <w:r w:rsidRPr="00E63FB7" w:rsidDel="009453A7">
                <w:delText>// Test command</w:delText>
              </w:r>
              <w:bookmarkStart w:id="10361" w:name="_Toc489459254"/>
              <w:bookmarkEnd w:id="10361"/>
            </w:del>
          </w:p>
          <w:p w14:paraId="47077FF4" w14:textId="7D6DF9C0" w:rsidR="00975CC4" w:rsidRPr="002E4F33" w:rsidDel="009453A7" w:rsidRDefault="00975CC4" w:rsidP="00166AF3">
            <w:pPr>
              <w:pStyle w:val="TableBody"/>
              <w:rPr>
                <w:del w:id="10362" w:author="Alban Roche" w:date="2017-08-02T16:36:00Z"/>
                <w:b/>
              </w:rPr>
            </w:pPr>
            <w:del w:id="10363" w:author="Alban Roche" w:date="2017-08-02T16:36:00Z">
              <w:r w:rsidRPr="002E4F33" w:rsidDel="009453A7">
                <w:rPr>
                  <w:b/>
                </w:rPr>
                <w:delText>+CALA: ("yy/mm/dd,hh:mm:ss"),(1)</w:delText>
              </w:r>
              <w:bookmarkStart w:id="10364" w:name="_Toc489459255"/>
              <w:bookmarkEnd w:id="10364"/>
            </w:del>
          </w:p>
          <w:p w14:paraId="05C4822B" w14:textId="1D3A11E0" w:rsidR="00975CC4" w:rsidRPr="002E4F33" w:rsidDel="009453A7" w:rsidRDefault="00975CC4" w:rsidP="00166AF3">
            <w:pPr>
              <w:pStyle w:val="TableBody"/>
              <w:rPr>
                <w:del w:id="10365" w:author="Alban Roche" w:date="2017-08-02T16:36:00Z"/>
                <w:b/>
              </w:rPr>
            </w:pPr>
            <w:del w:id="10366" w:author="Alban Roche" w:date="2017-08-02T16:36:00Z">
              <w:r w:rsidRPr="002E4F33" w:rsidDel="009453A7">
                <w:rPr>
                  <w:b/>
                </w:rPr>
                <w:delText>OK</w:delText>
              </w:r>
              <w:bookmarkStart w:id="10367" w:name="_Toc489459256"/>
              <w:bookmarkEnd w:id="10367"/>
            </w:del>
          </w:p>
          <w:p w14:paraId="5EC26CE2" w14:textId="57CC8B53" w:rsidR="00975CC4" w:rsidRPr="002E4F33" w:rsidDel="009453A7" w:rsidRDefault="00975CC4" w:rsidP="00166AF3">
            <w:pPr>
              <w:pStyle w:val="TableBody"/>
              <w:rPr>
                <w:del w:id="10368" w:author="Alban Roche" w:date="2017-08-02T16:36:00Z"/>
                <w:b/>
              </w:rPr>
            </w:pPr>
            <w:bookmarkStart w:id="10369" w:name="_Toc489459257"/>
            <w:bookmarkEnd w:id="10369"/>
          </w:p>
          <w:p w14:paraId="63D7FBF5" w14:textId="75EA0121" w:rsidR="00975CC4" w:rsidRPr="00166108" w:rsidDel="009453A7" w:rsidRDefault="00975CC4" w:rsidP="00166AF3">
            <w:pPr>
              <w:pStyle w:val="TableBody"/>
              <w:rPr>
                <w:del w:id="10370" w:author="Alban Roche" w:date="2017-08-02T16:36:00Z"/>
              </w:rPr>
            </w:pPr>
            <w:del w:id="10371" w:author="Alban Roche" w:date="2017-08-02T16:36:00Z">
              <w:r w:rsidRPr="002E4F33" w:rsidDel="009453A7">
                <w:rPr>
                  <w:b/>
                </w:rPr>
                <w:delText>AT+CALA?</w:delText>
              </w:r>
              <w:r w:rsidRPr="002E4F33" w:rsidDel="009453A7">
                <w:rPr>
                  <w:b/>
                </w:rPr>
                <w:tab/>
              </w:r>
              <w:r w:rsidDel="009453A7">
                <w:tab/>
              </w:r>
              <w:r w:rsidDel="009453A7">
                <w:tab/>
              </w:r>
              <w:r w:rsidDel="009453A7">
                <w:tab/>
              </w:r>
              <w:r w:rsidDel="009453A7">
                <w:tab/>
              </w:r>
              <w:r w:rsidDel="009453A7">
                <w:tab/>
              </w:r>
              <w:r w:rsidRPr="00166108" w:rsidDel="009453A7">
                <w:delText>// Read command</w:delText>
              </w:r>
              <w:bookmarkStart w:id="10372" w:name="_Toc489459258"/>
              <w:bookmarkEnd w:id="10372"/>
            </w:del>
          </w:p>
          <w:p w14:paraId="6FE9C862" w14:textId="311C7B33" w:rsidR="00975CC4" w:rsidRPr="002E4F33" w:rsidDel="009453A7" w:rsidRDefault="00975CC4" w:rsidP="00166AF3">
            <w:pPr>
              <w:pStyle w:val="TableBody"/>
              <w:rPr>
                <w:del w:id="10373" w:author="Alban Roche" w:date="2017-08-02T16:36:00Z"/>
                <w:b/>
              </w:rPr>
            </w:pPr>
            <w:del w:id="10374" w:author="Alban Roche" w:date="2017-08-02T16:36:00Z">
              <w:r w:rsidRPr="002E4F33" w:rsidDel="009453A7">
                <w:rPr>
                  <w:b/>
                </w:rPr>
                <w:delText>OK</w:delText>
              </w:r>
              <w:bookmarkStart w:id="10375" w:name="_Toc489459259"/>
              <w:bookmarkEnd w:id="10375"/>
            </w:del>
          </w:p>
          <w:p w14:paraId="76B94465" w14:textId="2CAF33E3" w:rsidR="00975CC4" w:rsidDel="009453A7" w:rsidRDefault="00975CC4" w:rsidP="00166AF3">
            <w:pPr>
              <w:pStyle w:val="TableBody"/>
              <w:rPr>
                <w:del w:id="10376" w:author="Alban Roche" w:date="2017-08-02T16:36:00Z"/>
                <w:b/>
              </w:rPr>
            </w:pPr>
            <w:bookmarkStart w:id="10377" w:name="_Toc489459260"/>
            <w:bookmarkEnd w:id="10377"/>
          </w:p>
          <w:p w14:paraId="3C81CD01" w14:textId="2F7EBA0A" w:rsidR="00975CC4" w:rsidRPr="00166108" w:rsidDel="009453A7" w:rsidRDefault="00975CC4" w:rsidP="00166AF3">
            <w:pPr>
              <w:pStyle w:val="TableBody"/>
              <w:rPr>
                <w:del w:id="10378" w:author="Alban Roche" w:date="2017-08-02T16:36:00Z"/>
              </w:rPr>
            </w:pPr>
            <w:del w:id="10379" w:author="Alban Roche" w:date="2017-08-02T16:36:00Z">
              <w:r w:rsidRPr="002E4F33" w:rsidDel="009453A7">
                <w:rPr>
                  <w:b/>
                </w:rPr>
                <w:delText>AT+CALA=”16/08/26,15:00:35”</w:delText>
              </w:r>
              <w:r w:rsidRPr="00166108" w:rsidDel="009453A7">
                <w:tab/>
              </w:r>
              <w:r w:rsidDel="009453A7">
                <w:tab/>
              </w:r>
              <w:r w:rsidRPr="00166108" w:rsidDel="009453A7">
                <w:delText xml:space="preserve">// Set an alarm for the date and time </w:delText>
              </w:r>
              <w:bookmarkStart w:id="10380" w:name="_Toc489459261"/>
              <w:bookmarkEnd w:id="10380"/>
            </w:del>
          </w:p>
          <w:p w14:paraId="5AA27202" w14:textId="2F2F9736" w:rsidR="00975CC4" w:rsidRPr="002E4F33" w:rsidDel="009453A7" w:rsidRDefault="00975CC4" w:rsidP="00166AF3">
            <w:pPr>
              <w:pStyle w:val="TableBody"/>
              <w:rPr>
                <w:del w:id="10381" w:author="Alban Roche" w:date="2017-08-02T16:36:00Z"/>
                <w:b/>
              </w:rPr>
            </w:pPr>
            <w:del w:id="10382" w:author="Alban Roche" w:date="2017-08-02T16:36:00Z">
              <w:r w:rsidRPr="002E4F33" w:rsidDel="009453A7">
                <w:rPr>
                  <w:b/>
                </w:rPr>
                <w:delText>OK</w:delText>
              </w:r>
              <w:bookmarkStart w:id="10383" w:name="_Toc489459262"/>
              <w:bookmarkEnd w:id="10383"/>
            </w:del>
          </w:p>
          <w:p w14:paraId="24FC9DFB" w14:textId="635157E6" w:rsidR="00975CC4" w:rsidRPr="003A731B" w:rsidDel="009453A7" w:rsidRDefault="00975CC4" w:rsidP="00166AF3">
            <w:pPr>
              <w:pStyle w:val="TableBody"/>
              <w:rPr>
                <w:del w:id="10384" w:author="Alban Roche" w:date="2017-08-02T16:36:00Z"/>
                <w:u w:val="single"/>
              </w:rPr>
            </w:pPr>
            <w:del w:id="10385" w:author="Alban Roche" w:date="2017-08-02T16:36:00Z">
              <w:r w:rsidRPr="002E4F33" w:rsidDel="009453A7">
                <w:rPr>
                  <w:b/>
                </w:rPr>
                <w:delText>+CALV: 1</w:delText>
              </w:r>
              <w:r w:rsidRPr="002E4F33" w:rsidDel="009453A7">
                <w:rPr>
                  <w:b/>
                </w:rPr>
                <w:tab/>
              </w:r>
              <w:r w:rsidDel="009453A7">
                <w:tab/>
              </w:r>
              <w:r w:rsidDel="009453A7">
                <w:tab/>
              </w:r>
              <w:r w:rsidDel="009453A7">
                <w:tab/>
              </w:r>
              <w:r w:rsidDel="009453A7">
                <w:tab/>
              </w:r>
              <w:r w:rsidRPr="00166108" w:rsidDel="009453A7">
                <w:delText xml:space="preserve">// An URC is indicated when the </w:delText>
              </w:r>
              <w:r w:rsidDel="009453A7">
                <w:delText>alarm is expired</w:delText>
              </w:r>
              <w:r w:rsidRPr="00166108" w:rsidDel="009453A7">
                <w:delText>.</w:delText>
              </w:r>
              <w:bookmarkStart w:id="10386" w:name="_Toc489459263"/>
              <w:bookmarkEnd w:id="10386"/>
            </w:del>
          </w:p>
        </w:tc>
        <w:bookmarkStart w:id="10387" w:name="_Toc489459264"/>
        <w:bookmarkEnd w:id="10387"/>
      </w:tr>
    </w:tbl>
    <w:p w14:paraId="23482627" w14:textId="47055A4B" w:rsidR="00975CC4" w:rsidDel="009453A7" w:rsidRDefault="00975CC4" w:rsidP="0059466D">
      <w:pPr>
        <w:pStyle w:val="Heading2"/>
        <w:numPr>
          <w:ilvl w:val="1"/>
          <w:numId w:val="11"/>
        </w:numPr>
        <w:ind w:left="1080" w:hanging="1080"/>
        <w:rPr>
          <w:del w:id="10388" w:author="Alban Roche" w:date="2017-08-02T16:36:00Z"/>
        </w:rPr>
      </w:pPr>
      <w:bookmarkStart w:id="10389" w:name="_Ref462216763"/>
      <w:bookmarkStart w:id="10390" w:name="_Toc486251629"/>
      <w:commentRangeStart w:id="10391"/>
      <w:del w:id="10392" w:author="Alban Roche" w:date="2017-08-02T16:36:00Z">
        <w:r w:rsidDel="009453A7">
          <w:delText xml:space="preserve">+CALD </w:delText>
        </w:r>
        <w:r w:rsidRPr="00AE67EA" w:rsidDel="009453A7">
          <w:delText xml:space="preserve">Command: </w:delText>
        </w:r>
        <w:r w:rsidDel="009453A7">
          <w:delText>Delete Alarm</w:delText>
        </w:r>
        <w:bookmarkEnd w:id="10389"/>
        <w:commentRangeEnd w:id="10391"/>
        <w:r w:rsidDel="009453A7">
          <w:rPr>
            <w:rStyle w:val="CommentReference"/>
            <w:rFonts w:ascii="Verdana" w:eastAsia="Times New Roman" w:hAnsi="Verdana" w:cs="Times New Roman"/>
            <w:b w:val="0"/>
            <w:lang w:eastAsia="en-US"/>
          </w:rPr>
          <w:commentReference w:id="10391"/>
        </w:r>
        <w:bookmarkStart w:id="10393" w:name="_Toc489459265"/>
        <w:bookmarkEnd w:id="10390"/>
        <w:bookmarkEnd w:id="10393"/>
      </w:del>
    </w:p>
    <w:p w14:paraId="21EC6ABB" w14:textId="0AC426DC" w:rsidR="00975CC4" w:rsidRPr="00344B0D" w:rsidDel="009453A7" w:rsidRDefault="00975CC4" w:rsidP="00975CC4">
      <w:pPr>
        <w:pStyle w:val="Note"/>
        <w:keepNext/>
        <w:rPr>
          <w:del w:id="10394" w:author="Alban Roche" w:date="2017-08-02T16:36:00Z"/>
        </w:rPr>
      </w:pPr>
      <w:del w:id="10395" w:author="Alban Roche" w:date="2017-08-02T16:36:00Z">
        <w:r w:rsidDel="009453A7">
          <w:delText>F</w:delText>
        </w:r>
        <w:r w:rsidRPr="00893AA7" w:rsidDel="009453A7">
          <w:delText xml:space="preserve">or </w:delText>
        </w:r>
        <w:r w:rsidDel="009453A7">
          <w:delText>HL7618, HL7618RD, HL7648, HL7650, HL7690 and HL7692 only.</w:delText>
        </w:r>
        <w:bookmarkStart w:id="10396" w:name="_Toc489459266"/>
        <w:bookmarkEnd w:id="10396"/>
      </w:del>
    </w:p>
    <w:tbl>
      <w:tblPr>
        <w:tblStyle w:val="TableSWIleft"/>
        <w:tblW w:w="9288" w:type="dxa"/>
        <w:tblLayout w:type="fixed"/>
        <w:tblLook w:val="04A0" w:firstRow="1" w:lastRow="0" w:firstColumn="1" w:lastColumn="0" w:noHBand="0" w:noVBand="1"/>
      </w:tblPr>
      <w:tblGrid>
        <w:gridCol w:w="1728"/>
        <w:gridCol w:w="7560"/>
      </w:tblGrid>
      <w:tr w:rsidR="00975CC4" w:rsidRPr="00C41274" w:rsidDel="009453A7" w14:paraId="48670F7F" w14:textId="0CE52E4E" w:rsidTr="00166AF3">
        <w:trPr>
          <w:cnfStyle w:val="100000000000" w:firstRow="1" w:lastRow="0" w:firstColumn="0" w:lastColumn="0" w:oddVBand="0" w:evenVBand="0" w:oddHBand="0" w:evenHBand="0" w:firstRowFirstColumn="0" w:firstRowLastColumn="0" w:lastRowFirstColumn="0" w:lastRowLastColumn="0"/>
          <w:del w:id="10397" w:author="Alban Roche" w:date="2017-08-02T16:36:00Z"/>
        </w:trPr>
        <w:tc>
          <w:tcPr>
            <w:tcW w:w="9288" w:type="dxa"/>
            <w:gridSpan w:val="2"/>
          </w:tcPr>
          <w:p w14:paraId="05C74321" w14:textId="5F7E573A" w:rsidR="00975CC4" w:rsidRPr="00C41274" w:rsidDel="009453A7" w:rsidRDefault="00975CC4">
            <w:pPr>
              <w:pStyle w:val="TableRowHead"/>
              <w:spacing w:before="144" w:after="144"/>
              <w:rPr>
                <w:del w:id="10398" w:author="Alban Roche" w:date="2017-08-02T16:36:00Z"/>
                <w:bCs w:val="0"/>
              </w:rPr>
            </w:pPr>
            <w:del w:id="10399" w:author="Alban Roche" w:date="2017-08-02T16:36:00Z">
              <w:r w:rsidDel="009453A7">
                <w:delText>HL7618, HL7618RD, HL7648, HL7650, HL7690 and HL7692</w:delText>
              </w:r>
              <w:bookmarkStart w:id="10400" w:name="_Toc489459267"/>
              <w:bookmarkEnd w:id="10400"/>
            </w:del>
          </w:p>
        </w:tc>
        <w:bookmarkStart w:id="10401" w:name="_Toc489459268"/>
        <w:bookmarkEnd w:id="10401"/>
      </w:tr>
      <w:tr w:rsidR="00975CC4" w:rsidRPr="00C41274" w:rsidDel="009453A7" w14:paraId="73C02388" w14:textId="48574775" w:rsidTr="00166AF3">
        <w:trPr>
          <w:trHeight w:val="135"/>
          <w:del w:id="10402" w:author="Alban Roche" w:date="2017-08-02T16:36:00Z"/>
        </w:trPr>
        <w:tc>
          <w:tcPr>
            <w:tcW w:w="1728" w:type="dxa"/>
          </w:tcPr>
          <w:p w14:paraId="34CA520E" w14:textId="38B317DD" w:rsidR="00975CC4" w:rsidRPr="00C41274" w:rsidDel="009453A7" w:rsidRDefault="00975CC4" w:rsidP="00166AF3">
            <w:pPr>
              <w:pStyle w:val="TableBody"/>
              <w:rPr>
                <w:del w:id="10403" w:author="Alban Roche" w:date="2017-08-02T16:36:00Z"/>
                <w:i/>
              </w:rPr>
            </w:pPr>
            <w:del w:id="10404" w:author="Alban Roche" w:date="2017-08-02T16:36:00Z">
              <w:r w:rsidRPr="00C41274" w:rsidDel="009453A7">
                <w:rPr>
                  <w:i/>
                </w:rPr>
                <w:delText>Test command</w:delText>
              </w:r>
              <w:bookmarkStart w:id="10405" w:name="_Toc489459269"/>
              <w:bookmarkEnd w:id="10405"/>
            </w:del>
          </w:p>
          <w:p w14:paraId="50BAB189" w14:textId="49A73A3F" w:rsidR="00975CC4" w:rsidRPr="00C41274" w:rsidDel="009453A7" w:rsidRDefault="00975CC4" w:rsidP="00166AF3">
            <w:pPr>
              <w:pStyle w:val="TableBody"/>
              <w:rPr>
                <w:del w:id="10406" w:author="Alban Roche" w:date="2017-08-02T16:36:00Z"/>
              </w:rPr>
            </w:pPr>
            <w:bookmarkStart w:id="10407" w:name="_Toc489459270"/>
            <w:bookmarkEnd w:id="10407"/>
          </w:p>
          <w:p w14:paraId="2539B56E" w14:textId="54221D4C" w:rsidR="00975CC4" w:rsidRPr="00C41274" w:rsidDel="009453A7" w:rsidRDefault="00975CC4" w:rsidP="00166AF3">
            <w:pPr>
              <w:pStyle w:val="TableBody"/>
              <w:rPr>
                <w:del w:id="10408" w:author="Alban Roche" w:date="2017-08-02T16:36:00Z"/>
                <w:u w:val="single"/>
              </w:rPr>
            </w:pPr>
            <w:del w:id="10409" w:author="Alban Roche" w:date="2017-08-02T16:36:00Z">
              <w:r w:rsidRPr="00C41274" w:rsidDel="009453A7">
                <w:rPr>
                  <w:u w:val="single"/>
                </w:rPr>
                <w:delText>Syntax</w:delText>
              </w:r>
              <w:bookmarkStart w:id="10410" w:name="_Toc489459271"/>
              <w:bookmarkEnd w:id="10410"/>
            </w:del>
          </w:p>
          <w:p w14:paraId="31F1FC94" w14:textId="6FC9BD50" w:rsidR="00975CC4" w:rsidRPr="00C41274" w:rsidDel="009453A7" w:rsidRDefault="00975CC4" w:rsidP="00166AF3">
            <w:pPr>
              <w:pStyle w:val="TableBody"/>
              <w:keepNext/>
              <w:rPr>
                <w:del w:id="10411" w:author="Alban Roche" w:date="2017-08-02T16:36:00Z"/>
              </w:rPr>
            </w:pPr>
            <w:del w:id="10412" w:author="Alban Roche" w:date="2017-08-02T16:36:00Z">
              <w:r w:rsidRPr="00C41274" w:rsidDel="009453A7">
                <w:rPr>
                  <w:b/>
                </w:rPr>
                <w:delText>AT+CALD=?</w:delText>
              </w:r>
              <w:bookmarkStart w:id="10413" w:name="_Toc489459272"/>
              <w:bookmarkEnd w:id="10413"/>
            </w:del>
          </w:p>
        </w:tc>
        <w:tc>
          <w:tcPr>
            <w:tcW w:w="7560" w:type="dxa"/>
          </w:tcPr>
          <w:p w14:paraId="2B737569" w14:textId="2970A4B1" w:rsidR="00975CC4" w:rsidRPr="00C41274" w:rsidDel="009453A7" w:rsidRDefault="00975CC4" w:rsidP="00166AF3">
            <w:pPr>
              <w:pStyle w:val="TableBody"/>
              <w:rPr>
                <w:del w:id="10414" w:author="Alban Roche" w:date="2017-08-02T16:36:00Z"/>
                <w:u w:val="single"/>
              </w:rPr>
            </w:pPr>
            <w:bookmarkStart w:id="10415" w:name="_Toc489459273"/>
            <w:bookmarkEnd w:id="10415"/>
          </w:p>
          <w:p w14:paraId="076C071A" w14:textId="616AF33D" w:rsidR="00975CC4" w:rsidRPr="00C41274" w:rsidDel="009453A7" w:rsidRDefault="00975CC4" w:rsidP="00166AF3">
            <w:pPr>
              <w:pStyle w:val="TableBody"/>
              <w:rPr>
                <w:del w:id="10416" w:author="Alban Roche" w:date="2017-08-02T16:36:00Z"/>
                <w:u w:val="single"/>
              </w:rPr>
            </w:pPr>
            <w:bookmarkStart w:id="10417" w:name="_Toc489459274"/>
            <w:bookmarkEnd w:id="10417"/>
          </w:p>
          <w:p w14:paraId="56592EA2" w14:textId="789BDA73" w:rsidR="00975CC4" w:rsidRPr="00C41274" w:rsidDel="009453A7" w:rsidRDefault="00975CC4" w:rsidP="00166AF3">
            <w:pPr>
              <w:pStyle w:val="TableBody"/>
              <w:rPr>
                <w:del w:id="10418" w:author="Alban Roche" w:date="2017-08-02T16:36:00Z"/>
                <w:u w:val="single"/>
              </w:rPr>
            </w:pPr>
            <w:del w:id="10419" w:author="Alban Roche" w:date="2017-08-02T16:36:00Z">
              <w:r w:rsidRPr="00C41274" w:rsidDel="009453A7">
                <w:rPr>
                  <w:u w:val="single"/>
                </w:rPr>
                <w:delText>Response</w:delText>
              </w:r>
              <w:bookmarkStart w:id="10420" w:name="_Toc489459275"/>
              <w:bookmarkEnd w:id="10420"/>
            </w:del>
          </w:p>
          <w:p w14:paraId="365EF3EA" w14:textId="57D603A9" w:rsidR="00975CC4" w:rsidRPr="00C41274" w:rsidDel="009453A7" w:rsidRDefault="00975CC4" w:rsidP="00166AF3">
            <w:pPr>
              <w:pStyle w:val="TableBody"/>
              <w:rPr>
                <w:del w:id="10421" w:author="Alban Roche" w:date="2017-08-02T16:36:00Z"/>
              </w:rPr>
            </w:pPr>
            <w:del w:id="10422" w:author="Alban Roche" w:date="2017-08-02T16:36:00Z">
              <w:r w:rsidRPr="00C41274" w:rsidDel="009453A7">
                <w:rPr>
                  <w:b/>
                </w:rPr>
                <w:delText>OK</w:delText>
              </w:r>
              <w:bookmarkStart w:id="10423" w:name="_Toc489459276"/>
              <w:bookmarkEnd w:id="10423"/>
            </w:del>
          </w:p>
        </w:tc>
        <w:bookmarkStart w:id="10424" w:name="_Toc489459277"/>
        <w:bookmarkEnd w:id="10424"/>
      </w:tr>
      <w:tr w:rsidR="00975CC4" w:rsidRPr="00C41274" w:rsidDel="009453A7" w14:paraId="12127FA1" w14:textId="60B8ACD3" w:rsidTr="00166AF3">
        <w:trPr>
          <w:trHeight w:val="135"/>
          <w:del w:id="10425" w:author="Alban Roche" w:date="2017-08-02T16:36:00Z"/>
        </w:trPr>
        <w:tc>
          <w:tcPr>
            <w:tcW w:w="1728" w:type="dxa"/>
          </w:tcPr>
          <w:p w14:paraId="2D201C35" w14:textId="0875E97F" w:rsidR="00975CC4" w:rsidRPr="00C41274" w:rsidDel="009453A7" w:rsidRDefault="00975CC4" w:rsidP="00166AF3">
            <w:pPr>
              <w:pStyle w:val="TableBody"/>
              <w:rPr>
                <w:del w:id="10426" w:author="Alban Roche" w:date="2017-08-02T16:36:00Z"/>
                <w:i/>
              </w:rPr>
            </w:pPr>
            <w:del w:id="10427" w:author="Alban Roche" w:date="2017-08-02T16:36:00Z">
              <w:r w:rsidDel="009453A7">
                <w:rPr>
                  <w:i/>
                </w:rPr>
                <w:delText xml:space="preserve">Write </w:delText>
              </w:r>
              <w:r w:rsidRPr="00C41274" w:rsidDel="009453A7">
                <w:rPr>
                  <w:i/>
                </w:rPr>
                <w:delText>command</w:delText>
              </w:r>
              <w:bookmarkStart w:id="10428" w:name="_Toc489459278"/>
              <w:bookmarkEnd w:id="10428"/>
            </w:del>
          </w:p>
          <w:p w14:paraId="43E6E436" w14:textId="2E8B548D" w:rsidR="00975CC4" w:rsidRPr="00C41274" w:rsidDel="009453A7" w:rsidRDefault="00975CC4" w:rsidP="00166AF3">
            <w:pPr>
              <w:pStyle w:val="TableBody"/>
              <w:rPr>
                <w:del w:id="10429" w:author="Alban Roche" w:date="2017-08-02T16:36:00Z"/>
              </w:rPr>
            </w:pPr>
            <w:bookmarkStart w:id="10430" w:name="_Toc489459279"/>
            <w:bookmarkEnd w:id="10430"/>
          </w:p>
          <w:p w14:paraId="0BCDC5FC" w14:textId="1371B8C0" w:rsidR="00975CC4" w:rsidRPr="00C41274" w:rsidDel="009453A7" w:rsidRDefault="00975CC4" w:rsidP="00166AF3">
            <w:pPr>
              <w:pStyle w:val="TableBody"/>
              <w:rPr>
                <w:del w:id="10431" w:author="Alban Roche" w:date="2017-08-02T16:36:00Z"/>
                <w:u w:val="single"/>
              </w:rPr>
            </w:pPr>
            <w:del w:id="10432" w:author="Alban Roche" w:date="2017-08-02T16:36:00Z">
              <w:r w:rsidRPr="00C41274" w:rsidDel="009453A7">
                <w:rPr>
                  <w:u w:val="single"/>
                </w:rPr>
                <w:delText>Syntax</w:delText>
              </w:r>
              <w:bookmarkStart w:id="10433" w:name="_Toc489459280"/>
              <w:bookmarkEnd w:id="10433"/>
            </w:del>
          </w:p>
          <w:p w14:paraId="70310A45" w14:textId="22F5E778" w:rsidR="00975CC4" w:rsidRPr="00C41274" w:rsidDel="009453A7" w:rsidRDefault="00975CC4" w:rsidP="00166AF3">
            <w:pPr>
              <w:pStyle w:val="TableBody"/>
              <w:rPr>
                <w:del w:id="10434" w:author="Alban Roche" w:date="2017-08-02T16:36:00Z"/>
                <w:i/>
              </w:rPr>
            </w:pPr>
            <w:del w:id="10435" w:author="Alban Roche" w:date="2017-08-02T16:36:00Z">
              <w:r w:rsidRPr="00C41274" w:rsidDel="009453A7">
                <w:rPr>
                  <w:b/>
                </w:rPr>
                <w:delText>AT+CALD=&lt;n&gt;</w:delText>
              </w:r>
              <w:bookmarkStart w:id="10436" w:name="_Toc489459281"/>
              <w:bookmarkEnd w:id="10436"/>
            </w:del>
          </w:p>
        </w:tc>
        <w:tc>
          <w:tcPr>
            <w:tcW w:w="7560" w:type="dxa"/>
          </w:tcPr>
          <w:p w14:paraId="2463DBF9" w14:textId="4EBD9E6A" w:rsidR="00975CC4" w:rsidRPr="00C41274" w:rsidDel="009453A7" w:rsidRDefault="00975CC4" w:rsidP="00166AF3">
            <w:pPr>
              <w:pStyle w:val="TableBody"/>
              <w:rPr>
                <w:del w:id="10437" w:author="Alban Roche" w:date="2017-08-02T16:36:00Z"/>
                <w:u w:val="single"/>
              </w:rPr>
            </w:pPr>
            <w:bookmarkStart w:id="10438" w:name="_Toc489459282"/>
            <w:bookmarkEnd w:id="10438"/>
          </w:p>
          <w:p w14:paraId="25FAB04E" w14:textId="5B732EB5" w:rsidR="00975CC4" w:rsidRPr="00C41274" w:rsidDel="009453A7" w:rsidRDefault="00975CC4" w:rsidP="00166AF3">
            <w:pPr>
              <w:pStyle w:val="TableBody"/>
              <w:rPr>
                <w:del w:id="10439" w:author="Alban Roche" w:date="2017-08-02T16:36:00Z"/>
                <w:u w:val="single"/>
              </w:rPr>
            </w:pPr>
            <w:bookmarkStart w:id="10440" w:name="_Toc489459283"/>
            <w:bookmarkEnd w:id="10440"/>
          </w:p>
          <w:p w14:paraId="1D4A79CE" w14:textId="145F79B7" w:rsidR="00975CC4" w:rsidRPr="00C41274" w:rsidDel="009453A7" w:rsidRDefault="00975CC4" w:rsidP="00166AF3">
            <w:pPr>
              <w:pStyle w:val="TableBody"/>
              <w:rPr>
                <w:del w:id="10441" w:author="Alban Roche" w:date="2017-08-02T16:36:00Z"/>
                <w:u w:val="single"/>
              </w:rPr>
            </w:pPr>
            <w:del w:id="10442" w:author="Alban Roche" w:date="2017-08-02T16:36:00Z">
              <w:r w:rsidRPr="00C41274" w:rsidDel="009453A7">
                <w:rPr>
                  <w:u w:val="single"/>
                </w:rPr>
                <w:delText>Response</w:delText>
              </w:r>
              <w:bookmarkStart w:id="10443" w:name="_Toc489459284"/>
              <w:bookmarkEnd w:id="10443"/>
            </w:del>
          </w:p>
          <w:p w14:paraId="4D2F82AA" w14:textId="3175B7FC" w:rsidR="00975CC4" w:rsidRPr="00C41274" w:rsidDel="009453A7" w:rsidRDefault="00975CC4" w:rsidP="00166AF3">
            <w:pPr>
              <w:pStyle w:val="TableBody"/>
              <w:rPr>
                <w:del w:id="10444" w:author="Alban Roche" w:date="2017-08-02T16:36:00Z"/>
                <w:snapToGrid w:val="0"/>
              </w:rPr>
            </w:pPr>
            <w:del w:id="10445" w:author="Alban Roche" w:date="2017-08-02T16:36:00Z">
              <w:r w:rsidRPr="00C41274" w:rsidDel="009453A7">
                <w:rPr>
                  <w:b/>
                  <w:snapToGrid w:val="0"/>
                </w:rPr>
                <w:delText>OK</w:delText>
              </w:r>
              <w:bookmarkStart w:id="10446" w:name="_Toc489459285"/>
              <w:bookmarkEnd w:id="10446"/>
            </w:del>
          </w:p>
          <w:p w14:paraId="32B4A1C1" w14:textId="0C2010BF" w:rsidR="00975CC4" w:rsidDel="009453A7" w:rsidRDefault="00975CC4" w:rsidP="00166AF3">
            <w:pPr>
              <w:pStyle w:val="TableBody"/>
              <w:rPr>
                <w:del w:id="10447" w:author="Alban Roche" w:date="2017-08-02T16:36:00Z"/>
              </w:rPr>
            </w:pPr>
            <w:bookmarkStart w:id="10448" w:name="_Toc489459286"/>
            <w:bookmarkEnd w:id="10448"/>
          </w:p>
          <w:p w14:paraId="56AE3577" w14:textId="3DD798C2" w:rsidR="00975CC4" w:rsidRPr="00C223DC" w:rsidDel="009453A7" w:rsidRDefault="00975CC4" w:rsidP="00166AF3">
            <w:pPr>
              <w:pStyle w:val="TableBody"/>
              <w:rPr>
                <w:del w:id="10449" w:author="Alban Roche" w:date="2017-08-02T16:36:00Z"/>
              </w:rPr>
            </w:pPr>
            <w:del w:id="10450" w:author="Alban Roche" w:date="2017-08-02T16:36:00Z">
              <w:r w:rsidRPr="00C223DC" w:rsidDel="009453A7">
                <w:delText>or</w:delText>
              </w:r>
              <w:bookmarkStart w:id="10451" w:name="_Toc489459287"/>
              <w:bookmarkEnd w:id="10451"/>
            </w:del>
          </w:p>
          <w:p w14:paraId="7445F397" w14:textId="52223CE2" w:rsidR="00975CC4" w:rsidDel="009453A7" w:rsidRDefault="00975CC4" w:rsidP="00166AF3">
            <w:pPr>
              <w:pStyle w:val="TableBody"/>
              <w:rPr>
                <w:del w:id="10452" w:author="Alban Roche" w:date="2017-08-02T16:36:00Z"/>
                <w:b/>
                <w:bCs/>
              </w:rPr>
            </w:pPr>
            <w:del w:id="10453" w:author="Alban Roche" w:date="2017-08-02T16:36:00Z">
              <w:r w:rsidRPr="00C223DC" w:rsidDel="009453A7">
                <w:rPr>
                  <w:b/>
                  <w:bCs/>
                </w:rPr>
                <w:delText>+CME ERROR: &lt;err&gt;</w:delText>
              </w:r>
              <w:bookmarkStart w:id="10454" w:name="_Toc489459288"/>
              <w:bookmarkEnd w:id="10454"/>
            </w:del>
          </w:p>
          <w:p w14:paraId="3A9ECE22" w14:textId="06869434" w:rsidR="00975CC4" w:rsidDel="009453A7" w:rsidRDefault="00975CC4" w:rsidP="00166AF3">
            <w:pPr>
              <w:pStyle w:val="TableBody"/>
              <w:rPr>
                <w:del w:id="10455" w:author="Alban Roche" w:date="2017-08-02T16:36:00Z"/>
                <w:u w:val="single"/>
              </w:rPr>
            </w:pPr>
            <w:bookmarkStart w:id="10456" w:name="_Toc489459289"/>
            <w:bookmarkEnd w:id="10456"/>
          </w:p>
          <w:p w14:paraId="7956C5F1" w14:textId="6459D45E" w:rsidR="00975CC4" w:rsidRPr="00C41274" w:rsidDel="009453A7" w:rsidRDefault="00975CC4" w:rsidP="00166AF3">
            <w:pPr>
              <w:pStyle w:val="TableBody"/>
              <w:rPr>
                <w:del w:id="10457" w:author="Alban Roche" w:date="2017-08-02T16:36:00Z"/>
                <w:u w:val="single"/>
              </w:rPr>
            </w:pPr>
            <w:del w:id="10458" w:author="Alban Roche" w:date="2017-08-02T16:36:00Z">
              <w:r w:rsidDel="009453A7">
                <w:rPr>
                  <w:u w:val="single"/>
                </w:rPr>
                <w:delText>Parameter</w:delText>
              </w:r>
              <w:bookmarkStart w:id="10459" w:name="_Toc489459290"/>
              <w:bookmarkEnd w:id="10459"/>
            </w:del>
          </w:p>
          <w:p w14:paraId="10F4955B" w14:textId="4D4B66EF" w:rsidR="00975CC4" w:rsidRPr="00C41274" w:rsidDel="009453A7" w:rsidRDefault="00975CC4" w:rsidP="00166AF3">
            <w:pPr>
              <w:pStyle w:val="TableBody"/>
              <w:rPr>
                <w:del w:id="10460" w:author="Alban Roche" w:date="2017-08-02T16:36:00Z"/>
                <w:u w:val="single"/>
              </w:rPr>
            </w:pPr>
            <w:del w:id="10461" w:author="Alban Roche" w:date="2017-08-02T16:36:00Z">
              <w:r w:rsidRPr="00C41274" w:rsidDel="009453A7">
                <w:rPr>
                  <w:b/>
                  <w:snapToGrid w:val="0"/>
                </w:rPr>
                <w:delText>&lt;n&gt;</w:delText>
              </w:r>
              <w:r w:rsidDel="009453A7">
                <w:rPr>
                  <w:b/>
                  <w:snapToGrid w:val="0"/>
                </w:rPr>
                <w:tab/>
              </w:r>
              <w:r w:rsidDel="009453A7">
                <w:rPr>
                  <w:snapToGrid w:val="0"/>
                </w:rPr>
                <w:delText>A</w:delText>
              </w:r>
              <w:r w:rsidRPr="00C41274" w:rsidDel="009453A7">
                <w:rPr>
                  <w:snapToGrid w:val="0"/>
                </w:rPr>
                <w:delText>larm</w:delText>
              </w:r>
              <w:r w:rsidDel="009453A7">
                <w:rPr>
                  <w:snapToGrid w:val="0"/>
                </w:rPr>
                <w:delText xml:space="preserve"> index</w:delText>
              </w:r>
              <w:bookmarkStart w:id="10462" w:name="_Toc489459291"/>
              <w:bookmarkEnd w:id="10462"/>
            </w:del>
          </w:p>
        </w:tc>
        <w:bookmarkStart w:id="10463" w:name="_Toc489459292"/>
        <w:bookmarkEnd w:id="10463"/>
      </w:tr>
      <w:tr w:rsidR="00975CC4" w:rsidRPr="00C41274" w:rsidDel="009453A7" w14:paraId="23B0F52E" w14:textId="4ADDBCB4" w:rsidTr="00166AF3">
        <w:trPr>
          <w:trHeight w:val="135"/>
          <w:del w:id="10464" w:author="Alban Roche" w:date="2017-08-02T16:36:00Z"/>
        </w:trPr>
        <w:tc>
          <w:tcPr>
            <w:tcW w:w="1728" w:type="dxa"/>
          </w:tcPr>
          <w:p w14:paraId="6AB70679" w14:textId="3093B1A0" w:rsidR="00975CC4" w:rsidRPr="00D547D0" w:rsidDel="009453A7" w:rsidRDefault="00975CC4" w:rsidP="00166AF3">
            <w:pPr>
              <w:pStyle w:val="TableBody"/>
              <w:rPr>
                <w:del w:id="10465" w:author="Alban Roche" w:date="2017-08-02T16:36:00Z"/>
                <w:u w:val="single"/>
              </w:rPr>
            </w:pPr>
            <w:del w:id="10466" w:author="Alban Roche" w:date="2017-08-02T16:36:00Z">
              <w:r w:rsidRPr="00D547D0" w:rsidDel="009453A7">
                <w:rPr>
                  <w:u w:val="single"/>
                </w:rPr>
                <w:delText>Reference</w:delText>
              </w:r>
              <w:bookmarkStart w:id="10467" w:name="_Toc489459293"/>
              <w:bookmarkEnd w:id="10467"/>
            </w:del>
          </w:p>
          <w:p w14:paraId="0A8038A3" w14:textId="2C6A8B30" w:rsidR="00975CC4" w:rsidDel="009453A7" w:rsidRDefault="00975CC4" w:rsidP="00166AF3">
            <w:pPr>
              <w:pStyle w:val="TableBody"/>
              <w:rPr>
                <w:del w:id="10468" w:author="Alban Roche" w:date="2017-08-02T16:36:00Z"/>
                <w:i/>
              </w:rPr>
            </w:pPr>
            <w:del w:id="10469" w:author="Alban Roche" w:date="2017-08-02T16:36:00Z">
              <w:r w:rsidRPr="00D547D0" w:rsidDel="009453A7">
                <w:delText>Sierra Wireless Proprietary</w:delText>
              </w:r>
              <w:bookmarkStart w:id="10470" w:name="_Toc489459294"/>
              <w:bookmarkEnd w:id="10470"/>
            </w:del>
          </w:p>
        </w:tc>
        <w:tc>
          <w:tcPr>
            <w:tcW w:w="7560" w:type="dxa"/>
          </w:tcPr>
          <w:p w14:paraId="74096F2C" w14:textId="256A9872" w:rsidR="00975CC4" w:rsidRPr="00C21FBF" w:rsidDel="009453A7" w:rsidRDefault="00975CC4" w:rsidP="00166AF3">
            <w:pPr>
              <w:pStyle w:val="TableBody"/>
              <w:rPr>
                <w:del w:id="10471" w:author="Alban Roche" w:date="2017-08-02T16:36:00Z"/>
                <w:u w:val="single"/>
              </w:rPr>
            </w:pPr>
            <w:del w:id="10472" w:author="Alban Roche" w:date="2017-08-02T16:36:00Z">
              <w:r w:rsidRPr="003A731B" w:rsidDel="009453A7">
                <w:rPr>
                  <w:u w:val="single"/>
                </w:rPr>
                <w:delText>Notes</w:delText>
              </w:r>
              <w:bookmarkStart w:id="10473" w:name="_Toc489459295"/>
              <w:bookmarkEnd w:id="10473"/>
            </w:del>
          </w:p>
          <w:p w14:paraId="28FAE066" w14:textId="5DCA8348" w:rsidR="00975CC4" w:rsidRPr="002E4F33" w:rsidDel="009453A7" w:rsidRDefault="00975CC4" w:rsidP="0059466D">
            <w:pPr>
              <w:pStyle w:val="TableBody"/>
              <w:numPr>
                <w:ilvl w:val="0"/>
                <w:numId w:val="137"/>
              </w:numPr>
              <w:rPr>
                <w:del w:id="10474" w:author="Alban Roche" w:date="2017-08-02T16:36:00Z"/>
                <w:u w:val="single"/>
              </w:rPr>
            </w:pPr>
            <w:del w:id="10475" w:author="Alban Roche" w:date="2017-08-02T16:36:00Z">
              <w:r w:rsidDel="009453A7">
                <w:delText>This command can be used without a SIM.</w:delText>
              </w:r>
              <w:bookmarkStart w:id="10476" w:name="_Toc489459296"/>
              <w:bookmarkEnd w:id="10476"/>
            </w:del>
          </w:p>
          <w:p w14:paraId="3B7F74CF" w14:textId="273C2ED7" w:rsidR="00975CC4" w:rsidRPr="00C41274" w:rsidDel="009453A7" w:rsidRDefault="00975CC4" w:rsidP="0059466D">
            <w:pPr>
              <w:pStyle w:val="TableBody"/>
              <w:numPr>
                <w:ilvl w:val="0"/>
                <w:numId w:val="137"/>
              </w:numPr>
              <w:rPr>
                <w:del w:id="10477" w:author="Alban Roche" w:date="2017-08-02T16:36:00Z"/>
                <w:u w:val="single"/>
              </w:rPr>
            </w:pPr>
            <w:del w:id="10478" w:author="Alban Roche" w:date="2017-08-02T16:36:00Z">
              <w:r w:rsidDel="009453A7">
                <w:delText xml:space="preserve">This write command is only effective when the alarm has already been set by </w:delText>
              </w:r>
              <w:r w:rsidRPr="002E4F33" w:rsidDel="009453A7">
                <w:rPr>
                  <w:b/>
                </w:rPr>
                <w:delText>AT+CALA</w:delText>
              </w:r>
              <w:r w:rsidDel="009453A7">
                <w:delText>.</w:delText>
              </w:r>
              <w:bookmarkStart w:id="10479" w:name="_Toc489459297"/>
              <w:bookmarkEnd w:id="10479"/>
            </w:del>
          </w:p>
        </w:tc>
        <w:bookmarkStart w:id="10480" w:name="_Toc489459298"/>
        <w:bookmarkEnd w:id="10480"/>
      </w:tr>
      <w:tr w:rsidR="00975CC4" w:rsidRPr="00C41274" w:rsidDel="009453A7" w14:paraId="48118C74" w14:textId="5AF8C059" w:rsidTr="00166AF3">
        <w:trPr>
          <w:trHeight w:val="135"/>
          <w:del w:id="10481" w:author="Alban Roche" w:date="2017-08-02T16:36:00Z"/>
        </w:trPr>
        <w:tc>
          <w:tcPr>
            <w:tcW w:w="1728" w:type="dxa"/>
          </w:tcPr>
          <w:p w14:paraId="56BAA03B" w14:textId="467634E9" w:rsidR="00975CC4" w:rsidRPr="00D547D0" w:rsidDel="009453A7" w:rsidRDefault="00975CC4" w:rsidP="00166AF3">
            <w:pPr>
              <w:pStyle w:val="TableBody"/>
              <w:rPr>
                <w:del w:id="10482" w:author="Alban Roche" w:date="2017-08-02T16:36:00Z"/>
                <w:u w:val="single"/>
              </w:rPr>
            </w:pPr>
            <w:del w:id="10483" w:author="Alban Roche" w:date="2017-08-02T16:36:00Z">
              <w:r w:rsidRPr="0064244B" w:rsidDel="009453A7">
                <w:rPr>
                  <w:u w:val="single"/>
                </w:rPr>
                <w:delText>Example</w:delText>
              </w:r>
              <w:r w:rsidDel="009453A7">
                <w:rPr>
                  <w:u w:val="single"/>
                </w:rPr>
                <w:delText>s</w:delText>
              </w:r>
              <w:bookmarkStart w:id="10484" w:name="_Toc489459299"/>
              <w:bookmarkEnd w:id="10484"/>
            </w:del>
          </w:p>
        </w:tc>
        <w:tc>
          <w:tcPr>
            <w:tcW w:w="7560" w:type="dxa"/>
          </w:tcPr>
          <w:p w14:paraId="50A1CBF4" w14:textId="488197B6" w:rsidR="00975CC4" w:rsidDel="009453A7" w:rsidRDefault="00975CC4" w:rsidP="00166AF3">
            <w:pPr>
              <w:pStyle w:val="TableBody"/>
              <w:tabs>
                <w:tab w:val="left" w:pos="1997"/>
              </w:tabs>
              <w:rPr>
                <w:del w:id="10485" w:author="Alban Roche" w:date="2017-08-02T16:36:00Z"/>
                <w:b/>
              </w:rPr>
            </w:pPr>
            <w:del w:id="10486" w:author="Alban Roche" w:date="2017-08-02T16:36:00Z">
              <w:r w:rsidDel="009453A7">
                <w:rPr>
                  <w:b/>
                </w:rPr>
                <w:delText>AT+CALD=?</w:delText>
              </w:r>
              <w:r w:rsidDel="009453A7">
                <w:rPr>
                  <w:b/>
                </w:rPr>
                <w:tab/>
              </w:r>
              <w:r w:rsidRPr="009F32EA" w:rsidDel="009453A7">
                <w:delText>// Test command</w:delText>
              </w:r>
              <w:bookmarkStart w:id="10487" w:name="_Toc489459300"/>
              <w:bookmarkEnd w:id="10487"/>
            </w:del>
          </w:p>
          <w:p w14:paraId="6A1A2548" w14:textId="2EEFEDD1" w:rsidR="00975CC4" w:rsidDel="009453A7" w:rsidRDefault="00975CC4" w:rsidP="00166AF3">
            <w:pPr>
              <w:pStyle w:val="TableBody"/>
              <w:rPr>
                <w:del w:id="10488" w:author="Alban Roche" w:date="2017-08-02T16:36:00Z"/>
                <w:b/>
              </w:rPr>
            </w:pPr>
            <w:del w:id="10489" w:author="Alban Roche" w:date="2017-08-02T16:36:00Z">
              <w:r w:rsidDel="009453A7">
                <w:rPr>
                  <w:b/>
                </w:rPr>
                <w:delText>OK</w:delText>
              </w:r>
              <w:bookmarkStart w:id="10490" w:name="_Toc489459301"/>
              <w:bookmarkEnd w:id="10490"/>
            </w:del>
          </w:p>
          <w:p w14:paraId="08152C9A" w14:textId="4583406B" w:rsidR="00975CC4" w:rsidDel="009453A7" w:rsidRDefault="00975CC4" w:rsidP="00166AF3">
            <w:pPr>
              <w:pStyle w:val="TableBody"/>
              <w:rPr>
                <w:del w:id="10491" w:author="Alban Roche" w:date="2017-08-02T16:36:00Z"/>
                <w:b/>
              </w:rPr>
            </w:pPr>
            <w:bookmarkStart w:id="10492" w:name="_Toc489459302"/>
            <w:bookmarkEnd w:id="10492"/>
          </w:p>
          <w:p w14:paraId="2F5CC392" w14:textId="0B398377" w:rsidR="00975CC4" w:rsidRPr="000322D8" w:rsidDel="009453A7" w:rsidRDefault="00975CC4" w:rsidP="00166AF3">
            <w:pPr>
              <w:pStyle w:val="TableBody"/>
              <w:tabs>
                <w:tab w:val="left" w:pos="1997"/>
              </w:tabs>
              <w:rPr>
                <w:del w:id="10493" w:author="Alban Roche" w:date="2017-08-02T16:36:00Z"/>
                <w:b/>
              </w:rPr>
            </w:pPr>
            <w:del w:id="10494" w:author="Alban Roche" w:date="2017-08-02T16:36:00Z">
              <w:r w:rsidRPr="004C33F9" w:rsidDel="009453A7">
                <w:rPr>
                  <w:b/>
                </w:rPr>
                <w:delText>AT+CALD</w:delText>
              </w:r>
              <w:r w:rsidDel="009453A7">
                <w:rPr>
                  <w:b/>
                </w:rPr>
                <w:delText>=1</w:delText>
              </w:r>
              <w:r w:rsidDel="009453A7">
                <w:rPr>
                  <w:b/>
                </w:rPr>
                <w:tab/>
              </w:r>
              <w:r w:rsidDel="009453A7">
                <w:delText>// Delete the alarm</w:delText>
              </w:r>
              <w:bookmarkStart w:id="10495" w:name="_Toc489459303"/>
              <w:bookmarkEnd w:id="10495"/>
            </w:del>
          </w:p>
          <w:p w14:paraId="14C797A7" w14:textId="01314A37" w:rsidR="00975CC4" w:rsidRPr="003A731B" w:rsidDel="009453A7" w:rsidRDefault="00975CC4" w:rsidP="00166AF3">
            <w:pPr>
              <w:pStyle w:val="TableBody"/>
              <w:rPr>
                <w:del w:id="10496" w:author="Alban Roche" w:date="2017-08-02T16:36:00Z"/>
                <w:u w:val="single"/>
              </w:rPr>
            </w:pPr>
            <w:del w:id="10497" w:author="Alban Roche" w:date="2017-08-02T16:36:00Z">
              <w:r w:rsidRPr="000322D8" w:rsidDel="009453A7">
                <w:rPr>
                  <w:b/>
                </w:rPr>
                <w:delText>OK</w:delText>
              </w:r>
              <w:bookmarkStart w:id="10498" w:name="_Toc489459304"/>
              <w:bookmarkEnd w:id="10498"/>
            </w:del>
          </w:p>
        </w:tc>
        <w:bookmarkStart w:id="10499" w:name="_Toc489459305"/>
        <w:bookmarkEnd w:id="10499"/>
      </w:tr>
    </w:tbl>
    <w:p w14:paraId="64460D1D" w14:textId="09E34A2D" w:rsidR="00975CC4" w:rsidDel="009453A7" w:rsidRDefault="00975CC4" w:rsidP="0059466D">
      <w:pPr>
        <w:pStyle w:val="Heading2"/>
        <w:numPr>
          <w:ilvl w:val="1"/>
          <w:numId w:val="11"/>
        </w:numPr>
        <w:ind w:left="1080" w:hanging="1080"/>
        <w:rPr>
          <w:del w:id="10500" w:author="Alban Roche" w:date="2017-08-02T16:36:00Z"/>
        </w:rPr>
      </w:pPr>
      <w:bookmarkStart w:id="10501" w:name="_Ref462216769"/>
      <w:bookmarkStart w:id="10502" w:name="_Toc486251630"/>
      <w:commentRangeStart w:id="10503"/>
      <w:del w:id="10504" w:author="Alban Roche" w:date="2017-08-02T16:36:00Z">
        <w:r w:rsidDel="009453A7">
          <w:delText xml:space="preserve">+KCCINFO </w:delText>
        </w:r>
        <w:r w:rsidRPr="00AE67EA" w:rsidDel="009453A7">
          <w:delText xml:space="preserve">Command: </w:delText>
        </w:r>
        <w:r w:rsidDel="009453A7">
          <w:delText>Camped Cell Information</w:delText>
        </w:r>
        <w:bookmarkEnd w:id="10501"/>
        <w:commentRangeEnd w:id="10503"/>
        <w:r w:rsidDel="009453A7">
          <w:rPr>
            <w:rStyle w:val="CommentReference"/>
            <w:rFonts w:ascii="Verdana" w:eastAsia="Times New Roman" w:hAnsi="Verdana" w:cs="Times New Roman"/>
            <w:b w:val="0"/>
            <w:lang w:eastAsia="en-US"/>
          </w:rPr>
          <w:commentReference w:id="10503"/>
        </w:r>
        <w:bookmarkStart w:id="10505" w:name="_Toc489459306"/>
        <w:bookmarkEnd w:id="10502"/>
        <w:bookmarkEnd w:id="10505"/>
      </w:del>
    </w:p>
    <w:tbl>
      <w:tblPr>
        <w:tblStyle w:val="TableSWIleft"/>
        <w:tblW w:w="9288" w:type="dxa"/>
        <w:tblLayout w:type="fixed"/>
        <w:tblLook w:val="04A0" w:firstRow="1" w:lastRow="0" w:firstColumn="1" w:lastColumn="0" w:noHBand="0" w:noVBand="1"/>
      </w:tblPr>
      <w:tblGrid>
        <w:gridCol w:w="1728"/>
        <w:gridCol w:w="7560"/>
      </w:tblGrid>
      <w:tr w:rsidR="00975CC4" w:rsidRPr="00C41274" w:rsidDel="009453A7" w14:paraId="25F4B5CE" w14:textId="4158B15C" w:rsidTr="00166AF3">
        <w:trPr>
          <w:cnfStyle w:val="100000000000" w:firstRow="1" w:lastRow="0" w:firstColumn="0" w:lastColumn="0" w:oddVBand="0" w:evenVBand="0" w:oddHBand="0" w:evenHBand="0" w:firstRowFirstColumn="0" w:firstRowLastColumn="0" w:lastRowFirstColumn="0" w:lastRowLastColumn="0"/>
          <w:del w:id="10506" w:author="Alban Roche" w:date="2017-08-02T16:36:00Z"/>
        </w:trPr>
        <w:tc>
          <w:tcPr>
            <w:tcW w:w="9288" w:type="dxa"/>
            <w:gridSpan w:val="2"/>
          </w:tcPr>
          <w:p w14:paraId="6E71FC9B" w14:textId="1DB19974" w:rsidR="00975CC4" w:rsidRPr="00C41274" w:rsidDel="009453A7" w:rsidRDefault="00975CC4">
            <w:pPr>
              <w:pStyle w:val="TableRowHead"/>
              <w:spacing w:before="144" w:after="144"/>
              <w:rPr>
                <w:del w:id="10507" w:author="Alban Roche" w:date="2017-08-02T16:36:00Z"/>
                <w:bCs w:val="0"/>
              </w:rPr>
            </w:pPr>
            <w:del w:id="10508" w:author="Alban Roche" w:date="2017-08-02T14:40:00Z">
              <w:r w:rsidDel="00F22490">
                <w:delText>HL7618, HL7618RD, HL7648, HL7650, HL7688, HL7690 and HL7692</w:delText>
              </w:r>
            </w:del>
            <w:bookmarkStart w:id="10509" w:name="_Toc489459307"/>
            <w:bookmarkEnd w:id="10509"/>
          </w:p>
        </w:tc>
        <w:bookmarkStart w:id="10510" w:name="_Toc489459308"/>
        <w:bookmarkEnd w:id="10510"/>
      </w:tr>
      <w:tr w:rsidR="00975CC4" w:rsidRPr="00C41274" w:rsidDel="009453A7" w14:paraId="7B261B22" w14:textId="6B324DBE" w:rsidTr="00166AF3">
        <w:trPr>
          <w:trHeight w:val="135"/>
          <w:del w:id="10511" w:author="Alban Roche" w:date="2017-08-02T16:36:00Z"/>
        </w:trPr>
        <w:tc>
          <w:tcPr>
            <w:tcW w:w="1728" w:type="dxa"/>
          </w:tcPr>
          <w:p w14:paraId="37EF5E1A" w14:textId="410C6317" w:rsidR="00975CC4" w:rsidRPr="00C41274" w:rsidDel="009453A7" w:rsidRDefault="00975CC4" w:rsidP="00166AF3">
            <w:pPr>
              <w:pStyle w:val="TableBody"/>
              <w:rPr>
                <w:del w:id="10512" w:author="Alban Roche" w:date="2017-08-02T16:36:00Z"/>
                <w:i/>
              </w:rPr>
            </w:pPr>
            <w:del w:id="10513" w:author="Alban Roche" w:date="2017-08-02T16:36:00Z">
              <w:r w:rsidRPr="00C41274" w:rsidDel="009453A7">
                <w:rPr>
                  <w:i/>
                </w:rPr>
                <w:delText>Test command</w:delText>
              </w:r>
              <w:bookmarkStart w:id="10514" w:name="_Toc489459309"/>
              <w:bookmarkEnd w:id="10514"/>
            </w:del>
          </w:p>
          <w:p w14:paraId="74F9E31C" w14:textId="134232F1" w:rsidR="00975CC4" w:rsidRPr="00C41274" w:rsidDel="009453A7" w:rsidRDefault="00975CC4" w:rsidP="00166AF3">
            <w:pPr>
              <w:pStyle w:val="TableBody"/>
              <w:rPr>
                <w:del w:id="10515" w:author="Alban Roche" w:date="2017-08-02T16:36:00Z"/>
              </w:rPr>
            </w:pPr>
            <w:bookmarkStart w:id="10516" w:name="_Toc489459310"/>
            <w:bookmarkEnd w:id="10516"/>
          </w:p>
          <w:p w14:paraId="318A96F1" w14:textId="0687EF29" w:rsidR="00975CC4" w:rsidRPr="00C41274" w:rsidDel="009453A7" w:rsidRDefault="00975CC4" w:rsidP="00166AF3">
            <w:pPr>
              <w:pStyle w:val="TableBody"/>
              <w:rPr>
                <w:del w:id="10517" w:author="Alban Roche" w:date="2017-08-02T16:36:00Z"/>
                <w:u w:val="single"/>
              </w:rPr>
            </w:pPr>
            <w:del w:id="10518" w:author="Alban Roche" w:date="2017-08-02T16:36:00Z">
              <w:r w:rsidRPr="00C41274" w:rsidDel="009453A7">
                <w:rPr>
                  <w:u w:val="single"/>
                </w:rPr>
                <w:delText>Syntax</w:delText>
              </w:r>
              <w:bookmarkStart w:id="10519" w:name="_Toc489459311"/>
              <w:bookmarkEnd w:id="10519"/>
            </w:del>
          </w:p>
          <w:p w14:paraId="2CCD7970" w14:textId="2635E318" w:rsidR="00975CC4" w:rsidRPr="00C41274" w:rsidDel="009453A7" w:rsidRDefault="00975CC4" w:rsidP="00166AF3">
            <w:pPr>
              <w:pStyle w:val="TableBody"/>
              <w:rPr>
                <w:del w:id="10520" w:author="Alban Roche" w:date="2017-08-02T16:36:00Z"/>
              </w:rPr>
            </w:pPr>
            <w:del w:id="10521" w:author="Alban Roche" w:date="2017-08-02T16:36:00Z">
              <w:r w:rsidRPr="00C41274" w:rsidDel="009453A7">
                <w:rPr>
                  <w:b/>
                </w:rPr>
                <w:delText>AT+</w:delText>
              </w:r>
              <w:r w:rsidDel="009453A7">
                <w:rPr>
                  <w:b/>
                </w:rPr>
                <w:delText>KCCINFO</w:delText>
              </w:r>
              <w:r w:rsidRPr="00C41274" w:rsidDel="009453A7">
                <w:rPr>
                  <w:b/>
                </w:rPr>
                <w:delText>=?</w:delText>
              </w:r>
              <w:bookmarkStart w:id="10522" w:name="_Toc489459312"/>
              <w:bookmarkEnd w:id="10522"/>
            </w:del>
          </w:p>
        </w:tc>
        <w:tc>
          <w:tcPr>
            <w:tcW w:w="7560" w:type="dxa"/>
          </w:tcPr>
          <w:p w14:paraId="61B88804" w14:textId="7C55D0FA" w:rsidR="00975CC4" w:rsidRPr="00C41274" w:rsidDel="009453A7" w:rsidRDefault="00975CC4" w:rsidP="00166AF3">
            <w:pPr>
              <w:pStyle w:val="TableBody"/>
              <w:rPr>
                <w:del w:id="10523" w:author="Alban Roche" w:date="2017-08-02T16:36:00Z"/>
                <w:u w:val="single"/>
              </w:rPr>
            </w:pPr>
            <w:bookmarkStart w:id="10524" w:name="_Toc489459313"/>
            <w:bookmarkEnd w:id="10524"/>
          </w:p>
          <w:p w14:paraId="7F46E27B" w14:textId="033F0F0B" w:rsidR="00975CC4" w:rsidRPr="00C41274" w:rsidDel="009453A7" w:rsidRDefault="00975CC4" w:rsidP="00166AF3">
            <w:pPr>
              <w:pStyle w:val="TableBody"/>
              <w:rPr>
                <w:del w:id="10525" w:author="Alban Roche" w:date="2017-08-02T16:36:00Z"/>
                <w:u w:val="single"/>
              </w:rPr>
            </w:pPr>
            <w:bookmarkStart w:id="10526" w:name="_Toc489459314"/>
            <w:bookmarkEnd w:id="10526"/>
          </w:p>
          <w:p w14:paraId="5D6B9180" w14:textId="5D6E80A1" w:rsidR="00975CC4" w:rsidRPr="00C41274" w:rsidDel="009453A7" w:rsidRDefault="00975CC4" w:rsidP="00166AF3">
            <w:pPr>
              <w:pStyle w:val="TableBody"/>
              <w:rPr>
                <w:del w:id="10527" w:author="Alban Roche" w:date="2017-08-02T16:36:00Z"/>
                <w:u w:val="single"/>
              </w:rPr>
            </w:pPr>
            <w:del w:id="10528" w:author="Alban Roche" w:date="2017-08-02T16:36:00Z">
              <w:r w:rsidRPr="00C41274" w:rsidDel="009453A7">
                <w:rPr>
                  <w:u w:val="single"/>
                </w:rPr>
                <w:delText>Response</w:delText>
              </w:r>
              <w:bookmarkStart w:id="10529" w:name="_Toc489459315"/>
              <w:bookmarkEnd w:id="10529"/>
            </w:del>
          </w:p>
          <w:p w14:paraId="02B9CF6B" w14:textId="40E09A42" w:rsidR="00975CC4" w:rsidDel="009453A7" w:rsidRDefault="00975CC4" w:rsidP="00166AF3">
            <w:pPr>
              <w:pStyle w:val="TableBody"/>
              <w:rPr>
                <w:del w:id="10530" w:author="Alban Roche" w:date="2017-08-02T16:36:00Z"/>
              </w:rPr>
            </w:pPr>
            <w:del w:id="10531" w:author="Alban Roche" w:date="2017-08-02T16:36:00Z">
              <w:r w:rsidRPr="00C41274" w:rsidDel="009453A7">
                <w:rPr>
                  <w:b/>
                </w:rPr>
                <w:delText>+</w:delText>
              </w:r>
              <w:r w:rsidDel="009453A7">
                <w:rPr>
                  <w:b/>
                </w:rPr>
                <w:delText>KCCINFO</w:delText>
              </w:r>
              <w:r w:rsidRPr="00C41274" w:rsidDel="009453A7">
                <w:rPr>
                  <w:b/>
                </w:rPr>
                <w:delText>:</w:delText>
              </w:r>
              <w:r w:rsidRPr="00C41274" w:rsidDel="009453A7">
                <w:delText xml:space="preserve"> (list of supported </w:delText>
              </w:r>
              <w:r w:rsidRPr="00C41274" w:rsidDel="009453A7">
                <w:rPr>
                  <w:b/>
                </w:rPr>
                <w:delText>&lt;</w:delText>
              </w:r>
              <w:r w:rsidDel="009453A7">
                <w:rPr>
                  <w:b/>
                </w:rPr>
                <w:delText>mode</w:delText>
              </w:r>
              <w:r w:rsidRPr="00C41274" w:rsidDel="009453A7">
                <w:rPr>
                  <w:b/>
                </w:rPr>
                <w:delText>&gt;</w:delText>
              </w:r>
              <w:r w:rsidRPr="00C41274" w:rsidDel="009453A7">
                <w:delText>s)</w:delText>
              </w:r>
              <w:bookmarkStart w:id="10532" w:name="_Toc489459316"/>
              <w:bookmarkEnd w:id="10532"/>
            </w:del>
          </w:p>
          <w:p w14:paraId="2D56EF46" w14:textId="78658F2B" w:rsidR="00975CC4" w:rsidRPr="00C41274" w:rsidDel="009453A7" w:rsidRDefault="00975CC4" w:rsidP="00166AF3">
            <w:pPr>
              <w:pStyle w:val="TableBody"/>
              <w:rPr>
                <w:del w:id="10533" w:author="Alban Roche" w:date="2017-08-02T16:36:00Z"/>
              </w:rPr>
            </w:pPr>
            <w:del w:id="10534" w:author="Alban Roche" w:date="2017-08-02T16:36:00Z">
              <w:r w:rsidRPr="00C41274" w:rsidDel="009453A7">
                <w:rPr>
                  <w:b/>
                </w:rPr>
                <w:delText>OK</w:delText>
              </w:r>
              <w:bookmarkStart w:id="10535" w:name="_Toc489459317"/>
              <w:bookmarkEnd w:id="10535"/>
            </w:del>
          </w:p>
        </w:tc>
        <w:bookmarkStart w:id="10536" w:name="_Toc489459318"/>
        <w:bookmarkEnd w:id="10536"/>
      </w:tr>
      <w:tr w:rsidR="00975CC4" w:rsidRPr="00C41274" w:rsidDel="009453A7" w14:paraId="7AE0AD91" w14:textId="54C1C3F7" w:rsidTr="00166AF3">
        <w:trPr>
          <w:trHeight w:val="135"/>
          <w:del w:id="10537" w:author="Alban Roche" w:date="2017-08-02T16:36:00Z"/>
        </w:trPr>
        <w:tc>
          <w:tcPr>
            <w:tcW w:w="1728" w:type="dxa"/>
          </w:tcPr>
          <w:p w14:paraId="7FEBDBDD" w14:textId="608DF729" w:rsidR="00975CC4" w:rsidRPr="00C41274" w:rsidDel="009453A7" w:rsidRDefault="00975CC4" w:rsidP="00166AF3">
            <w:pPr>
              <w:pStyle w:val="TableBody"/>
              <w:rPr>
                <w:del w:id="10538" w:author="Alban Roche" w:date="2017-08-02T16:36:00Z"/>
                <w:i/>
              </w:rPr>
            </w:pPr>
            <w:del w:id="10539" w:author="Alban Roche" w:date="2017-08-02T16:36:00Z">
              <w:r w:rsidRPr="00C41274" w:rsidDel="009453A7">
                <w:rPr>
                  <w:i/>
                </w:rPr>
                <w:delText>Read command</w:delText>
              </w:r>
              <w:bookmarkStart w:id="10540" w:name="_Toc489459319"/>
              <w:bookmarkEnd w:id="10540"/>
            </w:del>
          </w:p>
          <w:p w14:paraId="165E9883" w14:textId="414FD708" w:rsidR="00975CC4" w:rsidRPr="00C41274" w:rsidDel="009453A7" w:rsidRDefault="00975CC4" w:rsidP="00166AF3">
            <w:pPr>
              <w:pStyle w:val="TableBody"/>
              <w:rPr>
                <w:del w:id="10541" w:author="Alban Roche" w:date="2017-08-02T16:36:00Z"/>
              </w:rPr>
            </w:pPr>
            <w:bookmarkStart w:id="10542" w:name="_Toc489459320"/>
            <w:bookmarkEnd w:id="10542"/>
          </w:p>
          <w:p w14:paraId="460D8A5E" w14:textId="265CE8BC" w:rsidR="00975CC4" w:rsidRPr="00C41274" w:rsidDel="009453A7" w:rsidRDefault="00975CC4" w:rsidP="00166AF3">
            <w:pPr>
              <w:pStyle w:val="TableBody"/>
              <w:rPr>
                <w:del w:id="10543" w:author="Alban Roche" w:date="2017-08-02T16:36:00Z"/>
                <w:u w:val="single"/>
              </w:rPr>
            </w:pPr>
            <w:del w:id="10544" w:author="Alban Roche" w:date="2017-08-02T16:36:00Z">
              <w:r w:rsidRPr="00C41274" w:rsidDel="009453A7">
                <w:rPr>
                  <w:u w:val="single"/>
                </w:rPr>
                <w:delText>Syntax</w:delText>
              </w:r>
              <w:bookmarkStart w:id="10545" w:name="_Toc489459321"/>
              <w:bookmarkEnd w:id="10545"/>
            </w:del>
          </w:p>
          <w:p w14:paraId="10821B82" w14:textId="1EE26800" w:rsidR="00975CC4" w:rsidRPr="00C41274" w:rsidDel="009453A7" w:rsidRDefault="00975CC4" w:rsidP="00166AF3">
            <w:pPr>
              <w:pStyle w:val="TableBody"/>
              <w:rPr>
                <w:del w:id="10546" w:author="Alban Roche" w:date="2017-08-02T16:36:00Z"/>
                <w:i/>
              </w:rPr>
            </w:pPr>
            <w:del w:id="10547" w:author="Alban Roche" w:date="2017-08-02T16:36:00Z">
              <w:r w:rsidRPr="00C41274" w:rsidDel="009453A7">
                <w:rPr>
                  <w:b/>
                </w:rPr>
                <w:delText>AT+</w:delText>
              </w:r>
              <w:r w:rsidDel="009453A7">
                <w:rPr>
                  <w:b/>
                </w:rPr>
                <w:delText>KCCINFO</w:delText>
              </w:r>
              <w:r w:rsidRPr="00C41274" w:rsidDel="009453A7">
                <w:rPr>
                  <w:b/>
                </w:rPr>
                <w:delText>?</w:delText>
              </w:r>
              <w:bookmarkStart w:id="10548" w:name="_Toc489459322"/>
              <w:bookmarkEnd w:id="10548"/>
            </w:del>
          </w:p>
        </w:tc>
        <w:tc>
          <w:tcPr>
            <w:tcW w:w="7560" w:type="dxa"/>
          </w:tcPr>
          <w:p w14:paraId="6A65F828" w14:textId="6EBC8AC2" w:rsidR="00975CC4" w:rsidDel="009453A7" w:rsidRDefault="00975CC4" w:rsidP="00166AF3">
            <w:pPr>
              <w:pStyle w:val="TableBody"/>
              <w:rPr>
                <w:del w:id="10549" w:author="Alban Roche" w:date="2017-08-02T16:36:00Z"/>
                <w:u w:val="single"/>
              </w:rPr>
            </w:pPr>
            <w:bookmarkStart w:id="10550" w:name="_Toc489459323"/>
            <w:bookmarkEnd w:id="10550"/>
          </w:p>
          <w:p w14:paraId="64EDFDA1" w14:textId="52242E9C" w:rsidR="00975CC4" w:rsidRPr="00C41274" w:rsidDel="009453A7" w:rsidRDefault="00975CC4" w:rsidP="00166AF3">
            <w:pPr>
              <w:pStyle w:val="TableBody"/>
              <w:rPr>
                <w:del w:id="10551" w:author="Alban Roche" w:date="2017-08-02T16:36:00Z"/>
                <w:u w:val="single"/>
              </w:rPr>
            </w:pPr>
            <w:bookmarkStart w:id="10552" w:name="_Toc489459324"/>
            <w:bookmarkEnd w:id="10552"/>
          </w:p>
          <w:p w14:paraId="1928074C" w14:textId="5EB69E16" w:rsidR="00975CC4" w:rsidRPr="007D3118" w:rsidDel="009453A7" w:rsidRDefault="00975CC4" w:rsidP="00166AF3">
            <w:pPr>
              <w:pStyle w:val="TableBody"/>
              <w:rPr>
                <w:del w:id="10553" w:author="Alban Roche" w:date="2017-08-02T16:36:00Z"/>
                <w:u w:val="single"/>
                <w:lang w:val="fr-FR"/>
                <w:rPrChange w:id="10554" w:author="Alban Roche" w:date="2017-08-02T14:39:00Z">
                  <w:rPr>
                    <w:del w:id="10555" w:author="Alban Roche" w:date="2017-08-02T16:36:00Z"/>
                    <w:u w:val="single"/>
                  </w:rPr>
                </w:rPrChange>
              </w:rPr>
            </w:pPr>
            <w:del w:id="10556" w:author="Alban Roche" w:date="2017-08-02T16:36:00Z">
              <w:r w:rsidRPr="007D3118" w:rsidDel="009453A7">
                <w:rPr>
                  <w:u w:val="single"/>
                  <w:lang w:val="fr-FR"/>
                  <w:rPrChange w:id="10557" w:author="Alban Roche" w:date="2017-08-02T14:39:00Z">
                    <w:rPr>
                      <w:u w:val="single"/>
                    </w:rPr>
                  </w:rPrChange>
                </w:rPr>
                <w:delText>Response</w:delText>
              </w:r>
              <w:bookmarkStart w:id="10558" w:name="_Toc489459325"/>
              <w:bookmarkEnd w:id="10558"/>
            </w:del>
          </w:p>
          <w:p w14:paraId="2FACA11D" w14:textId="20BB0569" w:rsidR="00975CC4" w:rsidRPr="007D3118" w:rsidDel="009453A7" w:rsidRDefault="00975CC4" w:rsidP="00166AF3">
            <w:pPr>
              <w:pStyle w:val="TableBody"/>
              <w:rPr>
                <w:del w:id="10559" w:author="Alban Roche" w:date="2017-08-02T16:36:00Z"/>
                <w:b/>
                <w:lang w:val="fr-FR"/>
                <w:rPrChange w:id="10560" w:author="Alban Roche" w:date="2017-08-02T14:39:00Z">
                  <w:rPr>
                    <w:del w:id="10561" w:author="Alban Roche" w:date="2017-08-02T16:36:00Z"/>
                    <w:b/>
                  </w:rPr>
                </w:rPrChange>
              </w:rPr>
            </w:pPr>
            <w:del w:id="10562" w:author="Alban Roche" w:date="2017-08-02T16:36:00Z">
              <w:r w:rsidRPr="007D3118" w:rsidDel="009453A7">
                <w:rPr>
                  <w:b/>
                  <w:lang w:val="fr-FR"/>
                  <w:rPrChange w:id="10563" w:author="Alban Roche" w:date="2017-08-02T14:39:00Z">
                    <w:rPr>
                      <w:b/>
                    </w:rPr>
                  </w:rPrChange>
                </w:rPr>
                <w:delText>+KCCINFO: &lt;mode&gt;,&lt;CI&gt;,&lt;RAC&gt;,&lt;TAC&gt;</w:delText>
              </w:r>
              <w:bookmarkStart w:id="10564" w:name="_Toc489459326"/>
              <w:bookmarkEnd w:id="10564"/>
            </w:del>
          </w:p>
          <w:p w14:paraId="0CAD9959" w14:textId="2E60DB17" w:rsidR="00975CC4" w:rsidRPr="00C41274" w:rsidDel="009453A7" w:rsidRDefault="00975CC4" w:rsidP="00166AF3">
            <w:pPr>
              <w:pStyle w:val="TableBody"/>
              <w:rPr>
                <w:del w:id="10565" w:author="Alban Roche" w:date="2017-08-02T16:36:00Z"/>
                <w:u w:val="single"/>
              </w:rPr>
            </w:pPr>
            <w:del w:id="10566" w:author="Alban Roche" w:date="2017-08-02T16:36:00Z">
              <w:r w:rsidRPr="00C41274" w:rsidDel="009453A7">
                <w:rPr>
                  <w:b/>
                </w:rPr>
                <w:delText>OK</w:delText>
              </w:r>
              <w:bookmarkStart w:id="10567" w:name="_Toc489459327"/>
              <w:bookmarkEnd w:id="10567"/>
            </w:del>
          </w:p>
        </w:tc>
        <w:bookmarkStart w:id="10568" w:name="_Toc489459328"/>
        <w:bookmarkEnd w:id="10568"/>
      </w:tr>
      <w:tr w:rsidR="00975CC4" w:rsidRPr="00C41274" w:rsidDel="009453A7" w14:paraId="3C63D0B3" w14:textId="77093ACD" w:rsidTr="00166AF3">
        <w:trPr>
          <w:cantSplit w:val="0"/>
          <w:trHeight w:val="135"/>
          <w:del w:id="10569" w:author="Alban Roche" w:date="2017-08-02T16:36:00Z"/>
        </w:trPr>
        <w:tc>
          <w:tcPr>
            <w:tcW w:w="0" w:type="dxa"/>
          </w:tcPr>
          <w:p w14:paraId="186F8366" w14:textId="750274B7" w:rsidR="00975CC4" w:rsidRPr="00C41274" w:rsidDel="009453A7" w:rsidRDefault="00975CC4" w:rsidP="00166AF3">
            <w:pPr>
              <w:pStyle w:val="TableBody"/>
              <w:rPr>
                <w:del w:id="10570" w:author="Alban Roche" w:date="2017-08-02T16:36:00Z"/>
                <w:i/>
              </w:rPr>
            </w:pPr>
            <w:del w:id="10571" w:author="Alban Roche" w:date="2017-08-02T16:36:00Z">
              <w:r w:rsidDel="009453A7">
                <w:rPr>
                  <w:i/>
                </w:rPr>
                <w:delText>Write</w:delText>
              </w:r>
              <w:r w:rsidRPr="00C41274" w:rsidDel="009453A7">
                <w:rPr>
                  <w:i/>
                </w:rPr>
                <w:delText xml:space="preserve"> command</w:delText>
              </w:r>
              <w:bookmarkStart w:id="10572" w:name="_Toc489459329"/>
              <w:bookmarkEnd w:id="10572"/>
            </w:del>
          </w:p>
          <w:p w14:paraId="09108CF1" w14:textId="7A449447" w:rsidR="00975CC4" w:rsidRPr="00C41274" w:rsidDel="009453A7" w:rsidRDefault="00975CC4" w:rsidP="00166AF3">
            <w:pPr>
              <w:pStyle w:val="TableBody"/>
              <w:rPr>
                <w:del w:id="10573" w:author="Alban Roche" w:date="2017-08-02T16:36:00Z"/>
              </w:rPr>
            </w:pPr>
            <w:bookmarkStart w:id="10574" w:name="_Toc489459330"/>
            <w:bookmarkEnd w:id="10574"/>
          </w:p>
          <w:p w14:paraId="5AFBA575" w14:textId="7F4313F8" w:rsidR="00975CC4" w:rsidRPr="00C41274" w:rsidDel="009453A7" w:rsidRDefault="00975CC4" w:rsidP="00166AF3">
            <w:pPr>
              <w:pStyle w:val="TableBody"/>
              <w:rPr>
                <w:del w:id="10575" w:author="Alban Roche" w:date="2017-08-02T16:36:00Z"/>
                <w:u w:val="single"/>
              </w:rPr>
            </w:pPr>
            <w:del w:id="10576" w:author="Alban Roche" w:date="2017-08-02T16:36:00Z">
              <w:r w:rsidRPr="00C41274" w:rsidDel="009453A7">
                <w:rPr>
                  <w:u w:val="single"/>
                </w:rPr>
                <w:delText>Syntax</w:delText>
              </w:r>
              <w:bookmarkStart w:id="10577" w:name="_Toc489459331"/>
              <w:bookmarkEnd w:id="10577"/>
            </w:del>
          </w:p>
          <w:p w14:paraId="03076448" w14:textId="4C27DDD7" w:rsidR="00975CC4" w:rsidRPr="00C41274" w:rsidDel="009453A7" w:rsidRDefault="00975CC4" w:rsidP="00166AF3">
            <w:pPr>
              <w:pStyle w:val="TableBody"/>
              <w:rPr>
                <w:del w:id="10578" w:author="Alban Roche" w:date="2017-08-02T16:36:00Z"/>
                <w:i/>
              </w:rPr>
            </w:pPr>
            <w:del w:id="10579" w:author="Alban Roche" w:date="2017-08-02T16:36:00Z">
              <w:r w:rsidRPr="00C41274" w:rsidDel="009453A7">
                <w:rPr>
                  <w:b/>
                </w:rPr>
                <w:delText>AT+</w:delText>
              </w:r>
              <w:r w:rsidDel="009453A7">
                <w:rPr>
                  <w:b/>
                </w:rPr>
                <w:delText>KCCINFO=</w:delText>
              </w:r>
              <w:r w:rsidDel="009453A7">
                <w:rPr>
                  <w:b/>
                </w:rPr>
                <w:br/>
                <w:delText>&lt;mode&gt;</w:delText>
              </w:r>
              <w:bookmarkStart w:id="10580" w:name="_Toc489459332"/>
              <w:bookmarkEnd w:id="10580"/>
            </w:del>
          </w:p>
        </w:tc>
        <w:tc>
          <w:tcPr>
            <w:tcW w:w="0" w:type="dxa"/>
          </w:tcPr>
          <w:p w14:paraId="4D9ECB6A" w14:textId="30764ECF" w:rsidR="00975CC4" w:rsidDel="009453A7" w:rsidRDefault="00975CC4" w:rsidP="00166AF3">
            <w:pPr>
              <w:pStyle w:val="TableBody"/>
              <w:rPr>
                <w:del w:id="10581" w:author="Alban Roche" w:date="2017-08-02T16:36:00Z"/>
              </w:rPr>
            </w:pPr>
            <w:bookmarkStart w:id="10582" w:name="_Toc489459333"/>
            <w:bookmarkEnd w:id="10582"/>
          </w:p>
          <w:p w14:paraId="5FEE7042" w14:textId="45BA1C89" w:rsidR="00975CC4" w:rsidDel="009453A7" w:rsidRDefault="00975CC4" w:rsidP="00166AF3">
            <w:pPr>
              <w:pStyle w:val="TableBody"/>
              <w:rPr>
                <w:del w:id="10583" w:author="Alban Roche" w:date="2017-08-02T16:36:00Z"/>
              </w:rPr>
            </w:pPr>
            <w:bookmarkStart w:id="10584" w:name="_Toc489459334"/>
            <w:bookmarkEnd w:id="10584"/>
          </w:p>
          <w:p w14:paraId="59558125" w14:textId="76B5517A" w:rsidR="00975CC4" w:rsidRPr="00C41274" w:rsidDel="009453A7" w:rsidRDefault="00975CC4" w:rsidP="00166AF3">
            <w:pPr>
              <w:pStyle w:val="TableBody"/>
              <w:rPr>
                <w:del w:id="10585" w:author="Alban Roche" w:date="2017-08-02T16:36:00Z"/>
                <w:u w:val="single"/>
              </w:rPr>
            </w:pPr>
            <w:del w:id="10586" w:author="Alban Roche" w:date="2017-08-02T16:36:00Z">
              <w:r w:rsidRPr="00C41274" w:rsidDel="009453A7">
                <w:rPr>
                  <w:u w:val="single"/>
                </w:rPr>
                <w:delText>Response</w:delText>
              </w:r>
              <w:bookmarkStart w:id="10587" w:name="_Toc489459335"/>
              <w:bookmarkEnd w:id="10587"/>
            </w:del>
          </w:p>
          <w:p w14:paraId="40485B3B" w14:textId="177D8847" w:rsidR="00975CC4" w:rsidDel="009453A7" w:rsidRDefault="00975CC4" w:rsidP="00166AF3">
            <w:pPr>
              <w:pStyle w:val="TableBody"/>
              <w:rPr>
                <w:del w:id="10588" w:author="Alban Roche" w:date="2017-08-02T16:36:00Z"/>
                <w:b/>
              </w:rPr>
            </w:pPr>
            <w:del w:id="10589" w:author="Alban Roche" w:date="2017-08-02T16:36:00Z">
              <w:r w:rsidRPr="00C41274" w:rsidDel="009453A7">
                <w:rPr>
                  <w:b/>
                </w:rPr>
                <w:delText>OK</w:delText>
              </w:r>
              <w:bookmarkStart w:id="10590" w:name="_Toc489459336"/>
              <w:bookmarkEnd w:id="10590"/>
            </w:del>
          </w:p>
          <w:p w14:paraId="32E0CAC4" w14:textId="45E1D0BA" w:rsidR="00975CC4" w:rsidDel="009453A7" w:rsidRDefault="00975CC4" w:rsidP="00166AF3">
            <w:pPr>
              <w:pStyle w:val="TableBody"/>
              <w:rPr>
                <w:del w:id="10591" w:author="Alban Roche" w:date="2017-08-02T16:36:00Z"/>
                <w:u w:val="single"/>
              </w:rPr>
            </w:pPr>
            <w:bookmarkStart w:id="10592" w:name="_Toc489459337"/>
            <w:bookmarkEnd w:id="10592"/>
          </w:p>
          <w:p w14:paraId="74CF7CFE" w14:textId="49DB0B93" w:rsidR="00975CC4" w:rsidRPr="004C2109" w:rsidDel="009453A7" w:rsidRDefault="00975CC4" w:rsidP="00166AF3">
            <w:pPr>
              <w:pStyle w:val="TableBody"/>
              <w:rPr>
                <w:del w:id="10593" w:author="Alban Roche" w:date="2017-08-02T16:36:00Z"/>
                <w:szCs w:val="18"/>
              </w:rPr>
            </w:pPr>
            <w:del w:id="10594" w:author="Alban Roche" w:date="2017-08-02T16:36:00Z">
              <w:r w:rsidRPr="004C2109" w:rsidDel="009453A7">
                <w:rPr>
                  <w:szCs w:val="18"/>
                </w:rPr>
                <w:delText>or</w:delText>
              </w:r>
              <w:bookmarkStart w:id="10595" w:name="_Toc489459338"/>
              <w:bookmarkEnd w:id="10595"/>
            </w:del>
          </w:p>
          <w:p w14:paraId="56FB1A87" w14:textId="0D1A5503" w:rsidR="00975CC4" w:rsidDel="009453A7" w:rsidRDefault="00975CC4" w:rsidP="00166AF3">
            <w:pPr>
              <w:pStyle w:val="TableBody"/>
              <w:rPr>
                <w:del w:id="10596" w:author="Alban Roche" w:date="2017-08-02T16:36:00Z"/>
                <w:u w:val="single"/>
              </w:rPr>
            </w:pPr>
            <w:del w:id="10597" w:author="Alban Roche" w:date="2017-08-02T16:36:00Z">
              <w:r w:rsidRPr="00C223DC" w:rsidDel="009453A7">
                <w:rPr>
                  <w:b/>
                  <w:bCs/>
                </w:rPr>
                <w:delText>+CME ERROR: &lt;err&gt;</w:delText>
              </w:r>
              <w:bookmarkStart w:id="10598" w:name="_Toc489459339"/>
              <w:bookmarkEnd w:id="10598"/>
            </w:del>
          </w:p>
          <w:p w14:paraId="7A35896D" w14:textId="463C1175" w:rsidR="00975CC4" w:rsidRPr="00C41274" w:rsidDel="009453A7" w:rsidRDefault="00975CC4" w:rsidP="00166AF3">
            <w:pPr>
              <w:pStyle w:val="TableBody"/>
              <w:rPr>
                <w:del w:id="10599" w:author="Alban Roche" w:date="2017-08-02T16:36:00Z"/>
                <w:u w:val="single"/>
              </w:rPr>
            </w:pPr>
            <w:bookmarkStart w:id="10600" w:name="_Toc489459340"/>
            <w:bookmarkEnd w:id="10600"/>
          </w:p>
          <w:p w14:paraId="72E61960" w14:textId="230A244B" w:rsidR="00975CC4" w:rsidRPr="00C41274" w:rsidDel="009453A7" w:rsidRDefault="00975CC4" w:rsidP="00166AF3">
            <w:pPr>
              <w:pStyle w:val="TableBody"/>
              <w:rPr>
                <w:del w:id="10601" w:author="Alban Roche" w:date="2017-08-02T16:36:00Z"/>
                <w:u w:val="single"/>
              </w:rPr>
            </w:pPr>
            <w:del w:id="10602" w:author="Alban Roche" w:date="2017-08-02T16:36:00Z">
              <w:r w:rsidRPr="00C41274" w:rsidDel="009453A7">
                <w:rPr>
                  <w:u w:val="single"/>
                </w:rPr>
                <w:delText>Parameters</w:delText>
              </w:r>
              <w:bookmarkStart w:id="10603" w:name="_Toc489459341"/>
              <w:bookmarkEnd w:id="10603"/>
            </w:del>
          </w:p>
          <w:p w14:paraId="00685E9B" w14:textId="007D5BEF" w:rsidR="00975CC4" w:rsidRPr="00AE67EA" w:rsidDel="009453A7" w:rsidRDefault="00975CC4" w:rsidP="00166AF3">
            <w:pPr>
              <w:pStyle w:val="TableBody"/>
              <w:rPr>
                <w:del w:id="10604" w:author="Alban Roche" w:date="2017-08-02T16:36:00Z"/>
                <w:rFonts w:eastAsia="PMingLiU"/>
                <w:lang w:eastAsia="zh-TW"/>
              </w:rPr>
            </w:pPr>
            <w:del w:id="10605" w:author="Alban Roche" w:date="2017-08-02T16:36:00Z">
              <w:r w:rsidRPr="00C41274" w:rsidDel="009453A7">
                <w:rPr>
                  <w:b/>
                </w:rPr>
                <w:delText>&lt;mode&gt;</w:delText>
              </w:r>
              <w:r w:rsidDel="009453A7">
                <w:rPr>
                  <w:b/>
                </w:rPr>
                <w:tab/>
              </w:r>
              <w:r w:rsidRPr="009D4B0C" w:rsidDel="009453A7">
                <w:delText>0</w:delText>
              </w:r>
              <w:r w:rsidDel="009453A7">
                <w:tab/>
              </w:r>
              <w:r w:rsidDel="009453A7">
                <w:rPr>
                  <w:rFonts w:eastAsia="PMingLiU"/>
                  <w:lang w:eastAsia="zh-TW"/>
                </w:rPr>
                <w:delText>Camped cell parameters change event notification is disabled</w:delText>
              </w:r>
              <w:bookmarkStart w:id="10606" w:name="_Toc489459342"/>
              <w:bookmarkEnd w:id="10606"/>
            </w:del>
          </w:p>
          <w:p w14:paraId="3F0214FC" w14:textId="1979AFE6" w:rsidR="00975CC4" w:rsidRPr="00AE67EA" w:rsidDel="009453A7" w:rsidRDefault="00975CC4" w:rsidP="00166AF3">
            <w:pPr>
              <w:pStyle w:val="TableBody"/>
              <w:rPr>
                <w:del w:id="10607" w:author="Alban Roche" w:date="2017-08-02T16:36:00Z"/>
                <w:rFonts w:eastAsia="PMingLiU"/>
                <w:lang w:eastAsia="zh-TW"/>
              </w:rPr>
            </w:pPr>
            <w:del w:id="10608" w:author="Alban Roche" w:date="2017-08-02T16:36:00Z">
              <w:r w:rsidDel="009453A7">
                <w:tab/>
              </w:r>
              <w:r w:rsidDel="009453A7">
                <w:tab/>
                <w:delText>1</w:delText>
              </w:r>
              <w:r w:rsidRPr="00C41274" w:rsidDel="009453A7">
                <w:tab/>
              </w:r>
              <w:r w:rsidDel="009453A7">
                <w:rPr>
                  <w:rFonts w:eastAsia="PMingLiU"/>
                  <w:lang w:eastAsia="zh-TW"/>
                </w:rPr>
                <w:delText>Camped cell parameters change event notification is enabled</w:delText>
              </w:r>
              <w:bookmarkStart w:id="10609" w:name="_Toc489459343"/>
              <w:bookmarkEnd w:id="10609"/>
            </w:del>
          </w:p>
          <w:p w14:paraId="4DEBD5A0" w14:textId="6C5DC6F2" w:rsidR="00975CC4" w:rsidDel="009453A7" w:rsidRDefault="00975CC4" w:rsidP="00166AF3">
            <w:pPr>
              <w:pStyle w:val="TableBody"/>
              <w:rPr>
                <w:del w:id="10610" w:author="Alban Roche" w:date="2017-08-02T16:36:00Z"/>
                <w:rFonts w:eastAsia="PMingLiU"/>
                <w:lang w:eastAsia="zh-TW"/>
              </w:rPr>
            </w:pPr>
            <w:bookmarkStart w:id="10611" w:name="_Toc489459344"/>
            <w:bookmarkEnd w:id="10611"/>
          </w:p>
          <w:p w14:paraId="6B6F2753" w14:textId="42CF40C7" w:rsidR="00975CC4" w:rsidRPr="00AE67EA" w:rsidDel="009453A7" w:rsidRDefault="00975CC4" w:rsidP="00166AF3">
            <w:pPr>
              <w:pStyle w:val="TableBody"/>
              <w:rPr>
                <w:del w:id="10612" w:author="Alban Roche" w:date="2017-08-02T16:36:00Z"/>
                <w:rFonts w:eastAsia="PMingLiU"/>
                <w:lang w:eastAsia="zh-TW"/>
              </w:rPr>
            </w:pPr>
            <w:del w:id="10613" w:author="Alban Roche" w:date="2017-08-02T16:36:00Z">
              <w:r w:rsidRPr="00C41274" w:rsidDel="009453A7">
                <w:rPr>
                  <w:b/>
                </w:rPr>
                <w:delText>&lt;</w:delText>
              </w:r>
              <w:r w:rsidDel="009453A7">
                <w:rPr>
                  <w:b/>
                </w:rPr>
                <w:delText>CI</w:delText>
              </w:r>
              <w:r w:rsidRPr="00C41274" w:rsidDel="009453A7">
                <w:rPr>
                  <w:b/>
                </w:rPr>
                <w:delText>&gt;</w:delText>
              </w:r>
              <w:r w:rsidRPr="002E4F33" w:rsidDel="009453A7">
                <w:tab/>
              </w:r>
              <w:r w:rsidDel="009453A7">
                <w:delText>4-byte location area code in hexadecimal format (e.g. “00C3” equals 195 in decimal)</w:delText>
              </w:r>
              <w:bookmarkStart w:id="10614" w:name="_Toc489459345"/>
              <w:bookmarkEnd w:id="10614"/>
            </w:del>
          </w:p>
          <w:p w14:paraId="224490F1" w14:textId="23F4E0D2" w:rsidR="00975CC4" w:rsidDel="009453A7" w:rsidRDefault="00975CC4" w:rsidP="00166AF3">
            <w:pPr>
              <w:pStyle w:val="TableBody"/>
              <w:rPr>
                <w:del w:id="10615" w:author="Alban Roche" w:date="2017-08-02T16:36:00Z"/>
                <w:rFonts w:eastAsia="PMingLiU"/>
                <w:lang w:eastAsia="zh-TW"/>
              </w:rPr>
            </w:pPr>
            <w:bookmarkStart w:id="10616" w:name="_Toc489459346"/>
            <w:bookmarkEnd w:id="10616"/>
          </w:p>
          <w:p w14:paraId="3B7935B5" w14:textId="1EA70AF5" w:rsidR="00975CC4" w:rsidRPr="00AE67EA" w:rsidDel="009453A7" w:rsidRDefault="00975CC4" w:rsidP="00166AF3">
            <w:pPr>
              <w:pStyle w:val="TableBody"/>
              <w:rPr>
                <w:del w:id="10617" w:author="Alban Roche" w:date="2017-08-02T16:36:00Z"/>
                <w:rFonts w:eastAsia="PMingLiU"/>
                <w:lang w:eastAsia="zh-TW"/>
              </w:rPr>
            </w:pPr>
            <w:del w:id="10618" w:author="Alban Roche" w:date="2017-08-02T16:36:00Z">
              <w:r w:rsidRPr="00C41274" w:rsidDel="009453A7">
                <w:rPr>
                  <w:b/>
                </w:rPr>
                <w:delText>&lt;</w:delText>
              </w:r>
              <w:r w:rsidDel="009453A7">
                <w:rPr>
                  <w:b/>
                </w:rPr>
                <w:delText>RAC</w:delText>
              </w:r>
              <w:r w:rsidRPr="00C41274" w:rsidDel="009453A7">
                <w:rPr>
                  <w:b/>
                </w:rPr>
                <w:delText>&gt;</w:delText>
              </w:r>
              <w:r w:rsidRPr="002E4F33" w:rsidDel="009453A7">
                <w:tab/>
                <w:delText>1-</w:delText>
              </w:r>
              <w:r w:rsidDel="009453A7">
                <w:delText>byte routing area code in hexadecimal format. FF will be displayed if routing area identity information is invalid.</w:delText>
              </w:r>
              <w:bookmarkStart w:id="10619" w:name="_Toc489459347"/>
              <w:bookmarkEnd w:id="10619"/>
            </w:del>
          </w:p>
          <w:p w14:paraId="340E3786" w14:textId="2FC70946" w:rsidR="00975CC4" w:rsidDel="009453A7" w:rsidRDefault="00975CC4" w:rsidP="00166AF3">
            <w:pPr>
              <w:pStyle w:val="TableBody"/>
              <w:tabs>
                <w:tab w:val="left" w:pos="1980"/>
              </w:tabs>
              <w:rPr>
                <w:del w:id="10620" w:author="Alban Roche" w:date="2017-08-02T16:36:00Z"/>
                <w:rFonts w:eastAsia="PMingLiU"/>
                <w:lang w:eastAsia="zh-TW"/>
              </w:rPr>
            </w:pPr>
            <w:del w:id="10621" w:author="Alban Roche" w:date="2017-08-02T16:36:00Z">
              <w:r w:rsidDel="009453A7">
                <w:rPr>
                  <w:rFonts w:eastAsia="PMingLiU"/>
                  <w:lang w:eastAsia="zh-TW"/>
                </w:rPr>
                <w:tab/>
              </w:r>
              <w:bookmarkStart w:id="10622" w:name="_Toc489459348"/>
              <w:bookmarkEnd w:id="10622"/>
            </w:del>
          </w:p>
          <w:p w14:paraId="2074D032" w14:textId="4314262C" w:rsidR="00975CC4" w:rsidRPr="002E4F33" w:rsidDel="009453A7" w:rsidRDefault="00975CC4" w:rsidP="00166AF3">
            <w:pPr>
              <w:pStyle w:val="TableBody"/>
              <w:rPr>
                <w:del w:id="10623" w:author="Alban Roche" w:date="2017-08-02T16:36:00Z"/>
                <w:rFonts w:eastAsia="PMingLiU"/>
                <w:lang w:eastAsia="zh-TW"/>
              </w:rPr>
            </w:pPr>
            <w:del w:id="10624" w:author="Alban Roche" w:date="2017-08-02T16:36:00Z">
              <w:r w:rsidRPr="00C41274" w:rsidDel="009453A7">
                <w:rPr>
                  <w:b/>
                </w:rPr>
                <w:delText>&lt;</w:delText>
              </w:r>
              <w:r w:rsidDel="009453A7">
                <w:rPr>
                  <w:b/>
                </w:rPr>
                <w:delText>TAC</w:delText>
              </w:r>
              <w:r w:rsidRPr="00C41274" w:rsidDel="009453A7">
                <w:rPr>
                  <w:b/>
                </w:rPr>
                <w:delText>&gt;</w:delText>
              </w:r>
              <w:r w:rsidRPr="002E4F33" w:rsidDel="009453A7">
                <w:tab/>
                <w:delText>2-</w:delText>
              </w:r>
              <w:r w:rsidDel="009453A7">
                <w:delText xml:space="preserve">byte tracking area code in hexadecimal format (e.g. “00C3” equals 195 in decimal). FFFF will be displayed if tracking area identity </w:delText>
              </w:r>
              <w:r w:rsidDel="009453A7">
                <w:tab/>
                <w:delText>information is invalid.</w:delText>
              </w:r>
              <w:bookmarkStart w:id="10625" w:name="_Toc489459349"/>
              <w:bookmarkEnd w:id="10625"/>
            </w:del>
          </w:p>
        </w:tc>
        <w:bookmarkStart w:id="10626" w:name="_Toc489459350"/>
        <w:bookmarkEnd w:id="10626"/>
      </w:tr>
      <w:tr w:rsidR="00975CC4" w:rsidRPr="007D3118" w:rsidDel="009453A7" w14:paraId="2B777AC2" w14:textId="68858554" w:rsidTr="00166AF3">
        <w:trPr>
          <w:trHeight w:val="135"/>
          <w:del w:id="10627" w:author="Alban Roche" w:date="2017-08-02T16:36:00Z"/>
        </w:trPr>
        <w:tc>
          <w:tcPr>
            <w:tcW w:w="1728" w:type="dxa"/>
          </w:tcPr>
          <w:p w14:paraId="5C4A4841" w14:textId="0135B9F2" w:rsidR="00975CC4" w:rsidRPr="002E4F33" w:rsidDel="009453A7" w:rsidRDefault="00975CC4" w:rsidP="00166AF3">
            <w:pPr>
              <w:pStyle w:val="TableBody"/>
              <w:rPr>
                <w:del w:id="10628" w:author="Alban Roche" w:date="2017-08-02T16:36:00Z"/>
                <w:i/>
              </w:rPr>
            </w:pPr>
            <w:del w:id="10629" w:author="Alban Roche" w:date="2017-08-02T16:36:00Z">
              <w:r w:rsidRPr="002E4F33" w:rsidDel="009453A7">
                <w:rPr>
                  <w:i/>
                </w:rPr>
                <w:delText>Unsolicited Notification</w:delText>
              </w:r>
              <w:bookmarkStart w:id="10630" w:name="_Toc489459351"/>
              <w:bookmarkEnd w:id="10630"/>
            </w:del>
          </w:p>
        </w:tc>
        <w:tc>
          <w:tcPr>
            <w:tcW w:w="7560" w:type="dxa"/>
          </w:tcPr>
          <w:p w14:paraId="28C2CEAA" w14:textId="659D5B20" w:rsidR="00975CC4" w:rsidRPr="007D3118" w:rsidDel="009453A7" w:rsidRDefault="00975CC4" w:rsidP="00166AF3">
            <w:pPr>
              <w:pStyle w:val="TableBody"/>
              <w:rPr>
                <w:del w:id="10631" w:author="Alban Roche" w:date="2017-08-02T16:36:00Z"/>
                <w:szCs w:val="18"/>
                <w:u w:val="single"/>
                <w:lang w:val="fr-FR"/>
                <w:rPrChange w:id="10632" w:author="Alban Roche" w:date="2017-08-02T14:39:00Z">
                  <w:rPr>
                    <w:del w:id="10633" w:author="Alban Roche" w:date="2017-08-02T16:36:00Z"/>
                    <w:szCs w:val="18"/>
                    <w:u w:val="single"/>
                  </w:rPr>
                </w:rPrChange>
              </w:rPr>
            </w:pPr>
            <w:del w:id="10634" w:author="Alban Roche" w:date="2017-08-02T16:36:00Z">
              <w:r w:rsidRPr="007D3118" w:rsidDel="009453A7">
                <w:rPr>
                  <w:szCs w:val="18"/>
                  <w:u w:val="single"/>
                  <w:lang w:val="fr-FR"/>
                  <w:rPrChange w:id="10635" w:author="Alban Roche" w:date="2017-08-02T14:39:00Z">
                    <w:rPr>
                      <w:szCs w:val="18"/>
                      <w:u w:val="single"/>
                    </w:rPr>
                  </w:rPrChange>
                </w:rPr>
                <w:delText>Response</w:delText>
              </w:r>
              <w:bookmarkStart w:id="10636" w:name="_Toc489459352"/>
              <w:bookmarkEnd w:id="10636"/>
            </w:del>
          </w:p>
          <w:p w14:paraId="547F1C8F" w14:textId="6E204F0D" w:rsidR="00975CC4" w:rsidRPr="007D3118" w:rsidDel="009453A7" w:rsidRDefault="00975CC4" w:rsidP="00166AF3">
            <w:pPr>
              <w:pStyle w:val="TableBody"/>
              <w:rPr>
                <w:del w:id="10637" w:author="Alban Roche" w:date="2017-08-02T16:36:00Z"/>
                <w:lang w:val="fr-FR"/>
                <w:rPrChange w:id="10638" w:author="Alban Roche" w:date="2017-08-02T14:39:00Z">
                  <w:rPr>
                    <w:del w:id="10639" w:author="Alban Roche" w:date="2017-08-02T16:36:00Z"/>
                  </w:rPr>
                </w:rPrChange>
              </w:rPr>
            </w:pPr>
            <w:del w:id="10640" w:author="Alban Roche" w:date="2017-08-02T16:36:00Z">
              <w:r w:rsidRPr="007D3118" w:rsidDel="009453A7">
                <w:rPr>
                  <w:b/>
                  <w:lang w:val="fr-FR"/>
                  <w:rPrChange w:id="10641" w:author="Alban Roche" w:date="2017-08-02T14:39:00Z">
                    <w:rPr>
                      <w:b/>
                    </w:rPr>
                  </w:rPrChange>
                </w:rPr>
                <w:delText>+KCCINFOI: &lt;CI&gt;,&lt;RAC&gt;,&lt;TAC&gt;</w:delText>
              </w:r>
              <w:bookmarkStart w:id="10642" w:name="_Toc489459353"/>
              <w:bookmarkEnd w:id="10642"/>
            </w:del>
          </w:p>
        </w:tc>
        <w:bookmarkStart w:id="10643" w:name="_Toc489459354"/>
        <w:bookmarkEnd w:id="10643"/>
      </w:tr>
      <w:tr w:rsidR="00975CC4" w:rsidRPr="00C41274" w:rsidDel="009453A7" w14:paraId="1ED681AA" w14:textId="3E919D37" w:rsidTr="00166AF3">
        <w:trPr>
          <w:trHeight w:val="135"/>
          <w:del w:id="10644" w:author="Alban Roche" w:date="2017-08-02T16:36:00Z"/>
        </w:trPr>
        <w:tc>
          <w:tcPr>
            <w:tcW w:w="1728" w:type="dxa"/>
          </w:tcPr>
          <w:p w14:paraId="21AD3208" w14:textId="1D70DE85" w:rsidR="00975CC4" w:rsidRPr="002E4F33" w:rsidDel="009453A7" w:rsidRDefault="00975CC4" w:rsidP="00166AF3">
            <w:pPr>
              <w:pStyle w:val="TableBody"/>
              <w:rPr>
                <w:del w:id="10645" w:author="Alban Roche" w:date="2017-08-02T16:36:00Z"/>
                <w:u w:val="single"/>
              </w:rPr>
            </w:pPr>
            <w:del w:id="10646" w:author="Alban Roche" w:date="2017-08-02T16:36:00Z">
              <w:r w:rsidRPr="002E4F33" w:rsidDel="009453A7">
                <w:rPr>
                  <w:u w:val="single"/>
                </w:rPr>
                <w:delText>Reference</w:delText>
              </w:r>
              <w:bookmarkStart w:id="10647" w:name="_Toc489459355"/>
              <w:bookmarkEnd w:id="10647"/>
            </w:del>
          </w:p>
          <w:p w14:paraId="0C65104F" w14:textId="3542ED1D" w:rsidR="00975CC4" w:rsidRPr="00D547D0" w:rsidDel="009453A7" w:rsidRDefault="00975CC4" w:rsidP="00166AF3">
            <w:pPr>
              <w:pStyle w:val="TableBody"/>
              <w:rPr>
                <w:del w:id="10648" w:author="Alban Roche" w:date="2017-08-02T16:36:00Z"/>
                <w:i/>
              </w:rPr>
            </w:pPr>
            <w:del w:id="10649" w:author="Alban Roche" w:date="2017-08-02T16:36:00Z">
              <w:r w:rsidRPr="00C41274" w:rsidDel="009453A7">
                <w:delText>Sierra Wireless</w:delText>
              </w:r>
              <w:r w:rsidDel="009453A7">
                <w:delText xml:space="preserve"> Proprietary</w:delText>
              </w:r>
              <w:bookmarkStart w:id="10650" w:name="_Toc489459356"/>
              <w:bookmarkEnd w:id="10650"/>
            </w:del>
          </w:p>
        </w:tc>
        <w:tc>
          <w:tcPr>
            <w:tcW w:w="7560" w:type="dxa"/>
          </w:tcPr>
          <w:p w14:paraId="1C2F7168" w14:textId="0AF8174D" w:rsidR="00975CC4" w:rsidRPr="002E4F33" w:rsidDel="009453A7" w:rsidRDefault="00975CC4" w:rsidP="00166AF3">
            <w:pPr>
              <w:pStyle w:val="TableBody"/>
              <w:rPr>
                <w:del w:id="10651" w:author="Alban Roche" w:date="2017-08-02T16:36:00Z"/>
                <w:u w:val="single"/>
              </w:rPr>
            </w:pPr>
            <w:del w:id="10652" w:author="Alban Roche" w:date="2017-08-02T16:36:00Z">
              <w:r w:rsidRPr="002E4F33" w:rsidDel="009453A7">
                <w:rPr>
                  <w:u w:val="single"/>
                </w:rPr>
                <w:delText>Notes</w:delText>
              </w:r>
              <w:bookmarkStart w:id="10653" w:name="_Toc489459357"/>
              <w:bookmarkEnd w:id="10653"/>
            </w:del>
          </w:p>
          <w:p w14:paraId="631E59ED" w14:textId="7B579E97" w:rsidR="00975CC4" w:rsidDel="009453A7" w:rsidRDefault="00975CC4" w:rsidP="0059466D">
            <w:pPr>
              <w:pStyle w:val="TableBody"/>
              <w:numPr>
                <w:ilvl w:val="0"/>
                <w:numId w:val="138"/>
              </w:numPr>
              <w:rPr>
                <w:del w:id="10654" w:author="Alban Roche" w:date="2017-08-02T16:36:00Z"/>
              </w:rPr>
            </w:pPr>
            <w:del w:id="10655" w:author="Alban Roche" w:date="2017-08-02T16:36:00Z">
              <w:r w:rsidDel="009453A7">
                <w:delText>This command is used to enable or disable the unsolicited response which informs about any change in camped cell parameters.</w:delText>
              </w:r>
              <w:bookmarkStart w:id="10656" w:name="_Toc489459358"/>
              <w:bookmarkEnd w:id="10656"/>
            </w:del>
          </w:p>
          <w:p w14:paraId="1E6CCD50" w14:textId="2C09A8BF" w:rsidR="00975CC4" w:rsidDel="009453A7" w:rsidRDefault="00975CC4" w:rsidP="0059466D">
            <w:pPr>
              <w:pStyle w:val="TableBody"/>
              <w:numPr>
                <w:ilvl w:val="0"/>
                <w:numId w:val="138"/>
              </w:numPr>
              <w:rPr>
                <w:del w:id="10657" w:author="Alban Roche" w:date="2017-08-02T16:36:00Z"/>
              </w:rPr>
            </w:pPr>
            <w:del w:id="10658" w:author="Alban Roche" w:date="2017-08-02T16:36:00Z">
              <w:r w:rsidDel="009453A7">
                <w:delText>This command works with a SIM card.</w:delText>
              </w:r>
              <w:bookmarkStart w:id="10659" w:name="_Toc489459359"/>
              <w:bookmarkEnd w:id="10659"/>
            </w:del>
          </w:p>
          <w:p w14:paraId="4F0D4556" w14:textId="28BD192A" w:rsidR="00975CC4" w:rsidDel="009453A7" w:rsidRDefault="00975CC4" w:rsidP="0059466D">
            <w:pPr>
              <w:pStyle w:val="TableBody"/>
              <w:numPr>
                <w:ilvl w:val="0"/>
                <w:numId w:val="138"/>
              </w:numPr>
              <w:rPr>
                <w:del w:id="10660" w:author="Alban Roche" w:date="2017-08-02T16:36:00Z"/>
              </w:rPr>
            </w:pPr>
            <w:del w:id="10661" w:author="Alban Roche" w:date="2017-08-02T16:36:00Z">
              <w:r w:rsidDel="009453A7">
                <w:delText>&lt;mode&gt; is automatically stored in persistent memory.</w:delText>
              </w:r>
              <w:bookmarkStart w:id="10662" w:name="_Toc489459360"/>
              <w:bookmarkEnd w:id="10662"/>
            </w:del>
          </w:p>
          <w:p w14:paraId="4B29D4D3" w14:textId="059EF7B5" w:rsidR="00975CC4" w:rsidRPr="00D547D0" w:rsidDel="009453A7" w:rsidRDefault="00975CC4" w:rsidP="0059466D">
            <w:pPr>
              <w:pStyle w:val="TableBody"/>
              <w:numPr>
                <w:ilvl w:val="0"/>
                <w:numId w:val="138"/>
              </w:numPr>
              <w:rPr>
                <w:del w:id="10663" w:author="Alban Roche" w:date="2017-08-02T16:36:00Z"/>
                <w:szCs w:val="18"/>
              </w:rPr>
            </w:pPr>
            <w:del w:id="10664" w:author="Alban Roche" w:date="2017-08-02T16:36:00Z">
              <w:r w:rsidDel="009453A7">
                <w:delText>Settings take effect immediately.</w:delText>
              </w:r>
              <w:bookmarkStart w:id="10665" w:name="_Toc489459361"/>
              <w:bookmarkEnd w:id="10665"/>
            </w:del>
          </w:p>
        </w:tc>
        <w:bookmarkStart w:id="10666" w:name="_Toc489459362"/>
        <w:bookmarkEnd w:id="10666"/>
      </w:tr>
      <w:tr w:rsidR="00975CC4" w:rsidRPr="00C41274" w:rsidDel="009453A7" w14:paraId="3F21E688" w14:textId="06508C7B" w:rsidTr="00166AF3">
        <w:trPr>
          <w:trHeight w:val="135"/>
          <w:del w:id="10667" w:author="Alban Roche" w:date="2017-08-02T16:36:00Z"/>
        </w:trPr>
        <w:tc>
          <w:tcPr>
            <w:tcW w:w="1728" w:type="dxa"/>
          </w:tcPr>
          <w:p w14:paraId="26391686" w14:textId="58268254" w:rsidR="00975CC4" w:rsidRPr="00C41274" w:rsidDel="009453A7" w:rsidRDefault="00975CC4" w:rsidP="00166AF3">
            <w:pPr>
              <w:pStyle w:val="TableBody"/>
              <w:rPr>
                <w:del w:id="10668" w:author="Alban Roche" w:date="2017-08-02T16:36:00Z"/>
                <w:u w:val="single"/>
              </w:rPr>
            </w:pPr>
            <w:del w:id="10669" w:author="Alban Roche" w:date="2017-08-02T16:36:00Z">
              <w:r w:rsidDel="009453A7">
                <w:rPr>
                  <w:u w:val="single"/>
                </w:rPr>
                <w:delText>Examples</w:delText>
              </w:r>
              <w:bookmarkStart w:id="10670" w:name="_Toc489459363"/>
              <w:bookmarkEnd w:id="10670"/>
            </w:del>
          </w:p>
        </w:tc>
        <w:tc>
          <w:tcPr>
            <w:tcW w:w="7560" w:type="dxa"/>
          </w:tcPr>
          <w:p w14:paraId="7721DC42" w14:textId="1FC34B1B" w:rsidR="00975CC4" w:rsidRPr="00E506C7" w:rsidDel="009453A7" w:rsidRDefault="00975CC4" w:rsidP="00166AF3">
            <w:pPr>
              <w:pStyle w:val="TableBody"/>
              <w:tabs>
                <w:tab w:val="left" w:pos="3655"/>
              </w:tabs>
              <w:rPr>
                <w:del w:id="10671" w:author="Alban Roche" w:date="2017-08-02T16:36:00Z"/>
                <w:b/>
              </w:rPr>
            </w:pPr>
            <w:del w:id="10672" w:author="Alban Roche" w:date="2017-08-02T16:36:00Z">
              <w:r w:rsidRPr="00E506C7" w:rsidDel="009453A7">
                <w:rPr>
                  <w:b/>
                </w:rPr>
                <w:delText>AT+KCCINFO=1</w:delText>
              </w:r>
              <w:r w:rsidDel="009453A7">
                <w:rPr>
                  <w:b/>
                </w:rPr>
                <w:tab/>
              </w:r>
              <w:r w:rsidRPr="00DB1D8C" w:rsidDel="009453A7">
                <w:delText>// Set mode to 1</w:delText>
              </w:r>
              <w:bookmarkStart w:id="10673" w:name="_Toc489459364"/>
              <w:bookmarkEnd w:id="10673"/>
            </w:del>
          </w:p>
          <w:p w14:paraId="690BB80D" w14:textId="0013CA02" w:rsidR="00975CC4" w:rsidDel="009453A7" w:rsidRDefault="00975CC4" w:rsidP="00166AF3">
            <w:pPr>
              <w:pStyle w:val="TableBody"/>
              <w:rPr>
                <w:del w:id="10674" w:author="Alban Roche" w:date="2017-08-02T16:36:00Z"/>
                <w:b/>
              </w:rPr>
            </w:pPr>
            <w:del w:id="10675" w:author="Alban Roche" w:date="2017-08-02T16:36:00Z">
              <w:r w:rsidRPr="00E506C7" w:rsidDel="009453A7">
                <w:rPr>
                  <w:b/>
                </w:rPr>
                <w:delText>OK</w:delText>
              </w:r>
              <w:bookmarkStart w:id="10676" w:name="_Toc489459365"/>
              <w:bookmarkEnd w:id="10676"/>
            </w:del>
          </w:p>
          <w:p w14:paraId="01A0B01B" w14:textId="12394EB9" w:rsidR="00975CC4" w:rsidRPr="00E506C7" w:rsidDel="009453A7" w:rsidRDefault="00975CC4" w:rsidP="00166AF3">
            <w:pPr>
              <w:pStyle w:val="TableBody"/>
              <w:rPr>
                <w:del w:id="10677" w:author="Alban Roche" w:date="2017-08-02T16:36:00Z"/>
                <w:b/>
              </w:rPr>
            </w:pPr>
            <w:bookmarkStart w:id="10678" w:name="_Toc489459366"/>
            <w:bookmarkEnd w:id="10678"/>
          </w:p>
          <w:p w14:paraId="0C90A612" w14:textId="1E75D5D2" w:rsidR="00975CC4" w:rsidRPr="00E506C7" w:rsidDel="009453A7" w:rsidRDefault="00975CC4" w:rsidP="00166AF3">
            <w:pPr>
              <w:pStyle w:val="TableBody"/>
              <w:tabs>
                <w:tab w:val="left" w:pos="3655"/>
              </w:tabs>
              <w:rPr>
                <w:del w:id="10679" w:author="Alban Roche" w:date="2017-08-02T16:36:00Z"/>
                <w:b/>
              </w:rPr>
            </w:pPr>
            <w:del w:id="10680" w:author="Alban Roche" w:date="2017-08-02T16:36:00Z">
              <w:r w:rsidRPr="00E506C7" w:rsidDel="009453A7">
                <w:rPr>
                  <w:b/>
                </w:rPr>
                <w:delText>AT+KCCINFO=?</w:delText>
              </w:r>
              <w:r w:rsidDel="009453A7">
                <w:rPr>
                  <w:b/>
                </w:rPr>
                <w:tab/>
              </w:r>
              <w:r w:rsidRPr="00DB1D8C" w:rsidDel="009453A7">
                <w:delText>// Test command</w:delText>
              </w:r>
              <w:bookmarkStart w:id="10681" w:name="_Toc489459367"/>
              <w:bookmarkEnd w:id="10681"/>
            </w:del>
          </w:p>
          <w:p w14:paraId="243FC51A" w14:textId="5E56F61D" w:rsidR="00975CC4" w:rsidRPr="00E506C7" w:rsidDel="009453A7" w:rsidRDefault="00975CC4" w:rsidP="00166AF3">
            <w:pPr>
              <w:pStyle w:val="TableBody"/>
              <w:rPr>
                <w:del w:id="10682" w:author="Alban Roche" w:date="2017-08-02T16:36:00Z"/>
                <w:b/>
              </w:rPr>
            </w:pPr>
            <w:del w:id="10683" w:author="Alban Roche" w:date="2017-08-02T16:36:00Z">
              <w:r w:rsidRPr="00E506C7" w:rsidDel="009453A7">
                <w:rPr>
                  <w:b/>
                </w:rPr>
                <w:delText>+KCCINFO: (0-1)</w:delText>
              </w:r>
              <w:bookmarkStart w:id="10684" w:name="_Toc489459368"/>
              <w:bookmarkEnd w:id="10684"/>
            </w:del>
          </w:p>
          <w:p w14:paraId="3D793D24" w14:textId="4E243F1D" w:rsidR="00975CC4" w:rsidRPr="00E506C7" w:rsidDel="009453A7" w:rsidRDefault="00975CC4" w:rsidP="00166AF3">
            <w:pPr>
              <w:pStyle w:val="TableBody"/>
              <w:rPr>
                <w:del w:id="10685" w:author="Alban Roche" w:date="2017-08-02T16:36:00Z"/>
                <w:b/>
              </w:rPr>
            </w:pPr>
            <w:del w:id="10686" w:author="Alban Roche" w:date="2017-08-02T16:36:00Z">
              <w:r w:rsidRPr="00E506C7" w:rsidDel="009453A7">
                <w:rPr>
                  <w:b/>
                </w:rPr>
                <w:delText>OK</w:delText>
              </w:r>
              <w:bookmarkStart w:id="10687" w:name="_Toc489459369"/>
              <w:bookmarkEnd w:id="10687"/>
            </w:del>
          </w:p>
          <w:p w14:paraId="6F2B633B" w14:textId="5F9627A8" w:rsidR="00975CC4" w:rsidDel="009453A7" w:rsidRDefault="00975CC4" w:rsidP="00166AF3">
            <w:pPr>
              <w:pStyle w:val="TableBody"/>
              <w:tabs>
                <w:tab w:val="left" w:pos="3655"/>
              </w:tabs>
              <w:rPr>
                <w:del w:id="10688" w:author="Alban Roche" w:date="2017-08-02T16:36:00Z"/>
                <w:b/>
              </w:rPr>
            </w:pPr>
            <w:bookmarkStart w:id="10689" w:name="_Toc489459370"/>
            <w:bookmarkEnd w:id="10689"/>
          </w:p>
          <w:p w14:paraId="6E8ACC29" w14:textId="39C2A81C" w:rsidR="00975CC4" w:rsidRPr="00E506C7" w:rsidDel="009453A7" w:rsidRDefault="00975CC4" w:rsidP="00166AF3">
            <w:pPr>
              <w:pStyle w:val="TableBody"/>
              <w:tabs>
                <w:tab w:val="left" w:pos="3655"/>
              </w:tabs>
              <w:rPr>
                <w:del w:id="10690" w:author="Alban Roche" w:date="2017-08-02T16:36:00Z"/>
                <w:b/>
              </w:rPr>
            </w:pPr>
            <w:del w:id="10691" w:author="Alban Roche" w:date="2017-08-02T16:36:00Z">
              <w:r w:rsidRPr="00E506C7" w:rsidDel="009453A7">
                <w:rPr>
                  <w:b/>
                </w:rPr>
                <w:delText>AT+COPS=0</w:delText>
              </w:r>
              <w:r w:rsidDel="009453A7">
                <w:rPr>
                  <w:b/>
                </w:rPr>
                <w:tab/>
              </w:r>
              <w:r w:rsidRPr="00DB1D8C" w:rsidDel="009453A7">
                <w:delText>// Attach to network</w:delText>
              </w:r>
              <w:bookmarkStart w:id="10692" w:name="_Toc489459371"/>
              <w:bookmarkEnd w:id="10692"/>
            </w:del>
          </w:p>
          <w:p w14:paraId="5DC7394E" w14:textId="5D80444E" w:rsidR="00975CC4" w:rsidRPr="00E506C7" w:rsidDel="009453A7" w:rsidRDefault="00975CC4" w:rsidP="00166AF3">
            <w:pPr>
              <w:pStyle w:val="TableBody"/>
              <w:rPr>
                <w:del w:id="10693" w:author="Alban Roche" w:date="2017-08-02T16:36:00Z"/>
                <w:b/>
              </w:rPr>
            </w:pPr>
            <w:del w:id="10694" w:author="Alban Roche" w:date="2017-08-02T16:36:00Z">
              <w:r w:rsidRPr="00E506C7" w:rsidDel="009453A7">
                <w:rPr>
                  <w:b/>
                </w:rPr>
                <w:delText>OK</w:delText>
              </w:r>
              <w:bookmarkStart w:id="10695" w:name="_Toc489459372"/>
              <w:bookmarkEnd w:id="10695"/>
            </w:del>
          </w:p>
          <w:p w14:paraId="3EEE3B47" w14:textId="0D588AD5" w:rsidR="00975CC4" w:rsidRPr="00DB1D8C" w:rsidDel="009453A7" w:rsidRDefault="00975CC4" w:rsidP="00166AF3">
            <w:pPr>
              <w:pStyle w:val="TableBody"/>
              <w:tabs>
                <w:tab w:val="left" w:pos="3655"/>
              </w:tabs>
              <w:rPr>
                <w:del w:id="10696" w:author="Alban Roche" w:date="2017-08-02T16:36:00Z"/>
              </w:rPr>
            </w:pPr>
            <w:del w:id="10697" w:author="Alban Roche" w:date="2017-08-02T16:36:00Z">
              <w:r w:rsidRPr="00E506C7" w:rsidDel="009453A7">
                <w:rPr>
                  <w:b/>
                </w:rPr>
                <w:delText>+</w:delText>
              </w:r>
              <w:r w:rsidDel="009453A7">
                <w:rPr>
                  <w:b/>
                </w:rPr>
                <w:delText>KCCINFOI: "00006773","01","FFFF”</w:delText>
              </w:r>
              <w:r w:rsidDel="009453A7">
                <w:rPr>
                  <w:b/>
                </w:rPr>
                <w:tab/>
              </w:r>
              <w:r w:rsidRPr="00DB1D8C" w:rsidDel="009453A7">
                <w:delText>// URC display after attached to</w:delText>
              </w:r>
              <w:r w:rsidDel="009453A7">
                <w:rPr>
                  <w:b/>
                </w:rPr>
                <w:tab/>
              </w:r>
              <w:r w:rsidRPr="00DB1D8C" w:rsidDel="009453A7">
                <w:delText>network</w:delText>
              </w:r>
              <w:bookmarkStart w:id="10698" w:name="_Toc489459373"/>
              <w:bookmarkEnd w:id="10698"/>
            </w:del>
          </w:p>
          <w:p w14:paraId="5464F9BE" w14:textId="18D2BFBC" w:rsidR="00975CC4" w:rsidDel="009453A7" w:rsidRDefault="00975CC4" w:rsidP="00166AF3">
            <w:pPr>
              <w:pStyle w:val="TableBody"/>
              <w:tabs>
                <w:tab w:val="left" w:pos="3655"/>
              </w:tabs>
              <w:rPr>
                <w:del w:id="10699" w:author="Alban Roche" w:date="2017-08-02T16:36:00Z"/>
                <w:b/>
              </w:rPr>
            </w:pPr>
            <w:bookmarkStart w:id="10700" w:name="_Toc489459374"/>
            <w:bookmarkEnd w:id="10700"/>
          </w:p>
          <w:p w14:paraId="40CDDDE4" w14:textId="5D6F3FF4" w:rsidR="00975CC4" w:rsidRPr="00E506C7" w:rsidDel="009453A7" w:rsidRDefault="00975CC4" w:rsidP="00166AF3">
            <w:pPr>
              <w:pStyle w:val="TableBody"/>
              <w:tabs>
                <w:tab w:val="left" w:pos="3655"/>
              </w:tabs>
              <w:rPr>
                <w:del w:id="10701" w:author="Alban Roche" w:date="2017-08-02T16:36:00Z"/>
                <w:b/>
              </w:rPr>
            </w:pPr>
            <w:del w:id="10702" w:author="Alban Roche" w:date="2017-08-02T16:36:00Z">
              <w:r w:rsidRPr="00E506C7" w:rsidDel="009453A7">
                <w:rPr>
                  <w:b/>
                </w:rPr>
                <w:delText>AT+KCCINFO?</w:delText>
              </w:r>
              <w:r w:rsidDel="009453A7">
                <w:rPr>
                  <w:b/>
                </w:rPr>
                <w:tab/>
              </w:r>
              <w:r w:rsidRPr="00DB1D8C" w:rsidDel="009453A7">
                <w:delText>// Read command</w:delText>
              </w:r>
              <w:bookmarkStart w:id="10703" w:name="_Toc489459375"/>
              <w:bookmarkEnd w:id="10703"/>
            </w:del>
          </w:p>
          <w:p w14:paraId="34C654F0" w14:textId="54A98B51" w:rsidR="00975CC4" w:rsidRPr="00E506C7" w:rsidDel="009453A7" w:rsidRDefault="00975CC4" w:rsidP="00166AF3">
            <w:pPr>
              <w:pStyle w:val="TableBody"/>
              <w:rPr>
                <w:del w:id="10704" w:author="Alban Roche" w:date="2017-08-02T16:36:00Z"/>
                <w:b/>
              </w:rPr>
            </w:pPr>
            <w:del w:id="10705" w:author="Alban Roche" w:date="2017-08-02T16:36:00Z">
              <w:r w:rsidRPr="00E506C7" w:rsidDel="009453A7">
                <w:rPr>
                  <w:b/>
                </w:rPr>
                <w:delText>+KCCINFO: 1,"00006773","01","FFFF"</w:delText>
              </w:r>
              <w:bookmarkStart w:id="10706" w:name="_Toc489459376"/>
              <w:bookmarkEnd w:id="10706"/>
            </w:del>
          </w:p>
          <w:p w14:paraId="37B53E40" w14:textId="01005F31" w:rsidR="00975CC4" w:rsidRPr="00C41274" w:rsidDel="009453A7" w:rsidRDefault="00975CC4" w:rsidP="00166AF3">
            <w:pPr>
              <w:pStyle w:val="TableBody"/>
              <w:rPr>
                <w:del w:id="10707" w:author="Alban Roche" w:date="2017-08-02T16:36:00Z"/>
                <w:u w:val="single"/>
              </w:rPr>
            </w:pPr>
            <w:del w:id="10708" w:author="Alban Roche" w:date="2017-08-02T16:36:00Z">
              <w:r w:rsidRPr="00E506C7" w:rsidDel="009453A7">
                <w:rPr>
                  <w:b/>
                </w:rPr>
                <w:delText>OK</w:delText>
              </w:r>
              <w:bookmarkStart w:id="10709" w:name="_Toc489459377"/>
              <w:bookmarkEnd w:id="10709"/>
            </w:del>
          </w:p>
        </w:tc>
        <w:bookmarkStart w:id="10710" w:name="_Toc489459378"/>
        <w:bookmarkEnd w:id="10710"/>
      </w:tr>
    </w:tbl>
    <w:p w14:paraId="1295BB9D" w14:textId="51321898" w:rsidR="00975CC4" w:rsidDel="009453A7" w:rsidRDefault="00975CC4" w:rsidP="0059466D">
      <w:pPr>
        <w:pStyle w:val="Heading2"/>
        <w:numPr>
          <w:ilvl w:val="1"/>
          <w:numId w:val="11"/>
        </w:numPr>
        <w:ind w:left="1080" w:hanging="1080"/>
        <w:rPr>
          <w:del w:id="10711" w:author="Alban Roche" w:date="2017-08-02T16:36:00Z"/>
        </w:rPr>
      </w:pPr>
      <w:bookmarkStart w:id="10712" w:name="_Toc464553925"/>
      <w:bookmarkStart w:id="10713" w:name="_Toc464573641"/>
      <w:bookmarkStart w:id="10714" w:name="_Toc464574522"/>
      <w:bookmarkStart w:id="10715" w:name="_Toc465760212"/>
      <w:bookmarkStart w:id="10716" w:name="_Toc465955138"/>
      <w:bookmarkStart w:id="10717" w:name="_Toc465956924"/>
      <w:bookmarkStart w:id="10718" w:name="_Toc466281709"/>
      <w:bookmarkStart w:id="10719" w:name="_Toc466647637"/>
      <w:bookmarkStart w:id="10720" w:name="_Toc460585556"/>
      <w:bookmarkStart w:id="10721" w:name="_Toc486251631"/>
      <w:bookmarkEnd w:id="10712"/>
      <w:bookmarkEnd w:id="10713"/>
      <w:bookmarkEnd w:id="10714"/>
      <w:bookmarkEnd w:id="10715"/>
      <w:bookmarkEnd w:id="10716"/>
      <w:bookmarkEnd w:id="10717"/>
      <w:bookmarkEnd w:id="10718"/>
      <w:bookmarkEnd w:id="10719"/>
      <w:commentRangeStart w:id="10722"/>
      <w:del w:id="10723" w:author="Alban Roche" w:date="2017-08-02T16:36:00Z">
        <w:r w:rsidRPr="00CC2141" w:rsidDel="009453A7">
          <w:delText>+</w:delText>
        </w:r>
        <w:r w:rsidDel="009453A7">
          <w:delText xml:space="preserve">CALM </w:delText>
        </w:r>
        <w:r w:rsidRPr="00CC2141" w:rsidDel="009453A7">
          <w:delText xml:space="preserve">Command: </w:delText>
        </w:r>
        <w:r w:rsidDel="009453A7">
          <w:delText>Alert Sound Mode</w:delText>
        </w:r>
        <w:bookmarkEnd w:id="10720"/>
        <w:commentRangeEnd w:id="10722"/>
        <w:r w:rsidDel="009453A7">
          <w:rPr>
            <w:rStyle w:val="CommentReference"/>
            <w:rFonts w:ascii="Verdana" w:eastAsia="Times New Roman" w:hAnsi="Verdana" w:cs="Times New Roman"/>
            <w:b w:val="0"/>
            <w:lang w:eastAsia="en-US"/>
          </w:rPr>
          <w:commentReference w:id="10722"/>
        </w:r>
        <w:bookmarkStart w:id="10724" w:name="_Toc489459379"/>
        <w:bookmarkEnd w:id="10721"/>
        <w:bookmarkEnd w:id="10724"/>
      </w:del>
    </w:p>
    <w:p w14:paraId="154B1F19" w14:textId="0A2C0045" w:rsidR="00975CC4" w:rsidRPr="00344B0D" w:rsidDel="009453A7" w:rsidRDefault="00975CC4" w:rsidP="00975CC4">
      <w:pPr>
        <w:pStyle w:val="Note"/>
        <w:keepNext/>
        <w:rPr>
          <w:del w:id="10725" w:author="Alban Roche" w:date="2017-08-02T16:36:00Z"/>
        </w:rPr>
      </w:pPr>
      <w:del w:id="10726" w:author="Alban Roche" w:date="2017-08-02T16:36:00Z">
        <w:r w:rsidDel="009453A7">
          <w:delText>F</w:delText>
        </w:r>
        <w:r w:rsidRPr="00893AA7" w:rsidDel="009453A7">
          <w:delText xml:space="preserve">or </w:delText>
        </w:r>
        <w:r w:rsidDel="009453A7">
          <w:delText>HL7648 and HL7688 only.</w:delText>
        </w:r>
        <w:bookmarkStart w:id="10727" w:name="_Toc489459380"/>
        <w:bookmarkEnd w:id="10727"/>
      </w:del>
    </w:p>
    <w:tbl>
      <w:tblPr>
        <w:tblStyle w:val="TableSWIleft"/>
        <w:tblW w:w="9288" w:type="dxa"/>
        <w:tblLayout w:type="fixed"/>
        <w:tblLook w:val="04A0" w:firstRow="1" w:lastRow="0" w:firstColumn="1" w:lastColumn="0" w:noHBand="0" w:noVBand="1"/>
      </w:tblPr>
      <w:tblGrid>
        <w:gridCol w:w="1728"/>
        <w:gridCol w:w="7560"/>
      </w:tblGrid>
      <w:tr w:rsidR="00975CC4" w:rsidRPr="00C41274" w:rsidDel="009453A7" w14:paraId="32FF5CEE" w14:textId="17D35E0C" w:rsidTr="00166AF3">
        <w:trPr>
          <w:cnfStyle w:val="100000000000" w:firstRow="1" w:lastRow="0" w:firstColumn="0" w:lastColumn="0" w:oddVBand="0" w:evenVBand="0" w:oddHBand="0" w:evenHBand="0" w:firstRowFirstColumn="0" w:firstRowLastColumn="0" w:lastRowFirstColumn="0" w:lastRowLastColumn="0"/>
          <w:del w:id="10728" w:author="Alban Roche" w:date="2017-08-02T16:36:00Z"/>
        </w:trPr>
        <w:tc>
          <w:tcPr>
            <w:tcW w:w="9288" w:type="dxa"/>
            <w:gridSpan w:val="2"/>
          </w:tcPr>
          <w:p w14:paraId="7DF4CA3C" w14:textId="5773FD90" w:rsidR="00975CC4" w:rsidRPr="00C41274" w:rsidDel="009453A7" w:rsidRDefault="00975CC4">
            <w:pPr>
              <w:pStyle w:val="TableRowHead"/>
              <w:spacing w:before="144" w:after="144"/>
              <w:rPr>
                <w:del w:id="10729" w:author="Alban Roche" w:date="2017-08-02T16:36:00Z"/>
                <w:bCs w:val="0"/>
              </w:rPr>
            </w:pPr>
            <w:del w:id="10730" w:author="Alban Roche" w:date="2017-08-02T16:36:00Z">
              <w:r w:rsidDel="009453A7">
                <w:delText>HL7648 and HL7688</w:delText>
              </w:r>
              <w:bookmarkStart w:id="10731" w:name="_Toc489459381"/>
              <w:bookmarkEnd w:id="10731"/>
            </w:del>
          </w:p>
        </w:tc>
        <w:bookmarkStart w:id="10732" w:name="_Toc489459382"/>
        <w:bookmarkEnd w:id="10732"/>
      </w:tr>
      <w:tr w:rsidR="00975CC4" w:rsidRPr="00C41274" w:rsidDel="009453A7" w14:paraId="36A0D9E8" w14:textId="16C79FC1" w:rsidTr="00166AF3">
        <w:trPr>
          <w:trHeight w:val="42"/>
          <w:del w:id="10733" w:author="Alban Roche" w:date="2017-08-02T16:36:00Z"/>
        </w:trPr>
        <w:tc>
          <w:tcPr>
            <w:tcW w:w="1728" w:type="dxa"/>
          </w:tcPr>
          <w:p w14:paraId="099CD721" w14:textId="7C82D36F" w:rsidR="00975CC4" w:rsidRPr="00C41274" w:rsidDel="009453A7" w:rsidRDefault="00975CC4" w:rsidP="00166AF3">
            <w:pPr>
              <w:pStyle w:val="TableBody"/>
              <w:rPr>
                <w:del w:id="10734" w:author="Alban Roche" w:date="2017-08-02T16:36:00Z"/>
                <w:i/>
              </w:rPr>
            </w:pPr>
            <w:del w:id="10735" w:author="Alban Roche" w:date="2017-08-02T16:36:00Z">
              <w:r w:rsidRPr="00C41274" w:rsidDel="009453A7">
                <w:rPr>
                  <w:i/>
                </w:rPr>
                <w:delText>Test command</w:delText>
              </w:r>
              <w:bookmarkStart w:id="10736" w:name="_Toc489459383"/>
              <w:bookmarkEnd w:id="10736"/>
            </w:del>
          </w:p>
          <w:p w14:paraId="60F5B719" w14:textId="41F63A04" w:rsidR="00975CC4" w:rsidRPr="00C41274" w:rsidDel="009453A7" w:rsidRDefault="00975CC4" w:rsidP="00166AF3">
            <w:pPr>
              <w:pStyle w:val="TableBody"/>
              <w:rPr>
                <w:del w:id="10737" w:author="Alban Roche" w:date="2017-08-02T16:36:00Z"/>
              </w:rPr>
            </w:pPr>
            <w:bookmarkStart w:id="10738" w:name="_Toc489459384"/>
            <w:bookmarkEnd w:id="10738"/>
          </w:p>
          <w:p w14:paraId="4D7E1711" w14:textId="48465381" w:rsidR="00975CC4" w:rsidRPr="00C41274" w:rsidDel="009453A7" w:rsidRDefault="00975CC4" w:rsidP="00166AF3">
            <w:pPr>
              <w:pStyle w:val="TableBody"/>
              <w:rPr>
                <w:del w:id="10739" w:author="Alban Roche" w:date="2017-08-02T16:36:00Z"/>
                <w:u w:val="single"/>
              </w:rPr>
            </w:pPr>
            <w:del w:id="10740" w:author="Alban Roche" w:date="2017-08-02T16:36:00Z">
              <w:r w:rsidRPr="00C41274" w:rsidDel="009453A7">
                <w:rPr>
                  <w:u w:val="single"/>
                </w:rPr>
                <w:delText>Syntax</w:delText>
              </w:r>
              <w:bookmarkStart w:id="10741" w:name="_Toc489459385"/>
              <w:bookmarkEnd w:id="10741"/>
            </w:del>
          </w:p>
          <w:p w14:paraId="7947D0F9" w14:textId="79F98674" w:rsidR="00975CC4" w:rsidRPr="00C41274" w:rsidDel="009453A7" w:rsidRDefault="00975CC4" w:rsidP="00166AF3">
            <w:pPr>
              <w:pStyle w:val="TableBody"/>
              <w:rPr>
                <w:del w:id="10742" w:author="Alban Roche" w:date="2017-08-02T16:36:00Z"/>
              </w:rPr>
            </w:pPr>
            <w:del w:id="10743" w:author="Alban Roche" w:date="2017-08-02T16:36:00Z">
              <w:r w:rsidRPr="00C41274" w:rsidDel="009453A7">
                <w:rPr>
                  <w:b/>
                </w:rPr>
                <w:delText>AT+</w:delText>
              </w:r>
              <w:r w:rsidDel="009453A7">
                <w:rPr>
                  <w:b/>
                </w:rPr>
                <w:delText>CALM</w:delText>
              </w:r>
              <w:r w:rsidRPr="00C41274" w:rsidDel="009453A7">
                <w:rPr>
                  <w:b/>
                </w:rPr>
                <w:delText>=?</w:delText>
              </w:r>
              <w:bookmarkStart w:id="10744" w:name="_Toc489459386"/>
              <w:bookmarkEnd w:id="10744"/>
            </w:del>
          </w:p>
        </w:tc>
        <w:tc>
          <w:tcPr>
            <w:tcW w:w="7560" w:type="dxa"/>
          </w:tcPr>
          <w:p w14:paraId="5328CC94" w14:textId="74A80B66" w:rsidR="00975CC4" w:rsidRPr="00C41274" w:rsidDel="009453A7" w:rsidRDefault="00975CC4" w:rsidP="00166AF3">
            <w:pPr>
              <w:pStyle w:val="TableBody"/>
              <w:rPr>
                <w:del w:id="10745" w:author="Alban Roche" w:date="2017-08-02T16:36:00Z"/>
                <w:u w:val="single"/>
              </w:rPr>
            </w:pPr>
            <w:bookmarkStart w:id="10746" w:name="_Toc489459387"/>
            <w:bookmarkEnd w:id="10746"/>
          </w:p>
          <w:p w14:paraId="5F3D27CD" w14:textId="6DCA312D" w:rsidR="00975CC4" w:rsidRPr="00C41274" w:rsidDel="009453A7" w:rsidRDefault="00975CC4" w:rsidP="00166AF3">
            <w:pPr>
              <w:pStyle w:val="TableBody"/>
              <w:rPr>
                <w:del w:id="10747" w:author="Alban Roche" w:date="2017-08-02T16:36:00Z"/>
                <w:u w:val="single"/>
              </w:rPr>
            </w:pPr>
            <w:bookmarkStart w:id="10748" w:name="_Toc489459388"/>
            <w:bookmarkEnd w:id="10748"/>
          </w:p>
          <w:p w14:paraId="482CBBBD" w14:textId="67897C50" w:rsidR="00975CC4" w:rsidRPr="00C41274" w:rsidDel="009453A7" w:rsidRDefault="00975CC4" w:rsidP="00166AF3">
            <w:pPr>
              <w:pStyle w:val="TableBody"/>
              <w:rPr>
                <w:del w:id="10749" w:author="Alban Roche" w:date="2017-08-02T16:36:00Z"/>
                <w:u w:val="single"/>
              </w:rPr>
            </w:pPr>
            <w:del w:id="10750" w:author="Alban Roche" w:date="2017-08-02T16:36:00Z">
              <w:r w:rsidRPr="00C41274" w:rsidDel="009453A7">
                <w:rPr>
                  <w:u w:val="single"/>
                </w:rPr>
                <w:delText>Response</w:delText>
              </w:r>
              <w:bookmarkStart w:id="10751" w:name="_Toc489459389"/>
              <w:bookmarkEnd w:id="10751"/>
            </w:del>
          </w:p>
          <w:p w14:paraId="772B1A72" w14:textId="686CAC93" w:rsidR="00975CC4" w:rsidDel="009453A7" w:rsidRDefault="00975CC4" w:rsidP="00166AF3">
            <w:pPr>
              <w:spacing w:before="40" w:after="40"/>
              <w:rPr>
                <w:del w:id="10752" w:author="Alban Roche" w:date="2017-08-02T16:36:00Z"/>
                <w:rFonts w:eastAsia="SimSun" w:cs="Arial"/>
                <w:b/>
                <w:lang w:eastAsia="ja-JP"/>
              </w:rPr>
            </w:pPr>
            <w:del w:id="10753" w:author="Alban Roche" w:date="2017-08-02T16:36:00Z">
              <w:r w:rsidRPr="00CB167E" w:rsidDel="009453A7">
                <w:rPr>
                  <w:rFonts w:eastAsia="SimSun" w:cs="Arial"/>
                  <w:b/>
                  <w:lang w:eastAsia="ja-JP"/>
                </w:rPr>
                <w:delText>+</w:delText>
              </w:r>
              <w:r w:rsidDel="009453A7">
                <w:rPr>
                  <w:rFonts w:eastAsia="SimSun" w:cs="Arial"/>
                  <w:b/>
                  <w:lang w:eastAsia="ja-JP"/>
                </w:rPr>
                <w:delText>CALM</w:delText>
              </w:r>
              <w:r w:rsidRPr="00CB167E" w:rsidDel="009453A7">
                <w:rPr>
                  <w:rFonts w:eastAsia="SimSun" w:cs="Arial"/>
                  <w:b/>
                  <w:lang w:eastAsia="ja-JP"/>
                </w:rPr>
                <w:delText>: (</w:delText>
              </w:r>
              <w:r w:rsidRPr="00CC2141" w:rsidDel="009453A7">
                <w:rPr>
                  <w:rFonts w:eastAsia="SimSun" w:cs="Arial"/>
                  <w:lang w:eastAsia="ja-JP"/>
                </w:rPr>
                <w:delText>list of supported</w:delText>
              </w:r>
              <w:r w:rsidRPr="00CB167E" w:rsidDel="009453A7">
                <w:rPr>
                  <w:rFonts w:eastAsia="SimSun" w:cs="Arial"/>
                  <w:b/>
                  <w:lang w:eastAsia="ja-JP"/>
                </w:rPr>
                <w:delText xml:space="preserve"> &lt;</w:delText>
              </w:r>
              <w:r w:rsidDel="009453A7">
                <w:rPr>
                  <w:rFonts w:eastAsia="SimSun" w:cs="Arial"/>
                  <w:b/>
                  <w:lang w:eastAsia="ja-JP"/>
                </w:rPr>
                <w:delText>mode</w:delText>
              </w:r>
              <w:r w:rsidRPr="00CB167E" w:rsidDel="009453A7">
                <w:rPr>
                  <w:rFonts w:eastAsia="SimSun" w:cs="Arial"/>
                  <w:b/>
                  <w:lang w:eastAsia="ja-JP"/>
                </w:rPr>
                <w:delText>&gt;</w:delText>
              </w:r>
              <w:r w:rsidRPr="00CC2141" w:rsidDel="009453A7">
                <w:rPr>
                  <w:rFonts w:eastAsia="SimSun" w:cs="Arial"/>
                  <w:lang w:eastAsia="ja-JP"/>
                </w:rPr>
                <w:delText>s</w:delText>
              </w:r>
              <w:r w:rsidRPr="00CB167E" w:rsidDel="009453A7">
                <w:rPr>
                  <w:rFonts w:eastAsia="SimSun" w:cs="Arial"/>
                  <w:b/>
                  <w:lang w:eastAsia="ja-JP"/>
                </w:rPr>
                <w:delText>)</w:delText>
              </w:r>
              <w:bookmarkStart w:id="10754" w:name="_Toc489459390"/>
              <w:bookmarkEnd w:id="10754"/>
            </w:del>
          </w:p>
          <w:p w14:paraId="4BA290FB" w14:textId="33D53E66" w:rsidR="00975CC4" w:rsidRPr="00C41274" w:rsidDel="009453A7" w:rsidRDefault="00975CC4" w:rsidP="00166AF3">
            <w:pPr>
              <w:spacing w:before="40" w:after="40"/>
              <w:rPr>
                <w:del w:id="10755" w:author="Alban Roche" w:date="2017-08-02T16:36:00Z"/>
              </w:rPr>
            </w:pPr>
            <w:del w:id="10756" w:author="Alban Roche" w:date="2017-08-02T16:36:00Z">
              <w:r w:rsidDel="009453A7">
                <w:rPr>
                  <w:rFonts w:eastAsia="SimSun" w:cs="Arial"/>
                  <w:b/>
                  <w:lang w:eastAsia="ja-JP"/>
                </w:rPr>
                <w:delText>OK</w:delText>
              </w:r>
              <w:bookmarkStart w:id="10757" w:name="_Toc489459391"/>
              <w:bookmarkEnd w:id="10757"/>
            </w:del>
          </w:p>
        </w:tc>
        <w:bookmarkStart w:id="10758" w:name="_Toc489459392"/>
        <w:bookmarkEnd w:id="10758"/>
      </w:tr>
      <w:tr w:rsidR="00975CC4" w:rsidRPr="00C41274" w:rsidDel="009453A7" w14:paraId="6D9B3BD8" w14:textId="0A5FB5B2" w:rsidTr="00166AF3">
        <w:trPr>
          <w:trHeight w:val="42"/>
          <w:del w:id="10759" w:author="Alban Roche" w:date="2017-08-02T16:36:00Z"/>
        </w:trPr>
        <w:tc>
          <w:tcPr>
            <w:tcW w:w="1728" w:type="dxa"/>
          </w:tcPr>
          <w:p w14:paraId="53D46243" w14:textId="22673757" w:rsidR="00975CC4" w:rsidRPr="00C41274" w:rsidDel="009453A7" w:rsidRDefault="00975CC4" w:rsidP="00166AF3">
            <w:pPr>
              <w:pStyle w:val="TableBody"/>
              <w:rPr>
                <w:del w:id="10760" w:author="Alban Roche" w:date="2017-08-02T16:36:00Z"/>
                <w:i/>
              </w:rPr>
            </w:pPr>
            <w:del w:id="10761" w:author="Alban Roche" w:date="2017-08-02T16:36:00Z">
              <w:r w:rsidDel="009453A7">
                <w:rPr>
                  <w:i/>
                </w:rPr>
                <w:delText xml:space="preserve">Read </w:delText>
              </w:r>
              <w:r w:rsidRPr="00C41274" w:rsidDel="009453A7">
                <w:rPr>
                  <w:i/>
                </w:rPr>
                <w:delText>command</w:delText>
              </w:r>
              <w:bookmarkStart w:id="10762" w:name="_Toc489459393"/>
              <w:bookmarkEnd w:id="10762"/>
            </w:del>
          </w:p>
          <w:p w14:paraId="15CA7B09" w14:textId="6CC2C8A3" w:rsidR="00975CC4" w:rsidRPr="00C41274" w:rsidDel="009453A7" w:rsidRDefault="00975CC4" w:rsidP="00166AF3">
            <w:pPr>
              <w:pStyle w:val="TableBody"/>
              <w:rPr>
                <w:del w:id="10763" w:author="Alban Roche" w:date="2017-08-02T16:36:00Z"/>
              </w:rPr>
            </w:pPr>
            <w:bookmarkStart w:id="10764" w:name="_Toc489459394"/>
            <w:bookmarkEnd w:id="10764"/>
          </w:p>
          <w:p w14:paraId="13DEC1D1" w14:textId="70130045" w:rsidR="00975CC4" w:rsidRPr="00C41274" w:rsidDel="009453A7" w:rsidRDefault="00975CC4" w:rsidP="00166AF3">
            <w:pPr>
              <w:pStyle w:val="TableBody"/>
              <w:rPr>
                <w:del w:id="10765" w:author="Alban Roche" w:date="2017-08-02T16:36:00Z"/>
                <w:u w:val="single"/>
              </w:rPr>
            </w:pPr>
            <w:del w:id="10766" w:author="Alban Roche" w:date="2017-08-02T16:36:00Z">
              <w:r w:rsidRPr="00C41274" w:rsidDel="009453A7">
                <w:rPr>
                  <w:u w:val="single"/>
                </w:rPr>
                <w:delText>Syntax</w:delText>
              </w:r>
              <w:bookmarkStart w:id="10767" w:name="_Toc489459395"/>
              <w:bookmarkEnd w:id="10767"/>
            </w:del>
          </w:p>
          <w:p w14:paraId="63BE3595" w14:textId="03689FBC" w:rsidR="00975CC4" w:rsidRPr="00C41274" w:rsidDel="009453A7" w:rsidRDefault="00975CC4" w:rsidP="00166AF3">
            <w:pPr>
              <w:pStyle w:val="TableBody"/>
              <w:rPr>
                <w:del w:id="10768" w:author="Alban Roche" w:date="2017-08-02T16:36:00Z"/>
                <w:i/>
              </w:rPr>
            </w:pPr>
            <w:del w:id="10769" w:author="Alban Roche" w:date="2017-08-02T16:36:00Z">
              <w:r w:rsidRPr="00C41274" w:rsidDel="009453A7">
                <w:rPr>
                  <w:b/>
                </w:rPr>
                <w:delText>AT+</w:delText>
              </w:r>
              <w:r w:rsidDel="009453A7">
                <w:rPr>
                  <w:b/>
                </w:rPr>
                <w:delText>CALM</w:delText>
              </w:r>
              <w:r w:rsidRPr="00C41274" w:rsidDel="009453A7">
                <w:rPr>
                  <w:b/>
                </w:rPr>
                <w:delText>?</w:delText>
              </w:r>
              <w:bookmarkStart w:id="10770" w:name="_Toc489459396"/>
              <w:bookmarkEnd w:id="10770"/>
            </w:del>
          </w:p>
        </w:tc>
        <w:tc>
          <w:tcPr>
            <w:tcW w:w="7560" w:type="dxa"/>
          </w:tcPr>
          <w:p w14:paraId="131A79FC" w14:textId="5FC4AD30" w:rsidR="00975CC4" w:rsidRPr="00C41274" w:rsidDel="009453A7" w:rsidRDefault="00975CC4" w:rsidP="00166AF3">
            <w:pPr>
              <w:pStyle w:val="TableBody"/>
              <w:rPr>
                <w:del w:id="10771" w:author="Alban Roche" w:date="2017-08-02T16:36:00Z"/>
                <w:u w:val="single"/>
              </w:rPr>
            </w:pPr>
            <w:bookmarkStart w:id="10772" w:name="_Toc489459397"/>
            <w:bookmarkEnd w:id="10772"/>
          </w:p>
          <w:p w14:paraId="79C67EC0" w14:textId="1734E5A1" w:rsidR="00975CC4" w:rsidRPr="00C41274" w:rsidDel="009453A7" w:rsidRDefault="00975CC4" w:rsidP="00166AF3">
            <w:pPr>
              <w:pStyle w:val="TableBody"/>
              <w:rPr>
                <w:del w:id="10773" w:author="Alban Roche" w:date="2017-08-02T16:36:00Z"/>
                <w:u w:val="single"/>
              </w:rPr>
            </w:pPr>
            <w:bookmarkStart w:id="10774" w:name="_Toc489459398"/>
            <w:bookmarkEnd w:id="10774"/>
          </w:p>
          <w:p w14:paraId="4EF99385" w14:textId="0FD0A5A8" w:rsidR="00975CC4" w:rsidRPr="00C41274" w:rsidDel="009453A7" w:rsidRDefault="00975CC4" w:rsidP="00166AF3">
            <w:pPr>
              <w:pStyle w:val="TableBody"/>
              <w:rPr>
                <w:del w:id="10775" w:author="Alban Roche" w:date="2017-08-02T16:36:00Z"/>
                <w:u w:val="single"/>
              </w:rPr>
            </w:pPr>
            <w:del w:id="10776" w:author="Alban Roche" w:date="2017-08-02T16:36:00Z">
              <w:r w:rsidRPr="00C41274" w:rsidDel="009453A7">
                <w:rPr>
                  <w:u w:val="single"/>
                </w:rPr>
                <w:delText>Response</w:delText>
              </w:r>
              <w:bookmarkStart w:id="10777" w:name="_Toc489459399"/>
              <w:bookmarkEnd w:id="10777"/>
            </w:del>
          </w:p>
          <w:p w14:paraId="579D3440" w14:textId="5324454F" w:rsidR="00975CC4" w:rsidDel="009453A7" w:rsidRDefault="00975CC4" w:rsidP="00166AF3">
            <w:pPr>
              <w:pStyle w:val="TableBody"/>
              <w:rPr>
                <w:del w:id="10778" w:author="Alban Roche" w:date="2017-08-02T16:36:00Z"/>
                <w:rFonts w:eastAsia="SimSun"/>
                <w:b/>
              </w:rPr>
            </w:pPr>
            <w:del w:id="10779" w:author="Alban Roche" w:date="2017-08-02T16:36:00Z">
              <w:r w:rsidRPr="00CB167E" w:rsidDel="009453A7">
                <w:rPr>
                  <w:rFonts w:eastAsia="SimSun"/>
                  <w:b/>
                </w:rPr>
                <w:delText>+</w:delText>
              </w:r>
              <w:r w:rsidDel="009453A7">
                <w:rPr>
                  <w:rFonts w:eastAsia="SimSun"/>
                  <w:b/>
                </w:rPr>
                <w:delText>CALM</w:delText>
              </w:r>
              <w:r w:rsidRPr="00CB167E" w:rsidDel="009453A7">
                <w:rPr>
                  <w:rFonts w:eastAsia="SimSun"/>
                  <w:b/>
                </w:rPr>
                <w:delText>: &lt;</w:delText>
              </w:r>
              <w:r w:rsidDel="009453A7">
                <w:rPr>
                  <w:rFonts w:eastAsia="SimSun"/>
                  <w:b/>
                </w:rPr>
                <w:delText>mode</w:delText>
              </w:r>
              <w:r w:rsidRPr="00CB167E" w:rsidDel="009453A7">
                <w:rPr>
                  <w:rFonts w:eastAsia="SimSun"/>
                  <w:b/>
                </w:rPr>
                <w:delText>&gt;</w:delText>
              </w:r>
              <w:bookmarkStart w:id="10780" w:name="_Toc489459400"/>
              <w:bookmarkEnd w:id="10780"/>
            </w:del>
          </w:p>
          <w:p w14:paraId="44EA5A69" w14:textId="2614E346" w:rsidR="00975CC4" w:rsidRPr="00C41274" w:rsidDel="009453A7" w:rsidRDefault="00975CC4" w:rsidP="00166AF3">
            <w:pPr>
              <w:pStyle w:val="TableBody"/>
              <w:rPr>
                <w:del w:id="10781" w:author="Alban Roche" w:date="2017-08-02T16:36:00Z"/>
                <w:u w:val="single"/>
              </w:rPr>
            </w:pPr>
            <w:del w:id="10782" w:author="Alban Roche" w:date="2017-08-02T16:36:00Z">
              <w:r w:rsidDel="009453A7">
                <w:rPr>
                  <w:rFonts w:eastAsia="SimSun"/>
                  <w:b/>
                </w:rPr>
                <w:delText>OK</w:delText>
              </w:r>
              <w:bookmarkStart w:id="10783" w:name="_Toc489459401"/>
              <w:bookmarkEnd w:id="10783"/>
            </w:del>
          </w:p>
        </w:tc>
        <w:bookmarkStart w:id="10784" w:name="_Toc489459402"/>
        <w:bookmarkEnd w:id="10784"/>
      </w:tr>
      <w:tr w:rsidR="00975CC4" w:rsidRPr="00C41274" w:rsidDel="009453A7" w14:paraId="1BDF5249" w14:textId="64971474" w:rsidTr="00166AF3">
        <w:trPr>
          <w:trHeight w:val="42"/>
          <w:del w:id="10785" w:author="Alban Roche" w:date="2017-08-02T16:36:00Z"/>
        </w:trPr>
        <w:tc>
          <w:tcPr>
            <w:tcW w:w="1728" w:type="dxa"/>
          </w:tcPr>
          <w:p w14:paraId="7753B52B" w14:textId="2A99C5EA" w:rsidR="00975CC4" w:rsidDel="009453A7" w:rsidRDefault="00975CC4" w:rsidP="00166AF3">
            <w:pPr>
              <w:pStyle w:val="TableBody"/>
              <w:rPr>
                <w:del w:id="10786" w:author="Alban Roche" w:date="2017-08-02T16:36:00Z"/>
              </w:rPr>
            </w:pPr>
            <w:del w:id="10787" w:author="Alban Roche" w:date="2017-08-02T16:36:00Z">
              <w:r w:rsidDel="009453A7">
                <w:rPr>
                  <w:i/>
                </w:rPr>
                <w:delText>Write command</w:delText>
              </w:r>
              <w:bookmarkStart w:id="10788" w:name="_Toc489459403"/>
              <w:bookmarkEnd w:id="10788"/>
            </w:del>
          </w:p>
          <w:p w14:paraId="615A1B72" w14:textId="684A6870" w:rsidR="00975CC4" w:rsidDel="009453A7" w:rsidRDefault="00975CC4" w:rsidP="00166AF3">
            <w:pPr>
              <w:pStyle w:val="TableBody"/>
              <w:rPr>
                <w:del w:id="10789" w:author="Alban Roche" w:date="2017-08-02T16:36:00Z"/>
              </w:rPr>
            </w:pPr>
            <w:bookmarkStart w:id="10790" w:name="_Toc489459404"/>
            <w:bookmarkEnd w:id="10790"/>
          </w:p>
          <w:p w14:paraId="58DBC2BF" w14:textId="4868DD92" w:rsidR="00975CC4" w:rsidDel="009453A7" w:rsidRDefault="00975CC4" w:rsidP="00166AF3">
            <w:pPr>
              <w:pStyle w:val="TableBody"/>
              <w:rPr>
                <w:del w:id="10791" w:author="Alban Roche" w:date="2017-08-02T16:36:00Z"/>
              </w:rPr>
            </w:pPr>
            <w:del w:id="10792" w:author="Alban Roche" w:date="2017-08-02T16:36:00Z">
              <w:r w:rsidRPr="00E0527E" w:rsidDel="009453A7">
                <w:rPr>
                  <w:u w:val="single"/>
                </w:rPr>
                <w:delText>Syntax</w:delText>
              </w:r>
              <w:bookmarkStart w:id="10793" w:name="_Toc489459405"/>
              <w:bookmarkEnd w:id="10793"/>
            </w:del>
          </w:p>
          <w:p w14:paraId="01CB0D88" w14:textId="1D78086F" w:rsidR="00975CC4" w:rsidRPr="00E0527E" w:rsidDel="009453A7" w:rsidRDefault="00975CC4" w:rsidP="00166AF3">
            <w:pPr>
              <w:pStyle w:val="TableBody"/>
              <w:rPr>
                <w:del w:id="10794" w:author="Alban Roche" w:date="2017-08-02T16:36:00Z"/>
                <w:b/>
              </w:rPr>
            </w:pPr>
            <w:del w:id="10795" w:author="Alban Roche" w:date="2017-08-02T16:36:00Z">
              <w:r w:rsidRPr="00E0527E" w:rsidDel="009453A7">
                <w:rPr>
                  <w:b/>
                </w:rPr>
                <w:delText>AT+CALM=</w:delText>
              </w:r>
              <w:r w:rsidDel="009453A7">
                <w:rPr>
                  <w:b/>
                </w:rPr>
                <w:br/>
              </w:r>
              <w:r w:rsidRPr="00E0527E" w:rsidDel="009453A7">
                <w:rPr>
                  <w:b/>
                </w:rPr>
                <w:delText>&lt;mode&gt;</w:delText>
              </w:r>
              <w:bookmarkStart w:id="10796" w:name="_Toc489459406"/>
              <w:bookmarkEnd w:id="10796"/>
            </w:del>
          </w:p>
        </w:tc>
        <w:tc>
          <w:tcPr>
            <w:tcW w:w="7560" w:type="dxa"/>
          </w:tcPr>
          <w:p w14:paraId="65D2BC59" w14:textId="20E85A20" w:rsidR="00975CC4" w:rsidRPr="007D3118" w:rsidDel="009453A7" w:rsidRDefault="00975CC4" w:rsidP="00166AF3">
            <w:pPr>
              <w:pStyle w:val="TableBody"/>
              <w:rPr>
                <w:del w:id="10797" w:author="Alban Roche" w:date="2017-08-02T16:36:00Z"/>
                <w:u w:val="single"/>
                <w:lang w:val="fr-FR"/>
                <w:rPrChange w:id="10798" w:author="Alban Roche" w:date="2017-08-02T14:39:00Z">
                  <w:rPr>
                    <w:del w:id="10799" w:author="Alban Roche" w:date="2017-08-02T16:36:00Z"/>
                    <w:u w:val="single"/>
                  </w:rPr>
                </w:rPrChange>
              </w:rPr>
            </w:pPr>
            <w:bookmarkStart w:id="10800" w:name="_Toc489459407"/>
            <w:bookmarkEnd w:id="10800"/>
          </w:p>
          <w:p w14:paraId="60908709" w14:textId="0CD64243" w:rsidR="00975CC4" w:rsidRPr="007D3118" w:rsidDel="009453A7" w:rsidRDefault="00975CC4" w:rsidP="00166AF3">
            <w:pPr>
              <w:pStyle w:val="TableBody"/>
              <w:rPr>
                <w:del w:id="10801" w:author="Alban Roche" w:date="2017-08-02T16:36:00Z"/>
                <w:u w:val="single"/>
                <w:lang w:val="fr-FR"/>
                <w:rPrChange w:id="10802" w:author="Alban Roche" w:date="2017-08-02T14:39:00Z">
                  <w:rPr>
                    <w:del w:id="10803" w:author="Alban Roche" w:date="2017-08-02T16:36:00Z"/>
                    <w:u w:val="single"/>
                  </w:rPr>
                </w:rPrChange>
              </w:rPr>
            </w:pPr>
            <w:bookmarkStart w:id="10804" w:name="_Toc489459408"/>
            <w:bookmarkEnd w:id="10804"/>
          </w:p>
          <w:p w14:paraId="239959E9" w14:textId="55A40540" w:rsidR="00975CC4" w:rsidRPr="007D3118" w:rsidDel="009453A7" w:rsidRDefault="00975CC4" w:rsidP="00166AF3">
            <w:pPr>
              <w:pStyle w:val="TableBody"/>
              <w:rPr>
                <w:del w:id="10805" w:author="Alban Roche" w:date="2017-08-02T16:36:00Z"/>
                <w:lang w:val="fr-FR"/>
                <w:rPrChange w:id="10806" w:author="Alban Roche" w:date="2017-08-02T14:39:00Z">
                  <w:rPr>
                    <w:del w:id="10807" w:author="Alban Roche" w:date="2017-08-02T16:36:00Z"/>
                  </w:rPr>
                </w:rPrChange>
              </w:rPr>
            </w:pPr>
            <w:del w:id="10808" w:author="Alban Roche" w:date="2017-08-02T16:36:00Z">
              <w:r w:rsidRPr="007D3118" w:rsidDel="009453A7">
                <w:rPr>
                  <w:u w:val="single"/>
                  <w:lang w:val="fr-FR"/>
                  <w:rPrChange w:id="10809" w:author="Alban Roche" w:date="2017-08-02T14:39:00Z">
                    <w:rPr>
                      <w:u w:val="single"/>
                    </w:rPr>
                  </w:rPrChange>
                </w:rPr>
                <w:delText>Response</w:delText>
              </w:r>
              <w:bookmarkStart w:id="10810" w:name="_Toc489459409"/>
              <w:bookmarkEnd w:id="10810"/>
            </w:del>
          </w:p>
          <w:p w14:paraId="4D1AF9DD" w14:textId="5714826C" w:rsidR="00975CC4" w:rsidRPr="007D3118" w:rsidDel="009453A7" w:rsidRDefault="00975CC4" w:rsidP="00166AF3">
            <w:pPr>
              <w:pStyle w:val="TableBody"/>
              <w:rPr>
                <w:del w:id="10811" w:author="Alban Roche" w:date="2017-08-02T16:36:00Z"/>
                <w:b/>
                <w:lang w:val="fr-FR"/>
                <w:rPrChange w:id="10812" w:author="Alban Roche" w:date="2017-08-02T14:39:00Z">
                  <w:rPr>
                    <w:del w:id="10813" w:author="Alban Roche" w:date="2017-08-02T16:36:00Z"/>
                    <w:b/>
                  </w:rPr>
                </w:rPrChange>
              </w:rPr>
            </w:pPr>
            <w:del w:id="10814" w:author="Alban Roche" w:date="2017-08-02T16:36:00Z">
              <w:r w:rsidRPr="007D3118" w:rsidDel="009453A7">
                <w:rPr>
                  <w:b/>
                  <w:lang w:val="fr-FR"/>
                  <w:rPrChange w:id="10815" w:author="Alban Roche" w:date="2017-08-02T14:39:00Z">
                    <w:rPr>
                      <w:b/>
                    </w:rPr>
                  </w:rPrChange>
                </w:rPr>
                <w:delText>OK</w:delText>
              </w:r>
              <w:bookmarkStart w:id="10816" w:name="_Toc489459410"/>
              <w:bookmarkEnd w:id="10816"/>
            </w:del>
          </w:p>
          <w:p w14:paraId="1EF0724C" w14:textId="48DC5BA6" w:rsidR="00975CC4" w:rsidRPr="007D3118" w:rsidDel="009453A7" w:rsidRDefault="00975CC4" w:rsidP="00166AF3">
            <w:pPr>
              <w:pStyle w:val="TableBody"/>
              <w:rPr>
                <w:del w:id="10817" w:author="Alban Roche" w:date="2017-08-02T16:36:00Z"/>
                <w:lang w:val="fr-FR"/>
                <w:rPrChange w:id="10818" w:author="Alban Roche" w:date="2017-08-02T14:39:00Z">
                  <w:rPr>
                    <w:del w:id="10819" w:author="Alban Roche" w:date="2017-08-02T16:36:00Z"/>
                  </w:rPr>
                </w:rPrChange>
              </w:rPr>
            </w:pPr>
            <w:bookmarkStart w:id="10820" w:name="_Toc489459411"/>
            <w:bookmarkEnd w:id="10820"/>
          </w:p>
          <w:p w14:paraId="095D8D61" w14:textId="5CAEE9EE" w:rsidR="00975CC4" w:rsidRPr="007D3118" w:rsidDel="009453A7" w:rsidRDefault="00975CC4" w:rsidP="00166AF3">
            <w:pPr>
              <w:pStyle w:val="TableBody"/>
              <w:rPr>
                <w:del w:id="10821" w:author="Alban Roche" w:date="2017-08-02T16:36:00Z"/>
                <w:u w:val="single"/>
                <w:lang w:val="fr-FR"/>
                <w:rPrChange w:id="10822" w:author="Alban Roche" w:date="2017-08-02T14:39:00Z">
                  <w:rPr>
                    <w:del w:id="10823" w:author="Alban Roche" w:date="2017-08-02T16:36:00Z"/>
                    <w:u w:val="single"/>
                  </w:rPr>
                </w:rPrChange>
              </w:rPr>
            </w:pPr>
            <w:del w:id="10824" w:author="Alban Roche" w:date="2017-08-02T16:36:00Z">
              <w:r w:rsidRPr="007D3118" w:rsidDel="009453A7">
                <w:rPr>
                  <w:u w:val="single"/>
                  <w:lang w:val="fr-FR"/>
                  <w:rPrChange w:id="10825" w:author="Alban Roche" w:date="2017-08-02T14:39:00Z">
                    <w:rPr>
                      <w:u w:val="single"/>
                    </w:rPr>
                  </w:rPrChange>
                </w:rPr>
                <w:delText>Parameter</w:delText>
              </w:r>
              <w:bookmarkStart w:id="10826" w:name="_Toc489459412"/>
              <w:bookmarkEnd w:id="10826"/>
            </w:del>
          </w:p>
          <w:p w14:paraId="65056574" w14:textId="0D4FD97D" w:rsidR="00975CC4" w:rsidRPr="007D3118" w:rsidDel="009453A7" w:rsidRDefault="00975CC4" w:rsidP="00166AF3">
            <w:pPr>
              <w:pStyle w:val="TableBody"/>
              <w:rPr>
                <w:del w:id="10827" w:author="Alban Roche" w:date="2017-08-02T16:36:00Z"/>
                <w:lang w:val="fr-FR"/>
                <w:rPrChange w:id="10828" w:author="Alban Roche" w:date="2017-08-02T14:39:00Z">
                  <w:rPr>
                    <w:del w:id="10829" w:author="Alban Roche" w:date="2017-08-02T16:36:00Z"/>
                  </w:rPr>
                </w:rPrChange>
              </w:rPr>
            </w:pPr>
            <w:del w:id="10830" w:author="Alban Roche" w:date="2017-08-02T16:36:00Z">
              <w:r w:rsidRPr="007D3118" w:rsidDel="009453A7">
                <w:rPr>
                  <w:b/>
                  <w:lang w:val="fr-FR"/>
                  <w:rPrChange w:id="10831" w:author="Alban Roche" w:date="2017-08-02T14:39:00Z">
                    <w:rPr>
                      <w:b/>
                    </w:rPr>
                  </w:rPrChange>
                </w:rPr>
                <w:delText>&lt;mode&gt;</w:delText>
              </w:r>
              <w:r w:rsidRPr="007D3118" w:rsidDel="009453A7">
                <w:rPr>
                  <w:lang w:val="fr-FR"/>
                  <w:rPrChange w:id="10832" w:author="Alban Roche" w:date="2017-08-02T14:39:00Z">
                    <w:rPr/>
                  </w:rPrChange>
                </w:rPr>
                <w:tab/>
              </w:r>
              <w:r w:rsidRPr="007D3118" w:rsidDel="009453A7">
                <w:rPr>
                  <w:u w:val="single"/>
                  <w:lang w:val="fr-FR"/>
                  <w:rPrChange w:id="10833" w:author="Alban Roche" w:date="2017-08-02T14:39:00Z">
                    <w:rPr>
                      <w:u w:val="single"/>
                    </w:rPr>
                  </w:rPrChange>
                </w:rPr>
                <w:delText>0</w:delText>
              </w:r>
              <w:r w:rsidRPr="007D3118" w:rsidDel="009453A7">
                <w:rPr>
                  <w:lang w:val="fr-FR"/>
                  <w:rPrChange w:id="10834" w:author="Alban Roche" w:date="2017-08-02T14:39:00Z">
                    <w:rPr/>
                  </w:rPrChange>
                </w:rPr>
                <w:tab/>
                <w:delText>Normal mode</w:delText>
              </w:r>
              <w:bookmarkStart w:id="10835" w:name="_Toc489459413"/>
              <w:bookmarkEnd w:id="10835"/>
            </w:del>
          </w:p>
          <w:p w14:paraId="1B11FB38" w14:textId="5E866329" w:rsidR="00975CC4" w:rsidRPr="00E0527E" w:rsidDel="009453A7" w:rsidRDefault="00975CC4" w:rsidP="00166AF3">
            <w:pPr>
              <w:pStyle w:val="TableBody"/>
              <w:rPr>
                <w:del w:id="10836" w:author="Alban Roche" w:date="2017-08-02T16:36:00Z"/>
                <w:b/>
              </w:rPr>
            </w:pPr>
            <w:del w:id="10837" w:author="Alban Roche" w:date="2017-08-02T16:36:00Z">
              <w:r w:rsidRPr="007D3118" w:rsidDel="009453A7">
                <w:rPr>
                  <w:lang w:val="fr-FR"/>
                  <w:rPrChange w:id="10838" w:author="Alban Roche" w:date="2017-08-02T14:39:00Z">
                    <w:rPr/>
                  </w:rPrChange>
                </w:rPr>
                <w:tab/>
              </w:r>
              <w:r w:rsidRPr="007D3118" w:rsidDel="009453A7">
                <w:rPr>
                  <w:lang w:val="fr-FR"/>
                  <w:rPrChange w:id="10839" w:author="Alban Roche" w:date="2017-08-02T14:39:00Z">
                    <w:rPr/>
                  </w:rPrChange>
                </w:rPr>
                <w:tab/>
              </w:r>
              <w:r w:rsidDel="009453A7">
                <w:delText>1</w:delText>
              </w:r>
              <w:r w:rsidDel="009453A7">
                <w:tab/>
                <w:delText>Silent mode (all sounds from the MT are prevented)</w:delText>
              </w:r>
              <w:bookmarkStart w:id="10840" w:name="_Toc489459414"/>
              <w:bookmarkEnd w:id="10840"/>
            </w:del>
          </w:p>
        </w:tc>
        <w:bookmarkStart w:id="10841" w:name="_Toc489459415"/>
        <w:bookmarkEnd w:id="10841"/>
      </w:tr>
      <w:tr w:rsidR="00975CC4" w:rsidRPr="00C41274" w:rsidDel="009453A7" w14:paraId="4607A79C" w14:textId="3D518127" w:rsidTr="00166AF3">
        <w:trPr>
          <w:trHeight w:val="42"/>
          <w:del w:id="10842" w:author="Alban Roche" w:date="2017-08-02T16:36:00Z"/>
        </w:trPr>
        <w:tc>
          <w:tcPr>
            <w:tcW w:w="1728" w:type="dxa"/>
          </w:tcPr>
          <w:p w14:paraId="6164842C" w14:textId="63D0E0A7" w:rsidR="00975CC4" w:rsidDel="009453A7" w:rsidRDefault="00975CC4" w:rsidP="00166AF3">
            <w:pPr>
              <w:pStyle w:val="TableBody"/>
              <w:rPr>
                <w:del w:id="10843" w:author="Alban Roche" w:date="2017-08-02T16:36:00Z"/>
                <w:u w:val="single"/>
              </w:rPr>
            </w:pPr>
            <w:del w:id="10844" w:author="Alban Roche" w:date="2017-08-02T16:36:00Z">
              <w:r w:rsidRPr="00E0527E" w:rsidDel="009453A7">
                <w:rPr>
                  <w:u w:val="single"/>
                </w:rPr>
                <w:delText>Reference</w:delText>
              </w:r>
              <w:bookmarkStart w:id="10845" w:name="_Toc489459416"/>
              <w:bookmarkEnd w:id="10845"/>
            </w:del>
          </w:p>
          <w:p w14:paraId="682F7B07" w14:textId="0F22ABB2" w:rsidR="00975CC4" w:rsidRPr="00E0527E" w:rsidDel="009453A7" w:rsidRDefault="00975CC4" w:rsidP="00166AF3">
            <w:pPr>
              <w:pStyle w:val="TableBody"/>
              <w:rPr>
                <w:del w:id="10846" w:author="Alban Roche" w:date="2017-08-02T16:36:00Z"/>
                <w:u w:val="single"/>
              </w:rPr>
            </w:pPr>
            <w:del w:id="10847" w:author="Alban Roche" w:date="2017-08-02T16:36:00Z">
              <w:r w:rsidRPr="00C41274" w:rsidDel="009453A7">
                <w:delText xml:space="preserve">[27.007] § </w:delText>
              </w:r>
              <w:r w:rsidDel="009453A7">
                <w:delText>8.20</w:delText>
              </w:r>
              <w:bookmarkStart w:id="10848" w:name="_Toc489459417"/>
              <w:bookmarkEnd w:id="10848"/>
            </w:del>
          </w:p>
        </w:tc>
        <w:tc>
          <w:tcPr>
            <w:tcW w:w="7560" w:type="dxa"/>
          </w:tcPr>
          <w:p w14:paraId="008F9CBB" w14:textId="61424C4C" w:rsidR="00975CC4" w:rsidDel="009453A7" w:rsidRDefault="00975CC4" w:rsidP="00166AF3">
            <w:pPr>
              <w:pStyle w:val="TableBody"/>
              <w:rPr>
                <w:del w:id="10849" w:author="Alban Roche" w:date="2017-08-02T16:36:00Z"/>
              </w:rPr>
            </w:pPr>
            <w:del w:id="10850" w:author="Alban Roche" w:date="2017-08-02T16:36:00Z">
              <w:r w:rsidDel="009453A7">
                <w:rPr>
                  <w:u w:val="single"/>
                </w:rPr>
                <w:delText>Examples</w:delText>
              </w:r>
              <w:bookmarkStart w:id="10851" w:name="_Toc489459418"/>
              <w:bookmarkEnd w:id="10851"/>
            </w:del>
          </w:p>
          <w:p w14:paraId="207C559A" w14:textId="13D56C65" w:rsidR="00975CC4" w:rsidRPr="00E0527E" w:rsidDel="009453A7" w:rsidRDefault="00975CC4" w:rsidP="00166AF3">
            <w:pPr>
              <w:pStyle w:val="TableBody"/>
              <w:rPr>
                <w:del w:id="10852" w:author="Alban Roche" w:date="2017-08-02T16:36:00Z"/>
                <w:b/>
              </w:rPr>
            </w:pPr>
            <w:del w:id="10853" w:author="Alban Roche" w:date="2017-08-02T16:36:00Z">
              <w:r w:rsidRPr="00E0527E" w:rsidDel="009453A7">
                <w:rPr>
                  <w:b/>
                </w:rPr>
                <w:delText>AT+CALM?</w:delText>
              </w:r>
              <w:bookmarkStart w:id="10854" w:name="_Toc489459419"/>
              <w:bookmarkEnd w:id="10854"/>
            </w:del>
          </w:p>
          <w:p w14:paraId="5CECBA1B" w14:textId="4DC0479A" w:rsidR="00975CC4" w:rsidRPr="00E0527E" w:rsidDel="009453A7" w:rsidRDefault="00975CC4" w:rsidP="00166AF3">
            <w:pPr>
              <w:pStyle w:val="TableBody"/>
              <w:rPr>
                <w:del w:id="10855" w:author="Alban Roche" w:date="2017-08-02T16:36:00Z"/>
                <w:b/>
              </w:rPr>
            </w:pPr>
            <w:del w:id="10856" w:author="Alban Roche" w:date="2017-08-02T16:36:00Z">
              <w:r w:rsidRPr="00E0527E" w:rsidDel="009453A7">
                <w:rPr>
                  <w:b/>
                </w:rPr>
                <w:delText>+CALM: 0</w:delText>
              </w:r>
              <w:bookmarkStart w:id="10857" w:name="_Toc489459420"/>
              <w:bookmarkEnd w:id="10857"/>
            </w:del>
          </w:p>
          <w:p w14:paraId="00AC75E4" w14:textId="474FB71A" w:rsidR="00975CC4" w:rsidRPr="00E0527E" w:rsidDel="009453A7" w:rsidRDefault="00975CC4" w:rsidP="00166AF3">
            <w:pPr>
              <w:pStyle w:val="TableBody"/>
              <w:rPr>
                <w:del w:id="10858" w:author="Alban Roche" w:date="2017-08-02T16:36:00Z"/>
                <w:b/>
              </w:rPr>
            </w:pPr>
            <w:del w:id="10859" w:author="Alban Roche" w:date="2017-08-02T16:36:00Z">
              <w:r w:rsidRPr="00E0527E" w:rsidDel="009453A7">
                <w:rPr>
                  <w:b/>
                </w:rPr>
                <w:delText>OK</w:delText>
              </w:r>
              <w:bookmarkStart w:id="10860" w:name="_Toc489459421"/>
              <w:bookmarkEnd w:id="10860"/>
            </w:del>
          </w:p>
          <w:p w14:paraId="73335FFA" w14:textId="583048D2" w:rsidR="00975CC4" w:rsidRPr="00E0527E" w:rsidDel="009453A7" w:rsidRDefault="00975CC4" w:rsidP="00166AF3">
            <w:pPr>
              <w:pStyle w:val="TableBody"/>
              <w:rPr>
                <w:del w:id="10861" w:author="Alban Roche" w:date="2017-08-02T16:36:00Z"/>
                <w:b/>
              </w:rPr>
            </w:pPr>
            <w:bookmarkStart w:id="10862" w:name="_Toc489459422"/>
            <w:bookmarkEnd w:id="10862"/>
          </w:p>
          <w:p w14:paraId="14F5E3D9" w14:textId="298D73FB" w:rsidR="00975CC4" w:rsidRPr="00E0527E" w:rsidDel="009453A7" w:rsidRDefault="00975CC4" w:rsidP="00166AF3">
            <w:pPr>
              <w:pStyle w:val="TableBody"/>
              <w:rPr>
                <w:del w:id="10863" w:author="Alban Roche" w:date="2017-08-02T16:36:00Z"/>
                <w:b/>
              </w:rPr>
            </w:pPr>
            <w:del w:id="10864" w:author="Alban Roche" w:date="2017-08-02T16:36:00Z">
              <w:r w:rsidRPr="00E0527E" w:rsidDel="009453A7">
                <w:rPr>
                  <w:b/>
                </w:rPr>
                <w:delText>AT+CALM=1</w:delText>
              </w:r>
              <w:bookmarkStart w:id="10865" w:name="_Toc489459423"/>
              <w:bookmarkEnd w:id="10865"/>
            </w:del>
          </w:p>
          <w:p w14:paraId="3832BBBF" w14:textId="52AA78E1" w:rsidR="00975CC4" w:rsidRPr="00E0527E" w:rsidDel="009453A7" w:rsidRDefault="00975CC4" w:rsidP="00166AF3">
            <w:pPr>
              <w:pStyle w:val="TableBody"/>
              <w:rPr>
                <w:del w:id="10866" w:author="Alban Roche" w:date="2017-08-02T16:36:00Z"/>
                <w:b/>
              </w:rPr>
            </w:pPr>
            <w:del w:id="10867" w:author="Alban Roche" w:date="2017-08-02T16:36:00Z">
              <w:r w:rsidRPr="00E0527E" w:rsidDel="009453A7">
                <w:rPr>
                  <w:b/>
                </w:rPr>
                <w:delText>OK</w:delText>
              </w:r>
              <w:bookmarkStart w:id="10868" w:name="_Toc489459424"/>
              <w:bookmarkEnd w:id="10868"/>
            </w:del>
          </w:p>
          <w:p w14:paraId="0D5965E8" w14:textId="70EC3A6F" w:rsidR="00975CC4" w:rsidRPr="00E0527E" w:rsidDel="009453A7" w:rsidRDefault="00975CC4" w:rsidP="00166AF3">
            <w:pPr>
              <w:pStyle w:val="TableBody"/>
              <w:rPr>
                <w:del w:id="10869" w:author="Alban Roche" w:date="2017-08-02T16:36:00Z"/>
                <w:b/>
              </w:rPr>
            </w:pPr>
            <w:bookmarkStart w:id="10870" w:name="_Toc489459425"/>
            <w:bookmarkEnd w:id="10870"/>
          </w:p>
          <w:p w14:paraId="39A72EC1" w14:textId="2F42878D" w:rsidR="00975CC4" w:rsidRPr="00E0527E" w:rsidDel="009453A7" w:rsidRDefault="00975CC4" w:rsidP="00166AF3">
            <w:pPr>
              <w:pStyle w:val="TableBody"/>
              <w:rPr>
                <w:del w:id="10871" w:author="Alban Roche" w:date="2017-08-02T16:36:00Z"/>
                <w:b/>
              </w:rPr>
            </w:pPr>
            <w:del w:id="10872" w:author="Alban Roche" w:date="2017-08-02T16:36:00Z">
              <w:r w:rsidRPr="00E0527E" w:rsidDel="009453A7">
                <w:rPr>
                  <w:b/>
                </w:rPr>
                <w:delText>AT+CALM=?</w:delText>
              </w:r>
              <w:bookmarkStart w:id="10873" w:name="_Toc489459426"/>
              <w:bookmarkEnd w:id="10873"/>
            </w:del>
          </w:p>
          <w:p w14:paraId="5DB961CD" w14:textId="74008070" w:rsidR="00975CC4" w:rsidRPr="00E0527E" w:rsidDel="009453A7" w:rsidRDefault="00975CC4" w:rsidP="00166AF3">
            <w:pPr>
              <w:pStyle w:val="TableBody"/>
              <w:rPr>
                <w:del w:id="10874" w:author="Alban Roche" w:date="2017-08-02T16:36:00Z"/>
                <w:b/>
              </w:rPr>
            </w:pPr>
            <w:del w:id="10875" w:author="Alban Roche" w:date="2017-08-02T16:36:00Z">
              <w:r w:rsidRPr="00E0527E" w:rsidDel="009453A7">
                <w:rPr>
                  <w:b/>
                </w:rPr>
                <w:delText>+CALM: (0-1)</w:delText>
              </w:r>
              <w:bookmarkStart w:id="10876" w:name="_Toc489459427"/>
              <w:bookmarkEnd w:id="10876"/>
            </w:del>
          </w:p>
          <w:p w14:paraId="2BE9DE73" w14:textId="526D11D2" w:rsidR="00975CC4" w:rsidRPr="00E0527E" w:rsidDel="009453A7" w:rsidRDefault="00975CC4" w:rsidP="00166AF3">
            <w:pPr>
              <w:pStyle w:val="TableBody"/>
              <w:rPr>
                <w:del w:id="10877" w:author="Alban Roche" w:date="2017-08-02T16:36:00Z"/>
              </w:rPr>
            </w:pPr>
            <w:del w:id="10878" w:author="Alban Roche" w:date="2017-08-02T16:36:00Z">
              <w:r w:rsidRPr="00E0527E" w:rsidDel="009453A7">
                <w:rPr>
                  <w:b/>
                </w:rPr>
                <w:delText>OK</w:delText>
              </w:r>
              <w:bookmarkStart w:id="10879" w:name="_Toc489459428"/>
              <w:bookmarkEnd w:id="10879"/>
            </w:del>
          </w:p>
        </w:tc>
        <w:bookmarkStart w:id="10880" w:name="_Toc489459429"/>
        <w:bookmarkEnd w:id="10880"/>
      </w:tr>
    </w:tbl>
    <w:p w14:paraId="2EB5F09A" w14:textId="270FE9B0" w:rsidR="00975CC4" w:rsidDel="009453A7" w:rsidRDefault="00975CC4" w:rsidP="0059466D">
      <w:pPr>
        <w:pStyle w:val="Heading2"/>
        <w:numPr>
          <w:ilvl w:val="1"/>
          <w:numId w:val="11"/>
        </w:numPr>
        <w:ind w:left="1080" w:hanging="1080"/>
        <w:rPr>
          <w:del w:id="10881" w:author="Alban Roche" w:date="2017-08-02T16:36:00Z"/>
        </w:rPr>
      </w:pPr>
      <w:bookmarkStart w:id="10882" w:name="_Toc460585557"/>
      <w:bookmarkStart w:id="10883" w:name="_Toc486251632"/>
      <w:commentRangeStart w:id="10884"/>
      <w:del w:id="10885" w:author="Alban Roche" w:date="2017-08-02T16:36:00Z">
        <w:r w:rsidRPr="00CC2141" w:rsidDel="009453A7">
          <w:delText>+</w:delText>
        </w:r>
        <w:r w:rsidDel="009453A7">
          <w:delText xml:space="preserve">CRSL </w:delText>
        </w:r>
        <w:r w:rsidRPr="00CC2141" w:rsidDel="009453A7">
          <w:delText xml:space="preserve">Command: </w:delText>
        </w:r>
        <w:r w:rsidDel="009453A7">
          <w:delText>Ringer Sound Level</w:delText>
        </w:r>
        <w:bookmarkEnd w:id="10882"/>
        <w:commentRangeEnd w:id="10884"/>
        <w:r w:rsidDel="009453A7">
          <w:rPr>
            <w:rStyle w:val="CommentReference"/>
            <w:rFonts w:ascii="Verdana" w:eastAsia="Times New Roman" w:hAnsi="Verdana" w:cs="Times New Roman"/>
            <w:b w:val="0"/>
            <w:lang w:eastAsia="en-US"/>
          </w:rPr>
          <w:commentReference w:id="10884"/>
        </w:r>
        <w:bookmarkStart w:id="10886" w:name="_Toc489459430"/>
        <w:bookmarkEnd w:id="10883"/>
        <w:bookmarkEnd w:id="10886"/>
      </w:del>
    </w:p>
    <w:p w14:paraId="14DC1120" w14:textId="1CFF21B6" w:rsidR="00975CC4" w:rsidRPr="00344B0D" w:rsidDel="009453A7" w:rsidRDefault="00975CC4" w:rsidP="00975CC4">
      <w:pPr>
        <w:pStyle w:val="Note"/>
        <w:keepNext/>
        <w:rPr>
          <w:del w:id="10887" w:author="Alban Roche" w:date="2017-08-02T16:36:00Z"/>
        </w:rPr>
      </w:pPr>
      <w:del w:id="10888" w:author="Alban Roche" w:date="2017-08-02T16:36:00Z">
        <w:r w:rsidDel="009453A7">
          <w:delText>F</w:delText>
        </w:r>
        <w:r w:rsidRPr="00893AA7" w:rsidDel="009453A7">
          <w:delText xml:space="preserve">or </w:delText>
        </w:r>
        <w:r w:rsidDel="009453A7">
          <w:delText>HL7648 and HL7688 only.</w:delText>
        </w:r>
        <w:bookmarkStart w:id="10889" w:name="_Toc489459431"/>
        <w:bookmarkEnd w:id="10889"/>
      </w:del>
    </w:p>
    <w:tbl>
      <w:tblPr>
        <w:tblStyle w:val="TableSWIleft"/>
        <w:tblW w:w="9288" w:type="dxa"/>
        <w:tblLayout w:type="fixed"/>
        <w:tblLook w:val="04A0" w:firstRow="1" w:lastRow="0" w:firstColumn="1" w:lastColumn="0" w:noHBand="0" w:noVBand="1"/>
      </w:tblPr>
      <w:tblGrid>
        <w:gridCol w:w="1728"/>
        <w:gridCol w:w="7560"/>
      </w:tblGrid>
      <w:tr w:rsidR="00975CC4" w:rsidRPr="00C41274" w:rsidDel="009453A7" w14:paraId="12206D2C" w14:textId="0916A486" w:rsidTr="00166AF3">
        <w:trPr>
          <w:cnfStyle w:val="100000000000" w:firstRow="1" w:lastRow="0" w:firstColumn="0" w:lastColumn="0" w:oddVBand="0" w:evenVBand="0" w:oddHBand="0" w:evenHBand="0" w:firstRowFirstColumn="0" w:firstRowLastColumn="0" w:lastRowFirstColumn="0" w:lastRowLastColumn="0"/>
          <w:del w:id="10890" w:author="Alban Roche" w:date="2017-08-02T16:36:00Z"/>
        </w:trPr>
        <w:tc>
          <w:tcPr>
            <w:tcW w:w="9288" w:type="dxa"/>
            <w:gridSpan w:val="2"/>
          </w:tcPr>
          <w:p w14:paraId="5989AF8C" w14:textId="2780890E" w:rsidR="00975CC4" w:rsidRPr="00C41274" w:rsidDel="009453A7" w:rsidRDefault="00975CC4">
            <w:pPr>
              <w:pStyle w:val="TableRowHead"/>
              <w:spacing w:before="144" w:after="144"/>
              <w:rPr>
                <w:del w:id="10891" w:author="Alban Roche" w:date="2017-08-02T16:36:00Z"/>
                <w:bCs w:val="0"/>
              </w:rPr>
            </w:pPr>
            <w:del w:id="10892" w:author="Alban Roche" w:date="2017-08-02T16:36:00Z">
              <w:r w:rsidDel="009453A7">
                <w:delText>HL7648 and HL7688</w:delText>
              </w:r>
              <w:bookmarkStart w:id="10893" w:name="_Toc489459432"/>
              <w:bookmarkEnd w:id="10893"/>
            </w:del>
          </w:p>
        </w:tc>
        <w:bookmarkStart w:id="10894" w:name="_Toc489459433"/>
        <w:bookmarkEnd w:id="10894"/>
      </w:tr>
      <w:tr w:rsidR="00975CC4" w:rsidRPr="00C41274" w:rsidDel="009453A7" w14:paraId="52AFF555" w14:textId="7B69B728" w:rsidTr="00166AF3">
        <w:trPr>
          <w:trHeight w:val="42"/>
          <w:del w:id="10895" w:author="Alban Roche" w:date="2017-08-02T16:36:00Z"/>
        </w:trPr>
        <w:tc>
          <w:tcPr>
            <w:tcW w:w="1728" w:type="dxa"/>
          </w:tcPr>
          <w:p w14:paraId="0108E643" w14:textId="0B7D4593" w:rsidR="00975CC4" w:rsidRPr="00C41274" w:rsidDel="009453A7" w:rsidRDefault="00975CC4" w:rsidP="00166AF3">
            <w:pPr>
              <w:pStyle w:val="TableBody"/>
              <w:rPr>
                <w:del w:id="10896" w:author="Alban Roche" w:date="2017-08-02T16:36:00Z"/>
                <w:i/>
              </w:rPr>
            </w:pPr>
            <w:del w:id="10897" w:author="Alban Roche" w:date="2017-08-02T16:36:00Z">
              <w:r w:rsidRPr="00C41274" w:rsidDel="009453A7">
                <w:rPr>
                  <w:i/>
                </w:rPr>
                <w:delText>Test command</w:delText>
              </w:r>
              <w:bookmarkStart w:id="10898" w:name="_Toc489459434"/>
              <w:bookmarkEnd w:id="10898"/>
            </w:del>
          </w:p>
          <w:p w14:paraId="4D76516F" w14:textId="5FE2D325" w:rsidR="00975CC4" w:rsidRPr="00C41274" w:rsidDel="009453A7" w:rsidRDefault="00975CC4" w:rsidP="00166AF3">
            <w:pPr>
              <w:pStyle w:val="TableBody"/>
              <w:rPr>
                <w:del w:id="10899" w:author="Alban Roche" w:date="2017-08-02T16:36:00Z"/>
              </w:rPr>
            </w:pPr>
            <w:bookmarkStart w:id="10900" w:name="_Toc489459435"/>
            <w:bookmarkEnd w:id="10900"/>
          </w:p>
          <w:p w14:paraId="4F1EF8E6" w14:textId="59F8DCED" w:rsidR="00975CC4" w:rsidRPr="00C41274" w:rsidDel="009453A7" w:rsidRDefault="00975CC4" w:rsidP="00166AF3">
            <w:pPr>
              <w:pStyle w:val="TableBody"/>
              <w:rPr>
                <w:del w:id="10901" w:author="Alban Roche" w:date="2017-08-02T16:36:00Z"/>
                <w:u w:val="single"/>
              </w:rPr>
            </w:pPr>
            <w:del w:id="10902" w:author="Alban Roche" w:date="2017-08-02T16:36:00Z">
              <w:r w:rsidRPr="00C41274" w:rsidDel="009453A7">
                <w:rPr>
                  <w:u w:val="single"/>
                </w:rPr>
                <w:delText>Syntax</w:delText>
              </w:r>
              <w:bookmarkStart w:id="10903" w:name="_Toc489459436"/>
              <w:bookmarkEnd w:id="10903"/>
            </w:del>
          </w:p>
          <w:p w14:paraId="723F723C" w14:textId="29619034" w:rsidR="00975CC4" w:rsidRPr="00C41274" w:rsidDel="009453A7" w:rsidRDefault="00975CC4" w:rsidP="00166AF3">
            <w:pPr>
              <w:pStyle w:val="TableBody"/>
              <w:rPr>
                <w:del w:id="10904" w:author="Alban Roche" w:date="2017-08-02T16:36:00Z"/>
              </w:rPr>
            </w:pPr>
            <w:del w:id="10905" w:author="Alban Roche" w:date="2017-08-02T16:36:00Z">
              <w:r w:rsidRPr="00C41274" w:rsidDel="009453A7">
                <w:rPr>
                  <w:b/>
                </w:rPr>
                <w:delText>AT+</w:delText>
              </w:r>
              <w:r w:rsidDel="009453A7">
                <w:rPr>
                  <w:b/>
                </w:rPr>
                <w:delText>CRSL</w:delText>
              </w:r>
              <w:r w:rsidRPr="00C41274" w:rsidDel="009453A7">
                <w:rPr>
                  <w:b/>
                </w:rPr>
                <w:delText>=?</w:delText>
              </w:r>
              <w:bookmarkStart w:id="10906" w:name="_Toc489459437"/>
              <w:bookmarkEnd w:id="10906"/>
            </w:del>
          </w:p>
        </w:tc>
        <w:tc>
          <w:tcPr>
            <w:tcW w:w="7560" w:type="dxa"/>
          </w:tcPr>
          <w:p w14:paraId="070E4A1B" w14:textId="1EE5DB68" w:rsidR="00975CC4" w:rsidRPr="00C41274" w:rsidDel="009453A7" w:rsidRDefault="00975CC4" w:rsidP="00166AF3">
            <w:pPr>
              <w:pStyle w:val="TableBody"/>
              <w:rPr>
                <w:del w:id="10907" w:author="Alban Roche" w:date="2017-08-02T16:36:00Z"/>
                <w:u w:val="single"/>
              </w:rPr>
            </w:pPr>
            <w:bookmarkStart w:id="10908" w:name="_Toc489459438"/>
            <w:bookmarkEnd w:id="10908"/>
          </w:p>
          <w:p w14:paraId="4A3DAD46" w14:textId="731EE751" w:rsidR="00975CC4" w:rsidRPr="00C41274" w:rsidDel="009453A7" w:rsidRDefault="00975CC4" w:rsidP="00166AF3">
            <w:pPr>
              <w:pStyle w:val="TableBody"/>
              <w:rPr>
                <w:del w:id="10909" w:author="Alban Roche" w:date="2017-08-02T16:36:00Z"/>
                <w:u w:val="single"/>
              </w:rPr>
            </w:pPr>
            <w:bookmarkStart w:id="10910" w:name="_Toc489459439"/>
            <w:bookmarkEnd w:id="10910"/>
          </w:p>
          <w:p w14:paraId="3B2D2A80" w14:textId="373C36CB" w:rsidR="00975CC4" w:rsidRPr="00C41274" w:rsidDel="009453A7" w:rsidRDefault="00975CC4" w:rsidP="00166AF3">
            <w:pPr>
              <w:pStyle w:val="TableBody"/>
              <w:rPr>
                <w:del w:id="10911" w:author="Alban Roche" w:date="2017-08-02T16:36:00Z"/>
                <w:u w:val="single"/>
              </w:rPr>
            </w:pPr>
            <w:del w:id="10912" w:author="Alban Roche" w:date="2017-08-02T16:36:00Z">
              <w:r w:rsidRPr="00C41274" w:rsidDel="009453A7">
                <w:rPr>
                  <w:u w:val="single"/>
                </w:rPr>
                <w:delText>Response</w:delText>
              </w:r>
              <w:bookmarkStart w:id="10913" w:name="_Toc489459440"/>
              <w:bookmarkEnd w:id="10913"/>
            </w:del>
          </w:p>
          <w:p w14:paraId="4EC442B2" w14:textId="68E4F885" w:rsidR="00975CC4" w:rsidDel="009453A7" w:rsidRDefault="00975CC4" w:rsidP="00166AF3">
            <w:pPr>
              <w:spacing w:before="40" w:after="40"/>
              <w:rPr>
                <w:del w:id="10914" w:author="Alban Roche" w:date="2017-08-02T16:36:00Z"/>
                <w:rFonts w:eastAsia="SimSun" w:cs="Arial"/>
                <w:b/>
                <w:lang w:eastAsia="ja-JP"/>
              </w:rPr>
            </w:pPr>
            <w:del w:id="10915" w:author="Alban Roche" w:date="2017-08-02T16:36:00Z">
              <w:r w:rsidRPr="00CB167E" w:rsidDel="009453A7">
                <w:rPr>
                  <w:rFonts w:eastAsia="SimSun" w:cs="Arial"/>
                  <w:b/>
                  <w:lang w:eastAsia="ja-JP"/>
                </w:rPr>
                <w:delText>+</w:delText>
              </w:r>
              <w:r w:rsidDel="009453A7">
                <w:rPr>
                  <w:rFonts w:eastAsia="SimSun" w:cs="Arial"/>
                  <w:b/>
                  <w:lang w:eastAsia="ja-JP"/>
                </w:rPr>
                <w:delText>CRSL</w:delText>
              </w:r>
              <w:r w:rsidRPr="00CB167E" w:rsidDel="009453A7">
                <w:rPr>
                  <w:rFonts w:eastAsia="SimSun" w:cs="Arial"/>
                  <w:b/>
                  <w:lang w:eastAsia="ja-JP"/>
                </w:rPr>
                <w:delText>: (</w:delText>
              </w:r>
              <w:r w:rsidRPr="00CC2141" w:rsidDel="009453A7">
                <w:rPr>
                  <w:rFonts w:eastAsia="SimSun" w:cs="Arial"/>
                  <w:lang w:eastAsia="ja-JP"/>
                </w:rPr>
                <w:delText>list of supported</w:delText>
              </w:r>
              <w:r w:rsidRPr="00CB167E" w:rsidDel="009453A7">
                <w:rPr>
                  <w:rFonts w:eastAsia="SimSun" w:cs="Arial"/>
                  <w:b/>
                  <w:lang w:eastAsia="ja-JP"/>
                </w:rPr>
                <w:delText xml:space="preserve"> &lt;</w:delText>
              </w:r>
              <w:r w:rsidDel="009453A7">
                <w:rPr>
                  <w:rFonts w:eastAsia="SimSun" w:cs="Arial"/>
                  <w:b/>
                  <w:lang w:eastAsia="ja-JP"/>
                </w:rPr>
                <w:delText>level</w:delText>
              </w:r>
              <w:r w:rsidRPr="00CB167E" w:rsidDel="009453A7">
                <w:rPr>
                  <w:rFonts w:eastAsia="SimSun" w:cs="Arial"/>
                  <w:b/>
                  <w:lang w:eastAsia="ja-JP"/>
                </w:rPr>
                <w:delText>&gt;</w:delText>
              </w:r>
              <w:r w:rsidRPr="00CC2141" w:rsidDel="009453A7">
                <w:rPr>
                  <w:rFonts w:eastAsia="SimSun" w:cs="Arial"/>
                  <w:lang w:eastAsia="ja-JP"/>
                </w:rPr>
                <w:delText>s</w:delText>
              </w:r>
              <w:r w:rsidRPr="00CB167E" w:rsidDel="009453A7">
                <w:rPr>
                  <w:rFonts w:eastAsia="SimSun" w:cs="Arial"/>
                  <w:b/>
                  <w:lang w:eastAsia="ja-JP"/>
                </w:rPr>
                <w:delText>)</w:delText>
              </w:r>
              <w:bookmarkStart w:id="10916" w:name="_Toc489459441"/>
              <w:bookmarkEnd w:id="10916"/>
            </w:del>
          </w:p>
          <w:p w14:paraId="5A3F8A78" w14:textId="43E320AF" w:rsidR="00975CC4" w:rsidRPr="00C41274" w:rsidDel="009453A7" w:rsidRDefault="00975CC4" w:rsidP="00166AF3">
            <w:pPr>
              <w:spacing w:before="40" w:after="40"/>
              <w:rPr>
                <w:del w:id="10917" w:author="Alban Roche" w:date="2017-08-02T16:36:00Z"/>
              </w:rPr>
            </w:pPr>
            <w:del w:id="10918" w:author="Alban Roche" w:date="2017-08-02T16:36:00Z">
              <w:r w:rsidDel="009453A7">
                <w:rPr>
                  <w:rFonts w:eastAsia="SimSun" w:cs="Arial"/>
                  <w:b/>
                  <w:lang w:eastAsia="ja-JP"/>
                </w:rPr>
                <w:delText>OK</w:delText>
              </w:r>
              <w:bookmarkStart w:id="10919" w:name="_Toc489459442"/>
              <w:bookmarkEnd w:id="10919"/>
            </w:del>
          </w:p>
        </w:tc>
        <w:bookmarkStart w:id="10920" w:name="_Toc489459443"/>
        <w:bookmarkEnd w:id="10920"/>
      </w:tr>
      <w:tr w:rsidR="00975CC4" w:rsidRPr="00C41274" w:rsidDel="009453A7" w14:paraId="47F86831" w14:textId="72F84F57" w:rsidTr="00166AF3">
        <w:trPr>
          <w:trHeight w:val="42"/>
          <w:del w:id="10921" w:author="Alban Roche" w:date="2017-08-02T16:36:00Z"/>
        </w:trPr>
        <w:tc>
          <w:tcPr>
            <w:tcW w:w="1728" w:type="dxa"/>
          </w:tcPr>
          <w:p w14:paraId="4363B29E" w14:textId="50AE36CF" w:rsidR="00975CC4" w:rsidRPr="00C41274" w:rsidDel="009453A7" w:rsidRDefault="00975CC4" w:rsidP="00166AF3">
            <w:pPr>
              <w:pStyle w:val="TableBody"/>
              <w:rPr>
                <w:del w:id="10922" w:author="Alban Roche" w:date="2017-08-02T16:36:00Z"/>
                <w:i/>
              </w:rPr>
            </w:pPr>
            <w:del w:id="10923" w:author="Alban Roche" w:date="2017-08-02T16:36:00Z">
              <w:r w:rsidDel="009453A7">
                <w:rPr>
                  <w:i/>
                </w:rPr>
                <w:delText xml:space="preserve">Read </w:delText>
              </w:r>
              <w:r w:rsidRPr="00C41274" w:rsidDel="009453A7">
                <w:rPr>
                  <w:i/>
                </w:rPr>
                <w:delText>command</w:delText>
              </w:r>
              <w:bookmarkStart w:id="10924" w:name="_Toc489459444"/>
              <w:bookmarkEnd w:id="10924"/>
            </w:del>
          </w:p>
          <w:p w14:paraId="62C83116" w14:textId="46797EB0" w:rsidR="00975CC4" w:rsidRPr="00C41274" w:rsidDel="009453A7" w:rsidRDefault="00975CC4" w:rsidP="00166AF3">
            <w:pPr>
              <w:pStyle w:val="TableBody"/>
              <w:rPr>
                <w:del w:id="10925" w:author="Alban Roche" w:date="2017-08-02T16:36:00Z"/>
              </w:rPr>
            </w:pPr>
            <w:bookmarkStart w:id="10926" w:name="_Toc489459445"/>
            <w:bookmarkEnd w:id="10926"/>
          </w:p>
          <w:p w14:paraId="35100317" w14:textId="530B3552" w:rsidR="00975CC4" w:rsidRPr="00C41274" w:rsidDel="009453A7" w:rsidRDefault="00975CC4" w:rsidP="00166AF3">
            <w:pPr>
              <w:pStyle w:val="TableBody"/>
              <w:rPr>
                <w:del w:id="10927" w:author="Alban Roche" w:date="2017-08-02T16:36:00Z"/>
                <w:u w:val="single"/>
              </w:rPr>
            </w:pPr>
            <w:del w:id="10928" w:author="Alban Roche" w:date="2017-08-02T16:36:00Z">
              <w:r w:rsidRPr="00C41274" w:rsidDel="009453A7">
                <w:rPr>
                  <w:u w:val="single"/>
                </w:rPr>
                <w:delText>Syntax</w:delText>
              </w:r>
              <w:bookmarkStart w:id="10929" w:name="_Toc489459446"/>
              <w:bookmarkEnd w:id="10929"/>
            </w:del>
          </w:p>
          <w:p w14:paraId="42536AFD" w14:textId="4545C17E" w:rsidR="00975CC4" w:rsidRPr="00C41274" w:rsidDel="009453A7" w:rsidRDefault="00975CC4" w:rsidP="00166AF3">
            <w:pPr>
              <w:pStyle w:val="TableBody"/>
              <w:rPr>
                <w:del w:id="10930" w:author="Alban Roche" w:date="2017-08-02T16:36:00Z"/>
                <w:i/>
              </w:rPr>
            </w:pPr>
            <w:del w:id="10931" w:author="Alban Roche" w:date="2017-08-02T16:36:00Z">
              <w:r w:rsidRPr="00C41274" w:rsidDel="009453A7">
                <w:rPr>
                  <w:b/>
                </w:rPr>
                <w:delText>AT+</w:delText>
              </w:r>
              <w:r w:rsidDel="009453A7">
                <w:rPr>
                  <w:b/>
                </w:rPr>
                <w:delText>CRSL</w:delText>
              </w:r>
              <w:r w:rsidRPr="00C41274" w:rsidDel="009453A7">
                <w:rPr>
                  <w:b/>
                </w:rPr>
                <w:delText>?</w:delText>
              </w:r>
              <w:bookmarkStart w:id="10932" w:name="_Toc489459447"/>
              <w:bookmarkEnd w:id="10932"/>
            </w:del>
          </w:p>
        </w:tc>
        <w:tc>
          <w:tcPr>
            <w:tcW w:w="7560" w:type="dxa"/>
          </w:tcPr>
          <w:p w14:paraId="153C3964" w14:textId="201CCB6D" w:rsidR="00975CC4" w:rsidRPr="00C41274" w:rsidDel="009453A7" w:rsidRDefault="00975CC4" w:rsidP="00166AF3">
            <w:pPr>
              <w:pStyle w:val="TableBody"/>
              <w:rPr>
                <w:del w:id="10933" w:author="Alban Roche" w:date="2017-08-02T16:36:00Z"/>
                <w:u w:val="single"/>
              </w:rPr>
            </w:pPr>
            <w:bookmarkStart w:id="10934" w:name="_Toc489459448"/>
            <w:bookmarkEnd w:id="10934"/>
          </w:p>
          <w:p w14:paraId="42725DC3" w14:textId="0BB4E779" w:rsidR="00975CC4" w:rsidRPr="00C41274" w:rsidDel="009453A7" w:rsidRDefault="00975CC4" w:rsidP="00166AF3">
            <w:pPr>
              <w:pStyle w:val="TableBody"/>
              <w:rPr>
                <w:del w:id="10935" w:author="Alban Roche" w:date="2017-08-02T16:36:00Z"/>
                <w:u w:val="single"/>
              </w:rPr>
            </w:pPr>
            <w:bookmarkStart w:id="10936" w:name="_Toc489459449"/>
            <w:bookmarkEnd w:id="10936"/>
          </w:p>
          <w:p w14:paraId="3883D0AA" w14:textId="20E7FAFB" w:rsidR="00975CC4" w:rsidRPr="00C41274" w:rsidDel="009453A7" w:rsidRDefault="00975CC4" w:rsidP="00166AF3">
            <w:pPr>
              <w:pStyle w:val="TableBody"/>
              <w:rPr>
                <w:del w:id="10937" w:author="Alban Roche" w:date="2017-08-02T16:36:00Z"/>
                <w:u w:val="single"/>
              </w:rPr>
            </w:pPr>
            <w:del w:id="10938" w:author="Alban Roche" w:date="2017-08-02T16:36:00Z">
              <w:r w:rsidRPr="00C41274" w:rsidDel="009453A7">
                <w:rPr>
                  <w:u w:val="single"/>
                </w:rPr>
                <w:delText>Response</w:delText>
              </w:r>
              <w:bookmarkStart w:id="10939" w:name="_Toc489459450"/>
              <w:bookmarkEnd w:id="10939"/>
            </w:del>
          </w:p>
          <w:p w14:paraId="33E8E6E5" w14:textId="15CC5E12" w:rsidR="00975CC4" w:rsidDel="009453A7" w:rsidRDefault="00975CC4" w:rsidP="00166AF3">
            <w:pPr>
              <w:pStyle w:val="TableBody"/>
              <w:rPr>
                <w:del w:id="10940" w:author="Alban Roche" w:date="2017-08-02T16:36:00Z"/>
                <w:rFonts w:eastAsia="SimSun"/>
                <w:b/>
              </w:rPr>
            </w:pPr>
            <w:del w:id="10941" w:author="Alban Roche" w:date="2017-08-02T16:36:00Z">
              <w:r w:rsidRPr="00CB167E" w:rsidDel="009453A7">
                <w:rPr>
                  <w:rFonts w:eastAsia="SimSun"/>
                  <w:b/>
                </w:rPr>
                <w:delText>+</w:delText>
              </w:r>
              <w:r w:rsidDel="009453A7">
                <w:rPr>
                  <w:rFonts w:eastAsia="SimSun"/>
                  <w:b/>
                </w:rPr>
                <w:delText>CRSL</w:delText>
              </w:r>
              <w:r w:rsidRPr="00CB167E" w:rsidDel="009453A7">
                <w:rPr>
                  <w:rFonts w:eastAsia="SimSun"/>
                  <w:b/>
                </w:rPr>
                <w:delText>: &lt;</w:delText>
              </w:r>
              <w:r w:rsidDel="009453A7">
                <w:rPr>
                  <w:rFonts w:eastAsia="SimSun"/>
                  <w:b/>
                </w:rPr>
                <w:delText>level</w:delText>
              </w:r>
              <w:r w:rsidRPr="00CB167E" w:rsidDel="009453A7">
                <w:rPr>
                  <w:rFonts w:eastAsia="SimSun"/>
                  <w:b/>
                </w:rPr>
                <w:delText>&gt;</w:delText>
              </w:r>
              <w:bookmarkStart w:id="10942" w:name="_Toc489459451"/>
              <w:bookmarkEnd w:id="10942"/>
            </w:del>
          </w:p>
          <w:p w14:paraId="08EEB091" w14:textId="5DD29704" w:rsidR="00975CC4" w:rsidRPr="00C41274" w:rsidDel="009453A7" w:rsidRDefault="00975CC4" w:rsidP="00166AF3">
            <w:pPr>
              <w:pStyle w:val="TableBody"/>
              <w:rPr>
                <w:del w:id="10943" w:author="Alban Roche" w:date="2017-08-02T16:36:00Z"/>
                <w:u w:val="single"/>
              </w:rPr>
            </w:pPr>
            <w:del w:id="10944" w:author="Alban Roche" w:date="2017-08-02T16:36:00Z">
              <w:r w:rsidDel="009453A7">
                <w:rPr>
                  <w:rFonts w:eastAsia="SimSun"/>
                  <w:b/>
                </w:rPr>
                <w:delText>OK</w:delText>
              </w:r>
              <w:bookmarkStart w:id="10945" w:name="_Toc489459452"/>
              <w:bookmarkEnd w:id="10945"/>
            </w:del>
          </w:p>
        </w:tc>
        <w:bookmarkStart w:id="10946" w:name="_Toc489459453"/>
        <w:bookmarkEnd w:id="10946"/>
      </w:tr>
      <w:tr w:rsidR="00975CC4" w:rsidRPr="00C41274" w:rsidDel="009453A7" w14:paraId="5889F1EF" w14:textId="23D5A4DF" w:rsidTr="00166AF3">
        <w:trPr>
          <w:trHeight w:val="42"/>
          <w:del w:id="10947" w:author="Alban Roche" w:date="2017-08-02T16:36:00Z"/>
        </w:trPr>
        <w:tc>
          <w:tcPr>
            <w:tcW w:w="1728" w:type="dxa"/>
          </w:tcPr>
          <w:p w14:paraId="1FC1FE83" w14:textId="55662F3B" w:rsidR="00975CC4" w:rsidDel="009453A7" w:rsidRDefault="00975CC4" w:rsidP="00166AF3">
            <w:pPr>
              <w:pStyle w:val="TableBody"/>
              <w:rPr>
                <w:del w:id="10948" w:author="Alban Roche" w:date="2017-08-02T16:36:00Z"/>
              </w:rPr>
            </w:pPr>
            <w:del w:id="10949" w:author="Alban Roche" w:date="2017-08-02T16:36:00Z">
              <w:r w:rsidDel="009453A7">
                <w:rPr>
                  <w:i/>
                </w:rPr>
                <w:delText>Write command</w:delText>
              </w:r>
              <w:bookmarkStart w:id="10950" w:name="_Toc489459454"/>
              <w:bookmarkEnd w:id="10950"/>
            </w:del>
          </w:p>
          <w:p w14:paraId="704DB1D7" w14:textId="4C2EBDE7" w:rsidR="00975CC4" w:rsidDel="009453A7" w:rsidRDefault="00975CC4" w:rsidP="00166AF3">
            <w:pPr>
              <w:pStyle w:val="TableBody"/>
              <w:rPr>
                <w:del w:id="10951" w:author="Alban Roche" w:date="2017-08-02T16:36:00Z"/>
              </w:rPr>
            </w:pPr>
            <w:bookmarkStart w:id="10952" w:name="_Toc489459455"/>
            <w:bookmarkEnd w:id="10952"/>
          </w:p>
          <w:p w14:paraId="6FAC8588" w14:textId="5E4D2D20" w:rsidR="00975CC4" w:rsidDel="009453A7" w:rsidRDefault="00975CC4" w:rsidP="00166AF3">
            <w:pPr>
              <w:pStyle w:val="TableBody"/>
              <w:rPr>
                <w:del w:id="10953" w:author="Alban Roche" w:date="2017-08-02T16:36:00Z"/>
              </w:rPr>
            </w:pPr>
            <w:del w:id="10954" w:author="Alban Roche" w:date="2017-08-02T16:36:00Z">
              <w:r w:rsidRPr="00575A1D" w:rsidDel="009453A7">
                <w:rPr>
                  <w:u w:val="single"/>
                </w:rPr>
                <w:delText>Syntax</w:delText>
              </w:r>
              <w:bookmarkStart w:id="10955" w:name="_Toc489459456"/>
              <w:bookmarkEnd w:id="10955"/>
            </w:del>
          </w:p>
          <w:p w14:paraId="488B9922" w14:textId="7707B663" w:rsidR="00975CC4" w:rsidRPr="00575A1D" w:rsidDel="009453A7" w:rsidRDefault="00975CC4" w:rsidP="00166AF3">
            <w:pPr>
              <w:pStyle w:val="TableBody"/>
              <w:rPr>
                <w:del w:id="10956" w:author="Alban Roche" w:date="2017-08-02T16:36:00Z"/>
                <w:b/>
              </w:rPr>
            </w:pPr>
            <w:del w:id="10957" w:author="Alban Roche" w:date="2017-08-02T16:36:00Z">
              <w:r w:rsidDel="009453A7">
                <w:rPr>
                  <w:b/>
                </w:rPr>
                <w:delText>AT+CRSL</w:delText>
              </w:r>
              <w:r w:rsidRPr="00575A1D" w:rsidDel="009453A7">
                <w:rPr>
                  <w:b/>
                </w:rPr>
                <w:delText>=</w:delText>
              </w:r>
              <w:r w:rsidDel="009453A7">
                <w:rPr>
                  <w:b/>
                </w:rPr>
                <w:br/>
              </w:r>
              <w:r w:rsidRPr="00575A1D" w:rsidDel="009453A7">
                <w:rPr>
                  <w:b/>
                </w:rPr>
                <w:delText>&lt;</w:delText>
              </w:r>
              <w:r w:rsidDel="009453A7">
                <w:rPr>
                  <w:b/>
                </w:rPr>
                <w:delText>level</w:delText>
              </w:r>
              <w:r w:rsidRPr="00575A1D" w:rsidDel="009453A7">
                <w:rPr>
                  <w:b/>
                </w:rPr>
                <w:delText>&gt;</w:delText>
              </w:r>
              <w:bookmarkStart w:id="10958" w:name="_Toc489459457"/>
              <w:bookmarkEnd w:id="10958"/>
            </w:del>
          </w:p>
        </w:tc>
        <w:tc>
          <w:tcPr>
            <w:tcW w:w="7560" w:type="dxa"/>
          </w:tcPr>
          <w:p w14:paraId="2E7E8864" w14:textId="7DECF9DC" w:rsidR="00975CC4" w:rsidDel="009453A7" w:rsidRDefault="00975CC4" w:rsidP="00166AF3">
            <w:pPr>
              <w:pStyle w:val="TableBody"/>
              <w:rPr>
                <w:del w:id="10959" w:author="Alban Roche" w:date="2017-08-02T16:36:00Z"/>
                <w:u w:val="single"/>
              </w:rPr>
            </w:pPr>
            <w:bookmarkStart w:id="10960" w:name="_Toc489459458"/>
            <w:bookmarkEnd w:id="10960"/>
          </w:p>
          <w:p w14:paraId="47433267" w14:textId="073A5D8B" w:rsidR="00975CC4" w:rsidDel="009453A7" w:rsidRDefault="00975CC4" w:rsidP="00166AF3">
            <w:pPr>
              <w:pStyle w:val="TableBody"/>
              <w:rPr>
                <w:del w:id="10961" w:author="Alban Roche" w:date="2017-08-02T16:36:00Z"/>
                <w:u w:val="single"/>
              </w:rPr>
            </w:pPr>
            <w:bookmarkStart w:id="10962" w:name="_Toc489459459"/>
            <w:bookmarkEnd w:id="10962"/>
          </w:p>
          <w:p w14:paraId="77F17D98" w14:textId="16F1B19D" w:rsidR="00975CC4" w:rsidDel="009453A7" w:rsidRDefault="00975CC4" w:rsidP="00166AF3">
            <w:pPr>
              <w:pStyle w:val="TableBody"/>
              <w:rPr>
                <w:del w:id="10963" w:author="Alban Roche" w:date="2017-08-02T16:36:00Z"/>
              </w:rPr>
            </w:pPr>
            <w:del w:id="10964" w:author="Alban Roche" w:date="2017-08-02T16:36:00Z">
              <w:r w:rsidDel="009453A7">
                <w:rPr>
                  <w:u w:val="single"/>
                </w:rPr>
                <w:delText>Response</w:delText>
              </w:r>
              <w:bookmarkStart w:id="10965" w:name="_Toc489459460"/>
              <w:bookmarkEnd w:id="10965"/>
            </w:del>
          </w:p>
          <w:p w14:paraId="066C2ACE" w14:textId="5D8C9946" w:rsidR="00975CC4" w:rsidRPr="00575A1D" w:rsidDel="009453A7" w:rsidRDefault="00975CC4" w:rsidP="00166AF3">
            <w:pPr>
              <w:pStyle w:val="TableBody"/>
              <w:rPr>
                <w:del w:id="10966" w:author="Alban Roche" w:date="2017-08-02T16:36:00Z"/>
                <w:b/>
              </w:rPr>
            </w:pPr>
            <w:del w:id="10967" w:author="Alban Roche" w:date="2017-08-02T16:36:00Z">
              <w:r w:rsidRPr="00575A1D" w:rsidDel="009453A7">
                <w:rPr>
                  <w:b/>
                </w:rPr>
                <w:delText>OK</w:delText>
              </w:r>
              <w:bookmarkStart w:id="10968" w:name="_Toc489459461"/>
              <w:bookmarkEnd w:id="10968"/>
            </w:del>
          </w:p>
          <w:p w14:paraId="7EB2DA9A" w14:textId="75E0F675" w:rsidR="00975CC4" w:rsidDel="009453A7" w:rsidRDefault="00975CC4" w:rsidP="00166AF3">
            <w:pPr>
              <w:pStyle w:val="TableBody"/>
              <w:rPr>
                <w:del w:id="10969" w:author="Alban Roche" w:date="2017-08-02T16:36:00Z"/>
              </w:rPr>
            </w:pPr>
            <w:bookmarkStart w:id="10970" w:name="_Toc489459462"/>
            <w:bookmarkEnd w:id="10970"/>
          </w:p>
          <w:p w14:paraId="2E7947DF" w14:textId="27C04155" w:rsidR="00975CC4" w:rsidDel="009453A7" w:rsidRDefault="00975CC4" w:rsidP="00166AF3">
            <w:pPr>
              <w:pStyle w:val="TableBody"/>
              <w:rPr>
                <w:del w:id="10971" w:author="Alban Roche" w:date="2017-08-02T16:36:00Z"/>
                <w:u w:val="single"/>
              </w:rPr>
            </w:pPr>
            <w:del w:id="10972" w:author="Alban Roche" w:date="2017-08-02T16:36:00Z">
              <w:r w:rsidDel="009453A7">
                <w:rPr>
                  <w:u w:val="single"/>
                </w:rPr>
                <w:delText>Parameter</w:delText>
              </w:r>
              <w:bookmarkStart w:id="10973" w:name="_Toc489459463"/>
              <w:bookmarkEnd w:id="10973"/>
            </w:del>
          </w:p>
          <w:p w14:paraId="7DC70EA6" w14:textId="3E5A28A2" w:rsidR="00975CC4" w:rsidRPr="00E0527E" w:rsidDel="009453A7" w:rsidRDefault="00975CC4" w:rsidP="00166AF3">
            <w:pPr>
              <w:pStyle w:val="TableBody"/>
              <w:rPr>
                <w:del w:id="10974" w:author="Alban Roche" w:date="2017-08-02T16:36:00Z"/>
              </w:rPr>
            </w:pPr>
            <w:del w:id="10975" w:author="Alban Roche" w:date="2017-08-02T16:36:00Z">
              <w:r w:rsidRPr="00E0527E" w:rsidDel="009453A7">
                <w:rPr>
                  <w:b/>
                </w:rPr>
                <w:delText>&lt;level&gt;</w:delText>
              </w:r>
              <w:r w:rsidDel="009453A7">
                <w:tab/>
                <w:delText xml:space="preserve">Integer type value with manufacturer specific range (smallest value represents the lowest sound level). Possible values = </w:delText>
              </w:r>
              <w:r w:rsidRPr="00E0527E" w:rsidDel="009453A7">
                <w:rPr>
                  <w:u w:val="single"/>
                </w:rPr>
                <w:delText>0</w:delText>
              </w:r>
              <w:r w:rsidDel="009453A7">
                <w:delText xml:space="preserve"> (default), 1, 2, 3.</w:delText>
              </w:r>
              <w:bookmarkStart w:id="10976" w:name="_Toc489459464"/>
              <w:bookmarkEnd w:id="10976"/>
            </w:del>
          </w:p>
        </w:tc>
        <w:bookmarkStart w:id="10977" w:name="_Toc489459465"/>
        <w:bookmarkEnd w:id="10977"/>
      </w:tr>
      <w:tr w:rsidR="00975CC4" w:rsidRPr="00C41274" w:rsidDel="009453A7" w14:paraId="688724D2" w14:textId="36A17153" w:rsidTr="00166AF3">
        <w:trPr>
          <w:trHeight w:val="42"/>
          <w:del w:id="10978" w:author="Alban Roche" w:date="2017-08-02T16:36:00Z"/>
        </w:trPr>
        <w:tc>
          <w:tcPr>
            <w:tcW w:w="1728" w:type="dxa"/>
          </w:tcPr>
          <w:p w14:paraId="3F1352F0" w14:textId="0F28946D" w:rsidR="00975CC4" w:rsidDel="009453A7" w:rsidRDefault="00975CC4" w:rsidP="00166AF3">
            <w:pPr>
              <w:pStyle w:val="TableBody"/>
              <w:rPr>
                <w:del w:id="10979" w:author="Alban Roche" w:date="2017-08-02T16:36:00Z"/>
                <w:u w:val="single"/>
              </w:rPr>
            </w:pPr>
            <w:del w:id="10980" w:author="Alban Roche" w:date="2017-08-02T16:36:00Z">
              <w:r w:rsidRPr="00575A1D" w:rsidDel="009453A7">
                <w:rPr>
                  <w:u w:val="single"/>
                </w:rPr>
                <w:delText>Reference</w:delText>
              </w:r>
              <w:bookmarkStart w:id="10981" w:name="_Toc489459466"/>
              <w:bookmarkEnd w:id="10981"/>
            </w:del>
          </w:p>
          <w:p w14:paraId="6361975A" w14:textId="1EF9C8A4" w:rsidR="00975CC4" w:rsidRPr="00575A1D" w:rsidDel="009453A7" w:rsidRDefault="00975CC4" w:rsidP="00166AF3">
            <w:pPr>
              <w:pStyle w:val="TableBody"/>
              <w:rPr>
                <w:del w:id="10982" w:author="Alban Roche" w:date="2017-08-02T16:36:00Z"/>
                <w:u w:val="single"/>
              </w:rPr>
            </w:pPr>
            <w:del w:id="10983" w:author="Alban Roche" w:date="2017-08-02T16:36:00Z">
              <w:r w:rsidRPr="00C41274" w:rsidDel="009453A7">
                <w:delText xml:space="preserve">[27.007] § </w:delText>
              </w:r>
              <w:r w:rsidDel="009453A7">
                <w:delText>8.21</w:delText>
              </w:r>
              <w:bookmarkStart w:id="10984" w:name="_Toc489459467"/>
              <w:bookmarkEnd w:id="10984"/>
            </w:del>
          </w:p>
        </w:tc>
        <w:tc>
          <w:tcPr>
            <w:tcW w:w="7560" w:type="dxa"/>
          </w:tcPr>
          <w:p w14:paraId="31F8538E" w14:textId="76E62FD8" w:rsidR="00975CC4" w:rsidDel="009453A7" w:rsidRDefault="00975CC4" w:rsidP="00166AF3">
            <w:pPr>
              <w:pStyle w:val="TableBody"/>
              <w:rPr>
                <w:del w:id="10985" w:author="Alban Roche" w:date="2017-08-02T16:36:00Z"/>
              </w:rPr>
            </w:pPr>
            <w:del w:id="10986" w:author="Alban Roche" w:date="2017-08-02T16:36:00Z">
              <w:r w:rsidDel="009453A7">
                <w:rPr>
                  <w:u w:val="single"/>
                </w:rPr>
                <w:delText>Examples</w:delText>
              </w:r>
              <w:bookmarkStart w:id="10987" w:name="_Toc489459468"/>
              <w:bookmarkEnd w:id="10987"/>
            </w:del>
          </w:p>
          <w:p w14:paraId="1EAA2BBB" w14:textId="122EEECE" w:rsidR="00975CC4" w:rsidRPr="00E0527E" w:rsidDel="009453A7" w:rsidRDefault="00975CC4" w:rsidP="00166AF3">
            <w:pPr>
              <w:pStyle w:val="TableBody"/>
              <w:rPr>
                <w:del w:id="10988" w:author="Alban Roche" w:date="2017-08-02T16:36:00Z"/>
                <w:b/>
              </w:rPr>
            </w:pPr>
            <w:del w:id="10989" w:author="Alban Roche" w:date="2017-08-02T16:36:00Z">
              <w:r w:rsidRPr="00E0527E" w:rsidDel="009453A7">
                <w:rPr>
                  <w:b/>
                </w:rPr>
                <w:delText>AT+CRSL?</w:delText>
              </w:r>
              <w:bookmarkStart w:id="10990" w:name="_Toc489459469"/>
              <w:bookmarkEnd w:id="10990"/>
            </w:del>
          </w:p>
          <w:p w14:paraId="015C60CE" w14:textId="70D9EEB7" w:rsidR="00975CC4" w:rsidRPr="00E0527E" w:rsidDel="009453A7" w:rsidRDefault="00975CC4" w:rsidP="00166AF3">
            <w:pPr>
              <w:pStyle w:val="TableBody"/>
              <w:rPr>
                <w:del w:id="10991" w:author="Alban Roche" w:date="2017-08-02T16:36:00Z"/>
                <w:b/>
              </w:rPr>
            </w:pPr>
            <w:del w:id="10992" w:author="Alban Roche" w:date="2017-08-02T16:36:00Z">
              <w:r w:rsidRPr="00E0527E" w:rsidDel="009453A7">
                <w:rPr>
                  <w:b/>
                </w:rPr>
                <w:delText>+CRSL: 0</w:delText>
              </w:r>
              <w:bookmarkStart w:id="10993" w:name="_Toc489459470"/>
              <w:bookmarkEnd w:id="10993"/>
            </w:del>
          </w:p>
          <w:p w14:paraId="4FFA7755" w14:textId="06D351D0" w:rsidR="00975CC4" w:rsidRPr="00E0527E" w:rsidDel="009453A7" w:rsidRDefault="00975CC4" w:rsidP="00166AF3">
            <w:pPr>
              <w:pStyle w:val="TableBody"/>
              <w:rPr>
                <w:del w:id="10994" w:author="Alban Roche" w:date="2017-08-02T16:36:00Z"/>
                <w:b/>
              </w:rPr>
            </w:pPr>
            <w:del w:id="10995" w:author="Alban Roche" w:date="2017-08-02T16:36:00Z">
              <w:r w:rsidRPr="00E0527E" w:rsidDel="009453A7">
                <w:rPr>
                  <w:b/>
                </w:rPr>
                <w:delText>OK</w:delText>
              </w:r>
              <w:bookmarkStart w:id="10996" w:name="_Toc489459471"/>
              <w:bookmarkEnd w:id="10996"/>
            </w:del>
          </w:p>
          <w:p w14:paraId="56C0D012" w14:textId="73F650D5" w:rsidR="00975CC4" w:rsidRPr="00E0527E" w:rsidDel="009453A7" w:rsidRDefault="00975CC4" w:rsidP="00166AF3">
            <w:pPr>
              <w:pStyle w:val="TableBody"/>
              <w:rPr>
                <w:del w:id="10997" w:author="Alban Roche" w:date="2017-08-02T16:36:00Z"/>
                <w:b/>
              </w:rPr>
            </w:pPr>
            <w:bookmarkStart w:id="10998" w:name="_Toc489459472"/>
            <w:bookmarkEnd w:id="10998"/>
          </w:p>
          <w:p w14:paraId="3DFB1FD3" w14:textId="376A1BE1" w:rsidR="00975CC4" w:rsidRPr="00E0527E" w:rsidDel="009453A7" w:rsidRDefault="00975CC4" w:rsidP="00166AF3">
            <w:pPr>
              <w:pStyle w:val="TableBody"/>
              <w:rPr>
                <w:del w:id="10999" w:author="Alban Roche" w:date="2017-08-02T16:36:00Z"/>
                <w:b/>
              </w:rPr>
            </w:pPr>
            <w:del w:id="11000" w:author="Alban Roche" w:date="2017-08-02T16:36:00Z">
              <w:r w:rsidRPr="00E0527E" w:rsidDel="009453A7">
                <w:rPr>
                  <w:b/>
                </w:rPr>
                <w:delText>AT+CRSL=1</w:delText>
              </w:r>
              <w:bookmarkStart w:id="11001" w:name="_Toc489459473"/>
              <w:bookmarkEnd w:id="11001"/>
            </w:del>
          </w:p>
          <w:p w14:paraId="6600C0F6" w14:textId="60031442" w:rsidR="00975CC4" w:rsidRPr="00E0527E" w:rsidDel="009453A7" w:rsidRDefault="00975CC4" w:rsidP="00166AF3">
            <w:pPr>
              <w:pStyle w:val="TableBody"/>
              <w:rPr>
                <w:del w:id="11002" w:author="Alban Roche" w:date="2017-08-02T16:36:00Z"/>
                <w:b/>
              </w:rPr>
            </w:pPr>
            <w:del w:id="11003" w:author="Alban Roche" w:date="2017-08-02T16:36:00Z">
              <w:r w:rsidRPr="00E0527E" w:rsidDel="009453A7">
                <w:rPr>
                  <w:b/>
                </w:rPr>
                <w:delText>OK</w:delText>
              </w:r>
              <w:bookmarkStart w:id="11004" w:name="_Toc489459474"/>
              <w:bookmarkEnd w:id="11004"/>
            </w:del>
          </w:p>
          <w:p w14:paraId="45F77901" w14:textId="712D0CC1" w:rsidR="00975CC4" w:rsidRPr="00E0527E" w:rsidDel="009453A7" w:rsidRDefault="00975CC4" w:rsidP="00166AF3">
            <w:pPr>
              <w:pStyle w:val="TableBody"/>
              <w:rPr>
                <w:del w:id="11005" w:author="Alban Roche" w:date="2017-08-02T16:36:00Z"/>
                <w:b/>
              </w:rPr>
            </w:pPr>
            <w:bookmarkStart w:id="11006" w:name="_Toc489459475"/>
            <w:bookmarkEnd w:id="11006"/>
          </w:p>
          <w:p w14:paraId="41E9FAD2" w14:textId="4099AB02" w:rsidR="00975CC4" w:rsidRPr="00E0527E" w:rsidDel="009453A7" w:rsidRDefault="00975CC4" w:rsidP="00166AF3">
            <w:pPr>
              <w:pStyle w:val="TableBody"/>
              <w:rPr>
                <w:del w:id="11007" w:author="Alban Roche" w:date="2017-08-02T16:36:00Z"/>
                <w:b/>
              </w:rPr>
            </w:pPr>
            <w:del w:id="11008" w:author="Alban Roche" w:date="2017-08-02T16:36:00Z">
              <w:r w:rsidRPr="00E0527E" w:rsidDel="009453A7">
                <w:rPr>
                  <w:b/>
                </w:rPr>
                <w:delText>AT+CRSL=?</w:delText>
              </w:r>
              <w:bookmarkStart w:id="11009" w:name="_Toc489459476"/>
              <w:bookmarkEnd w:id="11009"/>
            </w:del>
          </w:p>
          <w:p w14:paraId="484833DD" w14:textId="2428B534" w:rsidR="00975CC4" w:rsidRPr="00E0527E" w:rsidDel="009453A7" w:rsidRDefault="00975CC4" w:rsidP="00166AF3">
            <w:pPr>
              <w:pStyle w:val="TableBody"/>
              <w:rPr>
                <w:del w:id="11010" w:author="Alban Roche" w:date="2017-08-02T16:36:00Z"/>
                <w:b/>
              </w:rPr>
            </w:pPr>
            <w:del w:id="11011" w:author="Alban Roche" w:date="2017-08-02T16:36:00Z">
              <w:r w:rsidRPr="00E0527E" w:rsidDel="009453A7">
                <w:rPr>
                  <w:b/>
                </w:rPr>
                <w:delText>+CRSL: (0-3)</w:delText>
              </w:r>
              <w:bookmarkStart w:id="11012" w:name="_Toc489459477"/>
              <w:bookmarkEnd w:id="11012"/>
            </w:del>
          </w:p>
          <w:p w14:paraId="14FA7C81" w14:textId="7A1C9C34" w:rsidR="00975CC4" w:rsidRPr="00575A1D" w:rsidDel="009453A7" w:rsidRDefault="00975CC4" w:rsidP="00166AF3">
            <w:pPr>
              <w:pStyle w:val="TableBody"/>
              <w:rPr>
                <w:del w:id="11013" w:author="Alban Roche" w:date="2017-08-02T16:36:00Z"/>
              </w:rPr>
            </w:pPr>
            <w:del w:id="11014" w:author="Alban Roche" w:date="2017-08-02T16:36:00Z">
              <w:r w:rsidRPr="00E0527E" w:rsidDel="009453A7">
                <w:rPr>
                  <w:b/>
                </w:rPr>
                <w:delText>OK</w:delText>
              </w:r>
              <w:bookmarkStart w:id="11015" w:name="_Toc489459478"/>
              <w:bookmarkEnd w:id="11015"/>
            </w:del>
          </w:p>
        </w:tc>
        <w:bookmarkStart w:id="11016" w:name="_Toc489459479"/>
        <w:bookmarkEnd w:id="11016"/>
      </w:tr>
    </w:tbl>
    <w:p w14:paraId="438FF7AA" w14:textId="77777777" w:rsidR="00975CC4" w:rsidRDefault="00975CC4" w:rsidP="0059466D">
      <w:pPr>
        <w:pStyle w:val="Heading2"/>
        <w:numPr>
          <w:ilvl w:val="1"/>
          <w:numId w:val="11"/>
        </w:numPr>
        <w:ind w:left="1080" w:hanging="1080"/>
      </w:pPr>
      <w:bookmarkStart w:id="11017" w:name="_Toc489362892"/>
      <w:bookmarkStart w:id="11018" w:name="_Toc489370974"/>
      <w:bookmarkStart w:id="11019" w:name="_Toc489362893"/>
      <w:bookmarkStart w:id="11020" w:name="_Toc489370975"/>
      <w:bookmarkStart w:id="11021" w:name="_Ref479355743"/>
      <w:bookmarkStart w:id="11022" w:name="_Ref479355745"/>
      <w:bookmarkStart w:id="11023" w:name="_Toc486251634"/>
      <w:bookmarkStart w:id="11024" w:name="_Toc489459480"/>
      <w:bookmarkEnd w:id="11017"/>
      <w:bookmarkEnd w:id="11018"/>
      <w:bookmarkEnd w:id="11019"/>
      <w:bookmarkEnd w:id="11020"/>
      <w:commentRangeStart w:id="11025"/>
      <w:r w:rsidRPr="00CC2141">
        <w:t>+</w:t>
      </w:r>
      <w:r>
        <w:t xml:space="preserve">WESHDOWN </w:t>
      </w:r>
      <w:r w:rsidRPr="00CC2141">
        <w:t xml:space="preserve">Command: </w:t>
      </w:r>
      <w:r>
        <w:t>Emergency Shutdown</w:t>
      </w:r>
      <w:commentRangeEnd w:id="11025"/>
      <w:r>
        <w:rPr>
          <w:rStyle w:val="CommentReference"/>
          <w:rFonts w:ascii="Verdana" w:eastAsia="Times New Roman" w:hAnsi="Verdana" w:cs="Times New Roman"/>
          <w:b w:val="0"/>
          <w:lang w:eastAsia="en-US"/>
        </w:rPr>
        <w:commentReference w:id="11025"/>
      </w:r>
      <w:bookmarkEnd w:id="11021"/>
      <w:bookmarkEnd w:id="11022"/>
      <w:bookmarkEnd w:id="11023"/>
      <w:bookmarkEnd w:id="11024"/>
    </w:p>
    <w:tbl>
      <w:tblPr>
        <w:tblStyle w:val="TableSWIleft"/>
        <w:tblW w:w="9288" w:type="dxa"/>
        <w:tblLayout w:type="fixed"/>
        <w:tblLook w:val="04A0" w:firstRow="1" w:lastRow="0" w:firstColumn="1" w:lastColumn="0" w:noHBand="0" w:noVBand="1"/>
      </w:tblPr>
      <w:tblGrid>
        <w:gridCol w:w="1728"/>
        <w:gridCol w:w="7560"/>
      </w:tblGrid>
      <w:tr w:rsidR="00975CC4" w:rsidRPr="00C41274" w14:paraId="4872B16A"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4518188D" w14:textId="1DA0A4DC" w:rsidR="00975CC4" w:rsidRPr="00C41274" w:rsidRDefault="00106838">
            <w:pPr>
              <w:pStyle w:val="TableRowHead"/>
              <w:spacing w:before="144" w:after="144"/>
              <w:rPr>
                <w:bCs w:val="0"/>
              </w:rPr>
            </w:pPr>
            <w:r>
              <w:t>HL7800</w:t>
            </w:r>
          </w:p>
        </w:tc>
      </w:tr>
      <w:tr w:rsidR="00975CC4" w:rsidRPr="00C41274" w14:paraId="21CCF330" w14:textId="77777777" w:rsidTr="00166AF3">
        <w:trPr>
          <w:trHeight w:val="42"/>
        </w:trPr>
        <w:tc>
          <w:tcPr>
            <w:tcW w:w="1728" w:type="dxa"/>
          </w:tcPr>
          <w:p w14:paraId="730D0154" w14:textId="77777777" w:rsidR="00975CC4" w:rsidRPr="00C41274" w:rsidRDefault="00975CC4" w:rsidP="00166AF3">
            <w:pPr>
              <w:pStyle w:val="TableBody"/>
              <w:rPr>
                <w:i/>
              </w:rPr>
            </w:pPr>
            <w:r w:rsidRPr="00C41274">
              <w:rPr>
                <w:i/>
              </w:rPr>
              <w:t>Test command</w:t>
            </w:r>
          </w:p>
          <w:p w14:paraId="54F8DAD7" w14:textId="77777777" w:rsidR="00975CC4" w:rsidRPr="00C41274" w:rsidRDefault="00975CC4" w:rsidP="00166AF3">
            <w:pPr>
              <w:pStyle w:val="TableBody"/>
            </w:pPr>
          </w:p>
          <w:p w14:paraId="69F05686" w14:textId="77777777" w:rsidR="00975CC4" w:rsidRPr="00C41274" w:rsidRDefault="00975CC4" w:rsidP="00166AF3">
            <w:pPr>
              <w:pStyle w:val="TableBody"/>
              <w:rPr>
                <w:u w:val="single"/>
              </w:rPr>
            </w:pPr>
            <w:r w:rsidRPr="00C41274">
              <w:rPr>
                <w:u w:val="single"/>
              </w:rPr>
              <w:t>Syntax</w:t>
            </w:r>
          </w:p>
          <w:p w14:paraId="44344C83" w14:textId="77777777" w:rsidR="00975CC4" w:rsidRPr="00C41274" w:rsidRDefault="00975CC4" w:rsidP="00166AF3">
            <w:pPr>
              <w:pStyle w:val="TableBody"/>
            </w:pPr>
            <w:r w:rsidRPr="00C41274">
              <w:rPr>
                <w:b/>
              </w:rPr>
              <w:t>AT</w:t>
            </w:r>
            <w:r>
              <w:rPr>
                <w:b/>
              </w:rPr>
              <w:t>+WESHDOWN=</w:t>
            </w:r>
            <w:r w:rsidRPr="00C41274">
              <w:rPr>
                <w:b/>
              </w:rPr>
              <w:t>?</w:t>
            </w:r>
          </w:p>
        </w:tc>
        <w:tc>
          <w:tcPr>
            <w:tcW w:w="7560" w:type="dxa"/>
          </w:tcPr>
          <w:p w14:paraId="256824C5" w14:textId="77777777" w:rsidR="00975CC4" w:rsidRPr="00C41274" w:rsidRDefault="00975CC4" w:rsidP="00166AF3">
            <w:pPr>
              <w:pStyle w:val="TableBody"/>
              <w:rPr>
                <w:u w:val="single"/>
              </w:rPr>
            </w:pPr>
          </w:p>
          <w:p w14:paraId="2757519D" w14:textId="77777777" w:rsidR="00975CC4" w:rsidRPr="00C41274" w:rsidRDefault="00975CC4" w:rsidP="00166AF3">
            <w:pPr>
              <w:pStyle w:val="TableBody"/>
              <w:rPr>
                <w:u w:val="single"/>
              </w:rPr>
            </w:pPr>
          </w:p>
          <w:p w14:paraId="5BE2C8C7" w14:textId="77777777" w:rsidR="00975CC4" w:rsidRPr="00C41274" w:rsidRDefault="00975CC4" w:rsidP="00166AF3">
            <w:pPr>
              <w:pStyle w:val="TableBody"/>
              <w:rPr>
                <w:u w:val="single"/>
              </w:rPr>
            </w:pPr>
            <w:r w:rsidRPr="00C41274">
              <w:rPr>
                <w:u w:val="single"/>
              </w:rPr>
              <w:t>Response</w:t>
            </w:r>
          </w:p>
          <w:p w14:paraId="263D64D8" w14:textId="77777777" w:rsidR="00975CC4" w:rsidRDefault="00975CC4" w:rsidP="00166AF3">
            <w:pPr>
              <w:pStyle w:val="TableBody"/>
            </w:pPr>
            <w:r w:rsidRPr="00F62336">
              <w:rPr>
                <w:b/>
              </w:rPr>
              <w:t>+</w:t>
            </w:r>
            <w:r>
              <w:rPr>
                <w:b/>
              </w:rPr>
              <w:t>WESHDOWN</w:t>
            </w:r>
            <w:r w:rsidRPr="00F62336">
              <w:rPr>
                <w:b/>
              </w:rPr>
              <w:t>:</w:t>
            </w:r>
            <w:r w:rsidRPr="005F25C0">
              <w:t xml:space="preserve"> </w:t>
            </w:r>
            <w:r>
              <w:t xml:space="preserve">(list of supported </w:t>
            </w:r>
            <w:r w:rsidRPr="00AA75A3">
              <w:rPr>
                <w:b/>
              </w:rPr>
              <w:t>&lt;mode&gt;</w:t>
            </w:r>
            <w:r>
              <w:t>s)</w:t>
            </w:r>
            <w:r w:rsidRPr="005F25C0">
              <w:t xml:space="preserve">, (list of supported </w:t>
            </w:r>
            <w:r w:rsidRPr="00AA75A3">
              <w:rPr>
                <w:b/>
              </w:rPr>
              <w:t>&lt;gpio_index&gt;</w:t>
            </w:r>
            <w:r>
              <w:t>e</w:t>
            </w:r>
            <w:r w:rsidRPr="005F25C0">
              <w:t>s)</w:t>
            </w:r>
          </w:p>
          <w:p w14:paraId="1C527130" w14:textId="77777777" w:rsidR="00975CC4" w:rsidRPr="00AA75A3" w:rsidRDefault="00975CC4" w:rsidP="00166AF3">
            <w:pPr>
              <w:pStyle w:val="TableBody"/>
              <w:rPr>
                <w:b/>
              </w:rPr>
            </w:pPr>
            <w:r w:rsidRPr="00AA75A3">
              <w:rPr>
                <w:b/>
              </w:rPr>
              <w:t>OK</w:t>
            </w:r>
          </w:p>
        </w:tc>
      </w:tr>
      <w:tr w:rsidR="00975CC4" w:rsidRPr="00C41274" w14:paraId="46AC8AEB" w14:textId="77777777" w:rsidTr="00166AF3">
        <w:trPr>
          <w:trHeight w:val="42"/>
        </w:trPr>
        <w:tc>
          <w:tcPr>
            <w:tcW w:w="1728" w:type="dxa"/>
          </w:tcPr>
          <w:p w14:paraId="4E9A4D7B" w14:textId="77777777" w:rsidR="00975CC4" w:rsidRPr="00C41274" w:rsidRDefault="00975CC4" w:rsidP="00166AF3">
            <w:pPr>
              <w:pStyle w:val="TableBody"/>
              <w:rPr>
                <w:i/>
              </w:rPr>
            </w:pPr>
            <w:r w:rsidRPr="00C41274">
              <w:rPr>
                <w:i/>
              </w:rPr>
              <w:t>Read command</w:t>
            </w:r>
          </w:p>
          <w:p w14:paraId="109B47BF" w14:textId="77777777" w:rsidR="00975CC4" w:rsidRPr="00C41274" w:rsidRDefault="00975CC4" w:rsidP="00166AF3">
            <w:pPr>
              <w:pStyle w:val="TableBody"/>
            </w:pPr>
          </w:p>
          <w:p w14:paraId="301C189E" w14:textId="77777777" w:rsidR="00975CC4" w:rsidRPr="00C41274" w:rsidRDefault="00975CC4" w:rsidP="00166AF3">
            <w:pPr>
              <w:pStyle w:val="TableBody"/>
              <w:rPr>
                <w:u w:val="single"/>
              </w:rPr>
            </w:pPr>
            <w:r w:rsidRPr="00C41274">
              <w:rPr>
                <w:u w:val="single"/>
              </w:rPr>
              <w:t>Syntax</w:t>
            </w:r>
          </w:p>
          <w:p w14:paraId="40E94203" w14:textId="77777777" w:rsidR="00975CC4" w:rsidRPr="00C41274" w:rsidRDefault="00975CC4" w:rsidP="00166AF3">
            <w:pPr>
              <w:pStyle w:val="TableBody"/>
              <w:rPr>
                <w:i/>
              </w:rPr>
            </w:pPr>
            <w:r w:rsidRPr="00C41274">
              <w:rPr>
                <w:b/>
              </w:rPr>
              <w:t>AT</w:t>
            </w:r>
            <w:r>
              <w:rPr>
                <w:b/>
              </w:rPr>
              <w:t>+WESHDOWN</w:t>
            </w:r>
            <w:r w:rsidRPr="00C41274">
              <w:rPr>
                <w:b/>
              </w:rPr>
              <w:t>?</w:t>
            </w:r>
          </w:p>
        </w:tc>
        <w:tc>
          <w:tcPr>
            <w:tcW w:w="7560" w:type="dxa"/>
          </w:tcPr>
          <w:p w14:paraId="4F96340C" w14:textId="77777777" w:rsidR="00975CC4" w:rsidRDefault="00975CC4" w:rsidP="00166AF3">
            <w:pPr>
              <w:pStyle w:val="TableBody"/>
              <w:rPr>
                <w:u w:val="single"/>
              </w:rPr>
            </w:pPr>
          </w:p>
          <w:p w14:paraId="50578AB9" w14:textId="77777777" w:rsidR="00975CC4" w:rsidRPr="00C41274" w:rsidRDefault="00975CC4" w:rsidP="00166AF3">
            <w:pPr>
              <w:pStyle w:val="TableBody"/>
              <w:rPr>
                <w:u w:val="single"/>
              </w:rPr>
            </w:pPr>
          </w:p>
          <w:p w14:paraId="4971B74B" w14:textId="77777777" w:rsidR="00975CC4" w:rsidRDefault="00975CC4" w:rsidP="00166AF3">
            <w:pPr>
              <w:pStyle w:val="TableBody"/>
              <w:rPr>
                <w:u w:val="single"/>
              </w:rPr>
            </w:pPr>
            <w:r w:rsidRPr="00C41274">
              <w:rPr>
                <w:u w:val="single"/>
              </w:rPr>
              <w:t>Response</w:t>
            </w:r>
          </w:p>
          <w:p w14:paraId="2A919B27" w14:textId="77777777" w:rsidR="00975CC4" w:rsidRPr="00C41274" w:rsidRDefault="00975CC4" w:rsidP="00166AF3">
            <w:pPr>
              <w:pStyle w:val="TableBody"/>
              <w:rPr>
                <w:b/>
                <w:snapToGrid w:val="0"/>
              </w:rPr>
            </w:pPr>
            <w:r w:rsidRPr="00C41274">
              <w:rPr>
                <w:b/>
                <w:snapToGrid w:val="0"/>
              </w:rPr>
              <w:t>+</w:t>
            </w:r>
            <w:r>
              <w:rPr>
                <w:b/>
                <w:snapToGrid w:val="0"/>
              </w:rPr>
              <w:t>WESHDOWN</w:t>
            </w:r>
            <w:r w:rsidRPr="00C41274">
              <w:rPr>
                <w:b/>
                <w:snapToGrid w:val="0"/>
              </w:rPr>
              <w:t xml:space="preserve">: </w:t>
            </w:r>
            <w:r>
              <w:rPr>
                <w:b/>
                <w:snapToGrid w:val="0"/>
              </w:rPr>
              <w:t>&lt;mode&gt;[,&lt;gpio_index&gt;]</w:t>
            </w:r>
          </w:p>
          <w:p w14:paraId="2EF9F804" w14:textId="77777777" w:rsidR="00975CC4" w:rsidRPr="00AA75A3" w:rsidRDefault="00975CC4" w:rsidP="00166AF3">
            <w:pPr>
              <w:pStyle w:val="TableBody"/>
              <w:rPr>
                <w:b/>
                <w:snapToGrid w:val="0"/>
              </w:rPr>
            </w:pPr>
            <w:r w:rsidRPr="00C41274">
              <w:rPr>
                <w:b/>
                <w:snapToGrid w:val="0"/>
              </w:rPr>
              <w:t>OK</w:t>
            </w:r>
          </w:p>
        </w:tc>
      </w:tr>
      <w:tr w:rsidR="00975CC4" w:rsidRPr="00C41274" w14:paraId="48DC1119" w14:textId="77777777" w:rsidTr="00166AF3">
        <w:trPr>
          <w:trHeight w:val="42"/>
        </w:trPr>
        <w:tc>
          <w:tcPr>
            <w:tcW w:w="1728" w:type="dxa"/>
          </w:tcPr>
          <w:p w14:paraId="645A2E90" w14:textId="77777777" w:rsidR="00975CC4" w:rsidRDefault="00975CC4" w:rsidP="00166AF3">
            <w:pPr>
              <w:pStyle w:val="TableBody"/>
              <w:rPr>
                <w:i/>
              </w:rPr>
            </w:pPr>
            <w:r>
              <w:rPr>
                <w:i/>
              </w:rPr>
              <w:t>Write</w:t>
            </w:r>
            <w:r w:rsidRPr="00C41274">
              <w:rPr>
                <w:i/>
              </w:rPr>
              <w:t xml:space="preserve"> command</w:t>
            </w:r>
          </w:p>
          <w:p w14:paraId="72B9384E" w14:textId="77777777" w:rsidR="00975CC4" w:rsidRPr="007E4DBE" w:rsidRDefault="00975CC4" w:rsidP="00166AF3">
            <w:pPr>
              <w:pStyle w:val="TableBody"/>
            </w:pPr>
          </w:p>
          <w:p w14:paraId="46B1FB0D" w14:textId="77777777" w:rsidR="00975CC4" w:rsidRPr="00C41274" w:rsidRDefault="00975CC4" w:rsidP="00166AF3">
            <w:pPr>
              <w:pStyle w:val="TableBody"/>
              <w:rPr>
                <w:u w:val="single"/>
              </w:rPr>
            </w:pPr>
            <w:r w:rsidRPr="00C41274">
              <w:rPr>
                <w:u w:val="single"/>
              </w:rPr>
              <w:t>Syntax</w:t>
            </w:r>
          </w:p>
          <w:p w14:paraId="34F8FF29" w14:textId="77777777" w:rsidR="00975CC4" w:rsidRPr="00C41274" w:rsidRDefault="00975CC4" w:rsidP="00166AF3">
            <w:pPr>
              <w:pStyle w:val="TableBody"/>
              <w:rPr>
                <w:i/>
              </w:rPr>
            </w:pPr>
            <w:r w:rsidRPr="00270C07">
              <w:rPr>
                <w:b/>
              </w:rPr>
              <w:t>AT+W</w:t>
            </w:r>
            <w:r>
              <w:rPr>
                <w:b/>
              </w:rPr>
              <w:t>ESHDOWN</w:t>
            </w:r>
            <w:r w:rsidRPr="00270C07">
              <w:rPr>
                <w:b/>
              </w:rPr>
              <w:t>=&lt;</w:t>
            </w:r>
            <w:r>
              <w:rPr>
                <w:b/>
              </w:rPr>
              <w:t>mode</w:t>
            </w:r>
            <w:r w:rsidRPr="00270C07">
              <w:rPr>
                <w:b/>
              </w:rPr>
              <w:t>&gt;</w:t>
            </w:r>
            <w:r>
              <w:rPr>
                <w:b/>
              </w:rPr>
              <w:br/>
              <w:t>[,&lt;gpio_index&gt;]</w:t>
            </w:r>
          </w:p>
        </w:tc>
        <w:tc>
          <w:tcPr>
            <w:tcW w:w="7560" w:type="dxa"/>
          </w:tcPr>
          <w:p w14:paraId="4F618EC7" w14:textId="77777777" w:rsidR="00975CC4" w:rsidRDefault="00975CC4" w:rsidP="00166AF3">
            <w:pPr>
              <w:pStyle w:val="TableBody"/>
              <w:rPr>
                <w:u w:val="single"/>
              </w:rPr>
            </w:pPr>
          </w:p>
          <w:p w14:paraId="6CAF3BB0" w14:textId="77777777" w:rsidR="00975CC4" w:rsidRDefault="00975CC4" w:rsidP="00166AF3">
            <w:pPr>
              <w:pStyle w:val="TableBody"/>
              <w:rPr>
                <w:u w:val="single"/>
              </w:rPr>
            </w:pPr>
          </w:p>
          <w:p w14:paraId="1991AF26" w14:textId="77777777" w:rsidR="00975CC4" w:rsidRPr="00C41274" w:rsidRDefault="00975CC4" w:rsidP="00166AF3">
            <w:pPr>
              <w:pStyle w:val="TableBody"/>
              <w:rPr>
                <w:u w:val="single"/>
              </w:rPr>
            </w:pPr>
            <w:r w:rsidRPr="00C41274">
              <w:rPr>
                <w:u w:val="single"/>
              </w:rPr>
              <w:t>Response</w:t>
            </w:r>
          </w:p>
          <w:p w14:paraId="04F900FA" w14:textId="77777777" w:rsidR="00975CC4" w:rsidRDefault="00975CC4" w:rsidP="00166AF3">
            <w:pPr>
              <w:pStyle w:val="TableBody"/>
              <w:rPr>
                <w:b/>
              </w:rPr>
            </w:pPr>
            <w:r w:rsidRPr="00C41274">
              <w:rPr>
                <w:b/>
              </w:rPr>
              <w:t>OK</w:t>
            </w:r>
          </w:p>
          <w:p w14:paraId="5FA724D3" w14:textId="77777777" w:rsidR="00975CC4" w:rsidRPr="00D86F43" w:rsidRDefault="00975CC4" w:rsidP="00166AF3">
            <w:pPr>
              <w:pStyle w:val="TableBody"/>
            </w:pPr>
          </w:p>
          <w:p w14:paraId="2A3CA0B9" w14:textId="77777777" w:rsidR="00975CC4" w:rsidRPr="00D86F43" w:rsidRDefault="00975CC4" w:rsidP="00166AF3">
            <w:pPr>
              <w:pStyle w:val="TableBody"/>
            </w:pPr>
            <w:r w:rsidRPr="00D86F43">
              <w:t>or</w:t>
            </w:r>
          </w:p>
          <w:p w14:paraId="72EEAC86" w14:textId="77777777" w:rsidR="00975CC4" w:rsidRPr="00C41274" w:rsidRDefault="00975CC4" w:rsidP="00166AF3">
            <w:pPr>
              <w:pStyle w:val="TableBody"/>
              <w:rPr>
                <w:b/>
              </w:rPr>
            </w:pPr>
            <w:r w:rsidRPr="00C41274">
              <w:rPr>
                <w:b/>
              </w:rPr>
              <w:t>+CME ERROR &lt;err&gt;</w:t>
            </w:r>
          </w:p>
          <w:p w14:paraId="495D9048" w14:textId="77777777" w:rsidR="00975CC4" w:rsidRDefault="00975CC4" w:rsidP="00166AF3">
            <w:pPr>
              <w:pStyle w:val="TableBody"/>
              <w:rPr>
                <w:b/>
              </w:rPr>
            </w:pPr>
          </w:p>
          <w:p w14:paraId="257500E3" w14:textId="77777777" w:rsidR="00975CC4" w:rsidRPr="00C41274" w:rsidRDefault="00975CC4" w:rsidP="00166AF3">
            <w:pPr>
              <w:pStyle w:val="TableBody"/>
              <w:rPr>
                <w:u w:val="single"/>
              </w:rPr>
            </w:pPr>
            <w:r w:rsidRPr="00C41274">
              <w:rPr>
                <w:u w:val="single"/>
              </w:rPr>
              <w:t>Parameters</w:t>
            </w:r>
          </w:p>
          <w:p w14:paraId="14AFB911" w14:textId="77777777" w:rsidR="00975CC4" w:rsidRDefault="00975CC4" w:rsidP="00166AF3">
            <w:pPr>
              <w:pStyle w:val="TableBody"/>
            </w:pPr>
            <w:r w:rsidRPr="00C41274">
              <w:rPr>
                <w:b/>
              </w:rPr>
              <w:t>&lt;</w:t>
            </w:r>
            <w:r>
              <w:rPr>
                <w:b/>
              </w:rPr>
              <w:t>mode</w:t>
            </w:r>
            <w:r w:rsidRPr="00C41274">
              <w:rPr>
                <w:b/>
              </w:rPr>
              <w:t>&gt;</w:t>
            </w:r>
            <w:r w:rsidRPr="00D86F43">
              <w:tab/>
              <w:t>0</w:t>
            </w:r>
            <w:r w:rsidRPr="00D86F43">
              <w:tab/>
            </w:r>
            <w:r>
              <w:t>Disable emergency shutdown feature by GPIO</w:t>
            </w:r>
          </w:p>
          <w:p w14:paraId="345B8849" w14:textId="77777777" w:rsidR="00975CC4" w:rsidRDefault="00975CC4" w:rsidP="00166AF3">
            <w:pPr>
              <w:pStyle w:val="TableBody"/>
            </w:pPr>
            <w:r>
              <w:tab/>
            </w:r>
            <w:r>
              <w:tab/>
              <w:t>1</w:t>
            </w:r>
            <w:r>
              <w:tab/>
              <w:t>Enable emergency shutdown feature by GPIO</w:t>
            </w:r>
          </w:p>
          <w:p w14:paraId="36881A75" w14:textId="77777777" w:rsidR="00975CC4" w:rsidRDefault="00975CC4" w:rsidP="00166AF3">
            <w:pPr>
              <w:pStyle w:val="TableBody"/>
            </w:pPr>
            <w:r>
              <w:tab/>
            </w:r>
            <w:r>
              <w:tab/>
              <w:t>2</w:t>
            </w:r>
            <w:r>
              <w:tab/>
              <w:t>Trigger emergency shutdown</w:t>
            </w:r>
          </w:p>
          <w:p w14:paraId="1E6BCE5A" w14:textId="77777777" w:rsidR="00975CC4" w:rsidRDefault="00975CC4" w:rsidP="00975CC4">
            <w:pPr>
              <w:pStyle w:val="Note"/>
            </w:pPr>
            <w:r>
              <w:t>Due to the quick shutdown</w:t>
            </w:r>
            <w:r w:rsidRPr="00AA75A3">
              <w:t xml:space="preserve"> of the module, the OK response sent by </w:t>
            </w:r>
            <w:r w:rsidRPr="00D86F43">
              <w:t xml:space="preserve">AT+WESHDOWN=2 </w:t>
            </w:r>
            <w:r w:rsidRPr="00AA75A3">
              <w:t>might</w:t>
            </w:r>
            <w:r>
              <w:t xml:space="preserve"> not be received by the application.</w:t>
            </w:r>
          </w:p>
          <w:p w14:paraId="28D80FFD" w14:textId="77777777" w:rsidR="00975CC4" w:rsidRDefault="00975CC4" w:rsidP="00166AF3">
            <w:pPr>
              <w:pStyle w:val="TableBody"/>
            </w:pPr>
          </w:p>
          <w:p w14:paraId="03EA26B8" w14:textId="77777777" w:rsidR="00975CC4" w:rsidRPr="00D86F43" w:rsidRDefault="00975CC4" w:rsidP="00166AF3">
            <w:pPr>
              <w:pStyle w:val="TableBody"/>
              <w:tabs>
                <w:tab w:val="left" w:pos="1631"/>
              </w:tabs>
              <w:rPr>
                <w:lang w:eastAsia="zh-CN"/>
              </w:rPr>
            </w:pPr>
            <w:r>
              <w:rPr>
                <w:b/>
              </w:rPr>
              <w:t>&lt;</w:t>
            </w:r>
            <w:r w:rsidRPr="00C41274">
              <w:rPr>
                <w:b/>
              </w:rPr>
              <w:t>gpio_index</w:t>
            </w:r>
            <w:r>
              <w:rPr>
                <w:b/>
              </w:rPr>
              <w:t>&gt;</w:t>
            </w:r>
            <w:r>
              <w:tab/>
              <w:t>1 – 8</w:t>
            </w:r>
            <w:r>
              <w:tab/>
            </w:r>
            <w:r w:rsidRPr="0077536E">
              <w:rPr>
                <w:lang w:eastAsia="zh-CN"/>
              </w:rPr>
              <w:t>D</w:t>
            </w:r>
            <w:r w:rsidRPr="00832868">
              <w:t>efine</w:t>
            </w:r>
            <w:r w:rsidRPr="00C41274">
              <w:t xml:space="preserve">s which GPIO will be </w:t>
            </w:r>
            <w:r w:rsidRPr="00832868">
              <w:t xml:space="preserve">used </w:t>
            </w:r>
            <w:r w:rsidRPr="00832868">
              <w:rPr>
                <w:lang w:eastAsia="zh-CN"/>
              </w:rPr>
              <w:t xml:space="preserve">as </w:t>
            </w:r>
            <w:r>
              <w:rPr>
                <w:lang w:eastAsia="zh-CN"/>
              </w:rPr>
              <w:t xml:space="preserve">input </w:t>
            </w:r>
            <w:r w:rsidRPr="00832868">
              <w:t>to</w:t>
            </w:r>
            <w:r w:rsidRPr="00C41274">
              <w:t xml:space="preserve"> </w:t>
            </w:r>
            <w:r>
              <w:t>trigger the emergency shutdown on the falling edge</w:t>
            </w:r>
            <w:r>
              <w:rPr>
                <w:lang w:eastAsia="zh-CN"/>
              </w:rPr>
              <w:t xml:space="preserve">. Default value = </w:t>
            </w:r>
            <w:r w:rsidRPr="00D86F43">
              <w:rPr>
                <w:u w:val="single"/>
                <w:lang w:eastAsia="zh-CN"/>
              </w:rPr>
              <w:t>4</w:t>
            </w:r>
          </w:p>
        </w:tc>
      </w:tr>
      <w:tr w:rsidR="00975CC4" w:rsidRPr="00C41274" w14:paraId="4A0BE88D" w14:textId="77777777" w:rsidTr="00166AF3">
        <w:trPr>
          <w:trHeight w:val="42"/>
        </w:trPr>
        <w:tc>
          <w:tcPr>
            <w:tcW w:w="1728" w:type="dxa"/>
          </w:tcPr>
          <w:p w14:paraId="3D88C506" w14:textId="77777777" w:rsidR="00975CC4" w:rsidRPr="00D86F43" w:rsidRDefault="00975CC4" w:rsidP="00166AF3">
            <w:pPr>
              <w:pStyle w:val="TableBody"/>
              <w:rPr>
                <w:u w:val="single"/>
              </w:rPr>
            </w:pPr>
            <w:r w:rsidRPr="00D86F43">
              <w:rPr>
                <w:u w:val="single"/>
              </w:rPr>
              <w:t>Reference</w:t>
            </w:r>
          </w:p>
          <w:p w14:paraId="42FB41F5" w14:textId="77777777" w:rsidR="00975CC4" w:rsidRDefault="00975CC4" w:rsidP="00166AF3">
            <w:pPr>
              <w:pStyle w:val="TableBody"/>
            </w:pPr>
            <w:r w:rsidRPr="00AA75A3">
              <w:t xml:space="preserve">Sierra Wireless Proprietary </w:t>
            </w:r>
            <w:r w:rsidRPr="00D86F43">
              <w:t>Command</w:t>
            </w:r>
          </w:p>
        </w:tc>
        <w:tc>
          <w:tcPr>
            <w:tcW w:w="7560" w:type="dxa"/>
          </w:tcPr>
          <w:p w14:paraId="3C1E387C" w14:textId="77777777" w:rsidR="00975CC4" w:rsidRDefault="00975CC4" w:rsidP="00166AF3">
            <w:pPr>
              <w:pStyle w:val="TableBody"/>
            </w:pPr>
            <w:r>
              <w:rPr>
                <w:u w:val="single"/>
              </w:rPr>
              <w:t>Notes</w:t>
            </w:r>
          </w:p>
          <w:p w14:paraId="6E69B6C6" w14:textId="77777777" w:rsidR="00975CC4" w:rsidRPr="00AA75A3" w:rsidRDefault="00975CC4" w:rsidP="0059466D">
            <w:pPr>
              <w:pStyle w:val="TableBody"/>
              <w:numPr>
                <w:ilvl w:val="0"/>
                <w:numId w:val="161"/>
              </w:numPr>
            </w:pPr>
            <w:r w:rsidRPr="00AA75A3">
              <w:t xml:space="preserve">&lt;gpio_index&gt; </w:t>
            </w:r>
            <w:r>
              <w:t>is only used when &lt;</w:t>
            </w:r>
            <w:r w:rsidRPr="00AA75A3">
              <w:t>mode</w:t>
            </w:r>
            <w:r>
              <w:t>&gt; =</w:t>
            </w:r>
            <w:r w:rsidRPr="00AA75A3">
              <w:t xml:space="preserve"> 1.</w:t>
            </w:r>
          </w:p>
          <w:p w14:paraId="6895BFF1" w14:textId="77777777" w:rsidR="00975CC4" w:rsidRPr="00AA75A3" w:rsidRDefault="00975CC4" w:rsidP="0059466D">
            <w:pPr>
              <w:pStyle w:val="TableBody"/>
              <w:numPr>
                <w:ilvl w:val="0"/>
                <w:numId w:val="161"/>
              </w:numPr>
            </w:pPr>
            <w:r>
              <w:t>P</w:t>
            </w:r>
            <w:r w:rsidRPr="00AA75A3">
              <w:t>arameters are not saved in non-volatile memory. They must be configured each time the module boots up.</w:t>
            </w:r>
          </w:p>
          <w:p w14:paraId="53F15DB0" w14:textId="77777777" w:rsidR="00975CC4" w:rsidRPr="00AA75A3" w:rsidRDefault="00975CC4" w:rsidP="0059466D">
            <w:pPr>
              <w:pStyle w:val="TableBody"/>
              <w:numPr>
                <w:ilvl w:val="0"/>
                <w:numId w:val="161"/>
              </w:numPr>
            </w:pPr>
            <w:r w:rsidRPr="004818D0">
              <w:t>GPIOs may already be used by +KSIMDET, +KSYNC, +KTEMPMON, +KGSMAD, +KSIMSLOT</w:t>
            </w:r>
            <w:r>
              <w:t>, etc</w:t>
            </w:r>
            <w:r w:rsidRPr="00AA75A3">
              <w:t>.</w:t>
            </w:r>
          </w:p>
          <w:p w14:paraId="6DA3FA4F" w14:textId="77777777" w:rsidR="00975CC4" w:rsidRPr="00AA75A3" w:rsidRDefault="00975CC4" w:rsidP="0059466D">
            <w:pPr>
              <w:pStyle w:val="TableBody"/>
              <w:numPr>
                <w:ilvl w:val="0"/>
                <w:numId w:val="161"/>
              </w:numPr>
            </w:pPr>
            <w:r>
              <w:t>O</w:t>
            </w:r>
            <w:r w:rsidRPr="00AA75A3">
              <w:t>nly GPIO 4 is available</w:t>
            </w:r>
            <w:r>
              <w:t xml:space="preserve"> for use in the HL7650. S</w:t>
            </w:r>
            <w:r w:rsidRPr="00AA75A3">
              <w:t xml:space="preserve">ince this GPIO is also used to detect the </w:t>
            </w:r>
            <w:r>
              <w:t xml:space="preserve">insertion/removal of </w:t>
            </w:r>
            <w:r w:rsidRPr="00AA75A3">
              <w:t xml:space="preserve">SIM2, this feature is disabled when </w:t>
            </w:r>
            <w:r>
              <w:t>e</w:t>
            </w:r>
            <w:r w:rsidRPr="00AA75A3">
              <w:t xml:space="preserve">mergency </w:t>
            </w:r>
            <w:r>
              <w:t>s</w:t>
            </w:r>
            <w:r w:rsidRPr="00AA75A3">
              <w:t>hutdown is activated.</w:t>
            </w:r>
          </w:p>
          <w:p w14:paraId="46C68C94" w14:textId="77777777" w:rsidR="00975CC4" w:rsidRPr="00D86F43" w:rsidRDefault="00975CC4" w:rsidP="0059466D">
            <w:pPr>
              <w:pStyle w:val="TableBody"/>
              <w:numPr>
                <w:ilvl w:val="0"/>
                <w:numId w:val="161"/>
              </w:numPr>
            </w:pPr>
            <w:r w:rsidRPr="00AA75A3">
              <w:t>This command can be used without a SIM.</w:t>
            </w:r>
          </w:p>
        </w:tc>
      </w:tr>
      <w:tr w:rsidR="00975CC4" w:rsidRPr="00C41274" w14:paraId="429D2E47" w14:textId="77777777" w:rsidTr="00166AF3">
        <w:trPr>
          <w:trHeight w:val="42"/>
        </w:trPr>
        <w:tc>
          <w:tcPr>
            <w:tcW w:w="1728" w:type="dxa"/>
          </w:tcPr>
          <w:p w14:paraId="45E53A72" w14:textId="77777777" w:rsidR="00975CC4" w:rsidRPr="00AA75A3" w:rsidRDefault="00975CC4" w:rsidP="00166AF3">
            <w:pPr>
              <w:pStyle w:val="TableBody"/>
              <w:rPr>
                <w:u w:val="single"/>
              </w:rPr>
            </w:pPr>
            <w:r>
              <w:rPr>
                <w:u w:val="single"/>
              </w:rPr>
              <w:t>Examples</w:t>
            </w:r>
          </w:p>
        </w:tc>
        <w:tc>
          <w:tcPr>
            <w:tcW w:w="7560" w:type="dxa"/>
          </w:tcPr>
          <w:p w14:paraId="05FFFD5C" w14:textId="77777777" w:rsidR="00975CC4" w:rsidRPr="00AA75A3" w:rsidRDefault="00975CC4" w:rsidP="00166AF3">
            <w:pPr>
              <w:pStyle w:val="TableBody"/>
              <w:rPr>
                <w:b/>
              </w:rPr>
            </w:pPr>
            <w:r w:rsidRPr="00AA75A3">
              <w:rPr>
                <w:b/>
              </w:rPr>
              <w:t>AT+WESHDOWN=?</w:t>
            </w:r>
          </w:p>
          <w:p w14:paraId="48A77303" w14:textId="77777777" w:rsidR="00975CC4" w:rsidRPr="00D86F43" w:rsidRDefault="00975CC4" w:rsidP="00166AF3">
            <w:pPr>
              <w:pStyle w:val="TableBody"/>
              <w:rPr>
                <w:b/>
              </w:rPr>
            </w:pPr>
            <w:r w:rsidRPr="00D86F43">
              <w:rPr>
                <w:b/>
              </w:rPr>
              <w:t>+WESHDOWN: (0-2),(1-8)</w:t>
            </w:r>
          </w:p>
          <w:p w14:paraId="5AF40398" w14:textId="77777777" w:rsidR="00975CC4" w:rsidRPr="00D86F43" w:rsidRDefault="00975CC4" w:rsidP="00166AF3">
            <w:pPr>
              <w:pStyle w:val="TableBody"/>
              <w:rPr>
                <w:b/>
              </w:rPr>
            </w:pPr>
            <w:r w:rsidRPr="00D86F43">
              <w:rPr>
                <w:b/>
              </w:rPr>
              <w:t>OK</w:t>
            </w:r>
          </w:p>
          <w:p w14:paraId="5E3ABF53" w14:textId="77777777" w:rsidR="00975CC4" w:rsidRPr="00AA75A3" w:rsidRDefault="00975CC4" w:rsidP="00166AF3">
            <w:pPr>
              <w:pStyle w:val="TableBody"/>
              <w:rPr>
                <w:b/>
              </w:rPr>
            </w:pPr>
          </w:p>
          <w:p w14:paraId="0ECABC94" w14:textId="77777777" w:rsidR="00975CC4" w:rsidRPr="00AA75A3" w:rsidRDefault="00975CC4" w:rsidP="00166AF3">
            <w:pPr>
              <w:pStyle w:val="TableBody"/>
              <w:rPr>
                <w:b/>
              </w:rPr>
            </w:pPr>
            <w:r w:rsidRPr="00AA75A3">
              <w:rPr>
                <w:b/>
              </w:rPr>
              <w:t>AT+WESHDOWN?</w:t>
            </w:r>
          </w:p>
          <w:p w14:paraId="12B1430C" w14:textId="77777777" w:rsidR="00975CC4" w:rsidRPr="00AA75A3" w:rsidRDefault="00975CC4" w:rsidP="00166AF3">
            <w:pPr>
              <w:pStyle w:val="TableBody"/>
            </w:pPr>
            <w:r w:rsidRPr="00D86F43">
              <w:rPr>
                <w:b/>
              </w:rPr>
              <w:t>+WESHDOWN: 0</w:t>
            </w:r>
            <w:r w:rsidRPr="00AA75A3">
              <w:tab/>
            </w:r>
            <w:r w:rsidRPr="00AA75A3">
              <w:tab/>
            </w:r>
            <w:r w:rsidRPr="00D86F43">
              <w:t xml:space="preserve">// Emergency </w:t>
            </w:r>
            <w:r w:rsidRPr="00AA75A3">
              <w:t>sh</w:t>
            </w:r>
            <w:r w:rsidRPr="00D86F43">
              <w:t>utdown by GPIO</w:t>
            </w:r>
            <w:r>
              <w:t xml:space="preserve"> is</w:t>
            </w:r>
            <w:r w:rsidRPr="00D86F43">
              <w:t xml:space="preserve"> not active</w:t>
            </w:r>
          </w:p>
          <w:p w14:paraId="3565EF90" w14:textId="77777777" w:rsidR="00975CC4" w:rsidRPr="00D86F43" w:rsidRDefault="00975CC4" w:rsidP="00166AF3">
            <w:pPr>
              <w:pStyle w:val="TableBody"/>
              <w:rPr>
                <w:b/>
              </w:rPr>
            </w:pPr>
            <w:r w:rsidRPr="00D86F43">
              <w:rPr>
                <w:b/>
              </w:rPr>
              <w:t>OK</w:t>
            </w:r>
          </w:p>
          <w:p w14:paraId="22A436BD" w14:textId="77777777" w:rsidR="00975CC4" w:rsidRPr="00D86F43" w:rsidRDefault="00975CC4" w:rsidP="00166AF3">
            <w:pPr>
              <w:pStyle w:val="TableBody"/>
              <w:rPr>
                <w:b/>
              </w:rPr>
            </w:pPr>
          </w:p>
          <w:p w14:paraId="10D4B8D2" w14:textId="77777777" w:rsidR="00975CC4" w:rsidRPr="00AA75A3" w:rsidRDefault="00975CC4" w:rsidP="00166AF3">
            <w:pPr>
              <w:pStyle w:val="TableBody"/>
            </w:pPr>
            <w:r w:rsidRPr="00AA75A3">
              <w:rPr>
                <w:b/>
              </w:rPr>
              <w:t>AT+WESHDOWN=1,4</w:t>
            </w:r>
            <w:r w:rsidRPr="00D86F43">
              <w:tab/>
              <w:t xml:space="preserve">// </w:t>
            </w:r>
            <w:r w:rsidRPr="00AA75A3">
              <w:t>Activate e</w:t>
            </w:r>
            <w:r w:rsidRPr="00D86F43">
              <w:t xml:space="preserve">mergency shutdown on GPIO4 </w:t>
            </w:r>
          </w:p>
          <w:p w14:paraId="4BC300B1" w14:textId="77777777" w:rsidR="00975CC4" w:rsidRPr="00D86F43" w:rsidRDefault="00975CC4" w:rsidP="00166AF3">
            <w:pPr>
              <w:pStyle w:val="TableBody"/>
              <w:rPr>
                <w:b/>
              </w:rPr>
            </w:pPr>
            <w:r w:rsidRPr="00AA75A3">
              <w:rPr>
                <w:b/>
              </w:rPr>
              <w:t>OK</w:t>
            </w:r>
          </w:p>
          <w:p w14:paraId="12FE6D2E" w14:textId="77777777" w:rsidR="00975CC4" w:rsidRPr="00D86F43" w:rsidRDefault="00975CC4" w:rsidP="00166AF3">
            <w:pPr>
              <w:pStyle w:val="TableBody"/>
              <w:rPr>
                <w:b/>
              </w:rPr>
            </w:pPr>
          </w:p>
          <w:p w14:paraId="45AF403F" w14:textId="77777777" w:rsidR="00975CC4" w:rsidRPr="00D86F43" w:rsidRDefault="00975CC4" w:rsidP="00166AF3">
            <w:pPr>
              <w:pStyle w:val="TableBody"/>
              <w:rPr>
                <w:b/>
              </w:rPr>
            </w:pPr>
            <w:r w:rsidRPr="00AA75A3">
              <w:rPr>
                <w:b/>
              </w:rPr>
              <w:t>AT+WESHDOWN?</w:t>
            </w:r>
          </w:p>
          <w:p w14:paraId="6F40961D" w14:textId="77777777" w:rsidR="00975CC4" w:rsidRPr="00AA75A3" w:rsidRDefault="00975CC4" w:rsidP="00166AF3">
            <w:pPr>
              <w:pStyle w:val="TableBody"/>
            </w:pPr>
            <w:r w:rsidRPr="00D86F43">
              <w:rPr>
                <w:b/>
              </w:rPr>
              <w:t>+WESHDOWN: 1,4</w:t>
            </w:r>
            <w:r w:rsidRPr="00D86F43">
              <w:rPr>
                <w:b/>
              </w:rPr>
              <w:tab/>
            </w:r>
            <w:r>
              <w:tab/>
            </w:r>
            <w:r w:rsidRPr="00D86F43">
              <w:t xml:space="preserve">// A falling </w:t>
            </w:r>
            <w:r>
              <w:t xml:space="preserve">edge </w:t>
            </w:r>
            <w:r w:rsidRPr="00D86F43">
              <w:t>on GPIO4 will shut the module</w:t>
            </w:r>
            <w:r>
              <w:t xml:space="preserve"> down</w:t>
            </w:r>
          </w:p>
          <w:p w14:paraId="1BCBBF96" w14:textId="77777777" w:rsidR="00975CC4" w:rsidRPr="00D86F43" w:rsidRDefault="00975CC4" w:rsidP="00166AF3">
            <w:pPr>
              <w:pStyle w:val="TableBody"/>
              <w:rPr>
                <w:b/>
              </w:rPr>
            </w:pPr>
            <w:r w:rsidRPr="00D86F43">
              <w:rPr>
                <w:b/>
              </w:rPr>
              <w:t>OK</w:t>
            </w:r>
          </w:p>
          <w:p w14:paraId="7281AA71" w14:textId="77777777" w:rsidR="00975CC4" w:rsidRPr="00D86F43" w:rsidRDefault="00975CC4" w:rsidP="00166AF3">
            <w:pPr>
              <w:pStyle w:val="TableBody"/>
              <w:rPr>
                <w:b/>
              </w:rPr>
            </w:pPr>
          </w:p>
          <w:p w14:paraId="73749FCB" w14:textId="77777777" w:rsidR="00975CC4" w:rsidRPr="00D86F43" w:rsidRDefault="00975CC4" w:rsidP="00166AF3">
            <w:pPr>
              <w:pStyle w:val="TableBody"/>
              <w:rPr>
                <w:b/>
              </w:rPr>
            </w:pPr>
            <w:r w:rsidRPr="00AA75A3">
              <w:rPr>
                <w:b/>
              </w:rPr>
              <w:t>AT+WESHDOWN=2</w:t>
            </w:r>
            <w:r w:rsidRPr="00D86F43">
              <w:rPr>
                <w:b/>
              </w:rPr>
              <w:tab/>
            </w:r>
          </w:p>
          <w:p w14:paraId="5C231A91" w14:textId="77777777" w:rsidR="00975CC4" w:rsidRPr="00D86F43" w:rsidRDefault="00975CC4" w:rsidP="00166AF3">
            <w:pPr>
              <w:pStyle w:val="TableBody"/>
              <w:rPr>
                <w:b/>
              </w:rPr>
            </w:pPr>
            <w:r w:rsidRPr="00D86F43">
              <w:rPr>
                <w:b/>
              </w:rPr>
              <w:t>OK</w:t>
            </w:r>
          </w:p>
          <w:p w14:paraId="49BF1533" w14:textId="77777777" w:rsidR="00975CC4" w:rsidRPr="00D86F43" w:rsidRDefault="00975CC4" w:rsidP="00166AF3">
            <w:pPr>
              <w:pStyle w:val="TableBody"/>
            </w:pPr>
            <w:r w:rsidRPr="00D86F43">
              <w:t xml:space="preserve">// Module </w:t>
            </w:r>
            <w:r>
              <w:t xml:space="preserve">shuts </w:t>
            </w:r>
            <w:r w:rsidRPr="00D86F43">
              <w:t>down</w:t>
            </w:r>
          </w:p>
        </w:tc>
      </w:tr>
    </w:tbl>
    <w:p w14:paraId="23053116" w14:textId="58E9D2A3" w:rsidR="00975CC4" w:rsidDel="009453A7" w:rsidRDefault="00975CC4" w:rsidP="0059466D">
      <w:pPr>
        <w:pStyle w:val="Heading2"/>
        <w:numPr>
          <w:ilvl w:val="1"/>
          <w:numId w:val="11"/>
        </w:numPr>
        <w:ind w:left="1080" w:hanging="1080"/>
        <w:rPr>
          <w:del w:id="11026" w:author="Alban Roche" w:date="2017-08-02T16:37:00Z"/>
        </w:rPr>
      </w:pPr>
      <w:bookmarkStart w:id="11027" w:name="_Ref479355749"/>
      <w:bookmarkStart w:id="11028" w:name="_Ref479355751"/>
      <w:bookmarkStart w:id="11029" w:name="_Toc486251635"/>
      <w:commentRangeStart w:id="11030"/>
      <w:del w:id="11031" w:author="Alban Roche" w:date="2017-08-02T16:37:00Z">
        <w:r w:rsidRPr="00CC2141" w:rsidDel="009453A7">
          <w:delText>+</w:delText>
        </w:r>
        <w:r w:rsidDel="009453A7">
          <w:delText xml:space="preserve">KMCLASS </w:delText>
        </w:r>
        <w:r w:rsidRPr="00CC2141" w:rsidDel="009453A7">
          <w:delText xml:space="preserve">Command: </w:delText>
        </w:r>
        <w:r w:rsidDel="009453A7">
          <w:delText>Change GPRS and EGPRS Multislot Class</w:delText>
        </w:r>
        <w:commentRangeEnd w:id="11030"/>
        <w:r w:rsidDel="009453A7">
          <w:rPr>
            <w:rStyle w:val="CommentReference"/>
            <w:rFonts w:ascii="Verdana" w:eastAsia="Times New Roman" w:hAnsi="Verdana" w:cs="Times New Roman"/>
            <w:b w:val="0"/>
            <w:lang w:eastAsia="en-US"/>
          </w:rPr>
          <w:commentReference w:id="11030"/>
        </w:r>
        <w:bookmarkEnd w:id="11027"/>
        <w:bookmarkEnd w:id="11028"/>
        <w:bookmarkEnd w:id="11029"/>
      </w:del>
    </w:p>
    <w:p w14:paraId="1938E3EC" w14:textId="2C42B673" w:rsidR="00975CC4" w:rsidRPr="00344B0D" w:rsidDel="009453A7" w:rsidRDefault="00975CC4" w:rsidP="00975CC4">
      <w:pPr>
        <w:pStyle w:val="Note"/>
        <w:keepNext/>
        <w:rPr>
          <w:del w:id="11032" w:author="Alban Roche" w:date="2017-08-02T16:37:00Z"/>
        </w:rPr>
      </w:pPr>
      <w:del w:id="11033" w:author="Alban Roche" w:date="2017-08-02T16:37:00Z">
        <w:r w:rsidDel="009453A7">
          <w:delText>F</w:delText>
        </w:r>
        <w:r w:rsidRPr="00893AA7" w:rsidDel="009453A7">
          <w:delText xml:space="preserve">or </w:delText>
        </w:r>
        <w:r w:rsidRPr="002A3579" w:rsidDel="009453A7">
          <w:delText xml:space="preserve">HL7618, </w:delText>
        </w:r>
        <w:r w:rsidDel="009453A7">
          <w:delText xml:space="preserve">HL7650, </w:delText>
        </w:r>
        <w:r w:rsidRPr="002A3579" w:rsidDel="009453A7">
          <w:delText>HL7688, HL7690 and HL7692</w:delText>
        </w:r>
        <w:r w:rsidDel="009453A7">
          <w:delText xml:space="preserve"> only.</w:delText>
        </w:r>
      </w:del>
    </w:p>
    <w:tbl>
      <w:tblPr>
        <w:tblStyle w:val="TableSWIleft"/>
        <w:tblW w:w="9288" w:type="dxa"/>
        <w:tblLayout w:type="fixed"/>
        <w:tblLook w:val="04A0" w:firstRow="1" w:lastRow="0" w:firstColumn="1" w:lastColumn="0" w:noHBand="0" w:noVBand="1"/>
      </w:tblPr>
      <w:tblGrid>
        <w:gridCol w:w="1728"/>
        <w:gridCol w:w="7560"/>
      </w:tblGrid>
      <w:tr w:rsidR="00975CC4" w:rsidRPr="00C41274" w:rsidDel="009453A7" w14:paraId="4C0126DF" w14:textId="1A54A5FC" w:rsidTr="00166AF3">
        <w:trPr>
          <w:cnfStyle w:val="100000000000" w:firstRow="1" w:lastRow="0" w:firstColumn="0" w:lastColumn="0" w:oddVBand="0" w:evenVBand="0" w:oddHBand="0" w:evenHBand="0" w:firstRowFirstColumn="0" w:firstRowLastColumn="0" w:lastRowFirstColumn="0" w:lastRowLastColumn="0"/>
          <w:del w:id="11034" w:author="Alban Roche" w:date="2017-08-02T16:37:00Z"/>
        </w:trPr>
        <w:tc>
          <w:tcPr>
            <w:tcW w:w="9288" w:type="dxa"/>
            <w:gridSpan w:val="2"/>
          </w:tcPr>
          <w:p w14:paraId="368CA0CA" w14:textId="3579BD01" w:rsidR="00975CC4" w:rsidRPr="00C41274" w:rsidDel="009453A7" w:rsidRDefault="00975CC4">
            <w:pPr>
              <w:pStyle w:val="TableRowHead"/>
              <w:spacing w:before="144" w:after="144"/>
              <w:rPr>
                <w:del w:id="11035" w:author="Alban Roche" w:date="2017-08-02T16:37:00Z"/>
                <w:bCs w:val="0"/>
              </w:rPr>
            </w:pPr>
            <w:del w:id="11036" w:author="Alban Roche" w:date="2017-08-02T16:37:00Z">
              <w:r w:rsidRPr="002A3579" w:rsidDel="009453A7">
                <w:delText xml:space="preserve">HL7618, </w:delText>
              </w:r>
              <w:r w:rsidDel="009453A7">
                <w:delText xml:space="preserve">HL7650, </w:delText>
              </w:r>
              <w:r w:rsidRPr="002A3579" w:rsidDel="009453A7">
                <w:delText>HL7688, HL7690 and HL7692</w:delText>
              </w:r>
            </w:del>
          </w:p>
        </w:tc>
      </w:tr>
      <w:tr w:rsidR="00975CC4" w:rsidRPr="00C41274" w:rsidDel="009453A7" w14:paraId="3CD714F6" w14:textId="6288056F" w:rsidTr="00166AF3">
        <w:trPr>
          <w:trHeight w:val="42"/>
          <w:del w:id="11037" w:author="Alban Roche" w:date="2017-08-02T16:37:00Z"/>
        </w:trPr>
        <w:tc>
          <w:tcPr>
            <w:tcW w:w="1728" w:type="dxa"/>
          </w:tcPr>
          <w:p w14:paraId="633D0968" w14:textId="3F310167" w:rsidR="00975CC4" w:rsidRPr="00C41274" w:rsidDel="009453A7" w:rsidRDefault="00975CC4" w:rsidP="00166AF3">
            <w:pPr>
              <w:pStyle w:val="TableBody"/>
              <w:rPr>
                <w:del w:id="11038" w:author="Alban Roche" w:date="2017-08-02T16:37:00Z"/>
                <w:i/>
              </w:rPr>
            </w:pPr>
            <w:del w:id="11039" w:author="Alban Roche" w:date="2017-08-02T16:37:00Z">
              <w:r w:rsidRPr="00C41274" w:rsidDel="009453A7">
                <w:rPr>
                  <w:i/>
                </w:rPr>
                <w:delText>Test command</w:delText>
              </w:r>
            </w:del>
          </w:p>
          <w:p w14:paraId="379ED72A" w14:textId="560FB0E5" w:rsidR="00975CC4" w:rsidRPr="00C41274" w:rsidDel="009453A7" w:rsidRDefault="00975CC4" w:rsidP="00166AF3">
            <w:pPr>
              <w:pStyle w:val="TableBody"/>
              <w:rPr>
                <w:del w:id="11040" w:author="Alban Roche" w:date="2017-08-02T16:37:00Z"/>
              </w:rPr>
            </w:pPr>
          </w:p>
          <w:p w14:paraId="63B12DD0" w14:textId="76298D2A" w:rsidR="00975CC4" w:rsidRPr="00C41274" w:rsidDel="009453A7" w:rsidRDefault="00975CC4" w:rsidP="00166AF3">
            <w:pPr>
              <w:pStyle w:val="TableBody"/>
              <w:rPr>
                <w:del w:id="11041" w:author="Alban Roche" w:date="2017-08-02T16:37:00Z"/>
                <w:u w:val="single"/>
              </w:rPr>
            </w:pPr>
            <w:del w:id="11042" w:author="Alban Roche" w:date="2017-08-02T16:37:00Z">
              <w:r w:rsidRPr="00C41274" w:rsidDel="009453A7">
                <w:rPr>
                  <w:u w:val="single"/>
                </w:rPr>
                <w:delText>Syntax</w:delText>
              </w:r>
            </w:del>
          </w:p>
          <w:p w14:paraId="1F377050" w14:textId="64C94E8E" w:rsidR="00975CC4" w:rsidRPr="00C41274" w:rsidDel="009453A7" w:rsidRDefault="00975CC4" w:rsidP="00166AF3">
            <w:pPr>
              <w:pStyle w:val="TableBody"/>
              <w:rPr>
                <w:del w:id="11043" w:author="Alban Roche" w:date="2017-08-02T16:37:00Z"/>
              </w:rPr>
            </w:pPr>
            <w:del w:id="11044" w:author="Alban Roche" w:date="2017-08-02T16:37:00Z">
              <w:r w:rsidRPr="00C41274" w:rsidDel="009453A7">
                <w:rPr>
                  <w:b/>
                </w:rPr>
                <w:delText>AT+</w:delText>
              </w:r>
              <w:r w:rsidDel="009453A7">
                <w:rPr>
                  <w:b/>
                </w:rPr>
                <w:delText>KMCLASS</w:delText>
              </w:r>
              <w:r w:rsidRPr="00C41274" w:rsidDel="009453A7">
                <w:rPr>
                  <w:b/>
                </w:rPr>
                <w:delText>=?</w:delText>
              </w:r>
            </w:del>
          </w:p>
        </w:tc>
        <w:tc>
          <w:tcPr>
            <w:tcW w:w="7560" w:type="dxa"/>
          </w:tcPr>
          <w:p w14:paraId="2CDC682F" w14:textId="19D77A20" w:rsidR="00975CC4" w:rsidRPr="00C41274" w:rsidDel="009453A7" w:rsidRDefault="00975CC4" w:rsidP="00166AF3">
            <w:pPr>
              <w:pStyle w:val="TableBody"/>
              <w:rPr>
                <w:del w:id="11045" w:author="Alban Roche" w:date="2017-08-02T16:37:00Z"/>
                <w:u w:val="single"/>
              </w:rPr>
            </w:pPr>
          </w:p>
          <w:p w14:paraId="1E95929E" w14:textId="7A74DD9C" w:rsidR="00975CC4" w:rsidRPr="00C41274" w:rsidDel="009453A7" w:rsidRDefault="00975CC4" w:rsidP="00166AF3">
            <w:pPr>
              <w:pStyle w:val="TableBody"/>
              <w:rPr>
                <w:del w:id="11046" w:author="Alban Roche" w:date="2017-08-02T16:37:00Z"/>
                <w:u w:val="single"/>
              </w:rPr>
            </w:pPr>
          </w:p>
          <w:p w14:paraId="6B266C12" w14:textId="2E42001B" w:rsidR="00975CC4" w:rsidRPr="00C41274" w:rsidDel="009453A7" w:rsidRDefault="00975CC4" w:rsidP="00166AF3">
            <w:pPr>
              <w:pStyle w:val="TableBody"/>
              <w:rPr>
                <w:del w:id="11047" w:author="Alban Roche" w:date="2017-08-02T16:37:00Z"/>
                <w:u w:val="single"/>
              </w:rPr>
            </w:pPr>
            <w:del w:id="11048" w:author="Alban Roche" w:date="2017-08-02T16:37:00Z">
              <w:r w:rsidRPr="00C41274" w:rsidDel="009453A7">
                <w:rPr>
                  <w:u w:val="single"/>
                </w:rPr>
                <w:delText>Response</w:delText>
              </w:r>
            </w:del>
          </w:p>
          <w:p w14:paraId="3C0CE2FA" w14:textId="5121653C" w:rsidR="00975CC4" w:rsidRPr="00C41274" w:rsidDel="009453A7" w:rsidRDefault="00975CC4" w:rsidP="00166AF3">
            <w:pPr>
              <w:pStyle w:val="TableBody"/>
              <w:rPr>
                <w:del w:id="11049" w:author="Alban Roche" w:date="2017-08-02T16:37:00Z"/>
              </w:rPr>
            </w:pPr>
            <w:del w:id="11050" w:author="Alban Roche" w:date="2017-08-02T16:37:00Z">
              <w:r w:rsidRPr="00C41274" w:rsidDel="009453A7">
                <w:rPr>
                  <w:b/>
                </w:rPr>
                <w:delText>+</w:delText>
              </w:r>
              <w:r w:rsidDel="009453A7">
                <w:rPr>
                  <w:b/>
                </w:rPr>
                <w:delText>KMCLASS</w:delText>
              </w:r>
              <w:r w:rsidRPr="00C41274" w:rsidDel="009453A7">
                <w:rPr>
                  <w:b/>
                </w:rPr>
                <w:delText>:</w:delText>
              </w:r>
              <w:r w:rsidRPr="00C41274" w:rsidDel="009453A7">
                <w:delText xml:space="preserve"> (list of supported </w:delText>
              </w:r>
              <w:r w:rsidRPr="00C41274" w:rsidDel="009453A7">
                <w:rPr>
                  <w:b/>
                </w:rPr>
                <w:delText>&lt;</w:delText>
              </w:r>
              <w:r w:rsidDel="009453A7">
                <w:rPr>
                  <w:b/>
                </w:rPr>
                <w:delText>mclass</w:delText>
              </w:r>
              <w:r w:rsidRPr="00C41274" w:rsidDel="009453A7">
                <w:rPr>
                  <w:b/>
                </w:rPr>
                <w:delText>&gt;</w:delText>
              </w:r>
              <w:r w:rsidRPr="00AA75A3" w:rsidDel="009453A7">
                <w:delText>e</w:delText>
              </w:r>
              <w:r w:rsidRPr="00C41274" w:rsidDel="009453A7">
                <w:delText>s)</w:delText>
              </w:r>
            </w:del>
          </w:p>
          <w:p w14:paraId="556C7526" w14:textId="66A4FCED" w:rsidR="00975CC4" w:rsidRPr="00C41274" w:rsidDel="009453A7" w:rsidRDefault="00975CC4" w:rsidP="00166AF3">
            <w:pPr>
              <w:pStyle w:val="TableBody"/>
              <w:rPr>
                <w:del w:id="11051" w:author="Alban Roche" w:date="2017-08-02T16:37:00Z"/>
              </w:rPr>
            </w:pPr>
            <w:del w:id="11052" w:author="Alban Roche" w:date="2017-08-02T16:37:00Z">
              <w:r w:rsidRPr="00C41274" w:rsidDel="009453A7">
                <w:rPr>
                  <w:b/>
                </w:rPr>
                <w:delText>OK</w:delText>
              </w:r>
            </w:del>
          </w:p>
        </w:tc>
      </w:tr>
      <w:tr w:rsidR="00975CC4" w:rsidRPr="00C41274" w:rsidDel="009453A7" w14:paraId="661970EF" w14:textId="015C8201" w:rsidTr="00166AF3">
        <w:trPr>
          <w:trHeight w:val="42"/>
          <w:del w:id="11053" w:author="Alban Roche" w:date="2017-08-02T16:37:00Z"/>
        </w:trPr>
        <w:tc>
          <w:tcPr>
            <w:tcW w:w="1728" w:type="dxa"/>
          </w:tcPr>
          <w:p w14:paraId="224BF943" w14:textId="5B43382F" w:rsidR="00975CC4" w:rsidRPr="00C41274" w:rsidDel="009453A7" w:rsidRDefault="00975CC4" w:rsidP="00166AF3">
            <w:pPr>
              <w:pStyle w:val="TableBody"/>
              <w:rPr>
                <w:del w:id="11054" w:author="Alban Roche" w:date="2017-08-02T16:37:00Z"/>
                <w:i/>
              </w:rPr>
            </w:pPr>
            <w:del w:id="11055" w:author="Alban Roche" w:date="2017-08-02T16:37:00Z">
              <w:r w:rsidRPr="00C41274" w:rsidDel="009453A7">
                <w:rPr>
                  <w:i/>
                </w:rPr>
                <w:delText>Read command</w:delText>
              </w:r>
            </w:del>
          </w:p>
          <w:p w14:paraId="57A63549" w14:textId="3CCF47B4" w:rsidR="00975CC4" w:rsidRPr="00C41274" w:rsidDel="009453A7" w:rsidRDefault="00975CC4" w:rsidP="00166AF3">
            <w:pPr>
              <w:pStyle w:val="TableBody"/>
              <w:rPr>
                <w:del w:id="11056" w:author="Alban Roche" w:date="2017-08-02T16:37:00Z"/>
              </w:rPr>
            </w:pPr>
          </w:p>
          <w:p w14:paraId="1E572955" w14:textId="20B5B2DC" w:rsidR="00975CC4" w:rsidRPr="00C41274" w:rsidDel="009453A7" w:rsidRDefault="00975CC4" w:rsidP="00166AF3">
            <w:pPr>
              <w:pStyle w:val="TableBody"/>
              <w:rPr>
                <w:del w:id="11057" w:author="Alban Roche" w:date="2017-08-02T16:37:00Z"/>
                <w:u w:val="single"/>
              </w:rPr>
            </w:pPr>
            <w:del w:id="11058" w:author="Alban Roche" w:date="2017-08-02T16:37:00Z">
              <w:r w:rsidRPr="00C41274" w:rsidDel="009453A7">
                <w:rPr>
                  <w:u w:val="single"/>
                </w:rPr>
                <w:delText>Syntax</w:delText>
              </w:r>
            </w:del>
          </w:p>
          <w:p w14:paraId="10D9665E" w14:textId="5A18818A" w:rsidR="00975CC4" w:rsidRPr="00C41274" w:rsidDel="009453A7" w:rsidRDefault="00975CC4" w:rsidP="00166AF3">
            <w:pPr>
              <w:pStyle w:val="TableBody"/>
              <w:rPr>
                <w:del w:id="11059" w:author="Alban Roche" w:date="2017-08-02T16:37:00Z"/>
                <w:i/>
              </w:rPr>
            </w:pPr>
            <w:del w:id="11060" w:author="Alban Roche" w:date="2017-08-02T16:37:00Z">
              <w:r w:rsidRPr="00C41274" w:rsidDel="009453A7">
                <w:rPr>
                  <w:b/>
                </w:rPr>
                <w:delText>AT+</w:delText>
              </w:r>
              <w:r w:rsidDel="009453A7">
                <w:rPr>
                  <w:b/>
                </w:rPr>
                <w:delText>KMCLASS</w:delText>
              </w:r>
              <w:r w:rsidRPr="00C41274" w:rsidDel="009453A7">
                <w:rPr>
                  <w:b/>
                </w:rPr>
                <w:delText>?</w:delText>
              </w:r>
            </w:del>
          </w:p>
        </w:tc>
        <w:tc>
          <w:tcPr>
            <w:tcW w:w="7560" w:type="dxa"/>
          </w:tcPr>
          <w:p w14:paraId="7F38D85F" w14:textId="79BFC78B" w:rsidR="00975CC4" w:rsidRPr="00482883" w:rsidDel="009453A7" w:rsidRDefault="00975CC4" w:rsidP="00166AF3">
            <w:pPr>
              <w:pStyle w:val="TableBody"/>
              <w:rPr>
                <w:del w:id="11061" w:author="Alban Roche" w:date="2017-08-02T16:37:00Z"/>
              </w:rPr>
            </w:pPr>
            <w:del w:id="11062" w:author="Alban Roche" w:date="2017-08-02T16:37:00Z">
              <w:r w:rsidRPr="00482883" w:rsidDel="009453A7">
                <w:delText xml:space="preserve">Get </w:delText>
              </w:r>
              <w:r w:rsidDel="009453A7">
                <w:delText>Multislot Class</w:delText>
              </w:r>
            </w:del>
          </w:p>
          <w:p w14:paraId="42D1A581" w14:textId="4D57229F" w:rsidR="00975CC4" w:rsidRPr="00C41274" w:rsidDel="009453A7" w:rsidRDefault="00975CC4" w:rsidP="00166AF3">
            <w:pPr>
              <w:pStyle w:val="TableBody"/>
              <w:rPr>
                <w:del w:id="11063" w:author="Alban Roche" w:date="2017-08-02T16:37:00Z"/>
                <w:u w:val="single"/>
              </w:rPr>
            </w:pPr>
          </w:p>
          <w:p w14:paraId="7FC71C67" w14:textId="53F078E5" w:rsidR="00975CC4" w:rsidRPr="00C41274" w:rsidDel="009453A7" w:rsidRDefault="00975CC4" w:rsidP="00166AF3">
            <w:pPr>
              <w:pStyle w:val="TableBody"/>
              <w:rPr>
                <w:del w:id="11064" w:author="Alban Roche" w:date="2017-08-02T16:37:00Z"/>
                <w:u w:val="single"/>
              </w:rPr>
            </w:pPr>
            <w:del w:id="11065" w:author="Alban Roche" w:date="2017-08-02T16:37:00Z">
              <w:r w:rsidRPr="00C41274" w:rsidDel="009453A7">
                <w:rPr>
                  <w:u w:val="single"/>
                </w:rPr>
                <w:delText>Response</w:delText>
              </w:r>
            </w:del>
          </w:p>
          <w:p w14:paraId="149993C1" w14:textId="05CBA1D0" w:rsidR="00975CC4" w:rsidDel="009453A7" w:rsidRDefault="00975CC4" w:rsidP="00166AF3">
            <w:pPr>
              <w:pStyle w:val="TableBody"/>
              <w:rPr>
                <w:del w:id="11066" w:author="Alban Roche" w:date="2017-08-02T16:37:00Z"/>
                <w:b/>
              </w:rPr>
            </w:pPr>
            <w:del w:id="11067" w:author="Alban Roche" w:date="2017-08-02T16:37:00Z">
              <w:r w:rsidDel="009453A7">
                <w:rPr>
                  <w:b/>
                </w:rPr>
                <w:delText>+KMCLASS: &lt;mclass&gt;</w:delText>
              </w:r>
            </w:del>
          </w:p>
          <w:p w14:paraId="62C62229" w14:textId="7EEDBC44" w:rsidR="00975CC4" w:rsidRPr="00C41274" w:rsidDel="009453A7" w:rsidRDefault="00975CC4" w:rsidP="00166AF3">
            <w:pPr>
              <w:pStyle w:val="TableBody"/>
              <w:rPr>
                <w:del w:id="11068" w:author="Alban Roche" w:date="2017-08-02T16:37:00Z"/>
                <w:u w:val="single"/>
              </w:rPr>
            </w:pPr>
            <w:del w:id="11069" w:author="Alban Roche" w:date="2017-08-02T16:37:00Z">
              <w:r w:rsidRPr="00C41274" w:rsidDel="009453A7">
                <w:rPr>
                  <w:b/>
                </w:rPr>
                <w:delText>OK</w:delText>
              </w:r>
            </w:del>
          </w:p>
        </w:tc>
      </w:tr>
      <w:tr w:rsidR="00975CC4" w:rsidRPr="00C41274" w:rsidDel="009453A7" w14:paraId="778CB46B" w14:textId="5D13286D" w:rsidTr="00166AF3">
        <w:trPr>
          <w:trHeight w:val="42"/>
          <w:del w:id="11070" w:author="Alban Roche" w:date="2017-08-02T16:37:00Z"/>
        </w:trPr>
        <w:tc>
          <w:tcPr>
            <w:tcW w:w="1728" w:type="dxa"/>
          </w:tcPr>
          <w:p w14:paraId="790E6C31" w14:textId="4054AF46" w:rsidR="00975CC4" w:rsidRPr="00C41274" w:rsidDel="009453A7" w:rsidRDefault="00975CC4" w:rsidP="00166AF3">
            <w:pPr>
              <w:pStyle w:val="TableBody"/>
              <w:rPr>
                <w:del w:id="11071" w:author="Alban Roche" w:date="2017-08-02T16:37:00Z"/>
                <w:i/>
              </w:rPr>
            </w:pPr>
            <w:del w:id="11072" w:author="Alban Roche" w:date="2017-08-02T16:37:00Z">
              <w:r w:rsidDel="009453A7">
                <w:rPr>
                  <w:i/>
                </w:rPr>
                <w:delText>Write</w:delText>
              </w:r>
              <w:r w:rsidRPr="00C41274" w:rsidDel="009453A7">
                <w:rPr>
                  <w:i/>
                </w:rPr>
                <w:delText xml:space="preserve"> command</w:delText>
              </w:r>
            </w:del>
          </w:p>
          <w:p w14:paraId="39599F2B" w14:textId="0BD4F19D" w:rsidR="00975CC4" w:rsidRPr="00C41274" w:rsidDel="009453A7" w:rsidRDefault="00975CC4" w:rsidP="00166AF3">
            <w:pPr>
              <w:pStyle w:val="TableBody"/>
              <w:rPr>
                <w:del w:id="11073" w:author="Alban Roche" w:date="2017-08-02T16:37:00Z"/>
              </w:rPr>
            </w:pPr>
          </w:p>
          <w:p w14:paraId="3E3C08C4" w14:textId="2A64F756" w:rsidR="00975CC4" w:rsidRPr="00C41274" w:rsidDel="009453A7" w:rsidRDefault="00975CC4" w:rsidP="00166AF3">
            <w:pPr>
              <w:pStyle w:val="TableBody"/>
              <w:rPr>
                <w:del w:id="11074" w:author="Alban Roche" w:date="2017-08-02T16:37:00Z"/>
                <w:u w:val="single"/>
              </w:rPr>
            </w:pPr>
            <w:del w:id="11075" w:author="Alban Roche" w:date="2017-08-02T16:37:00Z">
              <w:r w:rsidRPr="00C41274" w:rsidDel="009453A7">
                <w:rPr>
                  <w:u w:val="single"/>
                </w:rPr>
                <w:delText>Syntax</w:delText>
              </w:r>
            </w:del>
          </w:p>
          <w:p w14:paraId="2029205F" w14:textId="66B710C7" w:rsidR="00975CC4" w:rsidRPr="00AA75A3" w:rsidDel="009453A7" w:rsidRDefault="00975CC4" w:rsidP="00166AF3">
            <w:pPr>
              <w:pStyle w:val="TableBody"/>
              <w:rPr>
                <w:del w:id="11076" w:author="Alban Roche" w:date="2017-08-02T16:37:00Z"/>
                <w:b/>
              </w:rPr>
            </w:pPr>
            <w:del w:id="11077" w:author="Alban Roche" w:date="2017-08-02T16:37:00Z">
              <w:r w:rsidRPr="00C41274" w:rsidDel="009453A7">
                <w:rPr>
                  <w:b/>
                </w:rPr>
                <w:delText>AT+</w:delText>
              </w:r>
              <w:r w:rsidDel="009453A7">
                <w:rPr>
                  <w:b/>
                </w:rPr>
                <w:delText>KMCLASS</w:delText>
              </w:r>
              <w:r w:rsidRPr="00C41274" w:rsidDel="009453A7">
                <w:rPr>
                  <w:b/>
                </w:rPr>
                <w:delText>=</w:delText>
              </w:r>
              <w:r w:rsidDel="009453A7">
                <w:rPr>
                  <w:b/>
                </w:rPr>
                <w:br/>
                <w:delText>&lt;mclass&gt;</w:delText>
              </w:r>
            </w:del>
          </w:p>
        </w:tc>
        <w:tc>
          <w:tcPr>
            <w:tcW w:w="7560" w:type="dxa"/>
          </w:tcPr>
          <w:p w14:paraId="64CB95D4" w14:textId="1CE8A2B8" w:rsidR="00975CC4" w:rsidRPr="00824AC1" w:rsidDel="009453A7" w:rsidRDefault="00975CC4" w:rsidP="00166AF3">
            <w:pPr>
              <w:pStyle w:val="TableBody"/>
              <w:rPr>
                <w:del w:id="11078" w:author="Alban Roche" w:date="2017-08-02T16:37:00Z"/>
              </w:rPr>
            </w:pPr>
            <w:del w:id="11079" w:author="Alban Roche" w:date="2017-08-02T16:37:00Z">
              <w:r w:rsidDel="009453A7">
                <w:delText xml:space="preserve">Set </w:delText>
              </w:r>
              <w:r w:rsidRPr="00824AC1" w:rsidDel="009453A7">
                <w:delText>Multislot Class for GPRS</w:delText>
              </w:r>
              <w:r w:rsidDel="009453A7">
                <w:delText xml:space="preserve"> and </w:delText>
              </w:r>
              <w:r w:rsidRPr="00824AC1" w:rsidDel="009453A7">
                <w:delText>EGPRS</w:delText>
              </w:r>
            </w:del>
          </w:p>
          <w:p w14:paraId="713FE47E" w14:textId="23B72651" w:rsidR="00975CC4" w:rsidRPr="00C41274" w:rsidDel="009453A7" w:rsidRDefault="00975CC4" w:rsidP="00166AF3">
            <w:pPr>
              <w:pStyle w:val="TableBody"/>
              <w:rPr>
                <w:del w:id="11080" w:author="Alban Roche" w:date="2017-08-02T16:37:00Z"/>
                <w:u w:val="single"/>
              </w:rPr>
            </w:pPr>
          </w:p>
          <w:p w14:paraId="3B2DA6FE" w14:textId="40A88E83" w:rsidR="00975CC4" w:rsidRPr="00C41274" w:rsidDel="009453A7" w:rsidRDefault="00975CC4" w:rsidP="00166AF3">
            <w:pPr>
              <w:pStyle w:val="TableBody"/>
              <w:rPr>
                <w:del w:id="11081" w:author="Alban Roche" w:date="2017-08-02T16:37:00Z"/>
                <w:u w:val="single"/>
              </w:rPr>
            </w:pPr>
            <w:del w:id="11082" w:author="Alban Roche" w:date="2017-08-02T16:37:00Z">
              <w:r w:rsidRPr="00C41274" w:rsidDel="009453A7">
                <w:rPr>
                  <w:u w:val="single"/>
                </w:rPr>
                <w:delText>Response</w:delText>
              </w:r>
            </w:del>
          </w:p>
          <w:p w14:paraId="616C236E" w14:textId="6C59FD29" w:rsidR="00975CC4" w:rsidDel="009453A7" w:rsidRDefault="00975CC4" w:rsidP="00166AF3">
            <w:pPr>
              <w:pStyle w:val="TableBody"/>
              <w:rPr>
                <w:del w:id="11083" w:author="Alban Roche" w:date="2017-08-02T16:37:00Z"/>
                <w:b/>
              </w:rPr>
            </w:pPr>
            <w:del w:id="11084" w:author="Alban Roche" w:date="2017-08-02T16:37:00Z">
              <w:r w:rsidRPr="00C41274" w:rsidDel="009453A7">
                <w:rPr>
                  <w:b/>
                </w:rPr>
                <w:delText>OK</w:delText>
              </w:r>
            </w:del>
          </w:p>
          <w:p w14:paraId="0C9825E8" w14:textId="5352016F" w:rsidR="00975CC4" w:rsidDel="009453A7" w:rsidRDefault="00975CC4" w:rsidP="00166AF3">
            <w:pPr>
              <w:pStyle w:val="TableBody"/>
              <w:rPr>
                <w:del w:id="11085" w:author="Alban Roche" w:date="2017-08-02T16:37:00Z"/>
                <w:b/>
              </w:rPr>
            </w:pPr>
          </w:p>
          <w:p w14:paraId="43F2DAD2" w14:textId="0ADAEBBA" w:rsidR="00975CC4" w:rsidRPr="00C41274" w:rsidDel="009453A7" w:rsidRDefault="00975CC4" w:rsidP="00166AF3">
            <w:pPr>
              <w:pStyle w:val="TableBody"/>
              <w:rPr>
                <w:del w:id="11086" w:author="Alban Roche" w:date="2017-08-02T16:37:00Z"/>
                <w:u w:val="single"/>
              </w:rPr>
            </w:pPr>
            <w:del w:id="11087" w:author="Alban Roche" w:date="2017-08-02T16:37:00Z">
              <w:r w:rsidDel="009453A7">
                <w:rPr>
                  <w:u w:val="single"/>
                </w:rPr>
                <w:delText>Parameter</w:delText>
              </w:r>
            </w:del>
          </w:p>
          <w:p w14:paraId="56C18434" w14:textId="0961647A" w:rsidR="00975CC4" w:rsidDel="009453A7" w:rsidRDefault="00975CC4" w:rsidP="00166AF3">
            <w:pPr>
              <w:pStyle w:val="TableBody"/>
              <w:rPr>
                <w:del w:id="11088" w:author="Alban Roche" w:date="2017-08-02T16:37:00Z"/>
                <w:b/>
              </w:rPr>
            </w:pPr>
            <w:del w:id="11089" w:author="Alban Roche" w:date="2017-08-02T16:37:00Z">
              <w:r w:rsidRPr="00C41274" w:rsidDel="009453A7">
                <w:rPr>
                  <w:b/>
                </w:rPr>
                <w:delText>&lt;</w:delText>
              </w:r>
              <w:r w:rsidDel="009453A7">
                <w:rPr>
                  <w:b/>
                </w:rPr>
                <w:delText>mclass&gt;</w:delText>
              </w:r>
              <w:r w:rsidRPr="002A3579" w:rsidDel="009453A7">
                <w:tab/>
                <w:delText>Multislot class</w:delText>
              </w:r>
            </w:del>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32"/>
              <w:gridCol w:w="1832"/>
              <w:gridCol w:w="1832"/>
              <w:gridCol w:w="1833"/>
            </w:tblGrid>
            <w:tr w:rsidR="00975CC4" w:rsidDel="009453A7" w14:paraId="2DADE873" w14:textId="6F9BB948" w:rsidTr="00166AF3">
              <w:trPr>
                <w:del w:id="11090" w:author="Alban Roche" w:date="2017-08-02T16:37:00Z"/>
              </w:trPr>
              <w:tc>
                <w:tcPr>
                  <w:tcW w:w="1832" w:type="dxa"/>
                  <w:vMerge w:val="restart"/>
                  <w:tcBorders>
                    <w:top w:val="single" w:sz="4" w:space="0" w:color="auto"/>
                    <w:left w:val="single" w:sz="4" w:space="0" w:color="auto"/>
                    <w:bottom w:val="single" w:sz="4" w:space="0" w:color="auto"/>
                    <w:right w:val="single" w:sz="4" w:space="0" w:color="auto"/>
                  </w:tcBorders>
                  <w:vAlign w:val="center"/>
                </w:tcPr>
                <w:p w14:paraId="58F99788" w14:textId="6D50A9EB" w:rsidR="00975CC4" w:rsidDel="009453A7" w:rsidRDefault="00975CC4" w:rsidP="00166AF3">
                  <w:pPr>
                    <w:pStyle w:val="TableBody"/>
                    <w:rPr>
                      <w:del w:id="11091" w:author="Alban Roche" w:date="2017-08-02T16:37:00Z"/>
                      <w:b/>
                    </w:rPr>
                  </w:pPr>
                  <w:del w:id="11092" w:author="Alban Roche" w:date="2017-08-02T16:37:00Z">
                    <w:r w:rsidDel="009453A7">
                      <w:rPr>
                        <w:b/>
                      </w:rPr>
                      <w:delText>Multislot Class</w:delText>
                    </w:r>
                  </w:del>
                </w:p>
              </w:tc>
              <w:tc>
                <w:tcPr>
                  <w:tcW w:w="5497" w:type="dxa"/>
                  <w:gridSpan w:val="3"/>
                  <w:tcBorders>
                    <w:top w:val="single" w:sz="4" w:space="0" w:color="auto"/>
                    <w:left w:val="single" w:sz="4" w:space="0" w:color="auto"/>
                    <w:bottom w:val="single" w:sz="4" w:space="0" w:color="auto"/>
                    <w:right w:val="single" w:sz="4" w:space="0" w:color="auto"/>
                  </w:tcBorders>
                  <w:vAlign w:val="center"/>
                </w:tcPr>
                <w:p w14:paraId="7A3711AC" w14:textId="1B498C65" w:rsidR="00975CC4" w:rsidDel="009453A7" w:rsidRDefault="00975CC4" w:rsidP="00166AF3">
                  <w:pPr>
                    <w:pStyle w:val="TableBody"/>
                    <w:jc w:val="center"/>
                    <w:rPr>
                      <w:del w:id="11093" w:author="Alban Roche" w:date="2017-08-02T16:37:00Z"/>
                      <w:b/>
                    </w:rPr>
                  </w:pPr>
                  <w:del w:id="11094" w:author="Alban Roche" w:date="2017-08-02T16:37:00Z">
                    <w:r w:rsidDel="009453A7">
                      <w:rPr>
                        <w:b/>
                      </w:rPr>
                      <w:delText>Maximum Number of Slots</w:delText>
                    </w:r>
                  </w:del>
                </w:p>
              </w:tc>
            </w:tr>
            <w:tr w:rsidR="00975CC4" w:rsidDel="009453A7" w14:paraId="52B17258" w14:textId="28CE004A" w:rsidTr="00166AF3">
              <w:trPr>
                <w:del w:id="11095" w:author="Alban Roche" w:date="2017-08-02T16:37:00Z"/>
              </w:trPr>
              <w:tc>
                <w:tcPr>
                  <w:tcW w:w="1832" w:type="dxa"/>
                  <w:vMerge/>
                  <w:tcBorders>
                    <w:left w:val="single" w:sz="4" w:space="0" w:color="auto"/>
                    <w:bottom w:val="single" w:sz="4" w:space="0" w:color="auto"/>
                    <w:right w:val="single" w:sz="4" w:space="0" w:color="auto"/>
                  </w:tcBorders>
                  <w:vAlign w:val="center"/>
                </w:tcPr>
                <w:p w14:paraId="03BB4C16" w14:textId="44200102" w:rsidR="00975CC4" w:rsidDel="009453A7" w:rsidRDefault="00975CC4" w:rsidP="00166AF3">
                  <w:pPr>
                    <w:pStyle w:val="TableBody"/>
                    <w:rPr>
                      <w:del w:id="11096" w:author="Alban Roche" w:date="2017-08-02T16:37:00Z"/>
                      <w:b/>
                    </w:rPr>
                  </w:pPr>
                </w:p>
              </w:tc>
              <w:tc>
                <w:tcPr>
                  <w:tcW w:w="1832" w:type="dxa"/>
                  <w:tcBorders>
                    <w:top w:val="single" w:sz="4" w:space="0" w:color="auto"/>
                    <w:left w:val="single" w:sz="4" w:space="0" w:color="auto"/>
                    <w:bottom w:val="single" w:sz="4" w:space="0" w:color="auto"/>
                  </w:tcBorders>
                  <w:vAlign w:val="center"/>
                </w:tcPr>
                <w:p w14:paraId="4362A655" w14:textId="3E2EF193" w:rsidR="00975CC4" w:rsidDel="009453A7" w:rsidRDefault="00975CC4" w:rsidP="00166AF3">
                  <w:pPr>
                    <w:pStyle w:val="TableBody"/>
                    <w:rPr>
                      <w:del w:id="11097" w:author="Alban Roche" w:date="2017-08-02T16:37:00Z"/>
                      <w:b/>
                    </w:rPr>
                  </w:pPr>
                  <w:del w:id="11098" w:author="Alban Roche" w:date="2017-08-02T16:37:00Z">
                    <w:r w:rsidDel="009453A7">
                      <w:rPr>
                        <w:b/>
                      </w:rPr>
                      <w:delText>Rx</w:delText>
                    </w:r>
                  </w:del>
                </w:p>
              </w:tc>
              <w:tc>
                <w:tcPr>
                  <w:tcW w:w="1832" w:type="dxa"/>
                  <w:tcBorders>
                    <w:top w:val="single" w:sz="4" w:space="0" w:color="auto"/>
                    <w:bottom w:val="single" w:sz="4" w:space="0" w:color="auto"/>
                    <w:right w:val="single" w:sz="4" w:space="0" w:color="auto"/>
                  </w:tcBorders>
                  <w:vAlign w:val="center"/>
                </w:tcPr>
                <w:p w14:paraId="3A93E984" w14:textId="6CD09F20" w:rsidR="00975CC4" w:rsidDel="009453A7" w:rsidRDefault="00975CC4" w:rsidP="00166AF3">
                  <w:pPr>
                    <w:pStyle w:val="TableBody"/>
                    <w:rPr>
                      <w:del w:id="11099" w:author="Alban Roche" w:date="2017-08-02T16:37:00Z"/>
                      <w:b/>
                    </w:rPr>
                  </w:pPr>
                  <w:del w:id="11100" w:author="Alban Roche" w:date="2017-08-02T16:37:00Z">
                    <w:r w:rsidDel="009453A7">
                      <w:rPr>
                        <w:b/>
                      </w:rPr>
                      <w:delText>Tx</w:delText>
                    </w:r>
                  </w:del>
                </w:p>
              </w:tc>
              <w:tc>
                <w:tcPr>
                  <w:tcW w:w="1833" w:type="dxa"/>
                  <w:tcBorders>
                    <w:top w:val="single" w:sz="4" w:space="0" w:color="auto"/>
                    <w:left w:val="single" w:sz="4" w:space="0" w:color="auto"/>
                    <w:bottom w:val="single" w:sz="4" w:space="0" w:color="auto"/>
                    <w:right w:val="single" w:sz="4" w:space="0" w:color="auto"/>
                  </w:tcBorders>
                  <w:vAlign w:val="center"/>
                </w:tcPr>
                <w:p w14:paraId="5772303D" w14:textId="29687E9C" w:rsidR="00975CC4" w:rsidDel="009453A7" w:rsidRDefault="00975CC4" w:rsidP="00166AF3">
                  <w:pPr>
                    <w:pStyle w:val="TableBody"/>
                    <w:rPr>
                      <w:del w:id="11101" w:author="Alban Roche" w:date="2017-08-02T16:37:00Z"/>
                      <w:b/>
                    </w:rPr>
                  </w:pPr>
                  <w:del w:id="11102" w:author="Alban Roche" w:date="2017-08-02T16:37:00Z">
                    <w:r w:rsidDel="009453A7">
                      <w:rPr>
                        <w:b/>
                      </w:rPr>
                      <w:delText>Sum</w:delText>
                    </w:r>
                  </w:del>
                </w:p>
              </w:tc>
            </w:tr>
            <w:tr w:rsidR="00975CC4" w:rsidDel="009453A7" w14:paraId="51D85D9E" w14:textId="64F2337D" w:rsidTr="00166AF3">
              <w:trPr>
                <w:del w:id="11103" w:author="Alban Roche" w:date="2017-08-02T16:37:00Z"/>
              </w:trPr>
              <w:tc>
                <w:tcPr>
                  <w:tcW w:w="1832" w:type="dxa"/>
                  <w:tcBorders>
                    <w:top w:val="single" w:sz="4" w:space="0" w:color="auto"/>
                    <w:left w:val="single" w:sz="4" w:space="0" w:color="auto"/>
                    <w:right w:val="single" w:sz="4" w:space="0" w:color="auto"/>
                  </w:tcBorders>
                </w:tcPr>
                <w:p w14:paraId="7C7C802B" w14:textId="1BDD6D0F" w:rsidR="00975CC4" w:rsidDel="009453A7" w:rsidRDefault="00975CC4" w:rsidP="00166AF3">
                  <w:pPr>
                    <w:pStyle w:val="TableBody"/>
                    <w:rPr>
                      <w:del w:id="11104" w:author="Alban Roche" w:date="2017-08-02T16:37:00Z"/>
                      <w:b/>
                    </w:rPr>
                  </w:pPr>
                  <w:del w:id="11105" w:author="Alban Roche" w:date="2017-08-02T16:37:00Z">
                    <w:r w:rsidRPr="004154A7" w:rsidDel="009453A7">
                      <w:delText>1</w:delText>
                    </w:r>
                  </w:del>
                </w:p>
              </w:tc>
              <w:tc>
                <w:tcPr>
                  <w:tcW w:w="1832" w:type="dxa"/>
                  <w:tcBorders>
                    <w:top w:val="single" w:sz="4" w:space="0" w:color="auto"/>
                    <w:left w:val="single" w:sz="4" w:space="0" w:color="auto"/>
                    <w:right w:val="single" w:sz="4" w:space="0" w:color="auto"/>
                  </w:tcBorders>
                </w:tcPr>
                <w:p w14:paraId="4F4DE888" w14:textId="58B4FF8B" w:rsidR="00975CC4" w:rsidDel="009453A7" w:rsidRDefault="00975CC4" w:rsidP="00166AF3">
                  <w:pPr>
                    <w:pStyle w:val="TableBody"/>
                    <w:rPr>
                      <w:del w:id="11106" w:author="Alban Roche" w:date="2017-08-02T16:37:00Z"/>
                      <w:b/>
                    </w:rPr>
                  </w:pPr>
                  <w:del w:id="11107" w:author="Alban Roche" w:date="2017-08-02T16:37:00Z">
                    <w:r w:rsidRPr="004154A7" w:rsidDel="009453A7">
                      <w:delText>1</w:delText>
                    </w:r>
                  </w:del>
                </w:p>
              </w:tc>
              <w:tc>
                <w:tcPr>
                  <w:tcW w:w="1832" w:type="dxa"/>
                  <w:tcBorders>
                    <w:top w:val="single" w:sz="4" w:space="0" w:color="auto"/>
                    <w:left w:val="single" w:sz="4" w:space="0" w:color="auto"/>
                    <w:right w:val="single" w:sz="4" w:space="0" w:color="auto"/>
                  </w:tcBorders>
                </w:tcPr>
                <w:p w14:paraId="7ADE8D6F" w14:textId="7D9D4101" w:rsidR="00975CC4" w:rsidDel="009453A7" w:rsidRDefault="00975CC4" w:rsidP="00166AF3">
                  <w:pPr>
                    <w:pStyle w:val="TableBody"/>
                    <w:rPr>
                      <w:del w:id="11108" w:author="Alban Roche" w:date="2017-08-02T16:37:00Z"/>
                      <w:b/>
                    </w:rPr>
                  </w:pPr>
                  <w:del w:id="11109" w:author="Alban Roche" w:date="2017-08-02T16:37:00Z">
                    <w:r w:rsidRPr="004154A7" w:rsidDel="009453A7">
                      <w:delText>1</w:delText>
                    </w:r>
                  </w:del>
                </w:p>
              </w:tc>
              <w:tc>
                <w:tcPr>
                  <w:tcW w:w="1833" w:type="dxa"/>
                  <w:tcBorders>
                    <w:top w:val="single" w:sz="4" w:space="0" w:color="auto"/>
                    <w:left w:val="single" w:sz="4" w:space="0" w:color="auto"/>
                    <w:right w:val="single" w:sz="4" w:space="0" w:color="auto"/>
                  </w:tcBorders>
                </w:tcPr>
                <w:p w14:paraId="46E4C7F8" w14:textId="1C5E33B4" w:rsidR="00975CC4" w:rsidDel="009453A7" w:rsidRDefault="00975CC4" w:rsidP="00166AF3">
                  <w:pPr>
                    <w:pStyle w:val="TableBody"/>
                    <w:rPr>
                      <w:del w:id="11110" w:author="Alban Roche" w:date="2017-08-02T16:37:00Z"/>
                      <w:b/>
                    </w:rPr>
                  </w:pPr>
                  <w:del w:id="11111" w:author="Alban Roche" w:date="2017-08-02T16:37:00Z">
                    <w:r w:rsidRPr="004154A7" w:rsidDel="009453A7">
                      <w:delText>2</w:delText>
                    </w:r>
                  </w:del>
                </w:p>
              </w:tc>
            </w:tr>
            <w:tr w:rsidR="00975CC4" w:rsidDel="009453A7" w14:paraId="2E982FD2" w14:textId="22EC79B3" w:rsidTr="00166AF3">
              <w:trPr>
                <w:del w:id="11112" w:author="Alban Roche" w:date="2017-08-02T16:37:00Z"/>
              </w:trPr>
              <w:tc>
                <w:tcPr>
                  <w:tcW w:w="1832" w:type="dxa"/>
                  <w:tcBorders>
                    <w:left w:val="single" w:sz="4" w:space="0" w:color="auto"/>
                    <w:right w:val="single" w:sz="4" w:space="0" w:color="auto"/>
                  </w:tcBorders>
                </w:tcPr>
                <w:p w14:paraId="748C5F25" w14:textId="498C1ABA" w:rsidR="00975CC4" w:rsidDel="009453A7" w:rsidRDefault="00975CC4" w:rsidP="00166AF3">
                  <w:pPr>
                    <w:pStyle w:val="TableBody"/>
                    <w:rPr>
                      <w:del w:id="11113" w:author="Alban Roche" w:date="2017-08-02T16:37:00Z"/>
                      <w:b/>
                    </w:rPr>
                  </w:pPr>
                  <w:del w:id="11114" w:author="Alban Roche" w:date="2017-08-02T16:37:00Z">
                    <w:r w:rsidRPr="004154A7" w:rsidDel="009453A7">
                      <w:delText>2</w:delText>
                    </w:r>
                  </w:del>
                </w:p>
              </w:tc>
              <w:tc>
                <w:tcPr>
                  <w:tcW w:w="1832" w:type="dxa"/>
                  <w:tcBorders>
                    <w:left w:val="single" w:sz="4" w:space="0" w:color="auto"/>
                    <w:right w:val="single" w:sz="4" w:space="0" w:color="auto"/>
                  </w:tcBorders>
                </w:tcPr>
                <w:p w14:paraId="482B0C19" w14:textId="168AC419" w:rsidR="00975CC4" w:rsidDel="009453A7" w:rsidRDefault="00975CC4" w:rsidP="00166AF3">
                  <w:pPr>
                    <w:pStyle w:val="TableBody"/>
                    <w:rPr>
                      <w:del w:id="11115" w:author="Alban Roche" w:date="2017-08-02T16:37:00Z"/>
                      <w:b/>
                    </w:rPr>
                  </w:pPr>
                  <w:del w:id="11116" w:author="Alban Roche" w:date="2017-08-02T16:37:00Z">
                    <w:r w:rsidRPr="004154A7" w:rsidDel="009453A7">
                      <w:delText>2</w:delText>
                    </w:r>
                  </w:del>
                </w:p>
              </w:tc>
              <w:tc>
                <w:tcPr>
                  <w:tcW w:w="1832" w:type="dxa"/>
                  <w:tcBorders>
                    <w:left w:val="single" w:sz="4" w:space="0" w:color="auto"/>
                    <w:right w:val="single" w:sz="4" w:space="0" w:color="auto"/>
                  </w:tcBorders>
                </w:tcPr>
                <w:p w14:paraId="367BE616" w14:textId="448CB827" w:rsidR="00975CC4" w:rsidDel="009453A7" w:rsidRDefault="00975CC4" w:rsidP="00166AF3">
                  <w:pPr>
                    <w:pStyle w:val="TableBody"/>
                    <w:rPr>
                      <w:del w:id="11117" w:author="Alban Roche" w:date="2017-08-02T16:37:00Z"/>
                      <w:b/>
                    </w:rPr>
                  </w:pPr>
                  <w:del w:id="11118" w:author="Alban Roche" w:date="2017-08-02T16:37:00Z">
                    <w:r w:rsidRPr="004154A7" w:rsidDel="009453A7">
                      <w:delText>1</w:delText>
                    </w:r>
                  </w:del>
                </w:p>
              </w:tc>
              <w:tc>
                <w:tcPr>
                  <w:tcW w:w="1833" w:type="dxa"/>
                  <w:tcBorders>
                    <w:left w:val="single" w:sz="4" w:space="0" w:color="auto"/>
                    <w:right w:val="single" w:sz="4" w:space="0" w:color="auto"/>
                  </w:tcBorders>
                </w:tcPr>
                <w:p w14:paraId="4A36AD03" w14:textId="367E360E" w:rsidR="00975CC4" w:rsidDel="009453A7" w:rsidRDefault="00975CC4" w:rsidP="00166AF3">
                  <w:pPr>
                    <w:pStyle w:val="TableBody"/>
                    <w:rPr>
                      <w:del w:id="11119" w:author="Alban Roche" w:date="2017-08-02T16:37:00Z"/>
                      <w:b/>
                    </w:rPr>
                  </w:pPr>
                  <w:del w:id="11120" w:author="Alban Roche" w:date="2017-08-02T16:37:00Z">
                    <w:r w:rsidRPr="004154A7" w:rsidDel="009453A7">
                      <w:delText>3</w:delText>
                    </w:r>
                  </w:del>
                </w:p>
              </w:tc>
            </w:tr>
            <w:tr w:rsidR="00975CC4" w:rsidDel="009453A7" w14:paraId="469059FE" w14:textId="64B99EE9" w:rsidTr="00166AF3">
              <w:trPr>
                <w:del w:id="11121" w:author="Alban Roche" w:date="2017-08-02T16:37:00Z"/>
              </w:trPr>
              <w:tc>
                <w:tcPr>
                  <w:tcW w:w="1832" w:type="dxa"/>
                  <w:tcBorders>
                    <w:left w:val="single" w:sz="4" w:space="0" w:color="auto"/>
                    <w:right w:val="single" w:sz="4" w:space="0" w:color="auto"/>
                  </w:tcBorders>
                </w:tcPr>
                <w:p w14:paraId="1F6F5C10" w14:textId="212015DA" w:rsidR="00975CC4" w:rsidDel="009453A7" w:rsidRDefault="00975CC4" w:rsidP="00166AF3">
                  <w:pPr>
                    <w:pStyle w:val="TableBody"/>
                    <w:rPr>
                      <w:del w:id="11122" w:author="Alban Roche" w:date="2017-08-02T16:37:00Z"/>
                      <w:b/>
                    </w:rPr>
                  </w:pPr>
                  <w:del w:id="11123" w:author="Alban Roche" w:date="2017-08-02T16:37:00Z">
                    <w:r w:rsidDel="009453A7">
                      <w:delText>3</w:delText>
                    </w:r>
                  </w:del>
                </w:p>
              </w:tc>
              <w:tc>
                <w:tcPr>
                  <w:tcW w:w="1832" w:type="dxa"/>
                  <w:tcBorders>
                    <w:left w:val="single" w:sz="4" w:space="0" w:color="auto"/>
                    <w:right w:val="single" w:sz="4" w:space="0" w:color="auto"/>
                  </w:tcBorders>
                </w:tcPr>
                <w:p w14:paraId="0E2BA450" w14:textId="17212ECD" w:rsidR="00975CC4" w:rsidDel="009453A7" w:rsidRDefault="00975CC4" w:rsidP="00166AF3">
                  <w:pPr>
                    <w:pStyle w:val="TableBody"/>
                    <w:rPr>
                      <w:del w:id="11124" w:author="Alban Roche" w:date="2017-08-02T16:37:00Z"/>
                      <w:b/>
                    </w:rPr>
                  </w:pPr>
                  <w:del w:id="11125" w:author="Alban Roche" w:date="2017-08-02T16:37:00Z">
                    <w:r w:rsidDel="009453A7">
                      <w:delText>2</w:delText>
                    </w:r>
                  </w:del>
                </w:p>
              </w:tc>
              <w:tc>
                <w:tcPr>
                  <w:tcW w:w="1832" w:type="dxa"/>
                  <w:tcBorders>
                    <w:left w:val="single" w:sz="4" w:space="0" w:color="auto"/>
                    <w:right w:val="single" w:sz="4" w:space="0" w:color="auto"/>
                  </w:tcBorders>
                </w:tcPr>
                <w:p w14:paraId="3B4B4404" w14:textId="66AE0F82" w:rsidR="00975CC4" w:rsidDel="009453A7" w:rsidRDefault="00975CC4" w:rsidP="00166AF3">
                  <w:pPr>
                    <w:pStyle w:val="TableBody"/>
                    <w:rPr>
                      <w:del w:id="11126" w:author="Alban Roche" w:date="2017-08-02T16:37:00Z"/>
                      <w:b/>
                    </w:rPr>
                  </w:pPr>
                  <w:del w:id="11127" w:author="Alban Roche" w:date="2017-08-02T16:37:00Z">
                    <w:r w:rsidDel="009453A7">
                      <w:delText>2</w:delText>
                    </w:r>
                  </w:del>
                </w:p>
              </w:tc>
              <w:tc>
                <w:tcPr>
                  <w:tcW w:w="1833" w:type="dxa"/>
                  <w:tcBorders>
                    <w:left w:val="single" w:sz="4" w:space="0" w:color="auto"/>
                    <w:right w:val="single" w:sz="4" w:space="0" w:color="auto"/>
                  </w:tcBorders>
                </w:tcPr>
                <w:p w14:paraId="517D14B6" w14:textId="14037C06" w:rsidR="00975CC4" w:rsidDel="009453A7" w:rsidRDefault="00975CC4" w:rsidP="00166AF3">
                  <w:pPr>
                    <w:pStyle w:val="TableBody"/>
                    <w:rPr>
                      <w:del w:id="11128" w:author="Alban Roche" w:date="2017-08-02T16:37:00Z"/>
                      <w:b/>
                    </w:rPr>
                  </w:pPr>
                  <w:del w:id="11129" w:author="Alban Roche" w:date="2017-08-02T16:37:00Z">
                    <w:r w:rsidDel="009453A7">
                      <w:delText>3</w:delText>
                    </w:r>
                  </w:del>
                </w:p>
              </w:tc>
            </w:tr>
            <w:tr w:rsidR="00975CC4" w:rsidDel="009453A7" w14:paraId="42D5A844" w14:textId="7E83115A" w:rsidTr="00166AF3">
              <w:trPr>
                <w:del w:id="11130" w:author="Alban Roche" w:date="2017-08-02T16:37:00Z"/>
              </w:trPr>
              <w:tc>
                <w:tcPr>
                  <w:tcW w:w="1832" w:type="dxa"/>
                  <w:tcBorders>
                    <w:left w:val="single" w:sz="4" w:space="0" w:color="auto"/>
                    <w:right w:val="single" w:sz="4" w:space="0" w:color="auto"/>
                  </w:tcBorders>
                </w:tcPr>
                <w:p w14:paraId="2AD930E1" w14:textId="167B6BA0" w:rsidR="00975CC4" w:rsidDel="009453A7" w:rsidRDefault="00975CC4" w:rsidP="00166AF3">
                  <w:pPr>
                    <w:pStyle w:val="TableBody"/>
                    <w:rPr>
                      <w:del w:id="11131" w:author="Alban Roche" w:date="2017-08-02T16:37:00Z"/>
                      <w:b/>
                    </w:rPr>
                  </w:pPr>
                  <w:del w:id="11132" w:author="Alban Roche" w:date="2017-08-02T16:37:00Z">
                    <w:r w:rsidDel="009453A7">
                      <w:delText>4</w:delText>
                    </w:r>
                  </w:del>
                </w:p>
              </w:tc>
              <w:tc>
                <w:tcPr>
                  <w:tcW w:w="1832" w:type="dxa"/>
                  <w:tcBorders>
                    <w:left w:val="single" w:sz="4" w:space="0" w:color="auto"/>
                    <w:right w:val="single" w:sz="4" w:space="0" w:color="auto"/>
                  </w:tcBorders>
                </w:tcPr>
                <w:p w14:paraId="6934E5C7" w14:textId="01FF6DA6" w:rsidR="00975CC4" w:rsidDel="009453A7" w:rsidRDefault="00975CC4" w:rsidP="00166AF3">
                  <w:pPr>
                    <w:pStyle w:val="TableBody"/>
                    <w:rPr>
                      <w:del w:id="11133" w:author="Alban Roche" w:date="2017-08-02T16:37:00Z"/>
                      <w:b/>
                    </w:rPr>
                  </w:pPr>
                  <w:del w:id="11134" w:author="Alban Roche" w:date="2017-08-02T16:37:00Z">
                    <w:r w:rsidDel="009453A7">
                      <w:delText>3</w:delText>
                    </w:r>
                  </w:del>
                </w:p>
              </w:tc>
              <w:tc>
                <w:tcPr>
                  <w:tcW w:w="1832" w:type="dxa"/>
                  <w:tcBorders>
                    <w:left w:val="single" w:sz="4" w:space="0" w:color="auto"/>
                    <w:right w:val="single" w:sz="4" w:space="0" w:color="auto"/>
                  </w:tcBorders>
                </w:tcPr>
                <w:p w14:paraId="2D5FEC6B" w14:textId="038927C2" w:rsidR="00975CC4" w:rsidDel="009453A7" w:rsidRDefault="00975CC4" w:rsidP="00166AF3">
                  <w:pPr>
                    <w:pStyle w:val="TableBody"/>
                    <w:rPr>
                      <w:del w:id="11135" w:author="Alban Roche" w:date="2017-08-02T16:37:00Z"/>
                      <w:b/>
                    </w:rPr>
                  </w:pPr>
                  <w:del w:id="11136" w:author="Alban Roche" w:date="2017-08-02T16:37:00Z">
                    <w:r w:rsidDel="009453A7">
                      <w:delText>1</w:delText>
                    </w:r>
                  </w:del>
                </w:p>
              </w:tc>
              <w:tc>
                <w:tcPr>
                  <w:tcW w:w="1833" w:type="dxa"/>
                  <w:tcBorders>
                    <w:left w:val="single" w:sz="4" w:space="0" w:color="auto"/>
                    <w:right w:val="single" w:sz="4" w:space="0" w:color="auto"/>
                  </w:tcBorders>
                </w:tcPr>
                <w:p w14:paraId="53FD98A4" w14:textId="4CC36193" w:rsidR="00975CC4" w:rsidDel="009453A7" w:rsidRDefault="00975CC4" w:rsidP="00166AF3">
                  <w:pPr>
                    <w:pStyle w:val="TableBody"/>
                    <w:rPr>
                      <w:del w:id="11137" w:author="Alban Roche" w:date="2017-08-02T16:37:00Z"/>
                      <w:b/>
                    </w:rPr>
                  </w:pPr>
                  <w:del w:id="11138" w:author="Alban Roche" w:date="2017-08-02T16:37:00Z">
                    <w:r w:rsidDel="009453A7">
                      <w:delText>4</w:delText>
                    </w:r>
                  </w:del>
                </w:p>
              </w:tc>
            </w:tr>
            <w:tr w:rsidR="00975CC4" w:rsidDel="009453A7" w14:paraId="7B8E5B3F" w14:textId="03FB4AEB" w:rsidTr="00166AF3">
              <w:trPr>
                <w:del w:id="11139" w:author="Alban Roche" w:date="2017-08-02T16:37:00Z"/>
              </w:trPr>
              <w:tc>
                <w:tcPr>
                  <w:tcW w:w="1832" w:type="dxa"/>
                  <w:tcBorders>
                    <w:left w:val="single" w:sz="4" w:space="0" w:color="auto"/>
                    <w:right w:val="single" w:sz="4" w:space="0" w:color="auto"/>
                  </w:tcBorders>
                </w:tcPr>
                <w:p w14:paraId="19A506A2" w14:textId="270DEC83" w:rsidR="00975CC4" w:rsidDel="009453A7" w:rsidRDefault="00975CC4" w:rsidP="00166AF3">
                  <w:pPr>
                    <w:pStyle w:val="TableBody"/>
                    <w:rPr>
                      <w:del w:id="11140" w:author="Alban Roche" w:date="2017-08-02T16:37:00Z"/>
                      <w:b/>
                    </w:rPr>
                  </w:pPr>
                  <w:del w:id="11141" w:author="Alban Roche" w:date="2017-08-02T16:37:00Z">
                    <w:r w:rsidDel="009453A7">
                      <w:delText>5</w:delText>
                    </w:r>
                  </w:del>
                </w:p>
              </w:tc>
              <w:tc>
                <w:tcPr>
                  <w:tcW w:w="1832" w:type="dxa"/>
                  <w:tcBorders>
                    <w:left w:val="single" w:sz="4" w:space="0" w:color="auto"/>
                    <w:right w:val="single" w:sz="4" w:space="0" w:color="auto"/>
                  </w:tcBorders>
                </w:tcPr>
                <w:p w14:paraId="6AFC24BA" w14:textId="49C711A1" w:rsidR="00975CC4" w:rsidDel="009453A7" w:rsidRDefault="00975CC4" w:rsidP="00166AF3">
                  <w:pPr>
                    <w:pStyle w:val="TableBody"/>
                    <w:rPr>
                      <w:del w:id="11142" w:author="Alban Roche" w:date="2017-08-02T16:37:00Z"/>
                      <w:b/>
                    </w:rPr>
                  </w:pPr>
                  <w:del w:id="11143" w:author="Alban Roche" w:date="2017-08-02T16:37:00Z">
                    <w:r w:rsidDel="009453A7">
                      <w:delText>2</w:delText>
                    </w:r>
                  </w:del>
                </w:p>
              </w:tc>
              <w:tc>
                <w:tcPr>
                  <w:tcW w:w="1832" w:type="dxa"/>
                  <w:tcBorders>
                    <w:left w:val="single" w:sz="4" w:space="0" w:color="auto"/>
                    <w:right w:val="single" w:sz="4" w:space="0" w:color="auto"/>
                  </w:tcBorders>
                </w:tcPr>
                <w:p w14:paraId="6619F665" w14:textId="08B9F07A" w:rsidR="00975CC4" w:rsidDel="009453A7" w:rsidRDefault="00975CC4" w:rsidP="00166AF3">
                  <w:pPr>
                    <w:pStyle w:val="TableBody"/>
                    <w:rPr>
                      <w:del w:id="11144" w:author="Alban Roche" w:date="2017-08-02T16:37:00Z"/>
                      <w:b/>
                    </w:rPr>
                  </w:pPr>
                  <w:del w:id="11145" w:author="Alban Roche" w:date="2017-08-02T16:37:00Z">
                    <w:r w:rsidDel="009453A7">
                      <w:delText>2</w:delText>
                    </w:r>
                  </w:del>
                </w:p>
              </w:tc>
              <w:tc>
                <w:tcPr>
                  <w:tcW w:w="1833" w:type="dxa"/>
                  <w:tcBorders>
                    <w:left w:val="single" w:sz="4" w:space="0" w:color="auto"/>
                    <w:right w:val="single" w:sz="4" w:space="0" w:color="auto"/>
                  </w:tcBorders>
                </w:tcPr>
                <w:p w14:paraId="0D0E603A" w14:textId="3D55145F" w:rsidR="00975CC4" w:rsidDel="009453A7" w:rsidRDefault="00975CC4" w:rsidP="00166AF3">
                  <w:pPr>
                    <w:pStyle w:val="TableBody"/>
                    <w:rPr>
                      <w:del w:id="11146" w:author="Alban Roche" w:date="2017-08-02T16:37:00Z"/>
                      <w:b/>
                    </w:rPr>
                  </w:pPr>
                  <w:del w:id="11147" w:author="Alban Roche" w:date="2017-08-02T16:37:00Z">
                    <w:r w:rsidDel="009453A7">
                      <w:delText>4</w:delText>
                    </w:r>
                  </w:del>
                </w:p>
              </w:tc>
            </w:tr>
            <w:tr w:rsidR="00975CC4" w:rsidDel="009453A7" w14:paraId="11E5BB79" w14:textId="42CADE93" w:rsidTr="00166AF3">
              <w:trPr>
                <w:del w:id="11148" w:author="Alban Roche" w:date="2017-08-02T16:37:00Z"/>
              </w:trPr>
              <w:tc>
                <w:tcPr>
                  <w:tcW w:w="1832" w:type="dxa"/>
                  <w:tcBorders>
                    <w:left w:val="single" w:sz="4" w:space="0" w:color="auto"/>
                    <w:right w:val="single" w:sz="4" w:space="0" w:color="auto"/>
                  </w:tcBorders>
                </w:tcPr>
                <w:p w14:paraId="1F4F7959" w14:textId="765FBA0F" w:rsidR="00975CC4" w:rsidDel="009453A7" w:rsidRDefault="00975CC4" w:rsidP="00166AF3">
                  <w:pPr>
                    <w:pStyle w:val="TableBody"/>
                    <w:rPr>
                      <w:del w:id="11149" w:author="Alban Roche" w:date="2017-08-02T16:37:00Z"/>
                      <w:b/>
                    </w:rPr>
                  </w:pPr>
                  <w:del w:id="11150" w:author="Alban Roche" w:date="2017-08-02T16:37:00Z">
                    <w:r w:rsidDel="009453A7">
                      <w:delText>6</w:delText>
                    </w:r>
                  </w:del>
                </w:p>
              </w:tc>
              <w:tc>
                <w:tcPr>
                  <w:tcW w:w="1832" w:type="dxa"/>
                  <w:tcBorders>
                    <w:left w:val="single" w:sz="4" w:space="0" w:color="auto"/>
                    <w:right w:val="single" w:sz="4" w:space="0" w:color="auto"/>
                  </w:tcBorders>
                </w:tcPr>
                <w:p w14:paraId="46EF0FBE" w14:textId="14B5FA50" w:rsidR="00975CC4" w:rsidDel="009453A7" w:rsidRDefault="00975CC4" w:rsidP="00166AF3">
                  <w:pPr>
                    <w:pStyle w:val="TableBody"/>
                    <w:rPr>
                      <w:del w:id="11151" w:author="Alban Roche" w:date="2017-08-02T16:37:00Z"/>
                      <w:b/>
                    </w:rPr>
                  </w:pPr>
                  <w:del w:id="11152" w:author="Alban Roche" w:date="2017-08-02T16:37:00Z">
                    <w:r w:rsidDel="009453A7">
                      <w:delText>3</w:delText>
                    </w:r>
                  </w:del>
                </w:p>
              </w:tc>
              <w:tc>
                <w:tcPr>
                  <w:tcW w:w="1832" w:type="dxa"/>
                  <w:tcBorders>
                    <w:left w:val="single" w:sz="4" w:space="0" w:color="auto"/>
                    <w:right w:val="single" w:sz="4" w:space="0" w:color="auto"/>
                  </w:tcBorders>
                </w:tcPr>
                <w:p w14:paraId="5C3BBFA4" w14:textId="43642EFF" w:rsidR="00975CC4" w:rsidDel="009453A7" w:rsidRDefault="00975CC4" w:rsidP="00166AF3">
                  <w:pPr>
                    <w:pStyle w:val="TableBody"/>
                    <w:rPr>
                      <w:del w:id="11153" w:author="Alban Roche" w:date="2017-08-02T16:37:00Z"/>
                      <w:b/>
                    </w:rPr>
                  </w:pPr>
                  <w:del w:id="11154" w:author="Alban Roche" w:date="2017-08-02T16:37:00Z">
                    <w:r w:rsidDel="009453A7">
                      <w:delText>2</w:delText>
                    </w:r>
                  </w:del>
                </w:p>
              </w:tc>
              <w:tc>
                <w:tcPr>
                  <w:tcW w:w="1833" w:type="dxa"/>
                  <w:tcBorders>
                    <w:left w:val="single" w:sz="4" w:space="0" w:color="auto"/>
                    <w:right w:val="single" w:sz="4" w:space="0" w:color="auto"/>
                  </w:tcBorders>
                </w:tcPr>
                <w:p w14:paraId="7B33EBB0" w14:textId="45254B69" w:rsidR="00975CC4" w:rsidDel="009453A7" w:rsidRDefault="00975CC4" w:rsidP="00166AF3">
                  <w:pPr>
                    <w:pStyle w:val="TableBody"/>
                    <w:rPr>
                      <w:del w:id="11155" w:author="Alban Roche" w:date="2017-08-02T16:37:00Z"/>
                      <w:b/>
                    </w:rPr>
                  </w:pPr>
                  <w:del w:id="11156" w:author="Alban Roche" w:date="2017-08-02T16:37:00Z">
                    <w:r w:rsidDel="009453A7">
                      <w:delText>4</w:delText>
                    </w:r>
                  </w:del>
                </w:p>
              </w:tc>
            </w:tr>
            <w:tr w:rsidR="00975CC4" w:rsidDel="009453A7" w14:paraId="679339A7" w14:textId="6AD8F360" w:rsidTr="00166AF3">
              <w:trPr>
                <w:del w:id="11157" w:author="Alban Roche" w:date="2017-08-02T16:37:00Z"/>
              </w:trPr>
              <w:tc>
                <w:tcPr>
                  <w:tcW w:w="1832" w:type="dxa"/>
                  <w:tcBorders>
                    <w:left w:val="single" w:sz="4" w:space="0" w:color="auto"/>
                    <w:right w:val="single" w:sz="4" w:space="0" w:color="auto"/>
                  </w:tcBorders>
                </w:tcPr>
                <w:p w14:paraId="3555C03D" w14:textId="7D8CC4BC" w:rsidR="00975CC4" w:rsidDel="009453A7" w:rsidRDefault="00975CC4" w:rsidP="00166AF3">
                  <w:pPr>
                    <w:pStyle w:val="TableBody"/>
                    <w:rPr>
                      <w:del w:id="11158" w:author="Alban Roche" w:date="2017-08-02T16:37:00Z"/>
                    </w:rPr>
                  </w:pPr>
                  <w:del w:id="11159" w:author="Alban Roche" w:date="2017-08-02T16:37:00Z">
                    <w:r w:rsidDel="009453A7">
                      <w:delText>7</w:delText>
                    </w:r>
                  </w:del>
                </w:p>
              </w:tc>
              <w:tc>
                <w:tcPr>
                  <w:tcW w:w="1832" w:type="dxa"/>
                  <w:tcBorders>
                    <w:left w:val="single" w:sz="4" w:space="0" w:color="auto"/>
                    <w:right w:val="single" w:sz="4" w:space="0" w:color="auto"/>
                  </w:tcBorders>
                </w:tcPr>
                <w:p w14:paraId="35BCAF3D" w14:textId="518C239C" w:rsidR="00975CC4" w:rsidDel="009453A7" w:rsidRDefault="00975CC4" w:rsidP="00166AF3">
                  <w:pPr>
                    <w:pStyle w:val="TableBody"/>
                    <w:rPr>
                      <w:del w:id="11160" w:author="Alban Roche" w:date="2017-08-02T16:37:00Z"/>
                    </w:rPr>
                  </w:pPr>
                  <w:del w:id="11161" w:author="Alban Roche" w:date="2017-08-02T16:37:00Z">
                    <w:r w:rsidDel="009453A7">
                      <w:delText>3</w:delText>
                    </w:r>
                  </w:del>
                </w:p>
              </w:tc>
              <w:tc>
                <w:tcPr>
                  <w:tcW w:w="1832" w:type="dxa"/>
                  <w:tcBorders>
                    <w:left w:val="single" w:sz="4" w:space="0" w:color="auto"/>
                    <w:right w:val="single" w:sz="4" w:space="0" w:color="auto"/>
                  </w:tcBorders>
                </w:tcPr>
                <w:p w14:paraId="229B9127" w14:textId="718D62B7" w:rsidR="00975CC4" w:rsidDel="009453A7" w:rsidRDefault="00975CC4" w:rsidP="00166AF3">
                  <w:pPr>
                    <w:pStyle w:val="TableBody"/>
                    <w:rPr>
                      <w:del w:id="11162" w:author="Alban Roche" w:date="2017-08-02T16:37:00Z"/>
                    </w:rPr>
                  </w:pPr>
                  <w:del w:id="11163" w:author="Alban Roche" w:date="2017-08-02T16:37:00Z">
                    <w:r w:rsidDel="009453A7">
                      <w:delText>3</w:delText>
                    </w:r>
                  </w:del>
                </w:p>
              </w:tc>
              <w:tc>
                <w:tcPr>
                  <w:tcW w:w="1833" w:type="dxa"/>
                  <w:tcBorders>
                    <w:left w:val="single" w:sz="4" w:space="0" w:color="auto"/>
                    <w:right w:val="single" w:sz="4" w:space="0" w:color="auto"/>
                  </w:tcBorders>
                </w:tcPr>
                <w:p w14:paraId="451C3E6A" w14:textId="20655775" w:rsidR="00975CC4" w:rsidDel="009453A7" w:rsidRDefault="00975CC4" w:rsidP="00166AF3">
                  <w:pPr>
                    <w:pStyle w:val="TableBody"/>
                    <w:rPr>
                      <w:del w:id="11164" w:author="Alban Roche" w:date="2017-08-02T16:37:00Z"/>
                    </w:rPr>
                  </w:pPr>
                  <w:del w:id="11165" w:author="Alban Roche" w:date="2017-08-02T16:37:00Z">
                    <w:r w:rsidDel="009453A7">
                      <w:delText>4</w:delText>
                    </w:r>
                  </w:del>
                </w:p>
              </w:tc>
            </w:tr>
            <w:tr w:rsidR="00975CC4" w:rsidDel="009453A7" w14:paraId="48916C40" w14:textId="5724BA56" w:rsidTr="00166AF3">
              <w:trPr>
                <w:del w:id="11166" w:author="Alban Roche" w:date="2017-08-02T16:37:00Z"/>
              </w:trPr>
              <w:tc>
                <w:tcPr>
                  <w:tcW w:w="1832" w:type="dxa"/>
                  <w:tcBorders>
                    <w:left w:val="single" w:sz="4" w:space="0" w:color="auto"/>
                    <w:right w:val="single" w:sz="4" w:space="0" w:color="auto"/>
                  </w:tcBorders>
                </w:tcPr>
                <w:p w14:paraId="1617B102" w14:textId="5F506B95" w:rsidR="00975CC4" w:rsidDel="009453A7" w:rsidRDefault="00975CC4" w:rsidP="00166AF3">
                  <w:pPr>
                    <w:pStyle w:val="TableBody"/>
                    <w:rPr>
                      <w:del w:id="11167" w:author="Alban Roche" w:date="2017-08-02T16:37:00Z"/>
                    </w:rPr>
                  </w:pPr>
                  <w:del w:id="11168" w:author="Alban Roche" w:date="2017-08-02T16:37:00Z">
                    <w:r w:rsidDel="009453A7">
                      <w:delText>8</w:delText>
                    </w:r>
                  </w:del>
                </w:p>
              </w:tc>
              <w:tc>
                <w:tcPr>
                  <w:tcW w:w="1832" w:type="dxa"/>
                  <w:tcBorders>
                    <w:left w:val="single" w:sz="4" w:space="0" w:color="auto"/>
                    <w:right w:val="single" w:sz="4" w:space="0" w:color="auto"/>
                  </w:tcBorders>
                </w:tcPr>
                <w:p w14:paraId="25EE5E70" w14:textId="3D20115B" w:rsidR="00975CC4" w:rsidDel="009453A7" w:rsidRDefault="00975CC4" w:rsidP="00166AF3">
                  <w:pPr>
                    <w:pStyle w:val="TableBody"/>
                    <w:rPr>
                      <w:del w:id="11169" w:author="Alban Roche" w:date="2017-08-02T16:37:00Z"/>
                    </w:rPr>
                  </w:pPr>
                  <w:del w:id="11170" w:author="Alban Roche" w:date="2017-08-02T16:37:00Z">
                    <w:r w:rsidDel="009453A7">
                      <w:delText>4</w:delText>
                    </w:r>
                  </w:del>
                </w:p>
              </w:tc>
              <w:tc>
                <w:tcPr>
                  <w:tcW w:w="1832" w:type="dxa"/>
                  <w:tcBorders>
                    <w:left w:val="single" w:sz="4" w:space="0" w:color="auto"/>
                    <w:right w:val="single" w:sz="4" w:space="0" w:color="auto"/>
                  </w:tcBorders>
                </w:tcPr>
                <w:p w14:paraId="44A9B7D1" w14:textId="3C6C48AB" w:rsidR="00975CC4" w:rsidDel="009453A7" w:rsidRDefault="00975CC4" w:rsidP="00166AF3">
                  <w:pPr>
                    <w:pStyle w:val="TableBody"/>
                    <w:rPr>
                      <w:del w:id="11171" w:author="Alban Roche" w:date="2017-08-02T16:37:00Z"/>
                    </w:rPr>
                  </w:pPr>
                  <w:del w:id="11172" w:author="Alban Roche" w:date="2017-08-02T16:37:00Z">
                    <w:r w:rsidDel="009453A7">
                      <w:delText>1</w:delText>
                    </w:r>
                  </w:del>
                </w:p>
              </w:tc>
              <w:tc>
                <w:tcPr>
                  <w:tcW w:w="1833" w:type="dxa"/>
                  <w:tcBorders>
                    <w:left w:val="single" w:sz="4" w:space="0" w:color="auto"/>
                    <w:right w:val="single" w:sz="4" w:space="0" w:color="auto"/>
                  </w:tcBorders>
                </w:tcPr>
                <w:p w14:paraId="3DFDB18E" w14:textId="44ADB5D0" w:rsidR="00975CC4" w:rsidDel="009453A7" w:rsidRDefault="00975CC4" w:rsidP="00166AF3">
                  <w:pPr>
                    <w:pStyle w:val="TableBody"/>
                    <w:rPr>
                      <w:del w:id="11173" w:author="Alban Roche" w:date="2017-08-02T16:37:00Z"/>
                    </w:rPr>
                  </w:pPr>
                  <w:del w:id="11174" w:author="Alban Roche" w:date="2017-08-02T16:37:00Z">
                    <w:r w:rsidDel="009453A7">
                      <w:delText>5</w:delText>
                    </w:r>
                  </w:del>
                </w:p>
              </w:tc>
            </w:tr>
            <w:tr w:rsidR="00975CC4" w:rsidDel="009453A7" w14:paraId="6097A7A0" w14:textId="4651C46D" w:rsidTr="00166AF3">
              <w:trPr>
                <w:del w:id="11175" w:author="Alban Roche" w:date="2017-08-02T16:37:00Z"/>
              </w:trPr>
              <w:tc>
                <w:tcPr>
                  <w:tcW w:w="1832" w:type="dxa"/>
                  <w:tcBorders>
                    <w:left w:val="single" w:sz="4" w:space="0" w:color="auto"/>
                    <w:right w:val="single" w:sz="4" w:space="0" w:color="auto"/>
                  </w:tcBorders>
                </w:tcPr>
                <w:p w14:paraId="0DF2C106" w14:textId="17BEC65A" w:rsidR="00975CC4" w:rsidDel="009453A7" w:rsidRDefault="00975CC4" w:rsidP="00166AF3">
                  <w:pPr>
                    <w:pStyle w:val="TableBody"/>
                    <w:rPr>
                      <w:del w:id="11176" w:author="Alban Roche" w:date="2017-08-02T16:37:00Z"/>
                    </w:rPr>
                  </w:pPr>
                  <w:del w:id="11177" w:author="Alban Roche" w:date="2017-08-02T16:37:00Z">
                    <w:r w:rsidDel="009453A7">
                      <w:delText>9</w:delText>
                    </w:r>
                  </w:del>
                </w:p>
              </w:tc>
              <w:tc>
                <w:tcPr>
                  <w:tcW w:w="1832" w:type="dxa"/>
                  <w:tcBorders>
                    <w:left w:val="single" w:sz="4" w:space="0" w:color="auto"/>
                    <w:right w:val="single" w:sz="4" w:space="0" w:color="auto"/>
                  </w:tcBorders>
                </w:tcPr>
                <w:p w14:paraId="34E3BAA1" w14:textId="0E664762" w:rsidR="00975CC4" w:rsidDel="009453A7" w:rsidRDefault="00975CC4" w:rsidP="00166AF3">
                  <w:pPr>
                    <w:pStyle w:val="TableBody"/>
                    <w:rPr>
                      <w:del w:id="11178" w:author="Alban Roche" w:date="2017-08-02T16:37:00Z"/>
                    </w:rPr>
                  </w:pPr>
                  <w:del w:id="11179" w:author="Alban Roche" w:date="2017-08-02T16:37:00Z">
                    <w:r w:rsidDel="009453A7">
                      <w:delText>3</w:delText>
                    </w:r>
                  </w:del>
                </w:p>
              </w:tc>
              <w:tc>
                <w:tcPr>
                  <w:tcW w:w="1832" w:type="dxa"/>
                  <w:tcBorders>
                    <w:left w:val="single" w:sz="4" w:space="0" w:color="auto"/>
                    <w:right w:val="single" w:sz="4" w:space="0" w:color="auto"/>
                  </w:tcBorders>
                </w:tcPr>
                <w:p w14:paraId="1F7B75DA" w14:textId="4F143F70" w:rsidR="00975CC4" w:rsidDel="009453A7" w:rsidRDefault="00975CC4" w:rsidP="00166AF3">
                  <w:pPr>
                    <w:pStyle w:val="TableBody"/>
                    <w:rPr>
                      <w:del w:id="11180" w:author="Alban Roche" w:date="2017-08-02T16:37:00Z"/>
                    </w:rPr>
                  </w:pPr>
                  <w:del w:id="11181" w:author="Alban Roche" w:date="2017-08-02T16:37:00Z">
                    <w:r w:rsidDel="009453A7">
                      <w:delText>2</w:delText>
                    </w:r>
                  </w:del>
                </w:p>
              </w:tc>
              <w:tc>
                <w:tcPr>
                  <w:tcW w:w="1833" w:type="dxa"/>
                  <w:tcBorders>
                    <w:left w:val="single" w:sz="4" w:space="0" w:color="auto"/>
                    <w:right w:val="single" w:sz="4" w:space="0" w:color="auto"/>
                  </w:tcBorders>
                </w:tcPr>
                <w:p w14:paraId="5E64EAFC" w14:textId="63F4EDC0" w:rsidR="00975CC4" w:rsidDel="009453A7" w:rsidRDefault="00975CC4" w:rsidP="00166AF3">
                  <w:pPr>
                    <w:pStyle w:val="TableBody"/>
                    <w:rPr>
                      <w:del w:id="11182" w:author="Alban Roche" w:date="2017-08-02T16:37:00Z"/>
                    </w:rPr>
                  </w:pPr>
                  <w:del w:id="11183" w:author="Alban Roche" w:date="2017-08-02T16:37:00Z">
                    <w:r w:rsidDel="009453A7">
                      <w:delText>5</w:delText>
                    </w:r>
                  </w:del>
                </w:p>
              </w:tc>
            </w:tr>
            <w:tr w:rsidR="00975CC4" w:rsidDel="009453A7" w14:paraId="3701F75E" w14:textId="184ABB6A" w:rsidTr="00166AF3">
              <w:trPr>
                <w:del w:id="11184" w:author="Alban Roche" w:date="2017-08-02T16:37:00Z"/>
              </w:trPr>
              <w:tc>
                <w:tcPr>
                  <w:tcW w:w="1832" w:type="dxa"/>
                  <w:tcBorders>
                    <w:left w:val="single" w:sz="4" w:space="0" w:color="auto"/>
                    <w:right w:val="single" w:sz="4" w:space="0" w:color="auto"/>
                  </w:tcBorders>
                </w:tcPr>
                <w:p w14:paraId="35069C69" w14:textId="1C645129" w:rsidR="00975CC4" w:rsidDel="009453A7" w:rsidRDefault="00975CC4" w:rsidP="00166AF3">
                  <w:pPr>
                    <w:pStyle w:val="TableBody"/>
                    <w:rPr>
                      <w:del w:id="11185" w:author="Alban Roche" w:date="2017-08-02T16:37:00Z"/>
                    </w:rPr>
                  </w:pPr>
                  <w:del w:id="11186" w:author="Alban Roche" w:date="2017-08-02T16:37:00Z">
                    <w:r w:rsidDel="009453A7">
                      <w:delText>10</w:delText>
                    </w:r>
                  </w:del>
                </w:p>
              </w:tc>
              <w:tc>
                <w:tcPr>
                  <w:tcW w:w="1832" w:type="dxa"/>
                  <w:tcBorders>
                    <w:left w:val="single" w:sz="4" w:space="0" w:color="auto"/>
                    <w:right w:val="single" w:sz="4" w:space="0" w:color="auto"/>
                  </w:tcBorders>
                </w:tcPr>
                <w:p w14:paraId="59AB4893" w14:textId="07F5AF48" w:rsidR="00975CC4" w:rsidDel="009453A7" w:rsidRDefault="00975CC4" w:rsidP="00166AF3">
                  <w:pPr>
                    <w:pStyle w:val="TableBody"/>
                    <w:rPr>
                      <w:del w:id="11187" w:author="Alban Roche" w:date="2017-08-02T16:37:00Z"/>
                    </w:rPr>
                  </w:pPr>
                  <w:del w:id="11188" w:author="Alban Roche" w:date="2017-08-02T16:37:00Z">
                    <w:r w:rsidDel="009453A7">
                      <w:delText>4</w:delText>
                    </w:r>
                  </w:del>
                </w:p>
              </w:tc>
              <w:tc>
                <w:tcPr>
                  <w:tcW w:w="1832" w:type="dxa"/>
                  <w:tcBorders>
                    <w:left w:val="single" w:sz="4" w:space="0" w:color="auto"/>
                    <w:right w:val="single" w:sz="4" w:space="0" w:color="auto"/>
                  </w:tcBorders>
                </w:tcPr>
                <w:p w14:paraId="1B0C26D7" w14:textId="210A5766" w:rsidR="00975CC4" w:rsidDel="009453A7" w:rsidRDefault="00975CC4" w:rsidP="00166AF3">
                  <w:pPr>
                    <w:pStyle w:val="TableBody"/>
                    <w:rPr>
                      <w:del w:id="11189" w:author="Alban Roche" w:date="2017-08-02T16:37:00Z"/>
                    </w:rPr>
                  </w:pPr>
                  <w:del w:id="11190" w:author="Alban Roche" w:date="2017-08-02T16:37:00Z">
                    <w:r w:rsidDel="009453A7">
                      <w:delText>2</w:delText>
                    </w:r>
                  </w:del>
                </w:p>
              </w:tc>
              <w:tc>
                <w:tcPr>
                  <w:tcW w:w="1833" w:type="dxa"/>
                  <w:tcBorders>
                    <w:left w:val="single" w:sz="4" w:space="0" w:color="auto"/>
                    <w:right w:val="single" w:sz="4" w:space="0" w:color="auto"/>
                  </w:tcBorders>
                </w:tcPr>
                <w:p w14:paraId="3C3ACE1D" w14:textId="1A06F752" w:rsidR="00975CC4" w:rsidDel="009453A7" w:rsidRDefault="00975CC4" w:rsidP="00166AF3">
                  <w:pPr>
                    <w:pStyle w:val="TableBody"/>
                    <w:rPr>
                      <w:del w:id="11191" w:author="Alban Roche" w:date="2017-08-02T16:37:00Z"/>
                    </w:rPr>
                  </w:pPr>
                  <w:del w:id="11192" w:author="Alban Roche" w:date="2017-08-02T16:37:00Z">
                    <w:r w:rsidDel="009453A7">
                      <w:delText>5</w:delText>
                    </w:r>
                  </w:del>
                </w:p>
              </w:tc>
            </w:tr>
            <w:tr w:rsidR="00975CC4" w:rsidDel="009453A7" w14:paraId="26F6E21F" w14:textId="1CCABFA9" w:rsidTr="00166AF3">
              <w:trPr>
                <w:del w:id="11193" w:author="Alban Roche" w:date="2017-08-02T16:37:00Z"/>
              </w:trPr>
              <w:tc>
                <w:tcPr>
                  <w:tcW w:w="1832" w:type="dxa"/>
                  <w:tcBorders>
                    <w:left w:val="single" w:sz="4" w:space="0" w:color="auto"/>
                    <w:right w:val="single" w:sz="4" w:space="0" w:color="auto"/>
                  </w:tcBorders>
                </w:tcPr>
                <w:p w14:paraId="617B99E7" w14:textId="78D2CDAB" w:rsidR="00975CC4" w:rsidDel="009453A7" w:rsidRDefault="00975CC4" w:rsidP="00166AF3">
                  <w:pPr>
                    <w:pStyle w:val="TableBody"/>
                    <w:rPr>
                      <w:del w:id="11194" w:author="Alban Roche" w:date="2017-08-02T16:37:00Z"/>
                    </w:rPr>
                  </w:pPr>
                  <w:del w:id="11195" w:author="Alban Roche" w:date="2017-08-02T16:37:00Z">
                    <w:r w:rsidDel="009453A7">
                      <w:delText>11</w:delText>
                    </w:r>
                  </w:del>
                </w:p>
              </w:tc>
              <w:tc>
                <w:tcPr>
                  <w:tcW w:w="1832" w:type="dxa"/>
                  <w:tcBorders>
                    <w:left w:val="single" w:sz="4" w:space="0" w:color="auto"/>
                    <w:right w:val="single" w:sz="4" w:space="0" w:color="auto"/>
                  </w:tcBorders>
                </w:tcPr>
                <w:p w14:paraId="5DCC1B11" w14:textId="265B6FDD" w:rsidR="00975CC4" w:rsidDel="009453A7" w:rsidRDefault="00975CC4" w:rsidP="00166AF3">
                  <w:pPr>
                    <w:pStyle w:val="TableBody"/>
                    <w:rPr>
                      <w:del w:id="11196" w:author="Alban Roche" w:date="2017-08-02T16:37:00Z"/>
                    </w:rPr>
                  </w:pPr>
                  <w:del w:id="11197" w:author="Alban Roche" w:date="2017-08-02T16:37:00Z">
                    <w:r w:rsidDel="009453A7">
                      <w:delText>4</w:delText>
                    </w:r>
                  </w:del>
                </w:p>
              </w:tc>
              <w:tc>
                <w:tcPr>
                  <w:tcW w:w="1832" w:type="dxa"/>
                  <w:tcBorders>
                    <w:left w:val="single" w:sz="4" w:space="0" w:color="auto"/>
                    <w:right w:val="single" w:sz="4" w:space="0" w:color="auto"/>
                  </w:tcBorders>
                </w:tcPr>
                <w:p w14:paraId="7A374772" w14:textId="3A1EA128" w:rsidR="00975CC4" w:rsidDel="009453A7" w:rsidRDefault="00975CC4" w:rsidP="00166AF3">
                  <w:pPr>
                    <w:pStyle w:val="TableBody"/>
                    <w:rPr>
                      <w:del w:id="11198" w:author="Alban Roche" w:date="2017-08-02T16:37:00Z"/>
                    </w:rPr>
                  </w:pPr>
                  <w:del w:id="11199" w:author="Alban Roche" w:date="2017-08-02T16:37:00Z">
                    <w:r w:rsidDel="009453A7">
                      <w:delText>3</w:delText>
                    </w:r>
                  </w:del>
                </w:p>
              </w:tc>
              <w:tc>
                <w:tcPr>
                  <w:tcW w:w="1833" w:type="dxa"/>
                  <w:tcBorders>
                    <w:left w:val="single" w:sz="4" w:space="0" w:color="auto"/>
                    <w:right w:val="single" w:sz="4" w:space="0" w:color="auto"/>
                  </w:tcBorders>
                </w:tcPr>
                <w:p w14:paraId="35BCCC50" w14:textId="18A56970" w:rsidR="00975CC4" w:rsidDel="009453A7" w:rsidRDefault="00975CC4" w:rsidP="00166AF3">
                  <w:pPr>
                    <w:pStyle w:val="TableBody"/>
                    <w:rPr>
                      <w:del w:id="11200" w:author="Alban Roche" w:date="2017-08-02T16:37:00Z"/>
                    </w:rPr>
                  </w:pPr>
                  <w:del w:id="11201" w:author="Alban Roche" w:date="2017-08-02T16:37:00Z">
                    <w:r w:rsidDel="009453A7">
                      <w:delText>5</w:delText>
                    </w:r>
                  </w:del>
                </w:p>
              </w:tc>
            </w:tr>
            <w:tr w:rsidR="00975CC4" w:rsidDel="009453A7" w14:paraId="30E3EDD2" w14:textId="076184B9" w:rsidTr="00166AF3">
              <w:trPr>
                <w:del w:id="11202" w:author="Alban Roche" w:date="2017-08-02T16:37:00Z"/>
              </w:trPr>
              <w:tc>
                <w:tcPr>
                  <w:tcW w:w="1832" w:type="dxa"/>
                  <w:tcBorders>
                    <w:left w:val="single" w:sz="4" w:space="0" w:color="auto"/>
                    <w:right w:val="single" w:sz="4" w:space="0" w:color="auto"/>
                  </w:tcBorders>
                </w:tcPr>
                <w:p w14:paraId="684D768F" w14:textId="3FFCB3F2" w:rsidR="00975CC4" w:rsidDel="009453A7" w:rsidRDefault="00975CC4" w:rsidP="00166AF3">
                  <w:pPr>
                    <w:pStyle w:val="TableBody"/>
                    <w:rPr>
                      <w:del w:id="11203" w:author="Alban Roche" w:date="2017-08-02T16:37:00Z"/>
                    </w:rPr>
                  </w:pPr>
                  <w:del w:id="11204" w:author="Alban Roche" w:date="2017-08-02T16:37:00Z">
                    <w:r w:rsidRPr="002A3579" w:rsidDel="009453A7">
                      <w:rPr>
                        <w:u w:val="single"/>
                      </w:rPr>
                      <w:delText>12</w:delText>
                    </w:r>
                    <w:r w:rsidDel="009453A7">
                      <w:delText xml:space="preserve"> (default)</w:delText>
                    </w:r>
                  </w:del>
                </w:p>
              </w:tc>
              <w:tc>
                <w:tcPr>
                  <w:tcW w:w="1832" w:type="dxa"/>
                  <w:tcBorders>
                    <w:left w:val="single" w:sz="4" w:space="0" w:color="auto"/>
                    <w:right w:val="single" w:sz="4" w:space="0" w:color="auto"/>
                  </w:tcBorders>
                </w:tcPr>
                <w:p w14:paraId="7ECA27BC" w14:textId="22713FAE" w:rsidR="00975CC4" w:rsidDel="009453A7" w:rsidRDefault="00975CC4" w:rsidP="00166AF3">
                  <w:pPr>
                    <w:pStyle w:val="TableBody"/>
                    <w:rPr>
                      <w:del w:id="11205" w:author="Alban Roche" w:date="2017-08-02T16:37:00Z"/>
                    </w:rPr>
                  </w:pPr>
                  <w:del w:id="11206" w:author="Alban Roche" w:date="2017-08-02T16:37:00Z">
                    <w:r w:rsidDel="009453A7">
                      <w:delText>4</w:delText>
                    </w:r>
                  </w:del>
                </w:p>
              </w:tc>
              <w:tc>
                <w:tcPr>
                  <w:tcW w:w="1832" w:type="dxa"/>
                  <w:tcBorders>
                    <w:left w:val="single" w:sz="4" w:space="0" w:color="auto"/>
                    <w:right w:val="single" w:sz="4" w:space="0" w:color="auto"/>
                  </w:tcBorders>
                </w:tcPr>
                <w:p w14:paraId="2C6344B2" w14:textId="668397C1" w:rsidR="00975CC4" w:rsidDel="009453A7" w:rsidRDefault="00975CC4" w:rsidP="00166AF3">
                  <w:pPr>
                    <w:pStyle w:val="TableBody"/>
                    <w:rPr>
                      <w:del w:id="11207" w:author="Alban Roche" w:date="2017-08-02T16:37:00Z"/>
                    </w:rPr>
                  </w:pPr>
                  <w:del w:id="11208" w:author="Alban Roche" w:date="2017-08-02T16:37:00Z">
                    <w:r w:rsidDel="009453A7">
                      <w:delText>4</w:delText>
                    </w:r>
                  </w:del>
                </w:p>
              </w:tc>
              <w:tc>
                <w:tcPr>
                  <w:tcW w:w="1833" w:type="dxa"/>
                  <w:tcBorders>
                    <w:left w:val="single" w:sz="4" w:space="0" w:color="auto"/>
                    <w:right w:val="single" w:sz="4" w:space="0" w:color="auto"/>
                  </w:tcBorders>
                </w:tcPr>
                <w:p w14:paraId="774F1BA1" w14:textId="7DE64E94" w:rsidR="00975CC4" w:rsidDel="009453A7" w:rsidRDefault="00975CC4" w:rsidP="00166AF3">
                  <w:pPr>
                    <w:pStyle w:val="TableBody"/>
                    <w:rPr>
                      <w:del w:id="11209" w:author="Alban Roche" w:date="2017-08-02T16:37:00Z"/>
                    </w:rPr>
                  </w:pPr>
                  <w:del w:id="11210" w:author="Alban Roche" w:date="2017-08-02T16:37:00Z">
                    <w:r w:rsidDel="009453A7">
                      <w:delText>5</w:delText>
                    </w:r>
                  </w:del>
                </w:p>
              </w:tc>
            </w:tr>
            <w:tr w:rsidR="00975CC4" w:rsidDel="009453A7" w14:paraId="5AF9FDF2" w14:textId="0BB1E753" w:rsidTr="00166AF3">
              <w:trPr>
                <w:del w:id="11211" w:author="Alban Roche" w:date="2017-08-02T16:37:00Z"/>
              </w:trPr>
              <w:tc>
                <w:tcPr>
                  <w:tcW w:w="1832" w:type="dxa"/>
                  <w:tcBorders>
                    <w:left w:val="single" w:sz="4" w:space="0" w:color="auto"/>
                    <w:right w:val="single" w:sz="4" w:space="0" w:color="auto"/>
                  </w:tcBorders>
                </w:tcPr>
                <w:p w14:paraId="33274E5B" w14:textId="3C9E455F" w:rsidR="00975CC4" w:rsidDel="009453A7" w:rsidRDefault="00975CC4" w:rsidP="00166AF3">
                  <w:pPr>
                    <w:pStyle w:val="TableBody"/>
                    <w:rPr>
                      <w:del w:id="11212" w:author="Alban Roche" w:date="2017-08-02T16:37:00Z"/>
                    </w:rPr>
                  </w:pPr>
                  <w:del w:id="11213" w:author="Alban Roche" w:date="2017-08-02T16:37:00Z">
                    <w:r w:rsidDel="009453A7">
                      <w:delText>30</w:delText>
                    </w:r>
                  </w:del>
                </w:p>
              </w:tc>
              <w:tc>
                <w:tcPr>
                  <w:tcW w:w="1832" w:type="dxa"/>
                  <w:tcBorders>
                    <w:left w:val="single" w:sz="4" w:space="0" w:color="auto"/>
                    <w:right w:val="single" w:sz="4" w:space="0" w:color="auto"/>
                  </w:tcBorders>
                </w:tcPr>
                <w:p w14:paraId="05F5D453" w14:textId="639E8E0F" w:rsidR="00975CC4" w:rsidDel="009453A7" w:rsidRDefault="00975CC4" w:rsidP="00166AF3">
                  <w:pPr>
                    <w:pStyle w:val="TableBody"/>
                    <w:rPr>
                      <w:del w:id="11214" w:author="Alban Roche" w:date="2017-08-02T16:37:00Z"/>
                    </w:rPr>
                  </w:pPr>
                  <w:del w:id="11215" w:author="Alban Roche" w:date="2017-08-02T16:37:00Z">
                    <w:r w:rsidDel="009453A7">
                      <w:delText>5</w:delText>
                    </w:r>
                  </w:del>
                </w:p>
              </w:tc>
              <w:tc>
                <w:tcPr>
                  <w:tcW w:w="1832" w:type="dxa"/>
                  <w:tcBorders>
                    <w:left w:val="single" w:sz="4" w:space="0" w:color="auto"/>
                    <w:right w:val="single" w:sz="4" w:space="0" w:color="auto"/>
                  </w:tcBorders>
                </w:tcPr>
                <w:p w14:paraId="42DF30C5" w14:textId="66A02FEA" w:rsidR="00975CC4" w:rsidDel="009453A7" w:rsidRDefault="00975CC4" w:rsidP="00166AF3">
                  <w:pPr>
                    <w:pStyle w:val="TableBody"/>
                    <w:rPr>
                      <w:del w:id="11216" w:author="Alban Roche" w:date="2017-08-02T16:37:00Z"/>
                    </w:rPr>
                  </w:pPr>
                  <w:del w:id="11217" w:author="Alban Roche" w:date="2017-08-02T16:37:00Z">
                    <w:r w:rsidDel="009453A7">
                      <w:delText>1</w:delText>
                    </w:r>
                  </w:del>
                </w:p>
              </w:tc>
              <w:tc>
                <w:tcPr>
                  <w:tcW w:w="1833" w:type="dxa"/>
                  <w:tcBorders>
                    <w:left w:val="single" w:sz="4" w:space="0" w:color="auto"/>
                    <w:right w:val="single" w:sz="4" w:space="0" w:color="auto"/>
                  </w:tcBorders>
                </w:tcPr>
                <w:p w14:paraId="075ECD63" w14:textId="01A0AA4C" w:rsidR="00975CC4" w:rsidDel="009453A7" w:rsidRDefault="00975CC4" w:rsidP="00166AF3">
                  <w:pPr>
                    <w:pStyle w:val="TableBody"/>
                    <w:rPr>
                      <w:del w:id="11218" w:author="Alban Roche" w:date="2017-08-02T16:37:00Z"/>
                    </w:rPr>
                  </w:pPr>
                  <w:del w:id="11219" w:author="Alban Roche" w:date="2017-08-02T16:37:00Z">
                    <w:r w:rsidDel="009453A7">
                      <w:delText>6</w:delText>
                    </w:r>
                  </w:del>
                </w:p>
              </w:tc>
            </w:tr>
            <w:tr w:rsidR="00975CC4" w:rsidDel="009453A7" w14:paraId="1271854F" w14:textId="68F08A52" w:rsidTr="00166AF3">
              <w:trPr>
                <w:del w:id="11220" w:author="Alban Roche" w:date="2017-08-02T16:37:00Z"/>
              </w:trPr>
              <w:tc>
                <w:tcPr>
                  <w:tcW w:w="1832" w:type="dxa"/>
                  <w:tcBorders>
                    <w:left w:val="single" w:sz="4" w:space="0" w:color="auto"/>
                    <w:right w:val="single" w:sz="4" w:space="0" w:color="auto"/>
                  </w:tcBorders>
                </w:tcPr>
                <w:p w14:paraId="4390027B" w14:textId="0F69DFE1" w:rsidR="00975CC4" w:rsidDel="009453A7" w:rsidRDefault="00975CC4" w:rsidP="00166AF3">
                  <w:pPr>
                    <w:pStyle w:val="TableBody"/>
                    <w:rPr>
                      <w:del w:id="11221" w:author="Alban Roche" w:date="2017-08-02T16:37:00Z"/>
                    </w:rPr>
                  </w:pPr>
                  <w:del w:id="11222" w:author="Alban Roche" w:date="2017-08-02T16:37:00Z">
                    <w:r w:rsidDel="009453A7">
                      <w:delText>31</w:delText>
                    </w:r>
                  </w:del>
                </w:p>
              </w:tc>
              <w:tc>
                <w:tcPr>
                  <w:tcW w:w="1832" w:type="dxa"/>
                  <w:tcBorders>
                    <w:left w:val="single" w:sz="4" w:space="0" w:color="auto"/>
                    <w:right w:val="single" w:sz="4" w:space="0" w:color="auto"/>
                  </w:tcBorders>
                </w:tcPr>
                <w:p w14:paraId="06BC1329" w14:textId="033829ED" w:rsidR="00975CC4" w:rsidDel="009453A7" w:rsidRDefault="00975CC4" w:rsidP="00166AF3">
                  <w:pPr>
                    <w:pStyle w:val="TableBody"/>
                    <w:rPr>
                      <w:del w:id="11223" w:author="Alban Roche" w:date="2017-08-02T16:37:00Z"/>
                    </w:rPr>
                  </w:pPr>
                  <w:del w:id="11224" w:author="Alban Roche" w:date="2017-08-02T16:37:00Z">
                    <w:r w:rsidDel="009453A7">
                      <w:delText>5</w:delText>
                    </w:r>
                  </w:del>
                </w:p>
              </w:tc>
              <w:tc>
                <w:tcPr>
                  <w:tcW w:w="1832" w:type="dxa"/>
                  <w:tcBorders>
                    <w:left w:val="single" w:sz="4" w:space="0" w:color="auto"/>
                    <w:right w:val="single" w:sz="4" w:space="0" w:color="auto"/>
                  </w:tcBorders>
                </w:tcPr>
                <w:p w14:paraId="7837C3A3" w14:textId="3581E3DB" w:rsidR="00975CC4" w:rsidDel="009453A7" w:rsidRDefault="00975CC4" w:rsidP="00166AF3">
                  <w:pPr>
                    <w:pStyle w:val="TableBody"/>
                    <w:rPr>
                      <w:del w:id="11225" w:author="Alban Roche" w:date="2017-08-02T16:37:00Z"/>
                    </w:rPr>
                  </w:pPr>
                  <w:del w:id="11226" w:author="Alban Roche" w:date="2017-08-02T16:37:00Z">
                    <w:r w:rsidDel="009453A7">
                      <w:delText>2</w:delText>
                    </w:r>
                  </w:del>
                </w:p>
              </w:tc>
              <w:tc>
                <w:tcPr>
                  <w:tcW w:w="1833" w:type="dxa"/>
                  <w:tcBorders>
                    <w:left w:val="single" w:sz="4" w:space="0" w:color="auto"/>
                    <w:right w:val="single" w:sz="4" w:space="0" w:color="auto"/>
                  </w:tcBorders>
                </w:tcPr>
                <w:p w14:paraId="0E5949D1" w14:textId="078A8A83" w:rsidR="00975CC4" w:rsidDel="009453A7" w:rsidRDefault="00975CC4" w:rsidP="00166AF3">
                  <w:pPr>
                    <w:pStyle w:val="TableBody"/>
                    <w:rPr>
                      <w:del w:id="11227" w:author="Alban Roche" w:date="2017-08-02T16:37:00Z"/>
                    </w:rPr>
                  </w:pPr>
                  <w:del w:id="11228" w:author="Alban Roche" w:date="2017-08-02T16:37:00Z">
                    <w:r w:rsidDel="009453A7">
                      <w:delText>6</w:delText>
                    </w:r>
                  </w:del>
                </w:p>
              </w:tc>
            </w:tr>
            <w:tr w:rsidR="00975CC4" w:rsidDel="009453A7" w14:paraId="4FF4F4CC" w14:textId="68C90534" w:rsidTr="00166AF3">
              <w:trPr>
                <w:del w:id="11229" w:author="Alban Roche" w:date="2017-08-02T16:37:00Z"/>
              </w:trPr>
              <w:tc>
                <w:tcPr>
                  <w:tcW w:w="1832" w:type="dxa"/>
                  <w:tcBorders>
                    <w:left w:val="single" w:sz="4" w:space="0" w:color="auto"/>
                    <w:right w:val="single" w:sz="4" w:space="0" w:color="auto"/>
                  </w:tcBorders>
                </w:tcPr>
                <w:p w14:paraId="2813EBE3" w14:textId="21E8E420" w:rsidR="00975CC4" w:rsidDel="009453A7" w:rsidRDefault="00975CC4" w:rsidP="00166AF3">
                  <w:pPr>
                    <w:pStyle w:val="TableBody"/>
                    <w:rPr>
                      <w:del w:id="11230" w:author="Alban Roche" w:date="2017-08-02T16:37:00Z"/>
                    </w:rPr>
                  </w:pPr>
                  <w:del w:id="11231" w:author="Alban Roche" w:date="2017-08-02T16:37:00Z">
                    <w:r w:rsidDel="009453A7">
                      <w:delText>32</w:delText>
                    </w:r>
                  </w:del>
                </w:p>
              </w:tc>
              <w:tc>
                <w:tcPr>
                  <w:tcW w:w="1832" w:type="dxa"/>
                  <w:tcBorders>
                    <w:left w:val="single" w:sz="4" w:space="0" w:color="auto"/>
                    <w:right w:val="single" w:sz="4" w:space="0" w:color="auto"/>
                  </w:tcBorders>
                </w:tcPr>
                <w:p w14:paraId="1F4D222F" w14:textId="36AB5027" w:rsidR="00975CC4" w:rsidDel="009453A7" w:rsidRDefault="00975CC4" w:rsidP="00166AF3">
                  <w:pPr>
                    <w:pStyle w:val="TableBody"/>
                    <w:rPr>
                      <w:del w:id="11232" w:author="Alban Roche" w:date="2017-08-02T16:37:00Z"/>
                    </w:rPr>
                  </w:pPr>
                  <w:del w:id="11233" w:author="Alban Roche" w:date="2017-08-02T16:37:00Z">
                    <w:r w:rsidDel="009453A7">
                      <w:delText>5</w:delText>
                    </w:r>
                  </w:del>
                </w:p>
              </w:tc>
              <w:tc>
                <w:tcPr>
                  <w:tcW w:w="1832" w:type="dxa"/>
                  <w:tcBorders>
                    <w:left w:val="single" w:sz="4" w:space="0" w:color="auto"/>
                    <w:right w:val="single" w:sz="4" w:space="0" w:color="auto"/>
                  </w:tcBorders>
                </w:tcPr>
                <w:p w14:paraId="6D2519D2" w14:textId="4A54C0BF" w:rsidR="00975CC4" w:rsidDel="009453A7" w:rsidRDefault="00975CC4" w:rsidP="00166AF3">
                  <w:pPr>
                    <w:pStyle w:val="TableBody"/>
                    <w:rPr>
                      <w:del w:id="11234" w:author="Alban Roche" w:date="2017-08-02T16:37:00Z"/>
                    </w:rPr>
                  </w:pPr>
                  <w:del w:id="11235" w:author="Alban Roche" w:date="2017-08-02T16:37:00Z">
                    <w:r w:rsidDel="009453A7">
                      <w:delText>3</w:delText>
                    </w:r>
                  </w:del>
                </w:p>
              </w:tc>
              <w:tc>
                <w:tcPr>
                  <w:tcW w:w="1833" w:type="dxa"/>
                  <w:tcBorders>
                    <w:left w:val="single" w:sz="4" w:space="0" w:color="auto"/>
                    <w:right w:val="single" w:sz="4" w:space="0" w:color="auto"/>
                  </w:tcBorders>
                </w:tcPr>
                <w:p w14:paraId="435C88B2" w14:textId="524CD660" w:rsidR="00975CC4" w:rsidDel="009453A7" w:rsidRDefault="00975CC4" w:rsidP="00166AF3">
                  <w:pPr>
                    <w:pStyle w:val="TableBody"/>
                    <w:rPr>
                      <w:del w:id="11236" w:author="Alban Roche" w:date="2017-08-02T16:37:00Z"/>
                    </w:rPr>
                  </w:pPr>
                  <w:del w:id="11237" w:author="Alban Roche" w:date="2017-08-02T16:37:00Z">
                    <w:r w:rsidDel="009453A7">
                      <w:delText>6</w:delText>
                    </w:r>
                  </w:del>
                </w:p>
              </w:tc>
            </w:tr>
            <w:tr w:rsidR="00975CC4" w:rsidDel="009453A7" w14:paraId="607F72A5" w14:textId="55A464EC" w:rsidTr="00166AF3">
              <w:trPr>
                <w:del w:id="11238" w:author="Alban Roche" w:date="2017-08-02T16:37:00Z"/>
              </w:trPr>
              <w:tc>
                <w:tcPr>
                  <w:tcW w:w="1832" w:type="dxa"/>
                  <w:tcBorders>
                    <w:left w:val="single" w:sz="4" w:space="0" w:color="auto"/>
                    <w:bottom w:val="single" w:sz="4" w:space="0" w:color="auto"/>
                    <w:right w:val="single" w:sz="4" w:space="0" w:color="auto"/>
                  </w:tcBorders>
                </w:tcPr>
                <w:p w14:paraId="036011AD" w14:textId="6CC56A3F" w:rsidR="00975CC4" w:rsidDel="009453A7" w:rsidRDefault="00975CC4" w:rsidP="00166AF3">
                  <w:pPr>
                    <w:pStyle w:val="TableBody"/>
                    <w:rPr>
                      <w:del w:id="11239" w:author="Alban Roche" w:date="2017-08-02T16:37:00Z"/>
                    </w:rPr>
                  </w:pPr>
                  <w:del w:id="11240" w:author="Alban Roche" w:date="2017-08-02T16:37:00Z">
                    <w:r w:rsidDel="009453A7">
                      <w:delText>33</w:delText>
                    </w:r>
                  </w:del>
                </w:p>
              </w:tc>
              <w:tc>
                <w:tcPr>
                  <w:tcW w:w="1832" w:type="dxa"/>
                  <w:tcBorders>
                    <w:left w:val="single" w:sz="4" w:space="0" w:color="auto"/>
                    <w:bottom w:val="single" w:sz="4" w:space="0" w:color="auto"/>
                    <w:right w:val="single" w:sz="4" w:space="0" w:color="auto"/>
                  </w:tcBorders>
                </w:tcPr>
                <w:p w14:paraId="1792CBFA" w14:textId="039E7DD7" w:rsidR="00975CC4" w:rsidDel="009453A7" w:rsidRDefault="00975CC4" w:rsidP="00166AF3">
                  <w:pPr>
                    <w:pStyle w:val="TableBody"/>
                    <w:rPr>
                      <w:del w:id="11241" w:author="Alban Roche" w:date="2017-08-02T16:37:00Z"/>
                    </w:rPr>
                  </w:pPr>
                  <w:del w:id="11242" w:author="Alban Roche" w:date="2017-08-02T16:37:00Z">
                    <w:r w:rsidDel="009453A7">
                      <w:delText>5</w:delText>
                    </w:r>
                  </w:del>
                </w:p>
              </w:tc>
              <w:tc>
                <w:tcPr>
                  <w:tcW w:w="1832" w:type="dxa"/>
                  <w:tcBorders>
                    <w:left w:val="single" w:sz="4" w:space="0" w:color="auto"/>
                    <w:bottom w:val="single" w:sz="4" w:space="0" w:color="auto"/>
                    <w:right w:val="single" w:sz="4" w:space="0" w:color="auto"/>
                  </w:tcBorders>
                </w:tcPr>
                <w:p w14:paraId="75A7FD26" w14:textId="444E8FF0" w:rsidR="00975CC4" w:rsidDel="009453A7" w:rsidRDefault="00975CC4" w:rsidP="00166AF3">
                  <w:pPr>
                    <w:pStyle w:val="TableBody"/>
                    <w:rPr>
                      <w:del w:id="11243" w:author="Alban Roche" w:date="2017-08-02T16:37:00Z"/>
                    </w:rPr>
                  </w:pPr>
                  <w:del w:id="11244" w:author="Alban Roche" w:date="2017-08-02T16:37:00Z">
                    <w:r w:rsidDel="009453A7">
                      <w:delText>4</w:delText>
                    </w:r>
                  </w:del>
                </w:p>
              </w:tc>
              <w:tc>
                <w:tcPr>
                  <w:tcW w:w="1833" w:type="dxa"/>
                  <w:tcBorders>
                    <w:left w:val="single" w:sz="4" w:space="0" w:color="auto"/>
                    <w:bottom w:val="single" w:sz="4" w:space="0" w:color="auto"/>
                    <w:right w:val="single" w:sz="4" w:space="0" w:color="auto"/>
                  </w:tcBorders>
                </w:tcPr>
                <w:p w14:paraId="48A79802" w14:textId="0A3CB2CF" w:rsidR="00975CC4" w:rsidDel="009453A7" w:rsidRDefault="00975CC4" w:rsidP="00166AF3">
                  <w:pPr>
                    <w:pStyle w:val="TableBody"/>
                    <w:rPr>
                      <w:del w:id="11245" w:author="Alban Roche" w:date="2017-08-02T16:37:00Z"/>
                    </w:rPr>
                  </w:pPr>
                  <w:del w:id="11246" w:author="Alban Roche" w:date="2017-08-02T16:37:00Z">
                    <w:r w:rsidDel="009453A7">
                      <w:delText>6</w:delText>
                    </w:r>
                  </w:del>
                </w:p>
              </w:tc>
            </w:tr>
          </w:tbl>
          <w:p w14:paraId="145E0FB1" w14:textId="1EC094A4" w:rsidR="00975CC4" w:rsidRPr="00482883" w:rsidDel="009453A7" w:rsidRDefault="00975CC4" w:rsidP="00166AF3">
            <w:pPr>
              <w:pStyle w:val="TableBody"/>
              <w:rPr>
                <w:del w:id="11247" w:author="Alban Roche" w:date="2017-08-02T16:37:00Z"/>
              </w:rPr>
            </w:pPr>
          </w:p>
        </w:tc>
      </w:tr>
      <w:tr w:rsidR="00975CC4" w:rsidRPr="00C41274" w:rsidDel="009453A7" w14:paraId="09E577A4" w14:textId="3374FFE0" w:rsidTr="00166AF3">
        <w:trPr>
          <w:trHeight w:val="42"/>
          <w:del w:id="11248" w:author="Alban Roche" w:date="2017-08-02T16:37:00Z"/>
        </w:trPr>
        <w:tc>
          <w:tcPr>
            <w:tcW w:w="1728" w:type="dxa"/>
          </w:tcPr>
          <w:p w14:paraId="6BF252C5" w14:textId="5A35B601" w:rsidR="00975CC4" w:rsidRPr="00C41274" w:rsidDel="009453A7" w:rsidRDefault="00975CC4" w:rsidP="00166AF3">
            <w:pPr>
              <w:pStyle w:val="TableBody"/>
              <w:rPr>
                <w:del w:id="11249" w:author="Alban Roche" w:date="2017-08-02T16:37:00Z"/>
              </w:rPr>
            </w:pPr>
            <w:del w:id="11250" w:author="Alban Roche" w:date="2017-08-02T16:37:00Z">
              <w:r w:rsidRPr="00C41274" w:rsidDel="009453A7">
                <w:rPr>
                  <w:u w:val="single"/>
                </w:rPr>
                <w:delText>Reference</w:delText>
              </w:r>
            </w:del>
          </w:p>
          <w:p w14:paraId="4A5E50F8" w14:textId="255CBFC7" w:rsidR="00975CC4" w:rsidDel="009453A7" w:rsidRDefault="00975CC4" w:rsidP="00166AF3">
            <w:pPr>
              <w:pStyle w:val="TableBody"/>
              <w:rPr>
                <w:del w:id="11251" w:author="Alban Roche" w:date="2017-08-02T16:37:00Z"/>
                <w:i/>
              </w:rPr>
            </w:pPr>
            <w:del w:id="11252" w:author="Alban Roche" w:date="2017-08-02T16:37:00Z">
              <w:r w:rsidRPr="00C41274" w:rsidDel="009453A7">
                <w:delText>Sierra Wireless Proprietary</w:delText>
              </w:r>
            </w:del>
          </w:p>
        </w:tc>
        <w:tc>
          <w:tcPr>
            <w:tcW w:w="7560" w:type="dxa"/>
          </w:tcPr>
          <w:p w14:paraId="1F55083F" w14:textId="19B6B92A" w:rsidR="00975CC4" w:rsidRPr="007D01A1" w:rsidDel="009453A7" w:rsidRDefault="00975CC4" w:rsidP="00166AF3">
            <w:pPr>
              <w:pStyle w:val="TableBody"/>
              <w:rPr>
                <w:del w:id="11253" w:author="Alban Roche" w:date="2017-08-02T16:37:00Z"/>
                <w:sz w:val="20"/>
                <w:szCs w:val="20"/>
              </w:rPr>
            </w:pPr>
            <w:del w:id="11254" w:author="Alban Roche" w:date="2017-08-02T16:37:00Z">
              <w:r w:rsidRPr="007D01A1" w:rsidDel="009453A7">
                <w:rPr>
                  <w:sz w:val="20"/>
                  <w:szCs w:val="20"/>
                  <w:u w:val="single"/>
                </w:rPr>
                <w:delText>Notes</w:delText>
              </w:r>
            </w:del>
          </w:p>
          <w:p w14:paraId="1C2A1DAC" w14:textId="607948D9" w:rsidR="00975CC4" w:rsidRPr="002A3579" w:rsidDel="009453A7" w:rsidRDefault="00975CC4" w:rsidP="0059466D">
            <w:pPr>
              <w:pStyle w:val="TableBody"/>
              <w:numPr>
                <w:ilvl w:val="0"/>
                <w:numId w:val="159"/>
              </w:numPr>
              <w:rPr>
                <w:del w:id="11255" w:author="Alban Roche" w:date="2017-08-02T16:37:00Z"/>
              </w:rPr>
            </w:pPr>
            <w:del w:id="11256" w:author="Alban Roche" w:date="2017-08-02T16:37:00Z">
              <w:r w:rsidRPr="002A3579" w:rsidDel="009453A7">
                <w:delText>This AT command works with a SIM card inserted in the modem.</w:delText>
              </w:r>
            </w:del>
          </w:p>
          <w:p w14:paraId="16C11F96" w14:textId="46472C22" w:rsidR="00975CC4" w:rsidDel="009453A7" w:rsidRDefault="00975CC4" w:rsidP="0059466D">
            <w:pPr>
              <w:pStyle w:val="TableBody"/>
              <w:numPr>
                <w:ilvl w:val="0"/>
                <w:numId w:val="159"/>
              </w:numPr>
              <w:rPr>
                <w:del w:id="11257" w:author="Alban Roche" w:date="2017-08-02T16:37:00Z"/>
              </w:rPr>
            </w:pPr>
            <w:del w:id="11258" w:author="Alban Roche" w:date="2017-08-02T16:37:00Z">
              <w:r w:rsidRPr="002A3579" w:rsidDel="009453A7">
                <w:delText xml:space="preserve">&lt;mclass&gt; </w:delText>
              </w:r>
              <w:r w:rsidDel="009453A7">
                <w:delText xml:space="preserve">changes take effect immediately and </w:delText>
              </w:r>
              <w:r w:rsidRPr="002A3579" w:rsidDel="009453A7">
                <w:delText xml:space="preserve">is automatically stored in </w:delText>
              </w:r>
              <w:r w:rsidDel="009453A7">
                <w:delText>non-volatile</w:delText>
              </w:r>
              <w:r w:rsidRPr="002A3579" w:rsidDel="009453A7">
                <w:delText xml:space="preserve"> memory.</w:delText>
              </w:r>
            </w:del>
          </w:p>
        </w:tc>
      </w:tr>
    </w:tbl>
    <w:p w14:paraId="1745999C" w14:textId="77777777" w:rsidR="00D17FAC" w:rsidRDefault="00D17FAC" w:rsidP="00975CC4">
      <w:pPr>
        <w:rPr>
          <w:lang w:eastAsia="zh-CN"/>
        </w:rPr>
        <w:sectPr w:rsidR="00D17FAC" w:rsidSect="004F7779">
          <w:pgSz w:w="11909" w:h="16834" w:code="9"/>
          <w:pgMar w:top="1440" w:right="1440" w:bottom="1440" w:left="1440" w:header="720" w:footer="720" w:gutter="0"/>
          <w:cols w:space="720"/>
          <w:titlePg/>
          <w:docGrid w:linePitch="360"/>
        </w:sectPr>
      </w:pPr>
    </w:p>
    <w:p w14:paraId="0B10A68A" w14:textId="1F7C1A40" w:rsidR="00975CC4" w:rsidRDefault="00D17FAC" w:rsidP="00D17FAC">
      <w:pPr>
        <w:pStyle w:val="Heading1"/>
      </w:pPr>
      <w:bookmarkStart w:id="11259" w:name="_Toc489459481"/>
      <w:r>
        <w:t>Network Service Related Commands</w:t>
      </w:r>
      <w:bookmarkEnd w:id="11259"/>
    </w:p>
    <w:p w14:paraId="48D6C4F8" w14:textId="58DBCB96" w:rsidR="00D17FAC" w:rsidRPr="00671C8B" w:rsidDel="009453A7" w:rsidRDefault="00D17FAC" w:rsidP="00D17FAC">
      <w:pPr>
        <w:pStyle w:val="Heading2"/>
        <w:rPr>
          <w:del w:id="11260" w:author="Alban Roche" w:date="2017-08-02T16:37:00Z"/>
        </w:rPr>
      </w:pPr>
      <w:bookmarkStart w:id="11261" w:name="_Toc345081342"/>
      <w:bookmarkStart w:id="11262" w:name="_Toc170125857"/>
      <w:bookmarkStart w:id="11263" w:name="_Toc78179815"/>
      <w:bookmarkStart w:id="11264" w:name="_Toc349753086"/>
      <w:bookmarkStart w:id="11265" w:name="_Toc349753978"/>
      <w:bookmarkStart w:id="11266" w:name="_Ref366744801"/>
      <w:bookmarkStart w:id="11267" w:name="_Ref369082674"/>
      <w:bookmarkStart w:id="11268" w:name="_Toc368586045"/>
      <w:bookmarkStart w:id="11269" w:name="_Toc486251637"/>
      <w:del w:id="11270" w:author="Alban Roche" w:date="2017-08-02T16:37:00Z">
        <w:r w:rsidRPr="00671C8B" w:rsidDel="009453A7">
          <w:delText>+CAOC Command: Advice of Charge</w:delText>
        </w:r>
        <w:bookmarkStart w:id="11271" w:name="_Toc489459482"/>
        <w:bookmarkEnd w:id="11261"/>
        <w:bookmarkEnd w:id="11262"/>
        <w:bookmarkEnd w:id="11263"/>
        <w:bookmarkEnd w:id="11264"/>
        <w:bookmarkEnd w:id="11265"/>
        <w:bookmarkEnd w:id="11266"/>
        <w:bookmarkEnd w:id="11267"/>
        <w:bookmarkEnd w:id="11268"/>
        <w:bookmarkEnd w:id="11269"/>
        <w:bookmarkEnd w:id="11271"/>
      </w:del>
    </w:p>
    <w:tbl>
      <w:tblPr>
        <w:tblStyle w:val="TableSWIleft"/>
        <w:tblW w:w="9288" w:type="dxa"/>
        <w:tblLayout w:type="fixed"/>
        <w:tblLook w:val="04A0" w:firstRow="1" w:lastRow="0" w:firstColumn="1" w:lastColumn="0" w:noHBand="0" w:noVBand="1"/>
      </w:tblPr>
      <w:tblGrid>
        <w:gridCol w:w="1728"/>
        <w:gridCol w:w="7560"/>
      </w:tblGrid>
      <w:tr w:rsidR="00D17FAC" w:rsidRPr="00671C8B" w:rsidDel="009453A7" w14:paraId="6518D25F" w14:textId="2F264D00" w:rsidTr="00166AF3">
        <w:trPr>
          <w:cnfStyle w:val="100000000000" w:firstRow="1" w:lastRow="0" w:firstColumn="0" w:lastColumn="0" w:oddVBand="0" w:evenVBand="0" w:oddHBand="0" w:evenHBand="0" w:firstRowFirstColumn="0" w:firstRowLastColumn="0" w:lastRowFirstColumn="0" w:lastRowLastColumn="0"/>
          <w:del w:id="11272" w:author="Alban Roche" w:date="2017-08-02T16:37:00Z"/>
        </w:trPr>
        <w:tc>
          <w:tcPr>
            <w:tcW w:w="9288" w:type="dxa"/>
            <w:gridSpan w:val="2"/>
          </w:tcPr>
          <w:p w14:paraId="724F3E60" w14:textId="36FD5157" w:rsidR="00D17FAC" w:rsidRPr="00671C8B" w:rsidDel="009453A7" w:rsidRDefault="00D17FAC">
            <w:pPr>
              <w:pStyle w:val="TableRowHead"/>
              <w:spacing w:before="144" w:after="144"/>
              <w:rPr>
                <w:del w:id="11273" w:author="Alban Roche" w:date="2017-08-02T16:37:00Z"/>
                <w:bCs w:val="0"/>
              </w:rPr>
            </w:pPr>
            <w:del w:id="11274" w:author="Alban Roche" w:date="2017-08-02T14:40:00Z">
              <w:r w:rsidDel="00F22490">
                <w:delText>HL7618, HL7618RD, HL7648, HL7650, HL7688, HL7690 and HL7692</w:delText>
              </w:r>
            </w:del>
            <w:bookmarkStart w:id="11275" w:name="_Toc489459483"/>
            <w:bookmarkEnd w:id="11275"/>
          </w:p>
        </w:tc>
        <w:bookmarkStart w:id="11276" w:name="_Toc489459484"/>
        <w:bookmarkEnd w:id="11276"/>
      </w:tr>
      <w:tr w:rsidR="00D17FAC" w:rsidRPr="00671C8B" w:rsidDel="009453A7" w14:paraId="0478C01D" w14:textId="5A4DB032" w:rsidTr="00166AF3">
        <w:trPr>
          <w:trHeight w:val="35"/>
          <w:del w:id="11277" w:author="Alban Roche" w:date="2017-08-02T16:37:00Z"/>
        </w:trPr>
        <w:tc>
          <w:tcPr>
            <w:tcW w:w="1728" w:type="dxa"/>
          </w:tcPr>
          <w:p w14:paraId="044B7D21" w14:textId="162751B6" w:rsidR="00D17FAC" w:rsidRPr="00671C8B" w:rsidDel="009453A7" w:rsidRDefault="00D17FAC" w:rsidP="00166AF3">
            <w:pPr>
              <w:pStyle w:val="TableBody"/>
              <w:rPr>
                <w:del w:id="11278" w:author="Alban Roche" w:date="2017-08-02T16:37:00Z"/>
                <w:i/>
                <w:szCs w:val="20"/>
              </w:rPr>
            </w:pPr>
            <w:del w:id="11279" w:author="Alban Roche" w:date="2017-08-02T16:37:00Z">
              <w:r w:rsidRPr="00671C8B" w:rsidDel="009453A7">
                <w:rPr>
                  <w:i/>
                </w:rPr>
                <w:delText>Test command</w:delText>
              </w:r>
              <w:bookmarkStart w:id="11280" w:name="_Toc489459485"/>
              <w:bookmarkEnd w:id="11280"/>
            </w:del>
          </w:p>
          <w:p w14:paraId="5F0BFCB4" w14:textId="7D767114" w:rsidR="00D17FAC" w:rsidRPr="00671C8B" w:rsidDel="009453A7" w:rsidRDefault="00D17FAC" w:rsidP="00166AF3">
            <w:pPr>
              <w:pStyle w:val="TableBody"/>
              <w:rPr>
                <w:del w:id="11281" w:author="Alban Roche" w:date="2017-08-02T16:37:00Z"/>
              </w:rPr>
            </w:pPr>
            <w:bookmarkStart w:id="11282" w:name="_Toc489459486"/>
            <w:bookmarkEnd w:id="11282"/>
          </w:p>
          <w:p w14:paraId="69EA7B8D" w14:textId="13733B10" w:rsidR="00D17FAC" w:rsidRPr="00671C8B" w:rsidDel="009453A7" w:rsidRDefault="00D17FAC" w:rsidP="00166AF3">
            <w:pPr>
              <w:pStyle w:val="TableBody"/>
              <w:rPr>
                <w:del w:id="11283" w:author="Alban Roche" w:date="2017-08-02T16:37:00Z"/>
                <w:u w:val="single"/>
              </w:rPr>
            </w:pPr>
            <w:del w:id="11284" w:author="Alban Roche" w:date="2017-08-02T16:37:00Z">
              <w:r w:rsidRPr="00671C8B" w:rsidDel="009453A7">
                <w:rPr>
                  <w:u w:val="single"/>
                </w:rPr>
                <w:delText>Syntax</w:delText>
              </w:r>
              <w:bookmarkStart w:id="11285" w:name="_Toc489459487"/>
              <w:bookmarkEnd w:id="11285"/>
            </w:del>
          </w:p>
          <w:p w14:paraId="6392BB38" w14:textId="0CC7D43C" w:rsidR="00D17FAC" w:rsidRPr="00671C8B" w:rsidDel="009453A7" w:rsidRDefault="00D17FAC" w:rsidP="00166AF3">
            <w:pPr>
              <w:pStyle w:val="TableBody"/>
              <w:rPr>
                <w:del w:id="11286" w:author="Alban Roche" w:date="2017-08-02T16:37:00Z"/>
                <w:b/>
              </w:rPr>
            </w:pPr>
            <w:del w:id="11287" w:author="Alban Roche" w:date="2017-08-02T16:37:00Z">
              <w:r w:rsidRPr="00671C8B" w:rsidDel="009453A7">
                <w:rPr>
                  <w:b/>
                </w:rPr>
                <w:delText>AT+CAOC=?</w:delText>
              </w:r>
              <w:bookmarkStart w:id="11288" w:name="_Toc489459488"/>
              <w:bookmarkEnd w:id="11288"/>
            </w:del>
          </w:p>
          <w:p w14:paraId="0F253BDF" w14:textId="6925C707" w:rsidR="00D17FAC" w:rsidRPr="00671C8B" w:rsidDel="009453A7" w:rsidRDefault="00D17FAC" w:rsidP="00166AF3">
            <w:pPr>
              <w:pStyle w:val="TableBody"/>
              <w:rPr>
                <w:del w:id="11289" w:author="Alban Roche" w:date="2017-08-02T16:37:00Z"/>
              </w:rPr>
            </w:pPr>
            <w:bookmarkStart w:id="11290" w:name="_Toc489459489"/>
            <w:bookmarkEnd w:id="11290"/>
          </w:p>
        </w:tc>
        <w:tc>
          <w:tcPr>
            <w:tcW w:w="7560" w:type="dxa"/>
          </w:tcPr>
          <w:p w14:paraId="22769C66" w14:textId="69515173" w:rsidR="00D17FAC" w:rsidRPr="00671C8B" w:rsidDel="009453A7" w:rsidRDefault="00D17FAC" w:rsidP="00166AF3">
            <w:pPr>
              <w:pStyle w:val="TableBody"/>
              <w:rPr>
                <w:del w:id="11291" w:author="Alban Roche" w:date="2017-08-02T16:37:00Z"/>
                <w:szCs w:val="20"/>
              </w:rPr>
            </w:pPr>
            <w:bookmarkStart w:id="11292" w:name="_Toc489459490"/>
            <w:bookmarkEnd w:id="11292"/>
          </w:p>
          <w:p w14:paraId="3B5ACC59" w14:textId="6FAE96EB" w:rsidR="00D17FAC" w:rsidRPr="00671C8B" w:rsidDel="009453A7" w:rsidRDefault="00D17FAC" w:rsidP="00166AF3">
            <w:pPr>
              <w:pStyle w:val="TableBody"/>
              <w:rPr>
                <w:del w:id="11293" w:author="Alban Roche" w:date="2017-08-02T16:37:00Z"/>
              </w:rPr>
            </w:pPr>
            <w:bookmarkStart w:id="11294" w:name="_Toc489459491"/>
            <w:bookmarkEnd w:id="11294"/>
          </w:p>
          <w:p w14:paraId="255E3D43" w14:textId="22B3D960" w:rsidR="00D17FAC" w:rsidRPr="00671C8B" w:rsidDel="009453A7" w:rsidRDefault="00D17FAC" w:rsidP="00166AF3">
            <w:pPr>
              <w:pStyle w:val="TableBody"/>
              <w:rPr>
                <w:del w:id="11295" w:author="Alban Roche" w:date="2017-08-02T16:37:00Z"/>
                <w:u w:val="single"/>
              </w:rPr>
            </w:pPr>
            <w:del w:id="11296" w:author="Alban Roche" w:date="2017-08-02T16:37:00Z">
              <w:r w:rsidRPr="00671C8B" w:rsidDel="009453A7">
                <w:rPr>
                  <w:u w:val="single"/>
                </w:rPr>
                <w:delText>Response</w:delText>
              </w:r>
              <w:bookmarkStart w:id="11297" w:name="_Toc489459492"/>
              <w:bookmarkEnd w:id="11297"/>
            </w:del>
          </w:p>
          <w:p w14:paraId="2B60FF65" w14:textId="388DF783" w:rsidR="00D17FAC" w:rsidRPr="00671C8B" w:rsidDel="009453A7" w:rsidRDefault="00D17FAC" w:rsidP="00166AF3">
            <w:pPr>
              <w:pStyle w:val="TableBody"/>
              <w:rPr>
                <w:del w:id="11298" w:author="Alban Roche" w:date="2017-08-02T16:37:00Z"/>
              </w:rPr>
            </w:pPr>
            <w:del w:id="11299" w:author="Alban Roche" w:date="2017-08-02T16:37:00Z">
              <w:r w:rsidRPr="00671C8B" w:rsidDel="009453A7">
                <w:rPr>
                  <w:b/>
                </w:rPr>
                <w:delText>+CAOC</w:delText>
              </w:r>
              <w:r w:rsidRPr="00671C8B" w:rsidDel="009453A7">
                <w:delText xml:space="preserve">: (list of supported </w:delText>
              </w:r>
              <w:r w:rsidRPr="00671C8B" w:rsidDel="009453A7">
                <w:rPr>
                  <w:b/>
                </w:rPr>
                <w:delText>&lt;mode&gt;</w:delText>
              </w:r>
              <w:r w:rsidRPr="00671C8B" w:rsidDel="009453A7">
                <w:delText>s)</w:delText>
              </w:r>
              <w:bookmarkStart w:id="11300" w:name="_Toc489459493"/>
              <w:bookmarkEnd w:id="11300"/>
            </w:del>
          </w:p>
          <w:p w14:paraId="4332872E" w14:textId="44325758" w:rsidR="00D17FAC" w:rsidRPr="00671C8B" w:rsidDel="009453A7" w:rsidRDefault="00D17FAC" w:rsidP="00166AF3">
            <w:pPr>
              <w:pStyle w:val="TableBody"/>
              <w:rPr>
                <w:del w:id="11301" w:author="Alban Roche" w:date="2017-08-02T16:37:00Z"/>
                <w:b/>
              </w:rPr>
            </w:pPr>
            <w:del w:id="11302" w:author="Alban Roche" w:date="2017-08-02T16:37:00Z">
              <w:r w:rsidRPr="00671C8B" w:rsidDel="009453A7">
                <w:rPr>
                  <w:b/>
                </w:rPr>
                <w:delText>OK</w:delText>
              </w:r>
              <w:bookmarkStart w:id="11303" w:name="_Toc489459494"/>
              <w:bookmarkEnd w:id="11303"/>
            </w:del>
          </w:p>
        </w:tc>
        <w:bookmarkStart w:id="11304" w:name="_Toc489459495"/>
        <w:bookmarkEnd w:id="11304"/>
      </w:tr>
      <w:tr w:rsidR="00D17FAC" w:rsidRPr="00671C8B" w:rsidDel="009453A7" w14:paraId="2C4915C1" w14:textId="58975E8F" w:rsidTr="00166AF3">
        <w:trPr>
          <w:trHeight w:val="65"/>
          <w:del w:id="11305" w:author="Alban Roche" w:date="2017-08-02T16:37:00Z"/>
        </w:trPr>
        <w:tc>
          <w:tcPr>
            <w:tcW w:w="1728" w:type="dxa"/>
          </w:tcPr>
          <w:p w14:paraId="276EC831" w14:textId="0AB7A5C9" w:rsidR="00D17FAC" w:rsidRPr="00671C8B" w:rsidDel="009453A7" w:rsidRDefault="00D17FAC" w:rsidP="00166AF3">
            <w:pPr>
              <w:pStyle w:val="TableBody"/>
              <w:rPr>
                <w:del w:id="11306" w:author="Alban Roche" w:date="2017-08-02T16:37:00Z"/>
                <w:i/>
              </w:rPr>
            </w:pPr>
            <w:del w:id="11307" w:author="Alban Roche" w:date="2017-08-02T16:37:00Z">
              <w:r w:rsidRPr="00671C8B" w:rsidDel="009453A7">
                <w:rPr>
                  <w:i/>
                </w:rPr>
                <w:delText>Read command</w:delText>
              </w:r>
              <w:bookmarkStart w:id="11308" w:name="_Toc489459496"/>
              <w:bookmarkEnd w:id="11308"/>
            </w:del>
          </w:p>
          <w:p w14:paraId="6002C75B" w14:textId="425FCA8A" w:rsidR="00D17FAC" w:rsidRPr="00671C8B" w:rsidDel="009453A7" w:rsidRDefault="00D17FAC" w:rsidP="00166AF3">
            <w:pPr>
              <w:pStyle w:val="TableBody"/>
              <w:rPr>
                <w:del w:id="11309" w:author="Alban Roche" w:date="2017-08-02T16:37:00Z"/>
              </w:rPr>
            </w:pPr>
            <w:bookmarkStart w:id="11310" w:name="_Toc489459497"/>
            <w:bookmarkEnd w:id="11310"/>
          </w:p>
          <w:p w14:paraId="65A6D9CE" w14:textId="7AF5B04F" w:rsidR="00D17FAC" w:rsidRPr="00671C8B" w:rsidDel="009453A7" w:rsidRDefault="00D17FAC" w:rsidP="00166AF3">
            <w:pPr>
              <w:pStyle w:val="TableBody"/>
              <w:rPr>
                <w:del w:id="11311" w:author="Alban Roche" w:date="2017-08-02T16:37:00Z"/>
                <w:u w:val="single"/>
              </w:rPr>
            </w:pPr>
            <w:del w:id="11312" w:author="Alban Roche" w:date="2017-08-02T16:37:00Z">
              <w:r w:rsidRPr="00671C8B" w:rsidDel="009453A7">
                <w:rPr>
                  <w:u w:val="single"/>
                </w:rPr>
                <w:delText>Syntax</w:delText>
              </w:r>
              <w:bookmarkStart w:id="11313" w:name="_Toc489459498"/>
              <w:bookmarkEnd w:id="11313"/>
            </w:del>
          </w:p>
          <w:p w14:paraId="4CFE9551" w14:textId="5E9CF703" w:rsidR="00D17FAC" w:rsidRPr="00671C8B" w:rsidDel="009453A7" w:rsidRDefault="00D17FAC" w:rsidP="00166AF3">
            <w:pPr>
              <w:pStyle w:val="TableBody"/>
              <w:rPr>
                <w:del w:id="11314" w:author="Alban Roche" w:date="2017-08-02T16:37:00Z"/>
                <w:b/>
              </w:rPr>
            </w:pPr>
            <w:del w:id="11315" w:author="Alban Roche" w:date="2017-08-02T16:37:00Z">
              <w:r w:rsidRPr="00671C8B" w:rsidDel="009453A7">
                <w:rPr>
                  <w:b/>
                </w:rPr>
                <w:delText>AT+CAOC?</w:delText>
              </w:r>
              <w:bookmarkStart w:id="11316" w:name="_Toc489459499"/>
              <w:bookmarkEnd w:id="11316"/>
            </w:del>
          </w:p>
          <w:p w14:paraId="5DB32A54" w14:textId="46BD108C" w:rsidR="00D17FAC" w:rsidRPr="00671C8B" w:rsidDel="009453A7" w:rsidRDefault="00D17FAC" w:rsidP="00166AF3">
            <w:pPr>
              <w:pStyle w:val="TableBody"/>
              <w:rPr>
                <w:del w:id="11317" w:author="Alban Roche" w:date="2017-08-02T16:37:00Z"/>
              </w:rPr>
            </w:pPr>
            <w:bookmarkStart w:id="11318" w:name="_Toc489459500"/>
            <w:bookmarkEnd w:id="11318"/>
          </w:p>
        </w:tc>
        <w:tc>
          <w:tcPr>
            <w:tcW w:w="7560" w:type="dxa"/>
          </w:tcPr>
          <w:p w14:paraId="3D6BB38E" w14:textId="5E309842" w:rsidR="00D17FAC" w:rsidRPr="00671C8B" w:rsidDel="009453A7" w:rsidRDefault="00D17FAC" w:rsidP="00166AF3">
            <w:pPr>
              <w:pStyle w:val="TableBody"/>
              <w:rPr>
                <w:del w:id="11319" w:author="Alban Roche" w:date="2017-08-02T16:37:00Z"/>
                <w:szCs w:val="20"/>
              </w:rPr>
            </w:pPr>
            <w:bookmarkStart w:id="11320" w:name="_Toc489459501"/>
            <w:bookmarkEnd w:id="11320"/>
          </w:p>
          <w:p w14:paraId="67D41CA9" w14:textId="094E0E2C" w:rsidR="00D17FAC" w:rsidRPr="00671C8B" w:rsidDel="009453A7" w:rsidRDefault="00D17FAC" w:rsidP="00166AF3">
            <w:pPr>
              <w:pStyle w:val="TableBody"/>
              <w:rPr>
                <w:del w:id="11321" w:author="Alban Roche" w:date="2017-08-02T16:37:00Z"/>
              </w:rPr>
            </w:pPr>
            <w:bookmarkStart w:id="11322" w:name="_Toc489459502"/>
            <w:bookmarkEnd w:id="11322"/>
          </w:p>
          <w:p w14:paraId="4F5C6393" w14:textId="2DD94970" w:rsidR="00D17FAC" w:rsidRPr="00671C8B" w:rsidDel="009453A7" w:rsidRDefault="00D17FAC" w:rsidP="00166AF3">
            <w:pPr>
              <w:pStyle w:val="TableBody"/>
              <w:rPr>
                <w:del w:id="11323" w:author="Alban Roche" w:date="2017-08-02T16:37:00Z"/>
                <w:u w:val="single"/>
              </w:rPr>
            </w:pPr>
            <w:del w:id="11324" w:author="Alban Roche" w:date="2017-08-02T16:37:00Z">
              <w:r w:rsidRPr="00671C8B" w:rsidDel="009453A7">
                <w:rPr>
                  <w:u w:val="single"/>
                </w:rPr>
                <w:delText>Response</w:delText>
              </w:r>
              <w:bookmarkStart w:id="11325" w:name="_Toc489459503"/>
              <w:bookmarkEnd w:id="11325"/>
            </w:del>
          </w:p>
          <w:p w14:paraId="2664D2A0" w14:textId="3BB28040" w:rsidR="00D17FAC" w:rsidRPr="00671C8B" w:rsidDel="009453A7" w:rsidRDefault="00D17FAC" w:rsidP="00166AF3">
            <w:pPr>
              <w:pStyle w:val="TableBody"/>
              <w:rPr>
                <w:del w:id="11326" w:author="Alban Roche" w:date="2017-08-02T16:37:00Z"/>
                <w:b/>
              </w:rPr>
            </w:pPr>
            <w:del w:id="11327" w:author="Alban Roche" w:date="2017-08-02T16:37:00Z">
              <w:r w:rsidRPr="00671C8B" w:rsidDel="009453A7">
                <w:rPr>
                  <w:b/>
                </w:rPr>
                <w:delText>+CAOC: &lt;mode&gt;</w:delText>
              </w:r>
              <w:bookmarkStart w:id="11328" w:name="_Toc489459504"/>
              <w:bookmarkEnd w:id="11328"/>
            </w:del>
          </w:p>
          <w:p w14:paraId="04F0FDE6" w14:textId="6F16CBDA" w:rsidR="00D17FAC" w:rsidRPr="00671C8B" w:rsidDel="009453A7" w:rsidRDefault="00D17FAC" w:rsidP="00166AF3">
            <w:pPr>
              <w:pStyle w:val="TableBody"/>
              <w:rPr>
                <w:del w:id="11329" w:author="Alban Roche" w:date="2017-08-02T16:37:00Z"/>
                <w:b/>
              </w:rPr>
            </w:pPr>
            <w:del w:id="11330" w:author="Alban Roche" w:date="2017-08-02T16:37:00Z">
              <w:r w:rsidRPr="00671C8B" w:rsidDel="009453A7">
                <w:rPr>
                  <w:b/>
                </w:rPr>
                <w:delText>OK</w:delText>
              </w:r>
              <w:bookmarkStart w:id="11331" w:name="_Toc489459505"/>
              <w:bookmarkEnd w:id="11331"/>
            </w:del>
          </w:p>
        </w:tc>
        <w:bookmarkStart w:id="11332" w:name="_Toc489459506"/>
        <w:bookmarkEnd w:id="11332"/>
      </w:tr>
      <w:tr w:rsidR="00D17FAC" w:rsidRPr="00671C8B" w:rsidDel="009453A7" w14:paraId="7FE76ADF" w14:textId="749F9A5D" w:rsidTr="00166AF3">
        <w:trPr>
          <w:cantSplit w:val="0"/>
          <w:trHeight w:val="65"/>
          <w:del w:id="11333" w:author="Alban Roche" w:date="2017-08-02T16:37:00Z"/>
        </w:trPr>
        <w:tc>
          <w:tcPr>
            <w:tcW w:w="1728" w:type="dxa"/>
          </w:tcPr>
          <w:p w14:paraId="0AD4659B" w14:textId="7EEBEA1A" w:rsidR="00D17FAC" w:rsidRPr="00671C8B" w:rsidDel="009453A7" w:rsidRDefault="00D17FAC" w:rsidP="00166AF3">
            <w:pPr>
              <w:pStyle w:val="TableBody"/>
              <w:rPr>
                <w:del w:id="11334" w:author="Alban Roche" w:date="2017-08-02T16:37:00Z"/>
                <w:i/>
              </w:rPr>
            </w:pPr>
            <w:del w:id="11335" w:author="Alban Roche" w:date="2017-08-02T16:37:00Z">
              <w:r w:rsidRPr="00671C8B" w:rsidDel="009453A7">
                <w:rPr>
                  <w:i/>
                </w:rPr>
                <w:delText>Write command</w:delText>
              </w:r>
              <w:bookmarkStart w:id="11336" w:name="_Toc489459507"/>
              <w:bookmarkEnd w:id="11336"/>
            </w:del>
          </w:p>
          <w:p w14:paraId="114AB2A5" w14:textId="3B80E972" w:rsidR="00D17FAC" w:rsidRPr="00671C8B" w:rsidDel="009453A7" w:rsidRDefault="00D17FAC" w:rsidP="00166AF3">
            <w:pPr>
              <w:pStyle w:val="TableBody"/>
              <w:rPr>
                <w:del w:id="11337" w:author="Alban Roche" w:date="2017-08-02T16:37:00Z"/>
              </w:rPr>
            </w:pPr>
            <w:bookmarkStart w:id="11338" w:name="_Toc489459508"/>
            <w:bookmarkEnd w:id="11338"/>
          </w:p>
          <w:p w14:paraId="79B4146B" w14:textId="2286C975" w:rsidR="00D17FAC" w:rsidRPr="00671C8B" w:rsidDel="009453A7" w:rsidRDefault="00D17FAC" w:rsidP="00166AF3">
            <w:pPr>
              <w:pStyle w:val="TableBody"/>
              <w:rPr>
                <w:del w:id="11339" w:author="Alban Roche" w:date="2017-08-02T16:37:00Z"/>
                <w:u w:val="single"/>
              </w:rPr>
            </w:pPr>
            <w:del w:id="11340" w:author="Alban Roche" w:date="2017-08-02T16:37:00Z">
              <w:r w:rsidRPr="00671C8B" w:rsidDel="009453A7">
                <w:rPr>
                  <w:u w:val="single"/>
                </w:rPr>
                <w:delText>Syntax</w:delText>
              </w:r>
              <w:bookmarkStart w:id="11341" w:name="_Toc489459509"/>
              <w:bookmarkEnd w:id="11341"/>
            </w:del>
          </w:p>
          <w:p w14:paraId="0C803AB8" w14:textId="0BE5B849" w:rsidR="00D17FAC" w:rsidRPr="00671C8B" w:rsidDel="009453A7" w:rsidRDefault="00D17FAC" w:rsidP="00166AF3">
            <w:pPr>
              <w:pStyle w:val="TableBody"/>
              <w:rPr>
                <w:del w:id="11342" w:author="Alban Roche" w:date="2017-08-02T16:37:00Z"/>
              </w:rPr>
            </w:pPr>
            <w:del w:id="11343" w:author="Alban Roche" w:date="2017-08-02T16:37:00Z">
              <w:r w:rsidRPr="00671C8B" w:rsidDel="009453A7">
                <w:rPr>
                  <w:b/>
                </w:rPr>
                <w:delText>AT+CAOC=</w:delText>
              </w:r>
              <w:r w:rsidRPr="00671C8B" w:rsidDel="009453A7">
                <w:rPr>
                  <w:b/>
                </w:rPr>
                <w:br/>
                <w:delText>[&lt;mode&gt;]</w:delText>
              </w:r>
              <w:bookmarkStart w:id="11344" w:name="_Toc489459510"/>
              <w:bookmarkEnd w:id="11344"/>
            </w:del>
          </w:p>
        </w:tc>
        <w:tc>
          <w:tcPr>
            <w:tcW w:w="7560" w:type="dxa"/>
          </w:tcPr>
          <w:p w14:paraId="2E596369" w14:textId="06DB6ED0" w:rsidR="00D17FAC" w:rsidRPr="00671C8B" w:rsidDel="009453A7" w:rsidRDefault="00D17FAC" w:rsidP="00166AF3">
            <w:pPr>
              <w:pStyle w:val="TableBody"/>
              <w:rPr>
                <w:del w:id="11345" w:author="Alban Roche" w:date="2017-08-02T16:37:00Z"/>
              </w:rPr>
            </w:pPr>
            <w:bookmarkStart w:id="11346" w:name="_Toc489459511"/>
            <w:bookmarkEnd w:id="11346"/>
          </w:p>
          <w:p w14:paraId="36478052" w14:textId="2B36CE12" w:rsidR="00D17FAC" w:rsidRPr="00671C8B" w:rsidDel="009453A7" w:rsidRDefault="00D17FAC" w:rsidP="00166AF3">
            <w:pPr>
              <w:pStyle w:val="TableBody"/>
              <w:rPr>
                <w:del w:id="11347" w:author="Alban Roche" w:date="2017-08-02T16:37:00Z"/>
              </w:rPr>
            </w:pPr>
            <w:bookmarkStart w:id="11348" w:name="_Toc489459512"/>
            <w:bookmarkEnd w:id="11348"/>
          </w:p>
          <w:p w14:paraId="7012A712" w14:textId="540BBBE5" w:rsidR="00D17FAC" w:rsidRPr="00671C8B" w:rsidDel="009453A7" w:rsidRDefault="00D17FAC" w:rsidP="00166AF3">
            <w:pPr>
              <w:pStyle w:val="TableBody"/>
              <w:rPr>
                <w:del w:id="11349" w:author="Alban Roche" w:date="2017-08-02T16:37:00Z"/>
                <w:u w:val="single"/>
              </w:rPr>
            </w:pPr>
            <w:del w:id="11350" w:author="Alban Roche" w:date="2017-08-02T16:37:00Z">
              <w:r w:rsidRPr="00671C8B" w:rsidDel="009453A7">
                <w:rPr>
                  <w:u w:val="single"/>
                </w:rPr>
                <w:delText>Response</w:delText>
              </w:r>
              <w:bookmarkStart w:id="11351" w:name="_Toc489459513"/>
              <w:bookmarkEnd w:id="11351"/>
            </w:del>
          </w:p>
          <w:p w14:paraId="16A06337" w14:textId="25A1048C" w:rsidR="00D17FAC" w:rsidRPr="00671C8B" w:rsidDel="009453A7" w:rsidRDefault="00D17FAC" w:rsidP="00166AF3">
            <w:pPr>
              <w:pStyle w:val="TableBody"/>
              <w:rPr>
                <w:del w:id="11352" w:author="Alban Roche" w:date="2017-08-02T16:37:00Z"/>
                <w:b/>
              </w:rPr>
            </w:pPr>
            <w:del w:id="11353" w:author="Alban Roche" w:date="2017-08-02T16:37:00Z">
              <w:r w:rsidRPr="00671C8B" w:rsidDel="009453A7">
                <w:rPr>
                  <w:b/>
                </w:rPr>
                <w:delText>+CAOC: &lt;ccm&gt;</w:delText>
              </w:r>
              <w:bookmarkStart w:id="11354" w:name="_Toc489459514"/>
              <w:bookmarkEnd w:id="11354"/>
            </w:del>
          </w:p>
          <w:p w14:paraId="220AEA42" w14:textId="60EE27DB" w:rsidR="00D17FAC" w:rsidRPr="00671C8B" w:rsidDel="009453A7" w:rsidRDefault="00D17FAC" w:rsidP="00166AF3">
            <w:pPr>
              <w:pStyle w:val="TableBody"/>
              <w:rPr>
                <w:del w:id="11355" w:author="Alban Roche" w:date="2017-08-02T16:37:00Z"/>
                <w:b/>
              </w:rPr>
            </w:pPr>
            <w:del w:id="11356" w:author="Alban Roche" w:date="2017-08-02T16:37:00Z">
              <w:r w:rsidRPr="00671C8B" w:rsidDel="009453A7">
                <w:rPr>
                  <w:b/>
                </w:rPr>
                <w:delText>OK</w:delText>
              </w:r>
              <w:bookmarkStart w:id="11357" w:name="_Toc489459515"/>
              <w:bookmarkEnd w:id="11357"/>
            </w:del>
          </w:p>
          <w:p w14:paraId="17C99F13" w14:textId="2B7BEB61" w:rsidR="00D17FAC" w:rsidRPr="00671C8B" w:rsidDel="009453A7" w:rsidRDefault="00D17FAC" w:rsidP="00166AF3">
            <w:pPr>
              <w:pStyle w:val="TableBody"/>
              <w:rPr>
                <w:del w:id="11358" w:author="Alban Roche" w:date="2017-08-02T16:37:00Z"/>
              </w:rPr>
            </w:pPr>
            <w:bookmarkStart w:id="11359" w:name="_Toc489459516"/>
            <w:bookmarkEnd w:id="11359"/>
          </w:p>
          <w:p w14:paraId="2CE85F1D" w14:textId="78770258" w:rsidR="00D17FAC" w:rsidRPr="00671C8B" w:rsidDel="009453A7" w:rsidRDefault="00D17FAC" w:rsidP="00166AF3">
            <w:pPr>
              <w:pStyle w:val="TableBody"/>
              <w:rPr>
                <w:del w:id="11360" w:author="Alban Roche" w:date="2017-08-02T16:37:00Z"/>
              </w:rPr>
            </w:pPr>
            <w:del w:id="11361" w:author="Alban Roche" w:date="2017-08-02T16:37:00Z">
              <w:r w:rsidRPr="00671C8B" w:rsidDel="009453A7">
                <w:delText>or</w:delText>
              </w:r>
              <w:bookmarkStart w:id="11362" w:name="_Toc489459517"/>
              <w:bookmarkEnd w:id="11362"/>
            </w:del>
          </w:p>
          <w:p w14:paraId="6995B2C0" w14:textId="435CF14A" w:rsidR="00D17FAC" w:rsidRPr="00671C8B" w:rsidDel="009453A7" w:rsidRDefault="00D17FAC" w:rsidP="00166AF3">
            <w:pPr>
              <w:pStyle w:val="TableBody"/>
              <w:rPr>
                <w:del w:id="11363" w:author="Alban Roche" w:date="2017-08-02T16:37:00Z"/>
                <w:b/>
              </w:rPr>
            </w:pPr>
            <w:del w:id="11364" w:author="Alban Roche" w:date="2017-08-02T16:37:00Z">
              <w:r w:rsidRPr="00671C8B" w:rsidDel="009453A7">
                <w:rPr>
                  <w:b/>
                </w:rPr>
                <w:delText>+CME ERROR: &lt;err&gt;</w:delText>
              </w:r>
              <w:bookmarkStart w:id="11365" w:name="_Toc489459518"/>
              <w:bookmarkEnd w:id="11365"/>
            </w:del>
          </w:p>
          <w:p w14:paraId="2EF75A13" w14:textId="5FA1873C" w:rsidR="00D17FAC" w:rsidRPr="00671C8B" w:rsidDel="009453A7" w:rsidRDefault="00D17FAC" w:rsidP="00166AF3">
            <w:pPr>
              <w:pStyle w:val="TableBody"/>
              <w:rPr>
                <w:del w:id="11366" w:author="Alban Roche" w:date="2017-08-02T16:37:00Z"/>
              </w:rPr>
            </w:pPr>
            <w:bookmarkStart w:id="11367" w:name="_Toc489459519"/>
            <w:bookmarkEnd w:id="11367"/>
          </w:p>
          <w:p w14:paraId="62475B13" w14:textId="4467603E" w:rsidR="00D17FAC" w:rsidRPr="00671C8B" w:rsidDel="009453A7" w:rsidRDefault="00D17FAC" w:rsidP="00166AF3">
            <w:pPr>
              <w:pStyle w:val="TableBody"/>
              <w:rPr>
                <w:del w:id="11368" w:author="Alban Roche" w:date="2017-08-02T16:37:00Z"/>
                <w:u w:val="single"/>
              </w:rPr>
            </w:pPr>
            <w:del w:id="11369" w:author="Alban Roche" w:date="2017-08-02T16:37:00Z">
              <w:r w:rsidRPr="00671C8B" w:rsidDel="009453A7">
                <w:rPr>
                  <w:u w:val="single"/>
                </w:rPr>
                <w:delText>Parameters</w:delText>
              </w:r>
              <w:bookmarkStart w:id="11370" w:name="_Toc489459520"/>
              <w:bookmarkEnd w:id="11370"/>
            </w:del>
          </w:p>
          <w:p w14:paraId="667DCF60" w14:textId="55AA6664" w:rsidR="00D17FAC" w:rsidRPr="00671C8B" w:rsidDel="009453A7" w:rsidRDefault="00D17FAC" w:rsidP="00166AF3">
            <w:pPr>
              <w:pStyle w:val="TableBody"/>
              <w:rPr>
                <w:del w:id="11371" w:author="Alban Roche" w:date="2017-08-02T16:37:00Z"/>
              </w:rPr>
            </w:pPr>
            <w:del w:id="11372" w:author="Alban Roche" w:date="2017-08-02T16:37:00Z">
              <w:r w:rsidRPr="00671C8B" w:rsidDel="009453A7">
                <w:rPr>
                  <w:b/>
                </w:rPr>
                <w:delText>&lt;mode&gt;</w:delText>
              </w:r>
              <w:r w:rsidRPr="00671C8B" w:rsidDel="009453A7">
                <w:rPr>
                  <w:b/>
                </w:rPr>
                <w:tab/>
              </w:r>
              <w:r w:rsidRPr="00671C8B" w:rsidDel="009453A7">
                <w:delText>0</w:delText>
              </w:r>
              <w:r w:rsidRPr="00671C8B" w:rsidDel="009453A7">
                <w:tab/>
                <w:delText>Query CCM value</w:delText>
              </w:r>
              <w:bookmarkStart w:id="11373" w:name="_Toc489459521"/>
              <w:bookmarkEnd w:id="11373"/>
            </w:del>
          </w:p>
          <w:p w14:paraId="03899029" w14:textId="37879E7F" w:rsidR="00D17FAC" w:rsidRPr="00671C8B" w:rsidDel="009453A7" w:rsidRDefault="00D17FAC" w:rsidP="00166AF3">
            <w:pPr>
              <w:pStyle w:val="TableBody"/>
              <w:rPr>
                <w:del w:id="11374" w:author="Alban Roche" w:date="2017-08-02T16:37:00Z"/>
              </w:rPr>
            </w:pPr>
            <w:del w:id="11375" w:author="Alban Roche" w:date="2017-08-02T16:37:00Z">
              <w:r w:rsidRPr="00671C8B" w:rsidDel="009453A7">
                <w:tab/>
              </w:r>
              <w:r w:rsidRPr="00671C8B" w:rsidDel="009453A7">
                <w:tab/>
              </w:r>
              <w:r w:rsidRPr="00671C8B" w:rsidDel="009453A7">
                <w:rPr>
                  <w:u w:val="single"/>
                </w:rPr>
                <w:delText>1</w:delText>
              </w:r>
              <w:r w:rsidRPr="00671C8B" w:rsidDel="009453A7">
                <w:tab/>
                <w:delText>Deactivate unsolicited notification (+CCCM)</w:delText>
              </w:r>
              <w:bookmarkStart w:id="11376" w:name="_Toc489459522"/>
              <w:bookmarkEnd w:id="11376"/>
            </w:del>
          </w:p>
          <w:p w14:paraId="4F6C3927" w14:textId="4B511EDF" w:rsidR="00D17FAC" w:rsidRPr="00671C8B" w:rsidDel="009453A7" w:rsidRDefault="00D17FAC" w:rsidP="00166AF3">
            <w:pPr>
              <w:pStyle w:val="TableBody"/>
              <w:rPr>
                <w:del w:id="11377" w:author="Alban Roche" w:date="2017-08-02T16:37:00Z"/>
              </w:rPr>
            </w:pPr>
            <w:del w:id="11378" w:author="Alban Roche" w:date="2017-08-02T16:37:00Z">
              <w:r w:rsidRPr="00671C8B" w:rsidDel="009453A7">
                <w:tab/>
              </w:r>
              <w:r w:rsidRPr="00671C8B" w:rsidDel="009453A7">
                <w:tab/>
                <w:delText>2</w:delText>
              </w:r>
              <w:r w:rsidRPr="00671C8B" w:rsidDel="009453A7">
                <w:tab/>
                <w:delText>Activate unsolicited notification</w:delText>
              </w:r>
              <w:bookmarkStart w:id="11379" w:name="_Toc489459523"/>
              <w:bookmarkEnd w:id="11379"/>
            </w:del>
          </w:p>
          <w:p w14:paraId="05D97938" w14:textId="021A3BCA" w:rsidR="00D17FAC" w:rsidRPr="00671C8B" w:rsidDel="009453A7" w:rsidRDefault="00D17FAC" w:rsidP="00166AF3">
            <w:pPr>
              <w:pStyle w:val="TableBody"/>
              <w:rPr>
                <w:del w:id="11380" w:author="Alban Roche" w:date="2017-08-02T16:37:00Z"/>
              </w:rPr>
            </w:pPr>
            <w:bookmarkStart w:id="11381" w:name="_Toc489459524"/>
            <w:bookmarkEnd w:id="11381"/>
          </w:p>
          <w:p w14:paraId="030C09FA" w14:textId="453746B0" w:rsidR="00D17FAC" w:rsidRPr="00671C8B" w:rsidDel="009453A7" w:rsidRDefault="00D17FAC" w:rsidP="00166AF3">
            <w:pPr>
              <w:pStyle w:val="TableBody"/>
              <w:rPr>
                <w:del w:id="11382" w:author="Alban Roche" w:date="2017-08-02T16:37:00Z"/>
                <w:b/>
              </w:rPr>
            </w:pPr>
            <w:del w:id="11383" w:author="Alban Roche" w:date="2017-08-02T16:37:00Z">
              <w:r w:rsidRPr="00671C8B" w:rsidDel="009453A7">
                <w:rPr>
                  <w:b/>
                </w:rPr>
                <w:delText>&lt;ccm&gt;</w:delText>
              </w:r>
              <w:r w:rsidRPr="00671C8B" w:rsidDel="009453A7">
                <w:tab/>
                <w:delText>String type; three bytes of the current call meter value in hexadecimal format</w:delText>
              </w:r>
              <w:bookmarkStart w:id="11384" w:name="_Toc489459525"/>
              <w:bookmarkEnd w:id="11384"/>
            </w:del>
          </w:p>
        </w:tc>
        <w:bookmarkStart w:id="11385" w:name="_Toc489459526"/>
        <w:bookmarkEnd w:id="11385"/>
      </w:tr>
      <w:tr w:rsidR="00D17FAC" w:rsidRPr="00671C8B" w:rsidDel="009453A7" w14:paraId="10EFF948" w14:textId="3EBFB367" w:rsidTr="00166AF3">
        <w:trPr>
          <w:trHeight w:val="65"/>
          <w:del w:id="11386" w:author="Alban Roche" w:date="2017-08-02T16:37:00Z"/>
        </w:trPr>
        <w:tc>
          <w:tcPr>
            <w:tcW w:w="1728" w:type="dxa"/>
          </w:tcPr>
          <w:p w14:paraId="6BFBEFE9" w14:textId="3B4A28C4" w:rsidR="00D17FAC" w:rsidRPr="00671C8B" w:rsidDel="009453A7" w:rsidRDefault="00D17FAC" w:rsidP="00166AF3">
            <w:pPr>
              <w:pStyle w:val="TableBody"/>
              <w:rPr>
                <w:del w:id="11387" w:author="Alban Roche" w:date="2017-08-02T16:37:00Z"/>
                <w:i/>
              </w:rPr>
            </w:pPr>
            <w:del w:id="11388" w:author="Alban Roche" w:date="2017-08-02T16:37:00Z">
              <w:r w:rsidRPr="00671C8B" w:rsidDel="009453A7">
                <w:rPr>
                  <w:i/>
                </w:rPr>
                <w:delText>Unsolicited Notification</w:delText>
              </w:r>
              <w:bookmarkStart w:id="11389" w:name="_Toc489459527"/>
              <w:bookmarkEnd w:id="11389"/>
            </w:del>
          </w:p>
        </w:tc>
        <w:tc>
          <w:tcPr>
            <w:tcW w:w="7560" w:type="dxa"/>
          </w:tcPr>
          <w:p w14:paraId="3B2FBB00" w14:textId="635D2C00" w:rsidR="00D17FAC" w:rsidRPr="00671C8B" w:rsidDel="009453A7" w:rsidRDefault="00D17FAC" w:rsidP="00166AF3">
            <w:pPr>
              <w:pStyle w:val="TableBody"/>
              <w:rPr>
                <w:del w:id="11390" w:author="Alban Roche" w:date="2017-08-02T16:37:00Z"/>
                <w:u w:val="single"/>
              </w:rPr>
            </w:pPr>
            <w:del w:id="11391" w:author="Alban Roche" w:date="2017-08-02T16:37:00Z">
              <w:r w:rsidRPr="00671C8B" w:rsidDel="009453A7">
                <w:rPr>
                  <w:u w:val="single"/>
                </w:rPr>
                <w:delText>Response</w:delText>
              </w:r>
              <w:bookmarkStart w:id="11392" w:name="_Toc489459528"/>
              <w:bookmarkEnd w:id="11392"/>
            </w:del>
          </w:p>
          <w:p w14:paraId="3125C47F" w14:textId="7D3D9666" w:rsidR="00D17FAC" w:rsidRPr="00671C8B" w:rsidDel="009453A7" w:rsidRDefault="00D17FAC" w:rsidP="00166AF3">
            <w:pPr>
              <w:pStyle w:val="TableBody"/>
              <w:rPr>
                <w:del w:id="11393" w:author="Alban Roche" w:date="2017-08-02T16:37:00Z"/>
                <w:b/>
              </w:rPr>
            </w:pPr>
            <w:del w:id="11394" w:author="Alban Roche" w:date="2017-08-02T16:37:00Z">
              <w:r w:rsidRPr="00671C8B" w:rsidDel="009453A7">
                <w:rPr>
                  <w:b/>
                </w:rPr>
                <w:delText>+CCCM: &lt;ccm&gt;</w:delText>
              </w:r>
              <w:bookmarkStart w:id="11395" w:name="_Toc489459529"/>
              <w:bookmarkEnd w:id="11395"/>
            </w:del>
          </w:p>
        </w:tc>
        <w:bookmarkStart w:id="11396" w:name="_Toc489459530"/>
        <w:bookmarkEnd w:id="11396"/>
      </w:tr>
    </w:tbl>
    <w:p w14:paraId="09F4E7BB" w14:textId="3E01346C" w:rsidR="00D17FAC" w:rsidRPr="00671C8B" w:rsidDel="009453A7" w:rsidRDefault="00D17FAC" w:rsidP="00D17FAC">
      <w:pPr>
        <w:pStyle w:val="Heading2"/>
        <w:rPr>
          <w:del w:id="11397" w:author="Alban Roche" w:date="2017-08-02T16:37:00Z"/>
        </w:rPr>
      </w:pPr>
      <w:del w:id="11398" w:author="Alban Roche" w:date="2017-08-02T16:37:00Z">
        <w:r w:rsidRPr="00671C8B" w:rsidDel="009453A7">
          <w:delText>+C</w:delText>
        </w:r>
        <w:r w:rsidDel="009453A7">
          <w:delText xml:space="preserve">USD </w:delText>
        </w:r>
        <w:r w:rsidRPr="00671C8B" w:rsidDel="009453A7">
          <w:delText xml:space="preserve">Command: </w:delText>
        </w:r>
        <w:r w:rsidDel="009453A7">
          <w:delText>Unstructured Supplementary Service Data</w:delText>
        </w:r>
        <w:bookmarkStart w:id="11399" w:name="_Toc489459531"/>
        <w:bookmarkEnd w:id="11399"/>
      </w:del>
    </w:p>
    <w:tbl>
      <w:tblPr>
        <w:tblStyle w:val="TableSWIleft"/>
        <w:tblW w:w="9288" w:type="dxa"/>
        <w:tblLayout w:type="fixed"/>
        <w:tblLook w:val="04A0" w:firstRow="1" w:lastRow="0" w:firstColumn="1" w:lastColumn="0" w:noHBand="0" w:noVBand="1"/>
      </w:tblPr>
      <w:tblGrid>
        <w:gridCol w:w="1728"/>
        <w:gridCol w:w="7560"/>
      </w:tblGrid>
      <w:tr w:rsidR="00D17FAC" w:rsidRPr="00671C8B" w:rsidDel="009453A7" w14:paraId="7ED2EF10" w14:textId="033E30DA" w:rsidTr="00166AF3">
        <w:trPr>
          <w:cnfStyle w:val="100000000000" w:firstRow="1" w:lastRow="0" w:firstColumn="0" w:lastColumn="0" w:oddVBand="0" w:evenVBand="0" w:oddHBand="0" w:evenHBand="0" w:firstRowFirstColumn="0" w:firstRowLastColumn="0" w:lastRowFirstColumn="0" w:lastRowLastColumn="0"/>
          <w:del w:id="11400" w:author="Alban Roche" w:date="2017-08-02T16:37:00Z"/>
        </w:trPr>
        <w:tc>
          <w:tcPr>
            <w:tcW w:w="9288" w:type="dxa"/>
            <w:gridSpan w:val="2"/>
          </w:tcPr>
          <w:p w14:paraId="136AAF47" w14:textId="208757C0" w:rsidR="00D17FAC" w:rsidRPr="00671C8B" w:rsidDel="009453A7" w:rsidRDefault="00D17FAC">
            <w:pPr>
              <w:pStyle w:val="TableRowHead"/>
              <w:spacing w:before="144" w:after="144"/>
              <w:rPr>
                <w:del w:id="11401" w:author="Alban Roche" w:date="2017-08-02T16:37:00Z"/>
                <w:bCs w:val="0"/>
              </w:rPr>
            </w:pPr>
            <w:del w:id="11402" w:author="Alban Roche" w:date="2017-08-02T14:40:00Z">
              <w:r w:rsidDel="00F22490">
                <w:delText>HL7618, HL7618RD, HL7648, HL7650, HL7688, HL7690 and HL7692</w:delText>
              </w:r>
            </w:del>
            <w:bookmarkStart w:id="11403" w:name="_Toc489459532"/>
            <w:bookmarkEnd w:id="11403"/>
          </w:p>
        </w:tc>
        <w:bookmarkStart w:id="11404" w:name="_Toc489459533"/>
        <w:bookmarkEnd w:id="11404"/>
      </w:tr>
      <w:tr w:rsidR="00D17FAC" w:rsidRPr="00671C8B" w:rsidDel="009453A7" w14:paraId="187BBBEF" w14:textId="2FFBF343" w:rsidTr="00166AF3">
        <w:trPr>
          <w:trHeight w:val="35"/>
          <w:del w:id="11405" w:author="Alban Roche" w:date="2017-08-02T16:37:00Z"/>
        </w:trPr>
        <w:tc>
          <w:tcPr>
            <w:tcW w:w="1728" w:type="dxa"/>
          </w:tcPr>
          <w:p w14:paraId="26B2156E" w14:textId="7CD942A5" w:rsidR="00D17FAC" w:rsidRPr="00671C8B" w:rsidDel="009453A7" w:rsidRDefault="00D17FAC" w:rsidP="00D17FAC">
            <w:pPr>
              <w:pStyle w:val="TableBody"/>
              <w:rPr>
                <w:del w:id="11406" w:author="Alban Roche" w:date="2017-08-02T16:37:00Z"/>
                <w:i/>
              </w:rPr>
            </w:pPr>
            <w:del w:id="11407" w:author="Alban Roche" w:date="2017-08-02T16:37:00Z">
              <w:r w:rsidRPr="00671C8B" w:rsidDel="009453A7">
                <w:rPr>
                  <w:i/>
                </w:rPr>
                <w:delText>Test command</w:delText>
              </w:r>
              <w:bookmarkStart w:id="11408" w:name="_Toc489459534"/>
              <w:bookmarkEnd w:id="11408"/>
            </w:del>
          </w:p>
          <w:p w14:paraId="18ECDB01" w14:textId="35DEB52F" w:rsidR="00D17FAC" w:rsidRPr="00671C8B" w:rsidDel="009453A7" w:rsidRDefault="00D17FAC" w:rsidP="00D17FAC">
            <w:pPr>
              <w:pStyle w:val="TableBody"/>
              <w:rPr>
                <w:del w:id="11409" w:author="Alban Roche" w:date="2017-08-02T16:37:00Z"/>
              </w:rPr>
            </w:pPr>
            <w:bookmarkStart w:id="11410" w:name="_Toc489459535"/>
            <w:bookmarkEnd w:id="11410"/>
          </w:p>
          <w:p w14:paraId="519A7820" w14:textId="275D1814" w:rsidR="00D17FAC" w:rsidRPr="00671C8B" w:rsidDel="009453A7" w:rsidRDefault="00D17FAC" w:rsidP="00D17FAC">
            <w:pPr>
              <w:pStyle w:val="TableBody"/>
              <w:rPr>
                <w:del w:id="11411" w:author="Alban Roche" w:date="2017-08-02T16:37:00Z"/>
                <w:u w:val="single"/>
              </w:rPr>
            </w:pPr>
            <w:del w:id="11412" w:author="Alban Roche" w:date="2017-08-02T16:37:00Z">
              <w:r w:rsidRPr="00671C8B" w:rsidDel="009453A7">
                <w:rPr>
                  <w:u w:val="single"/>
                </w:rPr>
                <w:delText>Syntax</w:delText>
              </w:r>
              <w:bookmarkStart w:id="11413" w:name="_Toc489459536"/>
              <w:bookmarkEnd w:id="11413"/>
            </w:del>
          </w:p>
          <w:p w14:paraId="2DFF3765" w14:textId="52C7A247" w:rsidR="00D17FAC" w:rsidRPr="00671C8B" w:rsidDel="009453A7" w:rsidRDefault="00D17FAC" w:rsidP="00D17FAC">
            <w:pPr>
              <w:pStyle w:val="TableBody"/>
              <w:rPr>
                <w:del w:id="11414" w:author="Alban Roche" w:date="2017-08-02T16:37:00Z"/>
                <w:b/>
              </w:rPr>
            </w:pPr>
            <w:del w:id="11415" w:author="Alban Roche" w:date="2017-08-02T16:37:00Z">
              <w:r w:rsidRPr="00671C8B" w:rsidDel="009453A7">
                <w:rPr>
                  <w:b/>
                </w:rPr>
                <w:delText>AT+CUSD=?</w:delText>
              </w:r>
              <w:bookmarkStart w:id="11416" w:name="_Toc489459537"/>
              <w:bookmarkEnd w:id="11416"/>
            </w:del>
          </w:p>
          <w:p w14:paraId="78FF4730" w14:textId="4FA94E31" w:rsidR="00D17FAC" w:rsidRPr="00671C8B" w:rsidDel="009453A7" w:rsidRDefault="00D17FAC" w:rsidP="00D17FAC">
            <w:pPr>
              <w:pStyle w:val="TableBody"/>
              <w:rPr>
                <w:del w:id="11417" w:author="Alban Roche" w:date="2017-08-02T16:37:00Z"/>
              </w:rPr>
            </w:pPr>
            <w:bookmarkStart w:id="11418" w:name="_Toc489459538"/>
            <w:bookmarkEnd w:id="11418"/>
          </w:p>
        </w:tc>
        <w:tc>
          <w:tcPr>
            <w:tcW w:w="7560" w:type="dxa"/>
          </w:tcPr>
          <w:p w14:paraId="2E1E292A" w14:textId="2D2983D2" w:rsidR="00D17FAC" w:rsidRPr="00671C8B" w:rsidDel="009453A7" w:rsidRDefault="00D17FAC" w:rsidP="00D17FAC">
            <w:pPr>
              <w:pStyle w:val="TableBody"/>
              <w:rPr>
                <w:del w:id="11419" w:author="Alban Roche" w:date="2017-08-02T16:37:00Z"/>
                <w:szCs w:val="20"/>
              </w:rPr>
            </w:pPr>
            <w:bookmarkStart w:id="11420" w:name="_Toc489459539"/>
            <w:bookmarkEnd w:id="11420"/>
          </w:p>
          <w:p w14:paraId="561E0680" w14:textId="2CB2D6D9" w:rsidR="00D17FAC" w:rsidRPr="00671C8B" w:rsidDel="009453A7" w:rsidRDefault="00D17FAC" w:rsidP="00D17FAC">
            <w:pPr>
              <w:pStyle w:val="TableBody"/>
              <w:rPr>
                <w:del w:id="11421" w:author="Alban Roche" w:date="2017-08-02T16:37:00Z"/>
              </w:rPr>
            </w:pPr>
            <w:bookmarkStart w:id="11422" w:name="_Toc489459540"/>
            <w:bookmarkEnd w:id="11422"/>
          </w:p>
          <w:p w14:paraId="58EC38F6" w14:textId="7DED0775" w:rsidR="00D17FAC" w:rsidRPr="00671C8B" w:rsidDel="009453A7" w:rsidRDefault="00D17FAC" w:rsidP="00D17FAC">
            <w:pPr>
              <w:pStyle w:val="TableBody"/>
              <w:rPr>
                <w:del w:id="11423" w:author="Alban Roche" w:date="2017-08-02T16:37:00Z"/>
                <w:u w:val="single"/>
              </w:rPr>
            </w:pPr>
            <w:del w:id="11424" w:author="Alban Roche" w:date="2017-08-02T16:37:00Z">
              <w:r w:rsidRPr="00671C8B" w:rsidDel="009453A7">
                <w:rPr>
                  <w:u w:val="single"/>
                </w:rPr>
                <w:delText>Response</w:delText>
              </w:r>
              <w:bookmarkStart w:id="11425" w:name="_Toc489459541"/>
              <w:bookmarkEnd w:id="11425"/>
            </w:del>
          </w:p>
          <w:p w14:paraId="795214BF" w14:textId="091DAAF4" w:rsidR="00D17FAC" w:rsidRPr="00671C8B" w:rsidDel="009453A7" w:rsidRDefault="00D17FAC" w:rsidP="00D17FAC">
            <w:pPr>
              <w:pStyle w:val="TableBody"/>
              <w:rPr>
                <w:del w:id="11426" w:author="Alban Roche" w:date="2017-08-02T16:37:00Z"/>
              </w:rPr>
            </w:pPr>
            <w:del w:id="11427" w:author="Alban Roche" w:date="2017-08-02T16:37:00Z">
              <w:r w:rsidRPr="00671C8B" w:rsidDel="009453A7">
                <w:rPr>
                  <w:b/>
                </w:rPr>
                <w:delText>+CUSD:</w:delText>
              </w:r>
              <w:r w:rsidRPr="00671C8B" w:rsidDel="009453A7">
                <w:delText xml:space="preserve"> (list of supported </w:delText>
              </w:r>
              <w:r w:rsidRPr="00671C8B" w:rsidDel="009453A7">
                <w:rPr>
                  <w:b/>
                </w:rPr>
                <w:delText>&lt;n&gt;</w:delText>
              </w:r>
              <w:r w:rsidRPr="00671C8B" w:rsidDel="009453A7">
                <w:delText>s)</w:delText>
              </w:r>
              <w:bookmarkStart w:id="11428" w:name="_Toc489459542"/>
              <w:bookmarkEnd w:id="11428"/>
            </w:del>
          </w:p>
          <w:p w14:paraId="42502A83" w14:textId="32D8532F" w:rsidR="00D17FAC" w:rsidRPr="00671C8B" w:rsidDel="009453A7" w:rsidRDefault="00D17FAC" w:rsidP="00D17FAC">
            <w:pPr>
              <w:pStyle w:val="TableBody"/>
              <w:rPr>
                <w:del w:id="11429" w:author="Alban Roche" w:date="2017-08-02T16:37:00Z"/>
                <w:b/>
              </w:rPr>
            </w:pPr>
            <w:del w:id="11430" w:author="Alban Roche" w:date="2017-08-02T16:37:00Z">
              <w:r w:rsidRPr="00671C8B" w:rsidDel="009453A7">
                <w:rPr>
                  <w:b/>
                </w:rPr>
                <w:delText>OK</w:delText>
              </w:r>
              <w:bookmarkStart w:id="11431" w:name="_Toc489459543"/>
              <w:bookmarkEnd w:id="11431"/>
            </w:del>
          </w:p>
        </w:tc>
        <w:bookmarkStart w:id="11432" w:name="_Toc489459544"/>
        <w:bookmarkEnd w:id="11432"/>
      </w:tr>
      <w:tr w:rsidR="00D17FAC" w:rsidRPr="00671C8B" w:rsidDel="009453A7" w14:paraId="03CCD84D" w14:textId="5C513703" w:rsidTr="00166AF3">
        <w:trPr>
          <w:trHeight w:val="35"/>
          <w:del w:id="11433" w:author="Alban Roche" w:date="2017-08-02T16:37:00Z"/>
        </w:trPr>
        <w:tc>
          <w:tcPr>
            <w:tcW w:w="1728" w:type="dxa"/>
          </w:tcPr>
          <w:p w14:paraId="2E4E335B" w14:textId="549D9392" w:rsidR="00D17FAC" w:rsidRPr="00671C8B" w:rsidDel="009453A7" w:rsidRDefault="00D17FAC" w:rsidP="00D17FAC">
            <w:pPr>
              <w:pStyle w:val="TableBody"/>
              <w:rPr>
                <w:del w:id="11434" w:author="Alban Roche" w:date="2017-08-02T16:37:00Z"/>
                <w:i/>
              </w:rPr>
            </w:pPr>
            <w:del w:id="11435" w:author="Alban Roche" w:date="2017-08-02T16:37:00Z">
              <w:r w:rsidRPr="00671C8B" w:rsidDel="009453A7">
                <w:rPr>
                  <w:i/>
                </w:rPr>
                <w:delText>Read command</w:delText>
              </w:r>
              <w:bookmarkStart w:id="11436" w:name="_Toc489459545"/>
              <w:bookmarkEnd w:id="11436"/>
            </w:del>
          </w:p>
          <w:p w14:paraId="091506D3" w14:textId="3C333476" w:rsidR="00D17FAC" w:rsidRPr="00671C8B" w:rsidDel="009453A7" w:rsidRDefault="00D17FAC" w:rsidP="00D17FAC">
            <w:pPr>
              <w:pStyle w:val="TableBody"/>
              <w:rPr>
                <w:del w:id="11437" w:author="Alban Roche" w:date="2017-08-02T16:37:00Z"/>
              </w:rPr>
            </w:pPr>
            <w:bookmarkStart w:id="11438" w:name="_Toc489459546"/>
            <w:bookmarkEnd w:id="11438"/>
          </w:p>
          <w:p w14:paraId="06B37B30" w14:textId="5A12D86B" w:rsidR="00D17FAC" w:rsidRPr="00671C8B" w:rsidDel="009453A7" w:rsidRDefault="00D17FAC" w:rsidP="00D17FAC">
            <w:pPr>
              <w:pStyle w:val="TableBody"/>
              <w:rPr>
                <w:del w:id="11439" w:author="Alban Roche" w:date="2017-08-02T16:37:00Z"/>
                <w:u w:val="single"/>
              </w:rPr>
            </w:pPr>
            <w:del w:id="11440" w:author="Alban Roche" w:date="2017-08-02T16:37:00Z">
              <w:r w:rsidRPr="00671C8B" w:rsidDel="009453A7">
                <w:rPr>
                  <w:u w:val="single"/>
                </w:rPr>
                <w:delText>Syntax</w:delText>
              </w:r>
              <w:bookmarkStart w:id="11441" w:name="_Toc489459547"/>
              <w:bookmarkEnd w:id="11441"/>
            </w:del>
          </w:p>
          <w:p w14:paraId="48A27A07" w14:textId="092521E7" w:rsidR="00D17FAC" w:rsidRPr="00671C8B" w:rsidDel="009453A7" w:rsidRDefault="00D17FAC" w:rsidP="00D17FAC">
            <w:pPr>
              <w:pStyle w:val="TableBody"/>
              <w:rPr>
                <w:del w:id="11442" w:author="Alban Roche" w:date="2017-08-02T16:37:00Z"/>
                <w:i/>
              </w:rPr>
            </w:pPr>
            <w:del w:id="11443" w:author="Alban Roche" w:date="2017-08-02T16:37:00Z">
              <w:r w:rsidRPr="00671C8B" w:rsidDel="009453A7">
                <w:rPr>
                  <w:b/>
                </w:rPr>
                <w:delText>AT+CUSD?</w:delText>
              </w:r>
              <w:bookmarkStart w:id="11444" w:name="_Toc489459548"/>
              <w:bookmarkEnd w:id="11444"/>
            </w:del>
          </w:p>
        </w:tc>
        <w:tc>
          <w:tcPr>
            <w:tcW w:w="7560" w:type="dxa"/>
          </w:tcPr>
          <w:p w14:paraId="6DD436FF" w14:textId="70925F1A" w:rsidR="00D17FAC" w:rsidRPr="00671C8B" w:rsidDel="009453A7" w:rsidRDefault="00D17FAC" w:rsidP="00D17FAC">
            <w:pPr>
              <w:pStyle w:val="TableBody"/>
              <w:rPr>
                <w:del w:id="11445" w:author="Alban Roche" w:date="2017-08-02T16:37:00Z"/>
                <w:szCs w:val="20"/>
              </w:rPr>
            </w:pPr>
            <w:bookmarkStart w:id="11446" w:name="_Toc489459549"/>
            <w:bookmarkEnd w:id="11446"/>
          </w:p>
          <w:p w14:paraId="014ED6DE" w14:textId="3A574D86" w:rsidR="00D17FAC" w:rsidRPr="00671C8B" w:rsidDel="009453A7" w:rsidRDefault="00D17FAC" w:rsidP="00D17FAC">
            <w:pPr>
              <w:pStyle w:val="TableBody"/>
              <w:rPr>
                <w:del w:id="11447" w:author="Alban Roche" w:date="2017-08-02T16:37:00Z"/>
              </w:rPr>
            </w:pPr>
            <w:bookmarkStart w:id="11448" w:name="_Toc489459550"/>
            <w:bookmarkEnd w:id="11448"/>
          </w:p>
          <w:p w14:paraId="4895AA6F" w14:textId="0F0368AA" w:rsidR="00D17FAC" w:rsidRPr="00671C8B" w:rsidDel="009453A7" w:rsidRDefault="00D17FAC" w:rsidP="00D17FAC">
            <w:pPr>
              <w:pStyle w:val="TableBody"/>
              <w:rPr>
                <w:del w:id="11449" w:author="Alban Roche" w:date="2017-08-02T16:37:00Z"/>
                <w:u w:val="single"/>
              </w:rPr>
            </w:pPr>
            <w:del w:id="11450" w:author="Alban Roche" w:date="2017-08-02T16:37:00Z">
              <w:r w:rsidRPr="00671C8B" w:rsidDel="009453A7">
                <w:rPr>
                  <w:u w:val="single"/>
                </w:rPr>
                <w:delText>Response</w:delText>
              </w:r>
              <w:bookmarkStart w:id="11451" w:name="_Toc489459551"/>
              <w:bookmarkEnd w:id="11451"/>
            </w:del>
          </w:p>
          <w:p w14:paraId="30B84F79" w14:textId="08674CDA" w:rsidR="00D17FAC" w:rsidRPr="00671C8B" w:rsidDel="009453A7" w:rsidRDefault="00D17FAC" w:rsidP="00D17FAC">
            <w:pPr>
              <w:pStyle w:val="TableBody"/>
              <w:rPr>
                <w:del w:id="11452" w:author="Alban Roche" w:date="2017-08-02T16:37:00Z"/>
                <w:b/>
              </w:rPr>
            </w:pPr>
            <w:del w:id="11453" w:author="Alban Roche" w:date="2017-08-02T16:37:00Z">
              <w:r w:rsidRPr="00671C8B" w:rsidDel="009453A7">
                <w:rPr>
                  <w:b/>
                </w:rPr>
                <w:delText>+CUSD: &lt;n&gt;</w:delText>
              </w:r>
              <w:bookmarkStart w:id="11454" w:name="_Toc489459552"/>
              <w:bookmarkEnd w:id="11454"/>
            </w:del>
          </w:p>
          <w:p w14:paraId="1C304B7E" w14:textId="46AFAB73" w:rsidR="00D17FAC" w:rsidRPr="00671C8B" w:rsidDel="009453A7" w:rsidRDefault="00D17FAC" w:rsidP="00D17FAC">
            <w:pPr>
              <w:pStyle w:val="TableBody"/>
              <w:rPr>
                <w:del w:id="11455" w:author="Alban Roche" w:date="2017-08-02T16:37:00Z"/>
                <w:szCs w:val="20"/>
              </w:rPr>
            </w:pPr>
            <w:del w:id="11456" w:author="Alban Roche" w:date="2017-08-02T16:37:00Z">
              <w:r w:rsidRPr="00671C8B" w:rsidDel="009453A7">
                <w:rPr>
                  <w:b/>
                </w:rPr>
                <w:delText>OK</w:delText>
              </w:r>
              <w:bookmarkStart w:id="11457" w:name="_Toc489459553"/>
              <w:bookmarkEnd w:id="11457"/>
            </w:del>
          </w:p>
        </w:tc>
        <w:bookmarkStart w:id="11458" w:name="_Toc489459554"/>
        <w:bookmarkEnd w:id="11458"/>
      </w:tr>
      <w:tr w:rsidR="00D17FAC" w:rsidRPr="00671C8B" w:rsidDel="009453A7" w14:paraId="38FC9AB7" w14:textId="5A61FB80" w:rsidTr="00166AF3">
        <w:trPr>
          <w:trHeight w:val="35"/>
          <w:del w:id="11459" w:author="Alban Roche" w:date="2017-08-02T16:37:00Z"/>
        </w:trPr>
        <w:tc>
          <w:tcPr>
            <w:tcW w:w="1728" w:type="dxa"/>
          </w:tcPr>
          <w:p w14:paraId="4DC81DCB" w14:textId="661EBF6E" w:rsidR="00D17FAC" w:rsidRPr="00671C8B" w:rsidDel="009453A7" w:rsidRDefault="00D17FAC" w:rsidP="00D17FAC">
            <w:pPr>
              <w:pStyle w:val="TableBody"/>
              <w:rPr>
                <w:del w:id="11460" w:author="Alban Roche" w:date="2017-08-02T16:37:00Z"/>
                <w:i/>
              </w:rPr>
            </w:pPr>
            <w:del w:id="11461" w:author="Alban Roche" w:date="2017-08-02T16:37:00Z">
              <w:r w:rsidRPr="00671C8B" w:rsidDel="009453A7">
                <w:rPr>
                  <w:i/>
                </w:rPr>
                <w:delText>Write command</w:delText>
              </w:r>
              <w:bookmarkStart w:id="11462" w:name="_Toc489459555"/>
              <w:bookmarkEnd w:id="11462"/>
            </w:del>
          </w:p>
          <w:p w14:paraId="112BE13F" w14:textId="44A2B92D" w:rsidR="00D17FAC" w:rsidRPr="00671C8B" w:rsidDel="009453A7" w:rsidRDefault="00D17FAC" w:rsidP="00D17FAC">
            <w:pPr>
              <w:pStyle w:val="TableBody"/>
              <w:rPr>
                <w:del w:id="11463" w:author="Alban Roche" w:date="2017-08-02T16:37:00Z"/>
              </w:rPr>
            </w:pPr>
            <w:bookmarkStart w:id="11464" w:name="_Toc489459556"/>
            <w:bookmarkEnd w:id="11464"/>
          </w:p>
          <w:p w14:paraId="5B6CE1F6" w14:textId="655A1048" w:rsidR="00D17FAC" w:rsidRPr="00671C8B" w:rsidDel="009453A7" w:rsidRDefault="00D17FAC" w:rsidP="00D17FAC">
            <w:pPr>
              <w:pStyle w:val="TableBody"/>
              <w:rPr>
                <w:del w:id="11465" w:author="Alban Roche" w:date="2017-08-02T16:37:00Z"/>
                <w:u w:val="single"/>
              </w:rPr>
            </w:pPr>
            <w:del w:id="11466" w:author="Alban Roche" w:date="2017-08-02T16:37:00Z">
              <w:r w:rsidRPr="00671C8B" w:rsidDel="009453A7">
                <w:rPr>
                  <w:u w:val="single"/>
                </w:rPr>
                <w:delText>Syntax</w:delText>
              </w:r>
              <w:bookmarkStart w:id="11467" w:name="_Toc489459557"/>
              <w:bookmarkEnd w:id="11467"/>
            </w:del>
          </w:p>
          <w:p w14:paraId="45C03A40" w14:textId="7ACBDDE7" w:rsidR="00D17FAC" w:rsidRPr="00671C8B" w:rsidDel="009453A7" w:rsidRDefault="00D17FAC" w:rsidP="00D17FAC">
            <w:pPr>
              <w:pStyle w:val="TableBody"/>
              <w:rPr>
                <w:del w:id="11468" w:author="Alban Roche" w:date="2017-08-02T16:37:00Z"/>
                <w:i/>
              </w:rPr>
            </w:pPr>
            <w:del w:id="11469" w:author="Alban Roche" w:date="2017-08-02T16:37:00Z">
              <w:r w:rsidRPr="00671C8B" w:rsidDel="009453A7">
                <w:rPr>
                  <w:b/>
                </w:rPr>
                <w:delText>AT+CUSD=[&lt;n&gt;</w:delText>
              </w:r>
              <w:r w:rsidRPr="00671C8B" w:rsidDel="009453A7">
                <w:rPr>
                  <w:b/>
                </w:rPr>
                <w:br/>
                <w:delText>[,&lt;str&gt;[,&lt;dcs&gt;]]]</w:delText>
              </w:r>
              <w:bookmarkStart w:id="11470" w:name="_Toc489459558"/>
              <w:bookmarkEnd w:id="11470"/>
            </w:del>
          </w:p>
        </w:tc>
        <w:tc>
          <w:tcPr>
            <w:tcW w:w="7560" w:type="dxa"/>
          </w:tcPr>
          <w:p w14:paraId="68497704" w14:textId="7A0CE552" w:rsidR="00D17FAC" w:rsidRPr="00671C8B" w:rsidDel="009453A7" w:rsidRDefault="00D17FAC" w:rsidP="00D17FAC">
            <w:pPr>
              <w:pStyle w:val="TableBody"/>
              <w:rPr>
                <w:del w:id="11471" w:author="Alban Roche" w:date="2017-08-02T16:37:00Z"/>
                <w:szCs w:val="20"/>
              </w:rPr>
            </w:pPr>
            <w:bookmarkStart w:id="11472" w:name="_Toc489459559"/>
            <w:bookmarkEnd w:id="11472"/>
          </w:p>
          <w:p w14:paraId="6567CC1D" w14:textId="5BC6651C" w:rsidR="00D17FAC" w:rsidRPr="00671C8B" w:rsidDel="009453A7" w:rsidRDefault="00D17FAC" w:rsidP="00D17FAC">
            <w:pPr>
              <w:pStyle w:val="TableBody"/>
              <w:rPr>
                <w:del w:id="11473" w:author="Alban Roche" w:date="2017-08-02T16:37:00Z"/>
              </w:rPr>
            </w:pPr>
            <w:bookmarkStart w:id="11474" w:name="_Toc489459560"/>
            <w:bookmarkEnd w:id="11474"/>
          </w:p>
          <w:p w14:paraId="5A0E5172" w14:textId="5EACBC19" w:rsidR="00D17FAC" w:rsidRPr="00671C8B" w:rsidDel="009453A7" w:rsidRDefault="00D17FAC" w:rsidP="00D17FAC">
            <w:pPr>
              <w:pStyle w:val="TableBody"/>
              <w:rPr>
                <w:del w:id="11475" w:author="Alban Roche" w:date="2017-08-02T16:37:00Z"/>
                <w:u w:val="single"/>
              </w:rPr>
            </w:pPr>
            <w:del w:id="11476" w:author="Alban Roche" w:date="2017-08-02T16:37:00Z">
              <w:r w:rsidRPr="00671C8B" w:rsidDel="009453A7">
                <w:rPr>
                  <w:u w:val="single"/>
                </w:rPr>
                <w:delText>Response</w:delText>
              </w:r>
              <w:bookmarkStart w:id="11477" w:name="_Toc489459561"/>
              <w:bookmarkEnd w:id="11477"/>
            </w:del>
          </w:p>
          <w:p w14:paraId="7257653E" w14:textId="0B719286" w:rsidR="00D17FAC" w:rsidRPr="00671C8B" w:rsidDel="009453A7" w:rsidRDefault="00D17FAC" w:rsidP="00D17FAC">
            <w:pPr>
              <w:pStyle w:val="TableBody"/>
              <w:rPr>
                <w:del w:id="11478" w:author="Alban Roche" w:date="2017-08-02T16:37:00Z"/>
                <w:b/>
              </w:rPr>
            </w:pPr>
            <w:del w:id="11479" w:author="Alban Roche" w:date="2017-08-02T16:37:00Z">
              <w:r w:rsidRPr="00671C8B" w:rsidDel="009453A7">
                <w:rPr>
                  <w:b/>
                </w:rPr>
                <w:delText>OK</w:delText>
              </w:r>
              <w:bookmarkStart w:id="11480" w:name="_Toc489459562"/>
              <w:bookmarkEnd w:id="11480"/>
            </w:del>
          </w:p>
          <w:p w14:paraId="1DD3EBC5" w14:textId="1F0EE0D8" w:rsidR="00D17FAC" w:rsidRPr="00671C8B" w:rsidDel="009453A7" w:rsidRDefault="00D17FAC" w:rsidP="00D17FAC">
            <w:pPr>
              <w:pStyle w:val="TableBody"/>
              <w:rPr>
                <w:del w:id="11481" w:author="Alban Roche" w:date="2017-08-02T16:37:00Z"/>
              </w:rPr>
            </w:pPr>
            <w:bookmarkStart w:id="11482" w:name="_Toc489459563"/>
            <w:bookmarkEnd w:id="11482"/>
          </w:p>
          <w:p w14:paraId="66089BF0" w14:textId="2B6028DA" w:rsidR="00D17FAC" w:rsidRPr="00671C8B" w:rsidDel="009453A7" w:rsidRDefault="00D17FAC" w:rsidP="00D17FAC">
            <w:pPr>
              <w:pStyle w:val="TableBody"/>
              <w:rPr>
                <w:del w:id="11483" w:author="Alban Roche" w:date="2017-08-02T16:37:00Z"/>
              </w:rPr>
            </w:pPr>
            <w:del w:id="11484" w:author="Alban Roche" w:date="2017-08-02T16:37:00Z">
              <w:r w:rsidRPr="00671C8B" w:rsidDel="009453A7">
                <w:delText>or</w:delText>
              </w:r>
              <w:bookmarkStart w:id="11485" w:name="_Toc489459564"/>
              <w:bookmarkEnd w:id="11485"/>
            </w:del>
          </w:p>
          <w:p w14:paraId="735328F1" w14:textId="1E20DDAE" w:rsidR="00D17FAC" w:rsidRPr="00671C8B" w:rsidDel="009453A7" w:rsidRDefault="00D17FAC" w:rsidP="00D17FAC">
            <w:pPr>
              <w:pStyle w:val="TableBody"/>
              <w:rPr>
                <w:del w:id="11486" w:author="Alban Roche" w:date="2017-08-02T16:37:00Z"/>
                <w:b/>
              </w:rPr>
            </w:pPr>
            <w:del w:id="11487" w:author="Alban Roche" w:date="2017-08-02T16:37:00Z">
              <w:r w:rsidRPr="00671C8B" w:rsidDel="009453A7">
                <w:rPr>
                  <w:b/>
                </w:rPr>
                <w:delText>+CME ERROR: &lt;err&gt;</w:delText>
              </w:r>
              <w:bookmarkStart w:id="11488" w:name="_Toc489459565"/>
              <w:bookmarkEnd w:id="11488"/>
            </w:del>
          </w:p>
          <w:p w14:paraId="58568ED3" w14:textId="6DE51DB2" w:rsidR="00D17FAC" w:rsidRPr="00671C8B" w:rsidDel="009453A7" w:rsidRDefault="00D17FAC" w:rsidP="00D17FAC">
            <w:pPr>
              <w:pStyle w:val="TableBody"/>
              <w:rPr>
                <w:del w:id="11489" w:author="Alban Roche" w:date="2017-08-02T16:37:00Z"/>
                <w:b/>
              </w:rPr>
            </w:pPr>
            <w:bookmarkStart w:id="11490" w:name="_Toc489459566"/>
            <w:bookmarkEnd w:id="11490"/>
          </w:p>
          <w:p w14:paraId="0BB21670" w14:textId="6D0227B0" w:rsidR="00D17FAC" w:rsidRPr="00671C8B" w:rsidDel="009453A7" w:rsidRDefault="00D17FAC" w:rsidP="00D17FAC">
            <w:pPr>
              <w:pStyle w:val="TableBody"/>
              <w:rPr>
                <w:del w:id="11491" w:author="Alban Roche" w:date="2017-08-02T16:37:00Z"/>
                <w:u w:val="single"/>
              </w:rPr>
            </w:pPr>
            <w:del w:id="11492" w:author="Alban Roche" w:date="2017-08-02T16:37:00Z">
              <w:r w:rsidRPr="00671C8B" w:rsidDel="009453A7">
                <w:rPr>
                  <w:u w:val="single"/>
                </w:rPr>
                <w:delText>Parameters</w:delText>
              </w:r>
              <w:bookmarkStart w:id="11493" w:name="_Toc489459567"/>
              <w:bookmarkEnd w:id="11493"/>
            </w:del>
          </w:p>
          <w:p w14:paraId="4A137BBD" w14:textId="118FEAA7" w:rsidR="00D17FAC" w:rsidRPr="00671C8B" w:rsidDel="009453A7" w:rsidRDefault="00D17FAC" w:rsidP="00D17FAC">
            <w:pPr>
              <w:pStyle w:val="TableBody"/>
              <w:rPr>
                <w:del w:id="11494" w:author="Alban Roche" w:date="2017-08-02T16:37:00Z"/>
              </w:rPr>
            </w:pPr>
            <w:del w:id="11495" w:author="Alban Roche" w:date="2017-08-02T16:37:00Z">
              <w:r w:rsidRPr="00671C8B" w:rsidDel="009453A7">
                <w:rPr>
                  <w:b/>
                </w:rPr>
                <w:delText>&lt;n&gt;</w:delText>
              </w:r>
              <w:r w:rsidRPr="00671C8B" w:rsidDel="009453A7">
                <w:tab/>
                <w:delText>Enables or disables the presentation of an unsolicited result code</w:delText>
              </w:r>
              <w:bookmarkStart w:id="11496" w:name="_Toc489459568"/>
              <w:bookmarkEnd w:id="11496"/>
            </w:del>
          </w:p>
          <w:p w14:paraId="687ECC36" w14:textId="5B76BE75" w:rsidR="00D17FAC" w:rsidRPr="00671C8B" w:rsidDel="009453A7" w:rsidRDefault="00D17FAC" w:rsidP="00D17FAC">
            <w:pPr>
              <w:pStyle w:val="TableBody"/>
              <w:rPr>
                <w:del w:id="11497" w:author="Alban Roche" w:date="2017-08-02T16:37:00Z"/>
              </w:rPr>
            </w:pPr>
            <w:del w:id="11498" w:author="Alban Roche" w:date="2017-08-02T16:37:00Z">
              <w:r w:rsidRPr="00671C8B" w:rsidDel="009453A7">
                <w:rPr>
                  <w:u w:val="single"/>
                </w:rPr>
                <w:delText>0</w:delText>
              </w:r>
              <w:r w:rsidRPr="00671C8B" w:rsidDel="009453A7">
                <w:tab/>
                <w:delText>Disable the result code presentation to the TE (default value if no parameter)</w:delText>
              </w:r>
              <w:bookmarkStart w:id="11499" w:name="_Toc489459569"/>
              <w:bookmarkEnd w:id="11499"/>
            </w:del>
          </w:p>
          <w:p w14:paraId="636D298D" w14:textId="38D9B3F9" w:rsidR="00D17FAC" w:rsidRPr="00671C8B" w:rsidDel="009453A7" w:rsidRDefault="00D17FAC" w:rsidP="00D17FAC">
            <w:pPr>
              <w:pStyle w:val="TableBody"/>
              <w:rPr>
                <w:del w:id="11500" w:author="Alban Roche" w:date="2017-08-02T16:37:00Z"/>
              </w:rPr>
            </w:pPr>
            <w:del w:id="11501" w:author="Alban Roche" w:date="2017-08-02T16:37:00Z">
              <w:r w:rsidRPr="00671C8B" w:rsidDel="009453A7">
                <w:delText>1</w:delText>
              </w:r>
              <w:r w:rsidRPr="00671C8B" w:rsidDel="009453A7">
                <w:tab/>
                <w:delText>Enable the result code presentation to the TE</w:delText>
              </w:r>
              <w:bookmarkStart w:id="11502" w:name="_Toc489459570"/>
              <w:bookmarkEnd w:id="11502"/>
            </w:del>
          </w:p>
          <w:p w14:paraId="6DE002AD" w14:textId="662D7290" w:rsidR="00D17FAC" w:rsidRPr="00671C8B" w:rsidDel="009453A7" w:rsidRDefault="00D17FAC" w:rsidP="00D17FAC">
            <w:pPr>
              <w:pStyle w:val="TableBody"/>
              <w:rPr>
                <w:del w:id="11503" w:author="Alban Roche" w:date="2017-08-02T16:37:00Z"/>
              </w:rPr>
            </w:pPr>
            <w:del w:id="11504" w:author="Alban Roche" w:date="2017-08-02T16:37:00Z">
              <w:r w:rsidRPr="00671C8B" w:rsidDel="009453A7">
                <w:delText>2</w:delText>
              </w:r>
              <w:r w:rsidRPr="00671C8B" w:rsidDel="009453A7">
                <w:tab/>
                <w:delText>Cancel session (not applicable to read command response)</w:delText>
              </w:r>
              <w:bookmarkStart w:id="11505" w:name="_Toc489459571"/>
              <w:bookmarkEnd w:id="11505"/>
            </w:del>
          </w:p>
          <w:p w14:paraId="45D39BBC" w14:textId="7890F4D9" w:rsidR="00D17FAC" w:rsidRPr="00671C8B" w:rsidDel="009453A7" w:rsidRDefault="00D17FAC" w:rsidP="00D17FAC">
            <w:pPr>
              <w:pStyle w:val="TableBody"/>
              <w:rPr>
                <w:del w:id="11506" w:author="Alban Roche" w:date="2017-08-02T16:37:00Z"/>
                <w:b/>
                <w:sz w:val="14"/>
                <w:szCs w:val="14"/>
              </w:rPr>
            </w:pPr>
            <w:bookmarkStart w:id="11507" w:name="_Toc489459572"/>
            <w:bookmarkEnd w:id="11507"/>
          </w:p>
          <w:p w14:paraId="620A62EC" w14:textId="6ED7F7B2" w:rsidR="00D17FAC" w:rsidRPr="00671C8B" w:rsidDel="009453A7" w:rsidRDefault="00D17FAC" w:rsidP="00D17FAC">
            <w:pPr>
              <w:pStyle w:val="TableBody"/>
              <w:rPr>
                <w:del w:id="11508" w:author="Alban Roche" w:date="2017-08-02T16:37:00Z"/>
              </w:rPr>
            </w:pPr>
            <w:del w:id="11509" w:author="Alban Roche" w:date="2017-08-02T16:37:00Z">
              <w:r w:rsidRPr="00671C8B" w:rsidDel="009453A7">
                <w:rPr>
                  <w:b/>
                </w:rPr>
                <w:delText>&lt;str&gt;</w:delText>
              </w:r>
              <w:r w:rsidRPr="00671C8B" w:rsidDel="009453A7">
                <w:rPr>
                  <w:b/>
                </w:rPr>
                <w:tab/>
              </w:r>
              <w:r w:rsidRPr="00671C8B" w:rsidDel="009453A7">
                <w:delText>String type USSD</w:delText>
              </w:r>
              <w:r w:rsidRPr="00671C8B" w:rsidDel="009453A7">
                <w:noBreakHyphen/>
                <w:delText>string (when &lt;str&gt; parameter is not give</w:delText>
              </w:r>
              <w:r w:rsidDel="009453A7">
                <w:delText>n, network is not interrogated)</w:delText>
              </w:r>
              <w:bookmarkStart w:id="11510" w:name="_Toc489459573"/>
              <w:bookmarkEnd w:id="11510"/>
            </w:del>
          </w:p>
          <w:p w14:paraId="4381D997" w14:textId="6E46683D" w:rsidR="00D17FAC" w:rsidRPr="00671C8B" w:rsidDel="009453A7" w:rsidRDefault="00D17FAC" w:rsidP="00D17FAC">
            <w:pPr>
              <w:pStyle w:val="TableBody"/>
              <w:rPr>
                <w:del w:id="11511" w:author="Alban Roche" w:date="2017-08-02T16:37:00Z"/>
              </w:rPr>
            </w:pPr>
            <w:bookmarkStart w:id="11512" w:name="_Toc489459574"/>
            <w:bookmarkEnd w:id="11512"/>
          </w:p>
          <w:p w14:paraId="6785583C" w14:textId="0D00C444" w:rsidR="00D17FAC" w:rsidRPr="00671C8B" w:rsidDel="009453A7" w:rsidRDefault="00D17FAC" w:rsidP="00D17FAC">
            <w:pPr>
              <w:pStyle w:val="TableBody"/>
              <w:rPr>
                <w:del w:id="11513" w:author="Alban Roche" w:date="2017-08-02T16:37:00Z"/>
              </w:rPr>
            </w:pPr>
            <w:del w:id="11514" w:author="Alban Roche" w:date="2017-08-02T16:37:00Z">
              <w:r w:rsidRPr="00671C8B" w:rsidDel="009453A7">
                <w:rPr>
                  <w:b/>
                </w:rPr>
                <w:delText>&lt;dcs&gt;</w:delText>
              </w:r>
              <w:r w:rsidRPr="00671C8B" w:rsidDel="009453A7">
                <w:tab/>
                <w:delText xml:space="preserve">Cell Broadcast Data Coding Scheme in integer format (default value: </w:delText>
              </w:r>
              <w:r w:rsidRPr="00671C8B" w:rsidDel="009453A7">
                <w:rPr>
                  <w:u w:val="single"/>
                </w:rPr>
                <w:delText>0</w:delText>
              </w:r>
              <w:r w:rsidRPr="00671C8B" w:rsidDel="009453A7">
                <w:delText>)</w:delText>
              </w:r>
              <w:bookmarkStart w:id="11515" w:name="_Toc489459575"/>
              <w:bookmarkEnd w:id="11515"/>
            </w:del>
          </w:p>
          <w:p w14:paraId="0196E299" w14:textId="71762510" w:rsidR="00D17FAC" w:rsidRPr="00671C8B" w:rsidDel="009453A7" w:rsidRDefault="00D17FAC" w:rsidP="00D17FAC">
            <w:pPr>
              <w:pStyle w:val="TableBody"/>
              <w:rPr>
                <w:del w:id="11516" w:author="Alban Roche" w:date="2017-08-02T16:37:00Z"/>
              </w:rPr>
            </w:pPr>
            <w:bookmarkStart w:id="11517" w:name="_Toc489459576"/>
            <w:bookmarkEnd w:id="11517"/>
          </w:p>
          <w:p w14:paraId="147FB12C" w14:textId="02D61581" w:rsidR="00D17FAC" w:rsidRPr="00671C8B" w:rsidDel="009453A7" w:rsidRDefault="00D17FAC" w:rsidP="00D17FAC">
            <w:pPr>
              <w:pStyle w:val="TableBody"/>
              <w:rPr>
                <w:del w:id="11518" w:author="Alban Roche" w:date="2017-08-02T16:37:00Z"/>
              </w:rPr>
            </w:pPr>
            <w:del w:id="11519" w:author="Alban Roche" w:date="2017-08-02T16:37:00Z">
              <w:r w:rsidRPr="00671C8B" w:rsidDel="009453A7">
                <w:rPr>
                  <w:b/>
                </w:rPr>
                <w:delText>&lt;m&gt;</w:delText>
              </w:r>
              <w:r w:rsidRPr="00671C8B" w:rsidDel="009453A7">
                <w:rPr>
                  <w:b/>
                </w:rPr>
                <w:tab/>
              </w:r>
              <w:r w:rsidRPr="00671C8B" w:rsidDel="009453A7">
                <w:delText>0</w:delText>
              </w:r>
              <w:r w:rsidRPr="00671C8B" w:rsidDel="009453A7">
                <w:tab/>
                <w:delText>No further user action required (network initiated USSD</w:delText>
              </w:r>
              <w:r w:rsidRPr="00671C8B" w:rsidDel="009453A7">
                <w:noBreakHyphen/>
                <w:delText xml:space="preserve">Notify, or no further </w:delText>
              </w:r>
              <w:r w:rsidRPr="00671C8B" w:rsidDel="009453A7">
                <w:tab/>
              </w:r>
              <w:r w:rsidRPr="00671C8B" w:rsidDel="009453A7">
                <w:tab/>
              </w:r>
              <w:r w:rsidRPr="00671C8B" w:rsidDel="009453A7">
                <w:tab/>
                <w:delText>information needed after mobile initiated operation)</w:delText>
              </w:r>
              <w:bookmarkStart w:id="11520" w:name="_Toc489459577"/>
              <w:bookmarkEnd w:id="11520"/>
            </w:del>
          </w:p>
          <w:p w14:paraId="01BC9133" w14:textId="2B198E0C" w:rsidR="00D17FAC" w:rsidRPr="00671C8B" w:rsidDel="009453A7" w:rsidRDefault="00D17FAC" w:rsidP="00D17FAC">
            <w:pPr>
              <w:pStyle w:val="TableBody"/>
              <w:rPr>
                <w:del w:id="11521" w:author="Alban Roche" w:date="2017-08-02T16:37:00Z"/>
              </w:rPr>
            </w:pPr>
            <w:del w:id="11522" w:author="Alban Roche" w:date="2017-08-02T16:37:00Z">
              <w:r w:rsidRPr="00671C8B" w:rsidDel="009453A7">
                <w:tab/>
                <w:delText>1</w:delText>
              </w:r>
              <w:r w:rsidRPr="00671C8B" w:rsidDel="009453A7">
                <w:tab/>
                <w:delText>Further user action required (network initiated USSD</w:delText>
              </w:r>
              <w:r w:rsidRPr="00671C8B" w:rsidDel="009453A7">
                <w:noBreakHyphen/>
                <w:delText xml:space="preserve">Request, or further </w:delText>
              </w:r>
              <w:r w:rsidRPr="00671C8B" w:rsidDel="009453A7">
                <w:tab/>
              </w:r>
              <w:r w:rsidRPr="00671C8B" w:rsidDel="009453A7">
                <w:tab/>
              </w:r>
              <w:r w:rsidRPr="00671C8B" w:rsidDel="009453A7">
                <w:tab/>
                <w:delText>information needed after mobile initiated operation)</w:delText>
              </w:r>
              <w:bookmarkStart w:id="11523" w:name="_Toc489459578"/>
              <w:bookmarkEnd w:id="11523"/>
            </w:del>
          </w:p>
          <w:p w14:paraId="3A1AF096" w14:textId="09DB2B31" w:rsidR="00D17FAC" w:rsidRPr="00671C8B" w:rsidDel="009453A7" w:rsidRDefault="00D17FAC" w:rsidP="00D17FAC">
            <w:pPr>
              <w:pStyle w:val="TableBody"/>
              <w:rPr>
                <w:del w:id="11524" w:author="Alban Roche" w:date="2017-08-02T16:37:00Z"/>
              </w:rPr>
            </w:pPr>
            <w:del w:id="11525" w:author="Alban Roche" w:date="2017-08-02T16:37:00Z">
              <w:r w:rsidRPr="00671C8B" w:rsidDel="009453A7">
                <w:tab/>
                <w:delText>2</w:delText>
              </w:r>
              <w:r w:rsidRPr="00671C8B" w:rsidDel="009453A7">
                <w:tab/>
                <w:delText>USSD terminated by network</w:delText>
              </w:r>
              <w:bookmarkStart w:id="11526" w:name="_Toc489459579"/>
              <w:bookmarkEnd w:id="11526"/>
            </w:del>
          </w:p>
          <w:p w14:paraId="368C7C48" w14:textId="0B485DCE" w:rsidR="00D17FAC" w:rsidRPr="00671C8B" w:rsidDel="009453A7" w:rsidRDefault="00D17FAC" w:rsidP="00D17FAC">
            <w:pPr>
              <w:pStyle w:val="TableBody"/>
              <w:rPr>
                <w:del w:id="11527" w:author="Alban Roche" w:date="2017-08-02T16:37:00Z"/>
              </w:rPr>
            </w:pPr>
            <w:del w:id="11528" w:author="Alban Roche" w:date="2017-08-02T16:37:00Z">
              <w:r w:rsidRPr="00671C8B" w:rsidDel="009453A7">
                <w:tab/>
                <w:delText>3</w:delText>
              </w:r>
              <w:r w:rsidRPr="00671C8B" w:rsidDel="009453A7">
                <w:tab/>
                <w:delText>Other local client has responded</w:delText>
              </w:r>
              <w:bookmarkStart w:id="11529" w:name="_Toc489459580"/>
              <w:bookmarkEnd w:id="11529"/>
            </w:del>
          </w:p>
          <w:p w14:paraId="4688976B" w14:textId="1E85AD0E" w:rsidR="00D17FAC" w:rsidRPr="00671C8B" w:rsidDel="009453A7" w:rsidRDefault="00D17FAC" w:rsidP="00D17FAC">
            <w:pPr>
              <w:pStyle w:val="TableBody"/>
              <w:rPr>
                <w:del w:id="11530" w:author="Alban Roche" w:date="2017-08-02T16:37:00Z"/>
              </w:rPr>
            </w:pPr>
            <w:del w:id="11531" w:author="Alban Roche" w:date="2017-08-02T16:37:00Z">
              <w:r w:rsidRPr="00671C8B" w:rsidDel="009453A7">
                <w:tab/>
                <w:delText>4</w:delText>
              </w:r>
              <w:r w:rsidRPr="00671C8B" w:rsidDel="009453A7">
                <w:tab/>
                <w:delText>Operation not supported</w:delText>
              </w:r>
              <w:bookmarkStart w:id="11532" w:name="_Toc489459581"/>
              <w:bookmarkEnd w:id="11532"/>
            </w:del>
          </w:p>
          <w:p w14:paraId="7A8770BA" w14:textId="5D3BCE30" w:rsidR="00D17FAC" w:rsidRPr="00671C8B" w:rsidDel="009453A7" w:rsidRDefault="00D17FAC" w:rsidP="00D17FAC">
            <w:pPr>
              <w:pStyle w:val="TableBody"/>
              <w:rPr>
                <w:del w:id="11533" w:author="Alban Roche" w:date="2017-08-02T16:37:00Z"/>
                <w:szCs w:val="20"/>
              </w:rPr>
            </w:pPr>
            <w:del w:id="11534" w:author="Alban Roche" w:date="2017-08-02T16:37:00Z">
              <w:r w:rsidRPr="00671C8B" w:rsidDel="009453A7">
                <w:tab/>
                <w:delText>5</w:delText>
              </w:r>
              <w:r w:rsidRPr="00671C8B" w:rsidDel="009453A7">
                <w:tab/>
                <w:delText>Network time out</w:delText>
              </w:r>
              <w:bookmarkStart w:id="11535" w:name="_Toc489459582"/>
              <w:bookmarkEnd w:id="11535"/>
            </w:del>
          </w:p>
        </w:tc>
        <w:bookmarkStart w:id="11536" w:name="_Toc489459583"/>
        <w:bookmarkEnd w:id="11536"/>
      </w:tr>
      <w:tr w:rsidR="00D17FAC" w:rsidRPr="00671C8B" w:rsidDel="009453A7" w14:paraId="594E8807" w14:textId="210BD3B0" w:rsidTr="00166AF3">
        <w:trPr>
          <w:trHeight w:val="35"/>
          <w:del w:id="11537" w:author="Alban Roche" w:date="2017-08-02T16:37:00Z"/>
        </w:trPr>
        <w:tc>
          <w:tcPr>
            <w:tcW w:w="1728" w:type="dxa"/>
          </w:tcPr>
          <w:p w14:paraId="6FFA7005" w14:textId="4B3D9E5A" w:rsidR="00D17FAC" w:rsidRPr="00671C8B" w:rsidDel="009453A7" w:rsidRDefault="00D17FAC" w:rsidP="00D17FAC">
            <w:pPr>
              <w:pStyle w:val="TableBody"/>
              <w:rPr>
                <w:del w:id="11538" w:author="Alban Roche" w:date="2017-08-02T16:37:00Z"/>
                <w:i/>
              </w:rPr>
            </w:pPr>
            <w:del w:id="11539" w:author="Alban Roche" w:date="2017-08-02T16:37:00Z">
              <w:r w:rsidRPr="00671C8B" w:rsidDel="009453A7">
                <w:rPr>
                  <w:i/>
                </w:rPr>
                <w:delText>Unsolicited Notification</w:delText>
              </w:r>
              <w:bookmarkStart w:id="11540" w:name="_Toc489459584"/>
              <w:bookmarkEnd w:id="11540"/>
            </w:del>
          </w:p>
        </w:tc>
        <w:tc>
          <w:tcPr>
            <w:tcW w:w="7560" w:type="dxa"/>
          </w:tcPr>
          <w:p w14:paraId="5A771F66" w14:textId="502A1DAE" w:rsidR="00D17FAC" w:rsidRPr="00671C8B" w:rsidDel="009453A7" w:rsidRDefault="00D17FAC" w:rsidP="00D17FAC">
            <w:pPr>
              <w:pStyle w:val="TableBody"/>
              <w:rPr>
                <w:del w:id="11541" w:author="Alban Roche" w:date="2017-08-02T16:37:00Z"/>
                <w:u w:val="single"/>
              </w:rPr>
            </w:pPr>
            <w:del w:id="11542" w:author="Alban Roche" w:date="2017-08-02T16:37:00Z">
              <w:r w:rsidRPr="00671C8B" w:rsidDel="009453A7">
                <w:rPr>
                  <w:u w:val="single"/>
                </w:rPr>
                <w:delText>Response</w:delText>
              </w:r>
              <w:bookmarkStart w:id="11543" w:name="_Toc489459585"/>
              <w:bookmarkEnd w:id="11543"/>
            </w:del>
          </w:p>
          <w:p w14:paraId="75A86C45" w14:textId="6DF9BE70" w:rsidR="00D17FAC" w:rsidRPr="00671C8B" w:rsidDel="009453A7" w:rsidRDefault="00D17FAC" w:rsidP="00D17FAC">
            <w:pPr>
              <w:pStyle w:val="TableBody"/>
              <w:rPr>
                <w:del w:id="11544" w:author="Alban Roche" w:date="2017-08-02T16:37:00Z"/>
                <w:szCs w:val="20"/>
              </w:rPr>
            </w:pPr>
            <w:del w:id="11545" w:author="Alban Roche" w:date="2017-08-02T16:37:00Z">
              <w:r w:rsidRPr="00671C8B" w:rsidDel="009453A7">
                <w:rPr>
                  <w:b/>
                </w:rPr>
                <w:delText>+CUSD: &lt;m&gt;[,&lt;str&gt;,&lt;dcs&gt;]</w:delText>
              </w:r>
              <w:bookmarkStart w:id="11546" w:name="_Toc489459586"/>
              <w:bookmarkEnd w:id="11546"/>
            </w:del>
          </w:p>
        </w:tc>
        <w:bookmarkStart w:id="11547" w:name="_Toc489459587"/>
        <w:bookmarkEnd w:id="11547"/>
      </w:tr>
      <w:tr w:rsidR="00D17FAC" w:rsidRPr="00671C8B" w:rsidDel="009453A7" w14:paraId="11E6E67D" w14:textId="35D5BE3B" w:rsidTr="00166AF3">
        <w:trPr>
          <w:trHeight w:val="35"/>
          <w:del w:id="11548" w:author="Alban Roche" w:date="2017-08-02T16:37:00Z"/>
        </w:trPr>
        <w:tc>
          <w:tcPr>
            <w:tcW w:w="1728" w:type="dxa"/>
          </w:tcPr>
          <w:p w14:paraId="4174BBE5" w14:textId="6191AAC3" w:rsidR="00D17FAC" w:rsidRPr="00671C8B" w:rsidDel="009453A7" w:rsidRDefault="00D17FAC" w:rsidP="00D17FAC">
            <w:pPr>
              <w:pStyle w:val="TableBody"/>
              <w:rPr>
                <w:del w:id="11549" w:author="Alban Roche" w:date="2017-08-02T16:37:00Z"/>
                <w:i/>
              </w:rPr>
            </w:pPr>
            <w:del w:id="11550" w:author="Alban Roche" w:date="2017-08-02T16:37:00Z">
              <w:r w:rsidRPr="00671C8B" w:rsidDel="009453A7">
                <w:rPr>
                  <w:u w:val="single"/>
                </w:rPr>
                <w:delText>Notes</w:delText>
              </w:r>
              <w:bookmarkStart w:id="11551" w:name="_Toc489459588"/>
              <w:bookmarkEnd w:id="11551"/>
            </w:del>
          </w:p>
        </w:tc>
        <w:tc>
          <w:tcPr>
            <w:tcW w:w="7560" w:type="dxa"/>
          </w:tcPr>
          <w:p w14:paraId="365910D1" w14:textId="189561CD" w:rsidR="00D17FAC" w:rsidRPr="00671C8B" w:rsidDel="009453A7" w:rsidRDefault="00D17FAC" w:rsidP="00D17FAC">
            <w:pPr>
              <w:pStyle w:val="TableBody"/>
              <w:rPr>
                <w:del w:id="11552" w:author="Alban Roche" w:date="2017-08-02T16:37:00Z"/>
                <w:u w:val="single"/>
              </w:rPr>
            </w:pPr>
            <w:del w:id="11553" w:author="Alban Roche" w:date="2017-08-02T16:37:00Z">
              <w:r w:rsidDel="009453A7">
                <w:delText xml:space="preserve">&lt;n&gt; is </w:delText>
              </w:r>
              <w:r w:rsidRPr="00276097" w:rsidDel="009453A7">
                <w:delText xml:space="preserve">saved in non-volatile memory </w:delText>
              </w:r>
              <w:r w:rsidDel="009453A7">
                <w:delText xml:space="preserve">per AT port </w:delText>
              </w:r>
              <w:r w:rsidRPr="00276097" w:rsidDel="009453A7">
                <w:delText>over module reboot</w:delText>
              </w:r>
              <w:r w:rsidDel="009453A7">
                <w:delText>.</w:delText>
              </w:r>
              <w:bookmarkStart w:id="11554" w:name="_Toc489459589"/>
              <w:bookmarkEnd w:id="11554"/>
            </w:del>
          </w:p>
        </w:tc>
        <w:bookmarkStart w:id="11555" w:name="_Toc489459590"/>
        <w:bookmarkEnd w:id="11555"/>
      </w:tr>
    </w:tbl>
    <w:p w14:paraId="70E0024F" w14:textId="50D782DF" w:rsidR="0050740B" w:rsidRPr="00671C8B" w:rsidRDefault="0050740B" w:rsidP="0050740B">
      <w:pPr>
        <w:pStyle w:val="Heading2"/>
      </w:pPr>
      <w:bookmarkStart w:id="11556" w:name="_Toc489459591"/>
      <w:r w:rsidRPr="0050740B">
        <w:t>+CLCK Command: Facility Lock</w:t>
      </w:r>
      <w:bookmarkEnd w:id="11556"/>
    </w:p>
    <w:tbl>
      <w:tblPr>
        <w:tblStyle w:val="TableSWIleft"/>
        <w:tblW w:w="9288" w:type="dxa"/>
        <w:tblLayout w:type="fixed"/>
        <w:tblLook w:val="04A0" w:firstRow="1" w:lastRow="0" w:firstColumn="1" w:lastColumn="0" w:noHBand="0" w:noVBand="1"/>
      </w:tblPr>
      <w:tblGrid>
        <w:gridCol w:w="1728"/>
        <w:gridCol w:w="7560"/>
      </w:tblGrid>
      <w:tr w:rsidR="0050740B" w:rsidRPr="00671C8B" w14:paraId="20A87303"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5CC585BC" w14:textId="18372AB3" w:rsidR="0050740B" w:rsidRPr="00671C8B" w:rsidRDefault="0050740B">
            <w:pPr>
              <w:pStyle w:val="TableRowHead"/>
              <w:spacing w:before="144" w:after="144"/>
              <w:rPr>
                <w:bCs w:val="0"/>
              </w:rPr>
            </w:pPr>
            <w:del w:id="11557" w:author="Alban Roche" w:date="2017-08-02T14:40:00Z">
              <w:r w:rsidDel="00F22490">
                <w:delText>HL7618, HL7618RD, HL7648, HL7650, HL7688, HL7690 and HL7692</w:delText>
              </w:r>
            </w:del>
            <w:ins w:id="11558" w:author="Alban Roche" w:date="2017-08-02T14:40:00Z">
              <w:r w:rsidR="00F22490">
                <w:t>HL7800</w:t>
              </w:r>
            </w:ins>
          </w:p>
        </w:tc>
      </w:tr>
      <w:tr w:rsidR="0050740B" w:rsidRPr="00671C8B" w14:paraId="50C092F8" w14:textId="77777777" w:rsidTr="00166AF3">
        <w:trPr>
          <w:trHeight w:val="35"/>
        </w:trPr>
        <w:tc>
          <w:tcPr>
            <w:tcW w:w="1728" w:type="dxa"/>
          </w:tcPr>
          <w:p w14:paraId="22D87053" w14:textId="77777777" w:rsidR="0050740B" w:rsidRPr="00671C8B" w:rsidRDefault="0050740B" w:rsidP="0050740B">
            <w:pPr>
              <w:pStyle w:val="TableBody"/>
              <w:rPr>
                <w:i/>
                <w:szCs w:val="20"/>
              </w:rPr>
            </w:pPr>
            <w:r w:rsidRPr="00671C8B">
              <w:rPr>
                <w:i/>
              </w:rPr>
              <w:t>Test command</w:t>
            </w:r>
          </w:p>
          <w:p w14:paraId="6459E396" w14:textId="77777777" w:rsidR="0050740B" w:rsidRPr="00671C8B" w:rsidRDefault="0050740B" w:rsidP="0050740B">
            <w:pPr>
              <w:pStyle w:val="TableBody"/>
              <w:rPr>
                <w:szCs w:val="18"/>
              </w:rPr>
            </w:pPr>
          </w:p>
          <w:p w14:paraId="677CDD9D" w14:textId="77777777" w:rsidR="0050740B" w:rsidRPr="00671C8B" w:rsidRDefault="0050740B" w:rsidP="0050740B">
            <w:pPr>
              <w:pStyle w:val="TableBody"/>
              <w:rPr>
                <w:u w:val="single"/>
              </w:rPr>
            </w:pPr>
            <w:r w:rsidRPr="00671C8B">
              <w:rPr>
                <w:u w:val="single"/>
              </w:rPr>
              <w:t>Syntax</w:t>
            </w:r>
          </w:p>
          <w:p w14:paraId="78DBF77E" w14:textId="3C4EADFF" w:rsidR="0050740B" w:rsidRPr="00671C8B" w:rsidRDefault="0050740B" w:rsidP="0050740B">
            <w:pPr>
              <w:pStyle w:val="TableBody"/>
            </w:pPr>
            <w:r w:rsidRPr="00671C8B">
              <w:rPr>
                <w:b/>
              </w:rPr>
              <w:t>AT+CLCK=?</w:t>
            </w:r>
          </w:p>
        </w:tc>
        <w:tc>
          <w:tcPr>
            <w:tcW w:w="7560" w:type="dxa"/>
          </w:tcPr>
          <w:p w14:paraId="12430DBD" w14:textId="77777777" w:rsidR="0050740B" w:rsidRPr="00671C8B" w:rsidRDefault="0050740B" w:rsidP="0050740B">
            <w:pPr>
              <w:pStyle w:val="TableBody"/>
              <w:rPr>
                <w:szCs w:val="20"/>
              </w:rPr>
            </w:pPr>
          </w:p>
          <w:p w14:paraId="3172C821" w14:textId="77777777" w:rsidR="0050740B" w:rsidRPr="00671C8B" w:rsidRDefault="0050740B" w:rsidP="0050740B">
            <w:pPr>
              <w:pStyle w:val="TableBody"/>
              <w:rPr>
                <w:szCs w:val="18"/>
              </w:rPr>
            </w:pPr>
          </w:p>
          <w:p w14:paraId="1B7463DF" w14:textId="77777777" w:rsidR="0050740B" w:rsidRPr="00671C8B" w:rsidRDefault="0050740B" w:rsidP="0050740B">
            <w:pPr>
              <w:pStyle w:val="TableBody"/>
              <w:rPr>
                <w:u w:val="single"/>
              </w:rPr>
            </w:pPr>
            <w:r w:rsidRPr="00671C8B">
              <w:rPr>
                <w:u w:val="single"/>
              </w:rPr>
              <w:t>Response</w:t>
            </w:r>
          </w:p>
          <w:p w14:paraId="5B28193C" w14:textId="77777777" w:rsidR="0050740B" w:rsidRPr="00671C8B" w:rsidRDefault="0050740B" w:rsidP="0050740B">
            <w:pPr>
              <w:pStyle w:val="TableBody"/>
            </w:pPr>
            <w:r w:rsidRPr="00671C8B">
              <w:rPr>
                <w:b/>
              </w:rPr>
              <w:t>+CLCK:</w:t>
            </w:r>
            <w:r w:rsidRPr="00671C8B">
              <w:t xml:space="preserve"> (list of supported </w:t>
            </w:r>
            <w:r w:rsidRPr="00671C8B">
              <w:rPr>
                <w:b/>
              </w:rPr>
              <w:t>&lt;fac&gt;</w:t>
            </w:r>
            <w:r w:rsidRPr="00671C8B">
              <w:t xml:space="preserve">s) </w:t>
            </w:r>
          </w:p>
          <w:p w14:paraId="2C5CE79E" w14:textId="77777777" w:rsidR="0050740B" w:rsidRPr="00671C8B" w:rsidRDefault="0050740B" w:rsidP="0050740B">
            <w:pPr>
              <w:pStyle w:val="TableBody"/>
              <w:rPr>
                <w:b/>
              </w:rPr>
            </w:pPr>
            <w:r w:rsidRPr="00671C8B">
              <w:rPr>
                <w:b/>
              </w:rPr>
              <w:t>OK</w:t>
            </w:r>
          </w:p>
          <w:p w14:paraId="032E638E" w14:textId="77777777" w:rsidR="0050740B" w:rsidRPr="00671C8B" w:rsidRDefault="0050740B" w:rsidP="0050740B">
            <w:pPr>
              <w:pStyle w:val="TableBody"/>
              <w:rPr>
                <w:b/>
              </w:rPr>
            </w:pPr>
          </w:p>
          <w:p w14:paraId="25ADF92F" w14:textId="77777777" w:rsidR="0050740B" w:rsidRPr="00671C8B" w:rsidRDefault="0050740B" w:rsidP="0050740B">
            <w:pPr>
              <w:pStyle w:val="TableBody"/>
            </w:pPr>
            <w:r w:rsidRPr="00671C8B">
              <w:t>or</w:t>
            </w:r>
          </w:p>
          <w:p w14:paraId="1672E4CF" w14:textId="1E3D3534" w:rsidR="0050740B" w:rsidRPr="00671C8B" w:rsidRDefault="0050740B" w:rsidP="0050740B">
            <w:pPr>
              <w:pStyle w:val="TableBody"/>
              <w:rPr>
                <w:b/>
              </w:rPr>
            </w:pPr>
            <w:r w:rsidRPr="00671C8B">
              <w:rPr>
                <w:b/>
              </w:rPr>
              <w:t>+CME ERROR: &lt;err&gt;</w:t>
            </w:r>
          </w:p>
        </w:tc>
      </w:tr>
      <w:tr w:rsidR="0050740B" w:rsidRPr="00671C8B" w14:paraId="28FA8891" w14:textId="77777777" w:rsidTr="0050740B">
        <w:trPr>
          <w:cantSplit w:val="0"/>
          <w:trHeight w:val="35"/>
        </w:trPr>
        <w:tc>
          <w:tcPr>
            <w:tcW w:w="1728" w:type="dxa"/>
          </w:tcPr>
          <w:p w14:paraId="669DB7EF" w14:textId="77777777" w:rsidR="0050740B" w:rsidRDefault="0050740B" w:rsidP="0050740B">
            <w:pPr>
              <w:pStyle w:val="TableBody"/>
              <w:rPr>
                <w:i/>
              </w:rPr>
            </w:pPr>
            <w:r>
              <w:rPr>
                <w:i/>
              </w:rPr>
              <w:t>Write command</w:t>
            </w:r>
          </w:p>
          <w:p w14:paraId="5268BDC3" w14:textId="77777777" w:rsidR="0050740B" w:rsidRDefault="0050740B" w:rsidP="0050740B">
            <w:pPr>
              <w:pStyle w:val="TableBody"/>
            </w:pPr>
          </w:p>
          <w:p w14:paraId="16592A70" w14:textId="77777777" w:rsidR="0050740B" w:rsidRDefault="0050740B" w:rsidP="0050740B">
            <w:pPr>
              <w:pStyle w:val="TableBody"/>
            </w:pPr>
            <w:r w:rsidRPr="0050740B">
              <w:rPr>
                <w:u w:val="single"/>
              </w:rPr>
              <w:t>Syntax</w:t>
            </w:r>
          </w:p>
          <w:p w14:paraId="3A3C88DC" w14:textId="221CD1CF" w:rsidR="0050740B" w:rsidRPr="0050740B" w:rsidRDefault="0050740B" w:rsidP="0050740B">
            <w:pPr>
              <w:pStyle w:val="TableBody"/>
            </w:pPr>
            <w:r w:rsidRPr="00671C8B">
              <w:rPr>
                <w:b/>
              </w:rPr>
              <w:t>AT+CLCK=&lt;fac&gt;,&lt;mode&gt;</w:t>
            </w:r>
            <w:r w:rsidRPr="00671C8B">
              <w:rPr>
                <w:b/>
              </w:rPr>
              <w:br/>
              <w:t>[,&lt;passwd&gt; [,&lt;class&gt;]]</w:t>
            </w:r>
          </w:p>
        </w:tc>
        <w:tc>
          <w:tcPr>
            <w:tcW w:w="7560" w:type="dxa"/>
          </w:tcPr>
          <w:p w14:paraId="120B7D46" w14:textId="77777777" w:rsidR="0050740B" w:rsidRDefault="0050740B" w:rsidP="0050740B">
            <w:pPr>
              <w:pStyle w:val="TableBody"/>
              <w:rPr>
                <w:szCs w:val="20"/>
              </w:rPr>
            </w:pPr>
          </w:p>
          <w:p w14:paraId="171BF0A0" w14:textId="77777777" w:rsidR="0050740B" w:rsidRDefault="0050740B" w:rsidP="0050740B">
            <w:pPr>
              <w:pStyle w:val="TableBody"/>
              <w:rPr>
                <w:szCs w:val="20"/>
              </w:rPr>
            </w:pPr>
          </w:p>
          <w:p w14:paraId="7E7A2BB4" w14:textId="77777777" w:rsidR="0050740B" w:rsidRDefault="0050740B" w:rsidP="0050740B">
            <w:pPr>
              <w:pStyle w:val="TableBody"/>
              <w:rPr>
                <w:szCs w:val="20"/>
              </w:rPr>
            </w:pPr>
            <w:r w:rsidRPr="0050740B">
              <w:rPr>
                <w:szCs w:val="20"/>
                <w:u w:val="single"/>
              </w:rPr>
              <w:t>Response</w:t>
            </w:r>
          </w:p>
          <w:p w14:paraId="02D6B8C8" w14:textId="77777777" w:rsidR="0050740B" w:rsidRPr="00671C8B" w:rsidRDefault="0050740B" w:rsidP="0050740B">
            <w:pPr>
              <w:pStyle w:val="TableBody"/>
            </w:pPr>
            <w:r w:rsidRPr="00671C8B">
              <w:t xml:space="preserve">If </w:t>
            </w:r>
            <w:r w:rsidRPr="00671C8B">
              <w:rPr>
                <w:b/>
              </w:rPr>
              <w:t>&lt;mode&gt;</w:t>
            </w:r>
            <w:r w:rsidRPr="00671C8B">
              <w:t xml:space="preserve"> = 2 and command is successful</w:t>
            </w:r>
          </w:p>
          <w:p w14:paraId="027B84BC" w14:textId="77777777" w:rsidR="0050740B" w:rsidRPr="00671C8B" w:rsidRDefault="0050740B" w:rsidP="0050740B">
            <w:pPr>
              <w:pStyle w:val="TableBody"/>
              <w:rPr>
                <w:b/>
              </w:rPr>
            </w:pPr>
            <w:r w:rsidRPr="00671C8B">
              <w:rPr>
                <w:b/>
              </w:rPr>
              <w:t>OK</w:t>
            </w:r>
          </w:p>
          <w:p w14:paraId="579FDCFD" w14:textId="77777777" w:rsidR="0050740B" w:rsidRPr="00671C8B" w:rsidRDefault="0050740B" w:rsidP="0050740B">
            <w:pPr>
              <w:pStyle w:val="TableBody"/>
              <w:rPr>
                <w:b/>
              </w:rPr>
            </w:pPr>
            <w:r w:rsidRPr="00671C8B">
              <w:rPr>
                <w:b/>
              </w:rPr>
              <w:t>+CLCK: &lt;status&gt;[,&lt;class1&gt;[&lt;CR&gt;,&lt;LF&gt;</w:t>
            </w:r>
            <w:r w:rsidRPr="00671C8B">
              <w:rPr>
                <w:b/>
              </w:rPr>
              <w:br/>
              <w:t>+CLCK: &lt;status&gt;,class2…]]</w:t>
            </w:r>
          </w:p>
          <w:p w14:paraId="2AEDCBB2" w14:textId="77777777" w:rsidR="0050740B" w:rsidRPr="00671C8B" w:rsidRDefault="0050740B" w:rsidP="0050740B">
            <w:pPr>
              <w:pStyle w:val="TableBody"/>
              <w:rPr>
                <w:b/>
              </w:rPr>
            </w:pPr>
          </w:p>
          <w:p w14:paraId="7FAC2C2C" w14:textId="77777777" w:rsidR="0050740B" w:rsidRPr="00671C8B" w:rsidRDefault="0050740B" w:rsidP="0050740B">
            <w:pPr>
              <w:pStyle w:val="TableBody"/>
            </w:pPr>
            <w:r w:rsidRPr="00671C8B">
              <w:t>or</w:t>
            </w:r>
          </w:p>
          <w:p w14:paraId="0B27A340" w14:textId="77777777" w:rsidR="0050740B" w:rsidRPr="00671C8B" w:rsidRDefault="0050740B" w:rsidP="0050740B">
            <w:pPr>
              <w:pStyle w:val="TableBody"/>
              <w:rPr>
                <w:b/>
              </w:rPr>
            </w:pPr>
            <w:r w:rsidRPr="00671C8B">
              <w:rPr>
                <w:b/>
              </w:rPr>
              <w:t>+CME ERROR: &lt;err&gt;</w:t>
            </w:r>
          </w:p>
          <w:p w14:paraId="0AAE8D1E" w14:textId="77777777" w:rsidR="0050740B" w:rsidRPr="00671C8B" w:rsidRDefault="0050740B" w:rsidP="0050740B">
            <w:pPr>
              <w:pStyle w:val="TableBody"/>
            </w:pPr>
          </w:p>
          <w:p w14:paraId="65687A95" w14:textId="77777777" w:rsidR="0050740B" w:rsidRPr="00671C8B" w:rsidRDefault="0050740B" w:rsidP="0050740B">
            <w:pPr>
              <w:pStyle w:val="TableBody"/>
              <w:rPr>
                <w:u w:val="single"/>
              </w:rPr>
            </w:pPr>
            <w:r w:rsidRPr="00671C8B">
              <w:rPr>
                <w:u w:val="single"/>
              </w:rPr>
              <w:t>Parameters</w:t>
            </w:r>
          </w:p>
          <w:p w14:paraId="7433994A" w14:textId="77777777" w:rsidR="0050740B" w:rsidRPr="00671C8B" w:rsidRDefault="0050740B" w:rsidP="0050740B">
            <w:pPr>
              <w:pStyle w:val="TableBody"/>
            </w:pPr>
            <w:r w:rsidRPr="00671C8B">
              <w:rPr>
                <w:b/>
              </w:rPr>
              <w:t>&lt;fac&gt;</w:t>
            </w:r>
            <w:r w:rsidRPr="00671C8B">
              <w:tab/>
            </w:r>
            <w:r w:rsidRPr="00671C8B">
              <w:tab/>
              <w:t>Values reserved by the present document:</w:t>
            </w:r>
          </w:p>
          <w:p w14:paraId="7A8CB30D" w14:textId="77777777" w:rsidR="0050740B" w:rsidRPr="00671C8B" w:rsidRDefault="0050740B" w:rsidP="0050740B">
            <w:pPr>
              <w:pStyle w:val="TableBody"/>
            </w:pPr>
            <w:r w:rsidRPr="00671C8B">
              <w:t>"PS"</w:t>
            </w:r>
            <w:r w:rsidRPr="00671C8B">
              <w:tab/>
            </w:r>
            <w:r w:rsidRPr="00671C8B">
              <w:tab/>
              <w:t xml:space="preserve">PH-SIM (lock Phone to SIM/UICC card installed in the currently selected card </w:t>
            </w:r>
            <w:r w:rsidRPr="00671C8B">
              <w:tab/>
            </w:r>
            <w:r w:rsidRPr="00671C8B">
              <w:tab/>
              <w:t>slot) (MT asks for the password when other than current</w:t>
            </w:r>
            <w:r w:rsidRPr="00671C8B">
              <w:tab/>
              <w:t xml:space="preserve">SIM/UICC card is </w:t>
            </w:r>
            <w:r w:rsidRPr="00671C8B">
              <w:tab/>
            </w:r>
            <w:r w:rsidRPr="00671C8B">
              <w:tab/>
            </w:r>
            <w:r w:rsidRPr="00671C8B">
              <w:tab/>
              <w:t xml:space="preserve">inserted; MT may remember certain previously used cards thus not requiring </w:t>
            </w:r>
            <w:r w:rsidRPr="00671C8B">
              <w:tab/>
            </w:r>
            <w:r w:rsidRPr="00671C8B">
              <w:tab/>
            </w:r>
            <w:r w:rsidRPr="00671C8B">
              <w:tab/>
              <w:t>password when they are inserted)</w:t>
            </w:r>
          </w:p>
          <w:p w14:paraId="02BDEDA4" w14:textId="77777777" w:rsidR="0050740B" w:rsidRPr="00671C8B" w:rsidRDefault="0050740B" w:rsidP="0050740B">
            <w:pPr>
              <w:pStyle w:val="TableBody"/>
            </w:pPr>
            <w:r w:rsidRPr="00671C8B">
              <w:t>"SC"</w:t>
            </w:r>
            <w:r w:rsidRPr="00671C8B">
              <w:tab/>
            </w:r>
            <w:r w:rsidRPr="00671C8B">
              <w:tab/>
              <w:t xml:space="preserve">SIM (lock SIM/UICC card) (SIM/UICC asks password in MT power-up and </w:t>
            </w:r>
            <w:r w:rsidRPr="00671C8B">
              <w:tab/>
            </w:r>
            <w:r w:rsidRPr="00671C8B">
              <w:tab/>
            </w:r>
            <w:r w:rsidRPr="00671C8B">
              <w:tab/>
              <w:t>when this lock command issued)</w:t>
            </w:r>
          </w:p>
          <w:p w14:paraId="4B52600E" w14:textId="77777777" w:rsidR="0050740B" w:rsidRPr="00671C8B" w:rsidRDefault="0050740B" w:rsidP="0050740B">
            <w:pPr>
              <w:pStyle w:val="TableBody"/>
            </w:pPr>
            <w:r w:rsidRPr="00671C8B">
              <w:t>"AO"</w:t>
            </w:r>
            <w:r w:rsidRPr="00671C8B">
              <w:tab/>
            </w:r>
            <w:r w:rsidRPr="00671C8B">
              <w:tab/>
              <w:t>BAOC (Barr All Outgoing Calls)</w:t>
            </w:r>
          </w:p>
          <w:p w14:paraId="323BCAC3" w14:textId="77777777" w:rsidR="0050740B" w:rsidRPr="00671C8B" w:rsidRDefault="0050740B" w:rsidP="0050740B">
            <w:pPr>
              <w:pStyle w:val="TableBody"/>
            </w:pPr>
            <w:r w:rsidRPr="00671C8B">
              <w:t>"OI"</w:t>
            </w:r>
            <w:r w:rsidRPr="00671C8B">
              <w:tab/>
            </w:r>
            <w:r w:rsidRPr="00671C8B">
              <w:tab/>
              <w:t>BOIC (Barr Outgoing International Calls)</w:t>
            </w:r>
          </w:p>
          <w:p w14:paraId="3ADE64DF" w14:textId="77777777" w:rsidR="0050740B" w:rsidRPr="00671C8B" w:rsidRDefault="0050740B" w:rsidP="0050740B">
            <w:pPr>
              <w:pStyle w:val="TableBody"/>
            </w:pPr>
            <w:r w:rsidRPr="00671C8B">
              <w:t>"OX"</w:t>
            </w:r>
            <w:r w:rsidRPr="00671C8B">
              <w:tab/>
            </w:r>
            <w:r w:rsidRPr="00671C8B">
              <w:tab/>
              <w:t>BOIC</w:t>
            </w:r>
            <w:r w:rsidRPr="00671C8B">
              <w:noBreakHyphen/>
              <w:t>exHC (Barr Outgoing International Calls except to Home Country)</w:t>
            </w:r>
          </w:p>
          <w:p w14:paraId="00D0842D" w14:textId="77777777" w:rsidR="0050740B" w:rsidRPr="00671C8B" w:rsidRDefault="0050740B" w:rsidP="0050740B">
            <w:pPr>
              <w:pStyle w:val="TableBody"/>
            </w:pPr>
            <w:r w:rsidRPr="00671C8B">
              <w:t>"AI"</w:t>
            </w:r>
            <w:r w:rsidRPr="00671C8B">
              <w:tab/>
            </w:r>
            <w:r w:rsidRPr="00671C8B">
              <w:tab/>
              <w:t>BAIC (Barr All Incoming Calls)</w:t>
            </w:r>
          </w:p>
          <w:p w14:paraId="5A6B588F" w14:textId="77777777" w:rsidR="0050740B" w:rsidRPr="00671C8B" w:rsidRDefault="0050740B" w:rsidP="0050740B">
            <w:pPr>
              <w:pStyle w:val="TableBody"/>
            </w:pPr>
            <w:r w:rsidRPr="00671C8B">
              <w:t>"IR"</w:t>
            </w:r>
            <w:r w:rsidRPr="00671C8B">
              <w:tab/>
            </w:r>
            <w:r w:rsidRPr="00671C8B">
              <w:tab/>
              <w:t>BIC</w:t>
            </w:r>
            <w:r w:rsidRPr="00671C8B">
              <w:noBreakHyphen/>
              <w:t>Roam (Barr Incoming Calls when Roaming outside the home country)</w:t>
            </w:r>
          </w:p>
          <w:p w14:paraId="63315837" w14:textId="77777777" w:rsidR="0050740B" w:rsidRPr="00671C8B" w:rsidRDefault="0050740B" w:rsidP="0050740B">
            <w:pPr>
              <w:pStyle w:val="TableBody"/>
            </w:pPr>
            <w:r w:rsidRPr="00671C8B">
              <w:t>"AB"</w:t>
            </w:r>
            <w:r w:rsidRPr="00671C8B">
              <w:tab/>
            </w:r>
            <w:r w:rsidRPr="00671C8B">
              <w:tab/>
              <w:t>All Barring services (applicable only for mode&gt;=0)</w:t>
            </w:r>
          </w:p>
          <w:p w14:paraId="77121B5B" w14:textId="77777777" w:rsidR="0050740B" w:rsidRPr="00671C8B" w:rsidRDefault="0050740B" w:rsidP="0050740B">
            <w:pPr>
              <w:pStyle w:val="TableBody"/>
            </w:pPr>
            <w:r w:rsidRPr="00671C8B">
              <w:t>"AG"</w:t>
            </w:r>
            <w:r w:rsidRPr="00671C8B">
              <w:tab/>
            </w:r>
            <w:r w:rsidRPr="00671C8B">
              <w:tab/>
              <w:t>All outgoing barring services (applicable only for &lt;mode&gt;=0)</w:t>
            </w:r>
          </w:p>
          <w:p w14:paraId="0CB0690C" w14:textId="77777777" w:rsidR="0050740B" w:rsidRPr="00671C8B" w:rsidRDefault="0050740B" w:rsidP="0050740B">
            <w:pPr>
              <w:pStyle w:val="TableBody"/>
            </w:pPr>
            <w:r w:rsidRPr="00671C8B">
              <w:t>"AC"</w:t>
            </w:r>
            <w:r w:rsidRPr="00671C8B">
              <w:tab/>
            </w:r>
            <w:r w:rsidRPr="00671C8B">
              <w:tab/>
              <w:t xml:space="preserve">All incoming barring services (applicable only for </w:t>
            </w:r>
            <w:r w:rsidRPr="00671C8B">
              <w:tab/>
              <w:t>&lt;mode&gt;=0)</w:t>
            </w:r>
          </w:p>
          <w:p w14:paraId="66BAB5EB" w14:textId="77777777" w:rsidR="0050740B" w:rsidRPr="00671C8B" w:rsidRDefault="0050740B" w:rsidP="0050740B">
            <w:pPr>
              <w:pStyle w:val="TableBody"/>
            </w:pPr>
            <w:r w:rsidRPr="00671C8B">
              <w:t>"FD"</w:t>
            </w:r>
            <w:r w:rsidRPr="00671C8B">
              <w:tab/>
            </w:r>
            <w:r w:rsidRPr="00671C8B">
              <w:tab/>
              <w:t xml:space="preserve">SIM card or active application in the UICC (GSM or USIM) fixed dialing </w:t>
            </w:r>
            <w:r w:rsidRPr="00671C8B">
              <w:tab/>
            </w:r>
            <w:r w:rsidRPr="00671C8B">
              <w:tab/>
            </w:r>
            <w:r w:rsidRPr="00671C8B">
              <w:tab/>
              <w:t xml:space="preserve">memory feature (if PIN2 authentication has not been done during the current </w:t>
            </w:r>
            <w:r w:rsidRPr="00671C8B">
              <w:tab/>
            </w:r>
            <w:r w:rsidRPr="00671C8B">
              <w:tab/>
            </w:r>
            <w:r w:rsidRPr="00671C8B">
              <w:tab/>
              <w:t>session, PIN2 is required as &lt;passwd&gt;)</w:t>
            </w:r>
          </w:p>
          <w:p w14:paraId="23E1D9EE" w14:textId="77777777" w:rsidR="0050740B" w:rsidRPr="00671C8B" w:rsidRDefault="0050740B" w:rsidP="0050740B">
            <w:pPr>
              <w:pStyle w:val="TableBody"/>
            </w:pPr>
            <w:r w:rsidRPr="00671C8B">
              <w:t>"PN"</w:t>
            </w:r>
            <w:r w:rsidRPr="00671C8B">
              <w:tab/>
            </w:r>
            <w:r w:rsidRPr="00671C8B">
              <w:tab/>
              <w:t>Network Personalization</w:t>
            </w:r>
          </w:p>
          <w:p w14:paraId="2A7245F8" w14:textId="77777777" w:rsidR="0050740B" w:rsidRPr="00671C8B" w:rsidRDefault="0050740B" w:rsidP="0050740B">
            <w:pPr>
              <w:pStyle w:val="TableBody"/>
            </w:pPr>
            <w:r w:rsidRPr="00671C8B">
              <w:t>"PU"</w:t>
            </w:r>
            <w:r w:rsidRPr="00671C8B">
              <w:tab/>
            </w:r>
            <w:r w:rsidRPr="00671C8B">
              <w:tab/>
              <w:t>Network subset Personalization</w:t>
            </w:r>
          </w:p>
          <w:p w14:paraId="7CF31202" w14:textId="77777777" w:rsidR="0050740B" w:rsidRPr="00671C8B" w:rsidRDefault="0050740B" w:rsidP="0050740B">
            <w:pPr>
              <w:pStyle w:val="TableBody"/>
            </w:pPr>
            <w:r w:rsidRPr="00671C8B">
              <w:t>"PP"</w:t>
            </w:r>
            <w:r w:rsidRPr="00671C8B">
              <w:tab/>
            </w:r>
            <w:r w:rsidRPr="00671C8B">
              <w:tab/>
              <w:t>Service Provider Personalization</w:t>
            </w:r>
          </w:p>
          <w:p w14:paraId="1406CB8B" w14:textId="77777777" w:rsidR="0050740B" w:rsidRPr="00671C8B" w:rsidRDefault="0050740B" w:rsidP="0050740B">
            <w:pPr>
              <w:pStyle w:val="TableBody"/>
            </w:pPr>
            <w:r w:rsidRPr="00671C8B">
              <w:t>"PC"</w:t>
            </w:r>
            <w:r w:rsidRPr="00671C8B">
              <w:tab/>
            </w:r>
            <w:r w:rsidRPr="00671C8B">
              <w:tab/>
              <w:t>Corporate Personalization</w:t>
            </w:r>
          </w:p>
          <w:p w14:paraId="63BB4DDD" w14:textId="77777777" w:rsidR="0050740B" w:rsidRPr="00671C8B" w:rsidRDefault="0050740B" w:rsidP="0050740B">
            <w:pPr>
              <w:pStyle w:val="TableBody"/>
            </w:pPr>
          </w:p>
          <w:p w14:paraId="23A7043C" w14:textId="77777777" w:rsidR="0050740B" w:rsidRPr="00671C8B" w:rsidRDefault="0050740B" w:rsidP="0050740B">
            <w:pPr>
              <w:pStyle w:val="TableBody"/>
            </w:pPr>
            <w:r w:rsidRPr="00671C8B">
              <w:rPr>
                <w:b/>
              </w:rPr>
              <w:t>&lt;mode&gt;</w:t>
            </w:r>
            <w:r w:rsidRPr="00671C8B">
              <w:tab/>
              <w:t>0</w:t>
            </w:r>
            <w:r w:rsidRPr="00671C8B">
              <w:tab/>
              <w:t>Unlock</w:t>
            </w:r>
          </w:p>
          <w:p w14:paraId="595A2951" w14:textId="77777777" w:rsidR="0050740B" w:rsidRPr="00671C8B" w:rsidRDefault="0050740B" w:rsidP="0050740B">
            <w:pPr>
              <w:pStyle w:val="TableBody"/>
            </w:pPr>
            <w:r w:rsidRPr="00671C8B">
              <w:tab/>
            </w:r>
            <w:r w:rsidRPr="00671C8B">
              <w:tab/>
              <w:t>1</w:t>
            </w:r>
            <w:r w:rsidRPr="00671C8B">
              <w:tab/>
              <w:t>Lock</w:t>
            </w:r>
          </w:p>
          <w:p w14:paraId="72EFF91D" w14:textId="77777777" w:rsidR="0050740B" w:rsidRPr="00671C8B" w:rsidRDefault="0050740B" w:rsidP="0050740B">
            <w:pPr>
              <w:pStyle w:val="TableBody"/>
            </w:pPr>
            <w:r w:rsidRPr="00671C8B">
              <w:tab/>
            </w:r>
            <w:r w:rsidRPr="00671C8B">
              <w:tab/>
              <w:t>2</w:t>
            </w:r>
            <w:r w:rsidRPr="00671C8B">
              <w:tab/>
              <w:t>Query status</w:t>
            </w:r>
          </w:p>
          <w:p w14:paraId="7B34D4ED" w14:textId="77777777" w:rsidR="0050740B" w:rsidRPr="00671C8B" w:rsidRDefault="0050740B" w:rsidP="0050740B">
            <w:pPr>
              <w:pStyle w:val="TableBody"/>
            </w:pPr>
          </w:p>
          <w:p w14:paraId="34D990FE" w14:textId="77777777" w:rsidR="0050740B" w:rsidRPr="00671C8B" w:rsidRDefault="0050740B" w:rsidP="0050740B">
            <w:pPr>
              <w:pStyle w:val="TableBody"/>
            </w:pPr>
            <w:r w:rsidRPr="00671C8B">
              <w:rPr>
                <w:b/>
              </w:rPr>
              <w:t>&lt;status&gt;</w:t>
            </w:r>
            <w:r w:rsidRPr="00671C8B">
              <w:tab/>
              <w:t>0</w:t>
            </w:r>
            <w:r w:rsidRPr="00671C8B">
              <w:tab/>
              <w:t>Not active</w:t>
            </w:r>
          </w:p>
          <w:p w14:paraId="199C34B8" w14:textId="77777777" w:rsidR="0050740B" w:rsidRPr="00671C8B" w:rsidRDefault="0050740B" w:rsidP="0050740B">
            <w:pPr>
              <w:pStyle w:val="TableBody"/>
            </w:pPr>
            <w:r w:rsidRPr="00671C8B">
              <w:tab/>
            </w:r>
            <w:r w:rsidRPr="00671C8B">
              <w:tab/>
              <w:t>1</w:t>
            </w:r>
            <w:r w:rsidRPr="00671C8B">
              <w:tab/>
              <w:t>Active</w:t>
            </w:r>
          </w:p>
          <w:p w14:paraId="189F4585" w14:textId="77777777" w:rsidR="0050740B" w:rsidRPr="00671C8B" w:rsidRDefault="0050740B" w:rsidP="0050740B">
            <w:pPr>
              <w:pStyle w:val="TableBody"/>
            </w:pPr>
          </w:p>
          <w:p w14:paraId="313ACE84" w14:textId="77777777" w:rsidR="0050740B" w:rsidRPr="00671C8B" w:rsidRDefault="0050740B" w:rsidP="0050740B">
            <w:pPr>
              <w:pStyle w:val="TableBody"/>
            </w:pPr>
            <w:r w:rsidRPr="00671C8B">
              <w:rPr>
                <w:b/>
              </w:rPr>
              <w:t>&lt;passwd&gt;</w:t>
            </w:r>
            <w:r w:rsidRPr="00671C8B">
              <w:rPr>
                <w:b/>
              </w:rPr>
              <w:tab/>
            </w:r>
            <w:r w:rsidRPr="00671C8B">
              <w:t>String type; shall be the same as password specified for the facility from the ME user interface or with command Change Password +CPWD</w:t>
            </w:r>
          </w:p>
          <w:p w14:paraId="38117791" w14:textId="77777777" w:rsidR="0050740B" w:rsidRPr="00671C8B" w:rsidRDefault="0050740B" w:rsidP="0050740B">
            <w:pPr>
              <w:pStyle w:val="TableBody"/>
            </w:pPr>
          </w:p>
          <w:p w14:paraId="1124D8CF" w14:textId="77777777" w:rsidR="0050740B" w:rsidRPr="00671C8B" w:rsidRDefault="0050740B" w:rsidP="0050740B">
            <w:pPr>
              <w:pStyle w:val="TableBody"/>
            </w:pPr>
            <w:r w:rsidRPr="00671C8B">
              <w:rPr>
                <w:b/>
              </w:rPr>
              <w:t>&lt;classx&gt;</w:t>
            </w:r>
            <w:r w:rsidRPr="00671C8B">
              <w:tab/>
              <w:t>Sum of integers each representing a class of information (default value = 7)</w:t>
            </w:r>
          </w:p>
          <w:p w14:paraId="4D9E3C97" w14:textId="77777777" w:rsidR="0050740B" w:rsidRPr="00671C8B" w:rsidRDefault="0050740B" w:rsidP="0050740B">
            <w:pPr>
              <w:pStyle w:val="TableBody"/>
            </w:pPr>
            <w:r w:rsidRPr="00671C8B">
              <w:t>2</w:t>
            </w:r>
            <w:r w:rsidRPr="00671C8B">
              <w:tab/>
              <w:t xml:space="preserve">Data (refers to all bearer services; with &lt;mode&gt;=2 this may refer only to some bearer </w:t>
            </w:r>
            <w:r w:rsidRPr="00671C8B">
              <w:tab/>
              <w:t>service if TA does not support values 16, 32, 64 and 128)</w:t>
            </w:r>
          </w:p>
          <w:p w14:paraId="4A8739F5" w14:textId="77777777" w:rsidR="0050740B" w:rsidRPr="00671C8B" w:rsidRDefault="0050740B" w:rsidP="0050740B">
            <w:pPr>
              <w:pStyle w:val="TableBody"/>
            </w:pPr>
            <w:r w:rsidRPr="00671C8B">
              <w:t>4</w:t>
            </w:r>
            <w:r w:rsidRPr="00671C8B">
              <w:tab/>
              <w:t>Fax (facsimile services)</w:t>
            </w:r>
          </w:p>
          <w:p w14:paraId="40C74252" w14:textId="77777777" w:rsidR="0050740B" w:rsidRPr="00671C8B" w:rsidRDefault="0050740B" w:rsidP="0050740B">
            <w:pPr>
              <w:pStyle w:val="TableBody"/>
            </w:pPr>
            <w:r w:rsidRPr="00671C8B">
              <w:t>8</w:t>
            </w:r>
            <w:r w:rsidRPr="00671C8B">
              <w:tab/>
              <w:t>Short message service</w:t>
            </w:r>
          </w:p>
          <w:p w14:paraId="37482738" w14:textId="77777777" w:rsidR="0050740B" w:rsidRPr="00671C8B" w:rsidRDefault="0050740B" w:rsidP="0050740B">
            <w:pPr>
              <w:pStyle w:val="TableBody"/>
            </w:pPr>
            <w:r w:rsidRPr="00671C8B">
              <w:t>16</w:t>
            </w:r>
            <w:r w:rsidRPr="00671C8B">
              <w:tab/>
              <w:t>Data circuit sync</w:t>
            </w:r>
          </w:p>
          <w:p w14:paraId="66156A9B" w14:textId="77777777" w:rsidR="0050740B" w:rsidRPr="00671C8B" w:rsidRDefault="0050740B" w:rsidP="0050740B">
            <w:pPr>
              <w:pStyle w:val="TableBody"/>
            </w:pPr>
            <w:r w:rsidRPr="00671C8B">
              <w:t>32</w:t>
            </w:r>
            <w:r w:rsidRPr="00671C8B">
              <w:tab/>
              <w:t>Data circuit async</w:t>
            </w:r>
          </w:p>
          <w:p w14:paraId="5EA79F4A" w14:textId="77777777" w:rsidR="0050740B" w:rsidRPr="00671C8B" w:rsidRDefault="0050740B" w:rsidP="0050740B">
            <w:pPr>
              <w:pStyle w:val="TableBody"/>
            </w:pPr>
            <w:r w:rsidRPr="00671C8B">
              <w:t>64</w:t>
            </w:r>
            <w:r w:rsidRPr="00671C8B">
              <w:tab/>
              <w:t>Dedicated packet access</w:t>
            </w:r>
          </w:p>
          <w:p w14:paraId="3F5B3484" w14:textId="5F96B1B2" w:rsidR="0050740B" w:rsidRPr="0050740B" w:rsidRDefault="0050740B" w:rsidP="0050740B">
            <w:pPr>
              <w:pStyle w:val="TableBody"/>
              <w:rPr>
                <w:szCs w:val="20"/>
              </w:rPr>
            </w:pPr>
            <w:r w:rsidRPr="00671C8B">
              <w:t>128</w:t>
            </w:r>
            <w:r w:rsidRPr="00671C8B">
              <w:tab/>
              <w:t>Dedicated PAD access</w:t>
            </w:r>
          </w:p>
        </w:tc>
      </w:tr>
    </w:tbl>
    <w:p w14:paraId="464C9216" w14:textId="77777777" w:rsidR="0050740B" w:rsidRPr="00671C8B" w:rsidRDefault="0050740B" w:rsidP="0050740B">
      <w:pPr>
        <w:pStyle w:val="Heading2"/>
      </w:pPr>
      <w:bookmarkStart w:id="11559" w:name="_Toc345081351"/>
      <w:bookmarkStart w:id="11560" w:name="_Toc349753095"/>
      <w:bookmarkStart w:id="11561" w:name="_Toc349753987"/>
      <w:bookmarkStart w:id="11562" w:name="_Ref366744958"/>
      <w:bookmarkStart w:id="11563" w:name="_Ref369091368"/>
      <w:bookmarkStart w:id="11564" w:name="_Toc368586054"/>
      <w:bookmarkStart w:id="11565" w:name="_Ref474312874"/>
      <w:bookmarkStart w:id="11566" w:name="_Ref474312877"/>
      <w:bookmarkStart w:id="11567" w:name="_Toc486251640"/>
      <w:bookmarkStart w:id="11568" w:name="_Toc489459592"/>
      <w:r w:rsidRPr="00671C8B">
        <w:t xml:space="preserve">+CNUM Command: Subscriber </w:t>
      </w:r>
      <w:bookmarkEnd w:id="11559"/>
      <w:r w:rsidRPr="00671C8B">
        <w:t>Number</w:t>
      </w:r>
      <w:bookmarkEnd w:id="11560"/>
      <w:bookmarkEnd w:id="11561"/>
      <w:bookmarkEnd w:id="11562"/>
      <w:bookmarkEnd w:id="11563"/>
      <w:bookmarkEnd w:id="11564"/>
      <w:bookmarkEnd w:id="11565"/>
      <w:bookmarkEnd w:id="11566"/>
      <w:bookmarkEnd w:id="11567"/>
      <w:bookmarkEnd w:id="11568"/>
    </w:p>
    <w:tbl>
      <w:tblPr>
        <w:tblStyle w:val="TableSWIleft"/>
        <w:tblW w:w="9288" w:type="dxa"/>
        <w:tblLayout w:type="fixed"/>
        <w:tblLook w:val="04A0" w:firstRow="1" w:lastRow="0" w:firstColumn="1" w:lastColumn="0" w:noHBand="0" w:noVBand="1"/>
      </w:tblPr>
      <w:tblGrid>
        <w:gridCol w:w="1728"/>
        <w:gridCol w:w="7560"/>
      </w:tblGrid>
      <w:tr w:rsidR="0050740B" w:rsidRPr="00671C8B" w14:paraId="7FACD650"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028D3EBF" w14:textId="176DE0B5" w:rsidR="0050740B" w:rsidRPr="00671C8B" w:rsidRDefault="0050740B">
            <w:pPr>
              <w:pStyle w:val="TableRowHead"/>
              <w:spacing w:before="144" w:after="144"/>
              <w:rPr>
                <w:bCs w:val="0"/>
              </w:rPr>
            </w:pPr>
            <w:del w:id="11569" w:author="Alban Roche" w:date="2017-08-02T14:40:00Z">
              <w:r w:rsidDel="00F22490">
                <w:delText>HL7618, HL7618RD, HL7648, HL7650, HL7688, HL7690 and HL7692</w:delText>
              </w:r>
            </w:del>
            <w:ins w:id="11570" w:author="Alban Roche" w:date="2017-08-02T14:40:00Z">
              <w:r w:rsidR="00F22490">
                <w:t>HL7800</w:t>
              </w:r>
            </w:ins>
          </w:p>
        </w:tc>
      </w:tr>
      <w:tr w:rsidR="0050740B" w:rsidRPr="00671C8B" w14:paraId="5E37147A" w14:textId="77777777" w:rsidTr="00166AF3">
        <w:trPr>
          <w:trHeight w:val="35"/>
        </w:trPr>
        <w:tc>
          <w:tcPr>
            <w:tcW w:w="1728" w:type="dxa"/>
          </w:tcPr>
          <w:p w14:paraId="24A6AC5C" w14:textId="77777777" w:rsidR="0050740B" w:rsidRPr="00671C8B" w:rsidRDefault="0050740B" w:rsidP="00166AF3">
            <w:pPr>
              <w:pStyle w:val="TableBody"/>
              <w:rPr>
                <w:i/>
                <w:iCs/>
              </w:rPr>
            </w:pPr>
            <w:r w:rsidRPr="00671C8B">
              <w:rPr>
                <w:i/>
                <w:iCs/>
              </w:rPr>
              <w:t>Test command</w:t>
            </w:r>
          </w:p>
          <w:p w14:paraId="292F0231" w14:textId="77777777" w:rsidR="0050740B" w:rsidRPr="00671C8B" w:rsidRDefault="0050740B" w:rsidP="00166AF3">
            <w:pPr>
              <w:pStyle w:val="TableBody"/>
            </w:pPr>
          </w:p>
          <w:p w14:paraId="0B73D132" w14:textId="77777777" w:rsidR="0050740B" w:rsidRPr="00671C8B" w:rsidRDefault="0050740B" w:rsidP="00166AF3">
            <w:pPr>
              <w:pStyle w:val="TableBody"/>
              <w:rPr>
                <w:u w:val="single"/>
              </w:rPr>
            </w:pPr>
            <w:r w:rsidRPr="00671C8B">
              <w:rPr>
                <w:u w:val="single"/>
              </w:rPr>
              <w:t>Syntax</w:t>
            </w:r>
          </w:p>
          <w:p w14:paraId="752D11E6" w14:textId="77777777" w:rsidR="0050740B" w:rsidRPr="00671C8B" w:rsidRDefault="0050740B" w:rsidP="00166AF3">
            <w:pPr>
              <w:pStyle w:val="TableBody"/>
            </w:pPr>
            <w:r w:rsidRPr="00671C8B">
              <w:rPr>
                <w:b/>
                <w:bCs/>
              </w:rPr>
              <w:t>AT+CNUM=?</w:t>
            </w:r>
          </w:p>
        </w:tc>
        <w:tc>
          <w:tcPr>
            <w:tcW w:w="7560" w:type="dxa"/>
          </w:tcPr>
          <w:p w14:paraId="5D14A13C" w14:textId="77777777" w:rsidR="0050740B" w:rsidRPr="00671C8B" w:rsidRDefault="0050740B" w:rsidP="00166AF3">
            <w:pPr>
              <w:pStyle w:val="TableBody"/>
              <w:rPr>
                <w:szCs w:val="20"/>
                <w:u w:val="single"/>
              </w:rPr>
            </w:pPr>
          </w:p>
          <w:p w14:paraId="7B7A5E39" w14:textId="77777777" w:rsidR="0050740B" w:rsidRPr="00671C8B" w:rsidRDefault="0050740B" w:rsidP="00166AF3">
            <w:pPr>
              <w:pStyle w:val="TableBody"/>
              <w:rPr>
                <w:u w:val="single"/>
              </w:rPr>
            </w:pPr>
          </w:p>
          <w:p w14:paraId="207DB256" w14:textId="77777777" w:rsidR="0050740B" w:rsidRPr="00671C8B" w:rsidRDefault="0050740B" w:rsidP="00166AF3">
            <w:pPr>
              <w:pStyle w:val="TableBody"/>
              <w:rPr>
                <w:u w:val="single"/>
                <w:lang w:eastAsia="zh-CN"/>
              </w:rPr>
            </w:pPr>
            <w:r w:rsidRPr="00671C8B">
              <w:rPr>
                <w:u w:val="single"/>
              </w:rPr>
              <w:t>Response</w:t>
            </w:r>
          </w:p>
          <w:p w14:paraId="112F4A03" w14:textId="77777777" w:rsidR="0050740B" w:rsidRPr="00671C8B" w:rsidRDefault="0050740B" w:rsidP="00166AF3">
            <w:pPr>
              <w:pStyle w:val="TableBody"/>
              <w:rPr>
                <w:b/>
                <w:bCs/>
              </w:rPr>
            </w:pPr>
            <w:r w:rsidRPr="00671C8B">
              <w:rPr>
                <w:b/>
                <w:bCs/>
              </w:rPr>
              <w:t>OK</w:t>
            </w:r>
          </w:p>
        </w:tc>
      </w:tr>
      <w:tr w:rsidR="0050740B" w:rsidRPr="00671C8B" w14:paraId="62069BB5" w14:textId="77777777" w:rsidTr="00166AF3">
        <w:trPr>
          <w:cantSplit w:val="0"/>
          <w:trHeight w:val="65"/>
        </w:trPr>
        <w:tc>
          <w:tcPr>
            <w:tcW w:w="1728" w:type="dxa"/>
          </w:tcPr>
          <w:p w14:paraId="02197FCA" w14:textId="77777777" w:rsidR="0050740B" w:rsidRPr="00671C8B" w:rsidRDefault="0050740B" w:rsidP="00166AF3">
            <w:pPr>
              <w:pStyle w:val="TableBody"/>
              <w:rPr>
                <w:i/>
                <w:iCs/>
              </w:rPr>
            </w:pPr>
            <w:r w:rsidRPr="00671C8B">
              <w:rPr>
                <w:i/>
                <w:iCs/>
              </w:rPr>
              <w:t>Execute command</w:t>
            </w:r>
          </w:p>
          <w:p w14:paraId="27481857" w14:textId="77777777" w:rsidR="0050740B" w:rsidRPr="00671C8B" w:rsidRDefault="0050740B" w:rsidP="00166AF3">
            <w:pPr>
              <w:pStyle w:val="TableBody"/>
            </w:pPr>
          </w:p>
          <w:p w14:paraId="13DA7EAD" w14:textId="77777777" w:rsidR="0050740B" w:rsidRPr="00671C8B" w:rsidRDefault="0050740B" w:rsidP="00166AF3">
            <w:pPr>
              <w:pStyle w:val="TableBody"/>
              <w:rPr>
                <w:u w:val="single"/>
              </w:rPr>
            </w:pPr>
            <w:r w:rsidRPr="00671C8B">
              <w:rPr>
                <w:u w:val="single"/>
              </w:rPr>
              <w:t>Syntax</w:t>
            </w:r>
          </w:p>
          <w:p w14:paraId="403A7EC0" w14:textId="77777777" w:rsidR="0050740B" w:rsidRPr="00671C8B" w:rsidRDefault="0050740B" w:rsidP="00166AF3">
            <w:pPr>
              <w:pStyle w:val="TableBody"/>
              <w:rPr>
                <w:b/>
                <w:bCs/>
              </w:rPr>
            </w:pPr>
            <w:r w:rsidRPr="00671C8B">
              <w:rPr>
                <w:b/>
                <w:bCs/>
              </w:rPr>
              <w:t>AT+CNUM</w:t>
            </w:r>
          </w:p>
          <w:p w14:paraId="1F1D65AB" w14:textId="77777777" w:rsidR="0050740B" w:rsidRPr="00671C8B" w:rsidRDefault="0050740B" w:rsidP="00166AF3">
            <w:pPr>
              <w:pStyle w:val="TableBody"/>
            </w:pPr>
          </w:p>
        </w:tc>
        <w:tc>
          <w:tcPr>
            <w:tcW w:w="7560" w:type="dxa"/>
          </w:tcPr>
          <w:p w14:paraId="45D20366" w14:textId="77777777" w:rsidR="0050740B" w:rsidRPr="00671C8B" w:rsidRDefault="0050740B" w:rsidP="00166AF3">
            <w:pPr>
              <w:pStyle w:val="TableBody"/>
              <w:rPr>
                <w:szCs w:val="20"/>
                <w:u w:val="single"/>
              </w:rPr>
            </w:pPr>
          </w:p>
          <w:p w14:paraId="24D93553" w14:textId="77777777" w:rsidR="0050740B" w:rsidRPr="00671C8B" w:rsidRDefault="0050740B" w:rsidP="00166AF3">
            <w:pPr>
              <w:pStyle w:val="TableBody"/>
              <w:rPr>
                <w:u w:val="single"/>
              </w:rPr>
            </w:pPr>
          </w:p>
          <w:p w14:paraId="3BDF7FC1" w14:textId="77777777" w:rsidR="0050740B" w:rsidRPr="00671C8B" w:rsidRDefault="0050740B" w:rsidP="00166AF3">
            <w:pPr>
              <w:pStyle w:val="TableBody"/>
              <w:rPr>
                <w:u w:val="single"/>
              </w:rPr>
            </w:pPr>
            <w:r w:rsidRPr="00671C8B">
              <w:rPr>
                <w:u w:val="single"/>
              </w:rPr>
              <w:t>Response</w:t>
            </w:r>
          </w:p>
          <w:p w14:paraId="0834D759" w14:textId="77777777" w:rsidR="0050740B" w:rsidRPr="00671C8B" w:rsidRDefault="0050740B" w:rsidP="00166AF3">
            <w:pPr>
              <w:pStyle w:val="TableBody"/>
              <w:rPr>
                <w:b/>
                <w:bCs/>
              </w:rPr>
            </w:pPr>
            <w:r w:rsidRPr="00671C8B">
              <w:rPr>
                <w:b/>
                <w:bCs/>
              </w:rPr>
              <w:t>+CNUM: [&lt;alpha1&gt;],&lt;number1&gt;,&lt;type1&gt;[,&lt;speed&gt;,&lt;service&gt;[,&lt;itc&gt;]][&lt;CR&gt;&lt;LF&gt;</w:t>
            </w:r>
          </w:p>
          <w:p w14:paraId="6E3628B4" w14:textId="77777777" w:rsidR="0050740B" w:rsidRPr="00671C8B" w:rsidRDefault="0050740B" w:rsidP="00166AF3">
            <w:pPr>
              <w:pStyle w:val="TableBody"/>
              <w:rPr>
                <w:b/>
                <w:bCs/>
              </w:rPr>
            </w:pPr>
            <w:r w:rsidRPr="00671C8B">
              <w:rPr>
                <w:b/>
                <w:bCs/>
              </w:rPr>
              <w:t>+CNUM: [&lt;alpha2&gt;],&lt;number2&gt;,&lt;type2&gt;[,&lt;speed&gt;,&lt;service&gt;[,&lt;itc&gt;]][...]]</w:t>
            </w:r>
          </w:p>
          <w:p w14:paraId="2EC46426" w14:textId="77777777" w:rsidR="0050740B" w:rsidRPr="00671C8B" w:rsidRDefault="0050740B" w:rsidP="00166AF3">
            <w:pPr>
              <w:pStyle w:val="TableBody"/>
              <w:rPr>
                <w:b/>
                <w:bCs/>
              </w:rPr>
            </w:pPr>
            <w:r w:rsidRPr="00671C8B">
              <w:rPr>
                <w:b/>
                <w:bCs/>
              </w:rPr>
              <w:t>OK</w:t>
            </w:r>
          </w:p>
          <w:p w14:paraId="3F42C8DE" w14:textId="77777777" w:rsidR="0050740B" w:rsidRPr="00671C8B" w:rsidRDefault="0050740B" w:rsidP="00166AF3">
            <w:pPr>
              <w:pStyle w:val="TableBody"/>
            </w:pPr>
          </w:p>
          <w:p w14:paraId="0020B5EF" w14:textId="77777777" w:rsidR="0050740B" w:rsidRPr="00671C8B" w:rsidRDefault="0050740B" w:rsidP="00166AF3">
            <w:pPr>
              <w:pStyle w:val="TableBody"/>
            </w:pPr>
            <w:r w:rsidRPr="00671C8B">
              <w:t>or</w:t>
            </w:r>
          </w:p>
          <w:p w14:paraId="01F037AB" w14:textId="77777777" w:rsidR="0050740B" w:rsidRPr="00671C8B" w:rsidRDefault="0050740B" w:rsidP="00166AF3">
            <w:pPr>
              <w:pStyle w:val="TableBody"/>
              <w:rPr>
                <w:b/>
              </w:rPr>
            </w:pPr>
            <w:r w:rsidRPr="00671C8B">
              <w:rPr>
                <w:b/>
              </w:rPr>
              <w:t>+CME ERROR: &lt;err&gt;</w:t>
            </w:r>
          </w:p>
          <w:p w14:paraId="7794442E" w14:textId="77777777" w:rsidR="0050740B" w:rsidRPr="00671C8B" w:rsidRDefault="0050740B" w:rsidP="00166AF3">
            <w:pPr>
              <w:pStyle w:val="TableBody"/>
            </w:pPr>
          </w:p>
          <w:p w14:paraId="0E08959C" w14:textId="77777777" w:rsidR="0050740B" w:rsidRPr="00671C8B" w:rsidRDefault="0050740B" w:rsidP="00166AF3">
            <w:pPr>
              <w:pStyle w:val="TableBody"/>
              <w:rPr>
                <w:u w:val="single"/>
              </w:rPr>
            </w:pPr>
            <w:r w:rsidRPr="00671C8B">
              <w:rPr>
                <w:u w:val="single"/>
              </w:rPr>
              <w:t>Parameters</w:t>
            </w:r>
          </w:p>
          <w:p w14:paraId="7A602D80" w14:textId="77777777" w:rsidR="0050740B" w:rsidRPr="00671C8B" w:rsidRDefault="0050740B" w:rsidP="00166AF3">
            <w:pPr>
              <w:pStyle w:val="TableBody"/>
              <w:rPr>
                <w:snapToGrid w:val="0"/>
              </w:rPr>
            </w:pPr>
            <w:r w:rsidRPr="00671C8B">
              <w:rPr>
                <w:b/>
                <w:bCs/>
              </w:rPr>
              <w:t>&lt;alphax&gt;</w:t>
            </w:r>
            <w:r w:rsidRPr="00671C8B">
              <w:rPr>
                <w:snapToGrid w:val="0"/>
              </w:rPr>
              <w:tab/>
              <w:t>Optional alphanumeric string associated with &lt;numberx&gt;; used character set should be the one selected with command +CSCS</w:t>
            </w:r>
          </w:p>
          <w:p w14:paraId="56BE91AB" w14:textId="77777777" w:rsidR="0050740B" w:rsidRPr="00671C8B" w:rsidRDefault="0050740B" w:rsidP="00166AF3">
            <w:pPr>
              <w:pStyle w:val="TableBody"/>
              <w:rPr>
                <w:snapToGrid w:val="0"/>
              </w:rPr>
            </w:pPr>
          </w:p>
          <w:p w14:paraId="67E724DC" w14:textId="77777777" w:rsidR="0050740B" w:rsidRPr="00671C8B" w:rsidRDefault="0050740B" w:rsidP="00166AF3">
            <w:pPr>
              <w:pStyle w:val="TableBody"/>
              <w:rPr>
                <w:snapToGrid w:val="0"/>
              </w:rPr>
            </w:pPr>
            <w:r w:rsidRPr="00671C8B">
              <w:rPr>
                <w:b/>
                <w:bCs/>
              </w:rPr>
              <w:t>&lt;numberx&gt;</w:t>
            </w:r>
            <w:r w:rsidRPr="00671C8B">
              <w:rPr>
                <w:b/>
                <w:bCs/>
              </w:rPr>
              <w:tab/>
            </w:r>
            <w:r w:rsidRPr="00671C8B">
              <w:rPr>
                <w:snapToGrid w:val="0"/>
              </w:rPr>
              <w:t>String type phone number of format specified by &lt;typex&gt;</w:t>
            </w:r>
          </w:p>
          <w:p w14:paraId="297E00A9" w14:textId="77777777" w:rsidR="0050740B" w:rsidRPr="00671C8B" w:rsidRDefault="0050740B" w:rsidP="00166AF3">
            <w:pPr>
              <w:pStyle w:val="TableBody"/>
              <w:rPr>
                <w:snapToGrid w:val="0"/>
              </w:rPr>
            </w:pPr>
          </w:p>
          <w:p w14:paraId="61EC2D15" w14:textId="77777777" w:rsidR="0050740B" w:rsidRPr="00671C8B" w:rsidRDefault="0050740B" w:rsidP="00166AF3">
            <w:pPr>
              <w:pStyle w:val="TableBody"/>
              <w:rPr>
                <w:snapToGrid w:val="0"/>
              </w:rPr>
            </w:pPr>
            <w:r w:rsidRPr="00671C8B">
              <w:rPr>
                <w:b/>
                <w:bCs/>
              </w:rPr>
              <w:t>&lt;typex&gt;</w:t>
            </w:r>
            <w:r w:rsidRPr="00671C8B">
              <w:rPr>
                <w:b/>
                <w:bCs/>
              </w:rPr>
              <w:tab/>
            </w:r>
            <w:r w:rsidRPr="00671C8B">
              <w:rPr>
                <w:snapToGrid w:val="0"/>
              </w:rPr>
              <w:t>Type of address octet in integer format</w:t>
            </w:r>
          </w:p>
          <w:p w14:paraId="3C8A68BA" w14:textId="77777777" w:rsidR="0050740B" w:rsidRPr="00671C8B" w:rsidRDefault="0050740B" w:rsidP="00166AF3">
            <w:pPr>
              <w:pStyle w:val="TableBody"/>
              <w:rPr>
                <w:snapToGrid w:val="0"/>
              </w:rPr>
            </w:pPr>
          </w:p>
          <w:p w14:paraId="24E08934" w14:textId="77777777" w:rsidR="0050740B" w:rsidRPr="00671C8B" w:rsidRDefault="0050740B" w:rsidP="00166AF3">
            <w:pPr>
              <w:pStyle w:val="TableBody"/>
              <w:rPr>
                <w:lang w:eastAsia="zh-CN"/>
              </w:rPr>
            </w:pPr>
            <w:r w:rsidRPr="00671C8B">
              <w:rPr>
                <w:b/>
                <w:bCs/>
              </w:rPr>
              <w:t>&lt;speed&gt;</w:t>
            </w:r>
            <w:r w:rsidRPr="00671C8B">
              <w:rPr>
                <w:bCs/>
              </w:rPr>
              <w:tab/>
              <w:t>A</w:t>
            </w:r>
            <w:r w:rsidRPr="00671C8B">
              <w:rPr>
                <w:lang w:eastAsia="zh-CN"/>
              </w:rPr>
              <w:t>s defined in 27.007 sub clause 6.7, corresponding to +CBST setting</w:t>
            </w:r>
          </w:p>
          <w:p w14:paraId="54FC5D5E" w14:textId="77777777" w:rsidR="0050740B" w:rsidRPr="00671C8B" w:rsidRDefault="0050740B" w:rsidP="00166AF3">
            <w:pPr>
              <w:pStyle w:val="TableBody"/>
              <w:rPr>
                <w:lang w:eastAsia="zh-CN"/>
              </w:rPr>
            </w:pPr>
          </w:p>
          <w:p w14:paraId="7096B1F1" w14:textId="77777777" w:rsidR="0050740B" w:rsidRPr="00671C8B" w:rsidRDefault="0050740B" w:rsidP="00166AF3">
            <w:pPr>
              <w:pStyle w:val="TableBody"/>
              <w:rPr>
                <w:snapToGrid w:val="0"/>
                <w:lang w:eastAsia="fr-FR"/>
              </w:rPr>
            </w:pPr>
            <w:r w:rsidRPr="00671C8B">
              <w:rPr>
                <w:b/>
                <w:bCs/>
              </w:rPr>
              <w:t>&lt;service&gt;</w:t>
            </w:r>
            <w:r w:rsidRPr="00671C8B">
              <w:rPr>
                <w:b/>
                <w:bCs/>
              </w:rPr>
              <w:tab/>
            </w:r>
            <w:r w:rsidRPr="00671C8B">
              <w:rPr>
                <w:snapToGrid w:val="0"/>
              </w:rPr>
              <w:t>Service related to the phone number</w:t>
            </w:r>
          </w:p>
          <w:p w14:paraId="60355FBD" w14:textId="77777777" w:rsidR="0050740B" w:rsidRPr="00671C8B" w:rsidRDefault="0050740B" w:rsidP="00166AF3">
            <w:pPr>
              <w:pStyle w:val="TableBody"/>
              <w:rPr>
                <w:snapToGrid w:val="0"/>
              </w:rPr>
            </w:pPr>
            <w:r w:rsidRPr="00671C8B">
              <w:rPr>
                <w:snapToGrid w:val="0"/>
              </w:rPr>
              <w:t>0</w:t>
            </w:r>
            <w:r w:rsidRPr="00671C8B">
              <w:rPr>
                <w:snapToGrid w:val="0"/>
              </w:rPr>
              <w:tab/>
              <w:t>Asynchronous modem</w:t>
            </w:r>
          </w:p>
          <w:p w14:paraId="7AA6B2CB" w14:textId="77777777" w:rsidR="0050740B" w:rsidRPr="00671C8B" w:rsidRDefault="0050740B" w:rsidP="00166AF3">
            <w:pPr>
              <w:pStyle w:val="TableBody"/>
              <w:rPr>
                <w:snapToGrid w:val="0"/>
              </w:rPr>
            </w:pPr>
            <w:r w:rsidRPr="00671C8B">
              <w:rPr>
                <w:snapToGrid w:val="0"/>
              </w:rPr>
              <w:t>1</w:t>
            </w:r>
            <w:r w:rsidRPr="00671C8B">
              <w:rPr>
                <w:snapToGrid w:val="0"/>
              </w:rPr>
              <w:tab/>
              <w:t>Synchronous modem</w:t>
            </w:r>
          </w:p>
          <w:p w14:paraId="68260D7B" w14:textId="77777777" w:rsidR="0050740B" w:rsidRPr="00671C8B" w:rsidRDefault="0050740B" w:rsidP="00166AF3">
            <w:pPr>
              <w:pStyle w:val="TableBody"/>
              <w:rPr>
                <w:snapToGrid w:val="0"/>
              </w:rPr>
            </w:pPr>
            <w:r w:rsidRPr="00671C8B">
              <w:rPr>
                <w:snapToGrid w:val="0"/>
              </w:rPr>
              <w:t>2</w:t>
            </w:r>
            <w:r w:rsidRPr="00671C8B">
              <w:rPr>
                <w:snapToGrid w:val="0"/>
              </w:rPr>
              <w:tab/>
              <w:t>PAD Access (asynchronous)</w:t>
            </w:r>
          </w:p>
          <w:p w14:paraId="16E00BB7" w14:textId="77777777" w:rsidR="0050740B" w:rsidRPr="00671C8B" w:rsidRDefault="0050740B" w:rsidP="00166AF3">
            <w:pPr>
              <w:pStyle w:val="TableBody"/>
              <w:rPr>
                <w:snapToGrid w:val="0"/>
              </w:rPr>
            </w:pPr>
            <w:r w:rsidRPr="00671C8B">
              <w:rPr>
                <w:snapToGrid w:val="0"/>
              </w:rPr>
              <w:t>3</w:t>
            </w:r>
            <w:r w:rsidRPr="00671C8B">
              <w:rPr>
                <w:snapToGrid w:val="0"/>
              </w:rPr>
              <w:tab/>
              <w:t>Packet Access (synchronous)</w:t>
            </w:r>
          </w:p>
          <w:p w14:paraId="2C2E31C4" w14:textId="77777777" w:rsidR="0050740B" w:rsidRPr="00671C8B" w:rsidRDefault="0050740B" w:rsidP="00166AF3">
            <w:pPr>
              <w:pStyle w:val="TableBody"/>
              <w:rPr>
                <w:snapToGrid w:val="0"/>
                <w:lang w:eastAsia="fr-FR"/>
              </w:rPr>
            </w:pPr>
            <w:r w:rsidRPr="00671C8B">
              <w:rPr>
                <w:snapToGrid w:val="0"/>
                <w:lang w:eastAsia="fr-FR"/>
              </w:rPr>
              <w:t>5</w:t>
            </w:r>
            <w:r w:rsidRPr="00671C8B">
              <w:rPr>
                <w:snapToGrid w:val="0"/>
                <w:lang w:eastAsia="fr-FR"/>
              </w:rPr>
              <w:tab/>
              <w:t>Fax</w:t>
            </w:r>
          </w:p>
          <w:p w14:paraId="0337EE38" w14:textId="77777777" w:rsidR="0050740B" w:rsidRPr="00671C8B" w:rsidRDefault="0050740B" w:rsidP="00166AF3">
            <w:pPr>
              <w:pStyle w:val="TableBody"/>
              <w:rPr>
                <w:snapToGrid w:val="0"/>
                <w:lang w:eastAsia="fr-FR"/>
              </w:rPr>
            </w:pPr>
          </w:p>
          <w:p w14:paraId="13BA8ECC" w14:textId="77777777" w:rsidR="0050740B" w:rsidRPr="00671C8B" w:rsidRDefault="0050740B" w:rsidP="00166AF3">
            <w:pPr>
              <w:pStyle w:val="TableBody"/>
              <w:rPr>
                <w:snapToGrid w:val="0"/>
              </w:rPr>
            </w:pPr>
            <w:r w:rsidRPr="00671C8B">
              <w:rPr>
                <w:b/>
                <w:bCs/>
              </w:rPr>
              <w:t>&lt;itc&gt;</w:t>
            </w:r>
            <w:r w:rsidRPr="00671C8B">
              <w:rPr>
                <w:b/>
                <w:bCs/>
              </w:rPr>
              <w:tab/>
            </w:r>
            <w:r w:rsidRPr="00671C8B">
              <w:rPr>
                <w:snapToGrid w:val="0"/>
              </w:rPr>
              <w:t>Information transfer capability</w:t>
            </w:r>
          </w:p>
          <w:p w14:paraId="7704E147" w14:textId="77777777" w:rsidR="0050740B" w:rsidRPr="00671C8B" w:rsidRDefault="0050740B" w:rsidP="00166AF3">
            <w:pPr>
              <w:pStyle w:val="TableBody"/>
              <w:rPr>
                <w:snapToGrid w:val="0"/>
              </w:rPr>
            </w:pPr>
            <w:r w:rsidRPr="00671C8B">
              <w:rPr>
                <w:snapToGrid w:val="0"/>
              </w:rPr>
              <w:t>0</w:t>
            </w:r>
            <w:r w:rsidRPr="00671C8B">
              <w:rPr>
                <w:snapToGrid w:val="0"/>
              </w:rPr>
              <w:tab/>
              <w:t>3.1kHz</w:t>
            </w:r>
          </w:p>
          <w:p w14:paraId="11436857" w14:textId="77777777" w:rsidR="0050740B" w:rsidRPr="00671C8B" w:rsidRDefault="0050740B" w:rsidP="00166AF3">
            <w:pPr>
              <w:pStyle w:val="TableBody"/>
              <w:rPr>
                <w:snapToGrid w:val="0"/>
              </w:rPr>
            </w:pPr>
            <w:r w:rsidRPr="00671C8B">
              <w:rPr>
                <w:snapToGrid w:val="0"/>
              </w:rPr>
              <w:t>1</w:t>
            </w:r>
            <w:r w:rsidRPr="00671C8B">
              <w:rPr>
                <w:snapToGrid w:val="0"/>
              </w:rPr>
              <w:tab/>
              <w:t>UDI</w:t>
            </w:r>
          </w:p>
        </w:tc>
      </w:tr>
      <w:tr w:rsidR="0050740B" w:rsidRPr="00671C8B" w14:paraId="689BDA3E" w14:textId="77777777" w:rsidTr="00166AF3">
        <w:trPr>
          <w:cantSplit w:val="0"/>
          <w:trHeight w:val="65"/>
        </w:trPr>
        <w:tc>
          <w:tcPr>
            <w:tcW w:w="1728" w:type="dxa"/>
          </w:tcPr>
          <w:p w14:paraId="3290613F" w14:textId="77777777" w:rsidR="0050740B" w:rsidRPr="008C50DF" w:rsidRDefault="0050740B" w:rsidP="00166AF3">
            <w:pPr>
              <w:pStyle w:val="TableBody"/>
              <w:rPr>
                <w:iCs/>
                <w:u w:val="single"/>
              </w:rPr>
            </w:pPr>
            <w:r w:rsidRPr="008C50DF">
              <w:rPr>
                <w:iCs/>
                <w:u w:val="single"/>
              </w:rPr>
              <w:t>Note</w:t>
            </w:r>
          </w:p>
        </w:tc>
        <w:tc>
          <w:tcPr>
            <w:tcW w:w="7560" w:type="dxa"/>
          </w:tcPr>
          <w:p w14:paraId="67EF7657" w14:textId="77777777" w:rsidR="0050740B" w:rsidRPr="00D67C20" w:rsidRDefault="0050740B" w:rsidP="00166AF3">
            <w:pPr>
              <w:pStyle w:val="TableBody"/>
              <w:rPr>
                <w:szCs w:val="20"/>
              </w:rPr>
            </w:pPr>
            <w:commentRangeStart w:id="11571"/>
            <w:r w:rsidRPr="00D67C20">
              <w:rPr>
                <w:szCs w:val="20"/>
              </w:rPr>
              <w:t>MSISDN information should be stored in the SIM card before using +CNUM.</w:t>
            </w:r>
            <w:commentRangeEnd w:id="11571"/>
            <w:r w:rsidRPr="00D67C20">
              <w:rPr>
                <w:rStyle w:val="CommentReference"/>
                <w:rFonts w:ascii="Verdana" w:hAnsi="Verdana" w:cs="Times New Roman"/>
                <w:lang w:eastAsia="en-US"/>
              </w:rPr>
              <w:commentReference w:id="11571"/>
            </w:r>
          </w:p>
        </w:tc>
      </w:tr>
    </w:tbl>
    <w:p w14:paraId="3E107948" w14:textId="4DE6B3A1" w:rsidR="0050740B" w:rsidRPr="00671C8B" w:rsidDel="009453A7" w:rsidRDefault="0050740B" w:rsidP="0050740B">
      <w:pPr>
        <w:pStyle w:val="Heading2"/>
        <w:rPr>
          <w:del w:id="11572" w:author="Alban Roche" w:date="2017-08-02T16:37:00Z"/>
        </w:rPr>
      </w:pPr>
      <w:bookmarkStart w:id="11573" w:name="_Toc368922962"/>
      <w:bookmarkStart w:id="11574" w:name="_Toc369096471"/>
      <w:bookmarkStart w:id="11575" w:name="_Toc369270323"/>
      <w:bookmarkStart w:id="11576" w:name="_Toc369683999"/>
      <w:bookmarkStart w:id="11577" w:name="_Toc345081352"/>
      <w:bookmarkStart w:id="11578" w:name="_Toc349753096"/>
      <w:bookmarkStart w:id="11579" w:name="_Toc349753988"/>
      <w:bookmarkStart w:id="11580" w:name="_Ref366744967"/>
      <w:bookmarkStart w:id="11581" w:name="_Ref369091379"/>
      <w:bookmarkStart w:id="11582" w:name="_Toc368586055"/>
      <w:bookmarkStart w:id="11583" w:name="_Toc486251641"/>
      <w:bookmarkEnd w:id="11573"/>
      <w:bookmarkEnd w:id="11574"/>
      <w:bookmarkEnd w:id="11575"/>
      <w:bookmarkEnd w:id="11576"/>
      <w:del w:id="11584" w:author="Alban Roche" w:date="2017-08-02T16:37:00Z">
        <w:r w:rsidRPr="00671C8B" w:rsidDel="009453A7">
          <w:delText xml:space="preserve">+COLP Command: Connected Line Identification </w:delText>
        </w:r>
        <w:bookmarkEnd w:id="11577"/>
        <w:r w:rsidRPr="00671C8B" w:rsidDel="009453A7">
          <w:delText>Presentation</w:delText>
        </w:r>
        <w:bookmarkStart w:id="11585" w:name="_Toc489459593"/>
        <w:bookmarkEnd w:id="11578"/>
        <w:bookmarkEnd w:id="11579"/>
        <w:bookmarkEnd w:id="11580"/>
        <w:bookmarkEnd w:id="11581"/>
        <w:bookmarkEnd w:id="11582"/>
        <w:bookmarkEnd w:id="11583"/>
        <w:bookmarkEnd w:id="11585"/>
      </w:del>
    </w:p>
    <w:tbl>
      <w:tblPr>
        <w:tblStyle w:val="TableSWIleft"/>
        <w:tblW w:w="9288" w:type="dxa"/>
        <w:tblLayout w:type="fixed"/>
        <w:tblLook w:val="04A0" w:firstRow="1" w:lastRow="0" w:firstColumn="1" w:lastColumn="0" w:noHBand="0" w:noVBand="1"/>
      </w:tblPr>
      <w:tblGrid>
        <w:gridCol w:w="1728"/>
        <w:gridCol w:w="7560"/>
      </w:tblGrid>
      <w:tr w:rsidR="0050740B" w:rsidRPr="00671C8B" w:rsidDel="009453A7" w14:paraId="1CFAC5F2" w14:textId="6EBE128A" w:rsidTr="00166AF3">
        <w:trPr>
          <w:cnfStyle w:val="100000000000" w:firstRow="1" w:lastRow="0" w:firstColumn="0" w:lastColumn="0" w:oddVBand="0" w:evenVBand="0" w:oddHBand="0" w:evenHBand="0" w:firstRowFirstColumn="0" w:firstRowLastColumn="0" w:lastRowFirstColumn="0" w:lastRowLastColumn="0"/>
          <w:del w:id="11586" w:author="Alban Roche" w:date="2017-08-02T16:37:00Z"/>
        </w:trPr>
        <w:tc>
          <w:tcPr>
            <w:tcW w:w="9288" w:type="dxa"/>
            <w:gridSpan w:val="2"/>
          </w:tcPr>
          <w:p w14:paraId="19098332" w14:textId="7CD411DC" w:rsidR="0050740B" w:rsidRPr="00671C8B" w:rsidDel="009453A7" w:rsidRDefault="0050740B">
            <w:pPr>
              <w:pStyle w:val="TableRowHead"/>
              <w:spacing w:before="144" w:after="144"/>
              <w:rPr>
                <w:del w:id="11587" w:author="Alban Roche" w:date="2017-08-02T16:37:00Z"/>
                <w:bCs w:val="0"/>
              </w:rPr>
            </w:pPr>
            <w:del w:id="11588" w:author="Alban Roche" w:date="2017-08-02T14:40:00Z">
              <w:r w:rsidDel="00F22490">
                <w:delText>HL7618, HL7618RD, HL7648, HL7650, HL7688, HL7690 and HL7692</w:delText>
              </w:r>
            </w:del>
            <w:bookmarkStart w:id="11589" w:name="_Toc489459594"/>
            <w:bookmarkEnd w:id="11589"/>
          </w:p>
        </w:tc>
        <w:bookmarkStart w:id="11590" w:name="_Toc489459595"/>
        <w:bookmarkEnd w:id="11590"/>
      </w:tr>
      <w:tr w:rsidR="0050740B" w:rsidRPr="00671C8B" w:rsidDel="009453A7" w14:paraId="6E8100DC" w14:textId="6BED07F4" w:rsidTr="00166AF3">
        <w:trPr>
          <w:trHeight w:val="522"/>
          <w:del w:id="11591" w:author="Alban Roche" w:date="2017-08-02T16:37:00Z"/>
        </w:trPr>
        <w:tc>
          <w:tcPr>
            <w:tcW w:w="1728" w:type="dxa"/>
          </w:tcPr>
          <w:p w14:paraId="5B8891E8" w14:textId="29349E10" w:rsidR="0050740B" w:rsidRPr="00671C8B" w:rsidDel="009453A7" w:rsidRDefault="0050740B" w:rsidP="00166AF3">
            <w:pPr>
              <w:pStyle w:val="TableBody"/>
              <w:rPr>
                <w:del w:id="11592" w:author="Alban Roche" w:date="2017-08-02T16:37:00Z"/>
                <w:i/>
                <w:szCs w:val="18"/>
              </w:rPr>
            </w:pPr>
            <w:del w:id="11593" w:author="Alban Roche" w:date="2017-08-02T16:37:00Z">
              <w:r w:rsidRPr="00671C8B" w:rsidDel="009453A7">
                <w:rPr>
                  <w:i/>
                  <w:szCs w:val="18"/>
                </w:rPr>
                <w:delText>Test command</w:delText>
              </w:r>
              <w:bookmarkStart w:id="11594" w:name="_Toc489459596"/>
              <w:bookmarkEnd w:id="11594"/>
            </w:del>
          </w:p>
          <w:p w14:paraId="21524594" w14:textId="62A08CB3" w:rsidR="0050740B" w:rsidRPr="00671C8B" w:rsidDel="009453A7" w:rsidRDefault="0050740B" w:rsidP="00166AF3">
            <w:pPr>
              <w:pStyle w:val="TableBody"/>
              <w:rPr>
                <w:del w:id="11595" w:author="Alban Roche" w:date="2017-08-02T16:37:00Z"/>
                <w:szCs w:val="18"/>
              </w:rPr>
            </w:pPr>
            <w:bookmarkStart w:id="11596" w:name="_Toc489459597"/>
            <w:bookmarkEnd w:id="11596"/>
          </w:p>
          <w:p w14:paraId="6C43FF80" w14:textId="49442A67" w:rsidR="0050740B" w:rsidRPr="00671C8B" w:rsidDel="009453A7" w:rsidRDefault="0050740B" w:rsidP="00166AF3">
            <w:pPr>
              <w:pStyle w:val="TableBody"/>
              <w:rPr>
                <w:del w:id="11597" w:author="Alban Roche" w:date="2017-08-02T16:37:00Z"/>
                <w:szCs w:val="18"/>
                <w:u w:val="single"/>
              </w:rPr>
            </w:pPr>
            <w:del w:id="11598" w:author="Alban Roche" w:date="2017-08-02T16:37:00Z">
              <w:r w:rsidRPr="00671C8B" w:rsidDel="009453A7">
                <w:rPr>
                  <w:szCs w:val="18"/>
                  <w:u w:val="single"/>
                </w:rPr>
                <w:delText>Syntax</w:delText>
              </w:r>
              <w:bookmarkStart w:id="11599" w:name="_Toc489459598"/>
              <w:bookmarkEnd w:id="11599"/>
            </w:del>
          </w:p>
          <w:p w14:paraId="07ADCF4F" w14:textId="59499729" w:rsidR="0050740B" w:rsidRPr="00671C8B" w:rsidDel="009453A7" w:rsidRDefault="0050740B" w:rsidP="00166AF3">
            <w:pPr>
              <w:pStyle w:val="TableBody"/>
              <w:rPr>
                <w:del w:id="11600" w:author="Alban Roche" w:date="2017-08-02T16:37:00Z"/>
                <w:szCs w:val="18"/>
              </w:rPr>
            </w:pPr>
            <w:del w:id="11601" w:author="Alban Roche" w:date="2017-08-02T16:37:00Z">
              <w:r w:rsidRPr="00671C8B" w:rsidDel="009453A7">
                <w:rPr>
                  <w:b/>
                  <w:snapToGrid w:val="0"/>
                  <w:szCs w:val="18"/>
                </w:rPr>
                <w:delText>AT+COLP=?</w:delText>
              </w:r>
              <w:bookmarkStart w:id="11602" w:name="_Toc489459599"/>
              <w:bookmarkEnd w:id="11602"/>
            </w:del>
          </w:p>
        </w:tc>
        <w:tc>
          <w:tcPr>
            <w:tcW w:w="7560" w:type="dxa"/>
          </w:tcPr>
          <w:p w14:paraId="31F6BC47" w14:textId="7738ECC3" w:rsidR="0050740B" w:rsidRPr="00671C8B" w:rsidDel="009453A7" w:rsidRDefault="0050740B" w:rsidP="00166AF3">
            <w:pPr>
              <w:pStyle w:val="TableBody"/>
              <w:rPr>
                <w:del w:id="11603" w:author="Alban Roche" w:date="2017-08-02T16:37:00Z"/>
                <w:szCs w:val="18"/>
                <w:u w:val="single"/>
              </w:rPr>
            </w:pPr>
            <w:bookmarkStart w:id="11604" w:name="_Toc489459600"/>
            <w:bookmarkEnd w:id="11604"/>
          </w:p>
          <w:p w14:paraId="61A1BA92" w14:textId="5DDFF21E" w:rsidR="0050740B" w:rsidRPr="00671C8B" w:rsidDel="009453A7" w:rsidRDefault="0050740B" w:rsidP="00166AF3">
            <w:pPr>
              <w:pStyle w:val="TableBody"/>
              <w:rPr>
                <w:del w:id="11605" w:author="Alban Roche" w:date="2017-08-02T16:37:00Z"/>
                <w:szCs w:val="18"/>
                <w:u w:val="single"/>
              </w:rPr>
            </w:pPr>
            <w:bookmarkStart w:id="11606" w:name="_Toc489459601"/>
            <w:bookmarkEnd w:id="11606"/>
          </w:p>
          <w:p w14:paraId="147F5785" w14:textId="200FEFC7" w:rsidR="0050740B" w:rsidRPr="00671C8B" w:rsidDel="009453A7" w:rsidRDefault="0050740B" w:rsidP="00166AF3">
            <w:pPr>
              <w:pStyle w:val="TableBody"/>
              <w:rPr>
                <w:del w:id="11607" w:author="Alban Roche" w:date="2017-08-02T16:37:00Z"/>
                <w:szCs w:val="18"/>
                <w:u w:val="single"/>
              </w:rPr>
            </w:pPr>
            <w:del w:id="11608" w:author="Alban Roche" w:date="2017-08-02T16:37:00Z">
              <w:r w:rsidRPr="00671C8B" w:rsidDel="009453A7">
                <w:rPr>
                  <w:szCs w:val="18"/>
                  <w:u w:val="single"/>
                </w:rPr>
                <w:delText>Response</w:delText>
              </w:r>
              <w:bookmarkStart w:id="11609" w:name="_Toc489459602"/>
              <w:bookmarkEnd w:id="11609"/>
            </w:del>
          </w:p>
          <w:p w14:paraId="744D530B" w14:textId="104C030C" w:rsidR="0050740B" w:rsidRPr="00671C8B" w:rsidDel="009453A7" w:rsidRDefault="0050740B" w:rsidP="00166AF3">
            <w:pPr>
              <w:pStyle w:val="TableBody"/>
              <w:rPr>
                <w:del w:id="11610" w:author="Alban Roche" w:date="2017-08-02T16:37:00Z"/>
                <w:snapToGrid w:val="0"/>
                <w:szCs w:val="18"/>
              </w:rPr>
            </w:pPr>
            <w:del w:id="11611" w:author="Alban Roche" w:date="2017-08-02T16:37:00Z">
              <w:r w:rsidRPr="00671C8B" w:rsidDel="009453A7">
                <w:rPr>
                  <w:b/>
                  <w:snapToGrid w:val="0"/>
                  <w:szCs w:val="18"/>
                </w:rPr>
                <w:delText>+COLP:</w:delText>
              </w:r>
              <w:r w:rsidRPr="00671C8B" w:rsidDel="009453A7">
                <w:rPr>
                  <w:snapToGrid w:val="0"/>
                  <w:szCs w:val="18"/>
                </w:rPr>
                <w:delText xml:space="preserve"> (list of supported </w:delText>
              </w:r>
              <w:r w:rsidRPr="00671C8B" w:rsidDel="009453A7">
                <w:rPr>
                  <w:b/>
                  <w:snapToGrid w:val="0"/>
                  <w:szCs w:val="18"/>
                </w:rPr>
                <w:delText>&lt;n&gt;</w:delText>
              </w:r>
              <w:r w:rsidRPr="00671C8B" w:rsidDel="009453A7">
                <w:rPr>
                  <w:snapToGrid w:val="0"/>
                  <w:szCs w:val="18"/>
                </w:rPr>
                <w:delText>s)</w:delText>
              </w:r>
              <w:bookmarkStart w:id="11612" w:name="_Toc489459603"/>
              <w:bookmarkEnd w:id="11612"/>
            </w:del>
          </w:p>
          <w:p w14:paraId="5577C302" w14:textId="405DDCD1" w:rsidR="0050740B" w:rsidRPr="00671C8B" w:rsidDel="009453A7" w:rsidRDefault="0050740B" w:rsidP="00166AF3">
            <w:pPr>
              <w:pStyle w:val="TableBody"/>
              <w:rPr>
                <w:del w:id="11613" w:author="Alban Roche" w:date="2017-08-02T16:37:00Z"/>
                <w:b/>
                <w:szCs w:val="18"/>
              </w:rPr>
            </w:pPr>
            <w:del w:id="11614" w:author="Alban Roche" w:date="2017-08-02T16:37:00Z">
              <w:r w:rsidRPr="00671C8B" w:rsidDel="009453A7">
                <w:rPr>
                  <w:b/>
                  <w:snapToGrid w:val="0"/>
                  <w:szCs w:val="18"/>
                </w:rPr>
                <w:delText>OK</w:delText>
              </w:r>
              <w:bookmarkStart w:id="11615" w:name="_Toc489459604"/>
              <w:bookmarkEnd w:id="11615"/>
            </w:del>
          </w:p>
        </w:tc>
        <w:bookmarkStart w:id="11616" w:name="_Toc489459605"/>
        <w:bookmarkEnd w:id="11616"/>
      </w:tr>
      <w:tr w:rsidR="0050740B" w:rsidRPr="00671C8B" w:rsidDel="009453A7" w14:paraId="42E1062D" w14:textId="05C25D07" w:rsidTr="00166AF3">
        <w:trPr>
          <w:trHeight w:val="65"/>
          <w:del w:id="11617" w:author="Alban Roche" w:date="2017-08-02T16:37:00Z"/>
        </w:trPr>
        <w:tc>
          <w:tcPr>
            <w:tcW w:w="1728" w:type="dxa"/>
          </w:tcPr>
          <w:p w14:paraId="660AEFA8" w14:textId="48BAA2E9" w:rsidR="0050740B" w:rsidRPr="00671C8B" w:rsidDel="009453A7" w:rsidRDefault="0050740B" w:rsidP="00166AF3">
            <w:pPr>
              <w:pStyle w:val="TableBody"/>
              <w:rPr>
                <w:del w:id="11618" w:author="Alban Roche" w:date="2017-08-02T16:37:00Z"/>
                <w:i/>
                <w:szCs w:val="18"/>
              </w:rPr>
            </w:pPr>
            <w:del w:id="11619" w:author="Alban Roche" w:date="2017-08-02T16:37:00Z">
              <w:r w:rsidRPr="00671C8B" w:rsidDel="009453A7">
                <w:rPr>
                  <w:i/>
                  <w:szCs w:val="18"/>
                </w:rPr>
                <w:delText>Read command</w:delText>
              </w:r>
              <w:bookmarkStart w:id="11620" w:name="_Toc489459606"/>
              <w:bookmarkEnd w:id="11620"/>
            </w:del>
          </w:p>
          <w:p w14:paraId="4C98E40F" w14:textId="3B089797" w:rsidR="0050740B" w:rsidRPr="00671C8B" w:rsidDel="009453A7" w:rsidRDefault="0050740B" w:rsidP="00166AF3">
            <w:pPr>
              <w:pStyle w:val="TableBody"/>
              <w:rPr>
                <w:del w:id="11621" w:author="Alban Roche" w:date="2017-08-02T16:37:00Z"/>
                <w:szCs w:val="18"/>
              </w:rPr>
            </w:pPr>
            <w:bookmarkStart w:id="11622" w:name="_Toc489459607"/>
            <w:bookmarkEnd w:id="11622"/>
          </w:p>
          <w:p w14:paraId="20720019" w14:textId="15D07A4C" w:rsidR="0050740B" w:rsidRPr="00671C8B" w:rsidDel="009453A7" w:rsidRDefault="0050740B" w:rsidP="00166AF3">
            <w:pPr>
              <w:pStyle w:val="TableBody"/>
              <w:rPr>
                <w:del w:id="11623" w:author="Alban Roche" w:date="2017-08-02T16:37:00Z"/>
                <w:szCs w:val="18"/>
                <w:u w:val="single"/>
              </w:rPr>
            </w:pPr>
            <w:del w:id="11624" w:author="Alban Roche" w:date="2017-08-02T16:37:00Z">
              <w:r w:rsidRPr="00671C8B" w:rsidDel="009453A7">
                <w:rPr>
                  <w:szCs w:val="18"/>
                  <w:u w:val="single"/>
                </w:rPr>
                <w:delText>Syntax</w:delText>
              </w:r>
              <w:bookmarkStart w:id="11625" w:name="_Toc489459608"/>
              <w:bookmarkEnd w:id="11625"/>
            </w:del>
          </w:p>
          <w:p w14:paraId="507A8118" w14:textId="15D42FFD" w:rsidR="0050740B" w:rsidRPr="00671C8B" w:rsidDel="009453A7" w:rsidRDefault="0050740B" w:rsidP="00166AF3">
            <w:pPr>
              <w:pStyle w:val="TableBody"/>
              <w:rPr>
                <w:del w:id="11626" w:author="Alban Roche" w:date="2017-08-02T16:37:00Z"/>
                <w:szCs w:val="18"/>
              </w:rPr>
            </w:pPr>
            <w:del w:id="11627" w:author="Alban Roche" w:date="2017-08-02T16:37:00Z">
              <w:r w:rsidRPr="00671C8B" w:rsidDel="009453A7">
                <w:rPr>
                  <w:b/>
                  <w:snapToGrid w:val="0"/>
                  <w:szCs w:val="18"/>
                </w:rPr>
                <w:delText>AT+COLP?</w:delText>
              </w:r>
              <w:bookmarkStart w:id="11628" w:name="_Toc489459609"/>
              <w:bookmarkEnd w:id="11628"/>
            </w:del>
          </w:p>
        </w:tc>
        <w:tc>
          <w:tcPr>
            <w:tcW w:w="7560" w:type="dxa"/>
          </w:tcPr>
          <w:p w14:paraId="06B75089" w14:textId="0841B27D" w:rsidR="0050740B" w:rsidRPr="00671C8B" w:rsidDel="009453A7" w:rsidRDefault="0050740B" w:rsidP="00166AF3">
            <w:pPr>
              <w:pStyle w:val="TableBody"/>
              <w:rPr>
                <w:del w:id="11629" w:author="Alban Roche" w:date="2017-08-02T16:37:00Z"/>
                <w:szCs w:val="18"/>
                <w:u w:val="single"/>
              </w:rPr>
            </w:pPr>
            <w:bookmarkStart w:id="11630" w:name="_Toc489459610"/>
            <w:bookmarkEnd w:id="11630"/>
          </w:p>
          <w:p w14:paraId="419950F1" w14:textId="5B691404" w:rsidR="0050740B" w:rsidRPr="00671C8B" w:rsidDel="009453A7" w:rsidRDefault="0050740B" w:rsidP="00166AF3">
            <w:pPr>
              <w:pStyle w:val="TableBody"/>
              <w:rPr>
                <w:del w:id="11631" w:author="Alban Roche" w:date="2017-08-02T16:37:00Z"/>
                <w:szCs w:val="18"/>
                <w:u w:val="single"/>
              </w:rPr>
            </w:pPr>
            <w:bookmarkStart w:id="11632" w:name="_Toc489459611"/>
            <w:bookmarkEnd w:id="11632"/>
          </w:p>
          <w:p w14:paraId="31C2F7BB" w14:textId="3334CB36" w:rsidR="0050740B" w:rsidRPr="00671C8B" w:rsidDel="009453A7" w:rsidRDefault="0050740B" w:rsidP="00166AF3">
            <w:pPr>
              <w:pStyle w:val="TableBody"/>
              <w:rPr>
                <w:del w:id="11633" w:author="Alban Roche" w:date="2017-08-02T16:37:00Z"/>
                <w:szCs w:val="18"/>
                <w:u w:val="single"/>
              </w:rPr>
            </w:pPr>
            <w:del w:id="11634" w:author="Alban Roche" w:date="2017-08-02T16:37:00Z">
              <w:r w:rsidRPr="00671C8B" w:rsidDel="009453A7">
                <w:rPr>
                  <w:szCs w:val="18"/>
                  <w:u w:val="single"/>
                </w:rPr>
                <w:delText>Response</w:delText>
              </w:r>
              <w:bookmarkStart w:id="11635" w:name="_Toc489459612"/>
              <w:bookmarkEnd w:id="11635"/>
            </w:del>
          </w:p>
          <w:p w14:paraId="1FA69408" w14:textId="312E460A" w:rsidR="0050740B" w:rsidRPr="00671C8B" w:rsidDel="009453A7" w:rsidRDefault="0050740B" w:rsidP="00166AF3">
            <w:pPr>
              <w:pStyle w:val="TableBody"/>
              <w:rPr>
                <w:del w:id="11636" w:author="Alban Roche" w:date="2017-08-02T16:37:00Z"/>
                <w:b/>
                <w:snapToGrid w:val="0"/>
                <w:szCs w:val="18"/>
              </w:rPr>
            </w:pPr>
            <w:del w:id="11637" w:author="Alban Roche" w:date="2017-08-02T16:37:00Z">
              <w:r w:rsidRPr="00671C8B" w:rsidDel="009453A7">
                <w:rPr>
                  <w:b/>
                  <w:snapToGrid w:val="0"/>
                  <w:szCs w:val="18"/>
                </w:rPr>
                <w:delText>+COLP: &lt;n&gt;,&lt;m&gt;</w:delText>
              </w:r>
              <w:bookmarkStart w:id="11638" w:name="_Toc489459613"/>
              <w:bookmarkEnd w:id="11638"/>
            </w:del>
          </w:p>
          <w:p w14:paraId="5489BB3D" w14:textId="0EF91C61" w:rsidR="0050740B" w:rsidRPr="00671C8B" w:rsidDel="009453A7" w:rsidRDefault="0050740B" w:rsidP="00166AF3">
            <w:pPr>
              <w:pStyle w:val="TableBody"/>
              <w:rPr>
                <w:del w:id="11639" w:author="Alban Roche" w:date="2017-08-02T16:37:00Z"/>
                <w:b/>
                <w:snapToGrid w:val="0"/>
                <w:szCs w:val="18"/>
              </w:rPr>
            </w:pPr>
            <w:del w:id="11640" w:author="Alban Roche" w:date="2017-08-02T16:37:00Z">
              <w:r w:rsidRPr="00671C8B" w:rsidDel="009453A7">
                <w:rPr>
                  <w:b/>
                  <w:snapToGrid w:val="0"/>
                  <w:szCs w:val="18"/>
                </w:rPr>
                <w:delText>OK</w:delText>
              </w:r>
              <w:bookmarkStart w:id="11641" w:name="_Toc489459614"/>
              <w:bookmarkEnd w:id="11641"/>
            </w:del>
          </w:p>
        </w:tc>
        <w:bookmarkStart w:id="11642" w:name="_Toc489459615"/>
        <w:bookmarkEnd w:id="11642"/>
      </w:tr>
      <w:tr w:rsidR="0050740B" w:rsidRPr="00671C8B" w:rsidDel="009453A7" w14:paraId="62BD35B8" w14:textId="4931ED9B" w:rsidTr="00166AF3">
        <w:trPr>
          <w:trHeight w:val="1316"/>
          <w:del w:id="11643" w:author="Alban Roche" w:date="2017-08-02T16:37:00Z"/>
        </w:trPr>
        <w:tc>
          <w:tcPr>
            <w:tcW w:w="1728" w:type="dxa"/>
          </w:tcPr>
          <w:p w14:paraId="4DB6BF38" w14:textId="351C5F8B" w:rsidR="0050740B" w:rsidRPr="00671C8B" w:rsidDel="009453A7" w:rsidRDefault="0050740B" w:rsidP="00166AF3">
            <w:pPr>
              <w:pStyle w:val="TableBody"/>
              <w:rPr>
                <w:del w:id="11644" w:author="Alban Roche" w:date="2017-08-02T16:37:00Z"/>
                <w:i/>
                <w:szCs w:val="18"/>
              </w:rPr>
            </w:pPr>
            <w:del w:id="11645" w:author="Alban Roche" w:date="2017-08-02T16:37:00Z">
              <w:r w:rsidDel="009453A7">
                <w:rPr>
                  <w:i/>
                  <w:szCs w:val="18"/>
                </w:rPr>
                <w:delText>Execute</w:delText>
              </w:r>
              <w:r w:rsidRPr="00671C8B" w:rsidDel="009453A7">
                <w:rPr>
                  <w:i/>
                  <w:szCs w:val="18"/>
                </w:rPr>
                <w:delText xml:space="preserve"> command</w:delText>
              </w:r>
              <w:bookmarkStart w:id="11646" w:name="_Toc489459616"/>
              <w:bookmarkEnd w:id="11646"/>
            </w:del>
          </w:p>
          <w:p w14:paraId="76D29D22" w14:textId="1C8A2F8A" w:rsidR="0050740B" w:rsidRPr="00671C8B" w:rsidDel="009453A7" w:rsidRDefault="0050740B" w:rsidP="00166AF3">
            <w:pPr>
              <w:pStyle w:val="TableBody"/>
              <w:rPr>
                <w:del w:id="11647" w:author="Alban Roche" w:date="2017-08-02T16:37:00Z"/>
                <w:szCs w:val="18"/>
              </w:rPr>
            </w:pPr>
            <w:bookmarkStart w:id="11648" w:name="_Toc489459617"/>
            <w:bookmarkEnd w:id="11648"/>
          </w:p>
          <w:p w14:paraId="08E320BC" w14:textId="6B51DA05" w:rsidR="0050740B" w:rsidRPr="00671C8B" w:rsidDel="009453A7" w:rsidRDefault="0050740B" w:rsidP="00166AF3">
            <w:pPr>
              <w:pStyle w:val="TableBody"/>
              <w:rPr>
                <w:del w:id="11649" w:author="Alban Roche" w:date="2017-08-02T16:37:00Z"/>
                <w:szCs w:val="18"/>
                <w:u w:val="single"/>
              </w:rPr>
            </w:pPr>
            <w:del w:id="11650" w:author="Alban Roche" w:date="2017-08-02T16:37:00Z">
              <w:r w:rsidRPr="00671C8B" w:rsidDel="009453A7">
                <w:rPr>
                  <w:szCs w:val="18"/>
                  <w:u w:val="single"/>
                </w:rPr>
                <w:delText>Syntax</w:delText>
              </w:r>
              <w:bookmarkStart w:id="11651" w:name="_Toc489459618"/>
              <w:bookmarkEnd w:id="11651"/>
            </w:del>
          </w:p>
          <w:p w14:paraId="0C6B77AF" w14:textId="4DAEDEFF" w:rsidR="0050740B" w:rsidRPr="00671C8B" w:rsidDel="009453A7" w:rsidRDefault="0050740B" w:rsidP="00166AF3">
            <w:pPr>
              <w:pStyle w:val="TableBody"/>
              <w:rPr>
                <w:del w:id="11652" w:author="Alban Roche" w:date="2017-08-02T16:37:00Z"/>
                <w:szCs w:val="18"/>
              </w:rPr>
            </w:pPr>
            <w:del w:id="11653" w:author="Alban Roche" w:date="2017-08-02T16:37:00Z">
              <w:r w:rsidRPr="00671C8B" w:rsidDel="009453A7">
                <w:rPr>
                  <w:b/>
                  <w:snapToGrid w:val="0"/>
                  <w:szCs w:val="18"/>
                </w:rPr>
                <w:delText>AT+COLP=[&lt;n&gt;]</w:delText>
              </w:r>
              <w:bookmarkStart w:id="11654" w:name="_Toc489459619"/>
              <w:bookmarkEnd w:id="11654"/>
            </w:del>
          </w:p>
        </w:tc>
        <w:tc>
          <w:tcPr>
            <w:tcW w:w="7560" w:type="dxa"/>
          </w:tcPr>
          <w:p w14:paraId="11DB2E92" w14:textId="48ADCDA1" w:rsidR="0050740B" w:rsidRPr="00671C8B" w:rsidDel="009453A7" w:rsidRDefault="0050740B" w:rsidP="00166AF3">
            <w:pPr>
              <w:pStyle w:val="TableBody"/>
              <w:rPr>
                <w:del w:id="11655" w:author="Alban Roche" w:date="2017-08-02T16:37:00Z"/>
                <w:szCs w:val="18"/>
                <w:u w:val="single"/>
              </w:rPr>
            </w:pPr>
            <w:bookmarkStart w:id="11656" w:name="_Toc489459620"/>
            <w:bookmarkEnd w:id="11656"/>
          </w:p>
          <w:p w14:paraId="20966125" w14:textId="4EB67008" w:rsidR="0050740B" w:rsidRPr="00671C8B" w:rsidDel="009453A7" w:rsidRDefault="0050740B" w:rsidP="00166AF3">
            <w:pPr>
              <w:pStyle w:val="TableBody"/>
              <w:rPr>
                <w:del w:id="11657" w:author="Alban Roche" w:date="2017-08-02T16:37:00Z"/>
                <w:szCs w:val="18"/>
                <w:u w:val="single"/>
              </w:rPr>
            </w:pPr>
            <w:bookmarkStart w:id="11658" w:name="_Toc489459621"/>
            <w:bookmarkEnd w:id="11658"/>
          </w:p>
          <w:p w14:paraId="44199492" w14:textId="11CBEAA4" w:rsidR="0050740B" w:rsidRPr="00671C8B" w:rsidDel="009453A7" w:rsidRDefault="0050740B" w:rsidP="00166AF3">
            <w:pPr>
              <w:pStyle w:val="TableBody"/>
              <w:rPr>
                <w:del w:id="11659" w:author="Alban Roche" w:date="2017-08-02T16:37:00Z"/>
                <w:szCs w:val="18"/>
                <w:u w:val="single"/>
              </w:rPr>
            </w:pPr>
            <w:del w:id="11660" w:author="Alban Roche" w:date="2017-08-02T16:37:00Z">
              <w:r w:rsidRPr="00671C8B" w:rsidDel="009453A7">
                <w:rPr>
                  <w:szCs w:val="18"/>
                  <w:u w:val="single"/>
                </w:rPr>
                <w:delText>Response</w:delText>
              </w:r>
              <w:bookmarkStart w:id="11661" w:name="_Toc489459622"/>
              <w:bookmarkEnd w:id="11661"/>
            </w:del>
          </w:p>
          <w:p w14:paraId="24656D7F" w14:textId="1C8A3E0B" w:rsidR="0050740B" w:rsidRPr="00671C8B" w:rsidDel="009453A7" w:rsidRDefault="0050740B" w:rsidP="00166AF3">
            <w:pPr>
              <w:pStyle w:val="TableBody"/>
              <w:rPr>
                <w:del w:id="11662" w:author="Alban Roche" w:date="2017-08-02T16:37:00Z"/>
                <w:b/>
                <w:szCs w:val="18"/>
              </w:rPr>
            </w:pPr>
            <w:del w:id="11663" w:author="Alban Roche" w:date="2017-08-02T16:37:00Z">
              <w:r w:rsidRPr="00671C8B" w:rsidDel="009453A7">
                <w:rPr>
                  <w:b/>
                  <w:szCs w:val="18"/>
                </w:rPr>
                <w:delText>OK</w:delText>
              </w:r>
              <w:bookmarkStart w:id="11664" w:name="_Toc489459623"/>
              <w:bookmarkEnd w:id="11664"/>
            </w:del>
          </w:p>
          <w:p w14:paraId="62266D69" w14:textId="7E7AE9E2" w:rsidR="0050740B" w:rsidRPr="00671C8B" w:rsidDel="009453A7" w:rsidRDefault="0050740B" w:rsidP="00166AF3">
            <w:pPr>
              <w:pStyle w:val="TableBody"/>
              <w:rPr>
                <w:del w:id="11665" w:author="Alban Roche" w:date="2017-08-02T16:37:00Z"/>
              </w:rPr>
            </w:pPr>
            <w:bookmarkStart w:id="11666" w:name="_Toc489459624"/>
            <w:bookmarkEnd w:id="11666"/>
          </w:p>
          <w:p w14:paraId="774051E6" w14:textId="53CCD6C1" w:rsidR="0050740B" w:rsidRPr="00671C8B" w:rsidDel="009453A7" w:rsidRDefault="0050740B" w:rsidP="00166AF3">
            <w:pPr>
              <w:pStyle w:val="TableBody"/>
              <w:rPr>
                <w:del w:id="11667" w:author="Alban Roche" w:date="2017-08-02T16:37:00Z"/>
              </w:rPr>
            </w:pPr>
            <w:del w:id="11668" w:author="Alban Roche" w:date="2017-08-02T16:37:00Z">
              <w:r w:rsidRPr="00671C8B" w:rsidDel="009453A7">
                <w:delText>or</w:delText>
              </w:r>
              <w:bookmarkStart w:id="11669" w:name="_Toc489459625"/>
              <w:bookmarkEnd w:id="11669"/>
            </w:del>
          </w:p>
          <w:p w14:paraId="7992CEF3" w14:textId="5DC9C9AA" w:rsidR="0050740B" w:rsidRPr="00671C8B" w:rsidDel="009453A7" w:rsidRDefault="0050740B" w:rsidP="00166AF3">
            <w:pPr>
              <w:pStyle w:val="TableBody"/>
              <w:rPr>
                <w:del w:id="11670" w:author="Alban Roche" w:date="2017-08-02T16:37:00Z"/>
                <w:b/>
              </w:rPr>
            </w:pPr>
            <w:del w:id="11671" w:author="Alban Roche" w:date="2017-08-02T16:37:00Z">
              <w:r w:rsidRPr="00671C8B" w:rsidDel="009453A7">
                <w:rPr>
                  <w:b/>
                </w:rPr>
                <w:delText>+CME ERROR: &lt;err&gt;</w:delText>
              </w:r>
              <w:bookmarkStart w:id="11672" w:name="_Toc489459626"/>
              <w:bookmarkEnd w:id="11672"/>
            </w:del>
          </w:p>
          <w:p w14:paraId="101A3DC9" w14:textId="214A584D" w:rsidR="0050740B" w:rsidRPr="00671C8B" w:rsidDel="009453A7" w:rsidRDefault="0050740B" w:rsidP="00166AF3">
            <w:pPr>
              <w:pStyle w:val="TableBody"/>
              <w:rPr>
                <w:del w:id="11673" w:author="Alban Roche" w:date="2017-08-02T16:37:00Z"/>
                <w:szCs w:val="18"/>
              </w:rPr>
            </w:pPr>
            <w:bookmarkStart w:id="11674" w:name="_Toc489459627"/>
            <w:bookmarkEnd w:id="11674"/>
          </w:p>
          <w:p w14:paraId="59C10516" w14:textId="3AAA6A71" w:rsidR="0050740B" w:rsidRPr="00671C8B" w:rsidDel="009453A7" w:rsidRDefault="0050740B" w:rsidP="00166AF3">
            <w:pPr>
              <w:pStyle w:val="TableBody"/>
              <w:rPr>
                <w:del w:id="11675" w:author="Alban Roche" w:date="2017-08-02T16:37:00Z"/>
                <w:szCs w:val="18"/>
                <w:u w:val="single"/>
              </w:rPr>
            </w:pPr>
            <w:del w:id="11676" w:author="Alban Roche" w:date="2017-08-02T16:37:00Z">
              <w:r w:rsidRPr="00671C8B" w:rsidDel="009453A7">
                <w:rPr>
                  <w:szCs w:val="18"/>
                  <w:u w:val="single"/>
                </w:rPr>
                <w:delText>Parameters</w:delText>
              </w:r>
              <w:bookmarkStart w:id="11677" w:name="_Toc489459628"/>
              <w:bookmarkEnd w:id="11677"/>
            </w:del>
          </w:p>
          <w:p w14:paraId="5CECF841" w14:textId="27A1F544" w:rsidR="0050740B" w:rsidRPr="00671C8B" w:rsidDel="009453A7" w:rsidRDefault="0050740B" w:rsidP="00166AF3">
            <w:pPr>
              <w:pStyle w:val="TableBody"/>
              <w:rPr>
                <w:del w:id="11678" w:author="Alban Roche" w:date="2017-08-02T16:37:00Z"/>
                <w:snapToGrid w:val="0"/>
                <w:szCs w:val="18"/>
              </w:rPr>
            </w:pPr>
            <w:del w:id="11679" w:author="Alban Roche" w:date="2017-08-02T16:37:00Z">
              <w:r w:rsidRPr="00671C8B" w:rsidDel="009453A7">
                <w:rPr>
                  <w:b/>
                  <w:snapToGrid w:val="0"/>
                  <w:szCs w:val="18"/>
                </w:rPr>
                <w:delText>&lt;n&gt;</w:delText>
              </w:r>
              <w:r w:rsidRPr="00671C8B" w:rsidDel="009453A7">
                <w:rPr>
                  <w:snapToGrid w:val="0"/>
                  <w:szCs w:val="18"/>
                </w:rPr>
                <w:tab/>
              </w:r>
              <w:r w:rsidRPr="00671C8B" w:rsidDel="009453A7">
                <w:rPr>
                  <w:snapToGrid w:val="0"/>
                  <w:szCs w:val="18"/>
                  <w:u w:val="single"/>
                </w:rPr>
                <w:delText>0</w:delText>
              </w:r>
              <w:r w:rsidRPr="00671C8B" w:rsidDel="009453A7">
                <w:rPr>
                  <w:snapToGrid w:val="0"/>
                  <w:szCs w:val="18"/>
                </w:rPr>
                <w:tab/>
                <w:delText>Disable result code presentation status to the TE</w:delText>
              </w:r>
              <w:bookmarkStart w:id="11680" w:name="_Toc489459629"/>
              <w:bookmarkEnd w:id="11680"/>
            </w:del>
          </w:p>
          <w:p w14:paraId="09FCB899" w14:textId="56EA3D7B" w:rsidR="0050740B" w:rsidRPr="00671C8B" w:rsidDel="009453A7" w:rsidRDefault="0050740B" w:rsidP="00166AF3">
            <w:pPr>
              <w:pStyle w:val="TableBody"/>
              <w:rPr>
                <w:del w:id="11681" w:author="Alban Roche" w:date="2017-08-02T16:37:00Z"/>
                <w:snapToGrid w:val="0"/>
                <w:szCs w:val="18"/>
              </w:rPr>
            </w:pPr>
            <w:del w:id="11682" w:author="Alban Roche" w:date="2017-08-02T16:37:00Z">
              <w:r w:rsidRPr="00671C8B" w:rsidDel="009453A7">
                <w:rPr>
                  <w:snapToGrid w:val="0"/>
                  <w:szCs w:val="18"/>
                </w:rPr>
                <w:tab/>
                <w:delText>1</w:delText>
              </w:r>
              <w:r w:rsidRPr="00671C8B" w:rsidDel="009453A7">
                <w:rPr>
                  <w:snapToGrid w:val="0"/>
                  <w:szCs w:val="18"/>
                </w:rPr>
                <w:tab/>
                <w:delText>Enable result code presentation status to the TE</w:delText>
              </w:r>
              <w:bookmarkStart w:id="11683" w:name="_Toc489459630"/>
              <w:bookmarkEnd w:id="11683"/>
            </w:del>
          </w:p>
          <w:p w14:paraId="3F427709" w14:textId="73457890" w:rsidR="0050740B" w:rsidRPr="00671C8B" w:rsidDel="009453A7" w:rsidRDefault="0050740B" w:rsidP="00166AF3">
            <w:pPr>
              <w:pStyle w:val="TableBody"/>
              <w:rPr>
                <w:del w:id="11684" w:author="Alban Roche" w:date="2017-08-02T16:37:00Z"/>
                <w:b/>
                <w:snapToGrid w:val="0"/>
                <w:szCs w:val="18"/>
              </w:rPr>
            </w:pPr>
            <w:bookmarkStart w:id="11685" w:name="_Toc489459631"/>
            <w:bookmarkEnd w:id="11685"/>
          </w:p>
          <w:p w14:paraId="73DD699C" w14:textId="66B09646" w:rsidR="0050740B" w:rsidRPr="00671C8B" w:rsidDel="009453A7" w:rsidRDefault="0050740B" w:rsidP="00166AF3">
            <w:pPr>
              <w:pStyle w:val="TableBody"/>
              <w:rPr>
                <w:del w:id="11686" w:author="Alban Roche" w:date="2017-08-02T16:37:00Z"/>
                <w:snapToGrid w:val="0"/>
                <w:szCs w:val="18"/>
              </w:rPr>
            </w:pPr>
            <w:del w:id="11687" w:author="Alban Roche" w:date="2017-08-02T16:37:00Z">
              <w:r w:rsidRPr="00671C8B" w:rsidDel="009453A7">
                <w:rPr>
                  <w:b/>
                  <w:snapToGrid w:val="0"/>
                  <w:szCs w:val="18"/>
                </w:rPr>
                <w:delText>&lt;m&gt;</w:delText>
              </w:r>
              <w:r w:rsidRPr="00671C8B" w:rsidDel="009453A7">
                <w:rPr>
                  <w:b/>
                  <w:snapToGrid w:val="0"/>
                  <w:szCs w:val="18"/>
                </w:rPr>
                <w:tab/>
              </w:r>
              <w:r w:rsidRPr="00671C8B" w:rsidDel="009453A7">
                <w:rPr>
                  <w:snapToGrid w:val="0"/>
                  <w:szCs w:val="18"/>
                </w:rPr>
                <w:delText>0</w:delText>
              </w:r>
              <w:r w:rsidRPr="00671C8B" w:rsidDel="009453A7">
                <w:rPr>
                  <w:snapToGrid w:val="0"/>
                  <w:szCs w:val="18"/>
                </w:rPr>
                <w:tab/>
                <w:delText>COLP not provisioned</w:delText>
              </w:r>
              <w:bookmarkStart w:id="11688" w:name="_Toc489459632"/>
              <w:bookmarkEnd w:id="11688"/>
            </w:del>
          </w:p>
          <w:p w14:paraId="1029819B" w14:textId="2AA160A2" w:rsidR="0050740B" w:rsidRPr="00671C8B" w:rsidDel="009453A7" w:rsidRDefault="0050740B" w:rsidP="00166AF3">
            <w:pPr>
              <w:pStyle w:val="TableBody"/>
              <w:rPr>
                <w:del w:id="11689" w:author="Alban Roche" w:date="2017-08-02T16:37:00Z"/>
                <w:snapToGrid w:val="0"/>
                <w:szCs w:val="18"/>
              </w:rPr>
            </w:pPr>
            <w:del w:id="11690" w:author="Alban Roche" w:date="2017-08-02T16:37:00Z">
              <w:r w:rsidRPr="00671C8B" w:rsidDel="009453A7">
                <w:rPr>
                  <w:snapToGrid w:val="0"/>
                  <w:szCs w:val="18"/>
                </w:rPr>
                <w:tab/>
                <w:delText>1</w:delText>
              </w:r>
              <w:r w:rsidRPr="00671C8B" w:rsidDel="009453A7">
                <w:rPr>
                  <w:snapToGrid w:val="0"/>
                  <w:szCs w:val="18"/>
                </w:rPr>
                <w:tab/>
                <w:delText>COLP provisioned</w:delText>
              </w:r>
              <w:bookmarkStart w:id="11691" w:name="_Toc489459633"/>
              <w:bookmarkEnd w:id="11691"/>
            </w:del>
          </w:p>
          <w:p w14:paraId="235DDB92" w14:textId="3574496F" w:rsidR="0050740B" w:rsidRPr="00671C8B" w:rsidDel="009453A7" w:rsidRDefault="0050740B" w:rsidP="00166AF3">
            <w:pPr>
              <w:pStyle w:val="TableBody"/>
              <w:rPr>
                <w:del w:id="11692" w:author="Alban Roche" w:date="2017-08-02T16:37:00Z"/>
                <w:snapToGrid w:val="0"/>
                <w:szCs w:val="18"/>
              </w:rPr>
            </w:pPr>
            <w:del w:id="11693" w:author="Alban Roche" w:date="2017-08-02T16:37:00Z">
              <w:r w:rsidRPr="00671C8B" w:rsidDel="009453A7">
                <w:rPr>
                  <w:snapToGrid w:val="0"/>
                  <w:szCs w:val="18"/>
                </w:rPr>
                <w:tab/>
                <w:delText>2</w:delText>
              </w:r>
              <w:r w:rsidRPr="00671C8B" w:rsidDel="009453A7">
                <w:rPr>
                  <w:snapToGrid w:val="0"/>
                  <w:szCs w:val="18"/>
                </w:rPr>
                <w:tab/>
                <w:delText>Unknown (e.g. no network, etc.)</w:delText>
              </w:r>
              <w:bookmarkStart w:id="11694" w:name="_Toc489459634"/>
              <w:bookmarkEnd w:id="11694"/>
            </w:del>
          </w:p>
        </w:tc>
        <w:bookmarkStart w:id="11695" w:name="_Toc489459635"/>
        <w:bookmarkEnd w:id="11695"/>
      </w:tr>
      <w:tr w:rsidR="0050740B" w:rsidRPr="00671C8B" w:rsidDel="009453A7" w14:paraId="3334D821" w14:textId="26A9EB78" w:rsidTr="00166AF3">
        <w:trPr>
          <w:trHeight w:val="65"/>
          <w:del w:id="11696" w:author="Alban Roche" w:date="2017-08-02T16:37:00Z"/>
        </w:trPr>
        <w:tc>
          <w:tcPr>
            <w:tcW w:w="1728" w:type="dxa"/>
          </w:tcPr>
          <w:p w14:paraId="0FC2D134" w14:textId="7B7F8362" w:rsidR="0050740B" w:rsidRPr="00671C8B" w:rsidDel="009453A7" w:rsidRDefault="0050740B" w:rsidP="00166AF3">
            <w:pPr>
              <w:pStyle w:val="TableBody"/>
              <w:rPr>
                <w:del w:id="11697" w:author="Alban Roche" w:date="2017-08-02T16:37:00Z"/>
                <w:szCs w:val="18"/>
                <w:u w:val="single"/>
              </w:rPr>
            </w:pPr>
            <w:del w:id="11698" w:author="Alban Roche" w:date="2017-08-02T16:37:00Z">
              <w:r w:rsidRPr="00671C8B" w:rsidDel="009453A7">
                <w:rPr>
                  <w:szCs w:val="18"/>
                  <w:u w:val="single"/>
                </w:rPr>
                <w:delText>Notes</w:delText>
              </w:r>
              <w:bookmarkStart w:id="11699" w:name="_Toc489459636"/>
              <w:bookmarkEnd w:id="11699"/>
            </w:del>
          </w:p>
        </w:tc>
        <w:tc>
          <w:tcPr>
            <w:tcW w:w="7560" w:type="dxa"/>
          </w:tcPr>
          <w:p w14:paraId="3FE066F2" w14:textId="7DCE8A2C" w:rsidR="0050740B" w:rsidDel="009453A7" w:rsidRDefault="0050740B" w:rsidP="0059466D">
            <w:pPr>
              <w:pStyle w:val="TableBody"/>
              <w:numPr>
                <w:ilvl w:val="0"/>
                <w:numId w:val="101"/>
              </w:numPr>
              <w:rPr>
                <w:del w:id="11700" w:author="Alban Roche" w:date="2017-08-02T16:37:00Z"/>
              </w:rPr>
            </w:pPr>
            <w:del w:id="11701" w:author="Alban Roche" w:date="2017-08-02T16:37:00Z">
              <w:r w:rsidRPr="00671C8B" w:rsidDel="009453A7">
                <w:delText>If the connected line identity of the called party is enabled, (and called subscriber allows it), the intermediate result code +COLP: &lt;number&gt;, &lt;type&gt; [,&lt;subaddr&gt;, &lt;satype&gt; [, &lt;alpha&gt;]] is returned from TA to TE.</w:delText>
              </w:r>
              <w:bookmarkStart w:id="11702" w:name="_Toc489459637"/>
              <w:bookmarkEnd w:id="11702"/>
            </w:del>
          </w:p>
          <w:p w14:paraId="1EDA2E74" w14:textId="5C04291C" w:rsidR="0050740B" w:rsidRPr="00671C8B" w:rsidDel="009453A7" w:rsidRDefault="0050740B" w:rsidP="0059466D">
            <w:pPr>
              <w:pStyle w:val="TableBody"/>
              <w:numPr>
                <w:ilvl w:val="0"/>
                <w:numId w:val="101"/>
              </w:numPr>
              <w:rPr>
                <w:del w:id="11703" w:author="Alban Roche" w:date="2017-08-02T16:37:00Z"/>
              </w:rPr>
            </w:pPr>
            <w:del w:id="11704" w:author="Alban Roche" w:date="2017-08-02T16:37:00Z">
              <w:r w:rsidDel="009453A7">
                <w:delText xml:space="preserve">&lt;n&gt; is </w:delText>
              </w:r>
              <w:r w:rsidRPr="00276097" w:rsidDel="009453A7">
                <w:delText xml:space="preserve">saved in non-volatile memory </w:delText>
              </w:r>
              <w:r w:rsidDel="009453A7">
                <w:delText xml:space="preserve">per AT port </w:delText>
              </w:r>
              <w:r w:rsidRPr="00276097" w:rsidDel="009453A7">
                <w:delText>over module reboot</w:delText>
              </w:r>
              <w:r w:rsidDel="009453A7">
                <w:delText>.</w:delText>
              </w:r>
              <w:bookmarkStart w:id="11705" w:name="_Toc489459638"/>
              <w:bookmarkEnd w:id="11705"/>
            </w:del>
          </w:p>
        </w:tc>
        <w:bookmarkStart w:id="11706" w:name="_Toc489459639"/>
        <w:bookmarkEnd w:id="11706"/>
      </w:tr>
    </w:tbl>
    <w:p w14:paraId="58A3F48E" w14:textId="77777777" w:rsidR="0050740B" w:rsidRPr="00671C8B" w:rsidRDefault="0050740B" w:rsidP="0050740B">
      <w:pPr>
        <w:pStyle w:val="Heading2"/>
      </w:pPr>
      <w:bookmarkStart w:id="11707" w:name="_Toc345081353"/>
      <w:bookmarkStart w:id="11708" w:name="_Toc349753097"/>
      <w:bookmarkStart w:id="11709" w:name="_Toc349753989"/>
      <w:bookmarkStart w:id="11710" w:name="_Ref366744976"/>
      <w:bookmarkStart w:id="11711" w:name="_Ref369091390"/>
      <w:bookmarkStart w:id="11712" w:name="_Toc368586056"/>
      <w:bookmarkStart w:id="11713" w:name="_Toc486251642"/>
      <w:bookmarkStart w:id="11714" w:name="_Toc489459640"/>
      <w:r w:rsidRPr="00671C8B">
        <w:t xml:space="preserve">+COPN Command: Read Operator </w:t>
      </w:r>
      <w:bookmarkEnd w:id="11707"/>
      <w:r w:rsidRPr="00671C8B">
        <w:t>Name</w:t>
      </w:r>
      <w:bookmarkEnd w:id="11708"/>
      <w:bookmarkEnd w:id="11709"/>
      <w:bookmarkEnd w:id="11710"/>
      <w:bookmarkEnd w:id="11711"/>
      <w:bookmarkEnd w:id="11712"/>
      <w:bookmarkEnd w:id="11713"/>
      <w:bookmarkEnd w:id="11714"/>
    </w:p>
    <w:tbl>
      <w:tblPr>
        <w:tblStyle w:val="TableSWIleft"/>
        <w:tblW w:w="9288" w:type="dxa"/>
        <w:tblLayout w:type="fixed"/>
        <w:tblLook w:val="04A0" w:firstRow="1" w:lastRow="0" w:firstColumn="1" w:lastColumn="0" w:noHBand="0" w:noVBand="1"/>
      </w:tblPr>
      <w:tblGrid>
        <w:gridCol w:w="1728"/>
        <w:gridCol w:w="7560"/>
      </w:tblGrid>
      <w:tr w:rsidR="0050740B" w:rsidRPr="00671C8B" w14:paraId="384D4C80"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24E9CC3F" w14:textId="0824D1D9" w:rsidR="0050740B" w:rsidRPr="00671C8B" w:rsidRDefault="0050740B">
            <w:pPr>
              <w:pStyle w:val="TableRowHead"/>
              <w:spacing w:before="144" w:after="144"/>
              <w:rPr>
                <w:bCs w:val="0"/>
              </w:rPr>
            </w:pPr>
            <w:del w:id="11715" w:author="Alban Roche" w:date="2017-08-02T14:40:00Z">
              <w:r w:rsidDel="00F22490">
                <w:delText>HL7618, HL7618RD, HL7648, HL7650, HL7688, HL7690 and HL7692</w:delText>
              </w:r>
            </w:del>
            <w:ins w:id="11716" w:author="Alban Roche" w:date="2017-08-02T14:40:00Z">
              <w:r w:rsidR="00F22490">
                <w:t>HL7800</w:t>
              </w:r>
            </w:ins>
          </w:p>
        </w:tc>
      </w:tr>
      <w:tr w:rsidR="0050740B" w:rsidRPr="00671C8B" w14:paraId="79E45F19" w14:textId="77777777" w:rsidTr="00166AF3">
        <w:trPr>
          <w:trHeight w:val="724"/>
        </w:trPr>
        <w:tc>
          <w:tcPr>
            <w:tcW w:w="1728" w:type="dxa"/>
          </w:tcPr>
          <w:p w14:paraId="087CAC83" w14:textId="77777777" w:rsidR="0050740B" w:rsidRPr="00671C8B" w:rsidRDefault="0050740B" w:rsidP="00166AF3">
            <w:pPr>
              <w:pStyle w:val="TableBody"/>
              <w:rPr>
                <w:i/>
                <w:szCs w:val="18"/>
              </w:rPr>
            </w:pPr>
            <w:r w:rsidRPr="00671C8B">
              <w:rPr>
                <w:i/>
                <w:szCs w:val="18"/>
              </w:rPr>
              <w:t>Test command</w:t>
            </w:r>
          </w:p>
          <w:p w14:paraId="31F2C12F" w14:textId="77777777" w:rsidR="0050740B" w:rsidRPr="00671C8B" w:rsidRDefault="0050740B" w:rsidP="00166AF3">
            <w:pPr>
              <w:pStyle w:val="TableBody"/>
              <w:rPr>
                <w:szCs w:val="18"/>
              </w:rPr>
            </w:pPr>
          </w:p>
          <w:p w14:paraId="48E9E644" w14:textId="77777777" w:rsidR="0050740B" w:rsidRPr="00671C8B" w:rsidRDefault="0050740B" w:rsidP="00166AF3">
            <w:pPr>
              <w:pStyle w:val="TableBody"/>
              <w:rPr>
                <w:szCs w:val="18"/>
                <w:u w:val="single"/>
              </w:rPr>
            </w:pPr>
            <w:r w:rsidRPr="00671C8B">
              <w:rPr>
                <w:szCs w:val="18"/>
                <w:u w:val="single"/>
              </w:rPr>
              <w:t>Syntax</w:t>
            </w:r>
          </w:p>
          <w:p w14:paraId="50338F66" w14:textId="77777777" w:rsidR="0050740B" w:rsidRPr="00671C8B" w:rsidRDefault="0050740B" w:rsidP="00166AF3">
            <w:pPr>
              <w:pStyle w:val="TableBody"/>
              <w:rPr>
                <w:b/>
                <w:szCs w:val="18"/>
              </w:rPr>
            </w:pPr>
            <w:r w:rsidRPr="00671C8B">
              <w:rPr>
                <w:b/>
                <w:szCs w:val="18"/>
              </w:rPr>
              <w:t>AT+COPN=?</w:t>
            </w:r>
          </w:p>
        </w:tc>
        <w:tc>
          <w:tcPr>
            <w:tcW w:w="7560" w:type="dxa"/>
          </w:tcPr>
          <w:p w14:paraId="65112DF2" w14:textId="77777777" w:rsidR="0050740B" w:rsidRPr="00671C8B" w:rsidRDefault="0050740B" w:rsidP="00166AF3">
            <w:pPr>
              <w:pStyle w:val="TableBody"/>
              <w:rPr>
                <w:szCs w:val="18"/>
                <w:u w:val="single"/>
              </w:rPr>
            </w:pPr>
          </w:p>
          <w:p w14:paraId="5F1C7A59" w14:textId="77777777" w:rsidR="0050740B" w:rsidRPr="00671C8B" w:rsidRDefault="0050740B" w:rsidP="00166AF3">
            <w:pPr>
              <w:pStyle w:val="TableBody"/>
              <w:rPr>
                <w:szCs w:val="18"/>
                <w:u w:val="single"/>
              </w:rPr>
            </w:pPr>
          </w:p>
          <w:p w14:paraId="628E9593" w14:textId="77777777" w:rsidR="0050740B" w:rsidRPr="00671C8B" w:rsidRDefault="0050740B" w:rsidP="00166AF3">
            <w:pPr>
              <w:pStyle w:val="TableBody"/>
              <w:rPr>
                <w:szCs w:val="18"/>
                <w:u w:val="single"/>
              </w:rPr>
            </w:pPr>
            <w:r w:rsidRPr="00671C8B">
              <w:rPr>
                <w:szCs w:val="18"/>
                <w:u w:val="single"/>
              </w:rPr>
              <w:t>Response</w:t>
            </w:r>
          </w:p>
          <w:p w14:paraId="130D222A" w14:textId="77777777" w:rsidR="0050740B" w:rsidRPr="00671C8B" w:rsidRDefault="0050740B" w:rsidP="00166AF3">
            <w:pPr>
              <w:pStyle w:val="TableBody"/>
              <w:rPr>
                <w:b/>
                <w:szCs w:val="18"/>
              </w:rPr>
            </w:pPr>
            <w:r w:rsidRPr="00671C8B">
              <w:rPr>
                <w:b/>
                <w:szCs w:val="18"/>
              </w:rPr>
              <w:t>OK</w:t>
            </w:r>
          </w:p>
        </w:tc>
      </w:tr>
      <w:tr w:rsidR="0050740B" w:rsidRPr="00671C8B" w14:paraId="6592A168" w14:textId="77777777" w:rsidTr="00166AF3">
        <w:trPr>
          <w:cantSplit w:val="0"/>
          <w:trHeight w:val="1316"/>
        </w:trPr>
        <w:tc>
          <w:tcPr>
            <w:tcW w:w="1728" w:type="dxa"/>
          </w:tcPr>
          <w:p w14:paraId="49214AFA" w14:textId="77777777" w:rsidR="0050740B" w:rsidRPr="00671C8B" w:rsidRDefault="0050740B" w:rsidP="00166AF3">
            <w:pPr>
              <w:pStyle w:val="TableBody"/>
              <w:rPr>
                <w:i/>
                <w:szCs w:val="18"/>
              </w:rPr>
            </w:pPr>
            <w:r w:rsidRPr="00671C8B">
              <w:rPr>
                <w:i/>
                <w:szCs w:val="18"/>
              </w:rPr>
              <w:t>Execute command</w:t>
            </w:r>
          </w:p>
          <w:p w14:paraId="1D462D44" w14:textId="77777777" w:rsidR="0050740B" w:rsidRPr="00671C8B" w:rsidRDefault="0050740B" w:rsidP="00166AF3">
            <w:pPr>
              <w:pStyle w:val="TableBody"/>
              <w:rPr>
                <w:szCs w:val="18"/>
              </w:rPr>
            </w:pPr>
          </w:p>
          <w:p w14:paraId="28435861" w14:textId="77777777" w:rsidR="0050740B" w:rsidRPr="00671C8B" w:rsidRDefault="0050740B" w:rsidP="00166AF3">
            <w:pPr>
              <w:pStyle w:val="TableBody"/>
              <w:rPr>
                <w:szCs w:val="18"/>
                <w:u w:val="single"/>
              </w:rPr>
            </w:pPr>
            <w:r w:rsidRPr="00671C8B">
              <w:rPr>
                <w:szCs w:val="18"/>
                <w:u w:val="single"/>
              </w:rPr>
              <w:t>Syntax</w:t>
            </w:r>
          </w:p>
          <w:p w14:paraId="3AA25070" w14:textId="77777777" w:rsidR="0050740B" w:rsidRPr="00671C8B" w:rsidRDefault="0050740B" w:rsidP="00166AF3">
            <w:pPr>
              <w:pStyle w:val="TableBody"/>
              <w:rPr>
                <w:b/>
                <w:szCs w:val="18"/>
              </w:rPr>
            </w:pPr>
            <w:r w:rsidRPr="00671C8B">
              <w:rPr>
                <w:b/>
                <w:szCs w:val="18"/>
              </w:rPr>
              <w:t>AT+COPN</w:t>
            </w:r>
          </w:p>
        </w:tc>
        <w:tc>
          <w:tcPr>
            <w:tcW w:w="7560" w:type="dxa"/>
          </w:tcPr>
          <w:p w14:paraId="7FF4B24C" w14:textId="77777777" w:rsidR="0050740B" w:rsidRPr="00671C8B" w:rsidRDefault="0050740B" w:rsidP="00166AF3">
            <w:pPr>
              <w:pStyle w:val="TableBody"/>
              <w:rPr>
                <w:szCs w:val="18"/>
                <w:u w:val="single"/>
              </w:rPr>
            </w:pPr>
          </w:p>
          <w:p w14:paraId="6969171A" w14:textId="77777777" w:rsidR="0050740B" w:rsidRPr="00671C8B" w:rsidRDefault="0050740B" w:rsidP="00166AF3">
            <w:pPr>
              <w:pStyle w:val="TableBody"/>
              <w:rPr>
                <w:szCs w:val="18"/>
                <w:u w:val="single"/>
              </w:rPr>
            </w:pPr>
          </w:p>
          <w:p w14:paraId="7FA82645" w14:textId="77777777" w:rsidR="0050740B" w:rsidRPr="00671C8B" w:rsidRDefault="0050740B" w:rsidP="00166AF3">
            <w:pPr>
              <w:pStyle w:val="TableBody"/>
              <w:rPr>
                <w:szCs w:val="18"/>
                <w:u w:val="single"/>
              </w:rPr>
            </w:pPr>
            <w:r w:rsidRPr="00671C8B">
              <w:rPr>
                <w:szCs w:val="18"/>
                <w:u w:val="single"/>
              </w:rPr>
              <w:t>Response</w:t>
            </w:r>
          </w:p>
          <w:p w14:paraId="70D11F7F" w14:textId="77777777" w:rsidR="0050740B" w:rsidRPr="00671C8B" w:rsidRDefault="0050740B" w:rsidP="00166AF3">
            <w:pPr>
              <w:pStyle w:val="TableBody"/>
              <w:rPr>
                <w:b/>
                <w:snapToGrid w:val="0"/>
                <w:szCs w:val="18"/>
                <w:lang w:eastAsia="zh-CN"/>
              </w:rPr>
            </w:pPr>
            <w:r w:rsidRPr="00671C8B">
              <w:rPr>
                <w:b/>
                <w:snapToGrid w:val="0"/>
                <w:szCs w:val="18"/>
              </w:rPr>
              <w:t>+COPN: &lt;numeric1&gt;,&lt;alpha1&gt;[&lt;CR&gt;&lt;LF&gt;</w:t>
            </w:r>
          </w:p>
          <w:p w14:paraId="21B243D9" w14:textId="77777777" w:rsidR="0050740B" w:rsidRPr="00671C8B" w:rsidRDefault="0050740B" w:rsidP="00166AF3">
            <w:pPr>
              <w:pStyle w:val="TableBody"/>
              <w:rPr>
                <w:b/>
                <w:snapToGrid w:val="0"/>
                <w:szCs w:val="18"/>
                <w:lang w:eastAsia="fr-FR"/>
              </w:rPr>
            </w:pPr>
            <w:r w:rsidRPr="00671C8B">
              <w:rPr>
                <w:b/>
                <w:snapToGrid w:val="0"/>
                <w:szCs w:val="18"/>
              </w:rPr>
              <w:t>+COPN: &lt;numeric2&gt;,&lt;alpha2&gt;</w:t>
            </w:r>
          </w:p>
          <w:p w14:paraId="4EE1A749" w14:textId="77777777" w:rsidR="0050740B" w:rsidRPr="00671C8B" w:rsidRDefault="0050740B" w:rsidP="00166AF3">
            <w:pPr>
              <w:pStyle w:val="TableBody"/>
              <w:rPr>
                <w:b/>
                <w:snapToGrid w:val="0"/>
                <w:szCs w:val="18"/>
              </w:rPr>
            </w:pPr>
            <w:r w:rsidRPr="00671C8B">
              <w:rPr>
                <w:b/>
                <w:snapToGrid w:val="0"/>
                <w:szCs w:val="18"/>
              </w:rPr>
              <w:t>[...]]</w:t>
            </w:r>
          </w:p>
          <w:p w14:paraId="41DB71FD" w14:textId="77777777" w:rsidR="0050740B" w:rsidRPr="00671C8B" w:rsidRDefault="0050740B" w:rsidP="00166AF3">
            <w:pPr>
              <w:pStyle w:val="TableBody"/>
              <w:rPr>
                <w:b/>
                <w:snapToGrid w:val="0"/>
                <w:szCs w:val="18"/>
              </w:rPr>
            </w:pPr>
            <w:r w:rsidRPr="00671C8B">
              <w:rPr>
                <w:b/>
                <w:snapToGrid w:val="0"/>
                <w:szCs w:val="18"/>
              </w:rPr>
              <w:t>OK</w:t>
            </w:r>
          </w:p>
          <w:p w14:paraId="1AB0C1EA" w14:textId="77777777" w:rsidR="0050740B" w:rsidRPr="00671C8B" w:rsidRDefault="0050740B" w:rsidP="00166AF3">
            <w:pPr>
              <w:pStyle w:val="TableBody"/>
            </w:pPr>
          </w:p>
          <w:p w14:paraId="0A0C0108" w14:textId="77777777" w:rsidR="0050740B" w:rsidRPr="00671C8B" w:rsidRDefault="0050740B" w:rsidP="00166AF3">
            <w:pPr>
              <w:pStyle w:val="TableBody"/>
            </w:pPr>
            <w:r w:rsidRPr="00671C8B">
              <w:t>or</w:t>
            </w:r>
          </w:p>
          <w:p w14:paraId="09904D47" w14:textId="77777777" w:rsidR="0050740B" w:rsidRPr="00671C8B" w:rsidRDefault="0050740B" w:rsidP="00166AF3">
            <w:pPr>
              <w:pStyle w:val="TableBody"/>
              <w:rPr>
                <w:b/>
              </w:rPr>
            </w:pPr>
            <w:r w:rsidRPr="00671C8B">
              <w:rPr>
                <w:b/>
              </w:rPr>
              <w:t>+CME ERROR: &lt;err&gt;</w:t>
            </w:r>
          </w:p>
          <w:p w14:paraId="7FF14733" w14:textId="77777777" w:rsidR="0050740B" w:rsidRPr="00671C8B" w:rsidRDefault="0050740B" w:rsidP="00166AF3">
            <w:pPr>
              <w:pStyle w:val="TableBody"/>
              <w:rPr>
                <w:szCs w:val="18"/>
              </w:rPr>
            </w:pPr>
          </w:p>
          <w:p w14:paraId="66456862" w14:textId="77777777" w:rsidR="0050740B" w:rsidRPr="00671C8B" w:rsidRDefault="0050740B" w:rsidP="00166AF3">
            <w:pPr>
              <w:pStyle w:val="TableBody"/>
              <w:rPr>
                <w:szCs w:val="18"/>
                <w:u w:val="single"/>
              </w:rPr>
            </w:pPr>
            <w:r w:rsidRPr="00671C8B">
              <w:rPr>
                <w:szCs w:val="18"/>
                <w:u w:val="single"/>
              </w:rPr>
              <w:t>Parameters</w:t>
            </w:r>
          </w:p>
          <w:p w14:paraId="0FC2775C" w14:textId="77777777" w:rsidR="0050740B" w:rsidRPr="00671C8B" w:rsidRDefault="0050740B" w:rsidP="00166AF3">
            <w:pPr>
              <w:pStyle w:val="TableBody"/>
              <w:rPr>
                <w:snapToGrid w:val="0"/>
                <w:szCs w:val="18"/>
              </w:rPr>
            </w:pPr>
            <w:r w:rsidRPr="00671C8B">
              <w:rPr>
                <w:b/>
                <w:snapToGrid w:val="0"/>
                <w:szCs w:val="18"/>
              </w:rPr>
              <w:t>&lt;numeric&gt;</w:t>
            </w:r>
            <w:r w:rsidRPr="00671C8B">
              <w:rPr>
                <w:snapToGrid w:val="0"/>
                <w:szCs w:val="18"/>
              </w:rPr>
              <w:tab/>
              <w:t>String type; operator in numeric format (see +COPS)</w:t>
            </w:r>
          </w:p>
          <w:p w14:paraId="3269AC49" w14:textId="77777777" w:rsidR="0050740B" w:rsidRPr="00671C8B" w:rsidRDefault="0050740B" w:rsidP="00166AF3">
            <w:pPr>
              <w:pStyle w:val="TableBody"/>
              <w:rPr>
                <w:snapToGrid w:val="0"/>
                <w:szCs w:val="18"/>
              </w:rPr>
            </w:pPr>
          </w:p>
          <w:p w14:paraId="1B033846" w14:textId="77777777" w:rsidR="0050740B" w:rsidRPr="00671C8B" w:rsidRDefault="0050740B" w:rsidP="00166AF3">
            <w:pPr>
              <w:pStyle w:val="TableBody"/>
              <w:rPr>
                <w:snapToGrid w:val="0"/>
                <w:szCs w:val="18"/>
              </w:rPr>
            </w:pPr>
            <w:r w:rsidRPr="00671C8B">
              <w:rPr>
                <w:b/>
                <w:snapToGrid w:val="0"/>
                <w:szCs w:val="18"/>
              </w:rPr>
              <w:t>&lt;alpha&gt;</w:t>
            </w:r>
            <w:r w:rsidRPr="00671C8B">
              <w:rPr>
                <w:snapToGrid w:val="0"/>
                <w:szCs w:val="18"/>
              </w:rPr>
              <w:tab/>
              <w:t>String type; operator in long alphanumeric format (see +COPS)</w:t>
            </w:r>
          </w:p>
        </w:tc>
      </w:tr>
      <w:tr w:rsidR="0050740B" w:rsidRPr="00671C8B" w14:paraId="3AB19A70" w14:textId="77777777" w:rsidTr="00166AF3">
        <w:trPr>
          <w:cantSplit w:val="0"/>
          <w:trHeight w:val="65"/>
        </w:trPr>
        <w:tc>
          <w:tcPr>
            <w:tcW w:w="1728" w:type="dxa"/>
          </w:tcPr>
          <w:p w14:paraId="4546F3AA" w14:textId="77777777" w:rsidR="0050740B" w:rsidRPr="00671C8B" w:rsidRDefault="0050740B" w:rsidP="00166AF3">
            <w:pPr>
              <w:pStyle w:val="TableBody"/>
              <w:rPr>
                <w:szCs w:val="18"/>
                <w:u w:val="single"/>
              </w:rPr>
            </w:pPr>
            <w:r w:rsidRPr="00671C8B">
              <w:rPr>
                <w:szCs w:val="18"/>
                <w:u w:val="single"/>
              </w:rPr>
              <w:t>Notes</w:t>
            </w:r>
          </w:p>
        </w:tc>
        <w:tc>
          <w:tcPr>
            <w:tcW w:w="7560" w:type="dxa"/>
          </w:tcPr>
          <w:p w14:paraId="4DFE9547" w14:textId="77777777" w:rsidR="0050740B" w:rsidRPr="00671C8B" w:rsidRDefault="0050740B" w:rsidP="00166AF3">
            <w:pPr>
              <w:pStyle w:val="TableBody"/>
            </w:pPr>
            <w:r w:rsidRPr="00671C8B">
              <w:t>If the matching PLMN name is not found then the numeric PLMN ID (MCCMNC) will be displayed.</w:t>
            </w:r>
          </w:p>
        </w:tc>
      </w:tr>
    </w:tbl>
    <w:p w14:paraId="4A7E85C4" w14:textId="77777777" w:rsidR="0050740B" w:rsidRPr="00671C8B" w:rsidRDefault="0050740B" w:rsidP="0050740B">
      <w:pPr>
        <w:pStyle w:val="Heading2"/>
      </w:pPr>
      <w:bookmarkStart w:id="11717" w:name="_Toc345081354"/>
      <w:bookmarkStart w:id="11718" w:name="_Toc349753098"/>
      <w:bookmarkStart w:id="11719" w:name="_Toc349753990"/>
      <w:bookmarkStart w:id="11720" w:name="_Ref366745024"/>
      <w:bookmarkStart w:id="11721" w:name="_Ref369091407"/>
      <w:bookmarkStart w:id="11722" w:name="_Toc368586057"/>
      <w:bookmarkStart w:id="11723" w:name="_Toc486251643"/>
      <w:bookmarkStart w:id="11724" w:name="_Ref489344850"/>
      <w:bookmarkStart w:id="11725" w:name="_Ref489344852"/>
      <w:bookmarkStart w:id="11726" w:name="_Toc489459641"/>
      <w:r w:rsidRPr="00671C8B">
        <w:t xml:space="preserve">+COPS Command: Operator </w:t>
      </w:r>
      <w:bookmarkEnd w:id="11717"/>
      <w:r w:rsidRPr="00671C8B">
        <w:t>Selection</w:t>
      </w:r>
      <w:bookmarkEnd w:id="11718"/>
      <w:bookmarkEnd w:id="11719"/>
      <w:bookmarkEnd w:id="11720"/>
      <w:bookmarkEnd w:id="11721"/>
      <w:bookmarkEnd w:id="11722"/>
      <w:bookmarkEnd w:id="11723"/>
      <w:bookmarkEnd w:id="11724"/>
      <w:bookmarkEnd w:id="11725"/>
      <w:bookmarkEnd w:id="11726"/>
    </w:p>
    <w:tbl>
      <w:tblPr>
        <w:tblStyle w:val="TableSWIleft"/>
        <w:tblW w:w="9288" w:type="dxa"/>
        <w:tblLayout w:type="fixed"/>
        <w:tblLook w:val="04A0" w:firstRow="1" w:lastRow="0" w:firstColumn="1" w:lastColumn="0" w:noHBand="0" w:noVBand="1"/>
      </w:tblPr>
      <w:tblGrid>
        <w:gridCol w:w="1728"/>
        <w:gridCol w:w="7560"/>
      </w:tblGrid>
      <w:tr w:rsidR="0050740B" w:rsidRPr="00671C8B" w14:paraId="5E685968"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72DE8A30" w14:textId="07931F9E" w:rsidR="0050740B" w:rsidRPr="00671C8B" w:rsidRDefault="0050740B" w:rsidP="00166AF3">
            <w:pPr>
              <w:pStyle w:val="TableColumnHead"/>
              <w:spacing w:before="144" w:after="144"/>
              <w:rPr>
                <w:lang w:eastAsia="zh-CN"/>
              </w:rPr>
            </w:pPr>
            <w:del w:id="11727" w:author="Alban Roche" w:date="2017-08-02T14:40:00Z">
              <w:r w:rsidDel="00F22490">
                <w:rPr>
                  <w:lang w:eastAsia="zh-CN"/>
                </w:rPr>
                <w:delText xml:space="preserve">HL7618, HL7618RD, </w:delText>
              </w:r>
              <w:r w:rsidDel="00F22490">
                <w:delText xml:space="preserve">HL7648, HL7650, HL7688, </w:delText>
              </w:r>
              <w:r w:rsidDel="00F22490">
                <w:rPr>
                  <w:lang w:eastAsia="zh-CN"/>
                </w:rPr>
                <w:delText>HL7690 and HL7692</w:delText>
              </w:r>
            </w:del>
            <w:ins w:id="11728" w:author="Alban Roche" w:date="2017-08-02T14:40:00Z">
              <w:r w:rsidR="00F22490">
                <w:rPr>
                  <w:lang w:eastAsia="zh-CN"/>
                </w:rPr>
                <w:t>HL7800</w:t>
              </w:r>
            </w:ins>
          </w:p>
        </w:tc>
      </w:tr>
      <w:tr w:rsidR="0050740B" w:rsidRPr="00671C8B" w14:paraId="68AAB21D" w14:textId="77777777" w:rsidTr="00166AF3">
        <w:trPr>
          <w:trHeight w:val="1221"/>
        </w:trPr>
        <w:tc>
          <w:tcPr>
            <w:tcW w:w="1728" w:type="dxa"/>
          </w:tcPr>
          <w:p w14:paraId="643AE24A" w14:textId="77777777" w:rsidR="0050740B" w:rsidRPr="00671C8B" w:rsidRDefault="0050740B" w:rsidP="00166AF3">
            <w:pPr>
              <w:pStyle w:val="TableBody"/>
              <w:rPr>
                <w:rFonts w:ascii="Times New Roman" w:hAnsi="Times New Roman" w:cs="Times New Roman"/>
                <w:i/>
                <w:sz w:val="20"/>
                <w:szCs w:val="20"/>
              </w:rPr>
            </w:pPr>
            <w:r w:rsidRPr="00671C8B">
              <w:rPr>
                <w:i/>
              </w:rPr>
              <w:t>Test command</w:t>
            </w:r>
          </w:p>
          <w:p w14:paraId="42082639" w14:textId="77777777" w:rsidR="0050740B" w:rsidRPr="00671C8B" w:rsidRDefault="0050740B" w:rsidP="00166AF3">
            <w:pPr>
              <w:pStyle w:val="TableBody"/>
            </w:pPr>
          </w:p>
          <w:p w14:paraId="4DAF1D6A" w14:textId="77777777" w:rsidR="0050740B" w:rsidRPr="00671C8B" w:rsidRDefault="0050740B" w:rsidP="00166AF3">
            <w:pPr>
              <w:pStyle w:val="TableBody"/>
              <w:rPr>
                <w:u w:val="single"/>
              </w:rPr>
            </w:pPr>
            <w:r w:rsidRPr="00671C8B">
              <w:rPr>
                <w:u w:val="single"/>
              </w:rPr>
              <w:t>Syntax</w:t>
            </w:r>
          </w:p>
          <w:p w14:paraId="52085B00" w14:textId="77777777" w:rsidR="0050740B" w:rsidRPr="00671C8B" w:rsidRDefault="0050740B" w:rsidP="00166AF3">
            <w:pPr>
              <w:pStyle w:val="TableBody"/>
              <w:rPr>
                <w:b/>
              </w:rPr>
            </w:pPr>
            <w:r w:rsidRPr="00671C8B">
              <w:rPr>
                <w:b/>
              </w:rPr>
              <w:t>AT+COPS=?</w:t>
            </w:r>
          </w:p>
        </w:tc>
        <w:tc>
          <w:tcPr>
            <w:tcW w:w="7560" w:type="dxa"/>
          </w:tcPr>
          <w:p w14:paraId="2597F3A1" w14:textId="77777777" w:rsidR="0050740B" w:rsidRPr="00671C8B" w:rsidRDefault="0050740B" w:rsidP="00166AF3">
            <w:pPr>
              <w:pStyle w:val="TableBody"/>
            </w:pPr>
          </w:p>
          <w:p w14:paraId="516A3F27" w14:textId="77777777" w:rsidR="0050740B" w:rsidRPr="00671C8B" w:rsidRDefault="0050740B" w:rsidP="00166AF3">
            <w:pPr>
              <w:pStyle w:val="TableBody"/>
            </w:pPr>
          </w:p>
          <w:p w14:paraId="7405A8EF" w14:textId="77777777" w:rsidR="0050740B" w:rsidRPr="00671C8B" w:rsidRDefault="0050740B" w:rsidP="00166AF3">
            <w:pPr>
              <w:pStyle w:val="TableBody"/>
              <w:rPr>
                <w:u w:val="single"/>
              </w:rPr>
            </w:pPr>
            <w:r w:rsidRPr="00671C8B">
              <w:rPr>
                <w:u w:val="single"/>
              </w:rPr>
              <w:t>Response</w:t>
            </w:r>
          </w:p>
          <w:p w14:paraId="182EDD00" w14:textId="77777777" w:rsidR="0050740B" w:rsidRPr="00671C8B" w:rsidRDefault="0050740B" w:rsidP="00166AF3">
            <w:pPr>
              <w:pStyle w:val="TableBody"/>
              <w:rPr>
                <w:b/>
              </w:rPr>
            </w:pPr>
            <w:r w:rsidRPr="00671C8B">
              <w:rPr>
                <w:b/>
              </w:rPr>
              <w:t xml:space="preserve">+COPS: </w:t>
            </w:r>
            <w:r w:rsidRPr="00671C8B">
              <w:t>[list of supported (</w:t>
            </w:r>
            <w:r w:rsidRPr="00671C8B">
              <w:rPr>
                <w:b/>
              </w:rPr>
              <w:t>&lt;stat&gt;</w:t>
            </w:r>
            <w:r w:rsidRPr="00671C8B">
              <w:t xml:space="preserve">, long alphanumeric </w:t>
            </w:r>
            <w:r w:rsidRPr="00671C8B">
              <w:rPr>
                <w:b/>
              </w:rPr>
              <w:t>&lt;oper&gt;</w:t>
            </w:r>
            <w:r w:rsidRPr="00671C8B">
              <w:t>, short alphanumeric</w:t>
            </w:r>
            <w:r w:rsidRPr="00671C8B">
              <w:rPr>
                <w:b/>
              </w:rPr>
              <w:t xml:space="preserve"> &lt;oper&gt;</w:t>
            </w:r>
            <w:r w:rsidRPr="00671C8B">
              <w:t>, numeric</w:t>
            </w:r>
            <w:r w:rsidRPr="00671C8B">
              <w:rPr>
                <w:b/>
              </w:rPr>
              <w:t xml:space="preserve"> &lt;oper&gt;[,&lt; AcT&gt;,&lt;plmn_list&gt;</w:t>
            </w:r>
            <w:r w:rsidRPr="00671C8B">
              <w:t>)s][,,(list of supported</w:t>
            </w:r>
            <w:r w:rsidRPr="00671C8B">
              <w:rPr>
                <w:b/>
              </w:rPr>
              <w:t xml:space="preserve"> &lt;mode&gt;</w:t>
            </w:r>
            <w:r w:rsidRPr="00671C8B">
              <w:t>s),(list of supported</w:t>
            </w:r>
          </w:p>
          <w:p w14:paraId="58E10C5C" w14:textId="77777777" w:rsidR="0050740B" w:rsidRPr="00671C8B" w:rsidRDefault="0050740B" w:rsidP="00166AF3">
            <w:pPr>
              <w:pStyle w:val="TableBody"/>
              <w:rPr>
                <w:b/>
              </w:rPr>
            </w:pPr>
            <w:r w:rsidRPr="00671C8B">
              <w:rPr>
                <w:b/>
              </w:rPr>
              <w:t>&lt;format&gt;</w:t>
            </w:r>
            <w:r w:rsidRPr="00671C8B">
              <w:t>s)]</w:t>
            </w:r>
          </w:p>
          <w:p w14:paraId="4CA40A93" w14:textId="77777777" w:rsidR="0050740B" w:rsidRPr="00671C8B" w:rsidRDefault="0050740B" w:rsidP="00166AF3">
            <w:pPr>
              <w:pStyle w:val="TableBody"/>
              <w:rPr>
                <w:b/>
              </w:rPr>
            </w:pPr>
            <w:r w:rsidRPr="00671C8B">
              <w:rPr>
                <w:b/>
              </w:rPr>
              <w:t>OK</w:t>
            </w:r>
          </w:p>
          <w:p w14:paraId="4C368B7C" w14:textId="77777777" w:rsidR="0050740B" w:rsidRPr="00671C8B" w:rsidRDefault="0050740B" w:rsidP="00166AF3">
            <w:pPr>
              <w:pStyle w:val="TableBody"/>
            </w:pPr>
          </w:p>
          <w:p w14:paraId="6391E4F8" w14:textId="77777777" w:rsidR="0050740B" w:rsidRPr="00671C8B" w:rsidRDefault="0050740B" w:rsidP="00166AF3">
            <w:pPr>
              <w:pStyle w:val="TableBody"/>
            </w:pPr>
            <w:r w:rsidRPr="00671C8B">
              <w:t>or</w:t>
            </w:r>
          </w:p>
          <w:p w14:paraId="6F09DE86" w14:textId="77777777" w:rsidR="0050740B" w:rsidRPr="00671C8B" w:rsidRDefault="0050740B" w:rsidP="00166AF3">
            <w:pPr>
              <w:pStyle w:val="TableBody"/>
              <w:rPr>
                <w:b/>
              </w:rPr>
            </w:pPr>
            <w:r w:rsidRPr="00671C8B">
              <w:rPr>
                <w:b/>
              </w:rPr>
              <w:t>+CME ERROR: &lt;err&gt;</w:t>
            </w:r>
          </w:p>
        </w:tc>
      </w:tr>
      <w:tr w:rsidR="0050740B" w:rsidRPr="00671C8B" w14:paraId="4A94178B" w14:textId="77777777" w:rsidTr="00166AF3">
        <w:trPr>
          <w:trHeight w:val="1316"/>
        </w:trPr>
        <w:tc>
          <w:tcPr>
            <w:tcW w:w="1728" w:type="dxa"/>
          </w:tcPr>
          <w:p w14:paraId="777FF10D" w14:textId="77777777" w:rsidR="0050740B" w:rsidRPr="00671C8B" w:rsidRDefault="0050740B" w:rsidP="00166AF3">
            <w:pPr>
              <w:pStyle w:val="TableBody"/>
              <w:rPr>
                <w:rFonts w:ascii="Times New Roman" w:hAnsi="Times New Roman" w:cs="Times New Roman"/>
                <w:i/>
                <w:sz w:val="20"/>
                <w:szCs w:val="20"/>
              </w:rPr>
            </w:pPr>
            <w:r w:rsidRPr="00671C8B">
              <w:rPr>
                <w:i/>
              </w:rPr>
              <w:t>Read command</w:t>
            </w:r>
          </w:p>
          <w:p w14:paraId="024F7CDB" w14:textId="77777777" w:rsidR="0050740B" w:rsidRPr="00671C8B" w:rsidRDefault="0050740B" w:rsidP="00166AF3">
            <w:pPr>
              <w:pStyle w:val="TableBody"/>
            </w:pPr>
          </w:p>
          <w:p w14:paraId="3E759E39" w14:textId="77777777" w:rsidR="0050740B" w:rsidRPr="00671C8B" w:rsidRDefault="0050740B" w:rsidP="00166AF3">
            <w:pPr>
              <w:pStyle w:val="TableBody"/>
              <w:rPr>
                <w:u w:val="single"/>
              </w:rPr>
            </w:pPr>
            <w:r w:rsidRPr="00671C8B">
              <w:rPr>
                <w:u w:val="single"/>
              </w:rPr>
              <w:t>Syntax</w:t>
            </w:r>
          </w:p>
          <w:p w14:paraId="4143C12F" w14:textId="77777777" w:rsidR="0050740B" w:rsidRPr="00671C8B" w:rsidRDefault="0050740B" w:rsidP="00166AF3">
            <w:pPr>
              <w:pStyle w:val="TableBody"/>
              <w:rPr>
                <w:b/>
              </w:rPr>
            </w:pPr>
            <w:r w:rsidRPr="00671C8B">
              <w:rPr>
                <w:b/>
              </w:rPr>
              <w:t>AT+COPS?</w:t>
            </w:r>
          </w:p>
        </w:tc>
        <w:tc>
          <w:tcPr>
            <w:tcW w:w="7560" w:type="dxa"/>
          </w:tcPr>
          <w:p w14:paraId="5F56F5B3" w14:textId="77777777" w:rsidR="0050740B" w:rsidRPr="00671C8B" w:rsidRDefault="0050740B" w:rsidP="00166AF3">
            <w:pPr>
              <w:pStyle w:val="TableBody"/>
            </w:pPr>
          </w:p>
          <w:p w14:paraId="261CB4C3" w14:textId="77777777" w:rsidR="0050740B" w:rsidRPr="00671C8B" w:rsidRDefault="0050740B" w:rsidP="00166AF3">
            <w:pPr>
              <w:pStyle w:val="TableBody"/>
            </w:pPr>
          </w:p>
          <w:p w14:paraId="364F636C" w14:textId="77777777" w:rsidR="0050740B" w:rsidRPr="00671C8B" w:rsidRDefault="0050740B" w:rsidP="00166AF3">
            <w:pPr>
              <w:pStyle w:val="TableBody"/>
              <w:rPr>
                <w:u w:val="single"/>
              </w:rPr>
            </w:pPr>
            <w:r w:rsidRPr="00671C8B">
              <w:rPr>
                <w:u w:val="single"/>
              </w:rPr>
              <w:t>Response</w:t>
            </w:r>
          </w:p>
          <w:p w14:paraId="1EA6041F" w14:textId="77777777" w:rsidR="0050740B" w:rsidRPr="00671C8B" w:rsidRDefault="0050740B" w:rsidP="00166AF3">
            <w:pPr>
              <w:pStyle w:val="TableBody"/>
              <w:rPr>
                <w:b/>
              </w:rPr>
            </w:pPr>
            <w:r w:rsidRPr="00671C8B">
              <w:rPr>
                <w:b/>
              </w:rPr>
              <w:t>+COPS: &lt;mode&gt;[,&lt;format&gt;,&lt;oper&gt;[,&lt;AcT&gt;]]</w:t>
            </w:r>
          </w:p>
          <w:p w14:paraId="61F8E397" w14:textId="77777777" w:rsidR="0050740B" w:rsidRPr="00671C8B" w:rsidRDefault="0050740B" w:rsidP="00166AF3">
            <w:pPr>
              <w:pStyle w:val="TableBody"/>
              <w:rPr>
                <w:b/>
              </w:rPr>
            </w:pPr>
            <w:r w:rsidRPr="00671C8B">
              <w:rPr>
                <w:b/>
              </w:rPr>
              <w:t>OK</w:t>
            </w:r>
          </w:p>
          <w:p w14:paraId="243FF8E4" w14:textId="77777777" w:rsidR="0050740B" w:rsidRPr="00671C8B" w:rsidRDefault="0050740B" w:rsidP="00166AF3">
            <w:pPr>
              <w:pStyle w:val="TableBody"/>
            </w:pPr>
          </w:p>
          <w:p w14:paraId="453BFEEC" w14:textId="77777777" w:rsidR="0050740B" w:rsidRPr="00671C8B" w:rsidRDefault="0050740B" w:rsidP="00166AF3">
            <w:pPr>
              <w:pStyle w:val="TableBody"/>
            </w:pPr>
            <w:r w:rsidRPr="00671C8B">
              <w:t>or</w:t>
            </w:r>
          </w:p>
          <w:p w14:paraId="29AF7123" w14:textId="77777777" w:rsidR="0050740B" w:rsidRPr="00671C8B" w:rsidRDefault="0050740B" w:rsidP="00166AF3">
            <w:pPr>
              <w:pStyle w:val="TableBody"/>
              <w:rPr>
                <w:b/>
              </w:rPr>
            </w:pPr>
            <w:r w:rsidRPr="00671C8B">
              <w:rPr>
                <w:b/>
              </w:rPr>
              <w:t>+CME ERROR: &lt;err&gt;</w:t>
            </w:r>
          </w:p>
        </w:tc>
      </w:tr>
      <w:tr w:rsidR="0050740B" w:rsidRPr="00671C8B" w14:paraId="78835A4E" w14:textId="77777777" w:rsidTr="00166AF3">
        <w:trPr>
          <w:cantSplit w:val="0"/>
          <w:trHeight w:val="65"/>
        </w:trPr>
        <w:tc>
          <w:tcPr>
            <w:tcW w:w="1728" w:type="dxa"/>
          </w:tcPr>
          <w:p w14:paraId="2E580271" w14:textId="77777777" w:rsidR="0050740B" w:rsidRPr="00671C8B" w:rsidRDefault="0050740B" w:rsidP="00166AF3">
            <w:pPr>
              <w:pStyle w:val="TableBody"/>
              <w:rPr>
                <w:rFonts w:ascii="Times New Roman" w:hAnsi="Times New Roman" w:cs="Times New Roman"/>
                <w:i/>
                <w:sz w:val="20"/>
                <w:szCs w:val="20"/>
              </w:rPr>
            </w:pPr>
            <w:r w:rsidRPr="00671C8B">
              <w:rPr>
                <w:i/>
              </w:rPr>
              <w:t>Write command</w:t>
            </w:r>
          </w:p>
          <w:p w14:paraId="016285D1" w14:textId="77777777" w:rsidR="0050740B" w:rsidRPr="00671C8B" w:rsidRDefault="0050740B" w:rsidP="00166AF3">
            <w:pPr>
              <w:pStyle w:val="TableBody"/>
            </w:pPr>
          </w:p>
          <w:p w14:paraId="3BB45175" w14:textId="77777777" w:rsidR="0050740B" w:rsidRPr="00671C8B" w:rsidRDefault="0050740B" w:rsidP="00166AF3">
            <w:pPr>
              <w:pStyle w:val="TableBody"/>
              <w:rPr>
                <w:u w:val="single"/>
              </w:rPr>
            </w:pPr>
            <w:r w:rsidRPr="00671C8B">
              <w:rPr>
                <w:u w:val="single"/>
              </w:rPr>
              <w:t>Syntax</w:t>
            </w:r>
          </w:p>
          <w:p w14:paraId="0FA5C7A1" w14:textId="77777777" w:rsidR="0050740B" w:rsidRPr="00671C8B" w:rsidRDefault="0050740B" w:rsidP="00166AF3">
            <w:pPr>
              <w:pStyle w:val="TableBody"/>
              <w:rPr>
                <w:rFonts w:ascii="Times New Roman" w:hAnsi="Times New Roman" w:cs="Times New Roman"/>
                <w:sz w:val="20"/>
                <w:szCs w:val="20"/>
                <w:u w:val="single"/>
              </w:rPr>
            </w:pPr>
            <w:r w:rsidRPr="00671C8B">
              <w:rPr>
                <w:b/>
              </w:rPr>
              <w:t>AT+COPS=</w:t>
            </w:r>
            <w:r w:rsidRPr="00671C8B">
              <w:rPr>
                <w:b/>
              </w:rPr>
              <w:br/>
              <w:t>[&lt;mode&gt;</w:t>
            </w:r>
            <w:r w:rsidRPr="00671C8B">
              <w:rPr>
                <w:b/>
              </w:rPr>
              <w:br/>
              <w:t>[,&lt;format&gt;</w:t>
            </w:r>
            <w:r w:rsidRPr="00671C8B">
              <w:rPr>
                <w:b/>
              </w:rPr>
              <w:br/>
              <w:t>[,&lt;oper&gt;</w:t>
            </w:r>
            <w:r w:rsidRPr="00671C8B">
              <w:rPr>
                <w:b/>
              </w:rPr>
              <w:br/>
              <w:t>[,&lt; AcT&gt;]]]]</w:t>
            </w:r>
          </w:p>
        </w:tc>
        <w:tc>
          <w:tcPr>
            <w:tcW w:w="7560" w:type="dxa"/>
          </w:tcPr>
          <w:p w14:paraId="65E82D6C" w14:textId="77777777" w:rsidR="0050740B" w:rsidRPr="00671C8B" w:rsidRDefault="0050740B" w:rsidP="00166AF3">
            <w:pPr>
              <w:pStyle w:val="TableBody"/>
              <w:rPr>
                <w:rFonts w:ascii="Times New Roman" w:hAnsi="Times New Roman" w:cs="Times New Roman"/>
                <w:sz w:val="20"/>
                <w:szCs w:val="20"/>
                <w:u w:val="single"/>
              </w:rPr>
            </w:pPr>
          </w:p>
          <w:p w14:paraId="17238272" w14:textId="77777777" w:rsidR="0050740B" w:rsidRPr="00671C8B" w:rsidRDefault="0050740B" w:rsidP="00166AF3">
            <w:pPr>
              <w:pStyle w:val="TableBody"/>
              <w:rPr>
                <w:u w:val="single"/>
              </w:rPr>
            </w:pPr>
          </w:p>
          <w:p w14:paraId="48500CB5" w14:textId="77777777" w:rsidR="0050740B" w:rsidRPr="00671C8B" w:rsidRDefault="0050740B" w:rsidP="00166AF3">
            <w:pPr>
              <w:pStyle w:val="TableBody"/>
              <w:rPr>
                <w:u w:val="single"/>
              </w:rPr>
            </w:pPr>
            <w:r w:rsidRPr="00671C8B">
              <w:rPr>
                <w:u w:val="single"/>
              </w:rPr>
              <w:t>Response</w:t>
            </w:r>
          </w:p>
          <w:p w14:paraId="4204458F" w14:textId="77777777" w:rsidR="0050740B" w:rsidRPr="00671C8B" w:rsidRDefault="0050740B" w:rsidP="00166AF3">
            <w:pPr>
              <w:pStyle w:val="TableBody"/>
              <w:rPr>
                <w:b/>
              </w:rPr>
            </w:pPr>
            <w:r w:rsidRPr="00671C8B">
              <w:rPr>
                <w:b/>
              </w:rPr>
              <w:t>OK</w:t>
            </w:r>
          </w:p>
          <w:p w14:paraId="38ED5591" w14:textId="77777777" w:rsidR="0050740B" w:rsidRPr="00671C8B" w:rsidRDefault="0050740B" w:rsidP="00166AF3">
            <w:pPr>
              <w:pStyle w:val="TableBody"/>
            </w:pPr>
          </w:p>
          <w:p w14:paraId="03F8749F" w14:textId="77777777" w:rsidR="0050740B" w:rsidRPr="00671C8B" w:rsidRDefault="0050740B" w:rsidP="00166AF3">
            <w:pPr>
              <w:pStyle w:val="TableBody"/>
            </w:pPr>
            <w:r w:rsidRPr="00671C8B">
              <w:t>or</w:t>
            </w:r>
          </w:p>
          <w:p w14:paraId="6D9E9C2D" w14:textId="77777777" w:rsidR="0050740B" w:rsidRPr="00671C8B" w:rsidRDefault="0050740B" w:rsidP="00166AF3">
            <w:pPr>
              <w:pStyle w:val="TableBody"/>
              <w:rPr>
                <w:b/>
              </w:rPr>
            </w:pPr>
            <w:r w:rsidRPr="00671C8B">
              <w:rPr>
                <w:b/>
              </w:rPr>
              <w:t>+CME ERROR: &lt;err&gt;</w:t>
            </w:r>
          </w:p>
          <w:p w14:paraId="78DA4ED3" w14:textId="77777777" w:rsidR="0050740B" w:rsidRPr="00671C8B" w:rsidRDefault="0050740B" w:rsidP="00166AF3">
            <w:pPr>
              <w:pStyle w:val="TableBody"/>
            </w:pPr>
          </w:p>
          <w:p w14:paraId="6A0EE4D1" w14:textId="77777777" w:rsidR="0050740B" w:rsidRPr="00671C8B" w:rsidRDefault="0050740B" w:rsidP="00166AF3">
            <w:pPr>
              <w:pStyle w:val="TableBody"/>
              <w:rPr>
                <w:u w:val="single"/>
              </w:rPr>
            </w:pPr>
            <w:r w:rsidRPr="00671C8B">
              <w:rPr>
                <w:u w:val="single"/>
              </w:rPr>
              <w:t>Parameters</w:t>
            </w:r>
          </w:p>
          <w:p w14:paraId="586D22FB" w14:textId="77777777" w:rsidR="0050740B" w:rsidRPr="00671C8B" w:rsidRDefault="0050740B" w:rsidP="00166AF3">
            <w:pPr>
              <w:pStyle w:val="TableBody"/>
            </w:pPr>
            <w:r w:rsidRPr="00671C8B">
              <w:rPr>
                <w:b/>
              </w:rPr>
              <w:t>&lt;mode&gt;</w:t>
            </w:r>
            <w:r w:rsidRPr="00671C8B">
              <w:rPr>
                <w:b/>
              </w:rPr>
              <w:tab/>
            </w:r>
            <w:r w:rsidRPr="00671C8B">
              <w:rPr>
                <w:u w:val="single"/>
              </w:rPr>
              <w:t>0</w:t>
            </w:r>
            <w:r w:rsidRPr="00671C8B">
              <w:tab/>
              <w:t xml:space="preserve">Automatic; in this case other fields are ignored and registration is done </w:t>
            </w:r>
            <w:r w:rsidRPr="00671C8B">
              <w:tab/>
            </w:r>
            <w:r w:rsidRPr="00671C8B">
              <w:tab/>
            </w:r>
            <w:r w:rsidRPr="00671C8B">
              <w:tab/>
              <w:t>automatically by ME</w:t>
            </w:r>
          </w:p>
          <w:p w14:paraId="6DE3D717" w14:textId="77777777" w:rsidR="0050740B" w:rsidRPr="00671C8B" w:rsidRDefault="0050740B" w:rsidP="00166AF3">
            <w:pPr>
              <w:pStyle w:val="TableBody"/>
            </w:pPr>
            <w:r w:rsidRPr="00671C8B">
              <w:tab/>
            </w:r>
            <w:r w:rsidRPr="00671C8B">
              <w:tab/>
              <w:t>1</w:t>
            </w:r>
            <w:r w:rsidRPr="00671C8B">
              <w:tab/>
              <w:t xml:space="preserve">Manual (other parameters like format and </w:t>
            </w:r>
            <w:r w:rsidRPr="00671C8B">
              <w:tab/>
              <w:t>operator need to be passed)</w:t>
            </w:r>
          </w:p>
          <w:p w14:paraId="58BF7A60" w14:textId="77777777" w:rsidR="0050740B" w:rsidRPr="00671C8B" w:rsidRDefault="0050740B" w:rsidP="00166AF3">
            <w:pPr>
              <w:pStyle w:val="TableBody"/>
            </w:pPr>
            <w:r w:rsidRPr="00671C8B">
              <w:tab/>
            </w:r>
            <w:r w:rsidRPr="00671C8B">
              <w:tab/>
              <w:t>2</w:t>
            </w:r>
            <w:r w:rsidRPr="00671C8B">
              <w:tab/>
              <w:t>Deregister from network</w:t>
            </w:r>
          </w:p>
          <w:p w14:paraId="44C699CE" w14:textId="77777777" w:rsidR="0050740B" w:rsidRPr="00671C8B" w:rsidRDefault="0050740B" w:rsidP="00166AF3">
            <w:pPr>
              <w:pStyle w:val="TableBody"/>
            </w:pPr>
            <w:r w:rsidRPr="00671C8B">
              <w:tab/>
            </w:r>
            <w:r w:rsidRPr="00671C8B">
              <w:tab/>
              <w:t>3</w:t>
            </w:r>
            <w:r w:rsidRPr="00671C8B">
              <w:tab/>
              <w:t xml:space="preserve">Sets &lt;format&gt; value. In this case &lt;format&gt; becomes a mandatory </w:t>
            </w:r>
            <w:r w:rsidRPr="00671C8B">
              <w:tab/>
            </w:r>
            <w:r w:rsidRPr="00671C8B">
              <w:tab/>
            </w:r>
            <w:r w:rsidRPr="00671C8B">
              <w:tab/>
            </w:r>
            <w:r w:rsidRPr="00671C8B">
              <w:tab/>
              <w:t>input</w:t>
            </w:r>
          </w:p>
          <w:p w14:paraId="12074104" w14:textId="77777777" w:rsidR="0050740B" w:rsidRPr="00671C8B" w:rsidRDefault="0050740B" w:rsidP="00166AF3">
            <w:pPr>
              <w:pStyle w:val="TableBody"/>
            </w:pPr>
            <w:r w:rsidRPr="00671C8B">
              <w:tab/>
            </w:r>
            <w:r w:rsidRPr="00671C8B">
              <w:tab/>
              <w:t>4</w:t>
            </w:r>
            <w:r w:rsidRPr="00671C8B">
              <w:tab/>
              <w:t xml:space="preserve">Manual/automatic; if manual selection fails then automatic mode is </w:t>
            </w:r>
            <w:r w:rsidRPr="00671C8B">
              <w:tab/>
            </w:r>
            <w:r w:rsidRPr="00671C8B">
              <w:tab/>
            </w:r>
            <w:r w:rsidRPr="00671C8B">
              <w:tab/>
            </w:r>
            <w:r w:rsidRPr="00671C8B">
              <w:tab/>
              <w:t>entered</w:t>
            </w:r>
          </w:p>
          <w:p w14:paraId="3B55ED60" w14:textId="77777777" w:rsidR="0050740B" w:rsidRPr="007C1817" w:rsidRDefault="0050740B" w:rsidP="00166AF3">
            <w:pPr>
              <w:pStyle w:val="TableBody"/>
              <w:rPr>
                <w:sz w:val="14"/>
                <w:szCs w:val="14"/>
              </w:rPr>
            </w:pPr>
          </w:p>
          <w:p w14:paraId="6A805B2E" w14:textId="77777777" w:rsidR="0050740B" w:rsidRPr="00671C8B" w:rsidRDefault="0050740B" w:rsidP="00166AF3">
            <w:pPr>
              <w:pStyle w:val="TableBody"/>
            </w:pPr>
            <w:r w:rsidRPr="00671C8B">
              <w:rPr>
                <w:b/>
              </w:rPr>
              <w:t>&lt;format&gt;</w:t>
            </w:r>
            <w:r w:rsidRPr="00671C8B">
              <w:rPr>
                <w:b/>
              </w:rPr>
              <w:tab/>
            </w:r>
            <w:r w:rsidRPr="00671C8B">
              <w:t>0</w:t>
            </w:r>
            <w:r w:rsidRPr="00671C8B">
              <w:tab/>
              <w:t xml:space="preserve">Long alphanumeric; if network name is not available it displays a </w:t>
            </w:r>
            <w:r w:rsidRPr="00671C8B">
              <w:tab/>
            </w:r>
            <w:r w:rsidRPr="00671C8B">
              <w:tab/>
            </w:r>
            <w:r w:rsidRPr="00671C8B">
              <w:tab/>
            </w:r>
            <w:r w:rsidRPr="00671C8B">
              <w:tab/>
              <w:t xml:space="preserve">combination of MCC </w:t>
            </w:r>
            <w:r w:rsidRPr="00671C8B">
              <w:tab/>
              <w:t>and MNC in string format</w:t>
            </w:r>
          </w:p>
          <w:p w14:paraId="5936F5B6" w14:textId="77777777" w:rsidR="0050740B" w:rsidRPr="00671C8B" w:rsidRDefault="0050740B" w:rsidP="00166AF3">
            <w:pPr>
              <w:pStyle w:val="TableBody"/>
            </w:pPr>
            <w:r w:rsidRPr="00671C8B">
              <w:tab/>
            </w:r>
            <w:r w:rsidRPr="00671C8B">
              <w:tab/>
              <w:t>1</w:t>
            </w:r>
            <w:r w:rsidRPr="00671C8B">
              <w:tab/>
              <w:t>Short alphanumeric</w:t>
            </w:r>
          </w:p>
          <w:p w14:paraId="2C7D2694" w14:textId="77777777" w:rsidR="0050740B" w:rsidRPr="00671C8B" w:rsidRDefault="0050740B" w:rsidP="00166AF3">
            <w:pPr>
              <w:pStyle w:val="TableBody"/>
            </w:pPr>
            <w:r w:rsidRPr="00671C8B">
              <w:tab/>
            </w:r>
            <w:r w:rsidRPr="00671C8B">
              <w:tab/>
              <w:t>2</w:t>
            </w:r>
            <w:r w:rsidRPr="00671C8B">
              <w:tab/>
              <w:t>Numeric</w:t>
            </w:r>
          </w:p>
          <w:p w14:paraId="583DBEFA" w14:textId="77777777" w:rsidR="0050740B" w:rsidRPr="007C1817" w:rsidRDefault="0050740B" w:rsidP="00166AF3">
            <w:pPr>
              <w:pStyle w:val="TableBody"/>
              <w:rPr>
                <w:sz w:val="14"/>
                <w:szCs w:val="14"/>
              </w:rPr>
            </w:pPr>
          </w:p>
          <w:p w14:paraId="53D45409" w14:textId="77777777" w:rsidR="0050740B" w:rsidRPr="00671C8B" w:rsidRDefault="0050740B" w:rsidP="00166AF3">
            <w:pPr>
              <w:pStyle w:val="TableBody"/>
            </w:pPr>
            <w:r w:rsidRPr="00671C8B">
              <w:rPr>
                <w:b/>
              </w:rPr>
              <w:t>&lt;oper&gt;</w:t>
            </w:r>
            <w:r w:rsidRPr="00671C8B">
              <w:t xml:space="preserve"> </w:t>
            </w:r>
            <w:r w:rsidRPr="00671C8B">
              <w:tab/>
              <w:t>String type given in format &lt;format&gt;; this field may be up to 16 character long for long alphanumeric format, up to 8 characters for short alphanumeric format and 5 characters long for numeric format (MCC/MNC codes)</w:t>
            </w:r>
          </w:p>
          <w:p w14:paraId="13A8C799" w14:textId="77777777" w:rsidR="0050740B" w:rsidRPr="007C1817" w:rsidRDefault="0050740B" w:rsidP="00166AF3">
            <w:pPr>
              <w:pStyle w:val="TableBody"/>
              <w:rPr>
                <w:sz w:val="14"/>
                <w:szCs w:val="14"/>
              </w:rPr>
            </w:pPr>
          </w:p>
          <w:p w14:paraId="4CFDE264" w14:textId="77777777" w:rsidR="0050740B" w:rsidRPr="00671C8B" w:rsidRDefault="0050740B" w:rsidP="00166AF3">
            <w:pPr>
              <w:pStyle w:val="TableBody"/>
            </w:pPr>
            <w:r w:rsidRPr="00671C8B">
              <w:rPr>
                <w:b/>
              </w:rPr>
              <w:t>&lt;stat&gt;</w:t>
            </w:r>
            <w:r w:rsidRPr="00671C8B">
              <w:rPr>
                <w:b/>
              </w:rPr>
              <w:tab/>
            </w:r>
            <w:r w:rsidRPr="00671C8B">
              <w:rPr>
                <w:b/>
              </w:rPr>
              <w:tab/>
            </w:r>
            <w:r w:rsidRPr="00671C8B">
              <w:t>0</w:t>
            </w:r>
            <w:r w:rsidRPr="00671C8B">
              <w:tab/>
              <w:t>Unknown networks</w:t>
            </w:r>
          </w:p>
          <w:p w14:paraId="42E2FDCE" w14:textId="77777777" w:rsidR="0050740B" w:rsidRPr="00671C8B" w:rsidRDefault="0050740B" w:rsidP="00166AF3">
            <w:pPr>
              <w:pStyle w:val="TableBody"/>
            </w:pPr>
            <w:r w:rsidRPr="00671C8B">
              <w:tab/>
            </w:r>
            <w:r w:rsidRPr="00671C8B">
              <w:tab/>
              <w:t>1</w:t>
            </w:r>
            <w:r w:rsidRPr="00671C8B">
              <w:tab/>
              <w:t>Network available</w:t>
            </w:r>
          </w:p>
          <w:p w14:paraId="192F9BC2" w14:textId="77777777" w:rsidR="0050740B" w:rsidRPr="00671C8B" w:rsidRDefault="0050740B" w:rsidP="00166AF3">
            <w:pPr>
              <w:pStyle w:val="TableBody"/>
            </w:pPr>
            <w:r w:rsidRPr="00671C8B">
              <w:tab/>
            </w:r>
            <w:r w:rsidRPr="00671C8B">
              <w:tab/>
              <w:t>2</w:t>
            </w:r>
            <w:r w:rsidRPr="00671C8B">
              <w:tab/>
              <w:t>Current (registered)</w:t>
            </w:r>
          </w:p>
          <w:p w14:paraId="527725BC" w14:textId="77777777" w:rsidR="0050740B" w:rsidRPr="00671C8B" w:rsidRDefault="0050740B" w:rsidP="00166AF3">
            <w:pPr>
              <w:pStyle w:val="TableBody"/>
            </w:pPr>
            <w:r w:rsidRPr="00671C8B">
              <w:tab/>
            </w:r>
            <w:r w:rsidRPr="00671C8B">
              <w:tab/>
              <w:t>3</w:t>
            </w:r>
            <w:r w:rsidRPr="00671C8B">
              <w:tab/>
              <w:t>Forbidden network</w:t>
            </w:r>
          </w:p>
          <w:p w14:paraId="3FEF8958" w14:textId="77777777" w:rsidR="0050740B" w:rsidRPr="007C1817" w:rsidRDefault="0050740B" w:rsidP="00166AF3">
            <w:pPr>
              <w:pStyle w:val="TableBody"/>
              <w:rPr>
                <w:sz w:val="14"/>
                <w:szCs w:val="14"/>
              </w:rPr>
            </w:pPr>
          </w:p>
          <w:p w14:paraId="71C589CA" w14:textId="0465D54E" w:rsidR="00734EB8" w:rsidRDefault="0050740B" w:rsidP="00166AF3">
            <w:pPr>
              <w:pStyle w:val="TableBody"/>
            </w:pPr>
            <w:r w:rsidRPr="00671C8B">
              <w:rPr>
                <w:b/>
              </w:rPr>
              <w:t>&lt;AcT&gt;</w:t>
            </w:r>
            <w:r w:rsidRPr="000D6521">
              <w:tab/>
            </w:r>
            <w:r w:rsidRPr="000D6521">
              <w:tab/>
            </w:r>
            <w:commentRangeStart w:id="11729"/>
            <w:r w:rsidR="00734EB8">
              <w:t>0</w:t>
            </w:r>
            <w:r w:rsidR="00734EB8">
              <w:tab/>
              <w:t>GSM</w:t>
            </w:r>
            <w:commentRangeEnd w:id="11729"/>
            <w:r w:rsidR="00734EB8">
              <w:rPr>
                <w:rStyle w:val="CommentReference"/>
                <w:rFonts w:ascii="Verdana" w:hAnsi="Verdana" w:cs="Times New Roman"/>
                <w:lang w:eastAsia="en-US"/>
              </w:rPr>
              <w:commentReference w:id="11729"/>
            </w:r>
          </w:p>
          <w:p w14:paraId="6374CBF5" w14:textId="3E168424" w:rsidR="0050740B" w:rsidRPr="000D6521" w:rsidRDefault="00734EB8" w:rsidP="00166AF3">
            <w:pPr>
              <w:pStyle w:val="TableBody"/>
            </w:pPr>
            <w:r>
              <w:tab/>
            </w:r>
            <w:r>
              <w:tab/>
            </w:r>
            <w:r w:rsidR="0050740B" w:rsidRPr="000D6521">
              <w:t>2</w:t>
            </w:r>
            <w:r w:rsidR="0050740B" w:rsidRPr="000D6521">
              <w:tab/>
              <w:t>UMTS</w:t>
            </w:r>
          </w:p>
          <w:p w14:paraId="12C171CA" w14:textId="77777777" w:rsidR="0050740B" w:rsidRPr="00671C8B" w:rsidRDefault="0050740B" w:rsidP="00166AF3">
            <w:pPr>
              <w:pStyle w:val="TableBody"/>
            </w:pPr>
            <w:r>
              <w:rPr>
                <w:b/>
              </w:rPr>
              <w:tab/>
            </w:r>
            <w:r>
              <w:rPr>
                <w:b/>
              </w:rPr>
              <w:tab/>
            </w:r>
            <w:r w:rsidRPr="00671C8B">
              <w:t>7</w:t>
            </w:r>
            <w:r w:rsidRPr="00671C8B">
              <w:tab/>
              <w:t>LTE</w:t>
            </w:r>
          </w:p>
          <w:p w14:paraId="2237088F" w14:textId="77777777" w:rsidR="0050740B" w:rsidRPr="00671C8B" w:rsidRDefault="0050740B" w:rsidP="00166AF3">
            <w:pPr>
              <w:pStyle w:val="TableBody"/>
            </w:pPr>
          </w:p>
          <w:p w14:paraId="345015F0" w14:textId="77777777" w:rsidR="0050740B" w:rsidRPr="00671C8B" w:rsidRDefault="0050740B" w:rsidP="00166AF3">
            <w:pPr>
              <w:pStyle w:val="TableBody"/>
            </w:pPr>
            <w:r w:rsidRPr="00671C8B">
              <w:rPr>
                <w:b/>
              </w:rPr>
              <w:t>&lt;plmn_list&gt;</w:t>
            </w:r>
            <w:r w:rsidRPr="00671C8B">
              <w:tab/>
              <w:t>0</w:t>
            </w:r>
            <w:r w:rsidRPr="00671C8B">
              <w:tab/>
              <w:t>PLMN is present on the EHPLMN list</w:t>
            </w:r>
          </w:p>
          <w:p w14:paraId="7F6676AB" w14:textId="77777777" w:rsidR="0050740B" w:rsidRPr="00671C8B" w:rsidRDefault="0050740B" w:rsidP="00166AF3">
            <w:pPr>
              <w:pStyle w:val="TableBody"/>
            </w:pPr>
            <w:r w:rsidRPr="00671C8B">
              <w:tab/>
            </w:r>
            <w:r w:rsidRPr="00671C8B">
              <w:tab/>
              <w:t>1</w:t>
            </w:r>
            <w:r w:rsidRPr="00671C8B">
              <w:tab/>
              <w:t>PLMN is present on the user-controlled PLMN list</w:t>
            </w:r>
          </w:p>
          <w:p w14:paraId="18E38033" w14:textId="77777777" w:rsidR="0050740B" w:rsidRPr="00671C8B" w:rsidRDefault="0050740B" w:rsidP="00166AF3">
            <w:pPr>
              <w:pStyle w:val="TableBody"/>
            </w:pPr>
            <w:r w:rsidRPr="00671C8B">
              <w:tab/>
            </w:r>
            <w:r w:rsidRPr="00671C8B">
              <w:tab/>
              <w:t>2</w:t>
            </w:r>
            <w:r w:rsidRPr="00671C8B">
              <w:tab/>
              <w:t>PLMN is present on the operator-controlled PLMN list</w:t>
            </w:r>
          </w:p>
          <w:p w14:paraId="6AB9E497" w14:textId="77777777" w:rsidR="0050740B" w:rsidRPr="00671C8B" w:rsidRDefault="0050740B" w:rsidP="00166AF3">
            <w:pPr>
              <w:pStyle w:val="TableBody"/>
            </w:pPr>
            <w:r w:rsidRPr="00671C8B">
              <w:t>Note that this parameter only supports R7 Protocol Stack onwards.</w:t>
            </w:r>
          </w:p>
        </w:tc>
      </w:tr>
      <w:tr w:rsidR="0050740B" w:rsidRPr="00671C8B" w14:paraId="02BB9481" w14:textId="77777777" w:rsidTr="00166AF3">
        <w:tc>
          <w:tcPr>
            <w:tcW w:w="1728" w:type="dxa"/>
          </w:tcPr>
          <w:p w14:paraId="622C604A" w14:textId="77777777" w:rsidR="0050740B" w:rsidRPr="00671C8B" w:rsidRDefault="0050740B" w:rsidP="00166AF3">
            <w:pPr>
              <w:pStyle w:val="TableBody"/>
              <w:rPr>
                <w:u w:val="single"/>
              </w:rPr>
            </w:pPr>
            <w:r w:rsidRPr="00671C8B">
              <w:rPr>
                <w:u w:val="single"/>
              </w:rPr>
              <w:t>Notes</w:t>
            </w:r>
          </w:p>
          <w:p w14:paraId="5B76DDC2" w14:textId="77777777" w:rsidR="0050740B" w:rsidRPr="00671C8B" w:rsidRDefault="0050740B" w:rsidP="00166AF3">
            <w:pPr>
              <w:pStyle w:val="TableBody"/>
              <w:rPr>
                <w:u w:val="single"/>
              </w:rPr>
            </w:pPr>
          </w:p>
        </w:tc>
        <w:tc>
          <w:tcPr>
            <w:tcW w:w="7560" w:type="dxa"/>
          </w:tcPr>
          <w:p w14:paraId="7A26445F" w14:textId="77777777" w:rsidR="0050740B" w:rsidRPr="00671C8B" w:rsidRDefault="0050740B" w:rsidP="0059466D">
            <w:pPr>
              <w:pStyle w:val="TableBody"/>
              <w:numPr>
                <w:ilvl w:val="0"/>
                <w:numId w:val="68"/>
              </w:numPr>
            </w:pPr>
            <w:r w:rsidRPr="00671C8B">
              <w:t>This command forces an attempt to select and register the GSM, UMTS network.</w:t>
            </w:r>
          </w:p>
          <w:p w14:paraId="2919FC1B" w14:textId="77777777" w:rsidR="0050740B" w:rsidRPr="00671C8B" w:rsidRDefault="0050740B" w:rsidP="0059466D">
            <w:pPr>
              <w:pStyle w:val="TableBody"/>
              <w:numPr>
                <w:ilvl w:val="0"/>
                <w:numId w:val="68"/>
              </w:numPr>
            </w:pPr>
            <w:r w:rsidRPr="00671C8B">
              <w:t>Set command sets automatic network selection or selects network and a certain access technology AcT.</w:t>
            </w:r>
          </w:p>
          <w:p w14:paraId="64E95A91" w14:textId="77777777" w:rsidR="0050740B" w:rsidRPr="00671C8B" w:rsidRDefault="0050740B" w:rsidP="0059466D">
            <w:pPr>
              <w:pStyle w:val="TableBody"/>
              <w:numPr>
                <w:ilvl w:val="0"/>
                <w:numId w:val="68"/>
              </w:numPr>
            </w:pPr>
            <w:r w:rsidRPr="00671C8B">
              <w:t>Read command returns current network.</w:t>
            </w:r>
          </w:p>
          <w:p w14:paraId="674466CF" w14:textId="77777777" w:rsidR="0050740B" w:rsidRPr="00671C8B" w:rsidRDefault="0050740B" w:rsidP="0059466D">
            <w:pPr>
              <w:pStyle w:val="TableBody"/>
              <w:numPr>
                <w:ilvl w:val="0"/>
                <w:numId w:val="68"/>
              </w:numPr>
            </w:pPr>
            <w:r w:rsidRPr="00671C8B">
              <w:t>Test command returns available networks and lists of supported &lt;mode&gt;s and &lt;format&gt;s.</w:t>
            </w:r>
          </w:p>
          <w:p w14:paraId="4628EFE3" w14:textId="77777777" w:rsidR="0050740B" w:rsidRDefault="0050740B" w:rsidP="0059466D">
            <w:pPr>
              <w:pStyle w:val="TableBody"/>
              <w:numPr>
                <w:ilvl w:val="0"/>
                <w:numId w:val="68"/>
              </w:numPr>
            </w:pPr>
            <w:r w:rsidRPr="00671C8B">
              <w:t>This command is abortable. The port shall be freed for issuing another command. No network abort shall be triggered.</w:t>
            </w:r>
          </w:p>
          <w:p w14:paraId="2B87A564" w14:textId="77777777" w:rsidR="0050740B" w:rsidRDefault="0050740B" w:rsidP="0059466D">
            <w:pPr>
              <w:pStyle w:val="TableBody"/>
              <w:numPr>
                <w:ilvl w:val="0"/>
                <w:numId w:val="68"/>
              </w:numPr>
            </w:pPr>
            <w:r>
              <w:t xml:space="preserve">&lt;mode&gt;=0,1,2,4 and </w:t>
            </w:r>
            <w:r w:rsidRPr="00E667F1">
              <w:t xml:space="preserve">&lt;oper&gt; </w:t>
            </w:r>
            <w:r>
              <w:t xml:space="preserve">are </w:t>
            </w:r>
            <w:r w:rsidRPr="00276097">
              <w:t>saved in non-volatile memory over module reboot</w:t>
            </w:r>
            <w:r>
              <w:t>.</w:t>
            </w:r>
          </w:p>
          <w:p w14:paraId="5B2892A9" w14:textId="77777777" w:rsidR="0050740B" w:rsidRDefault="0050740B" w:rsidP="0059466D">
            <w:pPr>
              <w:pStyle w:val="TableBody"/>
              <w:numPr>
                <w:ilvl w:val="0"/>
                <w:numId w:val="68"/>
              </w:numPr>
            </w:pPr>
            <w:r>
              <w:t xml:space="preserve">&lt;format&gt; is </w:t>
            </w:r>
            <w:r w:rsidRPr="00276097">
              <w:t xml:space="preserve">saved in non-volatile memory </w:t>
            </w:r>
            <w:r>
              <w:t xml:space="preserve">per AT port </w:t>
            </w:r>
            <w:r w:rsidRPr="00276097">
              <w:t>over module reboot</w:t>
            </w:r>
            <w:r>
              <w:t>.</w:t>
            </w:r>
          </w:p>
          <w:p w14:paraId="0DE0C393" w14:textId="6D188A57" w:rsidR="00BF284E" w:rsidRPr="00671C8B" w:rsidRDefault="00B2116D" w:rsidP="00BF284E">
            <w:pPr>
              <w:pStyle w:val="TableBody"/>
              <w:numPr>
                <w:ilvl w:val="0"/>
                <w:numId w:val="68"/>
              </w:numPr>
            </w:pPr>
            <w:r>
              <w:t>+</w:t>
            </w:r>
            <w:commentRangeStart w:id="11730"/>
            <w:r w:rsidR="00BF284E" w:rsidRPr="00BF284E">
              <w:t xml:space="preserve">CME ERROR: 22 </w:t>
            </w:r>
            <w:r w:rsidR="00BF284E">
              <w:t xml:space="preserve">is </w:t>
            </w:r>
            <w:r w:rsidR="00BF284E" w:rsidRPr="00BF284E">
              <w:t xml:space="preserve">returned if AT+COPS=0 is sent </w:t>
            </w:r>
            <w:r w:rsidR="00BF284E">
              <w:t>while data transmission is on</w:t>
            </w:r>
            <w:r w:rsidR="00BF284E" w:rsidRPr="00BF284E">
              <w:t>going</w:t>
            </w:r>
            <w:r w:rsidR="00BF284E">
              <w:t>.</w:t>
            </w:r>
            <w:commentRangeEnd w:id="11730"/>
            <w:r w:rsidR="00BF284E">
              <w:rPr>
                <w:rStyle w:val="CommentReference"/>
                <w:rFonts w:ascii="Verdana" w:hAnsi="Verdana" w:cs="Times New Roman"/>
                <w:lang w:eastAsia="en-US"/>
              </w:rPr>
              <w:commentReference w:id="11730"/>
            </w:r>
          </w:p>
        </w:tc>
      </w:tr>
    </w:tbl>
    <w:p w14:paraId="2B0B4293" w14:textId="77777777" w:rsidR="0050740B" w:rsidRPr="00671C8B" w:rsidRDefault="0050740B" w:rsidP="0050740B">
      <w:pPr>
        <w:pStyle w:val="Heading2"/>
      </w:pPr>
      <w:bookmarkStart w:id="11731" w:name="_Toc345081355"/>
      <w:bookmarkStart w:id="11732" w:name="_Toc349753099"/>
      <w:bookmarkStart w:id="11733" w:name="_Toc349753991"/>
      <w:bookmarkStart w:id="11734" w:name="_Ref366745044"/>
      <w:bookmarkStart w:id="11735" w:name="_Ref369091429"/>
      <w:bookmarkStart w:id="11736" w:name="_Toc368586058"/>
      <w:bookmarkStart w:id="11737" w:name="_Ref459025164"/>
      <w:bookmarkStart w:id="11738" w:name="_Ref459025166"/>
      <w:bookmarkStart w:id="11739" w:name="_Toc486251644"/>
      <w:bookmarkStart w:id="11740" w:name="_Toc489459642"/>
      <w:r w:rsidRPr="00671C8B">
        <w:t xml:space="preserve">+CPOL Command: Preferred PLMN </w:t>
      </w:r>
      <w:bookmarkEnd w:id="11731"/>
      <w:r w:rsidRPr="00671C8B">
        <w:t>List</w:t>
      </w:r>
      <w:bookmarkEnd w:id="11732"/>
      <w:bookmarkEnd w:id="11733"/>
      <w:bookmarkEnd w:id="11734"/>
      <w:bookmarkEnd w:id="11735"/>
      <w:bookmarkEnd w:id="11736"/>
      <w:bookmarkEnd w:id="11737"/>
      <w:bookmarkEnd w:id="11738"/>
      <w:bookmarkEnd w:id="11739"/>
      <w:bookmarkEnd w:id="11740"/>
    </w:p>
    <w:tbl>
      <w:tblPr>
        <w:tblStyle w:val="TableSWIleft"/>
        <w:tblW w:w="9288" w:type="dxa"/>
        <w:tblLayout w:type="fixed"/>
        <w:tblLook w:val="04A0" w:firstRow="1" w:lastRow="0" w:firstColumn="1" w:lastColumn="0" w:noHBand="0" w:noVBand="1"/>
      </w:tblPr>
      <w:tblGrid>
        <w:gridCol w:w="1728"/>
        <w:gridCol w:w="7560"/>
      </w:tblGrid>
      <w:tr w:rsidR="0050740B" w:rsidRPr="00671C8B" w14:paraId="79A81A02"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6A05C01D" w14:textId="3230A333" w:rsidR="0050740B" w:rsidRPr="00671C8B" w:rsidRDefault="0050740B">
            <w:pPr>
              <w:pStyle w:val="TableRowHead"/>
              <w:spacing w:before="144" w:after="144"/>
            </w:pPr>
            <w:del w:id="11741" w:author="Alban Roche" w:date="2017-08-02T14:40:00Z">
              <w:r w:rsidDel="00F22490">
                <w:delText>HL7618, HL7618RD, HL7648, HL7650, HL7688, HL7690 and HL7692</w:delText>
              </w:r>
            </w:del>
            <w:ins w:id="11742" w:author="Alban Roche" w:date="2017-08-02T14:40:00Z">
              <w:r w:rsidR="00F22490">
                <w:t>HL7800</w:t>
              </w:r>
            </w:ins>
          </w:p>
        </w:tc>
      </w:tr>
      <w:tr w:rsidR="0050740B" w:rsidRPr="00671C8B" w14:paraId="19AB88CC" w14:textId="77777777" w:rsidTr="00166AF3">
        <w:trPr>
          <w:trHeight w:val="1007"/>
        </w:trPr>
        <w:tc>
          <w:tcPr>
            <w:tcW w:w="1728" w:type="dxa"/>
          </w:tcPr>
          <w:p w14:paraId="40FABA22" w14:textId="77777777" w:rsidR="0050740B" w:rsidRPr="00671C8B" w:rsidRDefault="0050740B" w:rsidP="00166AF3">
            <w:pPr>
              <w:pStyle w:val="TableBody"/>
              <w:rPr>
                <w:rFonts w:ascii="Times New Roman" w:hAnsi="Times New Roman" w:cs="Times New Roman"/>
                <w:i/>
                <w:sz w:val="20"/>
                <w:szCs w:val="20"/>
              </w:rPr>
            </w:pPr>
            <w:r w:rsidRPr="00671C8B">
              <w:rPr>
                <w:i/>
              </w:rPr>
              <w:t>Test command</w:t>
            </w:r>
          </w:p>
          <w:p w14:paraId="6DC38A7B" w14:textId="77777777" w:rsidR="0050740B" w:rsidRPr="00671C8B" w:rsidRDefault="0050740B" w:rsidP="00166AF3">
            <w:pPr>
              <w:pStyle w:val="TableBody"/>
            </w:pPr>
          </w:p>
          <w:p w14:paraId="01A4929D" w14:textId="77777777" w:rsidR="0050740B" w:rsidRPr="00671C8B" w:rsidRDefault="0050740B" w:rsidP="00166AF3">
            <w:pPr>
              <w:pStyle w:val="TableBody"/>
              <w:rPr>
                <w:u w:val="single"/>
              </w:rPr>
            </w:pPr>
            <w:r w:rsidRPr="00671C8B">
              <w:rPr>
                <w:u w:val="single"/>
              </w:rPr>
              <w:t>Syntax</w:t>
            </w:r>
          </w:p>
          <w:p w14:paraId="21994350" w14:textId="77777777" w:rsidR="0050740B" w:rsidRPr="00671C8B" w:rsidRDefault="0050740B" w:rsidP="00166AF3">
            <w:pPr>
              <w:pStyle w:val="TableBody"/>
              <w:rPr>
                <w:b/>
              </w:rPr>
            </w:pPr>
            <w:r w:rsidRPr="00671C8B">
              <w:rPr>
                <w:b/>
              </w:rPr>
              <w:t>AT+CPOL=?</w:t>
            </w:r>
          </w:p>
        </w:tc>
        <w:tc>
          <w:tcPr>
            <w:tcW w:w="7560" w:type="dxa"/>
          </w:tcPr>
          <w:p w14:paraId="0FB82956" w14:textId="77777777" w:rsidR="0050740B" w:rsidRPr="00671C8B" w:rsidRDefault="0050740B" w:rsidP="00166AF3">
            <w:pPr>
              <w:pStyle w:val="TableBody"/>
              <w:rPr>
                <w:rFonts w:ascii="Times New Roman" w:hAnsi="Times New Roman" w:cs="Times New Roman"/>
                <w:sz w:val="20"/>
                <w:szCs w:val="20"/>
                <w:u w:val="single"/>
              </w:rPr>
            </w:pPr>
          </w:p>
          <w:p w14:paraId="27167BFB" w14:textId="77777777" w:rsidR="0050740B" w:rsidRPr="00671C8B" w:rsidRDefault="0050740B" w:rsidP="00166AF3">
            <w:pPr>
              <w:pStyle w:val="TableBody"/>
              <w:rPr>
                <w:u w:val="single"/>
              </w:rPr>
            </w:pPr>
          </w:p>
          <w:p w14:paraId="249F2311" w14:textId="77777777" w:rsidR="0050740B" w:rsidRPr="00671C8B" w:rsidRDefault="0050740B" w:rsidP="00166AF3">
            <w:pPr>
              <w:pStyle w:val="TableBody"/>
              <w:rPr>
                <w:u w:val="single"/>
              </w:rPr>
            </w:pPr>
            <w:r w:rsidRPr="00671C8B">
              <w:rPr>
                <w:u w:val="single"/>
              </w:rPr>
              <w:t>Response</w:t>
            </w:r>
          </w:p>
          <w:p w14:paraId="0810FAF7" w14:textId="77777777" w:rsidR="0050740B" w:rsidRPr="00671C8B" w:rsidRDefault="0050740B" w:rsidP="00166AF3">
            <w:pPr>
              <w:pStyle w:val="TableBody"/>
            </w:pPr>
            <w:r w:rsidRPr="00671C8B">
              <w:rPr>
                <w:b/>
              </w:rPr>
              <w:t>+CPOL:</w:t>
            </w:r>
            <w:r w:rsidRPr="00671C8B">
              <w:t xml:space="preserve"> (list of supported </w:t>
            </w:r>
            <w:r w:rsidRPr="00671C8B">
              <w:rPr>
                <w:b/>
              </w:rPr>
              <w:t>&lt;index&gt;</w:t>
            </w:r>
            <w:r w:rsidRPr="00671C8B">
              <w:t xml:space="preserve">es),(list of supported </w:t>
            </w:r>
            <w:r w:rsidRPr="00671C8B">
              <w:rPr>
                <w:b/>
              </w:rPr>
              <w:t>&lt;format&gt;</w:t>
            </w:r>
            <w:r w:rsidRPr="00671C8B">
              <w:t>s)</w:t>
            </w:r>
          </w:p>
          <w:p w14:paraId="0E787EE8" w14:textId="77777777" w:rsidR="0050740B" w:rsidRPr="00671C8B" w:rsidRDefault="0050740B" w:rsidP="00166AF3">
            <w:pPr>
              <w:pStyle w:val="TableBody"/>
              <w:rPr>
                <w:b/>
              </w:rPr>
            </w:pPr>
            <w:r w:rsidRPr="00671C8B">
              <w:rPr>
                <w:b/>
              </w:rPr>
              <w:t>OK</w:t>
            </w:r>
          </w:p>
          <w:p w14:paraId="3FA949B5" w14:textId="77777777" w:rsidR="0050740B" w:rsidRPr="00671C8B" w:rsidRDefault="0050740B" w:rsidP="00166AF3">
            <w:pPr>
              <w:pStyle w:val="TableBody"/>
            </w:pPr>
          </w:p>
          <w:p w14:paraId="5C7D8885" w14:textId="77777777" w:rsidR="0050740B" w:rsidRPr="00671C8B" w:rsidRDefault="0050740B" w:rsidP="00166AF3">
            <w:pPr>
              <w:pStyle w:val="TableBody"/>
            </w:pPr>
            <w:r w:rsidRPr="00671C8B">
              <w:t>or</w:t>
            </w:r>
          </w:p>
          <w:p w14:paraId="56EB3DB7" w14:textId="77777777" w:rsidR="0050740B" w:rsidRPr="00671C8B" w:rsidRDefault="0050740B" w:rsidP="00166AF3">
            <w:pPr>
              <w:pStyle w:val="TableBody"/>
              <w:rPr>
                <w:b/>
              </w:rPr>
            </w:pPr>
            <w:r w:rsidRPr="00671C8B">
              <w:rPr>
                <w:b/>
              </w:rPr>
              <w:t>+CME ERROR: &lt;err&gt;</w:t>
            </w:r>
          </w:p>
        </w:tc>
      </w:tr>
      <w:tr w:rsidR="0050740B" w:rsidRPr="00671C8B" w14:paraId="4ADCE11C" w14:textId="77777777" w:rsidTr="00166AF3">
        <w:trPr>
          <w:cantSplit w:val="0"/>
          <w:trHeight w:val="65"/>
        </w:trPr>
        <w:tc>
          <w:tcPr>
            <w:tcW w:w="1728" w:type="dxa"/>
          </w:tcPr>
          <w:p w14:paraId="64ABC27D" w14:textId="77777777" w:rsidR="0050740B" w:rsidRPr="00671C8B" w:rsidRDefault="0050740B" w:rsidP="00166AF3">
            <w:pPr>
              <w:pStyle w:val="TableBody"/>
              <w:rPr>
                <w:rFonts w:ascii="Times New Roman" w:hAnsi="Times New Roman" w:cs="Times New Roman"/>
                <w:i/>
                <w:sz w:val="20"/>
                <w:szCs w:val="20"/>
              </w:rPr>
            </w:pPr>
            <w:r w:rsidRPr="00671C8B">
              <w:rPr>
                <w:i/>
              </w:rPr>
              <w:t>Read command</w:t>
            </w:r>
          </w:p>
          <w:p w14:paraId="2C512115" w14:textId="77777777" w:rsidR="0050740B" w:rsidRPr="00671C8B" w:rsidRDefault="0050740B" w:rsidP="00166AF3">
            <w:pPr>
              <w:pStyle w:val="TableBody"/>
            </w:pPr>
          </w:p>
          <w:p w14:paraId="3F6EFD25" w14:textId="77777777" w:rsidR="0050740B" w:rsidRPr="00671C8B" w:rsidRDefault="0050740B" w:rsidP="00166AF3">
            <w:pPr>
              <w:pStyle w:val="TableBody"/>
              <w:rPr>
                <w:u w:val="single"/>
              </w:rPr>
            </w:pPr>
            <w:r w:rsidRPr="00671C8B">
              <w:rPr>
                <w:u w:val="single"/>
              </w:rPr>
              <w:t>Syntax</w:t>
            </w:r>
          </w:p>
          <w:p w14:paraId="1FF2381B" w14:textId="77777777" w:rsidR="0050740B" w:rsidRPr="00671C8B" w:rsidRDefault="0050740B" w:rsidP="00166AF3">
            <w:pPr>
              <w:pStyle w:val="TableBody"/>
              <w:rPr>
                <w:b/>
              </w:rPr>
            </w:pPr>
            <w:r w:rsidRPr="00671C8B">
              <w:rPr>
                <w:b/>
              </w:rPr>
              <w:t>AT+CPOL?</w:t>
            </w:r>
          </w:p>
        </w:tc>
        <w:tc>
          <w:tcPr>
            <w:tcW w:w="7560" w:type="dxa"/>
          </w:tcPr>
          <w:p w14:paraId="2A5F181C" w14:textId="77777777" w:rsidR="0050740B" w:rsidRPr="00671C8B" w:rsidRDefault="0050740B" w:rsidP="00166AF3">
            <w:pPr>
              <w:pStyle w:val="TableBody"/>
            </w:pPr>
          </w:p>
          <w:p w14:paraId="1D2CBBC5" w14:textId="77777777" w:rsidR="0050740B" w:rsidRPr="00671C8B" w:rsidRDefault="0050740B" w:rsidP="00166AF3">
            <w:pPr>
              <w:pStyle w:val="TableBody"/>
            </w:pPr>
          </w:p>
          <w:p w14:paraId="582C46FD" w14:textId="77777777" w:rsidR="0050740B" w:rsidRPr="00671C8B" w:rsidRDefault="0050740B" w:rsidP="00166AF3">
            <w:pPr>
              <w:pStyle w:val="TableBody"/>
              <w:rPr>
                <w:u w:val="single"/>
              </w:rPr>
            </w:pPr>
            <w:r w:rsidRPr="00671C8B">
              <w:rPr>
                <w:u w:val="single"/>
              </w:rPr>
              <w:t>Response</w:t>
            </w:r>
          </w:p>
          <w:p w14:paraId="35AC2A42" w14:textId="77777777" w:rsidR="0050740B" w:rsidRPr="00671C8B" w:rsidRDefault="0050740B" w:rsidP="00166AF3">
            <w:pPr>
              <w:pStyle w:val="TableBody"/>
              <w:rPr>
                <w:b/>
              </w:rPr>
            </w:pPr>
            <w:r w:rsidRPr="00671C8B">
              <w:rPr>
                <w:b/>
              </w:rPr>
              <w:t>+CPOL: &lt;index1&gt;,&lt;format&gt;,&lt;oper1&gt;[,&lt;GSM_AcT1&gt;,&lt;GSM_Compact_AcT1&gt;,</w:t>
            </w:r>
            <w:r w:rsidRPr="00671C8B">
              <w:rPr>
                <w:b/>
              </w:rPr>
              <w:br/>
              <w:t>&lt;UTRAN_AcT1&gt;</w:t>
            </w:r>
            <w:commentRangeStart w:id="11743"/>
            <w:r>
              <w:rPr>
                <w:b/>
              </w:rPr>
              <w:t>,</w:t>
            </w:r>
            <w:r w:rsidRPr="00671C8B">
              <w:rPr>
                <w:b/>
              </w:rPr>
              <w:t>&lt;EUTRAN_AcT&gt;</w:t>
            </w:r>
            <w:commentRangeEnd w:id="11743"/>
            <w:r>
              <w:rPr>
                <w:rStyle w:val="CommentReference"/>
                <w:rFonts w:ascii="Verdana" w:hAnsi="Verdana" w:cs="Times New Roman"/>
                <w:lang w:eastAsia="en-US"/>
              </w:rPr>
              <w:commentReference w:id="11743"/>
            </w:r>
            <w:r w:rsidRPr="00671C8B">
              <w:rPr>
                <w:b/>
              </w:rPr>
              <w:t>][&lt;CR&gt;&lt;LF&gt;</w:t>
            </w:r>
            <w:r w:rsidRPr="00671C8B">
              <w:rPr>
                <w:b/>
              </w:rPr>
              <w:br/>
              <w:t>+CPOL: &lt;index2&gt;,&lt;format&gt;,&lt;oper2&gt;[,&lt;GSM_AcT2&gt;,&lt;GSM_Compact_AcT2&gt;,</w:t>
            </w:r>
            <w:r w:rsidRPr="00671C8B">
              <w:rPr>
                <w:b/>
              </w:rPr>
              <w:br/>
              <w:t>&lt;UTRAN_AcT2&gt;</w:t>
            </w:r>
            <w:commentRangeStart w:id="11744"/>
            <w:r>
              <w:rPr>
                <w:b/>
              </w:rPr>
              <w:t>,</w:t>
            </w:r>
            <w:r w:rsidRPr="00671C8B">
              <w:rPr>
                <w:b/>
              </w:rPr>
              <w:t>&lt;EUTRAN_AcT&gt;</w:t>
            </w:r>
            <w:commentRangeEnd w:id="11744"/>
            <w:r>
              <w:rPr>
                <w:rStyle w:val="CommentReference"/>
                <w:rFonts w:ascii="Verdana" w:hAnsi="Verdana" w:cs="Times New Roman"/>
                <w:lang w:eastAsia="en-US"/>
              </w:rPr>
              <w:commentReference w:id="11744"/>
            </w:r>
            <w:r w:rsidRPr="00671C8B">
              <w:rPr>
                <w:b/>
              </w:rPr>
              <w:t>][...]]</w:t>
            </w:r>
          </w:p>
          <w:p w14:paraId="28DDF15B" w14:textId="77777777" w:rsidR="0050740B" w:rsidRPr="00671C8B" w:rsidRDefault="0050740B" w:rsidP="00166AF3">
            <w:pPr>
              <w:pStyle w:val="TableBody"/>
              <w:rPr>
                <w:b/>
              </w:rPr>
            </w:pPr>
            <w:r w:rsidRPr="00671C8B">
              <w:rPr>
                <w:b/>
              </w:rPr>
              <w:t>OK</w:t>
            </w:r>
          </w:p>
          <w:p w14:paraId="6580FF8E" w14:textId="77777777" w:rsidR="0050740B" w:rsidRPr="00671C8B" w:rsidRDefault="0050740B" w:rsidP="00166AF3">
            <w:pPr>
              <w:pStyle w:val="TableBody"/>
            </w:pPr>
          </w:p>
          <w:p w14:paraId="20D8E013" w14:textId="77777777" w:rsidR="0050740B" w:rsidRPr="00671C8B" w:rsidRDefault="0050740B" w:rsidP="00166AF3">
            <w:pPr>
              <w:pStyle w:val="TableBody"/>
            </w:pPr>
            <w:r w:rsidRPr="00671C8B">
              <w:t>or</w:t>
            </w:r>
          </w:p>
          <w:p w14:paraId="3B190B8D" w14:textId="77777777" w:rsidR="0050740B" w:rsidRPr="00671C8B" w:rsidRDefault="0050740B" w:rsidP="00166AF3">
            <w:pPr>
              <w:pStyle w:val="TableBody"/>
              <w:rPr>
                <w:b/>
              </w:rPr>
            </w:pPr>
            <w:r w:rsidRPr="00671C8B">
              <w:rPr>
                <w:b/>
              </w:rPr>
              <w:t>+CME ERROR: &lt;err&gt;</w:t>
            </w:r>
          </w:p>
        </w:tc>
      </w:tr>
      <w:tr w:rsidR="0050740B" w:rsidRPr="00671C8B" w14:paraId="0E87593D" w14:textId="77777777" w:rsidTr="00166AF3">
        <w:trPr>
          <w:cantSplit w:val="0"/>
          <w:trHeight w:val="65"/>
        </w:trPr>
        <w:tc>
          <w:tcPr>
            <w:tcW w:w="1728" w:type="dxa"/>
          </w:tcPr>
          <w:p w14:paraId="16B4D48D" w14:textId="77777777" w:rsidR="0050740B" w:rsidRPr="00671C8B" w:rsidRDefault="0050740B" w:rsidP="00166AF3">
            <w:pPr>
              <w:pStyle w:val="TableBody"/>
              <w:rPr>
                <w:i/>
              </w:rPr>
            </w:pPr>
            <w:r w:rsidRPr="00671C8B">
              <w:rPr>
                <w:i/>
              </w:rPr>
              <w:t>Write command</w:t>
            </w:r>
          </w:p>
          <w:p w14:paraId="324AF5D9" w14:textId="77777777" w:rsidR="0050740B" w:rsidRPr="00671C8B" w:rsidRDefault="0050740B" w:rsidP="00166AF3">
            <w:pPr>
              <w:pStyle w:val="TableBody"/>
            </w:pPr>
          </w:p>
          <w:p w14:paraId="00C64A65" w14:textId="77777777" w:rsidR="0050740B" w:rsidRPr="00671C8B" w:rsidRDefault="0050740B" w:rsidP="00166AF3">
            <w:pPr>
              <w:pStyle w:val="TableBody"/>
              <w:rPr>
                <w:u w:val="single"/>
              </w:rPr>
            </w:pPr>
            <w:r w:rsidRPr="00671C8B">
              <w:rPr>
                <w:u w:val="single"/>
              </w:rPr>
              <w:t>Syntax</w:t>
            </w:r>
          </w:p>
          <w:p w14:paraId="5220BFE2" w14:textId="77777777" w:rsidR="0050740B" w:rsidRPr="00671C8B" w:rsidRDefault="0050740B" w:rsidP="00166AF3">
            <w:pPr>
              <w:pStyle w:val="TableBody"/>
            </w:pPr>
            <w:r w:rsidRPr="00671C8B">
              <w:rPr>
                <w:b/>
              </w:rPr>
              <w:t>AT+CPOL=</w:t>
            </w:r>
            <w:r w:rsidRPr="00671C8B">
              <w:rPr>
                <w:b/>
              </w:rPr>
              <w:br/>
              <w:t>[&lt;index&gt;]</w:t>
            </w:r>
            <w:r w:rsidRPr="00671C8B">
              <w:rPr>
                <w:b/>
              </w:rPr>
              <w:br/>
              <w:t>[,&lt;format&gt;</w:t>
            </w:r>
            <w:r w:rsidRPr="00671C8B">
              <w:rPr>
                <w:b/>
              </w:rPr>
              <w:br/>
              <w:t>[,&lt;oper&gt;</w:t>
            </w:r>
            <w:r w:rsidRPr="00671C8B">
              <w:rPr>
                <w:b/>
              </w:rPr>
              <w:br/>
              <w:t>[,&lt;GSM_AcT&gt;,</w:t>
            </w:r>
            <w:r w:rsidRPr="00671C8B">
              <w:rPr>
                <w:b/>
              </w:rPr>
              <w:br/>
              <w:t>&lt;GSM_Compact_AcT&gt;,&lt;UTRAN_</w:t>
            </w:r>
            <w:r w:rsidRPr="00671C8B">
              <w:rPr>
                <w:b/>
              </w:rPr>
              <w:br/>
              <w:t>AcT&gt;,&lt;EUTRAN_</w:t>
            </w:r>
            <w:r>
              <w:rPr>
                <w:b/>
              </w:rPr>
              <w:br/>
            </w:r>
            <w:r w:rsidRPr="00671C8B">
              <w:rPr>
                <w:b/>
              </w:rPr>
              <w:t>AcT&gt;]]]</w:t>
            </w:r>
          </w:p>
        </w:tc>
        <w:tc>
          <w:tcPr>
            <w:tcW w:w="7560" w:type="dxa"/>
          </w:tcPr>
          <w:p w14:paraId="4D6E2DF9" w14:textId="77777777" w:rsidR="0050740B" w:rsidRPr="00671C8B" w:rsidRDefault="0050740B" w:rsidP="00166AF3">
            <w:pPr>
              <w:pStyle w:val="TableBody"/>
            </w:pPr>
          </w:p>
          <w:p w14:paraId="16E68BD7" w14:textId="77777777" w:rsidR="0050740B" w:rsidRPr="00671C8B" w:rsidRDefault="0050740B" w:rsidP="00166AF3">
            <w:pPr>
              <w:pStyle w:val="TableBody"/>
            </w:pPr>
          </w:p>
          <w:p w14:paraId="258F7D8A" w14:textId="77777777" w:rsidR="0050740B" w:rsidRPr="00671C8B" w:rsidRDefault="0050740B" w:rsidP="00166AF3">
            <w:pPr>
              <w:pStyle w:val="TableBody"/>
              <w:rPr>
                <w:u w:val="single"/>
              </w:rPr>
            </w:pPr>
            <w:r w:rsidRPr="00671C8B">
              <w:rPr>
                <w:u w:val="single"/>
              </w:rPr>
              <w:t>Response</w:t>
            </w:r>
          </w:p>
          <w:p w14:paraId="0CCFE716" w14:textId="77777777" w:rsidR="0050740B" w:rsidRPr="00671C8B" w:rsidRDefault="0050740B" w:rsidP="00166AF3">
            <w:pPr>
              <w:pStyle w:val="TableBody"/>
              <w:rPr>
                <w:b/>
              </w:rPr>
            </w:pPr>
            <w:r w:rsidRPr="00671C8B">
              <w:rPr>
                <w:b/>
              </w:rPr>
              <w:t xml:space="preserve">OK </w:t>
            </w:r>
          </w:p>
          <w:p w14:paraId="1EE0E334" w14:textId="77777777" w:rsidR="0050740B" w:rsidRPr="00671C8B" w:rsidRDefault="0050740B" w:rsidP="00166AF3">
            <w:pPr>
              <w:pStyle w:val="TableBody"/>
            </w:pPr>
          </w:p>
          <w:p w14:paraId="3478FBD0" w14:textId="77777777" w:rsidR="0050740B" w:rsidRPr="00671C8B" w:rsidRDefault="0050740B" w:rsidP="00166AF3">
            <w:pPr>
              <w:pStyle w:val="TableBody"/>
            </w:pPr>
            <w:r w:rsidRPr="00671C8B">
              <w:t>or</w:t>
            </w:r>
          </w:p>
          <w:p w14:paraId="20611DB3" w14:textId="77777777" w:rsidR="0050740B" w:rsidRPr="00671C8B" w:rsidRDefault="0050740B" w:rsidP="00166AF3">
            <w:pPr>
              <w:pStyle w:val="TableBody"/>
              <w:rPr>
                <w:b/>
              </w:rPr>
            </w:pPr>
            <w:r w:rsidRPr="00671C8B">
              <w:rPr>
                <w:b/>
              </w:rPr>
              <w:t>+CME ERROR: &lt;err&gt;</w:t>
            </w:r>
          </w:p>
          <w:p w14:paraId="48BD2C46" w14:textId="77777777" w:rsidR="0050740B" w:rsidRPr="00671C8B" w:rsidRDefault="0050740B" w:rsidP="00166AF3">
            <w:pPr>
              <w:pStyle w:val="TableBody"/>
            </w:pPr>
          </w:p>
          <w:p w14:paraId="1C5867E0" w14:textId="77777777" w:rsidR="0050740B" w:rsidRPr="00671C8B" w:rsidRDefault="0050740B" w:rsidP="00166AF3">
            <w:pPr>
              <w:pStyle w:val="TableBody"/>
              <w:rPr>
                <w:u w:val="single"/>
              </w:rPr>
            </w:pPr>
            <w:r w:rsidRPr="00671C8B">
              <w:rPr>
                <w:u w:val="single"/>
              </w:rPr>
              <w:t>Parameters</w:t>
            </w:r>
          </w:p>
          <w:p w14:paraId="0695CC2D" w14:textId="77777777" w:rsidR="0050740B" w:rsidRPr="00671C8B" w:rsidRDefault="0050740B" w:rsidP="00166AF3">
            <w:pPr>
              <w:pStyle w:val="TableBody"/>
            </w:pPr>
            <w:r w:rsidRPr="00671C8B">
              <w:rPr>
                <w:b/>
              </w:rPr>
              <w:t>&lt;index</w:t>
            </w:r>
            <w:r w:rsidRPr="00671C8B">
              <w:rPr>
                <w:b/>
                <w:snapToGrid w:val="0"/>
              </w:rPr>
              <w:t>&gt;</w:t>
            </w:r>
            <w:r w:rsidRPr="00671C8B">
              <w:tab/>
              <w:t>Integer type; order number of operator in the SIM/USIM preferred operator list</w:t>
            </w:r>
          </w:p>
          <w:p w14:paraId="3BC69EFC" w14:textId="77777777" w:rsidR="0050740B" w:rsidRDefault="0050740B" w:rsidP="00166AF3">
            <w:pPr>
              <w:pStyle w:val="TableBody"/>
            </w:pPr>
          </w:p>
          <w:p w14:paraId="4DCDEBB5" w14:textId="77777777" w:rsidR="0050740B" w:rsidRPr="00671C8B" w:rsidRDefault="0050740B" w:rsidP="00166AF3">
            <w:pPr>
              <w:pStyle w:val="TableBody"/>
            </w:pPr>
          </w:p>
          <w:p w14:paraId="6FD86780" w14:textId="77777777" w:rsidR="0050740B" w:rsidRPr="00671C8B" w:rsidRDefault="0050740B" w:rsidP="00166AF3">
            <w:pPr>
              <w:pStyle w:val="TableBody"/>
            </w:pPr>
            <w:r w:rsidRPr="00671C8B">
              <w:rPr>
                <w:b/>
              </w:rPr>
              <w:t>&lt;format</w:t>
            </w:r>
            <w:r w:rsidRPr="00671C8B">
              <w:rPr>
                <w:b/>
                <w:snapToGrid w:val="0"/>
              </w:rPr>
              <w:t>&gt;</w:t>
            </w:r>
            <w:r w:rsidRPr="00671C8B">
              <w:tab/>
            </w:r>
            <w:r w:rsidRPr="00671C8B">
              <w:rPr>
                <w:u w:val="single"/>
              </w:rPr>
              <w:t>0</w:t>
            </w:r>
            <w:r w:rsidRPr="00671C8B">
              <w:tab/>
              <w:t>Long format alphanumeric &lt;oper&gt;</w:t>
            </w:r>
          </w:p>
          <w:p w14:paraId="5C079727" w14:textId="77777777" w:rsidR="0050740B" w:rsidRPr="00671C8B" w:rsidRDefault="0050740B" w:rsidP="00166AF3">
            <w:pPr>
              <w:pStyle w:val="TableBody"/>
            </w:pPr>
            <w:r w:rsidRPr="00671C8B">
              <w:tab/>
            </w:r>
            <w:r w:rsidRPr="00671C8B">
              <w:tab/>
              <w:t>1</w:t>
            </w:r>
            <w:r w:rsidRPr="00671C8B">
              <w:tab/>
              <w:t>Short format alphanumeric &lt;oper&gt;</w:t>
            </w:r>
          </w:p>
          <w:p w14:paraId="2A3EA489" w14:textId="77777777" w:rsidR="0050740B" w:rsidRPr="00671C8B" w:rsidRDefault="0050740B" w:rsidP="00166AF3">
            <w:pPr>
              <w:pStyle w:val="TableBody"/>
            </w:pPr>
            <w:r w:rsidRPr="00671C8B">
              <w:tab/>
            </w:r>
            <w:r w:rsidRPr="00671C8B">
              <w:tab/>
              <w:t>2</w:t>
            </w:r>
            <w:r w:rsidRPr="00671C8B">
              <w:tab/>
              <w:t>Numeric &lt;oper&gt;</w:t>
            </w:r>
          </w:p>
          <w:p w14:paraId="403AEECA" w14:textId="77777777" w:rsidR="0050740B" w:rsidRPr="00671C8B" w:rsidRDefault="0050740B" w:rsidP="00166AF3">
            <w:pPr>
              <w:pStyle w:val="TableBody"/>
            </w:pPr>
          </w:p>
          <w:p w14:paraId="2FE79F1D" w14:textId="77777777" w:rsidR="0050740B" w:rsidRPr="00671C8B" w:rsidRDefault="0050740B" w:rsidP="00166AF3">
            <w:pPr>
              <w:pStyle w:val="TableBody"/>
            </w:pPr>
            <w:r w:rsidRPr="00671C8B">
              <w:rPr>
                <w:b/>
              </w:rPr>
              <w:t>&lt;opern&gt;</w:t>
            </w:r>
            <w:r w:rsidRPr="00671C8B">
              <w:tab/>
              <w:t xml:space="preserve">String type; &lt;format&gt; indicates if the format is alphanumeric or numeric </w:t>
            </w:r>
          </w:p>
          <w:p w14:paraId="63CFEC4E" w14:textId="77777777" w:rsidR="0050740B" w:rsidRPr="00671C8B" w:rsidRDefault="0050740B" w:rsidP="00166AF3">
            <w:pPr>
              <w:pStyle w:val="TableBody"/>
            </w:pPr>
          </w:p>
          <w:p w14:paraId="3AA96532" w14:textId="77777777" w:rsidR="0050740B" w:rsidRPr="00671C8B" w:rsidRDefault="0050740B" w:rsidP="00166AF3">
            <w:pPr>
              <w:pStyle w:val="TableBody"/>
            </w:pPr>
            <w:r w:rsidRPr="00671C8B">
              <w:rPr>
                <w:b/>
              </w:rPr>
              <w:t>&lt;GSM_AcT</w:t>
            </w:r>
            <w:r w:rsidRPr="00671C8B">
              <w:rPr>
                <w:b/>
                <w:snapToGrid w:val="0"/>
              </w:rPr>
              <w:t>&gt;</w:t>
            </w:r>
            <w:r w:rsidRPr="00671C8B">
              <w:tab/>
              <w:t>0</w:t>
            </w:r>
            <w:r w:rsidRPr="00671C8B">
              <w:tab/>
              <w:t>GSM access technology not selected</w:t>
            </w:r>
          </w:p>
          <w:p w14:paraId="0F9C087B" w14:textId="77777777" w:rsidR="0050740B" w:rsidRPr="00671C8B" w:rsidRDefault="0050740B" w:rsidP="00166AF3">
            <w:pPr>
              <w:pStyle w:val="TableBody"/>
            </w:pPr>
            <w:r w:rsidRPr="00671C8B">
              <w:tab/>
            </w:r>
            <w:r w:rsidRPr="00671C8B">
              <w:tab/>
              <w:t>1</w:t>
            </w:r>
            <w:r w:rsidRPr="00671C8B">
              <w:tab/>
              <w:t>GSM access technology selected</w:t>
            </w:r>
          </w:p>
          <w:p w14:paraId="6FFE1DF0" w14:textId="77777777" w:rsidR="0050740B" w:rsidRPr="00671C8B" w:rsidRDefault="0050740B" w:rsidP="00166AF3">
            <w:pPr>
              <w:pStyle w:val="TableBody"/>
            </w:pPr>
          </w:p>
          <w:p w14:paraId="02CF766E" w14:textId="77777777" w:rsidR="0050740B" w:rsidRPr="00671C8B" w:rsidRDefault="0050740B" w:rsidP="00166AF3">
            <w:pPr>
              <w:pStyle w:val="TableBody"/>
            </w:pPr>
            <w:r w:rsidRPr="00671C8B">
              <w:rPr>
                <w:b/>
              </w:rPr>
              <w:t>&lt;GSM_Comp_AcT</w:t>
            </w:r>
            <w:r w:rsidRPr="00671C8B">
              <w:rPr>
                <w:b/>
                <w:snapToGrid w:val="0"/>
              </w:rPr>
              <w:t>&gt;</w:t>
            </w:r>
            <w:r w:rsidRPr="00671C8B">
              <w:rPr>
                <w:b/>
                <w:snapToGrid w:val="0"/>
              </w:rPr>
              <w:tab/>
            </w:r>
            <w:r w:rsidRPr="00671C8B">
              <w:t>0</w:t>
            </w:r>
            <w:r w:rsidRPr="00671C8B">
              <w:tab/>
              <w:t>GSM compact access technology not selected</w:t>
            </w:r>
          </w:p>
          <w:p w14:paraId="6BFEFF59" w14:textId="77777777" w:rsidR="0050740B" w:rsidRPr="00671C8B" w:rsidRDefault="0050740B" w:rsidP="00166AF3">
            <w:pPr>
              <w:pStyle w:val="TableBody"/>
            </w:pPr>
            <w:r w:rsidRPr="00671C8B">
              <w:tab/>
            </w:r>
            <w:r w:rsidRPr="00671C8B">
              <w:tab/>
            </w:r>
            <w:r w:rsidRPr="00671C8B">
              <w:tab/>
              <w:t>1</w:t>
            </w:r>
            <w:r w:rsidRPr="00671C8B">
              <w:tab/>
              <w:t>GSM compact access technology selected</w:t>
            </w:r>
          </w:p>
          <w:p w14:paraId="3096EBAD" w14:textId="77777777" w:rsidR="0050740B" w:rsidRPr="00671C8B" w:rsidRDefault="0050740B" w:rsidP="00166AF3">
            <w:pPr>
              <w:pStyle w:val="TableBody"/>
            </w:pPr>
          </w:p>
          <w:p w14:paraId="28DC1D72" w14:textId="77777777" w:rsidR="0050740B" w:rsidRDefault="0050740B" w:rsidP="00166AF3">
            <w:pPr>
              <w:pStyle w:val="TableBody"/>
            </w:pPr>
            <w:r w:rsidRPr="00671C8B">
              <w:rPr>
                <w:b/>
              </w:rPr>
              <w:t>&lt;UTRA_AcT</w:t>
            </w:r>
            <w:r w:rsidRPr="00671C8B">
              <w:rPr>
                <w:b/>
                <w:snapToGrid w:val="0"/>
              </w:rPr>
              <w:t>&gt;</w:t>
            </w:r>
            <w:r w:rsidRPr="00671C8B">
              <w:rPr>
                <w:b/>
                <w:snapToGrid w:val="0"/>
              </w:rPr>
              <w:tab/>
            </w:r>
            <w:r w:rsidRPr="00671C8B">
              <w:t>0</w:t>
            </w:r>
            <w:r w:rsidRPr="00671C8B">
              <w:tab/>
              <w:t>UTRA access technology not selected</w:t>
            </w:r>
          </w:p>
          <w:p w14:paraId="1F6270D6" w14:textId="77777777" w:rsidR="0050740B" w:rsidRPr="00671C8B" w:rsidRDefault="0050740B" w:rsidP="00166AF3">
            <w:pPr>
              <w:pStyle w:val="TableBody"/>
            </w:pPr>
            <w:r>
              <w:tab/>
            </w:r>
            <w:r>
              <w:tab/>
            </w:r>
            <w:r>
              <w:tab/>
              <w:t>1</w:t>
            </w:r>
            <w:r>
              <w:tab/>
              <w:t>UTRA access technology selected</w:t>
            </w:r>
            <w:r>
              <w:tab/>
            </w:r>
          </w:p>
          <w:p w14:paraId="1E8F9417" w14:textId="77777777" w:rsidR="0050740B" w:rsidRPr="00671C8B" w:rsidRDefault="0050740B" w:rsidP="00166AF3">
            <w:pPr>
              <w:pStyle w:val="TableBody"/>
            </w:pPr>
          </w:p>
          <w:p w14:paraId="053101BD" w14:textId="77777777" w:rsidR="0050740B" w:rsidRPr="00671C8B" w:rsidRDefault="0050740B" w:rsidP="00166AF3">
            <w:pPr>
              <w:pStyle w:val="TableBody"/>
            </w:pPr>
            <w:r w:rsidRPr="00671C8B">
              <w:rPr>
                <w:b/>
              </w:rPr>
              <w:t>&lt;EUTRA_AcT</w:t>
            </w:r>
            <w:r w:rsidRPr="00671C8B">
              <w:rPr>
                <w:b/>
                <w:snapToGrid w:val="0"/>
              </w:rPr>
              <w:t>&gt;</w:t>
            </w:r>
            <w:r w:rsidRPr="00671C8B">
              <w:rPr>
                <w:b/>
                <w:snapToGrid w:val="0"/>
              </w:rPr>
              <w:tab/>
            </w:r>
            <w:r w:rsidRPr="00671C8B">
              <w:t>0</w:t>
            </w:r>
            <w:r w:rsidRPr="00671C8B">
              <w:tab/>
            </w:r>
            <w:r>
              <w:t>E</w:t>
            </w:r>
            <w:r w:rsidRPr="00671C8B">
              <w:t>UTRA access technology not selected</w:t>
            </w:r>
          </w:p>
          <w:p w14:paraId="441C58CC" w14:textId="77777777" w:rsidR="0050740B" w:rsidRPr="00671C8B" w:rsidRDefault="0050740B" w:rsidP="00166AF3">
            <w:pPr>
              <w:pStyle w:val="TableBody"/>
            </w:pPr>
            <w:r w:rsidRPr="00671C8B">
              <w:tab/>
            </w:r>
            <w:r w:rsidRPr="00671C8B">
              <w:tab/>
            </w:r>
            <w:r w:rsidRPr="00671C8B">
              <w:tab/>
              <w:t>1</w:t>
            </w:r>
            <w:r w:rsidRPr="00671C8B">
              <w:tab/>
            </w:r>
            <w:r>
              <w:t>E</w:t>
            </w:r>
            <w:r w:rsidRPr="00671C8B">
              <w:t>UTRA access technology selected</w:t>
            </w:r>
          </w:p>
        </w:tc>
      </w:tr>
      <w:tr w:rsidR="0050740B" w:rsidRPr="00671C8B" w14:paraId="4BB44500" w14:textId="77777777" w:rsidTr="00166AF3">
        <w:tc>
          <w:tcPr>
            <w:tcW w:w="1728" w:type="dxa"/>
          </w:tcPr>
          <w:p w14:paraId="79772571" w14:textId="77777777" w:rsidR="0050740B" w:rsidRPr="00671C8B" w:rsidRDefault="0050740B" w:rsidP="00166AF3">
            <w:pPr>
              <w:pStyle w:val="TableBody"/>
              <w:rPr>
                <w:u w:val="single"/>
              </w:rPr>
            </w:pPr>
            <w:r w:rsidRPr="00671C8B">
              <w:rPr>
                <w:u w:val="single"/>
              </w:rPr>
              <w:t>Notes</w:t>
            </w:r>
          </w:p>
        </w:tc>
        <w:tc>
          <w:tcPr>
            <w:tcW w:w="7560" w:type="dxa"/>
          </w:tcPr>
          <w:p w14:paraId="6AE4474D" w14:textId="77777777" w:rsidR="0050740B" w:rsidRPr="00671C8B" w:rsidRDefault="0050740B" w:rsidP="0059466D">
            <w:pPr>
              <w:pStyle w:val="TableBody"/>
              <w:numPr>
                <w:ilvl w:val="0"/>
                <w:numId w:val="89"/>
              </w:numPr>
            </w:pPr>
            <w:r w:rsidRPr="00671C8B">
              <w:t>The read command can have “n” RAT values</w:t>
            </w:r>
            <w:r>
              <w:t>.</w:t>
            </w:r>
          </w:p>
          <w:p w14:paraId="52903A80" w14:textId="77777777" w:rsidR="0050740B" w:rsidRDefault="0050740B" w:rsidP="0059466D">
            <w:pPr>
              <w:pStyle w:val="TableBody"/>
              <w:numPr>
                <w:ilvl w:val="0"/>
                <w:numId w:val="89"/>
              </w:numPr>
            </w:pPr>
            <w:r w:rsidRPr="00671C8B">
              <w:t>If matching PLMN name is not found, then numeric PLMN ID (MCCMNC) will be displayed</w:t>
            </w:r>
            <w:r>
              <w:t>.</w:t>
            </w:r>
          </w:p>
          <w:p w14:paraId="02211F23" w14:textId="77777777" w:rsidR="0050740B" w:rsidRPr="00671C8B" w:rsidRDefault="0050740B" w:rsidP="0059466D">
            <w:pPr>
              <w:pStyle w:val="TableBody"/>
              <w:numPr>
                <w:ilvl w:val="0"/>
                <w:numId w:val="89"/>
              </w:numPr>
            </w:pPr>
            <w:r>
              <w:t xml:space="preserve">&lt;format&gt; is </w:t>
            </w:r>
            <w:r w:rsidRPr="00276097">
              <w:t>saved in non-volatile memory over module reboot</w:t>
            </w:r>
            <w:r>
              <w:t>.</w:t>
            </w:r>
          </w:p>
        </w:tc>
      </w:tr>
    </w:tbl>
    <w:p w14:paraId="5DC7EF30" w14:textId="77777777" w:rsidR="0050740B" w:rsidRPr="00671C8B" w:rsidRDefault="0050740B" w:rsidP="0050740B">
      <w:pPr>
        <w:pStyle w:val="Heading2"/>
      </w:pPr>
      <w:bookmarkStart w:id="11745" w:name="_Toc369684007"/>
      <w:bookmarkStart w:id="11746" w:name="_Toc345081356"/>
      <w:bookmarkStart w:id="11747" w:name="_Toc349753100"/>
      <w:bookmarkStart w:id="11748" w:name="_Toc349753992"/>
      <w:bookmarkStart w:id="11749" w:name="_Ref366745052"/>
      <w:bookmarkStart w:id="11750" w:name="_Ref369091494"/>
      <w:bookmarkStart w:id="11751" w:name="_Toc368586059"/>
      <w:bookmarkStart w:id="11752" w:name="_Toc486251645"/>
      <w:bookmarkStart w:id="11753" w:name="_Toc489459643"/>
      <w:bookmarkEnd w:id="11745"/>
      <w:r w:rsidRPr="00671C8B">
        <w:t xml:space="preserve">+CPWD Command: Change </w:t>
      </w:r>
      <w:bookmarkEnd w:id="11746"/>
      <w:r w:rsidRPr="00671C8B">
        <w:t>Password</w:t>
      </w:r>
      <w:bookmarkEnd w:id="11747"/>
      <w:bookmarkEnd w:id="11748"/>
      <w:bookmarkEnd w:id="11749"/>
      <w:bookmarkEnd w:id="11750"/>
      <w:bookmarkEnd w:id="11751"/>
      <w:bookmarkEnd w:id="11752"/>
      <w:bookmarkEnd w:id="11753"/>
    </w:p>
    <w:tbl>
      <w:tblPr>
        <w:tblStyle w:val="TableSWIleft"/>
        <w:tblW w:w="9288" w:type="dxa"/>
        <w:tblLayout w:type="fixed"/>
        <w:tblLook w:val="04A0" w:firstRow="1" w:lastRow="0" w:firstColumn="1" w:lastColumn="0" w:noHBand="0" w:noVBand="1"/>
      </w:tblPr>
      <w:tblGrid>
        <w:gridCol w:w="1728"/>
        <w:gridCol w:w="7560"/>
      </w:tblGrid>
      <w:tr w:rsidR="0050740B" w:rsidRPr="00671C8B" w14:paraId="78FC20A2"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5A2FDB47" w14:textId="0EF1BB37" w:rsidR="0050740B" w:rsidRPr="00671C8B" w:rsidRDefault="0050740B" w:rsidP="00166AF3">
            <w:pPr>
              <w:pStyle w:val="TableColumnHead"/>
              <w:spacing w:before="144" w:after="144"/>
              <w:rPr>
                <w:bCs w:val="0"/>
              </w:rPr>
            </w:pPr>
            <w:del w:id="11754" w:author="Alban Roche" w:date="2017-08-02T14:40:00Z">
              <w:r w:rsidDel="00F22490">
                <w:delText>HL7618, HL7618RD, HL7648, HL7650, HL7688, HL7690 and HL7692</w:delText>
              </w:r>
            </w:del>
            <w:ins w:id="11755" w:author="Alban Roche" w:date="2017-08-02T14:40:00Z">
              <w:r w:rsidR="00F22490">
                <w:t>HL7800</w:t>
              </w:r>
            </w:ins>
          </w:p>
        </w:tc>
      </w:tr>
      <w:tr w:rsidR="0050740B" w:rsidRPr="00671C8B" w14:paraId="502CA6A4" w14:textId="77777777" w:rsidTr="00166AF3">
        <w:trPr>
          <w:trHeight w:val="594"/>
        </w:trPr>
        <w:tc>
          <w:tcPr>
            <w:tcW w:w="1728" w:type="dxa"/>
          </w:tcPr>
          <w:p w14:paraId="7B7CF1FD" w14:textId="77777777" w:rsidR="0050740B" w:rsidRPr="00671C8B" w:rsidRDefault="0050740B" w:rsidP="00166AF3">
            <w:pPr>
              <w:pStyle w:val="TableBody"/>
              <w:rPr>
                <w:rFonts w:ascii="Times New Roman" w:hAnsi="Times New Roman" w:cs="Times New Roman"/>
                <w:i/>
                <w:sz w:val="20"/>
                <w:szCs w:val="20"/>
              </w:rPr>
            </w:pPr>
            <w:r w:rsidRPr="00671C8B">
              <w:rPr>
                <w:i/>
              </w:rPr>
              <w:t>Test command</w:t>
            </w:r>
          </w:p>
          <w:p w14:paraId="035C82F5" w14:textId="77777777" w:rsidR="0050740B" w:rsidRPr="00671C8B" w:rsidRDefault="0050740B" w:rsidP="00166AF3">
            <w:pPr>
              <w:pStyle w:val="TableBody"/>
            </w:pPr>
          </w:p>
          <w:p w14:paraId="0F1890DA" w14:textId="77777777" w:rsidR="0050740B" w:rsidRPr="00671C8B" w:rsidRDefault="0050740B" w:rsidP="00166AF3">
            <w:pPr>
              <w:pStyle w:val="TableBody"/>
              <w:rPr>
                <w:u w:val="single"/>
              </w:rPr>
            </w:pPr>
            <w:r w:rsidRPr="00671C8B">
              <w:rPr>
                <w:u w:val="single"/>
              </w:rPr>
              <w:t>Syntax</w:t>
            </w:r>
          </w:p>
          <w:p w14:paraId="3C79B63D" w14:textId="77777777" w:rsidR="0050740B" w:rsidRPr="00671C8B" w:rsidRDefault="0050740B" w:rsidP="00166AF3">
            <w:pPr>
              <w:pStyle w:val="TableBody"/>
              <w:rPr>
                <w:b/>
              </w:rPr>
            </w:pPr>
            <w:r w:rsidRPr="00671C8B">
              <w:rPr>
                <w:b/>
              </w:rPr>
              <w:t>AT+CPWD=?</w:t>
            </w:r>
          </w:p>
        </w:tc>
        <w:tc>
          <w:tcPr>
            <w:tcW w:w="7560" w:type="dxa"/>
          </w:tcPr>
          <w:p w14:paraId="24512119" w14:textId="77777777" w:rsidR="0050740B" w:rsidRPr="00671C8B" w:rsidRDefault="0050740B" w:rsidP="00166AF3">
            <w:pPr>
              <w:pStyle w:val="TableBody"/>
              <w:rPr>
                <w:rFonts w:ascii="Times New Roman" w:hAnsi="Times New Roman" w:cs="Times New Roman"/>
                <w:sz w:val="20"/>
                <w:szCs w:val="20"/>
                <w:u w:val="single"/>
              </w:rPr>
            </w:pPr>
          </w:p>
          <w:p w14:paraId="576F74E0" w14:textId="77777777" w:rsidR="0050740B" w:rsidRPr="00671C8B" w:rsidRDefault="0050740B" w:rsidP="00166AF3">
            <w:pPr>
              <w:pStyle w:val="TableBody"/>
              <w:rPr>
                <w:rFonts w:ascii="Times New Roman" w:hAnsi="Times New Roman" w:cs="Times New Roman"/>
                <w:sz w:val="20"/>
                <w:szCs w:val="20"/>
                <w:u w:val="single"/>
              </w:rPr>
            </w:pPr>
          </w:p>
          <w:p w14:paraId="69E3A970" w14:textId="77777777" w:rsidR="0050740B" w:rsidRPr="00671C8B" w:rsidRDefault="0050740B" w:rsidP="00166AF3">
            <w:pPr>
              <w:pStyle w:val="TableBody"/>
              <w:rPr>
                <w:u w:val="single"/>
              </w:rPr>
            </w:pPr>
            <w:r w:rsidRPr="00671C8B">
              <w:rPr>
                <w:u w:val="single"/>
              </w:rPr>
              <w:t>Response</w:t>
            </w:r>
          </w:p>
          <w:p w14:paraId="5DE81563" w14:textId="77777777" w:rsidR="0050740B" w:rsidRPr="00671C8B" w:rsidRDefault="0050740B" w:rsidP="00166AF3">
            <w:pPr>
              <w:pStyle w:val="TableBody"/>
            </w:pPr>
            <w:r w:rsidRPr="00671C8B">
              <w:rPr>
                <w:b/>
              </w:rPr>
              <w:t>+CPWD:</w:t>
            </w:r>
            <w:r w:rsidRPr="00671C8B">
              <w:t xml:space="preserve"> list of supported (</w:t>
            </w:r>
            <w:r w:rsidRPr="00671C8B">
              <w:rPr>
                <w:b/>
              </w:rPr>
              <w:t>&lt;fac&gt;,&lt;pwdlength&gt;</w:t>
            </w:r>
            <w:r w:rsidRPr="00671C8B">
              <w:t>)s</w:t>
            </w:r>
          </w:p>
          <w:p w14:paraId="2B895FCB" w14:textId="77777777" w:rsidR="0050740B" w:rsidRPr="00671C8B" w:rsidRDefault="0050740B" w:rsidP="00166AF3">
            <w:pPr>
              <w:pStyle w:val="TableBody"/>
              <w:rPr>
                <w:b/>
              </w:rPr>
            </w:pPr>
            <w:r w:rsidRPr="00671C8B">
              <w:rPr>
                <w:b/>
              </w:rPr>
              <w:t>OK</w:t>
            </w:r>
          </w:p>
        </w:tc>
      </w:tr>
      <w:tr w:rsidR="0050740B" w:rsidRPr="00671C8B" w14:paraId="2E192990" w14:textId="77777777" w:rsidTr="00166AF3">
        <w:trPr>
          <w:cantSplit w:val="0"/>
          <w:trHeight w:val="1036"/>
        </w:trPr>
        <w:tc>
          <w:tcPr>
            <w:tcW w:w="1728" w:type="dxa"/>
          </w:tcPr>
          <w:p w14:paraId="5C01CEBF" w14:textId="77777777" w:rsidR="0050740B" w:rsidRPr="00671C8B" w:rsidRDefault="0050740B" w:rsidP="00166AF3">
            <w:pPr>
              <w:pStyle w:val="TableBody"/>
              <w:rPr>
                <w:rFonts w:ascii="Times New Roman" w:hAnsi="Times New Roman" w:cs="Times New Roman"/>
                <w:i/>
                <w:sz w:val="20"/>
                <w:szCs w:val="20"/>
              </w:rPr>
            </w:pPr>
            <w:r w:rsidRPr="00671C8B">
              <w:rPr>
                <w:i/>
              </w:rPr>
              <w:t>Write command</w:t>
            </w:r>
          </w:p>
          <w:p w14:paraId="4C65682D" w14:textId="77777777" w:rsidR="0050740B" w:rsidRPr="00671C8B" w:rsidRDefault="0050740B" w:rsidP="00166AF3">
            <w:pPr>
              <w:pStyle w:val="TableBody"/>
            </w:pPr>
          </w:p>
          <w:p w14:paraId="695A6AAD" w14:textId="77777777" w:rsidR="0050740B" w:rsidRPr="00671C8B" w:rsidRDefault="0050740B" w:rsidP="00166AF3">
            <w:pPr>
              <w:pStyle w:val="TableBody"/>
              <w:rPr>
                <w:u w:val="single"/>
              </w:rPr>
            </w:pPr>
            <w:r w:rsidRPr="00671C8B">
              <w:rPr>
                <w:u w:val="single"/>
              </w:rPr>
              <w:t>Syntax</w:t>
            </w:r>
          </w:p>
          <w:p w14:paraId="4CBB5101" w14:textId="77777777" w:rsidR="0050740B" w:rsidRPr="00671C8B" w:rsidRDefault="0050740B" w:rsidP="00166AF3">
            <w:pPr>
              <w:pStyle w:val="TableBody"/>
              <w:rPr>
                <w:b/>
              </w:rPr>
            </w:pPr>
            <w:r w:rsidRPr="00671C8B">
              <w:rPr>
                <w:b/>
              </w:rPr>
              <w:t>AT+CPWD=</w:t>
            </w:r>
            <w:r w:rsidRPr="00671C8B">
              <w:rPr>
                <w:b/>
              </w:rPr>
              <w:br/>
              <w:t>&lt;fac&gt;,&lt;oldpwd&gt;,</w:t>
            </w:r>
            <w:r w:rsidRPr="00671C8B">
              <w:rPr>
                <w:b/>
              </w:rPr>
              <w:br/>
              <w:t>&lt;newpwd&gt;</w:t>
            </w:r>
          </w:p>
        </w:tc>
        <w:tc>
          <w:tcPr>
            <w:tcW w:w="7560" w:type="dxa"/>
          </w:tcPr>
          <w:p w14:paraId="491F6B41" w14:textId="77777777" w:rsidR="0050740B" w:rsidRPr="00671C8B" w:rsidRDefault="0050740B" w:rsidP="00166AF3">
            <w:pPr>
              <w:pStyle w:val="TableBody"/>
              <w:rPr>
                <w:rFonts w:ascii="Times New Roman" w:hAnsi="Times New Roman" w:cs="Times New Roman"/>
                <w:sz w:val="20"/>
                <w:szCs w:val="20"/>
                <w:u w:val="single"/>
              </w:rPr>
            </w:pPr>
          </w:p>
          <w:p w14:paraId="556278ED" w14:textId="77777777" w:rsidR="0050740B" w:rsidRPr="00671C8B" w:rsidRDefault="0050740B" w:rsidP="00166AF3">
            <w:pPr>
              <w:pStyle w:val="TableBody"/>
              <w:rPr>
                <w:u w:val="single"/>
              </w:rPr>
            </w:pPr>
          </w:p>
          <w:p w14:paraId="3DC5ED8C" w14:textId="77777777" w:rsidR="0050740B" w:rsidRPr="00671C8B" w:rsidRDefault="0050740B" w:rsidP="00166AF3">
            <w:pPr>
              <w:pStyle w:val="TableBody"/>
              <w:rPr>
                <w:u w:val="single"/>
                <w:lang w:eastAsia="zh-CN"/>
              </w:rPr>
            </w:pPr>
            <w:r w:rsidRPr="00671C8B">
              <w:rPr>
                <w:u w:val="single"/>
              </w:rPr>
              <w:t>Response</w:t>
            </w:r>
          </w:p>
          <w:p w14:paraId="6D36D857" w14:textId="77777777" w:rsidR="0050740B" w:rsidRPr="00671C8B" w:rsidRDefault="0050740B" w:rsidP="00166AF3">
            <w:pPr>
              <w:pStyle w:val="TableBody"/>
              <w:rPr>
                <w:b/>
              </w:rPr>
            </w:pPr>
            <w:r w:rsidRPr="00671C8B">
              <w:rPr>
                <w:b/>
              </w:rPr>
              <w:t>OK</w:t>
            </w:r>
          </w:p>
          <w:p w14:paraId="6C16828E" w14:textId="77777777" w:rsidR="0050740B" w:rsidRPr="00671C8B" w:rsidRDefault="0050740B" w:rsidP="00166AF3">
            <w:pPr>
              <w:pStyle w:val="TableBody"/>
              <w:rPr>
                <w:b/>
              </w:rPr>
            </w:pPr>
          </w:p>
          <w:p w14:paraId="369B72A7" w14:textId="77777777" w:rsidR="0050740B" w:rsidRPr="00671C8B" w:rsidRDefault="0050740B" w:rsidP="00166AF3">
            <w:pPr>
              <w:pStyle w:val="TableBody"/>
            </w:pPr>
            <w:r w:rsidRPr="00671C8B">
              <w:t>or</w:t>
            </w:r>
          </w:p>
          <w:p w14:paraId="048A4E42" w14:textId="77777777" w:rsidR="0050740B" w:rsidRPr="00671C8B" w:rsidRDefault="0050740B" w:rsidP="00166AF3">
            <w:pPr>
              <w:pStyle w:val="TableBody"/>
              <w:rPr>
                <w:b/>
              </w:rPr>
            </w:pPr>
            <w:r w:rsidRPr="00671C8B">
              <w:rPr>
                <w:b/>
              </w:rPr>
              <w:t>+CME ERROR: &lt;err&gt;</w:t>
            </w:r>
          </w:p>
          <w:p w14:paraId="48E8E86F" w14:textId="77777777" w:rsidR="0050740B" w:rsidRPr="00671C8B" w:rsidRDefault="0050740B" w:rsidP="00166AF3">
            <w:pPr>
              <w:pStyle w:val="TableBody"/>
              <w:rPr>
                <w:u w:val="single"/>
              </w:rPr>
            </w:pPr>
          </w:p>
          <w:p w14:paraId="2A29B57B" w14:textId="77777777" w:rsidR="0050740B" w:rsidRPr="00671C8B" w:rsidRDefault="0050740B" w:rsidP="00166AF3">
            <w:pPr>
              <w:pStyle w:val="TableBody"/>
              <w:rPr>
                <w:u w:val="single"/>
                <w:lang w:eastAsia="fr-FR"/>
              </w:rPr>
            </w:pPr>
            <w:r w:rsidRPr="00671C8B">
              <w:rPr>
                <w:u w:val="single"/>
              </w:rPr>
              <w:t>Parameters</w:t>
            </w:r>
          </w:p>
          <w:p w14:paraId="1D23EA48" w14:textId="77777777" w:rsidR="0050740B" w:rsidRPr="00671C8B" w:rsidRDefault="0050740B" w:rsidP="00166AF3">
            <w:pPr>
              <w:pStyle w:val="TableBody"/>
              <w:rPr>
                <w:b/>
              </w:rPr>
            </w:pPr>
            <w:r w:rsidRPr="00671C8B">
              <w:rPr>
                <w:b/>
              </w:rPr>
              <w:t>&lt;fac&gt;</w:t>
            </w:r>
          </w:p>
          <w:p w14:paraId="05DF8149" w14:textId="77777777" w:rsidR="0050740B" w:rsidRPr="00671C8B" w:rsidRDefault="0050740B" w:rsidP="00166AF3">
            <w:pPr>
              <w:pStyle w:val="TableBody"/>
            </w:pPr>
            <w:r w:rsidRPr="00671C8B">
              <w:t>"PS"</w:t>
            </w:r>
            <w:r w:rsidRPr="00671C8B">
              <w:tab/>
            </w:r>
            <w:r w:rsidRPr="00671C8B">
              <w:tab/>
              <w:t xml:space="preserve">PH-SIM (lock Phone to SIM/UICC card installed in the currently selected card </w:t>
            </w:r>
            <w:r w:rsidRPr="00671C8B">
              <w:tab/>
            </w:r>
            <w:r w:rsidRPr="00671C8B">
              <w:tab/>
              <w:t>slot) (MT asks for the password when other than current</w:t>
            </w:r>
            <w:r w:rsidRPr="00671C8B">
              <w:tab/>
              <w:t xml:space="preserve">SIM/UICC card is </w:t>
            </w:r>
            <w:r w:rsidRPr="00671C8B">
              <w:tab/>
            </w:r>
            <w:r w:rsidRPr="00671C8B">
              <w:tab/>
            </w:r>
            <w:r w:rsidRPr="00671C8B">
              <w:tab/>
              <w:t xml:space="preserve">inserted; MT may remember certain previously used cards thus not requiring </w:t>
            </w:r>
            <w:r w:rsidRPr="00671C8B">
              <w:tab/>
            </w:r>
            <w:r w:rsidRPr="00671C8B">
              <w:tab/>
            </w:r>
            <w:r w:rsidRPr="00671C8B">
              <w:tab/>
              <w:t>password when they are inserted)</w:t>
            </w:r>
          </w:p>
          <w:p w14:paraId="6A6F78AD" w14:textId="77777777" w:rsidR="0050740B" w:rsidRPr="00671C8B" w:rsidRDefault="0050740B" w:rsidP="00166AF3">
            <w:pPr>
              <w:pStyle w:val="TableBody"/>
            </w:pPr>
            <w:r w:rsidRPr="00671C8B">
              <w:t>"SC"</w:t>
            </w:r>
            <w:r w:rsidRPr="00671C8B">
              <w:tab/>
            </w:r>
            <w:r w:rsidRPr="00671C8B">
              <w:tab/>
              <w:t xml:space="preserve">SIM (lock SIM/UICC card) (SIM/UICC asks password in MT power-up and </w:t>
            </w:r>
            <w:r w:rsidRPr="00671C8B">
              <w:tab/>
            </w:r>
            <w:r w:rsidRPr="00671C8B">
              <w:tab/>
            </w:r>
            <w:r w:rsidRPr="00671C8B">
              <w:tab/>
              <w:t>when this lock command issued)</w:t>
            </w:r>
          </w:p>
          <w:p w14:paraId="517576AA" w14:textId="77777777" w:rsidR="0050740B" w:rsidRPr="00671C8B" w:rsidRDefault="0050740B" w:rsidP="00166AF3">
            <w:pPr>
              <w:pStyle w:val="TableBody"/>
            </w:pPr>
            <w:r w:rsidRPr="00671C8B">
              <w:t>"AO"</w:t>
            </w:r>
            <w:r w:rsidRPr="00671C8B">
              <w:tab/>
            </w:r>
            <w:r w:rsidRPr="00671C8B">
              <w:tab/>
              <w:t>BAOC (Barr All Outgoing Calls)</w:t>
            </w:r>
          </w:p>
          <w:p w14:paraId="22562E3A" w14:textId="77777777" w:rsidR="0050740B" w:rsidRPr="00671C8B" w:rsidRDefault="0050740B" w:rsidP="00166AF3">
            <w:pPr>
              <w:pStyle w:val="TableBody"/>
            </w:pPr>
            <w:r w:rsidRPr="00671C8B">
              <w:t>"OI"</w:t>
            </w:r>
            <w:r w:rsidRPr="00671C8B">
              <w:tab/>
            </w:r>
            <w:r w:rsidRPr="00671C8B">
              <w:tab/>
              <w:t>BOIC (Barr Outgoing International Calls)</w:t>
            </w:r>
          </w:p>
          <w:p w14:paraId="5F383212" w14:textId="77777777" w:rsidR="0050740B" w:rsidRPr="00671C8B" w:rsidRDefault="0050740B" w:rsidP="00166AF3">
            <w:pPr>
              <w:pStyle w:val="TableBody"/>
            </w:pPr>
            <w:r w:rsidRPr="00671C8B">
              <w:t>"OX"</w:t>
            </w:r>
            <w:r w:rsidRPr="00671C8B">
              <w:tab/>
            </w:r>
            <w:r w:rsidRPr="00671C8B">
              <w:tab/>
              <w:t>BOIC</w:t>
            </w:r>
            <w:r w:rsidRPr="00671C8B">
              <w:noBreakHyphen/>
              <w:t>exHC (Barr Outgoing International Calls except to Home Country)</w:t>
            </w:r>
          </w:p>
          <w:p w14:paraId="09E5D5ED" w14:textId="77777777" w:rsidR="0050740B" w:rsidRPr="00671C8B" w:rsidRDefault="0050740B" w:rsidP="00166AF3">
            <w:pPr>
              <w:pStyle w:val="TableBody"/>
            </w:pPr>
            <w:r w:rsidRPr="00671C8B">
              <w:t>"AI"</w:t>
            </w:r>
            <w:r w:rsidRPr="00671C8B">
              <w:tab/>
            </w:r>
            <w:r w:rsidRPr="00671C8B">
              <w:tab/>
              <w:t>BAIC (Barr All Incoming Calls)</w:t>
            </w:r>
          </w:p>
          <w:p w14:paraId="514CA277" w14:textId="77777777" w:rsidR="0050740B" w:rsidRPr="00671C8B" w:rsidRDefault="0050740B" w:rsidP="00166AF3">
            <w:pPr>
              <w:pStyle w:val="TableBody"/>
            </w:pPr>
            <w:r w:rsidRPr="00671C8B">
              <w:t>"IR"</w:t>
            </w:r>
            <w:r w:rsidRPr="00671C8B">
              <w:tab/>
            </w:r>
            <w:r w:rsidRPr="00671C8B">
              <w:tab/>
              <w:t>BIC</w:t>
            </w:r>
            <w:r w:rsidRPr="00671C8B">
              <w:noBreakHyphen/>
              <w:t>Roam (Barr Incoming Calls when Roaming outside the home country)</w:t>
            </w:r>
          </w:p>
          <w:p w14:paraId="04018002" w14:textId="77777777" w:rsidR="0050740B" w:rsidRPr="00671C8B" w:rsidRDefault="0050740B" w:rsidP="00166AF3">
            <w:pPr>
              <w:pStyle w:val="TableBody"/>
            </w:pPr>
            <w:r w:rsidRPr="00671C8B">
              <w:t>"FD"</w:t>
            </w:r>
            <w:r w:rsidRPr="00671C8B">
              <w:tab/>
            </w:r>
            <w:r w:rsidRPr="00671C8B">
              <w:tab/>
              <w:t xml:space="preserve">SIM card or active application in the UICC (GSM or USIM) fixed dialing </w:t>
            </w:r>
            <w:r w:rsidRPr="00671C8B">
              <w:tab/>
            </w:r>
            <w:r w:rsidRPr="00671C8B">
              <w:tab/>
            </w:r>
            <w:r w:rsidRPr="00671C8B">
              <w:tab/>
              <w:t xml:space="preserve">memory feature (if PIN2 authentication has not been done during the current </w:t>
            </w:r>
            <w:r w:rsidRPr="00671C8B">
              <w:tab/>
            </w:r>
            <w:r w:rsidRPr="00671C8B">
              <w:tab/>
            </w:r>
            <w:r w:rsidRPr="00671C8B">
              <w:tab/>
              <w:t>session, PIN2 is required as &lt;passwd&gt;)</w:t>
            </w:r>
          </w:p>
          <w:p w14:paraId="489878DC" w14:textId="77777777" w:rsidR="0050740B" w:rsidRPr="00671C8B" w:rsidRDefault="0050740B" w:rsidP="00166AF3">
            <w:pPr>
              <w:pStyle w:val="TableBody"/>
            </w:pPr>
            <w:r w:rsidRPr="00671C8B">
              <w:t>"PN"</w:t>
            </w:r>
            <w:r w:rsidRPr="00671C8B">
              <w:tab/>
            </w:r>
            <w:r w:rsidRPr="00671C8B">
              <w:tab/>
              <w:t>Network Personalization</w:t>
            </w:r>
          </w:p>
          <w:p w14:paraId="1C61693D" w14:textId="77777777" w:rsidR="0050740B" w:rsidRPr="00671C8B" w:rsidRDefault="0050740B" w:rsidP="00166AF3">
            <w:pPr>
              <w:pStyle w:val="TableBody"/>
            </w:pPr>
            <w:r w:rsidRPr="00671C8B">
              <w:t>"PU"</w:t>
            </w:r>
            <w:r w:rsidRPr="00671C8B">
              <w:tab/>
            </w:r>
            <w:r w:rsidRPr="00671C8B">
              <w:tab/>
              <w:t>Network subset Personalization</w:t>
            </w:r>
          </w:p>
          <w:p w14:paraId="600F106A" w14:textId="77777777" w:rsidR="0050740B" w:rsidRPr="00671C8B" w:rsidRDefault="0050740B" w:rsidP="00166AF3">
            <w:pPr>
              <w:pStyle w:val="TableBody"/>
            </w:pPr>
            <w:r w:rsidRPr="00671C8B">
              <w:t>"PP"</w:t>
            </w:r>
            <w:r w:rsidRPr="00671C8B">
              <w:tab/>
            </w:r>
            <w:r w:rsidRPr="00671C8B">
              <w:tab/>
              <w:t>Service Provider Personalization</w:t>
            </w:r>
          </w:p>
          <w:p w14:paraId="3CF5A8BF" w14:textId="77777777" w:rsidR="0050740B" w:rsidRPr="00671C8B" w:rsidRDefault="0050740B" w:rsidP="00166AF3">
            <w:pPr>
              <w:pStyle w:val="TableBody"/>
            </w:pPr>
            <w:r w:rsidRPr="00671C8B">
              <w:t>"PC"</w:t>
            </w:r>
            <w:r w:rsidRPr="00671C8B">
              <w:tab/>
            </w:r>
            <w:r w:rsidRPr="00671C8B">
              <w:tab/>
              <w:t>Corporate Personalization</w:t>
            </w:r>
          </w:p>
          <w:p w14:paraId="375772FD" w14:textId="77777777" w:rsidR="0050740B" w:rsidRPr="00671C8B" w:rsidRDefault="0050740B" w:rsidP="00166AF3">
            <w:pPr>
              <w:pStyle w:val="TableBody"/>
              <w:rPr>
                <w:lang w:eastAsia="zh-CN"/>
              </w:rPr>
            </w:pPr>
          </w:p>
          <w:p w14:paraId="30E33851" w14:textId="77777777" w:rsidR="0050740B" w:rsidRPr="00671C8B" w:rsidRDefault="0050740B" w:rsidP="00166AF3">
            <w:pPr>
              <w:pStyle w:val="TableBody"/>
              <w:rPr>
                <w:b/>
              </w:rPr>
            </w:pPr>
            <w:r w:rsidRPr="00671C8B">
              <w:rPr>
                <w:b/>
              </w:rPr>
              <w:t>&lt;oldpwd&gt;</w:t>
            </w:r>
            <w:r w:rsidRPr="00671C8B">
              <w:tab/>
              <w:t>String type containing the old password</w:t>
            </w:r>
          </w:p>
          <w:p w14:paraId="17F43E31" w14:textId="77777777" w:rsidR="0050740B" w:rsidRPr="00671C8B" w:rsidRDefault="0050740B" w:rsidP="00166AF3">
            <w:pPr>
              <w:pStyle w:val="TableBody"/>
              <w:rPr>
                <w:b/>
              </w:rPr>
            </w:pPr>
          </w:p>
          <w:p w14:paraId="10028B36" w14:textId="77777777" w:rsidR="0050740B" w:rsidRPr="00671C8B" w:rsidRDefault="0050740B" w:rsidP="00166AF3">
            <w:pPr>
              <w:pStyle w:val="TableBody"/>
            </w:pPr>
            <w:r w:rsidRPr="00671C8B">
              <w:rPr>
                <w:b/>
              </w:rPr>
              <w:t>&lt;newpwd&gt;</w:t>
            </w:r>
            <w:r w:rsidRPr="00671C8B">
              <w:rPr>
                <w:b/>
              </w:rPr>
              <w:tab/>
            </w:r>
            <w:r w:rsidRPr="00671C8B">
              <w:t>String type containing the new password</w:t>
            </w:r>
          </w:p>
          <w:p w14:paraId="4CA34CF1" w14:textId="77777777" w:rsidR="0050740B" w:rsidRPr="00671C8B" w:rsidRDefault="0050740B" w:rsidP="00166AF3">
            <w:pPr>
              <w:pStyle w:val="TableBody"/>
              <w:rPr>
                <w:lang w:eastAsia="fr-FR"/>
              </w:rPr>
            </w:pPr>
          </w:p>
          <w:p w14:paraId="2FCB877A" w14:textId="77777777" w:rsidR="0050740B" w:rsidRPr="00671C8B" w:rsidRDefault="0050740B" w:rsidP="00166AF3">
            <w:pPr>
              <w:pStyle w:val="TableBody"/>
              <w:rPr>
                <w:b/>
              </w:rPr>
            </w:pPr>
            <w:r w:rsidRPr="00671C8B">
              <w:rPr>
                <w:b/>
              </w:rPr>
              <w:t>&lt;pwdlength&gt;</w:t>
            </w:r>
            <w:r w:rsidRPr="00671C8B">
              <w:tab/>
              <w:t>Length of password</w:t>
            </w:r>
          </w:p>
        </w:tc>
      </w:tr>
    </w:tbl>
    <w:p w14:paraId="165C55C7" w14:textId="77777777" w:rsidR="0050740B" w:rsidRPr="00671C8B" w:rsidRDefault="0050740B" w:rsidP="0050740B">
      <w:pPr>
        <w:pStyle w:val="Heading2"/>
      </w:pPr>
      <w:bookmarkStart w:id="11756" w:name="_Toc345081357"/>
      <w:bookmarkStart w:id="11757" w:name="_Toc349753101"/>
      <w:bookmarkStart w:id="11758" w:name="_Toc349753993"/>
      <w:bookmarkStart w:id="11759" w:name="_Ref366745071"/>
      <w:bookmarkStart w:id="11760" w:name="_Ref369091505"/>
      <w:bookmarkStart w:id="11761" w:name="_Toc368586060"/>
      <w:bookmarkStart w:id="11762" w:name="_Ref387765568"/>
      <w:bookmarkStart w:id="11763" w:name="_Ref387765571"/>
      <w:bookmarkStart w:id="11764" w:name="_Ref486251360"/>
      <w:bookmarkStart w:id="11765" w:name="_Ref486251362"/>
      <w:bookmarkStart w:id="11766" w:name="_Toc486251646"/>
      <w:bookmarkStart w:id="11767" w:name="_Toc489459644"/>
      <w:r w:rsidRPr="00671C8B">
        <w:t xml:space="preserve">+CREG Command: Network </w:t>
      </w:r>
      <w:bookmarkEnd w:id="11756"/>
      <w:r w:rsidRPr="00671C8B">
        <w:t>Registration</w:t>
      </w:r>
      <w:bookmarkEnd w:id="11757"/>
      <w:bookmarkEnd w:id="11758"/>
      <w:bookmarkEnd w:id="11759"/>
      <w:bookmarkEnd w:id="11760"/>
      <w:bookmarkEnd w:id="11761"/>
      <w:bookmarkEnd w:id="11762"/>
      <w:bookmarkEnd w:id="11763"/>
      <w:bookmarkEnd w:id="11764"/>
      <w:bookmarkEnd w:id="11765"/>
      <w:bookmarkEnd w:id="11766"/>
      <w:bookmarkEnd w:id="11767"/>
    </w:p>
    <w:tbl>
      <w:tblPr>
        <w:tblStyle w:val="TableSWIleft"/>
        <w:tblW w:w="9288" w:type="dxa"/>
        <w:tblLayout w:type="fixed"/>
        <w:tblLook w:val="04A0" w:firstRow="1" w:lastRow="0" w:firstColumn="1" w:lastColumn="0" w:noHBand="0" w:noVBand="1"/>
      </w:tblPr>
      <w:tblGrid>
        <w:gridCol w:w="1728"/>
        <w:gridCol w:w="7560"/>
      </w:tblGrid>
      <w:tr w:rsidR="0050740B" w:rsidRPr="00671C8B" w14:paraId="6E6F1BAA"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6F536C50" w14:textId="6AA7DEBB" w:rsidR="0050740B" w:rsidRPr="00671C8B" w:rsidRDefault="0050740B" w:rsidP="00166AF3">
            <w:pPr>
              <w:pStyle w:val="TableColumnHead"/>
              <w:spacing w:before="144" w:after="144"/>
              <w:rPr>
                <w:lang w:eastAsia="zh-CN"/>
              </w:rPr>
            </w:pPr>
            <w:del w:id="11768" w:author="Alban Roche" w:date="2017-08-02T14:40:00Z">
              <w:r w:rsidDel="00F22490">
                <w:rPr>
                  <w:lang w:eastAsia="zh-CN"/>
                </w:rPr>
                <w:delText xml:space="preserve">HL7618, HL7618RD, </w:delText>
              </w:r>
              <w:r w:rsidDel="00F22490">
                <w:delText xml:space="preserve">HL7648, HL7650, HL7688, </w:delText>
              </w:r>
              <w:r w:rsidDel="00F22490">
                <w:rPr>
                  <w:lang w:eastAsia="zh-CN"/>
                </w:rPr>
                <w:delText>HL7690 and HL7692</w:delText>
              </w:r>
            </w:del>
            <w:ins w:id="11769" w:author="Alban Roche" w:date="2017-08-02T14:40:00Z">
              <w:r w:rsidR="00F22490">
                <w:rPr>
                  <w:lang w:eastAsia="zh-CN"/>
                </w:rPr>
                <w:t>HL7800</w:t>
              </w:r>
            </w:ins>
          </w:p>
        </w:tc>
      </w:tr>
      <w:tr w:rsidR="0050740B" w:rsidRPr="00671C8B" w14:paraId="741FE419" w14:textId="77777777" w:rsidTr="00166AF3">
        <w:trPr>
          <w:trHeight w:val="315"/>
        </w:trPr>
        <w:tc>
          <w:tcPr>
            <w:tcW w:w="1728" w:type="dxa"/>
          </w:tcPr>
          <w:p w14:paraId="37854A76" w14:textId="77777777" w:rsidR="0050740B" w:rsidRPr="00671C8B" w:rsidRDefault="0050740B" w:rsidP="00166AF3">
            <w:pPr>
              <w:pStyle w:val="TableBody"/>
              <w:keepNext/>
              <w:rPr>
                <w:rFonts w:ascii="Times New Roman" w:hAnsi="Times New Roman" w:cs="Times New Roman"/>
                <w:i/>
                <w:sz w:val="20"/>
                <w:szCs w:val="20"/>
              </w:rPr>
            </w:pPr>
            <w:r w:rsidRPr="00671C8B">
              <w:rPr>
                <w:i/>
              </w:rPr>
              <w:t>Test command</w:t>
            </w:r>
          </w:p>
          <w:p w14:paraId="0F865488" w14:textId="77777777" w:rsidR="0050740B" w:rsidRPr="00671C8B" w:rsidRDefault="0050740B" w:rsidP="00166AF3">
            <w:pPr>
              <w:pStyle w:val="TableBody"/>
              <w:keepNext/>
            </w:pPr>
          </w:p>
          <w:p w14:paraId="2F6599B5" w14:textId="77777777" w:rsidR="0050740B" w:rsidRPr="00671C8B" w:rsidRDefault="0050740B" w:rsidP="00166AF3">
            <w:pPr>
              <w:pStyle w:val="TableBody"/>
              <w:keepNext/>
              <w:rPr>
                <w:u w:val="single"/>
              </w:rPr>
            </w:pPr>
            <w:r w:rsidRPr="00671C8B">
              <w:rPr>
                <w:u w:val="single"/>
              </w:rPr>
              <w:t>Syntax</w:t>
            </w:r>
          </w:p>
          <w:p w14:paraId="67C68659" w14:textId="77777777" w:rsidR="0050740B" w:rsidRPr="00671C8B" w:rsidRDefault="0050740B" w:rsidP="00166AF3">
            <w:pPr>
              <w:pStyle w:val="TableBody"/>
              <w:keepNext/>
            </w:pPr>
            <w:r w:rsidRPr="00671C8B">
              <w:rPr>
                <w:b/>
              </w:rPr>
              <w:t>AT+CREG=?</w:t>
            </w:r>
          </w:p>
        </w:tc>
        <w:tc>
          <w:tcPr>
            <w:tcW w:w="7560" w:type="dxa"/>
          </w:tcPr>
          <w:p w14:paraId="461CFD1E" w14:textId="77777777" w:rsidR="0050740B" w:rsidRPr="00671C8B" w:rsidRDefault="0050740B" w:rsidP="00166AF3">
            <w:pPr>
              <w:pStyle w:val="TableBody"/>
              <w:keepNext/>
              <w:rPr>
                <w:rFonts w:ascii="Times New Roman" w:hAnsi="Times New Roman" w:cs="Times New Roman"/>
                <w:sz w:val="20"/>
                <w:szCs w:val="20"/>
                <w:u w:val="single"/>
              </w:rPr>
            </w:pPr>
          </w:p>
          <w:p w14:paraId="61273A3E" w14:textId="77777777" w:rsidR="0050740B" w:rsidRPr="00671C8B" w:rsidRDefault="0050740B" w:rsidP="00166AF3">
            <w:pPr>
              <w:pStyle w:val="TableBody"/>
              <w:keepNext/>
              <w:rPr>
                <w:u w:val="single"/>
              </w:rPr>
            </w:pPr>
          </w:p>
          <w:p w14:paraId="38F24E44" w14:textId="77777777" w:rsidR="0050740B" w:rsidRPr="00671C8B" w:rsidRDefault="0050740B" w:rsidP="00166AF3">
            <w:pPr>
              <w:pStyle w:val="TableBody"/>
              <w:keepNext/>
              <w:rPr>
                <w:u w:val="single"/>
              </w:rPr>
            </w:pPr>
            <w:r w:rsidRPr="00671C8B">
              <w:rPr>
                <w:u w:val="single"/>
              </w:rPr>
              <w:t>Response</w:t>
            </w:r>
          </w:p>
          <w:p w14:paraId="42B15634" w14:textId="77777777" w:rsidR="0050740B" w:rsidRPr="00671C8B" w:rsidRDefault="0050740B" w:rsidP="00166AF3">
            <w:pPr>
              <w:pStyle w:val="TableBody"/>
              <w:keepNext/>
            </w:pPr>
            <w:r w:rsidRPr="00671C8B">
              <w:rPr>
                <w:b/>
                <w:snapToGrid w:val="0"/>
              </w:rPr>
              <w:t>+CREG:</w:t>
            </w:r>
            <w:r w:rsidRPr="00671C8B">
              <w:rPr>
                <w:snapToGrid w:val="0"/>
              </w:rPr>
              <w:t xml:space="preserve"> (list of supported </w:t>
            </w:r>
            <w:r w:rsidRPr="00671C8B">
              <w:rPr>
                <w:b/>
                <w:snapToGrid w:val="0"/>
              </w:rPr>
              <w:t>&lt;n&gt;</w:t>
            </w:r>
            <w:r w:rsidRPr="00671C8B">
              <w:rPr>
                <w:snapToGrid w:val="0"/>
              </w:rPr>
              <w:t>s)</w:t>
            </w:r>
          </w:p>
          <w:p w14:paraId="2844D804" w14:textId="77777777" w:rsidR="0050740B" w:rsidRPr="00671C8B" w:rsidRDefault="0050740B" w:rsidP="00166AF3">
            <w:pPr>
              <w:pStyle w:val="TableBody"/>
              <w:keepNext/>
              <w:rPr>
                <w:rFonts w:ascii="Times New Roman" w:hAnsi="Times New Roman" w:cs="Times New Roman"/>
                <w:sz w:val="20"/>
                <w:szCs w:val="20"/>
                <w:u w:val="single"/>
              </w:rPr>
            </w:pPr>
            <w:r w:rsidRPr="00671C8B">
              <w:rPr>
                <w:b/>
              </w:rPr>
              <w:t>OK</w:t>
            </w:r>
          </w:p>
        </w:tc>
      </w:tr>
      <w:tr w:rsidR="0050740B" w:rsidRPr="00671C8B" w14:paraId="18A0D0B0" w14:textId="77777777" w:rsidTr="00166AF3">
        <w:trPr>
          <w:trHeight w:val="273"/>
        </w:trPr>
        <w:tc>
          <w:tcPr>
            <w:tcW w:w="1728" w:type="dxa"/>
          </w:tcPr>
          <w:p w14:paraId="067E7A56" w14:textId="77777777" w:rsidR="0050740B" w:rsidRPr="00671C8B" w:rsidRDefault="0050740B" w:rsidP="00166AF3">
            <w:pPr>
              <w:pStyle w:val="TableBody"/>
              <w:rPr>
                <w:i/>
              </w:rPr>
            </w:pPr>
            <w:r w:rsidRPr="00671C8B">
              <w:rPr>
                <w:i/>
              </w:rPr>
              <w:t>Read command</w:t>
            </w:r>
          </w:p>
          <w:p w14:paraId="3D27F468" w14:textId="77777777" w:rsidR="0050740B" w:rsidRPr="00671C8B" w:rsidRDefault="0050740B" w:rsidP="00166AF3">
            <w:pPr>
              <w:pStyle w:val="TableBody"/>
            </w:pPr>
          </w:p>
          <w:p w14:paraId="40D81857" w14:textId="77777777" w:rsidR="0050740B" w:rsidRPr="00671C8B" w:rsidRDefault="0050740B" w:rsidP="00166AF3">
            <w:pPr>
              <w:pStyle w:val="TableBody"/>
              <w:rPr>
                <w:u w:val="single"/>
              </w:rPr>
            </w:pPr>
            <w:r w:rsidRPr="00671C8B">
              <w:rPr>
                <w:u w:val="single"/>
              </w:rPr>
              <w:t>Syntax</w:t>
            </w:r>
          </w:p>
          <w:p w14:paraId="3D2AA449" w14:textId="77777777" w:rsidR="0050740B" w:rsidRPr="00671C8B" w:rsidRDefault="0050740B" w:rsidP="00166AF3">
            <w:pPr>
              <w:pStyle w:val="TableBody"/>
              <w:rPr>
                <w:b/>
              </w:rPr>
            </w:pPr>
            <w:r w:rsidRPr="00671C8B">
              <w:rPr>
                <w:b/>
              </w:rPr>
              <w:t>AT+CREG?</w:t>
            </w:r>
          </w:p>
          <w:p w14:paraId="27ED66D4" w14:textId="77777777" w:rsidR="0050740B" w:rsidRPr="00671C8B" w:rsidRDefault="0050740B" w:rsidP="00166AF3">
            <w:pPr>
              <w:pStyle w:val="TableBody"/>
            </w:pPr>
          </w:p>
        </w:tc>
        <w:tc>
          <w:tcPr>
            <w:tcW w:w="7560" w:type="dxa"/>
          </w:tcPr>
          <w:p w14:paraId="598E927B" w14:textId="77777777" w:rsidR="0050740B" w:rsidRPr="00671C8B" w:rsidRDefault="0050740B" w:rsidP="00166AF3">
            <w:pPr>
              <w:pStyle w:val="TableBody"/>
            </w:pPr>
          </w:p>
          <w:p w14:paraId="4D964CC1" w14:textId="77777777" w:rsidR="0050740B" w:rsidRPr="00671C8B" w:rsidRDefault="0050740B" w:rsidP="00166AF3">
            <w:pPr>
              <w:pStyle w:val="TableBody"/>
            </w:pPr>
          </w:p>
          <w:p w14:paraId="1A0B5A50" w14:textId="77777777" w:rsidR="0050740B" w:rsidRPr="00671C8B" w:rsidRDefault="0050740B" w:rsidP="00166AF3">
            <w:pPr>
              <w:pStyle w:val="TableBody"/>
              <w:rPr>
                <w:u w:val="single"/>
              </w:rPr>
            </w:pPr>
            <w:r w:rsidRPr="00671C8B">
              <w:rPr>
                <w:u w:val="single"/>
              </w:rPr>
              <w:t>Response</w:t>
            </w:r>
          </w:p>
          <w:p w14:paraId="40946C81" w14:textId="77777777" w:rsidR="0050740B" w:rsidRPr="00671C8B" w:rsidRDefault="0050740B" w:rsidP="00166AF3">
            <w:pPr>
              <w:pStyle w:val="TableBody"/>
              <w:rPr>
                <w:b/>
              </w:rPr>
            </w:pPr>
            <w:r w:rsidRPr="00671C8B">
              <w:rPr>
                <w:b/>
              </w:rPr>
              <w:t>+CREG: &lt;n&gt;,&lt;stat&gt;[,&lt;lac&gt;,&lt;ci&gt;[,&lt;AcT&gt;]]</w:t>
            </w:r>
          </w:p>
          <w:p w14:paraId="1913689B" w14:textId="77777777" w:rsidR="0050740B" w:rsidRPr="00671C8B" w:rsidRDefault="0050740B" w:rsidP="00166AF3">
            <w:pPr>
              <w:pStyle w:val="TableBody"/>
            </w:pPr>
            <w:r w:rsidRPr="00671C8B">
              <w:rPr>
                <w:b/>
              </w:rPr>
              <w:t>OK</w:t>
            </w:r>
          </w:p>
        </w:tc>
      </w:tr>
      <w:tr w:rsidR="0050740B" w:rsidRPr="00671C8B" w14:paraId="0A217342" w14:textId="77777777" w:rsidTr="00166AF3">
        <w:trPr>
          <w:cantSplit w:val="0"/>
          <w:trHeight w:val="65"/>
        </w:trPr>
        <w:tc>
          <w:tcPr>
            <w:tcW w:w="1728" w:type="dxa"/>
          </w:tcPr>
          <w:p w14:paraId="6C72A343" w14:textId="77777777" w:rsidR="0050740B" w:rsidRPr="00671C8B" w:rsidRDefault="0050740B" w:rsidP="00166AF3">
            <w:pPr>
              <w:pStyle w:val="TableBody"/>
              <w:rPr>
                <w:i/>
              </w:rPr>
            </w:pPr>
            <w:r w:rsidRPr="00671C8B">
              <w:rPr>
                <w:i/>
              </w:rPr>
              <w:t>Write command</w:t>
            </w:r>
          </w:p>
          <w:p w14:paraId="04EE2B71" w14:textId="77777777" w:rsidR="0050740B" w:rsidRPr="00671C8B" w:rsidRDefault="0050740B" w:rsidP="00166AF3">
            <w:pPr>
              <w:pStyle w:val="TableBody"/>
            </w:pPr>
          </w:p>
          <w:p w14:paraId="40054952" w14:textId="77777777" w:rsidR="0050740B" w:rsidRPr="00671C8B" w:rsidRDefault="0050740B" w:rsidP="00166AF3">
            <w:pPr>
              <w:pStyle w:val="TableBody"/>
              <w:rPr>
                <w:u w:val="single"/>
              </w:rPr>
            </w:pPr>
            <w:r w:rsidRPr="00671C8B">
              <w:rPr>
                <w:u w:val="single"/>
              </w:rPr>
              <w:t>Syntax</w:t>
            </w:r>
          </w:p>
          <w:p w14:paraId="25DA9C44" w14:textId="77777777" w:rsidR="0050740B" w:rsidRPr="00671C8B" w:rsidRDefault="0050740B" w:rsidP="00166AF3">
            <w:pPr>
              <w:pStyle w:val="TableBody"/>
            </w:pPr>
            <w:r w:rsidRPr="00671C8B">
              <w:rPr>
                <w:b/>
              </w:rPr>
              <w:t>AT+CREG=[&lt;n&gt;]</w:t>
            </w:r>
          </w:p>
        </w:tc>
        <w:tc>
          <w:tcPr>
            <w:tcW w:w="7560" w:type="dxa"/>
          </w:tcPr>
          <w:p w14:paraId="4EA9AF80" w14:textId="77777777" w:rsidR="0050740B" w:rsidRPr="00671C8B" w:rsidRDefault="0050740B" w:rsidP="00166AF3">
            <w:pPr>
              <w:pStyle w:val="TableBody"/>
            </w:pPr>
          </w:p>
          <w:p w14:paraId="5EBE9053" w14:textId="77777777" w:rsidR="0050740B" w:rsidRPr="00671C8B" w:rsidRDefault="0050740B" w:rsidP="00166AF3">
            <w:pPr>
              <w:pStyle w:val="TableBody"/>
            </w:pPr>
          </w:p>
          <w:p w14:paraId="4FB39D4A" w14:textId="77777777" w:rsidR="0050740B" w:rsidRPr="00671C8B" w:rsidRDefault="0050740B" w:rsidP="00166AF3">
            <w:pPr>
              <w:pStyle w:val="TableBody"/>
              <w:rPr>
                <w:u w:val="single"/>
              </w:rPr>
            </w:pPr>
            <w:r w:rsidRPr="00671C8B">
              <w:rPr>
                <w:u w:val="single"/>
              </w:rPr>
              <w:t>Response</w:t>
            </w:r>
          </w:p>
          <w:p w14:paraId="38A5F141" w14:textId="77777777" w:rsidR="0050740B" w:rsidRPr="00671C8B" w:rsidRDefault="0050740B" w:rsidP="00166AF3">
            <w:pPr>
              <w:pStyle w:val="TableBody"/>
              <w:rPr>
                <w:b/>
              </w:rPr>
            </w:pPr>
            <w:r w:rsidRPr="00671C8B">
              <w:rPr>
                <w:b/>
              </w:rPr>
              <w:t>OK</w:t>
            </w:r>
          </w:p>
          <w:p w14:paraId="51252E7E" w14:textId="77777777" w:rsidR="0050740B" w:rsidRPr="007C1817" w:rsidRDefault="0050740B" w:rsidP="00166AF3">
            <w:pPr>
              <w:pStyle w:val="TableBody"/>
            </w:pPr>
          </w:p>
          <w:p w14:paraId="1A75767C" w14:textId="77777777" w:rsidR="0050740B" w:rsidRPr="00671C8B" w:rsidRDefault="0050740B" w:rsidP="00166AF3">
            <w:pPr>
              <w:pStyle w:val="TableBody"/>
            </w:pPr>
            <w:r w:rsidRPr="00671C8B">
              <w:t>or</w:t>
            </w:r>
          </w:p>
          <w:p w14:paraId="274F3D4D" w14:textId="77777777" w:rsidR="0050740B" w:rsidRPr="00671C8B" w:rsidRDefault="0050740B" w:rsidP="00166AF3">
            <w:pPr>
              <w:pStyle w:val="TableBody"/>
              <w:rPr>
                <w:b/>
              </w:rPr>
            </w:pPr>
            <w:r w:rsidRPr="00671C8B">
              <w:rPr>
                <w:b/>
              </w:rPr>
              <w:t>+CME ERROR: &lt;err&gt;</w:t>
            </w:r>
          </w:p>
          <w:p w14:paraId="25EF8D0A" w14:textId="77777777" w:rsidR="0050740B" w:rsidRPr="007C1817" w:rsidRDefault="0050740B" w:rsidP="00166AF3">
            <w:pPr>
              <w:pStyle w:val="TableBody"/>
            </w:pPr>
          </w:p>
          <w:p w14:paraId="720278D8" w14:textId="77777777" w:rsidR="0050740B" w:rsidRPr="00671C8B" w:rsidRDefault="0050740B" w:rsidP="00166AF3">
            <w:pPr>
              <w:pStyle w:val="TableBody"/>
              <w:rPr>
                <w:u w:val="single"/>
              </w:rPr>
            </w:pPr>
            <w:r w:rsidRPr="00671C8B">
              <w:rPr>
                <w:u w:val="single"/>
              </w:rPr>
              <w:t>Parameters</w:t>
            </w:r>
          </w:p>
          <w:p w14:paraId="63E2E9DB" w14:textId="77777777" w:rsidR="0050740B" w:rsidRPr="00671C8B" w:rsidRDefault="0050740B" w:rsidP="00166AF3">
            <w:pPr>
              <w:pStyle w:val="TableBody"/>
              <w:rPr>
                <w:snapToGrid w:val="0"/>
              </w:rPr>
            </w:pPr>
            <w:r w:rsidRPr="00671C8B">
              <w:rPr>
                <w:b/>
                <w:snapToGrid w:val="0"/>
              </w:rPr>
              <w:t>&lt;n&gt;</w:t>
            </w:r>
            <w:r w:rsidRPr="00671C8B">
              <w:rPr>
                <w:b/>
                <w:snapToGrid w:val="0"/>
              </w:rPr>
              <w:tab/>
            </w:r>
            <w:r w:rsidRPr="00671C8B">
              <w:rPr>
                <w:snapToGrid w:val="0"/>
                <w:u w:val="single"/>
              </w:rPr>
              <w:t>0</w:t>
            </w:r>
            <w:r w:rsidRPr="00671C8B">
              <w:rPr>
                <w:snapToGrid w:val="0"/>
              </w:rPr>
              <w:tab/>
              <w:t>Disable network registration unsolicited result code</w:t>
            </w:r>
          </w:p>
          <w:p w14:paraId="13326C46" w14:textId="77777777" w:rsidR="0050740B" w:rsidRPr="00671C8B" w:rsidRDefault="0050740B" w:rsidP="00166AF3">
            <w:pPr>
              <w:pStyle w:val="TableBody"/>
              <w:rPr>
                <w:snapToGrid w:val="0"/>
              </w:rPr>
            </w:pPr>
            <w:r w:rsidRPr="00671C8B">
              <w:rPr>
                <w:snapToGrid w:val="0"/>
              </w:rPr>
              <w:tab/>
              <w:t>1</w:t>
            </w:r>
            <w:r w:rsidRPr="00671C8B">
              <w:rPr>
                <w:snapToGrid w:val="0"/>
              </w:rPr>
              <w:tab/>
              <w:t xml:space="preserve">Enable network registration unsolicited result code </w:t>
            </w:r>
            <w:r w:rsidRPr="00671C8B">
              <w:rPr>
                <w:b/>
                <w:snapToGrid w:val="0"/>
              </w:rPr>
              <w:t>+CREG: &lt;stat&gt;</w:t>
            </w:r>
          </w:p>
          <w:p w14:paraId="10707A9F" w14:textId="77777777" w:rsidR="0050740B" w:rsidRPr="00671C8B" w:rsidRDefault="0050740B" w:rsidP="00166AF3">
            <w:pPr>
              <w:pStyle w:val="TableBody"/>
              <w:rPr>
                <w:snapToGrid w:val="0"/>
              </w:rPr>
            </w:pPr>
            <w:r w:rsidRPr="00671C8B">
              <w:rPr>
                <w:snapToGrid w:val="0"/>
              </w:rPr>
              <w:tab/>
              <w:t>2</w:t>
            </w:r>
            <w:r w:rsidRPr="00671C8B">
              <w:rPr>
                <w:snapToGrid w:val="0"/>
              </w:rPr>
              <w:tab/>
              <w:t xml:space="preserve">Enable network registration and location information unsolicited result code </w:t>
            </w:r>
            <w:r w:rsidRPr="00671C8B">
              <w:rPr>
                <w:snapToGrid w:val="0"/>
              </w:rPr>
              <w:tab/>
            </w:r>
            <w:r w:rsidRPr="00671C8B">
              <w:rPr>
                <w:snapToGrid w:val="0"/>
              </w:rPr>
              <w:tab/>
            </w:r>
            <w:r w:rsidRPr="00671C8B">
              <w:rPr>
                <w:snapToGrid w:val="0"/>
              </w:rPr>
              <w:tab/>
            </w:r>
            <w:r w:rsidRPr="00671C8B">
              <w:rPr>
                <w:b/>
                <w:snapToGrid w:val="0"/>
              </w:rPr>
              <w:t>+CREG: &lt;stat&gt;[,&lt;lac&gt;,&lt;ci&gt;[,&lt;Act&gt;]]</w:t>
            </w:r>
          </w:p>
          <w:p w14:paraId="461CDA49" w14:textId="77777777" w:rsidR="0050740B" w:rsidRPr="004226D1" w:rsidRDefault="0050740B" w:rsidP="00166AF3">
            <w:pPr>
              <w:pStyle w:val="TableBody"/>
            </w:pPr>
          </w:p>
          <w:p w14:paraId="5BEF0905" w14:textId="77777777" w:rsidR="0050740B" w:rsidRPr="00671C8B" w:rsidRDefault="0050740B" w:rsidP="00166AF3">
            <w:pPr>
              <w:pStyle w:val="TableBody"/>
              <w:rPr>
                <w:snapToGrid w:val="0"/>
              </w:rPr>
            </w:pPr>
            <w:r w:rsidRPr="00671C8B">
              <w:rPr>
                <w:b/>
                <w:snapToGrid w:val="0"/>
              </w:rPr>
              <w:t>&lt;stat&gt;</w:t>
            </w:r>
            <w:r w:rsidRPr="00671C8B">
              <w:rPr>
                <w:b/>
                <w:snapToGrid w:val="0"/>
              </w:rPr>
              <w:tab/>
            </w:r>
            <w:r w:rsidRPr="00671C8B">
              <w:rPr>
                <w:snapToGrid w:val="0"/>
                <w:u w:val="single"/>
              </w:rPr>
              <w:t>0</w:t>
            </w:r>
            <w:r w:rsidRPr="00671C8B">
              <w:rPr>
                <w:snapToGrid w:val="0"/>
              </w:rPr>
              <w:tab/>
              <w:t xml:space="preserve">Not registered, ME is not currently searching a new operator to </w:t>
            </w:r>
            <w:r w:rsidRPr="00671C8B">
              <w:rPr>
                <w:snapToGrid w:val="0"/>
              </w:rPr>
              <w:tab/>
              <w:t>register to</w:t>
            </w:r>
          </w:p>
          <w:p w14:paraId="7C39F13C" w14:textId="77777777" w:rsidR="0050740B" w:rsidRPr="00671C8B" w:rsidRDefault="0050740B" w:rsidP="00166AF3">
            <w:pPr>
              <w:pStyle w:val="TableBody"/>
              <w:rPr>
                <w:snapToGrid w:val="0"/>
              </w:rPr>
            </w:pPr>
            <w:r w:rsidRPr="00671C8B">
              <w:rPr>
                <w:snapToGrid w:val="0"/>
              </w:rPr>
              <w:tab/>
              <w:t>1</w:t>
            </w:r>
            <w:r w:rsidRPr="00671C8B">
              <w:rPr>
                <w:snapToGrid w:val="0"/>
              </w:rPr>
              <w:tab/>
              <w:t>Registered, home network</w:t>
            </w:r>
          </w:p>
          <w:p w14:paraId="55E884A1" w14:textId="77777777" w:rsidR="0050740B" w:rsidRPr="00671C8B" w:rsidRDefault="0050740B" w:rsidP="00166AF3">
            <w:pPr>
              <w:pStyle w:val="TableBody"/>
              <w:rPr>
                <w:snapToGrid w:val="0"/>
              </w:rPr>
            </w:pPr>
            <w:r w:rsidRPr="00671C8B">
              <w:rPr>
                <w:snapToGrid w:val="0"/>
              </w:rPr>
              <w:tab/>
              <w:t>2</w:t>
            </w:r>
            <w:r w:rsidRPr="00671C8B">
              <w:rPr>
                <w:snapToGrid w:val="0"/>
              </w:rPr>
              <w:tab/>
              <w:t xml:space="preserve">Not registered, but ME is currently </w:t>
            </w:r>
            <w:r w:rsidRPr="00671C8B">
              <w:rPr>
                <w:snapToGrid w:val="0"/>
              </w:rPr>
              <w:tab/>
              <w:t>searching a new operator to register to</w:t>
            </w:r>
          </w:p>
          <w:p w14:paraId="5434FBD0" w14:textId="77777777" w:rsidR="0050740B" w:rsidRPr="00671C8B" w:rsidRDefault="0050740B" w:rsidP="00166AF3">
            <w:pPr>
              <w:pStyle w:val="TableBody"/>
              <w:rPr>
                <w:snapToGrid w:val="0"/>
              </w:rPr>
            </w:pPr>
            <w:r w:rsidRPr="00671C8B">
              <w:rPr>
                <w:snapToGrid w:val="0"/>
              </w:rPr>
              <w:tab/>
              <w:t>3</w:t>
            </w:r>
            <w:r w:rsidRPr="00671C8B">
              <w:rPr>
                <w:snapToGrid w:val="0"/>
              </w:rPr>
              <w:tab/>
              <w:t>Registration denied</w:t>
            </w:r>
          </w:p>
          <w:p w14:paraId="0FAD46E9" w14:textId="77777777" w:rsidR="0050740B" w:rsidRPr="00671C8B" w:rsidRDefault="0050740B" w:rsidP="00166AF3">
            <w:pPr>
              <w:pStyle w:val="TableBody"/>
              <w:rPr>
                <w:snapToGrid w:val="0"/>
              </w:rPr>
            </w:pPr>
            <w:r w:rsidRPr="00671C8B">
              <w:rPr>
                <w:snapToGrid w:val="0"/>
              </w:rPr>
              <w:tab/>
              <w:t>4</w:t>
            </w:r>
            <w:r w:rsidRPr="00671C8B">
              <w:rPr>
                <w:snapToGrid w:val="0"/>
              </w:rPr>
              <w:tab/>
              <w:t>Unknown</w:t>
            </w:r>
          </w:p>
          <w:p w14:paraId="05862526" w14:textId="77777777" w:rsidR="0050740B" w:rsidRPr="00671C8B" w:rsidRDefault="0050740B" w:rsidP="00166AF3">
            <w:pPr>
              <w:pStyle w:val="TableBody"/>
              <w:rPr>
                <w:snapToGrid w:val="0"/>
              </w:rPr>
            </w:pPr>
            <w:r w:rsidRPr="00671C8B">
              <w:rPr>
                <w:snapToGrid w:val="0"/>
              </w:rPr>
              <w:tab/>
              <w:t>5</w:t>
            </w:r>
            <w:r w:rsidRPr="00671C8B">
              <w:rPr>
                <w:snapToGrid w:val="0"/>
              </w:rPr>
              <w:tab/>
              <w:t>Registered, roaming</w:t>
            </w:r>
          </w:p>
          <w:p w14:paraId="064BE7BE" w14:textId="77777777" w:rsidR="0050740B" w:rsidRDefault="0050740B" w:rsidP="00166AF3">
            <w:pPr>
              <w:pStyle w:val="TableBody"/>
              <w:rPr>
                <w:snapToGrid w:val="0"/>
              </w:rPr>
            </w:pPr>
          </w:p>
          <w:p w14:paraId="29061BB2" w14:textId="77777777" w:rsidR="0050740B" w:rsidRPr="004226D1" w:rsidRDefault="0050740B" w:rsidP="00166AF3">
            <w:pPr>
              <w:pStyle w:val="TableBody"/>
              <w:rPr>
                <w:snapToGrid w:val="0"/>
                <w:sz w:val="12"/>
                <w:szCs w:val="12"/>
              </w:rPr>
            </w:pPr>
          </w:p>
          <w:p w14:paraId="6A6153ED" w14:textId="77777777" w:rsidR="0050740B" w:rsidRPr="00671C8B" w:rsidRDefault="0050740B" w:rsidP="00166AF3">
            <w:pPr>
              <w:pStyle w:val="TableBody"/>
              <w:tabs>
                <w:tab w:val="left" w:pos="715"/>
                <w:tab w:val="left" w:pos="1064"/>
              </w:tabs>
              <w:rPr>
                <w:snapToGrid w:val="0"/>
              </w:rPr>
            </w:pPr>
            <w:r w:rsidRPr="00671C8B">
              <w:rPr>
                <w:b/>
                <w:snapToGrid w:val="0"/>
              </w:rPr>
              <w:t xml:space="preserve">&lt;lac&gt; </w:t>
            </w:r>
            <w:r w:rsidRPr="00671C8B">
              <w:rPr>
                <w:snapToGrid w:val="0"/>
              </w:rPr>
              <w:t>String type; two byte location area code in hexadecimal format (e.g. "00C3" equals 195 in decimal)</w:t>
            </w:r>
          </w:p>
          <w:p w14:paraId="32DDAA41" w14:textId="77777777" w:rsidR="0050740B" w:rsidRPr="00671C8B" w:rsidRDefault="0050740B" w:rsidP="00166AF3">
            <w:pPr>
              <w:pStyle w:val="TableBody"/>
              <w:tabs>
                <w:tab w:val="left" w:pos="715"/>
                <w:tab w:val="left" w:pos="1064"/>
              </w:tabs>
              <w:rPr>
                <w:b/>
                <w:snapToGrid w:val="0"/>
              </w:rPr>
            </w:pPr>
          </w:p>
          <w:p w14:paraId="7CD93C74" w14:textId="77777777" w:rsidR="0050740B" w:rsidRPr="00671C8B" w:rsidRDefault="0050740B" w:rsidP="00166AF3">
            <w:pPr>
              <w:pStyle w:val="TableBody"/>
              <w:rPr>
                <w:snapToGrid w:val="0"/>
              </w:rPr>
            </w:pPr>
            <w:r w:rsidRPr="00671C8B">
              <w:rPr>
                <w:b/>
                <w:snapToGrid w:val="0"/>
              </w:rPr>
              <w:t xml:space="preserve">&lt;ci&gt; </w:t>
            </w:r>
            <w:r w:rsidRPr="00671C8B">
              <w:rPr>
                <w:snapToGrid w:val="0"/>
              </w:rPr>
              <w:t xml:space="preserve">String type; four byte </w:t>
            </w:r>
            <w:r>
              <w:rPr>
                <w:snapToGrid w:val="0"/>
              </w:rPr>
              <w:t>UTRAN/</w:t>
            </w:r>
            <w:r w:rsidRPr="00671C8B">
              <w:rPr>
                <w:snapToGrid w:val="0"/>
              </w:rPr>
              <w:t>E-UTRAN cell ID in hexadecimal format</w:t>
            </w:r>
          </w:p>
          <w:p w14:paraId="34F11ADD" w14:textId="77777777" w:rsidR="0050740B" w:rsidRPr="00671C8B" w:rsidRDefault="0050740B" w:rsidP="00166AF3">
            <w:pPr>
              <w:pStyle w:val="TableBody"/>
              <w:rPr>
                <w:snapToGrid w:val="0"/>
              </w:rPr>
            </w:pPr>
          </w:p>
          <w:p w14:paraId="20A05958" w14:textId="77777777" w:rsidR="0050740B" w:rsidRDefault="0050740B" w:rsidP="00166AF3">
            <w:pPr>
              <w:pStyle w:val="TableBody"/>
              <w:rPr>
                <w:b/>
                <w:snapToGrid w:val="0"/>
              </w:rPr>
            </w:pPr>
            <w:r w:rsidRPr="00671C8B">
              <w:rPr>
                <w:b/>
                <w:snapToGrid w:val="0"/>
              </w:rPr>
              <w:t>&lt;AcT&gt;</w:t>
            </w:r>
            <w:r>
              <w:rPr>
                <w:b/>
                <w:snapToGrid w:val="0"/>
              </w:rPr>
              <w:tab/>
            </w:r>
            <w:r w:rsidRPr="00F533A0">
              <w:rPr>
                <w:snapToGrid w:val="0"/>
              </w:rPr>
              <w:tab/>
            </w:r>
            <w:commentRangeStart w:id="11770"/>
            <w:r w:rsidRPr="00F533A0">
              <w:rPr>
                <w:snapToGrid w:val="0"/>
              </w:rPr>
              <w:t>0</w:t>
            </w:r>
            <w:r w:rsidRPr="00F533A0">
              <w:rPr>
                <w:snapToGrid w:val="0"/>
              </w:rPr>
              <w:tab/>
              <w:t>GSM</w:t>
            </w:r>
            <w:commentRangeEnd w:id="11770"/>
            <w:r>
              <w:rPr>
                <w:rStyle w:val="CommentReference"/>
                <w:rFonts w:ascii="Verdana" w:hAnsi="Verdana" w:cs="Times New Roman"/>
                <w:lang w:eastAsia="en-US"/>
              </w:rPr>
              <w:commentReference w:id="11770"/>
            </w:r>
          </w:p>
          <w:p w14:paraId="42903C44" w14:textId="77777777" w:rsidR="0050740B" w:rsidRDefault="0050740B" w:rsidP="00166AF3">
            <w:pPr>
              <w:pStyle w:val="TableBody"/>
              <w:rPr>
                <w:snapToGrid w:val="0"/>
              </w:rPr>
            </w:pPr>
            <w:r>
              <w:rPr>
                <w:snapToGrid w:val="0"/>
              </w:rPr>
              <w:tab/>
            </w:r>
            <w:r>
              <w:rPr>
                <w:snapToGrid w:val="0"/>
              </w:rPr>
              <w:tab/>
            </w:r>
            <w:r w:rsidRPr="003845D6">
              <w:rPr>
                <w:snapToGrid w:val="0"/>
              </w:rPr>
              <w:t>2</w:t>
            </w:r>
            <w:r>
              <w:rPr>
                <w:snapToGrid w:val="0"/>
              </w:rPr>
              <w:tab/>
            </w:r>
            <w:r w:rsidRPr="003845D6">
              <w:rPr>
                <w:snapToGrid w:val="0"/>
              </w:rPr>
              <w:t>UTRAN</w:t>
            </w:r>
          </w:p>
          <w:p w14:paraId="3264D87E" w14:textId="77777777" w:rsidR="0050740B" w:rsidRDefault="0050740B" w:rsidP="00166AF3">
            <w:pPr>
              <w:pStyle w:val="TableBody"/>
              <w:rPr>
                <w:snapToGrid w:val="0"/>
              </w:rPr>
            </w:pPr>
            <w:r>
              <w:rPr>
                <w:snapToGrid w:val="0"/>
              </w:rPr>
              <w:tab/>
            </w:r>
            <w:r>
              <w:rPr>
                <w:snapToGrid w:val="0"/>
              </w:rPr>
              <w:tab/>
            </w:r>
            <w:commentRangeStart w:id="11771"/>
            <w:r>
              <w:rPr>
                <w:snapToGrid w:val="0"/>
              </w:rPr>
              <w:t>3</w:t>
            </w:r>
            <w:r>
              <w:rPr>
                <w:snapToGrid w:val="0"/>
              </w:rPr>
              <w:tab/>
              <w:t>GSM with EGPRS</w:t>
            </w:r>
            <w:commentRangeEnd w:id="11771"/>
            <w:r>
              <w:rPr>
                <w:rStyle w:val="CommentReference"/>
                <w:rFonts w:ascii="Verdana" w:hAnsi="Verdana" w:cs="Times New Roman"/>
                <w:lang w:eastAsia="en-US"/>
              </w:rPr>
              <w:commentReference w:id="11771"/>
            </w:r>
          </w:p>
          <w:p w14:paraId="61D220CE" w14:textId="77777777" w:rsidR="0050740B" w:rsidRDefault="0050740B" w:rsidP="00166AF3">
            <w:pPr>
              <w:pStyle w:val="TableBody"/>
              <w:rPr>
                <w:snapToGrid w:val="0"/>
              </w:rPr>
            </w:pPr>
            <w:r>
              <w:rPr>
                <w:snapToGrid w:val="0"/>
              </w:rPr>
              <w:tab/>
            </w:r>
            <w:r>
              <w:rPr>
                <w:snapToGrid w:val="0"/>
              </w:rPr>
              <w:tab/>
            </w:r>
            <w:r w:rsidRPr="003845D6">
              <w:rPr>
                <w:snapToGrid w:val="0"/>
              </w:rPr>
              <w:t>4</w:t>
            </w:r>
            <w:r>
              <w:rPr>
                <w:snapToGrid w:val="0"/>
              </w:rPr>
              <w:tab/>
            </w:r>
            <w:r w:rsidRPr="003845D6">
              <w:rPr>
                <w:snapToGrid w:val="0"/>
              </w:rPr>
              <w:t>UTRAN</w:t>
            </w:r>
            <w:r>
              <w:rPr>
                <w:snapToGrid w:val="0"/>
              </w:rPr>
              <w:t xml:space="preserve"> with </w:t>
            </w:r>
            <w:r w:rsidRPr="003845D6">
              <w:rPr>
                <w:snapToGrid w:val="0"/>
              </w:rPr>
              <w:t>HSDPA</w:t>
            </w:r>
          </w:p>
          <w:p w14:paraId="5541602B" w14:textId="77777777" w:rsidR="0050740B" w:rsidRDefault="0050740B" w:rsidP="00166AF3">
            <w:pPr>
              <w:pStyle w:val="TableBody"/>
              <w:rPr>
                <w:snapToGrid w:val="0"/>
              </w:rPr>
            </w:pPr>
            <w:r>
              <w:rPr>
                <w:snapToGrid w:val="0"/>
              </w:rPr>
              <w:tab/>
            </w:r>
            <w:r>
              <w:rPr>
                <w:snapToGrid w:val="0"/>
              </w:rPr>
              <w:tab/>
            </w:r>
            <w:r w:rsidRPr="003845D6">
              <w:rPr>
                <w:snapToGrid w:val="0"/>
              </w:rPr>
              <w:t>5</w:t>
            </w:r>
            <w:r>
              <w:rPr>
                <w:snapToGrid w:val="0"/>
              </w:rPr>
              <w:tab/>
            </w:r>
            <w:r w:rsidRPr="003845D6">
              <w:rPr>
                <w:snapToGrid w:val="0"/>
              </w:rPr>
              <w:t>UTRAN</w:t>
            </w:r>
            <w:r>
              <w:rPr>
                <w:snapToGrid w:val="0"/>
              </w:rPr>
              <w:t xml:space="preserve"> with </w:t>
            </w:r>
            <w:r w:rsidRPr="003845D6">
              <w:rPr>
                <w:snapToGrid w:val="0"/>
              </w:rPr>
              <w:t>HSUPA</w:t>
            </w:r>
          </w:p>
          <w:p w14:paraId="48132996" w14:textId="77777777" w:rsidR="0050740B" w:rsidRDefault="0050740B" w:rsidP="00166AF3">
            <w:pPr>
              <w:pStyle w:val="TableBody"/>
              <w:rPr>
                <w:snapToGrid w:val="0"/>
              </w:rPr>
            </w:pPr>
            <w:r>
              <w:rPr>
                <w:snapToGrid w:val="0"/>
              </w:rPr>
              <w:tab/>
            </w:r>
            <w:r>
              <w:rPr>
                <w:snapToGrid w:val="0"/>
              </w:rPr>
              <w:tab/>
            </w:r>
            <w:r w:rsidRPr="003845D6">
              <w:rPr>
                <w:snapToGrid w:val="0"/>
              </w:rPr>
              <w:t>6</w:t>
            </w:r>
            <w:r>
              <w:rPr>
                <w:snapToGrid w:val="0"/>
              </w:rPr>
              <w:tab/>
            </w:r>
            <w:r w:rsidRPr="003845D6">
              <w:rPr>
                <w:snapToGrid w:val="0"/>
              </w:rPr>
              <w:t>UTRAN</w:t>
            </w:r>
            <w:r>
              <w:rPr>
                <w:snapToGrid w:val="0"/>
              </w:rPr>
              <w:t xml:space="preserve"> with H</w:t>
            </w:r>
            <w:r w:rsidRPr="003845D6">
              <w:rPr>
                <w:snapToGrid w:val="0"/>
              </w:rPr>
              <w:t>SDPA</w:t>
            </w:r>
            <w:r>
              <w:rPr>
                <w:snapToGrid w:val="0"/>
              </w:rPr>
              <w:t xml:space="preserve"> </w:t>
            </w:r>
            <w:r w:rsidRPr="003845D6">
              <w:rPr>
                <w:snapToGrid w:val="0"/>
              </w:rPr>
              <w:t>and</w:t>
            </w:r>
            <w:r>
              <w:rPr>
                <w:snapToGrid w:val="0"/>
              </w:rPr>
              <w:t xml:space="preserve"> </w:t>
            </w:r>
            <w:r w:rsidRPr="003845D6">
              <w:rPr>
                <w:snapToGrid w:val="0"/>
              </w:rPr>
              <w:t>HSUPA</w:t>
            </w:r>
          </w:p>
          <w:p w14:paraId="222F42C6" w14:textId="77777777" w:rsidR="0050740B" w:rsidRPr="003845D6" w:rsidRDefault="0050740B" w:rsidP="00166AF3">
            <w:pPr>
              <w:pStyle w:val="TableBody"/>
              <w:rPr>
                <w:snapToGrid w:val="0"/>
              </w:rPr>
            </w:pPr>
            <w:r>
              <w:rPr>
                <w:snapToGrid w:val="0"/>
              </w:rPr>
              <w:tab/>
            </w:r>
            <w:r>
              <w:rPr>
                <w:snapToGrid w:val="0"/>
              </w:rPr>
              <w:tab/>
            </w:r>
            <w:r w:rsidRPr="003845D6">
              <w:t>7</w:t>
            </w:r>
            <w:r>
              <w:tab/>
            </w:r>
            <w:r w:rsidRPr="003845D6">
              <w:t>E-UTRAN</w:t>
            </w:r>
          </w:p>
        </w:tc>
      </w:tr>
      <w:tr w:rsidR="0050740B" w:rsidRPr="00671C8B" w14:paraId="72D32EE5" w14:textId="77777777" w:rsidTr="00166AF3">
        <w:trPr>
          <w:cantSplit w:val="0"/>
          <w:trHeight w:val="65"/>
        </w:trPr>
        <w:tc>
          <w:tcPr>
            <w:tcW w:w="1728" w:type="dxa"/>
          </w:tcPr>
          <w:p w14:paraId="404F6FD6" w14:textId="77777777" w:rsidR="0050740B" w:rsidRPr="00671C8B" w:rsidRDefault="0050740B" w:rsidP="00166AF3">
            <w:pPr>
              <w:pStyle w:val="TableBody"/>
              <w:keepNext/>
              <w:rPr>
                <w:i/>
              </w:rPr>
            </w:pPr>
            <w:r w:rsidRPr="00671C8B">
              <w:rPr>
                <w:i/>
              </w:rPr>
              <w:t>Unsolicited Notification</w:t>
            </w:r>
          </w:p>
        </w:tc>
        <w:tc>
          <w:tcPr>
            <w:tcW w:w="7560" w:type="dxa"/>
          </w:tcPr>
          <w:p w14:paraId="42823BCF" w14:textId="77777777" w:rsidR="0050740B" w:rsidRPr="00671C8B" w:rsidRDefault="0050740B" w:rsidP="00166AF3">
            <w:pPr>
              <w:pStyle w:val="TableBody"/>
              <w:keepNext/>
              <w:rPr>
                <w:u w:val="single"/>
              </w:rPr>
            </w:pPr>
            <w:r w:rsidRPr="00671C8B">
              <w:rPr>
                <w:u w:val="single"/>
              </w:rPr>
              <w:t>Response</w:t>
            </w:r>
          </w:p>
          <w:p w14:paraId="193D5097" w14:textId="77777777" w:rsidR="0050740B" w:rsidRPr="00671C8B" w:rsidRDefault="0050740B" w:rsidP="00166AF3">
            <w:pPr>
              <w:pStyle w:val="TableBody"/>
              <w:keepNext/>
            </w:pPr>
            <w:r w:rsidRPr="00671C8B">
              <w:t>When &lt;n&gt;=1 and there is a change in the ME network registration status code:</w:t>
            </w:r>
          </w:p>
          <w:p w14:paraId="604962E8" w14:textId="77777777" w:rsidR="0050740B" w:rsidRPr="00671C8B" w:rsidRDefault="0050740B" w:rsidP="00166AF3">
            <w:pPr>
              <w:pStyle w:val="TableBody"/>
              <w:keepNext/>
              <w:ind w:right="-108"/>
              <w:rPr>
                <w:b/>
                <w:snapToGrid w:val="0"/>
              </w:rPr>
            </w:pPr>
            <w:r w:rsidRPr="00671C8B">
              <w:rPr>
                <w:b/>
                <w:snapToGrid w:val="0"/>
              </w:rPr>
              <w:t>+CREG: &lt;stat&gt;</w:t>
            </w:r>
          </w:p>
          <w:p w14:paraId="7A644501" w14:textId="77777777" w:rsidR="0050740B" w:rsidRPr="00671C8B" w:rsidRDefault="0050740B" w:rsidP="00166AF3">
            <w:pPr>
              <w:pStyle w:val="TableBody"/>
              <w:keepNext/>
              <w:ind w:right="-108"/>
              <w:rPr>
                <w:b/>
                <w:snapToGrid w:val="0"/>
              </w:rPr>
            </w:pPr>
          </w:p>
          <w:p w14:paraId="73B838B0" w14:textId="77777777" w:rsidR="0050740B" w:rsidRPr="00671C8B" w:rsidRDefault="0050740B" w:rsidP="00166AF3">
            <w:pPr>
              <w:pStyle w:val="TableBody"/>
              <w:keepNext/>
              <w:ind w:right="-108"/>
              <w:rPr>
                <w:snapToGrid w:val="0"/>
              </w:rPr>
            </w:pPr>
            <w:r w:rsidRPr="00671C8B">
              <w:rPr>
                <w:snapToGrid w:val="0"/>
              </w:rPr>
              <w:t>When &lt;n&gt;=2 and there is a change in the network cell:</w:t>
            </w:r>
          </w:p>
          <w:p w14:paraId="7D63A58E" w14:textId="77777777" w:rsidR="0050740B" w:rsidRPr="00671C8B" w:rsidRDefault="0050740B" w:rsidP="00166AF3">
            <w:pPr>
              <w:pStyle w:val="TableBody"/>
              <w:keepNext/>
              <w:rPr>
                <w:snapToGrid w:val="0"/>
              </w:rPr>
            </w:pPr>
            <w:r w:rsidRPr="00671C8B">
              <w:rPr>
                <w:b/>
                <w:snapToGrid w:val="0"/>
              </w:rPr>
              <w:t>+CREG: &lt;stat&gt;[,&lt;lac&gt;,&lt;ci&gt;[,&lt;Act&gt;]]</w:t>
            </w:r>
          </w:p>
        </w:tc>
      </w:tr>
      <w:tr w:rsidR="0050740B" w:rsidRPr="00671C8B" w14:paraId="1A19168B" w14:textId="77777777" w:rsidTr="00166AF3">
        <w:trPr>
          <w:cantSplit w:val="0"/>
          <w:trHeight w:val="65"/>
        </w:trPr>
        <w:tc>
          <w:tcPr>
            <w:tcW w:w="1728" w:type="dxa"/>
          </w:tcPr>
          <w:p w14:paraId="2ABB0034" w14:textId="77777777" w:rsidR="0050740B" w:rsidRPr="00671C8B" w:rsidRDefault="0050740B" w:rsidP="00166AF3">
            <w:pPr>
              <w:pStyle w:val="TableBody"/>
              <w:keepNext/>
              <w:rPr>
                <w:i/>
              </w:rPr>
            </w:pPr>
            <w:r w:rsidRPr="00671C8B">
              <w:rPr>
                <w:u w:val="single"/>
              </w:rPr>
              <w:t>Notes</w:t>
            </w:r>
          </w:p>
        </w:tc>
        <w:tc>
          <w:tcPr>
            <w:tcW w:w="7560" w:type="dxa"/>
          </w:tcPr>
          <w:p w14:paraId="63038BDA" w14:textId="77777777" w:rsidR="0050740B" w:rsidRPr="00671C8B" w:rsidRDefault="0050740B" w:rsidP="00166AF3">
            <w:pPr>
              <w:pStyle w:val="TableBody"/>
              <w:keepNext/>
              <w:rPr>
                <w:u w:val="single"/>
              </w:rPr>
            </w:pPr>
            <w:r>
              <w:t xml:space="preserve">&lt;n&gt; is </w:t>
            </w:r>
            <w:r w:rsidRPr="00276097">
              <w:t xml:space="preserve">saved in non-volatile memory </w:t>
            </w:r>
            <w:r>
              <w:t xml:space="preserve">per AT port </w:t>
            </w:r>
            <w:r w:rsidRPr="00276097">
              <w:t>over module reboot</w:t>
            </w:r>
            <w:r>
              <w:t>.</w:t>
            </w:r>
          </w:p>
        </w:tc>
      </w:tr>
    </w:tbl>
    <w:p w14:paraId="4F829EFF" w14:textId="16F26572" w:rsidR="0050740B" w:rsidRPr="00671C8B" w:rsidDel="009453A7" w:rsidRDefault="0050740B" w:rsidP="0050740B">
      <w:pPr>
        <w:pStyle w:val="Heading2"/>
        <w:rPr>
          <w:del w:id="11772" w:author="Alban Roche" w:date="2017-08-02T16:38:00Z"/>
        </w:rPr>
      </w:pPr>
      <w:bookmarkStart w:id="11773" w:name="_Toc377570990"/>
      <w:bookmarkStart w:id="11774" w:name="_Toc377738638"/>
      <w:bookmarkStart w:id="11775" w:name="_Toc377745744"/>
      <w:bookmarkStart w:id="11776" w:name="_Toc377990391"/>
      <w:bookmarkStart w:id="11777" w:name="_Toc377994856"/>
      <w:bookmarkStart w:id="11778" w:name="_Toc378087392"/>
      <w:bookmarkStart w:id="11779" w:name="_Toc378173353"/>
      <w:bookmarkStart w:id="11780" w:name="_Toc378176348"/>
      <w:bookmarkStart w:id="11781" w:name="_Toc378178993"/>
      <w:bookmarkStart w:id="11782" w:name="_Toc378181649"/>
      <w:bookmarkStart w:id="11783" w:name="_Toc380052946"/>
      <w:bookmarkStart w:id="11784" w:name="_Toc380055551"/>
      <w:bookmarkStart w:id="11785" w:name="_Toc380058035"/>
      <w:bookmarkStart w:id="11786" w:name="_Toc380060643"/>
      <w:bookmarkStart w:id="11787" w:name="_Toc380406154"/>
      <w:bookmarkStart w:id="11788" w:name="_Toc345081358"/>
      <w:bookmarkStart w:id="11789" w:name="_Toc349753102"/>
      <w:bookmarkStart w:id="11790" w:name="_Toc349753994"/>
      <w:bookmarkStart w:id="11791" w:name="_Ref366745085"/>
      <w:bookmarkStart w:id="11792" w:name="_Ref369091516"/>
      <w:bookmarkStart w:id="11793" w:name="_Toc368586061"/>
      <w:bookmarkStart w:id="11794" w:name="_Toc486251647"/>
      <w:bookmarkEnd w:id="11773"/>
      <w:bookmarkEnd w:id="11774"/>
      <w:bookmarkEnd w:id="11775"/>
      <w:bookmarkEnd w:id="11776"/>
      <w:bookmarkEnd w:id="11777"/>
      <w:bookmarkEnd w:id="11778"/>
      <w:bookmarkEnd w:id="11779"/>
      <w:bookmarkEnd w:id="11780"/>
      <w:bookmarkEnd w:id="11781"/>
      <w:bookmarkEnd w:id="11782"/>
      <w:bookmarkEnd w:id="11783"/>
      <w:bookmarkEnd w:id="11784"/>
      <w:bookmarkEnd w:id="11785"/>
      <w:bookmarkEnd w:id="11786"/>
      <w:bookmarkEnd w:id="11787"/>
      <w:del w:id="11795" w:author="Alban Roche" w:date="2017-08-02T16:38:00Z">
        <w:r w:rsidRPr="00671C8B" w:rsidDel="009453A7">
          <w:delText xml:space="preserve">+CSSN Command: Supplementary Service </w:delText>
        </w:r>
        <w:bookmarkEnd w:id="11788"/>
        <w:r w:rsidRPr="00671C8B" w:rsidDel="009453A7">
          <w:delText>Notification</w:delText>
        </w:r>
        <w:bookmarkStart w:id="11796" w:name="_Toc489459645"/>
        <w:bookmarkEnd w:id="11789"/>
        <w:bookmarkEnd w:id="11790"/>
        <w:bookmarkEnd w:id="11791"/>
        <w:bookmarkEnd w:id="11792"/>
        <w:bookmarkEnd w:id="11793"/>
        <w:bookmarkEnd w:id="11794"/>
        <w:bookmarkEnd w:id="11796"/>
      </w:del>
    </w:p>
    <w:tbl>
      <w:tblPr>
        <w:tblStyle w:val="TableSWIleft"/>
        <w:tblW w:w="9288" w:type="dxa"/>
        <w:tblLayout w:type="fixed"/>
        <w:tblLook w:val="04A0" w:firstRow="1" w:lastRow="0" w:firstColumn="1" w:lastColumn="0" w:noHBand="0" w:noVBand="1"/>
      </w:tblPr>
      <w:tblGrid>
        <w:gridCol w:w="1728"/>
        <w:gridCol w:w="7560"/>
      </w:tblGrid>
      <w:tr w:rsidR="0050740B" w:rsidRPr="00671C8B" w:rsidDel="009453A7" w14:paraId="51DDB9DC" w14:textId="29636B1C" w:rsidTr="00166AF3">
        <w:trPr>
          <w:cnfStyle w:val="100000000000" w:firstRow="1" w:lastRow="0" w:firstColumn="0" w:lastColumn="0" w:oddVBand="0" w:evenVBand="0" w:oddHBand="0" w:evenHBand="0" w:firstRowFirstColumn="0" w:firstRowLastColumn="0" w:lastRowFirstColumn="0" w:lastRowLastColumn="0"/>
          <w:del w:id="11797" w:author="Alban Roche" w:date="2017-08-02T16:38:00Z"/>
        </w:trPr>
        <w:tc>
          <w:tcPr>
            <w:tcW w:w="9288" w:type="dxa"/>
            <w:gridSpan w:val="2"/>
          </w:tcPr>
          <w:p w14:paraId="611A87EF" w14:textId="366A5C4B" w:rsidR="0050740B" w:rsidRPr="00671C8B" w:rsidDel="009453A7" w:rsidRDefault="0050740B">
            <w:pPr>
              <w:pStyle w:val="TableRowHead"/>
              <w:spacing w:before="144" w:after="144"/>
              <w:rPr>
                <w:del w:id="11798" w:author="Alban Roche" w:date="2017-08-02T16:38:00Z"/>
                <w:bCs w:val="0"/>
              </w:rPr>
            </w:pPr>
            <w:del w:id="11799" w:author="Alban Roche" w:date="2017-08-02T14:40:00Z">
              <w:r w:rsidDel="00F22490">
                <w:delText>HL7618, HL7618RD, HL7648, HL7650, HL7688, HL7690 and HL7692</w:delText>
              </w:r>
            </w:del>
            <w:bookmarkStart w:id="11800" w:name="_Toc489459646"/>
            <w:bookmarkEnd w:id="11800"/>
          </w:p>
        </w:tc>
        <w:bookmarkStart w:id="11801" w:name="_Toc489459647"/>
        <w:bookmarkEnd w:id="11801"/>
      </w:tr>
      <w:tr w:rsidR="0050740B" w:rsidRPr="00671C8B" w:rsidDel="009453A7" w14:paraId="5D7AF41C" w14:textId="574E78A2" w:rsidTr="00166AF3">
        <w:trPr>
          <w:trHeight w:val="1221"/>
          <w:del w:id="11802" w:author="Alban Roche" w:date="2017-08-02T16:38:00Z"/>
        </w:trPr>
        <w:tc>
          <w:tcPr>
            <w:tcW w:w="1728" w:type="dxa"/>
          </w:tcPr>
          <w:p w14:paraId="42300530" w14:textId="30235A23" w:rsidR="0050740B" w:rsidRPr="00671C8B" w:rsidDel="009453A7" w:rsidRDefault="0050740B" w:rsidP="00166AF3">
            <w:pPr>
              <w:pStyle w:val="TableBody"/>
              <w:rPr>
                <w:del w:id="11803" w:author="Alban Roche" w:date="2017-08-02T16:38:00Z"/>
                <w:i/>
                <w:sz w:val="20"/>
                <w:szCs w:val="20"/>
              </w:rPr>
            </w:pPr>
            <w:del w:id="11804" w:author="Alban Roche" w:date="2017-08-02T16:38:00Z">
              <w:r w:rsidRPr="00671C8B" w:rsidDel="009453A7">
                <w:rPr>
                  <w:i/>
                </w:rPr>
                <w:delText>Test command</w:delText>
              </w:r>
              <w:bookmarkStart w:id="11805" w:name="_Toc489459648"/>
              <w:bookmarkEnd w:id="11805"/>
            </w:del>
          </w:p>
          <w:p w14:paraId="4743DB3A" w14:textId="5745BA25" w:rsidR="0050740B" w:rsidRPr="00671C8B" w:rsidDel="009453A7" w:rsidRDefault="0050740B" w:rsidP="00166AF3">
            <w:pPr>
              <w:pStyle w:val="TableBody"/>
              <w:rPr>
                <w:del w:id="11806" w:author="Alban Roche" w:date="2017-08-02T16:38:00Z"/>
              </w:rPr>
            </w:pPr>
            <w:bookmarkStart w:id="11807" w:name="_Toc489459649"/>
            <w:bookmarkEnd w:id="11807"/>
          </w:p>
          <w:p w14:paraId="113E2347" w14:textId="71E0D64F" w:rsidR="0050740B" w:rsidRPr="00671C8B" w:rsidDel="009453A7" w:rsidRDefault="0050740B" w:rsidP="00166AF3">
            <w:pPr>
              <w:pStyle w:val="TableBody"/>
              <w:rPr>
                <w:del w:id="11808" w:author="Alban Roche" w:date="2017-08-02T16:38:00Z"/>
                <w:u w:val="single"/>
              </w:rPr>
            </w:pPr>
            <w:del w:id="11809" w:author="Alban Roche" w:date="2017-08-02T16:38:00Z">
              <w:r w:rsidRPr="00671C8B" w:rsidDel="009453A7">
                <w:rPr>
                  <w:u w:val="single"/>
                </w:rPr>
                <w:delText>Syntax</w:delText>
              </w:r>
              <w:bookmarkStart w:id="11810" w:name="_Toc489459650"/>
              <w:bookmarkEnd w:id="11810"/>
            </w:del>
          </w:p>
          <w:p w14:paraId="17DC2127" w14:textId="31F590E5" w:rsidR="0050740B" w:rsidRPr="00671C8B" w:rsidDel="009453A7" w:rsidRDefault="0050740B" w:rsidP="00166AF3">
            <w:pPr>
              <w:pStyle w:val="TableBody"/>
              <w:rPr>
                <w:del w:id="11811" w:author="Alban Roche" w:date="2017-08-02T16:38:00Z"/>
                <w:b/>
              </w:rPr>
            </w:pPr>
            <w:del w:id="11812" w:author="Alban Roche" w:date="2017-08-02T16:38:00Z">
              <w:r w:rsidRPr="00671C8B" w:rsidDel="009453A7">
                <w:rPr>
                  <w:b/>
                </w:rPr>
                <w:delText>AT+CSSN=?</w:delText>
              </w:r>
              <w:bookmarkStart w:id="11813" w:name="_Toc489459651"/>
              <w:bookmarkEnd w:id="11813"/>
            </w:del>
          </w:p>
        </w:tc>
        <w:tc>
          <w:tcPr>
            <w:tcW w:w="7560" w:type="dxa"/>
          </w:tcPr>
          <w:p w14:paraId="72F09E25" w14:textId="34C465D4" w:rsidR="0050740B" w:rsidRPr="00671C8B" w:rsidDel="009453A7" w:rsidRDefault="0050740B" w:rsidP="00166AF3">
            <w:pPr>
              <w:pStyle w:val="TableBody"/>
              <w:rPr>
                <w:del w:id="11814" w:author="Alban Roche" w:date="2017-08-02T16:38:00Z"/>
                <w:sz w:val="20"/>
                <w:szCs w:val="20"/>
                <w:u w:val="single"/>
              </w:rPr>
            </w:pPr>
            <w:bookmarkStart w:id="11815" w:name="_Toc489459652"/>
            <w:bookmarkEnd w:id="11815"/>
          </w:p>
          <w:p w14:paraId="13EFEE80" w14:textId="6D83382D" w:rsidR="0050740B" w:rsidRPr="00671C8B" w:rsidDel="009453A7" w:rsidRDefault="0050740B" w:rsidP="00166AF3">
            <w:pPr>
              <w:pStyle w:val="TableBody"/>
              <w:rPr>
                <w:del w:id="11816" w:author="Alban Roche" w:date="2017-08-02T16:38:00Z"/>
                <w:u w:val="single"/>
              </w:rPr>
            </w:pPr>
            <w:bookmarkStart w:id="11817" w:name="_Toc489459653"/>
            <w:bookmarkEnd w:id="11817"/>
          </w:p>
          <w:p w14:paraId="769D5E1E" w14:textId="005D3987" w:rsidR="0050740B" w:rsidRPr="00671C8B" w:rsidDel="009453A7" w:rsidRDefault="0050740B" w:rsidP="00166AF3">
            <w:pPr>
              <w:pStyle w:val="TableBody"/>
              <w:rPr>
                <w:del w:id="11818" w:author="Alban Roche" w:date="2017-08-02T16:38:00Z"/>
                <w:u w:val="single"/>
              </w:rPr>
            </w:pPr>
            <w:del w:id="11819" w:author="Alban Roche" w:date="2017-08-02T16:38:00Z">
              <w:r w:rsidRPr="00671C8B" w:rsidDel="009453A7">
                <w:rPr>
                  <w:u w:val="single"/>
                </w:rPr>
                <w:delText>Response</w:delText>
              </w:r>
              <w:bookmarkStart w:id="11820" w:name="_Toc489459654"/>
              <w:bookmarkEnd w:id="11820"/>
            </w:del>
          </w:p>
          <w:p w14:paraId="0E3098E4" w14:textId="6237037C" w:rsidR="0050740B" w:rsidRPr="00671C8B" w:rsidDel="009453A7" w:rsidRDefault="0050740B" w:rsidP="00166AF3">
            <w:pPr>
              <w:pStyle w:val="TableBody"/>
              <w:rPr>
                <w:del w:id="11821" w:author="Alban Roche" w:date="2017-08-02T16:38:00Z"/>
                <w:snapToGrid w:val="0"/>
              </w:rPr>
            </w:pPr>
            <w:del w:id="11822" w:author="Alban Roche" w:date="2017-08-02T16:38:00Z">
              <w:r w:rsidRPr="00671C8B" w:rsidDel="009453A7">
                <w:rPr>
                  <w:b/>
                  <w:snapToGrid w:val="0"/>
                </w:rPr>
                <w:delText>+CSSN:</w:delText>
              </w:r>
              <w:r w:rsidRPr="00671C8B" w:rsidDel="009453A7">
                <w:rPr>
                  <w:snapToGrid w:val="0"/>
                </w:rPr>
                <w:delText xml:space="preserve"> (list of supported </w:delText>
              </w:r>
              <w:r w:rsidRPr="00671C8B" w:rsidDel="009453A7">
                <w:rPr>
                  <w:b/>
                  <w:snapToGrid w:val="0"/>
                </w:rPr>
                <w:delText>&lt;n&gt;</w:delText>
              </w:r>
              <w:r w:rsidRPr="00671C8B" w:rsidDel="009453A7">
                <w:rPr>
                  <w:snapToGrid w:val="0"/>
                </w:rPr>
                <w:delText xml:space="preserve">s), (list of supported </w:delText>
              </w:r>
              <w:r w:rsidRPr="00671C8B" w:rsidDel="009453A7">
                <w:rPr>
                  <w:b/>
                  <w:snapToGrid w:val="0"/>
                </w:rPr>
                <w:delText>&lt;m&gt;</w:delText>
              </w:r>
              <w:r w:rsidRPr="00671C8B" w:rsidDel="009453A7">
                <w:rPr>
                  <w:snapToGrid w:val="0"/>
                </w:rPr>
                <w:delText>s)</w:delText>
              </w:r>
              <w:bookmarkStart w:id="11823" w:name="_Toc489459655"/>
              <w:bookmarkEnd w:id="11823"/>
            </w:del>
          </w:p>
          <w:p w14:paraId="79661D32" w14:textId="172DE8F3" w:rsidR="0050740B" w:rsidRPr="00671C8B" w:rsidDel="009453A7" w:rsidRDefault="0050740B" w:rsidP="00166AF3">
            <w:pPr>
              <w:pStyle w:val="TableBody"/>
              <w:rPr>
                <w:del w:id="11824" w:author="Alban Roche" w:date="2017-08-02T16:38:00Z"/>
                <w:b/>
                <w:snapToGrid w:val="0"/>
              </w:rPr>
            </w:pPr>
            <w:del w:id="11825" w:author="Alban Roche" w:date="2017-08-02T16:38:00Z">
              <w:r w:rsidRPr="00671C8B" w:rsidDel="009453A7">
                <w:rPr>
                  <w:b/>
                  <w:snapToGrid w:val="0"/>
                </w:rPr>
                <w:delText>OK</w:delText>
              </w:r>
              <w:bookmarkStart w:id="11826" w:name="_Toc489459656"/>
              <w:bookmarkEnd w:id="11826"/>
            </w:del>
          </w:p>
        </w:tc>
        <w:bookmarkStart w:id="11827" w:name="_Toc489459657"/>
        <w:bookmarkEnd w:id="11827"/>
      </w:tr>
      <w:tr w:rsidR="0050740B" w:rsidRPr="00671C8B" w:rsidDel="009453A7" w14:paraId="1E289DAA" w14:textId="42E6BD50" w:rsidTr="00166AF3">
        <w:trPr>
          <w:trHeight w:val="1316"/>
          <w:del w:id="11828" w:author="Alban Roche" w:date="2017-08-02T16:38:00Z"/>
        </w:trPr>
        <w:tc>
          <w:tcPr>
            <w:tcW w:w="1728" w:type="dxa"/>
          </w:tcPr>
          <w:p w14:paraId="50F3B435" w14:textId="00D12ADC" w:rsidR="0050740B" w:rsidRPr="00671C8B" w:rsidDel="009453A7" w:rsidRDefault="0050740B" w:rsidP="00166AF3">
            <w:pPr>
              <w:pStyle w:val="TableBody"/>
              <w:rPr>
                <w:del w:id="11829" w:author="Alban Roche" w:date="2017-08-02T16:38:00Z"/>
                <w:i/>
                <w:sz w:val="20"/>
                <w:szCs w:val="20"/>
              </w:rPr>
            </w:pPr>
            <w:del w:id="11830" w:author="Alban Roche" w:date="2017-08-02T16:38:00Z">
              <w:r w:rsidRPr="00671C8B" w:rsidDel="009453A7">
                <w:rPr>
                  <w:i/>
                </w:rPr>
                <w:delText>Read command</w:delText>
              </w:r>
              <w:bookmarkStart w:id="11831" w:name="_Toc489459658"/>
              <w:bookmarkEnd w:id="11831"/>
            </w:del>
          </w:p>
          <w:p w14:paraId="30552D85" w14:textId="7365F38A" w:rsidR="0050740B" w:rsidRPr="00671C8B" w:rsidDel="009453A7" w:rsidRDefault="0050740B" w:rsidP="00166AF3">
            <w:pPr>
              <w:pStyle w:val="TableBody"/>
              <w:rPr>
                <w:del w:id="11832" w:author="Alban Roche" w:date="2017-08-02T16:38:00Z"/>
              </w:rPr>
            </w:pPr>
            <w:bookmarkStart w:id="11833" w:name="_Toc489459659"/>
            <w:bookmarkEnd w:id="11833"/>
          </w:p>
          <w:p w14:paraId="4EC0201B" w14:textId="20C83689" w:rsidR="0050740B" w:rsidRPr="00671C8B" w:rsidDel="009453A7" w:rsidRDefault="0050740B" w:rsidP="00166AF3">
            <w:pPr>
              <w:pStyle w:val="TableBody"/>
              <w:rPr>
                <w:del w:id="11834" w:author="Alban Roche" w:date="2017-08-02T16:38:00Z"/>
                <w:u w:val="single"/>
              </w:rPr>
            </w:pPr>
            <w:del w:id="11835" w:author="Alban Roche" w:date="2017-08-02T16:38:00Z">
              <w:r w:rsidRPr="00671C8B" w:rsidDel="009453A7">
                <w:rPr>
                  <w:u w:val="single"/>
                </w:rPr>
                <w:delText>Syntax</w:delText>
              </w:r>
              <w:bookmarkStart w:id="11836" w:name="_Toc489459660"/>
              <w:bookmarkEnd w:id="11836"/>
            </w:del>
          </w:p>
          <w:p w14:paraId="3B9C8F04" w14:textId="3EAFD864" w:rsidR="0050740B" w:rsidRPr="00671C8B" w:rsidDel="009453A7" w:rsidRDefault="0050740B" w:rsidP="00166AF3">
            <w:pPr>
              <w:pStyle w:val="TableBody"/>
              <w:rPr>
                <w:del w:id="11837" w:author="Alban Roche" w:date="2017-08-02T16:38:00Z"/>
                <w:b/>
              </w:rPr>
            </w:pPr>
            <w:del w:id="11838" w:author="Alban Roche" w:date="2017-08-02T16:38:00Z">
              <w:r w:rsidRPr="00671C8B" w:rsidDel="009453A7">
                <w:rPr>
                  <w:b/>
                </w:rPr>
                <w:delText>AT+CSSN?</w:delText>
              </w:r>
              <w:bookmarkStart w:id="11839" w:name="_Toc489459661"/>
              <w:bookmarkEnd w:id="11839"/>
            </w:del>
          </w:p>
        </w:tc>
        <w:tc>
          <w:tcPr>
            <w:tcW w:w="7560" w:type="dxa"/>
          </w:tcPr>
          <w:p w14:paraId="002752D1" w14:textId="7B0D51FC" w:rsidR="0050740B" w:rsidRPr="00671C8B" w:rsidDel="009453A7" w:rsidRDefault="0050740B" w:rsidP="00166AF3">
            <w:pPr>
              <w:pStyle w:val="TableBody"/>
              <w:rPr>
                <w:del w:id="11840" w:author="Alban Roche" w:date="2017-08-02T16:38:00Z"/>
                <w:sz w:val="20"/>
                <w:szCs w:val="20"/>
                <w:u w:val="single"/>
              </w:rPr>
            </w:pPr>
            <w:bookmarkStart w:id="11841" w:name="_Toc489459662"/>
            <w:bookmarkEnd w:id="11841"/>
          </w:p>
          <w:p w14:paraId="7FA0BE8A" w14:textId="490F32B2" w:rsidR="0050740B" w:rsidRPr="00671C8B" w:rsidDel="009453A7" w:rsidRDefault="0050740B" w:rsidP="00166AF3">
            <w:pPr>
              <w:pStyle w:val="TableBody"/>
              <w:rPr>
                <w:del w:id="11842" w:author="Alban Roche" w:date="2017-08-02T16:38:00Z"/>
                <w:u w:val="single"/>
              </w:rPr>
            </w:pPr>
            <w:bookmarkStart w:id="11843" w:name="_Toc489459663"/>
            <w:bookmarkEnd w:id="11843"/>
          </w:p>
          <w:p w14:paraId="54BAB130" w14:textId="3C2934A7" w:rsidR="0050740B" w:rsidRPr="00671C8B" w:rsidDel="009453A7" w:rsidRDefault="0050740B" w:rsidP="00166AF3">
            <w:pPr>
              <w:pStyle w:val="TableBody"/>
              <w:rPr>
                <w:del w:id="11844" w:author="Alban Roche" w:date="2017-08-02T16:38:00Z"/>
                <w:u w:val="single"/>
              </w:rPr>
            </w:pPr>
            <w:del w:id="11845" w:author="Alban Roche" w:date="2017-08-02T16:38:00Z">
              <w:r w:rsidRPr="00671C8B" w:rsidDel="009453A7">
                <w:rPr>
                  <w:u w:val="single"/>
                </w:rPr>
                <w:delText>Response</w:delText>
              </w:r>
              <w:bookmarkStart w:id="11846" w:name="_Toc489459664"/>
              <w:bookmarkEnd w:id="11846"/>
            </w:del>
          </w:p>
          <w:p w14:paraId="192C6CCF" w14:textId="09FA8B40" w:rsidR="0050740B" w:rsidRPr="00671C8B" w:rsidDel="009453A7" w:rsidRDefault="0050740B" w:rsidP="00166AF3">
            <w:pPr>
              <w:pStyle w:val="TableBody"/>
              <w:rPr>
                <w:del w:id="11847" w:author="Alban Roche" w:date="2017-08-02T16:38:00Z"/>
                <w:b/>
                <w:snapToGrid w:val="0"/>
              </w:rPr>
            </w:pPr>
            <w:del w:id="11848" w:author="Alban Roche" w:date="2017-08-02T16:38:00Z">
              <w:r w:rsidRPr="00671C8B" w:rsidDel="009453A7">
                <w:rPr>
                  <w:b/>
                  <w:snapToGrid w:val="0"/>
                </w:rPr>
                <w:delText>+CSSN: &lt;n&gt;,&lt;m&gt;</w:delText>
              </w:r>
              <w:bookmarkStart w:id="11849" w:name="_Toc489459665"/>
              <w:bookmarkEnd w:id="11849"/>
            </w:del>
          </w:p>
          <w:p w14:paraId="58570A07" w14:textId="422C91EB" w:rsidR="0050740B" w:rsidRPr="00671C8B" w:rsidDel="009453A7" w:rsidRDefault="0050740B" w:rsidP="00166AF3">
            <w:pPr>
              <w:pStyle w:val="TableBody"/>
              <w:rPr>
                <w:del w:id="11850" w:author="Alban Roche" w:date="2017-08-02T16:38:00Z"/>
                <w:b/>
                <w:snapToGrid w:val="0"/>
              </w:rPr>
            </w:pPr>
            <w:del w:id="11851" w:author="Alban Roche" w:date="2017-08-02T16:38:00Z">
              <w:r w:rsidRPr="00671C8B" w:rsidDel="009453A7">
                <w:rPr>
                  <w:b/>
                  <w:snapToGrid w:val="0"/>
                </w:rPr>
                <w:delText>OK</w:delText>
              </w:r>
              <w:bookmarkStart w:id="11852" w:name="_Toc489459666"/>
              <w:bookmarkEnd w:id="11852"/>
            </w:del>
          </w:p>
        </w:tc>
        <w:bookmarkStart w:id="11853" w:name="_Toc489459667"/>
        <w:bookmarkEnd w:id="11853"/>
      </w:tr>
      <w:tr w:rsidR="0050740B" w:rsidRPr="00671C8B" w:rsidDel="009453A7" w14:paraId="32E62EFC" w14:textId="1C542C5A" w:rsidTr="00166AF3">
        <w:trPr>
          <w:cantSplit w:val="0"/>
          <w:trHeight w:val="65"/>
          <w:del w:id="11854" w:author="Alban Roche" w:date="2017-08-02T16:38:00Z"/>
        </w:trPr>
        <w:tc>
          <w:tcPr>
            <w:tcW w:w="0" w:type="dxa"/>
          </w:tcPr>
          <w:p w14:paraId="1735448C" w14:textId="046ACC97" w:rsidR="0050740B" w:rsidRPr="00671C8B" w:rsidDel="009453A7" w:rsidRDefault="0050740B" w:rsidP="00166AF3">
            <w:pPr>
              <w:pStyle w:val="TableBody"/>
              <w:rPr>
                <w:del w:id="11855" w:author="Alban Roche" w:date="2017-08-02T16:38:00Z"/>
                <w:i/>
                <w:sz w:val="20"/>
                <w:szCs w:val="20"/>
              </w:rPr>
            </w:pPr>
            <w:del w:id="11856" w:author="Alban Roche" w:date="2017-08-02T16:38:00Z">
              <w:r w:rsidRPr="00671C8B" w:rsidDel="009453A7">
                <w:rPr>
                  <w:i/>
                </w:rPr>
                <w:delText>Write command</w:delText>
              </w:r>
              <w:bookmarkStart w:id="11857" w:name="_Toc489459668"/>
              <w:bookmarkEnd w:id="11857"/>
            </w:del>
          </w:p>
          <w:p w14:paraId="719374C4" w14:textId="1037603A" w:rsidR="0050740B" w:rsidRPr="00671C8B" w:rsidDel="009453A7" w:rsidRDefault="0050740B" w:rsidP="00166AF3">
            <w:pPr>
              <w:pStyle w:val="TableBody"/>
              <w:rPr>
                <w:del w:id="11858" w:author="Alban Roche" w:date="2017-08-02T16:38:00Z"/>
              </w:rPr>
            </w:pPr>
            <w:bookmarkStart w:id="11859" w:name="_Toc489459669"/>
            <w:bookmarkEnd w:id="11859"/>
          </w:p>
          <w:p w14:paraId="40F36F1A" w14:textId="5A92921E" w:rsidR="0050740B" w:rsidRPr="00671C8B" w:rsidDel="009453A7" w:rsidRDefault="0050740B" w:rsidP="00166AF3">
            <w:pPr>
              <w:pStyle w:val="TableBody"/>
              <w:rPr>
                <w:del w:id="11860" w:author="Alban Roche" w:date="2017-08-02T16:38:00Z"/>
                <w:u w:val="single"/>
              </w:rPr>
            </w:pPr>
            <w:del w:id="11861" w:author="Alban Roche" w:date="2017-08-02T16:38:00Z">
              <w:r w:rsidRPr="00671C8B" w:rsidDel="009453A7">
                <w:rPr>
                  <w:u w:val="single"/>
                </w:rPr>
                <w:delText>Syntax</w:delText>
              </w:r>
              <w:bookmarkStart w:id="11862" w:name="_Toc489459670"/>
              <w:bookmarkEnd w:id="11862"/>
            </w:del>
          </w:p>
          <w:p w14:paraId="55FA0180" w14:textId="38112ED0" w:rsidR="0050740B" w:rsidRPr="00671C8B" w:rsidDel="009453A7" w:rsidRDefault="0050740B" w:rsidP="00166AF3">
            <w:pPr>
              <w:pStyle w:val="TableBody"/>
              <w:rPr>
                <w:del w:id="11863" w:author="Alban Roche" w:date="2017-08-02T16:38:00Z"/>
              </w:rPr>
            </w:pPr>
            <w:del w:id="11864" w:author="Alban Roche" w:date="2017-08-02T16:38:00Z">
              <w:r w:rsidRPr="00671C8B" w:rsidDel="009453A7">
                <w:rPr>
                  <w:b/>
                </w:rPr>
                <w:delText>AT+CSSN</w:delText>
              </w:r>
              <w:r w:rsidRPr="00671C8B" w:rsidDel="009453A7">
                <w:rPr>
                  <w:b/>
                  <w:snapToGrid w:val="0"/>
                </w:rPr>
                <w:delText>=[&lt;n&gt;</w:delText>
              </w:r>
              <w:r w:rsidRPr="00671C8B" w:rsidDel="009453A7">
                <w:rPr>
                  <w:b/>
                  <w:snapToGrid w:val="0"/>
                </w:rPr>
                <w:br/>
                <w:delText>[,&lt;m&gt;]]</w:delText>
              </w:r>
              <w:bookmarkStart w:id="11865" w:name="_Toc489459671"/>
              <w:bookmarkEnd w:id="11865"/>
            </w:del>
          </w:p>
        </w:tc>
        <w:tc>
          <w:tcPr>
            <w:tcW w:w="0" w:type="dxa"/>
          </w:tcPr>
          <w:p w14:paraId="73186928" w14:textId="063DAF58" w:rsidR="0050740B" w:rsidRPr="00671C8B" w:rsidDel="009453A7" w:rsidRDefault="0050740B" w:rsidP="00166AF3">
            <w:pPr>
              <w:pStyle w:val="TableBody"/>
              <w:rPr>
                <w:del w:id="11866" w:author="Alban Roche" w:date="2017-08-02T16:38:00Z"/>
                <w:sz w:val="20"/>
                <w:szCs w:val="20"/>
                <w:u w:val="single"/>
              </w:rPr>
            </w:pPr>
            <w:bookmarkStart w:id="11867" w:name="_Toc489459672"/>
            <w:bookmarkEnd w:id="11867"/>
          </w:p>
          <w:p w14:paraId="0A8725AF" w14:textId="077C64EA" w:rsidR="0050740B" w:rsidRPr="00671C8B" w:rsidDel="009453A7" w:rsidRDefault="0050740B" w:rsidP="00166AF3">
            <w:pPr>
              <w:pStyle w:val="TableBody"/>
              <w:rPr>
                <w:del w:id="11868" w:author="Alban Roche" w:date="2017-08-02T16:38:00Z"/>
                <w:u w:val="single"/>
              </w:rPr>
            </w:pPr>
            <w:bookmarkStart w:id="11869" w:name="_Toc489459673"/>
            <w:bookmarkEnd w:id="11869"/>
          </w:p>
          <w:p w14:paraId="7DBD71AD" w14:textId="66B0EBF7" w:rsidR="0050740B" w:rsidRPr="00671C8B" w:rsidDel="009453A7" w:rsidRDefault="0050740B" w:rsidP="00166AF3">
            <w:pPr>
              <w:pStyle w:val="TableBody"/>
              <w:rPr>
                <w:del w:id="11870" w:author="Alban Roche" w:date="2017-08-02T16:38:00Z"/>
                <w:u w:val="single"/>
              </w:rPr>
            </w:pPr>
            <w:del w:id="11871" w:author="Alban Roche" w:date="2017-08-02T16:38:00Z">
              <w:r w:rsidRPr="00671C8B" w:rsidDel="009453A7">
                <w:rPr>
                  <w:u w:val="single"/>
                </w:rPr>
                <w:delText>Response</w:delText>
              </w:r>
              <w:bookmarkStart w:id="11872" w:name="_Toc489459674"/>
              <w:bookmarkEnd w:id="11872"/>
            </w:del>
          </w:p>
          <w:p w14:paraId="67BF0882" w14:textId="78D4036C" w:rsidR="0050740B" w:rsidRPr="00671C8B" w:rsidDel="009453A7" w:rsidRDefault="0050740B" w:rsidP="00166AF3">
            <w:pPr>
              <w:pStyle w:val="TableBody"/>
              <w:rPr>
                <w:del w:id="11873" w:author="Alban Roche" w:date="2017-08-02T16:38:00Z"/>
                <w:b/>
              </w:rPr>
            </w:pPr>
            <w:del w:id="11874" w:author="Alban Roche" w:date="2017-08-02T16:38:00Z">
              <w:r w:rsidRPr="00671C8B" w:rsidDel="009453A7">
                <w:rPr>
                  <w:b/>
                </w:rPr>
                <w:delText>OK</w:delText>
              </w:r>
              <w:bookmarkStart w:id="11875" w:name="_Toc489459675"/>
              <w:bookmarkEnd w:id="11875"/>
            </w:del>
          </w:p>
          <w:p w14:paraId="26B65D70" w14:textId="78942C6F" w:rsidR="0050740B" w:rsidRPr="00D86F43" w:rsidDel="009453A7" w:rsidRDefault="0050740B" w:rsidP="00166AF3">
            <w:pPr>
              <w:pStyle w:val="TableBody"/>
              <w:rPr>
                <w:del w:id="11876" w:author="Alban Roche" w:date="2017-08-02T16:38:00Z"/>
                <w:sz w:val="14"/>
                <w:szCs w:val="14"/>
              </w:rPr>
            </w:pPr>
            <w:bookmarkStart w:id="11877" w:name="_Toc489459676"/>
            <w:bookmarkEnd w:id="11877"/>
          </w:p>
          <w:p w14:paraId="3D2B4EFB" w14:textId="3E5F02D4" w:rsidR="0050740B" w:rsidRPr="00671C8B" w:rsidDel="009453A7" w:rsidRDefault="0050740B" w:rsidP="00166AF3">
            <w:pPr>
              <w:pStyle w:val="TableBody"/>
              <w:rPr>
                <w:del w:id="11878" w:author="Alban Roche" w:date="2017-08-02T16:38:00Z"/>
              </w:rPr>
            </w:pPr>
            <w:del w:id="11879" w:author="Alban Roche" w:date="2017-08-02T16:38:00Z">
              <w:r w:rsidRPr="00671C8B" w:rsidDel="009453A7">
                <w:delText>or</w:delText>
              </w:r>
              <w:bookmarkStart w:id="11880" w:name="_Toc489459677"/>
              <w:bookmarkEnd w:id="11880"/>
            </w:del>
          </w:p>
          <w:p w14:paraId="4181BCFD" w14:textId="31FB5CFC" w:rsidR="0050740B" w:rsidRPr="00671C8B" w:rsidDel="009453A7" w:rsidRDefault="0050740B" w:rsidP="00166AF3">
            <w:pPr>
              <w:pStyle w:val="TableBody"/>
              <w:rPr>
                <w:del w:id="11881" w:author="Alban Roche" w:date="2017-08-02T16:38:00Z"/>
                <w:b/>
              </w:rPr>
            </w:pPr>
            <w:del w:id="11882" w:author="Alban Roche" w:date="2017-08-02T16:38:00Z">
              <w:r w:rsidRPr="00671C8B" w:rsidDel="009453A7">
                <w:rPr>
                  <w:b/>
                </w:rPr>
                <w:delText>+CME ERROR: &lt;err&gt;</w:delText>
              </w:r>
              <w:bookmarkStart w:id="11883" w:name="_Toc489459678"/>
              <w:bookmarkEnd w:id="11883"/>
            </w:del>
          </w:p>
          <w:p w14:paraId="293C0C87" w14:textId="132B0A5D" w:rsidR="0050740B" w:rsidRPr="00671C8B" w:rsidDel="009453A7" w:rsidRDefault="0050740B" w:rsidP="00166AF3">
            <w:pPr>
              <w:pStyle w:val="TableBody"/>
              <w:rPr>
                <w:del w:id="11884" w:author="Alban Roche" w:date="2017-08-02T16:38:00Z"/>
              </w:rPr>
            </w:pPr>
            <w:bookmarkStart w:id="11885" w:name="_Toc489459679"/>
            <w:bookmarkEnd w:id="11885"/>
          </w:p>
          <w:p w14:paraId="7FB96FFB" w14:textId="31FD632F" w:rsidR="0050740B" w:rsidRPr="00671C8B" w:rsidDel="009453A7" w:rsidRDefault="0050740B" w:rsidP="00166AF3">
            <w:pPr>
              <w:pStyle w:val="TableBody"/>
              <w:rPr>
                <w:del w:id="11886" w:author="Alban Roche" w:date="2017-08-02T16:38:00Z"/>
                <w:u w:val="single"/>
              </w:rPr>
            </w:pPr>
            <w:del w:id="11887" w:author="Alban Roche" w:date="2017-08-02T16:38:00Z">
              <w:r w:rsidRPr="00671C8B" w:rsidDel="009453A7">
                <w:rPr>
                  <w:u w:val="single"/>
                </w:rPr>
                <w:delText>Parameters</w:delText>
              </w:r>
              <w:bookmarkStart w:id="11888" w:name="_Toc489459680"/>
              <w:bookmarkEnd w:id="11888"/>
            </w:del>
          </w:p>
          <w:p w14:paraId="0809E154" w14:textId="1DEAF645" w:rsidR="0050740B" w:rsidRPr="00671C8B" w:rsidDel="009453A7" w:rsidRDefault="0050740B" w:rsidP="00166AF3">
            <w:pPr>
              <w:pStyle w:val="TableBody"/>
              <w:rPr>
                <w:del w:id="11889" w:author="Alban Roche" w:date="2017-08-02T16:38:00Z"/>
                <w:snapToGrid w:val="0"/>
              </w:rPr>
            </w:pPr>
            <w:del w:id="11890" w:author="Alban Roche" w:date="2017-08-02T16:38:00Z">
              <w:r w:rsidRPr="00671C8B" w:rsidDel="009453A7">
                <w:rPr>
                  <w:b/>
                  <w:snapToGrid w:val="0"/>
                </w:rPr>
                <w:delText>&lt;n&gt;</w:delText>
              </w:r>
              <w:r w:rsidRPr="00671C8B" w:rsidDel="009453A7">
                <w:rPr>
                  <w:b/>
                  <w:snapToGrid w:val="0"/>
                </w:rPr>
                <w:tab/>
              </w:r>
              <w:r w:rsidRPr="00671C8B" w:rsidDel="009453A7">
                <w:rPr>
                  <w:snapToGrid w:val="0"/>
                  <w:u w:val="single"/>
                </w:rPr>
                <w:delText>0</w:delText>
              </w:r>
              <w:r w:rsidRPr="00671C8B" w:rsidDel="009453A7">
                <w:rPr>
                  <w:snapToGrid w:val="0"/>
                </w:rPr>
                <w:tab/>
                <w:delText>Disable +CSSI result code presentation status to the TE</w:delText>
              </w:r>
              <w:bookmarkStart w:id="11891" w:name="_Toc489459681"/>
              <w:bookmarkEnd w:id="11891"/>
            </w:del>
          </w:p>
          <w:p w14:paraId="7E1611C7" w14:textId="5C889481" w:rsidR="0050740B" w:rsidRPr="00671C8B" w:rsidDel="009453A7" w:rsidRDefault="0050740B" w:rsidP="00166AF3">
            <w:pPr>
              <w:pStyle w:val="TableBody"/>
              <w:rPr>
                <w:del w:id="11892" w:author="Alban Roche" w:date="2017-08-02T16:38:00Z"/>
                <w:snapToGrid w:val="0"/>
              </w:rPr>
            </w:pPr>
            <w:del w:id="11893" w:author="Alban Roche" w:date="2017-08-02T16:38:00Z">
              <w:r w:rsidRPr="00671C8B" w:rsidDel="009453A7">
                <w:rPr>
                  <w:snapToGrid w:val="0"/>
                </w:rPr>
                <w:tab/>
                <w:delText>1</w:delText>
              </w:r>
              <w:r w:rsidRPr="00671C8B" w:rsidDel="009453A7">
                <w:rPr>
                  <w:snapToGrid w:val="0"/>
                </w:rPr>
                <w:tab/>
                <w:delText>Enable +CSSI result code presentation status to the TE</w:delText>
              </w:r>
              <w:bookmarkStart w:id="11894" w:name="_Toc489459682"/>
              <w:bookmarkEnd w:id="11894"/>
            </w:del>
          </w:p>
          <w:p w14:paraId="2FB4FD53" w14:textId="7EB5FC5D" w:rsidR="0050740B" w:rsidRPr="00671C8B" w:rsidDel="009453A7" w:rsidRDefault="0050740B" w:rsidP="00166AF3">
            <w:pPr>
              <w:pStyle w:val="TableBody"/>
              <w:rPr>
                <w:del w:id="11895" w:author="Alban Roche" w:date="2017-08-02T16:38:00Z"/>
                <w:b/>
                <w:snapToGrid w:val="0"/>
              </w:rPr>
            </w:pPr>
            <w:bookmarkStart w:id="11896" w:name="_Toc489459683"/>
            <w:bookmarkEnd w:id="11896"/>
          </w:p>
          <w:p w14:paraId="4D6720B5" w14:textId="7335DCC7" w:rsidR="0050740B" w:rsidRPr="00671C8B" w:rsidDel="009453A7" w:rsidRDefault="0050740B" w:rsidP="00166AF3">
            <w:pPr>
              <w:pStyle w:val="TableBody"/>
              <w:rPr>
                <w:del w:id="11897" w:author="Alban Roche" w:date="2017-08-02T16:38:00Z"/>
                <w:snapToGrid w:val="0"/>
              </w:rPr>
            </w:pPr>
            <w:del w:id="11898" w:author="Alban Roche" w:date="2017-08-02T16:38:00Z">
              <w:r w:rsidRPr="00671C8B" w:rsidDel="009453A7">
                <w:rPr>
                  <w:b/>
                  <w:snapToGrid w:val="0"/>
                </w:rPr>
                <w:delText>&lt;m&gt;</w:delText>
              </w:r>
              <w:r w:rsidRPr="00671C8B" w:rsidDel="009453A7">
                <w:rPr>
                  <w:snapToGrid w:val="0"/>
                </w:rPr>
                <w:tab/>
              </w:r>
              <w:r w:rsidRPr="00671C8B" w:rsidDel="009453A7">
                <w:rPr>
                  <w:snapToGrid w:val="0"/>
                  <w:u w:val="single"/>
                </w:rPr>
                <w:delText>0</w:delText>
              </w:r>
              <w:r w:rsidRPr="00671C8B" w:rsidDel="009453A7">
                <w:rPr>
                  <w:snapToGrid w:val="0"/>
                </w:rPr>
                <w:tab/>
                <w:delText>Disable +CSSU result code presentation status to the TE</w:delText>
              </w:r>
              <w:bookmarkStart w:id="11899" w:name="_Toc489459684"/>
              <w:bookmarkEnd w:id="11899"/>
            </w:del>
          </w:p>
          <w:p w14:paraId="085EAB81" w14:textId="68E7B694" w:rsidR="0050740B" w:rsidRPr="00671C8B" w:rsidDel="009453A7" w:rsidRDefault="0050740B" w:rsidP="00166AF3">
            <w:pPr>
              <w:pStyle w:val="TableBody"/>
              <w:rPr>
                <w:del w:id="11900" w:author="Alban Roche" w:date="2017-08-02T16:38:00Z"/>
                <w:snapToGrid w:val="0"/>
              </w:rPr>
            </w:pPr>
            <w:del w:id="11901" w:author="Alban Roche" w:date="2017-08-02T16:38:00Z">
              <w:r w:rsidRPr="00671C8B" w:rsidDel="009453A7">
                <w:rPr>
                  <w:snapToGrid w:val="0"/>
                </w:rPr>
                <w:tab/>
                <w:delText>1</w:delText>
              </w:r>
              <w:r w:rsidRPr="00671C8B" w:rsidDel="009453A7">
                <w:rPr>
                  <w:snapToGrid w:val="0"/>
                </w:rPr>
                <w:tab/>
                <w:delText>Enable +CSS</w:delText>
              </w:r>
              <w:r w:rsidDel="009453A7">
                <w:rPr>
                  <w:snapToGrid w:val="0"/>
                </w:rPr>
                <w:delText>U</w:delText>
              </w:r>
              <w:r w:rsidRPr="00671C8B" w:rsidDel="009453A7">
                <w:rPr>
                  <w:snapToGrid w:val="0"/>
                </w:rPr>
                <w:delText xml:space="preserve"> result code presentation status to the TE</w:delText>
              </w:r>
              <w:bookmarkStart w:id="11902" w:name="_Toc489459685"/>
              <w:bookmarkEnd w:id="11902"/>
            </w:del>
          </w:p>
        </w:tc>
        <w:bookmarkStart w:id="11903" w:name="_Toc489459686"/>
        <w:bookmarkEnd w:id="11903"/>
      </w:tr>
      <w:tr w:rsidR="0050740B" w:rsidRPr="00671C8B" w:rsidDel="009453A7" w14:paraId="44C843C8" w14:textId="7455D440" w:rsidTr="00166AF3">
        <w:trPr>
          <w:trHeight w:val="65"/>
          <w:del w:id="11904" w:author="Alban Roche" w:date="2017-08-02T16:38:00Z"/>
        </w:trPr>
        <w:tc>
          <w:tcPr>
            <w:tcW w:w="1728" w:type="dxa"/>
          </w:tcPr>
          <w:p w14:paraId="43A53916" w14:textId="0E0FBCBC" w:rsidR="0050740B" w:rsidRPr="00671C8B" w:rsidDel="009453A7" w:rsidRDefault="0050740B" w:rsidP="00166AF3">
            <w:pPr>
              <w:pStyle w:val="TableBody"/>
              <w:rPr>
                <w:del w:id="11905" w:author="Alban Roche" w:date="2017-08-02T16:38:00Z"/>
                <w:i/>
              </w:rPr>
            </w:pPr>
            <w:del w:id="11906" w:author="Alban Roche" w:date="2017-08-02T16:38:00Z">
              <w:r w:rsidRPr="00671C8B" w:rsidDel="009453A7">
                <w:rPr>
                  <w:i/>
                </w:rPr>
                <w:delText>Unsolicited Notification</w:delText>
              </w:r>
              <w:bookmarkStart w:id="11907" w:name="_Toc489459687"/>
              <w:bookmarkEnd w:id="11907"/>
            </w:del>
          </w:p>
        </w:tc>
        <w:tc>
          <w:tcPr>
            <w:tcW w:w="7560" w:type="dxa"/>
          </w:tcPr>
          <w:p w14:paraId="348BDC08" w14:textId="79941672" w:rsidR="0050740B" w:rsidRPr="007A6F2C" w:rsidDel="009453A7" w:rsidRDefault="0050740B" w:rsidP="00166AF3">
            <w:pPr>
              <w:pStyle w:val="TableBody"/>
              <w:rPr>
                <w:del w:id="11908" w:author="Alban Roche" w:date="2017-08-02T16:38:00Z"/>
              </w:rPr>
            </w:pPr>
            <w:del w:id="11909" w:author="Alban Roche" w:date="2017-08-02T16:38:00Z">
              <w:r w:rsidRPr="007A6F2C" w:rsidDel="009453A7">
                <w:rPr>
                  <w:u w:val="single"/>
                </w:rPr>
                <w:delText>Response</w:delText>
              </w:r>
              <w:bookmarkStart w:id="11910" w:name="_Toc489459688"/>
              <w:bookmarkEnd w:id="11910"/>
            </w:del>
          </w:p>
          <w:p w14:paraId="7484ECFB" w14:textId="2874E334" w:rsidR="0050740B" w:rsidRPr="007A6F2C" w:rsidDel="009453A7" w:rsidRDefault="0050740B" w:rsidP="00166AF3">
            <w:pPr>
              <w:pStyle w:val="TableBody"/>
              <w:rPr>
                <w:del w:id="11911" w:author="Alban Roche" w:date="2017-08-02T16:38:00Z"/>
                <w:b/>
              </w:rPr>
            </w:pPr>
            <w:del w:id="11912" w:author="Alban Roche" w:date="2017-08-02T16:38:00Z">
              <w:r w:rsidRPr="007A6F2C" w:rsidDel="009453A7">
                <w:rPr>
                  <w:b/>
                </w:rPr>
                <w:delText>+CSSI : &lt;code1&gt;[,&lt;index&gt;]</w:delText>
              </w:r>
              <w:bookmarkStart w:id="11913" w:name="_Toc489459689"/>
              <w:bookmarkEnd w:id="11913"/>
            </w:del>
          </w:p>
          <w:p w14:paraId="2A843D5D" w14:textId="69B79C25" w:rsidR="0050740B" w:rsidRPr="007A6F2C" w:rsidDel="009453A7" w:rsidRDefault="0050740B" w:rsidP="00166AF3">
            <w:pPr>
              <w:pStyle w:val="TableBody"/>
              <w:rPr>
                <w:del w:id="11914" w:author="Alban Roche" w:date="2017-08-02T16:38:00Z"/>
                <w:b/>
              </w:rPr>
            </w:pPr>
            <w:del w:id="11915" w:author="Alban Roche" w:date="2017-08-02T16:38:00Z">
              <w:r w:rsidRPr="007A6F2C" w:rsidDel="009453A7">
                <w:rPr>
                  <w:b/>
                </w:rPr>
                <w:delText>+CSSU: &lt;code2&gt;[&lt;index&gt; [,&lt;number&gt;,&lt;type&gt;]]</w:delText>
              </w:r>
              <w:bookmarkStart w:id="11916" w:name="_Toc489459690"/>
              <w:bookmarkEnd w:id="11916"/>
            </w:del>
          </w:p>
          <w:p w14:paraId="2E32ED15" w14:textId="43EE22F7" w:rsidR="0050740B" w:rsidRPr="007A6F2C" w:rsidDel="009453A7" w:rsidRDefault="0050740B" w:rsidP="00166AF3">
            <w:pPr>
              <w:pStyle w:val="TableBody"/>
              <w:rPr>
                <w:del w:id="11917" w:author="Alban Roche" w:date="2017-08-02T16:38:00Z"/>
                <w:b/>
              </w:rPr>
            </w:pPr>
            <w:bookmarkStart w:id="11918" w:name="_Toc489459691"/>
            <w:bookmarkEnd w:id="11918"/>
          </w:p>
          <w:p w14:paraId="72BDFF5D" w14:textId="6423E49A" w:rsidR="0050740B" w:rsidRPr="00671C8B" w:rsidDel="009453A7" w:rsidRDefault="0050740B" w:rsidP="00166AF3">
            <w:pPr>
              <w:pStyle w:val="TableBody"/>
              <w:rPr>
                <w:del w:id="11919" w:author="Alban Roche" w:date="2017-08-02T16:38:00Z"/>
              </w:rPr>
            </w:pPr>
            <w:del w:id="11920" w:author="Alban Roche" w:date="2017-08-02T16:38:00Z">
              <w:r w:rsidRPr="00671C8B" w:rsidDel="009453A7">
                <w:rPr>
                  <w:u w:val="single"/>
                </w:rPr>
                <w:delText>Parameters</w:delText>
              </w:r>
              <w:bookmarkStart w:id="11921" w:name="_Toc489459692"/>
              <w:bookmarkEnd w:id="11921"/>
            </w:del>
          </w:p>
          <w:p w14:paraId="7DFA9096" w14:textId="5AA88294" w:rsidR="0050740B" w:rsidRPr="00671C8B" w:rsidDel="009453A7" w:rsidRDefault="0050740B" w:rsidP="00166AF3">
            <w:pPr>
              <w:pStyle w:val="TableBody"/>
              <w:rPr>
                <w:del w:id="11922" w:author="Alban Roche" w:date="2017-08-02T16:38:00Z"/>
              </w:rPr>
            </w:pPr>
            <w:del w:id="11923" w:author="Alban Roche" w:date="2017-08-02T16:38:00Z">
              <w:r w:rsidRPr="00671C8B" w:rsidDel="009453A7">
                <w:rPr>
                  <w:b/>
                </w:rPr>
                <w:delText>&lt;code1&gt;</w:delText>
              </w:r>
              <w:r w:rsidRPr="00671C8B" w:rsidDel="009453A7">
                <w:tab/>
                <w:delText>0</w:delText>
              </w:r>
              <w:r w:rsidRPr="00671C8B" w:rsidDel="009453A7">
                <w:tab/>
                <w:delText>Unconditional call forwarding is active</w:delText>
              </w:r>
              <w:bookmarkStart w:id="11924" w:name="_Toc489459693"/>
              <w:bookmarkEnd w:id="11924"/>
            </w:del>
          </w:p>
          <w:p w14:paraId="1089C9CC" w14:textId="42403A2A" w:rsidR="0050740B" w:rsidRPr="00671C8B" w:rsidDel="009453A7" w:rsidRDefault="0050740B" w:rsidP="00166AF3">
            <w:pPr>
              <w:pStyle w:val="TableBody"/>
              <w:rPr>
                <w:del w:id="11925" w:author="Alban Roche" w:date="2017-08-02T16:38:00Z"/>
              </w:rPr>
            </w:pPr>
            <w:del w:id="11926" w:author="Alban Roche" w:date="2017-08-02T16:38:00Z">
              <w:r w:rsidRPr="00671C8B" w:rsidDel="009453A7">
                <w:tab/>
              </w:r>
              <w:r w:rsidRPr="00671C8B" w:rsidDel="009453A7">
                <w:tab/>
                <w:delText>1</w:delText>
              </w:r>
              <w:r w:rsidRPr="00671C8B" w:rsidDel="009453A7">
                <w:tab/>
                <w:delText>Some of the conditional call forwarding are active</w:delText>
              </w:r>
              <w:bookmarkStart w:id="11927" w:name="_Toc489459694"/>
              <w:bookmarkEnd w:id="11927"/>
            </w:del>
          </w:p>
          <w:p w14:paraId="110F61F7" w14:textId="7E580507" w:rsidR="0050740B" w:rsidRPr="00671C8B" w:rsidDel="009453A7" w:rsidRDefault="0050740B" w:rsidP="00166AF3">
            <w:pPr>
              <w:pStyle w:val="TableBody"/>
              <w:rPr>
                <w:del w:id="11928" w:author="Alban Roche" w:date="2017-08-02T16:38:00Z"/>
              </w:rPr>
            </w:pPr>
            <w:del w:id="11929" w:author="Alban Roche" w:date="2017-08-02T16:38:00Z">
              <w:r w:rsidRPr="00671C8B" w:rsidDel="009453A7">
                <w:tab/>
              </w:r>
              <w:r w:rsidRPr="00671C8B" w:rsidDel="009453A7">
                <w:tab/>
                <w:delText>2</w:delText>
              </w:r>
              <w:r w:rsidRPr="00671C8B" w:rsidDel="009453A7">
                <w:tab/>
                <w:delText>Call has been forwarded</w:delText>
              </w:r>
              <w:bookmarkStart w:id="11930" w:name="_Toc489459695"/>
              <w:bookmarkEnd w:id="11930"/>
            </w:del>
          </w:p>
          <w:p w14:paraId="162E05D1" w14:textId="6B6921B4" w:rsidR="0050740B" w:rsidRPr="00671C8B" w:rsidDel="009453A7" w:rsidRDefault="0050740B" w:rsidP="00166AF3">
            <w:pPr>
              <w:pStyle w:val="TableBody"/>
              <w:rPr>
                <w:del w:id="11931" w:author="Alban Roche" w:date="2017-08-02T16:38:00Z"/>
              </w:rPr>
            </w:pPr>
            <w:del w:id="11932" w:author="Alban Roche" w:date="2017-08-02T16:38:00Z">
              <w:r w:rsidRPr="00671C8B" w:rsidDel="009453A7">
                <w:tab/>
              </w:r>
              <w:r w:rsidRPr="00671C8B" w:rsidDel="009453A7">
                <w:tab/>
                <w:delText>3</w:delText>
              </w:r>
              <w:r w:rsidRPr="00671C8B" w:rsidDel="009453A7">
                <w:tab/>
                <w:delText>Call is waiting</w:delText>
              </w:r>
              <w:bookmarkStart w:id="11933" w:name="_Toc489459696"/>
              <w:bookmarkEnd w:id="11933"/>
            </w:del>
          </w:p>
          <w:p w14:paraId="7EA1E888" w14:textId="558111EC" w:rsidR="0050740B" w:rsidRPr="00671C8B" w:rsidDel="009453A7" w:rsidRDefault="0050740B" w:rsidP="00166AF3">
            <w:pPr>
              <w:pStyle w:val="TableBody"/>
              <w:rPr>
                <w:del w:id="11934" w:author="Alban Roche" w:date="2017-08-02T16:38:00Z"/>
              </w:rPr>
            </w:pPr>
            <w:del w:id="11935" w:author="Alban Roche" w:date="2017-08-02T16:38:00Z">
              <w:r w:rsidRPr="00671C8B" w:rsidDel="009453A7">
                <w:tab/>
              </w:r>
              <w:r w:rsidRPr="00671C8B" w:rsidDel="009453A7">
                <w:tab/>
                <w:delText>4</w:delText>
              </w:r>
              <w:r w:rsidRPr="00671C8B" w:rsidDel="009453A7">
                <w:tab/>
                <w:delText>This is a CUG call (also &lt;index&gt; present)</w:delText>
              </w:r>
              <w:bookmarkStart w:id="11936" w:name="_Toc489459697"/>
              <w:bookmarkEnd w:id="11936"/>
            </w:del>
          </w:p>
          <w:p w14:paraId="24629FCC" w14:textId="3E2A3348" w:rsidR="0050740B" w:rsidRPr="00671C8B" w:rsidDel="009453A7" w:rsidRDefault="0050740B" w:rsidP="00166AF3">
            <w:pPr>
              <w:pStyle w:val="TableBody"/>
              <w:rPr>
                <w:del w:id="11937" w:author="Alban Roche" w:date="2017-08-02T16:38:00Z"/>
              </w:rPr>
            </w:pPr>
            <w:del w:id="11938" w:author="Alban Roche" w:date="2017-08-02T16:38:00Z">
              <w:r w:rsidRPr="00671C8B" w:rsidDel="009453A7">
                <w:tab/>
              </w:r>
              <w:r w:rsidRPr="00671C8B" w:rsidDel="009453A7">
                <w:tab/>
                <w:delText>5</w:delText>
              </w:r>
              <w:r w:rsidRPr="00671C8B" w:rsidDel="009453A7">
                <w:tab/>
                <w:delText>Outgoing calls are barred</w:delText>
              </w:r>
              <w:bookmarkStart w:id="11939" w:name="_Toc489459698"/>
              <w:bookmarkEnd w:id="11939"/>
            </w:del>
          </w:p>
          <w:p w14:paraId="76990848" w14:textId="799900BC" w:rsidR="0050740B" w:rsidRPr="00671C8B" w:rsidDel="009453A7" w:rsidRDefault="0050740B" w:rsidP="00166AF3">
            <w:pPr>
              <w:pStyle w:val="TableBody"/>
              <w:rPr>
                <w:del w:id="11940" w:author="Alban Roche" w:date="2017-08-02T16:38:00Z"/>
              </w:rPr>
            </w:pPr>
            <w:del w:id="11941" w:author="Alban Roche" w:date="2017-08-02T16:38:00Z">
              <w:r w:rsidRPr="00671C8B" w:rsidDel="009453A7">
                <w:tab/>
              </w:r>
              <w:r w:rsidRPr="00671C8B" w:rsidDel="009453A7">
                <w:tab/>
                <w:delText>6</w:delText>
              </w:r>
              <w:r w:rsidRPr="00671C8B" w:rsidDel="009453A7">
                <w:tab/>
                <w:delText>Incoming calls are barred</w:delText>
              </w:r>
              <w:bookmarkStart w:id="11942" w:name="_Toc489459699"/>
              <w:bookmarkEnd w:id="11942"/>
            </w:del>
          </w:p>
          <w:p w14:paraId="67DFB4AE" w14:textId="03F779AA" w:rsidR="0050740B" w:rsidRPr="00671C8B" w:rsidDel="009453A7" w:rsidRDefault="0050740B" w:rsidP="00166AF3">
            <w:pPr>
              <w:pStyle w:val="TableBody"/>
              <w:rPr>
                <w:del w:id="11943" w:author="Alban Roche" w:date="2017-08-02T16:38:00Z"/>
              </w:rPr>
            </w:pPr>
            <w:del w:id="11944" w:author="Alban Roche" w:date="2017-08-02T16:38:00Z">
              <w:r w:rsidRPr="00671C8B" w:rsidDel="009453A7">
                <w:tab/>
              </w:r>
              <w:r w:rsidRPr="00671C8B" w:rsidDel="009453A7">
                <w:tab/>
                <w:delText>7</w:delText>
              </w:r>
              <w:r w:rsidRPr="00671C8B" w:rsidDel="009453A7">
                <w:tab/>
                <w:delText>CLIR suppression rejected</w:delText>
              </w:r>
              <w:bookmarkStart w:id="11945" w:name="_Toc489459700"/>
              <w:bookmarkEnd w:id="11945"/>
            </w:del>
          </w:p>
          <w:p w14:paraId="0C23613D" w14:textId="3B67A7EB" w:rsidR="0050740B" w:rsidRPr="00671C8B" w:rsidDel="009453A7" w:rsidRDefault="0050740B" w:rsidP="00166AF3">
            <w:pPr>
              <w:pStyle w:val="TableBody"/>
              <w:rPr>
                <w:del w:id="11946" w:author="Alban Roche" w:date="2017-08-02T16:38:00Z"/>
              </w:rPr>
            </w:pPr>
            <w:del w:id="11947" w:author="Alban Roche" w:date="2017-08-02T16:38:00Z">
              <w:r w:rsidRPr="00671C8B" w:rsidDel="009453A7">
                <w:tab/>
              </w:r>
              <w:r w:rsidRPr="00671C8B" w:rsidDel="009453A7">
                <w:tab/>
                <w:delText>8</w:delText>
              </w:r>
              <w:r w:rsidRPr="00671C8B" w:rsidDel="009453A7">
                <w:tab/>
                <w:delText>Call has been deflected</w:delText>
              </w:r>
              <w:bookmarkStart w:id="11948" w:name="_Toc489459701"/>
              <w:bookmarkEnd w:id="11948"/>
            </w:del>
          </w:p>
          <w:p w14:paraId="44561576" w14:textId="12A1B0AD" w:rsidR="0050740B" w:rsidRPr="00671C8B" w:rsidDel="009453A7" w:rsidRDefault="0050740B" w:rsidP="00166AF3">
            <w:pPr>
              <w:pStyle w:val="TableBody"/>
              <w:rPr>
                <w:del w:id="11949" w:author="Alban Roche" w:date="2017-08-02T16:38:00Z"/>
              </w:rPr>
            </w:pPr>
            <w:bookmarkStart w:id="11950" w:name="_Toc489459702"/>
            <w:bookmarkEnd w:id="11950"/>
          </w:p>
          <w:p w14:paraId="35822177" w14:textId="787EB268" w:rsidR="0050740B" w:rsidRPr="00671C8B" w:rsidDel="009453A7" w:rsidRDefault="0050740B" w:rsidP="00166AF3">
            <w:pPr>
              <w:pStyle w:val="TableBody"/>
              <w:rPr>
                <w:del w:id="11951" w:author="Alban Roche" w:date="2017-08-02T16:38:00Z"/>
              </w:rPr>
            </w:pPr>
            <w:del w:id="11952" w:author="Alban Roche" w:date="2017-08-02T16:38:00Z">
              <w:r w:rsidRPr="00671C8B" w:rsidDel="009453A7">
                <w:rPr>
                  <w:b/>
                </w:rPr>
                <w:delText>&lt;index&gt;</w:delText>
              </w:r>
              <w:r w:rsidRPr="00671C8B" w:rsidDel="009453A7">
                <w:tab/>
              </w:r>
              <w:r w:rsidRPr="00671C8B" w:rsidDel="009453A7">
                <w:rPr>
                  <w:u w:val="single"/>
                </w:rPr>
                <w:delText>0</w:delText>
              </w:r>
              <w:r w:rsidRPr="00671C8B" w:rsidDel="009453A7">
                <w:delText xml:space="preserve"> – 9</w:delText>
              </w:r>
              <w:r w:rsidRPr="00671C8B" w:rsidDel="009453A7">
                <w:tab/>
                <w:delText>Index</w:delText>
              </w:r>
              <w:bookmarkStart w:id="11953" w:name="_Toc489459703"/>
              <w:bookmarkEnd w:id="11953"/>
            </w:del>
          </w:p>
          <w:p w14:paraId="5C4AA4A6" w14:textId="224C3E43" w:rsidR="0050740B" w:rsidRPr="00671C8B" w:rsidDel="009453A7" w:rsidRDefault="0050740B" w:rsidP="00166AF3">
            <w:pPr>
              <w:pStyle w:val="TableBody"/>
              <w:rPr>
                <w:del w:id="11954" w:author="Alban Roche" w:date="2017-08-02T16:38:00Z"/>
              </w:rPr>
            </w:pPr>
            <w:del w:id="11955" w:author="Alban Roche" w:date="2017-08-02T16:38:00Z">
              <w:r w:rsidRPr="00671C8B" w:rsidDel="009453A7">
                <w:tab/>
              </w:r>
              <w:r w:rsidRPr="00671C8B" w:rsidDel="009453A7">
                <w:tab/>
                <w:delText>10</w:delText>
              </w:r>
              <w:r w:rsidRPr="00671C8B" w:rsidDel="009453A7">
                <w:tab/>
                <w:delText>No index (prefer to take from subscriber data)</w:delText>
              </w:r>
              <w:bookmarkStart w:id="11956" w:name="_Toc489459704"/>
              <w:bookmarkEnd w:id="11956"/>
            </w:del>
          </w:p>
          <w:p w14:paraId="369B6D04" w14:textId="61FD6382" w:rsidR="0050740B" w:rsidRPr="00671C8B" w:rsidDel="009453A7" w:rsidRDefault="0050740B" w:rsidP="00166AF3">
            <w:pPr>
              <w:pStyle w:val="TableBody"/>
              <w:rPr>
                <w:del w:id="11957" w:author="Alban Roche" w:date="2017-08-02T16:38:00Z"/>
              </w:rPr>
            </w:pPr>
            <w:bookmarkStart w:id="11958" w:name="_Toc489459705"/>
            <w:bookmarkEnd w:id="11958"/>
          </w:p>
          <w:p w14:paraId="03B1FDD6" w14:textId="74C5A069" w:rsidR="0050740B" w:rsidRPr="00671C8B" w:rsidDel="009453A7" w:rsidRDefault="0050740B" w:rsidP="00166AF3">
            <w:pPr>
              <w:pStyle w:val="TableBody"/>
              <w:rPr>
                <w:del w:id="11959" w:author="Alban Roche" w:date="2017-08-02T16:38:00Z"/>
              </w:rPr>
            </w:pPr>
            <w:del w:id="11960" w:author="Alban Roche" w:date="2017-08-02T16:38:00Z">
              <w:r w:rsidRPr="00671C8B" w:rsidDel="009453A7">
                <w:rPr>
                  <w:b/>
                </w:rPr>
                <w:delText>&lt;code2&gt;</w:delText>
              </w:r>
              <w:r w:rsidRPr="00671C8B" w:rsidDel="009453A7">
                <w:tab/>
                <w:delText>0</w:delText>
              </w:r>
              <w:r w:rsidRPr="00671C8B" w:rsidDel="009453A7">
                <w:tab/>
                <w:delText>This is a forwarded call (MT call setup)</w:delText>
              </w:r>
              <w:bookmarkStart w:id="11961" w:name="_Toc489459706"/>
              <w:bookmarkEnd w:id="11961"/>
            </w:del>
          </w:p>
          <w:p w14:paraId="5E63A3E0" w14:textId="2B86F911" w:rsidR="0050740B" w:rsidRPr="00671C8B" w:rsidDel="009453A7" w:rsidRDefault="0050740B" w:rsidP="00166AF3">
            <w:pPr>
              <w:pStyle w:val="TableBody"/>
              <w:rPr>
                <w:del w:id="11962" w:author="Alban Roche" w:date="2017-08-02T16:38:00Z"/>
              </w:rPr>
            </w:pPr>
            <w:del w:id="11963" w:author="Alban Roche" w:date="2017-08-02T16:38:00Z">
              <w:r w:rsidRPr="00671C8B" w:rsidDel="009453A7">
                <w:tab/>
              </w:r>
              <w:r w:rsidRPr="00671C8B" w:rsidDel="009453A7">
                <w:tab/>
                <w:delText>1</w:delText>
              </w:r>
              <w:r w:rsidRPr="00671C8B" w:rsidDel="009453A7">
                <w:tab/>
                <w:delText>This is a CUG call (&lt;index&gt; present) (MT call setup)</w:delText>
              </w:r>
              <w:bookmarkStart w:id="11964" w:name="_Toc489459707"/>
              <w:bookmarkEnd w:id="11964"/>
            </w:del>
          </w:p>
          <w:p w14:paraId="2F92BDDD" w14:textId="51F9E13D" w:rsidR="0050740B" w:rsidRPr="00671C8B" w:rsidDel="009453A7" w:rsidRDefault="0050740B" w:rsidP="00166AF3">
            <w:pPr>
              <w:pStyle w:val="TableBody"/>
              <w:rPr>
                <w:del w:id="11965" w:author="Alban Roche" w:date="2017-08-02T16:38:00Z"/>
              </w:rPr>
            </w:pPr>
            <w:del w:id="11966" w:author="Alban Roche" w:date="2017-08-02T16:38:00Z">
              <w:r w:rsidRPr="00671C8B" w:rsidDel="009453A7">
                <w:tab/>
              </w:r>
              <w:r w:rsidRPr="00671C8B" w:rsidDel="009453A7">
                <w:tab/>
                <w:delText>6</w:delText>
              </w:r>
              <w:r w:rsidRPr="00671C8B" w:rsidDel="009453A7">
                <w:tab/>
                <w:delText>Forward check SS message received (can be received whenever)</w:delText>
              </w:r>
              <w:bookmarkStart w:id="11967" w:name="_Toc489459708"/>
              <w:bookmarkEnd w:id="11967"/>
            </w:del>
          </w:p>
          <w:p w14:paraId="2B8A99EF" w14:textId="6C774765" w:rsidR="0050740B" w:rsidRPr="00671C8B" w:rsidDel="009453A7" w:rsidRDefault="0050740B" w:rsidP="00166AF3">
            <w:pPr>
              <w:pStyle w:val="TableBody"/>
              <w:rPr>
                <w:del w:id="11968" w:author="Alban Roche" w:date="2017-08-02T16:38:00Z"/>
              </w:rPr>
            </w:pPr>
            <w:del w:id="11969" w:author="Alban Roche" w:date="2017-08-02T16:38:00Z">
              <w:r w:rsidRPr="00671C8B" w:rsidDel="009453A7">
                <w:tab/>
              </w:r>
              <w:r w:rsidRPr="00671C8B" w:rsidDel="009453A7">
                <w:tab/>
                <w:delText>8</w:delText>
              </w:r>
              <w:r w:rsidRPr="00671C8B" w:rsidDel="009453A7">
                <w:tab/>
                <w:delText xml:space="preserve">Call has been connected with the other remote party in explicit call </w:delText>
              </w:r>
              <w:r w:rsidRPr="00671C8B" w:rsidDel="009453A7">
                <w:tab/>
              </w:r>
              <w:r w:rsidRPr="00671C8B" w:rsidDel="009453A7">
                <w:tab/>
              </w:r>
              <w:r w:rsidRPr="00671C8B" w:rsidDel="009453A7">
                <w:tab/>
              </w:r>
              <w:r w:rsidRPr="00671C8B" w:rsidDel="009453A7">
                <w:tab/>
                <w:delText>transfer operation (during an MT call setup)</w:delText>
              </w:r>
              <w:bookmarkStart w:id="11970" w:name="_Toc489459709"/>
              <w:bookmarkEnd w:id="11970"/>
            </w:del>
          </w:p>
          <w:p w14:paraId="7F4026B5" w14:textId="2DEFEE2A" w:rsidR="0050740B" w:rsidRPr="00671C8B" w:rsidDel="009453A7" w:rsidRDefault="0050740B" w:rsidP="00166AF3">
            <w:pPr>
              <w:pStyle w:val="TableBody"/>
              <w:rPr>
                <w:del w:id="11971" w:author="Alban Roche" w:date="2017-08-02T16:38:00Z"/>
              </w:rPr>
            </w:pPr>
            <w:del w:id="11972" w:author="Alban Roche" w:date="2017-08-02T16:38:00Z">
              <w:r w:rsidRPr="00671C8B" w:rsidDel="009453A7">
                <w:tab/>
              </w:r>
              <w:r w:rsidRPr="00671C8B" w:rsidDel="009453A7">
                <w:tab/>
                <w:delText>9</w:delText>
              </w:r>
              <w:r w:rsidRPr="00671C8B" w:rsidDel="009453A7">
                <w:tab/>
                <w:delText>This is a deflected call (MT call setup)</w:delText>
              </w:r>
              <w:bookmarkStart w:id="11973" w:name="_Toc489459710"/>
              <w:bookmarkEnd w:id="11973"/>
            </w:del>
          </w:p>
          <w:p w14:paraId="5B19F97E" w14:textId="0B9E4228" w:rsidR="0050740B" w:rsidRPr="00671C8B" w:rsidDel="009453A7" w:rsidRDefault="0050740B" w:rsidP="00166AF3">
            <w:pPr>
              <w:pStyle w:val="TableBody"/>
              <w:rPr>
                <w:del w:id="11974" w:author="Alban Roche" w:date="2017-08-02T16:38:00Z"/>
              </w:rPr>
            </w:pPr>
            <w:del w:id="11975" w:author="Alban Roche" w:date="2017-08-02T16:38:00Z">
              <w:r w:rsidRPr="00671C8B" w:rsidDel="009453A7">
                <w:tab/>
              </w:r>
              <w:r w:rsidRPr="00671C8B" w:rsidDel="009453A7">
                <w:tab/>
                <w:delText>10</w:delText>
              </w:r>
              <w:r w:rsidRPr="00671C8B" w:rsidDel="009453A7">
                <w:tab/>
                <w:delText>Additional incoming call forwarded</w:delText>
              </w:r>
              <w:bookmarkStart w:id="11976" w:name="_Toc489459711"/>
              <w:bookmarkEnd w:id="11976"/>
            </w:del>
          </w:p>
          <w:p w14:paraId="0E854DD6" w14:textId="515CC196" w:rsidR="0050740B" w:rsidRPr="00671C8B" w:rsidDel="009453A7" w:rsidRDefault="0050740B" w:rsidP="00166AF3">
            <w:pPr>
              <w:pStyle w:val="TableBody"/>
              <w:rPr>
                <w:del w:id="11977" w:author="Alban Roche" w:date="2017-08-02T16:38:00Z"/>
              </w:rPr>
            </w:pPr>
            <w:bookmarkStart w:id="11978" w:name="_Toc489459712"/>
            <w:bookmarkEnd w:id="11978"/>
          </w:p>
          <w:p w14:paraId="2B07D646" w14:textId="66DE621C" w:rsidR="0050740B" w:rsidRPr="00671C8B" w:rsidDel="009453A7" w:rsidRDefault="0050740B" w:rsidP="00166AF3">
            <w:pPr>
              <w:pStyle w:val="TableBody"/>
              <w:rPr>
                <w:del w:id="11979" w:author="Alban Roche" w:date="2017-08-02T16:38:00Z"/>
                <w:b/>
              </w:rPr>
            </w:pPr>
            <w:del w:id="11980" w:author="Alban Roche" w:date="2017-08-02T16:38:00Z">
              <w:r w:rsidRPr="00671C8B" w:rsidDel="009453A7">
                <w:rPr>
                  <w:b/>
                </w:rPr>
                <w:delText>&lt;number&gt;</w:delText>
              </w:r>
              <w:r w:rsidRPr="00671C8B" w:rsidDel="009453A7">
                <w:tab/>
                <w:delText>String type phone of format specified by &lt;type&gt;</w:delText>
              </w:r>
              <w:bookmarkStart w:id="11981" w:name="_Toc489459713"/>
              <w:bookmarkEnd w:id="11981"/>
            </w:del>
          </w:p>
          <w:p w14:paraId="66B3F280" w14:textId="7C66B478" w:rsidR="0050740B" w:rsidRPr="00671C8B" w:rsidDel="009453A7" w:rsidRDefault="0050740B" w:rsidP="00166AF3">
            <w:pPr>
              <w:pStyle w:val="TableBody"/>
              <w:rPr>
                <w:del w:id="11982" w:author="Alban Roche" w:date="2017-08-02T16:38:00Z"/>
                <w:b/>
              </w:rPr>
            </w:pPr>
            <w:bookmarkStart w:id="11983" w:name="_Toc489459714"/>
            <w:bookmarkEnd w:id="11983"/>
          </w:p>
          <w:p w14:paraId="206B05BF" w14:textId="6AE528A9" w:rsidR="0050740B" w:rsidRPr="00671C8B" w:rsidDel="009453A7" w:rsidRDefault="0050740B" w:rsidP="00166AF3">
            <w:pPr>
              <w:pStyle w:val="TableBody"/>
              <w:rPr>
                <w:del w:id="11984" w:author="Alban Roche" w:date="2017-08-02T16:38:00Z"/>
                <w:b/>
              </w:rPr>
            </w:pPr>
            <w:del w:id="11985" w:author="Alban Roche" w:date="2017-08-02T16:38:00Z">
              <w:r w:rsidRPr="00671C8B" w:rsidDel="009453A7">
                <w:rPr>
                  <w:b/>
                </w:rPr>
                <w:delText>&lt;type&gt;</w:delText>
              </w:r>
              <w:r w:rsidRPr="00671C8B" w:rsidDel="009453A7">
                <w:tab/>
                <w:delText>Type of address octet in Integer format</w:delText>
              </w:r>
              <w:bookmarkStart w:id="11986" w:name="_Toc489459715"/>
              <w:bookmarkEnd w:id="11986"/>
            </w:del>
          </w:p>
        </w:tc>
        <w:bookmarkStart w:id="11987" w:name="_Toc489459716"/>
        <w:bookmarkEnd w:id="11987"/>
      </w:tr>
      <w:tr w:rsidR="0050740B" w:rsidRPr="00671C8B" w:rsidDel="009453A7" w14:paraId="723F0D4B" w14:textId="0FB53744" w:rsidTr="00166AF3">
        <w:trPr>
          <w:cantSplit w:val="0"/>
          <w:trHeight w:val="65"/>
          <w:del w:id="11988" w:author="Alban Roche" w:date="2017-08-02T16:38:00Z"/>
        </w:trPr>
        <w:tc>
          <w:tcPr>
            <w:tcW w:w="1728" w:type="dxa"/>
          </w:tcPr>
          <w:p w14:paraId="51DD2FDD" w14:textId="2D9343AA" w:rsidR="0050740B" w:rsidRPr="00671C8B" w:rsidDel="009453A7" w:rsidRDefault="0050740B" w:rsidP="00166AF3">
            <w:pPr>
              <w:pStyle w:val="TableBody"/>
              <w:rPr>
                <w:del w:id="11989" w:author="Alban Roche" w:date="2017-08-02T16:38:00Z"/>
                <w:i/>
              </w:rPr>
            </w:pPr>
            <w:del w:id="11990" w:author="Alban Roche" w:date="2017-08-02T16:38:00Z">
              <w:r w:rsidRPr="00671C8B" w:rsidDel="009453A7">
                <w:rPr>
                  <w:u w:val="single"/>
                </w:rPr>
                <w:delText>Notes</w:delText>
              </w:r>
              <w:bookmarkStart w:id="11991" w:name="_Toc489459717"/>
              <w:bookmarkEnd w:id="11991"/>
            </w:del>
          </w:p>
        </w:tc>
        <w:tc>
          <w:tcPr>
            <w:tcW w:w="7560" w:type="dxa"/>
          </w:tcPr>
          <w:p w14:paraId="2D8213D1" w14:textId="5308B283" w:rsidR="0050740B" w:rsidRPr="00671C8B" w:rsidDel="009453A7" w:rsidRDefault="0050740B" w:rsidP="00166AF3">
            <w:pPr>
              <w:pStyle w:val="TableBody"/>
              <w:rPr>
                <w:del w:id="11992" w:author="Alban Roche" w:date="2017-08-02T16:38:00Z"/>
                <w:u w:val="single"/>
              </w:rPr>
            </w:pPr>
            <w:del w:id="11993" w:author="Alban Roche" w:date="2017-08-02T16:38:00Z">
              <w:r w:rsidDel="009453A7">
                <w:delText xml:space="preserve">&lt;n&gt; and &lt;m&gt; are </w:delText>
              </w:r>
              <w:r w:rsidRPr="00276097" w:rsidDel="009453A7">
                <w:delText xml:space="preserve">saved in non-volatile memory </w:delText>
              </w:r>
              <w:r w:rsidDel="009453A7">
                <w:delText xml:space="preserve">per AT port </w:delText>
              </w:r>
              <w:r w:rsidRPr="00276097" w:rsidDel="009453A7">
                <w:delText>over module reboot</w:delText>
              </w:r>
              <w:r w:rsidDel="009453A7">
                <w:delText>.</w:delText>
              </w:r>
              <w:bookmarkStart w:id="11994" w:name="_Toc489459718"/>
              <w:bookmarkEnd w:id="11994"/>
            </w:del>
          </w:p>
        </w:tc>
        <w:bookmarkStart w:id="11995" w:name="_Toc489459719"/>
        <w:bookmarkEnd w:id="11995"/>
      </w:tr>
    </w:tbl>
    <w:p w14:paraId="77EDE450" w14:textId="77777777" w:rsidR="0050740B" w:rsidRPr="00671C8B" w:rsidRDefault="0050740B" w:rsidP="0050740B">
      <w:pPr>
        <w:pStyle w:val="Heading2"/>
      </w:pPr>
      <w:bookmarkStart w:id="11996" w:name="_Toc345081359"/>
      <w:bookmarkStart w:id="11997" w:name="_Toc349753103"/>
      <w:bookmarkStart w:id="11998" w:name="_Toc349753995"/>
      <w:bookmarkStart w:id="11999" w:name="_Ref366745093"/>
      <w:bookmarkStart w:id="12000" w:name="_Ref369091529"/>
      <w:bookmarkStart w:id="12001" w:name="_Toc368586062"/>
      <w:bookmarkStart w:id="12002" w:name="_Toc486251648"/>
      <w:bookmarkStart w:id="12003" w:name="_Toc489459720"/>
      <w:r w:rsidRPr="00671C8B">
        <w:t>+CPLS Command: Select Preferred PLMN List</w:t>
      </w:r>
      <w:bookmarkEnd w:id="11996"/>
      <w:bookmarkEnd w:id="11997"/>
      <w:bookmarkEnd w:id="11998"/>
      <w:bookmarkEnd w:id="11999"/>
      <w:bookmarkEnd w:id="12000"/>
      <w:bookmarkEnd w:id="12001"/>
      <w:bookmarkEnd w:id="12002"/>
      <w:bookmarkEnd w:id="12003"/>
      <w:r w:rsidRPr="00671C8B">
        <w:t xml:space="preserve"> </w:t>
      </w:r>
    </w:p>
    <w:tbl>
      <w:tblPr>
        <w:tblStyle w:val="TableSWIleft"/>
        <w:tblW w:w="9288" w:type="dxa"/>
        <w:tblLayout w:type="fixed"/>
        <w:tblLook w:val="04A0" w:firstRow="1" w:lastRow="0" w:firstColumn="1" w:lastColumn="0" w:noHBand="0" w:noVBand="1"/>
      </w:tblPr>
      <w:tblGrid>
        <w:gridCol w:w="1728"/>
        <w:gridCol w:w="7560"/>
      </w:tblGrid>
      <w:tr w:rsidR="0050740B" w:rsidRPr="00671C8B" w14:paraId="0EDDBA93"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7C5CCAD1" w14:textId="5C51A640" w:rsidR="0050740B" w:rsidRPr="00671C8B" w:rsidRDefault="0050740B">
            <w:pPr>
              <w:pStyle w:val="TableRowHead"/>
              <w:spacing w:before="144" w:after="144"/>
              <w:rPr>
                <w:rFonts w:cs="Arial"/>
                <w:bCs w:val="0"/>
              </w:rPr>
            </w:pPr>
            <w:del w:id="12004" w:author="Alban Roche" w:date="2017-08-02T14:40:00Z">
              <w:r w:rsidDel="00F22490">
                <w:delText>HL7618, HL7618RD, HL7648, HL7650, HL7688, HL7690 and HL7692</w:delText>
              </w:r>
            </w:del>
            <w:ins w:id="12005" w:author="Alban Roche" w:date="2017-08-02T14:40:00Z">
              <w:r w:rsidR="00F22490">
                <w:t>HL7800</w:t>
              </w:r>
            </w:ins>
          </w:p>
        </w:tc>
      </w:tr>
      <w:tr w:rsidR="0050740B" w:rsidRPr="00671C8B" w14:paraId="41413273" w14:textId="77777777" w:rsidTr="00166AF3">
        <w:trPr>
          <w:trHeight w:val="1221"/>
        </w:trPr>
        <w:tc>
          <w:tcPr>
            <w:tcW w:w="1728" w:type="dxa"/>
          </w:tcPr>
          <w:p w14:paraId="6B4B5C9C" w14:textId="77777777" w:rsidR="0050740B" w:rsidRPr="00671C8B" w:rsidRDefault="0050740B" w:rsidP="00166AF3">
            <w:pPr>
              <w:pStyle w:val="TableBody"/>
              <w:keepNext/>
              <w:rPr>
                <w:rFonts w:ascii="Times New Roman" w:hAnsi="Times New Roman" w:cs="Times New Roman"/>
                <w:i/>
                <w:sz w:val="20"/>
                <w:szCs w:val="20"/>
              </w:rPr>
            </w:pPr>
            <w:r w:rsidRPr="00671C8B">
              <w:rPr>
                <w:i/>
              </w:rPr>
              <w:t>Test command</w:t>
            </w:r>
          </w:p>
          <w:p w14:paraId="452CCA40" w14:textId="77777777" w:rsidR="0050740B" w:rsidRPr="00671C8B" w:rsidRDefault="0050740B" w:rsidP="00166AF3">
            <w:pPr>
              <w:pStyle w:val="TableBody"/>
              <w:keepNext/>
            </w:pPr>
          </w:p>
          <w:p w14:paraId="6257E392" w14:textId="77777777" w:rsidR="0050740B" w:rsidRPr="00671C8B" w:rsidRDefault="0050740B" w:rsidP="00166AF3">
            <w:pPr>
              <w:pStyle w:val="TableBody"/>
              <w:keepNext/>
              <w:rPr>
                <w:u w:val="single"/>
              </w:rPr>
            </w:pPr>
            <w:r w:rsidRPr="00671C8B">
              <w:rPr>
                <w:u w:val="single"/>
              </w:rPr>
              <w:t>Syntax</w:t>
            </w:r>
          </w:p>
          <w:p w14:paraId="60C24E93" w14:textId="77777777" w:rsidR="0050740B" w:rsidRPr="00671C8B" w:rsidRDefault="0050740B" w:rsidP="00166AF3">
            <w:pPr>
              <w:pStyle w:val="TableBody"/>
              <w:keepNext/>
              <w:rPr>
                <w:b/>
              </w:rPr>
            </w:pPr>
            <w:r w:rsidRPr="00671C8B">
              <w:rPr>
                <w:b/>
              </w:rPr>
              <w:t>AT+CPLS=?</w:t>
            </w:r>
          </w:p>
        </w:tc>
        <w:tc>
          <w:tcPr>
            <w:tcW w:w="7560" w:type="dxa"/>
          </w:tcPr>
          <w:p w14:paraId="194D44E2" w14:textId="77777777" w:rsidR="0050740B" w:rsidRPr="00671C8B" w:rsidRDefault="0050740B" w:rsidP="00166AF3">
            <w:pPr>
              <w:pStyle w:val="TableBody"/>
              <w:keepNext/>
              <w:rPr>
                <w:rFonts w:ascii="Times New Roman" w:hAnsi="Times New Roman" w:cs="Times New Roman"/>
                <w:sz w:val="20"/>
                <w:szCs w:val="20"/>
                <w:u w:val="single"/>
              </w:rPr>
            </w:pPr>
          </w:p>
          <w:p w14:paraId="44583FA8" w14:textId="77777777" w:rsidR="0050740B" w:rsidRPr="00671C8B" w:rsidRDefault="0050740B" w:rsidP="00166AF3">
            <w:pPr>
              <w:pStyle w:val="TableBody"/>
              <w:keepNext/>
              <w:rPr>
                <w:u w:val="single"/>
              </w:rPr>
            </w:pPr>
          </w:p>
          <w:p w14:paraId="088EFAA8" w14:textId="77777777" w:rsidR="0050740B" w:rsidRPr="00671C8B" w:rsidRDefault="0050740B" w:rsidP="00166AF3">
            <w:pPr>
              <w:pStyle w:val="TableBody"/>
              <w:keepNext/>
              <w:rPr>
                <w:u w:val="single"/>
              </w:rPr>
            </w:pPr>
            <w:r w:rsidRPr="00671C8B">
              <w:rPr>
                <w:u w:val="single"/>
              </w:rPr>
              <w:t>Response</w:t>
            </w:r>
          </w:p>
          <w:p w14:paraId="7032C4B6" w14:textId="77777777" w:rsidR="0050740B" w:rsidRPr="00671C8B" w:rsidRDefault="0050740B" w:rsidP="00166AF3">
            <w:pPr>
              <w:pStyle w:val="TableBody"/>
              <w:keepNext/>
              <w:rPr>
                <w:snapToGrid w:val="0"/>
              </w:rPr>
            </w:pPr>
            <w:r w:rsidRPr="00671C8B">
              <w:rPr>
                <w:b/>
              </w:rPr>
              <w:t>+CPLS:</w:t>
            </w:r>
            <w:r w:rsidRPr="00671C8B">
              <w:t xml:space="preserve"> (list of supported </w:t>
            </w:r>
            <w:r w:rsidRPr="00671C8B">
              <w:rPr>
                <w:b/>
              </w:rPr>
              <w:t>&lt;cpls_</w:t>
            </w:r>
            <w:r w:rsidRPr="00671C8B">
              <w:rPr>
                <w:b/>
                <w:snapToGrid w:val="0"/>
              </w:rPr>
              <w:t>list</w:t>
            </w:r>
            <w:r w:rsidRPr="00671C8B">
              <w:rPr>
                <w:b/>
              </w:rPr>
              <w:t>&gt;</w:t>
            </w:r>
            <w:r w:rsidRPr="00671C8B">
              <w:t>s)</w:t>
            </w:r>
          </w:p>
          <w:p w14:paraId="66B17778" w14:textId="77777777" w:rsidR="0050740B" w:rsidRPr="00671C8B" w:rsidRDefault="0050740B" w:rsidP="00166AF3">
            <w:pPr>
              <w:pStyle w:val="TableBody"/>
              <w:keepNext/>
              <w:rPr>
                <w:b/>
                <w:snapToGrid w:val="0"/>
              </w:rPr>
            </w:pPr>
            <w:r w:rsidRPr="00671C8B">
              <w:rPr>
                <w:b/>
                <w:snapToGrid w:val="0"/>
              </w:rPr>
              <w:t>OK</w:t>
            </w:r>
          </w:p>
        </w:tc>
      </w:tr>
      <w:tr w:rsidR="0050740B" w:rsidRPr="00671C8B" w14:paraId="427AF932" w14:textId="77777777" w:rsidTr="00166AF3">
        <w:trPr>
          <w:trHeight w:val="1316"/>
        </w:trPr>
        <w:tc>
          <w:tcPr>
            <w:tcW w:w="1728" w:type="dxa"/>
          </w:tcPr>
          <w:p w14:paraId="7D394947" w14:textId="77777777" w:rsidR="0050740B" w:rsidRPr="00671C8B" w:rsidRDefault="0050740B" w:rsidP="00166AF3">
            <w:pPr>
              <w:pStyle w:val="TableBody"/>
              <w:rPr>
                <w:rFonts w:ascii="Times New Roman" w:hAnsi="Times New Roman" w:cs="Times New Roman"/>
                <w:i/>
                <w:sz w:val="20"/>
                <w:szCs w:val="20"/>
              </w:rPr>
            </w:pPr>
            <w:r w:rsidRPr="00671C8B">
              <w:rPr>
                <w:i/>
              </w:rPr>
              <w:t>Read command</w:t>
            </w:r>
          </w:p>
          <w:p w14:paraId="19BD3164" w14:textId="77777777" w:rsidR="0050740B" w:rsidRPr="00671C8B" w:rsidRDefault="0050740B" w:rsidP="00166AF3">
            <w:pPr>
              <w:pStyle w:val="TableBody"/>
            </w:pPr>
          </w:p>
          <w:p w14:paraId="0A1C81E7" w14:textId="77777777" w:rsidR="0050740B" w:rsidRPr="00671C8B" w:rsidRDefault="0050740B" w:rsidP="00166AF3">
            <w:pPr>
              <w:pStyle w:val="TableBody"/>
              <w:rPr>
                <w:u w:val="single"/>
              </w:rPr>
            </w:pPr>
            <w:r w:rsidRPr="00671C8B">
              <w:rPr>
                <w:u w:val="single"/>
              </w:rPr>
              <w:t>Syntax</w:t>
            </w:r>
          </w:p>
          <w:p w14:paraId="02B033B8" w14:textId="77777777" w:rsidR="0050740B" w:rsidRPr="00671C8B" w:rsidRDefault="0050740B" w:rsidP="00166AF3">
            <w:pPr>
              <w:pStyle w:val="TableBody"/>
              <w:rPr>
                <w:b/>
              </w:rPr>
            </w:pPr>
            <w:r w:rsidRPr="00671C8B">
              <w:rPr>
                <w:b/>
              </w:rPr>
              <w:t>AT+CPLS?</w:t>
            </w:r>
          </w:p>
        </w:tc>
        <w:tc>
          <w:tcPr>
            <w:tcW w:w="7560" w:type="dxa"/>
          </w:tcPr>
          <w:p w14:paraId="3CBCC12E" w14:textId="77777777" w:rsidR="0050740B" w:rsidRPr="00671C8B" w:rsidRDefault="0050740B" w:rsidP="00166AF3">
            <w:pPr>
              <w:pStyle w:val="TableBody"/>
              <w:rPr>
                <w:rFonts w:ascii="Times New Roman" w:hAnsi="Times New Roman" w:cs="Times New Roman"/>
                <w:sz w:val="20"/>
                <w:szCs w:val="20"/>
                <w:u w:val="single"/>
                <w:lang w:eastAsia="zh-CN"/>
              </w:rPr>
            </w:pPr>
          </w:p>
          <w:p w14:paraId="304BE96A" w14:textId="77777777" w:rsidR="0050740B" w:rsidRPr="00671C8B" w:rsidRDefault="0050740B" w:rsidP="00166AF3">
            <w:pPr>
              <w:pStyle w:val="TableBody"/>
              <w:rPr>
                <w:u w:val="single"/>
                <w:lang w:eastAsia="zh-CN"/>
              </w:rPr>
            </w:pPr>
          </w:p>
          <w:p w14:paraId="6B4660F8" w14:textId="77777777" w:rsidR="0050740B" w:rsidRPr="00671C8B" w:rsidRDefault="0050740B" w:rsidP="00166AF3">
            <w:pPr>
              <w:pStyle w:val="TableBody"/>
              <w:rPr>
                <w:u w:val="single"/>
                <w:lang w:eastAsia="fr-FR"/>
              </w:rPr>
            </w:pPr>
            <w:r w:rsidRPr="00671C8B">
              <w:rPr>
                <w:u w:val="single"/>
              </w:rPr>
              <w:t>Response</w:t>
            </w:r>
          </w:p>
          <w:p w14:paraId="060305A8" w14:textId="77777777" w:rsidR="0050740B" w:rsidRPr="00671C8B" w:rsidRDefault="0050740B" w:rsidP="00166AF3">
            <w:pPr>
              <w:pStyle w:val="TableBody"/>
              <w:rPr>
                <w:b/>
              </w:rPr>
            </w:pPr>
            <w:r w:rsidRPr="00671C8B">
              <w:rPr>
                <w:b/>
              </w:rPr>
              <w:t>+CPLS:</w:t>
            </w:r>
            <w:r w:rsidRPr="00671C8B">
              <w:rPr>
                <w:b/>
                <w:lang w:eastAsia="zh-CN"/>
              </w:rPr>
              <w:t xml:space="preserve"> </w:t>
            </w:r>
            <w:r w:rsidRPr="00671C8B">
              <w:rPr>
                <w:b/>
              </w:rPr>
              <w:t xml:space="preserve"> &lt;cpls_</w:t>
            </w:r>
            <w:r w:rsidRPr="00671C8B">
              <w:rPr>
                <w:b/>
                <w:snapToGrid w:val="0"/>
              </w:rPr>
              <w:t>list</w:t>
            </w:r>
            <w:r w:rsidRPr="00671C8B">
              <w:rPr>
                <w:b/>
              </w:rPr>
              <w:t xml:space="preserve">&gt; </w:t>
            </w:r>
          </w:p>
          <w:p w14:paraId="3CFC9F60" w14:textId="77777777" w:rsidR="0050740B" w:rsidRPr="00671C8B" w:rsidRDefault="0050740B" w:rsidP="00166AF3">
            <w:pPr>
              <w:pStyle w:val="TableBody"/>
              <w:rPr>
                <w:snapToGrid w:val="0"/>
                <w:lang w:eastAsia="zh-CN"/>
              </w:rPr>
            </w:pPr>
            <w:r w:rsidRPr="00671C8B">
              <w:rPr>
                <w:b/>
              </w:rPr>
              <w:t>OK</w:t>
            </w:r>
          </w:p>
        </w:tc>
      </w:tr>
      <w:tr w:rsidR="0050740B" w:rsidRPr="00671C8B" w14:paraId="0F254B76" w14:textId="77777777" w:rsidTr="00166AF3">
        <w:trPr>
          <w:cantSplit w:val="0"/>
          <w:trHeight w:val="65"/>
        </w:trPr>
        <w:tc>
          <w:tcPr>
            <w:tcW w:w="1728" w:type="dxa"/>
          </w:tcPr>
          <w:p w14:paraId="02B6CC68" w14:textId="77777777" w:rsidR="0050740B" w:rsidRPr="00671C8B" w:rsidRDefault="0050740B" w:rsidP="00166AF3">
            <w:pPr>
              <w:pStyle w:val="TableBody"/>
              <w:rPr>
                <w:i/>
              </w:rPr>
            </w:pPr>
            <w:r w:rsidRPr="00671C8B">
              <w:rPr>
                <w:i/>
              </w:rPr>
              <w:t>Write command</w:t>
            </w:r>
          </w:p>
          <w:p w14:paraId="39CC7212" w14:textId="77777777" w:rsidR="0050740B" w:rsidRPr="00671C8B" w:rsidRDefault="0050740B" w:rsidP="00166AF3">
            <w:pPr>
              <w:pStyle w:val="TableBody"/>
            </w:pPr>
          </w:p>
          <w:p w14:paraId="7340F089" w14:textId="77777777" w:rsidR="0050740B" w:rsidRPr="00671C8B" w:rsidRDefault="0050740B" w:rsidP="00166AF3">
            <w:pPr>
              <w:pStyle w:val="TableBody"/>
              <w:rPr>
                <w:u w:val="single"/>
              </w:rPr>
            </w:pPr>
            <w:r w:rsidRPr="00671C8B">
              <w:rPr>
                <w:u w:val="single"/>
              </w:rPr>
              <w:t>Syntax</w:t>
            </w:r>
          </w:p>
          <w:p w14:paraId="1D589A01" w14:textId="77777777" w:rsidR="0050740B" w:rsidRPr="00671C8B" w:rsidRDefault="0050740B" w:rsidP="00166AF3">
            <w:pPr>
              <w:pStyle w:val="TableBody"/>
              <w:rPr>
                <w:b/>
              </w:rPr>
            </w:pPr>
            <w:r w:rsidRPr="00671C8B">
              <w:rPr>
                <w:b/>
              </w:rPr>
              <w:t>AT+CPLS=</w:t>
            </w:r>
            <w:r w:rsidRPr="00671C8B">
              <w:rPr>
                <w:b/>
              </w:rPr>
              <w:br/>
              <w:t>[&lt;cpls_list&gt;]</w:t>
            </w:r>
          </w:p>
        </w:tc>
        <w:tc>
          <w:tcPr>
            <w:tcW w:w="7560" w:type="dxa"/>
          </w:tcPr>
          <w:p w14:paraId="6B18D0EF" w14:textId="77777777" w:rsidR="0050740B" w:rsidRPr="00671C8B" w:rsidRDefault="0050740B" w:rsidP="00166AF3">
            <w:pPr>
              <w:pStyle w:val="TableBody"/>
            </w:pPr>
          </w:p>
          <w:p w14:paraId="32143FFC" w14:textId="77777777" w:rsidR="0050740B" w:rsidRPr="00671C8B" w:rsidRDefault="0050740B" w:rsidP="00166AF3">
            <w:pPr>
              <w:pStyle w:val="TableBody"/>
            </w:pPr>
          </w:p>
          <w:p w14:paraId="4DE77466" w14:textId="77777777" w:rsidR="0050740B" w:rsidRPr="00671C8B" w:rsidRDefault="0050740B" w:rsidP="00166AF3">
            <w:pPr>
              <w:pStyle w:val="TableBody"/>
              <w:rPr>
                <w:u w:val="single"/>
                <w:lang w:eastAsia="zh-CN"/>
              </w:rPr>
            </w:pPr>
            <w:r w:rsidRPr="00671C8B">
              <w:rPr>
                <w:u w:val="single"/>
              </w:rPr>
              <w:t>Response</w:t>
            </w:r>
          </w:p>
          <w:p w14:paraId="43693C54" w14:textId="77777777" w:rsidR="0050740B" w:rsidRPr="00671C8B" w:rsidRDefault="0050740B" w:rsidP="00166AF3">
            <w:pPr>
              <w:pStyle w:val="TableBody"/>
              <w:rPr>
                <w:b/>
                <w:snapToGrid w:val="0"/>
                <w:lang w:eastAsia="zh-CN"/>
              </w:rPr>
            </w:pPr>
            <w:r w:rsidRPr="00671C8B">
              <w:rPr>
                <w:b/>
                <w:snapToGrid w:val="0"/>
              </w:rPr>
              <w:t>OK</w:t>
            </w:r>
          </w:p>
          <w:p w14:paraId="373C4319" w14:textId="77777777" w:rsidR="0050740B" w:rsidRPr="00671C8B" w:rsidRDefault="0050740B" w:rsidP="00166AF3">
            <w:pPr>
              <w:pStyle w:val="TableBody"/>
              <w:rPr>
                <w:snapToGrid w:val="0"/>
                <w:lang w:eastAsia="fr-FR"/>
              </w:rPr>
            </w:pPr>
          </w:p>
          <w:p w14:paraId="1DE6F518" w14:textId="77777777" w:rsidR="0050740B" w:rsidRPr="00671C8B" w:rsidRDefault="0050740B" w:rsidP="00166AF3">
            <w:pPr>
              <w:pStyle w:val="TableBody"/>
              <w:rPr>
                <w:snapToGrid w:val="0"/>
                <w:lang w:eastAsia="fr-FR"/>
              </w:rPr>
            </w:pPr>
            <w:r w:rsidRPr="00671C8B">
              <w:rPr>
                <w:snapToGrid w:val="0"/>
                <w:lang w:eastAsia="fr-FR"/>
              </w:rPr>
              <w:t>or</w:t>
            </w:r>
          </w:p>
          <w:p w14:paraId="4055597C" w14:textId="77777777" w:rsidR="0050740B" w:rsidRPr="00671C8B" w:rsidRDefault="0050740B" w:rsidP="00166AF3">
            <w:pPr>
              <w:pStyle w:val="TableBody"/>
              <w:rPr>
                <w:b/>
                <w:snapToGrid w:val="0"/>
                <w:lang w:eastAsia="fr-FR"/>
              </w:rPr>
            </w:pPr>
            <w:r w:rsidRPr="00671C8B">
              <w:rPr>
                <w:b/>
                <w:snapToGrid w:val="0"/>
                <w:lang w:eastAsia="fr-FR"/>
              </w:rPr>
              <w:t>+CME ERROR: &lt;err&gt;</w:t>
            </w:r>
          </w:p>
          <w:p w14:paraId="2556B3A1" w14:textId="77777777" w:rsidR="0050740B" w:rsidRPr="00671C8B" w:rsidRDefault="0050740B" w:rsidP="00166AF3">
            <w:pPr>
              <w:pStyle w:val="TableBody"/>
              <w:rPr>
                <w:snapToGrid w:val="0"/>
                <w:lang w:eastAsia="fr-FR"/>
              </w:rPr>
            </w:pPr>
          </w:p>
          <w:p w14:paraId="0A35E934" w14:textId="77777777" w:rsidR="0050740B" w:rsidRPr="00671C8B" w:rsidRDefault="0050740B" w:rsidP="00166AF3">
            <w:pPr>
              <w:pStyle w:val="TableBody"/>
              <w:rPr>
                <w:snapToGrid w:val="0"/>
                <w:u w:val="single"/>
              </w:rPr>
            </w:pPr>
            <w:r w:rsidRPr="00671C8B">
              <w:rPr>
                <w:snapToGrid w:val="0"/>
                <w:u w:val="single"/>
              </w:rPr>
              <w:t>Parameter</w:t>
            </w:r>
          </w:p>
          <w:p w14:paraId="51402ED4" w14:textId="77777777" w:rsidR="0050740B" w:rsidRPr="00671C8B" w:rsidRDefault="0050740B" w:rsidP="00166AF3">
            <w:pPr>
              <w:pStyle w:val="TableBody"/>
            </w:pPr>
            <w:r w:rsidRPr="00671C8B">
              <w:rPr>
                <w:b/>
              </w:rPr>
              <w:t>&lt;</w:t>
            </w:r>
            <w:r w:rsidRPr="00671C8B">
              <w:rPr>
                <w:b/>
                <w:snapToGrid w:val="0"/>
              </w:rPr>
              <w:t>cpls_list</w:t>
            </w:r>
            <w:r w:rsidRPr="00671C8B">
              <w:rPr>
                <w:b/>
              </w:rPr>
              <w:t>&gt;</w:t>
            </w:r>
            <w:r w:rsidRPr="00671C8B">
              <w:tab/>
            </w:r>
            <w:r w:rsidRPr="00671C8B">
              <w:rPr>
                <w:u w:val="single"/>
              </w:rPr>
              <w:t>0</w:t>
            </w:r>
            <w:r w:rsidRPr="00671C8B">
              <w:tab/>
              <w:t xml:space="preserve">User controlled PLMN selector with access technology EFPLMNwAcT, </w:t>
            </w:r>
            <w:r w:rsidRPr="00671C8B">
              <w:tab/>
            </w:r>
            <w:r w:rsidRPr="00671C8B">
              <w:tab/>
            </w:r>
            <w:r w:rsidRPr="00671C8B">
              <w:tab/>
              <w:t xml:space="preserve">but iff not found in the SIM/UICC, then the PLMN preferred list is </w:t>
            </w:r>
            <w:r w:rsidRPr="00671C8B">
              <w:tab/>
            </w:r>
            <w:r w:rsidRPr="00671C8B">
              <w:tab/>
            </w:r>
            <w:r w:rsidRPr="00671C8B">
              <w:tab/>
            </w:r>
            <w:r w:rsidRPr="00671C8B">
              <w:tab/>
              <w:t>EFPLMNsel</w:t>
            </w:r>
          </w:p>
          <w:p w14:paraId="26516B09" w14:textId="77777777" w:rsidR="0050740B" w:rsidRPr="00671C8B" w:rsidRDefault="0050740B" w:rsidP="00166AF3">
            <w:pPr>
              <w:pStyle w:val="TableBody"/>
            </w:pPr>
            <w:r w:rsidRPr="00671C8B">
              <w:tab/>
            </w:r>
            <w:r w:rsidRPr="00671C8B">
              <w:tab/>
              <w:t>1</w:t>
            </w:r>
            <w:r w:rsidRPr="00671C8B">
              <w:tab/>
              <w:t xml:space="preserve">Operator controlled PLMN selector with access technology </w:t>
            </w:r>
            <w:r w:rsidRPr="00671C8B">
              <w:tab/>
            </w:r>
            <w:r w:rsidRPr="00671C8B">
              <w:tab/>
            </w:r>
            <w:r w:rsidRPr="00671C8B">
              <w:tab/>
            </w:r>
            <w:r w:rsidRPr="00671C8B">
              <w:tab/>
            </w:r>
            <w:r w:rsidRPr="00671C8B">
              <w:tab/>
              <w:t>EFOPLMNwAcT</w:t>
            </w:r>
          </w:p>
          <w:p w14:paraId="1C8400F4" w14:textId="77777777" w:rsidR="0050740B" w:rsidRPr="00671C8B" w:rsidRDefault="0050740B" w:rsidP="00166AF3">
            <w:pPr>
              <w:pStyle w:val="TableBody"/>
            </w:pPr>
            <w:r w:rsidRPr="00671C8B">
              <w:tab/>
            </w:r>
            <w:r w:rsidRPr="00671C8B">
              <w:tab/>
              <w:t>2</w:t>
            </w:r>
            <w:r w:rsidRPr="00671C8B">
              <w:tab/>
              <w:t>HPLMN selector with access technology EFHPLMNwAcT</w:t>
            </w:r>
          </w:p>
        </w:tc>
      </w:tr>
    </w:tbl>
    <w:p w14:paraId="24CCB7E6" w14:textId="77777777" w:rsidR="0050740B" w:rsidRPr="00671C8B" w:rsidRDefault="0050740B" w:rsidP="0050740B">
      <w:pPr>
        <w:pStyle w:val="Heading2"/>
      </w:pPr>
      <w:bookmarkStart w:id="12006" w:name="_Toc369684013"/>
      <w:bookmarkStart w:id="12007" w:name="_Toc486251649"/>
      <w:bookmarkStart w:id="12008" w:name="_Toc489459721"/>
      <w:bookmarkEnd w:id="12006"/>
      <w:r w:rsidRPr="00671C8B">
        <w:t>+CEREG Command: EPS Network Registration Status</w:t>
      </w:r>
      <w:bookmarkEnd w:id="12007"/>
      <w:bookmarkEnd w:id="12008"/>
    </w:p>
    <w:tbl>
      <w:tblPr>
        <w:tblStyle w:val="TableSWIleft"/>
        <w:tblW w:w="9288" w:type="dxa"/>
        <w:tblLayout w:type="fixed"/>
        <w:tblLook w:val="04A0" w:firstRow="1" w:lastRow="0" w:firstColumn="1" w:lastColumn="0" w:noHBand="0" w:noVBand="1"/>
      </w:tblPr>
      <w:tblGrid>
        <w:gridCol w:w="1728"/>
        <w:gridCol w:w="7560"/>
      </w:tblGrid>
      <w:tr w:rsidR="0050740B" w:rsidRPr="00671C8B" w14:paraId="0F0FB40F"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5CB7B7B6" w14:textId="4363D139" w:rsidR="0050740B" w:rsidRPr="00671C8B" w:rsidRDefault="0050740B">
            <w:pPr>
              <w:pStyle w:val="TableRowHead"/>
              <w:spacing w:before="144" w:after="144"/>
              <w:rPr>
                <w:rFonts w:cs="Arial"/>
                <w:bCs w:val="0"/>
              </w:rPr>
            </w:pPr>
            <w:del w:id="12009" w:author="Alban Roche" w:date="2017-08-02T14:40:00Z">
              <w:r w:rsidDel="00F22490">
                <w:delText>HL7618, HL7618RD, HL7648, HL7650, HL7688, HL7690 and HL7692</w:delText>
              </w:r>
            </w:del>
            <w:ins w:id="12010" w:author="Alban Roche" w:date="2017-08-02T14:40:00Z">
              <w:r w:rsidR="00F22490">
                <w:t>HL7800</w:t>
              </w:r>
            </w:ins>
          </w:p>
        </w:tc>
      </w:tr>
      <w:tr w:rsidR="0050740B" w:rsidRPr="00671C8B" w14:paraId="4AC9E175" w14:textId="77777777" w:rsidTr="00166AF3">
        <w:tc>
          <w:tcPr>
            <w:tcW w:w="1728" w:type="dxa"/>
          </w:tcPr>
          <w:p w14:paraId="687B6F59" w14:textId="77777777" w:rsidR="0050740B" w:rsidRPr="00671C8B" w:rsidRDefault="0050740B" w:rsidP="00166AF3">
            <w:pPr>
              <w:pStyle w:val="TableBody"/>
              <w:keepNext/>
              <w:rPr>
                <w:rFonts w:ascii="Times New Roman" w:hAnsi="Times New Roman" w:cs="Times New Roman"/>
                <w:i/>
                <w:sz w:val="20"/>
                <w:szCs w:val="20"/>
              </w:rPr>
            </w:pPr>
            <w:r w:rsidRPr="00671C8B">
              <w:rPr>
                <w:i/>
              </w:rPr>
              <w:t>Test command</w:t>
            </w:r>
          </w:p>
          <w:p w14:paraId="626BA99C" w14:textId="77777777" w:rsidR="0050740B" w:rsidRPr="00671C8B" w:rsidRDefault="0050740B" w:rsidP="00166AF3">
            <w:pPr>
              <w:pStyle w:val="TableBody"/>
              <w:keepNext/>
            </w:pPr>
          </w:p>
          <w:p w14:paraId="57569E50" w14:textId="77777777" w:rsidR="0050740B" w:rsidRPr="00671C8B" w:rsidRDefault="0050740B" w:rsidP="00166AF3">
            <w:pPr>
              <w:pStyle w:val="TableBody"/>
              <w:keepNext/>
              <w:rPr>
                <w:u w:val="single"/>
              </w:rPr>
            </w:pPr>
            <w:r w:rsidRPr="00671C8B">
              <w:rPr>
                <w:u w:val="single"/>
              </w:rPr>
              <w:t>Syntax</w:t>
            </w:r>
          </w:p>
          <w:p w14:paraId="31043855" w14:textId="77777777" w:rsidR="0050740B" w:rsidRPr="00671C8B" w:rsidRDefault="0050740B" w:rsidP="00166AF3">
            <w:pPr>
              <w:pStyle w:val="TableBody"/>
              <w:keepNext/>
              <w:rPr>
                <w:b/>
              </w:rPr>
            </w:pPr>
            <w:r w:rsidRPr="00671C8B">
              <w:rPr>
                <w:b/>
              </w:rPr>
              <w:t>AT+CEREG=?</w:t>
            </w:r>
          </w:p>
        </w:tc>
        <w:tc>
          <w:tcPr>
            <w:tcW w:w="7560" w:type="dxa"/>
          </w:tcPr>
          <w:p w14:paraId="09F1E37B" w14:textId="77777777" w:rsidR="0050740B" w:rsidRPr="00671C8B" w:rsidRDefault="0050740B" w:rsidP="00166AF3">
            <w:pPr>
              <w:pStyle w:val="TableBody"/>
              <w:keepNext/>
              <w:rPr>
                <w:rFonts w:ascii="Times New Roman" w:hAnsi="Times New Roman" w:cs="Times New Roman"/>
                <w:sz w:val="20"/>
                <w:szCs w:val="20"/>
                <w:u w:val="single"/>
              </w:rPr>
            </w:pPr>
          </w:p>
          <w:p w14:paraId="1FB0ADEB" w14:textId="77777777" w:rsidR="0050740B" w:rsidRPr="00671C8B" w:rsidRDefault="0050740B" w:rsidP="00166AF3">
            <w:pPr>
              <w:pStyle w:val="TableBody"/>
              <w:keepNext/>
              <w:rPr>
                <w:rFonts w:ascii="Times New Roman" w:hAnsi="Times New Roman" w:cs="Times New Roman"/>
                <w:sz w:val="20"/>
                <w:szCs w:val="20"/>
                <w:u w:val="single"/>
              </w:rPr>
            </w:pPr>
          </w:p>
          <w:p w14:paraId="580CC7BE" w14:textId="77777777" w:rsidR="0050740B" w:rsidRPr="00671C8B" w:rsidRDefault="0050740B" w:rsidP="00166AF3">
            <w:pPr>
              <w:pStyle w:val="TableBody"/>
              <w:keepNext/>
              <w:rPr>
                <w:u w:val="single"/>
              </w:rPr>
            </w:pPr>
            <w:r w:rsidRPr="00671C8B">
              <w:rPr>
                <w:u w:val="single"/>
              </w:rPr>
              <w:t>Response</w:t>
            </w:r>
          </w:p>
          <w:p w14:paraId="7D57A6C7" w14:textId="77777777" w:rsidR="0050740B" w:rsidRPr="00671C8B" w:rsidRDefault="0050740B" w:rsidP="00166AF3">
            <w:pPr>
              <w:pStyle w:val="TableBody"/>
              <w:keepNext/>
            </w:pPr>
            <w:r w:rsidRPr="00671C8B">
              <w:rPr>
                <w:b/>
              </w:rPr>
              <w:t xml:space="preserve">+CEREG: </w:t>
            </w:r>
            <w:r w:rsidRPr="00671C8B">
              <w:t>(list of supported</w:t>
            </w:r>
            <w:r w:rsidRPr="00671C8B">
              <w:rPr>
                <w:b/>
              </w:rPr>
              <w:t xml:space="preserve"> &lt;n&gt;</w:t>
            </w:r>
            <w:r w:rsidRPr="00671C8B">
              <w:t>s)</w:t>
            </w:r>
          </w:p>
          <w:p w14:paraId="26A60992" w14:textId="77777777" w:rsidR="0050740B" w:rsidRPr="00671C8B" w:rsidRDefault="0050740B" w:rsidP="00166AF3">
            <w:pPr>
              <w:pStyle w:val="TableBody"/>
              <w:keepNext/>
              <w:rPr>
                <w:b/>
              </w:rPr>
            </w:pPr>
            <w:r w:rsidRPr="00671C8B">
              <w:rPr>
                <w:b/>
              </w:rPr>
              <w:t>OK</w:t>
            </w:r>
          </w:p>
        </w:tc>
      </w:tr>
      <w:tr w:rsidR="0050740B" w:rsidRPr="00671C8B" w14:paraId="6088A8A0" w14:textId="77777777" w:rsidTr="00166AF3">
        <w:tc>
          <w:tcPr>
            <w:tcW w:w="1728" w:type="dxa"/>
          </w:tcPr>
          <w:p w14:paraId="3DDB20EB" w14:textId="77777777" w:rsidR="0050740B" w:rsidRPr="00671C8B" w:rsidRDefault="0050740B" w:rsidP="00166AF3">
            <w:pPr>
              <w:pStyle w:val="TableBody"/>
              <w:rPr>
                <w:rFonts w:ascii="Times New Roman" w:hAnsi="Times New Roman" w:cs="Times New Roman"/>
                <w:i/>
                <w:sz w:val="20"/>
                <w:szCs w:val="20"/>
              </w:rPr>
            </w:pPr>
            <w:r w:rsidRPr="00671C8B">
              <w:rPr>
                <w:i/>
              </w:rPr>
              <w:t>Read command</w:t>
            </w:r>
          </w:p>
          <w:p w14:paraId="1A8AA1ED" w14:textId="77777777" w:rsidR="0050740B" w:rsidRPr="00671C8B" w:rsidRDefault="0050740B" w:rsidP="00166AF3">
            <w:pPr>
              <w:pStyle w:val="TableBody"/>
            </w:pPr>
          </w:p>
          <w:p w14:paraId="5372D0AC" w14:textId="77777777" w:rsidR="0050740B" w:rsidRPr="00671C8B" w:rsidRDefault="0050740B" w:rsidP="00166AF3">
            <w:pPr>
              <w:pStyle w:val="TableBody"/>
              <w:rPr>
                <w:u w:val="single"/>
              </w:rPr>
            </w:pPr>
            <w:r w:rsidRPr="00671C8B">
              <w:rPr>
                <w:u w:val="single"/>
              </w:rPr>
              <w:t>Syntax</w:t>
            </w:r>
          </w:p>
          <w:p w14:paraId="76BC2C93" w14:textId="77777777" w:rsidR="0050740B" w:rsidRPr="00671C8B" w:rsidRDefault="0050740B" w:rsidP="00166AF3">
            <w:pPr>
              <w:pStyle w:val="TableBody"/>
            </w:pPr>
            <w:r w:rsidRPr="00671C8B">
              <w:rPr>
                <w:b/>
              </w:rPr>
              <w:t>AT+CEREG?</w:t>
            </w:r>
          </w:p>
        </w:tc>
        <w:tc>
          <w:tcPr>
            <w:tcW w:w="7560" w:type="dxa"/>
          </w:tcPr>
          <w:p w14:paraId="2C06F84B" w14:textId="77777777" w:rsidR="0050740B" w:rsidRPr="00671C8B" w:rsidRDefault="0050740B" w:rsidP="00166AF3">
            <w:pPr>
              <w:pStyle w:val="TableBody"/>
            </w:pPr>
          </w:p>
          <w:p w14:paraId="22701683" w14:textId="77777777" w:rsidR="0050740B" w:rsidRPr="00671C8B" w:rsidRDefault="0050740B" w:rsidP="00166AF3">
            <w:pPr>
              <w:pStyle w:val="TableBody"/>
            </w:pPr>
          </w:p>
          <w:p w14:paraId="411C5B15" w14:textId="77777777" w:rsidR="0050740B" w:rsidRPr="00671C8B" w:rsidRDefault="0050740B" w:rsidP="00166AF3">
            <w:pPr>
              <w:pStyle w:val="TableBody"/>
              <w:rPr>
                <w:u w:val="single"/>
              </w:rPr>
            </w:pPr>
            <w:r w:rsidRPr="00671C8B">
              <w:rPr>
                <w:u w:val="single"/>
              </w:rPr>
              <w:t>Response</w:t>
            </w:r>
          </w:p>
          <w:p w14:paraId="77DF1702" w14:textId="77777777" w:rsidR="0050740B" w:rsidRPr="00671C8B" w:rsidRDefault="0050740B" w:rsidP="00166AF3">
            <w:pPr>
              <w:pStyle w:val="TableBody"/>
              <w:rPr>
                <w:rFonts w:eastAsia="SimSun"/>
                <w:b/>
              </w:rPr>
            </w:pPr>
            <w:r w:rsidRPr="00671C8B">
              <w:rPr>
                <w:rFonts w:eastAsia="SimSun"/>
                <w:b/>
              </w:rPr>
              <w:t>+CEREG: &lt;n&gt;,&lt;stat&gt;[,&lt;tac&gt;,&lt;ci&gt;[,&lt;AcT&gt;]]</w:t>
            </w:r>
          </w:p>
          <w:p w14:paraId="44829486" w14:textId="77777777" w:rsidR="0050740B" w:rsidRPr="00671C8B" w:rsidRDefault="0050740B" w:rsidP="00166AF3">
            <w:pPr>
              <w:pStyle w:val="TableBody"/>
              <w:rPr>
                <w:b/>
              </w:rPr>
            </w:pPr>
            <w:r w:rsidRPr="00671C8B">
              <w:rPr>
                <w:rFonts w:eastAsia="SimSun"/>
                <w:b/>
              </w:rPr>
              <w:t>OK</w:t>
            </w:r>
          </w:p>
        </w:tc>
      </w:tr>
      <w:tr w:rsidR="0050740B" w:rsidRPr="00671C8B" w14:paraId="0BCAC2DA" w14:textId="77777777" w:rsidTr="00166AF3">
        <w:trPr>
          <w:cantSplit w:val="0"/>
        </w:trPr>
        <w:tc>
          <w:tcPr>
            <w:tcW w:w="1728" w:type="dxa"/>
          </w:tcPr>
          <w:p w14:paraId="75B9FB0E" w14:textId="77777777" w:rsidR="0050740B" w:rsidRPr="00671C8B" w:rsidRDefault="0050740B" w:rsidP="00166AF3">
            <w:pPr>
              <w:pStyle w:val="TableBody"/>
              <w:rPr>
                <w:i/>
              </w:rPr>
            </w:pPr>
            <w:r w:rsidRPr="00671C8B">
              <w:rPr>
                <w:i/>
              </w:rPr>
              <w:t>Execute command</w:t>
            </w:r>
          </w:p>
          <w:p w14:paraId="7AE14EBB" w14:textId="77777777" w:rsidR="0050740B" w:rsidRPr="004226D1" w:rsidRDefault="0050740B" w:rsidP="00166AF3">
            <w:pPr>
              <w:pStyle w:val="TableBody"/>
              <w:rPr>
                <w:i/>
                <w:sz w:val="14"/>
                <w:szCs w:val="14"/>
              </w:rPr>
            </w:pPr>
          </w:p>
          <w:p w14:paraId="30964582" w14:textId="77777777" w:rsidR="0050740B" w:rsidRPr="00671C8B" w:rsidRDefault="0050740B" w:rsidP="00166AF3">
            <w:pPr>
              <w:pStyle w:val="TableBody"/>
              <w:rPr>
                <w:u w:val="single"/>
              </w:rPr>
            </w:pPr>
            <w:r w:rsidRPr="00671C8B">
              <w:rPr>
                <w:u w:val="single"/>
              </w:rPr>
              <w:t>Syntax</w:t>
            </w:r>
          </w:p>
          <w:p w14:paraId="0FF56385" w14:textId="77777777" w:rsidR="0050740B" w:rsidRPr="00671C8B" w:rsidRDefault="0050740B" w:rsidP="00166AF3">
            <w:pPr>
              <w:pStyle w:val="TableBody"/>
              <w:rPr>
                <w:b/>
              </w:rPr>
            </w:pPr>
            <w:r w:rsidRPr="00671C8B">
              <w:rPr>
                <w:b/>
              </w:rPr>
              <w:t>AT+CEREG=</w:t>
            </w:r>
            <w:r w:rsidRPr="00671C8B">
              <w:rPr>
                <w:b/>
              </w:rPr>
              <w:br/>
              <w:t>[&lt;n&gt;]</w:t>
            </w:r>
          </w:p>
        </w:tc>
        <w:tc>
          <w:tcPr>
            <w:tcW w:w="7560" w:type="dxa"/>
          </w:tcPr>
          <w:p w14:paraId="53F7B03E" w14:textId="77777777" w:rsidR="0050740B" w:rsidRPr="00671C8B" w:rsidRDefault="0050740B" w:rsidP="00166AF3">
            <w:pPr>
              <w:pStyle w:val="TableBody"/>
            </w:pPr>
          </w:p>
          <w:p w14:paraId="60312CF0" w14:textId="77777777" w:rsidR="0050740B" w:rsidRPr="004226D1" w:rsidRDefault="0050740B" w:rsidP="00166AF3">
            <w:pPr>
              <w:pStyle w:val="TableBody"/>
              <w:rPr>
                <w:sz w:val="14"/>
                <w:szCs w:val="14"/>
              </w:rPr>
            </w:pPr>
          </w:p>
          <w:p w14:paraId="5995DB09" w14:textId="77777777" w:rsidR="0050740B" w:rsidRPr="00671C8B" w:rsidRDefault="0050740B" w:rsidP="00166AF3">
            <w:pPr>
              <w:pStyle w:val="TableBody"/>
            </w:pPr>
            <w:r w:rsidRPr="00671C8B">
              <w:rPr>
                <w:u w:val="single"/>
              </w:rPr>
              <w:t>Response</w:t>
            </w:r>
          </w:p>
          <w:p w14:paraId="6500DF07" w14:textId="77777777" w:rsidR="0050740B" w:rsidRPr="00671C8B" w:rsidRDefault="0050740B" w:rsidP="00166AF3">
            <w:pPr>
              <w:pStyle w:val="TableBody"/>
              <w:rPr>
                <w:b/>
              </w:rPr>
            </w:pPr>
            <w:r w:rsidRPr="00671C8B">
              <w:rPr>
                <w:b/>
              </w:rPr>
              <w:t>OK</w:t>
            </w:r>
          </w:p>
          <w:p w14:paraId="6D790BEC" w14:textId="77777777" w:rsidR="0050740B" w:rsidRPr="004226D1" w:rsidRDefault="0050740B" w:rsidP="00166AF3">
            <w:pPr>
              <w:pStyle w:val="TableBody"/>
              <w:rPr>
                <w:sz w:val="14"/>
                <w:szCs w:val="14"/>
              </w:rPr>
            </w:pPr>
          </w:p>
          <w:p w14:paraId="57CB4AA7" w14:textId="77777777" w:rsidR="0050740B" w:rsidRPr="00671C8B" w:rsidRDefault="0050740B" w:rsidP="00166AF3">
            <w:pPr>
              <w:pStyle w:val="TableBody"/>
            </w:pPr>
            <w:r w:rsidRPr="00671C8B">
              <w:t>or</w:t>
            </w:r>
          </w:p>
          <w:p w14:paraId="2CFBD47E" w14:textId="77777777" w:rsidR="0050740B" w:rsidRPr="00671C8B" w:rsidRDefault="0050740B" w:rsidP="00166AF3">
            <w:pPr>
              <w:pStyle w:val="TableBody"/>
            </w:pPr>
            <w:r w:rsidRPr="00671C8B">
              <w:rPr>
                <w:b/>
              </w:rPr>
              <w:t>+CME ERROR: &lt;err&gt;</w:t>
            </w:r>
          </w:p>
          <w:p w14:paraId="5413A7DC" w14:textId="77777777" w:rsidR="0050740B" w:rsidRPr="004226D1" w:rsidRDefault="0050740B" w:rsidP="00166AF3">
            <w:pPr>
              <w:pStyle w:val="TableBody"/>
              <w:rPr>
                <w:sz w:val="14"/>
                <w:szCs w:val="14"/>
              </w:rPr>
            </w:pPr>
          </w:p>
          <w:p w14:paraId="111B84B5" w14:textId="77777777" w:rsidR="0050740B" w:rsidRPr="00671C8B" w:rsidRDefault="0050740B" w:rsidP="00166AF3">
            <w:pPr>
              <w:pStyle w:val="TableBody"/>
            </w:pPr>
            <w:r w:rsidRPr="00671C8B">
              <w:rPr>
                <w:u w:val="single"/>
              </w:rPr>
              <w:t>Parameters</w:t>
            </w:r>
          </w:p>
          <w:p w14:paraId="67BEC8CD" w14:textId="77777777" w:rsidR="0050740B" w:rsidRPr="00671C8B" w:rsidRDefault="0050740B" w:rsidP="00166AF3">
            <w:pPr>
              <w:pStyle w:val="TableBody"/>
            </w:pPr>
            <w:r w:rsidRPr="00671C8B">
              <w:rPr>
                <w:b/>
              </w:rPr>
              <w:t>&lt;n&gt;</w:t>
            </w:r>
            <w:r w:rsidRPr="00671C8B">
              <w:tab/>
            </w:r>
            <w:r w:rsidRPr="00671C8B">
              <w:rPr>
                <w:u w:val="single"/>
              </w:rPr>
              <w:t>0</w:t>
            </w:r>
            <w:r w:rsidRPr="00671C8B">
              <w:tab/>
              <w:t>Disable network registration unsolicited result code</w:t>
            </w:r>
          </w:p>
          <w:p w14:paraId="1D2A5164" w14:textId="77777777" w:rsidR="0050740B" w:rsidRPr="00671C8B" w:rsidRDefault="0050740B" w:rsidP="00166AF3">
            <w:pPr>
              <w:pStyle w:val="TableBody"/>
            </w:pPr>
            <w:r w:rsidRPr="00671C8B">
              <w:tab/>
              <w:t>1</w:t>
            </w:r>
            <w:r w:rsidRPr="00671C8B">
              <w:tab/>
              <w:t xml:space="preserve">Enable network registration unsolicited result code </w:t>
            </w:r>
            <w:r w:rsidRPr="00671C8B">
              <w:rPr>
                <w:b/>
              </w:rPr>
              <w:t>+CEREG: &lt;stat&gt;</w:t>
            </w:r>
          </w:p>
          <w:p w14:paraId="7B8138E6" w14:textId="77777777" w:rsidR="0050740B" w:rsidRPr="00671C8B" w:rsidRDefault="0050740B" w:rsidP="00166AF3">
            <w:pPr>
              <w:pStyle w:val="TableBody"/>
            </w:pPr>
            <w:r w:rsidRPr="00671C8B">
              <w:tab/>
              <w:t>2</w:t>
            </w:r>
            <w:r w:rsidRPr="00671C8B">
              <w:tab/>
              <w:t xml:space="preserve">Enable network registration unsolicited result code </w:t>
            </w:r>
            <w:r w:rsidRPr="00671C8B">
              <w:rPr>
                <w:b/>
              </w:rPr>
              <w:t>+CEREG: &lt;stat&gt;</w:t>
            </w:r>
            <w:r w:rsidRPr="00671C8B">
              <w:rPr>
                <w:b/>
              </w:rPr>
              <w:br/>
            </w:r>
            <w:r w:rsidRPr="00671C8B">
              <w:rPr>
                <w:b/>
              </w:rPr>
              <w:tab/>
            </w:r>
            <w:r w:rsidRPr="00671C8B">
              <w:rPr>
                <w:b/>
              </w:rPr>
              <w:tab/>
              <w:t>[,&lt;tac&gt;,&lt;ci&gt;[,&lt;AcT&gt;]]</w:t>
            </w:r>
          </w:p>
          <w:p w14:paraId="2770CC03" w14:textId="77777777" w:rsidR="0050740B" w:rsidRPr="004226D1" w:rsidRDefault="0050740B" w:rsidP="00166AF3">
            <w:pPr>
              <w:pStyle w:val="TableBody"/>
              <w:rPr>
                <w:sz w:val="14"/>
                <w:szCs w:val="14"/>
              </w:rPr>
            </w:pPr>
          </w:p>
          <w:p w14:paraId="2D4F5DB1" w14:textId="77777777" w:rsidR="0050740B" w:rsidRPr="00671C8B" w:rsidRDefault="0050740B" w:rsidP="00166AF3">
            <w:pPr>
              <w:pStyle w:val="TableBody"/>
            </w:pPr>
            <w:r w:rsidRPr="00671C8B">
              <w:rPr>
                <w:b/>
              </w:rPr>
              <w:t>&lt;stat&gt;</w:t>
            </w:r>
            <w:r w:rsidRPr="00671C8B">
              <w:tab/>
            </w:r>
            <w:r w:rsidRPr="00671C8B">
              <w:tab/>
              <w:t>0</w:t>
            </w:r>
            <w:r w:rsidRPr="00671C8B">
              <w:tab/>
              <w:t>Not registered, MT is not currently searching an operator to register to</w:t>
            </w:r>
          </w:p>
          <w:p w14:paraId="58CA1788" w14:textId="77777777" w:rsidR="0050740B" w:rsidRPr="00671C8B" w:rsidRDefault="0050740B" w:rsidP="00166AF3">
            <w:pPr>
              <w:pStyle w:val="TableBody"/>
            </w:pPr>
            <w:r w:rsidRPr="00671C8B">
              <w:tab/>
            </w:r>
            <w:r w:rsidRPr="00671C8B">
              <w:tab/>
              <w:t>1</w:t>
            </w:r>
            <w:r w:rsidRPr="00671C8B">
              <w:tab/>
              <w:t>Registered on the home network</w:t>
            </w:r>
          </w:p>
          <w:p w14:paraId="5BF59A24" w14:textId="77777777" w:rsidR="0050740B" w:rsidRPr="00671C8B" w:rsidRDefault="0050740B" w:rsidP="00166AF3">
            <w:pPr>
              <w:pStyle w:val="TableBody"/>
            </w:pPr>
            <w:r w:rsidRPr="00671C8B">
              <w:tab/>
            </w:r>
            <w:r w:rsidRPr="00671C8B">
              <w:tab/>
              <w:t>2</w:t>
            </w:r>
            <w:r w:rsidRPr="00671C8B">
              <w:tab/>
              <w:t xml:space="preserve">Not registered, but MT is currently trying to attach or searching for an </w:t>
            </w:r>
            <w:r w:rsidRPr="00671C8B">
              <w:tab/>
            </w:r>
            <w:r w:rsidRPr="00671C8B">
              <w:tab/>
            </w:r>
            <w:r w:rsidRPr="00671C8B">
              <w:tab/>
            </w:r>
            <w:r w:rsidRPr="00671C8B">
              <w:tab/>
              <w:t>operator to register to</w:t>
            </w:r>
          </w:p>
          <w:p w14:paraId="782739D5" w14:textId="77777777" w:rsidR="0050740B" w:rsidRPr="00671C8B" w:rsidRDefault="0050740B" w:rsidP="00166AF3">
            <w:pPr>
              <w:pStyle w:val="TableBody"/>
            </w:pPr>
            <w:r w:rsidRPr="00671C8B">
              <w:tab/>
            </w:r>
            <w:r w:rsidRPr="00671C8B">
              <w:tab/>
              <w:t>3</w:t>
            </w:r>
            <w:r w:rsidRPr="00671C8B">
              <w:tab/>
              <w:t>Registration denied</w:t>
            </w:r>
          </w:p>
          <w:p w14:paraId="13E289A8" w14:textId="77777777" w:rsidR="0050740B" w:rsidRPr="00671C8B" w:rsidRDefault="0050740B" w:rsidP="00166AF3">
            <w:pPr>
              <w:pStyle w:val="TableBody"/>
            </w:pPr>
            <w:r w:rsidRPr="00671C8B">
              <w:tab/>
            </w:r>
            <w:r w:rsidRPr="00671C8B">
              <w:tab/>
              <w:t>4</w:t>
            </w:r>
            <w:r w:rsidRPr="00671C8B">
              <w:tab/>
              <w:t>Unknown</w:t>
            </w:r>
          </w:p>
          <w:p w14:paraId="74C7AD72" w14:textId="77777777" w:rsidR="0050740B" w:rsidRPr="00671C8B" w:rsidRDefault="0050740B" w:rsidP="00166AF3">
            <w:pPr>
              <w:pStyle w:val="TableBody"/>
            </w:pPr>
            <w:r w:rsidRPr="00671C8B">
              <w:tab/>
            </w:r>
            <w:r w:rsidRPr="00671C8B">
              <w:tab/>
              <w:t>5</w:t>
            </w:r>
            <w:r w:rsidRPr="00671C8B">
              <w:tab/>
              <w:t>Registered, roaming</w:t>
            </w:r>
          </w:p>
          <w:p w14:paraId="2B55F031" w14:textId="77777777" w:rsidR="0050740B" w:rsidRPr="00671C8B" w:rsidRDefault="0050740B" w:rsidP="00166AF3">
            <w:pPr>
              <w:pStyle w:val="TableBody"/>
            </w:pPr>
            <w:r w:rsidRPr="00671C8B">
              <w:tab/>
            </w:r>
            <w:r w:rsidRPr="00671C8B">
              <w:tab/>
              <w:t>8</w:t>
            </w:r>
            <w:r w:rsidRPr="00671C8B">
              <w:tab/>
              <w:t xml:space="preserve">Attached for emergency bearer services only (note that this is only </w:t>
            </w:r>
            <w:r w:rsidRPr="00671C8B">
              <w:tab/>
            </w:r>
            <w:r w:rsidRPr="00671C8B">
              <w:tab/>
            </w:r>
            <w:r w:rsidRPr="00671C8B">
              <w:tab/>
            </w:r>
            <w:r w:rsidRPr="00671C8B">
              <w:tab/>
              <w:t>available when &lt;AcT&gt; = 2,4,5,6</w:t>
            </w:r>
          </w:p>
          <w:p w14:paraId="1AEC525B" w14:textId="77777777" w:rsidR="0050740B" w:rsidRPr="004226D1" w:rsidRDefault="0050740B" w:rsidP="00166AF3">
            <w:pPr>
              <w:pStyle w:val="TableBody"/>
              <w:rPr>
                <w:sz w:val="14"/>
                <w:szCs w:val="14"/>
              </w:rPr>
            </w:pPr>
          </w:p>
          <w:p w14:paraId="77203CA1" w14:textId="77777777" w:rsidR="0050740B" w:rsidRPr="00671C8B" w:rsidRDefault="0050740B" w:rsidP="00166AF3">
            <w:pPr>
              <w:pStyle w:val="TableBody"/>
            </w:pPr>
            <w:r w:rsidRPr="00671C8B">
              <w:rPr>
                <w:b/>
              </w:rPr>
              <w:t>&lt;tac&gt;</w:t>
            </w:r>
            <w:r w:rsidRPr="00671C8B">
              <w:tab/>
              <w:t>String type; two-byte tracking area code in hexadecimal format (e.g. “00C3” is equals to 195 in decimal)</w:t>
            </w:r>
          </w:p>
          <w:p w14:paraId="2AC2E8F2" w14:textId="77777777" w:rsidR="0050740B" w:rsidRPr="00671C8B" w:rsidRDefault="0050740B" w:rsidP="00166AF3">
            <w:pPr>
              <w:pStyle w:val="TableBody"/>
            </w:pPr>
          </w:p>
          <w:p w14:paraId="126F5A84" w14:textId="77777777" w:rsidR="0050740B" w:rsidRPr="00671C8B" w:rsidRDefault="0050740B" w:rsidP="00166AF3">
            <w:pPr>
              <w:pStyle w:val="TableBody"/>
            </w:pPr>
            <w:r w:rsidRPr="00671C8B">
              <w:rPr>
                <w:b/>
              </w:rPr>
              <w:t>&lt;ci&gt;</w:t>
            </w:r>
            <w:r w:rsidRPr="00671C8B">
              <w:tab/>
              <w:t xml:space="preserve">String type; four-byte </w:t>
            </w:r>
            <w:r>
              <w:t>UTRAN/</w:t>
            </w:r>
            <w:r w:rsidRPr="00671C8B">
              <w:t>E-UTRAN cell ID in hexadecimal format</w:t>
            </w:r>
          </w:p>
          <w:p w14:paraId="54F0422F" w14:textId="77777777" w:rsidR="0050740B" w:rsidRPr="00671C8B" w:rsidRDefault="0050740B" w:rsidP="00166AF3">
            <w:pPr>
              <w:pStyle w:val="TableBody"/>
            </w:pPr>
          </w:p>
          <w:p w14:paraId="2027E2D0" w14:textId="77777777" w:rsidR="0050740B" w:rsidRDefault="0050740B" w:rsidP="00166AF3">
            <w:pPr>
              <w:pStyle w:val="TableBody"/>
              <w:rPr>
                <w:snapToGrid w:val="0"/>
              </w:rPr>
            </w:pPr>
            <w:r w:rsidRPr="00671C8B">
              <w:rPr>
                <w:b/>
              </w:rPr>
              <w:t>&lt;AcT&gt;</w:t>
            </w:r>
            <w:r w:rsidRPr="00671C8B">
              <w:tab/>
            </w:r>
            <w:r w:rsidRPr="00671C8B">
              <w:tab/>
            </w:r>
            <w:r w:rsidRPr="003845D6">
              <w:rPr>
                <w:snapToGrid w:val="0"/>
              </w:rPr>
              <w:t>2</w:t>
            </w:r>
            <w:r>
              <w:rPr>
                <w:snapToGrid w:val="0"/>
              </w:rPr>
              <w:tab/>
            </w:r>
            <w:r w:rsidRPr="003845D6">
              <w:rPr>
                <w:snapToGrid w:val="0"/>
              </w:rPr>
              <w:t>UTRAN</w:t>
            </w:r>
          </w:p>
          <w:p w14:paraId="353501F5" w14:textId="77777777" w:rsidR="0050740B" w:rsidRDefault="0050740B" w:rsidP="00166AF3">
            <w:pPr>
              <w:pStyle w:val="TableBody"/>
              <w:rPr>
                <w:snapToGrid w:val="0"/>
              </w:rPr>
            </w:pPr>
            <w:r>
              <w:rPr>
                <w:snapToGrid w:val="0"/>
              </w:rPr>
              <w:tab/>
            </w:r>
            <w:r>
              <w:rPr>
                <w:snapToGrid w:val="0"/>
              </w:rPr>
              <w:tab/>
            </w:r>
            <w:r w:rsidRPr="003845D6">
              <w:rPr>
                <w:snapToGrid w:val="0"/>
              </w:rPr>
              <w:t>4</w:t>
            </w:r>
            <w:r>
              <w:rPr>
                <w:snapToGrid w:val="0"/>
              </w:rPr>
              <w:tab/>
            </w:r>
            <w:r w:rsidRPr="003845D6">
              <w:rPr>
                <w:snapToGrid w:val="0"/>
              </w:rPr>
              <w:t>UTRAN</w:t>
            </w:r>
            <w:r>
              <w:rPr>
                <w:snapToGrid w:val="0"/>
              </w:rPr>
              <w:t xml:space="preserve"> with </w:t>
            </w:r>
            <w:r w:rsidRPr="003845D6">
              <w:rPr>
                <w:snapToGrid w:val="0"/>
              </w:rPr>
              <w:t>HSDPA</w:t>
            </w:r>
          </w:p>
          <w:p w14:paraId="4D98D6EA" w14:textId="77777777" w:rsidR="0050740B" w:rsidRDefault="0050740B" w:rsidP="00166AF3">
            <w:pPr>
              <w:pStyle w:val="TableBody"/>
              <w:rPr>
                <w:snapToGrid w:val="0"/>
              </w:rPr>
            </w:pPr>
            <w:r>
              <w:rPr>
                <w:snapToGrid w:val="0"/>
              </w:rPr>
              <w:tab/>
            </w:r>
            <w:r>
              <w:rPr>
                <w:snapToGrid w:val="0"/>
              </w:rPr>
              <w:tab/>
            </w:r>
            <w:r w:rsidRPr="003845D6">
              <w:rPr>
                <w:snapToGrid w:val="0"/>
              </w:rPr>
              <w:t>5</w:t>
            </w:r>
            <w:r>
              <w:rPr>
                <w:snapToGrid w:val="0"/>
              </w:rPr>
              <w:tab/>
            </w:r>
            <w:r w:rsidRPr="003845D6">
              <w:rPr>
                <w:snapToGrid w:val="0"/>
              </w:rPr>
              <w:t>UTRAN</w:t>
            </w:r>
            <w:r>
              <w:rPr>
                <w:snapToGrid w:val="0"/>
              </w:rPr>
              <w:t xml:space="preserve"> with </w:t>
            </w:r>
            <w:r w:rsidRPr="003845D6">
              <w:rPr>
                <w:snapToGrid w:val="0"/>
              </w:rPr>
              <w:t>HSUPA</w:t>
            </w:r>
          </w:p>
          <w:p w14:paraId="7B79B0B6" w14:textId="77777777" w:rsidR="0050740B" w:rsidRDefault="0050740B" w:rsidP="00166AF3">
            <w:pPr>
              <w:pStyle w:val="TableBody"/>
              <w:rPr>
                <w:snapToGrid w:val="0"/>
              </w:rPr>
            </w:pPr>
            <w:r>
              <w:rPr>
                <w:snapToGrid w:val="0"/>
              </w:rPr>
              <w:tab/>
            </w:r>
            <w:r>
              <w:rPr>
                <w:snapToGrid w:val="0"/>
              </w:rPr>
              <w:tab/>
            </w:r>
            <w:r w:rsidRPr="003845D6">
              <w:rPr>
                <w:snapToGrid w:val="0"/>
              </w:rPr>
              <w:t>6</w:t>
            </w:r>
            <w:r>
              <w:rPr>
                <w:snapToGrid w:val="0"/>
              </w:rPr>
              <w:tab/>
            </w:r>
            <w:r w:rsidRPr="003845D6">
              <w:rPr>
                <w:snapToGrid w:val="0"/>
              </w:rPr>
              <w:t>UTRAN</w:t>
            </w:r>
            <w:r>
              <w:rPr>
                <w:snapToGrid w:val="0"/>
              </w:rPr>
              <w:t xml:space="preserve"> with H</w:t>
            </w:r>
            <w:r w:rsidRPr="003845D6">
              <w:rPr>
                <w:snapToGrid w:val="0"/>
              </w:rPr>
              <w:t>SDPA</w:t>
            </w:r>
            <w:r>
              <w:rPr>
                <w:snapToGrid w:val="0"/>
              </w:rPr>
              <w:t xml:space="preserve"> </w:t>
            </w:r>
            <w:r w:rsidRPr="003845D6">
              <w:rPr>
                <w:snapToGrid w:val="0"/>
              </w:rPr>
              <w:t>and</w:t>
            </w:r>
            <w:r>
              <w:rPr>
                <w:snapToGrid w:val="0"/>
              </w:rPr>
              <w:t xml:space="preserve"> </w:t>
            </w:r>
            <w:r w:rsidRPr="003845D6">
              <w:rPr>
                <w:snapToGrid w:val="0"/>
              </w:rPr>
              <w:t>HSUPA</w:t>
            </w:r>
          </w:p>
          <w:p w14:paraId="067D30EE" w14:textId="77777777" w:rsidR="0050740B" w:rsidRPr="00671C8B" w:rsidRDefault="0050740B" w:rsidP="00166AF3">
            <w:pPr>
              <w:pStyle w:val="TableBody"/>
            </w:pPr>
            <w:r>
              <w:tab/>
            </w:r>
            <w:r>
              <w:tab/>
            </w:r>
            <w:r w:rsidRPr="00671C8B">
              <w:t>7</w:t>
            </w:r>
            <w:r w:rsidRPr="00671C8B">
              <w:tab/>
              <w:t>E-UTRAN</w:t>
            </w:r>
          </w:p>
        </w:tc>
      </w:tr>
      <w:tr w:rsidR="0050740B" w:rsidRPr="00671C8B" w14:paraId="16B8635B" w14:textId="77777777" w:rsidTr="00166AF3">
        <w:trPr>
          <w:trHeight w:val="65"/>
        </w:trPr>
        <w:tc>
          <w:tcPr>
            <w:tcW w:w="1728" w:type="dxa"/>
          </w:tcPr>
          <w:p w14:paraId="7CA1D4FF" w14:textId="77777777" w:rsidR="0050740B" w:rsidRPr="00671C8B" w:rsidRDefault="0050740B" w:rsidP="00166AF3">
            <w:pPr>
              <w:pStyle w:val="TableBody"/>
              <w:rPr>
                <w:i/>
              </w:rPr>
            </w:pPr>
            <w:r w:rsidRPr="00671C8B">
              <w:rPr>
                <w:u w:val="single"/>
              </w:rPr>
              <w:t>Notes</w:t>
            </w:r>
          </w:p>
        </w:tc>
        <w:tc>
          <w:tcPr>
            <w:tcW w:w="7560" w:type="dxa"/>
          </w:tcPr>
          <w:p w14:paraId="6775367E" w14:textId="77777777" w:rsidR="0050740B" w:rsidRPr="00671C8B" w:rsidRDefault="0050740B" w:rsidP="00166AF3">
            <w:pPr>
              <w:pStyle w:val="TableBody"/>
              <w:rPr>
                <w:u w:val="single"/>
              </w:rPr>
            </w:pPr>
            <w:r>
              <w:t xml:space="preserve">&lt;n&gt; is </w:t>
            </w:r>
            <w:r w:rsidRPr="00276097">
              <w:t xml:space="preserve">saved in non-volatile memory </w:t>
            </w:r>
            <w:r>
              <w:t xml:space="preserve">per AT port </w:t>
            </w:r>
            <w:r w:rsidRPr="00276097">
              <w:t>over module reboot</w:t>
            </w:r>
            <w:r>
              <w:t>.</w:t>
            </w:r>
          </w:p>
        </w:tc>
      </w:tr>
    </w:tbl>
    <w:p w14:paraId="3AC85CE5" w14:textId="77777777" w:rsidR="0050740B" w:rsidRPr="00671C8B" w:rsidRDefault="0050740B" w:rsidP="0050740B">
      <w:pPr>
        <w:pStyle w:val="Heading2"/>
      </w:pPr>
      <w:bookmarkStart w:id="12011" w:name="_Ref407121113"/>
      <w:bookmarkStart w:id="12012" w:name="_Toc486251650"/>
      <w:bookmarkStart w:id="12013" w:name="_Toc489459722"/>
      <w:r w:rsidRPr="00671C8B">
        <w:t>+CE</w:t>
      </w:r>
      <w:r>
        <w:t xml:space="preserve">MODE </w:t>
      </w:r>
      <w:r w:rsidRPr="00671C8B">
        <w:t xml:space="preserve">Command: </w:t>
      </w:r>
      <w:r>
        <w:t>UE Modes of Operation for EPS</w:t>
      </w:r>
      <w:bookmarkEnd w:id="12011"/>
      <w:bookmarkEnd w:id="12012"/>
      <w:bookmarkEnd w:id="12013"/>
    </w:p>
    <w:tbl>
      <w:tblPr>
        <w:tblStyle w:val="TableSWIleft"/>
        <w:tblW w:w="9288" w:type="dxa"/>
        <w:tblLayout w:type="fixed"/>
        <w:tblLook w:val="04A0" w:firstRow="1" w:lastRow="0" w:firstColumn="1" w:lastColumn="0" w:noHBand="0" w:noVBand="1"/>
      </w:tblPr>
      <w:tblGrid>
        <w:gridCol w:w="1728"/>
        <w:gridCol w:w="7560"/>
      </w:tblGrid>
      <w:tr w:rsidR="0050740B" w:rsidRPr="00671C8B" w14:paraId="32F15E07"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33A097EE" w14:textId="675E47BA" w:rsidR="0050740B" w:rsidRPr="00671C8B" w:rsidRDefault="0050740B">
            <w:pPr>
              <w:pStyle w:val="TableRowHead"/>
              <w:spacing w:before="144" w:after="144"/>
              <w:rPr>
                <w:rFonts w:cs="Arial"/>
                <w:bCs w:val="0"/>
              </w:rPr>
            </w:pPr>
            <w:del w:id="12014" w:author="Alban Roche" w:date="2017-08-02T14:40:00Z">
              <w:r w:rsidDel="00F22490">
                <w:delText>HL7618, HL7618RD, HL7648, HL7650, HL7688, HL7690 and HL7692</w:delText>
              </w:r>
            </w:del>
            <w:ins w:id="12015" w:author="Alban Roche" w:date="2017-08-02T14:40:00Z">
              <w:r w:rsidR="00F22490">
                <w:t>HL7800</w:t>
              </w:r>
            </w:ins>
          </w:p>
        </w:tc>
      </w:tr>
      <w:tr w:rsidR="0050740B" w:rsidRPr="00671C8B" w14:paraId="53AEF95B" w14:textId="77777777" w:rsidTr="00166AF3">
        <w:tc>
          <w:tcPr>
            <w:tcW w:w="1728" w:type="dxa"/>
          </w:tcPr>
          <w:p w14:paraId="70B100D7" w14:textId="77777777" w:rsidR="0050740B" w:rsidRPr="00671C8B" w:rsidRDefault="0050740B" w:rsidP="00166AF3">
            <w:pPr>
              <w:pStyle w:val="TableBody"/>
              <w:keepNext/>
              <w:rPr>
                <w:rFonts w:ascii="Times New Roman" w:hAnsi="Times New Roman" w:cs="Times New Roman"/>
                <w:i/>
                <w:sz w:val="20"/>
                <w:szCs w:val="20"/>
              </w:rPr>
            </w:pPr>
            <w:r w:rsidRPr="00671C8B">
              <w:rPr>
                <w:i/>
              </w:rPr>
              <w:t>Test command</w:t>
            </w:r>
          </w:p>
          <w:p w14:paraId="517A3130" w14:textId="77777777" w:rsidR="0050740B" w:rsidRPr="00671C8B" w:rsidRDefault="0050740B" w:rsidP="00166AF3">
            <w:pPr>
              <w:pStyle w:val="TableBody"/>
              <w:keepNext/>
            </w:pPr>
          </w:p>
          <w:p w14:paraId="57BDECA8" w14:textId="77777777" w:rsidR="0050740B" w:rsidRPr="00671C8B" w:rsidRDefault="0050740B" w:rsidP="00166AF3">
            <w:pPr>
              <w:pStyle w:val="TableBody"/>
              <w:keepNext/>
              <w:rPr>
                <w:u w:val="single"/>
              </w:rPr>
            </w:pPr>
            <w:r w:rsidRPr="00671C8B">
              <w:rPr>
                <w:u w:val="single"/>
              </w:rPr>
              <w:t>Syntax</w:t>
            </w:r>
          </w:p>
          <w:p w14:paraId="2C2CCA4A" w14:textId="77777777" w:rsidR="0050740B" w:rsidRPr="00671C8B" w:rsidRDefault="0050740B" w:rsidP="00166AF3">
            <w:pPr>
              <w:pStyle w:val="TableBody"/>
              <w:keepNext/>
              <w:rPr>
                <w:b/>
              </w:rPr>
            </w:pPr>
            <w:r w:rsidRPr="00671C8B">
              <w:rPr>
                <w:b/>
              </w:rPr>
              <w:t>AT+</w:t>
            </w:r>
            <w:r>
              <w:rPr>
                <w:b/>
              </w:rPr>
              <w:t>CEMODE</w:t>
            </w:r>
            <w:r w:rsidRPr="00671C8B">
              <w:rPr>
                <w:b/>
              </w:rPr>
              <w:t>=?</w:t>
            </w:r>
          </w:p>
        </w:tc>
        <w:tc>
          <w:tcPr>
            <w:tcW w:w="7560" w:type="dxa"/>
          </w:tcPr>
          <w:p w14:paraId="4D5949E1" w14:textId="77777777" w:rsidR="0050740B" w:rsidRPr="00671C8B" w:rsidRDefault="0050740B" w:rsidP="00166AF3">
            <w:pPr>
              <w:pStyle w:val="TableBody"/>
              <w:keepNext/>
              <w:rPr>
                <w:rFonts w:ascii="Times New Roman" w:hAnsi="Times New Roman" w:cs="Times New Roman"/>
                <w:sz w:val="20"/>
                <w:szCs w:val="20"/>
                <w:u w:val="single"/>
              </w:rPr>
            </w:pPr>
          </w:p>
          <w:p w14:paraId="75742423" w14:textId="77777777" w:rsidR="0050740B" w:rsidRPr="00671C8B" w:rsidRDefault="0050740B" w:rsidP="00166AF3">
            <w:pPr>
              <w:pStyle w:val="TableBody"/>
              <w:keepNext/>
              <w:rPr>
                <w:rFonts w:ascii="Times New Roman" w:hAnsi="Times New Roman" w:cs="Times New Roman"/>
                <w:sz w:val="20"/>
                <w:szCs w:val="20"/>
                <w:u w:val="single"/>
              </w:rPr>
            </w:pPr>
          </w:p>
          <w:p w14:paraId="039B4609" w14:textId="77777777" w:rsidR="0050740B" w:rsidRPr="00671C8B" w:rsidRDefault="0050740B" w:rsidP="00166AF3">
            <w:pPr>
              <w:pStyle w:val="TableBody"/>
              <w:keepNext/>
              <w:rPr>
                <w:u w:val="single"/>
              </w:rPr>
            </w:pPr>
            <w:r w:rsidRPr="00671C8B">
              <w:rPr>
                <w:u w:val="single"/>
              </w:rPr>
              <w:t>Response</w:t>
            </w:r>
          </w:p>
          <w:p w14:paraId="76DA695C" w14:textId="77777777" w:rsidR="0050740B" w:rsidRPr="00671C8B" w:rsidRDefault="0050740B" w:rsidP="00166AF3">
            <w:pPr>
              <w:pStyle w:val="TableBody"/>
              <w:keepNext/>
            </w:pPr>
            <w:r w:rsidRPr="00671C8B">
              <w:rPr>
                <w:b/>
              </w:rPr>
              <w:t>+CE</w:t>
            </w:r>
            <w:r>
              <w:rPr>
                <w:b/>
              </w:rPr>
              <w:t>MODE</w:t>
            </w:r>
            <w:r w:rsidRPr="00671C8B">
              <w:rPr>
                <w:b/>
              </w:rPr>
              <w:t xml:space="preserve">: </w:t>
            </w:r>
            <w:r w:rsidRPr="00671C8B">
              <w:t>(list of supported</w:t>
            </w:r>
            <w:r w:rsidRPr="00671C8B">
              <w:rPr>
                <w:b/>
              </w:rPr>
              <w:t xml:space="preserve"> &lt;</w:t>
            </w:r>
            <w:r>
              <w:rPr>
                <w:b/>
              </w:rPr>
              <w:t>mode</w:t>
            </w:r>
            <w:r w:rsidRPr="00671C8B">
              <w:rPr>
                <w:b/>
              </w:rPr>
              <w:t>&gt;</w:t>
            </w:r>
            <w:r w:rsidRPr="00671C8B">
              <w:t>s)</w:t>
            </w:r>
          </w:p>
          <w:p w14:paraId="3408E110" w14:textId="77777777" w:rsidR="0050740B" w:rsidRPr="00671C8B" w:rsidRDefault="0050740B" w:rsidP="00166AF3">
            <w:pPr>
              <w:pStyle w:val="TableBody"/>
              <w:keepNext/>
              <w:rPr>
                <w:b/>
              </w:rPr>
            </w:pPr>
            <w:r w:rsidRPr="00671C8B">
              <w:rPr>
                <w:b/>
              </w:rPr>
              <w:t>OK</w:t>
            </w:r>
          </w:p>
        </w:tc>
      </w:tr>
      <w:tr w:rsidR="0050740B" w:rsidRPr="00671C8B" w14:paraId="42387164" w14:textId="77777777" w:rsidTr="00166AF3">
        <w:tc>
          <w:tcPr>
            <w:tcW w:w="1728" w:type="dxa"/>
          </w:tcPr>
          <w:p w14:paraId="7AA0EA07" w14:textId="77777777" w:rsidR="0050740B" w:rsidRPr="00671C8B" w:rsidRDefault="0050740B" w:rsidP="00166AF3">
            <w:pPr>
              <w:pStyle w:val="TableBody"/>
              <w:rPr>
                <w:rFonts w:ascii="Times New Roman" w:hAnsi="Times New Roman" w:cs="Times New Roman"/>
                <w:i/>
                <w:sz w:val="20"/>
                <w:szCs w:val="20"/>
              </w:rPr>
            </w:pPr>
            <w:r w:rsidRPr="00671C8B">
              <w:rPr>
                <w:i/>
              </w:rPr>
              <w:t>Read command</w:t>
            </w:r>
          </w:p>
          <w:p w14:paraId="0A3F03CF" w14:textId="77777777" w:rsidR="0050740B" w:rsidRPr="00671C8B" w:rsidRDefault="0050740B" w:rsidP="00166AF3">
            <w:pPr>
              <w:pStyle w:val="TableBody"/>
            </w:pPr>
          </w:p>
          <w:p w14:paraId="2E81DA04" w14:textId="77777777" w:rsidR="0050740B" w:rsidRPr="00671C8B" w:rsidRDefault="0050740B" w:rsidP="00166AF3">
            <w:pPr>
              <w:pStyle w:val="TableBody"/>
              <w:rPr>
                <w:u w:val="single"/>
              </w:rPr>
            </w:pPr>
            <w:r w:rsidRPr="00671C8B">
              <w:rPr>
                <w:u w:val="single"/>
              </w:rPr>
              <w:t>Syntax</w:t>
            </w:r>
          </w:p>
          <w:p w14:paraId="46959FAC" w14:textId="77777777" w:rsidR="0050740B" w:rsidRPr="00671C8B" w:rsidRDefault="0050740B" w:rsidP="00166AF3">
            <w:pPr>
              <w:pStyle w:val="TableBody"/>
            </w:pPr>
            <w:r w:rsidRPr="00671C8B">
              <w:rPr>
                <w:b/>
              </w:rPr>
              <w:t>AT+CE</w:t>
            </w:r>
            <w:r>
              <w:rPr>
                <w:b/>
              </w:rPr>
              <w:t>MODE</w:t>
            </w:r>
            <w:r w:rsidRPr="00671C8B">
              <w:rPr>
                <w:b/>
              </w:rPr>
              <w:t>?</w:t>
            </w:r>
          </w:p>
        </w:tc>
        <w:tc>
          <w:tcPr>
            <w:tcW w:w="7560" w:type="dxa"/>
          </w:tcPr>
          <w:p w14:paraId="751B699D" w14:textId="77777777" w:rsidR="0050740B" w:rsidRPr="00671C8B" w:rsidRDefault="0050740B" w:rsidP="00166AF3">
            <w:pPr>
              <w:pStyle w:val="TableBody"/>
            </w:pPr>
          </w:p>
          <w:p w14:paraId="37AFADF6" w14:textId="77777777" w:rsidR="0050740B" w:rsidRPr="00671C8B" w:rsidRDefault="0050740B" w:rsidP="00166AF3">
            <w:pPr>
              <w:pStyle w:val="TableBody"/>
            </w:pPr>
          </w:p>
          <w:p w14:paraId="69B18F01" w14:textId="77777777" w:rsidR="0050740B" w:rsidRPr="00671C8B" w:rsidRDefault="0050740B" w:rsidP="00166AF3">
            <w:pPr>
              <w:pStyle w:val="TableBody"/>
              <w:rPr>
                <w:u w:val="single"/>
              </w:rPr>
            </w:pPr>
            <w:r w:rsidRPr="00671C8B">
              <w:rPr>
                <w:u w:val="single"/>
              </w:rPr>
              <w:t>Response</w:t>
            </w:r>
          </w:p>
          <w:p w14:paraId="5BC814FE" w14:textId="77777777" w:rsidR="0050740B" w:rsidRPr="00671C8B" w:rsidRDefault="0050740B" w:rsidP="00166AF3">
            <w:pPr>
              <w:pStyle w:val="TableBody"/>
              <w:rPr>
                <w:rFonts w:eastAsia="SimSun"/>
                <w:b/>
              </w:rPr>
            </w:pPr>
            <w:r w:rsidRPr="00671C8B">
              <w:rPr>
                <w:rFonts w:eastAsia="SimSun"/>
                <w:b/>
              </w:rPr>
              <w:t>+CE</w:t>
            </w:r>
            <w:r>
              <w:rPr>
                <w:rFonts w:eastAsia="SimSun"/>
                <w:b/>
              </w:rPr>
              <w:t>MODE</w:t>
            </w:r>
            <w:r w:rsidRPr="00671C8B">
              <w:rPr>
                <w:rFonts w:eastAsia="SimSun"/>
                <w:b/>
              </w:rPr>
              <w:t>: &lt;</w:t>
            </w:r>
            <w:r>
              <w:rPr>
                <w:rFonts w:eastAsia="SimSun"/>
                <w:b/>
              </w:rPr>
              <w:t>mode</w:t>
            </w:r>
            <w:r w:rsidRPr="00671C8B">
              <w:rPr>
                <w:rFonts w:eastAsia="SimSun"/>
                <w:b/>
              </w:rPr>
              <w:t>&gt;</w:t>
            </w:r>
          </w:p>
          <w:p w14:paraId="25DA493D" w14:textId="77777777" w:rsidR="0050740B" w:rsidRPr="00671C8B" w:rsidRDefault="0050740B" w:rsidP="00166AF3">
            <w:pPr>
              <w:pStyle w:val="TableBody"/>
              <w:rPr>
                <w:b/>
              </w:rPr>
            </w:pPr>
            <w:r w:rsidRPr="00671C8B">
              <w:rPr>
                <w:rFonts w:eastAsia="SimSun"/>
                <w:b/>
              </w:rPr>
              <w:t>OK</w:t>
            </w:r>
          </w:p>
        </w:tc>
      </w:tr>
      <w:tr w:rsidR="0050740B" w:rsidRPr="00671C8B" w14:paraId="1BF46FA6" w14:textId="77777777" w:rsidTr="00166AF3">
        <w:tc>
          <w:tcPr>
            <w:tcW w:w="1728" w:type="dxa"/>
          </w:tcPr>
          <w:p w14:paraId="0A62E711" w14:textId="77777777" w:rsidR="0050740B" w:rsidRDefault="0050740B" w:rsidP="00166AF3">
            <w:pPr>
              <w:pStyle w:val="TableBody"/>
            </w:pPr>
            <w:r>
              <w:rPr>
                <w:i/>
              </w:rPr>
              <w:t>Write command</w:t>
            </w:r>
          </w:p>
          <w:p w14:paraId="0F473392" w14:textId="77777777" w:rsidR="0050740B" w:rsidRDefault="0050740B" w:rsidP="00166AF3">
            <w:pPr>
              <w:pStyle w:val="TableBody"/>
            </w:pPr>
          </w:p>
          <w:p w14:paraId="39922AF3" w14:textId="77777777" w:rsidR="0050740B" w:rsidRDefault="0050740B" w:rsidP="00166AF3">
            <w:pPr>
              <w:pStyle w:val="TableBody"/>
            </w:pPr>
            <w:r w:rsidRPr="00CB4B23">
              <w:rPr>
                <w:u w:val="single"/>
              </w:rPr>
              <w:t>Syntax</w:t>
            </w:r>
          </w:p>
          <w:p w14:paraId="37868DFC" w14:textId="77777777" w:rsidR="0050740B" w:rsidRPr="00CB4B23" w:rsidRDefault="0050740B" w:rsidP="00166AF3">
            <w:pPr>
              <w:pStyle w:val="TableBody"/>
              <w:rPr>
                <w:b/>
              </w:rPr>
            </w:pPr>
            <w:r w:rsidRPr="00CB4B23">
              <w:rPr>
                <w:b/>
              </w:rPr>
              <w:t>AT+CEMODE=</w:t>
            </w:r>
            <w:r>
              <w:rPr>
                <w:b/>
              </w:rPr>
              <w:br/>
            </w:r>
            <w:r w:rsidRPr="00CB4B23">
              <w:rPr>
                <w:b/>
              </w:rPr>
              <w:t>[&lt;mode&gt;]</w:t>
            </w:r>
          </w:p>
        </w:tc>
        <w:tc>
          <w:tcPr>
            <w:tcW w:w="7560" w:type="dxa"/>
          </w:tcPr>
          <w:p w14:paraId="4001D0FE" w14:textId="77777777" w:rsidR="0050740B" w:rsidRDefault="0050740B" w:rsidP="00166AF3">
            <w:pPr>
              <w:pStyle w:val="TableBody"/>
            </w:pPr>
          </w:p>
          <w:p w14:paraId="20BB6EF3" w14:textId="77777777" w:rsidR="0050740B" w:rsidRDefault="0050740B" w:rsidP="00166AF3">
            <w:pPr>
              <w:pStyle w:val="TableBody"/>
            </w:pPr>
          </w:p>
          <w:p w14:paraId="519C2F7A" w14:textId="77777777" w:rsidR="0050740B" w:rsidRDefault="0050740B" w:rsidP="00166AF3">
            <w:pPr>
              <w:pStyle w:val="TableBody"/>
            </w:pPr>
            <w:r w:rsidRPr="00CB4B23">
              <w:rPr>
                <w:u w:val="single"/>
              </w:rPr>
              <w:t>Response</w:t>
            </w:r>
          </w:p>
          <w:p w14:paraId="6FD634EF" w14:textId="77777777" w:rsidR="0050740B" w:rsidRPr="00CB4B23" w:rsidRDefault="0050740B" w:rsidP="00166AF3">
            <w:pPr>
              <w:pStyle w:val="TableBody"/>
              <w:rPr>
                <w:b/>
              </w:rPr>
            </w:pPr>
            <w:r w:rsidRPr="00CB4B23">
              <w:rPr>
                <w:b/>
              </w:rPr>
              <w:t>OK</w:t>
            </w:r>
          </w:p>
          <w:p w14:paraId="07B997F5" w14:textId="77777777" w:rsidR="0050740B" w:rsidRDefault="0050740B" w:rsidP="00166AF3">
            <w:pPr>
              <w:pStyle w:val="TableBody"/>
            </w:pPr>
          </w:p>
          <w:p w14:paraId="76075177" w14:textId="77777777" w:rsidR="0050740B" w:rsidRDefault="0050740B" w:rsidP="00166AF3">
            <w:pPr>
              <w:pStyle w:val="TableBody"/>
            </w:pPr>
            <w:r>
              <w:t>or</w:t>
            </w:r>
          </w:p>
          <w:p w14:paraId="11CD3CAB" w14:textId="77777777" w:rsidR="0050740B" w:rsidRPr="00CB4B23" w:rsidRDefault="0050740B" w:rsidP="00166AF3">
            <w:pPr>
              <w:pStyle w:val="TableBody"/>
              <w:rPr>
                <w:b/>
              </w:rPr>
            </w:pPr>
            <w:r w:rsidRPr="00CB4B23">
              <w:rPr>
                <w:b/>
              </w:rPr>
              <w:t>+CME ERROR: &lt;err&gt;</w:t>
            </w:r>
          </w:p>
          <w:p w14:paraId="099D181C" w14:textId="77777777" w:rsidR="0050740B" w:rsidRDefault="0050740B" w:rsidP="00166AF3">
            <w:pPr>
              <w:pStyle w:val="TableBody"/>
            </w:pPr>
          </w:p>
          <w:p w14:paraId="6AB28F2F" w14:textId="77777777" w:rsidR="0050740B" w:rsidRDefault="0050740B" w:rsidP="00166AF3">
            <w:pPr>
              <w:pStyle w:val="TableBody"/>
            </w:pPr>
            <w:r w:rsidRPr="00CB4B23">
              <w:rPr>
                <w:u w:val="single"/>
              </w:rPr>
              <w:t>Parameter</w:t>
            </w:r>
          </w:p>
          <w:p w14:paraId="5F2BF3EF" w14:textId="77777777" w:rsidR="0050740B" w:rsidRDefault="0050740B" w:rsidP="00166AF3">
            <w:pPr>
              <w:pStyle w:val="TableBody"/>
            </w:pPr>
            <w:r w:rsidRPr="00CB4B23">
              <w:rPr>
                <w:b/>
              </w:rPr>
              <w:t>&lt;mode&gt;</w:t>
            </w:r>
            <w:r>
              <w:tab/>
              <w:t>Indicates mode of operation</w:t>
            </w:r>
          </w:p>
          <w:p w14:paraId="343A0D50" w14:textId="5AD452CE" w:rsidR="0050740B" w:rsidRPr="002103F8" w:rsidRDefault="0050740B" w:rsidP="00166AF3">
            <w:pPr>
              <w:pStyle w:val="TableBody"/>
              <w:rPr>
                <w:highlight w:val="yellow"/>
              </w:rPr>
            </w:pPr>
            <w:commentRangeStart w:id="12016"/>
            <w:r w:rsidRPr="003C0647">
              <w:t>0</w:t>
            </w:r>
            <w:r>
              <w:tab/>
            </w:r>
            <w:r w:rsidRPr="002103F8">
              <w:rPr>
                <w:highlight w:val="yellow"/>
              </w:rPr>
              <w:t xml:space="preserve">PS mode 2 of operation </w:t>
            </w:r>
            <w:r w:rsidR="00A733EC" w:rsidRPr="002103F8">
              <w:rPr>
                <w:highlight w:val="yellow"/>
              </w:rPr>
              <w:t>(default value for HL7618 and HL7618RD)</w:t>
            </w:r>
          </w:p>
          <w:p w14:paraId="321D88B6" w14:textId="332D72ED" w:rsidR="0050740B" w:rsidRPr="002103F8" w:rsidRDefault="0050740B" w:rsidP="00166AF3">
            <w:pPr>
              <w:pStyle w:val="TableBody"/>
              <w:rPr>
                <w:highlight w:val="yellow"/>
              </w:rPr>
            </w:pPr>
            <w:r w:rsidRPr="002103F8">
              <w:rPr>
                <w:highlight w:val="yellow"/>
              </w:rPr>
              <w:t>1</w:t>
            </w:r>
            <w:r w:rsidRPr="002103F8">
              <w:rPr>
                <w:highlight w:val="yellow"/>
              </w:rPr>
              <w:tab/>
              <w:t>CS/PS mode 1 of operation</w:t>
            </w:r>
            <w:r w:rsidR="00A733EC" w:rsidRPr="002103F8">
              <w:rPr>
                <w:highlight w:val="yellow"/>
              </w:rPr>
              <w:t xml:space="preserve"> (default value for HL7650, HL7688 and HL7692)</w:t>
            </w:r>
          </w:p>
          <w:p w14:paraId="32126F02" w14:textId="341C4D88" w:rsidR="0050740B" w:rsidRPr="002103F8" w:rsidRDefault="0050740B" w:rsidP="00166AF3">
            <w:pPr>
              <w:pStyle w:val="TableBody"/>
              <w:rPr>
                <w:highlight w:val="yellow"/>
              </w:rPr>
            </w:pPr>
            <w:r w:rsidRPr="002103F8">
              <w:rPr>
                <w:highlight w:val="yellow"/>
              </w:rPr>
              <w:t>2</w:t>
            </w:r>
            <w:r w:rsidRPr="002103F8">
              <w:rPr>
                <w:highlight w:val="yellow"/>
              </w:rPr>
              <w:tab/>
              <w:t>CS/PS mode 2 of operation</w:t>
            </w:r>
            <w:r w:rsidR="00A733EC" w:rsidRPr="002103F8">
              <w:rPr>
                <w:highlight w:val="yellow"/>
              </w:rPr>
              <w:t xml:space="preserve"> (default value for HL7648 and HL7690)</w:t>
            </w:r>
            <w:commentRangeEnd w:id="12016"/>
            <w:r w:rsidR="007C4241" w:rsidRPr="002103F8">
              <w:rPr>
                <w:rStyle w:val="CommentReference"/>
                <w:rFonts w:ascii="Verdana" w:hAnsi="Verdana" w:cs="Times New Roman"/>
                <w:highlight w:val="yellow"/>
                <w:lang w:eastAsia="en-US"/>
              </w:rPr>
              <w:commentReference w:id="12016"/>
            </w:r>
          </w:p>
          <w:p w14:paraId="08395EBF" w14:textId="77777777" w:rsidR="0050740B" w:rsidRPr="00DD69B8" w:rsidRDefault="0050740B" w:rsidP="00166AF3">
            <w:pPr>
              <w:pStyle w:val="TableBody"/>
            </w:pPr>
            <w:r w:rsidRPr="002103F8">
              <w:rPr>
                <w:highlight w:val="yellow"/>
              </w:rPr>
              <w:t>3</w:t>
            </w:r>
            <w:r w:rsidRPr="002103F8">
              <w:rPr>
                <w:highlight w:val="yellow"/>
              </w:rPr>
              <w:tab/>
              <w:t>PS mode 1 of operation</w:t>
            </w:r>
          </w:p>
        </w:tc>
      </w:tr>
      <w:tr w:rsidR="0050740B" w:rsidRPr="00671C8B" w14:paraId="44DCB6FA" w14:textId="77777777" w:rsidTr="00166AF3">
        <w:tc>
          <w:tcPr>
            <w:tcW w:w="1728" w:type="dxa"/>
          </w:tcPr>
          <w:p w14:paraId="0B6BF7DE" w14:textId="77777777" w:rsidR="0050740B" w:rsidRPr="00CB4B23" w:rsidRDefault="0050740B" w:rsidP="00166AF3">
            <w:pPr>
              <w:pStyle w:val="TableBody"/>
              <w:rPr>
                <w:u w:val="single"/>
              </w:rPr>
            </w:pPr>
            <w:r w:rsidRPr="00CB4B23">
              <w:rPr>
                <w:u w:val="single"/>
              </w:rPr>
              <w:t>Note</w:t>
            </w:r>
            <w:r>
              <w:rPr>
                <w:u w:val="single"/>
              </w:rPr>
              <w:t>s</w:t>
            </w:r>
          </w:p>
        </w:tc>
        <w:tc>
          <w:tcPr>
            <w:tcW w:w="7560" w:type="dxa"/>
          </w:tcPr>
          <w:p w14:paraId="4810BAD7" w14:textId="77777777" w:rsidR="0050740B" w:rsidRPr="00DD69B8" w:rsidRDefault="0050740B" w:rsidP="00166AF3">
            <w:pPr>
              <w:pStyle w:val="TableBody"/>
            </w:pPr>
            <w:r w:rsidRPr="00DD69B8">
              <w:t>&lt;mode&gt; is saved in non-volatile memory over module reboot</w:t>
            </w:r>
            <w:r>
              <w:t>.</w:t>
            </w:r>
          </w:p>
        </w:tc>
      </w:tr>
    </w:tbl>
    <w:p w14:paraId="62646BBC" w14:textId="4F829CE6" w:rsidR="0050740B" w:rsidDel="009453A7" w:rsidRDefault="0050740B" w:rsidP="0050740B">
      <w:pPr>
        <w:pStyle w:val="Heading2"/>
        <w:rPr>
          <w:del w:id="12017" w:author="Alban Roche" w:date="2017-08-02T16:38:00Z"/>
        </w:rPr>
      </w:pPr>
      <w:bookmarkStart w:id="12018" w:name="_Ref472432800"/>
      <w:bookmarkStart w:id="12019" w:name="_Ref472432802"/>
      <w:bookmarkStart w:id="12020" w:name="_Toc486251651"/>
      <w:commentRangeStart w:id="12021"/>
      <w:del w:id="12022" w:author="Alban Roche" w:date="2017-08-02T16:38:00Z">
        <w:r w:rsidRPr="00671C8B" w:rsidDel="009453A7">
          <w:delText>+</w:delText>
        </w:r>
        <w:r w:rsidDel="009453A7">
          <w:delText xml:space="preserve">KAAT </w:delText>
        </w:r>
        <w:r w:rsidRPr="00671C8B" w:rsidDel="009453A7">
          <w:delText xml:space="preserve">Command: </w:delText>
        </w:r>
        <w:r w:rsidDel="009453A7">
          <w:delText>GPRS Automatic Attach</w:delText>
        </w:r>
        <w:commentRangeEnd w:id="12021"/>
        <w:r w:rsidDel="009453A7">
          <w:rPr>
            <w:rStyle w:val="CommentReference"/>
            <w:rFonts w:ascii="Verdana" w:eastAsia="Times New Roman" w:hAnsi="Verdana" w:cs="Times New Roman"/>
            <w:b w:val="0"/>
            <w:lang w:eastAsia="en-US"/>
          </w:rPr>
          <w:commentReference w:id="12021"/>
        </w:r>
        <w:bookmarkEnd w:id="12018"/>
        <w:bookmarkEnd w:id="12019"/>
        <w:bookmarkEnd w:id="12020"/>
      </w:del>
    </w:p>
    <w:p w14:paraId="4186001C" w14:textId="073EE528" w:rsidR="0050740B" w:rsidRPr="006B5B85" w:rsidDel="009453A7" w:rsidRDefault="0050740B" w:rsidP="0050740B">
      <w:pPr>
        <w:pStyle w:val="Note"/>
        <w:keepNext/>
        <w:rPr>
          <w:del w:id="12023" w:author="Alban Roche" w:date="2017-08-02T16:38:00Z"/>
        </w:rPr>
      </w:pPr>
      <w:del w:id="12024" w:author="Alban Roche" w:date="2017-08-02T16:38:00Z">
        <w:r w:rsidDel="009453A7">
          <w:delText>F</w:delText>
        </w:r>
        <w:r w:rsidRPr="00893AA7" w:rsidDel="009453A7">
          <w:delText xml:space="preserve">or </w:delText>
        </w:r>
        <w:r w:rsidDel="009453A7">
          <w:delText>HL7618, HL7618RD, HL7648, HL7650, HL7688 and HL7690 only.</w:delText>
        </w:r>
      </w:del>
    </w:p>
    <w:tbl>
      <w:tblPr>
        <w:tblStyle w:val="TableSWIleft"/>
        <w:tblW w:w="9288" w:type="dxa"/>
        <w:tblLayout w:type="fixed"/>
        <w:tblLook w:val="04A0" w:firstRow="1" w:lastRow="0" w:firstColumn="1" w:lastColumn="0" w:noHBand="0" w:noVBand="1"/>
      </w:tblPr>
      <w:tblGrid>
        <w:gridCol w:w="1728"/>
        <w:gridCol w:w="7560"/>
      </w:tblGrid>
      <w:tr w:rsidR="0050740B" w:rsidRPr="00671C8B" w:rsidDel="009453A7" w14:paraId="594234FE" w14:textId="6F9CFFEA" w:rsidTr="00166AF3">
        <w:trPr>
          <w:cnfStyle w:val="100000000000" w:firstRow="1" w:lastRow="0" w:firstColumn="0" w:lastColumn="0" w:oddVBand="0" w:evenVBand="0" w:oddHBand="0" w:evenHBand="0" w:firstRowFirstColumn="0" w:firstRowLastColumn="0" w:lastRowFirstColumn="0" w:lastRowLastColumn="0"/>
          <w:del w:id="12025" w:author="Alban Roche" w:date="2017-08-02T16:38:00Z"/>
        </w:trPr>
        <w:tc>
          <w:tcPr>
            <w:tcW w:w="9288" w:type="dxa"/>
            <w:gridSpan w:val="2"/>
          </w:tcPr>
          <w:p w14:paraId="4CBF12D4" w14:textId="334EC309" w:rsidR="0050740B" w:rsidRPr="00671C8B" w:rsidDel="009453A7" w:rsidRDefault="0050740B">
            <w:pPr>
              <w:pStyle w:val="TableRowHead"/>
              <w:spacing w:before="144" w:after="144"/>
              <w:rPr>
                <w:del w:id="12026" w:author="Alban Roche" w:date="2017-08-02T16:38:00Z"/>
                <w:rFonts w:cs="Arial"/>
                <w:bCs w:val="0"/>
              </w:rPr>
            </w:pPr>
            <w:del w:id="12027" w:author="Alban Roche" w:date="2017-08-02T16:38:00Z">
              <w:r w:rsidDel="009453A7">
                <w:delText>HL7618, HL7618RD, HL7648, HL7650, HL7688 and HL7690</w:delText>
              </w:r>
            </w:del>
          </w:p>
        </w:tc>
      </w:tr>
      <w:tr w:rsidR="0050740B" w:rsidRPr="00671C8B" w:rsidDel="009453A7" w14:paraId="631440A7" w14:textId="629178E1" w:rsidTr="00166AF3">
        <w:trPr>
          <w:del w:id="12028" w:author="Alban Roche" w:date="2017-08-02T16:38:00Z"/>
        </w:trPr>
        <w:tc>
          <w:tcPr>
            <w:tcW w:w="1728" w:type="dxa"/>
          </w:tcPr>
          <w:p w14:paraId="5BF7D647" w14:textId="6A13E7E0" w:rsidR="0050740B" w:rsidRPr="00C41274" w:rsidDel="009453A7" w:rsidRDefault="0050740B" w:rsidP="00166AF3">
            <w:pPr>
              <w:pStyle w:val="TableBody"/>
              <w:keepNext/>
              <w:rPr>
                <w:del w:id="12029" w:author="Alban Roche" w:date="2017-08-02T16:38:00Z"/>
                <w:i/>
              </w:rPr>
            </w:pPr>
            <w:del w:id="12030" w:author="Alban Roche" w:date="2017-08-02T16:38:00Z">
              <w:r w:rsidRPr="00C41274" w:rsidDel="009453A7">
                <w:rPr>
                  <w:i/>
                </w:rPr>
                <w:delText>Test command</w:delText>
              </w:r>
            </w:del>
          </w:p>
          <w:p w14:paraId="4DE4521C" w14:textId="18B37264" w:rsidR="0050740B" w:rsidRPr="00C41274" w:rsidDel="009453A7" w:rsidRDefault="0050740B" w:rsidP="00166AF3">
            <w:pPr>
              <w:pStyle w:val="TableBody"/>
              <w:keepNext/>
              <w:rPr>
                <w:del w:id="12031" w:author="Alban Roche" w:date="2017-08-02T16:38:00Z"/>
              </w:rPr>
            </w:pPr>
          </w:p>
          <w:p w14:paraId="4B2EE0BA" w14:textId="7EBE5FF1" w:rsidR="0050740B" w:rsidRPr="00C41274" w:rsidDel="009453A7" w:rsidRDefault="0050740B" w:rsidP="00166AF3">
            <w:pPr>
              <w:pStyle w:val="TableBody"/>
              <w:keepNext/>
              <w:rPr>
                <w:del w:id="12032" w:author="Alban Roche" w:date="2017-08-02T16:38:00Z"/>
                <w:u w:val="single"/>
              </w:rPr>
            </w:pPr>
            <w:del w:id="12033" w:author="Alban Roche" w:date="2017-08-02T16:38:00Z">
              <w:r w:rsidRPr="00C41274" w:rsidDel="009453A7">
                <w:rPr>
                  <w:u w:val="single"/>
                </w:rPr>
                <w:delText>Syntax</w:delText>
              </w:r>
            </w:del>
          </w:p>
          <w:p w14:paraId="60701044" w14:textId="30705DB2" w:rsidR="0050740B" w:rsidRPr="00671C8B" w:rsidDel="009453A7" w:rsidRDefault="0050740B" w:rsidP="00166AF3">
            <w:pPr>
              <w:pStyle w:val="TableBody"/>
              <w:keepNext/>
              <w:rPr>
                <w:del w:id="12034" w:author="Alban Roche" w:date="2017-08-02T16:38:00Z"/>
                <w:b/>
              </w:rPr>
            </w:pPr>
            <w:del w:id="12035" w:author="Alban Roche" w:date="2017-08-02T16:38:00Z">
              <w:r w:rsidRPr="00C41274" w:rsidDel="009453A7">
                <w:rPr>
                  <w:b/>
                </w:rPr>
                <w:delText>AT+</w:delText>
              </w:r>
              <w:r w:rsidDel="009453A7">
                <w:rPr>
                  <w:b/>
                </w:rPr>
                <w:delText>KAAT</w:delText>
              </w:r>
              <w:r w:rsidRPr="00C41274" w:rsidDel="009453A7">
                <w:rPr>
                  <w:b/>
                </w:rPr>
                <w:delText>=?</w:delText>
              </w:r>
            </w:del>
          </w:p>
        </w:tc>
        <w:tc>
          <w:tcPr>
            <w:tcW w:w="7560" w:type="dxa"/>
          </w:tcPr>
          <w:p w14:paraId="462CF298" w14:textId="61C73401" w:rsidR="0050740B" w:rsidRPr="00C41274" w:rsidDel="009453A7" w:rsidRDefault="0050740B" w:rsidP="00166AF3">
            <w:pPr>
              <w:pStyle w:val="TableBody"/>
              <w:keepNext/>
              <w:rPr>
                <w:del w:id="12036" w:author="Alban Roche" w:date="2017-08-02T16:38:00Z"/>
                <w:u w:val="single"/>
              </w:rPr>
            </w:pPr>
          </w:p>
          <w:p w14:paraId="45638EA8" w14:textId="3222E900" w:rsidR="0050740B" w:rsidRPr="00C41274" w:rsidDel="009453A7" w:rsidRDefault="0050740B" w:rsidP="00166AF3">
            <w:pPr>
              <w:pStyle w:val="TableBody"/>
              <w:keepNext/>
              <w:rPr>
                <w:del w:id="12037" w:author="Alban Roche" w:date="2017-08-02T16:38:00Z"/>
                <w:u w:val="single"/>
              </w:rPr>
            </w:pPr>
          </w:p>
          <w:p w14:paraId="176489EB" w14:textId="4E1A96B4" w:rsidR="0050740B" w:rsidRPr="00C41274" w:rsidDel="009453A7" w:rsidRDefault="0050740B" w:rsidP="00166AF3">
            <w:pPr>
              <w:pStyle w:val="TableBody"/>
              <w:keepNext/>
              <w:rPr>
                <w:del w:id="12038" w:author="Alban Roche" w:date="2017-08-02T16:38:00Z"/>
                <w:u w:val="single"/>
              </w:rPr>
            </w:pPr>
            <w:del w:id="12039" w:author="Alban Roche" w:date="2017-08-02T16:38:00Z">
              <w:r w:rsidRPr="00C41274" w:rsidDel="009453A7">
                <w:rPr>
                  <w:u w:val="single"/>
                </w:rPr>
                <w:delText>Response</w:delText>
              </w:r>
            </w:del>
          </w:p>
          <w:p w14:paraId="070BA968" w14:textId="09953091" w:rsidR="0050740B" w:rsidRPr="00C41274" w:rsidDel="009453A7" w:rsidRDefault="0050740B" w:rsidP="00166AF3">
            <w:pPr>
              <w:pStyle w:val="TableBody"/>
              <w:keepNext/>
              <w:rPr>
                <w:del w:id="12040" w:author="Alban Roche" w:date="2017-08-02T16:38:00Z"/>
              </w:rPr>
            </w:pPr>
            <w:del w:id="12041" w:author="Alban Roche" w:date="2017-08-02T16:38:00Z">
              <w:r w:rsidRPr="00C41274" w:rsidDel="009453A7">
                <w:rPr>
                  <w:b/>
                </w:rPr>
                <w:delText>+</w:delText>
              </w:r>
              <w:r w:rsidDel="009453A7">
                <w:rPr>
                  <w:b/>
                </w:rPr>
                <w:delText>KAAT</w:delText>
              </w:r>
              <w:r w:rsidRPr="00C41274" w:rsidDel="009453A7">
                <w:rPr>
                  <w:b/>
                </w:rPr>
                <w:delText>:</w:delText>
              </w:r>
              <w:r w:rsidRPr="00C41274" w:rsidDel="009453A7">
                <w:delText xml:space="preserve"> (list of supported </w:delText>
              </w:r>
              <w:r w:rsidRPr="00C41274" w:rsidDel="009453A7">
                <w:rPr>
                  <w:b/>
                </w:rPr>
                <w:delText>&lt;</w:delText>
              </w:r>
              <w:r w:rsidDel="009453A7">
                <w:rPr>
                  <w:b/>
                </w:rPr>
                <w:delText>attach mode</w:delText>
              </w:r>
              <w:r w:rsidRPr="00C41274" w:rsidDel="009453A7">
                <w:rPr>
                  <w:b/>
                </w:rPr>
                <w:delText>&gt;</w:delText>
              </w:r>
              <w:r w:rsidRPr="00C41274" w:rsidDel="009453A7">
                <w:delText>s)</w:delText>
              </w:r>
            </w:del>
          </w:p>
          <w:p w14:paraId="656EB4A0" w14:textId="0C6A3C21" w:rsidR="0050740B" w:rsidRPr="00671C8B" w:rsidDel="009453A7" w:rsidRDefault="0050740B" w:rsidP="00166AF3">
            <w:pPr>
              <w:pStyle w:val="TableBody"/>
              <w:keepNext/>
              <w:rPr>
                <w:del w:id="12042" w:author="Alban Roche" w:date="2017-08-02T16:38:00Z"/>
                <w:b/>
              </w:rPr>
            </w:pPr>
            <w:del w:id="12043" w:author="Alban Roche" w:date="2017-08-02T16:38:00Z">
              <w:r w:rsidRPr="00C41274" w:rsidDel="009453A7">
                <w:rPr>
                  <w:b/>
                </w:rPr>
                <w:delText>OK</w:delText>
              </w:r>
            </w:del>
          </w:p>
        </w:tc>
      </w:tr>
      <w:tr w:rsidR="0050740B" w:rsidRPr="00671C8B" w:rsidDel="009453A7" w14:paraId="318CC2F4" w14:textId="26E14C4F" w:rsidTr="00166AF3">
        <w:trPr>
          <w:del w:id="12044" w:author="Alban Roche" w:date="2017-08-02T16:38:00Z"/>
        </w:trPr>
        <w:tc>
          <w:tcPr>
            <w:tcW w:w="1728" w:type="dxa"/>
          </w:tcPr>
          <w:p w14:paraId="1B014167" w14:textId="3ACF717C" w:rsidR="0050740B" w:rsidRPr="00C41274" w:rsidDel="009453A7" w:rsidRDefault="0050740B" w:rsidP="00166AF3">
            <w:pPr>
              <w:pStyle w:val="TableBody"/>
              <w:keepNext/>
              <w:rPr>
                <w:del w:id="12045" w:author="Alban Roche" w:date="2017-08-02T16:38:00Z"/>
                <w:i/>
              </w:rPr>
            </w:pPr>
            <w:del w:id="12046" w:author="Alban Roche" w:date="2017-08-02T16:38:00Z">
              <w:r w:rsidRPr="00C41274" w:rsidDel="009453A7">
                <w:rPr>
                  <w:i/>
                </w:rPr>
                <w:delText>Read command</w:delText>
              </w:r>
            </w:del>
          </w:p>
          <w:p w14:paraId="1A36D421" w14:textId="43416F00" w:rsidR="0050740B" w:rsidRPr="00C41274" w:rsidDel="009453A7" w:rsidRDefault="0050740B" w:rsidP="00166AF3">
            <w:pPr>
              <w:pStyle w:val="TableBody"/>
              <w:keepNext/>
              <w:rPr>
                <w:del w:id="12047" w:author="Alban Roche" w:date="2017-08-02T16:38:00Z"/>
              </w:rPr>
            </w:pPr>
          </w:p>
          <w:p w14:paraId="4474A2F2" w14:textId="4635BC35" w:rsidR="0050740B" w:rsidRPr="00C41274" w:rsidDel="009453A7" w:rsidRDefault="0050740B" w:rsidP="00166AF3">
            <w:pPr>
              <w:pStyle w:val="TableBody"/>
              <w:keepNext/>
              <w:rPr>
                <w:del w:id="12048" w:author="Alban Roche" w:date="2017-08-02T16:38:00Z"/>
                <w:u w:val="single"/>
              </w:rPr>
            </w:pPr>
            <w:del w:id="12049" w:author="Alban Roche" w:date="2017-08-02T16:38:00Z">
              <w:r w:rsidRPr="00C41274" w:rsidDel="009453A7">
                <w:rPr>
                  <w:u w:val="single"/>
                </w:rPr>
                <w:delText>Syntax</w:delText>
              </w:r>
            </w:del>
          </w:p>
          <w:p w14:paraId="499BF727" w14:textId="5380B320" w:rsidR="0050740B" w:rsidRPr="00C41274" w:rsidDel="009453A7" w:rsidRDefault="0050740B" w:rsidP="00166AF3">
            <w:pPr>
              <w:pStyle w:val="TableBody"/>
              <w:keepNext/>
              <w:rPr>
                <w:del w:id="12050" w:author="Alban Roche" w:date="2017-08-02T16:38:00Z"/>
                <w:i/>
              </w:rPr>
            </w:pPr>
            <w:del w:id="12051" w:author="Alban Roche" w:date="2017-08-02T16:38:00Z">
              <w:r w:rsidRPr="00C41274" w:rsidDel="009453A7">
                <w:rPr>
                  <w:b/>
                </w:rPr>
                <w:delText>AT+</w:delText>
              </w:r>
              <w:r w:rsidDel="009453A7">
                <w:rPr>
                  <w:b/>
                </w:rPr>
                <w:delText>KAAT</w:delText>
              </w:r>
              <w:r w:rsidRPr="00C41274" w:rsidDel="009453A7">
                <w:rPr>
                  <w:b/>
                </w:rPr>
                <w:delText>?</w:delText>
              </w:r>
            </w:del>
          </w:p>
        </w:tc>
        <w:tc>
          <w:tcPr>
            <w:tcW w:w="7560" w:type="dxa"/>
          </w:tcPr>
          <w:p w14:paraId="7F6579D1" w14:textId="4E61CCAE" w:rsidR="0050740B" w:rsidRPr="00482883" w:rsidDel="009453A7" w:rsidRDefault="0050740B" w:rsidP="00166AF3">
            <w:pPr>
              <w:pStyle w:val="TableBody"/>
              <w:keepNext/>
              <w:rPr>
                <w:del w:id="12052" w:author="Alban Roche" w:date="2017-08-02T16:38:00Z"/>
              </w:rPr>
            </w:pPr>
            <w:del w:id="12053" w:author="Alban Roche" w:date="2017-08-02T16:38:00Z">
              <w:r w:rsidRPr="00482883" w:rsidDel="009453A7">
                <w:delText xml:space="preserve">Get current </w:delText>
              </w:r>
              <w:r w:rsidDel="009453A7">
                <w:delText>mode</w:delText>
              </w:r>
            </w:del>
          </w:p>
          <w:p w14:paraId="72FF4148" w14:textId="18F5FCD7" w:rsidR="0050740B" w:rsidRPr="00C41274" w:rsidDel="009453A7" w:rsidRDefault="0050740B" w:rsidP="00166AF3">
            <w:pPr>
              <w:pStyle w:val="TableBody"/>
              <w:keepNext/>
              <w:rPr>
                <w:del w:id="12054" w:author="Alban Roche" w:date="2017-08-02T16:38:00Z"/>
                <w:u w:val="single"/>
              </w:rPr>
            </w:pPr>
          </w:p>
          <w:p w14:paraId="457858D3" w14:textId="5E8DD4E7" w:rsidR="0050740B" w:rsidRPr="00C41274" w:rsidDel="009453A7" w:rsidRDefault="0050740B" w:rsidP="00166AF3">
            <w:pPr>
              <w:pStyle w:val="TableBody"/>
              <w:keepNext/>
              <w:rPr>
                <w:del w:id="12055" w:author="Alban Roche" w:date="2017-08-02T16:38:00Z"/>
                <w:u w:val="single"/>
              </w:rPr>
            </w:pPr>
            <w:del w:id="12056" w:author="Alban Roche" w:date="2017-08-02T16:38:00Z">
              <w:r w:rsidRPr="00C41274" w:rsidDel="009453A7">
                <w:rPr>
                  <w:u w:val="single"/>
                </w:rPr>
                <w:delText>Response</w:delText>
              </w:r>
            </w:del>
          </w:p>
          <w:p w14:paraId="34F45F42" w14:textId="268CCC2B" w:rsidR="0050740B" w:rsidDel="009453A7" w:rsidRDefault="0050740B" w:rsidP="00166AF3">
            <w:pPr>
              <w:pStyle w:val="TableBody"/>
              <w:keepNext/>
              <w:rPr>
                <w:del w:id="12057" w:author="Alban Roche" w:date="2017-08-02T16:38:00Z"/>
                <w:b/>
              </w:rPr>
            </w:pPr>
            <w:del w:id="12058" w:author="Alban Roche" w:date="2017-08-02T16:38:00Z">
              <w:r w:rsidDel="009453A7">
                <w:rPr>
                  <w:b/>
                </w:rPr>
                <w:delText>+KAAT: &lt;attach mode&gt;</w:delText>
              </w:r>
            </w:del>
          </w:p>
          <w:p w14:paraId="1DF74131" w14:textId="34BF3858" w:rsidR="0050740B" w:rsidRPr="00C41274" w:rsidDel="009453A7" w:rsidRDefault="0050740B" w:rsidP="00166AF3">
            <w:pPr>
              <w:pStyle w:val="TableBody"/>
              <w:keepNext/>
              <w:rPr>
                <w:del w:id="12059" w:author="Alban Roche" w:date="2017-08-02T16:38:00Z"/>
                <w:u w:val="single"/>
              </w:rPr>
            </w:pPr>
            <w:del w:id="12060" w:author="Alban Roche" w:date="2017-08-02T16:38:00Z">
              <w:r w:rsidRPr="00C41274" w:rsidDel="009453A7">
                <w:rPr>
                  <w:b/>
                </w:rPr>
                <w:delText>OK</w:delText>
              </w:r>
            </w:del>
          </w:p>
        </w:tc>
      </w:tr>
      <w:tr w:rsidR="0050740B" w:rsidRPr="00671C8B" w:rsidDel="009453A7" w14:paraId="477EED92" w14:textId="32DABCC5" w:rsidTr="00166AF3">
        <w:trPr>
          <w:del w:id="12061" w:author="Alban Roche" w:date="2017-08-02T16:38:00Z"/>
        </w:trPr>
        <w:tc>
          <w:tcPr>
            <w:tcW w:w="1728" w:type="dxa"/>
          </w:tcPr>
          <w:p w14:paraId="001FCF6E" w14:textId="0A7DEEE3" w:rsidR="0050740B" w:rsidRPr="00C41274" w:rsidDel="009453A7" w:rsidRDefault="0050740B" w:rsidP="00166AF3">
            <w:pPr>
              <w:pStyle w:val="TableBody"/>
              <w:keepNext/>
              <w:rPr>
                <w:del w:id="12062" w:author="Alban Roche" w:date="2017-08-02T16:38:00Z"/>
                <w:i/>
              </w:rPr>
            </w:pPr>
            <w:del w:id="12063" w:author="Alban Roche" w:date="2017-08-02T16:38:00Z">
              <w:r w:rsidDel="009453A7">
                <w:rPr>
                  <w:i/>
                </w:rPr>
                <w:delText>Write</w:delText>
              </w:r>
              <w:r w:rsidRPr="00C41274" w:rsidDel="009453A7">
                <w:rPr>
                  <w:i/>
                </w:rPr>
                <w:delText xml:space="preserve"> command</w:delText>
              </w:r>
            </w:del>
          </w:p>
          <w:p w14:paraId="5F6558B2" w14:textId="1C422D0B" w:rsidR="0050740B" w:rsidRPr="00C41274" w:rsidDel="009453A7" w:rsidRDefault="0050740B" w:rsidP="00166AF3">
            <w:pPr>
              <w:pStyle w:val="TableBody"/>
              <w:keepNext/>
              <w:rPr>
                <w:del w:id="12064" w:author="Alban Roche" w:date="2017-08-02T16:38:00Z"/>
              </w:rPr>
            </w:pPr>
          </w:p>
          <w:p w14:paraId="4E08852C" w14:textId="32379569" w:rsidR="0050740B" w:rsidRPr="00C41274" w:rsidDel="009453A7" w:rsidRDefault="0050740B" w:rsidP="00166AF3">
            <w:pPr>
              <w:pStyle w:val="TableBody"/>
              <w:keepNext/>
              <w:rPr>
                <w:del w:id="12065" w:author="Alban Roche" w:date="2017-08-02T16:38:00Z"/>
                <w:u w:val="single"/>
              </w:rPr>
            </w:pPr>
            <w:del w:id="12066" w:author="Alban Roche" w:date="2017-08-02T16:38:00Z">
              <w:r w:rsidRPr="00C41274" w:rsidDel="009453A7">
                <w:rPr>
                  <w:u w:val="single"/>
                </w:rPr>
                <w:delText>Syntax</w:delText>
              </w:r>
            </w:del>
          </w:p>
          <w:p w14:paraId="37E9CF6A" w14:textId="2660563E" w:rsidR="0050740B" w:rsidRPr="00C41274" w:rsidDel="009453A7" w:rsidRDefault="0050740B" w:rsidP="00166AF3">
            <w:pPr>
              <w:pStyle w:val="TableBody"/>
              <w:keepNext/>
              <w:rPr>
                <w:del w:id="12067" w:author="Alban Roche" w:date="2017-08-02T16:38:00Z"/>
                <w:i/>
              </w:rPr>
            </w:pPr>
            <w:del w:id="12068" w:author="Alban Roche" w:date="2017-08-02T16:38:00Z">
              <w:r w:rsidRPr="00C41274" w:rsidDel="009453A7">
                <w:rPr>
                  <w:b/>
                </w:rPr>
                <w:delText>AT+</w:delText>
              </w:r>
              <w:r w:rsidDel="009453A7">
                <w:rPr>
                  <w:b/>
                </w:rPr>
                <w:delText>KAAT=</w:delText>
              </w:r>
              <w:r w:rsidDel="009453A7">
                <w:rPr>
                  <w:b/>
                </w:rPr>
                <w:br/>
                <w:delText>&lt;attach mode&gt;</w:delText>
              </w:r>
            </w:del>
          </w:p>
        </w:tc>
        <w:tc>
          <w:tcPr>
            <w:tcW w:w="7560" w:type="dxa"/>
          </w:tcPr>
          <w:p w14:paraId="1FC6D49A" w14:textId="244F361A" w:rsidR="0050740B" w:rsidDel="009453A7" w:rsidRDefault="0050740B" w:rsidP="00166AF3">
            <w:pPr>
              <w:pStyle w:val="TableBody"/>
              <w:keepNext/>
              <w:rPr>
                <w:del w:id="12069" w:author="Alban Roche" w:date="2017-08-02T16:38:00Z"/>
              </w:rPr>
            </w:pPr>
            <w:del w:id="12070" w:author="Alban Roche" w:date="2017-08-02T16:38:00Z">
              <w:r w:rsidDel="009453A7">
                <w:delText>Set attach mode</w:delText>
              </w:r>
            </w:del>
          </w:p>
          <w:p w14:paraId="29D6C92D" w14:textId="0DDB3B6C" w:rsidR="0050740B" w:rsidDel="009453A7" w:rsidRDefault="0050740B" w:rsidP="00166AF3">
            <w:pPr>
              <w:pStyle w:val="TableBody"/>
              <w:keepNext/>
              <w:rPr>
                <w:del w:id="12071" w:author="Alban Roche" w:date="2017-08-02T16:38:00Z"/>
              </w:rPr>
            </w:pPr>
          </w:p>
          <w:p w14:paraId="2FF083CA" w14:textId="7D13B99B" w:rsidR="0050740B" w:rsidRPr="00C41274" w:rsidDel="009453A7" w:rsidRDefault="0050740B" w:rsidP="00166AF3">
            <w:pPr>
              <w:pStyle w:val="TableBody"/>
              <w:keepNext/>
              <w:rPr>
                <w:del w:id="12072" w:author="Alban Roche" w:date="2017-08-02T16:38:00Z"/>
                <w:u w:val="single"/>
              </w:rPr>
            </w:pPr>
            <w:del w:id="12073" w:author="Alban Roche" w:date="2017-08-02T16:38:00Z">
              <w:r w:rsidRPr="00C41274" w:rsidDel="009453A7">
                <w:rPr>
                  <w:u w:val="single"/>
                </w:rPr>
                <w:delText>Response</w:delText>
              </w:r>
            </w:del>
          </w:p>
          <w:p w14:paraId="38FC97F4" w14:textId="24979383" w:rsidR="0050740B" w:rsidRPr="00D356E1" w:rsidDel="009453A7" w:rsidRDefault="0050740B" w:rsidP="00166AF3">
            <w:pPr>
              <w:pStyle w:val="TableBody"/>
              <w:keepNext/>
              <w:rPr>
                <w:del w:id="12074" w:author="Alban Roche" w:date="2017-08-02T16:38:00Z"/>
                <w:b/>
              </w:rPr>
            </w:pPr>
            <w:del w:id="12075" w:author="Alban Roche" w:date="2017-08-02T16:38:00Z">
              <w:r w:rsidRPr="00C41274" w:rsidDel="009453A7">
                <w:rPr>
                  <w:b/>
                </w:rPr>
                <w:delText>OK</w:delText>
              </w:r>
            </w:del>
          </w:p>
          <w:p w14:paraId="4D5E2EA0" w14:textId="6602CBF3" w:rsidR="0050740B" w:rsidDel="009453A7" w:rsidRDefault="0050740B" w:rsidP="00166AF3">
            <w:pPr>
              <w:pStyle w:val="TableBody"/>
              <w:keepNext/>
              <w:rPr>
                <w:del w:id="12076" w:author="Alban Roche" w:date="2017-08-02T16:38:00Z"/>
                <w:b/>
              </w:rPr>
            </w:pPr>
          </w:p>
          <w:p w14:paraId="312F98CD" w14:textId="6AD1740A" w:rsidR="0050740B" w:rsidRPr="00D356E1" w:rsidDel="009453A7" w:rsidRDefault="0050740B" w:rsidP="00166AF3">
            <w:pPr>
              <w:pStyle w:val="TableBody"/>
              <w:keepNext/>
              <w:rPr>
                <w:del w:id="12077" w:author="Alban Roche" w:date="2017-08-02T16:38:00Z"/>
                <w:u w:val="single"/>
              </w:rPr>
            </w:pPr>
            <w:del w:id="12078" w:author="Alban Roche" w:date="2017-08-02T16:38:00Z">
              <w:r w:rsidRPr="00D356E1" w:rsidDel="009453A7">
                <w:rPr>
                  <w:u w:val="single"/>
                </w:rPr>
                <w:delText>Parameter</w:delText>
              </w:r>
            </w:del>
          </w:p>
          <w:p w14:paraId="0A05C0CD" w14:textId="693DF4E8" w:rsidR="0050740B" w:rsidRPr="00D356E1" w:rsidDel="009453A7" w:rsidRDefault="0050740B" w:rsidP="00166AF3">
            <w:pPr>
              <w:pStyle w:val="TableBody"/>
              <w:keepNext/>
              <w:rPr>
                <w:del w:id="12079" w:author="Alban Roche" w:date="2017-08-02T16:38:00Z"/>
                <w:b/>
              </w:rPr>
            </w:pPr>
            <w:del w:id="12080" w:author="Alban Roche" w:date="2017-08-02T16:38:00Z">
              <w:r w:rsidRPr="00D356E1" w:rsidDel="009453A7">
                <w:rPr>
                  <w:b/>
                </w:rPr>
                <w:delText>&lt;attach mode&gt;</w:delText>
              </w:r>
              <w:r w:rsidRPr="00D356E1" w:rsidDel="009453A7">
                <w:rPr>
                  <w:b/>
                </w:rPr>
                <w:tab/>
              </w:r>
              <w:r w:rsidRPr="00D356E1" w:rsidDel="009453A7">
                <w:delText>0</w:delText>
              </w:r>
              <w:r w:rsidRPr="00D356E1" w:rsidDel="009453A7">
                <w:tab/>
                <w:delText>No GPRS automatic attach at switch on</w:delText>
              </w:r>
            </w:del>
          </w:p>
          <w:p w14:paraId="19C22129" w14:textId="37181B43" w:rsidR="0050740B" w:rsidRPr="00482883" w:rsidDel="009453A7" w:rsidRDefault="0050740B" w:rsidP="00166AF3">
            <w:pPr>
              <w:pStyle w:val="TableBody"/>
              <w:keepNext/>
              <w:rPr>
                <w:del w:id="12081" w:author="Alban Roche" w:date="2017-08-02T16:38:00Z"/>
              </w:rPr>
            </w:pPr>
            <w:del w:id="12082" w:author="Alban Roche" w:date="2017-08-02T16:38:00Z">
              <w:r w:rsidRPr="00D356E1" w:rsidDel="009453A7">
                <w:rPr>
                  <w:b/>
                </w:rPr>
                <w:tab/>
              </w:r>
              <w:r w:rsidRPr="00D356E1" w:rsidDel="009453A7">
                <w:rPr>
                  <w:b/>
                </w:rPr>
                <w:tab/>
              </w:r>
              <w:r w:rsidRPr="00D356E1" w:rsidDel="009453A7">
                <w:rPr>
                  <w:b/>
                </w:rPr>
                <w:tab/>
              </w:r>
              <w:r w:rsidRPr="00D356E1" w:rsidDel="009453A7">
                <w:delText>1</w:delText>
              </w:r>
              <w:r w:rsidRPr="00D356E1" w:rsidDel="009453A7">
                <w:tab/>
                <w:delText>GPRS automatic attach at switch on</w:delText>
              </w:r>
            </w:del>
          </w:p>
        </w:tc>
      </w:tr>
      <w:tr w:rsidR="0050740B" w:rsidRPr="00671C8B" w:rsidDel="009453A7" w14:paraId="55140DDE" w14:textId="6535DDA7" w:rsidTr="00166AF3">
        <w:trPr>
          <w:del w:id="12083" w:author="Alban Roche" w:date="2017-08-02T16:38:00Z"/>
        </w:trPr>
        <w:tc>
          <w:tcPr>
            <w:tcW w:w="1728" w:type="dxa"/>
          </w:tcPr>
          <w:p w14:paraId="6B6CE569" w14:textId="725B23FE" w:rsidR="0050740B" w:rsidRPr="00C41274" w:rsidDel="009453A7" w:rsidRDefault="0050740B" w:rsidP="00166AF3">
            <w:pPr>
              <w:pStyle w:val="TableBody"/>
              <w:rPr>
                <w:del w:id="12084" w:author="Alban Roche" w:date="2017-08-02T16:38:00Z"/>
              </w:rPr>
            </w:pPr>
            <w:del w:id="12085" w:author="Alban Roche" w:date="2017-08-02T16:38:00Z">
              <w:r w:rsidRPr="00C41274" w:rsidDel="009453A7">
                <w:rPr>
                  <w:u w:val="single"/>
                </w:rPr>
                <w:delText>Reference</w:delText>
              </w:r>
            </w:del>
          </w:p>
          <w:p w14:paraId="4BA9D226" w14:textId="4023C87C" w:rsidR="0050740B" w:rsidRPr="00C41274" w:rsidDel="009453A7" w:rsidRDefault="0050740B" w:rsidP="00166AF3">
            <w:pPr>
              <w:pStyle w:val="TableBody"/>
              <w:rPr>
                <w:del w:id="12086" w:author="Alban Roche" w:date="2017-08-02T16:38:00Z"/>
              </w:rPr>
            </w:pPr>
            <w:del w:id="12087" w:author="Alban Roche" w:date="2017-08-02T16:38:00Z">
              <w:r w:rsidRPr="00C41274" w:rsidDel="009453A7">
                <w:delText>Sierra Wireless Proprietary</w:delText>
              </w:r>
            </w:del>
          </w:p>
          <w:p w14:paraId="4CEFCFF3" w14:textId="37CF129E" w:rsidR="0050740B" w:rsidDel="009453A7" w:rsidRDefault="0050740B" w:rsidP="00166AF3">
            <w:pPr>
              <w:pStyle w:val="TableBody"/>
              <w:keepNext/>
              <w:rPr>
                <w:del w:id="12088" w:author="Alban Roche" w:date="2017-08-02T16:38:00Z"/>
                <w:i/>
              </w:rPr>
            </w:pPr>
          </w:p>
        </w:tc>
        <w:tc>
          <w:tcPr>
            <w:tcW w:w="7560" w:type="dxa"/>
          </w:tcPr>
          <w:p w14:paraId="27097672" w14:textId="00028857" w:rsidR="0050740B" w:rsidRPr="00571C8C" w:rsidDel="009453A7" w:rsidRDefault="0050740B" w:rsidP="00166AF3">
            <w:pPr>
              <w:pStyle w:val="TableBody"/>
              <w:rPr>
                <w:del w:id="12089" w:author="Alban Roche" w:date="2017-08-02T16:38:00Z"/>
                <w:szCs w:val="18"/>
              </w:rPr>
            </w:pPr>
            <w:del w:id="12090" w:author="Alban Roche" w:date="2017-08-02T16:38:00Z">
              <w:r w:rsidRPr="00571C8C" w:rsidDel="009453A7">
                <w:rPr>
                  <w:szCs w:val="18"/>
                  <w:u w:val="single"/>
                </w:rPr>
                <w:delText>Notes</w:delText>
              </w:r>
            </w:del>
          </w:p>
          <w:p w14:paraId="3111ACBC" w14:textId="2D45CC6D" w:rsidR="0050740B" w:rsidRPr="002C644D" w:rsidDel="009453A7" w:rsidRDefault="0050740B" w:rsidP="0059466D">
            <w:pPr>
              <w:pStyle w:val="TableBody"/>
              <w:numPr>
                <w:ilvl w:val="0"/>
                <w:numId w:val="148"/>
              </w:numPr>
              <w:rPr>
                <w:del w:id="12091" w:author="Alban Roche" w:date="2017-08-02T16:38:00Z"/>
              </w:rPr>
            </w:pPr>
            <w:del w:id="12092" w:author="Alban Roche" w:date="2017-08-02T16:38:00Z">
              <w:r w:rsidDel="009453A7">
                <w:delText xml:space="preserve">The write </w:delText>
              </w:r>
              <w:r w:rsidRPr="002C644D" w:rsidDel="009453A7">
                <w:delText xml:space="preserve">command is used to select </w:delText>
              </w:r>
              <w:r w:rsidDel="009453A7">
                <w:delText xml:space="preserve">the </w:delText>
              </w:r>
              <w:r w:rsidRPr="002C644D" w:rsidDel="009453A7">
                <w:delText>GPRS attach mode at ME switch on</w:delText>
              </w:r>
              <w:r w:rsidDel="009453A7">
                <w:delText>.</w:delText>
              </w:r>
            </w:del>
          </w:p>
          <w:p w14:paraId="0E1C806A" w14:textId="0EF2F231" w:rsidR="0050740B" w:rsidRPr="002C644D" w:rsidDel="009453A7" w:rsidRDefault="0050740B" w:rsidP="0059466D">
            <w:pPr>
              <w:pStyle w:val="TableBody"/>
              <w:numPr>
                <w:ilvl w:val="0"/>
                <w:numId w:val="148"/>
              </w:numPr>
              <w:rPr>
                <w:del w:id="12093" w:author="Alban Roche" w:date="2017-08-02T16:38:00Z"/>
              </w:rPr>
            </w:pPr>
            <w:del w:id="12094" w:author="Alban Roche" w:date="2017-08-02T16:38:00Z">
              <w:r w:rsidRPr="002C644D" w:rsidDel="009453A7">
                <w:delText>This AT command works with a SIM card.</w:delText>
              </w:r>
            </w:del>
          </w:p>
          <w:p w14:paraId="76772D5C" w14:textId="020A6E4B" w:rsidR="0050740B" w:rsidDel="009453A7" w:rsidRDefault="0050740B" w:rsidP="0059466D">
            <w:pPr>
              <w:pStyle w:val="TableBody"/>
              <w:numPr>
                <w:ilvl w:val="0"/>
                <w:numId w:val="148"/>
              </w:numPr>
              <w:rPr>
                <w:del w:id="12095" w:author="Alban Roche" w:date="2017-08-02T16:38:00Z"/>
              </w:rPr>
            </w:pPr>
            <w:del w:id="12096" w:author="Alban Roche" w:date="2017-08-02T16:38:00Z">
              <w:r w:rsidRPr="002C644D" w:rsidDel="009453A7">
                <w:delText>&lt;attach mode&gt; is automatically stored in non-volatile memory</w:delText>
              </w:r>
              <w:r w:rsidDel="009453A7">
                <w:delText>.</w:delText>
              </w:r>
            </w:del>
          </w:p>
        </w:tc>
      </w:tr>
      <w:tr w:rsidR="0050740B" w:rsidRPr="00671C8B" w:rsidDel="009453A7" w14:paraId="636F084C" w14:textId="68666318" w:rsidTr="00166AF3">
        <w:trPr>
          <w:cantSplit w:val="0"/>
          <w:del w:id="12097" w:author="Alban Roche" w:date="2017-08-02T16:38:00Z"/>
        </w:trPr>
        <w:tc>
          <w:tcPr>
            <w:tcW w:w="1728" w:type="dxa"/>
          </w:tcPr>
          <w:p w14:paraId="7D64E9C4" w14:textId="3A3C535C" w:rsidR="0050740B" w:rsidRPr="00C41274" w:rsidDel="009453A7" w:rsidRDefault="0050740B" w:rsidP="00166AF3">
            <w:pPr>
              <w:pStyle w:val="TableBody"/>
              <w:rPr>
                <w:del w:id="12098" w:author="Alban Roche" w:date="2017-08-02T16:38:00Z"/>
                <w:u w:val="single"/>
              </w:rPr>
            </w:pPr>
            <w:del w:id="12099" w:author="Alban Roche" w:date="2017-08-02T16:38:00Z">
              <w:r w:rsidDel="009453A7">
                <w:rPr>
                  <w:u w:val="single"/>
                </w:rPr>
                <w:delText>Example</w:delText>
              </w:r>
            </w:del>
          </w:p>
        </w:tc>
        <w:tc>
          <w:tcPr>
            <w:tcW w:w="7560" w:type="dxa"/>
          </w:tcPr>
          <w:p w14:paraId="23690887" w14:textId="19354B85" w:rsidR="0050740B" w:rsidDel="009453A7" w:rsidRDefault="0050740B" w:rsidP="00166AF3">
            <w:pPr>
              <w:pStyle w:val="TableBody"/>
              <w:rPr>
                <w:del w:id="12100" w:author="Alban Roche" w:date="2017-08-02T16:38:00Z"/>
              </w:rPr>
            </w:pPr>
            <w:del w:id="12101" w:author="Alban Roche" w:date="2017-08-02T16:38:00Z">
              <w:r w:rsidDel="009453A7">
                <w:delText>&lt;start up with no SIM card&gt;</w:delText>
              </w:r>
            </w:del>
          </w:p>
          <w:p w14:paraId="0F78F47E" w14:textId="69BD53E7" w:rsidR="0050740B" w:rsidRPr="0077536E" w:rsidDel="009453A7" w:rsidRDefault="0050740B" w:rsidP="00166AF3">
            <w:pPr>
              <w:pStyle w:val="TableBody"/>
              <w:rPr>
                <w:del w:id="12102" w:author="Alban Roche" w:date="2017-08-02T16:38:00Z"/>
                <w:b/>
              </w:rPr>
            </w:pPr>
            <w:del w:id="12103" w:author="Alban Roche" w:date="2017-08-02T16:38:00Z">
              <w:r w:rsidRPr="0077536E" w:rsidDel="009453A7">
                <w:rPr>
                  <w:b/>
                </w:rPr>
                <w:delText>AT+KAAT?</w:delText>
              </w:r>
            </w:del>
          </w:p>
          <w:p w14:paraId="2E484A42" w14:textId="42E7C8A7" w:rsidR="0050740B" w:rsidRPr="0077536E" w:rsidDel="009453A7" w:rsidRDefault="0050740B" w:rsidP="00166AF3">
            <w:pPr>
              <w:pStyle w:val="TableBody"/>
              <w:rPr>
                <w:del w:id="12104" w:author="Alban Roche" w:date="2017-08-02T16:38:00Z"/>
                <w:b/>
              </w:rPr>
            </w:pPr>
            <w:del w:id="12105" w:author="Alban Roche" w:date="2017-08-02T16:38:00Z">
              <w:r w:rsidRPr="0077536E" w:rsidDel="009453A7">
                <w:rPr>
                  <w:b/>
                </w:rPr>
                <w:delText>+CME ERROR: 10</w:delText>
              </w:r>
            </w:del>
          </w:p>
          <w:p w14:paraId="2655A091" w14:textId="51098EE0" w:rsidR="0050740B" w:rsidDel="009453A7" w:rsidRDefault="0050740B" w:rsidP="00166AF3">
            <w:pPr>
              <w:pStyle w:val="TableBody"/>
              <w:rPr>
                <w:del w:id="12106" w:author="Alban Roche" w:date="2017-08-02T16:38:00Z"/>
              </w:rPr>
            </w:pPr>
          </w:p>
          <w:p w14:paraId="3DFDA54E" w14:textId="117F1787" w:rsidR="0050740B" w:rsidDel="009453A7" w:rsidRDefault="0050740B" w:rsidP="00166AF3">
            <w:pPr>
              <w:pStyle w:val="TableBody"/>
              <w:rPr>
                <w:del w:id="12107" w:author="Alban Roche" w:date="2017-08-02T16:38:00Z"/>
              </w:rPr>
            </w:pPr>
            <w:del w:id="12108" w:author="Alban Roche" w:date="2017-08-02T16:38:00Z">
              <w:r w:rsidDel="009453A7">
                <w:delText>&lt;Insert SIM card and reset&gt;</w:delText>
              </w:r>
            </w:del>
          </w:p>
          <w:p w14:paraId="46BB77E1" w14:textId="144BE3B1" w:rsidR="0050740B" w:rsidDel="009453A7" w:rsidRDefault="0050740B" w:rsidP="00166AF3">
            <w:pPr>
              <w:pStyle w:val="TableBody"/>
              <w:rPr>
                <w:del w:id="12109" w:author="Alban Roche" w:date="2017-08-02T16:38:00Z"/>
              </w:rPr>
            </w:pPr>
            <w:del w:id="12110" w:author="Alban Roche" w:date="2017-08-02T16:38:00Z">
              <w:r w:rsidDel="009453A7">
                <w:delText>&lt;default mode is GPRS automatic attach at switch on&gt;</w:delText>
              </w:r>
            </w:del>
          </w:p>
          <w:p w14:paraId="20F2C4B6" w14:textId="1C88856D" w:rsidR="0050740B" w:rsidRPr="0077536E" w:rsidDel="009453A7" w:rsidRDefault="0050740B" w:rsidP="00166AF3">
            <w:pPr>
              <w:pStyle w:val="TableBody"/>
              <w:rPr>
                <w:del w:id="12111" w:author="Alban Roche" w:date="2017-08-02T16:38:00Z"/>
                <w:b/>
              </w:rPr>
            </w:pPr>
            <w:del w:id="12112" w:author="Alban Roche" w:date="2017-08-02T16:38:00Z">
              <w:r w:rsidRPr="0077536E" w:rsidDel="009453A7">
                <w:rPr>
                  <w:b/>
                </w:rPr>
                <w:delText>AT+KAAT?</w:delText>
              </w:r>
            </w:del>
          </w:p>
          <w:p w14:paraId="1C714905" w14:textId="3324DC1D" w:rsidR="0050740B" w:rsidRPr="0077536E" w:rsidDel="009453A7" w:rsidRDefault="0050740B" w:rsidP="00166AF3">
            <w:pPr>
              <w:pStyle w:val="TableBody"/>
              <w:rPr>
                <w:del w:id="12113" w:author="Alban Roche" w:date="2017-08-02T16:38:00Z"/>
                <w:b/>
              </w:rPr>
            </w:pPr>
            <w:del w:id="12114" w:author="Alban Roche" w:date="2017-08-02T16:38:00Z">
              <w:r w:rsidRPr="0077536E" w:rsidDel="009453A7">
                <w:rPr>
                  <w:b/>
                </w:rPr>
                <w:delText>+KAAT: 1</w:delText>
              </w:r>
            </w:del>
          </w:p>
          <w:p w14:paraId="410B028F" w14:textId="004878DF" w:rsidR="0050740B" w:rsidRPr="0077536E" w:rsidDel="009453A7" w:rsidRDefault="0050740B" w:rsidP="00166AF3">
            <w:pPr>
              <w:pStyle w:val="TableBody"/>
              <w:rPr>
                <w:del w:id="12115" w:author="Alban Roche" w:date="2017-08-02T16:38:00Z"/>
                <w:b/>
              </w:rPr>
            </w:pPr>
            <w:del w:id="12116" w:author="Alban Roche" w:date="2017-08-02T16:38:00Z">
              <w:r w:rsidRPr="0077536E" w:rsidDel="009453A7">
                <w:rPr>
                  <w:b/>
                </w:rPr>
                <w:delText>OK</w:delText>
              </w:r>
            </w:del>
          </w:p>
          <w:p w14:paraId="5E6DF533" w14:textId="7751A6D3" w:rsidR="0050740B" w:rsidRPr="0077536E" w:rsidDel="009453A7" w:rsidRDefault="0050740B" w:rsidP="00166AF3">
            <w:pPr>
              <w:pStyle w:val="TableBody"/>
              <w:rPr>
                <w:del w:id="12117" w:author="Alban Roche" w:date="2017-08-02T16:38:00Z"/>
                <w:b/>
              </w:rPr>
            </w:pPr>
          </w:p>
          <w:p w14:paraId="3B6489C8" w14:textId="697DB954" w:rsidR="0050740B" w:rsidRPr="0077536E" w:rsidDel="009453A7" w:rsidRDefault="0050740B" w:rsidP="00166AF3">
            <w:pPr>
              <w:pStyle w:val="TableBody"/>
              <w:rPr>
                <w:del w:id="12118" w:author="Alban Roche" w:date="2017-08-02T16:38:00Z"/>
                <w:b/>
              </w:rPr>
            </w:pPr>
            <w:del w:id="12119" w:author="Alban Roche" w:date="2017-08-02T16:38:00Z">
              <w:r w:rsidRPr="0077536E" w:rsidDel="009453A7">
                <w:rPr>
                  <w:b/>
                </w:rPr>
                <w:delText>AT+CGATT?</w:delText>
              </w:r>
            </w:del>
          </w:p>
          <w:p w14:paraId="1B0698D9" w14:textId="6A5C9686" w:rsidR="0050740B" w:rsidRPr="0077536E" w:rsidDel="009453A7" w:rsidRDefault="0050740B" w:rsidP="00166AF3">
            <w:pPr>
              <w:pStyle w:val="TableBody"/>
              <w:rPr>
                <w:del w:id="12120" w:author="Alban Roche" w:date="2017-08-02T16:38:00Z"/>
                <w:b/>
              </w:rPr>
            </w:pPr>
            <w:del w:id="12121" w:author="Alban Roche" w:date="2017-08-02T16:38:00Z">
              <w:r w:rsidRPr="0077536E" w:rsidDel="009453A7">
                <w:rPr>
                  <w:b/>
                </w:rPr>
                <w:delText>+CGATT: 1</w:delText>
              </w:r>
            </w:del>
          </w:p>
          <w:p w14:paraId="6722727B" w14:textId="2555E864" w:rsidR="0050740B" w:rsidRPr="0077536E" w:rsidDel="009453A7" w:rsidRDefault="0050740B" w:rsidP="00166AF3">
            <w:pPr>
              <w:pStyle w:val="TableBody"/>
              <w:rPr>
                <w:del w:id="12122" w:author="Alban Roche" w:date="2017-08-02T16:38:00Z"/>
                <w:b/>
              </w:rPr>
            </w:pPr>
            <w:del w:id="12123" w:author="Alban Roche" w:date="2017-08-02T16:38:00Z">
              <w:r w:rsidRPr="0077536E" w:rsidDel="009453A7">
                <w:rPr>
                  <w:b/>
                </w:rPr>
                <w:delText>OK</w:delText>
              </w:r>
            </w:del>
          </w:p>
          <w:p w14:paraId="2F8EB49F" w14:textId="6BC0FCBF" w:rsidR="0050740B" w:rsidDel="009453A7" w:rsidRDefault="0050740B" w:rsidP="00166AF3">
            <w:pPr>
              <w:pStyle w:val="TableBody"/>
              <w:rPr>
                <w:del w:id="12124" w:author="Alban Roche" w:date="2017-08-02T16:38:00Z"/>
              </w:rPr>
            </w:pPr>
          </w:p>
          <w:p w14:paraId="10B40CBC" w14:textId="3E238066" w:rsidR="0050740B" w:rsidDel="009453A7" w:rsidRDefault="0050740B" w:rsidP="00166AF3">
            <w:pPr>
              <w:pStyle w:val="TableBody"/>
              <w:rPr>
                <w:del w:id="12125" w:author="Alban Roche" w:date="2017-08-02T16:38:00Z"/>
              </w:rPr>
            </w:pPr>
            <w:del w:id="12126" w:author="Alban Roche" w:date="2017-08-02T16:38:00Z">
              <w:r w:rsidDel="009453A7">
                <w:delText>&lt;set no GPRS automatic attach at switch on&gt;</w:delText>
              </w:r>
            </w:del>
          </w:p>
          <w:p w14:paraId="66593B05" w14:textId="22CA063C" w:rsidR="0050740B" w:rsidRPr="0077536E" w:rsidDel="009453A7" w:rsidRDefault="0050740B" w:rsidP="00166AF3">
            <w:pPr>
              <w:pStyle w:val="TableBody"/>
              <w:rPr>
                <w:del w:id="12127" w:author="Alban Roche" w:date="2017-08-02T16:38:00Z"/>
                <w:b/>
              </w:rPr>
            </w:pPr>
            <w:del w:id="12128" w:author="Alban Roche" w:date="2017-08-02T16:38:00Z">
              <w:r w:rsidRPr="0077536E" w:rsidDel="009453A7">
                <w:rPr>
                  <w:b/>
                </w:rPr>
                <w:delText>AT+KAAT=0</w:delText>
              </w:r>
            </w:del>
          </w:p>
          <w:p w14:paraId="083A2DE6" w14:textId="1C65056E" w:rsidR="0050740B" w:rsidRPr="0077536E" w:rsidDel="009453A7" w:rsidRDefault="0050740B" w:rsidP="00166AF3">
            <w:pPr>
              <w:pStyle w:val="TableBody"/>
              <w:rPr>
                <w:del w:id="12129" w:author="Alban Roche" w:date="2017-08-02T16:38:00Z"/>
                <w:b/>
              </w:rPr>
            </w:pPr>
            <w:del w:id="12130" w:author="Alban Roche" w:date="2017-08-02T16:38:00Z">
              <w:r w:rsidRPr="0077536E" w:rsidDel="009453A7">
                <w:rPr>
                  <w:b/>
                </w:rPr>
                <w:delText>OK</w:delText>
              </w:r>
            </w:del>
          </w:p>
          <w:p w14:paraId="3AFF866E" w14:textId="6A8E121E" w:rsidR="0050740B" w:rsidRPr="0077536E" w:rsidDel="009453A7" w:rsidRDefault="0050740B" w:rsidP="00166AF3">
            <w:pPr>
              <w:pStyle w:val="TableBody"/>
              <w:rPr>
                <w:del w:id="12131" w:author="Alban Roche" w:date="2017-08-02T16:38:00Z"/>
                <w:b/>
              </w:rPr>
            </w:pPr>
          </w:p>
          <w:p w14:paraId="77D4F470" w14:textId="021F3303" w:rsidR="0050740B" w:rsidRPr="0077536E" w:rsidDel="009453A7" w:rsidRDefault="0050740B" w:rsidP="00166AF3">
            <w:pPr>
              <w:pStyle w:val="TableBody"/>
              <w:rPr>
                <w:del w:id="12132" w:author="Alban Roche" w:date="2017-08-02T16:38:00Z"/>
                <w:b/>
              </w:rPr>
            </w:pPr>
            <w:del w:id="12133" w:author="Alban Roche" w:date="2017-08-02T16:38:00Z">
              <w:r w:rsidRPr="0077536E" w:rsidDel="009453A7">
                <w:rPr>
                  <w:b/>
                </w:rPr>
                <w:delText>AT+CGATT?</w:delText>
              </w:r>
            </w:del>
          </w:p>
          <w:p w14:paraId="3FB25BA8" w14:textId="22B64539" w:rsidR="0050740B" w:rsidRPr="0077536E" w:rsidDel="009453A7" w:rsidRDefault="0050740B" w:rsidP="00166AF3">
            <w:pPr>
              <w:pStyle w:val="TableBody"/>
              <w:rPr>
                <w:del w:id="12134" w:author="Alban Roche" w:date="2017-08-02T16:38:00Z"/>
                <w:b/>
              </w:rPr>
            </w:pPr>
            <w:del w:id="12135" w:author="Alban Roche" w:date="2017-08-02T16:38:00Z">
              <w:r w:rsidRPr="0077536E" w:rsidDel="009453A7">
                <w:rPr>
                  <w:b/>
                </w:rPr>
                <w:delText>+CGATT: 1</w:delText>
              </w:r>
            </w:del>
          </w:p>
          <w:p w14:paraId="38731652" w14:textId="68CF81EC" w:rsidR="0050740B" w:rsidRPr="0077536E" w:rsidDel="009453A7" w:rsidRDefault="0050740B" w:rsidP="00166AF3">
            <w:pPr>
              <w:pStyle w:val="TableBody"/>
              <w:rPr>
                <w:del w:id="12136" w:author="Alban Roche" w:date="2017-08-02T16:38:00Z"/>
                <w:b/>
              </w:rPr>
            </w:pPr>
            <w:del w:id="12137" w:author="Alban Roche" w:date="2017-08-02T16:38:00Z">
              <w:r w:rsidRPr="0077536E" w:rsidDel="009453A7">
                <w:rPr>
                  <w:b/>
                </w:rPr>
                <w:delText>OK</w:delText>
              </w:r>
            </w:del>
          </w:p>
          <w:p w14:paraId="322C1CE9" w14:textId="7BB83C48" w:rsidR="0050740B" w:rsidDel="009453A7" w:rsidRDefault="0050740B" w:rsidP="00166AF3">
            <w:pPr>
              <w:pStyle w:val="TableBody"/>
              <w:rPr>
                <w:del w:id="12138" w:author="Alban Roche" w:date="2017-08-02T16:38:00Z"/>
              </w:rPr>
            </w:pPr>
          </w:p>
          <w:p w14:paraId="615DD74E" w14:textId="67017557" w:rsidR="0050740B" w:rsidDel="009453A7" w:rsidRDefault="0050740B" w:rsidP="00166AF3">
            <w:pPr>
              <w:pStyle w:val="TableBody"/>
              <w:rPr>
                <w:del w:id="12139" w:author="Alban Roche" w:date="2017-08-02T16:38:00Z"/>
              </w:rPr>
            </w:pPr>
            <w:del w:id="12140" w:author="Alban Roche" w:date="2017-08-02T16:38:00Z">
              <w:r w:rsidDel="009453A7">
                <w:delText>&lt;reset&gt;</w:delText>
              </w:r>
            </w:del>
          </w:p>
          <w:p w14:paraId="6819C22C" w14:textId="0EC22148" w:rsidR="0050740B" w:rsidRPr="0077536E" w:rsidDel="009453A7" w:rsidRDefault="0050740B" w:rsidP="00166AF3">
            <w:pPr>
              <w:pStyle w:val="TableBody"/>
              <w:rPr>
                <w:del w:id="12141" w:author="Alban Roche" w:date="2017-08-02T16:38:00Z"/>
                <w:b/>
              </w:rPr>
            </w:pPr>
            <w:del w:id="12142" w:author="Alban Roche" w:date="2017-08-02T16:38:00Z">
              <w:r w:rsidRPr="0077536E" w:rsidDel="009453A7">
                <w:rPr>
                  <w:b/>
                </w:rPr>
                <w:delText>AT+CGATT?</w:delText>
              </w:r>
            </w:del>
          </w:p>
          <w:p w14:paraId="3F3AEEF9" w14:textId="76D94C76" w:rsidR="0050740B" w:rsidRPr="0077536E" w:rsidDel="009453A7" w:rsidRDefault="0050740B" w:rsidP="00166AF3">
            <w:pPr>
              <w:pStyle w:val="TableBody"/>
              <w:rPr>
                <w:del w:id="12143" w:author="Alban Roche" w:date="2017-08-02T16:38:00Z"/>
                <w:b/>
              </w:rPr>
            </w:pPr>
            <w:del w:id="12144" w:author="Alban Roche" w:date="2017-08-02T16:38:00Z">
              <w:r w:rsidRPr="0077536E" w:rsidDel="009453A7">
                <w:rPr>
                  <w:b/>
                </w:rPr>
                <w:delText>+CGATT: 0</w:delText>
              </w:r>
            </w:del>
          </w:p>
          <w:p w14:paraId="52EE89E4" w14:textId="729A7DDF" w:rsidR="0050740B" w:rsidRPr="0077536E" w:rsidDel="009453A7" w:rsidRDefault="0050740B" w:rsidP="00166AF3">
            <w:pPr>
              <w:pStyle w:val="TableBody"/>
              <w:rPr>
                <w:del w:id="12145" w:author="Alban Roche" w:date="2017-08-02T16:38:00Z"/>
                <w:b/>
              </w:rPr>
            </w:pPr>
            <w:del w:id="12146" w:author="Alban Roche" w:date="2017-08-02T16:38:00Z">
              <w:r w:rsidRPr="0077536E" w:rsidDel="009453A7">
                <w:rPr>
                  <w:b/>
                </w:rPr>
                <w:delText>OK</w:delText>
              </w:r>
            </w:del>
          </w:p>
          <w:p w14:paraId="242CDBF4" w14:textId="2BDBBC2A" w:rsidR="0050740B" w:rsidRPr="0077536E" w:rsidDel="009453A7" w:rsidRDefault="0050740B" w:rsidP="00166AF3">
            <w:pPr>
              <w:pStyle w:val="TableBody"/>
              <w:rPr>
                <w:del w:id="12147" w:author="Alban Roche" w:date="2017-08-02T16:38:00Z"/>
                <w:b/>
              </w:rPr>
            </w:pPr>
          </w:p>
          <w:p w14:paraId="67FED73C" w14:textId="32DEBFE6" w:rsidR="0050740B" w:rsidRPr="0077536E" w:rsidDel="009453A7" w:rsidRDefault="0050740B" w:rsidP="00166AF3">
            <w:pPr>
              <w:pStyle w:val="TableBody"/>
              <w:rPr>
                <w:del w:id="12148" w:author="Alban Roche" w:date="2017-08-02T16:38:00Z"/>
                <w:b/>
              </w:rPr>
            </w:pPr>
            <w:del w:id="12149" w:author="Alban Roche" w:date="2017-08-02T16:38:00Z">
              <w:r w:rsidRPr="0077536E" w:rsidDel="009453A7">
                <w:rPr>
                  <w:b/>
                </w:rPr>
                <w:delText>AT+KAAT?</w:delText>
              </w:r>
            </w:del>
          </w:p>
          <w:p w14:paraId="36941075" w14:textId="6279438E" w:rsidR="0050740B" w:rsidRPr="0077536E" w:rsidDel="009453A7" w:rsidRDefault="0050740B" w:rsidP="00166AF3">
            <w:pPr>
              <w:pStyle w:val="TableBody"/>
              <w:rPr>
                <w:del w:id="12150" w:author="Alban Roche" w:date="2017-08-02T16:38:00Z"/>
                <w:b/>
              </w:rPr>
            </w:pPr>
            <w:del w:id="12151" w:author="Alban Roche" w:date="2017-08-02T16:38:00Z">
              <w:r w:rsidRPr="0077536E" w:rsidDel="009453A7">
                <w:rPr>
                  <w:b/>
                </w:rPr>
                <w:delText>AT+KAAT: 0</w:delText>
              </w:r>
            </w:del>
          </w:p>
          <w:p w14:paraId="6948356A" w14:textId="611205D9" w:rsidR="0050740B" w:rsidRPr="0077536E" w:rsidDel="009453A7" w:rsidRDefault="0050740B" w:rsidP="00166AF3">
            <w:pPr>
              <w:pStyle w:val="TableBody"/>
              <w:rPr>
                <w:del w:id="12152" w:author="Alban Roche" w:date="2017-08-02T16:38:00Z"/>
                <w:b/>
              </w:rPr>
            </w:pPr>
            <w:del w:id="12153" w:author="Alban Roche" w:date="2017-08-02T16:38:00Z">
              <w:r w:rsidRPr="0077536E" w:rsidDel="009453A7">
                <w:rPr>
                  <w:b/>
                </w:rPr>
                <w:delText>OK</w:delText>
              </w:r>
            </w:del>
          </w:p>
          <w:p w14:paraId="12360657" w14:textId="0B773AEA" w:rsidR="0050740B" w:rsidRPr="0077536E" w:rsidDel="009453A7" w:rsidRDefault="0050740B" w:rsidP="00166AF3">
            <w:pPr>
              <w:pStyle w:val="TableBody"/>
              <w:rPr>
                <w:del w:id="12154" w:author="Alban Roche" w:date="2017-08-02T16:38:00Z"/>
                <w:b/>
              </w:rPr>
            </w:pPr>
          </w:p>
          <w:p w14:paraId="3D9E017C" w14:textId="5F310285" w:rsidR="0050740B" w:rsidRPr="0077536E" w:rsidDel="009453A7" w:rsidRDefault="0050740B" w:rsidP="00166AF3">
            <w:pPr>
              <w:pStyle w:val="TableBody"/>
              <w:rPr>
                <w:del w:id="12155" w:author="Alban Roche" w:date="2017-08-02T16:38:00Z"/>
                <w:b/>
              </w:rPr>
            </w:pPr>
            <w:del w:id="12156" w:author="Alban Roche" w:date="2017-08-02T16:38:00Z">
              <w:r w:rsidRPr="0077536E" w:rsidDel="009453A7">
                <w:rPr>
                  <w:b/>
                </w:rPr>
                <w:delText>AT+CGATT=1</w:delText>
              </w:r>
            </w:del>
          </w:p>
          <w:p w14:paraId="71ABCFA1" w14:textId="3E917F57" w:rsidR="0050740B" w:rsidRPr="0077536E" w:rsidDel="009453A7" w:rsidRDefault="0050740B" w:rsidP="00166AF3">
            <w:pPr>
              <w:pStyle w:val="TableBody"/>
              <w:rPr>
                <w:del w:id="12157" w:author="Alban Roche" w:date="2017-08-02T16:38:00Z"/>
                <w:b/>
              </w:rPr>
            </w:pPr>
            <w:del w:id="12158" w:author="Alban Roche" w:date="2017-08-02T16:38:00Z">
              <w:r w:rsidRPr="0077536E" w:rsidDel="009453A7">
                <w:rPr>
                  <w:b/>
                </w:rPr>
                <w:delText>OK</w:delText>
              </w:r>
            </w:del>
          </w:p>
          <w:p w14:paraId="67494EAB" w14:textId="17091728" w:rsidR="0050740B" w:rsidRPr="0077536E" w:rsidDel="009453A7" w:rsidRDefault="0050740B" w:rsidP="00166AF3">
            <w:pPr>
              <w:pStyle w:val="TableBody"/>
              <w:rPr>
                <w:del w:id="12159" w:author="Alban Roche" w:date="2017-08-02T16:38:00Z"/>
                <w:b/>
              </w:rPr>
            </w:pPr>
            <w:del w:id="12160" w:author="Alban Roche" w:date="2017-08-02T16:38:00Z">
              <w:r w:rsidRPr="0077536E" w:rsidDel="009453A7">
                <w:rPr>
                  <w:b/>
                </w:rPr>
                <w:delText>AT+CGATT?</w:delText>
              </w:r>
            </w:del>
          </w:p>
          <w:p w14:paraId="025BE7A4" w14:textId="30782853" w:rsidR="0050740B" w:rsidRPr="0077536E" w:rsidDel="009453A7" w:rsidRDefault="0050740B" w:rsidP="00166AF3">
            <w:pPr>
              <w:pStyle w:val="TableBody"/>
              <w:rPr>
                <w:del w:id="12161" w:author="Alban Roche" w:date="2017-08-02T16:38:00Z"/>
                <w:b/>
              </w:rPr>
            </w:pPr>
            <w:del w:id="12162" w:author="Alban Roche" w:date="2017-08-02T16:38:00Z">
              <w:r w:rsidRPr="0077536E" w:rsidDel="009453A7">
                <w:rPr>
                  <w:b/>
                </w:rPr>
                <w:delText>+CGATT: 1</w:delText>
              </w:r>
            </w:del>
          </w:p>
          <w:p w14:paraId="1AD2392D" w14:textId="4F711672" w:rsidR="0050740B" w:rsidRPr="0077536E" w:rsidDel="009453A7" w:rsidRDefault="0050740B" w:rsidP="00166AF3">
            <w:pPr>
              <w:pStyle w:val="TableBody"/>
              <w:rPr>
                <w:del w:id="12163" w:author="Alban Roche" w:date="2017-08-02T16:38:00Z"/>
                <w:b/>
              </w:rPr>
            </w:pPr>
            <w:del w:id="12164" w:author="Alban Roche" w:date="2017-08-02T16:38:00Z">
              <w:r w:rsidRPr="0077536E" w:rsidDel="009453A7">
                <w:rPr>
                  <w:b/>
                </w:rPr>
                <w:delText>OK</w:delText>
              </w:r>
            </w:del>
          </w:p>
          <w:p w14:paraId="0DE8287A" w14:textId="4076F5A5" w:rsidR="0050740B" w:rsidDel="009453A7" w:rsidRDefault="0050740B" w:rsidP="00166AF3">
            <w:pPr>
              <w:pStyle w:val="TableBody"/>
              <w:rPr>
                <w:del w:id="12165" w:author="Alban Roche" w:date="2017-08-02T16:38:00Z"/>
              </w:rPr>
            </w:pPr>
          </w:p>
          <w:p w14:paraId="1E65927C" w14:textId="47AB25AA" w:rsidR="0050740B" w:rsidDel="009453A7" w:rsidRDefault="0050740B" w:rsidP="00166AF3">
            <w:pPr>
              <w:pStyle w:val="TableBody"/>
              <w:rPr>
                <w:del w:id="12166" w:author="Alban Roche" w:date="2017-08-02T16:38:00Z"/>
              </w:rPr>
            </w:pPr>
            <w:del w:id="12167" w:author="Alban Roche" w:date="2017-08-02T16:38:00Z">
              <w:r w:rsidDel="009453A7">
                <w:delText>&lt;reset&gt;</w:delText>
              </w:r>
            </w:del>
          </w:p>
          <w:p w14:paraId="39B1616F" w14:textId="61DF6117" w:rsidR="0050740B" w:rsidRPr="0077536E" w:rsidDel="009453A7" w:rsidRDefault="0050740B" w:rsidP="00166AF3">
            <w:pPr>
              <w:pStyle w:val="TableBody"/>
              <w:rPr>
                <w:del w:id="12168" w:author="Alban Roche" w:date="2017-08-02T16:38:00Z"/>
                <w:b/>
              </w:rPr>
            </w:pPr>
            <w:del w:id="12169" w:author="Alban Roche" w:date="2017-08-02T16:38:00Z">
              <w:r w:rsidRPr="0077536E" w:rsidDel="009453A7">
                <w:rPr>
                  <w:b/>
                </w:rPr>
                <w:delText>AT+KAAT?</w:delText>
              </w:r>
            </w:del>
          </w:p>
          <w:p w14:paraId="64F3B69D" w14:textId="000E14E6" w:rsidR="0050740B" w:rsidRPr="0077536E" w:rsidDel="009453A7" w:rsidRDefault="0050740B" w:rsidP="00166AF3">
            <w:pPr>
              <w:pStyle w:val="TableBody"/>
              <w:rPr>
                <w:del w:id="12170" w:author="Alban Roche" w:date="2017-08-02T16:38:00Z"/>
                <w:b/>
              </w:rPr>
            </w:pPr>
            <w:del w:id="12171" w:author="Alban Roche" w:date="2017-08-02T16:38:00Z">
              <w:r w:rsidRPr="0077536E" w:rsidDel="009453A7">
                <w:rPr>
                  <w:b/>
                </w:rPr>
                <w:delText>+KAAT: 0</w:delText>
              </w:r>
            </w:del>
          </w:p>
          <w:p w14:paraId="74B19653" w14:textId="54425BA9" w:rsidR="0050740B" w:rsidRPr="0077536E" w:rsidDel="009453A7" w:rsidRDefault="0050740B" w:rsidP="00166AF3">
            <w:pPr>
              <w:pStyle w:val="TableBody"/>
              <w:rPr>
                <w:del w:id="12172" w:author="Alban Roche" w:date="2017-08-02T16:38:00Z"/>
                <w:b/>
              </w:rPr>
            </w:pPr>
            <w:del w:id="12173" w:author="Alban Roche" w:date="2017-08-02T16:38:00Z">
              <w:r w:rsidRPr="0077536E" w:rsidDel="009453A7">
                <w:rPr>
                  <w:b/>
                </w:rPr>
                <w:delText>OK</w:delText>
              </w:r>
            </w:del>
          </w:p>
          <w:p w14:paraId="5BE0E091" w14:textId="10C3484D" w:rsidR="0050740B" w:rsidRPr="0077536E" w:rsidDel="009453A7" w:rsidRDefault="0050740B" w:rsidP="00166AF3">
            <w:pPr>
              <w:pStyle w:val="TableBody"/>
              <w:rPr>
                <w:del w:id="12174" w:author="Alban Roche" w:date="2017-08-02T16:38:00Z"/>
                <w:b/>
              </w:rPr>
            </w:pPr>
          </w:p>
          <w:p w14:paraId="5D14029A" w14:textId="19A3BC62" w:rsidR="0050740B" w:rsidRPr="0077536E" w:rsidDel="009453A7" w:rsidRDefault="0050740B" w:rsidP="00166AF3">
            <w:pPr>
              <w:pStyle w:val="TableBody"/>
              <w:rPr>
                <w:del w:id="12175" w:author="Alban Roche" w:date="2017-08-02T16:38:00Z"/>
                <w:b/>
              </w:rPr>
            </w:pPr>
            <w:del w:id="12176" w:author="Alban Roche" w:date="2017-08-02T16:38:00Z">
              <w:r w:rsidRPr="0077536E" w:rsidDel="009453A7">
                <w:rPr>
                  <w:b/>
                </w:rPr>
                <w:delText>AT+CGATT?</w:delText>
              </w:r>
            </w:del>
          </w:p>
          <w:p w14:paraId="63B4A54F" w14:textId="4D9C1217" w:rsidR="0050740B" w:rsidRPr="0077536E" w:rsidDel="009453A7" w:rsidRDefault="0050740B" w:rsidP="00166AF3">
            <w:pPr>
              <w:pStyle w:val="TableBody"/>
              <w:rPr>
                <w:del w:id="12177" w:author="Alban Roche" w:date="2017-08-02T16:38:00Z"/>
                <w:b/>
              </w:rPr>
            </w:pPr>
            <w:del w:id="12178" w:author="Alban Roche" w:date="2017-08-02T16:38:00Z">
              <w:r w:rsidRPr="0077536E" w:rsidDel="009453A7">
                <w:rPr>
                  <w:b/>
                </w:rPr>
                <w:delText>+CGATT: 0</w:delText>
              </w:r>
            </w:del>
          </w:p>
          <w:p w14:paraId="2436BFF6" w14:textId="730D82F8" w:rsidR="0050740B" w:rsidRPr="00571C8C" w:rsidDel="009453A7" w:rsidRDefault="0050740B" w:rsidP="00166AF3">
            <w:pPr>
              <w:pStyle w:val="TableBody"/>
              <w:rPr>
                <w:del w:id="12179" w:author="Alban Roche" w:date="2017-08-02T16:38:00Z"/>
                <w:szCs w:val="18"/>
                <w:u w:val="single"/>
              </w:rPr>
            </w:pPr>
            <w:del w:id="12180" w:author="Alban Roche" w:date="2017-08-02T16:38:00Z">
              <w:r w:rsidRPr="0077536E" w:rsidDel="009453A7">
                <w:rPr>
                  <w:b/>
                </w:rPr>
                <w:delText>OK</w:delText>
              </w:r>
            </w:del>
          </w:p>
        </w:tc>
      </w:tr>
    </w:tbl>
    <w:p w14:paraId="1E1CD0D5" w14:textId="77777777" w:rsidR="00AD6DB4" w:rsidRDefault="00AD6DB4" w:rsidP="00D17FAC">
      <w:pPr>
        <w:rPr>
          <w:lang w:eastAsia="zh-CN"/>
        </w:rPr>
        <w:sectPr w:rsidR="00AD6DB4" w:rsidSect="004F7779">
          <w:pgSz w:w="11909" w:h="16834" w:code="9"/>
          <w:pgMar w:top="1440" w:right="1440" w:bottom="1440" w:left="1440" w:header="720" w:footer="720" w:gutter="0"/>
          <w:cols w:space="720"/>
          <w:titlePg/>
          <w:docGrid w:linePitch="360"/>
        </w:sectPr>
      </w:pPr>
    </w:p>
    <w:p w14:paraId="7707BA40" w14:textId="48BA8FE5" w:rsidR="00D17FAC" w:rsidRDefault="00AD6DB4" w:rsidP="00AD6DB4">
      <w:pPr>
        <w:pStyle w:val="Heading1"/>
      </w:pPr>
      <w:bookmarkStart w:id="12181" w:name="_Toc489459723"/>
      <w:r>
        <w:t>Phone Book Management</w:t>
      </w:r>
      <w:bookmarkEnd w:id="12181"/>
    </w:p>
    <w:p w14:paraId="56C75AD1" w14:textId="77777777" w:rsidR="00AD6DB4" w:rsidRPr="00671C8B" w:rsidRDefault="00AD6DB4" w:rsidP="00AD6DB4">
      <w:pPr>
        <w:pStyle w:val="Heading2"/>
      </w:pPr>
      <w:bookmarkStart w:id="12182" w:name="_Toc345081370"/>
      <w:bookmarkStart w:id="12183" w:name="_Toc170125875"/>
      <w:bookmarkStart w:id="12184" w:name="_Toc78179833"/>
      <w:bookmarkStart w:id="12185" w:name="_Toc349753113"/>
      <w:bookmarkStart w:id="12186" w:name="_Toc349754006"/>
      <w:bookmarkStart w:id="12187" w:name="_Ref366745178"/>
      <w:bookmarkStart w:id="12188" w:name="_Ref369091785"/>
      <w:bookmarkStart w:id="12189" w:name="_Toc368586072"/>
      <w:bookmarkStart w:id="12190" w:name="_Ref390853508"/>
      <w:bookmarkStart w:id="12191" w:name="_Ref390853510"/>
      <w:bookmarkStart w:id="12192" w:name="_Ref390965837"/>
      <w:bookmarkStart w:id="12193" w:name="_Ref390965840"/>
      <w:bookmarkStart w:id="12194" w:name="_Toc486251653"/>
      <w:bookmarkStart w:id="12195" w:name="_Toc489459724"/>
      <w:r w:rsidRPr="00671C8B">
        <w:t xml:space="preserve">+CPBF Command: Find Phonebook </w:t>
      </w:r>
      <w:bookmarkEnd w:id="12182"/>
      <w:bookmarkEnd w:id="12183"/>
      <w:bookmarkEnd w:id="12184"/>
      <w:r w:rsidRPr="00671C8B">
        <w:t>Entries</w:t>
      </w:r>
      <w:bookmarkEnd w:id="12185"/>
      <w:bookmarkEnd w:id="12186"/>
      <w:bookmarkEnd w:id="12187"/>
      <w:bookmarkEnd w:id="12188"/>
      <w:bookmarkEnd w:id="12189"/>
      <w:bookmarkEnd w:id="12190"/>
      <w:bookmarkEnd w:id="12191"/>
      <w:bookmarkEnd w:id="12192"/>
      <w:bookmarkEnd w:id="12193"/>
      <w:bookmarkEnd w:id="12194"/>
      <w:bookmarkEnd w:id="12195"/>
    </w:p>
    <w:tbl>
      <w:tblPr>
        <w:tblStyle w:val="TableSWIleft"/>
        <w:tblW w:w="9288" w:type="dxa"/>
        <w:tblLayout w:type="fixed"/>
        <w:tblLook w:val="04A0" w:firstRow="1" w:lastRow="0" w:firstColumn="1" w:lastColumn="0" w:noHBand="0" w:noVBand="1"/>
      </w:tblPr>
      <w:tblGrid>
        <w:gridCol w:w="1728"/>
        <w:gridCol w:w="7560"/>
      </w:tblGrid>
      <w:tr w:rsidR="00AD6DB4" w:rsidRPr="00671C8B" w14:paraId="7DB7E392"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38F3D825" w14:textId="26F2AA7A" w:rsidR="00AD6DB4" w:rsidRPr="00671C8B" w:rsidRDefault="00AD6DB4">
            <w:pPr>
              <w:pStyle w:val="TableRowHead"/>
              <w:spacing w:before="144" w:after="144"/>
            </w:pPr>
            <w:del w:id="12196" w:author="Alban Roche" w:date="2017-08-02T14:40:00Z">
              <w:r w:rsidDel="00F22490">
                <w:delText>HL7618, HL7618RD, HL7648, HL7650, HL7688, HL7690 and HL7692</w:delText>
              </w:r>
            </w:del>
            <w:ins w:id="12197" w:author="Alban Roche" w:date="2017-08-02T14:40:00Z">
              <w:r w:rsidR="00F22490">
                <w:t>HL7800</w:t>
              </w:r>
            </w:ins>
          </w:p>
        </w:tc>
      </w:tr>
      <w:tr w:rsidR="00AD6DB4" w:rsidRPr="00671C8B" w14:paraId="00A65C55" w14:textId="77777777" w:rsidTr="00166AF3">
        <w:trPr>
          <w:trHeight w:val="1221"/>
        </w:trPr>
        <w:tc>
          <w:tcPr>
            <w:tcW w:w="1728" w:type="dxa"/>
          </w:tcPr>
          <w:p w14:paraId="12A259F8" w14:textId="77777777" w:rsidR="00AD6DB4" w:rsidRPr="00671C8B" w:rsidRDefault="00AD6DB4" w:rsidP="00166AF3">
            <w:pPr>
              <w:pStyle w:val="TableBody"/>
              <w:rPr>
                <w:rFonts w:ascii="Times New Roman" w:hAnsi="Times New Roman" w:cs="Times New Roman"/>
                <w:i/>
                <w:sz w:val="20"/>
                <w:szCs w:val="20"/>
              </w:rPr>
            </w:pPr>
            <w:r w:rsidRPr="00671C8B">
              <w:rPr>
                <w:i/>
              </w:rPr>
              <w:t>Test command</w:t>
            </w:r>
          </w:p>
          <w:p w14:paraId="7962315E" w14:textId="77777777" w:rsidR="00AD6DB4" w:rsidRPr="00671C8B" w:rsidRDefault="00AD6DB4" w:rsidP="00166AF3">
            <w:pPr>
              <w:pStyle w:val="TableBody"/>
            </w:pPr>
          </w:p>
          <w:p w14:paraId="470CDEC8" w14:textId="77777777" w:rsidR="00AD6DB4" w:rsidRPr="00671C8B" w:rsidRDefault="00AD6DB4" w:rsidP="00166AF3">
            <w:pPr>
              <w:pStyle w:val="TableBody"/>
              <w:rPr>
                <w:u w:val="single"/>
              </w:rPr>
            </w:pPr>
            <w:r w:rsidRPr="00671C8B">
              <w:rPr>
                <w:u w:val="single"/>
              </w:rPr>
              <w:t>Syntax</w:t>
            </w:r>
          </w:p>
          <w:p w14:paraId="53CB6D68" w14:textId="77777777" w:rsidR="00AD6DB4" w:rsidRPr="00671C8B" w:rsidRDefault="00AD6DB4" w:rsidP="00166AF3">
            <w:pPr>
              <w:pStyle w:val="TableBody"/>
              <w:rPr>
                <w:b/>
              </w:rPr>
            </w:pPr>
            <w:r w:rsidRPr="00671C8B">
              <w:rPr>
                <w:b/>
                <w:snapToGrid w:val="0"/>
              </w:rPr>
              <w:t>AT+CPBF=?</w:t>
            </w:r>
          </w:p>
        </w:tc>
        <w:tc>
          <w:tcPr>
            <w:tcW w:w="7560" w:type="dxa"/>
          </w:tcPr>
          <w:p w14:paraId="3E3104F3" w14:textId="77777777" w:rsidR="00AD6DB4" w:rsidRPr="00671C8B" w:rsidRDefault="00AD6DB4" w:rsidP="00166AF3">
            <w:pPr>
              <w:pStyle w:val="TableBody"/>
              <w:rPr>
                <w:rFonts w:ascii="Times New Roman" w:hAnsi="Times New Roman" w:cs="Times New Roman"/>
                <w:sz w:val="20"/>
                <w:szCs w:val="20"/>
                <w:u w:val="single"/>
              </w:rPr>
            </w:pPr>
          </w:p>
          <w:p w14:paraId="7997B3C4" w14:textId="77777777" w:rsidR="00AD6DB4" w:rsidRPr="00671C8B" w:rsidRDefault="00AD6DB4" w:rsidP="00166AF3">
            <w:pPr>
              <w:pStyle w:val="TableBody"/>
              <w:rPr>
                <w:u w:val="single"/>
              </w:rPr>
            </w:pPr>
          </w:p>
          <w:p w14:paraId="4BD87012" w14:textId="77777777" w:rsidR="00AD6DB4" w:rsidRPr="00671C8B" w:rsidRDefault="00AD6DB4" w:rsidP="00166AF3">
            <w:pPr>
              <w:pStyle w:val="TableBody"/>
              <w:rPr>
                <w:u w:val="single"/>
              </w:rPr>
            </w:pPr>
            <w:r w:rsidRPr="00671C8B">
              <w:rPr>
                <w:u w:val="single"/>
              </w:rPr>
              <w:t>Response</w:t>
            </w:r>
          </w:p>
          <w:p w14:paraId="495044C5" w14:textId="77777777" w:rsidR="00AD6DB4" w:rsidRPr="00671C8B" w:rsidRDefault="00AD6DB4" w:rsidP="00166AF3">
            <w:pPr>
              <w:pStyle w:val="TableBody"/>
              <w:rPr>
                <w:b/>
                <w:snapToGrid w:val="0"/>
              </w:rPr>
            </w:pPr>
            <w:r w:rsidRPr="00671C8B">
              <w:rPr>
                <w:b/>
                <w:snapToGrid w:val="0"/>
              </w:rPr>
              <w:t>+CPBF: [&lt;nlength&gt;],[&lt;tlength&gt;],[&lt;glength&gt;],[&lt;slength&gt;],[&lt;elength&gt;]</w:t>
            </w:r>
          </w:p>
          <w:p w14:paraId="276B186D" w14:textId="77777777" w:rsidR="00AD6DB4" w:rsidRPr="00671C8B" w:rsidRDefault="00AD6DB4" w:rsidP="00166AF3">
            <w:pPr>
              <w:pStyle w:val="TableBody"/>
              <w:rPr>
                <w:b/>
                <w:snapToGrid w:val="0"/>
              </w:rPr>
            </w:pPr>
            <w:r w:rsidRPr="00671C8B">
              <w:rPr>
                <w:b/>
                <w:snapToGrid w:val="0"/>
              </w:rPr>
              <w:t>OK</w:t>
            </w:r>
          </w:p>
          <w:p w14:paraId="5294E5CA" w14:textId="77777777" w:rsidR="00AD6DB4" w:rsidRPr="00671C8B" w:rsidRDefault="00AD6DB4" w:rsidP="00166AF3">
            <w:pPr>
              <w:pStyle w:val="TableBody"/>
              <w:rPr>
                <w:snapToGrid w:val="0"/>
              </w:rPr>
            </w:pPr>
          </w:p>
          <w:p w14:paraId="35404835" w14:textId="77777777" w:rsidR="00AD6DB4" w:rsidRPr="00671C8B" w:rsidRDefault="00AD6DB4" w:rsidP="00166AF3">
            <w:pPr>
              <w:pStyle w:val="TableBody"/>
              <w:rPr>
                <w:snapToGrid w:val="0"/>
              </w:rPr>
            </w:pPr>
            <w:r w:rsidRPr="00671C8B">
              <w:rPr>
                <w:snapToGrid w:val="0"/>
              </w:rPr>
              <w:t>or</w:t>
            </w:r>
          </w:p>
          <w:p w14:paraId="7E1EDA37" w14:textId="77777777" w:rsidR="00AD6DB4" w:rsidRPr="00671C8B" w:rsidRDefault="00AD6DB4" w:rsidP="00166AF3">
            <w:pPr>
              <w:pStyle w:val="TableBody"/>
              <w:rPr>
                <w:rFonts w:ascii="Times New Roman" w:hAnsi="Times New Roman" w:cs="Times New Roman"/>
                <w:sz w:val="20"/>
                <w:szCs w:val="20"/>
                <w:u w:val="single"/>
              </w:rPr>
            </w:pPr>
            <w:r w:rsidRPr="00671C8B">
              <w:rPr>
                <w:b/>
                <w:snapToGrid w:val="0"/>
              </w:rPr>
              <w:t>+CME ERROR: &lt;err&gt;</w:t>
            </w:r>
          </w:p>
        </w:tc>
      </w:tr>
      <w:tr w:rsidR="00AD6DB4" w:rsidRPr="00671C8B" w14:paraId="690B7536" w14:textId="77777777" w:rsidTr="00166AF3">
        <w:trPr>
          <w:cantSplit w:val="0"/>
          <w:trHeight w:val="1316"/>
        </w:trPr>
        <w:tc>
          <w:tcPr>
            <w:tcW w:w="1728" w:type="dxa"/>
          </w:tcPr>
          <w:p w14:paraId="0930CF2C" w14:textId="77777777" w:rsidR="00AD6DB4" w:rsidRPr="00671C8B" w:rsidRDefault="00AD6DB4" w:rsidP="00166AF3">
            <w:pPr>
              <w:pStyle w:val="TableBody"/>
              <w:rPr>
                <w:rFonts w:ascii="Times New Roman" w:hAnsi="Times New Roman" w:cs="Times New Roman"/>
                <w:i/>
                <w:sz w:val="20"/>
                <w:szCs w:val="20"/>
              </w:rPr>
            </w:pPr>
            <w:r>
              <w:rPr>
                <w:i/>
              </w:rPr>
              <w:t>Write</w:t>
            </w:r>
            <w:r w:rsidRPr="00671C8B">
              <w:rPr>
                <w:i/>
              </w:rPr>
              <w:t xml:space="preserve"> command</w:t>
            </w:r>
          </w:p>
          <w:p w14:paraId="3088777F" w14:textId="77777777" w:rsidR="00AD6DB4" w:rsidRPr="00671C8B" w:rsidRDefault="00AD6DB4" w:rsidP="00166AF3">
            <w:pPr>
              <w:pStyle w:val="TableBody"/>
            </w:pPr>
          </w:p>
          <w:p w14:paraId="7E5CFE10" w14:textId="77777777" w:rsidR="00AD6DB4" w:rsidRPr="00671C8B" w:rsidRDefault="00AD6DB4" w:rsidP="00166AF3">
            <w:pPr>
              <w:pStyle w:val="TableBody"/>
              <w:rPr>
                <w:u w:val="single"/>
              </w:rPr>
            </w:pPr>
            <w:r w:rsidRPr="00671C8B">
              <w:rPr>
                <w:u w:val="single"/>
              </w:rPr>
              <w:t>Syntax</w:t>
            </w:r>
          </w:p>
          <w:p w14:paraId="508BB9D7" w14:textId="77777777" w:rsidR="00AD6DB4" w:rsidRPr="00671C8B" w:rsidRDefault="00AD6DB4" w:rsidP="00166AF3">
            <w:pPr>
              <w:pStyle w:val="TableBody"/>
              <w:rPr>
                <w:b/>
              </w:rPr>
            </w:pPr>
            <w:r w:rsidRPr="00671C8B">
              <w:rPr>
                <w:b/>
              </w:rPr>
              <w:t>AT+CPBF=</w:t>
            </w:r>
            <w:r w:rsidRPr="00671C8B">
              <w:rPr>
                <w:b/>
              </w:rPr>
              <w:br/>
            </w:r>
            <w:r w:rsidRPr="00671C8B">
              <w:rPr>
                <w:b/>
                <w:snapToGrid w:val="0"/>
              </w:rPr>
              <w:t>&lt;findtext&gt;</w:t>
            </w:r>
          </w:p>
          <w:p w14:paraId="1B653F4E" w14:textId="77777777" w:rsidR="00AD6DB4" w:rsidRPr="00671C8B" w:rsidRDefault="00AD6DB4" w:rsidP="00166AF3">
            <w:pPr>
              <w:pStyle w:val="TableBody"/>
              <w:rPr>
                <w:rFonts w:ascii="Times New Roman" w:hAnsi="Times New Roman" w:cs="Times New Roman"/>
                <w:sz w:val="20"/>
                <w:szCs w:val="20"/>
                <w:u w:val="single"/>
              </w:rPr>
            </w:pPr>
          </w:p>
        </w:tc>
        <w:tc>
          <w:tcPr>
            <w:tcW w:w="7560" w:type="dxa"/>
          </w:tcPr>
          <w:p w14:paraId="163A50C8" w14:textId="77777777" w:rsidR="00AD6DB4" w:rsidRPr="00671C8B" w:rsidRDefault="00AD6DB4" w:rsidP="00166AF3">
            <w:pPr>
              <w:pStyle w:val="TableBody"/>
              <w:rPr>
                <w:rFonts w:ascii="Times New Roman" w:hAnsi="Times New Roman" w:cs="Times New Roman"/>
                <w:sz w:val="20"/>
                <w:szCs w:val="20"/>
                <w:u w:val="single"/>
              </w:rPr>
            </w:pPr>
          </w:p>
          <w:p w14:paraId="5639BA08" w14:textId="77777777" w:rsidR="00AD6DB4" w:rsidRPr="00671C8B" w:rsidRDefault="00AD6DB4" w:rsidP="00166AF3">
            <w:pPr>
              <w:pStyle w:val="TableBody"/>
              <w:rPr>
                <w:u w:val="single"/>
              </w:rPr>
            </w:pPr>
          </w:p>
          <w:p w14:paraId="7FA2B9A4" w14:textId="77777777" w:rsidR="00AD6DB4" w:rsidRPr="00671C8B" w:rsidRDefault="00AD6DB4" w:rsidP="00166AF3">
            <w:pPr>
              <w:pStyle w:val="TableBody"/>
              <w:rPr>
                <w:u w:val="single"/>
              </w:rPr>
            </w:pPr>
            <w:r w:rsidRPr="00671C8B">
              <w:rPr>
                <w:u w:val="single"/>
              </w:rPr>
              <w:t>Response</w:t>
            </w:r>
          </w:p>
          <w:p w14:paraId="20B8C8A2" w14:textId="77777777" w:rsidR="00AD6DB4" w:rsidRPr="00671C8B" w:rsidRDefault="00AD6DB4" w:rsidP="00166AF3">
            <w:pPr>
              <w:pStyle w:val="TableBody"/>
              <w:rPr>
                <w:b/>
                <w:snapToGrid w:val="0"/>
              </w:rPr>
            </w:pPr>
            <w:r w:rsidRPr="00671C8B">
              <w:rPr>
                <w:b/>
                <w:snapToGrid w:val="0"/>
              </w:rPr>
              <w:t>[+CPBF:&lt;index1&gt;,&lt;number&gt;,&lt;type&gt;,&lt;text&gt;[,&lt;hidden&gt;][,&lt;group&gt;][,&lt;adnumber&gt;]</w:t>
            </w:r>
            <w:r w:rsidRPr="00671C8B">
              <w:rPr>
                <w:b/>
                <w:snapToGrid w:val="0"/>
              </w:rPr>
              <w:br/>
              <w:t xml:space="preserve">[,&lt;adtype&gt;][,&lt;secondtext&gt;][,&lt;email&gt;]] </w:t>
            </w:r>
          </w:p>
          <w:p w14:paraId="6BF5B2A9" w14:textId="77777777" w:rsidR="00AD6DB4" w:rsidRPr="00671C8B" w:rsidRDefault="00AD6DB4" w:rsidP="00166AF3">
            <w:pPr>
              <w:pStyle w:val="TableBody"/>
              <w:rPr>
                <w:b/>
                <w:snapToGrid w:val="0"/>
              </w:rPr>
            </w:pPr>
            <w:r w:rsidRPr="00671C8B">
              <w:rPr>
                <w:b/>
                <w:snapToGrid w:val="0"/>
              </w:rPr>
              <w:t>OK</w:t>
            </w:r>
          </w:p>
          <w:p w14:paraId="4BD3E5FE" w14:textId="77777777" w:rsidR="00AD6DB4" w:rsidRPr="00671C8B" w:rsidRDefault="00AD6DB4" w:rsidP="00166AF3">
            <w:pPr>
              <w:pStyle w:val="TableBody"/>
              <w:rPr>
                <w:snapToGrid w:val="0"/>
              </w:rPr>
            </w:pPr>
          </w:p>
          <w:p w14:paraId="1B2B30FE" w14:textId="77777777" w:rsidR="00AD6DB4" w:rsidRPr="00671C8B" w:rsidRDefault="00AD6DB4" w:rsidP="00166AF3">
            <w:pPr>
              <w:pStyle w:val="TableBody"/>
              <w:rPr>
                <w:snapToGrid w:val="0"/>
              </w:rPr>
            </w:pPr>
            <w:r w:rsidRPr="00671C8B">
              <w:rPr>
                <w:snapToGrid w:val="0"/>
              </w:rPr>
              <w:t>or</w:t>
            </w:r>
          </w:p>
          <w:p w14:paraId="63035371" w14:textId="77777777" w:rsidR="00AD6DB4" w:rsidRPr="00671C8B" w:rsidRDefault="00AD6DB4" w:rsidP="00166AF3">
            <w:pPr>
              <w:pStyle w:val="TableBody"/>
              <w:rPr>
                <w:b/>
                <w:snapToGrid w:val="0"/>
              </w:rPr>
            </w:pPr>
            <w:r w:rsidRPr="00671C8B">
              <w:rPr>
                <w:b/>
                <w:snapToGrid w:val="0"/>
              </w:rPr>
              <w:t>+CME ERROR: &lt;err&gt;</w:t>
            </w:r>
          </w:p>
          <w:p w14:paraId="11A507B8" w14:textId="77777777" w:rsidR="00AD6DB4" w:rsidRPr="00671C8B" w:rsidRDefault="00AD6DB4" w:rsidP="00166AF3">
            <w:pPr>
              <w:pStyle w:val="TableBody"/>
            </w:pPr>
          </w:p>
          <w:p w14:paraId="0325E661" w14:textId="77777777" w:rsidR="00AD6DB4" w:rsidRPr="00671C8B" w:rsidRDefault="00AD6DB4" w:rsidP="00166AF3">
            <w:pPr>
              <w:pStyle w:val="TableBody"/>
              <w:rPr>
                <w:u w:val="single"/>
              </w:rPr>
            </w:pPr>
            <w:r w:rsidRPr="00671C8B">
              <w:rPr>
                <w:u w:val="single"/>
              </w:rPr>
              <w:t>Parameters</w:t>
            </w:r>
          </w:p>
          <w:p w14:paraId="6003C41E" w14:textId="77777777" w:rsidR="00AD6DB4" w:rsidRPr="00671C8B" w:rsidRDefault="00AD6DB4" w:rsidP="00166AF3">
            <w:pPr>
              <w:pStyle w:val="TableBody"/>
              <w:rPr>
                <w:snapToGrid w:val="0"/>
              </w:rPr>
            </w:pPr>
            <w:r w:rsidRPr="00671C8B">
              <w:rPr>
                <w:b/>
                <w:snapToGrid w:val="0"/>
              </w:rPr>
              <w:t>&lt;index1&gt;, &lt;index2&gt;</w:t>
            </w:r>
            <w:r w:rsidRPr="00671C8B">
              <w:rPr>
                <w:b/>
                <w:snapToGrid w:val="0"/>
              </w:rPr>
              <w:tab/>
              <w:t>, &lt;index&gt;</w:t>
            </w:r>
            <w:r w:rsidRPr="00671C8B">
              <w:rPr>
                <w:snapToGrid w:val="0"/>
              </w:rPr>
              <w:tab/>
              <w:t>Integer type values in the range of location numbers of phonebook memory</w:t>
            </w:r>
          </w:p>
          <w:p w14:paraId="0B87AB8A" w14:textId="77777777" w:rsidR="00AD6DB4" w:rsidRPr="00671C8B" w:rsidRDefault="00AD6DB4" w:rsidP="00166AF3">
            <w:pPr>
              <w:pStyle w:val="TableBody"/>
              <w:rPr>
                <w:snapToGrid w:val="0"/>
              </w:rPr>
            </w:pPr>
          </w:p>
          <w:p w14:paraId="6ECC822E" w14:textId="77777777" w:rsidR="00AD6DB4" w:rsidRPr="00671C8B" w:rsidRDefault="00AD6DB4" w:rsidP="00166AF3">
            <w:pPr>
              <w:pStyle w:val="TableBody"/>
              <w:rPr>
                <w:snapToGrid w:val="0"/>
              </w:rPr>
            </w:pPr>
            <w:r w:rsidRPr="00671C8B">
              <w:rPr>
                <w:b/>
                <w:snapToGrid w:val="0"/>
              </w:rPr>
              <w:t>&lt;number&gt;</w:t>
            </w:r>
            <w:r w:rsidRPr="00671C8B">
              <w:rPr>
                <w:snapToGrid w:val="0"/>
              </w:rPr>
              <w:tab/>
              <w:t>String type phone number of format &lt;type&gt;</w:t>
            </w:r>
          </w:p>
          <w:p w14:paraId="36AB0FA1" w14:textId="77777777" w:rsidR="00AD6DB4" w:rsidRPr="00671C8B" w:rsidRDefault="00AD6DB4" w:rsidP="00166AF3">
            <w:pPr>
              <w:pStyle w:val="TableBody"/>
              <w:rPr>
                <w:snapToGrid w:val="0"/>
              </w:rPr>
            </w:pPr>
          </w:p>
          <w:p w14:paraId="5B836323" w14:textId="77777777" w:rsidR="00AD6DB4" w:rsidRPr="00671C8B" w:rsidRDefault="00AD6DB4" w:rsidP="00166AF3">
            <w:pPr>
              <w:pStyle w:val="TableBody"/>
              <w:rPr>
                <w:snapToGrid w:val="0"/>
              </w:rPr>
            </w:pPr>
            <w:r w:rsidRPr="00671C8B">
              <w:rPr>
                <w:b/>
                <w:snapToGrid w:val="0"/>
              </w:rPr>
              <w:t>&lt;type&gt;</w:t>
            </w:r>
            <w:r w:rsidRPr="00671C8B">
              <w:rPr>
                <w:snapToGrid w:val="0"/>
              </w:rPr>
              <w:tab/>
              <w:t>Type of address octet in integer format</w:t>
            </w:r>
          </w:p>
          <w:p w14:paraId="5A7F12C6" w14:textId="77777777" w:rsidR="00AD6DB4" w:rsidRPr="00671C8B" w:rsidRDefault="00AD6DB4" w:rsidP="00166AF3">
            <w:pPr>
              <w:pStyle w:val="TableBody"/>
              <w:rPr>
                <w:snapToGrid w:val="0"/>
              </w:rPr>
            </w:pPr>
          </w:p>
          <w:p w14:paraId="580026B2" w14:textId="77777777" w:rsidR="00AD6DB4" w:rsidRPr="00671C8B" w:rsidRDefault="00AD6DB4" w:rsidP="00166AF3">
            <w:pPr>
              <w:pStyle w:val="TableBody"/>
              <w:rPr>
                <w:snapToGrid w:val="0"/>
              </w:rPr>
            </w:pPr>
            <w:r w:rsidRPr="00671C8B">
              <w:rPr>
                <w:b/>
                <w:snapToGrid w:val="0"/>
              </w:rPr>
              <w:t>&lt;text&gt;</w:t>
            </w:r>
            <w:r w:rsidRPr="00671C8B">
              <w:rPr>
                <w:snapToGrid w:val="0"/>
              </w:rPr>
              <w:tab/>
            </w:r>
            <w:r w:rsidRPr="00671C8B">
              <w:rPr>
                <w:snapToGrid w:val="0"/>
              </w:rPr>
              <w:tab/>
              <w:t>String type field of maximum length &lt;tlength&gt;; character set as specified by command +CSCS</w:t>
            </w:r>
          </w:p>
          <w:p w14:paraId="18D962AB" w14:textId="77777777" w:rsidR="00AD6DB4" w:rsidRPr="00671C8B" w:rsidRDefault="00AD6DB4" w:rsidP="00166AF3">
            <w:pPr>
              <w:pStyle w:val="TableBody"/>
              <w:rPr>
                <w:snapToGrid w:val="0"/>
              </w:rPr>
            </w:pPr>
          </w:p>
          <w:p w14:paraId="66AAF217" w14:textId="77777777" w:rsidR="00AD6DB4" w:rsidRPr="00671C8B" w:rsidRDefault="00AD6DB4" w:rsidP="00166AF3">
            <w:pPr>
              <w:pStyle w:val="TableBody"/>
              <w:rPr>
                <w:snapToGrid w:val="0"/>
              </w:rPr>
            </w:pPr>
            <w:r w:rsidRPr="00671C8B">
              <w:rPr>
                <w:b/>
                <w:snapToGrid w:val="0"/>
              </w:rPr>
              <w:t>&lt;group&gt;</w:t>
            </w:r>
            <w:r w:rsidRPr="00671C8B">
              <w:rPr>
                <w:snapToGrid w:val="0"/>
              </w:rPr>
              <w:tab/>
              <w:t>String type field of maximum length &lt;glength&gt;; character set as specified by command +CSCS</w:t>
            </w:r>
          </w:p>
          <w:p w14:paraId="4716507F" w14:textId="77777777" w:rsidR="00AD6DB4" w:rsidRPr="00671C8B" w:rsidRDefault="00AD6DB4" w:rsidP="00166AF3">
            <w:pPr>
              <w:pStyle w:val="TableBody"/>
              <w:rPr>
                <w:snapToGrid w:val="0"/>
              </w:rPr>
            </w:pPr>
          </w:p>
          <w:p w14:paraId="3E1AE071" w14:textId="77777777" w:rsidR="00AD6DB4" w:rsidRPr="00671C8B" w:rsidRDefault="00AD6DB4" w:rsidP="00166AF3">
            <w:pPr>
              <w:pStyle w:val="TableBody"/>
              <w:rPr>
                <w:snapToGrid w:val="0"/>
              </w:rPr>
            </w:pPr>
            <w:r w:rsidRPr="00671C8B">
              <w:rPr>
                <w:b/>
                <w:snapToGrid w:val="0"/>
              </w:rPr>
              <w:t>&lt;adnumber&gt;</w:t>
            </w:r>
            <w:r w:rsidRPr="00671C8B">
              <w:rPr>
                <w:snapToGrid w:val="0"/>
              </w:rPr>
              <w:tab/>
              <w:t>String type phone number of format &lt;adtype&gt;</w:t>
            </w:r>
          </w:p>
          <w:p w14:paraId="282133C2" w14:textId="77777777" w:rsidR="00AD6DB4" w:rsidRPr="00671C8B" w:rsidRDefault="00AD6DB4" w:rsidP="00166AF3">
            <w:pPr>
              <w:pStyle w:val="TableBody"/>
              <w:rPr>
                <w:snapToGrid w:val="0"/>
              </w:rPr>
            </w:pPr>
          </w:p>
          <w:p w14:paraId="1CCB51C0" w14:textId="77777777" w:rsidR="00AD6DB4" w:rsidRPr="00671C8B" w:rsidRDefault="00AD6DB4" w:rsidP="00166AF3">
            <w:pPr>
              <w:pStyle w:val="TableBody"/>
              <w:rPr>
                <w:snapToGrid w:val="0"/>
              </w:rPr>
            </w:pPr>
            <w:r w:rsidRPr="00671C8B">
              <w:rPr>
                <w:b/>
                <w:snapToGrid w:val="0"/>
              </w:rPr>
              <w:t>&lt;adtype&gt;</w:t>
            </w:r>
            <w:r w:rsidRPr="00671C8B">
              <w:rPr>
                <w:snapToGrid w:val="0"/>
              </w:rPr>
              <w:tab/>
              <w:t>Type of address octet in integer format</w:t>
            </w:r>
          </w:p>
          <w:p w14:paraId="3F0BF609" w14:textId="77777777" w:rsidR="00AD6DB4" w:rsidRPr="00671C8B" w:rsidRDefault="00AD6DB4" w:rsidP="00166AF3">
            <w:pPr>
              <w:pStyle w:val="TableBody"/>
              <w:rPr>
                <w:snapToGrid w:val="0"/>
              </w:rPr>
            </w:pPr>
          </w:p>
          <w:p w14:paraId="48EA9574" w14:textId="77777777" w:rsidR="00AD6DB4" w:rsidRPr="00671C8B" w:rsidRDefault="00AD6DB4" w:rsidP="00166AF3">
            <w:pPr>
              <w:pStyle w:val="TableBody"/>
              <w:rPr>
                <w:snapToGrid w:val="0"/>
              </w:rPr>
            </w:pPr>
            <w:r w:rsidRPr="00671C8B">
              <w:rPr>
                <w:b/>
                <w:snapToGrid w:val="0"/>
              </w:rPr>
              <w:t>&lt;secondtext&gt;</w:t>
            </w:r>
            <w:r w:rsidRPr="00671C8B">
              <w:rPr>
                <w:snapToGrid w:val="0"/>
              </w:rPr>
              <w:tab/>
              <w:t>String type field of maximum length &lt;slength&gt;; character set as specified by command +CSCS</w:t>
            </w:r>
          </w:p>
          <w:p w14:paraId="6A746957" w14:textId="77777777" w:rsidR="00AD6DB4" w:rsidRPr="00671C8B" w:rsidRDefault="00AD6DB4" w:rsidP="00166AF3">
            <w:pPr>
              <w:pStyle w:val="TableBody"/>
              <w:rPr>
                <w:snapToGrid w:val="0"/>
              </w:rPr>
            </w:pPr>
          </w:p>
          <w:p w14:paraId="0EFA2585" w14:textId="77777777" w:rsidR="00AD6DB4" w:rsidRPr="00671C8B" w:rsidRDefault="00AD6DB4" w:rsidP="00166AF3">
            <w:pPr>
              <w:pStyle w:val="TableBody"/>
              <w:rPr>
                <w:snapToGrid w:val="0"/>
              </w:rPr>
            </w:pPr>
            <w:r w:rsidRPr="00671C8B">
              <w:rPr>
                <w:b/>
                <w:snapToGrid w:val="0"/>
              </w:rPr>
              <w:t>&lt;email&gt;</w:t>
            </w:r>
            <w:r w:rsidRPr="00671C8B">
              <w:rPr>
                <w:snapToGrid w:val="0"/>
              </w:rPr>
              <w:tab/>
              <w:t>String type field of maximum length &lt;elength&gt;; character set as specified by command +CSCS</w:t>
            </w:r>
          </w:p>
          <w:p w14:paraId="2D7E1CE9" w14:textId="77777777" w:rsidR="00AD6DB4" w:rsidRPr="00671C8B" w:rsidRDefault="00AD6DB4" w:rsidP="00166AF3">
            <w:pPr>
              <w:pStyle w:val="TableBody"/>
              <w:rPr>
                <w:snapToGrid w:val="0"/>
              </w:rPr>
            </w:pPr>
          </w:p>
          <w:p w14:paraId="5A27D5F5" w14:textId="77777777" w:rsidR="00AD6DB4" w:rsidRPr="00671C8B" w:rsidRDefault="00AD6DB4" w:rsidP="00166AF3">
            <w:pPr>
              <w:pStyle w:val="TableBody"/>
              <w:rPr>
                <w:snapToGrid w:val="0"/>
              </w:rPr>
            </w:pPr>
            <w:r w:rsidRPr="00671C8B">
              <w:rPr>
                <w:b/>
                <w:snapToGrid w:val="0"/>
              </w:rPr>
              <w:t>&lt;nlength&gt;</w:t>
            </w:r>
            <w:r w:rsidRPr="00671C8B">
              <w:rPr>
                <w:snapToGrid w:val="0"/>
              </w:rPr>
              <w:tab/>
              <w:t>Integer type value indicating the maximum length of field &lt;number&gt;</w:t>
            </w:r>
          </w:p>
          <w:p w14:paraId="45480480" w14:textId="77777777" w:rsidR="00AD6DB4" w:rsidRPr="00671C8B" w:rsidRDefault="00AD6DB4" w:rsidP="00166AF3">
            <w:pPr>
              <w:pStyle w:val="TableBody"/>
              <w:rPr>
                <w:snapToGrid w:val="0"/>
              </w:rPr>
            </w:pPr>
          </w:p>
          <w:p w14:paraId="76E17CEF" w14:textId="77777777" w:rsidR="00AD6DB4" w:rsidRPr="00671C8B" w:rsidRDefault="00AD6DB4" w:rsidP="00166AF3">
            <w:pPr>
              <w:pStyle w:val="TableBody"/>
              <w:rPr>
                <w:snapToGrid w:val="0"/>
              </w:rPr>
            </w:pPr>
            <w:r w:rsidRPr="00671C8B">
              <w:rPr>
                <w:b/>
                <w:snapToGrid w:val="0"/>
              </w:rPr>
              <w:t>&lt;tlength&gt;</w:t>
            </w:r>
            <w:r w:rsidRPr="00671C8B">
              <w:rPr>
                <w:snapToGrid w:val="0"/>
              </w:rPr>
              <w:tab/>
              <w:t>Integer type value indicating the maximum length of field &lt;text&gt;</w:t>
            </w:r>
          </w:p>
          <w:p w14:paraId="4382E63E" w14:textId="77777777" w:rsidR="00AD6DB4" w:rsidRDefault="00AD6DB4" w:rsidP="00166AF3">
            <w:pPr>
              <w:pStyle w:val="TableBody"/>
            </w:pPr>
          </w:p>
          <w:p w14:paraId="0FC7B776" w14:textId="77777777" w:rsidR="00AD6DB4" w:rsidRPr="004226D1" w:rsidRDefault="00AD6DB4" w:rsidP="00166AF3">
            <w:pPr>
              <w:pStyle w:val="TableBody"/>
              <w:rPr>
                <w:sz w:val="12"/>
                <w:szCs w:val="12"/>
              </w:rPr>
            </w:pPr>
          </w:p>
          <w:p w14:paraId="7BD5E2A9" w14:textId="77777777" w:rsidR="00AD6DB4" w:rsidRPr="00671C8B" w:rsidRDefault="00AD6DB4" w:rsidP="00166AF3">
            <w:pPr>
              <w:pStyle w:val="TableBody"/>
            </w:pPr>
            <w:r w:rsidRPr="00671C8B">
              <w:rPr>
                <w:b/>
              </w:rPr>
              <w:t>&lt;glength&gt;</w:t>
            </w:r>
            <w:r w:rsidRPr="00671C8B">
              <w:tab/>
              <w:t>Integer type value indicating the maximum length of field &lt;group&gt;</w:t>
            </w:r>
          </w:p>
          <w:p w14:paraId="57656175" w14:textId="77777777" w:rsidR="00AD6DB4" w:rsidRPr="00671C8B" w:rsidRDefault="00AD6DB4" w:rsidP="00166AF3">
            <w:pPr>
              <w:pStyle w:val="TableBody"/>
            </w:pPr>
          </w:p>
          <w:p w14:paraId="6758AD47" w14:textId="77777777" w:rsidR="00AD6DB4" w:rsidRPr="00671C8B" w:rsidRDefault="00AD6DB4" w:rsidP="00166AF3">
            <w:pPr>
              <w:pStyle w:val="TableBody"/>
            </w:pPr>
            <w:r w:rsidRPr="00671C8B">
              <w:rPr>
                <w:b/>
              </w:rPr>
              <w:t>&lt;slength&gt;</w:t>
            </w:r>
            <w:r w:rsidRPr="00671C8B">
              <w:tab/>
              <w:t>Integer type value indicating the maximum length of field &lt;secondtext&gt;</w:t>
            </w:r>
          </w:p>
          <w:p w14:paraId="4FFC6C96" w14:textId="77777777" w:rsidR="00AD6DB4" w:rsidRPr="00671C8B" w:rsidRDefault="00AD6DB4" w:rsidP="00166AF3">
            <w:pPr>
              <w:pStyle w:val="TableBody"/>
            </w:pPr>
          </w:p>
          <w:p w14:paraId="21DE90A2" w14:textId="77777777" w:rsidR="00AD6DB4" w:rsidRPr="00671C8B" w:rsidRDefault="00AD6DB4" w:rsidP="00166AF3">
            <w:pPr>
              <w:pStyle w:val="TableBody"/>
            </w:pPr>
            <w:r w:rsidRPr="00671C8B">
              <w:rPr>
                <w:b/>
              </w:rPr>
              <w:t>&lt;elength&gt;</w:t>
            </w:r>
            <w:r w:rsidRPr="00671C8B">
              <w:tab/>
              <w:t>Integer type value indicating the maximum length of field &lt;email&gt;</w:t>
            </w:r>
          </w:p>
          <w:p w14:paraId="725F5E08" w14:textId="77777777" w:rsidR="00AD6DB4" w:rsidRPr="00671C8B" w:rsidRDefault="00AD6DB4" w:rsidP="00166AF3">
            <w:pPr>
              <w:pStyle w:val="TableBody"/>
            </w:pPr>
          </w:p>
          <w:p w14:paraId="4FA7482D" w14:textId="77777777" w:rsidR="00AD6DB4" w:rsidRPr="00671C8B" w:rsidRDefault="00AD6DB4" w:rsidP="00166AF3">
            <w:pPr>
              <w:pStyle w:val="TableBody"/>
            </w:pPr>
            <w:r w:rsidRPr="00671C8B">
              <w:rPr>
                <w:b/>
              </w:rPr>
              <w:t>&lt;hidden&gt;</w:t>
            </w:r>
            <w:r w:rsidRPr="00671C8B">
              <w:tab/>
              <w:t>Indicates if the entry is hidden or not</w:t>
            </w:r>
          </w:p>
          <w:p w14:paraId="5F88B625" w14:textId="77777777" w:rsidR="00AD6DB4" w:rsidRPr="00671C8B" w:rsidRDefault="00AD6DB4" w:rsidP="00166AF3">
            <w:pPr>
              <w:pStyle w:val="TableBody"/>
            </w:pPr>
            <w:r w:rsidRPr="00671C8B">
              <w:t>0</w:t>
            </w:r>
            <w:r w:rsidRPr="00671C8B">
              <w:tab/>
              <w:t>Phonebook entry not hidden</w:t>
            </w:r>
          </w:p>
          <w:p w14:paraId="1AC09471" w14:textId="77777777" w:rsidR="00AD6DB4" w:rsidRPr="00671C8B" w:rsidRDefault="00AD6DB4" w:rsidP="00166AF3">
            <w:pPr>
              <w:pStyle w:val="TableBody"/>
              <w:rPr>
                <w:rFonts w:ascii="Times New Roman" w:hAnsi="Times New Roman" w:cs="Times New Roman"/>
                <w:sz w:val="20"/>
                <w:szCs w:val="20"/>
                <w:u w:val="single"/>
              </w:rPr>
            </w:pPr>
            <w:r w:rsidRPr="00671C8B">
              <w:t>1</w:t>
            </w:r>
            <w:r w:rsidRPr="00671C8B">
              <w:tab/>
              <w:t>Phonebook entry hidden</w:t>
            </w:r>
          </w:p>
        </w:tc>
      </w:tr>
      <w:tr w:rsidR="00AD6DB4" w:rsidRPr="00671C8B" w14:paraId="27321C0E" w14:textId="77777777" w:rsidTr="00166AF3">
        <w:tc>
          <w:tcPr>
            <w:tcW w:w="1728" w:type="dxa"/>
          </w:tcPr>
          <w:p w14:paraId="779C815D" w14:textId="77777777" w:rsidR="00AD6DB4" w:rsidRPr="00671C8B" w:rsidRDefault="00AD6DB4" w:rsidP="00166AF3">
            <w:pPr>
              <w:pStyle w:val="TableBody"/>
              <w:rPr>
                <w:u w:val="single"/>
              </w:rPr>
            </w:pPr>
            <w:r w:rsidRPr="00671C8B">
              <w:rPr>
                <w:u w:val="single"/>
              </w:rPr>
              <w:t>Notes</w:t>
            </w:r>
          </w:p>
        </w:tc>
        <w:tc>
          <w:tcPr>
            <w:tcW w:w="7560" w:type="dxa"/>
          </w:tcPr>
          <w:p w14:paraId="4A1BCA71" w14:textId="77777777" w:rsidR="00AD6DB4" w:rsidRPr="00671C8B" w:rsidRDefault="00AD6DB4" w:rsidP="00166AF3">
            <w:pPr>
              <w:pStyle w:val="TableBody"/>
            </w:pPr>
            <w:r w:rsidRPr="00671C8B">
              <w:t>Execution command returns phonebook entries (from the current phonebook memory storage selected with +CPBS).</w:t>
            </w:r>
          </w:p>
        </w:tc>
      </w:tr>
    </w:tbl>
    <w:p w14:paraId="486B181B" w14:textId="77777777" w:rsidR="00AD6DB4" w:rsidRPr="00671C8B" w:rsidRDefault="00AD6DB4" w:rsidP="00AD6DB4">
      <w:pPr>
        <w:pStyle w:val="Heading2"/>
      </w:pPr>
      <w:bookmarkStart w:id="12198" w:name="_Toc345081371"/>
      <w:bookmarkStart w:id="12199" w:name="_Toc349753114"/>
      <w:bookmarkStart w:id="12200" w:name="_Toc349754007"/>
      <w:bookmarkStart w:id="12201" w:name="_Ref366745187"/>
      <w:bookmarkStart w:id="12202" w:name="_Ref369091795"/>
      <w:bookmarkStart w:id="12203" w:name="_Toc368586073"/>
      <w:bookmarkStart w:id="12204" w:name="_Ref390853513"/>
      <w:bookmarkStart w:id="12205" w:name="_Ref390853515"/>
      <w:bookmarkStart w:id="12206" w:name="_Ref390965843"/>
      <w:bookmarkStart w:id="12207" w:name="_Ref390965845"/>
      <w:bookmarkStart w:id="12208" w:name="_Toc486251654"/>
      <w:bookmarkStart w:id="12209" w:name="_Toc489459725"/>
      <w:r w:rsidRPr="00671C8B">
        <w:t xml:space="preserve">+CPBR Command: Read Current Phonebook </w:t>
      </w:r>
      <w:bookmarkEnd w:id="12198"/>
      <w:r w:rsidRPr="00671C8B">
        <w:t>Entries</w:t>
      </w:r>
      <w:bookmarkEnd w:id="12199"/>
      <w:bookmarkEnd w:id="12200"/>
      <w:bookmarkEnd w:id="12201"/>
      <w:bookmarkEnd w:id="12202"/>
      <w:bookmarkEnd w:id="12203"/>
      <w:bookmarkEnd w:id="12204"/>
      <w:bookmarkEnd w:id="12205"/>
      <w:bookmarkEnd w:id="12206"/>
      <w:bookmarkEnd w:id="12207"/>
      <w:bookmarkEnd w:id="12208"/>
      <w:bookmarkEnd w:id="12209"/>
    </w:p>
    <w:tbl>
      <w:tblPr>
        <w:tblStyle w:val="TableSWIleft"/>
        <w:tblW w:w="9288" w:type="dxa"/>
        <w:tblLayout w:type="fixed"/>
        <w:tblLook w:val="04A0" w:firstRow="1" w:lastRow="0" w:firstColumn="1" w:lastColumn="0" w:noHBand="0" w:noVBand="1"/>
      </w:tblPr>
      <w:tblGrid>
        <w:gridCol w:w="1728"/>
        <w:gridCol w:w="7560"/>
      </w:tblGrid>
      <w:tr w:rsidR="00AD6DB4" w:rsidRPr="00671C8B" w14:paraId="489029E8"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4F88A78A" w14:textId="4682C01E" w:rsidR="00AD6DB4" w:rsidRPr="00671C8B" w:rsidRDefault="00AD6DB4">
            <w:pPr>
              <w:pStyle w:val="TableRowHead"/>
              <w:spacing w:before="144" w:after="144"/>
            </w:pPr>
            <w:del w:id="12210" w:author="Alban Roche" w:date="2017-08-02T14:40:00Z">
              <w:r w:rsidDel="00F22490">
                <w:delText>HL7618, HL7618RD, HL7648, HL7650, HL7688, HL7690 and HL7692</w:delText>
              </w:r>
            </w:del>
            <w:ins w:id="12211" w:author="Alban Roche" w:date="2017-08-02T14:40:00Z">
              <w:r w:rsidR="00F22490">
                <w:t>HL7800</w:t>
              </w:r>
            </w:ins>
          </w:p>
        </w:tc>
      </w:tr>
      <w:tr w:rsidR="00AD6DB4" w:rsidRPr="00671C8B" w14:paraId="425E5397" w14:textId="77777777" w:rsidTr="00166AF3">
        <w:trPr>
          <w:trHeight w:val="1221"/>
        </w:trPr>
        <w:tc>
          <w:tcPr>
            <w:tcW w:w="1728" w:type="dxa"/>
          </w:tcPr>
          <w:p w14:paraId="5DA47BC7" w14:textId="77777777" w:rsidR="00AD6DB4" w:rsidRPr="00671C8B" w:rsidRDefault="00AD6DB4" w:rsidP="00166AF3">
            <w:pPr>
              <w:pStyle w:val="TableBody"/>
              <w:rPr>
                <w:i/>
              </w:rPr>
            </w:pPr>
            <w:r w:rsidRPr="00671C8B">
              <w:rPr>
                <w:i/>
              </w:rPr>
              <w:t>Test command</w:t>
            </w:r>
          </w:p>
          <w:p w14:paraId="0A2D5A9C" w14:textId="77777777" w:rsidR="00AD6DB4" w:rsidRPr="00671C8B" w:rsidRDefault="00AD6DB4" w:rsidP="00166AF3">
            <w:pPr>
              <w:pStyle w:val="TableBody"/>
            </w:pPr>
          </w:p>
          <w:p w14:paraId="08F9D9EF" w14:textId="77777777" w:rsidR="00AD6DB4" w:rsidRPr="00671C8B" w:rsidRDefault="00AD6DB4" w:rsidP="00166AF3">
            <w:pPr>
              <w:pStyle w:val="TableBody"/>
              <w:rPr>
                <w:u w:val="single"/>
              </w:rPr>
            </w:pPr>
            <w:r w:rsidRPr="00671C8B">
              <w:rPr>
                <w:u w:val="single"/>
              </w:rPr>
              <w:t>Syntax</w:t>
            </w:r>
          </w:p>
          <w:p w14:paraId="742A4F55" w14:textId="77777777" w:rsidR="00AD6DB4" w:rsidRPr="00671C8B" w:rsidRDefault="00AD6DB4" w:rsidP="00166AF3">
            <w:pPr>
              <w:pStyle w:val="TableBody"/>
              <w:rPr>
                <w:b/>
              </w:rPr>
            </w:pPr>
            <w:r w:rsidRPr="00671C8B">
              <w:rPr>
                <w:b/>
              </w:rPr>
              <w:t>AT+CPBR=?</w:t>
            </w:r>
          </w:p>
        </w:tc>
        <w:tc>
          <w:tcPr>
            <w:tcW w:w="7560" w:type="dxa"/>
          </w:tcPr>
          <w:p w14:paraId="163261D9" w14:textId="77777777" w:rsidR="00AD6DB4" w:rsidRPr="00671C8B" w:rsidRDefault="00AD6DB4" w:rsidP="00166AF3">
            <w:pPr>
              <w:pStyle w:val="TableBody"/>
            </w:pPr>
          </w:p>
          <w:p w14:paraId="25E07FF3" w14:textId="77777777" w:rsidR="00AD6DB4" w:rsidRPr="00671C8B" w:rsidRDefault="00AD6DB4" w:rsidP="00166AF3">
            <w:pPr>
              <w:pStyle w:val="TableBody"/>
            </w:pPr>
          </w:p>
          <w:p w14:paraId="30995702" w14:textId="77777777" w:rsidR="00AD6DB4" w:rsidRPr="00671C8B" w:rsidRDefault="00AD6DB4" w:rsidP="00166AF3">
            <w:pPr>
              <w:pStyle w:val="TableBody"/>
              <w:rPr>
                <w:u w:val="single"/>
              </w:rPr>
            </w:pPr>
            <w:r w:rsidRPr="00671C8B">
              <w:rPr>
                <w:u w:val="single"/>
              </w:rPr>
              <w:t>Response</w:t>
            </w:r>
          </w:p>
          <w:p w14:paraId="05ABB761" w14:textId="77777777" w:rsidR="00AD6DB4" w:rsidRPr="00671C8B" w:rsidRDefault="00AD6DB4" w:rsidP="00166AF3">
            <w:pPr>
              <w:pStyle w:val="TableBody"/>
              <w:ind w:left="-18" w:right="-86"/>
              <w:rPr>
                <w:b/>
              </w:rPr>
            </w:pPr>
            <w:r w:rsidRPr="00671C8B">
              <w:rPr>
                <w:b/>
              </w:rPr>
              <w:t xml:space="preserve">+CPBR: </w:t>
            </w:r>
            <w:r w:rsidRPr="00671C8B">
              <w:t>(list of supported</w:t>
            </w:r>
            <w:r w:rsidRPr="00671C8B">
              <w:rPr>
                <w:b/>
              </w:rPr>
              <w:t xml:space="preserve"> &lt;index&gt;</w:t>
            </w:r>
            <w:r w:rsidRPr="00671C8B">
              <w:t>es)</w:t>
            </w:r>
            <w:r w:rsidRPr="00671C8B">
              <w:rPr>
                <w:b/>
              </w:rPr>
              <w:t>,[&lt;nlength&gt;],[&lt;tlength&gt;],[&lt;glength&gt;],[&lt;alength&gt;],</w:t>
            </w:r>
            <w:r w:rsidRPr="00671C8B">
              <w:rPr>
                <w:b/>
              </w:rPr>
              <w:br/>
              <w:t>[&lt;slength&gt;],[&lt;elength&gt;]</w:t>
            </w:r>
          </w:p>
          <w:p w14:paraId="27A6BAF0" w14:textId="77777777" w:rsidR="00AD6DB4" w:rsidRPr="00671C8B" w:rsidRDefault="00AD6DB4" w:rsidP="00166AF3">
            <w:pPr>
              <w:pStyle w:val="TableBody"/>
            </w:pPr>
            <w:r w:rsidRPr="00671C8B">
              <w:rPr>
                <w:b/>
              </w:rPr>
              <w:t>OK</w:t>
            </w:r>
          </w:p>
        </w:tc>
      </w:tr>
      <w:tr w:rsidR="00AD6DB4" w:rsidRPr="00671C8B" w14:paraId="04B95531" w14:textId="77777777" w:rsidTr="00166AF3">
        <w:trPr>
          <w:cantSplit w:val="0"/>
          <w:trHeight w:val="65"/>
        </w:trPr>
        <w:tc>
          <w:tcPr>
            <w:tcW w:w="1728" w:type="dxa"/>
          </w:tcPr>
          <w:p w14:paraId="37B9AFDB" w14:textId="77777777" w:rsidR="00AD6DB4" w:rsidRPr="00671C8B" w:rsidRDefault="00AD6DB4" w:rsidP="00166AF3">
            <w:pPr>
              <w:pStyle w:val="TableBody"/>
              <w:rPr>
                <w:i/>
              </w:rPr>
            </w:pPr>
            <w:r>
              <w:rPr>
                <w:i/>
              </w:rPr>
              <w:t>Write</w:t>
            </w:r>
            <w:r w:rsidRPr="00671C8B">
              <w:rPr>
                <w:i/>
              </w:rPr>
              <w:t xml:space="preserve"> command</w:t>
            </w:r>
          </w:p>
          <w:p w14:paraId="699C42E4" w14:textId="77777777" w:rsidR="00AD6DB4" w:rsidRPr="00671C8B" w:rsidRDefault="00AD6DB4" w:rsidP="00166AF3">
            <w:pPr>
              <w:pStyle w:val="TableBody"/>
            </w:pPr>
          </w:p>
          <w:p w14:paraId="2ABF18F8" w14:textId="77777777" w:rsidR="00AD6DB4" w:rsidRPr="00671C8B" w:rsidRDefault="00AD6DB4" w:rsidP="00166AF3">
            <w:pPr>
              <w:pStyle w:val="TableBody"/>
              <w:rPr>
                <w:u w:val="single"/>
              </w:rPr>
            </w:pPr>
            <w:r w:rsidRPr="00671C8B">
              <w:rPr>
                <w:u w:val="single"/>
              </w:rPr>
              <w:t>Syntax</w:t>
            </w:r>
          </w:p>
          <w:p w14:paraId="002DAA67" w14:textId="77777777" w:rsidR="00AD6DB4" w:rsidRPr="00671C8B" w:rsidRDefault="00AD6DB4" w:rsidP="00166AF3">
            <w:pPr>
              <w:pStyle w:val="TableBody"/>
              <w:rPr>
                <w:b/>
              </w:rPr>
            </w:pPr>
            <w:r w:rsidRPr="00671C8B">
              <w:rPr>
                <w:b/>
              </w:rPr>
              <w:t>AT+CPBR=</w:t>
            </w:r>
            <w:r w:rsidRPr="00671C8B">
              <w:rPr>
                <w:b/>
              </w:rPr>
              <w:br/>
              <w:t>&lt;index1&gt;</w:t>
            </w:r>
            <w:r w:rsidRPr="00671C8B">
              <w:rPr>
                <w:b/>
              </w:rPr>
              <w:br/>
              <w:t>[,&lt;index2&gt;]</w:t>
            </w:r>
          </w:p>
        </w:tc>
        <w:tc>
          <w:tcPr>
            <w:tcW w:w="7560" w:type="dxa"/>
          </w:tcPr>
          <w:p w14:paraId="72EEEFC1" w14:textId="77777777" w:rsidR="00AD6DB4" w:rsidRPr="00671C8B" w:rsidRDefault="00AD6DB4" w:rsidP="00166AF3">
            <w:pPr>
              <w:pStyle w:val="TableBody"/>
            </w:pPr>
          </w:p>
          <w:p w14:paraId="5370C41D" w14:textId="77777777" w:rsidR="00AD6DB4" w:rsidRPr="00671C8B" w:rsidRDefault="00AD6DB4" w:rsidP="00166AF3">
            <w:pPr>
              <w:pStyle w:val="TableBody"/>
            </w:pPr>
          </w:p>
          <w:p w14:paraId="28205E49" w14:textId="77777777" w:rsidR="00AD6DB4" w:rsidRPr="00671C8B" w:rsidRDefault="00AD6DB4" w:rsidP="00166AF3">
            <w:pPr>
              <w:pStyle w:val="TableBody"/>
              <w:rPr>
                <w:u w:val="single"/>
              </w:rPr>
            </w:pPr>
            <w:r w:rsidRPr="00671C8B">
              <w:rPr>
                <w:u w:val="single"/>
              </w:rPr>
              <w:t>Response</w:t>
            </w:r>
          </w:p>
          <w:p w14:paraId="7CCDD083" w14:textId="77777777" w:rsidR="00AD6DB4" w:rsidRPr="00671C8B" w:rsidRDefault="00AD6DB4" w:rsidP="00166AF3">
            <w:pPr>
              <w:pStyle w:val="TableBody"/>
              <w:rPr>
                <w:b/>
              </w:rPr>
            </w:pPr>
            <w:r w:rsidRPr="00671C8B">
              <w:rPr>
                <w:b/>
              </w:rPr>
              <w:t>[+CPBR: &lt;index1&gt;,&lt;number&gt;,&lt;type&gt;,&lt;text&gt;[,&lt;hidden&gt;][,&lt;group&gt;][,&lt;adnumber&gt;]</w:t>
            </w:r>
            <w:r w:rsidRPr="00671C8B">
              <w:rPr>
                <w:b/>
              </w:rPr>
              <w:br/>
              <w:t>[,&lt;adtype&gt;][,&lt;secondtext&gt;][,&lt;email&gt;]][[...]</w:t>
            </w:r>
          </w:p>
          <w:p w14:paraId="7EC5220E" w14:textId="77777777" w:rsidR="00AD6DB4" w:rsidRPr="00671C8B" w:rsidRDefault="00AD6DB4" w:rsidP="00166AF3">
            <w:pPr>
              <w:pStyle w:val="TableBody"/>
              <w:rPr>
                <w:b/>
              </w:rPr>
            </w:pPr>
            <w:r w:rsidRPr="00671C8B">
              <w:rPr>
                <w:b/>
              </w:rPr>
              <w:t>OK</w:t>
            </w:r>
          </w:p>
          <w:p w14:paraId="6BB865A6" w14:textId="77777777" w:rsidR="00AD6DB4" w:rsidRPr="00671C8B" w:rsidRDefault="00AD6DB4" w:rsidP="00166AF3">
            <w:pPr>
              <w:pStyle w:val="TableBody"/>
              <w:rPr>
                <w:b/>
              </w:rPr>
            </w:pPr>
          </w:p>
          <w:p w14:paraId="1C20872B" w14:textId="77777777" w:rsidR="00AD6DB4" w:rsidRPr="00671C8B" w:rsidRDefault="00AD6DB4" w:rsidP="00166AF3">
            <w:pPr>
              <w:pStyle w:val="TableBody"/>
            </w:pPr>
            <w:r w:rsidRPr="00671C8B">
              <w:t>or</w:t>
            </w:r>
          </w:p>
          <w:p w14:paraId="26EE4BD2" w14:textId="77777777" w:rsidR="00AD6DB4" w:rsidRPr="00671C8B" w:rsidRDefault="00AD6DB4" w:rsidP="00166AF3">
            <w:pPr>
              <w:pStyle w:val="TableBody"/>
              <w:rPr>
                <w:b/>
              </w:rPr>
            </w:pPr>
            <w:r w:rsidRPr="00671C8B">
              <w:rPr>
                <w:b/>
              </w:rPr>
              <w:t>+CME ERROR: &lt;err&gt;</w:t>
            </w:r>
          </w:p>
          <w:p w14:paraId="1EDF90E8" w14:textId="77777777" w:rsidR="00AD6DB4" w:rsidRPr="00671C8B" w:rsidRDefault="00AD6DB4" w:rsidP="00166AF3">
            <w:pPr>
              <w:pStyle w:val="TableBody"/>
            </w:pPr>
          </w:p>
          <w:p w14:paraId="01C6D10D" w14:textId="77777777" w:rsidR="00AD6DB4" w:rsidRPr="00671C8B" w:rsidRDefault="00AD6DB4" w:rsidP="00166AF3">
            <w:pPr>
              <w:pStyle w:val="TableBody"/>
              <w:rPr>
                <w:u w:val="single"/>
              </w:rPr>
            </w:pPr>
            <w:r w:rsidRPr="00671C8B">
              <w:rPr>
                <w:u w:val="single"/>
              </w:rPr>
              <w:t>Parameters</w:t>
            </w:r>
          </w:p>
          <w:p w14:paraId="434E9F1D" w14:textId="77777777" w:rsidR="00AD6DB4" w:rsidRPr="00671C8B" w:rsidRDefault="00AD6DB4" w:rsidP="00166AF3">
            <w:pPr>
              <w:pStyle w:val="TableBody"/>
            </w:pPr>
            <w:r w:rsidRPr="00671C8B">
              <w:rPr>
                <w:b/>
              </w:rPr>
              <w:t>&lt;index1&gt;, &lt;index2&gt;, &lt;index&gt;</w:t>
            </w:r>
            <w:r w:rsidRPr="00671C8B">
              <w:tab/>
              <w:t>Integer type values in the range of location numbers of phonebook memory</w:t>
            </w:r>
          </w:p>
          <w:p w14:paraId="3A3AE8A4" w14:textId="77777777" w:rsidR="00AD6DB4" w:rsidRPr="00671C8B" w:rsidRDefault="00AD6DB4" w:rsidP="00166AF3">
            <w:pPr>
              <w:pStyle w:val="TableBody"/>
            </w:pPr>
          </w:p>
          <w:p w14:paraId="00FBA28A" w14:textId="77777777" w:rsidR="00AD6DB4" w:rsidRPr="00671C8B" w:rsidRDefault="00AD6DB4" w:rsidP="00166AF3">
            <w:pPr>
              <w:pStyle w:val="TableBody"/>
            </w:pPr>
            <w:r w:rsidRPr="00671C8B">
              <w:rPr>
                <w:b/>
              </w:rPr>
              <w:t>&lt;number&gt;</w:t>
            </w:r>
            <w:r w:rsidRPr="00671C8B">
              <w:tab/>
              <w:t>String type phone number of format &lt;type&gt;</w:t>
            </w:r>
          </w:p>
          <w:p w14:paraId="50973C22" w14:textId="77777777" w:rsidR="00AD6DB4" w:rsidRPr="00671C8B" w:rsidRDefault="00AD6DB4" w:rsidP="00166AF3">
            <w:pPr>
              <w:pStyle w:val="TableBody"/>
              <w:rPr>
                <w:sz w:val="20"/>
                <w:szCs w:val="20"/>
              </w:rPr>
            </w:pPr>
          </w:p>
          <w:p w14:paraId="54EAC070" w14:textId="77777777" w:rsidR="00AD6DB4" w:rsidRPr="00671C8B" w:rsidRDefault="00AD6DB4" w:rsidP="00166AF3">
            <w:pPr>
              <w:pStyle w:val="TableBody"/>
            </w:pPr>
            <w:r w:rsidRPr="00671C8B">
              <w:rPr>
                <w:b/>
              </w:rPr>
              <w:t>&lt;type&gt;</w:t>
            </w:r>
            <w:r w:rsidRPr="00671C8B">
              <w:tab/>
              <w:t>Type of address octet in integer format</w:t>
            </w:r>
          </w:p>
          <w:p w14:paraId="4CE5770E" w14:textId="77777777" w:rsidR="00AD6DB4" w:rsidRPr="00671C8B" w:rsidRDefault="00AD6DB4" w:rsidP="00166AF3">
            <w:pPr>
              <w:pStyle w:val="TableBody"/>
            </w:pPr>
          </w:p>
          <w:p w14:paraId="1A154348" w14:textId="77777777" w:rsidR="00AD6DB4" w:rsidRPr="00671C8B" w:rsidRDefault="00AD6DB4" w:rsidP="00166AF3">
            <w:pPr>
              <w:pStyle w:val="TableBody"/>
            </w:pPr>
            <w:r w:rsidRPr="00671C8B">
              <w:rPr>
                <w:b/>
              </w:rPr>
              <w:t>&lt;text&gt;</w:t>
            </w:r>
            <w:r w:rsidRPr="00671C8B">
              <w:tab/>
            </w:r>
            <w:r w:rsidRPr="00671C8B">
              <w:tab/>
              <w:t>String type field of maximum length &lt;tlength&gt;</w:t>
            </w:r>
          </w:p>
          <w:p w14:paraId="3CC2E9EA" w14:textId="77777777" w:rsidR="00AD6DB4" w:rsidRPr="00671C8B" w:rsidRDefault="00AD6DB4" w:rsidP="00166AF3">
            <w:pPr>
              <w:pStyle w:val="TableBody"/>
            </w:pPr>
          </w:p>
          <w:p w14:paraId="1C9477CC" w14:textId="77777777" w:rsidR="00AD6DB4" w:rsidRPr="00671C8B" w:rsidRDefault="00AD6DB4" w:rsidP="00166AF3">
            <w:pPr>
              <w:pStyle w:val="TableBody"/>
            </w:pPr>
            <w:r w:rsidRPr="00671C8B">
              <w:rPr>
                <w:b/>
              </w:rPr>
              <w:t>&lt;hidden&gt;</w:t>
            </w:r>
            <w:r w:rsidRPr="00671C8B">
              <w:tab/>
              <w:t>Indicates if the entry is hidden or not – only available if a UICC with an active USIM application is present</w:t>
            </w:r>
          </w:p>
          <w:p w14:paraId="06C49305" w14:textId="77777777" w:rsidR="00AD6DB4" w:rsidRPr="00671C8B" w:rsidRDefault="00AD6DB4" w:rsidP="00166AF3">
            <w:pPr>
              <w:pStyle w:val="TableBody"/>
            </w:pPr>
            <w:r w:rsidRPr="00671C8B">
              <w:t>0</w:t>
            </w:r>
            <w:r w:rsidRPr="00671C8B">
              <w:tab/>
              <w:t>Phonebook entry not hidden</w:t>
            </w:r>
          </w:p>
          <w:p w14:paraId="3E48EC5A" w14:textId="77777777" w:rsidR="00AD6DB4" w:rsidRPr="00671C8B" w:rsidRDefault="00AD6DB4" w:rsidP="00166AF3">
            <w:pPr>
              <w:pStyle w:val="TableBody"/>
            </w:pPr>
            <w:r w:rsidRPr="00671C8B">
              <w:t>1</w:t>
            </w:r>
            <w:r w:rsidRPr="00671C8B">
              <w:tab/>
              <w:t>Phonebook entry hidden</w:t>
            </w:r>
          </w:p>
          <w:p w14:paraId="0EA001C1" w14:textId="77777777" w:rsidR="00AD6DB4" w:rsidRPr="00671C8B" w:rsidRDefault="00AD6DB4" w:rsidP="00166AF3">
            <w:pPr>
              <w:pStyle w:val="TableBody"/>
            </w:pPr>
          </w:p>
          <w:p w14:paraId="2B700069" w14:textId="77777777" w:rsidR="00AD6DB4" w:rsidRPr="00671C8B" w:rsidRDefault="00AD6DB4" w:rsidP="00166AF3">
            <w:pPr>
              <w:pStyle w:val="TableBody"/>
            </w:pPr>
            <w:r w:rsidRPr="00671C8B">
              <w:rPr>
                <w:b/>
              </w:rPr>
              <w:t>&lt;group&gt;</w:t>
            </w:r>
            <w:r w:rsidRPr="00671C8B">
              <w:tab/>
              <w:t>String type field of maximum length &lt;glength&gt;</w:t>
            </w:r>
          </w:p>
          <w:p w14:paraId="02CC97F0" w14:textId="77777777" w:rsidR="00AD6DB4" w:rsidRDefault="00AD6DB4" w:rsidP="00166AF3">
            <w:pPr>
              <w:pStyle w:val="TableBody"/>
            </w:pPr>
          </w:p>
          <w:p w14:paraId="7DED72DA" w14:textId="77777777" w:rsidR="00AD6DB4" w:rsidRPr="004226D1" w:rsidRDefault="00AD6DB4" w:rsidP="00166AF3">
            <w:pPr>
              <w:pStyle w:val="TableBody"/>
              <w:rPr>
                <w:sz w:val="12"/>
                <w:szCs w:val="12"/>
              </w:rPr>
            </w:pPr>
          </w:p>
          <w:p w14:paraId="195C1CE5" w14:textId="77777777" w:rsidR="00AD6DB4" w:rsidRPr="00671C8B" w:rsidRDefault="00AD6DB4" w:rsidP="00166AF3">
            <w:pPr>
              <w:pStyle w:val="TableBody"/>
            </w:pPr>
            <w:r w:rsidRPr="00671C8B">
              <w:rPr>
                <w:b/>
              </w:rPr>
              <w:t>&lt;adnumber&gt;</w:t>
            </w:r>
            <w:r w:rsidRPr="00671C8B">
              <w:tab/>
              <w:t>String type phone number of format &lt;adtype&gt;</w:t>
            </w:r>
          </w:p>
          <w:p w14:paraId="7DCD45CB" w14:textId="77777777" w:rsidR="00AD6DB4" w:rsidRPr="00671C8B" w:rsidRDefault="00AD6DB4" w:rsidP="00166AF3">
            <w:pPr>
              <w:pStyle w:val="TableBody"/>
            </w:pPr>
          </w:p>
          <w:p w14:paraId="46FB7D53" w14:textId="77777777" w:rsidR="00AD6DB4" w:rsidRPr="00671C8B" w:rsidRDefault="00AD6DB4" w:rsidP="00166AF3">
            <w:pPr>
              <w:pStyle w:val="TableBody"/>
            </w:pPr>
            <w:r w:rsidRPr="00671C8B">
              <w:rPr>
                <w:b/>
              </w:rPr>
              <w:t>&lt;adtype&gt;</w:t>
            </w:r>
            <w:r w:rsidRPr="00671C8B">
              <w:tab/>
              <w:t xml:space="preserve">Type of address octet in integer format </w:t>
            </w:r>
          </w:p>
          <w:p w14:paraId="3903A74E" w14:textId="77777777" w:rsidR="00AD6DB4" w:rsidRPr="00671C8B" w:rsidRDefault="00AD6DB4" w:rsidP="00166AF3">
            <w:pPr>
              <w:pStyle w:val="TableBody"/>
            </w:pPr>
          </w:p>
          <w:p w14:paraId="5C36201E" w14:textId="77777777" w:rsidR="00AD6DB4" w:rsidRPr="00671C8B" w:rsidRDefault="00AD6DB4" w:rsidP="00166AF3">
            <w:pPr>
              <w:pStyle w:val="TableBody"/>
            </w:pPr>
            <w:r w:rsidRPr="00671C8B">
              <w:rPr>
                <w:b/>
              </w:rPr>
              <w:t>&lt;secondtext&gt;</w:t>
            </w:r>
            <w:r w:rsidRPr="00671C8B">
              <w:rPr>
                <w:b/>
              </w:rPr>
              <w:tab/>
            </w:r>
            <w:r w:rsidRPr="00671C8B">
              <w:t>String type field of maximum length &lt;slength&gt;</w:t>
            </w:r>
          </w:p>
          <w:p w14:paraId="237B155D" w14:textId="77777777" w:rsidR="00AD6DB4" w:rsidRPr="00671C8B" w:rsidRDefault="00AD6DB4" w:rsidP="00166AF3">
            <w:pPr>
              <w:pStyle w:val="TableBody"/>
            </w:pPr>
          </w:p>
          <w:p w14:paraId="43EF4AEE" w14:textId="77777777" w:rsidR="00AD6DB4" w:rsidRPr="00671C8B" w:rsidRDefault="00AD6DB4" w:rsidP="00166AF3">
            <w:pPr>
              <w:pStyle w:val="TableBody"/>
            </w:pPr>
            <w:r w:rsidRPr="00671C8B">
              <w:rPr>
                <w:b/>
              </w:rPr>
              <w:t>&lt;email&gt;</w:t>
            </w:r>
            <w:r w:rsidRPr="00671C8B">
              <w:tab/>
              <w:t>String type field of maximum length &lt;elength&gt;</w:t>
            </w:r>
          </w:p>
          <w:p w14:paraId="4E1A6480" w14:textId="77777777" w:rsidR="00AD6DB4" w:rsidRPr="00671C8B" w:rsidRDefault="00AD6DB4" w:rsidP="00166AF3">
            <w:pPr>
              <w:pStyle w:val="TableBody"/>
            </w:pPr>
          </w:p>
          <w:p w14:paraId="658E6CBF" w14:textId="77777777" w:rsidR="00AD6DB4" w:rsidRPr="00671C8B" w:rsidRDefault="00AD6DB4" w:rsidP="00166AF3">
            <w:pPr>
              <w:pStyle w:val="TableBody"/>
            </w:pPr>
            <w:r w:rsidRPr="00671C8B">
              <w:rPr>
                <w:b/>
              </w:rPr>
              <w:t>&lt;nlength&gt;</w:t>
            </w:r>
            <w:r w:rsidRPr="00671C8B">
              <w:tab/>
              <w:t>Integer type value indicating the maximum length of field &lt;number&gt;</w:t>
            </w:r>
          </w:p>
          <w:p w14:paraId="23EECAF5" w14:textId="77777777" w:rsidR="00AD6DB4" w:rsidRPr="00671C8B" w:rsidRDefault="00AD6DB4" w:rsidP="00166AF3">
            <w:pPr>
              <w:pStyle w:val="TableBody"/>
            </w:pPr>
          </w:p>
          <w:p w14:paraId="1AECDE3E" w14:textId="77777777" w:rsidR="00AD6DB4" w:rsidRPr="00671C8B" w:rsidRDefault="00AD6DB4" w:rsidP="00166AF3">
            <w:pPr>
              <w:pStyle w:val="TableBody"/>
            </w:pPr>
            <w:r w:rsidRPr="00671C8B">
              <w:rPr>
                <w:b/>
              </w:rPr>
              <w:t>&lt;tlength&gt;</w:t>
            </w:r>
            <w:r w:rsidRPr="00671C8B">
              <w:tab/>
              <w:t>Integer type value indicating the maximum length of field &lt;text&gt;</w:t>
            </w:r>
          </w:p>
          <w:p w14:paraId="0C169DB5" w14:textId="77777777" w:rsidR="00AD6DB4" w:rsidRPr="00671C8B" w:rsidRDefault="00AD6DB4" w:rsidP="00166AF3">
            <w:pPr>
              <w:pStyle w:val="TableBody"/>
            </w:pPr>
          </w:p>
          <w:p w14:paraId="5AACF089" w14:textId="77777777" w:rsidR="00AD6DB4" w:rsidRPr="00671C8B" w:rsidRDefault="00AD6DB4" w:rsidP="00166AF3">
            <w:pPr>
              <w:pStyle w:val="TableBody"/>
            </w:pPr>
            <w:r w:rsidRPr="00671C8B">
              <w:rPr>
                <w:b/>
              </w:rPr>
              <w:t>&lt;glength&gt;</w:t>
            </w:r>
            <w:r w:rsidRPr="00671C8B">
              <w:tab/>
              <w:t>Integer type value indicating the maximum length of field &lt;group&gt;</w:t>
            </w:r>
          </w:p>
          <w:p w14:paraId="3794920F" w14:textId="77777777" w:rsidR="00AD6DB4" w:rsidRPr="00671C8B" w:rsidRDefault="00AD6DB4" w:rsidP="00166AF3">
            <w:pPr>
              <w:pStyle w:val="TableBody"/>
            </w:pPr>
          </w:p>
          <w:p w14:paraId="59B41E91" w14:textId="77777777" w:rsidR="00AD6DB4" w:rsidRPr="00671C8B" w:rsidRDefault="00AD6DB4" w:rsidP="00166AF3">
            <w:pPr>
              <w:pStyle w:val="TableBody"/>
            </w:pPr>
            <w:r w:rsidRPr="00671C8B">
              <w:rPr>
                <w:b/>
              </w:rPr>
              <w:t>&lt;alength&gt;</w:t>
            </w:r>
            <w:r w:rsidRPr="00671C8B">
              <w:tab/>
              <w:t>Integer type value indicating the maximum length of field &lt;adnumber&gt;</w:t>
            </w:r>
          </w:p>
          <w:p w14:paraId="6E0587B3" w14:textId="77777777" w:rsidR="00AD6DB4" w:rsidRPr="00671C8B" w:rsidRDefault="00AD6DB4" w:rsidP="00166AF3">
            <w:pPr>
              <w:pStyle w:val="TableBody"/>
            </w:pPr>
          </w:p>
          <w:p w14:paraId="6533D4DD" w14:textId="77777777" w:rsidR="00AD6DB4" w:rsidRPr="00671C8B" w:rsidRDefault="00AD6DB4" w:rsidP="00166AF3">
            <w:pPr>
              <w:pStyle w:val="TableBody"/>
            </w:pPr>
            <w:r w:rsidRPr="00671C8B">
              <w:rPr>
                <w:b/>
              </w:rPr>
              <w:t>&lt;slength&gt;</w:t>
            </w:r>
            <w:r w:rsidRPr="00671C8B">
              <w:tab/>
              <w:t>Integer type value indicating the maximum length of field &lt;secondtext&gt;</w:t>
            </w:r>
          </w:p>
          <w:p w14:paraId="1079FF6D" w14:textId="77777777" w:rsidR="00AD6DB4" w:rsidRPr="00671C8B" w:rsidRDefault="00AD6DB4" w:rsidP="00166AF3">
            <w:pPr>
              <w:pStyle w:val="TableBody"/>
            </w:pPr>
          </w:p>
          <w:p w14:paraId="3348A39C" w14:textId="77777777" w:rsidR="00AD6DB4" w:rsidRPr="00671C8B" w:rsidRDefault="00AD6DB4" w:rsidP="00166AF3">
            <w:pPr>
              <w:pStyle w:val="TableBody"/>
            </w:pPr>
            <w:r w:rsidRPr="00671C8B">
              <w:rPr>
                <w:b/>
              </w:rPr>
              <w:t>&lt;elength&gt;</w:t>
            </w:r>
            <w:r w:rsidRPr="00671C8B">
              <w:tab/>
              <w:t>Integer type value indicating the maximum length of field &lt;email&gt;</w:t>
            </w:r>
          </w:p>
        </w:tc>
      </w:tr>
      <w:tr w:rsidR="00AD6DB4" w:rsidRPr="00671C8B" w14:paraId="08C7AE2C" w14:textId="77777777" w:rsidTr="00166AF3">
        <w:tc>
          <w:tcPr>
            <w:tcW w:w="1728" w:type="dxa"/>
          </w:tcPr>
          <w:p w14:paraId="5505F125" w14:textId="77777777" w:rsidR="00AD6DB4" w:rsidRPr="00671C8B" w:rsidRDefault="00AD6DB4" w:rsidP="00166AF3">
            <w:pPr>
              <w:pStyle w:val="TableBody"/>
              <w:rPr>
                <w:u w:val="single"/>
              </w:rPr>
            </w:pPr>
            <w:r w:rsidRPr="00671C8B">
              <w:rPr>
                <w:u w:val="single"/>
              </w:rPr>
              <w:t>Notes</w:t>
            </w:r>
          </w:p>
        </w:tc>
        <w:tc>
          <w:tcPr>
            <w:tcW w:w="7560" w:type="dxa"/>
          </w:tcPr>
          <w:p w14:paraId="6001090F" w14:textId="77777777" w:rsidR="00AD6DB4" w:rsidRPr="00671C8B" w:rsidRDefault="00AD6DB4" w:rsidP="0059466D">
            <w:pPr>
              <w:pStyle w:val="TableBody"/>
              <w:numPr>
                <w:ilvl w:val="0"/>
                <w:numId w:val="85"/>
              </w:numPr>
            </w:pPr>
            <w:r w:rsidRPr="00671C8B">
              <w:t>Optional parameters &lt;nlength&gt;, &lt;tlength&gt;, &lt;glength&gt;, &lt;alength&gt;, &lt;slength&gt;, &lt;elength&gt; are only applicable for 3G UICC.</w:t>
            </w:r>
          </w:p>
          <w:p w14:paraId="22C55E84" w14:textId="77777777" w:rsidR="00AD6DB4" w:rsidRPr="00671C8B" w:rsidRDefault="00AD6DB4" w:rsidP="0059466D">
            <w:pPr>
              <w:pStyle w:val="TableBody"/>
              <w:numPr>
                <w:ilvl w:val="0"/>
                <w:numId w:val="85"/>
              </w:numPr>
            </w:pPr>
            <w:r w:rsidRPr="00671C8B">
              <w:t>Execution command returns phonebook entries in location number range &lt;index1&gt;...&lt;index2&gt; from the current phonebook memory storage selected with +CPBS.</w:t>
            </w:r>
          </w:p>
        </w:tc>
      </w:tr>
    </w:tbl>
    <w:p w14:paraId="6F7174A5" w14:textId="77777777" w:rsidR="00AD6DB4" w:rsidRPr="00671C8B" w:rsidRDefault="00AD6DB4" w:rsidP="00AD6DB4">
      <w:pPr>
        <w:pStyle w:val="Heading2"/>
      </w:pPr>
      <w:bookmarkStart w:id="12212" w:name="_Toc345081372"/>
      <w:bookmarkStart w:id="12213" w:name="_Toc349753115"/>
      <w:bookmarkStart w:id="12214" w:name="_Toc349754008"/>
      <w:bookmarkStart w:id="12215" w:name="_Ref366745195"/>
      <w:bookmarkStart w:id="12216" w:name="_Ref369091804"/>
      <w:bookmarkStart w:id="12217" w:name="_Toc368586074"/>
      <w:bookmarkStart w:id="12218" w:name="_Toc486251655"/>
      <w:bookmarkStart w:id="12219" w:name="_Toc489459726"/>
      <w:r w:rsidRPr="00671C8B">
        <w:t xml:space="preserve">+CPBS Command: Select Phonebook Memory </w:t>
      </w:r>
      <w:bookmarkEnd w:id="12212"/>
      <w:r w:rsidRPr="00671C8B">
        <w:t>Storage</w:t>
      </w:r>
      <w:bookmarkEnd w:id="12213"/>
      <w:bookmarkEnd w:id="12214"/>
      <w:bookmarkEnd w:id="12215"/>
      <w:bookmarkEnd w:id="12216"/>
      <w:bookmarkEnd w:id="12217"/>
      <w:bookmarkEnd w:id="12218"/>
      <w:bookmarkEnd w:id="12219"/>
    </w:p>
    <w:tbl>
      <w:tblPr>
        <w:tblStyle w:val="TableSWIleft"/>
        <w:tblW w:w="9288" w:type="dxa"/>
        <w:tblLayout w:type="fixed"/>
        <w:tblLook w:val="04A0" w:firstRow="1" w:lastRow="0" w:firstColumn="1" w:lastColumn="0" w:noHBand="0" w:noVBand="1"/>
      </w:tblPr>
      <w:tblGrid>
        <w:gridCol w:w="1728"/>
        <w:gridCol w:w="7560"/>
      </w:tblGrid>
      <w:tr w:rsidR="00AD6DB4" w:rsidRPr="00671C8B" w14:paraId="5E88954B"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6E94D3A7" w14:textId="211128C6" w:rsidR="00AD6DB4" w:rsidRPr="00671C8B" w:rsidRDefault="00AD6DB4">
            <w:pPr>
              <w:pStyle w:val="TableRowHead"/>
              <w:spacing w:before="144" w:after="144"/>
              <w:rPr>
                <w:rFonts w:cs="Arial"/>
                <w:bCs w:val="0"/>
              </w:rPr>
            </w:pPr>
            <w:del w:id="12220" w:author="Alban Roche" w:date="2017-08-02T14:40:00Z">
              <w:r w:rsidDel="00F22490">
                <w:delText>HL7618, HL7618RD, HL7648, HL7650, HL7688, HL7690 and HL7692</w:delText>
              </w:r>
            </w:del>
            <w:ins w:id="12221" w:author="Alban Roche" w:date="2017-08-02T14:40:00Z">
              <w:r w:rsidR="00F22490">
                <w:t>HL7800</w:t>
              </w:r>
            </w:ins>
          </w:p>
        </w:tc>
      </w:tr>
      <w:tr w:rsidR="00AD6DB4" w:rsidRPr="00671C8B" w14:paraId="6F370AC3" w14:textId="77777777" w:rsidTr="00166AF3">
        <w:trPr>
          <w:trHeight w:val="975"/>
        </w:trPr>
        <w:tc>
          <w:tcPr>
            <w:tcW w:w="1728" w:type="dxa"/>
          </w:tcPr>
          <w:p w14:paraId="38D4402E" w14:textId="77777777" w:rsidR="00AD6DB4" w:rsidRPr="00671C8B" w:rsidRDefault="00AD6DB4" w:rsidP="00166AF3">
            <w:pPr>
              <w:pStyle w:val="TableBody"/>
              <w:rPr>
                <w:rFonts w:ascii="Times New Roman" w:hAnsi="Times New Roman" w:cs="Times New Roman"/>
                <w:i/>
                <w:sz w:val="20"/>
                <w:szCs w:val="20"/>
              </w:rPr>
            </w:pPr>
            <w:r w:rsidRPr="00671C8B">
              <w:rPr>
                <w:i/>
              </w:rPr>
              <w:t>Test command</w:t>
            </w:r>
          </w:p>
          <w:p w14:paraId="41AEE7B2" w14:textId="77777777" w:rsidR="00AD6DB4" w:rsidRPr="00671C8B" w:rsidRDefault="00AD6DB4" w:rsidP="00166AF3">
            <w:pPr>
              <w:pStyle w:val="TableBody"/>
            </w:pPr>
          </w:p>
          <w:p w14:paraId="6DFB8056" w14:textId="77777777" w:rsidR="00AD6DB4" w:rsidRPr="00671C8B" w:rsidRDefault="00AD6DB4" w:rsidP="00166AF3">
            <w:pPr>
              <w:pStyle w:val="TableBody"/>
              <w:rPr>
                <w:u w:val="single"/>
              </w:rPr>
            </w:pPr>
            <w:r w:rsidRPr="00671C8B">
              <w:rPr>
                <w:u w:val="single"/>
              </w:rPr>
              <w:t>Syntax</w:t>
            </w:r>
          </w:p>
          <w:p w14:paraId="647759ED" w14:textId="77777777" w:rsidR="00AD6DB4" w:rsidRPr="00671C8B" w:rsidRDefault="00AD6DB4" w:rsidP="00166AF3">
            <w:pPr>
              <w:pStyle w:val="TableBody"/>
              <w:rPr>
                <w:b/>
              </w:rPr>
            </w:pPr>
            <w:r w:rsidRPr="00671C8B">
              <w:rPr>
                <w:b/>
                <w:snapToGrid w:val="0"/>
              </w:rPr>
              <w:t>AT+CPBS=?</w:t>
            </w:r>
          </w:p>
        </w:tc>
        <w:tc>
          <w:tcPr>
            <w:tcW w:w="7560" w:type="dxa"/>
          </w:tcPr>
          <w:p w14:paraId="51C1CE82" w14:textId="77777777" w:rsidR="00AD6DB4" w:rsidRPr="00671C8B" w:rsidRDefault="00AD6DB4" w:rsidP="00166AF3">
            <w:pPr>
              <w:pStyle w:val="TableBody"/>
              <w:rPr>
                <w:rFonts w:ascii="Times New Roman" w:hAnsi="Times New Roman" w:cs="Times New Roman"/>
                <w:sz w:val="20"/>
                <w:szCs w:val="20"/>
                <w:u w:val="single"/>
              </w:rPr>
            </w:pPr>
          </w:p>
          <w:p w14:paraId="131C4345" w14:textId="77777777" w:rsidR="00AD6DB4" w:rsidRPr="00671C8B" w:rsidRDefault="00AD6DB4" w:rsidP="00166AF3">
            <w:pPr>
              <w:pStyle w:val="TableBody"/>
              <w:rPr>
                <w:rFonts w:ascii="Times New Roman" w:hAnsi="Times New Roman" w:cs="Times New Roman"/>
                <w:sz w:val="20"/>
                <w:szCs w:val="20"/>
                <w:u w:val="single"/>
              </w:rPr>
            </w:pPr>
          </w:p>
          <w:p w14:paraId="3E4D7313" w14:textId="77777777" w:rsidR="00AD6DB4" w:rsidRPr="00671C8B" w:rsidRDefault="00AD6DB4" w:rsidP="00166AF3">
            <w:pPr>
              <w:pStyle w:val="TableBody"/>
              <w:rPr>
                <w:u w:val="single"/>
              </w:rPr>
            </w:pPr>
            <w:r w:rsidRPr="00671C8B">
              <w:rPr>
                <w:u w:val="single"/>
              </w:rPr>
              <w:t>Response</w:t>
            </w:r>
          </w:p>
          <w:p w14:paraId="3C4484E8" w14:textId="77777777" w:rsidR="00AD6DB4" w:rsidRPr="00671C8B" w:rsidRDefault="00AD6DB4" w:rsidP="00166AF3">
            <w:pPr>
              <w:pStyle w:val="TableBody"/>
              <w:rPr>
                <w:b/>
                <w:snapToGrid w:val="0"/>
              </w:rPr>
            </w:pPr>
            <w:r w:rsidRPr="00671C8B">
              <w:rPr>
                <w:b/>
                <w:snapToGrid w:val="0"/>
              </w:rPr>
              <w:t xml:space="preserve">+CPBS: </w:t>
            </w:r>
            <w:r w:rsidRPr="00671C8B">
              <w:rPr>
                <w:snapToGrid w:val="0"/>
              </w:rPr>
              <w:t>(list of supported</w:t>
            </w:r>
            <w:r w:rsidRPr="00671C8B">
              <w:rPr>
                <w:b/>
                <w:snapToGrid w:val="0"/>
              </w:rPr>
              <w:t xml:space="preserve"> &lt;storage&gt;</w:t>
            </w:r>
            <w:r w:rsidRPr="00671C8B">
              <w:rPr>
                <w:snapToGrid w:val="0"/>
              </w:rPr>
              <w:t>s)</w:t>
            </w:r>
          </w:p>
          <w:p w14:paraId="2BAB8C6D" w14:textId="77777777" w:rsidR="00AD6DB4" w:rsidRPr="00671C8B" w:rsidRDefault="00AD6DB4" w:rsidP="00166AF3">
            <w:pPr>
              <w:pStyle w:val="TableBody"/>
              <w:rPr>
                <w:b/>
                <w:snapToGrid w:val="0"/>
              </w:rPr>
            </w:pPr>
            <w:r w:rsidRPr="00671C8B">
              <w:rPr>
                <w:b/>
                <w:snapToGrid w:val="0"/>
              </w:rPr>
              <w:t>OK</w:t>
            </w:r>
          </w:p>
        </w:tc>
      </w:tr>
      <w:tr w:rsidR="00AD6DB4" w:rsidRPr="00671C8B" w14:paraId="3F4388F3" w14:textId="77777777" w:rsidTr="00166AF3">
        <w:trPr>
          <w:trHeight w:val="944"/>
        </w:trPr>
        <w:tc>
          <w:tcPr>
            <w:tcW w:w="1728" w:type="dxa"/>
          </w:tcPr>
          <w:p w14:paraId="2DA4BA86" w14:textId="77777777" w:rsidR="00AD6DB4" w:rsidRPr="00671C8B" w:rsidRDefault="00AD6DB4" w:rsidP="00166AF3">
            <w:pPr>
              <w:pStyle w:val="TableBody"/>
              <w:rPr>
                <w:rFonts w:ascii="Times New Roman" w:hAnsi="Times New Roman" w:cs="Times New Roman"/>
                <w:i/>
                <w:sz w:val="20"/>
                <w:szCs w:val="20"/>
              </w:rPr>
            </w:pPr>
            <w:r w:rsidRPr="00671C8B">
              <w:rPr>
                <w:i/>
              </w:rPr>
              <w:t>Read command</w:t>
            </w:r>
          </w:p>
          <w:p w14:paraId="23947EDF" w14:textId="77777777" w:rsidR="00AD6DB4" w:rsidRPr="00671C8B" w:rsidRDefault="00AD6DB4" w:rsidP="00166AF3">
            <w:pPr>
              <w:pStyle w:val="TableBody"/>
            </w:pPr>
          </w:p>
          <w:p w14:paraId="12D402D6" w14:textId="77777777" w:rsidR="00AD6DB4" w:rsidRPr="00671C8B" w:rsidRDefault="00AD6DB4" w:rsidP="00166AF3">
            <w:pPr>
              <w:pStyle w:val="TableBody"/>
              <w:rPr>
                <w:u w:val="single"/>
              </w:rPr>
            </w:pPr>
            <w:r w:rsidRPr="00671C8B">
              <w:rPr>
                <w:u w:val="single"/>
              </w:rPr>
              <w:t>Syntax</w:t>
            </w:r>
          </w:p>
          <w:p w14:paraId="6A7D8CB4" w14:textId="77777777" w:rsidR="00AD6DB4" w:rsidRPr="00671C8B" w:rsidRDefault="00AD6DB4" w:rsidP="00166AF3">
            <w:pPr>
              <w:pStyle w:val="TableBody"/>
              <w:rPr>
                <w:b/>
              </w:rPr>
            </w:pPr>
            <w:r w:rsidRPr="00671C8B">
              <w:rPr>
                <w:b/>
              </w:rPr>
              <w:t>AT+CPBS?</w:t>
            </w:r>
          </w:p>
        </w:tc>
        <w:tc>
          <w:tcPr>
            <w:tcW w:w="7560" w:type="dxa"/>
          </w:tcPr>
          <w:p w14:paraId="6D8BC1BC" w14:textId="77777777" w:rsidR="00AD6DB4" w:rsidRPr="00671C8B" w:rsidRDefault="00AD6DB4" w:rsidP="00166AF3">
            <w:pPr>
              <w:pStyle w:val="TableBody"/>
              <w:rPr>
                <w:u w:val="single"/>
              </w:rPr>
            </w:pPr>
          </w:p>
          <w:p w14:paraId="25943C2A" w14:textId="77777777" w:rsidR="00AD6DB4" w:rsidRPr="00671C8B" w:rsidRDefault="00AD6DB4" w:rsidP="00166AF3">
            <w:pPr>
              <w:pStyle w:val="TableBody"/>
              <w:rPr>
                <w:u w:val="single"/>
              </w:rPr>
            </w:pPr>
          </w:p>
          <w:p w14:paraId="42D4DC44" w14:textId="77777777" w:rsidR="00AD6DB4" w:rsidRPr="00671C8B" w:rsidRDefault="00AD6DB4" w:rsidP="00166AF3">
            <w:pPr>
              <w:pStyle w:val="TableBody"/>
              <w:rPr>
                <w:u w:val="single"/>
              </w:rPr>
            </w:pPr>
            <w:r w:rsidRPr="00671C8B">
              <w:rPr>
                <w:u w:val="single"/>
              </w:rPr>
              <w:t>Response</w:t>
            </w:r>
          </w:p>
          <w:p w14:paraId="7B1301B4" w14:textId="77777777" w:rsidR="00AD6DB4" w:rsidRPr="00671C8B" w:rsidRDefault="00AD6DB4" w:rsidP="00166AF3">
            <w:pPr>
              <w:pStyle w:val="TableBody"/>
              <w:rPr>
                <w:b/>
                <w:snapToGrid w:val="0"/>
              </w:rPr>
            </w:pPr>
            <w:r w:rsidRPr="00671C8B">
              <w:rPr>
                <w:b/>
                <w:snapToGrid w:val="0"/>
              </w:rPr>
              <w:t>+CPBS: &lt;storage&gt;[,&lt;used&gt;,&lt;total&gt;]</w:t>
            </w:r>
          </w:p>
          <w:p w14:paraId="233550E7" w14:textId="77777777" w:rsidR="00AD6DB4" w:rsidRPr="00671C8B" w:rsidRDefault="00AD6DB4" w:rsidP="00166AF3">
            <w:pPr>
              <w:pStyle w:val="TableBody"/>
              <w:rPr>
                <w:b/>
                <w:snapToGrid w:val="0"/>
              </w:rPr>
            </w:pPr>
            <w:r w:rsidRPr="00671C8B">
              <w:rPr>
                <w:b/>
                <w:snapToGrid w:val="0"/>
              </w:rPr>
              <w:t>OK</w:t>
            </w:r>
          </w:p>
          <w:p w14:paraId="4F6D60CB" w14:textId="77777777" w:rsidR="00AD6DB4" w:rsidRPr="00671C8B" w:rsidRDefault="00AD6DB4" w:rsidP="00166AF3">
            <w:pPr>
              <w:pStyle w:val="TableBody"/>
              <w:rPr>
                <w:b/>
                <w:snapToGrid w:val="0"/>
              </w:rPr>
            </w:pPr>
          </w:p>
          <w:p w14:paraId="32273266" w14:textId="77777777" w:rsidR="00AD6DB4" w:rsidRPr="00671C8B" w:rsidRDefault="00AD6DB4" w:rsidP="00166AF3">
            <w:pPr>
              <w:pStyle w:val="TableBody"/>
              <w:rPr>
                <w:snapToGrid w:val="0"/>
              </w:rPr>
            </w:pPr>
            <w:r w:rsidRPr="00671C8B">
              <w:rPr>
                <w:snapToGrid w:val="0"/>
              </w:rPr>
              <w:t>or</w:t>
            </w:r>
          </w:p>
          <w:p w14:paraId="24C5470D" w14:textId="77777777" w:rsidR="00AD6DB4" w:rsidRPr="00671C8B" w:rsidRDefault="00AD6DB4" w:rsidP="00166AF3">
            <w:pPr>
              <w:pStyle w:val="TableBody"/>
              <w:rPr>
                <w:b/>
                <w:snapToGrid w:val="0"/>
              </w:rPr>
            </w:pPr>
            <w:r w:rsidRPr="00671C8B">
              <w:rPr>
                <w:b/>
                <w:snapToGrid w:val="0"/>
              </w:rPr>
              <w:t>+CME ERROR:&lt;err&gt;</w:t>
            </w:r>
          </w:p>
        </w:tc>
      </w:tr>
      <w:tr w:rsidR="00AD6DB4" w:rsidRPr="00671C8B" w14:paraId="48DA0BB2" w14:textId="77777777" w:rsidTr="00166AF3">
        <w:trPr>
          <w:cantSplit w:val="0"/>
          <w:trHeight w:val="65"/>
        </w:trPr>
        <w:tc>
          <w:tcPr>
            <w:tcW w:w="1728" w:type="dxa"/>
          </w:tcPr>
          <w:p w14:paraId="1CE9BA35" w14:textId="77777777" w:rsidR="00AD6DB4" w:rsidRPr="00671C8B" w:rsidRDefault="00AD6DB4" w:rsidP="00166AF3">
            <w:pPr>
              <w:pStyle w:val="TableBody"/>
              <w:rPr>
                <w:rFonts w:ascii="Times New Roman" w:hAnsi="Times New Roman" w:cs="Times New Roman"/>
                <w:i/>
                <w:sz w:val="20"/>
                <w:szCs w:val="20"/>
              </w:rPr>
            </w:pPr>
            <w:r>
              <w:rPr>
                <w:i/>
              </w:rPr>
              <w:t>Write</w:t>
            </w:r>
            <w:r w:rsidRPr="00671C8B">
              <w:rPr>
                <w:i/>
              </w:rPr>
              <w:t xml:space="preserve"> command</w:t>
            </w:r>
          </w:p>
          <w:p w14:paraId="4D993442" w14:textId="77777777" w:rsidR="00AD6DB4" w:rsidRPr="00671C8B" w:rsidRDefault="00AD6DB4" w:rsidP="00166AF3">
            <w:pPr>
              <w:pStyle w:val="TableBody"/>
            </w:pPr>
          </w:p>
          <w:p w14:paraId="097699E0" w14:textId="77777777" w:rsidR="00AD6DB4" w:rsidRPr="00671C8B" w:rsidRDefault="00AD6DB4" w:rsidP="00166AF3">
            <w:pPr>
              <w:pStyle w:val="TableBody"/>
              <w:rPr>
                <w:u w:val="single"/>
              </w:rPr>
            </w:pPr>
            <w:r w:rsidRPr="00671C8B">
              <w:rPr>
                <w:u w:val="single"/>
              </w:rPr>
              <w:t>Syntax</w:t>
            </w:r>
          </w:p>
          <w:p w14:paraId="25F9EE4F" w14:textId="77777777" w:rsidR="00AD6DB4" w:rsidRPr="00671C8B" w:rsidRDefault="00AD6DB4" w:rsidP="00166AF3">
            <w:pPr>
              <w:pStyle w:val="TableBody"/>
            </w:pPr>
            <w:r w:rsidRPr="00671C8B">
              <w:rPr>
                <w:b/>
              </w:rPr>
              <w:t>AT+CPBS=</w:t>
            </w:r>
            <w:r w:rsidRPr="00671C8B">
              <w:rPr>
                <w:b/>
              </w:rPr>
              <w:br/>
              <w:t>&lt;storage&gt;</w:t>
            </w:r>
            <w:r w:rsidRPr="00671C8B">
              <w:rPr>
                <w:b/>
              </w:rPr>
              <w:br/>
              <w:t>[,&lt;password&gt;]</w:t>
            </w:r>
          </w:p>
        </w:tc>
        <w:tc>
          <w:tcPr>
            <w:tcW w:w="7560" w:type="dxa"/>
          </w:tcPr>
          <w:p w14:paraId="00380E91" w14:textId="77777777" w:rsidR="00AD6DB4" w:rsidRPr="00671C8B" w:rsidRDefault="00AD6DB4" w:rsidP="00166AF3">
            <w:pPr>
              <w:pStyle w:val="TableBody"/>
              <w:rPr>
                <w:u w:val="single"/>
              </w:rPr>
            </w:pPr>
          </w:p>
          <w:p w14:paraId="01937731" w14:textId="77777777" w:rsidR="00AD6DB4" w:rsidRPr="00671C8B" w:rsidRDefault="00AD6DB4" w:rsidP="00166AF3">
            <w:pPr>
              <w:pStyle w:val="TableBody"/>
              <w:rPr>
                <w:u w:val="single"/>
              </w:rPr>
            </w:pPr>
          </w:p>
          <w:p w14:paraId="11505438" w14:textId="77777777" w:rsidR="00AD6DB4" w:rsidRPr="00671C8B" w:rsidRDefault="00AD6DB4" w:rsidP="00166AF3">
            <w:pPr>
              <w:pStyle w:val="TableBody"/>
              <w:rPr>
                <w:u w:val="single"/>
              </w:rPr>
            </w:pPr>
            <w:r w:rsidRPr="00671C8B">
              <w:rPr>
                <w:u w:val="single"/>
              </w:rPr>
              <w:t>Response</w:t>
            </w:r>
          </w:p>
          <w:p w14:paraId="51BB99C8" w14:textId="77777777" w:rsidR="00AD6DB4" w:rsidRPr="00671C8B" w:rsidRDefault="00AD6DB4" w:rsidP="00166AF3">
            <w:pPr>
              <w:pStyle w:val="TableBody"/>
              <w:rPr>
                <w:b/>
              </w:rPr>
            </w:pPr>
            <w:r w:rsidRPr="00671C8B">
              <w:rPr>
                <w:b/>
              </w:rPr>
              <w:t>OK</w:t>
            </w:r>
          </w:p>
          <w:p w14:paraId="25077DFA" w14:textId="77777777" w:rsidR="00AD6DB4" w:rsidRDefault="00AD6DB4" w:rsidP="00166AF3">
            <w:pPr>
              <w:pStyle w:val="TableBody"/>
              <w:rPr>
                <w:b/>
                <w:snapToGrid w:val="0"/>
              </w:rPr>
            </w:pPr>
          </w:p>
          <w:p w14:paraId="2B789E03" w14:textId="77777777" w:rsidR="00AD6DB4" w:rsidRPr="00671C8B" w:rsidRDefault="00AD6DB4" w:rsidP="00166AF3">
            <w:pPr>
              <w:pStyle w:val="TableBody"/>
              <w:rPr>
                <w:b/>
                <w:snapToGrid w:val="0"/>
              </w:rPr>
            </w:pPr>
          </w:p>
          <w:p w14:paraId="4D52A9CA" w14:textId="77777777" w:rsidR="00AD6DB4" w:rsidRPr="00671C8B" w:rsidRDefault="00AD6DB4" w:rsidP="00166AF3">
            <w:pPr>
              <w:pStyle w:val="TableBody"/>
              <w:rPr>
                <w:snapToGrid w:val="0"/>
              </w:rPr>
            </w:pPr>
            <w:r w:rsidRPr="00671C8B">
              <w:rPr>
                <w:snapToGrid w:val="0"/>
              </w:rPr>
              <w:t>or</w:t>
            </w:r>
          </w:p>
          <w:p w14:paraId="774875E8" w14:textId="77777777" w:rsidR="00AD6DB4" w:rsidRPr="00671C8B" w:rsidRDefault="00AD6DB4" w:rsidP="00166AF3">
            <w:pPr>
              <w:pStyle w:val="TableBody"/>
              <w:rPr>
                <w:b/>
                <w:snapToGrid w:val="0"/>
              </w:rPr>
            </w:pPr>
            <w:r w:rsidRPr="00671C8B">
              <w:rPr>
                <w:b/>
                <w:snapToGrid w:val="0"/>
              </w:rPr>
              <w:t>+CME ERROR:&lt;err&gt;</w:t>
            </w:r>
          </w:p>
          <w:p w14:paraId="31E04915" w14:textId="77777777" w:rsidR="00AD6DB4" w:rsidRPr="00671C8B" w:rsidRDefault="00AD6DB4" w:rsidP="00166AF3">
            <w:pPr>
              <w:pStyle w:val="TableBody"/>
            </w:pPr>
          </w:p>
          <w:p w14:paraId="04607197" w14:textId="77777777" w:rsidR="00AD6DB4" w:rsidRPr="00671C8B" w:rsidRDefault="00AD6DB4" w:rsidP="00166AF3">
            <w:pPr>
              <w:pStyle w:val="TableBody"/>
              <w:rPr>
                <w:u w:val="single"/>
              </w:rPr>
            </w:pPr>
            <w:r w:rsidRPr="00671C8B">
              <w:rPr>
                <w:u w:val="single"/>
              </w:rPr>
              <w:t>Parameters</w:t>
            </w:r>
          </w:p>
          <w:p w14:paraId="02F261DC" w14:textId="77777777" w:rsidR="00AD6DB4" w:rsidRPr="00671C8B" w:rsidRDefault="00AD6DB4" w:rsidP="00166AF3">
            <w:pPr>
              <w:pStyle w:val="TableBody"/>
              <w:rPr>
                <w:snapToGrid w:val="0"/>
              </w:rPr>
            </w:pPr>
            <w:r w:rsidRPr="00671C8B">
              <w:rPr>
                <w:b/>
                <w:snapToGrid w:val="0"/>
              </w:rPr>
              <w:t>&lt;storage&gt;</w:t>
            </w:r>
            <w:r w:rsidRPr="00671C8B">
              <w:rPr>
                <w:snapToGrid w:val="0"/>
                <w:lang w:eastAsia="zh-CN"/>
              </w:rPr>
              <w:tab/>
            </w:r>
            <w:r w:rsidRPr="00671C8B">
              <w:rPr>
                <w:snapToGrid w:val="0"/>
              </w:rPr>
              <w:t>"FD"</w:t>
            </w:r>
            <w:r w:rsidRPr="00671C8B">
              <w:rPr>
                <w:snapToGrid w:val="0"/>
              </w:rPr>
              <w:tab/>
              <w:t>SIM/USIM fixdialing phonebook</w:t>
            </w:r>
          </w:p>
          <w:p w14:paraId="27A0EAA6" w14:textId="77777777" w:rsidR="00AD6DB4" w:rsidRPr="00671C8B" w:rsidRDefault="00AD6DB4" w:rsidP="00166AF3">
            <w:pPr>
              <w:pStyle w:val="TableBody"/>
              <w:rPr>
                <w:snapToGrid w:val="0"/>
              </w:rPr>
            </w:pPr>
            <w:r w:rsidRPr="00671C8B">
              <w:rPr>
                <w:snapToGrid w:val="0"/>
              </w:rPr>
              <w:tab/>
            </w:r>
            <w:r w:rsidRPr="00671C8B">
              <w:rPr>
                <w:snapToGrid w:val="0"/>
              </w:rPr>
              <w:tab/>
              <w:t>"LD"</w:t>
            </w:r>
            <w:r w:rsidRPr="00671C8B">
              <w:rPr>
                <w:snapToGrid w:val="0"/>
              </w:rPr>
              <w:tab/>
              <w:t>SIM/UICC last dialing phonebook (LD phonebook can't be deleted)</w:t>
            </w:r>
          </w:p>
          <w:p w14:paraId="63569ED9" w14:textId="77777777" w:rsidR="00AD6DB4" w:rsidRPr="00671C8B" w:rsidRDefault="00AD6DB4" w:rsidP="00166AF3">
            <w:pPr>
              <w:pStyle w:val="TableBody"/>
              <w:rPr>
                <w:snapToGrid w:val="0"/>
              </w:rPr>
            </w:pPr>
            <w:r w:rsidRPr="00671C8B">
              <w:rPr>
                <w:snapToGrid w:val="0"/>
              </w:rPr>
              <w:tab/>
            </w:r>
            <w:r w:rsidRPr="00671C8B">
              <w:rPr>
                <w:snapToGrid w:val="0"/>
              </w:rPr>
              <w:tab/>
              <w:t>"ON"</w:t>
            </w:r>
            <w:r w:rsidRPr="00671C8B">
              <w:rPr>
                <w:snapToGrid w:val="0"/>
              </w:rPr>
              <w:tab/>
              <w:t xml:space="preserve">SIM (or MT) own numbers (MSISDNs) list (reading of this storage may </w:t>
            </w:r>
            <w:r w:rsidRPr="00671C8B">
              <w:rPr>
                <w:snapToGrid w:val="0"/>
              </w:rPr>
              <w:tab/>
            </w:r>
            <w:r w:rsidRPr="00671C8B">
              <w:rPr>
                <w:snapToGrid w:val="0"/>
              </w:rPr>
              <w:tab/>
            </w:r>
            <w:r w:rsidRPr="00671C8B">
              <w:rPr>
                <w:snapToGrid w:val="0"/>
              </w:rPr>
              <w:tab/>
              <w:t>be available through +CNUM also)</w:t>
            </w:r>
          </w:p>
          <w:p w14:paraId="0D18D2B0" w14:textId="77777777" w:rsidR="00AD6DB4" w:rsidRPr="00671C8B" w:rsidRDefault="00AD6DB4" w:rsidP="00166AF3">
            <w:pPr>
              <w:pStyle w:val="TableBody"/>
              <w:rPr>
                <w:snapToGrid w:val="0"/>
              </w:rPr>
            </w:pPr>
            <w:r w:rsidRPr="00671C8B">
              <w:rPr>
                <w:snapToGrid w:val="0"/>
              </w:rPr>
              <w:tab/>
            </w:r>
            <w:r w:rsidRPr="00671C8B">
              <w:rPr>
                <w:snapToGrid w:val="0"/>
              </w:rPr>
              <w:tab/>
              <w:t>"SM"</w:t>
            </w:r>
            <w:r w:rsidRPr="00671C8B">
              <w:rPr>
                <w:snapToGrid w:val="0"/>
              </w:rPr>
              <w:tab/>
              <w:t>SIM/UICC phonebook (default)</w:t>
            </w:r>
          </w:p>
          <w:p w14:paraId="0C5753FA" w14:textId="77777777" w:rsidR="00AD6DB4" w:rsidRPr="00671C8B" w:rsidRDefault="00AD6DB4" w:rsidP="00166AF3">
            <w:pPr>
              <w:pStyle w:val="TableBody"/>
              <w:rPr>
                <w:snapToGrid w:val="0"/>
              </w:rPr>
            </w:pPr>
            <w:r w:rsidRPr="00671C8B">
              <w:rPr>
                <w:snapToGrid w:val="0"/>
              </w:rPr>
              <w:tab/>
            </w:r>
            <w:r w:rsidRPr="00671C8B">
              <w:rPr>
                <w:snapToGrid w:val="0"/>
              </w:rPr>
              <w:tab/>
              <w:t>"BL"</w:t>
            </w:r>
            <w:r w:rsidRPr="00671C8B">
              <w:rPr>
                <w:snapToGrid w:val="0"/>
              </w:rPr>
              <w:tab/>
              <w:t>Blacklist phonebook (delete only)</w:t>
            </w:r>
          </w:p>
          <w:p w14:paraId="0D3D4D7A" w14:textId="77777777" w:rsidR="00AD6DB4" w:rsidRPr="00671C8B" w:rsidRDefault="00AD6DB4" w:rsidP="00166AF3">
            <w:pPr>
              <w:pStyle w:val="TableBody"/>
              <w:rPr>
                <w:snapToGrid w:val="0"/>
              </w:rPr>
            </w:pPr>
            <w:r w:rsidRPr="00671C8B">
              <w:rPr>
                <w:snapToGrid w:val="0"/>
              </w:rPr>
              <w:tab/>
            </w:r>
            <w:r w:rsidRPr="00671C8B">
              <w:rPr>
                <w:snapToGrid w:val="0"/>
              </w:rPr>
              <w:tab/>
              <w:t>"EN"</w:t>
            </w:r>
            <w:r w:rsidRPr="00671C8B">
              <w:rPr>
                <w:snapToGrid w:val="0"/>
              </w:rPr>
              <w:tab/>
              <w:t>SIM emergency-call-codes phonebook (read only)</w:t>
            </w:r>
          </w:p>
          <w:p w14:paraId="03D208E1" w14:textId="77777777" w:rsidR="00AD6DB4" w:rsidRPr="00671C8B" w:rsidRDefault="00AD6DB4" w:rsidP="00166AF3">
            <w:pPr>
              <w:pStyle w:val="TableBody"/>
              <w:rPr>
                <w:snapToGrid w:val="0"/>
              </w:rPr>
            </w:pPr>
            <w:r w:rsidRPr="00671C8B">
              <w:rPr>
                <w:snapToGrid w:val="0"/>
              </w:rPr>
              <w:tab/>
            </w:r>
            <w:r w:rsidRPr="00671C8B">
              <w:rPr>
                <w:snapToGrid w:val="0"/>
              </w:rPr>
              <w:tab/>
              <w:t>"AP"</w:t>
            </w:r>
            <w:r w:rsidRPr="00671C8B">
              <w:rPr>
                <w:snapToGrid w:val="0"/>
              </w:rPr>
              <w:tab/>
              <w:t>Selected application phonebook</w:t>
            </w:r>
          </w:p>
          <w:p w14:paraId="2BAB6520" w14:textId="77777777" w:rsidR="00AD6DB4" w:rsidRPr="00671C8B" w:rsidRDefault="00AD6DB4" w:rsidP="00166AF3">
            <w:pPr>
              <w:pStyle w:val="TableBody"/>
              <w:rPr>
                <w:snapToGrid w:val="0"/>
              </w:rPr>
            </w:pPr>
            <w:r w:rsidRPr="00671C8B">
              <w:rPr>
                <w:snapToGrid w:val="0"/>
              </w:rPr>
              <w:tab/>
            </w:r>
            <w:r w:rsidRPr="00671C8B">
              <w:rPr>
                <w:snapToGrid w:val="0"/>
              </w:rPr>
              <w:tab/>
              <w:t>"BN"</w:t>
            </w:r>
            <w:r w:rsidRPr="00671C8B">
              <w:rPr>
                <w:snapToGrid w:val="0"/>
              </w:rPr>
              <w:tab/>
              <w:t xml:space="preserve">SIM barred-dialing-number (EF_BDN) phonebook (only valid with </w:t>
            </w:r>
            <w:r w:rsidRPr="00671C8B">
              <w:rPr>
                <w:snapToGrid w:val="0"/>
              </w:rPr>
              <w:tab/>
            </w:r>
            <w:r w:rsidRPr="00671C8B">
              <w:rPr>
                <w:snapToGrid w:val="0"/>
              </w:rPr>
              <w:tab/>
            </w:r>
            <w:r w:rsidRPr="00671C8B">
              <w:rPr>
                <w:snapToGrid w:val="0"/>
              </w:rPr>
              <w:tab/>
            </w:r>
            <w:r w:rsidRPr="00671C8B">
              <w:rPr>
                <w:snapToGrid w:val="0"/>
              </w:rPr>
              <w:tab/>
              <w:t>PIN2)</w:t>
            </w:r>
          </w:p>
          <w:p w14:paraId="695337BE" w14:textId="77777777" w:rsidR="00AD6DB4" w:rsidRPr="00671C8B" w:rsidRDefault="00AD6DB4" w:rsidP="00166AF3">
            <w:pPr>
              <w:pStyle w:val="TableBody"/>
              <w:rPr>
                <w:snapToGrid w:val="0"/>
              </w:rPr>
            </w:pPr>
            <w:r w:rsidRPr="00671C8B">
              <w:rPr>
                <w:snapToGrid w:val="0"/>
              </w:rPr>
              <w:tab/>
            </w:r>
            <w:r w:rsidRPr="00671C8B">
              <w:rPr>
                <w:snapToGrid w:val="0"/>
              </w:rPr>
              <w:tab/>
              <w:t>"SN"</w:t>
            </w:r>
            <w:r w:rsidRPr="00671C8B">
              <w:rPr>
                <w:snapToGrid w:val="0"/>
              </w:rPr>
              <w:tab/>
              <w:t>SIM service-dialing-number (EF_SDN) phonebook (read only)</w:t>
            </w:r>
          </w:p>
          <w:p w14:paraId="388E59ED" w14:textId="77777777" w:rsidR="00AD6DB4" w:rsidRPr="00671C8B" w:rsidRDefault="00AD6DB4" w:rsidP="00166AF3">
            <w:pPr>
              <w:pStyle w:val="TableBody"/>
              <w:rPr>
                <w:b/>
                <w:snapToGrid w:val="0"/>
              </w:rPr>
            </w:pPr>
          </w:p>
          <w:p w14:paraId="481CB423" w14:textId="77777777" w:rsidR="00AD6DB4" w:rsidRPr="00671C8B" w:rsidRDefault="00AD6DB4" w:rsidP="00166AF3">
            <w:pPr>
              <w:pStyle w:val="TableBody"/>
              <w:rPr>
                <w:b/>
                <w:snapToGrid w:val="0"/>
              </w:rPr>
            </w:pPr>
            <w:r w:rsidRPr="00671C8B">
              <w:rPr>
                <w:b/>
                <w:snapToGrid w:val="0"/>
              </w:rPr>
              <w:t>&lt;password&gt;</w:t>
            </w:r>
            <w:r w:rsidRPr="00671C8B">
              <w:rPr>
                <w:snapToGrid w:val="0"/>
              </w:rPr>
              <w:tab/>
              <w:t>String type value representing the PIN2-code required when selecting PIN2 code locked &lt;storage&gt;s above</w:t>
            </w:r>
          </w:p>
          <w:p w14:paraId="103770CB" w14:textId="77777777" w:rsidR="00AD6DB4" w:rsidRPr="00671C8B" w:rsidRDefault="00AD6DB4" w:rsidP="00166AF3">
            <w:pPr>
              <w:pStyle w:val="TableBody"/>
              <w:rPr>
                <w:b/>
                <w:snapToGrid w:val="0"/>
              </w:rPr>
            </w:pPr>
          </w:p>
          <w:p w14:paraId="39EED990" w14:textId="77777777" w:rsidR="00AD6DB4" w:rsidRPr="00671C8B" w:rsidRDefault="00AD6DB4" w:rsidP="00166AF3">
            <w:pPr>
              <w:pStyle w:val="TableBody"/>
              <w:rPr>
                <w:snapToGrid w:val="0"/>
              </w:rPr>
            </w:pPr>
            <w:r w:rsidRPr="00671C8B">
              <w:rPr>
                <w:b/>
                <w:snapToGrid w:val="0"/>
              </w:rPr>
              <w:t>&lt;used&gt;</w:t>
            </w:r>
            <w:r w:rsidRPr="00671C8B">
              <w:rPr>
                <w:snapToGrid w:val="0"/>
              </w:rPr>
              <w:tab/>
              <w:t>Integer type value indicating the number of used locations in the selected memory</w:t>
            </w:r>
          </w:p>
          <w:p w14:paraId="1B1D3D89" w14:textId="77777777" w:rsidR="00AD6DB4" w:rsidRPr="00671C8B" w:rsidRDefault="00AD6DB4" w:rsidP="00166AF3">
            <w:pPr>
              <w:pStyle w:val="TableBody"/>
              <w:rPr>
                <w:snapToGrid w:val="0"/>
              </w:rPr>
            </w:pPr>
          </w:p>
          <w:p w14:paraId="4BCE6A8A" w14:textId="77777777" w:rsidR="00AD6DB4" w:rsidRPr="00671C8B" w:rsidRDefault="00AD6DB4" w:rsidP="00166AF3">
            <w:pPr>
              <w:pStyle w:val="TableBody"/>
              <w:rPr>
                <w:snapToGrid w:val="0"/>
                <w:lang w:eastAsia="fr-FR"/>
              </w:rPr>
            </w:pPr>
            <w:r w:rsidRPr="00671C8B">
              <w:rPr>
                <w:b/>
                <w:snapToGrid w:val="0"/>
              </w:rPr>
              <w:t>&lt;total&gt;</w:t>
            </w:r>
            <w:r w:rsidRPr="00671C8B">
              <w:rPr>
                <w:snapToGrid w:val="0"/>
              </w:rPr>
              <w:tab/>
              <w:t>Integer type value indicating the total number of locations in the selected memory</w:t>
            </w:r>
          </w:p>
        </w:tc>
      </w:tr>
      <w:tr w:rsidR="00AD6DB4" w:rsidRPr="00671C8B" w14:paraId="4A502A20" w14:textId="77777777" w:rsidTr="00166AF3">
        <w:trPr>
          <w:trHeight w:val="65"/>
        </w:trPr>
        <w:tc>
          <w:tcPr>
            <w:tcW w:w="1728" w:type="dxa"/>
          </w:tcPr>
          <w:p w14:paraId="6FFF8427" w14:textId="77777777" w:rsidR="00AD6DB4" w:rsidRPr="00671C8B" w:rsidRDefault="00AD6DB4" w:rsidP="00166AF3">
            <w:pPr>
              <w:pStyle w:val="TableBody"/>
            </w:pPr>
            <w:r w:rsidRPr="00671C8B">
              <w:rPr>
                <w:u w:val="single"/>
              </w:rPr>
              <w:t>Notes</w:t>
            </w:r>
          </w:p>
        </w:tc>
        <w:tc>
          <w:tcPr>
            <w:tcW w:w="7560" w:type="dxa"/>
          </w:tcPr>
          <w:p w14:paraId="387DB9DD" w14:textId="77777777" w:rsidR="00AD6DB4" w:rsidRPr="00671C8B" w:rsidRDefault="00AD6DB4" w:rsidP="00166AF3">
            <w:pPr>
              <w:pStyle w:val="TableBody"/>
            </w:pPr>
            <w:r w:rsidRPr="00671C8B">
              <w:t>Set command selects phonebook memory storage &lt;storage&gt;, which is used by other phonebook commands.</w:t>
            </w:r>
          </w:p>
        </w:tc>
      </w:tr>
    </w:tbl>
    <w:p w14:paraId="006CFB79" w14:textId="77777777" w:rsidR="00AD6DB4" w:rsidRPr="00671C8B" w:rsidRDefault="00AD6DB4" w:rsidP="00AD6DB4">
      <w:pPr>
        <w:pStyle w:val="Heading2"/>
      </w:pPr>
      <w:bookmarkStart w:id="12222" w:name="_Toc345081373"/>
      <w:bookmarkStart w:id="12223" w:name="_Toc349753116"/>
      <w:bookmarkStart w:id="12224" w:name="_Toc349754009"/>
      <w:bookmarkStart w:id="12225" w:name="_Ref366745206"/>
      <w:bookmarkStart w:id="12226" w:name="_Ref369091815"/>
      <w:bookmarkStart w:id="12227" w:name="_Toc368586075"/>
      <w:bookmarkStart w:id="12228" w:name="_Ref390853517"/>
      <w:bookmarkStart w:id="12229" w:name="_Ref390853521"/>
      <w:bookmarkStart w:id="12230" w:name="_Ref390965849"/>
      <w:bookmarkStart w:id="12231" w:name="_Ref390965852"/>
      <w:bookmarkStart w:id="12232" w:name="_Toc486251656"/>
      <w:bookmarkStart w:id="12233" w:name="_Toc489459727"/>
      <w:r w:rsidRPr="00671C8B">
        <w:t xml:space="preserve">+CPBW Command: Write Phonebook </w:t>
      </w:r>
      <w:bookmarkEnd w:id="12222"/>
      <w:r w:rsidRPr="00671C8B">
        <w:t>Entr</w:t>
      </w:r>
      <w:bookmarkEnd w:id="12223"/>
      <w:bookmarkEnd w:id="12224"/>
      <w:bookmarkEnd w:id="12225"/>
      <w:bookmarkEnd w:id="12226"/>
      <w:bookmarkEnd w:id="12227"/>
      <w:bookmarkEnd w:id="12228"/>
      <w:bookmarkEnd w:id="12229"/>
      <w:bookmarkEnd w:id="12230"/>
      <w:bookmarkEnd w:id="12231"/>
      <w:r w:rsidRPr="00671C8B">
        <w:t>y</w:t>
      </w:r>
      <w:bookmarkEnd w:id="12232"/>
      <w:bookmarkEnd w:id="12233"/>
    </w:p>
    <w:tbl>
      <w:tblPr>
        <w:tblStyle w:val="TableSWIleft"/>
        <w:tblW w:w="9288" w:type="dxa"/>
        <w:tblLayout w:type="fixed"/>
        <w:tblLook w:val="04A0" w:firstRow="1" w:lastRow="0" w:firstColumn="1" w:lastColumn="0" w:noHBand="0" w:noVBand="1"/>
      </w:tblPr>
      <w:tblGrid>
        <w:gridCol w:w="1728"/>
        <w:gridCol w:w="7560"/>
      </w:tblGrid>
      <w:tr w:rsidR="00AD6DB4" w:rsidRPr="00671C8B" w14:paraId="1A72951E"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6FF80F5F" w14:textId="2A5600A8" w:rsidR="00AD6DB4" w:rsidRPr="00671C8B" w:rsidRDefault="00AD6DB4">
            <w:pPr>
              <w:pStyle w:val="TableRowHead"/>
              <w:spacing w:before="144" w:after="144"/>
            </w:pPr>
            <w:del w:id="12234" w:author="Alban Roche" w:date="2017-08-02T14:40:00Z">
              <w:r w:rsidDel="00F22490">
                <w:delText>HL7618, HL7618RD, HL7648, HL7650, HL7688, HL7690 and HL7692</w:delText>
              </w:r>
            </w:del>
            <w:ins w:id="12235" w:author="Alban Roche" w:date="2017-08-02T14:40:00Z">
              <w:r w:rsidR="00F22490">
                <w:t>HL7800</w:t>
              </w:r>
            </w:ins>
          </w:p>
        </w:tc>
      </w:tr>
      <w:tr w:rsidR="00AD6DB4" w:rsidRPr="00671C8B" w14:paraId="5C6B0FF8" w14:textId="77777777" w:rsidTr="00166AF3">
        <w:trPr>
          <w:trHeight w:val="1221"/>
        </w:trPr>
        <w:tc>
          <w:tcPr>
            <w:tcW w:w="1728" w:type="dxa"/>
          </w:tcPr>
          <w:p w14:paraId="38CF6A9A" w14:textId="77777777" w:rsidR="00AD6DB4" w:rsidRPr="00671C8B" w:rsidRDefault="00AD6DB4" w:rsidP="00166AF3">
            <w:pPr>
              <w:pStyle w:val="TableBody"/>
              <w:rPr>
                <w:rFonts w:ascii="Times New Roman" w:hAnsi="Times New Roman" w:cs="Times New Roman"/>
                <w:i/>
                <w:sz w:val="20"/>
                <w:szCs w:val="20"/>
              </w:rPr>
            </w:pPr>
            <w:r w:rsidRPr="00671C8B">
              <w:rPr>
                <w:i/>
              </w:rPr>
              <w:t>Test command</w:t>
            </w:r>
          </w:p>
          <w:p w14:paraId="08397376" w14:textId="77777777" w:rsidR="00AD6DB4" w:rsidRPr="00671C8B" w:rsidRDefault="00AD6DB4" w:rsidP="00166AF3">
            <w:pPr>
              <w:pStyle w:val="TableBody"/>
            </w:pPr>
          </w:p>
          <w:p w14:paraId="1F0F1D5B" w14:textId="77777777" w:rsidR="00AD6DB4" w:rsidRPr="00671C8B" w:rsidRDefault="00AD6DB4" w:rsidP="00166AF3">
            <w:pPr>
              <w:pStyle w:val="TableBody"/>
              <w:rPr>
                <w:u w:val="single"/>
              </w:rPr>
            </w:pPr>
            <w:r w:rsidRPr="00671C8B">
              <w:rPr>
                <w:u w:val="single"/>
              </w:rPr>
              <w:t>Syntax</w:t>
            </w:r>
          </w:p>
          <w:p w14:paraId="21E5FB56" w14:textId="77777777" w:rsidR="00AD6DB4" w:rsidRPr="00671C8B" w:rsidRDefault="00AD6DB4" w:rsidP="00166AF3">
            <w:pPr>
              <w:pStyle w:val="TableBody"/>
              <w:rPr>
                <w:rFonts w:ascii="Times New Roman" w:hAnsi="Times New Roman" w:cs="Times New Roman"/>
                <w:sz w:val="20"/>
                <w:szCs w:val="20"/>
                <w:u w:val="single"/>
              </w:rPr>
            </w:pPr>
            <w:r w:rsidRPr="00671C8B">
              <w:rPr>
                <w:b/>
              </w:rPr>
              <w:t>AT+CPBW=?</w:t>
            </w:r>
          </w:p>
        </w:tc>
        <w:tc>
          <w:tcPr>
            <w:tcW w:w="7560" w:type="dxa"/>
          </w:tcPr>
          <w:p w14:paraId="0EE7CC77" w14:textId="77777777" w:rsidR="00AD6DB4" w:rsidRPr="00671C8B" w:rsidRDefault="00AD6DB4" w:rsidP="00166AF3">
            <w:pPr>
              <w:pStyle w:val="TableBody"/>
              <w:rPr>
                <w:rFonts w:ascii="Times New Roman" w:hAnsi="Times New Roman" w:cs="Times New Roman"/>
                <w:sz w:val="20"/>
                <w:szCs w:val="20"/>
                <w:u w:val="single"/>
              </w:rPr>
            </w:pPr>
          </w:p>
          <w:p w14:paraId="6D9BA9E0" w14:textId="77777777" w:rsidR="00AD6DB4" w:rsidRPr="00671C8B" w:rsidRDefault="00AD6DB4" w:rsidP="00166AF3">
            <w:pPr>
              <w:pStyle w:val="TableBody"/>
              <w:rPr>
                <w:u w:val="single"/>
              </w:rPr>
            </w:pPr>
          </w:p>
          <w:p w14:paraId="07D0DC82" w14:textId="77777777" w:rsidR="00AD6DB4" w:rsidRPr="00671C8B" w:rsidRDefault="00AD6DB4" w:rsidP="00166AF3">
            <w:pPr>
              <w:pStyle w:val="TableBody"/>
              <w:rPr>
                <w:u w:val="single"/>
              </w:rPr>
            </w:pPr>
            <w:r w:rsidRPr="00671C8B">
              <w:rPr>
                <w:u w:val="single"/>
              </w:rPr>
              <w:t>Response</w:t>
            </w:r>
          </w:p>
          <w:p w14:paraId="72A80A84" w14:textId="77777777" w:rsidR="00AD6DB4" w:rsidRPr="00671C8B" w:rsidRDefault="00AD6DB4" w:rsidP="00166AF3">
            <w:pPr>
              <w:pStyle w:val="TableBody"/>
              <w:rPr>
                <w:b/>
              </w:rPr>
            </w:pPr>
            <w:r w:rsidRPr="00671C8B">
              <w:rPr>
                <w:b/>
              </w:rPr>
              <w:t>+CPBW: (</w:t>
            </w:r>
            <w:r w:rsidRPr="00671C8B">
              <w:t xml:space="preserve">list of supported </w:t>
            </w:r>
            <w:r w:rsidRPr="00671C8B">
              <w:rPr>
                <w:b/>
              </w:rPr>
              <w:t>&lt;index&gt;</w:t>
            </w:r>
            <w:r w:rsidRPr="00671C8B">
              <w:t>es</w:t>
            </w:r>
            <w:r w:rsidRPr="00671C8B">
              <w:rPr>
                <w:b/>
              </w:rPr>
              <w:t>),[&lt;nlength&gt;],(</w:t>
            </w:r>
            <w:r w:rsidRPr="00671C8B">
              <w:t xml:space="preserve">list of supported </w:t>
            </w:r>
            <w:r w:rsidRPr="00671C8B">
              <w:rPr>
                <w:b/>
              </w:rPr>
              <w:t>&lt;type&gt;</w:t>
            </w:r>
            <w:r w:rsidRPr="00671C8B">
              <w:t>s</w:t>
            </w:r>
            <w:r w:rsidRPr="00671C8B">
              <w:rPr>
                <w:b/>
              </w:rPr>
              <w:t>),[&lt;tlength&gt;],</w:t>
            </w:r>
            <w:r w:rsidRPr="00671C8B">
              <w:rPr>
                <w:b/>
              </w:rPr>
              <w:br/>
              <w:t>[&lt;glength&gt;],[&lt;alength&gt;],[&lt;slength&gt;],[&lt;elength&gt;]</w:t>
            </w:r>
          </w:p>
          <w:p w14:paraId="33A858FF" w14:textId="77777777" w:rsidR="00AD6DB4" w:rsidRPr="00671C8B" w:rsidRDefault="00AD6DB4" w:rsidP="00166AF3">
            <w:pPr>
              <w:pStyle w:val="TableBody"/>
              <w:rPr>
                <w:rFonts w:ascii="Times New Roman" w:hAnsi="Times New Roman" w:cs="Times New Roman"/>
                <w:sz w:val="20"/>
                <w:szCs w:val="20"/>
                <w:u w:val="single"/>
              </w:rPr>
            </w:pPr>
            <w:r w:rsidRPr="00671C8B">
              <w:rPr>
                <w:b/>
              </w:rPr>
              <w:t>OK</w:t>
            </w:r>
          </w:p>
        </w:tc>
      </w:tr>
      <w:tr w:rsidR="00AD6DB4" w:rsidRPr="00671C8B" w14:paraId="6393233B" w14:textId="77777777" w:rsidTr="00166AF3">
        <w:trPr>
          <w:trHeight w:val="1221"/>
        </w:trPr>
        <w:tc>
          <w:tcPr>
            <w:tcW w:w="1728" w:type="dxa"/>
          </w:tcPr>
          <w:p w14:paraId="12507510" w14:textId="77777777" w:rsidR="00AD6DB4" w:rsidRPr="00671C8B" w:rsidRDefault="00AD6DB4" w:rsidP="00166AF3">
            <w:pPr>
              <w:pStyle w:val="TableBody"/>
              <w:rPr>
                <w:i/>
              </w:rPr>
            </w:pPr>
            <w:r w:rsidRPr="00671C8B">
              <w:rPr>
                <w:i/>
              </w:rPr>
              <w:t>Read command</w:t>
            </w:r>
          </w:p>
          <w:p w14:paraId="33A7A3BB" w14:textId="77777777" w:rsidR="00AD6DB4" w:rsidRPr="00671C8B" w:rsidRDefault="00AD6DB4" w:rsidP="00166AF3">
            <w:pPr>
              <w:pStyle w:val="TableBody"/>
              <w:rPr>
                <w:i/>
              </w:rPr>
            </w:pPr>
          </w:p>
          <w:p w14:paraId="41410A43" w14:textId="77777777" w:rsidR="00AD6DB4" w:rsidRPr="00671C8B" w:rsidRDefault="00AD6DB4" w:rsidP="00166AF3">
            <w:pPr>
              <w:pStyle w:val="TableBody"/>
            </w:pPr>
            <w:r w:rsidRPr="00671C8B">
              <w:rPr>
                <w:u w:val="single"/>
              </w:rPr>
              <w:t>Syntax</w:t>
            </w:r>
          </w:p>
          <w:p w14:paraId="77337132" w14:textId="77777777" w:rsidR="00AD6DB4" w:rsidRPr="00671C8B" w:rsidRDefault="00AD6DB4" w:rsidP="00166AF3">
            <w:pPr>
              <w:pStyle w:val="TableBody"/>
              <w:rPr>
                <w:b/>
              </w:rPr>
            </w:pPr>
            <w:r w:rsidRPr="00671C8B">
              <w:rPr>
                <w:b/>
              </w:rPr>
              <w:t>AT+CPBW?</w:t>
            </w:r>
          </w:p>
        </w:tc>
        <w:tc>
          <w:tcPr>
            <w:tcW w:w="7560" w:type="dxa"/>
          </w:tcPr>
          <w:p w14:paraId="0B8A8899" w14:textId="77777777" w:rsidR="00AD6DB4" w:rsidRPr="00671C8B" w:rsidRDefault="00AD6DB4" w:rsidP="00166AF3">
            <w:pPr>
              <w:pStyle w:val="TableBody"/>
            </w:pPr>
          </w:p>
          <w:p w14:paraId="5CA70BC1" w14:textId="77777777" w:rsidR="00AD6DB4" w:rsidRPr="00671C8B" w:rsidRDefault="00AD6DB4" w:rsidP="00166AF3">
            <w:pPr>
              <w:pStyle w:val="TableBody"/>
            </w:pPr>
          </w:p>
          <w:p w14:paraId="0F7AD178" w14:textId="77777777" w:rsidR="00AD6DB4" w:rsidRPr="00671C8B" w:rsidRDefault="00AD6DB4" w:rsidP="00166AF3">
            <w:pPr>
              <w:pStyle w:val="TableBody"/>
            </w:pPr>
            <w:r w:rsidRPr="00671C8B">
              <w:rPr>
                <w:u w:val="single"/>
              </w:rPr>
              <w:t>Response</w:t>
            </w:r>
          </w:p>
          <w:p w14:paraId="75C2A0B6" w14:textId="77777777" w:rsidR="00AD6DB4" w:rsidRPr="00671C8B" w:rsidRDefault="00AD6DB4" w:rsidP="00166AF3">
            <w:pPr>
              <w:pStyle w:val="TableBody"/>
              <w:rPr>
                <w:b/>
              </w:rPr>
            </w:pPr>
            <w:r w:rsidRPr="00671C8B">
              <w:rPr>
                <w:b/>
              </w:rPr>
              <w:t>+CPBW: &lt;written_index&gt;</w:t>
            </w:r>
          </w:p>
          <w:p w14:paraId="469C6831" w14:textId="77777777" w:rsidR="00AD6DB4" w:rsidRPr="00671C8B" w:rsidRDefault="00AD6DB4" w:rsidP="00166AF3">
            <w:pPr>
              <w:pStyle w:val="TableBody"/>
              <w:rPr>
                <w:b/>
              </w:rPr>
            </w:pPr>
            <w:r w:rsidRPr="00671C8B">
              <w:rPr>
                <w:b/>
              </w:rPr>
              <w:t>OK</w:t>
            </w:r>
          </w:p>
          <w:p w14:paraId="79560639" w14:textId="77777777" w:rsidR="00AD6DB4" w:rsidRPr="00671C8B" w:rsidRDefault="00AD6DB4" w:rsidP="00166AF3">
            <w:pPr>
              <w:pStyle w:val="TableBody"/>
            </w:pPr>
          </w:p>
          <w:p w14:paraId="7439C485" w14:textId="77777777" w:rsidR="00AD6DB4" w:rsidRPr="00671C8B" w:rsidRDefault="00AD6DB4" w:rsidP="00166AF3">
            <w:pPr>
              <w:pStyle w:val="TableBody"/>
            </w:pPr>
            <w:r w:rsidRPr="00671C8B">
              <w:t>or</w:t>
            </w:r>
          </w:p>
          <w:p w14:paraId="6735206B" w14:textId="77777777" w:rsidR="00AD6DB4" w:rsidRPr="00671C8B" w:rsidRDefault="00AD6DB4" w:rsidP="00166AF3">
            <w:pPr>
              <w:pStyle w:val="TableBody"/>
              <w:rPr>
                <w:b/>
              </w:rPr>
            </w:pPr>
            <w:r w:rsidRPr="00671C8B">
              <w:rPr>
                <w:b/>
              </w:rPr>
              <w:t>+CPBW:-1</w:t>
            </w:r>
          </w:p>
          <w:p w14:paraId="7C299DAE" w14:textId="77777777" w:rsidR="00AD6DB4" w:rsidRPr="00671C8B" w:rsidRDefault="00AD6DB4" w:rsidP="00166AF3">
            <w:pPr>
              <w:pStyle w:val="TableBody"/>
            </w:pPr>
            <w:r w:rsidRPr="00671C8B">
              <w:rPr>
                <w:b/>
              </w:rPr>
              <w:t>OK</w:t>
            </w:r>
          </w:p>
        </w:tc>
      </w:tr>
      <w:tr w:rsidR="00AD6DB4" w:rsidRPr="00671C8B" w14:paraId="3F3AFA72" w14:textId="77777777" w:rsidTr="00166AF3">
        <w:trPr>
          <w:cantSplit w:val="0"/>
          <w:trHeight w:val="65"/>
        </w:trPr>
        <w:tc>
          <w:tcPr>
            <w:tcW w:w="1728" w:type="dxa"/>
          </w:tcPr>
          <w:p w14:paraId="1EBB7490" w14:textId="77777777" w:rsidR="00AD6DB4" w:rsidRPr="00671C8B" w:rsidRDefault="00AD6DB4" w:rsidP="00166AF3">
            <w:pPr>
              <w:pStyle w:val="TableBody"/>
              <w:keepNext/>
              <w:rPr>
                <w:rFonts w:ascii="Times New Roman" w:hAnsi="Times New Roman" w:cs="Times New Roman"/>
                <w:i/>
                <w:sz w:val="20"/>
                <w:szCs w:val="20"/>
              </w:rPr>
            </w:pPr>
            <w:r>
              <w:rPr>
                <w:i/>
              </w:rPr>
              <w:t>Write</w:t>
            </w:r>
            <w:r w:rsidRPr="00671C8B">
              <w:rPr>
                <w:i/>
              </w:rPr>
              <w:t xml:space="preserve"> command</w:t>
            </w:r>
          </w:p>
          <w:p w14:paraId="187381E5" w14:textId="77777777" w:rsidR="00AD6DB4" w:rsidRPr="00671C8B" w:rsidRDefault="00AD6DB4" w:rsidP="00166AF3">
            <w:pPr>
              <w:pStyle w:val="TableBody"/>
              <w:keepNext/>
            </w:pPr>
          </w:p>
          <w:p w14:paraId="224AEFE8" w14:textId="77777777" w:rsidR="00AD6DB4" w:rsidRPr="00671C8B" w:rsidRDefault="00AD6DB4" w:rsidP="00166AF3">
            <w:pPr>
              <w:pStyle w:val="TableBody"/>
              <w:keepNext/>
              <w:rPr>
                <w:u w:val="single"/>
              </w:rPr>
            </w:pPr>
            <w:r w:rsidRPr="00671C8B">
              <w:rPr>
                <w:u w:val="single"/>
              </w:rPr>
              <w:t>Syntax</w:t>
            </w:r>
          </w:p>
          <w:p w14:paraId="2FE25639" w14:textId="77777777" w:rsidR="00AD6DB4" w:rsidRPr="00671C8B" w:rsidRDefault="00AD6DB4" w:rsidP="00166AF3">
            <w:pPr>
              <w:pStyle w:val="TableBody"/>
              <w:keepNext/>
              <w:rPr>
                <w:u w:val="single"/>
              </w:rPr>
            </w:pPr>
            <w:r w:rsidRPr="00671C8B">
              <w:rPr>
                <w:b/>
              </w:rPr>
              <w:t>AT+CPBW=</w:t>
            </w:r>
            <w:r w:rsidRPr="00671C8B">
              <w:rPr>
                <w:b/>
              </w:rPr>
              <w:br/>
              <w:t>[&lt;index&gt;]</w:t>
            </w:r>
            <w:r w:rsidRPr="00671C8B">
              <w:rPr>
                <w:b/>
              </w:rPr>
              <w:br/>
              <w:t>[,&lt;number&gt;</w:t>
            </w:r>
            <w:r w:rsidRPr="00671C8B">
              <w:rPr>
                <w:b/>
              </w:rPr>
              <w:br/>
              <w:t>[,&lt;type&gt;[,&lt;text&gt;</w:t>
            </w:r>
            <w:r w:rsidRPr="00671C8B">
              <w:rPr>
                <w:b/>
              </w:rPr>
              <w:br/>
              <w:t>[,&lt;group&gt;</w:t>
            </w:r>
            <w:r w:rsidRPr="00671C8B">
              <w:rPr>
                <w:b/>
              </w:rPr>
              <w:br/>
              <w:t>[,&lt;adnumber&gt;</w:t>
            </w:r>
            <w:r w:rsidRPr="00671C8B">
              <w:rPr>
                <w:b/>
              </w:rPr>
              <w:br/>
              <w:t>[,&lt;adtype&gt;</w:t>
            </w:r>
            <w:r w:rsidRPr="00671C8B">
              <w:rPr>
                <w:b/>
              </w:rPr>
              <w:br/>
              <w:t>[,&lt;secondtext&gt;</w:t>
            </w:r>
            <w:r w:rsidRPr="00671C8B">
              <w:rPr>
                <w:b/>
              </w:rPr>
              <w:br/>
              <w:t>[,&lt;email&gt;</w:t>
            </w:r>
            <w:r w:rsidRPr="00671C8B">
              <w:rPr>
                <w:b/>
              </w:rPr>
              <w:br/>
              <w:t>[,&lt;hidden&gt;]]]]]]]]]</w:t>
            </w:r>
          </w:p>
        </w:tc>
        <w:tc>
          <w:tcPr>
            <w:tcW w:w="7560" w:type="dxa"/>
          </w:tcPr>
          <w:p w14:paraId="1912925D" w14:textId="77777777" w:rsidR="00AD6DB4" w:rsidRPr="00671C8B" w:rsidRDefault="00AD6DB4" w:rsidP="00166AF3">
            <w:pPr>
              <w:pStyle w:val="TableBody"/>
              <w:keepNext/>
              <w:rPr>
                <w:u w:val="single"/>
              </w:rPr>
            </w:pPr>
          </w:p>
          <w:p w14:paraId="7885C276" w14:textId="77777777" w:rsidR="00AD6DB4" w:rsidRPr="00671C8B" w:rsidRDefault="00AD6DB4" w:rsidP="00166AF3">
            <w:pPr>
              <w:pStyle w:val="TableBody"/>
              <w:keepNext/>
              <w:rPr>
                <w:u w:val="single"/>
              </w:rPr>
            </w:pPr>
          </w:p>
          <w:p w14:paraId="3E82306A" w14:textId="77777777" w:rsidR="00AD6DB4" w:rsidRPr="00671C8B" w:rsidRDefault="00AD6DB4" w:rsidP="00166AF3">
            <w:pPr>
              <w:pStyle w:val="TableBody"/>
              <w:keepNext/>
              <w:rPr>
                <w:u w:val="single"/>
              </w:rPr>
            </w:pPr>
            <w:r w:rsidRPr="00671C8B">
              <w:rPr>
                <w:u w:val="single"/>
              </w:rPr>
              <w:t>Response</w:t>
            </w:r>
          </w:p>
          <w:p w14:paraId="23881C9D" w14:textId="77777777" w:rsidR="00AD6DB4" w:rsidRPr="00671C8B" w:rsidRDefault="00AD6DB4" w:rsidP="00166AF3">
            <w:pPr>
              <w:pStyle w:val="TableBody"/>
              <w:keepNext/>
              <w:rPr>
                <w:b/>
              </w:rPr>
            </w:pPr>
            <w:r w:rsidRPr="00671C8B">
              <w:rPr>
                <w:b/>
              </w:rPr>
              <w:t>+CPBW: &lt;written_index&gt;</w:t>
            </w:r>
          </w:p>
          <w:p w14:paraId="37BE7F2A" w14:textId="77777777" w:rsidR="00AD6DB4" w:rsidRPr="00671C8B" w:rsidRDefault="00AD6DB4" w:rsidP="00166AF3">
            <w:pPr>
              <w:pStyle w:val="TableBody"/>
              <w:keepNext/>
              <w:rPr>
                <w:b/>
              </w:rPr>
            </w:pPr>
            <w:r w:rsidRPr="00671C8B">
              <w:rPr>
                <w:b/>
              </w:rPr>
              <w:t>OK</w:t>
            </w:r>
          </w:p>
          <w:p w14:paraId="222136B7" w14:textId="77777777" w:rsidR="00AD6DB4" w:rsidRPr="00671C8B" w:rsidRDefault="00AD6DB4" w:rsidP="00166AF3">
            <w:pPr>
              <w:pStyle w:val="TableBody"/>
              <w:keepNext/>
            </w:pPr>
          </w:p>
          <w:p w14:paraId="6F3CD6C1" w14:textId="77777777" w:rsidR="00AD6DB4" w:rsidRPr="00671C8B" w:rsidRDefault="00AD6DB4" w:rsidP="00166AF3">
            <w:pPr>
              <w:pStyle w:val="TableBody"/>
              <w:keepNext/>
            </w:pPr>
            <w:r w:rsidRPr="00671C8B">
              <w:t>or</w:t>
            </w:r>
          </w:p>
          <w:p w14:paraId="0C07A6DF" w14:textId="77777777" w:rsidR="00AD6DB4" w:rsidRPr="00671C8B" w:rsidRDefault="00AD6DB4" w:rsidP="00166AF3">
            <w:pPr>
              <w:pStyle w:val="TableBody"/>
              <w:keepNext/>
              <w:rPr>
                <w:b/>
              </w:rPr>
            </w:pPr>
            <w:r w:rsidRPr="00671C8B">
              <w:rPr>
                <w:b/>
              </w:rPr>
              <w:t>+CME ERROR: &lt;err&gt;</w:t>
            </w:r>
          </w:p>
          <w:p w14:paraId="1C997D20" w14:textId="77777777" w:rsidR="00AD6DB4" w:rsidRPr="00671C8B" w:rsidRDefault="00AD6DB4" w:rsidP="00166AF3">
            <w:pPr>
              <w:pStyle w:val="TableBody"/>
              <w:keepNext/>
              <w:rPr>
                <w:b/>
              </w:rPr>
            </w:pPr>
          </w:p>
          <w:p w14:paraId="4761EC5F" w14:textId="77777777" w:rsidR="00AD6DB4" w:rsidRPr="00671C8B" w:rsidRDefault="00AD6DB4" w:rsidP="00166AF3">
            <w:pPr>
              <w:pStyle w:val="TableBody"/>
              <w:keepNext/>
              <w:rPr>
                <w:u w:val="single"/>
              </w:rPr>
            </w:pPr>
            <w:r w:rsidRPr="00671C8B">
              <w:rPr>
                <w:u w:val="single"/>
              </w:rPr>
              <w:t>Parameters</w:t>
            </w:r>
          </w:p>
          <w:p w14:paraId="12B5D7C0" w14:textId="77777777" w:rsidR="00AD6DB4" w:rsidRPr="00671C8B" w:rsidRDefault="00AD6DB4" w:rsidP="00166AF3">
            <w:pPr>
              <w:pStyle w:val="TableBody"/>
              <w:keepNext/>
            </w:pPr>
            <w:r w:rsidRPr="00671C8B">
              <w:rPr>
                <w:b/>
              </w:rPr>
              <w:t>&lt;index&gt;</w:t>
            </w:r>
            <w:r w:rsidRPr="00671C8B">
              <w:tab/>
              <w:t>Integer type values in the range of location numbers of phonebook memory</w:t>
            </w:r>
          </w:p>
          <w:p w14:paraId="65228F0E" w14:textId="77777777" w:rsidR="00AD6DB4" w:rsidRPr="00671C8B" w:rsidRDefault="00AD6DB4" w:rsidP="00166AF3">
            <w:pPr>
              <w:pStyle w:val="TableBody"/>
              <w:keepNext/>
            </w:pPr>
          </w:p>
          <w:p w14:paraId="79D6EFAA" w14:textId="77777777" w:rsidR="00AD6DB4" w:rsidRPr="00671C8B" w:rsidRDefault="00AD6DB4" w:rsidP="00166AF3">
            <w:pPr>
              <w:pStyle w:val="TableBody"/>
              <w:keepNext/>
            </w:pPr>
            <w:r w:rsidRPr="00671C8B">
              <w:rPr>
                <w:b/>
              </w:rPr>
              <w:t>&lt;number&gt;</w:t>
            </w:r>
            <w:r w:rsidRPr="00671C8B">
              <w:tab/>
              <w:t>String type phone number of format &lt;type&gt;</w:t>
            </w:r>
          </w:p>
          <w:p w14:paraId="45B535F5" w14:textId="77777777" w:rsidR="00AD6DB4" w:rsidRPr="00671C8B" w:rsidRDefault="00AD6DB4" w:rsidP="00166AF3">
            <w:pPr>
              <w:pStyle w:val="TableBody"/>
              <w:keepNext/>
              <w:rPr>
                <w:b/>
              </w:rPr>
            </w:pPr>
          </w:p>
          <w:p w14:paraId="53E3D2BE" w14:textId="77777777" w:rsidR="00AD6DB4" w:rsidRPr="00671C8B" w:rsidRDefault="00AD6DB4" w:rsidP="00166AF3">
            <w:pPr>
              <w:pStyle w:val="TableBody"/>
              <w:keepNext/>
            </w:pPr>
            <w:r w:rsidRPr="00671C8B">
              <w:rPr>
                <w:b/>
              </w:rPr>
              <w:t>&lt;type&gt;</w:t>
            </w:r>
            <w:r w:rsidRPr="00671C8B">
              <w:tab/>
              <w:t xml:space="preserve">Type of address octet in integer format; default value is </w:t>
            </w:r>
            <w:r w:rsidRPr="00671C8B">
              <w:rPr>
                <w:u w:val="single"/>
              </w:rPr>
              <w:t>145</w:t>
            </w:r>
            <w:r w:rsidRPr="00671C8B">
              <w:t xml:space="preserve"> when dialing string includes international access code character "+"; otherwise, default value is 129</w:t>
            </w:r>
          </w:p>
          <w:p w14:paraId="66189B96" w14:textId="77777777" w:rsidR="00AD6DB4" w:rsidRPr="00671C8B" w:rsidRDefault="00AD6DB4" w:rsidP="00166AF3">
            <w:pPr>
              <w:pStyle w:val="TableBody"/>
              <w:keepNext/>
              <w:rPr>
                <w:b/>
              </w:rPr>
            </w:pPr>
          </w:p>
          <w:p w14:paraId="5915BE28" w14:textId="77777777" w:rsidR="00AD6DB4" w:rsidRPr="00671C8B" w:rsidRDefault="00AD6DB4" w:rsidP="00166AF3">
            <w:pPr>
              <w:pStyle w:val="TableBody"/>
              <w:keepNext/>
            </w:pPr>
            <w:r w:rsidRPr="00671C8B">
              <w:rPr>
                <w:b/>
              </w:rPr>
              <w:t>&lt;text&gt;</w:t>
            </w:r>
            <w:r w:rsidRPr="00671C8B">
              <w:tab/>
            </w:r>
            <w:r w:rsidRPr="00671C8B">
              <w:tab/>
              <w:t>String type field of maximum length &lt;tlength&gt;</w:t>
            </w:r>
          </w:p>
          <w:p w14:paraId="322CD741" w14:textId="77777777" w:rsidR="00AD6DB4" w:rsidRPr="00671C8B" w:rsidRDefault="00AD6DB4" w:rsidP="00166AF3">
            <w:pPr>
              <w:pStyle w:val="TableBody"/>
              <w:keepNext/>
              <w:rPr>
                <w:b/>
              </w:rPr>
            </w:pPr>
          </w:p>
          <w:p w14:paraId="7D4AA077" w14:textId="77777777" w:rsidR="00AD6DB4" w:rsidRPr="00671C8B" w:rsidRDefault="00AD6DB4" w:rsidP="00166AF3">
            <w:pPr>
              <w:pStyle w:val="TableBody"/>
              <w:keepNext/>
            </w:pPr>
            <w:r w:rsidRPr="00671C8B">
              <w:rPr>
                <w:b/>
              </w:rPr>
              <w:t>&lt;hidden&gt;</w:t>
            </w:r>
            <w:r w:rsidRPr="00671C8B">
              <w:tab/>
              <w:t>Indicates if the entry is hidden or not – only available if a UICC with an active USIM application is present</w:t>
            </w:r>
          </w:p>
          <w:p w14:paraId="32FAFCDA" w14:textId="77777777" w:rsidR="00AD6DB4" w:rsidRPr="00671C8B" w:rsidRDefault="00AD6DB4" w:rsidP="00166AF3">
            <w:pPr>
              <w:pStyle w:val="TableBody"/>
              <w:keepNext/>
            </w:pPr>
            <w:r w:rsidRPr="00671C8B">
              <w:t>0</w:t>
            </w:r>
            <w:r w:rsidRPr="00671C8B">
              <w:tab/>
              <w:t>Phonebook entry not hidden</w:t>
            </w:r>
          </w:p>
          <w:p w14:paraId="61C30857" w14:textId="77777777" w:rsidR="00AD6DB4" w:rsidRPr="00671C8B" w:rsidRDefault="00AD6DB4" w:rsidP="00166AF3">
            <w:pPr>
              <w:pStyle w:val="TableBody"/>
              <w:keepNext/>
            </w:pPr>
            <w:r w:rsidRPr="00671C8B">
              <w:t>1</w:t>
            </w:r>
            <w:r w:rsidRPr="00671C8B">
              <w:tab/>
              <w:t>Phonebook entry hidden</w:t>
            </w:r>
          </w:p>
          <w:p w14:paraId="1223E6F2" w14:textId="77777777" w:rsidR="00AD6DB4" w:rsidRPr="00671C8B" w:rsidRDefault="00AD6DB4" w:rsidP="00166AF3">
            <w:pPr>
              <w:pStyle w:val="TableBody"/>
              <w:keepNext/>
            </w:pPr>
          </w:p>
          <w:p w14:paraId="065F96A1" w14:textId="77777777" w:rsidR="00AD6DB4" w:rsidRPr="00671C8B" w:rsidRDefault="00AD6DB4" w:rsidP="00166AF3">
            <w:pPr>
              <w:pStyle w:val="TableBody"/>
              <w:keepNext/>
            </w:pPr>
            <w:r w:rsidRPr="00671C8B">
              <w:rPr>
                <w:b/>
              </w:rPr>
              <w:t>&lt;group&gt;</w:t>
            </w:r>
            <w:r w:rsidRPr="00671C8B">
              <w:tab/>
              <w:t>String type field of maximum length &lt;glength&gt;</w:t>
            </w:r>
          </w:p>
          <w:p w14:paraId="1C224142" w14:textId="77777777" w:rsidR="00AD6DB4" w:rsidRPr="00671C8B" w:rsidRDefault="00AD6DB4" w:rsidP="00166AF3">
            <w:pPr>
              <w:pStyle w:val="TableBody"/>
              <w:keepNext/>
            </w:pPr>
          </w:p>
          <w:p w14:paraId="692E3F3D" w14:textId="77777777" w:rsidR="00AD6DB4" w:rsidRPr="00671C8B" w:rsidRDefault="00AD6DB4" w:rsidP="00166AF3">
            <w:pPr>
              <w:pStyle w:val="TableBody"/>
              <w:keepNext/>
            </w:pPr>
            <w:r w:rsidRPr="00671C8B">
              <w:rPr>
                <w:b/>
              </w:rPr>
              <w:t>&lt;adnumber&gt;</w:t>
            </w:r>
            <w:r w:rsidRPr="00671C8B">
              <w:tab/>
              <w:t>String type phone number of format &lt;adtype&gt;</w:t>
            </w:r>
          </w:p>
          <w:p w14:paraId="2E3D0531" w14:textId="77777777" w:rsidR="00AD6DB4" w:rsidRPr="00671C8B" w:rsidRDefault="00AD6DB4" w:rsidP="00166AF3">
            <w:pPr>
              <w:pStyle w:val="TableBody"/>
              <w:keepNext/>
            </w:pPr>
          </w:p>
          <w:p w14:paraId="75FCF034" w14:textId="77777777" w:rsidR="00AD6DB4" w:rsidRPr="00671C8B" w:rsidRDefault="00AD6DB4" w:rsidP="00166AF3">
            <w:pPr>
              <w:pStyle w:val="TableBody"/>
              <w:keepNext/>
            </w:pPr>
            <w:r w:rsidRPr="00671C8B">
              <w:rPr>
                <w:b/>
              </w:rPr>
              <w:t>&lt;adtype&gt;</w:t>
            </w:r>
            <w:r w:rsidRPr="00671C8B">
              <w:tab/>
              <w:t xml:space="preserve">Type of address octet in integer format </w:t>
            </w:r>
          </w:p>
          <w:p w14:paraId="0397FF11" w14:textId="77777777" w:rsidR="00AD6DB4" w:rsidRPr="00671C8B" w:rsidRDefault="00AD6DB4" w:rsidP="00166AF3">
            <w:pPr>
              <w:pStyle w:val="TableBody"/>
              <w:keepNext/>
            </w:pPr>
          </w:p>
          <w:p w14:paraId="7920F288" w14:textId="77777777" w:rsidR="00AD6DB4" w:rsidRPr="00671C8B" w:rsidRDefault="00AD6DB4" w:rsidP="00166AF3">
            <w:pPr>
              <w:pStyle w:val="TableBody"/>
              <w:keepNext/>
            </w:pPr>
            <w:r w:rsidRPr="00671C8B">
              <w:rPr>
                <w:b/>
              </w:rPr>
              <w:t>&lt;secondtext&gt;</w:t>
            </w:r>
            <w:r w:rsidRPr="00671C8B">
              <w:tab/>
              <w:t>String type field of maximum length &lt;slength&gt;</w:t>
            </w:r>
          </w:p>
          <w:p w14:paraId="000556ED" w14:textId="77777777" w:rsidR="00AD6DB4" w:rsidRPr="00671C8B" w:rsidRDefault="00AD6DB4" w:rsidP="00166AF3">
            <w:pPr>
              <w:pStyle w:val="TableBody"/>
              <w:keepNext/>
            </w:pPr>
          </w:p>
          <w:p w14:paraId="67E47DF7" w14:textId="77777777" w:rsidR="00AD6DB4" w:rsidRPr="00671C8B" w:rsidRDefault="00AD6DB4" w:rsidP="00166AF3">
            <w:pPr>
              <w:pStyle w:val="TableBody"/>
              <w:keepNext/>
            </w:pPr>
            <w:r w:rsidRPr="00671C8B">
              <w:rPr>
                <w:b/>
              </w:rPr>
              <w:t>&lt;email&gt;</w:t>
            </w:r>
            <w:r w:rsidRPr="00671C8B">
              <w:tab/>
              <w:t>String type field of maximum length &lt;elength&gt;</w:t>
            </w:r>
          </w:p>
          <w:p w14:paraId="43C14B97" w14:textId="77777777" w:rsidR="00AD6DB4" w:rsidRPr="00671C8B" w:rsidRDefault="00AD6DB4" w:rsidP="00166AF3">
            <w:pPr>
              <w:pStyle w:val="TableBody"/>
              <w:keepNext/>
              <w:rPr>
                <w:b/>
              </w:rPr>
            </w:pPr>
          </w:p>
          <w:p w14:paraId="697DC5E8" w14:textId="77777777" w:rsidR="00AD6DB4" w:rsidRPr="00671C8B" w:rsidRDefault="00AD6DB4" w:rsidP="00166AF3">
            <w:pPr>
              <w:pStyle w:val="TableBody"/>
              <w:keepNext/>
            </w:pPr>
            <w:r w:rsidRPr="00671C8B">
              <w:rPr>
                <w:b/>
              </w:rPr>
              <w:t>&lt;nlength&gt;</w:t>
            </w:r>
            <w:r w:rsidRPr="00671C8B">
              <w:tab/>
              <w:t>Integer type value indicating the maximum length of field &lt;number&gt;</w:t>
            </w:r>
          </w:p>
          <w:p w14:paraId="191E3E42" w14:textId="77777777" w:rsidR="00AD6DB4" w:rsidRPr="00671C8B" w:rsidRDefault="00AD6DB4" w:rsidP="00166AF3">
            <w:pPr>
              <w:pStyle w:val="TableBody"/>
              <w:keepNext/>
              <w:ind w:left="1064" w:hanging="1064"/>
              <w:rPr>
                <w:b/>
              </w:rPr>
            </w:pPr>
          </w:p>
          <w:p w14:paraId="38472FCF" w14:textId="77777777" w:rsidR="00AD6DB4" w:rsidRPr="00671C8B" w:rsidRDefault="00AD6DB4" w:rsidP="00166AF3">
            <w:pPr>
              <w:pStyle w:val="TableBody"/>
              <w:keepNext/>
            </w:pPr>
            <w:r w:rsidRPr="00671C8B">
              <w:rPr>
                <w:b/>
              </w:rPr>
              <w:t>&lt;tlength&gt;</w:t>
            </w:r>
            <w:r w:rsidRPr="00671C8B">
              <w:tab/>
              <w:t>Integer type value indicating the maximum length of field &lt;text&gt;</w:t>
            </w:r>
          </w:p>
          <w:p w14:paraId="1E01FD21" w14:textId="77777777" w:rsidR="00AD6DB4" w:rsidRPr="00671C8B" w:rsidRDefault="00AD6DB4" w:rsidP="00166AF3">
            <w:pPr>
              <w:pStyle w:val="TableBody"/>
              <w:keepNext/>
            </w:pPr>
          </w:p>
          <w:p w14:paraId="4D58A82A" w14:textId="77777777" w:rsidR="00AD6DB4" w:rsidRPr="00671C8B" w:rsidRDefault="00AD6DB4" w:rsidP="00166AF3">
            <w:pPr>
              <w:pStyle w:val="TableBody"/>
              <w:keepNext/>
            </w:pPr>
            <w:r w:rsidRPr="00671C8B">
              <w:rPr>
                <w:b/>
              </w:rPr>
              <w:t>&lt;glength&gt;</w:t>
            </w:r>
            <w:r w:rsidRPr="00671C8B">
              <w:tab/>
              <w:t>Integer type value indicating the maximum length of field &lt;group&gt;</w:t>
            </w:r>
          </w:p>
          <w:p w14:paraId="5D38308B" w14:textId="77777777" w:rsidR="00AD6DB4" w:rsidRPr="00671C8B" w:rsidRDefault="00AD6DB4" w:rsidP="00166AF3">
            <w:pPr>
              <w:pStyle w:val="TableBody"/>
              <w:keepNext/>
            </w:pPr>
          </w:p>
          <w:p w14:paraId="4FAB23CE" w14:textId="77777777" w:rsidR="00AD6DB4" w:rsidRPr="00671C8B" w:rsidRDefault="00AD6DB4" w:rsidP="00166AF3">
            <w:pPr>
              <w:pStyle w:val="TableBody"/>
              <w:keepNext/>
            </w:pPr>
            <w:r w:rsidRPr="00671C8B">
              <w:rPr>
                <w:b/>
              </w:rPr>
              <w:t>&lt;alength&gt;</w:t>
            </w:r>
            <w:r w:rsidRPr="00671C8B">
              <w:tab/>
              <w:t>Integer type value indicating the maximum length of field &lt;adnumber&gt;</w:t>
            </w:r>
          </w:p>
          <w:p w14:paraId="73897178" w14:textId="77777777" w:rsidR="00AD6DB4" w:rsidRPr="00671C8B" w:rsidRDefault="00AD6DB4" w:rsidP="00166AF3">
            <w:pPr>
              <w:pStyle w:val="TableBody"/>
              <w:keepNext/>
            </w:pPr>
          </w:p>
          <w:p w14:paraId="7AD30E6A" w14:textId="77777777" w:rsidR="00AD6DB4" w:rsidRPr="00671C8B" w:rsidRDefault="00AD6DB4" w:rsidP="00166AF3">
            <w:pPr>
              <w:pStyle w:val="TableBody"/>
              <w:keepNext/>
            </w:pPr>
            <w:r w:rsidRPr="00671C8B">
              <w:rPr>
                <w:b/>
              </w:rPr>
              <w:t>&lt;slength&gt;</w:t>
            </w:r>
            <w:r w:rsidRPr="00671C8B">
              <w:tab/>
              <w:t>Integer type value indicating the maximum length of field &lt;secondtext&gt;</w:t>
            </w:r>
          </w:p>
          <w:p w14:paraId="0DDCE23C" w14:textId="77777777" w:rsidR="00AD6DB4" w:rsidRPr="00671C8B" w:rsidRDefault="00AD6DB4" w:rsidP="00166AF3">
            <w:pPr>
              <w:pStyle w:val="TableBody"/>
              <w:keepNext/>
            </w:pPr>
          </w:p>
          <w:p w14:paraId="6DDFD6A9" w14:textId="77777777" w:rsidR="00AD6DB4" w:rsidRPr="00671C8B" w:rsidRDefault="00AD6DB4" w:rsidP="00166AF3">
            <w:pPr>
              <w:pStyle w:val="TableBody"/>
              <w:keepNext/>
              <w:rPr>
                <w:u w:val="single"/>
              </w:rPr>
            </w:pPr>
            <w:r w:rsidRPr="00671C8B">
              <w:rPr>
                <w:b/>
              </w:rPr>
              <w:t>&lt;elength&gt;</w:t>
            </w:r>
            <w:r w:rsidRPr="00671C8B">
              <w:tab/>
              <w:t>Integer type value indicating the maximum length of field &lt;email&gt;</w:t>
            </w:r>
          </w:p>
        </w:tc>
      </w:tr>
      <w:tr w:rsidR="00AD6DB4" w:rsidRPr="00671C8B" w14:paraId="61B6E6FE" w14:textId="77777777" w:rsidTr="00166AF3">
        <w:tc>
          <w:tcPr>
            <w:tcW w:w="1728" w:type="dxa"/>
          </w:tcPr>
          <w:p w14:paraId="54A6B45D" w14:textId="77777777" w:rsidR="00AD6DB4" w:rsidRPr="00671C8B" w:rsidRDefault="00AD6DB4" w:rsidP="00166AF3">
            <w:pPr>
              <w:pStyle w:val="TableBody"/>
              <w:rPr>
                <w:u w:val="single"/>
              </w:rPr>
            </w:pPr>
            <w:r w:rsidRPr="00671C8B">
              <w:rPr>
                <w:u w:val="single"/>
              </w:rPr>
              <w:t>Notes</w:t>
            </w:r>
          </w:p>
        </w:tc>
        <w:tc>
          <w:tcPr>
            <w:tcW w:w="7560" w:type="dxa"/>
          </w:tcPr>
          <w:p w14:paraId="1A624288" w14:textId="77777777" w:rsidR="00AD6DB4" w:rsidRPr="00671C8B" w:rsidRDefault="00AD6DB4" w:rsidP="0059466D">
            <w:pPr>
              <w:pStyle w:val="TableBody"/>
              <w:numPr>
                <w:ilvl w:val="0"/>
                <w:numId w:val="86"/>
              </w:numPr>
              <w:rPr>
                <w:rFonts w:eastAsia="SimSun"/>
              </w:rPr>
            </w:pPr>
            <w:r w:rsidRPr="00671C8B">
              <w:rPr>
                <w:rFonts w:eastAsia="SimSun"/>
              </w:rPr>
              <w:t>Optional parameters &lt;nlength&gt;, &lt;tlength&gt;, &lt;glength&gt;, &lt;alength&gt;, &lt;slength&gt;, &lt;elength&gt; are only applicable for 3G UICC.</w:t>
            </w:r>
          </w:p>
          <w:p w14:paraId="469F20B7" w14:textId="77777777" w:rsidR="00AD6DB4" w:rsidRPr="00671C8B" w:rsidRDefault="00AD6DB4" w:rsidP="0059466D">
            <w:pPr>
              <w:pStyle w:val="TableBody"/>
              <w:numPr>
                <w:ilvl w:val="0"/>
                <w:numId w:val="86"/>
              </w:numPr>
            </w:pPr>
            <w:r w:rsidRPr="00671C8B">
              <w:t>Execution command writes phonebook entry in location number &lt;index&gt; in the current phonebook memory storage selected with +CPBS.</w:t>
            </w:r>
          </w:p>
        </w:tc>
      </w:tr>
    </w:tbl>
    <w:p w14:paraId="40C8884C" w14:textId="67FFF21F" w:rsidR="00AD6DB4" w:rsidRPr="00671C8B" w:rsidDel="009453A7" w:rsidRDefault="00AD6DB4" w:rsidP="00AD6DB4">
      <w:pPr>
        <w:pStyle w:val="Heading2"/>
        <w:rPr>
          <w:del w:id="12236" w:author="Alban Roche" w:date="2017-08-02T16:38:00Z"/>
        </w:rPr>
      </w:pPr>
      <w:bookmarkStart w:id="12237" w:name="_Ref381792901"/>
      <w:bookmarkStart w:id="12238" w:name="_Toc486251657"/>
      <w:del w:id="12239" w:author="Alban Roche" w:date="2017-08-02T16:38:00Z">
        <w:r w:rsidRPr="00671C8B" w:rsidDel="009453A7">
          <w:delText>+PBREADY URC: Phonebook Ready</w:delText>
        </w:r>
        <w:bookmarkEnd w:id="12237"/>
        <w:bookmarkEnd w:id="12238"/>
      </w:del>
    </w:p>
    <w:p w14:paraId="382F31E3" w14:textId="60F8814D" w:rsidR="00AD6DB4" w:rsidRDefault="00AD6DB4" w:rsidP="00AD6DB4">
      <w:pPr>
        <w:keepNext/>
      </w:pPr>
      <w:del w:id="12240" w:author="Alban Roche" w:date="2017-08-02T16:38:00Z">
        <w:r w:rsidRPr="00671C8B" w:rsidDel="009453A7">
          <w:delText>+PBREADY URC will be displayed when the phone book is ready for read and write operation on boot-up or upon insertion of a valid SIM card.</w:delText>
        </w:r>
      </w:del>
    </w:p>
    <w:p w14:paraId="2D40DE2B" w14:textId="77777777" w:rsidR="00AD6DB4" w:rsidRDefault="00AD6DB4" w:rsidP="00AD6DB4">
      <w:pPr>
        <w:keepNext/>
        <w:rPr>
          <w:lang w:eastAsia="zh-CN"/>
        </w:rPr>
        <w:sectPr w:rsidR="00AD6DB4" w:rsidSect="004F7779">
          <w:pgSz w:w="11909" w:h="16834" w:code="9"/>
          <w:pgMar w:top="1440" w:right="1440" w:bottom="1440" w:left="1440" w:header="720" w:footer="720" w:gutter="0"/>
          <w:cols w:space="720"/>
          <w:titlePg/>
          <w:docGrid w:linePitch="360"/>
        </w:sectPr>
      </w:pPr>
    </w:p>
    <w:p w14:paraId="6E02384D" w14:textId="0B219C7F" w:rsidR="00AD6DB4" w:rsidRDefault="00AD6DB4" w:rsidP="00AD6DB4">
      <w:pPr>
        <w:pStyle w:val="Heading1"/>
      </w:pPr>
      <w:bookmarkStart w:id="12241" w:name="_Toc489459728"/>
      <w:r>
        <w:t>SMS Commands</w:t>
      </w:r>
      <w:bookmarkEnd w:id="12241"/>
    </w:p>
    <w:p w14:paraId="320CE8B3" w14:textId="37F4ABC3" w:rsidR="00AD6DB4" w:rsidRPr="00074030" w:rsidRDefault="00AD6DB4" w:rsidP="00AD6DB4">
      <w:r>
        <w:rPr>
          <w:lang w:eastAsia="zh-CN"/>
        </w:rPr>
        <w:t>For other information regarding HL</w:t>
      </w:r>
      <w:del w:id="12242" w:author="Alban Roche" w:date="2017-08-02T16:39:00Z">
        <w:r w:rsidDel="00D24F58">
          <w:rPr>
            <w:lang w:eastAsia="zh-CN"/>
          </w:rPr>
          <w:delText>7</w:delText>
        </w:r>
      </w:del>
      <w:ins w:id="12243" w:author="Alban Roche" w:date="2017-08-02T16:39:00Z">
        <w:r w:rsidR="00D24F58">
          <w:rPr>
            <w:lang w:eastAsia="zh-CN"/>
          </w:rPr>
          <w:t>7</w:t>
        </w:r>
      </w:ins>
      <w:del w:id="12244" w:author="Alban Roche" w:date="2017-08-02T16:39:00Z">
        <w:r w:rsidDel="00D24F58">
          <w:rPr>
            <w:lang w:eastAsia="zh-CN"/>
          </w:rPr>
          <w:delText>6</w:delText>
        </w:r>
      </w:del>
      <w:del w:id="12245" w:author="Alban Roche" w:date="2017-08-02T16:38:00Z">
        <w:r w:rsidDel="00D24F58">
          <w:rPr>
            <w:lang w:eastAsia="zh-CN"/>
          </w:rPr>
          <w:delText>18 and HL7618R</w:delText>
        </w:r>
      </w:del>
      <w:ins w:id="12246" w:author="Alban Roche" w:date="2017-08-02T16:38:00Z">
        <w:r w:rsidR="00D24F58">
          <w:rPr>
            <w:lang w:eastAsia="zh-CN"/>
          </w:rPr>
          <w:t>8xx</w:t>
        </w:r>
      </w:ins>
      <w:del w:id="12247" w:author="Alban Roche" w:date="2017-08-02T16:38:00Z">
        <w:r w:rsidDel="00D24F58">
          <w:rPr>
            <w:lang w:eastAsia="zh-CN"/>
          </w:rPr>
          <w:delText>D</w:delText>
        </w:r>
      </w:del>
      <w:r>
        <w:rPr>
          <w:lang w:eastAsia="zh-CN"/>
        </w:rPr>
        <w:t xml:space="preserve"> SMS commands, refer to section </w:t>
      </w:r>
      <w:r>
        <w:rPr>
          <w:lang w:eastAsia="zh-CN"/>
        </w:rPr>
        <w:fldChar w:fldCharType="begin"/>
      </w:r>
      <w:r>
        <w:rPr>
          <w:lang w:eastAsia="zh-CN"/>
        </w:rPr>
        <w:instrText xml:space="preserve"> REF _Ref463533889 \w \h </w:instrText>
      </w:r>
      <w:r>
        <w:rPr>
          <w:lang w:eastAsia="zh-CN"/>
        </w:rPr>
      </w:r>
      <w:r>
        <w:rPr>
          <w:lang w:eastAsia="zh-CN"/>
        </w:rPr>
        <w:fldChar w:fldCharType="separate"/>
      </w:r>
      <w:r w:rsidR="00BD7547">
        <w:rPr>
          <w:lang w:eastAsia="zh-CN"/>
        </w:rPr>
        <w:t>1.5</w:t>
      </w:r>
      <w:r>
        <w:rPr>
          <w:lang w:eastAsia="zh-CN"/>
        </w:rPr>
        <w:fldChar w:fldCharType="end"/>
      </w:r>
      <w:r>
        <w:rPr>
          <w:lang w:eastAsia="zh-CN"/>
        </w:rPr>
        <w:t xml:space="preserve"> </w:t>
      </w:r>
      <w:r>
        <w:rPr>
          <w:lang w:eastAsia="zh-CN"/>
        </w:rPr>
        <w:fldChar w:fldCharType="begin"/>
      </w:r>
      <w:r>
        <w:rPr>
          <w:lang w:eastAsia="zh-CN"/>
        </w:rPr>
        <w:instrText xml:space="preserve"> REF _Ref463533889 \h </w:instrText>
      </w:r>
      <w:r>
        <w:rPr>
          <w:lang w:eastAsia="zh-CN"/>
        </w:rPr>
      </w:r>
      <w:r>
        <w:rPr>
          <w:lang w:eastAsia="zh-CN"/>
        </w:rPr>
        <w:fldChar w:fldCharType="separate"/>
      </w:r>
      <w:r w:rsidR="00BD7547">
        <w:rPr>
          <w:snapToGrid w:val="0"/>
        </w:rPr>
        <w:t>SMS Commands</w:t>
      </w:r>
      <w:r>
        <w:rPr>
          <w:lang w:eastAsia="zh-CN"/>
        </w:rPr>
        <w:fldChar w:fldCharType="end"/>
      </w:r>
      <w:r>
        <w:rPr>
          <w:lang w:eastAsia="zh-CN"/>
        </w:rPr>
        <w:t>.</w:t>
      </w:r>
    </w:p>
    <w:p w14:paraId="3447DD31" w14:textId="77777777" w:rsidR="00AD6DB4" w:rsidRPr="00671C8B" w:rsidRDefault="00AD6DB4" w:rsidP="0059466D">
      <w:pPr>
        <w:pStyle w:val="Heading2"/>
        <w:numPr>
          <w:ilvl w:val="1"/>
          <w:numId w:val="11"/>
        </w:numPr>
        <w:ind w:left="1080" w:hanging="1080"/>
      </w:pPr>
      <w:bookmarkStart w:id="12248" w:name="_Toc345081376"/>
      <w:bookmarkStart w:id="12249" w:name="_Toc170125881"/>
      <w:bookmarkStart w:id="12250" w:name="_Ref90295119"/>
      <w:bookmarkStart w:id="12251" w:name="_Toc78179839"/>
      <w:bookmarkStart w:id="12252" w:name="_Toc349753118"/>
      <w:bookmarkStart w:id="12253" w:name="_Toc349754012"/>
      <w:bookmarkStart w:id="12254" w:name="_Ref368924056"/>
      <w:bookmarkStart w:id="12255" w:name="_Ref368924058"/>
      <w:bookmarkStart w:id="12256" w:name="_Toc368586078"/>
      <w:bookmarkStart w:id="12257" w:name="_Ref368924079"/>
      <w:bookmarkStart w:id="12258" w:name="_Toc486251659"/>
      <w:bookmarkStart w:id="12259" w:name="_Toc489459729"/>
      <w:r w:rsidRPr="00671C8B">
        <w:t xml:space="preserve">Parameters </w:t>
      </w:r>
      <w:bookmarkEnd w:id="12248"/>
      <w:bookmarkEnd w:id="12249"/>
      <w:bookmarkEnd w:id="12250"/>
      <w:bookmarkEnd w:id="12251"/>
      <w:bookmarkEnd w:id="12252"/>
      <w:bookmarkEnd w:id="12253"/>
      <w:bookmarkEnd w:id="12254"/>
      <w:bookmarkEnd w:id="12255"/>
      <w:bookmarkEnd w:id="12256"/>
      <w:r w:rsidRPr="00671C8B">
        <w:t>Definition</w:t>
      </w:r>
      <w:bookmarkEnd w:id="12257"/>
      <w:bookmarkEnd w:id="12258"/>
      <w:bookmarkEnd w:id="12259"/>
    </w:p>
    <w:p w14:paraId="43FD6330" w14:textId="77777777" w:rsidR="00AD6DB4" w:rsidRPr="00671C8B" w:rsidRDefault="00AD6DB4" w:rsidP="00AD6DB4">
      <w:r w:rsidRPr="00671C8B">
        <w:t xml:space="preserve">The following parameters are used in the subsequent clauses which describe all commands. The formats of integer and string types referenced here are defined in V.25ter. </w:t>
      </w:r>
    </w:p>
    <w:p w14:paraId="6AD2FFBA" w14:textId="77777777" w:rsidR="00AD6DB4" w:rsidRPr="00671C8B" w:rsidRDefault="00AD6DB4" w:rsidP="00AD6DB4">
      <w:r w:rsidRPr="00671C8B">
        <w:t>The default values are for command parameters, not for result code parameters.</w:t>
      </w:r>
    </w:p>
    <w:p w14:paraId="3BA973DD" w14:textId="77777777" w:rsidR="00AD6DB4" w:rsidRPr="00671C8B" w:rsidRDefault="00AD6DB4" w:rsidP="0059466D">
      <w:pPr>
        <w:pStyle w:val="Heading3"/>
        <w:numPr>
          <w:ilvl w:val="2"/>
          <w:numId w:val="11"/>
        </w:numPr>
        <w:ind w:left="1260" w:hanging="1260"/>
      </w:pPr>
      <w:bookmarkStart w:id="12260" w:name="_Toc486251660"/>
      <w:bookmarkStart w:id="12261" w:name="_Toc489459730"/>
      <w:r w:rsidRPr="00671C8B">
        <w:t>Message Storage Parameters</w:t>
      </w:r>
      <w:bookmarkEnd w:id="12260"/>
      <w:bookmarkEnd w:id="12261"/>
    </w:p>
    <w:p w14:paraId="6ECEB156" w14:textId="77777777" w:rsidR="00AD6DB4" w:rsidRPr="00671C8B" w:rsidRDefault="00AD6DB4" w:rsidP="00AD6DB4">
      <w:r w:rsidRPr="00671C8B">
        <w:t>&lt;index&gt;</w:t>
      </w:r>
      <w:r w:rsidRPr="00671C8B">
        <w:tab/>
        <w:t>Integer type; value in the range of location numbers supported by the associated memory</w:t>
      </w:r>
    </w:p>
    <w:p w14:paraId="0A761819" w14:textId="77777777" w:rsidR="00AD6DB4" w:rsidRPr="00671C8B" w:rsidRDefault="00AD6DB4" w:rsidP="00AD6DB4">
      <w:r w:rsidRPr="00671C8B">
        <w:t>&lt;mem1&gt;</w:t>
      </w:r>
      <w:r w:rsidRPr="00671C8B">
        <w:tab/>
        <w:t xml:space="preserve">String type; memory from which messages are read and.or deleted (by commands </w:t>
      </w:r>
      <w:r w:rsidRPr="00671C8B">
        <w:tab/>
      </w:r>
      <w:r w:rsidRPr="00671C8B">
        <w:tab/>
      </w:r>
      <w:r w:rsidRPr="00671C8B">
        <w:tab/>
        <w:t>+CMGL, +CMGR and +CMGD); defined values are as follows:</w:t>
      </w:r>
    </w:p>
    <w:p w14:paraId="6F872144" w14:textId="77777777" w:rsidR="00AD6DB4" w:rsidRPr="00671C8B" w:rsidRDefault="00AD6DB4" w:rsidP="00AD6DB4">
      <w:r w:rsidRPr="00671C8B">
        <w:tab/>
      </w:r>
      <w:r w:rsidRPr="00671C8B">
        <w:tab/>
        <w:t>"BM"</w:t>
      </w:r>
      <w:r w:rsidRPr="00671C8B">
        <w:tab/>
      </w:r>
      <w:r w:rsidRPr="00671C8B">
        <w:tab/>
        <w:t>Broadcast message storage</w:t>
      </w:r>
    </w:p>
    <w:p w14:paraId="2E1411A9" w14:textId="77777777" w:rsidR="00AD6DB4" w:rsidRPr="00671C8B" w:rsidRDefault="00AD6DB4" w:rsidP="00AD6DB4">
      <w:r w:rsidRPr="00671C8B">
        <w:tab/>
      </w:r>
      <w:r w:rsidRPr="00671C8B">
        <w:tab/>
        <w:t>"ME"</w:t>
      </w:r>
      <w:r w:rsidRPr="00671C8B">
        <w:tab/>
      </w:r>
      <w:r w:rsidRPr="00671C8B">
        <w:tab/>
        <w:t>ME message storage</w:t>
      </w:r>
    </w:p>
    <w:p w14:paraId="52F63FDC" w14:textId="77777777" w:rsidR="00AD6DB4" w:rsidRPr="00671C8B" w:rsidRDefault="00AD6DB4" w:rsidP="00AD6DB4">
      <w:pPr>
        <w:rPr>
          <w:snapToGrid w:val="0"/>
        </w:rPr>
      </w:pPr>
      <w:r w:rsidRPr="00671C8B">
        <w:tab/>
      </w:r>
      <w:r w:rsidRPr="00671C8B">
        <w:tab/>
        <w:t>"MT"</w:t>
      </w:r>
      <w:r w:rsidRPr="00671C8B">
        <w:tab/>
      </w:r>
      <w:r w:rsidRPr="00671C8B">
        <w:tab/>
        <w:t>Any of</w:t>
      </w:r>
      <w:r w:rsidRPr="00671C8B">
        <w:rPr>
          <w:snapToGrid w:val="0"/>
        </w:rPr>
        <w:t xml:space="preserve"> the storages associated with ME</w:t>
      </w:r>
    </w:p>
    <w:p w14:paraId="4BFCAEFE" w14:textId="77777777" w:rsidR="00AD6DB4" w:rsidRPr="00671C8B" w:rsidRDefault="00AD6DB4" w:rsidP="00AD6DB4">
      <w:r w:rsidRPr="00671C8B">
        <w:tab/>
      </w:r>
      <w:r w:rsidRPr="00671C8B">
        <w:tab/>
      </w:r>
      <w:r w:rsidRPr="00671C8B">
        <w:rPr>
          <w:u w:val="single"/>
        </w:rPr>
        <w:t>"SM"</w:t>
      </w:r>
      <w:r w:rsidRPr="00671C8B">
        <w:tab/>
      </w:r>
      <w:r w:rsidRPr="00671C8B">
        <w:tab/>
        <w:t>(U)SIM message storage ; default value</w:t>
      </w:r>
    </w:p>
    <w:p w14:paraId="37D21878" w14:textId="77777777" w:rsidR="00AD6DB4" w:rsidRPr="00671C8B" w:rsidRDefault="00AD6DB4" w:rsidP="00AD6DB4">
      <w:r w:rsidRPr="00671C8B">
        <w:tab/>
      </w:r>
      <w:r w:rsidRPr="00671C8B">
        <w:tab/>
        <w:t>"TA"</w:t>
      </w:r>
      <w:r w:rsidRPr="00671C8B">
        <w:tab/>
      </w:r>
      <w:r w:rsidRPr="00671C8B">
        <w:tab/>
        <w:t>TA message storage</w:t>
      </w:r>
    </w:p>
    <w:p w14:paraId="12019767" w14:textId="77777777" w:rsidR="00AD6DB4" w:rsidRPr="00671C8B" w:rsidRDefault="00AD6DB4" w:rsidP="00AD6DB4">
      <w:r w:rsidRPr="00671C8B">
        <w:tab/>
      </w:r>
      <w:r w:rsidRPr="00671C8B">
        <w:tab/>
        <w:t>"SR"</w:t>
      </w:r>
      <w:r w:rsidRPr="00671C8B">
        <w:tab/>
      </w:r>
      <w:r w:rsidRPr="00671C8B">
        <w:tab/>
        <w:t>Status report storage</w:t>
      </w:r>
    </w:p>
    <w:p w14:paraId="6219FBCB" w14:textId="77777777" w:rsidR="00AD6DB4" w:rsidRPr="00671C8B" w:rsidRDefault="00AD6DB4" w:rsidP="00AD6DB4">
      <w:r w:rsidRPr="00671C8B">
        <w:t>&lt;mem2&gt;</w:t>
      </w:r>
      <w:r w:rsidRPr="00671C8B">
        <w:tab/>
        <w:t xml:space="preserve">String type; memory to which writing and sending operations are made (commands Send </w:t>
      </w:r>
      <w:r w:rsidRPr="00671C8B">
        <w:tab/>
      </w:r>
      <w:r w:rsidRPr="00671C8B">
        <w:tab/>
        <w:t xml:space="preserve">Message from Storage +CMSS and Write Message to Memory +CMGW); refer &lt;mem1&gt; </w:t>
      </w:r>
      <w:r w:rsidRPr="00671C8B">
        <w:tab/>
      </w:r>
      <w:r w:rsidRPr="00671C8B">
        <w:tab/>
        <w:t>for defined values. Default value is “SM”.</w:t>
      </w:r>
    </w:p>
    <w:p w14:paraId="19DD8F7D" w14:textId="77777777" w:rsidR="00AD6DB4" w:rsidRPr="00671C8B" w:rsidRDefault="00AD6DB4" w:rsidP="00AD6DB4">
      <w:r w:rsidRPr="00671C8B">
        <w:t>&lt;mem3&gt;</w:t>
      </w:r>
      <w:r w:rsidRPr="00671C8B">
        <w:tab/>
        <w:t xml:space="preserve">String type; preferred memory to which received SMs are to be stored (unless forwarded </w:t>
      </w:r>
      <w:r w:rsidRPr="00671C8B">
        <w:tab/>
      </w:r>
      <w:r w:rsidRPr="00671C8B">
        <w:tab/>
        <w:t xml:space="preserve">directly to TE; refer command New Message Indications +CNMI); refer &lt;mem1&gt; for </w:t>
      </w:r>
      <w:r w:rsidRPr="00671C8B">
        <w:tab/>
      </w:r>
      <w:r w:rsidRPr="00671C8B">
        <w:tab/>
      </w:r>
      <w:r w:rsidRPr="00671C8B">
        <w:tab/>
        <w:t xml:space="preserve">defined values; received CBMs are always stored in "BM" (or some manufacturer specific </w:t>
      </w:r>
      <w:r w:rsidRPr="00671C8B">
        <w:tab/>
      </w:r>
      <w:r w:rsidRPr="00671C8B">
        <w:tab/>
        <w:t xml:space="preserve">storage) unless directly forwarded to TE; received status reports are always stored in </w:t>
      </w:r>
      <w:r w:rsidRPr="00671C8B">
        <w:tab/>
      </w:r>
      <w:r w:rsidRPr="00671C8B">
        <w:tab/>
      </w:r>
      <w:r w:rsidRPr="00671C8B">
        <w:tab/>
        <w:t xml:space="preserve">"SR" (or some manufacturer specific storage) unless directly forwarded to TE. Default </w:t>
      </w:r>
      <w:r w:rsidRPr="00671C8B">
        <w:tab/>
      </w:r>
      <w:r w:rsidRPr="00671C8B">
        <w:tab/>
      </w:r>
      <w:r w:rsidRPr="00671C8B">
        <w:tab/>
        <w:t>value is “SM”.</w:t>
      </w:r>
    </w:p>
    <w:p w14:paraId="63D661BC" w14:textId="77777777" w:rsidR="00AD6DB4" w:rsidRPr="00671C8B" w:rsidRDefault="00AD6DB4" w:rsidP="00AD6DB4">
      <w:r w:rsidRPr="00671C8B">
        <w:t>&lt;stat&gt;</w:t>
      </w:r>
      <w:r w:rsidRPr="00671C8B">
        <w:tab/>
      </w:r>
      <w:r w:rsidRPr="00671C8B">
        <w:tab/>
        <w:t xml:space="preserve">Status of message in memory. Integer type in PDU mode, or string type in text mode. </w:t>
      </w:r>
      <w:r w:rsidRPr="00671C8B">
        <w:tab/>
      </w:r>
      <w:r w:rsidRPr="00671C8B">
        <w:tab/>
      </w:r>
      <w:r w:rsidRPr="00671C8B">
        <w:tab/>
        <w:t>Available values are as follows:</w:t>
      </w:r>
    </w:p>
    <w:p w14:paraId="32705366" w14:textId="77777777" w:rsidR="00AD6DB4" w:rsidRPr="00671C8B" w:rsidRDefault="00AD6DB4" w:rsidP="00AD6DB4">
      <w:r w:rsidRPr="00671C8B">
        <w:tab/>
      </w:r>
      <w:r w:rsidRPr="00671C8B">
        <w:tab/>
      </w:r>
      <w:r w:rsidRPr="00671C8B">
        <w:rPr>
          <w:u w:val="single"/>
        </w:rPr>
        <w:t>0</w:t>
      </w:r>
      <w:r w:rsidRPr="00671C8B">
        <w:tab/>
      </w:r>
      <w:r w:rsidRPr="00671C8B">
        <w:rPr>
          <w:u w:val="single"/>
        </w:rPr>
        <w:t>"REC UNREAD"</w:t>
      </w:r>
      <w:r w:rsidRPr="00671C8B">
        <w:tab/>
      </w:r>
      <w:r w:rsidRPr="00671C8B">
        <w:tab/>
        <w:t>Received unread message (i.e. new message)</w:t>
      </w:r>
    </w:p>
    <w:p w14:paraId="1A3C2B53" w14:textId="77777777" w:rsidR="00AD6DB4" w:rsidRPr="00671C8B" w:rsidRDefault="00AD6DB4" w:rsidP="00AD6DB4">
      <w:r w:rsidRPr="00671C8B">
        <w:tab/>
      </w:r>
      <w:r w:rsidRPr="00671C8B">
        <w:tab/>
        <w:t>1</w:t>
      </w:r>
      <w:r w:rsidRPr="00671C8B">
        <w:tab/>
        <w:t xml:space="preserve">"REC READ" </w:t>
      </w:r>
      <w:r w:rsidRPr="00671C8B">
        <w:tab/>
      </w:r>
      <w:r w:rsidRPr="00671C8B">
        <w:tab/>
        <w:t>Received read message</w:t>
      </w:r>
    </w:p>
    <w:p w14:paraId="1156DCA2" w14:textId="77777777" w:rsidR="00AD6DB4" w:rsidRPr="00671C8B" w:rsidRDefault="00AD6DB4" w:rsidP="00AD6DB4">
      <w:r w:rsidRPr="00671C8B">
        <w:tab/>
      </w:r>
      <w:r w:rsidRPr="00671C8B">
        <w:tab/>
        <w:t>2</w:t>
      </w:r>
      <w:r w:rsidRPr="00671C8B">
        <w:tab/>
        <w:t xml:space="preserve">"STO UNSENT" </w:t>
      </w:r>
      <w:r w:rsidRPr="00671C8B">
        <w:tab/>
      </w:r>
      <w:r w:rsidRPr="00671C8B">
        <w:tab/>
        <w:t>Stored unsent message (only applicable to SMs)</w:t>
      </w:r>
    </w:p>
    <w:p w14:paraId="4C5ADF49" w14:textId="77777777" w:rsidR="00AD6DB4" w:rsidRPr="00671C8B" w:rsidRDefault="00AD6DB4" w:rsidP="00AD6DB4">
      <w:r w:rsidRPr="00671C8B">
        <w:tab/>
      </w:r>
      <w:r w:rsidRPr="00671C8B">
        <w:tab/>
        <w:t>3</w:t>
      </w:r>
      <w:r w:rsidRPr="00671C8B">
        <w:tab/>
        <w:t xml:space="preserve">"STO SENT" </w:t>
      </w:r>
      <w:r w:rsidRPr="00671C8B">
        <w:tab/>
      </w:r>
      <w:r w:rsidRPr="00671C8B">
        <w:tab/>
        <w:t>Stored sent message (only applicable to SMs)</w:t>
      </w:r>
    </w:p>
    <w:p w14:paraId="5534C258" w14:textId="77777777" w:rsidR="00AD6DB4" w:rsidRPr="00671C8B" w:rsidRDefault="00AD6DB4" w:rsidP="00AD6DB4">
      <w:r w:rsidRPr="00671C8B">
        <w:tab/>
      </w:r>
      <w:r w:rsidRPr="00671C8B">
        <w:tab/>
        <w:t>4</w:t>
      </w:r>
      <w:r w:rsidRPr="00671C8B">
        <w:tab/>
        <w:t xml:space="preserve">"ALL" </w:t>
      </w:r>
      <w:r w:rsidRPr="00671C8B">
        <w:tab/>
      </w:r>
      <w:r w:rsidRPr="00671C8B">
        <w:tab/>
      </w:r>
      <w:r w:rsidRPr="00671C8B">
        <w:tab/>
      </w:r>
      <w:r w:rsidRPr="00671C8B">
        <w:tab/>
        <w:t>All messages (only applicable to +CMGL command)</w:t>
      </w:r>
    </w:p>
    <w:p w14:paraId="6410871A" w14:textId="77777777" w:rsidR="00AD6DB4" w:rsidRPr="00671C8B" w:rsidRDefault="00AD6DB4" w:rsidP="00AD6DB4">
      <w:r w:rsidRPr="00671C8B">
        <w:t>&lt;total1&gt;</w:t>
      </w:r>
      <w:r w:rsidRPr="00671C8B">
        <w:tab/>
        <w:t>Integer type; total number of message locations in &lt;mem1&gt;</w:t>
      </w:r>
    </w:p>
    <w:p w14:paraId="691BE82E" w14:textId="77777777" w:rsidR="00AD6DB4" w:rsidRPr="00671C8B" w:rsidRDefault="00AD6DB4" w:rsidP="00AD6DB4">
      <w:r w:rsidRPr="00671C8B">
        <w:t>&lt;total2&gt;</w:t>
      </w:r>
      <w:r w:rsidRPr="00671C8B">
        <w:tab/>
        <w:t>Integer type; total number of message locations in &lt;mem2&gt;</w:t>
      </w:r>
    </w:p>
    <w:p w14:paraId="6EA71096" w14:textId="77777777" w:rsidR="00AD6DB4" w:rsidRPr="00671C8B" w:rsidRDefault="00AD6DB4" w:rsidP="00AD6DB4">
      <w:r w:rsidRPr="00671C8B">
        <w:t>&lt;total3&gt;</w:t>
      </w:r>
      <w:r w:rsidRPr="00671C8B">
        <w:tab/>
        <w:t>Integer type; total number of message locations in &lt;mem3&gt;</w:t>
      </w:r>
    </w:p>
    <w:p w14:paraId="1A344F91" w14:textId="77777777" w:rsidR="00AD6DB4" w:rsidRPr="00671C8B" w:rsidRDefault="00AD6DB4" w:rsidP="00AD6DB4">
      <w:r w:rsidRPr="00671C8B">
        <w:t>&lt;used1&gt;</w:t>
      </w:r>
      <w:r w:rsidRPr="00671C8B">
        <w:tab/>
        <w:t>Integer type; number of messages currently in &lt;mem1&gt;</w:t>
      </w:r>
    </w:p>
    <w:p w14:paraId="63DD37EE" w14:textId="77777777" w:rsidR="00AD6DB4" w:rsidRPr="00671C8B" w:rsidRDefault="00AD6DB4" w:rsidP="00AD6DB4">
      <w:pPr>
        <w:keepNext/>
      </w:pPr>
      <w:r w:rsidRPr="00671C8B">
        <w:t>&lt;used2&gt;</w:t>
      </w:r>
      <w:r w:rsidRPr="00671C8B">
        <w:tab/>
        <w:t>Integer type; number of messages currently in &lt;mem2&gt;</w:t>
      </w:r>
    </w:p>
    <w:p w14:paraId="38B77F87" w14:textId="77777777" w:rsidR="00AD6DB4" w:rsidRPr="00671C8B" w:rsidRDefault="00AD6DB4" w:rsidP="00AD6DB4">
      <w:pPr>
        <w:keepNext/>
      </w:pPr>
      <w:r w:rsidRPr="00671C8B">
        <w:t>&lt;used3&gt;</w:t>
      </w:r>
      <w:r w:rsidRPr="00671C8B">
        <w:tab/>
        <w:t>Integer type; number of messages currently in &lt;mem3&gt;</w:t>
      </w:r>
    </w:p>
    <w:p w14:paraId="72A41E41" w14:textId="77777777" w:rsidR="00AD6DB4" w:rsidRPr="00671C8B" w:rsidRDefault="00AD6DB4" w:rsidP="0059466D">
      <w:pPr>
        <w:pStyle w:val="Heading3"/>
        <w:numPr>
          <w:ilvl w:val="2"/>
          <w:numId w:val="11"/>
        </w:numPr>
        <w:ind w:left="1260" w:hanging="1260"/>
      </w:pPr>
      <w:bookmarkStart w:id="12262" w:name="_Toc486251661"/>
      <w:bookmarkStart w:id="12263" w:name="_Toc489459731"/>
      <w:r w:rsidRPr="00671C8B">
        <w:t>Message Data Parameters</w:t>
      </w:r>
      <w:bookmarkEnd w:id="12262"/>
      <w:bookmarkEnd w:id="12263"/>
    </w:p>
    <w:p w14:paraId="1D299701" w14:textId="77777777" w:rsidR="00AD6DB4" w:rsidRPr="00671C8B" w:rsidRDefault="00AD6DB4" w:rsidP="00AD6DB4">
      <w:pPr>
        <w:keepNext/>
      </w:pPr>
      <w:r w:rsidRPr="00671C8B">
        <w:t>&lt;ackpdu&gt;</w:t>
      </w:r>
      <w:r w:rsidRPr="00671C8B">
        <w:tab/>
        <w:t xml:space="preserve">RP-User-Data element of RP-ACK PDU; format is same as for &lt;pdu&gt; in case of SMS, </w:t>
      </w:r>
      <w:r w:rsidRPr="00671C8B">
        <w:tab/>
      </w:r>
      <w:r w:rsidRPr="00671C8B">
        <w:tab/>
      </w:r>
      <w:r w:rsidRPr="00671C8B">
        <w:tab/>
        <w:t xml:space="preserve">but without SC address field and parameter shall be bounded by double quote characters </w:t>
      </w:r>
      <w:r w:rsidRPr="00671C8B">
        <w:tab/>
      </w:r>
      <w:r w:rsidRPr="00671C8B">
        <w:tab/>
        <w:t>like a normal string type parameter.</w:t>
      </w:r>
    </w:p>
    <w:p w14:paraId="5F92D0B6" w14:textId="77777777" w:rsidR="00AD6DB4" w:rsidRPr="00671C8B" w:rsidRDefault="00AD6DB4" w:rsidP="00AD6DB4">
      <w:r w:rsidRPr="00671C8B">
        <w:t>&lt;alpha&gt;</w:t>
      </w:r>
      <w:r w:rsidRPr="00671C8B">
        <w:tab/>
        <w:t xml:space="preserve">String type alphanumeric representation of &lt;da&gt; or &lt;oa&gt; corresponding to the entry </w:t>
      </w:r>
      <w:r w:rsidRPr="00671C8B">
        <w:tab/>
      </w:r>
      <w:r w:rsidRPr="00671C8B">
        <w:tab/>
      </w:r>
      <w:r w:rsidRPr="00671C8B">
        <w:tab/>
        <w:t xml:space="preserve">found in MT phonebook; implementation of this feature is manufacturer specific; used </w:t>
      </w:r>
      <w:r w:rsidRPr="00671C8B">
        <w:tab/>
      </w:r>
      <w:r w:rsidRPr="00671C8B">
        <w:tab/>
      </w:r>
      <w:r w:rsidRPr="00671C8B">
        <w:tab/>
        <w:t>character set should be the one selected with command +CSCS.</w:t>
      </w:r>
    </w:p>
    <w:p w14:paraId="1E5DBDAC" w14:textId="77777777" w:rsidR="00AD6DB4" w:rsidRPr="00671C8B" w:rsidRDefault="00AD6DB4" w:rsidP="00AD6DB4">
      <w:r w:rsidRPr="00671C8B">
        <w:t>&lt;cdata&gt;</w:t>
      </w:r>
      <w:r w:rsidRPr="00671C8B">
        <w:tab/>
        <w:t>Command data in text mode responses; ME/TA converts each 8-bit octet into two</w:t>
      </w:r>
      <w:r w:rsidRPr="00671C8B">
        <w:tab/>
        <w:t xml:space="preserve">IRA </w:t>
      </w:r>
      <w:r w:rsidRPr="00671C8B">
        <w:tab/>
      </w:r>
      <w:r w:rsidRPr="00671C8B">
        <w:tab/>
      </w:r>
      <w:r w:rsidRPr="00671C8B">
        <w:tab/>
        <w:t xml:space="preserve">character long hexadecimal number (e.g. octet with integer value 42 is presented to TE </w:t>
      </w:r>
      <w:r w:rsidRPr="00671C8B">
        <w:tab/>
      </w:r>
      <w:r w:rsidRPr="00671C8B">
        <w:tab/>
      </w:r>
      <w:r w:rsidRPr="00671C8B">
        <w:tab/>
        <w:t>as two characters 2A (IRA 50 and 65)).</w:t>
      </w:r>
    </w:p>
    <w:p w14:paraId="0D422403" w14:textId="77777777" w:rsidR="00AD6DB4" w:rsidRPr="00671C8B" w:rsidRDefault="00AD6DB4" w:rsidP="00AD6DB4">
      <w:r w:rsidRPr="00671C8B">
        <w:t>&lt;ct&gt;</w:t>
      </w:r>
      <w:r w:rsidRPr="00671C8B">
        <w:tab/>
      </w:r>
      <w:r w:rsidRPr="00671C8B">
        <w:tab/>
        <w:t>Command type in integer format (default value = 0).</w:t>
      </w:r>
    </w:p>
    <w:p w14:paraId="3D6C473B" w14:textId="77777777" w:rsidR="00AD6DB4" w:rsidRPr="00671C8B" w:rsidRDefault="00AD6DB4" w:rsidP="00AD6DB4">
      <w:pPr>
        <w:ind w:left="1124" w:hanging="1124"/>
      </w:pPr>
      <w:r w:rsidRPr="00671C8B">
        <w:t>&lt;da&gt;</w:t>
      </w:r>
      <w:r w:rsidRPr="00671C8B">
        <w:tab/>
        <w:t>Address value in string format. BCD numbers (or GSM 7-bit default alphabet characters) are converted to characters of the currently selected TE character set (refer to command +CSCS). Type of address is given by &lt;toda&gt;.</w:t>
      </w:r>
    </w:p>
    <w:p w14:paraId="7DF5687D" w14:textId="77777777" w:rsidR="00AD6DB4" w:rsidRPr="00671C8B" w:rsidRDefault="00AD6DB4" w:rsidP="00AD6DB4">
      <w:r w:rsidRPr="00671C8B">
        <w:t>&lt;data&gt;</w:t>
      </w:r>
      <w:r w:rsidRPr="00671C8B">
        <w:tab/>
        <w:t>In the case of user data in text mode responses; format:</w:t>
      </w:r>
    </w:p>
    <w:p w14:paraId="4AB67D3E" w14:textId="77777777" w:rsidR="00AD6DB4" w:rsidRPr="00671C8B" w:rsidRDefault="00AD6DB4" w:rsidP="00AD6DB4">
      <w:pPr>
        <w:pStyle w:val="Bulleted"/>
        <w:tabs>
          <w:tab w:val="clear" w:pos="720"/>
          <w:tab w:val="left" w:pos="1620"/>
        </w:tabs>
        <w:ind w:left="1620" w:hanging="450"/>
      </w:pPr>
      <w:r w:rsidRPr="00671C8B">
        <w:t>if &lt;dcs&gt; indicates that GSM 7-bit default alphabet is used and &lt;fo&gt; indicates that user data header indication is not set</w:t>
      </w:r>
    </w:p>
    <w:p w14:paraId="55EF9AD9" w14:textId="77777777" w:rsidR="00AD6DB4" w:rsidRPr="00671C8B" w:rsidRDefault="00AD6DB4" w:rsidP="0059466D">
      <w:pPr>
        <w:pStyle w:val="Bulleted"/>
        <w:numPr>
          <w:ilvl w:val="1"/>
          <w:numId w:val="120"/>
        </w:numPr>
        <w:tabs>
          <w:tab w:val="clear" w:pos="720"/>
          <w:tab w:val="clear" w:pos="1420"/>
          <w:tab w:val="left" w:pos="1620"/>
          <w:tab w:val="num" w:pos="2160"/>
        </w:tabs>
        <w:ind w:left="2160" w:hanging="540"/>
      </w:pPr>
      <w:r w:rsidRPr="00671C8B">
        <w:t>if TE character set other than "HEX" (refer to command +CSCS): ME/TA converts GSM alphabet into current TE character set</w:t>
      </w:r>
    </w:p>
    <w:p w14:paraId="6414632D" w14:textId="77777777" w:rsidR="00AD6DB4" w:rsidRPr="00671C8B" w:rsidRDefault="00AD6DB4" w:rsidP="0059466D">
      <w:pPr>
        <w:pStyle w:val="Bulleted"/>
        <w:numPr>
          <w:ilvl w:val="1"/>
          <w:numId w:val="120"/>
        </w:numPr>
        <w:tabs>
          <w:tab w:val="clear" w:pos="720"/>
          <w:tab w:val="clear" w:pos="1420"/>
          <w:tab w:val="left" w:pos="1620"/>
          <w:tab w:val="num" w:pos="2160"/>
        </w:tabs>
        <w:ind w:left="2160" w:hanging="540"/>
      </w:pPr>
      <w:r w:rsidRPr="00671C8B">
        <w:t xml:space="preserve">if TE character set is "HEX": ME/TA converts each 7-bit character of GSM 7-bit default alphabet into two IRA character long hexadecimal number (e.g. character </w:t>
      </w:r>
      <w:r w:rsidRPr="00671C8B">
        <w:sym w:font="Symbol" w:char="0050"/>
      </w:r>
      <w:r w:rsidRPr="00671C8B">
        <w:t xml:space="preserve"> (GSM 7-bit default alphabet 23) is presented as 17 (IRA 49 and 55))</w:t>
      </w:r>
    </w:p>
    <w:p w14:paraId="7D2DA836" w14:textId="77777777" w:rsidR="00AD6DB4" w:rsidRPr="00671C8B" w:rsidRDefault="00AD6DB4" w:rsidP="00AD6DB4">
      <w:pPr>
        <w:pStyle w:val="Bulleted"/>
        <w:tabs>
          <w:tab w:val="clear" w:pos="720"/>
          <w:tab w:val="left" w:pos="1620"/>
        </w:tabs>
        <w:ind w:left="1620" w:hanging="450"/>
      </w:pPr>
      <w:r w:rsidRPr="00671C8B">
        <w:t>if &lt;dcs&gt; indicates that 8-bit or UCS2 data coding scheme is used, or &lt;fo&gt; indicates that user data header indication is set: ME/TA converts each 8-bit octet into two IRA character long hexadecimal number (e.g. octet with integer value 42 is presented to TE as two characters 2A (IRA 50 and 65))</w:t>
      </w:r>
    </w:p>
    <w:p w14:paraId="5B9B0AEA" w14:textId="77777777" w:rsidR="00AD6DB4" w:rsidRPr="00671C8B" w:rsidRDefault="00AD6DB4" w:rsidP="00AD6DB4">
      <w:r w:rsidRPr="00671C8B">
        <w:tab/>
      </w:r>
      <w:r w:rsidRPr="00671C8B">
        <w:tab/>
        <w:t>In the case of CBS: CBM Content of Message in text mode responses; format:</w:t>
      </w:r>
    </w:p>
    <w:p w14:paraId="65FE910A" w14:textId="77777777" w:rsidR="00AD6DB4" w:rsidRPr="00671C8B" w:rsidRDefault="00AD6DB4" w:rsidP="00AD6DB4">
      <w:pPr>
        <w:pStyle w:val="Bulleted"/>
        <w:tabs>
          <w:tab w:val="clear" w:pos="720"/>
          <w:tab w:val="left" w:pos="1620"/>
        </w:tabs>
        <w:ind w:left="1620" w:hanging="450"/>
      </w:pPr>
      <w:r w:rsidRPr="00671C8B">
        <w:t>if &lt;dcs&gt; indicates that GSM 7-bit default alphabet is used</w:t>
      </w:r>
    </w:p>
    <w:p w14:paraId="720F2B42" w14:textId="77777777" w:rsidR="00AD6DB4" w:rsidRPr="00671C8B" w:rsidRDefault="00AD6DB4" w:rsidP="0059466D">
      <w:pPr>
        <w:pStyle w:val="Bulleted"/>
        <w:numPr>
          <w:ilvl w:val="1"/>
          <w:numId w:val="120"/>
        </w:numPr>
        <w:tabs>
          <w:tab w:val="clear" w:pos="720"/>
          <w:tab w:val="clear" w:pos="1420"/>
          <w:tab w:val="left" w:pos="1620"/>
          <w:tab w:val="num" w:pos="2160"/>
        </w:tabs>
        <w:ind w:left="2160" w:hanging="540"/>
      </w:pPr>
      <w:r w:rsidRPr="00671C8B">
        <w:t>if TE character set other than "HEX" (refer to command +CSCS); ME/TA converts GSM alphabet into current TE character set</w:t>
      </w:r>
    </w:p>
    <w:p w14:paraId="4AFB8221" w14:textId="77777777" w:rsidR="00AD6DB4" w:rsidRPr="00671C8B" w:rsidRDefault="00AD6DB4" w:rsidP="0059466D">
      <w:pPr>
        <w:pStyle w:val="Bulleted"/>
        <w:numPr>
          <w:ilvl w:val="1"/>
          <w:numId w:val="120"/>
        </w:numPr>
        <w:tabs>
          <w:tab w:val="clear" w:pos="720"/>
          <w:tab w:val="clear" w:pos="1420"/>
          <w:tab w:val="left" w:pos="1620"/>
          <w:tab w:val="num" w:pos="2160"/>
        </w:tabs>
        <w:ind w:left="2160" w:hanging="540"/>
      </w:pPr>
      <w:r w:rsidRPr="00671C8B">
        <w:t>if TE character set is "HEX"; ME/TA converts each 7-bit character of the GSM 7-bit default alphabet into two IRA character long hexadecimal number</w:t>
      </w:r>
    </w:p>
    <w:p w14:paraId="2DBC0F45" w14:textId="77777777" w:rsidR="00AD6DB4" w:rsidRPr="00671C8B" w:rsidRDefault="00AD6DB4" w:rsidP="00AD6DB4">
      <w:pPr>
        <w:pStyle w:val="Bulleted"/>
        <w:tabs>
          <w:tab w:val="clear" w:pos="720"/>
          <w:tab w:val="left" w:pos="1620"/>
        </w:tabs>
        <w:ind w:left="1620" w:hanging="450"/>
      </w:pPr>
      <w:r w:rsidRPr="00671C8B">
        <w:t>if &lt;dcs&gt; indicates that 8-bit or UCS2 data coding scheme is used; ME/TA converts each 8-bit octet into two IRA character long hexadecimal number</w:t>
      </w:r>
    </w:p>
    <w:p w14:paraId="22A29765" w14:textId="77777777" w:rsidR="00AD6DB4" w:rsidRPr="00671C8B" w:rsidRDefault="00AD6DB4" w:rsidP="00AD6DB4">
      <w:r w:rsidRPr="00671C8B">
        <w:t>&lt;length&gt;</w:t>
      </w:r>
      <w:r w:rsidRPr="00671C8B">
        <w:tab/>
        <w:t xml:space="preserve">Integer type vlayue indicating the length of the actual TP data unit in octets in PDU mode. </w:t>
      </w:r>
      <w:r w:rsidRPr="00671C8B">
        <w:tab/>
      </w:r>
      <w:r w:rsidRPr="00671C8B">
        <w:tab/>
        <w:t>This is 140 characters long according to 8-bit GSM coding scheme.</w:t>
      </w:r>
    </w:p>
    <w:p w14:paraId="5296C28D" w14:textId="77777777" w:rsidR="00AD6DB4" w:rsidRPr="00671C8B" w:rsidRDefault="00AD6DB4" w:rsidP="00AD6DB4">
      <w:r w:rsidRPr="00671C8B">
        <w:tab/>
      </w:r>
      <w:r w:rsidRPr="00671C8B">
        <w:tab/>
        <w:t xml:space="preserve">In text mode, the maximum length of an SMS depends on the used coding scheme (160 </w:t>
      </w:r>
      <w:r w:rsidRPr="00671C8B">
        <w:tab/>
      </w:r>
      <w:r w:rsidRPr="00671C8B">
        <w:tab/>
      </w:r>
      <w:r w:rsidRPr="00671C8B">
        <w:tab/>
        <w:t>characters if 7-bit).</w:t>
      </w:r>
    </w:p>
    <w:p w14:paraId="7CB27249" w14:textId="77777777" w:rsidR="00AD6DB4" w:rsidRPr="00671C8B" w:rsidRDefault="00AD6DB4" w:rsidP="00AD6DB4">
      <w:r w:rsidRPr="00671C8B">
        <w:t>&lt;mid&gt;</w:t>
      </w:r>
      <w:r w:rsidRPr="00671C8B">
        <w:tab/>
      </w:r>
      <w:r w:rsidRPr="00671C8B">
        <w:tab/>
        <w:t>CBM Message Identifier in integer format</w:t>
      </w:r>
    </w:p>
    <w:p w14:paraId="64D75D44" w14:textId="77777777" w:rsidR="00AD6DB4" w:rsidRPr="00671C8B" w:rsidRDefault="00AD6DB4" w:rsidP="00AD6DB4">
      <w:r w:rsidRPr="00671C8B">
        <w:t>&lt;mn&gt;</w:t>
      </w:r>
      <w:r w:rsidRPr="00671C8B">
        <w:tab/>
      </w:r>
      <w:r w:rsidRPr="00671C8B">
        <w:tab/>
        <w:t>TP-Message-Number in integer format</w:t>
      </w:r>
    </w:p>
    <w:p w14:paraId="3521F88F" w14:textId="77777777" w:rsidR="00AD6DB4" w:rsidRPr="00671C8B" w:rsidRDefault="00AD6DB4" w:rsidP="00AD6DB4">
      <w:r w:rsidRPr="00671C8B">
        <w:t>&lt;mr&gt;</w:t>
      </w:r>
      <w:r w:rsidRPr="00671C8B">
        <w:tab/>
      </w:r>
      <w:r w:rsidRPr="00671C8B">
        <w:tab/>
        <w:t>Message reference in integer format</w:t>
      </w:r>
    </w:p>
    <w:p w14:paraId="73494D47" w14:textId="77777777" w:rsidR="00AD6DB4" w:rsidRPr="00671C8B" w:rsidRDefault="00AD6DB4" w:rsidP="00AD6DB4">
      <w:r w:rsidRPr="00671C8B">
        <w:t>&lt;oa&gt;</w:t>
      </w:r>
      <w:r w:rsidRPr="00671C8B">
        <w:tab/>
      </w:r>
      <w:r w:rsidRPr="00671C8B">
        <w:tab/>
        <w:t>Origiantion address address value field in string format; BCD numbers (or GSM 7-bit</w:t>
      </w:r>
      <w:r w:rsidRPr="00671C8B">
        <w:tab/>
      </w:r>
      <w:r w:rsidRPr="00671C8B">
        <w:tab/>
      </w:r>
      <w:r w:rsidRPr="00671C8B">
        <w:tab/>
        <w:t xml:space="preserve">default alphabet characters) are converted to characters of the </w:t>
      </w:r>
      <w:r w:rsidRPr="00671C8B">
        <w:tab/>
        <w:t xml:space="preserve">currently selected TE </w:t>
      </w:r>
      <w:r w:rsidRPr="00671C8B">
        <w:tab/>
      </w:r>
      <w:r w:rsidRPr="00671C8B">
        <w:tab/>
      </w:r>
      <w:r w:rsidRPr="00671C8B">
        <w:tab/>
        <w:t>character set (refer to command +CSCS); type of address given by &lt;tooa&gt;</w:t>
      </w:r>
    </w:p>
    <w:p w14:paraId="5E2699FF" w14:textId="77777777" w:rsidR="00AD6DB4" w:rsidRPr="00671C8B" w:rsidRDefault="00AD6DB4" w:rsidP="00AD6DB4">
      <w:r w:rsidRPr="00671C8B">
        <w:t>&lt;page&gt;</w:t>
      </w:r>
      <w:r w:rsidRPr="00671C8B">
        <w:tab/>
        <w:t>CBM Page Parameter bits 4-7 in integer format</w:t>
      </w:r>
    </w:p>
    <w:p w14:paraId="09EEB98F" w14:textId="77777777" w:rsidR="00AD6DB4" w:rsidRPr="00671C8B" w:rsidRDefault="00AD6DB4" w:rsidP="00AD6DB4">
      <w:r w:rsidRPr="00671C8B">
        <w:t>&lt;pages&gt;</w:t>
      </w:r>
      <w:r w:rsidRPr="00671C8B">
        <w:tab/>
        <w:t>CBM Page Parameter bits 0-3 in integer format</w:t>
      </w:r>
    </w:p>
    <w:p w14:paraId="26516856" w14:textId="77777777" w:rsidR="00AD6DB4" w:rsidRPr="00671C8B" w:rsidRDefault="00AD6DB4" w:rsidP="00AD6DB4">
      <w:pPr>
        <w:keepNext/>
      </w:pPr>
      <w:r w:rsidRPr="00671C8B">
        <w:t>&lt;pdu&gt;</w:t>
      </w:r>
      <w:r w:rsidRPr="00671C8B">
        <w:tab/>
        <w:t>GSM 04.11 SC address followed by GSM 03.40 TPDU in hexadecimal format</w:t>
      </w:r>
    </w:p>
    <w:p w14:paraId="1C1C665D" w14:textId="77777777" w:rsidR="00AD6DB4" w:rsidRPr="00671C8B" w:rsidRDefault="00AD6DB4" w:rsidP="00AD6DB4">
      <w:pPr>
        <w:keepNext/>
      </w:pPr>
      <w:r w:rsidRPr="00671C8B">
        <w:tab/>
      </w:r>
      <w:r w:rsidRPr="00671C8B">
        <w:tab/>
        <w:t>In the case of CBS, TPDU in hexadecimal format</w:t>
      </w:r>
    </w:p>
    <w:p w14:paraId="088FBD54" w14:textId="77777777" w:rsidR="00AD6DB4" w:rsidRPr="00671C8B" w:rsidRDefault="00AD6DB4" w:rsidP="00AD6DB4">
      <w:pPr>
        <w:pStyle w:val="TableBody"/>
      </w:pPr>
      <w:r w:rsidRPr="00671C8B">
        <w:t>&lt;pid&gt;</w:t>
      </w:r>
      <w:r w:rsidRPr="00671C8B">
        <w:tab/>
      </w:r>
      <w:r w:rsidRPr="00671C8B">
        <w:tab/>
        <w:t xml:space="preserve">Protocol identifier in integer format. Default value is </w:t>
      </w:r>
      <w:r w:rsidRPr="00671C8B">
        <w:rPr>
          <w:u w:val="single"/>
        </w:rPr>
        <w:t>0</w:t>
      </w:r>
    </w:p>
    <w:p w14:paraId="0D5EF432" w14:textId="77777777" w:rsidR="00AD6DB4" w:rsidRPr="00671C8B" w:rsidRDefault="00AD6DB4" w:rsidP="00AD6DB4">
      <w:r w:rsidRPr="00671C8B">
        <w:t>&lt;ra&gt;</w:t>
      </w:r>
      <w:r w:rsidRPr="00671C8B">
        <w:tab/>
      </w:r>
      <w:r w:rsidRPr="00671C8B">
        <w:tab/>
        <w:t xml:space="preserve">Recipient address address value in string format; BCD numbers (or GSM 7-bit default </w:t>
      </w:r>
      <w:r w:rsidRPr="00671C8B">
        <w:tab/>
      </w:r>
      <w:r w:rsidRPr="00671C8B">
        <w:tab/>
      </w:r>
      <w:r w:rsidRPr="00671C8B">
        <w:tab/>
        <w:t xml:space="preserve">alphabet characters) are converted to characters of the currently selected TE character </w:t>
      </w:r>
      <w:r w:rsidRPr="00671C8B">
        <w:tab/>
      </w:r>
      <w:r w:rsidRPr="00671C8B">
        <w:tab/>
      </w:r>
      <w:r w:rsidRPr="00671C8B">
        <w:tab/>
        <w:t>set (refer to command +CSCS); type of address is given by &lt;tora&gt;</w:t>
      </w:r>
    </w:p>
    <w:p w14:paraId="0ECAC9E1" w14:textId="77777777" w:rsidR="00AD6DB4" w:rsidRPr="00671C8B" w:rsidRDefault="00AD6DB4" w:rsidP="00AD6DB4">
      <w:r w:rsidRPr="00671C8B">
        <w:t>&lt;sca&gt;</w:t>
      </w:r>
      <w:r w:rsidRPr="00671C8B">
        <w:tab/>
      </w:r>
      <w:r w:rsidRPr="00671C8B">
        <w:tab/>
        <w:t xml:space="preserve">String value enclosed in quotes indicating the service center address. Note that BCD </w:t>
      </w:r>
      <w:r w:rsidRPr="00671C8B">
        <w:tab/>
      </w:r>
      <w:r w:rsidRPr="00671C8B">
        <w:tab/>
      </w:r>
      <w:r w:rsidRPr="00671C8B">
        <w:tab/>
        <w:t>numbers are converted to characters; type of address is given by &lt;tosca&gt;</w:t>
      </w:r>
    </w:p>
    <w:p w14:paraId="14AF7A8F" w14:textId="77777777" w:rsidR="00AD6DB4" w:rsidRPr="00671C8B" w:rsidRDefault="00AD6DB4" w:rsidP="00AD6DB4">
      <w:r w:rsidRPr="00671C8B">
        <w:t>&lt;scts&gt;</w:t>
      </w:r>
      <w:r w:rsidRPr="00671C8B">
        <w:tab/>
        <w:t>Service centre time stamp in time-string format (refer to &lt;dt&gt;)</w:t>
      </w:r>
    </w:p>
    <w:p w14:paraId="2AFD6DCF" w14:textId="77777777" w:rsidR="00AD6DB4" w:rsidRPr="00671C8B" w:rsidRDefault="00AD6DB4" w:rsidP="00AD6DB4">
      <w:r w:rsidRPr="00671C8B">
        <w:t>&lt;sn&gt;</w:t>
      </w:r>
      <w:r w:rsidRPr="00671C8B">
        <w:tab/>
      </w:r>
      <w:r w:rsidRPr="00671C8B">
        <w:tab/>
        <w:t>CBM Serial Number in integer format</w:t>
      </w:r>
    </w:p>
    <w:p w14:paraId="576A57F8" w14:textId="77777777" w:rsidR="00AD6DB4" w:rsidRPr="00671C8B" w:rsidRDefault="00AD6DB4" w:rsidP="00AD6DB4">
      <w:r w:rsidRPr="00671C8B">
        <w:t>&lt;st&gt;</w:t>
      </w:r>
      <w:r w:rsidRPr="00671C8B">
        <w:tab/>
      </w:r>
      <w:r w:rsidRPr="00671C8B">
        <w:tab/>
        <w:t>Status in integer format</w:t>
      </w:r>
    </w:p>
    <w:p w14:paraId="25BDA0A8" w14:textId="77777777" w:rsidR="00AD6DB4" w:rsidRPr="00671C8B" w:rsidRDefault="00AD6DB4" w:rsidP="00AD6DB4">
      <w:r w:rsidRPr="00671C8B">
        <w:t>&lt;toda&gt;</w:t>
      </w:r>
      <w:r w:rsidRPr="00671C8B">
        <w:tab/>
        <w:t xml:space="preserve">Type of address octet in integer format. Default value is </w:t>
      </w:r>
      <w:r w:rsidRPr="00671C8B">
        <w:rPr>
          <w:u w:val="single"/>
        </w:rPr>
        <w:t>145</w:t>
      </w:r>
      <w:r w:rsidRPr="00671C8B">
        <w:t xml:space="preserve"> if the first character of &lt;da&gt; </w:t>
      </w:r>
      <w:r w:rsidRPr="00671C8B">
        <w:tab/>
      </w:r>
      <w:r w:rsidRPr="00671C8B">
        <w:tab/>
      </w:r>
      <w:r w:rsidRPr="00671C8B">
        <w:tab/>
        <w:t>is “+”; otherwise, default value is 129</w:t>
      </w:r>
    </w:p>
    <w:p w14:paraId="76C92585" w14:textId="77777777" w:rsidR="00AD6DB4" w:rsidRPr="00671C8B" w:rsidRDefault="00AD6DB4" w:rsidP="00AD6DB4">
      <w:r w:rsidRPr="00671C8B">
        <w:t>&lt;tooa&gt;</w:t>
      </w:r>
      <w:r w:rsidRPr="00671C8B">
        <w:tab/>
        <w:t xml:space="preserve">Originating address type of address octet in integer format (refer to &lt;toda&gt; for the default </w:t>
      </w:r>
      <w:r w:rsidRPr="00671C8B">
        <w:tab/>
      </w:r>
      <w:r w:rsidRPr="00671C8B">
        <w:tab/>
        <w:t>value)</w:t>
      </w:r>
    </w:p>
    <w:p w14:paraId="1DB14D04" w14:textId="77777777" w:rsidR="00AD6DB4" w:rsidRPr="00671C8B" w:rsidRDefault="00AD6DB4" w:rsidP="00AD6DB4">
      <w:r w:rsidRPr="00671C8B">
        <w:t>&lt;tora&gt;</w:t>
      </w:r>
      <w:r w:rsidRPr="00671C8B">
        <w:tab/>
        <w:t>Recipient address type of address octet in integer format</w:t>
      </w:r>
      <w:r w:rsidRPr="00671C8B">
        <w:rPr>
          <w:i/>
        </w:rPr>
        <w:t xml:space="preserve"> </w:t>
      </w:r>
      <w:r w:rsidRPr="00671C8B">
        <w:t xml:space="preserve">(refer to &lt;toda&gt; for the default </w:t>
      </w:r>
      <w:r w:rsidRPr="00671C8B">
        <w:tab/>
      </w:r>
      <w:r w:rsidRPr="00671C8B">
        <w:tab/>
      </w:r>
      <w:r w:rsidRPr="00671C8B">
        <w:tab/>
        <w:t>value)</w:t>
      </w:r>
    </w:p>
    <w:p w14:paraId="35E442EF" w14:textId="77777777" w:rsidR="00AD6DB4" w:rsidRPr="00671C8B" w:rsidRDefault="00AD6DB4" w:rsidP="00AD6DB4">
      <w:r w:rsidRPr="00671C8B">
        <w:t>&lt;tosca&gt;</w:t>
      </w:r>
      <w:r w:rsidRPr="00671C8B">
        <w:tab/>
        <w:t>SC address type of address octet in integer format</w:t>
      </w:r>
      <w:r w:rsidRPr="00671C8B">
        <w:rPr>
          <w:i/>
        </w:rPr>
        <w:t xml:space="preserve"> </w:t>
      </w:r>
      <w:r w:rsidRPr="00671C8B">
        <w:t>(refer to &lt;toda&gt; for the default value)</w:t>
      </w:r>
    </w:p>
    <w:p w14:paraId="10E8924F" w14:textId="77777777" w:rsidR="00AD6DB4" w:rsidRPr="00671C8B" w:rsidRDefault="00AD6DB4" w:rsidP="00AD6DB4">
      <w:r w:rsidRPr="00671C8B">
        <w:t>&lt;vp&gt;</w:t>
      </w:r>
      <w:r w:rsidRPr="00671C8B">
        <w:tab/>
      </w:r>
      <w:r w:rsidRPr="00671C8B">
        <w:tab/>
        <w:t xml:space="preserve">Depending on SMS-SUBMIT &lt;fo&gt; setting: TP-Validity-Period either in integer format </w:t>
      </w:r>
      <w:r w:rsidRPr="00671C8B">
        <w:tab/>
      </w:r>
      <w:r w:rsidRPr="00671C8B">
        <w:tab/>
      </w:r>
      <w:r w:rsidRPr="00671C8B">
        <w:tab/>
        <w:t xml:space="preserve">(default value = </w:t>
      </w:r>
      <w:r w:rsidRPr="00671C8B">
        <w:rPr>
          <w:u w:val="single"/>
        </w:rPr>
        <w:t>167</w:t>
      </w:r>
      <w:r w:rsidRPr="00671C8B">
        <w:t>) or in time-string format (refer to &lt;dt&gt;)</w:t>
      </w:r>
    </w:p>
    <w:p w14:paraId="45419F1D" w14:textId="77777777" w:rsidR="00AD6DB4" w:rsidRPr="00671C8B" w:rsidRDefault="00AD6DB4" w:rsidP="00AD6DB4">
      <w:r w:rsidRPr="00671C8B">
        <w:t>&lt;vp&gt;</w:t>
      </w:r>
      <w:r w:rsidRPr="00671C8B">
        <w:tab/>
      </w:r>
      <w:r w:rsidRPr="00671C8B">
        <w:tab/>
        <w:t xml:space="preserve">Validity period in either integer format (default value = 167) or in time-string format </w:t>
      </w:r>
      <w:r w:rsidRPr="00671C8B">
        <w:tab/>
      </w:r>
      <w:r w:rsidRPr="00671C8B">
        <w:tab/>
      </w:r>
      <w:r w:rsidRPr="00671C8B">
        <w:tab/>
        <w:t>depending on &lt;fo&gt; settings</w:t>
      </w:r>
    </w:p>
    <w:p w14:paraId="01820124" w14:textId="77777777" w:rsidR="00AD6DB4" w:rsidRPr="00671C8B" w:rsidRDefault="00AD6DB4" w:rsidP="00AD6DB4">
      <w:r w:rsidRPr="00671C8B">
        <w:t>&lt;dcs&gt;</w:t>
      </w:r>
      <w:r w:rsidRPr="00671C8B">
        <w:tab/>
      </w:r>
      <w:r w:rsidRPr="00671C8B">
        <w:tab/>
        <w:t xml:space="preserve">SMS Data Coding Scheme (default value = </w:t>
      </w:r>
      <w:r w:rsidRPr="00671C8B">
        <w:rPr>
          <w:u w:val="single"/>
        </w:rPr>
        <w:t>0</w:t>
      </w:r>
      <w:r w:rsidRPr="00671C8B">
        <w:t xml:space="preserve">), or Cell Broadcast Data Coding Scheme in </w:t>
      </w:r>
      <w:r w:rsidRPr="00671C8B">
        <w:tab/>
      </w:r>
      <w:r w:rsidRPr="00671C8B">
        <w:tab/>
        <w:t>integer format</w:t>
      </w:r>
    </w:p>
    <w:p w14:paraId="7372813D" w14:textId="77777777" w:rsidR="00AD6DB4" w:rsidRPr="00671C8B" w:rsidRDefault="00AD6DB4" w:rsidP="00AD6DB4">
      <w:r w:rsidRPr="00671C8B">
        <w:t>&lt;dt&gt;</w:t>
      </w:r>
      <w:r w:rsidRPr="00671C8B">
        <w:tab/>
      </w:r>
      <w:r w:rsidRPr="00671C8B">
        <w:tab/>
        <w:t xml:space="preserve">Discharge time in time-string format “yy/MM/dd,hh:mm:ss+zz” where the characters </w:t>
      </w:r>
      <w:r w:rsidRPr="00671C8B">
        <w:tab/>
      </w:r>
      <w:r w:rsidRPr="00671C8B">
        <w:tab/>
      </w:r>
      <w:r w:rsidRPr="00671C8B">
        <w:tab/>
        <w:t>indicate year, month, day, hour, minutes, seconds and time zone.</w:t>
      </w:r>
    </w:p>
    <w:p w14:paraId="0AD50616" w14:textId="77777777" w:rsidR="00AD6DB4" w:rsidRPr="00671C8B" w:rsidRDefault="00AD6DB4" w:rsidP="00AD6DB4">
      <w:r w:rsidRPr="00671C8B">
        <w:tab/>
      </w:r>
      <w:r w:rsidRPr="00671C8B">
        <w:tab/>
        <w:t>For example, May 6, 1994, 10:10 pm GMT+2 hours is equals to “94/05/06,22:10:00+08”</w:t>
      </w:r>
    </w:p>
    <w:p w14:paraId="295741DA" w14:textId="77777777" w:rsidR="00AD6DB4" w:rsidRPr="00671C8B" w:rsidRDefault="00AD6DB4" w:rsidP="00AD6DB4">
      <w:r w:rsidRPr="00671C8B">
        <w:t>&lt;fo&gt;</w:t>
      </w:r>
      <w:r w:rsidRPr="00671C8B">
        <w:tab/>
      </w:r>
      <w:r w:rsidRPr="00671C8B">
        <w:tab/>
        <w:t>First octet of SMS-DELIVER, SMS-SUBMIT (default value = 17), SMS-STATUS-</w:t>
      </w:r>
      <w:r w:rsidRPr="00671C8B">
        <w:tab/>
      </w:r>
      <w:r w:rsidRPr="00671C8B">
        <w:tab/>
      </w:r>
      <w:r w:rsidRPr="00671C8B">
        <w:tab/>
      </w:r>
      <w:r w:rsidRPr="00671C8B">
        <w:tab/>
        <w:t xml:space="preserve">REPORT, or SMS-COMMAND (default value = 2) in integer format depending on </w:t>
      </w:r>
      <w:r w:rsidRPr="00671C8B">
        <w:tab/>
      </w:r>
      <w:r w:rsidRPr="00671C8B">
        <w:tab/>
      </w:r>
      <w:r w:rsidRPr="00671C8B">
        <w:tab/>
      </w:r>
      <w:r w:rsidRPr="00671C8B">
        <w:tab/>
        <w:t>command or result code</w:t>
      </w:r>
    </w:p>
    <w:p w14:paraId="13860318" w14:textId="77777777" w:rsidR="00AD6DB4" w:rsidRPr="00671C8B" w:rsidRDefault="00AD6DB4" w:rsidP="0059466D">
      <w:pPr>
        <w:pStyle w:val="Heading2"/>
        <w:numPr>
          <w:ilvl w:val="1"/>
          <w:numId w:val="11"/>
        </w:numPr>
        <w:ind w:left="1080" w:hanging="1080"/>
      </w:pPr>
      <w:bookmarkStart w:id="12264" w:name="_Toc345081377"/>
      <w:bookmarkStart w:id="12265" w:name="_Toc349753119"/>
      <w:bookmarkStart w:id="12266" w:name="_Toc349754013"/>
      <w:bookmarkStart w:id="12267" w:name="_Ref366745227"/>
      <w:bookmarkStart w:id="12268" w:name="_Ref369092598"/>
      <w:bookmarkStart w:id="12269" w:name="_Toc368586079"/>
      <w:bookmarkStart w:id="12270" w:name="_Ref377990830"/>
      <w:bookmarkStart w:id="12271" w:name="_Toc486251662"/>
      <w:bookmarkStart w:id="12272" w:name="_Toc489459732"/>
      <w:r w:rsidRPr="00671C8B">
        <w:t xml:space="preserve">+CMGD Command: Delete </w:t>
      </w:r>
      <w:bookmarkEnd w:id="12264"/>
      <w:r w:rsidRPr="00671C8B">
        <w:t>Message</w:t>
      </w:r>
      <w:bookmarkEnd w:id="12265"/>
      <w:bookmarkEnd w:id="12266"/>
      <w:bookmarkEnd w:id="12267"/>
      <w:bookmarkEnd w:id="12268"/>
      <w:bookmarkEnd w:id="12269"/>
      <w:bookmarkEnd w:id="12270"/>
      <w:bookmarkEnd w:id="12271"/>
      <w:bookmarkEnd w:id="12272"/>
    </w:p>
    <w:tbl>
      <w:tblPr>
        <w:tblStyle w:val="TableSWIleft"/>
        <w:tblW w:w="9288" w:type="dxa"/>
        <w:tblLayout w:type="fixed"/>
        <w:tblLook w:val="04A0" w:firstRow="1" w:lastRow="0" w:firstColumn="1" w:lastColumn="0" w:noHBand="0" w:noVBand="1"/>
      </w:tblPr>
      <w:tblGrid>
        <w:gridCol w:w="1728"/>
        <w:gridCol w:w="7560"/>
      </w:tblGrid>
      <w:tr w:rsidR="00AD6DB4" w:rsidRPr="00671C8B" w14:paraId="5B641618"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17315A5B" w14:textId="406406DF" w:rsidR="00AD6DB4" w:rsidRPr="00671C8B" w:rsidRDefault="00AD6DB4">
            <w:pPr>
              <w:pStyle w:val="TableRowHead"/>
              <w:spacing w:before="144" w:after="144"/>
              <w:rPr>
                <w:rFonts w:cs="Arial"/>
                <w:bCs w:val="0"/>
              </w:rPr>
            </w:pPr>
            <w:del w:id="12273" w:author="Alban Roche" w:date="2017-08-02T14:40:00Z">
              <w:r w:rsidDel="00F22490">
                <w:rPr>
                  <w:lang w:eastAsia="zh-CN"/>
                </w:rPr>
                <w:delText xml:space="preserve">HL7618, HL7618RD, </w:delText>
              </w:r>
              <w:r w:rsidDel="00F22490">
                <w:delText xml:space="preserve">HL7648, HL7650, HL7688, </w:delText>
              </w:r>
              <w:r w:rsidDel="00F22490">
                <w:rPr>
                  <w:lang w:eastAsia="zh-CN"/>
                </w:rPr>
                <w:delText>HL7690 and HL7692</w:delText>
              </w:r>
            </w:del>
            <w:ins w:id="12274" w:author="Alban Roche" w:date="2017-08-02T14:40:00Z">
              <w:r w:rsidR="00F22490">
                <w:rPr>
                  <w:lang w:eastAsia="zh-CN"/>
                </w:rPr>
                <w:t>HL7800</w:t>
              </w:r>
            </w:ins>
          </w:p>
        </w:tc>
      </w:tr>
      <w:tr w:rsidR="00AD6DB4" w:rsidRPr="00671C8B" w14:paraId="640E2E33" w14:textId="77777777" w:rsidTr="00166AF3">
        <w:trPr>
          <w:trHeight w:val="1221"/>
        </w:trPr>
        <w:tc>
          <w:tcPr>
            <w:tcW w:w="1728" w:type="dxa"/>
          </w:tcPr>
          <w:p w14:paraId="29B08A09" w14:textId="77777777" w:rsidR="00AD6DB4" w:rsidRPr="00671C8B" w:rsidRDefault="00AD6DB4" w:rsidP="00166AF3">
            <w:pPr>
              <w:pStyle w:val="TableBody"/>
              <w:rPr>
                <w:rFonts w:ascii="Times New Roman" w:hAnsi="Times New Roman" w:cs="Times New Roman"/>
                <w:i/>
                <w:sz w:val="20"/>
                <w:szCs w:val="20"/>
              </w:rPr>
            </w:pPr>
            <w:r w:rsidRPr="00671C8B">
              <w:rPr>
                <w:i/>
              </w:rPr>
              <w:t>Test command</w:t>
            </w:r>
          </w:p>
          <w:p w14:paraId="74AC43A6" w14:textId="77777777" w:rsidR="00AD6DB4" w:rsidRPr="00671C8B" w:rsidRDefault="00AD6DB4" w:rsidP="00166AF3">
            <w:pPr>
              <w:pStyle w:val="TableBody"/>
            </w:pPr>
          </w:p>
          <w:p w14:paraId="0FAC22FB" w14:textId="77777777" w:rsidR="00AD6DB4" w:rsidRPr="00671C8B" w:rsidRDefault="00AD6DB4" w:rsidP="00166AF3">
            <w:pPr>
              <w:pStyle w:val="TableBody"/>
              <w:rPr>
                <w:u w:val="single"/>
              </w:rPr>
            </w:pPr>
            <w:r w:rsidRPr="00671C8B">
              <w:rPr>
                <w:u w:val="single"/>
              </w:rPr>
              <w:t>Syntax</w:t>
            </w:r>
          </w:p>
          <w:p w14:paraId="59C6AB68" w14:textId="77777777" w:rsidR="00AD6DB4" w:rsidRPr="00671C8B" w:rsidRDefault="00AD6DB4" w:rsidP="00166AF3">
            <w:pPr>
              <w:pStyle w:val="TableBody"/>
              <w:rPr>
                <w:b/>
              </w:rPr>
            </w:pPr>
            <w:r w:rsidRPr="00671C8B">
              <w:rPr>
                <w:b/>
              </w:rPr>
              <w:t>AT+CMGD=?</w:t>
            </w:r>
          </w:p>
          <w:p w14:paraId="35AAA5C6" w14:textId="77777777" w:rsidR="00AD6DB4" w:rsidRPr="00671C8B" w:rsidRDefault="00AD6DB4" w:rsidP="00166AF3">
            <w:pPr>
              <w:pStyle w:val="TableBody"/>
            </w:pPr>
          </w:p>
        </w:tc>
        <w:tc>
          <w:tcPr>
            <w:tcW w:w="7560" w:type="dxa"/>
          </w:tcPr>
          <w:p w14:paraId="6EA67378" w14:textId="77777777" w:rsidR="00AD6DB4" w:rsidRPr="00671C8B" w:rsidRDefault="00AD6DB4" w:rsidP="00166AF3">
            <w:pPr>
              <w:pStyle w:val="TableBody"/>
              <w:rPr>
                <w:rFonts w:ascii="Times New Roman" w:hAnsi="Times New Roman" w:cs="Times New Roman"/>
                <w:sz w:val="20"/>
                <w:szCs w:val="20"/>
                <w:u w:val="single"/>
              </w:rPr>
            </w:pPr>
          </w:p>
          <w:p w14:paraId="02A8BAEF" w14:textId="77777777" w:rsidR="00AD6DB4" w:rsidRPr="00671C8B" w:rsidRDefault="00AD6DB4" w:rsidP="00166AF3">
            <w:pPr>
              <w:pStyle w:val="TableBody"/>
              <w:rPr>
                <w:u w:val="single"/>
              </w:rPr>
            </w:pPr>
          </w:p>
          <w:p w14:paraId="1E180B83" w14:textId="77777777" w:rsidR="00AD6DB4" w:rsidRPr="00671C8B" w:rsidRDefault="00AD6DB4" w:rsidP="00166AF3">
            <w:pPr>
              <w:pStyle w:val="TableBody"/>
              <w:rPr>
                <w:u w:val="single"/>
              </w:rPr>
            </w:pPr>
            <w:r w:rsidRPr="00671C8B">
              <w:rPr>
                <w:u w:val="single"/>
              </w:rPr>
              <w:t>Response</w:t>
            </w:r>
          </w:p>
          <w:p w14:paraId="1B7E6C46" w14:textId="77777777" w:rsidR="00AD6DB4" w:rsidRPr="00671C8B" w:rsidRDefault="00AD6DB4" w:rsidP="00166AF3">
            <w:pPr>
              <w:pStyle w:val="TableBody"/>
            </w:pPr>
            <w:r w:rsidRPr="00671C8B">
              <w:rPr>
                <w:b/>
              </w:rPr>
              <w:t>+CMGD:</w:t>
            </w:r>
            <w:r w:rsidRPr="00671C8B">
              <w:t xml:space="preserve"> (list of supported </w:t>
            </w:r>
            <w:r w:rsidRPr="00671C8B">
              <w:rPr>
                <w:b/>
              </w:rPr>
              <w:t>&lt;index&gt;</w:t>
            </w:r>
            <w:r w:rsidRPr="00671C8B">
              <w:t xml:space="preserve">es)[,(list of supported </w:t>
            </w:r>
            <w:r w:rsidRPr="00671C8B">
              <w:rPr>
                <w:b/>
              </w:rPr>
              <w:t>&lt;delflag&gt;</w:t>
            </w:r>
            <w:r w:rsidRPr="00671C8B">
              <w:t>s)]</w:t>
            </w:r>
          </w:p>
          <w:p w14:paraId="5C0C6F14" w14:textId="77777777" w:rsidR="00AD6DB4" w:rsidRPr="00671C8B" w:rsidRDefault="00AD6DB4" w:rsidP="00166AF3">
            <w:pPr>
              <w:pStyle w:val="TableBody"/>
              <w:rPr>
                <w:b/>
              </w:rPr>
            </w:pPr>
            <w:r w:rsidRPr="00671C8B">
              <w:rPr>
                <w:b/>
              </w:rPr>
              <w:t>OK</w:t>
            </w:r>
          </w:p>
        </w:tc>
      </w:tr>
      <w:tr w:rsidR="00AD6DB4" w:rsidRPr="00671C8B" w14:paraId="4FFD0FC9" w14:textId="77777777" w:rsidTr="00166AF3">
        <w:trPr>
          <w:cantSplit w:val="0"/>
          <w:trHeight w:val="1316"/>
        </w:trPr>
        <w:tc>
          <w:tcPr>
            <w:tcW w:w="1728" w:type="dxa"/>
          </w:tcPr>
          <w:p w14:paraId="0F0F55DD" w14:textId="77777777" w:rsidR="00AD6DB4" w:rsidRPr="00671C8B" w:rsidRDefault="00AD6DB4" w:rsidP="00166AF3">
            <w:pPr>
              <w:pStyle w:val="TableBody"/>
              <w:rPr>
                <w:rFonts w:ascii="Times New Roman" w:hAnsi="Times New Roman" w:cs="Times New Roman"/>
                <w:i/>
                <w:sz w:val="20"/>
                <w:szCs w:val="20"/>
              </w:rPr>
            </w:pPr>
            <w:r>
              <w:rPr>
                <w:i/>
              </w:rPr>
              <w:t>Write</w:t>
            </w:r>
            <w:r w:rsidRPr="00671C8B">
              <w:rPr>
                <w:i/>
              </w:rPr>
              <w:t xml:space="preserve"> command</w:t>
            </w:r>
          </w:p>
          <w:p w14:paraId="5A5DB203" w14:textId="77777777" w:rsidR="00AD6DB4" w:rsidRPr="00671C8B" w:rsidRDefault="00AD6DB4" w:rsidP="00166AF3">
            <w:pPr>
              <w:pStyle w:val="TableBody"/>
            </w:pPr>
          </w:p>
          <w:p w14:paraId="5782F5CE" w14:textId="77777777" w:rsidR="00AD6DB4" w:rsidRPr="00671C8B" w:rsidRDefault="00AD6DB4" w:rsidP="00166AF3">
            <w:pPr>
              <w:pStyle w:val="TableBody"/>
              <w:rPr>
                <w:u w:val="single"/>
              </w:rPr>
            </w:pPr>
            <w:r w:rsidRPr="00671C8B">
              <w:rPr>
                <w:u w:val="single"/>
              </w:rPr>
              <w:t>Syntax</w:t>
            </w:r>
          </w:p>
          <w:p w14:paraId="561CBC12" w14:textId="77777777" w:rsidR="00AD6DB4" w:rsidRPr="00671C8B" w:rsidRDefault="00AD6DB4" w:rsidP="00166AF3">
            <w:pPr>
              <w:pStyle w:val="TableBody"/>
              <w:rPr>
                <w:b/>
              </w:rPr>
            </w:pPr>
            <w:r w:rsidRPr="00671C8B">
              <w:rPr>
                <w:b/>
              </w:rPr>
              <w:t>AT+CMGD=</w:t>
            </w:r>
            <w:r w:rsidRPr="00671C8B">
              <w:rPr>
                <w:b/>
              </w:rPr>
              <w:br/>
              <w:t>&lt;index&gt;</w:t>
            </w:r>
            <w:r w:rsidRPr="00671C8B">
              <w:rPr>
                <w:b/>
              </w:rPr>
              <w:br/>
              <w:t>[,&lt;delflag&gt;]</w:t>
            </w:r>
          </w:p>
        </w:tc>
        <w:tc>
          <w:tcPr>
            <w:tcW w:w="7560" w:type="dxa"/>
          </w:tcPr>
          <w:p w14:paraId="2767EF62" w14:textId="77777777" w:rsidR="00AD6DB4" w:rsidRPr="00671C8B" w:rsidRDefault="00AD6DB4" w:rsidP="00166AF3">
            <w:pPr>
              <w:pStyle w:val="TableBody"/>
              <w:rPr>
                <w:rFonts w:ascii="Times New Roman" w:hAnsi="Times New Roman" w:cs="Times New Roman"/>
                <w:sz w:val="20"/>
                <w:szCs w:val="20"/>
                <w:u w:val="single"/>
              </w:rPr>
            </w:pPr>
          </w:p>
          <w:p w14:paraId="59574B35" w14:textId="77777777" w:rsidR="00AD6DB4" w:rsidRPr="00671C8B" w:rsidRDefault="00AD6DB4" w:rsidP="00166AF3">
            <w:pPr>
              <w:pStyle w:val="TableBody"/>
              <w:rPr>
                <w:u w:val="single"/>
              </w:rPr>
            </w:pPr>
          </w:p>
          <w:p w14:paraId="04ED0A79" w14:textId="77777777" w:rsidR="00AD6DB4" w:rsidRPr="00671C8B" w:rsidRDefault="00AD6DB4" w:rsidP="00166AF3">
            <w:pPr>
              <w:pStyle w:val="TableBody"/>
              <w:rPr>
                <w:u w:val="single"/>
              </w:rPr>
            </w:pPr>
            <w:r w:rsidRPr="00671C8B">
              <w:rPr>
                <w:u w:val="single"/>
              </w:rPr>
              <w:t>Response</w:t>
            </w:r>
          </w:p>
          <w:p w14:paraId="14B76BBF" w14:textId="77777777" w:rsidR="00AD6DB4" w:rsidRPr="00671C8B" w:rsidRDefault="00AD6DB4" w:rsidP="00166AF3">
            <w:pPr>
              <w:pStyle w:val="TableBody"/>
              <w:rPr>
                <w:b/>
              </w:rPr>
            </w:pPr>
            <w:r w:rsidRPr="00671C8B">
              <w:rPr>
                <w:b/>
              </w:rPr>
              <w:t>OK</w:t>
            </w:r>
          </w:p>
          <w:p w14:paraId="5BAD432B" w14:textId="77777777" w:rsidR="00AD6DB4" w:rsidRPr="00671C8B" w:rsidRDefault="00AD6DB4" w:rsidP="00166AF3">
            <w:pPr>
              <w:pStyle w:val="TableBody"/>
              <w:rPr>
                <w:lang w:eastAsia="zh-CN"/>
              </w:rPr>
            </w:pPr>
          </w:p>
          <w:p w14:paraId="20F6BF16" w14:textId="77777777" w:rsidR="00AD6DB4" w:rsidRPr="00671C8B" w:rsidRDefault="00AD6DB4" w:rsidP="00166AF3">
            <w:pPr>
              <w:pStyle w:val="TableBody"/>
              <w:rPr>
                <w:lang w:eastAsia="zh-CN"/>
              </w:rPr>
            </w:pPr>
            <w:r w:rsidRPr="00671C8B">
              <w:rPr>
                <w:lang w:eastAsia="zh-CN"/>
              </w:rPr>
              <w:t>or</w:t>
            </w:r>
          </w:p>
          <w:p w14:paraId="350D6923" w14:textId="77777777" w:rsidR="00AD6DB4" w:rsidRPr="00671C8B" w:rsidRDefault="00AD6DB4" w:rsidP="00166AF3">
            <w:pPr>
              <w:pStyle w:val="TableBody"/>
              <w:rPr>
                <w:b/>
                <w:lang w:eastAsia="zh-CN"/>
              </w:rPr>
            </w:pPr>
            <w:r w:rsidRPr="00671C8B">
              <w:rPr>
                <w:b/>
                <w:lang w:eastAsia="zh-CN"/>
              </w:rPr>
              <w:t>+CMS ERROR: &lt;err&gt;</w:t>
            </w:r>
          </w:p>
          <w:p w14:paraId="5E873BC1" w14:textId="77777777" w:rsidR="00AD6DB4" w:rsidRPr="00671C8B" w:rsidRDefault="00AD6DB4" w:rsidP="00166AF3">
            <w:pPr>
              <w:pStyle w:val="TableBody"/>
              <w:rPr>
                <w:lang w:eastAsia="zh-CN"/>
              </w:rPr>
            </w:pPr>
          </w:p>
          <w:p w14:paraId="050C455E" w14:textId="77777777" w:rsidR="00AD6DB4" w:rsidRPr="00671C8B" w:rsidRDefault="00AD6DB4" w:rsidP="00166AF3">
            <w:pPr>
              <w:pStyle w:val="TableBody"/>
              <w:rPr>
                <w:u w:val="single"/>
                <w:lang w:eastAsia="fr-FR"/>
              </w:rPr>
            </w:pPr>
            <w:r w:rsidRPr="00671C8B">
              <w:rPr>
                <w:u w:val="single"/>
              </w:rPr>
              <w:t>Parameters</w:t>
            </w:r>
          </w:p>
          <w:p w14:paraId="42CDC9FE" w14:textId="77777777" w:rsidR="00AD6DB4" w:rsidRPr="00671C8B" w:rsidRDefault="00AD6DB4" w:rsidP="00166AF3">
            <w:pPr>
              <w:pStyle w:val="TableBody"/>
            </w:pPr>
            <w:r w:rsidRPr="00671C8B">
              <w:rPr>
                <w:b/>
              </w:rPr>
              <w:t>&lt;delflag&gt;</w:t>
            </w:r>
            <w:r w:rsidRPr="00671C8B">
              <w:tab/>
              <w:t>Integer indicating multiple message deletion request</w:t>
            </w:r>
          </w:p>
          <w:p w14:paraId="6BCADA81" w14:textId="77777777" w:rsidR="00AD6DB4" w:rsidRPr="00671C8B" w:rsidRDefault="00AD6DB4" w:rsidP="00166AF3">
            <w:pPr>
              <w:pStyle w:val="TableBody"/>
            </w:pPr>
            <w:r w:rsidRPr="00671C8B">
              <w:t>0 (or omitted)</w:t>
            </w:r>
            <w:r w:rsidRPr="00671C8B">
              <w:rPr>
                <w:lang w:eastAsia="zh-CN"/>
              </w:rPr>
              <w:tab/>
            </w:r>
            <w:r w:rsidRPr="00671C8B">
              <w:t xml:space="preserve">Delete the message specified in &lt;index&gt; </w:t>
            </w:r>
          </w:p>
          <w:p w14:paraId="602D80C5" w14:textId="77777777" w:rsidR="00AD6DB4" w:rsidRPr="00671C8B" w:rsidRDefault="00AD6DB4" w:rsidP="00166AF3">
            <w:pPr>
              <w:pStyle w:val="TableBody"/>
            </w:pPr>
            <w:r w:rsidRPr="00671C8B">
              <w:t>1</w:t>
            </w:r>
            <w:r w:rsidRPr="00671C8B">
              <w:rPr>
                <w:lang w:eastAsia="zh-CN"/>
              </w:rPr>
              <w:tab/>
            </w:r>
            <w:r w:rsidRPr="00671C8B">
              <w:rPr>
                <w:lang w:eastAsia="zh-CN"/>
              </w:rPr>
              <w:tab/>
            </w:r>
            <w:r w:rsidRPr="00671C8B">
              <w:t xml:space="preserve">Delete all read messages from preferred message storage, leaving unread </w:t>
            </w:r>
            <w:r w:rsidRPr="00671C8B">
              <w:tab/>
            </w:r>
            <w:r w:rsidRPr="00671C8B">
              <w:tab/>
            </w:r>
            <w:r w:rsidRPr="00671C8B">
              <w:tab/>
              <w:t xml:space="preserve">messages and stored mobile originated messages (whether sent or not) </w:t>
            </w:r>
            <w:r w:rsidRPr="00671C8B">
              <w:tab/>
            </w:r>
            <w:r w:rsidRPr="00671C8B">
              <w:tab/>
            </w:r>
            <w:r w:rsidRPr="00671C8B">
              <w:tab/>
              <w:t>untouched</w:t>
            </w:r>
          </w:p>
          <w:p w14:paraId="4CB1F3C9" w14:textId="77777777" w:rsidR="00AD6DB4" w:rsidRPr="00671C8B" w:rsidRDefault="00AD6DB4" w:rsidP="00166AF3">
            <w:pPr>
              <w:pStyle w:val="TableBody"/>
            </w:pPr>
            <w:r w:rsidRPr="00671C8B">
              <w:t>2</w:t>
            </w:r>
            <w:r w:rsidRPr="00671C8B">
              <w:rPr>
                <w:lang w:eastAsia="zh-CN"/>
              </w:rPr>
              <w:tab/>
            </w:r>
            <w:r w:rsidRPr="00671C8B">
              <w:rPr>
                <w:lang w:eastAsia="zh-CN"/>
              </w:rPr>
              <w:tab/>
            </w:r>
            <w:r w:rsidRPr="00671C8B">
              <w:t xml:space="preserve">Delete all read messages from preferred message storage and sent mobile </w:t>
            </w:r>
            <w:r w:rsidRPr="00671C8B">
              <w:tab/>
            </w:r>
            <w:r w:rsidRPr="00671C8B">
              <w:tab/>
            </w:r>
            <w:r w:rsidRPr="00671C8B">
              <w:tab/>
              <w:t xml:space="preserve">originated messages, leaving unread messages and unsent mobile originated </w:t>
            </w:r>
            <w:r w:rsidRPr="00671C8B">
              <w:tab/>
            </w:r>
            <w:r w:rsidRPr="00671C8B">
              <w:tab/>
              <w:t>messages untouched</w:t>
            </w:r>
          </w:p>
          <w:p w14:paraId="61E24746" w14:textId="77777777" w:rsidR="00AD6DB4" w:rsidRPr="00671C8B" w:rsidRDefault="00AD6DB4" w:rsidP="00166AF3">
            <w:pPr>
              <w:pStyle w:val="TableBody"/>
            </w:pPr>
            <w:r w:rsidRPr="00671C8B">
              <w:t>3</w:t>
            </w:r>
            <w:r w:rsidRPr="00671C8B">
              <w:rPr>
                <w:lang w:eastAsia="zh-CN"/>
              </w:rPr>
              <w:tab/>
            </w:r>
            <w:r w:rsidRPr="00671C8B">
              <w:rPr>
                <w:lang w:eastAsia="zh-CN"/>
              </w:rPr>
              <w:tab/>
            </w:r>
            <w:r w:rsidRPr="00671C8B">
              <w:t xml:space="preserve">Delete all read messages from preferred message storage, sent and unsent </w:t>
            </w:r>
            <w:r w:rsidRPr="00671C8B">
              <w:tab/>
            </w:r>
            <w:r w:rsidRPr="00671C8B">
              <w:tab/>
            </w:r>
            <w:r w:rsidRPr="00671C8B">
              <w:tab/>
              <w:t>mobile originated messages leaving unread messages untouched</w:t>
            </w:r>
          </w:p>
          <w:p w14:paraId="40D53FCA" w14:textId="77777777" w:rsidR="00AD6DB4" w:rsidRPr="00671C8B" w:rsidRDefault="00AD6DB4" w:rsidP="00166AF3">
            <w:pPr>
              <w:pStyle w:val="TableBody"/>
            </w:pPr>
            <w:r w:rsidRPr="00671C8B">
              <w:t>4</w:t>
            </w:r>
            <w:r w:rsidRPr="00671C8B">
              <w:rPr>
                <w:lang w:eastAsia="zh-CN"/>
              </w:rPr>
              <w:tab/>
            </w:r>
            <w:r w:rsidRPr="00671C8B">
              <w:rPr>
                <w:lang w:eastAsia="zh-CN"/>
              </w:rPr>
              <w:tab/>
            </w:r>
            <w:r w:rsidRPr="00671C8B">
              <w:t xml:space="preserve">Delete all messages from preferred message storage including unread </w:t>
            </w:r>
            <w:r w:rsidRPr="00671C8B">
              <w:tab/>
            </w:r>
            <w:r w:rsidRPr="00671C8B">
              <w:tab/>
            </w:r>
            <w:r w:rsidRPr="00671C8B">
              <w:tab/>
              <w:t>messages</w:t>
            </w:r>
          </w:p>
        </w:tc>
      </w:tr>
      <w:tr w:rsidR="00AD6DB4" w:rsidRPr="00671C8B" w14:paraId="25205406" w14:textId="77777777" w:rsidTr="00166AF3">
        <w:trPr>
          <w:trHeight w:val="65"/>
        </w:trPr>
        <w:tc>
          <w:tcPr>
            <w:tcW w:w="1728" w:type="dxa"/>
          </w:tcPr>
          <w:p w14:paraId="3A535EF9" w14:textId="77777777" w:rsidR="00AD6DB4" w:rsidRPr="00671C8B" w:rsidRDefault="00AD6DB4" w:rsidP="00166AF3">
            <w:pPr>
              <w:pStyle w:val="TableBody"/>
            </w:pPr>
            <w:r w:rsidRPr="00671C8B">
              <w:rPr>
                <w:u w:val="single"/>
              </w:rPr>
              <w:t>Notes</w:t>
            </w:r>
          </w:p>
          <w:p w14:paraId="2B6F3ED7" w14:textId="77777777" w:rsidR="00AD6DB4" w:rsidRPr="00671C8B" w:rsidRDefault="00AD6DB4" w:rsidP="00166AF3">
            <w:pPr>
              <w:pStyle w:val="TableBody"/>
              <w:rPr>
                <w:u w:val="single"/>
              </w:rPr>
            </w:pPr>
          </w:p>
        </w:tc>
        <w:tc>
          <w:tcPr>
            <w:tcW w:w="7560" w:type="dxa"/>
          </w:tcPr>
          <w:p w14:paraId="65CA836A" w14:textId="77777777" w:rsidR="00AD6DB4" w:rsidRPr="00671C8B" w:rsidRDefault="00AD6DB4" w:rsidP="00166AF3">
            <w:pPr>
              <w:pStyle w:val="TableBody"/>
            </w:pPr>
            <w:r w:rsidRPr="00671C8B">
              <w:t>Execution command deletes message from preferred message storage &lt;mem1&gt;, location &lt;index&gt;. If &lt;delflag&gt; is present and not set to 0 then the ME shall ignore &lt;index&gt; and follow the rules for &lt;delflag&gt; shown above.</w:t>
            </w:r>
          </w:p>
        </w:tc>
      </w:tr>
    </w:tbl>
    <w:p w14:paraId="64442DD7" w14:textId="77777777" w:rsidR="00AD6DB4" w:rsidRPr="00671C8B" w:rsidRDefault="00AD6DB4" w:rsidP="0059466D">
      <w:pPr>
        <w:pStyle w:val="Heading2"/>
        <w:numPr>
          <w:ilvl w:val="1"/>
          <w:numId w:val="11"/>
        </w:numPr>
        <w:ind w:left="1080" w:hanging="1080"/>
      </w:pPr>
      <w:bookmarkStart w:id="12275" w:name="_Toc345081378"/>
      <w:bookmarkStart w:id="12276" w:name="_Toc349753120"/>
      <w:bookmarkStart w:id="12277" w:name="_Toc349754014"/>
      <w:bookmarkStart w:id="12278" w:name="_Ref366745236"/>
      <w:bookmarkStart w:id="12279" w:name="_Ref369092608"/>
      <w:bookmarkStart w:id="12280" w:name="_Toc368586080"/>
      <w:bookmarkStart w:id="12281" w:name="_Toc486251663"/>
      <w:bookmarkStart w:id="12282" w:name="_Toc489459733"/>
      <w:r w:rsidRPr="00671C8B">
        <w:t xml:space="preserve">+CMGF Command: Set Message </w:t>
      </w:r>
      <w:bookmarkEnd w:id="12275"/>
      <w:r w:rsidRPr="00671C8B">
        <w:t>Format</w:t>
      </w:r>
      <w:bookmarkEnd w:id="12276"/>
      <w:bookmarkEnd w:id="12277"/>
      <w:bookmarkEnd w:id="12278"/>
      <w:bookmarkEnd w:id="12279"/>
      <w:bookmarkEnd w:id="12280"/>
      <w:bookmarkEnd w:id="12281"/>
      <w:bookmarkEnd w:id="12282"/>
    </w:p>
    <w:tbl>
      <w:tblPr>
        <w:tblStyle w:val="TableSWIleft"/>
        <w:tblW w:w="9288" w:type="dxa"/>
        <w:tblLayout w:type="fixed"/>
        <w:tblLook w:val="04A0" w:firstRow="1" w:lastRow="0" w:firstColumn="1" w:lastColumn="0" w:noHBand="0" w:noVBand="1"/>
      </w:tblPr>
      <w:tblGrid>
        <w:gridCol w:w="1728"/>
        <w:gridCol w:w="7560"/>
      </w:tblGrid>
      <w:tr w:rsidR="00AD6DB4" w:rsidRPr="00671C8B" w14:paraId="4CF6362A"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269F6BC5" w14:textId="58686AAF" w:rsidR="00AD6DB4" w:rsidRPr="00671C8B" w:rsidRDefault="00AD6DB4">
            <w:pPr>
              <w:pStyle w:val="TableRowHead"/>
              <w:spacing w:before="144" w:after="144"/>
              <w:rPr>
                <w:rFonts w:cs="Arial"/>
              </w:rPr>
            </w:pPr>
            <w:del w:id="12283" w:author="Alban Roche" w:date="2017-08-02T14:40:00Z">
              <w:r w:rsidDel="00F22490">
                <w:rPr>
                  <w:lang w:eastAsia="zh-CN"/>
                </w:rPr>
                <w:delText xml:space="preserve">HL7618, HL7618RD, </w:delText>
              </w:r>
              <w:r w:rsidDel="00F22490">
                <w:delText xml:space="preserve">HL7648, HL7650, HL7688, </w:delText>
              </w:r>
              <w:r w:rsidDel="00F22490">
                <w:rPr>
                  <w:lang w:eastAsia="zh-CN"/>
                </w:rPr>
                <w:delText>HL7690 and HL7692</w:delText>
              </w:r>
            </w:del>
            <w:ins w:id="12284" w:author="Alban Roche" w:date="2017-08-02T14:40:00Z">
              <w:r w:rsidR="00F22490">
                <w:rPr>
                  <w:lang w:eastAsia="zh-CN"/>
                </w:rPr>
                <w:t>HL7800</w:t>
              </w:r>
            </w:ins>
          </w:p>
        </w:tc>
      </w:tr>
      <w:tr w:rsidR="00AD6DB4" w:rsidRPr="00671C8B" w14:paraId="388F5CD1" w14:textId="77777777" w:rsidTr="00166AF3">
        <w:trPr>
          <w:trHeight w:val="1221"/>
        </w:trPr>
        <w:tc>
          <w:tcPr>
            <w:tcW w:w="1728" w:type="dxa"/>
          </w:tcPr>
          <w:p w14:paraId="1C88BBAE" w14:textId="77777777" w:rsidR="00AD6DB4" w:rsidRPr="00671C8B" w:rsidRDefault="00AD6DB4" w:rsidP="00166AF3">
            <w:pPr>
              <w:pStyle w:val="TableBody"/>
              <w:rPr>
                <w:rFonts w:ascii="Times New Roman" w:hAnsi="Times New Roman" w:cs="Times New Roman"/>
                <w:i/>
                <w:sz w:val="20"/>
                <w:szCs w:val="20"/>
              </w:rPr>
            </w:pPr>
            <w:r w:rsidRPr="00671C8B">
              <w:rPr>
                <w:i/>
              </w:rPr>
              <w:t>Test command</w:t>
            </w:r>
          </w:p>
          <w:p w14:paraId="4494D48F" w14:textId="77777777" w:rsidR="00AD6DB4" w:rsidRPr="00671C8B" w:rsidRDefault="00AD6DB4" w:rsidP="00166AF3">
            <w:pPr>
              <w:pStyle w:val="TableBody"/>
            </w:pPr>
          </w:p>
          <w:p w14:paraId="1CAB3D54" w14:textId="77777777" w:rsidR="00AD6DB4" w:rsidRPr="00671C8B" w:rsidRDefault="00AD6DB4" w:rsidP="00166AF3">
            <w:pPr>
              <w:pStyle w:val="TableBody"/>
              <w:rPr>
                <w:u w:val="single"/>
              </w:rPr>
            </w:pPr>
            <w:r w:rsidRPr="00671C8B">
              <w:rPr>
                <w:u w:val="single"/>
              </w:rPr>
              <w:t>Syntax</w:t>
            </w:r>
          </w:p>
          <w:p w14:paraId="705C8F03" w14:textId="77777777" w:rsidR="00AD6DB4" w:rsidRPr="00671C8B" w:rsidRDefault="00AD6DB4" w:rsidP="00166AF3">
            <w:pPr>
              <w:pStyle w:val="TableBody"/>
              <w:rPr>
                <w:b/>
              </w:rPr>
            </w:pPr>
            <w:r w:rsidRPr="00671C8B">
              <w:rPr>
                <w:b/>
              </w:rPr>
              <w:t>AT+CMGF=?</w:t>
            </w:r>
          </w:p>
        </w:tc>
        <w:tc>
          <w:tcPr>
            <w:tcW w:w="7560" w:type="dxa"/>
          </w:tcPr>
          <w:p w14:paraId="29E75B94" w14:textId="77777777" w:rsidR="00AD6DB4" w:rsidRPr="00671C8B" w:rsidRDefault="00AD6DB4" w:rsidP="00166AF3">
            <w:pPr>
              <w:pStyle w:val="TableBody"/>
              <w:rPr>
                <w:rFonts w:ascii="Times New Roman" w:hAnsi="Times New Roman" w:cs="Times New Roman"/>
                <w:sz w:val="20"/>
                <w:szCs w:val="20"/>
                <w:u w:val="single"/>
              </w:rPr>
            </w:pPr>
          </w:p>
          <w:p w14:paraId="2BB10F6A" w14:textId="77777777" w:rsidR="00AD6DB4" w:rsidRPr="00671C8B" w:rsidRDefault="00AD6DB4" w:rsidP="00166AF3">
            <w:pPr>
              <w:pStyle w:val="TableBody"/>
              <w:rPr>
                <w:u w:val="single"/>
              </w:rPr>
            </w:pPr>
          </w:p>
          <w:p w14:paraId="42A91665" w14:textId="77777777" w:rsidR="00AD6DB4" w:rsidRPr="00671C8B" w:rsidRDefault="00AD6DB4" w:rsidP="00166AF3">
            <w:pPr>
              <w:pStyle w:val="TableBody"/>
              <w:rPr>
                <w:u w:val="single"/>
              </w:rPr>
            </w:pPr>
            <w:r w:rsidRPr="00671C8B">
              <w:rPr>
                <w:u w:val="single"/>
              </w:rPr>
              <w:t>Response</w:t>
            </w:r>
          </w:p>
          <w:p w14:paraId="6BCD0611" w14:textId="77777777" w:rsidR="00AD6DB4" w:rsidRPr="00671C8B" w:rsidRDefault="00AD6DB4" w:rsidP="00166AF3">
            <w:pPr>
              <w:pStyle w:val="TableBody"/>
            </w:pPr>
            <w:r w:rsidRPr="00671C8B">
              <w:rPr>
                <w:b/>
              </w:rPr>
              <w:t>+CMGF:</w:t>
            </w:r>
            <w:r w:rsidRPr="00671C8B">
              <w:t xml:space="preserve"> (list of supported </w:t>
            </w:r>
            <w:r w:rsidRPr="00671C8B">
              <w:rPr>
                <w:b/>
              </w:rPr>
              <w:t>&lt;mode&gt;</w:t>
            </w:r>
            <w:r w:rsidRPr="00671C8B">
              <w:t>s)</w:t>
            </w:r>
          </w:p>
          <w:p w14:paraId="336EB12A" w14:textId="77777777" w:rsidR="00AD6DB4" w:rsidRPr="00671C8B" w:rsidRDefault="00AD6DB4" w:rsidP="00166AF3">
            <w:pPr>
              <w:pStyle w:val="TableBody"/>
              <w:rPr>
                <w:b/>
              </w:rPr>
            </w:pPr>
            <w:r w:rsidRPr="00671C8B">
              <w:rPr>
                <w:b/>
              </w:rPr>
              <w:t>OK</w:t>
            </w:r>
          </w:p>
        </w:tc>
      </w:tr>
      <w:tr w:rsidR="00AD6DB4" w:rsidRPr="00671C8B" w14:paraId="1FCC816E" w14:textId="77777777" w:rsidTr="00166AF3">
        <w:trPr>
          <w:trHeight w:val="1316"/>
        </w:trPr>
        <w:tc>
          <w:tcPr>
            <w:tcW w:w="1728" w:type="dxa"/>
          </w:tcPr>
          <w:p w14:paraId="6EE89F7B" w14:textId="77777777" w:rsidR="00AD6DB4" w:rsidRPr="00671C8B" w:rsidRDefault="00AD6DB4" w:rsidP="00166AF3">
            <w:pPr>
              <w:pStyle w:val="TableBody"/>
              <w:rPr>
                <w:rFonts w:ascii="Times New Roman" w:hAnsi="Times New Roman" w:cs="Times New Roman"/>
                <w:i/>
                <w:sz w:val="20"/>
                <w:szCs w:val="20"/>
              </w:rPr>
            </w:pPr>
            <w:r w:rsidRPr="00671C8B">
              <w:rPr>
                <w:i/>
              </w:rPr>
              <w:t>Read command</w:t>
            </w:r>
          </w:p>
          <w:p w14:paraId="6D3B1E8D" w14:textId="77777777" w:rsidR="00AD6DB4" w:rsidRPr="00671C8B" w:rsidRDefault="00AD6DB4" w:rsidP="00166AF3">
            <w:pPr>
              <w:pStyle w:val="TableBody"/>
            </w:pPr>
          </w:p>
          <w:p w14:paraId="10100495" w14:textId="77777777" w:rsidR="00AD6DB4" w:rsidRPr="00671C8B" w:rsidRDefault="00AD6DB4" w:rsidP="00166AF3">
            <w:pPr>
              <w:pStyle w:val="TableBody"/>
              <w:rPr>
                <w:u w:val="single"/>
              </w:rPr>
            </w:pPr>
            <w:r w:rsidRPr="00671C8B">
              <w:rPr>
                <w:u w:val="single"/>
              </w:rPr>
              <w:t>Syntax</w:t>
            </w:r>
          </w:p>
          <w:p w14:paraId="518C7742" w14:textId="77777777" w:rsidR="00AD6DB4" w:rsidRPr="00671C8B" w:rsidRDefault="00AD6DB4" w:rsidP="00166AF3">
            <w:pPr>
              <w:pStyle w:val="TableBody"/>
              <w:rPr>
                <w:b/>
              </w:rPr>
            </w:pPr>
            <w:r w:rsidRPr="00671C8B">
              <w:rPr>
                <w:b/>
              </w:rPr>
              <w:t>AT+CMGF?</w:t>
            </w:r>
          </w:p>
        </w:tc>
        <w:tc>
          <w:tcPr>
            <w:tcW w:w="7560" w:type="dxa"/>
          </w:tcPr>
          <w:p w14:paraId="14C8027C" w14:textId="77777777" w:rsidR="00AD6DB4" w:rsidRPr="00671C8B" w:rsidRDefault="00AD6DB4" w:rsidP="00166AF3">
            <w:pPr>
              <w:pStyle w:val="TableBody"/>
              <w:rPr>
                <w:rFonts w:ascii="Times New Roman" w:hAnsi="Times New Roman" w:cs="Times New Roman"/>
                <w:sz w:val="20"/>
                <w:szCs w:val="20"/>
                <w:u w:val="single"/>
              </w:rPr>
            </w:pPr>
          </w:p>
          <w:p w14:paraId="58140AEA" w14:textId="77777777" w:rsidR="00AD6DB4" w:rsidRPr="00671C8B" w:rsidRDefault="00AD6DB4" w:rsidP="00166AF3">
            <w:pPr>
              <w:pStyle w:val="TableBody"/>
              <w:rPr>
                <w:u w:val="single"/>
              </w:rPr>
            </w:pPr>
          </w:p>
          <w:p w14:paraId="13F391DF" w14:textId="77777777" w:rsidR="00AD6DB4" w:rsidRPr="00671C8B" w:rsidRDefault="00AD6DB4" w:rsidP="00166AF3">
            <w:pPr>
              <w:pStyle w:val="TableBody"/>
              <w:rPr>
                <w:u w:val="single"/>
              </w:rPr>
            </w:pPr>
            <w:r w:rsidRPr="00671C8B">
              <w:rPr>
                <w:u w:val="single"/>
              </w:rPr>
              <w:t>Response</w:t>
            </w:r>
          </w:p>
          <w:p w14:paraId="022FC9D8" w14:textId="77777777" w:rsidR="00AD6DB4" w:rsidRPr="00671C8B" w:rsidRDefault="00AD6DB4" w:rsidP="00166AF3">
            <w:pPr>
              <w:pStyle w:val="TableBody"/>
              <w:rPr>
                <w:b/>
              </w:rPr>
            </w:pPr>
            <w:r w:rsidRPr="00671C8B">
              <w:rPr>
                <w:b/>
              </w:rPr>
              <w:t>+CMGF: &lt;mode&gt;</w:t>
            </w:r>
          </w:p>
          <w:p w14:paraId="7E5F0EEC" w14:textId="77777777" w:rsidR="00AD6DB4" w:rsidRPr="00671C8B" w:rsidRDefault="00AD6DB4" w:rsidP="00166AF3">
            <w:pPr>
              <w:pStyle w:val="TableBody"/>
            </w:pPr>
            <w:r w:rsidRPr="00671C8B">
              <w:rPr>
                <w:b/>
              </w:rPr>
              <w:t>OK</w:t>
            </w:r>
          </w:p>
        </w:tc>
      </w:tr>
      <w:tr w:rsidR="00AD6DB4" w:rsidRPr="00671C8B" w14:paraId="540FD854" w14:textId="77777777" w:rsidTr="00166AF3">
        <w:trPr>
          <w:trHeight w:val="1316"/>
        </w:trPr>
        <w:tc>
          <w:tcPr>
            <w:tcW w:w="1728" w:type="dxa"/>
          </w:tcPr>
          <w:p w14:paraId="038E0F96" w14:textId="77777777" w:rsidR="00AD6DB4" w:rsidRPr="00671C8B" w:rsidRDefault="00AD6DB4" w:rsidP="00166AF3">
            <w:pPr>
              <w:pStyle w:val="TableBody"/>
              <w:rPr>
                <w:rFonts w:ascii="Times New Roman" w:hAnsi="Times New Roman" w:cs="Times New Roman"/>
                <w:i/>
                <w:sz w:val="20"/>
                <w:szCs w:val="20"/>
              </w:rPr>
            </w:pPr>
            <w:r w:rsidRPr="00671C8B">
              <w:rPr>
                <w:i/>
              </w:rPr>
              <w:t>Execute command</w:t>
            </w:r>
          </w:p>
          <w:p w14:paraId="7BF8B0ED" w14:textId="77777777" w:rsidR="00AD6DB4" w:rsidRPr="00671C8B" w:rsidRDefault="00AD6DB4" w:rsidP="00166AF3">
            <w:pPr>
              <w:pStyle w:val="TableBody"/>
            </w:pPr>
          </w:p>
          <w:p w14:paraId="0EA86039" w14:textId="77777777" w:rsidR="00AD6DB4" w:rsidRPr="00671C8B" w:rsidRDefault="00AD6DB4" w:rsidP="00166AF3">
            <w:pPr>
              <w:pStyle w:val="TableBody"/>
              <w:rPr>
                <w:u w:val="single"/>
              </w:rPr>
            </w:pPr>
            <w:r w:rsidRPr="00671C8B">
              <w:rPr>
                <w:u w:val="single"/>
              </w:rPr>
              <w:t>Syntax</w:t>
            </w:r>
          </w:p>
          <w:p w14:paraId="6C802260" w14:textId="77777777" w:rsidR="00AD6DB4" w:rsidRPr="00671C8B" w:rsidRDefault="00AD6DB4" w:rsidP="00166AF3">
            <w:pPr>
              <w:pStyle w:val="TableBody"/>
              <w:rPr>
                <w:b/>
              </w:rPr>
            </w:pPr>
            <w:r w:rsidRPr="00671C8B">
              <w:rPr>
                <w:b/>
              </w:rPr>
              <w:t>AT+CMGF=</w:t>
            </w:r>
            <w:r w:rsidRPr="00671C8B">
              <w:rPr>
                <w:b/>
              </w:rPr>
              <w:br/>
              <w:t>[&lt;mode&gt;]</w:t>
            </w:r>
          </w:p>
        </w:tc>
        <w:tc>
          <w:tcPr>
            <w:tcW w:w="7560" w:type="dxa"/>
          </w:tcPr>
          <w:p w14:paraId="0AB3BB82" w14:textId="77777777" w:rsidR="00AD6DB4" w:rsidRPr="00671C8B" w:rsidRDefault="00AD6DB4" w:rsidP="00166AF3">
            <w:pPr>
              <w:pStyle w:val="TableBody"/>
              <w:rPr>
                <w:rFonts w:ascii="Times New Roman" w:hAnsi="Times New Roman" w:cs="Times New Roman"/>
                <w:sz w:val="20"/>
                <w:szCs w:val="20"/>
                <w:u w:val="single"/>
              </w:rPr>
            </w:pPr>
          </w:p>
          <w:p w14:paraId="2C2D1CCE" w14:textId="77777777" w:rsidR="00AD6DB4" w:rsidRPr="00671C8B" w:rsidRDefault="00AD6DB4" w:rsidP="00166AF3">
            <w:pPr>
              <w:pStyle w:val="TableBody"/>
              <w:rPr>
                <w:u w:val="single"/>
              </w:rPr>
            </w:pPr>
          </w:p>
          <w:p w14:paraId="59B6D59D" w14:textId="77777777" w:rsidR="00AD6DB4" w:rsidRPr="00671C8B" w:rsidRDefault="00AD6DB4" w:rsidP="00166AF3">
            <w:pPr>
              <w:pStyle w:val="TableBody"/>
              <w:rPr>
                <w:u w:val="single"/>
              </w:rPr>
            </w:pPr>
            <w:r w:rsidRPr="00671C8B">
              <w:rPr>
                <w:u w:val="single"/>
              </w:rPr>
              <w:t>Response</w:t>
            </w:r>
          </w:p>
          <w:p w14:paraId="562DCC83" w14:textId="77777777" w:rsidR="00AD6DB4" w:rsidRPr="00671C8B" w:rsidRDefault="00AD6DB4" w:rsidP="00166AF3">
            <w:pPr>
              <w:pStyle w:val="TableBody"/>
              <w:rPr>
                <w:b/>
              </w:rPr>
            </w:pPr>
            <w:r w:rsidRPr="00671C8B">
              <w:rPr>
                <w:b/>
              </w:rPr>
              <w:t>OK</w:t>
            </w:r>
          </w:p>
          <w:p w14:paraId="360BADAF" w14:textId="77777777" w:rsidR="00AD6DB4" w:rsidRPr="00671C8B" w:rsidRDefault="00AD6DB4" w:rsidP="00166AF3">
            <w:pPr>
              <w:pStyle w:val="TableBody"/>
            </w:pPr>
          </w:p>
          <w:p w14:paraId="7912E238" w14:textId="77777777" w:rsidR="00AD6DB4" w:rsidRPr="00671C8B" w:rsidRDefault="00AD6DB4" w:rsidP="00166AF3">
            <w:pPr>
              <w:pStyle w:val="TableBody"/>
            </w:pPr>
            <w:r w:rsidRPr="00671C8B">
              <w:t>or</w:t>
            </w:r>
          </w:p>
          <w:p w14:paraId="647D81C4" w14:textId="77777777" w:rsidR="00AD6DB4" w:rsidRPr="00671C8B" w:rsidRDefault="00AD6DB4" w:rsidP="00166AF3">
            <w:pPr>
              <w:pStyle w:val="TableBody"/>
              <w:rPr>
                <w:b/>
                <w:lang w:eastAsia="zh-CN"/>
              </w:rPr>
            </w:pPr>
            <w:r w:rsidRPr="00671C8B">
              <w:rPr>
                <w:b/>
              </w:rPr>
              <w:t>+CMS ERROR: err&gt;</w:t>
            </w:r>
          </w:p>
          <w:p w14:paraId="3DE82D1F" w14:textId="77777777" w:rsidR="00AD6DB4" w:rsidRPr="00671C8B" w:rsidRDefault="00AD6DB4" w:rsidP="00166AF3">
            <w:pPr>
              <w:pStyle w:val="TableBody"/>
              <w:rPr>
                <w:lang w:eastAsia="fr-FR"/>
              </w:rPr>
            </w:pPr>
          </w:p>
          <w:p w14:paraId="0F17CDD7" w14:textId="77777777" w:rsidR="00AD6DB4" w:rsidRPr="00671C8B" w:rsidRDefault="00AD6DB4" w:rsidP="00166AF3">
            <w:pPr>
              <w:pStyle w:val="TableBody"/>
              <w:rPr>
                <w:u w:val="single"/>
              </w:rPr>
            </w:pPr>
            <w:r w:rsidRPr="00671C8B">
              <w:rPr>
                <w:u w:val="single"/>
              </w:rPr>
              <w:t>Parameter</w:t>
            </w:r>
          </w:p>
          <w:p w14:paraId="1F4060D6" w14:textId="77777777" w:rsidR="00AD6DB4" w:rsidRPr="00671C8B" w:rsidRDefault="00AD6DB4" w:rsidP="00166AF3">
            <w:pPr>
              <w:pStyle w:val="TableBody"/>
            </w:pPr>
            <w:r w:rsidRPr="00671C8B">
              <w:rPr>
                <w:b/>
              </w:rPr>
              <w:t>&lt;mode&gt;</w:t>
            </w:r>
            <w:r w:rsidRPr="00671C8B">
              <w:tab/>
            </w:r>
            <w:r w:rsidRPr="00671C8B">
              <w:rPr>
                <w:u w:val="single"/>
              </w:rPr>
              <w:t>0</w:t>
            </w:r>
            <w:r w:rsidRPr="00671C8B">
              <w:tab/>
              <w:t>PDU mode (default when implemented)</w:t>
            </w:r>
          </w:p>
          <w:p w14:paraId="03CFC045" w14:textId="77777777" w:rsidR="00AD6DB4" w:rsidRPr="00671C8B" w:rsidRDefault="00AD6DB4" w:rsidP="00166AF3">
            <w:pPr>
              <w:pStyle w:val="TableBody"/>
            </w:pPr>
            <w:r w:rsidRPr="00671C8B">
              <w:tab/>
            </w:r>
            <w:r w:rsidRPr="00671C8B">
              <w:tab/>
              <w:t>1</w:t>
            </w:r>
            <w:r w:rsidRPr="00671C8B">
              <w:tab/>
              <w:t>Text mode</w:t>
            </w:r>
          </w:p>
        </w:tc>
      </w:tr>
      <w:tr w:rsidR="00AD6DB4" w:rsidRPr="00671C8B" w14:paraId="24236DB3" w14:textId="77777777" w:rsidTr="00166AF3">
        <w:trPr>
          <w:trHeight w:val="65"/>
        </w:trPr>
        <w:tc>
          <w:tcPr>
            <w:tcW w:w="1728" w:type="dxa"/>
          </w:tcPr>
          <w:p w14:paraId="7EEAF05E" w14:textId="77777777" w:rsidR="00AD6DB4" w:rsidRPr="00671C8B" w:rsidRDefault="00AD6DB4" w:rsidP="00166AF3">
            <w:pPr>
              <w:pStyle w:val="TableBody"/>
              <w:rPr>
                <w:i/>
              </w:rPr>
            </w:pPr>
            <w:r w:rsidRPr="00671C8B">
              <w:rPr>
                <w:u w:val="single"/>
              </w:rPr>
              <w:t>Notes</w:t>
            </w:r>
          </w:p>
        </w:tc>
        <w:tc>
          <w:tcPr>
            <w:tcW w:w="7560" w:type="dxa"/>
          </w:tcPr>
          <w:p w14:paraId="16144EE5" w14:textId="77777777" w:rsidR="00AD6DB4" w:rsidRPr="00671C8B" w:rsidRDefault="00AD6DB4" w:rsidP="00166AF3">
            <w:pPr>
              <w:pStyle w:val="TableBody"/>
              <w:rPr>
                <w:rFonts w:ascii="Times New Roman" w:hAnsi="Times New Roman" w:cs="Times New Roman"/>
                <w:sz w:val="20"/>
                <w:szCs w:val="20"/>
                <w:u w:val="single"/>
              </w:rPr>
            </w:pPr>
            <w:r>
              <w:t xml:space="preserve">&lt;mode&gt; is </w:t>
            </w:r>
            <w:r w:rsidRPr="00276097">
              <w:t xml:space="preserve">saved in non-volatile memory </w:t>
            </w:r>
            <w:r>
              <w:t xml:space="preserve">per AT port </w:t>
            </w:r>
            <w:r w:rsidRPr="00276097">
              <w:t>over module reboot</w:t>
            </w:r>
            <w:r>
              <w:t>.</w:t>
            </w:r>
          </w:p>
        </w:tc>
      </w:tr>
    </w:tbl>
    <w:p w14:paraId="7E3442F1" w14:textId="77777777" w:rsidR="00AD6DB4" w:rsidRPr="00671C8B" w:rsidRDefault="00AD6DB4" w:rsidP="0059466D">
      <w:pPr>
        <w:pStyle w:val="Heading2"/>
        <w:numPr>
          <w:ilvl w:val="1"/>
          <w:numId w:val="11"/>
        </w:numPr>
        <w:ind w:left="1080" w:hanging="1080"/>
      </w:pPr>
      <w:bookmarkStart w:id="12285" w:name="_Toc345081379"/>
      <w:bookmarkStart w:id="12286" w:name="_Toc349753121"/>
      <w:bookmarkStart w:id="12287" w:name="_Toc349754015"/>
      <w:bookmarkStart w:id="12288" w:name="_Ref366745245"/>
      <w:bookmarkStart w:id="12289" w:name="_Ref369092617"/>
      <w:bookmarkStart w:id="12290" w:name="_Toc368586081"/>
      <w:bookmarkStart w:id="12291" w:name="_Toc486251664"/>
      <w:bookmarkStart w:id="12292" w:name="_Toc489459734"/>
      <w:r w:rsidRPr="00671C8B">
        <w:t>+CMGL Command: List Messages</w:t>
      </w:r>
      <w:bookmarkEnd w:id="12285"/>
      <w:bookmarkEnd w:id="12286"/>
      <w:bookmarkEnd w:id="12287"/>
      <w:bookmarkEnd w:id="12288"/>
      <w:bookmarkEnd w:id="12289"/>
      <w:bookmarkEnd w:id="12290"/>
      <w:bookmarkEnd w:id="12291"/>
      <w:bookmarkEnd w:id="12292"/>
    </w:p>
    <w:tbl>
      <w:tblPr>
        <w:tblStyle w:val="TableSWIleft"/>
        <w:tblW w:w="9288" w:type="dxa"/>
        <w:tblLayout w:type="fixed"/>
        <w:tblLook w:val="04A0" w:firstRow="1" w:lastRow="0" w:firstColumn="1" w:lastColumn="0" w:noHBand="0" w:noVBand="1"/>
      </w:tblPr>
      <w:tblGrid>
        <w:gridCol w:w="1728"/>
        <w:gridCol w:w="7560"/>
      </w:tblGrid>
      <w:tr w:rsidR="00AD6DB4" w:rsidRPr="00671C8B" w14:paraId="2E5C2C85"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35F90C5D" w14:textId="38D194F7" w:rsidR="00AD6DB4" w:rsidRPr="00671C8B" w:rsidRDefault="00AD6DB4">
            <w:pPr>
              <w:pStyle w:val="TableRowHead"/>
              <w:spacing w:before="144" w:after="144"/>
              <w:rPr>
                <w:rFonts w:cs="Arial"/>
                <w:bCs w:val="0"/>
              </w:rPr>
            </w:pPr>
            <w:del w:id="12293" w:author="Alban Roche" w:date="2017-08-02T14:40:00Z">
              <w:r w:rsidDel="00F22490">
                <w:rPr>
                  <w:lang w:eastAsia="zh-CN"/>
                </w:rPr>
                <w:delText xml:space="preserve">HL7618, HL7618RD, </w:delText>
              </w:r>
              <w:r w:rsidDel="00F22490">
                <w:delText xml:space="preserve">HL7648, HL7650, HL7688, </w:delText>
              </w:r>
              <w:r w:rsidDel="00F22490">
                <w:rPr>
                  <w:lang w:eastAsia="zh-CN"/>
                </w:rPr>
                <w:delText>HL7690 and HL7692</w:delText>
              </w:r>
            </w:del>
            <w:ins w:id="12294" w:author="Alban Roche" w:date="2017-08-02T14:40:00Z">
              <w:r w:rsidR="00F22490">
                <w:rPr>
                  <w:lang w:eastAsia="zh-CN"/>
                </w:rPr>
                <w:t>HL7800</w:t>
              </w:r>
            </w:ins>
          </w:p>
        </w:tc>
      </w:tr>
      <w:tr w:rsidR="00AD6DB4" w:rsidRPr="00671C8B" w14:paraId="74A3903F" w14:textId="77777777" w:rsidTr="00166AF3">
        <w:trPr>
          <w:trHeight w:val="1221"/>
        </w:trPr>
        <w:tc>
          <w:tcPr>
            <w:tcW w:w="1728" w:type="dxa"/>
          </w:tcPr>
          <w:p w14:paraId="2124B0E7" w14:textId="77777777" w:rsidR="00AD6DB4" w:rsidRPr="00671C8B" w:rsidRDefault="00AD6DB4" w:rsidP="00166AF3">
            <w:pPr>
              <w:pStyle w:val="TableBody"/>
              <w:rPr>
                <w:rFonts w:ascii="Times New Roman" w:hAnsi="Times New Roman" w:cs="Times New Roman"/>
                <w:i/>
                <w:sz w:val="20"/>
                <w:szCs w:val="20"/>
              </w:rPr>
            </w:pPr>
            <w:r w:rsidRPr="00671C8B">
              <w:rPr>
                <w:i/>
              </w:rPr>
              <w:t>Test command</w:t>
            </w:r>
          </w:p>
          <w:p w14:paraId="17A34571" w14:textId="77777777" w:rsidR="00AD6DB4" w:rsidRPr="00671C8B" w:rsidRDefault="00AD6DB4" w:rsidP="00166AF3">
            <w:pPr>
              <w:pStyle w:val="TableBody"/>
            </w:pPr>
          </w:p>
          <w:p w14:paraId="6DABCA61" w14:textId="77777777" w:rsidR="00AD6DB4" w:rsidRPr="00671C8B" w:rsidRDefault="00AD6DB4" w:rsidP="00166AF3">
            <w:pPr>
              <w:pStyle w:val="TableBody"/>
              <w:rPr>
                <w:u w:val="single"/>
              </w:rPr>
            </w:pPr>
            <w:r w:rsidRPr="00671C8B">
              <w:rPr>
                <w:u w:val="single"/>
              </w:rPr>
              <w:t>Syntax</w:t>
            </w:r>
          </w:p>
          <w:p w14:paraId="727FCC45" w14:textId="77777777" w:rsidR="00AD6DB4" w:rsidRPr="00671C8B" w:rsidRDefault="00AD6DB4" w:rsidP="00166AF3">
            <w:pPr>
              <w:pStyle w:val="TableBody"/>
              <w:rPr>
                <w:b/>
              </w:rPr>
            </w:pPr>
            <w:r w:rsidRPr="00671C8B">
              <w:rPr>
                <w:b/>
              </w:rPr>
              <w:t>AT+CMGL=?</w:t>
            </w:r>
          </w:p>
        </w:tc>
        <w:tc>
          <w:tcPr>
            <w:tcW w:w="7560" w:type="dxa"/>
          </w:tcPr>
          <w:p w14:paraId="2BCC5599" w14:textId="77777777" w:rsidR="00AD6DB4" w:rsidRPr="00671C8B" w:rsidRDefault="00AD6DB4" w:rsidP="00166AF3">
            <w:pPr>
              <w:pStyle w:val="TableBody"/>
              <w:rPr>
                <w:rFonts w:ascii="Times New Roman" w:hAnsi="Times New Roman" w:cs="Times New Roman"/>
                <w:sz w:val="20"/>
                <w:szCs w:val="20"/>
                <w:u w:val="single"/>
              </w:rPr>
            </w:pPr>
          </w:p>
          <w:p w14:paraId="58FCA306" w14:textId="77777777" w:rsidR="00AD6DB4" w:rsidRPr="00671C8B" w:rsidRDefault="00AD6DB4" w:rsidP="00166AF3">
            <w:pPr>
              <w:pStyle w:val="TableBody"/>
              <w:rPr>
                <w:u w:val="single"/>
              </w:rPr>
            </w:pPr>
          </w:p>
          <w:p w14:paraId="6F071237" w14:textId="77777777" w:rsidR="00AD6DB4" w:rsidRPr="00671C8B" w:rsidRDefault="00AD6DB4" w:rsidP="00166AF3">
            <w:pPr>
              <w:pStyle w:val="TableBody"/>
              <w:rPr>
                <w:u w:val="single"/>
              </w:rPr>
            </w:pPr>
            <w:r w:rsidRPr="00671C8B">
              <w:rPr>
                <w:u w:val="single"/>
              </w:rPr>
              <w:t>Response</w:t>
            </w:r>
          </w:p>
          <w:p w14:paraId="7D52BD8A" w14:textId="77777777" w:rsidR="00AD6DB4" w:rsidRPr="00671C8B" w:rsidRDefault="00AD6DB4" w:rsidP="00166AF3">
            <w:pPr>
              <w:pStyle w:val="TableBody"/>
            </w:pPr>
            <w:r w:rsidRPr="00671C8B">
              <w:rPr>
                <w:b/>
              </w:rPr>
              <w:t>+CMGL:</w:t>
            </w:r>
            <w:r w:rsidRPr="00671C8B">
              <w:t xml:space="preserve"> (list of supported </w:t>
            </w:r>
            <w:r w:rsidRPr="00671C8B">
              <w:rPr>
                <w:b/>
              </w:rPr>
              <w:t>&lt;stat&gt;</w:t>
            </w:r>
            <w:r w:rsidRPr="00671C8B">
              <w:t>s)</w:t>
            </w:r>
          </w:p>
          <w:p w14:paraId="6A3E572F" w14:textId="77777777" w:rsidR="00AD6DB4" w:rsidRPr="00671C8B" w:rsidRDefault="00AD6DB4" w:rsidP="00166AF3">
            <w:pPr>
              <w:pStyle w:val="TableBody"/>
              <w:rPr>
                <w:b/>
              </w:rPr>
            </w:pPr>
            <w:r w:rsidRPr="00671C8B">
              <w:rPr>
                <w:b/>
              </w:rPr>
              <w:t>OK</w:t>
            </w:r>
          </w:p>
        </w:tc>
      </w:tr>
      <w:tr w:rsidR="00AD6DB4" w:rsidRPr="00671C8B" w14:paraId="4A24EBDF" w14:textId="77777777" w:rsidTr="00166AF3">
        <w:trPr>
          <w:cantSplit w:val="0"/>
          <w:trHeight w:val="1316"/>
        </w:trPr>
        <w:tc>
          <w:tcPr>
            <w:tcW w:w="1728" w:type="dxa"/>
          </w:tcPr>
          <w:p w14:paraId="41E1A97D" w14:textId="77777777" w:rsidR="00AD6DB4" w:rsidRPr="00671C8B" w:rsidRDefault="00AD6DB4" w:rsidP="00166AF3">
            <w:pPr>
              <w:pStyle w:val="TableBody"/>
              <w:rPr>
                <w:rFonts w:ascii="Times New Roman" w:hAnsi="Times New Roman" w:cs="Times New Roman"/>
                <w:i/>
                <w:sz w:val="20"/>
                <w:szCs w:val="20"/>
              </w:rPr>
            </w:pPr>
            <w:r w:rsidRPr="00671C8B">
              <w:rPr>
                <w:i/>
              </w:rPr>
              <w:t>Execute command</w:t>
            </w:r>
          </w:p>
          <w:p w14:paraId="092FE9C5" w14:textId="77777777" w:rsidR="00AD6DB4" w:rsidRPr="00671C8B" w:rsidRDefault="00AD6DB4" w:rsidP="00166AF3">
            <w:pPr>
              <w:pStyle w:val="TableBody"/>
            </w:pPr>
          </w:p>
          <w:p w14:paraId="0E27D760" w14:textId="77777777" w:rsidR="00AD6DB4" w:rsidRPr="00671C8B" w:rsidRDefault="00AD6DB4" w:rsidP="00166AF3">
            <w:pPr>
              <w:pStyle w:val="TableBody"/>
              <w:rPr>
                <w:u w:val="single"/>
              </w:rPr>
            </w:pPr>
            <w:r w:rsidRPr="00671C8B">
              <w:rPr>
                <w:u w:val="single"/>
              </w:rPr>
              <w:t>Syntax</w:t>
            </w:r>
          </w:p>
          <w:p w14:paraId="297E492E" w14:textId="77777777" w:rsidR="00AD6DB4" w:rsidRPr="00671C8B" w:rsidRDefault="00AD6DB4" w:rsidP="00166AF3">
            <w:pPr>
              <w:pStyle w:val="TableBody"/>
              <w:rPr>
                <w:b/>
              </w:rPr>
            </w:pPr>
            <w:r w:rsidRPr="00671C8B">
              <w:rPr>
                <w:b/>
              </w:rPr>
              <w:t>AT+CMGL</w:t>
            </w:r>
            <w:r w:rsidRPr="00671C8B">
              <w:rPr>
                <w:b/>
              </w:rPr>
              <w:br/>
              <w:t>[=&lt;stat&gt;]</w:t>
            </w:r>
          </w:p>
        </w:tc>
        <w:tc>
          <w:tcPr>
            <w:tcW w:w="7560" w:type="dxa"/>
          </w:tcPr>
          <w:p w14:paraId="6CCA323D" w14:textId="77777777" w:rsidR="00AD6DB4" w:rsidRPr="00671C8B" w:rsidRDefault="00AD6DB4" w:rsidP="00166AF3">
            <w:pPr>
              <w:pStyle w:val="TableBody"/>
              <w:rPr>
                <w:rFonts w:ascii="Times New Roman" w:hAnsi="Times New Roman" w:cs="Times New Roman"/>
                <w:sz w:val="20"/>
                <w:szCs w:val="20"/>
                <w:u w:val="single"/>
              </w:rPr>
            </w:pPr>
          </w:p>
          <w:p w14:paraId="23F647C5" w14:textId="77777777" w:rsidR="00AD6DB4" w:rsidRPr="00671C8B" w:rsidRDefault="00AD6DB4" w:rsidP="00166AF3">
            <w:pPr>
              <w:pStyle w:val="TableBody"/>
              <w:rPr>
                <w:u w:val="single"/>
              </w:rPr>
            </w:pPr>
          </w:p>
          <w:p w14:paraId="3A2C22EA" w14:textId="77777777" w:rsidR="00AD6DB4" w:rsidRPr="00671C8B" w:rsidRDefault="00AD6DB4" w:rsidP="00166AF3">
            <w:pPr>
              <w:pStyle w:val="TableBody"/>
              <w:rPr>
                <w:u w:val="single"/>
              </w:rPr>
            </w:pPr>
            <w:r w:rsidRPr="00671C8B">
              <w:rPr>
                <w:u w:val="single"/>
              </w:rPr>
              <w:t>Response</w:t>
            </w:r>
          </w:p>
          <w:p w14:paraId="4A443663" w14:textId="77777777" w:rsidR="00AD6DB4" w:rsidRPr="00671C8B" w:rsidRDefault="00AD6DB4" w:rsidP="00166AF3">
            <w:pPr>
              <w:pStyle w:val="TableBody"/>
              <w:rPr>
                <w:lang w:eastAsia="zh-CN"/>
              </w:rPr>
            </w:pPr>
            <w:r w:rsidRPr="00671C8B">
              <w:rPr>
                <w:lang w:eastAsia="zh-CN"/>
              </w:rPr>
              <w:t>If in text mode, command is successful and SMS-SUBMITs and/or SMS-DELIVERs:</w:t>
            </w:r>
          </w:p>
          <w:p w14:paraId="35E74377" w14:textId="77777777" w:rsidR="00AD6DB4" w:rsidRPr="00671C8B" w:rsidRDefault="00AD6DB4" w:rsidP="00166AF3">
            <w:pPr>
              <w:pStyle w:val="TableBody"/>
              <w:rPr>
                <w:b/>
                <w:lang w:eastAsia="zh-CN"/>
              </w:rPr>
            </w:pPr>
            <w:r w:rsidRPr="00671C8B">
              <w:rPr>
                <w:b/>
                <w:lang w:eastAsia="zh-CN"/>
              </w:rPr>
              <w:t>+CMGL: &lt;index&gt;,&lt;stat&gt;, &lt;oa/da&gt;,[&lt;alpha&gt;], [&lt;scts&gt;][,&lt;tooa/toda&gt;,&lt;length&gt;]</w:t>
            </w:r>
            <w:r w:rsidRPr="00671C8B">
              <w:rPr>
                <w:b/>
                <w:lang w:eastAsia="zh-CN"/>
              </w:rPr>
              <w:br/>
              <w:t>&lt;CR&gt;&lt;LF&gt;&lt;data&gt;[&lt;CR&gt;&lt;LF&gt;</w:t>
            </w:r>
          </w:p>
          <w:p w14:paraId="0413FB5C" w14:textId="77777777" w:rsidR="00AD6DB4" w:rsidRPr="00671C8B" w:rsidRDefault="00AD6DB4" w:rsidP="00166AF3">
            <w:pPr>
              <w:pStyle w:val="TableBody"/>
              <w:rPr>
                <w:b/>
                <w:lang w:eastAsia="zh-CN"/>
              </w:rPr>
            </w:pPr>
            <w:r w:rsidRPr="00671C8B">
              <w:rPr>
                <w:b/>
                <w:lang w:eastAsia="zh-CN"/>
              </w:rPr>
              <w:t>+CMGL: &lt;index&gt;,&lt;stat&gt;, &lt;da/oa&gt;,[&lt;alpha&gt;], [&lt;scts&gt;][,&lt;tooa/toda&gt;, &lt;length&gt;]</w:t>
            </w:r>
            <w:r w:rsidRPr="00671C8B">
              <w:rPr>
                <w:b/>
                <w:lang w:eastAsia="zh-CN"/>
              </w:rPr>
              <w:br/>
              <w:t>&lt;CR&gt;&lt;LF&gt;&lt;data&gt;</w:t>
            </w:r>
          </w:p>
          <w:p w14:paraId="0D9EA4B5" w14:textId="77777777" w:rsidR="00AD6DB4" w:rsidRPr="00671C8B" w:rsidRDefault="00AD6DB4" w:rsidP="00166AF3">
            <w:pPr>
              <w:pStyle w:val="TableBody"/>
              <w:rPr>
                <w:b/>
                <w:lang w:eastAsia="zh-CN"/>
              </w:rPr>
            </w:pPr>
            <w:r w:rsidRPr="00671C8B">
              <w:rPr>
                <w:b/>
                <w:lang w:eastAsia="zh-CN"/>
              </w:rPr>
              <w:t>[...]]</w:t>
            </w:r>
          </w:p>
          <w:p w14:paraId="1A2174A5" w14:textId="77777777" w:rsidR="00AD6DB4" w:rsidRPr="00671C8B" w:rsidRDefault="00AD6DB4" w:rsidP="00166AF3">
            <w:pPr>
              <w:pStyle w:val="TableBody"/>
              <w:rPr>
                <w:lang w:eastAsia="zh-CN"/>
              </w:rPr>
            </w:pPr>
          </w:p>
          <w:p w14:paraId="10849CF6" w14:textId="77777777" w:rsidR="00AD6DB4" w:rsidRPr="00671C8B" w:rsidRDefault="00AD6DB4" w:rsidP="00166AF3">
            <w:pPr>
              <w:pStyle w:val="TableBody"/>
              <w:rPr>
                <w:lang w:eastAsia="zh-CN"/>
              </w:rPr>
            </w:pPr>
            <w:r w:rsidRPr="00671C8B">
              <w:rPr>
                <w:lang w:eastAsia="zh-CN"/>
              </w:rPr>
              <w:t>If in text mode, command is successful and SMS-STATUS-REPORTs:</w:t>
            </w:r>
          </w:p>
          <w:p w14:paraId="4A8633A0" w14:textId="77777777" w:rsidR="00AD6DB4" w:rsidRPr="00671C8B" w:rsidRDefault="00AD6DB4" w:rsidP="00166AF3">
            <w:pPr>
              <w:pStyle w:val="TableBody"/>
              <w:rPr>
                <w:b/>
                <w:lang w:eastAsia="zh-CN"/>
              </w:rPr>
            </w:pPr>
            <w:r w:rsidRPr="00671C8B">
              <w:rPr>
                <w:b/>
                <w:lang w:eastAsia="zh-CN"/>
              </w:rPr>
              <w:t>+CMGL: &lt;index&gt;, &lt;stat&gt;,&lt;fo&gt;, &lt;mr&gt;, [&lt;ra&gt;], [&lt;tora&gt;], &lt;scts&gt;, &lt;d-t&gt;,&lt;st&gt;[&lt;CR&gt;&lt;LF&gt;</w:t>
            </w:r>
          </w:p>
          <w:p w14:paraId="19776C0D" w14:textId="77777777" w:rsidR="00AD6DB4" w:rsidRPr="00671C8B" w:rsidRDefault="00AD6DB4" w:rsidP="00166AF3">
            <w:pPr>
              <w:pStyle w:val="TableBody"/>
              <w:rPr>
                <w:b/>
                <w:lang w:eastAsia="zh-CN"/>
              </w:rPr>
            </w:pPr>
            <w:r w:rsidRPr="00671C8B">
              <w:rPr>
                <w:b/>
                <w:lang w:eastAsia="zh-CN"/>
              </w:rPr>
              <w:t>+CMGL: &lt;index&gt;, &lt;stat&gt;, &lt;fo&gt;, &lt;mr&gt;,[&lt;ra&gt;], [&lt;tora&gt;],&lt;scts&gt;,&lt;d_t&gt;,&lt;st&gt;[...]]</w:t>
            </w:r>
          </w:p>
          <w:p w14:paraId="1578E9EB" w14:textId="77777777" w:rsidR="00AD6DB4" w:rsidRPr="00671C8B" w:rsidRDefault="00AD6DB4" w:rsidP="00166AF3">
            <w:pPr>
              <w:pStyle w:val="TableBody"/>
              <w:rPr>
                <w:lang w:eastAsia="zh-CN"/>
              </w:rPr>
            </w:pPr>
          </w:p>
          <w:p w14:paraId="5AB2A2E1" w14:textId="77777777" w:rsidR="00AD6DB4" w:rsidRPr="00671C8B" w:rsidRDefault="00AD6DB4" w:rsidP="00166AF3">
            <w:pPr>
              <w:pStyle w:val="TableBody"/>
              <w:rPr>
                <w:lang w:eastAsia="zh-CN"/>
              </w:rPr>
            </w:pPr>
            <w:r w:rsidRPr="00671C8B">
              <w:rPr>
                <w:lang w:eastAsia="zh-CN"/>
              </w:rPr>
              <w:t>If in text mode, command is successful and SMS-COMMANDs:</w:t>
            </w:r>
          </w:p>
          <w:p w14:paraId="121F68A9" w14:textId="77777777" w:rsidR="00AD6DB4" w:rsidRPr="00671C8B" w:rsidRDefault="00AD6DB4" w:rsidP="00166AF3">
            <w:pPr>
              <w:pStyle w:val="TableBody"/>
              <w:rPr>
                <w:b/>
                <w:lang w:eastAsia="zh-CN"/>
              </w:rPr>
            </w:pPr>
            <w:r w:rsidRPr="00671C8B">
              <w:rPr>
                <w:b/>
                <w:lang w:eastAsia="zh-CN"/>
              </w:rPr>
              <w:t>+CMGL: &lt;index&gt;,&lt;stat&gt;,&lt;fo&gt;,&lt;ct&gt; [&lt;CR&gt;&lt;LF&gt;</w:t>
            </w:r>
            <w:r w:rsidRPr="00671C8B">
              <w:rPr>
                <w:b/>
                <w:lang w:eastAsia="zh-CN"/>
              </w:rPr>
              <w:br/>
              <w:t>+CMGL: &lt;index&gt;,&lt;stat&gt;, &lt;fo&gt;,&lt;ct&gt;[...]]</w:t>
            </w:r>
          </w:p>
          <w:p w14:paraId="59FEC37B" w14:textId="77777777" w:rsidR="00AD6DB4" w:rsidRPr="00671C8B" w:rsidRDefault="00AD6DB4" w:rsidP="00166AF3">
            <w:pPr>
              <w:pStyle w:val="TableBody"/>
              <w:rPr>
                <w:lang w:eastAsia="zh-CN"/>
              </w:rPr>
            </w:pPr>
          </w:p>
          <w:p w14:paraId="1D9E2658" w14:textId="77777777" w:rsidR="00AD6DB4" w:rsidRPr="00671C8B" w:rsidRDefault="00AD6DB4" w:rsidP="00166AF3">
            <w:pPr>
              <w:pStyle w:val="TableBody"/>
              <w:rPr>
                <w:lang w:eastAsia="zh-CN"/>
              </w:rPr>
            </w:pPr>
            <w:r w:rsidRPr="00671C8B">
              <w:rPr>
                <w:lang w:eastAsia="zh-CN"/>
              </w:rPr>
              <w:t>If in text mode, command is successful and CBM storage:</w:t>
            </w:r>
          </w:p>
          <w:p w14:paraId="5731BD95" w14:textId="77777777" w:rsidR="00AD6DB4" w:rsidRPr="00671C8B" w:rsidRDefault="00AD6DB4" w:rsidP="00166AF3">
            <w:pPr>
              <w:pStyle w:val="TableBody"/>
              <w:rPr>
                <w:b/>
                <w:lang w:eastAsia="zh-CN"/>
              </w:rPr>
            </w:pPr>
            <w:r w:rsidRPr="00671C8B">
              <w:rPr>
                <w:b/>
                <w:lang w:eastAsia="zh-CN"/>
              </w:rPr>
              <w:t>+CMGL : &lt;index&gt;,&lt;stat&gt;,&lt;sn&gt;, &lt;mid&gt;, &lt;page&gt;,&lt;pages&gt; &lt;CR&gt;&lt;LF&gt;&lt;data&gt;[&lt;CR&gt;&lt;LF&gt;</w:t>
            </w:r>
          </w:p>
          <w:p w14:paraId="2A42DF23" w14:textId="77777777" w:rsidR="00AD6DB4" w:rsidRPr="00671C8B" w:rsidRDefault="00AD6DB4" w:rsidP="00166AF3">
            <w:pPr>
              <w:pStyle w:val="TableBody"/>
              <w:rPr>
                <w:b/>
                <w:lang w:eastAsia="zh-CN"/>
              </w:rPr>
            </w:pPr>
            <w:r w:rsidRPr="00671C8B">
              <w:rPr>
                <w:b/>
                <w:lang w:eastAsia="zh-CN"/>
              </w:rPr>
              <w:t>+CMGL : &lt;index&gt;,&lt;stat&gt;,&lt;sn&gt;, &lt;mid&gt;,&lt;page&gt;,&lt;pages&gt;&lt;CR&gt;&lt;LF&gt;&lt;data&gt;[...]]</w:t>
            </w:r>
          </w:p>
          <w:p w14:paraId="62770BAB" w14:textId="77777777" w:rsidR="00AD6DB4" w:rsidRPr="00671C8B" w:rsidRDefault="00AD6DB4" w:rsidP="00166AF3">
            <w:pPr>
              <w:pStyle w:val="TableBody"/>
              <w:rPr>
                <w:lang w:eastAsia="zh-CN"/>
              </w:rPr>
            </w:pPr>
          </w:p>
          <w:p w14:paraId="0C0783AE" w14:textId="77777777" w:rsidR="00AD6DB4" w:rsidRPr="00671C8B" w:rsidRDefault="00AD6DB4" w:rsidP="00166AF3">
            <w:pPr>
              <w:pStyle w:val="TableBody"/>
              <w:rPr>
                <w:lang w:eastAsia="zh-CN"/>
              </w:rPr>
            </w:pPr>
            <w:r w:rsidRPr="00671C8B">
              <w:rPr>
                <w:lang w:eastAsia="zh-CN"/>
              </w:rPr>
              <w:t>If in PDU mode and command is successful:</w:t>
            </w:r>
          </w:p>
          <w:p w14:paraId="1753548C" w14:textId="77777777" w:rsidR="00AD6DB4" w:rsidRPr="00671C8B" w:rsidRDefault="00AD6DB4" w:rsidP="00166AF3">
            <w:pPr>
              <w:pStyle w:val="TableBody"/>
              <w:rPr>
                <w:b/>
                <w:lang w:eastAsia="zh-CN"/>
              </w:rPr>
            </w:pPr>
            <w:r w:rsidRPr="00671C8B">
              <w:rPr>
                <w:b/>
                <w:lang w:eastAsia="zh-CN"/>
              </w:rPr>
              <w:t>+CMGR: &lt;stat&gt;,[&lt;alpha&gt;],&lt;length&gt;&lt;CR&gt;&lt;LF&gt;&lt;pdu&gt;</w:t>
            </w:r>
          </w:p>
          <w:p w14:paraId="72DF4A62" w14:textId="77777777" w:rsidR="00AD6DB4" w:rsidRPr="00671C8B" w:rsidRDefault="00AD6DB4" w:rsidP="00166AF3">
            <w:pPr>
              <w:pStyle w:val="TableBody"/>
              <w:rPr>
                <w:lang w:eastAsia="zh-CN"/>
              </w:rPr>
            </w:pPr>
          </w:p>
          <w:p w14:paraId="7B359566" w14:textId="77777777" w:rsidR="00AD6DB4" w:rsidRPr="00671C8B" w:rsidRDefault="00AD6DB4" w:rsidP="00166AF3">
            <w:pPr>
              <w:pStyle w:val="TableBody"/>
              <w:rPr>
                <w:lang w:eastAsia="zh-CN"/>
              </w:rPr>
            </w:pPr>
            <w:r w:rsidRPr="00671C8B">
              <w:rPr>
                <w:lang w:eastAsia="zh-CN"/>
              </w:rPr>
              <w:t>or</w:t>
            </w:r>
          </w:p>
          <w:p w14:paraId="51B15760" w14:textId="77777777" w:rsidR="00AD6DB4" w:rsidRPr="00671C8B" w:rsidRDefault="00AD6DB4" w:rsidP="00166AF3">
            <w:pPr>
              <w:pStyle w:val="TableBody"/>
              <w:rPr>
                <w:b/>
                <w:lang w:eastAsia="zh-CN"/>
              </w:rPr>
            </w:pPr>
            <w:r w:rsidRPr="00671C8B">
              <w:rPr>
                <w:b/>
                <w:lang w:eastAsia="zh-CN"/>
              </w:rPr>
              <w:t>+CMS ERROR: &lt;err&gt;</w:t>
            </w:r>
          </w:p>
          <w:p w14:paraId="1B71D851" w14:textId="77777777" w:rsidR="00AD6DB4" w:rsidRPr="00671C8B" w:rsidRDefault="00AD6DB4" w:rsidP="00166AF3">
            <w:pPr>
              <w:pStyle w:val="TableBody"/>
              <w:rPr>
                <w:lang w:eastAsia="zh-CN"/>
              </w:rPr>
            </w:pPr>
          </w:p>
          <w:p w14:paraId="7984581D" w14:textId="77777777" w:rsidR="00AD6DB4" w:rsidRPr="00671C8B" w:rsidRDefault="00AD6DB4" w:rsidP="00166AF3">
            <w:pPr>
              <w:pStyle w:val="TableBody"/>
              <w:rPr>
                <w:u w:val="single"/>
                <w:lang w:eastAsia="zh-CN"/>
              </w:rPr>
            </w:pPr>
            <w:r w:rsidRPr="00671C8B">
              <w:rPr>
                <w:u w:val="single"/>
              </w:rPr>
              <w:t>Parameters</w:t>
            </w:r>
          </w:p>
          <w:p w14:paraId="653555AE" w14:textId="16BEC985" w:rsidR="00AD6DB4" w:rsidRPr="00671C8B" w:rsidRDefault="00AD6DB4" w:rsidP="00166AF3">
            <w:pPr>
              <w:pStyle w:val="TableBody"/>
            </w:pPr>
            <w:r w:rsidRPr="00671C8B">
              <w:rPr>
                <w:snapToGrid w:val="0"/>
              </w:rPr>
              <w:t xml:space="preserve">For parameter information and values, refer to section </w:t>
            </w:r>
            <w:r w:rsidRPr="00671C8B">
              <w:rPr>
                <w:snapToGrid w:val="0"/>
              </w:rPr>
              <w:fldChar w:fldCharType="begin"/>
            </w:r>
            <w:r w:rsidRPr="00671C8B">
              <w:rPr>
                <w:snapToGrid w:val="0"/>
              </w:rPr>
              <w:instrText xml:space="preserve"> REF _Ref368924079 \w \h  \* MERGEFORMAT </w:instrText>
            </w:r>
            <w:r w:rsidRPr="00671C8B">
              <w:rPr>
                <w:snapToGrid w:val="0"/>
              </w:rPr>
            </w:r>
            <w:r w:rsidRPr="00671C8B">
              <w:rPr>
                <w:snapToGrid w:val="0"/>
              </w:rPr>
              <w:fldChar w:fldCharType="separate"/>
            </w:r>
            <w:r w:rsidR="00BD7547">
              <w:rPr>
                <w:snapToGrid w:val="0"/>
              </w:rPr>
              <w:t>8.1</w:t>
            </w:r>
            <w:r w:rsidRPr="00671C8B">
              <w:rPr>
                <w:snapToGrid w:val="0"/>
              </w:rPr>
              <w:fldChar w:fldCharType="end"/>
            </w:r>
            <w:r w:rsidRPr="00671C8B">
              <w:rPr>
                <w:snapToGrid w:val="0"/>
              </w:rPr>
              <w:t xml:space="preserve"> </w:t>
            </w:r>
            <w:r w:rsidRPr="00671C8B">
              <w:rPr>
                <w:snapToGrid w:val="0"/>
              </w:rPr>
              <w:fldChar w:fldCharType="begin"/>
            </w:r>
            <w:r w:rsidRPr="00671C8B">
              <w:rPr>
                <w:snapToGrid w:val="0"/>
              </w:rPr>
              <w:instrText xml:space="preserve"> REF _Ref368924079 \h  \* MERGEFORMAT </w:instrText>
            </w:r>
            <w:r w:rsidRPr="00671C8B">
              <w:rPr>
                <w:snapToGrid w:val="0"/>
              </w:rPr>
            </w:r>
            <w:r w:rsidRPr="00671C8B">
              <w:rPr>
                <w:snapToGrid w:val="0"/>
              </w:rPr>
              <w:fldChar w:fldCharType="separate"/>
            </w:r>
            <w:r w:rsidR="00BD7547" w:rsidRPr="00671C8B">
              <w:t>Parameters Definition</w:t>
            </w:r>
            <w:r w:rsidRPr="00671C8B">
              <w:rPr>
                <w:snapToGrid w:val="0"/>
              </w:rPr>
              <w:fldChar w:fldCharType="end"/>
            </w:r>
            <w:r w:rsidRPr="00671C8B">
              <w:rPr>
                <w:snapToGrid w:val="0"/>
              </w:rPr>
              <w:t>.</w:t>
            </w:r>
          </w:p>
        </w:tc>
      </w:tr>
    </w:tbl>
    <w:p w14:paraId="0579A6ED" w14:textId="77777777" w:rsidR="00AD6DB4" w:rsidRPr="00671C8B" w:rsidRDefault="00AD6DB4" w:rsidP="0059466D">
      <w:pPr>
        <w:pStyle w:val="Heading2"/>
        <w:numPr>
          <w:ilvl w:val="1"/>
          <w:numId w:val="11"/>
        </w:numPr>
        <w:ind w:left="1080" w:hanging="1080"/>
      </w:pPr>
      <w:bookmarkStart w:id="12295" w:name="_Toc345081380"/>
      <w:bookmarkStart w:id="12296" w:name="_Toc349753122"/>
      <w:bookmarkStart w:id="12297" w:name="_Toc349754016"/>
      <w:bookmarkStart w:id="12298" w:name="_Ref366745256"/>
      <w:bookmarkStart w:id="12299" w:name="_Ref369092627"/>
      <w:bookmarkStart w:id="12300" w:name="_Toc368586082"/>
      <w:bookmarkStart w:id="12301" w:name="_Ref389206709"/>
      <w:bookmarkStart w:id="12302" w:name="_Ref389206711"/>
      <w:bookmarkStart w:id="12303" w:name="_Toc486251665"/>
      <w:bookmarkStart w:id="12304" w:name="_Toc489459735"/>
      <w:r w:rsidRPr="00671C8B">
        <w:t xml:space="preserve">+CMGR Command: Read </w:t>
      </w:r>
      <w:bookmarkEnd w:id="12295"/>
      <w:r w:rsidRPr="00671C8B">
        <w:t>Message</w:t>
      </w:r>
      <w:bookmarkEnd w:id="12296"/>
      <w:bookmarkEnd w:id="12297"/>
      <w:bookmarkEnd w:id="12298"/>
      <w:bookmarkEnd w:id="12299"/>
      <w:bookmarkEnd w:id="12300"/>
      <w:bookmarkEnd w:id="12301"/>
      <w:bookmarkEnd w:id="12302"/>
      <w:bookmarkEnd w:id="12303"/>
      <w:bookmarkEnd w:id="12304"/>
    </w:p>
    <w:tbl>
      <w:tblPr>
        <w:tblStyle w:val="TableSWIleft"/>
        <w:tblW w:w="9288" w:type="dxa"/>
        <w:tblLayout w:type="fixed"/>
        <w:tblLook w:val="04A0" w:firstRow="1" w:lastRow="0" w:firstColumn="1" w:lastColumn="0" w:noHBand="0" w:noVBand="1"/>
      </w:tblPr>
      <w:tblGrid>
        <w:gridCol w:w="1728"/>
        <w:gridCol w:w="7560"/>
      </w:tblGrid>
      <w:tr w:rsidR="00AD6DB4" w:rsidRPr="00671C8B" w14:paraId="1B3B1A8F"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27058E91" w14:textId="5B4C95F4" w:rsidR="00AD6DB4" w:rsidRPr="00671C8B" w:rsidRDefault="00AD6DB4">
            <w:pPr>
              <w:pStyle w:val="TableRowHead"/>
              <w:spacing w:before="144" w:after="144"/>
              <w:rPr>
                <w:rFonts w:cs="Arial"/>
                <w:bCs w:val="0"/>
              </w:rPr>
            </w:pPr>
            <w:del w:id="12305" w:author="Alban Roche" w:date="2017-08-02T14:40:00Z">
              <w:r w:rsidDel="00F22490">
                <w:rPr>
                  <w:lang w:eastAsia="zh-CN"/>
                </w:rPr>
                <w:delText xml:space="preserve">HL7618, HL7618RD, </w:delText>
              </w:r>
              <w:r w:rsidDel="00F22490">
                <w:delText xml:space="preserve">HL7648, HL7650, HL7688, </w:delText>
              </w:r>
              <w:r w:rsidDel="00F22490">
                <w:rPr>
                  <w:lang w:eastAsia="zh-CN"/>
                </w:rPr>
                <w:delText>HL7690 and HL7692</w:delText>
              </w:r>
            </w:del>
            <w:ins w:id="12306" w:author="Alban Roche" w:date="2017-08-02T14:40:00Z">
              <w:r w:rsidR="00F22490">
                <w:rPr>
                  <w:lang w:eastAsia="zh-CN"/>
                </w:rPr>
                <w:t>HL7800</w:t>
              </w:r>
            </w:ins>
          </w:p>
        </w:tc>
      </w:tr>
      <w:tr w:rsidR="00AD6DB4" w:rsidRPr="00671C8B" w14:paraId="287198C6" w14:textId="77777777" w:rsidTr="00166AF3">
        <w:trPr>
          <w:trHeight w:val="35"/>
        </w:trPr>
        <w:tc>
          <w:tcPr>
            <w:tcW w:w="1728" w:type="dxa"/>
          </w:tcPr>
          <w:p w14:paraId="4576972C" w14:textId="77777777" w:rsidR="00AD6DB4" w:rsidRPr="00671C8B" w:rsidRDefault="00AD6DB4" w:rsidP="00166AF3">
            <w:pPr>
              <w:pStyle w:val="TableBody"/>
              <w:rPr>
                <w:rFonts w:ascii="Times New Roman" w:hAnsi="Times New Roman" w:cs="Times New Roman"/>
                <w:i/>
                <w:sz w:val="20"/>
                <w:szCs w:val="20"/>
              </w:rPr>
            </w:pPr>
            <w:r w:rsidRPr="00671C8B">
              <w:rPr>
                <w:i/>
              </w:rPr>
              <w:t>Test command</w:t>
            </w:r>
          </w:p>
          <w:p w14:paraId="719247CD" w14:textId="77777777" w:rsidR="00AD6DB4" w:rsidRPr="00671C8B" w:rsidRDefault="00AD6DB4" w:rsidP="00166AF3">
            <w:pPr>
              <w:pStyle w:val="TableBody"/>
            </w:pPr>
          </w:p>
          <w:p w14:paraId="13D974FE" w14:textId="77777777" w:rsidR="00AD6DB4" w:rsidRPr="00671C8B" w:rsidRDefault="00AD6DB4" w:rsidP="00166AF3">
            <w:pPr>
              <w:pStyle w:val="TableBody"/>
              <w:rPr>
                <w:u w:val="single"/>
              </w:rPr>
            </w:pPr>
            <w:r w:rsidRPr="00671C8B">
              <w:rPr>
                <w:u w:val="single"/>
              </w:rPr>
              <w:t>Syntax</w:t>
            </w:r>
          </w:p>
          <w:p w14:paraId="1869EEF2" w14:textId="77777777" w:rsidR="00AD6DB4" w:rsidRPr="00671C8B" w:rsidRDefault="00AD6DB4" w:rsidP="00166AF3">
            <w:pPr>
              <w:pStyle w:val="TableBody"/>
              <w:rPr>
                <w:i/>
              </w:rPr>
            </w:pPr>
            <w:r w:rsidRPr="00671C8B">
              <w:rPr>
                <w:b/>
              </w:rPr>
              <w:t>AT+CMGR=?</w:t>
            </w:r>
          </w:p>
        </w:tc>
        <w:tc>
          <w:tcPr>
            <w:tcW w:w="7560" w:type="dxa"/>
          </w:tcPr>
          <w:p w14:paraId="33007602" w14:textId="77777777" w:rsidR="00AD6DB4" w:rsidRPr="00671C8B" w:rsidRDefault="00AD6DB4" w:rsidP="00166AF3">
            <w:pPr>
              <w:pStyle w:val="TableBody"/>
              <w:rPr>
                <w:rFonts w:ascii="Times New Roman" w:hAnsi="Times New Roman" w:cs="Times New Roman"/>
                <w:sz w:val="20"/>
                <w:szCs w:val="20"/>
                <w:u w:val="single"/>
              </w:rPr>
            </w:pPr>
          </w:p>
          <w:p w14:paraId="33BBF821" w14:textId="77777777" w:rsidR="00AD6DB4" w:rsidRPr="00671C8B" w:rsidRDefault="00AD6DB4" w:rsidP="00166AF3">
            <w:pPr>
              <w:pStyle w:val="TableBody"/>
              <w:rPr>
                <w:u w:val="single"/>
              </w:rPr>
            </w:pPr>
          </w:p>
          <w:p w14:paraId="4D2AD5D1" w14:textId="77777777" w:rsidR="00AD6DB4" w:rsidRPr="00671C8B" w:rsidRDefault="00AD6DB4" w:rsidP="00166AF3">
            <w:pPr>
              <w:pStyle w:val="TableBody"/>
              <w:rPr>
                <w:u w:val="single"/>
              </w:rPr>
            </w:pPr>
            <w:r w:rsidRPr="00671C8B">
              <w:rPr>
                <w:u w:val="single"/>
              </w:rPr>
              <w:t>Response</w:t>
            </w:r>
          </w:p>
          <w:p w14:paraId="7F5985DE" w14:textId="77777777" w:rsidR="00AD6DB4" w:rsidRPr="00671C8B" w:rsidRDefault="00AD6DB4" w:rsidP="00166AF3">
            <w:pPr>
              <w:pStyle w:val="TableBody"/>
              <w:rPr>
                <w:rFonts w:ascii="Times New Roman" w:hAnsi="Times New Roman" w:cs="Times New Roman"/>
                <w:sz w:val="20"/>
                <w:szCs w:val="20"/>
                <w:u w:val="single"/>
              </w:rPr>
            </w:pPr>
            <w:r w:rsidRPr="00671C8B">
              <w:rPr>
                <w:b/>
              </w:rPr>
              <w:t>OK</w:t>
            </w:r>
          </w:p>
        </w:tc>
      </w:tr>
      <w:tr w:rsidR="00AD6DB4" w:rsidRPr="00671C8B" w14:paraId="4F8C0A56" w14:textId="77777777" w:rsidTr="00166AF3">
        <w:trPr>
          <w:trHeight w:val="1221"/>
        </w:trPr>
        <w:tc>
          <w:tcPr>
            <w:tcW w:w="1728" w:type="dxa"/>
          </w:tcPr>
          <w:p w14:paraId="28FEB8FA" w14:textId="77777777" w:rsidR="00AD6DB4" w:rsidRPr="00671C8B" w:rsidRDefault="00AD6DB4" w:rsidP="00166AF3">
            <w:pPr>
              <w:pStyle w:val="TableBody"/>
              <w:rPr>
                <w:rFonts w:ascii="Times New Roman" w:hAnsi="Times New Roman" w:cs="Times New Roman"/>
                <w:i/>
                <w:sz w:val="20"/>
                <w:szCs w:val="20"/>
              </w:rPr>
            </w:pPr>
            <w:r w:rsidRPr="00671C8B">
              <w:rPr>
                <w:i/>
              </w:rPr>
              <w:t>Write command</w:t>
            </w:r>
          </w:p>
          <w:p w14:paraId="4F0B0884" w14:textId="77777777" w:rsidR="00AD6DB4" w:rsidRPr="00B91869" w:rsidRDefault="00AD6DB4" w:rsidP="00166AF3">
            <w:pPr>
              <w:pStyle w:val="TableBody"/>
              <w:rPr>
                <w:sz w:val="14"/>
                <w:szCs w:val="14"/>
              </w:rPr>
            </w:pPr>
          </w:p>
          <w:p w14:paraId="7552848B" w14:textId="77777777" w:rsidR="00AD6DB4" w:rsidRPr="00671C8B" w:rsidRDefault="00AD6DB4" w:rsidP="00166AF3">
            <w:pPr>
              <w:pStyle w:val="TableBody"/>
              <w:rPr>
                <w:u w:val="single"/>
              </w:rPr>
            </w:pPr>
            <w:r w:rsidRPr="00671C8B">
              <w:rPr>
                <w:u w:val="single"/>
              </w:rPr>
              <w:t>Syntax</w:t>
            </w:r>
          </w:p>
          <w:p w14:paraId="79B3CB78" w14:textId="77777777" w:rsidR="00AD6DB4" w:rsidRPr="00671C8B" w:rsidRDefault="00AD6DB4" w:rsidP="00166AF3">
            <w:pPr>
              <w:pStyle w:val="TableBody"/>
              <w:rPr>
                <w:b/>
              </w:rPr>
            </w:pPr>
            <w:r w:rsidRPr="00671C8B">
              <w:rPr>
                <w:b/>
              </w:rPr>
              <w:t>AT+CMGR=</w:t>
            </w:r>
            <w:r w:rsidRPr="00671C8B">
              <w:rPr>
                <w:b/>
              </w:rPr>
              <w:br/>
              <w:t>&lt;index&gt;</w:t>
            </w:r>
          </w:p>
          <w:p w14:paraId="0191A7EB" w14:textId="77777777" w:rsidR="00AD6DB4" w:rsidRPr="00671C8B" w:rsidRDefault="00AD6DB4" w:rsidP="00166AF3">
            <w:pPr>
              <w:pStyle w:val="TableBody"/>
            </w:pPr>
          </w:p>
        </w:tc>
        <w:tc>
          <w:tcPr>
            <w:tcW w:w="7560" w:type="dxa"/>
          </w:tcPr>
          <w:p w14:paraId="4BE39672" w14:textId="77777777" w:rsidR="00AD6DB4" w:rsidRPr="00671C8B" w:rsidRDefault="00AD6DB4" w:rsidP="00166AF3">
            <w:pPr>
              <w:pStyle w:val="TableBody"/>
              <w:rPr>
                <w:rFonts w:ascii="Times New Roman" w:hAnsi="Times New Roman" w:cs="Times New Roman"/>
                <w:sz w:val="20"/>
                <w:szCs w:val="20"/>
                <w:u w:val="single"/>
              </w:rPr>
            </w:pPr>
          </w:p>
          <w:p w14:paraId="750F7678" w14:textId="77777777" w:rsidR="00AD6DB4" w:rsidRPr="00B91869" w:rsidRDefault="00AD6DB4" w:rsidP="00166AF3">
            <w:pPr>
              <w:pStyle w:val="TableBody"/>
              <w:rPr>
                <w:sz w:val="14"/>
                <w:szCs w:val="14"/>
                <w:u w:val="single"/>
              </w:rPr>
            </w:pPr>
          </w:p>
          <w:p w14:paraId="6D40C3D7" w14:textId="77777777" w:rsidR="00AD6DB4" w:rsidRPr="00671C8B" w:rsidRDefault="00AD6DB4" w:rsidP="00166AF3">
            <w:pPr>
              <w:pStyle w:val="TableBody"/>
              <w:rPr>
                <w:u w:val="single"/>
              </w:rPr>
            </w:pPr>
            <w:r w:rsidRPr="00671C8B">
              <w:rPr>
                <w:u w:val="single"/>
              </w:rPr>
              <w:t>Response</w:t>
            </w:r>
          </w:p>
          <w:p w14:paraId="68A5FED2" w14:textId="77777777" w:rsidR="00AD6DB4" w:rsidRPr="00671C8B" w:rsidRDefault="00AD6DB4" w:rsidP="00166AF3">
            <w:pPr>
              <w:pStyle w:val="TableBody"/>
            </w:pPr>
            <w:r w:rsidRPr="00671C8B">
              <w:t>If text mode (+CMGF=1), command is successful, and SMS-DELIVER:</w:t>
            </w:r>
          </w:p>
          <w:p w14:paraId="432DB7E6" w14:textId="77777777" w:rsidR="00AD6DB4" w:rsidRPr="00671C8B" w:rsidRDefault="00AD6DB4" w:rsidP="00166AF3">
            <w:pPr>
              <w:pStyle w:val="TableBody"/>
              <w:rPr>
                <w:b/>
              </w:rPr>
            </w:pPr>
            <w:r w:rsidRPr="00671C8B">
              <w:rPr>
                <w:b/>
              </w:rPr>
              <w:t>+CMGR: &lt;stat&gt;,&lt;oa&gt;,[&lt;alpha&gt;],&lt;scts&gt;[,&lt;tooa&gt;,&lt;fo&gt;,&lt;pid&gt;,&lt;dcs&gt;,&lt;sca&gt;,&lt;tosca&gt;,</w:t>
            </w:r>
            <w:r w:rsidRPr="00671C8B">
              <w:rPr>
                <w:b/>
              </w:rPr>
              <w:br/>
              <w:t>&lt;length&gt;]&lt;CR&gt;&lt;LF&gt;&lt;data&gt;</w:t>
            </w:r>
          </w:p>
          <w:p w14:paraId="4BF4C4D3" w14:textId="77777777" w:rsidR="00AD6DB4" w:rsidRPr="00B91869" w:rsidRDefault="00AD6DB4" w:rsidP="00166AF3">
            <w:pPr>
              <w:pStyle w:val="TableBody"/>
              <w:rPr>
                <w:sz w:val="14"/>
                <w:szCs w:val="14"/>
              </w:rPr>
            </w:pPr>
          </w:p>
          <w:p w14:paraId="082FBD6E" w14:textId="77777777" w:rsidR="00AD6DB4" w:rsidRPr="00671C8B" w:rsidRDefault="00AD6DB4" w:rsidP="00166AF3">
            <w:pPr>
              <w:pStyle w:val="TableBody"/>
            </w:pPr>
            <w:r w:rsidRPr="00671C8B">
              <w:t>if text mode (+CMGF=1), command is successful, and SMS-SUBMIT:</w:t>
            </w:r>
          </w:p>
          <w:p w14:paraId="2A82D238" w14:textId="77777777" w:rsidR="00AD6DB4" w:rsidRPr="00671C8B" w:rsidRDefault="00AD6DB4" w:rsidP="00166AF3">
            <w:pPr>
              <w:pStyle w:val="TableBody"/>
              <w:rPr>
                <w:b/>
              </w:rPr>
            </w:pPr>
            <w:r w:rsidRPr="00671C8B">
              <w:rPr>
                <w:b/>
              </w:rPr>
              <w:t>+CMGR: &lt;stat&gt;,&lt;da&gt;,[&lt;alpha&gt;][,&lt;toda&gt;,&lt;fo&gt;,&lt;pid&gt;,&lt;dcs&gt;,[&lt;vp&gt;],&lt;sca&gt;,&lt;tosca&gt;,</w:t>
            </w:r>
          </w:p>
          <w:p w14:paraId="77C77D17" w14:textId="77777777" w:rsidR="00AD6DB4" w:rsidRPr="00671C8B" w:rsidRDefault="00AD6DB4" w:rsidP="00166AF3">
            <w:pPr>
              <w:pStyle w:val="TableBody"/>
              <w:rPr>
                <w:b/>
              </w:rPr>
            </w:pPr>
            <w:r w:rsidRPr="00671C8B">
              <w:rPr>
                <w:b/>
              </w:rPr>
              <w:t>&lt;length&gt;]&lt;CR&gt;&lt;LF&gt;&lt;data&gt;</w:t>
            </w:r>
          </w:p>
          <w:p w14:paraId="3B16D7E3" w14:textId="77777777" w:rsidR="00AD6DB4" w:rsidRPr="00B91869" w:rsidRDefault="00AD6DB4" w:rsidP="00166AF3">
            <w:pPr>
              <w:pStyle w:val="TableBody"/>
              <w:rPr>
                <w:sz w:val="14"/>
                <w:szCs w:val="14"/>
              </w:rPr>
            </w:pPr>
          </w:p>
          <w:p w14:paraId="7664F51B" w14:textId="77777777" w:rsidR="00AD6DB4" w:rsidRPr="00671C8B" w:rsidRDefault="00AD6DB4" w:rsidP="00166AF3">
            <w:pPr>
              <w:pStyle w:val="TableBody"/>
            </w:pPr>
            <w:r w:rsidRPr="00671C8B">
              <w:t>if text mode (+CMGF=1), command is successful, and SMS-STATUS-REPORT:</w:t>
            </w:r>
          </w:p>
          <w:p w14:paraId="1A1BFE41" w14:textId="77777777" w:rsidR="00AD6DB4" w:rsidRPr="00671C8B" w:rsidRDefault="00AD6DB4" w:rsidP="00166AF3">
            <w:pPr>
              <w:pStyle w:val="TableBody"/>
              <w:rPr>
                <w:b/>
              </w:rPr>
            </w:pPr>
            <w:r w:rsidRPr="00671C8B">
              <w:rPr>
                <w:b/>
              </w:rPr>
              <w:t>+CMGR: &lt;stat&gt;,&lt;fo&gt;,&lt;mr&gt;,[&lt;ra&gt;], [&lt;tora&gt;],&lt;scts&gt;,&lt;d_t&gt;,&lt;st&gt;</w:t>
            </w:r>
          </w:p>
          <w:p w14:paraId="3EF5B764" w14:textId="77777777" w:rsidR="00AD6DB4" w:rsidRPr="00B91869" w:rsidRDefault="00AD6DB4" w:rsidP="00166AF3">
            <w:pPr>
              <w:pStyle w:val="TableBody"/>
              <w:rPr>
                <w:sz w:val="14"/>
                <w:szCs w:val="14"/>
              </w:rPr>
            </w:pPr>
          </w:p>
          <w:p w14:paraId="73893E82" w14:textId="77777777" w:rsidR="00AD6DB4" w:rsidRPr="00671C8B" w:rsidRDefault="00AD6DB4" w:rsidP="00166AF3">
            <w:pPr>
              <w:pStyle w:val="TableBody"/>
            </w:pPr>
            <w:r w:rsidRPr="00671C8B">
              <w:t>if text mode (+CMGF=1), command is successful, and SMS-COMMAND:</w:t>
            </w:r>
          </w:p>
          <w:p w14:paraId="732FF07E" w14:textId="77777777" w:rsidR="00AD6DB4" w:rsidRPr="00671C8B" w:rsidRDefault="00AD6DB4" w:rsidP="00166AF3">
            <w:pPr>
              <w:pStyle w:val="TableBody"/>
              <w:rPr>
                <w:b/>
              </w:rPr>
            </w:pPr>
            <w:r w:rsidRPr="00671C8B">
              <w:rPr>
                <w:b/>
              </w:rPr>
              <w:t>+CMGR: &lt;stat&gt;, &lt;fo&gt;,&lt;ct&gt;[, &lt;pid&gt;,[&lt;mn&gt;],[&lt;da&gt;],[&lt;toda&gt;],&lt;length&gt;&lt;CR&gt;&lt;LF&gt;&lt;cdata&gt;]</w:t>
            </w:r>
          </w:p>
          <w:p w14:paraId="112A07F0" w14:textId="77777777" w:rsidR="00AD6DB4" w:rsidRPr="00B91869" w:rsidRDefault="00AD6DB4" w:rsidP="00166AF3">
            <w:pPr>
              <w:pStyle w:val="TableBody"/>
              <w:rPr>
                <w:sz w:val="14"/>
                <w:szCs w:val="14"/>
              </w:rPr>
            </w:pPr>
          </w:p>
          <w:p w14:paraId="147F46E6" w14:textId="77777777" w:rsidR="00AD6DB4" w:rsidRPr="00671C8B" w:rsidRDefault="00AD6DB4" w:rsidP="00166AF3">
            <w:pPr>
              <w:pStyle w:val="TableBody"/>
            </w:pPr>
            <w:r w:rsidRPr="00671C8B">
              <w:t>if text mode (+CMGF=1), command is successful, and CBM storage:</w:t>
            </w:r>
          </w:p>
          <w:p w14:paraId="71CFAEAF" w14:textId="77777777" w:rsidR="00AD6DB4" w:rsidRPr="00671C8B" w:rsidRDefault="00AD6DB4" w:rsidP="00166AF3">
            <w:pPr>
              <w:pStyle w:val="TableBody"/>
              <w:rPr>
                <w:b/>
              </w:rPr>
            </w:pPr>
            <w:r w:rsidRPr="00671C8B">
              <w:rPr>
                <w:b/>
              </w:rPr>
              <w:t>+CMGR: &lt;stat&gt;,&lt;sn&gt;, &lt;mid&gt;,&lt;dcs&gt;,&lt;page&gt;,&lt;pages&gt;&lt;CR&gt;&lt;LF&gt;&lt;data&gt;</w:t>
            </w:r>
          </w:p>
          <w:p w14:paraId="476D5434" w14:textId="77777777" w:rsidR="00AD6DB4" w:rsidRPr="00B91869" w:rsidRDefault="00AD6DB4" w:rsidP="00166AF3">
            <w:pPr>
              <w:pStyle w:val="TableBody"/>
              <w:rPr>
                <w:sz w:val="14"/>
                <w:szCs w:val="14"/>
              </w:rPr>
            </w:pPr>
          </w:p>
          <w:p w14:paraId="484426A2" w14:textId="77777777" w:rsidR="00AD6DB4" w:rsidRPr="00671C8B" w:rsidRDefault="00AD6DB4" w:rsidP="00166AF3">
            <w:pPr>
              <w:pStyle w:val="TableBody"/>
            </w:pPr>
            <w:r w:rsidRPr="00671C8B">
              <w:t>if PDU mode (+CMGF=0) and command is successful:</w:t>
            </w:r>
          </w:p>
          <w:p w14:paraId="798AE339" w14:textId="77777777" w:rsidR="00AD6DB4" w:rsidRPr="00671C8B" w:rsidRDefault="00AD6DB4" w:rsidP="00166AF3">
            <w:pPr>
              <w:pStyle w:val="TableBody"/>
              <w:rPr>
                <w:b/>
              </w:rPr>
            </w:pPr>
            <w:r w:rsidRPr="00671C8B">
              <w:rPr>
                <w:b/>
              </w:rPr>
              <w:t>+CMGR: &lt;stat&gt;,[&lt;alpha&gt;],&lt;length&gt;&lt;CR&gt;&lt;LF&gt;&lt;pdu&gt;</w:t>
            </w:r>
          </w:p>
          <w:p w14:paraId="603C01C2" w14:textId="77777777" w:rsidR="00AD6DB4" w:rsidRPr="00B91869" w:rsidRDefault="00AD6DB4" w:rsidP="00166AF3">
            <w:pPr>
              <w:pStyle w:val="TableBody"/>
              <w:rPr>
                <w:sz w:val="14"/>
                <w:szCs w:val="14"/>
              </w:rPr>
            </w:pPr>
          </w:p>
          <w:p w14:paraId="791C59A6" w14:textId="77777777" w:rsidR="00AD6DB4" w:rsidRPr="00671C8B" w:rsidRDefault="00AD6DB4" w:rsidP="00166AF3">
            <w:pPr>
              <w:pStyle w:val="TableBody"/>
            </w:pPr>
            <w:r w:rsidRPr="00671C8B">
              <w:t>or</w:t>
            </w:r>
          </w:p>
          <w:p w14:paraId="4FA81DE7" w14:textId="77777777" w:rsidR="00AD6DB4" w:rsidRPr="00671C8B" w:rsidRDefault="00AD6DB4" w:rsidP="00166AF3">
            <w:pPr>
              <w:pStyle w:val="TableBody"/>
              <w:rPr>
                <w:b/>
              </w:rPr>
            </w:pPr>
            <w:r w:rsidRPr="00671C8B">
              <w:rPr>
                <w:b/>
              </w:rPr>
              <w:t>+CMS ERROR: &lt;err&gt;</w:t>
            </w:r>
          </w:p>
          <w:p w14:paraId="7F9016A2" w14:textId="77777777" w:rsidR="00AD6DB4" w:rsidRPr="00B91869" w:rsidRDefault="00AD6DB4" w:rsidP="00166AF3">
            <w:pPr>
              <w:pStyle w:val="TableBody"/>
              <w:rPr>
                <w:b/>
                <w:sz w:val="14"/>
                <w:szCs w:val="14"/>
              </w:rPr>
            </w:pPr>
          </w:p>
          <w:p w14:paraId="55C13E62" w14:textId="77777777" w:rsidR="00AD6DB4" w:rsidRPr="00671C8B" w:rsidRDefault="00AD6DB4" w:rsidP="00166AF3">
            <w:pPr>
              <w:pStyle w:val="TableBody"/>
            </w:pPr>
            <w:r w:rsidRPr="00671C8B">
              <w:rPr>
                <w:u w:val="single"/>
              </w:rPr>
              <w:t>Parameters</w:t>
            </w:r>
          </w:p>
          <w:p w14:paraId="7183276A" w14:textId="0B94DCD5" w:rsidR="00AD6DB4" w:rsidRPr="00671C8B" w:rsidRDefault="00AD6DB4" w:rsidP="00166AF3">
            <w:pPr>
              <w:pStyle w:val="TableBody"/>
            </w:pPr>
            <w:r w:rsidRPr="00671C8B">
              <w:rPr>
                <w:snapToGrid w:val="0"/>
              </w:rPr>
              <w:t xml:space="preserve">For parameter information and values, refer to section </w:t>
            </w:r>
            <w:r w:rsidRPr="00671C8B">
              <w:rPr>
                <w:snapToGrid w:val="0"/>
              </w:rPr>
              <w:fldChar w:fldCharType="begin"/>
            </w:r>
            <w:r w:rsidRPr="00671C8B">
              <w:rPr>
                <w:snapToGrid w:val="0"/>
              </w:rPr>
              <w:instrText xml:space="preserve"> REF _Ref368924079 \w \h  \* MERGEFORMAT </w:instrText>
            </w:r>
            <w:r w:rsidRPr="00671C8B">
              <w:rPr>
                <w:snapToGrid w:val="0"/>
              </w:rPr>
            </w:r>
            <w:r w:rsidRPr="00671C8B">
              <w:rPr>
                <w:snapToGrid w:val="0"/>
              </w:rPr>
              <w:fldChar w:fldCharType="separate"/>
            </w:r>
            <w:r w:rsidR="00BD7547">
              <w:rPr>
                <w:snapToGrid w:val="0"/>
              </w:rPr>
              <w:t>8.1</w:t>
            </w:r>
            <w:r w:rsidRPr="00671C8B">
              <w:rPr>
                <w:snapToGrid w:val="0"/>
              </w:rPr>
              <w:fldChar w:fldCharType="end"/>
            </w:r>
            <w:r w:rsidRPr="00671C8B">
              <w:rPr>
                <w:snapToGrid w:val="0"/>
              </w:rPr>
              <w:t xml:space="preserve"> </w:t>
            </w:r>
            <w:r w:rsidRPr="00671C8B">
              <w:rPr>
                <w:snapToGrid w:val="0"/>
              </w:rPr>
              <w:fldChar w:fldCharType="begin"/>
            </w:r>
            <w:r w:rsidRPr="00671C8B">
              <w:rPr>
                <w:snapToGrid w:val="0"/>
              </w:rPr>
              <w:instrText xml:space="preserve"> REF _Ref368924079 \h  \* MERGEFORMAT </w:instrText>
            </w:r>
            <w:r w:rsidRPr="00671C8B">
              <w:rPr>
                <w:snapToGrid w:val="0"/>
              </w:rPr>
            </w:r>
            <w:r w:rsidRPr="00671C8B">
              <w:rPr>
                <w:snapToGrid w:val="0"/>
              </w:rPr>
              <w:fldChar w:fldCharType="separate"/>
            </w:r>
            <w:r w:rsidR="00BD7547" w:rsidRPr="00671C8B">
              <w:t>Parameters Definition</w:t>
            </w:r>
            <w:r w:rsidRPr="00671C8B">
              <w:rPr>
                <w:snapToGrid w:val="0"/>
              </w:rPr>
              <w:fldChar w:fldCharType="end"/>
            </w:r>
            <w:r w:rsidRPr="00671C8B">
              <w:rPr>
                <w:snapToGrid w:val="0"/>
              </w:rPr>
              <w:t>.</w:t>
            </w:r>
          </w:p>
        </w:tc>
      </w:tr>
    </w:tbl>
    <w:p w14:paraId="4A7576C2" w14:textId="77777777" w:rsidR="00AD6DB4" w:rsidRPr="00671C8B" w:rsidRDefault="00AD6DB4" w:rsidP="0059466D">
      <w:pPr>
        <w:pStyle w:val="Heading2"/>
        <w:numPr>
          <w:ilvl w:val="1"/>
          <w:numId w:val="11"/>
        </w:numPr>
        <w:ind w:left="1080" w:hanging="1080"/>
      </w:pPr>
      <w:bookmarkStart w:id="12307" w:name="_Toc345081381"/>
      <w:bookmarkStart w:id="12308" w:name="_Toc349753123"/>
      <w:bookmarkStart w:id="12309" w:name="_Toc349754017"/>
      <w:bookmarkStart w:id="12310" w:name="_Ref366745266"/>
      <w:bookmarkStart w:id="12311" w:name="_Ref369092636"/>
      <w:bookmarkStart w:id="12312" w:name="_Toc368586083"/>
      <w:bookmarkStart w:id="12313" w:name="_Ref407114593"/>
      <w:bookmarkStart w:id="12314" w:name="_Ref407114595"/>
      <w:bookmarkStart w:id="12315" w:name="_Toc486251666"/>
      <w:bookmarkStart w:id="12316" w:name="_Toc489459736"/>
      <w:r w:rsidRPr="00671C8B">
        <w:t xml:space="preserve">+CMGS Command: Send </w:t>
      </w:r>
      <w:bookmarkEnd w:id="12307"/>
      <w:r w:rsidRPr="00671C8B">
        <w:t>Message</w:t>
      </w:r>
      <w:bookmarkEnd w:id="12308"/>
      <w:bookmarkEnd w:id="12309"/>
      <w:bookmarkEnd w:id="12310"/>
      <w:bookmarkEnd w:id="12311"/>
      <w:bookmarkEnd w:id="12312"/>
      <w:bookmarkEnd w:id="12313"/>
      <w:bookmarkEnd w:id="12314"/>
      <w:bookmarkEnd w:id="12315"/>
      <w:bookmarkEnd w:id="12316"/>
    </w:p>
    <w:tbl>
      <w:tblPr>
        <w:tblStyle w:val="TableSWIleft"/>
        <w:tblW w:w="9288" w:type="dxa"/>
        <w:tblLayout w:type="fixed"/>
        <w:tblLook w:val="04A0" w:firstRow="1" w:lastRow="0" w:firstColumn="1" w:lastColumn="0" w:noHBand="0" w:noVBand="1"/>
      </w:tblPr>
      <w:tblGrid>
        <w:gridCol w:w="1728"/>
        <w:gridCol w:w="7560"/>
      </w:tblGrid>
      <w:tr w:rsidR="00AD6DB4" w:rsidRPr="00671C8B" w14:paraId="6BC46ACF"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1759D170" w14:textId="2421A3C2" w:rsidR="00AD6DB4" w:rsidRPr="00671C8B" w:rsidRDefault="00AD6DB4">
            <w:pPr>
              <w:pStyle w:val="TableRowHead"/>
              <w:spacing w:before="144" w:after="144"/>
              <w:rPr>
                <w:rFonts w:cs="Arial"/>
                <w:bCs w:val="0"/>
              </w:rPr>
            </w:pPr>
            <w:del w:id="12317" w:author="Alban Roche" w:date="2017-08-02T14:40:00Z">
              <w:r w:rsidDel="00F22490">
                <w:rPr>
                  <w:lang w:eastAsia="zh-CN"/>
                </w:rPr>
                <w:delText xml:space="preserve">HL7618, HL7618RD, </w:delText>
              </w:r>
              <w:r w:rsidDel="00F22490">
                <w:delText xml:space="preserve">HL7648, HL7650, HL7688, </w:delText>
              </w:r>
              <w:r w:rsidDel="00F22490">
                <w:rPr>
                  <w:lang w:eastAsia="zh-CN"/>
                </w:rPr>
                <w:delText>HL7690 and HL7692</w:delText>
              </w:r>
            </w:del>
            <w:ins w:id="12318" w:author="Alban Roche" w:date="2017-08-02T14:40:00Z">
              <w:r w:rsidR="00F22490">
                <w:rPr>
                  <w:lang w:eastAsia="zh-CN"/>
                </w:rPr>
                <w:t>HL7800</w:t>
              </w:r>
            </w:ins>
          </w:p>
        </w:tc>
      </w:tr>
      <w:tr w:rsidR="00AD6DB4" w:rsidRPr="00671C8B" w14:paraId="3EADF062" w14:textId="77777777" w:rsidTr="00166AF3">
        <w:trPr>
          <w:trHeight w:val="50"/>
        </w:trPr>
        <w:tc>
          <w:tcPr>
            <w:tcW w:w="1728" w:type="dxa"/>
          </w:tcPr>
          <w:p w14:paraId="69427F15" w14:textId="77777777" w:rsidR="00AD6DB4" w:rsidRPr="00671C8B" w:rsidRDefault="00AD6DB4" w:rsidP="00166AF3">
            <w:pPr>
              <w:pStyle w:val="TableBody"/>
              <w:rPr>
                <w:rFonts w:ascii="Times New Roman" w:hAnsi="Times New Roman" w:cs="Times New Roman"/>
                <w:i/>
                <w:sz w:val="20"/>
                <w:szCs w:val="20"/>
              </w:rPr>
            </w:pPr>
            <w:r w:rsidRPr="00671C8B">
              <w:rPr>
                <w:i/>
              </w:rPr>
              <w:t>Test command</w:t>
            </w:r>
          </w:p>
          <w:p w14:paraId="37123A72" w14:textId="77777777" w:rsidR="00AD6DB4" w:rsidRPr="00B91869" w:rsidRDefault="00AD6DB4" w:rsidP="00166AF3">
            <w:pPr>
              <w:pStyle w:val="TableBody"/>
              <w:rPr>
                <w:sz w:val="14"/>
                <w:szCs w:val="14"/>
              </w:rPr>
            </w:pPr>
          </w:p>
          <w:p w14:paraId="5158FDE1" w14:textId="77777777" w:rsidR="00AD6DB4" w:rsidRPr="00671C8B" w:rsidRDefault="00AD6DB4" w:rsidP="00166AF3">
            <w:pPr>
              <w:pStyle w:val="TableBody"/>
              <w:rPr>
                <w:u w:val="single"/>
              </w:rPr>
            </w:pPr>
            <w:r w:rsidRPr="00671C8B">
              <w:rPr>
                <w:u w:val="single"/>
              </w:rPr>
              <w:t>Syntax</w:t>
            </w:r>
          </w:p>
          <w:p w14:paraId="5E10921A" w14:textId="77777777" w:rsidR="00AD6DB4" w:rsidRPr="00671C8B" w:rsidRDefault="00AD6DB4" w:rsidP="00166AF3">
            <w:pPr>
              <w:pStyle w:val="TableBody"/>
              <w:rPr>
                <w:b/>
              </w:rPr>
            </w:pPr>
            <w:r w:rsidRPr="00671C8B">
              <w:rPr>
                <w:b/>
              </w:rPr>
              <w:t>AT+CMGS=?</w:t>
            </w:r>
          </w:p>
        </w:tc>
        <w:tc>
          <w:tcPr>
            <w:tcW w:w="7560" w:type="dxa"/>
          </w:tcPr>
          <w:p w14:paraId="3CC1E8D4" w14:textId="77777777" w:rsidR="00AD6DB4" w:rsidRPr="00671C8B" w:rsidRDefault="00AD6DB4" w:rsidP="00166AF3">
            <w:pPr>
              <w:pStyle w:val="TableBody"/>
              <w:rPr>
                <w:rFonts w:ascii="Times New Roman" w:hAnsi="Times New Roman" w:cs="Times New Roman"/>
                <w:sz w:val="20"/>
                <w:szCs w:val="20"/>
                <w:u w:val="single"/>
              </w:rPr>
            </w:pPr>
          </w:p>
          <w:p w14:paraId="760DF0BE" w14:textId="77777777" w:rsidR="00AD6DB4" w:rsidRPr="00B91869" w:rsidRDefault="00AD6DB4" w:rsidP="00166AF3">
            <w:pPr>
              <w:pStyle w:val="TableBody"/>
              <w:rPr>
                <w:sz w:val="14"/>
                <w:szCs w:val="14"/>
                <w:u w:val="single"/>
              </w:rPr>
            </w:pPr>
          </w:p>
          <w:p w14:paraId="0FD9A02A" w14:textId="77777777" w:rsidR="00AD6DB4" w:rsidRPr="00671C8B" w:rsidRDefault="00AD6DB4" w:rsidP="00166AF3">
            <w:pPr>
              <w:pStyle w:val="TableBody"/>
              <w:rPr>
                <w:u w:val="single"/>
              </w:rPr>
            </w:pPr>
            <w:r w:rsidRPr="00671C8B">
              <w:rPr>
                <w:u w:val="single"/>
              </w:rPr>
              <w:t>Response</w:t>
            </w:r>
          </w:p>
          <w:p w14:paraId="2AE2178B" w14:textId="77777777" w:rsidR="00AD6DB4" w:rsidRPr="00671C8B" w:rsidRDefault="00AD6DB4" w:rsidP="00166AF3">
            <w:pPr>
              <w:pStyle w:val="TableBody"/>
              <w:rPr>
                <w:b/>
              </w:rPr>
            </w:pPr>
            <w:r w:rsidRPr="00671C8B">
              <w:rPr>
                <w:b/>
              </w:rPr>
              <w:t>OK</w:t>
            </w:r>
          </w:p>
        </w:tc>
      </w:tr>
      <w:tr w:rsidR="00AD6DB4" w:rsidRPr="00671C8B" w14:paraId="282168AD" w14:textId="77777777" w:rsidTr="00166AF3">
        <w:trPr>
          <w:cantSplit w:val="0"/>
          <w:trHeight w:val="65"/>
        </w:trPr>
        <w:tc>
          <w:tcPr>
            <w:tcW w:w="1728" w:type="dxa"/>
          </w:tcPr>
          <w:p w14:paraId="31EBC4FB" w14:textId="77777777" w:rsidR="00AD6DB4" w:rsidRPr="00671C8B" w:rsidRDefault="00AD6DB4" w:rsidP="00166AF3">
            <w:pPr>
              <w:pStyle w:val="TableBody"/>
              <w:rPr>
                <w:rFonts w:ascii="Times New Roman" w:hAnsi="Times New Roman"/>
                <w:i/>
                <w:sz w:val="20"/>
                <w:lang w:val="fr-FR"/>
              </w:rPr>
            </w:pPr>
            <w:r w:rsidRPr="00671C8B">
              <w:rPr>
                <w:i/>
                <w:lang w:val="fr-FR"/>
              </w:rPr>
              <w:t>Write command</w:t>
            </w:r>
          </w:p>
          <w:p w14:paraId="3CF0A1CF" w14:textId="77777777" w:rsidR="00AD6DB4" w:rsidRPr="00B91869" w:rsidRDefault="00AD6DB4" w:rsidP="00166AF3">
            <w:pPr>
              <w:pStyle w:val="TableBody"/>
              <w:rPr>
                <w:sz w:val="14"/>
                <w:szCs w:val="14"/>
                <w:lang w:val="fr-FR"/>
              </w:rPr>
            </w:pPr>
          </w:p>
          <w:p w14:paraId="767C46C1" w14:textId="77777777" w:rsidR="00AD6DB4" w:rsidRPr="00671C8B" w:rsidRDefault="00AD6DB4" w:rsidP="00166AF3">
            <w:pPr>
              <w:pStyle w:val="TableBody"/>
              <w:rPr>
                <w:u w:val="single"/>
                <w:lang w:val="fr-FR"/>
              </w:rPr>
            </w:pPr>
            <w:r w:rsidRPr="00671C8B">
              <w:rPr>
                <w:u w:val="single"/>
                <w:lang w:val="fr-FR"/>
              </w:rPr>
              <w:t>Syntax</w:t>
            </w:r>
          </w:p>
          <w:p w14:paraId="18B36209" w14:textId="77777777" w:rsidR="00AD6DB4" w:rsidRPr="00671C8B" w:rsidRDefault="00AD6DB4" w:rsidP="00166AF3">
            <w:pPr>
              <w:pStyle w:val="TableBody"/>
              <w:rPr>
                <w:lang w:val="fr-FR"/>
              </w:rPr>
            </w:pPr>
            <w:r w:rsidRPr="00671C8B">
              <w:rPr>
                <w:lang w:val="fr-FR"/>
              </w:rPr>
              <w:t>If text mode (+CMGF=1):</w:t>
            </w:r>
          </w:p>
          <w:p w14:paraId="34C4B9EE" w14:textId="77777777" w:rsidR="00AD6DB4" w:rsidRPr="00F22490" w:rsidRDefault="00AD6DB4" w:rsidP="00166AF3">
            <w:pPr>
              <w:pStyle w:val="TableBody"/>
              <w:rPr>
                <w:b/>
                <w:rPrChange w:id="12319" w:author="Alban Roche" w:date="2017-08-02T14:50:00Z">
                  <w:rPr>
                    <w:b/>
                    <w:lang w:val="fr-FR"/>
                  </w:rPr>
                </w:rPrChange>
              </w:rPr>
            </w:pPr>
            <w:r w:rsidRPr="00F22490">
              <w:rPr>
                <w:b/>
                <w:rPrChange w:id="12320" w:author="Alban Roche" w:date="2017-08-02T14:50:00Z">
                  <w:rPr>
                    <w:b/>
                    <w:lang w:val="fr-FR"/>
                  </w:rPr>
                </w:rPrChange>
              </w:rPr>
              <w:t>AT+CMGS=&lt;da&gt;</w:t>
            </w:r>
            <w:r w:rsidRPr="00F22490">
              <w:rPr>
                <w:b/>
                <w:rPrChange w:id="12321" w:author="Alban Roche" w:date="2017-08-02T14:50:00Z">
                  <w:rPr>
                    <w:b/>
                    <w:lang w:val="fr-FR"/>
                  </w:rPr>
                </w:rPrChange>
              </w:rPr>
              <w:br/>
              <w:t>[,&lt;toda&gt;]&lt;CR&gt;</w:t>
            </w:r>
          </w:p>
          <w:p w14:paraId="7A1D9DF3" w14:textId="77777777" w:rsidR="00AD6DB4" w:rsidRPr="00F22490" w:rsidRDefault="00AD6DB4" w:rsidP="00166AF3">
            <w:pPr>
              <w:pStyle w:val="TableBody"/>
              <w:rPr>
                <w:b/>
                <w:rPrChange w:id="12322" w:author="Alban Roche" w:date="2017-08-02T14:50:00Z">
                  <w:rPr>
                    <w:b/>
                    <w:lang w:val="fr-FR"/>
                  </w:rPr>
                </w:rPrChange>
              </w:rPr>
            </w:pPr>
            <w:r w:rsidRPr="00F22490">
              <w:rPr>
                <w:b/>
                <w:rPrChange w:id="12323" w:author="Alban Roche" w:date="2017-08-02T14:50:00Z">
                  <w:rPr>
                    <w:b/>
                    <w:lang w:val="fr-FR"/>
                  </w:rPr>
                </w:rPrChange>
              </w:rPr>
              <w:t>text is entered</w:t>
            </w:r>
            <w:r w:rsidRPr="00F22490">
              <w:rPr>
                <w:b/>
                <w:rPrChange w:id="12324" w:author="Alban Roche" w:date="2017-08-02T14:50:00Z">
                  <w:rPr>
                    <w:b/>
                    <w:lang w:val="fr-FR"/>
                  </w:rPr>
                </w:rPrChange>
              </w:rPr>
              <w:br/>
              <w:t>&lt;ctrl-Z/ESC&gt;</w:t>
            </w:r>
          </w:p>
          <w:p w14:paraId="5D415FD9" w14:textId="77777777" w:rsidR="00AD6DB4" w:rsidRPr="00F22490" w:rsidRDefault="00AD6DB4" w:rsidP="00166AF3">
            <w:pPr>
              <w:pStyle w:val="TableBody"/>
              <w:rPr>
                <w:rPrChange w:id="12325" w:author="Alban Roche" w:date="2017-08-02T14:50:00Z">
                  <w:rPr>
                    <w:lang w:val="fr-FR"/>
                  </w:rPr>
                </w:rPrChange>
              </w:rPr>
            </w:pPr>
          </w:p>
          <w:p w14:paraId="3006E951" w14:textId="77777777" w:rsidR="00AD6DB4" w:rsidRPr="00F22490" w:rsidRDefault="00AD6DB4" w:rsidP="00166AF3">
            <w:pPr>
              <w:pStyle w:val="TableBody"/>
              <w:rPr>
                <w:rPrChange w:id="12326" w:author="Alban Roche" w:date="2017-08-02T14:50:00Z">
                  <w:rPr>
                    <w:lang w:val="fr-FR"/>
                  </w:rPr>
                </w:rPrChange>
              </w:rPr>
            </w:pPr>
            <w:r w:rsidRPr="00F22490">
              <w:rPr>
                <w:rPrChange w:id="12327" w:author="Alban Roche" w:date="2017-08-02T14:50:00Z">
                  <w:rPr>
                    <w:lang w:val="fr-FR"/>
                  </w:rPr>
                </w:rPrChange>
              </w:rPr>
              <w:t>If PDU mode (+CMGF=0):</w:t>
            </w:r>
          </w:p>
          <w:p w14:paraId="143187F8" w14:textId="77777777" w:rsidR="00AD6DB4" w:rsidRPr="00671C8B" w:rsidRDefault="00AD6DB4" w:rsidP="00166AF3">
            <w:pPr>
              <w:pStyle w:val="TableBody"/>
              <w:rPr>
                <w:b/>
              </w:rPr>
            </w:pPr>
            <w:r w:rsidRPr="00671C8B">
              <w:rPr>
                <w:b/>
              </w:rPr>
              <w:t>AT+CMGS=</w:t>
            </w:r>
            <w:r w:rsidRPr="00671C8B">
              <w:rPr>
                <w:b/>
              </w:rPr>
              <w:br/>
              <w:t>&lt;length&gt;&lt;CR&gt;</w:t>
            </w:r>
            <w:r w:rsidRPr="00671C8B">
              <w:rPr>
                <w:b/>
              </w:rPr>
              <w:br/>
              <w:t>PDU is given</w:t>
            </w:r>
            <w:r w:rsidRPr="00671C8B">
              <w:rPr>
                <w:b/>
              </w:rPr>
              <w:br/>
              <w:t>&lt;ctrl-Z/ESC&gt;</w:t>
            </w:r>
          </w:p>
        </w:tc>
        <w:tc>
          <w:tcPr>
            <w:tcW w:w="7560" w:type="dxa"/>
          </w:tcPr>
          <w:p w14:paraId="4B39E9C5" w14:textId="77777777" w:rsidR="00AD6DB4" w:rsidRPr="00671C8B" w:rsidRDefault="00AD6DB4" w:rsidP="00166AF3">
            <w:pPr>
              <w:pStyle w:val="TableBody"/>
              <w:rPr>
                <w:rFonts w:ascii="Times New Roman" w:hAnsi="Times New Roman" w:cs="Times New Roman"/>
                <w:sz w:val="20"/>
                <w:szCs w:val="20"/>
                <w:u w:val="single"/>
              </w:rPr>
            </w:pPr>
          </w:p>
          <w:p w14:paraId="07C9F8A5" w14:textId="77777777" w:rsidR="00AD6DB4" w:rsidRPr="00B91869" w:rsidRDefault="00AD6DB4" w:rsidP="00166AF3">
            <w:pPr>
              <w:pStyle w:val="TableBody"/>
              <w:rPr>
                <w:sz w:val="14"/>
                <w:szCs w:val="14"/>
                <w:u w:val="single"/>
              </w:rPr>
            </w:pPr>
          </w:p>
          <w:p w14:paraId="6A548FC1" w14:textId="77777777" w:rsidR="00AD6DB4" w:rsidRPr="00671C8B" w:rsidRDefault="00AD6DB4" w:rsidP="00166AF3">
            <w:pPr>
              <w:pStyle w:val="TableBody"/>
              <w:rPr>
                <w:u w:val="single"/>
              </w:rPr>
            </w:pPr>
            <w:r w:rsidRPr="00671C8B">
              <w:rPr>
                <w:u w:val="single"/>
              </w:rPr>
              <w:t>Response</w:t>
            </w:r>
          </w:p>
          <w:p w14:paraId="491BD9B2" w14:textId="77777777" w:rsidR="00AD6DB4" w:rsidRPr="00671C8B" w:rsidRDefault="00AD6DB4" w:rsidP="00166AF3">
            <w:pPr>
              <w:pStyle w:val="TableBody"/>
            </w:pPr>
            <w:r w:rsidRPr="00671C8B">
              <w:t>If text mode (+CMGF=1) and sending is successful:</w:t>
            </w:r>
          </w:p>
          <w:p w14:paraId="4C7B61CC" w14:textId="77777777" w:rsidR="00AD6DB4" w:rsidRPr="00671C8B" w:rsidRDefault="00AD6DB4" w:rsidP="00166AF3">
            <w:pPr>
              <w:pStyle w:val="TableBody"/>
              <w:rPr>
                <w:b/>
              </w:rPr>
            </w:pPr>
            <w:r>
              <w:rPr>
                <w:b/>
              </w:rPr>
              <w:t>[</w:t>
            </w:r>
            <w:r w:rsidRPr="00671C8B">
              <w:rPr>
                <w:b/>
              </w:rPr>
              <w:t>+CMGS: &lt;mr&gt;[,&lt;scts&gt;]</w:t>
            </w:r>
            <w:r>
              <w:rPr>
                <w:b/>
              </w:rPr>
              <w:t>]</w:t>
            </w:r>
          </w:p>
          <w:p w14:paraId="3463AAAC" w14:textId="77777777" w:rsidR="00AD6DB4" w:rsidRPr="00671C8B" w:rsidRDefault="00AD6DB4" w:rsidP="00166AF3">
            <w:pPr>
              <w:pStyle w:val="TableBody"/>
              <w:rPr>
                <w:b/>
              </w:rPr>
            </w:pPr>
            <w:r w:rsidRPr="00671C8B">
              <w:rPr>
                <w:b/>
              </w:rPr>
              <w:t>OK</w:t>
            </w:r>
          </w:p>
          <w:p w14:paraId="6E9760F9" w14:textId="77777777" w:rsidR="00AD6DB4" w:rsidRPr="00B91869" w:rsidRDefault="00AD6DB4" w:rsidP="00166AF3">
            <w:pPr>
              <w:pStyle w:val="TableBody"/>
              <w:rPr>
                <w:sz w:val="14"/>
                <w:szCs w:val="14"/>
              </w:rPr>
            </w:pPr>
          </w:p>
          <w:p w14:paraId="40701E27" w14:textId="77777777" w:rsidR="00AD6DB4" w:rsidRPr="00671C8B" w:rsidRDefault="00AD6DB4" w:rsidP="00166AF3">
            <w:pPr>
              <w:pStyle w:val="TableBody"/>
            </w:pPr>
            <w:r w:rsidRPr="00671C8B">
              <w:t>if PDU mode (+CMGF=0) and sending is successful:</w:t>
            </w:r>
          </w:p>
          <w:p w14:paraId="28419503" w14:textId="77777777" w:rsidR="00AD6DB4" w:rsidRPr="00671C8B" w:rsidRDefault="00AD6DB4" w:rsidP="00166AF3">
            <w:pPr>
              <w:pStyle w:val="TableBody"/>
              <w:rPr>
                <w:b/>
              </w:rPr>
            </w:pPr>
            <w:r>
              <w:rPr>
                <w:b/>
              </w:rPr>
              <w:t>[</w:t>
            </w:r>
            <w:r w:rsidRPr="00671C8B">
              <w:rPr>
                <w:b/>
              </w:rPr>
              <w:t>+CMGS: &lt;mr&gt;</w:t>
            </w:r>
            <w:r>
              <w:rPr>
                <w:b/>
              </w:rPr>
              <w:t>]</w:t>
            </w:r>
          </w:p>
          <w:p w14:paraId="76FE5B92" w14:textId="77777777" w:rsidR="00AD6DB4" w:rsidRPr="00671C8B" w:rsidRDefault="00AD6DB4" w:rsidP="00166AF3">
            <w:pPr>
              <w:pStyle w:val="TableBody"/>
              <w:rPr>
                <w:b/>
              </w:rPr>
            </w:pPr>
            <w:r w:rsidRPr="00671C8B">
              <w:rPr>
                <w:b/>
              </w:rPr>
              <w:t>OK</w:t>
            </w:r>
          </w:p>
          <w:p w14:paraId="170BD4D2" w14:textId="77777777" w:rsidR="00AD6DB4" w:rsidRPr="00B91869" w:rsidRDefault="00AD6DB4" w:rsidP="00166AF3">
            <w:pPr>
              <w:pStyle w:val="TableBody"/>
              <w:rPr>
                <w:sz w:val="14"/>
                <w:szCs w:val="14"/>
              </w:rPr>
            </w:pPr>
          </w:p>
          <w:p w14:paraId="3BF03B9B" w14:textId="77777777" w:rsidR="00AD6DB4" w:rsidRPr="00671C8B" w:rsidRDefault="00AD6DB4" w:rsidP="00166AF3">
            <w:pPr>
              <w:pStyle w:val="TableBody"/>
            </w:pPr>
            <w:r w:rsidRPr="00671C8B">
              <w:t>or</w:t>
            </w:r>
          </w:p>
          <w:p w14:paraId="0A2B6F72" w14:textId="77777777" w:rsidR="00AD6DB4" w:rsidRPr="00671C8B" w:rsidRDefault="00AD6DB4" w:rsidP="00166AF3">
            <w:pPr>
              <w:pStyle w:val="TableBody"/>
              <w:rPr>
                <w:b/>
              </w:rPr>
            </w:pPr>
            <w:r w:rsidRPr="00671C8B">
              <w:rPr>
                <w:b/>
              </w:rPr>
              <w:t>+CMS ERROR: &lt;err&gt;</w:t>
            </w:r>
          </w:p>
          <w:p w14:paraId="3F5F1C7D" w14:textId="77777777" w:rsidR="00AD6DB4" w:rsidRPr="00B91869" w:rsidRDefault="00AD6DB4" w:rsidP="00166AF3">
            <w:pPr>
              <w:pStyle w:val="TableBody"/>
              <w:rPr>
                <w:b/>
                <w:sz w:val="14"/>
                <w:szCs w:val="14"/>
              </w:rPr>
            </w:pPr>
          </w:p>
          <w:p w14:paraId="3ED4CA77" w14:textId="77777777" w:rsidR="00AD6DB4" w:rsidRPr="00671C8B" w:rsidRDefault="00AD6DB4" w:rsidP="00166AF3">
            <w:pPr>
              <w:pStyle w:val="TableBody"/>
            </w:pPr>
            <w:r w:rsidRPr="00671C8B">
              <w:rPr>
                <w:u w:val="single"/>
              </w:rPr>
              <w:t>Parameters</w:t>
            </w:r>
          </w:p>
          <w:p w14:paraId="04681605" w14:textId="3E03357D" w:rsidR="00AD6DB4" w:rsidRPr="00671C8B" w:rsidRDefault="00AD6DB4" w:rsidP="00166AF3">
            <w:pPr>
              <w:pStyle w:val="TableBody"/>
            </w:pPr>
            <w:r w:rsidRPr="00671C8B">
              <w:rPr>
                <w:snapToGrid w:val="0"/>
              </w:rPr>
              <w:t xml:space="preserve">For parameter information and values, refer to section </w:t>
            </w:r>
            <w:r w:rsidRPr="00671C8B">
              <w:rPr>
                <w:snapToGrid w:val="0"/>
              </w:rPr>
              <w:fldChar w:fldCharType="begin"/>
            </w:r>
            <w:r w:rsidRPr="00671C8B">
              <w:rPr>
                <w:snapToGrid w:val="0"/>
              </w:rPr>
              <w:instrText xml:space="preserve"> REF _Ref368924079 \w \h  \* MERGEFORMAT </w:instrText>
            </w:r>
            <w:r w:rsidRPr="00671C8B">
              <w:rPr>
                <w:snapToGrid w:val="0"/>
              </w:rPr>
            </w:r>
            <w:r w:rsidRPr="00671C8B">
              <w:rPr>
                <w:snapToGrid w:val="0"/>
              </w:rPr>
              <w:fldChar w:fldCharType="separate"/>
            </w:r>
            <w:r w:rsidR="00BD7547">
              <w:rPr>
                <w:snapToGrid w:val="0"/>
              </w:rPr>
              <w:t>8.1</w:t>
            </w:r>
            <w:r w:rsidRPr="00671C8B">
              <w:rPr>
                <w:snapToGrid w:val="0"/>
              </w:rPr>
              <w:fldChar w:fldCharType="end"/>
            </w:r>
            <w:r w:rsidRPr="00671C8B">
              <w:rPr>
                <w:snapToGrid w:val="0"/>
              </w:rPr>
              <w:t xml:space="preserve"> </w:t>
            </w:r>
            <w:r w:rsidRPr="00671C8B">
              <w:rPr>
                <w:snapToGrid w:val="0"/>
              </w:rPr>
              <w:fldChar w:fldCharType="begin"/>
            </w:r>
            <w:r w:rsidRPr="00671C8B">
              <w:rPr>
                <w:snapToGrid w:val="0"/>
              </w:rPr>
              <w:instrText xml:space="preserve"> REF _Ref368924079 \h  \* MERGEFORMAT </w:instrText>
            </w:r>
            <w:r w:rsidRPr="00671C8B">
              <w:rPr>
                <w:snapToGrid w:val="0"/>
              </w:rPr>
            </w:r>
            <w:r w:rsidRPr="00671C8B">
              <w:rPr>
                <w:snapToGrid w:val="0"/>
              </w:rPr>
              <w:fldChar w:fldCharType="separate"/>
            </w:r>
            <w:r w:rsidR="00BD7547" w:rsidRPr="00671C8B">
              <w:t>Parameters Definition</w:t>
            </w:r>
            <w:r w:rsidRPr="00671C8B">
              <w:rPr>
                <w:snapToGrid w:val="0"/>
              </w:rPr>
              <w:fldChar w:fldCharType="end"/>
            </w:r>
            <w:r w:rsidRPr="00671C8B">
              <w:rPr>
                <w:snapToGrid w:val="0"/>
              </w:rPr>
              <w:t>.</w:t>
            </w:r>
          </w:p>
        </w:tc>
      </w:tr>
      <w:tr w:rsidR="00AD6DB4" w:rsidRPr="00671C8B" w14:paraId="6FA2E935" w14:textId="77777777" w:rsidTr="00166AF3">
        <w:tc>
          <w:tcPr>
            <w:tcW w:w="1728" w:type="dxa"/>
          </w:tcPr>
          <w:p w14:paraId="24B98ACB" w14:textId="77777777" w:rsidR="00AD6DB4" w:rsidRPr="00671C8B" w:rsidRDefault="00AD6DB4" w:rsidP="00166AF3">
            <w:pPr>
              <w:pStyle w:val="TableBody"/>
            </w:pPr>
            <w:r w:rsidRPr="00671C8B">
              <w:rPr>
                <w:u w:val="single"/>
              </w:rPr>
              <w:t>Notes</w:t>
            </w:r>
          </w:p>
        </w:tc>
        <w:tc>
          <w:tcPr>
            <w:tcW w:w="7560" w:type="dxa"/>
          </w:tcPr>
          <w:p w14:paraId="7D0E4E55" w14:textId="77777777" w:rsidR="00AD6DB4" w:rsidRPr="00671C8B" w:rsidRDefault="00AD6DB4" w:rsidP="0059466D">
            <w:pPr>
              <w:pStyle w:val="TableBody"/>
              <w:numPr>
                <w:ilvl w:val="0"/>
                <w:numId w:val="44"/>
              </w:numPr>
            </w:pPr>
            <w:r w:rsidRPr="00671C8B">
              <w:t>The TA shall send a four character sequence &lt;CR&gt;&lt;LF&gt;&lt;greater_than&gt;&lt;space&gt; (IRA 13, 10, 62, 32) after command line is terminated with &lt;CR&gt;; after that PDU can be given from TE to ME/TA.</w:t>
            </w:r>
          </w:p>
          <w:p w14:paraId="28E002C0" w14:textId="77777777" w:rsidR="00AD6DB4" w:rsidRPr="00671C8B" w:rsidRDefault="00AD6DB4" w:rsidP="0059466D">
            <w:pPr>
              <w:pStyle w:val="TableBody"/>
              <w:numPr>
                <w:ilvl w:val="0"/>
                <w:numId w:val="44"/>
              </w:numPr>
            </w:pPr>
            <w:r w:rsidRPr="00671C8B">
              <w:t>The PDU shall be hexadecimal format (similarly as specified for &lt;pdu&gt;) and given in one line; ME/TA converts this coding into the actual octets of PDU.</w:t>
            </w:r>
          </w:p>
          <w:p w14:paraId="34D63A92" w14:textId="77777777" w:rsidR="00AD6DB4" w:rsidRPr="00671C8B" w:rsidRDefault="00AD6DB4" w:rsidP="0059466D">
            <w:pPr>
              <w:pStyle w:val="TableBody"/>
              <w:numPr>
                <w:ilvl w:val="0"/>
                <w:numId w:val="44"/>
              </w:numPr>
            </w:pPr>
            <w:r w:rsidRPr="00671C8B">
              <w:t>When the length octet of the SMSC address (given in the PDU) equals zero, the SMSC address set with command Service Centre Address +CSCA is used; in this case the SMSC Type-of-Address octet shall not be present in the PDU, i.e. TPDU starts right after SMSC length octet.</w:t>
            </w:r>
          </w:p>
          <w:p w14:paraId="1991BD12" w14:textId="77777777" w:rsidR="00AD6DB4" w:rsidRPr="00671C8B" w:rsidRDefault="00AD6DB4" w:rsidP="0059466D">
            <w:pPr>
              <w:pStyle w:val="TableBody"/>
              <w:numPr>
                <w:ilvl w:val="0"/>
                <w:numId w:val="44"/>
              </w:numPr>
            </w:pPr>
            <w:r w:rsidRPr="00671C8B">
              <w:t>Sending can be cancelled by giving &lt;ESC&gt; character.</w:t>
            </w:r>
          </w:p>
          <w:p w14:paraId="070F20B4" w14:textId="77777777" w:rsidR="00AD6DB4" w:rsidRDefault="00AD6DB4" w:rsidP="0059466D">
            <w:pPr>
              <w:pStyle w:val="TableBody"/>
              <w:numPr>
                <w:ilvl w:val="0"/>
                <w:numId w:val="44"/>
              </w:numPr>
            </w:pPr>
            <w:r w:rsidRPr="00671C8B">
              <w:t>&lt;ctrl-Z&gt; must be used to indicate the ending of PDU.</w:t>
            </w:r>
          </w:p>
          <w:p w14:paraId="6A663F9A" w14:textId="77777777" w:rsidR="00AD6DB4" w:rsidRPr="00671C8B" w:rsidRDefault="00AD6DB4" w:rsidP="0059466D">
            <w:pPr>
              <w:pStyle w:val="TableBody"/>
              <w:numPr>
                <w:ilvl w:val="0"/>
                <w:numId w:val="44"/>
              </w:numPr>
            </w:pPr>
            <w:r>
              <w:t>+CMGS: &lt;mr&gt;</w:t>
            </w:r>
            <w:r w:rsidRPr="00EB0F2C">
              <w:t>[,&lt;scts&gt;] is not available in +CMGS intermediate response as SMS is sent over IMS using 3GPP2 SMS PDU format and protocol.</w:t>
            </w:r>
          </w:p>
        </w:tc>
      </w:tr>
    </w:tbl>
    <w:p w14:paraId="57D99688" w14:textId="77777777" w:rsidR="00AD6DB4" w:rsidRPr="00671C8B" w:rsidRDefault="00AD6DB4" w:rsidP="0059466D">
      <w:pPr>
        <w:pStyle w:val="Heading2"/>
        <w:numPr>
          <w:ilvl w:val="1"/>
          <w:numId w:val="11"/>
        </w:numPr>
        <w:ind w:left="1080" w:hanging="1080"/>
      </w:pPr>
      <w:bookmarkStart w:id="12328" w:name="_Toc345081382"/>
      <w:bookmarkStart w:id="12329" w:name="_Toc349753124"/>
      <w:bookmarkStart w:id="12330" w:name="_Toc349754018"/>
      <w:bookmarkStart w:id="12331" w:name="_Ref366745276"/>
      <w:bookmarkStart w:id="12332" w:name="_Ref369092651"/>
      <w:bookmarkStart w:id="12333" w:name="_Toc368586084"/>
      <w:bookmarkStart w:id="12334" w:name="_Toc486251667"/>
      <w:bookmarkStart w:id="12335" w:name="_Toc489459737"/>
      <w:r w:rsidRPr="00671C8B">
        <w:t xml:space="preserve">+CMGW Command: Write Message to </w:t>
      </w:r>
      <w:bookmarkEnd w:id="12328"/>
      <w:r w:rsidRPr="00671C8B">
        <w:t>Memory</w:t>
      </w:r>
      <w:bookmarkEnd w:id="12329"/>
      <w:bookmarkEnd w:id="12330"/>
      <w:bookmarkEnd w:id="12331"/>
      <w:bookmarkEnd w:id="12332"/>
      <w:bookmarkEnd w:id="12333"/>
      <w:bookmarkEnd w:id="12334"/>
      <w:bookmarkEnd w:id="12335"/>
    </w:p>
    <w:tbl>
      <w:tblPr>
        <w:tblStyle w:val="TableSWIleft"/>
        <w:tblW w:w="9288" w:type="dxa"/>
        <w:tblLayout w:type="fixed"/>
        <w:tblLook w:val="04A0" w:firstRow="1" w:lastRow="0" w:firstColumn="1" w:lastColumn="0" w:noHBand="0" w:noVBand="1"/>
      </w:tblPr>
      <w:tblGrid>
        <w:gridCol w:w="1728"/>
        <w:gridCol w:w="7560"/>
      </w:tblGrid>
      <w:tr w:rsidR="00AD6DB4" w:rsidRPr="00671C8B" w14:paraId="6C5179A0"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5170B80C" w14:textId="39941574" w:rsidR="00AD6DB4" w:rsidRPr="00671C8B" w:rsidRDefault="00AD6DB4">
            <w:pPr>
              <w:pStyle w:val="TableRowHead"/>
              <w:spacing w:before="144" w:after="144"/>
              <w:rPr>
                <w:rFonts w:cs="Arial"/>
                <w:bCs w:val="0"/>
              </w:rPr>
            </w:pPr>
            <w:del w:id="12336" w:author="Alban Roche" w:date="2017-08-02T14:40:00Z">
              <w:r w:rsidDel="00F22490">
                <w:rPr>
                  <w:lang w:eastAsia="zh-CN"/>
                </w:rPr>
                <w:delText xml:space="preserve">HL7618, HL7618RD, </w:delText>
              </w:r>
              <w:r w:rsidDel="00F22490">
                <w:delText xml:space="preserve">HL7648, HL7650, HL7688, </w:delText>
              </w:r>
              <w:r w:rsidDel="00F22490">
                <w:rPr>
                  <w:lang w:eastAsia="zh-CN"/>
                </w:rPr>
                <w:delText>HL7690 and HL7692</w:delText>
              </w:r>
            </w:del>
            <w:ins w:id="12337" w:author="Alban Roche" w:date="2017-08-02T14:40:00Z">
              <w:r w:rsidR="00F22490">
                <w:rPr>
                  <w:lang w:eastAsia="zh-CN"/>
                </w:rPr>
                <w:t>HL7800</w:t>
              </w:r>
            </w:ins>
          </w:p>
        </w:tc>
      </w:tr>
      <w:tr w:rsidR="00AD6DB4" w:rsidRPr="00671C8B" w14:paraId="103E9965" w14:textId="77777777" w:rsidTr="00166AF3">
        <w:trPr>
          <w:trHeight w:val="1027"/>
        </w:trPr>
        <w:tc>
          <w:tcPr>
            <w:tcW w:w="1728" w:type="dxa"/>
          </w:tcPr>
          <w:p w14:paraId="0CB3E417" w14:textId="77777777" w:rsidR="00AD6DB4" w:rsidRPr="00671C8B" w:rsidRDefault="00AD6DB4" w:rsidP="00166AF3">
            <w:pPr>
              <w:pStyle w:val="TableBody"/>
              <w:rPr>
                <w:rFonts w:ascii="Times New Roman" w:hAnsi="Times New Roman" w:cs="Times New Roman"/>
                <w:i/>
                <w:sz w:val="20"/>
                <w:szCs w:val="20"/>
              </w:rPr>
            </w:pPr>
            <w:r w:rsidRPr="00671C8B">
              <w:rPr>
                <w:i/>
              </w:rPr>
              <w:t>Test command</w:t>
            </w:r>
          </w:p>
          <w:p w14:paraId="6C420EA9" w14:textId="77777777" w:rsidR="00AD6DB4" w:rsidRPr="00671C8B" w:rsidRDefault="00AD6DB4" w:rsidP="00166AF3">
            <w:pPr>
              <w:pStyle w:val="TableBody"/>
            </w:pPr>
          </w:p>
          <w:p w14:paraId="3D394E19" w14:textId="77777777" w:rsidR="00AD6DB4" w:rsidRPr="00671C8B" w:rsidRDefault="00AD6DB4" w:rsidP="00166AF3">
            <w:pPr>
              <w:pStyle w:val="TableBody"/>
              <w:rPr>
                <w:u w:val="single"/>
              </w:rPr>
            </w:pPr>
            <w:r w:rsidRPr="00671C8B">
              <w:rPr>
                <w:u w:val="single"/>
              </w:rPr>
              <w:t>Syntax</w:t>
            </w:r>
          </w:p>
          <w:p w14:paraId="5A75F3B7" w14:textId="77777777" w:rsidR="00AD6DB4" w:rsidRPr="00671C8B" w:rsidRDefault="00AD6DB4" w:rsidP="00166AF3">
            <w:pPr>
              <w:pStyle w:val="TableBody"/>
              <w:rPr>
                <w:b/>
              </w:rPr>
            </w:pPr>
            <w:r w:rsidRPr="00671C8B">
              <w:rPr>
                <w:b/>
              </w:rPr>
              <w:t>AT+CMGW=?</w:t>
            </w:r>
          </w:p>
        </w:tc>
        <w:tc>
          <w:tcPr>
            <w:tcW w:w="7560" w:type="dxa"/>
          </w:tcPr>
          <w:p w14:paraId="7A139D20" w14:textId="77777777" w:rsidR="00AD6DB4" w:rsidRPr="00671C8B" w:rsidRDefault="00AD6DB4" w:rsidP="00166AF3">
            <w:pPr>
              <w:pStyle w:val="TableBody"/>
              <w:rPr>
                <w:rFonts w:ascii="Times New Roman" w:hAnsi="Times New Roman" w:cs="Times New Roman"/>
                <w:sz w:val="20"/>
                <w:szCs w:val="20"/>
                <w:u w:val="single"/>
              </w:rPr>
            </w:pPr>
          </w:p>
          <w:p w14:paraId="5D7FD92C" w14:textId="77777777" w:rsidR="00AD6DB4" w:rsidRPr="00671C8B" w:rsidRDefault="00AD6DB4" w:rsidP="00166AF3">
            <w:pPr>
              <w:pStyle w:val="TableBody"/>
              <w:rPr>
                <w:u w:val="single"/>
              </w:rPr>
            </w:pPr>
          </w:p>
          <w:p w14:paraId="0CBB5344" w14:textId="77777777" w:rsidR="00AD6DB4" w:rsidRPr="00671C8B" w:rsidRDefault="00AD6DB4" w:rsidP="00166AF3">
            <w:pPr>
              <w:pStyle w:val="TableBody"/>
              <w:rPr>
                <w:u w:val="single"/>
              </w:rPr>
            </w:pPr>
            <w:r w:rsidRPr="00671C8B">
              <w:rPr>
                <w:u w:val="single"/>
              </w:rPr>
              <w:t>Response</w:t>
            </w:r>
          </w:p>
          <w:p w14:paraId="097608DC" w14:textId="77777777" w:rsidR="00AD6DB4" w:rsidRPr="00671C8B" w:rsidRDefault="00AD6DB4" w:rsidP="00166AF3">
            <w:pPr>
              <w:pStyle w:val="TableBody"/>
              <w:rPr>
                <w:b/>
              </w:rPr>
            </w:pPr>
            <w:r w:rsidRPr="00671C8B">
              <w:rPr>
                <w:b/>
              </w:rPr>
              <w:t>OK</w:t>
            </w:r>
          </w:p>
        </w:tc>
      </w:tr>
      <w:tr w:rsidR="00AD6DB4" w:rsidRPr="00671C8B" w14:paraId="4C4A14C5" w14:textId="77777777" w:rsidTr="00166AF3">
        <w:trPr>
          <w:trHeight w:val="1316"/>
        </w:trPr>
        <w:tc>
          <w:tcPr>
            <w:tcW w:w="1728" w:type="dxa"/>
          </w:tcPr>
          <w:p w14:paraId="4C8F7761" w14:textId="77777777" w:rsidR="00AD6DB4" w:rsidRPr="00F22490" w:rsidRDefault="00AD6DB4" w:rsidP="00166AF3">
            <w:pPr>
              <w:pStyle w:val="TableBody"/>
              <w:rPr>
                <w:rFonts w:ascii="Times New Roman" w:hAnsi="Times New Roman"/>
                <w:i/>
                <w:sz w:val="20"/>
                <w:rPrChange w:id="12338" w:author="Alban Roche" w:date="2017-08-02T14:50:00Z">
                  <w:rPr>
                    <w:rFonts w:ascii="Times New Roman" w:hAnsi="Times New Roman"/>
                    <w:i/>
                    <w:sz w:val="20"/>
                    <w:lang w:val="fr-FR"/>
                  </w:rPr>
                </w:rPrChange>
              </w:rPr>
            </w:pPr>
            <w:r w:rsidRPr="00F22490">
              <w:rPr>
                <w:i/>
                <w:rPrChange w:id="12339" w:author="Alban Roche" w:date="2017-08-02T14:50:00Z">
                  <w:rPr>
                    <w:i/>
                    <w:lang w:val="fr-FR"/>
                  </w:rPr>
                </w:rPrChange>
              </w:rPr>
              <w:t>Write command</w:t>
            </w:r>
          </w:p>
          <w:p w14:paraId="36E3AD37" w14:textId="77777777" w:rsidR="00AD6DB4" w:rsidRPr="00F22490" w:rsidRDefault="00AD6DB4" w:rsidP="00166AF3">
            <w:pPr>
              <w:pStyle w:val="TableBody"/>
              <w:rPr>
                <w:rPrChange w:id="12340" w:author="Alban Roche" w:date="2017-08-02T14:50:00Z">
                  <w:rPr>
                    <w:lang w:val="fr-FR"/>
                  </w:rPr>
                </w:rPrChange>
              </w:rPr>
            </w:pPr>
          </w:p>
          <w:p w14:paraId="5778DCD0" w14:textId="77777777" w:rsidR="00AD6DB4" w:rsidRPr="00F22490" w:rsidRDefault="00AD6DB4" w:rsidP="00166AF3">
            <w:pPr>
              <w:pStyle w:val="TableBody"/>
              <w:rPr>
                <w:u w:val="single"/>
                <w:rPrChange w:id="12341" w:author="Alban Roche" w:date="2017-08-02T14:50:00Z">
                  <w:rPr>
                    <w:u w:val="single"/>
                    <w:lang w:val="fr-FR"/>
                  </w:rPr>
                </w:rPrChange>
              </w:rPr>
            </w:pPr>
            <w:r w:rsidRPr="00F22490">
              <w:rPr>
                <w:u w:val="single"/>
                <w:rPrChange w:id="12342" w:author="Alban Roche" w:date="2017-08-02T14:50:00Z">
                  <w:rPr>
                    <w:u w:val="single"/>
                    <w:lang w:val="fr-FR"/>
                  </w:rPr>
                </w:rPrChange>
              </w:rPr>
              <w:t>Syntax</w:t>
            </w:r>
          </w:p>
          <w:p w14:paraId="52BBFC7D" w14:textId="77777777" w:rsidR="00AD6DB4" w:rsidRPr="00F22490" w:rsidRDefault="00AD6DB4" w:rsidP="00166AF3">
            <w:pPr>
              <w:pStyle w:val="TableBody"/>
              <w:rPr>
                <w:rPrChange w:id="12343" w:author="Alban Roche" w:date="2017-08-02T14:50:00Z">
                  <w:rPr>
                    <w:lang w:val="fr-FR"/>
                  </w:rPr>
                </w:rPrChange>
              </w:rPr>
            </w:pPr>
            <w:r w:rsidRPr="00F22490">
              <w:rPr>
                <w:rPrChange w:id="12344" w:author="Alban Roche" w:date="2017-08-02T14:50:00Z">
                  <w:rPr>
                    <w:lang w:val="fr-FR"/>
                  </w:rPr>
                </w:rPrChange>
              </w:rPr>
              <w:t>If text mode (+CMGF=1):</w:t>
            </w:r>
          </w:p>
          <w:p w14:paraId="10D23AF4" w14:textId="77777777" w:rsidR="00AD6DB4" w:rsidRPr="00F22490" w:rsidRDefault="00AD6DB4" w:rsidP="00166AF3">
            <w:pPr>
              <w:pStyle w:val="TableBody"/>
              <w:rPr>
                <w:b/>
                <w:rPrChange w:id="12345" w:author="Alban Roche" w:date="2017-08-02T14:50:00Z">
                  <w:rPr>
                    <w:b/>
                    <w:lang w:val="fr-FR"/>
                  </w:rPr>
                </w:rPrChange>
              </w:rPr>
            </w:pPr>
            <w:r w:rsidRPr="00F22490">
              <w:rPr>
                <w:b/>
                <w:rPrChange w:id="12346" w:author="Alban Roche" w:date="2017-08-02T14:50:00Z">
                  <w:rPr>
                    <w:b/>
                    <w:lang w:val="fr-FR"/>
                  </w:rPr>
                </w:rPrChange>
              </w:rPr>
              <w:t>AT+CMGW[=</w:t>
            </w:r>
            <w:r w:rsidRPr="00F22490">
              <w:rPr>
                <w:b/>
                <w:rPrChange w:id="12347" w:author="Alban Roche" w:date="2017-08-02T14:50:00Z">
                  <w:rPr>
                    <w:b/>
                    <w:lang w:val="fr-FR"/>
                  </w:rPr>
                </w:rPrChange>
              </w:rPr>
              <w:br/>
              <w:t>&lt;oa/da&gt;</w:t>
            </w:r>
            <w:r w:rsidRPr="00F22490">
              <w:rPr>
                <w:b/>
                <w:rPrChange w:id="12348" w:author="Alban Roche" w:date="2017-08-02T14:50:00Z">
                  <w:rPr>
                    <w:b/>
                    <w:lang w:val="fr-FR"/>
                  </w:rPr>
                </w:rPrChange>
              </w:rPr>
              <w:br/>
              <w:t>[,&lt;tooa/toda&gt;</w:t>
            </w:r>
            <w:r w:rsidRPr="00F22490">
              <w:rPr>
                <w:b/>
                <w:rPrChange w:id="12349" w:author="Alban Roche" w:date="2017-08-02T14:50:00Z">
                  <w:rPr>
                    <w:b/>
                    <w:lang w:val="fr-FR"/>
                  </w:rPr>
                </w:rPrChange>
              </w:rPr>
              <w:br/>
              <w:t>[,&lt;stat&gt;]]]&lt;CR&gt;</w:t>
            </w:r>
          </w:p>
          <w:p w14:paraId="6C2C5990" w14:textId="77777777" w:rsidR="00AD6DB4" w:rsidRPr="00F22490" w:rsidRDefault="00AD6DB4" w:rsidP="00166AF3">
            <w:pPr>
              <w:pStyle w:val="TableBody"/>
              <w:rPr>
                <w:b/>
                <w:rPrChange w:id="12350" w:author="Alban Roche" w:date="2017-08-02T14:50:00Z">
                  <w:rPr>
                    <w:b/>
                    <w:lang w:val="fr-FR"/>
                  </w:rPr>
                </w:rPrChange>
              </w:rPr>
            </w:pPr>
            <w:r w:rsidRPr="00F22490">
              <w:rPr>
                <w:b/>
                <w:rPrChange w:id="12351" w:author="Alban Roche" w:date="2017-08-02T14:50:00Z">
                  <w:rPr>
                    <w:b/>
                    <w:lang w:val="fr-FR"/>
                  </w:rPr>
                </w:rPrChange>
              </w:rPr>
              <w:t>text is entered</w:t>
            </w:r>
            <w:r w:rsidRPr="00F22490">
              <w:rPr>
                <w:b/>
                <w:rPrChange w:id="12352" w:author="Alban Roche" w:date="2017-08-02T14:50:00Z">
                  <w:rPr>
                    <w:b/>
                    <w:lang w:val="fr-FR"/>
                  </w:rPr>
                </w:rPrChange>
              </w:rPr>
              <w:br/>
              <w:t>&lt;ctrl-Z/ESC&gt;</w:t>
            </w:r>
          </w:p>
          <w:p w14:paraId="7C74C89E" w14:textId="77777777" w:rsidR="00AD6DB4" w:rsidRPr="00F22490" w:rsidRDefault="00AD6DB4" w:rsidP="00166AF3">
            <w:pPr>
              <w:pStyle w:val="TableBody"/>
              <w:rPr>
                <w:rPrChange w:id="12353" w:author="Alban Roche" w:date="2017-08-02T14:50:00Z">
                  <w:rPr>
                    <w:lang w:val="fr-FR"/>
                  </w:rPr>
                </w:rPrChange>
              </w:rPr>
            </w:pPr>
          </w:p>
          <w:p w14:paraId="27415767" w14:textId="77777777" w:rsidR="00AD6DB4" w:rsidRPr="00F22490" w:rsidRDefault="00AD6DB4" w:rsidP="00166AF3">
            <w:pPr>
              <w:pStyle w:val="TableBody"/>
              <w:rPr>
                <w:rPrChange w:id="12354" w:author="Alban Roche" w:date="2017-08-02T14:50:00Z">
                  <w:rPr>
                    <w:lang w:val="fr-FR"/>
                  </w:rPr>
                </w:rPrChange>
              </w:rPr>
            </w:pPr>
            <w:r w:rsidRPr="00F22490">
              <w:rPr>
                <w:rPrChange w:id="12355" w:author="Alban Roche" w:date="2017-08-02T14:50:00Z">
                  <w:rPr>
                    <w:lang w:val="fr-FR"/>
                  </w:rPr>
                </w:rPrChange>
              </w:rPr>
              <w:t>If PDU mode (+CMGF=0):</w:t>
            </w:r>
          </w:p>
          <w:p w14:paraId="10C2C397" w14:textId="77777777" w:rsidR="00AD6DB4" w:rsidRPr="00671C8B" w:rsidRDefault="00AD6DB4" w:rsidP="00166AF3">
            <w:pPr>
              <w:pStyle w:val="TableBody"/>
              <w:rPr>
                <w:b/>
              </w:rPr>
            </w:pPr>
            <w:r w:rsidRPr="00671C8B">
              <w:rPr>
                <w:b/>
              </w:rPr>
              <w:t>AT+CMGW=</w:t>
            </w:r>
            <w:r w:rsidRPr="00671C8B">
              <w:rPr>
                <w:b/>
              </w:rPr>
              <w:br/>
              <w:t>&lt;length&gt;[,&lt;stat&gt;]&lt;CR&gt;</w:t>
            </w:r>
            <w:r w:rsidRPr="00671C8B">
              <w:rPr>
                <w:b/>
              </w:rPr>
              <w:br/>
              <w:t>PDU is given</w:t>
            </w:r>
            <w:r w:rsidRPr="00671C8B">
              <w:rPr>
                <w:b/>
              </w:rPr>
              <w:br/>
              <w:t>&lt;ctrl-Z/ESC&gt;</w:t>
            </w:r>
          </w:p>
        </w:tc>
        <w:tc>
          <w:tcPr>
            <w:tcW w:w="7560" w:type="dxa"/>
          </w:tcPr>
          <w:p w14:paraId="1AD64209" w14:textId="77777777" w:rsidR="00AD6DB4" w:rsidRPr="00671C8B" w:rsidRDefault="00AD6DB4" w:rsidP="00166AF3">
            <w:pPr>
              <w:pStyle w:val="TableBody"/>
              <w:rPr>
                <w:rFonts w:ascii="Times New Roman" w:hAnsi="Times New Roman" w:cs="Times New Roman"/>
                <w:sz w:val="20"/>
                <w:szCs w:val="20"/>
                <w:u w:val="single"/>
              </w:rPr>
            </w:pPr>
          </w:p>
          <w:p w14:paraId="28B0265E" w14:textId="77777777" w:rsidR="00AD6DB4" w:rsidRPr="00671C8B" w:rsidRDefault="00AD6DB4" w:rsidP="00166AF3">
            <w:pPr>
              <w:pStyle w:val="TableBody"/>
              <w:rPr>
                <w:u w:val="single"/>
              </w:rPr>
            </w:pPr>
          </w:p>
          <w:p w14:paraId="08BCA87D" w14:textId="77777777" w:rsidR="00AD6DB4" w:rsidRPr="00671C8B" w:rsidRDefault="00AD6DB4" w:rsidP="00166AF3">
            <w:pPr>
              <w:pStyle w:val="TableBody"/>
              <w:rPr>
                <w:u w:val="single"/>
              </w:rPr>
            </w:pPr>
            <w:r w:rsidRPr="00671C8B">
              <w:rPr>
                <w:u w:val="single"/>
              </w:rPr>
              <w:t>Response</w:t>
            </w:r>
          </w:p>
          <w:p w14:paraId="489869B3" w14:textId="77777777" w:rsidR="00AD6DB4" w:rsidRPr="00671C8B" w:rsidRDefault="00AD6DB4" w:rsidP="00166AF3">
            <w:pPr>
              <w:pStyle w:val="TableBody"/>
              <w:rPr>
                <w:b/>
              </w:rPr>
            </w:pPr>
            <w:r w:rsidRPr="00671C8B">
              <w:rPr>
                <w:b/>
              </w:rPr>
              <w:t>+CMGW: &lt;index&gt;</w:t>
            </w:r>
          </w:p>
          <w:p w14:paraId="1A1BCAE7" w14:textId="77777777" w:rsidR="00AD6DB4" w:rsidRPr="00671C8B" w:rsidRDefault="00AD6DB4" w:rsidP="00166AF3">
            <w:pPr>
              <w:pStyle w:val="TableBody"/>
              <w:rPr>
                <w:b/>
              </w:rPr>
            </w:pPr>
            <w:r w:rsidRPr="00671C8B">
              <w:rPr>
                <w:b/>
              </w:rPr>
              <w:t>OK</w:t>
            </w:r>
          </w:p>
          <w:p w14:paraId="3743AF59" w14:textId="77777777" w:rsidR="00AD6DB4" w:rsidRPr="00671C8B" w:rsidRDefault="00AD6DB4" w:rsidP="00166AF3">
            <w:pPr>
              <w:pStyle w:val="TableBody"/>
            </w:pPr>
          </w:p>
          <w:p w14:paraId="3AAAC259" w14:textId="77777777" w:rsidR="00AD6DB4" w:rsidRPr="00671C8B" w:rsidRDefault="00AD6DB4" w:rsidP="00166AF3">
            <w:pPr>
              <w:pStyle w:val="TableBody"/>
            </w:pPr>
            <w:r w:rsidRPr="00671C8B">
              <w:t>or</w:t>
            </w:r>
          </w:p>
          <w:p w14:paraId="43EEA214" w14:textId="77777777" w:rsidR="00AD6DB4" w:rsidRPr="00671C8B" w:rsidRDefault="00AD6DB4" w:rsidP="00166AF3">
            <w:pPr>
              <w:pStyle w:val="TableBody"/>
              <w:rPr>
                <w:b/>
              </w:rPr>
            </w:pPr>
            <w:r w:rsidRPr="00671C8B">
              <w:rPr>
                <w:b/>
              </w:rPr>
              <w:t>+CMS ERROR: &lt;err&gt;</w:t>
            </w:r>
          </w:p>
          <w:p w14:paraId="34CCB9A0" w14:textId="77777777" w:rsidR="00AD6DB4" w:rsidRPr="00671C8B" w:rsidRDefault="00AD6DB4" w:rsidP="00166AF3">
            <w:pPr>
              <w:pStyle w:val="TableBody"/>
              <w:rPr>
                <w:b/>
              </w:rPr>
            </w:pPr>
          </w:p>
          <w:p w14:paraId="2CF9F93B" w14:textId="77777777" w:rsidR="00AD6DB4" w:rsidRPr="00671C8B" w:rsidRDefault="00AD6DB4" w:rsidP="00166AF3">
            <w:pPr>
              <w:pStyle w:val="TableBody"/>
              <w:rPr>
                <w:u w:val="single"/>
              </w:rPr>
            </w:pPr>
            <w:r w:rsidRPr="00671C8B">
              <w:rPr>
                <w:u w:val="single"/>
              </w:rPr>
              <w:t>Parameters</w:t>
            </w:r>
          </w:p>
          <w:p w14:paraId="0CDB1890" w14:textId="1AACA86A" w:rsidR="00AD6DB4" w:rsidRPr="00671C8B" w:rsidRDefault="00AD6DB4" w:rsidP="00166AF3">
            <w:pPr>
              <w:pStyle w:val="TableBody"/>
            </w:pPr>
            <w:r w:rsidRPr="00671C8B">
              <w:rPr>
                <w:snapToGrid w:val="0"/>
              </w:rPr>
              <w:t xml:space="preserve">For parameter information and values, refer to section </w:t>
            </w:r>
            <w:r w:rsidRPr="00671C8B">
              <w:rPr>
                <w:snapToGrid w:val="0"/>
              </w:rPr>
              <w:fldChar w:fldCharType="begin"/>
            </w:r>
            <w:r w:rsidRPr="00671C8B">
              <w:rPr>
                <w:snapToGrid w:val="0"/>
              </w:rPr>
              <w:instrText xml:space="preserve"> REF _Ref368924079 \w \h  \* MERGEFORMAT </w:instrText>
            </w:r>
            <w:r w:rsidRPr="00671C8B">
              <w:rPr>
                <w:snapToGrid w:val="0"/>
              </w:rPr>
            </w:r>
            <w:r w:rsidRPr="00671C8B">
              <w:rPr>
                <w:snapToGrid w:val="0"/>
              </w:rPr>
              <w:fldChar w:fldCharType="separate"/>
            </w:r>
            <w:r w:rsidR="00BD7547">
              <w:rPr>
                <w:snapToGrid w:val="0"/>
              </w:rPr>
              <w:t>8.1</w:t>
            </w:r>
            <w:r w:rsidRPr="00671C8B">
              <w:rPr>
                <w:snapToGrid w:val="0"/>
              </w:rPr>
              <w:fldChar w:fldCharType="end"/>
            </w:r>
            <w:r w:rsidRPr="00671C8B">
              <w:rPr>
                <w:snapToGrid w:val="0"/>
              </w:rPr>
              <w:t xml:space="preserve"> </w:t>
            </w:r>
            <w:r w:rsidRPr="00671C8B">
              <w:rPr>
                <w:snapToGrid w:val="0"/>
              </w:rPr>
              <w:fldChar w:fldCharType="begin"/>
            </w:r>
            <w:r w:rsidRPr="00671C8B">
              <w:rPr>
                <w:snapToGrid w:val="0"/>
              </w:rPr>
              <w:instrText xml:space="preserve"> REF _Ref368924079 \h  \* MERGEFORMAT </w:instrText>
            </w:r>
            <w:r w:rsidRPr="00671C8B">
              <w:rPr>
                <w:snapToGrid w:val="0"/>
              </w:rPr>
            </w:r>
            <w:r w:rsidRPr="00671C8B">
              <w:rPr>
                <w:snapToGrid w:val="0"/>
              </w:rPr>
              <w:fldChar w:fldCharType="separate"/>
            </w:r>
            <w:r w:rsidR="00BD7547" w:rsidRPr="00671C8B">
              <w:t>Parameters Definition</w:t>
            </w:r>
            <w:r w:rsidRPr="00671C8B">
              <w:rPr>
                <w:snapToGrid w:val="0"/>
              </w:rPr>
              <w:fldChar w:fldCharType="end"/>
            </w:r>
            <w:r w:rsidRPr="00671C8B">
              <w:rPr>
                <w:snapToGrid w:val="0"/>
              </w:rPr>
              <w:t>.</w:t>
            </w:r>
          </w:p>
        </w:tc>
      </w:tr>
      <w:tr w:rsidR="00AD6DB4" w:rsidRPr="00671C8B" w14:paraId="2ADB48D1" w14:textId="77777777" w:rsidTr="00166AF3">
        <w:trPr>
          <w:trHeight w:val="65"/>
        </w:trPr>
        <w:tc>
          <w:tcPr>
            <w:tcW w:w="1728" w:type="dxa"/>
          </w:tcPr>
          <w:p w14:paraId="510B95D8" w14:textId="77777777" w:rsidR="00AD6DB4" w:rsidRPr="00671C8B" w:rsidRDefault="00AD6DB4" w:rsidP="00166AF3">
            <w:pPr>
              <w:pStyle w:val="TableBody"/>
              <w:rPr>
                <w:u w:val="single"/>
              </w:rPr>
            </w:pPr>
            <w:r w:rsidRPr="00671C8B">
              <w:rPr>
                <w:u w:val="single"/>
              </w:rPr>
              <w:t>Notes</w:t>
            </w:r>
          </w:p>
        </w:tc>
        <w:tc>
          <w:tcPr>
            <w:tcW w:w="7560" w:type="dxa"/>
          </w:tcPr>
          <w:p w14:paraId="448055DC" w14:textId="77777777" w:rsidR="00AD6DB4" w:rsidRPr="00671C8B" w:rsidRDefault="00AD6DB4" w:rsidP="0059466D">
            <w:pPr>
              <w:pStyle w:val="TableBody"/>
              <w:numPr>
                <w:ilvl w:val="0"/>
                <w:numId w:val="90"/>
              </w:numPr>
            </w:pPr>
            <w:r w:rsidRPr="00671C8B">
              <w:t>Execution command stores a message to memory storage &lt;mem2&gt;, and memory location &lt;index&gt; of the stored message is returned.</w:t>
            </w:r>
          </w:p>
          <w:p w14:paraId="0A6AC353" w14:textId="77777777" w:rsidR="00AD6DB4" w:rsidRPr="00671C8B" w:rsidRDefault="00AD6DB4" w:rsidP="0059466D">
            <w:pPr>
              <w:pStyle w:val="TableBody"/>
              <w:numPr>
                <w:ilvl w:val="0"/>
                <w:numId w:val="90"/>
              </w:numPr>
            </w:pPr>
            <w:r w:rsidRPr="00671C8B">
              <w:t>By default, message status will be set to 'stored unsent', but parameter &lt;stat&gt; also allows other status values to be given. (ME/TA manufacturer may choose to use different default &lt;stat&gt; values for different message types.)</w:t>
            </w:r>
          </w:p>
          <w:p w14:paraId="3CD3F7EE" w14:textId="77777777" w:rsidR="00AD6DB4" w:rsidRPr="00671C8B" w:rsidRDefault="00AD6DB4" w:rsidP="0059466D">
            <w:pPr>
              <w:pStyle w:val="TableBody"/>
              <w:numPr>
                <w:ilvl w:val="0"/>
                <w:numId w:val="90"/>
              </w:numPr>
            </w:pPr>
            <w:r w:rsidRPr="00671C8B">
              <w:t>Entering of PDU is done similarly as specified in command +CMGS.</w:t>
            </w:r>
          </w:p>
        </w:tc>
      </w:tr>
    </w:tbl>
    <w:p w14:paraId="39854E39" w14:textId="77777777" w:rsidR="00AD6DB4" w:rsidRPr="00671C8B" w:rsidRDefault="00AD6DB4" w:rsidP="0059466D">
      <w:pPr>
        <w:pStyle w:val="Heading2"/>
        <w:numPr>
          <w:ilvl w:val="1"/>
          <w:numId w:val="11"/>
        </w:numPr>
        <w:ind w:left="1080" w:hanging="1080"/>
      </w:pPr>
      <w:bookmarkStart w:id="12356" w:name="_Toc345081383"/>
      <w:bookmarkStart w:id="12357" w:name="_Toc349753125"/>
      <w:bookmarkStart w:id="12358" w:name="_Toc349754019"/>
      <w:bookmarkStart w:id="12359" w:name="_Ref366745286"/>
      <w:bookmarkStart w:id="12360" w:name="_Ref369092661"/>
      <w:bookmarkStart w:id="12361" w:name="_Toc368586085"/>
      <w:bookmarkStart w:id="12362" w:name="_Toc486251668"/>
      <w:bookmarkStart w:id="12363" w:name="_Toc489459738"/>
      <w:r w:rsidRPr="00671C8B">
        <w:t xml:space="preserve">+CMSS Command: Send Message from </w:t>
      </w:r>
      <w:bookmarkEnd w:id="12356"/>
      <w:r w:rsidRPr="00671C8B">
        <w:t>Storage</w:t>
      </w:r>
      <w:bookmarkEnd w:id="12357"/>
      <w:bookmarkEnd w:id="12358"/>
      <w:bookmarkEnd w:id="12359"/>
      <w:bookmarkEnd w:id="12360"/>
      <w:bookmarkEnd w:id="12361"/>
      <w:bookmarkEnd w:id="12362"/>
      <w:bookmarkEnd w:id="12363"/>
    </w:p>
    <w:tbl>
      <w:tblPr>
        <w:tblStyle w:val="TableSWIleft"/>
        <w:tblW w:w="9288" w:type="dxa"/>
        <w:tblLayout w:type="fixed"/>
        <w:tblLook w:val="04A0" w:firstRow="1" w:lastRow="0" w:firstColumn="1" w:lastColumn="0" w:noHBand="0" w:noVBand="1"/>
      </w:tblPr>
      <w:tblGrid>
        <w:gridCol w:w="1728"/>
        <w:gridCol w:w="7560"/>
      </w:tblGrid>
      <w:tr w:rsidR="00AD6DB4" w:rsidRPr="00671C8B" w14:paraId="613C69DB"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4A16A172" w14:textId="0107E407" w:rsidR="00AD6DB4" w:rsidRPr="00671C8B" w:rsidRDefault="00AD6DB4">
            <w:pPr>
              <w:pStyle w:val="TableRowHead"/>
              <w:spacing w:before="144" w:after="144"/>
              <w:rPr>
                <w:rFonts w:cs="Arial"/>
                <w:bCs w:val="0"/>
              </w:rPr>
            </w:pPr>
            <w:del w:id="12364" w:author="Alban Roche" w:date="2017-08-02T14:40:00Z">
              <w:r w:rsidDel="00F22490">
                <w:rPr>
                  <w:lang w:eastAsia="zh-CN"/>
                </w:rPr>
                <w:delText xml:space="preserve">HL7618, HL7618RD, </w:delText>
              </w:r>
              <w:r w:rsidDel="00F22490">
                <w:delText xml:space="preserve">HL7648, HL7650, HL7688, </w:delText>
              </w:r>
              <w:r w:rsidDel="00F22490">
                <w:rPr>
                  <w:lang w:eastAsia="zh-CN"/>
                </w:rPr>
                <w:delText>HL7690 and HL7692</w:delText>
              </w:r>
            </w:del>
            <w:ins w:id="12365" w:author="Alban Roche" w:date="2017-08-02T14:40:00Z">
              <w:r w:rsidR="00F22490">
                <w:rPr>
                  <w:lang w:eastAsia="zh-CN"/>
                </w:rPr>
                <w:t>HL7800</w:t>
              </w:r>
            </w:ins>
          </w:p>
        </w:tc>
      </w:tr>
      <w:tr w:rsidR="00AD6DB4" w:rsidRPr="00671C8B" w14:paraId="5DF73933" w14:textId="77777777" w:rsidTr="00166AF3">
        <w:trPr>
          <w:trHeight w:val="35"/>
        </w:trPr>
        <w:tc>
          <w:tcPr>
            <w:tcW w:w="1728" w:type="dxa"/>
          </w:tcPr>
          <w:p w14:paraId="65B5CF6C" w14:textId="77777777" w:rsidR="00AD6DB4" w:rsidRPr="00671C8B" w:rsidRDefault="00AD6DB4" w:rsidP="00166AF3">
            <w:pPr>
              <w:pStyle w:val="TableBody"/>
              <w:rPr>
                <w:rFonts w:ascii="Times New Roman" w:hAnsi="Times New Roman" w:cs="Times New Roman"/>
                <w:i/>
                <w:sz w:val="20"/>
                <w:szCs w:val="20"/>
              </w:rPr>
            </w:pPr>
            <w:r w:rsidRPr="00671C8B">
              <w:rPr>
                <w:i/>
              </w:rPr>
              <w:t>Test command</w:t>
            </w:r>
          </w:p>
          <w:p w14:paraId="0AE34C69" w14:textId="77777777" w:rsidR="00AD6DB4" w:rsidRPr="00671C8B" w:rsidRDefault="00AD6DB4" w:rsidP="00166AF3">
            <w:pPr>
              <w:pStyle w:val="TableBody"/>
            </w:pPr>
          </w:p>
          <w:p w14:paraId="4CF71A61" w14:textId="77777777" w:rsidR="00AD6DB4" w:rsidRPr="00671C8B" w:rsidRDefault="00AD6DB4" w:rsidP="00166AF3">
            <w:pPr>
              <w:pStyle w:val="TableBody"/>
              <w:rPr>
                <w:u w:val="single"/>
              </w:rPr>
            </w:pPr>
            <w:r w:rsidRPr="00671C8B">
              <w:rPr>
                <w:u w:val="single"/>
              </w:rPr>
              <w:t>Syntax</w:t>
            </w:r>
          </w:p>
          <w:p w14:paraId="3EBBEAF5" w14:textId="77777777" w:rsidR="00AD6DB4" w:rsidRPr="00671C8B" w:rsidRDefault="00AD6DB4" w:rsidP="00166AF3">
            <w:pPr>
              <w:pStyle w:val="TableBody"/>
              <w:rPr>
                <w:b/>
              </w:rPr>
            </w:pPr>
            <w:r w:rsidRPr="00671C8B">
              <w:rPr>
                <w:b/>
              </w:rPr>
              <w:t>AT+CMSS=?</w:t>
            </w:r>
          </w:p>
        </w:tc>
        <w:tc>
          <w:tcPr>
            <w:tcW w:w="7560" w:type="dxa"/>
          </w:tcPr>
          <w:p w14:paraId="4A318C2D" w14:textId="77777777" w:rsidR="00AD6DB4" w:rsidRPr="00671C8B" w:rsidRDefault="00AD6DB4" w:rsidP="00166AF3">
            <w:pPr>
              <w:pStyle w:val="TableBody"/>
              <w:rPr>
                <w:rFonts w:ascii="Times New Roman" w:hAnsi="Times New Roman" w:cs="Times New Roman"/>
                <w:sz w:val="20"/>
                <w:szCs w:val="20"/>
                <w:u w:val="single"/>
              </w:rPr>
            </w:pPr>
          </w:p>
          <w:p w14:paraId="69DB65A6" w14:textId="77777777" w:rsidR="00AD6DB4" w:rsidRPr="00671C8B" w:rsidRDefault="00AD6DB4" w:rsidP="00166AF3">
            <w:pPr>
              <w:pStyle w:val="TableBody"/>
              <w:rPr>
                <w:u w:val="single"/>
              </w:rPr>
            </w:pPr>
          </w:p>
          <w:p w14:paraId="20D78033" w14:textId="77777777" w:rsidR="00AD6DB4" w:rsidRPr="00671C8B" w:rsidRDefault="00AD6DB4" w:rsidP="00166AF3">
            <w:pPr>
              <w:pStyle w:val="TableBody"/>
              <w:rPr>
                <w:u w:val="single"/>
              </w:rPr>
            </w:pPr>
            <w:r w:rsidRPr="00671C8B">
              <w:rPr>
                <w:u w:val="single"/>
              </w:rPr>
              <w:t>Response</w:t>
            </w:r>
          </w:p>
          <w:p w14:paraId="065DF7C7" w14:textId="77777777" w:rsidR="00AD6DB4" w:rsidRPr="00671C8B" w:rsidRDefault="00AD6DB4" w:rsidP="00166AF3">
            <w:pPr>
              <w:pStyle w:val="TableBody"/>
              <w:rPr>
                <w:b/>
              </w:rPr>
            </w:pPr>
            <w:r w:rsidRPr="00671C8B">
              <w:rPr>
                <w:b/>
              </w:rPr>
              <w:t>OK</w:t>
            </w:r>
          </w:p>
        </w:tc>
      </w:tr>
      <w:tr w:rsidR="00AD6DB4" w:rsidRPr="00671C8B" w14:paraId="16F73307" w14:textId="77777777" w:rsidTr="00166AF3">
        <w:trPr>
          <w:cantSplit w:val="0"/>
          <w:trHeight w:val="65"/>
        </w:trPr>
        <w:tc>
          <w:tcPr>
            <w:tcW w:w="1728" w:type="dxa"/>
          </w:tcPr>
          <w:p w14:paraId="705A444C" w14:textId="77777777" w:rsidR="00AD6DB4" w:rsidRPr="00671C8B" w:rsidRDefault="00AD6DB4" w:rsidP="00166AF3">
            <w:pPr>
              <w:pStyle w:val="TableBody"/>
              <w:rPr>
                <w:rFonts w:ascii="Times New Roman" w:hAnsi="Times New Roman" w:cs="Times New Roman"/>
                <w:i/>
                <w:sz w:val="20"/>
                <w:szCs w:val="20"/>
              </w:rPr>
            </w:pPr>
            <w:r w:rsidRPr="00671C8B">
              <w:rPr>
                <w:i/>
              </w:rPr>
              <w:t>Write command</w:t>
            </w:r>
          </w:p>
          <w:p w14:paraId="51FB1198" w14:textId="77777777" w:rsidR="00AD6DB4" w:rsidRPr="00671C8B" w:rsidRDefault="00AD6DB4" w:rsidP="00166AF3">
            <w:pPr>
              <w:pStyle w:val="TableBody"/>
            </w:pPr>
          </w:p>
          <w:p w14:paraId="27DEC2F8" w14:textId="77777777" w:rsidR="00AD6DB4" w:rsidRPr="00671C8B" w:rsidRDefault="00AD6DB4" w:rsidP="00166AF3">
            <w:pPr>
              <w:pStyle w:val="TableBody"/>
              <w:rPr>
                <w:u w:val="single"/>
              </w:rPr>
            </w:pPr>
            <w:r w:rsidRPr="00671C8B">
              <w:rPr>
                <w:u w:val="single"/>
              </w:rPr>
              <w:t>Syntax</w:t>
            </w:r>
          </w:p>
          <w:p w14:paraId="27EA7A43" w14:textId="77777777" w:rsidR="00AD6DB4" w:rsidRPr="00671C8B" w:rsidRDefault="00AD6DB4" w:rsidP="00166AF3">
            <w:pPr>
              <w:pStyle w:val="TableBody"/>
            </w:pPr>
            <w:r w:rsidRPr="00671C8B">
              <w:rPr>
                <w:b/>
              </w:rPr>
              <w:t>AT+CMSS=</w:t>
            </w:r>
            <w:r w:rsidRPr="00671C8B">
              <w:rPr>
                <w:b/>
              </w:rPr>
              <w:br/>
              <w:t>&lt;index&gt;[,&lt;da&gt;</w:t>
            </w:r>
            <w:r w:rsidRPr="00671C8B">
              <w:rPr>
                <w:b/>
              </w:rPr>
              <w:br/>
              <w:t>[,&lt;toda&gt;]]</w:t>
            </w:r>
          </w:p>
        </w:tc>
        <w:tc>
          <w:tcPr>
            <w:tcW w:w="7560" w:type="dxa"/>
          </w:tcPr>
          <w:p w14:paraId="696131D5" w14:textId="77777777" w:rsidR="00AD6DB4" w:rsidRPr="00671C8B" w:rsidRDefault="00AD6DB4" w:rsidP="00166AF3">
            <w:pPr>
              <w:pStyle w:val="TableBody"/>
              <w:rPr>
                <w:rFonts w:ascii="Times New Roman" w:hAnsi="Times New Roman" w:cs="Times New Roman"/>
                <w:sz w:val="20"/>
                <w:szCs w:val="20"/>
                <w:u w:val="single"/>
              </w:rPr>
            </w:pPr>
          </w:p>
          <w:p w14:paraId="50C19BE2" w14:textId="77777777" w:rsidR="00AD6DB4" w:rsidRPr="00671C8B" w:rsidRDefault="00AD6DB4" w:rsidP="00166AF3">
            <w:pPr>
              <w:pStyle w:val="TableBody"/>
              <w:rPr>
                <w:u w:val="single"/>
              </w:rPr>
            </w:pPr>
          </w:p>
          <w:p w14:paraId="2E860F55" w14:textId="77777777" w:rsidR="00AD6DB4" w:rsidRPr="00671C8B" w:rsidRDefault="00AD6DB4" w:rsidP="00166AF3">
            <w:pPr>
              <w:pStyle w:val="TableBody"/>
              <w:rPr>
                <w:u w:val="single"/>
              </w:rPr>
            </w:pPr>
            <w:r w:rsidRPr="00671C8B">
              <w:rPr>
                <w:u w:val="single"/>
              </w:rPr>
              <w:t>Response</w:t>
            </w:r>
          </w:p>
          <w:p w14:paraId="68070EBC" w14:textId="77777777" w:rsidR="00AD6DB4" w:rsidRPr="00671C8B" w:rsidRDefault="00AD6DB4" w:rsidP="00166AF3">
            <w:pPr>
              <w:pStyle w:val="TableBody"/>
            </w:pPr>
            <w:r w:rsidRPr="00671C8B">
              <w:t>If text mode (+CMGF=1) and sending issuccessful:</w:t>
            </w:r>
          </w:p>
          <w:p w14:paraId="71CD40D9" w14:textId="77777777" w:rsidR="00AD6DB4" w:rsidRPr="00671C8B" w:rsidRDefault="00AD6DB4" w:rsidP="00166AF3">
            <w:pPr>
              <w:pStyle w:val="TableBody"/>
              <w:rPr>
                <w:b/>
              </w:rPr>
            </w:pPr>
            <w:r w:rsidRPr="00671C8B">
              <w:rPr>
                <w:b/>
              </w:rPr>
              <w:t>+CMSS: &lt;mr&gt;[,&lt;scts&gt;]</w:t>
            </w:r>
          </w:p>
          <w:p w14:paraId="6A3DBD04" w14:textId="77777777" w:rsidR="00AD6DB4" w:rsidRPr="00671C8B" w:rsidRDefault="00AD6DB4" w:rsidP="00166AF3">
            <w:pPr>
              <w:pStyle w:val="TableBody"/>
            </w:pPr>
          </w:p>
          <w:p w14:paraId="5D8929C7" w14:textId="77777777" w:rsidR="00AD6DB4" w:rsidRPr="00671C8B" w:rsidRDefault="00AD6DB4" w:rsidP="00166AF3">
            <w:pPr>
              <w:pStyle w:val="TableBody"/>
            </w:pPr>
            <w:r w:rsidRPr="00671C8B">
              <w:t>If PDU mode (+CMGF=0) and sending is successful:</w:t>
            </w:r>
          </w:p>
          <w:p w14:paraId="7214A3A3" w14:textId="77777777" w:rsidR="00AD6DB4" w:rsidRPr="00671C8B" w:rsidRDefault="00AD6DB4" w:rsidP="00166AF3">
            <w:pPr>
              <w:pStyle w:val="TableBody"/>
              <w:rPr>
                <w:b/>
              </w:rPr>
            </w:pPr>
            <w:r w:rsidRPr="00671C8B">
              <w:rPr>
                <w:b/>
              </w:rPr>
              <w:t>+CMSS: &lt;mr&gt;</w:t>
            </w:r>
          </w:p>
          <w:p w14:paraId="1CD69715" w14:textId="77777777" w:rsidR="00AD6DB4" w:rsidRPr="00671C8B" w:rsidRDefault="00AD6DB4" w:rsidP="00166AF3">
            <w:pPr>
              <w:pStyle w:val="TableBody"/>
              <w:rPr>
                <w:b/>
              </w:rPr>
            </w:pPr>
            <w:r w:rsidRPr="00671C8B">
              <w:rPr>
                <w:b/>
              </w:rPr>
              <w:t>OK</w:t>
            </w:r>
          </w:p>
          <w:p w14:paraId="6F6EC5A3" w14:textId="77777777" w:rsidR="00AD6DB4" w:rsidRPr="00671C8B" w:rsidRDefault="00AD6DB4" w:rsidP="00166AF3">
            <w:pPr>
              <w:pStyle w:val="TableBody"/>
            </w:pPr>
          </w:p>
          <w:p w14:paraId="07A0E339" w14:textId="77777777" w:rsidR="00AD6DB4" w:rsidRPr="00671C8B" w:rsidRDefault="00AD6DB4" w:rsidP="00166AF3">
            <w:pPr>
              <w:pStyle w:val="TableBody"/>
            </w:pPr>
            <w:r w:rsidRPr="00671C8B">
              <w:t>or</w:t>
            </w:r>
          </w:p>
          <w:p w14:paraId="4239AF7D" w14:textId="77777777" w:rsidR="00AD6DB4" w:rsidRPr="00671C8B" w:rsidRDefault="00AD6DB4" w:rsidP="00166AF3">
            <w:pPr>
              <w:pStyle w:val="TableBody"/>
              <w:rPr>
                <w:b/>
              </w:rPr>
            </w:pPr>
            <w:r w:rsidRPr="00671C8B">
              <w:rPr>
                <w:b/>
              </w:rPr>
              <w:t>+CMS ERROR: &lt;err&gt;</w:t>
            </w:r>
          </w:p>
          <w:p w14:paraId="3A0E2793" w14:textId="77777777" w:rsidR="00AD6DB4" w:rsidRPr="00671C8B" w:rsidRDefault="00AD6DB4" w:rsidP="00166AF3">
            <w:pPr>
              <w:pStyle w:val="TableBody"/>
              <w:rPr>
                <w:b/>
              </w:rPr>
            </w:pPr>
          </w:p>
          <w:p w14:paraId="4C111216" w14:textId="77777777" w:rsidR="00AD6DB4" w:rsidRPr="00671C8B" w:rsidRDefault="00AD6DB4" w:rsidP="00166AF3">
            <w:pPr>
              <w:pStyle w:val="TableBody"/>
              <w:rPr>
                <w:u w:val="single"/>
              </w:rPr>
            </w:pPr>
            <w:r w:rsidRPr="00671C8B">
              <w:rPr>
                <w:u w:val="single"/>
              </w:rPr>
              <w:t>Parameters</w:t>
            </w:r>
          </w:p>
          <w:p w14:paraId="45EFAE1C" w14:textId="369C608D" w:rsidR="00AD6DB4" w:rsidRPr="00671C8B" w:rsidRDefault="00AD6DB4" w:rsidP="00166AF3">
            <w:pPr>
              <w:pStyle w:val="TableBody"/>
              <w:rPr>
                <w:b/>
              </w:rPr>
            </w:pPr>
            <w:r w:rsidRPr="00671C8B">
              <w:rPr>
                <w:snapToGrid w:val="0"/>
              </w:rPr>
              <w:t xml:space="preserve">For parameter information and values, refer to section </w:t>
            </w:r>
            <w:r w:rsidRPr="00671C8B">
              <w:rPr>
                <w:snapToGrid w:val="0"/>
              </w:rPr>
              <w:fldChar w:fldCharType="begin"/>
            </w:r>
            <w:r w:rsidRPr="00671C8B">
              <w:rPr>
                <w:snapToGrid w:val="0"/>
              </w:rPr>
              <w:instrText xml:space="preserve"> REF _Ref368924079 \w \h  \* MERGEFORMAT </w:instrText>
            </w:r>
            <w:r w:rsidRPr="00671C8B">
              <w:rPr>
                <w:snapToGrid w:val="0"/>
              </w:rPr>
            </w:r>
            <w:r w:rsidRPr="00671C8B">
              <w:rPr>
                <w:snapToGrid w:val="0"/>
              </w:rPr>
              <w:fldChar w:fldCharType="separate"/>
            </w:r>
            <w:r w:rsidR="00BD7547">
              <w:rPr>
                <w:snapToGrid w:val="0"/>
              </w:rPr>
              <w:t>8.1</w:t>
            </w:r>
            <w:r w:rsidRPr="00671C8B">
              <w:rPr>
                <w:snapToGrid w:val="0"/>
              </w:rPr>
              <w:fldChar w:fldCharType="end"/>
            </w:r>
            <w:r w:rsidRPr="00671C8B">
              <w:rPr>
                <w:snapToGrid w:val="0"/>
              </w:rPr>
              <w:t xml:space="preserve"> </w:t>
            </w:r>
            <w:r w:rsidRPr="00671C8B">
              <w:rPr>
                <w:snapToGrid w:val="0"/>
              </w:rPr>
              <w:fldChar w:fldCharType="begin"/>
            </w:r>
            <w:r w:rsidRPr="00671C8B">
              <w:rPr>
                <w:snapToGrid w:val="0"/>
              </w:rPr>
              <w:instrText xml:space="preserve"> REF _Ref368924079 \h  \* MERGEFORMAT </w:instrText>
            </w:r>
            <w:r w:rsidRPr="00671C8B">
              <w:rPr>
                <w:snapToGrid w:val="0"/>
              </w:rPr>
            </w:r>
            <w:r w:rsidRPr="00671C8B">
              <w:rPr>
                <w:snapToGrid w:val="0"/>
              </w:rPr>
              <w:fldChar w:fldCharType="separate"/>
            </w:r>
            <w:r w:rsidR="00BD7547" w:rsidRPr="00671C8B">
              <w:t>Parameters Definition</w:t>
            </w:r>
            <w:r w:rsidRPr="00671C8B">
              <w:rPr>
                <w:snapToGrid w:val="0"/>
              </w:rPr>
              <w:fldChar w:fldCharType="end"/>
            </w:r>
            <w:r w:rsidRPr="00671C8B">
              <w:rPr>
                <w:snapToGrid w:val="0"/>
              </w:rPr>
              <w:t>.</w:t>
            </w:r>
          </w:p>
        </w:tc>
      </w:tr>
      <w:tr w:rsidR="00AD6DB4" w:rsidRPr="00671C8B" w14:paraId="45E40092" w14:textId="77777777" w:rsidTr="00166AF3">
        <w:tc>
          <w:tcPr>
            <w:tcW w:w="1728" w:type="dxa"/>
          </w:tcPr>
          <w:p w14:paraId="246D58A1" w14:textId="77777777" w:rsidR="00AD6DB4" w:rsidRPr="00671C8B" w:rsidRDefault="00AD6DB4" w:rsidP="00166AF3">
            <w:pPr>
              <w:pStyle w:val="TableBody"/>
            </w:pPr>
            <w:r w:rsidRPr="00671C8B">
              <w:rPr>
                <w:u w:val="single"/>
              </w:rPr>
              <w:t>Notes</w:t>
            </w:r>
          </w:p>
          <w:p w14:paraId="11EDDE1A" w14:textId="77777777" w:rsidR="00AD6DB4" w:rsidRPr="00671C8B" w:rsidRDefault="00AD6DB4" w:rsidP="00166AF3">
            <w:pPr>
              <w:pStyle w:val="TableBody"/>
              <w:rPr>
                <w:u w:val="single"/>
              </w:rPr>
            </w:pPr>
          </w:p>
        </w:tc>
        <w:tc>
          <w:tcPr>
            <w:tcW w:w="7560" w:type="dxa"/>
          </w:tcPr>
          <w:p w14:paraId="6D6E351A" w14:textId="77777777" w:rsidR="00AD6DB4" w:rsidRPr="00671C8B" w:rsidRDefault="00AD6DB4" w:rsidP="0059466D">
            <w:pPr>
              <w:pStyle w:val="TableBody"/>
              <w:numPr>
                <w:ilvl w:val="0"/>
                <w:numId w:val="44"/>
              </w:numPr>
            </w:pPr>
            <w:r w:rsidRPr="00671C8B">
              <w:t>Execution command sends message with location value &lt;index&gt; from message storage &lt;mem2&gt; to the network (SMS-SUBMIT or SMS-COMMAND). If new recipient address &lt;da&gt; is given for SMS-SUBMIT, it shall be used instead of the one stored with the message.</w:t>
            </w:r>
          </w:p>
          <w:p w14:paraId="37F82659" w14:textId="77777777" w:rsidR="00AD6DB4" w:rsidRPr="00671C8B" w:rsidRDefault="00AD6DB4" w:rsidP="0059466D">
            <w:pPr>
              <w:pStyle w:val="TableBody"/>
              <w:numPr>
                <w:ilvl w:val="0"/>
                <w:numId w:val="44"/>
              </w:numPr>
            </w:pPr>
            <w:r w:rsidRPr="00671C8B">
              <w:t>Reference value &lt;mr&gt; is returned to the TE on successful message delivery. Optionally (when +CSMS &lt;service&gt; value is 1 and network supports the feature), &lt;scts&gt; is returned in text mode.</w:t>
            </w:r>
          </w:p>
        </w:tc>
      </w:tr>
    </w:tbl>
    <w:p w14:paraId="56F6AB84" w14:textId="77777777" w:rsidR="00AD6DB4" w:rsidRPr="00671C8B" w:rsidRDefault="00AD6DB4" w:rsidP="0059466D">
      <w:pPr>
        <w:pStyle w:val="Heading2"/>
        <w:numPr>
          <w:ilvl w:val="1"/>
          <w:numId w:val="11"/>
        </w:numPr>
        <w:ind w:left="1080" w:hanging="1080"/>
      </w:pPr>
      <w:bookmarkStart w:id="12366" w:name="_Toc377571073"/>
      <w:bookmarkStart w:id="12367" w:name="_Toc377738721"/>
      <w:bookmarkStart w:id="12368" w:name="_Toc377745827"/>
      <w:bookmarkStart w:id="12369" w:name="_Toc377990474"/>
      <w:bookmarkStart w:id="12370" w:name="_Toc377994939"/>
      <w:bookmarkStart w:id="12371" w:name="_Toc378087475"/>
      <w:bookmarkStart w:id="12372" w:name="_Toc378173436"/>
      <w:bookmarkStart w:id="12373" w:name="_Toc378176431"/>
      <w:bookmarkStart w:id="12374" w:name="_Toc378179076"/>
      <w:bookmarkStart w:id="12375" w:name="_Toc378181732"/>
      <w:bookmarkStart w:id="12376" w:name="_Toc380053029"/>
      <w:bookmarkStart w:id="12377" w:name="_Toc380055634"/>
      <w:bookmarkStart w:id="12378" w:name="_Toc380058118"/>
      <w:bookmarkStart w:id="12379" w:name="_Toc380060726"/>
      <w:bookmarkStart w:id="12380" w:name="_Toc380406237"/>
      <w:bookmarkStart w:id="12381" w:name="_Toc345081384"/>
      <w:bookmarkStart w:id="12382" w:name="_Toc349753126"/>
      <w:bookmarkStart w:id="12383" w:name="_Toc349754020"/>
      <w:bookmarkStart w:id="12384" w:name="_Ref366745347"/>
      <w:bookmarkStart w:id="12385" w:name="_Ref369092671"/>
      <w:bookmarkStart w:id="12386" w:name="_Toc368586086"/>
      <w:bookmarkStart w:id="12387" w:name="_Ref472434118"/>
      <w:bookmarkStart w:id="12388" w:name="_Ref472434121"/>
      <w:bookmarkStart w:id="12389" w:name="_Toc486251669"/>
      <w:bookmarkStart w:id="12390" w:name="_Toc489459739"/>
      <w:bookmarkEnd w:id="12366"/>
      <w:bookmarkEnd w:id="12367"/>
      <w:bookmarkEnd w:id="12368"/>
      <w:bookmarkEnd w:id="12369"/>
      <w:bookmarkEnd w:id="12370"/>
      <w:bookmarkEnd w:id="12371"/>
      <w:bookmarkEnd w:id="12372"/>
      <w:bookmarkEnd w:id="12373"/>
      <w:bookmarkEnd w:id="12374"/>
      <w:bookmarkEnd w:id="12375"/>
      <w:bookmarkEnd w:id="12376"/>
      <w:bookmarkEnd w:id="12377"/>
      <w:bookmarkEnd w:id="12378"/>
      <w:bookmarkEnd w:id="12379"/>
      <w:bookmarkEnd w:id="12380"/>
      <w:r w:rsidRPr="00671C8B">
        <w:t xml:space="preserve">+CNMI Command: New Message </w:t>
      </w:r>
      <w:bookmarkEnd w:id="12381"/>
      <w:r w:rsidRPr="00671C8B">
        <w:t>Indication</w:t>
      </w:r>
      <w:bookmarkEnd w:id="12382"/>
      <w:bookmarkEnd w:id="12383"/>
      <w:bookmarkEnd w:id="12384"/>
      <w:bookmarkEnd w:id="12385"/>
      <w:bookmarkEnd w:id="12386"/>
      <w:bookmarkEnd w:id="12387"/>
      <w:bookmarkEnd w:id="12388"/>
      <w:bookmarkEnd w:id="12389"/>
      <w:bookmarkEnd w:id="12390"/>
    </w:p>
    <w:tbl>
      <w:tblPr>
        <w:tblStyle w:val="TableSWIleft"/>
        <w:tblW w:w="9288" w:type="dxa"/>
        <w:tblLayout w:type="fixed"/>
        <w:tblLook w:val="04A0" w:firstRow="1" w:lastRow="0" w:firstColumn="1" w:lastColumn="0" w:noHBand="0" w:noVBand="1"/>
      </w:tblPr>
      <w:tblGrid>
        <w:gridCol w:w="1728"/>
        <w:gridCol w:w="7560"/>
      </w:tblGrid>
      <w:tr w:rsidR="00AD6DB4" w:rsidRPr="00671C8B" w14:paraId="4A0198F3"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501ED5EC" w14:textId="26C38EB3" w:rsidR="00AD6DB4" w:rsidRPr="00671C8B" w:rsidRDefault="00AD6DB4">
            <w:pPr>
              <w:pStyle w:val="TableRowHead"/>
              <w:spacing w:before="144" w:after="144"/>
              <w:rPr>
                <w:rFonts w:cs="Arial"/>
                <w:bCs w:val="0"/>
              </w:rPr>
            </w:pPr>
            <w:del w:id="12391" w:author="Alban Roche" w:date="2017-08-02T14:40:00Z">
              <w:r w:rsidDel="00F22490">
                <w:rPr>
                  <w:lang w:eastAsia="zh-CN"/>
                </w:rPr>
                <w:delText xml:space="preserve">HL7618, HL7618RD, </w:delText>
              </w:r>
              <w:r w:rsidDel="00F22490">
                <w:delText xml:space="preserve">HL7648, HL7650, HL7688, </w:delText>
              </w:r>
              <w:r w:rsidDel="00F22490">
                <w:rPr>
                  <w:lang w:eastAsia="zh-CN"/>
                </w:rPr>
                <w:delText>HL7690 and HL7692</w:delText>
              </w:r>
            </w:del>
            <w:ins w:id="12392" w:author="Alban Roche" w:date="2017-08-02T14:40:00Z">
              <w:r w:rsidR="00F22490">
                <w:rPr>
                  <w:lang w:eastAsia="zh-CN"/>
                </w:rPr>
                <w:t>HL7800</w:t>
              </w:r>
            </w:ins>
          </w:p>
        </w:tc>
      </w:tr>
      <w:tr w:rsidR="00AD6DB4" w:rsidRPr="00671C8B" w14:paraId="040644AF" w14:textId="77777777" w:rsidTr="00166AF3">
        <w:tc>
          <w:tcPr>
            <w:tcW w:w="1728" w:type="dxa"/>
          </w:tcPr>
          <w:p w14:paraId="3A55706E" w14:textId="77777777" w:rsidR="00AD6DB4" w:rsidRPr="00671C8B" w:rsidRDefault="00AD6DB4" w:rsidP="00166AF3">
            <w:pPr>
              <w:pStyle w:val="TableBody"/>
              <w:rPr>
                <w:i/>
                <w:szCs w:val="18"/>
              </w:rPr>
            </w:pPr>
            <w:r w:rsidRPr="00671C8B">
              <w:rPr>
                <w:i/>
                <w:szCs w:val="18"/>
              </w:rPr>
              <w:t>Test command</w:t>
            </w:r>
          </w:p>
          <w:p w14:paraId="7AC6F0BE" w14:textId="77777777" w:rsidR="00AD6DB4" w:rsidRPr="00671C8B" w:rsidRDefault="00AD6DB4" w:rsidP="00166AF3">
            <w:pPr>
              <w:pStyle w:val="TableBody"/>
              <w:rPr>
                <w:szCs w:val="18"/>
              </w:rPr>
            </w:pPr>
          </w:p>
          <w:p w14:paraId="3D0E9F7C" w14:textId="77777777" w:rsidR="00AD6DB4" w:rsidRPr="00671C8B" w:rsidRDefault="00AD6DB4" w:rsidP="00166AF3">
            <w:pPr>
              <w:pStyle w:val="TableBody"/>
              <w:rPr>
                <w:szCs w:val="18"/>
                <w:u w:val="single"/>
              </w:rPr>
            </w:pPr>
            <w:r w:rsidRPr="00671C8B">
              <w:rPr>
                <w:szCs w:val="18"/>
                <w:u w:val="single"/>
              </w:rPr>
              <w:t>Syntax</w:t>
            </w:r>
          </w:p>
          <w:p w14:paraId="750938A0" w14:textId="77777777" w:rsidR="00AD6DB4" w:rsidRPr="00671C8B" w:rsidRDefault="00AD6DB4" w:rsidP="00166AF3">
            <w:pPr>
              <w:pStyle w:val="TableBody"/>
              <w:rPr>
                <w:b/>
                <w:szCs w:val="18"/>
              </w:rPr>
            </w:pPr>
            <w:r w:rsidRPr="00671C8B">
              <w:rPr>
                <w:b/>
                <w:szCs w:val="18"/>
              </w:rPr>
              <w:t>AT+CNMI=?</w:t>
            </w:r>
          </w:p>
          <w:p w14:paraId="7DCE577E" w14:textId="77777777" w:rsidR="00AD6DB4" w:rsidRPr="00671C8B" w:rsidRDefault="00AD6DB4" w:rsidP="00166AF3">
            <w:pPr>
              <w:pStyle w:val="TableBody"/>
              <w:rPr>
                <w:szCs w:val="18"/>
              </w:rPr>
            </w:pPr>
          </w:p>
        </w:tc>
        <w:tc>
          <w:tcPr>
            <w:tcW w:w="7560" w:type="dxa"/>
          </w:tcPr>
          <w:p w14:paraId="6FFF8943" w14:textId="77777777" w:rsidR="00AD6DB4" w:rsidRPr="00671C8B" w:rsidRDefault="00AD6DB4" w:rsidP="00166AF3">
            <w:pPr>
              <w:pStyle w:val="TableBody"/>
              <w:rPr>
                <w:szCs w:val="18"/>
                <w:u w:val="single"/>
              </w:rPr>
            </w:pPr>
          </w:p>
          <w:p w14:paraId="3941BF5C" w14:textId="77777777" w:rsidR="00AD6DB4" w:rsidRPr="00671C8B" w:rsidRDefault="00AD6DB4" w:rsidP="00166AF3">
            <w:pPr>
              <w:pStyle w:val="TableBody"/>
              <w:rPr>
                <w:szCs w:val="18"/>
                <w:u w:val="single"/>
              </w:rPr>
            </w:pPr>
          </w:p>
          <w:p w14:paraId="2A56F52E" w14:textId="77777777" w:rsidR="00AD6DB4" w:rsidRPr="00671C8B" w:rsidRDefault="00AD6DB4" w:rsidP="00166AF3">
            <w:pPr>
              <w:pStyle w:val="TableBody"/>
              <w:rPr>
                <w:szCs w:val="18"/>
                <w:u w:val="single"/>
              </w:rPr>
            </w:pPr>
            <w:r w:rsidRPr="00671C8B">
              <w:rPr>
                <w:szCs w:val="18"/>
                <w:u w:val="single"/>
              </w:rPr>
              <w:t>Response</w:t>
            </w:r>
          </w:p>
          <w:p w14:paraId="6508A77F" w14:textId="77777777" w:rsidR="00AD6DB4" w:rsidRPr="00671C8B" w:rsidRDefault="00AD6DB4" w:rsidP="00166AF3">
            <w:pPr>
              <w:pStyle w:val="TableBody"/>
              <w:rPr>
                <w:snapToGrid w:val="0"/>
                <w:szCs w:val="18"/>
                <w:lang w:eastAsia="zh-CN"/>
              </w:rPr>
            </w:pPr>
            <w:r w:rsidRPr="00671C8B">
              <w:rPr>
                <w:b/>
                <w:szCs w:val="18"/>
              </w:rPr>
              <w:t>+CNMI:</w:t>
            </w:r>
            <w:r w:rsidRPr="00671C8B">
              <w:rPr>
                <w:szCs w:val="18"/>
              </w:rPr>
              <w:t xml:space="preserve"> </w:t>
            </w:r>
            <w:r w:rsidRPr="00671C8B">
              <w:rPr>
                <w:snapToGrid w:val="0"/>
                <w:szCs w:val="18"/>
              </w:rPr>
              <w:t xml:space="preserve">(list of supported </w:t>
            </w:r>
            <w:r w:rsidRPr="00671C8B">
              <w:rPr>
                <w:b/>
                <w:snapToGrid w:val="0"/>
                <w:szCs w:val="18"/>
              </w:rPr>
              <w:t>&lt;</w:t>
            </w:r>
            <w:r w:rsidRPr="00671C8B">
              <w:rPr>
                <w:b/>
                <w:szCs w:val="18"/>
              </w:rPr>
              <w:t>mode</w:t>
            </w:r>
            <w:r w:rsidRPr="00671C8B">
              <w:rPr>
                <w:b/>
                <w:snapToGrid w:val="0"/>
                <w:szCs w:val="18"/>
              </w:rPr>
              <w:t>&gt;</w:t>
            </w:r>
            <w:r w:rsidRPr="00671C8B">
              <w:rPr>
                <w:snapToGrid w:val="0"/>
                <w:szCs w:val="18"/>
              </w:rPr>
              <w:t xml:space="preserve">s), (list  of supported </w:t>
            </w:r>
            <w:r w:rsidRPr="00671C8B">
              <w:rPr>
                <w:b/>
                <w:szCs w:val="18"/>
              </w:rPr>
              <w:t>&lt;mt&gt;</w:t>
            </w:r>
            <w:r w:rsidRPr="00671C8B">
              <w:rPr>
                <w:snapToGrid w:val="0"/>
                <w:szCs w:val="18"/>
              </w:rPr>
              <w:t xml:space="preserve">s), (list of supported </w:t>
            </w:r>
            <w:r w:rsidRPr="00671C8B">
              <w:rPr>
                <w:b/>
                <w:szCs w:val="18"/>
              </w:rPr>
              <w:t>&lt;bm&gt;</w:t>
            </w:r>
            <w:r w:rsidRPr="00671C8B">
              <w:rPr>
                <w:snapToGrid w:val="0"/>
                <w:szCs w:val="18"/>
              </w:rPr>
              <w:t xml:space="preserve">s), (list of supported </w:t>
            </w:r>
            <w:r w:rsidRPr="00671C8B">
              <w:rPr>
                <w:b/>
                <w:snapToGrid w:val="0"/>
                <w:szCs w:val="18"/>
              </w:rPr>
              <w:t>&lt;</w:t>
            </w:r>
            <w:r w:rsidRPr="00671C8B">
              <w:rPr>
                <w:b/>
                <w:szCs w:val="18"/>
              </w:rPr>
              <w:t>ds&gt;</w:t>
            </w:r>
            <w:r w:rsidRPr="00671C8B">
              <w:rPr>
                <w:szCs w:val="18"/>
              </w:rPr>
              <w:t>e</w:t>
            </w:r>
            <w:r w:rsidRPr="00671C8B">
              <w:rPr>
                <w:snapToGrid w:val="0"/>
                <w:szCs w:val="18"/>
              </w:rPr>
              <w:t xml:space="preserve">s), (list of supported </w:t>
            </w:r>
            <w:r w:rsidRPr="00671C8B">
              <w:rPr>
                <w:b/>
                <w:szCs w:val="18"/>
              </w:rPr>
              <w:t>&lt;bfr&gt;</w:t>
            </w:r>
            <w:r>
              <w:rPr>
                <w:snapToGrid w:val="0"/>
                <w:szCs w:val="18"/>
              </w:rPr>
              <w:t>s)</w:t>
            </w:r>
          </w:p>
          <w:p w14:paraId="180E9F69" w14:textId="77777777" w:rsidR="00AD6DB4" w:rsidRPr="00671C8B" w:rsidRDefault="00AD6DB4" w:rsidP="00166AF3">
            <w:pPr>
              <w:pStyle w:val="TableBody"/>
              <w:rPr>
                <w:b/>
                <w:szCs w:val="18"/>
              </w:rPr>
            </w:pPr>
            <w:r w:rsidRPr="00671C8B">
              <w:rPr>
                <w:b/>
                <w:szCs w:val="18"/>
              </w:rPr>
              <w:t>OK</w:t>
            </w:r>
          </w:p>
        </w:tc>
      </w:tr>
      <w:tr w:rsidR="00AD6DB4" w:rsidRPr="00671C8B" w14:paraId="085F8946" w14:textId="77777777" w:rsidTr="00166AF3">
        <w:tc>
          <w:tcPr>
            <w:tcW w:w="1728" w:type="dxa"/>
          </w:tcPr>
          <w:p w14:paraId="7F859043" w14:textId="77777777" w:rsidR="00AD6DB4" w:rsidRPr="00671C8B" w:rsidRDefault="00AD6DB4" w:rsidP="00166AF3">
            <w:pPr>
              <w:pStyle w:val="TableBody"/>
              <w:rPr>
                <w:i/>
                <w:szCs w:val="18"/>
              </w:rPr>
            </w:pPr>
            <w:r w:rsidRPr="00671C8B">
              <w:rPr>
                <w:i/>
                <w:szCs w:val="18"/>
              </w:rPr>
              <w:t>Read command</w:t>
            </w:r>
          </w:p>
          <w:p w14:paraId="41FC5E5D" w14:textId="77777777" w:rsidR="00AD6DB4" w:rsidRPr="00671C8B" w:rsidRDefault="00AD6DB4" w:rsidP="00166AF3">
            <w:pPr>
              <w:pStyle w:val="TableBody"/>
              <w:rPr>
                <w:szCs w:val="18"/>
              </w:rPr>
            </w:pPr>
          </w:p>
          <w:p w14:paraId="09BCF1BA" w14:textId="77777777" w:rsidR="00AD6DB4" w:rsidRPr="00671C8B" w:rsidRDefault="00AD6DB4" w:rsidP="00166AF3">
            <w:pPr>
              <w:pStyle w:val="TableBody"/>
              <w:rPr>
                <w:szCs w:val="18"/>
                <w:u w:val="single"/>
              </w:rPr>
            </w:pPr>
            <w:r w:rsidRPr="00671C8B">
              <w:rPr>
                <w:szCs w:val="18"/>
                <w:u w:val="single"/>
              </w:rPr>
              <w:t>Syntax</w:t>
            </w:r>
          </w:p>
          <w:p w14:paraId="30921B2D" w14:textId="77777777" w:rsidR="00AD6DB4" w:rsidRPr="00671C8B" w:rsidRDefault="00AD6DB4" w:rsidP="00166AF3">
            <w:pPr>
              <w:pStyle w:val="TableBody"/>
              <w:rPr>
                <w:b/>
                <w:szCs w:val="18"/>
              </w:rPr>
            </w:pPr>
            <w:r w:rsidRPr="00671C8B">
              <w:rPr>
                <w:b/>
                <w:szCs w:val="18"/>
              </w:rPr>
              <w:t>AT+CNMI?</w:t>
            </w:r>
          </w:p>
        </w:tc>
        <w:tc>
          <w:tcPr>
            <w:tcW w:w="7560" w:type="dxa"/>
          </w:tcPr>
          <w:p w14:paraId="7029666F" w14:textId="77777777" w:rsidR="00AD6DB4" w:rsidRPr="00671C8B" w:rsidRDefault="00AD6DB4" w:rsidP="00166AF3">
            <w:pPr>
              <w:pStyle w:val="TableBody"/>
              <w:rPr>
                <w:szCs w:val="18"/>
                <w:u w:val="single"/>
              </w:rPr>
            </w:pPr>
          </w:p>
          <w:p w14:paraId="7F4BAF66" w14:textId="77777777" w:rsidR="00AD6DB4" w:rsidRPr="00671C8B" w:rsidRDefault="00AD6DB4" w:rsidP="00166AF3">
            <w:pPr>
              <w:pStyle w:val="TableBody"/>
              <w:rPr>
                <w:szCs w:val="18"/>
                <w:u w:val="single"/>
              </w:rPr>
            </w:pPr>
          </w:p>
          <w:p w14:paraId="1594DEA8" w14:textId="77777777" w:rsidR="00AD6DB4" w:rsidRPr="00671C8B" w:rsidRDefault="00AD6DB4" w:rsidP="00166AF3">
            <w:pPr>
              <w:pStyle w:val="TableBody"/>
              <w:rPr>
                <w:u w:val="single"/>
                <w:lang w:val="fr-FR"/>
              </w:rPr>
            </w:pPr>
            <w:r w:rsidRPr="00671C8B">
              <w:rPr>
                <w:u w:val="single"/>
                <w:lang w:val="fr-FR"/>
              </w:rPr>
              <w:t>Response</w:t>
            </w:r>
          </w:p>
          <w:p w14:paraId="0B2E9D97" w14:textId="77777777" w:rsidR="00AD6DB4" w:rsidRPr="00671C8B" w:rsidRDefault="00AD6DB4" w:rsidP="00166AF3">
            <w:pPr>
              <w:pStyle w:val="TableBody"/>
              <w:rPr>
                <w:b/>
                <w:lang w:val="fr-FR"/>
              </w:rPr>
            </w:pPr>
            <w:r w:rsidRPr="00671C8B">
              <w:rPr>
                <w:b/>
                <w:lang w:val="fr-FR"/>
              </w:rPr>
              <w:t>+CN</w:t>
            </w:r>
            <w:r>
              <w:rPr>
                <w:b/>
                <w:lang w:val="fr-FR"/>
              </w:rPr>
              <w:t>MI: &lt;mode&gt;,&lt;mt&gt;,&lt;bm&gt;,&lt;ds&gt;,&lt;bfr&gt;</w:t>
            </w:r>
          </w:p>
          <w:p w14:paraId="16605312" w14:textId="77777777" w:rsidR="00AD6DB4" w:rsidRPr="00671C8B" w:rsidRDefault="00AD6DB4" w:rsidP="00166AF3">
            <w:pPr>
              <w:pStyle w:val="TableBody"/>
              <w:rPr>
                <w:snapToGrid w:val="0"/>
                <w:szCs w:val="18"/>
              </w:rPr>
            </w:pPr>
            <w:r w:rsidRPr="00671C8B">
              <w:rPr>
                <w:b/>
                <w:szCs w:val="18"/>
              </w:rPr>
              <w:t>OK</w:t>
            </w:r>
          </w:p>
        </w:tc>
      </w:tr>
      <w:tr w:rsidR="00AD6DB4" w:rsidRPr="00671C8B" w14:paraId="23BDCFE4" w14:textId="77777777" w:rsidTr="00166AF3">
        <w:trPr>
          <w:cantSplit w:val="0"/>
          <w:trHeight w:val="1316"/>
        </w:trPr>
        <w:tc>
          <w:tcPr>
            <w:tcW w:w="1728" w:type="dxa"/>
          </w:tcPr>
          <w:p w14:paraId="5421EA97" w14:textId="77777777" w:rsidR="00AD6DB4" w:rsidRPr="00671C8B" w:rsidRDefault="00AD6DB4" w:rsidP="00166AF3">
            <w:pPr>
              <w:pStyle w:val="TableBody"/>
              <w:rPr>
                <w:i/>
                <w:lang w:val="fr-FR"/>
              </w:rPr>
            </w:pPr>
            <w:r w:rsidRPr="00671C8B">
              <w:rPr>
                <w:i/>
                <w:lang w:val="fr-FR"/>
              </w:rPr>
              <w:t>Write command</w:t>
            </w:r>
          </w:p>
          <w:p w14:paraId="34318A7B" w14:textId="77777777" w:rsidR="00AD6DB4" w:rsidRPr="00671C8B" w:rsidRDefault="00AD6DB4" w:rsidP="00166AF3">
            <w:pPr>
              <w:pStyle w:val="TableBody"/>
              <w:rPr>
                <w:lang w:val="fr-FR"/>
              </w:rPr>
            </w:pPr>
          </w:p>
          <w:p w14:paraId="6B9A728A" w14:textId="77777777" w:rsidR="00AD6DB4" w:rsidRPr="00671C8B" w:rsidRDefault="00AD6DB4" w:rsidP="00166AF3">
            <w:pPr>
              <w:pStyle w:val="TableBody"/>
              <w:rPr>
                <w:u w:val="single"/>
                <w:lang w:val="fr-FR"/>
              </w:rPr>
            </w:pPr>
            <w:r w:rsidRPr="00671C8B">
              <w:rPr>
                <w:u w:val="single"/>
                <w:lang w:val="fr-FR"/>
              </w:rPr>
              <w:t>Syntax</w:t>
            </w:r>
          </w:p>
          <w:p w14:paraId="1F28FA84" w14:textId="77777777" w:rsidR="00AD6DB4" w:rsidRPr="00671C8B" w:rsidRDefault="00AD6DB4" w:rsidP="00166AF3">
            <w:pPr>
              <w:pStyle w:val="TableBody"/>
              <w:rPr>
                <w:lang w:val="fr-FR"/>
              </w:rPr>
            </w:pPr>
            <w:r w:rsidRPr="00671C8B">
              <w:rPr>
                <w:b/>
                <w:lang w:val="fr-FR"/>
              </w:rPr>
              <w:t>+CNMI=[&lt;mode&gt;</w:t>
            </w:r>
            <w:r w:rsidRPr="00671C8B">
              <w:rPr>
                <w:b/>
                <w:lang w:val="fr-FR"/>
              </w:rPr>
              <w:br/>
              <w:t>[,&lt;mt&gt;[,&lt;bm&gt;</w:t>
            </w:r>
            <w:r w:rsidRPr="00671C8B">
              <w:rPr>
                <w:b/>
                <w:lang w:val="fr-FR"/>
              </w:rPr>
              <w:br/>
              <w:t>[,&lt;ds&gt;[,&lt;bfr&gt;]]]]]</w:t>
            </w:r>
          </w:p>
        </w:tc>
        <w:tc>
          <w:tcPr>
            <w:tcW w:w="7560" w:type="dxa"/>
          </w:tcPr>
          <w:p w14:paraId="021F6077" w14:textId="77777777" w:rsidR="00AD6DB4" w:rsidRPr="00671C8B" w:rsidRDefault="00AD6DB4" w:rsidP="00166AF3">
            <w:pPr>
              <w:pStyle w:val="TableBody"/>
              <w:rPr>
                <w:u w:val="single"/>
                <w:lang w:val="fr-FR"/>
              </w:rPr>
            </w:pPr>
          </w:p>
          <w:p w14:paraId="08C465CA" w14:textId="77777777" w:rsidR="00AD6DB4" w:rsidRPr="00671C8B" w:rsidRDefault="00AD6DB4" w:rsidP="00166AF3">
            <w:pPr>
              <w:pStyle w:val="TableBody"/>
              <w:rPr>
                <w:u w:val="single"/>
                <w:lang w:val="fr-FR"/>
              </w:rPr>
            </w:pPr>
          </w:p>
          <w:p w14:paraId="71819E78" w14:textId="77777777" w:rsidR="00AD6DB4" w:rsidRPr="00671C8B" w:rsidRDefault="00AD6DB4" w:rsidP="00166AF3">
            <w:pPr>
              <w:pStyle w:val="TableBody"/>
              <w:rPr>
                <w:szCs w:val="18"/>
                <w:u w:val="single"/>
              </w:rPr>
            </w:pPr>
            <w:r w:rsidRPr="00671C8B">
              <w:rPr>
                <w:szCs w:val="18"/>
                <w:u w:val="single"/>
              </w:rPr>
              <w:t>Response</w:t>
            </w:r>
          </w:p>
          <w:p w14:paraId="14A9593F" w14:textId="77777777" w:rsidR="00AD6DB4" w:rsidRPr="00671C8B" w:rsidRDefault="00AD6DB4" w:rsidP="00166AF3">
            <w:pPr>
              <w:pStyle w:val="TableBody"/>
              <w:rPr>
                <w:b/>
                <w:szCs w:val="18"/>
              </w:rPr>
            </w:pPr>
            <w:r w:rsidRPr="00671C8B">
              <w:rPr>
                <w:b/>
                <w:szCs w:val="18"/>
              </w:rPr>
              <w:t>OK</w:t>
            </w:r>
          </w:p>
          <w:p w14:paraId="3FD19396" w14:textId="77777777" w:rsidR="00AD6DB4" w:rsidRPr="00671C8B" w:rsidRDefault="00AD6DB4" w:rsidP="00166AF3">
            <w:pPr>
              <w:pStyle w:val="TableBody"/>
              <w:rPr>
                <w:snapToGrid w:val="0"/>
                <w:szCs w:val="18"/>
              </w:rPr>
            </w:pPr>
          </w:p>
          <w:p w14:paraId="6617C931" w14:textId="77777777" w:rsidR="00AD6DB4" w:rsidRPr="00671C8B" w:rsidRDefault="00AD6DB4" w:rsidP="00166AF3">
            <w:pPr>
              <w:pStyle w:val="TableBody"/>
              <w:rPr>
                <w:snapToGrid w:val="0"/>
                <w:szCs w:val="18"/>
              </w:rPr>
            </w:pPr>
            <w:r w:rsidRPr="00671C8B">
              <w:rPr>
                <w:snapToGrid w:val="0"/>
                <w:szCs w:val="18"/>
              </w:rPr>
              <w:t>or</w:t>
            </w:r>
          </w:p>
          <w:p w14:paraId="398E45A0" w14:textId="77777777" w:rsidR="00AD6DB4" w:rsidRPr="00671C8B" w:rsidRDefault="00AD6DB4" w:rsidP="00166AF3">
            <w:pPr>
              <w:pStyle w:val="TableBody"/>
              <w:rPr>
                <w:snapToGrid w:val="0"/>
                <w:szCs w:val="18"/>
              </w:rPr>
            </w:pPr>
            <w:r w:rsidRPr="00671C8B">
              <w:rPr>
                <w:b/>
                <w:snapToGrid w:val="0"/>
                <w:szCs w:val="18"/>
              </w:rPr>
              <w:t>+CMS ERROR: &lt;err&gt;</w:t>
            </w:r>
          </w:p>
          <w:p w14:paraId="2211E963" w14:textId="77777777" w:rsidR="00AD6DB4" w:rsidRPr="00671C8B" w:rsidRDefault="00AD6DB4" w:rsidP="00166AF3">
            <w:pPr>
              <w:pStyle w:val="TableBody"/>
              <w:rPr>
                <w:snapToGrid w:val="0"/>
                <w:szCs w:val="18"/>
              </w:rPr>
            </w:pPr>
          </w:p>
          <w:p w14:paraId="243341C6" w14:textId="77777777" w:rsidR="00AD6DB4" w:rsidRPr="00671C8B" w:rsidRDefault="00AD6DB4" w:rsidP="00166AF3">
            <w:pPr>
              <w:pStyle w:val="TableBody"/>
              <w:rPr>
                <w:szCs w:val="18"/>
                <w:u w:val="single"/>
              </w:rPr>
            </w:pPr>
            <w:r w:rsidRPr="00671C8B">
              <w:rPr>
                <w:szCs w:val="18"/>
                <w:u w:val="single"/>
              </w:rPr>
              <w:t>Parameters</w:t>
            </w:r>
          </w:p>
          <w:p w14:paraId="5D6F155B" w14:textId="77777777" w:rsidR="00AD6DB4" w:rsidRPr="00671C8B" w:rsidRDefault="00AD6DB4" w:rsidP="00166AF3">
            <w:pPr>
              <w:pStyle w:val="TableBody"/>
              <w:rPr>
                <w:snapToGrid w:val="0"/>
                <w:szCs w:val="18"/>
              </w:rPr>
            </w:pPr>
            <w:r w:rsidRPr="00671C8B">
              <w:rPr>
                <w:b/>
                <w:szCs w:val="18"/>
              </w:rPr>
              <w:t>&lt;mode&gt;</w:t>
            </w:r>
            <w:r w:rsidRPr="00671C8B">
              <w:rPr>
                <w:snapToGrid w:val="0"/>
                <w:szCs w:val="18"/>
              </w:rPr>
              <w:tab/>
            </w:r>
            <w:r w:rsidRPr="00671C8B">
              <w:rPr>
                <w:snapToGrid w:val="0"/>
                <w:szCs w:val="18"/>
                <w:u w:val="single"/>
              </w:rPr>
              <w:t>0</w:t>
            </w:r>
            <w:r w:rsidRPr="00671C8B">
              <w:rPr>
                <w:snapToGrid w:val="0"/>
                <w:szCs w:val="18"/>
              </w:rPr>
              <w:tab/>
              <w:t>Buffer unsol</w:t>
            </w:r>
            <w:r w:rsidRPr="00671C8B">
              <w:rPr>
                <w:szCs w:val="18"/>
              </w:rPr>
              <w:t>icited result code</w:t>
            </w:r>
            <w:r w:rsidRPr="00671C8B">
              <w:rPr>
                <w:snapToGrid w:val="0"/>
                <w:szCs w:val="18"/>
              </w:rPr>
              <w:t xml:space="preserve">s in the TA. If TA result code buffer is full, </w:t>
            </w:r>
            <w:r w:rsidRPr="00671C8B">
              <w:rPr>
                <w:snapToGrid w:val="0"/>
                <w:szCs w:val="18"/>
              </w:rPr>
              <w:tab/>
            </w:r>
            <w:r w:rsidRPr="00671C8B">
              <w:rPr>
                <w:snapToGrid w:val="0"/>
                <w:szCs w:val="18"/>
              </w:rPr>
              <w:tab/>
            </w:r>
            <w:r w:rsidRPr="00671C8B">
              <w:rPr>
                <w:snapToGrid w:val="0"/>
                <w:szCs w:val="18"/>
              </w:rPr>
              <w:tab/>
              <w:t xml:space="preserve">indications can be buffered in some other place or the oldest </w:t>
            </w:r>
            <w:r w:rsidRPr="00671C8B">
              <w:rPr>
                <w:snapToGrid w:val="0"/>
                <w:szCs w:val="18"/>
              </w:rPr>
              <w:tab/>
            </w:r>
            <w:r w:rsidRPr="00671C8B">
              <w:rPr>
                <w:snapToGrid w:val="0"/>
                <w:szCs w:val="18"/>
              </w:rPr>
              <w:tab/>
            </w:r>
            <w:r w:rsidRPr="00671C8B">
              <w:rPr>
                <w:snapToGrid w:val="0"/>
                <w:szCs w:val="18"/>
              </w:rPr>
              <w:tab/>
            </w:r>
            <w:r w:rsidRPr="00671C8B">
              <w:rPr>
                <w:snapToGrid w:val="0"/>
                <w:szCs w:val="18"/>
              </w:rPr>
              <w:tab/>
            </w:r>
            <w:r w:rsidRPr="00671C8B">
              <w:rPr>
                <w:snapToGrid w:val="0"/>
                <w:szCs w:val="18"/>
              </w:rPr>
              <w:tab/>
              <w:t xml:space="preserve">indications may be discarded and replaced with the new received </w:t>
            </w:r>
            <w:r w:rsidRPr="00671C8B">
              <w:rPr>
                <w:snapToGrid w:val="0"/>
                <w:szCs w:val="18"/>
              </w:rPr>
              <w:tab/>
            </w:r>
            <w:r w:rsidRPr="00671C8B">
              <w:rPr>
                <w:snapToGrid w:val="0"/>
                <w:szCs w:val="18"/>
              </w:rPr>
              <w:tab/>
            </w:r>
            <w:r w:rsidRPr="00671C8B">
              <w:rPr>
                <w:snapToGrid w:val="0"/>
                <w:szCs w:val="18"/>
              </w:rPr>
              <w:tab/>
            </w:r>
            <w:r w:rsidRPr="00671C8B">
              <w:rPr>
                <w:snapToGrid w:val="0"/>
                <w:szCs w:val="18"/>
              </w:rPr>
              <w:tab/>
              <w:t>indications.</w:t>
            </w:r>
          </w:p>
          <w:p w14:paraId="09932864" w14:textId="77777777" w:rsidR="00AD6DB4" w:rsidRPr="00671C8B" w:rsidRDefault="00AD6DB4" w:rsidP="00166AF3">
            <w:pPr>
              <w:pStyle w:val="TableBody"/>
              <w:rPr>
                <w:snapToGrid w:val="0"/>
                <w:szCs w:val="18"/>
              </w:rPr>
            </w:pPr>
            <w:r w:rsidRPr="00671C8B">
              <w:rPr>
                <w:snapToGrid w:val="0"/>
                <w:szCs w:val="18"/>
              </w:rPr>
              <w:tab/>
            </w:r>
            <w:r w:rsidRPr="00671C8B">
              <w:rPr>
                <w:snapToGrid w:val="0"/>
                <w:szCs w:val="18"/>
              </w:rPr>
              <w:tab/>
              <w:t>1</w:t>
            </w:r>
            <w:r w:rsidRPr="00671C8B">
              <w:rPr>
                <w:snapToGrid w:val="0"/>
                <w:szCs w:val="18"/>
              </w:rPr>
              <w:tab/>
              <w:t xml:space="preserve">Discard indication and reject new received message unsolicited result </w:t>
            </w:r>
            <w:r w:rsidRPr="00671C8B">
              <w:rPr>
                <w:snapToGrid w:val="0"/>
                <w:szCs w:val="18"/>
              </w:rPr>
              <w:tab/>
            </w:r>
            <w:r w:rsidRPr="00671C8B">
              <w:rPr>
                <w:snapToGrid w:val="0"/>
                <w:szCs w:val="18"/>
              </w:rPr>
              <w:tab/>
            </w:r>
            <w:r w:rsidRPr="00671C8B">
              <w:rPr>
                <w:snapToGrid w:val="0"/>
                <w:szCs w:val="18"/>
              </w:rPr>
              <w:tab/>
            </w:r>
            <w:r w:rsidRPr="00671C8B">
              <w:rPr>
                <w:snapToGrid w:val="0"/>
                <w:szCs w:val="18"/>
              </w:rPr>
              <w:tab/>
              <w:t xml:space="preserve">codes when TA-TE link is reserved. Otherwise forward them directly </w:t>
            </w:r>
            <w:r w:rsidRPr="00671C8B">
              <w:rPr>
                <w:snapToGrid w:val="0"/>
                <w:szCs w:val="18"/>
              </w:rPr>
              <w:tab/>
            </w:r>
            <w:r w:rsidRPr="00671C8B">
              <w:rPr>
                <w:snapToGrid w:val="0"/>
                <w:szCs w:val="18"/>
              </w:rPr>
              <w:tab/>
            </w:r>
            <w:r w:rsidRPr="00671C8B">
              <w:rPr>
                <w:snapToGrid w:val="0"/>
                <w:szCs w:val="18"/>
              </w:rPr>
              <w:tab/>
            </w:r>
            <w:r w:rsidRPr="00671C8B">
              <w:rPr>
                <w:snapToGrid w:val="0"/>
                <w:szCs w:val="18"/>
              </w:rPr>
              <w:tab/>
              <w:t xml:space="preserve">to the TE. </w:t>
            </w:r>
          </w:p>
          <w:p w14:paraId="6D81401E" w14:textId="77777777" w:rsidR="00AD6DB4" w:rsidRPr="00671C8B" w:rsidRDefault="00AD6DB4" w:rsidP="00166AF3">
            <w:pPr>
              <w:pStyle w:val="TableBody"/>
              <w:tabs>
                <w:tab w:val="left" w:pos="781"/>
              </w:tabs>
              <w:ind w:left="1064" w:hanging="1064"/>
              <w:rPr>
                <w:snapToGrid w:val="0"/>
                <w:szCs w:val="18"/>
              </w:rPr>
            </w:pPr>
            <w:r w:rsidRPr="00671C8B">
              <w:rPr>
                <w:snapToGrid w:val="0"/>
                <w:szCs w:val="18"/>
              </w:rPr>
              <w:tab/>
            </w:r>
            <w:r w:rsidRPr="00671C8B">
              <w:rPr>
                <w:snapToGrid w:val="0"/>
                <w:szCs w:val="18"/>
              </w:rPr>
              <w:tab/>
              <w:t>2</w:t>
            </w:r>
            <w:r w:rsidRPr="00671C8B">
              <w:rPr>
                <w:snapToGrid w:val="0"/>
                <w:szCs w:val="18"/>
              </w:rPr>
              <w:tab/>
              <w:t xml:space="preserve">Buffer unsolicited result codes in the TA when TA-TE link is reserved </w:t>
            </w:r>
            <w:r w:rsidRPr="00671C8B">
              <w:rPr>
                <w:snapToGrid w:val="0"/>
                <w:szCs w:val="18"/>
              </w:rPr>
              <w:tab/>
            </w:r>
            <w:r w:rsidRPr="00671C8B">
              <w:rPr>
                <w:snapToGrid w:val="0"/>
                <w:szCs w:val="18"/>
              </w:rPr>
              <w:tab/>
            </w:r>
            <w:r w:rsidRPr="00671C8B">
              <w:rPr>
                <w:snapToGrid w:val="0"/>
                <w:szCs w:val="18"/>
              </w:rPr>
              <w:tab/>
              <w:t xml:space="preserve">(e.g. in on-line data mode) and flush them to the TE after reservation. </w:t>
            </w:r>
            <w:r w:rsidRPr="00671C8B">
              <w:rPr>
                <w:snapToGrid w:val="0"/>
                <w:szCs w:val="18"/>
              </w:rPr>
              <w:tab/>
            </w:r>
            <w:r w:rsidRPr="00671C8B">
              <w:rPr>
                <w:snapToGrid w:val="0"/>
                <w:szCs w:val="18"/>
              </w:rPr>
              <w:tab/>
            </w:r>
            <w:r w:rsidRPr="00671C8B">
              <w:rPr>
                <w:snapToGrid w:val="0"/>
                <w:szCs w:val="18"/>
              </w:rPr>
              <w:tab/>
              <w:t>Otherwise forward them directly to the TE.</w:t>
            </w:r>
          </w:p>
          <w:p w14:paraId="1285BD28" w14:textId="77777777" w:rsidR="00AD6DB4" w:rsidRPr="00671C8B" w:rsidRDefault="00AD6DB4" w:rsidP="00166AF3">
            <w:pPr>
              <w:pStyle w:val="TableBody"/>
              <w:tabs>
                <w:tab w:val="left" w:pos="4455"/>
              </w:tabs>
              <w:ind w:left="1064" w:hanging="1064"/>
              <w:rPr>
                <w:snapToGrid w:val="0"/>
                <w:szCs w:val="18"/>
              </w:rPr>
            </w:pPr>
            <w:r w:rsidRPr="00671C8B">
              <w:rPr>
                <w:snapToGrid w:val="0"/>
                <w:szCs w:val="18"/>
              </w:rPr>
              <w:tab/>
            </w:r>
          </w:p>
          <w:p w14:paraId="2FB65D8E" w14:textId="77777777" w:rsidR="00AD6DB4" w:rsidRPr="00671C8B" w:rsidRDefault="00AD6DB4" w:rsidP="00166AF3">
            <w:pPr>
              <w:pStyle w:val="TableBody"/>
              <w:ind w:firstLine="18"/>
              <w:rPr>
                <w:snapToGrid w:val="0"/>
                <w:szCs w:val="18"/>
              </w:rPr>
            </w:pPr>
            <w:r w:rsidRPr="00671C8B">
              <w:rPr>
                <w:b/>
                <w:szCs w:val="18"/>
              </w:rPr>
              <w:t>&lt;mt&gt;</w:t>
            </w:r>
            <w:r w:rsidRPr="00671C8B">
              <w:rPr>
                <w:snapToGrid w:val="0"/>
                <w:szCs w:val="18"/>
              </w:rPr>
              <w:tab/>
            </w:r>
            <w:r w:rsidRPr="00671C8B">
              <w:rPr>
                <w:snapToGrid w:val="0"/>
                <w:szCs w:val="18"/>
                <w:u w:val="single"/>
              </w:rPr>
              <w:t>0</w:t>
            </w:r>
            <w:r w:rsidRPr="00671C8B">
              <w:rPr>
                <w:snapToGrid w:val="0"/>
                <w:szCs w:val="18"/>
              </w:rPr>
              <w:tab/>
              <w:t xml:space="preserve">No indications are routed to the TE. </w:t>
            </w:r>
          </w:p>
          <w:p w14:paraId="022FE901" w14:textId="77777777" w:rsidR="00AD6DB4" w:rsidRPr="00671C8B" w:rsidRDefault="00AD6DB4" w:rsidP="00166AF3">
            <w:pPr>
              <w:pStyle w:val="TableBody"/>
              <w:ind w:firstLine="18"/>
              <w:rPr>
                <w:snapToGrid w:val="0"/>
                <w:szCs w:val="18"/>
              </w:rPr>
            </w:pPr>
            <w:r w:rsidRPr="00671C8B">
              <w:rPr>
                <w:snapToGrid w:val="0"/>
                <w:szCs w:val="18"/>
                <w:lang w:eastAsia="zh-CN"/>
              </w:rPr>
              <w:tab/>
            </w:r>
            <w:r w:rsidRPr="00671C8B">
              <w:rPr>
                <w:snapToGrid w:val="0"/>
                <w:szCs w:val="18"/>
              </w:rPr>
              <w:t>1</w:t>
            </w:r>
            <w:r w:rsidRPr="00671C8B">
              <w:rPr>
                <w:snapToGrid w:val="0"/>
                <w:szCs w:val="18"/>
              </w:rPr>
              <w:tab/>
              <w:t xml:space="preserve">Result code is sent when ME does not have any other display device other </w:t>
            </w:r>
            <w:r w:rsidRPr="00671C8B">
              <w:rPr>
                <w:snapToGrid w:val="0"/>
                <w:szCs w:val="18"/>
              </w:rPr>
              <w:tab/>
            </w:r>
            <w:r w:rsidRPr="00671C8B">
              <w:rPr>
                <w:snapToGrid w:val="0"/>
                <w:szCs w:val="18"/>
              </w:rPr>
              <w:tab/>
            </w:r>
            <w:r w:rsidRPr="00671C8B">
              <w:rPr>
                <w:snapToGrid w:val="0"/>
                <w:szCs w:val="18"/>
              </w:rPr>
              <w:tab/>
              <w:t>than the AT interface</w:t>
            </w:r>
          </w:p>
          <w:p w14:paraId="030A8BBB" w14:textId="77777777" w:rsidR="00AD6DB4" w:rsidRPr="00671C8B" w:rsidRDefault="00AD6DB4" w:rsidP="00166AF3">
            <w:pPr>
              <w:pStyle w:val="TableBody"/>
              <w:ind w:firstLine="18"/>
              <w:rPr>
                <w:snapToGrid w:val="0"/>
                <w:szCs w:val="18"/>
              </w:rPr>
            </w:pPr>
            <w:r w:rsidRPr="00671C8B">
              <w:rPr>
                <w:snapToGrid w:val="0"/>
                <w:szCs w:val="18"/>
              </w:rPr>
              <w:tab/>
              <w:t>2</w:t>
            </w:r>
            <w:r w:rsidRPr="00671C8B">
              <w:rPr>
                <w:snapToGrid w:val="0"/>
                <w:szCs w:val="18"/>
              </w:rPr>
              <w:tab/>
              <w:t xml:space="preserve">Acknowledgement command must be sent when +CSMS &lt;service&gt; = 1 and </w:t>
            </w:r>
            <w:r w:rsidRPr="00671C8B">
              <w:rPr>
                <w:snapToGrid w:val="0"/>
                <w:szCs w:val="18"/>
              </w:rPr>
              <w:tab/>
            </w:r>
            <w:r w:rsidRPr="00671C8B">
              <w:rPr>
                <w:snapToGrid w:val="0"/>
                <w:szCs w:val="18"/>
              </w:rPr>
              <w:tab/>
            </w:r>
            <w:r w:rsidRPr="00671C8B">
              <w:rPr>
                <w:snapToGrid w:val="0"/>
                <w:szCs w:val="18"/>
              </w:rPr>
              <w:tab/>
              <w:t>ME does not have any other display device other than the AT interface</w:t>
            </w:r>
          </w:p>
          <w:p w14:paraId="469F3989" w14:textId="77777777" w:rsidR="00AD6DB4" w:rsidRPr="00671C8B" w:rsidRDefault="00AD6DB4" w:rsidP="00166AF3">
            <w:pPr>
              <w:pStyle w:val="TableBody"/>
              <w:ind w:firstLine="18"/>
              <w:rPr>
                <w:snapToGrid w:val="0"/>
                <w:szCs w:val="18"/>
              </w:rPr>
            </w:pPr>
            <w:r w:rsidRPr="00671C8B">
              <w:rPr>
                <w:snapToGrid w:val="0"/>
                <w:szCs w:val="18"/>
              </w:rPr>
              <w:tab/>
              <w:t>3</w:t>
            </w:r>
            <w:r w:rsidRPr="00671C8B">
              <w:rPr>
                <w:snapToGrid w:val="0"/>
                <w:szCs w:val="18"/>
              </w:rPr>
              <w:tab/>
              <w:t>Acknowledgement command must be sent when +CSMS &lt;service&gt; = 1</w:t>
            </w:r>
          </w:p>
          <w:p w14:paraId="656F1ADF" w14:textId="77777777" w:rsidR="00AD6DB4" w:rsidRPr="00E90D68" w:rsidRDefault="00AD6DB4" w:rsidP="00166AF3">
            <w:pPr>
              <w:pStyle w:val="TableBody"/>
              <w:ind w:firstLine="18"/>
              <w:rPr>
                <w:snapToGrid w:val="0"/>
                <w:sz w:val="14"/>
                <w:szCs w:val="14"/>
              </w:rPr>
            </w:pPr>
          </w:p>
          <w:p w14:paraId="7266DAF7" w14:textId="77777777" w:rsidR="00AD6DB4" w:rsidRPr="00671C8B" w:rsidRDefault="00AD6DB4" w:rsidP="00166AF3">
            <w:pPr>
              <w:pStyle w:val="TableBody"/>
              <w:ind w:firstLine="18"/>
              <w:rPr>
                <w:snapToGrid w:val="0"/>
                <w:szCs w:val="18"/>
                <w:lang w:eastAsia="fr-FR"/>
              </w:rPr>
            </w:pPr>
            <w:r w:rsidRPr="00671C8B">
              <w:rPr>
                <w:b/>
                <w:szCs w:val="18"/>
              </w:rPr>
              <w:t>&lt;b</w:t>
            </w:r>
            <w:r w:rsidRPr="00671C8B">
              <w:rPr>
                <w:b/>
                <w:snapToGrid w:val="0"/>
                <w:szCs w:val="18"/>
              </w:rPr>
              <w:t>m&gt;</w:t>
            </w:r>
            <w:r w:rsidRPr="00671C8B">
              <w:rPr>
                <w:snapToGrid w:val="0"/>
                <w:szCs w:val="18"/>
              </w:rPr>
              <w:tab/>
              <w:t xml:space="preserve">0 </w:t>
            </w:r>
            <w:r w:rsidRPr="00671C8B">
              <w:rPr>
                <w:snapToGrid w:val="0"/>
                <w:szCs w:val="18"/>
              </w:rPr>
              <w:tab/>
              <w:t xml:space="preserve">No CBM indications are routed to the TE. </w:t>
            </w:r>
          </w:p>
          <w:p w14:paraId="6EEB1C88" w14:textId="77777777" w:rsidR="00AD6DB4" w:rsidRPr="00671C8B" w:rsidRDefault="00AD6DB4" w:rsidP="00166AF3">
            <w:pPr>
              <w:pStyle w:val="TableBody"/>
              <w:ind w:firstLine="18"/>
              <w:rPr>
                <w:snapToGrid w:val="0"/>
                <w:szCs w:val="18"/>
              </w:rPr>
            </w:pPr>
            <w:r w:rsidRPr="00671C8B">
              <w:rPr>
                <w:snapToGrid w:val="0"/>
                <w:szCs w:val="18"/>
              </w:rPr>
              <w:tab/>
              <w:t>1</w:t>
            </w:r>
            <w:r w:rsidRPr="00671C8B">
              <w:rPr>
                <w:snapToGrid w:val="0"/>
                <w:szCs w:val="18"/>
              </w:rPr>
              <w:tab/>
              <w:t xml:space="preserve">If CBM is stored into ME/TA, indication of the memory location is routed to the </w:t>
            </w:r>
            <w:r w:rsidRPr="00671C8B">
              <w:rPr>
                <w:snapToGrid w:val="0"/>
                <w:szCs w:val="18"/>
              </w:rPr>
              <w:tab/>
            </w:r>
            <w:r w:rsidRPr="00671C8B">
              <w:rPr>
                <w:snapToGrid w:val="0"/>
                <w:szCs w:val="18"/>
              </w:rPr>
              <w:tab/>
              <w:t>TE using unsolicited result code: +CBMI: &lt;mem&gt;,&lt;index&gt;</w:t>
            </w:r>
          </w:p>
          <w:p w14:paraId="4CB26F56" w14:textId="77777777" w:rsidR="00AD6DB4" w:rsidRPr="00671C8B" w:rsidRDefault="00AD6DB4" w:rsidP="00166AF3">
            <w:pPr>
              <w:pStyle w:val="TableBody"/>
              <w:ind w:firstLine="18"/>
              <w:rPr>
                <w:snapToGrid w:val="0"/>
                <w:szCs w:val="18"/>
              </w:rPr>
            </w:pPr>
            <w:r w:rsidRPr="00671C8B">
              <w:rPr>
                <w:snapToGrid w:val="0"/>
                <w:szCs w:val="18"/>
              </w:rPr>
              <w:tab/>
              <w:t>2</w:t>
            </w:r>
            <w:r w:rsidRPr="00671C8B">
              <w:rPr>
                <w:snapToGrid w:val="0"/>
                <w:szCs w:val="18"/>
              </w:rPr>
              <w:tab/>
              <w:t xml:space="preserve">New CBMs are routed directly to the TE using unsolicited result code: +CBM: </w:t>
            </w:r>
            <w:r w:rsidRPr="00671C8B">
              <w:rPr>
                <w:snapToGrid w:val="0"/>
                <w:szCs w:val="18"/>
              </w:rPr>
              <w:tab/>
            </w:r>
            <w:r w:rsidRPr="00671C8B">
              <w:rPr>
                <w:snapToGrid w:val="0"/>
                <w:szCs w:val="18"/>
              </w:rPr>
              <w:tab/>
              <w:t>&lt;length&gt;&lt;CR&gt;&lt;LF&gt;&lt;pdu&gt; (PDU mode enabled); or +CBM: &lt;sn&gt;,&lt;mid&gt;,</w:t>
            </w:r>
            <w:r w:rsidRPr="00671C8B">
              <w:rPr>
                <w:snapToGrid w:val="0"/>
                <w:szCs w:val="18"/>
              </w:rPr>
              <w:br/>
            </w:r>
            <w:r w:rsidRPr="00671C8B">
              <w:rPr>
                <w:snapToGrid w:val="0"/>
                <w:szCs w:val="18"/>
              </w:rPr>
              <w:tab/>
            </w:r>
            <w:r w:rsidRPr="00671C8B">
              <w:rPr>
                <w:snapToGrid w:val="0"/>
                <w:szCs w:val="18"/>
              </w:rPr>
              <w:tab/>
              <w:t>&lt;dcs&gt;,&lt;page&gt;,&lt;pages&gt;&lt;CR&gt;&lt;LF&gt;&lt;data&gt; (text mode enabled)</w:t>
            </w:r>
            <w:r w:rsidRPr="00671C8B">
              <w:rPr>
                <w:snapToGrid w:val="0"/>
                <w:szCs w:val="18"/>
              </w:rPr>
              <w:tab/>
            </w:r>
          </w:p>
          <w:p w14:paraId="74661FAA" w14:textId="77777777" w:rsidR="00AD6DB4" w:rsidRPr="00671C8B" w:rsidRDefault="00AD6DB4" w:rsidP="00166AF3">
            <w:pPr>
              <w:pStyle w:val="TableBody"/>
              <w:ind w:firstLine="18"/>
              <w:rPr>
                <w:snapToGrid w:val="0"/>
                <w:szCs w:val="18"/>
              </w:rPr>
            </w:pPr>
            <w:r w:rsidRPr="00671C8B">
              <w:rPr>
                <w:snapToGrid w:val="0"/>
                <w:szCs w:val="18"/>
              </w:rPr>
              <w:tab/>
              <w:t>3</w:t>
            </w:r>
            <w:r w:rsidRPr="00671C8B">
              <w:rPr>
                <w:snapToGrid w:val="0"/>
                <w:szCs w:val="18"/>
              </w:rPr>
              <w:tab/>
              <w:t xml:space="preserve">Class 3 CBMs are routed directly to TE using unsolicited result codes defined </w:t>
            </w:r>
            <w:r w:rsidRPr="00671C8B">
              <w:rPr>
                <w:snapToGrid w:val="0"/>
                <w:szCs w:val="18"/>
              </w:rPr>
              <w:tab/>
            </w:r>
            <w:r w:rsidRPr="00671C8B">
              <w:rPr>
                <w:snapToGrid w:val="0"/>
                <w:szCs w:val="18"/>
              </w:rPr>
              <w:tab/>
              <w:t xml:space="preserve">in &lt;bm&gt;=2. If CBM storage is supported, messages of other classes result in </w:t>
            </w:r>
            <w:r w:rsidRPr="00671C8B">
              <w:rPr>
                <w:snapToGrid w:val="0"/>
                <w:szCs w:val="18"/>
              </w:rPr>
              <w:tab/>
            </w:r>
            <w:r w:rsidRPr="00671C8B">
              <w:rPr>
                <w:snapToGrid w:val="0"/>
                <w:szCs w:val="18"/>
              </w:rPr>
              <w:tab/>
            </w:r>
            <w:r w:rsidRPr="00671C8B">
              <w:rPr>
                <w:snapToGrid w:val="0"/>
                <w:szCs w:val="18"/>
              </w:rPr>
              <w:tab/>
              <w:t>indication as defined in &lt;bm&gt;=1</w:t>
            </w:r>
          </w:p>
          <w:p w14:paraId="0CD9AC68" w14:textId="77777777" w:rsidR="00AD6DB4" w:rsidRPr="00E90D68" w:rsidRDefault="00AD6DB4" w:rsidP="00166AF3">
            <w:pPr>
              <w:pStyle w:val="TableBody"/>
              <w:ind w:firstLine="18"/>
              <w:rPr>
                <w:snapToGrid w:val="0"/>
                <w:sz w:val="14"/>
                <w:szCs w:val="14"/>
              </w:rPr>
            </w:pPr>
          </w:p>
          <w:p w14:paraId="15B7B7C6" w14:textId="77777777" w:rsidR="00AD6DB4" w:rsidRPr="00671C8B" w:rsidRDefault="00AD6DB4" w:rsidP="00166AF3">
            <w:pPr>
              <w:pStyle w:val="TableBody"/>
              <w:ind w:firstLine="18"/>
              <w:rPr>
                <w:snapToGrid w:val="0"/>
                <w:szCs w:val="18"/>
              </w:rPr>
            </w:pPr>
            <w:r w:rsidRPr="00671C8B">
              <w:rPr>
                <w:b/>
                <w:szCs w:val="18"/>
              </w:rPr>
              <w:t>&lt;ds&gt;</w:t>
            </w:r>
            <w:r w:rsidRPr="00671C8B">
              <w:rPr>
                <w:snapToGrid w:val="0"/>
                <w:szCs w:val="18"/>
              </w:rPr>
              <w:tab/>
              <w:t>0</w:t>
            </w:r>
            <w:r w:rsidRPr="00671C8B">
              <w:rPr>
                <w:snapToGrid w:val="0"/>
                <w:szCs w:val="18"/>
              </w:rPr>
              <w:tab/>
              <w:t xml:space="preserve">No SMS-STATUS-REPORTs are routed to the TE. </w:t>
            </w:r>
          </w:p>
          <w:p w14:paraId="4411DDED" w14:textId="77777777" w:rsidR="00AD6DB4" w:rsidRDefault="00AD6DB4" w:rsidP="00166AF3">
            <w:pPr>
              <w:pStyle w:val="TableBody"/>
              <w:ind w:firstLine="18"/>
              <w:rPr>
                <w:snapToGrid w:val="0"/>
                <w:szCs w:val="18"/>
              </w:rPr>
            </w:pPr>
            <w:r w:rsidRPr="00671C8B">
              <w:rPr>
                <w:snapToGrid w:val="0"/>
                <w:szCs w:val="18"/>
              </w:rPr>
              <w:tab/>
              <w:t>1</w:t>
            </w:r>
            <w:r w:rsidRPr="00671C8B">
              <w:rPr>
                <w:snapToGrid w:val="0"/>
                <w:szCs w:val="18"/>
              </w:rPr>
              <w:tab/>
              <w:t>SMS-STATUS-REPORTs are routed to the TE using unsolicited result code:</w:t>
            </w:r>
            <w:r w:rsidRPr="00671C8B">
              <w:rPr>
                <w:szCs w:val="18"/>
              </w:rPr>
              <w:t xml:space="preserve"> </w:t>
            </w:r>
            <w:r w:rsidRPr="00671C8B">
              <w:rPr>
                <w:szCs w:val="18"/>
              </w:rPr>
              <w:tab/>
            </w:r>
            <w:r w:rsidRPr="00671C8B">
              <w:rPr>
                <w:szCs w:val="18"/>
              </w:rPr>
              <w:tab/>
            </w:r>
            <w:r w:rsidRPr="00671C8B">
              <w:rPr>
                <w:szCs w:val="18"/>
              </w:rPr>
              <w:tab/>
              <w:t xml:space="preserve">+CDS: &lt;length&gt;&lt;CR&gt;&lt;LF&gt;&lt;pdu&gt; </w:t>
            </w:r>
            <w:r w:rsidRPr="00671C8B">
              <w:rPr>
                <w:snapToGrid w:val="0"/>
                <w:szCs w:val="18"/>
              </w:rPr>
              <w:t>(PDU mode enabled)</w:t>
            </w:r>
            <w:r w:rsidRPr="00671C8B">
              <w:rPr>
                <w:szCs w:val="18"/>
              </w:rPr>
              <w:t xml:space="preserve"> </w:t>
            </w:r>
            <w:r w:rsidRPr="00671C8B">
              <w:rPr>
                <w:snapToGrid w:val="0"/>
                <w:szCs w:val="18"/>
              </w:rPr>
              <w:t>or</w:t>
            </w:r>
            <w:r>
              <w:rPr>
                <w:snapToGrid w:val="0"/>
                <w:szCs w:val="18"/>
              </w:rPr>
              <w:br/>
            </w:r>
            <w:r>
              <w:rPr>
                <w:snapToGrid w:val="0"/>
                <w:szCs w:val="18"/>
              </w:rPr>
              <w:tab/>
            </w:r>
            <w:r>
              <w:rPr>
                <w:snapToGrid w:val="0"/>
                <w:szCs w:val="18"/>
              </w:rPr>
              <w:tab/>
            </w:r>
            <w:r w:rsidRPr="00671C8B">
              <w:rPr>
                <w:szCs w:val="18"/>
              </w:rPr>
              <w:t xml:space="preserve">+CDS: &lt;fo&gt;,&lt;mr&gt;,[&lt;ra&gt;],[&lt;tora&gt;],&lt;scts&gt;,&lt;dt&gt;, &lt;st&gt; </w:t>
            </w:r>
            <w:r w:rsidRPr="00671C8B">
              <w:rPr>
                <w:snapToGrid w:val="0"/>
                <w:szCs w:val="18"/>
              </w:rPr>
              <w:t>(text mode enabled)</w:t>
            </w:r>
          </w:p>
          <w:p w14:paraId="7C7BB35F" w14:textId="77777777" w:rsidR="00AD6DB4" w:rsidRPr="00671C8B" w:rsidRDefault="00AD6DB4" w:rsidP="00166AF3">
            <w:pPr>
              <w:pStyle w:val="TableBody"/>
              <w:ind w:firstLine="18"/>
              <w:rPr>
                <w:snapToGrid w:val="0"/>
                <w:szCs w:val="18"/>
              </w:rPr>
            </w:pPr>
            <w:commentRangeStart w:id="12393"/>
            <w:r>
              <w:rPr>
                <w:snapToGrid w:val="0"/>
                <w:szCs w:val="18"/>
              </w:rPr>
              <w:tab/>
            </w:r>
            <w:r w:rsidRPr="00966B86">
              <w:rPr>
                <w:snapToGrid w:val="0"/>
                <w:szCs w:val="18"/>
              </w:rPr>
              <w:t>2</w:t>
            </w:r>
            <w:r w:rsidRPr="00966B86">
              <w:rPr>
                <w:snapToGrid w:val="0"/>
                <w:szCs w:val="18"/>
              </w:rPr>
              <w:tab/>
              <w:t xml:space="preserve">If SMS-STATUS-REPORT is stored in ME/TA, indication of the memory </w:t>
            </w:r>
            <w:r w:rsidRPr="00966B86">
              <w:rPr>
                <w:snapToGrid w:val="0"/>
                <w:szCs w:val="18"/>
              </w:rPr>
              <w:tab/>
            </w:r>
            <w:r w:rsidRPr="00966B86">
              <w:rPr>
                <w:snapToGrid w:val="0"/>
                <w:szCs w:val="18"/>
              </w:rPr>
              <w:tab/>
            </w:r>
            <w:r w:rsidRPr="00966B86">
              <w:rPr>
                <w:snapToGrid w:val="0"/>
                <w:szCs w:val="18"/>
              </w:rPr>
              <w:tab/>
              <w:t>location is routed to the TE using unsolicited result code:</w:t>
            </w:r>
            <w:r>
              <w:rPr>
                <w:snapToGrid w:val="0"/>
                <w:szCs w:val="18"/>
              </w:rPr>
              <w:br/>
            </w:r>
            <w:r>
              <w:rPr>
                <w:snapToGrid w:val="0"/>
                <w:szCs w:val="18"/>
              </w:rPr>
              <w:tab/>
            </w:r>
            <w:r>
              <w:rPr>
                <w:snapToGrid w:val="0"/>
                <w:szCs w:val="18"/>
              </w:rPr>
              <w:tab/>
            </w:r>
            <w:r w:rsidRPr="00966B86">
              <w:rPr>
                <w:snapToGrid w:val="0"/>
                <w:szCs w:val="18"/>
              </w:rPr>
              <w:t>+CDSI: &lt;mem&gt;,&lt;index&gt;</w:t>
            </w:r>
            <w:commentRangeEnd w:id="12393"/>
            <w:r>
              <w:rPr>
                <w:rStyle w:val="CommentReference"/>
                <w:rFonts w:ascii="Verdana" w:hAnsi="Verdana" w:cs="Times New Roman"/>
                <w:lang w:eastAsia="en-US"/>
              </w:rPr>
              <w:commentReference w:id="12393"/>
            </w:r>
          </w:p>
          <w:p w14:paraId="309D4164" w14:textId="77777777" w:rsidR="00AD6DB4" w:rsidRPr="00E90D68" w:rsidRDefault="00AD6DB4" w:rsidP="00166AF3">
            <w:pPr>
              <w:pStyle w:val="TableBody"/>
              <w:ind w:firstLine="18"/>
              <w:rPr>
                <w:snapToGrid w:val="0"/>
                <w:sz w:val="14"/>
                <w:szCs w:val="14"/>
              </w:rPr>
            </w:pPr>
          </w:p>
          <w:p w14:paraId="1BE2792A" w14:textId="77777777" w:rsidR="00AD6DB4" w:rsidRPr="00671C8B" w:rsidRDefault="00AD6DB4" w:rsidP="00166AF3">
            <w:pPr>
              <w:pStyle w:val="TableBody"/>
              <w:ind w:firstLine="18"/>
              <w:rPr>
                <w:snapToGrid w:val="0"/>
                <w:szCs w:val="18"/>
              </w:rPr>
            </w:pPr>
            <w:r w:rsidRPr="00671C8B">
              <w:rPr>
                <w:b/>
                <w:szCs w:val="18"/>
              </w:rPr>
              <w:t>&lt;bfr&gt;</w:t>
            </w:r>
            <w:r w:rsidRPr="00671C8B">
              <w:rPr>
                <w:snapToGrid w:val="0"/>
                <w:szCs w:val="18"/>
              </w:rPr>
              <w:tab/>
              <w:t>0</w:t>
            </w:r>
            <w:r w:rsidRPr="00671C8B">
              <w:rPr>
                <w:snapToGrid w:val="0"/>
                <w:szCs w:val="18"/>
              </w:rPr>
              <w:tab/>
              <w:t xml:space="preserve">TA buffer of unsolicited result codes defined within this command is flushed to </w:t>
            </w:r>
            <w:r w:rsidRPr="00671C8B">
              <w:rPr>
                <w:snapToGrid w:val="0"/>
                <w:szCs w:val="18"/>
              </w:rPr>
              <w:tab/>
            </w:r>
            <w:r w:rsidRPr="00671C8B">
              <w:rPr>
                <w:snapToGrid w:val="0"/>
                <w:szCs w:val="18"/>
              </w:rPr>
              <w:tab/>
              <w:t>the TE when &lt;mode&gt; = 1 – 3 is entered</w:t>
            </w:r>
          </w:p>
          <w:p w14:paraId="5A4EFFF2" w14:textId="77777777" w:rsidR="00AD6DB4" w:rsidRPr="00671C8B" w:rsidRDefault="00AD6DB4" w:rsidP="00166AF3">
            <w:pPr>
              <w:pStyle w:val="TableBody"/>
              <w:ind w:firstLine="18"/>
              <w:rPr>
                <w:szCs w:val="18"/>
                <w:u w:val="single"/>
              </w:rPr>
            </w:pPr>
            <w:r w:rsidRPr="00671C8B">
              <w:rPr>
                <w:snapToGrid w:val="0"/>
                <w:szCs w:val="18"/>
              </w:rPr>
              <w:tab/>
              <w:t>1</w:t>
            </w:r>
            <w:r w:rsidRPr="00671C8B">
              <w:rPr>
                <w:snapToGrid w:val="0"/>
                <w:szCs w:val="18"/>
              </w:rPr>
              <w:tab/>
              <w:t xml:space="preserve">TA buffer of unsolicited result codes defined within this command is cleared </w:t>
            </w:r>
            <w:r w:rsidRPr="00671C8B">
              <w:rPr>
                <w:snapToGrid w:val="0"/>
                <w:szCs w:val="18"/>
              </w:rPr>
              <w:tab/>
            </w:r>
            <w:r w:rsidRPr="00671C8B">
              <w:rPr>
                <w:snapToGrid w:val="0"/>
                <w:szCs w:val="18"/>
              </w:rPr>
              <w:tab/>
            </w:r>
            <w:r w:rsidRPr="00671C8B">
              <w:rPr>
                <w:snapToGrid w:val="0"/>
                <w:szCs w:val="18"/>
              </w:rPr>
              <w:tab/>
              <w:t>when</w:t>
            </w:r>
            <w:r w:rsidRPr="00671C8B">
              <w:rPr>
                <w:szCs w:val="18"/>
              </w:rPr>
              <w:t xml:space="preserve"> &lt;mode&gt; = 1 – 3 </w:t>
            </w:r>
            <w:r w:rsidRPr="00671C8B">
              <w:rPr>
                <w:snapToGrid w:val="0"/>
                <w:szCs w:val="18"/>
              </w:rPr>
              <w:t>is entered</w:t>
            </w:r>
          </w:p>
        </w:tc>
      </w:tr>
      <w:tr w:rsidR="00AD6DB4" w:rsidRPr="00671C8B" w14:paraId="4CC31054" w14:textId="77777777" w:rsidTr="00166AF3">
        <w:trPr>
          <w:cantSplit w:val="0"/>
          <w:trHeight w:val="65"/>
        </w:trPr>
        <w:tc>
          <w:tcPr>
            <w:tcW w:w="1728" w:type="dxa"/>
          </w:tcPr>
          <w:p w14:paraId="43DD23A9" w14:textId="77777777" w:rsidR="00AD6DB4" w:rsidRPr="00CB4B23" w:rsidRDefault="00AD6DB4" w:rsidP="00166AF3">
            <w:pPr>
              <w:pStyle w:val="TableBody"/>
              <w:rPr>
                <w:u w:val="single"/>
                <w:lang w:val="fr-FR"/>
              </w:rPr>
            </w:pPr>
            <w:r w:rsidRPr="00CB4B23">
              <w:rPr>
                <w:u w:val="single"/>
                <w:lang w:val="fr-FR"/>
              </w:rPr>
              <w:t>Notes</w:t>
            </w:r>
          </w:p>
        </w:tc>
        <w:tc>
          <w:tcPr>
            <w:tcW w:w="7560" w:type="dxa"/>
          </w:tcPr>
          <w:p w14:paraId="15ADEF53" w14:textId="77777777" w:rsidR="00AD6DB4" w:rsidRPr="00F22490" w:rsidRDefault="00AD6DB4" w:rsidP="00166AF3">
            <w:pPr>
              <w:pStyle w:val="TableBody"/>
              <w:rPr>
                <w:u w:val="single"/>
                <w:rPrChange w:id="12394" w:author="Alban Roche" w:date="2017-08-02T14:50:00Z">
                  <w:rPr>
                    <w:u w:val="single"/>
                    <w:lang w:val="fr-FR"/>
                  </w:rPr>
                </w:rPrChange>
              </w:rPr>
            </w:pPr>
            <w:r w:rsidRPr="00E8079A">
              <w:t>&lt;mode&gt;</w:t>
            </w:r>
            <w:r>
              <w:t xml:space="preserve">, &lt;mt&gt;, &lt;bm&gt; and &lt;ds&gt; </w:t>
            </w:r>
            <w:r w:rsidRPr="00E8079A">
              <w:t>are saved in non-volatile memory over module reboot</w:t>
            </w:r>
            <w:r>
              <w:t>;</w:t>
            </w:r>
            <w:r w:rsidRPr="00E8079A">
              <w:t xml:space="preserve"> URC is available on the port that executes the command.</w:t>
            </w:r>
          </w:p>
        </w:tc>
      </w:tr>
      <w:tr w:rsidR="00AD6DB4" w:rsidRPr="00671C8B" w14:paraId="5572842C" w14:textId="77777777" w:rsidTr="00166AF3">
        <w:trPr>
          <w:cantSplit w:val="0"/>
          <w:trHeight w:val="65"/>
        </w:trPr>
        <w:tc>
          <w:tcPr>
            <w:tcW w:w="1728" w:type="dxa"/>
          </w:tcPr>
          <w:p w14:paraId="725643CC" w14:textId="77777777" w:rsidR="00AD6DB4" w:rsidRPr="00CB4B23" w:rsidRDefault="00AD6DB4" w:rsidP="00166AF3">
            <w:pPr>
              <w:pStyle w:val="TableBody"/>
              <w:rPr>
                <w:u w:val="single"/>
                <w:lang w:val="fr-FR"/>
              </w:rPr>
            </w:pPr>
            <w:commentRangeStart w:id="12395"/>
            <w:r>
              <w:rPr>
                <w:u w:val="single"/>
                <w:lang w:val="fr-FR"/>
              </w:rPr>
              <w:t>Examples</w:t>
            </w:r>
          </w:p>
        </w:tc>
        <w:tc>
          <w:tcPr>
            <w:tcW w:w="7560" w:type="dxa"/>
          </w:tcPr>
          <w:p w14:paraId="7273EEC7" w14:textId="77777777" w:rsidR="00AD6DB4" w:rsidRDefault="00AD6DB4" w:rsidP="00166AF3">
            <w:pPr>
              <w:pStyle w:val="TableBody"/>
            </w:pPr>
            <w:r w:rsidRPr="00966B86">
              <w:rPr>
                <w:b/>
              </w:rPr>
              <w:t>AT+CNMI=1</w:t>
            </w:r>
            <w:r w:rsidRPr="00966B86">
              <w:rPr>
                <w:b/>
              </w:rPr>
              <w:tab/>
            </w:r>
            <w:r>
              <w:tab/>
            </w:r>
            <w:r>
              <w:tab/>
            </w:r>
            <w:r>
              <w:tab/>
            </w:r>
            <w:r>
              <w:tab/>
              <w:t>// Write command</w:t>
            </w:r>
          </w:p>
          <w:p w14:paraId="649C4A4B" w14:textId="77777777" w:rsidR="00AD6DB4" w:rsidRPr="00966B86" w:rsidRDefault="00AD6DB4" w:rsidP="00166AF3">
            <w:pPr>
              <w:pStyle w:val="TableBody"/>
              <w:rPr>
                <w:b/>
              </w:rPr>
            </w:pPr>
            <w:r w:rsidRPr="00966B86">
              <w:rPr>
                <w:b/>
              </w:rPr>
              <w:t>OK</w:t>
            </w:r>
          </w:p>
          <w:p w14:paraId="5ADAFEC7" w14:textId="77777777" w:rsidR="00AD6DB4" w:rsidRPr="00E90D68" w:rsidRDefault="00AD6DB4" w:rsidP="00166AF3">
            <w:pPr>
              <w:pStyle w:val="TableBody"/>
              <w:rPr>
                <w:b/>
                <w:sz w:val="14"/>
                <w:szCs w:val="14"/>
              </w:rPr>
            </w:pPr>
          </w:p>
          <w:p w14:paraId="1E6D08D6" w14:textId="77777777" w:rsidR="00AD6DB4" w:rsidRDefault="00AD6DB4" w:rsidP="00166AF3">
            <w:pPr>
              <w:pStyle w:val="TableBody"/>
            </w:pPr>
            <w:r w:rsidRPr="00966B86">
              <w:rPr>
                <w:b/>
              </w:rPr>
              <w:t>AT+CNMI=?</w:t>
            </w:r>
            <w:r>
              <w:tab/>
            </w:r>
            <w:r>
              <w:tab/>
            </w:r>
            <w:r>
              <w:tab/>
            </w:r>
            <w:r>
              <w:tab/>
            </w:r>
            <w:r>
              <w:tab/>
              <w:t>// Test command</w:t>
            </w:r>
          </w:p>
          <w:p w14:paraId="57F8CCD6" w14:textId="77777777" w:rsidR="00AD6DB4" w:rsidRPr="00966B86" w:rsidRDefault="00AD6DB4" w:rsidP="00166AF3">
            <w:pPr>
              <w:pStyle w:val="TableBody"/>
              <w:rPr>
                <w:b/>
              </w:rPr>
            </w:pPr>
            <w:r w:rsidRPr="00966B86">
              <w:rPr>
                <w:b/>
              </w:rPr>
              <w:t>+CNMI: (0-2),(0-3),(0-3),(0-2),(0-1)</w:t>
            </w:r>
          </w:p>
          <w:p w14:paraId="7ED71870" w14:textId="77777777" w:rsidR="00AD6DB4" w:rsidRPr="00966B86" w:rsidRDefault="00AD6DB4" w:rsidP="00166AF3">
            <w:pPr>
              <w:pStyle w:val="TableBody"/>
              <w:rPr>
                <w:b/>
              </w:rPr>
            </w:pPr>
            <w:r w:rsidRPr="00966B86">
              <w:rPr>
                <w:b/>
              </w:rPr>
              <w:t>OK</w:t>
            </w:r>
          </w:p>
          <w:p w14:paraId="1CD173B4" w14:textId="77777777" w:rsidR="00AD6DB4" w:rsidRPr="00966B86" w:rsidRDefault="00AD6DB4" w:rsidP="00166AF3">
            <w:pPr>
              <w:pStyle w:val="TableBody"/>
              <w:rPr>
                <w:b/>
              </w:rPr>
            </w:pPr>
          </w:p>
          <w:p w14:paraId="2A509357" w14:textId="77777777" w:rsidR="00AD6DB4" w:rsidRDefault="00AD6DB4" w:rsidP="00166AF3">
            <w:pPr>
              <w:pStyle w:val="TableBody"/>
            </w:pPr>
            <w:r w:rsidRPr="00966B86">
              <w:rPr>
                <w:b/>
              </w:rPr>
              <w:t>AT+CNMI?</w:t>
            </w:r>
            <w:r>
              <w:tab/>
            </w:r>
            <w:r>
              <w:tab/>
            </w:r>
            <w:r>
              <w:tab/>
            </w:r>
            <w:r>
              <w:tab/>
            </w:r>
            <w:r>
              <w:tab/>
              <w:t>// Read command</w:t>
            </w:r>
          </w:p>
          <w:p w14:paraId="70312700" w14:textId="77777777" w:rsidR="00AD6DB4" w:rsidRPr="00966B86" w:rsidRDefault="00AD6DB4" w:rsidP="00166AF3">
            <w:pPr>
              <w:pStyle w:val="TableBody"/>
              <w:rPr>
                <w:b/>
              </w:rPr>
            </w:pPr>
            <w:r w:rsidRPr="00966B86">
              <w:rPr>
                <w:b/>
              </w:rPr>
              <w:t>+CNMI: 1,0,0,0,0</w:t>
            </w:r>
          </w:p>
          <w:p w14:paraId="28B22642" w14:textId="77777777" w:rsidR="00AD6DB4" w:rsidRPr="00E8079A" w:rsidRDefault="00AD6DB4" w:rsidP="00166AF3">
            <w:pPr>
              <w:pStyle w:val="TableBody"/>
            </w:pPr>
            <w:r w:rsidRPr="00966B86">
              <w:rPr>
                <w:b/>
              </w:rPr>
              <w:t>OK</w:t>
            </w:r>
            <w:commentRangeEnd w:id="12395"/>
            <w:r>
              <w:rPr>
                <w:rStyle w:val="CommentReference"/>
                <w:rFonts w:ascii="Verdana" w:hAnsi="Verdana" w:cs="Times New Roman"/>
                <w:lang w:eastAsia="en-US"/>
              </w:rPr>
              <w:commentReference w:id="12395"/>
            </w:r>
          </w:p>
        </w:tc>
      </w:tr>
    </w:tbl>
    <w:p w14:paraId="25456FCA" w14:textId="4875130B" w:rsidR="00AD6DB4" w:rsidRPr="00671C8B" w:rsidDel="000934B8" w:rsidRDefault="00AD6DB4" w:rsidP="0059466D">
      <w:pPr>
        <w:pStyle w:val="Heading2"/>
        <w:numPr>
          <w:ilvl w:val="1"/>
          <w:numId w:val="11"/>
        </w:numPr>
        <w:ind w:left="1080" w:hanging="1080"/>
        <w:rPr>
          <w:del w:id="12396" w:author="Alban Roche" w:date="2017-08-02T16:39:00Z"/>
        </w:rPr>
      </w:pPr>
      <w:bookmarkStart w:id="12397" w:name="_Toc345081385"/>
      <w:bookmarkStart w:id="12398" w:name="_Toc349753127"/>
      <w:bookmarkStart w:id="12399" w:name="_Toc349754021"/>
      <w:bookmarkStart w:id="12400" w:name="_Ref366745357"/>
      <w:bookmarkStart w:id="12401" w:name="_Ref369092681"/>
      <w:bookmarkStart w:id="12402" w:name="_Toc368586087"/>
      <w:bookmarkStart w:id="12403" w:name="_Toc486251670"/>
      <w:del w:id="12404" w:author="Alban Roche" w:date="2017-08-02T16:39:00Z">
        <w:r w:rsidRPr="00671C8B" w:rsidDel="000934B8">
          <w:delText xml:space="preserve">+CSCB Command: Select Cell Broadcast </w:delText>
        </w:r>
        <w:bookmarkEnd w:id="12397"/>
        <w:r w:rsidRPr="00671C8B" w:rsidDel="000934B8">
          <w:delText>Message</w:delText>
        </w:r>
        <w:bookmarkEnd w:id="12398"/>
        <w:bookmarkEnd w:id="12399"/>
        <w:bookmarkEnd w:id="12400"/>
        <w:bookmarkEnd w:id="12401"/>
        <w:bookmarkEnd w:id="12402"/>
        <w:r w:rsidRPr="00671C8B" w:rsidDel="000934B8">
          <w:delText xml:space="preserve"> Type</w:delText>
        </w:r>
        <w:bookmarkStart w:id="12405" w:name="_Toc489459740"/>
        <w:bookmarkEnd w:id="12403"/>
        <w:bookmarkEnd w:id="12405"/>
      </w:del>
    </w:p>
    <w:tbl>
      <w:tblPr>
        <w:tblStyle w:val="TableSWIleft"/>
        <w:tblW w:w="9288" w:type="dxa"/>
        <w:tblLayout w:type="fixed"/>
        <w:tblLook w:val="04A0" w:firstRow="1" w:lastRow="0" w:firstColumn="1" w:lastColumn="0" w:noHBand="0" w:noVBand="1"/>
      </w:tblPr>
      <w:tblGrid>
        <w:gridCol w:w="1728"/>
        <w:gridCol w:w="7560"/>
      </w:tblGrid>
      <w:tr w:rsidR="00AD6DB4" w:rsidRPr="00671C8B" w:rsidDel="000934B8" w14:paraId="37804A00" w14:textId="47CFE852" w:rsidTr="00166AF3">
        <w:trPr>
          <w:cnfStyle w:val="100000000000" w:firstRow="1" w:lastRow="0" w:firstColumn="0" w:lastColumn="0" w:oddVBand="0" w:evenVBand="0" w:oddHBand="0" w:evenHBand="0" w:firstRowFirstColumn="0" w:firstRowLastColumn="0" w:lastRowFirstColumn="0" w:lastRowLastColumn="0"/>
          <w:del w:id="12406" w:author="Alban Roche" w:date="2017-08-02T16:39:00Z"/>
        </w:trPr>
        <w:tc>
          <w:tcPr>
            <w:tcW w:w="9288" w:type="dxa"/>
            <w:gridSpan w:val="2"/>
          </w:tcPr>
          <w:p w14:paraId="73DE701F" w14:textId="16189319" w:rsidR="00AD6DB4" w:rsidRPr="00671C8B" w:rsidDel="000934B8" w:rsidRDefault="00AD6DB4">
            <w:pPr>
              <w:pStyle w:val="TableRowHead"/>
              <w:spacing w:before="144" w:after="144"/>
              <w:rPr>
                <w:del w:id="12407" w:author="Alban Roche" w:date="2017-08-02T16:39:00Z"/>
                <w:bCs w:val="0"/>
              </w:rPr>
            </w:pPr>
            <w:del w:id="12408" w:author="Alban Roche" w:date="2017-08-02T14:40:00Z">
              <w:r w:rsidDel="00F22490">
                <w:rPr>
                  <w:lang w:eastAsia="zh-CN"/>
                </w:rPr>
                <w:delText xml:space="preserve">HL7618, HL7618RD, </w:delText>
              </w:r>
              <w:r w:rsidDel="00F22490">
                <w:delText xml:space="preserve">HL7648, HL7650, HL7688, </w:delText>
              </w:r>
              <w:r w:rsidDel="00F22490">
                <w:rPr>
                  <w:lang w:eastAsia="zh-CN"/>
                </w:rPr>
                <w:delText>HL7690 and HL7692</w:delText>
              </w:r>
            </w:del>
            <w:bookmarkStart w:id="12409" w:name="_Toc489459741"/>
            <w:bookmarkEnd w:id="12409"/>
          </w:p>
        </w:tc>
        <w:bookmarkStart w:id="12410" w:name="_Toc489459742"/>
        <w:bookmarkEnd w:id="12410"/>
      </w:tr>
      <w:tr w:rsidR="00AD6DB4" w:rsidRPr="00671C8B" w:rsidDel="000934B8" w14:paraId="1B15B4A9" w14:textId="69FEF8C4" w:rsidTr="00166AF3">
        <w:trPr>
          <w:del w:id="12411" w:author="Alban Roche" w:date="2017-08-02T16:39:00Z"/>
        </w:trPr>
        <w:tc>
          <w:tcPr>
            <w:tcW w:w="1728" w:type="dxa"/>
          </w:tcPr>
          <w:p w14:paraId="4FA3BBD7" w14:textId="24856D9D" w:rsidR="00AD6DB4" w:rsidRPr="00671C8B" w:rsidDel="000934B8" w:rsidRDefault="00AD6DB4" w:rsidP="00166AF3">
            <w:pPr>
              <w:pStyle w:val="TableBody"/>
              <w:rPr>
                <w:del w:id="12412" w:author="Alban Roche" w:date="2017-08-02T16:39:00Z"/>
                <w:i/>
                <w:szCs w:val="18"/>
              </w:rPr>
            </w:pPr>
            <w:del w:id="12413" w:author="Alban Roche" w:date="2017-08-02T16:39:00Z">
              <w:r w:rsidRPr="00671C8B" w:rsidDel="000934B8">
                <w:rPr>
                  <w:i/>
                  <w:szCs w:val="18"/>
                </w:rPr>
                <w:delText>Test command</w:delText>
              </w:r>
              <w:bookmarkStart w:id="12414" w:name="_Toc489459743"/>
              <w:bookmarkEnd w:id="12414"/>
            </w:del>
          </w:p>
          <w:p w14:paraId="5769F8C7" w14:textId="2DCAEB57" w:rsidR="00AD6DB4" w:rsidRPr="00671C8B" w:rsidDel="000934B8" w:rsidRDefault="00AD6DB4" w:rsidP="00166AF3">
            <w:pPr>
              <w:pStyle w:val="TableBody"/>
              <w:rPr>
                <w:del w:id="12415" w:author="Alban Roche" w:date="2017-08-02T16:39:00Z"/>
                <w:szCs w:val="18"/>
              </w:rPr>
            </w:pPr>
            <w:bookmarkStart w:id="12416" w:name="_Toc489459744"/>
            <w:bookmarkEnd w:id="12416"/>
          </w:p>
          <w:p w14:paraId="1779C3AF" w14:textId="6170DEF5" w:rsidR="00AD6DB4" w:rsidRPr="00671C8B" w:rsidDel="000934B8" w:rsidRDefault="00AD6DB4" w:rsidP="00166AF3">
            <w:pPr>
              <w:pStyle w:val="TableBody"/>
              <w:rPr>
                <w:del w:id="12417" w:author="Alban Roche" w:date="2017-08-02T16:39:00Z"/>
                <w:szCs w:val="18"/>
                <w:u w:val="single"/>
              </w:rPr>
            </w:pPr>
            <w:del w:id="12418" w:author="Alban Roche" w:date="2017-08-02T16:39:00Z">
              <w:r w:rsidRPr="00671C8B" w:rsidDel="000934B8">
                <w:rPr>
                  <w:szCs w:val="18"/>
                  <w:u w:val="single"/>
                </w:rPr>
                <w:delText>Syntax</w:delText>
              </w:r>
              <w:bookmarkStart w:id="12419" w:name="_Toc489459745"/>
              <w:bookmarkEnd w:id="12419"/>
            </w:del>
          </w:p>
          <w:p w14:paraId="3554DECD" w14:textId="53B038FD" w:rsidR="00AD6DB4" w:rsidRPr="00671C8B" w:rsidDel="000934B8" w:rsidRDefault="00AD6DB4" w:rsidP="00166AF3">
            <w:pPr>
              <w:pStyle w:val="TableBody"/>
              <w:rPr>
                <w:del w:id="12420" w:author="Alban Roche" w:date="2017-08-02T16:39:00Z"/>
                <w:b/>
                <w:snapToGrid w:val="0"/>
                <w:szCs w:val="18"/>
              </w:rPr>
            </w:pPr>
            <w:del w:id="12421" w:author="Alban Roche" w:date="2017-08-02T16:39:00Z">
              <w:r w:rsidRPr="00671C8B" w:rsidDel="000934B8">
                <w:rPr>
                  <w:b/>
                  <w:snapToGrid w:val="0"/>
                  <w:szCs w:val="18"/>
                </w:rPr>
                <w:delText>AT+CSCB=?</w:delText>
              </w:r>
              <w:bookmarkStart w:id="12422" w:name="_Toc489459746"/>
              <w:bookmarkEnd w:id="12422"/>
            </w:del>
          </w:p>
        </w:tc>
        <w:tc>
          <w:tcPr>
            <w:tcW w:w="7560" w:type="dxa"/>
          </w:tcPr>
          <w:p w14:paraId="13F42A3A" w14:textId="2A871588" w:rsidR="00AD6DB4" w:rsidRPr="00671C8B" w:rsidDel="000934B8" w:rsidRDefault="00AD6DB4" w:rsidP="00166AF3">
            <w:pPr>
              <w:pStyle w:val="TableBody"/>
              <w:rPr>
                <w:del w:id="12423" w:author="Alban Roche" w:date="2017-08-02T16:39:00Z"/>
                <w:szCs w:val="18"/>
                <w:u w:val="single"/>
              </w:rPr>
            </w:pPr>
            <w:bookmarkStart w:id="12424" w:name="_Toc489459747"/>
            <w:bookmarkEnd w:id="12424"/>
          </w:p>
          <w:p w14:paraId="1904BF0D" w14:textId="1B51D129" w:rsidR="00AD6DB4" w:rsidRPr="00671C8B" w:rsidDel="000934B8" w:rsidRDefault="00AD6DB4" w:rsidP="00166AF3">
            <w:pPr>
              <w:pStyle w:val="TableBody"/>
              <w:rPr>
                <w:del w:id="12425" w:author="Alban Roche" w:date="2017-08-02T16:39:00Z"/>
                <w:szCs w:val="18"/>
                <w:u w:val="single"/>
              </w:rPr>
            </w:pPr>
            <w:bookmarkStart w:id="12426" w:name="_Toc489459748"/>
            <w:bookmarkEnd w:id="12426"/>
          </w:p>
          <w:p w14:paraId="6622103D" w14:textId="0600C586" w:rsidR="00AD6DB4" w:rsidRPr="00671C8B" w:rsidDel="000934B8" w:rsidRDefault="00AD6DB4" w:rsidP="00166AF3">
            <w:pPr>
              <w:pStyle w:val="TableBody"/>
              <w:rPr>
                <w:del w:id="12427" w:author="Alban Roche" w:date="2017-08-02T16:39:00Z"/>
                <w:szCs w:val="18"/>
                <w:u w:val="single"/>
              </w:rPr>
            </w:pPr>
            <w:del w:id="12428" w:author="Alban Roche" w:date="2017-08-02T16:39:00Z">
              <w:r w:rsidRPr="00671C8B" w:rsidDel="000934B8">
                <w:rPr>
                  <w:szCs w:val="18"/>
                  <w:u w:val="single"/>
                </w:rPr>
                <w:delText>Response</w:delText>
              </w:r>
              <w:bookmarkStart w:id="12429" w:name="_Toc489459749"/>
              <w:bookmarkEnd w:id="12429"/>
            </w:del>
          </w:p>
          <w:p w14:paraId="43D5EF0B" w14:textId="2C0EB6F5" w:rsidR="00AD6DB4" w:rsidRPr="00671C8B" w:rsidDel="000934B8" w:rsidRDefault="00AD6DB4" w:rsidP="00166AF3">
            <w:pPr>
              <w:pStyle w:val="TableBody"/>
              <w:rPr>
                <w:del w:id="12430" w:author="Alban Roche" w:date="2017-08-02T16:39:00Z"/>
                <w:snapToGrid w:val="0"/>
                <w:szCs w:val="18"/>
              </w:rPr>
            </w:pPr>
            <w:del w:id="12431" w:author="Alban Roche" w:date="2017-08-02T16:39:00Z">
              <w:r w:rsidRPr="00671C8B" w:rsidDel="000934B8">
                <w:rPr>
                  <w:b/>
                  <w:snapToGrid w:val="0"/>
                  <w:szCs w:val="18"/>
                </w:rPr>
                <w:delText>+CSCB:</w:delText>
              </w:r>
              <w:r w:rsidRPr="00671C8B" w:rsidDel="000934B8">
                <w:rPr>
                  <w:snapToGrid w:val="0"/>
                  <w:szCs w:val="18"/>
                </w:rPr>
                <w:delText xml:space="preserve"> (list of supported </w:delText>
              </w:r>
              <w:r w:rsidRPr="00671C8B" w:rsidDel="000934B8">
                <w:rPr>
                  <w:b/>
                  <w:snapToGrid w:val="0"/>
                  <w:szCs w:val="18"/>
                </w:rPr>
                <w:delText>&lt;mode&gt;</w:delText>
              </w:r>
              <w:r w:rsidRPr="00671C8B" w:rsidDel="000934B8">
                <w:rPr>
                  <w:snapToGrid w:val="0"/>
                  <w:szCs w:val="18"/>
                </w:rPr>
                <w:delText>s)</w:delText>
              </w:r>
              <w:bookmarkStart w:id="12432" w:name="_Toc489459750"/>
              <w:bookmarkEnd w:id="12432"/>
            </w:del>
          </w:p>
          <w:p w14:paraId="01404EA5" w14:textId="11BF1114" w:rsidR="00AD6DB4" w:rsidRPr="00671C8B" w:rsidDel="000934B8" w:rsidRDefault="00AD6DB4" w:rsidP="00166AF3">
            <w:pPr>
              <w:pStyle w:val="TableBody"/>
              <w:rPr>
                <w:del w:id="12433" w:author="Alban Roche" w:date="2017-08-02T16:39:00Z"/>
                <w:szCs w:val="18"/>
              </w:rPr>
            </w:pPr>
            <w:del w:id="12434" w:author="Alban Roche" w:date="2017-08-02T16:39:00Z">
              <w:r w:rsidRPr="00671C8B" w:rsidDel="000934B8">
                <w:rPr>
                  <w:b/>
                  <w:szCs w:val="18"/>
                </w:rPr>
                <w:delText>OK</w:delText>
              </w:r>
              <w:bookmarkStart w:id="12435" w:name="_Toc489459751"/>
              <w:bookmarkEnd w:id="12435"/>
            </w:del>
          </w:p>
        </w:tc>
        <w:bookmarkStart w:id="12436" w:name="_Toc489459752"/>
        <w:bookmarkEnd w:id="12436"/>
      </w:tr>
      <w:tr w:rsidR="00AD6DB4" w:rsidRPr="00671C8B" w:rsidDel="000934B8" w14:paraId="3B002FAD" w14:textId="1AA4CF0A" w:rsidTr="00166AF3">
        <w:trPr>
          <w:del w:id="12437" w:author="Alban Roche" w:date="2017-08-02T16:39:00Z"/>
        </w:trPr>
        <w:tc>
          <w:tcPr>
            <w:tcW w:w="1728" w:type="dxa"/>
          </w:tcPr>
          <w:p w14:paraId="2AC06B06" w14:textId="3EC1A689" w:rsidR="00AD6DB4" w:rsidRPr="00671C8B" w:rsidDel="000934B8" w:rsidRDefault="00AD6DB4" w:rsidP="00166AF3">
            <w:pPr>
              <w:pStyle w:val="TableBody"/>
              <w:rPr>
                <w:del w:id="12438" w:author="Alban Roche" w:date="2017-08-02T16:39:00Z"/>
                <w:i/>
                <w:szCs w:val="18"/>
              </w:rPr>
            </w:pPr>
            <w:del w:id="12439" w:author="Alban Roche" w:date="2017-08-02T16:39:00Z">
              <w:r w:rsidRPr="00671C8B" w:rsidDel="000934B8">
                <w:rPr>
                  <w:i/>
                  <w:szCs w:val="18"/>
                </w:rPr>
                <w:delText>Read command</w:delText>
              </w:r>
              <w:bookmarkStart w:id="12440" w:name="_Toc489459753"/>
              <w:bookmarkEnd w:id="12440"/>
            </w:del>
          </w:p>
          <w:p w14:paraId="32D689ED" w14:textId="261EAE1D" w:rsidR="00AD6DB4" w:rsidRPr="00671C8B" w:rsidDel="000934B8" w:rsidRDefault="00AD6DB4" w:rsidP="00166AF3">
            <w:pPr>
              <w:pStyle w:val="TableBody"/>
              <w:rPr>
                <w:del w:id="12441" w:author="Alban Roche" w:date="2017-08-02T16:39:00Z"/>
                <w:szCs w:val="18"/>
              </w:rPr>
            </w:pPr>
            <w:bookmarkStart w:id="12442" w:name="_Toc489459754"/>
            <w:bookmarkEnd w:id="12442"/>
          </w:p>
          <w:p w14:paraId="6B7628E4" w14:textId="5F76548B" w:rsidR="00AD6DB4" w:rsidRPr="00671C8B" w:rsidDel="000934B8" w:rsidRDefault="00AD6DB4" w:rsidP="00166AF3">
            <w:pPr>
              <w:pStyle w:val="TableBody"/>
              <w:rPr>
                <w:del w:id="12443" w:author="Alban Roche" w:date="2017-08-02T16:39:00Z"/>
                <w:szCs w:val="18"/>
                <w:u w:val="single"/>
              </w:rPr>
            </w:pPr>
            <w:del w:id="12444" w:author="Alban Roche" w:date="2017-08-02T16:39:00Z">
              <w:r w:rsidRPr="00671C8B" w:rsidDel="000934B8">
                <w:rPr>
                  <w:szCs w:val="18"/>
                  <w:u w:val="single"/>
                </w:rPr>
                <w:delText>Syntax</w:delText>
              </w:r>
              <w:bookmarkStart w:id="12445" w:name="_Toc489459755"/>
              <w:bookmarkEnd w:id="12445"/>
            </w:del>
          </w:p>
          <w:p w14:paraId="2F0BA894" w14:textId="74F8B4AD" w:rsidR="00AD6DB4" w:rsidRPr="00671C8B" w:rsidDel="000934B8" w:rsidRDefault="00AD6DB4" w:rsidP="00166AF3">
            <w:pPr>
              <w:pStyle w:val="TableBody"/>
              <w:rPr>
                <w:del w:id="12446" w:author="Alban Roche" w:date="2017-08-02T16:39:00Z"/>
                <w:b/>
                <w:snapToGrid w:val="0"/>
                <w:szCs w:val="18"/>
              </w:rPr>
            </w:pPr>
            <w:del w:id="12447" w:author="Alban Roche" w:date="2017-08-02T16:39:00Z">
              <w:r w:rsidRPr="00671C8B" w:rsidDel="000934B8">
                <w:rPr>
                  <w:b/>
                  <w:snapToGrid w:val="0"/>
                  <w:szCs w:val="18"/>
                </w:rPr>
                <w:delText>AT+CSCB?</w:delText>
              </w:r>
              <w:bookmarkStart w:id="12448" w:name="_Toc489459756"/>
              <w:bookmarkEnd w:id="12448"/>
            </w:del>
          </w:p>
        </w:tc>
        <w:tc>
          <w:tcPr>
            <w:tcW w:w="7560" w:type="dxa"/>
          </w:tcPr>
          <w:p w14:paraId="6D4F0DA7" w14:textId="04385699" w:rsidR="00AD6DB4" w:rsidRPr="00671C8B" w:rsidDel="000934B8" w:rsidRDefault="00AD6DB4" w:rsidP="00166AF3">
            <w:pPr>
              <w:pStyle w:val="TableBody"/>
              <w:rPr>
                <w:del w:id="12449" w:author="Alban Roche" w:date="2017-08-02T16:39:00Z"/>
                <w:szCs w:val="18"/>
                <w:u w:val="single"/>
              </w:rPr>
            </w:pPr>
            <w:bookmarkStart w:id="12450" w:name="_Toc489459757"/>
            <w:bookmarkEnd w:id="12450"/>
          </w:p>
          <w:p w14:paraId="0CCBC259" w14:textId="005EE7E7" w:rsidR="00AD6DB4" w:rsidRPr="00671C8B" w:rsidDel="000934B8" w:rsidRDefault="00AD6DB4" w:rsidP="00166AF3">
            <w:pPr>
              <w:pStyle w:val="TableBody"/>
              <w:rPr>
                <w:del w:id="12451" w:author="Alban Roche" w:date="2017-08-02T16:39:00Z"/>
                <w:szCs w:val="18"/>
                <w:u w:val="single"/>
              </w:rPr>
            </w:pPr>
            <w:bookmarkStart w:id="12452" w:name="_Toc489459758"/>
            <w:bookmarkEnd w:id="12452"/>
          </w:p>
          <w:p w14:paraId="7FEB7B6A" w14:textId="36A591C0" w:rsidR="00AD6DB4" w:rsidRPr="00671C8B" w:rsidDel="000934B8" w:rsidRDefault="00AD6DB4" w:rsidP="00166AF3">
            <w:pPr>
              <w:pStyle w:val="TableBody"/>
              <w:rPr>
                <w:del w:id="12453" w:author="Alban Roche" w:date="2017-08-02T16:39:00Z"/>
                <w:u w:val="single"/>
                <w:lang w:val="fr-FR"/>
              </w:rPr>
            </w:pPr>
            <w:del w:id="12454" w:author="Alban Roche" w:date="2017-08-02T16:39:00Z">
              <w:r w:rsidRPr="00671C8B" w:rsidDel="000934B8">
                <w:rPr>
                  <w:u w:val="single"/>
                  <w:lang w:val="fr-FR"/>
                </w:rPr>
                <w:delText>Response</w:delText>
              </w:r>
              <w:bookmarkStart w:id="12455" w:name="_Toc489459759"/>
              <w:bookmarkEnd w:id="12455"/>
            </w:del>
          </w:p>
          <w:p w14:paraId="07EA7C5C" w14:textId="6023BBDB" w:rsidR="00AD6DB4" w:rsidRPr="00671C8B" w:rsidDel="000934B8" w:rsidRDefault="00AD6DB4" w:rsidP="00166AF3">
            <w:pPr>
              <w:pStyle w:val="TableBody"/>
              <w:rPr>
                <w:del w:id="12456" w:author="Alban Roche" w:date="2017-08-02T16:39:00Z"/>
                <w:b/>
                <w:lang w:val="fr-FR"/>
              </w:rPr>
            </w:pPr>
            <w:del w:id="12457" w:author="Alban Roche" w:date="2017-08-02T16:39:00Z">
              <w:r w:rsidRPr="00671C8B" w:rsidDel="000934B8">
                <w:rPr>
                  <w:b/>
                  <w:lang w:val="fr-FR"/>
                </w:rPr>
                <w:delText>+CSCB: &lt;mode&gt;,&lt;mids&gt;,&lt;dcss&gt;</w:delText>
              </w:r>
              <w:bookmarkStart w:id="12458" w:name="_Toc489459760"/>
              <w:bookmarkEnd w:id="12458"/>
            </w:del>
          </w:p>
          <w:p w14:paraId="49B189CC" w14:textId="28E95669" w:rsidR="00AD6DB4" w:rsidRPr="00671C8B" w:rsidDel="000934B8" w:rsidRDefault="00AD6DB4" w:rsidP="00166AF3">
            <w:pPr>
              <w:pStyle w:val="TableBody"/>
              <w:rPr>
                <w:del w:id="12459" w:author="Alban Roche" w:date="2017-08-02T16:39:00Z"/>
                <w:szCs w:val="18"/>
              </w:rPr>
            </w:pPr>
            <w:del w:id="12460" w:author="Alban Roche" w:date="2017-08-02T16:39:00Z">
              <w:r w:rsidRPr="00671C8B" w:rsidDel="000934B8">
                <w:rPr>
                  <w:b/>
                  <w:snapToGrid w:val="0"/>
                  <w:szCs w:val="18"/>
                </w:rPr>
                <w:delText>OK</w:delText>
              </w:r>
              <w:bookmarkStart w:id="12461" w:name="_Toc489459761"/>
              <w:bookmarkEnd w:id="12461"/>
            </w:del>
          </w:p>
        </w:tc>
        <w:bookmarkStart w:id="12462" w:name="_Toc489459762"/>
        <w:bookmarkEnd w:id="12462"/>
      </w:tr>
      <w:tr w:rsidR="00AD6DB4" w:rsidRPr="00671C8B" w:rsidDel="000934B8" w14:paraId="038CE406" w14:textId="6C39870F" w:rsidTr="00166AF3">
        <w:trPr>
          <w:cantSplit w:val="0"/>
          <w:trHeight w:val="65"/>
          <w:del w:id="12463" w:author="Alban Roche" w:date="2017-08-02T16:39:00Z"/>
        </w:trPr>
        <w:tc>
          <w:tcPr>
            <w:tcW w:w="1728" w:type="dxa"/>
          </w:tcPr>
          <w:p w14:paraId="1131CE27" w14:textId="189CBCF4" w:rsidR="00AD6DB4" w:rsidRPr="00671C8B" w:rsidDel="000934B8" w:rsidRDefault="00AD6DB4" w:rsidP="00166AF3">
            <w:pPr>
              <w:pStyle w:val="TableBody"/>
              <w:rPr>
                <w:del w:id="12464" w:author="Alban Roche" w:date="2017-08-02T16:39:00Z"/>
                <w:i/>
                <w:szCs w:val="18"/>
              </w:rPr>
            </w:pPr>
            <w:del w:id="12465" w:author="Alban Roche" w:date="2017-08-02T16:39:00Z">
              <w:r w:rsidRPr="00671C8B" w:rsidDel="000934B8">
                <w:rPr>
                  <w:i/>
                  <w:szCs w:val="18"/>
                </w:rPr>
                <w:delText>Write command</w:delText>
              </w:r>
              <w:bookmarkStart w:id="12466" w:name="_Toc489459763"/>
              <w:bookmarkEnd w:id="12466"/>
            </w:del>
          </w:p>
          <w:p w14:paraId="3EBE5A87" w14:textId="50099224" w:rsidR="00AD6DB4" w:rsidRPr="00671C8B" w:rsidDel="000934B8" w:rsidRDefault="00AD6DB4" w:rsidP="00166AF3">
            <w:pPr>
              <w:pStyle w:val="TableBody"/>
              <w:rPr>
                <w:del w:id="12467" w:author="Alban Roche" w:date="2017-08-02T16:39:00Z"/>
                <w:szCs w:val="18"/>
              </w:rPr>
            </w:pPr>
            <w:bookmarkStart w:id="12468" w:name="_Toc489459764"/>
            <w:bookmarkEnd w:id="12468"/>
          </w:p>
          <w:p w14:paraId="27A3B4E7" w14:textId="7A8C0579" w:rsidR="00AD6DB4" w:rsidRPr="00671C8B" w:rsidDel="000934B8" w:rsidRDefault="00AD6DB4" w:rsidP="00166AF3">
            <w:pPr>
              <w:pStyle w:val="TableBody"/>
              <w:rPr>
                <w:del w:id="12469" w:author="Alban Roche" w:date="2017-08-02T16:39:00Z"/>
                <w:szCs w:val="18"/>
                <w:u w:val="single"/>
              </w:rPr>
            </w:pPr>
            <w:del w:id="12470" w:author="Alban Roche" w:date="2017-08-02T16:39:00Z">
              <w:r w:rsidRPr="00671C8B" w:rsidDel="000934B8">
                <w:rPr>
                  <w:szCs w:val="18"/>
                  <w:u w:val="single"/>
                </w:rPr>
                <w:delText>Syntax</w:delText>
              </w:r>
              <w:bookmarkStart w:id="12471" w:name="_Toc489459765"/>
              <w:bookmarkEnd w:id="12471"/>
            </w:del>
          </w:p>
          <w:p w14:paraId="4E5FBCD0" w14:textId="66D5C03A" w:rsidR="00AD6DB4" w:rsidRPr="00671C8B" w:rsidDel="000934B8" w:rsidRDefault="00AD6DB4" w:rsidP="00166AF3">
            <w:pPr>
              <w:pStyle w:val="TableBody"/>
              <w:rPr>
                <w:del w:id="12472" w:author="Alban Roche" w:date="2017-08-02T16:39:00Z"/>
                <w:b/>
                <w:snapToGrid w:val="0"/>
                <w:szCs w:val="18"/>
              </w:rPr>
            </w:pPr>
            <w:del w:id="12473" w:author="Alban Roche" w:date="2017-08-02T16:39:00Z">
              <w:r w:rsidRPr="00671C8B" w:rsidDel="000934B8">
                <w:rPr>
                  <w:b/>
                  <w:snapToGrid w:val="0"/>
                  <w:szCs w:val="18"/>
                </w:rPr>
                <w:delText>AT+CSCB=</w:delText>
              </w:r>
              <w:r w:rsidRPr="00671C8B" w:rsidDel="000934B8">
                <w:rPr>
                  <w:b/>
                  <w:snapToGrid w:val="0"/>
                  <w:szCs w:val="18"/>
                </w:rPr>
                <w:br/>
                <w:delText>[&lt;mode&gt;</w:delText>
              </w:r>
              <w:r w:rsidRPr="00671C8B" w:rsidDel="000934B8">
                <w:rPr>
                  <w:b/>
                  <w:snapToGrid w:val="0"/>
                  <w:szCs w:val="18"/>
                </w:rPr>
                <w:br/>
                <w:delText>[,&lt;mids&gt;]]</w:delText>
              </w:r>
              <w:bookmarkStart w:id="12474" w:name="_Toc489459766"/>
              <w:bookmarkEnd w:id="12474"/>
            </w:del>
          </w:p>
        </w:tc>
        <w:tc>
          <w:tcPr>
            <w:tcW w:w="7560" w:type="dxa"/>
          </w:tcPr>
          <w:p w14:paraId="49DB488F" w14:textId="313C5720" w:rsidR="00AD6DB4" w:rsidRPr="00671C8B" w:rsidDel="000934B8" w:rsidRDefault="00AD6DB4" w:rsidP="00166AF3">
            <w:pPr>
              <w:pStyle w:val="TableBody"/>
              <w:rPr>
                <w:del w:id="12475" w:author="Alban Roche" w:date="2017-08-02T16:39:00Z"/>
                <w:snapToGrid w:val="0"/>
                <w:szCs w:val="18"/>
                <w:u w:val="single"/>
              </w:rPr>
            </w:pPr>
            <w:bookmarkStart w:id="12476" w:name="_Toc489459767"/>
            <w:bookmarkEnd w:id="12476"/>
          </w:p>
          <w:p w14:paraId="7C7B7D59" w14:textId="72E7293C" w:rsidR="00AD6DB4" w:rsidRPr="00671C8B" w:rsidDel="000934B8" w:rsidRDefault="00AD6DB4" w:rsidP="00166AF3">
            <w:pPr>
              <w:pStyle w:val="TableBody"/>
              <w:rPr>
                <w:del w:id="12477" w:author="Alban Roche" w:date="2017-08-02T16:39:00Z"/>
                <w:snapToGrid w:val="0"/>
                <w:szCs w:val="18"/>
                <w:u w:val="single"/>
              </w:rPr>
            </w:pPr>
            <w:bookmarkStart w:id="12478" w:name="_Toc489459768"/>
            <w:bookmarkEnd w:id="12478"/>
          </w:p>
          <w:p w14:paraId="2884B2A6" w14:textId="2A82CB34" w:rsidR="00AD6DB4" w:rsidRPr="00671C8B" w:rsidDel="000934B8" w:rsidRDefault="00AD6DB4" w:rsidP="00166AF3">
            <w:pPr>
              <w:pStyle w:val="TableBody"/>
              <w:rPr>
                <w:del w:id="12479" w:author="Alban Roche" w:date="2017-08-02T16:39:00Z"/>
                <w:szCs w:val="18"/>
                <w:u w:val="single"/>
              </w:rPr>
            </w:pPr>
            <w:del w:id="12480" w:author="Alban Roche" w:date="2017-08-02T16:39:00Z">
              <w:r w:rsidRPr="00671C8B" w:rsidDel="000934B8">
                <w:rPr>
                  <w:szCs w:val="18"/>
                  <w:u w:val="single"/>
                </w:rPr>
                <w:delText>Response</w:delText>
              </w:r>
              <w:bookmarkStart w:id="12481" w:name="_Toc489459769"/>
              <w:bookmarkEnd w:id="12481"/>
            </w:del>
          </w:p>
          <w:p w14:paraId="05C652C4" w14:textId="65AB0476" w:rsidR="00AD6DB4" w:rsidRPr="00671C8B" w:rsidDel="000934B8" w:rsidRDefault="00AD6DB4" w:rsidP="00166AF3">
            <w:pPr>
              <w:pStyle w:val="TableBody"/>
              <w:rPr>
                <w:del w:id="12482" w:author="Alban Roche" w:date="2017-08-02T16:39:00Z"/>
                <w:b/>
                <w:snapToGrid w:val="0"/>
                <w:szCs w:val="18"/>
              </w:rPr>
            </w:pPr>
            <w:del w:id="12483" w:author="Alban Roche" w:date="2017-08-02T16:39:00Z">
              <w:r w:rsidRPr="00671C8B" w:rsidDel="000934B8">
                <w:rPr>
                  <w:b/>
                  <w:snapToGrid w:val="0"/>
                  <w:szCs w:val="18"/>
                </w:rPr>
                <w:delText>OK</w:delText>
              </w:r>
              <w:bookmarkStart w:id="12484" w:name="_Toc489459770"/>
              <w:bookmarkEnd w:id="12484"/>
            </w:del>
          </w:p>
          <w:p w14:paraId="2461CF1E" w14:textId="6CD70240" w:rsidR="00AD6DB4" w:rsidRPr="00671C8B" w:rsidDel="000934B8" w:rsidRDefault="00AD6DB4" w:rsidP="00166AF3">
            <w:pPr>
              <w:pStyle w:val="TableBody"/>
              <w:rPr>
                <w:del w:id="12485" w:author="Alban Roche" w:date="2017-08-02T16:39:00Z"/>
                <w:snapToGrid w:val="0"/>
                <w:szCs w:val="18"/>
              </w:rPr>
            </w:pPr>
            <w:bookmarkStart w:id="12486" w:name="_Toc489459771"/>
            <w:bookmarkEnd w:id="12486"/>
          </w:p>
          <w:p w14:paraId="5753884A" w14:textId="779833E5" w:rsidR="00AD6DB4" w:rsidRPr="00671C8B" w:rsidDel="000934B8" w:rsidRDefault="00AD6DB4" w:rsidP="00166AF3">
            <w:pPr>
              <w:pStyle w:val="TableBody"/>
              <w:rPr>
                <w:del w:id="12487" w:author="Alban Roche" w:date="2017-08-02T16:39:00Z"/>
                <w:snapToGrid w:val="0"/>
                <w:szCs w:val="18"/>
              </w:rPr>
            </w:pPr>
            <w:del w:id="12488" w:author="Alban Roche" w:date="2017-08-02T16:39:00Z">
              <w:r w:rsidRPr="00671C8B" w:rsidDel="000934B8">
                <w:rPr>
                  <w:snapToGrid w:val="0"/>
                  <w:szCs w:val="18"/>
                </w:rPr>
                <w:delText>or</w:delText>
              </w:r>
              <w:bookmarkStart w:id="12489" w:name="_Toc489459772"/>
              <w:bookmarkEnd w:id="12489"/>
            </w:del>
          </w:p>
          <w:p w14:paraId="3AA06948" w14:textId="4F23B2EC" w:rsidR="00AD6DB4" w:rsidRPr="00671C8B" w:rsidDel="000934B8" w:rsidRDefault="00AD6DB4" w:rsidP="00166AF3">
            <w:pPr>
              <w:pStyle w:val="TableBody"/>
              <w:rPr>
                <w:del w:id="12490" w:author="Alban Roche" w:date="2017-08-02T16:39:00Z"/>
                <w:b/>
                <w:snapToGrid w:val="0"/>
                <w:szCs w:val="18"/>
                <w:lang w:eastAsia="zh-CN"/>
              </w:rPr>
            </w:pPr>
            <w:del w:id="12491" w:author="Alban Roche" w:date="2017-08-02T16:39:00Z">
              <w:r w:rsidRPr="00671C8B" w:rsidDel="000934B8">
                <w:rPr>
                  <w:b/>
                  <w:snapToGrid w:val="0"/>
                  <w:szCs w:val="18"/>
                </w:rPr>
                <w:delText>+CMS ERROR: &lt;err&gt;</w:delText>
              </w:r>
              <w:bookmarkStart w:id="12492" w:name="_Toc489459773"/>
              <w:bookmarkEnd w:id="12492"/>
            </w:del>
          </w:p>
          <w:p w14:paraId="36F3C64C" w14:textId="2793EB64" w:rsidR="00AD6DB4" w:rsidRPr="00671C8B" w:rsidDel="000934B8" w:rsidRDefault="00AD6DB4" w:rsidP="00166AF3">
            <w:pPr>
              <w:pStyle w:val="TableBody"/>
              <w:rPr>
                <w:del w:id="12493" w:author="Alban Roche" w:date="2017-08-02T16:39:00Z"/>
                <w:snapToGrid w:val="0"/>
                <w:szCs w:val="18"/>
                <w:lang w:eastAsia="fr-FR"/>
              </w:rPr>
            </w:pPr>
            <w:bookmarkStart w:id="12494" w:name="_Toc489459774"/>
            <w:bookmarkEnd w:id="12494"/>
          </w:p>
          <w:p w14:paraId="410B34F7" w14:textId="302F5FF8" w:rsidR="00AD6DB4" w:rsidRPr="00671C8B" w:rsidDel="000934B8" w:rsidRDefault="00AD6DB4" w:rsidP="00166AF3">
            <w:pPr>
              <w:pStyle w:val="TableBody"/>
              <w:rPr>
                <w:del w:id="12495" w:author="Alban Roche" w:date="2017-08-02T16:39:00Z"/>
                <w:snapToGrid w:val="0"/>
                <w:szCs w:val="18"/>
                <w:u w:val="single"/>
              </w:rPr>
            </w:pPr>
            <w:del w:id="12496" w:author="Alban Roche" w:date="2017-08-02T16:39:00Z">
              <w:r w:rsidRPr="00671C8B" w:rsidDel="000934B8">
                <w:rPr>
                  <w:snapToGrid w:val="0"/>
                  <w:szCs w:val="18"/>
                  <w:u w:val="single"/>
                </w:rPr>
                <w:delText>Parameters</w:delText>
              </w:r>
              <w:bookmarkStart w:id="12497" w:name="_Toc489459775"/>
              <w:bookmarkEnd w:id="12497"/>
            </w:del>
          </w:p>
          <w:p w14:paraId="65FBBC06" w14:textId="79338863" w:rsidR="00AD6DB4" w:rsidRPr="00671C8B" w:rsidDel="000934B8" w:rsidRDefault="00AD6DB4" w:rsidP="00166AF3">
            <w:pPr>
              <w:pStyle w:val="TableBody"/>
              <w:rPr>
                <w:del w:id="12498" w:author="Alban Roche" w:date="2017-08-02T16:39:00Z"/>
                <w:snapToGrid w:val="0"/>
                <w:szCs w:val="18"/>
              </w:rPr>
            </w:pPr>
            <w:del w:id="12499" w:author="Alban Roche" w:date="2017-08-02T16:39:00Z">
              <w:r w:rsidRPr="00671C8B" w:rsidDel="000934B8">
                <w:rPr>
                  <w:b/>
                  <w:snapToGrid w:val="0"/>
                  <w:szCs w:val="18"/>
                </w:rPr>
                <w:delText>&lt;mode&gt;</w:delText>
              </w:r>
              <w:r w:rsidRPr="00671C8B" w:rsidDel="000934B8">
                <w:rPr>
                  <w:snapToGrid w:val="0"/>
                  <w:szCs w:val="18"/>
                </w:rPr>
                <w:tab/>
              </w:r>
              <w:r w:rsidRPr="00671C8B" w:rsidDel="000934B8">
                <w:rPr>
                  <w:snapToGrid w:val="0"/>
                  <w:szCs w:val="18"/>
                  <w:u w:val="single"/>
                </w:rPr>
                <w:delText>0</w:delText>
              </w:r>
              <w:r w:rsidRPr="00671C8B" w:rsidDel="000934B8">
                <w:rPr>
                  <w:snapToGrid w:val="0"/>
                  <w:szCs w:val="18"/>
                </w:rPr>
                <w:tab/>
                <w:delText>Accepts messages that are defined in &lt;mids&gt; and &lt;dcss&gt;</w:delText>
              </w:r>
              <w:bookmarkStart w:id="12500" w:name="_Toc489459776"/>
              <w:bookmarkEnd w:id="12500"/>
            </w:del>
          </w:p>
          <w:p w14:paraId="05691949" w14:textId="434D6F45" w:rsidR="00AD6DB4" w:rsidRPr="00671C8B" w:rsidDel="000934B8" w:rsidRDefault="00AD6DB4" w:rsidP="00166AF3">
            <w:pPr>
              <w:pStyle w:val="TableBody"/>
              <w:rPr>
                <w:del w:id="12501" w:author="Alban Roche" w:date="2017-08-02T16:39:00Z"/>
                <w:snapToGrid w:val="0"/>
                <w:szCs w:val="18"/>
              </w:rPr>
            </w:pPr>
            <w:del w:id="12502" w:author="Alban Roche" w:date="2017-08-02T16:39:00Z">
              <w:r w:rsidRPr="00671C8B" w:rsidDel="000934B8">
                <w:rPr>
                  <w:snapToGrid w:val="0"/>
                  <w:szCs w:val="18"/>
                </w:rPr>
                <w:tab/>
              </w:r>
              <w:r w:rsidRPr="00671C8B" w:rsidDel="000934B8">
                <w:rPr>
                  <w:snapToGrid w:val="0"/>
                  <w:szCs w:val="18"/>
                </w:rPr>
                <w:tab/>
                <w:delText>1</w:delText>
              </w:r>
              <w:r w:rsidRPr="00671C8B" w:rsidDel="000934B8">
                <w:rPr>
                  <w:snapToGrid w:val="0"/>
                  <w:szCs w:val="18"/>
                </w:rPr>
                <w:tab/>
                <w:delText>Does not accept messages that are defined in &lt;mids&gt; and &lt;dcss&gt;</w:delText>
              </w:r>
              <w:bookmarkStart w:id="12503" w:name="_Toc489459777"/>
              <w:bookmarkEnd w:id="12503"/>
            </w:del>
          </w:p>
          <w:p w14:paraId="2BFBB699" w14:textId="0CB29105" w:rsidR="00AD6DB4" w:rsidRPr="00671C8B" w:rsidDel="000934B8" w:rsidRDefault="00AD6DB4" w:rsidP="00166AF3">
            <w:pPr>
              <w:pStyle w:val="TableBody"/>
              <w:rPr>
                <w:del w:id="12504" w:author="Alban Roche" w:date="2017-08-02T16:39:00Z"/>
                <w:snapToGrid w:val="0"/>
                <w:szCs w:val="18"/>
              </w:rPr>
            </w:pPr>
            <w:bookmarkStart w:id="12505" w:name="_Toc489459778"/>
            <w:bookmarkEnd w:id="12505"/>
          </w:p>
          <w:p w14:paraId="7298E472" w14:textId="6619E29D" w:rsidR="00AD6DB4" w:rsidRPr="00671C8B" w:rsidDel="000934B8" w:rsidRDefault="00AD6DB4" w:rsidP="00166AF3">
            <w:pPr>
              <w:pStyle w:val="TableBody"/>
              <w:rPr>
                <w:del w:id="12506" w:author="Alban Roche" w:date="2017-08-02T16:39:00Z"/>
                <w:snapToGrid w:val="0"/>
                <w:szCs w:val="18"/>
              </w:rPr>
            </w:pPr>
            <w:del w:id="12507" w:author="Alban Roche" w:date="2017-08-02T16:39:00Z">
              <w:r w:rsidRPr="00671C8B" w:rsidDel="000934B8">
                <w:rPr>
                  <w:b/>
                  <w:snapToGrid w:val="0"/>
                  <w:szCs w:val="18"/>
                </w:rPr>
                <w:delText>&lt;mids&gt;</w:delText>
              </w:r>
              <w:r w:rsidRPr="00671C8B" w:rsidDel="000934B8">
                <w:rPr>
                  <w:b/>
                  <w:snapToGrid w:val="0"/>
                  <w:szCs w:val="18"/>
                </w:rPr>
                <w:tab/>
              </w:r>
              <w:r w:rsidRPr="00671C8B" w:rsidDel="000934B8">
                <w:rPr>
                  <w:snapToGrid w:val="0"/>
                  <w:szCs w:val="18"/>
                </w:rPr>
                <w:delText>String type; combinations of CBM message IDs (e.g. "0,1,5,320-478,922"). Default value is an empty string.The number of ranges in &lt;mids&gt; parameter string is limited to 6. Note that intervals are not allowed.</w:delText>
              </w:r>
              <w:bookmarkStart w:id="12508" w:name="_Toc489459779"/>
              <w:bookmarkEnd w:id="12508"/>
            </w:del>
          </w:p>
          <w:p w14:paraId="6E80D396" w14:textId="0A1790C2" w:rsidR="00AD6DB4" w:rsidRPr="00671C8B" w:rsidDel="000934B8" w:rsidRDefault="00AD6DB4" w:rsidP="00166AF3">
            <w:pPr>
              <w:pStyle w:val="TableBody"/>
              <w:rPr>
                <w:del w:id="12509" w:author="Alban Roche" w:date="2017-08-02T16:39:00Z"/>
                <w:snapToGrid w:val="0"/>
                <w:szCs w:val="18"/>
              </w:rPr>
            </w:pPr>
            <w:bookmarkStart w:id="12510" w:name="_Toc489459780"/>
            <w:bookmarkEnd w:id="12510"/>
          </w:p>
          <w:p w14:paraId="5F420A2A" w14:textId="2B656752" w:rsidR="00AD6DB4" w:rsidRPr="00671C8B" w:rsidDel="000934B8" w:rsidRDefault="00AD6DB4" w:rsidP="00166AF3">
            <w:pPr>
              <w:pStyle w:val="TableBody"/>
              <w:rPr>
                <w:del w:id="12511" w:author="Alban Roche" w:date="2017-08-02T16:39:00Z"/>
                <w:szCs w:val="18"/>
              </w:rPr>
            </w:pPr>
            <w:del w:id="12512" w:author="Alban Roche" w:date="2017-08-02T16:39:00Z">
              <w:r w:rsidRPr="00671C8B" w:rsidDel="000934B8">
                <w:rPr>
                  <w:b/>
                  <w:szCs w:val="18"/>
                </w:rPr>
                <w:delText>&lt;dcss&gt;</w:delText>
              </w:r>
              <w:r w:rsidRPr="00671C8B" w:rsidDel="000934B8">
                <w:rPr>
                  <w:szCs w:val="18"/>
                </w:rPr>
                <w:tab/>
                <w:delText>String type; all different possible combinations of CBM data coding schemes. Default value is an empty string.</w:delText>
              </w:r>
              <w:bookmarkStart w:id="12513" w:name="_Toc489459781"/>
              <w:bookmarkEnd w:id="12513"/>
            </w:del>
          </w:p>
        </w:tc>
        <w:bookmarkStart w:id="12514" w:name="_Toc489459782"/>
        <w:bookmarkEnd w:id="12514"/>
      </w:tr>
    </w:tbl>
    <w:p w14:paraId="4F1469D5" w14:textId="77777777" w:rsidR="00AD6DB4" w:rsidRPr="00671C8B" w:rsidRDefault="00AD6DB4" w:rsidP="0059466D">
      <w:pPr>
        <w:pStyle w:val="Heading2"/>
        <w:numPr>
          <w:ilvl w:val="1"/>
          <w:numId w:val="11"/>
        </w:numPr>
        <w:ind w:left="1080" w:hanging="1080"/>
      </w:pPr>
      <w:bookmarkStart w:id="12515" w:name="_Toc345081386"/>
      <w:bookmarkStart w:id="12516" w:name="_Toc349753128"/>
      <w:bookmarkStart w:id="12517" w:name="_Toc349754022"/>
      <w:bookmarkStart w:id="12518" w:name="_Ref366745366"/>
      <w:bookmarkStart w:id="12519" w:name="_Ref369092690"/>
      <w:bookmarkStart w:id="12520" w:name="_Toc368586088"/>
      <w:bookmarkStart w:id="12521" w:name="_Toc486251671"/>
      <w:bookmarkStart w:id="12522" w:name="_Toc489459783"/>
      <w:r w:rsidRPr="00671C8B">
        <w:t xml:space="preserve">+CSCA Command: Service Center </w:t>
      </w:r>
      <w:bookmarkEnd w:id="12515"/>
      <w:r w:rsidRPr="00671C8B">
        <w:t>Address</w:t>
      </w:r>
      <w:bookmarkEnd w:id="12516"/>
      <w:bookmarkEnd w:id="12517"/>
      <w:bookmarkEnd w:id="12518"/>
      <w:bookmarkEnd w:id="12519"/>
      <w:bookmarkEnd w:id="12520"/>
      <w:bookmarkEnd w:id="12521"/>
      <w:bookmarkEnd w:id="12522"/>
    </w:p>
    <w:tbl>
      <w:tblPr>
        <w:tblStyle w:val="TableSWIleft"/>
        <w:tblW w:w="9288" w:type="dxa"/>
        <w:tblLayout w:type="fixed"/>
        <w:tblLook w:val="04A0" w:firstRow="1" w:lastRow="0" w:firstColumn="1" w:lastColumn="0" w:noHBand="0" w:noVBand="1"/>
      </w:tblPr>
      <w:tblGrid>
        <w:gridCol w:w="1728"/>
        <w:gridCol w:w="7560"/>
      </w:tblGrid>
      <w:tr w:rsidR="00AD6DB4" w:rsidRPr="00671C8B" w14:paraId="2224955C"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5D2CFE4C" w14:textId="1CDF2311" w:rsidR="00AD6DB4" w:rsidRPr="00671C8B" w:rsidRDefault="00AD6DB4">
            <w:pPr>
              <w:pStyle w:val="TableRowHead"/>
              <w:spacing w:before="144" w:after="144"/>
              <w:rPr>
                <w:rFonts w:cs="Arial"/>
              </w:rPr>
            </w:pPr>
            <w:del w:id="12523" w:author="Alban Roche" w:date="2017-08-02T14:40:00Z">
              <w:r w:rsidDel="00F22490">
                <w:rPr>
                  <w:lang w:eastAsia="zh-CN"/>
                </w:rPr>
                <w:delText xml:space="preserve">HL7618, HL7618RD, </w:delText>
              </w:r>
              <w:r w:rsidDel="00F22490">
                <w:delText xml:space="preserve">HL7648, HL7650, HL7688, </w:delText>
              </w:r>
              <w:r w:rsidDel="00F22490">
                <w:rPr>
                  <w:lang w:eastAsia="zh-CN"/>
                </w:rPr>
                <w:delText>HL7690 and HL7692</w:delText>
              </w:r>
            </w:del>
            <w:ins w:id="12524" w:author="Alban Roche" w:date="2017-08-02T14:40:00Z">
              <w:r w:rsidR="00F22490">
                <w:rPr>
                  <w:lang w:eastAsia="zh-CN"/>
                </w:rPr>
                <w:t>HL7800</w:t>
              </w:r>
            </w:ins>
          </w:p>
        </w:tc>
      </w:tr>
      <w:tr w:rsidR="00AD6DB4" w:rsidRPr="00671C8B" w14:paraId="5963C874" w14:textId="77777777" w:rsidTr="00166AF3">
        <w:tc>
          <w:tcPr>
            <w:tcW w:w="1728" w:type="dxa"/>
          </w:tcPr>
          <w:p w14:paraId="7082A58A" w14:textId="77777777" w:rsidR="00AD6DB4" w:rsidRPr="00671C8B" w:rsidRDefault="00AD6DB4" w:rsidP="00166AF3">
            <w:pPr>
              <w:pStyle w:val="TableBody"/>
              <w:rPr>
                <w:rFonts w:ascii="Times New Roman" w:hAnsi="Times New Roman" w:cs="Times New Roman"/>
                <w:i/>
                <w:sz w:val="20"/>
                <w:szCs w:val="20"/>
              </w:rPr>
            </w:pPr>
            <w:r w:rsidRPr="00671C8B">
              <w:rPr>
                <w:i/>
              </w:rPr>
              <w:t>Test command</w:t>
            </w:r>
          </w:p>
          <w:p w14:paraId="5F158509" w14:textId="77777777" w:rsidR="00AD6DB4" w:rsidRPr="00671C8B" w:rsidRDefault="00AD6DB4" w:rsidP="00166AF3">
            <w:pPr>
              <w:pStyle w:val="TableBody"/>
            </w:pPr>
          </w:p>
          <w:p w14:paraId="579D854E" w14:textId="77777777" w:rsidR="00AD6DB4" w:rsidRPr="00671C8B" w:rsidRDefault="00AD6DB4" w:rsidP="00166AF3">
            <w:pPr>
              <w:pStyle w:val="TableBody"/>
              <w:rPr>
                <w:u w:val="single"/>
              </w:rPr>
            </w:pPr>
            <w:r w:rsidRPr="00671C8B">
              <w:rPr>
                <w:u w:val="single"/>
              </w:rPr>
              <w:t>Syntax</w:t>
            </w:r>
          </w:p>
          <w:p w14:paraId="510FF5C6" w14:textId="77777777" w:rsidR="00AD6DB4" w:rsidRPr="00671C8B" w:rsidRDefault="00AD6DB4" w:rsidP="00166AF3">
            <w:pPr>
              <w:pStyle w:val="TableBody"/>
              <w:rPr>
                <w:b/>
              </w:rPr>
            </w:pPr>
            <w:r w:rsidRPr="00671C8B">
              <w:rPr>
                <w:b/>
              </w:rPr>
              <w:t>AT+CSCA=?</w:t>
            </w:r>
          </w:p>
        </w:tc>
        <w:tc>
          <w:tcPr>
            <w:tcW w:w="7560" w:type="dxa"/>
          </w:tcPr>
          <w:p w14:paraId="6C54911B" w14:textId="77777777" w:rsidR="00AD6DB4" w:rsidRPr="00671C8B" w:rsidRDefault="00AD6DB4" w:rsidP="00166AF3">
            <w:pPr>
              <w:pStyle w:val="TableBody"/>
              <w:rPr>
                <w:rFonts w:ascii="Times New Roman" w:hAnsi="Times New Roman" w:cs="Times New Roman"/>
                <w:sz w:val="20"/>
                <w:szCs w:val="20"/>
                <w:u w:val="single"/>
              </w:rPr>
            </w:pPr>
          </w:p>
          <w:p w14:paraId="034FB365" w14:textId="77777777" w:rsidR="00AD6DB4" w:rsidRPr="00671C8B" w:rsidRDefault="00AD6DB4" w:rsidP="00166AF3">
            <w:pPr>
              <w:pStyle w:val="TableBody"/>
              <w:rPr>
                <w:u w:val="single"/>
              </w:rPr>
            </w:pPr>
          </w:p>
          <w:p w14:paraId="23A1E377" w14:textId="77777777" w:rsidR="00AD6DB4" w:rsidRPr="00671C8B" w:rsidRDefault="00AD6DB4" w:rsidP="00166AF3">
            <w:pPr>
              <w:pStyle w:val="TableBody"/>
              <w:rPr>
                <w:u w:val="single"/>
              </w:rPr>
            </w:pPr>
            <w:r w:rsidRPr="00671C8B">
              <w:rPr>
                <w:u w:val="single"/>
              </w:rPr>
              <w:t>Response</w:t>
            </w:r>
          </w:p>
          <w:p w14:paraId="14A0016F" w14:textId="77777777" w:rsidR="00AD6DB4" w:rsidRPr="00671C8B" w:rsidRDefault="00AD6DB4" w:rsidP="00166AF3">
            <w:pPr>
              <w:pStyle w:val="TableBody"/>
              <w:rPr>
                <w:b/>
              </w:rPr>
            </w:pPr>
            <w:r w:rsidRPr="00671C8B">
              <w:rPr>
                <w:b/>
              </w:rPr>
              <w:t>OK</w:t>
            </w:r>
          </w:p>
        </w:tc>
      </w:tr>
      <w:tr w:rsidR="00AD6DB4" w:rsidRPr="00671C8B" w14:paraId="1EEFB2B2" w14:textId="77777777" w:rsidTr="00166AF3">
        <w:trPr>
          <w:trHeight w:val="80"/>
        </w:trPr>
        <w:tc>
          <w:tcPr>
            <w:tcW w:w="1728" w:type="dxa"/>
          </w:tcPr>
          <w:p w14:paraId="640DEEC4" w14:textId="77777777" w:rsidR="00AD6DB4" w:rsidRPr="00671C8B" w:rsidRDefault="00AD6DB4" w:rsidP="00166AF3">
            <w:pPr>
              <w:pStyle w:val="TableBody"/>
              <w:rPr>
                <w:rFonts w:ascii="Times New Roman" w:hAnsi="Times New Roman" w:cs="Times New Roman"/>
                <w:i/>
                <w:sz w:val="20"/>
                <w:szCs w:val="20"/>
              </w:rPr>
            </w:pPr>
            <w:r w:rsidRPr="00671C8B">
              <w:rPr>
                <w:i/>
              </w:rPr>
              <w:t>Read command</w:t>
            </w:r>
          </w:p>
          <w:p w14:paraId="058DD33D" w14:textId="77777777" w:rsidR="00AD6DB4" w:rsidRPr="00671C8B" w:rsidRDefault="00AD6DB4" w:rsidP="00166AF3">
            <w:pPr>
              <w:pStyle w:val="TableBody"/>
            </w:pPr>
          </w:p>
          <w:p w14:paraId="2CED6C34" w14:textId="77777777" w:rsidR="00AD6DB4" w:rsidRPr="00671C8B" w:rsidRDefault="00AD6DB4" w:rsidP="00166AF3">
            <w:pPr>
              <w:pStyle w:val="TableBody"/>
              <w:rPr>
                <w:u w:val="single"/>
              </w:rPr>
            </w:pPr>
            <w:r w:rsidRPr="00671C8B">
              <w:rPr>
                <w:u w:val="single"/>
              </w:rPr>
              <w:t>Syntax</w:t>
            </w:r>
          </w:p>
          <w:p w14:paraId="2B5CE4B4" w14:textId="77777777" w:rsidR="00AD6DB4" w:rsidRPr="00671C8B" w:rsidRDefault="00AD6DB4" w:rsidP="00166AF3">
            <w:pPr>
              <w:pStyle w:val="TableBody"/>
              <w:rPr>
                <w:b/>
              </w:rPr>
            </w:pPr>
            <w:r w:rsidRPr="00671C8B">
              <w:rPr>
                <w:b/>
              </w:rPr>
              <w:t>AT+CSCA?</w:t>
            </w:r>
          </w:p>
        </w:tc>
        <w:tc>
          <w:tcPr>
            <w:tcW w:w="7560" w:type="dxa"/>
          </w:tcPr>
          <w:p w14:paraId="25BE90C1" w14:textId="77777777" w:rsidR="00AD6DB4" w:rsidRPr="00671C8B" w:rsidRDefault="00AD6DB4" w:rsidP="00166AF3">
            <w:pPr>
              <w:pStyle w:val="TableBody"/>
              <w:rPr>
                <w:rFonts w:ascii="Times New Roman" w:hAnsi="Times New Roman" w:cs="Times New Roman"/>
                <w:sz w:val="20"/>
                <w:szCs w:val="20"/>
                <w:u w:val="single"/>
              </w:rPr>
            </w:pPr>
          </w:p>
          <w:p w14:paraId="1AC3FAE8" w14:textId="77777777" w:rsidR="00AD6DB4" w:rsidRPr="00671C8B" w:rsidRDefault="00AD6DB4" w:rsidP="00166AF3">
            <w:pPr>
              <w:pStyle w:val="TableBody"/>
              <w:rPr>
                <w:u w:val="single"/>
              </w:rPr>
            </w:pPr>
          </w:p>
          <w:p w14:paraId="6B7D51FF" w14:textId="77777777" w:rsidR="00AD6DB4" w:rsidRPr="00671C8B" w:rsidRDefault="00AD6DB4" w:rsidP="00166AF3">
            <w:pPr>
              <w:pStyle w:val="TableBody"/>
              <w:rPr>
                <w:u w:val="single"/>
              </w:rPr>
            </w:pPr>
            <w:r w:rsidRPr="00671C8B">
              <w:rPr>
                <w:u w:val="single"/>
              </w:rPr>
              <w:t>Response</w:t>
            </w:r>
          </w:p>
          <w:p w14:paraId="41BF9AEC" w14:textId="77777777" w:rsidR="00AD6DB4" w:rsidRPr="00671C8B" w:rsidRDefault="00AD6DB4" w:rsidP="00166AF3">
            <w:pPr>
              <w:pStyle w:val="TableBody"/>
              <w:rPr>
                <w:b/>
              </w:rPr>
            </w:pPr>
            <w:r w:rsidRPr="00671C8B">
              <w:rPr>
                <w:b/>
              </w:rPr>
              <w:t>+CSCA: &lt;sca&gt;,&lt;tosca&gt;</w:t>
            </w:r>
          </w:p>
          <w:p w14:paraId="6EA7302A" w14:textId="77777777" w:rsidR="00AD6DB4" w:rsidRPr="00671C8B" w:rsidRDefault="00AD6DB4" w:rsidP="00166AF3">
            <w:pPr>
              <w:pStyle w:val="TableBody"/>
              <w:rPr>
                <w:b/>
              </w:rPr>
            </w:pPr>
            <w:r w:rsidRPr="00671C8B">
              <w:rPr>
                <w:b/>
              </w:rPr>
              <w:t>OK</w:t>
            </w:r>
          </w:p>
        </w:tc>
      </w:tr>
      <w:tr w:rsidR="00AD6DB4" w:rsidRPr="00671C8B" w14:paraId="4DBDD770" w14:textId="77777777" w:rsidTr="00166AF3">
        <w:trPr>
          <w:trHeight w:val="1316"/>
        </w:trPr>
        <w:tc>
          <w:tcPr>
            <w:tcW w:w="1728" w:type="dxa"/>
          </w:tcPr>
          <w:p w14:paraId="6CA71ED1" w14:textId="77777777" w:rsidR="00AD6DB4" w:rsidRPr="00671C8B" w:rsidRDefault="00AD6DB4" w:rsidP="00166AF3">
            <w:pPr>
              <w:pStyle w:val="TableBody"/>
              <w:rPr>
                <w:rFonts w:ascii="Times New Roman" w:hAnsi="Times New Roman" w:cs="Times New Roman"/>
                <w:i/>
                <w:sz w:val="20"/>
                <w:szCs w:val="20"/>
              </w:rPr>
            </w:pPr>
            <w:r w:rsidRPr="00671C8B">
              <w:rPr>
                <w:i/>
              </w:rPr>
              <w:t>Write command</w:t>
            </w:r>
          </w:p>
          <w:p w14:paraId="6256350E" w14:textId="77777777" w:rsidR="00AD6DB4" w:rsidRPr="00671C8B" w:rsidRDefault="00AD6DB4" w:rsidP="00166AF3">
            <w:pPr>
              <w:pStyle w:val="TableBody"/>
            </w:pPr>
          </w:p>
          <w:p w14:paraId="203E411D" w14:textId="77777777" w:rsidR="00AD6DB4" w:rsidRPr="00671C8B" w:rsidRDefault="00AD6DB4" w:rsidP="00166AF3">
            <w:pPr>
              <w:pStyle w:val="TableBody"/>
              <w:rPr>
                <w:u w:val="single"/>
              </w:rPr>
            </w:pPr>
            <w:r w:rsidRPr="00671C8B">
              <w:rPr>
                <w:u w:val="single"/>
              </w:rPr>
              <w:t>Syntax</w:t>
            </w:r>
          </w:p>
          <w:p w14:paraId="0F54C603" w14:textId="77777777" w:rsidR="00AD6DB4" w:rsidRPr="00671C8B" w:rsidRDefault="00AD6DB4" w:rsidP="00166AF3">
            <w:pPr>
              <w:pStyle w:val="TableBody"/>
              <w:rPr>
                <w:b/>
              </w:rPr>
            </w:pPr>
            <w:r w:rsidRPr="00671C8B">
              <w:rPr>
                <w:b/>
              </w:rPr>
              <w:t>AT+CSCA=&lt;sca&gt;</w:t>
            </w:r>
            <w:r w:rsidRPr="00671C8B">
              <w:rPr>
                <w:b/>
              </w:rPr>
              <w:br/>
              <w:t>[,&lt;tosca&gt;]</w:t>
            </w:r>
          </w:p>
        </w:tc>
        <w:tc>
          <w:tcPr>
            <w:tcW w:w="7560" w:type="dxa"/>
          </w:tcPr>
          <w:p w14:paraId="423D17B6" w14:textId="77777777" w:rsidR="00AD6DB4" w:rsidRPr="00671C8B" w:rsidRDefault="00AD6DB4" w:rsidP="00166AF3">
            <w:pPr>
              <w:pStyle w:val="TableBody"/>
              <w:rPr>
                <w:rFonts w:ascii="Times New Roman" w:hAnsi="Times New Roman" w:cs="Times New Roman"/>
                <w:sz w:val="20"/>
                <w:szCs w:val="20"/>
                <w:u w:val="single"/>
              </w:rPr>
            </w:pPr>
          </w:p>
          <w:p w14:paraId="3CC38AEB" w14:textId="77777777" w:rsidR="00AD6DB4" w:rsidRPr="00671C8B" w:rsidRDefault="00AD6DB4" w:rsidP="00166AF3">
            <w:pPr>
              <w:pStyle w:val="TableBody"/>
              <w:rPr>
                <w:u w:val="single"/>
              </w:rPr>
            </w:pPr>
          </w:p>
          <w:p w14:paraId="34B51F21" w14:textId="77777777" w:rsidR="00AD6DB4" w:rsidRPr="00671C8B" w:rsidRDefault="00AD6DB4" w:rsidP="00166AF3">
            <w:pPr>
              <w:pStyle w:val="TableBody"/>
              <w:rPr>
                <w:u w:val="single"/>
              </w:rPr>
            </w:pPr>
            <w:r w:rsidRPr="00671C8B">
              <w:rPr>
                <w:u w:val="single"/>
              </w:rPr>
              <w:t>Response</w:t>
            </w:r>
          </w:p>
          <w:p w14:paraId="237812F3" w14:textId="77777777" w:rsidR="00AD6DB4" w:rsidRPr="00671C8B" w:rsidRDefault="00AD6DB4" w:rsidP="00166AF3">
            <w:pPr>
              <w:pStyle w:val="TableBody"/>
              <w:rPr>
                <w:b/>
              </w:rPr>
            </w:pPr>
            <w:r w:rsidRPr="00671C8B">
              <w:rPr>
                <w:b/>
              </w:rPr>
              <w:t>OK</w:t>
            </w:r>
          </w:p>
          <w:p w14:paraId="507BC593" w14:textId="77777777" w:rsidR="00AD6DB4" w:rsidRPr="00671C8B" w:rsidRDefault="00AD6DB4" w:rsidP="00166AF3">
            <w:pPr>
              <w:pStyle w:val="TableBody"/>
              <w:rPr>
                <w:b/>
              </w:rPr>
            </w:pPr>
          </w:p>
          <w:p w14:paraId="37577550" w14:textId="77777777" w:rsidR="00AD6DB4" w:rsidRPr="00671C8B" w:rsidRDefault="00AD6DB4" w:rsidP="00166AF3">
            <w:pPr>
              <w:pStyle w:val="TableBody"/>
            </w:pPr>
            <w:r w:rsidRPr="00671C8B">
              <w:t>or</w:t>
            </w:r>
          </w:p>
          <w:p w14:paraId="313C60E5" w14:textId="77777777" w:rsidR="00AD6DB4" w:rsidRPr="00671C8B" w:rsidRDefault="00AD6DB4" w:rsidP="00166AF3">
            <w:pPr>
              <w:pStyle w:val="TableBody"/>
              <w:rPr>
                <w:b/>
              </w:rPr>
            </w:pPr>
            <w:r w:rsidRPr="00671C8B">
              <w:rPr>
                <w:b/>
              </w:rPr>
              <w:t>+CMS ERROR: &lt;err&gt;</w:t>
            </w:r>
          </w:p>
          <w:p w14:paraId="745DFB11" w14:textId="77777777" w:rsidR="00AD6DB4" w:rsidRPr="00671C8B" w:rsidRDefault="00AD6DB4" w:rsidP="00166AF3">
            <w:pPr>
              <w:pStyle w:val="TableBody"/>
              <w:rPr>
                <w:b/>
              </w:rPr>
            </w:pPr>
          </w:p>
          <w:p w14:paraId="5475BF20" w14:textId="77777777" w:rsidR="00AD6DB4" w:rsidRPr="00671C8B" w:rsidRDefault="00AD6DB4" w:rsidP="00166AF3">
            <w:pPr>
              <w:pStyle w:val="TableBody"/>
              <w:rPr>
                <w:u w:val="single"/>
              </w:rPr>
            </w:pPr>
            <w:r w:rsidRPr="00671C8B">
              <w:rPr>
                <w:u w:val="single"/>
              </w:rPr>
              <w:t>Parameters</w:t>
            </w:r>
          </w:p>
          <w:p w14:paraId="44320385" w14:textId="751A100C" w:rsidR="00AD6DB4" w:rsidRPr="00671C8B" w:rsidRDefault="00AD6DB4" w:rsidP="00166AF3">
            <w:pPr>
              <w:pStyle w:val="TableBody"/>
            </w:pPr>
            <w:r w:rsidRPr="00671C8B">
              <w:rPr>
                <w:snapToGrid w:val="0"/>
              </w:rPr>
              <w:t xml:space="preserve">For parameter information and values, refer to section </w:t>
            </w:r>
            <w:r w:rsidRPr="00671C8B">
              <w:rPr>
                <w:snapToGrid w:val="0"/>
              </w:rPr>
              <w:fldChar w:fldCharType="begin"/>
            </w:r>
            <w:r w:rsidRPr="00671C8B">
              <w:rPr>
                <w:snapToGrid w:val="0"/>
              </w:rPr>
              <w:instrText xml:space="preserve"> REF _Ref368924079 \w \h  \* MERGEFORMAT </w:instrText>
            </w:r>
            <w:r w:rsidRPr="00671C8B">
              <w:rPr>
                <w:snapToGrid w:val="0"/>
              </w:rPr>
            </w:r>
            <w:r w:rsidRPr="00671C8B">
              <w:rPr>
                <w:snapToGrid w:val="0"/>
              </w:rPr>
              <w:fldChar w:fldCharType="separate"/>
            </w:r>
            <w:r w:rsidR="00BD7547">
              <w:rPr>
                <w:snapToGrid w:val="0"/>
              </w:rPr>
              <w:t>8.1</w:t>
            </w:r>
            <w:r w:rsidRPr="00671C8B">
              <w:rPr>
                <w:snapToGrid w:val="0"/>
              </w:rPr>
              <w:fldChar w:fldCharType="end"/>
            </w:r>
            <w:r w:rsidRPr="00671C8B">
              <w:rPr>
                <w:snapToGrid w:val="0"/>
              </w:rPr>
              <w:t xml:space="preserve"> </w:t>
            </w:r>
            <w:r w:rsidRPr="00671C8B">
              <w:rPr>
                <w:snapToGrid w:val="0"/>
              </w:rPr>
              <w:fldChar w:fldCharType="begin"/>
            </w:r>
            <w:r w:rsidRPr="00671C8B">
              <w:rPr>
                <w:snapToGrid w:val="0"/>
              </w:rPr>
              <w:instrText xml:space="preserve"> REF _Ref368924079 \h  \* MERGEFORMAT </w:instrText>
            </w:r>
            <w:r w:rsidRPr="00671C8B">
              <w:rPr>
                <w:snapToGrid w:val="0"/>
              </w:rPr>
            </w:r>
            <w:r w:rsidRPr="00671C8B">
              <w:rPr>
                <w:snapToGrid w:val="0"/>
              </w:rPr>
              <w:fldChar w:fldCharType="separate"/>
            </w:r>
            <w:r w:rsidR="00BD7547" w:rsidRPr="00671C8B">
              <w:t>Parameters Definition</w:t>
            </w:r>
            <w:r w:rsidRPr="00671C8B">
              <w:rPr>
                <w:snapToGrid w:val="0"/>
              </w:rPr>
              <w:fldChar w:fldCharType="end"/>
            </w:r>
            <w:r w:rsidRPr="00671C8B">
              <w:rPr>
                <w:snapToGrid w:val="0"/>
              </w:rPr>
              <w:t>.</w:t>
            </w:r>
          </w:p>
        </w:tc>
      </w:tr>
    </w:tbl>
    <w:p w14:paraId="06FEC087" w14:textId="77777777" w:rsidR="00AD6DB4" w:rsidRPr="00671C8B" w:rsidRDefault="00AD6DB4" w:rsidP="0059466D">
      <w:pPr>
        <w:pStyle w:val="Heading2"/>
        <w:numPr>
          <w:ilvl w:val="1"/>
          <w:numId w:val="11"/>
        </w:numPr>
        <w:ind w:left="1080" w:hanging="1080"/>
      </w:pPr>
      <w:bookmarkStart w:id="12525" w:name="_Toc345081387"/>
      <w:bookmarkStart w:id="12526" w:name="_Toc349753129"/>
      <w:bookmarkStart w:id="12527" w:name="_Toc349754023"/>
      <w:bookmarkStart w:id="12528" w:name="_Ref366745376"/>
      <w:bookmarkStart w:id="12529" w:name="_Ref369092703"/>
      <w:bookmarkStart w:id="12530" w:name="_Toc368586089"/>
      <w:bookmarkStart w:id="12531" w:name="_Toc486251672"/>
      <w:bookmarkStart w:id="12532" w:name="_Toc489459784"/>
      <w:r w:rsidRPr="00671C8B">
        <w:t xml:space="preserve">+CSMP Command: Set Text Mode </w:t>
      </w:r>
      <w:bookmarkEnd w:id="12525"/>
      <w:r w:rsidRPr="00671C8B">
        <w:t>Parameters</w:t>
      </w:r>
      <w:bookmarkEnd w:id="12526"/>
      <w:bookmarkEnd w:id="12527"/>
      <w:bookmarkEnd w:id="12528"/>
      <w:bookmarkEnd w:id="12529"/>
      <w:bookmarkEnd w:id="12530"/>
      <w:bookmarkEnd w:id="12531"/>
      <w:bookmarkEnd w:id="12532"/>
    </w:p>
    <w:tbl>
      <w:tblPr>
        <w:tblStyle w:val="TableSWIleft"/>
        <w:tblW w:w="9288" w:type="dxa"/>
        <w:tblLayout w:type="fixed"/>
        <w:tblLook w:val="04A0" w:firstRow="1" w:lastRow="0" w:firstColumn="1" w:lastColumn="0" w:noHBand="0" w:noVBand="1"/>
      </w:tblPr>
      <w:tblGrid>
        <w:gridCol w:w="1728"/>
        <w:gridCol w:w="7560"/>
      </w:tblGrid>
      <w:tr w:rsidR="00AD6DB4" w:rsidRPr="00671C8B" w14:paraId="2B7D927F"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762CB08A" w14:textId="3751056A" w:rsidR="00AD6DB4" w:rsidRPr="00671C8B" w:rsidRDefault="00AD6DB4">
            <w:pPr>
              <w:pStyle w:val="TableRowHead"/>
              <w:spacing w:before="144" w:after="144"/>
              <w:rPr>
                <w:rFonts w:cs="Arial"/>
              </w:rPr>
            </w:pPr>
            <w:del w:id="12533" w:author="Alban Roche" w:date="2017-08-02T14:40:00Z">
              <w:r w:rsidDel="00F22490">
                <w:rPr>
                  <w:lang w:eastAsia="zh-CN"/>
                </w:rPr>
                <w:delText xml:space="preserve">HL7618, HL7618RD, </w:delText>
              </w:r>
              <w:r w:rsidDel="00F22490">
                <w:delText xml:space="preserve">HL7648, HL7650, HL7688, </w:delText>
              </w:r>
              <w:r w:rsidDel="00F22490">
                <w:rPr>
                  <w:lang w:eastAsia="zh-CN"/>
                </w:rPr>
                <w:delText>HL7690 and HL7692</w:delText>
              </w:r>
            </w:del>
            <w:ins w:id="12534" w:author="Alban Roche" w:date="2017-08-02T14:40:00Z">
              <w:r w:rsidR="00F22490">
                <w:rPr>
                  <w:lang w:eastAsia="zh-CN"/>
                </w:rPr>
                <w:t>HL7800</w:t>
              </w:r>
            </w:ins>
          </w:p>
        </w:tc>
      </w:tr>
      <w:tr w:rsidR="00AD6DB4" w:rsidRPr="00671C8B" w14:paraId="73C4AA41" w14:textId="77777777" w:rsidTr="00166AF3">
        <w:tc>
          <w:tcPr>
            <w:tcW w:w="1728" w:type="dxa"/>
          </w:tcPr>
          <w:p w14:paraId="0B69EF6D" w14:textId="77777777" w:rsidR="00AD6DB4" w:rsidRPr="00671C8B" w:rsidRDefault="00AD6DB4" w:rsidP="00166AF3">
            <w:pPr>
              <w:pStyle w:val="TableBody"/>
              <w:rPr>
                <w:rFonts w:ascii="Times New Roman" w:hAnsi="Times New Roman" w:cs="Times New Roman"/>
                <w:i/>
                <w:sz w:val="20"/>
                <w:szCs w:val="20"/>
              </w:rPr>
            </w:pPr>
            <w:r w:rsidRPr="00671C8B">
              <w:rPr>
                <w:i/>
              </w:rPr>
              <w:t>Test command</w:t>
            </w:r>
          </w:p>
          <w:p w14:paraId="7A12E18A" w14:textId="77777777" w:rsidR="00AD6DB4" w:rsidRPr="00671C8B" w:rsidRDefault="00AD6DB4" w:rsidP="00166AF3">
            <w:pPr>
              <w:pStyle w:val="TableBody"/>
            </w:pPr>
          </w:p>
          <w:p w14:paraId="41636D22" w14:textId="77777777" w:rsidR="00AD6DB4" w:rsidRPr="00671C8B" w:rsidRDefault="00AD6DB4" w:rsidP="00166AF3">
            <w:pPr>
              <w:pStyle w:val="TableBody"/>
              <w:rPr>
                <w:u w:val="single"/>
              </w:rPr>
            </w:pPr>
            <w:r w:rsidRPr="00671C8B">
              <w:rPr>
                <w:u w:val="single"/>
              </w:rPr>
              <w:t>Syntax</w:t>
            </w:r>
          </w:p>
          <w:p w14:paraId="1E5E90E3" w14:textId="77777777" w:rsidR="00AD6DB4" w:rsidRPr="00671C8B" w:rsidRDefault="00AD6DB4" w:rsidP="00166AF3">
            <w:pPr>
              <w:pStyle w:val="TableBody"/>
              <w:rPr>
                <w:b/>
              </w:rPr>
            </w:pPr>
            <w:r w:rsidRPr="00671C8B">
              <w:rPr>
                <w:b/>
              </w:rPr>
              <w:t>AT+CSMP=?</w:t>
            </w:r>
          </w:p>
        </w:tc>
        <w:tc>
          <w:tcPr>
            <w:tcW w:w="7560" w:type="dxa"/>
          </w:tcPr>
          <w:p w14:paraId="2CE91EA5" w14:textId="77777777" w:rsidR="00AD6DB4" w:rsidRPr="00671C8B" w:rsidRDefault="00AD6DB4" w:rsidP="00166AF3">
            <w:pPr>
              <w:pStyle w:val="TableBody"/>
              <w:rPr>
                <w:rFonts w:ascii="Times New Roman" w:hAnsi="Times New Roman" w:cs="Times New Roman"/>
                <w:sz w:val="20"/>
                <w:szCs w:val="20"/>
                <w:u w:val="single"/>
              </w:rPr>
            </w:pPr>
          </w:p>
          <w:p w14:paraId="0649730A" w14:textId="77777777" w:rsidR="00AD6DB4" w:rsidRPr="00671C8B" w:rsidRDefault="00AD6DB4" w:rsidP="00166AF3">
            <w:pPr>
              <w:pStyle w:val="TableBody"/>
              <w:rPr>
                <w:u w:val="single"/>
              </w:rPr>
            </w:pPr>
          </w:p>
          <w:p w14:paraId="4ACF0AF8" w14:textId="77777777" w:rsidR="00AD6DB4" w:rsidRPr="00671C8B" w:rsidRDefault="00AD6DB4" w:rsidP="00166AF3">
            <w:pPr>
              <w:pStyle w:val="TableBody"/>
              <w:rPr>
                <w:u w:val="single"/>
              </w:rPr>
            </w:pPr>
            <w:r w:rsidRPr="00671C8B">
              <w:rPr>
                <w:u w:val="single"/>
              </w:rPr>
              <w:t>Response</w:t>
            </w:r>
          </w:p>
          <w:p w14:paraId="03E498C0" w14:textId="77777777" w:rsidR="00AD6DB4" w:rsidRPr="00671C8B" w:rsidRDefault="00AD6DB4" w:rsidP="00166AF3">
            <w:pPr>
              <w:pStyle w:val="TableBody"/>
              <w:rPr>
                <w:b/>
              </w:rPr>
            </w:pPr>
            <w:r w:rsidRPr="00671C8B">
              <w:rPr>
                <w:b/>
              </w:rPr>
              <w:t>OK</w:t>
            </w:r>
          </w:p>
        </w:tc>
      </w:tr>
      <w:tr w:rsidR="00AD6DB4" w:rsidRPr="00671C8B" w14:paraId="3CD1B808" w14:textId="77777777" w:rsidTr="00166AF3">
        <w:tc>
          <w:tcPr>
            <w:tcW w:w="1728" w:type="dxa"/>
          </w:tcPr>
          <w:p w14:paraId="5AC47BC5" w14:textId="77777777" w:rsidR="00AD6DB4" w:rsidRPr="00671C8B" w:rsidRDefault="00AD6DB4" w:rsidP="00166AF3">
            <w:pPr>
              <w:pStyle w:val="TableBody"/>
              <w:rPr>
                <w:rFonts w:ascii="Times New Roman" w:hAnsi="Times New Roman" w:cs="Times New Roman"/>
                <w:i/>
                <w:sz w:val="20"/>
                <w:szCs w:val="20"/>
              </w:rPr>
            </w:pPr>
            <w:r w:rsidRPr="00671C8B">
              <w:rPr>
                <w:i/>
              </w:rPr>
              <w:t>Read command</w:t>
            </w:r>
          </w:p>
          <w:p w14:paraId="3ECD0DA8" w14:textId="77777777" w:rsidR="00AD6DB4" w:rsidRPr="00671C8B" w:rsidRDefault="00AD6DB4" w:rsidP="00166AF3">
            <w:pPr>
              <w:pStyle w:val="TableBody"/>
            </w:pPr>
          </w:p>
          <w:p w14:paraId="5B91BEBF" w14:textId="77777777" w:rsidR="00AD6DB4" w:rsidRPr="00671C8B" w:rsidRDefault="00AD6DB4" w:rsidP="00166AF3">
            <w:pPr>
              <w:pStyle w:val="TableBody"/>
              <w:rPr>
                <w:u w:val="single"/>
              </w:rPr>
            </w:pPr>
            <w:r w:rsidRPr="00671C8B">
              <w:rPr>
                <w:u w:val="single"/>
              </w:rPr>
              <w:t>Syntax</w:t>
            </w:r>
          </w:p>
          <w:p w14:paraId="014F81A1" w14:textId="77777777" w:rsidR="00AD6DB4" w:rsidRPr="00671C8B" w:rsidRDefault="00AD6DB4" w:rsidP="00166AF3">
            <w:pPr>
              <w:pStyle w:val="TableBody"/>
              <w:rPr>
                <w:b/>
              </w:rPr>
            </w:pPr>
            <w:r w:rsidRPr="00671C8B">
              <w:rPr>
                <w:b/>
              </w:rPr>
              <w:t>AT+CSMP?</w:t>
            </w:r>
          </w:p>
          <w:p w14:paraId="622CA19A" w14:textId="77777777" w:rsidR="00AD6DB4" w:rsidRPr="00671C8B" w:rsidRDefault="00AD6DB4" w:rsidP="00166AF3">
            <w:pPr>
              <w:pStyle w:val="TableBody"/>
            </w:pPr>
          </w:p>
        </w:tc>
        <w:tc>
          <w:tcPr>
            <w:tcW w:w="7560" w:type="dxa"/>
          </w:tcPr>
          <w:p w14:paraId="65407FEA" w14:textId="77777777" w:rsidR="00AD6DB4" w:rsidRPr="00671C8B" w:rsidRDefault="00AD6DB4" w:rsidP="00166AF3">
            <w:pPr>
              <w:pStyle w:val="TableBody"/>
              <w:rPr>
                <w:rFonts w:ascii="Times New Roman" w:hAnsi="Times New Roman" w:cs="Times New Roman"/>
                <w:sz w:val="20"/>
                <w:szCs w:val="20"/>
                <w:u w:val="single"/>
              </w:rPr>
            </w:pPr>
          </w:p>
          <w:p w14:paraId="767819AF" w14:textId="77777777" w:rsidR="00AD6DB4" w:rsidRPr="00671C8B" w:rsidRDefault="00AD6DB4" w:rsidP="00166AF3">
            <w:pPr>
              <w:pStyle w:val="TableBody"/>
              <w:rPr>
                <w:u w:val="single"/>
              </w:rPr>
            </w:pPr>
          </w:p>
          <w:p w14:paraId="787E3B11" w14:textId="77777777" w:rsidR="00AD6DB4" w:rsidRPr="00671C8B" w:rsidRDefault="00AD6DB4" w:rsidP="00166AF3">
            <w:pPr>
              <w:pStyle w:val="TableBody"/>
              <w:rPr>
                <w:u w:val="single"/>
              </w:rPr>
            </w:pPr>
            <w:r w:rsidRPr="00671C8B">
              <w:rPr>
                <w:u w:val="single"/>
              </w:rPr>
              <w:t>Response</w:t>
            </w:r>
          </w:p>
          <w:p w14:paraId="1DACFBFB" w14:textId="77777777" w:rsidR="00AD6DB4" w:rsidRPr="00671C8B" w:rsidRDefault="00AD6DB4" w:rsidP="00166AF3">
            <w:pPr>
              <w:pStyle w:val="TableBody"/>
              <w:rPr>
                <w:b/>
              </w:rPr>
            </w:pPr>
            <w:r w:rsidRPr="00671C8B">
              <w:rPr>
                <w:b/>
              </w:rPr>
              <w:t>+CSMP: &lt;fo&gt;,&lt;vp&gt;,&lt;pid&gt;,&lt;dcs&gt;</w:t>
            </w:r>
          </w:p>
          <w:p w14:paraId="104B88F4" w14:textId="77777777" w:rsidR="00AD6DB4" w:rsidRPr="00671C8B" w:rsidRDefault="00AD6DB4" w:rsidP="00166AF3">
            <w:pPr>
              <w:pStyle w:val="TableBody"/>
              <w:rPr>
                <w:b/>
              </w:rPr>
            </w:pPr>
            <w:r w:rsidRPr="00671C8B">
              <w:rPr>
                <w:b/>
              </w:rPr>
              <w:t>OK</w:t>
            </w:r>
          </w:p>
        </w:tc>
      </w:tr>
      <w:tr w:rsidR="00AD6DB4" w:rsidRPr="00671C8B" w14:paraId="5D56A005" w14:textId="77777777" w:rsidTr="00166AF3">
        <w:trPr>
          <w:trHeight w:val="1316"/>
        </w:trPr>
        <w:tc>
          <w:tcPr>
            <w:tcW w:w="1728" w:type="dxa"/>
          </w:tcPr>
          <w:p w14:paraId="548DD802" w14:textId="77777777" w:rsidR="00AD6DB4" w:rsidRPr="00671C8B" w:rsidRDefault="00AD6DB4" w:rsidP="00166AF3">
            <w:pPr>
              <w:pStyle w:val="TableBody"/>
              <w:rPr>
                <w:rFonts w:ascii="Times New Roman" w:hAnsi="Times New Roman" w:cs="Times New Roman"/>
                <w:i/>
                <w:sz w:val="20"/>
                <w:szCs w:val="20"/>
              </w:rPr>
            </w:pPr>
            <w:r w:rsidRPr="00671C8B">
              <w:rPr>
                <w:i/>
              </w:rPr>
              <w:t>Write command</w:t>
            </w:r>
          </w:p>
          <w:p w14:paraId="60A49B0B" w14:textId="77777777" w:rsidR="00AD6DB4" w:rsidRPr="00671C8B" w:rsidRDefault="00AD6DB4" w:rsidP="00166AF3">
            <w:pPr>
              <w:pStyle w:val="TableBody"/>
            </w:pPr>
          </w:p>
          <w:p w14:paraId="25DCD86E" w14:textId="77777777" w:rsidR="00AD6DB4" w:rsidRPr="00671C8B" w:rsidRDefault="00AD6DB4" w:rsidP="00166AF3">
            <w:pPr>
              <w:pStyle w:val="TableBody"/>
              <w:rPr>
                <w:u w:val="single"/>
              </w:rPr>
            </w:pPr>
            <w:r w:rsidRPr="00671C8B">
              <w:rPr>
                <w:u w:val="single"/>
              </w:rPr>
              <w:t>Syntax</w:t>
            </w:r>
          </w:p>
          <w:p w14:paraId="2467A8DD" w14:textId="77777777" w:rsidR="00AD6DB4" w:rsidRPr="00671C8B" w:rsidRDefault="00AD6DB4" w:rsidP="00166AF3">
            <w:pPr>
              <w:pStyle w:val="TableBody"/>
              <w:rPr>
                <w:b/>
              </w:rPr>
            </w:pPr>
            <w:r w:rsidRPr="00671C8B">
              <w:rPr>
                <w:b/>
              </w:rPr>
              <w:t>AT+CSMP=[&lt;fo&gt;</w:t>
            </w:r>
            <w:r w:rsidRPr="00671C8B">
              <w:rPr>
                <w:b/>
              </w:rPr>
              <w:br/>
              <w:t>[,&lt;vp&gt;[,&lt;pid&gt;</w:t>
            </w:r>
            <w:r w:rsidRPr="00671C8B">
              <w:rPr>
                <w:b/>
              </w:rPr>
              <w:br/>
              <w:t>[,&lt;dcs&gt;]]]]</w:t>
            </w:r>
          </w:p>
        </w:tc>
        <w:tc>
          <w:tcPr>
            <w:tcW w:w="7560" w:type="dxa"/>
          </w:tcPr>
          <w:p w14:paraId="37C5E2E7" w14:textId="77777777" w:rsidR="00AD6DB4" w:rsidRPr="00671C8B" w:rsidRDefault="00AD6DB4" w:rsidP="00166AF3">
            <w:pPr>
              <w:pStyle w:val="TableBody"/>
              <w:rPr>
                <w:rFonts w:ascii="Times New Roman" w:hAnsi="Times New Roman" w:cs="Times New Roman"/>
                <w:sz w:val="20"/>
                <w:szCs w:val="20"/>
                <w:u w:val="single"/>
              </w:rPr>
            </w:pPr>
          </w:p>
          <w:p w14:paraId="3D9E8FBC" w14:textId="77777777" w:rsidR="00AD6DB4" w:rsidRPr="00671C8B" w:rsidRDefault="00AD6DB4" w:rsidP="00166AF3">
            <w:pPr>
              <w:pStyle w:val="TableBody"/>
              <w:rPr>
                <w:u w:val="single"/>
              </w:rPr>
            </w:pPr>
          </w:p>
          <w:p w14:paraId="06FCF4A5" w14:textId="77777777" w:rsidR="00AD6DB4" w:rsidRPr="00671C8B" w:rsidRDefault="00AD6DB4" w:rsidP="00166AF3">
            <w:pPr>
              <w:pStyle w:val="TableBody"/>
              <w:rPr>
                <w:u w:val="single"/>
              </w:rPr>
            </w:pPr>
            <w:r w:rsidRPr="00671C8B">
              <w:rPr>
                <w:u w:val="single"/>
              </w:rPr>
              <w:t>Response</w:t>
            </w:r>
          </w:p>
          <w:p w14:paraId="31420D26" w14:textId="77777777" w:rsidR="00AD6DB4" w:rsidRPr="00671C8B" w:rsidRDefault="00AD6DB4" w:rsidP="00166AF3">
            <w:pPr>
              <w:pStyle w:val="TableBody"/>
              <w:rPr>
                <w:b/>
              </w:rPr>
            </w:pPr>
            <w:r w:rsidRPr="00671C8B">
              <w:rPr>
                <w:b/>
              </w:rPr>
              <w:t>OK</w:t>
            </w:r>
          </w:p>
          <w:p w14:paraId="4DFF2EEA" w14:textId="77777777" w:rsidR="00AD6DB4" w:rsidRPr="00671C8B" w:rsidRDefault="00AD6DB4" w:rsidP="00166AF3">
            <w:pPr>
              <w:pStyle w:val="TableBody"/>
              <w:rPr>
                <w:b/>
              </w:rPr>
            </w:pPr>
          </w:p>
          <w:p w14:paraId="51B7A51E" w14:textId="77777777" w:rsidR="00AD6DB4" w:rsidRPr="00671C8B" w:rsidRDefault="00AD6DB4" w:rsidP="00166AF3">
            <w:pPr>
              <w:pStyle w:val="TableBody"/>
            </w:pPr>
            <w:r w:rsidRPr="00671C8B">
              <w:rPr>
                <w:u w:val="single"/>
              </w:rPr>
              <w:t>Parameters</w:t>
            </w:r>
          </w:p>
          <w:p w14:paraId="0D464F23" w14:textId="39E9292B" w:rsidR="00AD6DB4" w:rsidRPr="00671C8B" w:rsidRDefault="00AD6DB4" w:rsidP="00166AF3">
            <w:pPr>
              <w:pStyle w:val="TableBody"/>
            </w:pPr>
            <w:r w:rsidRPr="00671C8B">
              <w:rPr>
                <w:snapToGrid w:val="0"/>
              </w:rPr>
              <w:t xml:space="preserve">For parameter information and values, refer to section </w:t>
            </w:r>
            <w:r w:rsidRPr="00671C8B">
              <w:rPr>
                <w:snapToGrid w:val="0"/>
              </w:rPr>
              <w:fldChar w:fldCharType="begin"/>
            </w:r>
            <w:r w:rsidRPr="00671C8B">
              <w:rPr>
                <w:snapToGrid w:val="0"/>
              </w:rPr>
              <w:instrText xml:space="preserve"> REF _Ref368924079 \w \h  \* MERGEFORMAT </w:instrText>
            </w:r>
            <w:r w:rsidRPr="00671C8B">
              <w:rPr>
                <w:snapToGrid w:val="0"/>
              </w:rPr>
            </w:r>
            <w:r w:rsidRPr="00671C8B">
              <w:rPr>
                <w:snapToGrid w:val="0"/>
              </w:rPr>
              <w:fldChar w:fldCharType="separate"/>
            </w:r>
            <w:r w:rsidR="00BD7547">
              <w:rPr>
                <w:snapToGrid w:val="0"/>
              </w:rPr>
              <w:t>8.1</w:t>
            </w:r>
            <w:r w:rsidRPr="00671C8B">
              <w:rPr>
                <w:snapToGrid w:val="0"/>
              </w:rPr>
              <w:fldChar w:fldCharType="end"/>
            </w:r>
            <w:r w:rsidRPr="00671C8B">
              <w:rPr>
                <w:snapToGrid w:val="0"/>
              </w:rPr>
              <w:t xml:space="preserve"> </w:t>
            </w:r>
            <w:r w:rsidRPr="00671C8B">
              <w:rPr>
                <w:snapToGrid w:val="0"/>
              </w:rPr>
              <w:fldChar w:fldCharType="begin"/>
            </w:r>
            <w:r w:rsidRPr="00671C8B">
              <w:rPr>
                <w:snapToGrid w:val="0"/>
              </w:rPr>
              <w:instrText xml:space="preserve"> REF _Ref368924079 \h  \* MERGEFORMAT </w:instrText>
            </w:r>
            <w:r w:rsidRPr="00671C8B">
              <w:rPr>
                <w:snapToGrid w:val="0"/>
              </w:rPr>
            </w:r>
            <w:r w:rsidRPr="00671C8B">
              <w:rPr>
                <w:snapToGrid w:val="0"/>
              </w:rPr>
              <w:fldChar w:fldCharType="separate"/>
            </w:r>
            <w:r w:rsidR="00BD7547" w:rsidRPr="00671C8B">
              <w:t>Parameters Definition</w:t>
            </w:r>
            <w:r w:rsidRPr="00671C8B">
              <w:rPr>
                <w:snapToGrid w:val="0"/>
              </w:rPr>
              <w:fldChar w:fldCharType="end"/>
            </w:r>
            <w:r w:rsidRPr="00671C8B">
              <w:rPr>
                <w:snapToGrid w:val="0"/>
              </w:rPr>
              <w:t>.</w:t>
            </w:r>
          </w:p>
        </w:tc>
      </w:tr>
    </w:tbl>
    <w:p w14:paraId="5F45C365" w14:textId="77777777" w:rsidR="00AD6DB4" w:rsidRPr="00671C8B" w:rsidRDefault="00AD6DB4" w:rsidP="0059466D">
      <w:pPr>
        <w:pStyle w:val="Heading2"/>
        <w:numPr>
          <w:ilvl w:val="1"/>
          <w:numId w:val="11"/>
        </w:numPr>
        <w:ind w:left="1080" w:hanging="1080"/>
      </w:pPr>
      <w:bookmarkStart w:id="12535" w:name="_Toc377571078"/>
      <w:bookmarkStart w:id="12536" w:name="_Toc377738726"/>
      <w:bookmarkStart w:id="12537" w:name="_Toc377745832"/>
      <w:bookmarkStart w:id="12538" w:name="_Toc377990479"/>
      <w:bookmarkStart w:id="12539" w:name="_Toc377994944"/>
      <w:bookmarkStart w:id="12540" w:name="_Toc378087480"/>
      <w:bookmarkStart w:id="12541" w:name="_Toc378173441"/>
      <w:bookmarkStart w:id="12542" w:name="_Toc378176436"/>
      <w:bookmarkStart w:id="12543" w:name="_Toc378179081"/>
      <w:bookmarkStart w:id="12544" w:name="_Toc378181737"/>
      <w:bookmarkStart w:id="12545" w:name="_Toc380053034"/>
      <w:bookmarkStart w:id="12546" w:name="_Toc380055639"/>
      <w:bookmarkStart w:id="12547" w:name="_Toc380058123"/>
      <w:bookmarkStart w:id="12548" w:name="_Toc380060731"/>
      <w:bookmarkStart w:id="12549" w:name="_Toc380406242"/>
      <w:bookmarkStart w:id="12550" w:name="_Toc345081388"/>
      <w:bookmarkStart w:id="12551" w:name="_Toc349753130"/>
      <w:bookmarkStart w:id="12552" w:name="_Toc349754024"/>
      <w:bookmarkStart w:id="12553" w:name="_Ref369092718"/>
      <w:bookmarkStart w:id="12554" w:name="_Toc368586090"/>
      <w:bookmarkStart w:id="12555" w:name="_Toc486251673"/>
      <w:bookmarkStart w:id="12556" w:name="_Toc489459785"/>
      <w:bookmarkEnd w:id="12535"/>
      <w:bookmarkEnd w:id="12536"/>
      <w:bookmarkEnd w:id="12537"/>
      <w:bookmarkEnd w:id="12538"/>
      <w:bookmarkEnd w:id="12539"/>
      <w:bookmarkEnd w:id="12540"/>
      <w:bookmarkEnd w:id="12541"/>
      <w:bookmarkEnd w:id="12542"/>
      <w:bookmarkEnd w:id="12543"/>
      <w:bookmarkEnd w:id="12544"/>
      <w:bookmarkEnd w:id="12545"/>
      <w:bookmarkEnd w:id="12546"/>
      <w:bookmarkEnd w:id="12547"/>
      <w:bookmarkEnd w:id="12548"/>
      <w:bookmarkEnd w:id="12549"/>
      <w:r w:rsidRPr="00671C8B">
        <w:t xml:space="preserve">+CSMS Command: Select Message </w:t>
      </w:r>
      <w:bookmarkEnd w:id="12550"/>
      <w:r w:rsidRPr="00671C8B">
        <w:t>Service</w:t>
      </w:r>
      <w:bookmarkEnd w:id="12551"/>
      <w:bookmarkEnd w:id="12552"/>
      <w:bookmarkEnd w:id="12553"/>
      <w:bookmarkEnd w:id="12554"/>
      <w:bookmarkEnd w:id="12555"/>
      <w:bookmarkEnd w:id="12556"/>
    </w:p>
    <w:tbl>
      <w:tblPr>
        <w:tblStyle w:val="TableSWIleft"/>
        <w:tblW w:w="9288" w:type="dxa"/>
        <w:tblLayout w:type="fixed"/>
        <w:tblLook w:val="04A0" w:firstRow="1" w:lastRow="0" w:firstColumn="1" w:lastColumn="0" w:noHBand="0" w:noVBand="1"/>
      </w:tblPr>
      <w:tblGrid>
        <w:gridCol w:w="1728"/>
        <w:gridCol w:w="7560"/>
      </w:tblGrid>
      <w:tr w:rsidR="00AD6DB4" w:rsidRPr="00671C8B" w14:paraId="69BE1F90"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1265E2E5" w14:textId="3A497CDD" w:rsidR="00AD6DB4" w:rsidRPr="00671C8B" w:rsidRDefault="00AD6DB4">
            <w:pPr>
              <w:pStyle w:val="TableRowHead"/>
              <w:spacing w:before="144" w:after="144"/>
              <w:rPr>
                <w:rFonts w:cs="Arial"/>
              </w:rPr>
            </w:pPr>
            <w:del w:id="12557" w:author="Alban Roche" w:date="2017-08-02T14:40:00Z">
              <w:r w:rsidDel="00F22490">
                <w:rPr>
                  <w:lang w:eastAsia="zh-CN"/>
                </w:rPr>
                <w:delText xml:space="preserve">HL7618, HL7618RD, </w:delText>
              </w:r>
              <w:r w:rsidDel="00F22490">
                <w:delText xml:space="preserve">HL7648, HL7650, HL7688, </w:delText>
              </w:r>
              <w:r w:rsidDel="00F22490">
                <w:rPr>
                  <w:lang w:eastAsia="zh-CN"/>
                </w:rPr>
                <w:delText>HL7690 and HL7692</w:delText>
              </w:r>
            </w:del>
            <w:ins w:id="12558" w:author="Alban Roche" w:date="2017-08-02T14:40:00Z">
              <w:r w:rsidR="00F22490">
                <w:rPr>
                  <w:lang w:eastAsia="zh-CN"/>
                </w:rPr>
                <w:t>HL7800</w:t>
              </w:r>
            </w:ins>
          </w:p>
        </w:tc>
      </w:tr>
      <w:tr w:rsidR="00AD6DB4" w:rsidRPr="00671C8B" w14:paraId="657BBE6F" w14:textId="77777777" w:rsidTr="00166AF3">
        <w:tc>
          <w:tcPr>
            <w:tcW w:w="1728" w:type="dxa"/>
          </w:tcPr>
          <w:p w14:paraId="3DCDD63E" w14:textId="77777777" w:rsidR="00AD6DB4" w:rsidRPr="00671C8B" w:rsidRDefault="00AD6DB4" w:rsidP="00166AF3">
            <w:pPr>
              <w:pStyle w:val="TableBody"/>
              <w:rPr>
                <w:i/>
                <w:szCs w:val="18"/>
              </w:rPr>
            </w:pPr>
            <w:r w:rsidRPr="00671C8B">
              <w:rPr>
                <w:i/>
                <w:szCs w:val="18"/>
              </w:rPr>
              <w:t>Test command</w:t>
            </w:r>
          </w:p>
          <w:p w14:paraId="1CA0D6D3" w14:textId="77777777" w:rsidR="00AD6DB4" w:rsidRPr="00671C8B" w:rsidRDefault="00AD6DB4" w:rsidP="00166AF3">
            <w:pPr>
              <w:pStyle w:val="TableBody"/>
              <w:rPr>
                <w:szCs w:val="18"/>
              </w:rPr>
            </w:pPr>
          </w:p>
          <w:p w14:paraId="615E2F5F" w14:textId="77777777" w:rsidR="00AD6DB4" w:rsidRPr="00671C8B" w:rsidRDefault="00AD6DB4" w:rsidP="00166AF3">
            <w:pPr>
              <w:pStyle w:val="TableBody"/>
              <w:rPr>
                <w:szCs w:val="18"/>
                <w:u w:val="single"/>
              </w:rPr>
            </w:pPr>
            <w:r w:rsidRPr="00671C8B">
              <w:rPr>
                <w:szCs w:val="18"/>
                <w:u w:val="single"/>
              </w:rPr>
              <w:t>Syntax</w:t>
            </w:r>
          </w:p>
          <w:p w14:paraId="754C3DBA" w14:textId="77777777" w:rsidR="00AD6DB4" w:rsidRPr="00671C8B" w:rsidRDefault="00AD6DB4" w:rsidP="00166AF3">
            <w:pPr>
              <w:pStyle w:val="TableBody"/>
              <w:rPr>
                <w:b/>
                <w:szCs w:val="18"/>
              </w:rPr>
            </w:pPr>
            <w:r w:rsidRPr="00671C8B">
              <w:rPr>
                <w:b/>
                <w:szCs w:val="18"/>
              </w:rPr>
              <w:t>AT+CSMS=?</w:t>
            </w:r>
          </w:p>
        </w:tc>
        <w:tc>
          <w:tcPr>
            <w:tcW w:w="7560" w:type="dxa"/>
          </w:tcPr>
          <w:p w14:paraId="08E91032" w14:textId="77777777" w:rsidR="00AD6DB4" w:rsidRPr="00671C8B" w:rsidRDefault="00AD6DB4" w:rsidP="00166AF3">
            <w:pPr>
              <w:pStyle w:val="TableBody"/>
              <w:rPr>
                <w:szCs w:val="18"/>
                <w:u w:val="single"/>
              </w:rPr>
            </w:pPr>
          </w:p>
          <w:p w14:paraId="701EF8F2" w14:textId="77777777" w:rsidR="00AD6DB4" w:rsidRPr="00671C8B" w:rsidRDefault="00AD6DB4" w:rsidP="00166AF3">
            <w:pPr>
              <w:pStyle w:val="TableBody"/>
              <w:rPr>
                <w:szCs w:val="18"/>
                <w:u w:val="single"/>
              </w:rPr>
            </w:pPr>
          </w:p>
          <w:p w14:paraId="6F415140" w14:textId="77777777" w:rsidR="00AD6DB4" w:rsidRPr="00671C8B" w:rsidRDefault="00AD6DB4" w:rsidP="00166AF3">
            <w:pPr>
              <w:pStyle w:val="TableBody"/>
              <w:rPr>
                <w:szCs w:val="18"/>
                <w:u w:val="single"/>
              </w:rPr>
            </w:pPr>
            <w:r w:rsidRPr="00671C8B">
              <w:rPr>
                <w:szCs w:val="18"/>
                <w:u w:val="single"/>
              </w:rPr>
              <w:t>Response</w:t>
            </w:r>
          </w:p>
          <w:p w14:paraId="37D6EF79" w14:textId="77777777" w:rsidR="00AD6DB4" w:rsidRPr="00671C8B" w:rsidRDefault="00AD6DB4" w:rsidP="00166AF3">
            <w:pPr>
              <w:pStyle w:val="TableBody"/>
              <w:rPr>
                <w:snapToGrid w:val="0"/>
                <w:szCs w:val="18"/>
              </w:rPr>
            </w:pPr>
            <w:r w:rsidRPr="00671C8B">
              <w:rPr>
                <w:b/>
                <w:snapToGrid w:val="0"/>
                <w:szCs w:val="18"/>
              </w:rPr>
              <w:t>+CSMS:</w:t>
            </w:r>
            <w:r w:rsidRPr="00671C8B">
              <w:rPr>
                <w:snapToGrid w:val="0"/>
                <w:szCs w:val="18"/>
              </w:rPr>
              <w:t xml:space="preserve"> (list of supported </w:t>
            </w:r>
            <w:r w:rsidRPr="00671C8B">
              <w:rPr>
                <w:b/>
                <w:snapToGrid w:val="0"/>
                <w:szCs w:val="18"/>
              </w:rPr>
              <w:t>&lt;service&gt;</w:t>
            </w:r>
            <w:r w:rsidRPr="00671C8B">
              <w:rPr>
                <w:snapToGrid w:val="0"/>
                <w:szCs w:val="18"/>
              </w:rPr>
              <w:t>s)</w:t>
            </w:r>
          </w:p>
          <w:p w14:paraId="4BADCC19" w14:textId="77777777" w:rsidR="00AD6DB4" w:rsidRPr="00671C8B" w:rsidRDefault="00AD6DB4" w:rsidP="00166AF3">
            <w:pPr>
              <w:pStyle w:val="TableBody"/>
              <w:rPr>
                <w:b/>
                <w:snapToGrid w:val="0"/>
                <w:szCs w:val="18"/>
              </w:rPr>
            </w:pPr>
            <w:r w:rsidRPr="00671C8B">
              <w:rPr>
                <w:b/>
                <w:snapToGrid w:val="0"/>
                <w:szCs w:val="18"/>
              </w:rPr>
              <w:t>OK</w:t>
            </w:r>
          </w:p>
        </w:tc>
      </w:tr>
      <w:tr w:rsidR="00AD6DB4" w:rsidRPr="00671C8B" w14:paraId="7BB5AB69" w14:textId="77777777" w:rsidTr="00166AF3">
        <w:tc>
          <w:tcPr>
            <w:tcW w:w="1728" w:type="dxa"/>
          </w:tcPr>
          <w:p w14:paraId="5745A2FB" w14:textId="77777777" w:rsidR="00AD6DB4" w:rsidRPr="00671C8B" w:rsidRDefault="00AD6DB4" w:rsidP="00166AF3">
            <w:pPr>
              <w:pStyle w:val="TableBody"/>
              <w:rPr>
                <w:i/>
                <w:szCs w:val="18"/>
              </w:rPr>
            </w:pPr>
            <w:r w:rsidRPr="00671C8B">
              <w:rPr>
                <w:i/>
                <w:szCs w:val="18"/>
              </w:rPr>
              <w:t>Read command</w:t>
            </w:r>
          </w:p>
          <w:p w14:paraId="258A5E49" w14:textId="77777777" w:rsidR="00AD6DB4" w:rsidRPr="00671C8B" w:rsidRDefault="00AD6DB4" w:rsidP="00166AF3">
            <w:pPr>
              <w:pStyle w:val="TableBody"/>
              <w:rPr>
                <w:szCs w:val="18"/>
              </w:rPr>
            </w:pPr>
          </w:p>
          <w:p w14:paraId="484FEDF6" w14:textId="77777777" w:rsidR="00AD6DB4" w:rsidRPr="00671C8B" w:rsidRDefault="00AD6DB4" w:rsidP="00166AF3">
            <w:pPr>
              <w:pStyle w:val="TableBody"/>
              <w:rPr>
                <w:szCs w:val="18"/>
                <w:u w:val="single"/>
              </w:rPr>
            </w:pPr>
            <w:r w:rsidRPr="00671C8B">
              <w:rPr>
                <w:szCs w:val="18"/>
                <w:u w:val="single"/>
              </w:rPr>
              <w:t>Syntax</w:t>
            </w:r>
          </w:p>
          <w:p w14:paraId="3D68CF3C" w14:textId="77777777" w:rsidR="00AD6DB4" w:rsidRPr="00671C8B" w:rsidRDefault="00AD6DB4" w:rsidP="00166AF3">
            <w:pPr>
              <w:pStyle w:val="TableBody"/>
              <w:rPr>
                <w:b/>
                <w:szCs w:val="18"/>
              </w:rPr>
            </w:pPr>
            <w:r w:rsidRPr="00671C8B">
              <w:rPr>
                <w:b/>
                <w:szCs w:val="18"/>
              </w:rPr>
              <w:t>AT+CSMS?</w:t>
            </w:r>
          </w:p>
        </w:tc>
        <w:tc>
          <w:tcPr>
            <w:tcW w:w="7560" w:type="dxa"/>
          </w:tcPr>
          <w:p w14:paraId="78E2F49B" w14:textId="77777777" w:rsidR="00AD6DB4" w:rsidRPr="00671C8B" w:rsidRDefault="00AD6DB4" w:rsidP="00166AF3">
            <w:pPr>
              <w:pStyle w:val="TableBody"/>
              <w:rPr>
                <w:szCs w:val="18"/>
                <w:u w:val="single"/>
              </w:rPr>
            </w:pPr>
          </w:p>
          <w:p w14:paraId="35CEC6E9" w14:textId="77777777" w:rsidR="00AD6DB4" w:rsidRPr="00671C8B" w:rsidRDefault="00AD6DB4" w:rsidP="00166AF3">
            <w:pPr>
              <w:pStyle w:val="TableBody"/>
              <w:rPr>
                <w:szCs w:val="18"/>
                <w:u w:val="single"/>
              </w:rPr>
            </w:pPr>
          </w:p>
          <w:p w14:paraId="58B1A200" w14:textId="77777777" w:rsidR="00AD6DB4" w:rsidRPr="00671C8B" w:rsidRDefault="00AD6DB4" w:rsidP="00166AF3">
            <w:pPr>
              <w:pStyle w:val="TableBody"/>
              <w:rPr>
                <w:szCs w:val="18"/>
                <w:u w:val="single"/>
              </w:rPr>
            </w:pPr>
            <w:r w:rsidRPr="00671C8B">
              <w:rPr>
                <w:szCs w:val="18"/>
                <w:u w:val="single"/>
              </w:rPr>
              <w:t>Response</w:t>
            </w:r>
          </w:p>
          <w:p w14:paraId="31A0AD2C" w14:textId="77777777" w:rsidR="00AD6DB4" w:rsidRPr="00671C8B" w:rsidRDefault="00AD6DB4" w:rsidP="00166AF3">
            <w:pPr>
              <w:pStyle w:val="TableBody"/>
              <w:rPr>
                <w:b/>
                <w:snapToGrid w:val="0"/>
                <w:szCs w:val="18"/>
              </w:rPr>
            </w:pPr>
            <w:r w:rsidRPr="00671C8B">
              <w:rPr>
                <w:b/>
                <w:snapToGrid w:val="0"/>
                <w:szCs w:val="18"/>
              </w:rPr>
              <w:t>+CSMS: &lt;service&gt;,&lt;mt&gt;,&lt;mo&gt;,&lt;bm&gt;</w:t>
            </w:r>
          </w:p>
          <w:p w14:paraId="7C203C49" w14:textId="77777777" w:rsidR="00AD6DB4" w:rsidRPr="00671C8B" w:rsidRDefault="00AD6DB4" w:rsidP="00166AF3">
            <w:pPr>
              <w:pStyle w:val="TableBody"/>
              <w:rPr>
                <w:b/>
                <w:snapToGrid w:val="0"/>
                <w:szCs w:val="18"/>
              </w:rPr>
            </w:pPr>
            <w:r w:rsidRPr="00671C8B">
              <w:rPr>
                <w:b/>
                <w:snapToGrid w:val="0"/>
                <w:szCs w:val="18"/>
              </w:rPr>
              <w:t>OK</w:t>
            </w:r>
          </w:p>
        </w:tc>
      </w:tr>
      <w:tr w:rsidR="00AD6DB4" w:rsidRPr="00671C8B" w14:paraId="12CFCAFF" w14:textId="77777777" w:rsidTr="00166AF3">
        <w:tc>
          <w:tcPr>
            <w:tcW w:w="1728" w:type="dxa"/>
          </w:tcPr>
          <w:p w14:paraId="037DD4C2" w14:textId="77777777" w:rsidR="00AD6DB4" w:rsidRPr="00671C8B" w:rsidRDefault="00AD6DB4" w:rsidP="00166AF3">
            <w:pPr>
              <w:pStyle w:val="TableBody"/>
              <w:rPr>
                <w:i/>
                <w:szCs w:val="18"/>
              </w:rPr>
            </w:pPr>
            <w:r w:rsidRPr="00671C8B">
              <w:rPr>
                <w:i/>
                <w:szCs w:val="18"/>
              </w:rPr>
              <w:t>Write command</w:t>
            </w:r>
          </w:p>
          <w:p w14:paraId="0D57C277" w14:textId="77777777" w:rsidR="00AD6DB4" w:rsidRPr="00671C8B" w:rsidRDefault="00AD6DB4" w:rsidP="00166AF3">
            <w:pPr>
              <w:pStyle w:val="TableBody"/>
              <w:rPr>
                <w:szCs w:val="18"/>
              </w:rPr>
            </w:pPr>
          </w:p>
          <w:p w14:paraId="7ACBF43E" w14:textId="77777777" w:rsidR="00AD6DB4" w:rsidRPr="00671C8B" w:rsidRDefault="00AD6DB4" w:rsidP="00166AF3">
            <w:pPr>
              <w:pStyle w:val="TableBody"/>
              <w:rPr>
                <w:szCs w:val="18"/>
                <w:u w:val="single"/>
              </w:rPr>
            </w:pPr>
            <w:r w:rsidRPr="00671C8B">
              <w:rPr>
                <w:szCs w:val="18"/>
                <w:u w:val="single"/>
              </w:rPr>
              <w:t>Syntax</w:t>
            </w:r>
          </w:p>
          <w:p w14:paraId="7D65E462" w14:textId="77777777" w:rsidR="00AD6DB4" w:rsidRPr="00671C8B" w:rsidRDefault="00AD6DB4" w:rsidP="00166AF3">
            <w:pPr>
              <w:pStyle w:val="TableBody"/>
              <w:rPr>
                <w:b/>
                <w:snapToGrid w:val="0"/>
                <w:szCs w:val="18"/>
              </w:rPr>
            </w:pPr>
            <w:r w:rsidRPr="00671C8B">
              <w:rPr>
                <w:b/>
                <w:szCs w:val="18"/>
              </w:rPr>
              <w:t>AT+CSMS=</w:t>
            </w:r>
            <w:r w:rsidRPr="00671C8B">
              <w:rPr>
                <w:b/>
                <w:szCs w:val="18"/>
              </w:rPr>
              <w:br/>
            </w:r>
            <w:r w:rsidRPr="00671C8B">
              <w:rPr>
                <w:b/>
                <w:snapToGrid w:val="0"/>
                <w:szCs w:val="18"/>
              </w:rPr>
              <w:t>&lt;service&gt;</w:t>
            </w:r>
          </w:p>
        </w:tc>
        <w:tc>
          <w:tcPr>
            <w:tcW w:w="7560" w:type="dxa"/>
          </w:tcPr>
          <w:p w14:paraId="48F7792A" w14:textId="77777777" w:rsidR="00AD6DB4" w:rsidRPr="00671C8B" w:rsidRDefault="00AD6DB4" w:rsidP="00166AF3">
            <w:pPr>
              <w:pStyle w:val="TableBody"/>
              <w:rPr>
                <w:szCs w:val="18"/>
                <w:u w:val="single"/>
              </w:rPr>
            </w:pPr>
          </w:p>
          <w:p w14:paraId="58F019F2" w14:textId="77777777" w:rsidR="00AD6DB4" w:rsidRPr="00671C8B" w:rsidRDefault="00AD6DB4" w:rsidP="00166AF3">
            <w:pPr>
              <w:pStyle w:val="TableBody"/>
              <w:rPr>
                <w:szCs w:val="18"/>
                <w:u w:val="single"/>
              </w:rPr>
            </w:pPr>
          </w:p>
          <w:p w14:paraId="0E204304" w14:textId="77777777" w:rsidR="00AD6DB4" w:rsidRPr="00671C8B" w:rsidRDefault="00AD6DB4" w:rsidP="00166AF3">
            <w:pPr>
              <w:pStyle w:val="TableBody"/>
              <w:rPr>
                <w:szCs w:val="18"/>
                <w:u w:val="single"/>
              </w:rPr>
            </w:pPr>
            <w:r w:rsidRPr="00671C8B">
              <w:rPr>
                <w:szCs w:val="18"/>
                <w:u w:val="single"/>
              </w:rPr>
              <w:t>Response</w:t>
            </w:r>
          </w:p>
          <w:p w14:paraId="06B7ABBA" w14:textId="77777777" w:rsidR="00AD6DB4" w:rsidRPr="00671C8B" w:rsidRDefault="00AD6DB4" w:rsidP="00166AF3">
            <w:pPr>
              <w:pStyle w:val="TableBody"/>
              <w:rPr>
                <w:b/>
                <w:snapToGrid w:val="0"/>
                <w:szCs w:val="18"/>
              </w:rPr>
            </w:pPr>
            <w:r w:rsidRPr="00671C8B">
              <w:rPr>
                <w:b/>
                <w:snapToGrid w:val="0"/>
                <w:szCs w:val="18"/>
              </w:rPr>
              <w:t>+CSMS: &lt;mt&gt;,&lt;mo&gt;,&lt;bm&gt;</w:t>
            </w:r>
          </w:p>
          <w:p w14:paraId="4F43A5AF" w14:textId="77777777" w:rsidR="00AD6DB4" w:rsidRPr="00671C8B" w:rsidRDefault="00AD6DB4" w:rsidP="00166AF3">
            <w:pPr>
              <w:pStyle w:val="TableBody"/>
              <w:rPr>
                <w:b/>
                <w:snapToGrid w:val="0"/>
                <w:szCs w:val="18"/>
                <w:lang w:eastAsia="zh-CN"/>
              </w:rPr>
            </w:pPr>
            <w:r w:rsidRPr="00671C8B">
              <w:rPr>
                <w:b/>
                <w:snapToGrid w:val="0"/>
                <w:szCs w:val="18"/>
              </w:rPr>
              <w:t>OK</w:t>
            </w:r>
          </w:p>
          <w:p w14:paraId="7137FD5E" w14:textId="77777777" w:rsidR="00AD6DB4" w:rsidRPr="00E90D68" w:rsidRDefault="00AD6DB4" w:rsidP="00166AF3">
            <w:pPr>
              <w:pStyle w:val="TableBody"/>
              <w:rPr>
                <w:snapToGrid w:val="0"/>
                <w:sz w:val="14"/>
                <w:szCs w:val="14"/>
                <w:lang w:eastAsia="fr-FR"/>
              </w:rPr>
            </w:pPr>
          </w:p>
          <w:p w14:paraId="0BFFF457" w14:textId="77777777" w:rsidR="00AD6DB4" w:rsidRPr="00671C8B" w:rsidRDefault="00AD6DB4" w:rsidP="00166AF3">
            <w:pPr>
              <w:pStyle w:val="TableBody"/>
              <w:rPr>
                <w:snapToGrid w:val="0"/>
                <w:szCs w:val="18"/>
                <w:lang w:eastAsia="fr-FR"/>
              </w:rPr>
            </w:pPr>
            <w:r w:rsidRPr="00671C8B">
              <w:rPr>
                <w:snapToGrid w:val="0"/>
                <w:szCs w:val="18"/>
                <w:lang w:eastAsia="fr-FR"/>
              </w:rPr>
              <w:t>or</w:t>
            </w:r>
          </w:p>
          <w:p w14:paraId="754D6460" w14:textId="77777777" w:rsidR="00AD6DB4" w:rsidRPr="00671C8B" w:rsidRDefault="00AD6DB4" w:rsidP="00166AF3">
            <w:pPr>
              <w:pStyle w:val="TableBody"/>
              <w:rPr>
                <w:b/>
                <w:snapToGrid w:val="0"/>
                <w:szCs w:val="18"/>
                <w:lang w:eastAsia="fr-FR"/>
              </w:rPr>
            </w:pPr>
            <w:r w:rsidRPr="00671C8B">
              <w:rPr>
                <w:b/>
                <w:snapToGrid w:val="0"/>
                <w:szCs w:val="18"/>
                <w:lang w:eastAsia="fr-FR"/>
              </w:rPr>
              <w:t>+CMS ERROR: &lt;err&gt;</w:t>
            </w:r>
          </w:p>
          <w:p w14:paraId="3510AE9D" w14:textId="77777777" w:rsidR="00AD6DB4" w:rsidRPr="00671C8B" w:rsidRDefault="00AD6DB4" w:rsidP="00166AF3">
            <w:pPr>
              <w:pStyle w:val="TableBody"/>
              <w:rPr>
                <w:b/>
                <w:snapToGrid w:val="0"/>
                <w:szCs w:val="18"/>
                <w:lang w:eastAsia="fr-FR"/>
              </w:rPr>
            </w:pPr>
          </w:p>
          <w:p w14:paraId="5C077AB3" w14:textId="77777777" w:rsidR="00AD6DB4" w:rsidRPr="00671C8B" w:rsidRDefault="00AD6DB4" w:rsidP="00166AF3">
            <w:pPr>
              <w:pStyle w:val="TableBody"/>
              <w:rPr>
                <w:snapToGrid w:val="0"/>
                <w:szCs w:val="18"/>
                <w:u w:val="single"/>
              </w:rPr>
            </w:pPr>
            <w:r w:rsidRPr="00671C8B">
              <w:rPr>
                <w:snapToGrid w:val="0"/>
                <w:szCs w:val="18"/>
                <w:u w:val="single"/>
              </w:rPr>
              <w:t>Parameters</w:t>
            </w:r>
          </w:p>
          <w:p w14:paraId="25FB11AD" w14:textId="77777777" w:rsidR="00AD6DB4" w:rsidRPr="00671C8B" w:rsidRDefault="00AD6DB4" w:rsidP="00166AF3">
            <w:pPr>
              <w:pStyle w:val="TableBody"/>
              <w:rPr>
                <w:snapToGrid w:val="0"/>
                <w:szCs w:val="18"/>
              </w:rPr>
            </w:pPr>
            <w:r w:rsidRPr="00671C8B">
              <w:rPr>
                <w:b/>
                <w:snapToGrid w:val="0"/>
                <w:szCs w:val="18"/>
              </w:rPr>
              <w:t>&lt;service&gt;</w:t>
            </w:r>
            <w:r w:rsidRPr="00671C8B">
              <w:rPr>
                <w:snapToGrid w:val="0"/>
                <w:szCs w:val="18"/>
              </w:rPr>
              <w:tab/>
            </w:r>
            <w:r w:rsidRPr="00671C8B">
              <w:rPr>
                <w:snapToGrid w:val="0"/>
                <w:szCs w:val="18"/>
                <w:u w:val="single"/>
              </w:rPr>
              <w:t>0</w:t>
            </w:r>
            <w:r w:rsidRPr="00671C8B">
              <w:rPr>
                <w:snapToGrid w:val="0"/>
                <w:szCs w:val="18"/>
              </w:rPr>
              <w:tab/>
              <w:t>3GPP TS 23.040 and 3GPP TS 23.041</w:t>
            </w:r>
          </w:p>
          <w:p w14:paraId="2BE1DBDC" w14:textId="77777777" w:rsidR="00AD6DB4" w:rsidRPr="00671C8B" w:rsidRDefault="00AD6DB4" w:rsidP="00166AF3">
            <w:pPr>
              <w:pStyle w:val="TableBody"/>
              <w:rPr>
                <w:snapToGrid w:val="0"/>
                <w:szCs w:val="18"/>
              </w:rPr>
            </w:pPr>
            <w:r w:rsidRPr="00671C8B">
              <w:rPr>
                <w:snapToGrid w:val="0"/>
                <w:szCs w:val="18"/>
              </w:rPr>
              <w:tab/>
            </w:r>
            <w:r w:rsidRPr="00671C8B">
              <w:rPr>
                <w:snapToGrid w:val="0"/>
                <w:szCs w:val="18"/>
              </w:rPr>
              <w:tab/>
              <w:t>1</w:t>
            </w:r>
            <w:r w:rsidRPr="00671C8B">
              <w:rPr>
                <w:snapToGrid w:val="0"/>
                <w:szCs w:val="18"/>
              </w:rPr>
              <w:tab/>
              <w:t xml:space="preserve">3GPP TS 23.040 and 3GPP TS 23.041 (the requirement of setting </w:t>
            </w:r>
            <w:r w:rsidRPr="00671C8B">
              <w:rPr>
                <w:snapToGrid w:val="0"/>
                <w:szCs w:val="18"/>
              </w:rPr>
              <w:tab/>
            </w:r>
            <w:r w:rsidRPr="00671C8B">
              <w:rPr>
                <w:snapToGrid w:val="0"/>
                <w:szCs w:val="18"/>
              </w:rPr>
              <w:tab/>
            </w:r>
            <w:r w:rsidRPr="00671C8B">
              <w:rPr>
                <w:snapToGrid w:val="0"/>
                <w:szCs w:val="18"/>
              </w:rPr>
              <w:tab/>
            </w:r>
            <w:r w:rsidRPr="00671C8B">
              <w:rPr>
                <w:snapToGrid w:val="0"/>
                <w:szCs w:val="18"/>
              </w:rPr>
              <w:tab/>
              <w:t>&lt;service&gt; =1 is mentioned in the corresponding command description)</w:t>
            </w:r>
          </w:p>
          <w:p w14:paraId="12BC61BD" w14:textId="77777777" w:rsidR="00AD6DB4" w:rsidRPr="00E90D68" w:rsidRDefault="00AD6DB4" w:rsidP="00166AF3">
            <w:pPr>
              <w:pStyle w:val="TableBody"/>
              <w:rPr>
                <w:b/>
                <w:snapToGrid w:val="0"/>
                <w:sz w:val="14"/>
                <w:szCs w:val="14"/>
              </w:rPr>
            </w:pPr>
          </w:p>
          <w:p w14:paraId="5FFE48D4" w14:textId="77777777" w:rsidR="00AD6DB4" w:rsidRPr="00671C8B" w:rsidRDefault="00AD6DB4" w:rsidP="00166AF3">
            <w:pPr>
              <w:pStyle w:val="TableBody"/>
              <w:rPr>
                <w:snapToGrid w:val="0"/>
                <w:szCs w:val="18"/>
              </w:rPr>
            </w:pPr>
            <w:r w:rsidRPr="00671C8B">
              <w:rPr>
                <w:b/>
                <w:snapToGrid w:val="0"/>
                <w:szCs w:val="18"/>
              </w:rPr>
              <w:t>&lt;mt&gt;</w:t>
            </w:r>
            <w:r w:rsidRPr="00671C8B">
              <w:rPr>
                <w:snapToGrid w:val="0"/>
                <w:szCs w:val="18"/>
              </w:rPr>
              <w:tab/>
              <w:t>Message terminated messages</w:t>
            </w:r>
          </w:p>
          <w:p w14:paraId="393CDD8F" w14:textId="77777777" w:rsidR="00AD6DB4" w:rsidRPr="00671C8B" w:rsidRDefault="00AD6DB4" w:rsidP="00166AF3">
            <w:pPr>
              <w:pStyle w:val="TableBody"/>
              <w:rPr>
                <w:snapToGrid w:val="0"/>
                <w:szCs w:val="18"/>
              </w:rPr>
            </w:pPr>
            <w:r w:rsidRPr="00671C8B">
              <w:rPr>
                <w:snapToGrid w:val="0"/>
                <w:szCs w:val="18"/>
              </w:rPr>
              <w:t>0</w:t>
            </w:r>
            <w:r w:rsidRPr="00671C8B">
              <w:rPr>
                <w:snapToGrid w:val="0"/>
                <w:szCs w:val="18"/>
              </w:rPr>
              <w:tab/>
              <w:t>Type not supported</w:t>
            </w:r>
          </w:p>
          <w:p w14:paraId="6F0C8A0B" w14:textId="77777777" w:rsidR="00AD6DB4" w:rsidRPr="00671C8B" w:rsidRDefault="00AD6DB4" w:rsidP="00166AF3">
            <w:pPr>
              <w:pStyle w:val="TableBody"/>
              <w:rPr>
                <w:snapToGrid w:val="0"/>
                <w:szCs w:val="18"/>
              </w:rPr>
            </w:pPr>
            <w:r w:rsidRPr="00671C8B">
              <w:rPr>
                <w:snapToGrid w:val="0"/>
                <w:szCs w:val="18"/>
                <w:u w:val="single"/>
              </w:rPr>
              <w:t>1</w:t>
            </w:r>
            <w:r w:rsidRPr="00671C8B">
              <w:rPr>
                <w:snapToGrid w:val="0"/>
                <w:szCs w:val="18"/>
              </w:rPr>
              <w:tab/>
              <w:t>Type supported</w:t>
            </w:r>
          </w:p>
          <w:p w14:paraId="4F18B2B2" w14:textId="77777777" w:rsidR="00AD6DB4" w:rsidRPr="00E90D68" w:rsidRDefault="00AD6DB4" w:rsidP="00166AF3">
            <w:pPr>
              <w:pStyle w:val="TableBody"/>
              <w:rPr>
                <w:b/>
                <w:snapToGrid w:val="0"/>
                <w:sz w:val="14"/>
                <w:szCs w:val="14"/>
              </w:rPr>
            </w:pPr>
          </w:p>
          <w:p w14:paraId="018C2352" w14:textId="77777777" w:rsidR="00AD6DB4" w:rsidRPr="00671C8B" w:rsidRDefault="00AD6DB4" w:rsidP="00166AF3">
            <w:pPr>
              <w:pStyle w:val="TableBody"/>
              <w:rPr>
                <w:b/>
                <w:snapToGrid w:val="0"/>
                <w:szCs w:val="18"/>
              </w:rPr>
            </w:pPr>
            <w:r w:rsidRPr="00671C8B">
              <w:rPr>
                <w:b/>
                <w:snapToGrid w:val="0"/>
                <w:szCs w:val="18"/>
              </w:rPr>
              <w:t>&lt;mo&gt;</w:t>
            </w:r>
            <w:r w:rsidRPr="00671C8B">
              <w:rPr>
                <w:snapToGrid w:val="0"/>
                <w:szCs w:val="18"/>
              </w:rPr>
              <w:tab/>
              <w:t>Message originated messages</w:t>
            </w:r>
          </w:p>
          <w:p w14:paraId="7833AD4B" w14:textId="77777777" w:rsidR="00AD6DB4" w:rsidRPr="00671C8B" w:rsidRDefault="00AD6DB4" w:rsidP="00166AF3">
            <w:pPr>
              <w:pStyle w:val="TableBody"/>
              <w:rPr>
                <w:snapToGrid w:val="0"/>
                <w:szCs w:val="18"/>
              </w:rPr>
            </w:pPr>
            <w:r w:rsidRPr="00671C8B">
              <w:rPr>
                <w:snapToGrid w:val="0"/>
                <w:szCs w:val="18"/>
              </w:rPr>
              <w:t>0</w:t>
            </w:r>
            <w:r w:rsidRPr="00671C8B">
              <w:rPr>
                <w:snapToGrid w:val="0"/>
                <w:szCs w:val="18"/>
              </w:rPr>
              <w:tab/>
              <w:t>Type not supported</w:t>
            </w:r>
          </w:p>
          <w:p w14:paraId="718C1267" w14:textId="77777777" w:rsidR="00AD6DB4" w:rsidRPr="00671C8B" w:rsidRDefault="00AD6DB4" w:rsidP="00166AF3">
            <w:pPr>
              <w:pStyle w:val="TableBody"/>
              <w:rPr>
                <w:snapToGrid w:val="0"/>
                <w:szCs w:val="18"/>
              </w:rPr>
            </w:pPr>
            <w:r w:rsidRPr="00671C8B">
              <w:rPr>
                <w:snapToGrid w:val="0"/>
                <w:szCs w:val="18"/>
                <w:u w:val="single"/>
              </w:rPr>
              <w:t>1</w:t>
            </w:r>
            <w:r w:rsidRPr="00671C8B">
              <w:rPr>
                <w:snapToGrid w:val="0"/>
                <w:szCs w:val="18"/>
              </w:rPr>
              <w:tab/>
              <w:t>Type supported</w:t>
            </w:r>
          </w:p>
          <w:p w14:paraId="25AADE0C" w14:textId="77777777" w:rsidR="00AD6DB4" w:rsidRPr="00E90D68" w:rsidRDefault="00AD6DB4" w:rsidP="00166AF3">
            <w:pPr>
              <w:pStyle w:val="TableBody"/>
              <w:rPr>
                <w:snapToGrid w:val="0"/>
                <w:sz w:val="14"/>
                <w:szCs w:val="14"/>
              </w:rPr>
            </w:pPr>
          </w:p>
          <w:p w14:paraId="27154A1A" w14:textId="77777777" w:rsidR="00AD6DB4" w:rsidRPr="00671C8B" w:rsidRDefault="00AD6DB4" w:rsidP="00166AF3">
            <w:pPr>
              <w:pStyle w:val="TableBody"/>
              <w:rPr>
                <w:b/>
                <w:snapToGrid w:val="0"/>
                <w:szCs w:val="18"/>
              </w:rPr>
            </w:pPr>
            <w:r w:rsidRPr="00671C8B">
              <w:rPr>
                <w:b/>
                <w:snapToGrid w:val="0"/>
                <w:szCs w:val="18"/>
              </w:rPr>
              <w:t>&lt;bm&gt;</w:t>
            </w:r>
            <w:r w:rsidRPr="00671C8B">
              <w:rPr>
                <w:snapToGrid w:val="0"/>
                <w:szCs w:val="18"/>
              </w:rPr>
              <w:tab/>
              <w:t>Broadcast type messages</w:t>
            </w:r>
          </w:p>
          <w:p w14:paraId="76C895D1" w14:textId="77777777" w:rsidR="00AD6DB4" w:rsidRPr="00671C8B" w:rsidRDefault="00AD6DB4" w:rsidP="00166AF3">
            <w:pPr>
              <w:pStyle w:val="TableBody"/>
              <w:rPr>
                <w:snapToGrid w:val="0"/>
                <w:szCs w:val="18"/>
              </w:rPr>
            </w:pPr>
            <w:r w:rsidRPr="00671C8B">
              <w:rPr>
                <w:snapToGrid w:val="0"/>
                <w:szCs w:val="18"/>
              </w:rPr>
              <w:t>0</w:t>
            </w:r>
            <w:r w:rsidRPr="00671C8B">
              <w:rPr>
                <w:snapToGrid w:val="0"/>
                <w:szCs w:val="18"/>
              </w:rPr>
              <w:tab/>
              <w:t>Type not supported</w:t>
            </w:r>
          </w:p>
          <w:p w14:paraId="082872FB" w14:textId="77777777" w:rsidR="00AD6DB4" w:rsidRPr="00671C8B" w:rsidRDefault="00AD6DB4" w:rsidP="00166AF3">
            <w:pPr>
              <w:pStyle w:val="TableBody"/>
              <w:rPr>
                <w:snapToGrid w:val="0"/>
                <w:szCs w:val="18"/>
              </w:rPr>
            </w:pPr>
            <w:r w:rsidRPr="00671C8B">
              <w:rPr>
                <w:snapToGrid w:val="0"/>
                <w:szCs w:val="18"/>
                <w:u w:val="single"/>
              </w:rPr>
              <w:t>1</w:t>
            </w:r>
            <w:r w:rsidRPr="00671C8B">
              <w:rPr>
                <w:snapToGrid w:val="0"/>
                <w:szCs w:val="18"/>
              </w:rPr>
              <w:tab/>
              <w:t>Type supported</w:t>
            </w:r>
          </w:p>
        </w:tc>
      </w:tr>
    </w:tbl>
    <w:p w14:paraId="48AB5AE0" w14:textId="77777777" w:rsidR="00AD6DB4" w:rsidRPr="00671C8B" w:rsidRDefault="00AD6DB4" w:rsidP="0059466D">
      <w:pPr>
        <w:pStyle w:val="Heading2"/>
        <w:numPr>
          <w:ilvl w:val="1"/>
          <w:numId w:val="11"/>
        </w:numPr>
        <w:ind w:left="1080" w:hanging="1080"/>
      </w:pPr>
      <w:bookmarkStart w:id="12559" w:name="_Toc345081389"/>
      <w:bookmarkStart w:id="12560" w:name="_Toc349753131"/>
      <w:bookmarkStart w:id="12561" w:name="_Toc349754025"/>
      <w:bookmarkStart w:id="12562" w:name="_Ref366745385"/>
      <w:bookmarkStart w:id="12563" w:name="_Ref366745473"/>
      <w:bookmarkStart w:id="12564" w:name="_Ref369092727"/>
      <w:bookmarkStart w:id="12565" w:name="_Toc368586091"/>
      <w:bookmarkStart w:id="12566" w:name="_Ref407181922"/>
      <w:bookmarkStart w:id="12567" w:name="_Ref407181924"/>
      <w:bookmarkStart w:id="12568" w:name="_Toc486251674"/>
      <w:bookmarkStart w:id="12569" w:name="_Toc489459786"/>
      <w:r w:rsidRPr="00671C8B">
        <w:t>+CPMS Command: Preferred Message Storage</w:t>
      </w:r>
      <w:bookmarkEnd w:id="12559"/>
      <w:bookmarkEnd w:id="12560"/>
      <w:bookmarkEnd w:id="12561"/>
      <w:bookmarkEnd w:id="12562"/>
      <w:bookmarkEnd w:id="12563"/>
      <w:bookmarkEnd w:id="12564"/>
      <w:bookmarkEnd w:id="12565"/>
      <w:bookmarkEnd w:id="12566"/>
      <w:bookmarkEnd w:id="12567"/>
      <w:bookmarkEnd w:id="12568"/>
      <w:bookmarkEnd w:id="12569"/>
    </w:p>
    <w:tbl>
      <w:tblPr>
        <w:tblStyle w:val="TableSWIleft"/>
        <w:tblW w:w="9288" w:type="dxa"/>
        <w:tblLayout w:type="fixed"/>
        <w:tblLook w:val="04A0" w:firstRow="1" w:lastRow="0" w:firstColumn="1" w:lastColumn="0" w:noHBand="0" w:noVBand="1"/>
      </w:tblPr>
      <w:tblGrid>
        <w:gridCol w:w="1728"/>
        <w:gridCol w:w="7560"/>
      </w:tblGrid>
      <w:tr w:rsidR="00AD6DB4" w:rsidRPr="00671C8B" w14:paraId="1257351B"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70CA0CBA" w14:textId="3047FD75" w:rsidR="00AD6DB4" w:rsidRPr="00671C8B" w:rsidRDefault="00AD6DB4">
            <w:pPr>
              <w:pStyle w:val="TableRowHead"/>
              <w:spacing w:before="144" w:after="144"/>
              <w:rPr>
                <w:rFonts w:cs="Arial"/>
              </w:rPr>
            </w:pPr>
            <w:del w:id="12570" w:author="Alban Roche" w:date="2017-08-02T14:40:00Z">
              <w:r w:rsidDel="00F22490">
                <w:rPr>
                  <w:lang w:eastAsia="zh-CN"/>
                </w:rPr>
                <w:delText xml:space="preserve">HL7618, HL7618RD, </w:delText>
              </w:r>
              <w:r w:rsidDel="00F22490">
                <w:delText xml:space="preserve">HL7648, HL7650, HL7688, </w:delText>
              </w:r>
              <w:r w:rsidDel="00F22490">
                <w:rPr>
                  <w:lang w:eastAsia="zh-CN"/>
                </w:rPr>
                <w:delText>HL7690 and HL7692</w:delText>
              </w:r>
            </w:del>
            <w:ins w:id="12571" w:author="Alban Roche" w:date="2017-08-02T14:40:00Z">
              <w:r w:rsidR="00F22490">
                <w:rPr>
                  <w:lang w:eastAsia="zh-CN"/>
                </w:rPr>
                <w:t>HL7800</w:t>
              </w:r>
            </w:ins>
          </w:p>
        </w:tc>
      </w:tr>
      <w:tr w:rsidR="00AD6DB4" w:rsidRPr="00671C8B" w14:paraId="282145F3" w14:textId="77777777" w:rsidTr="00166AF3">
        <w:tc>
          <w:tcPr>
            <w:tcW w:w="1728" w:type="dxa"/>
          </w:tcPr>
          <w:p w14:paraId="369D1843" w14:textId="77777777" w:rsidR="00AD6DB4" w:rsidRPr="00671C8B" w:rsidRDefault="00AD6DB4" w:rsidP="00166AF3">
            <w:pPr>
              <w:pStyle w:val="TableBody"/>
              <w:rPr>
                <w:rFonts w:ascii="Times New Roman" w:hAnsi="Times New Roman" w:cs="Times New Roman"/>
                <w:i/>
                <w:sz w:val="20"/>
                <w:szCs w:val="20"/>
              </w:rPr>
            </w:pPr>
            <w:r w:rsidRPr="00671C8B">
              <w:rPr>
                <w:i/>
              </w:rPr>
              <w:t>Test command</w:t>
            </w:r>
          </w:p>
          <w:p w14:paraId="43B898CF" w14:textId="77777777" w:rsidR="00AD6DB4" w:rsidRPr="00671C8B" w:rsidRDefault="00AD6DB4" w:rsidP="00166AF3">
            <w:pPr>
              <w:pStyle w:val="TableBody"/>
            </w:pPr>
          </w:p>
          <w:p w14:paraId="1BCB0834" w14:textId="77777777" w:rsidR="00AD6DB4" w:rsidRPr="00671C8B" w:rsidRDefault="00AD6DB4" w:rsidP="00166AF3">
            <w:pPr>
              <w:pStyle w:val="TableBody"/>
              <w:rPr>
                <w:u w:val="single"/>
              </w:rPr>
            </w:pPr>
            <w:r w:rsidRPr="00671C8B">
              <w:rPr>
                <w:u w:val="single"/>
              </w:rPr>
              <w:t>Syntax</w:t>
            </w:r>
          </w:p>
          <w:p w14:paraId="570685E9" w14:textId="77777777" w:rsidR="00AD6DB4" w:rsidRPr="00671C8B" w:rsidRDefault="00AD6DB4" w:rsidP="00166AF3">
            <w:pPr>
              <w:pStyle w:val="TableBody"/>
              <w:rPr>
                <w:b/>
              </w:rPr>
            </w:pPr>
            <w:r w:rsidRPr="00671C8B">
              <w:rPr>
                <w:b/>
              </w:rPr>
              <w:t>AT+CPMS=?</w:t>
            </w:r>
          </w:p>
          <w:p w14:paraId="304C1F60" w14:textId="77777777" w:rsidR="00AD6DB4" w:rsidRPr="00671C8B" w:rsidRDefault="00AD6DB4" w:rsidP="00166AF3">
            <w:pPr>
              <w:pStyle w:val="TableBody"/>
            </w:pPr>
          </w:p>
        </w:tc>
        <w:tc>
          <w:tcPr>
            <w:tcW w:w="7560" w:type="dxa"/>
          </w:tcPr>
          <w:p w14:paraId="735C76A5" w14:textId="77777777" w:rsidR="00AD6DB4" w:rsidRPr="00671C8B" w:rsidRDefault="00AD6DB4" w:rsidP="00166AF3">
            <w:pPr>
              <w:pStyle w:val="TableBody"/>
              <w:rPr>
                <w:rFonts w:ascii="Times New Roman" w:hAnsi="Times New Roman" w:cs="Times New Roman"/>
                <w:sz w:val="20"/>
                <w:szCs w:val="20"/>
                <w:u w:val="single"/>
              </w:rPr>
            </w:pPr>
          </w:p>
          <w:p w14:paraId="3D4090CD" w14:textId="77777777" w:rsidR="00AD6DB4" w:rsidRPr="00671C8B" w:rsidRDefault="00AD6DB4" w:rsidP="00166AF3">
            <w:pPr>
              <w:pStyle w:val="TableBody"/>
              <w:rPr>
                <w:rFonts w:ascii="Times New Roman" w:hAnsi="Times New Roman" w:cs="Times New Roman"/>
                <w:sz w:val="20"/>
                <w:szCs w:val="20"/>
                <w:u w:val="single"/>
              </w:rPr>
            </w:pPr>
          </w:p>
          <w:p w14:paraId="70FFE1DC" w14:textId="77777777" w:rsidR="00AD6DB4" w:rsidRPr="00671C8B" w:rsidRDefault="00AD6DB4" w:rsidP="00166AF3">
            <w:pPr>
              <w:pStyle w:val="TableBody"/>
              <w:rPr>
                <w:u w:val="single"/>
              </w:rPr>
            </w:pPr>
            <w:r w:rsidRPr="00671C8B">
              <w:rPr>
                <w:u w:val="single"/>
              </w:rPr>
              <w:t>Response</w:t>
            </w:r>
          </w:p>
          <w:p w14:paraId="2388A983" w14:textId="77777777" w:rsidR="00AD6DB4" w:rsidRPr="00671C8B" w:rsidRDefault="00AD6DB4" w:rsidP="00166AF3">
            <w:pPr>
              <w:pStyle w:val="TableBody"/>
              <w:rPr>
                <w:snapToGrid w:val="0"/>
              </w:rPr>
            </w:pPr>
            <w:r w:rsidRPr="00671C8B">
              <w:rPr>
                <w:b/>
                <w:snapToGrid w:val="0"/>
              </w:rPr>
              <w:t>+CPMS:</w:t>
            </w:r>
            <w:r w:rsidRPr="00671C8B">
              <w:rPr>
                <w:snapToGrid w:val="0"/>
              </w:rPr>
              <w:t xml:space="preserve"> (list of supported </w:t>
            </w:r>
            <w:r w:rsidRPr="00671C8B">
              <w:rPr>
                <w:b/>
                <w:snapToGrid w:val="0"/>
              </w:rPr>
              <w:t>&lt;mem1&gt;</w:t>
            </w:r>
            <w:r w:rsidRPr="00671C8B">
              <w:rPr>
                <w:snapToGrid w:val="0"/>
              </w:rPr>
              <w:t xml:space="preserve">s), (list of supported </w:t>
            </w:r>
            <w:r w:rsidRPr="00671C8B">
              <w:rPr>
                <w:b/>
                <w:snapToGrid w:val="0"/>
              </w:rPr>
              <w:t>&lt;mem2&gt;</w:t>
            </w:r>
            <w:r w:rsidRPr="00671C8B">
              <w:rPr>
                <w:snapToGrid w:val="0"/>
              </w:rPr>
              <w:t xml:space="preserve">s), (list of supported </w:t>
            </w:r>
            <w:r w:rsidRPr="00671C8B">
              <w:rPr>
                <w:b/>
                <w:snapToGrid w:val="0"/>
              </w:rPr>
              <w:t>&lt;mem3&gt;</w:t>
            </w:r>
            <w:r w:rsidRPr="00671C8B">
              <w:rPr>
                <w:snapToGrid w:val="0"/>
              </w:rPr>
              <w:t>s)</w:t>
            </w:r>
          </w:p>
          <w:p w14:paraId="4CDBD258" w14:textId="77777777" w:rsidR="00AD6DB4" w:rsidRPr="00671C8B" w:rsidRDefault="00AD6DB4" w:rsidP="00166AF3">
            <w:pPr>
              <w:pStyle w:val="TableBody"/>
              <w:rPr>
                <w:b/>
                <w:snapToGrid w:val="0"/>
              </w:rPr>
            </w:pPr>
            <w:r w:rsidRPr="00671C8B">
              <w:rPr>
                <w:b/>
                <w:snapToGrid w:val="0"/>
              </w:rPr>
              <w:t>OK</w:t>
            </w:r>
          </w:p>
        </w:tc>
      </w:tr>
      <w:tr w:rsidR="00AD6DB4" w:rsidRPr="00671C8B" w14:paraId="4DDE5DF2" w14:textId="77777777" w:rsidTr="00166AF3">
        <w:trPr>
          <w:cantSplit w:val="0"/>
        </w:trPr>
        <w:tc>
          <w:tcPr>
            <w:tcW w:w="1728" w:type="dxa"/>
          </w:tcPr>
          <w:p w14:paraId="1F8535CC" w14:textId="77777777" w:rsidR="00AD6DB4" w:rsidRPr="00671C8B" w:rsidRDefault="00AD6DB4" w:rsidP="00166AF3">
            <w:pPr>
              <w:pStyle w:val="TableBody"/>
              <w:rPr>
                <w:rFonts w:ascii="Times New Roman" w:hAnsi="Times New Roman" w:cs="Times New Roman"/>
                <w:i/>
                <w:sz w:val="20"/>
                <w:szCs w:val="20"/>
              </w:rPr>
            </w:pPr>
            <w:r w:rsidRPr="00671C8B">
              <w:rPr>
                <w:i/>
              </w:rPr>
              <w:t>Read command</w:t>
            </w:r>
          </w:p>
          <w:p w14:paraId="546DA7A1" w14:textId="77777777" w:rsidR="00AD6DB4" w:rsidRPr="00671C8B" w:rsidRDefault="00AD6DB4" w:rsidP="00166AF3">
            <w:pPr>
              <w:pStyle w:val="TableBody"/>
            </w:pPr>
          </w:p>
          <w:p w14:paraId="0DC4A122" w14:textId="77777777" w:rsidR="00AD6DB4" w:rsidRPr="00671C8B" w:rsidRDefault="00AD6DB4" w:rsidP="00166AF3">
            <w:pPr>
              <w:pStyle w:val="TableBody"/>
              <w:rPr>
                <w:u w:val="single"/>
              </w:rPr>
            </w:pPr>
            <w:r w:rsidRPr="00671C8B">
              <w:rPr>
                <w:u w:val="single"/>
              </w:rPr>
              <w:t>Syntax</w:t>
            </w:r>
          </w:p>
          <w:p w14:paraId="4B66606E" w14:textId="77777777" w:rsidR="00AD6DB4" w:rsidRPr="00671C8B" w:rsidRDefault="00AD6DB4" w:rsidP="00166AF3">
            <w:pPr>
              <w:pStyle w:val="TableBody"/>
            </w:pPr>
            <w:r w:rsidRPr="00671C8B">
              <w:rPr>
                <w:b/>
              </w:rPr>
              <w:t>AT+CPMS?</w:t>
            </w:r>
          </w:p>
        </w:tc>
        <w:tc>
          <w:tcPr>
            <w:tcW w:w="7560" w:type="dxa"/>
          </w:tcPr>
          <w:p w14:paraId="318E35F3" w14:textId="77777777" w:rsidR="00AD6DB4" w:rsidRPr="00671C8B" w:rsidRDefault="00AD6DB4" w:rsidP="00166AF3">
            <w:pPr>
              <w:pStyle w:val="TableBody"/>
              <w:rPr>
                <w:rFonts w:ascii="Times New Roman" w:hAnsi="Times New Roman" w:cs="Times New Roman"/>
                <w:sz w:val="20"/>
                <w:szCs w:val="20"/>
                <w:u w:val="single"/>
              </w:rPr>
            </w:pPr>
          </w:p>
          <w:p w14:paraId="37B88AE3" w14:textId="77777777" w:rsidR="00AD6DB4" w:rsidRPr="00671C8B" w:rsidRDefault="00AD6DB4" w:rsidP="00166AF3">
            <w:pPr>
              <w:pStyle w:val="TableBody"/>
              <w:rPr>
                <w:u w:val="single"/>
              </w:rPr>
            </w:pPr>
          </w:p>
          <w:p w14:paraId="3DB4F79D" w14:textId="77777777" w:rsidR="00AD6DB4" w:rsidRPr="00671C8B" w:rsidRDefault="00AD6DB4" w:rsidP="00166AF3">
            <w:pPr>
              <w:pStyle w:val="TableBody"/>
              <w:rPr>
                <w:u w:val="single"/>
              </w:rPr>
            </w:pPr>
            <w:r w:rsidRPr="00671C8B">
              <w:rPr>
                <w:u w:val="single"/>
              </w:rPr>
              <w:t>Response</w:t>
            </w:r>
          </w:p>
          <w:p w14:paraId="628C1102" w14:textId="77777777" w:rsidR="00AD6DB4" w:rsidRPr="00671C8B" w:rsidRDefault="00AD6DB4" w:rsidP="00166AF3">
            <w:pPr>
              <w:pStyle w:val="TableBody"/>
              <w:rPr>
                <w:b/>
                <w:snapToGrid w:val="0"/>
              </w:rPr>
            </w:pPr>
            <w:r w:rsidRPr="00671C8B">
              <w:rPr>
                <w:b/>
                <w:snapToGrid w:val="0"/>
              </w:rPr>
              <w:t xml:space="preserve">+CPMS: </w:t>
            </w:r>
            <w:r w:rsidRPr="00671C8B">
              <w:rPr>
                <w:b/>
              </w:rPr>
              <w:t>&lt;mem1&gt;,&lt;used1&gt;,&lt;total1&gt;,&lt;mem2&gt;,&lt;used2&gt;,&lt;total2&gt;,&lt;mem3&gt;,&lt;used3&gt;,&lt;total3&gt;</w:t>
            </w:r>
          </w:p>
          <w:p w14:paraId="327564CD" w14:textId="77777777" w:rsidR="00AD6DB4" w:rsidRPr="00671C8B" w:rsidRDefault="00AD6DB4" w:rsidP="00166AF3">
            <w:pPr>
              <w:pStyle w:val="TableBody"/>
              <w:rPr>
                <w:b/>
                <w:snapToGrid w:val="0"/>
              </w:rPr>
            </w:pPr>
            <w:r w:rsidRPr="00671C8B">
              <w:rPr>
                <w:b/>
                <w:snapToGrid w:val="0"/>
              </w:rPr>
              <w:t>OK</w:t>
            </w:r>
          </w:p>
          <w:p w14:paraId="5CA8D59A" w14:textId="77777777" w:rsidR="00AD6DB4" w:rsidRPr="00E90D68" w:rsidRDefault="00AD6DB4" w:rsidP="00166AF3">
            <w:pPr>
              <w:pStyle w:val="TableBody"/>
              <w:rPr>
                <w:b/>
                <w:snapToGrid w:val="0"/>
                <w:sz w:val="14"/>
                <w:szCs w:val="14"/>
              </w:rPr>
            </w:pPr>
          </w:p>
          <w:p w14:paraId="54175993" w14:textId="77777777" w:rsidR="00AD6DB4" w:rsidRPr="00671C8B" w:rsidRDefault="00AD6DB4" w:rsidP="00166AF3">
            <w:pPr>
              <w:pStyle w:val="TableBody"/>
              <w:rPr>
                <w:snapToGrid w:val="0"/>
              </w:rPr>
            </w:pPr>
            <w:r w:rsidRPr="00671C8B">
              <w:rPr>
                <w:snapToGrid w:val="0"/>
              </w:rPr>
              <w:t>or</w:t>
            </w:r>
          </w:p>
          <w:p w14:paraId="1ED43412" w14:textId="77777777" w:rsidR="00AD6DB4" w:rsidRPr="00671C8B" w:rsidRDefault="00AD6DB4" w:rsidP="00166AF3">
            <w:pPr>
              <w:pStyle w:val="TableBody"/>
              <w:rPr>
                <w:b/>
                <w:snapToGrid w:val="0"/>
              </w:rPr>
            </w:pPr>
            <w:r w:rsidRPr="00671C8B">
              <w:rPr>
                <w:b/>
                <w:snapToGrid w:val="0"/>
              </w:rPr>
              <w:t>+CMS ERROR: &lt;err&gt;</w:t>
            </w:r>
          </w:p>
        </w:tc>
      </w:tr>
      <w:tr w:rsidR="00AD6DB4" w:rsidRPr="00671C8B" w14:paraId="56957739" w14:textId="77777777" w:rsidTr="00166AF3">
        <w:tc>
          <w:tcPr>
            <w:tcW w:w="1728" w:type="dxa"/>
          </w:tcPr>
          <w:p w14:paraId="66C6EAB9" w14:textId="77777777" w:rsidR="00AD6DB4" w:rsidRPr="00671C8B" w:rsidRDefault="00AD6DB4" w:rsidP="00166AF3">
            <w:pPr>
              <w:pStyle w:val="TableBody"/>
              <w:rPr>
                <w:rFonts w:ascii="Times New Roman" w:hAnsi="Times New Roman" w:cs="Times New Roman"/>
                <w:i/>
                <w:sz w:val="20"/>
                <w:szCs w:val="20"/>
              </w:rPr>
            </w:pPr>
            <w:r w:rsidRPr="00671C8B">
              <w:rPr>
                <w:i/>
              </w:rPr>
              <w:t>Write command</w:t>
            </w:r>
          </w:p>
          <w:p w14:paraId="7827A4EE" w14:textId="77777777" w:rsidR="00AD6DB4" w:rsidRPr="00671C8B" w:rsidRDefault="00AD6DB4" w:rsidP="00166AF3">
            <w:pPr>
              <w:pStyle w:val="TableBody"/>
            </w:pPr>
          </w:p>
          <w:p w14:paraId="23EF239E" w14:textId="77777777" w:rsidR="00AD6DB4" w:rsidRPr="00671C8B" w:rsidRDefault="00AD6DB4" w:rsidP="00166AF3">
            <w:pPr>
              <w:pStyle w:val="TableBody"/>
              <w:rPr>
                <w:u w:val="single"/>
              </w:rPr>
            </w:pPr>
            <w:r w:rsidRPr="00671C8B">
              <w:rPr>
                <w:u w:val="single"/>
              </w:rPr>
              <w:t>Syntax</w:t>
            </w:r>
          </w:p>
          <w:p w14:paraId="28362045" w14:textId="77777777" w:rsidR="00AD6DB4" w:rsidRPr="00671C8B" w:rsidRDefault="00AD6DB4" w:rsidP="00166AF3">
            <w:pPr>
              <w:pStyle w:val="TableBody"/>
              <w:rPr>
                <w:b/>
                <w:snapToGrid w:val="0"/>
              </w:rPr>
            </w:pPr>
            <w:r w:rsidRPr="00671C8B">
              <w:rPr>
                <w:b/>
              </w:rPr>
              <w:t>AT+CPMS=</w:t>
            </w:r>
            <w:r w:rsidRPr="00671C8B">
              <w:rPr>
                <w:b/>
              </w:rPr>
              <w:br/>
            </w:r>
            <w:r w:rsidRPr="00671C8B">
              <w:rPr>
                <w:b/>
                <w:snapToGrid w:val="0"/>
              </w:rPr>
              <w:t>&lt;mem1&gt;</w:t>
            </w:r>
            <w:r w:rsidRPr="00671C8B">
              <w:rPr>
                <w:b/>
                <w:snapToGrid w:val="0"/>
              </w:rPr>
              <w:br/>
              <w:t>[,&lt;mem2&gt;</w:t>
            </w:r>
            <w:r w:rsidRPr="00671C8B">
              <w:rPr>
                <w:b/>
                <w:snapToGrid w:val="0"/>
              </w:rPr>
              <w:br/>
              <w:t>[,&lt;mem3&gt;]]</w:t>
            </w:r>
          </w:p>
        </w:tc>
        <w:tc>
          <w:tcPr>
            <w:tcW w:w="7560" w:type="dxa"/>
          </w:tcPr>
          <w:p w14:paraId="3F80AF90" w14:textId="77777777" w:rsidR="00AD6DB4" w:rsidRPr="00671C8B" w:rsidRDefault="00AD6DB4" w:rsidP="00166AF3">
            <w:pPr>
              <w:pStyle w:val="TableBody"/>
              <w:rPr>
                <w:rFonts w:ascii="Times New Roman" w:hAnsi="Times New Roman" w:cs="Times New Roman"/>
                <w:sz w:val="20"/>
                <w:szCs w:val="20"/>
                <w:u w:val="single"/>
              </w:rPr>
            </w:pPr>
          </w:p>
          <w:p w14:paraId="46DBFF81" w14:textId="77777777" w:rsidR="00AD6DB4" w:rsidRPr="00671C8B" w:rsidRDefault="00AD6DB4" w:rsidP="00166AF3">
            <w:pPr>
              <w:pStyle w:val="TableBody"/>
              <w:rPr>
                <w:u w:val="single"/>
              </w:rPr>
            </w:pPr>
          </w:p>
          <w:p w14:paraId="00E5C9B0" w14:textId="77777777" w:rsidR="00AD6DB4" w:rsidRPr="00671C8B" w:rsidRDefault="00AD6DB4" w:rsidP="00166AF3">
            <w:pPr>
              <w:pStyle w:val="TableBody"/>
              <w:rPr>
                <w:u w:val="single"/>
              </w:rPr>
            </w:pPr>
            <w:r w:rsidRPr="00671C8B">
              <w:rPr>
                <w:u w:val="single"/>
              </w:rPr>
              <w:t>Response</w:t>
            </w:r>
          </w:p>
          <w:p w14:paraId="0A7725E7" w14:textId="77777777" w:rsidR="00AD6DB4" w:rsidRPr="00671C8B" w:rsidRDefault="00AD6DB4" w:rsidP="00166AF3">
            <w:pPr>
              <w:pStyle w:val="TableBody"/>
              <w:rPr>
                <w:b/>
                <w:snapToGrid w:val="0"/>
              </w:rPr>
            </w:pPr>
            <w:r w:rsidRPr="00671C8B">
              <w:rPr>
                <w:b/>
                <w:snapToGrid w:val="0"/>
              </w:rPr>
              <w:t xml:space="preserve">+CPMS: </w:t>
            </w:r>
            <w:r w:rsidRPr="00671C8B">
              <w:rPr>
                <w:b/>
              </w:rPr>
              <w:t>&lt;used1&gt;,&lt;total1&gt;,&lt;used2&gt;,&lt;total2&gt;,&lt;used3&gt;,&lt;total3&gt;</w:t>
            </w:r>
          </w:p>
          <w:p w14:paraId="17F5D4E8" w14:textId="77777777" w:rsidR="00AD6DB4" w:rsidRPr="00671C8B" w:rsidRDefault="00AD6DB4" w:rsidP="00166AF3">
            <w:pPr>
              <w:pStyle w:val="TableBody"/>
              <w:rPr>
                <w:b/>
                <w:snapToGrid w:val="0"/>
                <w:lang w:eastAsia="zh-CN"/>
              </w:rPr>
            </w:pPr>
            <w:r w:rsidRPr="00671C8B">
              <w:rPr>
                <w:b/>
                <w:snapToGrid w:val="0"/>
              </w:rPr>
              <w:t>OK</w:t>
            </w:r>
          </w:p>
          <w:p w14:paraId="4CF579EC" w14:textId="77777777" w:rsidR="00AD6DB4" w:rsidRPr="00671C8B" w:rsidRDefault="00AD6DB4" w:rsidP="00166AF3">
            <w:pPr>
              <w:pStyle w:val="TableBody"/>
              <w:rPr>
                <w:b/>
                <w:snapToGrid w:val="0"/>
              </w:rPr>
            </w:pPr>
          </w:p>
          <w:p w14:paraId="00532652" w14:textId="77777777" w:rsidR="00AD6DB4" w:rsidRPr="00671C8B" w:rsidRDefault="00AD6DB4" w:rsidP="00166AF3">
            <w:pPr>
              <w:pStyle w:val="TableBody"/>
              <w:rPr>
                <w:snapToGrid w:val="0"/>
              </w:rPr>
            </w:pPr>
            <w:r w:rsidRPr="00671C8B">
              <w:rPr>
                <w:snapToGrid w:val="0"/>
              </w:rPr>
              <w:t>or</w:t>
            </w:r>
          </w:p>
          <w:p w14:paraId="10F1CFD7" w14:textId="77777777" w:rsidR="00AD6DB4" w:rsidRPr="00671C8B" w:rsidRDefault="00AD6DB4" w:rsidP="00166AF3">
            <w:pPr>
              <w:pStyle w:val="TableBody"/>
              <w:rPr>
                <w:b/>
                <w:snapToGrid w:val="0"/>
              </w:rPr>
            </w:pPr>
            <w:r w:rsidRPr="00671C8B">
              <w:rPr>
                <w:b/>
                <w:snapToGrid w:val="0"/>
              </w:rPr>
              <w:t>+CMS ERROR: &lt;err&gt;</w:t>
            </w:r>
          </w:p>
          <w:p w14:paraId="27BF197D" w14:textId="77777777" w:rsidR="00AD6DB4" w:rsidRPr="00671C8B" w:rsidRDefault="00AD6DB4" w:rsidP="00166AF3">
            <w:pPr>
              <w:pStyle w:val="TableBody"/>
              <w:rPr>
                <w:snapToGrid w:val="0"/>
                <w:lang w:eastAsia="fr-FR"/>
              </w:rPr>
            </w:pPr>
          </w:p>
          <w:p w14:paraId="6941A2F6" w14:textId="77777777" w:rsidR="00AD6DB4" w:rsidRPr="00671C8B" w:rsidRDefault="00AD6DB4" w:rsidP="00166AF3">
            <w:pPr>
              <w:pStyle w:val="TableBody"/>
              <w:rPr>
                <w:snapToGrid w:val="0"/>
                <w:u w:val="single"/>
              </w:rPr>
            </w:pPr>
            <w:r w:rsidRPr="00671C8B">
              <w:rPr>
                <w:snapToGrid w:val="0"/>
                <w:u w:val="single"/>
              </w:rPr>
              <w:t>Parameters</w:t>
            </w:r>
          </w:p>
          <w:p w14:paraId="16159F85" w14:textId="7B11701C" w:rsidR="00AD6DB4" w:rsidRPr="00671C8B" w:rsidRDefault="00AD6DB4" w:rsidP="00166AF3">
            <w:pPr>
              <w:pStyle w:val="TableBody"/>
              <w:rPr>
                <w:lang w:eastAsia="zh-CN"/>
              </w:rPr>
            </w:pPr>
            <w:r w:rsidRPr="00671C8B">
              <w:rPr>
                <w:snapToGrid w:val="0"/>
              </w:rPr>
              <w:t xml:space="preserve">For parameter information and values, refer to section </w:t>
            </w:r>
            <w:r w:rsidRPr="00671C8B">
              <w:rPr>
                <w:snapToGrid w:val="0"/>
              </w:rPr>
              <w:fldChar w:fldCharType="begin"/>
            </w:r>
            <w:r w:rsidRPr="00671C8B">
              <w:rPr>
                <w:snapToGrid w:val="0"/>
              </w:rPr>
              <w:instrText xml:space="preserve"> REF _Ref368924079 \w \h  \* MERGEFORMAT </w:instrText>
            </w:r>
            <w:r w:rsidRPr="00671C8B">
              <w:rPr>
                <w:snapToGrid w:val="0"/>
              </w:rPr>
            </w:r>
            <w:r w:rsidRPr="00671C8B">
              <w:rPr>
                <w:snapToGrid w:val="0"/>
              </w:rPr>
              <w:fldChar w:fldCharType="separate"/>
            </w:r>
            <w:r w:rsidR="00BD7547">
              <w:rPr>
                <w:snapToGrid w:val="0"/>
              </w:rPr>
              <w:t>8.1</w:t>
            </w:r>
            <w:r w:rsidRPr="00671C8B">
              <w:rPr>
                <w:snapToGrid w:val="0"/>
              </w:rPr>
              <w:fldChar w:fldCharType="end"/>
            </w:r>
            <w:r w:rsidRPr="00671C8B">
              <w:rPr>
                <w:snapToGrid w:val="0"/>
              </w:rPr>
              <w:t xml:space="preserve"> </w:t>
            </w:r>
            <w:r w:rsidRPr="00671C8B">
              <w:rPr>
                <w:snapToGrid w:val="0"/>
              </w:rPr>
              <w:fldChar w:fldCharType="begin"/>
            </w:r>
            <w:r w:rsidRPr="00671C8B">
              <w:rPr>
                <w:snapToGrid w:val="0"/>
              </w:rPr>
              <w:instrText xml:space="preserve"> REF _Ref368924079 \h  \* MERGEFORMAT </w:instrText>
            </w:r>
            <w:r w:rsidRPr="00671C8B">
              <w:rPr>
                <w:snapToGrid w:val="0"/>
              </w:rPr>
            </w:r>
            <w:r w:rsidRPr="00671C8B">
              <w:rPr>
                <w:snapToGrid w:val="0"/>
              </w:rPr>
              <w:fldChar w:fldCharType="separate"/>
            </w:r>
            <w:r w:rsidR="00BD7547" w:rsidRPr="00671C8B">
              <w:t>Parameters Definition</w:t>
            </w:r>
            <w:r w:rsidRPr="00671C8B">
              <w:rPr>
                <w:snapToGrid w:val="0"/>
              </w:rPr>
              <w:fldChar w:fldCharType="end"/>
            </w:r>
            <w:r w:rsidRPr="00671C8B">
              <w:rPr>
                <w:snapToGrid w:val="0"/>
              </w:rPr>
              <w:t>.</w:t>
            </w:r>
          </w:p>
        </w:tc>
      </w:tr>
      <w:tr w:rsidR="00AD6DB4" w:rsidRPr="00671C8B" w14:paraId="007CDD73" w14:textId="77777777" w:rsidTr="00166AF3">
        <w:tc>
          <w:tcPr>
            <w:tcW w:w="1728" w:type="dxa"/>
          </w:tcPr>
          <w:p w14:paraId="3F0BB19B" w14:textId="77777777" w:rsidR="00AD6DB4" w:rsidRPr="00CB4B23" w:rsidRDefault="00AD6DB4" w:rsidP="00166AF3">
            <w:pPr>
              <w:pStyle w:val="TableBody"/>
              <w:rPr>
                <w:u w:val="single"/>
              </w:rPr>
            </w:pPr>
            <w:r w:rsidRPr="00CB4B23">
              <w:rPr>
                <w:u w:val="single"/>
              </w:rPr>
              <w:t>Notes</w:t>
            </w:r>
          </w:p>
        </w:tc>
        <w:tc>
          <w:tcPr>
            <w:tcW w:w="7560" w:type="dxa"/>
          </w:tcPr>
          <w:p w14:paraId="3EA9505D" w14:textId="77777777" w:rsidR="00AD6DB4" w:rsidRPr="00CB4B23" w:rsidRDefault="00AD6DB4" w:rsidP="00166AF3">
            <w:pPr>
              <w:pStyle w:val="TableBody"/>
            </w:pPr>
            <w:r w:rsidRPr="0013339A">
              <w:t>&lt;mem1&gt;,</w:t>
            </w:r>
            <w:r>
              <w:t xml:space="preserve"> </w:t>
            </w:r>
            <w:r w:rsidRPr="0013339A">
              <w:t>&lt;mem2&gt;</w:t>
            </w:r>
            <w:r>
              <w:t xml:space="preserve"> and </w:t>
            </w:r>
            <w:r w:rsidRPr="00CB4B23">
              <w:t>&lt;mem3&gt; are saved in non-volatile memory over module reboot</w:t>
            </w:r>
            <w:r>
              <w:t>.</w:t>
            </w:r>
          </w:p>
        </w:tc>
      </w:tr>
    </w:tbl>
    <w:p w14:paraId="51483A33" w14:textId="77777777" w:rsidR="00AD6DB4" w:rsidRDefault="00AD6DB4" w:rsidP="0059466D">
      <w:pPr>
        <w:pStyle w:val="Heading2"/>
        <w:numPr>
          <w:ilvl w:val="1"/>
          <w:numId w:val="11"/>
        </w:numPr>
        <w:ind w:left="1080" w:hanging="1080"/>
      </w:pPr>
      <w:bookmarkStart w:id="12572" w:name="_Toc369096510"/>
      <w:bookmarkStart w:id="12573" w:name="_Toc369270376"/>
      <w:bookmarkStart w:id="12574" w:name="_Toc369096511"/>
      <w:bookmarkStart w:id="12575" w:name="_Toc369270377"/>
      <w:bookmarkStart w:id="12576" w:name="_Toc369096515"/>
      <w:bookmarkStart w:id="12577" w:name="_Toc369270381"/>
      <w:bookmarkStart w:id="12578" w:name="_Toc345081390"/>
      <w:bookmarkStart w:id="12579" w:name="_Toc349753132"/>
      <w:bookmarkStart w:id="12580" w:name="_Toc349754026"/>
      <w:bookmarkStart w:id="12581" w:name="_Ref366745487"/>
      <w:bookmarkStart w:id="12582" w:name="_Ref369092738"/>
      <w:bookmarkStart w:id="12583" w:name="_Toc368586092"/>
      <w:bookmarkStart w:id="12584" w:name="_Ref485892711"/>
      <w:bookmarkStart w:id="12585" w:name="_Ref485892713"/>
      <w:bookmarkStart w:id="12586" w:name="_Toc486251675"/>
      <w:bookmarkStart w:id="12587" w:name="_Toc489459787"/>
      <w:bookmarkEnd w:id="12572"/>
      <w:bookmarkEnd w:id="12573"/>
      <w:bookmarkEnd w:id="12574"/>
      <w:bookmarkEnd w:id="12575"/>
      <w:bookmarkEnd w:id="12576"/>
      <w:bookmarkEnd w:id="12577"/>
      <w:r w:rsidRPr="00671C8B">
        <w:t xml:space="preserve">+CSDH Command: Show Text Mode </w:t>
      </w:r>
      <w:bookmarkEnd w:id="12578"/>
      <w:r w:rsidRPr="00671C8B">
        <w:t>Parameters</w:t>
      </w:r>
      <w:bookmarkEnd w:id="12579"/>
      <w:bookmarkEnd w:id="12580"/>
      <w:bookmarkEnd w:id="12581"/>
      <w:bookmarkEnd w:id="12582"/>
      <w:bookmarkEnd w:id="12583"/>
      <w:bookmarkEnd w:id="12584"/>
      <w:bookmarkEnd w:id="12585"/>
      <w:bookmarkEnd w:id="12586"/>
      <w:bookmarkEnd w:id="12587"/>
    </w:p>
    <w:p w14:paraId="5AEDA3EC" w14:textId="77777777" w:rsidR="00AD6DB4" w:rsidRPr="006B5B85" w:rsidRDefault="00AD6DB4" w:rsidP="00AD6DB4">
      <w:pPr>
        <w:pStyle w:val="Note"/>
        <w:keepNext/>
      </w:pPr>
      <w:commentRangeStart w:id="12588"/>
      <w:r>
        <w:t>F</w:t>
      </w:r>
      <w:r w:rsidRPr="00893AA7">
        <w:t xml:space="preserve">or </w:t>
      </w:r>
      <w:r>
        <w:rPr>
          <w:lang w:eastAsia="zh-CN"/>
        </w:rPr>
        <w:t xml:space="preserve">HL7618, HL7618RD, </w:t>
      </w:r>
      <w:r>
        <w:t xml:space="preserve">HL7648, HL7688, </w:t>
      </w:r>
      <w:r>
        <w:rPr>
          <w:lang w:eastAsia="zh-CN"/>
        </w:rPr>
        <w:t xml:space="preserve">HL7690 and HL7692 </w:t>
      </w:r>
      <w:r>
        <w:t>only.</w:t>
      </w:r>
      <w:commentRangeEnd w:id="12588"/>
      <w:r>
        <w:rPr>
          <w:rStyle w:val="CommentReference"/>
          <w:rFonts w:ascii="Verdana" w:hAnsi="Verdana" w:cs="Times New Roman"/>
          <w:i w:val="0"/>
          <w:iCs w:val="0"/>
        </w:rPr>
        <w:commentReference w:id="12588"/>
      </w:r>
    </w:p>
    <w:tbl>
      <w:tblPr>
        <w:tblStyle w:val="TableSWIleft"/>
        <w:tblW w:w="9288" w:type="dxa"/>
        <w:tblLayout w:type="fixed"/>
        <w:tblLook w:val="04A0" w:firstRow="1" w:lastRow="0" w:firstColumn="1" w:lastColumn="0" w:noHBand="0" w:noVBand="1"/>
      </w:tblPr>
      <w:tblGrid>
        <w:gridCol w:w="1728"/>
        <w:gridCol w:w="7560"/>
      </w:tblGrid>
      <w:tr w:rsidR="00AD6DB4" w:rsidRPr="00671C8B" w14:paraId="19940E5B"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69B68187" w14:textId="77777777" w:rsidR="00AD6DB4" w:rsidRPr="00671C8B" w:rsidRDefault="00AD6DB4">
            <w:pPr>
              <w:pStyle w:val="TableRowHead"/>
              <w:spacing w:before="144" w:after="144"/>
              <w:rPr>
                <w:rFonts w:cs="Arial"/>
                <w:bCs w:val="0"/>
              </w:rPr>
            </w:pPr>
            <w:r>
              <w:rPr>
                <w:lang w:eastAsia="zh-CN"/>
              </w:rPr>
              <w:t xml:space="preserve">HL7618, HL7618RD, </w:t>
            </w:r>
            <w:r>
              <w:t xml:space="preserve">HL7648, HL7688, </w:t>
            </w:r>
            <w:r>
              <w:rPr>
                <w:lang w:eastAsia="zh-CN"/>
              </w:rPr>
              <w:t>HL7690 and HL7692</w:t>
            </w:r>
          </w:p>
        </w:tc>
      </w:tr>
      <w:tr w:rsidR="00AD6DB4" w:rsidRPr="00671C8B" w14:paraId="289F7525" w14:textId="77777777" w:rsidTr="00166AF3">
        <w:tc>
          <w:tcPr>
            <w:tcW w:w="1728" w:type="dxa"/>
          </w:tcPr>
          <w:p w14:paraId="5FF78BA1" w14:textId="77777777" w:rsidR="00AD6DB4" w:rsidRPr="00671C8B" w:rsidRDefault="00AD6DB4" w:rsidP="00166AF3">
            <w:pPr>
              <w:pStyle w:val="TableBody"/>
              <w:rPr>
                <w:rFonts w:ascii="Times New Roman" w:hAnsi="Times New Roman" w:cs="Times New Roman"/>
                <w:i/>
                <w:sz w:val="20"/>
                <w:szCs w:val="20"/>
              </w:rPr>
            </w:pPr>
            <w:r w:rsidRPr="00671C8B">
              <w:rPr>
                <w:i/>
              </w:rPr>
              <w:t>Test command</w:t>
            </w:r>
          </w:p>
          <w:p w14:paraId="36B47FC6" w14:textId="77777777" w:rsidR="00AD6DB4" w:rsidRPr="00671C8B" w:rsidRDefault="00AD6DB4" w:rsidP="00166AF3">
            <w:pPr>
              <w:pStyle w:val="TableBody"/>
            </w:pPr>
          </w:p>
          <w:p w14:paraId="45969211" w14:textId="77777777" w:rsidR="00AD6DB4" w:rsidRPr="00671C8B" w:rsidRDefault="00AD6DB4" w:rsidP="00166AF3">
            <w:pPr>
              <w:pStyle w:val="TableBody"/>
              <w:rPr>
                <w:u w:val="single"/>
              </w:rPr>
            </w:pPr>
            <w:r w:rsidRPr="00671C8B">
              <w:rPr>
                <w:u w:val="single"/>
              </w:rPr>
              <w:t>Syntax</w:t>
            </w:r>
          </w:p>
          <w:p w14:paraId="3C6E666D" w14:textId="77777777" w:rsidR="00AD6DB4" w:rsidRPr="00671C8B" w:rsidRDefault="00AD6DB4" w:rsidP="00166AF3">
            <w:pPr>
              <w:pStyle w:val="TableBody"/>
              <w:rPr>
                <w:b/>
              </w:rPr>
            </w:pPr>
            <w:r w:rsidRPr="00671C8B">
              <w:rPr>
                <w:b/>
              </w:rPr>
              <w:t>AT+CSDH=?</w:t>
            </w:r>
          </w:p>
        </w:tc>
        <w:tc>
          <w:tcPr>
            <w:tcW w:w="7560" w:type="dxa"/>
          </w:tcPr>
          <w:p w14:paraId="725C2BAD" w14:textId="77777777" w:rsidR="00AD6DB4" w:rsidRPr="00671C8B" w:rsidRDefault="00AD6DB4" w:rsidP="00166AF3">
            <w:pPr>
              <w:pStyle w:val="TableBody"/>
              <w:rPr>
                <w:rFonts w:ascii="Times New Roman" w:hAnsi="Times New Roman" w:cs="Times New Roman"/>
                <w:sz w:val="20"/>
                <w:szCs w:val="20"/>
                <w:u w:val="single"/>
              </w:rPr>
            </w:pPr>
          </w:p>
          <w:p w14:paraId="55048202" w14:textId="77777777" w:rsidR="00AD6DB4" w:rsidRPr="00671C8B" w:rsidRDefault="00AD6DB4" w:rsidP="00166AF3">
            <w:pPr>
              <w:pStyle w:val="TableBody"/>
              <w:rPr>
                <w:rFonts w:ascii="Times New Roman" w:hAnsi="Times New Roman" w:cs="Times New Roman"/>
                <w:sz w:val="20"/>
                <w:szCs w:val="20"/>
                <w:u w:val="single"/>
              </w:rPr>
            </w:pPr>
          </w:p>
          <w:p w14:paraId="28FC71CD" w14:textId="77777777" w:rsidR="00AD6DB4" w:rsidRPr="00671C8B" w:rsidRDefault="00AD6DB4" w:rsidP="00166AF3">
            <w:pPr>
              <w:pStyle w:val="TableBody"/>
              <w:rPr>
                <w:u w:val="single"/>
              </w:rPr>
            </w:pPr>
            <w:r w:rsidRPr="00671C8B">
              <w:rPr>
                <w:u w:val="single"/>
              </w:rPr>
              <w:t>Response</w:t>
            </w:r>
          </w:p>
          <w:p w14:paraId="77A68E99" w14:textId="77777777" w:rsidR="00AD6DB4" w:rsidRPr="00671C8B" w:rsidRDefault="00AD6DB4" w:rsidP="00166AF3">
            <w:pPr>
              <w:pStyle w:val="TableBody"/>
              <w:rPr>
                <w:snapToGrid w:val="0"/>
              </w:rPr>
            </w:pPr>
            <w:r w:rsidRPr="00671C8B">
              <w:rPr>
                <w:b/>
                <w:snapToGrid w:val="0"/>
              </w:rPr>
              <w:t>+CSDH:</w:t>
            </w:r>
            <w:r w:rsidRPr="00671C8B">
              <w:rPr>
                <w:snapToGrid w:val="0"/>
              </w:rPr>
              <w:t xml:space="preserve"> (list of supported </w:t>
            </w:r>
            <w:r w:rsidRPr="00671C8B">
              <w:rPr>
                <w:b/>
                <w:snapToGrid w:val="0"/>
              </w:rPr>
              <w:t>&lt;show&gt;</w:t>
            </w:r>
            <w:r w:rsidRPr="00671C8B">
              <w:rPr>
                <w:snapToGrid w:val="0"/>
              </w:rPr>
              <w:t>s)</w:t>
            </w:r>
          </w:p>
          <w:p w14:paraId="4BB98E93" w14:textId="77777777" w:rsidR="00AD6DB4" w:rsidRPr="00671C8B" w:rsidRDefault="00AD6DB4" w:rsidP="00166AF3">
            <w:pPr>
              <w:pStyle w:val="TableBody"/>
              <w:rPr>
                <w:b/>
                <w:snapToGrid w:val="0"/>
              </w:rPr>
            </w:pPr>
            <w:r w:rsidRPr="00671C8B">
              <w:rPr>
                <w:b/>
                <w:snapToGrid w:val="0"/>
              </w:rPr>
              <w:t>OK</w:t>
            </w:r>
          </w:p>
        </w:tc>
      </w:tr>
      <w:tr w:rsidR="00AD6DB4" w:rsidRPr="00671C8B" w14:paraId="3CB9A14C" w14:textId="77777777" w:rsidTr="00166AF3">
        <w:tc>
          <w:tcPr>
            <w:tcW w:w="1728" w:type="dxa"/>
          </w:tcPr>
          <w:p w14:paraId="085DDAD2" w14:textId="77777777" w:rsidR="00AD6DB4" w:rsidRPr="00671C8B" w:rsidRDefault="00AD6DB4" w:rsidP="00166AF3">
            <w:pPr>
              <w:pStyle w:val="TableBody"/>
              <w:rPr>
                <w:rFonts w:ascii="Times New Roman" w:hAnsi="Times New Roman" w:cs="Times New Roman"/>
                <w:i/>
                <w:sz w:val="20"/>
                <w:szCs w:val="20"/>
              </w:rPr>
            </w:pPr>
            <w:r w:rsidRPr="00671C8B">
              <w:rPr>
                <w:i/>
              </w:rPr>
              <w:t>Read command</w:t>
            </w:r>
          </w:p>
          <w:p w14:paraId="13A05D9E" w14:textId="77777777" w:rsidR="00AD6DB4" w:rsidRPr="00671C8B" w:rsidRDefault="00AD6DB4" w:rsidP="00166AF3">
            <w:pPr>
              <w:pStyle w:val="TableBody"/>
            </w:pPr>
          </w:p>
          <w:p w14:paraId="0A343A23" w14:textId="77777777" w:rsidR="00AD6DB4" w:rsidRPr="00671C8B" w:rsidRDefault="00AD6DB4" w:rsidP="00166AF3">
            <w:pPr>
              <w:pStyle w:val="TableBody"/>
              <w:rPr>
                <w:u w:val="single"/>
              </w:rPr>
            </w:pPr>
            <w:r w:rsidRPr="00671C8B">
              <w:rPr>
                <w:u w:val="single"/>
              </w:rPr>
              <w:t>Syntax</w:t>
            </w:r>
          </w:p>
          <w:p w14:paraId="10A70BFD" w14:textId="77777777" w:rsidR="00AD6DB4" w:rsidRPr="00671C8B" w:rsidRDefault="00AD6DB4" w:rsidP="00166AF3">
            <w:pPr>
              <w:pStyle w:val="TableBody"/>
              <w:rPr>
                <w:b/>
              </w:rPr>
            </w:pPr>
            <w:r w:rsidRPr="00671C8B">
              <w:rPr>
                <w:b/>
              </w:rPr>
              <w:t>AT+CSDH?</w:t>
            </w:r>
          </w:p>
        </w:tc>
        <w:tc>
          <w:tcPr>
            <w:tcW w:w="7560" w:type="dxa"/>
          </w:tcPr>
          <w:p w14:paraId="73839005" w14:textId="77777777" w:rsidR="00AD6DB4" w:rsidRPr="00671C8B" w:rsidRDefault="00AD6DB4" w:rsidP="00166AF3">
            <w:pPr>
              <w:pStyle w:val="TableBody"/>
              <w:rPr>
                <w:rFonts w:ascii="Times New Roman" w:hAnsi="Times New Roman" w:cs="Times New Roman"/>
                <w:sz w:val="20"/>
                <w:szCs w:val="20"/>
                <w:u w:val="single"/>
              </w:rPr>
            </w:pPr>
          </w:p>
          <w:p w14:paraId="193908FA" w14:textId="77777777" w:rsidR="00AD6DB4" w:rsidRPr="00671C8B" w:rsidRDefault="00AD6DB4" w:rsidP="00166AF3">
            <w:pPr>
              <w:pStyle w:val="TableBody"/>
              <w:rPr>
                <w:rFonts w:ascii="Times New Roman" w:hAnsi="Times New Roman" w:cs="Times New Roman"/>
                <w:sz w:val="20"/>
                <w:szCs w:val="20"/>
                <w:u w:val="single"/>
              </w:rPr>
            </w:pPr>
          </w:p>
          <w:p w14:paraId="3C1A2DB8" w14:textId="77777777" w:rsidR="00AD6DB4" w:rsidRPr="00671C8B" w:rsidRDefault="00AD6DB4" w:rsidP="00166AF3">
            <w:pPr>
              <w:pStyle w:val="TableBody"/>
              <w:rPr>
                <w:u w:val="single"/>
              </w:rPr>
            </w:pPr>
            <w:r w:rsidRPr="00671C8B">
              <w:rPr>
                <w:u w:val="single"/>
              </w:rPr>
              <w:t>Response</w:t>
            </w:r>
          </w:p>
          <w:p w14:paraId="5358CFF2" w14:textId="77777777" w:rsidR="00AD6DB4" w:rsidRPr="00671C8B" w:rsidRDefault="00AD6DB4" w:rsidP="00166AF3">
            <w:pPr>
              <w:pStyle w:val="TableBody"/>
              <w:rPr>
                <w:b/>
                <w:snapToGrid w:val="0"/>
              </w:rPr>
            </w:pPr>
            <w:r w:rsidRPr="00671C8B">
              <w:rPr>
                <w:b/>
                <w:snapToGrid w:val="0"/>
              </w:rPr>
              <w:t xml:space="preserve">+CSDH: </w:t>
            </w:r>
            <w:r w:rsidRPr="00671C8B">
              <w:rPr>
                <w:b/>
              </w:rPr>
              <w:t>&lt;show&gt;</w:t>
            </w:r>
          </w:p>
          <w:p w14:paraId="112E6A88" w14:textId="77777777" w:rsidR="00AD6DB4" w:rsidRPr="00671C8B" w:rsidRDefault="00AD6DB4" w:rsidP="00166AF3">
            <w:pPr>
              <w:pStyle w:val="TableBody"/>
              <w:rPr>
                <w:b/>
                <w:snapToGrid w:val="0"/>
              </w:rPr>
            </w:pPr>
            <w:r w:rsidRPr="00671C8B">
              <w:rPr>
                <w:b/>
                <w:snapToGrid w:val="0"/>
              </w:rPr>
              <w:t>OK</w:t>
            </w:r>
          </w:p>
        </w:tc>
      </w:tr>
      <w:tr w:rsidR="00AD6DB4" w:rsidRPr="00671C8B" w14:paraId="4FFEDDF1" w14:textId="77777777" w:rsidTr="00166AF3">
        <w:tc>
          <w:tcPr>
            <w:tcW w:w="1728" w:type="dxa"/>
          </w:tcPr>
          <w:p w14:paraId="386DBBCC" w14:textId="77777777" w:rsidR="00AD6DB4" w:rsidRPr="00671C8B" w:rsidRDefault="00AD6DB4" w:rsidP="00166AF3">
            <w:pPr>
              <w:pStyle w:val="TableBody"/>
              <w:rPr>
                <w:rFonts w:ascii="Times New Roman" w:hAnsi="Times New Roman" w:cs="Times New Roman"/>
                <w:i/>
                <w:sz w:val="20"/>
                <w:szCs w:val="20"/>
              </w:rPr>
            </w:pPr>
            <w:r w:rsidRPr="00671C8B">
              <w:rPr>
                <w:i/>
              </w:rPr>
              <w:t>Write command</w:t>
            </w:r>
          </w:p>
          <w:p w14:paraId="64CA5D1F" w14:textId="77777777" w:rsidR="00AD6DB4" w:rsidRPr="00671C8B" w:rsidRDefault="00AD6DB4" w:rsidP="00166AF3">
            <w:pPr>
              <w:pStyle w:val="TableBody"/>
            </w:pPr>
          </w:p>
          <w:p w14:paraId="42634A33" w14:textId="77777777" w:rsidR="00AD6DB4" w:rsidRPr="00671C8B" w:rsidRDefault="00AD6DB4" w:rsidP="00166AF3">
            <w:pPr>
              <w:pStyle w:val="TableBody"/>
              <w:rPr>
                <w:u w:val="single"/>
              </w:rPr>
            </w:pPr>
            <w:r w:rsidRPr="00671C8B">
              <w:rPr>
                <w:u w:val="single"/>
              </w:rPr>
              <w:t>Syntax</w:t>
            </w:r>
          </w:p>
          <w:p w14:paraId="76225B7E" w14:textId="77777777" w:rsidR="00AD6DB4" w:rsidRPr="00671C8B" w:rsidRDefault="00AD6DB4" w:rsidP="00166AF3">
            <w:pPr>
              <w:pStyle w:val="TableBody"/>
            </w:pPr>
            <w:r w:rsidRPr="00671C8B">
              <w:rPr>
                <w:b/>
              </w:rPr>
              <w:t>AT+CSDH=</w:t>
            </w:r>
            <w:r w:rsidRPr="00671C8B">
              <w:rPr>
                <w:b/>
              </w:rPr>
              <w:br/>
              <w:t>[</w:t>
            </w:r>
            <w:r w:rsidRPr="00671C8B">
              <w:rPr>
                <w:b/>
                <w:snapToGrid w:val="0"/>
              </w:rPr>
              <w:t>&lt;show&gt;]</w:t>
            </w:r>
          </w:p>
        </w:tc>
        <w:tc>
          <w:tcPr>
            <w:tcW w:w="7560" w:type="dxa"/>
          </w:tcPr>
          <w:p w14:paraId="1F1CF03B" w14:textId="77777777" w:rsidR="00AD6DB4" w:rsidRPr="00671C8B" w:rsidRDefault="00AD6DB4" w:rsidP="00166AF3">
            <w:pPr>
              <w:pStyle w:val="TableBody"/>
              <w:rPr>
                <w:u w:val="single"/>
              </w:rPr>
            </w:pPr>
          </w:p>
          <w:p w14:paraId="3438B9DD" w14:textId="77777777" w:rsidR="00AD6DB4" w:rsidRPr="00671C8B" w:rsidRDefault="00AD6DB4" w:rsidP="00166AF3">
            <w:pPr>
              <w:pStyle w:val="TableBody"/>
              <w:rPr>
                <w:u w:val="single"/>
              </w:rPr>
            </w:pPr>
          </w:p>
          <w:p w14:paraId="7F3F1020" w14:textId="77777777" w:rsidR="00AD6DB4" w:rsidRPr="00671C8B" w:rsidRDefault="00AD6DB4" w:rsidP="00166AF3">
            <w:pPr>
              <w:pStyle w:val="TableBody"/>
              <w:rPr>
                <w:u w:val="single"/>
              </w:rPr>
            </w:pPr>
            <w:r w:rsidRPr="00671C8B">
              <w:rPr>
                <w:u w:val="single"/>
              </w:rPr>
              <w:t>Response</w:t>
            </w:r>
          </w:p>
          <w:p w14:paraId="315A8859" w14:textId="77777777" w:rsidR="00AD6DB4" w:rsidRPr="00671C8B" w:rsidRDefault="00AD6DB4" w:rsidP="00166AF3">
            <w:pPr>
              <w:pStyle w:val="TableBody"/>
              <w:rPr>
                <w:b/>
                <w:snapToGrid w:val="0"/>
                <w:lang w:eastAsia="zh-CN"/>
              </w:rPr>
            </w:pPr>
            <w:r w:rsidRPr="00671C8B">
              <w:rPr>
                <w:b/>
                <w:snapToGrid w:val="0"/>
              </w:rPr>
              <w:t>OK</w:t>
            </w:r>
          </w:p>
          <w:p w14:paraId="792D8762" w14:textId="77777777" w:rsidR="00AD6DB4" w:rsidRPr="00671C8B" w:rsidRDefault="00AD6DB4" w:rsidP="00166AF3">
            <w:pPr>
              <w:pStyle w:val="TableBody"/>
              <w:rPr>
                <w:snapToGrid w:val="0"/>
                <w:lang w:eastAsia="fr-FR"/>
              </w:rPr>
            </w:pPr>
          </w:p>
          <w:p w14:paraId="62AFBEA0" w14:textId="77777777" w:rsidR="00AD6DB4" w:rsidRPr="00671C8B" w:rsidRDefault="00AD6DB4" w:rsidP="00166AF3">
            <w:pPr>
              <w:pStyle w:val="TableBody"/>
              <w:rPr>
                <w:snapToGrid w:val="0"/>
                <w:lang w:eastAsia="fr-FR"/>
              </w:rPr>
            </w:pPr>
            <w:r w:rsidRPr="00671C8B">
              <w:rPr>
                <w:snapToGrid w:val="0"/>
                <w:lang w:eastAsia="fr-FR"/>
              </w:rPr>
              <w:t>or</w:t>
            </w:r>
          </w:p>
          <w:p w14:paraId="0B30DC11" w14:textId="77777777" w:rsidR="00AD6DB4" w:rsidRPr="00671C8B" w:rsidRDefault="00AD6DB4" w:rsidP="00166AF3">
            <w:pPr>
              <w:pStyle w:val="TableBody"/>
              <w:rPr>
                <w:b/>
                <w:snapToGrid w:val="0"/>
                <w:lang w:eastAsia="fr-FR"/>
              </w:rPr>
            </w:pPr>
            <w:r w:rsidRPr="00671C8B">
              <w:rPr>
                <w:b/>
                <w:snapToGrid w:val="0"/>
                <w:lang w:eastAsia="fr-FR"/>
              </w:rPr>
              <w:t>+CME ERROR: &lt;err&gt;</w:t>
            </w:r>
          </w:p>
          <w:p w14:paraId="6C7726C7" w14:textId="77777777" w:rsidR="00AD6DB4" w:rsidRPr="00671C8B" w:rsidRDefault="00AD6DB4" w:rsidP="00166AF3">
            <w:pPr>
              <w:pStyle w:val="TableBody"/>
              <w:rPr>
                <w:snapToGrid w:val="0"/>
                <w:lang w:eastAsia="fr-FR"/>
              </w:rPr>
            </w:pPr>
          </w:p>
          <w:p w14:paraId="32179FBF" w14:textId="77777777" w:rsidR="00AD6DB4" w:rsidRPr="00671C8B" w:rsidRDefault="00AD6DB4" w:rsidP="00166AF3">
            <w:pPr>
              <w:pStyle w:val="TableBody"/>
              <w:rPr>
                <w:snapToGrid w:val="0"/>
                <w:u w:val="single"/>
              </w:rPr>
            </w:pPr>
            <w:r w:rsidRPr="00671C8B">
              <w:rPr>
                <w:snapToGrid w:val="0"/>
                <w:u w:val="single"/>
              </w:rPr>
              <w:t>Parameter</w:t>
            </w:r>
          </w:p>
          <w:p w14:paraId="4F583B2D" w14:textId="77777777" w:rsidR="00AD6DB4" w:rsidRPr="00671C8B" w:rsidRDefault="00AD6DB4" w:rsidP="00166AF3">
            <w:pPr>
              <w:pStyle w:val="TableBody"/>
            </w:pPr>
            <w:r w:rsidRPr="00671C8B">
              <w:rPr>
                <w:b/>
              </w:rPr>
              <w:t>&lt;sho</w:t>
            </w:r>
            <w:r w:rsidRPr="00671C8B">
              <w:rPr>
                <w:b/>
                <w:snapToGrid w:val="0"/>
              </w:rPr>
              <w:t>w&gt;</w:t>
            </w:r>
            <w:r w:rsidRPr="00671C8B">
              <w:tab/>
            </w:r>
            <w:r w:rsidRPr="00671C8B">
              <w:rPr>
                <w:u w:val="single"/>
              </w:rPr>
              <w:t>0</w:t>
            </w:r>
            <w:r w:rsidRPr="00671C8B">
              <w:tab/>
              <w:t xml:space="preserve">Do not show header values defined in commands +CSCA and +CSMP </w:t>
            </w:r>
            <w:r w:rsidRPr="00671C8B">
              <w:tab/>
            </w:r>
            <w:r w:rsidRPr="00671C8B">
              <w:tab/>
            </w:r>
            <w:r w:rsidRPr="00671C8B">
              <w:tab/>
              <w:t xml:space="preserve">(&lt;sca&gt;, &lt;tosca&gt;, &lt;fo&gt;, &lt;vp&gt;, &lt;pid&gt; and &lt;dcs&gt;) nor &lt;length&gt;, &lt;toda&gt; </w:t>
            </w:r>
            <w:r w:rsidRPr="00671C8B">
              <w:tab/>
            </w:r>
            <w:r w:rsidRPr="00671C8B">
              <w:tab/>
            </w:r>
            <w:r w:rsidRPr="00671C8B">
              <w:tab/>
            </w:r>
            <w:r w:rsidRPr="00671C8B">
              <w:tab/>
              <w:t xml:space="preserve">or &lt;tooa&gt; in +CMGL, +CMGR result codes for SMS-DELIVERs and </w:t>
            </w:r>
            <w:r w:rsidRPr="00671C8B">
              <w:tab/>
            </w:r>
            <w:r w:rsidRPr="00671C8B">
              <w:tab/>
            </w:r>
            <w:r w:rsidRPr="00671C8B">
              <w:tab/>
            </w:r>
            <w:r w:rsidRPr="00671C8B">
              <w:tab/>
              <w:t xml:space="preserve">SMS-SUBMITs in text mode; for SMS-COMMANDs in +CMGR </w:t>
            </w:r>
            <w:r w:rsidRPr="00671C8B">
              <w:tab/>
              <w:t xml:space="preserve">result </w:t>
            </w:r>
            <w:r w:rsidRPr="00671C8B">
              <w:tab/>
            </w:r>
            <w:r w:rsidRPr="00671C8B">
              <w:tab/>
            </w:r>
            <w:r w:rsidRPr="00671C8B">
              <w:tab/>
            </w:r>
            <w:r w:rsidRPr="00671C8B">
              <w:tab/>
              <w:t>code, do not show &lt;pid&gt;, &lt;mn&gt;, &lt;da&gt;, &lt;toda&gt;, &lt;length&gt; or &lt;cdata&gt;</w:t>
            </w:r>
          </w:p>
          <w:p w14:paraId="06E3108E" w14:textId="77777777" w:rsidR="00AD6DB4" w:rsidRPr="00671C8B" w:rsidRDefault="00AD6DB4" w:rsidP="00166AF3">
            <w:pPr>
              <w:pStyle w:val="TableBody"/>
              <w:rPr>
                <w:snapToGrid w:val="0"/>
              </w:rPr>
            </w:pPr>
            <w:r w:rsidRPr="00671C8B">
              <w:tab/>
            </w:r>
            <w:r w:rsidRPr="00671C8B">
              <w:tab/>
              <w:t>1</w:t>
            </w:r>
            <w:r w:rsidRPr="00671C8B">
              <w:rPr>
                <w:snapToGrid w:val="0"/>
              </w:rPr>
              <w:tab/>
              <w:t>Show values in result codes</w:t>
            </w:r>
          </w:p>
        </w:tc>
      </w:tr>
    </w:tbl>
    <w:p w14:paraId="7F9555E4" w14:textId="03705DCA" w:rsidR="00AD6DB4" w:rsidDel="000934B8" w:rsidRDefault="00AD6DB4" w:rsidP="0059466D">
      <w:pPr>
        <w:pStyle w:val="Heading2"/>
        <w:numPr>
          <w:ilvl w:val="1"/>
          <w:numId w:val="11"/>
        </w:numPr>
        <w:ind w:left="1080" w:hanging="1080"/>
        <w:rPr>
          <w:del w:id="12589" w:author="Alban Roche" w:date="2017-08-02T16:40:00Z"/>
        </w:rPr>
      </w:pPr>
      <w:bookmarkStart w:id="12590" w:name="_Ref407113856"/>
      <w:bookmarkStart w:id="12591" w:name="_Toc486251676"/>
      <w:del w:id="12592" w:author="Alban Roche" w:date="2017-08-02T16:40:00Z">
        <w:r w:rsidRPr="00671C8B" w:rsidDel="000934B8">
          <w:delText>+</w:delText>
        </w:r>
        <w:r w:rsidRPr="00F562CF" w:rsidDel="000934B8">
          <w:delText>XCMGS3GPP2</w:delText>
        </w:r>
        <w:r w:rsidRPr="00671C8B" w:rsidDel="000934B8">
          <w:delText xml:space="preserve"> Command: S</w:delText>
        </w:r>
        <w:r w:rsidDel="000934B8">
          <w:delText>end 3GPP2 SMS Message</w:delText>
        </w:r>
        <w:bookmarkEnd w:id="12590"/>
        <w:bookmarkEnd w:id="12591"/>
      </w:del>
    </w:p>
    <w:p w14:paraId="1F0D08E3" w14:textId="72ADC3B2" w:rsidR="00AD6DB4" w:rsidRPr="006B5B85" w:rsidDel="000934B8" w:rsidRDefault="00AD6DB4" w:rsidP="00AD6DB4">
      <w:pPr>
        <w:pStyle w:val="Note"/>
        <w:keepNext/>
        <w:rPr>
          <w:del w:id="12593" w:author="Alban Roche" w:date="2017-08-02T16:40:00Z"/>
        </w:rPr>
      </w:pPr>
      <w:del w:id="12594" w:author="Alban Roche" w:date="2017-08-02T16:40:00Z">
        <w:r w:rsidDel="000934B8">
          <w:delText>F</w:delText>
        </w:r>
        <w:r w:rsidRPr="00893AA7" w:rsidDel="000934B8">
          <w:delText xml:space="preserve">or </w:delText>
        </w:r>
        <w:r w:rsidDel="000934B8">
          <w:delText>HL7618, HL7618RD, HL7650, HL7688, HL7690 and HL7692 only.</w:delText>
        </w:r>
      </w:del>
    </w:p>
    <w:tbl>
      <w:tblPr>
        <w:tblStyle w:val="TableSWIleft"/>
        <w:tblW w:w="9288" w:type="dxa"/>
        <w:tblLayout w:type="fixed"/>
        <w:tblLook w:val="04A0" w:firstRow="1" w:lastRow="0" w:firstColumn="1" w:lastColumn="0" w:noHBand="0" w:noVBand="1"/>
      </w:tblPr>
      <w:tblGrid>
        <w:gridCol w:w="1728"/>
        <w:gridCol w:w="7560"/>
      </w:tblGrid>
      <w:tr w:rsidR="00AD6DB4" w:rsidRPr="00671C8B" w:rsidDel="000934B8" w14:paraId="6362679E" w14:textId="0519D707" w:rsidTr="00166AF3">
        <w:trPr>
          <w:cnfStyle w:val="100000000000" w:firstRow="1" w:lastRow="0" w:firstColumn="0" w:lastColumn="0" w:oddVBand="0" w:evenVBand="0" w:oddHBand="0" w:evenHBand="0" w:firstRowFirstColumn="0" w:firstRowLastColumn="0" w:lastRowFirstColumn="0" w:lastRowLastColumn="0"/>
          <w:del w:id="12595" w:author="Alban Roche" w:date="2017-08-02T16:40:00Z"/>
        </w:trPr>
        <w:tc>
          <w:tcPr>
            <w:tcW w:w="9288" w:type="dxa"/>
            <w:gridSpan w:val="2"/>
          </w:tcPr>
          <w:p w14:paraId="521AA615" w14:textId="35DD47D7" w:rsidR="00AD6DB4" w:rsidRPr="00671C8B" w:rsidDel="000934B8" w:rsidRDefault="00AD6DB4">
            <w:pPr>
              <w:pStyle w:val="TableRowHead"/>
              <w:spacing w:before="144" w:after="144"/>
              <w:rPr>
                <w:del w:id="12596" w:author="Alban Roche" w:date="2017-08-02T16:40:00Z"/>
                <w:rFonts w:cs="Arial"/>
                <w:bCs w:val="0"/>
              </w:rPr>
            </w:pPr>
            <w:del w:id="12597" w:author="Alban Roche" w:date="2017-08-02T16:40:00Z">
              <w:r w:rsidDel="000934B8">
                <w:rPr>
                  <w:lang w:eastAsia="zh-CN"/>
                </w:rPr>
                <w:delText xml:space="preserve">HL7618, HL7618RD, </w:delText>
              </w:r>
              <w:r w:rsidDel="000934B8">
                <w:delText xml:space="preserve">HL7650, HL7688, </w:delText>
              </w:r>
              <w:r w:rsidDel="000934B8">
                <w:rPr>
                  <w:lang w:eastAsia="zh-CN"/>
                </w:rPr>
                <w:delText>HL7690 and HL7692</w:delText>
              </w:r>
            </w:del>
          </w:p>
        </w:tc>
      </w:tr>
      <w:tr w:rsidR="00AD6DB4" w:rsidRPr="00671C8B" w:rsidDel="000934B8" w14:paraId="64516D18" w14:textId="25E6A964" w:rsidTr="00166AF3">
        <w:trPr>
          <w:del w:id="12598" w:author="Alban Roche" w:date="2017-08-02T16:40:00Z"/>
        </w:trPr>
        <w:tc>
          <w:tcPr>
            <w:tcW w:w="1728" w:type="dxa"/>
          </w:tcPr>
          <w:p w14:paraId="512DF921" w14:textId="7A150384" w:rsidR="00AD6DB4" w:rsidRPr="00671C8B" w:rsidDel="000934B8" w:rsidRDefault="00AD6DB4" w:rsidP="00166AF3">
            <w:pPr>
              <w:pStyle w:val="TableBody"/>
              <w:rPr>
                <w:del w:id="12599" w:author="Alban Roche" w:date="2017-08-02T16:40:00Z"/>
                <w:rFonts w:ascii="Times New Roman" w:hAnsi="Times New Roman" w:cs="Times New Roman"/>
                <w:i/>
                <w:sz w:val="20"/>
                <w:szCs w:val="20"/>
              </w:rPr>
            </w:pPr>
            <w:del w:id="12600" w:author="Alban Roche" w:date="2017-08-02T16:40:00Z">
              <w:r w:rsidRPr="00671C8B" w:rsidDel="000934B8">
                <w:rPr>
                  <w:i/>
                </w:rPr>
                <w:delText>Test command</w:delText>
              </w:r>
            </w:del>
          </w:p>
          <w:p w14:paraId="6BBB53EF" w14:textId="1334DC50" w:rsidR="00AD6DB4" w:rsidRPr="00671C8B" w:rsidDel="000934B8" w:rsidRDefault="00AD6DB4" w:rsidP="00166AF3">
            <w:pPr>
              <w:pStyle w:val="TableBody"/>
              <w:rPr>
                <w:del w:id="12601" w:author="Alban Roche" w:date="2017-08-02T16:40:00Z"/>
              </w:rPr>
            </w:pPr>
          </w:p>
          <w:p w14:paraId="0C8FD5B6" w14:textId="5B7F734E" w:rsidR="00AD6DB4" w:rsidRPr="00671C8B" w:rsidDel="000934B8" w:rsidRDefault="00AD6DB4" w:rsidP="00166AF3">
            <w:pPr>
              <w:pStyle w:val="TableBody"/>
              <w:rPr>
                <w:del w:id="12602" w:author="Alban Roche" w:date="2017-08-02T16:40:00Z"/>
                <w:u w:val="single"/>
              </w:rPr>
            </w:pPr>
            <w:del w:id="12603" w:author="Alban Roche" w:date="2017-08-02T16:40:00Z">
              <w:r w:rsidRPr="00671C8B" w:rsidDel="000934B8">
                <w:rPr>
                  <w:u w:val="single"/>
                </w:rPr>
                <w:delText>Syntax</w:delText>
              </w:r>
            </w:del>
          </w:p>
          <w:p w14:paraId="05067186" w14:textId="10E4E8C4" w:rsidR="00AD6DB4" w:rsidRPr="00671C8B" w:rsidDel="000934B8" w:rsidRDefault="00AD6DB4" w:rsidP="00166AF3">
            <w:pPr>
              <w:pStyle w:val="TableBody"/>
              <w:rPr>
                <w:del w:id="12604" w:author="Alban Roche" w:date="2017-08-02T16:40:00Z"/>
                <w:b/>
              </w:rPr>
            </w:pPr>
            <w:del w:id="12605" w:author="Alban Roche" w:date="2017-08-02T16:40:00Z">
              <w:r w:rsidRPr="00671C8B" w:rsidDel="000934B8">
                <w:rPr>
                  <w:b/>
                </w:rPr>
                <w:delText>AT+</w:delText>
              </w:r>
              <w:r w:rsidDel="000934B8">
                <w:rPr>
                  <w:b/>
                </w:rPr>
                <w:br/>
              </w:r>
              <w:r w:rsidRPr="00F562CF" w:rsidDel="000934B8">
                <w:rPr>
                  <w:b/>
                </w:rPr>
                <w:delText>XCMGS3GPP2</w:delText>
              </w:r>
              <w:r w:rsidRPr="00671C8B" w:rsidDel="000934B8">
                <w:rPr>
                  <w:b/>
                </w:rPr>
                <w:delText>=?</w:delText>
              </w:r>
            </w:del>
          </w:p>
        </w:tc>
        <w:tc>
          <w:tcPr>
            <w:tcW w:w="7560" w:type="dxa"/>
          </w:tcPr>
          <w:p w14:paraId="633DE351" w14:textId="38C26D30" w:rsidR="00AD6DB4" w:rsidRPr="00671C8B" w:rsidDel="000934B8" w:rsidRDefault="00AD6DB4" w:rsidP="00166AF3">
            <w:pPr>
              <w:pStyle w:val="TableBody"/>
              <w:rPr>
                <w:del w:id="12606" w:author="Alban Roche" w:date="2017-08-02T16:40:00Z"/>
                <w:rFonts w:ascii="Times New Roman" w:hAnsi="Times New Roman" w:cs="Times New Roman"/>
                <w:sz w:val="20"/>
                <w:szCs w:val="20"/>
                <w:u w:val="single"/>
              </w:rPr>
            </w:pPr>
          </w:p>
          <w:p w14:paraId="584678C2" w14:textId="15E396F1" w:rsidR="00AD6DB4" w:rsidRPr="00671C8B" w:rsidDel="000934B8" w:rsidRDefault="00AD6DB4" w:rsidP="00166AF3">
            <w:pPr>
              <w:pStyle w:val="TableBody"/>
              <w:rPr>
                <w:del w:id="12607" w:author="Alban Roche" w:date="2017-08-02T16:40:00Z"/>
                <w:rFonts w:ascii="Times New Roman" w:hAnsi="Times New Roman" w:cs="Times New Roman"/>
                <w:sz w:val="20"/>
                <w:szCs w:val="20"/>
                <w:u w:val="single"/>
              </w:rPr>
            </w:pPr>
          </w:p>
          <w:p w14:paraId="22939E9E" w14:textId="5CDC5315" w:rsidR="00AD6DB4" w:rsidRPr="00671C8B" w:rsidDel="000934B8" w:rsidRDefault="00AD6DB4" w:rsidP="00166AF3">
            <w:pPr>
              <w:pStyle w:val="TableBody"/>
              <w:rPr>
                <w:del w:id="12608" w:author="Alban Roche" w:date="2017-08-02T16:40:00Z"/>
                <w:u w:val="single"/>
              </w:rPr>
            </w:pPr>
            <w:del w:id="12609" w:author="Alban Roche" w:date="2017-08-02T16:40:00Z">
              <w:r w:rsidRPr="00671C8B" w:rsidDel="000934B8">
                <w:rPr>
                  <w:u w:val="single"/>
                </w:rPr>
                <w:delText>Response</w:delText>
              </w:r>
            </w:del>
          </w:p>
          <w:p w14:paraId="1438DBB5" w14:textId="4ED03DFB" w:rsidR="00AD6DB4" w:rsidRPr="00671C8B" w:rsidDel="000934B8" w:rsidRDefault="00AD6DB4" w:rsidP="00166AF3">
            <w:pPr>
              <w:pStyle w:val="TableBody"/>
              <w:rPr>
                <w:del w:id="12610" w:author="Alban Roche" w:date="2017-08-02T16:40:00Z"/>
                <w:b/>
                <w:snapToGrid w:val="0"/>
              </w:rPr>
            </w:pPr>
            <w:del w:id="12611" w:author="Alban Roche" w:date="2017-08-02T16:40:00Z">
              <w:r w:rsidRPr="00671C8B" w:rsidDel="000934B8">
                <w:rPr>
                  <w:b/>
                  <w:snapToGrid w:val="0"/>
                </w:rPr>
                <w:delText>OK</w:delText>
              </w:r>
            </w:del>
          </w:p>
        </w:tc>
      </w:tr>
      <w:tr w:rsidR="00AD6DB4" w:rsidRPr="00671C8B" w:rsidDel="000934B8" w14:paraId="05A0A9C0" w14:textId="146C9C5E" w:rsidTr="00166AF3">
        <w:trPr>
          <w:del w:id="12612" w:author="Alban Roche" w:date="2017-08-02T16:40:00Z"/>
        </w:trPr>
        <w:tc>
          <w:tcPr>
            <w:tcW w:w="1728" w:type="dxa"/>
          </w:tcPr>
          <w:p w14:paraId="22D3105B" w14:textId="36E853EB" w:rsidR="00AD6DB4" w:rsidRPr="00671C8B" w:rsidDel="000934B8" w:rsidRDefault="00AD6DB4" w:rsidP="00166AF3">
            <w:pPr>
              <w:pStyle w:val="TableBody"/>
              <w:rPr>
                <w:del w:id="12613" w:author="Alban Roche" w:date="2017-08-02T16:40:00Z"/>
                <w:rFonts w:ascii="Times New Roman" w:hAnsi="Times New Roman" w:cs="Times New Roman"/>
                <w:i/>
                <w:sz w:val="20"/>
                <w:szCs w:val="20"/>
              </w:rPr>
            </w:pPr>
            <w:del w:id="12614" w:author="Alban Roche" w:date="2017-08-02T16:40:00Z">
              <w:r w:rsidRPr="00671C8B" w:rsidDel="000934B8">
                <w:rPr>
                  <w:i/>
                </w:rPr>
                <w:delText>Write command</w:delText>
              </w:r>
            </w:del>
          </w:p>
          <w:p w14:paraId="16273659" w14:textId="09E83511" w:rsidR="00AD6DB4" w:rsidRPr="00671C8B" w:rsidDel="000934B8" w:rsidRDefault="00AD6DB4" w:rsidP="00166AF3">
            <w:pPr>
              <w:pStyle w:val="TableBody"/>
              <w:rPr>
                <w:del w:id="12615" w:author="Alban Roche" w:date="2017-08-02T16:40:00Z"/>
              </w:rPr>
            </w:pPr>
          </w:p>
          <w:p w14:paraId="795CAC27" w14:textId="75652DDD" w:rsidR="00AD6DB4" w:rsidRPr="00671C8B" w:rsidDel="000934B8" w:rsidRDefault="00AD6DB4" w:rsidP="00166AF3">
            <w:pPr>
              <w:pStyle w:val="TableBody"/>
              <w:rPr>
                <w:del w:id="12616" w:author="Alban Roche" w:date="2017-08-02T16:40:00Z"/>
                <w:u w:val="single"/>
              </w:rPr>
            </w:pPr>
            <w:del w:id="12617" w:author="Alban Roche" w:date="2017-08-02T16:40:00Z">
              <w:r w:rsidRPr="00671C8B" w:rsidDel="000934B8">
                <w:rPr>
                  <w:u w:val="single"/>
                </w:rPr>
                <w:delText>Syntax</w:delText>
              </w:r>
            </w:del>
          </w:p>
          <w:p w14:paraId="73453A5E" w14:textId="310C10A1" w:rsidR="00AD6DB4" w:rsidRPr="00671C8B" w:rsidDel="000934B8" w:rsidRDefault="00AD6DB4" w:rsidP="00166AF3">
            <w:pPr>
              <w:pStyle w:val="TableBody"/>
              <w:rPr>
                <w:del w:id="12618" w:author="Alban Roche" w:date="2017-08-02T16:40:00Z"/>
              </w:rPr>
            </w:pPr>
            <w:del w:id="12619" w:author="Alban Roche" w:date="2017-08-02T16:40:00Z">
              <w:r w:rsidRPr="00F562CF" w:rsidDel="000934B8">
                <w:rPr>
                  <w:b/>
                </w:rPr>
                <w:delText>AT+</w:delText>
              </w:r>
              <w:r w:rsidDel="000934B8">
                <w:rPr>
                  <w:b/>
                </w:rPr>
                <w:br/>
              </w:r>
              <w:r w:rsidRPr="00F562CF" w:rsidDel="000934B8">
                <w:rPr>
                  <w:b/>
                </w:rPr>
                <w:delText>XCMGS3GPP2=</w:delText>
              </w:r>
              <w:r w:rsidDel="000934B8">
                <w:rPr>
                  <w:b/>
                </w:rPr>
                <w:br/>
              </w:r>
              <w:r w:rsidRPr="00F562CF" w:rsidDel="000934B8">
                <w:rPr>
                  <w:b/>
                </w:rPr>
                <w:delText>&lt;length&gt;</w:delText>
              </w:r>
              <w:r w:rsidDel="000934B8">
                <w:rPr>
                  <w:b/>
                </w:rPr>
                <w:br/>
              </w:r>
              <w:r w:rsidRPr="00F562CF" w:rsidDel="000934B8">
                <w:rPr>
                  <w:b/>
                </w:rPr>
                <w:delText>&lt;message_type&gt;&lt;CR&gt;</w:delText>
              </w:r>
              <w:r w:rsidDel="000934B8">
                <w:rPr>
                  <w:b/>
                </w:rPr>
                <w:br/>
              </w:r>
              <w:r w:rsidRPr="00F562CF" w:rsidDel="000934B8">
                <w:rPr>
                  <w:b/>
                </w:rPr>
                <w:delText>PDU is given</w:delText>
              </w:r>
              <w:r w:rsidDel="000934B8">
                <w:rPr>
                  <w:b/>
                </w:rPr>
                <w:br/>
              </w:r>
              <w:r w:rsidRPr="00F562CF" w:rsidDel="000934B8">
                <w:rPr>
                  <w:b/>
                </w:rPr>
                <w:delText>&lt;ctrl-Z/ESC&gt;</w:delText>
              </w:r>
            </w:del>
          </w:p>
        </w:tc>
        <w:tc>
          <w:tcPr>
            <w:tcW w:w="7560" w:type="dxa"/>
          </w:tcPr>
          <w:p w14:paraId="41DD1F0F" w14:textId="36E6B1D4" w:rsidR="00AD6DB4" w:rsidRPr="00671C8B" w:rsidDel="000934B8" w:rsidRDefault="00AD6DB4" w:rsidP="00166AF3">
            <w:pPr>
              <w:pStyle w:val="TableBody"/>
              <w:rPr>
                <w:del w:id="12620" w:author="Alban Roche" w:date="2017-08-02T16:40:00Z"/>
                <w:u w:val="single"/>
              </w:rPr>
            </w:pPr>
          </w:p>
          <w:p w14:paraId="5AFD667A" w14:textId="4B40D47A" w:rsidR="00AD6DB4" w:rsidRPr="00671C8B" w:rsidDel="000934B8" w:rsidRDefault="00AD6DB4" w:rsidP="00166AF3">
            <w:pPr>
              <w:pStyle w:val="TableBody"/>
              <w:rPr>
                <w:del w:id="12621" w:author="Alban Roche" w:date="2017-08-02T16:40:00Z"/>
                <w:u w:val="single"/>
              </w:rPr>
            </w:pPr>
          </w:p>
          <w:p w14:paraId="465142F7" w14:textId="33825CF0" w:rsidR="00AD6DB4" w:rsidRPr="00671C8B" w:rsidDel="000934B8" w:rsidRDefault="00AD6DB4" w:rsidP="00166AF3">
            <w:pPr>
              <w:pStyle w:val="TableBody"/>
              <w:rPr>
                <w:del w:id="12622" w:author="Alban Roche" w:date="2017-08-02T16:40:00Z"/>
                <w:u w:val="single"/>
              </w:rPr>
            </w:pPr>
            <w:del w:id="12623" w:author="Alban Roche" w:date="2017-08-02T16:40:00Z">
              <w:r w:rsidRPr="00671C8B" w:rsidDel="000934B8">
                <w:rPr>
                  <w:u w:val="single"/>
                </w:rPr>
                <w:delText>Response</w:delText>
              </w:r>
            </w:del>
          </w:p>
          <w:p w14:paraId="3682E61B" w14:textId="0C137E5E" w:rsidR="00AD6DB4" w:rsidRPr="00CB4B23" w:rsidDel="000934B8" w:rsidRDefault="00AD6DB4" w:rsidP="00166AF3">
            <w:pPr>
              <w:pStyle w:val="TableBody"/>
              <w:rPr>
                <w:del w:id="12624" w:author="Alban Roche" w:date="2017-08-02T16:40:00Z"/>
                <w:snapToGrid w:val="0"/>
              </w:rPr>
            </w:pPr>
            <w:del w:id="12625" w:author="Alban Roche" w:date="2017-08-02T16:40:00Z">
              <w:r w:rsidRPr="00CB4B23" w:rsidDel="000934B8">
                <w:rPr>
                  <w:snapToGrid w:val="0"/>
                </w:rPr>
                <w:delText>If sending is successful:</w:delText>
              </w:r>
            </w:del>
          </w:p>
          <w:p w14:paraId="56C2749F" w14:textId="5048D071" w:rsidR="00AD6DB4" w:rsidRPr="00671C8B" w:rsidDel="000934B8" w:rsidRDefault="00AD6DB4" w:rsidP="00166AF3">
            <w:pPr>
              <w:pStyle w:val="TableBody"/>
              <w:rPr>
                <w:del w:id="12626" w:author="Alban Roche" w:date="2017-08-02T16:40:00Z"/>
                <w:b/>
                <w:snapToGrid w:val="0"/>
                <w:lang w:eastAsia="zh-CN"/>
              </w:rPr>
            </w:pPr>
            <w:del w:id="12627" w:author="Alban Roche" w:date="2017-08-02T16:40:00Z">
              <w:r w:rsidRPr="00671C8B" w:rsidDel="000934B8">
                <w:rPr>
                  <w:b/>
                  <w:snapToGrid w:val="0"/>
                </w:rPr>
                <w:delText>OK</w:delText>
              </w:r>
            </w:del>
          </w:p>
          <w:p w14:paraId="7D00D74B" w14:textId="14715B5E" w:rsidR="00AD6DB4" w:rsidRPr="00671C8B" w:rsidDel="000934B8" w:rsidRDefault="00AD6DB4" w:rsidP="00166AF3">
            <w:pPr>
              <w:pStyle w:val="TableBody"/>
              <w:rPr>
                <w:del w:id="12628" w:author="Alban Roche" w:date="2017-08-02T16:40:00Z"/>
                <w:snapToGrid w:val="0"/>
                <w:lang w:eastAsia="fr-FR"/>
              </w:rPr>
            </w:pPr>
          </w:p>
          <w:p w14:paraId="245048CA" w14:textId="0EA35249" w:rsidR="00AD6DB4" w:rsidRPr="00671C8B" w:rsidDel="000934B8" w:rsidRDefault="00AD6DB4" w:rsidP="00166AF3">
            <w:pPr>
              <w:pStyle w:val="TableBody"/>
              <w:rPr>
                <w:del w:id="12629" w:author="Alban Roche" w:date="2017-08-02T16:40:00Z"/>
                <w:snapToGrid w:val="0"/>
                <w:lang w:eastAsia="fr-FR"/>
              </w:rPr>
            </w:pPr>
            <w:del w:id="12630" w:author="Alban Roche" w:date="2017-08-02T16:40:00Z">
              <w:r w:rsidDel="000934B8">
                <w:rPr>
                  <w:snapToGrid w:val="0"/>
                  <w:lang w:eastAsia="fr-FR"/>
                </w:rPr>
                <w:delText>If sending fails:</w:delText>
              </w:r>
            </w:del>
          </w:p>
          <w:p w14:paraId="370540A1" w14:textId="2BB94FFF" w:rsidR="00AD6DB4" w:rsidRPr="00671C8B" w:rsidDel="000934B8" w:rsidRDefault="00AD6DB4" w:rsidP="00166AF3">
            <w:pPr>
              <w:pStyle w:val="TableBody"/>
              <w:rPr>
                <w:del w:id="12631" w:author="Alban Roche" w:date="2017-08-02T16:40:00Z"/>
                <w:b/>
                <w:snapToGrid w:val="0"/>
                <w:lang w:eastAsia="fr-FR"/>
              </w:rPr>
            </w:pPr>
            <w:del w:id="12632" w:author="Alban Roche" w:date="2017-08-02T16:40:00Z">
              <w:r w:rsidDel="000934B8">
                <w:rPr>
                  <w:b/>
                  <w:snapToGrid w:val="0"/>
                  <w:lang w:eastAsia="fr-FR"/>
                </w:rPr>
                <w:delText>+CMS</w:delText>
              </w:r>
              <w:r w:rsidRPr="00671C8B" w:rsidDel="000934B8">
                <w:rPr>
                  <w:b/>
                  <w:snapToGrid w:val="0"/>
                  <w:lang w:eastAsia="fr-FR"/>
                </w:rPr>
                <w:delText xml:space="preserve"> ERROR: &lt;err&gt;</w:delText>
              </w:r>
            </w:del>
          </w:p>
          <w:p w14:paraId="5F8D32C2" w14:textId="7F3EBB9B" w:rsidR="00AD6DB4" w:rsidRPr="00671C8B" w:rsidDel="000934B8" w:rsidRDefault="00AD6DB4" w:rsidP="00166AF3">
            <w:pPr>
              <w:pStyle w:val="TableBody"/>
              <w:rPr>
                <w:del w:id="12633" w:author="Alban Roche" w:date="2017-08-02T16:40:00Z"/>
                <w:snapToGrid w:val="0"/>
                <w:lang w:eastAsia="fr-FR"/>
              </w:rPr>
            </w:pPr>
          </w:p>
          <w:p w14:paraId="46E12740" w14:textId="56625790" w:rsidR="00AD6DB4" w:rsidRPr="00671C8B" w:rsidDel="000934B8" w:rsidRDefault="00AD6DB4" w:rsidP="00166AF3">
            <w:pPr>
              <w:pStyle w:val="TableBody"/>
              <w:rPr>
                <w:del w:id="12634" w:author="Alban Roche" w:date="2017-08-02T16:40:00Z"/>
                <w:snapToGrid w:val="0"/>
                <w:u w:val="single"/>
              </w:rPr>
            </w:pPr>
            <w:del w:id="12635" w:author="Alban Roche" w:date="2017-08-02T16:40:00Z">
              <w:r w:rsidRPr="00671C8B" w:rsidDel="000934B8">
                <w:rPr>
                  <w:snapToGrid w:val="0"/>
                  <w:u w:val="single"/>
                </w:rPr>
                <w:delText>Parameter</w:delText>
              </w:r>
              <w:r w:rsidDel="000934B8">
                <w:rPr>
                  <w:snapToGrid w:val="0"/>
                  <w:u w:val="single"/>
                </w:rPr>
                <w:delText>s</w:delText>
              </w:r>
            </w:del>
          </w:p>
          <w:p w14:paraId="46AB95DF" w14:textId="6BAE89E6" w:rsidR="00AD6DB4" w:rsidDel="000934B8" w:rsidRDefault="00AD6DB4" w:rsidP="00166AF3">
            <w:pPr>
              <w:pStyle w:val="TableBody"/>
              <w:rPr>
                <w:del w:id="12636" w:author="Alban Roche" w:date="2017-08-02T16:40:00Z"/>
              </w:rPr>
            </w:pPr>
            <w:del w:id="12637" w:author="Alban Roche" w:date="2017-08-02T16:40:00Z">
              <w:r w:rsidRPr="00671C8B" w:rsidDel="000934B8">
                <w:rPr>
                  <w:b/>
                </w:rPr>
                <w:delText>&lt;</w:delText>
              </w:r>
              <w:r w:rsidDel="000934B8">
                <w:rPr>
                  <w:b/>
                </w:rPr>
                <w:delText>length</w:delText>
              </w:r>
              <w:r w:rsidRPr="00671C8B" w:rsidDel="000934B8">
                <w:rPr>
                  <w:b/>
                  <w:snapToGrid w:val="0"/>
                </w:rPr>
                <w:delText>&gt;</w:delText>
              </w:r>
              <w:r w:rsidRPr="00DD69B8" w:rsidDel="000934B8">
                <w:tab/>
              </w:r>
              <w:r w:rsidRPr="00CB4B23" w:rsidDel="000934B8">
                <w:delText>Indicate</w:delText>
              </w:r>
              <w:r w:rsidDel="000934B8">
                <w:delText>s the number of total octets coded in the PDU to be given</w:delText>
              </w:r>
            </w:del>
          </w:p>
          <w:p w14:paraId="3FA15AC3" w14:textId="21ED1E0A" w:rsidR="00AD6DB4" w:rsidDel="000934B8" w:rsidRDefault="00AD6DB4" w:rsidP="00166AF3">
            <w:pPr>
              <w:pStyle w:val="TableBody"/>
              <w:rPr>
                <w:del w:id="12638" w:author="Alban Roche" w:date="2017-08-02T16:40:00Z"/>
              </w:rPr>
            </w:pPr>
          </w:p>
          <w:p w14:paraId="2C23C102" w14:textId="293AF226" w:rsidR="00AD6DB4" w:rsidDel="000934B8" w:rsidRDefault="00AD6DB4" w:rsidP="00166AF3">
            <w:pPr>
              <w:pStyle w:val="TableBody"/>
              <w:rPr>
                <w:del w:id="12639" w:author="Alban Roche" w:date="2017-08-02T16:40:00Z"/>
              </w:rPr>
            </w:pPr>
            <w:del w:id="12640" w:author="Alban Roche" w:date="2017-08-02T16:40:00Z">
              <w:r w:rsidRPr="00CB4B23" w:rsidDel="000934B8">
                <w:rPr>
                  <w:b/>
                </w:rPr>
                <w:delText>&lt;message_type&gt;</w:delText>
              </w:r>
              <w:r w:rsidDel="000934B8">
                <w:tab/>
                <w:delText>0</w:delText>
              </w:r>
              <w:r w:rsidDel="000934B8">
                <w:tab/>
                <w:delText>Invalid</w:delText>
              </w:r>
            </w:del>
          </w:p>
          <w:p w14:paraId="72B03F38" w14:textId="1F515C56" w:rsidR="00AD6DB4" w:rsidDel="000934B8" w:rsidRDefault="00AD6DB4" w:rsidP="00166AF3">
            <w:pPr>
              <w:pStyle w:val="TableBody"/>
              <w:rPr>
                <w:del w:id="12641" w:author="Alban Roche" w:date="2017-08-02T16:40:00Z"/>
              </w:rPr>
            </w:pPr>
            <w:del w:id="12642" w:author="Alban Roche" w:date="2017-08-02T16:40:00Z">
              <w:r w:rsidDel="000934B8">
                <w:tab/>
              </w:r>
              <w:r w:rsidDel="000934B8">
                <w:tab/>
              </w:r>
              <w:r w:rsidDel="000934B8">
                <w:tab/>
                <w:delText>1</w:delText>
              </w:r>
              <w:r w:rsidDel="000934B8">
                <w:tab/>
                <w:delText>Point to Point</w:delText>
              </w:r>
            </w:del>
          </w:p>
          <w:p w14:paraId="6E762AD9" w14:textId="0F1FD501" w:rsidR="00AD6DB4" w:rsidDel="000934B8" w:rsidRDefault="00AD6DB4" w:rsidP="00166AF3">
            <w:pPr>
              <w:pStyle w:val="TableBody"/>
              <w:rPr>
                <w:del w:id="12643" w:author="Alban Roche" w:date="2017-08-02T16:40:00Z"/>
              </w:rPr>
            </w:pPr>
            <w:del w:id="12644" w:author="Alban Roche" w:date="2017-08-02T16:40:00Z">
              <w:r w:rsidDel="000934B8">
                <w:tab/>
              </w:r>
              <w:r w:rsidDel="000934B8">
                <w:tab/>
              </w:r>
              <w:r w:rsidDel="000934B8">
                <w:tab/>
                <w:delText>2</w:delText>
              </w:r>
              <w:r w:rsidDel="000934B8">
                <w:tab/>
                <w:delText>Acknowledge</w:delText>
              </w:r>
            </w:del>
          </w:p>
          <w:p w14:paraId="4656A910" w14:textId="25359A49" w:rsidR="00AD6DB4" w:rsidRPr="00DD69B8" w:rsidDel="000934B8" w:rsidRDefault="00AD6DB4" w:rsidP="00166AF3">
            <w:pPr>
              <w:pStyle w:val="TableBody"/>
              <w:rPr>
                <w:del w:id="12645" w:author="Alban Roche" w:date="2017-08-02T16:40:00Z"/>
                <w:snapToGrid w:val="0"/>
              </w:rPr>
            </w:pPr>
            <w:del w:id="12646" w:author="Alban Roche" w:date="2017-08-02T16:40:00Z">
              <w:r w:rsidDel="000934B8">
                <w:rPr>
                  <w:snapToGrid w:val="0"/>
                </w:rPr>
                <w:tab/>
              </w:r>
              <w:r w:rsidDel="000934B8">
                <w:rPr>
                  <w:snapToGrid w:val="0"/>
                </w:rPr>
                <w:tab/>
              </w:r>
              <w:r w:rsidDel="000934B8">
                <w:rPr>
                  <w:snapToGrid w:val="0"/>
                </w:rPr>
                <w:tab/>
                <w:delText>3</w:delText>
              </w:r>
              <w:r w:rsidDel="000934B8">
                <w:rPr>
                  <w:snapToGrid w:val="0"/>
                </w:rPr>
                <w:tab/>
                <w:delText>Broadcast</w:delText>
              </w:r>
            </w:del>
          </w:p>
        </w:tc>
      </w:tr>
      <w:tr w:rsidR="00AD6DB4" w:rsidRPr="00671C8B" w:rsidDel="000934B8" w14:paraId="3B21869C" w14:textId="21A719E2" w:rsidTr="00166AF3">
        <w:trPr>
          <w:del w:id="12647" w:author="Alban Roche" w:date="2017-08-02T16:40:00Z"/>
        </w:trPr>
        <w:tc>
          <w:tcPr>
            <w:tcW w:w="1728" w:type="dxa"/>
          </w:tcPr>
          <w:p w14:paraId="7F9CE38B" w14:textId="0B75BDCC" w:rsidR="00AD6DB4" w:rsidRPr="00CB4B23" w:rsidDel="000934B8" w:rsidRDefault="00AD6DB4" w:rsidP="00166AF3">
            <w:pPr>
              <w:pStyle w:val="TableBody"/>
              <w:rPr>
                <w:del w:id="12648" w:author="Alban Roche" w:date="2017-08-02T16:40:00Z"/>
                <w:u w:val="single"/>
              </w:rPr>
            </w:pPr>
            <w:del w:id="12649" w:author="Alban Roche" w:date="2017-08-02T16:40:00Z">
              <w:r w:rsidRPr="00CB4B23" w:rsidDel="000934B8">
                <w:rPr>
                  <w:u w:val="single"/>
                </w:rPr>
                <w:delText>Notes</w:delText>
              </w:r>
            </w:del>
          </w:p>
        </w:tc>
        <w:tc>
          <w:tcPr>
            <w:tcW w:w="7560" w:type="dxa"/>
          </w:tcPr>
          <w:p w14:paraId="40D23F8F" w14:textId="581BDF3F" w:rsidR="00AD6DB4" w:rsidDel="000934B8" w:rsidRDefault="00AD6DB4" w:rsidP="0059466D">
            <w:pPr>
              <w:pStyle w:val="TableBody"/>
              <w:numPr>
                <w:ilvl w:val="0"/>
                <w:numId w:val="98"/>
              </w:numPr>
              <w:rPr>
                <w:del w:id="12650" w:author="Alban Roche" w:date="2017-08-02T16:40:00Z"/>
              </w:rPr>
            </w:pPr>
            <w:del w:id="12651" w:author="Alban Roche" w:date="2017-08-02T16:40:00Z">
              <w:r w:rsidDel="000934B8">
                <w:delText>Entered text should be formatted as follows:</w:delText>
              </w:r>
            </w:del>
          </w:p>
          <w:p w14:paraId="5CDD38B9" w14:textId="02638E9D" w:rsidR="00AD6DB4" w:rsidDel="000934B8" w:rsidRDefault="00AD6DB4" w:rsidP="00166AF3">
            <w:pPr>
              <w:pStyle w:val="Bulleted2"/>
              <w:spacing w:before="60" w:after="60"/>
              <w:rPr>
                <w:del w:id="12652" w:author="Alban Roche" w:date="2017-08-02T16:40:00Z"/>
              </w:rPr>
            </w:pPr>
            <w:del w:id="12653" w:author="Alban Roche" w:date="2017-08-02T16:40:00Z">
              <w:r w:rsidRPr="00516F2E" w:rsidDel="000934B8">
                <w:delText xml:space="preserve">PDU </w:delText>
              </w:r>
              <w:r w:rsidDel="000934B8">
                <w:delText>should be in hexadecimal format and given in one continuous line; the ME/TA converts this coding into the actual octets of PDU.</w:delText>
              </w:r>
            </w:del>
          </w:p>
          <w:p w14:paraId="2DD60100" w14:textId="3A780494" w:rsidR="00AD6DB4" w:rsidDel="000934B8" w:rsidRDefault="00AD6DB4" w:rsidP="00166AF3">
            <w:pPr>
              <w:pStyle w:val="Bulleted2"/>
              <w:spacing w:before="60" w:after="60"/>
              <w:rPr>
                <w:del w:id="12654" w:author="Alban Roche" w:date="2017-08-02T16:40:00Z"/>
              </w:rPr>
            </w:pPr>
            <w:del w:id="12655" w:author="Alban Roche" w:date="2017-08-02T16:40:00Z">
              <w:r w:rsidDel="000934B8">
                <w:delText xml:space="preserve">Sending can be called by giving the &lt;ESC&gt; </w:delText>
              </w:r>
              <w:r w:rsidRPr="00DD69B8" w:rsidDel="000934B8">
                <w:delText>character</w:delText>
              </w:r>
              <w:r w:rsidDel="000934B8">
                <w:delText xml:space="preserve"> during input.</w:delText>
              </w:r>
            </w:del>
          </w:p>
          <w:p w14:paraId="05F13725" w14:textId="25A162D1" w:rsidR="00AD6DB4" w:rsidDel="000934B8" w:rsidRDefault="00AD6DB4" w:rsidP="00166AF3">
            <w:pPr>
              <w:pStyle w:val="Bulleted2"/>
              <w:spacing w:before="60" w:after="60"/>
              <w:rPr>
                <w:del w:id="12656" w:author="Alban Roche" w:date="2017-08-02T16:40:00Z"/>
              </w:rPr>
            </w:pPr>
            <w:del w:id="12657" w:author="Alban Roche" w:date="2017-08-02T16:40:00Z">
              <w:r w:rsidDel="000934B8">
                <w:delText>&lt;ctrl-Z&gt; must be used to indicate the ending of PDU.</w:delText>
              </w:r>
            </w:del>
          </w:p>
          <w:p w14:paraId="11DD2743" w14:textId="2B657797" w:rsidR="00AD6DB4" w:rsidDel="000934B8" w:rsidRDefault="00AD6DB4" w:rsidP="0059466D">
            <w:pPr>
              <w:pStyle w:val="TableBody"/>
              <w:numPr>
                <w:ilvl w:val="0"/>
                <w:numId w:val="98"/>
              </w:numPr>
              <w:rPr>
                <w:del w:id="12658" w:author="Alban Roche" w:date="2017-08-02T16:40:00Z"/>
              </w:rPr>
            </w:pPr>
            <w:del w:id="12659" w:author="Alban Roche" w:date="2017-08-02T16:40:00Z">
              <w:r w:rsidRPr="00931208" w:rsidDel="000934B8">
                <w:delText>AT+CMGF has no impact on this command</w:delText>
              </w:r>
              <w:r w:rsidDel="000934B8">
                <w:delText>.</w:delText>
              </w:r>
            </w:del>
          </w:p>
          <w:p w14:paraId="6C37FE3E" w14:textId="0010DAD0" w:rsidR="00AD6DB4" w:rsidRPr="00516F2E" w:rsidDel="000934B8" w:rsidRDefault="00AD6DB4" w:rsidP="0059466D">
            <w:pPr>
              <w:pStyle w:val="TableBody"/>
              <w:numPr>
                <w:ilvl w:val="0"/>
                <w:numId w:val="98"/>
              </w:numPr>
              <w:rPr>
                <w:del w:id="12660" w:author="Alban Roche" w:date="2017-08-02T16:40:00Z"/>
              </w:rPr>
            </w:pPr>
            <w:del w:id="12661" w:author="Alban Roche" w:date="2017-08-02T16:40:00Z">
              <w:r w:rsidDel="000934B8">
                <w:delText>This command returns error when SMS over IP network option is not set.</w:delText>
              </w:r>
            </w:del>
          </w:p>
        </w:tc>
      </w:tr>
    </w:tbl>
    <w:p w14:paraId="1035F2B4" w14:textId="66FC2C04" w:rsidR="00AD6DB4" w:rsidDel="000934B8" w:rsidRDefault="00AD6DB4" w:rsidP="0059466D">
      <w:pPr>
        <w:pStyle w:val="Heading2"/>
        <w:numPr>
          <w:ilvl w:val="1"/>
          <w:numId w:val="11"/>
        </w:numPr>
        <w:ind w:left="1080" w:hanging="1080"/>
        <w:rPr>
          <w:del w:id="12662" w:author="Alban Roche" w:date="2017-08-02T16:40:00Z"/>
        </w:rPr>
      </w:pPr>
      <w:bookmarkStart w:id="12663" w:name="_Ref407113861"/>
      <w:bookmarkStart w:id="12664" w:name="_Toc486251677"/>
      <w:del w:id="12665" w:author="Alban Roche" w:date="2017-08-02T16:40:00Z">
        <w:r w:rsidRPr="00671C8B" w:rsidDel="000934B8">
          <w:delText>+</w:delText>
        </w:r>
        <w:r w:rsidRPr="00F562CF" w:rsidDel="000934B8">
          <w:delText>X</w:delText>
        </w:r>
        <w:r w:rsidDel="000934B8">
          <w:delText>CMT3GGP2</w:delText>
        </w:r>
        <w:r w:rsidRPr="00671C8B" w:rsidDel="000934B8">
          <w:delText xml:space="preserve"> Command: </w:delText>
        </w:r>
        <w:r w:rsidDel="000934B8">
          <w:delText>Enable or Disable the 3GPP2 MT SMS URC</w:delText>
        </w:r>
        <w:bookmarkEnd w:id="12663"/>
        <w:bookmarkEnd w:id="12664"/>
      </w:del>
    </w:p>
    <w:p w14:paraId="00ACA9AD" w14:textId="18AA3149" w:rsidR="00AD6DB4" w:rsidRPr="006B5B85" w:rsidDel="000934B8" w:rsidRDefault="00AD6DB4" w:rsidP="00AD6DB4">
      <w:pPr>
        <w:pStyle w:val="Note"/>
        <w:keepNext/>
        <w:rPr>
          <w:del w:id="12666" w:author="Alban Roche" w:date="2017-08-02T16:40:00Z"/>
        </w:rPr>
      </w:pPr>
      <w:del w:id="12667" w:author="Alban Roche" w:date="2017-08-02T16:40:00Z">
        <w:r w:rsidDel="000934B8">
          <w:delText>F</w:delText>
        </w:r>
        <w:r w:rsidRPr="00893AA7" w:rsidDel="000934B8">
          <w:delText xml:space="preserve">or </w:delText>
        </w:r>
        <w:r w:rsidDel="000934B8">
          <w:delText>HL7618, HL7618RD, HL7650, HL7688, HL7690 and HL7692 only.</w:delText>
        </w:r>
      </w:del>
    </w:p>
    <w:tbl>
      <w:tblPr>
        <w:tblStyle w:val="TableSWIleft"/>
        <w:tblW w:w="9288" w:type="dxa"/>
        <w:tblLayout w:type="fixed"/>
        <w:tblLook w:val="04A0" w:firstRow="1" w:lastRow="0" w:firstColumn="1" w:lastColumn="0" w:noHBand="0" w:noVBand="1"/>
      </w:tblPr>
      <w:tblGrid>
        <w:gridCol w:w="1728"/>
        <w:gridCol w:w="7560"/>
      </w:tblGrid>
      <w:tr w:rsidR="00AD6DB4" w:rsidRPr="00671C8B" w:rsidDel="000934B8" w14:paraId="4D64B9BC" w14:textId="0AD09193" w:rsidTr="00166AF3">
        <w:trPr>
          <w:cnfStyle w:val="100000000000" w:firstRow="1" w:lastRow="0" w:firstColumn="0" w:lastColumn="0" w:oddVBand="0" w:evenVBand="0" w:oddHBand="0" w:evenHBand="0" w:firstRowFirstColumn="0" w:firstRowLastColumn="0" w:lastRowFirstColumn="0" w:lastRowLastColumn="0"/>
          <w:del w:id="12668" w:author="Alban Roche" w:date="2017-08-02T16:40:00Z"/>
        </w:trPr>
        <w:tc>
          <w:tcPr>
            <w:tcW w:w="9288" w:type="dxa"/>
            <w:gridSpan w:val="2"/>
          </w:tcPr>
          <w:p w14:paraId="7AF613DB" w14:textId="5293CA9C" w:rsidR="00AD6DB4" w:rsidRPr="00671C8B" w:rsidDel="000934B8" w:rsidRDefault="00AD6DB4">
            <w:pPr>
              <w:pStyle w:val="TableRowHead"/>
              <w:spacing w:before="144" w:after="144"/>
              <w:rPr>
                <w:del w:id="12669" w:author="Alban Roche" w:date="2017-08-02T16:40:00Z"/>
                <w:rFonts w:cs="Arial"/>
                <w:bCs w:val="0"/>
              </w:rPr>
            </w:pPr>
            <w:del w:id="12670" w:author="Alban Roche" w:date="2017-08-02T16:40:00Z">
              <w:r w:rsidDel="000934B8">
                <w:rPr>
                  <w:lang w:eastAsia="zh-CN"/>
                </w:rPr>
                <w:delText xml:space="preserve">HL7618, HL7618RD, </w:delText>
              </w:r>
              <w:r w:rsidDel="000934B8">
                <w:delText xml:space="preserve">HL7650, HL7688, </w:delText>
              </w:r>
              <w:r w:rsidDel="000934B8">
                <w:rPr>
                  <w:lang w:eastAsia="zh-CN"/>
                </w:rPr>
                <w:delText>HL7690 and HL7692</w:delText>
              </w:r>
            </w:del>
          </w:p>
        </w:tc>
      </w:tr>
      <w:tr w:rsidR="00AD6DB4" w:rsidRPr="00671C8B" w:rsidDel="000934B8" w14:paraId="6FBD37EC" w14:textId="7CCCFA52" w:rsidTr="00166AF3">
        <w:trPr>
          <w:del w:id="12671" w:author="Alban Roche" w:date="2017-08-02T16:40:00Z"/>
        </w:trPr>
        <w:tc>
          <w:tcPr>
            <w:tcW w:w="1728" w:type="dxa"/>
          </w:tcPr>
          <w:p w14:paraId="2C364C5F" w14:textId="47C0C2B1" w:rsidR="00AD6DB4" w:rsidRPr="00671C8B" w:rsidDel="000934B8" w:rsidRDefault="00AD6DB4" w:rsidP="00166AF3">
            <w:pPr>
              <w:pStyle w:val="TableBody"/>
              <w:rPr>
                <w:del w:id="12672" w:author="Alban Roche" w:date="2017-08-02T16:40:00Z"/>
                <w:rFonts w:ascii="Times New Roman" w:hAnsi="Times New Roman" w:cs="Times New Roman"/>
                <w:i/>
                <w:sz w:val="20"/>
                <w:szCs w:val="20"/>
              </w:rPr>
            </w:pPr>
            <w:del w:id="12673" w:author="Alban Roche" w:date="2017-08-02T16:40:00Z">
              <w:r w:rsidRPr="00671C8B" w:rsidDel="000934B8">
                <w:rPr>
                  <w:i/>
                </w:rPr>
                <w:delText>Test command</w:delText>
              </w:r>
            </w:del>
          </w:p>
          <w:p w14:paraId="3A1CA1A4" w14:textId="48F9E4A1" w:rsidR="00AD6DB4" w:rsidRPr="00671C8B" w:rsidDel="000934B8" w:rsidRDefault="00AD6DB4" w:rsidP="00166AF3">
            <w:pPr>
              <w:pStyle w:val="TableBody"/>
              <w:rPr>
                <w:del w:id="12674" w:author="Alban Roche" w:date="2017-08-02T16:40:00Z"/>
              </w:rPr>
            </w:pPr>
          </w:p>
          <w:p w14:paraId="7771F534" w14:textId="5B6B4FD5" w:rsidR="00AD6DB4" w:rsidRPr="00671C8B" w:rsidDel="000934B8" w:rsidRDefault="00AD6DB4" w:rsidP="00166AF3">
            <w:pPr>
              <w:pStyle w:val="TableBody"/>
              <w:rPr>
                <w:del w:id="12675" w:author="Alban Roche" w:date="2017-08-02T16:40:00Z"/>
                <w:u w:val="single"/>
              </w:rPr>
            </w:pPr>
            <w:del w:id="12676" w:author="Alban Roche" w:date="2017-08-02T16:40:00Z">
              <w:r w:rsidRPr="00671C8B" w:rsidDel="000934B8">
                <w:rPr>
                  <w:u w:val="single"/>
                </w:rPr>
                <w:delText>Syntax</w:delText>
              </w:r>
            </w:del>
          </w:p>
          <w:p w14:paraId="69D8C9EB" w14:textId="5352BF98" w:rsidR="00AD6DB4" w:rsidRPr="00671C8B" w:rsidDel="000934B8" w:rsidRDefault="00AD6DB4" w:rsidP="00166AF3">
            <w:pPr>
              <w:pStyle w:val="TableBody"/>
              <w:rPr>
                <w:del w:id="12677" w:author="Alban Roche" w:date="2017-08-02T16:40:00Z"/>
                <w:b/>
              </w:rPr>
            </w:pPr>
            <w:del w:id="12678" w:author="Alban Roche" w:date="2017-08-02T16:40:00Z">
              <w:r w:rsidRPr="00671C8B" w:rsidDel="000934B8">
                <w:rPr>
                  <w:b/>
                </w:rPr>
                <w:delText>AT+</w:delText>
              </w:r>
              <w:r w:rsidDel="000934B8">
                <w:rPr>
                  <w:b/>
                </w:rPr>
                <w:delText>XCMT</w:delText>
              </w:r>
              <w:r w:rsidRPr="00931208" w:rsidDel="000934B8">
                <w:rPr>
                  <w:b/>
                </w:rPr>
                <w:delText>3GPP2</w:delText>
              </w:r>
              <w:r w:rsidRPr="00671C8B" w:rsidDel="000934B8">
                <w:rPr>
                  <w:b/>
                </w:rPr>
                <w:delText>=?</w:delText>
              </w:r>
            </w:del>
          </w:p>
        </w:tc>
        <w:tc>
          <w:tcPr>
            <w:tcW w:w="7560" w:type="dxa"/>
          </w:tcPr>
          <w:p w14:paraId="3CC72A4B" w14:textId="288D00C3" w:rsidR="00AD6DB4" w:rsidRPr="00671C8B" w:rsidDel="000934B8" w:rsidRDefault="00AD6DB4" w:rsidP="00166AF3">
            <w:pPr>
              <w:pStyle w:val="TableBody"/>
              <w:rPr>
                <w:del w:id="12679" w:author="Alban Roche" w:date="2017-08-02T16:40:00Z"/>
                <w:rFonts w:ascii="Times New Roman" w:hAnsi="Times New Roman" w:cs="Times New Roman"/>
                <w:sz w:val="20"/>
                <w:szCs w:val="20"/>
                <w:u w:val="single"/>
              </w:rPr>
            </w:pPr>
          </w:p>
          <w:p w14:paraId="3FAE44A1" w14:textId="44630AD0" w:rsidR="00AD6DB4" w:rsidRPr="00671C8B" w:rsidDel="000934B8" w:rsidRDefault="00AD6DB4" w:rsidP="00166AF3">
            <w:pPr>
              <w:pStyle w:val="TableBody"/>
              <w:rPr>
                <w:del w:id="12680" w:author="Alban Roche" w:date="2017-08-02T16:40:00Z"/>
                <w:rFonts w:ascii="Times New Roman" w:hAnsi="Times New Roman" w:cs="Times New Roman"/>
                <w:sz w:val="20"/>
                <w:szCs w:val="20"/>
                <w:u w:val="single"/>
              </w:rPr>
            </w:pPr>
          </w:p>
          <w:p w14:paraId="1B8BB5F9" w14:textId="47593EF9" w:rsidR="00AD6DB4" w:rsidRPr="00671C8B" w:rsidDel="000934B8" w:rsidRDefault="00AD6DB4" w:rsidP="00166AF3">
            <w:pPr>
              <w:pStyle w:val="TableBody"/>
              <w:rPr>
                <w:del w:id="12681" w:author="Alban Roche" w:date="2017-08-02T16:40:00Z"/>
                <w:u w:val="single"/>
              </w:rPr>
            </w:pPr>
            <w:del w:id="12682" w:author="Alban Roche" w:date="2017-08-02T16:40:00Z">
              <w:r w:rsidRPr="00671C8B" w:rsidDel="000934B8">
                <w:rPr>
                  <w:u w:val="single"/>
                </w:rPr>
                <w:delText>Response</w:delText>
              </w:r>
            </w:del>
          </w:p>
          <w:p w14:paraId="59D0D0FF" w14:textId="3E68E5DE" w:rsidR="00AD6DB4" w:rsidDel="000934B8" w:rsidRDefault="00AD6DB4" w:rsidP="00166AF3">
            <w:pPr>
              <w:pStyle w:val="TableBody"/>
              <w:rPr>
                <w:del w:id="12683" w:author="Alban Roche" w:date="2017-08-02T16:40:00Z"/>
                <w:b/>
                <w:snapToGrid w:val="0"/>
              </w:rPr>
            </w:pPr>
            <w:del w:id="12684" w:author="Alban Roche" w:date="2017-08-02T16:40:00Z">
              <w:r w:rsidDel="000934B8">
                <w:rPr>
                  <w:b/>
                  <w:snapToGrid w:val="0"/>
                </w:rPr>
                <w:delText>+</w:delText>
              </w:r>
              <w:r w:rsidRPr="00931208" w:rsidDel="000934B8">
                <w:rPr>
                  <w:b/>
                  <w:snapToGrid w:val="0"/>
                </w:rPr>
                <w:delText>XCMT3GPP2: (</w:delText>
              </w:r>
              <w:r w:rsidRPr="00516F2E" w:rsidDel="000934B8">
                <w:rPr>
                  <w:snapToGrid w:val="0"/>
                </w:rPr>
                <w:delText>list of supported</w:delText>
              </w:r>
              <w:r w:rsidRPr="00931208" w:rsidDel="000934B8">
                <w:rPr>
                  <w:b/>
                  <w:snapToGrid w:val="0"/>
                </w:rPr>
                <w:delText xml:space="preserve"> &lt;n&gt;</w:delText>
              </w:r>
              <w:r w:rsidRPr="00516F2E" w:rsidDel="000934B8">
                <w:rPr>
                  <w:snapToGrid w:val="0"/>
                </w:rPr>
                <w:delText>s</w:delText>
              </w:r>
              <w:r w:rsidRPr="00931208" w:rsidDel="000934B8">
                <w:rPr>
                  <w:b/>
                  <w:snapToGrid w:val="0"/>
                </w:rPr>
                <w:delText>)</w:delText>
              </w:r>
            </w:del>
          </w:p>
          <w:p w14:paraId="3AEEA1AD" w14:textId="21ACC9F8" w:rsidR="00AD6DB4" w:rsidRPr="00671C8B" w:rsidDel="000934B8" w:rsidRDefault="00AD6DB4" w:rsidP="00166AF3">
            <w:pPr>
              <w:pStyle w:val="TableBody"/>
              <w:rPr>
                <w:del w:id="12685" w:author="Alban Roche" w:date="2017-08-02T16:40:00Z"/>
                <w:b/>
                <w:snapToGrid w:val="0"/>
              </w:rPr>
            </w:pPr>
            <w:del w:id="12686" w:author="Alban Roche" w:date="2017-08-02T16:40:00Z">
              <w:r w:rsidRPr="00671C8B" w:rsidDel="000934B8">
                <w:rPr>
                  <w:b/>
                  <w:snapToGrid w:val="0"/>
                </w:rPr>
                <w:delText>OK</w:delText>
              </w:r>
            </w:del>
          </w:p>
        </w:tc>
      </w:tr>
      <w:tr w:rsidR="00AD6DB4" w:rsidRPr="00671C8B" w:rsidDel="000934B8" w14:paraId="734BE21F" w14:textId="18CCB2A8" w:rsidTr="00166AF3">
        <w:trPr>
          <w:del w:id="12687" w:author="Alban Roche" w:date="2017-08-02T16:40:00Z"/>
        </w:trPr>
        <w:tc>
          <w:tcPr>
            <w:tcW w:w="1728" w:type="dxa"/>
          </w:tcPr>
          <w:p w14:paraId="49173CEA" w14:textId="08175AED" w:rsidR="00AD6DB4" w:rsidRPr="00671C8B" w:rsidDel="000934B8" w:rsidRDefault="00AD6DB4" w:rsidP="00166AF3">
            <w:pPr>
              <w:pStyle w:val="TableBody"/>
              <w:rPr>
                <w:del w:id="12688" w:author="Alban Roche" w:date="2017-08-02T16:40:00Z"/>
                <w:rFonts w:ascii="Times New Roman" w:hAnsi="Times New Roman" w:cs="Times New Roman"/>
                <w:i/>
                <w:sz w:val="20"/>
                <w:szCs w:val="20"/>
              </w:rPr>
            </w:pPr>
            <w:del w:id="12689" w:author="Alban Roche" w:date="2017-08-02T16:40:00Z">
              <w:r w:rsidRPr="00671C8B" w:rsidDel="000934B8">
                <w:rPr>
                  <w:i/>
                </w:rPr>
                <w:delText>Write command</w:delText>
              </w:r>
            </w:del>
          </w:p>
          <w:p w14:paraId="1B88B14E" w14:textId="0307E89A" w:rsidR="00AD6DB4" w:rsidRPr="00671C8B" w:rsidDel="000934B8" w:rsidRDefault="00AD6DB4" w:rsidP="00166AF3">
            <w:pPr>
              <w:pStyle w:val="TableBody"/>
              <w:rPr>
                <w:del w:id="12690" w:author="Alban Roche" w:date="2017-08-02T16:40:00Z"/>
              </w:rPr>
            </w:pPr>
          </w:p>
          <w:p w14:paraId="6606BE12" w14:textId="189617B8" w:rsidR="00AD6DB4" w:rsidRPr="00671C8B" w:rsidDel="000934B8" w:rsidRDefault="00AD6DB4" w:rsidP="00166AF3">
            <w:pPr>
              <w:pStyle w:val="TableBody"/>
              <w:rPr>
                <w:del w:id="12691" w:author="Alban Roche" w:date="2017-08-02T16:40:00Z"/>
                <w:u w:val="single"/>
              </w:rPr>
            </w:pPr>
            <w:del w:id="12692" w:author="Alban Roche" w:date="2017-08-02T16:40:00Z">
              <w:r w:rsidRPr="00671C8B" w:rsidDel="000934B8">
                <w:rPr>
                  <w:u w:val="single"/>
                </w:rPr>
                <w:delText>Syntax</w:delText>
              </w:r>
            </w:del>
          </w:p>
          <w:p w14:paraId="2BB6B658" w14:textId="024131C0" w:rsidR="00AD6DB4" w:rsidRPr="00671C8B" w:rsidDel="000934B8" w:rsidRDefault="00AD6DB4" w:rsidP="00166AF3">
            <w:pPr>
              <w:pStyle w:val="TableBody"/>
              <w:rPr>
                <w:del w:id="12693" w:author="Alban Roche" w:date="2017-08-02T16:40:00Z"/>
              </w:rPr>
            </w:pPr>
            <w:del w:id="12694" w:author="Alban Roche" w:date="2017-08-02T16:40:00Z">
              <w:r w:rsidRPr="00671C8B" w:rsidDel="000934B8">
                <w:rPr>
                  <w:b/>
                </w:rPr>
                <w:delText>AT+</w:delText>
              </w:r>
              <w:r w:rsidDel="000934B8">
                <w:rPr>
                  <w:b/>
                </w:rPr>
                <w:delText>XCMT</w:delText>
              </w:r>
              <w:r w:rsidRPr="00931208" w:rsidDel="000934B8">
                <w:rPr>
                  <w:b/>
                </w:rPr>
                <w:delText>3GPP2</w:delText>
              </w:r>
              <w:r w:rsidDel="000934B8">
                <w:rPr>
                  <w:b/>
                </w:rPr>
                <w:delText>=&lt;n&gt;</w:delText>
              </w:r>
            </w:del>
          </w:p>
        </w:tc>
        <w:tc>
          <w:tcPr>
            <w:tcW w:w="7560" w:type="dxa"/>
          </w:tcPr>
          <w:p w14:paraId="1B7E26D6" w14:textId="1A1E42C8" w:rsidR="00AD6DB4" w:rsidRPr="00671C8B" w:rsidDel="000934B8" w:rsidRDefault="00AD6DB4" w:rsidP="00166AF3">
            <w:pPr>
              <w:pStyle w:val="TableBody"/>
              <w:rPr>
                <w:del w:id="12695" w:author="Alban Roche" w:date="2017-08-02T16:40:00Z"/>
                <w:u w:val="single"/>
              </w:rPr>
            </w:pPr>
          </w:p>
          <w:p w14:paraId="51A4A38D" w14:textId="15F4B6B2" w:rsidR="00AD6DB4" w:rsidRPr="00671C8B" w:rsidDel="000934B8" w:rsidRDefault="00AD6DB4" w:rsidP="00166AF3">
            <w:pPr>
              <w:pStyle w:val="TableBody"/>
              <w:rPr>
                <w:del w:id="12696" w:author="Alban Roche" w:date="2017-08-02T16:40:00Z"/>
                <w:u w:val="single"/>
              </w:rPr>
            </w:pPr>
          </w:p>
          <w:p w14:paraId="342340D3" w14:textId="052BF9B5" w:rsidR="00AD6DB4" w:rsidRPr="00671C8B" w:rsidDel="000934B8" w:rsidRDefault="00AD6DB4" w:rsidP="00166AF3">
            <w:pPr>
              <w:pStyle w:val="TableBody"/>
              <w:rPr>
                <w:del w:id="12697" w:author="Alban Roche" w:date="2017-08-02T16:40:00Z"/>
                <w:u w:val="single"/>
              </w:rPr>
            </w:pPr>
            <w:del w:id="12698" w:author="Alban Roche" w:date="2017-08-02T16:40:00Z">
              <w:r w:rsidRPr="00671C8B" w:rsidDel="000934B8">
                <w:rPr>
                  <w:u w:val="single"/>
                </w:rPr>
                <w:delText>Response</w:delText>
              </w:r>
            </w:del>
          </w:p>
          <w:p w14:paraId="477AA802" w14:textId="2E85B941" w:rsidR="00AD6DB4" w:rsidRPr="00671C8B" w:rsidDel="000934B8" w:rsidRDefault="00AD6DB4" w:rsidP="00166AF3">
            <w:pPr>
              <w:pStyle w:val="TableBody"/>
              <w:rPr>
                <w:del w:id="12699" w:author="Alban Roche" w:date="2017-08-02T16:40:00Z"/>
                <w:b/>
                <w:snapToGrid w:val="0"/>
                <w:lang w:eastAsia="zh-CN"/>
              </w:rPr>
            </w:pPr>
            <w:del w:id="12700" w:author="Alban Roche" w:date="2017-08-02T16:40:00Z">
              <w:r w:rsidRPr="00671C8B" w:rsidDel="000934B8">
                <w:rPr>
                  <w:b/>
                  <w:snapToGrid w:val="0"/>
                </w:rPr>
                <w:delText>OK</w:delText>
              </w:r>
            </w:del>
          </w:p>
          <w:p w14:paraId="478C27E6" w14:textId="5B20C316" w:rsidR="00AD6DB4" w:rsidRPr="00671C8B" w:rsidDel="000934B8" w:rsidRDefault="00AD6DB4" w:rsidP="00166AF3">
            <w:pPr>
              <w:pStyle w:val="TableBody"/>
              <w:rPr>
                <w:del w:id="12701" w:author="Alban Roche" w:date="2017-08-02T16:40:00Z"/>
                <w:snapToGrid w:val="0"/>
                <w:lang w:eastAsia="fr-FR"/>
              </w:rPr>
            </w:pPr>
          </w:p>
          <w:p w14:paraId="66E36DDB" w14:textId="13237BEB" w:rsidR="00AD6DB4" w:rsidRPr="00671C8B" w:rsidDel="000934B8" w:rsidRDefault="00AD6DB4" w:rsidP="00166AF3">
            <w:pPr>
              <w:pStyle w:val="TableBody"/>
              <w:rPr>
                <w:del w:id="12702" w:author="Alban Roche" w:date="2017-08-02T16:40:00Z"/>
                <w:snapToGrid w:val="0"/>
                <w:lang w:eastAsia="fr-FR"/>
              </w:rPr>
            </w:pPr>
            <w:del w:id="12703" w:author="Alban Roche" w:date="2017-08-02T16:40:00Z">
              <w:r w:rsidDel="000934B8">
                <w:rPr>
                  <w:snapToGrid w:val="0"/>
                  <w:lang w:eastAsia="fr-FR"/>
                </w:rPr>
                <w:delText>or</w:delText>
              </w:r>
            </w:del>
          </w:p>
          <w:p w14:paraId="3DFA5974" w14:textId="54AA075F" w:rsidR="00AD6DB4" w:rsidRPr="00671C8B" w:rsidDel="000934B8" w:rsidRDefault="00AD6DB4" w:rsidP="00166AF3">
            <w:pPr>
              <w:pStyle w:val="TableBody"/>
              <w:rPr>
                <w:del w:id="12704" w:author="Alban Roche" w:date="2017-08-02T16:40:00Z"/>
                <w:b/>
                <w:snapToGrid w:val="0"/>
                <w:lang w:eastAsia="fr-FR"/>
              </w:rPr>
            </w:pPr>
            <w:del w:id="12705" w:author="Alban Roche" w:date="2017-08-02T16:40:00Z">
              <w:r w:rsidDel="000934B8">
                <w:rPr>
                  <w:b/>
                  <w:snapToGrid w:val="0"/>
                  <w:lang w:eastAsia="fr-FR"/>
                </w:rPr>
                <w:delText>+CMS</w:delText>
              </w:r>
              <w:r w:rsidRPr="00671C8B" w:rsidDel="000934B8">
                <w:rPr>
                  <w:b/>
                  <w:snapToGrid w:val="0"/>
                  <w:lang w:eastAsia="fr-FR"/>
                </w:rPr>
                <w:delText xml:space="preserve"> ERROR: &lt;err&gt;</w:delText>
              </w:r>
            </w:del>
          </w:p>
          <w:p w14:paraId="48468A63" w14:textId="19E9A88C" w:rsidR="00AD6DB4" w:rsidRPr="00671C8B" w:rsidDel="000934B8" w:rsidRDefault="00AD6DB4" w:rsidP="00166AF3">
            <w:pPr>
              <w:pStyle w:val="TableBody"/>
              <w:rPr>
                <w:del w:id="12706" w:author="Alban Roche" w:date="2017-08-02T16:40:00Z"/>
                <w:snapToGrid w:val="0"/>
                <w:lang w:eastAsia="fr-FR"/>
              </w:rPr>
            </w:pPr>
          </w:p>
          <w:p w14:paraId="5537CA3C" w14:textId="4F97C5D3" w:rsidR="00AD6DB4" w:rsidRPr="00671C8B" w:rsidDel="000934B8" w:rsidRDefault="00AD6DB4" w:rsidP="00166AF3">
            <w:pPr>
              <w:pStyle w:val="TableBody"/>
              <w:rPr>
                <w:del w:id="12707" w:author="Alban Roche" w:date="2017-08-02T16:40:00Z"/>
                <w:snapToGrid w:val="0"/>
                <w:u w:val="single"/>
              </w:rPr>
            </w:pPr>
            <w:del w:id="12708" w:author="Alban Roche" w:date="2017-08-02T16:40:00Z">
              <w:r w:rsidRPr="00671C8B" w:rsidDel="000934B8">
                <w:rPr>
                  <w:snapToGrid w:val="0"/>
                  <w:u w:val="single"/>
                </w:rPr>
                <w:delText>Parameter</w:delText>
              </w:r>
              <w:r w:rsidDel="000934B8">
                <w:rPr>
                  <w:snapToGrid w:val="0"/>
                  <w:u w:val="single"/>
                </w:rPr>
                <w:delText>s</w:delText>
              </w:r>
            </w:del>
          </w:p>
          <w:p w14:paraId="58564A92" w14:textId="7BCA3B42" w:rsidR="00AD6DB4" w:rsidDel="000934B8" w:rsidRDefault="00AD6DB4" w:rsidP="00166AF3">
            <w:pPr>
              <w:pStyle w:val="TableBody"/>
              <w:rPr>
                <w:del w:id="12709" w:author="Alban Roche" w:date="2017-08-02T16:40:00Z"/>
              </w:rPr>
            </w:pPr>
            <w:del w:id="12710" w:author="Alban Roche" w:date="2017-08-02T16:40:00Z">
              <w:r w:rsidRPr="00671C8B" w:rsidDel="000934B8">
                <w:rPr>
                  <w:b/>
                </w:rPr>
                <w:delText>&lt;</w:delText>
              </w:r>
              <w:r w:rsidDel="000934B8">
                <w:rPr>
                  <w:b/>
                </w:rPr>
                <w:delText>length</w:delText>
              </w:r>
              <w:r w:rsidRPr="00671C8B" w:rsidDel="000934B8">
                <w:rPr>
                  <w:b/>
                  <w:snapToGrid w:val="0"/>
                </w:rPr>
                <w:delText>&gt;</w:delText>
              </w:r>
              <w:r w:rsidRPr="0032443F" w:rsidDel="000934B8">
                <w:tab/>
                <w:delText>Indicate</w:delText>
              </w:r>
              <w:r w:rsidDel="000934B8">
                <w:delText>s the number of total octets coded in the PDU to be given</w:delText>
              </w:r>
            </w:del>
          </w:p>
          <w:p w14:paraId="017796AA" w14:textId="1850477E" w:rsidR="00AD6DB4" w:rsidDel="000934B8" w:rsidRDefault="00AD6DB4" w:rsidP="00166AF3">
            <w:pPr>
              <w:pStyle w:val="TableBody"/>
              <w:rPr>
                <w:del w:id="12711" w:author="Alban Roche" w:date="2017-08-02T16:40:00Z"/>
              </w:rPr>
            </w:pPr>
          </w:p>
          <w:p w14:paraId="63DBA024" w14:textId="7C65B06C" w:rsidR="00AD6DB4" w:rsidDel="000934B8" w:rsidRDefault="00AD6DB4" w:rsidP="00166AF3">
            <w:pPr>
              <w:pStyle w:val="TableBody"/>
              <w:rPr>
                <w:del w:id="12712" w:author="Alban Roche" w:date="2017-08-02T16:40:00Z"/>
              </w:rPr>
            </w:pPr>
            <w:del w:id="12713" w:author="Alban Roche" w:date="2017-08-02T16:40:00Z">
              <w:r w:rsidRPr="0032443F" w:rsidDel="000934B8">
                <w:rPr>
                  <w:b/>
                </w:rPr>
                <w:delText>&lt;</w:delText>
              </w:r>
              <w:r w:rsidDel="000934B8">
                <w:rPr>
                  <w:b/>
                </w:rPr>
                <w:delText>n</w:delText>
              </w:r>
              <w:r w:rsidRPr="0032443F" w:rsidDel="000934B8">
                <w:rPr>
                  <w:b/>
                </w:rPr>
                <w:delText>&gt;</w:delText>
              </w:r>
              <w:r w:rsidDel="000934B8">
                <w:tab/>
                <w:delText>Type of 3GPP2 message</w:delText>
              </w:r>
            </w:del>
          </w:p>
          <w:p w14:paraId="7B9B819B" w14:textId="5805E29B" w:rsidR="00AD6DB4" w:rsidDel="000934B8" w:rsidRDefault="00AD6DB4" w:rsidP="00166AF3">
            <w:pPr>
              <w:pStyle w:val="TableBody"/>
              <w:rPr>
                <w:del w:id="12714" w:author="Alban Roche" w:date="2017-08-02T16:40:00Z"/>
              </w:rPr>
            </w:pPr>
            <w:del w:id="12715" w:author="Alban Roche" w:date="2017-08-02T16:40:00Z">
              <w:r w:rsidDel="000934B8">
                <w:delText>0</w:delText>
              </w:r>
              <w:r w:rsidDel="000934B8">
                <w:tab/>
                <w:delText>Disable URC</w:delText>
              </w:r>
            </w:del>
          </w:p>
          <w:p w14:paraId="17C81EA2" w14:textId="674D3A91" w:rsidR="00AD6DB4" w:rsidRPr="00516F2E" w:rsidDel="000934B8" w:rsidRDefault="00AD6DB4" w:rsidP="00166AF3">
            <w:pPr>
              <w:pStyle w:val="TableBody"/>
              <w:rPr>
                <w:del w:id="12716" w:author="Alban Roche" w:date="2017-08-02T16:40:00Z"/>
              </w:rPr>
            </w:pPr>
            <w:del w:id="12717" w:author="Alban Roche" w:date="2017-08-02T16:40:00Z">
              <w:r w:rsidDel="000934B8">
                <w:delText>1</w:delText>
              </w:r>
              <w:r w:rsidDel="000934B8">
                <w:tab/>
                <w:delText>Enable URC</w:delText>
              </w:r>
            </w:del>
          </w:p>
        </w:tc>
      </w:tr>
      <w:tr w:rsidR="00AD6DB4" w:rsidRPr="00671C8B" w:rsidDel="000934B8" w14:paraId="61C44520" w14:textId="404DC4EC" w:rsidTr="00166AF3">
        <w:trPr>
          <w:del w:id="12718" w:author="Alban Roche" w:date="2017-08-02T16:40:00Z"/>
        </w:trPr>
        <w:tc>
          <w:tcPr>
            <w:tcW w:w="1728" w:type="dxa"/>
          </w:tcPr>
          <w:p w14:paraId="412EC515" w14:textId="7E7DC0CC" w:rsidR="00AD6DB4" w:rsidRPr="00671C8B" w:rsidDel="000934B8" w:rsidRDefault="00AD6DB4" w:rsidP="00166AF3">
            <w:pPr>
              <w:pStyle w:val="TableBody"/>
              <w:rPr>
                <w:del w:id="12719" w:author="Alban Roche" w:date="2017-08-02T16:40:00Z"/>
                <w:i/>
              </w:rPr>
            </w:pPr>
            <w:del w:id="12720" w:author="Alban Roche" w:date="2017-08-02T16:40:00Z">
              <w:r w:rsidDel="000934B8">
                <w:rPr>
                  <w:i/>
                </w:rPr>
                <w:delText>Unsolicited Notification</w:delText>
              </w:r>
            </w:del>
          </w:p>
        </w:tc>
        <w:tc>
          <w:tcPr>
            <w:tcW w:w="7560" w:type="dxa"/>
          </w:tcPr>
          <w:p w14:paraId="3A4BA05A" w14:textId="5AB2862F" w:rsidR="00AD6DB4" w:rsidDel="000934B8" w:rsidRDefault="00AD6DB4" w:rsidP="00166AF3">
            <w:pPr>
              <w:pStyle w:val="TableBody"/>
              <w:rPr>
                <w:del w:id="12721" w:author="Alban Roche" w:date="2017-08-02T16:40:00Z"/>
              </w:rPr>
            </w:pPr>
            <w:del w:id="12722" w:author="Alban Roche" w:date="2017-08-02T16:40:00Z">
              <w:r w:rsidDel="000934B8">
                <w:rPr>
                  <w:u w:val="single"/>
                </w:rPr>
                <w:delText>Response</w:delText>
              </w:r>
            </w:del>
          </w:p>
          <w:p w14:paraId="025381DA" w14:textId="79F52758" w:rsidR="00AD6DB4" w:rsidDel="000934B8" w:rsidRDefault="00AD6DB4" w:rsidP="00166AF3">
            <w:pPr>
              <w:pStyle w:val="TableBody"/>
              <w:rPr>
                <w:del w:id="12723" w:author="Alban Roche" w:date="2017-08-02T16:40:00Z"/>
              </w:rPr>
            </w:pPr>
            <w:del w:id="12724" w:author="Alban Roche" w:date="2017-08-02T16:40:00Z">
              <w:r w:rsidRPr="00516F2E" w:rsidDel="000934B8">
                <w:rPr>
                  <w:b/>
                </w:rPr>
                <w:delText>+XCMT3GPP2: &lt;length&gt;&lt;CR&gt;&lt;LF&gt;&lt;PDU data&gt;</w:delText>
              </w:r>
            </w:del>
          </w:p>
          <w:p w14:paraId="58A943E9" w14:textId="4CF362F7" w:rsidR="00AD6DB4" w:rsidDel="000934B8" w:rsidRDefault="00AD6DB4" w:rsidP="00166AF3">
            <w:pPr>
              <w:pStyle w:val="TableBody"/>
              <w:rPr>
                <w:del w:id="12725" w:author="Alban Roche" w:date="2017-08-02T16:40:00Z"/>
              </w:rPr>
            </w:pPr>
          </w:p>
          <w:p w14:paraId="709F38EE" w14:textId="19A882EC" w:rsidR="00AD6DB4" w:rsidDel="000934B8" w:rsidRDefault="00AD6DB4" w:rsidP="00166AF3">
            <w:pPr>
              <w:pStyle w:val="TableBody"/>
              <w:rPr>
                <w:del w:id="12726" w:author="Alban Roche" w:date="2017-08-02T16:40:00Z"/>
              </w:rPr>
            </w:pPr>
            <w:del w:id="12727" w:author="Alban Roche" w:date="2017-08-02T16:40:00Z">
              <w:r w:rsidRPr="00516F2E" w:rsidDel="000934B8">
                <w:rPr>
                  <w:u w:val="single"/>
                </w:rPr>
                <w:delText>Parameters</w:delText>
              </w:r>
            </w:del>
          </w:p>
          <w:p w14:paraId="2757F9E6" w14:textId="5E7C3C2C" w:rsidR="00AD6DB4" w:rsidDel="000934B8" w:rsidRDefault="00AD6DB4" w:rsidP="00166AF3">
            <w:pPr>
              <w:pStyle w:val="TableBody"/>
              <w:rPr>
                <w:del w:id="12728" w:author="Alban Roche" w:date="2017-08-02T16:40:00Z"/>
              </w:rPr>
            </w:pPr>
            <w:del w:id="12729" w:author="Alban Roche" w:date="2017-08-02T16:40:00Z">
              <w:r w:rsidRPr="00516F2E" w:rsidDel="000934B8">
                <w:rPr>
                  <w:b/>
                </w:rPr>
                <w:delText>&lt;length&gt;</w:delText>
              </w:r>
              <w:r w:rsidDel="000934B8">
                <w:tab/>
              </w:r>
              <w:r w:rsidRPr="00611D73" w:rsidDel="000934B8">
                <w:delText>Indicate</w:delText>
              </w:r>
              <w:r w:rsidDel="000934B8">
                <w:delText>s the number of total octets coded in the PDU to be given</w:delText>
              </w:r>
            </w:del>
          </w:p>
          <w:p w14:paraId="751AB4B5" w14:textId="5F1D42FE" w:rsidR="00AD6DB4" w:rsidDel="000934B8" w:rsidRDefault="00AD6DB4" w:rsidP="00166AF3">
            <w:pPr>
              <w:pStyle w:val="TableBody"/>
              <w:rPr>
                <w:del w:id="12730" w:author="Alban Roche" w:date="2017-08-02T16:40:00Z"/>
              </w:rPr>
            </w:pPr>
          </w:p>
          <w:p w14:paraId="1C9380E3" w14:textId="4686E6B7" w:rsidR="00AD6DB4" w:rsidRPr="00516F2E" w:rsidDel="000934B8" w:rsidRDefault="00AD6DB4" w:rsidP="00166AF3">
            <w:pPr>
              <w:pStyle w:val="TableBody"/>
              <w:rPr>
                <w:del w:id="12731" w:author="Alban Roche" w:date="2017-08-02T16:40:00Z"/>
              </w:rPr>
            </w:pPr>
            <w:del w:id="12732" w:author="Alban Roche" w:date="2017-08-02T16:40:00Z">
              <w:r w:rsidRPr="00516F2E" w:rsidDel="000934B8">
                <w:rPr>
                  <w:b/>
                </w:rPr>
                <w:delText>&lt;PDU data&gt;</w:delText>
              </w:r>
              <w:r w:rsidDel="000934B8">
                <w:tab/>
                <w:delText>PDU data in 3GPP2 format</w:delText>
              </w:r>
            </w:del>
          </w:p>
        </w:tc>
      </w:tr>
      <w:tr w:rsidR="00AD6DB4" w:rsidRPr="00671C8B" w:rsidDel="000934B8" w14:paraId="36D0BEFF" w14:textId="239EFF7F" w:rsidTr="00166AF3">
        <w:trPr>
          <w:del w:id="12733" w:author="Alban Roche" w:date="2017-08-02T16:40:00Z"/>
        </w:trPr>
        <w:tc>
          <w:tcPr>
            <w:tcW w:w="1728" w:type="dxa"/>
          </w:tcPr>
          <w:p w14:paraId="419CD376" w14:textId="46575ACA" w:rsidR="00AD6DB4" w:rsidRPr="0032443F" w:rsidDel="000934B8" w:rsidRDefault="00AD6DB4" w:rsidP="00166AF3">
            <w:pPr>
              <w:pStyle w:val="TableBody"/>
              <w:rPr>
                <w:del w:id="12734" w:author="Alban Roche" w:date="2017-08-02T16:40:00Z"/>
                <w:u w:val="single"/>
              </w:rPr>
            </w:pPr>
            <w:del w:id="12735" w:author="Alban Roche" w:date="2017-08-02T16:40:00Z">
              <w:r w:rsidRPr="0032443F" w:rsidDel="000934B8">
                <w:rPr>
                  <w:u w:val="single"/>
                </w:rPr>
                <w:delText>Notes</w:delText>
              </w:r>
            </w:del>
          </w:p>
        </w:tc>
        <w:tc>
          <w:tcPr>
            <w:tcW w:w="7560" w:type="dxa"/>
          </w:tcPr>
          <w:p w14:paraId="386932DB" w14:textId="111D1443" w:rsidR="00AD6DB4" w:rsidRPr="00DD69B8" w:rsidDel="000934B8" w:rsidRDefault="00AD6DB4" w:rsidP="00166AF3">
            <w:pPr>
              <w:pStyle w:val="TableBody"/>
              <w:rPr>
                <w:del w:id="12736" w:author="Alban Roche" w:date="2017-08-02T16:40:00Z"/>
              </w:rPr>
            </w:pPr>
            <w:del w:id="12737" w:author="Alban Roche" w:date="2017-08-02T16:40:00Z">
              <w:r w:rsidDel="000934B8">
                <w:delText>If XCMT3GPP2 URC is enabled, then unsolicited result codes are buffered in the TA when the TA-TE link is reserved (e.g. in online data mode) and flushed to the TE after reservation. Otherwise, they are forwarded directly to the TE.</w:delText>
              </w:r>
            </w:del>
          </w:p>
        </w:tc>
      </w:tr>
    </w:tbl>
    <w:p w14:paraId="7F3A19C0" w14:textId="77777777" w:rsidR="00AD6DB4" w:rsidRDefault="00AD6DB4" w:rsidP="00AD6DB4">
      <w:pPr>
        <w:rPr>
          <w:lang w:eastAsia="zh-CN"/>
        </w:rPr>
        <w:sectPr w:rsidR="00AD6DB4" w:rsidSect="004F7779">
          <w:pgSz w:w="11909" w:h="16834" w:code="9"/>
          <w:pgMar w:top="1440" w:right="1440" w:bottom="1440" w:left="1440" w:header="720" w:footer="720" w:gutter="0"/>
          <w:cols w:space="720"/>
          <w:titlePg/>
          <w:docGrid w:linePitch="360"/>
        </w:sectPr>
      </w:pPr>
    </w:p>
    <w:p w14:paraId="0BF919E1" w14:textId="5907E1CE" w:rsidR="00AD6DB4" w:rsidDel="000934B8" w:rsidRDefault="00AD6DB4" w:rsidP="00AD6DB4">
      <w:pPr>
        <w:pStyle w:val="Heading1"/>
        <w:rPr>
          <w:del w:id="12738" w:author="Alban Roche" w:date="2017-08-02T16:40:00Z"/>
        </w:rPr>
      </w:pPr>
      <w:bookmarkStart w:id="12739" w:name="_Ref448916268"/>
      <w:bookmarkStart w:id="12740" w:name="_Toc486251678"/>
      <w:commentRangeStart w:id="12741"/>
      <w:del w:id="12742" w:author="Alban Roche" w:date="2017-08-02T16:40:00Z">
        <w:r w:rsidDel="000934B8">
          <w:delText>Audio Commands</w:delText>
        </w:r>
        <w:commentRangeEnd w:id="12741"/>
        <w:r w:rsidDel="000934B8">
          <w:rPr>
            <w:rStyle w:val="CommentReference"/>
            <w:rFonts w:ascii="Verdana" w:eastAsia="Times New Roman" w:hAnsi="Verdana" w:cs="Times New Roman"/>
            <w:b w:val="0"/>
            <w:lang w:eastAsia="en-US"/>
          </w:rPr>
          <w:commentReference w:id="12741"/>
        </w:r>
        <w:bookmarkEnd w:id="12739"/>
        <w:bookmarkEnd w:id="12740"/>
      </w:del>
    </w:p>
    <w:p w14:paraId="2EF1312A" w14:textId="57A20600" w:rsidR="00AD6DB4" w:rsidRPr="00671C8B" w:rsidDel="000934B8" w:rsidRDefault="00AD6DB4" w:rsidP="0059466D">
      <w:pPr>
        <w:pStyle w:val="Heading2"/>
        <w:numPr>
          <w:ilvl w:val="1"/>
          <w:numId w:val="11"/>
        </w:numPr>
        <w:ind w:left="1080" w:hanging="1080"/>
        <w:rPr>
          <w:del w:id="12743" w:author="Alban Roche" w:date="2017-08-02T16:40:00Z"/>
        </w:rPr>
      </w:pPr>
      <w:bookmarkStart w:id="12744" w:name="_Ref472588634"/>
      <w:bookmarkStart w:id="12745" w:name="_Ref472588636"/>
      <w:bookmarkStart w:id="12746" w:name="_Toc486251679"/>
      <w:del w:id="12747" w:author="Alban Roche" w:date="2017-08-02T16:40:00Z">
        <w:r w:rsidRPr="00671C8B" w:rsidDel="000934B8">
          <w:delText>+</w:delText>
        </w:r>
        <w:r w:rsidDel="000934B8">
          <w:delText xml:space="preserve">KPCMCFG </w:delText>
        </w:r>
        <w:r w:rsidRPr="00671C8B" w:rsidDel="000934B8">
          <w:delText xml:space="preserve">Command: </w:delText>
        </w:r>
        <w:r w:rsidDel="000934B8">
          <w:delText>Configure PCM Digital Audio</w:delText>
        </w:r>
        <w:bookmarkEnd w:id="12744"/>
        <w:bookmarkEnd w:id="12745"/>
        <w:bookmarkEnd w:id="12746"/>
      </w:del>
    </w:p>
    <w:tbl>
      <w:tblPr>
        <w:tblStyle w:val="TableSWIleft"/>
        <w:tblW w:w="9288" w:type="dxa"/>
        <w:tblLayout w:type="fixed"/>
        <w:tblLook w:val="04A0" w:firstRow="1" w:lastRow="0" w:firstColumn="1" w:lastColumn="0" w:noHBand="0" w:noVBand="1"/>
      </w:tblPr>
      <w:tblGrid>
        <w:gridCol w:w="1728"/>
        <w:gridCol w:w="7560"/>
      </w:tblGrid>
      <w:tr w:rsidR="00AD6DB4" w:rsidRPr="00671C8B" w:rsidDel="000934B8" w14:paraId="41691946" w14:textId="611BF03A" w:rsidTr="00166AF3">
        <w:trPr>
          <w:cnfStyle w:val="100000000000" w:firstRow="1" w:lastRow="0" w:firstColumn="0" w:lastColumn="0" w:oddVBand="0" w:evenVBand="0" w:oddHBand="0" w:evenHBand="0" w:firstRowFirstColumn="0" w:firstRowLastColumn="0" w:lastRowFirstColumn="0" w:lastRowLastColumn="0"/>
          <w:del w:id="12748" w:author="Alban Roche" w:date="2017-08-02T16:40:00Z"/>
        </w:trPr>
        <w:tc>
          <w:tcPr>
            <w:tcW w:w="9288" w:type="dxa"/>
            <w:gridSpan w:val="2"/>
          </w:tcPr>
          <w:p w14:paraId="75F7E069" w14:textId="3F19F013" w:rsidR="00AD6DB4" w:rsidRPr="00671C8B" w:rsidDel="000934B8" w:rsidRDefault="00AD6DB4" w:rsidP="00D90C96">
            <w:pPr>
              <w:pStyle w:val="TableRowHead"/>
              <w:spacing w:before="144" w:after="144"/>
              <w:rPr>
                <w:del w:id="12749" w:author="Alban Roche" w:date="2017-08-02T16:40:00Z"/>
              </w:rPr>
            </w:pPr>
            <w:del w:id="12750" w:author="Alban Roche" w:date="2017-08-02T14:40:00Z">
              <w:r w:rsidDel="00F22490">
                <w:delText>HL7618, HL7618RD, HL7648, HL7650, HL7688, HL7690 and HL7692</w:delText>
              </w:r>
            </w:del>
          </w:p>
        </w:tc>
      </w:tr>
      <w:tr w:rsidR="00AD6DB4" w:rsidRPr="00671C8B" w:rsidDel="000934B8" w14:paraId="703C0DC2" w14:textId="4E317B36" w:rsidTr="00166AF3">
        <w:trPr>
          <w:trHeight w:val="1221"/>
          <w:del w:id="12751" w:author="Alban Roche" w:date="2017-08-02T16:40:00Z"/>
        </w:trPr>
        <w:tc>
          <w:tcPr>
            <w:tcW w:w="1728" w:type="dxa"/>
          </w:tcPr>
          <w:p w14:paraId="77FB7974" w14:textId="211F7DD0" w:rsidR="00AD6DB4" w:rsidRPr="00671C8B" w:rsidDel="000934B8" w:rsidRDefault="00AD6DB4" w:rsidP="00166AF3">
            <w:pPr>
              <w:pStyle w:val="TableBody"/>
              <w:rPr>
                <w:del w:id="12752" w:author="Alban Roche" w:date="2017-08-02T16:40:00Z"/>
                <w:i/>
              </w:rPr>
            </w:pPr>
            <w:del w:id="12753" w:author="Alban Roche" w:date="2017-08-02T16:40:00Z">
              <w:r w:rsidDel="000934B8">
                <w:rPr>
                  <w:i/>
                </w:rPr>
                <w:delText xml:space="preserve">Test </w:delText>
              </w:r>
              <w:r w:rsidRPr="00671C8B" w:rsidDel="000934B8">
                <w:rPr>
                  <w:i/>
                </w:rPr>
                <w:delText>command</w:delText>
              </w:r>
            </w:del>
          </w:p>
          <w:p w14:paraId="056F4DFB" w14:textId="502A4C3C" w:rsidR="00AD6DB4" w:rsidRPr="00671C8B" w:rsidDel="000934B8" w:rsidRDefault="00AD6DB4" w:rsidP="00166AF3">
            <w:pPr>
              <w:pStyle w:val="TableBody"/>
              <w:rPr>
                <w:del w:id="12754" w:author="Alban Roche" w:date="2017-08-02T16:40:00Z"/>
              </w:rPr>
            </w:pPr>
          </w:p>
          <w:p w14:paraId="1A0F4CF5" w14:textId="0F13A89B" w:rsidR="00AD6DB4" w:rsidRPr="00671C8B" w:rsidDel="000934B8" w:rsidRDefault="00AD6DB4" w:rsidP="00166AF3">
            <w:pPr>
              <w:pStyle w:val="TableBody"/>
              <w:rPr>
                <w:del w:id="12755" w:author="Alban Roche" w:date="2017-08-02T16:40:00Z"/>
                <w:u w:val="single"/>
              </w:rPr>
            </w:pPr>
            <w:del w:id="12756" w:author="Alban Roche" w:date="2017-08-02T16:40:00Z">
              <w:r w:rsidRPr="00671C8B" w:rsidDel="000934B8">
                <w:rPr>
                  <w:u w:val="single"/>
                </w:rPr>
                <w:delText>Syntax</w:delText>
              </w:r>
            </w:del>
          </w:p>
          <w:p w14:paraId="58082460" w14:textId="6AA944C4" w:rsidR="00AD6DB4" w:rsidRPr="00671C8B" w:rsidDel="000934B8" w:rsidRDefault="00AD6DB4" w:rsidP="00166AF3">
            <w:pPr>
              <w:pStyle w:val="TableBody"/>
              <w:rPr>
                <w:del w:id="12757" w:author="Alban Roche" w:date="2017-08-02T16:40:00Z"/>
                <w:b/>
              </w:rPr>
            </w:pPr>
            <w:del w:id="12758" w:author="Alban Roche" w:date="2017-08-02T16:40:00Z">
              <w:r w:rsidRPr="004D2387" w:rsidDel="000934B8">
                <w:rPr>
                  <w:b/>
                </w:rPr>
                <w:delText>AT+</w:delText>
              </w:r>
              <w:r w:rsidDel="000934B8">
                <w:rPr>
                  <w:b/>
                </w:rPr>
                <w:delText>KPCMCFG</w:delText>
              </w:r>
              <w:r w:rsidRPr="004D2387" w:rsidDel="000934B8">
                <w:rPr>
                  <w:b/>
                </w:rPr>
                <w:delText>=?</w:delText>
              </w:r>
            </w:del>
          </w:p>
        </w:tc>
        <w:tc>
          <w:tcPr>
            <w:tcW w:w="7560" w:type="dxa"/>
          </w:tcPr>
          <w:p w14:paraId="4B685AC1" w14:textId="7ABFF548" w:rsidR="00AD6DB4" w:rsidRPr="00671C8B" w:rsidDel="000934B8" w:rsidRDefault="00AD6DB4" w:rsidP="00166AF3">
            <w:pPr>
              <w:pStyle w:val="TableBody"/>
              <w:rPr>
                <w:del w:id="12759" w:author="Alban Roche" w:date="2017-08-02T16:40:00Z"/>
                <w:u w:val="single"/>
              </w:rPr>
            </w:pPr>
          </w:p>
          <w:p w14:paraId="7D6E7CD2" w14:textId="3131C271" w:rsidR="00AD6DB4" w:rsidRPr="00671C8B" w:rsidDel="000934B8" w:rsidRDefault="00AD6DB4" w:rsidP="00166AF3">
            <w:pPr>
              <w:pStyle w:val="TableBody"/>
              <w:rPr>
                <w:del w:id="12760" w:author="Alban Roche" w:date="2017-08-02T16:40:00Z"/>
                <w:u w:val="single"/>
              </w:rPr>
            </w:pPr>
          </w:p>
          <w:p w14:paraId="12B774E9" w14:textId="7BF8EB1E" w:rsidR="00AD6DB4" w:rsidRPr="00671C8B" w:rsidDel="000934B8" w:rsidRDefault="00AD6DB4" w:rsidP="00166AF3">
            <w:pPr>
              <w:pStyle w:val="TableBody"/>
              <w:rPr>
                <w:del w:id="12761" w:author="Alban Roche" w:date="2017-08-02T16:40:00Z"/>
                <w:u w:val="single"/>
              </w:rPr>
            </w:pPr>
            <w:del w:id="12762" w:author="Alban Roche" w:date="2017-08-02T16:40:00Z">
              <w:r w:rsidRPr="00671C8B" w:rsidDel="000934B8">
                <w:rPr>
                  <w:u w:val="single"/>
                </w:rPr>
                <w:delText>Response</w:delText>
              </w:r>
            </w:del>
          </w:p>
          <w:p w14:paraId="230CC26C" w14:textId="6C5F4EB5" w:rsidR="00AD6DB4" w:rsidRPr="00B64A29" w:rsidDel="000934B8" w:rsidRDefault="00AD6DB4" w:rsidP="00166AF3">
            <w:pPr>
              <w:pStyle w:val="TableBody"/>
              <w:rPr>
                <w:del w:id="12763" w:author="Alban Roche" w:date="2017-08-02T16:40:00Z"/>
              </w:rPr>
            </w:pPr>
            <w:del w:id="12764" w:author="Alban Roche" w:date="2017-08-02T16:40:00Z">
              <w:r w:rsidRPr="00B64A29" w:rsidDel="000934B8">
                <w:delText xml:space="preserve">For the </w:delText>
              </w:r>
              <w:r w:rsidDel="000934B8">
                <w:delText>HL7618, HL7618RD</w:delText>
              </w:r>
              <w:r w:rsidR="00D92BA7" w:rsidDel="000934B8">
                <w:delText xml:space="preserve"> without VoLTE</w:delText>
              </w:r>
              <w:r w:rsidDel="000934B8">
                <w:delText>, HL7688, HL7690</w:delText>
              </w:r>
              <w:r w:rsidRPr="00B64A29" w:rsidDel="000934B8">
                <w:delText xml:space="preserve"> and HL7695:</w:delText>
              </w:r>
            </w:del>
          </w:p>
          <w:p w14:paraId="3B8B706B" w14:textId="755718D8" w:rsidR="00AD6DB4" w:rsidRPr="00D607BB" w:rsidDel="000934B8" w:rsidRDefault="00AD6DB4" w:rsidP="00166AF3">
            <w:pPr>
              <w:pStyle w:val="TableBody"/>
              <w:rPr>
                <w:del w:id="12765" w:author="Alban Roche" w:date="2017-08-02T16:40:00Z"/>
                <w:b/>
              </w:rPr>
            </w:pPr>
            <w:del w:id="12766" w:author="Alban Roche" w:date="2017-08-02T16:40:00Z">
              <w:r w:rsidRPr="00A41325" w:rsidDel="000934B8">
                <w:rPr>
                  <w:b/>
                </w:rPr>
                <w:delText>+</w:delText>
              </w:r>
              <w:r w:rsidDel="000934B8">
                <w:rPr>
                  <w:b/>
                </w:rPr>
                <w:delText>KPCMCFG</w:delText>
              </w:r>
              <w:r w:rsidRPr="00A41325" w:rsidDel="000934B8">
                <w:rPr>
                  <w:b/>
                </w:rPr>
                <w:delText xml:space="preserve">: </w:delText>
              </w:r>
              <w:r w:rsidDel="000934B8">
                <w:rPr>
                  <w:b/>
                </w:rPr>
                <w:delText>(</w:delText>
              </w:r>
              <w:r w:rsidRPr="00682FAD" w:rsidDel="000934B8">
                <w:delText>list of supported</w:delText>
              </w:r>
              <w:r w:rsidRPr="005C12F6" w:rsidDel="000934B8">
                <w:rPr>
                  <w:b/>
                </w:rPr>
                <w:delText xml:space="preserve"> &lt;</w:delText>
              </w:r>
              <w:r w:rsidDel="000934B8">
                <w:rPr>
                  <w:b/>
                </w:rPr>
                <w:delText>Mode</w:delText>
              </w:r>
              <w:r w:rsidRPr="005C12F6" w:rsidDel="000934B8">
                <w:rPr>
                  <w:b/>
                </w:rPr>
                <w:delText>&gt;</w:delText>
              </w:r>
              <w:r w:rsidRPr="00682FAD" w:rsidDel="000934B8">
                <w:delText>s</w:delText>
              </w:r>
              <w:r w:rsidRPr="005C12F6" w:rsidDel="000934B8">
                <w:rPr>
                  <w:b/>
                </w:rPr>
                <w:delText>), (</w:delText>
              </w:r>
              <w:r w:rsidRPr="00682FAD" w:rsidDel="000934B8">
                <w:delText>list of supported</w:delText>
              </w:r>
              <w:r w:rsidRPr="005C12F6" w:rsidDel="000934B8">
                <w:rPr>
                  <w:b/>
                </w:rPr>
                <w:delText xml:space="preserve"> &lt;</w:delText>
              </w:r>
              <w:r w:rsidDel="000934B8">
                <w:rPr>
                  <w:b/>
                </w:rPr>
                <w:delText>SamplingCtrl</w:delText>
              </w:r>
              <w:r w:rsidRPr="005C12F6" w:rsidDel="000934B8">
                <w:rPr>
                  <w:b/>
                </w:rPr>
                <w:delText>&gt;</w:delText>
              </w:r>
              <w:r w:rsidRPr="00682FAD" w:rsidDel="000934B8">
                <w:delText>s</w:delText>
              </w:r>
              <w:r w:rsidDel="000934B8">
                <w:rPr>
                  <w:b/>
                </w:rPr>
                <w:delText>),</w:delText>
              </w:r>
              <w:r w:rsidDel="000934B8">
                <w:rPr>
                  <w:b/>
                </w:rPr>
                <w:br/>
                <w:delText>(</w:delText>
              </w:r>
              <w:r w:rsidDel="000934B8">
                <w:delText>list of</w:delText>
              </w:r>
              <w:r w:rsidDel="000934B8">
                <w:rPr>
                  <w:b/>
                </w:rPr>
                <w:delText xml:space="preserve"> &lt;BitClk&gt;</w:delText>
              </w:r>
              <w:r w:rsidDel="000934B8">
                <w:delText>s</w:delText>
              </w:r>
              <w:r w:rsidDel="000934B8">
                <w:rPr>
                  <w:b/>
                </w:rPr>
                <w:delText>)</w:delText>
              </w:r>
            </w:del>
          </w:p>
          <w:p w14:paraId="6F6481C6" w14:textId="093D1DDD" w:rsidR="00AD6DB4" w:rsidDel="000934B8" w:rsidRDefault="00AD6DB4" w:rsidP="00166AF3">
            <w:pPr>
              <w:pStyle w:val="TableBody"/>
              <w:rPr>
                <w:del w:id="12767" w:author="Alban Roche" w:date="2017-08-02T16:40:00Z"/>
                <w:b/>
              </w:rPr>
            </w:pPr>
            <w:del w:id="12768" w:author="Alban Roche" w:date="2017-08-02T16:40:00Z">
              <w:r w:rsidRPr="00671C8B" w:rsidDel="000934B8">
                <w:rPr>
                  <w:b/>
                </w:rPr>
                <w:delText>OK</w:delText>
              </w:r>
            </w:del>
          </w:p>
          <w:p w14:paraId="7DD37F03" w14:textId="08AF597E" w:rsidR="00AD6DB4" w:rsidDel="000934B8" w:rsidRDefault="00AD6DB4" w:rsidP="00166AF3">
            <w:pPr>
              <w:pStyle w:val="TableBody"/>
              <w:rPr>
                <w:del w:id="12769" w:author="Alban Roche" w:date="2017-08-02T16:40:00Z"/>
                <w:b/>
              </w:rPr>
            </w:pPr>
          </w:p>
          <w:p w14:paraId="35BCA07C" w14:textId="1319BE20" w:rsidR="00AD6DB4" w:rsidRPr="00BA51BA" w:rsidDel="000934B8" w:rsidRDefault="00AD6DB4" w:rsidP="00166AF3">
            <w:pPr>
              <w:pStyle w:val="TableBody"/>
              <w:rPr>
                <w:del w:id="12770" w:author="Alban Roche" w:date="2017-08-02T16:40:00Z"/>
              </w:rPr>
            </w:pPr>
            <w:commentRangeStart w:id="12771"/>
            <w:del w:id="12772" w:author="Alban Roche" w:date="2017-08-02T16:40:00Z">
              <w:r w:rsidDel="000934B8">
                <w:delText xml:space="preserve">For the </w:delText>
              </w:r>
              <w:r w:rsidR="00D92BA7" w:rsidDel="000934B8">
                <w:delText xml:space="preserve">HL7618RD with VoLTE, </w:delText>
              </w:r>
              <w:r w:rsidDel="000934B8">
                <w:delText>HL764</w:delText>
              </w:r>
              <w:r w:rsidRPr="00BA51BA" w:rsidDel="000934B8">
                <w:delText>8 and HL7650:</w:delText>
              </w:r>
            </w:del>
          </w:p>
          <w:p w14:paraId="20657B68" w14:textId="7BB79DE6" w:rsidR="00AD6DB4" w:rsidRPr="00671C8B" w:rsidDel="000934B8" w:rsidRDefault="00AD6DB4" w:rsidP="00166AF3">
            <w:pPr>
              <w:pStyle w:val="TableBody"/>
              <w:rPr>
                <w:del w:id="12773" w:author="Alban Roche" w:date="2017-08-02T16:40:00Z"/>
                <w:rFonts w:ascii="Times New Roman" w:hAnsi="Times New Roman" w:cs="Times New Roman"/>
                <w:sz w:val="20"/>
                <w:szCs w:val="20"/>
                <w:u w:val="single"/>
              </w:rPr>
            </w:pPr>
            <w:del w:id="12774" w:author="Alban Roche" w:date="2017-08-02T16:40:00Z">
              <w:r w:rsidRPr="00A41325" w:rsidDel="000934B8">
                <w:rPr>
                  <w:b/>
                </w:rPr>
                <w:delText>+</w:delText>
              </w:r>
              <w:r w:rsidDel="000934B8">
                <w:rPr>
                  <w:b/>
                </w:rPr>
                <w:delText>KPCMCFG</w:delText>
              </w:r>
              <w:r w:rsidRPr="00A41325" w:rsidDel="000934B8">
                <w:rPr>
                  <w:b/>
                </w:rPr>
                <w:delText xml:space="preserve">: </w:delText>
              </w:r>
              <w:r w:rsidDel="000934B8">
                <w:rPr>
                  <w:b/>
                </w:rPr>
                <w:delText>(</w:delText>
              </w:r>
              <w:r w:rsidRPr="00682FAD" w:rsidDel="000934B8">
                <w:delText>list of supported</w:delText>
              </w:r>
              <w:r w:rsidRPr="005C12F6" w:rsidDel="000934B8">
                <w:rPr>
                  <w:b/>
                </w:rPr>
                <w:delText xml:space="preserve"> &lt;</w:delText>
              </w:r>
              <w:r w:rsidDel="000934B8">
                <w:rPr>
                  <w:b/>
                </w:rPr>
                <w:delText>Mode</w:delText>
              </w:r>
              <w:r w:rsidRPr="005C12F6" w:rsidDel="000934B8">
                <w:rPr>
                  <w:b/>
                </w:rPr>
                <w:delText>&gt;</w:delText>
              </w:r>
              <w:r w:rsidRPr="00682FAD" w:rsidDel="000934B8">
                <w:delText>s</w:delText>
              </w:r>
              <w:r w:rsidRPr="005C12F6" w:rsidDel="000934B8">
                <w:rPr>
                  <w:b/>
                </w:rPr>
                <w:delText>), (</w:delText>
              </w:r>
              <w:r w:rsidRPr="00682FAD" w:rsidDel="000934B8">
                <w:delText>list of supported</w:delText>
              </w:r>
              <w:r w:rsidRPr="005C12F6" w:rsidDel="000934B8">
                <w:rPr>
                  <w:b/>
                </w:rPr>
                <w:delText xml:space="preserve"> &lt;</w:delText>
              </w:r>
              <w:r w:rsidDel="000934B8">
                <w:rPr>
                  <w:b/>
                </w:rPr>
                <w:delText>SamplingCtrl</w:delText>
              </w:r>
              <w:r w:rsidRPr="005C12F6" w:rsidDel="000934B8">
                <w:rPr>
                  <w:b/>
                </w:rPr>
                <w:delText>&gt;</w:delText>
              </w:r>
              <w:r w:rsidRPr="00682FAD" w:rsidDel="000934B8">
                <w:delText>s</w:delText>
              </w:r>
              <w:r w:rsidDel="000934B8">
                <w:rPr>
                  <w:b/>
                </w:rPr>
                <w:delText>),</w:delText>
              </w:r>
              <w:r w:rsidDel="000934B8">
                <w:rPr>
                  <w:b/>
                </w:rPr>
                <w:br/>
                <w:delText>(</w:delText>
              </w:r>
              <w:r w:rsidDel="000934B8">
                <w:delText>list of</w:delText>
              </w:r>
              <w:r w:rsidDel="000934B8">
                <w:rPr>
                  <w:b/>
                </w:rPr>
                <w:delText xml:space="preserve"> &lt;BitClk&gt;</w:delText>
              </w:r>
              <w:r w:rsidDel="000934B8">
                <w:delText>s</w:delText>
              </w:r>
              <w:r w:rsidDel="000934B8">
                <w:rPr>
                  <w:b/>
                </w:rPr>
                <w:delText>),(</w:delText>
              </w:r>
              <w:r w:rsidRPr="00BA51BA" w:rsidDel="000934B8">
                <w:delText>list of</w:delText>
              </w:r>
              <w:r w:rsidRPr="00744D7F" w:rsidDel="000934B8">
                <w:rPr>
                  <w:b/>
                </w:rPr>
                <w:delText xml:space="preserve"> &lt;</w:delText>
              </w:r>
              <w:r w:rsidRPr="00AC28BF" w:rsidDel="000934B8">
                <w:rPr>
                  <w:b/>
                </w:rPr>
                <w:delText>Sampl</w:delText>
              </w:r>
              <w:r w:rsidDel="000934B8">
                <w:rPr>
                  <w:b/>
                </w:rPr>
                <w:delText>eRate</w:delText>
              </w:r>
              <w:r w:rsidRPr="00744D7F" w:rsidDel="000934B8">
                <w:rPr>
                  <w:b/>
                </w:rPr>
                <w:delText>&gt;</w:delText>
              </w:r>
              <w:r w:rsidRPr="00BA51BA" w:rsidDel="000934B8">
                <w:delText>s</w:delText>
              </w:r>
              <w:r w:rsidRPr="00744D7F" w:rsidDel="000934B8">
                <w:rPr>
                  <w:b/>
                </w:rPr>
                <w:delText>)</w:delText>
              </w:r>
              <w:commentRangeEnd w:id="12771"/>
              <w:r w:rsidDel="000934B8">
                <w:rPr>
                  <w:rStyle w:val="CommentReference"/>
                  <w:rFonts w:ascii="Verdana" w:hAnsi="Verdana" w:cs="Times New Roman"/>
                  <w:lang w:eastAsia="en-US"/>
                </w:rPr>
                <w:commentReference w:id="12771"/>
              </w:r>
            </w:del>
          </w:p>
        </w:tc>
      </w:tr>
      <w:tr w:rsidR="00AD6DB4" w:rsidRPr="00671C8B" w:rsidDel="000934B8" w14:paraId="5FD10209" w14:textId="273B6B8F" w:rsidTr="00166AF3">
        <w:trPr>
          <w:trHeight w:val="1221"/>
          <w:del w:id="12775" w:author="Alban Roche" w:date="2017-08-02T16:40:00Z"/>
        </w:trPr>
        <w:tc>
          <w:tcPr>
            <w:tcW w:w="1728" w:type="dxa"/>
          </w:tcPr>
          <w:p w14:paraId="4AE8C888" w14:textId="41282328" w:rsidR="00AD6DB4" w:rsidDel="000934B8" w:rsidRDefault="00AD6DB4" w:rsidP="00166AF3">
            <w:pPr>
              <w:pStyle w:val="TableBody"/>
              <w:rPr>
                <w:del w:id="12776" w:author="Alban Roche" w:date="2017-08-02T16:40:00Z"/>
              </w:rPr>
            </w:pPr>
            <w:del w:id="12777" w:author="Alban Roche" w:date="2017-08-02T16:40:00Z">
              <w:r w:rsidDel="000934B8">
                <w:rPr>
                  <w:i/>
                </w:rPr>
                <w:delText>Read command</w:delText>
              </w:r>
            </w:del>
          </w:p>
          <w:p w14:paraId="5F61E963" w14:textId="3BD98A47" w:rsidR="00AD6DB4" w:rsidDel="000934B8" w:rsidRDefault="00AD6DB4" w:rsidP="00166AF3">
            <w:pPr>
              <w:pStyle w:val="TableBody"/>
              <w:rPr>
                <w:del w:id="12778" w:author="Alban Roche" w:date="2017-08-02T16:40:00Z"/>
              </w:rPr>
            </w:pPr>
          </w:p>
          <w:p w14:paraId="4A436EF4" w14:textId="7AAC20E5" w:rsidR="00AD6DB4" w:rsidDel="000934B8" w:rsidRDefault="00AD6DB4" w:rsidP="00166AF3">
            <w:pPr>
              <w:pStyle w:val="TableBody"/>
              <w:rPr>
                <w:del w:id="12779" w:author="Alban Roche" w:date="2017-08-02T16:40:00Z"/>
              </w:rPr>
            </w:pPr>
            <w:del w:id="12780" w:author="Alban Roche" w:date="2017-08-02T16:40:00Z">
              <w:r w:rsidRPr="00682FAD" w:rsidDel="000934B8">
                <w:rPr>
                  <w:u w:val="single"/>
                </w:rPr>
                <w:delText>Syntax</w:delText>
              </w:r>
            </w:del>
          </w:p>
          <w:p w14:paraId="18046760" w14:textId="47672E05" w:rsidR="00AD6DB4" w:rsidDel="000934B8" w:rsidRDefault="00AD6DB4" w:rsidP="00166AF3">
            <w:pPr>
              <w:pStyle w:val="TableBody"/>
              <w:rPr>
                <w:del w:id="12781" w:author="Alban Roche" w:date="2017-08-02T16:40:00Z"/>
                <w:i/>
              </w:rPr>
            </w:pPr>
            <w:del w:id="12782" w:author="Alban Roche" w:date="2017-08-02T16:40:00Z">
              <w:r w:rsidRPr="00682FAD" w:rsidDel="000934B8">
                <w:rPr>
                  <w:b/>
                </w:rPr>
                <w:delText>AT+</w:delText>
              </w:r>
              <w:r w:rsidDel="000934B8">
                <w:rPr>
                  <w:b/>
                </w:rPr>
                <w:delText>KPCMCFG</w:delText>
              </w:r>
              <w:r w:rsidRPr="00682FAD" w:rsidDel="000934B8">
                <w:rPr>
                  <w:b/>
                </w:rPr>
                <w:delText>?</w:delText>
              </w:r>
            </w:del>
          </w:p>
        </w:tc>
        <w:tc>
          <w:tcPr>
            <w:tcW w:w="7560" w:type="dxa"/>
          </w:tcPr>
          <w:p w14:paraId="7BFE9474" w14:textId="5C5D526D" w:rsidR="00AD6DB4" w:rsidDel="000934B8" w:rsidRDefault="00AD6DB4" w:rsidP="00166AF3">
            <w:pPr>
              <w:pStyle w:val="TableBody"/>
              <w:rPr>
                <w:del w:id="12783" w:author="Alban Roche" w:date="2017-08-02T16:40:00Z"/>
                <w:u w:val="single"/>
              </w:rPr>
            </w:pPr>
          </w:p>
          <w:p w14:paraId="70922A63" w14:textId="03300CEC" w:rsidR="00AD6DB4" w:rsidDel="000934B8" w:rsidRDefault="00AD6DB4" w:rsidP="00166AF3">
            <w:pPr>
              <w:pStyle w:val="TableBody"/>
              <w:rPr>
                <w:del w:id="12784" w:author="Alban Roche" w:date="2017-08-02T16:40:00Z"/>
                <w:u w:val="single"/>
              </w:rPr>
            </w:pPr>
          </w:p>
          <w:p w14:paraId="327108BC" w14:textId="0BBAA164" w:rsidR="00AD6DB4" w:rsidDel="000934B8" w:rsidRDefault="00AD6DB4" w:rsidP="00166AF3">
            <w:pPr>
              <w:pStyle w:val="TableBody"/>
              <w:rPr>
                <w:del w:id="12785" w:author="Alban Roche" w:date="2017-08-02T16:40:00Z"/>
              </w:rPr>
            </w:pPr>
            <w:del w:id="12786" w:author="Alban Roche" w:date="2017-08-02T16:40:00Z">
              <w:r w:rsidDel="000934B8">
                <w:rPr>
                  <w:u w:val="single"/>
                </w:rPr>
                <w:delText>Response</w:delText>
              </w:r>
            </w:del>
          </w:p>
          <w:p w14:paraId="3568D603" w14:textId="7993BB63" w:rsidR="00AD6DB4" w:rsidRPr="00BA51BA" w:rsidDel="000934B8" w:rsidRDefault="00AD6DB4" w:rsidP="00166AF3">
            <w:pPr>
              <w:pStyle w:val="TableBody"/>
              <w:rPr>
                <w:del w:id="12787" w:author="Alban Roche" w:date="2017-08-02T16:40:00Z"/>
              </w:rPr>
            </w:pPr>
            <w:del w:id="12788" w:author="Alban Roche" w:date="2017-08-02T16:40:00Z">
              <w:r w:rsidRPr="00BA51BA" w:rsidDel="000934B8">
                <w:delText xml:space="preserve">For the </w:delText>
              </w:r>
              <w:r w:rsidDel="000934B8">
                <w:delText>HL7618, HL7618RD</w:delText>
              </w:r>
              <w:r w:rsidR="00D90C96" w:rsidDel="000934B8">
                <w:delText xml:space="preserve"> without VoLTE</w:delText>
              </w:r>
              <w:r w:rsidDel="000934B8">
                <w:delText>, HL7688, HL7690</w:delText>
              </w:r>
              <w:r w:rsidRPr="00BA51BA" w:rsidDel="000934B8">
                <w:delText xml:space="preserve"> and HL7695:</w:delText>
              </w:r>
            </w:del>
          </w:p>
          <w:p w14:paraId="11E6F008" w14:textId="107E7E4A" w:rsidR="00AD6DB4" w:rsidRPr="00B64A29" w:rsidDel="000934B8" w:rsidRDefault="00AD6DB4" w:rsidP="00166AF3">
            <w:pPr>
              <w:pStyle w:val="TableBody"/>
              <w:rPr>
                <w:del w:id="12789" w:author="Alban Roche" w:date="2017-08-02T16:40:00Z"/>
                <w:b/>
              </w:rPr>
            </w:pPr>
            <w:del w:id="12790" w:author="Alban Roche" w:date="2017-08-02T16:40:00Z">
              <w:r w:rsidRPr="00682FAD" w:rsidDel="000934B8">
                <w:rPr>
                  <w:b/>
                </w:rPr>
                <w:delText>+</w:delText>
              </w:r>
              <w:r w:rsidDel="000934B8">
                <w:rPr>
                  <w:b/>
                </w:rPr>
                <w:delText>KPCMCFG</w:delText>
              </w:r>
              <w:r w:rsidRPr="00682FAD" w:rsidDel="000934B8">
                <w:rPr>
                  <w:b/>
                </w:rPr>
                <w:delText xml:space="preserve">: </w:delText>
              </w:r>
              <w:r w:rsidDel="000934B8">
                <w:rPr>
                  <w:b/>
                </w:rPr>
                <w:delText>&lt;Mode</w:delText>
              </w:r>
              <w:r w:rsidRPr="004C472F" w:rsidDel="000934B8">
                <w:rPr>
                  <w:b/>
                </w:rPr>
                <w:delText>&gt;,&lt;</w:delText>
              </w:r>
              <w:r w:rsidDel="000934B8">
                <w:rPr>
                  <w:b/>
                </w:rPr>
                <w:delText>SamplingCtrl</w:delText>
              </w:r>
              <w:r w:rsidRPr="004C472F" w:rsidDel="000934B8">
                <w:rPr>
                  <w:b/>
                </w:rPr>
                <w:delText>&gt;</w:delText>
              </w:r>
              <w:r w:rsidDel="000934B8">
                <w:rPr>
                  <w:b/>
                </w:rPr>
                <w:delText>,&lt;BitClk&gt;</w:delText>
              </w:r>
            </w:del>
          </w:p>
          <w:p w14:paraId="63932C8F" w14:textId="5387C5CA" w:rsidR="00AD6DB4" w:rsidDel="000934B8" w:rsidRDefault="00AD6DB4" w:rsidP="00166AF3">
            <w:pPr>
              <w:pStyle w:val="TableBody"/>
              <w:rPr>
                <w:del w:id="12791" w:author="Alban Roche" w:date="2017-08-02T16:40:00Z"/>
                <w:b/>
              </w:rPr>
            </w:pPr>
            <w:del w:id="12792" w:author="Alban Roche" w:date="2017-08-02T16:40:00Z">
              <w:r w:rsidRPr="00682FAD" w:rsidDel="000934B8">
                <w:rPr>
                  <w:b/>
                </w:rPr>
                <w:delText>OK</w:delText>
              </w:r>
            </w:del>
          </w:p>
          <w:p w14:paraId="202158FF" w14:textId="1ABBC6A1" w:rsidR="00AD6DB4" w:rsidDel="000934B8" w:rsidRDefault="00AD6DB4" w:rsidP="00166AF3">
            <w:pPr>
              <w:pStyle w:val="TableBody"/>
              <w:rPr>
                <w:del w:id="12793" w:author="Alban Roche" w:date="2017-08-02T16:40:00Z"/>
                <w:b/>
              </w:rPr>
            </w:pPr>
          </w:p>
          <w:p w14:paraId="3A5FE975" w14:textId="41B61ACD" w:rsidR="00AD6DB4" w:rsidRPr="00BA51BA" w:rsidDel="000934B8" w:rsidRDefault="00AD6DB4" w:rsidP="00166AF3">
            <w:pPr>
              <w:pStyle w:val="TableBody"/>
              <w:rPr>
                <w:del w:id="12794" w:author="Alban Roche" w:date="2017-08-02T16:40:00Z"/>
              </w:rPr>
            </w:pPr>
            <w:commentRangeStart w:id="12795"/>
            <w:del w:id="12796" w:author="Alban Roche" w:date="2017-08-02T16:40:00Z">
              <w:r w:rsidDel="000934B8">
                <w:delText xml:space="preserve">For the </w:delText>
              </w:r>
              <w:r w:rsidR="00D90C96" w:rsidDel="000934B8">
                <w:delText xml:space="preserve">HL7618RD with VoLTE, </w:delText>
              </w:r>
              <w:r w:rsidDel="000934B8">
                <w:delText>HL764</w:delText>
              </w:r>
              <w:r w:rsidRPr="00BA51BA" w:rsidDel="000934B8">
                <w:delText>8 and HL7650:</w:delText>
              </w:r>
            </w:del>
          </w:p>
          <w:p w14:paraId="0C8BF789" w14:textId="7CBB060C" w:rsidR="00AD6DB4" w:rsidRPr="00BA51BA" w:rsidDel="000934B8" w:rsidRDefault="00AD6DB4" w:rsidP="00166AF3">
            <w:pPr>
              <w:pStyle w:val="TableBody"/>
              <w:rPr>
                <w:del w:id="12797" w:author="Alban Roche" w:date="2017-08-02T16:40:00Z"/>
                <w:b/>
              </w:rPr>
            </w:pPr>
            <w:del w:id="12798" w:author="Alban Roche" w:date="2017-08-02T16:40:00Z">
              <w:r w:rsidRPr="00682FAD" w:rsidDel="000934B8">
                <w:rPr>
                  <w:b/>
                </w:rPr>
                <w:delText>+</w:delText>
              </w:r>
              <w:r w:rsidDel="000934B8">
                <w:rPr>
                  <w:b/>
                </w:rPr>
                <w:delText>KPCMCFG</w:delText>
              </w:r>
              <w:r w:rsidRPr="00682FAD" w:rsidDel="000934B8">
                <w:rPr>
                  <w:b/>
                </w:rPr>
                <w:delText xml:space="preserve">: </w:delText>
              </w:r>
              <w:r w:rsidDel="000934B8">
                <w:rPr>
                  <w:b/>
                </w:rPr>
                <w:delText>&lt;Mode</w:delText>
              </w:r>
              <w:r w:rsidRPr="004C472F" w:rsidDel="000934B8">
                <w:rPr>
                  <w:b/>
                </w:rPr>
                <w:delText>&gt;,&lt;</w:delText>
              </w:r>
              <w:r w:rsidDel="000934B8">
                <w:rPr>
                  <w:b/>
                </w:rPr>
                <w:delText>SamplingCtrl</w:delText>
              </w:r>
              <w:r w:rsidRPr="004C472F" w:rsidDel="000934B8">
                <w:rPr>
                  <w:b/>
                </w:rPr>
                <w:delText>&gt;</w:delText>
              </w:r>
              <w:r w:rsidDel="000934B8">
                <w:rPr>
                  <w:b/>
                </w:rPr>
                <w:delText>,&lt;BitClk&gt;,</w:delText>
              </w:r>
              <w:r w:rsidRPr="00BA51BA" w:rsidDel="000934B8">
                <w:rPr>
                  <w:b/>
                </w:rPr>
                <w:delText>&lt;SampleRate&gt;</w:delText>
              </w:r>
            </w:del>
          </w:p>
          <w:p w14:paraId="70A407ED" w14:textId="145F4DE1" w:rsidR="00AD6DB4" w:rsidRPr="00B64A29" w:rsidDel="000934B8" w:rsidRDefault="00AD6DB4" w:rsidP="00166AF3">
            <w:pPr>
              <w:pStyle w:val="TableBody"/>
              <w:rPr>
                <w:del w:id="12799" w:author="Alban Roche" w:date="2017-08-02T16:40:00Z"/>
                <w:b/>
              </w:rPr>
            </w:pPr>
            <w:del w:id="12800" w:author="Alban Roche" w:date="2017-08-02T16:40:00Z">
              <w:r w:rsidRPr="00682FAD" w:rsidDel="000934B8">
                <w:rPr>
                  <w:b/>
                </w:rPr>
                <w:delText>OK</w:delText>
              </w:r>
              <w:commentRangeEnd w:id="12795"/>
              <w:r w:rsidDel="000934B8">
                <w:rPr>
                  <w:rStyle w:val="CommentReference"/>
                  <w:rFonts w:ascii="Verdana" w:hAnsi="Verdana" w:cs="Times New Roman"/>
                  <w:lang w:eastAsia="en-US"/>
                </w:rPr>
                <w:commentReference w:id="12795"/>
              </w:r>
            </w:del>
          </w:p>
        </w:tc>
      </w:tr>
      <w:tr w:rsidR="00AD6DB4" w:rsidRPr="00671C8B" w:rsidDel="000934B8" w14:paraId="156EBAAA" w14:textId="78A8D958" w:rsidTr="00166AF3">
        <w:trPr>
          <w:trHeight w:val="1221"/>
          <w:del w:id="12801" w:author="Alban Roche" w:date="2017-08-02T16:40:00Z"/>
        </w:trPr>
        <w:tc>
          <w:tcPr>
            <w:tcW w:w="1728" w:type="dxa"/>
          </w:tcPr>
          <w:p w14:paraId="704805AF" w14:textId="0B706059" w:rsidR="00AD6DB4" w:rsidDel="000934B8" w:rsidRDefault="00AD6DB4" w:rsidP="00166AF3">
            <w:pPr>
              <w:pStyle w:val="TableBody"/>
              <w:rPr>
                <w:del w:id="12802" w:author="Alban Roche" w:date="2017-08-02T16:40:00Z"/>
              </w:rPr>
            </w:pPr>
            <w:bookmarkStart w:id="12803" w:name="_Hlk489286894"/>
            <w:del w:id="12804" w:author="Alban Roche" w:date="2017-08-02T16:40:00Z">
              <w:r w:rsidDel="000934B8">
                <w:rPr>
                  <w:i/>
                </w:rPr>
                <w:delText>Write command</w:delText>
              </w:r>
            </w:del>
          </w:p>
          <w:p w14:paraId="160EF26D" w14:textId="712CDC8B" w:rsidR="00AD6DB4" w:rsidDel="000934B8" w:rsidRDefault="00AD6DB4" w:rsidP="00166AF3">
            <w:pPr>
              <w:pStyle w:val="TableBody"/>
              <w:rPr>
                <w:del w:id="12805" w:author="Alban Roche" w:date="2017-08-02T16:40:00Z"/>
              </w:rPr>
            </w:pPr>
          </w:p>
          <w:p w14:paraId="56771025" w14:textId="1877BCD5" w:rsidR="00AD6DB4" w:rsidDel="000934B8" w:rsidRDefault="00AD6DB4" w:rsidP="00166AF3">
            <w:pPr>
              <w:pStyle w:val="TableBody"/>
              <w:rPr>
                <w:del w:id="12806" w:author="Alban Roche" w:date="2017-08-02T16:40:00Z"/>
              </w:rPr>
            </w:pPr>
            <w:del w:id="12807" w:author="Alban Roche" w:date="2017-08-02T16:40:00Z">
              <w:r w:rsidRPr="00682FAD" w:rsidDel="000934B8">
                <w:rPr>
                  <w:u w:val="single"/>
                </w:rPr>
                <w:delText>Syntax</w:delText>
              </w:r>
            </w:del>
          </w:p>
          <w:p w14:paraId="30B33F66" w14:textId="59EE2954" w:rsidR="00AD6DB4" w:rsidDel="000934B8" w:rsidRDefault="00AD6DB4" w:rsidP="00166AF3">
            <w:pPr>
              <w:pStyle w:val="TableBody"/>
              <w:rPr>
                <w:del w:id="12808" w:author="Alban Roche" w:date="2017-08-02T16:40:00Z"/>
              </w:rPr>
            </w:pPr>
            <w:del w:id="12809" w:author="Alban Roche" w:date="2017-08-02T16:40:00Z">
              <w:r w:rsidRPr="00BA51BA" w:rsidDel="000934B8">
                <w:delText xml:space="preserve">For the </w:delText>
              </w:r>
              <w:r w:rsidDel="000934B8">
                <w:delText>HL7618, HL7618RD</w:delText>
              </w:r>
              <w:r w:rsidR="00D90C96" w:rsidDel="000934B8">
                <w:delText xml:space="preserve"> without VoLTE</w:delText>
              </w:r>
              <w:r w:rsidDel="000934B8">
                <w:delText>, HL7688, HL7690</w:delText>
              </w:r>
              <w:r w:rsidRPr="00BA51BA" w:rsidDel="000934B8">
                <w:delText xml:space="preserve"> and HL7695:</w:delText>
              </w:r>
            </w:del>
          </w:p>
          <w:p w14:paraId="6793EB5E" w14:textId="28781A42" w:rsidR="00AD6DB4" w:rsidDel="000934B8" w:rsidRDefault="00AD6DB4" w:rsidP="00166AF3">
            <w:pPr>
              <w:pStyle w:val="TableBody"/>
              <w:rPr>
                <w:del w:id="12810" w:author="Alban Roche" w:date="2017-08-02T16:40:00Z"/>
                <w:b/>
              </w:rPr>
            </w:pPr>
            <w:del w:id="12811" w:author="Alban Roche" w:date="2017-08-02T16:40:00Z">
              <w:r w:rsidRPr="00682FAD" w:rsidDel="000934B8">
                <w:rPr>
                  <w:b/>
                </w:rPr>
                <w:delText>AT+</w:delText>
              </w:r>
              <w:r w:rsidDel="000934B8">
                <w:rPr>
                  <w:b/>
                </w:rPr>
                <w:delText>KPCMCFG</w:delText>
              </w:r>
              <w:r w:rsidDel="000934B8">
                <w:rPr>
                  <w:b/>
                </w:rPr>
                <w:br/>
              </w:r>
              <w:r w:rsidRPr="00961991" w:rsidDel="000934B8">
                <w:rPr>
                  <w:b/>
                </w:rPr>
                <w:delText>=&lt;Mode&gt;</w:delText>
              </w:r>
              <w:r w:rsidDel="000934B8">
                <w:rPr>
                  <w:b/>
                </w:rPr>
                <w:br/>
              </w:r>
              <w:r w:rsidRPr="00961991" w:rsidDel="000934B8">
                <w:rPr>
                  <w:b/>
                </w:rPr>
                <w:delText>[,&lt;SamplingCtrl&gt;</w:delText>
              </w:r>
              <w:r w:rsidDel="000934B8">
                <w:rPr>
                  <w:b/>
                </w:rPr>
                <w:br/>
              </w:r>
              <w:r w:rsidRPr="00961991" w:rsidDel="000934B8">
                <w:rPr>
                  <w:b/>
                </w:rPr>
                <w:delText>[,&lt;BitClk&gt;]]</w:delText>
              </w:r>
            </w:del>
          </w:p>
          <w:p w14:paraId="30B961A5" w14:textId="2294124C" w:rsidR="00AD6DB4" w:rsidDel="000934B8" w:rsidRDefault="00AD6DB4" w:rsidP="00166AF3">
            <w:pPr>
              <w:pStyle w:val="TableBody"/>
              <w:rPr>
                <w:del w:id="12812" w:author="Alban Roche" w:date="2017-08-02T16:40:00Z"/>
              </w:rPr>
            </w:pPr>
          </w:p>
          <w:p w14:paraId="52E3D161" w14:textId="575A7C18" w:rsidR="00AD6DB4" w:rsidRPr="00BA51BA" w:rsidDel="000934B8" w:rsidRDefault="00AD6DB4" w:rsidP="00166AF3">
            <w:pPr>
              <w:pStyle w:val="TableBody"/>
              <w:rPr>
                <w:del w:id="12813" w:author="Alban Roche" w:date="2017-08-02T16:40:00Z"/>
              </w:rPr>
            </w:pPr>
            <w:commentRangeStart w:id="12814"/>
            <w:del w:id="12815" w:author="Alban Roche" w:date="2017-08-02T16:40:00Z">
              <w:r w:rsidDel="000934B8">
                <w:delText xml:space="preserve">For the </w:delText>
              </w:r>
              <w:r w:rsidR="00D90C96" w:rsidDel="000934B8">
                <w:delText xml:space="preserve">HL7618RD with VoLTE, </w:delText>
              </w:r>
              <w:r w:rsidDel="000934B8">
                <w:delText>HL764</w:delText>
              </w:r>
              <w:r w:rsidRPr="00BA51BA" w:rsidDel="000934B8">
                <w:delText>8 and HL7650:</w:delText>
              </w:r>
            </w:del>
          </w:p>
          <w:p w14:paraId="08E4594C" w14:textId="7D93F8C8" w:rsidR="00AD6DB4" w:rsidDel="000934B8" w:rsidRDefault="00AD6DB4" w:rsidP="00166AF3">
            <w:pPr>
              <w:pStyle w:val="TableBody"/>
              <w:rPr>
                <w:del w:id="12816" w:author="Alban Roche" w:date="2017-08-02T16:40:00Z"/>
                <w:i/>
              </w:rPr>
            </w:pPr>
            <w:del w:id="12817" w:author="Alban Roche" w:date="2017-08-02T16:40:00Z">
              <w:r w:rsidRPr="00682FAD" w:rsidDel="000934B8">
                <w:rPr>
                  <w:b/>
                </w:rPr>
                <w:delText>AT+</w:delText>
              </w:r>
              <w:r w:rsidDel="000934B8">
                <w:rPr>
                  <w:b/>
                </w:rPr>
                <w:delText>KPCMCFG</w:delText>
              </w:r>
              <w:r w:rsidDel="000934B8">
                <w:rPr>
                  <w:b/>
                </w:rPr>
                <w:br/>
              </w:r>
              <w:r w:rsidRPr="00961991" w:rsidDel="000934B8">
                <w:rPr>
                  <w:b/>
                </w:rPr>
                <w:delText>=&lt;Mode&gt;</w:delText>
              </w:r>
              <w:r w:rsidDel="000934B8">
                <w:rPr>
                  <w:b/>
                </w:rPr>
                <w:br/>
              </w:r>
              <w:r w:rsidRPr="00961991" w:rsidDel="000934B8">
                <w:rPr>
                  <w:b/>
                </w:rPr>
                <w:delText>[,&lt;SamplingCtrl&gt;</w:delText>
              </w:r>
              <w:r w:rsidDel="000934B8">
                <w:rPr>
                  <w:b/>
                </w:rPr>
                <w:br/>
              </w:r>
              <w:r w:rsidRPr="00961991" w:rsidDel="000934B8">
                <w:rPr>
                  <w:b/>
                </w:rPr>
                <w:delText>[,&lt;BitClk&gt;</w:delText>
              </w:r>
              <w:r w:rsidDel="000934B8">
                <w:rPr>
                  <w:b/>
                </w:rPr>
                <w:br/>
                <w:delText>[,&lt;SampleRate&gt;</w:delText>
              </w:r>
              <w:r w:rsidDel="000934B8">
                <w:rPr>
                  <w:b/>
                </w:rPr>
                <w:br/>
                <w:delText>]</w:delText>
              </w:r>
              <w:r w:rsidRPr="00961991" w:rsidDel="000934B8">
                <w:rPr>
                  <w:b/>
                </w:rPr>
                <w:delText>]]</w:delText>
              </w:r>
              <w:commentRangeEnd w:id="12814"/>
              <w:r w:rsidDel="000934B8">
                <w:rPr>
                  <w:rStyle w:val="CommentReference"/>
                  <w:rFonts w:ascii="Verdana" w:hAnsi="Verdana" w:cs="Times New Roman"/>
                  <w:lang w:eastAsia="en-US"/>
                </w:rPr>
                <w:commentReference w:id="12814"/>
              </w:r>
            </w:del>
          </w:p>
        </w:tc>
        <w:tc>
          <w:tcPr>
            <w:tcW w:w="7560" w:type="dxa"/>
          </w:tcPr>
          <w:p w14:paraId="3B427108" w14:textId="30BC17AE" w:rsidR="00AD6DB4" w:rsidDel="000934B8" w:rsidRDefault="00AD6DB4" w:rsidP="00166AF3">
            <w:pPr>
              <w:pStyle w:val="TableBody"/>
              <w:rPr>
                <w:del w:id="12818" w:author="Alban Roche" w:date="2017-08-02T16:40:00Z"/>
                <w:u w:val="single"/>
              </w:rPr>
            </w:pPr>
          </w:p>
          <w:p w14:paraId="7EF71120" w14:textId="3AE52DFA" w:rsidR="00AD6DB4" w:rsidDel="000934B8" w:rsidRDefault="00AD6DB4" w:rsidP="00166AF3">
            <w:pPr>
              <w:pStyle w:val="TableBody"/>
              <w:rPr>
                <w:del w:id="12819" w:author="Alban Roche" w:date="2017-08-02T16:40:00Z"/>
                <w:u w:val="single"/>
              </w:rPr>
            </w:pPr>
          </w:p>
          <w:p w14:paraId="6758F4EE" w14:textId="7506C621" w:rsidR="00AD6DB4" w:rsidDel="000934B8" w:rsidRDefault="00AD6DB4" w:rsidP="00166AF3">
            <w:pPr>
              <w:pStyle w:val="TableBody"/>
              <w:rPr>
                <w:del w:id="12820" w:author="Alban Roche" w:date="2017-08-02T16:40:00Z"/>
              </w:rPr>
            </w:pPr>
            <w:del w:id="12821" w:author="Alban Roche" w:date="2017-08-02T16:40:00Z">
              <w:r w:rsidDel="000934B8">
                <w:rPr>
                  <w:u w:val="single"/>
                </w:rPr>
                <w:delText>Response</w:delText>
              </w:r>
            </w:del>
          </w:p>
          <w:p w14:paraId="5AB9357C" w14:textId="32FC97E7" w:rsidR="00AD6DB4" w:rsidDel="000934B8" w:rsidRDefault="00AD6DB4" w:rsidP="00166AF3">
            <w:pPr>
              <w:pStyle w:val="TableBody"/>
              <w:rPr>
                <w:del w:id="12822" w:author="Alban Roche" w:date="2017-08-02T16:40:00Z"/>
              </w:rPr>
            </w:pPr>
            <w:del w:id="12823" w:author="Alban Roche" w:date="2017-08-02T16:40:00Z">
              <w:r w:rsidRPr="00682FAD" w:rsidDel="000934B8">
                <w:rPr>
                  <w:b/>
                </w:rPr>
                <w:delText>OK</w:delText>
              </w:r>
            </w:del>
          </w:p>
          <w:p w14:paraId="0E45CCE3" w14:textId="1F5C419A" w:rsidR="00AD6DB4" w:rsidDel="000934B8" w:rsidRDefault="00AD6DB4" w:rsidP="00166AF3">
            <w:pPr>
              <w:pStyle w:val="TableBody"/>
              <w:rPr>
                <w:del w:id="12824" w:author="Alban Roche" w:date="2017-08-02T16:40:00Z"/>
              </w:rPr>
            </w:pPr>
          </w:p>
          <w:p w14:paraId="26D1D717" w14:textId="022C083D" w:rsidR="00AD6DB4" w:rsidDel="000934B8" w:rsidRDefault="00AD6DB4" w:rsidP="00166AF3">
            <w:pPr>
              <w:pStyle w:val="TableBody"/>
              <w:rPr>
                <w:del w:id="12825" w:author="Alban Roche" w:date="2017-08-02T16:40:00Z"/>
              </w:rPr>
            </w:pPr>
            <w:del w:id="12826" w:author="Alban Roche" w:date="2017-08-02T16:40:00Z">
              <w:r w:rsidRPr="00682FAD" w:rsidDel="000934B8">
                <w:rPr>
                  <w:u w:val="single"/>
                </w:rPr>
                <w:delText>Parameters</w:delText>
              </w:r>
            </w:del>
          </w:p>
          <w:p w14:paraId="5B3550CA" w14:textId="64BE8C40" w:rsidR="00AD6DB4" w:rsidRPr="00E0527E" w:rsidDel="000934B8" w:rsidRDefault="00AD6DB4" w:rsidP="00166AF3">
            <w:pPr>
              <w:pStyle w:val="TableBody"/>
              <w:rPr>
                <w:del w:id="12827" w:author="Alban Roche" w:date="2017-08-02T16:40:00Z"/>
              </w:rPr>
            </w:pPr>
            <w:del w:id="12828" w:author="Alban Roche" w:date="2017-08-02T16:40:00Z">
              <w:r w:rsidRPr="00682FAD" w:rsidDel="000934B8">
                <w:rPr>
                  <w:b/>
                </w:rPr>
                <w:delText>&lt;</w:delText>
              </w:r>
              <w:r w:rsidDel="000934B8">
                <w:rPr>
                  <w:b/>
                </w:rPr>
                <w:delText>Mode</w:delText>
              </w:r>
              <w:r w:rsidRPr="00682FAD" w:rsidDel="000934B8">
                <w:rPr>
                  <w:b/>
                </w:rPr>
                <w:delText>&gt;</w:delText>
              </w:r>
              <w:r w:rsidDel="000934B8">
                <w:tab/>
              </w:r>
              <w:r w:rsidDel="000934B8">
                <w:tab/>
                <w:delText>PCM mode</w:delText>
              </w:r>
            </w:del>
          </w:p>
          <w:p w14:paraId="27694182" w14:textId="37594343" w:rsidR="00AD6DB4" w:rsidDel="000934B8" w:rsidRDefault="00AD6DB4" w:rsidP="00166AF3">
            <w:pPr>
              <w:pStyle w:val="TableBody"/>
              <w:rPr>
                <w:del w:id="12829" w:author="Alban Roche" w:date="2017-08-02T16:40:00Z"/>
              </w:rPr>
            </w:pPr>
            <w:del w:id="12830" w:author="Alban Roche" w:date="2017-08-02T16:40:00Z">
              <w:r w:rsidRPr="00682FAD" w:rsidDel="000934B8">
                <w:rPr>
                  <w:u w:val="single"/>
                </w:rPr>
                <w:delText>0</w:delText>
              </w:r>
              <w:r w:rsidDel="000934B8">
                <w:tab/>
                <w:delText>Master</w:delText>
              </w:r>
            </w:del>
          </w:p>
          <w:p w14:paraId="0C02CFD4" w14:textId="2CE3B243" w:rsidR="00AD6DB4" w:rsidDel="000934B8" w:rsidRDefault="00AD6DB4" w:rsidP="00166AF3">
            <w:pPr>
              <w:pStyle w:val="TableBody"/>
              <w:rPr>
                <w:del w:id="12831" w:author="Alban Roche" w:date="2017-08-02T16:40:00Z"/>
              </w:rPr>
            </w:pPr>
            <w:del w:id="12832" w:author="Alban Roche" w:date="2017-08-02T16:40:00Z">
              <w:r w:rsidDel="000934B8">
                <w:delText>1</w:delText>
              </w:r>
              <w:r w:rsidDel="000934B8">
                <w:tab/>
                <w:delText>Slave</w:delText>
              </w:r>
            </w:del>
          </w:p>
          <w:p w14:paraId="62EBA2F3" w14:textId="363A7202" w:rsidR="00AD6DB4" w:rsidDel="000934B8" w:rsidRDefault="00AD6DB4" w:rsidP="00166AF3">
            <w:pPr>
              <w:pStyle w:val="TableBody"/>
              <w:rPr>
                <w:del w:id="12833" w:author="Alban Roche" w:date="2017-08-02T16:40:00Z"/>
              </w:rPr>
            </w:pPr>
          </w:p>
          <w:p w14:paraId="04D72131" w14:textId="4DC860DD" w:rsidR="00AD6DB4" w:rsidDel="000934B8" w:rsidRDefault="00AD6DB4" w:rsidP="00166AF3">
            <w:pPr>
              <w:pStyle w:val="TableBody"/>
              <w:rPr>
                <w:del w:id="12834" w:author="Alban Roche" w:date="2017-08-02T16:40:00Z"/>
                <w:b/>
              </w:rPr>
            </w:pPr>
            <w:del w:id="12835" w:author="Alban Roche" w:date="2017-08-02T16:40:00Z">
              <w:r w:rsidRPr="00682FAD" w:rsidDel="000934B8">
                <w:rPr>
                  <w:b/>
                </w:rPr>
                <w:delText>&lt;</w:delText>
              </w:r>
              <w:r w:rsidDel="000934B8">
                <w:rPr>
                  <w:b/>
                </w:rPr>
                <w:delText>SamplingCtrl</w:delText>
              </w:r>
              <w:r w:rsidRPr="00682FAD" w:rsidDel="000934B8">
                <w:rPr>
                  <w:b/>
                </w:rPr>
                <w:delText>&gt;</w:delText>
              </w:r>
              <w:r w:rsidRPr="00E0527E" w:rsidDel="000934B8">
                <w:tab/>
              </w:r>
              <w:r w:rsidDel="000934B8">
                <w:delText>Sampling clock edge control</w:delText>
              </w:r>
            </w:del>
          </w:p>
          <w:p w14:paraId="4C211144" w14:textId="16685252" w:rsidR="00AD6DB4" w:rsidRPr="00682FAD" w:rsidDel="000934B8" w:rsidRDefault="00AD6DB4" w:rsidP="00166AF3">
            <w:pPr>
              <w:pStyle w:val="TableBody"/>
              <w:rPr>
                <w:del w:id="12836" w:author="Alban Roche" w:date="2017-08-02T16:40:00Z"/>
              </w:rPr>
            </w:pPr>
            <w:del w:id="12837" w:author="Alban Roche" w:date="2017-08-02T16:40:00Z">
              <w:r w:rsidRPr="00E0527E" w:rsidDel="000934B8">
                <w:delText>0</w:delText>
              </w:r>
              <w:r w:rsidDel="000934B8">
                <w:tab/>
                <w:delText>Falling edge</w:delText>
              </w:r>
            </w:del>
          </w:p>
          <w:p w14:paraId="2BA04DF3" w14:textId="2BA0FFAE" w:rsidR="00AD6DB4" w:rsidDel="000934B8" w:rsidRDefault="00AD6DB4" w:rsidP="00166AF3">
            <w:pPr>
              <w:pStyle w:val="TableBody"/>
              <w:rPr>
                <w:del w:id="12838" w:author="Alban Roche" w:date="2017-08-02T16:40:00Z"/>
              </w:rPr>
            </w:pPr>
            <w:del w:id="12839" w:author="Alban Roche" w:date="2017-08-02T16:40:00Z">
              <w:r w:rsidRPr="00E0527E" w:rsidDel="000934B8">
                <w:rPr>
                  <w:u w:val="single"/>
                </w:rPr>
                <w:delText>1</w:delText>
              </w:r>
              <w:r w:rsidDel="000934B8">
                <w:tab/>
                <w:delText>Rising edge</w:delText>
              </w:r>
            </w:del>
          </w:p>
          <w:p w14:paraId="3FDB1A80" w14:textId="5A7D8F73" w:rsidR="00AD6DB4" w:rsidDel="000934B8" w:rsidRDefault="00AD6DB4" w:rsidP="00166AF3">
            <w:pPr>
              <w:pStyle w:val="TableBody"/>
              <w:rPr>
                <w:del w:id="12840" w:author="Alban Roche" w:date="2017-08-02T16:40:00Z"/>
              </w:rPr>
            </w:pPr>
          </w:p>
          <w:p w14:paraId="53947551" w14:textId="6F7FB23B" w:rsidR="00AD6DB4" w:rsidRPr="00D607BB" w:rsidDel="000934B8" w:rsidRDefault="00AD6DB4" w:rsidP="00166AF3">
            <w:pPr>
              <w:pStyle w:val="TableBody"/>
              <w:rPr>
                <w:del w:id="12841" w:author="Alban Roche" w:date="2017-08-02T16:40:00Z"/>
              </w:rPr>
            </w:pPr>
            <w:del w:id="12842" w:author="Alban Roche" w:date="2017-08-02T16:40:00Z">
              <w:r w:rsidRPr="00E0527E" w:rsidDel="000934B8">
                <w:rPr>
                  <w:b/>
                </w:rPr>
                <w:delText>&lt;BitClk&gt;</w:delText>
              </w:r>
              <w:r w:rsidDel="000934B8">
                <w:tab/>
              </w:r>
              <w:r w:rsidDel="000934B8">
                <w:tab/>
                <w:delText>PCM bit clock</w:delText>
              </w:r>
            </w:del>
          </w:p>
          <w:p w14:paraId="016595F2" w14:textId="4C07C5DD" w:rsidR="00AD6DB4" w:rsidDel="000934B8" w:rsidRDefault="00AD6DB4" w:rsidP="00166AF3">
            <w:pPr>
              <w:pStyle w:val="TableBody"/>
              <w:rPr>
                <w:del w:id="12843" w:author="Alban Roche" w:date="2017-08-02T16:40:00Z"/>
              </w:rPr>
            </w:pPr>
            <w:del w:id="12844" w:author="Alban Roche" w:date="2017-08-02T16:40:00Z">
              <w:r w:rsidDel="000934B8">
                <w:delText>0</w:delText>
              </w:r>
              <w:r w:rsidDel="000934B8">
                <w:tab/>
                <w:delText>256 kHz</w:delText>
              </w:r>
            </w:del>
          </w:p>
          <w:p w14:paraId="31361F82" w14:textId="36FA03FB" w:rsidR="00AD6DB4" w:rsidDel="000934B8" w:rsidRDefault="00AD6DB4" w:rsidP="00166AF3">
            <w:pPr>
              <w:pStyle w:val="TableBody"/>
              <w:rPr>
                <w:del w:id="12845" w:author="Alban Roche" w:date="2017-08-02T16:40:00Z"/>
              </w:rPr>
            </w:pPr>
            <w:del w:id="12846" w:author="Alban Roche" w:date="2017-08-02T16:40:00Z">
              <w:r w:rsidDel="000934B8">
                <w:delText>1</w:delText>
              </w:r>
              <w:r w:rsidDel="000934B8">
                <w:tab/>
                <w:delText>384 kHz</w:delText>
              </w:r>
            </w:del>
          </w:p>
          <w:p w14:paraId="046399B8" w14:textId="0B633208" w:rsidR="00AD6DB4" w:rsidDel="000934B8" w:rsidRDefault="00AD6DB4" w:rsidP="00166AF3">
            <w:pPr>
              <w:pStyle w:val="TableBody"/>
              <w:rPr>
                <w:del w:id="12847" w:author="Alban Roche" w:date="2017-08-02T16:40:00Z"/>
              </w:rPr>
            </w:pPr>
            <w:del w:id="12848" w:author="Alban Roche" w:date="2017-08-02T16:40:00Z">
              <w:r w:rsidRPr="00E0527E" w:rsidDel="000934B8">
                <w:rPr>
                  <w:u w:val="single"/>
                </w:rPr>
                <w:delText>2</w:delText>
              </w:r>
              <w:r w:rsidDel="000934B8">
                <w:tab/>
                <w:delText>512 kHz</w:delText>
              </w:r>
            </w:del>
          </w:p>
          <w:p w14:paraId="7C0CDE80" w14:textId="778301FE" w:rsidR="00AD6DB4" w:rsidDel="000934B8" w:rsidRDefault="00AD6DB4" w:rsidP="00166AF3">
            <w:pPr>
              <w:pStyle w:val="TableBody"/>
              <w:rPr>
                <w:del w:id="12849" w:author="Alban Roche" w:date="2017-08-02T16:40:00Z"/>
              </w:rPr>
            </w:pPr>
          </w:p>
          <w:p w14:paraId="14C0D4F8" w14:textId="3018B667" w:rsidR="00AD6DB4" w:rsidDel="000934B8" w:rsidRDefault="00AD6DB4" w:rsidP="00166AF3">
            <w:pPr>
              <w:pStyle w:val="TableBody"/>
              <w:rPr>
                <w:del w:id="12850" w:author="Alban Roche" w:date="2017-08-02T16:40:00Z"/>
              </w:rPr>
            </w:pPr>
            <w:commentRangeStart w:id="12851"/>
            <w:del w:id="12852" w:author="Alban Roche" w:date="2017-08-02T16:40:00Z">
              <w:r w:rsidRPr="00B64A29" w:rsidDel="000934B8">
                <w:rPr>
                  <w:b/>
                </w:rPr>
                <w:delText>&lt;SampleRate&gt;</w:delText>
              </w:r>
              <w:r w:rsidDel="000934B8">
                <w:tab/>
                <w:delText>PCM sample rate</w:delText>
              </w:r>
            </w:del>
          </w:p>
          <w:p w14:paraId="44B6DEB9" w14:textId="30D7231A" w:rsidR="00AD6DB4" w:rsidDel="000934B8" w:rsidRDefault="00AD6DB4" w:rsidP="00166AF3">
            <w:pPr>
              <w:pStyle w:val="TableBody"/>
              <w:rPr>
                <w:del w:id="12853" w:author="Alban Roche" w:date="2017-08-02T16:40:00Z"/>
              </w:rPr>
            </w:pPr>
            <w:del w:id="12854" w:author="Alban Roche" w:date="2017-08-02T16:40:00Z">
              <w:r w:rsidRPr="00B64A29" w:rsidDel="000934B8">
                <w:rPr>
                  <w:u w:val="single"/>
                </w:rPr>
                <w:delText>0</w:delText>
              </w:r>
              <w:r w:rsidDel="000934B8">
                <w:tab/>
                <w:delText>8kS/s</w:delText>
              </w:r>
            </w:del>
          </w:p>
          <w:p w14:paraId="368B34A0" w14:textId="2768C060" w:rsidR="00AD6DB4" w:rsidRPr="00B64A29" w:rsidDel="000934B8" w:rsidRDefault="00AD6DB4" w:rsidP="00166AF3">
            <w:pPr>
              <w:pStyle w:val="TableBody"/>
              <w:rPr>
                <w:del w:id="12855" w:author="Alban Roche" w:date="2017-08-02T16:40:00Z"/>
              </w:rPr>
            </w:pPr>
            <w:del w:id="12856" w:author="Alban Roche" w:date="2017-08-02T16:40:00Z">
              <w:r w:rsidRPr="00B64A29" w:rsidDel="000934B8">
                <w:delText>1</w:delText>
              </w:r>
              <w:r w:rsidDel="000934B8">
                <w:tab/>
                <w:delText>16kS/s</w:delText>
              </w:r>
              <w:r w:rsidDel="000934B8">
                <w:br/>
                <w:delText>This parameter is only available on the HL7648 and HL7650</w:delText>
              </w:r>
              <w:commentRangeEnd w:id="12851"/>
              <w:r w:rsidDel="000934B8">
                <w:rPr>
                  <w:rStyle w:val="CommentReference"/>
                  <w:rFonts w:ascii="Verdana" w:hAnsi="Verdana" w:cs="Times New Roman"/>
                  <w:lang w:eastAsia="en-US"/>
                </w:rPr>
                <w:commentReference w:id="12851"/>
              </w:r>
            </w:del>
          </w:p>
        </w:tc>
      </w:tr>
      <w:tr w:rsidR="00AD6DB4" w:rsidRPr="00671C8B" w:rsidDel="000934B8" w14:paraId="532C7D91" w14:textId="1AB07558" w:rsidTr="00166AF3">
        <w:trPr>
          <w:trHeight w:val="1221"/>
          <w:del w:id="12857" w:author="Alban Roche" w:date="2017-08-02T16:40:00Z"/>
        </w:trPr>
        <w:tc>
          <w:tcPr>
            <w:tcW w:w="1728" w:type="dxa"/>
          </w:tcPr>
          <w:p w14:paraId="53FBCBBF" w14:textId="22CBD751" w:rsidR="00AD6DB4" w:rsidDel="000934B8" w:rsidRDefault="00AD6DB4" w:rsidP="00166AF3">
            <w:pPr>
              <w:pStyle w:val="TableBody"/>
              <w:rPr>
                <w:del w:id="12858" w:author="Alban Roche" w:date="2017-08-02T16:40:00Z"/>
              </w:rPr>
            </w:pPr>
            <w:del w:id="12859" w:author="Alban Roche" w:date="2017-08-02T16:40:00Z">
              <w:r w:rsidRPr="00682FAD" w:rsidDel="000934B8">
                <w:rPr>
                  <w:u w:val="single"/>
                </w:rPr>
                <w:delText>Reference</w:delText>
              </w:r>
            </w:del>
          </w:p>
          <w:p w14:paraId="7DC43CDE" w14:textId="728CCF23" w:rsidR="00AD6DB4" w:rsidDel="000934B8" w:rsidRDefault="00AD6DB4" w:rsidP="00166AF3">
            <w:pPr>
              <w:pStyle w:val="TableBody"/>
              <w:rPr>
                <w:del w:id="12860" w:author="Alban Roche" w:date="2017-08-02T16:40:00Z"/>
                <w:i/>
              </w:rPr>
            </w:pPr>
            <w:del w:id="12861" w:author="Alban Roche" w:date="2017-08-02T16:40:00Z">
              <w:r w:rsidDel="000934B8">
                <w:delText>Sierra Wireless Proprietary</w:delText>
              </w:r>
            </w:del>
          </w:p>
        </w:tc>
        <w:tc>
          <w:tcPr>
            <w:tcW w:w="7560" w:type="dxa"/>
          </w:tcPr>
          <w:p w14:paraId="6C6012B9" w14:textId="782A66F2" w:rsidR="00AD6DB4" w:rsidDel="000934B8" w:rsidRDefault="00AD6DB4" w:rsidP="00166AF3">
            <w:pPr>
              <w:pStyle w:val="TableBody"/>
              <w:rPr>
                <w:del w:id="12862" w:author="Alban Roche" w:date="2017-08-02T16:40:00Z"/>
              </w:rPr>
            </w:pPr>
            <w:del w:id="12863" w:author="Alban Roche" w:date="2017-08-02T16:40:00Z">
              <w:r w:rsidDel="000934B8">
                <w:rPr>
                  <w:u w:val="single"/>
                </w:rPr>
                <w:delText>Notes</w:delText>
              </w:r>
            </w:del>
          </w:p>
          <w:p w14:paraId="3CBB29A2" w14:textId="0BC9C4AF" w:rsidR="00AD6DB4" w:rsidDel="000934B8" w:rsidRDefault="00AD6DB4" w:rsidP="0059466D">
            <w:pPr>
              <w:pStyle w:val="TableBody"/>
              <w:numPr>
                <w:ilvl w:val="0"/>
                <w:numId w:val="110"/>
              </w:numPr>
              <w:rPr>
                <w:del w:id="12864" w:author="Alban Roche" w:date="2017-08-02T16:40:00Z"/>
              </w:rPr>
            </w:pPr>
            <w:del w:id="12865" w:author="Alban Roche" w:date="2017-08-02T16:40:00Z">
              <w:r w:rsidDel="000934B8">
                <w:delText>Settings will take effect immediately; no reset is required.</w:delText>
              </w:r>
            </w:del>
          </w:p>
          <w:p w14:paraId="73391160" w14:textId="3054FA5B" w:rsidR="00AD6DB4" w:rsidDel="000934B8" w:rsidRDefault="00AD6DB4" w:rsidP="0059466D">
            <w:pPr>
              <w:pStyle w:val="TableBody"/>
              <w:numPr>
                <w:ilvl w:val="0"/>
                <w:numId w:val="110"/>
              </w:numPr>
              <w:rPr>
                <w:del w:id="12866" w:author="Alban Roche" w:date="2017-08-02T16:40:00Z"/>
              </w:rPr>
            </w:pPr>
            <w:del w:id="12867" w:author="Alban Roche" w:date="2017-08-02T16:40:00Z">
              <w:r w:rsidDel="000934B8">
                <w:delText>Parameters are saved and kept after reset.</w:delText>
              </w:r>
            </w:del>
          </w:p>
          <w:p w14:paraId="6F5C94CC" w14:textId="15E591B9" w:rsidR="00AD6DB4" w:rsidDel="000934B8" w:rsidRDefault="00AD6DB4" w:rsidP="0059466D">
            <w:pPr>
              <w:pStyle w:val="TableBody"/>
              <w:numPr>
                <w:ilvl w:val="0"/>
                <w:numId w:val="110"/>
              </w:numPr>
              <w:rPr>
                <w:del w:id="12868" w:author="Alban Roche" w:date="2017-08-02T16:40:00Z"/>
              </w:rPr>
            </w:pPr>
            <w:del w:id="12869" w:author="Alban Roche" w:date="2017-08-02T16:40:00Z">
              <w:r w:rsidDel="000934B8">
                <w:delText>This command can be used without a SIM.</w:delText>
              </w:r>
            </w:del>
          </w:p>
          <w:p w14:paraId="4DC538F0" w14:textId="71E9469E" w:rsidR="00AD6DB4" w:rsidDel="000934B8" w:rsidRDefault="00AD6DB4" w:rsidP="0059466D">
            <w:pPr>
              <w:pStyle w:val="TableBody"/>
              <w:numPr>
                <w:ilvl w:val="0"/>
                <w:numId w:val="110"/>
              </w:numPr>
              <w:rPr>
                <w:del w:id="12870" w:author="Alban Roche" w:date="2017-08-02T16:40:00Z"/>
              </w:rPr>
            </w:pPr>
            <w:del w:id="12871" w:author="Alban Roche" w:date="2017-08-02T16:40:00Z">
              <w:r w:rsidDel="000934B8">
                <w:delText>The sampling rate is fixed at 8 kS/s for the HL7618, HL7618RD</w:delText>
              </w:r>
              <w:r w:rsidR="00D90C96" w:rsidDel="000934B8">
                <w:delText xml:space="preserve"> without VoLTE</w:delText>
              </w:r>
              <w:r w:rsidDel="000934B8">
                <w:delText>, HL7688, HL7690 and HL7692.</w:delText>
              </w:r>
            </w:del>
          </w:p>
          <w:p w14:paraId="22263F82" w14:textId="4915160F" w:rsidR="00AD6DB4" w:rsidDel="000934B8" w:rsidRDefault="00AD6DB4" w:rsidP="0059466D">
            <w:pPr>
              <w:pStyle w:val="TableBody"/>
              <w:numPr>
                <w:ilvl w:val="0"/>
                <w:numId w:val="110"/>
              </w:numPr>
              <w:rPr>
                <w:del w:id="12872" w:author="Alban Roche" w:date="2017-08-02T16:40:00Z"/>
              </w:rPr>
            </w:pPr>
            <w:del w:id="12873" w:author="Alban Roche" w:date="2017-08-02T16:40:00Z">
              <w:r w:rsidDel="000934B8">
                <w:delText>Only 16-but linear PCM mode is supported. A-law and µ-law compression modes are not supported.</w:delText>
              </w:r>
            </w:del>
          </w:p>
          <w:p w14:paraId="305F1C6B" w14:textId="096CAB30" w:rsidR="00AD6DB4" w:rsidRPr="006D10EB" w:rsidDel="000934B8" w:rsidRDefault="00AD6DB4" w:rsidP="0059466D">
            <w:pPr>
              <w:pStyle w:val="TableBody"/>
              <w:numPr>
                <w:ilvl w:val="0"/>
                <w:numId w:val="110"/>
              </w:numPr>
              <w:rPr>
                <w:del w:id="12874" w:author="Alban Roche" w:date="2017-08-02T16:40:00Z"/>
              </w:rPr>
            </w:pPr>
            <w:del w:id="12875" w:author="Alban Roche" w:date="2017-08-02T16:40:00Z">
              <w:r w:rsidDel="000934B8">
                <w:delText>Only long frame sync is supported.</w:delText>
              </w:r>
            </w:del>
          </w:p>
          <w:p w14:paraId="4BD20592" w14:textId="1CB30416" w:rsidR="00AD6DB4" w:rsidDel="000934B8" w:rsidRDefault="00AD6DB4" w:rsidP="0059466D">
            <w:pPr>
              <w:pStyle w:val="TableBody"/>
              <w:numPr>
                <w:ilvl w:val="0"/>
                <w:numId w:val="110"/>
              </w:numPr>
              <w:rPr>
                <w:del w:id="12876" w:author="Alban Roche" w:date="2017-08-02T16:40:00Z"/>
                <w:u w:val="single"/>
              </w:rPr>
            </w:pPr>
            <w:del w:id="12877" w:author="Alban Roche" w:date="2017-08-02T16:40:00Z">
              <w:r w:rsidDel="000934B8">
                <w:delText>In slave mode, the acceptable PCM clock is also determined by &lt;BitClk&gt;.</w:delText>
              </w:r>
            </w:del>
          </w:p>
        </w:tc>
      </w:tr>
      <w:tr w:rsidR="00AD6DB4" w:rsidRPr="00671C8B" w:rsidDel="000934B8" w14:paraId="615A4C06" w14:textId="0468C084" w:rsidTr="00166AF3">
        <w:trPr>
          <w:cantSplit w:val="0"/>
          <w:trHeight w:val="65"/>
          <w:del w:id="12878" w:author="Alban Roche" w:date="2017-08-02T16:40:00Z"/>
        </w:trPr>
        <w:tc>
          <w:tcPr>
            <w:tcW w:w="1728" w:type="dxa"/>
          </w:tcPr>
          <w:p w14:paraId="6CDA011C" w14:textId="5307255C" w:rsidR="00AD6DB4" w:rsidRPr="00682FAD" w:rsidDel="000934B8" w:rsidRDefault="00AD6DB4" w:rsidP="00166AF3">
            <w:pPr>
              <w:pStyle w:val="TableBody"/>
              <w:rPr>
                <w:del w:id="12879" w:author="Alban Roche" w:date="2017-08-02T16:40:00Z"/>
                <w:u w:val="single"/>
              </w:rPr>
            </w:pPr>
            <w:del w:id="12880" w:author="Alban Roche" w:date="2017-08-02T16:40:00Z">
              <w:r w:rsidDel="000934B8">
                <w:rPr>
                  <w:u w:val="single"/>
                </w:rPr>
                <w:delText>Examples</w:delText>
              </w:r>
            </w:del>
          </w:p>
        </w:tc>
        <w:tc>
          <w:tcPr>
            <w:tcW w:w="7560" w:type="dxa"/>
          </w:tcPr>
          <w:p w14:paraId="02697C6C" w14:textId="4DD7334E" w:rsidR="00AD6DB4" w:rsidRPr="00B64A29" w:rsidDel="000934B8" w:rsidRDefault="00AD6DB4" w:rsidP="00166AF3">
            <w:pPr>
              <w:pStyle w:val="TableBody"/>
              <w:rPr>
                <w:del w:id="12881" w:author="Alban Roche" w:date="2017-08-02T16:40:00Z"/>
              </w:rPr>
            </w:pPr>
            <w:del w:id="12882" w:author="Alban Roche" w:date="2017-08-02T16:40:00Z">
              <w:r w:rsidRPr="00B64A29" w:rsidDel="000934B8">
                <w:delText>//</w:delText>
              </w:r>
              <w:r w:rsidDel="000934B8">
                <w:delText xml:space="preserve"> </w:delText>
              </w:r>
              <w:r w:rsidRPr="00B64A29" w:rsidDel="000934B8">
                <w:delText>Example using an HL7618 module:</w:delText>
              </w:r>
            </w:del>
          </w:p>
          <w:p w14:paraId="23D6E86B" w14:textId="14A1716D" w:rsidR="00AD6DB4" w:rsidRPr="00E0527E" w:rsidDel="000934B8" w:rsidRDefault="00AD6DB4" w:rsidP="00166AF3">
            <w:pPr>
              <w:pStyle w:val="TableBody"/>
              <w:rPr>
                <w:del w:id="12883" w:author="Alban Roche" w:date="2017-08-02T16:40:00Z"/>
              </w:rPr>
            </w:pPr>
            <w:del w:id="12884" w:author="Alban Roche" w:date="2017-08-02T16:40:00Z">
              <w:r w:rsidRPr="00E0527E" w:rsidDel="000934B8">
                <w:rPr>
                  <w:b/>
                </w:rPr>
                <w:delText>AT+KPCMCFG?</w:delText>
              </w:r>
              <w:r w:rsidDel="000934B8">
                <w:tab/>
              </w:r>
              <w:r w:rsidDel="000934B8">
                <w:tab/>
                <w:delText>//</w:delText>
              </w:r>
              <w:r w:rsidRPr="00E0527E" w:rsidDel="000934B8">
                <w:delText>Shows the current configuration</w:delText>
              </w:r>
            </w:del>
          </w:p>
          <w:p w14:paraId="069F18A9" w14:textId="22931FA4" w:rsidR="00AD6DB4" w:rsidRPr="00E0527E" w:rsidDel="000934B8" w:rsidRDefault="00AD6DB4" w:rsidP="00166AF3">
            <w:pPr>
              <w:pStyle w:val="TableBody"/>
              <w:rPr>
                <w:del w:id="12885" w:author="Alban Roche" w:date="2017-08-02T16:40:00Z"/>
              </w:rPr>
            </w:pPr>
            <w:del w:id="12886" w:author="Alban Roche" w:date="2017-08-02T16:40:00Z">
              <w:r w:rsidRPr="00E0527E" w:rsidDel="000934B8">
                <w:rPr>
                  <w:b/>
                </w:rPr>
                <w:delText>+KPCMCFG: 0,1,2</w:delText>
              </w:r>
              <w:r w:rsidDel="000934B8">
                <w:tab/>
              </w:r>
              <w:r w:rsidDel="000934B8">
                <w:tab/>
                <w:delText>//</w:delText>
              </w:r>
              <w:r w:rsidRPr="00E0527E" w:rsidDel="000934B8">
                <w:delText>Master mode, risin</w:delText>
              </w:r>
              <w:r w:rsidRPr="00D607BB" w:rsidDel="000934B8">
                <w:delText>g edge and PCM clock is 512 kHz</w:delText>
              </w:r>
            </w:del>
          </w:p>
          <w:p w14:paraId="2081AFF6" w14:textId="6769EBA6" w:rsidR="00AD6DB4" w:rsidRPr="00E0527E" w:rsidDel="000934B8" w:rsidRDefault="00AD6DB4" w:rsidP="00166AF3">
            <w:pPr>
              <w:pStyle w:val="TableBody"/>
              <w:rPr>
                <w:del w:id="12887" w:author="Alban Roche" w:date="2017-08-02T16:40:00Z"/>
                <w:b/>
              </w:rPr>
            </w:pPr>
            <w:del w:id="12888" w:author="Alban Roche" w:date="2017-08-02T16:40:00Z">
              <w:r w:rsidRPr="00E0527E" w:rsidDel="000934B8">
                <w:rPr>
                  <w:b/>
                </w:rPr>
                <w:delText>OK</w:delText>
              </w:r>
              <w:r w:rsidRPr="00E0527E" w:rsidDel="000934B8">
                <w:rPr>
                  <w:b/>
                </w:rPr>
                <w:tab/>
              </w:r>
            </w:del>
          </w:p>
          <w:p w14:paraId="2A483C6C" w14:textId="65822BE0" w:rsidR="00AD6DB4" w:rsidRPr="00E90D68" w:rsidDel="000934B8" w:rsidRDefault="00AD6DB4" w:rsidP="00166AF3">
            <w:pPr>
              <w:pStyle w:val="TableBody"/>
              <w:rPr>
                <w:del w:id="12889" w:author="Alban Roche" w:date="2017-08-02T16:40:00Z"/>
                <w:b/>
                <w:sz w:val="16"/>
                <w:szCs w:val="16"/>
              </w:rPr>
            </w:pPr>
          </w:p>
          <w:p w14:paraId="3042BCB9" w14:textId="43A0D0CE" w:rsidR="00AD6DB4" w:rsidRPr="00E0527E" w:rsidDel="000934B8" w:rsidRDefault="00AD6DB4" w:rsidP="00166AF3">
            <w:pPr>
              <w:pStyle w:val="TableBody"/>
              <w:rPr>
                <w:del w:id="12890" w:author="Alban Roche" w:date="2017-08-02T16:40:00Z"/>
                <w:b/>
              </w:rPr>
            </w:pPr>
            <w:del w:id="12891" w:author="Alban Roche" w:date="2017-08-02T16:40:00Z">
              <w:r w:rsidRPr="00E0527E" w:rsidDel="000934B8">
                <w:rPr>
                  <w:b/>
                </w:rPr>
                <w:delText>AT+KPCMCFG=1,0</w:delText>
              </w:r>
            </w:del>
          </w:p>
          <w:p w14:paraId="0B4ED59C" w14:textId="20D724C9" w:rsidR="00AD6DB4" w:rsidRPr="00E0527E" w:rsidDel="000934B8" w:rsidRDefault="00AD6DB4" w:rsidP="00166AF3">
            <w:pPr>
              <w:pStyle w:val="TableBody"/>
              <w:rPr>
                <w:del w:id="12892" w:author="Alban Roche" w:date="2017-08-02T16:40:00Z"/>
              </w:rPr>
            </w:pPr>
            <w:del w:id="12893" w:author="Alban Roche" w:date="2017-08-02T16:40:00Z">
              <w:r w:rsidDel="000934B8">
                <w:delText xml:space="preserve">//Switch </w:delText>
              </w:r>
              <w:r w:rsidRPr="00E0527E" w:rsidDel="000934B8">
                <w:delText xml:space="preserve">to slave mode </w:delText>
              </w:r>
              <w:r w:rsidDel="000934B8">
                <w:delText xml:space="preserve">with </w:delText>
              </w:r>
              <w:r w:rsidRPr="00E0527E" w:rsidDel="000934B8">
                <w:delText xml:space="preserve">falling edge latched. As parameter &lt;BitClk&gt; is omitted, </w:delText>
              </w:r>
              <w:r w:rsidDel="000934B8">
                <w:delText xml:space="preserve">the </w:delText>
              </w:r>
              <w:r w:rsidRPr="00E0527E" w:rsidDel="000934B8">
                <w:delText xml:space="preserve">old </w:delText>
              </w:r>
              <w:r w:rsidDel="000934B8">
                <w:delText>//</w:delText>
              </w:r>
              <w:r w:rsidRPr="00E0527E" w:rsidDel="000934B8">
                <w:delText>&lt;BitClk&gt; value will be</w:delText>
              </w:r>
              <w:r w:rsidRPr="00D607BB" w:rsidDel="000934B8">
                <w:delText xml:space="preserve"> used in the new configuration.</w:delText>
              </w:r>
            </w:del>
          </w:p>
          <w:p w14:paraId="6A657153" w14:textId="522247BC" w:rsidR="00AD6DB4" w:rsidRPr="00E0527E" w:rsidDel="000934B8" w:rsidRDefault="00AD6DB4" w:rsidP="00166AF3">
            <w:pPr>
              <w:pStyle w:val="TableBody"/>
              <w:rPr>
                <w:del w:id="12894" w:author="Alban Roche" w:date="2017-08-02T16:40:00Z"/>
                <w:b/>
              </w:rPr>
            </w:pPr>
            <w:del w:id="12895" w:author="Alban Roche" w:date="2017-08-02T16:40:00Z">
              <w:r w:rsidRPr="00E0527E" w:rsidDel="000934B8">
                <w:rPr>
                  <w:b/>
                </w:rPr>
                <w:delText>OK</w:delText>
              </w:r>
              <w:r w:rsidRPr="00E0527E" w:rsidDel="000934B8">
                <w:rPr>
                  <w:b/>
                </w:rPr>
                <w:tab/>
              </w:r>
            </w:del>
          </w:p>
          <w:p w14:paraId="50B96B12" w14:textId="0826DEA0" w:rsidR="00AD6DB4" w:rsidRPr="00E90D68" w:rsidDel="000934B8" w:rsidRDefault="00AD6DB4" w:rsidP="00166AF3">
            <w:pPr>
              <w:pStyle w:val="TableBody"/>
              <w:rPr>
                <w:del w:id="12896" w:author="Alban Roche" w:date="2017-08-02T16:40:00Z"/>
                <w:b/>
                <w:sz w:val="16"/>
                <w:szCs w:val="16"/>
              </w:rPr>
            </w:pPr>
          </w:p>
          <w:p w14:paraId="744D7D48" w14:textId="26550CAD" w:rsidR="00AD6DB4" w:rsidRPr="00E0527E" w:rsidDel="000934B8" w:rsidRDefault="00AD6DB4" w:rsidP="00166AF3">
            <w:pPr>
              <w:pStyle w:val="TableBody"/>
              <w:rPr>
                <w:del w:id="12897" w:author="Alban Roche" w:date="2017-08-02T16:40:00Z"/>
                <w:b/>
              </w:rPr>
            </w:pPr>
            <w:del w:id="12898" w:author="Alban Roche" w:date="2017-08-02T16:40:00Z">
              <w:r w:rsidRPr="00E0527E" w:rsidDel="000934B8">
                <w:rPr>
                  <w:b/>
                </w:rPr>
                <w:delText>AT+KPCMCFG?</w:delText>
              </w:r>
            </w:del>
          </w:p>
          <w:p w14:paraId="5BCC3B00" w14:textId="732EB86F" w:rsidR="00AD6DB4" w:rsidRPr="00E0527E" w:rsidDel="000934B8" w:rsidRDefault="00AD6DB4" w:rsidP="00166AF3">
            <w:pPr>
              <w:pStyle w:val="TableBody"/>
              <w:rPr>
                <w:del w:id="12899" w:author="Alban Roche" w:date="2017-08-02T16:40:00Z"/>
              </w:rPr>
            </w:pPr>
            <w:del w:id="12900" w:author="Alban Roche" w:date="2017-08-02T16:40:00Z">
              <w:r w:rsidRPr="00E0527E" w:rsidDel="000934B8">
                <w:rPr>
                  <w:b/>
                </w:rPr>
                <w:delText>+KPCMCFG: 1,0,2</w:delText>
              </w:r>
              <w:r w:rsidDel="000934B8">
                <w:tab/>
              </w:r>
              <w:r w:rsidDel="000934B8">
                <w:tab/>
                <w:delText>//</w:delText>
              </w:r>
              <w:r w:rsidRPr="00E0527E" w:rsidDel="000934B8">
                <w:delText>Slave mode, fallin</w:delText>
              </w:r>
              <w:r w:rsidRPr="00D607BB" w:rsidDel="000934B8">
                <w:delText>g edge and PCM clock is 512 kHz</w:delText>
              </w:r>
            </w:del>
          </w:p>
          <w:p w14:paraId="450054FA" w14:textId="0D8C006B" w:rsidR="00AD6DB4" w:rsidRPr="00E0527E" w:rsidDel="000934B8" w:rsidRDefault="00AD6DB4" w:rsidP="00166AF3">
            <w:pPr>
              <w:pStyle w:val="TableBody"/>
              <w:rPr>
                <w:del w:id="12901" w:author="Alban Roche" w:date="2017-08-02T16:40:00Z"/>
                <w:b/>
              </w:rPr>
            </w:pPr>
            <w:del w:id="12902" w:author="Alban Roche" w:date="2017-08-02T16:40:00Z">
              <w:r w:rsidRPr="00E0527E" w:rsidDel="000934B8">
                <w:rPr>
                  <w:b/>
                </w:rPr>
                <w:delText>OK</w:delText>
              </w:r>
              <w:r w:rsidRPr="00E0527E" w:rsidDel="000934B8">
                <w:rPr>
                  <w:b/>
                </w:rPr>
                <w:tab/>
              </w:r>
            </w:del>
          </w:p>
          <w:p w14:paraId="38C8DCD4" w14:textId="4EF8C02B" w:rsidR="00AD6DB4" w:rsidRPr="00E90D68" w:rsidDel="000934B8" w:rsidRDefault="00AD6DB4" w:rsidP="00166AF3">
            <w:pPr>
              <w:pStyle w:val="TableBody"/>
              <w:rPr>
                <w:del w:id="12903" w:author="Alban Roche" w:date="2017-08-02T16:40:00Z"/>
                <w:b/>
                <w:sz w:val="16"/>
                <w:szCs w:val="16"/>
              </w:rPr>
            </w:pPr>
          </w:p>
          <w:p w14:paraId="0CCC7AF9" w14:textId="2DD103A1" w:rsidR="00AD6DB4" w:rsidRPr="00E0527E" w:rsidDel="000934B8" w:rsidRDefault="00AD6DB4" w:rsidP="00166AF3">
            <w:pPr>
              <w:pStyle w:val="TableBody"/>
              <w:rPr>
                <w:del w:id="12904" w:author="Alban Roche" w:date="2017-08-02T16:40:00Z"/>
              </w:rPr>
            </w:pPr>
            <w:del w:id="12905" w:author="Alban Roche" w:date="2017-08-02T16:40:00Z">
              <w:r w:rsidRPr="00E0527E" w:rsidDel="000934B8">
                <w:rPr>
                  <w:b/>
                </w:rPr>
                <w:delText>AT+KPCMCFG=0,1</w:delText>
              </w:r>
              <w:r w:rsidRPr="00E0527E" w:rsidDel="000934B8">
                <w:rPr>
                  <w:b/>
                </w:rPr>
                <w:tab/>
              </w:r>
              <w:r w:rsidDel="000934B8">
                <w:tab/>
                <w:delText>//</w:delText>
              </w:r>
              <w:r w:rsidRPr="00E0527E" w:rsidDel="000934B8">
                <w:delText>Turn back to mast</w:delText>
              </w:r>
              <w:r w:rsidRPr="00D607BB" w:rsidDel="000934B8">
                <w:delText>er mode and rising edge latched</w:delText>
              </w:r>
            </w:del>
          </w:p>
          <w:p w14:paraId="1B9660A6" w14:textId="78168AC8" w:rsidR="00AD6DB4" w:rsidRPr="00E0527E" w:rsidDel="000934B8" w:rsidRDefault="00AD6DB4" w:rsidP="00166AF3">
            <w:pPr>
              <w:pStyle w:val="TableBody"/>
              <w:rPr>
                <w:del w:id="12906" w:author="Alban Roche" w:date="2017-08-02T16:40:00Z"/>
                <w:b/>
              </w:rPr>
            </w:pPr>
            <w:del w:id="12907" w:author="Alban Roche" w:date="2017-08-02T16:40:00Z">
              <w:r w:rsidRPr="00E0527E" w:rsidDel="000934B8">
                <w:rPr>
                  <w:b/>
                </w:rPr>
                <w:delText>OK</w:delText>
              </w:r>
              <w:r w:rsidRPr="00E0527E" w:rsidDel="000934B8">
                <w:rPr>
                  <w:b/>
                </w:rPr>
                <w:tab/>
              </w:r>
            </w:del>
          </w:p>
          <w:p w14:paraId="73069100" w14:textId="13D71817" w:rsidR="00AD6DB4" w:rsidRPr="00E90D68" w:rsidDel="000934B8" w:rsidRDefault="00AD6DB4" w:rsidP="00166AF3">
            <w:pPr>
              <w:pStyle w:val="TableBody"/>
              <w:rPr>
                <w:del w:id="12908" w:author="Alban Roche" w:date="2017-08-02T16:40:00Z"/>
                <w:b/>
                <w:sz w:val="16"/>
                <w:szCs w:val="16"/>
              </w:rPr>
            </w:pPr>
          </w:p>
          <w:p w14:paraId="5DF59EE4" w14:textId="1E898166" w:rsidR="00AD6DB4" w:rsidRPr="00E0527E" w:rsidDel="000934B8" w:rsidRDefault="00AD6DB4" w:rsidP="00166AF3">
            <w:pPr>
              <w:pStyle w:val="TableBody"/>
              <w:rPr>
                <w:del w:id="12909" w:author="Alban Roche" w:date="2017-08-02T16:40:00Z"/>
                <w:b/>
              </w:rPr>
            </w:pPr>
            <w:del w:id="12910" w:author="Alban Roche" w:date="2017-08-02T16:40:00Z">
              <w:r w:rsidRPr="00E0527E" w:rsidDel="000934B8">
                <w:rPr>
                  <w:b/>
                </w:rPr>
                <w:delText>AT+KPCMCFG?</w:delText>
              </w:r>
            </w:del>
          </w:p>
          <w:p w14:paraId="32DD6E44" w14:textId="5999400F" w:rsidR="00AD6DB4" w:rsidRPr="00E0527E" w:rsidDel="000934B8" w:rsidRDefault="00AD6DB4" w:rsidP="00166AF3">
            <w:pPr>
              <w:pStyle w:val="TableBody"/>
              <w:rPr>
                <w:del w:id="12911" w:author="Alban Roche" w:date="2017-08-02T16:40:00Z"/>
                <w:b/>
              </w:rPr>
            </w:pPr>
            <w:del w:id="12912" w:author="Alban Roche" w:date="2017-08-02T16:40:00Z">
              <w:r w:rsidRPr="00E0527E" w:rsidDel="000934B8">
                <w:rPr>
                  <w:b/>
                </w:rPr>
                <w:delText>+KPCMCFG: 0,1,2</w:delText>
              </w:r>
            </w:del>
          </w:p>
          <w:p w14:paraId="73DBED95" w14:textId="6CC027D3" w:rsidR="00AD6DB4" w:rsidDel="000934B8" w:rsidRDefault="00AD6DB4" w:rsidP="00166AF3">
            <w:pPr>
              <w:pStyle w:val="TableBody"/>
              <w:rPr>
                <w:del w:id="12913" w:author="Alban Roche" w:date="2017-08-02T16:40:00Z"/>
                <w:b/>
              </w:rPr>
            </w:pPr>
            <w:del w:id="12914" w:author="Alban Roche" w:date="2017-08-02T16:40:00Z">
              <w:r w:rsidRPr="00E0527E" w:rsidDel="000934B8">
                <w:rPr>
                  <w:b/>
                </w:rPr>
                <w:delText>OK</w:delText>
              </w:r>
            </w:del>
          </w:p>
          <w:p w14:paraId="573666E3" w14:textId="22C4C79C" w:rsidR="00AD6DB4" w:rsidRPr="00E90D68" w:rsidDel="000934B8" w:rsidRDefault="00AD6DB4" w:rsidP="00166AF3">
            <w:pPr>
              <w:pStyle w:val="TableBody"/>
              <w:rPr>
                <w:del w:id="12915" w:author="Alban Roche" w:date="2017-08-02T16:40:00Z"/>
                <w:b/>
                <w:sz w:val="16"/>
                <w:szCs w:val="16"/>
              </w:rPr>
            </w:pPr>
          </w:p>
          <w:p w14:paraId="5D15F2BF" w14:textId="6A46A913" w:rsidR="00AD6DB4" w:rsidDel="000934B8" w:rsidRDefault="00AD6DB4" w:rsidP="00166AF3">
            <w:pPr>
              <w:pStyle w:val="TableBody"/>
              <w:rPr>
                <w:del w:id="12916" w:author="Alban Roche" w:date="2017-08-02T16:40:00Z"/>
              </w:rPr>
            </w:pPr>
            <w:commentRangeStart w:id="12917"/>
            <w:del w:id="12918" w:author="Alban Roche" w:date="2017-08-02T16:40:00Z">
              <w:r w:rsidRPr="00B64A29" w:rsidDel="000934B8">
                <w:delText>//</w:delText>
              </w:r>
              <w:r w:rsidDel="000934B8">
                <w:delText xml:space="preserve"> </w:delText>
              </w:r>
              <w:r w:rsidRPr="00B64A29" w:rsidDel="000934B8">
                <w:delText>Example using an HL7648 module:</w:delText>
              </w:r>
            </w:del>
          </w:p>
          <w:p w14:paraId="2E0E72E3" w14:textId="45948AE2" w:rsidR="00AD6DB4" w:rsidRPr="00B64A29" w:rsidDel="000934B8" w:rsidRDefault="00AD6DB4" w:rsidP="00166AF3">
            <w:pPr>
              <w:pStyle w:val="TableBody"/>
              <w:rPr>
                <w:del w:id="12919" w:author="Alban Roche" w:date="2017-08-02T16:40:00Z"/>
              </w:rPr>
            </w:pPr>
            <w:del w:id="12920" w:author="Alban Roche" w:date="2017-08-02T16:40:00Z">
              <w:r w:rsidRPr="00B64A29" w:rsidDel="000934B8">
                <w:rPr>
                  <w:b/>
                </w:rPr>
                <w:delText>AT+KPCMCFG?</w:delText>
              </w:r>
              <w:r w:rsidDel="000934B8">
                <w:tab/>
              </w:r>
              <w:r w:rsidDel="000934B8">
                <w:tab/>
                <w:delText>//</w:delText>
              </w:r>
              <w:r w:rsidRPr="00B64A29" w:rsidDel="000934B8">
                <w:delText>Shows the current configuration</w:delText>
              </w:r>
            </w:del>
          </w:p>
          <w:p w14:paraId="7B5A3EB6" w14:textId="268A3825" w:rsidR="00AD6DB4" w:rsidRPr="00B64A29" w:rsidDel="000934B8" w:rsidRDefault="00AD6DB4" w:rsidP="00166AF3">
            <w:pPr>
              <w:pStyle w:val="TableBody"/>
              <w:rPr>
                <w:del w:id="12921" w:author="Alban Roche" w:date="2017-08-02T16:40:00Z"/>
                <w:b/>
              </w:rPr>
            </w:pPr>
            <w:del w:id="12922" w:author="Alban Roche" w:date="2017-08-02T16:40:00Z">
              <w:r w:rsidRPr="00B64A29" w:rsidDel="000934B8">
                <w:rPr>
                  <w:b/>
                </w:rPr>
                <w:delText>+KPCMCFG: 0,1,2,0</w:delText>
              </w:r>
              <w:r w:rsidRPr="00B64A29" w:rsidDel="000934B8">
                <w:rPr>
                  <w:b/>
                </w:rPr>
                <w:tab/>
              </w:r>
              <w:r w:rsidDel="000934B8">
                <w:rPr>
                  <w:b/>
                </w:rPr>
                <w:tab/>
              </w:r>
              <w:r w:rsidRPr="00B64A29" w:rsidDel="000934B8">
                <w:delText xml:space="preserve">//Master mode, rising edge, PCM clock is 512 kHz and PCM </w:delText>
              </w:r>
              <w:r w:rsidRPr="00B64A29" w:rsidDel="000934B8">
                <w:tab/>
              </w:r>
              <w:r w:rsidRPr="00B64A29" w:rsidDel="000934B8">
                <w:tab/>
              </w:r>
              <w:r w:rsidRPr="00B64A29" w:rsidDel="000934B8">
                <w:tab/>
              </w:r>
              <w:r w:rsidRPr="00B64A29" w:rsidDel="000934B8">
                <w:tab/>
              </w:r>
              <w:r w:rsidDel="000934B8">
                <w:tab/>
              </w:r>
              <w:r w:rsidRPr="00B64A29" w:rsidDel="000934B8">
                <w:delText>//sample rate is 8kS/s</w:delText>
              </w:r>
            </w:del>
          </w:p>
          <w:p w14:paraId="5024BA90" w14:textId="3E04AE79" w:rsidR="00AD6DB4" w:rsidRPr="00B64A29" w:rsidDel="000934B8" w:rsidRDefault="00AD6DB4" w:rsidP="00166AF3">
            <w:pPr>
              <w:pStyle w:val="TableBody"/>
              <w:rPr>
                <w:del w:id="12923" w:author="Alban Roche" w:date="2017-08-02T16:40:00Z"/>
                <w:b/>
              </w:rPr>
            </w:pPr>
            <w:del w:id="12924" w:author="Alban Roche" w:date="2017-08-02T16:40:00Z">
              <w:r w:rsidRPr="00B64A29" w:rsidDel="000934B8">
                <w:rPr>
                  <w:b/>
                </w:rPr>
                <w:delText>OK</w:delText>
              </w:r>
            </w:del>
          </w:p>
          <w:p w14:paraId="2C15F643" w14:textId="54A6219C" w:rsidR="00AD6DB4" w:rsidRPr="00E90D68" w:rsidDel="000934B8" w:rsidRDefault="00AD6DB4" w:rsidP="00166AF3">
            <w:pPr>
              <w:pStyle w:val="TableBody"/>
              <w:rPr>
                <w:del w:id="12925" w:author="Alban Roche" w:date="2017-08-02T16:40:00Z"/>
                <w:b/>
                <w:sz w:val="16"/>
                <w:szCs w:val="16"/>
              </w:rPr>
            </w:pPr>
          </w:p>
          <w:p w14:paraId="61953AE9" w14:textId="51B64FC0" w:rsidR="00AD6DB4" w:rsidRPr="00B64A29" w:rsidDel="000934B8" w:rsidRDefault="00AD6DB4" w:rsidP="00166AF3">
            <w:pPr>
              <w:pStyle w:val="TableBody"/>
              <w:rPr>
                <w:del w:id="12926" w:author="Alban Roche" w:date="2017-08-02T16:40:00Z"/>
                <w:b/>
              </w:rPr>
            </w:pPr>
            <w:del w:id="12927" w:author="Alban Roche" w:date="2017-08-02T16:40:00Z">
              <w:r w:rsidRPr="00B64A29" w:rsidDel="000934B8">
                <w:rPr>
                  <w:b/>
                </w:rPr>
                <w:delText>AT+KPCMCFG=1,0</w:delText>
              </w:r>
              <w:r w:rsidDel="000934B8">
                <w:rPr>
                  <w:b/>
                </w:rPr>
                <w:tab/>
              </w:r>
              <w:r w:rsidRPr="00B64A29" w:rsidDel="000934B8">
                <w:tab/>
                <w:delText xml:space="preserve">//Turn to slave mode and falling edge latched. As </w:delText>
              </w:r>
              <w:r w:rsidRPr="00B64A29" w:rsidDel="000934B8">
                <w:tab/>
              </w:r>
              <w:r w:rsidRPr="00B64A29" w:rsidDel="000934B8">
                <w:tab/>
              </w:r>
              <w:r w:rsidRPr="00B64A29" w:rsidDel="000934B8">
                <w:tab/>
              </w:r>
              <w:r w:rsidRPr="00B64A29" w:rsidDel="000934B8">
                <w:tab/>
              </w:r>
              <w:r w:rsidRPr="00B64A29" w:rsidDel="000934B8">
                <w:tab/>
              </w:r>
              <w:r w:rsidRPr="00B64A29" w:rsidDel="000934B8">
                <w:tab/>
                <w:delText xml:space="preserve">//parameter &lt;BitClk&gt; and &lt;SampleRate&gt; are omitted, old </w:delText>
              </w:r>
              <w:r w:rsidRPr="00B64A29" w:rsidDel="000934B8">
                <w:tab/>
              </w:r>
              <w:r w:rsidRPr="00B64A29" w:rsidDel="000934B8">
                <w:tab/>
              </w:r>
              <w:r w:rsidRPr="00B64A29" w:rsidDel="000934B8">
                <w:tab/>
              </w:r>
              <w:r w:rsidRPr="00B64A29" w:rsidDel="000934B8">
                <w:tab/>
              </w:r>
              <w:r w:rsidRPr="00B64A29" w:rsidDel="000934B8">
                <w:tab/>
                <w:delText xml:space="preserve">//&lt;BitClk&gt; and &lt;SampleRate&gt; values will be used in the </w:delText>
              </w:r>
              <w:r w:rsidRPr="00B64A29" w:rsidDel="000934B8">
                <w:tab/>
                <w:delText xml:space="preserve">new </w:delText>
              </w:r>
              <w:r w:rsidDel="000934B8">
                <w:tab/>
              </w:r>
              <w:r w:rsidDel="000934B8">
                <w:tab/>
              </w:r>
              <w:r w:rsidDel="000934B8">
                <w:tab/>
              </w:r>
              <w:r w:rsidDel="000934B8">
                <w:tab/>
              </w:r>
              <w:r w:rsidDel="000934B8">
                <w:tab/>
                <w:delText>//</w:delText>
              </w:r>
              <w:r w:rsidRPr="00B64A29" w:rsidDel="000934B8">
                <w:delText>configuration.</w:delText>
              </w:r>
            </w:del>
          </w:p>
          <w:p w14:paraId="3501DCEE" w14:textId="58253E98" w:rsidR="00AD6DB4" w:rsidRPr="00B64A29" w:rsidDel="000934B8" w:rsidRDefault="00AD6DB4" w:rsidP="00166AF3">
            <w:pPr>
              <w:pStyle w:val="TableBody"/>
              <w:rPr>
                <w:del w:id="12928" w:author="Alban Roche" w:date="2017-08-02T16:40:00Z"/>
                <w:b/>
              </w:rPr>
            </w:pPr>
            <w:del w:id="12929" w:author="Alban Roche" w:date="2017-08-02T16:40:00Z">
              <w:r w:rsidRPr="00B64A29" w:rsidDel="000934B8">
                <w:rPr>
                  <w:b/>
                </w:rPr>
                <w:delText>OK</w:delText>
              </w:r>
            </w:del>
          </w:p>
          <w:p w14:paraId="23855999" w14:textId="27DF422F" w:rsidR="00AD6DB4" w:rsidRPr="00E90D68" w:rsidDel="000934B8" w:rsidRDefault="00AD6DB4" w:rsidP="00166AF3">
            <w:pPr>
              <w:pStyle w:val="TableBody"/>
              <w:rPr>
                <w:del w:id="12930" w:author="Alban Roche" w:date="2017-08-02T16:40:00Z"/>
                <w:b/>
                <w:sz w:val="16"/>
                <w:szCs w:val="16"/>
              </w:rPr>
            </w:pPr>
          </w:p>
          <w:p w14:paraId="4DCB12D4" w14:textId="42A30712" w:rsidR="00AD6DB4" w:rsidRPr="00B64A29" w:rsidDel="000934B8" w:rsidRDefault="00AD6DB4" w:rsidP="00166AF3">
            <w:pPr>
              <w:pStyle w:val="TableBody"/>
              <w:rPr>
                <w:del w:id="12931" w:author="Alban Roche" w:date="2017-08-02T16:40:00Z"/>
                <w:b/>
              </w:rPr>
            </w:pPr>
            <w:del w:id="12932" w:author="Alban Roche" w:date="2017-08-02T16:40:00Z">
              <w:r w:rsidRPr="00B64A29" w:rsidDel="000934B8">
                <w:rPr>
                  <w:b/>
                </w:rPr>
                <w:delText>AT+KPCMCFG?</w:delText>
              </w:r>
            </w:del>
          </w:p>
          <w:p w14:paraId="029E3D77" w14:textId="615BEC1B" w:rsidR="00AD6DB4" w:rsidRPr="00B64A29" w:rsidDel="000934B8" w:rsidRDefault="00AD6DB4" w:rsidP="00166AF3">
            <w:pPr>
              <w:pStyle w:val="TableBody"/>
              <w:rPr>
                <w:del w:id="12933" w:author="Alban Roche" w:date="2017-08-02T16:40:00Z"/>
                <w:b/>
              </w:rPr>
            </w:pPr>
            <w:del w:id="12934" w:author="Alban Roche" w:date="2017-08-02T16:40:00Z">
              <w:r w:rsidRPr="00B64A29" w:rsidDel="000934B8">
                <w:rPr>
                  <w:b/>
                </w:rPr>
                <w:delText>+KPCMCFG: 1,0,2,0</w:delText>
              </w:r>
              <w:r w:rsidRPr="00B64A29" w:rsidDel="000934B8">
                <w:tab/>
              </w:r>
              <w:r w:rsidRPr="00B64A29" w:rsidDel="000934B8">
                <w:tab/>
                <w:delText xml:space="preserve">//Slave mode, falling edge, PCM clock is 512 kHz and PCM </w:delText>
              </w:r>
              <w:r w:rsidDel="000934B8">
                <w:tab/>
              </w:r>
              <w:r w:rsidDel="000934B8">
                <w:tab/>
              </w:r>
              <w:r w:rsidDel="000934B8">
                <w:tab/>
              </w:r>
              <w:r w:rsidDel="000934B8">
                <w:tab/>
              </w:r>
              <w:r w:rsidDel="000934B8">
                <w:tab/>
                <w:delText>//</w:delText>
              </w:r>
              <w:r w:rsidRPr="00B64A29" w:rsidDel="000934B8">
                <w:delText>sample rate is 8kS/s</w:delText>
              </w:r>
            </w:del>
          </w:p>
          <w:p w14:paraId="0BA8A7AB" w14:textId="54A3AF7E" w:rsidR="00AD6DB4" w:rsidRPr="00B64A29" w:rsidDel="000934B8" w:rsidRDefault="00AD6DB4" w:rsidP="00166AF3">
            <w:pPr>
              <w:pStyle w:val="TableBody"/>
              <w:rPr>
                <w:del w:id="12935" w:author="Alban Roche" w:date="2017-08-02T16:40:00Z"/>
                <w:b/>
              </w:rPr>
            </w:pPr>
            <w:del w:id="12936" w:author="Alban Roche" w:date="2017-08-02T16:40:00Z">
              <w:r w:rsidRPr="00B64A29" w:rsidDel="000934B8">
                <w:rPr>
                  <w:b/>
                </w:rPr>
                <w:delText>OK</w:delText>
              </w:r>
            </w:del>
          </w:p>
          <w:p w14:paraId="60350FC2" w14:textId="26905EA6" w:rsidR="00AD6DB4" w:rsidRPr="00E90D68" w:rsidDel="000934B8" w:rsidRDefault="00AD6DB4" w:rsidP="00166AF3">
            <w:pPr>
              <w:pStyle w:val="TableBody"/>
              <w:rPr>
                <w:del w:id="12937" w:author="Alban Roche" w:date="2017-08-02T16:40:00Z"/>
                <w:b/>
                <w:sz w:val="16"/>
                <w:szCs w:val="16"/>
              </w:rPr>
            </w:pPr>
          </w:p>
          <w:p w14:paraId="6EAA5EA1" w14:textId="1059B0D8" w:rsidR="00AD6DB4" w:rsidRPr="00B64A29" w:rsidDel="000934B8" w:rsidRDefault="00AD6DB4" w:rsidP="00166AF3">
            <w:pPr>
              <w:pStyle w:val="TableBody"/>
              <w:rPr>
                <w:del w:id="12938" w:author="Alban Roche" w:date="2017-08-02T16:40:00Z"/>
              </w:rPr>
            </w:pPr>
            <w:del w:id="12939" w:author="Alban Roche" w:date="2017-08-02T16:40:00Z">
              <w:r w:rsidRPr="00B64A29" w:rsidDel="000934B8">
                <w:rPr>
                  <w:b/>
                </w:rPr>
                <w:delText>AT+KPCMCFG=0,1</w:delText>
              </w:r>
              <w:r w:rsidDel="000934B8">
                <w:rPr>
                  <w:b/>
                </w:rPr>
                <w:tab/>
              </w:r>
              <w:r w:rsidDel="000934B8">
                <w:rPr>
                  <w:b/>
                </w:rPr>
                <w:tab/>
              </w:r>
              <w:r w:rsidRPr="00B64A29" w:rsidDel="000934B8">
                <w:delText xml:space="preserve">//Turn back to master mode and rising edge latched. </w:delText>
              </w:r>
            </w:del>
          </w:p>
          <w:p w14:paraId="18FD3D41" w14:textId="06B3E6A3" w:rsidR="00AD6DB4" w:rsidRPr="00B64A29" w:rsidDel="000934B8" w:rsidRDefault="00AD6DB4" w:rsidP="00166AF3">
            <w:pPr>
              <w:pStyle w:val="TableBody"/>
              <w:rPr>
                <w:del w:id="12940" w:author="Alban Roche" w:date="2017-08-02T16:40:00Z"/>
                <w:b/>
              </w:rPr>
            </w:pPr>
            <w:del w:id="12941" w:author="Alban Roche" w:date="2017-08-02T16:40:00Z">
              <w:r w:rsidRPr="00B64A29" w:rsidDel="000934B8">
                <w:rPr>
                  <w:b/>
                </w:rPr>
                <w:delText>OK</w:delText>
              </w:r>
            </w:del>
          </w:p>
          <w:p w14:paraId="46239658" w14:textId="3EA3A0D4" w:rsidR="00AD6DB4" w:rsidRPr="00E90D68" w:rsidDel="000934B8" w:rsidRDefault="00AD6DB4" w:rsidP="00166AF3">
            <w:pPr>
              <w:pStyle w:val="TableBody"/>
              <w:rPr>
                <w:del w:id="12942" w:author="Alban Roche" w:date="2017-08-02T16:40:00Z"/>
                <w:b/>
                <w:sz w:val="16"/>
                <w:szCs w:val="16"/>
              </w:rPr>
            </w:pPr>
          </w:p>
          <w:p w14:paraId="5E4B7C7E" w14:textId="767DDD12" w:rsidR="00AD6DB4" w:rsidRPr="00B64A29" w:rsidDel="000934B8" w:rsidRDefault="00AD6DB4" w:rsidP="00166AF3">
            <w:pPr>
              <w:pStyle w:val="TableBody"/>
              <w:rPr>
                <w:del w:id="12943" w:author="Alban Roche" w:date="2017-08-02T16:40:00Z"/>
                <w:b/>
              </w:rPr>
            </w:pPr>
            <w:del w:id="12944" w:author="Alban Roche" w:date="2017-08-02T16:40:00Z">
              <w:r w:rsidRPr="00B64A29" w:rsidDel="000934B8">
                <w:rPr>
                  <w:b/>
                </w:rPr>
                <w:delText>AT+KPCMCFG?</w:delText>
              </w:r>
            </w:del>
          </w:p>
          <w:p w14:paraId="10F3D567" w14:textId="1BA38104" w:rsidR="00AD6DB4" w:rsidRPr="00B64A29" w:rsidDel="000934B8" w:rsidRDefault="00AD6DB4" w:rsidP="00166AF3">
            <w:pPr>
              <w:pStyle w:val="TableBody"/>
              <w:rPr>
                <w:del w:id="12945" w:author="Alban Roche" w:date="2017-08-02T16:40:00Z"/>
                <w:b/>
              </w:rPr>
            </w:pPr>
            <w:del w:id="12946" w:author="Alban Roche" w:date="2017-08-02T16:40:00Z">
              <w:r w:rsidRPr="00B64A29" w:rsidDel="000934B8">
                <w:rPr>
                  <w:b/>
                </w:rPr>
                <w:delText>+KPCMCFG: 0,1,2,0</w:delText>
              </w:r>
              <w:r w:rsidRPr="00B64A29" w:rsidDel="000934B8">
                <w:rPr>
                  <w:b/>
                </w:rPr>
                <w:tab/>
              </w:r>
            </w:del>
          </w:p>
          <w:p w14:paraId="754E8BE8" w14:textId="76BE7A5A" w:rsidR="00AD6DB4" w:rsidRPr="00B64A29" w:rsidDel="000934B8" w:rsidRDefault="00AD6DB4" w:rsidP="00166AF3">
            <w:pPr>
              <w:pStyle w:val="TableBody"/>
              <w:rPr>
                <w:del w:id="12947" w:author="Alban Roche" w:date="2017-08-02T16:40:00Z"/>
                <w:u w:val="single"/>
              </w:rPr>
            </w:pPr>
            <w:del w:id="12948" w:author="Alban Roche" w:date="2017-08-02T16:40:00Z">
              <w:r w:rsidRPr="00B64A29" w:rsidDel="000934B8">
                <w:rPr>
                  <w:b/>
                </w:rPr>
                <w:delText>OK</w:delText>
              </w:r>
              <w:r w:rsidRPr="00B64A29" w:rsidDel="000934B8">
                <w:rPr>
                  <w:b/>
                </w:rPr>
                <w:tab/>
              </w:r>
              <w:commentRangeEnd w:id="12917"/>
              <w:r w:rsidDel="000934B8">
                <w:rPr>
                  <w:rStyle w:val="CommentReference"/>
                  <w:rFonts w:ascii="Verdana" w:hAnsi="Verdana" w:cs="Times New Roman"/>
                  <w:lang w:eastAsia="en-US"/>
                </w:rPr>
                <w:commentReference w:id="12917"/>
              </w:r>
            </w:del>
          </w:p>
        </w:tc>
      </w:tr>
    </w:tbl>
    <w:p w14:paraId="60236F0D" w14:textId="2A971145" w:rsidR="00AD6DB4" w:rsidRPr="00671C8B" w:rsidDel="000934B8" w:rsidRDefault="00AD6DB4" w:rsidP="0059466D">
      <w:pPr>
        <w:pStyle w:val="Heading2"/>
        <w:numPr>
          <w:ilvl w:val="1"/>
          <w:numId w:val="11"/>
        </w:numPr>
        <w:ind w:left="1080" w:hanging="1080"/>
        <w:rPr>
          <w:del w:id="12949" w:author="Alban Roche" w:date="2017-08-02T16:40:00Z"/>
        </w:rPr>
      </w:pPr>
      <w:bookmarkStart w:id="12950" w:name="_Toc486251680"/>
      <w:bookmarkStart w:id="12951" w:name="_Ref489346111"/>
      <w:bookmarkStart w:id="12952" w:name="_Ref489346113"/>
      <w:del w:id="12953" w:author="Alban Roche" w:date="2017-08-02T16:40:00Z">
        <w:r w:rsidRPr="00671C8B" w:rsidDel="000934B8">
          <w:delText>+</w:delText>
        </w:r>
        <w:r w:rsidDel="000934B8">
          <w:delText xml:space="preserve">WMAUDIOLOOP </w:delText>
        </w:r>
        <w:r w:rsidRPr="00671C8B" w:rsidDel="000934B8">
          <w:delText xml:space="preserve">Command: </w:delText>
        </w:r>
        <w:r w:rsidDel="000934B8">
          <w:delText>Audio Test</w:delText>
        </w:r>
        <w:bookmarkEnd w:id="12950"/>
        <w:bookmarkEnd w:id="12951"/>
        <w:bookmarkEnd w:id="12952"/>
      </w:del>
    </w:p>
    <w:tbl>
      <w:tblPr>
        <w:tblStyle w:val="TableSWIleft"/>
        <w:tblW w:w="9288" w:type="dxa"/>
        <w:tblLayout w:type="fixed"/>
        <w:tblLook w:val="04A0" w:firstRow="1" w:lastRow="0" w:firstColumn="1" w:lastColumn="0" w:noHBand="0" w:noVBand="1"/>
      </w:tblPr>
      <w:tblGrid>
        <w:gridCol w:w="1728"/>
        <w:gridCol w:w="7560"/>
      </w:tblGrid>
      <w:tr w:rsidR="00AD6DB4" w:rsidRPr="00671C8B" w:rsidDel="000934B8" w14:paraId="171F8E08" w14:textId="6FE046D0" w:rsidTr="00166AF3">
        <w:trPr>
          <w:cnfStyle w:val="100000000000" w:firstRow="1" w:lastRow="0" w:firstColumn="0" w:lastColumn="0" w:oddVBand="0" w:evenVBand="0" w:oddHBand="0" w:evenHBand="0" w:firstRowFirstColumn="0" w:firstRowLastColumn="0" w:lastRowFirstColumn="0" w:lastRowLastColumn="0"/>
          <w:del w:id="12954" w:author="Alban Roche" w:date="2017-08-02T16:40:00Z"/>
        </w:trPr>
        <w:tc>
          <w:tcPr>
            <w:tcW w:w="9288" w:type="dxa"/>
            <w:gridSpan w:val="2"/>
          </w:tcPr>
          <w:p w14:paraId="4A681CA4" w14:textId="06B52F32" w:rsidR="00AD6DB4" w:rsidRPr="00671C8B" w:rsidDel="000934B8" w:rsidRDefault="00AD6DB4" w:rsidP="00D90C96">
            <w:pPr>
              <w:pStyle w:val="TableRowHead"/>
              <w:spacing w:before="144" w:after="144"/>
              <w:rPr>
                <w:del w:id="12955" w:author="Alban Roche" w:date="2017-08-02T16:40:00Z"/>
              </w:rPr>
            </w:pPr>
            <w:del w:id="12956" w:author="Alban Roche" w:date="2017-08-02T14:40:00Z">
              <w:r w:rsidDel="00F22490">
                <w:delText>HL7618, HL7618RD, HL7648, HL7650, HL7688, HL7690 and HL7692</w:delText>
              </w:r>
            </w:del>
          </w:p>
        </w:tc>
      </w:tr>
      <w:tr w:rsidR="00AD6DB4" w:rsidRPr="00671C8B" w:rsidDel="000934B8" w14:paraId="628A3D24" w14:textId="7EE2566E" w:rsidTr="00166AF3">
        <w:trPr>
          <w:trHeight w:val="1221"/>
          <w:del w:id="12957" w:author="Alban Roche" w:date="2017-08-02T16:40:00Z"/>
        </w:trPr>
        <w:tc>
          <w:tcPr>
            <w:tcW w:w="1728" w:type="dxa"/>
          </w:tcPr>
          <w:p w14:paraId="30988334" w14:textId="7D3C96B4" w:rsidR="00AD6DB4" w:rsidRPr="00671C8B" w:rsidDel="000934B8" w:rsidRDefault="00AD6DB4" w:rsidP="00166AF3">
            <w:pPr>
              <w:pStyle w:val="TableBody"/>
              <w:rPr>
                <w:del w:id="12958" w:author="Alban Roche" w:date="2017-08-02T16:40:00Z"/>
                <w:i/>
              </w:rPr>
            </w:pPr>
            <w:del w:id="12959" w:author="Alban Roche" w:date="2017-08-02T16:40:00Z">
              <w:r w:rsidDel="000934B8">
                <w:rPr>
                  <w:i/>
                </w:rPr>
                <w:delText xml:space="preserve">Test </w:delText>
              </w:r>
              <w:r w:rsidRPr="00671C8B" w:rsidDel="000934B8">
                <w:rPr>
                  <w:i/>
                </w:rPr>
                <w:delText>command</w:delText>
              </w:r>
            </w:del>
          </w:p>
          <w:p w14:paraId="65EE2181" w14:textId="186E7041" w:rsidR="00AD6DB4" w:rsidRPr="00682FAD" w:rsidDel="000934B8" w:rsidRDefault="00AD6DB4" w:rsidP="00166AF3">
            <w:pPr>
              <w:pStyle w:val="TableBody"/>
              <w:rPr>
                <w:del w:id="12960" w:author="Alban Roche" w:date="2017-08-02T16:40:00Z"/>
              </w:rPr>
            </w:pPr>
          </w:p>
          <w:p w14:paraId="7B8833DE" w14:textId="0E5201CE" w:rsidR="00AD6DB4" w:rsidRPr="00671C8B" w:rsidDel="000934B8" w:rsidRDefault="00AD6DB4" w:rsidP="00166AF3">
            <w:pPr>
              <w:pStyle w:val="TableBody"/>
              <w:rPr>
                <w:del w:id="12961" w:author="Alban Roche" w:date="2017-08-02T16:40:00Z"/>
                <w:u w:val="single"/>
              </w:rPr>
            </w:pPr>
            <w:del w:id="12962" w:author="Alban Roche" w:date="2017-08-02T16:40:00Z">
              <w:r w:rsidRPr="00671C8B" w:rsidDel="000934B8">
                <w:rPr>
                  <w:u w:val="single"/>
                </w:rPr>
                <w:delText>Syntax</w:delText>
              </w:r>
            </w:del>
          </w:p>
          <w:p w14:paraId="333ABBF8" w14:textId="3C3AA9AD" w:rsidR="00AD6DB4" w:rsidRPr="00671C8B" w:rsidDel="000934B8" w:rsidRDefault="00AD6DB4" w:rsidP="00166AF3">
            <w:pPr>
              <w:pStyle w:val="TableBody"/>
              <w:rPr>
                <w:del w:id="12963" w:author="Alban Roche" w:date="2017-08-02T16:40:00Z"/>
                <w:b/>
              </w:rPr>
            </w:pPr>
            <w:del w:id="12964" w:author="Alban Roche" w:date="2017-08-02T16:40:00Z">
              <w:r w:rsidRPr="004D2387" w:rsidDel="000934B8">
                <w:rPr>
                  <w:b/>
                </w:rPr>
                <w:delText>AT+</w:delText>
              </w:r>
              <w:r w:rsidDel="000934B8">
                <w:rPr>
                  <w:b/>
                </w:rPr>
                <w:br/>
                <w:delText>WMAUDIOLOOP</w:delText>
              </w:r>
              <w:r w:rsidRPr="004D2387" w:rsidDel="000934B8">
                <w:rPr>
                  <w:b/>
                </w:rPr>
                <w:delText>=?</w:delText>
              </w:r>
            </w:del>
          </w:p>
        </w:tc>
        <w:tc>
          <w:tcPr>
            <w:tcW w:w="7560" w:type="dxa"/>
          </w:tcPr>
          <w:p w14:paraId="6F49D75B" w14:textId="318C2638" w:rsidR="00AD6DB4" w:rsidRPr="00671C8B" w:rsidDel="000934B8" w:rsidRDefault="00AD6DB4" w:rsidP="00166AF3">
            <w:pPr>
              <w:pStyle w:val="TableBody"/>
              <w:rPr>
                <w:del w:id="12965" w:author="Alban Roche" w:date="2017-08-02T16:40:00Z"/>
                <w:u w:val="single"/>
              </w:rPr>
            </w:pPr>
          </w:p>
          <w:p w14:paraId="7ED7BC16" w14:textId="68A2FA0C" w:rsidR="00AD6DB4" w:rsidRPr="00682FAD" w:rsidDel="000934B8" w:rsidRDefault="00AD6DB4" w:rsidP="00166AF3">
            <w:pPr>
              <w:pStyle w:val="TableBody"/>
              <w:rPr>
                <w:del w:id="12966" w:author="Alban Roche" w:date="2017-08-02T16:40:00Z"/>
              </w:rPr>
            </w:pPr>
          </w:p>
          <w:p w14:paraId="355785EA" w14:textId="2158B73D" w:rsidR="00AD6DB4" w:rsidRPr="00671C8B" w:rsidDel="000934B8" w:rsidRDefault="00AD6DB4" w:rsidP="00166AF3">
            <w:pPr>
              <w:pStyle w:val="TableBody"/>
              <w:rPr>
                <w:del w:id="12967" w:author="Alban Roche" w:date="2017-08-02T16:40:00Z"/>
                <w:u w:val="single"/>
              </w:rPr>
            </w:pPr>
            <w:del w:id="12968" w:author="Alban Roche" w:date="2017-08-02T16:40:00Z">
              <w:r w:rsidRPr="00671C8B" w:rsidDel="000934B8">
                <w:rPr>
                  <w:u w:val="single"/>
                </w:rPr>
                <w:delText>Response</w:delText>
              </w:r>
            </w:del>
          </w:p>
          <w:p w14:paraId="79B92777" w14:textId="5958CDC0" w:rsidR="00AD6DB4" w:rsidRPr="00682FAD" w:rsidDel="000934B8" w:rsidRDefault="00AD6DB4" w:rsidP="00166AF3">
            <w:pPr>
              <w:pStyle w:val="TableBody"/>
              <w:rPr>
                <w:del w:id="12969" w:author="Alban Roche" w:date="2017-08-02T16:40:00Z"/>
                <w:b/>
              </w:rPr>
            </w:pPr>
            <w:del w:id="12970" w:author="Alban Roche" w:date="2017-08-02T16:40:00Z">
              <w:r w:rsidRPr="00A41325" w:rsidDel="000934B8">
                <w:rPr>
                  <w:b/>
                </w:rPr>
                <w:delText>+</w:delText>
              </w:r>
              <w:r w:rsidDel="000934B8">
                <w:rPr>
                  <w:b/>
                </w:rPr>
                <w:delText>WMAUDIOLOOP</w:delText>
              </w:r>
              <w:r w:rsidRPr="00A41325" w:rsidDel="000934B8">
                <w:rPr>
                  <w:b/>
                </w:rPr>
                <w:delText xml:space="preserve">: </w:delText>
              </w:r>
              <w:r w:rsidDel="000934B8">
                <w:rPr>
                  <w:b/>
                </w:rPr>
                <w:delText>(</w:delText>
              </w:r>
              <w:r w:rsidRPr="00E0527E" w:rsidDel="000934B8">
                <w:delText>list of supported</w:delText>
              </w:r>
              <w:r w:rsidDel="000934B8">
                <w:rPr>
                  <w:b/>
                </w:rPr>
                <w:delText xml:space="preserve"> &lt;ENABLE&gt;</w:delText>
              </w:r>
              <w:r w:rsidRPr="00E0527E" w:rsidDel="000934B8">
                <w:delText>s</w:delText>
              </w:r>
              <w:r w:rsidDel="000934B8">
                <w:rPr>
                  <w:b/>
                </w:rPr>
                <w:delText>),(</w:delText>
              </w:r>
              <w:r w:rsidRPr="00E0527E" w:rsidDel="000934B8">
                <w:delText>list of supported</w:delText>
              </w:r>
              <w:r w:rsidDel="000934B8">
                <w:rPr>
                  <w:b/>
                </w:rPr>
                <w:delText xml:space="preserve"> &lt;TXORGAN&gt;</w:delText>
              </w:r>
              <w:r w:rsidRPr="00E0527E" w:rsidDel="000934B8">
                <w:delText>s</w:delText>
              </w:r>
              <w:r w:rsidDel="000934B8">
                <w:rPr>
                  <w:b/>
                </w:rPr>
                <w:delText>),</w:delText>
              </w:r>
              <w:r w:rsidDel="000934B8">
                <w:rPr>
                  <w:b/>
                </w:rPr>
                <w:br/>
                <w:delText>(</w:delText>
              </w:r>
              <w:r w:rsidRPr="00E0527E" w:rsidDel="000934B8">
                <w:delText>list of supported</w:delText>
              </w:r>
              <w:r w:rsidDel="000934B8">
                <w:rPr>
                  <w:b/>
                </w:rPr>
                <w:delText xml:space="preserve"> &lt;RXORGAN&gt;</w:delText>
              </w:r>
              <w:r w:rsidRPr="00E0527E" w:rsidDel="000934B8">
                <w:delText>s</w:delText>
              </w:r>
              <w:r w:rsidDel="000934B8">
                <w:rPr>
                  <w:b/>
                </w:rPr>
                <w:delText>)</w:delText>
              </w:r>
            </w:del>
          </w:p>
          <w:p w14:paraId="4F2BE8AE" w14:textId="4FEE2A87" w:rsidR="00AD6DB4" w:rsidRPr="00671C8B" w:rsidDel="000934B8" w:rsidRDefault="00AD6DB4" w:rsidP="00166AF3">
            <w:pPr>
              <w:pStyle w:val="TableBody"/>
              <w:rPr>
                <w:del w:id="12971" w:author="Alban Roche" w:date="2017-08-02T16:40:00Z"/>
                <w:rFonts w:ascii="Times New Roman" w:hAnsi="Times New Roman" w:cs="Times New Roman"/>
                <w:sz w:val="20"/>
                <w:szCs w:val="20"/>
                <w:u w:val="single"/>
              </w:rPr>
            </w:pPr>
            <w:del w:id="12972" w:author="Alban Roche" w:date="2017-08-02T16:40:00Z">
              <w:r w:rsidRPr="00671C8B" w:rsidDel="000934B8">
                <w:rPr>
                  <w:b/>
                </w:rPr>
                <w:delText>OK</w:delText>
              </w:r>
            </w:del>
          </w:p>
        </w:tc>
      </w:tr>
      <w:tr w:rsidR="00AD6DB4" w:rsidRPr="00671C8B" w:rsidDel="000934B8" w14:paraId="675143A5" w14:textId="3E827203" w:rsidTr="00166AF3">
        <w:trPr>
          <w:trHeight w:val="1221"/>
          <w:del w:id="12973" w:author="Alban Roche" w:date="2017-08-02T16:40:00Z"/>
        </w:trPr>
        <w:tc>
          <w:tcPr>
            <w:tcW w:w="1728" w:type="dxa"/>
          </w:tcPr>
          <w:p w14:paraId="6C58776D" w14:textId="36A722FA" w:rsidR="00AD6DB4" w:rsidDel="000934B8" w:rsidRDefault="00AD6DB4" w:rsidP="00166AF3">
            <w:pPr>
              <w:pStyle w:val="TableBody"/>
              <w:rPr>
                <w:del w:id="12974" w:author="Alban Roche" w:date="2017-08-02T16:40:00Z"/>
              </w:rPr>
            </w:pPr>
            <w:del w:id="12975" w:author="Alban Roche" w:date="2017-08-02T16:40:00Z">
              <w:r w:rsidDel="000934B8">
                <w:rPr>
                  <w:i/>
                </w:rPr>
                <w:delText>Read command</w:delText>
              </w:r>
            </w:del>
          </w:p>
          <w:p w14:paraId="18EA7946" w14:textId="44F59CCC" w:rsidR="00AD6DB4" w:rsidRPr="00682FAD" w:rsidDel="000934B8" w:rsidRDefault="00AD6DB4" w:rsidP="00166AF3">
            <w:pPr>
              <w:pStyle w:val="TableBody"/>
              <w:rPr>
                <w:del w:id="12976" w:author="Alban Roche" w:date="2017-08-02T16:40:00Z"/>
              </w:rPr>
            </w:pPr>
          </w:p>
          <w:p w14:paraId="763B42D3" w14:textId="49EACACB" w:rsidR="00AD6DB4" w:rsidDel="000934B8" w:rsidRDefault="00AD6DB4" w:rsidP="00166AF3">
            <w:pPr>
              <w:pStyle w:val="TableBody"/>
              <w:rPr>
                <w:del w:id="12977" w:author="Alban Roche" w:date="2017-08-02T16:40:00Z"/>
              </w:rPr>
            </w:pPr>
            <w:del w:id="12978" w:author="Alban Roche" w:date="2017-08-02T16:40:00Z">
              <w:r w:rsidRPr="00682FAD" w:rsidDel="000934B8">
                <w:rPr>
                  <w:u w:val="single"/>
                </w:rPr>
                <w:delText>Syntax</w:delText>
              </w:r>
            </w:del>
          </w:p>
          <w:p w14:paraId="5A7F9508" w14:textId="6648263F" w:rsidR="00AD6DB4" w:rsidDel="000934B8" w:rsidRDefault="00AD6DB4" w:rsidP="00166AF3">
            <w:pPr>
              <w:pStyle w:val="TableBody"/>
              <w:rPr>
                <w:del w:id="12979" w:author="Alban Roche" w:date="2017-08-02T16:40:00Z"/>
                <w:i/>
              </w:rPr>
            </w:pPr>
            <w:del w:id="12980" w:author="Alban Roche" w:date="2017-08-02T16:40:00Z">
              <w:r w:rsidRPr="00682FAD" w:rsidDel="000934B8">
                <w:rPr>
                  <w:b/>
                </w:rPr>
                <w:delText>AT+</w:delText>
              </w:r>
              <w:r w:rsidDel="000934B8">
                <w:rPr>
                  <w:b/>
                </w:rPr>
                <w:br/>
                <w:delText>WMAUDIOLOOP</w:delText>
              </w:r>
              <w:r w:rsidRPr="00682FAD" w:rsidDel="000934B8">
                <w:rPr>
                  <w:b/>
                </w:rPr>
                <w:delText>?</w:delText>
              </w:r>
            </w:del>
          </w:p>
        </w:tc>
        <w:tc>
          <w:tcPr>
            <w:tcW w:w="7560" w:type="dxa"/>
          </w:tcPr>
          <w:p w14:paraId="6B8541D3" w14:textId="78F03D5D" w:rsidR="00AD6DB4" w:rsidDel="000934B8" w:rsidRDefault="00AD6DB4" w:rsidP="00166AF3">
            <w:pPr>
              <w:pStyle w:val="TableBody"/>
              <w:rPr>
                <w:del w:id="12981" w:author="Alban Roche" w:date="2017-08-02T16:40:00Z"/>
                <w:u w:val="single"/>
              </w:rPr>
            </w:pPr>
          </w:p>
          <w:p w14:paraId="723B2766" w14:textId="336F0A01" w:rsidR="00AD6DB4" w:rsidRPr="00682FAD" w:rsidDel="000934B8" w:rsidRDefault="00AD6DB4" w:rsidP="00166AF3">
            <w:pPr>
              <w:pStyle w:val="TableBody"/>
              <w:rPr>
                <w:del w:id="12982" w:author="Alban Roche" w:date="2017-08-02T16:40:00Z"/>
              </w:rPr>
            </w:pPr>
          </w:p>
          <w:p w14:paraId="626355AF" w14:textId="2C451A42" w:rsidR="00AD6DB4" w:rsidDel="000934B8" w:rsidRDefault="00AD6DB4" w:rsidP="00166AF3">
            <w:pPr>
              <w:pStyle w:val="TableBody"/>
              <w:rPr>
                <w:del w:id="12983" w:author="Alban Roche" w:date="2017-08-02T16:40:00Z"/>
              </w:rPr>
            </w:pPr>
            <w:del w:id="12984" w:author="Alban Roche" w:date="2017-08-02T16:40:00Z">
              <w:r w:rsidDel="000934B8">
                <w:rPr>
                  <w:u w:val="single"/>
                </w:rPr>
                <w:delText>Response</w:delText>
              </w:r>
            </w:del>
          </w:p>
          <w:p w14:paraId="17DB0E7E" w14:textId="351BD491" w:rsidR="00AD6DB4" w:rsidRPr="00682FAD" w:rsidDel="000934B8" w:rsidRDefault="00AD6DB4" w:rsidP="00166AF3">
            <w:pPr>
              <w:pStyle w:val="TableBody"/>
              <w:rPr>
                <w:del w:id="12985" w:author="Alban Roche" w:date="2017-08-02T16:40:00Z"/>
                <w:b/>
              </w:rPr>
            </w:pPr>
            <w:del w:id="12986" w:author="Alban Roche" w:date="2017-08-02T16:40:00Z">
              <w:r w:rsidRPr="00682FAD" w:rsidDel="000934B8">
                <w:rPr>
                  <w:b/>
                </w:rPr>
                <w:delText>+</w:delText>
              </w:r>
              <w:r w:rsidDel="000934B8">
                <w:rPr>
                  <w:b/>
                </w:rPr>
                <w:delText>WMAUDIOLOOP</w:delText>
              </w:r>
              <w:r w:rsidRPr="00682FAD" w:rsidDel="000934B8">
                <w:rPr>
                  <w:b/>
                </w:rPr>
                <w:delText xml:space="preserve">: </w:delText>
              </w:r>
              <w:r w:rsidDel="000934B8">
                <w:rPr>
                  <w:b/>
                </w:rPr>
                <w:delText>&lt;ENABLE&gt;[,&lt;TXORGAN&gt;,&lt;RXORGAN&gt;]</w:delText>
              </w:r>
            </w:del>
          </w:p>
          <w:p w14:paraId="49C7AB2D" w14:textId="7FC43720" w:rsidR="00AD6DB4" w:rsidDel="000934B8" w:rsidRDefault="00AD6DB4" w:rsidP="00166AF3">
            <w:pPr>
              <w:pStyle w:val="TableBody"/>
              <w:rPr>
                <w:del w:id="12987" w:author="Alban Roche" w:date="2017-08-02T16:40:00Z"/>
                <w:b/>
              </w:rPr>
            </w:pPr>
            <w:del w:id="12988" w:author="Alban Roche" w:date="2017-08-02T16:40:00Z">
              <w:r w:rsidRPr="00682FAD" w:rsidDel="000934B8">
                <w:rPr>
                  <w:b/>
                </w:rPr>
                <w:delText>OK</w:delText>
              </w:r>
            </w:del>
          </w:p>
          <w:p w14:paraId="0BFEA80E" w14:textId="2583CC39" w:rsidR="00AD6DB4" w:rsidRPr="003772C6" w:rsidDel="000934B8" w:rsidRDefault="00AD6DB4" w:rsidP="00166AF3">
            <w:pPr>
              <w:pStyle w:val="TableBody"/>
              <w:rPr>
                <w:del w:id="12989" w:author="Alban Roche" w:date="2017-08-02T16:40:00Z"/>
              </w:rPr>
            </w:pPr>
          </w:p>
          <w:p w14:paraId="4381D83C" w14:textId="73C743D7" w:rsidR="00AD6DB4" w:rsidRPr="00671C8B" w:rsidDel="000934B8" w:rsidRDefault="00AD6DB4" w:rsidP="00166AF3">
            <w:pPr>
              <w:pStyle w:val="TableBody"/>
              <w:rPr>
                <w:del w:id="12990" w:author="Alban Roche" w:date="2017-08-02T16:40:00Z"/>
                <w:u w:val="single"/>
              </w:rPr>
            </w:pPr>
            <w:del w:id="12991" w:author="Alban Roche" w:date="2017-08-02T16:40:00Z">
              <w:r w:rsidRPr="003772C6" w:rsidDel="000934B8">
                <w:delText>Note that</w:delText>
              </w:r>
              <w:r w:rsidDel="000934B8">
                <w:delText xml:space="preserve"> parameters &lt;TXORGAN&gt; and </w:delText>
              </w:r>
              <w:r w:rsidRPr="00C330E5" w:rsidDel="000934B8">
                <w:delText>&lt;RXORGAN&gt;</w:delText>
              </w:r>
              <w:r w:rsidDel="000934B8">
                <w:delText xml:space="preserve"> are only </w:delText>
              </w:r>
              <w:r w:rsidRPr="00C330E5" w:rsidDel="000934B8">
                <w:delText xml:space="preserve">available if </w:delText>
              </w:r>
              <w:r w:rsidDel="000934B8">
                <w:delText>&lt;</w:delText>
              </w:r>
              <w:r w:rsidRPr="00C330E5" w:rsidDel="000934B8">
                <w:delText>ENABLE</w:delText>
              </w:r>
              <w:r w:rsidDel="000934B8">
                <w:delText>&gt;</w:delText>
              </w:r>
              <w:r w:rsidRPr="00C330E5" w:rsidDel="000934B8">
                <w:delText>=1</w:delText>
              </w:r>
              <w:r w:rsidDel="000934B8">
                <w:delText>.</w:delText>
              </w:r>
            </w:del>
          </w:p>
        </w:tc>
      </w:tr>
      <w:tr w:rsidR="00AD6DB4" w:rsidRPr="00671C8B" w:rsidDel="000934B8" w14:paraId="3A24CA96" w14:textId="04BCF58A" w:rsidTr="00166AF3">
        <w:trPr>
          <w:cantSplit w:val="0"/>
          <w:trHeight w:val="1221"/>
          <w:del w:id="12992" w:author="Alban Roche" w:date="2017-08-02T16:40:00Z"/>
        </w:trPr>
        <w:tc>
          <w:tcPr>
            <w:tcW w:w="1728" w:type="dxa"/>
          </w:tcPr>
          <w:p w14:paraId="339D0694" w14:textId="5789A9A7" w:rsidR="00AD6DB4" w:rsidDel="000934B8" w:rsidRDefault="00AD6DB4" w:rsidP="00166AF3">
            <w:pPr>
              <w:pStyle w:val="TableBody"/>
              <w:rPr>
                <w:del w:id="12993" w:author="Alban Roche" w:date="2017-08-02T16:40:00Z"/>
              </w:rPr>
            </w:pPr>
            <w:del w:id="12994" w:author="Alban Roche" w:date="2017-08-02T16:40:00Z">
              <w:r w:rsidDel="000934B8">
                <w:rPr>
                  <w:i/>
                </w:rPr>
                <w:delText>Write command</w:delText>
              </w:r>
            </w:del>
          </w:p>
          <w:p w14:paraId="2A123C5A" w14:textId="573E40DC" w:rsidR="00AD6DB4" w:rsidDel="000934B8" w:rsidRDefault="00AD6DB4" w:rsidP="00166AF3">
            <w:pPr>
              <w:pStyle w:val="TableBody"/>
              <w:rPr>
                <w:del w:id="12995" w:author="Alban Roche" w:date="2017-08-02T16:40:00Z"/>
              </w:rPr>
            </w:pPr>
          </w:p>
          <w:p w14:paraId="18A20158" w14:textId="7FFA74B8" w:rsidR="00AD6DB4" w:rsidDel="000934B8" w:rsidRDefault="00AD6DB4" w:rsidP="00166AF3">
            <w:pPr>
              <w:pStyle w:val="TableBody"/>
              <w:rPr>
                <w:del w:id="12996" w:author="Alban Roche" w:date="2017-08-02T16:40:00Z"/>
              </w:rPr>
            </w:pPr>
            <w:del w:id="12997" w:author="Alban Roche" w:date="2017-08-02T16:40:00Z">
              <w:r w:rsidRPr="00E0527E" w:rsidDel="000934B8">
                <w:rPr>
                  <w:u w:val="single"/>
                </w:rPr>
                <w:delText>Syntax</w:delText>
              </w:r>
            </w:del>
          </w:p>
          <w:p w14:paraId="1A1A4CBC" w14:textId="7953D3D2" w:rsidR="00AD6DB4" w:rsidDel="000934B8" w:rsidRDefault="00AD6DB4" w:rsidP="00166AF3">
            <w:pPr>
              <w:pStyle w:val="TableBody"/>
              <w:rPr>
                <w:del w:id="12998" w:author="Alban Roche" w:date="2017-08-02T16:40:00Z"/>
                <w:i/>
              </w:rPr>
            </w:pPr>
            <w:del w:id="12999" w:author="Alban Roche" w:date="2017-08-02T16:40:00Z">
              <w:r w:rsidRPr="00E0527E" w:rsidDel="000934B8">
                <w:rPr>
                  <w:b/>
                </w:rPr>
                <w:delText>AT+</w:delText>
              </w:r>
              <w:r w:rsidDel="000934B8">
                <w:rPr>
                  <w:b/>
                </w:rPr>
                <w:br/>
              </w:r>
              <w:r w:rsidRPr="00E0527E" w:rsidDel="000934B8">
                <w:rPr>
                  <w:b/>
                </w:rPr>
                <w:delText>WMAUDIOLOOP=&lt;ENABLE&gt;,</w:delText>
              </w:r>
              <w:r w:rsidDel="000934B8">
                <w:rPr>
                  <w:b/>
                </w:rPr>
                <w:br/>
              </w:r>
              <w:r w:rsidRPr="00E0527E" w:rsidDel="000934B8">
                <w:rPr>
                  <w:b/>
                </w:rPr>
                <w:delText>&lt;TXORGAN&gt;,</w:delText>
              </w:r>
              <w:r w:rsidDel="000934B8">
                <w:rPr>
                  <w:b/>
                </w:rPr>
                <w:br/>
              </w:r>
              <w:r w:rsidRPr="00E0527E" w:rsidDel="000934B8">
                <w:rPr>
                  <w:b/>
                </w:rPr>
                <w:delText>&lt;RXORGAN&gt;</w:delText>
              </w:r>
            </w:del>
          </w:p>
        </w:tc>
        <w:tc>
          <w:tcPr>
            <w:tcW w:w="7560" w:type="dxa"/>
          </w:tcPr>
          <w:p w14:paraId="7DFE91DF" w14:textId="1FF21321" w:rsidR="00AD6DB4" w:rsidDel="000934B8" w:rsidRDefault="00AD6DB4" w:rsidP="00166AF3">
            <w:pPr>
              <w:pStyle w:val="TableBody"/>
              <w:rPr>
                <w:del w:id="13000" w:author="Alban Roche" w:date="2017-08-02T16:40:00Z"/>
                <w:u w:val="single"/>
              </w:rPr>
            </w:pPr>
          </w:p>
          <w:p w14:paraId="2A2F2674" w14:textId="24D4ABF0" w:rsidR="00AD6DB4" w:rsidDel="000934B8" w:rsidRDefault="00AD6DB4" w:rsidP="00166AF3">
            <w:pPr>
              <w:pStyle w:val="TableBody"/>
              <w:rPr>
                <w:del w:id="13001" w:author="Alban Roche" w:date="2017-08-02T16:40:00Z"/>
                <w:u w:val="single"/>
              </w:rPr>
            </w:pPr>
          </w:p>
          <w:p w14:paraId="6DE2EF27" w14:textId="37B96B63" w:rsidR="00AD6DB4" w:rsidDel="000934B8" w:rsidRDefault="00AD6DB4" w:rsidP="00166AF3">
            <w:pPr>
              <w:pStyle w:val="TableBody"/>
              <w:rPr>
                <w:del w:id="13002" w:author="Alban Roche" w:date="2017-08-02T16:40:00Z"/>
              </w:rPr>
            </w:pPr>
            <w:del w:id="13003" w:author="Alban Roche" w:date="2017-08-02T16:40:00Z">
              <w:r w:rsidDel="000934B8">
                <w:rPr>
                  <w:u w:val="single"/>
                </w:rPr>
                <w:delText>Response</w:delText>
              </w:r>
            </w:del>
          </w:p>
          <w:p w14:paraId="35FDA228" w14:textId="08A033D5" w:rsidR="00AD6DB4" w:rsidDel="000934B8" w:rsidRDefault="00AD6DB4" w:rsidP="00166AF3">
            <w:pPr>
              <w:pStyle w:val="TableBody"/>
              <w:rPr>
                <w:del w:id="13004" w:author="Alban Roche" w:date="2017-08-02T16:40:00Z"/>
              </w:rPr>
            </w:pPr>
            <w:del w:id="13005" w:author="Alban Roche" w:date="2017-08-02T16:40:00Z">
              <w:r w:rsidRPr="00E0527E" w:rsidDel="000934B8">
                <w:rPr>
                  <w:b/>
                </w:rPr>
                <w:delText>OK</w:delText>
              </w:r>
            </w:del>
          </w:p>
          <w:p w14:paraId="5E429D17" w14:textId="04F127E2" w:rsidR="00AD6DB4" w:rsidDel="000934B8" w:rsidRDefault="00AD6DB4" w:rsidP="00166AF3">
            <w:pPr>
              <w:pStyle w:val="TableBody"/>
              <w:rPr>
                <w:del w:id="13006" w:author="Alban Roche" w:date="2017-08-02T16:40:00Z"/>
              </w:rPr>
            </w:pPr>
          </w:p>
          <w:p w14:paraId="3C915CEA" w14:textId="66F01FDE" w:rsidR="00AD6DB4" w:rsidDel="000934B8" w:rsidRDefault="00AD6DB4" w:rsidP="00166AF3">
            <w:pPr>
              <w:pStyle w:val="TableBody"/>
              <w:rPr>
                <w:del w:id="13007" w:author="Alban Roche" w:date="2017-08-02T16:40:00Z"/>
              </w:rPr>
            </w:pPr>
            <w:del w:id="13008" w:author="Alban Roche" w:date="2017-08-02T16:40:00Z">
              <w:r w:rsidRPr="00E0527E" w:rsidDel="000934B8">
                <w:rPr>
                  <w:u w:val="single"/>
                </w:rPr>
                <w:delText>Error Case</w:delText>
              </w:r>
            </w:del>
          </w:p>
          <w:p w14:paraId="2FA64384" w14:textId="178E1A4C" w:rsidR="00AD6DB4" w:rsidDel="000934B8" w:rsidRDefault="00AD6DB4" w:rsidP="00166AF3">
            <w:pPr>
              <w:pStyle w:val="TableBody"/>
              <w:rPr>
                <w:del w:id="13009" w:author="Alban Roche" w:date="2017-08-02T16:40:00Z"/>
              </w:rPr>
            </w:pPr>
            <w:commentRangeStart w:id="13010"/>
            <w:del w:id="13011" w:author="Alban Roche" w:date="2017-08-02T16:40:00Z">
              <w:r w:rsidRPr="00E0527E" w:rsidDel="000934B8">
                <w:rPr>
                  <w:b/>
                </w:rPr>
                <w:delText xml:space="preserve">+CME ERROR: </w:delText>
              </w:r>
              <w:r w:rsidR="0069076C" w:rsidDel="000934B8">
                <w:rPr>
                  <w:b/>
                </w:rPr>
                <w:delText>3</w:delText>
              </w:r>
              <w:commentRangeEnd w:id="13010"/>
              <w:r w:rsidR="0069076C" w:rsidDel="000934B8">
                <w:rPr>
                  <w:rStyle w:val="CommentReference"/>
                  <w:rFonts w:ascii="Verdana" w:hAnsi="Verdana" w:cs="Times New Roman"/>
                  <w:lang w:eastAsia="en-US"/>
                </w:rPr>
                <w:commentReference w:id="13010"/>
              </w:r>
              <w:r w:rsidDel="000934B8">
                <w:tab/>
                <w:delText>(when a non-supported &lt;TXORGAN&gt; or &lt;RXORGAN&gt; is used)</w:delText>
              </w:r>
            </w:del>
          </w:p>
          <w:p w14:paraId="1878F5DF" w14:textId="4193A329" w:rsidR="00AD6DB4" w:rsidDel="000934B8" w:rsidRDefault="00AD6DB4" w:rsidP="00166AF3">
            <w:pPr>
              <w:pStyle w:val="TableBody"/>
              <w:rPr>
                <w:del w:id="13012" w:author="Alban Roche" w:date="2017-08-02T16:40:00Z"/>
              </w:rPr>
            </w:pPr>
          </w:p>
          <w:p w14:paraId="737D3A75" w14:textId="5C025F19" w:rsidR="00AD6DB4" w:rsidDel="000934B8" w:rsidRDefault="00AD6DB4" w:rsidP="00166AF3">
            <w:pPr>
              <w:pStyle w:val="TableBody"/>
              <w:rPr>
                <w:del w:id="13013" w:author="Alban Roche" w:date="2017-08-02T16:40:00Z"/>
              </w:rPr>
            </w:pPr>
            <w:del w:id="13014" w:author="Alban Roche" w:date="2017-08-02T16:40:00Z">
              <w:r w:rsidRPr="00E0527E" w:rsidDel="000934B8">
                <w:rPr>
                  <w:u w:val="single"/>
                </w:rPr>
                <w:delText>Parameters</w:delText>
              </w:r>
            </w:del>
          </w:p>
          <w:p w14:paraId="2638A187" w14:textId="03408126" w:rsidR="00AD6DB4" w:rsidDel="000934B8" w:rsidRDefault="00AD6DB4" w:rsidP="00166AF3">
            <w:pPr>
              <w:pStyle w:val="TableBody"/>
              <w:rPr>
                <w:del w:id="13015" w:author="Alban Roche" w:date="2017-08-02T16:40:00Z"/>
              </w:rPr>
            </w:pPr>
            <w:del w:id="13016" w:author="Alban Roche" w:date="2017-08-02T16:40:00Z">
              <w:r w:rsidRPr="00E0527E" w:rsidDel="000934B8">
                <w:rPr>
                  <w:b/>
                </w:rPr>
                <w:delText>&lt;ENABLE&gt;</w:delText>
              </w:r>
              <w:r w:rsidDel="000934B8">
                <w:tab/>
                <w:delText>0</w:delText>
              </w:r>
              <w:r w:rsidDel="000934B8">
                <w:tab/>
                <w:delText>Stop the audio loop test</w:delText>
              </w:r>
            </w:del>
          </w:p>
          <w:p w14:paraId="659977CE" w14:textId="186CECE9" w:rsidR="00AD6DB4" w:rsidDel="000934B8" w:rsidRDefault="00AD6DB4" w:rsidP="00166AF3">
            <w:pPr>
              <w:pStyle w:val="TableBody"/>
              <w:rPr>
                <w:del w:id="13017" w:author="Alban Roche" w:date="2017-08-02T16:40:00Z"/>
              </w:rPr>
            </w:pPr>
            <w:del w:id="13018" w:author="Alban Roche" w:date="2017-08-02T16:40:00Z">
              <w:r w:rsidDel="000934B8">
                <w:tab/>
              </w:r>
              <w:r w:rsidDel="000934B8">
                <w:tab/>
                <w:delText>1</w:delText>
              </w:r>
              <w:r w:rsidDel="000934B8">
                <w:tab/>
                <w:delText>Execute the audio loop</w:delText>
              </w:r>
            </w:del>
          </w:p>
          <w:p w14:paraId="4B9609C7" w14:textId="25C960DE" w:rsidR="00AD6DB4" w:rsidDel="000934B8" w:rsidRDefault="00AD6DB4" w:rsidP="00166AF3">
            <w:pPr>
              <w:pStyle w:val="TableBody"/>
              <w:rPr>
                <w:del w:id="13019" w:author="Alban Roche" w:date="2017-08-02T16:40:00Z"/>
              </w:rPr>
            </w:pPr>
          </w:p>
          <w:p w14:paraId="5601FF5E" w14:textId="0CE51238" w:rsidR="00AD6DB4" w:rsidDel="000934B8" w:rsidRDefault="00AD6DB4" w:rsidP="00166AF3">
            <w:pPr>
              <w:pStyle w:val="TableBody"/>
              <w:rPr>
                <w:del w:id="13020" w:author="Alban Roche" w:date="2017-08-02T16:40:00Z"/>
              </w:rPr>
            </w:pPr>
            <w:del w:id="13021" w:author="Alban Roche" w:date="2017-08-02T16:40:00Z">
              <w:r w:rsidRPr="00E0527E" w:rsidDel="000934B8">
                <w:rPr>
                  <w:b/>
                </w:rPr>
                <w:delText>&lt;TXORGAN&gt;</w:delText>
              </w:r>
              <w:r w:rsidRPr="00E0527E" w:rsidDel="000934B8">
                <w:tab/>
              </w:r>
              <w:r w:rsidRPr="00E0527E" w:rsidDel="000934B8">
                <w:tab/>
                <w:delText>Audio input</w:delText>
              </w:r>
              <w:r w:rsidDel="000934B8">
                <w:delText xml:space="preserve"> used as reference for the audio loop</w:delText>
              </w:r>
            </w:del>
          </w:p>
          <w:p w14:paraId="25AE9E74" w14:textId="411C932D" w:rsidR="00AD6DB4" w:rsidDel="000934B8" w:rsidRDefault="00AD6DB4" w:rsidP="00166AF3">
            <w:pPr>
              <w:pStyle w:val="TableBody"/>
              <w:rPr>
                <w:del w:id="13022" w:author="Alban Roche" w:date="2017-08-02T16:40:00Z"/>
              </w:rPr>
            </w:pPr>
            <w:del w:id="13023" w:author="Alban Roche" w:date="2017-08-02T16:40:00Z">
              <w:r w:rsidDel="000934B8">
                <w:delText>0</w:delText>
              </w:r>
              <w:r w:rsidDel="000934B8">
                <w:tab/>
                <w:delText>PCM in</w:delText>
              </w:r>
            </w:del>
          </w:p>
          <w:p w14:paraId="370191CC" w14:textId="3C2663BA" w:rsidR="00AD6DB4" w:rsidDel="000934B8" w:rsidRDefault="00AD6DB4" w:rsidP="00166AF3">
            <w:pPr>
              <w:pStyle w:val="TableBody"/>
              <w:rPr>
                <w:del w:id="13024" w:author="Alban Roche" w:date="2017-08-02T16:40:00Z"/>
              </w:rPr>
            </w:pPr>
            <w:del w:id="13025" w:author="Alban Roche" w:date="2017-08-02T16:40:00Z">
              <w:r w:rsidDel="000934B8">
                <w:delText>1</w:delText>
              </w:r>
              <w:r w:rsidDel="000934B8">
                <w:tab/>
                <w:delText>Reserved</w:delText>
              </w:r>
            </w:del>
          </w:p>
          <w:p w14:paraId="524307CA" w14:textId="27CCA09A" w:rsidR="00AD6DB4" w:rsidDel="000934B8" w:rsidRDefault="00AD6DB4" w:rsidP="00166AF3">
            <w:pPr>
              <w:pStyle w:val="TableBody"/>
              <w:rPr>
                <w:del w:id="13026" w:author="Alban Roche" w:date="2017-08-02T16:40:00Z"/>
              </w:rPr>
            </w:pPr>
          </w:p>
          <w:p w14:paraId="708EB190" w14:textId="56730606" w:rsidR="00AD6DB4" w:rsidRPr="00D607BB" w:rsidDel="000934B8" w:rsidRDefault="00AD6DB4" w:rsidP="00166AF3">
            <w:pPr>
              <w:pStyle w:val="TableBody"/>
              <w:rPr>
                <w:del w:id="13027" w:author="Alban Roche" w:date="2017-08-02T16:40:00Z"/>
              </w:rPr>
            </w:pPr>
            <w:del w:id="13028" w:author="Alban Roche" w:date="2017-08-02T16:40:00Z">
              <w:r w:rsidDel="000934B8">
                <w:rPr>
                  <w:b/>
                </w:rPr>
                <w:delText>&lt;RXORGAN&gt;</w:delText>
              </w:r>
              <w:r w:rsidDel="000934B8">
                <w:tab/>
                <w:delText>Audio output used to loop the audio input</w:delText>
              </w:r>
            </w:del>
          </w:p>
          <w:p w14:paraId="2D3ED1B5" w14:textId="40AE7774" w:rsidR="00AD6DB4" w:rsidDel="000934B8" w:rsidRDefault="00AD6DB4" w:rsidP="00166AF3">
            <w:pPr>
              <w:pStyle w:val="TableBody"/>
              <w:rPr>
                <w:del w:id="13029" w:author="Alban Roche" w:date="2017-08-02T16:40:00Z"/>
              </w:rPr>
            </w:pPr>
            <w:del w:id="13030" w:author="Alban Roche" w:date="2017-08-02T16:40:00Z">
              <w:r w:rsidDel="000934B8">
                <w:delText>0</w:delText>
              </w:r>
              <w:r w:rsidDel="000934B8">
                <w:tab/>
                <w:delText>PCM out</w:delText>
              </w:r>
            </w:del>
          </w:p>
          <w:p w14:paraId="5DFFD1E9" w14:textId="4FDDA2D7" w:rsidR="00AD6DB4" w:rsidDel="000934B8" w:rsidRDefault="00AD6DB4" w:rsidP="00166AF3">
            <w:pPr>
              <w:pStyle w:val="TableBody"/>
              <w:rPr>
                <w:del w:id="13031" w:author="Alban Roche" w:date="2017-08-02T16:40:00Z"/>
                <w:u w:val="single"/>
              </w:rPr>
            </w:pPr>
            <w:del w:id="13032" w:author="Alban Roche" w:date="2017-08-02T16:40:00Z">
              <w:r w:rsidDel="000934B8">
                <w:delText>1</w:delText>
              </w:r>
              <w:r w:rsidDel="000934B8">
                <w:tab/>
                <w:delText>Reserved</w:delText>
              </w:r>
            </w:del>
          </w:p>
        </w:tc>
      </w:tr>
      <w:tr w:rsidR="00AD6DB4" w:rsidRPr="00671C8B" w:rsidDel="000934B8" w14:paraId="5BFA43C1" w14:textId="4CAB7CDE" w:rsidTr="00166AF3">
        <w:trPr>
          <w:trHeight w:val="1221"/>
          <w:del w:id="13033" w:author="Alban Roche" w:date="2017-08-02T16:40:00Z"/>
        </w:trPr>
        <w:tc>
          <w:tcPr>
            <w:tcW w:w="1728" w:type="dxa"/>
          </w:tcPr>
          <w:p w14:paraId="307CA865" w14:textId="7146510E" w:rsidR="00AD6DB4" w:rsidDel="000934B8" w:rsidRDefault="00AD6DB4" w:rsidP="00166AF3">
            <w:pPr>
              <w:pStyle w:val="TableBody"/>
              <w:rPr>
                <w:del w:id="13034" w:author="Alban Roche" w:date="2017-08-02T16:40:00Z"/>
              </w:rPr>
            </w:pPr>
            <w:del w:id="13035" w:author="Alban Roche" w:date="2017-08-02T16:40:00Z">
              <w:r w:rsidRPr="00682FAD" w:rsidDel="000934B8">
                <w:rPr>
                  <w:u w:val="single"/>
                </w:rPr>
                <w:delText>Reference</w:delText>
              </w:r>
            </w:del>
          </w:p>
          <w:p w14:paraId="3955049B" w14:textId="7267236E" w:rsidR="00AD6DB4" w:rsidDel="000934B8" w:rsidRDefault="00AD6DB4" w:rsidP="00166AF3">
            <w:pPr>
              <w:pStyle w:val="TableBody"/>
              <w:rPr>
                <w:del w:id="13036" w:author="Alban Roche" w:date="2017-08-02T16:40:00Z"/>
                <w:i/>
              </w:rPr>
            </w:pPr>
            <w:del w:id="13037" w:author="Alban Roche" w:date="2017-08-02T16:40:00Z">
              <w:r w:rsidDel="000934B8">
                <w:delText>Sierra Wireless Proprietary</w:delText>
              </w:r>
            </w:del>
          </w:p>
        </w:tc>
        <w:tc>
          <w:tcPr>
            <w:tcW w:w="7560" w:type="dxa"/>
          </w:tcPr>
          <w:p w14:paraId="0D9E86F4" w14:textId="65C6F4D5" w:rsidR="00AD6DB4" w:rsidDel="000934B8" w:rsidRDefault="00AD6DB4" w:rsidP="00166AF3">
            <w:pPr>
              <w:pStyle w:val="TableBody"/>
              <w:rPr>
                <w:del w:id="13038" w:author="Alban Roche" w:date="2017-08-02T16:40:00Z"/>
              </w:rPr>
            </w:pPr>
            <w:del w:id="13039" w:author="Alban Roche" w:date="2017-08-02T16:40:00Z">
              <w:r w:rsidDel="000934B8">
                <w:rPr>
                  <w:u w:val="single"/>
                </w:rPr>
                <w:delText>Notes</w:delText>
              </w:r>
            </w:del>
          </w:p>
          <w:p w14:paraId="15ABED8C" w14:textId="4DCCDA2C" w:rsidR="00AD6DB4" w:rsidDel="000934B8" w:rsidRDefault="00AD6DB4" w:rsidP="00166AF3">
            <w:pPr>
              <w:pStyle w:val="TableBody"/>
              <w:rPr>
                <w:del w:id="13040" w:author="Alban Roche" w:date="2017-08-02T16:40:00Z"/>
              </w:rPr>
            </w:pPr>
            <w:del w:id="13041" w:author="Alban Roche" w:date="2017-08-02T16:40:00Z">
              <w:r w:rsidDel="000934B8">
                <w:delText>Audio loop activation involves some restructions on the use of other AT commands:</w:delText>
              </w:r>
            </w:del>
          </w:p>
          <w:p w14:paraId="7FC4E275" w14:textId="4C8C6A2B" w:rsidR="00AD6DB4" w:rsidDel="000934B8" w:rsidRDefault="00AD6DB4" w:rsidP="0059466D">
            <w:pPr>
              <w:pStyle w:val="TableBody"/>
              <w:numPr>
                <w:ilvl w:val="0"/>
                <w:numId w:val="110"/>
              </w:numPr>
              <w:rPr>
                <w:del w:id="13042" w:author="Alban Roche" w:date="2017-08-02T16:40:00Z"/>
              </w:rPr>
            </w:pPr>
            <w:del w:id="13043" w:author="Alban Roche" w:date="2017-08-02T16:40:00Z">
              <w:r w:rsidDel="000934B8">
                <w:delText>It must not be enabled when:</w:delText>
              </w:r>
            </w:del>
          </w:p>
          <w:p w14:paraId="3F309119" w14:textId="2AC96243" w:rsidR="00AD6DB4" w:rsidDel="000934B8" w:rsidRDefault="00AD6DB4" w:rsidP="0059466D">
            <w:pPr>
              <w:pStyle w:val="TableBody"/>
              <w:numPr>
                <w:ilvl w:val="1"/>
                <w:numId w:val="110"/>
              </w:numPr>
              <w:ind w:left="972" w:hanging="270"/>
              <w:rPr>
                <w:del w:id="13044" w:author="Alban Roche" w:date="2017-08-02T16:40:00Z"/>
              </w:rPr>
            </w:pPr>
            <w:del w:id="13045" w:author="Alban Roche" w:date="2017-08-02T16:40:00Z">
              <w:r w:rsidDel="000934B8">
                <w:delText>Communications is active</w:delText>
              </w:r>
            </w:del>
          </w:p>
          <w:p w14:paraId="453B49D1" w14:textId="39B4D367" w:rsidR="00AD6DB4" w:rsidDel="000934B8" w:rsidRDefault="00AD6DB4" w:rsidP="0059466D">
            <w:pPr>
              <w:pStyle w:val="TableBody"/>
              <w:numPr>
                <w:ilvl w:val="1"/>
                <w:numId w:val="110"/>
              </w:numPr>
              <w:ind w:left="972" w:hanging="270"/>
              <w:rPr>
                <w:del w:id="13046" w:author="Alban Roche" w:date="2017-08-02T16:40:00Z"/>
              </w:rPr>
            </w:pPr>
            <w:del w:id="13047" w:author="Alban Roche" w:date="2017-08-02T16:40:00Z">
              <w:r w:rsidDel="000934B8">
                <w:delText>A tone is under generation</w:delText>
              </w:r>
            </w:del>
          </w:p>
          <w:p w14:paraId="0E8BB9AF" w14:textId="6394DE68" w:rsidR="00AD6DB4" w:rsidRPr="006D10EB" w:rsidDel="000934B8" w:rsidRDefault="00AD6DB4" w:rsidP="0059466D">
            <w:pPr>
              <w:pStyle w:val="TableBody"/>
              <w:numPr>
                <w:ilvl w:val="0"/>
                <w:numId w:val="110"/>
              </w:numPr>
              <w:rPr>
                <w:del w:id="13048" w:author="Alban Roche" w:date="2017-08-02T16:40:00Z"/>
              </w:rPr>
            </w:pPr>
            <w:del w:id="13049" w:author="Alban Roche" w:date="2017-08-02T16:40:00Z">
              <w:r w:rsidDel="000934B8">
                <w:delText>It must be disabled (if active) before opening up communications.</w:delText>
              </w:r>
            </w:del>
          </w:p>
          <w:p w14:paraId="215F317D" w14:textId="31B01F3F" w:rsidR="00AD6DB4" w:rsidDel="000934B8" w:rsidRDefault="00AD6DB4" w:rsidP="0059466D">
            <w:pPr>
              <w:pStyle w:val="TableBody"/>
              <w:numPr>
                <w:ilvl w:val="0"/>
                <w:numId w:val="110"/>
              </w:numPr>
              <w:rPr>
                <w:del w:id="13050" w:author="Alban Roche" w:date="2017-08-02T16:40:00Z"/>
                <w:u w:val="single"/>
              </w:rPr>
            </w:pPr>
            <w:del w:id="13051" w:author="Alban Roche" w:date="2017-08-02T16:40:00Z">
              <w:r w:rsidDel="000934B8">
                <w:delText>Tone generation and sidetone modifications are not possible when the audio loop is active.</w:delText>
              </w:r>
            </w:del>
          </w:p>
        </w:tc>
      </w:tr>
      <w:tr w:rsidR="00AD6DB4" w:rsidRPr="00671C8B" w:rsidDel="000934B8" w14:paraId="43BAF561" w14:textId="0E600126" w:rsidTr="00166AF3">
        <w:trPr>
          <w:cantSplit w:val="0"/>
          <w:trHeight w:val="1221"/>
          <w:del w:id="13052" w:author="Alban Roche" w:date="2017-08-02T16:40:00Z"/>
        </w:trPr>
        <w:tc>
          <w:tcPr>
            <w:tcW w:w="1728" w:type="dxa"/>
          </w:tcPr>
          <w:p w14:paraId="2B06178F" w14:textId="240C1484" w:rsidR="00AD6DB4" w:rsidRPr="00682FAD" w:rsidDel="000934B8" w:rsidRDefault="00AD6DB4" w:rsidP="00166AF3">
            <w:pPr>
              <w:pStyle w:val="TableBody"/>
              <w:rPr>
                <w:del w:id="13053" w:author="Alban Roche" w:date="2017-08-02T16:40:00Z"/>
                <w:u w:val="single"/>
              </w:rPr>
            </w:pPr>
            <w:del w:id="13054" w:author="Alban Roche" w:date="2017-08-02T16:40:00Z">
              <w:r w:rsidDel="000934B8">
                <w:rPr>
                  <w:u w:val="single"/>
                </w:rPr>
                <w:delText>Examples</w:delText>
              </w:r>
            </w:del>
          </w:p>
        </w:tc>
        <w:tc>
          <w:tcPr>
            <w:tcW w:w="7560" w:type="dxa"/>
          </w:tcPr>
          <w:p w14:paraId="23C297A0" w14:textId="6F4B8F86" w:rsidR="00AD6DB4" w:rsidRPr="00E0527E" w:rsidDel="000934B8" w:rsidRDefault="00AD6DB4" w:rsidP="00166AF3">
            <w:pPr>
              <w:pStyle w:val="TableBody"/>
              <w:rPr>
                <w:del w:id="13055" w:author="Alban Roche" w:date="2017-08-02T16:40:00Z"/>
                <w:b/>
              </w:rPr>
            </w:pPr>
            <w:del w:id="13056" w:author="Alban Roche" w:date="2017-08-02T16:40:00Z">
              <w:r w:rsidRPr="00E0527E" w:rsidDel="000934B8">
                <w:rPr>
                  <w:b/>
                </w:rPr>
                <w:delText>AT+WMAUDIOLOOP=?</w:delText>
              </w:r>
            </w:del>
          </w:p>
          <w:p w14:paraId="7B3FA452" w14:textId="3825DC79" w:rsidR="00AD6DB4" w:rsidRPr="00E0527E" w:rsidDel="000934B8" w:rsidRDefault="00AD6DB4" w:rsidP="00166AF3">
            <w:pPr>
              <w:pStyle w:val="TableBody"/>
              <w:rPr>
                <w:del w:id="13057" w:author="Alban Roche" w:date="2017-08-02T16:40:00Z"/>
                <w:b/>
              </w:rPr>
            </w:pPr>
            <w:del w:id="13058" w:author="Alban Roche" w:date="2017-08-02T16:40:00Z">
              <w:r w:rsidRPr="00E0527E" w:rsidDel="000934B8">
                <w:rPr>
                  <w:b/>
                </w:rPr>
                <w:delText>+WMAUDIOLOOP: (0-1),(0-1),(0-1)</w:delText>
              </w:r>
            </w:del>
          </w:p>
          <w:p w14:paraId="538FDDC4" w14:textId="3C66E830" w:rsidR="00AD6DB4" w:rsidRPr="00E0527E" w:rsidDel="000934B8" w:rsidRDefault="00AD6DB4" w:rsidP="00166AF3">
            <w:pPr>
              <w:pStyle w:val="TableBody"/>
              <w:rPr>
                <w:del w:id="13059" w:author="Alban Roche" w:date="2017-08-02T16:40:00Z"/>
                <w:b/>
              </w:rPr>
            </w:pPr>
            <w:del w:id="13060" w:author="Alban Roche" w:date="2017-08-02T16:40:00Z">
              <w:r w:rsidRPr="00E0527E" w:rsidDel="000934B8">
                <w:rPr>
                  <w:b/>
                </w:rPr>
                <w:delText>OK</w:delText>
              </w:r>
            </w:del>
          </w:p>
          <w:p w14:paraId="513B8B55" w14:textId="52E64078" w:rsidR="00AD6DB4" w:rsidRPr="00E0527E" w:rsidDel="000934B8" w:rsidRDefault="00AD6DB4" w:rsidP="00166AF3">
            <w:pPr>
              <w:pStyle w:val="TableBody"/>
              <w:rPr>
                <w:del w:id="13061" w:author="Alban Roche" w:date="2017-08-02T16:40:00Z"/>
                <w:b/>
              </w:rPr>
            </w:pPr>
          </w:p>
          <w:p w14:paraId="745D21A1" w14:textId="5E168810" w:rsidR="00AD6DB4" w:rsidRPr="00E0527E" w:rsidDel="000934B8" w:rsidRDefault="00AD6DB4" w:rsidP="00166AF3">
            <w:pPr>
              <w:pStyle w:val="TableBody"/>
              <w:rPr>
                <w:del w:id="13062" w:author="Alban Roche" w:date="2017-08-02T16:40:00Z"/>
                <w:b/>
              </w:rPr>
            </w:pPr>
            <w:del w:id="13063" w:author="Alban Roche" w:date="2017-08-02T16:40:00Z">
              <w:r w:rsidRPr="00E0527E" w:rsidDel="000934B8">
                <w:rPr>
                  <w:b/>
                </w:rPr>
                <w:delText>AT+WMAUDIOLOOP?</w:delText>
              </w:r>
            </w:del>
          </w:p>
          <w:p w14:paraId="33E010F4" w14:textId="2E8CB30C" w:rsidR="00AD6DB4" w:rsidRPr="00E0527E" w:rsidDel="000934B8" w:rsidRDefault="00AD6DB4" w:rsidP="00166AF3">
            <w:pPr>
              <w:pStyle w:val="TableBody"/>
              <w:rPr>
                <w:del w:id="13064" w:author="Alban Roche" w:date="2017-08-02T16:40:00Z"/>
                <w:b/>
              </w:rPr>
            </w:pPr>
            <w:del w:id="13065" w:author="Alban Roche" w:date="2017-08-02T16:40:00Z">
              <w:r w:rsidRPr="00E0527E" w:rsidDel="000934B8">
                <w:rPr>
                  <w:b/>
                </w:rPr>
                <w:delText>+WMAUDIOLOOP: 0</w:delText>
              </w:r>
            </w:del>
          </w:p>
          <w:p w14:paraId="35F73709" w14:textId="1285736A" w:rsidR="00AD6DB4" w:rsidRPr="00E0527E" w:rsidDel="000934B8" w:rsidRDefault="00AD6DB4" w:rsidP="00166AF3">
            <w:pPr>
              <w:pStyle w:val="TableBody"/>
              <w:rPr>
                <w:del w:id="13066" w:author="Alban Roche" w:date="2017-08-02T16:40:00Z"/>
                <w:b/>
              </w:rPr>
            </w:pPr>
            <w:del w:id="13067" w:author="Alban Roche" w:date="2017-08-02T16:40:00Z">
              <w:r w:rsidRPr="00D607BB" w:rsidDel="000934B8">
                <w:rPr>
                  <w:b/>
                </w:rPr>
                <w:delText>OK</w:delText>
              </w:r>
            </w:del>
          </w:p>
          <w:p w14:paraId="6807184D" w14:textId="24A95F88" w:rsidR="00AD6DB4" w:rsidRPr="00E0527E" w:rsidDel="000934B8" w:rsidRDefault="00AD6DB4" w:rsidP="00166AF3">
            <w:pPr>
              <w:pStyle w:val="TableBody"/>
              <w:rPr>
                <w:del w:id="13068" w:author="Alban Roche" w:date="2017-08-02T16:40:00Z"/>
                <w:b/>
              </w:rPr>
            </w:pPr>
          </w:p>
          <w:p w14:paraId="733C3F7A" w14:textId="19D2AB05" w:rsidR="00AD6DB4" w:rsidRPr="00E0527E" w:rsidDel="000934B8" w:rsidRDefault="00AD6DB4" w:rsidP="00166AF3">
            <w:pPr>
              <w:pStyle w:val="TableBody"/>
              <w:rPr>
                <w:del w:id="13069" w:author="Alban Roche" w:date="2017-08-02T16:40:00Z"/>
                <w:b/>
              </w:rPr>
            </w:pPr>
            <w:del w:id="13070" w:author="Alban Roche" w:date="2017-08-02T16:40:00Z">
              <w:r w:rsidRPr="00E0527E" w:rsidDel="000934B8">
                <w:rPr>
                  <w:b/>
                </w:rPr>
                <w:delText>AT+WMAUDIOLOOP=1,0,0</w:delText>
              </w:r>
            </w:del>
          </w:p>
          <w:p w14:paraId="695C0EAC" w14:textId="5397621B" w:rsidR="00AD6DB4" w:rsidRPr="00E0527E" w:rsidDel="000934B8" w:rsidRDefault="00AD6DB4" w:rsidP="00166AF3">
            <w:pPr>
              <w:pStyle w:val="TableBody"/>
              <w:rPr>
                <w:del w:id="13071" w:author="Alban Roche" w:date="2017-08-02T16:40:00Z"/>
              </w:rPr>
            </w:pPr>
            <w:del w:id="13072" w:author="Alban Roche" w:date="2017-08-02T16:40:00Z">
              <w:r w:rsidRPr="00E0527E" w:rsidDel="000934B8">
                <w:rPr>
                  <w:b/>
                </w:rPr>
                <w:delText>OK</w:delText>
              </w:r>
              <w:r w:rsidDel="000934B8">
                <w:tab/>
              </w:r>
              <w:r w:rsidDel="000934B8">
                <w:tab/>
              </w:r>
              <w:r w:rsidDel="000934B8">
                <w:tab/>
              </w:r>
              <w:r w:rsidDel="000934B8">
                <w:tab/>
              </w:r>
              <w:r w:rsidDel="000934B8">
                <w:tab/>
              </w:r>
              <w:r w:rsidDel="000934B8">
                <w:tab/>
                <w:delText>//</w:delText>
              </w:r>
              <w:r w:rsidRPr="00E0527E" w:rsidDel="000934B8">
                <w:delText>Started audio loop</w:delText>
              </w:r>
            </w:del>
          </w:p>
          <w:p w14:paraId="0BABD74C" w14:textId="719B8989" w:rsidR="00AD6DB4" w:rsidRPr="00E0527E" w:rsidDel="000934B8" w:rsidRDefault="00AD6DB4" w:rsidP="00166AF3">
            <w:pPr>
              <w:pStyle w:val="TableBody"/>
              <w:rPr>
                <w:del w:id="13073" w:author="Alban Roche" w:date="2017-08-02T16:40:00Z"/>
              </w:rPr>
            </w:pPr>
          </w:p>
          <w:p w14:paraId="5A6F26EB" w14:textId="2D51EDEE" w:rsidR="00AD6DB4" w:rsidRPr="00E0527E" w:rsidDel="000934B8" w:rsidRDefault="00AD6DB4" w:rsidP="00166AF3">
            <w:pPr>
              <w:pStyle w:val="TableBody"/>
              <w:rPr>
                <w:del w:id="13074" w:author="Alban Roche" w:date="2017-08-02T16:40:00Z"/>
                <w:b/>
              </w:rPr>
            </w:pPr>
            <w:del w:id="13075" w:author="Alban Roche" w:date="2017-08-02T16:40:00Z">
              <w:r w:rsidRPr="00E0527E" w:rsidDel="000934B8">
                <w:rPr>
                  <w:b/>
                </w:rPr>
                <w:delText>AT+WMAUDIOLOOP?</w:delText>
              </w:r>
            </w:del>
          </w:p>
          <w:p w14:paraId="7534FAEE" w14:textId="0FE20F95" w:rsidR="00AD6DB4" w:rsidRPr="00E0527E" w:rsidDel="000934B8" w:rsidRDefault="00AD6DB4" w:rsidP="00166AF3">
            <w:pPr>
              <w:pStyle w:val="TableBody"/>
              <w:rPr>
                <w:del w:id="13076" w:author="Alban Roche" w:date="2017-08-02T16:40:00Z"/>
                <w:b/>
              </w:rPr>
            </w:pPr>
            <w:del w:id="13077" w:author="Alban Roche" w:date="2017-08-02T16:40:00Z">
              <w:r w:rsidRPr="00E0527E" w:rsidDel="000934B8">
                <w:rPr>
                  <w:b/>
                </w:rPr>
                <w:delText>+WMAUDIOLOOP: 1,0,0</w:delText>
              </w:r>
            </w:del>
          </w:p>
          <w:p w14:paraId="0C8B7C71" w14:textId="3C3872C9" w:rsidR="00AD6DB4" w:rsidRPr="00E0527E" w:rsidDel="000934B8" w:rsidRDefault="00AD6DB4" w:rsidP="00166AF3">
            <w:pPr>
              <w:pStyle w:val="TableBody"/>
              <w:rPr>
                <w:del w:id="13078" w:author="Alban Roche" w:date="2017-08-02T16:40:00Z"/>
                <w:b/>
              </w:rPr>
            </w:pPr>
            <w:del w:id="13079" w:author="Alban Roche" w:date="2017-08-02T16:40:00Z">
              <w:r w:rsidRPr="00E0527E" w:rsidDel="000934B8">
                <w:rPr>
                  <w:b/>
                </w:rPr>
                <w:delText>OK</w:delText>
              </w:r>
            </w:del>
          </w:p>
          <w:p w14:paraId="5E31B7D1" w14:textId="5C98670E" w:rsidR="00AD6DB4" w:rsidRPr="00E0527E" w:rsidDel="000934B8" w:rsidRDefault="00AD6DB4" w:rsidP="00166AF3">
            <w:pPr>
              <w:pStyle w:val="TableBody"/>
              <w:rPr>
                <w:del w:id="13080" w:author="Alban Roche" w:date="2017-08-02T16:40:00Z"/>
                <w:b/>
              </w:rPr>
            </w:pPr>
          </w:p>
          <w:p w14:paraId="3465B2AE" w14:textId="3801C17C" w:rsidR="00AD6DB4" w:rsidRPr="00E0527E" w:rsidDel="000934B8" w:rsidRDefault="00AD6DB4" w:rsidP="00166AF3">
            <w:pPr>
              <w:pStyle w:val="TableBody"/>
              <w:rPr>
                <w:del w:id="13081" w:author="Alban Roche" w:date="2017-08-02T16:40:00Z"/>
                <w:b/>
              </w:rPr>
            </w:pPr>
            <w:del w:id="13082" w:author="Alban Roche" w:date="2017-08-02T16:40:00Z">
              <w:r w:rsidRPr="00D607BB" w:rsidDel="000934B8">
                <w:rPr>
                  <w:b/>
                </w:rPr>
                <w:delText>AT+WMAUDIOLOOP=0,0,0</w:delText>
              </w:r>
            </w:del>
          </w:p>
          <w:p w14:paraId="3C848A50" w14:textId="1FDD7862" w:rsidR="00AD6DB4" w:rsidDel="000934B8" w:rsidRDefault="00AD6DB4" w:rsidP="00166AF3">
            <w:pPr>
              <w:pStyle w:val="TableBody"/>
              <w:rPr>
                <w:del w:id="13083" w:author="Alban Roche" w:date="2017-08-02T16:40:00Z"/>
                <w:u w:val="single"/>
              </w:rPr>
            </w:pPr>
            <w:del w:id="13084" w:author="Alban Roche" w:date="2017-08-02T16:40:00Z">
              <w:r w:rsidRPr="00E0527E" w:rsidDel="000934B8">
                <w:rPr>
                  <w:b/>
                </w:rPr>
                <w:delText>OK</w:delText>
              </w:r>
              <w:r w:rsidRPr="00E0527E" w:rsidDel="000934B8">
                <w:rPr>
                  <w:b/>
                </w:rPr>
                <w:tab/>
              </w:r>
              <w:r w:rsidRPr="00E0527E" w:rsidDel="000934B8">
                <w:rPr>
                  <w:b/>
                </w:rPr>
                <w:tab/>
              </w:r>
              <w:r w:rsidDel="000934B8">
                <w:tab/>
              </w:r>
              <w:r w:rsidDel="000934B8">
                <w:tab/>
              </w:r>
              <w:r w:rsidDel="000934B8">
                <w:tab/>
              </w:r>
              <w:r w:rsidDel="000934B8">
                <w:tab/>
                <w:delText>//</w:delText>
              </w:r>
              <w:r w:rsidRPr="00E0527E" w:rsidDel="000934B8">
                <w:delText>Stopped audio loop</w:delText>
              </w:r>
            </w:del>
          </w:p>
        </w:tc>
      </w:tr>
    </w:tbl>
    <w:p w14:paraId="76646DAA" w14:textId="4C8D41F1" w:rsidR="00AD6DB4" w:rsidDel="000934B8" w:rsidRDefault="00AD6DB4" w:rsidP="0059466D">
      <w:pPr>
        <w:pStyle w:val="Heading2"/>
        <w:numPr>
          <w:ilvl w:val="1"/>
          <w:numId w:val="11"/>
        </w:numPr>
        <w:ind w:left="1080" w:hanging="1080"/>
        <w:rPr>
          <w:del w:id="13085" w:author="Alban Roche" w:date="2017-08-02T16:40:00Z"/>
        </w:rPr>
      </w:pPr>
      <w:bookmarkStart w:id="13086" w:name="_Toc454201257"/>
      <w:bookmarkStart w:id="13087" w:name="_Toc460332491"/>
      <w:bookmarkStart w:id="13088" w:name="_Ref464489048"/>
      <w:bookmarkStart w:id="13089" w:name="_Ref464489049"/>
      <w:bookmarkStart w:id="13090" w:name="_Toc486251681"/>
      <w:bookmarkStart w:id="13091" w:name="_Ref489350677"/>
      <w:bookmarkStart w:id="13092" w:name="_Ref489350679"/>
      <w:bookmarkEnd w:id="13086"/>
      <w:commentRangeStart w:id="13093"/>
      <w:del w:id="13094" w:author="Alban Roche" w:date="2017-08-02T16:40:00Z">
        <w:r w:rsidDel="000934B8">
          <w:delText xml:space="preserve">+CLVL </w:delText>
        </w:r>
        <w:r w:rsidRPr="00671C8B" w:rsidDel="000934B8">
          <w:delText xml:space="preserve">Command: </w:delText>
        </w:r>
        <w:r w:rsidDel="000934B8">
          <w:delText>Loudspeaker Volume Level</w:delText>
        </w:r>
        <w:bookmarkEnd w:id="13087"/>
        <w:bookmarkEnd w:id="13088"/>
        <w:bookmarkEnd w:id="13089"/>
        <w:commentRangeEnd w:id="13093"/>
        <w:r w:rsidDel="000934B8">
          <w:rPr>
            <w:rStyle w:val="CommentReference"/>
            <w:rFonts w:ascii="Verdana" w:eastAsia="Times New Roman" w:hAnsi="Verdana" w:cs="Times New Roman"/>
            <w:b w:val="0"/>
            <w:lang w:eastAsia="en-US"/>
          </w:rPr>
          <w:commentReference w:id="13093"/>
        </w:r>
        <w:bookmarkEnd w:id="13090"/>
        <w:bookmarkEnd w:id="13091"/>
        <w:bookmarkEnd w:id="13092"/>
      </w:del>
    </w:p>
    <w:p w14:paraId="05D01463" w14:textId="24746B8A" w:rsidR="00AD6DB4" w:rsidRPr="006B5B85" w:rsidDel="000934B8" w:rsidRDefault="00AD6DB4" w:rsidP="00AD6DB4">
      <w:pPr>
        <w:pStyle w:val="Note"/>
        <w:keepNext/>
        <w:rPr>
          <w:del w:id="13095" w:author="Alban Roche" w:date="2017-08-02T16:40:00Z"/>
        </w:rPr>
      </w:pPr>
      <w:del w:id="13096" w:author="Alban Roche" w:date="2017-08-02T16:40:00Z">
        <w:r w:rsidDel="000934B8">
          <w:delText>F</w:delText>
        </w:r>
        <w:r w:rsidRPr="00893AA7" w:rsidDel="000934B8">
          <w:delText xml:space="preserve">or </w:delText>
        </w:r>
        <w:r w:rsidR="00D90C96" w:rsidDel="000934B8">
          <w:delText xml:space="preserve">HL7618RD, </w:delText>
        </w:r>
        <w:r w:rsidDel="000934B8">
          <w:delText>HL7648, HL7688 and HL7692 only.</w:delText>
        </w:r>
      </w:del>
    </w:p>
    <w:tbl>
      <w:tblPr>
        <w:tblStyle w:val="TableSWIleft"/>
        <w:tblW w:w="9288" w:type="dxa"/>
        <w:tblLayout w:type="fixed"/>
        <w:tblLook w:val="04A0" w:firstRow="1" w:lastRow="0" w:firstColumn="1" w:lastColumn="0" w:noHBand="0" w:noVBand="1"/>
      </w:tblPr>
      <w:tblGrid>
        <w:gridCol w:w="1728"/>
        <w:gridCol w:w="7560"/>
      </w:tblGrid>
      <w:tr w:rsidR="00AD6DB4" w:rsidRPr="00671C8B" w:rsidDel="000934B8" w14:paraId="26FCA9B0" w14:textId="2757C34B" w:rsidTr="00166AF3">
        <w:trPr>
          <w:cnfStyle w:val="100000000000" w:firstRow="1" w:lastRow="0" w:firstColumn="0" w:lastColumn="0" w:oddVBand="0" w:evenVBand="0" w:oddHBand="0" w:evenHBand="0" w:firstRowFirstColumn="0" w:firstRowLastColumn="0" w:lastRowFirstColumn="0" w:lastRowLastColumn="0"/>
          <w:del w:id="13097" w:author="Alban Roche" w:date="2017-08-02T16:40:00Z"/>
        </w:trPr>
        <w:tc>
          <w:tcPr>
            <w:tcW w:w="9288" w:type="dxa"/>
            <w:gridSpan w:val="2"/>
          </w:tcPr>
          <w:p w14:paraId="1AAAD6BC" w14:textId="7CCEDF41" w:rsidR="00AD6DB4" w:rsidRPr="00671C8B" w:rsidDel="000934B8" w:rsidRDefault="00D90C96" w:rsidP="00D90C96">
            <w:pPr>
              <w:pStyle w:val="TableRowHead"/>
              <w:spacing w:before="144" w:after="144"/>
              <w:rPr>
                <w:del w:id="13098" w:author="Alban Roche" w:date="2017-08-02T16:40:00Z"/>
                <w:bCs w:val="0"/>
              </w:rPr>
            </w:pPr>
            <w:commentRangeStart w:id="13099"/>
            <w:del w:id="13100" w:author="Alban Roche" w:date="2017-08-02T16:40:00Z">
              <w:r w:rsidDel="000934B8">
                <w:delText>HL7618RD</w:delText>
              </w:r>
              <w:commentRangeEnd w:id="13099"/>
              <w:r w:rsidDel="000934B8">
                <w:rPr>
                  <w:rStyle w:val="CommentReference"/>
                  <w:rFonts w:ascii="Verdana" w:hAnsi="Verdana"/>
                  <w:b w:val="0"/>
                  <w:bCs w:val="0"/>
                  <w:color w:val="3D3E40"/>
                  <w:spacing w:val="0"/>
                </w:rPr>
                <w:commentReference w:id="13099"/>
              </w:r>
              <w:r w:rsidDel="000934B8">
                <w:delText xml:space="preserve">, </w:delText>
              </w:r>
              <w:r w:rsidR="00AD6DB4" w:rsidDel="000934B8">
                <w:delText>HL7648, HL7688 and HL7692</w:delText>
              </w:r>
            </w:del>
          </w:p>
        </w:tc>
      </w:tr>
      <w:tr w:rsidR="00AD6DB4" w:rsidRPr="00671C8B" w:rsidDel="000934B8" w14:paraId="22BDA4EB" w14:textId="49465964" w:rsidTr="00166AF3">
        <w:trPr>
          <w:trHeight w:val="35"/>
          <w:del w:id="13101" w:author="Alban Roche" w:date="2017-08-02T16:40:00Z"/>
        </w:trPr>
        <w:tc>
          <w:tcPr>
            <w:tcW w:w="1728" w:type="dxa"/>
          </w:tcPr>
          <w:p w14:paraId="4606920A" w14:textId="7B5804D8" w:rsidR="00AD6DB4" w:rsidRPr="00671C8B" w:rsidDel="000934B8" w:rsidRDefault="00AD6DB4" w:rsidP="00166AF3">
            <w:pPr>
              <w:pStyle w:val="TableBody"/>
              <w:rPr>
                <w:del w:id="13102" w:author="Alban Roche" w:date="2017-08-02T16:40:00Z"/>
                <w:i/>
              </w:rPr>
            </w:pPr>
            <w:del w:id="13103" w:author="Alban Roche" w:date="2017-08-02T16:40:00Z">
              <w:r w:rsidDel="000934B8">
                <w:rPr>
                  <w:i/>
                </w:rPr>
                <w:delText xml:space="preserve">Test </w:delText>
              </w:r>
              <w:r w:rsidRPr="00671C8B" w:rsidDel="000934B8">
                <w:rPr>
                  <w:i/>
                </w:rPr>
                <w:delText>command</w:delText>
              </w:r>
            </w:del>
          </w:p>
          <w:p w14:paraId="051D5FF4" w14:textId="7ABED1B2" w:rsidR="00AD6DB4" w:rsidRPr="00671C8B" w:rsidDel="000934B8" w:rsidRDefault="00AD6DB4" w:rsidP="00166AF3">
            <w:pPr>
              <w:pStyle w:val="TableBody"/>
              <w:rPr>
                <w:del w:id="13104" w:author="Alban Roche" w:date="2017-08-02T16:40:00Z"/>
              </w:rPr>
            </w:pPr>
          </w:p>
          <w:p w14:paraId="52F6D0B5" w14:textId="07F75129" w:rsidR="00AD6DB4" w:rsidRPr="00671C8B" w:rsidDel="000934B8" w:rsidRDefault="00AD6DB4" w:rsidP="00166AF3">
            <w:pPr>
              <w:pStyle w:val="TableBody"/>
              <w:rPr>
                <w:del w:id="13105" w:author="Alban Roche" w:date="2017-08-02T16:40:00Z"/>
                <w:u w:val="single"/>
              </w:rPr>
            </w:pPr>
            <w:del w:id="13106" w:author="Alban Roche" w:date="2017-08-02T16:40:00Z">
              <w:r w:rsidRPr="00671C8B" w:rsidDel="000934B8">
                <w:rPr>
                  <w:u w:val="single"/>
                </w:rPr>
                <w:delText>Syntax</w:delText>
              </w:r>
            </w:del>
          </w:p>
          <w:p w14:paraId="61B18B04" w14:textId="07159B9F" w:rsidR="00AD6DB4" w:rsidRPr="00671C8B" w:rsidDel="000934B8" w:rsidRDefault="00AD6DB4" w:rsidP="00166AF3">
            <w:pPr>
              <w:pStyle w:val="TableBody"/>
              <w:tabs>
                <w:tab w:val="left" w:pos="705"/>
              </w:tabs>
              <w:rPr>
                <w:del w:id="13107" w:author="Alban Roche" w:date="2017-08-02T16:40:00Z"/>
                <w:lang w:eastAsia="zh-CN"/>
              </w:rPr>
            </w:pPr>
            <w:del w:id="13108" w:author="Alban Roche" w:date="2017-08-02T16:40:00Z">
              <w:r w:rsidRPr="004D2387" w:rsidDel="000934B8">
                <w:rPr>
                  <w:b/>
                </w:rPr>
                <w:delText>AT+CLVL=?</w:delText>
              </w:r>
            </w:del>
          </w:p>
        </w:tc>
        <w:tc>
          <w:tcPr>
            <w:tcW w:w="7560" w:type="dxa"/>
          </w:tcPr>
          <w:p w14:paraId="732EFB6E" w14:textId="62FFE765" w:rsidR="00AD6DB4" w:rsidRPr="00671C8B" w:rsidDel="000934B8" w:rsidRDefault="00AD6DB4" w:rsidP="00166AF3">
            <w:pPr>
              <w:pStyle w:val="TableBody"/>
              <w:rPr>
                <w:del w:id="13109" w:author="Alban Roche" w:date="2017-08-02T16:40:00Z"/>
                <w:u w:val="single"/>
              </w:rPr>
            </w:pPr>
          </w:p>
          <w:p w14:paraId="6C70A923" w14:textId="0E5CF638" w:rsidR="00AD6DB4" w:rsidRPr="00671C8B" w:rsidDel="000934B8" w:rsidRDefault="00AD6DB4" w:rsidP="00166AF3">
            <w:pPr>
              <w:pStyle w:val="TableBody"/>
              <w:rPr>
                <w:del w:id="13110" w:author="Alban Roche" w:date="2017-08-02T16:40:00Z"/>
                <w:u w:val="single"/>
              </w:rPr>
            </w:pPr>
          </w:p>
          <w:p w14:paraId="39159F6C" w14:textId="0816D13B" w:rsidR="00AD6DB4" w:rsidRPr="00671C8B" w:rsidDel="000934B8" w:rsidRDefault="00AD6DB4" w:rsidP="00166AF3">
            <w:pPr>
              <w:pStyle w:val="TableBody"/>
              <w:rPr>
                <w:del w:id="13111" w:author="Alban Roche" w:date="2017-08-02T16:40:00Z"/>
                <w:u w:val="single"/>
              </w:rPr>
            </w:pPr>
            <w:del w:id="13112" w:author="Alban Roche" w:date="2017-08-02T16:40:00Z">
              <w:r w:rsidRPr="00671C8B" w:rsidDel="000934B8">
                <w:rPr>
                  <w:u w:val="single"/>
                </w:rPr>
                <w:delText>Response</w:delText>
              </w:r>
            </w:del>
          </w:p>
          <w:p w14:paraId="0D91C7E1" w14:textId="6E33348C" w:rsidR="00AD6DB4" w:rsidDel="000934B8" w:rsidRDefault="00AD6DB4" w:rsidP="00166AF3">
            <w:pPr>
              <w:pStyle w:val="TableBody"/>
              <w:rPr>
                <w:del w:id="13113" w:author="Alban Roche" w:date="2017-08-02T16:40:00Z"/>
              </w:rPr>
            </w:pPr>
            <w:del w:id="13114" w:author="Alban Roche" w:date="2017-08-02T16:40:00Z">
              <w:r w:rsidRPr="00A41325" w:rsidDel="000934B8">
                <w:rPr>
                  <w:b/>
                </w:rPr>
                <w:delText>+</w:delText>
              </w:r>
              <w:r w:rsidDel="000934B8">
                <w:rPr>
                  <w:b/>
                </w:rPr>
                <w:delText>CLVL</w:delText>
              </w:r>
              <w:r w:rsidRPr="00A41325" w:rsidDel="000934B8">
                <w:rPr>
                  <w:b/>
                </w:rPr>
                <w:delText xml:space="preserve">: </w:delText>
              </w:r>
              <w:r w:rsidRPr="00E0527E" w:rsidDel="000934B8">
                <w:rPr>
                  <w:b/>
                </w:rPr>
                <w:delText>(</w:delText>
              </w:r>
              <w:r w:rsidRPr="00F05C0B" w:rsidDel="000934B8">
                <w:delText>list of supported &lt;</w:delText>
              </w:r>
              <w:r w:rsidRPr="00D9703E" w:rsidDel="000934B8">
                <w:rPr>
                  <w:b/>
                </w:rPr>
                <w:delText>level</w:delText>
              </w:r>
              <w:r w:rsidRPr="00F05C0B" w:rsidDel="000934B8">
                <w:delText>&gt;s</w:delText>
              </w:r>
              <w:r w:rsidRPr="00E0527E" w:rsidDel="000934B8">
                <w:rPr>
                  <w:b/>
                </w:rPr>
                <w:delText>)</w:delText>
              </w:r>
            </w:del>
          </w:p>
          <w:p w14:paraId="2CADCDD1" w14:textId="1E449CF6" w:rsidR="00AD6DB4" w:rsidRPr="00671C8B" w:rsidDel="000934B8" w:rsidRDefault="00AD6DB4" w:rsidP="00166AF3">
            <w:pPr>
              <w:pStyle w:val="TableBody"/>
              <w:rPr>
                <w:del w:id="13115" w:author="Alban Roche" w:date="2017-08-02T16:40:00Z"/>
              </w:rPr>
            </w:pPr>
            <w:del w:id="13116" w:author="Alban Roche" w:date="2017-08-02T16:40:00Z">
              <w:r w:rsidRPr="00671C8B" w:rsidDel="000934B8">
                <w:rPr>
                  <w:b/>
                </w:rPr>
                <w:delText>OK</w:delText>
              </w:r>
            </w:del>
          </w:p>
        </w:tc>
      </w:tr>
      <w:tr w:rsidR="00AD6DB4" w:rsidRPr="00671C8B" w:rsidDel="000934B8" w14:paraId="5E989D3D" w14:textId="58554F1F" w:rsidTr="00166AF3">
        <w:trPr>
          <w:trHeight w:val="35"/>
          <w:del w:id="13117" w:author="Alban Roche" w:date="2017-08-02T16:40:00Z"/>
        </w:trPr>
        <w:tc>
          <w:tcPr>
            <w:tcW w:w="1728" w:type="dxa"/>
          </w:tcPr>
          <w:p w14:paraId="606C849D" w14:textId="74D962CF" w:rsidR="00AD6DB4" w:rsidDel="000934B8" w:rsidRDefault="00AD6DB4" w:rsidP="00166AF3">
            <w:pPr>
              <w:pStyle w:val="TableBody"/>
              <w:rPr>
                <w:del w:id="13118" w:author="Alban Roche" w:date="2017-08-02T16:40:00Z"/>
              </w:rPr>
            </w:pPr>
            <w:del w:id="13119" w:author="Alban Roche" w:date="2017-08-02T16:40:00Z">
              <w:r w:rsidDel="000934B8">
                <w:rPr>
                  <w:i/>
                </w:rPr>
                <w:delText>Read command</w:delText>
              </w:r>
            </w:del>
          </w:p>
          <w:p w14:paraId="3E28728C" w14:textId="52B08912" w:rsidR="00AD6DB4" w:rsidDel="000934B8" w:rsidRDefault="00AD6DB4" w:rsidP="00166AF3">
            <w:pPr>
              <w:pStyle w:val="TableBody"/>
              <w:rPr>
                <w:del w:id="13120" w:author="Alban Roche" w:date="2017-08-02T16:40:00Z"/>
              </w:rPr>
            </w:pPr>
          </w:p>
          <w:p w14:paraId="30BF33D6" w14:textId="3B155C33" w:rsidR="00AD6DB4" w:rsidDel="000934B8" w:rsidRDefault="00AD6DB4" w:rsidP="00166AF3">
            <w:pPr>
              <w:pStyle w:val="TableBody"/>
              <w:rPr>
                <w:del w:id="13121" w:author="Alban Roche" w:date="2017-08-02T16:40:00Z"/>
              </w:rPr>
            </w:pPr>
            <w:del w:id="13122" w:author="Alban Roche" w:date="2017-08-02T16:40:00Z">
              <w:r w:rsidRPr="00E0527E" w:rsidDel="000934B8">
                <w:rPr>
                  <w:u w:val="single"/>
                </w:rPr>
                <w:delText>Syntax</w:delText>
              </w:r>
            </w:del>
          </w:p>
          <w:p w14:paraId="32345D74" w14:textId="471A7F08" w:rsidR="00AD6DB4" w:rsidRPr="00E0527E" w:rsidDel="000934B8" w:rsidRDefault="00AD6DB4" w:rsidP="00166AF3">
            <w:pPr>
              <w:pStyle w:val="TableBody"/>
              <w:rPr>
                <w:del w:id="13123" w:author="Alban Roche" w:date="2017-08-02T16:40:00Z"/>
                <w:b/>
              </w:rPr>
            </w:pPr>
            <w:del w:id="13124" w:author="Alban Roche" w:date="2017-08-02T16:40:00Z">
              <w:r w:rsidRPr="00E0527E" w:rsidDel="000934B8">
                <w:rPr>
                  <w:b/>
                </w:rPr>
                <w:delText>AT+CLVL?</w:delText>
              </w:r>
            </w:del>
          </w:p>
        </w:tc>
        <w:tc>
          <w:tcPr>
            <w:tcW w:w="7560" w:type="dxa"/>
          </w:tcPr>
          <w:p w14:paraId="1DF1F446" w14:textId="5E88209C" w:rsidR="00AD6DB4" w:rsidDel="000934B8" w:rsidRDefault="00AD6DB4" w:rsidP="00166AF3">
            <w:pPr>
              <w:pStyle w:val="TableBody"/>
              <w:rPr>
                <w:del w:id="13125" w:author="Alban Roche" w:date="2017-08-02T16:40:00Z"/>
                <w:u w:val="single"/>
              </w:rPr>
            </w:pPr>
          </w:p>
          <w:p w14:paraId="6634DFB1" w14:textId="2757DE2F" w:rsidR="00AD6DB4" w:rsidDel="000934B8" w:rsidRDefault="00AD6DB4" w:rsidP="00166AF3">
            <w:pPr>
              <w:pStyle w:val="TableBody"/>
              <w:rPr>
                <w:del w:id="13126" w:author="Alban Roche" w:date="2017-08-02T16:40:00Z"/>
                <w:u w:val="single"/>
              </w:rPr>
            </w:pPr>
          </w:p>
          <w:p w14:paraId="15768755" w14:textId="4859195F" w:rsidR="00AD6DB4" w:rsidDel="000934B8" w:rsidRDefault="00AD6DB4" w:rsidP="00166AF3">
            <w:pPr>
              <w:pStyle w:val="TableBody"/>
              <w:rPr>
                <w:del w:id="13127" w:author="Alban Roche" w:date="2017-08-02T16:40:00Z"/>
              </w:rPr>
            </w:pPr>
            <w:del w:id="13128" w:author="Alban Roche" w:date="2017-08-02T16:40:00Z">
              <w:r w:rsidDel="000934B8">
                <w:rPr>
                  <w:u w:val="single"/>
                </w:rPr>
                <w:delText>Response</w:delText>
              </w:r>
            </w:del>
          </w:p>
          <w:p w14:paraId="7F328F48" w14:textId="36A76178" w:rsidR="00AD6DB4" w:rsidRPr="00E0527E" w:rsidDel="000934B8" w:rsidRDefault="00AD6DB4" w:rsidP="00166AF3">
            <w:pPr>
              <w:pStyle w:val="TableBody"/>
              <w:rPr>
                <w:del w:id="13129" w:author="Alban Roche" w:date="2017-08-02T16:40:00Z"/>
                <w:b/>
              </w:rPr>
            </w:pPr>
            <w:del w:id="13130" w:author="Alban Roche" w:date="2017-08-02T16:40:00Z">
              <w:r w:rsidRPr="00E0527E" w:rsidDel="000934B8">
                <w:rPr>
                  <w:b/>
                </w:rPr>
                <w:delText>+CLVL: &lt;level&gt;</w:delText>
              </w:r>
            </w:del>
          </w:p>
          <w:p w14:paraId="51AFC154" w14:textId="64923703" w:rsidR="00AD6DB4" w:rsidRPr="00E0527E" w:rsidDel="000934B8" w:rsidRDefault="00AD6DB4" w:rsidP="00166AF3">
            <w:pPr>
              <w:pStyle w:val="TableBody"/>
              <w:rPr>
                <w:del w:id="13131" w:author="Alban Roche" w:date="2017-08-02T16:40:00Z"/>
              </w:rPr>
            </w:pPr>
            <w:del w:id="13132" w:author="Alban Roche" w:date="2017-08-02T16:40:00Z">
              <w:r w:rsidRPr="00E0527E" w:rsidDel="000934B8">
                <w:rPr>
                  <w:b/>
                </w:rPr>
                <w:delText>OK</w:delText>
              </w:r>
            </w:del>
          </w:p>
        </w:tc>
      </w:tr>
      <w:tr w:rsidR="00AD6DB4" w:rsidRPr="00671C8B" w:rsidDel="000934B8" w14:paraId="199A40EA" w14:textId="1AEEBBE1" w:rsidTr="00166AF3">
        <w:trPr>
          <w:trHeight w:val="35"/>
          <w:del w:id="13133" w:author="Alban Roche" w:date="2017-08-02T16:40:00Z"/>
        </w:trPr>
        <w:tc>
          <w:tcPr>
            <w:tcW w:w="1728" w:type="dxa"/>
          </w:tcPr>
          <w:p w14:paraId="1FD51251" w14:textId="51DE723E" w:rsidR="00AD6DB4" w:rsidDel="000934B8" w:rsidRDefault="00AD6DB4" w:rsidP="00166AF3">
            <w:pPr>
              <w:pStyle w:val="TableBody"/>
              <w:rPr>
                <w:del w:id="13134" w:author="Alban Roche" w:date="2017-08-02T16:40:00Z"/>
              </w:rPr>
            </w:pPr>
            <w:del w:id="13135" w:author="Alban Roche" w:date="2017-08-02T16:40:00Z">
              <w:r w:rsidDel="000934B8">
                <w:rPr>
                  <w:i/>
                </w:rPr>
                <w:delText>Write command</w:delText>
              </w:r>
            </w:del>
          </w:p>
          <w:p w14:paraId="4C2C6925" w14:textId="5DD1A6B6" w:rsidR="00AD6DB4" w:rsidDel="000934B8" w:rsidRDefault="00AD6DB4" w:rsidP="00166AF3">
            <w:pPr>
              <w:pStyle w:val="TableBody"/>
              <w:rPr>
                <w:del w:id="13136" w:author="Alban Roche" w:date="2017-08-02T16:40:00Z"/>
              </w:rPr>
            </w:pPr>
          </w:p>
          <w:p w14:paraId="5ECA815D" w14:textId="3D3F6B5C" w:rsidR="00AD6DB4" w:rsidDel="000934B8" w:rsidRDefault="00AD6DB4" w:rsidP="00166AF3">
            <w:pPr>
              <w:pStyle w:val="TableBody"/>
              <w:rPr>
                <w:del w:id="13137" w:author="Alban Roche" w:date="2017-08-02T16:40:00Z"/>
              </w:rPr>
            </w:pPr>
            <w:del w:id="13138" w:author="Alban Roche" w:date="2017-08-02T16:40:00Z">
              <w:r w:rsidRPr="00E0527E" w:rsidDel="000934B8">
                <w:rPr>
                  <w:u w:val="single"/>
                </w:rPr>
                <w:delText>Syntax</w:delText>
              </w:r>
            </w:del>
          </w:p>
          <w:p w14:paraId="19D1AD38" w14:textId="6C9E7186" w:rsidR="00AD6DB4" w:rsidRPr="00E0527E" w:rsidDel="000934B8" w:rsidRDefault="00AD6DB4" w:rsidP="00166AF3">
            <w:pPr>
              <w:pStyle w:val="TableBody"/>
              <w:rPr>
                <w:del w:id="13139" w:author="Alban Roche" w:date="2017-08-02T16:40:00Z"/>
                <w:b/>
              </w:rPr>
            </w:pPr>
            <w:del w:id="13140" w:author="Alban Roche" w:date="2017-08-02T16:40:00Z">
              <w:r w:rsidRPr="00E0527E" w:rsidDel="000934B8">
                <w:rPr>
                  <w:b/>
                </w:rPr>
                <w:delText>AT+CLVL=</w:delText>
              </w:r>
              <w:r w:rsidDel="000934B8">
                <w:rPr>
                  <w:b/>
                </w:rPr>
                <w:br/>
              </w:r>
              <w:r w:rsidRPr="00E0527E" w:rsidDel="000934B8">
                <w:rPr>
                  <w:b/>
                </w:rPr>
                <w:delText>&lt;level&gt;</w:delText>
              </w:r>
            </w:del>
          </w:p>
        </w:tc>
        <w:tc>
          <w:tcPr>
            <w:tcW w:w="7560" w:type="dxa"/>
          </w:tcPr>
          <w:p w14:paraId="1BEF0E6B" w14:textId="1576160C" w:rsidR="00AD6DB4" w:rsidDel="000934B8" w:rsidRDefault="00AD6DB4" w:rsidP="00166AF3">
            <w:pPr>
              <w:pStyle w:val="TableBody"/>
              <w:rPr>
                <w:del w:id="13141" w:author="Alban Roche" w:date="2017-08-02T16:40:00Z"/>
                <w:u w:val="single"/>
              </w:rPr>
            </w:pPr>
          </w:p>
          <w:p w14:paraId="3D08E6E1" w14:textId="6E388148" w:rsidR="00AD6DB4" w:rsidDel="000934B8" w:rsidRDefault="00AD6DB4" w:rsidP="00166AF3">
            <w:pPr>
              <w:pStyle w:val="TableBody"/>
              <w:rPr>
                <w:del w:id="13142" w:author="Alban Roche" w:date="2017-08-02T16:40:00Z"/>
                <w:u w:val="single"/>
              </w:rPr>
            </w:pPr>
          </w:p>
          <w:p w14:paraId="198E0E92" w14:textId="76675EDD" w:rsidR="00AD6DB4" w:rsidDel="000934B8" w:rsidRDefault="00AD6DB4" w:rsidP="00166AF3">
            <w:pPr>
              <w:pStyle w:val="TableBody"/>
              <w:rPr>
                <w:del w:id="13143" w:author="Alban Roche" w:date="2017-08-02T16:40:00Z"/>
              </w:rPr>
            </w:pPr>
            <w:del w:id="13144" w:author="Alban Roche" w:date="2017-08-02T16:40:00Z">
              <w:r w:rsidDel="000934B8">
                <w:rPr>
                  <w:u w:val="single"/>
                </w:rPr>
                <w:delText>Response</w:delText>
              </w:r>
            </w:del>
          </w:p>
          <w:p w14:paraId="79D1BFCB" w14:textId="3DBAD788" w:rsidR="00AD6DB4" w:rsidRPr="00E0527E" w:rsidDel="000934B8" w:rsidRDefault="00AD6DB4" w:rsidP="00166AF3">
            <w:pPr>
              <w:pStyle w:val="TableBody"/>
              <w:rPr>
                <w:del w:id="13145" w:author="Alban Roche" w:date="2017-08-02T16:40:00Z"/>
                <w:b/>
              </w:rPr>
            </w:pPr>
            <w:del w:id="13146" w:author="Alban Roche" w:date="2017-08-02T16:40:00Z">
              <w:r w:rsidRPr="00E0527E" w:rsidDel="000934B8">
                <w:rPr>
                  <w:b/>
                </w:rPr>
                <w:delText>OK</w:delText>
              </w:r>
            </w:del>
          </w:p>
          <w:p w14:paraId="7EB7B6E5" w14:textId="43EB61A2" w:rsidR="00AD6DB4" w:rsidDel="000934B8" w:rsidRDefault="00AD6DB4" w:rsidP="00166AF3">
            <w:pPr>
              <w:pStyle w:val="TableBody"/>
              <w:rPr>
                <w:del w:id="13147" w:author="Alban Roche" w:date="2017-08-02T16:40:00Z"/>
              </w:rPr>
            </w:pPr>
          </w:p>
          <w:p w14:paraId="68F05B9C" w14:textId="7617A6B7" w:rsidR="00AD6DB4" w:rsidDel="000934B8" w:rsidRDefault="00AD6DB4" w:rsidP="00166AF3">
            <w:pPr>
              <w:pStyle w:val="TableBody"/>
              <w:rPr>
                <w:del w:id="13148" w:author="Alban Roche" w:date="2017-08-02T16:40:00Z"/>
              </w:rPr>
            </w:pPr>
            <w:del w:id="13149" w:author="Alban Roche" w:date="2017-08-02T16:40:00Z">
              <w:r w:rsidRPr="00E0527E" w:rsidDel="000934B8">
                <w:rPr>
                  <w:u w:val="single"/>
                </w:rPr>
                <w:delText>Parameter</w:delText>
              </w:r>
            </w:del>
          </w:p>
          <w:p w14:paraId="67F76994" w14:textId="2C1ACB1C" w:rsidR="00AD6DB4" w:rsidRPr="00E0527E" w:rsidDel="000934B8" w:rsidRDefault="00AD6DB4" w:rsidP="00166AF3">
            <w:pPr>
              <w:pStyle w:val="TableBody"/>
              <w:rPr>
                <w:del w:id="13150" w:author="Alban Roche" w:date="2017-08-02T16:40:00Z"/>
              </w:rPr>
            </w:pPr>
            <w:del w:id="13151" w:author="Alban Roche" w:date="2017-08-02T16:40:00Z">
              <w:r w:rsidRPr="00E0527E" w:rsidDel="000934B8">
                <w:rPr>
                  <w:b/>
                </w:rPr>
                <w:delText>&lt;level&gt;</w:delText>
              </w:r>
              <w:r w:rsidDel="000934B8">
                <w:tab/>
                <w:delText>1 – 10</w:delText>
              </w:r>
              <w:r w:rsidDel="000934B8">
                <w:tab/>
                <w:delText>Loudspeaker level (smallest value represents the lowest sound level)</w:delText>
              </w:r>
            </w:del>
          </w:p>
        </w:tc>
      </w:tr>
      <w:tr w:rsidR="00AD6DB4" w:rsidRPr="00671C8B" w:rsidDel="000934B8" w14:paraId="1A73E826" w14:textId="5E84973F" w:rsidTr="00166AF3">
        <w:trPr>
          <w:trHeight w:val="539"/>
          <w:del w:id="13152" w:author="Alban Roche" w:date="2017-08-02T16:40:00Z"/>
        </w:trPr>
        <w:tc>
          <w:tcPr>
            <w:tcW w:w="1728" w:type="dxa"/>
          </w:tcPr>
          <w:p w14:paraId="4DB904EF" w14:textId="4D53139D" w:rsidR="00AD6DB4" w:rsidRPr="00671C8B" w:rsidDel="000934B8" w:rsidRDefault="00AD6DB4" w:rsidP="00166AF3">
            <w:pPr>
              <w:pStyle w:val="TableBody"/>
              <w:rPr>
                <w:del w:id="13153" w:author="Alban Roche" w:date="2017-08-02T16:40:00Z"/>
                <w:u w:val="single"/>
              </w:rPr>
            </w:pPr>
            <w:del w:id="13154" w:author="Alban Roche" w:date="2017-08-02T16:40:00Z">
              <w:r w:rsidRPr="00671C8B" w:rsidDel="000934B8">
                <w:rPr>
                  <w:u w:val="single"/>
                </w:rPr>
                <w:delText>Reference</w:delText>
              </w:r>
            </w:del>
          </w:p>
          <w:p w14:paraId="4DFF19F1" w14:textId="14707EDD" w:rsidR="00AD6DB4" w:rsidRPr="00671C8B" w:rsidDel="000934B8" w:rsidRDefault="00AD6DB4" w:rsidP="00166AF3">
            <w:pPr>
              <w:pStyle w:val="TableBody"/>
              <w:rPr>
                <w:del w:id="13155" w:author="Alban Roche" w:date="2017-08-02T16:40:00Z"/>
              </w:rPr>
            </w:pPr>
            <w:del w:id="13156" w:author="Alban Roche" w:date="2017-08-02T16:40:00Z">
              <w:r w:rsidRPr="007E145D" w:rsidDel="000934B8">
                <w:delText>[27.007] § 8.23</w:delText>
              </w:r>
            </w:del>
          </w:p>
        </w:tc>
        <w:tc>
          <w:tcPr>
            <w:tcW w:w="7560" w:type="dxa"/>
          </w:tcPr>
          <w:p w14:paraId="4E931994" w14:textId="62E8E89D" w:rsidR="00AD6DB4" w:rsidRPr="00671C8B" w:rsidDel="000934B8" w:rsidRDefault="00AD6DB4" w:rsidP="00166AF3">
            <w:pPr>
              <w:pStyle w:val="TableBody"/>
              <w:rPr>
                <w:del w:id="13157" w:author="Alban Roche" w:date="2017-08-02T16:40:00Z"/>
                <w:u w:val="single"/>
              </w:rPr>
            </w:pPr>
            <w:del w:id="13158" w:author="Alban Roche" w:date="2017-08-02T16:40:00Z">
              <w:r w:rsidRPr="00671C8B" w:rsidDel="000934B8">
                <w:rPr>
                  <w:u w:val="single"/>
                </w:rPr>
                <w:delText>Notes</w:delText>
              </w:r>
            </w:del>
          </w:p>
          <w:p w14:paraId="10126C9D" w14:textId="2F9A790B" w:rsidR="00AD6DB4" w:rsidDel="000934B8" w:rsidRDefault="00AD6DB4" w:rsidP="00D90C96">
            <w:pPr>
              <w:pStyle w:val="TableBody"/>
              <w:numPr>
                <w:ilvl w:val="0"/>
                <w:numId w:val="163"/>
              </w:numPr>
              <w:rPr>
                <w:del w:id="13159" w:author="Alban Roche" w:date="2017-08-02T16:40:00Z"/>
              </w:rPr>
            </w:pPr>
            <w:del w:id="13160" w:author="Alban Roche" w:date="2017-08-02T16:40:00Z">
              <w:r w:rsidDel="000934B8">
                <w:delText>The value of &lt;level&gt; is not saved; it will return to its nominal value after the module is reset.</w:delText>
              </w:r>
            </w:del>
          </w:p>
          <w:p w14:paraId="7C49133C" w14:textId="46344695" w:rsidR="00D90C96" w:rsidRPr="00D607BB" w:rsidDel="000934B8" w:rsidRDefault="00D90C96" w:rsidP="00D90C96">
            <w:pPr>
              <w:pStyle w:val="TableBody"/>
              <w:numPr>
                <w:ilvl w:val="0"/>
                <w:numId w:val="163"/>
              </w:numPr>
              <w:rPr>
                <w:del w:id="13161" w:author="Alban Roche" w:date="2017-08-02T16:40:00Z"/>
              </w:rPr>
            </w:pPr>
            <w:del w:id="13162" w:author="Alban Roche" w:date="2017-08-02T16:40:00Z">
              <w:r w:rsidDel="000934B8">
                <w:delText>This command is supported on the HL7618RD when using a VoLTE-capable software.</w:delText>
              </w:r>
            </w:del>
          </w:p>
        </w:tc>
      </w:tr>
      <w:tr w:rsidR="00AD6DB4" w:rsidRPr="00671C8B" w:rsidDel="000934B8" w14:paraId="5C4190B9" w14:textId="76164D0F" w:rsidTr="00166AF3">
        <w:trPr>
          <w:trHeight w:val="539"/>
          <w:del w:id="13163" w:author="Alban Roche" w:date="2017-08-02T16:40:00Z"/>
        </w:trPr>
        <w:tc>
          <w:tcPr>
            <w:tcW w:w="1728" w:type="dxa"/>
          </w:tcPr>
          <w:p w14:paraId="6B9DBD50" w14:textId="05CD0B7C" w:rsidR="00AD6DB4" w:rsidRPr="00671C8B" w:rsidDel="000934B8" w:rsidRDefault="00AD6DB4" w:rsidP="00166AF3">
            <w:pPr>
              <w:pStyle w:val="TableBody"/>
              <w:rPr>
                <w:del w:id="13164" w:author="Alban Roche" w:date="2017-08-02T16:40:00Z"/>
                <w:u w:val="single"/>
              </w:rPr>
            </w:pPr>
            <w:del w:id="13165" w:author="Alban Roche" w:date="2017-08-02T16:40:00Z">
              <w:r w:rsidDel="000934B8">
                <w:rPr>
                  <w:u w:val="single"/>
                </w:rPr>
                <w:delText>Examples</w:delText>
              </w:r>
            </w:del>
          </w:p>
        </w:tc>
        <w:tc>
          <w:tcPr>
            <w:tcW w:w="7560" w:type="dxa"/>
          </w:tcPr>
          <w:p w14:paraId="1D749928" w14:textId="3EC36BEC" w:rsidR="00AD6DB4" w:rsidRPr="00E0527E" w:rsidDel="000934B8" w:rsidRDefault="00AD6DB4" w:rsidP="00166AF3">
            <w:pPr>
              <w:pStyle w:val="TableBody"/>
              <w:rPr>
                <w:del w:id="13166" w:author="Alban Roche" w:date="2017-08-02T16:40:00Z"/>
                <w:b/>
              </w:rPr>
            </w:pPr>
            <w:del w:id="13167" w:author="Alban Roche" w:date="2017-08-02T16:40:00Z">
              <w:r w:rsidRPr="00E0527E" w:rsidDel="000934B8">
                <w:rPr>
                  <w:b/>
                </w:rPr>
                <w:delText>AT+CLVL=?</w:delText>
              </w:r>
            </w:del>
          </w:p>
          <w:p w14:paraId="1D244702" w14:textId="033C79BD" w:rsidR="00AD6DB4" w:rsidRPr="00E0527E" w:rsidDel="000934B8" w:rsidRDefault="00AD6DB4" w:rsidP="00166AF3">
            <w:pPr>
              <w:pStyle w:val="TableBody"/>
              <w:rPr>
                <w:del w:id="13168" w:author="Alban Roche" w:date="2017-08-02T16:40:00Z"/>
                <w:b/>
              </w:rPr>
            </w:pPr>
            <w:del w:id="13169" w:author="Alban Roche" w:date="2017-08-02T16:40:00Z">
              <w:r w:rsidRPr="00E0527E" w:rsidDel="000934B8">
                <w:rPr>
                  <w:b/>
                </w:rPr>
                <w:delText>+CLVL: (1-10)</w:delText>
              </w:r>
            </w:del>
          </w:p>
          <w:p w14:paraId="13C4E967" w14:textId="05658E23" w:rsidR="00AD6DB4" w:rsidRPr="00E0527E" w:rsidDel="000934B8" w:rsidRDefault="00AD6DB4" w:rsidP="00166AF3">
            <w:pPr>
              <w:pStyle w:val="TableBody"/>
              <w:rPr>
                <w:del w:id="13170" w:author="Alban Roche" w:date="2017-08-02T16:40:00Z"/>
                <w:b/>
              </w:rPr>
            </w:pPr>
            <w:del w:id="13171" w:author="Alban Roche" w:date="2017-08-02T16:40:00Z">
              <w:r w:rsidRPr="00E0527E" w:rsidDel="000934B8">
                <w:rPr>
                  <w:b/>
                </w:rPr>
                <w:delText>OK</w:delText>
              </w:r>
            </w:del>
          </w:p>
          <w:p w14:paraId="043AC773" w14:textId="240A81D3" w:rsidR="00AD6DB4" w:rsidRPr="00E0527E" w:rsidDel="000934B8" w:rsidRDefault="00AD6DB4" w:rsidP="00166AF3">
            <w:pPr>
              <w:pStyle w:val="TableBody"/>
              <w:rPr>
                <w:del w:id="13172" w:author="Alban Roche" w:date="2017-08-02T16:40:00Z"/>
                <w:b/>
              </w:rPr>
            </w:pPr>
          </w:p>
          <w:p w14:paraId="5E022EA3" w14:textId="5CD37FA4" w:rsidR="00AD6DB4" w:rsidRPr="00E0527E" w:rsidDel="000934B8" w:rsidRDefault="00AD6DB4" w:rsidP="00166AF3">
            <w:pPr>
              <w:pStyle w:val="TableBody"/>
              <w:rPr>
                <w:del w:id="13173" w:author="Alban Roche" w:date="2017-08-02T16:40:00Z"/>
                <w:b/>
              </w:rPr>
            </w:pPr>
            <w:del w:id="13174" w:author="Alban Roche" w:date="2017-08-02T16:40:00Z">
              <w:r w:rsidRPr="00E0527E" w:rsidDel="000934B8">
                <w:rPr>
                  <w:b/>
                </w:rPr>
                <w:delText>AT+CLVL?</w:delText>
              </w:r>
            </w:del>
          </w:p>
          <w:p w14:paraId="14C41555" w14:textId="4CF1B356" w:rsidR="00AD6DB4" w:rsidRPr="00E0527E" w:rsidDel="000934B8" w:rsidRDefault="00AD6DB4" w:rsidP="00166AF3">
            <w:pPr>
              <w:pStyle w:val="TableBody"/>
              <w:rPr>
                <w:del w:id="13175" w:author="Alban Roche" w:date="2017-08-02T16:40:00Z"/>
                <w:b/>
              </w:rPr>
            </w:pPr>
            <w:del w:id="13176" w:author="Alban Roche" w:date="2017-08-02T16:40:00Z">
              <w:r w:rsidRPr="00E0527E" w:rsidDel="000934B8">
                <w:rPr>
                  <w:b/>
                </w:rPr>
                <w:delText>+CLVL: 8</w:delText>
              </w:r>
            </w:del>
          </w:p>
          <w:p w14:paraId="417329DB" w14:textId="2F1357E7" w:rsidR="00AD6DB4" w:rsidRPr="00E0527E" w:rsidDel="000934B8" w:rsidRDefault="00AD6DB4" w:rsidP="00166AF3">
            <w:pPr>
              <w:pStyle w:val="TableBody"/>
              <w:rPr>
                <w:del w:id="13177" w:author="Alban Roche" w:date="2017-08-02T16:40:00Z"/>
                <w:b/>
              </w:rPr>
            </w:pPr>
            <w:del w:id="13178" w:author="Alban Roche" w:date="2017-08-02T16:40:00Z">
              <w:r w:rsidRPr="00E0527E" w:rsidDel="000934B8">
                <w:rPr>
                  <w:b/>
                </w:rPr>
                <w:delText>OK</w:delText>
              </w:r>
            </w:del>
          </w:p>
          <w:p w14:paraId="7A199770" w14:textId="2CC4766D" w:rsidR="00AD6DB4" w:rsidRPr="00E0527E" w:rsidDel="000934B8" w:rsidRDefault="00AD6DB4" w:rsidP="00166AF3">
            <w:pPr>
              <w:pStyle w:val="TableBody"/>
              <w:rPr>
                <w:del w:id="13179" w:author="Alban Roche" w:date="2017-08-02T16:40:00Z"/>
                <w:b/>
              </w:rPr>
            </w:pPr>
            <w:del w:id="13180" w:author="Alban Roche" w:date="2017-08-02T16:40:00Z">
              <w:r w:rsidRPr="00E0527E" w:rsidDel="000934B8">
                <w:rPr>
                  <w:b/>
                </w:rPr>
                <w:tab/>
              </w:r>
            </w:del>
          </w:p>
          <w:p w14:paraId="42D39E92" w14:textId="751F1097" w:rsidR="00AD6DB4" w:rsidRPr="00E0527E" w:rsidDel="000934B8" w:rsidRDefault="00AD6DB4" w:rsidP="00166AF3">
            <w:pPr>
              <w:pStyle w:val="TableBody"/>
              <w:rPr>
                <w:del w:id="13181" w:author="Alban Roche" w:date="2017-08-02T16:40:00Z"/>
              </w:rPr>
            </w:pPr>
            <w:del w:id="13182" w:author="Alban Roche" w:date="2017-08-02T16:40:00Z">
              <w:r w:rsidRPr="00E0527E" w:rsidDel="000934B8">
                <w:rPr>
                  <w:b/>
                </w:rPr>
                <w:delText>AT+CLVL=1</w:delText>
              </w:r>
              <w:r w:rsidDel="000934B8">
                <w:tab/>
              </w:r>
              <w:r w:rsidDel="000934B8">
                <w:tab/>
                <w:delText>//</w:delText>
              </w:r>
              <w:r w:rsidRPr="00E0527E" w:rsidDel="000934B8">
                <w:delText>Turn to the lowest volume level</w:delText>
              </w:r>
            </w:del>
          </w:p>
          <w:p w14:paraId="4B771CAF" w14:textId="15705A52" w:rsidR="00AD6DB4" w:rsidRPr="00E0527E" w:rsidDel="000934B8" w:rsidRDefault="00AD6DB4" w:rsidP="00166AF3">
            <w:pPr>
              <w:pStyle w:val="TableBody"/>
              <w:rPr>
                <w:del w:id="13183" w:author="Alban Roche" w:date="2017-08-02T16:40:00Z"/>
                <w:b/>
              </w:rPr>
            </w:pPr>
            <w:del w:id="13184" w:author="Alban Roche" w:date="2017-08-02T16:40:00Z">
              <w:r w:rsidRPr="00E0527E" w:rsidDel="000934B8">
                <w:rPr>
                  <w:b/>
                </w:rPr>
                <w:delText>OK</w:delText>
              </w:r>
            </w:del>
          </w:p>
          <w:p w14:paraId="339430A7" w14:textId="1245AD3F" w:rsidR="00AD6DB4" w:rsidRPr="00E0527E" w:rsidDel="000934B8" w:rsidRDefault="00AD6DB4" w:rsidP="00166AF3">
            <w:pPr>
              <w:pStyle w:val="TableBody"/>
              <w:rPr>
                <w:del w:id="13185" w:author="Alban Roche" w:date="2017-08-02T16:40:00Z"/>
                <w:b/>
              </w:rPr>
            </w:pPr>
          </w:p>
          <w:p w14:paraId="571B50A8" w14:textId="4C460A40" w:rsidR="00AD6DB4" w:rsidRPr="00E0527E" w:rsidDel="000934B8" w:rsidRDefault="00AD6DB4" w:rsidP="00166AF3">
            <w:pPr>
              <w:pStyle w:val="TableBody"/>
              <w:rPr>
                <w:del w:id="13186" w:author="Alban Roche" w:date="2017-08-02T16:40:00Z"/>
              </w:rPr>
            </w:pPr>
            <w:del w:id="13187" w:author="Alban Roche" w:date="2017-08-02T16:40:00Z">
              <w:r w:rsidRPr="00E0527E" w:rsidDel="000934B8">
                <w:rPr>
                  <w:b/>
                </w:rPr>
                <w:delText>AT+CLVL=10</w:delText>
              </w:r>
              <w:r w:rsidRPr="00E0527E" w:rsidDel="000934B8">
                <w:rPr>
                  <w:b/>
                </w:rPr>
                <w:tab/>
              </w:r>
              <w:r w:rsidDel="000934B8">
                <w:tab/>
                <w:delText>//</w:delText>
              </w:r>
              <w:r w:rsidRPr="00E0527E" w:rsidDel="000934B8">
                <w:delText>Turn to the loudest volume level</w:delText>
              </w:r>
            </w:del>
          </w:p>
          <w:p w14:paraId="4DF21CA4" w14:textId="562C21B7" w:rsidR="00AD6DB4" w:rsidRPr="00E0527E" w:rsidDel="000934B8" w:rsidRDefault="00AD6DB4" w:rsidP="00166AF3">
            <w:pPr>
              <w:pStyle w:val="TableBody"/>
              <w:rPr>
                <w:del w:id="13188" w:author="Alban Roche" w:date="2017-08-02T16:40:00Z"/>
                <w:b/>
              </w:rPr>
            </w:pPr>
            <w:del w:id="13189" w:author="Alban Roche" w:date="2017-08-02T16:40:00Z">
              <w:r w:rsidRPr="00E0527E" w:rsidDel="000934B8">
                <w:rPr>
                  <w:b/>
                </w:rPr>
                <w:delText>OK</w:delText>
              </w:r>
            </w:del>
          </w:p>
        </w:tc>
      </w:tr>
    </w:tbl>
    <w:p w14:paraId="5A59FE8B" w14:textId="611279C1" w:rsidR="00AD6DB4" w:rsidDel="000934B8" w:rsidRDefault="00AD6DB4" w:rsidP="0059466D">
      <w:pPr>
        <w:pStyle w:val="Heading2"/>
        <w:numPr>
          <w:ilvl w:val="1"/>
          <w:numId w:val="11"/>
        </w:numPr>
        <w:ind w:left="1080" w:hanging="1080"/>
        <w:rPr>
          <w:del w:id="13190" w:author="Alban Roche" w:date="2017-08-02T16:40:00Z"/>
        </w:rPr>
      </w:pPr>
      <w:bookmarkStart w:id="13191" w:name="_Ref453834533"/>
      <w:bookmarkStart w:id="13192" w:name="_Ref453834536"/>
      <w:bookmarkStart w:id="13193" w:name="_Toc460332492"/>
      <w:bookmarkStart w:id="13194" w:name="_Ref474159646"/>
      <w:bookmarkStart w:id="13195" w:name="_Ref474159647"/>
      <w:bookmarkStart w:id="13196" w:name="_Toc486251682"/>
      <w:commentRangeStart w:id="13197"/>
      <w:del w:id="13198" w:author="Alban Roche" w:date="2017-08-02T16:40:00Z">
        <w:r w:rsidDel="000934B8">
          <w:delText xml:space="preserve">+KECHO </w:delText>
        </w:r>
        <w:r w:rsidRPr="00671C8B" w:rsidDel="000934B8">
          <w:delText xml:space="preserve">Command: </w:delText>
        </w:r>
        <w:r w:rsidDel="000934B8">
          <w:delText>Echo Cancellation</w:delText>
        </w:r>
        <w:bookmarkEnd w:id="13191"/>
        <w:bookmarkEnd w:id="13192"/>
        <w:bookmarkEnd w:id="13193"/>
        <w:commentRangeEnd w:id="13197"/>
        <w:r w:rsidDel="000934B8">
          <w:rPr>
            <w:rStyle w:val="CommentReference"/>
            <w:rFonts w:ascii="Verdana" w:eastAsia="Times New Roman" w:hAnsi="Verdana" w:cs="Times New Roman"/>
            <w:b w:val="0"/>
            <w:lang w:eastAsia="en-US"/>
          </w:rPr>
          <w:commentReference w:id="13197"/>
        </w:r>
        <w:bookmarkEnd w:id="13194"/>
        <w:bookmarkEnd w:id="13195"/>
        <w:bookmarkEnd w:id="13196"/>
      </w:del>
    </w:p>
    <w:p w14:paraId="49870592" w14:textId="6C6EF044" w:rsidR="00AD6DB4" w:rsidRPr="006B5B85" w:rsidDel="000934B8" w:rsidRDefault="00AD6DB4" w:rsidP="00AD6DB4">
      <w:pPr>
        <w:pStyle w:val="Note"/>
        <w:keepNext/>
        <w:rPr>
          <w:del w:id="13199" w:author="Alban Roche" w:date="2017-08-02T16:40:00Z"/>
        </w:rPr>
      </w:pPr>
      <w:del w:id="13200" w:author="Alban Roche" w:date="2017-08-02T16:40:00Z">
        <w:r w:rsidDel="000934B8">
          <w:delText>F</w:delText>
        </w:r>
        <w:r w:rsidRPr="00893AA7" w:rsidDel="000934B8">
          <w:delText xml:space="preserve">or </w:delText>
        </w:r>
        <w:r w:rsidR="00D90C96" w:rsidDel="000934B8">
          <w:delText xml:space="preserve">HL7618RD, </w:delText>
        </w:r>
        <w:r w:rsidDel="000934B8">
          <w:delText>HL7648, HL7650, HL7688 and HL7692 only.</w:delText>
        </w:r>
      </w:del>
    </w:p>
    <w:tbl>
      <w:tblPr>
        <w:tblStyle w:val="TableSWIleft"/>
        <w:tblW w:w="9288" w:type="dxa"/>
        <w:tblLayout w:type="fixed"/>
        <w:tblLook w:val="04A0" w:firstRow="1" w:lastRow="0" w:firstColumn="1" w:lastColumn="0" w:noHBand="0" w:noVBand="1"/>
      </w:tblPr>
      <w:tblGrid>
        <w:gridCol w:w="1728"/>
        <w:gridCol w:w="7560"/>
      </w:tblGrid>
      <w:tr w:rsidR="00AD6DB4" w:rsidRPr="00671C8B" w:rsidDel="000934B8" w14:paraId="409B0540" w14:textId="0A6C4025" w:rsidTr="00166AF3">
        <w:trPr>
          <w:cnfStyle w:val="100000000000" w:firstRow="1" w:lastRow="0" w:firstColumn="0" w:lastColumn="0" w:oddVBand="0" w:evenVBand="0" w:oddHBand="0" w:evenHBand="0" w:firstRowFirstColumn="0" w:firstRowLastColumn="0" w:lastRowFirstColumn="0" w:lastRowLastColumn="0"/>
          <w:del w:id="13201" w:author="Alban Roche" w:date="2017-08-02T16:40:00Z"/>
        </w:trPr>
        <w:tc>
          <w:tcPr>
            <w:tcW w:w="9288" w:type="dxa"/>
            <w:gridSpan w:val="2"/>
          </w:tcPr>
          <w:p w14:paraId="5BED7B2B" w14:textId="15A23231" w:rsidR="00AD6DB4" w:rsidRPr="00671C8B" w:rsidDel="000934B8" w:rsidRDefault="00D90C96" w:rsidP="00D90C96">
            <w:pPr>
              <w:pStyle w:val="TableRowHead"/>
              <w:spacing w:before="144" w:after="144"/>
              <w:rPr>
                <w:del w:id="13202" w:author="Alban Roche" w:date="2017-08-02T16:40:00Z"/>
                <w:bCs w:val="0"/>
              </w:rPr>
            </w:pPr>
            <w:commentRangeStart w:id="13203"/>
            <w:del w:id="13204" w:author="Alban Roche" w:date="2017-08-02T16:40:00Z">
              <w:r w:rsidDel="000934B8">
                <w:delText>HL7618RD</w:delText>
              </w:r>
              <w:commentRangeEnd w:id="13203"/>
              <w:r w:rsidDel="000934B8">
                <w:rPr>
                  <w:rStyle w:val="CommentReference"/>
                  <w:rFonts w:ascii="Verdana" w:hAnsi="Verdana"/>
                  <w:b w:val="0"/>
                  <w:bCs w:val="0"/>
                  <w:color w:val="3D3E40"/>
                  <w:spacing w:val="0"/>
                </w:rPr>
                <w:commentReference w:id="13203"/>
              </w:r>
              <w:r w:rsidDel="000934B8">
                <w:delText xml:space="preserve">, </w:delText>
              </w:r>
              <w:r w:rsidR="00AD6DB4" w:rsidDel="000934B8">
                <w:delText xml:space="preserve">HL7648, </w:delText>
              </w:r>
              <w:commentRangeStart w:id="13205"/>
              <w:r w:rsidR="00AD6DB4" w:rsidDel="000934B8">
                <w:delText>HL7650</w:delText>
              </w:r>
              <w:commentRangeEnd w:id="13205"/>
              <w:r w:rsidR="00AD6DB4" w:rsidDel="000934B8">
                <w:rPr>
                  <w:rStyle w:val="CommentReference"/>
                  <w:rFonts w:ascii="Verdana" w:hAnsi="Verdana"/>
                  <w:b w:val="0"/>
                  <w:bCs w:val="0"/>
                  <w:color w:val="3D3E40"/>
                  <w:spacing w:val="0"/>
                </w:rPr>
                <w:commentReference w:id="13205"/>
              </w:r>
              <w:r w:rsidR="00AD6DB4" w:rsidDel="000934B8">
                <w:delText>, HL7688 and HL7692</w:delText>
              </w:r>
            </w:del>
          </w:p>
        </w:tc>
      </w:tr>
      <w:tr w:rsidR="00AD6DB4" w:rsidRPr="00671C8B" w:rsidDel="000934B8" w14:paraId="5D4A5B06" w14:textId="27314BE5" w:rsidTr="00166AF3">
        <w:trPr>
          <w:trHeight w:val="35"/>
          <w:del w:id="13206" w:author="Alban Roche" w:date="2017-08-02T16:40:00Z"/>
        </w:trPr>
        <w:tc>
          <w:tcPr>
            <w:tcW w:w="1728" w:type="dxa"/>
          </w:tcPr>
          <w:p w14:paraId="16253FEB" w14:textId="2FA82B8A" w:rsidR="00AD6DB4" w:rsidRPr="00671C8B" w:rsidDel="000934B8" w:rsidRDefault="00AD6DB4" w:rsidP="00166AF3">
            <w:pPr>
              <w:pStyle w:val="TableBody"/>
              <w:rPr>
                <w:del w:id="13207" w:author="Alban Roche" w:date="2017-08-02T16:40:00Z"/>
                <w:i/>
              </w:rPr>
            </w:pPr>
            <w:del w:id="13208" w:author="Alban Roche" w:date="2017-08-02T16:40:00Z">
              <w:r w:rsidDel="000934B8">
                <w:rPr>
                  <w:i/>
                </w:rPr>
                <w:delText xml:space="preserve">Test </w:delText>
              </w:r>
              <w:r w:rsidRPr="00671C8B" w:rsidDel="000934B8">
                <w:rPr>
                  <w:i/>
                </w:rPr>
                <w:delText>command</w:delText>
              </w:r>
            </w:del>
          </w:p>
          <w:p w14:paraId="2E11E1C7" w14:textId="619B1AE8" w:rsidR="00AD6DB4" w:rsidRPr="00671C8B" w:rsidDel="000934B8" w:rsidRDefault="00AD6DB4" w:rsidP="00166AF3">
            <w:pPr>
              <w:pStyle w:val="TableBody"/>
              <w:rPr>
                <w:del w:id="13209" w:author="Alban Roche" w:date="2017-08-02T16:40:00Z"/>
              </w:rPr>
            </w:pPr>
          </w:p>
          <w:p w14:paraId="7F0F6D1A" w14:textId="1CA39F2B" w:rsidR="00AD6DB4" w:rsidRPr="00671C8B" w:rsidDel="000934B8" w:rsidRDefault="00AD6DB4" w:rsidP="00166AF3">
            <w:pPr>
              <w:pStyle w:val="TableBody"/>
              <w:rPr>
                <w:del w:id="13210" w:author="Alban Roche" w:date="2017-08-02T16:40:00Z"/>
                <w:u w:val="single"/>
              </w:rPr>
            </w:pPr>
            <w:del w:id="13211" w:author="Alban Roche" w:date="2017-08-02T16:40:00Z">
              <w:r w:rsidRPr="00671C8B" w:rsidDel="000934B8">
                <w:rPr>
                  <w:u w:val="single"/>
                </w:rPr>
                <w:delText>Syntax</w:delText>
              </w:r>
            </w:del>
          </w:p>
          <w:p w14:paraId="0DD9682C" w14:textId="7395D784" w:rsidR="00AD6DB4" w:rsidRPr="00671C8B" w:rsidDel="000934B8" w:rsidRDefault="00AD6DB4" w:rsidP="00166AF3">
            <w:pPr>
              <w:pStyle w:val="TableBody"/>
              <w:tabs>
                <w:tab w:val="left" w:pos="705"/>
              </w:tabs>
              <w:rPr>
                <w:del w:id="13212" w:author="Alban Roche" w:date="2017-08-02T16:40:00Z"/>
                <w:lang w:eastAsia="zh-CN"/>
              </w:rPr>
            </w:pPr>
            <w:del w:id="13213" w:author="Alban Roche" w:date="2017-08-02T16:40:00Z">
              <w:r w:rsidRPr="004D2387" w:rsidDel="000934B8">
                <w:rPr>
                  <w:b/>
                </w:rPr>
                <w:delText>AT+</w:delText>
              </w:r>
              <w:r w:rsidDel="000934B8">
                <w:rPr>
                  <w:b/>
                </w:rPr>
                <w:delText>KECHO</w:delText>
              </w:r>
              <w:r w:rsidRPr="004D2387" w:rsidDel="000934B8">
                <w:rPr>
                  <w:b/>
                </w:rPr>
                <w:delText>=?</w:delText>
              </w:r>
            </w:del>
          </w:p>
        </w:tc>
        <w:tc>
          <w:tcPr>
            <w:tcW w:w="7560" w:type="dxa"/>
          </w:tcPr>
          <w:p w14:paraId="687E1ED9" w14:textId="5679CF60" w:rsidR="00AD6DB4" w:rsidRPr="00671C8B" w:rsidDel="000934B8" w:rsidRDefault="00AD6DB4" w:rsidP="00166AF3">
            <w:pPr>
              <w:pStyle w:val="TableBody"/>
              <w:rPr>
                <w:del w:id="13214" w:author="Alban Roche" w:date="2017-08-02T16:40:00Z"/>
                <w:u w:val="single"/>
              </w:rPr>
            </w:pPr>
          </w:p>
          <w:p w14:paraId="497253E2" w14:textId="1A15696C" w:rsidR="00AD6DB4" w:rsidRPr="00671C8B" w:rsidDel="000934B8" w:rsidRDefault="00AD6DB4" w:rsidP="00166AF3">
            <w:pPr>
              <w:pStyle w:val="TableBody"/>
              <w:rPr>
                <w:del w:id="13215" w:author="Alban Roche" w:date="2017-08-02T16:40:00Z"/>
                <w:u w:val="single"/>
              </w:rPr>
            </w:pPr>
          </w:p>
          <w:p w14:paraId="4208D1E7" w14:textId="61919FBD" w:rsidR="00AD6DB4" w:rsidRPr="00671C8B" w:rsidDel="000934B8" w:rsidRDefault="00AD6DB4" w:rsidP="00166AF3">
            <w:pPr>
              <w:pStyle w:val="TableBody"/>
              <w:rPr>
                <w:del w:id="13216" w:author="Alban Roche" w:date="2017-08-02T16:40:00Z"/>
                <w:u w:val="single"/>
              </w:rPr>
            </w:pPr>
            <w:del w:id="13217" w:author="Alban Roche" w:date="2017-08-02T16:40:00Z">
              <w:r w:rsidRPr="00671C8B" w:rsidDel="000934B8">
                <w:rPr>
                  <w:u w:val="single"/>
                </w:rPr>
                <w:delText>Response</w:delText>
              </w:r>
            </w:del>
          </w:p>
          <w:p w14:paraId="67696BB9" w14:textId="6C28F660" w:rsidR="00AD6DB4" w:rsidRPr="00E0527E" w:rsidDel="000934B8" w:rsidRDefault="00AD6DB4" w:rsidP="00166AF3">
            <w:pPr>
              <w:pStyle w:val="TableBody"/>
              <w:rPr>
                <w:del w:id="13218" w:author="Alban Roche" w:date="2017-08-02T16:40:00Z"/>
                <w:b/>
              </w:rPr>
            </w:pPr>
            <w:del w:id="13219" w:author="Alban Roche" w:date="2017-08-02T16:40:00Z">
              <w:r w:rsidRPr="00A41325" w:rsidDel="000934B8">
                <w:rPr>
                  <w:b/>
                </w:rPr>
                <w:delText>+</w:delText>
              </w:r>
              <w:r w:rsidDel="000934B8">
                <w:rPr>
                  <w:b/>
                </w:rPr>
                <w:delText>KECHO</w:delText>
              </w:r>
              <w:r w:rsidRPr="00A41325" w:rsidDel="000934B8">
                <w:rPr>
                  <w:b/>
                </w:rPr>
                <w:delText xml:space="preserve">: </w:delText>
              </w:r>
              <w:r w:rsidRPr="00E0527E" w:rsidDel="000934B8">
                <w:rPr>
                  <w:b/>
                </w:rPr>
                <w:delText>(</w:delText>
              </w:r>
              <w:r w:rsidRPr="00F05C0B" w:rsidDel="000934B8">
                <w:delText>list of supported &lt;</w:delText>
              </w:r>
              <w:r w:rsidDel="000934B8">
                <w:rPr>
                  <w:b/>
                </w:rPr>
                <w:delText>mode</w:delText>
              </w:r>
              <w:r w:rsidRPr="00F05C0B" w:rsidDel="000934B8">
                <w:delText>&gt;s</w:delText>
              </w:r>
              <w:r w:rsidRPr="00E0527E" w:rsidDel="000934B8">
                <w:rPr>
                  <w:b/>
                </w:rPr>
                <w:delText>)</w:delText>
              </w:r>
              <w:r w:rsidDel="000934B8">
                <w:rPr>
                  <w:b/>
                </w:rPr>
                <w:delText>,(</w:delText>
              </w:r>
              <w:r w:rsidDel="000934B8">
                <w:delText xml:space="preserve">list of supposted </w:delText>
              </w:r>
              <w:r w:rsidDel="000934B8">
                <w:rPr>
                  <w:b/>
                </w:rPr>
                <w:delText>&lt;param&gt;</w:delText>
              </w:r>
              <w:r w:rsidDel="000934B8">
                <w:delText>s</w:delText>
              </w:r>
              <w:r w:rsidDel="000934B8">
                <w:rPr>
                  <w:b/>
                </w:rPr>
                <w:delText>)</w:delText>
              </w:r>
            </w:del>
          </w:p>
          <w:p w14:paraId="52568C1F" w14:textId="369903BD" w:rsidR="00AD6DB4" w:rsidRPr="00671C8B" w:rsidDel="000934B8" w:rsidRDefault="00AD6DB4" w:rsidP="00166AF3">
            <w:pPr>
              <w:pStyle w:val="TableBody"/>
              <w:rPr>
                <w:del w:id="13220" w:author="Alban Roche" w:date="2017-08-02T16:40:00Z"/>
              </w:rPr>
            </w:pPr>
            <w:del w:id="13221" w:author="Alban Roche" w:date="2017-08-02T16:40:00Z">
              <w:r w:rsidRPr="00671C8B" w:rsidDel="000934B8">
                <w:rPr>
                  <w:b/>
                </w:rPr>
                <w:delText>OK</w:delText>
              </w:r>
            </w:del>
          </w:p>
        </w:tc>
      </w:tr>
      <w:tr w:rsidR="00AD6DB4" w:rsidRPr="00671C8B" w:rsidDel="000934B8" w14:paraId="3AD8FD7F" w14:textId="1E5D47FE" w:rsidTr="00166AF3">
        <w:trPr>
          <w:trHeight w:val="35"/>
          <w:del w:id="13222" w:author="Alban Roche" w:date="2017-08-02T16:40:00Z"/>
        </w:trPr>
        <w:tc>
          <w:tcPr>
            <w:tcW w:w="1728" w:type="dxa"/>
          </w:tcPr>
          <w:p w14:paraId="0892E640" w14:textId="15A66022" w:rsidR="00AD6DB4" w:rsidDel="000934B8" w:rsidRDefault="00AD6DB4" w:rsidP="00166AF3">
            <w:pPr>
              <w:pStyle w:val="TableBody"/>
              <w:rPr>
                <w:del w:id="13223" w:author="Alban Roche" w:date="2017-08-02T16:40:00Z"/>
              </w:rPr>
            </w:pPr>
            <w:del w:id="13224" w:author="Alban Roche" w:date="2017-08-02T16:40:00Z">
              <w:r w:rsidDel="000934B8">
                <w:rPr>
                  <w:i/>
                </w:rPr>
                <w:delText>Read command</w:delText>
              </w:r>
            </w:del>
          </w:p>
          <w:p w14:paraId="0697DC67" w14:textId="2AC2A3D0" w:rsidR="00AD6DB4" w:rsidDel="000934B8" w:rsidRDefault="00AD6DB4" w:rsidP="00166AF3">
            <w:pPr>
              <w:pStyle w:val="TableBody"/>
              <w:rPr>
                <w:del w:id="13225" w:author="Alban Roche" w:date="2017-08-02T16:40:00Z"/>
              </w:rPr>
            </w:pPr>
          </w:p>
          <w:p w14:paraId="0AEF02E9" w14:textId="6146B806" w:rsidR="00AD6DB4" w:rsidDel="000934B8" w:rsidRDefault="00AD6DB4" w:rsidP="00166AF3">
            <w:pPr>
              <w:pStyle w:val="TableBody"/>
              <w:rPr>
                <w:del w:id="13226" w:author="Alban Roche" w:date="2017-08-02T16:40:00Z"/>
              </w:rPr>
            </w:pPr>
            <w:del w:id="13227" w:author="Alban Roche" w:date="2017-08-02T16:40:00Z">
              <w:r w:rsidRPr="00682FAD" w:rsidDel="000934B8">
                <w:rPr>
                  <w:u w:val="single"/>
                </w:rPr>
                <w:delText>Syntax</w:delText>
              </w:r>
            </w:del>
          </w:p>
          <w:p w14:paraId="0E4F4D8F" w14:textId="47E9BF6C" w:rsidR="00AD6DB4" w:rsidRPr="00682FAD" w:rsidDel="000934B8" w:rsidRDefault="00AD6DB4" w:rsidP="00166AF3">
            <w:pPr>
              <w:pStyle w:val="TableBody"/>
              <w:rPr>
                <w:del w:id="13228" w:author="Alban Roche" w:date="2017-08-02T16:40:00Z"/>
                <w:b/>
              </w:rPr>
            </w:pPr>
            <w:del w:id="13229" w:author="Alban Roche" w:date="2017-08-02T16:40:00Z">
              <w:r w:rsidRPr="00682FAD" w:rsidDel="000934B8">
                <w:rPr>
                  <w:b/>
                </w:rPr>
                <w:delText>AT+</w:delText>
              </w:r>
              <w:r w:rsidDel="000934B8">
                <w:rPr>
                  <w:b/>
                </w:rPr>
                <w:delText>KECHO</w:delText>
              </w:r>
              <w:r w:rsidRPr="00682FAD" w:rsidDel="000934B8">
                <w:rPr>
                  <w:b/>
                </w:rPr>
                <w:delText>?</w:delText>
              </w:r>
            </w:del>
          </w:p>
        </w:tc>
        <w:tc>
          <w:tcPr>
            <w:tcW w:w="7560" w:type="dxa"/>
          </w:tcPr>
          <w:p w14:paraId="135F212C" w14:textId="6D616B06" w:rsidR="00AD6DB4" w:rsidDel="000934B8" w:rsidRDefault="00AD6DB4" w:rsidP="00166AF3">
            <w:pPr>
              <w:pStyle w:val="TableBody"/>
              <w:rPr>
                <w:del w:id="13230" w:author="Alban Roche" w:date="2017-08-02T16:40:00Z"/>
                <w:u w:val="single"/>
              </w:rPr>
            </w:pPr>
          </w:p>
          <w:p w14:paraId="43884DA1" w14:textId="4D53A862" w:rsidR="00AD6DB4" w:rsidDel="000934B8" w:rsidRDefault="00AD6DB4" w:rsidP="00166AF3">
            <w:pPr>
              <w:pStyle w:val="TableBody"/>
              <w:rPr>
                <w:del w:id="13231" w:author="Alban Roche" w:date="2017-08-02T16:40:00Z"/>
                <w:u w:val="single"/>
              </w:rPr>
            </w:pPr>
          </w:p>
          <w:p w14:paraId="5F16FF9D" w14:textId="5EFFCD22" w:rsidR="00AD6DB4" w:rsidDel="000934B8" w:rsidRDefault="00AD6DB4" w:rsidP="00166AF3">
            <w:pPr>
              <w:pStyle w:val="TableBody"/>
              <w:rPr>
                <w:del w:id="13232" w:author="Alban Roche" w:date="2017-08-02T16:40:00Z"/>
              </w:rPr>
            </w:pPr>
            <w:del w:id="13233" w:author="Alban Roche" w:date="2017-08-02T16:40:00Z">
              <w:r w:rsidDel="000934B8">
                <w:rPr>
                  <w:u w:val="single"/>
                </w:rPr>
                <w:delText>Response</w:delText>
              </w:r>
            </w:del>
          </w:p>
          <w:p w14:paraId="105919FB" w14:textId="51F419D2" w:rsidR="00AD6DB4" w:rsidRPr="00682FAD" w:rsidDel="000934B8" w:rsidRDefault="00AD6DB4" w:rsidP="00166AF3">
            <w:pPr>
              <w:pStyle w:val="TableBody"/>
              <w:rPr>
                <w:del w:id="13234" w:author="Alban Roche" w:date="2017-08-02T16:40:00Z"/>
                <w:b/>
              </w:rPr>
            </w:pPr>
            <w:del w:id="13235" w:author="Alban Roche" w:date="2017-08-02T16:40:00Z">
              <w:r w:rsidRPr="00682FAD" w:rsidDel="000934B8">
                <w:rPr>
                  <w:b/>
                </w:rPr>
                <w:delText>+</w:delText>
              </w:r>
              <w:r w:rsidDel="000934B8">
                <w:rPr>
                  <w:b/>
                </w:rPr>
                <w:delText>KECHO</w:delText>
              </w:r>
              <w:r w:rsidRPr="00682FAD" w:rsidDel="000934B8">
                <w:rPr>
                  <w:b/>
                </w:rPr>
                <w:delText>: &lt;</w:delText>
              </w:r>
              <w:r w:rsidDel="000934B8">
                <w:rPr>
                  <w:b/>
                </w:rPr>
                <w:delText>status</w:delText>
              </w:r>
              <w:r w:rsidRPr="00682FAD" w:rsidDel="000934B8">
                <w:rPr>
                  <w:b/>
                </w:rPr>
                <w:delText>&gt;</w:delText>
              </w:r>
              <w:r w:rsidDel="000934B8">
                <w:rPr>
                  <w:b/>
                </w:rPr>
                <w:delText>,&lt;param_1&gt;,…,&lt;param_n&gt;</w:delText>
              </w:r>
            </w:del>
          </w:p>
          <w:p w14:paraId="454673E5" w14:textId="45C47F87" w:rsidR="00AD6DB4" w:rsidRPr="00682FAD" w:rsidDel="000934B8" w:rsidRDefault="00AD6DB4" w:rsidP="00166AF3">
            <w:pPr>
              <w:pStyle w:val="TableBody"/>
              <w:rPr>
                <w:del w:id="13236" w:author="Alban Roche" w:date="2017-08-02T16:40:00Z"/>
              </w:rPr>
            </w:pPr>
            <w:del w:id="13237" w:author="Alban Roche" w:date="2017-08-02T16:40:00Z">
              <w:r w:rsidRPr="00682FAD" w:rsidDel="000934B8">
                <w:rPr>
                  <w:b/>
                </w:rPr>
                <w:delText>OK</w:delText>
              </w:r>
            </w:del>
          </w:p>
        </w:tc>
      </w:tr>
      <w:tr w:rsidR="00AD6DB4" w:rsidRPr="00671C8B" w:rsidDel="000934B8" w14:paraId="53945C22" w14:textId="35188D6E" w:rsidTr="00166AF3">
        <w:trPr>
          <w:cantSplit w:val="0"/>
          <w:trHeight w:val="35"/>
          <w:del w:id="13238" w:author="Alban Roche" w:date="2017-08-02T16:40:00Z"/>
        </w:trPr>
        <w:tc>
          <w:tcPr>
            <w:tcW w:w="1728" w:type="dxa"/>
          </w:tcPr>
          <w:p w14:paraId="3181BACB" w14:textId="380835D0" w:rsidR="00AD6DB4" w:rsidDel="000934B8" w:rsidRDefault="00AD6DB4" w:rsidP="00166AF3">
            <w:pPr>
              <w:pStyle w:val="TableBody"/>
              <w:rPr>
                <w:del w:id="13239" w:author="Alban Roche" w:date="2017-08-02T16:40:00Z"/>
              </w:rPr>
            </w:pPr>
            <w:del w:id="13240" w:author="Alban Roche" w:date="2017-08-02T16:40:00Z">
              <w:r w:rsidDel="000934B8">
                <w:rPr>
                  <w:i/>
                </w:rPr>
                <w:delText>Write command</w:delText>
              </w:r>
            </w:del>
          </w:p>
          <w:p w14:paraId="58E7C66D" w14:textId="2E053E9C" w:rsidR="00AD6DB4" w:rsidDel="000934B8" w:rsidRDefault="00AD6DB4" w:rsidP="00166AF3">
            <w:pPr>
              <w:pStyle w:val="TableBody"/>
              <w:rPr>
                <w:del w:id="13241" w:author="Alban Roche" w:date="2017-08-02T16:40:00Z"/>
              </w:rPr>
            </w:pPr>
          </w:p>
          <w:p w14:paraId="4EB424C7" w14:textId="1A30DA1E" w:rsidR="00AD6DB4" w:rsidDel="000934B8" w:rsidRDefault="00AD6DB4" w:rsidP="00166AF3">
            <w:pPr>
              <w:pStyle w:val="TableBody"/>
              <w:rPr>
                <w:del w:id="13242" w:author="Alban Roche" w:date="2017-08-02T16:40:00Z"/>
              </w:rPr>
            </w:pPr>
            <w:del w:id="13243" w:author="Alban Roche" w:date="2017-08-02T16:40:00Z">
              <w:r w:rsidRPr="00682FAD" w:rsidDel="000934B8">
                <w:rPr>
                  <w:u w:val="single"/>
                </w:rPr>
                <w:delText>Syntax</w:delText>
              </w:r>
            </w:del>
          </w:p>
          <w:p w14:paraId="6FF3D6AF" w14:textId="6F689816" w:rsidR="00AD6DB4" w:rsidRPr="00682FAD" w:rsidDel="000934B8" w:rsidRDefault="00AD6DB4" w:rsidP="00166AF3">
            <w:pPr>
              <w:pStyle w:val="TableBody"/>
              <w:rPr>
                <w:del w:id="13244" w:author="Alban Roche" w:date="2017-08-02T16:40:00Z"/>
                <w:b/>
              </w:rPr>
            </w:pPr>
            <w:del w:id="13245" w:author="Alban Roche" w:date="2017-08-02T16:40:00Z">
              <w:r w:rsidDel="000934B8">
                <w:rPr>
                  <w:b/>
                </w:rPr>
                <w:delText>AT+KECHO=</w:delText>
              </w:r>
              <w:r w:rsidDel="000934B8">
                <w:rPr>
                  <w:b/>
                </w:rPr>
                <w:br/>
              </w:r>
              <w:r w:rsidRPr="009D265A" w:rsidDel="000934B8">
                <w:rPr>
                  <w:b/>
                </w:rPr>
                <w:delText>&lt;mode&gt;</w:delText>
              </w:r>
              <w:r w:rsidRPr="009D265A" w:rsidDel="000934B8">
                <w:rPr>
                  <w:b/>
                </w:rPr>
                <w:br/>
                <w:delText>[,&lt;param_1&gt;,…,</w:delText>
              </w:r>
              <w:r w:rsidRPr="009D265A" w:rsidDel="000934B8">
                <w:rPr>
                  <w:b/>
                </w:rPr>
                <w:br/>
                <w:delText>&lt;param_n&gt;]</w:delText>
              </w:r>
            </w:del>
          </w:p>
        </w:tc>
        <w:tc>
          <w:tcPr>
            <w:tcW w:w="7560" w:type="dxa"/>
          </w:tcPr>
          <w:p w14:paraId="787FE318" w14:textId="1A9F883E" w:rsidR="00AD6DB4" w:rsidDel="000934B8" w:rsidRDefault="00AD6DB4" w:rsidP="00166AF3">
            <w:pPr>
              <w:pStyle w:val="TableBody"/>
              <w:rPr>
                <w:del w:id="13246" w:author="Alban Roche" w:date="2017-08-02T16:40:00Z"/>
                <w:u w:val="single"/>
              </w:rPr>
            </w:pPr>
          </w:p>
          <w:p w14:paraId="5D3802BB" w14:textId="753A7CED" w:rsidR="00AD6DB4" w:rsidDel="000934B8" w:rsidRDefault="00AD6DB4" w:rsidP="00166AF3">
            <w:pPr>
              <w:pStyle w:val="TableBody"/>
              <w:rPr>
                <w:del w:id="13247" w:author="Alban Roche" w:date="2017-08-02T16:40:00Z"/>
                <w:u w:val="single"/>
              </w:rPr>
            </w:pPr>
          </w:p>
          <w:p w14:paraId="48CDB93E" w14:textId="6827356A" w:rsidR="00AD6DB4" w:rsidDel="000934B8" w:rsidRDefault="00AD6DB4" w:rsidP="00166AF3">
            <w:pPr>
              <w:pStyle w:val="TableBody"/>
              <w:rPr>
                <w:del w:id="13248" w:author="Alban Roche" w:date="2017-08-02T16:40:00Z"/>
              </w:rPr>
            </w:pPr>
            <w:del w:id="13249" w:author="Alban Roche" w:date="2017-08-02T16:40:00Z">
              <w:r w:rsidDel="000934B8">
                <w:rPr>
                  <w:u w:val="single"/>
                </w:rPr>
                <w:delText>Response</w:delText>
              </w:r>
            </w:del>
          </w:p>
          <w:p w14:paraId="17485C4A" w14:textId="004D039D" w:rsidR="00AD6DB4" w:rsidRPr="00682FAD" w:rsidDel="000934B8" w:rsidRDefault="00AD6DB4" w:rsidP="00166AF3">
            <w:pPr>
              <w:pStyle w:val="TableBody"/>
              <w:rPr>
                <w:del w:id="13250" w:author="Alban Roche" w:date="2017-08-02T16:40:00Z"/>
                <w:b/>
              </w:rPr>
            </w:pPr>
            <w:del w:id="13251" w:author="Alban Roche" w:date="2017-08-02T16:40:00Z">
              <w:r w:rsidRPr="00682FAD" w:rsidDel="000934B8">
                <w:rPr>
                  <w:b/>
                </w:rPr>
                <w:delText>OK</w:delText>
              </w:r>
            </w:del>
          </w:p>
          <w:p w14:paraId="4E09316A" w14:textId="25905C61" w:rsidR="00AD6DB4" w:rsidDel="000934B8" w:rsidRDefault="00AD6DB4" w:rsidP="00166AF3">
            <w:pPr>
              <w:pStyle w:val="TableBody"/>
              <w:rPr>
                <w:del w:id="13252" w:author="Alban Roche" w:date="2017-08-02T16:40:00Z"/>
              </w:rPr>
            </w:pPr>
          </w:p>
          <w:p w14:paraId="51B981A1" w14:textId="35F14C43" w:rsidR="00AD6DB4" w:rsidDel="000934B8" w:rsidRDefault="00AD6DB4" w:rsidP="00166AF3">
            <w:pPr>
              <w:pStyle w:val="TableBody"/>
              <w:rPr>
                <w:del w:id="13253" w:author="Alban Roche" w:date="2017-08-02T16:40:00Z"/>
              </w:rPr>
            </w:pPr>
            <w:del w:id="13254" w:author="Alban Roche" w:date="2017-08-02T16:40:00Z">
              <w:r w:rsidRPr="00682FAD" w:rsidDel="000934B8">
                <w:rPr>
                  <w:u w:val="single"/>
                </w:rPr>
                <w:delText>Parameter</w:delText>
              </w:r>
            </w:del>
          </w:p>
          <w:p w14:paraId="54AEDA53" w14:textId="224DD627" w:rsidR="00AD6DB4" w:rsidDel="000934B8" w:rsidRDefault="00AD6DB4" w:rsidP="00166AF3">
            <w:pPr>
              <w:pStyle w:val="TableBody"/>
              <w:rPr>
                <w:del w:id="13255" w:author="Alban Roche" w:date="2017-08-02T16:40:00Z"/>
              </w:rPr>
            </w:pPr>
            <w:del w:id="13256" w:author="Alban Roche" w:date="2017-08-02T16:40:00Z">
              <w:r w:rsidRPr="00682FAD" w:rsidDel="000934B8">
                <w:rPr>
                  <w:b/>
                </w:rPr>
                <w:delText>&lt;</w:delText>
              </w:r>
              <w:r w:rsidDel="000934B8">
                <w:rPr>
                  <w:b/>
                </w:rPr>
                <w:delText>mode</w:delText>
              </w:r>
              <w:r w:rsidRPr="00682FAD" w:rsidDel="000934B8">
                <w:rPr>
                  <w:b/>
                </w:rPr>
                <w:delText>&gt;</w:delText>
              </w:r>
              <w:r w:rsidDel="000934B8">
                <w:tab/>
                <w:delText>0</w:delText>
              </w:r>
              <w:r w:rsidDel="000934B8">
                <w:tab/>
                <w:delText>Deactivate echo cancellation</w:delText>
              </w:r>
            </w:del>
          </w:p>
          <w:p w14:paraId="52FA7E03" w14:textId="46BDD5A4" w:rsidR="00AD6DB4" w:rsidDel="000934B8" w:rsidRDefault="00AD6DB4" w:rsidP="00166AF3">
            <w:pPr>
              <w:pStyle w:val="TableBody"/>
              <w:rPr>
                <w:del w:id="13257" w:author="Alban Roche" w:date="2017-08-02T16:40:00Z"/>
              </w:rPr>
            </w:pPr>
            <w:del w:id="13258" w:author="Alban Roche" w:date="2017-08-02T16:40:00Z">
              <w:r w:rsidDel="000934B8">
                <w:tab/>
              </w:r>
              <w:r w:rsidDel="000934B8">
                <w:tab/>
                <w:delText>1</w:delText>
              </w:r>
              <w:r w:rsidDel="000934B8">
                <w:tab/>
                <w:delText>Activate echo cancellation</w:delText>
              </w:r>
            </w:del>
          </w:p>
          <w:p w14:paraId="6EC12D73" w14:textId="7BB9CE90" w:rsidR="00AD6DB4" w:rsidDel="000934B8" w:rsidRDefault="00AD6DB4" w:rsidP="00166AF3">
            <w:pPr>
              <w:pStyle w:val="TableBody"/>
              <w:rPr>
                <w:del w:id="13259" w:author="Alban Roche" w:date="2017-08-02T16:40:00Z"/>
              </w:rPr>
            </w:pPr>
          </w:p>
          <w:p w14:paraId="03F9985B" w14:textId="16DB7C19" w:rsidR="00AD6DB4" w:rsidDel="000934B8" w:rsidRDefault="00AD6DB4" w:rsidP="00166AF3">
            <w:pPr>
              <w:pStyle w:val="TableBody"/>
              <w:rPr>
                <w:del w:id="13260" w:author="Alban Roche" w:date="2017-08-02T16:40:00Z"/>
              </w:rPr>
            </w:pPr>
            <w:del w:id="13261" w:author="Alban Roche" w:date="2017-08-02T16:40:00Z">
              <w:r w:rsidRPr="00E0527E" w:rsidDel="000934B8">
                <w:rPr>
                  <w:b/>
                </w:rPr>
                <w:delText>&lt;status&gt;</w:delText>
              </w:r>
              <w:r w:rsidDel="000934B8">
                <w:tab/>
                <w:delText>Echo cancellation status</w:delText>
              </w:r>
            </w:del>
          </w:p>
          <w:p w14:paraId="19568D0A" w14:textId="647D27E0" w:rsidR="00AD6DB4" w:rsidRPr="00D607BB" w:rsidDel="000934B8" w:rsidRDefault="00AD6DB4" w:rsidP="00166AF3">
            <w:pPr>
              <w:pStyle w:val="TableBody"/>
              <w:rPr>
                <w:del w:id="13262" w:author="Alban Roche" w:date="2017-08-02T16:40:00Z"/>
              </w:rPr>
            </w:pPr>
            <w:del w:id="13263" w:author="Alban Roche" w:date="2017-08-02T16:40:00Z">
              <w:r w:rsidDel="000934B8">
                <w:delText>0</w:delText>
              </w:r>
              <w:r w:rsidDel="000934B8">
                <w:tab/>
                <w:delText>Deactivated</w:delText>
              </w:r>
            </w:del>
          </w:p>
          <w:p w14:paraId="286D7208" w14:textId="33F83FE0" w:rsidR="00AD6DB4" w:rsidDel="000934B8" w:rsidRDefault="00AD6DB4" w:rsidP="00166AF3">
            <w:pPr>
              <w:pStyle w:val="TableBody"/>
              <w:rPr>
                <w:del w:id="13264" w:author="Alban Roche" w:date="2017-08-02T16:40:00Z"/>
              </w:rPr>
            </w:pPr>
            <w:commentRangeStart w:id="13265"/>
            <w:del w:id="13266" w:author="Alban Roche" w:date="2017-08-02T16:40:00Z">
              <w:r w:rsidRPr="003C0647" w:rsidDel="000934B8">
                <w:rPr>
                  <w:u w:val="single"/>
                </w:rPr>
                <w:delText>1</w:delText>
              </w:r>
              <w:commentRangeEnd w:id="13265"/>
              <w:r w:rsidR="00C13F4C" w:rsidDel="000934B8">
                <w:rPr>
                  <w:rStyle w:val="CommentReference"/>
                  <w:rFonts w:ascii="Verdana" w:hAnsi="Verdana" w:cs="Times New Roman"/>
                  <w:lang w:eastAsia="en-US"/>
                </w:rPr>
                <w:commentReference w:id="13265"/>
              </w:r>
              <w:r w:rsidDel="000934B8">
                <w:tab/>
                <w:delText>Activated</w:delText>
              </w:r>
            </w:del>
          </w:p>
          <w:p w14:paraId="09BC55A1" w14:textId="55B737BC" w:rsidR="00AD6DB4" w:rsidDel="000934B8" w:rsidRDefault="00AD6DB4" w:rsidP="00166AF3">
            <w:pPr>
              <w:pStyle w:val="TableBody"/>
              <w:rPr>
                <w:del w:id="13267" w:author="Alban Roche" w:date="2017-08-02T16:40:00Z"/>
              </w:rPr>
            </w:pPr>
          </w:p>
          <w:p w14:paraId="192DC839" w14:textId="2B0479DC" w:rsidR="00AD6DB4" w:rsidDel="000934B8" w:rsidRDefault="00AD6DB4" w:rsidP="00166AF3">
            <w:pPr>
              <w:pStyle w:val="TableBody"/>
              <w:rPr>
                <w:del w:id="13268" w:author="Alban Roche" w:date="2017-08-02T16:40:00Z"/>
                <w:b/>
              </w:rPr>
            </w:pPr>
            <w:del w:id="13269" w:author="Alban Roche" w:date="2017-08-02T16:40:00Z">
              <w:r w:rsidRPr="00E0527E" w:rsidDel="000934B8">
                <w:rPr>
                  <w:b/>
                </w:rPr>
                <w:delText>&lt;param_n&gt;</w:delText>
              </w:r>
            </w:del>
          </w:p>
          <w:p w14:paraId="0C66F82B" w14:textId="209BF37A" w:rsidR="00AD6DB4" w:rsidDel="000934B8" w:rsidRDefault="00AD6DB4" w:rsidP="0059466D">
            <w:pPr>
              <w:pStyle w:val="TableBody"/>
              <w:numPr>
                <w:ilvl w:val="0"/>
                <w:numId w:val="155"/>
              </w:numPr>
              <w:rPr>
                <w:del w:id="13270" w:author="Alban Roche" w:date="2017-08-02T16:40:00Z"/>
              </w:rPr>
            </w:pPr>
            <w:del w:id="13271" w:author="Alban Roche" w:date="2017-08-02T16:40:00Z">
              <w:r w:rsidDel="000934B8">
                <w:delText>NLMSTaps_band_x stands for n</w:delText>
              </w:r>
              <w:r w:rsidRPr="00FE4962" w:rsidDel="000934B8">
                <w:delText xml:space="preserve">umber of LMS (Least </w:delText>
              </w:r>
              <w:r w:rsidDel="000934B8">
                <w:delText>M</w:delText>
              </w:r>
              <w:r w:rsidRPr="00FE4962" w:rsidDel="000934B8">
                <w:delText xml:space="preserve">ean </w:delText>
              </w:r>
              <w:r w:rsidDel="000934B8">
                <w:delText>S</w:delText>
              </w:r>
              <w:r w:rsidRPr="00FE4962" w:rsidDel="000934B8">
                <w:delText>quares) filter taps in frequency band x</w:delText>
              </w:r>
              <w:r w:rsidDel="000934B8">
                <w:delText>.</w:delText>
              </w:r>
            </w:del>
          </w:p>
          <w:p w14:paraId="654B4BB5" w14:textId="46B7E318" w:rsidR="00AD6DB4" w:rsidDel="000934B8" w:rsidRDefault="00AD6DB4" w:rsidP="0059466D">
            <w:pPr>
              <w:pStyle w:val="TableBody"/>
              <w:numPr>
                <w:ilvl w:val="0"/>
                <w:numId w:val="155"/>
              </w:numPr>
              <w:rPr>
                <w:del w:id="13272" w:author="Alban Roche" w:date="2017-08-02T16:40:00Z"/>
              </w:rPr>
            </w:pPr>
            <w:del w:id="13273" w:author="Alban Roche" w:date="2017-08-02T16:40:00Z">
              <w:r w:rsidDel="000934B8">
                <w:delText>Parameters should be bounded by the follow constrain.</w:delText>
              </w:r>
            </w:del>
          </w:p>
          <w:p w14:paraId="14A4408A" w14:textId="7EDCAC40" w:rsidR="00AD6DB4" w:rsidDel="000934B8" w:rsidRDefault="00AD6DB4" w:rsidP="0059466D">
            <w:pPr>
              <w:pStyle w:val="TableBody"/>
              <w:numPr>
                <w:ilvl w:val="0"/>
                <w:numId w:val="155"/>
              </w:numPr>
              <w:rPr>
                <w:del w:id="13274" w:author="Alban Roche" w:date="2017-08-02T16:40:00Z"/>
              </w:rPr>
            </w:pPr>
            <w:del w:id="13275" w:author="Alban Roche" w:date="2017-08-02T16:40:00Z">
              <w:r w:rsidDel="000934B8">
                <w:delText>NLMSTaps_band_0 + 2*(NLMSTaps_band_1+...+ NLMSTaps_band_5) &lt; 2000</w:delText>
              </w:r>
            </w:del>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7"/>
              <w:gridCol w:w="2705"/>
              <w:gridCol w:w="1776"/>
              <w:gridCol w:w="2241"/>
            </w:tblGrid>
            <w:tr w:rsidR="00AD6DB4" w:rsidDel="000934B8" w14:paraId="0AE217B3" w14:textId="4FDB5923" w:rsidTr="00166AF3">
              <w:trPr>
                <w:del w:id="13276" w:author="Alban Roche" w:date="2017-08-02T16:40:00Z"/>
              </w:trPr>
              <w:tc>
                <w:tcPr>
                  <w:tcW w:w="607" w:type="dxa"/>
                </w:tcPr>
                <w:p w14:paraId="7C4CA32E" w14:textId="25E8274E" w:rsidR="00AD6DB4" w:rsidRPr="00E0527E" w:rsidDel="000934B8" w:rsidRDefault="00AD6DB4" w:rsidP="00166AF3">
                  <w:pPr>
                    <w:pStyle w:val="TableBody"/>
                    <w:rPr>
                      <w:del w:id="13277" w:author="Alban Roche" w:date="2017-08-02T16:40:00Z"/>
                      <w:b/>
                    </w:rPr>
                  </w:pPr>
                  <w:del w:id="13278" w:author="Alban Roche" w:date="2017-08-02T16:40:00Z">
                    <w:r w:rsidRPr="00E0527E" w:rsidDel="000934B8">
                      <w:rPr>
                        <w:b/>
                      </w:rPr>
                      <w:delText>#</w:delText>
                    </w:r>
                  </w:del>
                </w:p>
              </w:tc>
              <w:tc>
                <w:tcPr>
                  <w:tcW w:w="2705" w:type="dxa"/>
                </w:tcPr>
                <w:p w14:paraId="231D0CA1" w14:textId="55947329" w:rsidR="00AD6DB4" w:rsidRPr="00E0527E" w:rsidDel="000934B8" w:rsidRDefault="00AD6DB4" w:rsidP="00166AF3">
                  <w:pPr>
                    <w:pStyle w:val="TableBody"/>
                    <w:rPr>
                      <w:del w:id="13279" w:author="Alban Roche" w:date="2017-08-02T16:40:00Z"/>
                      <w:b/>
                    </w:rPr>
                  </w:pPr>
                  <w:del w:id="13280" w:author="Alban Roche" w:date="2017-08-02T16:40:00Z">
                    <w:r w:rsidRPr="00E0527E" w:rsidDel="000934B8">
                      <w:rPr>
                        <w:b/>
                      </w:rPr>
                      <w:delText>Name</w:delText>
                    </w:r>
                  </w:del>
                </w:p>
              </w:tc>
              <w:tc>
                <w:tcPr>
                  <w:tcW w:w="1776" w:type="dxa"/>
                </w:tcPr>
                <w:p w14:paraId="2C7A4C23" w14:textId="5C3837F3" w:rsidR="00AD6DB4" w:rsidRPr="00E0527E" w:rsidDel="000934B8" w:rsidRDefault="00AD6DB4" w:rsidP="00166AF3">
                  <w:pPr>
                    <w:pStyle w:val="TableBody"/>
                    <w:rPr>
                      <w:del w:id="13281" w:author="Alban Roche" w:date="2017-08-02T16:40:00Z"/>
                      <w:b/>
                    </w:rPr>
                  </w:pPr>
                  <w:del w:id="13282" w:author="Alban Roche" w:date="2017-08-02T16:40:00Z">
                    <w:r w:rsidRPr="00E0527E" w:rsidDel="000934B8">
                      <w:rPr>
                        <w:b/>
                      </w:rPr>
                      <w:delText>Range</w:delText>
                    </w:r>
                  </w:del>
                </w:p>
              </w:tc>
              <w:tc>
                <w:tcPr>
                  <w:tcW w:w="2241" w:type="dxa"/>
                </w:tcPr>
                <w:p w14:paraId="6AC7B7C6" w14:textId="398C2104" w:rsidR="00AD6DB4" w:rsidRPr="00E0527E" w:rsidDel="000934B8" w:rsidRDefault="00AD6DB4" w:rsidP="00166AF3">
                  <w:pPr>
                    <w:pStyle w:val="TableBody"/>
                    <w:rPr>
                      <w:del w:id="13283" w:author="Alban Roche" w:date="2017-08-02T16:40:00Z"/>
                      <w:b/>
                    </w:rPr>
                  </w:pPr>
                  <w:del w:id="13284" w:author="Alban Roche" w:date="2017-08-02T16:40:00Z">
                    <w:r w:rsidDel="000934B8">
                      <w:rPr>
                        <w:b/>
                      </w:rPr>
                      <w:delText xml:space="preserve">Default </w:delText>
                    </w:r>
                    <w:r w:rsidRPr="00E0527E" w:rsidDel="000934B8">
                      <w:rPr>
                        <w:b/>
                      </w:rPr>
                      <w:delText>Handset Profile</w:delText>
                    </w:r>
                  </w:del>
                </w:p>
              </w:tc>
            </w:tr>
            <w:tr w:rsidR="00AD6DB4" w:rsidDel="000934B8" w14:paraId="04ED07FF" w14:textId="56EA64EA" w:rsidTr="00166AF3">
              <w:trPr>
                <w:del w:id="13285" w:author="Alban Roche" w:date="2017-08-02T16:40:00Z"/>
              </w:trPr>
              <w:tc>
                <w:tcPr>
                  <w:tcW w:w="607" w:type="dxa"/>
                </w:tcPr>
                <w:p w14:paraId="1EB3EFBE" w14:textId="2EFE468C" w:rsidR="00AD6DB4" w:rsidDel="000934B8" w:rsidRDefault="00AD6DB4" w:rsidP="00166AF3">
                  <w:pPr>
                    <w:pStyle w:val="TableBody"/>
                    <w:rPr>
                      <w:del w:id="13286" w:author="Alban Roche" w:date="2017-08-02T16:40:00Z"/>
                    </w:rPr>
                  </w:pPr>
                  <w:del w:id="13287" w:author="Alban Roche" w:date="2017-08-02T16:40:00Z">
                    <w:r w:rsidDel="000934B8">
                      <w:delText>1</w:delText>
                    </w:r>
                  </w:del>
                </w:p>
              </w:tc>
              <w:tc>
                <w:tcPr>
                  <w:tcW w:w="2705" w:type="dxa"/>
                </w:tcPr>
                <w:p w14:paraId="78010AF6" w14:textId="536533E8" w:rsidR="00AD6DB4" w:rsidDel="000934B8" w:rsidRDefault="00AD6DB4" w:rsidP="00166AF3">
                  <w:pPr>
                    <w:pStyle w:val="TableBody"/>
                    <w:rPr>
                      <w:del w:id="13288" w:author="Alban Roche" w:date="2017-08-02T16:40:00Z"/>
                    </w:rPr>
                  </w:pPr>
                  <w:del w:id="13289" w:author="Alban Roche" w:date="2017-08-02T16:40:00Z">
                    <w:r w:rsidDel="000934B8">
                      <w:delText>&lt;NLMSTaps_band_0&gt;</w:delText>
                    </w:r>
                  </w:del>
                </w:p>
              </w:tc>
              <w:tc>
                <w:tcPr>
                  <w:tcW w:w="1776" w:type="dxa"/>
                </w:tcPr>
                <w:p w14:paraId="5B0E6F62" w14:textId="4E6EBF95" w:rsidR="00AD6DB4" w:rsidDel="000934B8" w:rsidRDefault="00AD6DB4" w:rsidP="00166AF3">
                  <w:pPr>
                    <w:pStyle w:val="TableBody"/>
                    <w:rPr>
                      <w:del w:id="13290" w:author="Alban Roche" w:date="2017-08-02T16:40:00Z"/>
                    </w:rPr>
                  </w:pPr>
                  <w:del w:id="13291" w:author="Alban Roche" w:date="2017-08-02T16:40:00Z">
                    <w:r w:rsidRPr="003136A9" w:rsidDel="000934B8">
                      <w:delText>2-1096</w:delText>
                    </w:r>
                  </w:del>
                </w:p>
              </w:tc>
              <w:tc>
                <w:tcPr>
                  <w:tcW w:w="2241" w:type="dxa"/>
                </w:tcPr>
                <w:p w14:paraId="53D3F1B8" w14:textId="0B5BAC37" w:rsidR="00AD6DB4" w:rsidDel="000934B8" w:rsidRDefault="00AD6DB4" w:rsidP="00166AF3">
                  <w:pPr>
                    <w:pStyle w:val="TableBody"/>
                    <w:rPr>
                      <w:del w:id="13292" w:author="Alban Roche" w:date="2017-08-02T16:40:00Z"/>
                    </w:rPr>
                  </w:pPr>
                  <w:del w:id="13293" w:author="Alban Roche" w:date="2017-08-02T16:40:00Z">
                    <w:r w:rsidDel="000934B8">
                      <w:delText>100</w:delText>
                    </w:r>
                  </w:del>
                </w:p>
              </w:tc>
            </w:tr>
            <w:tr w:rsidR="00AD6DB4" w:rsidDel="000934B8" w14:paraId="1C598B26" w14:textId="73F433AA" w:rsidTr="00166AF3">
              <w:trPr>
                <w:del w:id="13294" w:author="Alban Roche" w:date="2017-08-02T16:40:00Z"/>
              </w:trPr>
              <w:tc>
                <w:tcPr>
                  <w:tcW w:w="607" w:type="dxa"/>
                </w:tcPr>
                <w:p w14:paraId="1458878C" w14:textId="7EA3B733" w:rsidR="00AD6DB4" w:rsidDel="000934B8" w:rsidRDefault="00AD6DB4" w:rsidP="00166AF3">
                  <w:pPr>
                    <w:pStyle w:val="TableBody"/>
                    <w:rPr>
                      <w:del w:id="13295" w:author="Alban Roche" w:date="2017-08-02T16:40:00Z"/>
                    </w:rPr>
                  </w:pPr>
                  <w:del w:id="13296" w:author="Alban Roche" w:date="2017-08-02T16:40:00Z">
                    <w:r w:rsidDel="000934B8">
                      <w:delText>2</w:delText>
                    </w:r>
                  </w:del>
                </w:p>
              </w:tc>
              <w:tc>
                <w:tcPr>
                  <w:tcW w:w="2705" w:type="dxa"/>
                </w:tcPr>
                <w:p w14:paraId="2354CB65" w14:textId="5544B619" w:rsidR="00AD6DB4" w:rsidDel="000934B8" w:rsidRDefault="00AD6DB4" w:rsidP="00166AF3">
                  <w:pPr>
                    <w:pStyle w:val="TableBody"/>
                    <w:rPr>
                      <w:del w:id="13297" w:author="Alban Roche" w:date="2017-08-02T16:40:00Z"/>
                    </w:rPr>
                  </w:pPr>
                  <w:del w:id="13298" w:author="Alban Roche" w:date="2017-08-02T16:40:00Z">
                    <w:r w:rsidDel="000934B8">
                      <w:delText>&lt;NLMSTaps_band_1&gt;</w:delText>
                    </w:r>
                  </w:del>
                </w:p>
              </w:tc>
              <w:tc>
                <w:tcPr>
                  <w:tcW w:w="1776" w:type="dxa"/>
                </w:tcPr>
                <w:p w14:paraId="070BAAC0" w14:textId="5DC4F128" w:rsidR="00AD6DB4" w:rsidDel="000934B8" w:rsidRDefault="00AD6DB4" w:rsidP="00166AF3">
                  <w:pPr>
                    <w:pStyle w:val="TableBody"/>
                    <w:rPr>
                      <w:del w:id="13299" w:author="Alban Roche" w:date="2017-08-02T16:40:00Z"/>
                    </w:rPr>
                  </w:pPr>
                  <w:del w:id="13300" w:author="Alban Roche" w:date="2017-08-02T16:40:00Z">
                    <w:r w:rsidRPr="003136A9" w:rsidDel="000934B8">
                      <w:delText>1-548</w:delText>
                    </w:r>
                  </w:del>
                </w:p>
              </w:tc>
              <w:tc>
                <w:tcPr>
                  <w:tcW w:w="2241" w:type="dxa"/>
                </w:tcPr>
                <w:p w14:paraId="65A23F0C" w14:textId="122A1855" w:rsidR="00AD6DB4" w:rsidDel="000934B8" w:rsidRDefault="00AD6DB4" w:rsidP="00166AF3">
                  <w:pPr>
                    <w:pStyle w:val="TableBody"/>
                    <w:rPr>
                      <w:del w:id="13301" w:author="Alban Roche" w:date="2017-08-02T16:40:00Z"/>
                    </w:rPr>
                  </w:pPr>
                  <w:del w:id="13302" w:author="Alban Roche" w:date="2017-08-02T16:40:00Z">
                    <w:r w:rsidDel="000934B8">
                      <w:delText>100</w:delText>
                    </w:r>
                  </w:del>
                </w:p>
              </w:tc>
            </w:tr>
            <w:tr w:rsidR="00AD6DB4" w:rsidDel="000934B8" w14:paraId="6B0E38C9" w14:textId="7441F9D7" w:rsidTr="00166AF3">
              <w:trPr>
                <w:del w:id="13303" w:author="Alban Roche" w:date="2017-08-02T16:40:00Z"/>
              </w:trPr>
              <w:tc>
                <w:tcPr>
                  <w:tcW w:w="607" w:type="dxa"/>
                </w:tcPr>
                <w:p w14:paraId="323BF7D6" w14:textId="10C0E0E4" w:rsidR="00AD6DB4" w:rsidDel="000934B8" w:rsidRDefault="00AD6DB4" w:rsidP="00166AF3">
                  <w:pPr>
                    <w:pStyle w:val="TableBody"/>
                    <w:rPr>
                      <w:del w:id="13304" w:author="Alban Roche" w:date="2017-08-02T16:40:00Z"/>
                    </w:rPr>
                  </w:pPr>
                  <w:del w:id="13305" w:author="Alban Roche" w:date="2017-08-02T16:40:00Z">
                    <w:r w:rsidDel="000934B8">
                      <w:delText>3</w:delText>
                    </w:r>
                  </w:del>
                </w:p>
              </w:tc>
              <w:tc>
                <w:tcPr>
                  <w:tcW w:w="2705" w:type="dxa"/>
                </w:tcPr>
                <w:p w14:paraId="419FAE13" w14:textId="1EEE3079" w:rsidR="00AD6DB4" w:rsidDel="000934B8" w:rsidRDefault="00AD6DB4" w:rsidP="00166AF3">
                  <w:pPr>
                    <w:pStyle w:val="TableBody"/>
                    <w:rPr>
                      <w:del w:id="13306" w:author="Alban Roche" w:date="2017-08-02T16:40:00Z"/>
                    </w:rPr>
                  </w:pPr>
                  <w:del w:id="13307" w:author="Alban Roche" w:date="2017-08-02T16:40:00Z">
                    <w:r w:rsidDel="000934B8">
                      <w:delText>&lt;NLMSTaps_band_2&gt;</w:delText>
                    </w:r>
                  </w:del>
                </w:p>
              </w:tc>
              <w:tc>
                <w:tcPr>
                  <w:tcW w:w="1776" w:type="dxa"/>
                </w:tcPr>
                <w:p w14:paraId="25E5E6DF" w14:textId="7DE66806" w:rsidR="00AD6DB4" w:rsidDel="000934B8" w:rsidRDefault="00AD6DB4" w:rsidP="00166AF3">
                  <w:pPr>
                    <w:pStyle w:val="TableBody"/>
                    <w:rPr>
                      <w:del w:id="13308" w:author="Alban Roche" w:date="2017-08-02T16:40:00Z"/>
                    </w:rPr>
                  </w:pPr>
                  <w:del w:id="13309" w:author="Alban Roche" w:date="2017-08-02T16:40:00Z">
                    <w:r w:rsidRPr="003136A9" w:rsidDel="000934B8">
                      <w:delText>1-548</w:delText>
                    </w:r>
                  </w:del>
                </w:p>
              </w:tc>
              <w:tc>
                <w:tcPr>
                  <w:tcW w:w="2241" w:type="dxa"/>
                </w:tcPr>
                <w:p w14:paraId="7FD6B5ED" w14:textId="0B8E7C44" w:rsidR="00AD6DB4" w:rsidDel="000934B8" w:rsidRDefault="00AD6DB4" w:rsidP="00166AF3">
                  <w:pPr>
                    <w:pStyle w:val="TableBody"/>
                    <w:rPr>
                      <w:del w:id="13310" w:author="Alban Roche" w:date="2017-08-02T16:40:00Z"/>
                    </w:rPr>
                  </w:pPr>
                  <w:del w:id="13311" w:author="Alban Roche" w:date="2017-08-02T16:40:00Z">
                    <w:r w:rsidDel="000934B8">
                      <w:delText>100</w:delText>
                    </w:r>
                  </w:del>
                </w:p>
              </w:tc>
            </w:tr>
            <w:tr w:rsidR="00AD6DB4" w:rsidDel="000934B8" w14:paraId="6463541D" w14:textId="6F60B79A" w:rsidTr="00166AF3">
              <w:trPr>
                <w:del w:id="13312" w:author="Alban Roche" w:date="2017-08-02T16:40:00Z"/>
              </w:trPr>
              <w:tc>
                <w:tcPr>
                  <w:tcW w:w="607" w:type="dxa"/>
                </w:tcPr>
                <w:p w14:paraId="1BA5623F" w14:textId="75B972F5" w:rsidR="00AD6DB4" w:rsidDel="000934B8" w:rsidRDefault="00AD6DB4" w:rsidP="00166AF3">
                  <w:pPr>
                    <w:pStyle w:val="TableBody"/>
                    <w:rPr>
                      <w:del w:id="13313" w:author="Alban Roche" w:date="2017-08-02T16:40:00Z"/>
                    </w:rPr>
                  </w:pPr>
                  <w:del w:id="13314" w:author="Alban Roche" w:date="2017-08-02T16:40:00Z">
                    <w:r w:rsidDel="000934B8">
                      <w:delText>4</w:delText>
                    </w:r>
                  </w:del>
                </w:p>
              </w:tc>
              <w:tc>
                <w:tcPr>
                  <w:tcW w:w="2705" w:type="dxa"/>
                </w:tcPr>
                <w:p w14:paraId="32B6BBAB" w14:textId="43DED6E5" w:rsidR="00AD6DB4" w:rsidDel="000934B8" w:rsidRDefault="00AD6DB4" w:rsidP="00166AF3">
                  <w:pPr>
                    <w:pStyle w:val="TableBody"/>
                    <w:rPr>
                      <w:del w:id="13315" w:author="Alban Roche" w:date="2017-08-02T16:40:00Z"/>
                    </w:rPr>
                  </w:pPr>
                  <w:del w:id="13316" w:author="Alban Roche" w:date="2017-08-02T16:40:00Z">
                    <w:r w:rsidDel="000934B8">
                      <w:delText>&lt;NLMSTaps_band_3&gt;</w:delText>
                    </w:r>
                  </w:del>
                </w:p>
              </w:tc>
              <w:tc>
                <w:tcPr>
                  <w:tcW w:w="1776" w:type="dxa"/>
                </w:tcPr>
                <w:p w14:paraId="274A4C1D" w14:textId="535C1992" w:rsidR="00AD6DB4" w:rsidDel="000934B8" w:rsidRDefault="00AD6DB4" w:rsidP="00166AF3">
                  <w:pPr>
                    <w:pStyle w:val="TableBody"/>
                    <w:rPr>
                      <w:del w:id="13317" w:author="Alban Roche" w:date="2017-08-02T16:40:00Z"/>
                    </w:rPr>
                  </w:pPr>
                  <w:del w:id="13318" w:author="Alban Roche" w:date="2017-08-02T16:40:00Z">
                    <w:r w:rsidRPr="003136A9" w:rsidDel="000934B8">
                      <w:delText>1-99</w:delText>
                    </w:r>
                    <w:r w:rsidDel="000934B8">
                      <w:delText>4</w:delText>
                    </w:r>
                  </w:del>
                </w:p>
              </w:tc>
              <w:tc>
                <w:tcPr>
                  <w:tcW w:w="2241" w:type="dxa"/>
                </w:tcPr>
                <w:p w14:paraId="6856C8D4" w14:textId="39042734" w:rsidR="00AD6DB4" w:rsidDel="000934B8" w:rsidRDefault="00AD6DB4" w:rsidP="00166AF3">
                  <w:pPr>
                    <w:pStyle w:val="TableBody"/>
                    <w:rPr>
                      <w:del w:id="13319" w:author="Alban Roche" w:date="2017-08-02T16:40:00Z"/>
                    </w:rPr>
                  </w:pPr>
                  <w:del w:id="13320" w:author="Alban Roche" w:date="2017-08-02T16:40:00Z">
                    <w:r w:rsidDel="000934B8">
                      <w:delText>2</w:delText>
                    </w:r>
                  </w:del>
                </w:p>
              </w:tc>
            </w:tr>
            <w:tr w:rsidR="00AD6DB4" w:rsidDel="000934B8" w14:paraId="07DBA432" w14:textId="01D53E4C" w:rsidTr="00166AF3">
              <w:trPr>
                <w:del w:id="13321" w:author="Alban Roche" w:date="2017-08-02T16:40:00Z"/>
              </w:trPr>
              <w:tc>
                <w:tcPr>
                  <w:tcW w:w="607" w:type="dxa"/>
                </w:tcPr>
                <w:p w14:paraId="519EDA57" w14:textId="312884E8" w:rsidR="00AD6DB4" w:rsidDel="000934B8" w:rsidRDefault="00AD6DB4" w:rsidP="00166AF3">
                  <w:pPr>
                    <w:pStyle w:val="TableBody"/>
                    <w:rPr>
                      <w:del w:id="13322" w:author="Alban Roche" w:date="2017-08-02T16:40:00Z"/>
                    </w:rPr>
                  </w:pPr>
                  <w:del w:id="13323" w:author="Alban Roche" w:date="2017-08-02T16:40:00Z">
                    <w:r w:rsidDel="000934B8">
                      <w:delText>5</w:delText>
                    </w:r>
                  </w:del>
                </w:p>
              </w:tc>
              <w:tc>
                <w:tcPr>
                  <w:tcW w:w="2705" w:type="dxa"/>
                </w:tcPr>
                <w:p w14:paraId="562B1478" w14:textId="08861E6C" w:rsidR="00AD6DB4" w:rsidDel="000934B8" w:rsidRDefault="00AD6DB4" w:rsidP="00166AF3">
                  <w:pPr>
                    <w:pStyle w:val="TableBody"/>
                    <w:rPr>
                      <w:del w:id="13324" w:author="Alban Roche" w:date="2017-08-02T16:40:00Z"/>
                    </w:rPr>
                  </w:pPr>
                  <w:del w:id="13325" w:author="Alban Roche" w:date="2017-08-02T16:40:00Z">
                    <w:r w:rsidDel="000934B8">
                      <w:delText>&lt;NLMSTaps_band_4&gt;</w:delText>
                    </w:r>
                  </w:del>
                </w:p>
              </w:tc>
              <w:tc>
                <w:tcPr>
                  <w:tcW w:w="1776" w:type="dxa"/>
                </w:tcPr>
                <w:p w14:paraId="4DBD29C4" w14:textId="26F216A9" w:rsidR="00AD6DB4" w:rsidDel="000934B8" w:rsidRDefault="00AD6DB4" w:rsidP="00166AF3">
                  <w:pPr>
                    <w:pStyle w:val="TableBody"/>
                    <w:rPr>
                      <w:del w:id="13326" w:author="Alban Roche" w:date="2017-08-02T16:40:00Z"/>
                    </w:rPr>
                  </w:pPr>
                  <w:del w:id="13327" w:author="Alban Roche" w:date="2017-08-02T16:40:00Z">
                    <w:r w:rsidRPr="003136A9" w:rsidDel="000934B8">
                      <w:delText>1-99</w:delText>
                    </w:r>
                    <w:r w:rsidDel="000934B8">
                      <w:delText>4</w:delText>
                    </w:r>
                  </w:del>
                </w:p>
              </w:tc>
              <w:tc>
                <w:tcPr>
                  <w:tcW w:w="2241" w:type="dxa"/>
                </w:tcPr>
                <w:p w14:paraId="6CF82CCD" w14:textId="55E308CB" w:rsidR="00AD6DB4" w:rsidDel="000934B8" w:rsidRDefault="00AD6DB4" w:rsidP="00166AF3">
                  <w:pPr>
                    <w:pStyle w:val="TableBody"/>
                    <w:rPr>
                      <w:del w:id="13328" w:author="Alban Roche" w:date="2017-08-02T16:40:00Z"/>
                    </w:rPr>
                  </w:pPr>
                  <w:del w:id="13329" w:author="Alban Roche" w:date="2017-08-02T16:40:00Z">
                    <w:r w:rsidDel="000934B8">
                      <w:delText>2</w:delText>
                    </w:r>
                  </w:del>
                </w:p>
              </w:tc>
            </w:tr>
            <w:tr w:rsidR="00AD6DB4" w:rsidDel="000934B8" w14:paraId="05C69D1F" w14:textId="25483DCF" w:rsidTr="00166AF3">
              <w:trPr>
                <w:del w:id="13330" w:author="Alban Roche" w:date="2017-08-02T16:40:00Z"/>
              </w:trPr>
              <w:tc>
                <w:tcPr>
                  <w:tcW w:w="607" w:type="dxa"/>
                </w:tcPr>
                <w:p w14:paraId="1036BF0D" w14:textId="291D5345" w:rsidR="00AD6DB4" w:rsidDel="000934B8" w:rsidRDefault="00AD6DB4" w:rsidP="00166AF3">
                  <w:pPr>
                    <w:pStyle w:val="TableBody"/>
                    <w:rPr>
                      <w:del w:id="13331" w:author="Alban Roche" w:date="2017-08-02T16:40:00Z"/>
                    </w:rPr>
                  </w:pPr>
                  <w:del w:id="13332" w:author="Alban Roche" w:date="2017-08-02T16:40:00Z">
                    <w:r w:rsidDel="000934B8">
                      <w:delText>6</w:delText>
                    </w:r>
                  </w:del>
                </w:p>
              </w:tc>
              <w:tc>
                <w:tcPr>
                  <w:tcW w:w="2705" w:type="dxa"/>
                </w:tcPr>
                <w:p w14:paraId="1F4C01A2" w14:textId="3C06D39D" w:rsidR="00AD6DB4" w:rsidDel="000934B8" w:rsidRDefault="00AD6DB4" w:rsidP="00166AF3">
                  <w:pPr>
                    <w:pStyle w:val="TableBody"/>
                    <w:rPr>
                      <w:del w:id="13333" w:author="Alban Roche" w:date="2017-08-02T16:40:00Z"/>
                    </w:rPr>
                  </w:pPr>
                  <w:del w:id="13334" w:author="Alban Roche" w:date="2017-08-02T16:40:00Z">
                    <w:r w:rsidDel="000934B8">
                      <w:delText>&lt;NLMSTaps_band_5&gt;</w:delText>
                    </w:r>
                  </w:del>
                </w:p>
              </w:tc>
              <w:tc>
                <w:tcPr>
                  <w:tcW w:w="1776" w:type="dxa"/>
                </w:tcPr>
                <w:p w14:paraId="41E76843" w14:textId="76A8F436" w:rsidR="00AD6DB4" w:rsidDel="000934B8" w:rsidRDefault="00AD6DB4" w:rsidP="00166AF3">
                  <w:pPr>
                    <w:pStyle w:val="TableBody"/>
                    <w:rPr>
                      <w:del w:id="13335" w:author="Alban Roche" w:date="2017-08-02T16:40:00Z"/>
                    </w:rPr>
                  </w:pPr>
                  <w:del w:id="13336" w:author="Alban Roche" w:date="2017-08-02T16:40:00Z">
                    <w:r w:rsidRPr="003136A9" w:rsidDel="000934B8">
                      <w:delText>1-99</w:delText>
                    </w:r>
                    <w:r w:rsidDel="000934B8">
                      <w:delText>4</w:delText>
                    </w:r>
                  </w:del>
                </w:p>
              </w:tc>
              <w:tc>
                <w:tcPr>
                  <w:tcW w:w="2241" w:type="dxa"/>
                </w:tcPr>
                <w:p w14:paraId="6597A5F5" w14:textId="03A9D475" w:rsidR="00AD6DB4" w:rsidDel="000934B8" w:rsidRDefault="00AD6DB4" w:rsidP="00166AF3">
                  <w:pPr>
                    <w:pStyle w:val="TableBody"/>
                    <w:rPr>
                      <w:del w:id="13337" w:author="Alban Roche" w:date="2017-08-02T16:40:00Z"/>
                    </w:rPr>
                  </w:pPr>
                  <w:del w:id="13338" w:author="Alban Roche" w:date="2017-08-02T16:40:00Z">
                    <w:r w:rsidDel="000934B8">
                      <w:delText>2</w:delText>
                    </w:r>
                  </w:del>
                </w:p>
              </w:tc>
            </w:tr>
            <w:tr w:rsidR="00AD6DB4" w:rsidDel="000934B8" w14:paraId="07B3EBEC" w14:textId="57857072" w:rsidTr="00166AF3">
              <w:trPr>
                <w:del w:id="13339" w:author="Alban Roche" w:date="2017-08-02T16:40:00Z"/>
              </w:trPr>
              <w:tc>
                <w:tcPr>
                  <w:tcW w:w="607" w:type="dxa"/>
                </w:tcPr>
                <w:p w14:paraId="2F865E11" w14:textId="1816191F" w:rsidR="00AD6DB4" w:rsidDel="000934B8" w:rsidRDefault="00AD6DB4" w:rsidP="00166AF3">
                  <w:pPr>
                    <w:pStyle w:val="TableBody"/>
                    <w:rPr>
                      <w:del w:id="13340" w:author="Alban Roche" w:date="2017-08-02T16:40:00Z"/>
                    </w:rPr>
                  </w:pPr>
                  <w:del w:id="13341" w:author="Alban Roche" w:date="2017-08-02T16:40:00Z">
                    <w:r w:rsidDel="000934B8">
                      <w:delText>7</w:delText>
                    </w:r>
                  </w:del>
                </w:p>
              </w:tc>
              <w:tc>
                <w:tcPr>
                  <w:tcW w:w="2705" w:type="dxa"/>
                </w:tcPr>
                <w:p w14:paraId="50D387AB" w14:textId="66B621EA" w:rsidR="00AD6DB4" w:rsidDel="000934B8" w:rsidRDefault="00AD6DB4" w:rsidP="00166AF3">
                  <w:pPr>
                    <w:pStyle w:val="TableBody"/>
                    <w:rPr>
                      <w:del w:id="13342" w:author="Alban Roche" w:date="2017-08-02T16:40:00Z"/>
                    </w:rPr>
                  </w:pPr>
                  <w:del w:id="13343" w:author="Alban Roche" w:date="2017-08-02T16:40:00Z">
                    <w:r w:rsidDel="000934B8">
                      <w:delText>&lt;NLMS_Block_Length&gt;</w:delText>
                    </w:r>
                  </w:del>
                </w:p>
              </w:tc>
              <w:tc>
                <w:tcPr>
                  <w:tcW w:w="1776" w:type="dxa"/>
                </w:tcPr>
                <w:p w14:paraId="5E088EA0" w14:textId="53EA7347" w:rsidR="00AD6DB4" w:rsidDel="000934B8" w:rsidRDefault="00AD6DB4" w:rsidP="00166AF3">
                  <w:pPr>
                    <w:pStyle w:val="TableBody"/>
                    <w:rPr>
                      <w:del w:id="13344" w:author="Alban Roche" w:date="2017-08-02T16:40:00Z"/>
                    </w:rPr>
                  </w:pPr>
                  <w:del w:id="13345" w:author="Alban Roche" w:date="2017-08-02T16:40:00Z">
                    <w:r w:rsidRPr="003136A9" w:rsidDel="000934B8">
                      <w:delText>1, 2, 4, 5, 8</w:delText>
                    </w:r>
                  </w:del>
                </w:p>
              </w:tc>
              <w:tc>
                <w:tcPr>
                  <w:tcW w:w="2241" w:type="dxa"/>
                </w:tcPr>
                <w:p w14:paraId="0954725C" w14:textId="3733C125" w:rsidR="00AD6DB4" w:rsidDel="000934B8" w:rsidRDefault="00AD6DB4" w:rsidP="00166AF3">
                  <w:pPr>
                    <w:pStyle w:val="TableBody"/>
                    <w:rPr>
                      <w:del w:id="13346" w:author="Alban Roche" w:date="2017-08-02T16:40:00Z"/>
                    </w:rPr>
                  </w:pPr>
                  <w:del w:id="13347" w:author="Alban Roche" w:date="2017-08-02T16:40:00Z">
                    <w:r w:rsidDel="000934B8">
                      <w:delText>1</w:delText>
                    </w:r>
                  </w:del>
                </w:p>
              </w:tc>
            </w:tr>
          </w:tbl>
          <w:p w14:paraId="1C6E6E90" w14:textId="3537B49C" w:rsidR="00AD6DB4" w:rsidRPr="00D607BB" w:rsidDel="000934B8" w:rsidRDefault="00AD6DB4" w:rsidP="00166AF3">
            <w:pPr>
              <w:pStyle w:val="TableBody"/>
              <w:rPr>
                <w:del w:id="13348" w:author="Alban Roche" w:date="2017-08-02T16:40:00Z"/>
              </w:rPr>
            </w:pPr>
          </w:p>
        </w:tc>
      </w:tr>
      <w:tr w:rsidR="00AD6DB4" w:rsidRPr="00671C8B" w:rsidDel="000934B8" w14:paraId="0038D593" w14:textId="6B3C94C5" w:rsidTr="00166AF3">
        <w:trPr>
          <w:trHeight w:val="35"/>
          <w:del w:id="13349" w:author="Alban Roche" w:date="2017-08-02T16:40:00Z"/>
        </w:trPr>
        <w:tc>
          <w:tcPr>
            <w:tcW w:w="1728" w:type="dxa"/>
          </w:tcPr>
          <w:p w14:paraId="7D9F6BAD" w14:textId="4F3669A8" w:rsidR="00AD6DB4" w:rsidDel="000934B8" w:rsidRDefault="00AD6DB4" w:rsidP="00166AF3">
            <w:pPr>
              <w:pStyle w:val="TableBody"/>
              <w:rPr>
                <w:del w:id="13350" w:author="Alban Roche" w:date="2017-08-02T16:40:00Z"/>
              </w:rPr>
            </w:pPr>
            <w:del w:id="13351" w:author="Alban Roche" w:date="2017-08-02T16:40:00Z">
              <w:r w:rsidRPr="00E0527E" w:rsidDel="000934B8">
                <w:rPr>
                  <w:u w:val="single"/>
                </w:rPr>
                <w:delText>Reference</w:delText>
              </w:r>
            </w:del>
          </w:p>
          <w:p w14:paraId="67F2B831" w14:textId="53D49C84" w:rsidR="00AD6DB4" w:rsidRPr="00E0527E" w:rsidDel="000934B8" w:rsidRDefault="00AD6DB4" w:rsidP="00166AF3">
            <w:pPr>
              <w:pStyle w:val="TableBody"/>
              <w:rPr>
                <w:del w:id="13352" w:author="Alban Roche" w:date="2017-08-02T16:40:00Z"/>
              </w:rPr>
            </w:pPr>
            <w:del w:id="13353" w:author="Alban Roche" w:date="2017-08-02T16:40:00Z">
              <w:r w:rsidDel="000934B8">
                <w:delText>Sierra Wireless Proprietary</w:delText>
              </w:r>
            </w:del>
          </w:p>
        </w:tc>
        <w:tc>
          <w:tcPr>
            <w:tcW w:w="7560" w:type="dxa"/>
          </w:tcPr>
          <w:p w14:paraId="659122D0" w14:textId="7B9BAFB1" w:rsidR="00AD6DB4" w:rsidDel="000934B8" w:rsidRDefault="00AD6DB4" w:rsidP="00166AF3">
            <w:pPr>
              <w:pStyle w:val="TableBody"/>
              <w:rPr>
                <w:del w:id="13354" w:author="Alban Roche" w:date="2017-08-02T16:40:00Z"/>
              </w:rPr>
            </w:pPr>
            <w:del w:id="13355" w:author="Alban Roche" w:date="2017-08-02T16:40:00Z">
              <w:r w:rsidDel="000934B8">
                <w:rPr>
                  <w:u w:val="single"/>
                </w:rPr>
                <w:delText>Notes</w:delText>
              </w:r>
            </w:del>
          </w:p>
          <w:p w14:paraId="0BF17ECD" w14:textId="615FA32F" w:rsidR="00AD6DB4" w:rsidDel="000934B8" w:rsidRDefault="00AD6DB4" w:rsidP="0059466D">
            <w:pPr>
              <w:pStyle w:val="TableBody"/>
              <w:numPr>
                <w:ilvl w:val="0"/>
                <w:numId w:val="110"/>
              </w:numPr>
              <w:rPr>
                <w:del w:id="13356" w:author="Alban Roche" w:date="2017-08-02T16:40:00Z"/>
              </w:rPr>
            </w:pPr>
            <w:del w:id="13357" w:author="Alban Roche" w:date="2017-08-02T16:40:00Z">
              <w:r w:rsidDel="000934B8">
                <w:delText>Settings will take effect immediately.</w:delText>
              </w:r>
            </w:del>
          </w:p>
          <w:p w14:paraId="4A9A2DE7" w14:textId="11EC0EF8" w:rsidR="00AD6DB4" w:rsidDel="000934B8" w:rsidRDefault="00AD6DB4" w:rsidP="0059466D">
            <w:pPr>
              <w:pStyle w:val="TableBody"/>
              <w:numPr>
                <w:ilvl w:val="0"/>
                <w:numId w:val="110"/>
              </w:numPr>
              <w:rPr>
                <w:del w:id="13358" w:author="Alban Roche" w:date="2017-08-02T16:40:00Z"/>
              </w:rPr>
            </w:pPr>
            <w:del w:id="13359" w:author="Alban Roche" w:date="2017-08-02T16:40:00Z">
              <w:r w:rsidDel="000934B8">
                <w:delText>Parameters are saved and kept after reset.</w:delText>
              </w:r>
            </w:del>
          </w:p>
          <w:p w14:paraId="7E60C95C" w14:textId="755BE97C" w:rsidR="00AD6DB4" w:rsidDel="000934B8" w:rsidRDefault="00AD6DB4" w:rsidP="0059466D">
            <w:pPr>
              <w:pStyle w:val="TableBody"/>
              <w:numPr>
                <w:ilvl w:val="0"/>
                <w:numId w:val="110"/>
              </w:numPr>
              <w:rPr>
                <w:del w:id="13360" w:author="Alban Roche" w:date="2017-08-02T16:40:00Z"/>
              </w:rPr>
            </w:pPr>
            <w:del w:id="13361" w:author="Alban Roche" w:date="2017-08-02T16:40:00Z">
              <w:r w:rsidDel="000934B8">
                <w:delText>This command can be used without a SIM card.</w:delText>
              </w:r>
            </w:del>
          </w:p>
          <w:p w14:paraId="733FD0F2" w14:textId="4A9ABBDC" w:rsidR="00C13F4C" w:rsidDel="000934B8" w:rsidRDefault="00C13F4C" w:rsidP="0059466D">
            <w:pPr>
              <w:pStyle w:val="TableBody"/>
              <w:numPr>
                <w:ilvl w:val="0"/>
                <w:numId w:val="110"/>
              </w:numPr>
              <w:rPr>
                <w:del w:id="13362" w:author="Alban Roche" w:date="2017-08-02T16:40:00Z"/>
              </w:rPr>
            </w:pPr>
            <w:commentRangeStart w:id="13363"/>
            <w:del w:id="13364" w:author="Alban Roche" w:date="2017-08-02T16:40:00Z">
              <w:r w:rsidDel="000934B8">
                <w:delText>+VIP can affect the value of th</w:delText>
              </w:r>
              <w:r w:rsidR="00E44ED1" w:rsidDel="000934B8">
                <w:delText xml:space="preserve">is command’s </w:delText>
              </w:r>
              <w:r w:rsidDel="000934B8">
                <w:delText>parameters.</w:delText>
              </w:r>
              <w:commentRangeEnd w:id="13363"/>
              <w:r w:rsidDel="000934B8">
                <w:rPr>
                  <w:rStyle w:val="CommentReference"/>
                  <w:rFonts w:ascii="Verdana" w:hAnsi="Verdana" w:cs="Times New Roman"/>
                  <w:lang w:eastAsia="en-US"/>
                </w:rPr>
                <w:commentReference w:id="13363"/>
              </w:r>
            </w:del>
          </w:p>
          <w:p w14:paraId="17DFCFF0" w14:textId="1F466926" w:rsidR="00C13F4C" w:rsidRPr="00E0527E" w:rsidDel="000934B8" w:rsidRDefault="00D90C96" w:rsidP="00C13F4C">
            <w:pPr>
              <w:pStyle w:val="TableBody"/>
              <w:numPr>
                <w:ilvl w:val="0"/>
                <w:numId w:val="110"/>
              </w:numPr>
              <w:rPr>
                <w:del w:id="13365" w:author="Alban Roche" w:date="2017-08-02T16:40:00Z"/>
              </w:rPr>
            </w:pPr>
            <w:del w:id="13366" w:author="Alban Roche" w:date="2017-08-02T16:40:00Z">
              <w:r w:rsidDel="000934B8">
                <w:delText>This command is supported on the HL7618RD when using a VoLTE-capable software.</w:delText>
              </w:r>
            </w:del>
          </w:p>
        </w:tc>
      </w:tr>
      <w:tr w:rsidR="00AD6DB4" w:rsidRPr="00671C8B" w:rsidDel="000934B8" w14:paraId="206A16AD" w14:textId="03BB933A" w:rsidTr="00166AF3">
        <w:trPr>
          <w:cantSplit w:val="0"/>
          <w:trHeight w:val="35"/>
          <w:del w:id="13367" w:author="Alban Roche" w:date="2017-08-02T16:40:00Z"/>
        </w:trPr>
        <w:tc>
          <w:tcPr>
            <w:tcW w:w="1728" w:type="dxa"/>
          </w:tcPr>
          <w:p w14:paraId="1F662266" w14:textId="1CAE3040" w:rsidR="00AD6DB4" w:rsidRPr="00D607BB" w:rsidDel="000934B8" w:rsidRDefault="00AD6DB4" w:rsidP="00166AF3">
            <w:pPr>
              <w:pStyle w:val="TableBody"/>
              <w:rPr>
                <w:del w:id="13368" w:author="Alban Roche" w:date="2017-08-02T16:40:00Z"/>
                <w:u w:val="single"/>
              </w:rPr>
            </w:pPr>
            <w:del w:id="13369" w:author="Alban Roche" w:date="2017-08-02T16:40:00Z">
              <w:r w:rsidDel="000934B8">
                <w:rPr>
                  <w:u w:val="single"/>
                </w:rPr>
                <w:delText>Examples</w:delText>
              </w:r>
            </w:del>
          </w:p>
        </w:tc>
        <w:tc>
          <w:tcPr>
            <w:tcW w:w="7560" w:type="dxa"/>
          </w:tcPr>
          <w:p w14:paraId="2C426D29" w14:textId="6919CDA3" w:rsidR="00AD6DB4" w:rsidRPr="00E0527E" w:rsidDel="000934B8" w:rsidRDefault="00AD6DB4" w:rsidP="00166AF3">
            <w:pPr>
              <w:pStyle w:val="TableBody"/>
              <w:rPr>
                <w:del w:id="13370" w:author="Alban Roche" w:date="2017-08-02T16:40:00Z"/>
              </w:rPr>
            </w:pPr>
            <w:del w:id="13371" w:author="Alban Roche" w:date="2017-08-02T16:40:00Z">
              <w:r w:rsidRPr="00E0527E" w:rsidDel="000934B8">
                <w:rPr>
                  <w:b/>
                </w:rPr>
                <w:delText>AT+KECHO?</w:delText>
              </w:r>
              <w:r w:rsidDel="000934B8">
                <w:tab/>
              </w:r>
              <w:r w:rsidDel="000934B8">
                <w:tab/>
              </w:r>
              <w:r w:rsidRPr="00E0527E" w:rsidDel="000934B8">
                <w:delText>//Shows the current configuration</w:delText>
              </w:r>
            </w:del>
          </w:p>
          <w:p w14:paraId="0B629869" w14:textId="06952308" w:rsidR="00AD6DB4" w:rsidRPr="00E0527E" w:rsidDel="000934B8" w:rsidRDefault="00AD6DB4" w:rsidP="00166AF3">
            <w:pPr>
              <w:pStyle w:val="TableBody"/>
              <w:rPr>
                <w:del w:id="13372" w:author="Alban Roche" w:date="2017-08-02T16:40:00Z"/>
                <w:b/>
              </w:rPr>
            </w:pPr>
            <w:del w:id="13373" w:author="Alban Roche" w:date="2017-08-02T16:40:00Z">
              <w:r w:rsidRPr="00E0527E" w:rsidDel="000934B8">
                <w:rPr>
                  <w:b/>
                </w:rPr>
                <w:delText>+KECHO: 1,100,100,100,</w:delText>
              </w:r>
              <w:r w:rsidDel="000934B8">
                <w:rPr>
                  <w:b/>
                </w:rPr>
                <w:delText>1,1,1,2</w:delText>
              </w:r>
              <w:r w:rsidRPr="00E0527E" w:rsidDel="000934B8">
                <w:rPr>
                  <w:b/>
                </w:rPr>
                <w:tab/>
              </w:r>
            </w:del>
          </w:p>
          <w:p w14:paraId="607DB7CE" w14:textId="604D2084" w:rsidR="00AD6DB4" w:rsidRPr="00E0527E" w:rsidDel="000934B8" w:rsidRDefault="00AD6DB4" w:rsidP="00166AF3">
            <w:pPr>
              <w:pStyle w:val="TableBody"/>
              <w:rPr>
                <w:del w:id="13374" w:author="Alban Roche" w:date="2017-08-02T16:40:00Z"/>
                <w:b/>
              </w:rPr>
            </w:pPr>
            <w:del w:id="13375" w:author="Alban Roche" w:date="2017-08-02T16:40:00Z">
              <w:r w:rsidRPr="00E0527E" w:rsidDel="000934B8">
                <w:rPr>
                  <w:b/>
                </w:rPr>
                <w:delText>OK</w:delText>
              </w:r>
              <w:r w:rsidRPr="00E0527E" w:rsidDel="000934B8">
                <w:rPr>
                  <w:b/>
                </w:rPr>
                <w:tab/>
              </w:r>
            </w:del>
          </w:p>
          <w:p w14:paraId="52013480" w14:textId="3DC5FBA4" w:rsidR="00AD6DB4" w:rsidRPr="00E0527E" w:rsidDel="000934B8" w:rsidRDefault="00AD6DB4" w:rsidP="00166AF3">
            <w:pPr>
              <w:pStyle w:val="TableBody"/>
              <w:rPr>
                <w:del w:id="13376" w:author="Alban Roche" w:date="2017-08-02T16:40:00Z"/>
                <w:b/>
              </w:rPr>
            </w:pPr>
            <w:del w:id="13377" w:author="Alban Roche" w:date="2017-08-02T16:40:00Z">
              <w:r w:rsidRPr="00E0527E" w:rsidDel="000934B8">
                <w:rPr>
                  <w:b/>
                </w:rPr>
                <w:tab/>
              </w:r>
            </w:del>
          </w:p>
          <w:p w14:paraId="1347E41A" w14:textId="74FCE57C" w:rsidR="00AD6DB4" w:rsidRPr="00E0527E" w:rsidDel="000934B8" w:rsidRDefault="00AD6DB4" w:rsidP="00166AF3">
            <w:pPr>
              <w:pStyle w:val="TableBody"/>
              <w:rPr>
                <w:del w:id="13378" w:author="Alban Roche" w:date="2017-08-02T16:40:00Z"/>
              </w:rPr>
            </w:pPr>
            <w:del w:id="13379" w:author="Alban Roche" w:date="2017-08-02T16:40:00Z">
              <w:r w:rsidRPr="00E0527E" w:rsidDel="000934B8">
                <w:rPr>
                  <w:b/>
                </w:rPr>
                <w:delText>AT+KECHO=0</w:delText>
              </w:r>
              <w:r w:rsidDel="000934B8">
                <w:tab/>
              </w:r>
              <w:r w:rsidRPr="00E0527E" w:rsidDel="000934B8">
                <w:delText>//Turn off the echo cancellation</w:delText>
              </w:r>
            </w:del>
          </w:p>
          <w:p w14:paraId="48066581" w14:textId="0EFE0635" w:rsidR="00AD6DB4" w:rsidRPr="00E0527E" w:rsidDel="000934B8" w:rsidRDefault="00AD6DB4" w:rsidP="00166AF3">
            <w:pPr>
              <w:pStyle w:val="TableBody"/>
              <w:rPr>
                <w:del w:id="13380" w:author="Alban Roche" w:date="2017-08-02T16:40:00Z"/>
                <w:b/>
              </w:rPr>
            </w:pPr>
            <w:del w:id="13381" w:author="Alban Roche" w:date="2017-08-02T16:40:00Z">
              <w:r w:rsidRPr="00E0527E" w:rsidDel="000934B8">
                <w:rPr>
                  <w:b/>
                </w:rPr>
                <w:delText>OK</w:delText>
              </w:r>
            </w:del>
          </w:p>
          <w:p w14:paraId="3870D836" w14:textId="4B6B46E8" w:rsidR="00AD6DB4" w:rsidRPr="00E0527E" w:rsidDel="000934B8" w:rsidRDefault="00AD6DB4" w:rsidP="00166AF3">
            <w:pPr>
              <w:pStyle w:val="TableBody"/>
              <w:rPr>
                <w:del w:id="13382" w:author="Alban Roche" w:date="2017-08-02T16:40:00Z"/>
                <w:b/>
              </w:rPr>
            </w:pPr>
            <w:del w:id="13383" w:author="Alban Roche" w:date="2017-08-02T16:40:00Z">
              <w:r w:rsidRPr="00E0527E" w:rsidDel="000934B8">
                <w:rPr>
                  <w:b/>
                </w:rPr>
                <w:tab/>
              </w:r>
            </w:del>
          </w:p>
          <w:p w14:paraId="5C235AFE" w14:textId="7927184F" w:rsidR="00AD6DB4" w:rsidRPr="00E0527E" w:rsidDel="000934B8" w:rsidRDefault="00AD6DB4" w:rsidP="00166AF3">
            <w:pPr>
              <w:pStyle w:val="TableBody"/>
              <w:rPr>
                <w:del w:id="13384" w:author="Alban Roche" w:date="2017-08-02T16:40:00Z"/>
              </w:rPr>
            </w:pPr>
            <w:del w:id="13385" w:author="Alban Roche" w:date="2017-08-02T16:40:00Z">
              <w:r w:rsidRPr="00E0527E" w:rsidDel="000934B8">
                <w:rPr>
                  <w:b/>
                </w:rPr>
                <w:delText>AT+KECHO?</w:delText>
              </w:r>
              <w:r w:rsidRPr="00E0527E" w:rsidDel="000934B8">
                <w:tab/>
              </w:r>
            </w:del>
          </w:p>
          <w:p w14:paraId="5366B823" w14:textId="2EEFD157" w:rsidR="00AD6DB4" w:rsidRPr="00E0527E" w:rsidDel="000934B8" w:rsidRDefault="00AD6DB4" w:rsidP="00166AF3">
            <w:pPr>
              <w:pStyle w:val="TableBody"/>
              <w:rPr>
                <w:del w:id="13386" w:author="Alban Roche" w:date="2017-08-02T16:40:00Z"/>
                <w:b/>
              </w:rPr>
            </w:pPr>
            <w:del w:id="13387" w:author="Alban Roche" w:date="2017-08-02T16:40:00Z">
              <w:r w:rsidRPr="00E0527E" w:rsidDel="000934B8">
                <w:rPr>
                  <w:b/>
                </w:rPr>
                <w:delText>+KECHO: 0,100,100,100,1,1,1,2</w:delText>
              </w:r>
              <w:r w:rsidRPr="00D607BB" w:rsidDel="000934B8">
                <w:tab/>
              </w:r>
              <w:r w:rsidRPr="00D607BB" w:rsidDel="000934B8">
                <w:tab/>
              </w:r>
              <w:r w:rsidRPr="00E0527E" w:rsidDel="000934B8">
                <w:delText>//Echo cancellation is deactivated</w:delText>
              </w:r>
            </w:del>
          </w:p>
          <w:p w14:paraId="26B2E5D7" w14:textId="21B2B862" w:rsidR="00AD6DB4" w:rsidRPr="00E0527E" w:rsidDel="000934B8" w:rsidRDefault="00AD6DB4" w:rsidP="00166AF3">
            <w:pPr>
              <w:pStyle w:val="TableBody"/>
              <w:rPr>
                <w:del w:id="13388" w:author="Alban Roche" w:date="2017-08-02T16:40:00Z"/>
                <w:b/>
              </w:rPr>
            </w:pPr>
            <w:del w:id="13389" w:author="Alban Roche" w:date="2017-08-02T16:40:00Z">
              <w:r w:rsidRPr="00E0527E" w:rsidDel="000934B8">
                <w:rPr>
                  <w:b/>
                </w:rPr>
                <w:delText>OK</w:delText>
              </w:r>
              <w:r w:rsidRPr="00E0527E" w:rsidDel="000934B8">
                <w:rPr>
                  <w:b/>
                </w:rPr>
                <w:tab/>
              </w:r>
            </w:del>
          </w:p>
          <w:p w14:paraId="38283BC1" w14:textId="60583D79" w:rsidR="00AD6DB4" w:rsidRPr="00E0527E" w:rsidDel="000934B8" w:rsidRDefault="00AD6DB4" w:rsidP="00166AF3">
            <w:pPr>
              <w:pStyle w:val="TableBody"/>
              <w:rPr>
                <w:del w:id="13390" w:author="Alban Roche" w:date="2017-08-02T16:40:00Z"/>
                <w:b/>
              </w:rPr>
            </w:pPr>
          </w:p>
          <w:p w14:paraId="7A891BFF" w14:textId="1D57D20B" w:rsidR="00AD6DB4" w:rsidRPr="00E0527E" w:rsidDel="000934B8" w:rsidRDefault="00AD6DB4" w:rsidP="00166AF3">
            <w:pPr>
              <w:pStyle w:val="TableBody"/>
              <w:rPr>
                <w:del w:id="13391" w:author="Alban Roche" w:date="2017-08-02T16:40:00Z"/>
              </w:rPr>
            </w:pPr>
            <w:del w:id="13392" w:author="Alban Roche" w:date="2017-08-02T16:40:00Z">
              <w:r w:rsidRPr="00E0527E" w:rsidDel="000934B8">
                <w:rPr>
                  <w:b/>
                </w:rPr>
                <w:delText>AT+KECHO=1,150,100,100,</w:delText>
              </w:r>
              <w:r w:rsidDel="000934B8">
                <w:rPr>
                  <w:b/>
                </w:rPr>
                <w:delText>1</w:delText>
              </w:r>
              <w:r w:rsidRPr="00E0527E" w:rsidDel="000934B8">
                <w:rPr>
                  <w:b/>
                </w:rPr>
                <w:delText>,</w:delText>
              </w:r>
              <w:r w:rsidDel="000934B8">
                <w:rPr>
                  <w:b/>
                </w:rPr>
                <w:delText>1</w:delText>
              </w:r>
              <w:r w:rsidRPr="00E0527E" w:rsidDel="000934B8">
                <w:rPr>
                  <w:b/>
                </w:rPr>
                <w:delText>,</w:delText>
              </w:r>
              <w:r w:rsidDel="000934B8">
                <w:rPr>
                  <w:b/>
                </w:rPr>
                <w:delText>1</w:delText>
              </w:r>
              <w:r w:rsidRPr="00E0527E" w:rsidDel="000934B8">
                <w:rPr>
                  <w:b/>
                </w:rPr>
                <w:delText>,</w:delText>
              </w:r>
              <w:r w:rsidDel="000934B8">
                <w:rPr>
                  <w:b/>
                </w:rPr>
                <w:delText>2</w:delText>
              </w:r>
              <w:r w:rsidDel="000934B8">
                <w:rPr>
                  <w:b/>
                </w:rPr>
                <w:tab/>
              </w:r>
              <w:r w:rsidRPr="00E0527E" w:rsidDel="000934B8">
                <w:delText>//Activate echo</w:delText>
              </w:r>
              <w:r w:rsidDel="000934B8">
                <w:delText xml:space="preserve"> </w:delText>
              </w:r>
              <w:r w:rsidRPr="00D607BB" w:rsidDel="000934B8">
                <w:delText xml:space="preserve">cancellation again </w:delText>
              </w:r>
              <w:r w:rsidRPr="00E0527E" w:rsidDel="000934B8">
                <w:delText xml:space="preserve">and modify </w:delText>
              </w:r>
              <w:r w:rsidDel="000934B8">
                <w:tab/>
              </w:r>
              <w:r w:rsidDel="000934B8">
                <w:tab/>
              </w:r>
              <w:r w:rsidDel="000934B8">
                <w:tab/>
              </w:r>
              <w:r w:rsidDel="000934B8">
                <w:tab/>
              </w:r>
              <w:r w:rsidDel="000934B8">
                <w:tab/>
              </w:r>
              <w:r w:rsidDel="000934B8">
                <w:tab/>
              </w:r>
              <w:r w:rsidDel="000934B8">
                <w:tab/>
                <w:delText>//</w:delText>
              </w:r>
              <w:r w:rsidRPr="00E0527E" w:rsidDel="000934B8">
                <w:delText>param_0 to 150</w:delText>
              </w:r>
            </w:del>
          </w:p>
          <w:p w14:paraId="79041160" w14:textId="7D41797B" w:rsidR="00AD6DB4" w:rsidRPr="00E0527E" w:rsidDel="000934B8" w:rsidRDefault="00AD6DB4" w:rsidP="00166AF3">
            <w:pPr>
              <w:pStyle w:val="TableBody"/>
              <w:rPr>
                <w:del w:id="13393" w:author="Alban Roche" w:date="2017-08-02T16:40:00Z"/>
              </w:rPr>
            </w:pPr>
            <w:del w:id="13394" w:author="Alban Roche" w:date="2017-08-02T16:40:00Z">
              <w:r w:rsidRPr="00E0527E" w:rsidDel="000934B8">
                <w:rPr>
                  <w:b/>
                </w:rPr>
                <w:delText>+KECHO: 1,150,100,100,</w:delText>
              </w:r>
              <w:r w:rsidDel="000934B8">
                <w:rPr>
                  <w:b/>
                </w:rPr>
                <w:delText>1</w:delText>
              </w:r>
              <w:r w:rsidRPr="00E0527E" w:rsidDel="000934B8">
                <w:rPr>
                  <w:b/>
                </w:rPr>
                <w:delText>,</w:delText>
              </w:r>
              <w:r w:rsidDel="000934B8">
                <w:rPr>
                  <w:b/>
                </w:rPr>
                <w:delText>1</w:delText>
              </w:r>
              <w:r w:rsidRPr="00E0527E" w:rsidDel="000934B8">
                <w:rPr>
                  <w:b/>
                </w:rPr>
                <w:delText>,</w:delText>
              </w:r>
              <w:r w:rsidDel="000934B8">
                <w:rPr>
                  <w:b/>
                </w:rPr>
                <w:delText>1</w:delText>
              </w:r>
              <w:r w:rsidRPr="00E0527E" w:rsidDel="000934B8">
                <w:rPr>
                  <w:b/>
                </w:rPr>
                <w:delText>,</w:delText>
              </w:r>
              <w:r w:rsidDel="000934B8">
                <w:rPr>
                  <w:b/>
                </w:rPr>
                <w:delText>2</w:delText>
              </w:r>
              <w:r w:rsidRPr="00E0527E" w:rsidDel="000934B8">
                <w:tab/>
              </w:r>
              <w:r w:rsidRPr="00E0527E" w:rsidDel="000934B8">
                <w:tab/>
                <w:delText>//The algorithm is</w:delText>
              </w:r>
              <w:r w:rsidDel="000934B8">
                <w:delText xml:space="preserve"> </w:delText>
              </w:r>
              <w:r w:rsidRPr="00E0527E" w:rsidDel="000934B8">
                <w:delText xml:space="preserve">activated again with new </w:delText>
              </w:r>
              <w:r w:rsidDel="000934B8">
                <w:tab/>
              </w:r>
              <w:r w:rsidDel="000934B8">
                <w:tab/>
              </w:r>
              <w:r w:rsidDel="000934B8">
                <w:tab/>
              </w:r>
              <w:r w:rsidDel="000934B8">
                <w:tab/>
              </w:r>
              <w:r w:rsidDel="000934B8">
                <w:tab/>
              </w:r>
              <w:r w:rsidDel="000934B8">
                <w:tab/>
              </w:r>
              <w:r w:rsidDel="000934B8">
                <w:tab/>
                <w:delText>//</w:delText>
              </w:r>
              <w:r w:rsidRPr="00E0527E" w:rsidDel="000934B8">
                <w:delText>parameters</w:delText>
              </w:r>
            </w:del>
          </w:p>
          <w:p w14:paraId="2C1B86F0" w14:textId="1745DACC" w:rsidR="00AD6DB4" w:rsidRPr="00E0527E" w:rsidDel="000934B8" w:rsidRDefault="00AD6DB4" w:rsidP="00166AF3">
            <w:pPr>
              <w:pStyle w:val="TableBody"/>
              <w:rPr>
                <w:del w:id="13395" w:author="Alban Roche" w:date="2017-08-02T16:40:00Z"/>
                <w:b/>
              </w:rPr>
            </w:pPr>
            <w:del w:id="13396" w:author="Alban Roche" w:date="2017-08-02T16:40:00Z">
              <w:r w:rsidRPr="00E0527E" w:rsidDel="000934B8">
                <w:rPr>
                  <w:b/>
                </w:rPr>
                <w:delText>OK</w:delText>
              </w:r>
            </w:del>
          </w:p>
          <w:p w14:paraId="371470CB" w14:textId="63D527CF" w:rsidR="00AD6DB4" w:rsidDel="000934B8" w:rsidRDefault="00AD6DB4" w:rsidP="00166AF3">
            <w:pPr>
              <w:pStyle w:val="TableBody"/>
              <w:rPr>
                <w:del w:id="13397" w:author="Alban Roche" w:date="2017-08-02T16:40:00Z"/>
              </w:rPr>
            </w:pPr>
            <w:del w:id="13398" w:author="Alban Roche" w:date="2017-08-02T16:40:00Z">
              <w:r w:rsidRPr="00E0527E" w:rsidDel="000934B8">
                <w:tab/>
              </w:r>
            </w:del>
          </w:p>
          <w:p w14:paraId="2637D9CA" w14:textId="59471063" w:rsidR="00AD6DB4" w:rsidRPr="00E0527E" w:rsidDel="000934B8" w:rsidRDefault="00AD6DB4" w:rsidP="00166AF3">
            <w:pPr>
              <w:pStyle w:val="TableBody"/>
              <w:rPr>
                <w:del w:id="13399" w:author="Alban Roche" w:date="2017-08-02T16:40:00Z"/>
                <w:b/>
              </w:rPr>
            </w:pPr>
            <w:del w:id="13400" w:author="Alban Roche" w:date="2017-08-02T16:40:00Z">
              <w:r w:rsidRPr="00E0527E" w:rsidDel="000934B8">
                <w:rPr>
                  <w:b/>
                </w:rPr>
                <w:delText>AT+CFUN=1,1</w:delText>
              </w:r>
              <w:r w:rsidRPr="00E0527E" w:rsidDel="000934B8">
                <w:rPr>
                  <w:b/>
                </w:rPr>
                <w:tab/>
              </w:r>
            </w:del>
          </w:p>
          <w:p w14:paraId="47AADD25" w14:textId="0FB8D48C" w:rsidR="00AD6DB4" w:rsidRPr="00E0527E" w:rsidDel="000934B8" w:rsidRDefault="00AD6DB4" w:rsidP="00166AF3">
            <w:pPr>
              <w:pStyle w:val="TableBody"/>
              <w:rPr>
                <w:del w:id="13401" w:author="Alban Roche" w:date="2017-08-02T16:40:00Z"/>
                <w:b/>
              </w:rPr>
            </w:pPr>
            <w:del w:id="13402" w:author="Alban Roche" w:date="2017-08-02T16:40:00Z">
              <w:r w:rsidRPr="00E0527E" w:rsidDel="000934B8">
                <w:rPr>
                  <w:b/>
                </w:rPr>
                <w:delText>OK</w:delText>
              </w:r>
              <w:r w:rsidRPr="00E0527E" w:rsidDel="000934B8">
                <w:rPr>
                  <w:b/>
                </w:rPr>
                <w:tab/>
              </w:r>
            </w:del>
          </w:p>
          <w:p w14:paraId="00F2A837" w14:textId="6DEC2900" w:rsidR="00AD6DB4" w:rsidRPr="00E0527E" w:rsidDel="000934B8" w:rsidRDefault="00AD6DB4" w:rsidP="00166AF3">
            <w:pPr>
              <w:pStyle w:val="TableBody"/>
              <w:rPr>
                <w:del w:id="13403" w:author="Alban Roche" w:date="2017-08-02T16:40:00Z"/>
                <w:b/>
              </w:rPr>
            </w:pPr>
            <w:del w:id="13404" w:author="Alban Roche" w:date="2017-08-02T16:40:00Z">
              <w:r w:rsidRPr="00E0527E" w:rsidDel="000934B8">
                <w:rPr>
                  <w:b/>
                </w:rPr>
                <w:tab/>
              </w:r>
            </w:del>
          </w:p>
          <w:p w14:paraId="782BFC4D" w14:textId="18DB778B" w:rsidR="00AD6DB4" w:rsidRPr="00E0527E" w:rsidDel="000934B8" w:rsidRDefault="00AD6DB4" w:rsidP="00166AF3">
            <w:pPr>
              <w:pStyle w:val="TableBody"/>
              <w:rPr>
                <w:del w:id="13405" w:author="Alban Roche" w:date="2017-08-02T16:40:00Z"/>
                <w:b/>
              </w:rPr>
            </w:pPr>
            <w:del w:id="13406" w:author="Alban Roche" w:date="2017-08-02T16:40:00Z">
              <w:r w:rsidRPr="00E0527E" w:rsidDel="000934B8">
                <w:rPr>
                  <w:b/>
                </w:rPr>
                <w:delText>AT+KECHO?</w:delText>
              </w:r>
              <w:r w:rsidRPr="00E0527E" w:rsidDel="000934B8">
                <w:rPr>
                  <w:b/>
                </w:rPr>
                <w:tab/>
              </w:r>
            </w:del>
          </w:p>
          <w:p w14:paraId="4A7B0A43" w14:textId="737BFE13" w:rsidR="00AD6DB4" w:rsidRPr="00E0527E" w:rsidDel="000934B8" w:rsidRDefault="00AD6DB4" w:rsidP="00166AF3">
            <w:pPr>
              <w:pStyle w:val="TableBody"/>
              <w:rPr>
                <w:del w:id="13407" w:author="Alban Roche" w:date="2017-08-02T16:40:00Z"/>
              </w:rPr>
            </w:pPr>
            <w:del w:id="13408" w:author="Alban Roche" w:date="2017-08-02T16:40:00Z">
              <w:r w:rsidRPr="00E0527E" w:rsidDel="000934B8">
                <w:rPr>
                  <w:b/>
                </w:rPr>
                <w:delText>+KECHO: 1,150,100,100,</w:delText>
              </w:r>
              <w:r w:rsidDel="000934B8">
                <w:rPr>
                  <w:b/>
                </w:rPr>
                <w:delText>1</w:delText>
              </w:r>
              <w:r w:rsidRPr="00E0527E" w:rsidDel="000934B8">
                <w:rPr>
                  <w:b/>
                </w:rPr>
                <w:delText>,</w:delText>
              </w:r>
              <w:r w:rsidDel="000934B8">
                <w:rPr>
                  <w:b/>
                </w:rPr>
                <w:delText>1</w:delText>
              </w:r>
              <w:r w:rsidRPr="00E0527E" w:rsidDel="000934B8">
                <w:rPr>
                  <w:b/>
                </w:rPr>
                <w:delText>,</w:delText>
              </w:r>
              <w:r w:rsidDel="000934B8">
                <w:rPr>
                  <w:b/>
                </w:rPr>
                <w:delText>1</w:delText>
              </w:r>
              <w:r w:rsidRPr="00E0527E" w:rsidDel="000934B8">
                <w:rPr>
                  <w:b/>
                </w:rPr>
                <w:delText>,</w:delText>
              </w:r>
              <w:r w:rsidDel="000934B8">
                <w:rPr>
                  <w:b/>
                </w:rPr>
                <w:delText>2</w:delText>
              </w:r>
              <w:r w:rsidRPr="00E0527E" w:rsidDel="000934B8">
                <w:tab/>
              </w:r>
              <w:r w:rsidRPr="00E0527E" w:rsidDel="000934B8">
                <w:tab/>
                <w:delText>//Parameters are retained after reset</w:delText>
              </w:r>
            </w:del>
          </w:p>
          <w:p w14:paraId="6D458E1E" w14:textId="01FA8B38" w:rsidR="00AD6DB4" w:rsidRPr="00E0527E" w:rsidDel="000934B8" w:rsidRDefault="00AD6DB4" w:rsidP="00166AF3">
            <w:pPr>
              <w:pStyle w:val="TableBody"/>
              <w:rPr>
                <w:del w:id="13409" w:author="Alban Roche" w:date="2017-08-02T16:40:00Z"/>
                <w:b/>
              </w:rPr>
            </w:pPr>
            <w:del w:id="13410" w:author="Alban Roche" w:date="2017-08-02T16:40:00Z">
              <w:r w:rsidRPr="00E0527E" w:rsidDel="000934B8">
                <w:rPr>
                  <w:b/>
                </w:rPr>
                <w:delText>OK</w:delText>
              </w:r>
              <w:r w:rsidRPr="00E0527E" w:rsidDel="000934B8">
                <w:rPr>
                  <w:b/>
                </w:rPr>
                <w:tab/>
              </w:r>
            </w:del>
          </w:p>
        </w:tc>
      </w:tr>
    </w:tbl>
    <w:p w14:paraId="20F4B567" w14:textId="51187E6D" w:rsidR="00AD6DB4" w:rsidDel="000934B8" w:rsidRDefault="00AD6DB4" w:rsidP="0059466D">
      <w:pPr>
        <w:pStyle w:val="Heading2"/>
        <w:numPr>
          <w:ilvl w:val="1"/>
          <w:numId w:val="11"/>
        </w:numPr>
        <w:ind w:left="1080" w:hanging="1080"/>
        <w:rPr>
          <w:del w:id="13411" w:author="Alban Roche" w:date="2017-08-02T16:40:00Z"/>
        </w:rPr>
      </w:pPr>
      <w:bookmarkStart w:id="13412" w:name="_Toc460332493"/>
      <w:bookmarkStart w:id="13413" w:name="_Ref464489050"/>
      <w:bookmarkStart w:id="13414" w:name="_Ref464489051"/>
      <w:bookmarkStart w:id="13415" w:name="_Toc486251683"/>
      <w:bookmarkStart w:id="13416" w:name="_Ref489345094"/>
      <w:bookmarkStart w:id="13417" w:name="_Ref489345095"/>
      <w:commentRangeStart w:id="13418"/>
      <w:del w:id="13419" w:author="Alban Roche" w:date="2017-08-02T16:40:00Z">
        <w:r w:rsidDel="000934B8">
          <w:delText xml:space="preserve">+KNOISE </w:delText>
        </w:r>
        <w:r w:rsidRPr="00671C8B" w:rsidDel="000934B8">
          <w:delText xml:space="preserve">Command: </w:delText>
        </w:r>
        <w:r w:rsidDel="000934B8">
          <w:delText>Echo Suppression</w:delText>
        </w:r>
        <w:bookmarkEnd w:id="13412"/>
        <w:bookmarkEnd w:id="13413"/>
        <w:bookmarkEnd w:id="13414"/>
        <w:commentRangeEnd w:id="13418"/>
        <w:r w:rsidDel="000934B8">
          <w:rPr>
            <w:rStyle w:val="CommentReference"/>
            <w:rFonts w:ascii="Verdana" w:eastAsia="Times New Roman" w:hAnsi="Verdana" w:cs="Times New Roman"/>
            <w:b w:val="0"/>
            <w:lang w:eastAsia="en-US"/>
          </w:rPr>
          <w:commentReference w:id="13418"/>
        </w:r>
        <w:bookmarkEnd w:id="13415"/>
        <w:bookmarkEnd w:id="13416"/>
        <w:bookmarkEnd w:id="13417"/>
      </w:del>
    </w:p>
    <w:p w14:paraId="66DFFFFD" w14:textId="2E79FF77" w:rsidR="00AD6DB4" w:rsidRPr="006B5B85" w:rsidDel="000934B8" w:rsidRDefault="00AD6DB4" w:rsidP="00AD6DB4">
      <w:pPr>
        <w:pStyle w:val="Note"/>
        <w:keepNext/>
        <w:rPr>
          <w:del w:id="13420" w:author="Alban Roche" w:date="2017-08-02T16:40:00Z"/>
        </w:rPr>
      </w:pPr>
      <w:del w:id="13421" w:author="Alban Roche" w:date="2017-08-02T16:40:00Z">
        <w:r w:rsidDel="000934B8">
          <w:delText>F</w:delText>
        </w:r>
        <w:r w:rsidRPr="00893AA7" w:rsidDel="000934B8">
          <w:delText xml:space="preserve">or </w:delText>
        </w:r>
        <w:r w:rsidR="00D90C96" w:rsidDel="000934B8">
          <w:delText xml:space="preserve">HL7618RD, </w:delText>
        </w:r>
        <w:r w:rsidDel="000934B8">
          <w:delText xml:space="preserve">HL7648, </w:delText>
        </w:r>
        <w:r w:rsidR="006C5F5B" w:rsidDel="000934B8">
          <w:delText xml:space="preserve">HL7650, </w:delText>
        </w:r>
        <w:r w:rsidDel="000934B8">
          <w:delText>HL7688 and HL7692 only.</w:delText>
        </w:r>
      </w:del>
    </w:p>
    <w:tbl>
      <w:tblPr>
        <w:tblStyle w:val="TableSWIleft"/>
        <w:tblW w:w="9288" w:type="dxa"/>
        <w:tblLayout w:type="fixed"/>
        <w:tblLook w:val="04A0" w:firstRow="1" w:lastRow="0" w:firstColumn="1" w:lastColumn="0" w:noHBand="0" w:noVBand="1"/>
      </w:tblPr>
      <w:tblGrid>
        <w:gridCol w:w="1728"/>
        <w:gridCol w:w="7560"/>
      </w:tblGrid>
      <w:tr w:rsidR="00AD6DB4" w:rsidRPr="00671C8B" w:rsidDel="000934B8" w14:paraId="70DEA9AC" w14:textId="41E265EB" w:rsidTr="00166AF3">
        <w:trPr>
          <w:cnfStyle w:val="100000000000" w:firstRow="1" w:lastRow="0" w:firstColumn="0" w:lastColumn="0" w:oddVBand="0" w:evenVBand="0" w:oddHBand="0" w:evenHBand="0" w:firstRowFirstColumn="0" w:firstRowLastColumn="0" w:lastRowFirstColumn="0" w:lastRowLastColumn="0"/>
          <w:del w:id="13422" w:author="Alban Roche" w:date="2017-08-02T16:40:00Z"/>
        </w:trPr>
        <w:tc>
          <w:tcPr>
            <w:tcW w:w="9288" w:type="dxa"/>
            <w:gridSpan w:val="2"/>
          </w:tcPr>
          <w:p w14:paraId="3A6C895E" w14:textId="1D32D357" w:rsidR="00AD6DB4" w:rsidRPr="00671C8B" w:rsidDel="000934B8" w:rsidRDefault="00D90C96" w:rsidP="00D90C96">
            <w:pPr>
              <w:pStyle w:val="TableRowHead"/>
              <w:spacing w:before="144" w:after="144"/>
              <w:rPr>
                <w:del w:id="13423" w:author="Alban Roche" w:date="2017-08-02T16:40:00Z"/>
                <w:bCs w:val="0"/>
              </w:rPr>
            </w:pPr>
            <w:commentRangeStart w:id="13424"/>
            <w:del w:id="13425" w:author="Alban Roche" w:date="2017-08-02T16:40:00Z">
              <w:r w:rsidDel="000934B8">
                <w:delText>HL7618RD</w:delText>
              </w:r>
              <w:commentRangeEnd w:id="13424"/>
              <w:r w:rsidDel="000934B8">
                <w:rPr>
                  <w:rStyle w:val="CommentReference"/>
                  <w:rFonts w:ascii="Verdana" w:hAnsi="Verdana"/>
                  <w:b w:val="0"/>
                  <w:bCs w:val="0"/>
                  <w:color w:val="3D3E40"/>
                  <w:spacing w:val="0"/>
                </w:rPr>
                <w:commentReference w:id="13424"/>
              </w:r>
              <w:r w:rsidDel="000934B8">
                <w:delText xml:space="preserve">, </w:delText>
              </w:r>
              <w:r w:rsidR="00AD6DB4" w:rsidDel="000934B8">
                <w:delText xml:space="preserve">HL7648, </w:delText>
              </w:r>
              <w:commentRangeStart w:id="13426"/>
              <w:r w:rsidR="006C5F5B" w:rsidDel="000934B8">
                <w:delText>HL7650</w:delText>
              </w:r>
              <w:commentRangeEnd w:id="13426"/>
              <w:r w:rsidR="006C5F5B" w:rsidDel="000934B8">
                <w:rPr>
                  <w:rStyle w:val="CommentReference"/>
                  <w:rFonts w:ascii="Verdana" w:hAnsi="Verdana"/>
                  <w:b w:val="0"/>
                  <w:bCs w:val="0"/>
                  <w:color w:val="3D3E40"/>
                  <w:spacing w:val="0"/>
                </w:rPr>
                <w:commentReference w:id="13426"/>
              </w:r>
              <w:r w:rsidR="006C5F5B" w:rsidDel="000934B8">
                <w:delText xml:space="preserve">, </w:delText>
              </w:r>
              <w:r w:rsidR="00AD6DB4" w:rsidDel="000934B8">
                <w:delText>HL7688 and HL7692</w:delText>
              </w:r>
            </w:del>
          </w:p>
        </w:tc>
      </w:tr>
      <w:tr w:rsidR="00AD6DB4" w:rsidRPr="00671C8B" w:rsidDel="000934B8" w14:paraId="5B5F63C1" w14:textId="6C7EBE17" w:rsidTr="00166AF3">
        <w:trPr>
          <w:trHeight w:val="35"/>
          <w:del w:id="13427" w:author="Alban Roche" w:date="2017-08-02T16:40:00Z"/>
        </w:trPr>
        <w:tc>
          <w:tcPr>
            <w:tcW w:w="1728" w:type="dxa"/>
          </w:tcPr>
          <w:p w14:paraId="2920131D" w14:textId="07E7B4EB" w:rsidR="00AD6DB4" w:rsidRPr="00671C8B" w:rsidDel="000934B8" w:rsidRDefault="00AD6DB4" w:rsidP="00166AF3">
            <w:pPr>
              <w:pStyle w:val="TableBody"/>
              <w:rPr>
                <w:del w:id="13428" w:author="Alban Roche" w:date="2017-08-02T16:40:00Z"/>
                <w:i/>
              </w:rPr>
            </w:pPr>
            <w:del w:id="13429" w:author="Alban Roche" w:date="2017-08-02T16:40:00Z">
              <w:r w:rsidDel="000934B8">
                <w:rPr>
                  <w:i/>
                </w:rPr>
                <w:delText xml:space="preserve">Test </w:delText>
              </w:r>
              <w:r w:rsidRPr="00671C8B" w:rsidDel="000934B8">
                <w:rPr>
                  <w:i/>
                </w:rPr>
                <w:delText>command</w:delText>
              </w:r>
            </w:del>
          </w:p>
          <w:p w14:paraId="4E89FB1A" w14:textId="5F144854" w:rsidR="00AD6DB4" w:rsidRPr="00671C8B" w:rsidDel="000934B8" w:rsidRDefault="00AD6DB4" w:rsidP="00166AF3">
            <w:pPr>
              <w:pStyle w:val="TableBody"/>
              <w:rPr>
                <w:del w:id="13430" w:author="Alban Roche" w:date="2017-08-02T16:40:00Z"/>
              </w:rPr>
            </w:pPr>
          </w:p>
          <w:p w14:paraId="1E72FDCC" w14:textId="11F5ADC5" w:rsidR="00AD6DB4" w:rsidRPr="00671C8B" w:rsidDel="000934B8" w:rsidRDefault="00AD6DB4" w:rsidP="00166AF3">
            <w:pPr>
              <w:pStyle w:val="TableBody"/>
              <w:rPr>
                <w:del w:id="13431" w:author="Alban Roche" w:date="2017-08-02T16:40:00Z"/>
                <w:u w:val="single"/>
              </w:rPr>
            </w:pPr>
            <w:del w:id="13432" w:author="Alban Roche" w:date="2017-08-02T16:40:00Z">
              <w:r w:rsidRPr="00671C8B" w:rsidDel="000934B8">
                <w:rPr>
                  <w:u w:val="single"/>
                </w:rPr>
                <w:delText>Syntax</w:delText>
              </w:r>
            </w:del>
          </w:p>
          <w:p w14:paraId="3C7F3D6C" w14:textId="038EBE01" w:rsidR="00AD6DB4" w:rsidRPr="00671C8B" w:rsidDel="000934B8" w:rsidRDefault="00AD6DB4" w:rsidP="00166AF3">
            <w:pPr>
              <w:pStyle w:val="TableBody"/>
              <w:tabs>
                <w:tab w:val="left" w:pos="705"/>
              </w:tabs>
              <w:rPr>
                <w:del w:id="13433" w:author="Alban Roche" w:date="2017-08-02T16:40:00Z"/>
                <w:lang w:eastAsia="zh-CN"/>
              </w:rPr>
            </w:pPr>
            <w:del w:id="13434" w:author="Alban Roche" w:date="2017-08-02T16:40:00Z">
              <w:r w:rsidRPr="004D2387" w:rsidDel="000934B8">
                <w:rPr>
                  <w:b/>
                </w:rPr>
                <w:delText>AT+</w:delText>
              </w:r>
              <w:r w:rsidDel="000934B8">
                <w:rPr>
                  <w:b/>
                </w:rPr>
                <w:delText>KNOISE</w:delText>
              </w:r>
              <w:r w:rsidRPr="004D2387" w:rsidDel="000934B8">
                <w:rPr>
                  <w:b/>
                </w:rPr>
                <w:delText>=?</w:delText>
              </w:r>
            </w:del>
          </w:p>
        </w:tc>
        <w:tc>
          <w:tcPr>
            <w:tcW w:w="7560" w:type="dxa"/>
          </w:tcPr>
          <w:p w14:paraId="7864288E" w14:textId="161BD7E6" w:rsidR="00AD6DB4" w:rsidRPr="00671C8B" w:rsidDel="000934B8" w:rsidRDefault="00AD6DB4" w:rsidP="00166AF3">
            <w:pPr>
              <w:pStyle w:val="TableBody"/>
              <w:rPr>
                <w:del w:id="13435" w:author="Alban Roche" w:date="2017-08-02T16:40:00Z"/>
                <w:u w:val="single"/>
              </w:rPr>
            </w:pPr>
          </w:p>
          <w:p w14:paraId="3574C500" w14:textId="45365A7C" w:rsidR="00AD6DB4" w:rsidRPr="00671C8B" w:rsidDel="000934B8" w:rsidRDefault="00AD6DB4" w:rsidP="00166AF3">
            <w:pPr>
              <w:pStyle w:val="TableBody"/>
              <w:rPr>
                <w:del w:id="13436" w:author="Alban Roche" w:date="2017-08-02T16:40:00Z"/>
                <w:u w:val="single"/>
              </w:rPr>
            </w:pPr>
          </w:p>
          <w:p w14:paraId="5BB65CC0" w14:textId="40345D4E" w:rsidR="00AD6DB4" w:rsidRPr="00671C8B" w:rsidDel="000934B8" w:rsidRDefault="00AD6DB4" w:rsidP="00166AF3">
            <w:pPr>
              <w:pStyle w:val="TableBody"/>
              <w:rPr>
                <w:del w:id="13437" w:author="Alban Roche" w:date="2017-08-02T16:40:00Z"/>
                <w:u w:val="single"/>
              </w:rPr>
            </w:pPr>
            <w:del w:id="13438" w:author="Alban Roche" w:date="2017-08-02T16:40:00Z">
              <w:r w:rsidRPr="00671C8B" w:rsidDel="000934B8">
                <w:rPr>
                  <w:u w:val="single"/>
                </w:rPr>
                <w:delText>Response</w:delText>
              </w:r>
            </w:del>
          </w:p>
          <w:p w14:paraId="7E112416" w14:textId="48989F82" w:rsidR="00AD6DB4" w:rsidRPr="00682FAD" w:rsidDel="000934B8" w:rsidRDefault="00AD6DB4" w:rsidP="00166AF3">
            <w:pPr>
              <w:pStyle w:val="TableBody"/>
              <w:rPr>
                <w:del w:id="13439" w:author="Alban Roche" w:date="2017-08-02T16:40:00Z"/>
                <w:b/>
              </w:rPr>
            </w:pPr>
            <w:del w:id="13440" w:author="Alban Roche" w:date="2017-08-02T16:40:00Z">
              <w:r w:rsidRPr="00A41325" w:rsidDel="000934B8">
                <w:rPr>
                  <w:b/>
                </w:rPr>
                <w:delText>+</w:delText>
              </w:r>
              <w:r w:rsidDel="000934B8">
                <w:rPr>
                  <w:b/>
                </w:rPr>
                <w:delText>KNOISE</w:delText>
              </w:r>
              <w:r w:rsidRPr="00A41325" w:rsidDel="000934B8">
                <w:rPr>
                  <w:b/>
                </w:rPr>
                <w:delText xml:space="preserve">: </w:delText>
              </w:r>
              <w:r w:rsidRPr="005C12F6" w:rsidDel="000934B8">
                <w:rPr>
                  <w:b/>
                </w:rPr>
                <w:delText>(</w:delText>
              </w:r>
              <w:r w:rsidRPr="00E0527E" w:rsidDel="000934B8">
                <w:delText>list of supported</w:delText>
              </w:r>
              <w:r w:rsidRPr="005C12F6" w:rsidDel="000934B8">
                <w:rPr>
                  <w:b/>
                </w:rPr>
                <w:delText xml:space="preserve"> &lt;rx_mode&gt;</w:delText>
              </w:r>
              <w:r w:rsidRPr="00E0527E" w:rsidDel="000934B8">
                <w:delText>s</w:delText>
              </w:r>
              <w:r w:rsidRPr="005C12F6" w:rsidDel="000934B8">
                <w:rPr>
                  <w:b/>
                </w:rPr>
                <w:delText>), (</w:delText>
              </w:r>
              <w:r w:rsidRPr="00E0527E" w:rsidDel="000934B8">
                <w:delText>list of supported</w:delText>
              </w:r>
              <w:r w:rsidRPr="005C12F6" w:rsidDel="000934B8">
                <w:rPr>
                  <w:b/>
                </w:rPr>
                <w:delText xml:space="preserve"> &lt;tx_mode&gt;</w:delText>
              </w:r>
              <w:r w:rsidRPr="00E0527E" w:rsidDel="000934B8">
                <w:delText>s</w:delText>
              </w:r>
              <w:r w:rsidRPr="005C12F6" w:rsidDel="000934B8">
                <w:rPr>
                  <w:b/>
                </w:rPr>
                <w:delText>),</w:delText>
              </w:r>
              <w:r w:rsidDel="000934B8">
                <w:rPr>
                  <w:b/>
                </w:rPr>
                <w:br/>
              </w:r>
              <w:r w:rsidRPr="005C12F6" w:rsidDel="000934B8">
                <w:rPr>
                  <w:b/>
                </w:rPr>
                <w:delText>(</w:delText>
              </w:r>
              <w:r w:rsidRPr="00E0527E" w:rsidDel="000934B8">
                <w:delText>list of supported</w:delText>
              </w:r>
              <w:r w:rsidRPr="005C12F6" w:rsidDel="000934B8">
                <w:rPr>
                  <w:b/>
                </w:rPr>
                <w:delText xml:space="preserve"> &lt;rx_param_1&gt;</w:delText>
              </w:r>
              <w:r w:rsidRPr="00B41DF2" w:rsidDel="000934B8">
                <w:delText>s</w:delText>
              </w:r>
              <w:r w:rsidRPr="005C12F6" w:rsidDel="000934B8">
                <w:rPr>
                  <w:b/>
                </w:rPr>
                <w:delText>),…,(</w:delText>
              </w:r>
              <w:r w:rsidRPr="00E0527E" w:rsidDel="000934B8">
                <w:delText>list of supported</w:delText>
              </w:r>
              <w:r w:rsidRPr="005C12F6" w:rsidDel="000934B8">
                <w:rPr>
                  <w:b/>
                </w:rPr>
                <w:delText xml:space="preserve"> &lt;rx_param_5&gt;</w:delText>
              </w:r>
              <w:r w:rsidRPr="00E0527E" w:rsidDel="000934B8">
                <w:delText>s</w:delText>
              </w:r>
              <w:r w:rsidRPr="005C12F6" w:rsidDel="000934B8">
                <w:rPr>
                  <w:b/>
                </w:rPr>
                <w:delText>),</w:delText>
              </w:r>
              <w:r w:rsidDel="000934B8">
                <w:rPr>
                  <w:b/>
                </w:rPr>
                <w:br/>
              </w:r>
              <w:r w:rsidRPr="005C12F6" w:rsidDel="000934B8">
                <w:rPr>
                  <w:b/>
                </w:rPr>
                <w:delText>(</w:delText>
              </w:r>
              <w:r w:rsidRPr="00E0527E" w:rsidDel="000934B8">
                <w:delText>list of supported</w:delText>
              </w:r>
              <w:r w:rsidRPr="005C12F6" w:rsidDel="000934B8">
                <w:rPr>
                  <w:b/>
                </w:rPr>
                <w:delText xml:space="preserve"> &lt;tx_param_1&gt;</w:delText>
              </w:r>
              <w:r w:rsidRPr="00E0527E" w:rsidDel="000934B8">
                <w:delText>s</w:delText>
              </w:r>
              <w:r w:rsidRPr="005C12F6" w:rsidDel="000934B8">
                <w:rPr>
                  <w:b/>
                </w:rPr>
                <w:delText>),…,(</w:delText>
              </w:r>
              <w:r w:rsidRPr="00E0527E" w:rsidDel="000934B8">
                <w:delText>list of supported</w:delText>
              </w:r>
              <w:r w:rsidRPr="005C12F6" w:rsidDel="000934B8">
                <w:rPr>
                  <w:b/>
                </w:rPr>
                <w:delText xml:space="preserve"> &lt;tx_param_5&gt;</w:delText>
              </w:r>
              <w:r w:rsidRPr="00E0527E" w:rsidDel="000934B8">
                <w:delText>s</w:delText>
              </w:r>
              <w:r w:rsidRPr="005C12F6" w:rsidDel="000934B8">
                <w:rPr>
                  <w:b/>
                </w:rPr>
                <w:delText>)</w:delText>
              </w:r>
            </w:del>
          </w:p>
          <w:p w14:paraId="72A2673C" w14:textId="0F1D2770" w:rsidR="00AD6DB4" w:rsidRPr="00671C8B" w:rsidDel="000934B8" w:rsidRDefault="00AD6DB4" w:rsidP="00166AF3">
            <w:pPr>
              <w:pStyle w:val="TableBody"/>
              <w:rPr>
                <w:del w:id="13441" w:author="Alban Roche" w:date="2017-08-02T16:40:00Z"/>
              </w:rPr>
            </w:pPr>
            <w:del w:id="13442" w:author="Alban Roche" w:date="2017-08-02T16:40:00Z">
              <w:r w:rsidRPr="00671C8B" w:rsidDel="000934B8">
                <w:rPr>
                  <w:b/>
                </w:rPr>
                <w:delText>OK</w:delText>
              </w:r>
            </w:del>
          </w:p>
        </w:tc>
      </w:tr>
      <w:tr w:rsidR="00AD6DB4" w:rsidRPr="00671C8B" w:rsidDel="000934B8" w14:paraId="31E2A967" w14:textId="10968642" w:rsidTr="00166AF3">
        <w:trPr>
          <w:trHeight w:val="35"/>
          <w:del w:id="13443" w:author="Alban Roche" w:date="2017-08-02T16:40:00Z"/>
        </w:trPr>
        <w:tc>
          <w:tcPr>
            <w:tcW w:w="1728" w:type="dxa"/>
          </w:tcPr>
          <w:p w14:paraId="7582BFCC" w14:textId="61306164" w:rsidR="00AD6DB4" w:rsidDel="000934B8" w:rsidRDefault="00AD6DB4" w:rsidP="00166AF3">
            <w:pPr>
              <w:pStyle w:val="TableBody"/>
              <w:rPr>
                <w:del w:id="13444" w:author="Alban Roche" w:date="2017-08-02T16:40:00Z"/>
              </w:rPr>
            </w:pPr>
            <w:del w:id="13445" w:author="Alban Roche" w:date="2017-08-02T16:40:00Z">
              <w:r w:rsidDel="000934B8">
                <w:rPr>
                  <w:i/>
                </w:rPr>
                <w:delText>Read command</w:delText>
              </w:r>
            </w:del>
          </w:p>
          <w:p w14:paraId="3404E966" w14:textId="18152D78" w:rsidR="00AD6DB4" w:rsidDel="000934B8" w:rsidRDefault="00AD6DB4" w:rsidP="00166AF3">
            <w:pPr>
              <w:pStyle w:val="TableBody"/>
              <w:rPr>
                <w:del w:id="13446" w:author="Alban Roche" w:date="2017-08-02T16:40:00Z"/>
              </w:rPr>
            </w:pPr>
          </w:p>
          <w:p w14:paraId="3B7AC44C" w14:textId="24278843" w:rsidR="00AD6DB4" w:rsidDel="000934B8" w:rsidRDefault="00AD6DB4" w:rsidP="00166AF3">
            <w:pPr>
              <w:pStyle w:val="TableBody"/>
              <w:rPr>
                <w:del w:id="13447" w:author="Alban Roche" w:date="2017-08-02T16:40:00Z"/>
              </w:rPr>
            </w:pPr>
            <w:del w:id="13448" w:author="Alban Roche" w:date="2017-08-02T16:40:00Z">
              <w:r w:rsidRPr="00682FAD" w:rsidDel="000934B8">
                <w:rPr>
                  <w:u w:val="single"/>
                </w:rPr>
                <w:delText>Syntax</w:delText>
              </w:r>
            </w:del>
          </w:p>
          <w:p w14:paraId="6FC97411" w14:textId="203F4DA9" w:rsidR="00AD6DB4" w:rsidRPr="00682FAD" w:rsidDel="000934B8" w:rsidRDefault="00AD6DB4" w:rsidP="00166AF3">
            <w:pPr>
              <w:pStyle w:val="TableBody"/>
              <w:rPr>
                <w:del w:id="13449" w:author="Alban Roche" w:date="2017-08-02T16:40:00Z"/>
                <w:b/>
              </w:rPr>
            </w:pPr>
            <w:del w:id="13450" w:author="Alban Roche" w:date="2017-08-02T16:40:00Z">
              <w:r w:rsidRPr="00682FAD" w:rsidDel="000934B8">
                <w:rPr>
                  <w:b/>
                </w:rPr>
                <w:delText>AT+</w:delText>
              </w:r>
              <w:r w:rsidDel="000934B8">
                <w:rPr>
                  <w:b/>
                </w:rPr>
                <w:delText>KNOISE</w:delText>
              </w:r>
              <w:r w:rsidRPr="00682FAD" w:rsidDel="000934B8">
                <w:rPr>
                  <w:b/>
                </w:rPr>
                <w:delText>?</w:delText>
              </w:r>
            </w:del>
          </w:p>
        </w:tc>
        <w:tc>
          <w:tcPr>
            <w:tcW w:w="7560" w:type="dxa"/>
          </w:tcPr>
          <w:p w14:paraId="1E76B5ED" w14:textId="37931CF1" w:rsidR="00AD6DB4" w:rsidDel="000934B8" w:rsidRDefault="00AD6DB4" w:rsidP="00166AF3">
            <w:pPr>
              <w:pStyle w:val="TableBody"/>
              <w:rPr>
                <w:del w:id="13451" w:author="Alban Roche" w:date="2017-08-02T16:40:00Z"/>
                <w:u w:val="single"/>
              </w:rPr>
            </w:pPr>
          </w:p>
          <w:p w14:paraId="4B2E016A" w14:textId="21CA2D82" w:rsidR="00AD6DB4" w:rsidDel="000934B8" w:rsidRDefault="00AD6DB4" w:rsidP="00166AF3">
            <w:pPr>
              <w:pStyle w:val="TableBody"/>
              <w:rPr>
                <w:del w:id="13452" w:author="Alban Roche" w:date="2017-08-02T16:40:00Z"/>
                <w:u w:val="single"/>
              </w:rPr>
            </w:pPr>
          </w:p>
          <w:p w14:paraId="3EF921D0" w14:textId="1C6901A2" w:rsidR="00AD6DB4" w:rsidDel="000934B8" w:rsidRDefault="00AD6DB4" w:rsidP="00166AF3">
            <w:pPr>
              <w:pStyle w:val="TableBody"/>
              <w:rPr>
                <w:del w:id="13453" w:author="Alban Roche" w:date="2017-08-02T16:40:00Z"/>
              </w:rPr>
            </w:pPr>
            <w:del w:id="13454" w:author="Alban Roche" w:date="2017-08-02T16:40:00Z">
              <w:r w:rsidDel="000934B8">
                <w:rPr>
                  <w:u w:val="single"/>
                </w:rPr>
                <w:delText>Response</w:delText>
              </w:r>
            </w:del>
          </w:p>
          <w:p w14:paraId="76930E63" w14:textId="7009D0AF" w:rsidR="00AD6DB4" w:rsidRPr="00682FAD" w:rsidDel="000934B8" w:rsidRDefault="00AD6DB4" w:rsidP="00166AF3">
            <w:pPr>
              <w:pStyle w:val="TableBody"/>
              <w:rPr>
                <w:del w:id="13455" w:author="Alban Roche" w:date="2017-08-02T16:40:00Z"/>
                <w:b/>
              </w:rPr>
            </w:pPr>
            <w:del w:id="13456" w:author="Alban Roche" w:date="2017-08-02T16:40:00Z">
              <w:r w:rsidRPr="00682FAD" w:rsidDel="000934B8">
                <w:rPr>
                  <w:b/>
                </w:rPr>
                <w:delText>+</w:delText>
              </w:r>
              <w:r w:rsidDel="000934B8">
                <w:rPr>
                  <w:b/>
                </w:rPr>
                <w:delText>KNOISE</w:delText>
              </w:r>
              <w:r w:rsidRPr="00682FAD" w:rsidDel="000934B8">
                <w:rPr>
                  <w:b/>
                </w:rPr>
                <w:delText xml:space="preserve">: </w:delText>
              </w:r>
              <w:r w:rsidRPr="004C472F" w:rsidDel="000934B8">
                <w:rPr>
                  <w:b/>
                </w:rPr>
                <w:delText>&lt;rx_status&gt;,&lt;tx_status&gt;,&lt;rx_param_1&gt;,...,&lt;rx_param_5&gt;,</w:delText>
              </w:r>
              <w:r w:rsidDel="000934B8">
                <w:rPr>
                  <w:b/>
                </w:rPr>
                <w:br/>
              </w:r>
              <w:r w:rsidRPr="004C472F" w:rsidDel="000934B8">
                <w:rPr>
                  <w:b/>
                </w:rPr>
                <w:delText>&lt;tx_param_1&gt;,…,&lt;tx_param_5&gt;</w:delText>
              </w:r>
            </w:del>
          </w:p>
          <w:p w14:paraId="029BE667" w14:textId="2C7E9E95" w:rsidR="00AD6DB4" w:rsidRPr="00682FAD" w:rsidDel="000934B8" w:rsidRDefault="00AD6DB4" w:rsidP="00166AF3">
            <w:pPr>
              <w:pStyle w:val="TableBody"/>
              <w:rPr>
                <w:del w:id="13457" w:author="Alban Roche" w:date="2017-08-02T16:40:00Z"/>
              </w:rPr>
            </w:pPr>
            <w:del w:id="13458" w:author="Alban Roche" w:date="2017-08-02T16:40:00Z">
              <w:r w:rsidRPr="00682FAD" w:rsidDel="000934B8">
                <w:rPr>
                  <w:b/>
                </w:rPr>
                <w:delText>OK</w:delText>
              </w:r>
            </w:del>
          </w:p>
        </w:tc>
      </w:tr>
      <w:tr w:rsidR="00AD6DB4" w:rsidRPr="00671C8B" w:rsidDel="000934B8" w14:paraId="40078FDF" w14:textId="58F89FBB" w:rsidTr="00166AF3">
        <w:trPr>
          <w:cantSplit w:val="0"/>
          <w:trHeight w:val="35"/>
          <w:del w:id="13459" w:author="Alban Roche" w:date="2017-08-02T16:40:00Z"/>
        </w:trPr>
        <w:tc>
          <w:tcPr>
            <w:tcW w:w="1728" w:type="dxa"/>
          </w:tcPr>
          <w:p w14:paraId="5F899FCC" w14:textId="70FF2099" w:rsidR="00AD6DB4" w:rsidRPr="007A6F2C" w:rsidDel="000934B8" w:rsidRDefault="00AD6DB4" w:rsidP="00166AF3">
            <w:pPr>
              <w:pStyle w:val="TableBody"/>
              <w:rPr>
                <w:del w:id="13460" w:author="Alban Roche" w:date="2017-08-02T16:40:00Z"/>
              </w:rPr>
            </w:pPr>
            <w:del w:id="13461" w:author="Alban Roche" w:date="2017-08-02T16:40:00Z">
              <w:r w:rsidRPr="007A6F2C" w:rsidDel="000934B8">
                <w:rPr>
                  <w:i/>
                </w:rPr>
                <w:delText>Write command</w:delText>
              </w:r>
            </w:del>
          </w:p>
          <w:p w14:paraId="3DC43B9D" w14:textId="06928A7E" w:rsidR="00AD6DB4" w:rsidRPr="007A6F2C" w:rsidDel="000934B8" w:rsidRDefault="00AD6DB4" w:rsidP="00166AF3">
            <w:pPr>
              <w:pStyle w:val="TableBody"/>
              <w:rPr>
                <w:del w:id="13462" w:author="Alban Roche" w:date="2017-08-02T16:40:00Z"/>
              </w:rPr>
            </w:pPr>
          </w:p>
          <w:p w14:paraId="2C2FBC18" w14:textId="7372F15E" w:rsidR="00AD6DB4" w:rsidRPr="007A6F2C" w:rsidDel="000934B8" w:rsidRDefault="00AD6DB4" w:rsidP="00166AF3">
            <w:pPr>
              <w:pStyle w:val="TableBody"/>
              <w:rPr>
                <w:del w:id="13463" w:author="Alban Roche" w:date="2017-08-02T16:40:00Z"/>
              </w:rPr>
            </w:pPr>
            <w:del w:id="13464" w:author="Alban Roche" w:date="2017-08-02T16:40:00Z">
              <w:r w:rsidRPr="007A6F2C" w:rsidDel="000934B8">
                <w:rPr>
                  <w:u w:val="single"/>
                </w:rPr>
                <w:delText>Syntax</w:delText>
              </w:r>
            </w:del>
          </w:p>
          <w:p w14:paraId="3E4FB830" w14:textId="64A7EC8D" w:rsidR="00AD6DB4" w:rsidRPr="007A6F2C" w:rsidDel="000934B8" w:rsidRDefault="00AD6DB4" w:rsidP="00166AF3">
            <w:pPr>
              <w:pStyle w:val="TableBody"/>
              <w:rPr>
                <w:del w:id="13465" w:author="Alban Roche" w:date="2017-08-02T16:40:00Z"/>
                <w:b/>
              </w:rPr>
            </w:pPr>
            <w:del w:id="13466" w:author="Alban Roche" w:date="2017-08-02T16:40:00Z">
              <w:r w:rsidRPr="007A6F2C" w:rsidDel="000934B8">
                <w:rPr>
                  <w:b/>
                </w:rPr>
                <w:delText>AT+KNOISE=</w:delText>
              </w:r>
              <w:r w:rsidRPr="007A6F2C" w:rsidDel="000934B8">
                <w:rPr>
                  <w:b/>
                </w:rPr>
                <w:br/>
                <w:delText>&lt;rx_mode&gt;,</w:delText>
              </w:r>
              <w:r w:rsidRPr="007A6F2C" w:rsidDel="000934B8">
                <w:rPr>
                  <w:b/>
                </w:rPr>
                <w:br/>
                <w:delText>&lt;tx_mode&gt;</w:delText>
              </w:r>
              <w:r w:rsidRPr="007A6F2C" w:rsidDel="000934B8">
                <w:rPr>
                  <w:b/>
                </w:rPr>
                <w:br/>
                <w:delText>[,&lt;rx_param_1&gt;,…,&lt;rx_param_5&gt;,&lt;tx_param_1,…,</w:delText>
              </w:r>
              <w:r w:rsidRPr="007A6F2C" w:rsidDel="000934B8">
                <w:rPr>
                  <w:b/>
                </w:rPr>
                <w:br/>
                <w:delText>&lt;tx_param_5&gt;]</w:delText>
              </w:r>
            </w:del>
          </w:p>
        </w:tc>
        <w:tc>
          <w:tcPr>
            <w:tcW w:w="7560" w:type="dxa"/>
          </w:tcPr>
          <w:p w14:paraId="1359F09E" w14:textId="192AC779" w:rsidR="00AD6DB4" w:rsidRPr="007A6F2C" w:rsidDel="000934B8" w:rsidRDefault="00AD6DB4" w:rsidP="00166AF3">
            <w:pPr>
              <w:pStyle w:val="TableBody"/>
              <w:rPr>
                <w:del w:id="13467" w:author="Alban Roche" w:date="2017-08-02T16:40:00Z"/>
                <w:u w:val="single"/>
              </w:rPr>
            </w:pPr>
          </w:p>
          <w:p w14:paraId="7C709571" w14:textId="1933362A" w:rsidR="00AD6DB4" w:rsidRPr="007A6F2C" w:rsidDel="000934B8" w:rsidRDefault="00AD6DB4" w:rsidP="00166AF3">
            <w:pPr>
              <w:pStyle w:val="TableBody"/>
              <w:rPr>
                <w:del w:id="13468" w:author="Alban Roche" w:date="2017-08-02T16:40:00Z"/>
                <w:u w:val="single"/>
              </w:rPr>
            </w:pPr>
          </w:p>
          <w:p w14:paraId="06220B29" w14:textId="277FEB52" w:rsidR="00AD6DB4" w:rsidRPr="007A6F2C" w:rsidDel="000934B8" w:rsidRDefault="00AD6DB4" w:rsidP="00166AF3">
            <w:pPr>
              <w:pStyle w:val="TableBody"/>
              <w:rPr>
                <w:del w:id="13469" w:author="Alban Roche" w:date="2017-08-02T16:40:00Z"/>
              </w:rPr>
            </w:pPr>
            <w:del w:id="13470" w:author="Alban Roche" w:date="2017-08-02T16:40:00Z">
              <w:r w:rsidRPr="007A6F2C" w:rsidDel="000934B8">
                <w:rPr>
                  <w:u w:val="single"/>
                </w:rPr>
                <w:delText>Response</w:delText>
              </w:r>
            </w:del>
          </w:p>
          <w:p w14:paraId="6312E827" w14:textId="74B26B53" w:rsidR="00AD6DB4" w:rsidRPr="007A6F2C" w:rsidDel="000934B8" w:rsidRDefault="00AD6DB4" w:rsidP="00166AF3">
            <w:pPr>
              <w:pStyle w:val="TableBody"/>
              <w:rPr>
                <w:del w:id="13471" w:author="Alban Roche" w:date="2017-08-02T16:40:00Z"/>
              </w:rPr>
            </w:pPr>
            <w:del w:id="13472" w:author="Alban Roche" w:date="2017-08-02T16:40:00Z">
              <w:r w:rsidRPr="007A6F2C" w:rsidDel="000934B8">
                <w:rPr>
                  <w:b/>
                </w:rPr>
                <w:delText>OK</w:delText>
              </w:r>
            </w:del>
          </w:p>
          <w:p w14:paraId="67610C36" w14:textId="7BCC4AB5" w:rsidR="00AD6DB4" w:rsidRPr="007A6F2C" w:rsidDel="000934B8" w:rsidRDefault="00AD6DB4" w:rsidP="00166AF3">
            <w:pPr>
              <w:pStyle w:val="TableBody"/>
              <w:rPr>
                <w:del w:id="13473" w:author="Alban Roche" w:date="2017-08-02T16:40:00Z"/>
              </w:rPr>
            </w:pPr>
          </w:p>
          <w:p w14:paraId="111E70FA" w14:textId="26AF450D" w:rsidR="00AD6DB4" w:rsidRPr="007A6F2C" w:rsidDel="000934B8" w:rsidRDefault="00AD6DB4" w:rsidP="00166AF3">
            <w:pPr>
              <w:pStyle w:val="TableBody"/>
              <w:rPr>
                <w:del w:id="13474" w:author="Alban Roche" w:date="2017-08-02T16:40:00Z"/>
              </w:rPr>
            </w:pPr>
            <w:del w:id="13475" w:author="Alban Roche" w:date="2017-08-02T16:40:00Z">
              <w:r w:rsidRPr="007A6F2C" w:rsidDel="000934B8">
                <w:rPr>
                  <w:u w:val="single"/>
                </w:rPr>
                <w:delText>Parameters</w:delText>
              </w:r>
            </w:del>
          </w:p>
          <w:p w14:paraId="57E0D5E0" w14:textId="0FCB33A0" w:rsidR="00AD6DB4" w:rsidRPr="007A6F2C" w:rsidDel="000934B8" w:rsidRDefault="00AD6DB4" w:rsidP="00166AF3">
            <w:pPr>
              <w:pStyle w:val="TableBody"/>
              <w:rPr>
                <w:del w:id="13476" w:author="Alban Roche" w:date="2017-08-02T16:40:00Z"/>
              </w:rPr>
            </w:pPr>
            <w:del w:id="13477" w:author="Alban Roche" w:date="2017-08-02T16:40:00Z">
              <w:r w:rsidRPr="007A6F2C" w:rsidDel="000934B8">
                <w:rPr>
                  <w:b/>
                </w:rPr>
                <w:delText>&lt;rx_mode&gt;</w:delText>
              </w:r>
              <w:r w:rsidRPr="007A6F2C" w:rsidDel="000934B8">
                <w:tab/>
              </w:r>
              <w:r w:rsidRPr="007A6F2C" w:rsidDel="000934B8">
                <w:tab/>
                <w:delText>Receive mode</w:delText>
              </w:r>
            </w:del>
          </w:p>
          <w:p w14:paraId="6779CEE9" w14:textId="645EE6B3" w:rsidR="00AD6DB4" w:rsidRPr="007A6F2C" w:rsidDel="000934B8" w:rsidRDefault="00AD6DB4" w:rsidP="00166AF3">
            <w:pPr>
              <w:pStyle w:val="TableBody"/>
              <w:rPr>
                <w:del w:id="13478" w:author="Alban Roche" w:date="2017-08-02T16:40:00Z"/>
              </w:rPr>
            </w:pPr>
            <w:del w:id="13479" w:author="Alban Roche" w:date="2017-08-02T16:40:00Z">
              <w:r w:rsidRPr="007A6F2C" w:rsidDel="000934B8">
                <w:delText>0</w:delText>
              </w:r>
              <w:r w:rsidRPr="007A6F2C" w:rsidDel="000934B8">
                <w:tab/>
                <w:delText>Deactivate downlink noise suppression</w:delText>
              </w:r>
            </w:del>
          </w:p>
          <w:p w14:paraId="4703A6FF" w14:textId="545934D1" w:rsidR="00AD6DB4" w:rsidRPr="007A6F2C" w:rsidDel="000934B8" w:rsidRDefault="00AD6DB4" w:rsidP="00166AF3">
            <w:pPr>
              <w:pStyle w:val="TableBody"/>
              <w:rPr>
                <w:del w:id="13480" w:author="Alban Roche" w:date="2017-08-02T16:40:00Z"/>
              </w:rPr>
            </w:pPr>
            <w:del w:id="13481" w:author="Alban Roche" w:date="2017-08-02T16:40:00Z">
              <w:r w:rsidRPr="007A6F2C" w:rsidDel="000934B8">
                <w:delText>1</w:delText>
              </w:r>
              <w:r w:rsidRPr="007A6F2C" w:rsidDel="000934B8">
                <w:tab/>
                <w:delText>Activate downlink noise suppression</w:delText>
              </w:r>
            </w:del>
          </w:p>
          <w:p w14:paraId="722A631E" w14:textId="7D4C2843" w:rsidR="00AD6DB4" w:rsidRPr="007A6F2C" w:rsidDel="000934B8" w:rsidRDefault="00AD6DB4" w:rsidP="00166AF3">
            <w:pPr>
              <w:pStyle w:val="TableBody"/>
              <w:rPr>
                <w:del w:id="13482" w:author="Alban Roche" w:date="2017-08-02T16:40:00Z"/>
              </w:rPr>
            </w:pPr>
          </w:p>
          <w:p w14:paraId="5F2977F9" w14:textId="1A03FCAE" w:rsidR="00AD6DB4" w:rsidRPr="007A6F2C" w:rsidDel="000934B8" w:rsidRDefault="00AD6DB4" w:rsidP="00166AF3">
            <w:pPr>
              <w:pStyle w:val="TableBody"/>
              <w:rPr>
                <w:del w:id="13483" w:author="Alban Roche" w:date="2017-08-02T16:40:00Z"/>
              </w:rPr>
            </w:pPr>
            <w:del w:id="13484" w:author="Alban Roche" w:date="2017-08-02T16:40:00Z">
              <w:r w:rsidRPr="007A6F2C" w:rsidDel="000934B8">
                <w:rPr>
                  <w:b/>
                </w:rPr>
                <w:delText>&lt;tx_mode&gt;</w:delText>
              </w:r>
              <w:r w:rsidRPr="007A6F2C" w:rsidDel="000934B8">
                <w:tab/>
              </w:r>
              <w:r w:rsidRPr="007A6F2C" w:rsidDel="000934B8">
                <w:tab/>
                <w:delText>Transmit mode</w:delText>
              </w:r>
            </w:del>
          </w:p>
          <w:p w14:paraId="54EC71E2" w14:textId="57526C77" w:rsidR="00AD6DB4" w:rsidRPr="007A6F2C" w:rsidDel="000934B8" w:rsidRDefault="00AD6DB4" w:rsidP="00166AF3">
            <w:pPr>
              <w:pStyle w:val="TableBody"/>
              <w:rPr>
                <w:del w:id="13485" w:author="Alban Roche" w:date="2017-08-02T16:40:00Z"/>
              </w:rPr>
            </w:pPr>
            <w:del w:id="13486" w:author="Alban Roche" w:date="2017-08-02T16:40:00Z">
              <w:r w:rsidRPr="007A6F2C" w:rsidDel="000934B8">
                <w:delText>0</w:delText>
              </w:r>
              <w:r w:rsidRPr="007A6F2C" w:rsidDel="000934B8">
                <w:tab/>
                <w:delText>Deactivate uplink noise suppression</w:delText>
              </w:r>
            </w:del>
          </w:p>
          <w:p w14:paraId="0DD9D08F" w14:textId="017699A5" w:rsidR="00AD6DB4" w:rsidRPr="007A6F2C" w:rsidDel="000934B8" w:rsidRDefault="00AD6DB4" w:rsidP="00166AF3">
            <w:pPr>
              <w:pStyle w:val="TableBody"/>
              <w:rPr>
                <w:del w:id="13487" w:author="Alban Roche" w:date="2017-08-02T16:40:00Z"/>
              </w:rPr>
            </w:pPr>
            <w:del w:id="13488" w:author="Alban Roche" w:date="2017-08-02T16:40:00Z">
              <w:r w:rsidRPr="007A6F2C" w:rsidDel="000934B8">
                <w:delText>1</w:delText>
              </w:r>
              <w:r w:rsidRPr="007A6F2C" w:rsidDel="000934B8">
                <w:tab/>
                <w:delText>Activate uplink noise suppression</w:delText>
              </w:r>
            </w:del>
          </w:p>
          <w:p w14:paraId="65A73826" w14:textId="3DF103EB" w:rsidR="00AD6DB4" w:rsidRPr="007A6F2C" w:rsidDel="000934B8" w:rsidRDefault="00AD6DB4" w:rsidP="00166AF3">
            <w:pPr>
              <w:pStyle w:val="TableBody"/>
              <w:rPr>
                <w:del w:id="13489" w:author="Alban Roche" w:date="2017-08-02T16:40:00Z"/>
              </w:rPr>
            </w:pPr>
          </w:p>
          <w:p w14:paraId="5B21EBBC" w14:textId="1BA4EFF6" w:rsidR="00AD6DB4" w:rsidRPr="007A6F2C" w:rsidDel="000934B8" w:rsidRDefault="00AD6DB4" w:rsidP="00166AF3">
            <w:pPr>
              <w:pStyle w:val="TableBody"/>
              <w:rPr>
                <w:del w:id="13490" w:author="Alban Roche" w:date="2017-08-02T16:40:00Z"/>
              </w:rPr>
            </w:pPr>
            <w:del w:id="13491" w:author="Alban Roche" w:date="2017-08-02T16:40:00Z">
              <w:r w:rsidRPr="007A6F2C" w:rsidDel="000934B8">
                <w:rPr>
                  <w:b/>
                </w:rPr>
                <w:delText>&lt;rx_status&gt;</w:delText>
              </w:r>
              <w:r w:rsidRPr="007A6F2C" w:rsidDel="000934B8">
                <w:tab/>
              </w:r>
              <w:r w:rsidRPr="007A6F2C" w:rsidDel="000934B8">
                <w:tab/>
                <w:delText>Receive noise suppression status</w:delText>
              </w:r>
            </w:del>
          </w:p>
          <w:p w14:paraId="3F5D74A5" w14:textId="2394EF38" w:rsidR="00AD6DB4" w:rsidRPr="007A6F2C" w:rsidDel="000934B8" w:rsidRDefault="00AD6DB4" w:rsidP="00166AF3">
            <w:pPr>
              <w:pStyle w:val="TableBody"/>
              <w:rPr>
                <w:del w:id="13492" w:author="Alban Roche" w:date="2017-08-02T16:40:00Z"/>
              </w:rPr>
            </w:pPr>
            <w:del w:id="13493" w:author="Alban Roche" w:date="2017-08-02T16:40:00Z">
              <w:r w:rsidRPr="007A6F2C" w:rsidDel="000934B8">
                <w:delText>0</w:delText>
              </w:r>
              <w:r w:rsidRPr="007A6F2C" w:rsidDel="000934B8">
                <w:tab/>
                <w:delText>Deactivated</w:delText>
              </w:r>
            </w:del>
          </w:p>
          <w:p w14:paraId="7F50C69D" w14:textId="6D9F5DAA" w:rsidR="00AD6DB4" w:rsidRPr="007A6F2C" w:rsidDel="000934B8" w:rsidRDefault="00AD6DB4" w:rsidP="00166AF3">
            <w:pPr>
              <w:pStyle w:val="TableBody"/>
              <w:rPr>
                <w:del w:id="13494" w:author="Alban Roche" w:date="2017-08-02T16:40:00Z"/>
              </w:rPr>
            </w:pPr>
            <w:commentRangeStart w:id="13495"/>
            <w:del w:id="13496" w:author="Alban Roche" w:date="2017-08-02T16:40:00Z">
              <w:r w:rsidRPr="007A6F2C" w:rsidDel="000934B8">
                <w:rPr>
                  <w:u w:val="single"/>
                </w:rPr>
                <w:delText>1</w:delText>
              </w:r>
              <w:commentRangeEnd w:id="13495"/>
              <w:r w:rsidR="00F81B47" w:rsidDel="000934B8">
                <w:rPr>
                  <w:rStyle w:val="CommentReference"/>
                  <w:rFonts w:ascii="Verdana" w:hAnsi="Verdana" w:cs="Times New Roman"/>
                  <w:lang w:eastAsia="en-US"/>
                </w:rPr>
                <w:commentReference w:id="13495"/>
              </w:r>
              <w:r w:rsidRPr="007A6F2C" w:rsidDel="000934B8">
                <w:tab/>
                <w:delText>Activated</w:delText>
              </w:r>
            </w:del>
          </w:p>
          <w:p w14:paraId="58E06BB8" w14:textId="15D924FE" w:rsidR="00AD6DB4" w:rsidRPr="007A6F2C" w:rsidDel="000934B8" w:rsidRDefault="00AD6DB4" w:rsidP="00166AF3">
            <w:pPr>
              <w:pStyle w:val="TableBody"/>
              <w:rPr>
                <w:del w:id="13497" w:author="Alban Roche" w:date="2017-08-02T16:40:00Z"/>
              </w:rPr>
            </w:pPr>
          </w:p>
          <w:p w14:paraId="34916742" w14:textId="7F86D32F" w:rsidR="00AD6DB4" w:rsidRPr="007A6F2C" w:rsidDel="000934B8" w:rsidRDefault="00AD6DB4" w:rsidP="00166AF3">
            <w:pPr>
              <w:pStyle w:val="TableBody"/>
              <w:rPr>
                <w:del w:id="13498" w:author="Alban Roche" w:date="2017-08-02T16:40:00Z"/>
              </w:rPr>
            </w:pPr>
            <w:del w:id="13499" w:author="Alban Roche" w:date="2017-08-02T16:40:00Z">
              <w:r w:rsidRPr="007A6F2C" w:rsidDel="000934B8">
                <w:rPr>
                  <w:b/>
                </w:rPr>
                <w:delText>&lt;tx_status&gt;</w:delText>
              </w:r>
              <w:r w:rsidRPr="007A6F2C" w:rsidDel="000934B8">
                <w:tab/>
              </w:r>
              <w:r w:rsidRPr="007A6F2C" w:rsidDel="000934B8">
                <w:tab/>
                <w:delText>Transmit noise suppression status</w:delText>
              </w:r>
            </w:del>
          </w:p>
          <w:p w14:paraId="49331AA7" w14:textId="04B7E78B" w:rsidR="00AD6DB4" w:rsidRPr="007A6F2C" w:rsidDel="000934B8" w:rsidRDefault="00AD6DB4" w:rsidP="00166AF3">
            <w:pPr>
              <w:pStyle w:val="TableBody"/>
              <w:rPr>
                <w:del w:id="13500" w:author="Alban Roche" w:date="2017-08-02T16:40:00Z"/>
              </w:rPr>
            </w:pPr>
            <w:del w:id="13501" w:author="Alban Roche" w:date="2017-08-02T16:40:00Z">
              <w:r w:rsidRPr="007A6F2C" w:rsidDel="000934B8">
                <w:delText>0</w:delText>
              </w:r>
              <w:r w:rsidRPr="007A6F2C" w:rsidDel="000934B8">
                <w:tab/>
                <w:delText>Deactivated</w:delText>
              </w:r>
            </w:del>
          </w:p>
          <w:p w14:paraId="4892640A" w14:textId="4C41CEA1" w:rsidR="00AD6DB4" w:rsidRPr="007A6F2C" w:rsidDel="000934B8" w:rsidRDefault="00AD6DB4" w:rsidP="00166AF3">
            <w:pPr>
              <w:pStyle w:val="TableBody"/>
              <w:rPr>
                <w:del w:id="13502" w:author="Alban Roche" w:date="2017-08-02T16:40:00Z"/>
              </w:rPr>
            </w:pPr>
            <w:commentRangeStart w:id="13503"/>
            <w:del w:id="13504" w:author="Alban Roche" w:date="2017-08-02T16:40:00Z">
              <w:r w:rsidRPr="007A6F2C" w:rsidDel="000934B8">
                <w:rPr>
                  <w:u w:val="single"/>
                </w:rPr>
                <w:delText>1</w:delText>
              </w:r>
              <w:commentRangeEnd w:id="13503"/>
              <w:r w:rsidR="00F81B47" w:rsidDel="000934B8">
                <w:rPr>
                  <w:rStyle w:val="CommentReference"/>
                  <w:rFonts w:ascii="Verdana" w:hAnsi="Verdana" w:cs="Times New Roman"/>
                  <w:lang w:eastAsia="en-US"/>
                </w:rPr>
                <w:commentReference w:id="13503"/>
              </w:r>
              <w:r w:rsidRPr="007A6F2C" w:rsidDel="000934B8">
                <w:tab/>
                <w:delText>Activated</w:delText>
              </w:r>
            </w:del>
          </w:p>
          <w:p w14:paraId="3314B8A3" w14:textId="13A0D520" w:rsidR="00AD6DB4" w:rsidRPr="007A6F2C" w:rsidDel="000934B8" w:rsidRDefault="00AD6DB4" w:rsidP="00166AF3">
            <w:pPr>
              <w:pStyle w:val="TableBody"/>
              <w:rPr>
                <w:del w:id="13505" w:author="Alban Roche" w:date="2017-08-02T16:40:00Z"/>
              </w:rPr>
            </w:pPr>
          </w:p>
          <w:p w14:paraId="3CFC195C" w14:textId="5362FA38" w:rsidR="00AD6DB4" w:rsidRPr="007A6F2C" w:rsidDel="000934B8" w:rsidRDefault="00AD6DB4" w:rsidP="00166AF3">
            <w:pPr>
              <w:pStyle w:val="TableBody"/>
              <w:rPr>
                <w:del w:id="13506" w:author="Alban Roche" w:date="2017-08-02T16:40:00Z"/>
              </w:rPr>
            </w:pPr>
            <w:del w:id="13507" w:author="Alban Roche" w:date="2017-08-02T16:40:00Z">
              <w:r w:rsidRPr="007A6F2C" w:rsidDel="000934B8">
                <w:rPr>
                  <w:b/>
                </w:rPr>
                <w:delText>&lt;rx_param_1&gt;</w:delText>
              </w:r>
              <w:r w:rsidRPr="007A6F2C" w:rsidDel="000934B8">
                <w:tab/>
                <w:delText>0-65535</w:delText>
              </w:r>
              <w:r w:rsidRPr="007A6F2C" w:rsidDel="000934B8">
                <w:tab/>
                <w:delText>Minimum attenuation</w:delText>
              </w:r>
            </w:del>
          </w:p>
          <w:p w14:paraId="2E65B797" w14:textId="1CE50C32" w:rsidR="00AD6DB4" w:rsidDel="000934B8" w:rsidRDefault="00AD6DB4" w:rsidP="00166AF3">
            <w:pPr>
              <w:pStyle w:val="TableBody"/>
              <w:rPr>
                <w:del w:id="13508" w:author="Alban Roche" w:date="2017-08-02T16:40:00Z"/>
              </w:rPr>
            </w:pPr>
            <w:del w:id="13509" w:author="Alban Roche" w:date="2017-08-02T16:40:00Z">
              <w:r w:rsidDel="000934B8">
                <w:delText xml:space="preserve">Default handset profile value = </w:delText>
              </w:r>
              <w:commentRangeStart w:id="13510"/>
              <w:r w:rsidR="00F81B47" w:rsidDel="000934B8">
                <w:rPr>
                  <w:u w:val="single"/>
                </w:rPr>
                <w:delText>12</w:delText>
              </w:r>
              <w:r w:rsidRPr="00B41DF2" w:rsidDel="000934B8">
                <w:rPr>
                  <w:u w:val="single"/>
                </w:rPr>
                <w:delText>000</w:delText>
              </w:r>
              <w:commentRangeEnd w:id="13510"/>
              <w:r w:rsidR="00F81B47" w:rsidDel="000934B8">
                <w:rPr>
                  <w:rStyle w:val="CommentReference"/>
                  <w:rFonts w:ascii="Verdana" w:hAnsi="Verdana" w:cs="Times New Roman"/>
                  <w:lang w:eastAsia="en-US"/>
                </w:rPr>
                <w:commentReference w:id="13510"/>
              </w:r>
            </w:del>
          </w:p>
          <w:p w14:paraId="0F40D52E" w14:textId="1A11998E" w:rsidR="00AD6DB4" w:rsidDel="000934B8" w:rsidRDefault="00AD6DB4" w:rsidP="00166AF3">
            <w:pPr>
              <w:pStyle w:val="TableBody"/>
              <w:rPr>
                <w:del w:id="13511" w:author="Alban Roche" w:date="2017-08-02T16:40:00Z"/>
              </w:rPr>
            </w:pPr>
          </w:p>
          <w:p w14:paraId="453EF777" w14:textId="09BEF00C" w:rsidR="00AD6DB4" w:rsidDel="000934B8" w:rsidRDefault="00AD6DB4" w:rsidP="00166AF3">
            <w:pPr>
              <w:pStyle w:val="TableBody"/>
              <w:rPr>
                <w:del w:id="13512" w:author="Alban Roche" w:date="2017-08-02T16:40:00Z"/>
              </w:rPr>
            </w:pPr>
            <w:del w:id="13513" w:author="Alban Roche" w:date="2017-08-02T16:40:00Z">
              <w:r w:rsidRPr="00E0527E" w:rsidDel="000934B8">
                <w:rPr>
                  <w:b/>
                </w:rPr>
                <w:delText>&lt;rx_param_2&gt;</w:delText>
              </w:r>
              <w:r w:rsidDel="000934B8">
                <w:tab/>
                <w:delText>0-65535</w:delText>
              </w:r>
              <w:r w:rsidDel="000934B8">
                <w:tab/>
                <w:delText>Over-estimation factor for band 0</w:delText>
              </w:r>
            </w:del>
          </w:p>
          <w:p w14:paraId="1BA85B16" w14:textId="4C945C4F" w:rsidR="00AD6DB4" w:rsidRPr="00D607BB" w:rsidDel="000934B8" w:rsidRDefault="00AD6DB4" w:rsidP="00166AF3">
            <w:pPr>
              <w:pStyle w:val="TableBody"/>
              <w:rPr>
                <w:del w:id="13514" w:author="Alban Roche" w:date="2017-08-02T16:40:00Z"/>
              </w:rPr>
            </w:pPr>
            <w:del w:id="13515" w:author="Alban Roche" w:date="2017-08-02T16:40:00Z">
              <w:r w:rsidDel="000934B8">
                <w:delText xml:space="preserve">Default handset profile value = </w:delText>
              </w:r>
              <w:commentRangeStart w:id="13516"/>
              <w:r w:rsidR="00F81B47" w:rsidDel="000934B8">
                <w:rPr>
                  <w:u w:val="single"/>
                </w:rPr>
                <w:delText>10</w:delText>
              </w:r>
              <w:r w:rsidRPr="00B41DF2" w:rsidDel="000934B8">
                <w:rPr>
                  <w:u w:val="single"/>
                </w:rPr>
                <w:delText>000</w:delText>
              </w:r>
              <w:commentRangeEnd w:id="13516"/>
              <w:r w:rsidR="00F81B47" w:rsidDel="000934B8">
                <w:rPr>
                  <w:rStyle w:val="CommentReference"/>
                  <w:rFonts w:ascii="Verdana" w:hAnsi="Verdana" w:cs="Times New Roman"/>
                  <w:lang w:eastAsia="en-US"/>
                </w:rPr>
                <w:commentReference w:id="13516"/>
              </w:r>
            </w:del>
          </w:p>
          <w:p w14:paraId="24BB2014" w14:textId="72A62D8B" w:rsidR="00AD6DB4" w:rsidDel="000934B8" w:rsidRDefault="00AD6DB4" w:rsidP="00166AF3">
            <w:pPr>
              <w:pStyle w:val="TableBody"/>
              <w:rPr>
                <w:del w:id="13517" w:author="Alban Roche" w:date="2017-08-02T16:40:00Z"/>
              </w:rPr>
            </w:pPr>
          </w:p>
          <w:p w14:paraId="39CA64E0" w14:textId="1225C69F" w:rsidR="00AD6DB4" w:rsidDel="000934B8" w:rsidRDefault="00AD6DB4" w:rsidP="00166AF3">
            <w:pPr>
              <w:pStyle w:val="TableBody"/>
              <w:rPr>
                <w:del w:id="13518" w:author="Alban Roche" w:date="2017-08-02T16:40:00Z"/>
              </w:rPr>
            </w:pPr>
            <w:del w:id="13519" w:author="Alban Roche" w:date="2017-08-02T16:40:00Z">
              <w:r w:rsidRPr="00E0527E" w:rsidDel="000934B8">
                <w:rPr>
                  <w:b/>
                </w:rPr>
                <w:delText>&lt;rx_param</w:delText>
              </w:r>
              <w:r w:rsidDel="000934B8">
                <w:rPr>
                  <w:b/>
                </w:rPr>
                <w:delText>_</w:delText>
              </w:r>
              <w:r w:rsidRPr="00E0527E" w:rsidDel="000934B8">
                <w:rPr>
                  <w:b/>
                </w:rPr>
                <w:delText>3&gt;</w:delText>
              </w:r>
              <w:r w:rsidDel="000934B8">
                <w:tab/>
                <w:delText>0-65535</w:delText>
              </w:r>
              <w:r w:rsidDel="000934B8">
                <w:tab/>
                <w:delText>Over-estimation factor for all other bands</w:delText>
              </w:r>
            </w:del>
          </w:p>
          <w:p w14:paraId="248CB567" w14:textId="4DC07C8D" w:rsidR="00AD6DB4" w:rsidRPr="00E0527E" w:rsidDel="000934B8" w:rsidRDefault="00AD6DB4" w:rsidP="00166AF3">
            <w:pPr>
              <w:pStyle w:val="TableBody"/>
              <w:rPr>
                <w:del w:id="13520" w:author="Alban Roche" w:date="2017-08-02T16:40:00Z"/>
                <w:b/>
              </w:rPr>
            </w:pPr>
            <w:del w:id="13521" w:author="Alban Roche" w:date="2017-08-02T16:40:00Z">
              <w:r w:rsidDel="000934B8">
                <w:delText xml:space="preserve">Default handset profile value = </w:delText>
              </w:r>
              <w:commentRangeStart w:id="13522"/>
              <w:r w:rsidR="00F81B47" w:rsidDel="000934B8">
                <w:rPr>
                  <w:u w:val="single"/>
                </w:rPr>
                <w:delText>10</w:delText>
              </w:r>
              <w:r w:rsidRPr="00B41DF2" w:rsidDel="000934B8">
                <w:rPr>
                  <w:u w:val="single"/>
                </w:rPr>
                <w:delText>000</w:delText>
              </w:r>
              <w:commentRangeEnd w:id="13522"/>
              <w:r w:rsidR="00F81B47" w:rsidDel="000934B8">
                <w:rPr>
                  <w:rStyle w:val="CommentReference"/>
                  <w:rFonts w:ascii="Verdana" w:hAnsi="Verdana" w:cs="Times New Roman"/>
                  <w:lang w:eastAsia="en-US"/>
                </w:rPr>
                <w:commentReference w:id="13522"/>
              </w:r>
            </w:del>
          </w:p>
          <w:p w14:paraId="4517E398" w14:textId="6C771E96" w:rsidR="00AD6DB4" w:rsidDel="000934B8" w:rsidRDefault="00AD6DB4" w:rsidP="00166AF3">
            <w:pPr>
              <w:pStyle w:val="TableBody"/>
              <w:rPr>
                <w:del w:id="13523" w:author="Alban Roche" w:date="2017-08-02T16:40:00Z"/>
              </w:rPr>
            </w:pPr>
          </w:p>
          <w:p w14:paraId="40831A61" w14:textId="5B0B4F70" w:rsidR="00AD6DB4" w:rsidDel="000934B8" w:rsidRDefault="00AD6DB4" w:rsidP="00166AF3">
            <w:pPr>
              <w:pStyle w:val="TableBody"/>
              <w:rPr>
                <w:del w:id="13524" w:author="Alban Roche" w:date="2017-08-02T16:40:00Z"/>
              </w:rPr>
            </w:pPr>
            <w:del w:id="13525" w:author="Alban Roche" w:date="2017-08-02T16:40:00Z">
              <w:r w:rsidDel="000934B8">
                <w:rPr>
                  <w:b/>
                </w:rPr>
                <w:delText>&lt;rx_param_4</w:delText>
              </w:r>
              <w:r w:rsidRPr="00682FAD" w:rsidDel="000934B8">
                <w:rPr>
                  <w:b/>
                </w:rPr>
                <w:delText>&gt;</w:delText>
              </w:r>
              <w:r w:rsidDel="000934B8">
                <w:tab/>
                <w:delText>0-65535</w:delText>
              </w:r>
              <w:r w:rsidDel="000934B8">
                <w:tab/>
                <w:delText>Exponent factor of the NR</w:delText>
              </w:r>
            </w:del>
          </w:p>
          <w:p w14:paraId="0097E51E" w14:textId="595D9201" w:rsidR="00AD6DB4" w:rsidRPr="00682FAD" w:rsidDel="000934B8" w:rsidRDefault="00AD6DB4" w:rsidP="00166AF3">
            <w:pPr>
              <w:pStyle w:val="TableBody"/>
              <w:rPr>
                <w:del w:id="13526" w:author="Alban Roche" w:date="2017-08-02T16:40:00Z"/>
                <w:b/>
              </w:rPr>
            </w:pPr>
            <w:del w:id="13527" w:author="Alban Roche" w:date="2017-08-02T16:40:00Z">
              <w:r w:rsidDel="000934B8">
                <w:delText xml:space="preserve">Default handset profile value = </w:delText>
              </w:r>
              <w:r w:rsidRPr="00B41DF2" w:rsidDel="000934B8">
                <w:rPr>
                  <w:u w:val="single"/>
                </w:rPr>
                <w:delText>1000</w:delText>
              </w:r>
            </w:del>
          </w:p>
          <w:p w14:paraId="5E3D5643" w14:textId="75B714C4" w:rsidR="00AD6DB4" w:rsidDel="000934B8" w:rsidRDefault="00AD6DB4" w:rsidP="00166AF3">
            <w:pPr>
              <w:pStyle w:val="TableBody"/>
              <w:rPr>
                <w:del w:id="13528" w:author="Alban Roche" w:date="2017-08-02T16:40:00Z"/>
              </w:rPr>
            </w:pPr>
          </w:p>
          <w:p w14:paraId="7223222D" w14:textId="353B9812" w:rsidR="00AD6DB4" w:rsidDel="000934B8" w:rsidRDefault="00AD6DB4" w:rsidP="00166AF3">
            <w:pPr>
              <w:pStyle w:val="TableBody"/>
              <w:rPr>
                <w:del w:id="13529" w:author="Alban Roche" w:date="2017-08-02T16:40:00Z"/>
              </w:rPr>
            </w:pPr>
            <w:del w:id="13530" w:author="Alban Roche" w:date="2017-08-02T16:40:00Z">
              <w:r w:rsidDel="000934B8">
                <w:rPr>
                  <w:b/>
                </w:rPr>
                <w:delText>&lt;rx_param_5</w:delText>
              </w:r>
              <w:r w:rsidRPr="00682FAD" w:rsidDel="000934B8">
                <w:rPr>
                  <w:b/>
                </w:rPr>
                <w:delText>&gt;</w:delText>
              </w:r>
              <w:r w:rsidDel="000934B8">
                <w:tab/>
                <w:delText>0-65535</w:delText>
              </w:r>
              <w:r w:rsidDel="000934B8">
                <w:tab/>
                <w:delText>Over-estimation factor for all other bands</w:delText>
              </w:r>
            </w:del>
          </w:p>
          <w:p w14:paraId="48E31BD9" w14:textId="0CEE3BC4" w:rsidR="00AD6DB4" w:rsidRPr="00682FAD" w:rsidDel="000934B8" w:rsidRDefault="00AD6DB4" w:rsidP="00166AF3">
            <w:pPr>
              <w:pStyle w:val="TableBody"/>
              <w:rPr>
                <w:del w:id="13531" w:author="Alban Roche" w:date="2017-08-02T16:40:00Z"/>
                <w:b/>
              </w:rPr>
            </w:pPr>
            <w:del w:id="13532" w:author="Alban Roche" w:date="2017-08-02T16:40:00Z">
              <w:r w:rsidDel="000934B8">
                <w:delText xml:space="preserve">Default handset profile value = </w:delText>
              </w:r>
              <w:commentRangeStart w:id="13533"/>
              <w:r w:rsidRPr="00B41DF2" w:rsidDel="000934B8">
                <w:rPr>
                  <w:u w:val="single"/>
                </w:rPr>
                <w:delText>1</w:delText>
              </w:r>
              <w:r w:rsidR="00F81B47" w:rsidDel="000934B8">
                <w:rPr>
                  <w:u w:val="single"/>
                </w:rPr>
                <w:delText>6384</w:delText>
              </w:r>
              <w:commentRangeEnd w:id="13533"/>
              <w:r w:rsidR="00F81B47" w:rsidDel="000934B8">
                <w:rPr>
                  <w:rStyle w:val="CommentReference"/>
                  <w:rFonts w:ascii="Verdana" w:hAnsi="Verdana" w:cs="Times New Roman"/>
                  <w:lang w:eastAsia="en-US"/>
                </w:rPr>
                <w:commentReference w:id="13533"/>
              </w:r>
            </w:del>
          </w:p>
          <w:p w14:paraId="4BB02547" w14:textId="2A77959D" w:rsidR="00AD6DB4" w:rsidDel="000934B8" w:rsidRDefault="00AD6DB4" w:rsidP="00166AF3">
            <w:pPr>
              <w:pStyle w:val="TableBody"/>
              <w:rPr>
                <w:del w:id="13534" w:author="Alban Roche" w:date="2017-08-02T16:40:00Z"/>
              </w:rPr>
            </w:pPr>
          </w:p>
          <w:p w14:paraId="3F92FFA4" w14:textId="20F1F7E8" w:rsidR="00AD6DB4" w:rsidDel="000934B8" w:rsidRDefault="00AD6DB4" w:rsidP="00166AF3">
            <w:pPr>
              <w:pStyle w:val="TableBody"/>
              <w:rPr>
                <w:del w:id="13535" w:author="Alban Roche" w:date="2017-08-02T16:40:00Z"/>
              </w:rPr>
            </w:pPr>
            <w:del w:id="13536" w:author="Alban Roche" w:date="2017-08-02T16:40:00Z">
              <w:r w:rsidDel="000934B8">
                <w:rPr>
                  <w:b/>
                </w:rPr>
                <w:delText>&lt;t</w:delText>
              </w:r>
              <w:r w:rsidRPr="00682FAD" w:rsidDel="000934B8">
                <w:rPr>
                  <w:b/>
                </w:rPr>
                <w:delText>x_param_1&gt;</w:delText>
              </w:r>
              <w:r w:rsidDel="000934B8">
                <w:tab/>
                <w:delText>0-65535</w:delText>
              </w:r>
              <w:r w:rsidDel="000934B8">
                <w:tab/>
                <w:delText>Minimum attenuation</w:delText>
              </w:r>
            </w:del>
          </w:p>
          <w:p w14:paraId="0566112C" w14:textId="58529A1D" w:rsidR="00AD6DB4" w:rsidDel="000934B8" w:rsidRDefault="00AD6DB4" w:rsidP="00166AF3">
            <w:pPr>
              <w:pStyle w:val="TableBody"/>
              <w:rPr>
                <w:del w:id="13537" w:author="Alban Roche" w:date="2017-08-02T16:40:00Z"/>
              </w:rPr>
            </w:pPr>
            <w:del w:id="13538" w:author="Alban Roche" w:date="2017-08-02T16:40:00Z">
              <w:r w:rsidDel="000934B8">
                <w:delText xml:space="preserve">Default handset profilevalue = </w:delText>
              </w:r>
              <w:r w:rsidRPr="00B41DF2" w:rsidDel="000934B8">
                <w:rPr>
                  <w:u w:val="single"/>
                </w:rPr>
                <w:delText>6000</w:delText>
              </w:r>
            </w:del>
          </w:p>
          <w:p w14:paraId="37AD6940" w14:textId="73EF3947" w:rsidR="00AD6DB4" w:rsidDel="000934B8" w:rsidRDefault="00AD6DB4" w:rsidP="00166AF3">
            <w:pPr>
              <w:pStyle w:val="TableBody"/>
              <w:rPr>
                <w:del w:id="13539" w:author="Alban Roche" w:date="2017-08-02T16:40:00Z"/>
              </w:rPr>
            </w:pPr>
          </w:p>
          <w:p w14:paraId="12AB92CC" w14:textId="54765CFB" w:rsidR="00AD6DB4" w:rsidDel="000934B8" w:rsidRDefault="00AD6DB4" w:rsidP="00166AF3">
            <w:pPr>
              <w:pStyle w:val="TableBody"/>
              <w:rPr>
                <w:del w:id="13540" w:author="Alban Roche" w:date="2017-08-02T16:40:00Z"/>
              </w:rPr>
            </w:pPr>
            <w:del w:id="13541" w:author="Alban Roche" w:date="2017-08-02T16:40:00Z">
              <w:r w:rsidDel="000934B8">
                <w:rPr>
                  <w:b/>
                </w:rPr>
                <w:delText>&lt;t</w:delText>
              </w:r>
              <w:r w:rsidRPr="00682FAD" w:rsidDel="000934B8">
                <w:rPr>
                  <w:b/>
                </w:rPr>
                <w:delText>x_param_2&gt;</w:delText>
              </w:r>
              <w:r w:rsidDel="000934B8">
                <w:tab/>
                <w:delText>0-65535</w:delText>
              </w:r>
              <w:r w:rsidDel="000934B8">
                <w:tab/>
                <w:delText>Over-estimation factor for band 0</w:delText>
              </w:r>
            </w:del>
          </w:p>
          <w:p w14:paraId="5B2B47B7" w14:textId="53EA1FD2" w:rsidR="00AD6DB4" w:rsidRPr="00682FAD" w:rsidDel="000934B8" w:rsidRDefault="00AD6DB4" w:rsidP="00166AF3">
            <w:pPr>
              <w:pStyle w:val="TableBody"/>
              <w:rPr>
                <w:del w:id="13542" w:author="Alban Roche" w:date="2017-08-02T16:40:00Z"/>
              </w:rPr>
            </w:pPr>
            <w:del w:id="13543" w:author="Alban Roche" w:date="2017-08-02T16:40:00Z">
              <w:r w:rsidDel="000934B8">
                <w:delText xml:space="preserve">Default handset profile value = </w:delText>
              </w:r>
              <w:r w:rsidRPr="00B41DF2" w:rsidDel="000934B8">
                <w:rPr>
                  <w:u w:val="single"/>
                </w:rPr>
                <w:delText>8000</w:delText>
              </w:r>
            </w:del>
          </w:p>
          <w:p w14:paraId="266B2CBF" w14:textId="57D38C23" w:rsidR="00AD6DB4" w:rsidDel="000934B8" w:rsidRDefault="00AD6DB4" w:rsidP="00166AF3">
            <w:pPr>
              <w:pStyle w:val="TableBody"/>
              <w:rPr>
                <w:del w:id="13544" w:author="Alban Roche" w:date="2017-08-02T16:40:00Z"/>
              </w:rPr>
            </w:pPr>
          </w:p>
          <w:p w14:paraId="78A05920" w14:textId="3D1255EF" w:rsidR="00AD6DB4" w:rsidDel="000934B8" w:rsidRDefault="00AD6DB4" w:rsidP="00166AF3">
            <w:pPr>
              <w:pStyle w:val="TableBody"/>
              <w:rPr>
                <w:del w:id="13545" w:author="Alban Roche" w:date="2017-08-02T16:40:00Z"/>
              </w:rPr>
            </w:pPr>
            <w:del w:id="13546" w:author="Alban Roche" w:date="2017-08-02T16:40:00Z">
              <w:r w:rsidDel="000934B8">
                <w:rPr>
                  <w:b/>
                </w:rPr>
                <w:delText>&lt;t</w:delText>
              </w:r>
              <w:r w:rsidRPr="00682FAD" w:rsidDel="000934B8">
                <w:rPr>
                  <w:b/>
                </w:rPr>
                <w:delText>x_param</w:delText>
              </w:r>
              <w:r w:rsidDel="000934B8">
                <w:rPr>
                  <w:b/>
                </w:rPr>
                <w:delText>_</w:delText>
              </w:r>
              <w:r w:rsidRPr="00682FAD" w:rsidDel="000934B8">
                <w:rPr>
                  <w:b/>
                </w:rPr>
                <w:delText>3&gt;</w:delText>
              </w:r>
              <w:r w:rsidDel="000934B8">
                <w:tab/>
                <w:delText>0-65535</w:delText>
              </w:r>
              <w:r w:rsidDel="000934B8">
                <w:tab/>
                <w:delText>Over-estimation factor for all other bands</w:delText>
              </w:r>
            </w:del>
          </w:p>
          <w:p w14:paraId="3A88143D" w14:textId="7C1CE4BD" w:rsidR="00AD6DB4" w:rsidRPr="00682FAD" w:rsidDel="000934B8" w:rsidRDefault="00AD6DB4" w:rsidP="00166AF3">
            <w:pPr>
              <w:pStyle w:val="TableBody"/>
              <w:rPr>
                <w:del w:id="13547" w:author="Alban Roche" w:date="2017-08-02T16:40:00Z"/>
                <w:b/>
              </w:rPr>
            </w:pPr>
            <w:del w:id="13548" w:author="Alban Roche" w:date="2017-08-02T16:40:00Z">
              <w:r w:rsidDel="000934B8">
                <w:delText xml:space="preserve">Default handset profile value = </w:delText>
              </w:r>
              <w:r w:rsidRPr="00B41DF2" w:rsidDel="000934B8">
                <w:rPr>
                  <w:u w:val="single"/>
                </w:rPr>
                <w:delText>8000</w:delText>
              </w:r>
            </w:del>
          </w:p>
          <w:p w14:paraId="117D4C7E" w14:textId="7B800FA2" w:rsidR="00AD6DB4" w:rsidDel="000934B8" w:rsidRDefault="00AD6DB4" w:rsidP="00166AF3">
            <w:pPr>
              <w:pStyle w:val="TableBody"/>
              <w:rPr>
                <w:del w:id="13549" w:author="Alban Roche" w:date="2017-08-02T16:40:00Z"/>
              </w:rPr>
            </w:pPr>
          </w:p>
          <w:p w14:paraId="0EEC3992" w14:textId="7087C1B2" w:rsidR="00AD6DB4" w:rsidDel="000934B8" w:rsidRDefault="00AD6DB4" w:rsidP="00166AF3">
            <w:pPr>
              <w:pStyle w:val="TableBody"/>
              <w:rPr>
                <w:del w:id="13550" w:author="Alban Roche" w:date="2017-08-02T16:40:00Z"/>
              </w:rPr>
            </w:pPr>
            <w:del w:id="13551" w:author="Alban Roche" w:date="2017-08-02T16:40:00Z">
              <w:r w:rsidDel="000934B8">
                <w:rPr>
                  <w:b/>
                </w:rPr>
                <w:delText>&lt;tx_param_4</w:delText>
              </w:r>
              <w:r w:rsidRPr="00682FAD" w:rsidDel="000934B8">
                <w:rPr>
                  <w:b/>
                </w:rPr>
                <w:delText>&gt;</w:delText>
              </w:r>
              <w:r w:rsidDel="000934B8">
                <w:tab/>
                <w:delText>0-65535</w:delText>
              </w:r>
              <w:r w:rsidDel="000934B8">
                <w:tab/>
                <w:delText>Exponent factor of the NR</w:delText>
              </w:r>
            </w:del>
          </w:p>
          <w:p w14:paraId="17694792" w14:textId="4014E4AC" w:rsidR="00AD6DB4" w:rsidRPr="00682FAD" w:rsidDel="000934B8" w:rsidRDefault="00AD6DB4" w:rsidP="00166AF3">
            <w:pPr>
              <w:pStyle w:val="TableBody"/>
              <w:rPr>
                <w:del w:id="13552" w:author="Alban Roche" w:date="2017-08-02T16:40:00Z"/>
                <w:b/>
              </w:rPr>
            </w:pPr>
            <w:del w:id="13553" w:author="Alban Roche" w:date="2017-08-02T16:40:00Z">
              <w:r w:rsidDel="000934B8">
                <w:delText xml:space="preserve">Default handset profile value = </w:delText>
              </w:r>
              <w:r w:rsidRPr="00B41DF2" w:rsidDel="000934B8">
                <w:rPr>
                  <w:u w:val="single"/>
                </w:rPr>
                <w:delText>1000</w:delText>
              </w:r>
            </w:del>
          </w:p>
          <w:p w14:paraId="3CEB61FD" w14:textId="7C95821B" w:rsidR="00AD6DB4" w:rsidDel="000934B8" w:rsidRDefault="00AD6DB4" w:rsidP="00166AF3">
            <w:pPr>
              <w:pStyle w:val="TableBody"/>
              <w:rPr>
                <w:del w:id="13554" w:author="Alban Roche" w:date="2017-08-02T16:40:00Z"/>
              </w:rPr>
            </w:pPr>
          </w:p>
          <w:p w14:paraId="2D1AF85C" w14:textId="142D4B24" w:rsidR="00AD6DB4" w:rsidDel="000934B8" w:rsidRDefault="00AD6DB4" w:rsidP="00166AF3">
            <w:pPr>
              <w:pStyle w:val="TableBody"/>
              <w:rPr>
                <w:del w:id="13555" w:author="Alban Roche" w:date="2017-08-02T16:40:00Z"/>
              </w:rPr>
            </w:pPr>
            <w:del w:id="13556" w:author="Alban Roche" w:date="2017-08-02T16:40:00Z">
              <w:r w:rsidDel="000934B8">
                <w:rPr>
                  <w:b/>
                </w:rPr>
                <w:delText>&lt;tx_param_5</w:delText>
              </w:r>
              <w:r w:rsidRPr="00682FAD" w:rsidDel="000934B8">
                <w:rPr>
                  <w:b/>
                </w:rPr>
                <w:delText>&gt;</w:delText>
              </w:r>
              <w:r w:rsidDel="000934B8">
                <w:tab/>
                <w:delText>0-65535</w:delText>
              </w:r>
              <w:r w:rsidDel="000934B8">
                <w:tab/>
                <w:delText>Over-estimation factor for all other bands</w:delText>
              </w:r>
            </w:del>
          </w:p>
          <w:p w14:paraId="7EB6A5E7" w14:textId="29A924E1" w:rsidR="00AD6DB4" w:rsidRPr="00E0527E" w:rsidDel="000934B8" w:rsidRDefault="00AD6DB4" w:rsidP="00166AF3">
            <w:pPr>
              <w:pStyle w:val="TableBody"/>
              <w:rPr>
                <w:del w:id="13557" w:author="Alban Roche" w:date="2017-08-02T16:40:00Z"/>
                <w:b/>
              </w:rPr>
            </w:pPr>
            <w:del w:id="13558" w:author="Alban Roche" w:date="2017-08-02T16:40:00Z">
              <w:r w:rsidDel="000934B8">
                <w:delText xml:space="preserve">Default handset profile value = </w:delText>
              </w:r>
              <w:r w:rsidRPr="00B41DF2" w:rsidDel="000934B8">
                <w:rPr>
                  <w:u w:val="single"/>
                </w:rPr>
                <w:delText>19660</w:delText>
              </w:r>
            </w:del>
          </w:p>
        </w:tc>
      </w:tr>
      <w:tr w:rsidR="00AD6DB4" w:rsidRPr="00671C8B" w:rsidDel="000934B8" w14:paraId="3C77D11E" w14:textId="1E334AFA" w:rsidTr="00166AF3">
        <w:trPr>
          <w:trHeight w:val="35"/>
          <w:del w:id="13559" w:author="Alban Roche" w:date="2017-08-02T16:40:00Z"/>
        </w:trPr>
        <w:tc>
          <w:tcPr>
            <w:tcW w:w="1728" w:type="dxa"/>
          </w:tcPr>
          <w:p w14:paraId="7D2728B6" w14:textId="17448E9C" w:rsidR="00AD6DB4" w:rsidDel="000934B8" w:rsidRDefault="00AD6DB4" w:rsidP="00166AF3">
            <w:pPr>
              <w:pStyle w:val="TableBody"/>
              <w:rPr>
                <w:del w:id="13560" w:author="Alban Roche" w:date="2017-08-02T16:40:00Z"/>
              </w:rPr>
            </w:pPr>
            <w:del w:id="13561" w:author="Alban Roche" w:date="2017-08-02T16:40:00Z">
              <w:r w:rsidRPr="00682FAD" w:rsidDel="000934B8">
                <w:rPr>
                  <w:u w:val="single"/>
                </w:rPr>
                <w:delText>Reference</w:delText>
              </w:r>
            </w:del>
          </w:p>
          <w:p w14:paraId="6251D1FD" w14:textId="257069BF" w:rsidR="00AD6DB4" w:rsidRPr="00682FAD" w:rsidDel="000934B8" w:rsidRDefault="00AD6DB4" w:rsidP="00166AF3">
            <w:pPr>
              <w:pStyle w:val="TableBody"/>
              <w:rPr>
                <w:del w:id="13562" w:author="Alban Roche" w:date="2017-08-02T16:40:00Z"/>
              </w:rPr>
            </w:pPr>
            <w:del w:id="13563" w:author="Alban Roche" w:date="2017-08-02T16:40:00Z">
              <w:r w:rsidDel="000934B8">
                <w:delText>Sierra Wireless Proprietary</w:delText>
              </w:r>
            </w:del>
          </w:p>
        </w:tc>
        <w:tc>
          <w:tcPr>
            <w:tcW w:w="7560" w:type="dxa"/>
          </w:tcPr>
          <w:p w14:paraId="77F1CB1F" w14:textId="5834E7A6" w:rsidR="00AD6DB4" w:rsidDel="000934B8" w:rsidRDefault="00AD6DB4" w:rsidP="00166AF3">
            <w:pPr>
              <w:pStyle w:val="TableBody"/>
              <w:rPr>
                <w:del w:id="13564" w:author="Alban Roche" w:date="2017-08-02T16:40:00Z"/>
              </w:rPr>
            </w:pPr>
            <w:del w:id="13565" w:author="Alban Roche" w:date="2017-08-02T16:40:00Z">
              <w:r w:rsidDel="000934B8">
                <w:rPr>
                  <w:u w:val="single"/>
                </w:rPr>
                <w:delText>Notes</w:delText>
              </w:r>
            </w:del>
          </w:p>
          <w:p w14:paraId="120A59E7" w14:textId="153AC0DD" w:rsidR="00AD6DB4" w:rsidDel="000934B8" w:rsidRDefault="00AD6DB4" w:rsidP="0059466D">
            <w:pPr>
              <w:pStyle w:val="TableBody"/>
              <w:numPr>
                <w:ilvl w:val="0"/>
                <w:numId w:val="110"/>
              </w:numPr>
              <w:rPr>
                <w:del w:id="13566" w:author="Alban Roche" w:date="2017-08-02T16:40:00Z"/>
              </w:rPr>
            </w:pPr>
            <w:del w:id="13567" w:author="Alban Roche" w:date="2017-08-02T16:40:00Z">
              <w:r w:rsidDel="000934B8">
                <w:delText>Settings will take effect immediately</w:delText>
              </w:r>
              <w:r w:rsidR="00D90C96" w:rsidDel="000934B8">
                <w:delText>.</w:delText>
              </w:r>
            </w:del>
          </w:p>
          <w:p w14:paraId="3227AD4A" w14:textId="2FAF9C3F" w:rsidR="00AD6DB4" w:rsidDel="000934B8" w:rsidRDefault="00AD6DB4" w:rsidP="0059466D">
            <w:pPr>
              <w:pStyle w:val="TableBody"/>
              <w:numPr>
                <w:ilvl w:val="0"/>
                <w:numId w:val="110"/>
              </w:numPr>
              <w:rPr>
                <w:del w:id="13568" w:author="Alban Roche" w:date="2017-08-02T16:40:00Z"/>
              </w:rPr>
            </w:pPr>
            <w:del w:id="13569" w:author="Alban Roche" w:date="2017-08-02T16:40:00Z">
              <w:r w:rsidDel="000934B8">
                <w:delText>Parameters are saved and kept after reset</w:delText>
              </w:r>
              <w:r w:rsidR="00D90C96" w:rsidDel="000934B8">
                <w:delText>.</w:delText>
              </w:r>
            </w:del>
          </w:p>
          <w:p w14:paraId="1A77AD1C" w14:textId="488EC8CD" w:rsidR="00AD6DB4" w:rsidDel="000934B8" w:rsidRDefault="00AD6DB4" w:rsidP="0059466D">
            <w:pPr>
              <w:pStyle w:val="TableBody"/>
              <w:numPr>
                <w:ilvl w:val="0"/>
                <w:numId w:val="110"/>
              </w:numPr>
              <w:rPr>
                <w:del w:id="13570" w:author="Alban Roche" w:date="2017-08-02T16:40:00Z"/>
              </w:rPr>
            </w:pPr>
            <w:del w:id="13571" w:author="Alban Roche" w:date="2017-08-02T16:40:00Z">
              <w:r w:rsidDel="000934B8">
                <w:delText>This command can be used without a SIM card</w:delText>
              </w:r>
              <w:r w:rsidR="00D90C96" w:rsidDel="000934B8">
                <w:delText>.</w:delText>
              </w:r>
            </w:del>
          </w:p>
          <w:p w14:paraId="372FB677" w14:textId="08F79C49" w:rsidR="00D90C96" w:rsidRPr="00682FAD" w:rsidDel="000934B8" w:rsidRDefault="00D90C96" w:rsidP="0059466D">
            <w:pPr>
              <w:pStyle w:val="TableBody"/>
              <w:numPr>
                <w:ilvl w:val="0"/>
                <w:numId w:val="110"/>
              </w:numPr>
              <w:rPr>
                <w:del w:id="13572" w:author="Alban Roche" w:date="2017-08-02T16:40:00Z"/>
              </w:rPr>
            </w:pPr>
            <w:del w:id="13573" w:author="Alban Roche" w:date="2017-08-02T16:40:00Z">
              <w:r w:rsidDel="000934B8">
                <w:delText>This command is supported on the HL7618RD when using a VoLTE-capable software.</w:delText>
              </w:r>
            </w:del>
          </w:p>
        </w:tc>
      </w:tr>
      <w:tr w:rsidR="00AD6DB4" w:rsidRPr="00671C8B" w:rsidDel="000934B8" w14:paraId="62C31F85" w14:textId="29F42E11" w:rsidTr="00166AF3">
        <w:trPr>
          <w:cantSplit w:val="0"/>
          <w:trHeight w:val="35"/>
          <w:del w:id="13574" w:author="Alban Roche" w:date="2017-08-02T16:40:00Z"/>
        </w:trPr>
        <w:tc>
          <w:tcPr>
            <w:tcW w:w="1728" w:type="dxa"/>
          </w:tcPr>
          <w:p w14:paraId="5B9E363A" w14:textId="3C00E86A" w:rsidR="00AD6DB4" w:rsidRPr="00E0527E" w:rsidDel="000934B8" w:rsidRDefault="00AD6DB4" w:rsidP="00166AF3">
            <w:pPr>
              <w:pStyle w:val="TableBody"/>
              <w:rPr>
                <w:del w:id="13575" w:author="Alban Roche" w:date="2017-08-02T16:40:00Z"/>
                <w:u w:val="single"/>
              </w:rPr>
            </w:pPr>
            <w:del w:id="13576" w:author="Alban Roche" w:date="2017-08-02T16:40:00Z">
              <w:r w:rsidRPr="00E0527E" w:rsidDel="000934B8">
                <w:rPr>
                  <w:u w:val="single"/>
                </w:rPr>
                <w:delText>Examples</w:delText>
              </w:r>
            </w:del>
          </w:p>
        </w:tc>
        <w:tc>
          <w:tcPr>
            <w:tcW w:w="7560" w:type="dxa"/>
          </w:tcPr>
          <w:p w14:paraId="5F93301A" w14:textId="18AFD929" w:rsidR="00AD6DB4" w:rsidRPr="00E0527E" w:rsidDel="000934B8" w:rsidRDefault="00AD6DB4" w:rsidP="00166AF3">
            <w:pPr>
              <w:pStyle w:val="TableBody"/>
              <w:rPr>
                <w:del w:id="13577" w:author="Alban Roche" w:date="2017-08-02T16:40:00Z"/>
                <w:b/>
              </w:rPr>
            </w:pPr>
            <w:del w:id="13578" w:author="Alban Roche" w:date="2017-08-02T16:40:00Z">
              <w:r w:rsidRPr="00E0527E" w:rsidDel="000934B8">
                <w:rPr>
                  <w:b/>
                </w:rPr>
                <w:delText>AT+KNOISE=?</w:delText>
              </w:r>
            </w:del>
          </w:p>
          <w:p w14:paraId="2CA937E7" w14:textId="385A4856" w:rsidR="00AD6DB4" w:rsidRPr="00E0527E" w:rsidDel="000934B8" w:rsidRDefault="00AD6DB4" w:rsidP="00166AF3">
            <w:pPr>
              <w:pStyle w:val="TableBody"/>
              <w:rPr>
                <w:del w:id="13579" w:author="Alban Roche" w:date="2017-08-02T16:40:00Z"/>
                <w:b/>
              </w:rPr>
            </w:pPr>
            <w:del w:id="13580" w:author="Alban Roche" w:date="2017-08-02T16:40:00Z">
              <w:r w:rsidRPr="00E0527E" w:rsidDel="000934B8">
                <w:rPr>
                  <w:b/>
                </w:rPr>
                <w:delText>+KNOISE: (0-1),(0-1),(0-65535),(0-65535),(0-65535),(0-65535),(0-65535),(0-65535),</w:delText>
              </w:r>
              <w:r w:rsidDel="000934B8">
                <w:rPr>
                  <w:b/>
                </w:rPr>
                <w:br/>
              </w:r>
              <w:r w:rsidRPr="00E0527E" w:rsidDel="000934B8">
                <w:rPr>
                  <w:b/>
                </w:rPr>
                <w:delText>(0-65535),(0-65535),(0-65535),(0-65535)</w:delText>
              </w:r>
            </w:del>
          </w:p>
          <w:p w14:paraId="72D26651" w14:textId="622657F3" w:rsidR="00AD6DB4" w:rsidRPr="00E0527E" w:rsidDel="000934B8" w:rsidRDefault="00AD6DB4" w:rsidP="00166AF3">
            <w:pPr>
              <w:pStyle w:val="TableBody"/>
              <w:rPr>
                <w:del w:id="13581" w:author="Alban Roche" w:date="2017-08-02T16:40:00Z"/>
                <w:b/>
              </w:rPr>
            </w:pPr>
            <w:del w:id="13582" w:author="Alban Roche" w:date="2017-08-02T16:40:00Z">
              <w:r w:rsidRPr="00E0527E" w:rsidDel="000934B8">
                <w:rPr>
                  <w:b/>
                </w:rPr>
                <w:delText>OK</w:delText>
              </w:r>
              <w:r w:rsidRPr="00E0527E" w:rsidDel="000934B8">
                <w:rPr>
                  <w:b/>
                </w:rPr>
                <w:tab/>
              </w:r>
            </w:del>
          </w:p>
          <w:p w14:paraId="0CAC239F" w14:textId="13531459" w:rsidR="00AD6DB4" w:rsidRPr="00E0527E" w:rsidDel="000934B8" w:rsidRDefault="00AD6DB4" w:rsidP="00166AF3">
            <w:pPr>
              <w:pStyle w:val="TableBody"/>
              <w:rPr>
                <w:del w:id="13583" w:author="Alban Roche" w:date="2017-08-02T16:40:00Z"/>
                <w:b/>
              </w:rPr>
            </w:pPr>
            <w:del w:id="13584" w:author="Alban Roche" w:date="2017-08-02T16:40:00Z">
              <w:r w:rsidRPr="00E0527E" w:rsidDel="000934B8">
                <w:rPr>
                  <w:b/>
                </w:rPr>
                <w:tab/>
              </w:r>
            </w:del>
          </w:p>
          <w:p w14:paraId="42DF3758" w14:textId="5F70BA14" w:rsidR="00AD6DB4" w:rsidRPr="00E0527E" w:rsidDel="000934B8" w:rsidRDefault="00AD6DB4" w:rsidP="00166AF3">
            <w:pPr>
              <w:pStyle w:val="TableBody"/>
              <w:rPr>
                <w:del w:id="13585" w:author="Alban Roche" w:date="2017-08-02T16:40:00Z"/>
              </w:rPr>
            </w:pPr>
            <w:del w:id="13586" w:author="Alban Roche" w:date="2017-08-02T16:40:00Z">
              <w:r w:rsidRPr="00E0527E" w:rsidDel="000934B8">
                <w:rPr>
                  <w:b/>
                </w:rPr>
                <w:delText>AT+KNOISE?</w:delText>
              </w:r>
              <w:r w:rsidRPr="00E0527E" w:rsidDel="000934B8">
                <w:rPr>
                  <w:b/>
                </w:rPr>
                <w:tab/>
              </w:r>
              <w:r w:rsidDel="000934B8">
                <w:tab/>
                <w:delText>//</w:delText>
              </w:r>
              <w:r w:rsidRPr="00D607BB" w:rsidDel="000934B8">
                <w:delText>Shows the current configuration</w:delText>
              </w:r>
            </w:del>
          </w:p>
          <w:p w14:paraId="085B07BC" w14:textId="3CBF4FBC" w:rsidR="00AD6DB4" w:rsidRPr="00E0527E" w:rsidDel="000934B8" w:rsidRDefault="00AD6DB4" w:rsidP="00166AF3">
            <w:pPr>
              <w:pStyle w:val="TableBody"/>
              <w:rPr>
                <w:del w:id="13587" w:author="Alban Roche" w:date="2017-08-02T16:40:00Z"/>
                <w:b/>
              </w:rPr>
            </w:pPr>
            <w:del w:id="13588" w:author="Alban Roche" w:date="2017-08-02T16:40:00Z">
              <w:r w:rsidRPr="00E0527E" w:rsidDel="000934B8">
                <w:rPr>
                  <w:b/>
                </w:rPr>
                <w:delText>+KNOISE: 1,1,6000,8000,8000,1000,19660, 6000,8000,8000,1000,19660</w:delText>
              </w:r>
            </w:del>
          </w:p>
          <w:p w14:paraId="274465D4" w14:textId="6F5CE849" w:rsidR="00AD6DB4" w:rsidRPr="00E0527E" w:rsidDel="000934B8" w:rsidRDefault="00AD6DB4" w:rsidP="00166AF3">
            <w:pPr>
              <w:pStyle w:val="TableBody"/>
              <w:rPr>
                <w:del w:id="13589" w:author="Alban Roche" w:date="2017-08-02T16:40:00Z"/>
                <w:b/>
              </w:rPr>
            </w:pPr>
            <w:del w:id="13590" w:author="Alban Roche" w:date="2017-08-02T16:40:00Z">
              <w:r w:rsidRPr="00E0527E" w:rsidDel="000934B8">
                <w:rPr>
                  <w:b/>
                </w:rPr>
                <w:delText>OK</w:delText>
              </w:r>
              <w:r w:rsidRPr="00E0527E" w:rsidDel="000934B8">
                <w:rPr>
                  <w:b/>
                </w:rPr>
                <w:tab/>
              </w:r>
            </w:del>
          </w:p>
          <w:p w14:paraId="06034824" w14:textId="1D9B5B11" w:rsidR="00AD6DB4" w:rsidRPr="00E0527E" w:rsidDel="000934B8" w:rsidRDefault="00AD6DB4" w:rsidP="00166AF3">
            <w:pPr>
              <w:pStyle w:val="TableBody"/>
              <w:rPr>
                <w:del w:id="13591" w:author="Alban Roche" w:date="2017-08-02T16:40:00Z"/>
                <w:b/>
              </w:rPr>
            </w:pPr>
            <w:del w:id="13592" w:author="Alban Roche" w:date="2017-08-02T16:40:00Z">
              <w:r w:rsidRPr="00E0527E" w:rsidDel="000934B8">
                <w:rPr>
                  <w:b/>
                </w:rPr>
                <w:tab/>
              </w:r>
            </w:del>
          </w:p>
          <w:p w14:paraId="46F3438D" w14:textId="1531EF52" w:rsidR="00AD6DB4" w:rsidRPr="00E0527E" w:rsidDel="000934B8" w:rsidRDefault="00AD6DB4" w:rsidP="00166AF3">
            <w:pPr>
              <w:pStyle w:val="TableBody"/>
              <w:rPr>
                <w:del w:id="13593" w:author="Alban Roche" w:date="2017-08-02T16:40:00Z"/>
              </w:rPr>
            </w:pPr>
            <w:del w:id="13594" w:author="Alban Roche" w:date="2017-08-02T16:40:00Z">
              <w:r w:rsidRPr="00E0527E" w:rsidDel="000934B8">
                <w:rPr>
                  <w:b/>
                </w:rPr>
                <w:delText>AT+KNOISE=0,0</w:delText>
              </w:r>
              <w:r w:rsidDel="000934B8">
                <w:rPr>
                  <w:b/>
                </w:rPr>
                <w:tab/>
              </w:r>
              <w:r w:rsidDel="000934B8">
                <w:rPr>
                  <w:b/>
                </w:rPr>
                <w:tab/>
                <w:delText>//</w:delText>
              </w:r>
              <w:r w:rsidRPr="00E0527E" w:rsidDel="000934B8">
                <w:delText>Disable uplink</w:delText>
              </w:r>
              <w:r w:rsidRPr="00D607BB" w:rsidDel="000934B8">
                <w:delText xml:space="preserve"> and downlink noise suppression</w:delText>
              </w:r>
            </w:del>
          </w:p>
          <w:p w14:paraId="7D735415" w14:textId="7F6883F2" w:rsidR="00AD6DB4" w:rsidRPr="00E0527E" w:rsidDel="000934B8" w:rsidRDefault="00AD6DB4" w:rsidP="00166AF3">
            <w:pPr>
              <w:pStyle w:val="TableBody"/>
              <w:rPr>
                <w:del w:id="13595" w:author="Alban Roche" w:date="2017-08-02T16:40:00Z"/>
                <w:b/>
              </w:rPr>
            </w:pPr>
            <w:del w:id="13596" w:author="Alban Roche" w:date="2017-08-02T16:40:00Z">
              <w:r w:rsidRPr="00E0527E" w:rsidDel="000934B8">
                <w:rPr>
                  <w:b/>
                </w:rPr>
                <w:delText>OK</w:delText>
              </w:r>
            </w:del>
          </w:p>
          <w:p w14:paraId="4C6D9DFE" w14:textId="3784E5B9" w:rsidR="00AD6DB4" w:rsidRPr="00E0527E" w:rsidDel="000934B8" w:rsidRDefault="00AD6DB4" w:rsidP="00166AF3">
            <w:pPr>
              <w:pStyle w:val="TableBody"/>
              <w:rPr>
                <w:del w:id="13597" w:author="Alban Roche" w:date="2017-08-02T16:40:00Z"/>
                <w:b/>
              </w:rPr>
            </w:pPr>
            <w:del w:id="13598" w:author="Alban Roche" w:date="2017-08-02T16:40:00Z">
              <w:r w:rsidRPr="00E0527E" w:rsidDel="000934B8">
                <w:rPr>
                  <w:b/>
                </w:rPr>
                <w:tab/>
              </w:r>
            </w:del>
          </w:p>
          <w:p w14:paraId="2452F690" w14:textId="0C2C8760" w:rsidR="00AD6DB4" w:rsidRPr="00E0527E" w:rsidDel="000934B8" w:rsidRDefault="00AD6DB4" w:rsidP="00166AF3">
            <w:pPr>
              <w:pStyle w:val="TableBody"/>
              <w:rPr>
                <w:del w:id="13599" w:author="Alban Roche" w:date="2017-08-02T16:40:00Z"/>
                <w:b/>
              </w:rPr>
            </w:pPr>
            <w:del w:id="13600" w:author="Alban Roche" w:date="2017-08-02T16:40:00Z">
              <w:r w:rsidRPr="00E0527E" w:rsidDel="000934B8">
                <w:rPr>
                  <w:b/>
                </w:rPr>
                <w:delText>AT+KNOISE=1,1,6500,8000,8000,1000,19660, 6800,8000,8000,1000,19660</w:delText>
              </w:r>
            </w:del>
          </w:p>
          <w:p w14:paraId="1DC9AB43" w14:textId="07609CC3" w:rsidR="00AD6DB4" w:rsidRPr="00E0527E" w:rsidDel="000934B8" w:rsidRDefault="00AD6DB4" w:rsidP="00166AF3">
            <w:pPr>
              <w:pStyle w:val="TableBody"/>
              <w:rPr>
                <w:del w:id="13601" w:author="Alban Roche" w:date="2017-08-02T16:40:00Z"/>
              </w:rPr>
            </w:pPr>
            <w:del w:id="13602" w:author="Alban Roche" w:date="2017-08-02T16:40:00Z">
              <w:r w:rsidDel="000934B8">
                <w:delText>//</w:delText>
              </w:r>
              <w:r w:rsidRPr="00E0527E" w:rsidDel="000934B8">
                <w:delText>Enable uplink and downlink noise suppression with new parameters</w:delText>
              </w:r>
            </w:del>
          </w:p>
          <w:p w14:paraId="5CBBDE9D" w14:textId="35F32B0F" w:rsidR="00AD6DB4" w:rsidRPr="00E0527E" w:rsidDel="000934B8" w:rsidRDefault="00AD6DB4" w:rsidP="00166AF3">
            <w:pPr>
              <w:pStyle w:val="TableBody"/>
              <w:rPr>
                <w:del w:id="13603" w:author="Alban Roche" w:date="2017-08-02T16:40:00Z"/>
                <w:b/>
              </w:rPr>
            </w:pPr>
            <w:del w:id="13604" w:author="Alban Roche" w:date="2017-08-02T16:40:00Z">
              <w:r w:rsidRPr="00E0527E" w:rsidDel="000934B8">
                <w:rPr>
                  <w:b/>
                </w:rPr>
                <w:delText>OK</w:delText>
              </w:r>
            </w:del>
          </w:p>
          <w:p w14:paraId="2E580C7F" w14:textId="221A3182" w:rsidR="00AD6DB4" w:rsidRPr="00E0527E" w:rsidDel="000934B8" w:rsidRDefault="00AD6DB4" w:rsidP="00166AF3">
            <w:pPr>
              <w:pStyle w:val="TableBody"/>
              <w:rPr>
                <w:del w:id="13605" w:author="Alban Roche" w:date="2017-08-02T16:40:00Z"/>
                <w:b/>
              </w:rPr>
            </w:pPr>
            <w:del w:id="13606" w:author="Alban Roche" w:date="2017-08-02T16:40:00Z">
              <w:r w:rsidRPr="00E0527E" w:rsidDel="000934B8">
                <w:tab/>
              </w:r>
            </w:del>
          </w:p>
          <w:p w14:paraId="02E4275A" w14:textId="6AD11E62" w:rsidR="00AD6DB4" w:rsidRPr="00E0527E" w:rsidDel="000934B8" w:rsidRDefault="00AD6DB4" w:rsidP="00166AF3">
            <w:pPr>
              <w:pStyle w:val="TableBody"/>
              <w:rPr>
                <w:del w:id="13607" w:author="Alban Roche" w:date="2017-08-02T16:40:00Z"/>
                <w:b/>
              </w:rPr>
            </w:pPr>
            <w:del w:id="13608" w:author="Alban Roche" w:date="2017-08-02T16:40:00Z">
              <w:r w:rsidRPr="00E0527E" w:rsidDel="000934B8">
                <w:rPr>
                  <w:b/>
                </w:rPr>
                <w:delText>AT+CFUN=1,1</w:delText>
              </w:r>
            </w:del>
          </w:p>
          <w:p w14:paraId="05C6588D" w14:textId="338AD195" w:rsidR="00AD6DB4" w:rsidDel="000934B8" w:rsidRDefault="00AD6DB4" w:rsidP="00166AF3">
            <w:pPr>
              <w:pStyle w:val="TableBody"/>
              <w:rPr>
                <w:del w:id="13609" w:author="Alban Roche" w:date="2017-08-02T16:40:00Z"/>
                <w:b/>
              </w:rPr>
            </w:pPr>
            <w:del w:id="13610" w:author="Alban Roche" w:date="2017-08-02T16:40:00Z">
              <w:r w:rsidRPr="00E0527E" w:rsidDel="000934B8">
                <w:rPr>
                  <w:b/>
                </w:rPr>
                <w:delText>OK</w:delText>
              </w:r>
            </w:del>
          </w:p>
          <w:p w14:paraId="253FDD30" w14:textId="6F97218F" w:rsidR="00AD6DB4" w:rsidRPr="00E0527E" w:rsidDel="000934B8" w:rsidRDefault="00AD6DB4" w:rsidP="00166AF3">
            <w:pPr>
              <w:pStyle w:val="TableBody"/>
              <w:rPr>
                <w:del w:id="13611" w:author="Alban Roche" w:date="2017-08-02T16:40:00Z"/>
                <w:b/>
              </w:rPr>
            </w:pPr>
          </w:p>
          <w:p w14:paraId="1E153B3E" w14:textId="619E381E" w:rsidR="00AD6DB4" w:rsidRPr="00E0527E" w:rsidDel="000934B8" w:rsidRDefault="00AD6DB4" w:rsidP="00166AF3">
            <w:pPr>
              <w:pStyle w:val="TableBody"/>
              <w:rPr>
                <w:del w:id="13612" w:author="Alban Roche" w:date="2017-08-02T16:40:00Z"/>
                <w:b/>
              </w:rPr>
            </w:pPr>
            <w:del w:id="13613" w:author="Alban Roche" w:date="2017-08-02T16:40:00Z">
              <w:r w:rsidRPr="00E0527E" w:rsidDel="000934B8">
                <w:rPr>
                  <w:b/>
                </w:rPr>
                <w:delText>AT+KNOISE?</w:delText>
              </w:r>
              <w:r w:rsidRPr="00E0527E" w:rsidDel="000934B8">
                <w:rPr>
                  <w:b/>
                </w:rPr>
                <w:tab/>
              </w:r>
            </w:del>
          </w:p>
          <w:p w14:paraId="2F8E88B0" w14:textId="4561F76B" w:rsidR="00AD6DB4" w:rsidRPr="00E0527E" w:rsidDel="000934B8" w:rsidRDefault="00AD6DB4" w:rsidP="00166AF3">
            <w:pPr>
              <w:pStyle w:val="TableBody"/>
              <w:rPr>
                <w:del w:id="13614" w:author="Alban Roche" w:date="2017-08-02T16:40:00Z"/>
                <w:b/>
              </w:rPr>
            </w:pPr>
            <w:del w:id="13615" w:author="Alban Roche" w:date="2017-08-02T16:40:00Z">
              <w:r w:rsidRPr="00E0527E" w:rsidDel="000934B8">
                <w:rPr>
                  <w:b/>
                </w:rPr>
                <w:delText>+KNOISE: 1,1,6500,8000,8000,1000,19660, 6800,8000,8000,1000,19660</w:delText>
              </w:r>
            </w:del>
          </w:p>
          <w:p w14:paraId="0A1E8AE4" w14:textId="592478E9" w:rsidR="00AD6DB4" w:rsidRPr="00E0527E" w:rsidDel="000934B8" w:rsidRDefault="00AD6DB4" w:rsidP="00166AF3">
            <w:pPr>
              <w:pStyle w:val="TableBody"/>
              <w:rPr>
                <w:del w:id="13616" w:author="Alban Roche" w:date="2017-08-02T16:40:00Z"/>
              </w:rPr>
            </w:pPr>
            <w:del w:id="13617" w:author="Alban Roche" w:date="2017-08-02T16:40:00Z">
              <w:r w:rsidDel="000934B8">
                <w:delText>//</w:delText>
              </w:r>
              <w:r w:rsidRPr="00E0527E" w:rsidDel="000934B8">
                <w:delText>Parameters are retained after reset</w:delText>
              </w:r>
            </w:del>
          </w:p>
          <w:p w14:paraId="50C2F879" w14:textId="05D726B2" w:rsidR="00AD6DB4" w:rsidRPr="00E0527E" w:rsidDel="000934B8" w:rsidRDefault="00AD6DB4" w:rsidP="00166AF3">
            <w:pPr>
              <w:pStyle w:val="TableBody"/>
              <w:rPr>
                <w:del w:id="13618" w:author="Alban Roche" w:date="2017-08-02T16:40:00Z"/>
                <w:b/>
              </w:rPr>
            </w:pPr>
            <w:del w:id="13619" w:author="Alban Roche" w:date="2017-08-02T16:40:00Z">
              <w:r w:rsidRPr="00E0527E" w:rsidDel="000934B8">
                <w:rPr>
                  <w:b/>
                </w:rPr>
                <w:delText>OK</w:delText>
              </w:r>
            </w:del>
          </w:p>
        </w:tc>
      </w:tr>
    </w:tbl>
    <w:p w14:paraId="729D2680" w14:textId="3E5ED96D" w:rsidR="00AD6DB4" w:rsidDel="000934B8" w:rsidRDefault="00AD6DB4" w:rsidP="0059466D">
      <w:pPr>
        <w:pStyle w:val="Heading2"/>
        <w:numPr>
          <w:ilvl w:val="1"/>
          <w:numId w:val="11"/>
        </w:numPr>
        <w:ind w:left="1080" w:hanging="1080"/>
        <w:rPr>
          <w:del w:id="13620" w:author="Alban Roche" w:date="2017-08-02T16:40:00Z"/>
        </w:rPr>
      </w:pPr>
      <w:bookmarkStart w:id="13621" w:name="_Toc460332494"/>
      <w:bookmarkStart w:id="13622" w:name="_Ref464489052"/>
      <w:bookmarkStart w:id="13623" w:name="_Ref464489053"/>
      <w:bookmarkStart w:id="13624" w:name="_Toc486251684"/>
      <w:bookmarkStart w:id="13625" w:name="_Ref489350707"/>
      <w:bookmarkStart w:id="13626" w:name="_Ref489350711"/>
      <w:commentRangeStart w:id="13627"/>
      <w:del w:id="13628" w:author="Alban Roche" w:date="2017-08-02T16:40:00Z">
        <w:r w:rsidDel="000934B8">
          <w:delText xml:space="preserve">+KPC </w:delText>
        </w:r>
        <w:r w:rsidRPr="00671C8B" w:rsidDel="000934B8">
          <w:delText xml:space="preserve">Command: </w:delText>
        </w:r>
        <w:r w:rsidDel="000934B8">
          <w:delText>Peak Compressor</w:delText>
        </w:r>
        <w:bookmarkEnd w:id="13621"/>
        <w:bookmarkEnd w:id="13622"/>
        <w:bookmarkEnd w:id="13623"/>
        <w:commentRangeEnd w:id="13627"/>
        <w:r w:rsidDel="000934B8">
          <w:rPr>
            <w:rStyle w:val="CommentReference"/>
            <w:rFonts w:ascii="Verdana" w:eastAsia="Times New Roman" w:hAnsi="Verdana" w:cs="Times New Roman"/>
            <w:b w:val="0"/>
            <w:lang w:eastAsia="en-US"/>
          </w:rPr>
          <w:commentReference w:id="13627"/>
        </w:r>
        <w:bookmarkEnd w:id="13624"/>
        <w:bookmarkEnd w:id="13625"/>
        <w:bookmarkEnd w:id="13626"/>
      </w:del>
    </w:p>
    <w:p w14:paraId="11DB0001" w14:textId="53C30A98" w:rsidR="00AD6DB4" w:rsidRPr="006B5B85" w:rsidDel="000934B8" w:rsidRDefault="00AD6DB4" w:rsidP="00AD6DB4">
      <w:pPr>
        <w:pStyle w:val="Note"/>
        <w:keepNext/>
        <w:rPr>
          <w:del w:id="13629" w:author="Alban Roche" w:date="2017-08-02T16:40:00Z"/>
        </w:rPr>
      </w:pPr>
      <w:del w:id="13630" w:author="Alban Roche" w:date="2017-08-02T16:40:00Z">
        <w:r w:rsidDel="000934B8">
          <w:delText>F</w:delText>
        </w:r>
        <w:r w:rsidRPr="00893AA7" w:rsidDel="000934B8">
          <w:delText xml:space="preserve">or </w:delText>
        </w:r>
        <w:r w:rsidR="00D90C96" w:rsidDel="000934B8">
          <w:delText xml:space="preserve">HL7618RD, </w:delText>
        </w:r>
        <w:r w:rsidDel="000934B8">
          <w:delText>HL7648, HL7688 and HL7692 only.</w:delText>
        </w:r>
      </w:del>
    </w:p>
    <w:tbl>
      <w:tblPr>
        <w:tblStyle w:val="TableSWIleft"/>
        <w:tblW w:w="9288" w:type="dxa"/>
        <w:tblLayout w:type="fixed"/>
        <w:tblLook w:val="04A0" w:firstRow="1" w:lastRow="0" w:firstColumn="1" w:lastColumn="0" w:noHBand="0" w:noVBand="1"/>
      </w:tblPr>
      <w:tblGrid>
        <w:gridCol w:w="1728"/>
        <w:gridCol w:w="7560"/>
      </w:tblGrid>
      <w:tr w:rsidR="00AD6DB4" w:rsidRPr="00671C8B" w:rsidDel="000934B8" w14:paraId="09BEED44" w14:textId="7219747E" w:rsidTr="00166AF3">
        <w:trPr>
          <w:cnfStyle w:val="100000000000" w:firstRow="1" w:lastRow="0" w:firstColumn="0" w:lastColumn="0" w:oddVBand="0" w:evenVBand="0" w:oddHBand="0" w:evenHBand="0" w:firstRowFirstColumn="0" w:firstRowLastColumn="0" w:lastRowFirstColumn="0" w:lastRowLastColumn="0"/>
          <w:del w:id="13631" w:author="Alban Roche" w:date="2017-08-02T16:40:00Z"/>
        </w:trPr>
        <w:tc>
          <w:tcPr>
            <w:tcW w:w="9288" w:type="dxa"/>
            <w:gridSpan w:val="2"/>
          </w:tcPr>
          <w:p w14:paraId="199BD173" w14:textId="4908CFD2" w:rsidR="00AD6DB4" w:rsidRPr="00671C8B" w:rsidDel="000934B8" w:rsidRDefault="00D90C96" w:rsidP="00D90C96">
            <w:pPr>
              <w:pStyle w:val="TableRowHead"/>
              <w:spacing w:before="144" w:after="144"/>
              <w:rPr>
                <w:del w:id="13632" w:author="Alban Roche" w:date="2017-08-02T16:40:00Z"/>
                <w:bCs w:val="0"/>
              </w:rPr>
            </w:pPr>
            <w:commentRangeStart w:id="13633"/>
            <w:del w:id="13634" w:author="Alban Roche" w:date="2017-08-02T16:40:00Z">
              <w:r w:rsidDel="000934B8">
                <w:delText>HL7618RD</w:delText>
              </w:r>
              <w:commentRangeEnd w:id="13633"/>
              <w:r w:rsidDel="000934B8">
                <w:rPr>
                  <w:rStyle w:val="CommentReference"/>
                  <w:rFonts w:ascii="Verdana" w:hAnsi="Verdana"/>
                  <w:b w:val="0"/>
                  <w:bCs w:val="0"/>
                  <w:color w:val="3D3E40"/>
                  <w:spacing w:val="0"/>
                </w:rPr>
                <w:commentReference w:id="13633"/>
              </w:r>
              <w:r w:rsidDel="000934B8">
                <w:delText xml:space="preserve">, </w:delText>
              </w:r>
              <w:r w:rsidR="00AD6DB4" w:rsidDel="000934B8">
                <w:delText>HL7648, HL7688 and HL7692</w:delText>
              </w:r>
            </w:del>
          </w:p>
        </w:tc>
      </w:tr>
      <w:tr w:rsidR="00AD6DB4" w:rsidRPr="00671C8B" w:rsidDel="000934B8" w14:paraId="0305801F" w14:textId="1ACC1914" w:rsidTr="00166AF3">
        <w:trPr>
          <w:trHeight w:val="35"/>
          <w:del w:id="13635" w:author="Alban Roche" w:date="2017-08-02T16:40:00Z"/>
        </w:trPr>
        <w:tc>
          <w:tcPr>
            <w:tcW w:w="1728" w:type="dxa"/>
          </w:tcPr>
          <w:p w14:paraId="7CA0FDED" w14:textId="6AB4103A" w:rsidR="00AD6DB4" w:rsidRPr="00671C8B" w:rsidDel="000934B8" w:rsidRDefault="00AD6DB4" w:rsidP="00166AF3">
            <w:pPr>
              <w:pStyle w:val="TableBody"/>
              <w:rPr>
                <w:del w:id="13636" w:author="Alban Roche" w:date="2017-08-02T16:40:00Z"/>
                <w:i/>
              </w:rPr>
            </w:pPr>
            <w:del w:id="13637" w:author="Alban Roche" w:date="2017-08-02T16:40:00Z">
              <w:r w:rsidDel="000934B8">
                <w:rPr>
                  <w:i/>
                </w:rPr>
                <w:delText xml:space="preserve">Test </w:delText>
              </w:r>
              <w:r w:rsidRPr="00671C8B" w:rsidDel="000934B8">
                <w:rPr>
                  <w:i/>
                </w:rPr>
                <w:delText>command</w:delText>
              </w:r>
            </w:del>
          </w:p>
          <w:p w14:paraId="473A5E17" w14:textId="18DF81BA" w:rsidR="00AD6DB4" w:rsidRPr="006928C8" w:rsidDel="000934B8" w:rsidRDefault="00AD6DB4" w:rsidP="00166AF3">
            <w:pPr>
              <w:pStyle w:val="TableBody"/>
              <w:rPr>
                <w:del w:id="13638" w:author="Alban Roche" w:date="2017-08-02T16:40:00Z"/>
                <w:sz w:val="14"/>
                <w:szCs w:val="14"/>
              </w:rPr>
            </w:pPr>
          </w:p>
          <w:p w14:paraId="25386EE6" w14:textId="46A2362E" w:rsidR="00AD6DB4" w:rsidRPr="00671C8B" w:rsidDel="000934B8" w:rsidRDefault="00AD6DB4" w:rsidP="00166AF3">
            <w:pPr>
              <w:pStyle w:val="TableBody"/>
              <w:rPr>
                <w:del w:id="13639" w:author="Alban Roche" w:date="2017-08-02T16:40:00Z"/>
                <w:u w:val="single"/>
              </w:rPr>
            </w:pPr>
            <w:del w:id="13640" w:author="Alban Roche" w:date="2017-08-02T16:40:00Z">
              <w:r w:rsidRPr="00671C8B" w:rsidDel="000934B8">
                <w:rPr>
                  <w:u w:val="single"/>
                </w:rPr>
                <w:delText>Syntax</w:delText>
              </w:r>
            </w:del>
          </w:p>
          <w:p w14:paraId="01033F88" w14:textId="068A0903" w:rsidR="00AD6DB4" w:rsidRPr="00671C8B" w:rsidDel="000934B8" w:rsidRDefault="00AD6DB4" w:rsidP="00166AF3">
            <w:pPr>
              <w:pStyle w:val="TableBody"/>
              <w:tabs>
                <w:tab w:val="left" w:pos="705"/>
              </w:tabs>
              <w:rPr>
                <w:del w:id="13641" w:author="Alban Roche" w:date="2017-08-02T16:40:00Z"/>
                <w:lang w:eastAsia="zh-CN"/>
              </w:rPr>
            </w:pPr>
            <w:del w:id="13642" w:author="Alban Roche" w:date="2017-08-02T16:40:00Z">
              <w:r w:rsidRPr="004D2387" w:rsidDel="000934B8">
                <w:rPr>
                  <w:b/>
                </w:rPr>
                <w:delText>AT+</w:delText>
              </w:r>
              <w:r w:rsidDel="000934B8">
                <w:rPr>
                  <w:b/>
                </w:rPr>
                <w:delText>KPC</w:delText>
              </w:r>
              <w:r w:rsidRPr="004D2387" w:rsidDel="000934B8">
                <w:rPr>
                  <w:b/>
                </w:rPr>
                <w:delText>=?</w:delText>
              </w:r>
            </w:del>
          </w:p>
        </w:tc>
        <w:tc>
          <w:tcPr>
            <w:tcW w:w="7560" w:type="dxa"/>
          </w:tcPr>
          <w:p w14:paraId="74A8ECF1" w14:textId="78886FAF" w:rsidR="00AD6DB4" w:rsidRPr="00671C8B" w:rsidDel="000934B8" w:rsidRDefault="00AD6DB4" w:rsidP="00166AF3">
            <w:pPr>
              <w:pStyle w:val="TableBody"/>
              <w:rPr>
                <w:del w:id="13643" w:author="Alban Roche" w:date="2017-08-02T16:40:00Z"/>
                <w:u w:val="single"/>
              </w:rPr>
            </w:pPr>
          </w:p>
          <w:p w14:paraId="0F96BDA9" w14:textId="2531843D" w:rsidR="00AD6DB4" w:rsidRPr="006928C8" w:rsidDel="000934B8" w:rsidRDefault="00AD6DB4" w:rsidP="00166AF3">
            <w:pPr>
              <w:pStyle w:val="TableBody"/>
              <w:rPr>
                <w:del w:id="13644" w:author="Alban Roche" w:date="2017-08-02T16:40:00Z"/>
                <w:sz w:val="14"/>
                <w:szCs w:val="14"/>
                <w:u w:val="single"/>
              </w:rPr>
            </w:pPr>
          </w:p>
          <w:p w14:paraId="24F6AED3" w14:textId="6ECBB874" w:rsidR="00AD6DB4" w:rsidRPr="00671C8B" w:rsidDel="000934B8" w:rsidRDefault="00AD6DB4" w:rsidP="00166AF3">
            <w:pPr>
              <w:pStyle w:val="TableBody"/>
              <w:rPr>
                <w:del w:id="13645" w:author="Alban Roche" w:date="2017-08-02T16:40:00Z"/>
                <w:u w:val="single"/>
              </w:rPr>
            </w:pPr>
            <w:del w:id="13646" w:author="Alban Roche" w:date="2017-08-02T16:40:00Z">
              <w:r w:rsidRPr="00671C8B" w:rsidDel="000934B8">
                <w:rPr>
                  <w:u w:val="single"/>
                </w:rPr>
                <w:delText>Response</w:delText>
              </w:r>
            </w:del>
          </w:p>
          <w:p w14:paraId="269D917F" w14:textId="4876E7C4" w:rsidR="00AD6DB4" w:rsidRPr="00682FAD" w:rsidDel="000934B8" w:rsidRDefault="00AD6DB4" w:rsidP="00166AF3">
            <w:pPr>
              <w:pStyle w:val="TableBody"/>
              <w:rPr>
                <w:del w:id="13647" w:author="Alban Roche" w:date="2017-08-02T16:40:00Z"/>
                <w:b/>
              </w:rPr>
            </w:pPr>
            <w:del w:id="13648" w:author="Alban Roche" w:date="2017-08-02T16:40:00Z">
              <w:r w:rsidRPr="00A41325" w:rsidDel="000934B8">
                <w:rPr>
                  <w:b/>
                </w:rPr>
                <w:delText>+</w:delText>
              </w:r>
              <w:r w:rsidDel="000934B8">
                <w:rPr>
                  <w:b/>
                </w:rPr>
                <w:delText>KPC</w:delText>
              </w:r>
              <w:r w:rsidRPr="00A41325" w:rsidDel="000934B8">
                <w:rPr>
                  <w:b/>
                </w:rPr>
                <w:delText xml:space="preserve">: </w:delText>
              </w:r>
              <w:r w:rsidRPr="005C12F6" w:rsidDel="000934B8">
                <w:rPr>
                  <w:b/>
                </w:rPr>
                <w:delText>(</w:delText>
              </w:r>
              <w:r w:rsidRPr="00682FAD" w:rsidDel="000934B8">
                <w:delText>list of supported</w:delText>
              </w:r>
              <w:r w:rsidRPr="005C12F6" w:rsidDel="000934B8">
                <w:rPr>
                  <w:b/>
                </w:rPr>
                <w:delText xml:space="preserve"> &lt;rx_mode&gt;</w:delText>
              </w:r>
              <w:r w:rsidRPr="00682FAD" w:rsidDel="000934B8">
                <w:delText>s</w:delText>
              </w:r>
              <w:r w:rsidRPr="005C12F6" w:rsidDel="000934B8">
                <w:rPr>
                  <w:b/>
                </w:rPr>
                <w:delText>), (</w:delText>
              </w:r>
              <w:r w:rsidRPr="00682FAD" w:rsidDel="000934B8">
                <w:delText>list of supported</w:delText>
              </w:r>
              <w:r w:rsidRPr="005C12F6" w:rsidDel="000934B8">
                <w:rPr>
                  <w:b/>
                </w:rPr>
                <w:delText xml:space="preserve"> &lt;tx_mode&gt;</w:delText>
              </w:r>
              <w:r w:rsidRPr="00682FAD" w:rsidDel="000934B8">
                <w:delText>s</w:delText>
              </w:r>
              <w:r w:rsidDel="000934B8">
                <w:rPr>
                  <w:b/>
                </w:rPr>
                <w:delText>)</w:delText>
              </w:r>
            </w:del>
          </w:p>
          <w:p w14:paraId="05E37B80" w14:textId="458502E0" w:rsidR="00AD6DB4" w:rsidRPr="00671C8B" w:rsidDel="000934B8" w:rsidRDefault="00AD6DB4" w:rsidP="00166AF3">
            <w:pPr>
              <w:pStyle w:val="TableBody"/>
              <w:rPr>
                <w:del w:id="13649" w:author="Alban Roche" w:date="2017-08-02T16:40:00Z"/>
              </w:rPr>
            </w:pPr>
            <w:del w:id="13650" w:author="Alban Roche" w:date="2017-08-02T16:40:00Z">
              <w:r w:rsidRPr="00671C8B" w:rsidDel="000934B8">
                <w:rPr>
                  <w:b/>
                </w:rPr>
                <w:delText>OK</w:delText>
              </w:r>
            </w:del>
          </w:p>
        </w:tc>
      </w:tr>
      <w:tr w:rsidR="00AD6DB4" w:rsidRPr="00671C8B" w:rsidDel="000934B8" w14:paraId="4B43F706" w14:textId="44F5AE9C" w:rsidTr="00166AF3">
        <w:trPr>
          <w:trHeight w:val="35"/>
          <w:del w:id="13651" w:author="Alban Roche" w:date="2017-08-02T16:40:00Z"/>
        </w:trPr>
        <w:tc>
          <w:tcPr>
            <w:tcW w:w="1728" w:type="dxa"/>
          </w:tcPr>
          <w:p w14:paraId="0510D598" w14:textId="03472CD5" w:rsidR="00AD6DB4" w:rsidDel="000934B8" w:rsidRDefault="00AD6DB4" w:rsidP="00166AF3">
            <w:pPr>
              <w:pStyle w:val="TableBody"/>
              <w:rPr>
                <w:del w:id="13652" w:author="Alban Roche" w:date="2017-08-02T16:40:00Z"/>
              </w:rPr>
            </w:pPr>
            <w:del w:id="13653" w:author="Alban Roche" w:date="2017-08-02T16:40:00Z">
              <w:r w:rsidDel="000934B8">
                <w:rPr>
                  <w:i/>
                </w:rPr>
                <w:delText>Read command</w:delText>
              </w:r>
            </w:del>
          </w:p>
          <w:p w14:paraId="71DEE1C3" w14:textId="5C8F87D2" w:rsidR="00AD6DB4" w:rsidRPr="006928C8" w:rsidDel="000934B8" w:rsidRDefault="00AD6DB4" w:rsidP="00166AF3">
            <w:pPr>
              <w:pStyle w:val="TableBody"/>
              <w:rPr>
                <w:del w:id="13654" w:author="Alban Roche" w:date="2017-08-02T16:40:00Z"/>
                <w:sz w:val="14"/>
                <w:szCs w:val="14"/>
              </w:rPr>
            </w:pPr>
          </w:p>
          <w:p w14:paraId="0E87F9DC" w14:textId="6E70D898" w:rsidR="00AD6DB4" w:rsidDel="000934B8" w:rsidRDefault="00AD6DB4" w:rsidP="00166AF3">
            <w:pPr>
              <w:pStyle w:val="TableBody"/>
              <w:rPr>
                <w:del w:id="13655" w:author="Alban Roche" w:date="2017-08-02T16:40:00Z"/>
              </w:rPr>
            </w:pPr>
            <w:del w:id="13656" w:author="Alban Roche" w:date="2017-08-02T16:40:00Z">
              <w:r w:rsidRPr="00682FAD" w:rsidDel="000934B8">
                <w:rPr>
                  <w:u w:val="single"/>
                </w:rPr>
                <w:delText>Syntax</w:delText>
              </w:r>
            </w:del>
          </w:p>
          <w:p w14:paraId="11891337" w14:textId="1E070085" w:rsidR="00AD6DB4" w:rsidRPr="00682FAD" w:rsidDel="000934B8" w:rsidRDefault="00AD6DB4" w:rsidP="00166AF3">
            <w:pPr>
              <w:pStyle w:val="TableBody"/>
              <w:rPr>
                <w:del w:id="13657" w:author="Alban Roche" w:date="2017-08-02T16:40:00Z"/>
                <w:b/>
              </w:rPr>
            </w:pPr>
            <w:del w:id="13658" w:author="Alban Roche" w:date="2017-08-02T16:40:00Z">
              <w:r w:rsidRPr="00682FAD" w:rsidDel="000934B8">
                <w:rPr>
                  <w:b/>
                </w:rPr>
                <w:delText>AT+</w:delText>
              </w:r>
              <w:r w:rsidDel="000934B8">
                <w:rPr>
                  <w:b/>
                </w:rPr>
                <w:delText>KPC</w:delText>
              </w:r>
              <w:r w:rsidRPr="00682FAD" w:rsidDel="000934B8">
                <w:rPr>
                  <w:b/>
                </w:rPr>
                <w:delText>?</w:delText>
              </w:r>
            </w:del>
          </w:p>
        </w:tc>
        <w:tc>
          <w:tcPr>
            <w:tcW w:w="7560" w:type="dxa"/>
          </w:tcPr>
          <w:p w14:paraId="52B2D17D" w14:textId="0DABBA39" w:rsidR="00AD6DB4" w:rsidDel="000934B8" w:rsidRDefault="00AD6DB4" w:rsidP="00166AF3">
            <w:pPr>
              <w:pStyle w:val="TableBody"/>
              <w:rPr>
                <w:del w:id="13659" w:author="Alban Roche" w:date="2017-08-02T16:40:00Z"/>
                <w:u w:val="single"/>
              </w:rPr>
            </w:pPr>
          </w:p>
          <w:p w14:paraId="311B7E34" w14:textId="1013D043" w:rsidR="00AD6DB4" w:rsidRPr="006928C8" w:rsidDel="000934B8" w:rsidRDefault="00AD6DB4" w:rsidP="00166AF3">
            <w:pPr>
              <w:pStyle w:val="TableBody"/>
              <w:rPr>
                <w:del w:id="13660" w:author="Alban Roche" w:date="2017-08-02T16:40:00Z"/>
                <w:sz w:val="14"/>
                <w:szCs w:val="14"/>
                <w:u w:val="single"/>
              </w:rPr>
            </w:pPr>
          </w:p>
          <w:p w14:paraId="06C569E9" w14:textId="426D1EAB" w:rsidR="00AD6DB4" w:rsidRPr="007A6F2C" w:rsidDel="000934B8" w:rsidRDefault="00AD6DB4" w:rsidP="00166AF3">
            <w:pPr>
              <w:pStyle w:val="TableBody"/>
              <w:rPr>
                <w:del w:id="13661" w:author="Alban Roche" w:date="2017-08-02T16:40:00Z"/>
              </w:rPr>
            </w:pPr>
            <w:del w:id="13662" w:author="Alban Roche" w:date="2017-08-02T16:40:00Z">
              <w:r w:rsidRPr="007A6F2C" w:rsidDel="000934B8">
                <w:rPr>
                  <w:u w:val="single"/>
                </w:rPr>
                <w:delText>Response</w:delText>
              </w:r>
            </w:del>
          </w:p>
          <w:p w14:paraId="5E7CBB07" w14:textId="0DC20E04" w:rsidR="00AD6DB4" w:rsidRPr="007A6F2C" w:rsidDel="000934B8" w:rsidRDefault="00AD6DB4" w:rsidP="00166AF3">
            <w:pPr>
              <w:pStyle w:val="TableBody"/>
              <w:rPr>
                <w:del w:id="13663" w:author="Alban Roche" w:date="2017-08-02T16:40:00Z"/>
                <w:b/>
              </w:rPr>
            </w:pPr>
            <w:del w:id="13664" w:author="Alban Roche" w:date="2017-08-02T16:40:00Z">
              <w:r w:rsidRPr="007A6F2C" w:rsidDel="000934B8">
                <w:rPr>
                  <w:b/>
                </w:rPr>
                <w:delText>+KPC: &lt;rx_mode&gt;,&lt;tx_mode&gt;</w:delText>
              </w:r>
            </w:del>
          </w:p>
          <w:p w14:paraId="721FDBE6" w14:textId="6A7927B8" w:rsidR="00AD6DB4" w:rsidRPr="00682FAD" w:rsidDel="000934B8" w:rsidRDefault="00AD6DB4" w:rsidP="00166AF3">
            <w:pPr>
              <w:pStyle w:val="TableBody"/>
              <w:rPr>
                <w:del w:id="13665" w:author="Alban Roche" w:date="2017-08-02T16:40:00Z"/>
              </w:rPr>
            </w:pPr>
            <w:del w:id="13666" w:author="Alban Roche" w:date="2017-08-02T16:40:00Z">
              <w:r w:rsidRPr="00682FAD" w:rsidDel="000934B8">
                <w:rPr>
                  <w:b/>
                </w:rPr>
                <w:delText>OK</w:delText>
              </w:r>
            </w:del>
          </w:p>
        </w:tc>
      </w:tr>
      <w:tr w:rsidR="00AD6DB4" w:rsidRPr="00671C8B" w:rsidDel="000934B8" w14:paraId="39EB69F0" w14:textId="1C1921DF" w:rsidTr="00166AF3">
        <w:trPr>
          <w:trHeight w:val="35"/>
          <w:del w:id="13667" w:author="Alban Roche" w:date="2017-08-02T16:40:00Z"/>
        </w:trPr>
        <w:tc>
          <w:tcPr>
            <w:tcW w:w="1728" w:type="dxa"/>
          </w:tcPr>
          <w:p w14:paraId="09686D63" w14:textId="32606AD2" w:rsidR="00AD6DB4" w:rsidRPr="007A6F2C" w:rsidDel="000934B8" w:rsidRDefault="00AD6DB4" w:rsidP="00166AF3">
            <w:pPr>
              <w:pStyle w:val="TableBody"/>
              <w:rPr>
                <w:del w:id="13668" w:author="Alban Roche" w:date="2017-08-02T16:40:00Z"/>
              </w:rPr>
            </w:pPr>
            <w:del w:id="13669" w:author="Alban Roche" w:date="2017-08-02T16:40:00Z">
              <w:r w:rsidRPr="007A6F2C" w:rsidDel="000934B8">
                <w:rPr>
                  <w:i/>
                </w:rPr>
                <w:delText>Write command</w:delText>
              </w:r>
            </w:del>
          </w:p>
          <w:p w14:paraId="06391808" w14:textId="37EEC811" w:rsidR="00AD6DB4" w:rsidRPr="007A6F2C" w:rsidDel="000934B8" w:rsidRDefault="00AD6DB4" w:rsidP="00166AF3">
            <w:pPr>
              <w:pStyle w:val="TableBody"/>
              <w:rPr>
                <w:del w:id="13670" w:author="Alban Roche" w:date="2017-08-02T16:40:00Z"/>
                <w:sz w:val="14"/>
                <w:szCs w:val="14"/>
              </w:rPr>
            </w:pPr>
          </w:p>
          <w:p w14:paraId="575B8CB3" w14:textId="224BDF64" w:rsidR="00AD6DB4" w:rsidRPr="007A6F2C" w:rsidDel="000934B8" w:rsidRDefault="00AD6DB4" w:rsidP="00166AF3">
            <w:pPr>
              <w:pStyle w:val="TableBody"/>
              <w:rPr>
                <w:del w:id="13671" w:author="Alban Roche" w:date="2017-08-02T16:40:00Z"/>
              </w:rPr>
            </w:pPr>
            <w:del w:id="13672" w:author="Alban Roche" w:date="2017-08-02T16:40:00Z">
              <w:r w:rsidRPr="007A6F2C" w:rsidDel="000934B8">
                <w:rPr>
                  <w:u w:val="single"/>
                </w:rPr>
                <w:delText>Syntax</w:delText>
              </w:r>
            </w:del>
          </w:p>
          <w:p w14:paraId="6E3185CB" w14:textId="0A467FBB" w:rsidR="00AD6DB4" w:rsidRPr="007A6F2C" w:rsidDel="000934B8" w:rsidRDefault="00AD6DB4" w:rsidP="00166AF3">
            <w:pPr>
              <w:pStyle w:val="TableBody"/>
              <w:rPr>
                <w:del w:id="13673" w:author="Alban Roche" w:date="2017-08-02T16:40:00Z"/>
                <w:b/>
              </w:rPr>
            </w:pPr>
            <w:del w:id="13674" w:author="Alban Roche" w:date="2017-08-02T16:40:00Z">
              <w:r w:rsidRPr="007A6F2C" w:rsidDel="000934B8">
                <w:rPr>
                  <w:b/>
                </w:rPr>
                <w:delText>AT+KPC=</w:delText>
              </w:r>
              <w:r w:rsidRPr="007A6F2C" w:rsidDel="000934B8">
                <w:rPr>
                  <w:b/>
                </w:rPr>
                <w:br/>
                <w:delText>&lt;rx_mode&gt;,</w:delText>
              </w:r>
              <w:r w:rsidRPr="007A6F2C" w:rsidDel="000934B8">
                <w:rPr>
                  <w:b/>
                </w:rPr>
                <w:br/>
                <w:delText>&lt;tx_mode&gt;</w:delText>
              </w:r>
            </w:del>
          </w:p>
        </w:tc>
        <w:tc>
          <w:tcPr>
            <w:tcW w:w="7560" w:type="dxa"/>
          </w:tcPr>
          <w:p w14:paraId="7CE6A39F" w14:textId="4D9EE83F" w:rsidR="00AD6DB4" w:rsidRPr="007A6F2C" w:rsidDel="000934B8" w:rsidRDefault="00AD6DB4" w:rsidP="00166AF3">
            <w:pPr>
              <w:pStyle w:val="TableBody"/>
              <w:rPr>
                <w:del w:id="13675" w:author="Alban Roche" w:date="2017-08-02T16:40:00Z"/>
                <w:u w:val="single"/>
              </w:rPr>
            </w:pPr>
          </w:p>
          <w:p w14:paraId="371FF3BD" w14:textId="6440A562" w:rsidR="00AD6DB4" w:rsidRPr="007A6F2C" w:rsidDel="000934B8" w:rsidRDefault="00AD6DB4" w:rsidP="00166AF3">
            <w:pPr>
              <w:pStyle w:val="TableBody"/>
              <w:rPr>
                <w:del w:id="13676" w:author="Alban Roche" w:date="2017-08-02T16:40:00Z"/>
                <w:sz w:val="14"/>
                <w:szCs w:val="14"/>
                <w:u w:val="single"/>
              </w:rPr>
            </w:pPr>
          </w:p>
          <w:p w14:paraId="5FD65F91" w14:textId="161E11B1" w:rsidR="00AD6DB4" w:rsidDel="000934B8" w:rsidRDefault="00AD6DB4" w:rsidP="00166AF3">
            <w:pPr>
              <w:pStyle w:val="TableBody"/>
              <w:rPr>
                <w:del w:id="13677" w:author="Alban Roche" w:date="2017-08-02T16:40:00Z"/>
              </w:rPr>
            </w:pPr>
            <w:del w:id="13678" w:author="Alban Roche" w:date="2017-08-02T16:40:00Z">
              <w:r w:rsidDel="000934B8">
                <w:rPr>
                  <w:u w:val="single"/>
                </w:rPr>
                <w:delText>Response</w:delText>
              </w:r>
            </w:del>
          </w:p>
          <w:p w14:paraId="3E1D2993" w14:textId="0AC6696F" w:rsidR="00AD6DB4" w:rsidDel="000934B8" w:rsidRDefault="00AD6DB4" w:rsidP="00166AF3">
            <w:pPr>
              <w:pStyle w:val="TableBody"/>
              <w:rPr>
                <w:del w:id="13679" w:author="Alban Roche" w:date="2017-08-02T16:40:00Z"/>
              </w:rPr>
            </w:pPr>
            <w:del w:id="13680" w:author="Alban Roche" w:date="2017-08-02T16:40:00Z">
              <w:r w:rsidRPr="00E0527E" w:rsidDel="000934B8">
                <w:rPr>
                  <w:b/>
                </w:rPr>
                <w:delText>OK</w:delText>
              </w:r>
            </w:del>
          </w:p>
          <w:p w14:paraId="7FD0B574" w14:textId="78C776E7" w:rsidR="00AD6DB4" w:rsidRPr="006928C8" w:rsidDel="000934B8" w:rsidRDefault="00AD6DB4" w:rsidP="00166AF3">
            <w:pPr>
              <w:pStyle w:val="TableBody"/>
              <w:rPr>
                <w:del w:id="13681" w:author="Alban Roche" w:date="2017-08-02T16:40:00Z"/>
                <w:sz w:val="14"/>
                <w:szCs w:val="14"/>
              </w:rPr>
            </w:pPr>
          </w:p>
          <w:p w14:paraId="04CE272B" w14:textId="29C2CEAB" w:rsidR="00AD6DB4" w:rsidDel="000934B8" w:rsidRDefault="00AD6DB4" w:rsidP="00166AF3">
            <w:pPr>
              <w:pStyle w:val="TableBody"/>
              <w:rPr>
                <w:del w:id="13682" w:author="Alban Roche" w:date="2017-08-02T16:40:00Z"/>
              </w:rPr>
            </w:pPr>
            <w:del w:id="13683" w:author="Alban Roche" w:date="2017-08-02T16:40:00Z">
              <w:r w:rsidRPr="00E0527E" w:rsidDel="000934B8">
                <w:rPr>
                  <w:u w:val="single"/>
                </w:rPr>
                <w:delText>Parameters</w:delText>
              </w:r>
            </w:del>
          </w:p>
          <w:p w14:paraId="73C15231" w14:textId="5E4FE909" w:rsidR="00AD6DB4" w:rsidDel="000934B8" w:rsidRDefault="00AD6DB4" w:rsidP="00166AF3">
            <w:pPr>
              <w:pStyle w:val="TableBody"/>
              <w:rPr>
                <w:del w:id="13684" w:author="Alban Roche" w:date="2017-08-02T16:40:00Z"/>
              </w:rPr>
            </w:pPr>
            <w:del w:id="13685" w:author="Alban Roche" w:date="2017-08-02T16:40:00Z">
              <w:r w:rsidRPr="00E0527E" w:rsidDel="000934B8">
                <w:rPr>
                  <w:b/>
                </w:rPr>
                <w:delText>&lt;rx_mode&gt;</w:delText>
              </w:r>
              <w:r w:rsidDel="000934B8">
                <w:tab/>
              </w:r>
              <w:r w:rsidRPr="003C0647" w:rsidDel="000934B8">
                <w:delText>0</w:delText>
              </w:r>
              <w:r w:rsidDel="000934B8">
                <w:tab/>
                <w:delText>Disable</w:delText>
              </w:r>
            </w:del>
          </w:p>
          <w:p w14:paraId="5A7B1D22" w14:textId="75120A62" w:rsidR="00AD6DB4" w:rsidDel="000934B8" w:rsidRDefault="00AD6DB4" w:rsidP="00166AF3">
            <w:pPr>
              <w:pStyle w:val="TableBody"/>
              <w:rPr>
                <w:del w:id="13686" w:author="Alban Roche" w:date="2017-08-02T16:40:00Z"/>
              </w:rPr>
            </w:pPr>
            <w:del w:id="13687" w:author="Alban Roche" w:date="2017-08-02T16:40:00Z">
              <w:r w:rsidDel="000934B8">
                <w:tab/>
              </w:r>
              <w:r w:rsidDel="000934B8">
                <w:tab/>
              </w:r>
              <w:commentRangeStart w:id="13688"/>
              <w:r w:rsidRPr="003C0647" w:rsidDel="000934B8">
                <w:rPr>
                  <w:u w:val="single"/>
                </w:rPr>
                <w:delText>1</w:delText>
              </w:r>
              <w:r w:rsidDel="000934B8">
                <w:tab/>
                <w:delText>Enable</w:delText>
              </w:r>
              <w:r w:rsidR="00C47E85" w:rsidDel="000934B8">
                <w:delText xml:space="preserve"> (handset profile default)</w:delText>
              </w:r>
              <w:commentRangeEnd w:id="13688"/>
              <w:r w:rsidR="00C47E85" w:rsidDel="000934B8">
                <w:rPr>
                  <w:rStyle w:val="CommentReference"/>
                  <w:rFonts w:ascii="Verdana" w:hAnsi="Verdana" w:cs="Times New Roman"/>
                  <w:lang w:eastAsia="en-US"/>
                </w:rPr>
                <w:commentReference w:id="13688"/>
              </w:r>
            </w:del>
          </w:p>
          <w:p w14:paraId="40197A97" w14:textId="50255626" w:rsidR="00AD6DB4" w:rsidRPr="006928C8" w:rsidDel="000934B8" w:rsidRDefault="00AD6DB4" w:rsidP="00166AF3">
            <w:pPr>
              <w:pStyle w:val="TableBody"/>
              <w:rPr>
                <w:del w:id="13689" w:author="Alban Roche" w:date="2017-08-02T16:40:00Z"/>
                <w:sz w:val="14"/>
                <w:szCs w:val="14"/>
              </w:rPr>
            </w:pPr>
          </w:p>
          <w:p w14:paraId="2C80D982" w14:textId="4DCBF8A8" w:rsidR="00AD6DB4" w:rsidRPr="00D607BB" w:rsidDel="000934B8" w:rsidRDefault="00AD6DB4" w:rsidP="00166AF3">
            <w:pPr>
              <w:pStyle w:val="TableBody"/>
              <w:rPr>
                <w:del w:id="13690" w:author="Alban Roche" w:date="2017-08-02T16:40:00Z"/>
              </w:rPr>
            </w:pPr>
            <w:del w:id="13691" w:author="Alban Roche" w:date="2017-08-02T16:40:00Z">
              <w:r w:rsidRPr="00E0527E" w:rsidDel="000934B8">
                <w:rPr>
                  <w:b/>
                </w:rPr>
                <w:delText>&lt;tx_mode&gt;</w:delText>
              </w:r>
              <w:r w:rsidDel="000934B8">
                <w:tab/>
              </w:r>
              <w:r w:rsidRPr="003C0647" w:rsidDel="000934B8">
                <w:delText>0</w:delText>
              </w:r>
              <w:r w:rsidDel="000934B8">
                <w:tab/>
                <w:delText>Disable</w:delText>
              </w:r>
            </w:del>
          </w:p>
          <w:p w14:paraId="66252438" w14:textId="2B775589" w:rsidR="00AD6DB4" w:rsidRPr="00E0527E" w:rsidDel="000934B8" w:rsidRDefault="00AD6DB4" w:rsidP="00166AF3">
            <w:pPr>
              <w:pStyle w:val="TableBody"/>
              <w:rPr>
                <w:del w:id="13692" w:author="Alban Roche" w:date="2017-08-02T16:40:00Z"/>
              </w:rPr>
            </w:pPr>
            <w:del w:id="13693" w:author="Alban Roche" w:date="2017-08-02T16:40:00Z">
              <w:r w:rsidDel="000934B8">
                <w:tab/>
              </w:r>
              <w:r w:rsidDel="000934B8">
                <w:tab/>
              </w:r>
              <w:commentRangeStart w:id="13694"/>
              <w:r w:rsidRPr="003C0647" w:rsidDel="000934B8">
                <w:rPr>
                  <w:u w:val="single"/>
                </w:rPr>
                <w:delText>1</w:delText>
              </w:r>
              <w:r w:rsidDel="000934B8">
                <w:tab/>
                <w:delText>Enable</w:delText>
              </w:r>
              <w:r w:rsidR="00C47E85" w:rsidDel="000934B8">
                <w:delText xml:space="preserve"> (handset profile default)</w:delText>
              </w:r>
              <w:commentRangeEnd w:id="13694"/>
              <w:r w:rsidR="00C47E85" w:rsidDel="000934B8">
                <w:rPr>
                  <w:rStyle w:val="CommentReference"/>
                  <w:rFonts w:ascii="Verdana" w:hAnsi="Verdana" w:cs="Times New Roman"/>
                  <w:lang w:eastAsia="en-US"/>
                </w:rPr>
                <w:commentReference w:id="13694"/>
              </w:r>
            </w:del>
          </w:p>
        </w:tc>
      </w:tr>
      <w:tr w:rsidR="00AD6DB4" w:rsidRPr="00671C8B" w:rsidDel="000934B8" w14:paraId="49838CE3" w14:textId="5D8AD59A" w:rsidTr="00166AF3">
        <w:trPr>
          <w:trHeight w:val="35"/>
          <w:del w:id="13695" w:author="Alban Roche" w:date="2017-08-02T16:40:00Z"/>
        </w:trPr>
        <w:tc>
          <w:tcPr>
            <w:tcW w:w="1728" w:type="dxa"/>
          </w:tcPr>
          <w:p w14:paraId="174BDDC1" w14:textId="0F7ABB70" w:rsidR="00AD6DB4" w:rsidDel="000934B8" w:rsidRDefault="00AD6DB4" w:rsidP="00166AF3">
            <w:pPr>
              <w:pStyle w:val="TableBody"/>
              <w:rPr>
                <w:del w:id="13696" w:author="Alban Roche" w:date="2017-08-02T16:40:00Z"/>
              </w:rPr>
            </w:pPr>
            <w:del w:id="13697" w:author="Alban Roche" w:date="2017-08-02T16:40:00Z">
              <w:r w:rsidRPr="00682FAD" w:rsidDel="000934B8">
                <w:rPr>
                  <w:u w:val="single"/>
                </w:rPr>
                <w:delText>Reference</w:delText>
              </w:r>
            </w:del>
          </w:p>
          <w:p w14:paraId="5486E61E" w14:textId="2034FE0F" w:rsidR="00AD6DB4" w:rsidRPr="00682FAD" w:rsidDel="000934B8" w:rsidRDefault="00AD6DB4" w:rsidP="00166AF3">
            <w:pPr>
              <w:pStyle w:val="TableBody"/>
              <w:rPr>
                <w:del w:id="13698" w:author="Alban Roche" w:date="2017-08-02T16:40:00Z"/>
              </w:rPr>
            </w:pPr>
            <w:del w:id="13699" w:author="Alban Roche" w:date="2017-08-02T16:40:00Z">
              <w:r w:rsidDel="000934B8">
                <w:delText>Sierra Wireless Proprietary</w:delText>
              </w:r>
            </w:del>
          </w:p>
        </w:tc>
        <w:tc>
          <w:tcPr>
            <w:tcW w:w="7560" w:type="dxa"/>
          </w:tcPr>
          <w:p w14:paraId="5636DECB" w14:textId="13AE6222" w:rsidR="00AD6DB4" w:rsidDel="000934B8" w:rsidRDefault="00AD6DB4" w:rsidP="00166AF3">
            <w:pPr>
              <w:pStyle w:val="TableBody"/>
              <w:rPr>
                <w:del w:id="13700" w:author="Alban Roche" w:date="2017-08-02T16:40:00Z"/>
              </w:rPr>
            </w:pPr>
            <w:del w:id="13701" w:author="Alban Roche" w:date="2017-08-02T16:40:00Z">
              <w:r w:rsidDel="000934B8">
                <w:rPr>
                  <w:u w:val="single"/>
                </w:rPr>
                <w:delText>Notes</w:delText>
              </w:r>
            </w:del>
          </w:p>
          <w:p w14:paraId="120E000B" w14:textId="66E1B27A" w:rsidR="00AD6DB4" w:rsidDel="000934B8" w:rsidRDefault="00AD6DB4" w:rsidP="0059466D">
            <w:pPr>
              <w:pStyle w:val="TableBody"/>
              <w:numPr>
                <w:ilvl w:val="0"/>
                <w:numId w:val="110"/>
              </w:numPr>
              <w:rPr>
                <w:del w:id="13702" w:author="Alban Roche" w:date="2017-08-02T16:40:00Z"/>
              </w:rPr>
            </w:pPr>
            <w:del w:id="13703" w:author="Alban Roche" w:date="2017-08-02T16:40:00Z">
              <w:r w:rsidDel="000934B8">
                <w:delText>Settings will take effect immediately.</w:delText>
              </w:r>
            </w:del>
          </w:p>
          <w:p w14:paraId="3E2467DC" w14:textId="4C2F39FE" w:rsidR="00AD6DB4" w:rsidDel="000934B8" w:rsidRDefault="00AD6DB4" w:rsidP="0059466D">
            <w:pPr>
              <w:pStyle w:val="TableBody"/>
              <w:numPr>
                <w:ilvl w:val="0"/>
                <w:numId w:val="110"/>
              </w:numPr>
              <w:rPr>
                <w:del w:id="13704" w:author="Alban Roche" w:date="2017-08-02T16:40:00Z"/>
              </w:rPr>
            </w:pPr>
            <w:del w:id="13705" w:author="Alban Roche" w:date="2017-08-02T16:40:00Z">
              <w:r w:rsidDel="000934B8">
                <w:delText>Parameters are saved and kept after reset.</w:delText>
              </w:r>
            </w:del>
          </w:p>
          <w:p w14:paraId="5AB651EB" w14:textId="43C7C6ED" w:rsidR="00AD6DB4" w:rsidDel="000934B8" w:rsidRDefault="00AD6DB4" w:rsidP="0059466D">
            <w:pPr>
              <w:pStyle w:val="TableBody"/>
              <w:numPr>
                <w:ilvl w:val="0"/>
                <w:numId w:val="110"/>
              </w:numPr>
              <w:rPr>
                <w:del w:id="13706" w:author="Alban Roche" w:date="2017-08-02T16:40:00Z"/>
              </w:rPr>
            </w:pPr>
            <w:del w:id="13707" w:author="Alban Roche" w:date="2017-08-02T16:40:00Z">
              <w:r w:rsidDel="000934B8">
                <w:delText>This command can be used without a SIM card.</w:delText>
              </w:r>
            </w:del>
          </w:p>
          <w:p w14:paraId="07D38346" w14:textId="0E4BEB2A" w:rsidR="00C47E85" w:rsidDel="000934B8" w:rsidRDefault="00C47E85" w:rsidP="0059466D">
            <w:pPr>
              <w:pStyle w:val="TableBody"/>
              <w:numPr>
                <w:ilvl w:val="0"/>
                <w:numId w:val="110"/>
              </w:numPr>
              <w:rPr>
                <w:del w:id="13708" w:author="Alban Roche" w:date="2017-08-02T16:40:00Z"/>
              </w:rPr>
            </w:pPr>
            <w:commentRangeStart w:id="13709"/>
            <w:del w:id="13710" w:author="Alban Roche" w:date="2017-08-02T16:40:00Z">
              <w:r w:rsidDel="000934B8">
                <w:delText>+VIP can affect the value of this command’s parameters.</w:delText>
              </w:r>
              <w:commentRangeEnd w:id="13709"/>
              <w:r w:rsidDel="000934B8">
                <w:rPr>
                  <w:rStyle w:val="CommentReference"/>
                  <w:rFonts w:ascii="Verdana" w:hAnsi="Verdana" w:cs="Times New Roman"/>
                  <w:lang w:eastAsia="en-US"/>
                </w:rPr>
                <w:commentReference w:id="13709"/>
              </w:r>
            </w:del>
          </w:p>
          <w:p w14:paraId="15B12FCD" w14:textId="5BCCDEC3" w:rsidR="00D90C96" w:rsidRPr="00682FAD" w:rsidDel="000934B8" w:rsidRDefault="00D90C96" w:rsidP="0059466D">
            <w:pPr>
              <w:pStyle w:val="TableBody"/>
              <w:numPr>
                <w:ilvl w:val="0"/>
                <w:numId w:val="110"/>
              </w:numPr>
              <w:rPr>
                <w:del w:id="13711" w:author="Alban Roche" w:date="2017-08-02T16:40:00Z"/>
              </w:rPr>
            </w:pPr>
            <w:del w:id="13712" w:author="Alban Roche" w:date="2017-08-02T16:40:00Z">
              <w:r w:rsidDel="000934B8">
                <w:delText>This command is supported on the HL7618RD when using a VoLTE-capable software.</w:delText>
              </w:r>
            </w:del>
          </w:p>
        </w:tc>
      </w:tr>
      <w:tr w:rsidR="00AD6DB4" w:rsidRPr="00671C8B" w:rsidDel="000934B8" w14:paraId="60AED0D2" w14:textId="6E6DFF1D" w:rsidTr="00166AF3">
        <w:trPr>
          <w:cantSplit w:val="0"/>
          <w:trHeight w:val="35"/>
          <w:del w:id="13713" w:author="Alban Roche" w:date="2017-08-02T16:40:00Z"/>
        </w:trPr>
        <w:tc>
          <w:tcPr>
            <w:tcW w:w="1728" w:type="dxa"/>
          </w:tcPr>
          <w:p w14:paraId="56C0A9E5" w14:textId="2815AD4A" w:rsidR="00AD6DB4" w:rsidRPr="00E0527E" w:rsidDel="000934B8" w:rsidRDefault="00AD6DB4" w:rsidP="00166AF3">
            <w:pPr>
              <w:pStyle w:val="TableBody"/>
              <w:rPr>
                <w:del w:id="13714" w:author="Alban Roche" w:date="2017-08-02T16:40:00Z"/>
                <w:u w:val="single"/>
              </w:rPr>
            </w:pPr>
            <w:del w:id="13715" w:author="Alban Roche" w:date="2017-08-02T16:40:00Z">
              <w:r w:rsidRPr="00E0527E" w:rsidDel="000934B8">
                <w:rPr>
                  <w:u w:val="single"/>
                </w:rPr>
                <w:delText>Examples</w:delText>
              </w:r>
            </w:del>
          </w:p>
        </w:tc>
        <w:tc>
          <w:tcPr>
            <w:tcW w:w="7560" w:type="dxa"/>
          </w:tcPr>
          <w:p w14:paraId="38429055" w14:textId="341C2CDC" w:rsidR="00AD6DB4" w:rsidRPr="00E0527E" w:rsidDel="000934B8" w:rsidRDefault="00AD6DB4" w:rsidP="00166AF3">
            <w:pPr>
              <w:pStyle w:val="TableBody"/>
              <w:rPr>
                <w:del w:id="13716" w:author="Alban Roche" w:date="2017-08-02T16:40:00Z"/>
              </w:rPr>
            </w:pPr>
            <w:del w:id="13717" w:author="Alban Roche" w:date="2017-08-02T16:40:00Z">
              <w:r w:rsidRPr="00E0527E" w:rsidDel="000934B8">
                <w:rPr>
                  <w:b/>
                </w:rPr>
                <w:delText>AT+VIP?</w:delText>
              </w:r>
              <w:r w:rsidDel="000934B8">
                <w:tab/>
              </w:r>
              <w:r w:rsidDel="000934B8">
                <w:tab/>
                <w:delText>//</w:delText>
              </w:r>
              <w:r w:rsidRPr="00E0527E" w:rsidDel="000934B8">
                <w:delText>Check the current audio profile</w:delText>
              </w:r>
            </w:del>
          </w:p>
          <w:p w14:paraId="6CA7D40F" w14:textId="50AC37D1" w:rsidR="00AD6DB4" w:rsidRPr="00E0527E" w:rsidDel="000934B8" w:rsidRDefault="00AD6DB4" w:rsidP="00166AF3">
            <w:pPr>
              <w:pStyle w:val="TableBody"/>
              <w:rPr>
                <w:del w:id="13718" w:author="Alban Roche" w:date="2017-08-02T16:40:00Z"/>
                <w:b/>
              </w:rPr>
            </w:pPr>
            <w:del w:id="13719" w:author="Alban Roche" w:date="2017-08-02T16:40:00Z">
              <w:r w:rsidRPr="00E0527E" w:rsidDel="000934B8">
                <w:rPr>
                  <w:b/>
                </w:rPr>
                <w:delText>+VIP: 0</w:delText>
              </w:r>
            </w:del>
          </w:p>
          <w:p w14:paraId="7D7F32B7" w14:textId="0C926894" w:rsidR="00AD6DB4" w:rsidRPr="00E0527E" w:rsidDel="000934B8" w:rsidRDefault="00AD6DB4" w:rsidP="00166AF3">
            <w:pPr>
              <w:pStyle w:val="TableBody"/>
              <w:rPr>
                <w:del w:id="13720" w:author="Alban Roche" w:date="2017-08-02T16:40:00Z"/>
                <w:b/>
              </w:rPr>
            </w:pPr>
            <w:del w:id="13721" w:author="Alban Roche" w:date="2017-08-02T16:40:00Z">
              <w:r w:rsidRPr="00E0527E" w:rsidDel="000934B8">
                <w:rPr>
                  <w:b/>
                </w:rPr>
                <w:delText>OK</w:delText>
              </w:r>
              <w:r w:rsidRPr="00E0527E" w:rsidDel="000934B8">
                <w:rPr>
                  <w:b/>
                </w:rPr>
                <w:tab/>
              </w:r>
            </w:del>
          </w:p>
          <w:p w14:paraId="13C98CA5" w14:textId="67C2AB0A" w:rsidR="00AD6DB4" w:rsidRPr="006928C8" w:rsidDel="000934B8" w:rsidRDefault="00AD6DB4" w:rsidP="00166AF3">
            <w:pPr>
              <w:pStyle w:val="TableBody"/>
              <w:rPr>
                <w:del w:id="13722" w:author="Alban Roche" w:date="2017-08-02T16:40:00Z"/>
                <w:sz w:val="14"/>
                <w:szCs w:val="14"/>
              </w:rPr>
            </w:pPr>
          </w:p>
          <w:p w14:paraId="36255AA7" w14:textId="567A21EE" w:rsidR="00AD6DB4" w:rsidRPr="00E0527E" w:rsidDel="000934B8" w:rsidRDefault="00AD6DB4" w:rsidP="00166AF3">
            <w:pPr>
              <w:pStyle w:val="TableBody"/>
              <w:rPr>
                <w:del w:id="13723" w:author="Alban Roche" w:date="2017-08-02T16:40:00Z"/>
                <w:b/>
              </w:rPr>
            </w:pPr>
            <w:del w:id="13724" w:author="Alban Roche" w:date="2017-08-02T16:40:00Z">
              <w:r w:rsidRPr="00E0527E" w:rsidDel="000934B8">
                <w:rPr>
                  <w:b/>
                </w:rPr>
                <w:delText>AT+KPC=?</w:delText>
              </w:r>
              <w:r w:rsidRPr="00E0527E" w:rsidDel="000934B8">
                <w:rPr>
                  <w:b/>
                </w:rPr>
                <w:tab/>
              </w:r>
            </w:del>
          </w:p>
          <w:p w14:paraId="521381CC" w14:textId="5E2C9D2B" w:rsidR="00AD6DB4" w:rsidRPr="00E0527E" w:rsidDel="000934B8" w:rsidRDefault="00AD6DB4" w:rsidP="00166AF3">
            <w:pPr>
              <w:pStyle w:val="TableBody"/>
              <w:rPr>
                <w:del w:id="13725" w:author="Alban Roche" w:date="2017-08-02T16:40:00Z"/>
                <w:b/>
              </w:rPr>
            </w:pPr>
            <w:del w:id="13726" w:author="Alban Roche" w:date="2017-08-02T16:40:00Z">
              <w:r w:rsidRPr="00E0527E" w:rsidDel="000934B8">
                <w:rPr>
                  <w:b/>
                </w:rPr>
                <w:delText>+KPC: (0-1),(0-1)</w:delText>
              </w:r>
            </w:del>
          </w:p>
          <w:p w14:paraId="516753BD" w14:textId="567FF302" w:rsidR="00AD6DB4" w:rsidRPr="00E0527E" w:rsidDel="000934B8" w:rsidRDefault="00AD6DB4" w:rsidP="00166AF3">
            <w:pPr>
              <w:pStyle w:val="TableBody"/>
              <w:rPr>
                <w:del w:id="13727" w:author="Alban Roche" w:date="2017-08-02T16:40:00Z"/>
                <w:b/>
              </w:rPr>
            </w:pPr>
            <w:del w:id="13728" w:author="Alban Roche" w:date="2017-08-02T16:40:00Z">
              <w:r w:rsidRPr="00E0527E" w:rsidDel="000934B8">
                <w:rPr>
                  <w:b/>
                </w:rPr>
                <w:delText>OK</w:delText>
              </w:r>
            </w:del>
          </w:p>
          <w:p w14:paraId="04045155" w14:textId="059A67BA" w:rsidR="00AD6DB4" w:rsidDel="000934B8" w:rsidRDefault="00AD6DB4" w:rsidP="00166AF3">
            <w:pPr>
              <w:pStyle w:val="TableBody"/>
              <w:rPr>
                <w:del w:id="13729" w:author="Alban Roche" w:date="2017-08-02T16:40:00Z"/>
              </w:rPr>
            </w:pPr>
          </w:p>
          <w:p w14:paraId="34B0CAEC" w14:textId="0F89EF70" w:rsidR="00AD6DB4" w:rsidRPr="00DF3DCB" w:rsidDel="000934B8" w:rsidRDefault="00AD6DB4" w:rsidP="00166AF3">
            <w:pPr>
              <w:pStyle w:val="TableBody"/>
              <w:rPr>
                <w:del w:id="13730" w:author="Alban Roche" w:date="2017-08-02T16:40:00Z"/>
                <w:sz w:val="14"/>
                <w:szCs w:val="14"/>
              </w:rPr>
            </w:pPr>
          </w:p>
          <w:p w14:paraId="7D659D8B" w14:textId="302F7D8B" w:rsidR="00AD6DB4" w:rsidRPr="00E0527E" w:rsidDel="000934B8" w:rsidRDefault="00AD6DB4" w:rsidP="00166AF3">
            <w:pPr>
              <w:pStyle w:val="TableBody"/>
              <w:rPr>
                <w:del w:id="13731" w:author="Alban Roche" w:date="2017-08-02T16:40:00Z"/>
              </w:rPr>
            </w:pPr>
            <w:del w:id="13732" w:author="Alban Roche" w:date="2017-08-02T16:40:00Z">
              <w:r w:rsidRPr="00E0527E" w:rsidDel="000934B8">
                <w:rPr>
                  <w:b/>
                </w:rPr>
                <w:delText>AT+KPC?</w:delText>
              </w:r>
              <w:r w:rsidDel="000934B8">
                <w:tab/>
              </w:r>
              <w:r w:rsidDel="000934B8">
                <w:tab/>
                <w:delText>//</w:delText>
              </w:r>
              <w:r w:rsidRPr="00D607BB" w:rsidDel="000934B8">
                <w:delText>Shows the current value</w:delText>
              </w:r>
            </w:del>
          </w:p>
          <w:p w14:paraId="3E59C738" w14:textId="1A24394D" w:rsidR="00AD6DB4" w:rsidRPr="00E0527E" w:rsidDel="000934B8" w:rsidRDefault="00AD6DB4" w:rsidP="00166AF3">
            <w:pPr>
              <w:pStyle w:val="TableBody"/>
              <w:rPr>
                <w:del w:id="13733" w:author="Alban Roche" w:date="2017-08-02T16:40:00Z"/>
                <w:b/>
              </w:rPr>
            </w:pPr>
            <w:del w:id="13734" w:author="Alban Roche" w:date="2017-08-02T16:40:00Z">
              <w:r w:rsidRPr="00E0527E" w:rsidDel="000934B8">
                <w:rPr>
                  <w:b/>
                </w:rPr>
                <w:delText>+KPC: 0,0</w:delText>
              </w:r>
            </w:del>
          </w:p>
          <w:p w14:paraId="153C9493" w14:textId="59969F65" w:rsidR="00AD6DB4" w:rsidRPr="00E0527E" w:rsidDel="000934B8" w:rsidRDefault="00AD6DB4" w:rsidP="00166AF3">
            <w:pPr>
              <w:pStyle w:val="TableBody"/>
              <w:rPr>
                <w:del w:id="13735" w:author="Alban Roche" w:date="2017-08-02T16:40:00Z"/>
                <w:b/>
              </w:rPr>
            </w:pPr>
            <w:del w:id="13736" w:author="Alban Roche" w:date="2017-08-02T16:40:00Z">
              <w:r w:rsidRPr="00E0527E" w:rsidDel="000934B8">
                <w:rPr>
                  <w:b/>
                </w:rPr>
                <w:delText>OK</w:delText>
              </w:r>
              <w:r w:rsidRPr="00E0527E" w:rsidDel="000934B8">
                <w:rPr>
                  <w:b/>
                </w:rPr>
                <w:tab/>
              </w:r>
            </w:del>
          </w:p>
          <w:p w14:paraId="501C8E16" w14:textId="026DBFD6" w:rsidR="00AD6DB4" w:rsidRPr="00E90D68" w:rsidDel="000934B8" w:rsidRDefault="00AD6DB4" w:rsidP="00166AF3">
            <w:pPr>
              <w:pStyle w:val="TableBody"/>
              <w:rPr>
                <w:del w:id="13737" w:author="Alban Roche" w:date="2017-08-02T16:40:00Z"/>
              </w:rPr>
            </w:pPr>
          </w:p>
          <w:p w14:paraId="7283D527" w14:textId="4C182DF8" w:rsidR="00AD6DB4" w:rsidRPr="00E0527E" w:rsidDel="000934B8" w:rsidRDefault="00AD6DB4" w:rsidP="00166AF3">
            <w:pPr>
              <w:pStyle w:val="TableBody"/>
              <w:rPr>
                <w:del w:id="13738" w:author="Alban Roche" w:date="2017-08-02T16:40:00Z"/>
              </w:rPr>
            </w:pPr>
            <w:del w:id="13739" w:author="Alban Roche" w:date="2017-08-02T16:40:00Z">
              <w:r w:rsidRPr="00E0527E" w:rsidDel="000934B8">
                <w:rPr>
                  <w:b/>
                </w:rPr>
                <w:delText>AT+KPC=1,0</w:delText>
              </w:r>
              <w:r w:rsidRPr="00E0527E" w:rsidDel="000934B8">
                <w:rPr>
                  <w:b/>
                </w:rPr>
                <w:tab/>
              </w:r>
              <w:r w:rsidDel="000934B8">
                <w:tab/>
                <w:delText>//</w:delText>
              </w:r>
              <w:r w:rsidRPr="00D607BB" w:rsidDel="000934B8">
                <w:delText>Activate the rx peak compressor</w:delText>
              </w:r>
            </w:del>
          </w:p>
          <w:p w14:paraId="46954057" w14:textId="162CD58A" w:rsidR="00AD6DB4" w:rsidRPr="00E0527E" w:rsidDel="000934B8" w:rsidRDefault="00AD6DB4" w:rsidP="00166AF3">
            <w:pPr>
              <w:pStyle w:val="TableBody"/>
              <w:rPr>
                <w:del w:id="13740" w:author="Alban Roche" w:date="2017-08-02T16:40:00Z"/>
                <w:b/>
              </w:rPr>
            </w:pPr>
            <w:del w:id="13741" w:author="Alban Roche" w:date="2017-08-02T16:40:00Z">
              <w:r w:rsidRPr="00E0527E" w:rsidDel="000934B8">
                <w:rPr>
                  <w:b/>
                </w:rPr>
                <w:delText>OK</w:delText>
              </w:r>
            </w:del>
          </w:p>
          <w:p w14:paraId="66D21727" w14:textId="5108CC6C" w:rsidR="00AD6DB4" w:rsidRPr="006928C8" w:rsidDel="000934B8" w:rsidRDefault="00AD6DB4" w:rsidP="00166AF3">
            <w:pPr>
              <w:pStyle w:val="TableBody"/>
              <w:rPr>
                <w:del w:id="13742" w:author="Alban Roche" w:date="2017-08-02T16:40:00Z"/>
              </w:rPr>
            </w:pPr>
          </w:p>
          <w:p w14:paraId="24CF334C" w14:textId="19CEB50A" w:rsidR="00AD6DB4" w:rsidRPr="00E0527E" w:rsidDel="000934B8" w:rsidRDefault="00AD6DB4" w:rsidP="00166AF3">
            <w:pPr>
              <w:pStyle w:val="TableBody"/>
              <w:rPr>
                <w:del w:id="13743" w:author="Alban Roche" w:date="2017-08-02T16:40:00Z"/>
                <w:b/>
              </w:rPr>
            </w:pPr>
            <w:del w:id="13744" w:author="Alban Roche" w:date="2017-08-02T16:40:00Z">
              <w:r w:rsidRPr="00E0527E" w:rsidDel="000934B8">
                <w:rPr>
                  <w:b/>
                </w:rPr>
                <w:delText>AT+KPC?</w:delText>
              </w:r>
              <w:r w:rsidRPr="00E0527E" w:rsidDel="000934B8">
                <w:rPr>
                  <w:b/>
                </w:rPr>
                <w:tab/>
              </w:r>
            </w:del>
          </w:p>
          <w:p w14:paraId="3BEFB550" w14:textId="74962965" w:rsidR="00AD6DB4" w:rsidRPr="00E0527E" w:rsidDel="000934B8" w:rsidRDefault="00AD6DB4" w:rsidP="00166AF3">
            <w:pPr>
              <w:pStyle w:val="TableBody"/>
              <w:rPr>
                <w:del w:id="13745" w:author="Alban Roche" w:date="2017-08-02T16:40:00Z"/>
                <w:b/>
              </w:rPr>
            </w:pPr>
            <w:del w:id="13746" w:author="Alban Roche" w:date="2017-08-02T16:40:00Z">
              <w:r w:rsidRPr="00E0527E" w:rsidDel="000934B8">
                <w:rPr>
                  <w:b/>
                </w:rPr>
                <w:delText>+KPC: 1,0</w:delText>
              </w:r>
            </w:del>
          </w:p>
          <w:p w14:paraId="760B9B92" w14:textId="1A771DCB" w:rsidR="00AD6DB4" w:rsidRPr="00E0527E" w:rsidDel="000934B8" w:rsidRDefault="00AD6DB4" w:rsidP="00166AF3">
            <w:pPr>
              <w:pStyle w:val="TableBody"/>
              <w:rPr>
                <w:del w:id="13747" w:author="Alban Roche" w:date="2017-08-02T16:40:00Z"/>
                <w:b/>
              </w:rPr>
            </w:pPr>
            <w:del w:id="13748" w:author="Alban Roche" w:date="2017-08-02T16:40:00Z">
              <w:r w:rsidRPr="00E0527E" w:rsidDel="000934B8">
                <w:rPr>
                  <w:b/>
                </w:rPr>
                <w:delText>OK</w:delText>
              </w:r>
              <w:r w:rsidRPr="00E0527E" w:rsidDel="000934B8">
                <w:rPr>
                  <w:b/>
                </w:rPr>
                <w:tab/>
              </w:r>
            </w:del>
          </w:p>
          <w:p w14:paraId="365C2441" w14:textId="66BEA4FF" w:rsidR="00AD6DB4" w:rsidRPr="00F425F8" w:rsidDel="000934B8" w:rsidRDefault="00AD6DB4" w:rsidP="00166AF3">
            <w:pPr>
              <w:pStyle w:val="TableBody"/>
              <w:rPr>
                <w:del w:id="13749" w:author="Alban Roche" w:date="2017-08-02T16:40:00Z"/>
              </w:rPr>
            </w:pPr>
          </w:p>
          <w:p w14:paraId="07E7A0F7" w14:textId="1646675E" w:rsidR="00AD6DB4" w:rsidRPr="00E0527E" w:rsidDel="000934B8" w:rsidRDefault="00AD6DB4" w:rsidP="00166AF3">
            <w:pPr>
              <w:pStyle w:val="TableBody"/>
              <w:rPr>
                <w:del w:id="13750" w:author="Alban Roche" w:date="2017-08-02T16:40:00Z"/>
              </w:rPr>
            </w:pPr>
            <w:del w:id="13751" w:author="Alban Roche" w:date="2017-08-02T16:40:00Z">
              <w:r w:rsidRPr="00E0527E" w:rsidDel="000934B8">
                <w:rPr>
                  <w:b/>
                </w:rPr>
                <w:delText>AT+VIP=1</w:delText>
              </w:r>
              <w:r w:rsidDel="000934B8">
                <w:tab/>
              </w:r>
              <w:r w:rsidDel="000934B8">
                <w:tab/>
                <w:delText>//</w:delText>
              </w:r>
              <w:r w:rsidRPr="00D607BB" w:rsidDel="000934B8">
                <w:delText>Switch to headset profile</w:delText>
              </w:r>
            </w:del>
          </w:p>
          <w:p w14:paraId="5C16E4EB" w14:textId="42407F2C" w:rsidR="00AD6DB4" w:rsidRPr="00E0527E" w:rsidDel="000934B8" w:rsidRDefault="00AD6DB4" w:rsidP="00166AF3">
            <w:pPr>
              <w:pStyle w:val="TableBody"/>
              <w:rPr>
                <w:del w:id="13752" w:author="Alban Roche" w:date="2017-08-02T16:40:00Z"/>
                <w:b/>
              </w:rPr>
            </w:pPr>
            <w:del w:id="13753" w:author="Alban Roche" w:date="2017-08-02T16:40:00Z">
              <w:r w:rsidRPr="00E0527E" w:rsidDel="000934B8">
                <w:rPr>
                  <w:b/>
                </w:rPr>
                <w:delText>OK</w:delText>
              </w:r>
            </w:del>
          </w:p>
          <w:p w14:paraId="7558E642" w14:textId="3F5B8563" w:rsidR="00AD6DB4" w:rsidRPr="00E90D68" w:rsidDel="000934B8" w:rsidRDefault="00AD6DB4" w:rsidP="00166AF3">
            <w:pPr>
              <w:pStyle w:val="TableBody"/>
              <w:rPr>
                <w:del w:id="13754" w:author="Alban Roche" w:date="2017-08-02T16:40:00Z"/>
              </w:rPr>
            </w:pPr>
          </w:p>
          <w:p w14:paraId="6E86587A" w14:textId="1D5FF811" w:rsidR="00AD6DB4" w:rsidRPr="00E0527E" w:rsidDel="000934B8" w:rsidRDefault="00AD6DB4" w:rsidP="00166AF3">
            <w:pPr>
              <w:pStyle w:val="TableBody"/>
              <w:rPr>
                <w:del w:id="13755" w:author="Alban Roche" w:date="2017-08-02T16:40:00Z"/>
                <w:b/>
              </w:rPr>
            </w:pPr>
            <w:del w:id="13756" w:author="Alban Roche" w:date="2017-08-02T16:40:00Z">
              <w:r w:rsidRPr="00E0527E" w:rsidDel="000934B8">
                <w:rPr>
                  <w:b/>
                </w:rPr>
                <w:delText>AT+KPC?</w:delText>
              </w:r>
              <w:r w:rsidRPr="00E0527E" w:rsidDel="000934B8">
                <w:rPr>
                  <w:b/>
                </w:rPr>
                <w:tab/>
              </w:r>
            </w:del>
          </w:p>
          <w:p w14:paraId="32FD2CBE" w14:textId="1D43598F" w:rsidR="00AD6DB4" w:rsidRPr="00E0527E" w:rsidDel="000934B8" w:rsidRDefault="00AD6DB4" w:rsidP="00166AF3">
            <w:pPr>
              <w:pStyle w:val="TableBody"/>
              <w:rPr>
                <w:del w:id="13757" w:author="Alban Roche" w:date="2017-08-02T16:40:00Z"/>
              </w:rPr>
            </w:pPr>
            <w:del w:id="13758" w:author="Alban Roche" w:date="2017-08-02T16:40:00Z">
              <w:r w:rsidRPr="00E0527E" w:rsidDel="000934B8">
                <w:rPr>
                  <w:b/>
                </w:rPr>
                <w:delText>+KPC: 0,0</w:delText>
              </w:r>
              <w:r w:rsidDel="000934B8">
                <w:tab/>
              </w:r>
              <w:r w:rsidDel="000934B8">
                <w:tab/>
                <w:delText>//</w:delText>
              </w:r>
              <w:r w:rsidRPr="00E0527E" w:rsidDel="000934B8">
                <w:delText>Peak compressor status is differ</w:delText>
              </w:r>
              <w:r w:rsidRPr="00D607BB" w:rsidDel="000934B8">
                <w:delText>ent in different audio profiles</w:delText>
              </w:r>
            </w:del>
          </w:p>
          <w:p w14:paraId="35AA4892" w14:textId="21A5BDC5" w:rsidR="00AD6DB4" w:rsidRPr="00E0527E" w:rsidDel="000934B8" w:rsidRDefault="00AD6DB4" w:rsidP="00166AF3">
            <w:pPr>
              <w:pStyle w:val="TableBody"/>
              <w:rPr>
                <w:del w:id="13759" w:author="Alban Roche" w:date="2017-08-02T16:40:00Z"/>
                <w:b/>
              </w:rPr>
            </w:pPr>
            <w:del w:id="13760" w:author="Alban Roche" w:date="2017-08-02T16:40:00Z">
              <w:r w:rsidRPr="00E0527E" w:rsidDel="000934B8">
                <w:rPr>
                  <w:b/>
                </w:rPr>
                <w:delText>OK</w:delText>
              </w:r>
            </w:del>
          </w:p>
        </w:tc>
      </w:tr>
    </w:tbl>
    <w:p w14:paraId="2D8DE294" w14:textId="7B26554A" w:rsidR="00AD6DB4" w:rsidDel="000934B8" w:rsidRDefault="00AD6DB4" w:rsidP="0059466D">
      <w:pPr>
        <w:pStyle w:val="Heading2"/>
        <w:numPr>
          <w:ilvl w:val="1"/>
          <w:numId w:val="11"/>
        </w:numPr>
        <w:ind w:left="1080" w:hanging="1080"/>
        <w:rPr>
          <w:del w:id="13761" w:author="Alban Roche" w:date="2017-08-02T16:40:00Z"/>
        </w:rPr>
      </w:pPr>
      <w:bookmarkStart w:id="13762" w:name="_Toc460332496"/>
      <w:bookmarkStart w:id="13763" w:name="_Ref464489054"/>
      <w:bookmarkStart w:id="13764" w:name="_Ref464489055"/>
      <w:bookmarkStart w:id="13765" w:name="_Toc486251685"/>
      <w:bookmarkStart w:id="13766" w:name="_Ref489350713"/>
      <w:bookmarkStart w:id="13767" w:name="_Ref489350716"/>
      <w:commentRangeStart w:id="13768"/>
      <w:del w:id="13769" w:author="Alban Roche" w:date="2017-08-02T16:40:00Z">
        <w:r w:rsidDel="000934B8">
          <w:delText xml:space="preserve">+KST </w:delText>
        </w:r>
        <w:r w:rsidRPr="00671C8B" w:rsidDel="000934B8">
          <w:delText xml:space="preserve">Command: </w:delText>
        </w:r>
        <w:r w:rsidDel="000934B8">
          <w:delText>Side Tone</w:delText>
        </w:r>
        <w:bookmarkEnd w:id="13762"/>
        <w:bookmarkEnd w:id="13763"/>
        <w:bookmarkEnd w:id="13764"/>
        <w:commentRangeEnd w:id="13768"/>
        <w:r w:rsidDel="000934B8">
          <w:rPr>
            <w:rStyle w:val="CommentReference"/>
            <w:rFonts w:ascii="Verdana" w:eastAsia="Times New Roman" w:hAnsi="Verdana" w:cs="Times New Roman"/>
            <w:b w:val="0"/>
            <w:lang w:eastAsia="en-US"/>
          </w:rPr>
          <w:commentReference w:id="13768"/>
        </w:r>
        <w:bookmarkEnd w:id="13765"/>
        <w:bookmarkEnd w:id="13766"/>
        <w:bookmarkEnd w:id="13767"/>
      </w:del>
    </w:p>
    <w:p w14:paraId="373A1CE3" w14:textId="26AC3446" w:rsidR="00AD6DB4" w:rsidRPr="006B5B85" w:rsidDel="000934B8" w:rsidRDefault="00AD6DB4" w:rsidP="00AD6DB4">
      <w:pPr>
        <w:pStyle w:val="Note"/>
        <w:keepNext/>
        <w:rPr>
          <w:del w:id="13770" w:author="Alban Roche" w:date="2017-08-02T16:40:00Z"/>
        </w:rPr>
      </w:pPr>
      <w:del w:id="13771" w:author="Alban Roche" w:date="2017-08-02T16:40:00Z">
        <w:r w:rsidDel="000934B8">
          <w:delText>F</w:delText>
        </w:r>
        <w:r w:rsidRPr="00893AA7" w:rsidDel="000934B8">
          <w:delText xml:space="preserve">or </w:delText>
        </w:r>
        <w:r w:rsidR="00D90C96" w:rsidDel="000934B8">
          <w:delText xml:space="preserve">HL7618RD, </w:delText>
        </w:r>
        <w:r w:rsidDel="000934B8">
          <w:delText>HL7648, HL7688 and HL7692 only.</w:delText>
        </w:r>
      </w:del>
    </w:p>
    <w:tbl>
      <w:tblPr>
        <w:tblStyle w:val="TableSWIleft"/>
        <w:tblW w:w="9288" w:type="dxa"/>
        <w:tblLayout w:type="fixed"/>
        <w:tblLook w:val="04A0" w:firstRow="1" w:lastRow="0" w:firstColumn="1" w:lastColumn="0" w:noHBand="0" w:noVBand="1"/>
      </w:tblPr>
      <w:tblGrid>
        <w:gridCol w:w="1728"/>
        <w:gridCol w:w="7560"/>
      </w:tblGrid>
      <w:tr w:rsidR="00AD6DB4" w:rsidRPr="00671C8B" w:rsidDel="000934B8" w14:paraId="13994F77" w14:textId="10655816" w:rsidTr="00166AF3">
        <w:trPr>
          <w:cnfStyle w:val="100000000000" w:firstRow="1" w:lastRow="0" w:firstColumn="0" w:lastColumn="0" w:oddVBand="0" w:evenVBand="0" w:oddHBand="0" w:evenHBand="0" w:firstRowFirstColumn="0" w:firstRowLastColumn="0" w:lastRowFirstColumn="0" w:lastRowLastColumn="0"/>
          <w:del w:id="13772" w:author="Alban Roche" w:date="2017-08-02T16:40:00Z"/>
        </w:trPr>
        <w:tc>
          <w:tcPr>
            <w:tcW w:w="9288" w:type="dxa"/>
            <w:gridSpan w:val="2"/>
          </w:tcPr>
          <w:p w14:paraId="4B72F121" w14:textId="6AEC9036" w:rsidR="00AD6DB4" w:rsidRPr="00671C8B" w:rsidDel="000934B8" w:rsidRDefault="00D90C96" w:rsidP="00D90C96">
            <w:pPr>
              <w:pStyle w:val="TableRowHead"/>
              <w:spacing w:before="144" w:after="144"/>
              <w:rPr>
                <w:del w:id="13773" w:author="Alban Roche" w:date="2017-08-02T16:40:00Z"/>
                <w:bCs w:val="0"/>
              </w:rPr>
            </w:pPr>
            <w:commentRangeStart w:id="13774"/>
            <w:del w:id="13775" w:author="Alban Roche" w:date="2017-08-02T16:40:00Z">
              <w:r w:rsidDel="000934B8">
                <w:delText>HL7618RD</w:delText>
              </w:r>
              <w:commentRangeEnd w:id="13774"/>
              <w:r w:rsidDel="000934B8">
                <w:rPr>
                  <w:rStyle w:val="CommentReference"/>
                  <w:rFonts w:ascii="Verdana" w:hAnsi="Verdana"/>
                  <w:b w:val="0"/>
                  <w:bCs w:val="0"/>
                  <w:color w:val="3D3E40"/>
                  <w:spacing w:val="0"/>
                </w:rPr>
                <w:commentReference w:id="13774"/>
              </w:r>
              <w:r w:rsidDel="000934B8">
                <w:delText xml:space="preserve">, </w:delText>
              </w:r>
              <w:r w:rsidR="00AD6DB4" w:rsidDel="000934B8">
                <w:delText>HL7648, HL7688 and HL7692</w:delText>
              </w:r>
            </w:del>
          </w:p>
        </w:tc>
      </w:tr>
      <w:tr w:rsidR="00AD6DB4" w:rsidRPr="00671C8B" w:rsidDel="000934B8" w14:paraId="1236316C" w14:textId="6AD0BB20" w:rsidTr="00166AF3">
        <w:trPr>
          <w:trHeight w:val="35"/>
          <w:del w:id="13776" w:author="Alban Roche" w:date="2017-08-02T16:40:00Z"/>
        </w:trPr>
        <w:tc>
          <w:tcPr>
            <w:tcW w:w="1728" w:type="dxa"/>
          </w:tcPr>
          <w:p w14:paraId="7B8A3EDA" w14:textId="0506F204" w:rsidR="00AD6DB4" w:rsidRPr="00671C8B" w:rsidDel="000934B8" w:rsidRDefault="00AD6DB4" w:rsidP="00166AF3">
            <w:pPr>
              <w:pStyle w:val="TableBody"/>
              <w:rPr>
                <w:del w:id="13777" w:author="Alban Roche" w:date="2017-08-02T16:40:00Z"/>
                <w:i/>
              </w:rPr>
            </w:pPr>
            <w:del w:id="13778" w:author="Alban Roche" w:date="2017-08-02T16:40:00Z">
              <w:r w:rsidDel="000934B8">
                <w:rPr>
                  <w:i/>
                </w:rPr>
                <w:delText xml:space="preserve">Test </w:delText>
              </w:r>
              <w:r w:rsidRPr="00671C8B" w:rsidDel="000934B8">
                <w:rPr>
                  <w:i/>
                </w:rPr>
                <w:delText>command</w:delText>
              </w:r>
            </w:del>
          </w:p>
          <w:p w14:paraId="019A1B00" w14:textId="767F33DB" w:rsidR="00AD6DB4" w:rsidRPr="00E0527E" w:rsidDel="000934B8" w:rsidRDefault="00AD6DB4" w:rsidP="00166AF3">
            <w:pPr>
              <w:pStyle w:val="TableBody"/>
              <w:rPr>
                <w:del w:id="13779" w:author="Alban Roche" w:date="2017-08-02T16:40:00Z"/>
                <w:sz w:val="14"/>
                <w:szCs w:val="14"/>
              </w:rPr>
            </w:pPr>
          </w:p>
          <w:p w14:paraId="100A6E66" w14:textId="438F6E4D" w:rsidR="00AD6DB4" w:rsidRPr="00671C8B" w:rsidDel="000934B8" w:rsidRDefault="00AD6DB4" w:rsidP="00166AF3">
            <w:pPr>
              <w:pStyle w:val="TableBody"/>
              <w:rPr>
                <w:del w:id="13780" w:author="Alban Roche" w:date="2017-08-02T16:40:00Z"/>
                <w:u w:val="single"/>
              </w:rPr>
            </w:pPr>
            <w:del w:id="13781" w:author="Alban Roche" w:date="2017-08-02T16:40:00Z">
              <w:r w:rsidRPr="00671C8B" w:rsidDel="000934B8">
                <w:rPr>
                  <w:u w:val="single"/>
                </w:rPr>
                <w:delText>Syntax</w:delText>
              </w:r>
            </w:del>
          </w:p>
          <w:p w14:paraId="7B39F6A6" w14:textId="1CD7B666" w:rsidR="00AD6DB4" w:rsidRPr="00671C8B" w:rsidDel="000934B8" w:rsidRDefault="00AD6DB4" w:rsidP="00166AF3">
            <w:pPr>
              <w:pStyle w:val="TableBody"/>
              <w:tabs>
                <w:tab w:val="left" w:pos="705"/>
              </w:tabs>
              <w:rPr>
                <w:del w:id="13782" w:author="Alban Roche" w:date="2017-08-02T16:40:00Z"/>
                <w:lang w:eastAsia="zh-CN"/>
              </w:rPr>
            </w:pPr>
            <w:del w:id="13783" w:author="Alban Roche" w:date="2017-08-02T16:40:00Z">
              <w:r w:rsidRPr="004D2387" w:rsidDel="000934B8">
                <w:rPr>
                  <w:b/>
                </w:rPr>
                <w:delText>AT+</w:delText>
              </w:r>
              <w:r w:rsidDel="000934B8">
                <w:rPr>
                  <w:b/>
                </w:rPr>
                <w:delText>KST</w:delText>
              </w:r>
              <w:r w:rsidRPr="004D2387" w:rsidDel="000934B8">
                <w:rPr>
                  <w:b/>
                </w:rPr>
                <w:delText>=?</w:delText>
              </w:r>
            </w:del>
          </w:p>
        </w:tc>
        <w:tc>
          <w:tcPr>
            <w:tcW w:w="7560" w:type="dxa"/>
          </w:tcPr>
          <w:p w14:paraId="79B84177" w14:textId="1A7D1BE2" w:rsidR="00AD6DB4" w:rsidRPr="00671C8B" w:rsidDel="000934B8" w:rsidRDefault="00AD6DB4" w:rsidP="00166AF3">
            <w:pPr>
              <w:pStyle w:val="TableBody"/>
              <w:rPr>
                <w:del w:id="13784" w:author="Alban Roche" w:date="2017-08-02T16:40:00Z"/>
                <w:u w:val="single"/>
              </w:rPr>
            </w:pPr>
          </w:p>
          <w:p w14:paraId="2CB45DE7" w14:textId="4CA362C0" w:rsidR="00AD6DB4" w:rsidRPr="00E0527E" w:rsidDel="000934B8" w:rsidRDefault="00AD6DB4" w:rsidP="00166AF3">
            <w:pPr>
              <w:pStyle w:val="TableBody"/>
              <w:rPr>
                <w:del w:id="13785" w:author="Alban Roche" w:date="2017-08-02T16:40:00Z"/>
                <w:sz w:val="14"/>
                <w:szCs w:val="14"/>
                <w:u w:val="single"/>
              </w:rPr>
            </w:pPr>
          </w:p>
          <w:p w14:paraId="1E834182" w14:textId="10CEA3E9" w:rsidR="00AD6DB4" w:rsidRPr="00671C8B" w:rsidDel="000934B8" w:rsidRDefault="00AD6DB4" w:rsidP="00166AF3">
            <w:pPr>
              <w:pStyle w:val="TableBody"/>
              <w:rPr>
                <w:del w:id="13786" w:author="Alban Roche" w:date="2017-08-02T16:40:00Z"/>
                <w:u w:val="single"/>
              </w:rPr>
            </w:pPr>
            <w:del w:id="13787" w:author="Alban Roche" w:date="2017-08-02T16:40:00Z">
              <w:r w:rsidRPr="00671C8B" w:rsidDel="000934B8">
                <w:rPr>
                  <w:u w:val="single"/>
                </w:rPr>
                <w:delText>Response</w:delText>
              </w:r>
            </w:del>
          </w:p>
          <w:p w14:paraId="2C74E2DB" w14:textId="31D5EA66" w:rsidR="00AD6DB4" w:rsidRPr="00682FAD" w:rsidDel="000934B8" w:rsidRDefault="00AD6DB4" w:rsidP="00166AF3">
            <w:pPr>
              <w:pStyle w:val="TableBody"/>
              <w:rPr>
                <w:del w:id="13788" w:author="Alban Roche" w:date="2017-08-02T16:40:00Z"/>
                <w:b/>
              </w:rPr>
            </w:pPr>
            <w:del w:id="13789" w:author="Alban Roche" w:date="2017-08-02T16:40:00Z">
              <w:r w:rsidRPr="00A41325" w:rsidDel="000934B8">
                <w:rPr>
                  <w:b/>
                </w:rPr>
                <w:delText>+</w:delText>
              </w:r>
              <w:r w:rsidDel="000934B8">
                <w:rPr>
                  <w:b/>
                </w:rPr>
                <w:delText>KST</w:delText>
              </w:r>
              <w:r w:rsidRPr="00A41325" w:rsidDel="000934B8">
                <w:rPr>
                  <w:b/>
                </w:rPr>
                <w:delText xml:space="preserve">: </w:delText>
              </w:r>
              <w:r w:rsidRPr="005C12F6" w:rsidDel="000934B8">
                <w:rPr>
                  <w:b/>
                </w:rPr>
                <w:delText>(</w:delText>
              </w:r>
              <w:r w:rsidRPr="00682FAD" w:rsidDel="000934B8">
                <w:delText>list of supported</w:delText>
              </w:r>
              <w:r w:rsidRPr="005C12F6" w:rsidDel="000934B8">
                <w:rPr>
                  <w:b/>
                </w:rPr>
                <w:delText xml:space="preserve"> &lt;</w:delText>
              </w:r>
              <w:r w:rsidDel="000934B8">
                <w:rPr>
                  <w:b/>
                </w:rPr>
                <w:delText>level</w:delText>
              </w:r>
              <w:r w:rsidRPr="005C12F6" w:rsidDel="000934B8">
                <w:rPr>
                  <w:b/>
                </w:rPr>
                <w:delText>&gt;</w:delText>
              </w:r>
              <w:r w:rsidRPr="00682FAD" w:rsidDel="000934B8">
                <w:delText>s</w:delText>
              </w:r>
              <w:r w:rsidRPr="005C12F6" w:rsidDel="000934B8">
                <w:rPr>
                  <w:b/>
                </w:rPr>
                <w:delText>)</w:delText>
              </w:r>
            </w:del>
          </w:p>
          <w:p w14:paraId="1B2FC21A" w14:textId="4327D986" w:rsidR="00AD6DB4" w:rsidRPr="00671C8B" w:rsidDel="000934B8" w:rsidRDefault="00AD6DB4" w:rsidP="00166AF3">
            <w:pPr>
              <w:pStyle w:val="TableBody"/>
              <w:rPr>
                <w:del w:id="13790" w:author="Alban Roche" w:date="2017-08-02T16:40:00Z"/>
              </w:rPr>
            </w:pPr>
            <w:del w:id="13791" w:author="Alban Roche" w:date="2017-08-02T16:40:00Z">
              <w:r w:rsidRPr="00671C8B" w:rsidDel="000934B8">
                <w:rPr>
                  <w:b/>
                </w:rPr>
                <w:delText>OK</w:delText>
              </w:r>
            </w:del>
          </w:p>
        </w:tc>
      </w:tr>
      <w:tr w:rsidR="00AD6DB4" w:rsidRPr="00671C8B" w:rsidDel="000934B8" w14:paraId="59CFFD06" w14:textId="49E4094D" w:rsidTr="00166AF3">
        <w:trPr>
          <w:trHeight w:val="35"/>
          <w:del w:id="13792" w:author="Alban Roche" w:date="2017-08-02T16:40:00Z"/>
        </w:trPr>
        <w:tc>
          <w:tcPr>
            <w:tcW w:w="1728" w:type="dxa"/>
          </w:tcPr>
          <w:p w14:paraId="4412A4C5" w14:textId="0E83EDB3" w:rsidR="00AD6DB4" w:rsidDel="000934B8" w:rsidRDefault="00AD6DB4" w:rsidP="00166AF3">
            <w:pPr>
              <w:pStyle w:val="TableBody"/>
              <w:rPr>
                <w:del w:id="13793" w:author="Alban Roche" w:date="2017-08-02T16:40:00Z"/>
              </w:rPr>
            </w:pPr>
            <w:del w:id="13794" w:author="Alban Roche" w:date="2017-08-02T16:40:00Z">
              <w:r w:rsidDel="000934B8">
                <w:rPr>
                  <w:i/>
                </w:rPr>
                <w:delText>Read command</w:delText>
              </w:r>
            </w:del>
          </w:p>
          <w:p w14:paraId="1A47FDAC" w14:textId="76429E3A" w:rsidR="00AD6DB4" w:rsidRPr="00E0527E" w:rsidDel="000934B8" w:rsidRDefault="00AD6DB4" w:rsidP="00166AF3">
            <w:pPr>
              <w:pStyle w:val="TableBody"/>
              <w:rPr>
                <w:del w:id="13795" w:author="Alban Roche" w:date="2017-08-02T16:40:00Z"/>
                <w:sz w:val="14"/>
                <w:szCs w:val="14"/>
              </w:rPr>
            </w:pPr>
          </w:p>
          <w:p w14:paraId="56DB7CBC" w14:textId="1377FE18" w:rsidR="00AD6DB4" w:rsidDel="000934B8" w:rsidRDefault="00AD6DB4" w:rsidP="00166AF3">
            <w:pPr>
              <w:pStyle w:val="TableBody"/>
              <w:rPr>
                <w:del w:id="13796" w:author="Alban Roche" w:date="2017-08-02T16:40:00Z"/>
              </w:rPr>
            </w:pPr>
            <w:del w:id="13797" w:author="Alban Roche" w:date="2017-08-02T16:40:00Z">
              <w:r w:rsidRPr="00682FAD" w:rsidDel="000934B8">
                <w:rPr>
                  <w:u w:val="single"/>
                </w:rPr>
                <w:delText>Syntax</w:delText>
              </w:r>
            </w:del>
          </w:p>
          <w:p w14:paraId="3D4D1C8D" w14:textId="617ED0CA" w:rsidR="00AD6DB4" w:rsidRPr="00682FAD" w:rsidDel="000934B8" w:rsidRDefault="00AD6DB4" w:rsidP="00166AF3">
            <w:pPr>
              <w:pStyle w:val="TableBody"/>
              <w:rPr>
                <w:del w:id="13798" w:author="Alban Roche" w:date="2017-08-02T16:40:00Z"/>
                <w:b/>
              </w:rPr>
            </w:pPr>
            <w:del w:id="13799" w:author="Alban Roche" w:date="2017-08-02T16:40:00Z">
              <w:r w:rsidRPr="00682FAD" w:rsidDel="000934B8">
                <w:rPr>
                  <w:b/>
                </w:rPr>
                <w:delText>AT+</w:delText>
              </w:r>
              <w:r w:rsidDel="000934B8">
                <w:rPr>
                  <w:b/>
                </w:rPr>
                <w:delText>KST</w:delText>
              </w:r>
              <w:r w:rsidRPr="00682FAD" w:rsidDel="000934B8">
                <w:rPr>
                  <w:b/>
                </w:rPr>
                <w:delText>?</w:delText>
              </w:r>
            </w:del>
          </w:p>
        </w:tc>
        <w:tc>
          <w:tcPr>
            <w:tcW w:w="7560" w:type="dxa"/>
          </w:tcPr>
          <w:p w14:paraId="524D2869" w14:textId="591CB092" w:rsidR="00AD6DB4" w:rsidDel="000934B8" w:rsidRDefault="00AD6DB4" w:rsidP="00166AF3">
            <w:pPr>
              <w:pStyle w:val="TableBody"/>
              <w:rPr>
                <w:del w:id="13800" w:author="Alban Roche" w:date="2017-08-02T16:40:00Z"/>
                <w:u w:val="single"/>
              </w:rPr>
            </w:pPr>
          </w:p>
          <w:p w14:paraId="75142027" w14:textId="3CAEAD0D" w:rsidR="00AD6DB4" w:rsidRPr="00E0527E" w:rsidDel="000934B8" w:rsidRDefault="00AD6DB4" w:rsidP="00166AF3">
            <w:pPr>
              <w:pStyle w:val="TableBody"/>
              <w:rPr>
                <w:del w:id="13801" w:author="Alban Roche" w:date="2017-08-02T16:40:00Z"/>
                <w:sz w:val="14"/>
                <w:szCs w:val="14"/>
                <w:u w:val="single"/>
              </w:rPr>
            </w:pPr>
          </w:p>
          <w:p w14:paraId="20227A78" w14:textId="4FF9D35D" w:rsidR="00AD6DB4" w:rsidDel="000934B8" w:rsidRDefault="00AD6DB4" w:rsidP="00166AF3">
            <w:pPr>
              <w:pStyle w:val="TableBody"/>
              <w:rPr>
                <w:del w:id="13802" w:author="Alban Roche" w:date="2017-08-02T16:40:00Z"/>
              </w:rPr>
            </w:pPr>
            <w:del w:id="13803" w:author="Alban Roche" w:date="2017-08-02T16:40:00Z">
              <w:r w:rsidDel="000934B8">
                <w:rPr>
                  <w:u w:val="single"/>
                </w:rPr>
                <w:delText>Response</w:delText>
              </w:r>
            </w:del>
          </w:p>
          <w:p w14:paraId="65C122A3" w14:textId="354637A2" w:rsidR="00AD6DB4" w:rsidRPr="00682FAD" w:rsidDel="000934B8" w:rsidRDefault="00AD6DB4" w:rsidP="00166AF3">
            <w:pPr>
              <w:pStyle w:val="TableBody"/>
              <w:rPr>
                <w:del w:id="13804" w:author="Alban Roche" w:date="2017-08-02T16:40:00Z"/>
                <w:b/>
              </w:rPr>
            </w:pPr>
            <w:del w:id="13805" w:author="Alban Roche" w:date="2017-08-02T16:40:00Z">
              <w:r w:rsidRPr="00682FAD" w:rsidDel="000934B8">
                <w:rPr>
                  <w:b/>
                </w:rPr>
                <w:delText>+</w:delText>
              </w:r>
              <w:r w:rsidDel="000934B8">
                <w:rPr>
                  <w:b/>
                </w:rPr>
                <w:delText>KST</w:delText>
              </w:r>
              <w:r w:rsidRPr="00682FAD" w:rsidDel="000934B8">
                <w:rPr>
                  <w:b/>
                </w:rPr>
                <w:delText xml:space="preserve">: </w:delText>
              </w:r>
              <w:r w:rsidDel="000934B8">
                <w:rPr>
                  <w:b/>
                </w:rPr>
                <w:delText>&lt;level&gt;</w:delText>
              </w:r>
            </w:del>
          </w:p>
          <w:p w14:paraId="3D5AA746" w14:textId="2E2E8654" w:rsidR="00AD6DB4" w:rsidRPr="00682FAD" w:rsidDel="000934B8" w:rsidRDefault="00AD6DB4" w:rsidP="00166AF3">
            <w:pPr>
              <w:pStyle w:val="TableBody"/>
              <w:rPr>
                <w:del w:id="13806" w:author="Alban Roche" w:date="2017-08-02T16:40:00Z"/>
              </w:rPr>
            </w:pPr>
            <w:del w:id="13807" w:author="Alban Roche" w:date="2017-08-02T16:40:00Z">
              <w:r w:rsidRPr="00682FAD" w:rsidDel="000934B8">
                <w:rPr>
                  <w:b/>
                </w:rPr>
                <w:delText>OK</w:delText>
              </w:r>
            </w:del>
          </w:p>
        </w:tc>
      </w:tr>
      <w:tr w:rsidR="00AD6DB4" w:rsidRPr="00671C8B" w:rsidDel="000934B8" w14:paraId="6F9598E4" w14:textId="716EE3B4" w:rsidTr="00166AF3">
        <w:trPr>
          <w:cantSplit w:val="0"/>
          <w:trHeight w:val="35"/>
          <w:del w:id="13808" w:author="Alban Roche" w:date="2017-08-02T16:40:00Z"/>
        </w:trPr>
        <w:tc>
          <w:tcPr>
            <w:tcW w:w="1728" w:type="dxa"/>
          </w:tcPr>
          <w:p w14:paraId="1B2AABCB" w14:textId="25F4560C" w:rsidR="00AD6DB4" w:rsidDel="000934B8" w:rsidRDefault="00AD6DB4" w:rsidP="00166AF3">
            <w:pPr>
              <w:pStyle w:val="TableBody"/>
              <w:rPr>
                <w:del w:id="13809" w:author="Alban Roche" w:date="2017-08-02T16:40:00Z"/>
              </w:rPr>
            </w:pPr>
            <w:del w:id="13810" w:author="Alban Roche" w:date="2017-08-02T16:40:00Z">
              <w:r w:rsidDel="000934B8">
                <w:rPr>
                  <w:i/>
                </w:rPr>
                <w:delText>Write command</w:delText>
              </w:r>
            </w:del>
          </w:p>
          <w:p w14:paraId="4F0D51B4" w14:textId="2995E267" w:rsidR="00AD6DB4" w:rsidRPr="00E0527E" w:rsidDel="000934B8" w:rsidRDefault="00AD6DB4" w:rsidP="00166AF3">
            <w:pPr>
              <w:pStyle w:val="TableBody"/>
              <w:rPr>
                <w:del w:id="13811" w:author="Alban Roche" w:date="2017-08-02T16:40:00Z"/>
                <w:sz w:val="14"/>
                <w:szCs w:val="14"/>
              </w:rPr>
            </w:pPr>
          </w:p>
          <w:p w14:paraId="4D0440C1" w14:textId="1071728B" w:rsidR="00AD6DB4" w:rsidDel="000934B8" w:rsidRDefault="00AD6DB4" w:rsidP="00166AF3">
            <w:pPr>
              <w:pStyle w:val="TableBody"/>
              <w:rPr>
                <w:del w:id="13812" w:author="Alban Roche" w:date="2017-08-02T16:40:00Z"/>
              </w:rPr>
            </w:pPr>
            <w:del w:id="13813" w:author="Alban Roche" w:date="2017-08-02T16:40:00Z">
              <w:r w:rsidRPr="00682FAD" w:rsidDel="000934B8">
                <w:rPr>
                  <w:u w:val="single"/>
                </w:rPr>
                <w:delText>Syntax</w:delText>
              </w:r>
            </w:del>
          </w:p>
          <w:p w14:paraId="37350833" w14:textId="10460843" w:rsidR="00AD6DB4" w:rsidRPr="00682FAD" w:rsidDel="000934B8" w:rsidRDefault="00AD6DB4" w:rsidP="00166AF3">
            <w:pPr>
              <w:pStyle w:val="TableBody"/>
              <w:rPr>
                <w:del w:id="13814" w:author="Alban Roche" w:date="2017-08-02T16:40:00Z"/>
                <w:b/>
              </w:rPr>
            </w:pPr>
            <w:del w:id="13815" w:author="Alban Roche" w:date="2017-08-02T16:40:00Z">
              <w:r w:rsidRPr="00682FAD" w:rsidDel="000934B8">
                <w:rPr>
                  <w:b/>
                </w:rPr>
                <w:delText>AT+</w:delText>
              </w:r>
              <w:r w:rsidDel="000934B8">
                <w:rPr>
                  <w:b/>
                </w:rPr>
                <w:delText>KST</w:delText>
              </w:r>
              <w:r w:rsidRPr="00961991" w:rsidDel="000934B8">
                <w:rPr>
                  <w:b/>
                </w:rPr>
                <w:delText>=&lt;</w:delText>
              </w:r>
              <w:r w:rsidDel="000934B8">
                <w:rPr>
                  <w:b/>
                </w:rPr>
                <w:delText>level</w:delText>
              </w:r>
              <w:r w:rsidRPr="00961991" w:rsidDel="000934B8">
                <w:rPr>
                  <w:b/>
                </w:rPr>
                <w:delText>&gt;</w:delText>
              </w:r>
            </w:del>
          </w:p>
        </w:tc>
        <w:tc>
          <w:tcPr>
            <w:tcW w:w="7560" w:type="dxa"/>
          </w:tcPr>
          <w:p w14:paraId="08886F70" w14:textId="69B79E52" w:rsidR="00AD6DB4" w:rsidDel="000934B8" w:rsidRDefault="00AD6DB4" w:rsidP="00166AF3">
            <w:pPr>
              <w:pStyle w:val="TableBody"/>
              <w:rPr>
                <w:del w:id="13816" w:author="Alban Roche" w:date="2017-08-02T16:40:00Z"/>
                <w:u w:val="single"/>
              </w:rPr>
            </w:pPr>
          </w:p>
          <w:p w14:paraId="7527C62B" w14:textId="4441A188" w:rsidR="00AD6DB4" w:rsidRPr="00E0527E" w:rsidDel="000934B8" w:rsidRDefault="00AD6DB4" w:rsidP="00166AF3">
            <w:pPr>
              <w:pStyle w:val="TableBody"/>
              <w:rPr>
                <w:del w:id="13817" w:author="Alban Roche" w:date="2017-08-02T16:40:00Z"/>
                <w:sz w:val="14"/>
                <w:szCs w:val="14"/>
                <w:u w:val="single"/>
              </w:rPr>
            </w:pPr>
          </w:p>
          <w:p w14:paraId="11EA5F74" w14:textId="0DC26C69" w:rsidR="00AD6DB4" w:rsidDel="000934B8" w:rsidRDefault="00AD6DB4" w:rsidP="00166AF3">
            <w:pPr>
              <w:pStyle w:val="TableBody"/>
              <w:rPr>
                <w:del w:id="13818" w:author="Alban Roche" w:date="2017-08-02T16:40:00Z"/>
              </w:rPr>
            </w:pPr>
            <w:del w:id="13819" w:author="Alban Roche" w:date="2017-08-02T16:40:00Z">
              <w:r w:rsidDel="000934B8">
                <w:rPr>
                  <w:u w:val="single"/>
                </w:rPr>
                <w:delText>Response</w:delText>
              </w:r>
            </w:del>
          </w:p>
          <w:p w14:paraId="675C941E" w14:textId="1741D0DA" w:rsidR="00AD6DB4" w:rsidDel="000934B8" w:rsidRDefault="00AD6DB4" w:rsidP="00166AF3">
            <w:pPr>
              <w:pStyle w:val="TableBody"/>
              <w:rPr>
                <w:del w:id="13820" w:author="Alban Roche" w:date="2017-08-02T16:40:00Z"/>
              </w:rPr>
            </w:pPr>
            <w:del w:id="13821" w:author="Alban Roche" w:date="2017-08-02T16:40:00Z">
              <w:r w:rsidRPr="00682FAD" w:rsidDel="000934B8">
                <w:rPr>
                  <w:b/>
                </w:rPr>
                <w:delText>OK</w:delText>
              </w:r>
            </w:del>
          </w:p>
          <w:p w14:paraId="65AB3ED4" w14:textId="52F5FA5C" w:rsidR="00AD6DB4" w:rsidRPr="00762499" w:rsidDel="000934B8" w:rsidRDefault="00AD6DB4" w:rsidP="00166AF3">
            <w:pPr>
              <w:pStyle w:val="TableBody"/>
              <w:rPr>
                <w:del w:id="13822" w:author="Alban Roche" w:date="2017-08-02T16:40:00Z"/>
              </w:rPr>
            </w:pPr>
          </w:p>
          <w:p w14:paraId="7596357C" w14:textId="2B5E74DE" w:rsidR="00AD6DB4" w:rsidDel="000934B8" w:rsidRDefault="00AD6DB4" w:rsidP="00166AF3">
            <w:pPr>
              <w:pStyle w:val="TableBody"/>
              <w:rPr>
                <w:del w:id="13823" w:author="Alban Roche" w:date="2017-08-02T16:40:00Z"/>
              </w:rPr>
            </w:pPr>
            <w:del w:id="13824" w:author="Alban Roche" w:date="2017-08-02T16:40:00Z">
              <w:r w:rsidRPr="00682FAD" w:rsidDel="000934B8">
                <w:rPr>
                  <w:u w:val="single"/>
                </w:rPr>
                <w:delText>Parameters</w:delText>
              </w:r>
            </w:del>
          </w:p>
          <w:p w14:paraId="1E8EDA86" w14:textId="427F070F" w:rsidR="00AD6DB4" w:rsidDel="000934B8" w:rsidRDefault="00AD6DB4" w:rsidP="00166AF3">
            <w:pPr>
              <w:pStyle w:val="TableBody"/>
              <w:rPr>
                <w:del w:id="13825" w:author="Alban Roche" w:date="2017-08-02T16:40:00Z"/>
              </w:rPr>
            </w:pPr>
            <w:del w:id="13826" w:author="Alban Roche" w:date="2017-08-02T16:40:00Z">
              <w:r w:rsidRPr="00682FAD" w:rsidDel="000934B8">
                <w:rPr>
                  <w:b/>
                </w:rPr>
                <w:delText>&lt;</w:delText>
              </w:r>
              <w:r w:rsidDel="000934B8">
                <w:rPr>
                  <w:b/>
                </w:rPr>
                <w:delText>level</w:delText>
              </w:r>
              <w:r w:rsidRPr="00682FAD" w:rsidDel="000934B8">
                <w:rPr>
                  <w:b/>
                </w:rPr>
                <w:delText>&gt;</w:delText>
              </w:r>
              <w:r w:rsidDel="000934B8">
                <w:tab/>
                <w:delText>0 – 16</w:delText>
              </w:r>
              <w:r w:rsidDel="000934B8">
                <w:tab/>
                <w:delText>Side tone value (side tone gain from -14 dB to +18 dB in steps of 2)</w:delText>
              </w:r>
            </w:del>
          </w:p>
          <w:p w14:paraId="6961FF8C" w14:textId="6279B057" w:rsidR="00AD6DB4" w:rsidRPr="00682FAD" w:rsidDel="000934B8" w:rsidRDefault="00AD6DB4" w:rsidP="00166AF3">
            <w:pPr>
              <w:pStyle w:val="TableBody"/>
              <w:rPr>
                <w:del w:id="13827" w:author="Alban Roche" w:date="2017-08-02T16:40:00Z"/>
              </w:rPr>
            </w:pPr>
            <w:del w:id="13828" w:author="Alban Roche" w:date="2017-08-02T16:40:00Z">
              <w:r w:rsidDel="000934B8">
                <w:tab/>
              </w:r>
              <w:r w:rsidDel="000934B8">
                <w:tab/>
                <w:delText>20</w:delText>
              </w:r>
              <w:r w:rsidDel="000934B8">
                <w:tab/>
                <w:delText>Disable sidetone</w:delText>
              </w:r>
            </w:del>
          </w:p>
        </w:tc>
      </w:tr>
      <w:tr w:rsidR="00AD6DB4" w:rsidRPr="00671C8B" w:rsidDel="000934B8" w14:paraId="5229BBEE" w14:textId="46844188" w:rsidTr="00166AF3">
        <w:trPr>
          <w:trHeight w:val="35"/>
          <w:del w:id="13829" w:author="Alban Roche" w:date="2017-08-02T16:40:00Z"/>
        </w:trPr>
        <w:tc>
          <w:tcPr>
            <w:tcW w:w="1728" w:type="dxa"/>
          </w:tcPr>
          <w:p w14:paraId="59174668" w14:textId="2DB17DBB" w:rsidR="00AD6DB4" w:rsidDel="000934B8" w:rsidRDefault="00AD6DB4" w:rsidP="00166AF3">
            <w:pPr>
              <w:pStyle w:val="TableBody"/>
              <w:rPr>
                <w:del w:id="13830" w:author="Alban Roche" w:date="2017-08-02T16:40:00Z"/>
              </w:rPr>
            </w:pPr>
            <w:del w:id="13831" w:author="Alban Roche" w:date="2017-08-02T16:40:00Z">
              <w:r w:rsidRPr="00682FAD" w:rsidDel="000934B8">
                <w:rPr>
                  <w:u w:val="single"/>
                </w:rPr>
                <w:delText>Reference</w:delText>
              </w:r>
            </w:del>
          </w:p>
          <w:p w14:paraId="6CF4ED0E" w14:textId="36BEC5BB" w:rsidR="00AD6DB4" w:rsidRPr="00682FAD" w:rsidDel="000934B8" w:rsidRDefault="00AD6DB4" w:rsidP="00166AF3">
            <w:pPr>
              <w:pStyle w:val="TableBody"/>
              <w:rPr>
                <w:del w:id="13832" w:author="Alban Roche" w:date="2017-08-02T16:40:00Z"/>
              </w:rPr>
            </w:pPr>
            <w:del w:id="13833" w:author="Alban Roche" w:date="2017-08-02T16:40:00Z">
              <w:r w:rsidDel="000934B8">
                <w:delText>Sierra Wireless Proprietary</w:delText>
              </w:r>
            </w:del>
          </w:p>
        </w:tc>
        <w:tc>
          <w:tcPr>
            <w:tcW w:w="7560" w:type="dxa"/>
          </w:tcPr>
          <w:p w14:paraId="0B3713CC" w14:textId="58E40743" w:rsidR="00AD6DB4" w:rsidDel="000934B8" w:rsidRDefault="00AD6DB4" w:rsidP="00166AF3">
            <w:pPr>
              <w:pStyle w:val="TableBody"/>
              <w:rPr>
                <w:del w:id="13834" w:author="Alban Roche" w:date="2017-08-02T16:40:00Z"/>
              </w:rPr>
            </w:pPr>
            <w:del w:id="13835" w:author="Alban Roche" w:date="2017-08-02T16:40:00Z">
              <w:r w:rsidDel="000934B8">
                <w:rPr>
                  <w:u w:val="single"/>
                </w:rPr>
                <w:delText>Notes</w:delText>
              </w:r>
            </w:del>
          </w:p>
          <w:p w14:paraId="5AFF2730" w14:textId="399B7967" w:rsidR="00AD6DB4" w:rsidDel="000934B8" w:rsidRDefault="00AD6DB4" w:rsidP="0059466D">
            <w:pPr>
              <w:pStyle w:val="TableBody"/>
              <w:numPr>
                <w:ilvl w:val="0"/>
                <w:numId w:val="110"/>
              </w:numPr>
              <w:rPr>
                <w:del w:id="13836" w:author="Alban Roche" w:date="2017-08-02T16:40:00Z"/>
              </w:rPr>
            </w:pPr>
            <w:del w:id="13837" w:author="Alban Roche" w:date="2017-08-02T16:40:00Z">
              <w:r w:rsidDel="000934B8">
                <w:delText>Settings will take effect immediately.</w:delText>
              </w:r>
            </w:del>
          </w:p>
          <w:p w14:paraId="098F517B" w14:textId="726092B9" w:rsidR="00AD6DB4" w:rsidDel="000934B8" w:rsidRDefault="00AD6DB4" w:rsidP="0059466D">
            <w:pPr>
              <w:pStyle w:val="TableBody"/>
              <w:numPr>
                <w:ilvl w:val="0"/>
                <w:numId w:val="110"/>
              </w:numPr>
              <w:rPr>
                <w:del w:id="13838" w:author="Alban Roche" w:date="2017-08-02T16:40:00Z"/>
              </w:rPr>
            </w:pPr>
            <w:del w:id="13839" w:author="Alban Roche" w:date="2017-08-02T16:40:00Z">
              <w:r w:rsidDel="000934B8">
                <w:delText>Parameters are saved and kept after reset.</w:delText>
              </w:r>
            </w:del>
          </w:p>
          <w:p w14:paraId="5DC309FB" w14:textId="26507CDC" w:rsidR="00AD6DB4" w:rsidDel="000934B8" w:rsidRDefault="00AD6DB4" w:rsidP="0059466D">
            <w:pPr>
              <w:pStyle w:val="TableBody"/>
              <w:numPr>
                <w:ilvl w:val="0"/>
                <w:numId w:val="110"/>
              </w:numPr>
              <w:rPr>
                <w:del w:id="13840" w:author="Alban Roche" w:date="2017-08-02T16:40:00Z"/>
              </w:rPr>
            </w:pPr>
            <w:del w:id="13841" w:author="Alban Roche" w:date="2017-08-02T16:40:00Z">
              <w:r w:rsidDel="000934B8">
                <w:delText>This command can be used without a SIM card.</w:delText>
              </w:r>
            </w:del>
          </w:p>
          <w:p w14:paraId="5A358485" w14:textId="49F491A5" w:rsidR="00D90C96" w:rsidRPr="00682FAD" w:rsidDel="000934B8" w:rsidRDefault="00D90C96" w:rsidP="0059466D">
            <w:pPr>
              <w:pStyle w:val="TableBody"/>
              <w:numPr>
                <w:ilvl w:val="0"/>
                <w:numId w:val="110"/>
              </w:numPr>
              <w:rPr>
                <w:del w:id="13842" w:author="Alban Roche" w:date="2017-08-02T16:40:00Z"/>
              </w:rPr>
            </w:pPr>
            <w:del w:id="13843" w:author="Alban Roche" w:date="2017-08-02T16:40:00Z">
              <w:r w:rsidDel="000934B8">
                <w:delText>This command is supported on the HL7618RD when using a VoLTE-capable software.</w:delText>
              </w:r>
            </w:del>
          </w:p>
        </w:tc>
      </w:tr>
      <w:tr w:rsidR="00AD6DB4" w:rsidRPr="00671C8B" w:rsidDel="000934B8" w14:paraId="038D07C2" w14:textId="4F9EAE97" w:rsidTr="00166AF3">
        <w:trPr>
          <w:cantSplit w:val="0"/>
          <w:trHeight w:val="35"/>
          <w:del w:id="13844" w:author="Alban Roche" w:date="2017-08-02T16:40:00Z"/>
        </w:trPr>
        <w:tc>
          <w:tcPr>
            <w:tcW w:w="1728" w:type="dxa"/>
          </w:tcPr>
          <w:p w14:paraId="261B7C98" w14:textId="637734CF" w:rsidR="00AD6DB4" w:rsidRPr="00682FAD" w:rsidDel="000934B8" w:rsidRDefault="00AD6DB4" w:rsidP="00D90C96">
            <w:pPr>
              <w:pStyle w:val="TableBody"/>
              <w:rPr>
                <w:del w:id="13845" w:author="Alban Roche" w:date="2017-08-02T16:40:00Z"/>
                <w:u w:val="single"/>
              </w:rPr>
            </w:pPr>
            <w:del w:id="13846" w:author="Alban Roche" w:date="2017-08-02T16:40:00Z">
              <w:r w:rsidDel="000934B8">
                <w:rPr>
                  <w:u w:val="single"/>
                </w:rPr>
                <w:delText>Examples</w:delText>
              </w:r>
            </w:del>
          </w:p>
        </w:tc>
        <w:tc>
          <w:tcPr>
            <w:tcW w:w="7560" w:type="dxa"/>
          </w:tcPr>
          <w:p w14:paraId="0787929D" w14:textId="67A613AB" w:rsidR="00AD6DB4" w:rsidRPr="00E0527E" w:rsidDel="000934B8" w:rsidRDefault="00AD6DB4" w:rsidP="00D90C96">
            <w:pPr>
              <w:pStyle w:val="TableBody"/>
              <w:rPr>
                <w:del w:id="13847" w:author="Alban Roche" w:date="2017-08-02T16:40:00Z"/>
                <w:b/>
              </w:rPr>
            </w:pPr>
            <w:del w:id="13848" w:author="Alban Roche" w:date="2017-08-02T16:40:00Z">
              <w:r w:rsidRPr="00E0527E" w:rsidDel="000934B8">
                <w:rPr>
                  <w:b/>
                </w:rPr>
                <w:delText>AT+KST=?</w:delText>
              </w:r>
            </w:del>
          </w:p>
          <w:p w14:paraId="771037C5" w14:textId="5A1A3D31" w:rsidR="00AD6DB4" w:rsidRPr="00E0527E" w:rsidDel="000934B8" w:rsidRDefault="00AD6DB4" w:rsidP="00D90C96">
            <w:pPr>
              <w:pStyle w:val="TableBody"/>
              <w:rPr>
                <w:del w:id="13849" w:author="Alban Roche" w:date="2017-08-02T16:40:00Z"/>
                <w:b/>
              </w:rPr>
            </w:pPr>
            <w:del w:id="13850" w:author="Alban Roche" w:date="2017-08-02T16:40:00Z">
              <w:r w:rsidRPr="00E0527E" w:rsidDel="000934B8">
                <w:rPr>
                  <w:b/>
                </w:rPr>
                <w:delText>+KST: (0-16, 20)</w:delText>
              </w:r>
            </w:del>
          </w:p>
          <w:p w14:paraId="44387D3F" w14:textId="12558C64" w:rsidR="00AD6DB4" w:rsidRPr="00E0527E" w:rsidDel="000934B8" w:rsidRDefault="00AD6DB4" w:rsidP="00D90C96">
            <w:pPr>
              <w:pStyle w:val="TableBody"/>
              <w:rPr>
                <w:del w:id="13851" w:author="Alban Roche" w:date="2017-08-02T16:40:00Z"/>
                <w:b/>
              </w:rPr>
            </w:pPr>
            <w:del w:id="13852" w:author="Alban Roche" w:date="2017-08-02T16:40:00Z">
              <w:r w:rsidRPr="00E0527E" w:rsidDel="000934B8">
                <w:rPr>
                  <w:b/>
                </w:rPr>
                <w:delText>OK</w:delText>
              </w:r>
              <w:r w:rsidRPr="00E0527E" w:rsidDel="000934B8">
                <w:rPr>
                  <w:b/>
                </w:rPr>
                <w:tab/>
              </w:r>
            </w:del>
          </w:p>
          <w:p w14:paraId="4629BD51" w14:textId="76F78A74" w:rsidR="00AD6DB4" w:rsidRPr="00E90D68" w:rsidDel="000934B8" w:rsidRDefault="00AD6DB4" w:rsidP="00D90C96">
            <w:pPr>
              <w:pStyle w:val="TableBody"/>
              <w:rPr>
                <w:del w:id="13853" w:author="Alban Roche" w:date="2017-08-02T16:40:00Z"/>
              </w:rPr>
            </w:pPr>
          </w:p>
          <w:p w14:paraId="4A50A7B0" w14:textId="131E2F3D" w:rsidR="00AD6DB4" w:rsidRPr="00E0527E" w:rsidDel="000934B8" w:rsidRDefault="00AD6DB4" w:rsidP="00D90C96">
            <w:pPr>
              <w:pStyle w:val="TableBody"/>
              <w:rPr>
                <w:del w:id="13854" w:author="Alban Roche" w:date="2017-08-02T16:40:00Z"/>
              </w:rPr>
            </w:pPr>
            <w:del w:id="13855" w:author="Alban Roche" w:date="2017-08-02T16:40:00Z">
              <w:r w:rsidRPr="00E0527E" w:rsidDel="000934B8">
                <w:rPr>
                  <w:b/>
                </w:rPr>
                <w:delText>AT+KST?</w:delText>
              </w:r>
              <w:r w:rsidDel="000934B8">
                <w:tab/>
              </w:r>
              <w:r w:rsidDel="000934B8">
                <w:tab/>
                <w:delText>//</w:delText>
              </w:r>
              <w:r w:rsidRPr="00D607BB" w:rsidDel="000934B8">
                <w:delText>Shows the current value</w:delText>
              </w:r>
            </w:del>
          </w:p>
          <w:p w14:paraId="133DEDEC" w14:textId="0E278C96" w:rsidR="00AD6DB4" w:rsidRPr="00E0527E" w:rsidDel="000934B8" w:rsidRDefault="00AD6DB4" w:rsidP="00D90C96">
            <w:pPr>
              <w:pStyle w:val="TableBody"/>
              <w:rPr>
                <w:del w:id="13856" w:author="Alban Roche" w:date="2017-08-02T16:40:00Z"/>
                <w:b/>
              </w:rPr>
            </w:pPr>
            <w:del w:id="13857" w:author="Alban Roche" w:date="2017-08-02T16:40:00Z">
              <w:r w:rsidRPr="00E0527E" w:rsidDel="000934B8">
                <w:rPr>
                  <w:b/>
                </w:rPr>
                <w:delText>+KST: 8</w:delText>
              </w:r>
            </w:del>
          </w:p>
          <w:p w14:paraId="49DD2830" w14:textId="73C5589D" w:rsidR="00AD6DB4" w:rsidRPr="00E0527E" w:rsidDel="000934B8" w:rsidRDefault="00AD6DB4" w:rsidP="00D90C96">
            <w:pPr>
              <w:pStyle w:val="TableBody"/>
              <w:rPr>
                <w:del w:id="13858" w:author="Alban Roche" w:date="2017-08-02T16:40:00Z"/>
                <w:b/>
              </w:rPr>
            </w:pPr>
            <w:del w:id="13859" w:author="Alban Roche" w:date="2017-08-02T16:40:00Z">
              <w:r w:rsidRPr="00E0527E" w:rsidDel="000934B8">
                <w:rPr>
                  <w:b/>
                </w:rPr>
                <w:delText>OK</w:delText>
              </w:r>
              <w:r w:rsidRPr="00E0527E" w:rsidDel="000934B8">
                <w:rPr>
                  <w:b/>
                </w:rPr>
                <w:tab/>
              </w:r>
            </w:del>
          </w:p>
          <w:p w14:paraId="445B8EC8" w14:textId="74E587B4" w:rsidR="00AD6DB4" w:rsidRPr="00762499" w:rsidDel="000934B8" w:rsidRDefault="00AD6DB4" w:rsidP="00D90C96">
            <w:pPr>
              <w:pStyle w:val="TableBody"/>
              <w:rPr>
                <w:del w:id="13860" w:author="Alban Roche" w:date="2017-08-02T16:40:00Z"/>
                <w:sz w:val="14"/>
                <w:szCs w:val="14"/>
              </w:rPr>
            </w:pPr>
          </w:p>
          <w:p w14:paraId="0781643A" w14:textId="7F483515" w:rsidR="00AD6DB4" w:rsidRPr="00E0527E" w:rsidDel="000934B8" w:rsidRDefault="00AD6DB4" w:rsidP="00D90C96">
            <w:pPr>
              <w:pStyle w:val="TableBody"/>
              <w:rPr>
                <w:del w:id="13861" w:author="Alban Roche" w:date="2017-08-02T16:40:00Z"/>
              </w:rPr>
            </w:pPr>
            <w:del w:id="13862" w:author="Alban Roche" w:date="2017-08-02T16:40:00Z">
              <w:r w:rsidRPr="00E0527E" w:rsidDel="000934B8">
                <w:rPr>
                  <w:b/>
                </w:rPr>
                <w:delText>AT+KST=0</w:delText>
              </w:r>
              <w:r w:rsidDel="000934B8">
                <w:tab/>
              </w:r>
              <w:r w:rsidDel="000934B8">
                <w:tab/>
                <w:delText>//</w:delText>
              </w:r>
              <w:r w:rsidRPr="00D607BB" w:rsidDel="000934B8">
                <w:delText>Set side tone gain to -14dB</w:delText>
              </w:r>
            </w:del>
          </w:p>
          <w:p w14:paraId="09EEC92F" w14:textId="1F18AE07" w:rsidR="00AD6DB4" w:rsidRPr="00E0527E" w:rsidDel="000934B8" w:rsidRDefault="00AD6DB4" w:rsidP="00D90C96">
            <w:pPr>
              <w:pStyle w:val="TableBody"/>
              <w:rPr>
                <w:del w:id="13863" w:author="Alban Roche" w:date="2017-08-02T16:40:00Z"/>
                <w:b/>
              </w:rPr>
            </w:pPr>
            <w:del w:id="13864" w:author="Alban Roche" w:date="2017-08-02T16:40:00Z">
              <w:r w:rsidRPr="00E0527E" w:rsidDel="000934B8">
                <w:rPr>
                  <w:b/>
                </w:rPr>
                <w:delText>OK</w:delText>
              </w:r>
              <w:r w:rsidRPr="00E0527E" w:rsidDel="000934B8">
                <w:rPr>
                  <w:b/>
                </w:rPr>
                <w:tab/>
              </w:r>
            </w:del>
          </w:p>
          <w:p w14:paraId="28A8C7D3" w14:textId="71067118" w:rsidR="00AD6DB4" w:rsidRPr="00762499" w:rsidDel="000934B8" w:rsidRDefault="00AD6DB4" w:rsidP="00D90C96">
            <w:pPr>
              <w:pStyle w:val="TableBody"/>
              <w:rPr>
                <w:del w:id="13865" w:author="Alban Roche" w:date="2017-08-02T16:40:00Z"/>
                <w:sz w:val="14"/>
                <w:szCs w:val="14"/>
              </w:rPr>
            </w:pPr>
            <w:del w:id="13866" w:author="Alban Roche" w:date="2017-08-02T16:40:00Z">
              <w:r w:rsidRPr="00E0527E" w:rsidDel="000934B8">
                <w:tab/>
              </w:r>
            </w:del>
          </w:p>
          <w:p w14:paraId="6E06A285" w14:textId="3D28CEA6" w:rsidR="00AD6DB4" w:rsidRPr="00E0527E" w:rsidDel="000934B8" w:rsidRDefault="00AD6DB4" w:rsidP="00D90C96">
            <w:pPr>
              <w:pStyle w:val="TableBody"/>
              <w:rPr>
                <w:del w:id="13867" w:author="Alban Roche" w:date="2017-08-02T16:40:00Z"/>
              </w:rPr>
            </w:pPr>
            <w:del w:id="13868" w:author="Alban Roche" w:date="2017-08-02T16:40:00Z">
              <w:r w:rsidRPr="00E0527E" w:rsidDel="000934B8">
                <w:rPr>
                  <w:b/>
                </w:rPr>
                <w:delText>AT+KST=20</w:delText>
              </w:r>
              <w:r w:rsidRPr="00E0527E" w:rsidDel="000934B8">
                <w:rPr>
                  <w:b/>
                </w:rPr>
                <w:tab/>
              </w:r>
              <w:r w:rsidDel="000934B8">
                <w:tab/>
                <w:delText>//</w:delText>
              </w:r>
              <w:r w:rsidRPr="00D607BB" w:rsidDel="000934B8">
                <w:delText>Disable side tone</w:delText>
              </w:r>
            </w:del>
          </w:p>
          <w:p w14:paraId="0F95C35A" w14:textId="668E839D" w:rsidR="00AD6DB4" w:rsidRPr="00E0527E" w:rsidDel="000934B8" w:rsidRDefault="00AD6DB4" w:rsidP="00D90C96">
            <w:pPr>
              <w:pStyle w:val="TableBody"/>
              <w:rPr>
                <w:del w:id="13869" w:author="Alban Roche" w:date="2017-08-02T16:40:00Z"/>
                <w:b/>
              </w:rPr>
            </w:pPr>
            <w:del w:id="13870" w:author="Alban Roche" w:date="2017-08-02T16:40:00Z">
              <w:r w:rsidRPr="00E0527E" w:rsidDel="000934B8">
                <w:rPr>
                  <w:b/>
                </w:rPr>
                <w:delText>OK</w:delText>
              </w:r>
            </w:del>
          </w:p>
          <w:p w14:paraId="7F74110F" w14:textId="045C11F4" w:rsidR="00AD6DB4" w:rsidRPr="00762499" w:rsidDel="000934B8" w:rsidRDefault="00AD6DB4" w:rsidP="00D90C96">
            <w:pPr>
              <w:pStyle w:val="TableBody"/>
              <w:rPr>
                <w:del w:id="13871" w:author="Alban Roche" w:date="2017-08-02T16:40:00Z"/>
                <w:sz w:val="14"/>
                <w:szCs w:val="14"/>
              </w:rPr>
            </w:pPr>
          </w:p>
          <w:p w14:paraId="22BF6396" w14:textId="5FE27DB3" w:rsidR="00AD6DB4" w:rsidRPr="00E0527E" w:rsidDel="000934B8" w:rsidRDefault="00AD6DB4" w:rsidP="00D90C96">
            <w:pPr>
              <w:pStyle w:val="TableBody"/>
              <w:rPr>
                <w:del w:id="13872" w:author="Alban Roche" w:date="2017-08-02T16:40:00Z"/>
                <w:b/>
              </w:rPr>
            </w:pPr>
            <w:del w:id="13873" w:author="Alban Roche" w:date="2017-08-02T16:40:00Z">
              <w:r w:rsidRPr="00E0527E" w:rsidDel="000934B8">
                <w:rPr>
                  <w:b/>
                </w:rPr>
                <w:delText>AT+CFUN=1,1</w:delText>
              </w:r>
            </w:del>
          </w:p>
          <w:p w14:paraId="235C4424" w14:textId="1EC990FC" w:rsidR="00AD6DB4" w:rsidRPr="00E0527E" w:rsidDel="000934B8" w:rsidRDefault="00AD6DB4" w:rsidP="00D90C96">
            <w:pPr>
              <w:pStyle w:val="TableBody"/>
              <w:rPr>
                <w:del w:id="13874" w:author="Alban Roche" w:date="2017-08-02T16:40:00Z"/>
                <w:b/>
              </w:rPr>
            </w:pPr>
            <w:del w:id="13875" w:author="Alban Roche" w:date="2017-08-02T16:40:00Z">
              <w:r w:rsidRPr="00E0527E" w:rsidDel="000934B8">
                <w:rPr>
                  <w:b/>
                </w:rPr>
                <w:delText>OK</w:delText>
              </w:r>
            </w:del>
          </w:p>
          <w:p w14:paraId="25AED9F8" w14:textId="69C972DF" w:rsidR="00AD6DB4" w:rsidRPr="00762499" w:rsidDel="000934B8" w:rsidRDefault="00AD6DB4" w:rsidP="00D90C96">
            <w:pPr>
              <w:pStyle w:val="TableBody"/>
              <w:rPr>
                <w:del w:id="13876" w:author="Alban Roche" w:date="2017-08-02T16:40:00Z"/>
                <w:sz w:val="16"/>
                <w:szCs w:val="16"/>
              </w:rPr>
            </w:pPr>
            <w:del w:id="13877" w:author="Alban Roche" w:date="2017-08-02T16:40:00Z">
              <w:r w:rsidRPr="00E0527E" w:rsidDel="000934B8">
                <w:tab/>
              </w:r>
            </w:del>
          </w:p>
          <w:p w14:paraId="3FECBE1C" w14:textId="302F09F2" w:rsidR="00AD6DB4" w:rsidRPr="00E0527E" w:rsidDel="000934B8" w:rsidRDefault="00AD6DB4" w:rsidP="00D90C96">
            <w:pPr>
              <w:pStyle w:val="TableBody"/>
              <w:rPr>
                <w:del w:id="13878" w:author="Alban Roche" w:date="2017-08-02T16:40:00Z"/>
                <w:b/>
              </w:rPr>
            </w:pPr>
            <w:del w:id="13879" w:author="Alban Roche" w:date="2017-08-02T16:40:00Z">
              <w:r w:rsidRPr="00E0527E" w:rsidDel="000934B8">
                <w:rPr>
                  <w:b/>
                </w:rPr>
                <w:delText>AT+KST?</w:delText>
              </w:r>
              <w:r w:rsidRPr="00E0527E" w:rsidDel="000934B8">
                <w:rPr>
                  <w:b/>
                </w:rPr>
                <w:tab/>
              </w:r>
            </w:del>
          </w:p>
          <w:p w14:paraId="784608CB" w14:textId="7377DD8F" w:rsidR="00AD6DB4" w:rsidRPr="00E0527E" w:rsidDel="000934B8" w:rsidRDefault="00AD6DB4" w:rsidP="00D90C96">
            <w:pPr>
              <w:pStyle w:val="TableBody"/>
              <w:rPr>
                <w:del w:id="13880" w:author="Alban Roche" w:date="2017-08-02T16:40:00Z"/>
              </w:rPr>
            </w:pPr>
            <w:del w:id="13881" w:author="Alban Roche" w:date="2017-08-02T16:40:00Z">
              <w:r w:rsidRPr="00E0527E" w:rsidDel="000934B8">
                <w:rPr>
                  <w:b/>
                </w:rPr>
                <w:delText>+KST: 20</w:delText>
              </w:r>
              <w:r w:rsidDel="000934B8">
                <w:tab/>
              </w:r>
              <w:r w:rsidDel="000934B8">
                <w:tab/>
                <w:delText>//</w:delText>
              </w:r>
              <w:r w:rsidRPr="00E0527E" w:rsidDel="000934B8">
                <w:delText>Para</w:delText>
              </w:r>
              <w:r w:rsidRPr="00D607BB" w:rsidDel="000934B8">
                <w:delText>meters are retained after reset</w:delText>
              </w:r>
            </w:del>
          </w:p>
          <w:p w14:paraId="31CC3EAC" w14:textId="1B315BE2" w:rsidR="00AD6DB4" w:rsidRPr="00E0527E" w:rsidDel="000934B8" w:rsidRDefault="00AD6DB4" w:rsidP="00D90C96">
            <w:pPr>
              <w:pStyle w:val="TableBody"/>
              <w:rPr>
                <w:del w:id="13882" w:author="Alban Roche" w:date="2017-08-02T16:40:00Z"/>
                <w:b/>
              </w:rPr>
            </w:pPr>
            <w:del w:id="13883" w:author="Alban Roche" w:date="2017-08-02T16:40:00Z">
              <w:r w:rsidRPr="00E0527E" w:rsidDel="000934B8">
                <w:rPr>
                  <w:b/>
                </w:rPr>
                <w:delText>OK</w:delText>
              </w:r>
            </w:del>
          </w:p>
        </w:tc>
      </w:tr>
    </w:tbl>
    <w:p w14:paraId="546F4497" w14:textId="2C6E2D87" w:rsidR="00AD6DB4" w:rsidDel="000934B8" w:rsidRDefault="00AD6DB4" w:rsidP="00D90C96">
      <w:pPr>
        <w:pStyle w:val="Heading2"/>
        <w:keepNext w:val="0"/>
        <w:numPr>
          <w:ilvl w:val="1"/>
          <w:numId w:val="11"/>
        </w:numPr>
        <w:ind w:left="1080" w:hanging="1080"/>
        <w:rPr>
          <w:del w:id="13884" w:author="Alban Roche" w:date="2017-08-02T16:40:00Z"/>
        </w:rPr>
      </w:pPr>
      <w:bookmarkStart w:id="13885" w:name="_Toc460332497"/>
      <w:bookmarkStart w:id="13886" w:name="_Ref464489056"/>
      <w:bookmarkStart w:id="13887" w:name="_Ref464489057"/>
      <w:bookmarkStart w:id="13888" w:name="_Toc486251686"/>
      <w:bookmarkStart w:id="13889" w:name="_Ref489350719"/>
      <w:bookmarkStart w:id="13890" w:name="_Ref489350721"/>
      <w:commentRangeStart w:id="13891"/>
      <w:del w:id="13892" w:author="Alban Roche" w:date="2017-08-02T16:40:00Z">
        <w:r w:rsidDel="000934B8">
          <w:delText xml:space="preserve">+KVGR </w:delText>
        </w:r>
        <w:r w:rsidRPr="00671C8B" w:rsidDel="000934B8">
          <w:delText xml:space="preserve">Command: </w:delText>
        </w:r>
        <w:r w:rsidDel="000934B8">
          <w:delText>Receive Gain Selection</w:delText>
        </w:r>
        <w:bookmarkEnd w:id="13885"/>
        <w:bookmarkEnd w:id="13886"/>
        <w:bookmarkEnd w:id="13887"/>
        <w:commentRangeEnd w:id="13891"/>
        <w:r w:rsidDel="000934B8">
          <w:rPr>
            <w:rStyle w:val="CommentReference"/>
            <w:rFonts w:ascii="Verdana" w:eastAsia="Times New Roman" w:hAnsi="Verdana" w:cs="Times New Roman"/>
            <w:b w:val="0"/>
            <w:lang w:eastAsia="en-US"/>
          </w:rPr>
          <w:commentReference w:id="13891"/>
        </w:r>
        <w:bookmarkEnd w:id="13888"/>
        <w:bookmarkEnd w:id="13889"/>
        <w:bookmarkEnd w:id="13890"/>
      </w:del>
    </w:p>
    <w:p w14:paraId="4BA727A7" w14:textId="5D81A7B0" w:rsidR="00AD6DB4" w:rsidRPr="006B5B85" w:rsidDel="000934B8" w:rsidRDefault="00AD6DB4" w:rsidP="00AD6DB4">
      <w:pPr>
        <w:pStyle w:val="Note"/>
        <w:keepNext/>
        <w:rPr>
          <w:del w:id="13893" w:author="Alban Roche" w:date="2017-08-02T16:40:00Z"/>
        </w:rPr>
      </w:pPr>
      <w:del w:id="13894" w:author="Alban Roche" w:date="2017-08-02T16:40:00Z">
        <w:r w:rsidDel="000934B8">
          <w:delText>F</w:delText>
        </w:r>
        <w:r w:rsidRPr="00893AA7" w:rsidDel="000934B8">
          <w:delText xml:space="preserve">or </w:delText>
        </w:r>
        <w:r w:rsidR="00D90C96" w:rsidDel="000934B8">
          <w:delText xml:space="preserve">HL7618RD, </w:delText>
        </w:r>
        <w:r w:rsidDel="000934B8">
          <w:delText>HL7648, HL7688 and HL7692 only.</w:delText>
        </w:r>
      </w:del>
    </w:p>
    <w:tbl>
      <w:tblPr>
        <w:tblStyle w:val="TableSWIleft"/>
        <w:tblW w:w="9288" w:type="dxa"/>
        <w:tblLayout w:type="fixed"/>
        <w:tblLook w:val="04A0" w:firstRow="1" w:lastRow="0" w:firstColumn="1" w:lastColumn="0" w:noHBand="0" w:noVBand="1"/>
      </w:tblPr>
      <w:tblGrid>
        <w:gridCol w:w="1728"/>
        <w:gridCol w:w="7560"/>
      </w:tblGrid>
      <w:tr w:rsidR="00AD6DB4" w:rsidRPr="00671C8B" w:rsidDel="000934B8" w14:paraId="7C84BEE8" w14:textId="1943D974" w:rsidTr="00166AF3">
        <w:trPr>
          <w:cnfStyle w:val="100000000000" w:firstRow="1" w:lastRow="0" w:firstColumn="0" w:lastColumn="0" w:oddVBand="0" w:evenVBand="0" w:oddHBand="0" w:evenHBand="0" w:firstRowFirstColumn="0" w:firstRowLastColumn="0" w:lastRowFirstColumn="0" w:lastRowLastColumn="0"/>
          <w:del w:id="13895" w:author="Alban Roche" w:date="2017-08-02T16:40:00Z"/>
        </w:trPr>
        <w:tc>
          <w:tcPr>
            <w:tcW w:w="9288" w:type="dxa"/>
            <w:gridSpan w:val="2"/>
          </w:tcPr>
          <w:p w14:paraId="66A9007E" w14:textId="4E6BD128" w:rsidR="00AD6DB4" w:rsidRPr="00671C8B" w:rsidDel="000934B8" w:rsidRDefault="00D90C96" w:rsidP="00D90C96">
            <w:pPr>
              <w:pStyle w:val="TableRowHead"/>
              <w:spacing w:before="144" w:after="144"/>
              <w:rPr>
                <w:del w:id="13896" w:author="Alban Roche" w:date="2017-08-02T16:40:00Z"/>
                <w:bCs w:val="0"/>
              </w:rPr>
            </w:pPr>
            <w:commentRangeStart w:id="13897"/>
            <w:del w:id="13898" w:author="Alban Roche" w:date="2017-08-02T16:40:00Z">
              <w:r w:rsidDel="000934B8">
                <w:delText>HL7618RD</w:delText>
              </w:r>
              <w:commentRangeEnd w:id="13897"/>
              <w:r w:rsidDel="000934B8">
                <w:rPr>
                  <w:rStyle w:val="CommentReference"/>
                  <w:rFonts w:ascii="Verdana" w:hAnsi="Verdana"/>
                  <w:b w:val="0"/>
                  <w:bCs w:val="0"/>
                  <w:color w:val="3D3E40"/>
                  <w:spacing w:val="0"/>
                </w:rPr>
                <w:commentReference w:id="13897"/>
              </w:r>
              <w:r w:rsidDel="000934B8">
                <w:delText xml:space="preserve">, </w:delText>
              </w:r>
              <w:r w:rsidR="00AD6DB4" w:rsidDel="000934B8">
                <w:delText>HL7648, HL7688 and HL7692</w:delText>
              </w:r>
            </w:del>
          </w:p>
        </w:tc>
      </w:tr>
      <w:tr w:rsidR="00AD6DB4" w:rsidRPr="00671C8B" w:rsidDel="000934B8" w14:paraId="6C84F70F" w14:textId="5AA02B43" w:rsidTr="00166AF3">
        <w:trPr>
          <w:trHeight w:val="35"/>
          <w:del w:id="13899" w:author="Alban Roche" w:date="2017-08-02T16:40:00Z"/>
        </w:trPr>
        <w:tc>
          <w:tcPr>
            <w:tcW w:w="1728" w:type="dxa"/>
          </w:tcPr>
          <w:p w14:paraId="0B9CC205" w14:textId="5BE344CC" w:rsidR="00AD6DB4" w:rsidRPr="00671C8B" w:rsidDel="000934B8" w:rsidRDefault="00AD6DB4" w:rsidP="00166AF3">
            <w:pPr>
              <w:pStyle w:val="TableBody"/>
              <w:rPr>
                <w:del w:id="13900" w:author="Alban Roche" w:date="2017-08-02T16:40:00Z"/>
                <w:i/>
              </w:rPr>
            </w:pPr>
            <w:del w:id="13901" w:author="Alban Roche" w:date="2017-08-02T16:40:00Z">
              <w:r w:rsidDel="000934B8">
                <w:rPr>
                  <w:i/>
                </w:rPr>
                <w:delText xml:space="preserve">Test </w:delText>
              </w:r>
              <w:r w:rsidRPr="00671C8B" w:rsidDel="000934B8">
                <w:rPr>
                  <w:i/>
                </w:rPr>
                <w:delText>command</w:delText>
              </w:r>
            </w:del>
          </w:p>
          <w:p w14:paraId="17CBF77C" w14:textId="38D32126" w:rsidR="00AD6DB4" w:rsidRPr="00682FAD" w:rsidDel="000934B8" w:rsidRDefault="00AD6DB4" w:rsidP="00166AF3">
            <w:pPr>
              <w:pStyle w:val="TableBody"/>
              <w:rPr>
                <w:del w:id="13902" w:author="Alban Roche" w:date="2017-08-02T16:40:00Z"/>
              </w:rPr>
            </w:pPr>
          </w:p>
          <w:p w14:paraId="06E21655" w14:textId="4BE2A7EB" w:rsidR="00AD6DB4" w:rsidRPr="00671C8B" w:rsidDel="000934B8" w:rsidRDefault="00AD6DB4" w:rsidP="00166AF3">
            <w:pPr>
              <w:pStyle w:val="TableBody"/>
              <w:rPr>
                <w:del w:id="13903" w:author="Alban Roche" w:date="2017-08-02T16:40:00Z"/>
                <w:u w:val="single"/>
              </w:rPr>
            </w:pPr>
            <w:del w:id="13904" w:author="Alban Roche" w:date="2017-08-02T16:40:00Z">
              <w:r w:rsidRPr="00671C8B" w:rsidDel="000934B8">
                <w:rPr>
                  <w:u w:val="single"/>
                </w:rPr>
                <w:delText>Syntax</w:delText>
              </w:r>
            </w:del>
          </w:p>
          <w:p w14:paraId="2A7F7CE4" w14:textId="30F19973" w:rsidR="00AD6DB4" w:rsidRPr="00671C8B" w:rsidDel="000934B8" w:rsidRDefault="00AD6DB4" w:rsidP="00166AF3">
            <w:pPr>
              <w:pStyle w:val="TableBody"/>
              <w:tabs>
                <w:tab w:val="left" w:pos="705"/>
              </w:tabs>
              <w:rPr>
                <w:del w:id="13905" w:author="Alban Roche" w:date="2017-08-02T16:40:00Z"/>
                <w:lang w:eastAsia="zh-CN"/>
              </w:rPr>
            </w:pPr>
            <w:del w:id="13906" w:author="Alban Roche" w:date="2017-08-02T16:40:00Z">
              <w:r w:rsidRPr="004D2387" w:rsidDel="000934B8">
                <w:rPr>
                  <w:b/>
                </w:rPr>
                <w:delText>AT+</w:delText>
              </w:r>
              <w:r w:rsidDel="000934B8">
                <w:rPr>
                  <w:b/>
                </w:rPr>
                <w:delText>KVGR</w:delText>
              </w:r>
              <w:r w:rsidRPr="004D2387" w:rsidDel="000934B8">
                <w:rPr>
                  <w:b/>
                </w:rPr>
                <w:delText>=?</w:delText>
              </w:r>
            </w:del>
          </w:p>
        </w:tc>
        <w:tc>
          <w:tcPr>
            <w:tcW w:w="7560" w:type="dxa"/>
          </w:tcPr>
          <w:p w14:paraId="77E711A3" w14:textId="3F98982F" w:rsidR="00AD6DB4" w:rsidRPr="00671C8B" w:rsidDel="000934B8" w:rsidRDefault="00AD6DB4" w:rsidP="00166AF3">
            <w:pPr>
              <w:pStyle w:val="TableBody"/>
              <w:rPr>
                <w:del w:id="13907" w:author="Alban Roche" w:date="2017-08-02T16:40:00Z"/>
                <w:u w:val="single"/>
              </w:rPr>
            </w:pPr>
          </w:p>
          <w:p w14:paraId="769CA01C" w14:textId="5C1320E2" w:rsidR="00AD6DB4" w:rsidRPr="00682FAD" w:rsidDel="000934B8" w:rsidRDefault="00AD6DB4" w:rsidP="00166AF3">
            <w:pPr>
              <w:pStyle w:val="TableBody"/>
              <w:rPr>
                <w:del w:id="13908" w:author="Alban Roche" w:date="2017-08-02T16:40:00Z"/>
              </w:rPr>
            </w:pPr>
          </w:p>
          <w:p w14:paraId="71B742C9" w14:textId="3658EECE" w:rsidR="00AD6DB4" w:rsidRPr="00671C8B" w:rsidDel="000934B8" w:rsidRDefault="00AD6DB4" w:rsidP="00166AF3">
            <w:pPr>
              <w:pStyle w:val="TableBody"/>
              <w:rPr>
                <w:del w:id="13909" w:author="Alban Roche" w:date="2017-08-02T16:40:00Z"/>
                <w:u w:val="single"/>
              </w:rPr>
            </w:pPr>
            <w:del w:id="13910" w:author="Alban Roche" w:date="2017-08-02T16:40:00Z">
              <w:r w:rsidRPr="00671C8B" w:rsidDel="000934B8">
                <w:rPr>
                  <w:u w:val="single"/>
                </w:rPr>
                <w:delText>Response</w:delText>
              </w:r>
            </w:del>
          </w:p>
          <w:p w14:paraId="1E8A1986" w14:textId="69D7B940" w:rsidR="00AD6DB4" w:rsidRPr="00682FAD" w:rsidDel="000934B8" w:rsidRDefault="00AD6DB4" w:rsidP="00166AF3">
            <w:pPr>
              <w:pStyle w:val="TableBody"/>
              <w:rPr>
                <w:del w:id="13911" w:author="Alban Roche" w:date="2017-08-02T16:40:00Z"/>
                <w:b/>
              </w:rPr>
            </w:pPr>
            <w:del w:id="13912" w:author="Alban Roche" w:date="2017-08-02T16:40:00Z">
              <w:r w:rsidRPr="00A41325" w:rsidDel="000934B8">
                <w:rPr>
                  <w:b/>
                </w:rPr>
                <w:delText>+</w:delText>
              </w:r>
              <w:r w:rsidDel="000934B8">
                <w:rPr>
                  <w:b/>
                </w:rPr>
                <w:delText>KVGR</w:delText>
              </w:r>
              <w:r w:rsidRPr="00A41325" w:rsidDel="000934B8">
                <w:rPr>
                  <w:b/>
                </w:rPr>
                <w:delText xml:space="preserve">: </w:delText>
              </w:r>
              <w:r w:rsidRPr="005C12F6" w:rsidDel="000934B8">
                <w:rPr>
                  <w:b/>
                </w:rPr>
                <w:delText>(</w:delText>
              </w:r>
              <w:r w:rsidRPr="00682FAD" w:rsidDel="000934B8">
                <w:delText>list of supported</w:delText>
              </w:r>
              <w:r w:rsidRPr="005C12F6" w:rsidDel="000934B8">
                <w:rPr>
                  <w:b/>
                </w:rPr>
                <w:delText xml:space="preserve"> &lt;</w:delText>
              </w:r>
              <w:r w:rsidDel="000934B8">
                <w:rPr>
                  <w:b/>
                </w:rPr>
                <w:delText>n</w:delText>
              </w:r>
              <w:r w:rsidRPr="005C12F6" w:rsidDel="000934B8">
                <w:rPr>
                  <w:b/>
                </w:rPr>
                <w:delText>&gt;</w:delText>
              </w:r>
              <w:r w:rsidRPr="00682FAD" w:rsidDel="000934B8">
                <w:delText>s</w:delText>
              </w:r>
              <w:r w:rsidRPr="005C12F6" w:rsidDel="000934B8">
                <w:rPr>
                  <w:b/>
                </w:rPr>
                <w:delText>)</w:delText>
              </w:r>
            </w:del>
          </w:p>
          <w:p w14:paraId="3301F0F0" w14:textId="2CA1EA24" w:rsidR="00AD6DB4" w:rsidRPr="00671C8B" w:rsidDel="000934B8" w:rsidRDefault="00AD6DB4" w:rsidP="00166AF3">
            <w:pPr>
              <w:pStyle w:val="TableBody"/>
              <w:rPr>
                <w:del w:id="13913" w:author="Alban Roche" w:date="2017-08-02T16:40:00Z"/>
              </w:rPr>
            </w:pPr>
            <w:del w:id="13914" w:author="Alban Roche" w:date="2017-08-02T16:40:00Z">
              <w:r w:rsidRPr="00671C8B" w:rsidDel="000934B8">
                <w:rPr>
                  <w:b/>
                </w:rPr>
                <w:delText>OK</w:delText>
              </w:r>
            </w:del>
          </w:p>
        </w:tc>
      </w:tr>
      <w:tr w:rsidR="00AD6DB4" w:rsidRPr="00671C8B" w:rsidDel="000934B8" w14:paraId="770203D6" w14:textId="137E3EAF" w:rsidTr="00166AF3">
        <w:trPr>
          <w:trHeight w:val="35"/>
          <w:del w:id="13915" w:author="Alban Roche" w:date="2017-08-02T16:40:00Z"/>
        </w:trPr>
        <w:tc>
          <w:tcPr>
            <w:tcW w:w="1728" w:type="dxa"/>
          </w:tcPr>
          <w:p w14:paraId="4406EC6A" w14:textId="566C79FC" w:rsidR="00AD6DB4" w:rsidDel="000934B8" w:rsidRDefault="00AD6DB4" w:rsidP="00166AF3">
            <w:pPr>
              <w:pStyle w:val="TableBody"/>
              <w:rPr>
                <w:del w:id="13916" w:author="Alban Roche" w:date="2017-08-02T16:40:00Z"/>
              </w:rPr>
            </w:pPr>
            <w:del w:id="13917" w:author="Alban Roche" w:date="2017-08-02T16:40:00Z">
              <w:r w:rsidDel="000934B8">
                <w:rPr>
                  <w:i/>
                </w:rPr>
                <w:delText>Read command</w:delText>
              </w:r>
            </w:del>
          </w:p>
          <w:p w14:paraId="58A882FC" w14:textId="1A908D98" w:rsidR="00AD6DB4" w:rsidRPr="00682FAD" w:rsidDel="000934B8" w:rsidRDefault="00AD6DB4" w:rsidP="00166AF3">
            <w:pPr>
              <w:pStyle w:val="TableBody"/>
              <w:rPr>
                <w:del w:id="13918" w:author="Alban Roche" w:date="2017-08-02T16:40:00Z"/>
              </w:rPr>
            </w:pPr>
          </w:p>
          <w:p w14:paraId="53B5EDA4" w14:textId="02AD1A9B" w:rsidR="00AD6DB4" w:rsidDel="000934B8" w:rsidRDefault="00AD6DB4" w:rsidP="00166AF3">
            <w:pPr>
              <w:pStyle w:val="TableBody"/>
              <w:rPr>
                <w:del w:id="13919" w:author="Alban Roche" w:date="2017-08-02T16:40:00Z"/>
              </w:rPr>
            </w:pPr>
            <w:del w:id="13920" w:author="Alban Roche" w:date="2017-08-02T16:40:00Z">
              <w:r w:rsidRPr="00682FAD" w:rsidDel="000934B8">
                <w:rPr>
                  <w:u w:val="single"/>
                </w:rPr>
                <w:delText>Syntax</w:delText>
              </w:r>
            </w:del>
          </w:p>
          <w:p w14:paraId="056A7C3B" w14:textId="6A933253" w:rsidR="00AD6DB4" w:rsidRPr="00682FAD" w:rsidDel="000934B8" w:rsidRDefault="00AD6DB4" w:rsidP="00166AF3">
            <w:pPr>
              <w:pStyle w:val="TableBody"/>
              <w:rPr>
                <w:del w:id="13921" w:author="Alban Roche" w:date="2017-08-02T16:40:00Z"/>
                <w:b/>
              </w:rPr>
            </w:pPr>
            <w:del w:id="13922" w:author="Alban Roche" w:date="2017-08-02T16:40:00Z">
              <w:r w:rsidRPr="00682FAD" w:rsidDel="000934B8">
                <w:rPr>
                  <w:b/>
                </w:rPr>
                <w:delText>AT+</w:delText>
              </w:r>
              <w:r w:rsidDel="000934B8">
                <w:rPr>
                  <w:b/>
                </w:rPr>
                <w:delText>KVGR</w:delText>
              </w:r>
              <w:r w:rsidRPr="00682FAD" w:rsidDel="000934B8">
                <w:rPr>
                  <w:b/>
                </w:rPr>
                <w:delText>?</w:delText>
              </w:r>
            </w:del>
          </w:p>
        </w:tc>
        <w:tc>
          <w:tcPr>
            <w:tcW w:w="7560" w:type="dxa"/>
          </w:tcPr>
          <w:p w14:paraId="612C9A21" w14:textId="2BFE7DE2" w:rsidR="00AD6DB4" w:rsidDel="000934B8" w:rsidRDefault="00AD6DB4" w:rsidP="00166AF3">
            <w:pPr>
              <w:pStyle w:val="TableBody"/>
              <w:rPr>
                <w:del w:id="13923" w:author="Alban Roche" w:date="2017-08-02T16:40:00Z"/>
                <w:u w:val="single"/>
              </w:rPr>
            </w:pPr>
          </w:p>
          <w:p w14:paraId="0721D4C2" w14:textId="5D3017DF" w:rsidR="00AD6DB4" w:rsidRPr="00682FAD" w:rsidDel="000934B8" w:rsidRDefault="00AD6DB4" w:rsidP="00166AF3">
            <w:pPr>
              <w:pStyle w:val="TableBody"/>
              <w:rPr>
                <w:del w:id="13924" w:author="Alban Roche" w:date="2017-08-02T16:40:00Z"/>
              </w:rPr>
            </w:pPr>
          </w:p>
          <w:p w14:paraId="37EBD81D" w14:textId="32774A54" w:rsidR="00AD6DB4" w:rsidDel="000934B8" w:rsidRDefault="00AD6DB4" w:rsidP="00166AF3">
            <w:pPr>
              <w:pStyle w:val="TableBody"/>
              <w:rPr>
                <w:del w:id="13925" w:author="Alban Roche" w:date="2017-08-02T16:40:00Z"/>
              </w:rPr>
            </w:pPr>
            <w:del w:id="13926" w:author="Alban Roche" w:date="2017-08-02T16:40:00Z">
              <w:r w:rsidDel="000934B8">
                <w:rPr>
                  <w:u w:val="single"/>
                </w:rPr>
                <w:delText>Response</w:delText>
              </w:r>
            </w:del>
          </w:p>
          <w:p w14:paraId="6DCEAEDE" w14:textId="7024847A" w:rsidR="00AD6DB4" w:rsidRPr="00682FAD" w:rsidDel="000934B8" w:rsidRDefault="00AD6DB4" w:rsidP="00166AF3">
            <w:pPr>
              <w:pStyle w:val="TableBody"/>
              <w:rPr>
                <w:del w:id="13927" w:author="Alban Roche" w:date="2017-08-02T16:40:00Z"/>
                <w:b/>
              </w:rPr>
            </w:pPr>
            <w:del w:id="13928" w:author="Alban Roche" w:date="2017-08-02T16:40:00Z">
              <w:r w:rsidRPr="00682FAD" w:rsidDel="000934B8">
                <w:rPr>
                  <w:b/>
                </w:rPr>
                <w:delText>+</w:delText>
              </w:r>
              <w:r w:rsidDel="000934B8">
                <w:rPr>
                  <w:b/>
                </w:rPr>
                <w:delText>KVGR</w:delText>
              </w:r>
              <w:r w:rsidRPr="00682FAD" w:rsidDel="000934B8">
                <w:rPr>
                  <w:b/>
                </w:rPr>
                <w:delText xml:space="preserve">: </w:delText>
              </w:r>
              <w:r w:rsidDel="000934B8">
                <w:rPr>
                  <w:b/>
                </w:rPr>
                <w:delText>&lt;n&gt;</w:delText>
              </w:r>
            </w:del>
          </w:p>
          <w:p w14:paraId="2D176ECA" w14:textId="1764DCFB" w:rsidR="00AD6DB4" w:rsidRPr="00682FAD" w:rsidDel="000934B8" w:rsidRDefault="00AD6DB4" w:rsidP="00166AF3">
            <w:pPr>
              <w:pStyle w:val="TableBody"/>
              <w:rPr>
                <w:del w:id="13929" w:author="Alban Roche" w:date="2017-08-02T16:40:00Z"/>
              </w:rPr>
            </w:pPr>
            <w:del w:id="13930" w:author="Alban Roche" w:date="2017-08-02T16:40:00Z">
              <w:r w:rsidRPr="00682FAD" w:rsidDel="000934B8">
                <w:rPr>
                  <w:b/>
                </w:rPr>
                <w:delText>OK</w:delText>
              </w:r>
            </w:del>
          </w:p>
        </w:tc>
      </w:tr>
      <w:tr w:rsidR="00AD6DB4" w:rsidRPr="00671C8B" w:rsidDel="000934B8" w14:paraId="08FD5C6A" w14:textId="26675801" w:rsidTr="00166AF3">
        <w:trPr>
          <w:cantSplit w:val="0"/>
          <w:trHeight w:val="35"/>
          <w:del w:id="13931" w:author="Alban Roche" w:date="2017-08-02T16:40:00Z"/>
        </w:trPr>
        <w:tc>
          <w:tcPr>
            <w:tcW w:w="1728" w:type="dxa"/>
          </w:tcPr>
          <w:p w14:paraId="235A1B62" w14:textId="073F1D9E" w:rsidR="00AD6DB4" w:rsidDel="000934B8" w:rsidRDefault="00AD6DB4" w:rsidP="00166AF3">
            <w:pPr>
              <w:pStyle w:val="TableBody"/>
              <w:rPr>
                <w:del w:id="13932" w:author="Alban Roche" w:date="2017-08-02T16:40:00Z"/>
              </w:rPr>
            </w:pPr>
            <w:del w:id="13933" w:author="Alban Roche" w:date="2017-08-02T16:40:00Z">
              <w:r w:rsidDel="000934B8">
                <w:rPr>
                  <w:i/>
                </w:rPr>
                <w:delText>Write command</w:delText>
              </w:r>
            </w:del>
          </w:p>
          <w:p w14:paraId="52D95525" w14:textId="1B5FE861" w:rsidR="00AD6DB4" w:rsidRPr="00682FAD" w:rsidDel="000934B8" w:rsidRDefault="00AD6DB4" w:rsidP="00166AF3">
            <w:pPr>
              <w:pStyle w:val="TableBody"/>
              <w:rPr>
                <w:del w:id="13934" w:author="Alban Roche" w:date="2017-08-02T16:40:00Z"/>
              </w:rPr>
            </w:pPr>
          </w:p>
          <w:p w14:paraId="76A43E69" w14:textId="646D47EF" w:rsidR="00AD6DB4" w:rsidDel="000934B8" w:rsidRDefault="00AD6DB4" w:rsidP="00166AF3">
            <w:pPr>
              <w:pStyle w:val="TableBody"/>
              <w:rPr>
                <w:del w:id="13935" w:author="Alban Roche" w:date="2017-08-02T16:40:00Z"/>
              </w:rPr>
            </w:pPr>
            <w:del w:id="13936" w:author="Alban Roche" w:date="2017-08-02T16:40:00Z">
              <w:r w:rsidRPr="00682FAD" w:rsidDel="000934B8">
                <w:rPr>
                  <w:u w:val="single"/>
                </w:rPr>
                <w:delText>Syntax</w:delText>
              </w:r>
            </w:del>
          </w:p>
          <w:p w14:paraId="15FB3769" w14:textId="1A4FE658" w:rsidR="00AD6DB4" w:rsidRPr="00682FAD" w:rsidDel="000934B8" w:rsidRDefault="00AD6DB4" w:rsidP="00166AF3">
            <w:pPr>
              <w:pStyle w:val="TableBody"/>
              <w:rPr>
                <w:del w:id="13937" w:author="Alban Roche" w:date="2017-08-02T16:40:00Z"/>
                <w:b/>
              </w:rPr>
            </w:pPr>
            <w:del w:id="13938" w:author="Alban Roche" w:date="2017-08-02T16:40:00Z">
              <w:r w:rsidRPr="00682FAD" w:rsidDel="000934B8">
                <w:rPr>
                  <w:b/>
                </w:rPr>
                <w:delText>AT+</w:delText>
              </w:r>
              <w:r w:rsidDel="000934B8">
                <w:rPr>
                  <w:b/>
                </w:rPr>
                <w:delText>KVGR</w:delText>
              </w:r>
              <w:r w:rsidRPr="00961991" w:rsidDel="000934B8">
                <w:rPr>
                  <w:b/>
                </w:rPr>
                <w:delText>=&lt;</w:delText>
              </w:r>
              <w:r w:rsidDel="000934B8">
                <w:rPr>
                  <w:b/>
                </w:rPr>
                <w:delText>n</w:delText>
              </w:r>
              <w:r w:rsidRPr="00961991" w:rsidDel="000934B8">
                <w:rPr>
                  <w:b/>
                </w:rPr>
                <w:delText>&gt;</w:delText>
              </w:r>
            </w:del>
          </w:p>
        </w:tc>
        <w:tc>
          <w:tcPr>
            <w:tcW w:w="7560" w:type="dxa"/>
          </w:tcPr>
          <w:p w14:paraId="618974F5" w14:textId="06448D8C" w:rsidR="00AD6DB4" w:rsidDel="000934B8" w:rsidRDefault="00AD6DB4" w:rsidP="00166AF3">
            <w:pPr>
              <w:pStyle w:val="TableBody"/>
              <w:rPr>
                <w:del w:id="13939" w:author="Alban Roche" w:date="2017-08-02T16:40:00Z"/>
                <w:u w:val="single"/>
              </w:rPr>
            </w:pPr>
          </w:p>
          <w:p w14:paraId="7158D595" w14:textId="0EF6E398" w:rsidR="00AD6DB4" w:rsidRPr="00682FAD" w:rsidDel="000934B8" w:rsidRDefault="00AD6DB4" w:rsidP="00166AF3">
            <w:pPr>
              <w:pStyle w:val="TableBody"/>
              <w:rPr>
                <w:del w:id="13940" w:author="Alban Roche" w:date="2017-08-02T16:40:00Z"/>
              </w:rPr>
            </w:pPr>
          </w:p>
          <w:p w14:paraId="7806BB9F" w14:textId="1BE3FEDE" w:rsidR="00AD6DB4" w:rsidDel="000934B8" w:rsidRDefault="00AD6DB4" w:rsidP="00166AF3">
            <w:pPr>
              <w:pStyle w:val="TableBody"/>
              <w:rPr>
                <w:del w:id="13941" w:author="Alban Roche" w:date="2017-08-02T16:40:00Z"/>
              </w:rPr>
            </w:pPr>
            <w:del w:id="13942" w:author="Alban Roche" w:date="2017-08-02T16:40:00Z">
              <w:r w:rsidDel="000934B8">
                <w:rPr>
                  <w:u w:val="single"/>
                </w:rPr>
                <w:delText>Response</w:delText>
              </w:r>
            </w:del>
          </w:p>
          <w:p w14:paraId="3558C4C3" w14:textId="0950B576" w:rsidR="00AD6DB4" w:rsidDel="000934B8" w:rsidRDefault="00AD6DB4" w:rsidP="00166AF3">
            <w:pPr>
              <w:pStyle w:val="TableBody"/>
              <w:rPr>
                <w:del w:id="13943" w:author="Alban Roche" w:date="2017-08-02T16:40:00Z"/>
              </w:rPr>
            </w:pPr>
            <w:del w:id="13944" w:author="Alban Roche" w:date="2017-08-02T16:40:00Z">
              <w:r w:rsidRPr="00682FAD" w:rsidDel="000934B8">
                <w:rPr>
                  <w:b/>
                </w:rPr>
                <w:delText>OK</w:delText>
              </w:r>
            </w:del>
          </w:p>
          <w:p w14:paraId="29814C60" w14:textId="784E364C" w:rsidR="00AD6DB4" w:rsidRPr="00DF3DCB" w:rsidDel="000934B8" w:rsidRDefault="00AD6DB4" w:rsidP="00166AF3">
            <w:pPr>
              <w:pStyle w:val="TableBody"/>
              <w:rPr>
                <w:del w:id="13945" w:author="Alban Roche" w:date="2017-08-02T16:40:00Z"/>
                <w:sz w:val="16"/>
                <w:szCs w:val="16"/>
              </w:rPr>
            </w:pPr>
          </w:p>
          <w:p w14:paraId="605BC90D" w14:textId="0D84EB62" w:rsidR="00AD6DB4" w:rsidDel="000934B8" w:rsidRDefault="00AD6DB4" w:rsidP="00166AF3">
            <w:pPr>
              <w:pStyle w:val="TableBody"/>
              <w:rPr>
                <w:del w:id="13946" w:author="Alban Roche" w:date="2017-08-02T16:40:00Z"/>
              </w:rPr>
            </w:pPr>
            <w:del w:id="13947" w:author="Alban Roche" w:date="2017-08-02T16:40:00Z">
              <w:r w:rsidRPr="00682FAD" w:rsidDel="000934B8">
                <w:rPr>
                  <w:u w:val="single"/>
                </w:rPr>
                <w:delText>Parameters</w:delText>
              </w:r>
            </w:del>
          </w:p>
          <w:p w14:paraId="3C3CF12F" w14:textId="4DE35CAE" w:rsidR="00AD6DB4" w:rsidRPr="00682FAD" w:rsidDel="000934B8" w:rsidRDefault="00AD6DB4" w:rsidP="00166AF3">
            <w:pPr>
              <w:pStyle w:val="TableBody"/>
              <w:rPr>
                <w:del w:id="13948" w:author="Alban Roche" w:date="2017-08-02T16:40:00Z"/>
              </w:rPr>
            </w:pPr>
            <w:del w:id="13949" w:author="Alban Roche" w:date="2017-08-02T16:40:00Z">
              <w:r w:rsidRPr="00682FAD" w:rsidDel="000934B8">
                <w:rPr>
                  <w:b/>
                </w:rPr>
                <w:delText>&lt;</w:delText>
              </w:r>
              <w:r w:rsidDel="000934B8">
                <w:rPr>
                  <w:b/>
                </w:rPr>
                <w:delText>n</w:delText>
              </w:r>
              <w:r w:rsidRPr="00682FAD" w:rsidDel="000934B8">
                <w:rPr>
                  <w:b/>
                </w:rPr>
                <w:delText>&gt;</w:delText>
              </w:r>
              <w:r w:rsidDel="000934B8">
                <w:tab/>
                <w:delText>-21 to 6</w:delText>
              </w:r>
              <w:r w:rsidDel="000934B8">
                <w:tab/>
                <w:delText xml:space="preserve">Digital gain of the downlink path in dB. Default value = </w:delText>
              </w:r>
              <w:r w:rsidRPr="00B41DF2" w:rsidDel="000934B8">
                <w:rPr>
                  <w:u w:val="single"/>
                </w:rPr>
                <w:delText>0</w:delText>
              </w:r>
            </w:del>
          </w:p>
        </w:tc>
      </w:tr>
      <w:tr w:rsidR="00AD6DB4" w:rsidRPr="00671C8B" w:rsidDel="000934B8" w14:paraId="25DCDD9D" w14:textId="2BA9BE2A" w:rsidTr="00166AF3">
        <w:trPr>
          <w:trHeight w:val="35"/>
          <w:del w:id="13950" w:author="Alban Roche" w:date="2017-08-02T16:40:00Z"/>
        </w:trPr>
        <w:tc>
          <w:tcPr>
            <w:tcW w:w="1728" w:type="dxa"/>
          </w:tcPr>
          <w:p w14:paraId="7ACEF4CB" w14:textId="7391469C" w:rsidR="00AD6DB4" w:rsidDel="000934B8" w:rsidRDefault="00AD6DB4" w:rsidP="00166AF3">
            <w:pPr>
              <w:pStyle w:val="TableBody"/>
              <w:rPr>
                <w:del w:id="13951" w:author="Alban Roche" w:date="2017-08-02T16:40:00Z"/>
              </w:rPr>
            </w:pPr>
            <w:del w:id="13952" w:author="Alban Roche" w:date="2017-08-02T16:40:00Z">
              <w:r w:rsidRPr="00682FAD" w:rsidDel="000934B8">
                <w:rPr>
                  <w:u w:val="single"/>
                </w:rPr>
                <w:delText>Reference</w:delText>
              </w:r>
            </w:del>
          </w:p>
          <w:p w14:paraId="709208FA" w14:textId="12DC764C" w:rsidR="00AD6DB4" w:rsidRPr="00682FAD" w:rsidDel="000934B8" w:rsidRDefault="00AD6DB4" w:rsidP="00166AF3">
            <w:pPr>
              <w:pStyle w:val="TableBody"/>
              <w:rPr>
                <w:del w:id="13953" w:author="Alban Roche" w:date="2017-08-02T16:40:00Z"/>
              </w:rPr>
            </w:pPr>
            <w:del w:id="13954" w:author="Alban Roche" w:date="2017-08-02T16:40:00Z">
              <w:r w:rsidDel="000934B8">
                <w:delText>Sierra Wireless Proprietary</w:delText>
              </w:r>
            </w:del>
          </w:p>
        </w:tc>
        <w:tc>
          <w:tcPr>
            <w:tcW w:w="7560" w:type="dxa"/>
          </w:tcPr>
          <w:p w14:paraId="2D6F5B21" w14:textId="25709C23" w:rsidR="00AD6DB4" w:rsidDel="000934B8" w:rsidRDefault="00AD6DB4" w:rsidP="00166AF3">
            <w:pPr>
              <w:pStyle w:val="TableBody"/>
              <w:rPr>
                <w:del w:id="13955" w:author="Alban Roche" w:date="2017-08-02T16:40:00Z"/>
              </w:rPr>
            </w:pPr>
            <w:del w:id="13956" w:author="Alban Roche" w:date="2017-08-02T16:40:00Z">
              <w:r w:rsidDel="000934B8">
                <w:rPr>
                  <w:u w:val="single"/>
                </w:rPr>
                <w:delText>Notes</w:delText>
              </w:r>
            </w:del>
          </w:p>
          <w:p w14:paraId="2407C1A7" w14:textId="08DEDB2C" w:rsidR="00AD6DB4" w:rsidDel="000934B8" w:rsidRDefault="00AD6DB4" w:rsidP="0059466D">
            <w:pPr>
              <w:pStyle w:val="TableBody"/>
              <w:numPr>
                <w:ilvl w:val="0"/>
                <w:numId w:val="110"/>
              </w:numPr>
              <w:rPr>
                <w:del w:id="13957" w:author="Alban Roche" w:date="2017-08-02T16:40:00Z"/>
              </w:rPr>
            </w:pPr>
            <w:del w:id="13958" w:author="Alban Roche" w:date="2017-08-02T16:40:00Z">
              <w:r w:rsidDel="000934B8">
                <w:delText>The value of &lt;n&gt; is not saved; it will return to its nominal value after the module is reset.</w:delText>
              </w:r>
            </w:del>
          </w:p>
          <w:p w14:paraId="589CF424" w14:textId="32A3AA43" w:rsidR="00AD6DB4" w:rsidDel="000934B8" w:rsidRDefault="00AD6DB4" w:rsidP="0059466D">
            <w:pPr>
              <w:pStyle w:val="TableBody"/>
              <w:numPr>
                <w:ilvl w:val="0"/>
                <w:numId w:val="110"/>
              </w:numPr>
              <w:rPr>
                <w:del w:id="13959" w:author="Alban Roche" w:date="2017-08-02T16:40:00Z"/>
              </w:rPr>
            </w:pPr>
            <w:del w:id="13960" w:author="Alban Roche" w:date="2017-08-02T16:40:00Z">
              <w:r w:rsidDel="000934B8">
                <w:delText>&lt;n&gt; can be specified with or without quotes.</w:delText>
              </w:r>
            </w:del>
          </w:p>
          <w:p w14:paraId="6F46B537" w14:textId="45E5BCE2" w:rsidR="00AD6DB4" w:rsidDel="000934B8" w:rsidRDefault="00AD6DB4" w:rsidP="0059466D">
            <w:pPr>
              <w:pStyle w:val="TableBody"/>
              <w:numPr>
                <w:ilvl w:val="0"/>
                <w:numId w:val="110"/>
              </w:numPr>
              <w:rPr>
                <w:del w:id="13961" w:author="Alban Roche" w:date="2017-08-02T16:40:00Z"/>
              </w:rPr>
            </w:pPr>
            <w:del w:id="13962" w:author="Alban Roche" w:date="2017-08-02T16:40:00Z">
              <w:r w:rsidDel="000934B8">
                <w:delText>Gain can be changed either during a connection or outside of a connection.</w:delText>
              </w:r>
            </w:del>
          </w:p>
          <w:p w14:paraId="184EE611" w14:textId="7F6047A7" w:rsidR="00D90C96" w:rsidRPr="00682FAD" w:rsidDel="000934B8" w:rsidRDefault="00D90C96" w:rsidP="0059466D">
            <w:pPr>
              <w:pStyle w:val="TableBody"/>
              <w:numPr>
                <w:ilvl w:val="0"/>
                <w:numId w:val="110"/>
              </w:numPr>
              <w:rPr>
                <w:del w:id="13963" w:author="Alban Roche" w:date="2017-08-02T16:40:00Z"/>
              </w:rPr>
            </w:pPr>
            <w:del w:id="13964" w:author="Alban Roche" w:date="2017-08-02T16:40:00Z">
              <w:r w:rsidDel="000934B8">
                <w:delText>This command is supported on the HL7618RD when using a VoLTE-capable software.</w:delText>
              </w:r>
            </w:del>
          </w:p>
        </w:tc>
      </w:tr>
      <w:tr w:rsidR="00AD6DB4" w:rsidRPr="00671C8B" w:rsidDel="000934B8" w14:paraId="17EC433E" w14:textId="24AD06AF" w:rsidTr="00166AF3">
        <w:trPr>
          <w:cantSplit w:val="0"/>
          <w:trHeight w:val="35"/>
          <w:del w:id="13965" w:author="Alban Roche" w:date="2017-08-02T16:40:00Z"/>
        </w:trPr>
        <w:tc>
          <w:tcPr>
            <w:tcW w:w="1728" w:type="dxa"/>
          </w:tcPr>
          <w:p w14:paraId="252E95CC" w14:textId="24262EB9" w:rsidR="00AD6DB4" w:rsidRPr="00682FAD" w:rsidDel="000934B8" w:rsidRDefault="00AD6DB4" w:rsidP="00D90C96">
            <w:pPr>
              <w:pStyle w:val="TableBody"/>
              <w:rPr>
                <w:del w:id="13966" w:author="Alban Roche" w:date="2017-08-02T16:40:00Z"/>
                <w:u w:val="single"/>
              </w:rPr>
            </w:pPr>
            <w:del w:id="13967" w:author="Alban Roche" w:date="2017-08-02T16:40:00Z">
              <w:r w:rsidDel="000934B8">
                <w:rPr>
                  <w:u w:val="single"/>
                </w:rPr>
                <w:delText>Examples</w:delText>
              </w:r>
            </w:del>
          </w:p>
        </w:tc>
        <w:tc>
          <w:tcPr>
            <w:tcW w:w="7560" w:type="dxa"/>
          </w:tcPr>
          <w:p w14:paraId="07356AB6" w14:textId="34774E67" w:rsidR="00AD6DB4" w:rsidRPr="00E0527E" w:rsidDel="000934B8" w:rsidRDefault="00AD6DB4" w:rsidP="00D90C96">
            <w:pPr>
              <w:pStyle w:val="TableBody"/>
              <w:rPr>
                <w:del w:id="13968" w:author="Alban Roche" w:date="2017-08-02T16:40:00Z"/>
              </w:rPr>
            </w:pPr>
            <w:del w:id="13969" w:author="Alban Roche" w:date="2017-08-02T16:40:00Z">
              <w:r w:rsidRPr="00E0527E" w:rsidDel="000934B8">
                <w:rPr>
                  <w:b/>
                </w:rPr>
                <w:delText>AT+KVGR=“-21”</w:delText>
              </w:r>
              <w:r w:rsidDel="000934B8">
                <w:tab/>
                <w:delText>//</w:delText>
              </w:r>
              <w:r w:rsidRPr="00E0527E" w:rsidDel="000934B8">
                <w:delText>Receive gain is set to 21dB less than the nominal gain</w:delText>
              </w:r>
            </w:del>
          </w:p>
          <w:p w14:paraId="274B730E" w14:textId="1D02D4D8" w:rsidR="00AD6DB4" w:rsidRPr="00E0527E" w:rsidDel="000934B8" w:rsidRDefault="00AD6DB4" w:rsidP="00D90C96">
            <w:pPr>
              <w:pStyle w:val="TableBody"/>
              <w:rPr>
                <w:del w:id="13970" w:author="Alban Roche" w:date="2017-08-02T16:40:00Z"/>
                <w:b/>
              </w:rPr>
            </w:pPr>
            <w:del w:id="13971" w:author="Alban Roche" w:date="2017-08-02T16:40:00Z">
              <w:r w:rsidRPr="00E0527E" w:rsidDel="000934B8">
                <w:rPr>
                  <w:b/>
                </w:rPr>
                <w:delText>OK</w:delText>
              </w:r>
            </w:del>
          </w:p>
          <w:p w14:paraId="148996A3" w14:textId="10AC2588" w:rsidR="00AD6DB4" w:rsidRPr="00DF3DCB" w:rsidDel="000934B8" w:rsidRDefault="00AD6DB4" w:rsidP="00D90C96">
            <w:pPr>
              <w:pStyle w:val="TableBody"/>
              <w:rPr>
                <w:del w:id="13972" w:author="Alban Roche" w:date="2017-08-02T16:40:00Z"/>
                <w:b/>
                <w:sz w:val="16"/>
                <w:szCs w:val="16"/>
              </w:rPr>
            </w:pPr>
          </w:p>
          <w:p w14:paraId="7D64A7AE" w14:textId="43959405" w:rsidR="00AD6DB4" w:rsidRPr="00E0527E" w:rsidDel="000934B8" w:rsidRDefault="00AD6DB4" w:rsidP="00D90C96">
            <w:pPr>
              <w:pStyle w:val="TableBody"/>
              <w:rPr>
                <w:del w:id="13973" w:author="Alban Roche" w:date="2017-08-02T16:40:00Z"/>
              </w:rPr>
            </w:pPr>
            <w:del w:id="13974" w:author="Alban Roche" w:date="2017-08-02T16:40:00Z">
              <w:r w:rsidRPr="00E0527E" w:rsidDel="000934B8">
                <w:rPr>
                  <w:b/>
                </w:rPr>
                <w:delText>AT+KVGR=“-22”</w:delText>
              </w:r>
              <w:r w:rsidDel="000934B8">
                <w:tab/>
                <w:delText>//</w:delText>
              </w:r>
              <w:r w:rsidRPr="00D607BB" w:rsidDel="000934B8">
                <w:delText>Input is out of range</w:delText>
              </w:r>
            </w:del>
          </w:p>
          <w:p w14:paraId="1981AE75" w14:textId="5E0BED01" w:rsidR="00AD6DB4" w:rsidRPr="00E0527E" w:rsidDel="000934B8" w:rsidRDefault="00AD6DB4" w:rsidP="00D90C96">
            <w:pPr>
              <w:pStyle w:val="TableBody"/>
              <w:rPr>
                <w:del w:id="13975" w:author="Alban Roche" w:date="2017-08-02T16:40:00Z"/>
                <w:b/>
              </w:rPr>
            </w:pPr>
            <w:del w:id="13976" w:author="Alban Roche" w:date="2017-08-02T16:40:00Z">
              <w:r w:rsidRPr="00E0527E" w:rsidDel="000934B8">
                <w:rPr>
                  <w:b/>
                </w:rPr>
                <w:delText>ERROR</w:delText>
              </w:r>
            </w:del>
          </w:p>
          <w:p w14:paraId="1F0E75E1" w14:textId="0A902844" w:rsidR="00AD6DB4" w:rsidRPr="00DF3DCB" w:rsidDel="000934B8" w:rsidRDefault="00AD6DB4" w:rsidP="00D90C96">
            <w:pPr>
              <w:pStyle w:val="TableBody"/>
              <w:rPr>
                <w:del w:id="13977" w:author="Alban Roche" w:date="2017-08-02T16:40:00Z"/>
                <w:b/>
                <w:sz w:val="16"/>
                <w:szCs w:val="16"/>
              </w:rPr>
            </w:pPr>
          </w:p>
          <w:p w14:paraId="08CCF522" w14:textId="24E80258" w:rsidR="00AD6DB4" w:rsidRPr="00E0527E" w:rsidDel="000934B8" w:rsidRDefault="00AD6DB4" w:rsidP="00D90C96">
            <w:pPr>
              <w:pStyle w:val="TableBody"/>
              <w:rPr>
                <w:del w:id="13978" w:author="Alban Roche" w:date="2017-08-02T16:40:00Z"/>
              </w:rPr>
            </w:pPr>
            <w:del w:id="13979" w:author="Alban Roche" w:date="2017-08-02T16:40:00Z">
              <w:r w:rsidRPr="00E0527E" w:rsidDel="000934B8">
                <w:rPr>
                  <w:b/>
                </w:rPr>
                <w:delText>AT+KVGR=“6”</w:delText>
              </w:r>
              <w:r w:rsidDel="000934B8">
                <w:tab/>
                <w:delText>//</w:delText>
              </w:r>
              <w:r w:rsidRPr="00E0527E" w:rsidDel="000934B8">
                <w:delText>Receive gain is set to</w:delText>
              </w:r>
              <w:r w:rsidRPr="00D607BB" w:rsidDel="000934B8">
                <w:delText xml:space="preserve"> 6dB more than the nominal gain</w:delText>
              </w:r>
            </w:del>
          </w:p>
          <w:p w14:paraId="39E4DC43" w14:textId="0CD81038" w:rsidR="00AD6DB4" w:rsidRPr="00E0527E" w:rsidDel="000934B8" w:rsidRDefault="00AD6DB4" w:rsidP="00D90C96">
            <w:pPr>
              <w:pStyle w:val="TableBody"/>
              <w:rPr>
                <w:del w:id="13980" w:author="Alban Roche" w:date="2017-08-02T16:40:00Z"/>
                <w:b/>
              </w:rPr>
            </w:pPr>
            <w:del w:id="13981" w:author="Alban Roche" w:date="2017-08-02T16:40:00Z">
              <w:r w:rsidRPr="00E0527E" w:rsidDel="000934B8">
                <w:rPr>
                  <w:b/>
                </w:rPr>
                <w:delText>OK</w:delText>
              </w:r>
            </w:del>
          </w:p>
          <w:p w14:paraId="1BE2D80D" w14:textId="57F2EB91" w:rsidR="00AD6DB4" w:rsidRPr="00DF3DCB" w:rsidDel="000934B8" w:rsidRDefault="00AD6DB4" w:rsidP="00D90C96">
            <w:pPr>
              <w:pStyle w:val="TableBody"/>
              <w:rPr>
                <w:del w:id="13982" w:author="Alban Roche" w:date="2017-08-02T16:40:00Z"/>
                <w:b/>
                <w:sz w:val="16"/>
                <w:szCs w:val="16"/>
              </w:rPr>
            </w:pPr>
          </w:p>
          <w:p w14:paraId="688718CD" w14:textId="07931F99" w:rsidR="00AD6DB4" w:rsidRPr="00E0527E" w:rsidDel="000934B8" w:rsidRDefault="00AD6DB4" w:rsidP="00D90C96">
            <w:pPr>
              <w:pStyle w:val="TableBody"/>
              <w:rPr>
                <w:del w:id="13983" w:author="Alban Roche" w:date="2017-08-02T16:40:00Z"/>
              </w:rPr>
            </w:pPr>
            <w:del w:id="13984" w:author="Alban Roche" w:date="2017-08-02T16:40:00Z">
              <w:r w:rsidRPr="00E0527E" w:rsidDel="000934B8">
                <w:rPr>
                  <w:b/>
                </w:rPr>
                <w:delText>AT+KVGR=“7”</w:delText>
              </w:r>
              <w:r w:rsidDel="000934B8">
                <w:tab/>
                <w:delText>//</w:delText>
              </w:r>
              <w:r w:rsidRPr="00D607BB" w:rsidDel="000934B8">
                <w:delText>Input is out of range</w:delText>
              </w:r>
            </w:del>
          </w:p>
          <w:p w14:paraId="21CF6583" w14:textId="710DD379" w:rsidR="00AD6DB4" w:rsidRPr="00E0527E" w:rsidDel="000934B8" w:rsidRDefault="00AD6DB4" w:rsidP="00D90C96">
            <w:pPr>
              <w:pStyle w:val="TableBody"/>
              <w:rPr>
                <w:del w:id="13985" w:author="Alban Roche" w:date="2017-08-02T16:40:00Z"/>
                <w:b/>
              </w:rPr>
            </w:pPr>
            <w:del w:id="13986" w:author="Alban Roche" w:date="2017-08-02T16:40:00Z">
              <w:r w:rsidRPr="00E0527E" w:rsidDel="000934B8">
                <w:rPr>
                  <w:b/>
                </w:rPr>
                <w:delText>ERROR</w:delText>
              </w:r>
            </w:del>
          </w:p>
          <w:p w14:paraId="2C7621CA" w14:textId="3A76C5CA" w:rsidR="00AD6DB4" w:rsidRPr="00DF3DCB" w:rsidDel="000934B8" w:rsidRDefault="00AD6DB4" w:rsidP="00D90C96">
            <w:pPr>
              <w:pStyle w:val="TableBody"/>
              <w:rPr>
                <w:del w:id="13987" w:author="Alban Roche" w:date="2017-08-02T16:40:00Z"/>
                <w:b/>
                <w:sz w:val="16"/>
                <w:szCs w:val="16"/>
              </w:rPr>
            </w:pPr>
          </w:p>
          <w:p w14:paraId="4AFB1BFF" w14:textId="14368CCA" w:rsidR="00AD6DB4" w:rsidRPr="00E0527E" w:rsidDel="000934B8" w:rsidRDefault="00AD6DB4" w:rsidP="00D90C96">
            <w:pPr>
              <w:pStyle w:val="TableBody"/>
              <w:rPr>
                <w:del w:id="13988" w:author="Alban Roche" w:date="2017-08-02T16:40:00Z"/>
              </w:rPr>
            </w:pPr>
            <w:del w:id="13989" w:author="Alban Roche" w:date="2017-08-02T16:40:00Z">
              <w:r w:rsidRPr="00E0527E" w:rsidDel="000934B8">
                <w:rPr>
                  <w:b/>
                </w:rPr>
                <w:delText>AT+VGR=87</w:delText>
              </w:r>
              <w:r w:rsidRPr="00E0527E" w:rsidDel="000934B8">
                <w:rPr>
                  <w:b/>
                </w:rPr>
                <w:tab/>
              </w:r>
              <w:r w:rsidDel="000934B8">
                <w:tab/>
                <w:delText>//</w:delText>
              </w:r>
              <w:r w:rsidRPr="00E0527E" w:rsidDel="000934B8">
                <w:delText>Receive gain is set to -20.5dB less than the nominal gain by +VGR</w:delText>
              </w:r>
            </w:del>
          </w:p>
          <w:p w14:paraId="1E6DE8C5" w14:textId="7630C668" w:rsidR="00AD6DB4" w:rsidRPr="00E0527E" w:rsidDel="000934B8" w:rsidRDefault="00AD6DB4" w:rsidP="00D90C96">
            <w:pPr>
              <w:pStyle w:val="TableBody"/>
              <w:rPr>
                <w:del w:id="13990" w:author="Alban Roche" w:date="2017-08-02T16:40:00Z"/>
                <w:b/>
              </w:rPr>
            </w:pPr>
            <w:del w:id="13991" w:author="Alban Roche" w:date="2017-08-02T16:40:00Z">
              <w:r w:rsidRPr="00E0527E" w:rsidDel="000934B8">
                <w:rPr>
                  <w:b/>
                </w:rPr>
                <w:delText>OK</w:delText>
              </w:r>
            </w:del>
          </w:p>
          <w:p w14:paraId="79878CF4" w14:textId="48386E7B" w:rsidR="00AD6DB4" w:rsidRPr="00DF3DCB" w:rsidDel="000934B8" w:rsidRDefault="00AD6DB4" w:rsidP="00D90C96">
            <w:pPr>
              <w:pStyle w:val="TableBody"/>
              <w:rPr>
                <w:del w:id="13992" w:author="Alban Roche" w:date="2017-08-02T16:40:00Z"/>
                <w:b/>
                <w:sz w:val="16"/>
                <w:szCs w:val="16"/>
              </w:rPr>
            </w:pPr>
          </w:p>
          <w:p w14:paraId="6037601A" w14:textId="413E3327" w:rsidR="00AD6DB4" w:rsidRPr="00E0527E" w:rsidDel="000934B8" w:rsidRDefault="00AD6DB4" w:rsidP="00D90C96">
            <w:pPr>
              <w:pStyle w:val="TableBody"/>
              <w:rPr>
                <w:del w:id="13993" w:author="Alban Roche" w:date="2017-08-02T16:40:00Z"/>
              </w:rPr>
            </w:pPr>
            <w:del w:id="13994" w:author="Alban Roche" w:date="2017-08-02T16:40:00Z">
              <w:r w:rsidRPr="00E0527E" w:rsidDel="000934B8">
                <w:rPr>
                  <w:b/>
                </w:rPr>
                <w:delText>AT+KVGR?</w:delText>
              </w:r>
              <w:r w:rsidDel="000934B8">
                <w:tab/>
              </w:r>
              <w:r w:rsidDel="000934B8">
                <w:tab/>
                <w:delText>//</w:delText>
              </w:r>
              <w:r w:rsidRPr="00E0527E" w:rsidDel="000934B8">
                <w:delText xml:space="preserve">+KVGR response truncates the </w:delText>
              </w:r>
              <w:r w:rsidRPr="00D607BB" w:rsidDel="000934B8">
                <w:delText>decimal part of the actual gain</w:delText>
              </w:r>
            </w:del>
          </w:p>
          <w:p w14:paraId="476EC233" w14:textId="6ABAFF26" w:rsidR="00AD6DB4" w:rsidRPr="00E0527E" w:rsidDel="000934B8" w:rsidRDefault="00AD6DB4" w:rsidP="00D90C96">
            <w:pPr>
              <w:pStyle w:val="TableBody"/>
              <w:rPr>
                <w:del w:id="13995" w:author="Alban Roche" w:date="2017-08-02T16:40:00Z"/>
                <w:b/>
              </w:rPr>
            </w:pPr>
            <w:del w:id="13996" w:author="Alban Roche" w:date="2017-08-02T16:40:00Z">
              <w:r w:rsidRPr="00E0527E" w:rsidDel="000934B8">
                <w:rPr>
                  <w:b/>
                </w:rPr>
                <w:delText>+KVGR: -20</w:delText>
              </w:r>
            </w:del>
          </w:p>
          <w:p w14:paraId="7F1D08EC" w14:textId="4FEF26B6" w:rsidR="00AD6DB4" w:rsidRPr="00E0527E" w:rsidDel="000934B8" w:rsidRDefault="00AD6DB4" w:rsidP="00D90C96">
            <w:pPr>
              <w:pStyle w:val="TableBody"/>
              <w:rPr>
                <w:del w:id="13997" w:author="Alban Roche" w:date="2017-08-02T16:40:00Z"/>
              </w:rPr>
            </w:pPr>
            <w:del w:id="13998" w:author="Alban Roche" w:date="2017-08-02T16:40:00Z">
              <w:r w:rsidRPr="00E0527E" w:rsidDel="000934B8">
                <w:rPr>
                  <w:b/>
                </w:rPr>
                <w:delText>OK</w:delText>
              </w:r>
            </w:del>
          </w:p>
        </w:tc>
      </w:tr>
    </w:tbl>
    <w:p w14:paraId="5DDC5E97" w14:textId="158C6BF3" w:rsidR="00AD6DB4" w:rsidDel="000934B8" w:rsidRDefault="00AD6DB4" w:rsidP="00D90C96">
      <w:pPr>
        <w:pStyle w:val="Heading2"/>
        <w:keepNext w:val="0"/>
        <w:numPr>
          <w:ilvl w:val="1"/>
          <w:numId w:val="11"/>
        </w:numPr>
        <w:ind w:left="1080" w:hanging="1080"/>
        <w:rPr>
          <w:del w:id="13999" w:author="Alban Roche" w:date="2017-08-02T16:40:00Z"/>
        </w:rPr>
      </w:pPr>
      <w:bookmarkStart w:id="14000" w:name="_Toc460332498"/>
      <w:bookmarkStart w:id="14001" w:name="_Ref464489058"/>
      <w:bookmarkStart w:id="14002" w:name="_Ref464489059"/>
      <w:bookmarkStart w:id="14003" w:name="_Toc486251687"/>
      <w:bookmarkStart w:id="14004" w:name="_Ref489350724"/>
      <w:bookmarkStart w:id="14005" w:name="_Ref489350726"/>
      <w:commentRangeStart w:id="14006"/>
      <w:del w:id="14007" w:author="Alban Roche" w:date="2017-08-02T16:40:00Z">
        <w:r w:rsidDel="000934B8">
          <w:delText xml:space="preserve">+KVGT </w:delText>
        </w:r>
        <w:r w:rsidRPr="00671C8B" w:rsidDel="000934B8">
          <w:delText xml:space="preserve">Command: </w:delText>
        </w:r>
        <w:r w:rsidDel="000934B8">
          <w:delText>Transmit Gain Selection</w:delText>
        </w:r>
        <w:bookmarkEnd w:id="14000"/>
        <w:bookmarkEnd w:id="14001"/>
        <w:bookmarkEnd w:id="14002"/>
        <w:commentRangeEnd w:id="14006"/>
        <w:r w:rsidDel="000934B8">
          <w:rPr>
            <w:rStyle w:val="CommentReference"/>
            <w:rFonts w:ascii="Verdana" w:eastAsia="Times New Roman" w:hAnsi="Verdana" w:cs="Times New Roman"/>
            <w:b w:val="0"/>
            <w:lang w:eastAsia="en-US"/>
          </w:rPr>
          <w:commentReference w:id="14006"/>
        </w:r>
        <w:bookmarkEnd w:id="14003"/>
        <w:bookmarkEnd w:id="14004"/>
        <w:bookmarkEnd w:id="14005"/>
      </w:del>
    </w:p>
    <w:p w14:paraId="6A25A21E" w14:textId="1B3A6976" w:rsidR="00AD6DB4" w:rsidRPr="006B5B85" w:rsidDel="000934B8" w:rsidRDefault="00AD6DB4" w:rsidP="00AD6DB4">
      <w:pPr>
        <w:pStyle w:val="Note"/>
        <w:keepNext/>
        <w:rPr>
          <w:del w:id="14008" w:author="Alban Roche" w:date="2017-08-02T16:40:00Z"/>
        </w:rPr>
      </w:pPr>
      <w:del w:id="14009" w:author="Alban Roche" w:date="2017-08-02T16:40:00Z">
        <w:r w:rsidDel="000934B8">
          <w:delText>F</w:delText>
        </w:r>
        <w:r w:rsidRPr="00893AA7" w:rsidDel="000934B8">
          <w:delText xml:space="preserve">or </w:delText>
        </w:r>
        <w:r w:rsidR="00D90C96" w:rsidDel="000934B8">
          <w:delText xml:space="preserve">HL7618RD, </w:delText>
        </w:r>
        <w:r w:rsidDel="000934B8">
          <w:delText>HL7648, HL7688 and HL7692 only.</w:delText>
        </w:r>
      </w:del>
    </w:p>
    <w:tbl>
      <w:tblPr>
        <w:tblStyle w:val="TableSWIleft"/>
        <w:tblW w:w="9288" w:type="dxa"/>
        <w:tblLayout w:type="fixed"/>
        <w:tblLook w:val="04A0" w:firstRow="1" w:lastRow="0" w:firstColumn="1" w:lastColumn="0" w:noHBand="0" w:noVBand="1"/>
      </w:tblPr>
      <w:tblGrid>
        <w:gridCol w:w="1728"/>
        <w:gridCol w:w="7560"/>
      </w:tblGrid>
      <w:tr w:rsidR="00AD6DB4" w:rsidRPr="00671C8B" w:rsidDel="000934B8" w14:paraId="030AFE8F" w14:textId="42412CC0" w:rsidTr="00166AF3">
        <w:trPr>
          <w:cnfStyle w:val="100000000000" w:firstRow="1" w:lastRow="0" w:firstColumn="0" w:lastColumn="0" w:oddVBand="0" w:evenVBand="0" w:oddHBand="0" w:evenHBand="0" w:firstRowFirstColumn="0" w:firstRowLastColumn="0" w:lastRowFirstColumn="0" w:lastRowLastColumn="0"/>
          <w:del w:id="14010" w:author="Alban Roche" w:date="2017-08-02T16:40:00Z"/>
        </w:trPr>
        <w:tc>
          <w:tcPr>
            <w:tcW w:w="9288" w:type="dxa"/>
            <w:gridSpan w:val="2"/>
          </w:tcPr>
          <w:p w14:paraId="40C93BE1" w14:textId="282C302E" w:rsidR="00AD6DB4" w:rsidRPr="00671C8B" w:rsidDel="000934B8" w:rsidRDefault="00D90C96" w:rsidP="00D90C96">
            <w:pPr>
              <w:pStyle w:val="TableRowHead"/>
              <w:spacing w:before="144" w:after="144"/>
              <w:rPr>
                <w:del w:id="14011" w:author="Alban Roche" w:date="2017-08-02T16:40:00Z"/>
                <w:bCs w:val="0"/>
              </w:rPr>
            </w:pPr>
            <w:commentRangeStart w:id="14012"/>
            <w:del w:id="14013" w:author="Alban Roche" w:date="2017-08-02T16:40:00Z">
              <w:r w:rsidDel="000934B8">
                <w:delText>HL7618RD</w:delText>
              </w:r>
              <w:commentRangeEnd w:id="14012"/>
              <w:r w:rsidDel="000934B8">
                <w:rPr>
                  <w:rStyle w:val="CommentReference"/>
                  <w:rFonts w:ascii="Verdana" w:hAnsi="Verdana"/>
                  <w:b w:val="0"/>
                  <w:bCs w:val="0"/>
                  <w:color w:val="3D3E40"/>
                  <w:spacing w:val="0"/>
                </w:rPr>
                <w:commentReference w:id="14012"/>
              </w:r>
              <w:r w:rsidDel="000934B8">
                <w:delText xml:space="preserve">, </w:delText>
              </w:r>
              <w:r w:rsidR="00AD6DB4" w:rsidDel="000934B8">
                <w:delText>HL7648, HL7688 and HL7692</w:delText>
              </w:r>
            </w:del>
          </w:p>
        </w:tc>
      </w:tr>
      <w:tr w:rsidR="00AD6DB4" w:rsidRPr="00671C8B" w:rsidDel="000934B8" w14:paraId="12F4FFC5" w14:textId="7F637626" w:rsidTr="00166AF3">
        <w:trPr>
          <w:trHeight w:val="35"/>
          <w:del w:id="14014" w:author="Alban Roche" w:date="2017-08-02T16:40:00Z"/>
        </w:trPr>
        <w:tc>
          <w:tcPr>
            <w:tcW w:w="1728" w:type="dxa"/>
          </w:tcPr>
          <w:p w14:paraId="57D462EE" w14:textId="38E0C77D" w:rsidR="00AD6DB4" w:rsidRPr="00671C8B" w:rsidDel="000934B8" w:rsidRDefault="00AD6DB4" w:rsidP="00166AF3">
            <w:pPr>
              <w:pStyle w:val="TableBody"/>
              <w:rPr>
                <w:del w:id="14015" w:author="Alban Roche" w:date="2017-08-02T16:40:00Z"/>
                <w:i/>
              </w:rPr>
            </w:pPr>
            <w:del w:id="14016" w:author="Alban Roche" w:date="2017-08-02T16:40:00Z">
              <w:r w:rsidDel="000934B8">
                <w:rPr>
                  <w:i/>
                </w:rPr>
                <w:delText xml:space="preserve">Test </w:delText>
              </w:r>
              <w:r w:rsidRPr="00671C8B" w:rsidDel="000934B8">
                <w:rPr>
                  <w:i/>
                </w:rPr>
                <w:delText>command</w:delText>
              </w:r>
            </w:del>
          </w:p>
          <w:p w14:paraId="09E41A09" w14:textId="2251D9F5" w:rsidR="00AD6DB4" w:rsidRPr="00682FAD" w:rsidDel="000934B8" w:rsidRDefault="00AD6DB4" w:rsidP="00166AF3">
            <w:pPr>
              <w:pStyle w:val="TableBody"/>
              <w:rPr>
                <w:del w:id="14017" w:author="Alban Roche" w:date="2017-08-02T16:40:00Z"/>
              </w:rPr>
            </w:pPr>
          </w:p>
          <w:p w14:paraId="0EC78006" w14:textId="1B522050" w:rsidR="00AD6DB4" w:rsidRPr="00671C8B" w:rsidDel="000934B8" w:rsidRDefault="00AD6DB4" w:rsidP="00166AF3">
            <w:pPr>
              <w:pStyle w:val="TableBody"/>
              <w:rPr>
                <w:del w:id="14018" w:author="Alban Roche" w:date="2017-08-02T16:40:00Z"/>
                <w:u w:val="single"/>
              </w:rPr>
            </w:pPr>
            <w:del w:id="14019" w:author="Alban Roche" w:date="2017-08-02T16:40:00Z">
              <w:r w:rsidRPr="00671C8B" w:rsidDel="000934B8">
                <w:rPr>
                  <w:u w:val="single"/>
                </w:rPr>
                <w:delText>Syntax</w:delText>
              </w:r>
            </w:del>
          </w:p>
          <w:p w14:paraId="168714DD" w14:textId="2A76E186" w:rsidR="00AD6DB4" w:rsidRPr="00671C8B" w:rsidDel="000934B8" w:rsidRDefault="00AD6DB4" w:rsidP="00166AF3">
            <w:pPr>
              <w:pStyle w:val="TableBody"/>
              <w:tabs>
                <w:tab w:val="left" w:pos="705"/>
              </w:tabs>
              <w:rPr>
                <w:del w:id="14020" w:author="Alban Roche" w:date="2017-08-02T16:40:00Z"/>
                <w:lang w:eastAsia="zh-CN"/>
              </w:rPr>
            </w:pPr>
            <w:del w:id="14021" w:author="Alban Roche" w:date="2017-08-02T16:40:00Z">
              <w:r w:rsidRPr="004D2387" w:rsidDel="000934B8">
                <w:rPr>
                  <w:b/>
                </w:rPr>
                <w:delText>AT+</w:delText>
              </w:r>
              <w:r w:rsidDel="000934B8">
                <w:rPr>
                  <w:b/>
                </w:rPr>
                <w:delText>KVGT</w:delText>
              </w:r>
              <w:r w:rsidRPr="004D2387" w:rsidDel="000934B8">
                <w:rPr>
                  <w:b/>
                </w:rPr>
                <w:delText>=?</w:delText>
              </w:r>
            </w:del>
          </w:p>
        </w:tc>
        <w:tc>
          <w:tcPr>
            <w:tcW w:w="7560" w:type="dxa"/>
          </w:tcPr>
          <w:p w14:paraId="57381BFB" w14:textId="2DB6951E" w:rsidR="00AD6DB4" w:rsidRPr="00671C8B" w:rsidDel="000934B8" w:rsidRDefault="00AD6DB4" w:rsidP="00166AF3">
            <w:pPr>
              <w:pStyle w:val="TableBody"/>
              <w:rPr>
                <w:del w:id="14022" w:author="Alban Roche" w:date="2017-08-02T16:40:00Z"/>
                <w:u w:val="single"/>
              </w:rPr>
            </w:pPr>
          </w:p>
          <w:p w14:paraId="1E9640C8" w14:textId="508365A8" w:rsidR="00AD6DB4" w:rsidRPr="00682FAD" w:rsidDel="000934B8" w:rsidRDefault="00AD6DB4" w:rsidP="00166AF3">
            <w:pPr>
              <w:pStyle w:val="TableBody"/>
              <w:rPr>
                <w:del w:id="14023" w:author="Alban Roche" w:date="2017-08-02T16:40:00Z"/>
              </w:rPr>
            </w:pPr>
          </w:p>
          <w:p w14:paraId="053FEEE9" w14:textId="313BD092" w:rsidR="00AD6DB4" w:rsidRPr="00671C8B" w:rsidDel="000934B8" w:rsidRDefault="00AD6DB4" w:rsidP="00166AF3">
            <w:pPr>
              <w:pStyle w:val="TableBody"/>
              <w:rPr>
                <w:del w:id="14024" w:author="Alban Roche" w:date="2017-08-02T16:40:00Z"/>
                <w:u w:val="single"/>
              </w:rPr>
            </w:pPr>
            <w:del w:id="14025" w:author="Alban Roche" w:date="2017-08-02T16:40:00Z">
              <w:r w:rsidRPr="00671C8B" w:rsidDel="000934B8">
                <w:rPr>
                  <w:u w:val="single"/>
                </w:rPr>
                <w:delText>Response</w:delText>
              </w:r>
            </w:del>
          </w:p>
          <w:p w14:paraId="00BD013E" w14:textId="7A2BD55F" w:rsidR="00AD6DB4" w:rsidRPr="00682FAD" w:rsidDel="000934B8" w:rsidRDefault="00AD6DB4" w:rsidP="00166AF3">
            <w:pPr>
              <w:pStyle w:val="TableBody"/>
              <w:rPr>
                <w:del w:id="14026" w:author="Alban Roche" w:date="2017-08-02T16:40:00Z"/>
                <w:b/>
              </w:rPr>
            </w:pPr>
            <w:del w:id="14027" w:author="Alban Roche" w:date="2017-08-02T16:40:00Z">
              <w:r w:rsidRPr="00A41325" w:rsidDel="000934B8">
                <w:rPr>
                  <w:b/>
                </w:rPr>
                <w:delText>+</w:delText>
              </w:r>
              <w:r w:rsidDel="000934B8">
                <w:rPr>
                  <w:b/>
                </w:rPr>
                <w:delText>KVGT</w:delText>
              </w:r>
              <w:r w:rsidRPr="00A41325" w:rsidDel="000934B8">
                <w:rPr>
                  <w:b/>
                </w:rPr>
                <w:delText xml:space="preserve">: </w:delText>
              </w:r>
              <w:r w:rsidRPr="005C12F6" w:rsidDel="000934B8">
                <w:rPr>
                  <w:b/>
                </w:rPr>
                <w:delText>(</w:delText>
              </w:r>
              <w:r w:rsidRPr="00682FAD" w:rsidDel="000934B8">
                <w:delText>list of supported</w:delText>
              </w:r>
              <w:r w:rsidRPr="005C12F6" w:rsidDel="000934B8">
                <w:rPr>
                  <w:b/>
                </w:rPr>
                <w:delText xml:space="preserve"> &lt;</w:delText>
              </w:r>
              <w:r w:rsidDel="000934B8">
                <w:rPr>
                  <w:b/>
                </w:rPr>
                <w:delText>n</w:delText>
              </w:r>
              <w:r w:rsidRPr="005C12F6" w:rsidDel="000934B8">
                <w:rPr>
                  <w:b/>
                </w:rPr>
                <w:delText>&gt;</w:delText>
              </w:r>
              <w:r w:rsidRPr="00682FAD" w:rsidDel="000934B8">
                <w:delText>s</w:delText>
              </w:r>
              <w:r w:rsidRPr="005C12F6" w:rsidDel="000934B8">
                <w:rPr>
                  <w:b/>
                </w:rPr>
                <w:delText>)</w:delText>
              </w:r>
            </w:del>
          </w:p>
          <w:p w14:paraId="6DE55B85" w14:textId="306720D6" w:rsidR="00AD6DB4" w:rsidRPr="00671C8B" w:rsidDel="000934B8" w:rsidRDefault="00AD6DB4" w:rsidP="00166AF3">
            <w:pPr>
              <w:pStyle w:val="TableBody"/>
              <w:rPr>
                <w:del w:id="14028" w:author="Alban Roche" w:date="2017-08-02T16:40:00Z"/>
              </w:rPr>
            </w:pPr>
            <w:del w:id="14029" w:author="Alban Roche" w:date="2017-08-02T16:40:00Z">
              <w:r w:rsidRPr="00671C8B" w:rsidDel="000934B8">
                <w:rPr>
                  <w:b/>
                </w:rPr>
                <w:delText>OK</w:delText>
              </w:r>
            </w:del>
          </w:p>
        </w:tc>
      </w:tr>
      <w:tr w:rsidR="00AD6DB4" w:rsidRPr="00671C8B" w:rsidDel="000934B8" w14:paraId="17D5C143" w14:textId="5A0C6A05" w:rsidTr="00166AF3">
        <w:trPr>
          <w:trHeight w:val="35"/>
          <w:del w:id="14030" w:author="Alban Roche" w:date="2017-08-02T16:40:00Z"/>
        </w:trPr>
        <w:tc>
          <w:tcPr>
            <w:tcW w:w="1728" w:type="dxa"/>
          </w:tcPr>
          <w:p w14:paraId="5C04F0B9" w14:textId="338AD922" w:rsidR="00AD6DB4" w:rsidDel="000934B8" w:rsidRDefault="00AD6DB4" w:rsidP="00166AF3">
            <w:pPr>
              <w:pStyle w:val="TableBody"/>
              <w:rPr>
                <w:del w:id="14031" w:author="Alban Roche" w:date="2017-08-02T16:40:00Z"/>
              </w:rPr>
            </w:pPr>
            <w:del w:id="14032" w:author="Alban Roche" w:date="2017-08-02T16:40:00Z">
              <w:r w:rsidDel="000934B8">
                <w:rPr>
                  <w:i/>
                </w:rPr>
                <w:delText>Read command</w:delText>
              </w:r>
            </w:del>
          </w:p>
          <w:p w14:paraId="4493BFF9" w14:textId="70B8C384" w:rsidR="00AD6DB4" w:rsidRPr="00682FAD" w:rsidDel="000934B8" w:rsidRDefault="00AD6DB4" w:rsidP="00166AF3">
            <w:pPr>
              <w:pStyle w:val="TableBody"/>
              <w:rPr>
                <w:del w:id="14033" w:author="Alban Roche" w:date="2017-08-02T16:40:00Z"/>
              </w:rPr>
            </w:pPr>
          </w:p>
          <w:p w14:paraId="73389A55" w14:textId="390CDAC8" w:rsidR="00AD6DB4" w:rsidDel="000934B8" w:rsidRDefault="00AD6DB4" w:rsidP="00166AF3">
            <w:pPr>
              <w:pStyle w:val="TableBody"/>
              <w:rPr>
                <w:del w:id="14034" w:author="Alban Roche" w:date="2017-08-02T16:40:00Z"/>
              </w:rPr>
            </w:pPr>
            <w:del w:id="14035" w:author="Alban Roche" w:date="2017-08-02T16:40:00Z">
              <w:r w:rsidRPr="00682FAD" w:rsidDel="000934B8">
                <w:rPr>
                  <w:u w:val="single"/>
                </w:rPr>
                <w:delText>Syntax</w:delText>
              </w:r>
            </w:del>
          </w:p>
          <w:p w14:paraId="5D8597C7" w14:textId="531FAC09" w:rsidR="00AD6DB4" w:rsidRPr="00682FAD" w:rsidDel="000934B8" w:rsidRDefault="00AD6DB4" w:rsidP="00166AF3">
            <w:pPr>
              <w:pStyle w:val="TableBody"/>
              <w:rPr>
                <w:del w:id="14036" w:author="Alban Roche" w:date="2017-08-02T16:40:00Z"/>
                <w:b/>
              </w:rPr>
            </w:pPr>
            <w:del w:id="14037" w:author="Alban Roche" w:date="2017-08-02T16:40:00Z">
              <w:r w:rsidRPr="00682FAD" w:rsidDel="000934B8">
                <w:rPr>
                  <w:b/>
                </w:rPr>
                <w:delText>AT+</w:delText>
              </w:r>
              <w:r w:rsidDel="000934B8">
                <w:rPr>
                  <w:b/>
                </w:rPr>
                <w:delText>KVGT</w:delText>
              </w:r>
              <w:r w:rsidRPr="00682FAD" w:rsidDel="000934B8">
                <w:rPr>
                  <w:b/>
                </w:rPr>
                <w:delText>?</w:delText>
              </w:r>
            </w:del>
          </w:p>
        </w:tc>
        <w:tc>
          <w:tcPr>
            <w:tcW w:w="7560" w:type="dxa"/>
          </w:tcPr>
          <w:p w14:paraId="691C9285" w14:textId="0117A479" w:rsidR="00AD6DB4" w:rsidDel="000934B8" w:rsidRDefault="00AD6DB4" w:rsidP="00166AF3">
            <w:pPr>
              <w:pStyle w:val="TableBody"/>
              <w:rPr>
                <w:del w:id="14038" w:author="Alban Roche" w:date="2017-08-02T16:40:00Z"/>
                <w:u w:val="single"/>
              </w:rPr>
            </w:pPr>
          </w:p>
          <w:p w14:paraId="082DE15F" w14:textId="030D6936" w:rsidR="00AD6DB4" w:rsidRPr="00682FAD" w:rsidDel="000934B8" w:rsidRDefault="00AD6DB4" w:rsidP="00166AF3">
            <w:pPr>
              <w:pStyle w:val="TableBody"/>
              <w:rPr>
                <w:del w:id="14039" w:author="Alban Roche" w:date="2017-08-02T16:40:00Z"/>
              </w:rPr>
            </w:pPr>
          </w:p>
          <w:p w14:paraId="632B9FF3" w14:textId="2C3115DB" w:rsidR="00AD6DB4" w:rsidDel="000934B8" w:rsidRDefault="00AD6DB4" w:rsidP="00166AF3">
            <w:pPr>
              <w:pStyle w:val="TableBody"/>
              <w:rPr>
                <w:del w:id="14040" w:author="Alban Roche" w:date="2017-08-02T16:40:00Z"/>
              </w:rPr>
            </w:pPr>
            <w:del w:id="14041" w:author="Alban Roche" w:date="2017-08-02T16:40:00Z">
              <w:r w:rsidDel="000934B8">
                <w:rPr>
                  <w:u w:val="single"/>
                </w:rPr>
                <w:delText>Response</w:delText>
              </w:r>
            </w:del>
          </w:p>
          <w:p w14:paraId="1BA40E16" w14:textId="76BC846F" w:rsidR="00AD6DB4" w:rsidRPr="00682FAD" w:rsidDel="000934B8" w:rsidRDefault="00AD6DB4" w:rsidP="00166AF3">
            <w:pPr>
              <w:pStyle w:val="TableBody"/>
              <w:rPr>
                <w:del w:id="14042" w:author="Alban Roche" w:date="2017-08-02T16:40:00Z"/>
                <w:b/>
              </w:rPr>
            </w:pPr>
            <w:del w:id="14043" w:author="Alban Roche" w:date="2017-08-02T16:40:00Z">
              <w:r w:rsidRPr="00682FAD" w:rsidDel="000934B8">
                <w:rPr>
                  <w:b/>
                </w:rPr>
                <w:delText>+</w:delText>
              </w:r>
              <w:r w:rsidDel="000934B8">
                <w:rPr>
                  <w:b/>
                </w:rPr>
                <w:delText>KVGT</w:delText>
              </w:r>
              <w:r w:rsidRPr="00682FAD" w:rsidDel="000934B8">
                <w:rPr>
                  <w:b/>
                </w:rPr>
                <w:delText xml:space="preserve">: </w:delText>
              </w:r>
              <w:r w:rsidDel="000934B8">
                <w:rPr>
                  <w:b/>
                </w:rPr>
                <w:delText>&lt;n&gt;</w:delText>
              </w:r>
            </w:del>
          </w:p>
          <w:p w14:paraId="7FBD2F8A" w14:textId="3AAB55EE" w:rsidR="00AD6DB4" w:rsidRPr="00682FAD" w:rsidDel="000934B8" w:rsidRDefault="00AD6DB4" w:rsidP="00166AF3">
            <w:pPr>
              <w:pStyle w:val="TableBody"/>
              <w:rPr>
                <w:del w:id="14044" w:author="Alban Roche" w:date="2017-08-02T16:40:00Z"/>
              </w:rPr>
            </w:pPr>
            <w:del w:id="14045" w:author="Alban Roche" w:date="2017-08-02T16:40:00Z">
              <w:r w:rsidRPr="00682FAD" w:rsidDel="000934B8">
                <w:rPr>
                  <w:b/>
                </w:rPr>
                <w:delText>OK</w:delText>
              </w:r>
            </w:del>
          </w:p>
        </w:tc>
      </w:tr>
      <w:tr w:rsidR="00AD6DB4" w:rsidRPr="00671C8B" w:rsidDel="000934B8" w14:paraId="4EEDAADA" w14:textId="58F5A40A" w:rsidTr="00166AF3">
        <w:trPr>
          <w:cantSplit w:val="0"/>
          <w:trHeight w:val="35"/>
          <w:del w:id="14046" w:author="Alban Roche" w:date="2017-08-02T16:40:00Z"/>
        </w:trPr>
        <w:tc>
          <w:tcPr>
            <w:tcW w:w="1728" w:type="dxa"/>
          </w:tcPr>
          <w:p w14:paraId="7E63F231" w14:textId="6920FE71" w:rsidR="00AD6DB4" w:rsidDel="000934B8" w:rsidRDefault="00AD6DB4" w:rsidP="00166AF3">
            <w:pPr>
              <w:pStyle w:val="TableBody"/>
              <w:rPr>
                <w:del w:id="14047" w:author="Alban Roche" w:date="2017-08-02T16:40:00Z"/>
              </w:rPr>
            </w:pPr>
            <w:del w:id="14048" w:author="Alban Roche" w:date="2017-08-02T16:40:00Z">
              <w:r w:rsidDel="000934B8">
                <w:rPr>
                  <w:i/>
                </w:rPr>
                <w:delText>Write command</w:delText>
              </w:r>
            </w:del>
          </w:p>
          <w:p w14:paraId="5B4F2D3F" w14:textId="31CE1AE1" w:rsidR="00AD6DB4" w:rsidRPr="00682FAD" w:rsidDel="000934B8" w:rsidRDefault="00AD6DB4" w:rsidP="00166AF3">
            <w:pPr>
              <w:pStyle w:val="TableBody"/>
              <w:rPr>
                <w:del w:id="14049" w:author="Alban Roche" w:date="2017-08-02T16:40:00Z"/>
              </w:rPr>
            </w:pPr>
          </w:p>
          <w:p w14:paraId="0787B603" w14:textId="0DBAC066" w:rsidR="00AD6DB4" w:rsidDel="000934B8" w:rsidRDefault="00AD6DB4" w:rsidP="00166AF3">
            <w:pPr>
              <w:pStyle w:val="TableBody"/>
              <w:rPr>
                <w:del w:id="14050" w:author="Alban Roche" w:date="2017-08-02T16:40:00Z"/>
              </w:rPr>
            </w:pPr>
            <w:del w:id="14051" w:author="Alban Roche" w:date="2017-08-02T16:40:00Z">
              <w:r w:rsidRPr="00682FAD" w:rsidDel="000934B8">
                <w:rPr>
                  <w:u w:val="single"/>
                </w:rPr>
                <w:delText>Syntax</w:delText>
              </w:r>
            </w:del>
          </w:p>
          <w:p w14:paraId="7C5E48AF" w14:textId="20862178" w:rsidR="00AD6DB4" w:rsidRPr="00682FAD" w:rsidDel="000934B8" w:rsidRDefault="00AD6DB4" w:rsidP="00166AF3">
            <w:pPr>
              <w:pStyle w:val="TableBody"/>
              <w:rPr>
                <w:del w:id="14052" w:author="Alban Roche" w:date="2017-08-02T16:40:00Z"/>
                <w:b/>
              </w:rPr>
            </w:pPr>
            <w:del w:id="14053" w:author="Alban Roche" w:date="2017-08-02T16:40:00Z">
              <w:r w:rsidRPr="00682FAD" w:rsidDel="000934B8">
                <w:rPr>
                  <w:b/>
                </w:rPr>
                <w:delText>AT+</w:delText>
              </w:r>
              <w:r w:rsidDel="000934B8">
                <w:rPr>
                  <w:b/>
                </w:rPr>
                <w:delText>KVGT</w:delText>
              </w:r>
              <w:r w:rsidRPr="00961991" w:rsidDel="000934B8">
                <w:rPr>
                  <w:b/>
                </w:rPr>
                <w:delText>=&lt;</w:delText>
              </w:r>
              <w:r w:rsidDel="000934B8">
                <w:rPr>
                  <w:b/>
                </w:rPr>
                <w:delText>n</w:delText>
              </w:r>
              <w:r w:rsidRPr="00961991" w:rsidDel="000934B8">
                <w:rPr>
                  <w:b/>
                </w:rPr>
                <w:delText>&gt;</w:delText>
              </w:r>
            </w:del>
          </w:p>
        </w:tc>
        <w:tc>
          <w:tcPr>
            <w:tcW w:w="7560" w:type="dxa"/>
          </w:tcPr>
          <w:p w14:paraId="4817593C" w14:textId="54BEC612" w:rsidR="00AD6DB4" w:rsidDel="000934B8" w:rsidRDefault="00AD6DB4" w:rsidP="00166AF3">
            <w:pPr>
              <w:pStyle w:val="TableBody"/>
              <w:rPr>
                <w:del w:id="14054" w:author="Alban Roche" w:date="2017-08-02T16:40:00Z"/>
                <w:u w:val="single"/>
              </w:rPr>
            </w:pPr>
          </w:p>
          <w:p w14:paraId="42C72FC8" w14:textId="35C17356" w:rsidR="00AD6DB4" w:rsidRPr="00682FAD" w:rsidDel="000934B8" w:rsidRDefault="00AD6DB4" w:rsidP="00166AF3">
            <w:pPr>
              <w:pStyle w:val="TableBody"/>
              <w:rPr>
                <w:del w:id="14055" w:author="Alban Roche" w:date="2017-08-02T16:40:00Z"/>
              </w:rPr>
            </w:pPr>
          </w:p>
          <w:p w14:paraId="6E80F574" w14:textId="179B5E50" w:rsidR="00AD6DB4" w:rsidDel="000934B8" w:rsidRDefault="00AD6DB4" w:rsidP="00166AF3">
            <w:pPr>
              <w:pStyle w:val="TableBody"/>
              <w:rPr>
                <w:del w:id="14056" w:author="Alban Roche" w:date="2017-08-02T16:40:00Z"/>
              </w:rPr>
            </w:pPr>
            <w:del w:id="14057" w:author="Alban Roche" w:date="2017-08-02T16:40:00Z">
              <w:r w:rsidDel="000934B8">
                <w:rPr>
                  <w:u w:val="single"/>
                </w:rPr>
                <w:delText>Response</w:delText>
              </w:r>
            </w:del>
          </w:p>
          <w:p w14:paraId="64554F43" w14:textId="01172A35" w:rsidR="00AD6DB4" w:rsidDel="000934B8" w:rsidRDefault="00AD6DB4" w:rsidP="00166AF3">
            <w:pPr>
              <w:pStyle w:val="TableBody"/>
              <w:rPr>
                <w:del w:id="14058" w:author="Alban Roche" w:date="2017-08-02T16:40:00Z"/>
              </w:rPr>
            </w:pPr>
            <w:del w:id="14059" w:author="Alban Roche" w:date="2017-08-02T16:40:00Z">
              <w:r w:rsidRPr="00682FAD" w:rsidDel="000934B8">
                <w:rPr>
                  <w:b/>
                </w:rPr>
                <w:delText>OK</w:delText>
              </w:r>
            </w:del>
          </w:p>
          <w:p w14:paraId="37CE9B60" w14:textId="70BAEB99" w:rsidR="00AD6DB4" w:rsidRPr="00682FAD" w:rsidDel="000934B8" w:rsidRDefault="00AD6DB4" w:rsidP="00166AF3">
            <w:pPr>
              <w:pStyle w:val="TableBody"/>
              <w:rPr>
                <w:del w:id="14060" w:author="Alban Roche" w:date="2017-08-02T16:40:00Z"/>
              </w:rPr>
            </w:pPr>
          </w:p>
          <w:p w14:paraId="0C2B8A25" w14:textId="2151B335" w:rsidR="00AD6DB4" w:rsidDel="000934B8" w:rsidRDefault="00AD6DB4" w:rsidP="00166AF3">
            <w:pPr>
              <w:pStyle w:val="TableBody"/>
              <w:rPr>
                <w:del w:id="14061" w:author="Alban Roche" w:date="2017-08-02T16:40:00Z"/>
              </w:rPr>
            </w:pPr>
            <w:del w:id="14062" w:author="Alban Roche" w:date="2017-08-02T16:40:00Z">
              <w:r w:rsidRPr="00682FAD" w:rsidDel="000934B8">
                <w:rPr>
                  <w:u w:val="single"/>
                </w:rPr>
                <w:delText>Parameters</w:delText>
              </w:r>
            </w:del>
          </w:p>
          <w:p w14:paraId="7D5F5FDD" w14:textId="176D58D5" w:rsidR="00AD6DB4" w:rsidRPr="00682FAD" w:rsidDel="000934B8" w:rsidRDefault="00AD6DB4" w:rsidP="00166AF3">
            <w:pPr>
              <w:pStyle w:val="TableBody"/>
              <w:rPr>
                <w:del w:id="14063" w:author="Alban Roche" w:date="2017-08-02T16:40:00Z"/>
              </w:rPr>
            </w:pPr>
            <w:del w:id="14064" w:author="Alban Roche" w:date="2017-08-02T16:40:00Z">
              <w:r w:rsidRPr="00682FAD" w:rsidDel="000934B8">
                <w:rPr>
                  <w:b/>
                </w:rPr>
                <w:delText>&lt;</w:delText>
              </w:r>
              <w:r w:rsidDel="000934B8">
                <w:rPr>
                  <w:b/>
                </w:rPr>
                <w:delText>n</w:delText>
              </w:r>
              <w:r w:rsidRPr="00682FAD" w:rsidDel="000934B8">
                <w:rPr>
                  <w:b/>
                </w:rPr>
                <w:delText>&gt;</w:delText>
              </w:r>
              <w:r w:rsidDel="000934B8">
                <w:tab/>
                <w:delText>-21 to 6</w:delText>
              </w:r>
              <w:r w:rsidDel="000934B8">
                <w:tab/>
                <w:delText xml:space="preserve">Digital gain of the uplink path in dB. Default value = </w:delText>
              </w:r>
              <w:r w:rsidRPr="00B41DF2" w:rsidDel="000934B8">
                <w:rPr>
                  <w:u w:val="single"/>
                </w:rPr>
                <w:delText>0</w:delText>
              </w:r>
            </w:del>
          </w:p>
        </w:tc>
      </w:tr>
      <w:tr w:rsidR="00AD6DB4" w:rsidRPr="00671C8B" w:rsidDel="000934B8" w14:paraId="126B6F0D" w14:textId="2E4FCF5C" w:rsidTr="00166AF3">
        <w:trPr>
          <w:trHeight w:val="35"/>
          <w:del w:id="14065" w:author="Alban Roche" w:date="2017-08-02T16:40:00Z"/>
        </w:trPr>
        <w:tc>
          <w:tcPr>
            <w:tcW w:w="1728" w:type="dxa"/>
          </w:tcPr>
          <w:p w14:paraId="0EC059EB" w14:textId="23D57A95" w:rsidR="00AD6DB4" w:rsidDel="000934B8" w:rsidRDefault="00AD6DB4" w:rsidP="00166AF3">
            <w:pPr>
              <w:pStyle w:val="TableBody"/>
              <w:rPr>
                <w:del w:id="14066" w:author="Alban Roche" w:date="2017-08-02T16:40:00Z"/>
              </w:rPr>
            </w:pPr>
            <w:del w:id="14067" w:author="Alban Roche" w:date="2017-08-02T16:40:00Z">
              <w:r w:rsidRPr="00682FAD" w:rsidDel="000934B8">
                <w:rPr>
                  <w:u w:val="single"/>
                </w:rPr>
                <w:delText>Reference</w:delText>
              </w:r>
            </w:del>
          </w:p>
          <w:p w14:paraId="0446555B" w14:textId="6FFAA56E" w:rsidR="00AD6DB4" w:rsidRPr="00682FAD" w:rsidDel="000934B8" w:rsidRDefault="00AD6DB4" w:rsidP="00166AF3">
            <w:pPr>
              <w:pStyle w:val="TableBody"/>
              <w:rPr>
                <w:del w:id="14068" w:author="Alban Roche" w:date="2017-08-02T16:40:00Z"/>
              </w:rPr>
            </w:pPr>
            <w:del w:id="14069" w:author="Alban Roche" w:date="2017-08-02T16:40:00Z">
              <w:r w:rsidDel="000934B8">
                <w:delText>Sierra Wireless Proprietary</w:delText>
              </w:r>
            </w:del>
          </w:p>
        </w:tc>
        <w:tc>
          <w:tcPr>
            <w:tcW w:w="7560" w:type="dxa"/>
          </w:tcPr>
          <w:p w14:paraId="19453464" w14:textId="686BCEF7" w:rsidR="00AD6DB4" w:rsidDel="000934B8" w:rsidRDefault="00AD6DB4" w:rsidP="00166AF3">
            <w:pPr>
              <w:pStyle w:val="TableBody"/>
              <w:rPr>
                <w:del w:id="14070" w:author="Alban Roche" w:date="2017-08-02T16:40:00Z"/>
              </w:rPr>
            </w:pPr>
            <w:del w:id="14071" w:author="Alban Roche" w:date="2017-08-02T16:40:00Z">
              <w:r w:rsidDel="000934B8">
                <w:rPr>
                  <w:u w:val="single"/>
                </w:rPr>
                <w:delText>Notes</w:delText>
              </w:r>
            </w:del>
          </w:p>
          <w:p w14:paraId="0EF799E0" w14:textId="2B581C3A" w:rsidR="00AD6DB4" w:rsidDel="000934B8" w:rsidRDefault="00AD6DB4" w:rsidP="0059466D">
            <w:pPr>
              <w:pStyle w:val="TableBody"/>
              <w:numPr>
                <w:ilvl w:val="0"/>
                <w:numId w:val="110"/>
              </w:numPr>
              <w:rPr>
                <w:del w:id="14072" w:author="Alban Roche" w:date="2017-08-02T16:40:00Z"/>
              </w:rPr>
            </w:pPr>
            <w:del w:id="14073" w:author="Alban Roche" w:date="2017-08-02T16:40:00Z">
              <w:r w:rsidDel="000934B8">
                <w:delText>The value of &lt;n&gt; is not saved; it will return to its nominal value after the module is reset.</w:delText>
              </w:r>
            </w:del>
          </w:p>
          <w:p w14:paraId="4BD6ED08" w14:textId="51C57706" w:rsidR="00AD6DB4" w:rsidDel="000934B8" w:rsidRDefault="00AD6DB4" w:rsidP="0059466D">
            <w:pPr>
              <w:pStyle w:val="TableBody"/>
              <w:numPr>
                <w:ilvl w:val="0"/>
                <w:numId w:val="110"/>
              </w:numPr>
              <w:rPr>
                <w:del w:id="14074" w:author="Alban Roche" w:date="2017-08-02T16:40:00Z"/>
              </w:rPr>
            </w:pPr>
            <w:del w:id="14075" w:author="Alban Roche" w:date="2017-08-02T16:40:00Z">
              <w:r w:rsidDel="000934B8">
                <w:delText>&lt;n&gt; can be specified with or without quotes.</w:delText>
              </w:r>
            </w:del>
          </w:p>
          <w:p w14:paraId="6723C1EB" w14:textId="407754B8" w:rsidR="00AD6DB4" w:rsidDel="000934B8" w:rsidRDefault="00AD6DB4" w:rsidP="0059466D">
            <w:pPr>
              <w:pStyle w:val="TableBody"/>
              <w:numPr>
                <w:ilvl w:val="0"/>
                <w:numId w:val="110"/>
              </w:numPr>
              <w:rPr>
                <w:del w:id="14076" w:author="Alban Roche" w:date="2017-08-02T16:40:00Z"/>
              </w:rPr>
            </w:pPr>
            <w:del w:id="14077" w:author="Alban Roche" w:date="2017-08-02T16:40:00Z">
              <w:r w:rsidDel="000934B8">
                <w:delText>Gain can be changed either during a connection or outside of a connection.</w:delText>
              </w:r>
            </w:del>
          </w:p>
          <w:p w14:paraId="0F5030C3" w14:textId="5CCC8D26" w:rsidR="00D90C96" w:rsidRPr="00682FAD" w:rsidDel="000934B8" w:rsidRDefault="00D90C96" w:rsidP="0059466D">
            <w:pPr>
              <w:pStyle w:val="TableBody"/>
              <w:numPr>
                <w:ilvl w:val="0"/>
                <w:numId w:val="110"/>
              </w:numPr>
              <w:rPr>
                <w:del w:id="14078" w:author="Alban Roche" w:date="2017-08-02T16:40:00Z"/>
              </w:rPr>
            </w:pPr>
            <w:del w:id="14079" w:author="Alban Roche" w:date="2017-08-02T16:40:00Z">
              <w:r w:rsidDel="000934B8">
                <w:delText>This command is supported on the HL7618RD when using a VoLTE-capable software.</w:delText>
              </w:r>
            </w:del>
          </w:p>
        </w:tc>
      </w:tr>
      <w:tr w:rsidR="00AD6DB4" w:rsidRPr="00671C8B" w:rsidDel="000934B8" w14:paraId="5CA68B9A" w14:textId="01BCFCCC" w:rsidTr="00166AF3">
        <w:trPr>
          <w:trHeight w:val="35"/>
          <w:del w:id="14080" w:author="Alban Roche" w:date="2017-08-02T16:40:00Z"/>
        </w:trPr>
        <w:tc>
          <w:tcPr>
            <w:tcW w:w="1728" w:type="dxa"/>
          </w:tcPr>
          <w:p w14:paraId="3E9000C4" w14:textId="2013E9CB" w:rsidR="00AD6DB4" w:rsidRPr="00682FAD" w:rsidDel="000934B8" w:rsidRDefault="00AD6DB4" w:rsidP="00166AF3">
            <w:pPr>
              <w:pStyle w:val="TableBody"/>
              <w:rPr>
                <w:del w:id="14081" w:author="Alban Roche" w:date="2017-08-02T16:40:00Z"/>
                <w:u w:val="single"/>
              </w:rPr>
            </w:pPr>
            <w:del w:id="14082" w:author="Alban Roche" w:date="2017-08-02T16:40:00Z">
              <w:r w:rsidDel="000934B8">
                <w:rPr>
                  <w:u w:val="single"/>
                </w:rPr>
                <w:delText>Examples</w:delText>
              </w:r>
            </w:del>
          </w:p>
        </w:tc>
        <w:tc>
          <w:tcPr>
            <w:tcW w:w="7560" w:type="dxa"/>
          </w:tcPr>
          <w:p w14:paraId="357A3E23" w14:textId="716BD1F1" w:rsidR="00AD6DB4" w:rsidRPr="00682FAD" w:rsidDel="000934B8" w:rsidRDefault="00AD6DB4" w:rsidP="00166AF3">
            <w:pPr>
              <w:pStyle w:val="TableBody"/>
              <w:rPr>
                <w:del w:id="14083" w:author="Alban Roche" w:date="2017-08-02T16:40:00Z"/>
              </w:rPr>
            </w:pPr>
            <w:del w:id="14084" w:author="Alban Roche" w:date="2017-08-02T16:40:00Z">
              <w:r w:rsidDel="000934B8">
                <w:rPr>
                  <w:b/>
                </w:rPr>
                <w:delText>AT+KVGT</w:delText>
              </w:r>
              <w:r w:rsidRPr="00682FAD" w:rsidDel="000934B8">
                <w:rPr>
                  <w:b/>
                </w:rPr>
                <w:delText>=“-21”</w:delText>
              </w:r>
              <w:r w:rsidDel="000934B8">
                <w:tab/>
                <w:delText>//Transmit</w:delText>
              </w:r>
              <w:r w:rsidRPr="00682FAD" w:rsidDel="000934B8">
                <w:delText xml:space="preserve"> gain is set to 21dB less than the nominal gain</w:delText>
              </w:r>
            </w:del>
          </w:p>
          <w:p w14:paraId="2DAEA3E0" w14:textId="5B718960" w:rsidR="00AD6DB4" w:rsidRPr="00682FAD" w:rsidDel="000934B8" w:rsidRDefault="00AD6DB4" w:rsidP="00166AF3">
            <w:pPr>
              <w:pStyle w:val="TableBody"/>
              <w:rPr>
                <w:del w:id="14085" w:author="Alban Roche" w:date="2017-08-02T16:40:00Z"/>
                <w:b/>
              </w:rPr>
            </w:pPr>
            <w:del w:id="14086" w:author="Alban Roche" w:date="2017-08-02T16:40:00Z">
              <w:r w:rsidRPr="00682FAD" w:rsidDel="000934B8">
                <w:rPr>
                  <w:b/>
                </w:rPr>
                <w:delText>OK</w:delText>
              </w:r>
            </w:del>
          </w:p>
          <w:p w14:paraId="1FD19614" w14:textId="2DB00922" w:rsidR="00AD6DB4" w:rsidRPr="00682FAD" w:rsidDel="000934B8" w:rsidRDefault="00AD6DB4" w:rsidP="00166AF3">
            <w:pPr>
              <w:pStyle w:val="TableBody"/>
              <w:rPr>
                <w:del w:id="14087" w:author="Alban Roche" w:date="2017-08-02T16:40:00Z"/>
                <w:b/>
              </w:rPr>
            </w:pPr>
          </w:p>
          <w:p w14:paraId="46773E9A" w14:textId="0B7DCF2A" w:rsidR="00AD6DB4" w:rsidRPr="00682FAD" w:rsidDel="000934B8" w:rsidRDefault="00AD6DB4" w:rsidP="00166AF3">
            <w:pPr>
              <w:pStyle w:val="TableBody"/>
              <w:rPr>
                <w:del w:id="14088" w:author="Alban Roche" w:date="2017-08-02T16:40:00Z"/>
              </w:rPr>
            </w:pPr>
            <w:del w:id="14089" w:author="Alban Roche" w:date="2017-08-02T16:40:00Z">
              <w:r w:rsidDel="000934B8">
                <w:rPr>
                  <w:b/>
                </w:rPr>
                <w:delText>AT+KVGT</w:delText>
              </w:r>
              <w:r w:rsidRPr="00682FAD" w:rsidDel="000934B8">
                <w:rPr>
                  <w:b/>
                </w:rPr>
                <w:delText>=“-22”</w:delText>
              </w:r>
              <w:r w:rsidDel="000934B8">
                <w:tab/>
                <w:delText>//</w:delText>
              </w:r>
              <w:r w:rsidRPr="00682FAD" w:rsidDel="000934B8">
                <w:delText>Input is out of range</w:delText>
              </w:r>
            </w:del>
          </w:p>
          <w:p w14:paraId="67A982C5" w14:textId="1D9F34FE" w:rsidR="00AD6DB4" w:rsidRPr="00682FAD" w:rsidDel="000934B8" w:rsidRDefault="00AD6DB4" w:rsidP="00166AF3">
            <w:pPr>
              <w:pStyle w:val="TableBody"/>
              <w:rPr>
                <w:del w:id="14090" w:author="Alban Roche" w:date="2017-08-02T16:40:00Z"/>
                <w:b/>
              </w:rPr>
            </w:pPr>
            <w:del w:id="14091" w:author="Alban Roche" w:date="2017-08-02T16:40:00Z">
              <w:r w:rsidRPr="00682FAD" w:rsidDel="000934B8">
                <w:rPr>
                  <w:b/>
                </w:rPr>
                <w:delText>ERROR</w:delText>
              </w:r>
            </w:del>
          </w:p>
          <w:p w14:paraId="6D0A9DD3" w14:textId="7FC0BC47" w:rsidR="00AD6DB4" w:rsidRPr="00682FAD" w:rsidDel="000934B8" w:rsidRDefault="00AD6DB4" w:rsidP="00166AF3">
            <w:pPr>
              <w:pStyle w:val="TableBody"/>
              <w:rPr>
                <w:del w:id="14092" w:author="Alban Roche" w:date="2017-08-02T16:40:00Z"/>
                <w:b/>
              </w:rPr>
            </w:pPr>
          </w:p>
          <w:p w14:paraId="4B5594D3" w14:textId="10E51452" w:rsidR="00AD6DB4" w:rsidRPr="00682FAD" w:rsidDel="000934B8" w:rsidRDefault="00AD6DB4" w:rsidP="00166AF3">
            <w:pPr>
              <w:pStyle w:val="TableBody"/>
              <w:rPr>
                <w:del w:id="14093" w:author="Alban Roche" w:date="2017-08-02T16:40:00Z"/>
              </w:rPr>
            </w:pPr>
            <w:del w:id="14094" w:author="Alban Roche" w:date="2017-08-02T16:40:00Z">
              <w:r w:rsidRPr="00682FAD" w:rsidDel="000934B8">
                <w:rPr>
                  <w:b/>
                </w:rPr>
                <w:delText>AT+KVG</w:delText>
              </w:r>
              <w:r w:rsidDel="000934B8">
                <w:rPr>
                  <w:b/>
                </w:rPr>
                <w:delText>T</w:delText>
              </w:r>
              <w:r w:rsidRPr="00682FAD" w:rsidDel="000934B8">
                <w:rPr>
                  <w:b/>
                </w:rPr>
                <w:delText>=“6”</w:delText>
              </w:r>
              <w:r w:rsidDel="000934B8">
                <w:tab/>
                <w:delText xml:space="preserve">//Transmit </w:delText>
              </w:r>
              <w:r w:rsidRPr="00682FAD" w:rsidDel="000934B8">
                <w:delText>gain is set to 6dB more than the nominal gain</w:delText>
              </w:r>
            </w:del>
          </w:p>
          <w:p w14:paraId="2D3B2F28" w14:textId="78EC38C7" w:rsidR="00AD6DB4" w:rsidRPr="00682FAD" w:rsidDel="000934B8" w:rsidRDefault="00AD6DB4" w:rsidP="00166AF3">
            <w:pPr>
              <w:pStyle w:val="TableBody"/>
              <w:rPr>
                <w:del w:id="14095" w:author="Alban Roche" w:date="2017-08-02T16:40:00Z"/>
                <w:b/>
              </w:rPr>
            </w:pPr>
            <w:del w:id="14096" w:author="Alban Roche" w:date="2017-08-02T16:40:00Z">
              <w:r w:rsidRPr="00682FAD" w:rsidDel="000934B8">
                <w:rPr>
                  <w:b/>
                </w:rPr>
                <w:delText>OK</w:delText>
              </w:r>
            </w:del>
          </w:p>
          <w:p w14:paraId="528CD677" w14:textId="194B17B1" w:rsidR="00AD6DB4" w:rsidRPr="00682FAD" w:rsidDel="000934B8" w:rsidRDefault="00AD6DB4" w:rsidP="00166AF3">
            <w:pPr>
              <w:pStyle w:val="TableBody"/>
              <w:rPr>
                <w:del w:id="14097" w:author="Alban Roche" w:date="2017-08-02T16:40:00Z"/>
                <w:b/>
              </w:rPr>
            </w:pPr>
          </w:p>
          <w:p w14:paraId="000C7145" w14:textId="7CC2CAD7" w:rsidR="00AD6DB4" w:rsidRPr="00682FAD" w:rsidDel="000934B8" w:rsidRDefault="00AD6DB4" w:rsidP="00166AF3">
            <w:pPr>
              <w:pStyle w:val="TableBody"/>
              <w:rPr>
                <w:del w:id="14098" w:author="Alban Roche" w:date="2017-08-02T16:40:00Z"/>
              </w:rPr>
            </w:pPr>
            <w:del w:id="14099" w:author="Alban Roche" w:date="2017-08-02T16:40:00Z">
              <w:r w:rsidDel="000934B8">
                <w:rPr>
                  <w:b/>
                </w:rPr>
                <w:delText>AT+KVGT</w:delText>
              </w:r>
              <w:r w:rsidRPr="00682FAD" w:rsidDel="000934B8">
                <w:rPr>
                  <w:b/>
                </w:rPr>
                <w:delText>=“7”</w:delText>
              </w:r>
              <w:r w:rsidDel="000934B8">
                <w:tab/>
                <w:delText>//</w:delText>
              </w:r>
              <w:r w:rsidRPr="00682FAD" w:rsidDel="000934B8">
                <w:delText>Input is out of range</w:delText>
              </w:r>
            </w:del>
          </w:p>
          <w:p w14:paraId="786215F7" w14:textId="2A9DDDCF" w:rsidR="00AD6DB4" w:rsidRPr="00682FAD" w:rsidDel="000934B8" w:rsidRDefault="00AD6DB4" w:rsidP="00166AF3">
            <w:pPr>
              <w:pStyle w:val="TableBody"/>
              <w:rPr>
                <w:del w:id="14100" w:author="Alban Roche" w:date="2017-08-02T16:40:00Z"/>
                <w:b/>
              </w:rPr>
            </w:pPr>
            <w:del w:id="14101" w:author="Alban Roche" w:date="2017-08-02T16:40:00Z">
              <w:r w:rsidRPr="00682FAD" w:rsidDel="000934B8">
                <w:rPr>
                  <w:b/>
                </w:rPr>
                <w:delText>ERROR</w:delText>
              </w:r>
            </w:del>
          </w:p>
          <w:p w14:paraId="65F1A3E2" w14:textId="0553269E" w:rsidR="00AD6DB4" w:rsidRPr="00682FAD" w:rsidDel="000934B8" w:rsidRDefault="00AD6DB4" w:rsidP="00166AF3">
            <w:pPr>
              <w:pStyle w:val="TableBody"/>
              <w:rPr>
                <w:del w:id="14102" w:author="Alban Roche" w:date="2017-08-02T16:40:00Z"/>
                <w:b/>
              </w:rPr>
            </w:pPr>
          </w:p>
          <w:p w14:paraId="02290606" w14:textId="7FF3B6AF" w:rsidR="00AD6DB4" w:rsidRPr="00682FAD" w:rsidDel="000934B8" w:rsidRDefault="00AD6DB4" w:rsidP="00166AF3">
            <w:pPr>
              <w:pStyle w:val="TableBody"/>
              <w:rPr>
                <w:del w:id="14103" w:author="Alban Roche" w:date="2017-08-02T16:40:00Z"/>
              </w:rPr>
            </w:pPr>
            <w:del w:id="14104" w:author="Alban Roche" w:date="2017-08-02T16:40:00Z">
              <w:r w:rsidRPr="00682FAD" w:rsidDel="000934B8">
                <w:rPr>
                  <w:b/>
                </w:rPr>
                <w:delText>AT+</w:delText>
              </w:r>
              <w:r w:rsidDel="000934B8">
                <w:rPr>
                  <w:b/>
                </w:rPr>
                <w:delText>VGT</w:delText>
              </w:r>
              <w:r w:rsidRPr="00682FAD" w:rsidDel="000934B8">
                <w:rPr>
                  <w:b/>
                </w:rPr>
                <w:delText>=87</w:delText>
              </w:r>
              <w:r w:rsidRPr="00682FAD" w:rsidDel="000934B8">
                <w:rPr>
                  <w:b/>
                </w:rPr>
                <w:tab/>
              </w:r>
              <w:r w:rsidDel="000934B8">
                <w:tab/>
                <w:delText xml:space="preserve">//Transmit </w:delText>
              </w:r>
              <w:r w:rsidRPr="00682FAD" w:rsidDel="000934B8">
                <w:delText>gain is set to -20.5dB less than the nominal gain by +VG</w:delText>
              </w:r>
              <w:r w:rsidDel="000934B8">
                <w:delText>T</w:delText>
              </w:r>
            </w:del>
          </w:p>
          <w:p w14:paraId="7AD8BD63" w14:textId="781CA486" w:rsidR="00AD6DB4" w:rsidRPr="00682FAD" w:rsidDel="000934B8" w:rsidRDefault="00AD6DB4" w:rsidP="00166AF3">
            <w:pPr>
              <w:pStyle w:val="TableBody"/>
              <w:rPr>
                <w:del w:id="14105" w:author="Alban Roche" w:date="2017-08-02T16:40:00Z"/>
                <w:b/>
              </w:rPr>
            </w:pPr>
            <w:del w:id="14106" w:author="Alban Roche" w:date="2017-08-02T16:40:00Z">
              <w:r w:rsidRPr="00682FAD" w:rsidDel="000934B8">
                <w:rPr>
                  <w:b/>
                </w:rPr>
                <w:delText>OK</w:delText>
              </w:r>
            </w:del>
          </w:p>
          <w:p w14:paraId="67E67B6C" w14:textId="7DE099D1" w:rsidR="00AD6DB4" w:rsidRPr="00682FAD" w:rsidDel="000934B8" w:rsidRDefault="00AD6DB4" w:rsidP="00166AF3">
            <w:pPr>
              <w:pStyle w:val="TableBody"/>
              <w:rPr>
                <w:del w:id="14107" w:author="Alban Roche" w:date="2017-08-02T16:40:00Z"/>
                <w:b/>
              </w:rPr>
            </w:pPr>
          </w:p>
          <w:p w14:paraId="1019C3C4" w14:textId="2BA95732" w:rsidR="00AD6DB4" w:rsidRPr="00682FAD" w:rsidDel="000934B8" w:rsidRDefault="00AD6DB4" w:rsidP="00166AF3">
            <w:pPr>
              <w:pStyle w:val="TableBody"/>
              <w:rPr>
                <w:del w:id="14108" w:author="Alban Roche" w:date="2017-08-02T16:40:00Z"/>
              </w:rPr>
            </w:pPr>
            <w:del w:id="14109" w:author="Alban Roche" w:date="2017-08-02T16:40:00Z">
              <w:r w:rsidDel="000934B8">
                <w:rPr>
                  <w:b/>
                </w:rPr>
                <w:delText>AT+KVGT</w:delText>
              </w:r>
              <w:r w:rsidRPr="00682FAD" w:rsidDel="000934B8">
                <w:rPr>
                  <w:b/>
                </w:rPr>
                <w:delText>?</w:delText>
              </w:r>
              <w:r w:rsidDel="000934B8">
                <w:tab/>
              </w:r>
              <w:r w:rsidDel="000934B8">
                <w:tab/>
                <w:delText>//</w:delText>
              </w:r>
              <w:r w:rsidRPr="00682FAD" w:rsidDel="000934B8">
                <w:delText>+KVG</w:delText>
              </w:r>
              <w:r w:rsidDel="000934B8">
                <w:delText>T</w:delText>
              </w:r>
              <w:r w:rsidRPr="00682FAD" w:rsidDel="000934B8">
                <w:delText xml:space="preserve"> response truncates the decimal part of the actual gain</w:delText>
              </w:r>
            </w:del>
          </w:p>
          <w:p w14:paraId="4777EE66" w14:textId="1CE20505" w:rsidR="00AD6DB4" w:rsidRPr="00682FAD" w:rsidDel="000934B8" w:rsidRDefault="00AD6DB4" w:rsidP="00166AF3">
            <w:pPr>
              <w:pStyle w:val="TableBody"/>
              <w:rPr>
                <w:del w:id="14110" w:author="Alban Roche" w:date="2017-08-02T16:40:00Z"/>
                <w:b/>
              </w:rPr>
            </w:pPr>
            <w:del w:id="14111" w:author="Alban Roche" w:date="2017-08-02T16:40:00Z">
              <w:r w:rsidRPr="00682FAD" w:rsidDel="000934B8">
                <w:rPr>
                  <w:b/>
                </w:rPr>
                <w:delText>+KVG</w:delText>
              </w:r>
              <w:r w:rsidDel="000934B8">
                <w:rPr>
                  <w:b/>
                </w:rPr>
                <w:delText>T</w:delText>
              </w:r>
              <w:r w:rsidRPr="00682FAD" w:rsidDel="000934B8">
                <w:rPr>
                  <w:b/>
                </w:rPr>
                <w:delText>: -20</w:delText>
              </w:r>
            </w:del>
          </w:p>
          <w:p w14:paraId="5F01A1BC" w14:textId="34678097" w:rsidR="00AD6DB4" w:rsidRPr="00682FAD" w:rsidDel="000934B8" w:rsidRDefault="00AD6DB4" w:rsidP="00166AF3">
            <w:pPr>
              <w:pStyle w:val="TableBody"/>
              <w:rPr>
                <w:del w:id="14112" w:author="Alban Roche" w:date="2017-08-02T16:40:00Z"/>
              </w:rPr>
            </w:pPr>
            <w:del w:id="14113" w:author="Alban Roche" w:date="2017-08-02T16:40:00Z">
              <w:r w:rsidRPr="00682FAD" w:rsidDel="000934B8">
                <w:rPr>
                  <w:b/>
                </w:rPr>
                <w:delText>OK</w:delText>
              </w:r>
            </w:del>
          </w:p>
        </w:tc>
      </w:tr>
    </w:tbl>
    <w:p w14:paraId="7C4678C5" w14:textId="0207119D" w:rsidR="00AD6DB4" w:rsidDel="000934B8" w:rsidRDefault="00AD6DB4" w:rsidP="0059466D">
      <w:pPr>
        <w:pStyle w:val="Heading2"/>
        <w:numPr>
          <w:ilvl w:val="1"/>
          <w:numId w:val="11"/>
        </w:numPr>
        <w:ind w:left="1080" w:hanging="1080"/>
        <w:rPr>
          <w:del w:id="14114" w:author="Alban Roche" w:date="2017-08-02T16:40:00Z"/>
        </w:rPr>
      </w:pPr>
      <w:bookmarkStart w:id="14115" w:name="_Toc460332499"/>
      <w:bookmarkStart w:id="14116" w:name="_Ref464489060"/>
      <w:bookmarkStart w:id="14117" w:name="_Ref464489061"/>
      <w:bookmarkStart w:id="14118" w:name="_Toc486251688"/>
      <w:bookmarkStart w:id="14119" w:name="_Ref489350729"/>
      <w:bookmarkStart w:id="14120" w:name="_Ref489350731"/>
      <w:commentRangeStart w:id="14121"/>
      <w:del w:id="14122" w:author="Alban Roche" w:date="2017-08-02T16:40:00Z">
        <w:r w:rsidDel="000934B8">
          <w:delText xml:space="preserve">+VGR </w:delText>
        </w:r>
        <w:r w:rsidRPr="00671C8B" w:rsidDel="000934B8">
          <w:delText xml:space="preserve">Command: </w:delText>
        </w:r>
        <w:r w:rsidDel="000934B8">
          <w:delText>Receive Gain Selection</w:delText>
        </w:r>
        <w:bookmarkEnd w:id="14115"/>
        <w:bookmarkEnd w:id="14116"/>
        <w:bookmarkEnd w:id="14117"/>
        <w:commentRangeEnd w:id="14121"/>
        <w:r w:rsidDel="000934B8">
          <w:rPr>
            <w:rStyle w:val="CommentReference"/>
            <w:rFonts w:ascii="Verdana" w:eastAsia="Times New Roman" w:hAnsi="Verdana" w:cs="Times New Roman"/>
            <w:b w:val="0"/>
            <w:lang w:eastAsia="en-US"/>
          </w:rPr>
          <w:commentReference w:id="14121"/>
        </w:r>
        <w:bookmarkEnd w:id="14118"/>
        <w:bookmarkEnd w:id="14119"/>
        <w:bookmarkEnd w:id="14120"/>
      </w:del>
    </w:p>
    <w:p w14:paraId="36941800" w14:textId="18A82BD8" w:rsidR="00AD6DB4" w:rsidRPr="006B5B85" w:rsidDel="000934B8" w:rsidRDefault="00AD6DB4" w:rsidP="00AD6DB4">
      <w:pPr>
        <w:pStyle w:val="Note"/>
        <w:keepNext/>
        <w:rPr>
          <w:del w:id="14123" w:author="Alban Roche" w:date="2017-08-02T16:40:00Z"/>
        </w:rPr>
      </w:pPr>
      <w:del w:id="14124" w:author="Alban Roche" w:date="2017-08-02T16:40:00Z">
        <w:r w:rsidDel="000934B8">
          <w:delText>F</w:delText>
        </w:r>
        <w:r w:rsidRPr="00893AA7" w:rsidDel="000934B8">
          <w:delText xml:space="preserve">or </w:delText>
        </w:r>
        <w:r w:rsidR="00D90C96" w:rsidDel="000934B8">
          <w:delText xml:space="preserve">HL7618RD, </w:delText>
        </w:r>
        <w:r w:rsidDel="000934B8">
          <w:delText>HL7648, HL7688 and HL7692 only.</w:delText>
        </w:r>
      </w:del>
    </w:p>
    <w:tbl>
      <w:tblPr>
        <w:tblStyle w:val="TableSWIleft"/>
        <w:tblW w:w="9288" w:type="dxa"/>
        <w:tblLayout w:type="fixed"/>
        <w:tblLook w:val="04A0" w:firstRow="1" w:lastRow="0" w:firstColumn="1" w:lastColumn="0" w:noHBand="0" w:noVBand="1"/>
      </w:tblPr>
      <w:tblGrid>
        <w:gridCol w:w="1728"/>
        <w:gridCol w:w="7560"/>
      </w:tblGrid>
      <w:tr w:rsidR="00AD6DB4" w:rsidRPr="00671C8B" w:rsidDel="000934B8" w14:paraId="6DED43B5" w14:textId="4F1C5C15" w:rsidTr="00166AF3">
        <w:trPr>
          <w:cnfStyle w:val="100000000000" w:firstRow="1" w:lastRow="0" w:firstColumn="0" w:lastColumn="0" w:oddVBand="0" w:evenVBand="0" w:oddHBand="0" w:evenHBand="0" w:firstRowFirstColumn="0" w:firstRowLastColumn="0" w:lastRowFirstColumn="0" w:lastRowLastColumn="0"/>
          <w:del w:id="14125" w:author="Alban Roche" w:date="2017-08-02T16:40:00Z"/>
        </w:trPr>
        <w:tc>
          <w:tcPr>
            <w:tcW w:w="9288" w:type="dxa"/>
            <w:gridSpan w:val="2"/>
          </w:tcPr>
          <w:p w14:paraId="6A698A58" w14:textId="4CED8537" w:rsidR="00AD6DB4" w:rsidRPr="00671C8B" w:rsidDel="000934B8" w:rsidRDefault="00D90C96" w:rsidP="00D90C96">
            <w:pPr>
              <w:pStyle w:val="TableRowHead"/>
              <w:spacing w:before="144" w:after="144"/>
              <w:rPr>
                <w:del w:id="14126" w:author="Alban Roche" w:date="2017-08-02T16:40:00Z"/>
                <w:bCs w:val="0"/>
              </w:rPr>
            </w:pPr>
            <w:commentRangeStart w:id="14127"/>
            <w:del w:id="14128" w:author="Alban Roche" w:date="2017-08-02T16:40:00Z">
              <w:r w:rsidDel="000934B8">
                <w:delText>HL7618RD</w:delText>
              </w:r>
              <w:commentRangeEnd w:id="14127"/>
              <w:r w:rsidDel="000934B8">
                <w:rPr>
                  <w:rStyle w:val="CommentReference"/>
                  <w:rFonts w:ascii="Verdana" w:hAnsi="Verdana"/>
                  <w:b w:val="0"/>
                  <w:bCs w:val="0"/>
                  <w:color w:val="3D3E40"/>
                  <w:spacing w:val="0"/>
                </w:rPr>
                <w:commentReference w:id="14127"/>
              </w:r>
              <w:r w:rsidDel="000934B8">
                <w:delText xml:space="preserve">, </w:delText>
              </w:r>
              <w:r w:rsidR="00AD6DB4" w:rsidDel="000934B8">
                <w:delText>HL7648, HL7688 and HL7692</w:delText>
              </w:r>
            </w:del>
          </w:p>
        </w:tc>
      </w:tr>
      <w:tr w:rsidR="00AD6DB4" w:rsidRPr="00671C8B" w:rsidDel="000934B8" w14:paraId="00C36E5F" w14:textId="10FBB52E" w:rsidTr="00166AF3">
        <w:trPr>
          <w:trHeight w:val="35"/>
          <w:del w:id="14129" w:author="Alban Roche" w:date="2017-08-02T16:40:00Z"/>
        </w:trPr>
        <w:tc>
          <w:tcPr>
            <w:tcW w:w="1728" w:type="dxa"/>
          </w:tcPr>
          <w:p w14:paraId="424B6C9E" w14:textId="2008153C" w:rsidR="00AD6DB4" w:rsidRPr="00671C8B" w:rsidDel="000934B8" w:rsidRDefault="00AD6DB4" w:rsidP="00166AF3">
            <w:pPr>
              <w:pStyle w:val="TableBody"/>
              <w:rPr>
                <w:del w:id="14130" w:author="Alban Roche" w:date="2017-08-02T16:40:00Z"/>
                <w:i/>
              </w:rPr>
            </w:pPr>
            <w:del w:id="14131" w:author="Alban Roche" w:date="2017-08-02T16:40:00Z">
              <w:r w:rsidDel="000934B8">
                <w:rPr>
                  <w:i/>
                </w:rPr>
                <w:delText xml:space="preserve">Test </w:delText>
              </w:r>
              <w:r w:rsidRPr="00671C8B" w:rsidDel="000934B8">
                <w:rPr>
                  <w:i/>
                </w:rPr>
                <w:delText>command</w:delText>
              </w:r>
            </w:del>
          </w:p>
          <w:p w14:paraId="6292B899" w14:textId="71235B6A" w:rsidR="00AD6DB4" w:rsidRPr="00682FAD" w:rsidDel="000934B8" w:rsidRDefault="00AD6DB4" w:rsidP="00166AF3">
            <w:pPr>
              <w:pStyle w:val="TableBody"/>
              <w:rPr>
                <w:del w:id="14132" w:author="Alban Roche" w:date="2017-08-02T16:40:00Z"/>
              </w:rPr>
            </w:pPr>
          </w:p>
          <w:p w14:paraId="31C09F33" w14:textId="0DCF86AF" w:rsidR="00AD6DB4" w:rsidRPr="00671C8B" w:rsidDel="000934B8" w:rsidRDefault="00AD6DB4" w:rsidP="00166AF3">
            <w:pPr>
              <w:pStyle w:val="TableBody"/>
              <w:rPr>
                <w:del w:id="14133" w:author="Alban Roche" w:date="2017-08-02T16:40:00Z"/>
                <w:u w:val="single"/>
              </w:rPr>
            </w:pPr>
            <w:del w:id="14134" w:author="Alban Roche" w:date="2017-08-02T16:40:00Z">
              <w:r w:rsidRPr="00671C8B" w:rsidDel="000934B8">
                <w:rPr>
                  <w:u w:val="single"/>
                </w:rPr>
                <w:delText>Syntax</w:delText>
              </w:r>
            </w:del>
          </w:p>
          <w:p w14:paraId="45A8244B" w14:textId="09541DB2" w:rsidR="00AD6DB4" w:rsidRPr="00671C8B" w:rsidDel="000934B8" w:rsidRDefault="00AD6DB4" w:rsidP="00166AF3">
            <w:pPr>
              <w:pStyle w:val="TableBody"/>
              <w:tabs>
                <w:tab w:val="left" w:pos="705"/>
              </w:tabs>
              <w:rPr>
                <w:del w:id="14135" w:author="Alban Roche" w:date="2017-08-02T16:40:00Z"/>
                <w:lang w:eastAsia="zh-CN"/>
              </w:rPr>
            </w:pPr>
            <w:del w:id="14136" w:author="Alban Roche" w:date="2017-08-02T16:40:00Z">
              <w:r w:rsidRPr="004D2387" w:rsidDel="000934B8">
                <w:rPr>
                  <w:b/>
                </w:rPr>
                <w:delText>AT+</w:delText>
              </w:r>
              <w:r w:rsidDel="000934B8">
                <w:rPr>
                  <w:b/>
                </w:rPr>
                <w:delText>VGR</w:delText>
              </w:r>
              <w:r w:rsidRPr="004D2387" w:rsidDel="000934B8">
                <w:rPr>
                  <w:b/>
                </w:rPr>
                <w:delText>=?</w:delText>
              </w:r>
            </w:del>
          </w:p>
        </w:tc>
        <w:tc>
          <w:tcPr>
            <w:tcW w:w="7560" w:type="dxa"/>
          </w:tcPr>
          <w:p w14:paraId="5E8536FF" w14:textId="7B03F413" w:rsidR="00AD6DB4" w:rsidRPr="00671C8B" w:rsidDel="000934B8" w:rsidRDefault="00AD6DB4" w:rsidP="00166AF3">
            <w:pPr>
              <w:pStyle w:val="TableBody"/>
              <w:rPr>
                <w:del w:id="14137" w:author="Alban Roche" w:date="2017-08-02T16:40:00Z"/>
                <w:u w:val="single"/>
              </w:rPr>
            </w:pPr>
          </w:p>
          <w:p w14:paraId="379BC81A" w14:textId="61B788DE" w:rsidR="00AD6DB4" w:rsidRPr="00682FAD" w:rsidDel="000934B8" w:rsidRDefault="00AD6DB4" w:rsidP="00166AF3">
            <w:pPr>
              <w:pStyle w:val="TableBody"/>
              <w:rPr>
                <w:del w:id="14138" w:author="Alban Roche" w:date="2017-08-02T16:40:00Z"/>
              </w:rPr>
            </w:pPr>
          </w:p>
          <w:p w14:paraId="6E5863C3" w14:textId="0596A6E9" w:rsidR="00AD6DB4" w:rsidRPr="00671C8B" w:rsidDel="000934B8" w:rsidRDefault="00AD6DB4" w:rsidP="00166AF3">
            <w:pPr>
              <w:pStyle w:val="TableBody"/>
              <w:rPr>
                <w:del w:id="14139" w:author="Alban Roche" w:date="2017-08-02T16:40:00Z"/>
                <w:u w:val="single"/>
              </w:rPr>
            </w:pPr>
            <w:del w:id="14140" w:author="Alban Roche" w:date="2017-08-02T16:40:00Z">
              <w:r w:rsidRPr="00671C8B" w:rsidDel="000934B8">
                <w:rPr>
                  <w:u w:val="single"/>
                </w:rPr>
                <w:delText>Response</w:delText>
              </w:r>
            </w:del>
          </w:p>
          <w:p w14:paraId="4FF81345" w14:textId="6E714C44" w:rsidR="00AD6DB4" w:rsidRPr="00682FAD" w:rsidDel="000934B8" w:rsidRDefault="00AD6DB4" w:rsidP="00166AF3">
            <w:pPr>
              <w:pStyle w:val="TableBody"/>
              <w:rPr>
                <w:del w:id="14141" w:author="Alban Roche" w:date="2017-08-02T16:40:00Z"/>
                <w:b/>
              </w:rPr>
            </w:pPr>
            <w:del w:id="14142" w:author="Alban Roche" w:date="2017-08-02T16:40:00Z">
              <w:r w:rsidRPr="00A41325" w:rsidDel="000934B8">
                <w:rPr>
                  <w:b/>
                </w:rPr>
                <w:delText>+</w:delText>
              </w:r>
              <w:r w:rsidDel="000934B8">
                <w:rPr>
                  <w:b/>
                </w:rPr>
                <w:delText>VGR</w:delText>
              </w:r>
              <w:r w:rsidRPr="00A41325" w:rsidDel="000934B8">
                <w:rPr>
                  <w:b/>
                </w:rPr>
                <w:delText xml:space="preserve">: </w:delText>
              </w:r>
              <w:r w:rsidRPr="005C12F6" w:rsidDel="000934B8">
                <w:rPr>
                  <w:b/>
                </w:rPr>
                <w:delText>(</w:delText>
              </w:r>
              <w:r w:rsidRPr="00682FAD" w:rsidDel="000934B8">
                <w:delText>list of supported</w:delText>
              </w:r>
              <w:r w:rsidRPr="005C12F6" w:rsidDel="000934B8">
                <w:rPr>
                  <w:b/>
                </w:rPr>
                <w:delText xml:space="preserve"> &lt;</w:delText>
              </w:r>
              <w:r w:rsidDel="000934B8">
                <w:rPr>
                  <w:b/>
                </w:rPr>
                <w:delText>n</w:delText>
              </w:r>
              <w:r w:rsidRPr="005C12F6" w:rsidDel="000934B8">
                <w:rPr>
                  <w:b/>
                </w:rPr>
                <w:delText>&gt;</w:delText>
              </w:r>
              <w:r w:rsidRPr="00682FAD" w:rsidDel="000934B8">
                <w:delText>s</w:delText>
              </w:r>
              <w:r w:rsidRPr="005C12F6" w:rsidDel="000934B8">
                <w:rPr>
                  <w:b/>
                </w:rPr>
                <w:delText>)</w:delText>
              </w:r>
            </w:del>
          </w:p>
          <w:p w14:paraId="7B081967" w14:textId="72BE7E2F" w:rsidR="00AD6DB4" w:rsidRPr="00671C8B" w:rsidDel="000934B8" w:rsidRDefault="00AD6DB4" w:rsidP="00166AF3">
            <w:pPr>
              <w:pStyle w:val="TableBody"/>
              <w:rPr>
                <w:del w:id="14143" w:author="Alban Roche" w:date="2017-08-02T16:40:00Z"/>
              </w:rPr>
            </w:pPr>
            <w:del w:id="14144" w:author="Alban Roche" w:date="2017-08-02T16:40:00Z">
              <w:r w:rsidRPr="00671C8B" w:rsidDel="000934B8">
                <w:rPr>
                  <w:b/>
                </w:rPr>
                <w:delText>OK</w:delText>
              </w:r>
            </w:del>
          </w:p>
        </w:tc>
      </w:tr>
      <w:tr w:rsidR="00AD6DB4" w:rsidRPr="00671C8B" w:rsidDel="000934B8" w14:paraId="31302032" w14:textId="12671817" w:rsidTr="00166AF3">
        <w:trPr>
          <w:trHeight w:val="35"/>
          <w:del w:id="14145" w:author="Alban Roche" w:date="2017-08-02T16:40:00Z"/>
        </w:trPr>
        <w:tc>
          <w:tcPr>
            <w:tcW w:w="1728" w:type="dxa"/>
          </w:tcPr>
          <w:p w14:paraId="646DDFFE" w14:textId="12E12BA0" w:rsidR="00AD6DB4" w:rsidDel="000934B8" w:rsidRDefault="00AD6DB4" w:rsidP="00166AF3">
            <w:pPr>
              <w:pStyle w:val="TableBody"/>
              <w:rPr>
                <w:del w:id="14146" w:author="Alban Roche" w:date="2017-08-02T16:40:00Z"/>
              </w:rPr>
            </w:pPr>
            <w:del w:id="14147" w:author="Alban Roche" w:date="2017-08-02T16:40:00Z">
              <w:r w:rsidDel="000934B8">
                <w:rPr>
                  <w:i/>
                </w:rPr>
                <w:delText>Read command</w:delText>
              </w:r>
            </w:del>
          </w:p>
          <w:p w14:paraId="6636F6ED" w14:textId="63534DF3" w:rsidR="00AD6DB4" w:rsidRPr="00682FAD" w:rsidDel="000934B8" w:rsidRDefault="00AD6DB4" w:rsidP="00166AF3">
            <w:pPr>
              <w:pStyle w:val="TableBody"/>
              <w:rPr>
                <w:del w:id="14148" w:author="Alban Roche" w:date="2017-08-02T16:40:00Z"/>
              </w:rPr>
            </w:pPr>
          </w:p>
          <w:p w14:paraId="65ABDDBA" w14:textId="3BA2D5D2" w:rsidR="00AD6DB4" w:rsidDel="000934B8" w:rsidRDefault="00AD6DB4" w:rsidP="00166AF3">
            <w:pPr>
              <w:pStyle w:val="TableBody"/>
              <w:rPr>
                <w:del w:id="14149" w:author="Alban Roche" w:date="2017-08-02T16:40:00Z"/>
              </w:rPr>
            </w:pPr>
            <w:del w:id="14150" w:author="Alban Roche" w:date="2017-08-02T16:40:00Z">
              <w:r w:rsidRPr="00682FAD" w:rsidDel="000934B8">
                <w:rPr>
                  <w:u w:val="single"/>
                </w:rPr>
                <w:delText>Syntax</w:delText>
              </w:r>
            </w:del>
          </w:p>
          <w:p w14:paraId="0D661D89" w14:textId="38AD05F0" w:rsidR="00AD6DB4" w:rsidRPr="00682FAD" w:rsidDel="000934B8" w:rsidRDefault="00AD6DB4" w:rsidP="00166AF3">
            <w:pPr>
              <w:pStyle w:val="TableBody"/>
              <w:rPr>
                <w:del w:id="14151" w:author="Alban Roche" w:date="2017-08-02T16:40:00Z"/>
                <w:b/>
              </w:rPr>
            </w:pPr>
            <w:del w:id="14152" w:author="Alban Roche" w:date="2017-08-02T16:40:00Z">
              <w:r w:rsidRPr="00682FAD" w:rsidDel="000934B8">
                <w:rPr>
                  <w:b/>
                </w:rPr>
                <w:delText>AT+</w:delText>
              </w:r>
              <w:r w:rsidDel="000934B8">
                <w:rPr>
                  <w:b/>
                </w:rPr>
                <w:delText>VGR</w:delText>
              </w:r>
              <w:r w:rsidRPr="00682FAD" w:rsidDel="000934B8">
                <w:rPr>
                  <w:b/>
                </w:rPr>
                <w:delText>?</w:delText>
              </w:r>
            </w:del>
          </w:p>
        </w:tc>
        <w:tc>
          <w:tcPr>
            <w:tcW w:w="7560" w:type="dxa"/>
          </w:tcPr>
          <w:p w14:paraId="2187D901" w14:textId="60C9A58C" w:rsidR="00AD6DB4" w:rsidDel="000934B8" w:rsidRDefault="00AD6DB4" w:rsidP="00166AF3">
            <w:pPr>
              <w:pStyle w:val="TableBody"/>
              <w:rPr>
                <w:del w:id="14153" w:author="Alban Roche" w:date="2017-08-02T16:40:00Z"/>
                <w:u w:val="single"/>
              </w:rPr>
            </w:pPr>
          </w:p>
          <w:p w14:paraId="739CB2BC" w14:textId="32E0D223" w:rsidR="00AD6DB4" w:rsidRPr="00682FAD" w:rsidDel="000934B8" w:rsidRDefault="00AD6DB4" w:rsidP="00166AF3">
            <w:pPr>
              <w:pStyle w:val="TableBody"/>
              <w:rPr>
                <w:del w:id="14154" w:author="Alban Roche" w:date="2017-08-02T16:40:00Z"/>
              </w:rPr>
            </w:pPr>
          </w:p>
          <w:p w14:paraId="5D81B90D" w14:textId="3B7A9744" w:rsidR="00AD6DB4" w:rsidDel="000934B8" w:rsidRDefault="00AD6DB4" w:rsidP="00166AF3">
            <w:pPr>
              <w:pStyle w:val="TableBody"/>
              <w:rPr>
                <w:del w:id="14155" w:author="Alban Roche" w:date="2017-08-02T16:40:00Z"/>
              </w:rPr>
            </w:pPr>
            <w:del w:id="14156" w:author="Alban Roche" w:date="2017-08-02T16:40:00Z">
              <w:r w:rsidDel="000934B8">
                <w:rPr>
                  <w:u w:val="single"/>
                </w:rPr>
                <w:delText>Response</w:delText>
              </w:r>
            </w:del>
          </w:p>
          <w:p w14:paraId="54A51125" w14:textId="1AAD9AB2" w:rsidR="00AD6DB4" w:rsidRPr="00682FAD" w:rsidDel="000934B8" w:rsidRDefault="00AD6DB4" w:rsidP="00166AF3">
            <w:pPr>
              <w:pStyle w:val="TableBody"/>
              <w:rPr>
                <w:del w:id="14157" w:author="Alban Roche" w:date="2017-08-02T16:40:00Z"/>
                <w:b/>
              </w:rPr>
            </w:pPr>
            <w:del w:id="14158" w:author="Alban Roche" w:date="2017-08-02T16:40:00Z">
              <w:r w:rsidRPr="00682FAD" w:rsidDel="000934B8">
                <w:rPr>
                  <w:b/>
                </w:rPr>
                <w:delText>+</w:delText>
              </w:r>
              <w:r w:rsidDel="000934B8">
                <w:rPr>
                  <w:b/>
                </w:rPr>
                <w:delText>VGR</w:delText>
              </w:r>
              <w:r w:rsidRPr="00682FAD" w:rsidDel="000934B8">
                <w:rPr>
                  <w:b/>
                </w:rPr>
                <w:delText xml:space="preserve">: </w:delText>
              </w:r>
              <w:r w:rsidDel="000934B8">
                <w:rPr>
                  <w:b/>
                </w:rPr>
                <w:delText>&lt;n&gt;</w:delText>
              </w:r>
            </w:del>
          </w:p>
          <w:p w14:paraId="5B8FA815" w14:textId="56D05C05" w:rsidR="00AD6DB4" w:rsidRPr="00682FAD" w:rsidDel="000934B8" w:rsidRDefault="00AD6DB4" w:rsidP="00166AF3">
            <w:pPr>
              <w:pStyle w:val="TableBody"/>
              <w:rPr>
                <w:del w:id="14159" w:author="Alban Roche" w:date="2017-08-02T16:40:00Z"/>
              </w:rPr>
            </w:pPr>
            <w:del w:id="14160" w:author="Alban Roche" w:date="2017-08-02T16:40:00Z">
              <w:r w:rsidRPr="00682FAD" w:rsidDel="000934B8">
                <w:rPr>
                  <w:b/>
                </w:rPr>
                <w:delText>OK</w:delText>
              </w:r>
            </w:del>
          </w:p>
        </w:tc>
      </w:tr>
      <w:tr w:rsidR="00AD6DB4" w:rsidRPr="00671C8B" w:rsidDel="000934B8" w14:paraId="238B88FF" w14:textId="3433DAF0" w:rsidTr="00166AF3">
        <w:trPr>
          <w:cantSplit w:val="0"/>
          <w:trHeight w:val="35"/>
          <w:del w:id="14161" w:author="Alban Roche" w:date="2017-08-02T16:40:00Z"/>
        </w:trPr>
        <w:tc>
          <w:tcPr>
            <w:tcW w:w="1728" w:type="dxa"/>
          </w:tcPr>
          <w:p w14:paraId="1E4FED97" w14:textId="4FE6C6E2" w:rsidR="00AD6DB4" w:rsidDel="000934B8" w:rsidRDefault="00AD6DB4" w:rsidP="00166AF3">
            <w:pPr>
              <w:pStyle w:val="TableBody"/>
              <w:rPr>
                <w:del w:id="14162" w:author="Alban Roche" w:date="2017-08-02T16:40:00Z"/>
              </w:rPr>
            </w:pPr>
            <w:del w:id="14163" w:author="Alban Roche" w:date="2017-08-02T16:40:00Z">
              <w:r w:rsidDel="000934B8">
                <w:rPr>
                  <w:i/>
                </w:rPr>
                <w:delText>Write command</w:delText>
              </w:r>
            </w:del>
          </w:p>
          <w:p w14:paraId="7B5A8202" w14:textId="6368A9C3" w:rsidR="00AD6DB4" w:rsidRPr="00682FAD" w:rsidDel="000934B8" w:rsidRDefault="00AD6DB4" w:rsidP="00166AF3">
            <w:pPr>
              <w:pStyle w:val="TableBody"/>
              <w:rPr>
                <w:del w:id="14164" w:author="Alban Roche" w:date="2017-08-02T16:40:00Z"/>
              </w:rPr>
            </w:pPr>
          </w:p>
          <w:p w14:paraId="5A3A83DB" w14:textId="2157DC86" w:rsidR="00AD6DB4" w:rsidDel="000934B8" w:rsidRDefault="00AD6DB4" w:rsidP="00166AF3">
            <w:pPr>
              <w:pStyle w:val="TableBody"/>
              <w:rPr>
                <w:del w:id="14165" w:author="Alban Roche" w:date="2017-08-02T16:40:00Z"/>
              </w:rPr>
            </w:pPr>
            <w:del w:id="14166" w:author="Alban Roche" w:date="2017-08-02T16:40:00Z">
              <w:r w:rsidRPr="00682FAD" w:rsidDel="000934B8">
                <w:rPr>
                  <w:u w:val="single"/>
                </w:rPr>
                <w:delText>Syntax</w:delText>
              </w:r>
            </w:del>
          </w:p>
          <w:p w14:paraId="11E14F97" w14:textId="792940AD" w:rsidR="00AD6DB4" w:rsidRPr="00682FAD" w:rsidDel="000934B8" w:rsidRDefault="00AD6DB4" w:rsidP="00166AF3">
            <w:pPr>
              <w:pStyle w:val="TableBody"/>
              <w:rPr>
                <w:del w:id="14167" w:author="Alban Roche" w:date="2017-08-02T16:40:00Z"/>
                <w:b/>
              </w:rPr>
            </w:pPr>
            <w:del w:id="14168" w:author="Alban Roche" w:date="2017-08-02T16:40:00Z">
              <w:r w:rsidRPr="00682FAD" w:rsidDel="000934B8">
                <w:rPr>
                  <w:b/>
                </w:rPr>
                <w:delText>AT+</w:delText>
              </w:r>
              <w:r w:rsidDel="000934B8">
                <w:rPr>
                  <w:b/>
                </w:rPr>
                <w:delText>VGR</w:delText>
              </w:r>
              <w:r w:rsidRPr="00961991" w:rsidDel="000934B8">
                <w:rPr>
                  <w:b/>
                </w:rPr>
                <w:delText>=&lt;</w:delText>
              </w:r>
              <w:r w:rsidDel="000934B8">
                <w:rPr>
                  <w:b/>
                </w:rPr>
                <w:delText>n</w:delText>
              </w:r>
              <w:r w:rsidRPr="00961991" w:rsidDel="000934B8">
                <w:rPr>
                  <w:b/>
                </w:rPr>
                <w:delText>&gt;</w:delText>
              </w:r>
            </w:del>
          </w:p>
        </w:tc>
        <w:tc>
          <w:tcPr>
            <w:tcW w:w="7560" w:type="dxa"/>
          </w:tcPr>
          <w:p w14:paraId="0BB6FDF8" w14:textId="3EA32F99" w:rsidR="00AD6DB4" w:rsidDel="000934B8" w:rsidRDefault="00AD6DB4" w:rsidP="00166AF3">
            <w:pPr>
              <w:pStyle w:val="TableBody"/>
              <w:rPr>
                <w:del w:id="14169" w:author="Alban Roche" w:date="2017-08-02T16:40:00Z"/>
                <w:u w:val="single"/>
              </w:rPr>
            </w:pPr>
          </w:p>
          <w:p w14:paraId="0639C9B8" w14:textId="1565D913" w:rsidR="00AD6DB4" w:rsidRPr="00682FAD" w:rsidDel="000934B8" w:rsidRDefault="00AD6DB4" w:rsidP="00166AF3">
            <w:pPr>
              <w:pStyle w:val="TableBody"/>
              <w:rPr>
                <w:del w:id="14170" w:author="Alban Roche" w:date="2017-08-02T16:40:00Z"/>
              </w:rPr>
            </w:pPr>
          </w:p>
          <w:p w14:paraId="71FC5B47" w14:textId="26AF55A4" w:rsidR="00AD6DB4" w:rsidDel="000934B8" w:rsidRDefault="00AD6DB4" w:rsidP="00166AF3">
            <w:pPr>
              <w:pStyle w:val="TableBody"/>
              <w:rPr>
                <w:del w:id="14171" w:author="Alban Roche" w:date="2017-08-02T16:40:00Z"/>
              </w:rPr>
            </w:pPr>
            <w:del w:id="14172" w:author="Alban Roche" w:date="2017-08-02T16:40:00Z">
              <w:r w:rsidDel="000934B8">
                <w:rPr>
                  <w:u w:val="single"/>
                </w:rPr>
                <w:delText>Response</w:delText>
              </w:r>
            </w:del>
          </w:p>
          <w:p w14:paraId="79469EE9" w14:textId="3F90D019" w:rsidR="00AD6DB4" w:rsidDel="000934B8" w:rsidRDefault="00AD6DB4" w:rsidP="00166AF3">
            <w:pPr>
              <w:pStyle w:val="TableBody"/>
              <w:rPr>
                <w:del w:id="14173" w:author="Alban Roche" w:date="2017-08-02T16:40:00Z"/>
              </w:rPr>
            </w:pPr>
            <w:del w:id="14174" w:author="Alban Roche" w:date="2017-08-02T16:40:00Z">
              <w:r w:rsidRPr="00682FAD" w:rsidDel="000934B8">
                <w:rPr>
                  <w:b/>
                </w:rPr>
                <w:delText>OK</w:delText>
              </w:r>
            </w:del>
          </w:p>
          <w:p w14:paraId="254B550B" w14:textId="318C3091" w:rsidR="00AD6DB4" w:rsidRPr="00682FAD" w:rsidDel="000934B8" w:rsidRDefault="00AD6DB4" w:rsidP="00166AF3">
            <w:pPr>
              <w:pStyle w:val="TableBody"/>
              <w:rPr>
                <w:del w:id="14175" w:author="Alban Roche" w:date="2017-08-02T16:40:00Z"/>
              </w:rPr>
            </w:pPr>
          </w:p>
          <w:p w14:paraId="560A5F56" w14:textId="4B391B05" w:rsidR="00AD6DB4" w:rsidDel="000934B8" w:rsidRDefault="00AD6DB4" w:rsidP="00166AF3">
            <w:pPr>
              <w:pStyle w:val="TableBody"/>
              <w:rPr>
                <w:del w:id="14176" w:author="Alban Roche" w:date="2017-08-02T16:40:00Z"/>
              </w:rPr>
            </w:pPr>
            <w:del w:id="14177" w:author="Alban Roche" w:date="2017-08-02T16:40:00Z">
              <w:r w:rsidRPr="00682FAD" w:rsidDel="000934B8">
                <w:rPr>
                  <w:u w:val="single"/>
                </w:rPr>
                <w:delText>Parameters</w:delText>
              </w:r>
            </w:del>
          </w:p>
          <w:p w14:paraId="66F84600" w14:textId="554F42EC" w:rsidR="00AD6DB4" w:rsidDel="000934B8" w:rsidRDefault="00AD6DB4" w:rsidP="00166AF3">
            <w:pPr>
              <w:pStyle w:val="TableBody"/>
              <w:rPr>
                <w:del w:id="14178" w:author="Alban Roche" w:date="2017-08-02T16:40:00Z"/>
              </w:rPr>
            </w:pPr>
            <w:del w:id="14179" w:author="Alban Roche" w:date="2017-08-02T16:40:00Z">
              <w:r w:rsidRPr="00682FAD" w:rsidDel="000934B8">
                <w:rPr>
                  <w:b/>
                </w:rPr>
                <w:delText>&lt;</w:delText>
              </w:r>
              <w:r w:rsidDel="000934B8">
                <w:rPr>
                  <w:b/>
                </w:rPr>
                <w:delText>n</w:delText>
              </w:r>
              <w:r w:rsidRPr="00682FAD" w:rsidDel="000934B8">
                <w:rPr>
                  <w:b/>
                </w:rPr>
                <w:delText>&gt;</w:delText>
              </w:r>
              <w:r w:rsidDel="000934B8">
                <w:tab/>
                <w:delText>86 ≤ n ≤ 140</w:delText>
              </w:r>
            </w:del>
          </w:p>
          <w:p w14:paraId="5DA24D15" w14:textId="6091E866" w:rsidR="00AD6DB4" w:rsidDel="000934B8" w:rsidRDefault="00AD6DB4" w:rsidP="00166AF3">
            <w:pPr>
              <w:pStyle w:val="TableBody"/>
              <w:rPr>
                <w:del w:id="14180" w:author="Alban Roche" w:date="2017-08-02T16:40:00Z"/>
              </w:rPr>
            </w:pPr>
            <w:del w:id="14181" w:author="Alban Roche" w:date="2017-08-02T16:40:00Z">
              <w:r w:rsidDel="000934B8">
                <w:tab/>
                <w:delText>&lt; 128</w:delText>
              </w:r>
              <w:r w:rsidDel="000934B8">
                <w:tab/>
              </w:r>
              <w:r w:rsidDel="000934B8">
                <w:tab/>
              </w:r>
              <w:r w:rsidDel="000934B8">
                <w:tab/>
                <w:delText>(128 – n)/2 dB less than the normal gain (up to -21 dB)</w:delText>
              </w:r>
            </w:del>
          </w:p>
          <w:p w14:paraId="36740BBA" w14:textId="77E619C7" w:rsidR="00AD6DB4" w:rsidDel="000934B8" w:rsidRDefault="00AD6DB4" w:rsidP="00166AF3">
            <w:pPr>
              <w:pStyle w:val="TableBody"/>
              <w:rPr>
                <w:del w:id="14182" w:author="Alban Roche" w:date="2017-08-02T16:40:00Z"/>
              </w:rPr>
            </w:pPr>
            <w:del w:id="14183" w:author="Alban Roche" w:date="2017-08-02T16:40:00Z">
              <w:r w:rsidDel="000934B8">
                <w:tab/>
              </w:r>
              <w:r w:rsidRPr="00E0527E" w:rsidDel="000934B8">
                <w:rPr>
                  <w:u w:val="single"/>
                </w:rPr>
                <w:delText>128</w:delText>
              </w:r>
              <w:r w:rsidDel="000934B8">
                <w:tab/>
              </w:r>
              <w:r w:rsidDel="000934B8">
                <w:tab/>
              </w:r>
              <w:r w:rsidDel="000934B8">
                <w:tab/>
                <w:delText>Nominal gain</w:delText>
              </w:r>
            </w:del>
          </w:p>
          <w:p w14:paraId="1CF2A408" w14:textId="2BBAB163" w:rsidR="00AD6DB4" w:rsidRPr="00682FAD" w:rsidDel="000934B8" w:rsidRDefault="00AD6DB4" w:rsidP="00166AF3">
            <w:pPr>
              <w:pStyle w:val="TableBody"/>
              <w:rPr>
                <w:del w:id="14184" w:author="Alban Roche" w:date="2017-08-02T16:40:00Z"/>
              </w:rPr>
            </w:pPr>
            <w:del w:id="14185" w:author="Alban Roche" w:date="2017-08-02T16:40:00Z">
              <w:r w:rsidDel="000934B8">
                <w:tab/>
                <w:delText>&gt; 128</w:delText>
              </w:r>
              <w:r w:rsidDel="000934B8">
                <w:tab/>
              </w:r>
              <w:r w:rsidDel="000934B8">
                <w:tab/>
              </w:r>
              <w:r w:rsidDel="000934B8">
                <w:tab/>
                <w:delText>(n – 128)/2 dB more than the nominal gain (up to 6 dB)</w:delText>
              </w:r>
            </w:del>
          </w:p>
        </w:tc>
      </w:tr>
      <w:tr w:rsidR="00AD6DB4" w:rsidRPr="00671C8B" w:rsidDel="000934B8" w14:paraId="50ABC76A" w14:textId="36B6BD74" w:rsidTr="00166AF3">
        <w:trPr>
          <w:trHeight w:val="35"/>
          <w:del w:id="14186" w:author="Alban Roche" w:date="2017-08-02T16:40:00Z"/>
        </w:trPr>
        <w:tc>
          <w:tcPr>
            <w:tcW w:w="1728" w:type="dxa"/>
          </w:tcPr>
          <w:p w14:paraId="3B135A0E" w14:textId="23A92A0A" w:rsidR="00AD6DB4" w:rsidDel="000934B8" w:rsidRDefault="00AD6DB4" w:rsidP="00166AF3">
            <w:pPr>
              <w:pStyle w:val="TableBody"/>
              <w:rPr>
                <w:del w:id="14187" w:author="Alban Roche" w:date="2017-08-02T16:40:00Z"/>
              </w:rPr>
            </w:pPr>
            <w:del w:id="14188" w:author="Alban Roche" w:date="2017-08-02T16:40:00Z">
              <w:r w:rsidRPr="00682FAD" w:rsidDel="000934B8">
                <w:rPr>
                  <w:u w:val="single"/>
                </w:rPr>
                <w:delText>Reference</w:delText>
              </w:r>
            </w:del>
          </w:p>
          <w:p w14:paraId="7072A67F" w14:textId="46405217" w:rsidR="00AD6DB4" w:rsidRPr="00682FAD" w:rsidDel="000934B8" w:rsidRDefault="00AD6DB4" w:rsidP="00166AF3">
            <w:pPr>
              <w:pStyle w:val="TableBody"/>
              <w:rPr>
                <w:del w:id="14189" w:author="Alban Roche" w:date="2017-08-02T16:40:00Z"/>
              </w:rPr>
            </w:pPr>
            <w:del w:id="14190" w:author="Alban Roche" w:date="2017-08-02T16:40:00Z">
              <w:r w:rsidRPr="008E5D44" w:rsidDel="000934B8">
                <w:delText>[27.007] § C.2.5</w:delText>
              </w:r>
            </w:del>
          </w:p>
        </w:tc>
        <w:tc>
          <w:tcPr>
            <w:tcW w:w="7560" w:type="dxa"/>
          </w:tcPr>
          <w:p w14:paraId="796A470D" w14:textId="30B0D28D" w:rsidR="00AD6DB4" w:rsidDel="000934B8" w:rsidRDefault="00AD6DB4" w:rsidP="00166AF3">
            <w:pPr>
              <w:pStyle w:val="TableBody"/>
              <w:rPr>
                <w:del w:id="14191" w:author="Alban Roche" w:date="2017-08-02T16:40:00Z"/>
              </w:rPr>
            </w:pPr>
            <w:del w:id="14192" w:author="Alban Roche" w:date="2017-08-02T16:40:00Z">
              <w:r w:rsidDel="000934B8">
                <w:rPr>
                  <w:u w:val="single"/>
                </w:rPr>
                <w:delText>Notes</w:delText>
              </w:r>
            </w:del>
          </w:p>
          <w:p w14:paraId="7D34B3BB" w14:textId="71A2D55C" w:rsidR="00AD6DB4" w:rsidDel="000934B8" w:rsidRDefault="00AD6DB4" w:rsidP="0059466D">
            <w:pPr>
              <w:pStyle w:val="TableBody"/>
              <w:numPr>
                <w:ilvl w:val="0"/>
                <w:numId w:val="110"/>
              </w:numPr>
              <w:rPr>
                <w:del w:id="14193" w:author="Alban Roche" w:date="2017-08-02T16:40:00Z"/>
              </w:rPr>
            </w:pPr>
            <w:del w:id="14194" w:author="Alban Roche" w:date="2017-08-02T16:40:00Z">
              <w:r w:rsidDel="000934B8">
                <w:delText>The value of &lt;n&gt; is not saved; it will return to its nominal value after the module is reset.</w:delText>
              </w:r>
            </w:del>
          </w:p>
          <w:p w14:paraId="69E0106E" w14:textId="44945EB4" w:rsidR="00AD6DB4" w:rsidDel="000934B8" w:rsidRDefault="00AD6DB4" w:rsidP="0059466D">
            <w:pPr>
              <w:pStyle w:val="TableBody"/>
              <w:numPr>
                <w:ilvl w:val="0"/>
                <w:numId w:val="110"/>
              </w:numPr>
              <w:rPr>
                <w:del w:id="14195" w:author="Alban Roche" w:date="2017-08-02T16:40:00Z"/>
              </w:rPr>
            </w:pPr>
            <w:del w:id="14196" w:author="Alban Roche" w:date="2017-08-02T16:40:00Z">
              <w:r w:rsidDel="000934B8">
                <w:delText>Gain can be changed either during a connection or outside of a connection.</w:delText>
              </w:r>
            </w:del>
          </w:p>
          <w:p w14:paraId="5B5E159D" w14:textId="64E5C810" w:rsidR="00AD6DB4" w:rsidDel="000934B8" w:rsidRDefault="00AD6DB4" w:rsidP="0059466D">
            <w:pPr>
              <w:pStyle w:val="TableBody"/>
              <w:numPr>
                <w:ilvl w:val="0"/>
                <w:numId w:val="110"/>
              </w:numPr>
              <w:rPr>
                <w:del w:id="14197" w:author="Alban Roche" w:date="2017-08-02T16:40:00Z"/>
              </w:rPr>
            </w:pPr>
            <w:del w:id="14198" w:author="Alban Roche" w:date="2017-08-02T16:40:00Z">
              <w:r w:rsidDel="000934B8">
                <w:delText>This command returns an error when the requested value is out of range (-21 dB to 6 dB).</w:delText>
              </w:r>
            </w:del>
          </w:p>
          <w:p w14:paraId="53E343C5" w14:textId="499A1224" w:rsidR="00D90C96" w:rsidRPr="00682FAD" w:rsidDel="000934B8" w:rsidRDefault="00D90C96" w:rsidP="0059466D">
            <w:pPr>
              <w:pStyle w:val="TableBody"/>
              <w:numPr>
                <w:ilvl w:val="0"/>
                <w:numId w:val="110"/>
              </w:numPr>
              <w:rPr>
                <w:del w:id="14199" w:author="Alban Roche" w:date="2017-08-02T16:40:00Z"/>
              </w:rPr>
            </w:pPr>
            <w:del w:id="14200" w:author="Alban Roche" w:date="2017-08-02T16:40:00Z">
              <w:r w:rsidDel="000934B8">
                <w:delText>This command is supported on the HL7618RD when using a VoLTE-capable software.</w:delText>
              </w:r>
            </w:del>
          </w:p>
        </w:tc>
      </w:tr>
      <w:tr w:rsidR="00AD6DB4" w:rsidRPr="00671C8B" w:rsidDel="000934B8" w14:paraId="2352FE0F" w14:textId="6F62B655" w:rsidTr="00166AF3">
        <w:trPr>
          <w:trHeight w:val="35"/>
          <w:del w:id="14201" w:author="Alban Roche" w:date="2017-08-02T16:40:00Z"/>
        </w:trPr>
        <w:tc>
          <w:tcPr>
            <w:tcW w:w="1728" w:type="dxa"/>
          </w:tcPr>
          <w:p w14:paraId="690E0818" w14:textId="53ED831D" w:rsidR="00AD6DB4" w:rsidRPr="00682FAD" w:rsidDel="000934B8" w:rsidRDefault="00AD6DB4" w:rsidP="00166AF3">
            <w:pPr>
              <w:pStyle w:val="TableBody"/>
              <w:rPr>
                <w:del w:id="14202" w:author="Alban Roche" w:date="2017-08-02T16:40:00Z"/>
                <w:u w:val="single"/>
              </w:rPr>
            </w:pPr>
            <w:del w:id="14203" w:author="Alban Roche" w:date="2017-08-02T16:40:00Z">
              <w:r w:rsidDel="000934B8">
                <w:rPr>
                  <w:u w:val="single"/>
                </w:rPr>
                <w:delText>Examples</w:delText>
              </w:r>
            </w:del>
          </w:p>
        </w:tc>
        <w:tc>
          <w:tcPr>
            <w:tcW w:w="7560" w:type="dxa"/>
          </w:tcPr>
          <w:p w14:paraId="5A5971B6" w14:textId="26F212F7" w:rsidR="00AD6DB4" w:rsidRPr="00682FAD" w:rsidDel="000934B8" w:rsidRDefault="00AD6DB4" w:rsidP="00166AF3">
            <w:pPr>
              <w:pStyle w:val="TableBody"/>
              <w:rPr>
                <w:del w:id="14204" w:author="Alban Roche" w:date="2017-08-02T16:40:00Z"/>
              </w:rPr>
            </w:pPr>
            <w:del w:id="14205" w:author="Alban Roche" w:date="2017-08-02T16:40:00Z">
              <w:r w:rsidDel="000934B8">
                <w:rPr>
                  <w:b/>
                </w:rPr>
                <w:delText>AT+VGR=86</w:delText>
              </w:r>
              <w:r w:rsidRPr="00682FAD" w:rsidDel="000934B8">
                <w:rPr>
                  <w:b/>
                </w:rPr>
                <w:tab/>
              </w:r>
              <w:r w:rsidDel="000934B8">
                <w:tab/>
                <w:delText>//</w:delText>
              </w:r>
              <w:r w:rsidRPr="00682FAD" w:rsidDel="000934B8">
                <w:delText xml:space="preserve">Receive gain is set to </w:delText>
              </w:r>
              <w:r w:rsidDel="000934B8">
                <w:delText xml:space="preserve">21 </w:delText>
              </w:r>
              <w:r w:rsidRPr="00682FAD" w:rsidDel="000934B8">
                <w:delText>dB less than the nominal gain</w:delText>
              </w:r>
            </w:del>
          </w:p>
          <w:p w14:paraId="346C29A9" w14:textId="17E77193" w:rsidR="00AD6DB4" w:rsidRPr="00682FAD" w:rsidDel="000934B8" w:rsidRDefault="00AD6DB4" w:rsidP="00166AF3">
            <w:pPr>
              <w:pStyle w:val="TableBody"/>
              <w:rPr>
                <w:del w:id="14206" w:author="Alban Roche" w:date="2017-08-02T16:40:00Z"/>
                <w:b/>
              </w:rPr>
            </w:pPr>
            <w:del w:id="14207" w:author="Alban Roche" w:date="2017-08-02T16:40:00Z">
              <w:r w:rsidRPr="00682FAD" w:rsidDel="000934B8">
                <w:rPr>
                  <w:b/>
                </w:rPr>
                <w:delText>OK</w:delText>
              </w:r>
            </w:del>
          </w:p>
          <w:p w14:paraId="34870A5E" w14:textId="24FCCA5A" w:rsidR="00AD6DB4" w:rsidDel="000934B8" w:rsidRDefault="00AD6DB4" w:rsidP="00166AF3">
            <w:pPr>
              <w:pStyle w:val="TableBody"/>
              <w:rPr>
                <w:del w:id="14208" w:author="Alban Roche" w:date="2017-08-02T16:40:00Z"/>
                <w:b/>
              </w:rPr>
            </w:pPr>
          </w:p>
          <w:p w14:paraId="3BA5870C" w14:textId="667AC790" w:rsidR="00AD6DB4" w:rsidRPr="00682FAD" w:rsidDel="000934B8" w:rsidRDefault="00AD6DB4" w:rsidP="00166AF3">
            <w:pPr>
              <w:pStyle w:val="TableBody"/>
              <w:rPr>
                <w:del w:id="14209" w:author="Alban Roche" w:date="2017-08-02T16:40:00Z"/>
              </w:rPr>
            </w:pPr>
            <w:del w:id="14210" w:author="Alban Roche" w:date="2017-08-02T16:40:00Z">
              <w:r w:rsidDel="000934B8">
                <w:rPr>
                  <w:b/>
                </w:rPr>
                <w:delText>AT+VGR=85</w:delText>
              </w:r>
              <w:r w:rsidRPr="00682FAD" w:rsidDel="000934B8">
                <w:rPr>
                  <w:b/>
                </w:rPr>
                <w:tab/>
              </w:r>
              <w:r w:rsidDel="000934B8">
                <w:tab/>
                <w:delText>//Input is out of range</w:delText>
              </w:r>
            </w:del>
          </w:p>
          <w:p w14:paraId="583ABB76" w14:textId="2C7B2251" w:rsidR="00AD6DB4" w:rsidRPr="00682FAD" w:rsidDel="000934B8" w:rsidRDefault="00AD6DB4" w:rsidP="00166AF3">
            <w:pPr>
              <w:pStyle w:val="TableBody"/>
              <w:rPr>
                <w:del w:id="14211" w:author="Alban Roche" w:date="2017-08-02T16:40:00Z"/>
                <w:b/>
              </w:rPr>
            </w:pPr>
            <w:del w:id="14212" w:author="Alban Roche" w:date="2017-08-02T16:40:00Z">
              <w:r w:rsidDel="000934B8">
                <w:rPr>
                  <w:b/>
                </w:rPr>
                <w:delText>ERROR</w:delText>
              </w:r>
            </w:del>
          </w:p>
          <w:p w14:paraId="6036917B" w14:textId="0AE04C54" w:rsidR="00AD6DB4" w:rsidRPr="00682FAD" w:rsidDel="000934B8" w:rsidRDefault="00AD6DB4" w:rsidP="00166AF3">
            <w:pPr>
              <w:pStyle w:val="TableBody"/>
              <w:rPr>
                <w:del w:id="14213" w:author="Alban Roche" w:date="2017-08-02T16:40:00Z"/>
                <w:b/>
              </w:rPr>
            </w:pPr>
          </w:p>
          <w:p w14:paraId="2877FFF0" w14:textId="3C6ED794" w:rsidR="00AD6DB4" w:rsidRPr="00682FAD" w:rsidDel="000934B8" w:rsidRDefault="00AD6DB4" w:rsidP="00166AF3">
            <w:pPr>
              <w:pStyle w:val="TableBody"/>
              <w:rPr>
                <w:del w:id="14214" w:author="Alban Roche" w:date="2017-08-02T16:40:00Z"/>
              </w:rPr>
            </w:pPr>
            <w:del w:id="14215" w:author="Alban Roche" w:date="2017-08-02T16:40:00Z">
              <w:r w:rsidDel="000934B8">
                <w:rPr>
                  <w:b/>
                </w:rPr>
                <w:delText>AT+VGR=140</w:delText>
              </w:r>
              <w:r w:rsidDel="000934B8">
                <w:tab/>
                <w:delText>//</w:delText>
              </w:r>
              <w:r w:rsidRPr="00682FAD" w:rsidDel="000934B8">
                <w:delText xml:space="preserve">Receive gain is set to </w:delText>
              </w:r>
              <w:r w:rsidDel="000934B8">
                <w:delText xml:space="preserve">6 </w:delText>
              </w:r>
              <w:r w:rsidRPr="00682FAD" w:rsidDel="000934B8">
                <w:delText xml:space="preserve">dB </w:delText>
              </w:r>
              <w:r w:rsidDel="000934B8">
                <w:delText xml:space="preserve">more </w:delText>
              </w:r>
              <w:r w:rsidRPr="00682FAD" w:rsidDel="000934B8">
                <w:delText>than the nominal gain</w:delText>
              </w:r>
            </w:del>
          </w:p>
          <w:p w14:paraId="1EA27561" w14:textId="59E02F08" w:rsidR="00AD6DB4" w:rsidRPr="00682FAD" w:rsidDel="000934B8" w:rsidRDefault="00AD6DB4" w:rsidP="00166AF3">
            <w:pPr>
              <w:pStyle w:val="TableBody"/>
              <w:rPr>
                <w:del w:id="14216" w:author="Alban Roche" w:date="2017-08-02T16:40:00Z"/>
                <w:b/>
              </w:rPr>
            </w:pPr>
            <w:del w:id="14217" w:author="Alban Roche" w:date="2017-08-02T16:40:00Z">
              <w:r w:rsidRPr="00682FAD" w:rsidDel="000934B8">
                <w:rPr>
                  <w:b/>
                </w:rPr>
                <w:delText>OK</w:delText>
              </w:r>
            </w:del>
          </w:p>
          <w:p w14:paraId="597DBFE3" w14:textId="0879333C" w:rsidR="00AD6DB4" w:rsidDel="000934B8" w:rsidRDefault="00AD6DB4" w:rsidP="00166AF3">
            <w:pPr>
              <w:pStyle w:val="TableBody"/>
              <w:rPr>
                <w:del w:id="14218" w:author="Alban Roche" w:date="2017-08-02T16:40:00Z"/>
                <w:b/>
              </w:rPr>
            </w:pPr>
          </w:p>
          <w:p w14:paraId="48374367" w14:textId="57B7837B" w:rsidR="00AD6DB4" w:rsidRPr="00682FAD" w:rsidDel="000934B8" w:rsidRDefault="00AD6DB4" w:rsidP="00166AF3">
            <w:pPr>
              <w:pStyle w:val="TableBody"/>
              <w:rPr>
                <w:del w:id="14219" w:author="Alban Roche" w:date="2017-08-02T16:40:00Z"/>
              </w:rPr>
            </w:pPr>
            <w:del w:id="14220" w:author="Alban Roche" w:date="2017-08-02T16:40:00Z">
              <w:r w:rsidDel="000934B8">
                <w:rPr>
                  <w:b/>
                </w:rPr>
                <w:delText>AT+VGR=141</w:delText>
              </w:r>
              <w:r w:rsidDel="000934B8">
                <w:tab/>
                <w:delText>//Input is out of range</w:delText>
              </w:r>
            </w:del>
          </w:p>
          <w:p w14:paraId="0B219B64" w14:textId="365ED6C9" w:rsidR="00AD6DB4" w:rsidRPr="00E0527E" w:rsidDel="000934B8" w:rsidRDefault="00AD6DB4" w:rsidP="00166AF3">
            <w:pPr>
              <w:pStyle w:val="TableBody"/>
              <w:rPr>
                <w:del w:id="14221" w:author="Alban Roche" w:date="2017-08-02T16:40:00Z"/>
                <w:b/>
              </w:rPr>
            </w:pPr>
            <w:del w:id="14222" w:author="Alban Roche" w:date="2017-08-02T16:40:00Z">
              <w:r w:rsidDel="000934B8">
                <w:rPr>
                  <w:b/>
                </w:rPr>
                <w:delText>ERROR</w:delText>
              </w:r>
            </w:del>
          </w:p>
        </w:tc>
      </w:tr>
    </w:tbl>
    <w:p w14:paraId="41E937CD" w14:textId="28114A89" w:rsidR="00AD6DB4" w:rsidDel="000934B8" w:rsidRDefault="00AD6DB4" w:rsidP="0059466D">
      <w:pPr>
        <w:pStyle w:val="Heading2"/>
        <w:numPr>
          <w:ilvl w:val="1"/>
          <w:numId w:val="11"/>
        </w:numPr>
        <w:ind w:left="1080" w:hanging="1080"/>
        <w:rPr>
          <w:del w:id="14223" w:author="Alban Roche" w:date="2017-08-02T16:40:00Z"/>
        </w:rPr>
      </w:pPr>
      <w:bookmarkStart w:id="14224" w:name="_Toc460332500"/>
      <w:bookmarkStart w:id="14225" w:name="_Ref464489062"/>
      <w:bookmarkStart w:id="14226" w:name="_Ref464489063"/>
      <w:bookmarkStart w:id="14227" w:name="_Toc486251689"/>
      <w:bookmarkStart w:id="14228" w:name="_Ref489350739"/>
      <w:bookmarkStart w:id="14229" w:name="_Ref489350741"/>
      <w:commentRangeStart w:id="14230"/>
      <w:del w:id="14231" w:author="Alban Roche" w:date="2017-08-02T16:40:00Z">
        <w:r w:rsidDel="000934B8">
          <w:delText xml:space="preserve">+VGT </w:delText>
        </w:r>
        <w:r w:rsidRPr="00671C8B" w:rsidDel="000934B8">
          <w:delText xml:space="preserve">Command: </w:delText>
        </w:r>
        <w:r w:rsidDel="000934B8">
          <w:delText>Transmit Gain Selection</w:delText>
        </w:r>
        <w:bookmarkEnd w:id="14224"/>
        <w:bookmarkEnd w:id="14225"/>
        <w:bookmarkEnd w:id="14226"/>
        <w:commentRangeEnd w:id="14230"/>
        <w:r w:rsidDel="000934B8">
          <w:rPr>
            <w:rStyle w:val="CommentReference"/>
            <w:rFonts w:ascii="Verdana" w:eastAsia="Times New Roman" w:hAnsi="Verdana" w:cs="Times New Roman"/>
            <w:b w:val="0"/>
            <w:lang w:eastAsia="en-US"/>
          </w:rPr>
          <w:commentReference w:id="14230"/>
        </w:r>
        <w:bookmarkEnd w:id="14227"/>
        <w:bookmarkEnd w:id="14228"/>
        <w:bookmarkEnd w:id="14229"/>
      </w:del>
    </w:p>
    <w:p w14:paraId="2B0E8FB6" w14:textId="1C4895D4" w:rsidR="00AD6DB4" w:rsidRPr="006B5B85" w:rsidDel="000934B8" w:rsidRDefault="00AD6DB4" w:rsidP="00AD6DB4">
      <w:pPr>
        <w:pStyle w:val="Note"/>
        <w:keepNext/>
        <w:rPr>
          <w:del w:id="14232" w:author="Alban Roche" w:date="2017-08-02T16:40:00Z"/>
        </w:rPr>
      </w:pPr>
      <w:del w:id="14233" w:author="Alban Roche" w:date="2017-08-02T16:40:00Z">
        <w:r w:rsidDel="000934B8">
          <w:delText>F</w:delText>
        </w:r>
        <w:r w:rsidRPr="00893AA7" w:rsidDel="000934B8">
          <w:delText xml:space="preserve">or </w:delText>
        </w:r>
        <w:r w:rsidR="00D90C96" w:rsidDel="000934B8">
          <w:delText xml:space="preserve">HL7618RD, </w:delText>
        </w:r>
        <w:r w:rsidDel="000934B8">
          <w:delText>HL7648, HL7688 and HL7692 only.</w:delText>
        </w:r>
      </w:del>
    </w:p>
    <w:tbl>
      <w:tblPr>
        <w:tblStyle w:val="TableSWIleft"/>
        <w:tblW w:w="9288" w:type="dxa"/>
        <w:tblLayout w:type="fixed"/>
        <w:tblLook w:val="04A0" w:firstRow="1" w:lastRow="0" w:firstColumn="1" w:lastColumn="0" w:noHBand="0" w:noVBand="1"/>
      </w:tblPr>
      <w:tblGrid>
        <w:gridCol w:w="1728"/>
        <w:gridCol w:w="7560"/>
      </w:tblGrid>
      <w:tr w:rsidR="00AD6DB4" w:rsidRPr="00671C8B" w:rsidDel="000934B8" w14:paraId="2A12CD30" w14:textId="46B2DBF1" w:rsidTr="00166AF3">
        <w:trPr>
          <w:cnfStyle w:val="100000000000" w:firstRow="1" w:lastRow="0" w:firstColumn="0" w:lastColumn="0" w:oddVBand="0" w:evenVBand="0" w:oddHBand="0" w:evenHBand="0" w:firstRowFirstColumn="0" w:firstRowLastColumn="0" w:lastRowFirstColumn="0" w:lastRowLastColumn="0"/>
          <w:del w:id="14234" w:author="Alban Roche" w:date="2017-08-02T16:40:00Z"/>
        </w:trPr>
        <w:tc>
          <w:tcPr>
            <w:tcW w:w="9288" w:type="dxa"/>
            <w:gridSpan w:val="2"/>
          </w:tcPr>
          <w:p w14:paraId="68AC0398" w14:textId="4323925D" w:rsidR="00AD6DB4" w:rsidRPr="00671C8B" w:rsidDel="000934B8" w:rsidRDefault="00D90C96" w:rsidP="00D90C96">
            <w:pPr>
              <w:pStyle w:val="TableRowHead"/>
              <w:spacing w:before="144" w:after="144"/>
              <w:rPr>
                <w:del w:id="14235" w:author="Alban Roche" w:date="2017-08-02T16:40:00Z"/>
                <w:bCs w:val="0"/>
              </w:rPr>
            </w:pPr>
            <w:commentRangeStart w:id="14236"/>
            <w:del w:id="14237" w:author="Alban Roche" w:date="2017-08-02T16:40:00Z">
              <w:r w:rsidDel="000934B8">
                <w:delText>HL7618RD</w:delText>
              </w:r>
              <w:commentRangeEnd w:id="14236"/>
              <w:r w:rsidDel="000934B8">
                <w:rPr>
                  <w:rStyle w:val="CommentReference"/>
                  <w:rFonts w:ascii="Verdana" w:hAnsi="Verdana"/>
                  <w:b w:val="0"/>
                  <w:bCs w:val="0"/>
                  <w:color w:val="3D3E40"/>
                  <w:spacing w:val="0"/>
                </w:rPr>
                <w:commentReference w:id="14236"/>
              </w:r>
              <w:r w:rsidDel="000934B8">
                <w:delText xml:space="preserve">, </w:delText>
              </w:r>
              <w:r w:rsidR="00AD6DB4" w:rsidDel="000934B8">
                <w:delText>HL7648, HL7688 and HL7692</w:delText>
              </w:r>
            </w:del>
          </w:p>
        </w:tc>
      </w:tr>
      <w:tr w:rsidR="00AD6DB4" w:rsidRPr="00671C8B" w:rsidDel="000934B8" w14:paraId="137F11B9" w14:textId="72122F4D" w:rsidTr="00166AF3">
        <w:trPr>
          <w:trHeight w:val="35"/>
          <w:del w:id="14238" w:author="Alban Roche" w:date="2017-08-02T16:40:00Z"/>
        </w:trPr>
        <w:tc>
          <w:tcPr>
            <w:tcW w:w="1728" w:type="dxa"/>
          </w:tcPr>
          <w:p w14:paraId="2E5684A7" w14:textId="47F7243B" w:rsidR="00AD6DB4" w:rsidRPr="00671C8B" w:rsidDel="000934B8" w:rsidRDefault="00AD6DB4" w:rsidP="00166AF3">
            <w:pPr>
              <w:pStyle w:val="TableBody"/>
              <w:rPr>
                <w:del w:id="14239" w:author="Alban Roche" w:date="2017-08-02T16:40:00Z"/>
                <w:i/>
              </w:rPr>
            </w:pPr>
            <w:del w:id="14240" w:author="Alban Roche" w:date="2017-08-02T16:40:00Z">
              <w:r w:rsidDel="000934B8">
                <w:rPr>
                  <w:i/>
                </w:rPr>
                <w:delText xml:space="preserve">Test </w:delText>
              </w:r>
              <w:r w:rsidRPr="00671C8B" w:rsidDel="000934B8">
                <w:rPr>
                  <w:i/>
                </w:rPr>
                <w:delText>command</w:delText>
              </w:r>
            </w:del>
          </w:p>
          <w:p w14:paraId="482BC8D1" w14:textId="6F35D647" w:rsidR="00AD6DB4" w:rsidRPr="00682FAD" w:rsidDel="000934B8" w:rsidRDefault="00AD6DB4" w:rsidP="00166AF3">
            <w:pPr>
              <w:pStyle w:val="TableBody"/>
              <w:rPr>
                <w:del w:id="14241" w:author="Alban Roche" w:date="2017-08-02T16:40:00Z"/>
              </w:rPr>
            </w:pPr>
          </w:p>
          <w:p w14:paraId="52C3E513" w14:textId="2F5B0417" w:rsidR="00AD6DB4" w:rsidRPr="00671C8B" w:rsidDel="000934B8" w:rsidRDefault="00AD6DB4" w:rsidP="00166AF3">
            <w:pPr>
              <w:pStyle w:val="TableBody"/>
              <w:rPr>
                <w:del w:id="14242" w:author="Alban Roche" w:date="2017-08-02T16:40:00Z"/>
                <w:u w:val="single"/>
              </w:rPr>
            </w:pPr>
            <w:del w:id="14243" w:author="Alban Roche" w:date="2017-08-02T16:40:00Z">
              <w:r w:rsidRPr="00671C8B" w:rsidDel="000934B8">
                <w:rPr>
                  <w:u w:val="single"/>
                </w:rPr>
                <w:delText>Syntax</w:delText>
              </w:r>
            </w:del>
          </w:p>
          <w:p w14:paraId="4037DA00" w14:textId="2B0DB6B7" w:rsidR="00AD6DB4" w:rsidRPr="00671C8B" w:rsidDel="000934B8" w:rsidRDefault="00AD6DB4" w:rsidP="00166AF3">
            <w:pPr>
              <w:pStyle w:val="TableBody"/>
              <w:tabs>
                <w:tab w:val="left" w:pos="705"/>
              </w:tabs>
              <w:rPr>
                <w:del w:id="14244" w:author="Alban Roche" w:date="2017-08-02T16:40:00Z"/>
                <w:lang w:eastAsia="zh-CN"/>
              </w:rPr>
            </w:pPr>
            <w:del w:id="14245" w:author="Alban Roche" w:date="2017-08-02T16:40:00Z">
              <w:r w:rsidRPr="004D2387" w:rsidDel="000934B8">
                <w:rPr>
                  <w:b/>
                </w:rPr>
                <w:delText>AT+</w:delText>
              </w:r>
              <w:r w:rsidDel="000934B8">
                <w:rPr>
                  <w:b/>
                </w:rPr>
                <w:delText>VGT</w:delText>
              </w:r>
              <w:r w:rsidRPr="004D2387" w:rsidDel="000934B8">
                <w:rPr>
                  <w:b/>
                </w:rPr>
                <w:delText>=?</w:delText>
              </w:r>
            </w:del>
          </w:p>
        </w:tc>
        <w:tc>
          <w:tcPr>
            <w:tcW w:w="7560" w:type="dxa"/>
          </w:tcPr>
          <w:p w14:paraId="39B31282" w14:textId="482765F8" w:rsidR="00AD6DB4" w:rsidRPr="00671C8B" w:rsidDel="000934B8" w:rsidRDefault="00AD6DB4" w:rsidP="00166AF3">
            <w:pPr>
              <w:pStyle w:val="TableBody"/>
              <w:rPr>
                <w:del w:id="14246" w:author="Alban Roche" w:date="2017-08-02T16:40:00Z"/>
                <w:u w:val="single"/>
              </w:rPr>
            </w:pPr>
          </w:p>
          <w:p w14:paraId="25D9DD45" w14:textId="2A7FAC9E" w:rsidR="00AD6DB4" w:rsidRPr="00682FAD" w:rsidDel="000934B8" w:rsidRDefault="00AD6DB4" w:rsidP="00166AF3">
            <w:pPr>
              <w:pStyle w:val="TableBody"/>
              <w:rPr>
                <w:del w:id="14247" w:author="Alban Roche" w:date="2017-08-02T16:40:00Z"/>
              </w:rPr>
            </w:pPr>
          </w:p>
          <w:p w14:paraId="320A63F4" w14:textId="557725A9" w:rsidR="00AD6DB4" w:rsidRPr="00671C8B" w:rsidDel="000934B8" w:rsidRDefault="00AD6DB4" w:rsidP="00166AF3">
            <w:pPr>
              <w:pStyle w:val="TableBody"/>
              <w:rPr>
                <w:del w:id="14248" w:author="Alban Roche" w:date="2017-08-02T16:40:00Z"/>
                <w:u w:val="single"/>
              </w:rPr>
            </w:pPr>
            <w:del w:id="14249" w:author="Alban Roche" w:date="2017-08-02T16:40:00Z">
              <w:r w:rsidRPr="00671C8B" w:rsidDel="000934B8">
                <w:rPr>
                  <w:u w:val="single"/>
                </w:rPr>
                <w:delText>Response</w:delText>
              </w:r>
            </w:del>
          </w:p>
          <w:p w14:paraId="53A950D8" w14:textId="6626B21F" w:rsidR="00AD6DB4" w:rsidRPr="00682FAD" w:rsidDel="000934B8" w:rsidRDefault="00AD6DB4" w:rsidP="00166AF3">
            <w:pPr>
              <w:pStyle w:val="TableBody"/>
              <w:rPr>
                <w:del w:id="14250" w:author="Alban Roche" w:date="2017-08-02T16:40:00Z"/>
                <w:b/>
              </w:rPr>
            </w:pPr>
            <w:del w:id="14251" w:author="Alban Roche" w:date="2017-08-02T16:40:00Z">
              <w:r w:rsidRPr="00A41325" w:rsidDel="000934B8">
                <w:rPr>
                  <w:b/>
                </w:rPr>
                <w:delText>+</w:delText>
              </w:r>
              <w:r w:rsidDel="000934B8">
                <w:rPr>
                  <w:b/>
                </w:rPr>
                <w:delText>VGT</w:delText>
              </w:r>
              <w:r w:rsidRPr="00A41325" w:rsidDel="000934B8">
                <w:rPr>
                  <w:b/>
                </w:rPr>
                <w:delText xml:space="preserve">: </w:delText>
              </w:r>
              <w:r w:rsidDel="000934B8">
                <w:rPr>
                  <w:b/>
                </w:rPr>
                <w:delText>(</w:delText>
              </w:r>
              <w:r w:rsidRPr="00682FAD" w:rsidDel="000934B8">
                <w:delText>list of supported</w:delText>
              </w:r>
              <w:r w:rsidRPr="005C12F6" w:rsidDel="000934B8">
                <w:rPr>
                  <w:b/>
                </w:rPr>
                <w:delText xml:space="preserve"> &lt;</w:delText>
              </w:r>
              <w:r w:rsidDel="000934B8">
                <w:rPr>
                  <w:b/>
                </w:rPr>
                <w:delText>n</w:delText>
              </w:r>
              <w:r w:rsidRPr="005C12F6" w:rsidDel="000934B8">
                <w:rPr>
                  <w:b/>
                </w:rPr>
                <w:delText>&gt;</w:delText>
              </w:r>
              <w:r w:rsidRPr="00682FAD" w:rsidDel="000934B8">
                <w:delText>s</w:delText>
              </w:r>
              <w:r w:rsidRPr="005C12F6" w:rsidDel="000934B8">
                <w:rPr>
                  <w:b/>
                </w:rPr>
                <w:delText>)</w:delText>
              </w:r>
            </w:del>
          </w:p>
          <w:p w14:paraId="218F5A11" w14:textId="224FFFB9" w:rsidR="00AD6DB4" w:rsidRPr="00671C8B" w:rsidDel="000934B8" w:rsidRDefault="00AD6DB4" w:rsidP="00166AF3">
            <w:pPr>
              <w:pStyle w:val="TableBody"/>
              <w:rPr>
                <w:del w:id="14252" w:author="Alban Roche" w:date="2017-08-02T16:40:00Z"/>
              </w:rPr>
            </w:pPr>
            <w:del w:id="14253" w:author="Alban Roche" w:date="2017-08-02T16:40:00Z">
              <w:r w:rsidRPr="00671C8B" w:rsidDel="000934B8">
                <w:rPr>
                  <w:b/>
                </w:rPr>
                <w:delText>OK</w:delText>
              </w:r>
            </w:del>
          </w:p>
        </w:tc>
      </w:tr>
      <w:tr w:rsidR="00AD6DB4" w:rsidRPr="00671C8B" w:rsidDel="000934B8" w14:paraId="4116BBF6" w14:textId="20B17056" w:rsidTr="00166AF3">
        <w:trPr>
          <w:trHeight w:val="35"/>
          <w:del w:id="14254" w:author="Alban Roche" w:date="2017-08-02T16:40:00Z"/>
        </w:trPr>
        <w:tc>
          <w:tcPr>
            <w:tcW w:w="1728" w:type="dxa"/>
          </w:tcPr>
          <w:p w14:paraId="0CD7ADFE" w14:textId="223A9E23" w:rsidR="00AD6DB4" w:rsidDel="000934B8" w:rsidRDefault="00AD6DB4" w:rsidP="00166AF3">
            <w:pPr>
              <w:pStyle w:val="TableBody"/>
              <w:rPr>
                <w:del w:id="14255" w:author="Alban Roche" w:date="2017-08-02T16:40:00Z"/>
              </w:rPr>
            </w:pPr>
            <w:del w:id="14256" w:author="Alban Roche" w:date="2017-08-02T16:40:00Z">
              <w:r w:rsidDel="000934B8">
                <w:rPr>
                  <w:i/>
                </w:rPr>
                <w:delText>Read command</w:delText>
              </w:r>
            </w:del>
          </w:p>
          <w:p w14:paraId="493A9D33" w14:textId="3DD17796" w:rsidR="00AD6DB4" w:rsidRPr="00682FAD" w:rsidDel="000934B8" w:rsidRDefault="00AD6DB4" w:rsidP="00166AF3">
            <w:pPr>
              <w:pStyle w:val="TableBody"/>
              <w:rPr>
                <w:del w:id="14257" w:author="Alban Roche" w:date="2017-08-02T16:40:00Z"/>
              </w:rPr>
            </w:pPr>
          </w:p>
          <w:p w14:paraId="68AD82A5" w14:textId="2C1D4889" w:rsidR="00AD6DB4" w:rsidDel="000934B8" w:rsidRDefault="00AD6DB4" w:rsidP="00166AF3">
            <w:pPr>
              <w:pStyle w:val="TableBody"/>
              <w:rPr>
                <w:del w:id="14258" w:author="Alban Roche" w:date="2017-08-02T16:40:00Z"/>
              </w:rPr>
            </w:pPr>
            <w:del w:id="14259" w:author="Alban Roche" w:date="2017-08-02T16:40:00Z">
              <w:r w:rsidRPr="00682FAD" w:rsidDel="000934B8">
                <w:rPr>
                  <w:u w:val="single"/>
                </w:rPr>
                <w:delText>Syntax</w:delText>
              </w:r>
            </w:del>
          </w:p>
          <w:p w14:paraId="6379DAF7" w14:textId="1D5DB57E" w:rsidR="00AD6DB4" w:rsidRPr="00682FAD" w:rsidDel="000934B8" w:rsidRDefault="00AD6DB4" w:rsidP="00166AF3">
            <w:pPr>
              <w:pStyle w:val="TableBody"/>
              <w:rPr>
                <w:del w:id="14260" w:author="Alban Roche" w:date="2017-08-02T16:40:00Z"/>
                <w:b/>
              </w:rPr>
            </w:pPr>
            <w:del w:id="14261" w:author="Alban Roche" w:date="2017-08-02T16:40:00Z">
              <w:r w:rsidRPr="00682FAD" w:rsidDel="000934B8">
                <w:rPr>
                  <w:b/>
                </w:rPr>
                <w:delText>AT+</w:delText>
              </w:r>
              <w:r w:rsidDel="000934B8">
                <w:rPr>
                  <w:b/>
                </w:rPr>
                <w:delText>VGT</w:delText>
              </w:r>
              <w:r w:rsidRPr="00682FAD" w:rsidDel="000934B8">
                <w:rPr>
                  <w:b/>
                </w:rPr>
                <w:delText>?</w:delText>
              </w:r>
            </w:del>
          </w:p>
        </w:tc>
        <w:tc>
          <w:tcPr>
            <w:tcW w:w="7560" w:type="dxa"/>
          </w:tcPr>
          <w:p w14:paraId="54D22C91" w14:textId="2F0862FD" w:rsidR="00AD6DB4" w:rsidDel="000934B8" w:rsidRDefault="00AD6DB4" w:rsidP="00166AF3">
            <w:pPr>
              <w:pStyle w:val="TableBody"/>
              <w:rPr>
                <w:del w:id="14262" w:author="Alban Roche" w:date="2017-08-02T16:40:00Z"/>
                <w:u w:val="single"/>
              </w:rPr>
            </w:pPr>
          </w:p>
          <w:p w14:paraId="1E0493AA" w14:textId="6FCA50EF" w:rsidR="00AD6DB4" w:rsidRPr="00682FAD" w:rsidDel="000934B8" w:rsidRDefault="00AD6DB4" w:rsidP="00166AF3">
            <w:pPr>
              <w:pStyle w:val="TableBody"/>
              <w:rPr>
                <w:del w:id="14263" w:author="Alban Roche" w:date="2017-08-02T16:40:00Z"/>
              </w:rPr>
            </w:pPr>
          </w:p>
          <w:p w14:paraId="30A1A432" w14:textId="0C262D66" w:rsidR="00AD6DB4" w:rsidDel="000934B8" w:rsidRDefault="00AD6DB4" w:rsidP="00166AF3">
            <w:pPr>
              <w:pStyle w:val="TableBody"/>
              <w:rPr>
                <w:del w:id="14264" w:author="Alban Roche" w:date="2017-08-02T16:40:00Z"/>
              </w:rPr>
            </w:pPr>
            <w:del w:id="14265" w:author="Alban Roche" w:date="2017-08-02T16:40:00Z">
              <w:r w:rsidDel="000934B8">
                <w:rPr>
                  <w:u w:val="single"/>
                </w:rPr>
                <w:delText>Response</w:delText>
              </w:r>
            </w:del>
          </w:p>
          <w:p w14:paraId="4424D7EC" w14:textId="3D65DF36" w:rsidR="00AD6DB4" w:rsidRPr="00682FAD" w:rsidDel="000934B8" w:rsidRDefault="00AD6DB4" w:rsidP="00166AF3">
            <w:pPr>
              <w:pStyle w:val="TableBody"/>
              <w:rPr>
                <w:del w:id="14266" w:author="Alban Roche" w:date="2017-08-02T16:40:00Z"/>
                <w:b/>
              </w:rPr>
            </w:pPr>
            <w:del w:id="14267" w:author="Alban Roche" w:date="2017-08-02T16:40:00Z">
              <w:r w:rsidRPr="00682FAD" w:rsidDel="000934B8">
                <w:rPr>
                  <w:b/>
                </w:rPr>
                <w:delText>+</w:delText>
              </w:r>
              <w:r w:rsidDel="000934B8">
                <w:rPr>
                  <w:b/>
                </w:rPr>
                <w:delText>VGT</w:delText>
              </w:r>
              <w:r w:rsidRPr="00682FAD" w:rsidDel="000934B8">
                <w:rPr>
                  <w:b/>
                </w:rPr>
                <w:delText xml:space="preserve">: </w:delText>
              </w:r>
              <w:r w:rsidDel="000934B8">
                <w:rPr>
                  <w:b/>
                </w:rPr>
                <w:delText>&lt;n&gt;</w:delText>
              </w:r>
            </w:del>
          </w:p>
          <w:p w14:paraId="547C56B2" w14:textId="5A16330D" w:rsidR="00AD6DB4" w:rsidRPr="00682FAD" w:rsidDel="000934B8" w:rsidRDefault="00AD6DB4" w:rsidP="00166AF3">
            <w:pPr>
              <w:pStyle w:val="TableBody"/>
              <w:rPr>
                <w:del w:id="14268" w:author="Alban Roche" w:date="2017-08-02T16:40:00Z"/>
              </w:rPr>
            </w:pPr>
            <w:del w:id="14269" w:author="Alban Roche" w:date="2017-08-02T16:40:00Z">
              <w:r w:rsidRPr="00682FAD" w:rsidDel="000934B8">
                <w:rPr>
                  <w:b/>
                </w:rPr>
                <w:delText>OK</w:delText>
              </w:r>
            </w:del>
          </w:p>
        </w:tc>
      </w:tr>
      <w:tr w:rsidR="00AD6DB4" w:rsidRPr="00671C8B" w:rsidDel="000934B8" w14:paraId="7D7EA4BC" w14:textId="1202BF2B" w:rsidTr="00166AF3">
        <w:trPr>
          <w:cantSplit w:val="0"/>
          <w:trHeight w:val="35"/>
          <w:del w:id="14270" w:author="Alban Roche" w:date="2017-08-02T16:40:00Z"/>
        </w:trPr>
        <w:tc>
          <w:tcPr>
            <w:tcW w:w="1728" w:type="dxa"/>
          </w:tcPr>
          <w:p w14:paraId="2035A948" w14:textId="7DCF4EF3" w:rsidR="00AD6DB4" w:rsidDel="000934B8" w:rsidRDefault="00AD6DB4" w:rsidP="00166AF3">
            <w:pPr>
              <w:pStyle w:val="TableBody"/>
              <w:rPr>
                <w:del w:id="14271" w:author="Alban Roche" w:date="2017-08-02T16:40:00Z"/>
              </w:rPr>
            </w:pPr>
            <w:del w:id="14272" w:author="Alban Roche" w:date="2017-08-02T16:40:00Z">
              <w:r w:rsidDel="000934B8">
                <w:rPr>
                  <w:i/>
                </w:rPr>
                <w:delText>Write command</w:delText>
              </w:r>
            </w:del>
          </w:p>
          <w:p w14:paraId="45ABEBA0" w14:textId="1514AB47" w:rsidR="00AD6DB4" w:rsidRPr="00682FAD" w:rsidDel="000934B8" w:rsidRDefault="00AD6DB4" w:rsidP="00166AF3">
            <w:pPr>
              <w:pStyle w:val="TableBody"/>
              <w:rPr>
                <w:del w:id="14273" w:author="Alban Roche" w:date="2017-08-02T16:40:00Z"/>
              </w:rPr>
            </w:pPr>
          </w:p>
          <w:p w14:paraId="6F7B2300" w14:textId="50286D64" w:rsidR="00AD6DB4" w:rsidDel="000934B8" w:rsidRDefault="00AD6DB4" w:rsidP="00166AF3">
            <w:pPr>
              <w:pStyle w:val="TableBody"/>
              <w:rPr>
                <w:del w:id="14274" w:author="Alban Roche" w:date="2017-08-02T16:40:00Z"/>
              </w:rPr>
            </w:pPr>
            <w:del w:id="14275" w:author="Alban Roche" w:date="2017-08-02T16:40:00Z">
              <w:r w:rsidRPr="00682FAD" w:rsidDel="000934B8">
                <w:rPr>
                  <w:u w:val="single"/>
                </w:rPr>
                <w:delText>Syntax</w:delText>
              </w:r>
            </w:del>
          </w:p>
          <w:p w14:paraId="61FABAF2" w14:textId="139090FF" w:rsidR="00AD6DB4" w:rsidRPr="00682FAD" w:rsidDel="000934B8" w:rsidRDefault="00AD6DB4" w:rsidP="00166AF3">
            <w:pPr>
              <w:pStyle w:val="TableBody"/>
              <w:rPr>
                <w:del w:id="14276" w:author="Alban Roche" w:date="2017-08-02T16:40:00Z"/>
                <w:b/>
              </w:rPr>
            </w:pPr>
            <w:del w:id="14277" w:author="Alban Roche" w:date="2017-08-02T16:40:00Z">
              <w:r w:rsidRPr="00682FAD" w:rsidDel="000934B8">
                <w:rPr>
                  <w:b/>
                </w:rPr>
                <w:delText>AT+</w:delText>
              </w:r>
              <w:r w:rsidDel="000934B8">
                <w:rPr>
                  <w:b/>
                </w:rPr>
                <w:delText>VGT</w:delText>
              </w:r>
              <w:r w:rsidRPr="00961991" w:rsidDel="000934B8">
                <w:rPr>
                  <w:b/>
                </w:rPr>
                <w:delText>=&lt;</w:delText>
              </w:r>
              <w:r w:rsidDel="000934B8">
                <w:rPr>
                  <w:b/>
                </w:rPr>
                <w:delText>n</w:delText>
              </w:r>
              <w:r w:rsidRPr="00961991" w:rsidDel="000934B8">
                <w:rPr>
                  <w:b/>
                </w:rPr>
                <w:delText>&gt;</w:delText>
              </w:r>
            </w:del>
          </w:p>
        </w:tc>
        <w:tc>
          <w:tcPr>
            <w:tcW w:w="7560" w:type="dxa"/>
          </w:tcPr>
          <w:p w14:paraId="6AE2D12B" w14:textId="2C174E32" w:rsidR="00AD6DB4" w:rsidDel="000934B8" w:rsidRDefault="00AD6DB4" w:rsidP="00166AF3">
            <w:pPr>
              <w:pStyle w:val="TableBody"/>
              <w:rPr>
                <w:del w:id="14278" w:author="Alban Roche" w:date="2017-08-02T16:40:00Z"/>
                <w:u w:val="single"/>
              </w:rPr>
            </w:pPr>
          </w:p>
          <w:p w14:paraId="1A7F571C" w14:textId="151F998D" w:rsidR="00AD6DB4" w:rsidRPr="00682FAD" w:rsidDel="000934B8" w:rsidRDefault="00AD6DB4" w:rsidP="00166AF3">
            <w:pPr>
              <w:pStyle w:val="TableBody"/>
              <w:rPr>
                <w:del w:id="14279" w:author="Alban Roche" w:date="2017-08-02T16:40:00Z"/>
              </w:rPr>
            </w:pPr>
          </w:p>
          <w:p w14:paraId="223D83A6" w14:textId="0DD2FC83" w:rsidR="00AD6DB4" w:rsidDel="000934B8" w:rsidRDefault="00AD6DB4" w:rsidP="00166AF3">
            <w:pPr>
              <w:pStyle w:val="TableBody"/>
              <w:rPr>
                <w:del w:id="14280" w:author="Alban Roche" w:date="2017-08-02T16:40:00Z"/>
              </w:rPr>
            </w:pPr>
            <w:del w:id="14281" w:author="Alban Roche" w:date="2017-08-02T16:40:00Z">
              <w:r w:rsidDel="000934B8">
                <w:rPr>
                  <w:u w:val="single"/>
                </w:rPr>
                <w:delText>Response</w:delText>
              </w:r>
            </w:del>
          </w:p>
          <w:p w14:paraId="2CF02CCE" w14:textId="654E18C7" w:rsidR="00AD6DB4" w:rsidDel="000934B8" w:rsidRDefault="00AD6DB4" w:rsidP="00166AF3">
            <w:pPr>
              <w:pStyle w:val="TableBody"/>
              <w:rPr>
                <w:del w:id="14282" w:author="Alban Roche" w:date="2017-08-02T16:40:00Z"/>
              </w:rPr>
            </w:pPr>
            <w:del w:id="14283" w:author="Alban Roche" w:date="2017-08-02T16:40:00Z">
              <w:r w:rsidRPr="00682FAD" w:rsidDel="000934B8">
                <w:rPr>
                  <w:b/>
                </w:rPr>
                <w:delText>OK</w:delText>
              </w:r>
            </w:del>
          </w:p>
          <w:p w14:paraId="14F3A8D7" w14:textId="00196EA0" w:rsidR="00AD6DB4" w:rsidRPr="00682FAD" w:rsidDel="000934B8" w:rsidRDefault="00AD6DB4" w:rsidP="00166AF3">
            <w:pPr>
              <w:pStyle w:val="TableBody"/>
              <w:rPr>
                <w:del w:id="14284" w:author="Alban Roche" w:date="2017-08-02T16:40:00Z"/>
              </w:rPr>
            </w:pPr>
          </w:p>
          <w:p w14:paraId="62A0F6F4" w14:textId="56912E43" w:rsidR="00AD6DB4" w:rsidDel="000934B8" w:rsidRDefault="00AD6DB4" w:rsidP="00166AF3">
            <w:pPr>
              <w:pStyle w:val="TableBody"/>
              <w:rPr>
                <w:del w:id="14285" w:author="Alban Roche" w:date="2017-08-02T16:40:00Z"/>
              </w:rPr>
            </w:pPr>
            <w:del w:id="14286" w:author="Alban Roche" w:date="2017-08-02T16:40:00Z">
              <w:r w:rsidRPr="00682FAD" w:rsidDel="000934B8">
                <w:rPr>
                  <w:u w:val="single"/>
                </w:rPr>
                <w:delText>Parameters</w:delText>
              </w:r>
            </w:del>
          </w:p>
          <w:p w14:paraId="542EC6FB" w14:textId="77D79095" w:rsidR="00AD6DB4" w:rsidDel="000934B8" w:rsidRDefault="00AD6DB4" w:rsidP="00166AF3">
            <w:pPr>
              <w:pStyle w:val="TableBody"/>
              <w:rPr>
                <w:del w:id="14287" w:author="Alban Roche" w:date="2017-08-02T16:40:00Z"/>
              </w:rPr>
            </w:pPr>
            <w:del w:id="14288" w:author="Alban Roche" w:date="2017-08-02T16:40:00Z">
              <w:r w:rsidRPr="00682FAD" w:rsidDel="000934B8">
                <w:rPr>
                  <w:b/>
                </w:rPr>
                <w:delText>&lt;</w:delText>
              </w:r>
              <w:r w:rsidDel="000934B8">
                <w:rPr>
                  <w:b/>
                </w:rPr>
                <w:delText>n</w:delText>
              </w:r>
              <w:r w:rsidRPr="00682FAD" w:rsidDel="000934B8">
                <w:rPr>
                  <w:b/>
                </w:rPr>
                <w:delText>&gt;</w:delText>
              </w:r>
              <w:r w:rsidDel="000934B8">
                <w:tab/>
                <w:delText>86 ≤ n ≤ 140</w:delText>
              </w:r>
            </w:del>
          </w:p>
          <w:p w14:paraId="21946AF2" w14:textId="10861F85" w:rsidR="00AD6DB4" w:rsidDel="000934B8" w:rsidRDefault="00AD6DB4" w:rsidP="00166AF3">
            <w:pPr>
              <w:pStyle w:val="TableBody"/>
              <w:rPr>
                <w:del w:id="14289" w:author="Alban Roche" w:date="2017-08-02T16:40:00Z"/>
              </w:rPr>
            </w:pPr>
            <w:del w:id="14290" w:author="Alban Roche" w:date="2017-08-02T16:40:00Z">
              <w:r w:rsidDel="000934B8">
                <w:tab/>
                <w:delText>&lt; 128</w:delText>
              </w:r>
              <w:r w:rsidDel="000934B8">
                <w:tab/>
              </w:r>
              <w:r w:rsidDel="000934B8">
                <w:tab/>
              </w:r>
              <w:r w:rsidDel="000934B8">
                <w:tab/>
                <w:delText>(128 – n)/2 dB less than the normal gain (up to -21 dB)</w:delText>
              </w:r>
            </w:del>
          </w:p>
          <w:p w14:paraId="55D77EA2" w14:textId="221EF432" w:rsidR="00AD6DB4" w:rsidDel="000934B8" w:rsidRDefault="00AD6DB4" w:rsidP="00166AF3">
            <w:pPr>
              <w:pStyle w:val="TableBody"/>
              <w:rPr>
                <w:del w:id="14291" w:author="Alban Roche" w:date="2017-08-02T16:40:00Z"/>
              </w:rPr>
            </w:pPr>
            <w:del w:id="14292" w:author="Alban Roche" w:date="2017-08-02T16:40:00Z">
              <w:r w:rsidDel="000934B8">
                <w:tab/>
              </w:r>
              <w:r w:rsidRPr="00682FAD" w:rsidDel="000934B8">
                <w:rPr>
                  <w:u w:val="single"/>
                </w:rPr>
                <w:delText>128</w:delText>
              </w:r>
              <w:r w:rsidDel="000934B8">
                <w:tab/>
              </w:r>
              <w:r w:rsidDel="000934B8">
                <w:tab/>
              </w:r>
              <w:r w:rsidDel="000934B8">
                <w:tab/>
                <w:delText>Nominal gain</w:delText>
              </w:r>
            </w:del>
          </w:p>
          <w:p w14:paraId="4721F9F2" w14:textId="23D0881E" w:rsidR="00AD6DB4" w:rsidRPr="00682FAD" w:rsidDel="000934B8" w:rsidRDefault="00AD6DB4" w:rsidP="00166AF3">
            <w:pPr>
              <w:pStyle w:val="TableBody"/>
              <w:rPr>
                <w:del w:id="14293" w:author="Alban Roche" w:date="2017-08-02T16:40:00Z"/>
              </w:rPr>
            </w:pPr>
            <w:del w:id="14294" w:author="Alban Roche" w:date="2017-08-02T16:40:00Z">
              <w:r w:rsidDel="000934B8">
                <w:tab/>
                <w:delText>&gt; 128</w:delText>
              </w:r>
              <w:r w:rsidDel="000934B8">
                <w:tab/>
              </w:r>
              <w:r w:rsidDel="000934B8">
                <w:tab/>
              </w:r>
              <w:r w:rsidDel="000934B8">
                <w:tab/>
                <w:delText>(n – 128)/2 dB more than the nominal gain (up to 6 dB)</w:delText>
              </w:r>
            </w:del>
          </w:p>
        </w:tc>
      </w:tr>
      <w:tr w:rsidR="00AD6DB4" w:rsidRPr="00671C8B" w:rsidDel="000934B8" w14:paraId="7787912A" w14:textId="02E36D10" w:rsidTr="00166AF3">
        <w:trPr>
          <w:trHeight w:val="35"/>
          <w:del w:id="14295" w:author="Alban Roche" w:date="2017-08-02T16:40:00Z"/>
        </w:trPr>
        <w:tc>
          <w:tcPr>
            <w:tcW w:w="1728" w:type="dxa"/>
          </w:tcPr>
          <w:p w14:paraId="7E82A8BE" w14:textId="7485BA90" w:rsidR="00AD6DB4" w:rsidDel="000934B8" w:rsidRDefault="00AD6DB4" w:rsidP="00166AF3">
            <w:pPr>
              <w:pStyle w:val="TableBody"/>
              <w:rPr>
                <w:del w:id="14296" w:author="Alban Roche" w:date="2017-08-02T16:40:00Z"/>
              </w:rPr>
            </w:pPr>
            <w:del w:id="14297" w:author="Alban Roche" w:date="2017-08-02T16:40:00Z">
              <w:r w:rsidRPr="00682FAD" w:rsidDel="000934B8">
                <w:rPr>
                  <w:u w:val="single"/>
                </w:rPr>
                <w:delText>Reference</w:delText>
              </w:r>
            </w:del>
          </w:p>
          <w:p w14:paraId="75908951" w14:textId="130E0954" w:rsidR="00AD6DB4" w:rsidRPr="00682FAD" w:rsidDel="000934B8" w:rsidRDefault="00AD6DB4" w:rsidP="00166AF3">
            <w:pPr>
              <w:pStyle w:val="TableBody"/>
              <w:rPr>
                <w:del w:id="14298" w:author="Alban Roche" w:date="2017-08-02T16:40:00Z"/>
              </w:rPr>
            </w:pPr>
            <w:del w:id="14299" w:author="Alban Roche" w:date="2017-08-02T16:40:00Z">
              <w:r w:rsidRPr="008E5D44" w:rsidDel="000934B8">
                <w:delText>[27.007] § C.2.5</w:delText>
              </w:r>
            </w:del>
          </w:p>
        </w:tc>
        <w:tc>
          <w:tcPr>
            <w:tcW w:w="7560" w:type="dxa"/>
          </w:tcPr>
          <w:p w14:paraId="44F0D1DA" w14:textId="3E75115A" w:rsidR="00AD6DB4" w:rsidDel="000934B8" w:rsidRDefault="00AD6DB4" w:rsidP="00166AF3">
            <w:pPr>
              <w:pStyle w:val="TableBody"/>
              <w:rPr>
                <w:del w:id="14300" w:author="Alban Roche" w:date="2017-08-02T16:40:00Z"/>
              </w:rPr>
            </w:pPr>
            <w:del w:id="14301" w:author="Alban Roche" w:date="2017-08-02T16:40:00Z">
              <w:r w:rsidDel="000934B8">
                <w:rPr>
                  <w:u w:val="single"/>
                </w:rPr>
                <w:delText>Notes</w:delText>
              </w:r>
            </w:del>
          </w:p>
          <w:p w14:paraId="65AF618C" w14:textId="001C70E8" w:rsidR="00AD6DB4" w:rsidDel="000934B8" w:rsidRDefault="00AD6DB4" w:rsidP="0059466D">
            <w:pPr>
              <w:pStyle w:val="TableBody"/>
              <w:numPr>
                <w:ilvl w:val="0"/>
                <w:numId w:val="110"/>
              </w:numPr>
              <w:rPr>
                <w:del w:id="14302" w:author="Alban Roche" w:date="2017-08-02T16:40:00Z"/>
              </w:rPr>
            </w:pPr>
            <w:del w:id="14303" w:author="Alban Roche" w:date="2017-08-02T16:40:00Z">
              <w:r w:rsidDel="000934B8">
                <w:delText>The value of &lt;n&gt; is not saved; it will return to its nominal value after the module is reset.</w:delText>
              </w:r>
            </w:del>
          </w:p>
          <w:p w14:paraId="143E3165" w14:textId="206FB551" w:rsidR="00AD6DB4" w:rsidDel="000934B8" w:rsidRDefault="00AD6DB4" w:rsidP="0059466D">
            <w:pPr>
              <w:pStyle w:val="TableBody"/>
              <w:numPr>
                <w:ilvl w:val="0"/>
                <w:numId w:val="110"/>
              </w:numPr>
              <w:rPr>
                <w:del w:id="14304" w:author="Alban Roche" w:date="2017-08-02T16:40:00Z"/>
              </w:rPr>
            </w:pPr>
            <w:del w:id="14305" w:author="Alban Roche" w:date="2017-08-02T16:40:00Z">
              <w:r w:rsidDel="000934B8">
                <w:delText>Gain can be changed either during a connection or outside of a connection.</w:delText>
              </w:r>
            </w:del>
          </w:p>
          <w:p w14:paraId="72233B9A" w14:textId="203234DE" w:rsidR="00AD6DB4" w:rsidDel="000934B8" w:rsidRDefault="00AD6DB4" w:rsidP="0059466D">
            <w:pPr>
              <w:pStyle w:val="TableBody"/>
              <w:numPr>
                <w:ilvl w:val="0"/>
                <w:numId w:val="110"/>
              </w:numPr>
              <w:rPr>
                <w:del w:id="14306" w:author="Alban Roche" w:date="2017-08-02T16:40:00Z"/>
              </w:rPr>
            </w:pPr>
            <w:del w:id="14307" w:author="Alban Roche" w:date="2017-08-02T16:40:00Z">
              <w:r w:rsidDel="000934B8">
                <w:delText>This command returns an error when the requested value is out of range (-21 dB to 6 dB).</w:delText>
              </w:r>
            </w:del>
          </w:p>
          <w:p w14:paraId="30F9BAFF" w14:textId="71130CEA" w:rsidR="00D90C96" w:rsidRPr="00682FAD" w:rsidDel="000934B8" w:rsidRDefault="00D90C96" w:rsidP="0059466D">
            <w:pPr>
              <w:pStyle w:val="TableBody"/>
              <w:numPr>
                <w:ilvl w:val="0"/>
                <w:numId w:val="110"/>
              </w:numPr>
              <w:rPr>
                <w:del w:id="14308" w:author="Alban Roche" w:date="2017-08-02T16:40:00Z"/>
              </w:rPr>
            </w:pPr>
            <w:del w:id="14309" w:author="Alban Roche" w:date="2017-08-02T16:40:00Z">
              <w:r w:rsidDel="000934B8">
                <w:delText>This command is supported on the HL7618RD when using a VoLTE-capable software.</w:delText>
              </w:r>
            </w:del>
          </w:p>
        </w:tc>
      </w:tr>
      <w:tr w:rsidR="00AD6DB4" w:rsidRPr="00671C8B" w:rsidDel="000934B8" w14:paraId="5FFAB719" w14:textId="0018F869" w:rsidTr="00166AF3">
        <w:trPr>
          <w:cantSplit w:val="0"/>
          <w:trHeight w:val="35"/>
          <w:del w:id="14310" w:author="Alban Roche" w:date="2017-08-02T16:40:00Z"/>
        </w:trPr>
        <w:tc>
          <w:tcPr>
            <w:tcW w:w="1728" w:type="dxa"/>
          </w:tcPr>
          <w:p w14:paraId="26D8F1DE" w14:textId="2EC6365E" w:rsidR="00AD6DB4" w:rsidRPr="00682FAD" w:rsidDel="000934B8" w:rsidRDefault="00AD6DB4" w:rsidP="00166AF3">
            <w:pPr>
              <w:pStyle w:val="TableBody"/>
              <w:rPr>
                <w:del w:id="14311" w:author="Alban Roche" w:date="2017-08-02T16:40:00Z"/>
                <w:u w:val="single"/>
              </w:rPr>
            </w:pPr>
            <w:del w:id="14312" w:author="Alban Roche" w:date="2017-08-02T16:40:00Z">
              <w:r w:rsidDel="000934B8">
                <w:rPr>
                  <w:u w:val="single"/>
                </w:rPr>
                <w:delText>Examples</w:delText>
              </w:r>
            </w:del>
          </w:p>
        </w:tc>
        <w:tc>
          <w:tcPr>
            <w:tcW w:w="7560" w:type="dxa"/>
          </w:tcPr>
          <w:p w14:paraId="6BC3A3FE" w14:textId="2A5C744F" w:rsidR="00AD6DB4" w:rsidRPr="00682FAD" w:rsidDel="000934B8" w:rsidRDefault="00AD6DB4" w:rsidP="00166AF3">
            <w:pPr>
              <w:pStyle w:val="TableBody"/>
              <w:rPr>
                <w:del w:id="14313" w:author="Alban Roche" w:date="2017-08-02T16:40:00Z"/>
              </w:rPr>
            </w:pPr>
            <w:del w:id="14314" w:author="Alban Roche" w:date="2017-08-02T16:40:00Z">
              <w:r w:rsidDel="000934B8">
                <w:rPr>
                  <w:b/>
                </w:rPr>
                <w:delText>AT+VGT=86</w:delText>
              </w:r>
              <w:r w:rsidRPr="00682FAD" w:rsidDel="000934B8">
                <w:rPr>
                  <w:b/>
                </w:rPr>
                <w:tab/>
              </w:r>
              <w:r w:rsidDel="000934B8">
                <w:tab/>
                <w:delText xml:space="preserve">//Transmit </w:delText>
              </w:r>
              <w:r w:rsidRPr="00682FAD" w:rsidDel="000934B8">
                <w:delText xml:space="preserve">gain is set to </w:delText>
              </w:r>
              <w:r w:rsidDel="000934B8">
                <w:delText xml:space="preserve">21 </w:delText>
              </w:r>
              <w:r w:rsidRPr="00682FAD" w:rsidDel="000934B8">
                <w:delText>dB less than the nominal gain</w:delText>
              </w:r>
            </w:del>
          </w:p>
          <w:p w14:paraId="4B773904" w14:textId="2D0D0876" w:rsidR="00AD6DB4" w:rsidRPr="00682FAD" w:rsidDel="000934B8" w:rsidRDefault="00AD6DB4" w:rsidP="00166AF3">
            <w:pPr>
              <w:pStyle w:val="TableBody"/>
              <w:rPr>
                <w:del w:id="14315" w:author="Alban Roche" w:date="2017-08-02T16:40:00Z"/>
                <w:b/>
              </w:rPr>
            </w:pPr>
            <w:del w:id="14316" w:author="Alban Roche" w:date="2017-08-02T16:40:00Z">
              <w:r w:rsidRPr="00682FAD" w:rsidDel="000934B8">
                <w:rPr>
                  <w:b/>
                </w:rPr>
                <w:delText>OK</w:delText>
              </w:r>
            </w:del>
          </w:p>
          <w:p w14:paraId="37D31E1A" w14:textId="680A6B29" w:rsidR="00AD6DB4" w:rsidDel="000934B8" w:rsidRDefault="00AD6DB4" w:rsidP="00166AF3">
            <w:pPr>
              <w:pStyle w:val="TableBody"/>
              <w:rPr>
                <w:del w:id="14317" w:author="Alban Roche" w:date="2017-08-02T16:40:00Z"/>
                <w:b/>
              </w:rPr>
            </w:pPr>
          </w:p>
          <w:p w14:paraId="3936A882" w14:textId="42D7C41C" w:rsidR="00AD6DB4" w:rsidRPr="00682FAD" w:rsidDel="000934B8" w:rsidRDefault="00AD6DB4" w:rsidP="00166AF3">
            <w:pPr>
              <w:pStyle w:val="TableBody"/>
              <w:rPr>
                <w:del w:id="14318" w:author="Alban Roche" w:date="2017-08-02T16:40:00Z"/>
              </w:rPr>
            </w:pPr>
            <w:del w:id="14319" w:author="Alban Roche" w:date="2017-08-02T16:40:00Z">
              <w:r w:rsidDel="000934B8">
                <w:rPr>
                  <w:b/>
                </w:rPr>
                <w:delText>AT+VGT=85</w:delText>
              </w:r>
              <w:r w:rsidRPr="00682FAD" w:rsidDel="000934B8">
                <w:rPr>
                  <w:b/>
                </w:rPr>
                <w:tab/>
              </w:r>
              <w:r w:rsidDel="000934B8">
                <w:tab/>
                <w:delText>//Input is out of range</w:delText>
              </w:r>
            </w:del>
          </w:p>
          <w:p w14:paraId="00EB4DA2" w14:textId="780A2874" w:rsidR="00AD6DB4" w:rsidRPr="00682FAD" w:rsidDel="000934B8" w:rsidRDefault="00AD6DB4" w:rsidP="00166AF3">
            <w:pPr>
              <w:pStyle w:val="TableBody"/>
              <w:rPr>
                <w:del w:id="14320" w:author="Alban Roche" w:date="2017-08-02T16:40:00Z"/>
                <w:b/>
              </w:rPr>
            </w:pPr>
            <w:del w:id="14321" w:author="Alban Roche" w:date="2017-08-02T16:40:00Z">
              <w:r w:rsidDel="000934B8">
                <w:rPr>
                  <w:b/>
                </w:rPr>
                <w:delText>ERROR</w:delText>
              </w:r>
            </w:del>
          </w:p>
          <w:p w14:paraId="5E0E017D" w14:textId="38BEDC68" w:rsidR="00AD6DB4" w:rsidRPr="00682FAD" w:rsidDel="000934B8" w:rsidRDefault="00AD6DB4" w:rsidP="00166AF3">
            <w:pPr>
              <w:pStyle w:val="TableBody"/>
              <w:rPr>
                <w:del w:id="14322" w:author="Alban Roche" w:date="2017-08-02T16:40:00Z"/>
                <w:b/>
              </w:rPr>
            </w:pPr>
          </w:p>
          <w:p w14:paraId="5A5BF6BF" w14:textId="6BFF1C4B" w:rsidR="00AD6DB4" w:rsidRPr="00682FAD" w:rsidDel="000934B8" w:rsidRDefault="00AD6DB4" w:rsidP="00166AF3">
            <w:pPr>
              <w:pStyle w:val="TableBody"/>
              <w:rPr>
                <w:del w:id="14323" w:author="Alban Roche" w:date="2017-08-02T16:40:00Z"/>
              </w:rPr>
            </w:pPr>
            <w:del w:id="14324" w:author="Alban Roche" w:date="2017-08-02T16:40:00Z">
              <w:r w:rsidDel="000934B8">
                <w:rPr>
                  <w:b/>
                </w:rPr>
                <w:delText>AT+VGT=140</w:delText>
              </w:r>
              <w:r w:rsidDel="000934B8">
                <w:tab/>
              </w:r>
              <w:r w:rsidDel="000934B8">
                <w:tab/>
                <w:delText xml:space="preserve">//Transmit </w:delText>
              </w:r>
              <w:r w:rsidRPr="00682FAD" w:rsidDel="000934B8">
                <w:delText xml:space="preserve">gain is set to </w:delText>
              </w:r>
              <w:r w:rsidDel="000934B8">
                <w:delText xml:space="preserve">6 </w:delText>
              </w:r>
              <w:r w:rsidRPr="00682FAD" w:rsidDel="000934B8">
                <w:delText xml:space="preserve">dB </w:delText>
              </w:r>
              <w:r w:rsidDel="000934B8">
                <w:delText xml:space="preserve">more </w:delText>
              </w:r>
              <w:r w:rsidRPr="00682FAD" w:rsidDel="000934B8">
                <w:delText>than the nominal gain</w:delText>
              </w:r>
            </w:del>
          </w:p>
          <w:p w14:paraId="1515D6A1" w14:textId="10301257" w:rsidR="00AD6DB4" w:rsidRPr="00682FAD" w:rsidDel="000934B8" w:rsidRDefault="00AD6DB4" w:rsidP="00166AF3">
            <w:pPr>
              <w:pStyle w:val="TableBody"/>
              <w:rPr>
                <w:del w:id="14325" w:author="Alban Roche" w:date="2017-08-02T16:40:00Z"/>
                <w:b/>
              </w:rPr>
            </w:pPr>
            <w:del w:id="14326" w:author="Alban Roche" w:date="2017-08-02T16:40:00Z">
              <w:r w:rsidRPr="00682FAD" w:rsidDel="000934B8">
                <w:rPr>
                  <w:b/>
                </w:rPr>
                <w:delText>OK</w:delText>
              </w:r>
            </w:del>
          </w:p>
          <w:p w14:paraId="01D79EC8" w14:textId="1F3C5DF0" w:rsidR="00AD6DB4" w:rsidDel="000934B8" w:rsidRDefault="00AD6DB4" w:rsidP="00166AF3">
            <w:pPr>
              <w:pStyle w:val="TableBody"/>
              <w:rPr>
                <w:del w:id="14327" w:author="Alban Roche" w:date="2017-08-02T16:40:00Z"/>
                <w:b/>
              </w:rPr>
            </w:pPr>
          </w:p>
          <w:p w14:paraId="47F30C4A" w14:textId="0A1D94DC" w:rsidR="00AD6DB4" w:rsidRPr="00682FAD" w:rsidDel="000934B8" w:rsidRDefault="00AD6DB4" w:rsidP="00166AF3">
            <w:pPr>
              <w:pStyle w:val="TableBody"/>
              <w:rPr>
                <w:del w:id="14328" w:author="Alban Roche" w:date="2017-08-02T16:40:00Z"/>
              </w:rPr>
            </w:pPr>
            <w:del w:id="14329" w:author="Alban Roche" w:date="2017-08-02T16:40:00Z">
              <w:r w:rsidDel="000934B8">
                <w:rPr>
                  <w:b/>
                </w:rPr>
                <w:delText>AT+VGT=141</w:delText>
              </w:r>
              <w:r w:rsidDel="000934B8">
                <w:rPr>
                  <w:b/>
                </w:rPr>
                <w:tab/>
              </w:r>
              <w:r w:rsidDel="000934B8">
                <w:tab/>
                <w:delText>//Input is out of range</w:delText>
              </w:r>
            </w:del>
          </w:p>
          <w:p w14:paraId="522B3E1D" w14:textId="7378E5E8" w:rsidR="00AD6DB4" w:rsidRPr="00682FAD" w:rsidDel="000934B8" w:rsidRDefault="00AD6DB4" w:rsidP="00166AF3">
            <w:pPr>
              <w:pStyle w:val="TableBody"/>
              <w:rPr>
                <w:del w:id="14330" w:author="Alban Roche" w:date="2017-08-02T16:40:00Z"/>
              </w:rPr>
            </w:pPr>
            <w:del w:id="14331" w:author="Alban Roche" w:date="2017-08-02T16:40:00Z">
              <w:r w:rsidDel="000934B8">
                <w:rPr>
                  <w:b/>
                </w:rPr>
                <w:delText>ERROR</w:delText>
              </w:r>
            </w:del>
          </w:p>
        </w:tc>
      </w:tr>
    </w:tbl>
    <w:p w14:paraId="304F2EBF" w14:textId="19EB70FE" w:rsidR="00AD6DB4" w:rsidDel="000934B8" w:rsidRDefault="00AD6DB4" w:rsidP="0059466D">
      <w:pPr>
        <w:pStyle w:val="Heading2"/>
        <w:numPr>
          <w:ilvl w:val="1"/>
          <w:numId w:val="11"/>
        </w:numPr>
        <w:ind w:left="1080" w:hanging="1080"/>
        <w:rPr>
          <w:del w:id="14332" w:author="Alban Roche" w:date="2017-08-02T16:40:00Z"/>
        </w:rPr>
      </w:pPr>
      <w:bookmarkStart w:id="14333" w:name="_Toc460332501"/>
      <w:bookmarkStart w:id="14334" w:name="_Ref464489064"/>
      <w:bookmarkStart w:id="14335" w:name="_Ref464489065"/>
      <w:bookmarkStart w:id="14336" w:name="_Ref479355856"/>
      <w:bookmarkStart w:id="14337" w:name="_Ref479355860"/>
      <w:bookmarkStart w:id="14338" w:name="_Toc486251690"/>
      <w:commentRangeStart w:id="14339"/>
      <w:del w:id="14340" w:author="Alban Roche" w:date="2017-08-02T16:40:00Z">
        <w:r w:rsidDel="000934B8">
          <w:delText xml:space="preserve">+VIP </w:delText>
        </w:r>
        <w:r w:rsidRPr="00671C8B" w:rsidDel="000934B8">
          <w:delText xml:space="preserve">Command: </w:delText>
        </w:r>
        <w:r w:rsidDel="000934B8">
          <w:delText>Initialize Voice Parameters</w:delText>
        </w:r>
        <w:bookmarkEnd w:id="14333"/>
        <w:bookmarkEnd w:id="14334"/>
        <w:bookmarkEnd w:id="14335"/>
        <w:commentRangeEnd w:id="14339"/>
        <w:r w:rsidDel="000934B8">
          <w:rPr>
            <w:rStyle w:val="CommentReference"/>
            <w:rFonts w:ascii="Verdana" w:eastAsia="Times New Roman" w:hAnsi="Verdana" w:cs="Times New Roman"/>
            <w:b w:val="0"/>
            <w:lang w:eastAsia="en-US"/>
          </w:rPr>
          <w:commentReference w:id="14339"/>
        </w:r>
        <w:bookmarkEnd w:id="14336"/>
        <w:bookmarkEnd w:id="14337"/>
        <w:bookmarkEnd w:id="14338"/>
      </w:del>
    </w:p>
    <w:p w14:paraId="68C1281B" w14:textId="097A30C9" w:rsidR="00AD6DB4" w:rsidRPr="006B5B85" w:rsidDel="000934B8" w:rsidRDefault="00AD6DB4" w:rsidP="00AD6DB4">
      <w:pPr>
        <w:pStyle w:val="Note"/>
        <w:keepNext/>
        <w:rPr>
          <w:del w:id="14341" w:author="Alban Roche" w:date="2017-08-02T16:40:00Z"/>
        </w:rPr>
      </w:pPr>
      <w:del w:id="14342" w:author="Alban Roche" w:date="2017-08-02T16:40:00Z">
        <w:r w:rsidDel="000934B8">
          <w:delText>F</w:delText>
        </w:r>
        <w:r w:rsidRPr="00893AA7" w:rsidDel="000934B8">
          <w:delText xml:space="preserve">or </w:delText>
        </w:r>
        <w:r w:rsidR="00D90C96" w:rsidDel="000934B8">
          <w:delText xml:space="preserve">HL7618RD, </w:delText>
        </w:r>
        <w:r w:rsidDel="000934B8">
          <w:delText>HL7648, HL7688 and HL7692 only.</w:delText>
        </w:r>
      </w:del>
    </w:p>
    <w:tbl>
      <w:tblPr>
        <w:tblStyle w:val="TableSWIleft"/>
        <w:tblW w:w="9288" w:type="dxa"/>
        <w:tblLayout w:type="fixed"/>
        <w:tblLook w:val="04A0" w:firstRow="1" w:lastRow="0" w:firstColumn="1" w:lastColumn="0" w:noHBand="0" w:noVBand="1"/>
      </w:tblPr>
      <w:tblGrid>
        <w:gridCol w:w="1728"/>
        <w:gridCol w:w="7560"/>
      </w:tblGrid>
      <w:tr w:rsidR="00AD6DB4" w:rsidRPr="00671C8B" w:rsidDel="000934B8" w14:paraId="278527CD" w14:textId="749AFCDA" w:rsidTr="00166AF3">
        <w:trPr>
          <w:cnfStyle w:val="100000000000" w:firstRow="1" w:lastRow="0" w:firstColumn="0" w:lastColumn="0" w:oddVBand="0" w:evenVBand="0" w:oddHBand="0" w:evenHBand="0" w:firstRowFirstColumn="0" w:firstRowLastColumn="0" w:lastRowFirstColumn="0" w:lastRowLastColumn="0"/>
          <w:del w:id="14343" w:author="Alban Roche" w:date="2017-08-02T16:40:00Z"/>
        </w:trPr>
        <w:tc>
          <w:tcPr>
            <w:tcW w:w="9288" w:type="dxa"/>
            <w:gridSpan w:val="2"/>
          </w:tcPr>
          <w:p w14:paraId="552C8207" w14:textId="3CADDA42" w:rsidR="00AD6DB4" w:rsidRPr="00671C8B" w:rsidDel="000934B8" w:rsidRDefault="00D90C96" w:rsidP="00D90C96">
            <w:pPr>
              <w:pStyle w:val="TableRowHead"/>
              <w:spacing w:before="144" w:after="144"/>
              <w:rPr>
                <w:del w:id="14344" w:author="Alban Roche" w:date="2017-08-02T16:40:00Z"/>
                <w:bCs w:val="0"/>
              </w:rPr>
            </w:pPr>
            <w:commentRangeStart w:id="14345"/>
            <w:del w:id="14346" w:author="Alban Roche" w:date="2017-08-02T16:40:00Z">
              <w:r w:rsidDel="000934B8">
                <w:delText>HL7618RD</w:delText>
              </w:r>
              <w:commentRangeEnd w:id="14345"/>
              <w:r w:rsidDel="000934B8">
                <w:rPr>
                  <w:rStyle w:val="CommentReference"/>
                  <w:rFonts w:ascii="Verdana" w:hAnsi="Verdana"/>
                  <w:b w:val="0"/>
                  <w:bCs w:val="0"/>
                  <w:color w:val="3D3E40"/>
                  <w:spacing w:val="0"/>
                </w:rPr>
                <w:commentReference w:id="14345"/>
              </w:r>
              <w:r w:rsidDel="000934B8">
                <w:delText xml:space="preserve">, </w:delText>
              </w:r>
              <w:r w:rsidR="00AD6DB4" w:rsidDel="000934B8">
                <w:delText>HL7648, HL7688 and HL7692</w:delText>
              </w:r>
            </w:del>
          </w:p>
        </w:tc>
      </w:tr>
      <w:tr w:rsidR="00AD6DB4" w:rsidRPr="00671C8B" w:rsidDel="000934B8" w14:paraId="67A6DC02" w14:textId="24E99040" w:rsidTr="00166AF3">
        <w:trPr>
          <w:trHeight w:val="35"/>
          <w:del w:id="14347" w:author="Alban Roche" w:date="2017-08-02T16:40:00Z"/>
        </w:trPr>
        <w:tc>
          <w:tcPr>
            <w:tcW w:w="1728" w:type="dxa"/>
          </w:tcPr>
          <w:p w14:paraId="3A54B479" w14:textId="5BB0B609" w:rsidR="00AD6DB4" w:rsidRPr="00671C8B" w:rsidDel="000934B8" w:rsidRDefault="00AD6DB4" w:rsidP="00166AF3">
            <w:pPr>
              <w:pStyle w:val="TableBody"/>
              <w:rPr>
                <w:del w:id="14348" w:author="Alban Roche" w:date="2017-08-02T16:40:00Z"/>
                <w:i/>
              </w:rPr>
            </w:pPr>
            <w:del w:id="14349" w:author="Alban Roche" w:date="2017-08-02T16:40:00Z">
              <w:r w:rsidDel="000934B8">
                <w:rPr>
                  <w:i/>
                </w:rPr>
                <w:delText xml:space="preserve">Test </w:delText>
              </w:r>
              <w:r w:rsidRPr="00671C8B" w:rsidDel="000934B8">
                <w:rPr>
                  <w:i/>
                </w:rPr>
                <w:delText>command</w:delText>
              </w:r>
            </w:del>
          </w:p>
          <w:p w14:paraId="5E9C46FE" w14:textId="25447168" w:rsidR="00AD6DB4" w:rsidRPr="00682FAD" w:rsidDel="000934B8" w:rsidRDefault="00AD6DB4" w:rsidP="00166AF3">
            <w:pPr>
              <w:pStyle w:val="TableBody"/>
              <w:rPr>
                <w:del w:id="14350" w:author="Alban Roche" w:date="2017-08-02T16:40:00Z"/>
              </w:rPr>
            </w:pPr>
          </w:p>
          <w:p w14:paraId="2C5C7197" w14:textId="40CA2EBC" w:rsidR="00AD6DB4" w:rsidRPr="00671C8B" w:rsidDel="000934B8" w:rsidRDefault="00AD6DB4" w:rsidP="00166AF3">
            <w:pPr>
              <w:pStyle w:val="TableBody"/>
              <w:rPr>
                <w:del w:id="14351" w:author="Alban Roche" w:date="2017-08-02T16:40:00Z"/>
                <w:u w:val="single"/>
              </w:rPr>
            </w:pPr>
            <w:del w:id="14352" w:author="Alban Roche" w:date="2017-08-02T16:40:00Z">
              <w:r w:rsidRPr="00671C8B" w:rsidDel="000934B8">
                <w:rPr>
                  <w:u w:val="single"/>
                </w:rPr>
                <w:delText>Syntax</w:delText>
              </w:r>
            </w:del>
          </w:p>
          <w:p w14:paraId="717E763C" w14:textId="7CE1368C" w:rsidR="00AD6DB4" w:rsidRPr="00671C8B" w:rsidDel="000934B8" w:rsidRDefault="00AD6DB4" w:rsidP="00166AF3">
            <w:pPr>
              <w:pStyle w:val="TableBody"/>
              <w:tabs>
                <w:tab w:val="left" w:pos="705"/>
              </w:tabs>
              <w:rPr>
                <w:del w:id="14353" w:author="Alban Roche" w:date="2017-08-02T16:40:00Z"/>
                <w:lang w:eastAsia="zh-CN"/>
              </w:rPr>
            </w:pPr>
            <w:del w:id="14354" w:author="Alban Roche" w:date="2017-08-02T16:40:00Z">
              <w:r w:rsidRPr="004D2387" w:rsidDel="000934B8">
                <w:rPr>
                  <w:b/>
                </w:rPr>
                <w:delText>AT+</w:delText>
              </w:r>
              <w:r w:rsidDel="000934B8">
                <w:rPr>
                  <w:b/>
                </w:rPr>
                <w:delText>VIP</w:delText>
              </w:r>
              <w:r w:rsidRPr="004D2387" w:rsidDel="000934B8">
                <w:rPr>
                  <w:b/>
                </w:rPr>
                <w:delText>=?</w:delText>
              </w:r>
            </w:del>
          </w:p>
        </w:tc>
        <w:tc>
          <w:tcPr>
            <w:tcW w:w="7560" w:type="dxa"/>
          </w:tcPr>
          <w:p w14:paraId="1B8AC779" w14:textId="66F69A8F" w:rsidR="00AD6DB4" w:rsidRPr="00671C8B" w:rsidDel="000934B8" w:rsidRDefault="00AD6DB4" w:rsidP="00166AF3">
            <w:pPr>
              <w:pStyle w:val="TableBody"/>
              <w:rPr>
                <w:del w:id="14355" w:author="Alban Roche" w:date="2017-08-02T16:40:00Z"/>
                <w:u w:val="single"/>
              </w:rPr>
            </w:pPr>
          </w:p>
          <w:p w14:paraId="3613212F" w14:textId="1D9449FA" w:rsidR="00AD6DB4" w:rsidRPr="00682FAD" w:rsidDel="000934B8" w:rsidRDefault="00AD6DB4" w:rsidP="00166AF3">
            <w:pPr>
              <w:pStyle w:val="TableBody"/>
              <w:rPr>
                <w:del w:id="14356" w:author="Alban Roche" w:date="2017-08-02T16:40:00Z"/>
              </w:rPr>
            </w:pPr>
          </w:p>
          <w:p w14:paraId="16ECD2B5" w14:textId="18FF66DD" w:rsidR="00AD6DB4" w:rsidRPr="00671C8B" w:rsidDel="000934B8" w:rsidRDefault="00AD6DB4" w:rsidP="00166AF3">
            <w:pPr>
              <w:pStyle w:val="TableBody"/>
              <w:rPr>
                <w:del w:id="14357" w:author="Alban Roche" w:date="2017-08-02T16:40:00Z"/>
                <w:u w:val="single"/>
              </w:rPr>
            </w:pPr>
            <w:del w:id="14358" w:author="Alban Roche" w:date="2017-08-02T16:40:00Z">
              <w:r w:rsidRPr="00671C8B" w:rsidDel="000934B8">
                <w:rPr>
                  <w:u w:val="single"/>
                </w:rPr>
                <w:delText>Response</w:delText>
              </w:r>
            </w:del>
          </w:p>
          <w:p w14:paraId="165C19F0" w14:textId="1DB9482B" w:rsidR="00AD6DB4" w:rsidRPr="00682FAD" w:rsidDel="000934B8" w:rsidRDefault="00AD6DB4" w:rsidP="00166AF3">
            <w:pPr>
              <w:pStyle w:val="TableBody"/>
              <w:rPr>
                <w:del w:id="14359" w:author="Alban Roche" w:date="2017-08-02T16:40:00Z"/>
                <w:b/>
              </w:rPr>
            </w:pPr>
            <w:del w:id="14360" w:author="Alban Roche" w:date="2017-08-02T16:40:00Z">
              <w:r w:rsidRPr="00A41325" w:rsidDel="000934B8">
                <w:rPr>
                  <w:b/>
                </w:rPr>
                <w:delText>+</w:delText>
              </w:r>
              <w:r w:rsidDel="000934B8">
                <w:rPr>
                  <w:b/>
                </w:rPr>
                <w:delText>VIP</w:delText>
              </w:r>
              <w:r w:rsidRPr="00A41325" w:rsidDel="000934B8">
                <w:rPr>
                  <w:b/>
                </w:rPr>
                <w:delText xml:space="preserve">: </w:delText>
              </w:r>
              <w:r w:rsidRPr="00744D7F" w:rsidDel="000934B8">
                <w:rPr>
                  <w:b/>
                </w:rPr>
                <w:delText>(</w:delText>
              </w:r>
              <w:r w:rsidRPr="003D6184" w:rsidDel="000934B8">
                <w:delText>list of</w:delText>
              </w:r>
              <w:r w:rsidRPr="00744D7F" w:rsidDel="000934B8">
                <w:rPr>
                  <w:b/>
                </w:rPr>
                <w:delText xml:space="preserve"> &lt;</w:delText>
              </w:r>
              <w:r w:rsidDel="000934B8">
                <w:rPr>
                  <w:b/>
                </w:rPr>
                <w:delText>profile</w:delText>
              </w:r>
              <w:r w:rsidRPr="00744D7F" w:rsidDel="000934B8">
                <w:rPr>
                  <w:b/>
                </w:rPr>
                <w:delText>&gt;</w:delText>
              </w:r>
              <w:r w:rsidRPr="003D6184" w:rsidDel="000934B8">
                <w:delText>s</w:delText>
              </w:r>
              <w:r w:rsidRPr="00744D7F" w:rsidDel="000934B8">
                <w:rPr>
                  <w:b/>
                </w:rPr>
                <w:delText>)</w:delText>
              </w:r>
              <w:r w:rsidDel="000934B8">
                <w:rPr>
                  <w:b/>
                </w:rPr>
                <w:delText>,(</w:delText>
              </w:r>
              <w:r w:rsidRPr="003D6184" w:rsidDel="000934B8">
                <w:delText>list of supported</w:delText>
              </w:r>
              <w:r w:rsidDel="000934B8">
                <w:rPr>
                  <w:b/>
                </w:rPr>
                <w:delText xml:space="preserve"> &lt;persistence&gt;</w:delText>
              </w:r>
              <w:r w:rsidRPr="003D6184" w:rsidDel="000934B8">
                <w:delText>s</w:delText>
              </w:r>
              <w:r w:rsidDel="000934B8">
                <w:rPr>
                  <w:b/>
                </w:rPr>
                <w:delText>)</w:delText>
              </w:r>
            </w:del>
          </w:p>
          <w:p w14:paraId="665BB7CB" w14:textId="2474839B" w:rsidR="00AD6DB4" w:rsidRPr="00671C8B" w:rsidDel="000934B8" w:rsidRDefault="00AD6DB4" w:rsidP="00166AF3">
            <w:pPr>
              <w:pStyle w:val="TableBody"/>
              <w:rPr>
                <w:del w:id="14361" w:author="Alban Roche" w:date="2017-08-02T16:40:00Z"/>
              </w:rPr>
            </w:pPr>
            <w:del w:id="14362" w:author="Alban Roche" w:date="2017-08-02T16:40:00Z">
              <w:r w:rsidRPr="00671C8B" w:rsidDel="000934B8">
                <w:rPr>
                  <w:b/>
                </w:rPr>
                <w:delText>OK</w:delText>
              </w:r>
            </w:del>
          </w:p>
        </w:tc>
      </w:tr>
      <w:tr w:rsidR="00AD6DB4" w:rsidRPr="00671C8B" w:rsidDel="000934B8" w14:paraId="4752CA7A" w14:textId="2D037AE3" w:rsidTr="00166AF3">
        <w:trPr>
          <w:trHeight w:val="35"/>
          <w:del w:id="14363" w:author="Alban Roche" w:date="2017-08-02T16:40:00Z"/>
        </w:trPr>
        <w:tc>
          <w:tcPr>
            <w:tcW w:w="1728" w:type="dxa"/>
          </w:tcPr>
          <w:p w14:paraId="07531CD6" w14:textId="1F427CF7" w:rsidR="00AD6DB4" w:rsidDel="000934B8" w:rsidRDefault="00AD6DB4" w:rsidP="00166AF3">
            <w:pPr>
              <w:pStyle w:val="TableBody"/>
              <w:rPr>
                <w:del w:id="14364" w:author="Alban Roche" w:date="2017-08-02T16:40:00Z"/>
              </w:rPr>
            </w:pPr>
            <w:del w:id="14365" w:author="Alban Roche" w:date="2017-08-02T16:40:00Z">
              <w:r w:rsidDel="000934B8">
                <w:rPr>
                  <w:i/>
                </w:rPr>
                <w:delText>Read command</w:delText>
              </w:r>
            </w:del>
          </w:p>
          <w:p w14:paraId="1A85E4A2" w14:textId="54C0CA8C" w:rsidR="00AD6DB4" w:rsidRPr="00682FAD" w:rsidDel="000934B8" w:rsidRDefault="00AD6DB4" w:rsidP="00166AF3">
            <w:pPr>
              <w:pStyle w:val="TableBody"/>
              <w:rPr>
                <w:del w:id="14366" w:author="Alban Roche" w:date="2017-08-02T16:40:00Z"/>
              </w:rPr>
            </w:pPr>
          </w:p>
          <w:p w14:paraId="1DA0D8BF" w14:textId="15CB7BC6" w:rsidR="00AD6DB4" w:rsidDel="000934B8" w:rsidRDefault="00AD6DB4" w:rsidP="00166AF3">
            <w:pPr>
              <w:pStyle w:val="TableBody"/>
              <w:rPr>
                <w:del w:id="14367" w:author="Alban Roche" w:date="2017-08-02T16:40:00Z"/>
              </w:rPr>
            </w:pPr>
            <w:del w:id="14368" w:author="Alban Roche" w:date="2017-08-02T16:40:00Z">
              <w:r w:rsidRPr="00682FAD" w:rsidDel="000934B8">
                <w:rPr>
                  <w:u w:val="single"/>
                </w:rPr>
                <w:delText>Syntax</w:delText>
              </w:r>
            </w:del>
          </w:p>
          <w:p w14:paraId="3EA7CC36" w14:textId="142CB3FF" w:rsidR="00AD6DB4" w:rsidRPr="00682FAD" w:rsidDel="000934B8" w:rsidRDefault="00AD6DB4" w:rsidP="00166AF3">
            <w:pPr>
              <w:pStyle w:val="TableBody"/>
              <w:rPr>
                <w:del w:id="14369" w:author="Alban Roche" w:date="2017-08-02T16:40:00Z"/>
                <w:b/>
              </w:rPr>
            </w:pPr>
            <w:del w:id="14370" w:author="Alban Roche" w:date="2017-08-02T16:40:00Z">
              <w:r w:rsidRPr="00682FAD" w:rsidDel="000934B8">
                <w:rPr>
                  <w:b/>
                </w:rPr>
                <w:delText>AT+</w:delText>
              </w:r>
              <w:r w:rsidDel="000934B8">
                <w:rPr>
                  <w:b/>
                </w:rPr>
                <w:delText>VIP</w:delText>
              </w:r>
              <w:r w:rsidRPr="00682FAD" w:rsidDel="000934B8">
                <w:rPr>
                  <w:b/>
                </w:rPr>
                <w:delText>?</w:delText>
              </w:r>
            </w:del>
          </w:p>
        </w:tc>
        <w:tc>
          <w:tcPr>
            <w:tcW w:w="7560" w:type="dxa"/>
          </w:tcPr>
          <w:p w14:paraId="46520FA1" w14:textId="1201EC78" w:rsidR="00AD6DB4" w:rsidDel="000934B8" w:rsidRDefault="00AD6DB4" w:rsidP="00166AF3">
            <w:pPr>
              <w:pStyle w:val="TableBody"/>
              <w:rPr>
                <w:del w:id="14371" w:author="Alban Roche" w:date="2017-08-02T16:40:00Z"/>
                <w:u w:val="single"/>
              </w:rPr>
            </w:pPr>
          </w:p>
          <w:p w14:paraId="552E6F6D" w14:textId="6ED97F39" w:rsidR="00AD6DB4" w:rsidRPr="00682FAD" w:rsidDel="000934B8" w:rsidRDefault="00AD6DB4" w:rsidP="00166AF3">
            <w:pPr>
              <w:pStyle w:val="TableBody"/>
              <w:rPr>
                <w:del w:id="14372" w:author="Alban Roche" w:date="2017-08-02T16:40:00Z"/>
              </w:rPr>
            </w:pPr>
          </w:p>
          <w:p w14:paraId="71757D90" w14:textId="7F012CAB" w:rsidR="00AD6DB4" w:rsidDel="000934B8" w:rsidRDefault="00AD6DB4" w:rsidP="00166AF3">
            <w:pPr>
              <w:pStyle w:val="TableBody"/>
              <w:rPr>
                <w:del w:id="14373" w:author="Alban Roche" w:date="2017-08-02T16:40:00Z"/>
              </w:rPr>
            </w:pPr>
            <w:del w:id="14374" w:author="Alban Roche" w:date="2017-08-02T16:40:00Z">
              <w:r w:rsidDel="000934B8">
                <w:rPr>
                  <w:u w:val="single"/>
                </w:rPr>
                <w:delText>Response</w:delText>
              </w:r>
            </w:del>
          </w:p>
          <w:p w14:paraId="435EFCC4" w14:textId="118E8567" w:rsidR="00AD6DB4" w:rsidRPr="00682FAD" w:rsidDel="000934B8" w:rsidRDefault="00AD6DB4" w:rsidP="00166AF3">
            <w:pPr>
              <w:pStyle w:val="TableBody"/>
              <w:rPr>
                <w:del w:id="14375" w:author="Alban Roche" w:date="2017-08-02T16:40:00Z"/>
                <w:b/>
              </w:rPr>
            </w:pPr>
            <w:del w:id="14376" w:author="Alban Roche" w:date="2017-08-02T16:40:00Z">
              <w:r w:rsidRPr="00682FAD" w:rsidDel="000934B8">
                <w:rPr>
                  <w:b/>
                </w:rPr>
                <w:delText>+</w:delText>
              </w:r>
              <w:r w:rsidDel="000934B8">
                <w:rPr>
                  <w:b/>
                </w:rPr>
                <w:delText>VIP</w:delText>
              </w:r>
              <w:r w:rsidRPr="00682FAD" w:rsidDel="000934B8">
                <w:rPr>
                  <w:b/>
                </w:rPr>
                <w:delText xml:space="preserve">: </w:delText>
              </w:r>
              <w:r w:rsidDel="000934B8">
                <w:rPr>
                  <w:b/>
                </w:rPr>
                <w:delText>&lt;profile&gt;,&lt;persistence&gt;</w:delText>
              </w:r>
            </w:del>
          </w:p>
          <w:p w14:paraId="2E13C3FF" w14:textId="5F933274" w:rsidR="00AD6DB4" w:rsidRPr="00682FAD" w:rsidDel="000934B8" w:rsidRDefault="00AD6DB4" w:rsidP="00166AF3">
            <w:pPr>
              <w:pStyle w:val="TableBody"/>
              <w:rPr>
                <w:del w:id="14377" w:author="Alban Roche" w:date="2017-08-02T16:40:00Z"/>
              </w:rPr>
            </w:pPr>
            <w:del w:id="14378" w:author="Alban Roche" w:date="2017-08-02T16:40:00Z">
              <w:r w:rsidRPr="00682FAD" w:rsidDel="000934B8">
                <w:rPr>
                  <w:b/>
                </w:rPr>
                <w:delText>OK</w:delText>
              </w:r>
            </w:del>
          </w:p>
        </w:tc>
      </w:tr>
      <w:tr w:rsidR="00AD6DB4" w:rsidRPr="00671C8B" w:rsidDel="000934B8" w14:paraId="10349416" w14:textId="59DE01E1" w:rsidTr="00D90C96">
        <w:trPr>
          <w:cantSplit w:val="0"/>
          <w:trHeight w:val="35"/>
          <w:del w:id="14379" w:author="Alban Roche" w:date="2017-08-02T16:40:00Z"/>
        </w:trPr>
        <w:tc>
          <w:tcPr>
            <w:tcW w:w="1728" w:type="dxa"/>
          </w:tcPr>
          <w:p w14:paraId="4E2E970A" w14:textId="5BCC5571" w:rsidR="00AD6DB4" w:rsidDel="000934B8" w:rsidRDefault="00AD6DB4" w:rsidP="00166AF3">
            <w:pPr>
              <w:pStyle w:val="TableBody"/>
              <w:rPr>
                <w:del w:id="14380" w:author="Alban Roche" w:date="2017-08-02T16:40:00Z"/>
              </w:rPr>
            </w:pPr>
            <w:del w:id="14381" w:author="Alban Roche" w:date="2017-08-02T16:40:00Z">
              <w:r w:rsidDel="000934B8">
                <w:rPr>
                  <w:i/>
                </w:rPr>
                <w:delText>Write command</w:delText>
              </w:r>
            </w:del>
          </w:p>
          <w:p w14:paraId="6C6549F9" w14:textId="48F6BA13" w:rsidR="00AD6DB4" w:rsidRPr="00682FAD" w:rsidDel="000934B8" w:rsidRDefault="00AD6DB4" w:rsidP="00166AF3">
            <w:pPr>
              <w:pStyle w:val="TableBody"/>
              <w:rPr>
                <w:del w:id="14382" w:author="Alban Roche" w:date="2017-08-02T16:40:00Z"/>
              </w:rPr>
            </w:pPr>
          </w:p>
          <w:p w14:paraId="04D3D284" w14:textId="7B729D45" w:rsidR="00AD6DB4" w:rsidDel="000934B8" w:rsidRDefault="00AD6DB4" w:rsidP="00166AF3">
            <w:pPr>
              <w:pStyle w:val="TableBody"/>
              <w:rPr>
                <w:del w:id="14383" w:author="Alban Roche" w:date="2017-08-02T16:40:00Z"/>
              </w:rPr>
            </w:pPr>
            <w:del w:id="14384" w:author="Alban Roche" w:date="2017-08-02T16:40:00Z">
              <w:r w:rsidRPr="00682FAD" w:rsidDel="000934B8">
                <w:rPr>
                  <w:u w:val="single"/>
                </w:rPr>
                <w:delText>Syntax</w:delText>
              </w:r>
            </w:del>
          </w:p>
          <w:p w14:paraId="4D3FCB93" w14:textId="0AC2515B" w:rsidR="00AD6DB4" w:rsidRPr="00682FAD" w:rsidDel="000934B8" w:rsidRDefault="00AD6DB4" w:rsidP="00166AF3">
            <w:pPr>
              <w:pStyle w:val="TableBody"/>
              <w:rPr>
                <w:del w:id="14385" w:author="Alban Roche" w:date="2017-08-02T16:40:00Z"/>
                <w:b/>
              </w:rPr>
            </w:pPr>
            <w:del w:id="14386" w:author="Alban Roche" w:date="2017-08-02T16:40:00Z">
              <w:r w:rsidRPr="00682FAD" w:rsidDel="000934B8">
                <w:rPr>
                  <w:b/>
                </w:rPr>
                <w:delText>AT+</w:delText>
              </w:r>
              <w:r w:rsidDel="000934B8">
                <w:rPr>
                  <w:b/>
                </w:rPr>
                <w:delText>VIP</w:delText>
              </w:r>
              <w:r w:rsidRPr="00961991" w:rsidDel="000934B8">
                <w:rPr>
                  <w:b/>
                </w:rPr>
                <w:delText>=&lt;</w:delText>
              </w:r>
              <w:r w:rsidDel="000934B8">
                <w:rPr>
                  <w:b/>
                </w:rPr>
                <w:delText>profile</w:delText>
              </w:r>
              <w:r w:rsidRPr="00961991" w:rsidDel="000934B8">
                <w:rPr>
                  <w:b/>
                </w:rPr>
                <w:delText>&gt;</w:delText>
              </w:r>
              <w:r w:rsidDel="000934B8">
                <w:rPr>
                  <w:b/>
                </w:rPr>
                <w:br/>
                <w:delText>[,&lt;persistence&gt;]</w:delText>
              </w:r>
            </w:del>
          </w:p>
        </w:tc>
        <w:tc>
          <w:tcPr>
            <w:tcW w:w="7560" w:type="dxa"/>
          </w:tcPr>
          <w:p w14:paraId="23719408" w14:textId="5BB7CD6C" w:rsidR="00AD6DB4" w:rsidDel="000934B8" w:rsidRDefault="00AD6DB4" w:rsidP="00166AF3">
            <w:pPr>
              <w:pStyle w:val="TableBody"/>
              <w:rPr>
                <w:del w:id="14387" w:author="Alban Roche" w:date="2017-08-02T16:40:00Z"/>
                <w:u w:val="single"/>
              </w:rPr>
            </w:pPr>
          </w:p>
          <w:p w14:paraId="5748B146" w14:textId="35509F5F" w:rsidR="00AD6DB4" w:rsidRPr="00682FAD" w:rsidDel="000934B8" w:rsidRDefault="00AD6DB4" w:rsidP="00166AF3">
            <w:pPr>
              <w:pStyle w:val="TableBody"/>
              <w:rPr>
                <w:del w:id="14388" w:author="Alban Roche" w:date="2017-08-02T16:40:00Z"/>
              </w:rPr>
            </w:pPr>
          </w:p>
          <w:p w14:paraId="1AC5B761" w14:textId="7ACB700A" w:rsidR="00AD6DB4" w:rsidDel="000934B8" w:rsidRDefault="00AD6DB4" w:rsidP="00166AF3">
            <w:pPr>
              <w:pStyle w:val="TableBody"/>
              <w:rPr>
                <w:del w:id="14389" w:author="Alban Roche" w:date="2017-08-02T16:40:00Z"/>
              </w:rPr>
            </w:pPr>
            <w:del w:id="14390" w:author="Alban Roche" w:date="2017-08-02T16:40:00Z">
              <w:r w:rsidDel="000934B8">
                <w:rPr>
                  <w:u w:val="single"/>
                </w:rPr>
                <w:delText>Response</w:delText>
              </w:r>
            </w:del>
          </w:p>
          <w:p w14:paraId="2E18BBC3" w14:textId="3EED1690" w:rsidR="00AD6DB4" w:rsidDel="000934B8" w:rsidRDefault="00AD6DB4" w:rsidP="00166AF3">
            <w:pPr>
              <w:pStyle w:val="TableBody"/>
              <w:rPr>
                <w:del w:id="14391" w:author="Alban Roche" w:date="2017-08-02T16:40:00Z"/>
              </w:rPr>
            </w:pPr>
            <w:del w:id="14392" w:author="Alban Roche" w:date="2017-08-02T16:40:00Z">
              <w:r w:rsidRPr="00682FAD" w:rsidDel="000934B8">
                <w:rPr>
                  <w:b/>
                </w:rPr>
                <w:delText>OK</w:delText>
              </w:r>
            </w:del>
          </w:p>
          <w:p w14:paraId="05E7F22C" w14:textId="288764E3" w:rsidR="00AD6DB4" w:rsidRPr="00682FAD" w:rsidDel="000934B8" w:rsidRDefault="00AD6DB4" w:rsidP="00166AF3">
            <w:pPr>
              <w:pStyle w:val="TableBody"/>
              <w:rPr>
                <w:del w:id="14393" w:author="Alban Roche" w:date="2017-08-02T16:40:00Z"/>
              </w:rPr>
            </w:pPr>
          </w:p>
          <w:p w14:paraId="2E423CA8" w14:textId="4E6C231A" w:rsidR="00AD6DB4" w:rsidDel="000934B8" w:rsidRDefault="00AD6DB4" w:rsidP="00166AF3">
            <w:pPr>
              <w:pStyle w:val="TableBody"/>
              <w:rPr>
                <w:del w:id="14394" w:author="Alban Roche" w:date="2017-08-02T16:40:00Z"/>
              </w:rPr>
            </w:pPr>
            <w:del w:id="14395" w:author="Alban Roche" w:date="2017-08-02T16:40:00Z">
              <w:r w:rsidRPr="00682FAD" w:rsidDel="000934B8">
                <w:rPr>
                  <w:u w:val="single"/>
                </w:rPr>
                <w:delText>Parameters</w:delText>
              </w:r>
            </w:del>
          </w:p>
          <w:p w14:paraId="3E1DB520" w14:textId="58FE6FEF" w:rsidR="00AD6DB4" w:rsidDel="000934B8" w:rsidRDefault="00AD6DB4" w:rsidP="00166AF3">
            <w:pPr>
              <w:pStyle w:val="TableBody"/>
              <w:rPr>
                <w:del w:id="14396" w:author="Alban Roche" w:date="2017-08-02T16:40:00Z"/>
              </w:rPr>
            </w:pPr>
            <w:del w:id="14397" w:author="Alban Roche" w:date="2017-08-02T16:40:00Z">
              <w:r w:rsidRPr="00682FAD" w:rsidDel="000934B8">
                <w:rPr>
                  <w:b/>
                </w:rPr>
                <w:delText>&lt;</w:delText>
              </w:r>
              <w:r w:rsidDel="000934B8">
                <w:rPr>
                  <w:b/>
                </w:rPr>
                <w:delText>profile</w:delText>
              </w:r>
              <w:r w:rsidRPr="00682FAD" w:rsidDel="000934B8">
                <w:rPr>
                  <w:b/>
                </w:rPr>
                <w:delText>&gt;</w:delText>
              </w:r>
              <w:r w:rsidDel="000934B8">
                <w:tab/>
                <w:delText>Audio profile</w:delText>
              </w:r>
            </w:del>
          </w:p>
          <w:p w14:paraId="14BA5A07" w14:textId="4C2BC99B" w:rsidR="00AD6DB4" w:rsidDel="000934B8" w:rsidRDefault="00AD6DB4" w:rsidP="00166AF3">
            <w:pPr>
              <w:pStyle w:val="TableBody"/>
              <w:rPr>
                <w:del w:id="14398" w:author="Alban Roche" w:date="2017-08-02T16:40:00Z"/>
              </w:rPr>
            </w:pPr>
            <w:del w:id="14399" w:author="Alban Roche" w:date="2017-08-02T16:40:00Z">
              <w:r w:rsidRPr="00E0527E" w:rsidDel="000934B8">
                <w:rPr>
                  <w:u w:val="single"/>
                </w:rPr>
                <w:delText>0</w:delText>
              </w:r>
              <w:r w:rsidDel="000934B8">
                <w:tab/>
              </w:r>
              <w:r w:rsidDel="000934B8">
                <w:tab/>
                <w:delText>Handset</w:delText>
              </w:r>
            </w:del>
          </w:p>
          <w:p w14:paraId="4C1C8A5F" w14:textId="6B83F19F" w:rsidR="00AD6DB4" w:rsidDel="000934B8" w:rsidRDefault="00AD6DB4" w:rsidP="00166AF3">
            <w:pPr>
              <w:pStyle w:val="TableBody"/>
              <w:rPr>
                <w:del w:id="14400" w:author="Alban Roche" w:date="2017-08-02T16:40:00Z"/>
              </w:rPr>
            </w:pPr>
            <w:del w:id="14401" w:author="Alban Roche" w:date="2017-08-02T16:40:00Z">
              <w:r w:rsidDel="000934B8">
                <w:delText>1</w:delText>
              </w:r>
              <w:r w:rsidDel="000934B8">
                <w:tab/>
              </w:r>
              <w:r w:rsidDel="000934B8">
                <w:tab/>
                <w:delText>Headset</w:delText>
              </w:r>
            </w:del>
          </w:p>
          <w:p w14:paraId="7DF53174" w14:textId="0D5C043E" w:rsidR="00AD6DB4" w:rsidDel="000934B8" w:rsidRDefault="00AD6DB4" w:rsidP="00166AF3">
            <w:pPr>
              <w:pStyle w:val="TableBody"/>
              <w:rPr>
                <w:del w:id="14402" w:author="Alban Roche" w:date="2017-08-02T16:40:00Z"/>
              </w:rPr>
            </w:pPr>
            <w:del w:id="14403" w:author="Alban Roche" w:date="2017-08-02T16:40:00Z">
              <w:r w:rsidDel="000934B8">
                <w:delText>2</w:delText>
              </w:r>
              <w:r w:rsidDel="000934B8">
                <w:tab/>
              </w:r>
              <w:r w:rsidDel="000934B8">
                <w:tab/>
                <w:delText>Handsfree + back speaker</w:delText>
              </w:r>
            </w:del>
          </w:p>
          <w:p w14:paraId="42773244" w14:textId="1EB1D302" w:rsidR="00AD6DB4" w:rsidDel="000934B8" w:rsidRDefault="00AD6DB4" w:rsidP="00166AF3">
            <w:pPr>
              <w:pStyle w:val="TableBody"/>
              <w:rPr>
                <w:del w:id="14404" w:author="Alban Roche" w:date="2017-08-02T16:40:00Z"/>
              </w:rPr>
            </w:pPr>
            <w:del w:id="14405" w:author="Alban Roche" w:date="2017-08-02T16:40:00Z">
              <w:r w:rsidDel="000934B8">
                <w:delText>5</w:delText>
              </w:r>
              <w:r w:rsidDel="000934B8">
                <w:tab/>
              </w:r>
              <w:r w:rsidDel="000934B8">
                <w:tab/>
                <w:delText>TTY</w:delText>
              </w:r>
            </w:del>
          </w:p>
          <w:p w14:paraId="71D02FBE" w14:textId="30BF7330" w:rsidR="00AD6DB4" w:rsidDel="000934B8" w:rsidRDefault="00AD6DB4" w:rsidP="00166AF3">
            <w:pPr>
              <w:pStyle w:val="TableBody"/>
              <w:rPr>
                <w:del w:id="14406" w:author="Alban Roche" w:date="2017-08-02T16:40:00Z"/>
              </w:rPr>
            </w:pPr>
            <w:del w:id="14407" w:author="Alban Roche" w:date="2017-08-02T16:40:00Z">
              <w:r w:rsidDel="000934B8">
                <w:delText>23</w:delText>
              </w:r>
              <w:r w:rsidDel="000934B8">
                <w:tab/>
              </w:r>
              <w:r w:rsidDel="000934B8">
                <w:tab/>
                <w:delText>Basic (no specific transducer defined)</w:delText>
              </w:r>
            </w:del>
          </w:p>
          <w:p w14:paraId="5AC49272" w14:textId="3BB2BE6C" w:rsidR="00AD6DB4" w:rsidDel="000934B8" w:rsidRDefault="00AD6DB4" w:rsidP="00166AF3">
            <w:pPr>
              <w:pStyle w:val="TableBody"/>
              <w:rPr>
                <w:del w:id="14408" w:author="Alban Roche" w:date="2017-08-02T16:40:00Z"/>
              </w:rPr>
            </w:pPr>
          </w:p>
          <w:p w14:paraId="4232F428" w14:textId="6F78C940" w:rsidR="00AD6DB4" w:rsidDel="000934B8" w:rsidRDefault="00AD6DB4" w:rsidP="00166AF3">
            <w:pPr>
              <w:pStyle w:val="TableBody"/>
              <w:rPr>
                <w:del w:id="14409" w:author="Alban Roche" w:date="2017-08-02T16:40:00Z"/>
              </w:rPr>
            </w:pPr>
            <w:del w:id="14410" w:author="Alban Roche" w:date="2017-08-02T16:40:00Z">
              <w:r w:rsidRPr="00E54DF5" w:rsidDel="000934B8">
                <w:rPr>
                  <w:b/>
                </w:rPr>
                <w:delText>&lt;persistence&gt;</w:delText>
              </w:r>
              <w:r w:rsidDel="000934B8">
                <w:tab/>
                <w:delText>Persistence of &lt;profile&gt; after a call is disconnected</w:delText>
              </w:r>
            </w:del>
          </w:p>
          <w:p w14:paraId="37CD8D15" w14:textId="359117FE" w:rsidR="00AD6DB4" w:rsidDel="000934B8" w:rsidRDefault="00AD6DB4" w:rsidP="00166AF3">
            <w:pPr>
              <w:pStyle w:val="TableBody"/>
              <w:rPr>
                <w:del w:id="14411" w:author="Alban Roche" w:date="2017-08-02T16:40:00Z"/>
              </w:rPr>
            </w:pPr>
            <w:del w:id="14412" w:author="Alban Roche" w:date="2017-08-02T16:40:00Z">
              <w:r w:rsidRPr="00D86F43" w:rsidDel="000934B8">
                <w:rPr>
                  <w:u w:val="single"/>
                </w:rPr>
                <w:delText>0</w:delText>
              </w:r>
              <w:r w:rsidDel="000934B8">
                <w:tab/>
                <w:delText>&lt;profile&gt; will be reset to 0</w:delText>
              </w:r>
            </w:del>
          </w:p>
          <w:p w14:paraId="63AA1D58" w14:textId="5D106ACC" w:rsidR="00AD6DB4" w:rsidRPr="00682FAD" w:rsidDel="000934B8" w:rsidRDefault="00AD6DB4" w:rsidP="00166AF3">
            <w:pPr>
              <w:pStyle w:val="TableBody"/>
              <w:rPr>
                <w:del w:id="14413" w:author="Alban Roche" w:date="2017-08-02T16:40:00Z"/>
              </w:rPr>
            </w:pPr>
            <w:del w:id="14414" w:author="Alban Roche" w:date="2017-08-02T16:40:00Z">
              <w:r w:rsidDel="000934B8">
                <w:delText>1</w:delText>
              </w:r>
              <w:r w:rsidDel="000934B8">
                <w:tab/>
                <w:delText>&lt;profile&gt; will not be reset to 0</w:delText>
              </w:r>
            </w:del>
          </w:p>
        </w:tc>
      </w:tr>
      <w:tr w:rsidR="00AD6DB4" w:rsidRPr="00671C8B" w:rsidDel="000934B8" w14:paraId="341C032C" w14:textId="60E10F5E" w:rsidTr="00166AF3">
        <w:trPr>
          <w:trHeight w:val="35"/>
          <w:del w:id="14415" w:author="Alban Roche" w:date="2017-08-02T16:40:00Z"/>
        </w:trPr>
        <w:tc>
          <w:tcPr>
            <w:tcW w:w="1728" w:type="dxa"/>
          </w:tcPr>
          <w:p w14:paraId="4C21BEAC" w14:textId="1A37CE96" w:rsidR="00AD6DB4" w:rsidDel="000934B8" w:rsidRDefault="00AD6DB4" w:rsidP="00166AF3">
            <w:pPr>
              <w:pStyle w:val="TableBody"/>
              <w:rPr>
                <w:del w:id="14416" w:author="Alban Roche" w:date="2017-08-02T16:40:00Z"/>
              </w:rPr>
            </w:pPr>
            <w:del w:id="14417" w:author="Alban Roche" w:date="2017-08-02T16:40:00Z">
              <w:r w:rsidRPr="00682FAD" w:rsidDel="000934B8">
                <w:rPr>
                  <w:u w:val="single"/>
                </w:rPr>
                <w:delText>Reference</w:delText>
              </w:r>
            </w:del>
          </w:p>
          <w:p w14:paraId="459CAC8B" w14:textId="2C401F3D" w:rsidR="00AD6DB4" w:rsidRPr="00682FAD" w:rsidDel="000934B8" w:rsidRDefault="00AD6DB4" w:rsidP="00166AF3">
            <w:pPr>
              <w:pStyle w:val="TableBody"/>
              <w:rPr>
                <w:del w:id="14418" w:author="Alban Roche" w:date="2017-08-02T16:40:00Z"/>
              </w:rPr>
            </w:pPr>
            <w:del w:id="14419" w:author="Alban Roche" w:date="2017-08-02T16:40:00Z">
              <w:r w:rsidRPr="008E5D44" w:rsidDel="000934B8">
                <w:delText>[27.007] § C.2.6</w:delText>
              </w:r>
            </w:del>
          </w:p>
        </w:tc>
        <w:tc>
          <w:tcPr>
            <w:tcW w:w="7560" w:type="dxa"/>
          </w:tcPr>
          <w:p w14:paraId="26942518" w14:textId="6AA35E0F" w:rsidR="00AD6DB4" w:rsidDel="000934B8" w:rsidRDefault="00AD6DB4" w:rsidP="00166AF3">
            <w:pPr>
              <w:pStyle w:val="TableBody"/>
              <w:rPr>
                <w:del w:id="14420" w:author="Alban Roche" w:date="2017-08-02T16:40:00Z"/>
              </w:rPr>
            </w:pPr>
            <w:del w:id="14421" w:author="Alban Roche" w:date="2017-08-02T16:40:00Z">
              <w:r w:rsidDel="000934B8">
                <w:rPr>
                  <w:u w:val="single"/>
                </w:rPr>
                <w:delText>Notes</w:delText>
              </w:r>
            </w:del>
          </w:p>
          <w:p w14:paraId="1C5FBFF8" w14:textId="2A643879" w:rsidR="00AD6DB4" w:rsidDel="000934B8" w:rsidRDefault="00AD6DB4" w:rsidP="0059466D">
            <w:pPr>
              <w:pStyle w:val="TableBody"/>
              <w:numPr>
                <w:ilvl w:val="0"/>
                <w:numId w:val="110"/>
              </w:numPr>
              <w:rPr>
                <w:del w:id="14422" w:author="Alban Roche" w:date="2017-08-02T16:40:00Z"/>
              </w:rPr>
            </w:pPr>
            <w:del w:id="14423" w:author="Alban Roche" w:date="2017-08-02T16:40:00Z">
              <w:r w:rsidDel="000934B8">
                <w:delText>This command can be used without a SIM card.</w:delText>
              </w:r>
            </w:del>
          </w:p>
          <w:p w14:paraId="2054540E" w14:textId="1A2A0824" w:rsidR="00AD6DB4" w:rsidDel="000934B8" w:rsidRDefault="00AD6DB4" w:rsidP="0059466D">
            <w:pPr>
              <w:pStyle w:val="TableBody"/>
              <w:numPr>
                <w:ilvl w:val="0"/>
                <w:numId w:val="110"/>
              </w:numPr>
              <w:rPr>
                <w:del w:id="14424" w:author="Alban Roche" w:date="2017-08-02T16:40:00Z"/>
              </w:rPr>
            </w:pPr>
            <w:del w:id="14425" w:author="Alban Roche" w:date="2017-08-02T16:40:00Z">
              <w:r w:rsidDel="000934B8">
                <w:delText>&lt;profile&gt; takes effect in the next call.</w:delText>
              </w:r>
            </w:del>
          </w:p>
          <w:p w14:paraId="5E295116" w14:textId="42B7D37C" w:rsidR="00AD6DB4" w:rsidDel="000934B8" w:rsidRDefault="00AD6DB4" w:rsidP="0059466D">
            <w:pPr>
              <w:pStyle w:val="TableBody"/>
              <w:numPr>
                <w:ilvl w:val="0"/>
                <w:numId w:val="110"/>
              </w:numPr>
              <w:rPr>
                <w:del w:id="14426" w:author="Alban Roche" w:date="2017-08-02T16:40:00Z"/>
              </w:rPr>
            </w:pPr>
            <w:del w:id="14427" w:author="Alban Roche" w:date="2017-08-02T16:40:00Z">
              <w:r w:rsidDel="000934B8">
                <w:delText>When &lt;persistence&gt;=0, &lt;profile&gt; is automatically returned to its default value after a call is disconnected.</w:delText>
              </w:r>
            </w:del>
          </w:p>
          <w:p w14:paraId="739029F2" w14:textId="2385941C" w:rsidR="00AD6DB4" w:rsidDel="000934B8" w:rsidRDefault="00AD6DB4" w:rsidP="0059466D">
            <w:pPr>
              <w:pStyle w:val="TableBody"/>
              <w:numPr>
                <w:ilvl w:val="0"/>
                <w:numId w:val="110"/>
              </w:numPr>
              <w:rPr>
                <w:del w:id="14428" w:author="Alban Roche" w:date="2017-08-02T16:40:00Z"/>
              </w:rPr>
            </w:pPr>
            <w:del w:id="14429" w:author="Alban Roche" w:date="2017-08-02T16:40:00Z">
              <w:r w:rsidDel="000934B8">
                <w:delText>Parameters are not saved in non-volatile memory.</w:delText>
              </w:r>
            </w:del>
          </w:p>
          <w:p w14:paraId="72189514" w14:textId="60B6D39D" w:rsidR="00D90C96" w:rsidRPr="00682FAD" w:rsidDel="000934B8" w:rsidRDefault="00D90C96" w:rsidP="0059466D">
            <w:pPr>
              <w:pStyle w:val="TableBody"/>
              <w:numPr>
                <w:ilvl w:val="0"/>
                <w:numId w:val="110"/>
              </w:numPr>
              <w:rPr>
                <w:del w:id="14430" w:author="Alban Roche" w:date="2017-08-02T16:40:00Z"/>
              </w:rPr>
            </w:pPr>
            <w:del w:id="14431" w:author="Alban Roche" w:date="2017-08-02T16:40:00Z">
              <w:r w:rsidDel="000934B8">
                <w:delText>This command is supported on the HL7618RD when using a VoLTE-capable software.</w:delText>
              </w:r>
            </w:del>
          </w:p>
        </w:tc>
      </w:tr>
      <w:tr w:rsidR="00AD6DB4" w:rsidRPr="00671C8B" w:rsidDel="000934B8" w14:paraId="6BDF858E" w14:textId="763E154A" w:rsidTr="00166AF3">
        <w:trPr>
          <w:cantSplit w:val="0"/>
          <w:trHeight w:val="35"/>
          <w:del w:id="14432" w:author="Alban Roche" w:date="2017-08-02T16:40:00Z"/>
        </w:trPr>
        <w:tc>
          <w:tcPr>
            <w:tcW w:w="1728" w:type="dxa"/>
          </w:tcPr>
          <w:p w14:paraId="31B27FD5" w14:textId="5CF578D0" w:rsidR="00AD6DB4" w:rsidRPr="00E0527E" w:rsidDel="000934B8" w:rsidRDefault="00AD6DB4" w:rsidP="00166AF3">
            <w:pPr>
              <w:pStyle w:val="TableBody"/>
              <w:rPr>
                <w:del w:id="14433" w:author="Alban Roche" w:date="2017-08-02T16:40:00Z"/>
                <w:u w:val="single"/>
              </w:rPr>
            </w:pPr>
            <w:del w:id="14434" w:author="Alban Roche" w:date="2017-08-02T16:40:00Z">
              <w:r w:rsidRPr="00E0527E" w:rsidDel="000934B8">
                <w:rPr>
                  <w:u w:val="single"/>
                </w:rPr>
                <w:delText>Examples</w:delText>
              </w:r>
            </w:del>
          </w:p>
        </w:tc>
        <w:tc>
          <w:tcPr>
            <w:tcW w:w="7560" w:type="dxa"/>
          </w:tcPr>
          <w:p w14:paraId="27DEE7D8" w14:textId="23ADDC91" w:rsidR="00AD6DB4" w:rsidRPr="00E0527E" w:rsidDel="000934B8" w:rsidRDefault="00AD6DB4" w:rsidP="00166AF3">
            <w:pPr>
              <w:pStyle w:val="TableBody"/>
              <w:rPr>
                <w:del w:id="14435" w:author="Alban Roche" w:date="2017-08-02T16:40:00Z"/>
              </w:rPr>
            </w:pPr>
            <w:del w:id="14436" w:author="Alban Roche" w:date="2017-08-02T16:40:00Z">
              <w:r w:rsidRPr="00E0527E" w:rsidDel="000934B8">
                <w:rPr>
                  <w:b/>
                </w:rPr>
                <w:delText>AT+VIP?</w:delText>
              </w:r>
              <w:r w:rsidDel="000934B8">
                <w:tab/>
              </w:r>
              <w:r w:rsidDel="000934B8">
                <w:tab/>
                <w:delText>//</w:delText>
              </w:r>
              <w:r w:rsidRPr="00E0527E" w:rsidDel="000934B8">
                <w:delText>Shows the current configuration</w:delText>
              </w:r>
            </w:del>
          </w:p>
          <w:p w14:paraId="2D711EAA" w14:textId="39280C98" w:rsidR="00AD6DB4" w:rsidRPr="00E0527E" w:rsidDel="000934B8" w:rsidRDefault="00AD6DB4" w:rsidP="00166AF3">
            <w:pPr>
              <w:pStyle w:val="TableBody"/>
              <w:rPr>
                <w:del w:id="14437" w:author="Alban Roche" w:date="2017-08-02T16:40:00Z"/>
                <w:b/>
              </w:rPr>
            </w:pPr>
            <w:del w:id="14438" w:author="Alban Roche" w:date="2017-08-02T16:40:00Z">
              <w:r w:rsidRPr="00E0527E" w:rsidDel="000934B8">
                <w:rPr>
                  <w:b/>
                </w:rPr>
                <w:delText>+VIP: 0</w:delText>
              </w:r>
              <w:r w:rsidDel="000934B8">
                <w:rPr>
                  <w:b/>
                </w:rPr>
                <w:delText>,0</w:delText>
              </w:r>
            </w:del>
          </w:p>
          <w:p w14:paraId="67B22763" w14:textId="23655A74" w:rsidR="00AD6DB4" w:rsidRPr="00E0527E" w:rsidDel="000934B8" w:rsidRDefault="00AD6DB4" w:rsidP="00166AF3">
            <w:pPr>
              <w:pStyle w:val="TableBody"/>
              <w:rPr>
                <w:del w:id="14439" w:author="Alban Roche" w:date="2017-08-02T16:40:00Z"/>
                <w:b/>
              </w:rPr>
            </w:pPr>
            <w:del w:id="14440" w:author="Alban Roche" w:date="2017-08-02T16:40:00Z">
              <w:r w:rsidRPr="00E0527E" w:rsidDel="000934B8">
                <w:rPr>
                  <w:b/>
                </w:rPr>
                <w:delText>OK</w:delText>
              </w:r>
            </w:del>
          </w:p>
          <w:p w14:paraId="389DF3AE" w14:textId="024BE7FD" w:rsidR="00AD6DB4" w:rsidRPr="00E0527E" w:rsidDel="000934B8" w:rsidRDefault="00AD6DB4" w:rsidP="00166AF3">
            <w:pPr>
              <w:pStyle w:val="TableBody"/>
              <w:rPr>
                <w:del w:id="14441" w:author="Alban Roche" w:date="2017-08-02T16:40:00Z"/>
                <w:b/>
              </w:rPr>
            </w:pPr>
          </w:p>
          <w:p w14:paraId="1E9A3793" w14:textId="4320C065" w:rsidR="00AD6DB4" w:rsidRPr="00E0527E" w:rsidDel="000934B8" w:rsidRDefault="00AD6DB4" w:rsidP="00166AF3">
            <w:pPr>
              <w:pStyle w:val="TableBody"/>
              <w:rPr>
                <w:del w:id="14442" w:author="Alban Roche" w:date="2017-08-02T16:40:00Z"/>
              </w:rPr>
            </w:pPr>
            <w:del w:id="14443" w:author="Alban Roche" w:date="2017-08-02T16:40:00Z">
              <w:r w:rsidRPr="00E0527E" w:rsidDel="000934B8">
                <w:rPr>
                  <w:b/>
                </w:rPr>
                <w:delText>AT+VIP=1</w:delText>
              </w:r>
              <w:r w:rsidDel="000934B8">
                <w:tab/>
              </w:r>
              <w:r w:rsidDel="000934B8">
                <w:tab/>
                <w:delText>//</w:delText>
              </w:r>
              <w:r w:rsidRPr="00D607BB" w:rsidDel="000934B8">
                <w:delText>Turn to headset profile</w:delText>
              </w:r>
            </w:del>
          </w:p>
          <w:p w14:paraId="1D52C252" w14:textId="3C0857A7" w:rsidR="00AD6DB4" w:rsidRPr="00E0527E" w:rsidDel="000934B8" w:rsidRDefault="00AD6DB4" w:rsidP="00166AF3">
            <w:pPr>
              <w:pStyle w:val="TableBody"/>
              <w:rPr>
                <w:del w:id="14444" w:author="Alban Roche" w:date="2017-08-02T16:40:00Z"/>
                <w:b/>
              </w:rPr>
            </w:pPr>
            <w:del w:id="14445" w:author="Alban Roche" w:date="2017-08-02T16:40:00Z">
              <w:r w:rsidRPr="00E0527E" w:rsidDel="000934B8">
                <w:rPr>
                  <w:b/>
                </w:rPr>
                <w:delText>OK</w:delText>
              </w:r>
            </w:del>
          </w:p>
          <w:p w14:paraId="0AF574F2" w14:textId="2717646E" w:rsidR="00AD6DB4" w:rsidRPr="00D86F43" w:rsidDel="000934B8" w:rsidRDefault="00AD6DB4" w:rsidP="00166AF3">
            <w:pPr>
              <w:pStyle w:val="TableBody"/>
              <w:rPr>
                <w:del w:id="14446" w:author="Alban Roche" w:date="2017-08-02T16:40:00Z"/>
                <w:b/>
                <w:sz w:val="12"/>
                <w:szCs w:val="12"/>
              </w:rPr>
            </w:pPr>
          </w:p>
          <w:p w14:paraId="05942163" w14:textId="2620452D" w:rsidR="00AD6DB4" w:rsidRPr="00E0527E" w:rsidDel="000934B8" w:rsidRDefault="00AD6DB4" w:rsidP="00166AF3">
            <w:pPr>
              <w:pStyle w:val="TableBody"/>
              <w:rPr>
                <w:del w:id="14447" w:author="Alban Roche" w:date="2017-08-02T16:40:00Z"/>
              </w:rPr>
            </w:pPr>
            <w:del w:id="14448" w:author="Alban Roche" w:date="2017-08-02T16:40:00Z">
              <w:r w:rsidRPr="00E0527E" w:rsidDel="000934B8">
                <w:rPr>
                  <w:b/>
                </w:rPr>
                <w:delText>AT+VGT=140</w:delText>
              </w:r>
              <w:r w:rsidDel="000934B8">
                <w:tab/>
              </w:r>
              <w:r w:rsidDel="000934B8">
                <w:tab/>
                <w:delText>//</w:delText>
              </w:r>
              <w:r w:rsidRPr="00E0527E" w:rsidDel="000934B8">
                <w:delText>Transmit gain of he</w:delText>
              </w:r>
              <w:r w:rsidRPr="00D607BB" w:rsidDel="000934B8">
                <w:delText>adset profile is changed to 140</w:delText>
              </w:r>
            </w:del>
          </w:p>
          <w:p w14:paraId="1ED192A8" w14:textId="121E60C2" w:rsidR="00AD6DB4" w:rsidRPr="00E0527E" w:rsidDel="000934B8" w:rsidRDefault="00AD6DB4" w:rsidP="00166AF3">
            <w:pPr>
              <w:pStyle w:val="TableBody"/>
              <w:rPr>
                <w:del w:id="14449" w:author="Alban Roche" w:date="2017-08-02T16:40:00Z"/>
                <w:b/>
              </w:rPr>
            </w:pPr>
            <w:del w:id="14450" w:author="Alban Roche" w:date="2017-08-02T16:40:00Z">
              <w:r w:rsidRPr="00E0527E" w:rsidDel="000934B8">
                <w:rPr>
                  <w:b/>
                </w:rPr>
                <w:delText>OK</w:delText>
              </w:r>
            </w:del>
          </w:p>
          <w:p w14:paraId="68F3F9A4" w14:textId="3272A774" w:rsidR="00AD6DB4" w:rsidRPr="00D86F43" w:rsidDel="000934B8" w:rsidRDefault="00AD6DB4" w:rsidP="00166AF3">
            <w:pPr>
              <w:pStyle w:val="TableBody"/>
              <w:rPr>
                <w:del w:id="14451" w:author="Alban Roche" w:date="2017-08-02T16:40:00Z"/>
                <w:b/>
                <w:sz w:val="14"/>
                <w:szCs w:val="14"/>
              </w:rPr>
            </w:pPr>
          </w:p>
          <w:p w14:paraId="72BCF4C6" w14:textId="0DC6AA28" w:rsidR="00AD6DB4" w:rsidRPr="00E0527E" w:rsidDel="000934B8" w:rsidRDefault="00AD6DB4" w:rsidP="00166AF3">
            <w:pPr>
              <w:pStyle w:val="TableBody"/>
              <w:rPr>
                <w:del w:id="14452" w:author="Alban Roche" w:date="2017-08-02T16:40:00Z"/>
              </w:rPr>
            </w:pPr>
            <w:del w:id="14453" w:author="Alban Roche" w:date="2017-08-02T16:40:00Z">
              <w:r w:rsidRPr="00E0527E" w:rsidDel="000934B8">
                <w:rPr>
                  <w:b/>
                </w:rPr>
                <w:delText>AT+VIP=0</w:delText>
              </w:r>
              <w:r w:rsidDel="000934B8">
                <w:tab/>
              </w:r>
              <w:r w:rsidDel="000934B8">
                <w:tab/>
                <w:delText>//</w:delText>
              </w:r>
              <w:r w:rsidRPr="00D607BB" w:rsidDel="000934B8">
                <w:delText>Turn to handset profile</w:delText>
              </w:r>
            </w:del>
          </w:p>
          <w:p w14:paraId="560734DB" w14:textId="088AD05F" w:rsidR="00AD6DB4" w:rsidRPr="00E0527E" w:rsidDel="000934B8" w:rsidRDefault="00AD6DB4" w:rsidP="00166AF3">
            <w:pPr>
              <w:pStyle w:val="TableBody"/>
              <w:rPr>
                <w:del w:id="14454" w:author="Alban Roche" w:date="2017-08-02T16:40:00Z"/>
                <w:b/>
              </w:rPr>
            </w:pPr>
            <w:del w:id="14455" w:author="Alban Roche" w:date="2017-08-02T16:40:00Z">
              <w:r w:rsidRPr="00E0527E" w:rsidDel="000934B8">
                <w:rPr>
                  <w:b/>
                </w:rPr>
                <w:delText>OK</w:delText>
              </w:r>
            </w:del>
          </w:p>
          <w:p w14:paraId="6D83A92C" w14:textId="50687040" w:rsidR="00AD6DB4" w:rsidRPr="00D86F43" w:rsidDel="000934B8" w:rsidRDefault="00AD6DB4" w:rsidP="00166AF3">
            <w:pPr>
              <w:pStyle w:val="TableBody"/>
              <w:rPr>
                <w:del w:id="14456" w:author="Alban Roche" w:date="2017-08-02T16:40:00Z"/>
                <w:b/>
                <w:sz w:val="14"/>
                <w:szCs w:val="14"/>
              </w:rPr>
            </w:pPr>
          </w:p>
          <w:p w14:paraId="6EFDE13C" w14:textId="632B5BDF" w:rsidR="00AD6DB4" w:rsidRPr="00E0527E" w:rsidDel="000934B8" w:rsidRDefault="00AD6DB4" w:rsidP="00166AF3">
            <w:pPr>
              <w:pStyle w:val="TableBody"/>
              <w:rPr>
                <w:del w:id="14457" w:author="Alban Roche" w:date="2017-08-02T16:40:00Z"/>
              </w:rPr>
            </w:pPr>
            <w:del w:id="14458" w:author="Alban Roche" w:date="2017-08-02T16:40:00Z">
              <w:r w:rsidRPr="00E0527E" w:rsidDel="000934B8">
                <w:rPr>
                  <w:b/>
                </w:rPr>
                <w:delText>AT+VGT?</w:delText>
              </w:r>
              <w:r w:rsidDel="000934B8">
                <w:tab/>
              </w:r>
              <w:r w:rsidDel="000934B8">
                <w:tab/>
                <w:delText>//</w:delText>
              </w:r>
              <w:r w:rsidRPr="00E0527E" w:rsidDel="000934B8">
                <w:delText xml:space="preserve">Transmit gain </w:delText>
              </w:r>
              <w:r w:rsidRPr="00D607BB" w:rsidDel="000934B8">
                <w:delText>of handset profile is still 128</w:delText>
              </w:r>
            </w:del>
          </w:p>
          <w:p w14:paraId="1CB6BC80" w14:textId="518138FE" w:rsidR="00AD6DB4" w:rsidRPr="00E0527E" w:rsidDel="000934B8" w:rsidRDefault="00AD6DB4" w:rsidP="00166AF3">
            <w:pPr>
              <w:pStyle w:val="TableBody"/>
              <w:rPr>
                <w:del w:id="14459" w:author="Alban Roche" w:date="2017-08-02T16:40:00Z"/>
                <w:b/>
              </w:rPr>
            </w:pPr>
            <w:del w:id="14460" w:author="Alban Roche" w:date="2017-08-02T16:40:00Z">
              <w:r w:rsidRPr="00E0527E" w:rsidDel="000934B8">
                <w:rPr>
                  <w:b/>
                </w:rPr>
                <w:delText>+VGT: 128</w:delText>
              </w:r>
            </w:del>
          </w:p>
          <w:p w14:paraId="296A3E29" w14:textId="3A15ED51" w:rsidR="00AD6DB4" w:rsidRPr="00E0527E" w:rsidDel="000934B8" w:rsidRDefault="00AD6DB4" w:rsidP="00166AF3">
            <w:pPr>
              <w:pStyle w:val="TableBody"/>
              <w:rPr>
                <w:del w:id="14461" w:author="Alban Roche" w:date="2017-08-02T16:40:00Z"/>
              </w:rPr>
            </w:pPr>
            <w:del w:id="14462" w:author="Alban Roche" w:date="2017-08-02T16:40:00Z">
              <w:r w:rsidRPr="00E0527E" w:rsidDel="000934B8">
                <w:rPr>
                  <w:b/>
                </w:rPr>
                <w:delText>OK</w:delText>
              </w:r>
            </w:del>
          </w:p>
        </w:tc>
      </w:tr>
    </w:tbl>
    <w:p w14:paraId="7913908B" w14:textId="29836C61" w:rsidR="00AD6DB4" w:rsidDel="000934B8" w:rsidRDefault="00AD6DB4" w:rsidP="0059466D">
      <w:pPr>
        <w:pStyle w:val="Heading2"/>
        <w:numPr>
          <w:ilvl w:val="1"/>
          <w:numId w:val="11"/>
        </w:numPr>
        <w:ind w:left="1080" w:hanging="1080"/>
        <w:rPr>
          <w:del w:id="14463" w:author="Alban Roche" w:date="2017-08-02T16:40:00Z"/>
        </w:rPr>
      </w:pPr>
      <w:bookmarkStart w:id="14464" w:name="_Ref427680732"/>
      <w:bookmarkStart w:id="14465" w:name="_Ref427680733"/>
      <w:bookmarkStart w:id="14466" w:name="_Toc460332503"/>
      <w:bookmarkStart w:id="14467" w:name="_Ref482795703"/>
      <w:bookmarkStart w:id="14468" w:name="_Ref482795705"/>
      <w:bookmarkStart w:id="14469" w:name="_Toc486251691"/>
      <w:commentRangeStart w:id="14470"/>
      <w:del w:id="14471" w:author="Alban Roche" w:date="2017-08-02T16:40:00Z">
        <w:r w:rsidDel="000934B8">
          <w:delText xml:space="preserve">+CODECINFO </w:delText>
        </w:r>
        <w:r w:rsidRPr="00671C8B" w:rsidDel="000934B8">
          <w:delText xml:space="preserve">Command: </w:delText>
        </w:r>
        <w:r w:rsidDel="000934B8">
          <w:delText>Display Audio Codec Information</w:delText>
        </w:r>
        <w:bookmarkEnd w:id="14464"/>
        <w:bookmarkEnd w:id="14465"/>
        <w:bookmarkEnd w:id="14466"/>
        <w:commentRangeEnd w:id="14470"/>
        <w:r w:rsidDel="000934B8">
          <w:rPr>
            <w:rStyle w:val="CommentReference"/>
            <w:rFonts w:ascii="Verdana" w:eastAsia="Times New Roman" w:hAnsi="Verdana" w:cs="Times New Roman"/>
            <w:b w:val="0"/>
            <w:lang w:eastAsia="en-US"/>
          </w:rPr>
          <w:commentReference w:id="14470"/>
        </w:r>
        <w:bookmarkEnd w:id="14467"/>
        <w:bookmarkEnd w:id="14468"/>
        <w:bookmarkEnd w:id="14469"/>
      </w:del>
    </w:p>
    <w:p w14:paraId="7E9D1D5A" w14:textId="0C79DEA0" w:rsidR="00AD6DB4" w:rsidRPr="006B5B85" w:rsidDel="000934B8" w:rsidRDefault="00AD6DB4" w:rsidP="00AD6DB4">
      <w:pPr>
        <w:pStyle w:val="Note"/>
        <w:keepNext/>
        <w:rPr>
          <w:del w:id="14472" w:author="Alban Roche" w:date="2017-08-02T16:40:00Z"/>
        </w:rPr>
      </w:pPr>
      <w:del w:id="14473" w:author="Alban Roche" w:date="2017-08-02T16:40:00Z">
        <w:r w:rsidDel="000934B8">
          <w:delText>F</w:delText>
        </w:r>
        <w:r w:rsidRPr="00893AA7" w:rsidDel="000934B8">
          <w:delText xml:space="preserve">or </w:delText>
        </w:r>
        <w:r w:rsidDel="000934B8">
          <w:delText>HL7688 and HL7692 only.</w:delText>
        </w:r>
      </w:del>
    </w:p>
    <w:tbl>
      <w:tblPr>
        <w:tblStyle w:val="TableSWIleft"/>
        <w:tblW w:w="9288" w:type="dxa"/>
        <w:tblLayout w:type="fixed"/>
        <w:tblLook w:val="04A0" w:firstRow="1" w:lastRow="0" w:firstColumn="1" w:lastColumn="0" w:noHBand="0" w:noVBand="1"/>
      </w:tblPr>
      <w:tblGrid>
        <w:gridCol w:w="1728"/>
        <w:gridCol w:w="7560"/>
      </w:tblGrid>
      <w:tr w:rsidR="00AD6DB4" w:rsidRPr="00671C8B" w:rsidDel="000934B8" w14:paraId="6CE9DB13" w14:textId="48F72642" w:rsidTr="00166AF3">
        <w:trPr>
          <w:cnfStyle w:val="100000000000" w:firstRow="1" w:lastRow="0" w:firstColumn="0" w:lastColumn="0" w:oddVBand="0" w:evenVBand="0" w:oddHBand="0" w:evenHBand="0" w:firstRowFirstColumn="0" w:firstRowLastColumn="0" w:lastRowFirstColumn="0" w:lastRowLastColumn="0"/>
          <w:del w:id="14474" w:author="Alban Roche" w:date="2017-08-02T16:40:00Z"/>
        </w:trPr>
        <w:tc>
          <w:tcPr>
            <w:tcW w:w="9288" w:type="dxa"/>
            <w:gridSpan w:val="2"/>
          </w:tcPr>
          <w:p w14:paraId="6C7C0572" w14:textId="509A4287" w:rsidR="00AD6DB4" w:rsidRPr="00671C8B" w:rsidDel="000934B8" w:rsidRDefault="00AD6DB4" w:rsidP="00D90C96">
            <w:pPr>
              <w:pStyle w:val="TableRowHead"/>
              <w:spacing w:before="144" w:after="144"/>
              <w:rPr>
                <w:del w:id="14475" w:author="Alban Roche" w:date="2017-08-02T16:40:00Z"/>
                <w:bCs w:val="0"/>
              </w:rPr>
            </w:pPr>
            <w:del w:id="14476" w:author="Alban Roche" w:date="2017-08-02T16:40:00Z">
              <w:r w:rsidDel="000934B8">
                <w:delText>HL7688 and HL7692</w:delText>
              </w:r>
            </w:del>
          </w:p>
        </w:tc>
      </w:tr>
      <w:tr w:rsidR="00AD6DB4" w:rsidRPr="00671C8B" w:rsidDel="000934B8" w14:paraId="15A002F9" w14:textId="10B194A3" w:rsidTr="00166AF3">
        <w:trPr>
          <w:trHeight w:val="35"/>
          <w:del w:id="14477" w:author="Alban Roche" w:date="2017-08-02T16:40:00Z"/>
        </w:trPr>
        <w:tc>
          <w:tcPr>
            <w:tcW w:w="1728" w:type="dxa"/>
          </w:tcPr>
          <w:p w14:paraId="6286610F" w14:textId="703B2434" w:rsidR="00AD6DB4" w:rsidRPr="00AE67EA" w:rsidDel="000934B8" w:rsidRDefault="00AD6DB4" w:rsidP="00166AF3">
            <w:pPr>
              <w:pStyle w:val="TableBody"/>
              <w:rPr>
                <w:del w:id="14478" w:author="Alban Roche" w:date="2017-08-02T16:40:00Z"/>
                <w:rFonts w:ascii="Times New Roman" w:hAnsi="Times New Roman" w:cs="Times New Roman"/>
                <w:i/>
                <w:sz w:val="20"/>
                <w:szCs w:val="20"/>
              </w:rPr>
            </w:pPr>
            <w:del w:id="14479" w:author="Alban Roche" w:date="2017-08-02T16:40:00Z">
              <w:r w:rsidRPr="00C41274" w:rsidDel="000934B8">
                <w:rPr>
                  <w:i/>
                </w:rPr>
                <w:delText>Test command</w:delText>
              </w:r>
            </w:del>
          </w:p>
          <w:p w14:paraId="584671B6" w14:textId="27E8D547" w:rsidR="00AD6DB4" w:rsidRPr="00D86F43" w:rsidDel="000934B8" w:rsidRDefault="00AD6DB4" w:rsidP="00166AF3">
            <w:pPr>
              <w:pStyle w:val="TableBody"/>
              <w:rPr>
                <w:del w:id="14480" w:author="Alban Roche" w:date="2017-08-02T16:40:00Z"/>
                <w:sz w:val="14"/>
                <w:szCs w:val="14"/>
              </w:rPr>
            </w:pPr>
          </w:p>
          <w:p w14:paraId="21853739" w14:textId="15403F0B" w:rsidR="00AD6DB4" w:rsidRPr="00C41274" w:rsidDel="000934B8" w:rsidRDefault="00AD6DB4" w:rsidP="00166AF3">
            <w:pPr>
              <w:pStyle w:val="TableBody"/>
              <w:rPr>
                <w:del w:id="14481" w:author="Alban Roche" w:date="2017-08-02T16:40:00Z"/>
                <w:u w:val="single"/>
              </w:rPr>
            </w:pPr>
            <w:del w:id="14482" w:author="Alban Roche" w:date="2017-08-02T16:40:00Z">
              <w:r w:rsidRPr="00C41274" w:rsidDel="000934B8">
                <w:rPr>
                  <w:u w:val="single"/>
                </w:rPr>
                <w:delText>Syntax</w:delText>
              </w:r>
            </w:del>
          </w:p>
          <w:p w14:paraId="0EA452F6" w14:textId="52ADFD5B" w:rsidR="00AD6DB4" w:rsidRPr="00671C8B" w:rsidDel="000934B8" w:rsidRDefault="00AD6DB4" w:rsidP="00166AF3">
            <w:pPr>
              <w:pStyle w:val="TableBody"/>
              <w:tabs>
                <w:tab w:val="left" w:pos="705"/>
              </w:tabs>
              <w:rPr>
                <w:del w:id="14483" w:author="Alban Roche" w:date="2017-08-02T16:40:00Z"/>
                <w:lang w:eastAsia="zh-CN"/>
              </w:rPr>
            </w:pPr>
            <w:del w:id="14484" w:author="Alban Roche" w:date="2017-08-02T16:40:00Z">
              <w:r w:rsidRPr="00C41274" w:rsidDel="000934B8">
                <w:rPr>
                  <w:b/>
                </w:rPr>
                <w:delText>AT</w:delText>
              </w:r>
              <w:r w:rsidDel="000934B8">
                <w:rPr>
                  <w:b/>
                </w:rPr>
                <w:delText>+CODECINFO</w:delText>
              </w:r>
              <w:r w:rsidRPr="00C41274" w:rsidDel="000934B8">
                <w:rPr>
                  <w:b/>
                </w:rPr>
                <w:delText>=?</w:delText>
              </w:r>
            </w:del>
          </w:p>
        </w:tc>
        <w:tc>
          <w:tcPr>
            <w:tcW w:w="7560" w:type="dxa"/>
          </w:tcPr>
          <w:p w14:paraId="510F6542" w14:textId="77DD6573" w:rsidR="00AD6DB4" w:rsidRPr="00960A86" w:rsidDel="000934B8" w:rsidRDefault="00AD6DB4" w:rsidP="00166AF3">
            <w:pPr>
              <w:pStyle w:val="TableBody"/>
              <w:rPr>
                <w:del w:id="14485" w:author="Alban Roche" w:date="2017-08-02T16:40:00Z"/>
                <w:szCs w:val="18"/>
              </w:rPr>
            </w:pPr>
          </w:p>
          <w:p w14:paraId="56AC702A" w14:textId="0389D202" w:rsidR="00AD6DB4" w:rsidRPr="00D86F43" w:rsidDel="000934B8" w:rsidRDefault="00AD6DB4" w:rsidP="00166AF3">
            <w:pPr>
              <w:pStyle w:val="TableBody"/>
              <w:rPr>
                <w:del w:id="14486" w:author="Alban Roche" w:date="2017-08-02T16:40:00Z"/>
                <w:sz w:val="14"/>
                <w:szCs w:val="14"/>
              </w:rPr>
            </w:pPr>
          </w:p>
          <w:p w14:paraId="3057D745" w14:textId="1457E42F" w:rsidR="00AD6DB4" w:rsidRPr="00960A86" w:rsidDel="000934B8" w:rsidRDefault="00AD6DB4" w:rsidP="00166AF3">
            <w:pPr>
              <w:pStyle w:val="TableBody"/>
              <w:rPr>
                <w:del w:id="14487" w:author="Alban Roche" w:date="2017-08-02T16:40:00Z"/>
                <w:szCs w:val="18"/>
                <w:u w:val="single"/>
              </w:rPr>
            </w:pPr>
            <w:del w:id="14488" w:author="Alban Roche" w:date="2017-08-02T16:40:00Z">
              <w:r w:rsidRPr="00960A86" w:rsidDel="000934B8">
                <w:rPr>
                  <w:szCs w:val="18"/>
                  <w:u w:val="single"/>
                </w:rPr>
                <w:delText>Response</w:delText>
              </w:r>
            </w:del>
          </w:p>
          <w:p w14:paraId="34EA4E01" w14:textId="0597B229" w:rsidR="00AD6DB4" w:rsidRPr="003772C6" w:rsidDel="000934B8" w:rsidRDefault="00AD6DB4" w:rsidP="00166AF3">
            <w:pPr>
              <w:pStyle w:val="TableBody"/>
              <w:rPr>
                <w:del w:id="14489" w:author="Alban Roche" w:date="2017-08-02T16:40:00Z"/>
                <w:b/>
              </w:rPr>
            </w:pPr>
            <w:del w:id="14490" w:author="Alban Roche" w:date="2017-08-02T16:40:00Z">
              <w:r w:rsidRPr="00B41DF2" w:rsidDel="000934B8">
                <w:rPr>
                  <w:b/>
                </w:rPr>
                <w:delText>+CODECINFO</w:delText>
              </w:r>
              <w:r w:rsidRPr="009E1249" w:rsidDel="000934B8">
                <w:rPr>
                  <w:b/>
                </w:rPr>
                <w:delText>:</w:delText>
              </w:r>
              <w:r w:rsidRPr="003772C6" w:rsidDel="000934B8">
                <w:rPr>
                  <w:b/>
                </w:rPr>
                <w:delText xml:space="preserve"> (</w:delText>
              </w:r>
              <w:r w:rsidRPr="00B41DF2" w:rsidDel="000934B8">
                <w:delText>list of supported</w:delText>
              </w:r>
              <w:r w:rsidRPr="009E1249" w:rsidDel="000934B8">
                <w:rPr>
                  <w:b/>
                </w:rPr>
                <w:delText xml:space="preserve"> &lt;MODE&gt;</w:delText>
              </w:r>
              <w:r w:rsidRPr="00B41DF2" w:rsidDel="000934B8">
                <w:delText>s</w:delText>
              </w:r>
              <w:r w:rsidRPr="009E1249" w:rsidDel="000934B8">
                <w:rPr>
                  <w:b/>
                </w:rPr>
                <w:delText>)</w:delText>
              </w:r>
              <w:r w:rsidRPr="003772C6" w:rsidDel="000934B8">
                <w:rPr>
                  <w:b/>
                </w:rPr>
                <w:delText xml:space="preserve"> </w:delText>
              </w:r>
            </w:del>
          </w:p>
          <w:p w14:paraId="1BBF5156" w14:textId="6C7CF435" w:rsidR="00AD6DB4" w:rsidRPr="00671C8B" w:rsidDel="000934B8" w:rsidRDefault="00AD6DB4" w:rsidP="00166AF3">
            <w:pPr>
              <w:pStyle w:val="TableBody"/>
              <w:rPr>
                <w:del w:id="14491" w:author="Alban Roche" w:date="2017-08-02T16:40:00Z"/>
              </w:rPr>
            </w:pPr>
            <w:del w:id="14492" w:author="Alban Roche" w:date="2017-08-02T16:40:00Z">
              <w:r w:rsidRPr="003772C6" w:rsidDel="000934B8">
                <w:rPr>
                  <w:b/>
                </w:rPr>
                <w:delText>OK</w:delText>
              </w:r>
            </w:del>
          </w:p>
        </w:tc>
      </w:tr>
      <w:tr w:rsidR="00AD6DB4" w:rsidRPr="00671C8B" w:rsidDel="000934B8" w14:paraId="2D4E12E4" w14:textId="350FA05B" w:rsidTr="00166AF3">
        <w:trPr>
          <w:trHeight w:val="35"/>
          <w:del w:id="14493" w:author="Alban Roche" w:date="2017-08-02T16:40:00Z"/>
        </w:trPr>
        <w:tc>
          <w:tcPr>
            <w:tcW w:w="1728" w:type="dxa"/>
          </w:tcPr>
          <w:p w14:paraId="369EBCCF" w14:textId="1ADEB9F1" w:rsidR="00AD6DB4" w:rsidRPr="00AE67EA" w:rsidDel="000934B8" w:rsidRDefault="00AD6DB4" w:rsidP="00166AF3">
            <w:pPr>
              <w:pStyle w:val="TableBody"/>
              <w:rPr>
                <w:del w:id="14494" w:author="Alban Roche" w:date="2017-08-02T16:40:00Z"/>
                <w:rFonts w:ascii="Times New Roman" w:hAnsi="Times New Roman" w:cs="Times New Roman"/>
                <w:i/>
                <w:sz w:val="20"/>
                <w:szCs w:val="20"/>
              </w:rPr>
            </w:pPr>
            <w:del w:id="14495" w:author="Alban Roche" w:date="2017-08-02T16:40:00Z">
              <w:r w:rsidRPr="00C41274" w:rsidDel="000934B8">
                <w:rPr>
                  <w:i/>
                </w:rPr>
                <w:delText>Read command</w:delText>
              </w:r>
            </w:del>
          </w:p>
          <w:p w14:paraId="02BE2D71" w14:textId="6D901CA7" w:rsidR="00AD6DB4" w:rsidRPr="00D86F43" w:rsidDel="000934B8" w:rsidRDefault="00AD6DB4" w:rsidP="00166AF3">
            <w:pPr>
              <w:pStyle w:val="TableBody"/>
              <w:rPr>
                <w:del w:id="14496" w:author="Alban Roche" w:date="2017-08-02T16:40:00Z"/>
                <w:sz w:val="14"/>
                <w:szCs w:val="14"/>
              </w:rPr>
            </w:pPr>
          </w:p>
          <w:p w14:paraId="54E1EC2A" w14:textId="69A65E59" w:rsidR="00AD6DB4" w:rsidRPr="00C41274" w:rsidDel="000934B8" w:rsidRDefault="00AD6DB4" w:rsidP="00166AF3">
            <w:pPr>
              <w:pStyle w:val="TableBody"/>
              <w:rPr>
                <w:del w:id="14497" w:author="Alban Roche" w:date="2017-08-02T16:40:00Z"/>
                <w:u w:val="single"/>
              </w:rPr>
            </w:pPr>
            <w:del w:id="14498" w:author="Alban Roche" w:date="2017-08-02T16:40:00Z">
              <w:r w:rsidRPr="00C41274" w:rsidDel="000934B8">
                <w:rPr>
                  <w:u w:val="single"/>
                </w:rPr>
                <w:delText>Syntax</w:delText>
              </w:r>
            </w:del>
          </w:p>
          <w:p w14:paraId="7A2DF63A" w14:textId="58839B3B" w:rsidR="00AD6DB4" w:rsidRPr="00682FAD" w:rsidDel="000934B8" w:rsidRDefault="00AD6DB4" w:rsidP="00166AF3">
            <w:pPr>
              <w:pStyle w:val="TableBody"/>
              <w:rPr>
                <w:del w:id="14499" w:author="Alban Roche" w:date="2017-08-02T16:40:00Z"/>
                <w:b/>
              </w:rPr>
            </w:pPr>
            <w:del w:id="14500" w:author="Alban Roche" w:date="2017-08-02T16:40:00Z">
              <w:r w:rsidRPr="00C41274" w:rsidDel="000934B8">
                <w:rPr>
                  <w:b/>
                </w:rPr>
                <w:delText>AT</w:delText>
              </w:r>
              <w:r w:rsidDel="000934B8">
                <w:rPr>
                  <w:b/>
                </w:rPr>
                <w:delText>+CODECINFO?</w:delText>
              </w:r>
            </w:del>
          </w:p>
        </w:tc>
        <w:tc>
          <w:tcPr>
            <w:tcW w:w="7560" w:type="dxa"/>
          </w:tcPr>
          <w:p w14:paraId="504C0049" w14:textId="4BE6FD93" w:rsidR="00AD6DB4" w:rsidRPr="00960A86" w:rsidDel="000934B8" w:rsidRDefault="00AD6DB4" w:rsidP="00166AF3">
            <w:pPr>
              <w:pStyle w:val="TableBody"/>
              <w:rPr>
                <w:del w:id="14501" w:author="Alban Roche" w:date="2017-08-02T16:40:00Z"/>
                <w:szCs w:val="18"/>
              </w:rPr>
            </w:pPr>
          </w:p>
          <w:p w14:paraId="0EB3DC0C" w14:textId="779AD3C1" w:rsidR="00AD6DB4" w:rsidRPr="00D86F43" w:rsidDel="000934B8" w:rsidRDefault="00AD6DB4" w:rsidP="00166AF3">
            <w:pPr>
              <w:pStyle w:val="TableBody"/>
              <w:rPr>
                <w:del w:id="14502" w:author="Alban Roche" w:date="2017-08-02T16:40:00Z"/>
                <w:sz w:val="14"/>
                <w:szCs w:val="14"/>
              </w:rPr>
            </w:pPr>
          </w:p>
          <w:p w14:paraId="250D5E93" w14:textId="54DDA5BE" w:rsidR="00AD6DB4" w:rsidDel="000934B8" w:rsidRDefault="00AD6DB4" w:rsidP="00166AF3">
            <w:pPr>
              <w:pStyle w:val="TableBody"/>
              <w:rPr>
                <w:del w:id="14503" w:author="Alban Roche" w:date="2017-08-02T16:40:00Z"/>
                <w:szCs w:val="18"/>
                <w:u w:val="single"/>
              </w:rPr>
            </w:pPr>
            <w:del w:id="14504" w:author="Alban Roche" w:date="2017-08-02T16:40:00Z">
              <w:r w:rsidRPr="00960A86" w:rsidDel="000934B8">
                <w:rPr>
                  <w:szCs w:val="18"/>
                  <w:u w:val="single"/>
                </w:rPr>
                <w:delText>Response</w:delText>
              </w:r>
            </w:del>
          </w:p>
          <w:p w14:paraId="0CF1F94F" w14:textId="004DD9AE" w:rsidR="00AD6DB4" w:rsidDel="000934B8" w:rsidRDefault="00AD6DB4" w:rsidP="00166AF3">
            <w:pPr>
              <w:pStyle w:val="TableBody"/>
              <w:rPr>
                <w:del w:id="14505" w:author="Alban Roche" w:date="2017-08-02T16:40:00Z"/>
                <w:b/>
              </w:rPr>
            </w:pPr>
            <w:del w:id="14506" w:author="Alban Roche" w:date="2017-08-02T16:40:00Z">
              <w:r w:rsidRPr="00703502" w:rsidDel="000934B8">
                <w:rPr>
                  <w:b/>
                </w:rPr>
                <w:delText>+</w:delText>
              </w:r>
              <w:r w:rsidDel="000934B8">
                <w:rPr>
                  <w:b/>
                </w:rPr>
                <w:delText>CODECINFO</w:delText>
              </w:r>
              <w:r w:rsidRPr="00703502" w:rsidDel="000934B8">
                <w:rPr>
                  <w:b/>
                </w:rPr>
                <w:delText>: &lt;</w:delText>
              </w:r>
              <w:r w:rsidDel="000934B8">
                <w:rPr>
                  <w:b/>
                </w:rPr>
                <w:delText>MODE</w:delText>
              </w:r>
              <w:r w:rsidRPr="00703502" w:rsidDel="000934B8">
                <w:rPr>
                  <w:b/>
                </w:rPr>
                <w:delText>&gt;</w:delText>
              </w:r>
            </w:del>
          </w:p>
          <w:p w14:paraId="39F5FF40" w14:textId="5800E2F4" w:rsidR="00AD6DB4" w:rsidRPr="00682FAD" w:rsidDel="000934B8" w:rsidRDefault="00AD6DB4" w:rsidP="00166AF3">
            <w:pPr>
              <w:pStyle w:val="TableBody"/>
              <w:rPr>
                <w:del w:id="14507" w:author="Alban Roche" w:date="2017-08-02T16:40:00Z"/>
              </w:rPr>
            </w:pPr>
            <w:del w:id="14508" w:author="Alban Roche" w:date="2017-08-02T16:40:00Z">
              <w:r w:rsidRPr="00BE7837" w:rsidDel="000934B8">
                <w:rPr>
                  <w:b/>
                </w:rPr>
                <w:delText>OK</w:delText>
              </w:r>
            </w:del>
          </w:p>
        </w:tc>
      </w:tr>
      <w:tr w:rsidR="00AD6DB4" w:rsidRPr="00671C8B" w:rsidDel="000934B8" w14:paraId="4411BFA2" w14:textId="5A0768CF" w:rsidTr="00166AF3">
        <w:trPr>
          <w:trHeight w:val="35"/>
          <w:del w:id="14509" w:author="Alban Roche" w:date="2017-08-02T16:40:00Z"/>
        </w:trPr>
        <w:tc>
          <w:tcPr>
            <w:tcW w:w="1728" w:type="dxa"/>
          </w:tcPr>
          <w:p w14:paraId="27378A19" w14:textId="70E93FC6" w:rsidR="00AD6DB4" w:rsidRPr="002C46BB" w:rsidDel="000934B8" w:rsidRDefault="00AD6DB4" w:rsidP="00166AF3">
            <w:pPr>
              <w:pStyle w:val="TableBody"/>
              <w:rPr>
                <w:del w:id="14510" w:author="Alban Roche" w:date="2017-08-02T16:40:00Z"/>
                <w:i/>
              </w:rPr>
            </w:pPr>
            <w:del w:id="14511" w:author="Alban Roche" w:date="2017-08-02T16:40:00Z">
              <w:r w:rsidRPr="00DD0691" w:rsidDel="000934B8">
                <w:rPr>
                  <w:i/>
                </w:rPr>
                <w:delText>Write command</w:delText>
              </w:r>
            </w:del>
          </w:p>
          <w:p w14:paraId="18B9AFAF" w14:textId="3F40756F" w:rsidR="00AD6DB4" w:rsidRPr="00D86F43" w:rsidDel="000934B8" w:rsidRDefault="00AD6DB4" w:rsidP="00166AF3">
            <w:pPr>
              <w:pStyle w:val="TableBody"/>
              <w:rPr>
                <w:del w:id="14512" w:author="Alban Roche" w:date="2017-08-02T16:40:00Z"/>
                <w:sz w:val="14"/>
                <w:szCs w:val="14"/>
              </w:rPr>
            </w:pPr>
          </w:p>
          <w:p w14:paraId="269594CF" w14:textId="5D372812" w:rsidR="00AD6DB4" w:rsidRPr="002C46BB" w:rsidDel="000934B8" w:rsidRDefault="00AD6DB4" w:rsidP="00166AF3">
            <w:pPr>
              <w:pStyle w:val="TableBody"/>
              <w:rPr>
                <w:del w:id="14513" w:author="Alban Roche" w:date="2017-08-02T16:40:00Z"/>
                <w:u w:val="single"/>
              </w:rPr>
            </w:pPr>
            <w:del w:id="14514" w:author="Alban Roche" w:date="2017-08-02T16:40:00Z">
              <w:r w:rsidRPr="00DD0691" w:rsidDel="000934B8">
                <w:rPr>
                  <w:u w:val="single"/>
                </w:rPr>
                <w:delText>Syntax</w:delText>
              </w:r>
            </w:del>
          </w:p>
          <w:p w14:paraId="537A8092" w14:textId="542CBA7B" w:rsidR="00AD6DB4" w:rsidRPr="00C41274" w:rsidDel="000934B8" w:rsidRDefault="00AD6DB4" w:rsidP="00166AF3">
            <w:pPr>
              <w:pStyle w:val="TableBody"/>
              <w:rPr>
                <w:del w:id="14515" w:author="Alban Roche" w:date="2017-08-02T16:40:00Z"/>
                <w:i/>
              </w:rPr>
            </w:pPr>
            <w:del w:id="14516" w:author="Alban Roche" w:date="2017-08-02T16:40:00Z">
              <w:r w:rsidRPr="005B5318" w:rsidDel="000934B8">
                <w:rPr>
                  <w:b/>
                </w:rPr>
                <w:delText>AT+</w:delText>
              </w:r>
              <w:r w:rsidDel="000934B8">
                <w:rPr>
                  <w:b/>
                </w:rPr>
                <w:delText>CODECINFO</w:delText>
              </w:r>
              <w:r w:rsidRPr="005B5318" w:rsidDel="000934B8">
                <w:rPr>
                  <w:b/>
                </w:rPr>
                <w:delText>=&lt;</w:delText>
              </w:r>
              <w:r w:rsidDel="000934B8">
                <w:rPr>
                  <w:b/>
                </w:rPr>
                <w:delText>MODE</w:delText>
              </w:r>
              <w:r w:rsidRPr="005B5318" w:rsidDel="000934B8">
                <w:rPr>
                  <w:b/>
                </w:rPr>
                <w:delText>&gt;</w:delText>
              </w:r>
              <w:r w:rsidDel="000934B8">
                <w:rPr>
                  <w:b/>
                </w:rPr>
                <w:br/>
              </w:r>
            </w:del>
          </w:p>
        </w:tc>
        <w:tc>
          <w:tcPr>
            <w:tcW w:w="7560" w:type="dxa"/>
          </w:tcPr>
          <w:p w14:paraId="1DA343CC" w14:textId="52FAF3B3" w:rsidR="00AD6DB4" w:rsidRPr="006F1235" w:rsidDel="000934B8" w:rsidRDefault="00AD6DB4" w:rsidP="00166AF3">
            <w:pPr>
              <w:pStyle w:val="TableBody"/>
              <w:rPr>
                <w:del w:id="14517" w:author="Alban Roche" w:date="2017-08-02T16:40:00Z"/>
              </w:rPr>
            </w:pPr>
          </w:p>
          <w:p w14:paraId="1B6CAC06" w14:textId="0063ECE7" w:rsidR="00AD6DB4" w:rsidRPr="00D86F43" w:rsidDel="000934B8" w:rsidRDefault="00AD6DB4" w:rsidP="00166AF3">
            <w:pPr>
              <w:pStyle w:val="TableBody"/>
              <w:rPr>
                <w:del w:id="14518" w:author="Alban Roche" w:date="2017-08-02T16:40:00Z"/>
                <w:sz w:val="14"/>
                <w:szCs w:val="14"/>
              </w:rPr>
            </w:pPr>
          </w:p>
          <w:p w14:paraId="33101D86" w14:textId="2867745A" w:rsidR="00AD6DB4" w:rsidDel="000934B8" w:rsidRDefault="00AD6DB4" w:rsidP="00166AF3">
            <w:pPr>
              <w:pStyle w:val="TableBody"/>
              <w:rPr>
                <w:del w:id="14519" w:author="Alban Roche" w:date="2017-08-02T16:40:00Z"/>
                <w:u w:val="single"/>
              </w:rPr>
            </w:pPr>
            <w:del w:id="14520" w:author="Alban Roche" w:date="2017-08-02T16:40:00Z">
              <w:r w:rsidRPr="002C46BB" w:rsidDel="000934B8">
                <w:rPr>
                  <w:u w:val="single"/>
                </w:rPr>
                <w:delText>Response</w:delText>
              </w:r>
            </w:del>
          </w:p>
          <w:p w14:paraId="0C497221" w14:textId="7D85AAD7" w:rsidR="00AD6DB4" w:rsidRPr="005B5318" w:rsidDel="000934B8" w:rsidRDefault="00AD6DB4" w:rsidP="00166AF3">
            <w:pPr>
              <w:pStyle w:val="TableBody"/>
              <w:rPr>
                <w:del w:id="14521" w:author="Alban Roche" w:date="2017-08-02T16:40:00Z"/>
                <w:b/>
              </w:rPr>
            </w:pPr>
            <w:del w:id="14522" w:author="Alban Roche" w:date="2017-08-02T16:40:00Z">
              <w:r w:rsidRPr="005B5318" w:rsidDel="000934B8">
                <w:rPr>
                  <w:b/>
                </w:rPr>
                <w:delText>OK</w:delText>
              </w:r>
            </w:del>
          </w:p>
          <w:p w14:paraId="78AC044C" w14:textId="0BF7FBBC" w:rsidR="00AD6DB4" w:rsidRPr="00D86F43" w:rsidDel="000934B8" w:rsidRDefault="00AD6DB4" w:rsidP="00166AF3">
            <w:pPr>
              <w:pStyle w:val="TableBody"/>
              <w:rPr>
                <w:del w:id="14523" w:author="Alban Roche" w:date="2017-08-02T16:40:00Z"/>
                <w:sz w:val="14"/>
                <w:szCs w:val="14"/>
                <w:u w:val="single"/>
              </w:rPr>
            </w:pPr>
          </w:p>
          <w:p w14:paraId="7A2DCD2B" w14:textId="4A850391" w:rsidR="00AD6DB4" w:rsidRPr="00BE7837" w:rsidDel="000934B8" w:rsidRDefault="00AD6DB4" w:rsidP="00166AF3">
            <w:pPr>
              <w:pStyle w:val="TableBody"/>
              <w:rPr>
                <w:del w:id="14524" w:author="Alban Roche" w:date="2017-08-02T16:40:00Z"/>
                <w:u w:val="single"/>
              </w:rPr>
            </w:pPr>
            <w:del w:id="14525" w:author="Alban Roche" w:date="2017-08-02T16:40:00Z">
              <w:r w:rsidDel="000934B8">
                <w:rPr>
                  <w:u w:val="single"/>
                </w:rPr>
                <w:delText>Parameter</w:delText>
              </w:r>
            </w:del>
          </w:p>
          <w:p w14:paraId="4A24EAAC" w14:textId="2BAD401D" w:rsidR="00AD6DB4" w:rsidDel="000934B8" w:rsidRDefault="00AD6DB4" w:rsidP="00166AF3">
            <w:pPr>
              <w:pStyle w:val="TableBody"/>
              <w:rPr>
                <w:del w:id="14526" w:author="Alban Roche" w:date="2017-08-02T16:40:00Z"/>
              </w:rPr>
            </w:pPr>
            <w:del w:id="14527" w:author="Alban Roche" w:date="2017-08-02T16:40:00Z">
              <w:r w:rsidRPr="00703502" w:rsidDel="000934B8">
                <w:rPr>
                  <w:b/>
                </w:rPr>
                <w:delText>&lt;</w:delText>
              </w:r>
              <w:r w:rsidDel="000934B8">
                <w:rPr>
                  <w:b/>
                </w:rPr>
                <w:delText>MODE</w:delText>
              </w:r>
              <w:r w:rsidRPr="00703502" w:rsidDel="000934B8">
                <w:rPr>
                  <w:b/>
                </w:rPr>
                <w:delText>&gt;</w:delText>
              </w:r>
              <w:r w:rsidDel="000934B8">
                <w:rPr>
                  <w:b/>
                </w:rPr>
                <w:tab/>
              </w:r>
              <w:r w:rsidDel="000934B8">
                <w:delText>0</w:delText>
              </w:r>
              <w:r w:rsidDel="000934B8">
                <w:tab/>
                <w:delText>Disable codec info unsolicited message</w:delText>
              </w:r>
            </w:del>
          </w:p>
          <w:p w14:paraId="054BB2A9" w14:textId="7061264E" w:rsidR="00AD6DB4" w:rsidRPr="003772C6" w:rsidDel="000934B8" w:rsidRDefault="00AD6DB4" w:rsidP="00166AF3">
            <w:pPr>
              <w:pStyle w:val="TableBody"/>
              <w:rPr>
                <w:del w:id="14528" w:author="Alban Roche" w:date="2017-08-02T16:40:00Z"/>
              </w:rPr>
            </w:pPr>
            <w:del w:id="14529" w:author="Alban Roche" w:date="2017-08-02T16:40:00Z">
              <w:r w:rsidDel="000934B8">
                <w:tab/>
              </w:r>
              <w:r w:rsidDel="000934B8">
                <w:tab/>
                <w:delText>1</w:delText>
              </w:r>
              <w:r w:rsidDel="000934B8">
                <w:tab/>
                <w:delText>Enable codec info unsolicited message</w:delText>
              </w:r>
            </w:del>
          </w:p>
        </w:tc>
      </w:tr>
      <w:tr w:rsidR="00AD6DB4" w:rsidRPr="00671C8B" w:rsidDel="000934B8" w14:paraId="2D0F0043" w14:textId="6398826E" w:rsidTr="00166AF3">
        <w:trPr>
          <w:cantSplit w:val="0"/>
          <w:trHeight w:val="507"/>
          <w:del w:id="14530" w:author="Alban Roche" w:date="2017-08-02T16:40:00Z"/>
        </w:trPr>
        <w:tc>
          <w:tcPr>
            <w:tcW w:w="1728" w:type="dxa"/>
          </w:tcPr>
          <w:p w14:paraId="77F17334" w14:textId="3D57B4CE" w:rsidR="00AD6DB4" w:rsidRPr="00C41274" w:rsidDel="000934B8" w:rsidRDefault="00AD6DB4" w:rsidP="00166AF3">
            <w:pPr>
              <w:pStyle w:val="TableBody"/>
              <w:rPr>
                <w:del w:id="14531" w:author="Alban Roche" w:date="2017-08-02T16:40:00Z"/>
              </w:rPr>
            </w:pPr>
            <w:del w:id="14532" w:author="Alban Roche" w:date="2017-08-02T16:40:00Z">
              <w:r w:rsidRPr="00C41274" w:rsidDel="000934B8">
                <w:rPr>
                  <w:u w:val="single"/>
                </w:rPr>
                <w:delText>Reference</w:delText>
              </w:r>
            </w:del>
          </w:p>
          <w:p w14:paraId="04DD8B6E" w14:textId="2BB47A8F" w:rsidR="00AD6DB4" w:rsidRPr="00DD0691" w:rsidDel="000934B8" w:rsidRDefault="00AD6DB4" w:rsidP="00166AF3">
            <w:pPr>
              <w:pStyle w:val="TableBody"/>
              <w:rPr>
                <w:del w:id="14533" w:author="Alban Roche" w:date="2017-08-02T16:40:00Z"/>
                <w:i/>
              </w:rPr>
            </w:pPr>
            <w:del w:id="14534" w:author="Alban Roche" w:date="2017-08-02T16:40:00Z">
              <w:r w:rsidRPr="00C41274" w:rsidDel="000934B8">
                <w:delText>Sierra Wireless Proprietary</w:delText>
              </w:r>
            </w:del>
          </w:p>
        </w:tc>
        <w:tc>
          <w:tcPr>
            <w:tcW w:w="7560" w:type="dxa"/>
          </w:tcPr>
          <w:p w14:paraId="423AA00D" w14:textId="1DF519D7" w:rsidR="00AD6DB4" w:rsidRPr="00B41DF2" w:rsidDel="000934B8" w:rsidRDefault="00AD6DB4" w:rsidP="00166AF3">
            <w:pPr>
              <w:pStyle w:val="TableBody"/>
              <w:rPr>
                <w:del w:id="14535" w:author="Alban Roche" w:date="2017-08-02T16:40:00Z"/>
                <w:u w:val="single"/>
              </w:rPr>
            </w:pPr>
            <w:del w:id="14536" w:author="Alban Roche" w:date="2017-08-02T16:40:00Z">
              <w:r w:rsidRPr="00B41DF2" w:rsidDel="000934B8">
                <w:rPr>
                  <w:u w:val="single"/>
                </w:rPr>
                <w:delText>Notes</w:delText>
              </w:r>
            </w:del>
          </w:p>
          <w:p w14:paraId="5E1AE930" w14:textId="1B4A0884" w:rsidR="00AD6DB4" w:rsidRPr="007F7595" w:rsidDel="000934B8" w:rsidRDefault="00AD6DB4" w:rsidP="0059466D">
            <w:pPr>
              <w:pStyle w:val="TableBody"/>
              <w:numPr>
                <w:ilvl w:val="0"/>
                <w:numId w:val="142"/>
              </w:numPr>
              <w:rPr>
                <w:del w:id="14537" w:author="Alban Roche" w:date="2017-08-02T16:40:00Z"/>
              </w:rPr>
            </w:pPr>
            <w:del w:id="14538" w:author="Alban Roche" w:date="2017-08-02T16:40:00Z">
              <w:r w:rsidRPr="007F7595" w:rsidDel="000934B8">
                <w:delText xml:space="preserve">&lt;MODE&gt; is stored in </w:delText>
              </w:r>
              <w:r w:rsidDel="000934B8">
                <w:delText xml:space="preserve">non-volatile memory </w:delText>
              </w:r>
              <w:r w:rsidRPr="007F7595" w:rsidDel="000934B8">
                <w:delText xml:space="preserve">immediately when </w:delText>
              </w:r>
              <w:r w:rsidDel="000934B8">
                <w:delText xml:space="preserve">a </w:delText>
              </w:r>
              <w:r w:rsidRPr="007F7595" w:rsidDel="000934B8">
                <w:delText>valid write command is entered</w:delText>
              </w:r>
              <w:r w:rsidDel="000934B8">
                <w:delText>,</w:delText>
              </w:r>
              <w:r w:rsidRPr="007F7595" w:rsidDel="000934B8">
                <w:delText xml:space="preserve"> and retained after reset</w:delText>
              </w:r>
              <w:r w:rsidDel="000934B8">
                <w:delText>.</w:delText>
              </w:r>
            </w:del>
          </w:p>
          <w:p w14:paraId="4970C7CE" w14:textId="2B44326E" w:rsidR="00AD6DB4" w:rsidRPr="007F7595" w:rsidDel="000934B8" w:rsidRDefault="00AD6DB4" w:rsidP="0059466D">
            <w:pPr>
              <w:pStyle w:val="TableBody"/>
              <w:numPr>
                <w:ilvl w:val="0"/>
                <w:numId w:val="142"/>
              </w:numPr>
              <w:rPr>
                <w:del w:id="14539" w:author="Alban Roche" w:date="2017-08-02T16:40:00Z"/>
              </w:rPr>
            </w:pPr>
            <w:del w:id="14540" w:author="Alban Roche" w:date="2017-08-02T16:40:00Z">
              <w:r w:rsidRPr="007F7595" w:rsidDel="000934B8">
                <w:delText>&lt;MODE&gt; is effective without a reset</w:delText>
              </w:r>
              <w:r w:rsidDel="000934B8">
                <w:delText>.</w:delText>
              </w:r>
            </w:del>
          </w:p>
          <w:p w14:paraId="06ADFCDC" w14:textId="7116990D" w:rsidR="00AD6DB4" w:rsidRPr="007F7595" w:rsidDel="000934B8" w:rsidRDefault="00AD6DB4" w:rsidP="0059466D">
            <w:pPr>
              <w:pStyle w:val="TableBody"/>
              <w:numPr>
                <w:ilvl w:val="0"/>
                <w:numId w:val="142"/>
              </w:numPr>
              <w:rPr>
                <w:del w:id="14541" w:author="Alban Roche" w:date="2017-08-02T16:40:00Z"/>
              </w:rPr>
            </w:pPr>
            <w:del w:id="14542" w:author="Alban Roche" w:date="2017-08-02T16:40:00Z">
              <w:r w:rsidDel="000934B8">
                <w:delText xml:space="preserve">This command can be used </w:delText>
              </w:r>
              <w:r w:rsidRPr="007F7595" w:rsidDel="000934B8">
                <w:delText>without a SIM card</w:delText>
              </w:r>
              <w:r w:rsidDel="000934B8">
                <w:delText>.</w:delText>
              </w:r>
            </w:del>
          </w:p>
          <w:p w14:paraId="5BCA4149" w14:textId="6711B5EE" w:rsidR="00AD6DB4" w:rsidRPr="007F7595" w:rsidDel="000934B8" w:rsidRDefault="00AD6DB4" w:rsidP="0059466D">
            <w:pPr>
              <w:pStyle w:val="TableBody"/>
              <w:numPr>
                <w:ilvl w:val="0"/>
                <w:numId w:val="142"/>
              </w:numPr>
              <w:rPr>
                <w:del w:id="14543" w:author="Alban Roche" w:date="2017-08-02T16:40:00Z"/>
              </w:rPr>
            </w:pPr>
            <w:del w:id="14544" w:author="Alban Roche" w:date="2017-08-02T16:40:00Z">
              <w:r w:rsidRPr="007F7595" w:rsidDel="000934B8">
                <w:delText>If &lt;MODE&gt; = 1, +CODECINFO: x unsolicited message will be displayed in the format below</w:delText>
              </w:r>
              <w:r w:rsidDel="000934B8">
                <w:delText>:</w:delText>
              </w:r>
            </w:del>
          </w:p>
          <w:p w14:paraId="793784A7" w14:textId="3B6DBA69" w:rsidR="00AD6DB4" w:rsidRPr="009075FD" w:rsidDel="000934B8" w:rsidRDefault="00AD6DB4" w:rsidP="00166AF3">
            <w:pPr>
              <w:pStyle w:val="Indented"/>
              <w:spacing w:before="80" w:after="80"/>
              <w:rPr>
                <w:del w:id="14545" w:author="Alban Roche" w:date="2017-08-02T16:40:00Z"/>
                <w:rFonts w:cs="Arial"/>
                <w:szCs w:val="18"/>
              </w:rPr>
            </w:pPr>
            <w:commentRangeStart w:id="14546"/>
            <w:del w:id="14547" w:author="Alban Roche" w:date="2017-08-02T16:40:00Z">
              <w:r w:rsidRPr="009075FD" w:rsidDel="000934B8">
                <w:rPr>
                  <w:rFonts w:cs="Arial"/>
                  <w:szCs w:val="18"/>
                </w:rPr>
                <w:delText>+CODECINFO: 0</w:delText>
              </w:r>
              <w:r w:rsidRPr="009075FD" w:rsidDel="000934B8">
                <w:rPr>
                  <w:rFonts w:cs="Arial"/>
                  <w:szCs w:val="18"/>
                </w:rPr>
                <w:tab/>
              </w:r>
              <w:r w:rsidRPr="009075FD" w:rsidDel="000934B8">
                <w:rPr>
                  <w:rFonts w:cs="Arial"/>
                  <w:szCs w:val="18"/>
                </w:rPr>
                <w:tab/>
                <w:delText>GSM_FR</w:delText>
              </w:r>
            </w:del>
          </w:p>
          <w:p w14:paraId="61E8F387" w14:textId="2342EAB2" w:rsidR="00AD6DB4" w:rsidRPr="009075FD" w:rsidDel="000934B8" w:rsidRDefault="00AD6DB4" w:rsidP="00166AF3">
            <w:pPr>
              <w:pStyle w:val="Indented"/>
              <w:spacing w:before="80" w:after="80"/>
              <w:rPr>
                <w:del w:id="14548" w:author="Alban Roche" w:date="2017-08-02T16:40:00Z"/>
                <w:rFonts w:cs="Arial"/>
                <w:szCs w:val="18"/>
              </w:rPr>
            </w:pPr>
            <w:del w:id="14549" w:author="Alban Roche" w:date="2017-08-02T16:40:00Z">
              <w:r w:rsidRPr="009075FD" w:rsidDel="000934B8">
                <w:rPr>
                  <w:rFonts w:cs="Arial"/>
                  <w:szCs w:val="18"/>
                </w:rPr>
                <w:delText>+CODECINFO: 1</w:delText>
              </w:r>
              <w:r w:rsidRPr="009075FD" w:rsidDel="000934B8">
                <w:rPr>
                  <w:rFonts w:cs="Arial"/>
                  <w:szCs w:val="18"/>
                </w:rPr>
                <w:tab/>
              </w:r>
              <w:r w:rsidRPr="009075FD" w:rsidDel="000934B8">
                <w:rPr>
                  <w:rFonts w:cs="Arial"/>
                  <w:szCs w:val="18"/>
                </w:rPr>
                <w:tab/>
                <w:delText>GSM_HR</w:delText>
              </w:r>
            </w:del>
          </w:p>
          <w:p w14:paraId="40D35B6F" w14:textId="00E562F9" w:rsidR="00AD6DB4" w:rsidRPr="009075FD" w:rsidDel="000934B8" w:rsidRDefault="00AD6DB4" w:rsidP="00166AF3">
            <w:pPr>
              <w:pStyle w:val="Indented"/>
              <w:spacing w:before="80" w:after="80"/>
              <w:rPr>
                <w:del w:id="14550" w:author="Alban Roche" w:date="2017-08-02T16:40:00Z"/>
                <w:rFonts w:cs="Arial"/>
                <w:szCs w:val="18"/>
              </w:rPr>
            </w:pPr>
            <w:del w:id="14551" w:author="Alban Roche" w:date="2017-08-02T16:40:00Z">
              <w:r w:rsidRPr="009075FD" w:rsidDel="000934B8">
                <w:rPr>
                  <w:rFonts w:cs="Arial"/>
                  <w:szCs w:val="18"/>
                </w:rPr>
                <w:delText>+CODECINFO: 2</w:delText>
              </w:r>
              <w:r w:rsidRPr="009075FD" w:rsidDel="000934B8">
                <w:rPr>
                  <w:rFonts w:cs="Arial"/>
                  <w:szCs w:val="18"/>
                </w:rPr>
                <w:tab/>
              </w:r>
              <w:r w:rsidRPr="009075FD" w:rsidDel="000934B8">
                <w:rPr>
                  <w:rFonts w:cs="Arial"/>
                  <w:szCs w:val="18"/>
                </w:rPr>
                <w:tab/>
                <w:delText>GSM_EFR</w:delText>
              </w:r>
            </w:del>
          </w:p>
          <w:p w14:paraId="07677F8E" w14:textId="14082E16" w:rsidR="00AD6DB4" w:rsidRPr="009075FD" w:rsidDel="000934B8" w:rsidRDefault="00AD6DB4" w:rsidP="00166AF3">
            <w:pPr>
              <w:pStyle w:val="Indented"/>
              <w:spacing w:before="80" w:after="80"/>
              <w:rPr>
                <w:del w:id="14552" w:author="Alban Roche" w:date="2017-08-02T16:40:00Z"/>
                <w:rFonts w:cs="Arial"/>
                <w:szCs w:val="18"/>
              </w:rPr>
            </w:pPr>
            <w:del w:id="14553" w:author="Alban Roche" w:date="2017-08-02T16:40:00Z">
              <w:r w:rsidRPr="009075FD" w:rsidDel="000934B8">
                <w:rPr>
                  <w:rFonts w:cs="Arial"/>
                  <w:szCs w:val="18"/>
                </w:rPr>
                <w:delText>+CODECINFO: 3</w:delText>
              </w:r>
              <w:r w:rsidRPr="009075FD" w:rsidDel="000934B8">
                <w:rPr>
                  <w:rFonts w:cs="Arial"/>
                  <w:szCs w:val="18"/>
                </w:rPr>
                <w:tab/>
              </w:r>
              <w:r w:rsidRPr="009075FD" w:rsidDel="000934B8">
                <w:rPr>
                  <w:rFonts w:cs="Arial"/>
                  <w:szCs w:val="18"/>
                </w:rPr>
                <w:tab/>
                <w:delText>FR_AMR</w:delText>
              </w:r>
            </w:del>
          </w:p>
          <w:p w14:paraId="28950FFA" w14:textId="68AE714B" w:rsidR="00AD6DB4" w:rsidRPr="009075FD" w:rsidDel="000934B8" w:rsidRDefault="00AD6DB4" w:rsidP="00166AF3">
            <w:pPr>
              <w:pStyle w:val="Indented"/>
              <w:spacing w:before="80" w:after="80"/>
              <w:rPr>
                <w:del w:id="14554" w:author="Alban Roche" w:date="2017-08-02T16:40:00Z"/>
                <w:rFonts w:cs="Arial"/>
                <w:szCs w:val="18"/>
              </w:rPr>
            </w:pPr>
            <w:del w:id="14555" w:author="Alban Roche" w:date="2017-08-02T16:40:00Z">
              <w:r w:rsidRPr="009075FD" w:rsidDel="000934B8">
                <w:rPr>
                  <w:rFonts w:cs="Arial"/>
                  <w:szCs w:val="18"/>
                </w:rPr>
                <w:delText>+CODECINFO: 4</w:delText>
              </w:r>
              <w:r w:rsidRPr="009075FD" w:rsidDel="000934B8">
                <w:rPr>
                  <w:rFonts w:cs="Arial"/>
                  <w:szCs w:val="18"/>
                </w:rPr>
                <w:tab/>
              </w:r>
              <w:r w:rsidRPr="009075FD" w:rsidDel="000934B8">
                <w:rPr>
                  <w:rFonts w:cs="Arial"/>
                  <w:szCs w:val="18"/>
                </w:rPr>
                <w:tab/>
                <w:delText>HR_AMR</w:delText>
              </w:r>
            </w:del>
          </w:p>
          <w:p w14:paraId="7992B5CB" w14:textId="31443053" w:rsidR="00AD6DB4" w:rsidRPr="009075FD" w:rsidDel="000934B8" w:rsidRDefault="00AD6DB4" w:rsidP="00166AF3">
            <w:pPr>
              <w:pStyle w:val="Indented"/>
              <w:spacing w:before="80" w:after="80"/>
              <w:rPr>
                <w:del w:id="14556" w:author="Alban Roche" w:date="2017-08-02T16:40:00Z"/>
                <w:rFonts w:cs="Arial"/>
                <w:szCs w:val="18"/>
              </w:rPr>
            </w:pPr>
            <w:del w:id="14557" w:author="Alban Roche" w:date="2017-08-02T16:40:00Z">
              <w:r w:rsidRPr="009075FD" w:rsidDel="000934B8">
                <w:rPr>
                  <w:rFonts w:cs="Arial"/>
                  <w:szCs w:val="18"/>
                </w:rPr>
                <w:delText>+CODECINFO: 5</w:delText>
              </w:r>
              <w:r w:rsidRPr="009075FD" w:rsidDel="000934B8">
                <w:rPr>
                  <w:rFonts w:cs="Arial"/>
                  <w:szCs w:val="18"/>
                </w:rPr>
                <w:tab/>
              </w:r>
              <w:r w:rsidRPr="009075FD" w:rsidDel="000934B8">
                <w:rPr>
                  <w:rFonts w:cs="Arial"/>
                  <w:szCs w:val="18"/>
                </w:rPr>
                <w:tab/>
                <w:delText>UMTS_AMR</w:delText>
              </w:r>
              <w:commentRangeEnd w:id="14546"/>
              <w:r w:rsidDel="000934B8">
                <w:rPr>
                  <w:rStyle w:val="CommentReference"/>
                  <w:rFonts w:ascii="Verdana" w:hAnsi="Verdana"/>
                </w:rPr>
                <w:commentReference w:id="14546"/>
              </w:r>
            </w:del>
          </w:p>
          <w:p w14:paraId="0C5533FF" w14:textId="06526391" w:rsidR="00AD6DB4" w:rsidRPr="0094615C" w:rsidDel="000934B8" w:rsidRDefault="00AD6DB4" w:rsidP="00166AF3">
            <w:pPr>
              <w:pStyle w:val="Indented"/>
              <w:spacing w:before="80" w:after="80"/>
              <w:rPr>
                <w:del w:id="14558" w:author="Alban Roche" w:date="2017-08-02T16:40:00Z"/>
                <w:rFonts w:cs="Arial"/>
                <w:szCs w:val="18"/>
              </w:rPr>
            </w:pPr>
            <w:del w:id="14559" w:author="Alban Roche" w:date="2017-08-02T16:40:00Z">
              <w:r w:rsidRPr="0094615C" w:rsidDel="000934B8">
                <w:rPr>
                  <w:rFonts w:cs="Arial"/>
                  <w:szCs w:val="18"/>
                </w:rPr>
                <w:delText>+CODECINFO: 6</w:delText>
              </w:r>
              <w:r w:rsidRPr="0094615C" w:rsidDel="000934B8">
                <w:rPr>
                  <w:rFonts w:cs="Arial"/>
                  <w:szCs w:val="18"/>
                </w:rPr>
                <w:tab/>
              </w:r>
              <w:r w:rsidRPr="0094615C" w:rsidDel="000934B8">
                <w:rPr>
                  <w:rFonts w:cs="Arial"/>
                  <w:szCs w:val="18"/>
                </w:rPr>
                <w:tab/>
                <w:delText>UMTS_AMR2</w:delText>
              </w:r>
            </w:del>
          </w:p>
          <w:p w14:paraId="3BB86BDE" w14:textId="5C1D1AC3" w:rsidR="00AD6DB4" w:rsidRPr="00324FD7" w:rsidDel="000934B8" w:rsidRDefault="00AD6DB4" w:rsidP="00166AF3">
            <w:pPr>
              <w:pStyle w:val="Indented"/>
              <w:spacing w:before="80" w:after="80"/>
              <w:rPr>
                <w:del w:id="14560" w:author="Alban Roche" w:date="2017-08-02T16:40:00Z"/>
              </w:rPr>
            </w:pPr>
            <w:del w:id="14561" w:author="Alban Roche" w:date="2017-08-02T16:40:00Z">
              <w:r w:rsidRPr="0094615C" w:rsidDel="000934B8">
                <w:rPr>
                  <w:rFonts w:cs="Arial"/>
                  <w:szCs w:val="18"/>
                </w:rPr>
                <w:delText>+CODECINFO: 10</w:delText>
              </w:r>
              <w:r w:rsidRPr="0094615C" w:rsidDel="000934B8">
                <w:rPr>
                  <w:rFonts w:cs="Arial"/>
                  <w:szCs w:val="18"/>
                </w:rPr>
                <w:tab/>
              </w:r>
              <w:r w:rsidRPr="0094615C" w:rsidDel="000934B8">
                <w:rPr>
                  <w:rFonts w:cs="Arial"/>
                  <w:szCs w:val="18"/>
                </w:rPr>
                <w:tab/>
                <w:delText>UMTS_AMR_WB</w:delText>
              </w:r>
              <w:r w:rsidRPr="007F7595" w:rsidDel="000934B8">
                <w:rPr>
                  <w:lang w:eastAsia="ja-JP"/>
                </w:rPr>
                <w:delText xml:space="preserve"> </w:delText>
              </w:r>
            </w:del>
          </w:p>
        </w:tc>
      </w:tr>
      <w:tr w:rsidR="00AD6DB4" w:rsidRPr="00671C8B" w:rsidDel="000934B8" w14:paraId="09D87A49" w14:textId="0F44C2C1" w:rsidTr="00166AF3">
        <w:trPr>
          <w:cantSplit w:val="0"/>
          <w:trHeight w:val="65"/>
          <w:del w:id="14562" w:author="Alban Roche" w:date="2017-08-02T16:40:00Z"/>
        </w:trPr>
        <w:tc>
          <w:tcPr>
            <w:tcW w:w="1728" w:type="dxa"/>
          </w:tcPr>
          <w:p w14:paraId="3389D14C" w14:textId="1A1AC6C6" w:rsidR="00AD6DB4" w:rsidRPr="00C41274" w:rsidDel="000934B8" w:rsidRDefault="00AD6DB4" w:rsidP="00166AF3">
            <w:pPr>
              <w:pStyle w:val="TableBody"/>
              <w:rPr>
                <w:del w:id="14563" w:author="Alban Roche" w:date="2017-08-02T16:40:00Z"/>
                <w:u w:val="single"/>
              </w:rPr>
            </w:pPr>
            <w:del w:id="14564" w:author="Alban Roche" w:date="2017-08-02T16:40:00Z">
              <w:r w:rsidDel="000934B8">
                <w:rPr>
                  <w:u w:val="single"/>
                </w:rPr>
                <w:delText>Examples</w:delText>
              </w:r>
            </w:del>
          </w:p>
        </w:tc>
        <w:tc>
          <w:tcPr>
            <w:tcW w:w="7560" w:type="dxa"/>
          </w:tcPr>
          <w:p w14:paraId="492F2AF9" w14:textId="062F555C" w:rsidR="00AD6DB4" w:rsidRPr="009E1249" w:rsidDel="000934B8" w:rsidRDefault="00AD6DB4" w:rsidP="00166AF3">
            <w:pPr>
              <w:pStyle w:val="TableBody"/>
              <w:rPr>
                <w:del w:id="14565" w:author="Alban Roche" w:date="2017-08-02T16:40:00Z"/>
              </w:rPr>
            </w:pPr>
            <w:del w:id="14566" w:author="Alban Roche" w:date="2017-08-02T16:40:00Z">
              <w:r w:rsidRPr="00B41DF2" w:rsidDel="000934B8">
                <w:rPr>
                  <w:b/>
                </w:rPr>
                <w:delText>AT+CODECINFO=?</w:delText>
              </w:r>
              <w:r w:rsidRPr="00B41DF2" w:rsidDel="000934B8">
                <w:rPr>
                  <w:b/>
                </w:rPr>
                <w:tab/>
              </w:r>
              <w:r w:rsidRPr="009E1249" w:rsidDel="000934B8">
                <w:tab/>
              </w:r>
              <w:r w:rsidRPr="009E1249" w:rsidDel="000934B8">
                <w:tab/>
              </w:r>
              <w:r w:rsidDel="000934B8">
                <w:delText xml:space="preserve">// </w:delText>
              </w:r>
              <w:r w:rsidRPr="009E1249" w:rsidDel="000934B8">
                <w:delText>Read available options</w:delText>
              </w:r>
            </w:del>
          </w:p>
          <w:p w14:paraId="31906E8C" w14:textId="19AE1767" w:rsidR="00AD6DB4" w:rsidRPr="00B41DF2" w:rsidDel="000934B8" w:rsidRDefault="00AD6DB4" w:rsidP="00166AF3">
            <w:pPr>
              <w:pStyle w:val="TableBody"/>
              <w:rPr>
                <w:del w:id="14567" w:author="Alban Roche" w:date="2017-08-02T16:40:00Z"/>
                <w:b/>
              </w:rPr>
            </w:pPr>
            <w:del w:id="14568" w:author="Alban Roche" w:date="2017-08-02T16:40:00Z">
              <w:r w:rsidRPr="00B41DF2" w:rsidDel="000934B8">
                <w:rPr>
                  <w:b/>
                </w:rPr>
                <w:delText>+CODECINFO: (0-1)</w:delText>
              </w:r>
            </w:del>
          </w:p>
          <w:p w14:paraId="0CEDAD68" w14:textId="7CC238FA" w:rsidR="00AD6DB4" w:rsidRPr="00B41DF2" w:rsidDel="000934B8" w:rsidRDefault="00AD6DB4" w:rsidP="00166AF3">
            <w:pPr>
              <w:pStyle w:val="TableBody"/>
              <w:rPr>
                <w:del w:id="14569" w:author="Alban Roche" w:date="2017-08-02T16:40:00Z"/>
                <w:b/>
              </w:rPr>
            </w:pPr>
            <w:del w:id="14570" w:author="Alban Roche" w:date="2017-08-02T16:40:00Z">
              <w:r w:rsidRPr="00B41DF2" w:rsidDel="000934B8">
                <w:rPr>
                  <w:b/>
                </w:rPr>
                <w:delText>OK</w:delText>
              </w:r>
            </w:del>
          </w:p>
          <w:p w14:paraId="15221945" w14:textId="4210DAB6" w:rsidR="00AD6DB4" w:rsidRPr="00B41DF2" w:rsidDel="000934B8" w:rsidRDefault="00AD6DB4" w:rsidP="00166AF3">
            <w:pPr>
              <w:pStyle w:val="TableBody"/>
              <w:rPr>
                <w:del w:id="14571" w:author="Alban Roche" w:date="2017-08-02T16:40:00Z"/>
                <w:b/>
              </w:rPr>
            </w:pPr>
          </w:p>
          <w:p w14:paraId="58301F2B" w14:textId="6443ED66" w:rsidR="00AD6DB4" w:rsidRPr="00B41DF2" w:rsidDel="000934B8" w:rsidRDefault="00AD6DB4" w:rsidP="00166AF3">
            <w:pPr>
              <w:pStyle w:val="TableBody"/>
              <w:rPr>
                <w:del w:id="14572" w:author="Alban Roche" w:date="2017-08-02T16:40:00Z"/>
                <w:b/>
              </w:rPr>
            </w:pPr>
            <w:del w:id="14573" w:author="Alban Roche" w:date="2017-08-02T16:40:00Z">
              <w:r w:rsidRPr="00B41DF2" w:rsidDel="000934B8">
                <w:rPr>
                  <w:b/>
                </w:rPr>
                <w:delText>AT+CODECINFO=1</w:delText>
              </w:r>
              <w:r w:rsidRPr="00B41DF2" w:rsidDel="000934B8">
                <w:rPr>
                  <w:b/>
                </w:rPr>
                <w:tab/>
              </w:r>
            </w:del>
          </w:p>
          <w:p w14:paraId="492889D0" w14:textId="54684A5D" w:rsidR="00AD6DB4" w:rsidRPr="00B41DF2" w:rsidDel="000934B8" w:rsidRDefault="00AD6DB4" w:rsidP="00166AF3">
            <w:pPr>
              <w:pStyle w:val="TableBody"/>
              <w:rPr>
                <w:del w:id="14574" w:author="Alban Roche" w:date="2017-08-02T16:40:00Z"/>
                <w:b/>
              </w:rPr>
            </w:pPr>
            <w:del w:id="14575" w:author="Alban Roche" w:date="2017-08-02T16:40:00Z">
              <w:r w:rsidRPr="00B41DF2" w:rsidDel="000934B8">
                <w:rPr>
                  <w:b/>
                </w:rPr>
                <w:delText>OK</w:delText>
              </w:r>
            </w:del>
          </w:p>
          <w:p w14:paraId="333BDE8F" w14:textId="3FF9A255" w:rsidR="00AD6DB4" w:rsidRPr="00B41DF2" w:rsidDel="000934B8" w:rsidRDefault="00AD6DB4" w:rsidP="00166AF3">
            <w:pPr>
              <w:pStyle w:val="TableBody"/>
              <w:rPr>
                <w:del w:id="14576" w:author="Alban Roche" w:date="2017-08-02T16:40:00Z"/>
                <w:b/>
              </w:rPr>
            </w:pPr>
          </w:p>
          <w:p w14:paraId="1AD5E04E" w14:textId="26C0EFBC" w:rsidR="00AD6DB4" w:rsidRPr="009E1249" w:rsidDel="000934B8" w:rsidRDefault="00AD6DB4" w:rsidP="00166AF3">
            <w:pPr>
              <w:pStyle w:val="TableBody"/>
              <w:rPr>
                <w:del w:id="14577" w:author="Alban Roche" w:date="2017-08-02T16:40:00Z"/>
              </w:rPr>
            </w:pPr>
            <w:del w:id="14578" w:author="Alban Roche" w:date="2017-08-02T16:40:00Z">
              <w:r w:rsidRPr="00B41DF2" w:rsidDel="000934B8">
                <w:rPr>
                  <w:b/>
                </w:rPr>
                <w:delText>AT+CODECINFO?</w:delText>
              </w:r>
              <w:r w:rsidRPr="00B41DF2" w:rsidDel="000934B8">
                <w:rPr>
                  <w:b/>
                </w:rPr>
                <w:tab/>
              </w:r>
              <w:r w:rsidRPr="009E1249" w:rsidDel="000934B8">
                <w:tab/>
              </w:r>
              <w:r w:rsidRPr="009E1249" w:rsidDel="000934B8">
                <w:tab/>
              </w:r>
              <w:r w:rsidDel="000934B8">
                <w:delText xml:space="preserve">// </w:delText>
              </w:r>
              <w:r w:rsidRPr="009E1249" w:rsidDel="000934B8">
                <w:delText>Read current setting</w:delText>
              </w:r>
            </w:del>
          </w:p>
          <w:p w14:paraId="1A0AC756" w14:textId="3BD50787" w:rsidR="00AD6DB4" w:rsidRPr="00B41DF2" w:rsidDel="000934B8" w:rsidRDefault="00AD6DB4" w:rsidP="00166AF3">
            <w:pPr>
              <w:pStyle w:val="TableBody"/>
              <w:rPr>
                <w:del w:id="14579" w:author="Alban Roche" w:date="2017-08-02T16:40:00Z"/>
                <w:b/>
              </w:rPr>
            </w:pPr>
            <w:del w:id="14580" w:author="Alban Roche" w:date="2017-08-02T16:40:00Z">
              <w:r w:rsidRPr="00B41DF2" w:rsidDel="000934B8">
                <w:rPr>
                  <w:b/>
                </w:rPr>
                <w:delText>+CODECINFO: 1</w:delText>
              </w:r>
            </w:del>
          </w:p>
          <w:p w14:paraId="2A8DEE28" w14:textId="5A981BC1" w:rsidR="00AD6DB4" w:rsidRPr="00B41DF2" w:rsidDel="000934B8" w:rsidRDefault="00AD6DB4" w:rsidP="00166AF3">
            <w:pPr>
              <w:pStyle w:val="TableBody"/>
              <w:rPr>
                <w:del w:id="14581" w:author="Alban Roche" w:date="2017-08-02T16:40:00Z"/>
                <w:b/>
              </w:rPr>
            </w:pPr>
            <w:del w:id="14582" w:author="Alban Roche" w:date="2017-08-02T16:40:00Z">
              <w:r w:rsidRPr="00B41DF2" w:rsidDel="000934B8">
                <w:rPr>
                  <w:b/>
                </w:rPr>
                <w:delText>OK</w:delText>
              </w:r>
            </w:del>
          </w:p>
          <w:p w14:paraId="21F64C0D" w14:textId="186D8FDC" w:rsidR="00AD6DB4" w:rsidRPr="00D86F43" w:rsidDel="000934B8" w:rsidRDefault="00AD6DB4" w:rsidP="00166AF3">
            <w:pPr>
              <w:pStyle w:val="TableBody"/>
              <w:rPr>
                <w:del w:id="14583" w:author="Alban Roche" w:date="2017-08-02T16:40:00Z"/>
              </w:rPr>
            </w:pPr>
          </w:p>
          <w:p w14:paraId="00D04832" w14:textId="6AE04541" w:rsidR="00AD6DB4" w:rsidRPr="009E1249" w:rsidDel="000934B8" w:rsidRDefault="00AD6DB4" w:rsidP="00166AF3">
            <w:pPr>
              <w:pStyle w:val="TableBody"/>
              <w:rPr>
                <w:del w:id="14584" w:author="Alban Roche" w:date="2017-08-02T16:40:00Z"/>
              </w:rPr>
            </w:pPr>
            <w:del w:id="14585" w:author="Alban Roche" w:date="2017-08-02T16:40:00Z">
              <w:r w:rsidRPr="00B41DF2" w:rsidDel="000934B8">
                <w:rPr>
                  <w:b/>
                </w:rPr>
                <w:delText>RING</w:delText>
              </w:r>
              <w:r w:rsidRPr="00B41DF2" w:rsidDel="000934B8">
                <w:rPr>
                  <w:b/>
                </w:rPr>
                <w:tab/>
              </w:r>
              <w:r w:rsidRPr="009E1249" w:rsidDel="000934B8">
                <w:tab/>
              </w:r>
              <w:r w:rsidRPr="009E1249" w:rsidDel="000934B8">
                <w:tab/>
              </w:r>
              <w:r w:rsidRPr="009E1249" w:rsidDel="000934B8">
                <w:tab/>
              </w:r>
              <w:r w:rsidRPr="009E1249" w:rsidDel="000934B8">
                <w:tab/>
              </w:r>
              <w:r w:rsidDel="000934B8">
                <w:delText xml:space="preserve">// </w:delText>
              </w:r>
              <w:r w:rsidRPr="009E1249" w:rsidDel="000934B8">
                <w:delText>An incoming call</w:delText>
              </w:r>
            </w:del>
          </w:p>
          <w:p w14:paraId="516E65DA" w14:textId="38CDC992" w:rsidR="00AD6DB4" w:rsidRPr="003772C6" w:rsidDel="000934B8" w:rsidRDefault="00AD6DB4" w:rsidP="00166AF3">
            <w:pPr>
              <w:pStyle w:val="TableBody"/>
              <w:rPr>
                <w:del w:id="14586" w:author="Alban Roche" w:date="2017-08-02T16:40:00Z"/>
              </w:rPr>
            </w:pPr>
          </w:p>
          <w:p w14:paraId="1346452D" w14:textId="757E7468" w:rsidR="00AD6DB4" w:rsidRPr="00B41DF2" w:rsidDel="000934B8" w:rsidRDefault="00AD6DB4" w:rsidP="00166AF3">
            <w:pPr>
              <w:pStyle w:val="TableBody"/>
              <w:rPr>
                <w:del w:id="14587" w:author="Alban Roche" w:date="2017-08-02T16:40:00Z"/>
              </w:rPr>
            </w:pPr>
            <w:del w:id="14588" w:author="Alban Roche" w:date="2017-08-02T16:40:00Z">
              <w:r w:rsidRPr="00B41DF2" w:rsidDel="000934B8">
                <w:rPr>
                  <w:b/>
                </w:rPr>
                <w:delText>+CODECINFO: 10</w:delText>
              </w:r>
              <w:r w:rsidRPr="00B41DF2" w:rsidDel="000934B8">
                <w:rPr>
                  <w:b/>
                </w:rPr>
                <w:tab/>
              </w:r>
              <w:r w:rsidRPr="009E1249" w:rsidDel="000934B8">
                <w:tab/>
              </w:r>
              <w:r w:rsidRPr="009E1249" w:rsidDel="000934B8">
                <w:tab/>
              </w:r>
              <w:r w:rsidDel="000934B8">
                <w:delText xml:space="preserve">// </w:delText>
              </w:r>
              <w:r w:rsidRPr="009E1249" w:rsidDel="000934B8">
                <w:delText>UMTS_AMR_WB is chosen</w:delText>
              </w:r>
            </w:del>
          </w:p>
        </w:tc>
      </w:tr>
    </w:tbl>
    <w:p w14:paraId="50D7F911" w14:textId="7495C75A" w:rsidR="00AD6DB4" w:rsidDel="000934B8" w:rsidRDefault="00AD6DB4" w:rsidP="0059466D">
      <w:pPr>
        <w:pStyle w:val="Heading2"/>
        <w:numPr>
          <w:ilvl w:val="1"/>
          <w:numId w:val="11"/>
        </w:numPr>
        <w:ind w:left="1080" w:hanging="1080"/>
        <w:rPr>
          <w:del w:id="14589" w:author="Alban Roche" w:date="2017-08-02T16:40:00Z"/>
        </w:rPr>
      </w:pPr>
      <w:bookmarkStart w:id="14590" w:name="_Ref427680734"/>
      <w:bookmarkStart w:id="14591" w:name="_Ref427680735"/>
      <w:bookmarkStart w:id="14592" w:name="_Toc460332504"/>
      <w:bookmarkStart w:id="14593" w:name="_Toc486251692"/>
      <w:bookmarkStart w:id="14594" w:name="_Ref489350751"/>
      <w:bookmarkStart w:id="14595" w:name="_Ref489350753"/>
      <w:commentRangeStart w:id="14596"/>
      <w:del w:id="14597" w:author="Alban Roche" w:date="2017-08-02T16:40:00Z">
        <w:r w:rsidDel="000934B8">
          <w:delText xml:space="preserve">+KSRAP </w:delText>
        </w:r>
        <w:r w:rsidRPr="00671C8B" w:rsidDel="000934B8">
          <w:delText xml:space="preserve">Command: </w:delText>
        </w:r>
        <w:r w:rsidDel="000934B8">
          <w:delText>Save or Restore Audio Parameters</w:delText>
        </w:r>
        <w:bookmarkEnd w:id="14590"/>
        <w:bookmarkEnd w:id="14591"/>
        <w:bookmarkEnd w:id="14592"/>
        <w:commentRangeEnd w:id="14596"/>
        <w:r w:rsidDel="000934B8">
          <w:rPr>
            <w:rStyle w:val="CommentReference"/>
            <w:rFonts w:ascii="Verdana" w:eastAsia="Times New Roman" w:hAnsi="Verdana" w:cs="Times New Roman"/>
            <w:b w:val="0"/>
            <w:lang w:eastAsia="en-US"/>
          </w:rPr>
          <w:commentReference w:id="14596"/>
        </w:r>
        <w:bookmarkEnd w:id="14593"/>
        <w:bookmarkEnd w:id="14594"/>
        <w:bookmarkEnd w:id="14595"/>
      </w:del>
    </w:p>
    <w:p w14:paraId="087AE403" w14:textId="16E1956A" w:rsidR="00AD6DB4" w:rsidRPr="006B5B85" w:rsidDel="000934B8" w:rsidRDefault="00AD6DB4" w:rsidP="00AD6DB4">
      <w:pPr>
        <w:pStyle w:val="Note"/>
        <w:keepNext/>
        <w:rPr>
          <w:del w:id="14598" w:author="Alban Roche" w:date="2017-08-02T16:40:00Z"/>
        </w:rPr>
      </w:pPr>
      <w:del w:id="14599" w:author="Alban Roche" w:date="2017-08-02T16:40:00Z">
        <w:r w:rsidDel="000934B8">
          <w:delText>F</w:delText>
        </w:r>
        <w:r w:rsidRPr="00893AA7" w:rsidDel="000934B8">
          <w:delText xml:space="preserve">or </w:delText>
        </w:r>
        <w:r w:rsidR="00D90C96" w:rsidDel="000934B8">
          <w:delText xml:space="preserve">HL7618RD, </w:delText>
        </w:r>
        <w:r w:rsidDel="000934B8">
          <w:delText>HL7648, HL7688 and HL7692 only.</w:delText>
        </w:r>
      </w:del>
    </w:p>
    <w:tbl>
      <w:tblPr>
        <w:tblStyle w:val="TableSWIleft"/>
        <w:tblW w:w="9288" w:type="dxa"/>
        <w:tblLayout w:type="fixed"/>
        <w:tblLook w:val="04A0" w:firstRow="1" w:lastRow="0" w:firstColumn="1" w:lastColumn="0" w:noHBand="0" w:noVBand="1"/>
      </w:tblPr>
      <w:tblGrid>
        <w:gridCol w:w="1728"/>
        <w:gridCol w:w="7560"/>
      </w:tblGrid>
      <w:tr w:rsidR="00AD6DB4" w:rsidRPr="00671C8B" w:rsidDel="000934B8" w14:paraId="5EFA19E4" w14:textId="26FDD163" w:rsidTr="00166AF3">
        <w:trPr>
          <w:cnfStyle w:val="100000000000" w:firstRow="1" w:lastRow="0" w:firstColumn="0" w:lastColumn="0" w:oddVBand="0" w:evenVBand="0" w:oddHBand="0" w:evenHBand="0" w:firstRowFirstColumn="0" w:firstRowLastColumn="0" w:lastRowFirstColumn="0" w:lastRowLastColumn="0"/>
          <w:del w:id="14600" w:author="Alban Roche" w:date="2017-08-02T16:40:00Z"/>
        </w:trPr>
        <w:tc>
          <w:tcPr>
            <w:tcW w:w="9288" w:type="dxa"/>
            <w:gridSpan w:val="2"/>
          </w:tcPr>
          <w:p w14:paraId="6D89EA9A" w14:textId="6ACF1FA4" w:rsidR="00AD6DB4" w:rsidRPr="00671C8B" w:rsidDel="000934B8" w:rsidRDefault="00D90C96" w:rsidP="00D90C96">
            <w:pPr>
              <w:pStyle w:val="TableRowHead"/>
              <w:spacing w:before="144" w:after="144"/>
              <w:rPr>
                <w:del w:id="14601" w:author="Alban Roche" w:date="2017-08-02T16:40:00Z"/>
                <w:bCs w:val="0"/>
              </w:rPr>
            </w:pPr>
            <w:commentRangeStart w:id="14602"/>
            <w:del w:id="14603" w:author="Alban Roche" w:date="2017-08-02T16:40:00Z">
              <w:r w:rsidDel="000934B8">
                <w:delText>HL7618RD</w:delText>
              </w:r>
              <w:commentRangeEnd w:id="14602"/>
              <w:r w:rsidDel="000934B8">
                <w:rPr>
                  <w:rStyle w:val="CommentReference"/>
                  <w:rFonts w:ascii="Verdana" w:hAnsi="Verdana"/>
                  <w:b w:val="0"/>
                  <w:bCs w:val="0"/>
                  <w:color w:val="3D3E40"/>
                  <w:spacing w:val="0"/>
                </w:rPr>
                <w:commentReference w:id="14602"/>
              </w:r>
              <w:r w:rsidDel="000934B8">
                <w:delText xml:space="preserve">, </w:delText>
              </w:r>
              <w:r w:rsidR="00AD6DB4" w:rsidDel="000934B8">
                <w:delText>HL7648, HL7688 and HL7692</w:delText>
              </w:r>
            </w:del>
          </w:p>
        </w:tc>
      </w:tr>
      <w:tr w:rsidR="00AD6DB4" w:rsidRPr="00671C8B" w:rsidDel="000934B8" w14:paraId="575078B9" w14:textId="03822FAB" w:rsidTr="00166AF3">
        <w:trPr>
          <w:trHeight w:val="35"/>
          <w:del w:id="14604" w:author="Alban Roche" w:date="2017-08-02T16:40:00Z"/>
        </w:trPr>
        <w:tc>
          <w:tcPr>
            <w:tcW w:w="1728" w:type="dxa"/>
          </w:tcPr>
          <w:p w14:paraId="3BC03B16" w14:textId="7E20EFA5" w:rsidR="00AD6DB4" w:rsidRPr="00AE67EA" w:rsidDel="000934B8" w:rsidRDefault="00AD6DB4" w:rsidP="00166AF3">
            <w:pPr>
              <w:pStyle w:val="TableBody"/>
              <w:rPr>
                <w:del w:id="14605" w:author="Alban Roche" w:date="2017-08-02T16:40:00Z"/>
                <w:rFonts w:ascii="Times New Roman" w:hAnsi="Times New Roman" w:cs="Times New Roman"/>
                <w:i/>
                <w:sz w:val="20"/>
                <w:szCs w:val="20"/>
              </w:rPr>
            </w:pPr>
            <w:del w:id="14606" w:author="Alban Roche" w:date="2017-08-02T16:40:00Z">
              <w:r w:rsidRPr="00C41274" w:rsidDel="000934B8">
                <w:rPr>
                  <w:i/>
                </w:rPr>
                <w:delText>Test command</w:delText>
              </w:r>
            </w:del>
          </w:p>
          <w:p w14:paraId="58A78D1D" w14:textId="509688F2" w:rsidR="00AD6DB4" w:rsidRPr="00C41274" w:rsidDel="000934B8" w:rsidRDefault="00AD6DB4" w:rsidP="00166AF3">
            <w:pPr>
              <w:pStyle w:val="TableBody"/>
              <w:rPr>
                <w:del w:id="14607" w:author="Alban Roche" w:date="2017-08-02T16:40:00Z"/>
              </w:rPr>
            </w:pPr>
          </w:p>
          <w:p w14:paraId="2EDD6E5F" w14:textId="2A7465EB" w:rsidR="00AD6DB4" w:rsidRPr="00C41274" w:rsidDel="000934B8" w:rsidRDefault="00AD6DB4" w:rsidP="00166AF3">
            <w:pPr>
              <w:pStyle w:val="TableBody"/>
              <w:rPr>
                <w:del w:id="14608" w:author="Alban Roche" w:date="2017-08-02T16:40:00Z"/>
                <w:u w:val="single"/>
              </w:rPr>
            </w:pPr>
            <w:del w:id="14609" w:author="Alban Roche" w:date="2017-08-02T16:40:00Z">
              <w:r w:rsidRPr="00C41274" w:rsidDel="000934B8">
                <w:rPr>
                  <w:u w:val="single"/>
                </w:rPr>
                <w:delText>Syntax</w:delText>
              </w:r>
            </w:del>
          </w:p>
          <w:p w14:paraId="7FE00E5F" w14:textId="094A1B1F" w:rsidR="00AD6DB4" w:rsidRPr="00671C8B" w:rsidDel="000934B8" w:rsidRDefault="00AD6DB4" w:rsidP="00166AF3">
            <w:pPr>
              <w:pStyle w:val="TableBody"/>
              <w:tabs>
                <w:tab w:val="left" w:pos="705"/>
              </w:tabs>
              <w:rPr>
                <w:del w:id="14610" w:author="Alban Roche" w:date="2017-08-02T16:40:00Z"/>
                <w:lang w:eastAsia="zh-CN"/>
              </w:rPr>
            </w:pPr>
            <w:del w:id="14611" w:author="Alban Roche" w:date="2017-08-02T16:40:00Z">
              <w:r w:rsidRPr="00C41274" w:rsidDel="000934B8">
                <w:rPr>
                  <w:b/>
                </w:rPr>
                <w:delText>AT</w:delText>
              </w:r>
              <w:r w:rsidDel="000934B8">
                <w:rPr>
                  <w:b/>
                </w:rPr>
                <w:delText>+KSRAP</w:delText>
              </w:r>
              <w:r w:rsidRPr="00C41274" w:rsidDel="000934B8">
                <w:rPr>
                  <w:b/>
                </w:rPr>
                <w:delText>=?</w:delText>
              </w:r>
            </w:del>
          </w:p>
        </w:tc>
        <w:tc>
          <w:tcPr>
            <w:tcW w:w="7560" w:type="dxa"/>
          </w:tcPr>
          <w:p w14:paraId="519446E0" w14:textId="7AFF18E6" w:rsidR="00AD6DB4" w:rsidRPr="00960A86" w:rsidDel="000934B8" w:rsidRDefault="00AD6DB4" w:rsidP="00166AF3">
            <w:pPr>
              <w:pStyle w:val="TableBody"/>
              <w:rPr>
                <w:del w:id="14612" w:author="Alban Roche" w:date="2017-08-02T16:40:00Z"/>
                <w:szCs w:val="18"/>
              </w:rPr>
            </w:pPr>
          </w:p>
          <w:p w14:paraId="406FDCA9" w14:textId="276B28F1" w:rsidR="00AD6DB4" w:rsidRPr="00960A86" w:rsidDel="000934B8" w:rsidRDefault="00AD6DB4" w:rsidP="00166AF3">
            <w:pPr>
              <w:pStyle w:val="TableBody"/>
              <w:rPr>
                <w:del w:id="14613" w:author="Alban Roche" w:date="2017-08-02T16:40:00Z"/>
                <w:szCs w:val="18"/>
              </w:rPr>
            </w:pPr>
          </w:p>
          <w:p w14:paraId="1E711EB5" w14:textId="23F5A225" w:rsidR="00AD6DB4" w:rsidRPr="00960A86" w:rsidDel="000934B8" w:rsidRDefault="00AD6DB4" w:rsidP="00166AF3">
            <w:pPr>
              <w:pStyle w:val="TableBody"/>
              <w:rPr>
                <w:del w:id="14614" w:author="Alban Roche" w:date="2017-08-02T16:40:00Z"/>
                <w:szCs w:val="18"/>
                <w:u w:val="single"/>
              </w:rPr>
            </w:pPr>
            <w:del w:id="14615" w:author="Alban Roche" w:date="2017-08-02T16:40:00Z">
              <w:r w:rsidRPr="00960A86" w:rsidDel="000934B8">
                <w:rPr>
                  <w:szCs w:val="18"/>
                  <w:u w:val="single"/>
                </w:rPr>
                <w:delText>Response</w:delText>
              </w:r>
            </w:del>
          </w:p>
          <w:p w14:paraId="74B3BB06" w14:textId="71A95884" w:rsidR="00AD6DB4" w:rsidRPr="00A41325" w:rsidDel="000934B8" w:rsidRDefault="00AD6DB4" w:rsidP="00166AF3">
            <w:pPr>
              <w:pStyle w:val="TableBody"/>
              <w:rPr>
                <w:del w:id="14616" w:author="Alban Roche" w:date="2017-08-02T16:40:00Z"/>
                <w:b/>
              </w:rPr>
            </w:pPr>
            <w:del w:id="14617" w:author="Alban Roche" w:date="2017-08-02T16:40:00Z">
              <w:r w:rsidRPr="00A47EB3" w:rsidDel="000934B8">
                <w:rPr>
                  <w:b/>
                </w:rPr>
                <w:delText>+</w:delText>
              </w:r>
              <w:r w:rsidDel="000934B8">
                <w:rPr>
                  <w:b/>
                </w:rPr>
                <w:delText>KSRAP</w:delText>
              </w:r>
              <w:r w:rsidRPr="00A47EB3" w:rsidDel="000934B8">
                <w:rPr>
                  <w:b/>
                </w:rPr>
                <w:delText>: (</w:delText>
              </w:r>
              <w:r w:rsidRPr="00B41DF2" w:rsidDel="000934B8">
                <w:delText>list of supported</w:delText>
              </w:r>
              <w:r w:rsidDel="000934B8">
                <w:rPr>
                  <w:b/>
                </w:rPr>
                <w:delText xml:space="preserve"> &lt;level&gt;</w:delText>
              </w:r>
              <w:r w:rsidRPr="00B41DF2" w:rsidDel="000934B8">
                <w:delText>s</w:delText>
              </w:r>
              <w:r w:rsidRPr="00A47EB3" w:rsidDel="000934B8">
                <w:rPr>
                  <w:b/>
                </w:rPr>
                <w:delText>)</w:delText>
              </w:r>
              <w:r w:rsidRPr="00A41325" w:rsidDel="000934B8">
                <w:rPr>
                  <w:b/>
                </w:rPr>
                <w:delText xml:space="preserve"> </w:delText>
              </w:r>
            </w:del>
          </w:p>
          <w:p w14:paraId="2E1ADB01" w14:textId="3DD084C4" w:rsidR="00AD6DB4" w:rsidRPr="00671C8B" w:rsidDel="000934B8" w:rsidRDefault="00AD6DB4" w:rsidP="00166AF3">
            <w:pPr>
              <w:pStyle w:val="TableBody"/>
              <w:rPr>
                <w:del w:id="14618" w:author="Alban Roche" w:date="2017-08-02T16:40:00Z"/>
              </w:rPr>
            </w:pPr>
            <w:del w:id="14619" w:author="Alban Roche" w:date="2017-08-02T16:40:00Z">
              <w:r w:rsidRPr="00744D7F" w:rsidDel="000934B8">
                <w:rPr>
                  <w:b/>
                </w:rPr>
                <w:delText>OK</w:delText>
              </w:r>
            </w:del>
          </w:p>
        </w:tc>
      </w:tr>
      <w:tr w:rsidR="00AD6DB4" w:rsidRPr="00671C8B" w:rsidDel="000934B8" w14:paraId="0FB86774" w14:textId="6280A05D" w:rsidTr="00166AF3">
        <w:trPr>
          <w:trHeight w:val="35"/>
          <w:del w:id="14620" w:author="Alban Roche" w:date="2017-08-02T16:40:00Z"/>
        </w:trPr>
        <w:tc>
          <w:tcPr>
            <w:tcW w:w="1728" w:type="dxa"/>
          </w:tcPr>
          <w:p w14:paraId="4534365C" w14:textId="3268ABEA" w:rsidR="00AD6DB4" w:rsidRPr="00AE67EA" w:rsidDel="000934B8" w:rsidRDefault="00AD6DB4" w:rsidP="00166AF3">
            <w:pPr>
              <w:pStyle w:val="TableBody"/>
              <w:rPr>
                <w:del w:id="14621" w:author="Alban Roche" w:date="2017-08-02T16:40:00Z"/>
                <w:rFonts w:ascii="Times New Roman" w:hAnsi="Times New Roman" w:cs="Times New Roman"/>
                <w:i/>
                <w:sz w:val="20"/>
                <w:szCs w:val="20"/>
              </w:rPr>
            </w:pPr>
            <w:del w:id="14622" w:author="Alban Roche" w:date="2017-08-02T16:40:00Z">
              <w:r w:rsidDel="000934B8">
                <w:rPr>
                  <w:i/>
                </w:rPr>
                <w:delText xml:space="preserve">Write </w:delText>
              </w:r>
              <w:r w:rsidRPr="00C41274" w:rsidDel="000934B8">
                <w:rPr>
                  <w:i/>
                </w:rPr>
                <w:delText>command</w:delText>
              </w:r>
            </w:del>
          </w:p>
          <w:p w14:paraId="7F164980" w14:textId="7497F397" w:rsidR="00AD6DB4" w:rsidRPr="00C41274" w:rsidDel="000934B8" w:rsidRDefault="00AD6DB4" w:rsidP="00166AF3">
            <w:pPr>
              <w:pStyle w:val="TableBody"/>
              <w:rPr>
                <w:del w:id="14623" w:author="Alban Roche" w:date="2017-08-02T16:40:00Z"/>
              </w:rPr>
            </w:pPr>
          </w:p>
          <w:p w14:paraId="150EAACA" w14:textId="46AFA3CD" w:rsidR="00AD6DB4" w:rsidRPr="00C41274" w:rsidDel="000934B8" w:rsidRDefault="00AD6DB4" w:rsidP="00166AF3">
            <w:pPr>
              <w:pStyle w:val="TableBody"/>
              <w:rPr>
                <w:del w:id="14624" w:author="Alban Roche" w:date="2017-08-02T16:40:00Z"/>
                <w:u w:val="single"/>
              </w:rPr>
            </w:pPr>
            <w:del w:id="14625" w:author="Alban Roche" w:date="2017-08-02T16:40:00Z">
              <w:r w:rsidRPr="00C41274" w:rsidDel="000934B8">
                <w:rPr>
                  <w:u w:val="single"/>
                </w:rPr>
                <w:delText>Syntax</w:delText>
              </w:r>
            </w:del>
          </w:p>
          <w:p w14:paraId="6EBAC173" w14:textId="447F1FE4" w:rsidR="00AD6DB4" w:rsidRPr="00C41274" w:rsidDel="000934B8" w:rsidRDefault="00AD6DB4" w:rsidP="00166AF3">
            <w:pPr>
              <w:pStyle w:val="TableBody"/>
              <w:rPr>
                <w:del w:id="14626" w:author="Alban Roche" w:date="2017-08-02T16:40:00Z"/>
                <w:i/>
              </w:rPr>
            </w:pPr>
            <w:del w:id="14627" w:author="Alban Roche" w:date="2017-08-02T16:40:00Z">
              <w:r w:rsidRPr="00C41274" w:rsidDel="000934B8">
                <w:rPr>
                  <w:b/>
                </w:rPr>
                <w:delText>AT</w:delText>
              </w:r>
              <w:r w:rsidDel="000934B8">
                <w:rPr>
                  <w:b/>
                </w:rPr>
                <w:delText>+KSRAP=</w:delText>
              </w:r>
              <w:r w:rsidDel="000934B8">
                <w:rPr>
                  <w:b/>
                </w:rPr>
                <w:br/>
                <w:delText>&lt;level&gt;</w:delText>
              </w:r>
            </w:del>
          </w:p>
        </w:tc>
        <w:tc>
          <w:tcPr>
            <w:tcW w:w="7560" w:type="dxa"/>
          </w:tcPr>
          <w:p w14:paraId="0D9C5037" w14:textId="5BF737EE" w:rsidR="00AD6DB4" w:rsidRPr="00960A86" w:rsidDel="000934B8" w:rsidRDefault="00AD6DB4" w:rsidP="00166AF3">
            <w:pPr>
              <w:pStyle w:val="TableBody"/>
              <w:rPr>
                <w:del w:id="14628" w:author="Alban Roche" w:date="2017-08-02T16:40:00Z"/>
                <w:szCs w:val="18"/>
              </w:rPr>
            </w:pPr>
          </w:p>
          <w:p w14:paraId="40BE1623" w14:textId="362997F4" w:rsidR="00AD6DB4" w:rsidRPr="00960A86" w:rsidDel="000934B8" w:rsidRDefault="00AD6DB4" w:rsidP="00166AF3">
            <w:pPr>
              <w:pStyle w:val="TableBody"/>
              <w:rPr>
                <w:del w:id="14629" w:author="Alban Roche" w:date="2017-08-02T16:40:00Z"/>
                <w:szCs w:val="18"/>
              </w:rPr>
            </w:pPr>
          </w:p>
          <w:p w14:paraId="5764137B" w14:textId="33566F5C" w:rsidR="00AD6DB4" w:rsidRPr="00960A86" w:rsidDel="000934B8" w:rsidRDefault="00AD6DB4" w:rsidP="00166AF3">
            <w:pPr>
              <w:pStyle w:val="TableBody"/>
              <w:rPr>
                <w:del w:id="14630" w:author="Alban Roche" w:date="2017-08-02T16:40:00Z"/>
                <w:szCs w:val="18"/>
                <w:u w:val="single"/>
              </w:rPr>
            </w:pPr>
            <w:del w:id="14631" w:author="Alban Roche" w:date="2017-08-02T16:40:00Z">
              <w:r w:rsidRPr="00960A86" w:rsidDel="000934B8">
                <w:rPr>
                  <w:szCs w:val="18"/>
                  <w:u w:val="single"/>
                </w:rPr>
                <w:delText>Response</w:delText>
              </w:r>
            </w:del>
          </w:p>
          <w:p w14:paraId="354C3C90" w14:textId="5747BFB3" w:rsidR="00AD6DB4" w:rsidDel="000934B8" w:rsidRDefault="00AD6DB4" w:rsidP="00166AF3">
            <w:pPr>
              <w:pStyle w:val="TableBody"/>
              <w:rPr>
                <w:del w:id="14632" w:author="Alban Roche" w:date="2017-08-02T16:40:00Z"/>
                <w:b/>
              </w:rPr>
            </w:pPr>
            <w:del w:id="14633" w:author="Alban Roche" w:date="2017-08-02T16:40:00Z">
              <w:r w:rsidRPr="00744D7F" w:rsidDel="000934B8">
                <w:rPr>
                  <w:b/>
                </w:rPr>
                <w:delText>OK</w:delText>
              </w:r>
            </w:del>
          </w:p>
          <w:p w14:paraId="48BC22D9" w14:textId="76922B4A" w:rsidR="00AD6DB4" w:rsidDel="000934B8" w:rsidRDefault="00AD6DB4" w:rsidP="00166AF3">
            <w:pPr>
              <w:pStyle w:val="TableBody"/>
              <w:rPr>
                <w:del w:id="14634" w:author="Alban Roche" w:date="2017-08-02T16:40:00Z"/>
                <w:b/>
              </w:rPr>
            </w:pPr>
          </w:p>
          <w:p w14:paraId="7491C40F" w14:textId="19874C2A" w:rsidR="00AD6DB4" w:rsidRPr="009E1249" w:rsidDel="000934B8" w:rsidRDefault="00AD6DB4" w:rsidP="00166AF3">
            <w:pPr>
              <w:pStyle w:val="TableBody"/>
              <w:rPr>
                <w:del w:id="14635" w:author="Alban Roche" w:date="2017-08-02T16:40:00Z"/>
                <w:u w:val="single"/>
              </w:rPr>
            </w:pPr>
            <w:del w:id="14636" w:author="Alban Roche" w:date="2017-08-02T16:40:00Z">
              <w:r w:rsidRPr="009E1249" w:rsidDel="000934B8">
                <w:rPr>
                  <w:u w:val="single"/>
                </w:rPr>
                <w:delText>Parameter</w:delText>
              </w:r>
            </w:del>
          </w:p>
          <w:p w14:paraId="171B5C80" w14:textId="0AFE8D55" w:rsidR="00AD6DB4" w:rsidRPr="009E1249" w:rsidDel="000934B8" w:rsidRDefault="00AD6DB4" w:rsidP="00166AF3">
            <w:pPr>
              <w:pStyle w:val="TableBody"/>
              <w:rPr>
                <w:del w:id="14637" w:author="Alban Roche" w:date="2017-08-02T16:40:00Z"/>
                <w:szCs w:val="18"/>
              </w:rPr>
            </w:pPr>
            <w:del w:id="14638" w:author="Alban Roche" w:date="2017-08-02T16:40:00Z">
              <w:r w:rsidRPr="00B41DF2" w:rsidDel="000934B8">
                <w:rPr>
                  <w:b/>
                </w:rPr>
                <w:delText>&lt;level&gt;</w:delText>
              </w:r>
              <w:r w:rsidDel="000934B8">
                <w:tab/>
                <w:delText>2</w:delText>
              </w:r>
              <w:r w:rsidDel="000934B8">
                <w:tab/>
                <w:delText xml:space="preserve">Restore audio parameters in non-volatile memory to their default </w:delText>
              </w:r>
              <w:r w:rsidDel="000934B8">
                <w:tab/>
              </w:r>
              <w:r w:rsidDel="000934B8">
                <w:tab/>
              </w:r>
              <w:r w:rsidDel="000934B8">
                <w:tab/>
              </w:r>
              <w:r w:rsidDel="000934B8">
                <w:tab/>
                <w:delText>values</w:delText>
              </w:r>
            </w:del>
          </w:p>
        </w:tc>
      </w:tr>
      <w:tr w:rsidR="00AD6DB4" w:rsidRPr="00671C8B" w:rsidDel="000934B8" w14:paraId="65FC99A4" w14:textId="59AA8781" w:rsidTr="00166AF3">
        <w:trPr>
          <w:trHeight w:val="35"/>
          <w:del w:id="14639" w:author="Alban Roche" w:date="2017-08-02T16:40:00Z"/>
        </w:trPr>
        <w:tc>
          <w:tcPr>
            <w:tcW w:w="1728" w:type="dxa"/>
          </w:tcPr>
          <w:p w14:paraId="30659586" w14:textId="1AC51172" w:rsidR="00AD6DB4" w:rsidDel="000934B8" w:rsidRDefault="00AD6DB4" w:rsidP="00166AF3">
            <w:pPr>
              <w:pStyle w:val="TableBody"/>
              <w:rPr>
                <w:del w:id="14640" w:author="Alban Roche" w:date="2017-08-02T16:40:00Z"/>
              </w:rPr>
            </w:pPr>
            <w:del w:id="14641" w:author="Alban Roche" w:date="2017-08-02T16:40:00Z">
              <w:r w:rsidRPr="00B41DF2" w:rsidDel="000934B8">
                <w:rPr>
                  <w:u w:val="single"/>
                </w:rPr>
                <w:delText>Reference</w:delText>
              </w:r>
            </w:del>
          </w:p>
          <w:p w14:paraId="4425FAFD" w14:textId="15001A96" w:rsidR="00AD6DB4" w:rsidRPr="00B41DF2" w:rsidDel="000934B8" w:rsidRDefault="00AD6DB4" w:rsidP="00166AF3">
            <w:pPr>
              <w:pStyle w:val="TableBody"/>
              <w:rPr>
                <w:del w:id="14642" w:author="Alban Roche" w:date="2017-08-02T16:40:00Z"/>
              </w:rPr>
            </w:pPr>
            <w:del w:id="14643" w:author="Alban Roche" w:date="2017-08-02T16:40:00Z">
              <w:r w:rsidDel="000934B8">
                <w:delText>Sierra Wireless Proprietary</w:delText>
              </w:r>
            </w:del>
          </w:p>
        </w:tc>
        <w:tc>
          <w:tcPr>
            <w:tcW w:w="7560" w:type="dxa"/>
          </w:tcPr>
          <w:p w14:paraId="001A966E" w14:textId="25D6BFCD" w:rsidR="00AD6DB4" w:rsidDel="000934B8" w:rsidRDefault="00AD6DB4" w:rsidP="00166AF3">
            <w:pPr>
              <w:pStyle w:val="TableBody"/>
              <w:rPr>
                <w:del w:id="14644" w:author="Alban Roche" w:date="2017-08-02T16:40:00Z"/>
                <w:szCs w:val="18"/>
              </w:rPr>
            </w:pPr>
            <w:del w:id="14645" w:author="Alban Roche" w:date="2017-08-02T16:40:00Z">
              <w:r w:rsidRPr="00B41DF2" w:rsidDel="000934B8">
                <w:rPr>
                  <w:szCs w:val="18"/>
                  <w:u w:val="single"/>
                </w:rPr>
                <w:delText>Notes</w:delText>
              </w:r>
            </w:del>
          </w:p>
          <w:p w14:paraId="04B34C22" w14:textId="51D6263A" w:rsidR="00AD6DB4" w:rsidDel="000934B8" w:rsidRDefault="00AD6DB4" w:rsidP="00D90C96">
            <w:pPr>
              <w:pStyle w:val="TableBody"/>
              <w:numPr>
                <w:ilvl w:val="0"/>
                <w:numId w:val="164"/>
              </w:numPr>
              <w:rPr>
                <w:del w:id="14646" w:author="Alban Roche" w:date="2017-08-02T16:40:00Z"/>
                <w:szCs w:val="18"/>
              </w:rPr>
            </w:pPr>
            <w:del w:id="14647" w:author="Alban Roche" w:date="2017-08-02T16:40:00Z">
              <w:r w:rsidRPr="009421FA" w:rsidDel="000934B8">
                <w:rPr>
                  <w:szCs w:val="18"/>
                </w:rPr>
                <w:delText xml:space="preserve">This command </w:delText>
              </w:r>
              <w:r w:rsidDel="000934B8">
                <w:rPr>
                  <w:szCs w:val="18"/>
                </w:rPr>
                <w:delText xml:space="preserve">changes the values in the </w:delText>
              </w:r>
              <w:r w:rsidRPr="009421FA" w:rsidDel="000934B8">
                <w:rPr>
                  <w:szCs w:val="18"/>
                </w:rPr>
                <w:delText>non-volatile memory immediately</w:delText>
              </w:r>
              <w:r w:rsidDel="000934B8">
                <w:rPr>
                  <w:szCs w:val="18"/>
                </w:rPr>
                <w:delText>; settings take effect in the next speech call.</w:delText>
              </w:r>
            </w:del>
          </w:p>
          <w:p w14:paraId="17099743" w14:textId="04194CF8" w:rsidR="00D90C96" w:rsidRPr="009E1249" w:rsidDel="000934B8" w:rsidRDefault="00D90C96" w:rsidP="00D90C96">
            <w:pPr>
              <w:pStyle w:val="TableBody"/>
              <w:numPr>
                <w:ilvl w:val="0"/>
                <w:numId w:val="164"/>
              </w:numPr>
              <w:rPr>
                <w:del w:id="14648" w:author="Alban Roche" w:date="2017-08-02T16:40:00Z"/>
                <w:szCs w:val="18"/>
              </w:rPr>
            </w:pPr>
            <w:del w:id="14649" w:author="Alban Roche" w:date="2017-08-02T16:40:00Z">
              <w:r w:rsidDel="000934B8">
                <w:delText>This command is supported on the HL7618RD when using a VoLTE-capable software.</w:delText>
              </w:r>
            </w:del>
          </w:p>
        </w:tc>
      </w:tr>
      <w:tr w:rsidR="00AD6DB4" w:rsidRPr="00671C8B" w:rsidDel="000934B8" w14:paraId="3E5DCBEF" w14:textId="1C6EB88D" w:rsidTr="00166AF3">
        <w:trPr>
          <w:cantSplit w:val="0"/>
          <w:trHeight w:val="35"/>
          <w:del w:id="14650" w:author="Alban Roche" w:date="2017-08-02T16:40:00Z"/>
        </w:trPr>
        <w:tc>
          <w:tcPr>
            <w:tcW w:w="1728" w:type="dxa"/>
          </w:tcPr>
          <w:p w14:paraId="269F088B" w14:textId="4585BA2C" w:rsidR="00AD6DB4" w:rsidRPr="009E1249" w:rsidDel="000934B8" w:rsidRDefault="00AD6DB4" w:rsidP="00166AF3">
            <w:pPr>
              <w:pStyle w:val="TableBody"/>
              <w:rPr>
                <w:del w:id="14651" w:author="Alban Roche" w:date="2017-08-02T16:40:00Z"/>
                <w:u w:val="single"/>
              </w:rPr>
            </w:pPr>
            <w:del w:id="14652" w:author="Alban Roche" w:date="2017-08-02T16:40:00Z">
              <w:r w:rsidDel="000934B8">
                <w:rPr>
                  <w:u w:val="single"/>
                </w:rPr>
                <w:delText>Example</w:delText>
              </w:r>
            </w:del>
          </w:p>
        </w:tc>
        <w:tc>
          <w:tcPr>
            <w:tcW w:w="7560" w:type="dxa"/>
          </w:tcPr>
          <w:p w14:paraId="3E1791FD" w14:textId="678AA765" w:rsidR="00AD6DB4" w:rsidRPr="00B41DF2" w:rsidDel="000934B8" w:rsidRDefault="00AD6DB4" w:rsidP="00166AF3">
            <w:pPr>
              <w:pStyle w:val="TableBody"/>
              <w:rPr>
                <w:del w:id="14653" w:author="Alban Roche" w:date="2017-08-02T16:40:00Z"/>
                <w:b/>
              </w:rPr>
            </w:pPr>
            <w:del w:id="14654" w:author="Alban Roche" w:date="2017-08-02T16:40:00Z">
              <w:r w:rsidRPr="00B41DF2" w:rsidDel="000934B8">
                <w:rPr>
                  <w:b/>
                </w:rPr>
                <w:delText>at+ksrap</w:delText>
              </w:r>
            </w:del>
          </w:p>
          <w:p w14:paraId="29487A6B" w14:textId="6179746F" w:rsidR="00AD6DB4" w:rsidRPr="00B41DF2" w:rsidDel="000934B8" w:rsidRDefault="00AD6DB4" w:rsidP="00166AF3">
            <w:pPr>
              <w:pStyle w:val="TableBody"/>
              <w:rPr>
                <w:del w:id="14655" w:author="Alban Roche" w:date="2017-08-02T16:40:00Z"/>
                <w:b/>
              </w:rPr>
            </w:pPr>
            <w:del w:id="14656" w:author="Alban Roche" w:date="2017-08-02T16:40:00Z">
              <w:r w:rsidRPr="00B41DF2" w:rsidDel="000934B8">
                <w:rPr>
                  <w:b/>
                </w:rPr>
                <w:delText>ERROR</w:delText>
              </w:r>
            </w:del>
          </w:p>
          <w:p w14:paraId="5C8D16BD" w14:textId="0B74AF74" w:rsidR="00AD6DB4" w:rsidRPr="00D86F43" w:rsidDel="000934B8" w:rsidRDefault="00AD6DB4" w:rsidP="00166AF3">
            <w:pPr>
              <w:pStyle w:val="TableBody"/>
              <w:rPr>
                <w:del w:id="14657" w:author="Alban Roche" w:date="2017-08-02T16:40:00Z"/>
                <w:sz w:val="14"/>
                <w:szCs w:val="14"/>
              </w:rPr>
            </w:pPr>
          </w:p>
          <w:p w14:paraId="2BAE2F85" w14:textId="2017B18C" w:rsidR="00AD6DB4" w:rsidRPr="00B41DF2" w:rsidDel="000934B8" w:rsidRDefault="00AD6DB4" w:rsidP="00166AF3">
            <w:pPr>
              <w:pStyle w:val="TableBody"/>
              <w:rPr>
                <w:del w:id="14658" w:author="Alban Roche" w:date="2017-08-02T16:40:00Z"/>
                <w:b/>
              </w:rPr>
            </w:pPr>
            <w:del w:id="14659" w:author="Alban Roche" w:date="2017-08-02T16:40:00Z">
              <w:r w:rsidRPr="00B41DF2" w:rsidDel="000934B8">
                <w:rPr>
                  <w:b/>
                </w:rPr>
                <w:delText>at+ksrap?</w:delText>
              </w:r>
            </w:del>
          </w:p>
          <w:p w14:paraId="5461D982" w14:textId="39679643" w:rsidR="00AD6DB4" w:rsidRPr="00B41DF2" w:rsidDel="000934B8" w:rsidRDefault="00AD6DB4" w:rsidP="00166AF3">
            <w:pPr>
              <w:pStyle w:val="TableBody"/>
              <w:rPr>
                <w:del w:id="14660" w:author="Alban Roche" w:date="2017-08-02T16:40:00Z"/>
                <w:b/>
              </w:rPr>
            </w:pPr>
            <w:del w:id="14661" w:author="Alban Roche" w:date="2017-08-02T16:40:00Z">
              <w:r w:rsidRPr="00B41DF2" w:rsidDel="000934B8">
                <w:rPr>
                  <w:b/>
                </w:rPr>
                <w:delText>ERROR</w:delText>
              </w:r>
            </w:del>
          </w:p>
          <w:p w14:paraId="48E2220C" w14:textId="55FC64CD" w:rsidR="00AD6DB4" w:rsidRPr="00D86F43" w:rsidDel="000934B8" w:rsidRDefault="00AD6DB4" w:rsidP="00166AF3">
            <w:pPr>
              <w:pStyle w:val="TableBody"/>
              <w:rPr>
                <w:del w:id="14662" w:author="Alban Roche" w:date="2017-08-02T16:40:00Z"/>
                <w:sz w:val="14"/>
                <w:szCs w:val="14"/>
              </w:rPr>
            </w:pPr>
          </w:p>
          <w:p w14:paraId="26410DB0" w14:textId="676C132A" w:rsidR="00AD6DB4" w:rsidRPr="00B41DF2" w:rsidDel="000934B8" w:rsidRDefault="00AD6DB4" w:rsidP="00166AF3">
            <w:pPr>
              <w:pStyle w:val="TableBody"/>
              <w:rPr>
                <w:del w:id="14663" w:author="Alban Roche" w:date="2017-08-02T16:40:00Z"/>
                <w:b/>
              </w:rPr>
            </w:pPr>
            <w:del w:id="14664" w:author="Alban Roche" w:date="2017-08-02T16:40:00Z">
              <w:r w:rsidRPr="00B41DF2" w:rsidDel="000934B8">
                <w:rPr>
                  <w:b/>
                </w:rPr>
                <w:delText>at+ksrap=?</w:delText>
              </w:r>
            </w:del>
          </w:p>
          <w:p w14:paraId="28B6DEEC" w14:textId="739E6A2A" w:rsidR="00AD6DB4" w:rsidRPr="00B41DF2" w:rsidDel="000934B8" w:rsidRDefault="00AD6DB4" w:rsidP="00166AF3">
            <w:pPr>
              <w:pStyle w:val="TableBody"/>
              <w:rPr>
                <w:del w:id="14665" w:author="Alban Roche" w:date="2017-08-02T16:40:00Z"/>
                <w:b/>
              </w:rPr>
            </w:pPr>
            <w:del w:id="14666" w:author="Alban Roche" w:date="2017-08-02T16:40:00Z">
              <w:r w:rsidRPr="00B41DF2" w:rsidDel="000934B8">
                <w:rPr>
                  <w:b/>
                </w:rPr>
                <w:delText>+KSRAP: (2)</w:delText>
              </w:r>
            </w:del>
          </w:p>
          <w:p w14:paraId="0A92D03D" w14:textId="1EFA4439" w:rsidR="00AD6DB4" w:rsidRPr="00B41DF2" w:rsidDel="000934B8" w:rsidRDefault="00AD6DB4" w:rsidP="00166AF3">
            <w:pPr>
              <w:pStyle w:val="TableBody"/>
              <w:rPr>
                <w:del w:id="14667" w:author="Alban Roche" w:date="2017-08-02T16:40:00Z"/>
                <w:b/>
              </w:rPr>
            </w:pPr>
            <w:del w:id="14668" w:author="Alban Roche" w:date="2017-08-02T16:40:00Z">
              <w:r w:rsidRPr="00B41DF2" w:rsidDel="000934B8">
                <w:rPr>
                  <w:b/>
                </w:rPr>
                <w:delText>OK</w:delText>
              </w:r>
            </w:del>
          </w:p>
          <w:p w14:paraId="3D4B7918" w14:textId="0217F15D" w:rsidR="00AD6DB4" w:rsidRPr="00D86F43" w:rsidDel="000934B8" w:rsidRDefault="00AD6DB4" w:rsidP="00166AF3">
            <w:pPr>
              <w:pStyle w:val="TableBody"/>
              <w:rPr>
                <w:del w:id="14669" w:author="Alban Roche" w:date="2017-08-02T16:40:00Z"/>
                <w:sz w:val="14"/>
                <w:szCs w:val="14"/>
              </w:rPr>
            </w:pPr>
          </w:p>
          <w:p w14:paraId="13716BC2" w14:textId="7EA634DE" w:rsidR="00AD6DB4" w:rsidRPr="009E1249" w:rsidDel="000934B8" w:rsidRDefault="00AD6DB4" w:rsidP="00166AF3">
            <w:pPr>
              <w:pStyle w:val="TableBody"/>
              <w:rPr>
                <w:del w:id="14670" w:author="Alban Roche" w:date="2017-08-02T16:40:00Z"/>
              </w:rPr>
            </w:pPr>
            <w:del w:id="14671" w:author="Alban Roche" w:date="2017-08-02T16:40:00Z">
              <w:r w:rsidRPr="00B41DF2" w:rsidDel="000934B8">
                <w:rPr>
                  <w:b/>
                </w:rPr>
                <w:delText>at+kecho?</w:delText>
              </w:r>
              <w:r w:rsidRPr="009E1249" w:rsidDel="000934B8">
                <w:tab/>
              </w:r>
              <w:r w:rsidRPr="009E1249" w:rsidDel="000934B8">
                <w:tab/>
              </w:r>
              <w:r w:rsidRPr="009E1249" w:rsidDel="000934B8">
                <w:tab/>
              </w:r>
              <w:r w:rsidRPr="009E1249" w:rsidDel="000934B8">
                <w:tab/>
              </w:r>
              <w:r w:rsidDel="000934B8">
                <w:tab/>
                <w:delText xml:space="preserve">// </w:delText>
              </w:r>
              <w:r w:rsidRPr="009E1249" w:rsidDel="000934B8">
                <w:delText>Current kecho NVM parameters</w:delText>
              </w:r>
            </w:del>
          </w:p>
          <w:p w14:paraId="013FA362" w14:textId="47FD1BB4" w:rsidR="00AD6DB4" w:rsidRPr="00B41DF2" w:rsidDel="000934B8" w:rsidRDefault="00AD6DB4" w:rsidP="00166AF3">
            <w:pPr>
              <w:pStyle w:val="TableBody"/>
              <w:rPr>
                <w:del w:id="14672" w:author="Alban Roche" w:date="2017-08-02T16:40:00Z"/>
                <w:b/>
              </w:rPr>
            </w:pPr>
            <w:del w:id="14673" w:author="Alban Roche" w:date="2017-08-02T16:40:00Z">
              <w:r w:rsidRPr="00B41DF2" w:rsidDel="000934B8">
                <w:rPr>
                  <w:b/>
                </w:rPr>
                <w:delText>+KECHO: 0,100,100,100,2,2,2,1</w:delText>
              </w:r>
            </w:del>
          </w:p>
          <w:p w14:paraId="016B9908" w14:textId="69F89E0F" w:rsidR="00AD6DB4" w:rsidRPr="00B41DF2" w:rsidDel="000934B8" w:rsidRDefault="00AD6DB4" w:rsidP="00166AF3">
            <w:pPr>
              <w:pStyle w:val="TableBody"/>
              <w:rPr>
                <w:del w:id="14674" w:author="Alban Roche" w:date="2017-08-02T16:40:00Z"/>
                <w:b/>
              </w:rPr>
            </w:pPr>
            <w:del w:id="14675" w:author="Alban Roche" w:date="2017-08-02T16:40:00Z">
              <w:r w:rsidRPr="00B41DF2" w:rsidDel="000934B8">
                <w:rPr>
                  <w:b/>
                </w:rPr>
                <w:delText>OK</w:delText>
              </w:r>
            </w:del>
          </w:p>
          <w:p w14:paraId="17DA84C1" w14:textId="01D49DF0" w:rsidR="00AD6DB4" w:rsidRPr="00D86F43" w:rsidDel="000934B8" w:rsidRDefault="00AD6DB4" w:rsidP="00166AF3">
            <w:pPr>
              <w:pStyle w:val="TableBody"/>
              <w:rPr>
                <w:del w:id="14676" w:author="Alban Roche" w:date="2017-08-02T16:40:00Z"/>
                <w:sz w:val="14"/>
                <w:szCs w:val="14"/>
              </w:rPr>
            </w:pPr>
          </w:p>
          <w:p w14:paraId="35238B9C" w14:textId="7194004E" w:rsidR="00AD6DB4" w:rsidRPr="003772C6" w:rsidDel="000934B8" w:rsidRDefault="00AD6DB4" w:rsidP="00166AF3">
            <w:pPr>
              <w:pStyle w:val="TableBody"/>
              <w:rPr>
                <w:del w:id="14677" w:author="Alban Roche" w:date="2017-08-02T16:40:00Z"/>
              </w:rPr>
            </w:pPr>
            <w:del w:id="14678" w:author="Alban Roche" w:date="2017-08-02T16:40:00Z">
              <w:r w:rsidRPr="00B41DF2" w:rsidDel="000934B8">
                <w:rPr>
                  <w:b/>
                </w:rPr>
                <w:delText>at+kecho=1,103,102,101,4,3,2,1</w:delText>
              </w:r>
              <w:r w:rsidRPr="009E1249" w:rsidDel="000934B8">
                <w:tab/>
              </w:r>
              <w:r w:rsidDel="000934B8">
                <w:tab/>
                <w:delText xml:space="preserve">// </w:delText>
              </w:r>
              <w:r w:rsidRPr="009E1249" w:rsidDel="000934B8">
                <w:delText>Ch</w:delText>
              </w:r>
              <w:r w:rsidRPr="003772C6" w:rsidDel="000934B8">
                <w:delText>ange kecho NVM parameters by at+kecho</w:delText>
              </w:r>
            </w:del>
          </w:p>
          <w:p w14:paraId="2FAFA04D" w14:textId="0C2E89C0" w:rsidR="00AD6DB4" w:rsidRPr="00B41DF2" w:rsidDel="000934B8" w:rsidRDefault="00AD6DB4" w:rsidP="00166AF3">
            <w:pPr>
              <w:pStyle w:val="TableBody"/>
              <w:rPr>
                <w:del w:id="14679" w:author="Alban Roche" w:date="2017-08-02T16:40:00Z"/>
                <w:b/>
              </w:rPr>
            </w:pPr>
            <w:del w:id="14680" w:author="Alban Roche" w:date="2017-08-02T16:40:00Z">
              <w:r w:rsidRPr="00B41DF2" w:rsidDel="000934B8">
                <w:rPr>
                  <w:b/>
                </w:rPr>
                <w:delText>+KECHO: 1,103,102,101,4,3,2,1</w:delText>
              </w:r>
            </w:del>
          </w:p>
          <w:p w14:paraId="7FA563C7" w14:textId="41CE3FA2" w:rsidR="00AD6DB4" w:rsidRPr="00B41DF2" w:rsidDel="000934B8" w:rsidRDefault="00AD6DB4" w:rsidP="00166AF3">
            <w:pPr>
              <w:pStyle w:val="TableBody"/>
              <w:rPr>
                <w:del w:id="14681" w:author="Alban Roche" w:date="2017-08-02T16:40:00Z"/>
                <w:b/>
              </w:rPr>
            </w:pPr>
            <w:del w:id="14682" w:author="Alban Roche" w:date="2017-08-02T16:40:00Z">
              <w:r w:rsidRPr="00B41DF2" w:rsidDel="000934B8">
                <w:rPr>
                  <w:b/>
                </w:rPr>
                <w:delText>OK</w:delText>
              </w:r>
            </w:del>
          </w:p>
          <w:p w14:paraId="06F1BB86" w14:textId="206C03D8" w:rsidR="00AD6DB4" w:rsidRPr="00D86F43" w:rsidDel="000934B8" w:rsidRDefault="00AD6DB4" w:rsidP="00166AF3">
            <w:pPr>
              <w:pStyle w:val="TableBody"/>
              <w:rPr>
                <w:del w:id="14683" w:author="Alban Roche" w:date="2017-08-02T16:40:00Z"/>
                <w:sz w:val="14"/>
                <w:szCs w:val="14"/>
              </w:rPr>
            </w:pPr>
          </w:p>
          <w:p w14:paraId="02B3C70B" w14:textId="1BF8F3A1" w:rsidR="00AD6DB4" w:rsidRPr="00B41DF2" w:rsidDel="000934B8" w:rsidRDefault="00AD6DB4" w:rsidP="00166AF3">
            <w:pPr>
              <w:pStyle w:val="TableBody"/>
              <w:rPr>
                <w:del w:id="14684" w:author="Alban Roche" w:date="2017-08-02T16:40:00Z"/>
                <w:b/>
              </w:rPr>
            </w:pPr>
            <w:del w:id="14685" w:author="Alban Roche" w:date="2017-08-02T16:40:00Z">
              <w:r w:rsidRPr="00B41DF2" w:rsidDel="000934B8">
                <w:rPr>
                  <w:b/>
                </w:rPr>
                <w:delText>at+cfun=1,1</w:delText>
              </w:r>
            </w:del>
          </w:p>
          <w:p w14:paraId="45E7AFC9" w14:textId="01E417D1" w:rsidR="00AD6DB4" w:rsidRPr="00B41DF2" w:rsidDel="000934B8" w:rsidRDefault="00AD6DB4" w:rsidP="00166AF3">
            <w:pPr>
              <w:pStyle w:val="TableBody"/>
              <w:rPr>
                <w:del w:id="14686" w:author="Alban Roche" w:date="2017-08-02T16:40:00Z"/>
                <w:b/>
              </w:rPr>
            </w:pPr>
            <w:del w:id="14687" w:author="Alban Roche" w:date="2017-08-02T16:40:00Z">
              <w:r w:rsidRPr="00B41DF2" w:rsidDel="000934B8">
                <w:rPr>
                  <w:b/>
                </w:rPr>
                <w:delText>OK</w:delText>
              </w:r>
            </w:del>
          </w:p>
          <w:p w14:paraId="644F941A" w14:textId="26724B93" w:rsidR="00AD6DB4" w:rsidRPr="00D86F43" w:rsidDel="000934B8" w:rsidRDefault="00AD6DB4" w:rsidP="00166AF3">
            <w:pPr>
              <w:pStyle w:val="TableBody"/>
              <w:rPr>
                <w:del w:id="14688" w:author="Alban Roche" w:date="2017-08-02T16:40:00Z"/>
                <w:sz w:val="14"/>
                <w:szCs w:val="14"/>
              </w:rPr>
            </w:pPr>
          </w:p>
          <w:p w14:paraId="5BF1915F" w14:textId="4F313274" w:rsidR="00AD6DB4" w:rsidRPr="009E1249" w:rsidDel="000934B8" w:rsidRDefault="00AD6DB4" w:rsidP="00166AF3">
            <w:pPr>
              <w:pStyle w:val="TableBody"/>
              <w:rPr>
                <w:del w:id="14689" w:author="Alban Roche" w:date="2017-08-02T16:40:00Z"/>
              </w:rPr>
            </w:pPr>
            <w:del w:id="14690" w:author="Alban Roche" w:date="2017-08-02T16:40:00Z">
              <w:r w:rsidRPr="00B41DF2" w:rsidDel="000934B8">
                <w:rPr>
                  <w:b/>
                </w:rPr>
                <w:delText>at+kecho?</w:delText>
              </w:r>
              <w:r w:rsidRPr="00B41DF2" w:rsidDel="000934B8">
                <w:rPr>
                  <w:b/>
                </w:rPr>
                <w:tab/>
              </w:r>
              <w:r w:rsidRPr="009E1249" w:rsidDel="000934B8">
                <w:tab/>
              </w:r>
              <w:r w:rsidRPr="009E1249" w:rsidDel="000934B8">
                <w:tab/>
              </w:r>
              <w:r w:rsidDel="000934B8">
                <w:tab/>
              </w:r>
              <w:r w:rsidRPr="009E1249" w:rsidDel="000934B8">
                <w:tab/>
              </w:r>
              <w:r w:rsidDel="000934B8">
                <w:delText xml:space="preserve">// </w:delText>
              </w:r>
              <w:r w:rsidRPr="009E1249" w:rsidDel="000934B8">
                <w:delText>kecho NVM parameters are modified</w:delText>
              </w:r>
            </w:del>
          </w:p>
          <w:p w14:paraId="5D62C0E0" w14:textId="42909C4A" w:rsidR="00AD6DB4" w:rsidRPr="00B41DF2" w:rsidDel="000934B8" w:rsidRDefault="00AD6DB4" w:rsidP="00166AF3">
            <w:pPr>
              <w:pStyle w:val="TableBody"/>
              <w:rPr>
                <w:del w:id="14691" w:author="Alban Roche" w:date="2017-08-02T16:40:00Z"/>
                <w:b/>
              </w:rPr>
            </w:pPr>
            <w:del w:id="14692" w:author="Alban Roche" w:date="2017-08-02T16:40:00Z">
              <w:r w:rsidRPr="00B41DF2" w:rsidDel="000934B8">
                <w:rPr>
                  <w:b/>
                </w:rPr>
                <w:delText>+KECHO: 1,103,102,101,4,3,2,1</w:delText>
              </w:r>
            </w:del>
          </w:p>
          <w:p w14:paraId="308E49A3" w14:textId="6DC37943" w:rsidR="00AD6DB4" w:rsidRPr="00B41DF2" w:rsidDel="000934B8" w:rsidRDefault="00AD6DB4" w:rsidP="00166AF3">
            <w:pPr>
              <w:pStyle w:val="TableBody"/>
              <w:rPr>
                <w:del w:id="14693" w:author="Alban Roche" w:date="2017-08-02T16:40:00Z"/>
                <w:b/>
              </w:rPr>
            </w:pPr>
            <w:del w:id="14694" w:author="Alban Roche" w:date="2017-08-02T16:40:00Z">
              <w:r w:rsidRPr="00B41DF2" w:rsidDel="000934B8">
                <w:rPr>
                  <w:b/>
                </w:rPr>
                <w:delText>OK</w:delText>
              </w:r>
            </w:del>
          </w:p>
          <w:p w14:paraId="5DABBA25" w14:textId="7F0FE816" w:rsidR="00AD6DB4" w:rsidRPr="00D86F43" w:rsidDel="000934B8" w:rsidRDefault="00AD6DB4" w:rsidP="00166AF3">
            <w:pPr>
              <w:pStyle w:val="TableBody"/>
              <w:rPr>
                <w:del w:id="14695" w:author="Alban Roche" w:date="2017-08-02T16:40:00Z"/>
                <w:sz w:val="14"/>
                <w:szCs w:val="14"/>
              </w:rPr>
            </w:pPr>
          </w:p>
          <w:p w14:paraId="201105AB" w14:textId="57EB94DC" w:rsidR="00AD6DB4" w:rsidRPr="003772C6" w:rsidDel="000934B8" w:rsidRDefault="00AD6DB4" w:rsidP="00166AF3">
            <w:pPr>
              <w:pStyle w:val="TableBody"/>
              <w:rPr>
                <w:del w:id="14696" w:author="Alban Roche" w:date="2017-08-02T16:40:00Z"/>
              </w:rPr>
            </w:pPr>
            <w:del w:id="14697" w:author="Alban Roche" w:date="2017-08-02T16:40:00Z">
              <w:r w:rsidRPr="00B41DF2" w:rsidDel="000934B8">
                <w:rPr>
                  <w:b/>
                </w:rPr>
                <w:delText>at+ksrap=2</w:delText>
              </w:r>
              <w:r w:rsidRPr="009E1249" w:rsidDel="000934B8">
                <w:tab/>
              </w:r>
              <w:r w:rsidRPr="009E1249" w:rsidDel="000934B8">
                <w:tab/>
              </w:r>
              <w:r w:rsidRPr="009E1249" w:rsidDel="000934B8">
                <w:tab/>
              </w:r>
              <w:r w:rsidRPr="009E1249" w:rsidDel="000934B8">
                <w:tab/>
              </w:r>
              <w:r w:rsidDel="000934B8">
                <w:tab/>
                <w:delText xml:space="preserve">// </w:delText>
              </w:r>
              <w:r w:rsidRPr="009E1249" w:rsidDel="000934B8">
                <w:delText xml:space="preserve">By ksrap=2, default kecho parameters in NVM </w:delText>
              </w:r>
              <w:r w:rsidRPr="009E1249" w:rsidDel="000934B8">
                <w:tab/>
              </w:r>
              <w:r w:rsidDel="000934B8">
                <w:tab/>
              </w:r>
              <w:r w:rsidDel="000934B8">
                <w:tab/>
              </w:r>
              <w:r w:rsidDel="000934B8">
                <w:tab/>
              </w:r>
              <w:r w:rsidDel="000934B8">
                <w:tab/>
              </w:r>
              <w:r w:rsidDel="000934B8">
                <w:tab/>
              </w:r>
              <w:r w:rsidDel="000934B8">
                <w:tab/>
                <w:delText xml:space="preserve">// </w:delText>
              </w:r>
              <w:r w:rsidRPr="009E1249" w:rsidDel="000934B8">
                <w:delText>are restor</w:delText>
              </w:r>
              <w:r w:rsidRPr="003772C6" w:rsidDel="000934B8">
                <w:delText>ed</w:delText>
              </w:r>
            </w:del>
          </w:p>
          <w:p w14:paraId="48133DFF" w14:textId="29C237FC" w:rsidR="00AD6DB4" w:rsidRPr="00B41DF2" w:rsidDel="000934B8" w:rsidRDefault="00AD6DB4" w:rsidP="00166AF3">
            <w:pPr>
              <w:pStyle w:val="TableBody"/>
              <w:rPr>
                <w:del w:id="14698" w:author="Alban Roche" w:date="2017-08-02T16:40:00Z"/>
                <w:b/>
              </w:rPr>
            </w:pPr>
            <w:del w:id="14699" w:author="Alban Roche" w:date="2017-08-02T16:40:00Z">
              <w:r w:rsidRPr="00B41DF2" w:rsidDel="000934B8">
                <w:rPr>
                  <w:b/>
                </w:rPr>
                <w:delText>OK</w:delText>
              </w:r>
            </w:del>
          </w:p>
          <w:p w14:paraId="253E476A" w14:textId="1AEA8F79" w:rsidR="00AD6DB4" w:rsidRPr="00D86F43" w:rsidDel="000934B8" w:rsidRDefault="00AD6DB4" w:rsidP="00166AF3">
            <w:pPr>
              <w:pStyle w:val="TableBody"/>
              <w:rPr>
                <w:del w:id="14700" w:author="Alban Roche" w:date="2017-08-02T16:40:00Z"/>
                <w:sz w:val="14"/>
                <w:szCs w:val="14"/>
              </w:rPr>
            </w:pPr>
          </w:p>
          <w:p w14:paraId="614676F0" w14:textId="08A9109E" w:rsidR="00AD6DB4" w:rsidRPr="00B41DF2" w:rsidDel="000934B8" w:rsidRDefault="00AD6DB4" w:rsidP="00166AF3">
            <w:pPr>
              <w:pStyle w:val="TableBody"/>
              <w:rPr>
                <w:del w:id="14701" w:author="Alban Roche" w:date="2017-08-02T16:40:00Z"/>
                <w:b/>
              </w:rPr>
            </w:pPr>
            <w:del w:id="14702" w:author="Alban Roche" w:date="2017-08-02T16:40:00Z">
              <w:r w:rsidRPr="00B41DF2" w:rsidDel="000934B8">
                <w:rPr>
                  <w:b/>
                </w:rPr>
                <w:delText>at+kecho?</w:delText>
              </w:r>
            </w:del>
          </w:p>
          <w:p w14:paraId="674DAF53" w14:textId="6E466F9C" w:rsidR="00AD6DB4" w:rsidRPr="00B41DF2" w:rsidDel="000934B8" w:rsidRDefault="00AD6DB4" w:rsidP="00166AF3">
            <w:pPr>
              <w:pStyle w:val="TableBody"/>
              <w:rPr>
                <w:del w:id="14703" w:author="Alban Roche" w:date="2017-08-02T16:40:00Z"/>
                <w:b/>
              </w:rPr>
            </w:pPr>
            <w:del w:id="14704" w:author="Alban Roche" w:date="2017-08-02T16:40:00Z">
              <w:r w:rsidRPr="00B41DF2" w:rsidDel="000934B8">
                <w:rPr>
                  <w:b/>
                </w:rPr>
                <w:delText>+KECHO: 0,100,100,100,2,2,2,1</w:delText>
              </w:r>
            </w:del>
          </w:p>
          <w:p w14:paraId="2A4BF0B3" w14:textId="4156079C" w:rsidR="00AD6DB4" w:rsidRPr="00B41DF2" w:rsidDel="000934B8" w:rsidRDefault="00AD6DB4" w:rsidP="00166AF3">
            <w:pPr>
              <w:pStyle w:val="TableBody"/>
              <w:rPr>
                <w:del w:id="14705" w:author="Alban Roche" w:date="2017-08-02T16:40:00Z"/>
              </w:rPr>
            </w:pPr>
            <w:del w:id="14706" w:author="Alban Roche" w:date="2017-08-02T16:40:00Z">
              <w:r w:rsidRPr="00B41DF2" w:rsidDel="000934B8">
                <w:rPr>
                  <w:b/>
                </w:rPr>
                <w:delText>OK</w:delText>
              </w:r>
            </w:del>
          </w:p>
        </w:tc>
      </w:tr>
    </w:tbl>
    <w:p w14:paraId="2F655F8D" w14:textId="1DE3CC78" w:rsidR="00AD6DB4" w:rsidDel="000934B8" w:rsidRDefault="00AD6DB4" w:rsidP="0059466D">
      <w:pPr>
        <w:pStyle w:val="Heading2"/>
        <w:numPr>
          <w:ilvl w:val="1"/>
          <w:numId w:val="11"/>
        </w:numPr>
        <w:ind w:left="1080" w:hanging="1080"/>
        <w:rPr>
          <w:del w:id="14707" w:author="Alban Roche" w:date="2017-08-02T16:40:00Z"/>
        </w:rPr>
      </w:pPr>
      <w:bookmarkStart w:id="14708" w:name="_Ref427680736"/>
      <w:bookmarkStart w:id="14709" w:name="_Ref427680737"/>
      <w:bookmarkStart w:id="14710" w:name="_Toc460332505"/>
      <w:bookmarkStart w:id="14711" w:name="_Toc486251693"/>
      <w:commentRangeStart w:id="14712"/>
      <w:del w:id="14713" w:author="Alban Roche" w:date="2017-08-02T16:40:00Z">
        <w:r w:rsidDel="000934B8">
          <w:delText xml:space="preserve">+WVR </w:delText>
        </w:r>
        <w:r w:rsidRPr="00671C8B" w:rsidDel="000934B8">
          <w:delText xml:space="preserve">Command: </w:delText>
        </w:r>
        <w:r w:rsidDel="000934B8">
          <w:delText>Voice Codec Selection</w:delText>
        </w:r>
        <w:bookmarkEnd w:id="14708"/>
        <w:bookmarkEnd w:id="14709"/>
        <w:bookmarkEnd w:id="14710"/>
        <w:commentRangeEnd w:id="14712"/>
        <w:r w:rsidDel="000934B8">
          <w:rPr>
            <w:rStyle w:val="CommentReference"/>
            <w:rFonts w:ascii="Verdana" w:eastAsia="Times New Roman" w:hAnsi="Verdana" w:cs="Times New Roman"/>
            <w:b w:val="0"/>
            <w:lang w:eastAsia="en-US"/>
          </w:rPr>
          <w:commentReference w:id="14712"/>
        </w:r>
        <w:bookmarkEnd w:id="14711"/>
      </w:del>
    </w:p>
    <w:p w14:paraId="5F0F61E3" w14:textId="63D25F65" w:rsidR="00AD6DB4" w:rsidRPr="006B5B85" w:rsidDel="000934B8" w:rsidRDefault="00AD6DB4" w:rsidP="00AD6DB4">
      <w:pPr>
        <w:pStyle w:val="Note"/>
        <w:keepNext/>
        <w:rPr>
          <w:del w:id="14714" w:author="Alban Roche" w:date="2017-08-02T16:40:00Z"/>
        </w:rPr>
      </w:pPr>
      <w:del w:id="14715" w:author="Alban Roche" w:date="2017-08-02T16:40:00Z">
        <w:r w:rsidDel="000934B8">
          <w:delText>F</w:delText>
        </w:r>
        <w:r w:rsidRPr="00893AA7" w:rsidDel="000934B8">
          <w:delText xml:space="preserve">or </w:delText>
        </w:r>
        <w:r w:rsidDel="000934B8">
          <w:delText>HL7688 and HL7692 only.</w:delText>
        </w:r>
      </w:del>
    </w:p>
    <w:tbl>
      <w:tblPr>
        <w:tblStyle w:val="TableSWIleft"/>
        <w:tblW w:w="9288" w:type="dxa"/>
        <w:tblLayout w:type="fixed"/>
        <w:tblLook w:val="04A0" w:firstRow="1" w:lastRow="0" w:firstColumn="1" w:lastColumn="0" w:noHBand="0" w:noVBand="1"/>
      </w:tblPr>
      <w:tblGrid>
        <w:gridCol w:w="1728"/>
        <w:gridCol w:w="7560"/>
      </w:tblGrid>
      <w:tr w:rsidR="00AD6DB4" w:rsidRPr="00671C8B" w:rsidDel="000934B8" w14:paraId="4F94D08C" w14:textId="0D9D773D" w:rsidTr="00166AF3">
        <w:trPr>
          <w:cnfStyle w:val="100000000000" w:firstRow="1" w:lastRow="0" w:firstColumn="0" w:lastColumn="0" w:oddVBand="0" w:evenVBand="0" w:oddHBand="0" w:evenHBand="0" w:firstRowFirstColumn="0" w:firstRowLastColumn="0" w:lastRowFirstColumn="0" w:lastRowLastColumn="0"/>
          <w:del w:id="14716" w:author="Alban Roche" w:date="2017-08-02T16:40:00Z"/>
        </w:trPr>
        <w:tc>
          <w:tcPr>
            <w:tcW w:w="9288" w:type="dxa"/>
            <w:gridSpan w:val="2"/>
          </w:tcPr>
          <w:p w14:paraId="6C2B2E1C" w14:textId="2D28B466" w:rsidR="00AD6DB4" w:rsidRPr="00671C8B" w:rsidDel="000934B8" w:rsidRDefault="00AD6DB4">
            <w:pPr>
              <w:pStyle w:val="TableRowHead"/>
              <w:spacing w:before="144" w:after="144"/>
              <w:rPr>
                <w:del w:id="14717" w:author="Alban Roche" w:date="2017-08-02T16:40:00Z"/>
                <w:bCs w:val="0"/>
              </w:rPr>
            </w:pPr>
            <w:del w:id="14718" w:author="Alban Roche" w:date="2017-08-02T16:40:00Z">
              <w:r w:rsidDel="000934B8">
                <w:delText>HL7688 and HL7692</w:delText>
              </w:r>
            </w:del>
          </w:p>
        </w:tc>
      </w:tr>
      <w:tr w:rsidR="00AD6DB4" w:rsidRPr="00C67357" w:rsidDel="000934B8" w14:paraId="645CF6BB" w14:textId="690E2221" w:rsidTr="00166AF3">
        <w:trPr>
          <w:trHeight w:val="35"/>
          <w:del w:id="14719" w:author="Alban Roche" w:date="2017-08-02T16:40:00Z"/>
        </w:trPr>
        <w:tc>
          <w:tcPr>
            <w:tcW w:w="1728" w:type="dxa"/>
          </w:tcPr>
          <w:p w14:paraId="1B1165C0" w14:textId="69791486" w:rsidR="00AD6DB4" w:rsidRPr="00B41DF2" w:rsidDel="000934B8" w:rsidRDefault="00AD6DB4" w:rsidP="00166AF3">
            <w:pPr>
              <w:pStyle w:val="TableBody"/>
              <w:rPr>
                <w:del w:id="14720" w:author="Alban Roche" w:date="2017-08-02T16:40:00Z"/>
                <w:i/>
              </w:rPr>
            </w:pPr>
            <w:del w:id="14721" w:author="Alban Roche" w:date="2017-08-02T16:40:00Z">
              <w:r w:rsidRPr="003772C6" w:rsidDel="000934B8">
                <w:rPr>
                  <w:i/>
                </w:rPr>
                <w:delText>Test command</w:delText>
              </w:r>
            </w:del>
          </w:p>
          <w:p w14:paraId="057936E4" w14:textId="65154BB1" w:rsidR="00AD6DB4" w:rsidRPr="003772C6" w:rsidDel="000934B8" w:rsidRDefault="00AD6DB4" w:rsidP="00166AF3">
            <w:pPr>
              <w:pStyle w:val="TableBody"/>
              <w:rPr>
                <w:del w:id="14722" w:author="Alban Roche" w:date="2017-08-02T16:40:00Z"/>
              </w:rPr>
            </w:pPr>
          </w:p>
          <w:p w14:paraId="163B8EE4" w14:textId="606B6390" w:rsidR="00AD6DB4" w:rsidRPr="00CD6A64" w:rsidDel="000934B8" w:rsidRDefault="00AD6DB4" w:rsidP="00166AF3">
            <w:pPr>
              <w:pStyle w:val="TableBody"/>
              <w:rPr>
                <w:del w:id="14723" w:author="Alban Roche" w:date="2017-08-02T16:40:00Z"/>
                <w:u w:val="single"/>
              </w:rPr>
            </w:pPr>
            <w:del w:id="14724" w:author="Alban Roche" w:date="2017-08-02T16:40:00Z">
              <w:r w:rsidRPr="00CD6A64" w:rsidDel="000934B8">
                <w:rPr>
                  <w:u w:val="single"/>
                </w:rPr>
                <w:delText>Syntax</w:delText>
              </w:r>
            </w:del>
          </w:p>
          <w:p w14:paraId="05E56DF0" w14:textId="6C339C21" w:rsidR="00AD6DB4" w:rsidRPr="00B41DF2" w:rsidDel="000934B8" w:rsidRDefault="00AD6DB4" w:rsidP="00166AF3">
            <w:pPr>
              <w:pStyle w:val="TableBody"/>
              <w:rPr>
                <w:del w:id="14725" w:author="Alban Roche" w:date="2017-08-02T16:40:00Z"/>
                <w:b/>
              </w:rPr>
            </w:pPr>
            <w:del w:id="14726" w:author="Alban Roche" w:date="2017-08-02T16:40:00Z">
              <w:r w:rsidRPr="00CD6A64" w:rsidDel="000934B8">
                <w:rPr>
                  <w:b/>
                </w:rPr>
                <w:delText>AT+WVR=?</w:delText>
              </w:r>
            </w:del>
          </w:p>
        </w:tc>
        <w:tc>
          <w:tcPr>
            <w:tcW w:w="7560" w:type="dxa"/>
          </w:tcPr>
          <w:p w14:paraId="4DB75100" w14:textId="12F9A097" w:rsidR="00AD6DB4" w:rsidRPr="003772C6" w:rsidDel="000934B8" w:rsidRDefault="00AD6DB4" w:rsidP="00166AF3">
            <w:pPr>
              <w:pStyle w:val="TableBody"/>
              <w:rPr>
                <w:del w:id="14727" w:author="Alban Roche" w:date="2017-08-02T16:40:00Z"/>
              </w:rPr>
            </w:pPr>
          </w:p>
          <w:p w14:paraId="0CAB4B6A" w14:textId="0D928B6A" w:rsidR="00AD6DB4" w:rsidRPr="00CD6A64" w:rsidDel="000934B8" w:rsidRDefault="00AD6DB4" w:rsidP="00166AF3">
            <w:pPr>
              <w:pStyle w:val="TableBody"/>
              <w:rPr>
                <w:del w:id="14728" w:author="Alban Roche" w:date="2017-08-02T16:40:00Z"/>
              </w:rPr>
            </w:pPr>
          </w:p>
          <w:p w14:paraId="2278CFE4" w14:textId="3ED70AF0" w:rsidR="00AD6DB4" w:rsidRPr="00CD6A64" w:rsidDel="000934B8" w:rsidRDefault="00AD6DB4" w:rsidP="00166AF3">
            <w:pPr>
              <w:pStyle w:val="TableBody"/>
              <w:rPr>
                <w:del w:id="14729" w:author="Alban Roche" w:date="2017-08-02T16:40:00Z"/>
                <w:u w:val="single"/>
              </w:rPr>
            </w:pPr>
            <w:del w:id="14730" w:author="Alban Roche" w:date="2017-08-02T16:40:00Z">
              <w:r w:rsidRPr="00CD6A64" w:rsidDel="000934B8">
                <w:rPr>
                  <w:u w:val="single"/>
                </w:rPr>
                <w:delText>Response</w:delText>
              </w:r>
            </w:del>
          </w:p>
          <w:p w14:paraId="0FCC2204" w14:textId="7F68D19A" w:rsidR="00AD6DB4" w:rsidRPr="00B41DF2" w:rsidDel="000934B8" w:rsidRDefault="00AD6DB4" w:rsidP="00166AF3">
            <w:pPr>
              <w:pStyle w:val="TableBody"/>
              <w:rPr>
                <w:del w:id="14731" w:author="Alban Roche" w:date="2017-08-02T16:40:00Z"/>
                <w:b/>
              </w:rPr>
            </w:pPr>
            <w:del w:id="14732" w:author="Alban Roche" w:date="2017-08-02T16:40:00Z">
              <w:r w:rsidRPr="00B41DF2" w:rsidDel="000934B8">
                <w:rPr>
                  <w:b/>
                </w:rPr>
                <w:delText xml:space="preserve">+WVR: </w:delText>
              </w:r>
              <w:r w:rsidRPr="003772C6" w:rsidDel="000934B8">
                <w:rPr>
                  <w:b/>
                </w:rPr>
                <w:delText>(</w:delText>
              </w:r>
              <w:r w:rsidRPr="00B41DF2" w:rsidDel="000934B8">
                <w:delText>list of supported</w:delText>
              </w:r>
              <w:r w:rsidRPr="003772C6" w:rsidDel="000934B8">
                <w:rPr>
                  <w:b/>
                </w:rPr>
                <w:delText xml:space="preserve"> &lt;aud_coding_type_2G&gt;</w:delText>
              </w:r>
              <w:r w:rsidRPr="00B41DF2" w:rsidDel="000934B8">
                <w:delText>s</w:delText>
              </w:r>
              <w:r w:rsidRPr="003772C6" w:rsidDel="000934B8">
                <w:rPr>
                  <w:b/>
                </w:rPr>
                <w:delText>),</w:delText>
              </w:r>
              <w:r w:rsidRPr="00B41DF2" w:rsidDel="000934B8">
                <w:rPr>
                  <w:b/>
                </w:rPr>
                <w:delText>(</w:delText>
              </w:r>
              <w:r w:rsidRPr="00B41DF2" w:rsidDel="000934B8">
                <w:delText>list of supported</w:delText>
              </w:r>
              <w:r w:rsidRPr="00B41DF2" w:rsidDel="000934B8">
                <w:rPr>
                  <w:b/>
                </w:rPr>
                <w:delText xml:space="preserve"> &lt;aud_coding_type_3G&gt;</w:delText>
              </w:r>
              <w:r w:rsidRPr="00B41DF2" w:rsidDel="000934B8">
                <w:delText>s</w:delText>
              </w:r>
              <w:r w:rsidRPr="00B41DF2" w:rsidDel="000934B8">
                <w:rPr>
                  <w:b/>
                </w:rPr>
                <w:delText>)</w:delText>
              </w:r>
            </w:del>
          </w:p>
          <w:p w14:paraId="2541B22C" w14:textId="2BA80D2C" w:rsidR="00AD6DB4" w:rsidRPr="003772C6" w:rsidDel="000934B8" w:rsidRDefault="00AD6DB4" w:rsidP="00166AF3">
            <w:pPr>
              <w:pStyle w:val="TableBody"/>
              <w:rPr>
                <w:del w:id="14733" w:author="Alban Roche" w:date="2017-08-02T16:40:00Z"/>
              </w:rPr>
            </w:pPr>
            <w:del w:id="14734" w:author="Alban Roche" w:date="2017-08-02T16:40:00Z">
              <w:r w:rsidRPr="00B41DF2" w:rsidDel="000934B8">
                <w:rPr>
                  <w:b/>
                </w:rPr>
                <w:delText>OK</w:delText>
              </w:r>
            </w:del>
          </w:p>
        </w:tc>
      </w:tr>
      <w:tr w:rsidR="00AD6DB4" w:rsidRPr="00C67357" w:rsidDel="000934B8" w14:paraId="763BE356" w14:textId="4836A2E1" w:rsidTr="00166AF3">
        <w:trPr>
          <w:trHeight w:val="35"/>
          <w:del w:id="14735" w:author="Alban Roche" w:date="2017-08-02T16:40:00Z"/>
        </w:trPr>
        <w:tc>
          <w:tcPr>
            <w:tcW w:w="1728" w:type="dxa"/>
          </w:tcPr>
          <w:p w14:paraId="5D725F57" w14:textId="6216F839" w:rsidR="00AD6DB4" w:rsidRPr="00B41DF2" w:rsidDel="000934B8" w:rsidRDefault="00AD6DB4" w:rsidP="00166AF3">
            <w:pPr>
              <w:pStyle w:val="TableBody"/>
              <w:rPr>
                <w:del w:id="14736" w:author="Alban Roche" w:date="2017-08-02T16:40:00Z"/>
                <w:i/>
              </w:rPr>
            </w:pPr>
            <w:del w:id="14737" w:author="Alban Roche" w:date="2017-08-02T16:40:00Z">
              <w:r w:rsidRPr="003772C6" w:rsidDel="000934B8">
                <w:rPr>
                  <w:i/>
                </w:rPr>
                <w:delText>Read command</w:delText>
              </w:r>
            </w:del>
          </w:p>
          <w:p w14:paraId="07C06CAB" w14:textId="263D9234" w:rsidR="00AD6DB4" w:rsidRPr="003772C6" w:rsidDel="000934B8" w:rsidRDefault="00AD6DB4" w:rsidP="00166AF3">
            <w:pPr>
              <w:pStyle w:val="TableBody"/>
              <w:rPr>
                <w:del w:id="14738" w:author="Alban Roche" w:date="2017-08-02T16:40:00Z"/>
              </w:rPr>
            </w:pPr>
          </w:p>
          <w:p w14:paraId="7C158A59" w14:textId="67003D32" w:rsidR="00AD6DB4" w:rsidRPr="00CD6A64" w:rsidDel="000934B8" w:rsidRDefault="00AD6DB4" w:rsidP="00166AF3">
            <w:pPr>
              <w:pStyle w:val="TableBody"/>
              <w:rPr>
                <w:del w:id="14739" w:author="Alban Roche" w:date="2017-08-02T16:40:00Z"/>
                <w:u w:val="single"/>
              </w:rPr>
            </w:pPr>
            <w:del w:id="14740" w:author="Alban Roche" w:date="2017-08-02T16:40:00Z">
              <w:r w:rsidRPr="00CD6A64" w:rsidDel="000934B8">
                <w:rPr>
                  <w:u w:val="single"/>
                </w:rPr>
                <w:delText>Syntax</w:delText>
              </w:r>
            </w:del>
          </w:p>
          <w:p w14:paraId="61697B4E" w14:textId="08B672A3" w:rsidR="00AD6DB4" w:rsidRPr="00B41DF2" w:rsidDel="000934B8" w:rsidRDefault="00AD6DB4" w:rsidP="00166AF3">
            <w:pPr>
              <w:pStyle w:val="TableBody"/>
              <w:rPr>
                <w:del w:id="14741" w:author="Alban Roche" w:date="2017-08-02T16:40:00Z"/>
                <w:b/>
              </w:rPr>
            </w:pPr>
            <w:del w:id="14742" w:author="Alban Roche" w:date="2017-08-02T16:40:00Z">
              <w:r w:rsidRPr="00CD6A64" w:rsidDel="000934B8">
                <w:rPr>
                  <w:b/>
                </w:rPr>
                <w:delText>AT+WVR?</w:delText>
              </w:r>
            </w:del>
          </w:p>
        </w:tc>
        <w:tc>
          <w:tcPr>
            <w:tcW w:w="7560" w:type="dxa"/>
          </w:tcPr>
          <w:p w14:paraId="26AC4CA8" w14:textId="5A589A93" w:rsidR="00AD6DB4" w:rsidRPr="003772C6" w:rsidDel="000934B8" w:rsidRDefault="00AD6DB4" w:rsidP="00166AF3">
            <w:pPr>
              <w:pStyle w:val="TableBody"/>
              <w:rPr>
                <w:del w:id="14743" w:author="Alban Roche" w:date="2017-08-02T16:40:00Z"/>
              </w:rPr>
            </w:pPr>
          </w:p>
          <w:p w14:paraId="3B05A365" w14:textId="142EDE8F" w:rsidR="00AD6DB4" w:rsidRPr="00CD6A64" w:rsidDel="000934B8" w:rsidRDefault="00AD6DB4" w:rsidP="00166AF3">
            <w:pPr>
              <w:pStyle w:val="TableBody"/>
              <w:rPr>
                <w:del w:id="14744" w:author="Alban Roche" w:date="2017-08-02T16:40:00Z"/>
              </w:rPr>
            </w:pPr>
          </w:p>
          <w:p w14:paraId="625A35C7" w14:textId="1D57A40C" w:rsidR="00AD6DB4" w:rsidRPr="00CD6A64" w:rsidDel="000934B8" w:rsidRDefault="00AD6DB4" w:rsidP="00166AF3">
            <w:pPr>
              <w:pStyle w:val="TableBody"/>
              <w:rPr>
                <w:del w:id="14745" w:author="Alban Roche" w:date="2017-08-02T16:40:00Z"/>
                <w:u w:val="single"/>
              </w:rPr>
            </w:pPr>
            <w:del w:id="14746" w:author="Alban Roche" w:date="2017-08-02T16:40:00Z">
              <w:r w:rsidRPr="00CD6A64" w:rsidDel="000934B8">
                <w:rPr>
                  <w:u w:val="single"/>
                </w:rPr>
                <w:delText>Response</w:delText>
              </w:r>
            </w:del>
          </w:p>
          <w:p w14:paraId="39CDF633" w14:textId="312BBF09" w:rsidR="00AD6DB4" w:rsidRPr="00A75CEA" w:rsidDel="000934B8" w:rsidRDefault="00AD6DB4" w:rsidP="00166AF3">
            <w:pPr>
              <w:pStyle w:val="TableBody"/>
              <w:rPr>
                <w:del w:id="14747" w:author="Alban Roche" w:date="2017-08-02T16:40:00Z"/>
                <w:b/>
              </w:rPr>
            </w:pPr>
            <w:del w:id="14748" w:author="Alban Roche" w:date="2017-08-02T16:40:00Z">
              <w:r w:rsidRPr="00A75CEA" w:rsidDel="000934B8">
                <w:rPr>
                  <w:b/>
                </w:rPr>
                <w:delText>+WVR: &lt;aud_coding_type_2G&gt;,&lt;aud_coding_type_3G&gt;</w:delText>
              </w:r>
            </w:del>
          </w:p>
          <w:p w14:paraId="2D6AD360" w14:textId="707B609F" w:rsidR="00AD6DB4" w:rsidRPr="00A75CEA" w:rsidDel="000934B8" w:rsidRDefault="00AD6DB4" w:rsidP="00166AF3">
            <w:pPr>
              <w:pStyle w:val="TableBody"/>
              <w:rPr>
                <w:del w:id="14749" w:author="Alban Roche" w:date="2017-08-02T16:40:00Z"/>
              </w:rPr>
            </w:pPr>
            <w:del w:id="14750" w:author="Alban Roche" w:date="2017-08-02T16:40:00Z">
              <w:r w:rsidRPr="00A75CEA" w:rsidDel="000934B8">
                <w:rPr>
                  <w:b/>
                </w:rPr>
                <w:delText>OK</w:delText>
              </w:r>
            </w:del>
          </w:p>
        </w:tc>
      </w:tr>
      <w:tr w:rsidR="00AD6DB4" w:rsidRPr="00C67357" w:rsidDel="000934B8" w14:paraId="3E9223CB" w14:textId="601BE974" w:rsidTr="00166AF3">
        <w:trPr>
          <w:cantSplit w:val="0"/>
          <w:trHeight w:val="35"/>
          <w:del w:id="14751" w:author="Alban Roche" w:date="2017-08-02T16:40:00Z"/>
        </w:trPr>
        <w:tc>
          <w:tcPr>
            <w:tcW w:w="0" w:type="dxa"/>
          </w:tcPr>
          <w:p w14:paraId="728D55CC" w14:textId="4D3AC59B" w:rsidR="00AD6DB4" w:rsidRPr="003772C6" w:rsidDel="000934B8" w:rsidRDefault="00AD6DB4" w:rsidP="00166AF3">
            <w:pPr>
              <w:pStyle w:val="TableBody"/>
              <w:rPr>
                <w:del w:id="14752" w:author="Alban Roche" w:date="2017-08-02T16:40:00Z"/>
                <w:i/>
              </w:rPr>
            </w:pPr>
            <w:del w:id="14753" w:author="Alban Roche" w:date="2017-08-02T16:40:00Z">
              <w:r w:rsidRPr="003772C6" w:rsidDel="000934B8">
                <w:rPr>
                  <w:i/>
                </w:rPr>
                <w:delText>Write command</w:delText>
              </w:r>
            </w:del>
          </w:p>
          <w:p w14:paraId="3321612E" w14:textId="62BBB33B" w:rsidR="00AD6DB4" w:rsidRPr="00CD6A64" w:rsidDel="000934B8" w:rsidRDefault="00AD6DB4" w:rsidP="00166AF3">
            <w:pPr>
              <w:pStyle w:val="TableBody"/>
              <w:rPr>
                <w:del w:id="14754" w:author="Alban Roche" w:date="2017-08-02T16:40:00Z"/>
              </w:rPr>
            </w:pPr>
          </w:p>
          <w:p w14:paraId="2299F51C" w14:textId="55260927" w:rsidR="00AD6DB4" w:rsidRPr="00CD6A64" w:rsidDel="000934B8" w:rsidRDefault="00AD6DB4" w:rsidP="00166AF3">
            <w:pPr>
              <w:pStyle w:val="TableBody"/>
              <w:rPr>
                <w:del w:id="14755" w:author="Alban Roche" w:date="2017-08-02T16:40:00Z"/>
                <w:u w:val="single"/>
              </w:rPr>
            </w:pPr>
            <w:del w:id="14756" w:author="Alban Roche" w:date="2017-08-02T16:40:00Z">
              <w:r w:rsidRPr="00CD6A64" w:rsidDel="000934B8">
                <w:rPr>
                  <w:u w:val="single"/>
                </w:rPr>
                <w:delText>Syntax</w:delText>
              </w:r>
            </w:del>
          </w:p>
          <w:p w14:paraId="075CED05" w14:textId="36102E71" w:rsidR="00AD6DB4" w:rsidRPr="00B41DF2" w:rsidDel="000934B8" w:rsidRDefault="00AD6DB4" w:rsidP="00166AF3">
            <w:pPr>
              <w:pStyle w:val="TableBody"/>
              <w:rPr>
                <w:del w:id="14757" w:author="Alban Roche" w:date="2017-08-02T16:40:00Z"/>
              </w:rPr>
            </w:pPr>
            <w:del w:id="14758" w:author="Alban Roche" w:date="2017-08-02T16:40:00Z">
              <w:r w:rsidRPr="00A75CEA" w:rsidDel="000934B8">
                <w:rPr>
                  <w:b/>
                </w:rPr>
                <w:delText>AT+WVR=</w:delText>
              </w:r>
              <w:r w:rsidDel="000934B8">
                <w:rPr>
                  <w:b/>
                </w:rPr>
                <w:br/>
              </w:r>
              <w:r w:rsidRPr="003772C6" w:rsidDel="000934B8">
                <w:rPr>
                  <w:b/>
                </w:rPr>
                <w:delText>[&lt;aud_coding_</w:delText>
              </w:r>
              <w:r w:rsidDel="000934B8">
                <w:rPr>
                  <w:b/>
                </w:rPr>
                <w:br/>
              </w:r>
              <w:r w:rsidRPr="003772C6" w:rsidDel="000934B8">
                <w:rPr>
                  <w:b/>
                </w:rPr>
                <w:delText>type_2G&gt;]</w:delText>
              </w:r>
              <w:r w:rsidDel="000934B8">
                <w:rPr>
                  <w:b/>
                </w:rPr>
                <w:br/>
              </w:r>
              <w:r w:rsidRPr="003772C6" w:rsidDel="000934B8">
                <w:rPr>
                  <w:b/>
                </w:rPr>
                <w:delText>[,&lt;aud_coding_</w:delText>
              </w:r>
              <w:r w:rsidDel="000934B8">
                <w:rPr>
                  <w:b/>
                </w:rPr>
                <w:br/>
              </w:r>
              <w:r w:rsidRPr="003772C6" w:rsidDel="000934B8">
                <w:rPr>
                  <w:b/>
                </w:rPr>
                <w:delText>type_3G&gt;]</w:delText>
              </w:r>
            </w:del>
          </w:p>
        </w:tc>
        <w:tc>
          <w:tcPr>
            <w:tcW w:w="0" w:type="dxa"/>
          </w:tcPr>
          <w:p w14:paraId="12FD94FD" w14:textId="25D26B56" w:rsidR="00AD6DB4" w:rsidRPr="003772C6" w:rsidDel="000934B8" w:rsidRDefault="00AD6DB4" w:rsidP="00166AF3">
            <w:pPr>
              <w:pStyle w:val="TableBody"/>
              <w:rPr>
                <w:del w:id="14759" w:author="Alban Roche" w:date="2017-08-02T16:40:00Z"/>
              </w:rPr>
            </w:pPr>
          </w:p>
          <w:p w14:paraId="25495BEB" w14:textId="146C8442" w:rsidR="00AD6DB4" w:rsidRPr="00CD6A64" w:rsidDel="000934B8" w:rsidRDefault="00AD6DB4" w:rsidP="00166AF3">
            <w:pPr>
              <w:pStyle w:val="TableBody"/>
              <w:rPr>
                <w:del w:id="14760" w:author="Alban Roche" w:date="2017-08-02T16:40:00Z"/>
              </w:rPr>
            </w:pPr>
          </w:p>
          <w:p w14:paraId="0A580E15" w14:textId="6F8A1121" w:rsidR="00AD6DB4" w:rsidRPr="00CD6A64" w:rsidDel="000934B8" w:rsidRDefault="00AD6DB4" w:rsidP="00166AF3">
            <w:pPr>
              <w:pStyle w:val="TableBody"/>
              <w:rPr>
                <w:del w:id="14761" w:author="Alban Roche" w:date="2017-08-02T16:40:00Z"/>
                <w:u w:val="single"/>
              </w:rPr>
            </w:pPr>
            <w:del w:id="14762" w:author="Alban Roche" w:date="2017-08-02T16:40:00Z">
              <w:r w:rsidRPr="00CD6A64" w:rsidDel="000934B8">
                <w:rPr>
                  <w:u w:val="single"/>
                </w:rPr>
                <w:delText>Response</w:delText>
              </w:r>
            </w:del>
          </w:p>
          <w:p w14:paraId="6F20E895" w14:textId="4920A7A7" w:rsidR="00AD6DB4" w:rsidRPr="00A75CEA" w:rsidDel="000934B8" w:rsidRDefault="00AD6DB4" w:rsidP="00166AF3">
            <w:pPr>
              <w:pStyle w:val="TableBody"/>
              <w:rPr>
                <w:del w:id="14763" w:author="Alban Roche" w:date="2017-08-02T16:40:00Z"/>
                <w:b/>
              </w:rPr>
            </w:pPr>
            <w:del w:id="14764" w:author="Alban Roche" w:date="2017-08-02T16:40:00Z">
              <w:r w:rsidRPr="00A75CEA" w:rsidDel="000934B8">
                <w:rPr>
                  <w:b/>
                </w:rPr>
                <w:delText>OK</w:delText>
              </w:r>
            </w:del>
          </w:p>
          <w:p w14:paraId="5C879BBB" w14:textId="04CC83F1" w:rsidR="00AD6DB4" w:rsidRPr="00D86F43" w:rsidDel="000934B8" w:rsidRDefault="00AD6DB4" w:rsidP="00166AF3">
            <w:pPr>
              <w:pStyle w:val="TableBody"/>
              <w:rPr>
                <w:del w:id="14765" w:author="Alban Roche" w:date="2017-08-02T16:40:00Z"/>
                <w:sz w:val="14"/>
                <w:szCs w:val="14"/>
              </w:rPr>
            </w:pPr>
          </w:p>
          <w:p w14:paraId="596E3BA9" w14:textId="3BA348FD" w:rsidR="00AD6DB4" w:rsidRPr="003772C6" w:rsidDel="000934B8" w:rsidRDefault="00AD6DB4" w:rsidP="00166AF3">
            <w:pPr>
              <w:pStyle w:val="TableBody"/>
              <w:rPr>
                <w:del w:id="14766" w:author="Alban Roche" w:date="2017-08-02T16:40:00Z"/>
                <w:u w:val="single"/>
              </w:rPr>
            </w:pPr>
            <w:del w:id="14767" w:author="Alban Roche" w:date="2017-08-02T16:40:00Z">
              <w:r w:rsidRPr="003772C6" w:rsidDel="000934B8">
                <w:rPr>
                  <w:u w:val="single"/>
                </w:rPr>
                <w:delText>Parameters</w:delText>
              </w:r>
            </w:del>
          </w:p>
          <w:p w14:paraId="74F39D5B" w14:textId="68608408" w:rsidR="00AD6DB4" w:rsidRPr="003772C6" w:rsidDel="000934B8" w:rsidRDefault="00AD6DB4" w:rsidP="00166AF3">
            <w:pPr>
              <w:pStyle w:val="TableBody"/>
              <w:rPr>
                <w:del w:id="14768" w:author="Alban Roche" w:date="2017-08-02T16:40:00Z"/>
              </w:rPr>
            </w:pPr>
            <w:del w:id="14769" w:author="Alban Roche" w:date="2017-08-02T16:40:00Z">
              <w:r w:rsidRPr="003772C6" w:rsidDel="000934B8">
                <w:rPr>
                  <w:b/>
                </w:rPr>
                <w:delText>&lt;aud_coding_type_2G&gt;</w:delText>
              </w:r>
              <w:r w:rsidDel="000934B8">
                <w:tab/>
              </w:r>
              <w:r w:rsidRPr="003772C6" w:rsidDel="000934B8">
                <w:delText xml:space="preserve">Supported </w:delText>
              </w:r>
              <w:r w:rsidDel="000934B8">
                <w:delText xml:space="preserve">2G </w:delText>
              </w:r>
              <w:r w:rsidRPr="003772C6" w:rsidDel="000934B8">
                <w:delText>types (not supported)</w:delText>
              </w:r>
            </w:del>
          </w:p>
          <w:p w14:paraId="40E89987" w14:textId="2582AA7C" w:rsidR="00AD6DB4" w:rsidRPr="003772C6" w:rsidDel="000934B8" w:rsidRDefault="00AD6DB4" w:rsidP="00166AF3">
            <w:pPr>
              <w:pStyle w:val="TableBody"/>
              <w:rPr>
                <w:del w:id="14770" w:author="Alban Roche" w:date="2017-08-02T16:40:00Z"/>
              </w:rPr>
            </w:pPr>
            <w:del w:id="14771" w:author="Alban Roche" w:date="2017-08-02T16:40:00Z">
              <w:r w:rsidRPr="00B41DF2" w:rsidDel="000934B8">
                <w:delText>5</w:delText>
              </w:r>
              <w:r w:rsidDel="000934B8">
                <w:tab/>
              </w:r>
              <w:r w:rsidRPr="003772C6" w:rsidDel="000934B8">
                <w:delText>FR, EFR, HR, AMR-FR, AMR-HR</w:delText>
              </w:r>
            </w:del>
          </w:p>
          <w:p w14:paraId="3656B86B" w14:textId="20D32713" w:rsidR="00AD6DB4" w:rsidRPr="00D86F43" w:rsidDel="000934B8" w:rsidRDefault="00AD6DB4" w:rsidP="00166AF3">
            <w:pPr>
              <w:pStyle w:val="TableBody"/>
              <w:rPr>
                <w:del w:id="14772" w:author="Alban Roche" w:date="2017-08-02T16:40:00Z"/>
                <w:sz w:val="14"/>
                <w:szCs w:val="14"/>
              </w:rPr>
            </w:pPr>
          </w:p>
          <w:p w14:paraId="37EDBBAF" w14:textId="29BCB9E1" w:rsidR="00AD6DB4" w:rsidRPr="003772C6" w:rsidDel="000934B8" w:rsidRDefault="00AD6DB4" w:rsidP="00166AF3">
            <w:pPr>
              <w:pStyle w:val="TableBody"/>
              <w:rPr>
                <w:del w:id="14773" w:author="Alban Roche" w:date="2017-08-02T16:40:00Z"/>
              </w:rPr>
            </w:pPr>
            <w:del w:id="14774" w:author="Alban Roche" w:date="2017-08-02T16:40:00Z">
              <w:r w:rsidRPr="003772C6" w:rsidDel="000934B8">
                <w:rPr>
                  <w:b/>
                </w:rPr>
                <w:delText>&lt;aud_coding_type_3G&gt;</w:delText>
              </w:r>
              <w:r w:rsidRPr="003772C6" w:rsidDel="000934B8">
                <w:tab/>
                <w:delText xml:space="preserve">Supported </w:delText>
              </w:r>
              <w:r w:rsidDel="000934B8">
                <w:delText xml:space="preserve">3G </w:delText>
              </w:r>
              <w:r w:rsidRPr="003772C6" w:rsidDel="000934B8">
                <w:delText>types</w:delText>
              </w:r>
            </w:del>
          </w:p>
          <w:p w14:paraId="3646081C" w14:textId="05EC10B3" w:rsidR="00AD6DB4" w:rsidRPr="003772C6" w:rsidDel="000934B8" w:rsidRDefault="00AD6DB4" w:rsidP="00166AF3">
            <w:pPr>
              <w:pStyle w:val="TableBody"/>
              <w:rPr>
                <w:del w:id="14775" w:author="Alban Roche" w:date="2017-08-02T16:40:00Z"/>
              </w:rPr>
            </w:pPr>
            <w:del w:id="14776" w:author="Alban Roche" w:date="2017-08-02T16:40:00Z">
              <w:r w:rsidRPr="003772C6" w:rsidDel="000934B8">
                <w:delText>3</w:delText>
              </w:r>
              <w:r w:rsidDel="000934B8">
                <w:tab/>
              </w:r>
              <w:r w:rsidRPr="003772C6" w:rsidDel="000934B8">
                <w:delText>UMTS AMR v2</w:delText>
              </w:r>
            </w:del>
          </w:p>
          <w:p w14:paraId="37B1E45A" w14:textId="5DC16A67" w:rsidR="00AD6DB4" w:rsidRPr="003772C6" w:rsidDel="000934B8" w:rsidRDefault="00AD6DB4" w:rsidP="00166AF3">
            <w:pPr>
              <w:pStyle w:val="TableBody"/>
              <w:rPr>
                <w:del w:id="14777" w:author="Alban Roche" w:date="2017-08-02T16:40:00Z"/>
              </w:rPr>
            </w:pPr>
            <w:del w:id="14778" w:author="Alban Roche" w:date="2017-08-02T16:40:00Z">
              <w:r w:rsidRPr="00B41DF2" w:rsidDel="000934B8">
                <w:delText>4</w:delText>
              </w:r>
              <w:r w:rsidDel="000934B8">
                <w:tab/>
              </w:r>
              <w:r w:rsidRPr="003772C6" w:rsidDel="000934B8">
                <w:delText>UMTS AMR v2, UMTS, AMR-WB</w:delText>
              </w:r>
            </w:del>
          </w:p>
        </w:tc>
      </w:tr>
      <w:tr w:rsidR="00AD6DB4" w:rsidRPr="00C67357" w:rsidDel="000934B8" w14:paraId="6BD352C7" w14:textId="3EBC437F" w:rsidTr="00166AF3">
        <w:trPr>
          <w:trHeight w:val="35"/>
          <w:del w:id="14779" w:author="Alban Roche" w:date="2017-08-02T16:40:00Z"/>
        </w:trPr>
        <w:tc>
          <w:tcPr>
            <w:tcW w:w="1728" w:type="dxa"/>
          </w:tcPr>
          <w:p w14:paraId="0773E716" w14:textId="59CD8FA1" w:rsidR="00AD6DB4" w:rsidRPr="00B41DF2" w:rsidDel="000934B8" w:rsidRDefault="00AD6DB4" w:rsidP="00166AF3">
            <w:pPr>
              <w:pStyle w:val="TableBody"/>
              <w:rPr>
                <w:del w:id="14780" w:author="Alban Roche" w:date="2017-08-02T16:40:00Z"/>
                <w:u w:val="single"/>
              </w:rPr>
            </w:pPr>
            <w:del w:id="14781" w:author="Alban Roche" w:date="2017-08-02T16:40:00Z">
              <w:r w:rsidRPr="00B41DF2" w:rsidDel="000934B8">
                <w:rPr>
                  <w:u w:val="single"/>
                </w:rPr>
                <w:delText>Reference</w:delText>
              </w:r>
            </w:del>
          </w:p>
          <w:p w14:paraId="0474DD49" w14:textId="6E3FD749" w:rsidR="00AD6DB4" w:rsidRPr="003772C6" w:rsidDel="000934B8" w:rsidRDefault="00AD6DB4" w:rsidP="00166AF3">
            <w:pPr>
              <w:pStyle w:val="TableBody"/>
              <w:rPr>
                <w:del w:id="14782" w:author="Alban Roche" w:date="2017-08-02T16:40:00Z"/>
                <w:i/>
              </w:rPr>
            </w:pPr>
            <w:del w:id="14783" w:author="Alban Roche" w:date="2017-08-02T16:40:00Z">
              <w:r w:rsidRPr="00C41274" w:rsidDel="000934B8">
                <w:delText>Sierra Wireless Proprietary</w:delText>
              </w:r>
            </w:del>
          </w:p>
        </w:tc>
        <w:tc>
          <w:tcPr>
            <w:tcW w:w="7560" w:type="dxa"/>
          </w:tcPr>
          <w:p w14:paraId="1259E608" w14:textId="16A40004" w:rsidR="00AD6DB4" w:rsidRPr="00B41DF2" w:rsidDel="000934B8" w:rsidRDefault="00AD6DB4" w:rsidP="00166AF3">
            <w:pPr>
              <w:pStyle w:val="TableBody"/>
              <w:rPr>
                <w:del w:id="14784" w:author="Alban Roche" w:date="2017-08-02T16:40:00Z"/>
                <w:u w:val="single"/>
              </w:rPr>
            </w:pPr>
            <w:del w:id="14785" w:author="Alban Roche" w:date="2017-08-02T16:40:00Z">
              <w:r w:rsidRPr="00B41DF2" w:rsidDel="000934B8">
                <w:rPr>
                  <w:u w:val="single"/>
                </w:rPr>
                <w:delText>Notes</w:delText>
              </w:r>
            </w:del>
          </w:p>
          <w:p w14:paraId="1DDA7057" w14:textId="35310425" w:rsidR="00AD6DB4" w:rsidRPr="003772C6" w:rsidDel="000934B8" w:rsidRDefault="00AD6DB4" w:rsidP="0059466D">
            <w:pPr>
              <w:pStyle w:val="TableBody"/>
              <w:numPr>
                <w:ilvl w:val="0"/>
                <w:numId w:val="143"/>
              </w:numPr>
              <w:rPr>
                <w:del w:id="14786" w:author="Alban Roche" w:date="2017-08-02T16:40:00Z"/>
              </w:rPr>
            </w:pPr>
            <w:del w:id="14787" w:author="Alban Roche" w:date="2017-08-02T16:40:00Z">
              <w:r w:rsidDel="000934B8">
                <w:delText xml:space="preserve">This command allows the configuration of supported 3G voice codecs of the device; although the final codec decision is actually made by the network. No </w:delText>
              </w:r>
              <w:r w:rsidRPr="003772C6" w:rsidDel="000934B8">
                <w:delText xml:space="preserve">call would be established and </w:delText>
              </w:r>
              <w:r w:rsidRPr="00CD6A64" w:rsidDel="000934B8">
                <w:delText>no sound would be heard if the list of supported codec</w:delText>
              </w:r>
              <w:r w:rsidDel="000934B8">
                <w:delText>s</w:delText>
              </w:r>
              <w:r w:rsidRPr="00CD6A64" w:rsidDel="000934B8">
                <w:delText xml:space="preserve"> set in the device does not match the network</w:delText>
              </w:r>
              <w:r w:rsidDel="000934B8">
                <w:delText>’s</w:delText>
              </w:r>
              <w:r w:rsidRPr="003772C6" w:rsidDel="000934B8">
                <w:delText>.</w:delText>
              </w:r>
              <w:r w:rsidDel="000934B8">
                <w:delText xml:space="preserve"> (Note that 2G voice codecs are not supported in the HL7588.)</w:delText>
              </w:r>
            </w:del>
          </w:p>
          <w:p w14:paraId="60146C41" w14:textId="1449AED5" w:rsidR="00AD6DB4" w:rsidRPr="003772C6" w:rsidDel="000934B8" w:rsidRDefault="00AD6DB4" w:rsidP="0059466D">
            <w:pPr>
              <w:pStyle w:val="TableBody"/>
              <w:numPr>
                <w:ilvl w:val="0"/>
                <w:numId w:val="143"/>
              </w:numPr>
              <w:rPr>
                <w:del w:id="14788" w:author="Alban Roche" w:date="2017-08-02T16:40:00Z"/>
              </w:rPr>
            </w:pPr>
            <w:del w:id="14789" w:author="Alban Roche" w:date="2017-08-02T16:40:00Z">
              <w:r w:rsidRPr="00B41DF2" w:rsidDel="000934B8">
                <w:delText xml:space="preserve">&lt;aud_coding_type_2G&gt; </w:delText>
              </w:r>
              <w:r w:rsidRPr="003772C6" w:rsidDel="000934B8">
                <w:delText xml:space="preserve">has no effect in </w:delText>
              </w:r>
              <w:r w:rsidDel="000934B8">
                <w:delText xml:space="preserve">the </w:delText>
              </w:r>
              <w:r w:rsidRPr="003772C6" w:rsidDel="000934B8">
                <w:delText>HL7588 as it is not supported</w:delText>
              </w:r>
              <w:r w:rsidDel="000934B8">
                <w:delText>.</w:delText>
              </w:r>
            </w:del>
          </w:p>
          <w:p w14:paraId="0A89F1BA" w14:textId="0BCB857F" w:rsidR="00AD6DB4" w:rsidDel="000934B8" w:rsidRDefault="00AD6DB4" w:rsidP="0059466D">
            <w:pPr>
              <w:pStyle w:val="TableBody"/>
              <w:numPr>
                <w:ilvl w:val="0"/>
                <w:numId w:val="143"/>
              </w:numPr>
              <w:rPr>
                <w:del w:id="14790" w:author="Alban Roche" w:date="2017-08-02T16:40:00Z"/>
              </w:rPr>
            </w:pPr>
            <w:del w:id="14791" w:author="Alban Roche" w:date="2017-08-02T16:40:00Z">
              <w:r w:rsidDel="000934B8">
                <w:delText xml:space="preserve">Parameters </w:delText>
              </w:r>
              <w:r w:rsidRPr="003772C6" w:rsidDel="000934B8">
                <w:delText xml:space="preserve">are stored in non-volatile memory immediately when </w:delText>
              </w:r>
              <w:r w:rsidDel="000934B8">
                <w:delText xml:space="preserve">a </w:delText>
              </w:r>
              <w:r w:rsidRPr="003772C6" w:rsidDel="000934B8">
                <w:delText>valid write command</w:delText>
              </w:r>
              <w:r w:rsidDel="000934B8">
                <w:delText xml:space="preserve"> is entered.</w:delText>
              </w:r>
            </w:del>
          </w:p>
          <w:p w14:paraId="690B2690" w14:textId="6CA2DB19" w:rsidR="00AD6DB4" w:rsidRPr="003772C6" w:rsidDel="000934B8" w:rsidRDefault="00AD6DB4" w:rsidP="0059466D">
            <w:pPr>
              <w:pStyle w:val="TableBody"/>
              <w:numPr>
                <w:ilvl w:val="0"/>
                <w:numId w:val="143"/>
              </w:numPr>
              <w:rPr>
                <w:del w:id="14792" w:author="Alban Roche" w:date="2017-08-02T16:40:00Z"/>
              </w:rPr>
            </w:pPr>
            <w:del w:id="14793" w:author="Alban Roche" w:date="2017-08-02T16:40:00Z">
              <w:r w:rsidDel="000934B8">
                <w:delText>This command can be used without a SIM card.</w:delText>
              </w:r>
            </w:del>
          </w:p>
        </w:tc>
      </w:tr>
      <w:tr w:rsidR="00AD6DB4" w:rsidRPr="00C67357" w:rsidDel="000934B8" w14:paraId="2A2113AC" w14:textId="2A1A7D9D" w:rsidTr="00166AF3">
        <w:trPr>
          <w:trHeight w:val="35"/>
          <w:del w:id="14794" w:author="Alban Roche" w:date="2017-08-02T16:40:00Z"/>
        </w:trPr>
        <w:tc>
          <w:tcPr>
            <w:tcW w:w="1728" w:type="dxa"/>
          </w:tcPr>
          <w:p w14:paraId="251B8EC9" w14:textId="6B5838CE" w:rsidR="00AD6DB4" w:rsidRPr="003772C6" w:rsidDel="000934B8" w:rsidRDefault="00AD6DB4" w:rsidP="00166AF3">
            <w:pPr>
              <w:pStyle w:val="TableBody"/>
              <w:rPr>
                <w:del w:id="14795" w:author="Alban Roche" w:date="2017-08-02T16:40:00Z"/>
                <w:u w:val="single"/>
              </w:rPr>
            </w:pPr>
            <w:del w:id="14796" w:author="Alban Roche" w:date="2017-08-02T16:40:00Z">
              <w:r w:rsidDel="000934B8">
                <w:rPr>
                  <w:u w:val="single"/>
                </w:rPr>
                <w:delText>Example</w:delText>
              </w:r>
            </w:del>
          </w:p>
        </w:tc>
        <w:tc>
          <w:tcPr>
            <w:tcW w:w="7560" w:type="dxa"/>
          </w:tcPr>
          <w:p w14:paraId="2D417D7A" w14:textId="369AEBD3" w:rsidR="00AD6DB4" w:rsidRPr="003772C6" w:rsidDel="000934B8" w:rsidRDefault="00AD6DB4" w:rsidP="00166AF3">
            <w:pPr>
              <w:pStyle w:val="TableBody"/>
              <w:rPr>
                <w:del w:id="14797" w:author="Alban Roche" w:date="2017-08-02T16:40:00Z"/>
              </w:rPr>
            </w:pPr>
            <w:del w:id="14798" w:author="Alban Roche" w:date="2017-08-02T16:40:00Z">
              <w:r w:rsidRPr="00B41DF2" w:rsidDel="000934B8">
                <w:rPr>
                  <w:b/>
                </w:rPr>
                <w:delText>AT+WVR=?</w:delText>
              </w:r>
              <w:r w:rsidRPr="00B41DF2" w:rsidDel="000934B8">
                <w:rPr>
                  <w:b/>
                </w:rPr>
                <w:tab/>
              </w:r>
              <w:r w:rsidRPr="003772C6" w:rsidDel="000934B8">
                <w:tab/>
              </w:r>
              <w:r w:rsidDel="000934B8">
                <w:delText xml:space="preserve">// </w:delText>
              </w:r>
              <w:r w:rsidRPr="003772C6" w:rsidDel="000934B8">
                <w:delText>Read the available options</w:delText>
              </w:r>
            </w:del>
          </w:p>
          <w:p w14:paraId="44777D99" w14:textId="288F0A91" w:rsidR="00AD6DB4" w:rsidRPr="00B41DF2" w:rsidDel="000934B8" w:rsidRDefault="00AD6DB4" w:rsidP="00166AF3">
            <w:pPr>
              <w:pStyle w:val="TableBody"/>
              <w:rPr>
                <w:del w:id="14799" w:author="Alban Roche" w:date="2017-08-02T16:40:00Z"/>
                <w:b/>
              </w:rPr>
            </w:pPr>
            <w:del w:id="14800" w:author="Alban Roche" w:date="2017-08-02T16:40:00Z">
              <w:r w:rsidRPr="00B41DF2" w:rsidDel="000934B8">
                <w:rPr>
                  <w:b/>
                </w:rPr>
                <w:delText>+WVR: (5),(3-4)</w:delText>
              </w:r>
            </w:del>
          </w:p>
          <w:p w14:paraId="371A2CFA" w14:textId="00004726" w:rsidR="00AD6DB4" w:rsidRPr="00B41DF2" w:rsidDel="000934B8" w:rsidRDefault="00AD6DB4" w:rsidP="00166AF3">
            <w:pPr>
              <w:pStyle w:val="TableBody"/>
              <w:rPr>
                <w:del w:id="14801" w:author="Alban Roche" w:date="2017-08-02T16:40:00Z"/>
                <w:b/>
              </w:rPr>
            </w:pPr>
            <w:del w:id="14802" w:author="Alban Roche" w:date="2017-08-02T16:40:00Z">
              <w:r w:rsidRPr="00B41DF2" w:rsidDel="000934B8">
                <w:rPr>
                  <w:b/>
                </w:rPr>
                <w:delText>OK</w:delText>
              </w:r>
            </w:del>
          </w:p>
          <w:p w14:paraId="023C36DC" w14:textId="25B62BA3" w:rsidR="00AD6DB4" w:rsidRPr="00B41DF2" w:rsidDel="000934B8" w:rsidRDefault="00AD6DB4" w:rsidP="00166AF3">
            <w:pPr>
              <w:pStyle w:val="TableBody"/>
              <w:rPr>
                <w:del w:id="14803" w:author="Alban Roche" w:date="2017-08-02T16:40:00Z"/>
                <w:b/>
              </w:rPr>
            </w:pPr>
          </w:p>
          <w:p w14:paraId="5B1146B3" w14:textId="327C90DE" w:rsidR="00AD6DB4" w:rsidRPr="003772C6" w:rsidDel="000934B8" w:rsidRDefault="00AD6DB4" w:rsidP="00166AF3">
            <w:pPr>
              <w:pStyle w:val="TableBody"/>
              <w:rPr>
                <w:del w:id="14804" w:author="Alban Roche" w:date="2017-08-02T16:40:00Z"/>
              </w:rPr>
            </w:pPr>
            <w:del w:id="14805" w:author="Alban Roche" w:date="2017-08-02T16:40:00Z">
              <w:r w:rsidRPr="00B41DF2" w:rsidDel="000934B8">
                <w:rPr>
                  <w:b/>
                </w:rPr>
                <w:delText>AT+WVR=,3</w:delText>
              </w:r>
              <w:r w:rsidRPr="00B41DF2" w:rsidDel="000934B8">
                <w:rPr>
                  <w:b/>
                </w:rPr>
                <w:tab/>
              </w:r>
              <w:r w:rsidRPr="003772C6" w:rsidDel="000934B8">
                <w:tab/>
              </w:r>
              <w:r w:rsidDel="000934B8">
                <w:delText xml:space="preserve">// </w:delText>
              </w:r>
              <w:r w:rsidRPr="003772C6" w:rsidDel="000934B8">
                <w:delText xml:space="preserve">Set 3G codec as UMTS AMR v2, 2G codec is skipped as only 3G </w:delText>
              </w:r>
              <w:r w:rsidDel="000934B8">
                <w:tab/>
              </w:r>
              <w:r w:rsidDel="000934B8">
                <w:tab/>
              </w:r>
              <w:r w:rsidDel="000934B8">
                <w:tab/>
              </w:r>
              <w:r w:rsidDel="000934B8">
                <w:tab/>
                <w:delText xml:space="preserve">// </w:delText>
              </w:r>
              <w:r w:rsidRPr="003772C6" w:rsidDel="000934B8">
                <w:delText>codecs available</w:delText>
              </w:r>
            </w:del>
          </w:p>
          <w:p w14:paraId="40D22463" w14:textId="5B97386B" w:rsidR="00AD6DB4" w:rsidRPr="00B41DF2" w:rsidDel="000934B8" w:rsidRDefault="00AD6DB4" w:rsidP="00166AF3">
            <w:pPr>
              <w:pStyle w:val="TableBody"/>
              <w:rPr>
                <w:del w:id="14806" w:author="Alban Roche" w:date="2017-08-02T16:40:00Z"/>
                <w:b/>
              </w:rPr>
            </w:pPr>
            <w:del w:id="14807" w:author="Alban Roche" w:date="2017-08-02T16:40:00Z">
              <w:r w:rsidRPr="00B41DF2" w:rsidDel="000934B8">
                <w:rPr>
                  <w:b/>
                </w:rPr>
                <w:delText>OK</w:delText>
              </w:r>
            </w:del>
          </w:p>
          <w:p w14:paraId="58CAAEE6" w14:textId="535C5622" w:rsidR="00AD6DB4" w:rsidRPr="00B41DF2" w:rsidDel="000934B8" w:rsidRDefault="00AD6DB4" w:rsidP="00166AF3">
            <w:pPr>
              <w:pStyle w:val="TableBody"/>
              <w:rPr>
                <w:del w:id="14808" w:author="Alban Roche" w:date="2017-08-02T16:40:00Z"/>
                <w:b/>
              </w:rPr>
            </w:pPr>
          </w:p>
          <w:p w14:paraId="72A48B96" w14:textId="3FC15C8D" w:rsidR="00AD6DB4" w:rsidRPr="003772C6" w:rsidDel="000934B8" w:rsidRDefault="00AD6DB4" w:rsidP="00166AF3">
            <w:pPr>
              <w:pStyle w:val="TableBody"/>
              <w:rPr>
                <w:del w:id="14809" w:author="Alban Roche" w:date="2017-08-02T16:40:00Z"/>
              </w:rPr>
            </w:pPr>
            <w:del w:id="14810" w:author="Alban Roche" w:date="2017-08-02T16:40:00Z">
              <w:r w:rsidRPr="00B41DF2" w:rsidDel="000934B8">
                <w:rPr>
                  <w:b/>
                </w:rPr>
                <w:delText>AT+WVR?</w:delText>
              </w:r>
              <w:r w:rsidRPr="003772C6" w:rsidDel="000934B8">
                <w:tab/>
              </w:r>
              <w:r w:rsidRPr="003772C6" w:rsidDel="000934B8">
                <w:tab/>
              </w:r>
              <w:r w:rsidDel="000934B8">
                <w:delText xml:space="preserve">// </w:delText>
              </w:r>
              <w:r w:rsidRPr="003772C6" w:rsidDel="000934B8">
                <w:delText>Read the current setting</w:delText>
              </w:r>
            </w:del>
          </w:p>
          <w:p w14:paraId="2D8BF81F" w14:textId="74ABCAE3" w:rsidR="00AD6DB4" w:rsidRPr="00B41DF2" w:rsidDel="000934B8" w:rsidRDefault="00AD6DB4" w:rsidP="00166AF3">
            <w:pPr>
              <w:pStyle w:val="TableBody"/>
              <w:rPr>
                <w:del w:id="14811" w:author="Alban Roche" w:date="2017-08-02T16:40:00Z"/>
                <w:b/>
              </w:rPr>
            </w:pPr>
            <w:del w:id="14812" w:author="Alban Roche" w:date="2017-08-02T16:40:00Z">
              <w:r w:rsidRPr="00B41DF2" w:rsidDel="000934B8">
                <w:rPr>
                  <w:b/>
                </w:rPr>
                <w:delText>+WVR: 5,3</w:delText>
              </w:r>
            </w:del>
          </w:p>
          <w:p w14:paraId="6DBA9633" w14:textId="1AAE41AE" w:rsidR="00AD6DB4" w:rsidRPr="00B41DF2" w:rsidDel="000934B8" w:rsidRDefault="00AD6DB4" w:rsidP="00166AF3">
            <w:pPr>
              <w:pStyle w:val="TableBody"/>
              <w:rPr>
                <w:del w:id="14813" w:author="Alban Roche" w:date="2017-08-02T16:40:00Z"/>
              </w:rPr>
            </w:pPr>
            <w:del w:id="14814" w:author="Alban Roche" w:date="2017-08-02T16:40:00Z">
              <w:r w:rsidRPr="00B41DF2" w:rsidDel="000934B8">
                <w:rPr>
                  <w:b/>
                </w:rPr>
                <w:delText>OK</w:delText>
              </w:r>
            </w:del>
          </w:p>
        </w:tc>
      </w:tr>
    </w:tbl>
    <w:p w14:paraId="51FC6BC0" w14:textId="04D5EC93" w:rsidR="00AD6DB4" w:rsidDel="000934B8" w:rsidRDefault="00AD6DB4" w:rsidP="0059466D">
      <w:pPr>
        <w:pStyle w:val="Heading2"/>
        <w:numPr>
          <w:ilvl w:val="1"/>
          <w:numId w:val="11"/>
        </w:numPr>
        <w:ind w:left="1080" w:hanging="1080"/>
        <w:rPr>
          <w:del w:id="14815" w:author="Alban Roche" w:date="2017-08-02T16:40:00Z"/>
        </w:rPr>
      </w:pPr>
      <w:bookmarkStart w:id="14816" w:name="_Ref460315326"/>
      <w:bookmarkStart w:id="14817" w:name="_Toc460332506"/>
      <w:bookmarkStart w:id="14818" w:name="_Toc486251694"/>
      <w:commentRangeStart w:id="14819"/>
      <w:del w:id="14820" w:author="Alban Roche" w:date="2017-08-02T16:40:00Z">
        <w:r w:rsidDel="000934B8">
          <w:delText xml:space="preserve">+VTD </w:delText>
        </w:r>
        <w:r w:rsidRPr="00671C8B" w:rsidDel="000934B8">
          <w:delText xml:space="preserve">Command: </w:delText>
        </w:r>
        <w:r w:rsidDel="000934B8">
          <w:delText>Tone Duration</w:delText>
        </w:r>
        <w:bookmarkEnd w:id="14816"/>
        <w:bookmarkEnd w:id="14817"/>
        <w:commentRangeEnd w:id="14819"/>
        <w:r w:rsidDel="000934B8">
          <w:rPr>
            <w:rStyle w:val="CommentReference"/>
            <w:rFonts w:ascii="Verdana" w:eastAsia="Times New Roman" w:hAnsi="Verdana" w:cs="Times New Roman"/>
            <w:b w:val="0"/>
            <w:lang w:eastAsia="en-US"/>
          </w:rPr>
          <w:commentReference w:id="14819"/>
        </w:r>
        <w:bookmarkEnd w:id="14818"/>
      </w:del>
    </w:p>
    <w:p w14:paraId="5BBE7C6A" w14:textId="1BD3DE2F" w:rsidR="00AD6DB4" w:rsidRPr="006B5B85" w:rsidDel="000934B8" w:rsidRDefault="00AD6DB4" w:rsidP="00AD6DB4">
      <w:pPr>
        <w:pStyle w:val="Note"/>
        <w:keepNext/>
        <w:rPr>
          <w:del w:id="14821" w:author="Alban Roche" w:date="2017-08-02T16:40:00Z"/>
        </w:rPr>
      </w:pPr>
      <w:del w:id="14822" w:author="Alban Roche" w:date="2017-08-02T16:40:00Z">
        <w:r w:rsidDel="000934B8">
          <w:delText>F</w:delText>
        </w:r>
        <w:r w:rsidRPr="00893AA7" w:rsidDel="000934B8">
          <w:delText xml:space="preserve">or </w:delText>
        </w:r>
        <w:r w:rsidDel="000934B8">
          <w:delText>HL7688 and HL7692 only.</w:delText>
        </w:r>
      </w:del>
    </w:p>
    <w:tbl>
      <w:tblPr>
        <w:tblStyle w:val="TableSWIleft"/>
        <w:tblW w:w="9288" w:type="dxa"/>
        <w:tblLayout w:type="fixed"/>
        <w:tblLook w:val="04A0" w:firstRow="1" w:lastRow="0" w:firstColumn="1" w:lastColumn="0" w:noHBand="0" w:noVBand="1"/>
      </w:tblPr>
      <w:tblGrid>
        <w:gridCol w:w="1728"/>
        <w:gridCol w:w="7560"/>
      </w:tblGrid>
      <w:tr w:rsidR="00AD6DB4" w:rsidRPr="00671C8B" w:rsidDel="000934B8" w14:paraId="698A6D9A" w14:textId="14DDCA9A" w:rsidTr="00166AF3">
        <w:trPr>
          <w:cnfStyle w:val="100000000000" w:firstRow="1" w:lastRow="0" w:firstColumn="0" w:lastColumn="0" w:oddVBand="0" w:evenVBand="0" w:oddHBand="0" w:evenHBand="0" w:firstRowFirstColumn="0" w:firstRowLastColumn="0" w:lastRowFirstColumn="0" w:lastRowLastColumn="0"/>
          <w:del w:id="14823" w:author="Alban Roche" w:date="2017-08-02T16:40:00Z"/>
        </w:trPr>
        <w:tc>
          <w:tcPr>
            <w:tcW w:w="9288" w:type="dxa"/>
            <w:gridSpan w:val="2"/>
          </w:tcPr>
          <w:p w14:paraId="35B7DC47" w14:textId="46931D74" w:rsidR="00AD6DB4" w:rsidRPr="00671C8B" w:rsidDel="000934B8" w:rsidRDefault="00AD6DB4">
            <w:pPr>
              <w:pStyle w:val="TableRowHead"/>
              <w:spacing w:before="144" w:after="144"/>
              <w:rPr>
                <w:del w:id="14824" w:author="Alban Roche" w:date="2017-08-02T16:40:00Z"/>
                <w:bCs w:val="0"/>
              </w:rPr>
            </w:pPr>
            <w:del w:id="14825" w:author="Alban Roche" w:date="2017-08-02T16:40:00Z">
              <w:r w:rsidDel="000934B8">
                <w:delText>HL7688 and HL7692</w:delText>
              </w:r>
            </w:del>
          </w:p>
        </w:tc>
      </w:tr>
      <w:tr w:rsidR="00AD6DB4" w:rsidRPr="00C67357" w:rsidDel="000934B8" w14:paraId="30E49558" w14:textId="715858D6" w:rsidTr="00166AF3">
        <w:trPr>
          <w:trHeight w:val="35"/>
          <w:del w:id="14826" w:author="Alban Roche" w:date="2017-08-02T16:40:00Z"/>
        </w:trPr>
        <w:tc>
          <w:tcPr>
            <w:tcW w:w="1728" w:type="dxa"/>
          </w:tcPr>
          <w:p w14:paraId="7E9B96AA" w14:textId="1F478AC0" w:rsidR="00AD6DB4" w:rsidRPr="00AE67EA" w:rsidDel="000934B8" w:rsidRDefault="00AD6DB4" w:rsidP="00166AF3">
            <w:pPr>
              <w:pStyle w:val="TableBody"/>
              <w:rPr>
                <w:del w:id="14827" w:author="Alban Roche" w:date="2017-08-02T16:40:00Z"/>
                <w:rFonts w:ascii="Times New Roman" w:hAnsi="Times New Roman" w:cs="Times New Roman"/>
                <w:i/>
                <w:sz w:val="20"/>
                <w:szCs w:val="20"/>
              </w:rPr>
            </w:pPr>
            <w:del w:id="14828" w:author="Alban Roche" w:date="2017-08-02T16:40:00Z">
              <w:r w:rsidRPr="00C41274" w:rsidDel="000934B8">
                <w:rPr>
                  <w:i/>
                </w:rPr>
                <w:delText>Test command</w:delText>
              </w:r>
            </w:del>
          </w:p>
          <w:p w14:paraId="31F00347" w14:textId="16A2ABB6" w:rsidR="00AD6DB4" w:rsidRPr="00C41274" w:rsidDel="000934B8" w:rsidRDefault="00AD6DB4" w:rsidP="00166AF3">
            <w:pPr>
              <w:pStyle w:val="TableBody"/>
              <w:rPr>
                <w:del w:id="14829" w:author="Alban Roche" w:date="2017-08-02T16:40:00Z"/>
              </w:rPr>
            </w:pPr>
          </w:p>
          <w:p w14:paraId="5FBA76A9" w14:textId="5EE33F5B" w:rsidR="00AD6DB4" w:rsidRPr="00C41274" w:rsidDel="000934B8" w:rsidRDefault="00AD6DB4" w:rsidP="00166AF3">
            <w:pPr>
              <w:pStyle w:val="TableBody"/>
              <w:rPr>
                <w:del w:id="14830" w:author="Alban Roche" w:date="2017-08-02T16:40:00Z"/>
                <w:u w:val="single"/>
              </w:rPr>
            </w:pPr>
            <w:del w:id="14831" w:author="Alban Roche" w:date="2017-08-02T16:40:00Z">
              <w:r w:rsidRPr="00C41274" w:rsidDel="000934B8">
                <w:rPr>
                  <w:u w:val="single"/>
                </w:rPr>
                <w:delText>Syntax</w:delText>
              </w:r>
            </w:del>
          </w:p>
          <w:p w14:paraId="0F671042" w14:textId="2E05541A" w:rsidR="00AD6DB4" w:rsidRPr="00B41DF2" w:rsidDel="000934B8" w:rsidRDefault="00AD6DB4" w:rsidP="00166AF3">
            <w:pPr>
              <w:pStyle w:val="TableBody"/>
              <w:rPr>
                <w:del w:id="14832" w:author="Alban Roche" w:date="2017-08-02T16:40:00Z"/>
                <w:b/>
              </w:rPr>
            </w:pPr>
            <w:del w:id="14833" w:author="Alban Roche" w:date="2017-08-02T16:40:00Z">
              <w:r w:rsidRPr="00C41274" w:rsidDel="000934B8">
                <w:rPr>
                  <w:b/>
                </w:rPr>
                <w:delText>AT+VTD=?</w:delText>
              </w:r>
            </w:del>
          </w:p>
        </w:tc>
        <w:tc>
          <w:tcPr>
            <w:tcW w:w="7560" w:type="dxa"/>
          </w:tcPr>
          <w:p w14:paraId="7FE765CD" w14:textId="1D782B03" w:rsidR="00AD6DB4" w:rsidRPr="00AE67EA" w:rsidDel="000934B8" w:rsidRDefault="00AD6DB4" w:rsidP="00166AF3">
            <w:pPr>
              <w:pStyle w:val="TableBody"/>
              <w:rPr>
                <w:del w:id="14834" w:author="Alban Roche" w:date="2017-08-02T16:40:00Z"/>
                <w:rFonts w:ascii="Times New Roman" w:hAnsi="Times New Roman" w:cs="Times New Roman"/>
                <w:sz w:val="20"/>
                <w:szCs w:val="20"/>
                <w:u w:val="single"/>
              </w:rPr>
            </w:pPr>
          </w:p>
          <w:p w14:paraId="6B3961A8" w14:textId="2616C318" w:rsidR="00AD6DB4" w:rsidRPr="00C41274" w:rsidDel="000934B8" w:rsidRDefault="00AD6DB4" w:rsidP="00166AF3">
            <w:pPr>
              <w:pStyle w:val="TableBody"/>
              <w:rPr>
                <w:del w:id="14835" w:author="Alban Roche" w:date="2017-08-02T16:40:00Z"/>
                <w:u w:val="single"/>
              </w:rPr>
            </w:pPr>
          </w:p>
          <w:p w14:paraId="1364515C" w14:textId="12AD1255" w:rsidR="00AD6DB4" w:rsidRPr="00C41274" w:rsidDel="000934B8" w:rsidRDefault="00AD6DB4" w:rsidP="00166AF3">
            <w:pPr>
              <w:pStyle w:val="TableBody"/>
              <w:rPr>
                <w:del w:id="14836" w:author="Alban Roche" w:date="2017-08-02T16:40:00Z"/>
                <w:u w:val="single"/>
              </w:rPr>
            </w:pPr>
            <w:del w:id="14837" w:author="Alban Roche" w:date="2017-08-02T16:40:00Z">
              <w:r w:rsidRPr="00C41274" w:rsidDel="000934B8">
                <w:rPr>
                  <w:u w:val="single"/>
                </w:rPr>
                <w:delText>Response</w:delText>
              </w:r>
            </w:del>
          </w:p>
          <w:p w14:paraId="0A91FC7C" w14:textId="337EBD4A" w:rsidR="00AD6DB4" w:rsidRPr="00C41274" w:rsidDel="000934B8" w:rsidRDefault="00AD6DB4" w:rsidP="00166AF3">
            <w:pPr>
              <w:pStyle w:val="TableBody"/>
              <w:rPr>
                <w:del w:id="14838" w:author="Alban Roche" w:date="2017-08-02T16:40:00Z"/>
              </w:rPr>
            </w:pPr>
            <w:del w:id="14839" w:author="Alban Roche" w:date="2017-08-02T16:40:00Z">
              <w:r w:rsidRPr="007A096E" w:rsidDel="000934B8">
                <w:rPr>
                  <w:b/>
                </w:rPr>
                <w:delText>+VTD:</w:delText>
              </w:r>
              <w:r w:rsidDel="000934B8">
                <w:delText xml:space="preserve"> </w:delText>
              </w:r>
              <w:r w:rsidRPr="00C41274" w:rsidDel="000934B8">
                <w:delText xml:space="preserve">(list of supported </w:delText>
              </w:r>
              <w:r w:rsidRPr="00C41274" w:rsidDel="000934B8">
                <w:rPr>
                  <w:b/>
                </w:rPr>
                <w:delText>&lt;n&gt;</w:delText>
              </w:r>
              <w:r w:rsidRPr="00C41274" w:rsidDel="000934B8">
                <w:delText>s)</w:delText>
              </w:r>
            </w:del>
          </w:p>
          <w:p w14:paraId="1D8FCE28" w14:textId="00FC7D1C" w:rsidR="00AD6DB4" w:rsidRPr="003772C6" w:rsidDel="000934B8" w:rsidRDefault="00AD6DB4" w:rsidP="00166AF3">
            <w:pPr>
              <w:pStyle w:val="TableBody"/>
              <w:rPr>
                <w:del w:id="14840" w:author="Alban Roche" w:date="2017-08-02T16:40:00Z"/>
              </w:rPr>
            </w:pPr>
            <w:del w:id="14841" w:author="Alban Roche" w:date="2017-08-02T16:40:00Z">
              <w:r w:rsidRPr="00C41274" w:rsidDel="000934B8">
                <w:rPr>
                  <w:b/>
                </w:rPr>
                <w:delText>OK</w:delText>
              </w:r>
            </w:del>
          </w:p>
        </w:tc>
      </w:tr>
      <w:tr w:rsidR="00AD6DB4" w:rsidRPr="00C67357" w:rsidDel="000934B8" w14:paraId="24E9B0AF" w14:textId="7C7B54EA" w:rsidTr="00166AF3">
        <w:trPr>
          <w:trHeight w:val="35"/>
          <w:del w:id="14842" w:author="Alban Roche" w:date="2017-08-02T16:40:00Z"/>
        </w:trPr>
        <w:tc>
          <w:tcPr>
            <w:tcW w:w="1728" w:type="dxa"/>
          </w:tcPr>
          <w:p w14:paraId="4C422F61" w14:textId="077D27E2" w:rsidR="00AD6DB4" w:rsidRPr="00AE67EA" w:rsidDel="000934B8" w:rsidRDefault="00AD6DB4" w:rsidP="00166AF3">
            <w:pPr>
              <w:pStyle w:val="TableBody"/>
              <w:rPr>
                <w:del w:id="14843" w:author="Alban Roche" w:date="2017-08-02T16:40:00Z"/>
                <w:rFonts w:ascii="Times New Roman" w:hAnsi="Times New Roman" w:cs="Times New Roman"/>
                <w:i/>
                <w:sz w:val="20"/>
                <w:szCs w:val="20"/>
              </w:rPr>
            </w:pPr>
            <w:del w:id="14844" w:author="Alban Roche" w:date="2017-08-02T16:40:00Z">
              <w:r w:rsidRPr="00C41274" w:rsidDel="000934B8">
                <w:rPr>
                  <w:i/>
                </w:rPr>
                <w:delText>Read command</w:delText>
              </w:r>
            </w:del>
          </w:p>
          <w:p w14:paraId="222070FC" w14:textId="676FBC80" w:rsidR="00AD6DB4" w:rsidRPr="00C41274" w:rsidDel="000934B8" w:rsidRDefault="00AD6DB4" w:rsidP="00166AF3">
            <w:pPr>
              <w:pStyle w:val="TableBody"/>
              <w:rPr>
                <w:del w:id="14845" w:author="Alban Roche" w:date="2017-08-02T16:40:00Z"/>
              </w:rPr>
            </w:pPr>
          </w:p>
          <w:p w14:paraId="519B37BB" w14:textId="32EE7730" w:rsidR="00AD6DB4" w:rsidRPr="00C41274" w:rsidDel="000934B8" w:rsidRDefault="00AD6DB4" w:rsidP="00166AF3">
            <w:pPr>
              <w:pStyle w:val="TableBody"/>
              <w:rPr>
                <w:del w:id="14846" w:author="Alban Roche" w:date="2017-08-02T16:40:00Z"/>
                <w:u w:val="single"/>
              </w:rPr>
            </w:pPr>
            <w:del w:id="14847" w:author="Alban Roche" w:date="2017-08-02T16:40:00Z">
              <w:r w:rsidRPr="00C41274" w:rsidDel="000934B8">
                <w:rPr>
                  <w:u w:val="single"/>
                </w:rPr>
                <w:delText>Syntax</w:delText>
              </w:r>
            </w:del>
          </w:p>
          <w:p w14:paraId="4AB5E603" w14:textId="3D4BF828" w:rsidR="00AD6DB4" w:rsidRPr="00C41274" w:rsidDel="000934B8" w:rsidRDefault="00AD6DB4" w:rsidP="00166AF3">
            <w:pPr>
              <w:pStyle w:val="TableBody"/>
              <w:rPr>
                <w:del w:id="14848" w:author="Alban Roche" w:date="2017-08-02T16:40:00Z"/>
                <w:i/>
              </w:rPr>
            </w:pPr>
            <w:del w:id="14849" w:author="Alban Roche" w:date="2017-08-02T16:40:00Z">
              <w:r w:rsidRPr="00C41274" w:rsidDel="000934B8">
                <w:rPr>
                  <w:b/>
                </w:rPr>
                <w:delText>AT+VTD?</w:delText>
              </w:r>
            </w:del>
          </w:p>
        </w:tc>
        <w:tc>
          <w:tcPr>
            <w:tcW w:w="7560" w:type="dxa"/>
          </w:tcPr>
          <w:p w14:paraId="3F45DC34" w14:textId="267BF71E" w:rsidR="00AD6DB4" w:rsidRPr="00AE67EA" w:rsidDel="000934B8" w:rsidRDefault="00AD6DB4" w:rsidP="00166AF3">
            <w:pPr>
              <w:pStyle w:val="TableBody"/>
              <w:rPr>
                <w:del w:id="14850" w:author="Alban Roche" w:date="2017-08-02T16:40:00Z"/>
                <w:rFonts w:ascii="Times New Roman" w:hAnsi="Times New Roman" w:cs="Times New Roman"/>
                <w:sz w:val="20"/>
                <w:szCs w:val="20"/>
                <w:u w:val="single"/>
              </w:rPr>
            </w:pPr>
          </w:p>
          <w:p w14:paraId="761D8BEE" w14:textId="7CC3FE01" w:rsidR="00AD6DB4" w:rsidRPr="00C41274" w:rsidDel="000934B8" w:rsidRDefault="00AD6DB4" w:rsidP="00166AF3">
            <w:pPr>
              <w:pStyle w:val="TableBody"/>
              <w:rPr>
                <w:del w:id="14851" w:author="Alban Roche" w:date="2017-08-02T16:40:00Z"/>
                <w:u w:val="single"/>
              </w:rPr>
            </w:pPr>
          </w:p>
          <w:p w14:paraId="668E2FE1" w14:textId="0D99A0FB" w:rsidR="00AD6DB4" w:rsidRPr="00C41274" w:rsidDel="000934B8" w:rsidRDefault="00AD6DB4" w:rsidP="00166AF3">
            <w:pPr>
              <w:pStyle w:val="TableBody"/>
              <w:rPr>
                <w:del w:id="14852" w:author="Alban Roche" w:date="2017-08-02T16:40:00Z"/>
                <w:u w:val="single"/>
              </w:rPr>
            </w:pPr>
            <w:del w:id="14853" w:author="Alban Roche" w:date="2017-08-02T16:40:00Z">
              <w:r w:rsidRPr="00C41274" w:rsidDel="000934B8">
                <w:rPr>
                  <w:u w:val="single"/>
                </w:rPr>
                <w:delText>Response</w:delText>
              </w:r>
            </w:del>
          </w:p>
          <w:p w14:paraId="77CFC5D8" w14:textId="40FF3C1C" w:rsidR="00AD6DB4" w:rsidRPr="00C41274" w:rsidDel="000934B8" w:rsidRDefault="00AD6DB4" w:rsidP="00166AF3">
            <w:pPr>
              <w:pStyle w:val="TableBody"/>
              <w:rPr>
                <w:del w:id="14854" w:author="Alban Roche" w:date="2017-08-02T16:40:00Z"/>
                <w:b/>
              </w:rPr>
            </w:pPr>
            <w:del w:id="14855" w:author="Alban Roche" w:date="2017-08-02T16:40:00Z">
              <w:r w:rsidDel="000934B8">
                <w:rPr>
                  <w:b/>
                </w:rPr>
                <w:delText xml:space="preserve">+VTD: </w:delText>
              </w:r>
              <w:r w:rsidRPr="00C41274" w:rsidDel="000934B8">
                <w:rPr>
                  <w:b/>
                </w:rPr>
                <w:delText>&lt;n&gt;</w:delText>
              </w:r>
            </w:del>
          </w:p>
          <w:p w14:paraId="78E5DA03" w14:textId="33DB3B36" w:rsidR="00AD6DB4" w:rsidRPr="00AE67EA" w:rsidDel="000934B8" w:rsidRDefault="00AD6DB4" w:rsidP="00166AF3">
            <w:pPr>
              <w:pStyle w:val="TableBody"/>
              <w:rPr>
                <w:del w:id="14856" w:author="Alban Roche" w:date="2017-08-02T16:40:00Z"/>
                <w:rFonts w:ascii="Times New Roman" w:hAnsi="Times New Roman" w:cs="Times New Roman"/>
                <w:sz w:val="20"/>
                <w:szCs w:val="20"/>
                <w:u w:val="single"/>
              </w:rPr>
            </w:pPr>
            <w:del w:id="14857" w:author="Alban Roche" w:date="2017-08-02T16:40:00Z">
              <w:r w:rsidRPr="00C41274" w:rsidDel="000934B8">
                <w:rPr>
                  <w:b/>
                </w:rPr>
                <w:delText>OK</w:delText>
              </w:r>
            </w:del>
          </w:p>
        </w:tc>
      </w:tr>
      <w:tr w:rsidR="00AD6DB4" w:rsidRPr="00C67357" w:rsidDel="000934B8" w14:paraId="56A7778F" w14:textId="19189026" w:rsidTr="00166AF3">
        <w:trPr>
          <w:trHeight w:val="35"/>
          <w:del w:id="14858" w:author="Alban Roche" w:date="2017-08-02T16:40:00Z"/>
        </w:trPr>
        <w:tc>
          <w:tcPr>
            <w:tcW w:w="1728" w:type="dxa"/>
          </w:tcPr>
          <w:p w14:paraId="342BEC56" w14:textId="12D8F694" w:rsidR="00AD6DB4" w:rsidRPr="00AE67EA" w:rsidDel="000934B8" w:rsidRDefault="00AD6DB4" w:rsidP="00166AF3">
            <w:pPr>
              <w:pStyle w:val="TableBody"/>
              <w:rPr>
                <w:del w:id="14859" w:author="Alban Roche" w:date="2017-08-02T16:40:00Z"/>
                <w:rFonts w:ascii="Times New Roman" w:hAnsi="Times New Roman" w:cs="Times New Roman"/>
                <w:i/>
                <w:sz w:val="20"/>
                <w:szCs w:val="20"/>
              </w:rPr>
            </w:pPr>
            <w:del w:id="14860" w:author="Alban Roche" w:date="2017-08-02T16:40:00Z">
              <w:r w:rsidRPr="00C41274" w:rsidDel="000934B8">
                <w:rPr>
                  <w:i/>
                </w:rPr>
                <w:delText>Write command</w:delText>
              </w:r>
            </w:del>
          </w:p>
          <w:p w14:paraId="14167304" w14:textId="287846A9" w:rsidR="00AD6DB4" w:rsidRPr="00C41274" w:rsidDel="000934B8" w:rsidRDefault="00AD6DB4" w:rsidP="00166AF3">
            <w:pPr>
              <w:pStyle w:val="TableBody"/>
              <w:rPr>
                <w:del w:id="14861" w:author="Alban Roche" w:date="2017-08-02T16:40:00Z"/>
              </w:rPr>
            </w:pPr>
          </w:p>
          <w:p w14:paraId="3C4716C7" w14:textId="6D6BEDBA" w:rsidR="00AD6DB4" w:rsidRPr="00C41274" w:rsidDel="000934B8" w:rsidRDefault="00AD6DB4" w:rsidP="00166AF3">
            <w:pPr>
              <w:pStyle w:val="TableBody"/>
              <w:rPr>
                <w:del w:id="14862" w:author="Alban Roche" w:date="2017-08-02T16:40:00Z"/>
                <w:u w:val="single"/>
              </w:rPr>
            </w:pPr>
            <w:del w:id="14863" w:author="Alban Roche" w:date="2017-08-02T16:40:00Z">
              <w:r w:rsidRPr="00C41274" w:rsidDel="000934B8">
                <w:rPr>
                  <w:u w:val="single"/>
                </w:rPr>
                <w:delText>Syntax</w:delText>
              </w:r>
            </w:del>
          </w:p>
          <w:p w14:paraId="0E419E39" w14:textId="72E52BEB" w:rsidR="00AD6DB4" w:rsidRPr="00C41274" w:rsidDel="000934B8" w:rsidRDefault="00AD6DB4" w:rsidP="00166AF3">
            <w:pPr>
              <w:pStyle w:val="TableBody"/>
              <w:rPr>
                <w:del w:id="14864" w:author="Alban Roche" w:date="2017-08-02T16:40:00Z"/>
                <w:i/>
              </w:rPr>
            </w:pPr>
            <w:del w:id="14865" w:author="Alban Roche" w:date="2017-08-02T16:40:00Z">
              <w:r w:rsidRPr="00C41274" w:rsidDel="000934B8">
                <w:rPr>
                  <w:b/>
                </w:rPr>
                <w:delText>AT+VTD=&lt;n&gt;</w:delText>
              </w:r>
            </w:del>
          </w:p>
        </w:tc>
        <w:tc>
          <w:tcPr>
            <w:tcW w:w="7560" w:type="dxa"/>
          </w:tcPr>
          <w:p w14:paraId="065FA097" w14:textId="5CD2C903" w:rsidR="00AD6DB4" w:rsidRPr="00AE67EA" w:rsidDel="000934B8" w:rsidRDefault="00AD6DB4" w:rsidP="00166AF3">
            <w:pPr>
              <w:pStyle w:val="TableBody"/>
              <w:rPr>
                <w:del w:id="14866" w:author="Alban Roche" w:date="2017-08-02T16:40:00Z"/>
                <w:rFonts w:ascii="Times New Roman" w:hAnsi="Times New Roman" w:cs="Times New Roman"/>
                <w:sz w:val="20"/>
                <w:szCs w:val="20"/>
                <w:u w:val="single"/>
              </w:rPr>
            </w:pPr>
          </w:p>
          <w:p w14:paraId="1DA076F5" w14:textId="1D764EA2" w:rsidR="00AD6DB4" w:rsidRPr="00C41274" w:rsidDel="000934B8" w:rsidRDefault="00AD6DB4" w:rsidP="00166AF3">
            <w:pPr>
              <w:pStyle w:val="TableBody"/>
              <w:rPr>
                <w:del w:id="14867" w:author="Alban Roche" w:date="2017-08-02T16:40:00Z"/>
                <w:u w:val="single"/>
              </w:rPr>
            </w:pPr>
          </w:p>
          <w:p w14:paraId="30004E07" w14:textId="24AF638E" w:rsidR="00AD6DB4" w:rsidRPr="00C41274" w:rsidDel="000934B8" w:rsidRDefault="00AD6DB4" w:rsidP="00166AF3">
            <w:pPr>
              <w:pStyle w:val="TableBody"/>
              <w:rPr>
                <w:del w:id="14868" w:author="Alban Roche" w:date="2017-08-02T16:40:00Z"/>
                <w:u w:val="single"/>
              </w:rPr>
            </w:pPr>
            <w:del w:id="14869" w:author="Alban Roche" w:date="2017-08-02T16:40:00Z">
              <w:r w:rsidRPr="00C41274" w:rsidDel="000934B8">
                <w:rPr>
                  <w:u w:val="single"/>
                </w:rPr>
                <w:delText>Response</w:delText>
              </w:r>
            </w:del>
          </w:p>
          <w:p w14:paraId="16BE1ECA" w14:textId="29FEEFC5" w:rsidR="00AD6DB4" w:rsidRPr="00C41274" w:rsidDel="000934B8" w:rsidRDefault="00AD6DB4" w:rsidP="00166AF3">
            <w:pPr>
              <w:pStyle w:val="TableBody"/>
              <w:rPr>
                <w:del w:id="14870" w:author="Alban Roche" w:date="2017-08-02T16:40:00Z"/>
                <w:b/>
              </w:rPr>
            </w:pPr>
            <w:del w:id="14871" w:author="Alban Roche" w:date="2017-08-02T16:40:00Z">
              <w:r w:rsidRPr="00C41274" w:rsidDel="000934B8">
                <w:rPr>
                  <w:b/>
                </w:rPr>
                <w:delText>OK</w:delText>
              </w:r>
            </w:del>
          </w:p>
          <w:p w14:paraId="16AFE05C" w14:textId="34411688" w:rsidR="00AD6DB4" w:rsidRPr="00C41274" w:rsidDel="000934B8" w:rsidRDefault="00AD6DB4" w:rsidP="00166AF3">
            <w:pPr>
              <w:pStyle w:val="TableBody"/>
              <w:rPr>
                <w:del w:id="14872" w:author="Alban Roche" w:date="2017-08-02T16:40:00Z"/>
              </w:rPr>
            </w:pPr>
          </w:p>
          <w:p w14:paraId="743EED01" w14:textId="64820934" w:rsidR="00AD6DB4" w:rsidRPr="00C41274" w:rsidDel="000934B8" w:rsidRDefault="00AD6DB4" w:rsidP="00166AF3">
            <w:pPr>
              <w:pStyle w:val="TableBody"/>
              <w:rPr>
                <w:del w:id="14873" w:author="Alban Roche" w:date="2017-08-02T16:40:00Z"/>
                <w:u w:val="single"/>
              </w:rPr>
            </w:pPr>
            <w:del w:id="14874" w:author="Alban Roche" w:date="2017-08-02T16:40:00Z">
              <w:r w:rsidRPr="00C41274" w:rsidDel="000934B8">
                <w:rPr>
                  <w:u w:val="single"/>
                </w:rPr>
                <w:delText>Parameter</w:delText>
              </w:r>
            </w:del>
          </w:p>
          <w:p w14:paraId="2D17396C" w14:textId="506922D0" w:rsidR="00AD6DB4" w:rsidRPr="00C41274" w:rsidDel="000934B8" w:rsidRDefault="00AD6DB4" w:rsidP="00166AF3">
            <w:pPr>
              <w:pStyle w:val="TableBody"/>
              <w:rPr>
                <w:del w:id="14875" w:author="Alban Roche" w:date="2017-08-02T16:40:00Z"/>
                <w:lang w:eastAsia="zh-CN"/>
              </w:rPr>
            </w:pPr>
            <w:del w:id="14876" w:author="Alban Roche" w:date="2017-08-02T16:40:00Z">
              <w:r w:rsidRPr="00C41274" w:rsidDel="000934B8">
                <w:rPr>
                  <w:b/>
                </w:rPr>
                <w:delText>&lt;n&gt;</w:delText>
              </w:r>
              <w:r w:rsidDel="000934B8">
                <w:rPr>
                  <w:b/>
                </w:rPr>
                <w:tab/>
              </w:r>
              <w:r w:rsidRPr="00E52399" w:rsidDel="000934B8">
                <w:rPr>
                  <w:u w:val="single"/>
                </w:rPr>
                <w:delText>0</w:delText>
              </w:r>
              <w:r w:rsidRPr="0074449B" w:rsidDel="000934B8">
                <w:tab/>
              </w:r>
              <w:r w:rsidDel="000934B8">
                <w:tab/>
                <w:delText>D</w:delText>
              </w:r>
              <w:r w:rsidRPr="00C41274" w:rsidDel="000934B8">
                <w:rPr>
                  <w:lang w:eastAsia="zh-CN"/>
                </w:rPr>
                <w:delText>efault setting</w:delText>
              </w:r>
              <w:r w:rsidRPr="00C41274" w:rsidDel="000934B8">
                <w:delText xml:space="preserve"> </w:delText>
              </w:r>
              <w:r w:rsidRPr="00C41274" w:rsidDel="000934B8">
                <w:rPr>
                  <w:lang w:eastAsia="zh-CN"/>
                </w:rPr>
                <w:delText>(</w:delText>
              </w:r>
              <w:r w:rsidDel="000934B8">
                <w:rPr>
                  <w:lang w:eastAsia="zh-CN"/>
                </w:rPr>
                <w:delText>d</w:delText>
              </w:r>
              <w:r w:rsidRPr="00C41274" w:rsidDel="000934B8">
                <w:rPr>
                  <w:lang w:eastAsia="zh-CN"/>
                </w:rPr>
                <w:delText>efault duration of the tone is 7/10 second)</w:delText>
              </w:r>
            </w:del>
          </w:p>
          <w:p w14:paraId="6F02BA06" w14:textId="5C894493" w:rsidR="00AD6DB4" w:rsidRPr="00AE67EA" w:rsidDel="000934B8" w:rsidRDefault="00AD6DB4" w:rsidP="00166AF3">
            <w:pPr>
              <w:pStyle w:val="TableBody"/>
              <w:rPr>
                <w:del w:id="14877" w:author="Alban Roche" w:date="2017-08-02T16:40:00Z"/>
                <w:rFonts w:ascii="Times New Roman" w:hAnsi="Times New Roman" w:cs="Times New Roman"/>
                <w:sz w:val="20"/>
                <w:szCs w:val="20"/>
                <w:u w:val="single"/>
              </w:rPr>
            </w:pPr>
            <w:del w:id="14878" w:author="Alban Roche" w:date="2017-08-02T16:40:00Z">
              <w:r w:rsidRPr="00C41274" w:rsidDel="000934B8">
                <w:rPr>
                  <w:lang w:eastAsia="zh-CN"/>
                </w:rPr>
                <w:tab/>
                <w:delText>1</w:delText>
              </w:r>
              <w:r w:rsidDel="000934B8">
                <w:rPr>
                  <w:lang w:eastAsia="zh-CN"/>
                </w:rPr>
                <w:delText xml:space="preserve"> – </w:delText>
              </w:r>
              <w:r w:rsidRPr="00C41274" w:rsidDel="000934B8">
                <w:rPr>
                  <w:lang w:eastAsia="zh-CN"/>
                </w:rPr>
                <w:delText>100</w:delText>
              </w:r>
              <w:r w:rsidDel="000934B8">
                <w:rPr>
                  <w:lang w:eastAsia="zh-CN"/>
                </w:rPr>
                <w:tab/>
                <w:delText>D</w:delText>
              </w:r>
              <w:r w:rsidRPr="00C41274" w:rsidDel="000934B8">
                <w:rPr>
                  <w:lang w:eastAsia="zh-CN"/>
                </w:rPr>
                <w:delText>uration of the tone in 1/10 seconds</w:delText>
              </w:r>
            </w:del>
          </w:p>
        </w:tc>
      </w:tr>
      <w:tr w:rsidR="00AD6DB4" w:rsidRPr="00C67357" w:rsidDel="000934B8" w14:paraId="07925F0C" w14:textId="0F3B737E" w:rsidTr="00166AF3">
        <w:trPr>
          <w:trHeight w:val="35"/>
          <w:del w:id="14879" w:author="Alban Roche" w:date="2017-08-02T16:40:00Z"/>
        </w:trPr>
        <w:tc>
          <w:tcPr>
            <w:tcW w:w="1728" w:type="dxa"/>
          </w:tcPr>
          <w:p w14:paraId="71A27AB1" w14:textId="74DE5FFC" w:rsidR="00AD6DB4" w:rsidRPr="00AE67EA" w:rsidDel="000934B8" w:rsidRDefault="00AD6DB4" w:rsidP="00166AF3">
            <w:pPr>
              <w:pStyle w:val="TableBody"/>
              <w:rPr>
                <w:del w:id="14880" w:author="Alban Roche" w:date="2017-08-02T16:40:00Z"/>
                <w:rFonts w:ascii="Times New Roman" w:hAnsi="Times New Roman" w:cs="Times New Roman"/>
                <w:sz w:val="20"/>
                <w:szCs w:val="20"/>
                <w:u w:val="single"/>
              </w:rPr>
            </w:pPr>
            <w:del w:id="14881" w:author="Alban Roche" w:date="2017-08-02T16:40:00Z">
              <w:r w:rsidRPr="00C41274" w:rsidDel="000934B8">
                <w:rPr>
                  <w:u w:val="single"/>
                </w:rPr>
                <w:delText>Reference</w:delText>
              </w:r>
            </w:del>
          </w:p>
          <w:p w14:paraId="0149DF07" w14:textId="5578E339" w:rsidR="00AD6DB4" w:rsidRPr="00C41274" w:rsidDel="000934B8" w:rsidRDefault="00AD6DB4" w:rsidP="00166AF3">
            <w:pPr>
              <w:pStyle w:val="TableBody"/>
              <w:rPr>
                <w:del w:id="14882" w:author="Alban Roche" w:date="2017-08-02T16:40:00Z"/>
                <w:i/>
              </w:rPr>
            </w:pPr>
            <w:del w:id="14883" w:author="Alban Roche" w:date="2017-08-02T16:40:00Z">
              <w:r w:rsidRPr="00C41274" w:rsidDel="000934B8">
                <w:delText>[27.007] § C.2.12</w:delText>
              </w:r>
            </w:del>
          </w:p>
        </w:tc>
        <w:tc>
          <w:tcPr>
            <w:tcW w:w="7560" w:type="dxa"/>
          </w:tcPr>
          <w:p w14:paraId="09FDB370" w14:textId="582EF0CC" w:rsidR="00AD6DB4" w:rsidRPr="00AE67EA" w:rsidDel="000934B8" w:rsidRDefault="00AD6DB4" w:rsidP="00166AF3">
            <w:pPr>
              <w:pStyle w:val="TableBody"/>
              <w:rPr>
                <w:del w:id="14884" w:author="Alban Roche" w:date="2017-08-02T16:40:00Z"/>
                <w:rFonts w:ascii="Times New Roman" w:hAnsi="Times New Roman" w:cs="Times New Roman"/>
                <w:sz w:val="20"/>
                <w:szCs w:val="20"/>
                <w:u w:val="single"/>
              </w:rPr>
            </w:pPr>
            <w:del w:id="14885" w:author="Alban Roche" w:date="2017-08-02T16:40:00Z">
              <w:r w:rsidRPr="00C41274" w:rsidDel="000934B8">
                <w:rPr>
                  <w:u w:val="single"/>
                </w:rPr>
                <w:delText>Notes</w:delText>
              </w:r>
            </w:del>
          </w:p>
          <w:p w14:paraId="64D98363" w14:textId="4F190E03" w:rsidR="00AD6DB4" w:rsidRPr="00AE67EA" w:rsidDel="000934B8" w:rsidRDefault="00AD6DB4" w:rsidP="00166AF3">
            <w:pPr>
              <w:pStyle w:val="TableBody"/>
              <w:rPr>
                <w:del w:id="14886" w:author="Alban Roche" w:date="2017-08-02T16:40:00Z"/>
                <w:rFonts w:ascii="Times New Roman" w:hAnsi="Times New Roman" w:cs="Times New Roman"/>
                <w:sz w:val="20"/>
                <w:szCs w:val="20"/>
                <w:u w:val="single"/>
              </w:rPr>
            </w:pPr>
            <w:del w:id="14887" w:author="Alban Roche" w:date="2017-08-02T16:40:00Z">
              <w:r w:rsidRPr="00AE67EA" w:rsidDel="000934B8">
                <w:delText xml:space="preserve">The network shall ensure that the minimum length of tone and the minimum gap between two subsequent tones (according to ETR 206) is achieved. (In ETR 206 the minimum duration of a DTMF tone is 70ms </w:delText>
              </w:r>
              <w:r w:rsidRPr="00AE67EA" w:rsidDel="000934B8">
                <w:rPr>
                  <w:snapToGrid w:val="0"/>
                  <w:lang w:eastAsia="en-US"/>
                </w:rPr>
                <w:delText>±</w:delText>
              </w:r>
              <w:r w:rsidDel="000934B8">
                <w:rPr>
                  <w:snapToGrid w:val="0"/>
                  <w:lang w:eastAsia="en-US"/>
                </w:rPr>
                <w:delText xml:space="preserve"> </w:delText>
              </w:r>
              <w:r w:rsidRPr="00AE67EA" w:rsidDel="000934B8">
                <w:rPr>
                  <w:snapToGrid w:val="0"/>
                  <w:lang w:eastAsia="en-US"/>
                </w:rPr>
                <w:delText xml:space="preserve">5ms, </w:delText>
              </w:r>
              <w:r w:rsidRPr="00AE67EA" w:rsidDel="000934B8">
                <w:delText>the minimum gap between DTMF tones is 65ms). There is no def</w:delText>
              </w:r>
              <w:r w:rsidDel="000934B8">
                <w:delText>ined maximum length to the tone;</w:delText>
              </w:r>
              <w:r w:rsidRPr="00AE67EA" w:rsidDel="000934B8">
                <w:delText xml:space="preserve"> however, the operator may choose to put a pre-defined time limit on the duration of tones sent to line (</w:delText>
              </w:r>
              <w:r w:rsidDel="000934B8">
                <w:delText>refer to</w:delText>
              </w:r>
              <w:r w:rsidRPr="00AE67EA" w:rsidDel="000934B8">
                <w:delText xml:space="preserve"> [23.014]). That means that with n&lt;6, DTMF will be generated with a duration given by the network.</w:delText>
              </w:r>
            </w:del>
          </w:p>
        </w:tc>
      </w:tr>
    </w:tbl>
    <w:p w14:paraId="155504B6" w14:textId="3E299407" w:rsidR="00AD6DB4" w:rsidDel="000934B8" w:rsidRDefault="00AD6DB4" w:rsidP="0059466D">
      <w:pPr>
        <w:pStyle w:val="Heading2"/>
        <w:numPr>
          <w:ilvl w:val="1"/>
          <w:numId w:val="11"/>
        </w:numPr>
        <w:ind w:left="1080" w:hanging="1080"/>
        <w:rPr>
          <w:del w:id="14888" w:author="Alban Roche" w:date="2017-08-02T16:40:00Z"/>
        </w:rPr>
      </w:pPr>
      <w:bookmarkStart w:id="14889" w:name="_Ref460315331"/>
      <w:bookmarkStart w:id="14890" w:name="_Toc460332507"/>
      <w:bookmarkStart w:id="14891" w:name="_Toc486251695"/>
      <w:bookmarkStart w:id="14892" w:name="_Ref489345100"/>
      <w:bookmarkStart w:id="14893" w:name="_Ref489345102"/>
      <w:commentRangeStart w:id="14894"/>
      <w:del w:id="14895" w:author="Alban Roche" w:date="2017-08-02T16:40:00Z">
        <w:r w:rsidDel="000934B8">
          <w:delText xml:space="preserve">+VTS </w:delText>
        </w:r>
        <w:r w:rsidRPr="00671C8B" w:rsidDel="000934B8">
          <w:delText xml:space="preserve">Command: </w:delText>
        </w:r>
        <w:r w:rsidDel="000934B8">
          <w:delText>DTMF and Tone Generation</w:delText>
        </w:r>
        <w:bookmarkEnd w:id="14889"/>
        <w:bookmarkEnd w:id="14890"/>
        <w:commentRangeEnd w:id="14894"/>
        <w:r w:rsidDel="000934B8">
          <w:rPr>
            <w:rStyle w:val="CommentReference"/>
            <w:rFonts w:ascii="Verdana" w:eastAsia="Times New Roman" w:hAnsi="Verdana" w:cs="Times New Roman"/>
            <w:b w:val="0"/>
            <w:lang w:eastAsia="en-US"/>
          </w:rPr>
          <w:commentReference w:id="14894"/>
        </w:r>
        <w:bookmarkEnd w:id="14891"/>
        <w:bookmarkEnd w:id="14892"/>
        <w:bookmarkEnd w:id="14893"/>
      </w:del>
    </w:p>
    <w:p w14:paraId="79A27A2D" w14:textId="73B6AF2B" w:rsidR="00AD6DB4" w:rsidRPr="009E61A7" w:rsidDel="000934B8" w:rsidRDefault="00AD6DB4" w:rsidP="00AD6DB4">
      <w:pPr>
        <w:pStyle w:val="Note"/>
        <w:keepNext/>
        <w:rPr>
          <w:del w:id="14896" w:author="Alban Roche" w:date="2017-08-02T16:40:00Z"/>
        </w:rPr>
      </w:pPr>
      <w:del w:id="14897" w:author="Alban Roche" w:date="2017-08-02T16:40:00Z">
        <w:r w:rsidDel="000934B8">
          <w:delText>F</w:delText>
        </w:r>
        <w:r w:rsidRPr="00893AA7" w:rsidDel="000934B8">
          <w:delText xml:space="preserve">or </w:delText>
        </w:r>
        <w:r w:rsidR="00D90C96" w:rsidDel="000934B8">
          <w:delText xml:space="preserve">HL7618RD, </w:delText>
        </w:r>
        <w:r w:rsidDel="000934B8">
          <w:delText xml:space="preserve">HL7648, </w:delText>
        </w:r>
        <w:r w:rsidR="006C5F5B" w:rsidDel="000934B8">
          <w:delText xml:space="preserve">HL7650, </w:delText>
        </w:r>
        <w:r w:rsidDel="000934B8">
          <w:delText>HL7688 and HL7692 only.</w:delText>
        </w:r>
      </w:del>
    </w:p>
    <w:tbl>
      <w:tblPr>
        <w:tblStyle w:val="TableSWIleft"/>
        <w:tblW w:w="9288" w:type="dxa"/>
        <w:tblLayout w:type="fixed"/>
        <w:tblLook w:val="04A0" w:firstRow="1" w:lastRow="0" w:firstColumn="1" w:lastColumn="0" w:noHBand="0" w:noVBand="1"/>
      </w:tblPr>
      <w:tblGrid>
        <w:gridCol w:w="1728"/>
        <w:gridCol w:w="7560"/>
      </w:tblGrid>
      <w:tr w:rsidR="00AD6DB4" w:rsidRPr="00671C8B" w:rsidDel="000934B8" w14:paraId="5BE34EFF" w14:textId="3064A231" w:rsidTr="00166AF3">
        <w:trPr>
          <w:cnfStyle w:val="100000000000" w:firstRow="1" w:lastRow="0" w:firstColumn="0" w:lastColumn="0" w:oddVBand="0" w:evenVBand="0" w:oddHBand="0" w:evenHBand="0" w:firstRowFirstColumn="0" w:firstRowLastColumn="0" w:lastRowFirstColumn="0" w:lastRowLastColumn="0"/>
          <w:del w:id="14898" w:author="Alban Roche" w:date="2017-08-02T16:40:00Z"/>
        </w:trPr>
        <w:tc>
          <w:tcPr>
            <w:tcW w:w="9288" w:type="dxa"/>
            <w:gridSpan w:val="2"/>
          </w:tcPr>
          <w:p w14:paraId="69361C29" w14:textId="79FB1514" w:rsidR="00AD6DB4" w:rsidRPr="00671C8B" w:rsidDel="000934B8" w:rsidRDefault="00D90C96" w:rsidP="00D90C96">
            <w:pPr>
              <w:pStyle w:val="TableRowHead"/>
              <w:spacing w:before="144" w:after="144"/>
              <w:rPr>
                <w:del w:id="14899" w:author="Alban Roche" w:date="2017-08-02T16:40:00Z"/>
                <w:bCs w:val="0"/>
              </w:rPr>
            </w:pPr>
            <w:commentRangeStart w:id="14900"/>
            <w:del w:id="14901" w:author="Alban Roche" w:date="2017-08-02T16:40:00Z">
              <w:r w:rsidDel="000934B8">
                <w:delText>HL7618RD</w:delText>
              </w:r>
              <w:commentRangeEnd w:id="14900"/>
              <w:r w:rsidDel="000934B8">
                <w:rPr>
                  <w:rStyle w:val="CommentReference"/>
                  <w:rFonts w:ascii="Verdana" w:hAnsi="Verdana"/>
                  <w:b w:val="0"/>
                  <w:bCs w:val="0"/>
                  <w:color w:val="3D3E40"/>
                  <w:spacing w:val="0"/>
                </w:rPr>
                <w:commentReference w:id="14900"/>
              </w:r>
              <w:r w:rsidDel="000934B8">
                <w:delText xml:space="preserve">, </w:delText>
              </w:r>
              <w:r w:rsidR="00AD6DB4" w:rsidDel="000934B8">
                <w:delText xml:space="preserve">HL7648, </w:delText>
              </w:r>
              <w:commentRangeStart w:id="14902"/>
              <w:r w:rsidR="006C5F5B" w:rsidDel="000934B8">
                <w:delText>HL7650</w:delText>
              </w:r>
              <w:commentRangeEnd w:id="14902"/>
              <w:r w:rsidR="006C5F5B" w:rsidDel="000934B8">
                <w:rPr>
                  <w:rStyle w:val="CommentReference"/>
                  <w:rFonts w:ascii="Verdana" w:hAnsi="Verdana"/>
                  <w:b w:val="0"/>
                  <w:bCs w:val="0"/>
                  <w:color w:val="3D3E40"/>
                  <w:spacing w:val="0"/>
                </w:rPr>
                <w:commentReference w:id="14902"/>
              </w:r>
              <w:r w:rsidR="006C5F5B" w:rsidDel="000934B8">
                <w:delText xml:space="preserve">, </w:delText>
              </w:r>
              <w:r w:rsidR="00AD6DB4" w:rsidDel="000934B8">
                <w:delText>HL7688 and HL7692</w:delText>
              </w:r>
            </w:del>
          </w:p>
        </w:tc>
      </w:tr>
      <w:tr w:rsidR="00AD6DB4" w:rsidRPr="00C67357" w:rsidDel="000934B8" w14:paraId="00A74704" w14:textId="6982DA97" w:rsidTr="00166AF3">
        <w:trPr>
          <w:trHeight w:val="35"/>
          <w:del w:id="14903" w:author="Alban Roche" w:date="2017-08-02T16:40:00Z"/>
        </w:trPr>
        <w:tc>
          <w:tcPr>
            <w:tcW w:w="1728" w:type="dxa"/>
          </w:tcPr>
          <w:p w14:paraId="3A5A8160" w14:textId="19306652" w:rsidR="00AD6DB4" w:rsidRPr="00AE67EA" w:rsidDel="000934B8" w:rsidRDefault="00AD6DB4" w:rsidP="00166AF3">
            <w:pPr>
              <w:pStyle w:val="TableBody"/>
              <w:rPr>
                <w:del w:id="14904" w:author="Alban Roche" w:date="2017-08-02T16:40:00Z"/>
                <w:rFonts w:ascii="Times New Roman" w:hAnsi="Times New Roman" w:cs="Times New Roman"/>
                <w:i/>
                <w:sz w:val="20"/>
                <w:szCs w:val="20"/>
              </w:rPr>
            </w:pPr>
            <w:del w:id="14905" w:author="Alban Roche" w:date="2017-08-02T16:40:00Z">
              <w:r w:rsidRPr="00C41274" w:rsidDel="000934B8">
                <w:rPr>
                  <w:i/>
                </w:rPr>
                <w:delText>Test command</w:delText>
              </w:r>
            </w:del>
          </w:p>
          <w:p w14:paraId="3D221991" w14:textId="70D22663" w:rsidR="00AD6DB4" w:rsidRPr="00C41274" w:rsidDel="000934B8" w:rsidRDefault="00AD6DB4" w:rsidP="00166AF3">
            <w:pPr>
              <w:pStyle w:val="TableBody"/>
              <w:rPr>
                <w:del w:id="14906" w:author="Alban Roche" w:date="2017-08-02T16:40:00Z"/>
              </w:rPr>
            </w:pPr>
          </w:p>
          <w:p w14:paraId="603B9369" w14:textId="285E55B0" w:rsidR="00AD6DB4" w:rsidRPr="00C41274" w:rsidDel="000934B8" w:rsidRDefault="00AD6DB4" w:rsidP="00166AF3">
            <w:pPr>
              <w:pStyle w:val="TableBody"/>
              <w:rPr>
                <w:del w:id="14907" w:author="Alban Roche" w:date="2017-08-02T16:40:00Z"/>
                <w:u w:val="single"/>
              </w:rPr>
            </w:pPr>
            <w:del w:id="14908" w:author="Alban Roche" w:date="2017-08-02T16:40:00Z">
              <w:r w:rsidRPr="00C41274" w:rsidDel="000934B8">
                <w:rPr>
                  <w:u w:val="single"/>
                </w:rPr>
                <w:delText>Syntax</w:delText>
              </w:r>
            </w:del>
          </w:p>
          <w:p w14:paraId="689304C6" w14:textId="084868CB" w:rsidR="00AD6DB4" w:rsidRPr="00B41DF2" w:rsidDel="000934B8" w:rsidRDefault="00AD6DB4" w:rsidP="00166AF3">
            <w:pPr>
              <w:pStyle w:val="TableBody"/>
              <w:rPr>
                <w:del w:id="14909" w:author="Alban Roche" w:date="2017-08-02T16:40:00Z"/>
                <w:b/>
              </w:rPr>
            </w:pPr>
            <w:del w:id="14910" w:author="Alban Roche" w:date="2017-08-02T16:40:00Z">
              <w:r w:rsidRPr="00C41274" w:rsidDel="000934B8">
                <w:rPr>
                  <w:b/>
                </w:rPr>
                <w:delText>AT+VTS=?</w:delText>
              </w:r>
            </w:del>
          </w:p>
        </w:tc>
        <w:tc>
          <w:tcPr>
            <w:tcW w:w="7560" w:type="dxa"/>
          </w:tcPr>
          <w:p w14:paraId="6B2B13C4" w14:textId="5CE8EF16" w:rsidR="00AD6DB4" w:rsidRPr="00AE67EA" w:rsidDel="000934B8" w:rsidRDefault="00AD6DB4" w:rsidP="00166AF3">
            <w:pPr>
              <w:pStyle w:val="TableBody"/>
              <w:rPr>
                <w:del w:id="14911" w:author="Alban Roche" w:date="2017-08-02T16:40:00Z"/>
                <w:rFonts w:ascii="Times New Roman" w:hAnsi="Times New Roman" w:cs="Times New Roman"/>
                <w:sz w:val="20"/>
                <w:szCs w:val="20"/>
                <w:u w:val="single"/>
              </w:rPr>
            </w:pPr>
          </w:p>
          <w:p w14:paraId="6EA23F5C" w14:textId="6F2919CC" w:rsidR="00AD6DB4" w:rsidRPr="00C41274" w:rsidDel="000934B8" w:rsidRDefault="00AD6DB4" w:rsidP="00166AF3">
            <w:pPr>
              <w:pStyle w:val="TableBody"/>
              <w:rPr>
                <w:del w:id="14912" w:author="Alban Roche" w:date="2017-08-02T16:40:00Z"/>
                <w:u w:val="single"/>
              </w:rPr>
            </w:pPr>
          </w:p>
          <w:p w14:paraId="6165A1AF" w14:textId="35A62D28" w:rsidR="00AD6DB4" w:rsidRPr="00C41274" w:rsidDel="000934B8" w:rsidRDefault="00AD6DB4" w:rsidP="00166AF3">
            <w:pPr>
              <w:pStyle w:val="TableBody"/>
              <w:rPr>
                <w:del w:id="14913" w:author="Alban Roche" w:date="2017-08-02T16:40:00Z"/>
                <w:u w:val="single"/>
              </w:rPr>
            </w:pPr>
            <w:del w:id="14914" w:author="Alban Roche" w:date="2017-08-02T16:40:00Z">
              <w:r w:rsidRPr="00C41274" w:rsidDel="000934B8">
                <w:rPr>
                  <w:u w:val="single"/>
                </w:rPr>
                <w:delText>Response</w:delText>
              </w:r>
            </w:del>
          </w:p>
          <w:p w14:paraId="12F89AC2" w14:textId="47A32347" w:rsidR="00AD6DB4" w:rsidRPr="00C41274" w:rsidDel="000934B8" w:rsidRDefault="00AD6DB4" w:rsidP="00166AF3">
            <w:pPr>
              <w:pStyle w:val="TableBody"/>
              <w:rPr>
                <w:del w:id="14915" w:author="Alban Roche" w:date="2017-08-02T16:40:00Z"/>
              </w:rPr>
            </w:pPr>
            <w:del w:id="14916" w:author="Alban Roche" w:date="2017-08-02T16:40:00Z">
              <w:r w:rsidRPr="007A096E" w:rsidDel="000934B8">
                <w:rPr>
                  <w:b/>
                </w:rPr>
                <w:delText>+VTS:</w:delText>
              </w:r>
              <w:r w:rsidDel="000934B8">
                <w:delText xml:space="preserve"> </w:delText>
              </w:r>
              <w:r w:rsidRPr="00C41274" w:rsidDel="000934B8">
                <w:delText xml:space="preserve">(list of supported </w:delText>
              </w:r>
              <w:r w:rsidRPr="00C41274" w:rsidDel="000934B8">
                <w:rPr>
                  <w:b/>
                </w:rPr>
                <w:delText>&lt;</w:delText>
              </w:r>
              <w:r w:rsidDel="000934B8">
                <w:rPr>
                  <w:b/>
                </w:rPr>
                <w:delText>DTMF</w:delText>
              </w:r>
              <w:r w:rsidRPr="00C41274" w:rsidDel="000934B8">
                <w:rPr>
                  <w:b/>
                </w:rPr>
                <w:delText>&gt;</w:delText>
              </w:r>
              <w:r w:rsidRPr="00C41274" w:rsidDel="000934B8">
                <w:delText>s)</w:delText>
              </w:r>
            </w:del>
          </w:p>
          <w:p w14:paraId="6655B255" w14:textId="3EC6BE64" w:rsidR="00AD6DB4" w:rsidRPr="003772C6" w:rsidDel="000934B8" w:rsidRDefault="00AD6DB4" w:rsidP="00166AF3">
            <w:pPr>
              <w:pStyle w:val="TableBody"/>
              <w:rPr>
                <w:del w:id="14917" w:author="Alban Roche" w:date="2017-08-02T16:40:00Z"/>
              </w:rPr>
            </w:pPr>
            <w:del w:id="14918" w:author="Alban Roche" w:date="2017-08-02T16:40:00Z">
              <w:r w:rsidRPr="00C41274" w:rsidDel="000934B8">
                <w:rPr>
                  <w:b/>
                </w:rPr>
                <w:delText>OK</w:delText>
              </w:r>
            </w:del>
          </w:p>
        </w:tc>
      </w:tr>
      <w:tr w:rsidR="00AD6DB4" w:rsidRPr="00C67357" w:rsidDel="000934B8" w14:paraId="211B8CFF" w14:textId="10165AB7" w:rsidTr="00166AF3">
        <w:trPr>
          <w:cantSplit w:val="0"/>
          <w:trHeight w:val="35"/>
          <w:del w:id="14919" w:author="Alban Roche" w:date="2017-08-02T16:40:00Z"/>
        </w:trPr>
        <w:tc>
          <w:tcPr>
            <w:tcW w:w="1728" w:type="dxa"/>
          </w:tcPr>
          <w:p w14:paraId="2C5C19A7" w14:textId="596D79EE" w:rsidR="00AD6DB4" w:rsidRPr="00AE67EA" w:rsidDel="000934B8" w:rsidRDefault="00AD6DB4" w:rsidP="00166AF3">
            <w:pPr>
              <w:pStyle w:val="TableBody"/>
              <w:rPr>
                <w:del w:id="14920" w:author="Alban Roche" w:date="2017-08-02T16:40:00Z"/>
                <w:rFonts w:ascii="Times New Roman" w:hAnsi="Times New Roman" w:cs="Times New Roman"/>
                <w:i/>
                <w:sz w:val="20"/>
                <w:szCs w:val="20"/>
              </w:rPr>
            </w:pPr>
            <w:del w:id="14921" w:author="Alban Roche" w:date="2017-08-02T16:40:00Z">
              <w:r w:rsidRPr="00C41274" w:rsidDel="000934B8">
                <w:rPr>
                  <w:i/>
                </w:rPr>
                <w:delText>Write command</w:delText>
              </w:r>
            </w:del>
          </w:p>
          <w:p w14:paraId="6450F428" w14:textId="57EB8C2E" w:rsidR="00AD6DB4" w:rsidRPr="00C41274" w:rsidDel="000934B8" w:rsidRDefault="00AD6DB4" w:rsidP="00166AF3">
            <w:pPr>
              <w:pStyle w:val="TableBody"/>
              <w:rPr>
                <w:del w:id="14922" w:author="Alban Roche" w:date="2017-08-02T16:40:00Z"/>
              </w:rPr>
            </w:pPr>
          </w:p>
          <w:p w14:paraId="10B39BBB" w14:textId="4507DFC7" w:rsidR="00AD6DB4" w:rsidRPr="00C41274" w:rsidDel="000934B8" w:rsidRDefault="00AD6DB4" w:rsidP="00166AF3">
            <w:pPr>
              <w:pStyle w:val="TableBody"/>
              <w:rPr>
                <w:del w:id="14923" w:author="Alban Roche" w:date="2017-08-02T16:40:00Z"/>
                <w:u w:val="single"/>
              </w:rPr>
            </w:pPr>
            <w:del w:id="14924" w:author="Alban Roche" w:date="2017-08-02T16:40:00Z">
              <w:r w:rsidRPr="00C41274" w:rsidDel="000934B8">
                <w:rPr>
                  <w:u w:val="single"/>
                </w:rPr>
                <w:delText>Syntax</w:delText>
              </w:r>
            </w:del>
          </w:p>
          <w:p w14:paraId="556A1406" w14:textId="3BD897E9" w:rsidR="00AD6DB4" w:rsidRPr="00C41274" w:rsidDel="000934B8" w:rsidRDefault="00AD6DB4" w:rsidP="00166AF3">
            <w:pPr>
              <w:pStyle w:val="TableBody"/>
              <w:rPr>
                <w:del w:id="14925" w:author="Alban Roche" w:date="2017-08-02T16:40:00Z"/>
                <w:b/>
              </w:rPr>
            </w:pPr>
            <w:del w:id="14926" w:author="Alban Roche" w:date="2017-08-02T16:40:00Z">
              <w:r w:rsidRPr="00C41274" w:rsidDel="000934B8">
                <w:rPr>
                  <w:b/>
                </w:rPr>
                <w:delText>AT+VTS=</w:delText>
              </w:r>
              <w:r w:rsidDel="000934B8">
                <w:rPr>
                  <w:b/>
                </w:rPr>
                <w:br/>
              </w:r>
              <w:r w:rsidRPr="00C41274" w:rsidDel="000934B8">
                <w:rPr>
                  <w:b/>
                  <w:lang w:eastAsia="zh-CN"/>
                </w:rPr>
                <w:delText>“</w:delText>
              </w:r>
              <w:r w:rsidRPr="00C41274" w:rsidDel="000934B8">
                <w:rPr>
                  <w:b/>
                </w:rPr>
                <w:delText>&lt;DTMF</w:delText>
              </w:r>
              <w:r w:rsidDel="000934B8">
                <w:rPr>
                  <w:b/>
                </w:rPr>
                <w:delText>&gt;</w:delText>
              </w:r>
              <w:r w:rsidRPr="008C4E38" w:rsidDel="000934B8">
                <w:rPr>
                  <w:b/>
                  <w:vertAlign w:val="subscript"/>
                </w:rPr>
                <w:delText>1</w:delText>
              </w:r>
              <w:r w:rsidRPr="00C41274" w:rsidDel="000934B8">
                <w:rPr>
                  <w:b/>
                </w:rPr>
                <w:delText>,</w:delText>
              </w:r>
              <w:r w:rsidDel="000934B8">
                <w:rPr>
                  <w:b/>
                </w:rPr>
                <w:br/>
              </w:r>
              <w:r w:rsidRPr="00C41274" w:rsidDel="000934B8">
                <w:rPr>
                  <w:b/>
                </w:rPr>
                <w:delText>&lt;DTMF</w:delText>
              </w:r>
              <w:r w:rsidDel="000934B8">
                <w:rPr>
                  <w:b/>
                </w:rPr>
                <w:delText>&gt;</w:delText>
              </w:r>
              <w:r w:rsidRPr="008C4E38" w:rsidDel="000934B8">
                <w:rPr>
                  <w:b/>
                  <w:vertAlign w:val="subscript"/>
                </w:rPr>
                <w:delText>2</w:delText>
              </w:r>
              <w:r w:rsidRPr="00C41274" w:rsidDel="000934B8">
                <w:rPr>
                  <w:b/>
                </w:rPr>
                <w:delText>, …, &lt;DTMF</w:delText>
              </w:r>
              <w:r w:rsidDel="000934B8">
                <w:rPr>
                  <w:b/>
                </w:rPr>
                <w:delText>&gt;</w:delText>
              </w:r>
              <w:r w:rsidRPr="008C4E38" w:rsidDel="000934B8">
                <w:rPr>
                  <w:b/>
                  <w:vertAlign w:val="subscript"/>
                </w:rPr>
                <w:delText>n</w:delText>
              </w:r>
              <w:r w:rsidRPr="00C41274" w:rsidDel="000934B8">
                <w:rPr>
                  <w:b/>
                </w:rPr>
                <w:delText>”</w:delText>
              </w:r>
            </w:del>
          </w:p>
          <w:p w14:paraId="618F01C5" w14:textId="7F48A087" w:rsidR="00AD6DB4" w:rsidDel="000934B8" w:rsidRDefault="00AD6DB4" w:rsidP="00166AF3">
            <w:pPr>
              <w:pStyle w:val="TableBody"/>
              <w:rPr>
                <w:del w:id="14927" w:author="Alban Roche" w:date="2017-08-02T16:40:00Z"/>
              </w:rPr>
            </w:pPr>
          </w:p>
          <w:p w14:paraId="4643C95E" w14:textId="00919BDD" w:rsidR="00AD6DB4" w:rsidRPr="00C41274" w:rsidDel="000934B8" w:rsidRDefault="00AD6DB4" w:rsidP="00166AF3">
            <w:pPr>
              <w:pStyle w:val="TableBody"/>
              <w:rPr>
                <w:del w:id="14928" w:author="Alban Roche" w:date="2017-08-02T16:40:00Z"/>
              </w:rPr>
            </w:pPr>
            <w:del w:id="14929" w:author="Alban Roche" w:date="2017-08-02T16:40:00Z">
              <w:r w:rsidDel="000934B8">
                <w:delText>o</w:delText>
              </w:r>
              <w:r w:rsidRPr="00C41274" w:rsidDel="000934B8">
                <w:delText>r</w:delText>
              </w:r>
            </w:del>
          </w:p>
          <w:p w14:paraId="3190FD15" w14:textId="6D152E19" w:rsidR="00AD6DB4" w:rsidDel="000934B8" w:rsidRDefault="00AD6DB4" w:rsidP="00166AF3">
            <w:pPr>
              <w:pStyle w:val="TableBody"/>
              <w:rPr>
                <w:del w:id="14930" w:author="Alban Roche" w:date="2017-08-02T16:40:00Z"/>
                <w:b/>
              </w:rPr>
            </w:pPr>
          </w:p>
          <w:p w14:paraId="2249D19E" w14:textId="7DB30206" w:rsidR="00AD6DB4" w:rsidRPr="00C41274" w:rsidDel="000934B8" w:rsidRDefault="00AD6DB4" w:rsidP="00166AF3">
            <w:pPr>
              <w:pStyle w:val="TableBody"/>
              <w:rPr>
                <w:del w:id="14931" w:author="Alban Roche" w:date="2017-08-02T16:40:00Z"/>
                <w:i/>
              </w:rPr>
            </w:pPr>
            <w:del w:id="14932" w:author="Alban Roche" w:date="2017-08-02T16:40:00Z">
              <w:r w:rsidRPr="00C41274" w:rsidDel="000934B8">
                <w:rPr>
                  <w:b/>
                </w:rPr>
                <w:delText>AT+VTS=</w:delText>
              </w:r>
              <w:r w:rsidDel="000934B8">
                <w:rPr>
                  <w:b/>
                </w:rPr>
                <w:br/>
              </w:r>
              <w:r w:rsidDel="000934B8">
                <w:rPr>
                  <w:b/>
                  <w:lang w:eastAsia="zh-CN"/>
                </w:rPr>
                <w:delText>“{&lt;DTMF</w:delText>
              </w:r>
              <w:r w:rsidRPr="00C41274" w:rsidDel="000934B8">
                <w:rPr>
                  <w:b/>
                  <w:lang w:eastAsia="zh-CN"/>
                </w:rPr>
                <w:delText>&gt;</w:delText>
              </w:r>
              <w:r w:rsidRPr="008C4E38" w:rsidDel="000934B8">
                <w:rPr>
                  <w:b/>
                  <w:vertAlign w:val="subscript"/>
                  <w:lang w:eastAsia="zh-CN"/>
                </w:rPr>
                <w:delText>1</w:delText>
              </w:r>
              <w:r w:rsidRPr="00C41274" w:rsidDel="000934B8">
                <w:rPr>
                  <w:b/>
                  <w:lang w:eastAsia="zh-CN"/>
                </w:rPr>
                <w:delText>,</w:delText>
              </w:r>
              <w:r w:rsidDel="000934B8">
                <w:rPr>
                  <w:b/>
                </w:rPr>
                <w:br/>
              </w:r>
              <w:r w:rsidRPr="00C41274" w:rsidDel="000934B8">
                <w:rPr>
                  <w:b/>
                </w:rPr>
                <w:delText>&lt;</w:delText>
              </w:r>
              <w:r w:rsidDel="000934B8">
                <w:rPr>
                  <w:b/>
                </w:rPr>
                <w:delText>DURATION</w:delText>
              </w:r>
              <w:r w:rsidRPr="00C41274" w:rsidDel="000934B8">
                <w:rPr>
                  <w:b/>
                  <w:lang w:eastAsia="zh-CN"/>
                </w:rPr>
                <w:delText>&gt;</w:delText>
              </w:r>
              <w:r w:rsidRPr="008C4E38" w:rsidDel="000934B8">
                <w:rPr>
                  <w:b/>
                  <w:vertAlign w:val="subscript"/>
                  <w:lang w:eastAsia="zh-CN"/>
                </w:rPr>
                <w:delText>1</w:delText>
              </w:r>
              <w:r w:rsidDel="000934B8">
                <w:rPr>
                  <w:b/>
                  <w:lang w:eastAsia="zh-CN"/>
                </w:rPr>
                <w:delText>}, {&lt;DTMF</w:delText>
              </w:r>
              <w:r w:rsidRPr="00C41274" w:rsidDel="000934B8">
                <w:rPr>
                  <w:b/>
                  <w:lang w:eastAsia="zh-CN"/>
                </w:rPr>
                <w:delText>&gt;</w:delText>
              </w:r>
              <w:r w:rsidRPr="008C4E38" w:rsidDel="000934B8">
                <w:rPr>
                  <w:b/>
                  <w:vertAlign w:val="subscript"/>
                  <w:lang w:eastAsia="zh-CN"/>
                </w:rPr>
                <w:delText>2</w:delText>
              </w:r>
              <w:r w:rsidRPr="00C41274" w:rsidDel="000934B8">
                <w:rPr>
                  <w:b/>
                  <w:lang w:eastAsia="zh-CN"/>
                </w:rPr>
                <w:delText>,</w:delText>
              </w:r>
              <w:r w:rsidRPr="00C41274" w:rsidDel="000934B8">
                <w:rPr>
                  <w:b/>
                </w:rPr>
                <w:delText xml:space="preserve"> &lt;</w:delText>
              </w:r>
              <w:r w:rsidDel="000934B8">
                <w:rPr>
                  <w:b/>
                </w:rPr>
                <w:delText>DURATION</w:delText>
              </w:r>
              <w:r w:rsidRPr="00C41274" w:rsidDel="000934B8">
                <w:rPr>
                  <w:b/>
                </w:rPr>
                <w:delText>&gt;</w:delText>
              </w:r>
              <w:r w:rsidRPr="008C4E38" w:rsidDel="000934B8">
                <w:rPr>
                  <w:b/>
                  <w:vertAlign w:val="subscript"/>
                </w:rPr>
                <w:delText>2</w:delText>
              </w:r>
              <w:r w:rsidDel="000934B8">
                <w:rPr>
                  <w:b/>
                </w:rPr>
                <w:delText>}</w:delText>
              </w:r>
              <w:r w:rsidRPr="00C41274" w:rsidDel="000934B8">
                <w:rPr>
                  <w:b/>
                </w:rPr>
                <w:delText>,</w:delText>
              </w:r>
              <w:r w:rsidRPr="00C41274" w:rsidDel="000934B8">
                <w:rPr>
                  <w:b/>
                  <w:lang w:eastAsia="zh-CN"/>
                </w:rPr>
                <w:delText>…</w:delText>
              </w:r>
              <w:r w:rsidDel="000934B8">
                <w:rPr>
                  <w:b/>
                  <w:lang w:eastAsia="zh-CN"/>
                </w:rPr>
                <w:br/>
                <w:delText>{&lt;DTMF</w:delText>
              </w:r>
              <w:r w:rsidRPr="00C41274" w:rsidDel="000934B8">
                <w:rPr>
                  <w:b/>
                  <w:lang w:eastAsia="zh-CN"/>
                </w:rPr>
                <w:delText>&gt;</w:delText>
              </w:r>
              <w:r w:rsidRPr="008C4E38" w:rsidDel="000934B8">
                <w:rPr>
                  <w:b/>
                  <w:vertAlign w:val="subscript"/>
                  <w:lang w:eastAsia="zh-CN"/>
                </w:rPr>
                <w:delText>n</w:delText>
              </w:r>
              <w:r w:rsidRPr="00C41274" w:rsidDel="000934B8">
                <w:rPr>
                  <w:b/>
                  <w:lang w:eastAsia="zh-CN"/>
                </w:rPr>
                <w:delText>,</w:delText>
              </w:r>
              <w:r w:rsidDel="000934B8">
                <w:rPr>
                  <w:b/>
                  <w:lang w:eastAsia="zh-CN"/>
                </w:rPr>
                <w:br/>
              </w:r>
              <w:r w:rsidRPr="00C41274" w:rsidDel="000934B8">
                <w:rPr>
                  <w:b/>
                  <w:lang w:eastAsia="zh-CN"/>
                </w:rPr>
                <w:delText>&lt;</w:delText>
              </w:r>
              <w:r w:rsidDel="000934B8">
                <w:rPr>
                  <w:b/>
                  <w:lang w:eastAsia="zh-CN"/>
                </w:rPr>
                <w:delText>DURATION</w:delText>
              </w:r>
              <w:r w:rsidRPr="00C41274" w:rsidDel="000934B8">
                <w:rPr>
                  <w:b/>
                  <w:lang w:eastAsia="zh-CN"/>
                </w:rPr>
                <w:delText>&gt;</w:delText>
              </w:r>
              <w:r w:rsidRPr="008C4E38" w:rsidDel="000934B8">
                <w:rPr>
                  <w:b/>
                  <w:vertAlign w:val="subscript"/>
                  <w:lang w:eastAsia="zh-CN"/>
                </w:rPr>
                <w:delText>n</w:delText>
              </w:r>
              <w:r w:rsidRPr="00C41274" w:rsidDel="000934B8">
                <w:rPr>
                  <w:b/>
                  <w:lang w:eastAsia="zh-CN"/>
                </w:rPr>
                <w:delText>}”</w:delText>
              </w:r>
            </w:del>
          </w:p>
        </w:tc>
        <w:tc>
          <w:tcPr>
            <w:tcW w:w="7560" w:type="dxa"/>
          </w:tcPr>
          <w:p w14:paraId="04FB5CB7" w14:textId="57618D80" w:rsidR="00AD6DB4" w:rsidRPr="00AE67EA" w:rsidDel="000934B8" w:rsidRDefault="00AD6DB4" w:rsidP="00166AF3">
            <w:pPr>
              <w:pStyle w:val="TableBody"/>
              <w:rPr>
                <w:del w:id="14933" w:author="Alban Roche" w:date="2017-08-02T16:40:00Z"/>
                <w:rFonts w:ascii="Times New Roman" w:hAnsi="Times New Roman" w:cs="Times New Roman"/>
                <w:sz w:val="20"/>
                <w:szCs w:val="20"/>
                <w:u w:val="single"/>
              </w:rPr>
            </w:pPr>
          </w:p>
          <w:p w14:paraId="3A208271" w14:textId="547E41F0" w:rsidR="00AD6DB4" w:rsidRPr="00C41274" w:rsidDel="000934B8" w:rsidRDefault="00AD6DB4" w:rsidP="00166AF3">
            <w:pPr>
              <w:pStyle w:val="TableBody"/>
              <w:rPr>
                <w:del w:id="14934" w:author="Alban Roche" w:date="2017-08-02T16:40:00Z"/>
                <w:u w:val="single"/>
              </w:rPr>
            </w:pPr>
          </w:p>
          <w:p w14:paraId="0C38F81B" w14:textId="484F644F" w:rsidR="00AD6DB4" w:rsidRPr="00C41274" w:rsidDel="000934B8" w:rsidRDefault="00AD6DB4" w:rsidP="00166AF3">
            <w:pPr>
              <w:pStyle w:val="TableBody"/>
              <w:rPr>
                <w:del w:id="14935" w:author="Alban Roche" w:date="2017-08-02T16:40:00Z"/>
                <w:u w:val="single"/>
              </w:rPr>
            </w:pPr>
            <w:del w:id="14936" w:author="Alban Roche" w:date="2017-08-02T16:40:00Z">
              <w:r w:rsidRPr="00C41274" w:rsidDel="000934B8">
                <w:rPr>
                  <w:u w:val="single"/>
                </w:rPr>
                <w:delText>Response</w:delText>
              </w:r>
            </w:del>
          </w:p>
          <w:p w14:paraId="0092C921" w14:textId="1B1862AE" w:rsidR="00AD6DB4" w:rsidRPr="00C41274" w:rsidDel="000934B8" w:rsidRDefault="00AD6DB4" w:rsidP="00166AF3">
            <w:pPr>
              <w:pStyle w:val="TableBody"/>
              <w:rPr>
                <w:del w:id="14937" w:author="Alban Roche" w:date="2017-08-02T16:40:00Z"/>
                <w:b/>
              </w:rPr>
            </w:pPr>
            <w:del w:id="14938" w:author="Alban Roche" w:date="2017-08-02T16:40:00Z">
              <w:r w:rsidRPr="00C41274" w:rsidDel="000934B8">
                <w:rPr>
                  <w:b/>
                </w:rPr>
                <w:delText>OK</w:delText>
              </w:r>
            </w:del>
          </w:p>
          <w:p w14:paraId="1A3A95A3" w14:textId="118E6DCD" w:rsidR="00AD6DB4" w:rsidRPr="00C41274" w:rsidDel="000934B8" w:rsidRDefault="00AD6DB4" w:rsidP="00166AF3">
            <w:pPr>
              <w:pStyle w:val="TableBody"/>
              <w:rPr>
                <w:del w:id="14939" w:author="Alban Roche" w:date="2017-08-02T16:40:00Z"/>
              </w:rPr>
            </w:pPr>
          </w:p>
          <w:p w14:paraId="548B4CDB" w14:textId="3172C9EE" w:rsidR="00AD6DB4" w:rsidRPr="00C41274" w:rsidDel="000934B8" w:rsidRDefault="00AD6DB4" w:rsidP="00166AF3">
            <w:pPr>
              <w:pStyle w:val="TableBody"/>
              <w:rPr>
                <w:del w:id="14940" w:author="Alban Roche" w:date="2017-08-02T16:40:00Z"/>
                <w:u w:val="single"/>
              </w:rPr>
            </w:pPr>
            <w:del w:id="14941" w:author="Alban Roche" w:date="2017-08-02T16:40:00Z">
              <w:r w:rsidRPr="00C41274" w:rsidDel="000934B8">
                <w:rPr>
                  <w:u w:val="single"/>
                </w:rPr>
                <w:delText>Parameters</w:delText>
              </w:r>
            </w:del>
          </w:p>
          <w:p w14:paraId="7F104D33" w14:textId="403CC510" w:rsidR="00AD6DB4" w:rsidDel="000934B8" w:rsidRDefault="00AD6DB4" w:rsidP="00166AF3">
            <w:pPr>
              <w:pStyle w:val="TableBody"/>
              <w:rPr>
                <w:del w:id="14942" w:author="Alban Roche" w:date="2017-08-02T16:40:00Z"/>
              </w:rPr>
            </w:pPr>
            <w:del w:id="14943" w:author="Alban Roche" w:date="2017-08-02T16:40:00Z">
              <w:r w:rsidRPr="00C41274" w:rsidDel="000934B8">
                <w:rPr>
                  <w:b/>
                </w:rPr>
                <w:delText>&lt;DTMF&gt;</w:delText>
              </w:r>
              <w:r w:rsidRPr="00C41274" w:rsidDel="000934B8">
                <w:rPr>
                  <w:lang w:eastAsia="zh-CN"/>
                </w:rPr>
                <w:tab/>
              </w:r>
              <w:r w:rsidRPr="00841B73" w:rsidDel="000934B8">
                <w:delText>A single ASCII character in the set 0</w:delText>
              </w:r>
              <w:r w:rsidDel="000934B8">
                <w:delText xml:space="preserve"> – </w:delText>
              </w:r>
              <w:r w:rsidRPr="00841B73" w:rsidDel="000934B8">
                <w:delText>9, #,</w:delText>
              </w:r>
              <w:r w:rsidDel="000934B8">
                <w:delText xml:space="preserve"> </w:delText>
              </w:r>
              <w:r w:rsidRPr="00841B73" w:rsidDel="000934B8">
                <w:delText>*,</w:delText>
              </w:r>
              <w:r w:rsidDel="000934B8">
                <w:delText xml:space="preserve"> </w:delText>
              </w:r>
              <w:r w:rsidRPr="00841B73" w:rsidDel="000934B8">
                <w:delText>A</w:delText>
              </w:r>
              <w:r w:rsidDel="000934B8">
                <w:delText xml:space="preserve"> – </w:delText>
              </w:r>
              <w:r w:rsidRPr="00841B73" w:rsidDel="000934B8">
                <w:delText>D. This is interpreted as a single ACSII character whose duration is set by</w:delText>
              </w:r>
              <w:r w:rsidDel="000934B8">
                <w:delText xml:space="preserve"> </w:delText>
              </w:r>
              <w:r w:rsidRPr="00841B73" w:rsidDel="000934B8">
                <w:delText xml:space="preserve">the +VTD command. DTMF tones can </w:delText>
              </w:r>
              <w:r w:rsidDel="000934B8">
                <w:delText xml:space="preserve">only </w:delText>
              </w:r>
              <w:r w:rsidRPr="00841B73" w:rsidDel="000934B8">
                <w:delText>be issued during a voice call</w:delText>
              </w:r>
              <w:r w:rsidDel="000934B8">
                <w:delText>.</w:delText>
              </w:r>
            </w:del>
          </w:p>
          <w:p w14:paraId="2F6EABBE" w14:textId="7660D7C4" w:rsidR="00AD6DB4" w:rsidRPr="00C41274" w:rsidDel="000934B8" w:rsidRDefault="00AD6DB4" w:rsidP="00166AF3">
            <w:pPr>
              <w:pStyle w:val="TableBody"/>
              <w:rPr>
                <w:del w:id="14944" w:author="Alban Roche" w:date="2017-08-02T16:40:00Z"/>
                <w:rFonts w:ascii="CourierNewPSMT" w:hAnsi="CourierNewPSMT"/>
                <w:lang w:eastAsia="zh-CN"/>
              </w:rPr>
            </w:pPr>
          </w:p>
          <w:p w14:paraId="43BF6892" w14:textId="0EEF5ED9" w:rsidR="00AD6DB4" w:rsidRPr="00AE67EA" w:rsidDel="000934B8" w:rsidRDefault="00AD6DB4" w:rsidP="00166AF3">
            <w:pPr>
              <w:pStyle w:val="TableBody"/>
              <w:rPr>
                <w:del w:id="14945" w:author="Alban Roche" w:date="2017-08-02T16:40:00Z"/>
                <w:rFonts w:ascii="Times New Roman" w:hAnsi="Times New Roman" w:cs="Times New Roman"/>
                <w:sz w:val="20"/>
                <w:szCs w:val="20"/>
                <w:u w:val="single"/>
              </w:rPr>
            </w:pPr>
            <w:del w:id="14946" w:author="Alban Roche" w:date="2017-08-02T16:40:00Z">
              <w:r w:rsidDel="000934B8">
                <w:rPr>
                  <w:b/>
                </w:rPr>
                <w:delText>&lt;DURATION&gt;</w:delText>
              </w:r>
              <w:r w:rsidRPr="00E52399" w:rsidDel="000934B8">
                <w:rPr>
                  <w:b/>
                </w:rPr>
                <w:tab/>
              </w:r>
              <w:r w:rsidRPr="00C41274" w:rsidDel="000934B8">
                <w:rPr>
                  <w:rFonts w:ascii="TimesNewRomanMS" w:hAnsi="TimesNewRomanMS"/>
                  <w:lang w:eastAsia="zh-CN"/>
                </w:rPr>
                <w:delText xml:space="preserve">This is interpreted as a DTMF tone of different duration from that mandated by the </w:delText>
              </w:r>
              <w:r w:rsidRPr="00C41274" w:rsidDel="000934B8">
                <w:rPr>
                  <w:rFonts w:ascii="CourierNewPSMT" w:hAnsi="CourierNewPSMT"/>
                  <w:lang w:eastAsia="zh-CN"/>
                </w:rPr>
                <w:delText xml:space="preserve">+VTD </w:delText>
              </w:r>
              <w:r w:rsidRPr="00C41274" w:rsidDel="000934B8">
                <w:rPr>
                  <w:rFonts w:ascii="TimesNewRomanMS" w:hAnsi="TimesNewRomanMS"/>
                  <w:lang w:eastAsia="zh-CN"/>
                </w:rPr>
                <w:delText>command. In GSM</w:delText>
              </w:r>
              <w:r w:rsidDel="000934B8">
                <w:rPr>
                  <w:rFonts w:ascii="TimesNewRomanMS" w:hAnsi="TimesNewRomanMS"/>
                  <w:lang w:eastAsia="zh-CN"/>
                </w:rPr>
                <w:delText>,</w:delText>
              </w:r>
              <w:r w:rsidRPr="00C41274" w:rsidDel="000934B8">
                <w:rPr>
                  <w:rFonts w:ascii="TimesNewRomanMS" w:hAnsi="TimesNewRomanMS"/>
                  <w:lang w:eastAsia="zh-CN"/>
                </w:rPr>
                <w:delText xml:space="preserve"> this </w:delText>
              </w:r>
              <w:r w:rsidDel="000934B8">
                <w:rPr>
                  <w:rFonts w:ascii="TimesNewRomanMS" w:hAnsi="TimesNewRomanMS"/>
                  <w:lang w:eastAsia="zh-CN"/>
                </w:rPr>
                <w:delText xml:space="preserve">only </w:delText>
              </w:r>
              <w:r w:rsidRPr="00C41274" w:rsidDel="000934B8">
                <w:rPr>
                  <w:rFonts w:ascii="TimesNewRomanMS" w:hAnsi="TimesNewRomanMS"/>
                  <w:lang w:eastAsia="zh-CN"/>
                </w:rPr>
                <w:delText>operates in voice mode</w:delText>
              </w:r>
              <w:r w:rsidDel="000934B8">
                <w:rPr>
                  <w:rFonts w:ascii="TimesNewRomanMS" w:hAnsi="TimesNewRomanMS"/>
                  <w:lang w:eastAsia="zh-CN"/>
                </w:rPr>
                <w:delText>. Values are in 1/10 second multiples.</w:delText>
              </w:r>
            </w:del>
          </w:p>
        </w:tc>
      </w:tr>
      <w:tr w:rsidR="00AD6DB4" w:rsidRPr="00C67357" w:rsidDel="000934B8" w14:paraId="7BCCA3AC" w14:textId="107EB242" w:rsidTr="00166AF3">
        <w:trPr>
          <w:trHeight w:val="35"/>
          <w:del w:id="14947" w:author="Alban Roche" w:date="2017-08-02T16:40:00Z"/>
        </w:trPr>
        <w:tc>
          <w:tcPr>
            <w:tcW w:w="1728" w:type="dxa"/>
          </w:tcPr>
          <w:p w14:paraId="38FCD1F4" w14:textId="35C21126" w:rsidR="00AD6DB4" w:rsidRPr="00AE67EA" w:rsidDel="000934B8" w:rsidRDefault="00AD6DB4" w:rsidP="00166AF3">
            <w:pPr>
              <w:pStyle w:val="TableBody"/>
              <w:rPr>
                <w:del w:id="14948" w:author="Alban Roche" w:date="2017-08-02T16:40:00Z"/>
                <w:rFonts w:ascii="Times New Roman" w:hAnsi="Times New Roman" w:cs="Times New Roman"/>
                <w:sz w:val="20"/>
                <w:szCs w:val="20"/>
                <w:u w:val="single"/>
              </w:rPr>
            </w:pPr>
            <w:del w:id="14949" w:author="Alban Roche" w:date="2017-08-02T16:40:00Z">
              <w:r w:rsidRPr="00C41274" w:rsidDel="000934B8">
                <w:rPr>
                  <w:u w:val="single"/>
                </w:rPr>
                <w:delText>Reference</w:delText>
              </w:r>
            </w:del>
          </w:p>
          <w:p w14:paraId="560F43C6" w14:textId="5DC0B47B" w:rsidR="00AD6DB4" w:rsidRPr="00C41274" w:rsidDel="000934B8" w:rsidRDefault="00AD6DB4" w:rsidP="00166AF3">
            <w:pPr>
              <w:pStyle w:val="TableBody"/>
              <w:rPr>
                <w:del w:id="14950" w:author="Alban Roche" w:date="2017-08-02T16:40:00Z"/>
                <w:i/>
              </w:rPr>
            </w:pPr>
            <w:del w:id="14951" w:author="Alban Roche" w:date="2017-08-02T16:40:00Z">
              <w:r w:rsidRPr="00C41274" w:rsidDel="000934B8">
                <w:delText>[27.007] § C.2.11</w:delText>
              </w:r>
            </w:del>
          </w:p>
        </w:tc>
        <w:tc>
          <w:tcPr>
            <w:tcW w:w="7560" w:type="dxa"/>
          </w:tcPr>
          <w:p w14:paraId="22A7DD5F" w14:textId="49CC466B" w:rsidR="00AD6DB4" w:rsidRPr="00AE67EA" w:rsidDel="000934B8" w:rsidRDefault="00AD6DB4" w:rsidP="00166AF3">
            <w:pPr>
              <w:pStyle w:val="TableBody"/>
              <w:rPr>
                <w:del w:id="14952" w:author="Alban Roche" w:date="2017-08-02T16:40:00Z"/>
                <w:rFonts w:ascii="Times New Roman" w:hAnsi="Times New Roman" w:cs="Times New Roman"/>
                <w:sz w:val="20"/>
                <w:szCs w:val="20"/>
                <w:u w:val="single"/>
              </w:rPr>
            </w:pPr>
            <w:del w:id="14953" w:author="Alban Roche" w:date="2017-08-02T16:40:00Z">
              <w:r w:rsidRPr="00C41274" w:rsidDel="000934B8">
                <w:rPr>
                  <w:u w:val="single"/>
                </w:rPr>
                <w:delText>Notes</w:delText>
              </w:r>
            </w:del>
          </w:p>
          <w:p w14:paraId="778A8F1D" w14:textId="1F6CE7BC" w:rsidR="00AD6DB4" w:rsidRPr="00A455F4" w:rsidDel="000934B8" w:rsidRDefault="00AD6DB4" w:rsidP="00D90C96">
            <w:pPr>
              <w:pStyle w:val="TableBody"/>
              <w:numPr>
                <w:ilvl w:val="0"/>
                <w:numId w:val="165"/>
              </w:numPr>
              <w:rPr>
                <w:del w:id="14954" w:author="Alban Roche" w:date="2017-08-02T16:40:00Z"/>
              </w:rPr>
            </w:pPr>
            <w:del w:id="14955" w:author="Alban Roche" w:date="2017-08-02T16:40:00Z">
              <w:r w:rsidRPr="00AE67EA" w:rsidDel="000934B8">
                <w:delText>The network shall ensure that the minimum length of tone and the minimum gap between two subsequent tones (according to ETR 206) is achieved. (In ETR 206 the minimum duration of a DTMF tone is 70ms ±</w:delText>
              </w:r>
              <w:r w:rsidDel="000934B8">
                <w:delText xml:space="preserve"> </w:delText>
              </w:r>
              <w:r w:rsidRPr="00AE67EA" w:rsidDel="000934B8">
                <w:delText>5ms, the minimum gap between DTMF tones is 65ms). There is no defined maximum length to the tone, however, the operator may choose to put a pre-defined time limit on the duration of tones sent to line (</w:delText>
              </w:r>
              <w:r w:rsidDel="000934B8">
                <w:delText>refer to</w:delText>
              </w:r>
              <w:r w:rsidRPr="00AE67EA" w:rsidDel="000934B8">
                <w:delText xml:space="preserve"> [23.014]). That means that with n&lt;6, DTMF will be generated with a duration given by the network</w:delText>
              </w:r>
              <w:r w:rsidR="00D90C96" w:rsidDel="000934B8">
                <w:delText>.</w:delText>
              </w:r>
            </w:del>
          </w:p>
          <w:p w14:paraId="2C320CBD" w14:textId="67ED6970" w:rsidR="00A455F4" w:rsidRPr="00A455F4" w:rsidDel="000934B8" w:rsidRDefault="00A455F4" w:rsidP="00A455F4">
            <w:pPr>
              <w:pStyle w:val="TableBody"/>
              <w:numPr>
                <w:ilvl w:val="0"/>
                <w:numId w:val="165"/>
              </w:numPr>
              <w:rPr>
                <w:del w:id="14956" w:author="Alban Roche" w:date="2017-08-02T16:40:00Z"/>
              </w:rPr>
            </w:pPr>
            <w:commentRangeStart w:id="14957"/>
            <w:del w:id="14958" w:author="Alban Roche" w:date="2017-08-02T16:40:00Z">
              <w:r w:rsidDel="000934B8">
                <w:delText>I</w:delText>
              </w:r>
              <w:r w:rsidRPr="00A455F4" w:rsidDel="000934B8">
                <w:delText>nput character string without quotes</w:delText>
              </w:r>
              <w:r w:rsidDel="000934B8">
                <w:delText xml:space="preserve"> in the write command is supported for compatibility purposes.</w:delText>
              </w:r>
              <w:commentRangeEnd w:id="14957"/>
              <w:r w:rsidDel="000934B8">
                <w:rPr>
                  <w:rStyle w:val="CommentReference"/>
                  <w:rFonts w:ascii="Verdana" w:hAnsi="Verdana" w:cs="Times New Roman"/>
                  <w:lang w:eastAsia="en-US"/>
                </w:rPr>
                <w:commentReference w:id="14957"/>
              </w:r>
            </w:del>
          </w:p>
          <w:p w14:paraId="1CE44235" w14:textId="15023382" w:rsidR="00D90C96" w:rsidRPr="00AE67EA" w:rsidDel="000934B8" w:rsidRDefault="00D90C96" w:rsidP="00D90C96">
            <w:pPr>
              <w:pStyle w:val="TableBody"/>
              <w:numPr>
                <w:ilvl w:val="0"/>
                <w:numId w:val="165"/>
              </w:numPr>
              <w:rPr>
                <w:del w:id="14959" w:author="Alban Roche" w:date="2017-08-02T16:40:00Z"/>
                <w:rFonts w:ascii="Times New Roman" w:hAnsi="Times New Roman" w:cs="Times New Roman"/>
                <w:sz w:val="20"/>
                <w:szCs w:val="20"/>
                <w:u w:val="single"/>
              </w:rPr>
            </w:pPr>
            <w:del w:id="14960" w:author="Alban Roche" w:date="2017-08-02T16:40:00Z">
              <w:r w:rsidDel="000934B8">
                <w:delText>This command is supported on the HL7618RD when using a VoLTE-capable software.</w:delText>
              </w:r>
            </w:del>
          </w:p>
        </w:tc>
      </w:tr>
      <w:bookmarkEnd w:id="12803"/>
    </w:tbl>
    <w:p w14:paraId="0787C5E8" w14:textId="77777777" w:rsidR="00AD6DB4" w:rsidRDefault="00AD6DB4" w:rsidP="00AD6DB4">
      <w:pPr>
        <w:rPr>
          <w:lang w:eastAsia="zh-CN"/>
        </w:rPr>
        <w:sectPr w:rsidR="00AD6DB4" w:rsidSect="004F7779">
          <w:pgSz w:w="11909" w:h="16834" w:code="9"/>
          <w:pgMar w:top="1440" w:right="1440" w:bottom="1440" w:left="1440" w:header="720" w:footer="720" w:gutter="0"/>
          <w:cols w:space="720"/>
          <w:titlePg/>
          <w:docGrid w:linePitch="360"/>
        </w:sectPr>
      </w:pPr>
    </w:p>
    <w:p w14:paraId="74B92E31" w14:textId="6D74600C" w:rsidR="00AD6DB4" w:rsidRDefault="00AD6DB4" w:rsidP="00AD6DB4">
      <w:pPr>
        <w:pStyle w:val="Heading1"/>
      </w:pPr>
      <w:bookmarkStart w:id="14961" w:name="_Toc489459788"/>
      <w:r>
        <w:t>Packet Domain Commands</w:t>
      </w:r>
      <w:bookmarkEnd w:id="14961"/>
    </w:p>
    <w:p w14:paraId="253597D0" w14:textId="63E62254" w:rsidR="00AD6DB4" w:rsidRPr="00074030" w:rsidRDefault="00AD6DB4" w:rsidP="00AD6DB4">
      <w:r>
        <w:rPr>
          <w:lang w:eastAsia="zh-CN"/>
        </w:rPr>
        <w:t xml:space="preserve">For additional details about PDP context use for the HL7618 and HL7618RD, refer to section </w:t>
      </w:r>
      <w:r>
        <w:rPr>
          <w:lang w:eastAsia="zh-CN"/>
        </w:rPr>
        <w:fldChar w:fldCharType="begin"/>
      </w:r>
      <w:r>
        <w:rPr>
          <w:lang w:eastAsia="zh-CN"/>
        </w:rPr>
        <w:instrText xml:space="preserve"> REF _Ref407112360 \w \h </w:instrText>
      </w:r>
      <w:r>
        <w:rPr>
          <w:lang w:eastAsia="zh-CN"/>
        </w:rPr>
      </w:r>
      <w:r>
        <w:rPr>
          <w:lang w:eastAsia="zh-CN"/>
        </w:rPr>
        <w:fldChar w:fldCharType="separate"/>
      </w:r>
      <w:r w:rsidR="00BD7547">
        <w:rPr>
          <w:lang w:eastAsia="zh-CN"/>
        </w:rPr>
        <w:t>1.4</w:t>
      </w:r>
      <w:r>
        <w:rPr>
          <w:lang w:eastAsia="zh-CN"/>
        </w:rPr>
        <w:fldChar w:fldCharType="end"/>
      </w:r>
      <w:r>
        <w:rPr>
          <w:lang w:eastAsia="zh-CN"/>
        </w:rPr>
        <w:t xml:space="preserve"> </w:t>
      </w:r>
      <w:r>
        <w:rPr>
          <w:lang w:eastAsia="zh-CN"/>
        </w:rPr>
        <w:fldChar w:fldCharType="begin"/>
      </w:r>
      <w:r>
        <w:rPr>
          <w:lang w:eastAsia="zh-CN"/>
        </w:rPr>
        <w:instrText xml:space="preserve"> REF _Ref407112360 \h </w:instrText>
      </w:r>
      <w:r>
        <w:rPr>
          <w:lang w:eastAsia="zh-CN"/>
        </w:rPr>
      </w:r>
      <w:r>
        <w:rPr>
          <w:lang w:eastAsia="zh-CN"/>
        </w:rPr>
        <w:fldChar w:fldCharType="separate"/>
      </w:r>
      <w:r w:rsidR="00BD7547">
        <w:t>PDP Context Usage</w:t>
      </w:r>
      <w:r>
        <w:rPr>
          <w:lang w:eastAsia="zh-CN"/>
        </w:rPr>
        <w:fldChar w:fldCharType="end"/>
      </w:r>
      <w:r>
        <w:rPr>
          <w:lang w:eastAsia="zh-CN"/>
        </w:rPr>
        <w:t>.</w:t>
      </w:r>
    </w:p>
    <w:p w14:paraId="140DC641" w14:textId="77777777" w:rsidR="00AD6DB4" w:rsidRPr="00671C8B" w:rsidRDefault="00AD6DB4" w:rsidP="0059466D">
      <w:pPr>
        <w:pStyle w:val="Heading2"/>
        <w:numPr>
          <w:ilvl w:val="1"/>
          <w:numId w:val="11"/>
        </w:numPr>
        <w:ind w:left="1080" w:hanging="1080"/>
      </w:pPr>
      <w:bookmarkStart w:id="14962" w:name="_Toc407180574"/>
      <w:bookmarkStart w:id="14963" w:name="_Toc407195468"/>
      <w:bookmarkStart w:id="14964" w:name="_Toc408218623"/>
      <w:bookmarkStart w:id="14965" w:name="_Toc408219302"/>
      <w:bookmarkStart w:id="14966" w:name="_Toc78179872"/>
      <w:bookmarkStart w:id="14967" w:name="_Toc345081410"/>
      <w:bookmarkStart w:id="14968" w:name="_Toc170125912"/>
      <w:bookmarkStart w:id="14969" w:name="_Toc349753150"/>
      <w:bookmarkStart w:id="14970" w:name="_Toc349754046"/>
      <w:bookmarkStart w:id="14971" w:name="_Ref366745649"/>
      <w:bookmarkStart w:id="14972" w:name="_Ref369092838"/>
      <w:bookmarkStart w:id="14973" w:name="_Toc368586105"/>
      <w:bookmarkStart w:id="14974" w:name="_Toc486251697"/>
      <w:bookmarkStart w:id="14975" w:name="_Toc489459789"/>
      <w:bookmarkEnd w:id="14962"/>
      <w:bookmarkEnd w:id="14963"/>
      <w:bookmarkEnd w:id="14964"/>
      <w:bookmarkEnd w:id="14965"/>
      <w:r w:rsidRPr="00671C8B">
        <w:t>+CGATT Command: PS Attach or Detach</w:t>
      </w:r>
      <w:bookmarkEnd w:id="14966"/>
      <w:bookmarkEnd w:id="14967"/>
      <w:bookmarkEnd w:id="14968"/>
      <w:bookmarkEnd w:id="14969"/>
      <w:bookmarkEnd w:id="14970"/>
      <w:bookmarkEnd w:id="14971"/>
      <w:bookmarkEnd w:id="14972"/>
      <w:bookmarkEnd w:id="14973"/>
      <w:bookmarkEnd w:id="14974"/>
      <w:bookmarkEnd w:id="14975"/>
    </w:p>
    <w:tbl>
      <w:tblPr>
        <w:tblStyle w:val="TableSWIleft"/>
        <w:tblW w:w="9288" w:type="dxa"/>
        <w:tblLayout w:type="fixed"/>
        <w:tblLook w:val="04A0" w:firstRow="1" w:lastRow="0" w:firstColumn="1" w:lastColumn="0" w:noHBand="0" w:noVBand="1"/>
      </w:tblPr>
      <w:tblGrid>
        <w:gridCol w:w="1728"/>
        <w:gridCol w:w="7560"/>
      </w:tblGrid>
      <w:tr w:rsidR="00AD6DB4" w:rsidRPr="00671C8B" w14:paraId="6D406CE7"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6F7B6E39" w14:textId="71B141FD" w:rsidR="00AD6DB4" w:rsidRPr="00671C8B" w:rsidRDefault="00AD6DB4" w:rsidP="00D90C96">
            <w:pPr>
              <w:pStyle w:val="TableRowHead"/>
              <w:spacing w:before="144" w:after="144"/>
            </w:pPr>
            <w:del w:id="14976" w:author="Alban Roche" w:date="2017-08-02T14:40:00Z">
              <w:r w:rsidDel="00F22490">
                <w:rPr>
                  <w:lang w:eastAsia="zh-CN"/>
                </w:rPr>
                <w:delText xml:space="preserve">HL7618, HL7618RD, HL7648, </w:delText>
              </w:r>
              <w:r w:rsidDel="00F22490">
                <w:delText xml:space="preserve">HL7650, </w:delText>
              </w:r>
              <w:r w:rsidDel="00F22490">
                <w:rPr>
                  <w:lang w:eastAsia="zh-CN"/>
                </w:rPr>
                <w:delText>HL7688, HL7690 and HL7692</w:delText>
              </w:r>
            </w:del>
            <w:ins w:id="14977" w:author="Alban Roche" w:date="2017-08-02T14:40:00Z">
              <w:r w:rsidR="00F22490">
                <w:rPr>
                  <w:lang w:eastAsia="zh-CN"/>
                </w:rPr>
                <w:t>HL7800</w:t>
              </w:r>
            </w:ins>
          </w:p>
        </w:tc>
      </w:tr>
      <w:tr w:rsidR="00AD6DB4" w:rsidRPr="00671C8B" w14:paraId="2BC5FDE0" w14:textId="77777777" w:rsidTr="00166AF3">
        <w:tc>
          <w:tcPr>
            <w:tcW w:w="1728" w:type="dxa"/>
          </w:tcPr>
          <w:p w14:paraId="5B9EBED8" w14:textId="77777777" w:rsidR="00AD6DB4" w:rsidRPr="00671C8B" w:rsidRDefault="00AD6DB4" w:rsidP="00166AF3">
            <w:pPr>
              <w:pStyle w:val="TableBody"/>
              <w:rPr>
                <w:rFonts w:ascii="Times New Roman" w:hAnsi="Times New Roman"/>
                <w:i/>
                <w:szCs w:val="20"/>
              </w:rPr>
            </w:pPr>
            <w:r w:rsidRPr="00671C8B">
              <w:rPr>
                <w:i/>
              </w:rPr>
              <w:t>Test command</w:t>
            </w:r>
          </w:p>
          <w:p w14:paraId="740C5815" w14:textId="77777777" w:rsidR="00AD6DB4" w:rsidRPr="00671C8B" w:rsidRDefault="00AD6DB4" w:rsidP="00166AF3">
            <w:pPr>
              <w:pStyle w:val="TableBody"/>
            </w:pPr>
          </w:p>
          <w:p w14:paraId="189C01E3" w14:textId="77777777" w:rsidR="00AD6DB4" w:rsidRPr="00671C8B" w:rsidRDefault="00AD6DB4" w:rsidP="00166AF3">
            <w:pPr>
              <w:pStyle w:val="TableBody"/>
              <w:rPr>
                <w:u w:val="single"/>
              </w:rPr>
            </w:pPr>
            <w:r w:rsidRPr="00671C8B">
              <w:rPr>
                <w:u w:val="single"/>
              </w:rPr>
              <w:t>Syntax</w:t>
            </w:r>
          </w:p>
          <w:p w14:paraId="34011671" w14:textId="77777777" w:rsidR="00AD6DB4" w:rsidRPr="00671C8B" w:rsidRDefault="00AD6DB4" w:rsidP="00166AF3">
            <w:pPr>
              <w:pStyle w:val="TableBody"/>
              <w:rPr>
                <w:rFonts w:ascii="Times New Roman" w:hAnsi="Times New Roman"/>
                <w:szCs w:val="20"/>
                <w:u w:val="single"/>
              </w:rPr>
            </w:pPr>
            <w:r w:rsidRPr="00671C8B">
              <w:rPr>
                <w:b/>
              </w:rPr>
              <w:t>AT+CGATT=?</w:t>
            </w:r>
          </w:p>
        </w:tc>
        <w:tc>
          <w:tcPr>
            <w:tcW w:w="7560" w:type="dxa"/>
          </w:tcPr>
          <w:p w14:paraId="28C6B0A3" w14:textId="77777777" w:rsidR="00AD6DB4" w:rsidRPr="00671C8B" w:rsidRDefault="00AD6DB4" w:rsidP="00166AF3">
            <w:pPr>
              <w:pStyle w:val="TableBody"/>
              <w:rPr>
                <w:rFonts w:ascii="Times New Roman" w:hAnsi="Times New Roman"/>
                <w:szCs w:val="20"/>
                <w:u w:val="single"/>
              </w:rPr>
            </w:pPr>
          </w:p>
          <w:p w14:paraId="697330E8" w14:textId="77777777" w:rsidR="00AD6DB4" w:rsidRPr="00671C8B" w:rsidRDefault="00AD6DB4" w:rsidP="00166AF3">
            <w:pPr>
              <w:pStyle w:val="TableBody"/>
              <w:rPr>
                <w:u w:val="single"/>
              </w:rPr>
            </w:pPr>
          </w:p>
          <w:p w14:paraId="0328305E" w14:textId="77777777" w:rsidR="00AD6DB4" w:rsidRPr="00671C8B" w:rsidRDefault="00AD6DB4" w:rsidP="00166AF3">
            <w:pPr>
              <w:pStyle w:val="TableBody"/>
              <w:rPr>
                <w:u w:val="single"/>
              </w:rPr>
            </w:pPr>
            <w:r w:rsidRPr="00671C8B">
              <w:rPr>
                <w:u w:val="single"/>
              </w:rPr>
              <w:t>Response</w:t>
            </w:r>
          </w:p>
          <w:p w14:paraId="37D431D5" w14:textId="77777777" w:rsidR="00AD6DB4" w:rsidRPr="00671C8B" w:rsidRDefault="00AD6DB4" w:rsidP="00166AF3">
            <w:pPr>
              <w:pStyle w:val="TableBody"/>
            </w:pPr>
            <w:r w:rsidRPr="00671C8B">
              <w:rPr>
                <w:b/>
              </w:rPr>
              <w:t xml:space="preserve">+CGATT: </w:t>
            </w:r>
            <w:r w:rsidRPr="00671C8B">
              <w:t xml:space="preserve">(list of supported </w:t>
            </w:r>
            <w:r w:rsidRPr="00671C8B">
              <w:rPr>
                <w:b/>
              </w:rPr>
              <w:t>&lt;state&gt;</w:t>
            </w:r>
            <w:r w:rsidRPr="00671C8B">
              <w:t>s)</w:t>
            </w:r>
          </w:p>
          <w:p w14:paraId="62888E3F" w14:textId="77777777" w:rsidR="00AD6DB4" w:rsidRPr="00671C8B" w:rsidRDefault="00AD6DB4" w:rsidP="00166AF3">
            <w:pPr>
              <w:pStyle w:val="TableBody"/>
              <w:rPr>
                <w:rFonts w:ascii="Times New Roman" w:hAnsi="Times New Roman"/>
                <w:szCs w:val="20"/>
                <w:u w:val="single"/>
              </w:rPr>
            </w:pPr>
            <w:r w:rsidRPr="00671C8B">
              <w:rPr>
                <w:b/>
              </w:rPr>
              <w:t>OK</w:t>
            </w:r>
          </w:p>
        </w:tc>
      </w:tr>
      <w:tr w:rsidR="00AD6DB4" w:rsidRPr="00671C8B" w14:paraId="21341BE3" w14:textId="77777777" w:rsidTr="00166AF3">
        <w:tc>
          <w:tcPr>
            <w:tcW w:w="1728" w:type="dxa"/>
          </w:tcPr>
          <w:p w14:paraId="65A93EEF" w14:textId="77777777" w:rsidR="00AD6DB4" w:rsidRPr="00671C8B" w:rsidRDefault="00AD6DB4" w:rsidP="00166AF3">
            <w:pPr>
              <w:pStyle w:val="TableBody"/>
              <w:rPr>
                <w:rFonts w:ascii="Times New Roman" w:hAnsi="Times New Roman"/>
                <w:i/>
                <w:szCs w:val="20"/>
              </w:rPr>
            </w:pPr>
            <w:r w:rsidRPr="00671C8B">
              <w:rPr>
                <w:i/>
              </w:rPr>
              <w:t>Read command</w:t>
            </w:r>
          </w:p>
          <w:p w14:paraId="28E03862" w14:textId="77777777" w:rsidR="00AD6DB4" w:rsidRPr="00671C8B" w:rsidRDefault="00AD6DB4" w:rsidP="00166AF3">
            <w:pPr>
              <w:pStyle w:val="TableBody"/>
            </w:pPr>
          </w:p>
          <w:p w14:paraId="3CDFCE1C" w14:textId="77777777" w:rsidR="00AD6DB4" w:rsidRPr="00671C8B" w:rsidRDefault="00AD6DB4" w:rsidP="00166AF3">
            <w:pPr>
              <w:pStyle w:val="TableBody"/>
              <w:rPr>
                <w:u w:val="single"/>
              </w:rPr>
            </w:pPr>
            <w:r w:rsidRPr="00671C8B">
              <w:rPr>
                <w:u w:val="single"/>
              </w:rPr>
              <w:t>Syntax</w:t>
            </w:r>
          </w:p>
          <w:p w14:paraId="70F2DF16" w14:textId="77777777" w:rsidR="00AD6DB4" w:rsidRPr="00671C8B" w:rsidRDefault="00AD6DB4" w:rsidP="00166AF3">
            <w:pPr>
              <w:pStyle w:val="TableBody"/>
              <w:rPr>
                <w:rFonts w:ascii="Times New Roman" w:hAnsi="Times New Roman"/>
                <w:szCs w:val="20"/>
                <w:u w:val="single"/>
              </w:rPr>
            </w:pPr>
            <w:r w:rsidRPr="00671C8B">
              <w:rPr>
                <w:b/>
              </w:rPr>
              <w:t>AT+CGATT?</w:t>
            </w:r>
          </w:p>
        </w:tc>
        <w:tc>
          <w:tcPr>
            <w:tcW w:w="7560" w:type="dxa"/>
          </w:tcPr>
          <w:p w14:paraId="306543CF" w14:textId="77777777" w:rsidR="00AD6DB4" w:rsidRPr="00671C8B" w:rsidRDefault="00AD6DB4" w:rsidP="00166AF3">
            <w:pPr>
              <w:pStyle w:val="TableBody"/>
              <w:rPr>
                <w:rFonts w:ascii="Times New Roman" w:hAnsi="Times New Roman"/>
                <w:szCs w:val="20"/>
                <w:u w:val="single"/>
              </w:rPr>
            </w:pPr>
          </w:p>
          <w:p w14:paraId="37E71692" w14:textId="77777777" w:rsidR="00AD6DB4" w:rsidRPr="00671C8B" w:rsidRDefault="00AD6DB4" w:rsidP="00166AF3">
            <w:pPr>
              <w:pStyle w:val="TableBody"/>
              <w:rPr>
                <w:u w:val="single"/>
              </w:rPr>
            </w:pPr>
          </w:p>
          <w:p w14:paraId="3759A59F" w14:textId="77777777" w:rsidR="00AD6DB4" w:rsidRPr="00671C8B" w:rsidRDefault="00AD6DB4" w:rsidP="00166AF3">
            <w:pPr>
              <w:pStyle w:val="TableBody"/>
              <w:rPr>
                <w:u w:val="single"/>
              </w:rPr>
            </w:pPr>
            <w:r w:rsidRPr="00671C8B">
              <w:rPr>
                <w:u w:val="single"/>
              </w:rPr>
              <w:t>Response</w:t>
            </w:r>
          </w:p>
          <w:p w14:paraId="0533A2A7" w14:textId="77777777" w:rsidR="00AD6DB4" w:rsidRPr="00671C8B" w:rsidRDefault="00AD6DB4" w:rsidP="00166AF3">
            <w:pPr>
              <w:pStyle w:val="TableBody"/>
              <w:rPr>
                <w:b/>
              </w:rPr>
            </w:pPr>
            <w:r w:rsidRPr="00671C8B">
              <w:rPr>
                <w:b/>
              </w:rPr>
              <w:t>+CGATT: &lt;state&gt;</w:t>
            </w:r>
          </w:p>
          <w:p w14:paraId="28F384A3" w14:textId="77777777" w:rsidR="00AD6DB4" w:rsidRPr="00671C8B" w:rsidRDefault="00AD6DB4" w:rsidP="00166AF3">
            <w:pPr>
              <w:pStyle w:val="TableBody"/>
              <w:rPr>
                <w:rFonts w:ascii="Times New Roman" w:hAnsi="Times New Roman"/>
                <w:szCs w:val="20"/>
                <w:u w:val="single"/>
              </w:rPr>
            </w:pPr>
            <w:r w:rsidRPr="00671C8B">
              <w:rPr>
                <w:b/>
              </w:rPr>
              <w:t>OK</w:t>
            </w:r>
          </w:p>
        </w:tc>
      </w:tr>
      <w:tr w:rsidR="00AD6DB4" w:rsidRPr="00671C8B" w14:paraId="68507A3A" w14:textId="77777777" w:rsidTr="00166AF3">
        <w:trPr>
          <w:cantSplit w:val="0"/>
        </w:trPr>
        <w:tc>
          <w:tcPr>
            <w:tcW w:w="1728" w:type="dxa"/>
          </w:tcPr>
          <w:p w14:paraId="671E8F8E" w14:textId="77777777" w:rsidR="00AD6DB4" w:rsidRPr="00671C8B" w:rsidRDefault="00AD6DB4" w:rsidP="00166AF3">
            <w:pPr>
              <w:pStyle w:val="TableBody"/>
              <w:rPr>
                <w:rFonts w:ascii="Times New Roman" w:hAnsi="Times New Roman"/>
                <w:i/>
                <w:szCs w:val="20"/>
              </w:rPr>
            </w:pPr>
            <w:r w:rsidRPr="00671C8B">
              <w:rPr>
                <w:i/>
              </w:rPr>
              <w:t>Write command</w:t>
            </w:r>
          </w:p>
          <w:p w14:paraId="1A762E5A" w14:textId="77777777" w:rsidR="00AD6DB4" w:rsidRPr="00671C8B" w:rsidRDefault="00AD6DB4" w:rsidP="00166AF3">
            <w:pPr>
              <w:pStyle w:val="TableBody"/>
            </w:pPr>
          </w:p>
          <w:p w14:paraId="42DCFE86" w14:textId="77777777" w:rsidR="00AD6DB4" w:rsidRPr="00671C8B" w:rsidRDefault="00AD6DB4" w:rsidP="00166AF3">
            <w:pPr>
              <w:pStyle w:val="TableBody"/>
              <w:rPr>
                <w:u w:val="single"/>
              </w:rPr>
            </w:pPr>
            <w:r w:rsidRPr="00671C8B">
              <w:rPr>
                <w:u w:val="single"/>
              </w:rPr>
              <w:t>Syntax</w:t>
            </w:r>
          </w:p>
          <w:p w14:paraId="331D2DA0" w14:textId="77777777" w:rsidR="00AD6DB4" w:rsidRPr="00671C8B" w:rsidRDefault="00AD6DB4" w:rsidP="00166AF3">
            <w:pPr>
              <w:pStyle w:val="TableBody"/>
              <w:rPr>
                <w:rFonts w:ascii="Times New Roman" w:hAnsi="Times New Roman"/>
                <w:szCs w:val="20"/>
                <w:u w:val="single"/>
              </w:rPr>
            </w:pPr>
            <w:r w:rsidRPr="00671C8B">
              <w:rPr>
                <w:b/>
              </w:rPr>
              <w:t>AT+CGATT=</w:t>
            </w:r>
            <w:r w:rsidRPr="00671C8B">
              <w:rPr>
                <w:b/>
              </w:rPr>
              <w:br/>
              <w:t>[&lt;state&gt;]</w:t>
            </w:r>
          </w:p>
        </w:tc>
        <w:tc>
          <w:tcPr>
            <w:tcW w:w="7560" w:type="dxa"/>
          </w:tcPr>
          <w:p w14:paraId="016C2FE4" w14:textId="77777777" w:rsidR="00AD6DB4" w:rsidRPr="00671C8B" w:rsidRDefault="00AD6DB4" w:rsidP="00166AF3">
            <w:pPr>
              <w:pStyle w:val="TableBody"/>
              <w:rPr>
                <w:rFonts w:ascii="Times New Roman" w:hAnsi="Times New Roman"/>
                <w:szCs w:val="20"/>
                <w:u w:val="single"/>
              </w:rPr>
            </w:pPr>
          </w:p>
          <w:p w14:paraId="2E75EC5C" w14:textId="77777777" w:rsidR="00AD6DB4" w:rsidRPr="00671C8B" w:rsidRDefault="00AD6DB4" w:rsidP="00166AF3">
            <w:pPr>
              <w:pStyle w:val="TableBody"/>
              <w:rPr>
                <w:u w:val="single"/>
              </w:rPr>
            </w:pPr>
          </w:p>
          <w:p w14:paraId="7CF9578B" w14:textId="77777777" w:rsidR="00AD6DB4" w:rsidRPr="00671C8B" w:rsidRDefault="00AD6DB4" w:rsidP="00166AF3">
            <w:pPr>
              <w:pStyle w:val="TableBody"/>
              <w:rPr>
                <w:u w:val="single"/>
              </w:rPr>
            </w:pPr>
            <w:r w:rsidRPr="00671C8B">
              <w:rPr>
                <w:u w:val="single"/>
              </w:rPr>
              <w:t>Response</w:t>
            </w:r>
          </w:p>
          <w:p w14:paraId="04A057D6" w14:textId="77777777" w:rsidR="00AD6DB4" w:rsidRPr="00671C8B" w:rsidRDefault="00AD6DB4" w:rsidP="00166AF3">
            <w:pPr>
              <w:pStyle w:val="TableBody"/>
              <w:rPr>
                <w:b/>
              </w:rPr>
            </w:pPr>
            <w:r w:rsidRPr="00671C8B">
              <w:rPr>
                <w:b/>
              </w:rPr>
              <w:t>OK</w:t>
            </w:r>
          </w:p>
          <w:p w14:paraId="16567101" w14:textId="77777777" w:rsidR="00AD6DB4" w:rsidRPr="00671C8B" w:rsidRDefault="00AD6DB4" w:rsidP="00166AF3">
            <w:pPr>
              <w:pStyle w:val="TableBody"/>
            </w:pPr>
          </w:p>
          <w:p w14:paraId="0D39F90D" w14:textId="77777777" w:rsidR="00AD6DB4" w:rsidRPr="00671C8B" w:rsidRDefault="00AD6DB4" w:rsidP="00166AF3">
            <w:pPr>
              <w:pStyle w:val="TableBody"/>
            </w:pPr>
            <w:r w:rsidRPr="00671C8B">
              <w:t>or</w:t>
            </w:r>
          </w:p>
          <w:p w14:paraId="0414185B" w14:textId="77777777" w:rsidR="00AD6DB4" w:rsidRPr="00671C8B" w:rsidRDefault="00AD6DB4" w:rsidP="00166AF3">
            <w:pPr>
              <w:pStyle w:val="TableBody"/>
              <w:rPr>
                <w:b/>
              </w:rPr>
            </w:pPr>
            <w:r w:rsidRPr="00671C8B">
              <w:rPr>
                <w:b/>
              </w:rPr>
              <w:t>ERROR</w:t>
            </w:r>
          </w:p>
          <w:p w14:paraId="11F70A1E" w14:textId="77777777" w:rsidR="00AD6DB4" w:rsidRPr="00671C8B" w:rsidRDefault="00AD6DB4" w:rsidP="00166AF3">
            <w:pPr>
              <w:pStyle w:val="TableBody"/>
            </w:pPr>
          </w:p>
          <w:p w14:paraId="4D4BD712" w14:textId="77777777" w:rsidR="00AD6DB4" w:rsidRPr="00671C8B" w:rsidRDefault="00AD6DB4" w:rsidP="00166AF3">
            <w:pPr>
              <w:pStyle w:val="TableBody"/>
              <w:rPr>
                <w:u w:val="single"/>
              </w:rPr>
            </w:pPr>
            <w:r w:rsidRPr="00671C8B">
              <w:rPr>
                <w:u w:val="single"/>
              </w:rPr>
              <w:t>Parameter</w:t>
            </w:r>
          </w:p>
          <w:p w14:paraId="7186B3E3" w14:textId="77777777" w:rsidR="00AD6DB4" w:rsidRPr="00671C8B" w:rsidRDefault="00AD6DB4" w:rsidP="00166AF3">
            <w:pPr>
              <w:pStyle w:val="TableBody"/>
            </w:pPr>
            <w:r w:rsidRPr="00671C8B">
              <w:rPr>
                <w:b/>
              </w:rPr>
              <w:t>&lt;state&gt;</w:t>
            </w:r>
            <w:r w:rsidRPr="00671C8B">
              <w:tab/>
              <w:t>State of PS attachment</w:t>
            </w:r>
          </w:p>
          <w:p w14:paraId="57B01050" w14:textId="77777777" w:rsidR="00AD6DB4" w:rsidRPr="00671C8B" w:rsidRDefault="00AD6DB4" w:rsidP="00166AF3">
            <w:pPr>
              <w:pStyle w:val="TableBody"/>
            </w:pPr>
            <w:r w:rsidRPr="00671C8B">
              <w:rPr>
                <w:u w:val="single"/>
              </w:rPr>
              <w:t>0</w:t>
            </w:r>
            <w:r w:rsidRPr="00671C8B">
              <w:tab/>
              <w:t>Detached</w:t>
            </w:r>
          </w:p>
          <w:p w14:paraId="186EA8DA" w14:textId="77777777" w:rsidR="00AD6DB4" w:rsidRPr="00671C8B" w:rsidRDefault="00AD6DB4" w:rsidP="00166AF3">
            <w:pPr>
              <w:pStyle w:val="TableBody"/>
            </w:pPr>
            <w:r w:rsidRPr="00671C8B">
              <w:t>1</w:t>
            </w:r>
            <w:r w:rsidRPr="00671C8B">
              <w:tab/>
              <w:t>Attached</w:t>
            </w:r>
          </w:p>
        </w:tc>
      </w:tr>
    </w:tbl>
    <w:p w14:paraId="726DE466" w14:textId="77777777" w:rsidR="00AD6DB4" w:rsidRPr="00671C8B" w:rsidRDefault="00AD6DB4" w:rsidP="0059466D">
      <w:pPr>
        <w:pStyle w:val="Heading2"/>
        <w:numPr>
          <w:ilvl w:val="1"/>
          <w:numId w:val="11"/>
        </w:numPr>
        <w:ind w:left="1080" w:hanging="1080"/>
      </w:pPr>
      <w:bookmarkStart w:id="14978" w:name="_Toc345081411"/>
      <w:bookmarkStart w:id="14979" w:name="_Toc349753151"/>
      <w:bookmarkStart w:id="14980" w:name="_Toc349754047"/>
      <w:bookmarkStart w:id="14981" w:name="_Ref366745658"/>
      <w:bookmarkStart w:id="14982" w:name="_Ref369092847"/>
      <w:bookmarkStart w:id="14983" w:name="_Toc368586106"/>
      <w:bookmarkStart w:id="14984" w:name="_Ref390086473"/>
      <w:bookmarkStart w:id="14985" w:name="_Ref390086475"/>
      <w:bookmarkStart w:id="14986" w:name="_Ref472588642"/>
      <w:bookmarkStart w:id="14987" w:name="_Ref472588644"/>
      <w:bookmarkStart w:id="14988" w:name="_Toc486251698"/>
      <w:bookmarkStart w:id="14989" w:name="_Toc489459790"/>
      <w:r w:rsidRPr="00671C8B">
        <w:t xml:space="preserve">+CGACT Command: Activate or </w:t>
      </w:r>
      <w:bookmarkEnd w:id="14978"/>
      <w:r w:rsidRPr="00671C8B">
        <w:t>Deactivate</w:t>
      </w:r>
      <w:bookmarkEnd w:id="14979"/>
      <w:bookmarkEnd w:id="14980"/>
      <w:bookmarkEnd w:id="14981"/>
      <w:bookmarkEnd w:id="14982"/>
      <w:bookmarkEnd w:id="14983"/>
      <w:bookmarkEnd w:id="14984"/>
      <w:bookmarkEnd w:id="14985"/>
      <w:r w:rsidRPr="00671C8B">
        <w:t xml:space="preserve"> PDP Context</w:t>
      </w:r>
      <w:bookmarkEnd w:id="14986"/>
      <w:bookmarkEnd w:id="14987"/>
      <w:bookmarkEnd w:id="14988"/>
      <w:bookmarkEnd w:id="14989"/>
    </w:p>
    <w:tbl>
      <w:tblPr>
        <w:tblStyle w:val="TableSWIleft"/>
        <w:tblW w:w="9288" w:type="dxa"/>
        <w:tblLayout w:type="fixed"/>
        <w:tblLook w:val="04A0" w:firstRow="1" w:lastRow="0" w:firstColumn="1" w:lastColumn="0" w:noHBand="0" w:noVBand="1"/>
      </w:tblPr>
      <w:tblGrid>
        <w:gridCol w:w="1728"/>
        <w:gridCol w:w="7560"/>
      </w:tblGrid>
      <w:tr w:rsidR="00AD6DB4" w:rsidRPr="00671C8B" w14:paraId="3C876208"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7CE01B61" w14:textId="383D6A6A" w:rsidR="00AD6DB4" w:rsidRPr="00671C8B" w:rsidRDefault="00AD6DB4">
            <w:pPr>
              <w:pStyle w:val="TableRowHead"/>
              <w:spacing w:before="144" w:after="144"/>
            </w:pPr>
            <w:del w:id="14990" w:author="Alban Roche" w:date="2017-08-02T14:40:00Z">
              <w:r w:rsidDel="00F22490">
                <w:rPr>
                  <w:lang w:eastAsia="zh-CN"/>
                </w:rPr>
                <w:delText xml:space="preserve">HL7618, HL7618RD, HL7648, </w:delText>
              </w:r>
              <w:r w:rsidDel="00F22490">
                <w:delText xml:space="preserve">HL7650, </w:delText>
              </w:r>
              <w:r w:rsidDel="00F22490">
                <w:rPr>
                  <w:lang w:eastAsia="zh-CN"/>
                </w:rPr>
                <w:delText>HL7688, HL7690 and HL7692</w:delText>
              </w:r>
            </w:del>
            <w:ins w:id="14991" w:author="Alban Roche" w:date="2017-08-02T14:40:00Z">
              <w:r w:rsidR="00F22490">
                <w:rPr>
                  <w:lang w:eastAsia="zh-CN"/>
                </w:rPr>
                <w:t>HL7800</w:t>
              </w:r>
            </w:ins>
          </w:p>
        </w:tc>
      </w:tr>
      <w:tr w:rsidR="00AD6DB4" w:rsidRPr="00671C8B" w14:paraId="30BA2172" w14:textId="77777777" w:rsidTr="00166AF3">
        <w:tc>
          <w:tcPr>
            <w:tcW w:w="1728" w:type="dxa"/>
          </w:tcPr>
          <w:p w14:paraId="30C8A83F" w14:textId="77777777" w:rsidR="00AD6DB4" w:rsidRPr="00671C8B" w:rsidRDefault="00AD6DB4" w:rsidP="00166AF3">
            <w:pPr>
              <w:pStyle w:val="TableBody"/>
              <w:rPr>
                <w:rFonts w:ascii="Times New Roman" w:hAnsi="Times New Roman" w:cs="Times New Roman"/>
                <w:i/>
                <w:sz w:val="20"/>
                <w:szCs w:val="20"/>
              </w:rPr>
            </w:pPr>
            <w:r w:rsidRPr="00671C8B">
              <w:rPr>
                <w:i/>
              </w:rPr>
              <w:t>Test command</w:t>
            </w:r>
          </w:p>
          <w:p w14:paraId="1CEB3C79" w14:textId="77777777" w:rsidR="00AD6DB4" w:rsidRPr="00671C8B" w:rsidRDefault="00AD6DB4" w:rsidP="00166AF3">
            <w:pPr>
              <w:pStyle w:val="TableBody"/>
            </w:pPr>
          </w:p>
          <w:p w14:paraId="077BC1A8" w14:textId="77777777" w:rsidR="00AD6DB4" w:rsidRPr="00671C8B" w:rsidRDefault="00AD6DB4" w:rsidP="00166AF3">
            <w:pPr>
              <w:pStyle w:val="TableBody"/>
              <w:rPr>
                <w:u w:val="single"/>
              </w:rPr>
            </w:pPr>
            <w:r w:rsidRPr="00671C8B">
              <w:rPr>
                <w:u w:val="single"/>
              </w:rPr>
              <w:t>Syntax</w:t>
            </w:r>
          </w:p>
          <w:p w14:paraId="31C0F963" w14:textId="77777777" w:rsidR="00AD6DB4" w:rsidRPr="00671C8B" w:rsidRDefault="00AD6DB4" w:rsidP="00166AF3">
            <w:pPr>
              <w:pStyle w:val="TableBody"/>
              <w:rPr>
                <w:rFonts w:ascii="Times New Roman" w:hAnsi="Times New Roman" w:cs="Times New Roman"/>
                <w:sz w:val="20"/>
                <w:szCs w:val="20"/>
                <w:u w:val="single"/>
              </w:rPr>
            </w:pPr>
            <w:r w:rsidRPr="00671C8B">
              <w:rPr>
                <w:b/>
              </w:rPr>
              <w:t>AT+CGACT=?</w:t>
            </w:r>
          </w:p>
        </w:tc>
        <w:tc>
          <w:tcPr>
            <w:tcW w:w="7560" w:type="dxa"/>
          </w:tcPr>
          <w:p w14:paraId="532C1D03" w14:textId="77777777" w:rsidR="00AD6DB4" w:rsidRPr="00671C8B" w:rsidRDefault="00AD6DB4" w:rsidP="00166AF3">
            <w:pPr>
              <w:pStyle w:val="TableBody"/>
              <w:rPr>
                <w:rFonts w:ascii="Times New Roman" w:hAnsi="Times New Roman" w:cs="Times New Roman"/>
                <w:sz w:val="20"/>
                <w:szCs w:val="20"/>
                <w:u w:val="single"/>
              </w:rPr>
            </w:pPr>
          </w:p>
          <w:p w14:paraId="5E61D1F5" w14:textId="77777777" w:rsidR="00AD6DB4" w:rsidRPr="00671C8B" w:rsidRDefault="00AD6DB4" w:rsidP="00166AF3">
            <w:pPr>
              <w:pStyle w:val="TableBody"/>
              <w:rPr>
                <w:u w:val="single"/>
              </w:rPr>
            </w:pPr>
          </w:p>
          <w:p w14:paraId="69C083FC" w14:textId="77777777" w:rsidR="00AD6DB4" w:rsidRPr="00671C8B" w:rsidRDefault="00AD6DB4" w:rsidP="00166AF3">
            <w:pPr>
              <w:pStyle w:val="TableBody"/>
              <w:rPr>
                <w:u w:val="single"/>
              </w:rPr>
            </w:pPr>
            <w:r w:rsidRPr="00671C8B">
              <w:rPr>
                <w:u w:val="single"/>
              </w:rPr>
              <w:t>Response</w:t>
            </w:r>
          </w:p>
          <w:p w14:paraId="19944E8A" w14:textId="77777777" w:rsidR="00AD6DB4" w:rsidRPr="00671C8B" w:rsidRDefault="00AD6DB4" w:rsidP="00166AF3">
            <w:pPr>
              <w:pStyle w:val="TableBody"/>
            </w:pPr>
            <w:r w:rsidRPr="00671C8B">
              <w:rPr>
                <w:b/>
              </w:rPr>
              <w:t>+CGACT:</w:t>
            </w:r>
            <w:r w:rsidRPr="00671C8B">
              <w:t xml:space="preserve"> (list of supported </w:t>
            </w:r>
            <w:r w:rsidRPr="00671C8B">
              <w:rPr>
                <w:b/>
              </w:rPr>
              <w:t>&lt;state&gt;</w:t>
            </w:r>
            <w:r w:rsidRPr="00671C8B">
              <w:t>s)</w:t>
            </w:r>
          </w:p>
          <w:p w14:paraId="6995BE80" w14:textId="77777777" w:rsidR="00AD6DB4" w:rsidRPr="00671C8B" w:rsidRDefault="00AD6DB4" w:rsidP="00166AF3">
            <w:pPr>
              <w:pStyle w:val="TableBody"/>
              <w:rPr>
                <w:rFonts w:ascii="Times New Roman" w:hAnsi="Times New Roman" w:cs="Times New Roman"/>
                <w:sz w:val="20"/>
                <w:szCs w:val="20"/>
                <w:u w:val="single"/>
              </w:rPr>
            </w:pPr>
            <w:r w:rsidRPr="00671C8B">
              <w:rPr>
                <w:b/>
              </w:rPr>
              <w:t>OK</w:t>
            </w:r>
          </w:p>
        </w:tc>
      </w:tr>
      <w:tr w:rsidR="00AD6DB4" w:rsidRPr="00671C8B" w14:paraId="44AA2308" w14:textId="77777777" w:rsidTr="00166AF3">
        <w:tc>
          <w:tcPr>
            <w:tcW w:w="1728" w:type="dxa"/>
          </w:tcPr>
          <w:p w14:paraId="6FA1F04C" w14:textId="77777777" w:rsidR="00AD6DB4" w:rsidRPr="00671C8B" w:rsidRDefault="00AD6DB4" w:rsidP="00166AF3">
            <w:pPr>
              <w:pStyle w:val="TableBody"/>
              <w:rPr>
                <w:rFonts w:ascii="Times New Roman" w:hAnsi="Times New Roman" w:cs="Times New Roman"/>
                <w:i/>
                <w:sz w:val="20"/>
                <w:szCs w:val="20"/>
              </w:rPr>
            </w:pPr>
            <w:r w:rsidRPr="00671C8B">
              <w:rPr>
                <w:i/>
              </w:rPr>
              <w:t>Read command</w:t>
            </w:r>
          </w:p>
          <w:p w14:paraId="328C844D" w14:textId="77777777" w:rsidR="00AD6DB4" w:rsidRPr="00671C8B" w:rsidRDefault="00AD6DB4" w:rsidP="00166AF3">
            <w:pPr>
              <w:pStyle w:val="TableBody"/>
            </w:pPr>
          </w:p>
          <w:p w14:paraId="53BC5F01" w14:textId="77777777" w:rsidR="00AD6DB4" w:rsidRPr="00671C8B" w:rsidRDefault="00AD6DB4" w:rsidP="00166AF3">
            <w:pPr>
              <w:pStyle w:val="TableBody"/>
              <w:rPr>
                <w:u w:val="single"/>
              </w:rPr>
            </w:pPr>
            <w:r w:rsidRPr="00671C8B">
              <w:rPr>
                <w:u w:val="single"/>
              </w:rPr>
              <w:t>Syntax</w:t>
            </w:r>
          </w:p>
          <w:p w14:paraId="7C958BD1" w14:textId="77777777" w:rsidR="00AD6DB4" w:rsidRPr="00671C8B" w:rsidRDefault="00AD6DB4" w:rsidP="00166AF3">
            <w:pPr>
              <w:pStyle w:val="TableBody"/>
              <w:rPr>
                <w:rFonts w:ascii="Times New Roman" w:hAnsi="Times New Roman" w:cs="Times New Roman"/>
                <w:sz w:val="20"/>
                <w:szCs w:val="20"/>
                <w:u w:val="single"/>
              </w:rPr>
            </w:pPr>
            <w:r w:rsidRPr="00671C8B">
              <w:rPr>
                <w:b/>
              </w:rPr>
              <w:t>AT+CGACT?</w:t>
            </w:r>
          </w:p>
        </w:tc>
        <w:tc>
          <w:tcPr>
            <w:tcW w:w="7560" w:type="dxa"/>
          </w:tcPr>
          <w:p w14:paraId="1021C4B1" w14:textId="77777777" w:rsidR="00AD6DB4" w:rsidRPr="00671C8B" w:rsidRDefault="00AD6DB4" w:rsidP="00166AF3">
            <w:pPr>
              <w:pStyle w:val="TableBody"/>
              <w:rPr>
                <w:rFonts w:ascii="Times New Roman" w:hAnsi="Times New Roman" w:cs="Times New Roman"/>
                <w:sz w:val="20"/>
                <w:szCs w:val="20"/>
                <w:u w:val="single"/>
              </w:rPr>
            </w:pPr>
          </w:p>
          <w:p w14:paraId="7A838633" w14:textId="77777777" w:rsidR="00AD6DB4" w:rsidRPr="00671C8B" w:rsidRDefault="00AD6DB4" w:rsidP="00166AF3">
            <w:pPr>
              <w:pStyle w:val="TableBody"/>
              <w:rPr>
                <w:u w:val="single"/>
              </w:rPr>
            </w:pPr>
          </w:p>
          <w:p w14:paraId="22C052CF" w14:textId="77777777" w:rsidR="00AD6DB4" w:rsidRPr="00671C8B" w:rsidRDefault="00AD6DB4" w:rsidP="00166AF3">
            <w:pPr>
              <w:pStyle w:val="TableBody"/>
              <w:rPr>
                <w:u w:val="single"/>
              </w:rPr>
            </w:pPr>
            <w:r w:rsidRPr="00671C8B">
              <w:rPr>
                <w:u w:val="single"/>
              </w:rPr>
              <w:t>Response</w:t>
            </w:r>
          </w:p>
          <w:p w14:paraId="4735817A" w14:textId="77777777" w:rsidR="00AD6DB4" w:rsidRDefault="00AD6DB4" w:rsidP="00166AF3">
            <w:pPr>
              <w:pStyle w:val="TableBody"/>
              <w:rPr>
                <w:b/>
              </w:rPr>
            </w:pPr>
            <w:r w:rsidRPr="00671C8B">
              <w:rPr>
                <w:b/>
              </w:rPr>
              <w:t>+CGACT: &lt;cid&gt;, &lt;state&gt;</w:t>
            </w:r>
          </w:p>
          <w:p w14:paraId="6AB4FA96" w14:textId="77777777" w:rsidR="00AD6DB4" w:rsidRPr="000A3286" w:rsidRDefault="00AD6DB4" w:rsidP="00166AF3">
            <w:pPr>
              <w:pStyle w:val="TableBody"/>
              <w:rPr>
                <w:b/>
              </w:rPr>
            </w:pPr>
            <w:commentRangeStart w:id="14992"/>
            <w:r w:rsidRPr="000A3286">
              <w:rPr>
                <w:b/>
              </w:rPr>
              <w:t>[&lt;CR&gt;&lt;LF&gt;+CGACT: &lt;cid&gt;,&lt;state&gt;</w:t>
            </w:r>
          </w:p>
          <w:p w14:paraId="3BFE4175" w14:textId="77777777" w:rsidR="00AD6DB4" w:rsidRPr="00671C8B" w:rsidRDefault="00AD6DB4" w:rsidP="00166AF3">
            <w:pPr>
              <w:pStyle w:val="TableBody"/>
              <w:rPr>
                <w:b/>
              </w:rPr>
            </w:pPr>
            <w:r w:rsidRPr="000A3286">
              <w:rPr>
                <w:b/>
              </w:rPr>
              <w:t>[...]]</w:t>
            </w:r>
            <w:commentRangeEnd w:id="14992"/>
            <w:r>
              <w:rPr>
                <w:rStyle w:val="CommentReference"/>
                <w:rFonts w:ascii="Verdana" w:hAnsi="Verdana" w:cs="Times New Roman"/>
                <w:lang w:eastAsia="en-US"/>
              </w:rPr>
              <w:commentReference w:id="14992"/>
            </w:r>
          </w:p>
          <w:p w14:paraId="2421EDBD" w14:textId="77777777" w:rsidR="00AD6DB4" w:rsidRPr="00671C8B" w:rsidRDefault="00AD6DB4" w:rsidP="00166AF3">
            <w:pPr>
              <w:pStyle w:val="TableBody"/>
              <w:rPr>
                <w:rFonts w:ascii="Times New Roman" w:hAnsi="Times New Roman" w:cs="Times New Roman"/>
                <w:sz w:val="20"/>
                <w:szCs w:val="20"/>
                <w:u w:val="single"/>
              </w:rPr>
            </w:pPr>
            <w:r w:rsidRPr="00671C8B">
              <w:rPr>
                <w:b/>
              </w:rPr>
              <w:t>OK</w:t>
            </w:r>
          </w:p>
        </w:tc>
      </w:tr>
      <w:tr w:rsidR="00AD6DB4" w:rsidRPr="00671C8B" w14:paraId="6EF40A45" w14:textId="77777777" w:rsidTr="00166AF3">
        <w:tc>
          <w:tcPr>
            <w:tcW w:w="1728" w:type="dxa"/>
          </w:tcPr>
          <w:p w14:paraId="4E0ECCA9" w14:textId="77777777" w:rsidR="00AD6DB4" w:rsidRPr="00671C8B" w:rsidRDefault="00AD6DB4" w:rsidP="00166AF3">
            <w:pPr>
              <w:pStyle w:val="TableBody"/>
              <w:rPr>
                <w:rFonts w:ascii="Times New Roman" w:hAnsi="Times New Roman" w:cs="Times New Roman"/>
                <w:i/>
                <w:sz w:val="20"/>
                <w:szCs w:val="20"/>
              </w:rPr>
            </w:pPr>
            <w:r w:rsidRPr="00671C8B">
              <w:rPr>
                <w:i/>
              </w:rPr>
              <w:t>Write command</w:t>
            </w:r>
          </w:p>
          <w:p w14:paraId="28CE58AC" w14:textId="77777777" w:rsidR="00AD6DB4" w:rsidRPr="00671C8B" w:rsidRDefault="00AD6DB4" w:rsidP="00166AF3">
            <w:pPr>
              <w:pStyle w:val="TableBody"/>
            </w:pPr>
          </w:p>
          <w:p w14:paraId="0F2C79D5" w14:textId="77777777" w:rsidR="00AD6DB4" w:rsidRPr="00671C8B" w:rsidRDefault="00AD6DB4" w:rsidP="00166AF3">
            <w:pPr>
              <w:pStyle w:val="TableBody"/>
              <w:rPr>
                <w:u w:val="single"/>
              </w:rPr>
            </w:pPr>
            <w:r w:rsidRPr="00671C8B">
              <w:rPr>
                <w:u w:val="single"/>
              </w:rPr>
              <w:t>Syntax</w:t>
            </w:r>
          </w:p>
          <w:p w14:paraId="384A8E76" w14:textId="77777777" w:rsidR="00AD6DB4" w:rsidRPr="00671C8B" w:rsidRDefault="00AD6DB4" w:rsidP="00166AF3">
            <w:pPr>
              <w:pStyle w:val="TableBody"/>
              <w:rPr>
                <w:rFonts w:ascii="Times New Roman" w:hAnsi="Times New Roman" w:cs="Times New Roman"/>
                <w:sz w:val="20"/>
                <w:szCs w:val="20"/>
                <w:u w:val="single"/>
              </w:rPr>
            </w:pPr>
            <w:r w:rsidRPr="00671C8B">
              <w:rPr>
                <w:b/>
              </w:rPr>
              <w:t>AT+CGACT= [&lt;state&gt; [,&lt;cid&gt;</w:t>
            </w:r>
            <w:r w:rsidRPr="00671C8B">
              <w:rPr>
                <w:b/>
              </w:rPr>
              <w:br/>
              <w:t>[,&lt;cid&gt; [,...]]]]</w:t>
            </w:r>
          </w:p>
        </w:tc>
        <w:tc>
          <w:tcPr>
            <w:tcW w:w="7560" w:type="dxa"/>
          </w:tcPr>
          <w:p w14:paraId="1F48138B" w14:textId="77777777" w:rsidR="00AD6DB4" w:rsidRPr="00671C8B" w:rsidRDefault="00AD6DB4" w:rsidP="00166AF3">
            <w:pPr>
              <w:pStyle w:val="TableBody"/>
              <w:rPr>
                <w:rFonts w:ascii="Times New Roman" w:hAnsi="Times New Roman" w:cs="Times New Roman"/>
                <w:sz w:val="20"/>
                <w:szCs w:val="20"/>
                <w:u w:val="single"/>
              </w:rPr>
            </w:pPr>
          </w:p>
          <w:p w14:paraId="2B228AB2" w14:textId="77777777" w:rsidR="00AD6DB4" w:rsidRPr="00671C8B" w:rsidRDefault="00AD6DB4" w:rsidP="00166AF3">
            <w:pPr>
              <w:pStyle w:val="TableBody"/>
              <w:rPr>
                <w:u w:val="single"/>
              </w:rPr>
            </w:pPr>
          </w:p>
          <w:p w14:paraId="672FA847" w14:textId="77777777" w:rsidR="00AD6DB4" w:rsidRPr="00671C8B" w:rsidRDefault="00AD6DB4" w:rsidP="00166AF3">
            <w:pPr>
              <w:pStyle w:val="TableBody"/>
              <w:rPr>
                <w:u w:val="single"/>
              </w:rPr>
            </w:pPr>
            <w:r w:rsidRPr="00671C8B">
              <w:rPr>
                <w:u w:val="single"/>
              </w:rPr>
              <w:t>Response</w:t>
            </w:r>
          </w:p>
          <w:p w14:paraId="2A578EED" w14:textId="77777777" w:rsidR="00AD6DB4" w:rsidRPr="00671C8B" w:rsidRDefault="00AD6DB4" w:rsidP="00166AF3">
            <w:pPr>
              <w:pStyle w:val="TableBody"/>
              <w:rPr>
                <w:b/>
              </w:rPr>
            </w:pPr>
            <w:r w:rsidRPr="00671C8B">
              <w:rPr>
                <w:b/>
              </w:rPr>
              <w:t>OK</w:t>
            </w:r>
          </w:p>
          <w:p w14:paraId="7C12D97C" w14:textId="77777777" w:rsidR="00AD6DB4" w:rsidRPr="00671C8B" w:rsidRDefault="00AD6DB4" w:rsidP="00166AF3">
            <w:pPr>
              <w:pStyle w:val="TableBody"/>
            </w:pPr>
          </w:p>
          <w:p w14:paraId="7A2E5D82" w14:textId="77777777" w:rsidR="00AD6DB4" w:rsidRPr="00671C8B" w:rsidRDefault="00AD6DB4" w:rsidP="00166AF3">
            <w:pPr>
              <w:pStyle w:val="TableBody"/>
            </w:pPr>
            <w:r w:rsidRPr="00671C8B">
              <w:t>or</w:t>
            </w:r>
          </w:p>
          <w:p w14:paraId="5FC640FB" w14:textId="77777777" w:rsidR="00AD6DB4" w:rsidRPr="00671C8B" w:rsidRDefault="00AD6DB4" w:rsidP="00166AF3">
            <w:pPr>
              <w:pStyle w:val="TableBody"/>
              <w:rPr>
                <w:b/>
              </w:rPr>
            </w:pPr>
            <w:r w:rsidRPr="00671C8B">
              <w:rPr>
                <w:b/>
              </w:rPr>
              <w:t>ERROR</w:t>
            </w:r>
          </w:p>
          <w:p w14:paraId="53B7C7A8" w14:textId="77777777" w:rsidR="00AD6DB4" w:rsidRPr="00671C8B" w:rsidRDefault="00AD6DB4" w:rsidP="00166AF3">
            <w:pPr>
              <w:pStyle w:val="TableBody"/>
            </w:pPr>
          </w:p>
          <w:p w14:paraId="4C735624" w14:textId="77777777" w:rsidR="00AD6DB4" w:rsidRPr="00671C8B" w:rsidRDefault="00AD6DB4" w:rsidP="00166AF3">
            <w:pPr>
              <w:pStyle w:val="TableBody"/>
              <w:rPr>
                <w:u w:val="single"/>
              </w:rPr>
            </w:pPr>
            <w:r w:rsidRPr="00671C8B">
              <w:rPr>
                <w:u w:val="single"/>
              </w:rPr>
              <w:t>Parameters</w:t>
            </w:r>
          </w:p>
          <w:p w14:paraId="7FBC824F" w14:textId="77777777" w:rsidR="00AD6DB4" w:rsidRPr="00671C8B" w:rsidRDefault="00AD6DB4" w:rsidP="00166AF3">
            <w:pPr>
              <w:pStyle w:val="TableBody"/>
            </w:pPr>
            <w:r w:rsidRPr="00671C8B">
              <w:rPr>
                <w:b/>
                <w:snapToGrid w:val="0"/>
              </w:rPr>
              <w:t>&lt;state&gt;</w:t>
            </w:r>
            <w:r w:rsidRPr="00671C8B">
              <w:tab/>
              <w:t>State of PDP context activation</w:t>
            </w:r>
          </w:p>
          <w:p w14:paraId="7DE00BBA" w14:textId="77777777" w:rsidR="00AD6DB4" w:rsidRPr="00671C8B" w:rsidRDefault="00AD6DB4" w:rsidP="00166AF3">
            <w:pPr>
              <w:pStyle w:val="TableBody"/>
            </w:pPr>
            <w:r w:rsidRPr="00671C8B">
              <w:t>0</w:t>
            </w:r>
            <w:r w:rsidRPr="00671C8B">
              <w:tab/>
              <w:t>Deactivated</w:t>
            </w:r>
          </w:p>
          <w:p w14:paraId="172EE8AA" w14:textId="77777777" w:rsidR="00AD6DB4" w:rsidRPr="00671C8B" w:rsidRDefault="00AD6DB4" w:rsidP="00166AF3">
            <w:pPr>
              <w:pStyle w:val="TableBody"/>
            </w:pPr>
            <w:r w:rsidRPr="00671C8B">
              <w:t>1</w:t>
            </w:r>
            <w:r w:rsidRPr="00671C8B">
              <w:tab/>
              <w:t>Activated</w:t>
            </w:r>
          </w:p>
          <w:p w14:paraId="7DA0929A" w14:textId="77777777" w:rsidR="00AD6DB4" w:rsidRPr="00671C8B" w:rsidRDefault="00AD6DB4" w:rsidP="00166AF3">
            <w:pPr>
              <w:pStyle w:val="TableBody"/>
              <w:rPr>
                <w:b/>
                <w:snapToGrid w:val="0"/>
              </w:rPr>
            </w:pPr>
          </w:p>
          <w:p w14:paraId="14251DC7" w14:textId="77777777" w:rsidR="00AD6DB4" w:rsidRPr="00671C8B" w:rsidRDefault="00AD6DB4" w:rsidP="00166AF3">
            <w:pPr>
              <w:pStyle w:val="TableBody"/>
              <w:rPr>
                <w:rFonts w:ascii="Times New Roman" w:hAnsi="Times New Roman" w:cs="Times New Roman"/>
                <w:sz w:val="20"/>
                <w:szCs w:val="20"/>
                <w:u w:val="single"/>
              </w:rPr>
            </w:pPr>
            <w:r w:rsidRPr="00671C8B">
              <w:rPr>
                <w:b/>
                <w:snapToGrid w:val="0"/>
              </w:rPr>
              <w:t>&lt;cid&gt;</w:t>
            </w:r>
            <w:r w:rsidRPr="00671C8B">
              <w:rPr>
                <w:snapToGrid w:val="0"/>
              </w:rPr>
              <w:tab/>
              <w:t>Numeric parameter which specifies a particular PDP context definition.</w:t>
            </w:r>
          </w:p>
        </w:tc>
      </w:tr>
      <w:tr w:rsidR="00AD6DB4" w:rsidRPr="00671C8B" w14:paraId="4EFD6106" w14:textId="77777777" w:rsidTr="00166AF3">
        <w:tc>
          <w:tcPr>
            <w:tcW w:w="1728" w:type="dxa"/>
          </w:tcPr>
          <w:p w14:paraId="233AF500" w14:textId="77777777" w:rsidR="00AD6DB4" w:rsidRPr="00671C8B" w:rsidRDefault="00AD6DB4" w:rsidP="00166AF3">
            <w:pPr>
              <w:pStyle w:val="TableBody"/>
              <w:rPr>
                <w:u w:val="single"/>
              </w:rPr>
            </w:pPr>
            <w:r w:rsidRPr="00671C8B">
              <w:rPr>
                <w:u w:val="single"/>
              </w:rPr>
              <w:t>Notes</w:t>
            </w:r>
          </w:p>
        </w:tc>
        <w:tc>
          <w:tcPr>
            <w:tcW w:w="7560" w:type="dxa"/>
          </w:tcPr>
          <w:p w14:paraId="27D5C543" w14:textId="77777777" w:rsidR="00AD6DB4" w:rsidRPr="00671C8B" w:rsidRDefault="00AD6DB4" w:rsidP="00166AF3">
            <w:pPr>
              <w:pStyle w:val="TableBody"/>
            </w:pPr>
            <w:r w:rsidRPr="00671C8B">
              <w:t>Up to three (3) PDP contexts can be active at once.</w:t>
            </w:r>
          </w:p>
        </w:tc>
      </w:tr>
    </w:tbl>
    <w:p w14:paraId="697FFA2B" w14:textId="31D6471D" w:rsidR="00AD6DB4" w:rsidRPr="00671C8B" w:rsidDel="000934B8" w:rsidRDefault="00AD6DB4" w:rsidP="0059466D">
      <w:pPr>
        <w:pStyle w:val="Heading2"/>
        <w:numPr>
          <w:ilvl w:val="1"/>
          <w:numId w:val="11"/>
        </w:numPr>
        <w:ind w:left="1080" w:hanging="1080"/>
        <w:rPr>
          <w:del w:id="14993" w:author="Alban Roche" w:date="2017-08-02T16:41:00Z"/>
        </w:rPr>
      </w:pPr>
      <w:bookmarkStart w:id="14994" w:name="_Toc486251699"/>
      <w:bookmarkStart w:id="14995" w:name="_Toc345081412"/>
      <w:bookmarkStart w:id="14996" w:name="_Toc349753152"/>
      <w:bookmarkStart w:id="14997" w:name="_Toc349754048"/>
      <w:bookmarkStart w:id="14998" w:name="_Ref366745667"/>
      <w:bookmarkStart w:id="14999" w:name="_Ref369092866"/>
      <w:bookmarkStart w:id="15000" w:name="_Toc368586107"/>
      <w:del w:id="15001" w:author="Alban Roche" w:date="2017-08-02T16:41:00Z">
        <w:r w:rsidRPr="00671C8B" w:rsidDel="000934B8">
          <w:delText>+CGANS Command: PDP Context Activation Manual Response</w:delText>
        </w:r>
        <w:bookmarkStart w:id="15002" w:name="_Toc489459791"/>
        <w:bookmarkEnd w:id="14994"/>
        <w:bookmarkEnd w:id="15002"/>
      </w:del>
    </w:p>
    <w:tbl>
      <w:tblPr>
        <w:tblStyle w:val="TableSWIleft"/>
        <w:tblW w:w="9288" w:type="dxa"/>
        <w:tblLayout w:type="fixed"/>
        <w:tblLook w:val="04A0" w:firstRow="1" w:lastRow="0" w:firstColumn="1" w:lastColumn="0" w:noHBand="0" w:noVBand="1"/>
      </w:tblPr>
      <w:tblGrid>
        <w:gridCol w:w="1728"/>
        <w:gridCol w:w="7560"/>
      </w:tblGrid>
      <w:tr w:rsidR="00AD6DB4" w:rsidRPr="00671C8B" w:rsidDel="000934B8" w14:paraId="2A662EF5" w14:textId="63565FA5" w:rsidTr="00166AF3">
        <w:trPr>
          <w:cnfStyle w:val="100000000000" w:firstRow="1" w:lastRow="0" w:firstColumn="0" w:lastColumn="0" w:oddVBand="0" w:evenVBand="0" w:oddHBand="0" w:evenHBand="0" w:firstRowFirstColumn="0" w:firstRowLastColumn="0" w:lastRowFirstColumn="0" w:lastRowLastColumn="0"/>
          <w:del w:id="15003" w:author="Alban Roche" w:date="2017-08-02T16:41:00Z"/>
        </w:trPr>
        <w:tc>
          <w:tcPr>
            <w:tcW w:w="9288" w:type="dxa"/>
            <w:gridSpan w:val="2"/>
          </w:tcPr>
          <w:p w14:paraId="6DAD3F66" w14:textId="47500180" w:rsidR="00AD6DB4" w:rsidRPr="00671C8B" w:rsidDel="000934B8" w:rsidRDefault="00AD6DB4">
            <w:pPr>
              <w:pStyle w:val="TableRowHead"/>
              <w:spacing w:before="144" w:after="144"/>
              <w:rPr>
                <w:del w:id="15004" w:author="Alban Roche" w:date="2017-08-02T16:41:00Z"/>
                <w:bCs w:val="0"/>
              </w:rPr>
            </w:pPr>
            <w:del w:id="15005" w:author="Alban Roche" w:date="2017-08-02T14:40:00Z">
              <w:r w:rsidDel="00F22490">
                <w:delText xml:space="preserve">HL7618, HL7618RD, </w:delText>
              </w:r>
              <w:r w:rsidDel="00F22490">
                <w:rPr>
                  <w:lang w:eastAsia="zh-CN"/>
                </w:rPr>
                <w:delText xml:space="preserve">HL7648, </w:delText>
              </w:r>
              <w:r w:rsidDel="00F22490">
                <w:delText xml:space="preserve">HL7650, </w:delText>
              </w:r>
              <w:r w:rsidDel="00F22490">
                <w:rPr>
                  <w:lang w:eastAsia="zh-CN"/>
                </w:rPr>
                <w:delText xml:space="preserve">HL7688, </w:delText>
              </w:r>
              <w:r w:rsidDel="00F22490">
                <w:delText>HL7690 and HL7692</w:delText>
              </w:r>
            </w:del>
            <w:bookmarkStart w:id="15006" w:name="_Toc489459792"/>
            <w:bookmarkEnd w:id="15006"/>
          </w:p>
        </w:tc>
        <w:bookmarkStart w:id="15007" w:name="_Toc489459793"/>
        <w:bookmarkEnd w:id="15007"/>
      </w:tr>
      <w:tr w:rsidR="00AD6DB4" w:rsidRPr="00671C8B" w:rsidDel="000934B8" w14:paraId="5A8BA4CA" w14:textId="4F0F66DB" w:rsidTr="00166AF3">
        <w:trPr>
          <w:del w:id="15008" w:author="Alban Roche" w:date="2017-08-02T16:41:00Z"/>
        </w:trPr>
        <w:tc>
          <w:tcPr>
            <w:tcW w:w="1728" w:type="dxa"/>
          </w:tcPr>
          <w:p w14:paraId="2D242D12" w14:textId="2F7CE97E" w:rsidR="00AD6DB4" w:rsidRPr="00671C8B" w:rsidDel="000934B8" w:rsidRDefault="00AD6DB4" w:rsidP="00166AF3">
            <w:pPr>
              <w:pStyle w:val="TableBody"/>
              <w:rPr>
                <w:del w:id="15009" w:author="Alban Roche" w:date="2017-08-02T16:41:00Z"/>
                <w:rFonts w:ascii="Times New Roman" w:hAnsi="Times New Roman" w:cs="Times New Roman"/>
                <w:i/>
                <w:sz w:val="20"/>
                <w:szCs w:val="20"/>
              </w:rPr>
            </w:pPr>
            <w:del w:id="15010" w:author="Alban Roche" w:date="2017-08-02T16:41:00Z">
              <w:r w:rsidRPr="00671C8B" w:rsidDel="000934B8">
                <w:rPr>
                  <w:i/>
                </w:rPr>
                <w:delText>Test command</w:delText>
              </w:r>
              <w:bookmarkStart w:id="15011" w:name="_Toc489459794"/>
              <w:bookmarkEnd w:id="15011"/>
            </w:del>
          </w:p>
          <w:p w14:paraId="5FE1CAA1" w14:textId="66165EE3" w:rsidR="00AD6DB4" w:rsidRPr="00671C8B" w:rsidDel="000934B8" w:rsidRDefault="00AD6DB4" w:rsidP="00166AF3">
            <w:pPr>
              <w:pStyle w:val="TableBody"/>
              <w:rPr>
                <w:del w:id="15012" w:author="Alban Roche" w:date="2017-08-02T16:41:00Z"/>
              </w:rPr>
            </w:pPr>
            <w:bookmarkStart w:id="15013" w:name="_Toc489459795"/>
            <w:bookmarkEnd w:id="15013"/>
          </w:p>
          <w:p w14:paraId="74275A14" w14:textId="4089CDA9" w:rsidR="00AD6DB4" w:rsidRPr="00671C8B" w:rsidDel="000934B8" w:rsidRDefault="00AD6DB4" w:rsidP="00166AF3">
            <w:pPr>
              <w:pStyle w:val="TableBody"/>
              <w:rPr>
                <w:del w:id="15014" w:author="Alban Roche" w:date="2017-08-02T16:41:00Z"/>
                <w:u w:val="single"/>
              </w:rPr>
            </w:pPr>
            <w:del w:id="15015" w:author="Alban Roche" w:date="2017-08-02T16:41:00Z">
              <w:r w:rsidRPr="00671C8B" w:rsidDel="000934B8">
                <w:rPr>
                  <w:u w:val="single"/>
                </w:rPr>
                <w:delText>Syntax</w:delText>
              </w:r>
              <w:bookmarkStart w:id="15016" w:name="_Toc489459796"/>
              <w:bookmarkEnd w:id="15016"/>
            </w:del>
          </w:p>
          <w:p w14:paraId="24B79812" w14:textId="7B251763" w:rsidR="00AD6DB4" w:rsidRPr="00671C8B" w:rsidDel="000934B8" w:rsidRDefault="00AD6DB4" w:rsidP="00166AF3">
            <w:pPr>
              <w:pStyle w:val="TableBody"/>
              <w:rPr>
                <w:del w:id="15017" w:author="Alban Roche" w:date="2017-08-02T16:41:00Z"/>
              </w:rPr>
            </w:pPr>
            <w:del w:id="15018" w:author="Alban Roche" w:date="2017-08-02T16:41:00Z">
              <w:r w:rsidRPr="00671C8B" w:rsidDel="000934B8">
                <w:rPr>
                  <w:b/>
                </w:rPr>
                <w:delText>AT+CGANS=?</w:delText>
              </w:r>
              <w:bookmarkStart w:id="15019" w:name="_Toc489459797"/>
              <w:bookmarkEnd w:id="15019"/>
            </w:del>
          </w:p>
        </w:tc>
        <w:tc>
          <w:tcPr>
            <w:tcW w:w="7560" w:type="dxa"/>
          </w:tcPr>
          <w:p w14:paraId="3251A61C" w14:textId="58FF27CD" w:rsidR="00AD6DB4" w:rsidRPr="00671C8B" w:rsidDel="000934B8" w:rsidRDefault="00AD6DB4" w:rsidP="00166AF3">
            <w:pPr>
              <w:pStyle w:val="TableBody"/>
              <w:rPr>
                <w:del w:id="15020" w:author="Alban Roche" w:date="2017-08-02T16:41:00Z"/>
                <w:rFonts w:ascii="Times New Roman" w:hAnsi="Times New Roman" w:cs="Times New Roman"/>
                <w:sz w:val="20"/>
                <w:szCs w:val="20"/>
                <w:u w:val="single"/>
              </w:rPr>
            </w:pPr>
            <w:bookmarkStart w:id="15021" w:name="_Toc489459798"/>
            <w:bookmarkEnd w:id="15021"/>
          </w:p>
          <w:p w14:paraId="015E4329" w14:textId="4FA6CBFF" w:rsidR="00AD6DB4" w:rsidRPr="00671C8B" w:rsidDel="000934B8" w:rsidRDefault="00AD6DB4" w:rsidP="00166AF3">
            <w:pPr>
              <w:pStyle w:val="TableBody"/>
              <w:rPr>
                <w:del w:id="15022" w:author="Alban Roche" w:date="2017-08-02T16:41:00Z"/>
                <w:u w:val="single"/>
              </w:rPr>
            </w:pPr>
            <w:bookmarkStart w:id="15023" w:name="_Toc489459799"/>
            <w:bookmarkEnd w:id="15023"/>
          </w:p>
          <w:p w14:paraId="18433E35" w14:textId="361C5342" w:rsidR="00AD6DB4" w:rsidRPr="00671C8B" w:rsidDel="000934B8" w:rsidRDefault="00AD6DB4" w:rsidP="00166AF3">
            <w:pPr>
              <w:pStyle w:val="TableBody"/>
              <w:rPr>
                <w:del w:id="15024" w:author="Alban Roche" w:date="2017-08-02T16:41:00Z"/>
                <w:u w:val="single"/>
              </w:rPr>
            </w:pPr>
            <w:del w:id="15025" w:author="Alban Roche" w:date="2017-08-02T16:41:00Z">
              <w:r w:rsidRPr="00671C8B" w:rsidDel="000934B8">
                <w:rPr>
                  <w:u w:val="single"/>
                </w:rPr>
                <w:delText>Response</w:delText>
              </w:r>
              <w:bookmarkStart w:id="15026" w:name="_Toc489459800"/>
              <w:bookmarkEnd w:id="15026"/>
            </w:del>
          </w:p>
          <w:p w14:paraId="66B64793" w14:textId="58D67D11" w:rsidR="00AD6DB4" w:rsidRPr="00671C8B" w:rsidDel="000934B8" w:rsidRDefault="00AD6DB4" w:rsidP="00166AF3">
            <w:pPr>
              <w:pStyle w:val="TableBody"/>
              <w:rPr>
                <w:del w:id="15027" w:author="Alban Roche" w:date="2017-08-02T16:41:00Z"/>
              </w:rPr>
            </w:pPr>
            <w:del w:id="15028" w:author="Alban Roche" w:date="2017-08-02T16:41:00Z">
              <w:r w:rsidRPr="00671C8B" w:rsidDel="000934B8">
                <w:rPr>
                  <w:b/>
                </w:rPr>
                <w:delText>+CGANS:</w:delText>
              </w:r>
              <w:r w:rsidRPr="00671C8B" w:rsidDel="000934B8">
                <w:delText xml:space="preserve"> (list of supported </w:delText>
              </w:r>
              <w:r w:rsidRPr="00671C8B" w:rsidDel="000934B8">
                <w:rPr>
                  <w:b/>
                </w:rPr>
                <w:delText>&lt;response&gt;</w:delText>
              </w:r>
              <w:r w:rsidRPr="00671C8B" w:rsidDel="000934B8">
                <w:delText xml:space="preserve">s), (list of supported </w:delText>
              </w:r>
              <w:r w:rsidRPr="00671C8B" w:rsidDel="000934B8">
                <w:rPr>
                  <w:b/>
                </w:rPr>
                <w:delText>&lt;L2P&gt;</w:delText>
              </w:r>
              <w:r w:rsidRPr="00671C8B" w:rsidDel="000934B8">
                <w:delText>s)</w:delText>
              </w:r>
              <w:bookmarkStart w:id="15029" w:name="_Toc489459801"/>
              <w:bookmarkEnd w:id="15029"/>
            </w:del>
          </w:p>
          <w:p w14:paraId="79E4D350" w14:textId="1A65D0FE" w:rsidR="00AD6DB4" w:rsidRPr="00671C8B" w:rsidDel="000934B8" w:rsidRDefault="00AD6DB4" w:rsidP="00166AF3">
            <w:pPr>
              <w:pStyle w:val="TableBody"/>
              <w:rPr>
                <w:del w:id="15030" w:author="Alban Roche" w:date="2017-08-02T16:41:00Z"/>
                <w:b/>
              </w:rPr>
            </w:pPr>
            <w:del w:id="15031" w:author="Alban Roche" w:date="2017-08-02T16:41:00Z">
              <w:r w:rsidRPr="00671C8B" w:rsidDel="000934B8">
                <w:rPr>
                  <w:b/>
                </w:rPr>
                <w:delText>OK</w:delText>
              </w:r>
              <w:bookmarkStart w:id="15032" w:name="_Toc489459802"/>
              <w:bookmarkEnd w:id="15032"/>
            </w:del>
          </w:p>
        </w:tc>
        <w:bookmarkStart w:id="15033" w:name="_Toc489459803"/>
        <w:bookmarkEnd w:id="15033"/>
      </w:tr>
      <w:tr w:rsidR="00AD6DB4" w:rsidRPr="00671C8B" w:rsidDel="000934B8" w14:paraId="6FC31CB2" w14:textId="6B2213AC" w:rsidTr="00166AF3">
        <w:trPr>
          <w:cantSplit w:val="0"/>
          <w:del w:id="15034" w:author="Alban Roche" w:date="2017-08-02T16:41:00Z"/>
        </w:trPr>
        <w:tc>
          <w:tcPr>
            <w:tcW w:w="1728" w:type="dxa"/>
          </w:tcPr>
          <w:p w14:paraId="3A3DB59F" w14:textId="2B2BC20F" w:rsidR="00AD6DB4" w:rsidRPr="00671C8B" w:rsidDel="000934B8" w:rsidRDefault="00AD6DB4" w:rsidP="00166AF3">
            <w:pPr>
              <w:pStyle w:val="TableBody"/>
              <w:rPr>
                <w:del w:id="15035" w:author="Alban Roche" w:date="2017-08-02T16:41:00Z"/>
                <w:i/>
              </w:rPr>
            </w:pPr>
            <w:del w:id="15036" w:author="Alban Roche" w:date="2017-08-02T16:41:00Z">
              <w:r w:rsidDel="000934B8">
                <w:rPr>
                  <w:i/>
                </w:rPr>
                <w:delText>Write</w:delText>
              </w:r>
              <w:r w:rsidRPr="00671C8B" w:rsidDel="000934B8">
                <w:rPr>
                  <w:i/>
                </w:rPr>
                <w:delText xml:space="preserve"> command</w:delText>
              </w:r>
              <w:bookmarkStart w:id="15037" w:name="_Toc489459804"/>
              <w:bookmarkEnd w:id="15037"/>
            </w:del>
          </w:p>
          <w:p w14:paraId="6C6D5F3D" w14:textId="48C0758B" w:rsidR="00AD6DB4" w:rsidRPr="00671C8B" w:rsidDel="000934B8" w:rsidRDefault="00AD6DB4" w:rsidP="00166AF3">
            <w:pPr>
              <w:pStyle w:val="TableBody"/>
              <w:rPr>
                <w:del w:id="15038" w:author="Alban Roche" w:date="2017-08-02T16:41:00Z"/>
              </w:rPr>
            </w:pPr>
            <w:bookmarkStart w:id="15039" w:name="_Toc489459805"/>
            <w:bookmarkEnd w:id="15039"/>
          </w:p>
          <w:p w14:paraId="3AEB9621" w14:textId="74C99D61" w:rsidR="00AD6DB4" w:rsidRPr="00671C8B" w:rsidDel="000934B8" w:rsidRDefault="00AD6DB4" w:rsidP="00166AF3">
            <w:pPr>
              <w:pStyle w:val="TableBody"/>
              <w:rPr>
                <w:del w:id="15040" w:author="Alban Roche" w:date="2017-08-02T16:41:00Z"/>
                <w:u w:val="single"/>
              </w:rPr>
            </w:pPr>
            <w:del w:id="15041" w:author="Alban Roche" w:date="2017-08-02T16:41:00Z">
              <w:r w:rsidRPr="00671C8B" w:rsidDel="000934B8">
                <w:rPr>
                  <w:u w:val="single"/>
                </w:rPr>
                <w:delText>Syntax</w:delText>
              </w:r>
              <w:bookmarkStart w:id="15042" w:name="_Toc489459806"/>
              <w:bookmarkEnd w:id="15042"/>
            </w:del>
          </w:p>
          <w:p w14:paraId="7AEB4A46" w14:textId="37A156B2" w:rsidR="00AD6DB4" w:rsidRPr="00671C8B" w:rsidDel="000934B8" w:rsidRDefault="00AD6DB4" w:rsidP="00166AF3">
            <w:pPr>
              <w:pStyle w:val="TableBody"/>
              <w:rPr>
                <w:del w:id="15043" w:author="Alban Roche" w:date="2017-08-02T16:41:00Z"/>
                <w:i/>
              </w:rPr>
            </w:pPr>
            <w:del w:id="15044" w:author="Alban Roche" w:date="2017-08-02T16:41:00Z">
              <w:r w:rsidRPr="00671C8B" w:rsidDel="000934B8">
                <w:rPr>
                  <w:b/>
                </w:rPr>
                <w:delText>AT+CGANS=</w:delText>
              </w:r>
              <w:r w:rsidRPr="00671C8B" w:rsidDel="000934B8">
                <w:rPr>
                  <w:b/>
                </w:rPr>
                <w:br/>
                <w:delText>[&lt;response&gt;,</w:delText>
              </w:r>
              <w:r w:rsidRPr="00671C8B" w:rsidDel="000934B8">
                <w:rPr>
                  <w:b/>
                </w:rPr>
                <w:br/>
                <w:delText>[&lt;L2P&gt; ,[&lt;cid&gt;]]]</w:delText>
              </w:r>
              <w:bookmarkStart w:id="15045" w:name="_Toc489459807"/>
              <w:bookmarkEnd w:id="15045"/>
            </w:del>
          </w:p>
        </w:tc>
        <w:tc>
          <w:tcPr>
            <w:tcW w:w="7560" w:type="dxa"/>
          </w:tcPr>
          <w:p w14:paraId="2F8D5AEA" w14:textId="4387C69A" w:rsidR="00AD6DB4" w:rsidRPr="00671C8B" w:rsidDel="000934B8" w:rsidRDefault="00AD6DB4" w:rsidP="00166AF3">
            <w:pPr>
              <w:pStyle w:val="TableBody"/>
              <w:rPr>
                <w:del w:id="15046" w:author="Alban Roche" w:date="2017-08-02T16:41:00Z"/>
              </w:rPr>
            </w:pPr>
            <w:bookmarkStart w:id="15047" w:name="_Toc489459808"/>
            <w:bookmarkEnd w:id="15047"/>
          </w:p>
          <w:p w14:paraId="5CE583AB" w14:textId="4ADAD6EA" w:rsidR="00AD6DB4" w:rsidRPr="00671C8B" w:rsidDel="000934B8" w:rsidRDefault="00AD6DB4" w:rsidP="00166AF3">
            <w:pPr>
              <w:pStyle w:val="TableBody"/>
              <w:rPr>
                <w:del w:id="15048" w:author="Alban Roche" w:date="2017-08-02T16:41:00Z"/>
              </w:rPr>
            </w:pPr>
            <w:bookmarkStart w:id="15049" w:name="_Toc489459809"/>
            <w:bookmarkEnd w:id="15049"/>
          </w:p>
          <w:p w14:paraId="6BF92DF4" w14:textId="18049FCD" w:rsidR="00AD6DB4" w:rsidRPr="00671C8B" w:rsidDel="000934B8" w:rsidRDefault="00AD6DB4" w:rsidP="00166AF3">
            <w:pPr>
              <w:pStyle w:val="TableBody"/>
              <w:rPr>
                <w:del w:id="15050" w:author="Alban Roche" w:date="2017-08-02T16:41:00Z"/>
                <w:u w:val="single"/>
              </w:rPr>
            </w:pPr>
            <w:del w:id="15051" w:author="Alban Roche" w:date="2017-08-02T16:41:00Z">
              <w:r w:rsidRPr="00671C8B" w:rsidDel="000934B8">
                <w:rPr>
                  <w:u w:val="single"/>
                </w:rPr>
                <w:delText>Response</w:delText>
              </w:r>
              <w:bookmarkStart w:id="15052" w:name="_Toc489459810"/>
              <w:bookmarkEnd w:id="15052"/>
            </w:del>
          </w:p>
          <w:p w14:paraId="5164ECFD" w14:textId="5238EDCF" w:rsidR="00AD6DB4" w:rsidRPr="00671C8B" w:rsidDel="000934B8" w:rsidRDefault="00AD6DB4" w:rsidP="00166AF3">
            <w:pPr>
              <w:pStyle w:val="TableBody"/>
              <w:rPr>
                <w:del w:id="15053" w:author="Alban Roche" w:date="2017-08-02T16:41:00Z"/>
              </w:rPr>
            </w:pPr>
            <w:del w:id="15054" w:author="Alban Roche" w:date="2017-08-02T16:41:00Z">
              <w:r w:rsidRPr="00671C8B" w:rsidDel="000934B8">
                <w:rPr>
                  <w:b/>
                </w:rPr>
                <w:delText>OK</w:delText>
              </w:r>
              <w:bookmarkStart w:id="15055" w:name="_Toc489459811"/>
              <w:bookmarkEnd w:id="15055"/>
            </w:del>
          </w:p>
          <w:p w14:paraId="27E48FC9" w14:textId="6D080D2A" w:rsidR="00AD6DB4" w:rsidRPr="00671C8B" w:rsidDel="000934B8" w:rsidRDefault="00AD6DB4" w:rsidP="00166AF3">
            <w:pPr>
              <w:pStyle w:val="TableBody"/>
              <w:rPr>
                <w:del w:id="15056" w:author="Alban Roche" w:date="2017-08-02T16:41:00Z"/>
              </w:rPr>
            </w:pPr>
            <w:bookmarkStart w:id="15057" w:name="_Toc489459812"/>
            <w:bookmarkEnd w:id="15057"/>
          </w:p>
          <w:p w14:paraId="066CDEC0" w14:textId="0E3C53E5" w:rsidR="00AD6DB4" w:rsidRPr="00671C8B" w:rsidDel="000934B8" w:rsidRDefault="00AD6DB4" w:rsidP="00166AF3">
            <w:pPr>
              <w:pStyle w:val="TableBody"/>
              <w:rPr>
                <w:del w:id="15058" w:author="Alban Roche" w:date="2017-08-02T16:41:00Z"/>
              </w:rPr>
            </w:pPr>
            <w:del w:id="15059" w:author="Alban Roche" w:date="2017-08-02T16:41:00Z">
              <w:r w:rsidRPr="00671C8B" w:rsidDel="000934B8">
                <w:delText>or</w:delText>
              </w:r>
              <w:bookmarkStart w:id="15060" w:name="_Toc489459813"/>
              <w:bookmarkEnd w:id="15060"/>
            </w:del>
          </w:p>
          <w:p w14:paraId="19AA1F3A" w14:textId="1C0F12EC" w:rsidR="00AD6DB4" w:rsidRPr="00671C8B" w:rsidDel="000934B8" w:rsidRDefault="00AD6DB4" w:rsidP="00166AF3">
            <w:pPr>
              <w:pStyle w:val="TableBody"/>
              <w:rPr>
                <w:del w:id="15061" w:author="Alban Roche" w:date="2017-08-02T16:41:00Z"/>
                <w:b/>
              </w:rPr>
            </w:pPr>
            <w:del w:id="15062" w:author="Alban Roche" w:date="2017-08-02T16:41:00Z">
              <w:r w:rsidRPr="00671C8B" w:rsidDel="000934B8">
                <w:rPr>
                  <w:b/>
                </w:rPr>
                <w:delText>+CME ERROR: &lt;err&gt;</w:delText>
              </w:r>
              <w:bookmarkStart w:id="15063" w:name="_Toc489459814"/>
              <w:bookmarkEnd w:id="15063"/>
            </w:del>
          </w:p>
          <w:p w14:paraId="2E7CC5BE" w14:textId="0955A1E2" w:rsidR="00AD6DB4" w:rsidRPr="00671C8B" w:rsidDel="000934B8" w:rsidRDefault="00AD6DB4" w:rsidP="00166AF3">
            <w:pPr>
              <w:pStyle w:val="TableBody"/>
              <w:rPr>
                <w:del w:id="15064" w:author="Alban Roche" w:date="2017-08-02T16:41:00Z"/>
              </w:rPr>
            </w:pPr>
            <w:bookmarkStart w:id="15065" w:name="_Toc489459815"/>
            <w:bookmarkEnd w:id="15065"/>
          </w:p>
          <w:p w14:paraId="03BAE36B" w14:textId="0F67188B" w:rsidR="00AD6DB4" w:rsidRPr="00671C8B" w:rsidDel="000934B8" w:rsidRDefault="00AD6DB4" w:rsidP="00166AF3">
            <w:pPr>
              <w:pStyle w:val="TableBody"/>
              <w:rPr>
                <w:del w:id="15066" w:author="Alban Roche" w:date="2017-08-02T16:41:00Z"/>
                <w:u w:val="single"/>
              </w:rPr>
            </w:pPr>
            <w:del w:id="15067" w:author="Alban Roche" w:date="2017-08-02T16:41:00Z">
              <w:r w:rsidRPr="00671C8B" w:rsidDel="000934B8">
                <w:rPr>
                  <w:u w:val="single"/>
                </w:rPr>
                <w:delText>Parameters</w:delText>
              </w:r>
              <w:bookmarkStart w:id="15068" w:name="_Toc489459816"/>
              <w:bookmarkEnd w:id="15068"/>
            </w:del>
          </w:p>
          <w:p w14:paraId="33B327BC" w14:textId="6407ED1A" w:rsidR="00AD6DB4" w:rsidRPr="00671C8B" w:rsidDel="000934B8" w:rsidRDefault="00AD6DB4" w:rsidP="00166AF3">
            <w:pPr>
              <w:pStyle w:val="TableBody"/>
              <w:rPr>
                <w:del w:id="15069" w:author="Alban Roche" w:date="2017-08-02T16:41:00Z"/>
              </w:rPr>
            </w:pPr>
            <w:del w:id="15070" w:author="Alban Roche" w:date="2017-08-02T16:41:00Z">
              <w:r w:rsidRPr="00671C8B" w:rsidDel="000934B8">
                <w:rPr>
                  <w:b/>
                </w:rPr>
                <w:delText>&lt;response&gt;</w:delText>
              </w:r>
              <w:r w:rsidRPr="00671C8B" w:rsidDel="000934B8">
                <w:tab/>
              </w:r>
              <w:r w:rsidRPr="00671C8B" w:rsidDel="000934B8">
                <w:rPr>
                  <w:u w:val="single"/>
                </w:rPr>
                <w:delText>0</w:delText>
              </w:r>
              <w:r w:rsidRPr="00671C8B" w:rsidDel="000934B8">
                <w:tab/>
                <w:delText>Reject the request (default value if omitted)</w:delText>
              </w:r>
              <w:bookmarkStart w:id="15071" w:name="_Toc489459817"/>
              <w:bookmarkEnd w:id="15071"/>
            </w:del>
          </w:p>
          <w:p w14:paraId="7B08230C" w14:textId="0DC92293" w:rsidR="00AD6DB4" w:rsidRPr="00671C8B" w:rsidDel="000934B8" w:rsidRDefault="00AD6DB4" w:rsidP="00166AF3">
            <w:pPr>
              <w:pStyle w:val="TableBody"/>
              <w:rPr>
                <w:del w:id="15072" w:author="Alban Roche" w:date="2017-08-02T16:41:00Z"/>
              </w:rPr>
            </w:pPr>
            <w:del w:id="15073" w:author="Alban Roche" w:date="2017-08-02T16:41:00Z">
              <w:r w:rsidRPr="00671C8B" w:rsidDel="000934B8">
                <w:tab/>
              </w:r>
              <w:r w:rsidRPr="00671C8B" w:rsidDel="000934B8">
                <w:tab/>
                <w:delText>1</w:delText>
              </w:r>
              <w:r w:rsidRPr="00671C8B" w:rsidDel="000934B8">
                <w:tab/>
                <w:delText>Accept and request that the PDP context be activated</w:delText>
              </w:r>
              <w:bookmarkStart w:id="15074" w:name="_Toc489459818"/>
              <w:bookmarkEnd w:id="15074"/>
            </w:del>
          </w:p>
          <w:p w14:paraId="023575B4" w14:textId="78401BD8" w:rsidR="00AD6DB4" w:rsidRPr="00E90D68" w:rsidDel="000934B8" w:rsidRDefault="00AD6DB4" w:rsidP="00166AF3">
            <w:pPr>
              <w:pStyle w:val="TableBody"/>
              <w:rPr>
                <w:del w:id="15075" w:author="Alban Roche" w:date="2017-08-02T16:41:00Z"/>
                <w:sz w:val="16"/>
                <w:szCs w:val="16"/>
              </w:rPr>
            </w:pPr>
            <w:bookmarkStart w:id="15076" w:name="_Toc489459819"/>
            <w:bookmarkEnd w:id="15076"/>
          </w:p>
          <w:p w14:paraId="57F1350F" w14:textId="33EC6EB9" w:rsidR="00AD6DB4" w:rsidRPr="00671C8B" w:rsidDel="000934B8" w:rsidRDefault="00AD6DB4" w:rsidP="00166AF3">
            <w:pPr>
              <w:pStyle w:val="TableBody"/>
              <w:rPr>
                <w:del w:id="15077" w:author="Alban Roche" w:date="2017-08-02T16:41:00Z"/>
              </w:rPr>
            </w:pPr>
            <w:del w:id="15078" w:author="Alban Roche" w:date="2017-08-02T16:41:00Z">
              <w:r w:rsidRPr="00671C8B" w:rsidDel="000934B8">
                <w:rPr>
                  <w:b/>
                </w:rPr>
                <w:delText>&lt;L2P&gt;</w:delText>
              </w:r>
              <w:r w:rsidRPr="00671C8B" w:rsidDel="000934B8">
                <w:tab/>
                <w:delText>String parameter indicating the layer 2 protocol to be used (see +CGDATA)</w:delText>
              </w:r>
              <w:bookmarkStart w:id="15079" w:name="_Toc489459820"/>
              <w:bookmarkEnd w:id="15079"/>
            </w:del>
          </w:p>
          <w:p w14:paraId="5B8D62E8" w14:textId="1060889A" w:rsidR="00AD6DB4" w:rsidRPr="00E90D68" w:rsidDel="000934B8" w:rsidRDefault="00AD6DB4" w:rsidP="00166AF3">
            <w:pPr>
              <w:pStyle w:val="TableBody"/>
              <w:rPr>
                <w:del w:id="15080" w:author="Alban Roche" w:date="2017-08-02T16:41:00Z"/>
                <w:b/>
                <w:sz w:val="16"/>
                <w:szCs w:val="16"/>
              </w:rPr>
            </w:pPr>
            <w:bookmarkStart w:id="15081" w:name="_Toc489459821"/>
            <w:bookmarkEnd w:id="15081"/>
          </w:p>
          <w:p w14:paraId="5A1842AF" w14:textId="7602F947" w:rsidR="00AD6DB4" w:rsidRPr="00671C8B" w:rsidDel="000934B8" w:rsidRDefault="00AD6DB4" w:rsidP="00166AF3">
            <w:pPr>
              <w:pStyle w:val="TableBody"/>
              <w:rPr>
                <w:del w:id="15082" w:author="Alban Roche" w:date="2017-08-02T16:41:00Z"/>
              </w:rPr>
            </w:pPr>
            <w:del w:id="15083" w:author="Alban Roche" w:date="2017-08-02T16:41:00Z">
              <w:r w:rsidRPr="00671C8B" w:rsidDel="000934B8">
                <w:rPr>
                  <w:b/>
                </w:rPr>
                <w:delText>&lt;cid&gt;</w:delText>
              </w:r>
              <w:r w:rsidRPr="00671C8B" w:rsidDel="000934B8">
                <w:tab/>
                <w:delText>Numeric parameter that specifies a particular PDP context definition (see +CGDCONT and +CGDSCONT). Parameter &lt;response&gt; allows the TE to accept or reject the request.</w:delText>
              </w:r>
              <w:bookmarkStart w:id="15084" w:name="_Toc489459822"/>
              <w:bookmarkEnd w:id="15084"/>
            </w:del>
          </w:p>
        </w:tc>
        <w:bookmarkStart w:id="15085" w:name="_Toc489459823"/>
        <w:bookmarkEnd w:id="15085"/>
      </w:tr>
      <w:tr w:rsidR="00AD6DB4" w:rsidRPr="00671C8B" w:rsidDel="000934B8" w14:paraId="52EB2975" w14:textId="6E238BF7" w:rsidTr="00166AF3">
        <w:trPr>
          <w:del w:id="15086" w:author="Alban Roche" w:date="2017-08-02T16:41:00Z"/>
        </w:trPr>
        <w:tc>
          <w:tcPr>
            <w:tcW w:w="1728" w:type="dxa"/>
          </w:tcPr>
          <w:p w14:paraId="2B30D2CC" w14:textId="2BC811EE" w:rsidR="00AD6DB4" w:rsidRPr="00671C8B" w:rsidDel="000934B8" w:rsidRDefault="00AD6DB4" w:rsidP="00166AF3">
            <w:pPr>
              <w:pStyle w:val="TableBody"/>
              <w:rPr>
                <w:del w:id="15087" w:author="Alban Roche" w:date="2017-08-02T16:41:00Z"/>
                <w:u w:val="single"/>
              </w:rPr>
            </w:pPr>
            <w:del w:id="15088" w:author="Alban Roche" w:date="2017-08-02T16:41:00Z">
              <w:r w:rsidRPr="00671C8B" w:rsidDel="000934B8">
                <w:rPr>
                  <w:u w:val="single"/>
                </w:rPr>
                <w:delText>Notes</w:delText>
              </w:r>
              <w:bookmarkStart w:id="15089" w:name="_Toc489459824"/>
              <w:bookmarkEnd w:id="15089"/>
            </w:del>
          </w:p>
        </w:tc>
        <w:tc>
          <w:tcPr>
            <w:tcW w:w="7560" w:type="dxa"/>
          </w:tcPr>
          <w:p w14:paraId="0B13B8F3" w14:textId="6E43FE92" w:rsidR="00AD6DB4" w:rsidRPr="00671C8B" w:rsidDel="000934B8" w:rsidRDefault="00AD6DB4" w:rsidP="0059466D">
            <w:pPr>
              <w:pStyle w:val="TableBody"/>
              <w:numPr>
                <w:ilvl w:val="0"/>
                <w:numId w:val="66"/>
              </w:numPr>
              <w:rPr>
                <w:del w:id="15090" w:author="Alban Roche" w:date="2017-08-02T16:41:00Z"/>
              </w:rPr>
            </w:pPr>
            <w:del w:id="15091" w:author="Alban Roche" w:date="2017-08-02T16:41:00Z">
              <w:r w:rsidRPr="00671C8B" w:rsidDel="000934B8">
                <w:delText>Commands following the +CGANS command in the AT command line shall not be processed by the MT.</w:delText>
              </w:r>
              <w:bookmarkStart w:id="15092" w:name="_Toc489459825"/>
              <w:bookmarkEnd w:id="15092"/>
            </w:del>
          </w:p>
          <w:p w14:paraId="0EAAF7C8" w14:textId="5E8BA974" w:rsidR="00AD6DB4" w:rsidRPr="00671C8B" w:rsidDel="000934B8" w:rsidRDefault="00AD6DB4" w:rsidP="0059466D">
            <w:pPr>
              <w:pStyle w:val="TableBody"/>
              <w:numPr>
                <w:ilvl w:val="0"/>
                <w:numId w:val="66"/>
              </w:numPr>
              <w:rPr>
                <w:del w:id="15093" w:author="Alban Roche" w:date="2017-08-02T16:41:00Z"/>
              </w:rPr>
            </w:pPr>
            <w:del w:id="15094" w:author="Alban Roche" w:date="2017-08-02T16:41:00Z">
              <w:r w:rsidRPr="00671C8B" w:rsidDel="000934B8">
                <w:delText>If the &lt;L2P&gt; parameter value is unacceptable to the MT, the MT shall return an ERROR or +CME ERROR response. Otherwise, the MT issues the intermediate result code CONNECT and enters V.250 online data state. If no &lt;cid&gt; is given or if there is no matching context definition, the MT will attempt to activate the context using the values for PDP type and PDP address provided by the network, together with any other relevant information known to the MT. The other context parameters will be set to their default values.</w:delText>
              </w:r>
              <w:bookmarkStart w:id="15095" w:name="_Toc489459826"/>
              <w:bookmarkEnd w:id="15095"/>
            </w:del>
          </w:p>
          <w:p w14:paraId="4FF05B4B" w14:textId="3448F674" w:rsidR="00AD6DB4" w:rsidRPr="00671C8B" w:rsidDel="000934B8" w:rsidRDefault="00AD6DB4" w:rsidP="0059466D">
            <w:pPr>
              <w:pStyle w:val="TableBody"/>
              <w:numPr>
                <w:ilvl w:val="0"/>
                <w:numId w:val="66"/>
              </w:numPr>
              <w:rPr>
                <w:del w:id="15096" w:author="Alban Roche" w:date="2017-08-02T16:41:00Z"/>
              </w:rPr>
            </w:pPr>
            <w:del w:id="15097" w:author="Alban Roche" w:date="2017-08-02T16:41:00Z">
              <w:r w:rsidRPr="00671C8B" w:rsidDel="000934B8">
                <w:delText>If the activation is successful, data transfer may proceed. Note that this is not the same as if the MT issues a +CGDATA (or +CGACT) command after receiving a +CRING unsolicited result code. +CGDATA (or +CGACT) does not command the MT to acknowledge the network request but rather to make a new request for context activation. The network request would be ignored.</w:delText>
              </w:r>
              <w:bookmarkStart w:id="15098" w:name="_Toc489459827"/>
              <w:bookmarkEnd w:id="15098"/>
            </w:del>
          </w:p>
        </w:tc>
        <w:bookmarkStart w:id="15099" w:name="_Toc489459828"/>
        <w:bookmarkEnd w:id="15099"/>
      </w:tr>
    </w:tbl>
    <w:p w14:paraId="22A245D9" w14:textId="77777777" w:rsidR="00AD6DB4" w:rsidRPr="00671C8B" w:rsidRDefault="00AD6DB4" w:rsidP="0059466D">
      <w:pPr>
        <w:pStyle w:val="Heading2"/>
        <w:numPr>
          <w:ilvl w:val="1"/>
          <w:numId w:val="11"/>
        </w:numPr>
        <w:ind w:left="1080" w:hanging="1080"/>
      </w:pPr>
      <w:bookmarkStart w:id="15100" w:name="_Ref378175563"/>
      <w:bookmarkStart w:id="15101" w:name="_Toc486251700"/>
      <w:bookmarkStart w:id="15102" w:name="_Toc489459829"/>
      <w:r w:rsidRPr="00671C8B">
        <w:t>+CGCMOD Command: Modify PDP Context</w:t>
      </w:r>
      <w:bookmarkEnd w:id="15100"/>
      <w:bookmarkEnd w:id="15101"/>
      <w:bookmarkEnd w:id="15102"/>
    </w:p>
    <w:tbl>
      <w:tblPr>
        <w:tblStyle w:val="TableSWIleft"/>
        <w:tblW w:w="9288" w:type="dxa"/>
        <w:tblLayout w:type="fixed"/>
        <w:tblLook w:val="04A0" w:firstRow="1" w:lastRow="0" w:firstColumn="1" w:lastColumn="0" w:noHBand="0" w:noVBand="1"/>
      </w:tblPr>
      <w:tblGrid>
        <w:gridCol w:w="1728"/>
        <w:gridCol w:w="7560"/>
      </w:tblGrid>
      <w:tr w:rsidR="00AD6DB4" w:rsidRPr="00671C8B" w14:paraId="2B124328"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465E4F3A" w14:textId="4F2E9F85" w:rsidR="00AD6DB4" w:rsidRPr="00671C8B" w:rsidRDefault="00AD6DB4">
            <w:pPr>
              <w:pStyle w:val="TableRowHead"/>
              <w:spacing w:before="144" w:after="144"/>
              <w:rPr>
                <w:bCs w:val="0"/>
              </w:rPr>
            </w:pPr>
            <w:del w:id="15103" w:author="Alban Roche" w:date="2017-08-02T14:40:00Z">
              <w:r w:rsidDel="00F22490">
                <w:delText xml:space="preserve">HL7618, HL7618RD, </w:delText>
              </w:r>
              <w:r w:rsidDel="00F22490">
                <w:rPr>
                  <w:lang w:eastAsia="zh-CN"/>
                </w:rPr>
                <w:delText xml:space="preserve">HL7648, </w:delText>
              </w:r>
              <w:r w:rsidDel="00F22490">
                <w:delText xml:space="preserve">HL7650, </w:delText>
              </w:r>
              <w:r w:rsidDel="00F22490">
                <w:rPr>
                  <w:lang w:eastAsia="zh-CN"/>
                </w:rPr>
                <w:delText xml:space="preserve">HL7688, </w:delText>
              </w:r>
              <w:r w:rsidDel="00F22490">
                <w:delText>HL7690 and HL7692</w:delText>
              </w:r>
            </w:del>
            <w:ins w:id="15104" w:author="Alban Roche" w:date="2017-08-02T14:40:00Z">
              <w:r w:rsidR="00F22490">
                <w:t>HL7800</w:t>
              </w:r>
            </w:ins>
          </w:p>
        </w:tc>
      </w:tr>
      <w:tr w:rsidR="00AD6DB4" w:rsidRPr="00671C8B" w14:paraId="32F5B520" w14:textId="77777777" w:rsidTr="00166AF3">
        <w:tc>
          <w:tcPr>
            <w:tcW w:w="1728" w:type="dxa"/>
          </w:tcPr>
          <w:p w14:paraId="76A71C43" w14:textId="77777777" w:rsidR="00AD6DB4" w:rsidRPr="00671C8B" w:rsidRDefault="00AD6DB4" w:rsidP="00166AF3">
            <w:pPr>
              <w:pStyle w:val="TableBody"/>
              <w:rPr>
                <w:rFonts w:ascii="Times New Roman" w:hAnsi="Times New Roman" w:cs="Times New Roman"/>
                <w:i/>
                <w:sz w:val="20"/>
                <w:szCs w:val="20"/>
              </w:rPr>
            </w:pPr>
            <w:r w:rsidRPr="00671C8B">
              <w:rPr>
                <w:i/>
              </w:rPr>
              <w:t>Test command</w:t>
            </w:r>
          </w:p>
          <w:p w14:paraId="03F4222A" w14:textId="77777777" w:rsidR="00AD6DB4" w:rsidRPr="00671C8B" w:rsidRDefault="00AD6DB4" w:rsidP="00166AF3">
            <w:pPr>
              <w:pStyle w:val="TableBody"/>
            </w:pPr>
          </w:p>
          <w:p w14:paraId="47CF676B" w14:textId="77777777" w:rsidR="00AD6DB4" w:rsidRPr="00671C8B" w:rsidRDefault="00AD6DB4" w:rsidP="00166AF3">
            <w:pPr>
              <w:pStyle w:val="TableBody"/>
              <w:rPr>
                <w:u w:val="single"/>
              </w:rPr>
            </w:pPr>
            <w:r w:rsidRPr="00671C8B">
              <w:rPr>
                <w:u w:val="single"/>
              </w:rPr>
              <w:t>Syntax</w:t>
            </w:r>
          </w:p>
          <w:p w14:paraId="7ABF5C9E" w14:textId="77777777" w:rsidR="00AD6DB4" w:rsidRPr="00671C8B" w:rsidRDefault="00AD6DB4" w:rsidP="00166AF3">
            <w:pPr>
              <w:pStyle w:val="TableBody"/>
            </w:pPr>
            <w:r w:rsidRPr="00671C8B">
              <w:rPr>
                <w:b/>
              </w:rPr>
              <w:t>AT+CGCMOD=?</w:t>
            </w:r>
          </w:p>
        </w:tc>
        <w:tc>
          <w:tcPr>
            <w:tcW w:w="7560" w:type="dxa"/>
          </w:tcPr>
          <w:p w14:paraId="1A51170E" w14:textId="77777777" w:rsidR="00AD6DB4" w:rsidRPr="00671C8B" w:rsidRDefault="00AD6DB4" w:rsidP="00166AF3">
            <w:pPr>
              <w:pStyle w:val="TableBody"/>
              <w:rPr>
                <w:rFonts w:ascii="Times New Roman" w:hAnsi="Times New Roman" w:cs="Times New Roman"/>
                <w:sz w:val="20"/>
                <w:szCs w:val="20"/>
                <w:u w:val="single"/>
              </w:rPr>
            </w:pPr>
          </w:p>
          <w:p w14:paraId="33EE3F17" w14:textId="77777777" w:rsidR="00AD6DB4" w:rsidRPr="00671C8B" w:rsidRDefault="00AD6DB4" w:rsidP="00166AF3">
            <w:pPr>
              <w:pStyle w:val="TableBody"/>
              <w:rPr>
                <w:u w:val="single"/>
              </w:rPr>
            </w:pPr>
          </w:p>
          <w:p w14:paraId="55F72860" w14:textId="77777777" w:rsidR="00AD6DB4" w:rsidRPr="00671C8B" w:rsidRDefault="00AD6DB4" w:rsidP="00166AF3">
            <w:pPr>
              <w:pStyle w:val="TableBody"/>
              <w:rPr>
                <w:u w:val="single"/>
              </w:rPr>
            </w:pPr>
            <w:r w:rsidRPr="00671C8B">
              <w:rPr>
                <w:u w:val="single"/>
              </w:rPr>
              <w:t>Response</w:t>
            </w:r>
          </w:p>
          <w:p w14:paraId="05D4CE9C" w14:textId="77777777" w:rsidR="00AD6DB4" w:rsidRPr="00671C8B" w:rsidRDefault="00AD6DB4" w:rsidP="00166AF3">
            <w:pPr>
              <w:pStyle w:val="TableBody"/>
            </w:pPr>
            <w:r w:rsidRPr="00671C8B">
              <w:rPr>
                <w:b/>
              </w:rPr>
              <w:t>+CGCMOD:</w:t>
            </w:r>
            <w:r w:rsidRPr="00671C8B">
              <w:t xml:space="preserve"> (list of </w:t>
            </w:r>
            <w:r w:rsidRPr="00671C8B">
              <w:rPr>
                <w:b/>
              </w:rPr>
              <w:t>&lt;cid&gt;</w:t>
            </w:r>
            <w:r w:rsidRPr="00671C8B">
              <w:t>s addociated with active contexts)</w:t>
            </w:r>
          </w:p>
          <w:p w14:paraId="5006E115" w14:textId="77777777" w:rsidR="00AD6DB4" w:rsidRPr="00671C8B" w:rsidRDefault="00AD6DB4" w:rsidP="00166AF3">
            <w:pPr>
              <w:pStyle w:val="TableBody"/>
              <w:rPr>
                <w:b/>
              </w:rPr>
            </w:pPr>
            <w:r w:rsidRPr="00671C8B">
              <w:rPr>
                <w:b/>
              </w:rPr>
              <w:t>OK</w:t>
            </w:r>
          </w:p>
        </w:tc>
      </w:tr>
      <w:tr w:rsidR="00AD6DB4" w:rsidRPr="00671C8B" w14:paraId="79029E9A" w14:textId="77777777" w:rsidTr="00166AF3">
        <w:tc>
          <w:tcPr>
            <w:tcW w:w="1728" w:type="dxa"/>
          </w:tcPr>
          <w:p w14:paraId="173265F1" w14:textId="77777777" w:rsidR="00AD6DB4" w:rsidRPr="00671C8B" w:rsidRDefault="00AD6DB4" w:rsidP="00166AF3">
            <w:pPr>
              <w:pStyle w:val="TableBody"/>
              <w:rPr>
                <w:rFonts w:ascii="Times New Roman" w:hAnsi="Times New Roman" w:cs="Times New Roman"/>
                <w:i/>
                <w:sz w:val="20"/>
                <w:szCs w:val="20"/>
              </w:rPr>
            </w:pPr>
            <w:r>
              <w:rPr>
                <w:i/>
              </w:rPr>
              <w:t xml:space="preserve">Write </w:t>
            </w:r>
            <w:r w:rsidRPr="00671C8B">
              <w:rPr>
                <w:i/>
              </w:rPr>
              <w:t>command</w:t>
            </w:r>
          </w:p>
          <w:p w14:paraId="037D95D0" w14:textId="77777777" w:rsidR="00AD6DB4" w:rsidRPr="00671C8B" w:rsidRDefault="00AD6DB4" w:rsidP="00166AF3">
            <w:pPr>
              <w:pStyle w:val="TableBody"/>
            </w:pPr>
          </w:p>
          <w:p w14:paraId="03E8F614" w14:textId="77777777" w:rsidR="00AD6DB4" w:rsidRPr="00671C8B" w:rsidRDefault="00AD6DB4" w:rsidP="00166AF3">
            <w:pPr>
              <w:pStyle w:val="TableBody"/>
              <w:rPr>
                <w:u w:val="single"/>
              </w:rPr>
            </w:pPr>
            <w:r w:rsidRPr="00671C8B">
              <w:rPr>
                <w:u w:val="single"/>
              </w:rPr>
              <w:t>Syntax</w:t>
            </w:r>
          </w:p>
          <w:p w14:paraId="1B350282" w14:textId="77777777" w:rsidR="00AD6DB4" w:rsidRPr="00671C8B" w:rsidRDefault="00AD6DB4" w:rsidP="00166AF3">
            <w:pPr>
              <w:pStyle w:val="TableBody"/>
            </w:pPr>
            <w:r w:rsidRPr="00671C8B">
              <w:rPr>
                <w:b/>
              </w:rPr>
              <w:t>AT+CGCMOD= [&lt;cid&gt;[,&lt;cid&gt;</w:t>
            </w:r>
            <w:r w:rsidRPr="00671C8B">
              <w:rPr>
                <w:b/>
              </w:rPr>
              <w:br/>
              <w:t>[,...]]]</w:t>
            </w:r>
          </w:p>
        </w:tc>
        <w:tc>
          <w:tcPr>
            <w:tcW w:w="7560" w:type="dxa"/>
          </w:tcPr>
          <w:p w14:paraId="5BADF344" w14:textId="77777777" w:rsidR="00AD6DB4" w:rsidRPr="00671C8B" w:rsidRDefault="00AD6DB4" w:rsidP="00166AF3">
            <w:pPr>
              <w:pStyle w:val="TableBody"/>
              <w:rPr>
                <w:rFonts w:ascii="Times New Roman" w:hAnsi="Times New Roman" w:cs="Times New Roman"/>
                <w:sz w:val="20"/>
                <w:szCs w:val="20"/>
                <w:u w:val="single"/>
              </w:rPr>
            </w:pPr>
          </w:p>
          <w:p w14:paraId="3B5A60D4" w14:textId="77777777" w:rsidR="00AD6DB4" w:rsidRPr="00671C8B" w:rsidRDefault="00AD6DB4" w:rsidP="00166AF3">
            <w:pPr>
              <w:pStyle w:val="TableBody"/>
              <w:rPr>
                <w:u w:val="single"/>
              </w:rPr>
            </w:pPr>
          </w:p>
          <w:p w14:paraId="154178CA" w14:textId="77777777" w:rsidR="00AD6DB4" w:rsidRPr="00671C8B" w:rsidRDefault="00AD6DB4" w:rsidP="00166AF3">
            <w:pPr>
              <w:pStyle w:val="TableBody"/>
              <w:rPr>
                <w:u w:val="single"/>
              </w:rPr>
            </w:pPr>
            <w:r w:rsidRPr="00671C8B">
              <w:rPr>
                <w:u w:val="single"/>
              </w:rPr>
              <w:t>Response</w:t>
            </w:r>
          </w:p>
          <w:p w14:paraId="0BC393B6" w14:textId="77777777" w:rsidR="00AD6DB4" w:rsidRPr="00671C8B" w:rsidRDefault="00AD6DB4" w:rsidP="00166AF3">
            <w:pPr>
              <w:pStyle w:val="TableBody"/>
            </w:pPr>
            <w:r w:rsidRPr="00671C8B">
              <w:rPr>
                <w:b/>
              </w:rPr>
              <w:t>OK</w:t>
            </w:r>
          </w:p>
          <w:p w14:paraId="690654AD" w14:textId="77777777" w:rsidR="00AD6DB4" w:rsidRPr="00671C8B" w:rsidRDefault="00AD6DB4" w:rsidP="00166AF3">
            <w:pPr>
              <w:pStyle w:val="TableBody"/>
            </w:pPr>
          </w:p>
          <w:p w14:paraId="32EB6D74" w14:textId="77777777" w:rsidR="00AD6DB4" w:rsidRPr="00671C8B" w:rsidRDefault="00AD6DB4" w:rsidP="00166AF3">
            <w:pPr>
              <w:pStyle w:val="TableBody"/>
            </w:pPr>
            <w:r w:rsidRPr="00671C8B">
              <w:t>or</w:t>
            </w:r>
          </w:p>
          <w:p w14:paraId="0CD2D79B" w14:textId="77777777" w:rsidR="00AD6DB4" w:rsidRPr="00671C8B" w:rsidRDefault="00AD6DB4" w:rsidP="00166AF3">
            <w:pPr>
              <w:pStyle w:val="TableBody"/>
              <w:rPr>
                <w:b/>
              </w:rPr>
            </w:pPr>
            <w:r w:rsidRPr="00671C8B">
              <w:rPr>
                <w:b/>
              </w:rPr>
              <w:t>+CME ERROR: &lt;err&gt;</w:t>
            </w:r>
          </w:p>
          <w:p w14:paraId="0FA60E55" w14:textId="77777777" w:rsidR="00AD6DB4" w:rsidRPr="00671C8B" w:rsidRDefault="00AD6DB4" w:rsidP="00166AF3">
            <w:pPr>
              <w:pStyle w:val="TableBody"/>
            </w:pPr>
          </w:p>
          <w:p w14:paraId="70808F1E" w14:textId="77777777" w:rsidR="00AD6DB4" w:rsidRPr="00671C8B" w:rsidRDefault="00AD6DB4" w:rsidP="00166AF3">
            <w:pPr>
              <w:pStyle w:val="TableBody"/>
            </w:pPr>
            <w:r w:rsidRPr="00671C8B">
              <w:rPr>
                <w:u w:val="single"/>
              </w:rPr>
              <w:t>Parameter</w:t>
            </w:r>
          </w:p>
          <w:p w14:paraId="0EFF739A" w14:textId="77777777" w:rsidR="00AD6DB4" w:rsidRPr="00671C8B" w:rsidRDefault="00AD6DB4" w:rsidP="00166AF3">
            <w:pPr>
              <w:pStyle w:val="TableBody"/>
              <w:rPr>
                <w:b/>
              </w:rPr>
            </w:pPr>
            <w:r w:rsidRPr="00671C8B">
              <w:rPr>
                <w:b/>
              </w:rPr>
              <w:t>&lt;cid&gt;</w:t>
            </w:r>
            <w:r w:rsidRPr="00671C8B">
              <w:tab/>
              <w:t>Numeric parameter which specifies a particular PDP context definition (see +CGDCONT and +CGDSCONT)</w:t>
            </w:r>
          </w:p>
        </w:tc>
      </w:tr>
    </w:tbl>
    <w:p w14:paraId="748B7AF8" w14:textId="77777777" w:rsidR="00AD6DB4" w:rsidRPr="00671C8B" w:rsidRDefault="00AD6DB4" w:rsidP="0059466D">
      <w:pPr>
        <w:pStyle w:val="Heading2"/>
        <w:numPr>
          <w:ilvl w:val="1"/>
          <w:numId w:val="11"/>
        </w:numPr>
        <w:ind w:left="1080" w:hanging="1080"/>
      </w:pPr>
      <w:bookmarkStart w:id="15105" w:name="_Ref378175564"/>
      <w:bookmarkStart w:id="15106" w:name="_Toc486251701"/>
      <w:bookmarkStart w:id="15107" w:name="_Toc489459830"/>
      <w:r w:rsidRPr="00671C8B">
        <w:t>+CGTFT Command: Traffic Flow Template</w:t>
      </w:r>
      <w:bookmarkEnd w:id="15105"/>
      <w:bookmarkEnd w:id="15106"/>
      <w:bookmarkEnd w:id="15107"/>
    </w:p>
    <w:tbl>
      <w:tblPr>
        <w:tblStyle w:val="TableSWIleft"/>
        <w:tblW w:w="9288" w:type="dxa"/>
        <w:tblLayout w:type="fixed"/>
        <w:tblLook w:val="04A0" w:firstRow="1" w:lastRow="0" w:firstColumn="1" w:lastColumn="0" w:noHBand="0" w:noVBand="1"/>
      </w:tblPr>
      <w:tblGrid>
        <w:gridCol w:w="1728"/>
        <w:gridCol w:w="7560"/>
      </w:tblGrid>
      <w:tr w:rsidR="00AD6DB4" w:rsidRPr="00671C8B" w14:paraId="6DEBCF52"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25F97435" w14:textId="4AAA8982" w:rsidR="00AD6DB4" w:rsidRPr="00671C8B" w:rsidRDefault="00AD6DB4">
            <w:pPr>
              <w:pStyle w:val="TableRowHead"/>
              <w:spacing w:before="144" w:after="144"/>
              <w:rPr>
                <w:bCs w:val="0"/>
              </w:rPr>
            </w:pPr>
            <w:del w:id="15108" w:author="Alban Roche" w:date="2017-08-02T14:40:00Z">
              <w:r w:rsidDel="00F22490">
                <w:delText xml:space="preserve">HL7618, HL7618RD, </w:delText>
              </w:r>
              <w:r w:rsidDel="00F22490">
                <w:rPr>
                  <w:lang w:eastAsia="zh-CN"/>
                </w:rPr>
                <w:delText xml:space="preserve">HL7648, </w:delText>
              </w:r>
              <w:r w:rsidDel="00F22490">
                <w:delText xml:space="preserve">HL7650, </w:delText>
              </w:r>
              <w:r w:rsidDel="00F22490">
                <w:rPr>
                  <w:lang w:eastAsia="zh-CN"/>
                </w:rPr>
                <w:delText xml:space="preserve">HL7688, </w:delText>
              </w:r>
              <w:r w:rsidDel="00F22490">
                <w:delText>HL7690 and HL7692</w:delText>
              </w:r>
            </w:del>
            <w:ins w:id="15109" w:author="Alban Roche" w:date="2017-08-02T14:40:00Z">
              <w:r w:rsidR="00F22490">
                <w:t>HL7800</w:t>
              </w:r>
            </w:ins>
          </w:p>
        </w:tc>
      </w:tr>
      <w:tr w:rsidR="00AD6DB4" w:rsidRPr="00671C8B" w14:paraId="484A84AC" w14:textId="77777777" w:rsidTr="00166AF3">
        <w:trPr>
          <w:cantSplit w:val="0"/>
        </w:trPr>
        <w:tc>
          <w:tcPr>
            <w:tcW w:w="1728" w:type="dxa"/>
          </w:tcPr>
          <w:p w14:paraId="0A7D743A" w14:textId="77777777" w:rsidR="00AD6DB4" w:rsidRPr="00671C8B" w:rsidRDefault="00AD6DB4" w:rsidP="00166AF3">
            <w:pPr>
              <w:pStyle w:val="TableBody"/>
              <w:rPr>
                <w:rFonts w:ascii="Times New Roman" w:hAnsi="Times New Roman" w:cs="Times New Roman"/>
                <w:i/>
                <w:sz w:val="20"/>
                <w:szCs w:val="20"/>
              </w:rPr>
            </w:pPr>
            <w:r w:rsidRPr="00671C8B">
              <w:rPr>
                <w:i/>
              </w:rPr>
              <w:t>Test command</w:t>
            </w:r>
          </w:p>
          <w:p w14:paraId="09E09D3B" w14:textId="77777777" w:rsidR="00AD6DB4" w:rsidRPr="00671C8B" w:rsidRDefault="00AD6DB4" w:rsidP="00166AF3">
            <w:pPr>
              <w:pStyle w:val="TableBody"/>
            </w:pPr>
          </w:p>
          <w:p w14:paraId="08FC90D7" w14:textId="77777777" w:rsidR="00AD6DB4" w:rsidRPr="00671C8B" w:rsidRDefault="00AD6DB4" w:rsidP="00166AF3">
            <w:pPr>
              <w:pStyle w:val="TableBody"/>
              <w:rPr>
                <w:u w:val="single"/>
              </w:rPr>
            </w:pPr>
            <w:r w:rsidRPr="00671C8B">
              <w:rPr>
                <w:u w:val="single"/>
              </w:rPr>
              <w:t>Syntax</w:t>
            </w:r>
          </w:p>
          <w:p w14:paraId="5C4D489E" w14:textId="77777777" w:rsidR="00AD6DB4" w:rsidRPr="00671C8B" w:rsidRDefault="00AD6DB4" w:rsidP="00166AF3">
            <w:pPr>
              <w:pStyle w:val="TableBody"/>
            </w:pPr>
            <w:r w:rsidRPr="00671C8B">
              <w:rPr>
                <w:b/>
              </w:rPr>
              <w:t>AT+CGTFT=?</w:t>
            </w:r>
          </w:p>
        </w:tc>
        <w:tc>
          <w:tcPr>
            <w:tcW w:w="7560" w:type="dxa"/>
          </w:tcPr>
          <w:p w14:paraId="1BE7BE4D" w14:textId="77777777" w:rsidR="00AD6DB4" w:rsidRPr="00671C8B" w:rsidRDefault="00AD6DB4" w:rsidP="00166AF3">
            <w:pPr>
              <w:pStyle w:val="TableBody"/>
              <w:rPr>
                <w:rFonts w:ascii="Times New Roman" w:hAnsi="Times New Roman" w:cs="Times New Roman"/>
                <w:sz w:val="20"/>
                <w:szCs w:val="20"/>
                <w:u w:val="single"/>
              </w:rPr>
            </w:pPr>
          </w:p>
          <w:p w14:paraId="247C4ED7" w14:textId="77777777" w:rsidR="00AD6DB4" w:rsidRPr="00671C8B" w:rsidRDefault="00AD6DB4" w:rsidP="00166AF3">
            <w:pPr>
              <w:pStyle w:val="TableBody"/>
              <w:rPr>
                <w:u w:val="single"/>
              </w:rPr>
            </w:pPr>
          </w:p>
          <w:p w14:paraId="4FE950CA" w14:textId="77777777" w:rsidR="00AD6DB4" w:rsidRPr="00671C8B" w:rsidRDefault="00AD6DB4" w:rsidP="00166AF3">
            <w:pPr>
              <w:pStyle w:val="TableBody"/>
              <w:rPr>
                <w:u w:val="single"/>
              </w:rPr>
            </w:pPr>
            <w:r w:rsidRPr="00671C8B">
              <w:rPr>
                <w:u w:val="single"/>
              </w:rPr>
              <w:t>Response</w:t>
            </w:r>
          </w:p>
          <w:p w14:paraId="44CD488C" w14:textId="77777777" w:rsidR="00AD6DB4" w:rsidRPr="00671C8B" w:rsidRDefault="00AD6DB4" w:rsidP="00166AF3">
            <w:pPr>
              <w:pStyle w:val="TableBody"/>
              <w:rPr>
                <w:b/>
              </w:rPr>
            </w:pPr>
            <w:r w:rsidRPr="00671C8B">
              <w:rPr>
                <w:b/>
              </w:rPr>
              <w:t>+CGTFT: &lt;PDP_type&gt;,</w:t>
            </w:r>
            <w:r w:rsidRPr="00671C8B">
              <w:t xml:space="preserve"> (list of supported</w:t>
            </w:r>
            <w:r w:rsidRPr="00671C8B">
              <w:rPr>
                <w:b/>
              </w:rPr>
              <w:t xml:space="preserve"> &lt;packet filter identifier&gt;</w:t>
            </w:r>
            <w:r w:rsidRPr="00671C8B">
              <w:t>s) , (list of supported</w:t>
            </w:r>
            <w:r w:rsidRPr="00671C8B">
              <w:rPr>
                <w:b/>
              </w:rPr>
              <w:t xml:space="preserve"> &lt;evaluation precedence index&gt;</w:t>
            </w:r>
            <w:r w:rsidRPr="00671C8B">
              <w:t>s), (list of supported</w:t>
            </w:r>
            <w:r w:rsidRPr="00671C8B">
              <w:rPr>
                <w:b/>
              </w:rPr>
              <w:t xml:space="preserve"> &lt;source address and subnet mask&gt;</w:t>
            </w:r>
            <w:r w:rsidRPr="00671C8B">
              <w:t>s), (list of supported</w:t>
            </w:r>
            <w:r w:rsidRPr="00671C8B">
              <w:rPr>
                <w:b/>
              </w:rPr>
              <w:t xml:space="preserve"> &lt;protocol number (ipv4) / next header (ipv6)&gt;</w:t>
            </w:r>
            <w:r w:rsidRPr="00671C8B">
              <w:t>s), (list of supported</w:t>
            </w:r>
            <w:r w:rsidRPr="00671C8B">
              <w:rPr>
                <w:b/>
              </w:rPr>
              <w:t xml:space="preserve"> &lt;destination port range&gt;</w:t>
            </w:r>
            <w:r w:rsidRPr="00671C8B">
              <w:t>s), (list of supported</w:t>
            </w:r>
            <w:r w:rsidRPr="00671C8B">
              <w:rPr>
                <w:b/>
              </w:rPr>
              <w:t xml:space="preserve"> &lt;source port range&gt;</w:t>
            </w:r>
            <w:r w:rsidRPr="00671C8B">
              <w:t>s), (list of supported</w:t>
            </w:r>
            <w:r w:rsidRPr="00671C8B">
              <w:rPr>
                <w:b/>
              </w:rPr>
              <w:t xml:space="preserve"> &lt;ipsec security parameter index (spi)&gt;</w:t>
            </w:r>
            <w:r w:rsidRPr="00671C8B">
              <w:t>s), (list of supported</w:t>
            </w:r>
            <w:r w:rsidRPr="00671C8B">
              <w:rPr>
                <w:b/>
              </w:rPr>
              <w:t xml:space="preserve"> &lt;type of service (tos) (ipv4) and mask / traffic class (ipv6) and mask&gt;</w:t>
            </w:r>
            <w:r w:rsidRPr="00671C8B">
              <w:t>s), (list of supported</w:t>
            </w:r>
            <w:r w:rsidRPr="00671C8B">
              <w:rPr>
                <w:b/>
              </w:rPr>
              <w:t xml:space="preserve"> &lt;flow label (ipv6)</w:t>
            </w:r>
            <w:r w:rsidRPr="00671C8B">
              <w:t xml:space="preserve">&gt;s), (list of supported </w:t>
            </w:r>
            <w:r w:rsidRPr="00671C8B">
              <w:rPr>
                <w:b/>
              </w:rPr>
              <w:t>&lt;direction&gt;</w:t>
            </w:r>
            <w:r w:rsidRPr="00671C8B">
              <w:t>s)</w:t>
            </w:r>
            <w:r w:rsidRPr="00671C8B">
              <w:br/>
            </w:r>
          </w:p>
          <w:p w14:paraId="126503AB" w14:textId="77777777" w:rsidR="00AD6DB4" w:rsidRPr="00671C8B" w:rsidRDefault="00AD6DB4" w:rsidP="00166AF3">
            <w:pPr>
              <w:pStyle w:val="TableBody"/>
              <w:rPr>
                <w:b/>
              </w:rPr>
            </w:pPr>
            <w:r w:rsidRPr="00671C8B">
              <w:rPr>
                <w:b/>
              </w:rPr>
              <w:t xml:space="preserve">[&lt;CR&gt;&lt;LF&gt;+CGTFT: &lt;PDP_type&gt;, </w:t>
            </w:r>
            <w:r w:rsidRPr="00671C8B">
              <w:t>(list of supported</w:t>
            </w:r>
            <w:r w:rsidRPr="00671C8B">
              <w:rPr>
                <w:b/>
              </w:rPr>
              <w:t xml:space="preserve"> &lt;packet filter identifier&gt;</w:t>
            </w:r>
            <w:r w:rsidRPr="00671C8B">
              <w:t>s), (list of supported</w:t>
            </w:r>
            <w:r w:rsidRPr="00671C8B">
              <w:rPr>
                <w:b/>
              </w:rPr>
              <w:t xml:space="preserve"> &lt;evaluation precedence index&gt;</w:t>
            </w:r>
            <w:r w:rsidRPr="00671C8B">
              <w:t>s), (list of supported</w:t>
            </w:r>
            <w:r w:rsidRPr="00671C8B">
              <w:rPr>
                <w:b/>
              </w:rPr>
              <w:t xml:space="preserve"> &lt;source address and subnet mask&gt;</w:t>
            </w:r>
            <w:r w:rsidRPr="00671C8B">
              <w:t>s), (list of supported</w:t>
            </w:r>
            <w:r w:rsidRPr="00671C8B">
              <w:rPr>
                <w:b/>
              </w:rPr>
              <w:t xml:space="preserve"> &lt;protocol number (ipv4) / next header (ipv6)&gt;</w:t>
            </w:r>
            <w:r w:rsidRPr="00671C8B">
              <w:t>s), (list of supported</w:t>
            </w:r>
            <w:r w:rsidRPr="00671C8B">
              <w:rPr>
                <w:b/>
              </w:rPr>
              <w:t xml:space="preserve"> &lt;destination port range&gt;</w:t>
            </w:r>
            <w:r w:rsidRPr="00671C8B">
              <w:t>s),(list of supported</w:t>
            </w:r>
            <w:r w:rsidRPr="00671C8B">
              <w:rPr>
                <w:b/>
              </w:rPr>
              <w:t xml:space="preserve"> &lt;source port range&gt;</w:t>
            </w:r>
            <w:r w:rsidRPr="00671C8B">
              <w:t>s), (list of supported</w:t>
            </w:r>
            <w:r w:rsidRPr="00671C8B">
              <w:rPr>
                <w:b/>
              </w:rPr>
              <w:t xml:space="preserve"> &lt;ipsec security parameter index (spi)&gt;</w:t>
            </w:r>
            <w:r w:rsidRPr="00671C8B">
              <w:t>s), (list of supported</w:t>
            </w:r>
            <w:r w:rsidRPr="00671C8B">
              <w:rPr>
                <w:b/>
              </w:rPr>
              <w:t xml:space="preserve"> &lt;type of service (tos) (ipv4) and mask / traffic class (ipv6) and mask&gt;</w:t>
            </w:r>
            <w:r w:rsidRPr="00671C8B">
              <w:t>s), (list of supported</w:t>
            </w:r>
            <w:r w:rsidRPr="00671C8B">
              <w:rPr>
                <w:b/>
              </w:rPr>
              <w:t xml:space="preserve"> &lt;flow label (ipv6)</w:t>
            </w:r>
            <w:r w:rsidRPr="00671C8B">
              <w:t>&gt;s), (list of supported</w:t>
            </w:r>
            <w:r w:rsidRPr="00671C8B">
              <w:rPr>
                <w:b/>
              </w:rPr>
              <w:t xml:space="preserve"> &lt;direction&gt;</w:t>
            </w:r>
            <w:r w:rsidRPr="00671C8B">
              <w:t>s)</w:t>
            </w:r>
            <w:r w:rsidRPr="00671C8B">
              <w:rPr>
                <w:b/>
              </w:rPr>
              <w:t>[...]]</w:t>
            </w:r>
          </w:p>
        </w:tc>
      </w:tr>
      <w:tr w:rsidR="00AD6DB4" w:rsidRPr="00671C8B" w14:paraId="067C2399" w14:textId="77777777" w:rsidTr="00166AF3">
        <w:tc>
          <w:tcPr>
            <w:tcW w:w="1728" w:type="dxa"/>
          </w:tcPr>
          <w:p w14:paraId="6DD0943F" w14:textId="77777777" w:rsidR="00AD6DB4" w:rsidRPr="00671C8B" w:rsidRDefault="00AD6DB4" w:rsidP="00166AF3">
            <w:pPr>
              <w:pStyle w:val="TableBody"/>
              <w:rPr>
                <w:rFonts w:ascii="Times New Roman" w:hAnsi="Times New Roman" w:cs="Times New Roman"/>
                <w:i/>
                <w:sz w:val="20"/>
                <w:szCs w:val="20"/>
              </w:rPr>
            </w:pPr>
            <w:r w:rsidRPr="00671C8B">
              <w:rPr>
                <w:i/>
              </w:rPr>
              <w:t>Read command</w:t>
            </w:r>
          </w:p>
          <w:p w14:paraId="75D425F3" w14:textId="77777777" w:rsidR="00AD6DB4" w:rsidRPr="00671C8B" w:rsidRDefault="00AD6DB4" w:rsidP="00166AF3">
            <w:pPr>
              <w:pStyle w:val="TableBody"/>
            </w:pPr>
          </w:p>
          <w:p w14:paraId="66C0DF39" w14:textId="77777777" w:rsidR="00AD6DB4" w:rsidRPr="00671C8B" w:rsidRDefault="00AD6DB4" w:rsidP="00166AF3">
            <w:pPr>
              <w:pStyle w:val="TableBody"/>
              <w:rPr>
                <w:u w:val="single"/>
              </w:rPr>
            </w:pPr>
            <w:r w:rsidRPr="00671C8B">
              <w:rPr>
                <w:u w:val="single"/>
              </w:rPr>
              <w:t>Syntax</w:t>
            </w:r>
          </w:p>
          <w:p w14:paraId="104088F8" w14:textId="77777777" w:rsidR="00AD6DB4" w:rsidRPr="00671C8B" w:rsidRDefault="00AD6DB4" w:rsidP="00166AF3">
            <w:pPr>
              <w:pStyle w:val="TableBody"/>
              <w:rPr>
                <w:i/>
              </w:rPr>
            </w:pPr>
            <w:r w:rsidRPr="00671C8B">
              <w:rPr>
                <w:b/>
              </w:rPr>
              <w:t>AT+CGTFT?</w:t>
            </w:r>
          </w:p>
        </w:tc>
        <w:tc>
          <w:tcPr>
            <w:tcW w:w="7560" w:type="dxa"/>
          </w:tcPr>
          <w:p w14:paraId="16D33DDB" w14:textId="77777777" w:rsidR="00AD6DB4" w:rsidRPr="00671C8B" w:rsidRDefault="00AD6DB4" w:rsidP="00166AF3">
            <w:pPr>
              <w:pStyle w:val="TableBody"/>
              <w:rPr>
                <w:rFonts w:ascii="Times New Roman" w:hAnsi="Times New Roman" w:cs="Times New Roman"/>
                <w:sz w:val="20"/>
                <w:szCs w:val="20"/>
                <w:u w:val="single"/>
              </w:rPr>
            </w:pPr>
          </w:p>
          <w:p w14:paraId="40F8B108" w14:textId="77777777" w:rsidR="00AD6DB4" w:rsidRPr="00671C8B" w:rsidRDefault="00AD6DB4" w:rsidP="00166AF3">
            <w:pPr>
              <w:pStyle w:val="TableBody"/>
              <w:rPr>
                <w:u w:val="single"/>
              </w:rPr>
            </w:pPr>
          </w:p>
          <w:p w14:paraId="1FAC5BC5" w14:textId="77777777" w:rsidR="00AD6DB4" w:rsidRPr="00671C8B" w:rsidRDefault="00AD6DB4" w:rsidP="00166AF3">
            <w:pPr>
              <w:pStyle w:val="TableBody"/>
              <w:rPr>
                <w:u w:val="single"/>
              </w:rPr>
            </w:pPr>
            <w:r w:rsidRPr="00671C8B">
              <w:rPr>
                <w:u w:val="single"/>
              </w:rPr>
              <w:t>Response</w:t>
            </w:r>
          </w:p>
          <w:p w14:paraId="32496291" w14:textId="77777777" w:rsidR="00AD6DB4" w:rsidRPr="00671C8B" w:rsidRDefault="00AD6DB4" w:rsidP="00166AF3">
            <w:pPr>
              <w:pStyle w:val="TableBody"/>
              <w:rPr>
                <w:b/>
              </w:rPr>
            </w:pPr>
            <w:r w:rsidRPr="00671C8B">
              <w:rPr>
                <w:b/>
              </w:rPr>
              <w:t>+CGTFT: &lt;cid&gt;, &lt;packet filter identifier&gt;,&lt;evaluation precedence index&gt;, &lt;source address and subnet mask&gt;, &lt;protocol number (ipv4) / next header (ipv6)&gt;, &lt;destination port range&gt;, &lt;source port range&gt;, &lt;ipsec security parameter index (spi)&gt;, &lt;type of service (tos) (ipv4) and mask / traffic class (ipv6) and mask&gt;, &lt;flow label (ipv6)&gt;, &lt;direction&gt;</w:t>
            </w:r>
          </w:p>
          <w:p w14:paraId="445731E3" w14:textId="77777777" w:rsidR="00AD6DB4" w:rsidRPr="00671C8B" w:rsidRDefault="00AD6DB4" w:rsidP="00166AF3">
            <w:pPr>
              <w:pStyle w:val="TableBody"/>
              <w:rPr>
                <w:b/>
              </w:rPr>
            </w:pPr>
            <w:r w:rsidRPr="00671C8B">
              <w:rPr>
                <w:b/>
              </w:rPr>
              <w:t>[&lt;CR&gt;&lt;LF&gt;+CGTFT: &lt;cid&gt;, &lt;packet filter identifier&gt;, &lt;evaluation precedence index&gt;, &lt;source address and subnet mask&gt;, &lt;protocol number (ipv4) / next header (ipv6)&gt;, &lt;destination port range&gt;, &lt;source port range&gt;, &lt;ipsec security parameter index (spi)&gt;, &lt;type of service (tos) (ipv4) and mask / traffic class (ipv6) and mask&gt;, &lt;flow label (ipv6)&gt;, &lt;direction&gt;</w:t>
            </w:r>
          </w:p>
          <w:p w14:paraId="6021A9CE" w14:textId="77777777" w:rsidR="00AD6DB4" w:rsidRPr="00671C8B" w:rsidRDefault="00AD6DB4" w:rsidP="00166AF3">
            <w:pPr>
              <w:pStyle w:val="TableBody"/>
              <w:rPr>
                <w:b/>
              </w:rPr>
            </w:pPr>
            <w:r w:rsidRPr="00671C8B">
              <w:rPr>
                <w:b/>
              </w:rPr>
              <w:t>[...]]</w:t>
            </w:r>
          </w:p>
        </w:tc>
      </w:tr>
      <w:tr w:rsidR="00AD6DB4" w:rsidRPr="00671C8B" w14:paraId="6414B5F5" w14:textId="77777777" w:rsidTr="00166AF3">
        <w:trPr>
          <w:cantSplit w:val="0"/>
        </w:trPr>
        <w:tc>
          <w:tcPr>
            <w:tcW w:w="1728" w:type="dxa"/>
          </w:tcPr>
          <w:p w14:paraId="636E5D4D" w14:textId="77777777" w:rsidR="00AD6DB4" w:rsidRPr="00671C8B" w:rsidRDefault="00AD6DB4" w:rsidP="00166AF3">
            <w:pPr>
              <w:pStyle w:val="TableBody"/>
              <w:rPr>
                <w:rFonts w:ascii="Times New Roman" w:hAnsi="Times New Roman" w:cs="Times New Roman"/>
                <w:i/>
                <w:sz w:val="20"/>
                <w:szCs w:val="20"/>
              </w:rPr>
            </w:pPr>
            <w:r>
              <w:rPr>
                <w:i/>
              </w:rPr>
              <w:t>Write</w:t>
            </w:r>
            <w:r w:rsidRPr="00671C8B">
              <w:rPr>
                <w:i/>
              </w:rPr>
              <w:t xml:space="preserve"> command</w:t>
            </w:r>
          </w:p>
          <w:p w14:paraId="1BFE4012" w14:textId="77777777" w:rsidR="00AD6DB4" w:rsidRPr="00671C8B" w:rsidRDefault="00AD6DB4" w:rsidP="00166AF3">
            <w:pPr>
              <w:pStyle w:val="TableBody"/>
            </w:pPr>
          </w:p>
          <w:p w14:paraId="03ECB800" w14:textId="77777777" w:rsidR="00AD6DB4" w:rsidRPr="00671C8B" w:rsidRDefault="00AD6DB4" w:rsidP="00166AF3">
            <w:pPr>
              <w:pStyle w:val="TableBody"/>
              <w:rPr>
                <w:u w:val="single"/>
              </w:rPr>
            </w:pPr>
            <w:r w:rsidRPr="00671C8B">
              <w:rPr>
                <w:u w:val="single"/>
              </w:rPr>
              <w:t>Syntax</w:t>
            </w:r>
          </w:p>
          <w:p w14:paraId="2B5B9A17" w14:textId="77777777" w:rsidR="00AD6DB4" w:rsidRPr="00671C8B" w:rsidRDefault="00AD6DB4" w:rsidP="00166AF3">
            <w:pPr>
              <w:pStyle w:val="TableBody"/>
            </w:pPr>
            <w:r w:rsidRPr="00671C8B">
              <w:rPr>
                <w:b/>
              </w:rPr>
              <w:t>AT+CGTFT=</w:t>
            </w:r>
            <w:r w:rsidRPr="00671C8B">
              <w:rPr>
                <w:b/>
              </w:rPr>
              <w:br/>
              <w:t>[&lt;cid&gt;,[&lt;packet filter identifier&gt;, &lt;evaluation precedence index&gt; [,&lt;source address and subnet mask&gt; [,&lt;protocol number (ipv4) / next header (ipv6)&gt; [,&lt;destination port range&gt; [,&lt;source port range&gt;</w:t>
            </w:r>
            <w:r w:rsidRPr="00671C8B">
              <w:rPr>
                <w:b/>
              </w:rPr>
              <w:br/>
              <w:t>[,&lt;ipsec security parameter index (spi)&gt; [,&lt;type of service (tos) (ipv4) and mask / traffic class (ipv6) and mask&gt;</w:t>
            </w:r>
            <w:r w:rsidRPr="00671C8B">
              <w:rPr>
                <w:b/>
              </w:rPr>
              <w:br/>
              <w:t>[,&lt;flow label (ipv6)&gt;,</w:t>
            </w:r>
            <w:r w:rsidRPr="00671C8B">
              <w:rPr>
                <w:b/>
              </w:rPr>
              <w:br/>
              <w:t>&lt;direction&gt;</w:t>
            </w:r>
            <w:r w:rsidRPr="00671C8B">
              <w:rPr>
                <w:b/>
              </w:rPr>
              <w:br/>
              <w:t>]]]]]]]]]]</w:t>
            </w:r>
          </w:p>
        </w:tc>
        <w:tc>
          <w:tcPr>
            <w:tcW w:w="7560" w:type="dxa"/>
          </w:tcPr>
          <w:p w14:paraId="74331FC5" w14:textId="77777777" w:rsidR="00AD6DB4" w:rsidRPr="00671C8B" w:rsidRDefault="00AD6DB4" w:rsidP="00166AF3">
            <w:pPr>
              <w:pStyle w:val="TableBody"/>
              <w:rPr>
                <w:rFonts w:ascii="Times New Roman" w:hAnsi="Times New Roman" w:cs="Times New Roman"/>
                <w:sz w:val="20"/>
                <w:szCs w:val="20"/>
                <w:u w:val="single"/>
              </w:rPr>
            </w:pPr>
          </w:p>
          <w:p w14:paraId="6856CA57" w14:textId="77777777" w:rsidR="00AD6DB4" w:rsidRPr="00671C8B" w:rsidRDefault="00AD6DB4" w:rsidP="00166AF3">
            <w:pPr>
              <w:pStyle w:val="TableBody"/>
              <w:rPr>
                <w:u w:val="single"/>
              </w:rPr>
            </w:pPr>
          </w:p>
          <w:p w14:paraId="649D5C85" w14:textId="77777777" w:rsidR="00AD6DB4" w:rsidRPr="00671C8B" w:rsidRDefault="00AD6DB4" w:rsidP="00166AF3">
            <w:pPr>
              <w:pStyle w:val="TableBody"/>
              <w:rPr>
                <w:u w:val="single"/>
              </w:rPr>
            </w:pPr>
            <w:r w:rsidRPr="00671C8B">
              <w:rPr>
                <w:u w:val="single"/>
              </w:rPr>
              <w:t>Response</w:t>
            </w:r>
          </w:p>
          <w:p w14:paraId="03F35042" w14:textId="77777777" w:rsidR="00AD6DB4" w:rsidRPr="00671C8B" w:rsidRDefault="00AD6DB4" w:rsidP="00166AF3">
            <w:pPr>
              <w:pStyle w:val="TableBody"/>
            </w:pPr>
            <w:r w:rsidRPr="00671C8B">
              <w:rPr>
                <w:b/>
              </w:rPr>
              <w:t>OK</w:t>
            </w:r>
          </w:p>
          <w:p w14:paraId="285AA3B5" w14:textId="77777777" w:rsidR="00AD6DB4" w:rsidRPr="00671C8B" w:rsidRDefault="00AD6DB4" w:rsidP="00166AF3">
            <w:pPr>
              <w:pStyle w:val="TableBody"/>
            </w:pPr>
          </w:p>
          <w:p w14:paraId="38472548" w14:textId="77777777" w:rsidR="00AD6DB4" w:rsidRPr="00671C8B" w:rsidRDefault="00AD6DB4" w:rsidP="00166AF3">
            <w:pPr>
              <w:pStyle w:val="TableBody"/>
            </w:pPr>
            <w:r w:rsidRPr="00671C8B">
              <w:t>or</w:t>
            </w:r>
          </w:p>
          <w:p w14:paraId="1C6DFC6C" w14:textId="77777777" w:rsidR="00AD6DB4" w:rsidRPr="00671C8B" w:rsidRDefault="00AD6DB4" w:rsidP="00166AF3">
            <w:pPr>
              <w:pStyle w:val="TableBody"/>
              <w:rPr>
                <w:b/>
              </w:rPr>
            </w:pPr>
            <w:r w:rsidRPr="00671C8B">
              <w:rPr>
                <w:b/>
              </w:rPr>
              <w:t>ERROR</w:t>
            </w:r>
          </w:p>
          <w:p w14:paraId="427976BA" w14:textId="77777777" w:rsidR="00AD6DB4" w:rsidRPr="00671C8B" w:rsidRDefault="00AD6DB4" w:rsidP="00166AF3">
            <w:pPr>
              <w:pStyle w:val="TableBody"/>
            </w:pPr>
          </w:p>
          <w:p w14:paraId="48CC9FF3" w14:textId="77777777" w:rsidR="00AD6DB4" w:rsidRPr="00671C8B" w:rsidRDefault="00AD6DB4" w:rsidP="00166AF3">
            <w:pPr>
              <w:pStyle w:val="TableBody"/>
            </w:pPr>
            <w:r w:rsidRPr="00671C8B">
              <w:rPr>
                <w:u w:val="single"/>
              </w:rPr>
              <w:t>Parameter</w:t>
            </w:r>
          </w:p>
          <w:p w14:paraId="6D211A12" w14:textId="77777777" w:rsidR="00AD6DB4" w:rsidRPr="00671C8B" w:rsidRDefault="00AD6DB4" w:rsidP="00166AF3">
            <w:pPr>
              <w:pStyle w:val="TableBody"/>
            </w:pPr>
            <w:r w:rsidRPr="00671C8B">
              <w:rPr>
                <w:b/>
              </w:rPr>
              <w:t>&lt;cid&gt;</w:t>
            </w:r>
            <w:r w:rsidRPr="00671C8B">
              <w:tab/>
              <w:t>Numeric parameter which specifies a particular PDP context definition (see +CGDCONT and +CGDSCONT)</w:t>
            </w:r>
          </w:p>
          <w:p w14:paraId="29F21ADA" w14:textId="77777777" w:rsidR="00AD6DB4" w:rsidRPr="00671C8B" w:rsidRDefault="00AD6DB4" w:rsidP="00166AF3">
            <w:pPr>
              <w:pStyle w:val="TableBody"/>
              <w:rPr>
                <w:b/>
              </w:rPr>
            </w:pPr>
          </w:p>
          <w:p w14:paraId="47FCEFD7" w14:textId="77777777" w:rsidR="00AD6DB4" w:rsidRPr="00671C8B" w:rsidRDefault="00AD6DB4" w:rsidP="00166AF3">
            <w:pPr>
              <w:pStyle w:val="TableBody"/>
            </w:pPr>
            <w:r w:rsidRPr="00671C8B">
              <w:rPr>
                <w:b/>
              </w:rPr>
              <w:t>&lt;packet filter identifier&gt;</w:t>
            </w:r>
            <w:r w:rsidRPr="00671C8B">
              <w:tab/>
              <w:t>Numeric parameter with value range from 1 to 16</w:t>
            </w:r>
          </w:p>
          <w:p w14:paraId="4D89F25B" w14:textId="77777777" w:rsidR="00AD6DB4" w:rsidRPr="00671C8B" w:rsidRDefault="00AD6DB4" w:rsidP="00166AF3">
            <w:pPr>
              <w:pStyle w:val="TableBody"/>
              <w:rPr>
                <w:b/>
              </w:rPr>
            </w:pPr>
          </w:p>
          <w:p w14:paraId="40237270" w14:textId="77777777" w:rsidR="00AD6DB4" w:rsidRPr="00671C8B" w:rsidRDefault="00AD6DB4" w:rsidP="00166AF3">
            <w:pPr>
              <w:pStyle w:val="TableBody"/>
            </w:pPr>
            <w:r w:rsidRPr="00671C8B">
              <w:rPr>
                <w:b/>
              </w:rPr>
              <w:t>&lt;evaluation precedence index&gt;</w:t>
            </w:r>
            <w:r w:rsidRPr="00671C8B">
              <w:tab/>
              <w:t>Numeric parameter with value range from 0 to 255</w:t>
            </w:r>
          </w:p>
          <w:p w14:paraId="2AEA0350" w14:textId="77777777" w:rsidR="00AD6DB4" w:rsidRPr="00671C8B" w:rsidRDefault="00AD6DB4" w:rsidP="00166AF3">
            <w:pPr>
              <w:pStyle w:val="TableBody"/>
              <w:rPr>
                <w:b/>
              </w:rPr>
            </w:pPr>
          </w:p>
          <w:p w14:paraId="6E8DD89F" w14:textId="77777777" w:rsidR="00AD6DB4" w:rsidRPr="00671C8B" w:rsidRDefault="00AD6DB4" w:rsidP="00166AF3">
            <w:pPr>
              <w:pStyle w:val="TableBody"/>
            </w:pPr>
            <w:r w:rsidRPr="00671C8B">
              <w:rPr>
                <w:b/>
              </w:rPr>
              <w:t>&lt;source address and subnet mask&gt;</w:t>
            </w:r>
            <w:r w:rsidRPr="00671C8B">
              <w:tab/>
              <w:t>String tpe given as a dot-separated numeric (0 – 255) parameter of the form "a1.a2.a3.a4.m1.m2.m3.m4" for IPv4 or</w:t>
            </w:r>
            <w:r w:rsidRPr="00671C8B">
              <w:br/>
              <w:t>"a1.a2.a3.a4.a5.a6.a7.a8.a9.a10.a11.a12.a13. a14.a15.a16.m1.m2.m3.m4.m5.m6.m7.m8.</w:t>
            </w:r>
            <w:r w:rsidRPr="00671C8B">
              <w:br/>
              <w:t>m9.m10.m11.m12.m13.m14.m15.m16" for IPv6</w:t>
            </w:r>
          </w:p>
          <w:p w14:paraId="52BC2D51" w14:textId="77777777" w:rsidR="00AD6DB4" w:rsidRPr="00671C8B" w:rsidRDefault="00AD6DB4" w:rsidP="00166AF3">
            <w:pPr>
              <w:pStyle w:val="TableBody"/>
              <w:rPr>
                <w:b/>
              </w:rPr>
            </w:pPr>
          </w:p>
          <w:p w14:paraId="18236973" w14:textId="77777777" w:rsidR="00AD6DB4" w:rsidRPr="00671C8B" w:rsidRDefault="00AD6DB4" w:rsidP="00166AF3">
            <w:pPr>
              <w:pStyle w:val="TableBody"/>
            </w:pPr>
            <w:r w:rsidRPr="00671C8B">
              <w:rPr>
                <w:b/>
              </w:rPr>
              <w:t>&lt;protocol number (ipv4) / next header (ipv6)&gt;</w:t>
            </w:r>
            <w:r w:rsidRPr="00671C8B">
              <w:tab/>
              <w:t>Numeric</w:t>
            </w:r>
            <w:r w:rsidRPr="00671C8B">
              <w:rPr>
                <w:b/>
              </w:rPr>
              <w:t xml:space="preserve"> </w:t>
            </w:r>
            <w:r w:rsidRPr="00671C8B">
              <w:t>parameter with value range from 0 to 255</w:t>
            </w:r>
          </w:p>
          <w:p w14:paraId="21911F45" w14:textId="77777777" w:rsidR="00AD6DB4" w:rsidRPr="00671C8B" w:rsidRDefault="00AD6DB4" w:rsidP="00166AF3">
            <w:pPr>
              <w:pStyle w:val="TableBody"/>
              <w:rPr>
                <w:b/>
              </w:rPr>
            </w:pPr>
          </w:p>
          <w:p w14:paraId="57696046" w14:textId="77777777" w:rsidR="00AD6DB4" w:rsidRPr="00671C8B" w:rsidRDefault="00AD6DB4" w:rsidP="00166AF3">
            <w:pPr>
              <w:pStyle w:val="TableBody"/>
            </w:pPr>
            <w:r w:rsidRPr="00671C8B">
              <w:rPr>
                <w:b/>
              </w:rPr>
              <w:t>&lt;destination port range&gt;</w:t>
            </w:r>
            <w:r w:rsidRPr="00671C8B">
              <w:tab/>
              <w:t>String type given as a dot-separated numeric (0 – 65535) parameter on the form ‘f.t.’</w:t>
            </w:r>
          </w:p>
          <w:p w14:paraId="009F3ED7" w14:textId="77777777" w:rsidR="00AD6DB4" w:rsidRPr="00671C8B" w:rsidRDefault="00AD6DB4" w:rsidP="00166AF3">
            <w:pPr>
              <w:pStyle w:val="TableBody"/>
              <w:rPr>
                <w:b/>
              </w:rPr>
            </w:pPr>
          </w:p>
          <w:p w14:paraId="783A76AC" w14:textId="77777777" w:rsidR="00AD6DB4" w:rsidRPr="00671C8B" w:rsidRDefault="00AD6DB4" w:rsidP="00166AF3">
            <w:pPr>
              <w:pStyle w:val="TableBody"/>
              <w:rPr>
                <w:b/>
              </w:rPr>
            </w:pPr>
            <w:r w:rsidRPr="00671C8B">
              <w:rPr>
                <w:b/>
              </w:rPr>
              <w:t>&lt;source port range&gt;</w:t>
            </w:r>
            <w:r w:rsidRPr="00671C8B">
              <w:tab/>
              <w:t>String type given as a dot-separated numeric (0 – 65535) parameter on the form ‘f.t.’</w:t>
            </w:r>
          </w:p>
          <w:p w14:paraId="75E7AA01" w14:textId="77777777" w:rsidR="00AD6DB4" w:rsidRPr="00671C8B" w:rsidRDefault="00AD6DB4" w:rsidP="00166AF3">
            <w:pPr>
              <w:pStyle w:val="TableBody"/>
              <w:rPr>
                <w:b/>
              </w:rPr>
            </w:pPr>
          </w:p>
          <w:p w14:paraId="5371E7F7" w14:textId="77777777" w:rsidR="00AD6DB4" w:rsidRPr="00671C8B" w:rsidRDefault="00AD6DB4" w:rsidP="00166AF3">
            <w:pPr>
              <w:pStyle w:val="TableBody"/>
            </w:pPr>
            <w:r w:rsidRPr="00671C8B">
              <w:rPr>
                <w:b/>
              </w:rPr>
              <w:t>&lt;ipsec security parameter index (spi)&gt;</w:t>
            </w:r>
            <w:r w:rsidRPr="00671C8B">
              <w:rPr>
                <w:b/>
              </w:rPr>
              <w:tab/>
            </w:r>
            <w:r w:rsidRPr="00671C8B">
              <w:t>Numeric value in hecadecimal format with value range from 00000000 to FFFFFFFF</w:t>
            </w:r>
          </w:p>
          <w:p w14:paraId="53DCD575" w14:textId="77777777" w:rsidR="00AD6DB4" w:rsidRPr="00671C8B" w:rsidRDefault="00AD6DB4" w:rsidP="00166AF3">
            <w:pPr>
              <w:pStyle w:val="TableBody"/>
              <w:rPr>
                <w:b/>
              </w:rPr>
            </w:pPr>
          </w:p>
          <w:p w14:paraId="59F5C477" w14:textId="77777777" w:rsidR="00AD6DB4" w:rsidRPr="00671C8B" w:rsidRDefault="00AD6DB4" w:rsidP="00166AF3">
            <w:pPr>
              <w:pStyle w:val="TableBody"/>
              <w:rPr>
                <w:b/>
              </w:rPr>
            </w:pPr>
            <w:r w:rsidRPr="00671C8B">
              <w:rPr>
                <w:b/>
              </w:rPr>
              <w:t>&lt;type of service (tos) (ipv4) and mask / traffic class (ipv6) and mask&gt;</w:t>
            </w:r>
            <w:r w:rsidRPr="00671C8B">
              <w:tab/>
              <w:t>String type given as a dot-separated numeric (0 – 255) parameter on the form ‘t.m.’</w:t>
            </w:r>
          </w:p>
          <w:p w14:paraId="447EF6B3" w14:textId="77777777" w:rsidR="00AD6DB4" w:rsidRPr="00671C8B" w:rsidRDefault="00AD6DB4" w:rsidP="00166AF3">
            <w:pPr>
              <w:pStyle w:val="TableBody"/>
            </w:pPr>
          </w:p>
          <w:p w14:paraId="55CB1954" w14:textId="77777777" w:rsidR="00AD6DB4" w:rsidRPr="00671C8B" w:rsidRDefault="00AD6DB4" w:rsidP="00166AF3">
            <w:pPr>
              <w:pStyle w:val="TableBody"/>
            </w:pPr>
            <w:r w:rsidRPr="00F22490">
              <w:rPr>
                <w:b/>
                <w:rPrChange w:id="15110" w:author="Alban Roche" w:date="2017-08-02T14:51:00Z">
                  <w:rPr>
                    <w:b/>
                    <w:lang w:val="fr-FR"/>
                  </w:rPr>
                </w:rPrChange>
              </w:rPr>
              <w:t>&lt;flow label (ipv6)&gt;</w:t>
            </w:r>
            <w:r w:rsidRPr="00F22490">
              <w:rPr>
                <w:rPrChange w:id="15111" w:author="Alban Roche" w:date="2017-08-02T14:51:00Z">
                  <w:rPr>
                    <w:lang w:val="fr-FR"/>
                  </w:rPr>
                </w:rPrChange>
              </w:rPr>
              <w:tab/>
            </w:r>
            <w:r w:rsidRPr="00671C8B">
              <w:t>Numeric value in hecadecimal format with value range from 00000 to FFFFF. Valid for IPv6 only</w:t>
            </w:r>
          </w:p>
          <w:p w14:paraId="6B977F5C" w14:textId="77777777" w:rsidR="00AD6DB4" w:rsidRPr="00671C8B" w:rsidRDefault="00AD6DB4" w:rsidP="00166AF3">
            <w:pPr>
              <w:pStyle w:val="TableBody"/>
            </w:pPr>
          </w:p>
          <w:p w14:paraId="2DFDD014" w14:textId="77777777" w:rsidR="00AD6DB4" w:rsidRPr="00671C8B" w:rsidRDefault="00AD6DB4" w:rsidP="00166AF3">
            <w:pPr>
              <w:pStyle w:val="TableBody"/>
            </w:pPr>
            <w:r w:rsidRPr="00671C8B">
              <w:rPr>
                <w:b/>
              </w:rPr>
              <w:t>&lt;direction&gt;</w:t>
            </w:r>
            <w:r w:rsidRPr="00671C8B">
              <w:tab/>
              <w:t>Specifies the transmission direction in which the packet filter shall be applied</w:t>
            </w:r>
          </w:p>
          <w:p w14:paraId="7D245937" w14:textId="77777777" w:rsidR="00AD6DB4" w:rsidRPr="00F22490" w:rsidRDefault="00AD6DB4" w:rsidP="00166AF3">
            <w:pPr>
              <w:pStyle w:val="TableBody"/>
              <w:rPr>
                <w:rPrChange w:id="15112" w:author="Alban Roche" w:date="2017-08-02T14:51:00Z">
                  <w:rPr>
                    <w:lang w:val="fr-FR"/>
                  </w:rPr>
                </w:rPrChange>
              </w:rPr>
            </w:pPr>
            <w:r w:rsidRPr="00F22490">
              <w:rPr>
                <w:rPrChange w:id="15113" w:author="Alban Roche" w:date="2017-08-02T14:51:00Z">
                  <w:rPr>
                    <w:lang w:val="fr-FR"/>
                  </w:rPr>
                </w:rPrChange>
              </w:rPr>
              <w:t>1</w:t>
            </w:r>
            <w:r w:rsidRPr="00F22490">
              <w:rPr>
                <w:rPrChange w:id="15114" w:author="Alban Roche" w:date="2017-08-02T14:51:00Z">
                  <w:rPr>
                    <w:lang w:val="fr-FR"/>
                  </w:rPr>
                </w:rPrChange>
              </w:rPr>
              <w:tab/>
              <w:t>Uplink</w:t>
            </w:r>
          </w:p>
          <w:p w14:paraId="767F9DE5" w14:textId="77777777" w:rsidR="00AD6DB4" w:rsidRPr="00F22490" w:rsidRDefault="00AD6DB4" w:rsidP="00166AF3">
            <w:pPr>
              <w:pStyle w:val="TableBody"/>
              <w:rPr>
                <w:rPrChange w:id="15115" w:author="Alban Roche" w:date="2017-08-02T14:51:00Z">
                  <w:rPr>
                    <w:lang w:val="fr-FR"/>
                  </w:rPr>
                </w:rPrChange>
              </w:rPr>
            </w:pPr>
            <w:r w:rsidRPr="00F22490">
              <w:rPr>
                <w:rPrChange w:id="15116" w:author="Alban Roche" w:date="2017-08-02T14:51:00Z">
                  <w:rPr>
                    <w:lang w:val="fr-FR"/>
                  </w:rPr>
                </w:rPrChange>
              </w:rPr>
              <w:t>2</w:t>
            </w:r>
            <w:r w:rsidRPr="00F22490">
              <w:rPr>
                <w:rPrChange w:id="15117" w:author="Alban Roche" w:date="2017-08-02T14:51:00Z">
                  <w:rPr>
                    <w:lang w:val="fr-FR"/>
                  </w:rPr>
                </w:rPrChange>
              </w:rPr>
              <w:tab/>
              <w:t>Downlink</w:t>
            </w:r>
          </w:p>
          <w:p w14:paraId="18D95168" w14:textId="77777777" w:rsidR="00AD6DB4" w:rsidRPr="00F22490" w:rsidRDefault="00AD6DB4" w:rsidP="00166AF3">
            <w:pPr>
              <w:pStyle w:val="TableBody"/>
              <w:rPr>
                <w:rPrChange w:id="15118" w:author="Alban Roche" w:date="2017-08-02T14:51:00Z">
                  <w:rPr>
                    <w:lang w:val="fr-FR"/>
                  </w:rPr>
                </w:rPrChange>
              </w:rPr>
            </w:pPr>
            <w:r w:rsidRPr="00F22490">
              <w:rPr>
                <w:u w:val="single"/>
                <w:rPrChange w:id="15119" w:author="Alban Roche" w:date="2017-08-02T14:51:00Z">
                  <w:rPr>
                    <w:u w:val="single"/>
                    <w:lang w:val="fr-FR"/>
                  </w:rPr>
                </w:rPrChange>
              </w:rPr>
              <w:t>3</w:t>
            </w:r>
            <w:r w:rsidRPr="00F22490">
              <w:rPr>
                <w:rPrChange w:id="15120" w:author="Alban Roche" w:date="2017-08-02T14:51:00Z">
                  <w:rPr>
                    <w:lang w:val="fr-FR"/>
                  </w:rPr>
                </w:rPrChange>
              </w:rPr>
              <w:tab/>
              <w:t>Birectional (up and downlink ; default if omitted)</w:t>
            </w:r>
          </w:p>
        </w:tc>
      </w:tr>
      <w:tr w:rsidR="00AD6DB4" w:rsidRPr="00671C8B" w14:paraId="294E4B1B" w14:textId="77777777" w:rsidTr="00166AF3">
        <w:trPr>
          <w:cantSplit w:val="0"/>
        </w:trPr>
        <w:tc>
          <w:tcPr>
            <w:tcW w:w="1728" w:type="dxa"/>
          </w:tcPr>
          <w:p w14:paraId="0995542B" w14:textId="77777777" w:rsidR="00AD6DB4" w:rsidRPr="00671C8B" w:rsidRDefault="00AD6DB4" w:rsidP="00166AF3">
            <w:pPr>
              <w:pStyle w:val="TableBody"/>
              <w:rPr>
                <w:u w:val="single"/>
              </w:rPr>
            </w:pPr>
            <w:r w:rsidRPr="00671C8B">
              <w:rPr>
                <w:u w:val="single"/>
              </w:rPr>
              <w:t>Notes</w:t>
            </w:r>
          </w:p>
        </w:tc>
        <w:tc>
          <w:tcPr>
            <w:tcW w:w="7560" w:type="dxa"/>
          </w:tcPr>
          <w:p w14:paraId="40CAB922" w14:textId="77777777" w:rsidR="00AD6DB4" w:rsidRDefault="00AD6DB4" w:rsidP="0059466D">
            <w:pPr>
              <w:pStyle w:val="TableBody"/>
              <w:numPr>
                <w:ilvl w:val="0"/>
                <w:numId w:val="157"/>
              </w:numPr>
            </w:pPr>
            <w:r w:rsidRPr="00671C8B">
              <w:t>Some of the listed attributes above may coexist in a Packet Filter while others mutually exclude each other. For the list of possible combinations, refer to 3GPP TS 23.060.</w:t>
            </w:r>
          </w:p>
          <w:p w14:paraId="3C2D1A14" w14:textId="77777777" w:rsidR="00AD6DB4" w:rsidRPr="00671C8B" w:rsidRDefault="00AD6DB4" w:rsidP="0059466D">
            <w:pPr>
              <w:pStyle w:val="TableBody"/>
              <w:numPr>
                <w:ilvl w:val="0"/>
                <w:numId w:val="157"/>
              </w:numPr>
            </w:pPr>
            <w:commentRangeStart w:id="15121"/>
            <w:r>
              <w:t>+CGTFT=&lt;cid&gt; causes all of the packet filters in the TFT for context number &lt;cid&gt; to become undefined.</w:t>
            </w:r>
            <w:commentRangeEnd w:id="15121"/>
            <w:r>
              <w:rPr>
                <w:rStyle w:val="CommentReference"/>
                <w:rFonts w:ascii="Verdana" w:hAnsi="Verdana" w:cs="Times New Roman"/>
                <w:lang w:eastAsia="en-US"/>
              </w:rPr>
              <w:commentReference w:id="15121"/>
            </w:r>
          </w:p>
        </w:tc>
      </w:tr>
    </w:tbl>
    <w:p w14:paraId="3BA41C7B" w14:textId="055206E0" w:rsidR="00AD6DB4" w:rsidRPr="00671C8B" w:rsidDel="000934B8" w:rsidRDefault="00AD6DB4" w:rsidP="0059466D">
      <w:pPr>
        <w:pStyle w:val="Heading2"/>
        <w:numPr>
          <w:ilvl w:val="1"/>
          <w:numId w:val="11"/>
        </w:numPr>
        <w:ind w:left="1080" w:hanging="1080"/>
        <w:rPr>
          <w:del w:id="15122" w:author="Alban Roche" w:date="2017-08-02T16:41:00Z"/>
        </w:rPr>
      </w:pPr>
      <w:bookmarkStart w:id="15123" w:name="_Ref378175565"/>
      <w:bookmarkStart w:id="15124" w:name="_Toc486251702"/>
      <w:del w:id="15125" w:author="Alban Roche" w:date="2017-08-02T16:41:00Z">
        <w:r w:rsidRPr="00671C8B" w:rsidDel="000934B8">
          <w:delText xml:space="preserve">+CGCLASS Command: GPRS Mobile Station </w:delText>
        </w:r>
        <w:bookmarkEnd w:id="14995"/>
        <w:r w:rsidRPr="00671C8B" w:rsidDel="000934B8">
          <w:delText>Class</w:delText>
        </w:r>
        <w:bookmarkStart w:id="15126" w:name="_Toc489459831"/>
        <w:bookmarkEnd w:id="14996"/>
        <w:bookmarkEnd w:id="14997"/>
        <w:bookmarkEnd w:id="14998"/>
        <w:bookmarkEnd w:id="14999"/>
        <w:bookmarkEnd w:id="15000"/>
        <w:bookmarkEnd w:id="15123"/>
        <w:bookmarkEnd w:id="15124"/>
        <w:bookmarkEnd w:id="15126"/>
      </w:del>
    </w:p>
    <w:tbl>
      <w:tblPr>
        <w:tblStyle w:val="TableSWIleft"/>
        <w:tblW w:w="9288" w:type="dxa"/>
        <w:tblLayout w:type="fixed"/>
        <w:tblLook w:val="04A0" w:firstRow="1" w:lastRow="0" w:firstColumn="1" w:lastColumn="0" w:noHBand="0" w:noVBand="1"/>
      </w:tblPr>
      <w:tblGrid>
        <w:gridCol w:w="1728"/>
        <w:gridCol w:w="7560"/>
      </w:tblGrid>
      <w:tr w:rsidR="00AD6DB4" w:rsidRPr="00671C8B" w:rsidDel="000934B8" w14:paraId="7AA2CB20" w14:textId="504E5070" w:rsidTr="00166AF3">
        <w:trPr>
          <w:cnfStyle w:val="100000000000" w:firstRow="1" w:lastRow="0" w:firstColumn="0" w:lastColumn="0" w:oddVBand="0" w:evenVBand="0" w:oddHBand="0" w:evenHBand="0" w:firstRowFirstColumn="0" w:firstRowLastColumn="0" w:lastRowFirstColumn="0" w:lastRowLastColumn="0"/>
          <w:del w:id="15127" w:author="Alban Roche" w:date="2017-08-02T16:41:00Z"/>
        </w:trPr>
        <w:tc>
          <w:tcPr>
            <w:tcW w:w="9288" w:type="dxa"/>
            <w:gridSpan w:val="2"/>
          </w:tcPr>
          <w:p w14:paraId="21E57413" w14:textId="10560D71" w:rsidR="00AD6DB4" w:rsidRPr="00671C8B" w:rsidDel="000934B8" w:rsidRDefault="00AD6DB4">
            <w:pPr>
              <w:pStyle w:val="TableRowHead"/>
              <w:spacing w:before="144" w:after="144"/>
              <w:rPr>
                <w:del w:id="15128" w:author="Alban Roche" w:date="2017-08-02T16:41:00Z"/>
              </w:rPr>
            </w:pPr>
            <w:del w:id="15129" w:author="Alban Roche" w:date="2017-08-02T14:40:00Z">
              <w:r w:rsidDel="00F22490">
                <w:rPr>
                  <w:lang w:eastAsia="zh-CN"/>
                </w:rPr>
                <w:delText xml:space="preserve">HL7618, HL7618RD, HL7648, </w:delText>
              </w:r>
              <w:r w:rsidDel="00F22490">
                <w:delText xml:space="preserve">HL7650, </w:delText>
              </w:r>
              <w:r w:rsidDel="00F22490">
                <w:rPr>
                  <w:lang w:eastAsia="zh-CN"/>
                </w:rPr>
                <w:delText>HL7688, HL7690 and HL7692</w:delText>
              </w:r>
            </w:del>
            <w:bookmarkStart w:id="15130" w:name="_Toc489459832"/>
            <w:bookmarkEnd w:id="15130"/>
          </w:p>
        </w:tc>
        <w:bookmarkStart w:id="15131" w:name="_Toc489459833"/>
        <w:bookmarkEnd w:id="15131"/>
      </w:tr>
      <w:tr w:rsidR="00AD6DB4" w:rsidRPr="00671C8B" w:rsidDel="000934B8" w14:paraId="1DBE2131" w14:textId="4A3665DF" w:rsidTr="00166AF3">
        <w:trPr>
          <w:del w:id="15132" w:author="Alban Roche" w:date="2017-08-02T16:41:00Z"/>
        </w:trPr>
        <w:tc>
          <w:tcPr>
            <w:tcW w:w="1728" w:type="dxa"/>
          </w:tcPr>
          <w:p w14:paraId="52577CBD" w14:textId="68F0DD0D" w:rsidR="00AD6DB4" w:rsidRPr="00671C8B" w:rsidDel="000934B8" w:rsidRDefault="00AD6DB4" w:rsidP="00166AF3">
            <w:pPr>
              <w:pStyle w:val="TableBody"/>
              <w:rPr>
                <w:del w:id="15133" w:author="Alban Roche" w:date="2017-08-02T16:41:00Z"/>
                <w:rFonts w:ascii="Times New Roman" w:hAnsi="Times New Roman" w:cs="Times New Roman"/>
                <w:i/>
                <w:sz w:val="20"/>
                <w:szCs w:val="20"/>
              </w:rPr>
            </w:pPr>
            <w:del w:id="15134" w:author="Alban Roche" w:date="2017-08-02T16:41:00Z">
              <w:r w:rsidRPr="00671C8B" w:rsidDel="000934B8">
                <w:rPr>
                  <w:i/>
                </w:rPr>
                <w:delText>Test command</w:delText>
              </w:r>
              <w:bookmarkStart w:id="15135" w:name="_Toc489459834"/>
              <w:bookmarkEnd w:id="15135"/>
            </w:del>
          </w:p>
          <w:p w14:paraId="01595114" w14:textId="7B5D1F39" w:rsidR="00AD6DB4" w:rsidRPr="00671C8B" w:rsidDel="000934B8" w:rsidRDefault="00AD6DB4" w:rsidP="00166AF3">
            <w:pPr>
              <w:pStyle w:val="TableBody"/>
              <w:rPr>
                <w:del w:id="15136" w:author="Alban Roche" w:date="2017-08-02T16:41:00Z"/>
              </w:rPr>
            </w:pPr>
            <w:bookmarkStart w:id="15137" w:name="_Toc489459835"/>
            <w:bookmarkEnd w:id="15137"/>
          </w:p>
          <w:p w14:paraId="5A882DC0" w14:textId="62C126E8" w:rsidR="00AD6DB4" w:rsidRPr="00671C8B" w:rsidDel="000934B8" w:rsidRDefault="00AD6DB4" w:rsidP="00166AF3">
            <w:pPr>
              <w:pStyle w:val="TableBody"/>
              <w:rPr>
                <w:del w:id="15138" w:author="Alban Roche" w:date="2017-08-02T16:41:00Z"/>
                <w:u w:val="single"/>
              </w:rPr>
            </w:pPr>
            <w:del w:id="15139" w:author="Alban Roche" w:date="2017-08-02T16:41:00Z">
              <w:r w:rsidRPr="00671C8B" w:rsidDel="000934B8">
                <w:rPr>
                  <w:u w:val="single"/>
                </w:rPr>
                <w:delText>Syntax</w:delText>
              </w:r>
              <w:bookmarkStart w:id="15140" w:name="_Toc489459836"/>
              <w:bookmarkEnd w:id="15140"/>
            </w:del>
          </w:p>
          <w:p w14:paraId="35501583" w14:textId="0A52C9C1" w:rsidR="00AD6DB4" w:rsidRPr="00671C8B" w:rsidDel="000934B8" w:rsidRDefault="00AD6DB4" w:rsidP="00166AF3">
            <w:pPr>
              <w:pStyle w:val="TableBody"/>
              <w:rPr>
                <w:del w:id="15141" w:author="Alban Roche" w:date="2017-08-02T16:41:00Z"/>
                <w:rFonts w:ascii="Times New Roman" w:hAnsi="Times New Roman" w:cs="Times New Roman"/>
                <w:sz w:val="20"/>
                <w:szCs w:val="20"/>
                <w:u w:val="single"/>
              </w:rPr>
            </w:pPr>
            <w:del w:id="15142" w:author="Alban Roche" w:date="2017-08-02T16:41:00Z">
              <w:r w:rsidRPr="00671C8B" w:rsidDel="000934B8">
                <w:rPr>
                  <w:b/>
                </w:rPr>
                <w:delText>AT+CGCLASS=?</w:delText>
              </w:r>
              <w:bookmarkStart w:id="15143" w:name="_Toc489459837"/>
              <w:bookmarkEnd w:id="15143"/>
            </w:del>
          </w:p>
        </w:tc>
        <w:tc>
          <w:tcPr>
            <w:tcW w:w="7560" w:type="dxa"/>
          </w:tcPr>
          <w:p w14:paraId="5C562412" w14:textId="2512B274" w:rsidR="00AD6DB4" w:rsidRPr="00671C8B" w:rsidDel="000934B8" w:rsidRDefault="00AD6DB4" w:rsidP="00166AF3">
            <w:pPr>
              <w:pStyle w:val="TableBody"/>
              <w:rPr>
                <w:del w:id="15144" w:author="Alban Roche" w:date="2017-08-02T16:41:00Z"/>
                <w:rFonts w:ascii="Times New Roman" w:hAnsi="Times New Roman" w:cs="Times New Roman"/>
                <w:sz w:val="20"/>
                <w:szCs w:val="20"/>
                <w:u w:val="single"/>
              </w:rPr>
            </w:pPr>
            <w:bookmarkStart w:id="15145" w:name="_Toc489459838"/>
            <w:bookmarkEnd w:id="15145"/>
          </w:p>
          <w:p w14:paraId="6FB2AC70" w14:textId="5954CE9A" w:rsidR="00AD6DB4" w:rsidRPr="00671C8B" w:rsidDel="000934B8" w:rsidRDefault="00AD6DB4" w:rsidP="00166AF3">
            <w:pPr>
              <w:pStyle w:val="TableBody"/>
              <w:rPr>
                <w:del w:id="15146" w:author="Alban Roche" w:date="2017-08-02T16:41:00Z"/>
                <w:u w:val="single"/>
              </w:rPr>
            </w:pPr>
            <w:bookmarkStart w:id="15147" w:name="_Toc489459839"/>
            <w:bookmarkEnd w:id="15147"/>
          </w:p>
          <w:p w14:paraId="348E4617" w14:textId="3EBB6010" w:rsidR="00AD6DB4" w:rsidRPr="00671C8B" w:rsidDel="000934B8" w:rsidRDefault="00AD6DB4" w:rsidP="00166AF3">
            <w:pPr>
              <w:pStyle w:val="TableBody"/>
              <w:rPr>
                <w:del w:id="15148" w:author="Alban Roche" w:date="2017-08-02T16:41:00Z"/>
                <w:u w:val="single"/>
              </w:rPr>
            </w:pPr>
            <w:del w:id="15149" w:author="Alban Roche" w:date="2017-08-02T16:41:00Z">
              <w:r w:rsidRPr="00671C8B" w:rsidDel="000934B8">
                <w:rPr>
                  <w:u w:val="single"/>
                </w:rPr>
                <w:delText>Response</w:delText>
              </w:r>
              <w:bookmarkStart w:id="15150" w:name="_Toc489459840"/>
              <w:bookmarkEnd w:id="15150"/>
            </w:del>
          </w:p>
          <w:p w14:paraId="5123AE81" w14:textId="1644BFFE" w:rsidR="00AD6DB4" w:rsidRPr="00671C8B" w:rsidDel="000934B8" w:rsidRDefault="00AD6DB4" w:rsidP="00166AF3">
            <w:pPr>
              <w:pStyle w:val="TableBody"/>
              <w:rPr>
                <w:del w:id="15151" w:author="Alban Roche" w:date="2017-08-02T16:41:00Z"/>
              </w:rPr>
            </w:pPr>
            <w:del w:id="15152" w:author="Alban Roche" w:date="2017-08-02T16:41:00Z">
              <w:r w:rsidRPr="00671C8B" w:rsidDel="000934B8">
                <w:rPr>
                  <w:b/>
                </w:rPr>
                <w:delText>+CGCLASS:</w:delText>
              </w:r>
              <w:r w:rsidRPr="00671C8B" w:rsidDel="000934B8">
                <w:delText xml:space="preserve"> (list of supported </w:delText>
              </w:r>
              <w:r w:rsidRPr="00671C8B" w:rsidDel="000934B8">
                <w:rPr>
                  <w:b/>
                </w:rPr>
                <w:delText>&lt;class&gt;</w:delText>
              </w:r>
              <w:r w:rsidRPr="00671C8B" w:rsidDel="000934B8">
                <w:delText>es)</w:delText>
              </w:r>
              <w:bookmarkStart w:id="15153" w:name="_Toc489459841"/>
              <w:bookmarkEnd w:id="15153"/>
            </w:del>
          </w:p>
          <w:p w14:paraId="60EA7602" w14:textId="424773E8" w:rsidR="00AD6DB4" w:rsidRPr="00671C8B" w:rsidDel="000934B8" w:rsidRDefault="00AD6DB4" w:rsidP="00166AF3">
            <w:pPr>
              <w:pStyle w:val="TableBody"/>
              <w:rPr>
                <w:del w:id="15154" w:author="Alban Roche" w:date="2017-08-02T16:41:00Z"/>
                <w:rFonts w:ascii="Times New Roman" w:hAnsi="Times New Roman" w:cs="Times New Roman"/>
                <w:sz w:val="20"/>
                <w:szCs w:val="20"/>
                <w:u w:val="single"/>
              </w:rPr>
            </w:pPr>
            <w:del w:id="15155" w:author="Alban Roche" w:date="2017-08-02T16:41:00Z">
              <w:r w:rsidRPr="00671C8B" w:rsidDel="000934B8">
                <w:rPr>
                  <w:b/>
                </w:rPr>
                <w:delText>OK</w:delText>
              </w:r>
              <w:bookmarkStart w:id="15156" w:name="_Toc489459842"/>
              <w:bookmarkEnd w:id="15156"/>
            </w:del>
          </w:p>
        </w:tc>
        <w:bookmarkStart w:id="15157" w:name="_Toc489459843"/>
        <w:bookmarkEnd w:id="15157"/>
      </w:tr>
      <w:tr w:rsidR="00AD6DB4" w:rsidRPr="00671C8B" w:rsidDel="000934B8" w14:paraId="49A27D9A" w14:textId="223210D4" w:rsidTr="00166AF3">
        <w:trPr>
          <w:del w:id="15158" w:author="Alban Roche" w:date="2017-08-02T16:41:00Z"/>
        </w:trPr>
        <w:tc>
          <w:tcPr>
            <w:tcW w:w="1728" w:type="dxa"/>
          </w:tcPr>
          <w:p w14:paraId="220C0EF3" w14:textId="1F12F81F" w:rsidR="00AD6DB4" w:rsidRPr="00671C8B" w:rsidDel="000934B8" w:rsidRDefault="00AD6DB4" w:rsidP="00166AF3">
            <w:pPr>
              <w:pStyle w:val="TableBody"/>
              <w:rPr>
                <w:del w:id="15159" w:author="Alban Roche" w:date="2017-08-02T16:41:00Z"/>
                <w:rFonts w:ascii="Times New Roman" w:hAnsi="Times New Roman" w:cs="Times New Roman"/>
                <w:i/>
                <w:sz w:val="20"/>
                <w:szCs w:val="20"/>
              </w:rPr>
            </w:pPr>
            <w:del w:id="15160" w:author="Alban Roche" w:date="2017-08-02T16:41:00Z">
              <w:r w:rsidRPr="00671C8B" w:rsidDel="000934B8">
                <w:rPr>
                  <w:i/>
                </w:rPr>
                <w:delText>Read command</w:delText>
              </w:r>
              <w:bookmarkStart w:id="15161" w:name="_Toc489459844"/>
              <w:bookmarkEnd w:id="15161"/>
            </w:del>
          </w:p>
          <w:p w14:paraId="43A631F4" w14:textId="35C58F3C" w:rsidR="00AD6DB4" w:rsidRPr="00671C8B" w:rsidDel="000934B8" w:rsidRDefault="00AD6DB4" w:rsidP="00166AF3">
            <w:pPr>
              <w:pStyle w:val="TableBody"/>
              <w:rPr>
                <w:del w:id="15162" w:author="Alban Roche" w:date="2017-08-02T16:41:00Z"/>
              </w:rPr>
            </w:pPr>
            <w:bookmarkStart w:id="15163" w:name="_Toc489459845"/>
            <w:bookmarkEnd w:id="15163"/>
          </w:p>
          <w:p w14:paraId="59D747E3" w14:textId="720AF3C4" w:rsidR="00AD6DB4" w:rsidRPr="00671C8B" w:rsidDel="000934B8" w:rsidRDefault="00AD6DB4" w:rsidP="00166AF3">
            <w:pPr>
              <w:pStyle w:val="TableBody"/>
              <w:rPr>
                <w:del w:id="15164" w:author="Alban Roche" w:date="2017-08-02T16:41:00Z"/>
                <w:u w:val="single"/>
              </w:rPr>
            </w:pPr>
            <w:del w:id="15165" w:author="Alban Roche" w:date="2017-08-02T16:41:00Z">
              <w:r w:rsidRPr="00671C8B" w:rsidDel="000934B8">
                <w:rPr>
                  <w:u w:val="single"/>
                </w:rPr>
                <w:delText>Syntax</w:delText>
              </w:r>
              <w:bookmarkStart w:id="15166" w:name="_Toc489459846"/>
              <w:bookmarkEnd w:id="15166"/>
            </w:del>
          </w:p>
          <w:p w14:paraId="32EDBF09" w14:textId="2EB7CB42" w:rsidR="00AD6DB4" w:rsidRPr="00671C8B" w:rsidDel="000934B8" w:rsidRDefault="00AD6DB4" w:rsidP="00166AF3">
            <w:pPr>
              <w:pStyle w:val="TableBody"/>
              <w:rPr>
                <w:del w:id="15167" w:author="Alban Roche" w:date="2017-08-02T16:41:00Z"/>
                <w:rFonts w:ascii="Times New Roman" w:hAnsi="Times New Roman" w:cs="Times New Roman"/>
                <w:sz w:val="20"/>
                <w:szCs w:val="20"/>
                <w:u w:val="single"/>
              </w:rPr>
            </w:pPr>
            <w:del w:id="15168" w:author="Alban Roche" w:date="2017-08-02T16:41:00Z">
              <w:r w:rsidRPr="00671C8B" w:rsidDel="000934B8">
                <w:rPr>
                  <w:b/>
                </w:rPr>
                <w:delText>AT+CGCLASS?</w:delText>
              </w:r>
              <w:bookmarkStart w:id="15169" w:name="_Toc489459847"/>
              <w:bookmarkEnd w:id="15169"/>
            </w:del>
          </w:p>
        </w:tc>
        <w:tc>
          <w:tcPr>
            <w:tcW w:w="7560" w:type="dxa"/>
          </w:tcPr>
          <w:p w14:paraId="65C68180" w14:textId="5BFD5EC5" w:rsidR="00AD6DB4" w:rsidRPr="00671C8B" w:rsidDel="000934B8" w:rsidRDefault="00AD6DB4" w:rsidP="00166AF3">
            <w:pPr>
              <w:pStyle w:val="TableBody"/>
              <w:rPr>
                <w:del w:id="15170" w:author="Alban Roche" w:date="2017-08-02T16:41:00Z"/>
                <w:rFonts w:ascii="Times New Roman" w:hAnsi="Times New Roman" w:cs="Times New Roman"/>
                <w:sz w:val="20"/>
                <w:szCs w:val="20"/>
                <w:u w:val="single"/>
              </w:rPr>
            </w:pPr>
            <w:bookmarkStart w:id="15171" w:name="_Toc489459848"/>
            <w:bookmarkEnd w:id="15171"/>
          </w:p>
          <w:p w14:paraId="0B630569" w14:textId="22298376" w:rsidR="00AD6DB4" w:rsidRPr="00671C8B" w:rsidDel="000934B8" w:rsidRDefault="00AD6DB4" w:rsidP="00166AF3">
            <w:pPr>
              <w:pStyle w:val="TableBody"/>
              <w:rPr>
                <w:del w:id="15172" w:author="Alban Roche" w:date="2017-08-02T16:41:00Z"/>
                <w:u w:val="single"/>
              </w:rPr>
            </w:pPr>
            <w:bookmarkStart w:id="15173" w:name="_Toc489459849"/>
            <w:bookmarkEnd w:id="15173"/>
          </w:p>
          <w:p w14:paraId="70D354EC" w14:textId="2D5D5260" w:rsidR="00AD6DB4" w:rsidRPr="00671C8B" w:rsidDel="000934B8" w:rsidRDefault="00AD6DB4" w:rsidP="00166AF3">
            <w:pPr>
              <w:pStyle w:val="TableBody"/>
              <w:rPr>
                <w:del w:id="15174" w:author="Alban Roche" w:date="2017-08-02T16:41:00Z"/>
                <w:u w:val="single"/>
              </w:rPr>
            </w:pPr>
            <w:del w:id="15175" w:author="Alban Roche" w:date="2017-08-02T16:41:00Z">
              <w:r w:rsidRPr="00671C8B" w:rsidDel="000934B8">
                <w:rPr>
                  <w:u w:val="single"/>
                </w:rPr>
                <w:delText>Response</w:delText>
              </w:r>
              <w:bookmarkStart w:id="15176" w:name="_Toc489459850"/>
              <w:bookmarkEnd w:id="15176"/>
            </w:del>
          </w:p>
          <w:p w14:paraId="766DE262" w14:textId="2D913103" w:rsidR="00AD6DB4" w:rsidRPr="00671C8B" w:rsidDel="000934B8" w:rsidRDefault="00AD6DB4" w:rsidP="00166AF3">
            <w:pPr>
              <w:pStyle w:val="TableBody"/>
              <w:rPr>
                <w:del w:id="15177" w:author="Alban Roche" w:date="2017-08-02T16:41:00Z"/>
                <w:b/>
              </w:rPr>
            </w:pPr>
            <w:del w:id="15178" w:author="Alban Roche" w:date="2017-08-02T16:41:00Z">
              <w:r w:rsidRPr="00671C8B" w:rsidDel="000934B8">
                <w:rPr>
                  <w:b/>
                </w:rPr>
                <w:delText>+CGCLASS: &lt;class&gt;</w:delText>
              </w:r>
              <w:bookmarkStart w:id="15179" w:name="_Toc489459851"/>
              <w:bookmarkEnd w:id="15179"/>
            </w:del>
          </w:p>
          <w:p w14:paraId="7092C528" w14:textId="6D34EB41" w:rsidR="00AD6DB4" w:rsidRPr="00671C8B" w:rsidDel="000934B8" w:rsidRDefault="00AD6DB4" w:rsidP="00166AF3">
            <w:pPr>
              <w:pStyle w:val="TableBody"/>
              <w:rPr>
                <w:del w:id="15180" w:author="Alban Roche" w:date="2017-08-02T16:41:00Z"/>
                <w:rFonts w:ascii="Times New Roman" w:hAnsi="Times New Roman" w:cs="Times New Roman"/>
                <w:sz w:val="20"/>
                <w:szCs w:val="20"/>
                <w:u w:val="single"/>
              </w:rPr>
            </w:pPr>
            <w:del w:id="15181" w:author="Alban Roche" w:date="2017-08-02T16:41:00Z">
              <w:r w:rsidRPr="00671C8B" w:rsidDel="000934B8">
                <w:rPr>
                  <w:b/>
                </w:rPr>
                <w:delText>OK</w:delText>
              </w:r>
              <w:bookmarkStart w:id="15182" w:name="_Toc489459852"/>
              <w:bookmarkEnd w:id="15182"/>
            </w:del>
          </w:p>
        </w:tc>
        <w:bookmarkStart w:id="15183" w:name="_Toc489459853"/>
        <w:bookmarkEnd w:id="15183"/>
      </w:tr>
      <w:tr w:rsidR="00AD6DB4" w:rsidRPr="00671C8B" w:rsidDel="000934B8" w14:paraId="4AA2D637" w14:textId="160DBB55" w:rsidTr="00166AF3">
        <w:trPr>
          <w:cantSplit w:val="0"/>
          <w:del w:id="15184" w:author="Alban Roche" w:date="2017-08-02T16:41:00Z"/>
        </w:trPr>
        <w:tc>
          <w:tcPr>
            <w:tcW w:w="1728" w:type="dxa"/>
          </w:tcPr>
          <w:p w14:paraId="79B95056" w14:textId="57632B56" w:rsidR="00AD6DB4" w:rsidRPr="00671C8B" w:rsidDel="000934B8" w:rsidRDefault="00AD6DB4" w:rsidP="00166AF3">
            <w:pPr>
              <w:pStyle w:val="TableBody"/>
              <w:rPr>
                <w:del w:id="15185" w:author="Alban Roche" w:date="2017-08-02T16:41:00Z"/>
                <w:rFonts w:ascii="Times New Roman" w:hAnsi="Times New Roman" w:cs="Times New Roman"/>
                <w:i/>
                <w:sz w:val="20"/>
                <w:szCs w:val="20"/>
              </w:rPr>
            </w:pPr>
            <w:del w:id="15186" w:author="Alban Roche" w:date="2017-08-02T16:41:00Z">
              <w:r w:rsidRPr="00671C8B" w:rsidDel="000934B8">
                <w:rPr>
                  <w:i/>
                </w:rPr>
                <w:delText>Write command</w:delText>
              </w:r>
              <w:bookmarkStart w:id="15187" w:name="_Toc489459854"/>
              <w:bookmarkEnd w:id="15187"/>
            </w:del>
          </w:p>
          <w:p w14:paraId="554BF9D0" w14:textId="12825D48" w:rsidR="00AD6DB4" w:rsidRPr="00671C8B" w:rsidDel="000934B8" w:rsidRDefault="00AD6DB4" w:rsidP="00166AF3">
            <w:pPr>
              <w:pStyle w:val="TableBody"/>
              <w:rPr>
                <w:del w:id="15188" w:author="Alban Roche" w:date="2017-08-02T16:41:00Z"/>
              </w:rPr>
            </w:pPr>
            <w:bookmarkStart w:id="15189" w:name="_Toc489459855"/>
            <w:bookmarkEnd w:id="15189"/>
          </w:p>
          <w:p w14:paraId="5EBB8317" w14:textId="1D3BF89D" w:rsidR="00AD6DB4" w:rsidRPr="00671C8B" w:rsidDel="000934B8" w:rsidRDefault="00AD6DB4" w:rsidP="00166AF3">
            <w:pPr>
              <w:pStyle w:val="TableBody"/>
              <w:rPr>
                <w:del w:id="15190" w:author="Alban Roche" w:date="2017-08-02T16:41:00Z"/>
                <w:u w:val="single"/>
              </w:rPr>
            </w:pPr>
            <w:del w:id="15191" w:author="Alban Roche" w:date="2017-08-02T16:41:00Z">
              <w:r w:rsidRPr="00671C8B" w:rsidDel="000934B8">
                <w:rPr>
                  <w:u w:val="single"/>
                </w:rPr>
                <w:delText>Syntax</w:delText>
              </w:r>
              <w:bookmarkStart w:id="15192" w:name="_Toc489459856"/>
              <w:bookmarkEnd w:id="15192"/>
            </w:del>
          </w:p>
          <w:p w14:paraId="5AA10416" w14:textId="1EFB64C0" w:rsidR="00AD6DB4" w:rsidRPr="00671C8B" w:rsidDel="000934B8" w:rsidRDefault="00AD6DB4" w:rsidP="00166AF3">
            <w:pPr>
              <w:pStyle w:val="TableBody"/>
              <w:rPr>
                <w:del w:id="15193" w:author="Alban Roche" w:date="2017-08-02T16:41:00Z"/>
                <w:b/>
              </w:rPr>
            </w:pPr>
            <w:del w:id="15194" w:author="Alban Roche" w:date="2017-08-02T16:41:00Z">
              <w:r w:rsidRPr="00671C8B" w:rsidDel="000934B8">
                <w:rPr>
                  <w:b/>
                </w:rPr>
                <w:delText>AT+CGCLASS=</w:delText>
              </w:r>
              <w:bookmarkStart w:id="15195" w:name="_Toc489459857"/>
              <w:bookmarkEnd w:id="15195"/>
            </w:del>
          </w:p>
          <w:p w14:paraId="6E26AE0F" w14:textId="299418C5" w:rsidR="00AD6DB4" w:rsidRPr="00671C8B" w:rsidDel="000934B8" w:rsidRDefault="00AD6DB4" w:rsidP="00166AF3">
            <w:pPr>
              <w:pStyle w:val="TableBody"/>
              <w:rPr>
                <w:del w:id="15196" w:author="Alban Roche" w:date="2017-08-02T16:41:00Z"/>
                <w:rFonts w:ascii="Times New Roman" w:hAnsi="Times New Roman" w:cs="Times New Roman"/>
                <w:sz w:val="20"/>
                <w:szCs w:val="20"/>
                <w:u w:val="single"/>
              </w:rPr>
            </w:pPr>
            <w:del w:id="15197" w:author="Alban Roche" w:date="2017-08-02T16:41:00Z">
              <w:r w:rsidRPr="00671C8B" w:rsidDel="000934B8">
                <w:rPr>
                  <w:b/>
                </w:rPr>
                <w:delText>[&lt;class&gt;]</w:delText>
              </w:r>
              <w:bookmarkStart w:id="15198" w:name="_Toc489459858"/>
              <w:bookmarkEnd w:id="15198"/>
            </w:del>
          </w:p>
        </w:tc>
        <w:tc>
          <w:tcPr>
            <w:tcW w:w="7560" w:type="dxa"/>
          </w:tcPr>
          <w:p w14:paraId="5CF06F22" w14:textId="318704E6" w:rsidR="00AD6DB4" w:rsidRPr="00671C8B" w:rsidDel="000934B8" w:rsidRDefault="00AD6DB4" w:rsidP="00166AF3">
            <w:pPr>
              <w:pStyle w:val="TableBody"/>
              <w:rPr>
                <w:del w:id="15199" w:author="Alban Roche" w:date="2017-08-02T16:41:00Z"/>
                <w:rFonts w:ascii="Times New Roman" w:hAnsi="Times New Roman" w:cs="Times New Roman"/>
                <w:sz w:val="20"/>
                <w:szCs w:val="20"/>
                <w:u w:val="single"/>
              </w:rPr>
            </w:pPr>
            <w:bookmarkStart w:id="15200" w:name="_Toc489459859"/>
            <w:bookmarkEnd w:id="15200"/>
          </w:p>
          <w:p w14:paraId="0EE44498" w14:textId="23D3C266" w:rsidR="00AD6DB4" w:rsidRPr="00671C8B" w:rsidDel="000934B8" w:rsidRDefault="00AD6DB4" w:rsidP="00166AF3">
            <w:pPr>
              <w:pStyle w:val="TableBody"/>
              <w:rPr>
                <w:del w:id="15201" w:author="Alban Roche" w:date="2017-08-02T16:41:00Z"/>
                <w:u w:val="single"/>
              </w:rPr>
            </w:pPr>
            <w:bookmarkStart w:id="15202" w:name="_Toc489459860"/>
            <w:bookmarkEnd w:id="15202"/>
          </w:p>
          <w:p w14:paraId="66283B81" w14:textId="54308E8C" w:rsidR="00AD6DB4" w:rsidRPr="00671C8B" w:rsidDel="000934B8" w:rsidRDefault="00AD6DB4" w:rsidP="00166AF3">
            <w:pPr>
              <w:pStyle w:val="TableBody"/>
              <w:rPr>
                <w:del w:id="15203" w:author="Alban Roche" w:date="2017-08-02T16:41:00Z"/>
                <w:u w:val="single"/>
              </w:rPr>
            </w:pPr>
            <w:del w:id="15204" w:author="Alban Roche" w:date="2017-08-02T16:41:00Z">
              <w:r w:rsidRPr="00671C8B" w:rsidDel="000934B8">
                <w:rPr>
                  <w:u w:val="single"/>
                </w:rPr>
                <w:delText>Response</w:delText>
              </w:r>
              <w:bookmarkStart w:id="15205" w:name="_Toc489459861"/>
              <w:bookmarkEnd w:id="15205"/>
            </w:del>
          </w:p>
          <w:p w14:paraId="307FBE39" w14:textId="62A27265" w:rsidR="00AD6DB4" w:rsidRPr="00671C8B" w:rsidDel="000934B8" w:rsidRDefault="00AD6DB4" w:rsidP="00166AF3">
            <w:pPr>
              <w:pStyle w:val="TableBody"/>
              <w:rPr>
                <w:del w:id="15206" w:author="Alban Roche" w:date="2017-08-02T16:41:00Z"/>
                <w:b/>
              </w:rPr>
            </w:pPr>
            <w:del w:id="15207" w:author="Alban Roche" w:date="2017-08-02T16:41:00Z">
              <w:r w:rsidRPr="00671C8B" w:rsidDel="000934B8">
                <w:rPr>
                  <w:b/>
                </w:rPr>
                <w:delText>OK</w:delText>
              </w:r>
              <w:bookmarkStart w:id="15208" w:name="_Toc489459862"/>
              <w:bookmarkEnd w:id="15208"/>
            </w:del>
          </w:p>
          <w:p w14:paraId="2FB15BF0" w14:textId="0D0B6B41" w:rsidR="00AD6DB4" w:rsidRPr="00671C8B" w:rsidDel="000934B8" w:rsidRDefault="00AD6DB4" w:rsidP="00166AF3">
            <w:pPr>
              <w:pStyle w:val="TableBody"/>
              <w:rPr>
                <w:del w:id="15209" w:author="Alban Roche" w:date="2017-08-02T16:41:00Z"/>
              </w:rPr>
            </w:pPr>
            <w:bookmarkStart w:id="15210" w:name="_Toc489459863"/>
            <w:bookmarkEnd w:id="15210"/>
          </w:p>
          <w:p w14:paraId="4220C7C0" w14:textId="494684C4" w:rsidR="00AD6DB4" w:rsidRPr="00671C8B" w:rsidDel="000934B8" w:rsidRDefault="00AD6DB4" w:rsidP="00166AF3">
            <w:pPr>
              <w:pStyle w:val="TableBody"/>
              <w:rPr>
                <w:del w:id="15211" w:author="Alban Roche" w:date="2017-08-02T16:41:00Z"/>
              </w:rPr>
            </w:pPr>
            <w:del w:id="15212" w:author="Alban Roche" w:date="2017-08-02T16:41:00Z">
              <w:r w:rsidRPr="00671C8B" w:rsidDel="000934B8">
                <w:delText>or</w:delText>
              </w:r>
              <w:bookmarkStart w:id="15213" w:name="_Toc489459864"/>
              <w:bookmarkEnd w:id="15213"/>
            </w:del>
          </w:p>
          <w:p w14:paraId="7E9BE81D" w14:textId="5378BBFA" w:rsidR="00AD6DB4" w:rsidRPr="00671C8B" w:rsidDel="000934B8" w:rsidRDefault="00AD6DB4" w:rsidP="00166AF3">
            <w:pPr>
              <w:pStyle w:val="TableBody"/>
              <w:rPr>
                <w:del w:id="15214" w:author="Alban Roche" w:date="2017-08-02T16:41:00Z"/>
                <w:b/>
              </w:rPr>
            </w:pPr>
            <w:del w:id="15215" w:author="Alban Roche" w:date="2017-08-02T16:41:00Z">
              <w:r w:rsidRPr="00671C8B" w:rsidDel="000934B8">
                <w:rPr>
                  <w:b/>
                </w:rPr>
                <w:delText>ERROR</w:delText>
              </w:r>
              <w:bookmarkStart w:id="15216" w:name="_Toc489459865"/>
              <w:bookmarkEnd w:id="15216"/>
            </w:del>
          </w:p>
          <w:p w14:paraId="3E2498CC" w14:textId="59D03804" w:rsidR="00AD6DB4" w:rsidRPr="00671C8B" w:rsidDel="000934B8" w:rsidRDefault="00AD6DB4" w:rsidP="00166AF3">
            <w:pPr>
              <w:pStyle w:val="TableBody"/>
              <w:rPr>
                <w:del w:id="15217" w:author="Alban Roche" w:date="2017-08-02T16:41:00Z"/>
                <w:u w:val="single"/>
              </w:rPr>
            </w:pPr>
            <w:bookmarkStart w:id="15218" w:name="_Toc489459866"/>
            <w:bookmarkEnd w:id="15218"/>
          </w:p>
          <w:p w14:paraId="1D06921E" w14:textId="755F1CB7" w:rsidR="00AD6DB4" w:rsidRPr="00671C8B" w:rsidDel="000934B8" w:rsidRDefault="00AD6DB4" w:rsidP="00166AF3">
            <w:pPr>
              <w:pStyle w:val="TableBody"/>
              <w:rPr>
                <w:del w:id="15219" w:author="Alban Roche" w:date="2017-08-02T16:41:00Z"/>
                <w:u w:val="single"/>
              </w:rPr>
            </w:pPr>
            <w:del w:id="15220" w:author="Alban Roche" w:date="2017-08-02T16:41:00Z">
              <w:r w:rsidRPr="00671C8B" w:rsidDel="000934B8">
                <w:rPr>
                  <w:u w:val="single"/>
                </w:rPr>
                <w:delText>Parameters</w:delText>
              </w:r>
              <w:bookmarkStart w:id="15221" w:name="_Toc489459867"/>
              <w:bookmarkEnd w:id="15221"/>
            </w:del>
          </w:p>
          <w:p w14:paraId="202051BB" w14:textId="470C17BF" w:rsidR="00AD6DB4" w:rsidRPr="00671C8B" w:rsidDel="000934B8" w:rsidRDefault="00AD6DB4" w:rsidP="00166AF3">
            <w:pPr>
              <w:pStyle w:val="TableBody"/>
              <w:rPr>
                <w:del w:id="15222" w:author="Alban Roche" w:date="2017-08-02T16:41:00Z"/>
              </w:rPr>
            </w:pPr>
            <w:del w:id="15223" w:author="Alban Roche" w:date="2017-08-02T16:41:00Z">
              <w:r w:rsidRPr="00671C8B" w:rsidDel="000934B8">
                <w:rPr>
                  <w:b/>
                </w:rPr>
                <w:delText>&lt;class&gt;</w:delText>
              </w:r>
              <w:r w:rsidRPr="00671C8B" w:rsidDel="000934B8">
                <w:tab/>
                <w:delText>Mode of operation</w:delText>
              </w:r>
              <w:bookmarkStart w:id="15224" w:name="_Toc489459868"/>
              <w:bookmarkEnd w:id="15224"/>
            </w:del>
          </w:p>
          <w:p w14:paraId="12EC3BB1" w14:textId="7F844784" w:rsidR="00AD6DB4" w:rsidRPr="00671C8B" w:rsidDel="000934B8" w:rsidRDefault="00AD6DB4" w:rsidP="00166AF3">
            <w:pPr>
              <w:pStyle w:val="TableBody"/>
              <w:rPr>
                <w:del w:id="15225" w:author="Alban Roche" w:date="2017-08-02T16:41:00Z"/>
              </w:rPr>
            </w:pPr>
            <w:del w:id="15226" w:author="Alban Roche" w:date="2017-08-02T16:41:00Z">
              <w:r w:rsidRPr="00671C8B" w:rsidDel="000934B8">
                <w:delText>“A”</w:delText>
              </w:r>
              <w:r w:rsidRPr="00671C8B" w:rsidDel="000934B8">
                <w:tab/>
                <w:delText>Class A</w:delText>
              </w:r>
              <w:bookmarkStart w:id="15227" w:name="_Toc489459869"/>
              <w:bookmarkEnd w:id="15227"/>
            </w:del>
          </w:p>
          <w:p w14:paraId="0BBAB717" w14:textId="08F2DF28" w:rsidR="00AD6DB4" w:rsidRPr="00671C8B" w:rsidDel="000934B8" w:rsidRDefault="00AD6DB4" w:rsidP="00166AF3">
            <w:pPr>
              <w:pStyle w:val="TableBody"/>
              <w:rPr>
                <w:del w:id="15228" w:author="Alban Roche" w:date="2017-08-02T16:41:00Z"/>
              </w:rPr>
            </w:pPr>
            <w:del w:id="15229" w:author="Alban Roche" w:date="2017-08-02T16:41:00Z">
              <w:r w:rsidRPr="00671C8B" w:rsidDel="000934B8">
                <w:rPr>
                  <w:u w:val="single"/>
                </w:rPr>
                <w:delText>“B</w:delText>
              </w:r>
              <w:r w:rsidRPr="00671C8B" w:rsidDel="000934B8">
                <w:rPr>
                  <w:u w:val="single"/>
                  <w:lang w:eastAsia="zh-CN"/>
                </w:rPr>
                <w:delText>”</w:delText>
              </w:r>
              <w:r w:rsidRPr="00671C8B" w:rsidDel="000934B8">
                <w:tab/>
                <w:delText>Class B</w:delText>
              </w:r>
              <w:bookmarkStart w:id="15230" w:name="_Toc489459870"/>
              <w:bookmarkEnd w:id="15230"/>
            </w:del>
          </w:p>
          <w:p w14:paraId="150EB344" w14:textId="6D0545FE" w:rsidR="00AD6DB4" w:rsidRPr="00671C8B" w:rsidDel="000934B8" w:rsidRDefault="00AD6DB4" w:rsidP="00166AF3">
            <w:pPr>
              <w:pStyle w:val="TableBody"/>
              <w:rPr>
                <w:del w:id="15231" w:author="Alban Roche" w:date="2017-08-02T16:41:00Z"/>
              </w:rPr>
            </w:pPr>
            <w:del w:id="15232" w:author="Alban Roche" w:date="2017-08-02T16:41:00Z">
              <w:r w:rsidRPr="00671C8B" w:rsidDel="000934B8">
                <w:delText>“CG”</w:delText>
              </w:r>
              <w:r w:rsidRPr="00671C8B" w:rsidDel="000934B8">
                <w:tab/>
                <w:delText xml:space="preserve">Class C in GPRS mode </w:delText>
              </w:r>
              <w:bookmarkStart w:id="15233" w:name="_Toc489459871"/>
              <w:bookmarkEnd w:id="15233"/>
            </w:del>
          </w:p>
          <w:p w14:paraId="6FFFFD3C" w14:textId="060F5A74" w:rsidR="00AD6DB4" w:rsidRPr="00671C8B" w:rsidDel="000934B8" w:rsidRDefault="00AD6DB4" w:rsidP="00166AF3">
            <w:pPr>
              <w:pStyle w:val="TableBody"/>
              <w:rPr>
                <w:del w:id="15234" w:author="Alban Roche" w:date="2017-08-02T16:41:00Z"/>
              </w:rPr>
            </w:pPr>
            <w:del w:id="15235" w:author="Alban Roche" w:date="2017-08-02T16:41:00Z">
              <w:r w:rsidRPr="00671C8B" w:rsidDel="000934B8">
                <w:delText>“CC”</w:delText>
              </w:r>
              <w:r w:rsidRPr="00671C8B" w:rsidDel="000934B8">
                <w:tab/>
                <w:delText>Class C in circuit switched mode</w:delText>
              </w:r>
              <w:bookmarkStart w:id="15236" w:name="_Toc489459872"/>
              <w:bookmarkEnd w:id="15236"/>
            </w:del>
          </w:p>
        </w:tc>
        <w:bookmarkStart w:id="15237" w:name="_Toc489459873"/>
        <w:bookmarkEnd w:id="15237"/>
      </w:tr>
      <w:tr w:rsidR="00AD6DB4" w:rsidRPr="00671C8B" w:rsidDel="000934B8" w14:paraId="0053FB13" w14:textId="5B453429" w:rsidTr="00166AF3">
        <w:trPr>
          <w:cantSplit w:val="0"/>
          <w:del w:id="15238" w:author="Alban Roche" w:date="2017-08-02T16:41:00Z"/>
        </w:trPr>
        <w:tc>
          <w:tcPr>
            <w:tcW w:w="1728" w:type="dxa"/>
          </w:tcPr>
          <w:p w14:paraId="6400D9B7" w14:textId="32CC17DC" w:rsidR="00AD6DB4" w:rsidRPr="00CB4B23" w:rsidDel="000934B8" w:rsidRDefault="00AD6DB4" w:rsidP="00166AF3">
            <w:pPr>
              <w:pStyle w:val="TableBody"/>
              <w:rPr>
                <w:del w:id="15239" w:author="Alban Roche" w:date="2017-08-02T16:41:00Z"/>
                <w:u w:val="single"/>
              </w:rPr>
            </w:pPr>
            <w:del w:id="15240" w:author="Alban Roche" w:date="2017-08-02T16:41:00Z">
              <w:r w:rsidRPr="00CB4B23" w:rsidDel="000934B8">
                <w:rPr>
                  <w:u w:val="single"/>
                </w:rPr>
                <w:delText>Notes</w:delText>
              </w:r>
              <w:bookmarkStart w:id="15241" w:name="_Toc489459874"/>
              <w:bookmarkEnd w:id="15241"/>
            </w:del>
          </w:p>
        </w:tc>
        <w:tc>
          <w:tcPr>
            <w:tcW w:w="7560" w:type="dxa"/>
          </w:tcPr>
          <w:p w14:paraId="0FAD243D" w14:textId="70A09370" w:rsidR="00AD6DB4" w:rsidRPr="00671C8B" w:rsidDel="000934B8" w:rsidRDefault="00AD6DB4" w:rsidP="00166AF3">
            <w:pPr>
              <w:pStyle w:val="TableBody"/>
              <w:rPr>
                <w:del w:id="15242" w:author="Alban Roche" w:date="2017-08-02T16:41:00Z"/>
                <w:rFonts w:ascii="Times New Roman" w:hAnsi="Times New Roman" w:cs="Times New Roman"/>
                <w:sz w:val="20"/>
                <w:szCs w:val="20"/>
                <w:u w:val="single"/>
              </w:rPr>
            </w:pPr>
            <w:del w:id="15243" w:author="Alban Roche" w:date="2017-08-02T16:41:00Z">
              <w:r w:rsidRPr="00E8079A" w:rsidDel="000934B8">
                <w:delText>&lt;</w:delText>
              </w:r>
              <w:r w:rsidDel="000934B8">
                <w:delText xml:space="preserve">class&gt; is </w:delText>
              </w:r>
              <w:r w:rsidRPr="00E8079A" w:rsidDel="000934B8">
                <w:delText>saved in non-volatile memory over module reboot</w:delText>
              </w:r>
              <w:r w:rsidDel="000934B8">
                <w:delText>.</w:delText>
              </w:r>
              <w:bookmarkStart w:id="15244" w:name="_Toc489459875"/>
              <w:bookmarkEnd w:id="15244"/>
            </w:del>
          </w:p>
        </w:tc>
        <w:bookmarkStart w:id="15245" w:name="_Toc489459876"/>
        <w:bookmarkEnd w:id="15245"/>
      </w:tr>
    </w:tbl>
    <w:p w14:paraId="30D3C33F" w14:textId="77777777" w:rsidR="00AD6DB4" w:rsidRPr="00671C8B" w:rsidRDefault="00AD6DB4" w:rsidP="0059466D">
      <w:pPr>
        <w:pStyle w:val="Heading2"/>
        <w:numPr>
          <w:ilvl w:val="1"/>
          <w:numId w:val="11"/>
        </w:numPr>
        <w:ind w:left="1080" w:hanging="1080"/>
      </w:pPr>
      <w:bookmarkStart w:id="15246" w:name="_Toc345081413"/>
      <w:bookmarkStart w:id="15247" w:name="_Toc349753153"/>
      <w:bookmarkStart w:id="15248" w:name="_Toc349754049"/>
      <w:bookmarkStart w:id="15249" w:name="_Ref366745676"/>
      <w:bookmarkStart w:id="15250" w:name="_Ref369092874"/>
      <w:bookmarkStart w:id="15251" w:name="_Toc368586108"/>
      <w:bookmarkStart w:id="15252" w:name="_Toc486251703"/>
      <w:bookmarkStart w:id="15253" w:name="_Toc489459877"/>
      <w:r w:rsidRPr="00671C8B">
        <w:t xml:space="preserve">+CGDCONT Command: Define PDP </w:t>
      </w:r>
      <w:bookmarkEnd w:id="15246"/>
      <w:r w:rsidRPr="00671C8B">
        <w:t>Context</w:t>
      </w:r>
      <w:bookmarkEnd w:id="15247"/>
      <w:bookmarkEnd w:id="15248"/>
      <w:bookmarkEnd w:id="15249"/>
      <w:bookmarkEnd w:id="15250"/>
      <w:bookmarkEnd w:id="15251"/>
      <w:bookmarkEnd w:id="15252"/>
      <w:bookmarkEnd w:id="15253"/>
    </w:p>
    <w:tbl>
      <w:tblPr>
        <w:tblStyle w:val="TableSWIleft"/>
        <w:tblW w:w="9288" w:type="dxa"/>
        <w:tblLayout w:type="fixed"/>
        <w:tblLook w:val="04A0" w:firstRow="1" w:lastRow="0" w:firstColumn="1" w:lastColumn="0" w:noHBand="0" w:noVBand="1"/>
      </w:tblPr>
      <w:tblGrid>
        <w:gridCol w:w="1728"/>
        <w:gridCol w:w="7560"/>
      </w:tblGrid>
      <w:tr w:rsidR="00AD6DB4" w:rsidRPr="00671C8B" w14:paraId="6AA9C5F0"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46F61C55" w14:textId="22A4FA90" w:rsidR="00AD6DB4" w:rsidRPr="00671C8B" w:rsidRDefault="00AD6DB4">
            <w:pPr>
              <w:pStyle w:val="TableRowHead"/>
              <w:spacing w:before="144" w:after="144"/>
            </w:pPr>
            <w:del w:id="15254" w:author="Alban Roche" w:date="2017-08-02T14:40:00Z">
              <w:r w:rsidDel="00F22490">
                <w:rPr>
                  <w:lang w:eastAsia="zh-CN"/>
                </w:rPr>
                <w:delText xml:space="preserve">HL7618, HL7618RD, HL7648, </w:delText>
              </w:r>
              <w:r w:rsidDel="00F22490">
                <w:delText xml:space="preserve">HL7650, </w:delText>
              </w:r>
              <w:r w:rsidDel="00F22490">
                <w:rPr>
                  <w:lang w:eastAsia="zh-CN"/>
                </w:rPr>
                <w:delText>HL7688, HL7690 and HL7692</w:delText>
              </w:r>
            </w:del>
            <w:ins w:id="15255" w:author="Alban Roche" w:date="2017-08-02T14:40:00Z">
              <w:r w:rsidR="00F22490">
                <w:rPr>
                  <w:lang w:eastAsia="zh-CN"/>
                </w:rPr>
                <w:t>HL7800</w:t>
              </w:r>
            </w:ins>
          </w:p>
        </w:tc>
      </w:tr>
      <w:tr w:rsidR="00AD6DB4" w:rsidRPr="00671C8B" w14:paraId="457A5CEE" w14:textId="77777777" w:rsidTr="00166AF3">
        <w:tc>
          <w:tcPr>
            <w:tcW w:w="1728" w:type="dxa"/>
          </w:tcPr>
          <w:p w14:paraId="0E1B78F5" w14:textId="77777777" w:rsidR="00AD6DB4" w:rsidRPr="00671C8B" w:rsidRDefault="00AD6DB4" w:rsidP="00166AF3">
            <w:pPr>
              <w:pStyle w:val="TableBody"/>
              <w:rPr>
                <w:rFonts w:ascii="Times New Roman" w:hAnsi="Times New Roman" w:cs="Times New Roman"/>
                <w:i/>
                <w:sz w:val="20"/>
                <w:szCs w:val="20"/>
              </w:rPr>
            </w:pPr>
            <w:r w:rsidRPr="00671C8B">
              <w:rPr>
                <w:i/>
              </w:rPr>
              <w:t>Test command</w:t>
            </w:r>
          </w:p>
          <w:p w14:paraId="4EFC10A4" w14:textId="77777777" w:rsidR="00AD6DB4" w:rsidRPr="00671C8B" w:rsidRDefault="00AD6DB4" w:rsidP="00166AF3">
            <w:pPr>
              <w:pStyle w:val="TableBody"/>
            </w:pPr>
          </w:p>
          <w:p w14:paraId="371741EA" w14:textId="77777777" w:rsidR="00AD6DB4" w:rsidRPr="00671C8B" w:rsidRDefault="00AD6DB4" w:rsidP="00166AF3">
            <w:pPr>
              <w:pStyle w:val="TableBody"/>
              <w:rPr>
                <w:u w:val="single"/>
              </w:rPr>
            </w:pPr>
            <w:r w:rsidRPr="00671C8B">
              <w:rPr>
                <w:u w:val="single"/>
              </w:rPr>
              <w:t>Syntax</w:t>
            </w:r>
          </w:p>
          <w:p w14:paraId="12487BC9" w14:textId="77777777" w:rsidR="00AD6DB4" w:rsidRPr="00671C8B" w:rsidRDefault="00AD6DB4" w:rsidP="00166AF3">
            <w:pPr>
              <w:pStyle w:val="TableBody"/>
              <w:keepNext/>
              <w:rPr>
                <w:rFonts w:ascii="Times New Roman" w:hAnsi="Times New Roman" w:cs="Times New Roman"/>
                <w:sz w:val="20"/>
                <w:szCs w:val="20"/>
                <w:u w:val="single"/>
              </w:rPr>
            </w:pPr>
            <w:r w:rsidRPr="00671C8B">
              <w:rPr>
                <w:b/>
              </w:rPr>
              <w:t>AT+CGDCONT=?</w:t>
            </w:r>
          </w:p>
        </w:tc>
        <w:tc>
          <w:tcPr>
            <w:tcW w:w="7560" w:type="dxa"/>
          </w:tcPr>
          <w:p w14:paraId="01C19654" w14:textId="77777777" w:rsidR="00AD6DB4" w:rsidRPr="00671C8B" w:rsidRDefault="00AD6DB4" w:rsidP="00166AF3">
            <w:pPr>
              <w:pStyle w:val="TableBody"/>
              <w:rPr>
                <w:rFonts w:ascii="Times New Roman" w:hAnsi="Times New Roman" w:cs="Times New Roman"/>
                <w:sz w:val="20"/>
                <w:szCs w:val="20"/>
                <w:u w:val="single"/>
              </w:rPr>
            </w:pPr>
          </w:p>
          <w:p w14:paraId="7AB0D2DA" w14:textId="77777777" w:rsidR="00AD6DB4" w:rsidRPr="00671C8B" w:rsidRDefault="00AD6DB4" w:rsidP="00166AF3">
            <w:pPr>
              <w:pStyle w:val="TableBody"/>
              <w:rPr>
                <w:u w:val="single"/>
              </w:rPr>
            </w:pPr>
          </w:p>
          <w:p w14:paraId="6C95FA31" w14:textId="77777777" w:rsidR="00AD6DB4" w:rsidRPr="00671C8B" w:rsidRDefault="00AD6DB4" w:rsidP="00166AF3">
            <w:pPr>
              <w:pStyle w:val="TableBody"/>
              <w:rPr>
                <w:u w:val="single"/>
              </w:rPr>
            </w:pPr>
            <w:r w:rsidRPr="00671C8B">
              <w:rPr>
                <w:u w:val="single"/>
              </w:rPr>
              <w:t>Response</w:t>
            </w:r>
          </w:p>
          <w:p w14:paraId="50AC2A74" w14:textId="77777777" w:rsidR="00AD6DB4" w:rsidRPr="00671C8B" w:rsidRDefault="00AD6DB4" w:rsidP="00166AF3">
            <w:pPr>
              <w:pStyle w:val="TableBody"/>
              <w:rPr>
                <w:b/>
              </w:rPr>
            </w:pPr>
            <w:r w:rsidRPr="00671C8B">
              <w:rPr>
                <w:b/>
              </w:rPr>
              <w:t xml:space="preserve">+CGDCONT: </w:t>
            </w:r>
            <w:r w:rsidRPr="00671C8B">
              <w:t>(range of supported</w:t>
            </w:r>
            <w:r w:rsidRPr="00671C8B">
              <w:rPr>
                <w:b/>
              </w:rPr>
              <w:t xml:space="preserve"> &lt;cid&gt;</w:t>
            </w:r>
            <w:r w:rsidRPr="00671C8B">
              <w:t>s),</w:t>
            </w:r>
            <w:r w:rsidRPr="00671C8B">
              <w:rPr>
                <w:b/>
              </w:rPr>
              <w:t xml:space="preserve"> &lt;PDP_type&gt;</w:t>
            </w:r>
            <w:r w:rsidRPr="00671C8B">
              <w:t>,,,(list of supported</w:t>
            </w:r>
            <w:r w:rsidRPr="00671C8B">
              <w:rPr>
                <w:b/>
              </w:rPr>
              <w:t xml:space="preserve"> &lt;d_comp&gt;</w:t>
            </w:r>
            <w:r w:rsidRPr="00671C8B">
              <w:t>s), (list of supported</w:t>
            </w:r>
            <w:r w:rsidRPr="00671C8B">
              <w:rPr>
                <w:b/>
              </w:rPr>
              <w:t xml:space="preserve"> &lt;h_comp&gt;</w:t>
            </w:r>
            <w:r w:rsidRPr="00671C8B">
              <w:t>s),(list ofsupported</w:t>
            </w:r>
            <w:r w:rsidRPr="00671C8B">
              <w:rPr>
                <w:b/>
              </w:rPr>
              <w:t xml:space="preserve"> &lt;IPv4Addr Alloc&gt;</w:t>
            </w:r>
            <w:r w:rsidRPr="00671C8B">
              <w:t>s),(list of supported</w:t>
            </w:r>
            <w:r w:rsidRPr="00671C8B">
              <w:rPr>
                <w:b/>
              </w:rPr>
              <w:br/>
              <w:t>&lt;emergency_indication&gt;</w:t>
            </w:r>
            <w:r w:rsidRPr="00671C8B">
              <w:t>s), (list of supported</w:t>
            </w:r>
            <w:r w:rsidRPr="00671C8B">
              <w:rPr>
                <w:b/>
              </w:rPr>
              <w:t xml:space="preserve"> &lt;PCSCF_discovery&gt;</w:t>
            </w:r>
            <w:r w:rsidRPr="00671C8B">
              <w:t>s),(list of supported</w:t>
            </w:r>
            <w:r w:rsidRPr="00671C8B">
              <w:rPr>
                <w:b/>
              </w:rPr>
              <w:t xml:space="preserve"> &lt;IM_CN_Signalling_Flag_Ind&gt;</w:t>
            </w:r>
            <w:r w:rsidRPr="00671C8B">
              <w:t>s)</w:t>
            </w:r>
          </w:p>
          <w:p w14:paraId="77E57955" w14:textId="77777777" w:rsidR="00AD6DB4" w:rsidRPr="00671C8B" w:rsidRDefault="00AD6DB4" w:rsidP="00166AF3">
            <w:pPr>
              <w:pStyle w:val="TableBody"/>
              <w:rPr>
                <w:b/>
              </w:rPr>
            </w:pPr>
            <w:r w:rsidRPr="00671C8B">
              <w:rPr>
                <w:b/>
              </w:rPr>
              <w:t xml:space="preserve">[&lt;CR&gt;&lt;LF&gt;+CGDCONT: </w:t>
            </w:r>
            <w:r w:rsidRPr="00671C8B">
              <w:t>(range of supported</w:t>
            </w:r>
            <w:r w:rsidRPr="00671C8B">
              <w:rPr>
                <w:b/>
              </w:rPr>
              <w:t xml:space="preserve"> &lt;cid&gt;</w:t>
            </w:r>
            <w:r w:rsidRPr="00671C8B">
              <w:t>s),</w:t>
            </w:r>
            <w:r w:rsidRPr="00671C8B">
              <w:rPr>
                <w:b/>
              </w:rPr>
              <w:t>&lt;PDP_type&gt;</w:t>
            </w:r>
            <w:r w:rsidRPr="00671C8B">
              <w:t>,,,(list of supported</w:t>
            </w:r>
            <w:r w:rsidRPr="00671C8B">
              <w:rPr>
                <w:b/>
              </w:rPr>
              <w:t xml:space="preserve"> &lt;d_comp&gt;</w:t>
            </w:r>
            <w:r w:rsidRPr="00671C8B">
              <w:t>s),(list of supported</w:t>
            </w:r>
            <w:r w:rsidRPr="00671C8B">
              <w:rPr>
                <w:b/>
              </w:rPr>
              <w:t xml:space="preserve"> &lt;h_comp&gt;</w:t>
            </w:r>
            <w:r w:rsidRPr="00671C8B">
              <w:t>s),(list ofsupported</w:t>
            </w:r>
            <w:r w:rsidRPr="00671C8B">
              <w:rPr>
                <w:b/>
              </w:rPr>
              <w:t xml:space="preserve"> &lt;IPv4AddrAlloc&gt;</w:t>
            </w:r>
            <w:r w:rsidRPr="00671C8B">
              <w:t>s),(list of supported</w:t>
            </w:r>
            <w:r w:rsidRPr="00671C8B">
              <w:rPr>
                <w:b/>
              </w:rPr>
              <w:t xml:space="preserve"> &lt;emergency_indication&gt;</w:t>
            </w:r>
            <w:r w:rsidRPr="00671C8B">
              <w:t>s),(list of supported</w:t>
            </w:r>
            <w:r w:rsidRPr="00671C8B">
              <w:rPr>
                <w:b/>
              </w:rPr>
              <w:t xml:space="preserve"> &lt;PCSCF_discovery&gt;</w:t>
            </w:r>
            <w:r w:rsidRPr="00671C8B">
              <w:t>s),(list of supported</w:t>
            </w:r>
            <w:r w:rsidRPr="00671C8B">
              <w:rPr>
                <w:b/>
              </w:rPr>
              <w:t xml:space="preserve"> &lt;IM_CN_Signalling_Flag_Ind&gt;</w:t>
            </w:r>
            <w:r w:rsidRPr="00671C8B">
              <w:t>s)</w:t>
            </w:r>
          </w:p>
          <w:p w14:paraId="396C9FE0" w14:textId="77777777" w:rsidR="00AD6DB4" w:rsidRPr="00671C8B" w:rsidRDefault="00AD6DB4" w:rsidP="00166AF3">
            <w:pPr>
              <w:pStyle w:val="TableBody"/>
              <w:keepNext/>
              <w:rPr>
                <w:b/>
              </w:rPr>
            </w:pPr>
            <w:r w:rsidRPr="00671C8B">
              <w:rPr>
                <w:b/>
              </w:rPr>
              <w:t>[...]]</w:t>
            </w:r>
          </w:p>
          <w:p w14:paraId="173E20BB" w14:textId="77777777" w:rsidR="00AD6DB4" w:rsidRPr="00671C8B" w:rsidRDefault="00AD6DB4" w:rsidP="00166AF3">
            <w:pPr>
              <w:pStyle w:val="TableBody"/>
              <w:keepNext/>
              <w:rPr>
                <w:rFonts w:ascii="Times New Roman" w:hAnsi="Times New Roman" w:cs="Times New Roman"/>
                <w:sz w:val="20"/>
                <w:szCs w:val="20"/>
                <w:u w:val="single"/>
              </w:rPr>
            </w:pPr>
            <w:r w:rsidRPr="00671C8B">
              <w:rPr>
                <w:b/>
              </w:rPr>
              <w:t>OK</w:t>
            </w:r>
          </w:p>
        </w:tc>
      </w:tr>
      <w:tr w:rsidR="00AD6DB4" w:rsidRPr="00671C8B" w14:paraId="3C915126" w14:textId="77777777" w:rsidTr="00166AF3">
        <w:tc>
          <w:tcPr>
            <w:tcW w:w="1728" w:type="dxa"/>
          </w:tcPr>
          <w:p w14:paraId="024BFCBE" w14:textId="77777777" w:rsidR="00AD6DB4" w:rsidRPr="00671C8B" w:rsidRDefault="00AD6DB4" w:rsidP="00166AF3">
            <w:pPr>
              <w:pStyle w:val="TableBody"/>
              <w:rPr>
                <w:rFonts w:ascii="Times New Roman" w:hAnsi="Times New Roman" w:cs="Times New Roman"/>
                <w:i/>
                <w:sz w:val="20"/>
                <w:szCs w:val="20"/>
              </w:rPr>
            </w:pPr>
            <w:r w:rsidRPr="00671C8B">
              <w:rPr>
                <w:i/>
              </w:rPr>
              <w:t>Read command</w:t>
            </w:r>
          </w:p>
          <w:p w14:paraId="382BB62D" w14:textId="77777777" w:rsidR="00AD6DB4" w:rsidRPr="00671C8B" w:rsidRDefault="00AD6DB4" w:rsidP="00166AF3">
            <w:pPr>
              <w:pStyle w:val="TableBody"/>
            </w:pPr>
          </w:p>
          <w:p w14:paraId="7FF8BC2E" w14:textId="77777777" w:rsidR="00AD6DB4" w:rsidRPr="00671C8B" w:rsidRDefault="00AD6DB4" w:rsidP="00166AF3">
            <w:pPr>
              <w:pStyle w:val="TableBody"/>
              <w:rPr>
                <w:u w:val="single"/>
              </w:rPr>
            </w:pPr>
            <w:r w:rsidRPr="00671C8B">
              <w:rPr>
                <w:u w:val="single"/>
              </w:rPr>
              <w:t>Syntax</w:t>
            </w:r>
          </w:p>
          <w:p w14:paraId="04582DC5" w14:textId="77777777" w:rsidR="00AD6DB4" w:rsidRPr="00671C8B" w:rsidRDefault="00AD6DB4" w:rsidP="00166AF3">
            <w:pPr>
              <w:pStyle w:val="TableBody"/>
              <w:rPr>
                <w:rFonts w:ascii="Times New Roman" w:hAnsi="Times New Roman" w:cs="Times New Roman"/>
                <w:sz w:val="20"/>
                <w:szCs w:val="20"/>
                <w:u w:val="single"/>
              </w:rPr>
            </w:pPr>
            <w:r w:rsidRPr="00671C8B">
              <w:rPr>
                <w:b/>
              </w:rPr>
              <w:t>AT+CGDCONT?</w:t>
            </w:r>
          </w:p>
        </w:tc>
        <w:tc>
          <w:tcPr>
            <w:tcW w:w="7560" w:type="dxa"/>
          </w:tcPr>
          <w:p w14:paraId="45E09830" w14:textId="77777777" w:rsidR="00AD6DB4" w:rsidRPr="00671C8B" w:rsidRDefault="00AD6DB4" w:rsidP="00166AF3">
            <w:pPr>
              <w:pStyle w:val="TableBody"/>
              <w:rPr>
                <w:rFonts w:ascii="Times New Roman" w:hAnsi="Times New Roman" w:cs="Times New Roman"/>
                <w:sz w:val="20"/>
                <w:szCs w:val="20"/>
                <w:u w:val="single"/>
              </w:rPr>
            </w:pPr>
          </w:p>
          <w:p w14:paraId="543B3710" w14:textId="77777777" w:rsidR="00AD6DB4" w:rsidRPr="00671C8B" w:rsidRDefault="00AD6DB4" w:rsidP="00166AF3">
            <w:pPr>
              <w:pStyle w:val="TableBody"/>
              <w:rPr>
                <w:u w:val="single"/>
              </w:rPr>
            </w:pPr>
          </w:p>
          <w:p w14:paraId="7EBC418B" w14:textId="77777777" w:rsidR="00AD6DB4" w:rsidRPr="00671C8B" w:rsidRDefault="00AD6DB4" w:rsidP="00166AF3">
            <w:pPr>
              <w:pStyle w:val="TableBody"/>
              <w:rPr>
                <w:u w:val="single"/>
              </w:rPr>
            </w:pPr>
            <w:r w:rsidRPr="00671C8B">
              <w:rPr>
                <w:u w:val="single"/>
              </w:rPr>
              <w:t>Response</w:t>
            </w:r>
          </w:p>
          <w:p w14:paraId="172B5E72" w14:textId="77777777" w:rsidR="00AD6DB4" w:rsidRPr="00671C8B" w:rsidRDefault="00AD6DB4" w:rsidP="00166AF3">
            <w:pPr>
              <w:pStyle w:val="TableBody"/>
              <w:rPr>
                <w:b/>
              </w:rPr>
            </w:pPr>
            <w:r w:rsidRPr="00671C8B">
              <w:rPr>
                <w:b/>
              </w:rPr>
              <w:t>[+CGDCONT: &lt;cid&gt;, &lt;PDP_type&gt;, &lt;APN&gt;,&lt;PDP_addr&gt;, &lt;d_comp&gt;, &lt;h_comp&gt;</w:t>
            </w:r>
            <w:r w:rsidRPr="00671C8B">
              <w:rPr>
                <w:b/>
              </w:rPr>
              <w:br/>
              <w:t>[,&lt;IPv4AddrAlloc&gt;[,&lt;emergency_indication&gt;[,&lt;PCSCF_discovery&gt;</w:t>
            </w:r>
            <w:r w:rsidRPr="00671C8B">
              <w:rPr>
                <w:b/>
              </w:rPr>
              <w:br/>
              <w:t>[,&lt;IM_CN_Signalling_Flag_Ind&gt;]]]]]</w:t>
            </w:r>
          </w:p>
          <w:p w14:paraId="75D2F315" w14:textId="77777777" w:rsidR="00AD6DB4" w:rsidRPr="00671C8B" w:rsidRDefault="00AD6DB4" w:rsidP="00166AF3">
            <w:pPr>
              <w:pStyle w:val="TableBody"/>
              <w:rPr>
                <w:b/>
              </w:rPr>
            </w:pPr>
            <w:r w:rsidRPr="00671C8B">
              <w:rPr>
                <w:b/>
              </w:rPr>
              <w:t>[&lt;CR&gt;&lt;LF&gt;+CGDCONT: &lt;cid&gt;, &lt;PDP_type&gt;, &lt;APN&gt;,&lt;PDP_addr&gt;, &lt;d_comp&gt;, &lt;h_comp&gt;[,&lt;IPv4AddrAlloc&gt;[,&lt;emergency_indication&gt;[,&lt;PCSCF_discovery&gt;</w:t>
            </w:r>
            <w:r w:rsidRPr="00671C8B">
              <w:rPr>
                <w:b/>
              </w:rPr>
              <w:br/>
              <w:t>[,&lt;IM_CN_Signalling_Flag_Ind&gt;]]]]]</w:t>
            </w:r>
          </w:p>
          <w:p w14:paraId="38C46B42" w14:textId="77777777" w:rsidR="00AD6DB4" w:rsidRPr="00671C8B" w:rsidRDefault="00AD6DB4" w:rsidP="00166AF3">
            <w:pPr>
              <w:pStyle w:val="TableBody"/>
              <w:rPr>
                <w:b/>
              </w:rPr>
            </w:pPr>
            <w:r w:rsidRPr="00671C8B">
              <w:rPr>
                <w:b/>
              </w:rPr>
              <w:t>[...]]</w:t>
            </w:r>
          </w:p>
          <w:p w14:paraId="62539BEA" w14:textId="77777777" w:rsidR="00AD6DB4" w:rsidRPr="00671C8B" w:rsidRDefault="00AD6DB4" w:rsidP="00166AF3">
            <w:pPr>
              <w:pStyle w:val="TableBody"/>
              <w:rPr>
                <w:rFonts w:ascii="Times New Roman" w:hAnsi="Times New Roman" w:cs="Times New Roman"/>
                <w:sz w:val="20"/>
                <w:szCs w:val="20"/>
                <w:u w:val="single"/>
              </w:rPr>
            </w:pPr>
            <w:r w:rsidRPr="00671C8B">
              <w:rPr>
                <w:b/>
              </w:rPr>
              <w:t>OK</w:t>
            </w:r>
          </w:p>
        </w:tc>
      </w:tr>
      <w:tr w:rsidR="00AD6DB4" w:rsidRPr="00671C8B" w14:paraId="2760B433" w14:textId="77777777" w:rsidTr="00166AF3">
        <w:trPr>
          <w:cantSplit w:val="0"/>
        </w:trPr>
        <w:tc>
          <w:tcPr>
            <w:tcW w:w="1728" w:type="dxa"/>
          </w:tcPr>
          <w:p w14:paraId="2DE30349" w14:textId="77777777" w:rsidR="00AD6DB4" w:rsidRPr="00671C8B" w:rsidRDefault="00AD6DB4" w:rsidP="00166AF3">
            <w:pPr>
              <w:pStyle w:val="TableBody"/>
              <w:rPr>
                <w:rFonts w:ascii="Times New Roman" w:hAnsi="Times New Roman" w:cs="Times New Roman"/>
                <w:i/>
                <w:sz w:val="20"/>
                <w:szCs w:val="20"/>
              </w:rPr>
            </w:pPr>
            <w:r w:rsidRPr="00671C8B">
              <w:rPr>
                <w:i/>
              </w:rPr>
              <w:t>Write command</w:t>
            </w:r>
          </w:p>
          <w:p w14:paraId="7901D13F" w14:textId="77777777" w:rsidR="00AD6DB4" w:rsidRPr="00671C8B" w:rsidRDefault="00AD6DB4" w:rsidP="00166AF3">
            <w:pPr>
              <w:pStyle w:val="TableBody"/>
            </w:pPr>
          </w:p>
          <w:p w14:paraId="55C553E6" w14:textId="77777777" w:rsidR="00AD6DB4" w:rsidRPr="00671C8B" w:rsidRDefault="00AD6DB4" w:rsidP="00166AF3">
            <w:pPr>
              <w:pStyle w:val="TableBody"/>
              <w:rPr>
                <w:u w:val="single"/>
              </w:rPr>
            </w:pPr>
            <w:r w:rsidRPr="00671C8B">
              <w:rPr>
                <w:u w:val="single"/>
              </w:rPr>
              <w:t>Syntax</w:t>
            </w:r>
          </w:p>
          <w:p w14:paraId="0E307BB2" w14:textId="77777777" w:rsidR="00AD6DB4" w:rsidRPr="00671C8B" w:rsidRDefault="00AD6DB4" w:rsidP="00166AF3">
            <w:pPr>
              <w:pStyle w:val="TableBody"/>
              <w:rPr>
                <w:rFonts w:ascii="Times New Roman" w:hAnsi="Times New Roman" w:cs="Times New Roman"/>
                <w:sz w:val="20"/>
                <w:szCs w:val="20"/>
                <w:u w:val="single"/>
              </w:rPr>
            </w:pPr>
            <w:r w:rsidRPr="00671C8B">
              <w:rPr>
                <w:b/>
              </w:rPr>
              <w:t>AT+CGDCONT= [&lt;cid&gt;</w:t>
            </w:r>
            <w:r w:rsidRPr="00671C8B">
              <w:rPr>
                <w:b/>
              </w:rPr>
              <w:br/>
              <w:t>[,&lt;PDP_type&gt;</w:t>
            </w:r>
            <w:r w:rsidRPr="00671C8B">
              <w:rPr>
                <w:b/>
              </w:rPr>
              <w:br/>
              <w:t>[,&lt;APN&gt;</w:t>
            </w:r>
            <w:r w:rsidRPr="00671C8B">
              <w:rPr>
                <w:b/>
              </w:rPr>
              <w:br/>
              <w:t>[,&lt;PDP_addr&gt;</w:t>
            </w:r>
            <w:r w:rsidRPr="00671C8B">
              <w:rPr>
                <w:b/>
              </w:rPr>
              <w:br/>
              <w:t>[,&lt;d_comp&gt;</w:t>
            </w:r>
            <w:r w:rsidRPr="00671C8B">
              <w:rPr>
                <w:b/>
              </w:rPr>
              <w:br/>
              <w:t>[,&lt;h_comp&gt;</w:t>
            </w:r>
            <w:r w:rsidRPr="00671C8B">
              <w:rPr>
                <w:b/>
              </w:rPr>
              <w:br/>
              <w:t>[,&lt;IPv4AddrAlloc&gt;[,&lt;emergency_</w:t>
            </w:r>
            <w:r w:rsidRPr="00671C8B">
              <w:rPr>
                <w:b/>
              </w:rPr>
              <w:br/>
              <w:t>indication&gt;</w:t>
            </w:r>
            <w:r w:rsidRPr="00671C8B">
              <w:rPr>
                <w:b/>
              </w:rPr>
              <w:br/>
              <w:t>[,&lt;PCSCF_</w:t>
            </w:r>
            <w:r w:rsidRPr="00671C8B">
              <w:rPr>
                <w:b/>
              </w:rPr>
              <w:br/>
              <w:t>discovery&gt;</w:t>
            </w:r>
            <w:r w:rsidRPr="00671C8B">
              <w:rPr>
                <w:b/>
              </w:rPr>
              <w:br/>
              <w:t>[,&lt;IM_CN_</w:t>
            </w:r>
            <w:r w:rsidRPr="00671C8B">
              <w:rPr>
                <w:b/>
              </w:rPr>
              <w:br/>
              <w:t>Signalling_Flag_</w:t>
            </w:r>
            <w:r w:rsidRPr="00671C8B">
              <w:rPr>
                <w:b/>
              </w:rPr>
              <w:br/>
              <w:t>Ind&gt;]]]]]]]]]]</w:t>
            </w:r>
          </w:p>
        </w:tc>
        <w:tc>
          <w:tcPr>
            <w:tcW w:w="7560" w:type="dxa"/>
          </w:tcPr>
          <w:p w14:paraId="750606AC" w14:textId="77777777" w:rsidR="00AD6DB4" w:rsidRPr="00671C8B" w:rsidRDefault="00AD6DB4" w:rsidP="00166AF3">
            <w:pPr>
              <w:pStyle w:val="TableBody"/>
              <w:rPr>
                <w:rFonts w:ascii="Times New Roman" w:hAnsi="Times New Roman" w:cs="Times New Roman"/>
                <w:sz w:val="20"/>
                <w:szCs w:val="20"/>
                <w:u w:val="single"/>
              </w:rPr>
            </w:pPr>
          </w:p>
          <w:p w14:paraId="033AD85E" w14:textId="77777777" w:rsidR="00AD6DB4" w:rsidRPr="00671C8B" w:rsidRDefault="00AD6DB4" w:rsidP="00166AF3">
            <w:pPr>
              <w:pStyle w:val="TableBody"/>
              <w:rPr>
                <w:rFonts w:ascii="Times New Roman" w:hAnsi="Times New Roman" w:cs="Times New Roman"/>
                <w:sz w:val="20"/>
                <w:szCs w:val="20"/>
                <w:u w:val="single"/>
              </w:rPr>
            </w:pPr>
          </w:p>
          <w:p w14:paraId="038B4693" w14:textId="77777777" w:rsidR="00AD6DB4" w:rsidRPr="00671C8B" w:rsidRDefault="00AD6DB4" w:rsidP="00166AF3">
            <w:pPr>
              <w:pStyle w:val="TableBody"/>
              <w:rPr>
                <w:u w:val="single"/>
              </w:rPr>
            </w:pPr>
            <w:r w:rsidRPr="00671C8B">
              <w:rPr>
                <w:u w:val="single"/>
              </w:rPr>
              <w:t>Response</w:t>
            </w:r>
          </w:p>
          <w:p w14:paraId="111F2044" w14:textId="77777777" w:rsidR="00AD6DB4" w:rsidRPr="00671C8B" w:rsidRDefault="00AD6DB4" w:rsidP="00166AF3">
            <w:pPr>
              <w:pStyle w:val="TableBody"/>
              <w:rPr>
                <w:b/>
                <w:u w:val="single"/>
              </w:rPr>
            </w:pPr>
            <w:r w:rsidRPr="00671C8B">
              <w:rPr>
                <w:b/>
              </w:rPr>
              <w:t>OK</w:t>
            </w:r>
          </w:p>
          <w:p w14:paraId="72259746" w14:textId="77777777" w:rsidR="00AD6DB4" w:rsidRPr="00671C8B" w:rsidRDefault="00AD6DB4" w:rsidP="00166AF3">
            <w:pPr>
              <w:pStyle w:val="TableBody"/>
            </w:pPr>
          </w:p>
          <w:p w14:paraId="27294D6F" w14:textId="77777777" w:rsidR="00AD6DB4" w:rsidRPr="00671C8B" w:rsidRDefault="00AD6DB4" w:rsidP="00166AF3">
            <w:pPr>
              <w:pStyle w:val="TableBody"/>
            </w:pPr>
            <w:r w:rsidRPr="00671C8B">
              <w:t>or</w:t>
            </w:r>
          </w:p>
          <w:p w14:paraId="768C53E4" w14:textId="77777777" w:rsidR="00AD6DB4" w:rsidRPr="00671C8B" w:rsidRDefault="00AD6DB4" w:rsidP="00166AF3">
            <w:pPr>
              <w:pStyle w:val="TableBody"/>
              <w:rPr>
                <w:b/>
              </w:rPr>
            </w:pPr>
            <w:r w:rsidRPr="00671C8B">
              <w:rPr>
                <w:b/>
              </w:rPr>
              <w:t>ERROR</w:t>
            </w:r>
          </w:p>
          <w:p w14:paraId="007B575B" w14:textId="77777777" w:rsidR="00AD6DB4" w:rsidRPr="004226D1" w:rsidRDefault="00AD6DB4" w:rsidP="00166AF3">
            <w:pPr>
              <w:pStyle w:val="TableBody"/>
              <w:rPr>
                <w:sz w:val="14"/>
                <w:szCs w:val="14"/>
                <w:u w:val="single"/>
              </w:rPr>
            </w:pPr>
          </w:p>
          <w:p w14:paraId="16D2E58C" w14:textId="77777777" w:rsidR="00AD6DB4" w:rsidRPr="00671C8B" w:rsidRDefault="00AD6DB4" w:rsidP="00166AF3">
            <w:pPr>
              <w:pStyle w:val="TableBody"/>
              <w:rPr>
                <w:lang w:eastAsia="zh-CN"/>
              </w:rPr>
            </w:pPr>
            <w:r w:rsidRPr="00671C8B">
              <w:rPr>
                <w:u w:val="single"/>
              </w:rPr>
              <w:t>Parameters</w:t>
            </w:r>
          </w:p>
          <w:p w14:paraId="33BCFB23" w14:textId="77777777" w:rsidR="00AD6DB4" w:rsidRPr="00671C8B" w:rsidRDefault="00AD6DB4" w:rsidP="00166AF3">
            <w:pPr>
              <w:pStyle w:val="TableBody"/>
              <w:rPr>
                <w:lang w:eastAsia="zh-CN"/>
              </w:rPr>
            </w:pPr>
            <w:r w:rsidRPr="00671C8B">
              <w:rPr>
                <w:b/>
              </w:rPr>
              <w:t>&lt;cid&gt;</w:t>
            </w:r>
            <w:r w:rsidRPr="00671C8B">
              <w:rPr>
                <w:lang w:eastAsia="zh-CN"/>
              </w:rPr>
              <w:tab/>
            </w:r>
            <w:r w:rsidRPr="00671C8B">
              <w:t>PDP Context Identifier. A numeric parameter which specifies a particular PDP context definition. The parameter is local to the TE-MT interface and is used in other PDP context-related commands. The range of the permitted values (minimum value = 1) is returned by the test command.</w:t>
            </w:r>
          </w:p>
          <w:p w14:paraId="73FB336F" w14:textId="77777777" w:rsidR="00AD6DB4" w:rsidRPr="004226D1" w:rsidRDefault="00AD6DB4" w:rsidP="00166AF3">
            <w:pPr>
              <w:pStyle w:val="TableBody"/>
              <w:rPr>
                <w:b/>
                <w:sz w:val="14"/>
                <w:szCs w:val="14"/>
              </w:rPr>
            </w:pPr>
          </w:p>
          <w:p w14:paraId="06F116FC" w14:textId="77777777" w:rsidR="00AD6DB4" w:rsidRPr="00671C8B" w:rsidRDefault="00AD6DB4" w:rsidP="00166AF3">
            <w:pPr>
              <w:pStyle w:val="TableBody"/>
            </w:pPr>
            <w:r w:rsidRPr="00671C8B">
              <w:rPr>
                <w:b/>
              </w:rPr>
              <w:t>&lt;PDP_t</w:t>
            </w:r>
            <w:r w:rsidRPr="00671C8B">
              <w:rPr>
                <w:b/>
                <w:snapToGrid w:val="0"/>
              </w:rPr>
              <w:t>ype&gt;</w:t>
            </w:r>
            <w:r w:rsidRPr="00671C8B">
              <w:tab/>
              <w:t>Packet Data Protocol type</w:t>
            </w:r>
          </w:p>
          <w:p w14:paraId="6A0B81C2" w14:textId="77777777" w:rsidR="00AD6DB4" w:rsidRPr="00671C8B" w:rsidRDefault="00AD6DB4" w:rsidP="00166AF3">
            <w:pPr>
              <w:pStyle w:val="TableBody"/>
            </w:pPr>
            <w:r w:rsidRPr="00671C8B">
              <w:t>"IP"</w:t>
            </w:r>
            <w:r w:rsidRPr="00671C8B">
              <w:tab/>
            </w:r>
            <w:r w:rsidRPr="00671C8B">
              <w:tab/>
              <w:t>Internet Protocol</w:t>
            </w:r>
          </w:p>
          <w:p w14:paraId="567DE2DD" w14:textId="77777777" w:rsidR="00AD6DB4" w:rsidRPr="00F22490" w:rsidRDefault="00AD6DB4" w:rsidP="00166AF3">
            <w:pPr>
              <w:pStyle w:val="TableBody"/>
              <w:rPr>
                <w:rPrChange w:id="15256" w:author="Alban Roche" w:date="2017-08-02T14:51:00Z">
                  <w:rPr>
                    <w:lang w:val="fr-FR"/>
                  </w:rPr>
                </w:rPrChange>
              </w:rPr>
            </w:pPr>
            <w:r w:rsidRPr="00F22490">
              <w:rPr>
                <w:rPrChange w:id="15257" w:author="Alban Roche" w:date="2017-08-02T14:51:00Z">
                  <w:rPr>
                    <w:lang w:val="fr-FR"/>
                  </w:rPr>
                </w:rPrChange>
              </w:rPr>
              <w:t>"IPV6"</w:t>
            </w:r>
            <w:r w:rsidRPr="00F22490">
              <w:rPr>
                <w:rPrChange w:id="15258" w:author="Alban Roche" w:date="2017-08-02T14:51:00Z">
                  <w:rPr>
                    <w:lang w:val="fr-FR"/>
                  </w:rPr>
                </w:rPrChange>
              </w:rPr>
              <w:tab/>
            </w:r>
            <w:r w:rsidRPr="00F22490">
              <w:rPr>
                <w:rPrChange w:id="15259" w:author="Alban Roche" w:date="2017-08-02T14:51:00Z">
                  <w:rPr>
                    <w:lang w:val="fr-FR"/>
                  </w:rPr>
                </w:rPrChange>
              </w:rPr>
              <w:tab/>
              <w:t>Internet Protocol, version 6</w:t>
            </w:r>
          </w:p>
          <w:p w14:paraId="36752E00" w14:textId="77777777" w:rsidR="00AD6DB4" w:rsidRPr="00671C8B" w:rsidRDefault="00AD6DB4" w:rsidP="00166AF3">
            <w:pPr>
              <w:pStyle w:val="TableBody"/>
            </w:pPr>
            <w:r w:rsidRPr="00671C8B">
              <w:t>"IPV4V6"</w:t>
            </w:r>
            <w:r w:rsidRPr="00671C8B">
              <w:tab/>
              <w:t>Virtual &lt;PDP_type&gt;introduced to handle dual IP stack UE capability</w:t>
            </w:r>
          </w:p>
          <w:p w14:paraId="48727730" w14:textId="77777777" w:rsidR="00AD6DB4" w:rsidRPr="004226D1" w:rsidRDefault="00AD6DB4" w:rsidP="00166AF3">
            <w:pPr>
              <w:pStyle w:val="TableBody"/>
              <w:rPr>
                <w:b/>
                <w:sz w:val="14"/>
                <w:szCs w:val="14"/>
              </w:rPr>
            </w:pPr>
          </w:p>
          <w:p w14:paraId="6A534753" w14:textId="77777777" w:rsidR="00AD6DB4" w:rsidRPr="00671C8B" w:rsidRDefault="00AD6DB4" w:rsidP="00166AF3">
            <w:pPr>
              <w:pStyle w:val="TableBody"/>
            </w:pPr>
            <w:r w:rsidRPr="00671C8B">
              <w:rPr>
                <w:b/>
              </w:rPr>
              <w:t>&lt;AP</w:t>
            </w:r>
            <w:r w:rsidRPr="00671C8B">
              <w:rPr>
                <w:b/>
                <w:snapToGrid w:val="0"/>
              </w:rPr>
              <w:t>N</w:t>
            </w:r>
            <w:r w:rsidRPr="00671C8B">
              <w:rPr>
                <w:b/>
              </w:rPr>
              <w:t>&gt;</w:t>
            </w:r>
            <w:r w:rsidRPr="00671C8B">
              <w:tab/>
              <w:t>Access Point Name</w:t>
            </w:r>
          </w:p>
          <w:p w14:paraId="17E421A8" w14:textId="77777777" w:rsidR="00AD6DB4" w:rsidRPr="00671C8B" w:rsidRDefault="00AD6DB4" w:rsidP="00166AF3">
            <w:pPr>
              <w:pStyle w:val="TableBody"/>
            </w:pPr>
            <w:r w:rsidRPr="00671C8B">
              <w:t>String parameter which is a logical name that is used to select the GGSN or the external packet data network. If the value is null or omitted, then the subscription value will be requested.</w:t>
            </w:r>
          </w:p>
          <w:p w14:paraId="25EBF017" w14:textId="77777777" w:rsidR="00AD6DB4" w:rsidRPr="004226D1" w:rsidRDefault="00AD6DB4" w:rsidP="00166AF3">
            <w:pPr>
              <w:pStyle w:val="TableBody"/>
              <w:rPr>
                <w:b/>
                <w:sz w:val="14"/>
                <w:szCs w:val="14"/>
              </w:rPr>
            </w:pPr>
          </w:p>
          <w:p w14:paraId="676675D3" w14:textId="77777777" w:rsidR="00AD6DB4" w:rsidRPr="00671C8B" w:rsidRDefault="00AD6DB4" w:rsidP="00166AF3">
            <w:pPr>
              <w:pStyle w:val="TableBody"/>
            </w:pPr>
            <w:r w:rsidRPr="00671C8B">
              <w:rPr>
                <w:b/>
              </w:rPr>
              <w:t>&lt;PDP_address&gt;</w:t>
            </w:r>
            <w:r w:rsidRPr="00671C8B">
              <w:tab/>
              <w:t>String parameter that identifies the MT in the address space applicable to the PDP. If the value is null or omitted then a value may be provided by the TE during the PDP startup procedure or, failing that, a dynamic address will be requested. The read command will continue to return the null string even if an address has been allocated during the PDP startup procedure. The allocated address may be read using the command +CGPADDR command.</w:t>
            </w:r>
          </w:p>
          <w:p w14:paraId="60C306D4" w14:textId="77777777" w:rsidR="00AD6DB4" w:rsidRPr="00671C8B" w:rsidRDefault="00AD6DB4" w:rsidP="00166AF3">
            <w:pPr>
              <w:pStyle w:val="TableBody"/>
            </w:pPr>
            <w:r w:rsidRPr="00671C8B">
              <w:t>Note that IPv6 address obtained on LTE will be prefixed with a constant 8 byte address</w:t>
            </w:r>
          </w:p>
          <w:p w14:paraId="34E9D16D" w14:textId="77777777" w:rsidR="00AD6DB4" w:rsidRPr="00671C8B" w:rsidRDefault="00AD6DB4" w:rsidP="00166AF3">
            <w:pPr>
              <w:pStyle w:val="TableBody"/>
            </w:pPr>
            <w:r w:rsidRPr="00671C8B">
              <w:t>"FE.80.00.00.00.00.00.00" if the network has not provided any.</w:t>
            </w:r>
          </w:p>
          <w:p w14:paraId="09141758" w14:textId="77777777" w:rsidR="00AD6DB4" w:rsidRPr="00671C8B" w:rsidRDefault="00AD6DB4" w:rsidP="00166AF3">
            <w:pPr>
              <w:pStyle w:val="TableBody"/>
              <w:rPr>
                <w:b/>
              </w:rPr>
            </w:pPr>
          </w:p>
          <w:p w14:paraId="62D04F27" w14:textId="77777777" w:rsidR="00AD6DB4" w:rsidRPr="00671C8B" w:rsidRDefault="00AD6DB4" w:rsidP="00166AF3">
            <w:pPr>
              <w:pStyle w:val="TableBody"/>
            </w:pPr>
            <w:r w:rsidRPr="00671C8B">
              <w:rPr>
                <w:b/>
              </w:rPr>
              <w:t>&lt;d_comp&gt;</w:t>
            </w:r>
            <w:r w:rsidRPr="00671C8B">
              <w:tab/>
              <w:t>PDP data compression (applicable for SNDCP only)</w:t>
            </w:r>
          </w:p>
          <w:p w14:paraId="6C79703E" w14:textId="77777777" w:rsidR="00AD6DB4" w:rsidRPr="00671C8B" w:rsidRDefault="00AD6DB4" w:rsidP="00166AF3">
            <w:pPr>
              <w:pStyle w:val="TableBody"/>
            </w:pPr>
            <w:r w:rsidRPr="00671C8B">
              <w:rPr>
                <w:u w:val="single"/>
              </w:rPr>
              <w:t>0</w:t>
            </w:r>
            <w:r w:rsidRPr="00671C8B">
              <w:tab/>
              <w:t>Off  (default if value if omitted)</w:t>
            </w:r>
          </w:p>
          <w:p w14:paraId="09D3FC01" w14:textId="77777777" w:rsidR="00AD6DB4" w:rsidRPr="00671C8B" w:rsidRDefault="00AD6DB4" w:rsidP="00166AF3">
            <w:pPr>
              <w:pStyle w:val="TableBody"/>
            </w:pPr>
            <w:r w:rsidRPr="00671C8B">
              <w:t>1</w:t>
            </w:r>
            <w:r w:rsidRPr="00671C8B">
              <w:tab/>
              <w:t>On (manufacturer preferred compression)</w:t>
            </w:r>
          </w:p>
          <w:p w14:paraId="2477610C" w14:textId="77777777" w:rsidR="00AD6DB4" w:rsidRPr="00671C8B" w:rsidRDefault="00AD6DB4" w:rsidP="00166AF3">
            <w:pPr>
              <w:pStyle w:val="TableBody"/>
            </w:pPr>
            <w:r w:rsidRPr="00671C8B">
              <w:t>2</w:t>
            </w:r>
            <w:r w:rsidRPr="00671C8B">
              <w:tab/>
              <w:t>V.42 bis</w:t>
            </w:r>
          </w:p>
          <w:p w14:paraId="12D2C30F" w14:textId="77777777" w:rsidR="00AD6DB4" w:rsidRPr="00671C8B" w:rsidRDefault="00AD6DB4" w:rsidP="00166AF3">
            <w:pPr>
              <w:pStyle w:val="TableBody"/>
              <w:rPr>
                <w:b/>
              </w:rPr>
            </w:pPr>
          </w:p>
          <w:p w14:paraId="3A91C4AE" w14:textId="77777777" w:rsidR="00AD6DB4" w:rsidRPr="00671C8B" w:rsidRDefault="00AD6DB4" w:rsidP="00166AF3">
            <w:pPr>
              <w:pStyle w:val="TableBody"/>
            </w:pPr>
            <w:r w:rsidRPr="00671C8B">
              <w:rPr>
                <w:b/>
              </w:rPr>
              <w:t>&lt;h_comp&gt;</w:t>
            </w:r>
            <w:r w:rsidRPr="00671C8B">
              <w:tab/>
              <w:t>PDP header compression</w:t>
            </w:r>
          </w:p>
          <w:p w14:paraId="053323D4" w14:textId="77777777" w:rsidR="00AD6DB4" w:rsidRPr="00671C8B" w:rsidRDefault="00AD6DB4" w:rsidP="00166AF3">
            <w:pPr>
              <w:pStyle w:val="TableBody"/>
            </w:pPr>
            <w:r w:rsidRPr="00671C8B">
              <w:rPr>
                <w:u w:val="single"/>
              </w:rPr>
              <w:t>0</w:t>
            </w:r>
            <w:r w:rsidRPr="00671C8B">
              <w:tab/>
              <w:t>Off (default if value if omitted)</w:t>
            </w:r>
          </w:p>
          <w:p w14:paraId="15F21C9D" w14:textId="77777777" w:rsidR="00AD6DB4" w:rsidRPr="00671C8B" w:rsidRDefault="00AD6DB4" w:rsidP="00166AF3">
            <w:pPr>
              <w:pStyle w:val="TableBody"/>
            </w:pPr>
            <w:r w:rsidRPr="00671C8B">
              <w:t>1</w:t>
            </w:r>
            <w:r w:rsidRPr="00671C8B">
              <w:tab/>
              <w:t>On (manufacturer preferred compression)</w:t>
            </w:r>
          </w:p>
          <w:p w14:paraId="0440670A" w14:textId="77777777" w:rsidR="00AD6DB4" w:rsidRPr="00671C8B" w:rsidRDefault="00AD6DB4" w:rsidP="00166AF3">
            <w:pPr>
              <w:pStyle w:val="TableBody"/>
            </w:pPr>
            <w:r w:rsidRPr="00671C8B">
              <w:t>2</w:t>
            </w:r>
            <w:r w:rsidRPr="00671C8B">
              <w:tab/>
              <w:t>RFC1144 (applicable for SNDCP only)</w:t>
            </w:r>
          </w:p>
          <w:p w14:paraId="35BDA05B" w14:textId="77777777" w:rsidR="00AD6DB4" w:rsidRPr="00671C8B" w:rsidRDefault="00AD6DB4" w:rsidP="00166AF3">
            <w:pPr>
              <w:pStyle w:val="TableBody"/>
            </w:pPr>
            <w:r w:rsidRPr="00671C8B">
              <w:t>3</w:t>
            </w:r>
            <w:r w:rsidRPr="00671C8B">
              <w:tab/>
              <w:t>RFC2507</w:t>
            </w:r>
          </w:p>
          <w:p w14:paraId="46BDA5F7" w14:textId="77777777" w:rsidR="00AD6DB4" w:rsidRPr="00671C8B" w:rsidRDefault="00AD6DB4" w:rsidP="00166AF3">
            <w:pPr>
              <w:pStyle w:val="TableBody"/>
            </w:pPr>
            <w:r w:rsidRPr="00671C8B">
              <w:t>4</w:t>
            </w:r>
            <w:r w:rsidRPr="00671C8B">
              <w:tab/>
              <w:t>RFC3095 (applicable for PDCP only)</w:t>
            </w:r>
          </w:p>
          <w:p w14:paraId="7494C593" w14:textId="77777777" w:rsidR="00AD6DB4" w:rsidRPr="00671C8B" w:rsidRDefault="00AD6DB4" w:rsidP="00166AF3">
            <w:pPr>
              <w:pStyle w:val="TableBody"/>
              <w:rPr>
                <w:b/>
              </w:rPr>
            </w:pPr>
          </w:p>
          <w:p w14:paraId="0A6C983C" w14:textId="77777777" w:rsidR="00AD6DB4" w:rsidRPr="00671C8B" w:rsidRDefault="00AD6DB4" w:rsidP="00166AF3">
            <w:pPr>
              <w:pStyle w:val="TableBody"/>
            </w:pPr>
            <w:r w:rsidRPr="00671C8B">
              <w:rPr>
                <w:b/>
              </w:rPr>
              <w:t>&lt;IPv4AddrAlloc&gt;</w:t>
            </w:r>
            <w:r w:rsidRPr="00671C8B">
              <w:tab/>
              <w:t>Numeric parameter that controls how MT/TA requests to get IPv4 address information</w:t>
            </w:r>
          </w:p>
          <w:p w14:paraId="0318E4C8" w14:textId="77777777" w:rsidR="00AD6DB4" w:rsidRPr="00671C8B" w:rsidRDefault="00AD6DB4" w:rsidP="00166AF3">
            <w:pPr>
              <w:pStyle w:val="TableBody"/>
            </w:pPr>
            <w:r w:rsidRPr="00671C8B">
              <w:t>0</w:t>
            </w:r>
            <w:r w:rsidRPr="00671C8B">
              <w:tab/>
              <w:t>IPv4 address allocated through NAS signalling</w:t>
            </w:r>
          </w:p>
          <w:p w14:paraId="6D0D7BDC" w14:textId="77777777" w:rsidR="00AD6DB4" w:rsidRPr="00671C8B" w:rsidRDefault="00AD6DB4" w:rsidP="00166AF3">
            <w:pPr>
              <w:pStyle w:val="TableBody"/>
            </w:pPr>
            <w:r w:rsidRPr="00671C8B">
              <w:t>1</w:t>
            </w:r>
            <w:r w:rsidRPr="00671C8B">
              <w:tab/>
              <w:t>IPv4 address allocated through DHCP</w:t>
            </w:r>
          </w:p>
          <w:p w14:paraId="39559166" w14:textId="77777777" w:rsidR="00AD6DB4" w:rsidRPr="00671C8B" w:rsidRDefault="00AD6DB4" w:rsidP="00166AF3">
            <w:pPr>
              <w:pStyle w:val="TableBody"/>
            </w:pPr>
          </w:p>
          <w:p w14:paraId="22B7C4CE" w14:textId="77777777" w:rsidR="00AD6DB4" w:rsidRPr="00671C8B" w:rsidRDefault="00AD6DB4" w:rsidP="00166AF3">
            <w:pPr>
              <w:pStyle w:val="TableBody"/>
            </w:pPr>
            <w:r w:rsidRPr="00671C8B">
              <w:rPr>
                <w:b/>
              </w:rPr>
              <w:t>&lt;emergency_indication&gt;</w:t>
            </w:r>
            <w:r w:rsidRPr="00671C8B">
              <w:tab/>
              <w:t>Indicates whether the PDP contect is for emergency bearer services or not</w:t>
            </w:r>
          </w:p>
          <w:p w14:paraId="7F05E900" w14:textId="77777777" w:rsidR="00AD6DB4" w:rsidRPr="00671C8B" w:rsidRDefault="00AD6DB4" w:rsidP="00166AF3">
            <w:pPr>
              <w:pStyle w:val="TableBody"/>
            </w:pPr>
            <w:r w:rsidRPr="00671C8B">
              <w:t>0</w:t>
            </w:r>
            <w:r w:rsidRPr="00671C8B">
              <w:tab/>
              <w:t>PDP context is not for emergency bearer services</w:t>
            </w:r>
          </w:p>
          <w:p w14:paraId="20C8A0DC" w14:textId="77777777" w:rsidR="00AD6DB4" w:rsidRPr="00671C8B" w:rsidRDefault="00AD6DB4" w:rsidP="00166AF3">
            <w:pPr>
              <w:pStyle w:val="TableBody"/>
            </w:pPr>
            <w:r w:rsidRPr="00671C8B">
              <w:t>1</w:t>
            </w:r>
            <w:r w:rsidRPr="00671C8B">
              <w:tab/>
              <w:t>PDP context is for emergency bearer services</w:t>
            </w:r>
          </w:p>
          <w:p w14:paraId="4BCFD523" w14:textId="77777777" w:rsidR="00AD6DB4" w:rsidRPr="00671C8B" w:rsidRDefault="00AD6DB4" w:rsidP="00166AF3">
            <w:pPr>
              <w:pStyle w:val="TableBody"/>
            </w:pPr>
          </w:p>
          <w:p w14:paraId="7F3088E9" w14:textId="77777777" w:rsidR="00AD6DB4" w:rsidRPr="00671C8B" w:rsidRDefault="00AD6DB4" w:rsidP="00166AF3">
            <w:pPr>
              <w:pStyle w:val="TableBody"/>
            </w:pPr>
            <w:r w:rsidRPr="00671C8B">
              <w:rPr>
                <w:b/>
              </w:rPr>
              <w:t>&lt;P-CSCF_discovery&gt;</w:t>
            </w:r>
            <w:r w:rsidRPr="00671C8B">
              <w:tab/>
              <w:t>Numeric parameter that influences how the MT/TA requests get the P-CSCF address</w:t>
            </w:r>
          </w:p>
          <w:p w14:paraId="040153C0" w14:textId="77777777" w:rsidR="00AD6DB4" w:rsidRPr="00671C8B" w:rsidRDefault="00AD6DB4" w:rsidP="00166AF3">
            <w:pPr>
              <w:pStyle w:val="TableBody"/>
            </w:pPr>
            <w:r w:rsidRPr="00671C8B">
              <w:t>0</w:t>
            </w:r>
            <w:r w:rsidRPr="00671C8B">
              <w:tab/>
              <w:t>Preference of P-CSCF address discovery not influences by +CGDCONT</w:t>
            </w:r>
          </w:p>
          <w:p w14:paraId="41F69F07" w14:textId="77777777" w:rsidR="00AD6DB4" w:rsidRPr="00671C8B" w:rsidRDefault="00AD6DB4" w:rsidP="00166AF3">
            <w:pPr>
              <w:pStyle w:val="TableBody"/>
            </w:pPr>
            <w:r w:rsidRPr="00671C8B">
              <w:t>1</w:t>
            </w:r>
            <w:r w:rsidRPr="00671C8B">
              <w:tab/>
              <w:t>Preference of P-CSCF address discovery through NAS signalling</w:t>
            </w:r>
          </w:p>
          <w:p w14:paraId="2D3FA4D0" w14:textId="77777777" w:rsidR="00AD6DB4" w:rsidRPr="00671C8B" w:rsidRDefault="00AD6DB4" w:rsidP="00166AF3">
            <w:pPr>
              <w:pStyle w:val="TableBody"/>
            </w:pPr>
          </w:p>
          <w:p w14:paraId="7DA28E29" w14:textId="77777777" w:rsidR="00AD6DB4" w:rsidRPr="00671C8B" w:rsidRDefault="00AD6DB4" w:rsidP="00166AF3">
            <w:pPr>
              <w:pStyle w:val="TableBody"/>
            </w:pPr>
            <w:r w:rsidRPr="00671C8B">
              <w:rPr>
                <w:b/>
              </w:rPr>
              <w:t>&lt;IM_CN_Signalling_Flag_Ind&gt;</w:t>
            </w:r>
            <w:r w:rsidRPr="00671C8B">
              <w:tab/>
              <w:t>Numeric parameter used to indicate whether the PDP context is for IM CN subsystem related signaling only or not</w:t>
            </w:r>
          </w:p>
          <w:p w14:paraId="6034A97D" w14:textId="77777777" w:rsidR="00AD6DB4" w:rsidRPr="00671C8B" w:rsidRDefault="00AD6DB4" w:rsidP="00166AF3">
            <w:pPr>
              <w:pStyle w:val="TableBody"/>
            </w:pPr>
            <w:r w:rsidRPr="00671C8B">
              <w:t>0</w:t>
            </w:r>
            <w:r w:rsidRPr="00671C8B">
              <w:tab/>
              <w:t>UE indicates that the PDP context is not for IM CN subsystem-related signaling only</w:t>
            </w:r>
          </w:p>
          <w:p w14:paraId="5F56FE25" w14:textId="77777777" w:rsidR="00AD6DB4" w:rsidRPr="00671C8B" w:rsidRDefault="00AD6DB4" w:rsidP="00166AF3">
            <w:pPr>
              <w:pStyle w:val="TableBody"/>
            </w:pPr>
            <w:r w:rsidRPr="00671C8B">
              <w:t>1</w:t>
            </w:r>
            <w:r w:rsidRPr="00671C8B">
              <w:tab/>
              <w:t>UE indicates that the PDP context is for IM CN subsystem-related signaling only</w:t>
            </w:r>
          </w:p>
        </w:tc>
      </w:tr>
      <w:tr w:rsidR="00AD6DB4" w:rsidRPr="00671C8B" w14:paraId="5348C38E" w14:textId="77777777" w:rsidTr="00166AF3">
        <w:trPr>
          <w:cantSplit w:val="0"/>
        </w:trPr>
        <w:tc>
          <w:tcPr>
            <w:tcW w:w="1728" w:type="dxa"/>
          </w:tcPr>
          <w:p w14:paraId="43EDCB70" w14:textId="77777777" w:rsidR="00AD6DB4" w:rsidRPr="00671C8B" w:rsidRDefault="00AD6DB4" w:rsidP="00166AF3">
            <w:pPr>
              <w:pStyle w:val="TableBody"/>
              <w:rPr>
                <w:u w:val="single"/>
              </w:rPr>
            </w:pPr>
            <w:r w:rsidRPr="00671C8B">
              <w:rPr>
                <w:u w:val="single"/>
              </w:rPr>
              <w:t>Notes</w:t>
            </w:r>
          </w:p>
        </w:tc>
        <w:tc>
          <w:tcPr>
            <w:tcW w:w="7560" w:type="dxa"/>
          </w:tcPr>
          <w:p w14:paraId="14A26966" w14:textId="77777777" w:rsidR="00AD6DB4" w:rsidRPr="00671C8B" w:rsidRDefault="00AD6DB4" w:rsidP="0059466D">
            <w:pPr>
              <w:pStyle w:val="TableBody"/>
              <w:numPr>
                <w:ilvl w:val="0"/>
                <w:numId w:val="65"/>
              </w:numPr>
            </w:pPr>
            <w:r w:rsidRPr="00671C8B">
              <w:t>If the command is used only with the one parameter &lt;cid&gt;, it means that the corresponding PDP context becomes undefined.</w:t>
            </w:r>
          </w:p>
          <w:p w14:paraId="35B21C23" w14:textId="77777777" w:rsidR="00AD6DB4" w:rsidRPr="00671C8B" w:rsidRDefault="00AD6DB4" w:rsidP="0059466D">
            <w:pPr>
              <w:pStyle w:val="TableBody"/>
              <w:numPr>
                <w:ilvl w:val="0"/>
                <w:numId w:val="65"/>
              </w:numPr>
            </w:pPr>
            <w:r w:rsidRPr="00671C8B">
              <w:t>The APN Control List (ACL) will only be checked if a USIM is inserted. Before performing context definition it will check if the ACL-service is enabled and activated. If yes, all APNs from ACL of EF-ACL of the USIM will be read out and compared with the requested APN.</w:t>
            </w:r>
          </w:p>
          <w:p w14:paraId="0CEE3965" w14:textId="77777777" w:rsidR="00AD6DB4" w:rsidRPr="00671C8B" w:rsidRDefault="00AD6DB4" w:rsidP="0059466D">
            <w:pPr>
              <w:pStyle w:val="TableBody"/>
              <w:numPr>
                <w:ilvl w:val="1"/>
                <w:numId w:val="65"/>
              </w:numPr>
              <w:ind w:left="1062"/>
            </w:pPr>
            <w:r w:rsidRPr="00671C8B">
              <w:t>If the requested APN is listed in the ACL, the context definition will be performed.</w:t>
            </w:r>
          </w:p>
          <w:p w14:paraId="2A1C8087" w14:textId="77777777" w:rsidR="00AD6DB4" w:rsidRPr="00671C8B" w:rsidRDefault="00AD6DB4" w:rsidP="0059466D">
            <w:pPr>
              <w:pStyle w:val="TableBody"/>
              <w:numPr>
                <w:ilvl w:val="1"/>
                <w:numId w:val="65"/>
              </w:numPr>
              <w:ind w:left="1062"/>
            </w:pPr>
            <w:r w:rsidRPr="00671C8B">
              <w:t xml:space="preserve">If the requested APN is empty ("") and ACL contains "network provided APN", the context definition will also be requested. </w:t>
            </w:r>
          </w:p>
          <w:p w14:paraId="227B94A9" w14:textId="77777777" w:rsidR="00AD6DB4" w:rsidRPr="00671C8B" w:rsidRDefault="00AD6DB4" w:rsidP="0059466D">
            <w:pPr>
              <w:pStyle w:val="TableBody"/>
              <w:numPr>
                <w:ilvl w:val="1"/>
                <w:numId w:val="65"/>
              </w:numPr>
              <w:ind w:left="1062"/>
            </w:pPr>
            <w:r w:rsidRPr="00671C8B">
              <w:t>If the APN is not listed in the ACL the command returns error.</w:t>
            </w:r>
          </w:p>
          <w:p w14:paraId="7A02D428" w14:textId="77777777" w:rsidR="00AD6DB4" w:rsidRPr="00CB4B23" w:rsidRDefault="00AD6DB4" w:rsidP="0059466D">
            <w:pPr>
              <w:pStyle w:val="TableBody"/>
              <w:numPr>
                <w:ilvl w:val="1"/>
                <w:numId w:val="65"/>
              </w:numPr>
              <w:ind w:left="1062"/>
              <w:rPr>
                <w:u w:val="single"/>
              </w:rPr>
            </w:pPr>
            <w:r w:rsidRPr="00671C8B">
              <w:t>If the ACL-service is not enabled or not activated in the USIM or a GSM-SIM is inserted the context definition will be performed without any checks.</w:t>
            </w:r>
          </w:p>
          <w:p w14:paraId="59920EA5" w14:textId="77777777" w:rsidR="00AD6DB4" w:rsidRPr="00671C8B" w:rsidRDefault="00AD6DB4" w:rsidP="0059466D">
            <w:pPr>
              <w:pStyle w:val="TableBody"/>
              <w:numPr>
                <w:ilvl w:val="0"/>
                <w:numId w:val="65"/>
              </w:numPr>
              <w:rPr>
                <w:u w:val="single"/>
              </w:rPr>
            </w:pPr>
            <w:r>
              <w:t xml:space="preserve">Parameters are </w:t>
            </w:r>
            <w:r w:rsidRPr="00E8079A">
              <w:t>saved in non-volatile memory over module reboot</w:t>
            </w:r>
            <w:r>
              <w:t>.</w:t>
            </w:r>
          </w:p>
        </w:tc>
      </w:tr>
    </w:tbl>
    <w:p w14:paraId="298302D7" w14:textId="77777777" w:rsidR="00AD6DB4" w:rsidRPr="00671C8B" w:rsidRDefault="00AD6DB4" w:rsidP="0059466D">
      <w:pPr>
        <w:pStyle w:val="Heading2"/>
        <w:numPr>
          <w:ilvl w:val="1"/>
          <w:numId w:val="11"/>
        </w:numPr>
        <w:ind w:left="1080" w:hanging="1080"/>
      </w:pPr>
      <w:bookmarkStart w:id="15260" w:name="_Toc486251704"/>
      <w:bookmarkStart w:id="15261" w:name="_Toc489459878"/>
      <w:bookmarkStart w:id="15262" w:name="_Toc345081414"/>
      <w:bookmarkStart w:id="15263" w:name="_Toc349753154"/>
      <w:bookmarkStart w:id="15264" w:name="_Toc349754050"/>
      <w:bookmarkStart w:id="15265" w:name="_Ref366745685"/>
      <w:bookmarkStart w:id="15266" w:name="_Ref369092883"/>
      <w:bookmarkStart w:id="15267" w:name="_Toc368586109"/>
      <w:r w:rsidRPr="00671C8B">
        <w:t>+CGDSCONT Command: Define Secondary PDP Context</w:t>
      </w:r>
      <w:bookmarkEnd w:id="15260"/>
      <w:bookmarkEnd w:id="15261"/>
    </w:p>
    <w:tbl>
      <w:tblPr>
        <w:tblStyle w:val="TableSWIleft"/>
        <w:tblW w:w="9288" w:type="dxa"/>
        <w:tblLayout w:type="fixed"/>
        <w:tblLook w:val="04A0" w:firstRow="1" w:lastRow="0" w:firstColumn="1" w:lastColumn="0" w:noHBand="0" w:noVBand="1"/>
      </w:tblPr>
      <w:tblGrid>
        <w:gridCol w:w="1728"/>
        <w:gridCol w:w="7560"/>
      </w:tblGrid>
      <w:tr w:rsidR="00AD6DB4" w:rsidRPr="00671C8B" w14:paraId="79A09241"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2210CD4C" w14:textId="2E2D3091" w:rsidR="00AD6DB4" w:rsidRPr="00671C8B" w:rsidRDefault="00AD6DB4">
            <w:pPr>
              <w:pStyle w:val="TableRowHead"/>
              <w:spacing w:before="144" w:after="144"/>
              <w:rPr>
                <w:bCs w:val="0"/>
              </w:rPr>
            </w:pPr>
            <w:del w:id="15268" w:author="Alban Roche" w:date="2017-08-02T14:40:00Z">
              <w:r w:rsidDel="00F22490">
                <w:delText xml:space="preserve">HL7618, HL7618RD, </w:delText>
              </w:r>
              <w:r w:rsidDel="00F22490">
                <w:rPr>
                  <w:lang w:eastAsia="zh-CN"/>
                </w:rPr>
                <w:delText xml:space="preserve">HL7648, </w:delText>
              </w:r>
              <w:r w:rsidDel="00F22490">
                <w:delText xml:space="preserve">HL7650, </w:delText>
              </w:r>
              <w:r w:rsidDel="00F22490">
                <w:rPr>
                  <w:lang w:eastAsia="zh-CN"/>
                </w:rPr>
                <w:delText xml:space="preserve">HL7688, </w:delText>
              </w:r>
              <w:r w:rsidDel="00F22490">
                <w:delText>HL7690 and HL7692</w:delText>
              </w:r>
            </w:del>
            <w:ins w:id="15269" w:author="Alban Roche" w:date="2017-08-02T14:40:00Z">
              <w:r w:rsidR="00F22490">
                <w:t>HL7800</w:t>
              </w:r>
            </w:ins>
          </w:p>
        </w:tc>
      </w:tr>
      <w:tr w:rsidR="00AD6DB4" w:rsidRPr="00671C8B" w14:paraId="6F036598" w14:textId="77777777" w:rsidTr="00166AF3">
        <w:tc>
          <w:tcPr>
            <w:tcW w:w="1728" w:type="dxa"/>
          </w:tcPr>
          <w:p w14:paraId="2017C9EA" w14:textId="77777777" w:rsidR="00AD6DB4" w:rsidRPr="00671C8B" w:rsidRDefault="00AD6DB4" w:rsidP="00166AF3">
            <w:pPr>
              <w:pStyle w:val="TableBody"/>
              <w:keepNext/>
              <w:rPr>
                <w:rFonts w:ascii="Times New Roman" w:hAnsi="Times New Roman" w:cs="Times New Roman"/>
                <w:i/>
                <w:sz w:val="20"/>
                <w:szCs w:val="20"/>
              </w:rPr>
            </w:pPr>
            <w:r w:rsidRPr="00671C8B">
              <w:rPr>
                <w:i/>
              </w:rPr>
              <w:t>Test command</w:t>
            </w:r>
          </w:p>
          <w:p w14:paraId="4BA9EB0D" w14:textId="77777777" w:rsidR="00AD6DB4" w:rsidRPr="00671C8B" w:rsidRDefault="00AD6DB4" w:rsidP="00166AF3">
            <w:pPr>
              <w:pStyle w:val="TableBody"/>
              <w:keepNext/>
            </w:pPr>
          </w:p>
          <w:p w14:paraId="50AB31C8" w14:textId="77777777" w:rsidR="00AD6DB4" w:rsidRPr="00671C8B" w:rsidRDefault="00AD6DB4" w:rsidP="00166AF3">
            <w:pPr>
              <w:pStyle w:val="TableBody"/>
              <w:keepNext/>
              <w:rPr>
                <w:u w:val="single"/>
              </w:rPr>
            </w:pPr>
            <w:r w:rsidRPr="00671C8B">
              <w:rPr>
                <w:u w:val="single"/>
              </w:rPr>
              <w:t>Syntax</w:t>
            </w:r>
          </w:p>
          <w:p w14:paraId="52A19A40" w14:textId="77777777" w:rsidR="00AD6DB4" w:rsidRPr="00671C8B" w:rsidRDefault="00AD6DB4" w:rsidP="00166AF3">
            <w:pPr>
              <w:pStyle w:val="TableBody"/>
              <w:keepNext/>
              <w:rPr>
                <w:b/>
              </w:rPr>
            </w:pPr>
            <w:r w:rsidRPr="00671C8B">
              <w:rPr>
                <w:b/>
              </w:rPr>
              <w:t>AT+CGDSCONT=?</w:t>
            </w:r>
          </w:p>
        </w:tc>
        <w:tc>
          <w:tcPr>
            <w:tcW w:w="7560" w:type="dxa"/>
          </w:tcPr>
          <w:p w14:paraId="1CA765DD" w14:textId="77777777" w:rsidR="00AD6DB4" w:rsidRPr="00671C8B" w:rsidRDefault="00AD6DB4" w:rsidP="00166AF3">
            <w:pPr>
              <w:pStyle w:val="TableBody"/>
              <w:keepNext/>
              <w:rPr>
                <w:rFonts w:ascii="Times New Roman" w:hAnsi="Times New Roman" w:cs="Times New Roman"/>
                <w:sz w:val="20"/>
                <w:szCs w:val="20"/>
                <w:u w:val="single"/>
              </w:rPr>
            </w:pPr>
          </w:p>
          <w:p w14:paraId="5CFB963E" w14:textId="77777777" w:rsidR="00AD6DB4" w:rsidRPr="00671C8B" w:rsidRDefault="00AD6DB4" w:rsidP="00166AF3">
            <w:pPr>
              <w:pStyle w:val="TableBody"/>
              <w:keepNext/>
              <w:rPr>
                <w:u w:val="single"/>
              </w:rPr>
            </w:pPr>
          </w:p>
          <w:p w14:paraId="3ABFA2E3" w14:textId="77777777" w:rsidR="00AD6DB4" w:rsidRPr="00671C8B" w:rsidRDefault="00AD6DB4" w:rsidP="00166AF3">
            <w:pPr>
              <w:pStyle w:val="TableBody"/>
              <w:keepNext/>
              <w:rPr>
                <w:u w:val="single"/>
              </w:rPr>
            </w:pPr>
            <w:r w:rsidRPr="00671C8B">
              <w:rPr>
                <w:u w:val="single"/>
              </w:rPr>
              <w:t>Response</w:t>
            </w:r>
          </w:p>
          <w:p w14:paraId="64D8BA8D" w14:textId="77777777" w:rsidR="00AD6DB4" w:rsidRPr="00671C8B" w:rsidRDefault="00AD6DB4" w:rsidP="00166AF3">
            <w:pPr>
              <w:pStyle w:val="TableBody"/>
              <w:keepNext/>
              <w:rPr>
                <w:b/>
              </w:rPr>
            </w:pPr>
            <w:r w:rsidRPr="00671C8B">
              <w:rPr>
                <w:b/>
              </w:rPr>
              <w:t xml:space="preserve">+CGDSCONT: </w:t>
            </w:r>
            <w:r w:rsidRPr="00671C8B">
              <w:t>(range of</w:t>
            </w:r>
            <w:r w:rsidRPr="00671C8B">
              <w:rPr>
                <w:b/>
              </w:rPr>
              <w:t xml:space="preserve"> &lt;cid&gt;</w:t>
            </w:r>
            <w:r w:rsidRPr="00671C8B">
              <w:t>s),(list of</w:t>
            </w:r>
            <w:r w:rsidRPr="00671C8B">
              <w:rPr>
                <w:b/>
              </w:rPr>
              <w:t xml:space="preserve"> &lt;cid&gt;</w:t>
            </w:r>
            <w:r w:rsidRPr="00671C8B">
              <w:t>s for defined primary contexts),</w:t>
            </w:r>
            <w:r w:rsidRPr="00671C8B">
              <w:rPr>
                <w:b/>
              </w:rPr>
              <w:br/>
              <w:t>&lt;PDP_type&gt;</w:t>
            </w:r>
            <w:r w:rsidRPr="00671C8B">
              <w:t>,,,(list of supported</w:t>
            </w:r>
            <w:r w:rsidRPr="00671C8B">
              <w:rPr>
                <w:b/>
              </w:rPr>
              <w:t xml:space="preserve"> &lt;d_comp&gt;</w:t>
            </w:r>
            <w:r w:rsidRPr="00671C8B">
              <w:t>s),(list of supported</w:t>
            </w:r>
            <w:r w:rsidRPr="00671C8B">
              <w:rPr>
                <w:b/>
              </w:rPr>
              <w:t xml:space="preserve"> &lt;h_comp&gt;</w:t>
            </w:r>
            <w:r w:rsidRPr="00671C8B">
              <w:t>s),(list of supported</w:t>
            </w:r>
            <w:r w:rsidRPr="00671C8B">
              <w:rPr>
                <w:b/>
              </w:rPr>
              <w:t xml:space="preserve"> &lt;IM_CN_Signalling_Flag_Ind&gt;</w:t>
            </w:r>
            <w:r w:rsidRPr="00671C8B">
              <w:t>s)</w:t>
            </w:r>
          </w:p>
          <w:p w14:paraId="69799620" w14:textId="77777777" w:rsidR="00AD6DB4" w:rsidRPr="00671C8B" w:rsidRDefault="00AD6DB4" w:rsidP="00166AF3">
            <w:pPr>
              <w:pStyle w:val="TableBody"/>
              <w:keepNext/>
            </w:pPr>
            <w:r w:rsidRPr="00671C8B">
              <w:rPr>
                <w:b/>
              </w:rPr>
              <w:t xml:space="preserve">[&lt;CR&gt;&lt;LF&gt;+CGDSCONT: </w:t>
            </w:r>
            <w:r w:rsidRPr="00671C8B">
              <w:t>(range of</w:t>
            </w:r>
            <w:r w:rsidRPr="00671C8B">
              <w:rPr>
                <w:b/>
              </w:rPr>
              <w:t xml:space="preserve"> &lt;cid&gt;</w:t>
            </w:r>
            <w:r w:rsidRPr="00671C8B">
              <w:t>s),(list of</w:t>
            </w:r>
            <w:r w:rsidRPr="00671C8B">
              <w:rPr>
                <w:b/>
              </w:rPr>
              <w:t xml:space="preserve"> &lt;cid&gt;</w:t>
            </w:r>
            <w:r w:rsidRPr="00671C8B">
              <w:t>s for defined primary contexts),</w:t>
            </w:r>
            <w:r w:rsidRPr="00671C8B">
              <w:br/>
            </w:r>
            <w:r w:rsidRPr="00671C8B">
              <w:rPr>
                <w:b/>
              </w:rPr>
              <w:t>&lt;PDP_type&gt;</w:t>
            </w:r>
            <w:r w:rsidRPr="00671C8B">
              <w:t>,,,(list of supported</w:t>
            </w:r>
            <w:r w:rsidRPr="00671C8B">
              <w:rPr>
                <w:b/>
              </w:rPr>
              <w:t xml:space="preserve"> &lt;d_comp&gt;</w:t>
            </w:r>
            <w:r w:rsidRPr="00671C8B">
              <w:t>s),(list of supported</w:t>
            </w:r>
            <w:r w:rsidRPr="00671C8B">
              <w:rPr>
                <w:b/>
              </w:rPr>
              <w:t xml:space="preserve"> &lt;h_comp&gt;</w:t>
            </w:r>
            <w:r w:rsidRPr="00671C8B">
              <w:t>s),(list of supported</w:t>
            </w:r>
            <w:r w:rsidRPr="00671C8B">
              <w:rPr>
                <w:b/>
              </w:rPr>
              <w:t xml:space="preserve"> &lt;IM_CN_Signalling_Flag_Ind&gt;</w:t>
            </w:r>
            <w:r w:rsidRPr="00671C8B">
              <w:t>s)</w:t>
            </w:r>
          </w:p>
          <w:p w14:paraId="788140D5" w14:textId="77777777" w:rsidR="00AD6DB4" w:rsidRPr="00671C8B" w:rsidRDefault="00AD6DB4" w:rsidP="00166AF3">
            <w:pPr>
              <w:pStyle w:val="TableBody"/>
              <w:keepNext/>
              <w:rPr>
                <w:b/>
              </w:rPr>
            </w:pPr>
            <w:r w:rsidRPr="00671C8B">
              <w:rPr>
                <w:b/>
              </w:rPr>
              <w:t>[...]]</w:t>
            </w:r>
          </w:p>
          <w:p w14:paraId="11A12B36" w14:textId="77777777" w:rsidR="00AD6DB4" w:rsidRPr="00671C8B" w:rsidRDefault="00AD6DB4" w:rsidP="00166AF3">
            <w:pPr>
              <w:pStyle w:val="TableBody"/>
              <w:keepNext/>
              <w:rPr>
                <w:b/>
              </w:rPr>
            </w:pPr>
            <w:r w:rsidRPr="00671C8B">
              <w:rPr>
                <w:b/>
              </w:rPr>
              <w:t>OK</w:t>
            </w:r>
          </w:p>
        </w:tc>
      </w:tr>
      <w:tr w:rsidR="00AD6DB4" w:rsidRPr="00671C8B" w14:paraId="6E9FBC5D" w14:textId="77777777" w:rsidTr="00166AF3">
        <w:tc>
          <w:tcPr>
            <w:tcW w:w="1728" w:type="dxa"/>
          </w:tcPr>
          <w:p w14:paraId="705D7426" w14:textId="77777777" w:rsidR="00AD6DB4" w:rsidRPr="00671C8B" w:rsidRDefault="00AD6DB4" w:rsidP="00166AF3">
            <w:pPr>
              <w:pStyle w:val="TableBody"/>
              <w:rPr>
                <w:i/>
              </w:rPr>
            </w:pPr>
            <w:r w:rsidRPr="00671C8B">
              <w:rPr>
                <w:i/>
              </w:rPr>
              <w:t>Read command</w:t>
            </w:r>
          </w:p>
          <w:p w14:paraId="4C3DC06D" w14:textId="77777777" w:rsidR="00AD6DB4" w:rsidRPr="00671C8B" w:rsidRDefault="00AD6DB4" w:rsidP="00166AF3">
            <w:pPr>
              <w:pStyle w:val="TableBody"/>
            </w:pPr>
          </w:p>
          <w:p w14:paraId="780C01B7" w14:textId="77777777" w:rsidR="00AD6DB4" w:rsidRPr="00671C8B" w:rsidRDefault="00AD6DB4" w:rsidP="00166AF3">
            <w:pPr>
              <w:pStyle w:val="TableBody"/>
              <w:rPr>
                <w:u w:val="single"/>
              </w:rPr>
            </w:pPr>
            <w:r w:rsidRPr="00671C8B">
              <w:rPr>
                <w:u w:val="single"/>
              </w:rPr>
              <w:t>Syntax</w:t>
            </w:r>
          </w:p>
          <w:p w14:paraId="7FAACDCD" w14:textId="77777777" w:rsidR="00AD6DB4" w:rsidRPr="00671C8B" w:rsidRDefault="00AD6DB4" w:rsidP="00166AF3">
            <w:pPr>
              <w:pStyle w:val="TableBody"/>
              <w:rPr>
                <w:i/>
              </w:rPr>
            </w:pPr>
            <w:r w:rsidRPr="00671C8B">
              <w:rPr>
                <w:b/>
              </w:rPr>
              <w:t>AT+CGDSCONT?</w:t>
            </w:r>
          </w:p>
        </w:tc>
        <w:tc>
          <w:tcPr>
            <w:tcW w:w="7560" w:type="dxa"/>
          </w:tcPr>
          <w:p w14:paraId="56A62948" w14:textId="77777777" w:rsidR="00AD6DB4" w:rsidRPr="00671C8B" w:rsidRDefault="00AD6DB4" w:rsidP="00166AF3">
            <w:pPr>
              <w:pStyle w:val="TableBody"/>
              <w:rPr>
                <w:rFonts w:ascii="Times New Roman" w:hAnsi="Times New Roman" w:cs="Times New Roman"/>
                <w:sz w:val="20"/>
                <w:szCs w:val="20"/>
                <w:u w:val="single"/>
              </w:rPr>
            </w:pPr>
          </w:p>
          <w:p w14:paraId="3F8A9A14" w14:textId="77777777" w:rsidR="00AD6DB4" w:rsidRPr="00671C8B" w:rsidRDefault="00AD6DB4" w:rsidP="00166AF3">
            <w:pPr>
              <w:pStyle w:val="TableBody"/>
              <w:rPr>
                <w:u w:val="single"/>
              </w:rPr>
            </w:pPr>
          </w:p>
          <w:p w14:paraId="4345D2D3" w14:textId="77777777" w:rsidR="00AD6DB4" w:rsidRPr="00671C8B" w:rsidRDefault="00AD6DB4" w:rsidP="00166AF3">
            <w:pPr>
              <w:pStyle w:val="TableBody"/>
              <w:rPr>
                <w:u w:val="single"/>
              </w:rPr>
            </w:pPr>
            <w:r w:rsidRPr="00671C8B">
              <w:rPr>
                <w:u w:val="single"/>
              </w:rPr>
              <w:t>Response</w:t>
            </w:r>
          </w:p>
          <w:p w14:paraId="68B5AF28" w14:textId="77777777" w:rsidR="00AD6DB4" w:rsidRPr="00671C8B" w:rsidRDefault="00AD6DB4" w:rsidP="00166AF3">
            <w:pPr>
              <w:pStyle w:val="TableBody"/>
              <w:rPr>
                <w:b/>
              </w:rPr>
            </w:pPr>
            <w:r w:rsidRPr="00671C8B">
              <w:rPr>
                <w:b/>
              </w:rPr>
              <w:t>[+CGDSCONT: &lt;cid&gt;, &lt;p_cid&gt;, &lt;d_comp&gt;, &lt;h_comp&gt;</w:t>
            </w:r>
            <w:r w:rsidRPr="00671C8B">
              <w:rPr>
                <w:b/>
              </w:rPr>
              <w:br/>
              <w:t>[,&lt;IM_CN_Signalling_Flag_Ind&gt;]]</w:t>
            </w:r>
          </w:p>
          <w:p w14:paraId="1D0D8ED0" w14:textId="77777777" w:rsidR="00AD6DB4" w:rsidRPr="00671C8B" w:rsidRDefault="00AD6DB4" w:rsidP="00166AF3">
            <w:pPr>
              <w:pStyle w:val="TableBody"/>
              <w:rPr>
                <w:b/>
              </w:rPr>
            </w:pPr>
            <w:r w:rsidRPr="00671C8B">
              <w:rPr>
                <w:b/>
              </w:rPr>
              <w:t>[&lt;CR&gt;&lt;LF&gt;+CGDSCONT: &lt;cid&gt;, &lt;p_cid&gt;, &lt;d_comp&gt;,&lt;h_comp&gt;</w:t>
            </w:r>
            <w:r w:rsidRPr="00671C8B">
              <w:rPr>
                <w:b/>
              </w:rPr>
              <w:br/>
              <w:t>[,&lt;IM_CN_Signalling_Flag_Ind&gt;]]</w:t>
            </w:r>
          </w:p>
          <w:p w14:paraId="2C2C9004" w14:textId="77777777" w:rsidR="00AD6DB4" w:rsidRPr="00671C8B" w:rsidRDefault="00AD6DB4" w:rsidP="00166AF3">
            <w:pPr>
              <w:pStyle w:val="TableBody"/>
              <w:rPr>
                <w:b/>
              </w:rPr>
            </w:pPr>
            <w:r w:rsidRPr="00671C8B">
              <w:rPr>
                <w:b/>
              </w:rPr>
              <w:t>[...]]]</w:t>
            </w:r>
          </w:p>
          <w:p w14:paraId="449DA3BF" w14:textId="77777777" w:rsidR="00AD6DB4" w:rsidRPr="00671C8B" w:rsidRDefault="00AD6DB4" w:rsidP="00166AF3">
            <w:pPr>
              <w:pStyle w:val="TableBody"/>
            </w:pPr>
            <w:r w:rsidRPr="00671C8B">
              <w:rPr>
                <w:b/>
              </w:rPr>
              <w:t>OK</w:t>
            </w:r>
          </w:p>
        </w:tc>
      </w:tr>
      <w:tr w:rsidR="00AD6DB4" w:rsidRPr="00671C8B" w14:paraId="3F2D8CF1" w14:textId="77777777" w:rsidTr="00166AF3">
        <w:trPr>
          <w:cantSplit w:val="0"/>
        </w:trPr>
        <w:tc>
          <w:tcPr>
            <w:tcW w:w="1728" w:type="dxa"/>
          </w:tcPr>
          <w:p w14:paraId="010A1DCC" w14:textId="77777777" w:rsidR="00AD6DB4" w:rsidRPr="00671C8B" w:rsidRDefault="00AD6DB4" w:rsidP="00166AF3">
            <w:pPr>
              <w:pStyle w:val="TableBody"/>
              <w:rPr>
                <w:rFonts w:ascii="Times New Roman" w:hAnsi="Times New Roman" w:cs="Times New Roman"/>
                <w:i/>
                <w:sz w:val="20"/>
                <w:szCs w:val="20"/>
              </w:rPr>
            </w:pPr>
            <w:r w:rsidRPr="00671C8B">
              <w:rPr>
                <w:i/>
              </w:rPr>
              <w:t>Write command</w:t>
            </w:r>
          </w:p>
          <w:p w14:paraId="7C25BEB2" w14:textId="77777777" w:rsidR="00AD6DB4" w:rsidRPr="00671C8B" w:rsidRDefault="00AD6DB4" w:rsidP="00166AF3">
            <w:pPr>
              <w:pStyle w:val="TableBody"/>
            </w:pPr>
          </w:p>
          <w:p w14:paraId="4F11BD95" w14:textId="77777777" w:rsidR="00AD6DB4" w:rsidRPr="00671C8B" w:rsidRDefault="00AD6DB4" w:rsidP="00166AF3">
            <w:pPr>
              <w:pStyle w:val="TableBody"/>
              <w:rPr>
                <w:u w:val="single"/>
              </w:rPr>
            </w:pPr>
            <w:r w:rsidRPr="00671C8B">
              <w:rPr>
                <w:u w:val="single"/>
              </w:rPr>
              <w:t>Syntax</w:t>
            </w:r>
          </w:p>
          <w:p w14:paraId="76A2D95D" w14:textId="77777777" w:rsidR="00AD6DB4" w:rsidRPr="00671C8B" w:rsidRDefault="00AD6DB4" w:rsidP="00166AF3">
            <w:pPr>
              <w:pStyle w:val="TableBody"/>
              <w:rPr>
                <w:b/>
              </w:rPr>
            </w:pPr>
            <w:r w:rsidRPr="00671C8B">
              <w:rPr>
                <w:b/>
              </w:rPr>
              <w:t>AT+CGDSCONT= [&lt;cid&gt;,&lt;p_cid&gt; [,&lt;d_comp&gt;</w:t>
            </w:r>
            <w:r w:rsidRPr="00671C8B">
              <w:rPr>
                <w:b/>
              </w:rPr>
              <w:br/>
              <w:t>[,&lt;h_comp&gt;</w:t>
            </w:r>
            <w:r w:rsidRPr="00671C8B">
              <w:rPr>
                <w:b/>
              </w:rPr>
              <w:br/>
              <w:t>[,&lt;IM_CN_</w:t>
            </w:r>
            <w:r w:rsidRPr="00671C8B">
              <w:rPr>
                <w:b/>
              </w:rPr>
              <w:br/>
              <w:t>Signalling_Flag_</w:t>
            </w:r>
            <w:r w:rsidRPr="00671C8B">
              <w:rPr>
                <w:b/>
              </w:rPr>
              <w:br/>
              <w:t>Ind&gt;]]]]</w:t>
            </w:r>
          </w:p>
        </w:tc>
        <w:tc>
          <w:tcPr>
            <w:tcW w:w="7560" w:type="dxa"/>
          </w:tcPr>
          <w:p w14:paraId="6079B5A0" w14:textId="77777777" w:rsidR="00AD6DB4" w:rsidRPr="00671C8B" w:rsidRDefault="00AD6DB4" w:rsidP="00166AF3">
            <w:pPr>
              <w:pStyle w:val="TableBody"/>
              <w:rPr>
                <w:rFonts w:ascii="Times New Roman" w:hAnsi="Times New Roman" w:cs="Times New Roman"/>
                <w:sz w:val="20"/>
                <w:szCs w:val="20"/>
                <w:u w:val="single"/>
              </w:rPr>
            </w:pPr>
          </w:p>
          <w:p w14:paraId="3839AA3F" w14:textId="77777777" w:rsidR="00AD6DB4" w:rsidRPr="00671C8B" w:rsidRDefault="00AD6DB4" w:rsidP="00166AF3">
            <w:pPr>
              <w:pStyle w:val="TableBody"/>
              <w:rPr>
                <w:u w:val="single"/>
              </w:rPr>
            </w:pPr>
          </w:p>
          <w:p w14:paraId="1744F4AD" w14:textId="77777777" w:rsidR="00AD6DB4" w:rsidRPr="00671C8B" w:rsidRDefault="00AD6DB4" w:rsidP="00166AF3">
            <w:pPr>
              <w:pStyle w:val="TableBody"/>
              <w:rPr>
                <w:u w:val="single"/>
              </w:rPr>
            </w:pPr>
            <w:r w:rsidRPr="00671C8B">
              <w:rPr>
                <w:u w:val="single"/>
              </w:rPr>
              <w:t>Response</w:t>
            </w:r>
          </w:p>
          <w:p w14:paraId="4B6B56C1" w14:textId="77777777" w:rsidR="00AD6DB4" w:rsidRPr="00671C8B" w:rsidRDefault="00AD6DB4" w:rsidP="00166AF3">
            <w:pPr>
              <w:pStyle w:val="TableBody"/>
            </w:pPr>
            <w:r w:rsidRPr="00671C8B">
              <w:rPr>
                <w:b/>
              </w:rPr>
              <w:t>OK</w:t>
            </w:r>
          </w:p>
          <w:p w14:paraId="6FEC1602" w14:textId="77777777" w:rsidR="00AD6DB4" w:rsidRPr="00671C8B" w:rsidRDefault="00AD6DB4" w:rsidP="00166AF3">
            <w:pPr>
              <w:pStyle w:val="TableBody"/>
            </w:pPr>
          </w:p>
          <w:p w14:paraId="4F153A25" w14:textId="77777777" w:rsidR="00AD6DB4" w:rsidRPr="00671C8B" w:rsidRDefault="00AD6DB4" w:rsidP="00166AF3">
            <w:pPr>
              <w:pStyle w:val="TableBody"/>
            </w:pPr>
            <w:r w:rsidRPr="00671C8B">
              <w:t>or</w:t>
            </w:r>
          </w:p>
          <w:p w14:paraId="7C647B2C" w14:textId="77777777" w:rsidR="00AD6DB4" w:rsidRPr="00671C8B" w:rsidRDefault="00AD6DB4" w:rsidP="00166AF3">
            <w:pPr>
              <w:pStyle w:val="TableBody"/>
              <w:rPr>
                <w:b/>
              </w:rPr>
            </w:pPr>
            <w:r w:rsidRPr="00671C8B">
              <w:rPr>
                <w:b/>
              </w:rPr>
              <w:t>ERROR</w:t>
            </w:r>
          </w:p>
          <w:p w14:paraId="35D6501B" w14:textId="77777777" w:rsidR="00AD6DB4" w:rsidRPr="00671C8B" w:rsidRDefault="00AD6DB4" w:rsidP="00166AF3">
            <w:pPr>
              <w:pStyle w:val="TableBody"/>
            </w:pPr>
          </w:p>
          <w:p w14:paraId="79CBDEDE" w14:textId="77777777" w:rsidR="00AD6DB4" w:rsidRPr="00671C8B" w:rsidRDefault="00AD6DB4" w:rsidP="00166AF3">
            <w:pPr>
              <w:pStyle w:val="TableBody"/>
              <w:rPr>
                <w:u w:val="single"/>
              </w:rPr>
            </w:pPr>
            <w:r w:rsidRPr="00671C8B">
              <w:rPr>
                <w:u w:val="single"/>
              </w:rPr>
              <w:t>Parameter</w:t>
            </w:r>
          </w:p>
          <w:p w14:paraId="1D31DA4B" w14:textId="77777777" w:rsidR="00AD6DB4" w:rsidRPr="00671C8B" w:rsidRDefault="00AD6DB4" w:rsidP="00166AF3">
            <w:pPr>
              <w:pStyle w:val="TableBody"/>
            </w:pPr>
            <w:r w:rsidRPr="00671C8B">
              <w:rPr>
                <w:b/>
              </w:rPr>
              <w:t>&lt;cid&gt;</w:t>
            </w:r>
            <w:r w:rsidRPr="00671C8B">
              <w:tab/>
              <w:t>PDP Context Identifier. A numeric parameter that specifies a particular PDP context definition. The parameter is local to the TE-MT interface and is used in other PDP context-related commands. The range of the permitted values (minimum value = 1) is returned by the test command.</w:t>
            </w:r>
          </w:p>
          <w:p w14:paraId="1C903B9A" w14:textId="77777777" w:rsidR="00AD6DB4" w:rsidRPr="00671C8B" w:rsidRDefault="00AD6DB4" w:rsidP="00166AF3">
            <w:pPr>
              <w:pStyle w:val="TableBody"/>
            </w:pPr>
          </w:p>
          <w:p w14:paraId="644B39F1" w14:textId="77777777" w:rsidR="00AD6DB4" w:rsidRPr="00671C8B" w:rsidRDefault="00AD6DB4" w:rsidP="00166AF3">
            <w:pPr>
              <w:pStyle w:val="TableBody"/>
            </w:pPr>
            <w:r w:rsidRPr="00671C8B">
              <w:rPr>
                <w:b/>
              </w:rPr>
              <w:t>&lt;p_cid&gt;</w:t>
            </w:r>
            <w:r w:rsidRPr="00671C8B">
              <w:tab/>
              <w:t>Primary PDP Context Identifier. Numeric parameter that specifies a particular PDP context definition which has been specified by +CGDCONT. The parameter is local to the TE-MT interface. The list of permitted values is returned by the test command.</w:t>
            </w:r>
          </w:p>
          <w:p w14:paraId="34FAB8D4" w14:textId="77777777" w:rsidR="00AD6DB4" w:rsidRPr="00671C8B" w:rsidRDefault="00AD6DB4" w:rsidP="00166AF3">
            <w:pPr>
              <w:pStyle w:val="TableBody"/>
            </w:pPr>
          </w:p>
          <w:p w14:paraId="11917489" w14:textId="77777777" w:rsidR="00AD6DB4" w:rsidRPr="00671C8B" w:rsidRDefault="00AD6DB4" w:rsidP="00166AF3">
            <w:pPr>
              <w:pStyle w:val="TableBody"/>
            </w:pPr>
            <w:r w:rsidRPr="00671C8B">
              <w:rPr>
                <w:b/>
              </w:rPr>
              <w:t>&lt;d_comp&gt;</w:t>
            </w:r>
            <w:r w:rsidRPr="00671C8B">
              <w:tab/>
              <w:t>PDP data compression (applicable for SNDCP only)</w:t>
            </w:r>
          </w:p>
          <w:p w14:paraId="1430653E" w14:textId="77777777" w:rsidR="00AD6DB4" w:rsidRPr="00671C8B" w:rsidRDefault="00AD6DB4" w:rsidP="00166AF3">
            <w:pPr>
              <w:pStyle w:val="TableBody"/>
            </w:pPr>
            <w:r w:rsidRPr="00671C8B">
              <w:rPr>
                <w:u w:val="single"/>
              </w:rPr>
              <w:t>0</w:t>
            </w:r>
            <w:r w:rsidRPr="00671C8B">
              <w:tab/>
              <w:t>Off (default value if omitted)</w:t>
            </w:r>
          </w:p>
          <w:p w14:paraId="1FA8BB37" w14:textId="77777777" w:rsidR="00AD6DB4" w:rsidRPr="00671C8B" w:rsidRDefault="00AD6DB4" w:rsidP="00166AF3">
            <w:pPr>
              <w:pStyle w:val="TableBody"/>
            </w:pPr>
            <w:r w:rsidRPr="00671C8B">
              <w:t>1</w:t>
            </w:r>
            <w:r w:rsidRPr="00671C8B">
              <w:tab/>
              <w:t>On (manufacturer preferred compression)</w:t>
            </w:r>
          </w:p>
          <w:p w14:paraId="2722EF98" w14:textId="77777777" w:rsidR="00AD6DB4" w:rsidRPr="00671C8B" w:rsidRDefault="00AD6DB4" w:rsidP="00166AF3">
            <w:pPr>
              <w:pStyle w:val="TableBody"/>
            </w:pPr>
            <w:r w:rsidRPr="00671C8B">
              <w:t>2</w:t>
            </w:r>
            <w:r w:rsidRPr="00671C8B">
              <w:tab/>
              <w:t>V.42 bis</w:t>
            </w:r>
          </w:p>
          <w:p w14:paraId="024E600E" w14:textId="77777777" w:rsidR="00AD6DB4" w:rsidRPr="00671C8B" w:rsidRDefault="00AD6DB4" w:rsidP="00166AF3">
            <w:pPr>
              <w:pStyle w:val="TableBody"/>
              <w:rPr>
                <w:b/>
              </w:rPr>
            </w:pPr>
          </w:p>
          <w:p w14:paraId="13C7B7A7" w14:textId="77777777" w:rsidR="00AD6DB4" w:rsidRPr="00671C8B" w:rsidRDefault="00AD6DB4" w:rsidP="00166AF3">
            <w:pPr>
              <w:pStyle w:val="TableBody"/>
            </w:pPr>
            <w:r w:rsidRPr="00671C8B">
              <w:rPr>
                <w:b/>
              </w:rPr>
              <w:t>&lt;h_comp&gt;</w:t>
            </w:r>
            <w:r w:rsidRPr="00671C8B">
              <w:tab/>
              <w:t>PDP header compression</w:t>
            </w:r>
          </w:p>
          <w:p w14:paraId="6FDD4ED8" w14:textId="77777777" w:rsidR="00AD6DB4" w:rsidRPr="00671C8B" w:rsidRDefault="00AD6DB4" w:rsidP="00166AF3">
            <w:pPr>
              <w:pStyle w:val="TableBody"/>
            </w:pPr>
            <w:r w:rsidRPr="00671C8B">
              <w:rPr>
                <w:u w:val="single"/>
              </w:rPr>
              <w:t>0</w:t>
            </w:r>
            <w:r w:rsidRPr="00671C8B">
              <w:tab/>
              <w:t>Off (default value if omitted)</w:t>
            </w:r>
          </w:p>
          <w:p w14:paraId="1826A8C3" w14:textId="77777777" w:rsidR="00AD6DB4" w:rsidRPr="00671C8B" w:rsidRDefault="00AD6DB4" w:rsidP="00166AF3">
            <w:pPr>
              <w:pStyle w:val="TableBody"/>
            </w:pPr>
            <w:r w:rsidRPr="00671C8B">
              <w:t>1</w:t>
            </w:r>
            <w:r w:rsidRPr="00671C8B">
              <w:tab/>
              <w:t>On (manufacturer preferred compression)</w:t>
            </w:r>
          </w:p>
          <w:p w14:paraId="1E24F0B9" w14:textId="77777777" w:rsidR="00AD6DB4" w:rsidRPr="00671C8B" w:rsidRDefault="00AD6DB4" w:rsidP="00166AF3">
            <w:pPr>
              <w:pStyle w:val="TableBody"/>
            </w:pPr>
            <w:r w:rsidRPr="00671C8B">
              <w:t>2</w:t>
            </w:r>
            <w:r w:rsidRPr="00671C8B">
              <w:tab/>
              <w:t>RFC1144 (applicable for SNDCP only)</w:t>
            </w:r>
          </w:p>
          <w:p w14:paraId="0A339F4F" w14:textId="77777777" w:rsidR="00AD6DB4" w:rsidRPr="00671C8B" w:rsidRDefault="00AD6DB4" w:rsidP="00166AF3">
            <w:pPr>
              <w:pStyle w:val="TableBody"/>
            </w:pPr>
            <w:r w:rsidRPr="00671C8B">
              <w:t>3</w:t>
            </w:r>
            <w:r w:rsidRPr="00671C8B">
              <w:tab/>
              <w:t>RFC2507</w:t>
            </w:r>
          </w:p>
          <w:p w14:paraId="797352B7" w14:textId="77777777" w:rsidR="00AD6DB4" w:rsidRPr="00671C8B" w:rsidRDefault="00AD6DB4" w:rsidP="00166AF3">
            <w:pPr>
              <w:pStyle w:val="TableBody"/>
            </w:pPr>
            <w:r w:rsidRPr="00671C8B">
              <w:t>4</w:t>
            </w:r>
            <w:r w:rsidRPr="00671C8B">
              <w:tab/>
              <w:t>RFC3095 (applicable for PDCP only)</w:t>
            </w:r>
          </w:p>
          <w:p w14:paraId="58393F73" w14:textId="77777777" w:rsidR="00AD6DB4" w:rsidRDefault="00AD6DB4" w:rsidP="00166AF3">
            <w:pPr>
              <w:pStyle w:val="TableBody"/>
            </w:pPr>
          </w:p>
          <w:p w14:paraId="2743FA1E" w14:textId="77777777" w:rsidR="00AD6DB4" w:rsidRPr="004226D1" w:rsidRDefault="00AD6DB4" w:rsidP="00166AF3">
            <w:pPr>
              <w:pStyle w:val="TableBody"/>
              <w:rPr>
                <w:sz w:val="12"/>
                <w:szCs w:val="12"/>
              </w:rPr>
            </w:pPr>
          </w:p>
          <w:p w14:paraId="75DF147B" w14:textId="77777777" w:rsidR="00AD6DB4" w:rsidRPr="00671C8B" w:rsidRDefault="00AD6DB4" w:rsidP="00166AF3">
            <w:pPr>
              <w:pStyle w:val="TableBody"/>
            </w:pPr>
            <w:r w:rsidRPr="00671C8B">
              <w:rPr>
                <w:b/>
              </w:rPr>
              <w:t>&lt;IM_CN_Signalling_Flag_Ind&gt;</w:t>
            </w:r>
            <w:r w:rsidRPr="00671C8B">
              <w:tab/>
              <w:t>Numeric parameter used to indicate whether the PDP context is for IM CN subsystem related signaling only or not</w:t>
            </w:r>
          </w:p>
          <w:p w14:paraId="0A21ACBF" w14:textId="77777777" w:rsidR="00AD6DB4" w:rsidRPr="00671C8B" w:rsidRDefault="00AD6DB4" w:rsidP="00166AF3">
            <w:pPr>
              <w:pStyle w:val="TableBody"/>
            </w:pPr>
            <w:r w:rsidRPr="00671C8B">
              <w:t>0</w:t>
            </w:r>
            <w:r w:rsidRPr="00671C8B">
              <w:tab/>
              <w:t>UE indicates that the PDP context is not for IM CN subsystem-related signaling only</w:t>
            </w:r>
          </w:p>
          <w:p w14:paraId="48ECCAD1" w14:textId="77777777" w:rsidR="00AD6DB4" w:rsidRPr="00671C8B" w:rsidRDefault="00AD6DB4" w:rsidP="00166AF3">
            <w:pPr>
              <w:pStyle w:val="TableBody"/>
            </w:pPr>
            <w:r w:rsidRPr="00671C8B">
              <w:t>1</w:t>
            </w:r>
            <w:r w:rsidRPr="00671C8B">
              <w:tab/>
              <w:t>UE indicates that the PDP context is for IM CN subsystem-related signaling only</w:t>
            </w:r>
          </w:p>
        </w:tc>
      </w:tr>
    </w:tbl>
    <w:p w14:paraId="5184CB4C" w14:textId="2651CC74" w:rsidR="00AD6DB4" w:rsidRPr="00671C8B" w:rsidDel="000934B8" w:rsidRDefault="00AD6DB4" w:rsidP="0059466D">
      <w:pPr>
        <w:pStyle w:val="Heading2"/>
        <w:numPr>
          <w:ilvl w:val="1"/>
          <w:numId w:val="11"/>
        </w:numPr>
        <w:ind w:left="1080" w:hanging="1080"/>
        <w:rPr>
          <w:del w:id="15270" w:author="Alban Roche" w:date="2017-08-02T16:42:00Z"/>
        </w:rPr>
      </w:pPr>
      <w:bookmarkStart w:id="15271" w:name="_Ref378175566"/>
      <w:bookmarkStart w:id="15272" w:name="_Toc486251705"/>
      <w:del w:id="15273" w:author="Alban Roche" w:date="2017-08-02T16:42:00Z">
        <w:r w:rsidRPr="00671C8B" w:rsidDel="000934B8">
          <w:delText>+CGDATA Command: Enter Data State</w:delText>
        </w:r>
        <w:bookmarkStart w:id="15274" w:name="_Toc489459879"/>
        <w:bookmarkEnd w:id="15271"/>
        <w:bookmarkEnd w:id="15272"/>
        <w:bookmarkEnd w:id="15274"/>
      </w:del>
    </w:p>
    <w:tbl>
      <w:tblPr>
        <w:tblStyle w:val="TableSWIleft"/>
        <w:tblW w:w="9288" w:type="dxa"/>
        <w:tblLayout w:type="fixed"/>
        <w:tblLook w:val="04A0" w:firstRow="1" w:lastRow="0" w:firstColumn="1" w:lastColumn="0" w:noHBand="0" w:noVBand="1"/>
      </w:tblPr>
      <w:tblGrid>
        <w:gridCol w:w="1728"/>
        <w:gridCol w:w="7560"/>
      </w:tblGrid>
      <w:tr w:rsidR="00AD6DB4" w:rsidRPr="00671C8B" w:rsidDel="000934B8" w14:paraId="0D16AE34" w14:textId="57C7B380" w:rsidTr="00166AF3">
        <w:trPr>
          <w:cnfStyle w:val="100000000000" w:firstRow="1" w:lastRow="0" w:firstColumn="0" w:lastColumn="0" w:oddVBand="0" w:evenVBand="0" w:oddHBand="0" w:evenHBand="0" w:firstRowFirstColumn="0" w:firstRowLastColumn="0" w:lastRowFirstColumn="0" w:lastRowLastColumn="0"/>
          <w:del w:id="15275" w:author="Alban Roche" w:date="2017-08-02T16:42:00Z"/>
        </w:trPr>
        <w:tc>
          <w:tcPr>
            <w:tcW w:w="9288" w:type="dxa"/>
            <w:gridSpan w:val="2"/>
          </w:tcPr>
          <w:p w14:paraId="6E7802F7" w14:textId="1CF0AA73" w:rsidR="00AD6DB4" w:rsidRPr="00671C8B" w:rsidDel="000934B8" w:rsidRDefault="00AD6DB4">
            <w:pPr>
              <w:pStyle w:val="TableRowHead"/>
              <w:spacing w:before="144" w:after="144"/>
              <w:rPr>
                <w:del w:id="15276" w:author="Alban Roche" w:date="2017-08-02T16:42:00Z"/>
                <w:bCs w:val="0"/>
              </w:rPr>
            </w:pPr>
            <w:del w:id="15277" w:author="Alban Roche" w:date="2017-08-02T14:40:00Z">
              <w:r w:rsidDel="00F22490">
                <w:delText xml:space="preserve">HL7618, HL7618RD, </w:delText>
              </w:r>
              <w:r w:rsidDel="00F22490">
                <w:rPr>
                  <w:lang w:eastAsia="zh-CN"/>
                </w:rPr>
                <w:delText xml:space="preserve">HL7648, </w:delText>
              </w:r>
              <w:r w:rsidDel="00F22490">
                <w:delText xml:space="preserve">HL7650, </w:delText>
              </w:r>
              <w:r w:rsidDel="00F22490">
                <w:rPr>
                  <w:lang w:eastAsia="zh-CN"/>
                </w:rPr>
                <w:delText xml:space="preserve">HL7688, </w:delText>
              </w:r>
              <w:r w:rsidDel="00F22490">
                <w:delText>HL7690 and HL7692</w:delText>
              </w:r>
            </w:del>
            <w:bookmarkStart w:id="15278" w:name="_Toc489459880"/>
            <w:bookmarkEnd w:id="15278"/>
          </w:p>
        </w:tc>
        <w:bookmarkStart w:id="15279" w:name="_Toc489459881"/>
        <w:bookmarkEnd w:id="15279"/>
      </w:tr>
      <w:tr w:rsidR="00AD6DB4" w:rsidRPr="00671C8B" w:rsidDel="000934B8" w14:paraId="6BE5D80C" w14:textId="6FE54812" w:rsidTr="00166AF3">
        <w:trPr>
          <w:del w:id="15280" w:author="Alban Roche" w:date="2017-08-02T16:42:00Z"/>
        </w:trPr>
        <w:tc>
          <w:tcPr>
            <w:tcW w:w="1728" w:type="dxa"/>
          </w:tcPr>
          <w:p w14:paraId="3A25A6BB" w14:textId="203B1EA2" w:rsidR="00AD6DB4" w:rsidRPr="00671C8B" w:rsidDel="000934B8" w:rsidRDefault="00AD6DB4" w:rsidP="00166AF3">
            <w:pPr>
              <w:pStyle w:val="TableBody"/>
              <w:rPr>
                <w:del w:id="15281" w:author="Alban Roche" w:date="2017-08-02T16:42:00Z"/>
                <w:rFonts w:ascii="Times New Roman" w:hAnsi="Times New Roman" w:cs="Times New Roman"/>
                <w:i/>
                <w:sz w:val="20"/>
                <w:szCs w:val="20"/>
              </w:rPr>
            </w:pPr>
            <w:del w:id="15282" w:author="Alban Roche" w:date="2017-08-02T16:42:00Z">
              <w:r w:rsidRPr="00671C8B" w:rsidDel="000934B8">
                <w:rPr>
                  <w:i/>
                </w:rPr>
                <w:delText>Test command</w:delText>
              </w:r>
              <w:bookmarkStart w:id="15283" w:name="_Toc489459882"/>
              <w:bookmarkEnd w:id="15283"/>
            </w:del>
          </w:p>
          <w:p w14:paraId="517A235B" w14:textId="1712DFF5" w:rsidR="00AD6DB4" w:rsidRPr="00671C8B" w:rsidDel="000934B8" w:rsidRDefault="00AD6DB4" w:rsidP="00166AF3">
            <w:pPr>
              <w:pStyle w:val="TableBody"/>
              <w:rPr>
                <w:del w:id="15284" w:author="Alban Roche" w:date="2017-08-02T16:42:00Z"/>
              </w:rPr>
            </w:pPr>
            <w:bookmarkStart w:id="15285" w:name="_Toc489459883"/>
            <w:bookmarkEnd w:id="15285"/>
          </w:p>
          <w:p w14:paraId="55AB4894" w14:textId="3E90A160" w:rsidR="00AD6DB4" w:rsidRPr="00671C8B" w:rsidDel="000934B8" w:rsidRDefault="00AD6DB4" w:rsidP="00166AF3">
            <w:pPr>
              <w:pStyle w:val="TableBody"/>
              <w:rPr>
                <w:del w:id="15286" w:author="Alban Roche" w:date="2017-08-02T16:42:00Z"/>
                <w:u w:val="single"/>
              </w:rPr>
            </w:pPr>
            <w:del w:id="15287" w:author="Alban Roche" w:date="2017-08-02T16:42:00Z">
              <w:r w:rsidRPr="00671C8B" w:rsidDel="000934B8">
                <w:rPr>
                  <w:u w:val="single"/>
                </w:rPr>
                <w:delText>Syntax</w:delText>
              </w:r>
              <w:bookmarkStart w:id="15288" w:name="_Toc489459884"/>
              <w:bookmarkEnd w:id="15288"/>
            </w:del>
          </w:p>
          <w:p w14:paraId="270C2C89" w14:textId="025B0A6F" w:rsidR="00AD6DB4" w:rsidRPr="00671C8B" w:rsidDel="000934B8" w:rsidRDefault="00AD6DB4" w:rsidP="00166AF3">
            <w:pPr>
              <w:pStyle w:val="TableBody"/>
              <w:rPr>
                <w:del w:id="15289" w:author="Alban Roche" w:date="2017-08-02T16:42:00Z"/>
                <w:b/>
              </w:rPr>
            </w:pPr>
            <w:del w:id="15290" w:author="Alban Roche" w:date="2017-08-02T16:42:00Z">
              <w:r w:rsidRPr="00671C8B" w:rsidDel="000934B8">
                <w:rPr>
                  <w:b/>
                </w:rPr>
                <w:delText>AT+CGDATA=?</w:delText>
              </w:r>
              <w:bookmarkStart w:id="15291" w:name="_Toc489459885"/>
              <w:bookmarkEnd w:id="15291"/>
            </w:del>
          </w:p>
        </w:tc>
        <w:tc>
          <w:tcPr>
            <w:tcW w:w="7560" w:type="dxa"/>
          </w:tcPr>
          <w:p w14:paraId="19154449" w14:textId="79AC043C" w:rsidR="00AD6DB4" w:rsidRPr="00671C8B" w:rsidDel="000934B8" w:rsidRDefault="00AD6DB4" w:rsidP="00166AF3">
            <w:pPr>
              <w:pStyle w:val="TableBody"/>
              <w:rPr>
                <w:del w:id="15292" w:author="Alban Roche" w:date="2017-08-02T16:42:00Z"/>
                <w:rFonts w:ascii="Times New Roman" w:hAnsi="Times New Roman" w:cs="Times New Roman"/>
                <w:sz w:val="20"/>
                <w:szCs w:val="20"/>
                <w:u w:val="single"/>
              </w:rPr>
            </w:pPr>
            <w:bookmarkStart w:id="15293" w:name="_Toc489459886"/>
            <w:bookmarkEnd w:id="15293"/>
          </w:p>
          <w:p w14:paraId="5FE9670E" w14:textId="572B6FAD" w:rsidR="00AD6DB4" w:rsidRPr="00671C8B" w:rsidDel="000934B8" w:rsidRDefault="00AD6DB4" w:rsidP="00166AF3">
            <w:pPr>
              <w:pStyle w:val="TableBody"/>
              <w:rPr>
                <w:del w:id="15294" w:author="Alban Roche" w:date="2017-08-02T16:42:00Z"/>
                <w:u w:val="single"/>
              </w:rPr>
            </w:pPr>
            <w:bookmarkStart w:id="15295" w:name="_Toc489459887"/>
            <w:bookmarkEnd w:id="15295"/>
          </w:p>
          <w:p w14:paraId="18236951" w14:textId="1109946F" w:rsidR="00AD6DB4" w:rsidRPr="00671C8B" w:rsidDel="000934B8" w:rsidRDefault="00AD6DB4" w:rsidP="00166AF3">
            <w:pPr>
              <w:pStyle w:val="TableBody"/>
              <w:rPr>
                <w:del w:id="15296" w:author="Alban Roche" w:date="2017-08-02T16:42:00Z"/>
                <w:u w:val="single"/>
              </w:rPr>
            </w:pPr>
            <w:del w:id="15297" w:author="Alban Roche" w:date="2017-08-02T16:42:00Z">
              <w:r w:rsidRPr="00671C8B" w:rsidDel="000934B8">
                <w:rPr>
                  <w:u w:val="single"/>
                </w:rPr>
                <w:delText>Response</w:delText>
              </w:r>
              <w:bookmarkStart w:id="15298" w:name="_Toc489459888"/>
              <w:bookmarkEnd w:id="15298"/>
            </w:del>
          </w:p>
          <w:p w14:paraId="218C0B1D" w14:textId="66BFC65C" w:rsidR="00AD6DB4" w:rsidRPr="00671C8B" w:rsidDel="000934B8" w:rsidRDefault="00AD6DB4" w:rsidP="00166AF3">
            <w:pPr>
              <w:pStyle w:val="TableBody"/>
              <w:rPr>
                <w:del w:id="15299" w:author="Alban Roche" w:date="2017-08-02T16:42:00Z"/>
              </w:rPr>
            </w:pPr>
            <w:del w:id="15300" w:author="Alban Roche" w:date="2017-08-02T16:42:00Z">
              <w:r w:rsidRPr="00671C8B" w:rsidDel="000934B8">
                <w:rPr>
                  <w:b/>
                </w:rPr>
                <w:delText>+CGDATA:</w:delText>
              </w:r>
              <w:r w:rsidRPr="00671C8B" w:rsidDel="000934B8">
                <w:delText xml:space="preserve"> (list of supported </w:delText>
              </w:r>
              <w:r w:rsidRPr="00671C8B" w:rsidDel="000934B8">
                <w:rPr>
                  <w:b/>
                </w:rPr>
                <w:delText>&lt;L2P&gt;</w:delText>
              </w:r>
              <w:r w:rsidRPr="00671C8B" w:rsidDel="000934B8">
                <w:delText>s)</w:delText>
              </w:r>
              <w:bookmarkStart w:id="15301" w:name="_Toc489459889"/>
              <w:bookmarkEnd w:id="15301"/>
            </w:del>
          </w:p>
          <w:p w14:paraId="14932457" w14:textId="682BB5AB" w:rsidR="00AD6DB4" w:rsidRPr="00671C8B" w:rsidDel="000934B8" w:rsidRDefault="00AD6DB4" w:rsidP="00166AF3">
            <w:pPr>
              <w:pStyle w:val="TableBody"/>
              <w:rPr>
                <w:del w:id="15302" w:author="Alban Roche" w:date="2017-08-02T16:42:00Z"/>
                <w:b/>
              </w:rPr>
            </w:pPr>
            <w:del w:id="15303" w:author="Alban Roche" w:date="2017-08-02T16:42:00Z">
              <w:r w:rsidRPr="00671C8B" w:rsidDel="000934B8">
                <w:rPr>
                  <w:b/>
                </w:rPr>
                <w:delText>OK</w:delText>
              </w:r>
              <w:bookmarkStart w:id="15304" w:name="_Toc489459890"/>
              <w:bookmarkEnd w:id="15304"/>
            </w:del>
          </w:p>
        </w:tc>
        <w:bookmarkStart w:id="15305" w:name="_Toc489459891"/>
        <w:bookmarkEnd w:id="15305"/>
      </w:tr>
      <w:tr w:rsidR="00AD6DB4" w:rsidRPr="00671C8B" w:rsidDel="000934B8" w14:paraId="7A8D2FD2" w14:textId="1674FD0E" w:rsidTr="00166AF3">
        <w:trPr>
          <w:del w:id="15306" w:author="Alban Roche" w:date="2017-08-02T16:42:00Z"/>
        </w:trPr>
        <w:tc>
          <w:tcPr>
            <w:tcW w:w="1728" w:type="dxa"/>
          </w:tcPr>
          <w:p w14:paraId="6B9E3845" w14:textId="7DA745C2" w:rsidR="00AD6DB4" w:rsidRPr="00671C8B" w:rsidDel="000934B8" w:rsidRDefault="00AD6DB4" w:rsidP="00166AF3">
            <w:pPr>
              <w:pStyle w:val="TableBody"/>
              <w:rPr>
                <w:del w:id="15307" w:author="Alban Roche" w:date="2017-08-02T16:42:00Z"/>
                <w:rFonts w:ascii="Times New Roman" w:hAnsi="Times New Roman" w:cs="Times New Roman"/>
                <w:i/>
                <w:sz w:val="20"/>
                <w:szCs w:val="20"/>
              </w:rPr>
            </w:pPr>
            <w:del w:id="15308" w:author="Alban Roche" w:date="2017-08-02T16:42:00Z">
              <w:r w:rsidDel="000934B8">
                <w:rPr>
                  <w:i/>
                </w:rPr>
                <w:delText>Write</w:delText>
              </w:r>
              <w:r w:rsidRPr="00671C8B" w:rsidDel="000934B8">
                <w:rPr>
                  <w:i/>
                </w:rPr>
                <w:delText xml:space="preserve"> command</w:delText>
              </w:r>
              <w:bookmarkStart w:id="15309" w:name="_Toc489459892"/>
              <w:bookmarkEnd w:id="15309"/>
            </w:del>
          </w:p>
          <w:p w14:paraId="2FE1AF45" w14:textId="152C0F00" w:rsidR="00AD6DB4" w:rsidRPr="00671C8B" w:rsidDel="000934B8" w:rsidRDefault="00AD6DB4" w:rsidP="00166AF3">
            <w:pPr>
              <w:pStyle w:val="TableBody"/>
              <w:rPr>
                <w:del w:id="15310" w:author="Alban Roche" w:date="2017-08-02T16:42:00Z"/>
              </w:rPr>
            </w:pPr>
            <w:bookmarkStart w:id="15311" w:name="_Toc489459893"/>
            <w:bookmarkEnd w:id="15311"/>
          </w:p>
          <w:p w14:paraId="000DBBD1" w14:textId="2CBEBC8A" w:rsidR="00AD6DB4" w:rsidRPr="00671C8B" w:rsidDel="000934B8" w:rsidRDefault="00AD6DB4" w:rsidP="00166AF3">
            <w:pPr>
              <w:pStyle w:val="TableBody"/>
              <w:rPr>
                <w:del w:id="15312" w:author="Alban Roche" w:date="2017-08-02T16:42:00Z"/>
                <w:u w:val="single"/>
              </w:rPr>
            </w:pPr>
            <w:del w:id="15313" w:author="Alban Roche" w:date="2017-08-02T16:42:00Z">
              <w:r w:rsidRPr="00671C8B" w:rsidDel="000934B8">
                <w:rPr>
                  <w:u w:val="single"/>
                </w:rPr>
                <w:delText>Syntax</w:delText>
              </w:r>
              <w:bookmarkStart w:id="15314" w:name="_Toc489459894"/>
              <w:bookmarkEnd w:id="15314"/>
            </w:del>
          </w:p>
          <w:p w14:paraId="29EAFAEC" w14:textId="48117A48" w:rsidR="00AD6DB4" w:rsidRPr="00671C8B" w:rsidDel="000934B8" w:rsidRDefault="00AD6DB4" w:rsidP="00166AF3">
            <w:pPr>
              <w:pStyle w:val="TableBody"/>
              <w:rPr>
                <w:del w:id="15315" w:author="Alban Roche" w:date="2017-08-02T16:42:00Z"/>
                <w:i/>
              </w:rPr>
            </w:pPr>
            <w:del w:id="15316" w:author="Alban Roche" w:date="2017-08-02T16:42:00Z">
              <w:r w:rsidRPr="00671C8B" w:rsidDel="000934B8">
                <w:rPr>
                  <w:b/>
                </w:rPr>
                <w:delText>AT+CGDATA = [&lt;L2P&gt; [,&lt;cid&gt; [,&lt;cid&gt; [,...]]]]</w:delText>
              </w:r>
              <w:bookmarkStart w:id="15317" w:name="_Toc489459895"/>
              <w:bookmarkEnd w:id="15317"/>
            </w:del>
          </w:p>
        </w:tc>
        <w:tc>
          <w:tcPr>
            <w:tcW w:w="7560" w:type="dxa"/>
          </w:tcPr>
          <w:p w14:paraId="36A8F9D7" w14:textId="618CFC83" w:rsidR="00AD6DB4" w:rsidRPr="00671C8B" w:rsidDel="000934B8" w:rsidRDefault="00AD6DB4" w:rsidP="00166AF3">
            <w:pPr>
              <w:pStyle w:val="TableBody"/>
              <w:rPr>
                <w:del w:id="15318" w:author="Alban Roche" w:date="2017-08-02T16:42:00Z"/>
                <w:rFonts w:ascii="Times New Roman" w:hAnsi="Times New Roman" w:cs="Times New Roman"/>
                <w:sz w:val="20"/>
                <w:szCs w:val="20"/>
                <w:u w:val="single"/>
              </w:rPr>
            </w:pPr>
            <w:bookmarkStart w:id="15319" w:name="_Toc489459896"/>
            <w:bookmarkEnd w:id="15319"/>
          </w:p>
          <w:p w14:paraId="0B8586E0" w14:textId="78C01E0E" w:rsidR="00AD6DB4" w:rsidRPr="00671C8B" w:rsidDel="000934B8" w:rsidRDefault="00AD6DB4" w:rsidP="00166AF3">
            <w:pPr>
              <w:pStyle w:val="TableBody"/>
              <w:rPr>
                <w:del w:id="15320" w:author="Alban Roche" w:date="2017-08-02T16:42:00Z"/>
                <w:u w:val="single"/>
              </w:rPr>
            </w:pPr>
            <w:bookmarkStart w:id="15321" w:name="_Toc489459897"/>
            <w:bookmarkEnd w:id="15321"/>
          </w:p>
          <w:p w14:paraId="1C93E3B8" w14:textId="32398339" w:rsidR="00AD6DB4" w:rsidRPr="00671C8B" w:rsidDel="000934B8" w:rsidRDefault="00AD6DB4" w:rsidP="00166AF3">
            <w:pPr>
              <w:pStyle w:val="TableBody"/>
              <w:rPr>
                <w:del w:id="15322" w:author="Alban Roche" w:date="2017-08-02T16:42:00Z"/>
                <w:u w:val="single"/>
              </w:rPr>
            </w:pPr>
            <w:del w:id="15323" w:author="Alban Roche" w:date="2017-08-02T16:42:00Z">
              <w:r w:rsidRPr="00671C8B" w:rsidDel="000934B8">
                <w:rPr>
                  <w:u w:val="single"/>
                </w:rPr>
                <w:delText>Response</w:delText>
              </w:r>
              <w:bookmarkStart w:id="15324" w:name="_Toc489459898"/>
              <w:bookmarkEnd w:id="15324"/>
            </w:del>
          </w:p>
          <w:p w14:paraId="7093C0FD" w14:textId="3E9892CF" w:rsidR="00AD6DB4" w:rsidRPr="00671C8B" w:rsidDel="000934B8" w:rsidRDefault="00AD6DB4" w:rsidP="00166AF3">
            <w:pPr>
              <w:pStyle w:val="TableBody"/>
              <w:rPr>
                <w:del w:id="15325" w:author="Alban Roche" w:date="2017-08-02T16:42:00Z"/>
                <w:b/>
              </w:rPr>
            </w:pPr>
            <w:del w:id="15326" w:author="Alban Roche" w:date="2017-08-02T16:42:00Z">
              <w:r w:rsidRPr="00671C8B" w:rsidDel="000934B8">
                <w:rPr>
                  <w:b/>
                </w:rPr>
                <w:delText>CONNECT</w:delText>
              </w:r>
              <w:bookmarkStart w:id="15327" w:name="_Toc489459899"/>
              <w:bookmarkEnd w:id="15327"/>
            </w:del>
          </w:p>
          <w:p w14:paraId="6F5F9E1F" w14:textId="368A20D6" w:rsidR="00AD6DB4" w:rsidRPr="00671C8B" w:rsidDel="000934B8" w:rsidRDefault="00AD6DB4" w:rsidP="00166AF3">
            <w:pPr>
              <w:pStyle w:val="TableBody"/>
              <w:rPr>
                <w:del w:id="15328" w:author="Alban Roche" w:date="2017-08-02T16:42:00Z"/>
              </w:rPr>
            </w:pPr>
            <w:del w:id="15329" w:author="Alban Roche" w:date="2017-08-02T16:42:00Z">
              <w:r w:rsidRPr="00671C8B" w:rsidDel="000934B8">
                <w:delText>(followed by data transfer)</w:delText>
              </w:r>
              <w:bookmarkStart w:id="15330" w:name="_Toc489459900"/>
              <w:bookmarkEnd w:id="15330"/>
            </w:del>
          </w:p>
          <w:p w14:paraId="424200F9" w14:textId="6C1A9193" w:rsidR="00AD6DB4" w:rsidRPr="00671C8B" w:rsidDel="000934B8" w:rsidRDefault="00AD6DB4" w:rsidP="00166AF3">
            <w:pPr>
              <w:pStyle w:val="TableBody"/>
              <w:rPr>
                <w:del w:id="15331" w:author="Alban Roche" w:date="2017-08-02T16:42:00Z"/>
              </w:rPr>
            </w:pPr>
            <w:bookmarkStart w:id="15332" w:name="_Toc489459901"/>
            <w:bookmarkEnd w:id="15332"/>
          </w:p>
          <w:p w14:paraId="792C3814" w14:textId="52E53D44" w:rsidR="00AD6DB4" w:rsidRPr="00671C8B" w:rsidDel="000934B8" w:rsidRDefault="00AD6DB4" w:rsidP="00166AF3">
            <w:pPr>
              <w:pStyle w:val="TableBody"/>
              <w:rPr>
                <w:del w:id="15333" w:author="Alban Roche" w:date="2017-08-02T16:42:00Z"/>
              </w:rPr>
            </w:pPr>
            <w:del w:id="15334" w:author="Alban Roche" w:date="2017-08-02T16:42:00Z">
              <w:r w:rsidRPr="00671C8B" w:rsidDel="000934B8">
                <w:delText>or</w:delText>
              </w:r>
              <w:bookmarkStart w:id="15335" w:name="_Toc489459902"/>
              <w:bookmarkEnd w:id="15335"/>
            </w:del>
          </w:p>
          <w:p w14:paraId="30705F7D" w14:textId="341957A5" w:rsidR="00AD6DB4" w:rsidRPr="00671C8B" w:rsidDel="000934B8" w:rsidRDefault="00AD6DB4" w:rsidP="00166AF3">
            <w:pPr>
              <w:pStyle w:val="TableBody"/>
              <w:rPr>
                <w:del w:id="15336" w:author="Alban Roche" w:date="2017-08-02T16:42:00Z"/>
                <w:b/>
              </w:rPr>
            </w:pPr>
            <w:del w:id="15337" w:author="Alban Roche" w:date="2017-08-02T16:42:00Z">
              <w:r w:rsidRPr="00671C8B" w:rsidDel="000934B8">
                <w:rPr>
                  <w:b/>
                </w:rPr>
                <w:delText>CME ERROR: &lt;err&gt;</w:delText>
              </w:r>
              <w:bookmarkStart w:id="15338" w:name="_Toc489459903"/>
              <w:bookmarkEnd w:id="15338"/>
            </w:del>
          </w:p>
          <w:p w14:paraId="620BFA93" w14:textId="4B4422DE" w:rsidR="00AD6DB4" w:rsidRPr="00671C8B" w:rsidDel="000934B8" w:rsidRDefault="00AD6DB4" w:rsidP="00166AF3">
            <w:pPr>
              <w:pStyle w:val="TableBody"/>
              <w:rPr>
                <w:del w:id="15339" w:author="Alban Roche" w:date="2017-08-02T16:42:00Z"/>
              </w:rPr>
            </w:pPr>
            <w:bookmarkStart w:id="15340" w:name="_Toc489459904"/>
            <w:bookmarkEnd w:id="15340"/>
          </w:p>
          <w:p w14:paraId="0098D424" w14:textId="75809543" w:rsidR="00AD6DB4" w:rsidRPr="00671C8B" w:rsidDel="000934B8" w:rsidRDefault="00AD6DB4" w:rsidP="00166AF3">
            <w:pPr>
              <w:pStyle w:val="TableBody"/>
              <w:rPr>
                <w:del w:id="15341" w:author="Alban Roche" w:date="2017-08-02T16:42:00Z"/>
              </w:rPr>
            </w:pPr>
            <w:del w:id="15342" w:author="Alban Roche" w:date="2017-08-02T16:42:00Z">
              <w:r w:rsidRPr="00671C8B" w:rsidDel="000934B8">
                <w:rPr>
                  <w:u w:val="single"/>
                </w:rPr>
                <w:delText>Parameter</w:delText>
              </w:r>
              <w:r w:rsidDel="000934B8">
                <w:rPr>
                  <w:u w:val="single"/>
                </w:rPr>
                <w:delText>s</w:delText>
              </w:r>
              <w:bookmarkStart w:id="15343" w:name="_Toc489459905"/>
              <w:bookmarkEnd w:id="15343"/>
            </w:del>
          </w:p>
          <w:p w14:paraId="020F0A6D" w14:textId="2782C138" w:rsidR="00AD6DB4" w:rsidRPr="00671C8B" w:rsidDel="000934B8" w:rsidRDefault="00AD6DB4" w:rsidP="00166AF3">
            <w:pPr>
              <w:pStyle w:val="TableBody"/>
              <w:rPr>
                <w:del w:id="15344" w:author="Alban Roche" w:date="2017-08-02T16:42:00Z"/>
              </w:rPr>
            </w:pPr>
            <w:del w:id="15345" w:author="Alban Roche" w:date="2017-08-02T16:42:00Z">
              <w:r w:rsidRPr="00671C8B" w:rsidDel="000934B8">
                <w:rPr>
                  <w:b/>
                </w:rPr>
                <w:delText>&lt;L2P&gt;</w:delText>
              </w:r>
              <w:r w:rsidRPr="00671C8B" w:rsidDel="000934B8">
                <w:tab/>
              </w:r>
              <w:r w:rsidRPr="00671C8B" w:rsidDel="000934B8">
                <w:tab/>
                <w:delText xml:space="preserve">String parameter that indicates the layer 2 protocol to be used between the </w:delText>
              </w:r>
              <w:r w:rsidRPr="00671C8B" w:rsidDel="000934B8">
                <w:tab/>
              </w:r>
              <w:r w:rsidRPr="00671C8B" w:rsidDel="000934B8">
                <w:tab/>
              </w:r>
              <w:r w:rsidRPr="00671C8B" w:rsidDel="000934B8">
                <w:tab/>
                <w:delText>TE and MT</w:delText>
              </w:r>
              <w:bookmarkStart w:id="15346" w:name="_Toc489459906"/>
              <w:bookmarkEnd w:id="15346"/>
            </w:del>
          </w:p>
          <w:p w14:paraId="160FA48F" w14:textId="253A365A" w:rsidR="00AD6DB4" w:rsidRPr="00671C8B" w:rsidDel="000934B8" w:rsidRDefault="00AD6DB4" w:rsidP="00166AF3">
            <w:pPr>
              <w:pStyle w:val="TableBody"/>
              <w:rPr>
                <w:del w:id="15347" w:author="Alban Roche" w:date="2017-08-02T16:42:00Z"/>
              </w:rPr>
            </w:pPr>
            <w:del w:id="15348" w:author="Alban Roche" w:date="2017-08-02T16:42:00Z">
              <w:r w:rsidRPr="00671C8B" w:rsidDel="000934B8">
                <w:delText>PPP</w:delText>
              </w:r>
              <w:r w:rsidRPr="00671C8B" w:rsidDel="000934B8">
                <w:tab/>
              </w:r>
              <w:r w:rsidRPr="00671C8B" w:rsidDel="000934B8">
                <w:tab/>
                <w:delText>Point-to-point protocol for a PDP such as IP</w:delText>
              </w:r>
              <w:bookmarkStart w:id="15349" w:name="_Toc489459907"/>
              <w:bookmarkEnd w:id="15349"/>
            </w:del>
          </w:p>
          <w:p w14:paraId="7128C052" w14:textId="3654ACD0" w:rsidR="00AD6DB4" w:rsidRPr="00671C8B" w:rsidDel="000934B8" w:rsidRDefault="00AD6DB4" w:rsidP="00166AF3">
            <w:pPr>
              <w:pStyle w:val="TableBody"/>
              <w:rPr>
                <w:del w:id="15350" w:author="Alban Roche" w:date="2017-08-02T16:42:00Z"/>
              </w:rPr>
            </w:pPr>
            <w:del w:id="15351" w:author="Alban Roche" w:date="2017-08-02T16:42:00Z">
              <w:r w:rsidRPr="00671C8B" w:rsidDel="000934B8">
                <w:delText>M-OPT-PPP</w:delText>
              </w:r>
              <w:r w:rsidRPr="00671C8B" w:rsidDel="000934B8">
                <w:tab/>
                <w:delText>MS supports manufacturing specific protocol</w:delText>
              </w:r>
              <w:bookmarkStart w:id="15352" w:name="_Toc489459908"/>
              <w:bookmarkEnd w:id="15352"/>
            </w:del>
          </w:p>
          <w:p w14:paraId="43670E73" w14:textId="007A932D" w:rsidR="00AD6DB4" w:rsidRPr="00671C8B" w:rsidDel="000934B8" w:rsidRDefault="00AD6DB4" w:rsidP="00166AF3">
            <w:pPr>
              <w:pStyle w:val="TableBody"/>
              <w:rPr>
                <w:del w:id="15353" w:author="Alban Roche" w:date="2017-08-02T16:42:00Z"/>
              </w:rPr>
            </w:pPr>
            <w:del w:id="15354" w:author="Alban Roche" w:date="2017-08-02T16:42:00Z">
              <w:r w:rsidRPr="00671C8B" w:rsidDel="000934B8">
                <w:delText>M-HEX</w:delText>
              </w:r>
              <w:r w:rsidRPr="00671C8B" w:rsidDel="000934B8">
                <w:tab/>
                <w:delText>MS supports manufacturing specific protocol</w:delText>
              </w:r>
              <w:bookmarkStart w:id="15355" w:name="_Toc489459909"/>
              <w:bookmarkEnd w:id="15355"/>
            </w:del>
          </w:p>
          <w:p w14:paraId="63A22F5C" w14:textId="5CE42990" w:rsidR="00AD6DB4" w:rsidRPr="00671C8B" w:rsidDel="000934B8" w:rsidRDefault="00AD6DB4" w:rsidP="00166AF3">
            <w:pPr>
              <w:pStyle w:val="TableBody"/>
              <w:rPr>
                <w:del w:id="15356" w:author="Alban Roche" w:date="2017-08-02T16:42:00Z"/>
              </w:rPr>
            </w:pPr>
            <w:del w:id="15357" w:author="Alban Roche" w:date="2017-08-02T16:42:00Z">
              <w:r w:rsidRPr="00671C8B" w:rsidDel="000934B8">
                <w:delText>M-RAW_IP</w:delText>
              </w:r>
              <w:r w:rsidRPr="00671C8B" w:rsidDel="000934B8">
                <w:tab/>
                <w:delText>MS supports manufacturing specific protocol</w:delText>
              </w:r>
              <w:bookmarkStart w:id="15358" w:name="_Toc489459910"/>
              <w:bookmarkEnd w:id="15358"/>
            </w:del>
          </w:p>
          <w:p w14:paraId="5FFFD79A" w14:textId="381B4F42" w:rsidR="00AD6DB4" w:rsidRPr="00671C8B" w:rsidDel="000934B8" w:rsidRDefault="00AD6DB4" w:rsidP="00166AF3">
            <w:pPr>
              <w:pStyle w:val="TableBody"/>
              <w:rPr>
                <w:del w:id="15359" w:author="Alban Roche" w:date="2017-08-02T16:42:00Z"/>
              </w:rPr>
            </w:pPr>
            <w:bookmarkStart w:id="15360" w:name="_Toc489459911"/>
            <w:bookmarkEnd w:id="15360"/>
          </w:p>
          <w:p w14:paraId="74FF2075" w14:textId="34CC235A" w:rsidR="00AD6DB4" w:rsidRPr="00671C8B" w:rsidDel="000934B8" w:rsidRDefault="00AD6DB4" w:rsidP="00166AF3">
            <w:pPr>
              <w:pStyle w:val="TableBody"/>
              <w:rPr>
                <w:del w:id="15361" w:author="Alban Roche" w:date="2017-08-02T16:42:00Z"/>
                <w:b/>
              </w:rPr>
            </w:pPr>
            <w:del w:id="15362" w:author="Alban Roche" w:date="2017-08-02T16:42:00Z">
              <w:r w:rsidRPr="00671C8B" w:rsidDel="000934B8">
                <w:rPr>
                  <w:b/>
                </w:rPr>
                <w:delText>&lt;cid&gt;</w:delText>
              </w:r>
              <w:r w:rsidRPr="00671C8B" w:rsidDel="000934B8">
                <w:tab/>
                <w:delText>Numeric parameter which specifies a particular PDP context definition (see +CGDCONT and +CGDSCONT)</w:delText>
              </w:r>
              <w:bookmarkStart w:id="15363" w:name="_Toc489459912"/>
              <w:bookmarkEnd w:id="15363"/>
            </w:del>
          </w:p>
        </w:tc>
        <w:bookmarkStart w:id="15364" w:name="_Toc489459913"/>
        <w:bookmarkEnd w:id="15364"/>
      </w:tr>
    </w:tbl>
    <w:p w14:paraId="15708D4B" w14:textId="669B6883" w:rsidR="00AD6DB4" w:rsidDel="000934B8" w:rsidRDefault="00AD6DB4" w:rsidP="0059466D">
      <w:pPr>
        <w:pStyle w:val="Heading2"/>
        <w:numPr>
          <w:ilvl w:val="1"/>
          <w:numId w:val="11"/>
        </w:numPr>
        <w:ind w:left="1080" w:hanging="1080"/>
        <w:rPr>
          <w:del w:id="15365" w:author="Alban Roche" w:date="2017-08-02T16:42:00Z"/>
        </w:rPr>
      </w:pPr>
      <w:bookmarkStart w:id="15366" w:name="_Ref378175567"/>
      <w:bookmarkStart w:id="15367" w:name="_Toc486251706"/>
      <w:del w:id="15368" w:author="Alban Roche" w:date="2017-08-02T16:42:00Z">
        <w:r w:rsidRPr="00671C8B" w:rsidDel="000934B8">
          <w:delText>+CGED Command: GPRS Cell Environment</w:delText>
        </w:r>
        <w:bookmarkStart w:id="15369" w:name="_Toc489459914"/>
        <w:bookmarkEnd w:id="15366"/>
        <w:bookmarkEnd w:id="15367"/>
        <w:bookmarkEnd w:id="15369"/>
      </w:del>
    </w:p>
    <w:p w14:paraId="19E92F6B" w14:textId="3F1CA895" w:rsidR="00AD6DB4" w:rsidRPr="006B5B85" w:rsidDel="000934B8" w:rsidRDefault="00AD6DB4" w:rsidP="00AD6DB4">
      <w:pPr>
        <w:pStyle w:val="Note"/>
        <w:keepNext/>
        <w:rPr>
          <w:del w:id="15370" w:author="Alban Roche" w:date="2017-08-02T16:42:00Z"/>
        </w:rPr>
      </w:pPr>
      <w:del w:id="15371" w:author="Alban Roche" w:date="2017-08-02T16:42:00Z">
        <w:r w:rsidDel="000934B8">
          <w:delText>F</w:delText>
        </w:r>
        <w:r w:rsidRPr="00893AA7" w:rsidDel="000934B8">
          <w:delText xml:space="preserve">or </w:delText>
        </w:r>
        <w:r w:rsidDel="000934B8">
          <w:delText>HL7618, HL7618RD, HL7650, HL7688, HL7690 and HL7692 only.</w:delText>
        </w:r>
        <w:bookmarkStart w:id="15372" w:name="_Toc489459915"/>
        <w:bookmarkEnd w:id="15372"/>
      </w:del>
    </w:p>
    <w:tbl>
      <w:tblPr>
        <w:tblStyle w:val="TableSWIleft"/>
        <w:tblW w:w="9288" w:type="dxa"/>
        <w:tblLayout w:type="fixed"/>
        <w:tblLook w:val="04A0" w:firstRow="1" w:lastRow="0" w:firstColumn="1" w:lastColumn="0" w:noHBand="0" w:noVBand="1"/>
      </w:tblPr>
      <w:tblGrid>
        <w:gridCol w:w="1728"/>
        <w:gridCol w:w="7560"/>
      </w:tblGrid>
      <w:tr w:rsidR="00AD6DB4" w:rsidRPr="00671C8B" w:rsidDel="000934B8" w14:paraId="4CA253D1" w14:textId="1034B4FF" w:rsidTr="00166AF3">
        <w:trPr>
          <w:cnfStyle w:val="100000000000" w:firstRow="1" w:lastRow="0" w:firstColumn="0" w:lastColumn="0" w:oddVBand="0" w:evenVBand="0" w:oddHBand="0" w:evenHBand="0" w:firstRowFirstColumn="0" w:firstRowLastColumn="0" w:lastRowFirstColumn="0" w:lastRowLastColumn="0"/>
          <w:del w:id="15373" w:author="Alban Roche" w:date="2017-08-02T16:42:00Z"/>
        </w:trPr>
        <w:tc>
          <w:tcPr>
            <w:tcW w:w="9288" w:type="dxa"/>
            <w:gridSpan w:val="2"/>
          </w:tcPr>
          <w:p w14:paraId="21CCE60D" w14:textId="671448AB" w:rsidR="00AD6DB4" w:rsidRPr="00671C8B" w:rsidDel="000934B8" w:rsidRDefault="00AD6DB4">
            <w:pPr>
              <w:pStyle w:val="TableRowHead"/>
              <w:spacing w:before="144" w:after="144"/>
              <w:rPr>
                <w:del w:id="15374" w:author="Alban Roche" w:date="2017-08-02T16:42:00Z"/>
                <w:bCs w:val="0"/>
              </w:rPr>
            </w:pPr>
            <w:del w:id="15375" w:author="Alban Roche" w:date="2017-08-02T16:42:00Z">
              <w:r w:rsidDel="000934B8">
                <w:delText xml:space="preserve">HL7618, HL7618RD, HL7650, </w:delText>
              </w:r>
              <w:r w:rsidDel="000934B8">
                <w:rPr>
                  <w:lang w:eastAsia="zh-CN"/>
                </w:rPr>
                <w:delText xml:space="preserve">HL7688, </w:delText>
              </w:r>
              <w:r w:rsidDel="000934B8">
                <w:delText>HL7690 and HL7692</w:delText>
              </w:r>
              <w:bookmarkStart w:id="15376" w:name="_Toc489459916"/>
              <w:bookmarkEnd w:id="15376"/>
            </w:del>
          </w:p>
        </w:tc>
        <w:bookmarkStart w:id="15377" w:name="_Toc489459917"/>
        <w:bookmarkEnd w:id="15377"/>
      </w:tr>
      <w:tr w:rsidR="00AD6DB4" w:rsidRPr="00671C8B" w:rsidDel="000934B8" w14:paraId="4ACD55A8" w14:textId="153564E0" w:rsidTr="00166AF3">
        <w:trPr>
          <w:del w:id="15378" w:author="Alban Roche" w:date="2017-08-02T16:42:00Z"/>
        </w:trPr>
        <w:tc>
          <w:tcPr>
            <w:tcW w:w="1728" w:type="dxa"/>
          </w:tcPr>
          <w:p w14:paraId="0A7663A1" w14:textId="7921653F" w:rsidR="00AD6DB4" w:rsidRPr="00671C8B" w:rsidDel="000934B8" w:rsidRDefault="00AD6DB4" w:rsidP="00166AF3">
            <w:pPr>
              <w:pStyle w:val="TableBody"/>
              <w:rPr>
                <w:del w:id="15379" w:author="Alban Roche" w:date="2017-08-02T16:42:00Z"/>
                <w:rFonts w:ascii="Times New Roman" w:hAnsi="Times New Roman" w:cs="Times New Roman"/>
                <w:i/>
                <w:sz w:val="20"/>
                <w:szCs w:val="20"/>
              </w:rPr>
            </w:pPr>
            <w:del w:id="15380" w:author="Alban Roche" w:date="2017-08-02T16:42:00Z">
              <w:r w:rsidRPr="00671C8B" w:rsidDel="000934B8">
                <w:rPr>
                  <w:i/>
                </w:rPr>
                <w:delText>Test command</w:delText>
              </w:r>
              <w:bookmarkStart w:id="15381" w:name="_Toc489459918"/>
              <w:bookmarkEnd w:id="15381"/>
            </w:del>
          </w:p>
          <w:p w14:paraId="7AD8BDC6" w14:textId="113628E9" w:rsidR="00AD6DB4" w:rsidRPr="00671C8B" w:rsidDel="000934B8" w:rsidRDefault="00AD6DB4" w:rsidP="00166AF3">
            <w:pPr>
              <w:pStyle w:val="TableBody"/>
              <w:rPr>
                <w:del w:id="15382" w:author="Alban Roche" w:date="2017-08-02T16:42:00Z"/>
              </w:rPr>
            </w:pPr>
            <w:bookmarkStart w:id="15383" w:name="_Toc489459919"/>
            <w:bookmarkEnd w:id="15383"/>
          </w:p>
          <w:p w14:paraId="67F54E29" w14:textId="65B6AFB9" w:rsidR="00AD6DB4" w:rsidRPr="00671C8B" w:rsidDel="000934B8" w:rsidRDefault="00AD6DB4" w:rsidP="00166AF3">
            <w:pPr>
              <w:pStyle w:val="TableBody"/>
              <w:rPr>
                <w:del w:id="15384" w:author="Alban Roche" w:date="2017-08-02T16:42:00Z"/>
                <w:u w:val="single"/>
              </w:rPr>
            </w:pPr>
            <w:del w:id="15385" w:author="Alban Roche" w:date="2017-08-02T16:42:00Z">
              <w:r w:rsidRPr="00671C8B" w:rsidDel="000934B8">
                <w:rPr>
                  <w:u w:val="single"/>
                </w:rPr>
                <w:delText>Syntax</w:delText>
              </w:r>
              <w:bookmarkStart w:id="15386" w:name="_Toc489459920"/>
              <w:bookmarkEnd w:id="15386"/>
            </w:del>
          </w:p>
          <w:p w14:paraId="48C47733" w14:textId="4D629375" w:rsidR="00AD6DB4" w:rsidRPr="00671C8B" w:rsidDel="000934B8" w:rsidRDefault="00AD6DB4" w:rsidP="00166AF3">
            <w:pPr>
              <w:pStyle w:val="TableBody"/>
              <w:rPr>
                <w:del w:id="15387" w:author="Alban Roche" w:date="2017-08-02T16:42:00Z"/>
              </w:rPr>
            </w:pPr>
            <w:del w:id="15388" w:author="Alban Roche" w:date="2017-08-02T16:42:00Z">
              <w:r w:rsidRPr="00671C8B" w:rsidDel="000934B8">
                <w:rPr>
                  <w:b/>
                </w:rPr>
                <w:delText>AT+CGED=?</w:delText>
              </w:r>
              <w:bookmarkStart w:id="15389" w:name="_Toc489459921"/>
              <w:bookmarkEnd w:id="15389"/>
            </w:del>
          </w:p>
        </w:tc>
        <w:tc>
          <w:tcPr>
            <w:tcW w:w="7560" w:type="dxa"/>
          </w:tcPr>
          <w:p w14:paraId="341DC67B" w14:textId="59BFDF85" w:rsidR="00AD6DB4" w:rsidRPr="00671C8B" w:rsidDel="000934B8" w:rsidRDefault="00AD6DB4" w:rsidP="00166AF3">
            <w:pPr>
              <w:pStyle w:val="TableBody"/>
              <w:rPr>
                <w:del w:id="15390" w:author="Alban Roche" w:date="2017-08-02T16:42:00Z"/>
                <w:rFonts w:ascii="Times New Roman" w:hAnsi="Times New Roman" w:cs="Times New Roman"/>
                <w:sz w:val="20"/>
                <w:szCs w:val="20"/>
                <w:u w:val="single"/>
              </w:rPr>
            </w:pPr>
            <w:bookmarkStart w:id="15391" w:name="_Toc489459922"/>
            <w:bookmarkEnd w:id="15391"/>
          </w:p>
          <w:p w14:paraId="7554262F" w14:textId="30EEE05D" w:rsidR="00AD6DB4" w:rsidRPr="00671C8B" w:rsidDel="000934B8" w:rsidRDefault="00AD6DB4" w:rsidP="00166AF3">
            <w:pPr>
              <w:pStyle w:val="TableBody"/>
              <w:rPr>
                <w:del w:id="15392" w:author="Alban Roche" w:date="2017-08-02T16:42:00Z"/>
                <w:u w:val="single"/>
              </w:rPr>
            </w:pPr>
            <w:bookmarkStart w:id="15393" w:name="_Toc489459923"/>
            <w:bookmarkEnd w:id="15393"/>
          </w:p>
          <w:p w14:paraId="3849E08C" w14:textId="4FFDA656" w:rsidR="00AD6DB4" w:rsidRPr="00671C8B" w:rsidDel="000934B8" w:rsidRDefault="00AD6DB4" w:rsidP="00166AF3">
            <w:pPr>
              <w:pStyle w:val="TableBody"/>
              <w:rPr>
                <w:del w:id="15394" w:author="Alban Roche" w:date="2017-08-02T16:42:00Z"/>
                <w:u w:val="single"/>
              </w:rPr>
            </w:pPr>
            <w:del w:id="15395" w:author="Alban Roche" w:date="2017-08-02T16:42:00Z">
              <w:r w:rsidRPr="00671C8B" w:rsidDel="000934B8">
                <w:rPr>
                  <w:u w:val="single"/>
                </w:rPr>
                <w:delText>Response</w:delText>
              </w:r>
              <w:bookmarkStart w:id="15396" w:name="_Toc489459924"/>
              <w:bookmarkEnd w:id="15396"/>
            </w:del>
          </w:p>
          <w:p w14:paraId="05381DED" w14:textId="048C58EE" w:rsidR="00AD6DB4" w:rsidRPr="00671C8B" w:rsidDel="000934B8" w:rsidRDefault="00AD6DB4" w:rsidP="00166AF3">
            <w:pPr>
              <w:pStyle w:val="TableBody"/>
              <w:rPr>
                <w:del w:id="15397" w:author="Alban Roche" w:date="2017-08-02T16:42:00Z"/>
              </w:rPr>
            </w:pPr>
            <w:del w:id="15398" w:author="Alban Roche" w:date="2017-08-02T16:42:00Z">
              <w:r w:rsidRPr="00671C8B" w:rsidDel="000934B8">
                <w:rPr>
                  <w:b/>
                </w:rPr>
                <w:delText>+CGED:</w:delText>
              </w:r>
              <w:r w:rsidRPr="00671C8B" w:rsidDel="000934B8">
                <w:delText xml:space="preserve"> (list of supported </w:delText>
              </w:r>
              <w:r w:rsidRPr="00671C8B" w:rsidDel="000934B8">
                <w:rPr>
                  <w:b/>
                </w:rPr>
                <w:delText>&lt;mode&gt;</w:delText>
              </w:r>
              <w:r w:rsidRPr="00671C8B" w:rsidDel="000934B8">
                <w:delText>s)</w:delText>
              </w:r>
              <w:bookmarkStart w:id="15399" w:name="_Toc489459925"/>
              <w:bookmarkEnd w:id="15399"/>
            </w:del>
          </w:p>
          <w:p w14:paraId="54E0B003" w14:textId="000D31A0" w:rsidR="00AD6DB4" w:rsidRPr="00671C8B" w:rsidDel="000934B8" w:rsidRDefault="00AD6DB4" w:rsidP="00166AF3">
            <w:pPr>
              <w:pStyle w:val="TableBody"/>
              <w:rPr>
                <w:del w:id="15400" w:author="Alban Roche" w:date="2017-08-02T16:42:00Z"/>
                <w:b/>
              </w:rPr>
            </w:pPr>
            <w:del w:id="15401" w:author="Alban Roche" w:date="2017-08-02T16:42:00Z">
              <w:r w:rsidRPr="00671C8B" w:rsidDel="000934B8">
                <w:rPr>
                  <w:b/>
                </w:rPr>
                <w:delText>OK</w:delText>
              </w:r>
              <w:bookmarkStart w:id="15402" w:name="_Toc489459926"/>
              <w:bookmarkEnd w:id="15402"/>
            </w:del>
          </w:p>
        </w:tc>
        <w:bookmarkStart w:id="15403" w:name="_Toc489459927"/>
        <w:bookmarkEnd w:id="15403"/>
      </w:tr>
      <w:tr w:rsidR="00AD6DB4" w:rsidRPr="00671C8B" w:rsidDel="000934B8" w14:paraId="7198EAE9" w14:textId="54F80737" w:rsidTr="00166AF3">
        <w:trPr>
          <w:del w:id="15404" w:author="Alban Roche" w:date="2017-08-02T16:42:00Z"/>
        </w:trPr>
        <w:tc>
          <w:tcPr>
            <w:tcW w:w="1728" w:type="dxa"/>
          </w:tcPr>
          <w:p w14:paraId="425BDD75" w14:textId="07779B28" w:rsidR="00AD6DB4" w:rsidRPr="00671C8B" w:rsidDel="000934B8" w:rsidRDefault="00AD6DB4" w:rsidP="00166AF3">
            <w:pPr>
              <w:pStyle w:val="TableBody"/>
              <w:rPr>
                <w:del w:id="15405" w:author="Alban Roche" w:date="2017-08-02T16:42:00Z"/>
                <w:rFonts w:ascii="Times New Roman" w:hAnsi="Times New Roman" w:cs="Times New Roman"/>
                <w:i/>
                <w:sz w:val="20"/>
                <w:szCs w:val="20"/>
              </w:rPr>
            </w:pPr>
            <w:del w:id="15406" w:author="Alban Roche" w:date="2017-08-02T16:42:00Z">
              <w:r w:rsidRPr="00671C8B" w:rsidDel="000934B8">
                <w:rPr>
                  <w:i/>
                </w:rPr>
                <w:delText>Read command</w:delText>
              </w:r>
              <w:bookmarkStart w:id="15407" w:name="_Toc489459928"/>
              <w:bookmarkEnd w:id="15407"/>
            </w:del>
          </w:p>
          <w:p w14:paraId="594B99A9" w14:textId="1287F638" w:rsidR="00AD6DB4" w:rsidRPr="00671C8B" w:rsidDel="000934B8" w:rsidRDefault="00AD6DB4" w:rsidP="00166AF3">
            <w:pPr>
              <w:pStyle w:val="TableBody"/>
              <w:rPr>
                <w:del w:id="15408" w:author="Alban Roche" w:date="2017-08-02T16:42:00Z"/>
              </w:rPr>
            </w:pPr>
            <w:bookmarkStart w:id="15409" w:name="_Toc489459929"/>
            <w:bookmarkEnd w:id="15409"/>
          </w:p>
          <w:p w14:paraId="4452BF29" w14:textId="0E3E4131" w:rsidR="00AD6DB4" w:rsidRPr="00671C8B" w:rsidDel="000934B8" w:rsidRDefault="00AD6DB4" w:rsidP="00166AF3">
            <w:pPr>
              <w:pStyle w:val="TableBody"/>
              <w:rPr>
                <w:del w:id="15410" w:author="Alban Roche" w:date="2017-08-02T16:42:00Z"/>
                <w:u w:val="single"/>
              </w:rPr>
            </w:pPr>
            <w:del w:id="15411" w:author="Alban Roche" w:date="2017-08-02T16:42:00Z">
              <w:r w:rsidRPr="00671C8B" w:rsidDel="000934B8">
                <w:rPr>
                  <w:u w:val="single"/>
                </w:rPr>
                <w:delText>Syntax</w:delText>
              </w:r>
              <w:bookmarkStart w:id="15412" w:name="_Toc489459930"/>
              <w:bookmarkEnd w:id="15412"/>
            </w:del>
          </w:p>
          <w:p w14:paraId="357C6EC6" w14:textId="108BCA33" w:rsidR="00AD6DB4" w:rsidRPr="00671C8B" w:rsidDel="000934B8" w:rsidRDefault="00AD6DB4" w:rsidP="00166AF3">
            <w:pPr>
              <w:pStyle w:val="TableBody"/>
              <w:rPr>
                <w:del w:id="15413" w:author="Alban Roche" w:date="2017-08-02T16:42:00Z"/>
                <w:i/>
              </w:rPr>
            </w:pPr>
            <w:del w:id="15414" w:author="Alban Roche" w:date="2017-08-02T16:42:00Z">
              <w:r w:rsidRPr="00671C8B" w:rsidDel="000934B8">
                <w:rPr>
                  <w:b/>
                </w:rPr>
                <w:delText>AT+CGED?</w:delText>
              </w:r>
              <w:bookmarkStart w:id="15415" w:name="_Toc489459931"/>
              <w:bookmarkEnd w:id="15415"/>
            </w:del>
          </w:p>
        </w:tc>
        <w:tc>
          <w:tcPr>
            <w:tcW w:w="7560" w:type="dxa"/>
          </w:tcPr>
          <w:p w14:paraId="01B26478" w14:textId="5DD8B954" w:rsidR="00AD6DB4" w:rsidRPr="00671C8B" w:rsidDel="000934B8" w:rsidRDefault="00AD6DB4" w:rsidP="00166AF3">
            <w:pPr>
              <w:pStyle w:val="TableBody"/>
              <w:rPr>
                <w:del w:id="15416" w:author="Alban Roche" w:date="2017-08-02T16:42:00Z"/>
                <w:rFonts w:ascii="Times New Roman" w:hAnsi="Times New Roman" w:cs="Times New Roman"/>
                <w:sz w:val="20"/>
                <w:szCs w:val="20"/>
                <w:u w:val="single"/>
              </w:rPr>
            </w:pPr>
            <w:bookmarkStart w:id="15417" w:name="_Toc489459932"/>
            <w:bookmarkEnd w:id="15417"/>
          </w:p>
          <w:p w14:paraId="33C50E76" w14:textId="5E4AAB33" w:rsidR="00AD6DB4" w:rsidRPr="00671C8B" w:rsidDel="000934B8" w:rsidRDefault="00AD6DB4" w:rsidP="00166AF3">
            <w:pPr>
              <w:pStyle w:val="TableBody"/>
              <w:rPr>
                <w:del w:id="15418" w:author="Alban Roche" w:date="2017-08-02T16:42:00Z"/>
                <w:u w:val="single"/>
              </w:rPr>
            </w:pPr>
            <w:bookmarkStart w:id="15419" w:name="_Toc489459933"/>
            <w:bookmarkEnd w:id="15419"/>
          </w:p>
          <w:p w14:paraId="29C8878F" w14:textId="39DDD3CC" w:rsidR="00AD6DB4" w:rsidRPr="00671C8B" w:rsidDel="000934B8" w:rsidRDefault="00AD6DB4" w:rsidP="00166AF3">
            <w:pPr>
              <w:pStyle w:val="TableBody"/>
              <w:rPr>
                <w:del w:id="15420" w:author="Alban Roche" w:date="2017-08-02T16:42:00Z"/>
                <w:u w:val="single"/>
              </w:rPr>
            </w:pPr>
            <w:del w:id="15421" w:author="Alban Roche" w:date="2017-08-02T16:42:00Z">
              <w:r w:rsidRPr="00671C8B" w:rsidDel="000934B8">
                <w:rPr>
                  <w:u w:val="single"/>
                </w:rPr>
                <w:delText>Response</w:delText>
              </w:r>
              <w:bookmarkStart w:id="15422" w:name="_Toc489459934"/>
              <w:bookmarkEnd w:id="15422"/>
            </w:del>
          </w:p>
          <w:p w14:paraId="0D053665" w14:textId="775CFA61" w:rsidR="00AD6DB4" w:rsidRPr="00671C8B" w:rsidDel="000934B8" w:rsidRDefault="00AD6DB4" w:rsidP="00166AF3">
            <w:pPr>
              <w:pStyle w:val="TableBody"/>
              <w:rPr>
                <w:del w:id="15423" w:author="Alban Roche" w:date="2017-08-02T16:42:00Z"/>
              </w:rPr>
            </w:pPr>
            <w:del w:id="15424" w:author="Alban Roche" w:date="2017-08-02T16:42:00Z">
              <w:r w:rsidRPr="00671C8B" w:rsidDel="000934B8">
                <w:rPr>
                  <w:b/>
                </w:rPr>
                <w:delText>+CGED:</w:delText>
              </w:r>
              <w:r w:rsidRPr="00671C8B" w:rsidDel="000934B8">
                <w:delText xml:space="preserve"> </w:delText>
              </w:r>
              <w:r w:rsidRPr="00671C8B" w:rsidDel="000934B8">
                <w:rPr>
                  <w:b/>
                </w:rPr>
                <w:delText>&lt;mode&gt;</w:delText>
              </w:r>
              <w:bookmarkStart w:id="15425" w:name="_Toc489459935"/>
              <w:bookmarkEnd w:id="15425"/>
            </w:del>
          </w:p>
          <w:p w14:paraId="1C047212" w14:textId="6CD8D1DD" w:rsidR="00AD6DB4" w:rsidRPr="00671C8B" w:rsidDel="000934B8" w:rsidRDefault="00AD6DB4" w:rsidP="00166AF3">
            <w:pPr>
              <w:pStyle w:val="TableBody"/>
              <w:rPr>
                <w:del w:id="15426" w:author="Alban Roche" w:date="2017-08-02T16:42:00Z"/>
                <w:rFonts w:ascii="Times New Roman" w:hAnsi="Times New Roman" w:cs="Times New Roman"/>
                <w:sz w:val="20"/>
                <w:szCs w:val="20"/>
                <w:u w:val="single"/>
              </w:rPr>
            </w:pPr>
            <w:del w:id="15427" w:author="Alban Roche" w:date="2017-08-02T16:42:00Z">
              <w:r w:rsidRPr="00671C8B" w:rsidDel="000934B8">
                <w:rPr>
                  <w:b/>
                </w:rPr>
                <w:delText>OK</w:delText>
              </w:r>
              <w:bookmarkStart w:id="15428" w:name="_Toc489459936"/>
              <w:bookmarkEnd w:id="15428"/>
            </w:del>
          </w:p>
        </w:tc>
        <w:bookmarkStart w:id="15429" w:name="_Toc489459937"/>
        <w:bookmarkEnd w:id="15429"/>
      </w:tr>
      <w:tr w:rsidR="00AD6DB4" w:rsidRPr="00671C8B" w:rsidDel="000934B8" w14:paraId="42AABE9C" w14:textId="14F75F94" w:rsidTr="00166AF3">
        <w:trPr>
          <w:cantSplit w:val="0"/>
          <w:del w:id="15430" w:author="Alban Roche" w:date="2017-08-02T16:42:00Z"/>
        </w:trPr>
        <w:tc>
          <w:tcPr>
            <w:tcW w:w="1728" w:type="dxa"/>
          </w:tcPr>
          <w:p w14:paraId="1278ECB3" w14:textId="3C951544" w:rsidR="00AD6DB4" w:rsidRPr="00671C8B" w:rsidDel="000934B8" w:rsidRDefault="00AD6DB4" w:rsidP="00166AF3">
            <w:pPr>
              <w:pStyle w:val="TableBody"/>
              <w:rPr>
                <w:del w:id="15431" w:author="Alban Roche" w:date="2017-08-02T16:42:00Z"/>
                <w:i/>
              </w:rPr>
            </w:pPr>
            <w:del w:id="15432" w:author="Alban Roche" w:date="2017-08-02T16:42:00Z">
              <w:r w:rsidDel="000934B8">
                <w:rPr>
                  <w:i/>
                </w:rPr>
                <w:delText xml:space="preserve">Write </w:delText>
              </w:r>
              <w:r w:rsidRPr="00671C8B" w:rsidDel="000934B8">
                <w:rPr>
                  <w:i/>
                </w:rPr>
                <w:delText>command</w:delText>
              </w:r>
              <w:bookmarkStart w:id="15433" w:name="_Toc489459938"/>
              <w:bookmarkEnd w:id="15433"/>
            </w:del>
          </w:p>
          <w:p w14:paraId="441D52D6" w14:textId="3E5DA71F" w:rsidR="00AD6DB4" w:rsidRPr="00671C8B" w:rsidDel="000934B8" w:rsidRDefault="00AD6DB4" w:rsidP="00166AF3">
            <w:pPr>
              <w:pStyle w:val="TableBody"/>
              <w:rPr>
                <w:del w:id="15434" w:author="Alban Roche" w:date="2017-08-02T16:42:00Z"/>
                <w:i/>
              </w:rPr>
            </w:pPr>
            <w:bookmarkStart w:id="15435" w:name="_Toc489459939"/>
            <w:bookmarkEnd w:id="15435"/>
          </w:p>
          <w:p w14:paraId="33FFC458" w14:textId="3E807476" w:rsidR="00AD6DB4" w:rsidRPr="00671C8B" w:rsidDel="000934B8" w:rsidRDefault="00AD6DB4" w:rsidP="00166AF3">
            <w:pPr>
              <w:pStyle w:val="TableBody"/>
              <w:rPr>
                <w:del w:id="15436" w:author="Alban Roche" w:date="2017-08-02T16:42:00Z"/>
              </w:rPr>
            </w:pPr>
            <w:del w:id="15437" w:author="Alban Roche" w:date="2017-08-02T16:42:00Z">
              <w:r w:rsidRPr="00671C8B" w:rsidDel="000934B8">
                <w:rPr>
                  <w:u w:val="single"/>
                </w:rPr>
                <w:delText>Syntax</w:delText>
              </w:r>
              <w:bookmarkStart w:id="15438" w:name="_Toc489459940"/>
              <w:bookmarkEnd w:id="15438"/>
            </w:del>
          </w:p>
          <w:p w14:paraId="761C2D52" w14:textId="72A0A568" w:rsidR="00AD6DB4" w:rsidRPr="00671C8B" w:rsidDel="000934B8" w:rsidRDefault="00AD6DB4" w:rsidP="00166AF3">
            <w:pPr>
              <w:pStyle w:val="TableBody"/>
              <w:rPr>
                <w:del w:id="15439" w:author="Alban Roche" w:date="2017-08-02T16:42:00Z"/>
                <w:b/>
              </w:rPr>
            </w:pPr>
            <w:del w:id="15440" w:author="Alban Roche" w:date="2017-08-02T16:42:00Z">
              <w:r w:rsidRPr="00671C8B" w:rsidDel="000934B8">
                <w:rPr>
                  <w:b/>
                </w:rPr>
                <w:delText>AT+CGED=</w:delText>
              </w:r>
              <w:r w:rsidRPr="00671C8B" w:rsidDel="000934B8">
                <w:rPr>
                  <w:b/>
                </w:rPr>
                <w:br/>
                <w:delText>[&lt;mode&gt;]</w:delText>
              </w:r>
              <w:bookmarkStart w:id="15441" w:name="_Toc489459941"/>
              <w:bookmarkEnd w:id="15441"/>
            </w:del>
          </w:p>
        </w:tc>
        <w:tc>
          <w:tcPr>
            <w:tcW w:w="7560" w:type="dxa"/>
          </w:tcPr>
          <w:p w14:paraId="32039C53" w14:textId="17F66D36" w:rsidR="00AD6DB4" w:rsidRPr="00671C8B" w:rsidDel="000934B8" w:rsidRDefault="00AD6DB4" w:rsidP="00166AF3">
            <w:pPr>
              <w:pStyle w:val="TableBody"/>
              <w:rPr>
                <w:del w:id="15442" w:author="Alban Roche" w:date="2017-08-02T16:42:00Z"/>
                <w:rFonts w:ascii="Times New Roman" w:hAnsi="Times New Roman" w:cs="Times New Roman"/>
                <w:sz w:val="20"/>
                <w:szCs w:val="20"/>
                <w:u w:val="single"/>
              </w:rPr>
            </w:pPr>
            <w:bookmarkStart w:id="15443" w:name="_Toc489459942"/>
            <w:bookmarkEnd w:id="15443"/>
          </w:p>
          <w:p w14:paraId="4F90E79B" w14:textId="63C86FC8" w:rsidR="00AD6DB4" w:rsidRPr="00671C8B" w:rsidDel="000934B8" w:rsidRDefault="00AD6DB4" w:rsidP="00166AF3">
            <w:pPr>
              <w:pStyle w:val="TableBody"/>
              <w:rPr>
                <w:del w:id="15444" w:author="Alban Roche" w:date="2017-08-02T16:42:00Z"/>
                <w:u w:val="single"/>
              </w:rPr>
            </w:pPr>
            <w:bookmarkStart w:id="15445" w:name="_Toc489459943"/>
            <w:bookmarkEnd w:id="15445"/>
          </w:p>
          <w:p w14:paraId="0511FBC8" w14:textId="78E162A8" w:rsidR="00AD6DB4" w:rsidRPr="00671C8B" w:rsidDel="000934B8" w:rsidRDefault="00AD6DB4" w:rsidP="00166AF3">
            <w:pPr>
              <w:pStyle w:val="TableBody"/>
              <w:rPr>
                <w:del w:id="15446" w:author="Alban Roche" w:date="2017-08-02T16:42:00Z"/>
                <w:u w:val="single"/>
              </w:rPr>
            </w:pPr>
            <w:del w:id="15447" w:author="Alban Roche" w:date="2017-08-02T16:42:00Z">
              <w:r w:rsidRPr="00671C8B" w:rsidDel="000934B8">
                <w:rPr>
                  <w:u w:val="single"/>
                </w:rPr>
                <w:delText>Response</w:delText>
              </w:r>
              <w:bookmarkStart w:id="15448" w:name="_Toc489459944"/>
              <w:bookmarkEnd w:id="15448"/>
            </w:del>
          </w:p>
          <w:p w14:paraId="1DF4CC4C" w14:textId="1036EBDC" w:rsidR="00AD6DB4" w:rsidRPr="00671C8B" w:rsidDel="000934B8" w:rsidRDefault="00AD6DB4" w:rsidP="00166AF3">
            <w:pPr>
              <w:pStyle w:val="TableBody"/>
              <w:rPr>
                <w:del w:id="15449" w:author="Alban Roche" w:date="2017-08-02T16:42:00Z"/>
              </w:rPr>
            </w:pPr>
            <w:del w:id="15450" w:author="Alban Roche" w:date="2017-08-02T16:42:00Z">
              <w:r w:rsidRPr="00671C8B" w:rsidDel="000934B8">
                <w:delText>If UMTS is not supported:</w:delText>
              </w:r>
              <w:bookmarkStart w:id="15451" w:name="_Toc489459945"/>
              <w:bookmarkEnd w:id="15451"/>
            </w:del>
          </w:p>
          <w:p w14:paraId="534E52A1" w14:textId="5CD8468E" w:rsidR="00AD6DB4" w:rsidRPr="00671C8B" w:rsidDel="000934B8" w:rsidRDefault="00AD6DB4" w:rsidP="00166AF3">
            <w:pPr>
              <w:pStyle w:val="TableBody"/>
              <w:rPr>
                <w:del w:id="15452" w:author="Alban Roche" w:date="2017-08-02T16:42:00Z"/>
                <w:b/>
              </w:rPr>
            </w:pPr>
            <w:del w:id="15453" w:author="Alban Roche" w:date="2017-08-02T16:42:00Z">
              <w:r w:rsidRPr="00671C8B" w:rsidDel="000934B8">
                <w:rPr>
                  <w:b/>
                </w:rPr>
                <w:delText>+CGED:</w:delText>
              </w:r>
              <w:bookmarkStart w:id="15454" w:name="_Toc489459946"/>
              <w:bookmarkEnd w:id="15454"/>
            </w:del>
          </w:p>
          <w:p w14:paraId="7EC4CE37" w14:textId="53C6502E" w:rsidR="00AD6DB4" w:rsidRPr="00671C8B" w:rsidDel="000934B8" w:rsidRDefault="00AD6DB4" w:rsidP="00166AF3">
            <w:pPr>
              <w:pStyle w:val="TableBody"/>
              <w:rPr>
                <w:del w:id="15455" w:author="Alban Roche" w:date="2017-08-02T16:42:00Z"/>
                <w:b/>
              </w:rPr>
            </w:pPr>
            <w:del w:id="15456" w:author="Alban Roche" w:date="2017-08-02T16:42:00Z">
              <w:r w:rsidRPr="00671C8B" w:rsidDel="000934B8">
                <w:rPr>
                  <w:b/>
                </w:rPr>
                <w:delText>Service-Cell:</w:delText>
              </w:r>
              <w:bookmarkStart w:id="15457" w:name="_Toc489459947"/>
              <w:bookmarkEnd w:id="15457"/>
            </w:del>
          </w:p>
          <w:p w14:paraId="5F280B1D" w14:textId="42C7A08C" w:rsidR="00AD6DB4" w:rsidRPr="00671C8B" w:rsidDel="000934B8" w:rsidRDefault="00AD6DB4" w:rsidP="00166AF3">
            <w:pPr>
              <w:pStyle w:val="TableBody"/>
              <w:rPr>
                <w:del w:id="15458" w:author="Alban Roche" w:date="2017-08-02T16:42:00Z"/>
                <w:b/>
              </w:rPr>
            </w:pPr>
            <w:del w:id="15459" w:author="Alban Roche" w:date="2017-08-02T16:42:00Z">
              <w:r w:rsidRPr="00671C8B" w:rsidDel="000934B8">
                <w:rPr>
                  <w:b/>
                </w:rPr>
                <w:delText>&lt;MCC&gt;,&lt;MNC&gt;,&lt;LAC&gt;,&lt;CI&gt;,&lt;BSIC&gt;,&lt;AcT&gt;</w:delText>
              </w:r>
              <w:bookmarkStart w:id="15460" w:name="_Toc489459948"/>
              <w:bookmarkEnd w:id="15460"/>
            </w:del>
          </w:p>
          <w:p w14:paraId="1E3F508C" w14:textId="28C3EB5C" w:rsidR="00AD6DB4" w:rsidRPr="00671C8B" w:rsidDel="000934B8" w:rsidRDefault="00AD6DB4" w:rsidP="00166AF3">
            <w:pPr>
              <w:pStyle w:val="TableBody"/>
              <w:rPr>
                <w:del w:id="15461" w:author="Alban Roche" w:date="2017-08-02T16:42:00Z"/>
                <w:b/>
              </w:rPr>
            </w:pPr>
            <w:del w:id="15462" w:author="Alban Roche" w:date="2017-08-02T16:42:00Z">
              <w:r w:rsidRPr="00671C8B" w:rsidDel="000934B8">
                <w:rPr>
                  <w:b/>
                </w:rPr>
                <w:delText>Equivalent PLMNs :</w:delText>
              </w:r>
              <w:bookmarkStart w:id="15463" w:name="_Toc489459949"/>
              <w:bookmarkEnd w:id="15463"/>
            </w:del>
          </w:p>
          <w:p w14:paraId="7E01CBBE" w14:textId="6206A47F" w:rsidR="00AD6DB4" w:rsidRPr="00671C8B" w:rsidDel="000934B8" w:rsidRDefault="00AD6DB4" w:rsidP="00166AF3">
            <w:pPr>
              <w:pStyle w:val="TableBody"/>
              <w:rPr>
                <w:del w:id="15464" w:author="Alban Roche" w:date="2017-08-02T16:42:00Z"/>
                <w:b/>
              </w:rPr>
            </w:pPr>
            <w:del w:id="15465" w:author="Alban Roche" w:date="2017-08-02T16:42:00Z">
              <w:r w:rsidRPr="00671C8B" w:rsidDel="000934B8">
                <w:rPr>
                  <w:b/>
                </w:rPr>
                <w:delText>&lt;MCC&gt;,&lt;MNC&gt;</w:delText>
              </w:r>
              <w:bookmarkStart w:id="15466" w:name="_Toc489459950"/>
              <w:bookmarkEnd w:id="15466"/>
            </w:del>
          </w:p>
          <w:p w14:paraId="25F243C4" w14:textId="6B9A47F0" w:rsidR="00AD6DB4" w:rsidRPr="00671C8B" w:rsidDel="000934B8" w:rsidRDefault="00AD6DB4" w:rsidP="00166AF3">
            <w:pPr>
              <w:pStyle w:val="TableBody"/>
              <w:rPr>
                <w:del w:id="15467" w:author="Alban Roche" w:date="2017-08-02T16:42:00Z"/>
                <w:b/>
              </w:rPr>
            </w:pPr>
            <w:del w:id="15468" w:author="Alban Roche" w:date="2017-08-02T16:42:00Z">
              <w:r w:rsidRPr="00671C8B" w:rsidDel="000934B8">
                <w:rPr>
                  <w:b/>
                </w:rPr>
                <w:delText>&lt;MCC&gt;,&lt;MNC&gt;</w:delText>
              </w:r>
              <w:bookmarkStart w:id="15469" w:name="_Toc489459951"/>
              <w:bookmarkEnd w:id="15469"/>
            </w:del>
          </w:p>
          <w:p w14:paraId="5A1E86E6" w14:textId="74B75237" w:rsidR="00AD6DB4" w:rsidRPr="00671C8B" w:rsidDel="000934B8" w:rsidRDefault="00AD6DB4" w:rsidP="00166AF3">
            <w:pPr>
              <w:pStyle w:val="TableBody"/>
              <w:rPr>
                <w:del w:id="15470" w:author="Alban Roche" w:date="2017-08-02T16:42:00Z"/>
                <w:b/>
              </w:rPr>
            </w:pPr>
            <w:del w:id="15471" w:author="Alban Roche" w:date="2017-08-02T16:42:00Z">
              <w:r w:rsidRPr="00671C8B" w:rsidDel="000934B8">
                <w:rPr>
                  <w:b/>
                </w:rPr>
                <w:delText>&lt;arfcn&gt;,&lt;RxLevServ&gt;,&lt;RfChannels&gt;,&lt;Arfcn_ded&gt;,&lt;RxLevFull&gt;,&lt;RxLevSub&gt;,</w:delText>
              </w:r>
              <w:r w:rsidRPr="00671C8B" w:rsidDel="000934B8">
                <w:rPr>
                  <w:b/>
                </w:rPr>
                <w:br/>
                <w:delText>&lt;RxQualFull&gt;,&lt;RxQualSub&gt;,GSM-&lt;ciphering&gt;,</w:delText>
              </w:r>
              <w:r w:rsidRPr="00671C8B" w:rsidDel="000934B8">
                <w:rPr>
                  <w:b/>
                </w:rPr>
                <w:br/>
                <w:delText>GPRS Ciphering Algorithm: GEA&lt;gprs_ciphering&gt;,&lt;ms_txpwr&gt;,&lt;rx_acc_min&gt;,&lt;cbq&gt;,</w:delText>
              </w:r>
              <w:r w:rsidRPr="00671C8B" w:rsidDel="000934B8">
                <w:rPr>
                  <w:b/>
                </w:rPr>
                <w:br/>
                <w:delText>&lt;cba&gt;,&lt;c2_valid&gt;,&lt;cr_offset&gt;,&lt;tmp_offset&gt;,&lt;penalty_t&gt;,&lt;c1&gt;,&lt;c2&gt;,&lt;ch_type&gt;,</w:delText>
              </w:r>
              <w:r w:rsidRPr="00671C8B" w:rsidDel="000934B8">
                <w:rPr>
                  <w:b/>
                </w:rPr>
                <w:br/>
                <w:delText>&lt;ch_mode&gt;,&lt;txpwr&gt;,&lt;dtx_used&gt;,&lt;dtr_used&gt;,&lt;t3212&gt;,&lt;acc&gt;,&lt;t_adv&gt;,&lt;bs_pa_mfrms&gt;, &lt;dsc&gt;,&lt;rll&gt;,&lt;amr_acs&gt;,&lt;amr_cod_ul&gt;,&lt;amr_cod_dl&gt;,&lt;amr_c_i&gt;,</w:delText>
              </w:r>
              <w:r w:rsidRPr="00671C8B" w:rsidDel="000934B8">
                <w:rPr>
                  <w:b/>
                </w:rPr>
                <w:br/>
                <w:delText>BEP GMSK: &lt;mean_bep_gmsk&gt;,&lt;cv_bep_gmsk&gt;,</w:delText>
              </w:r>
              <w:r w:rsidRPr="00671C8B" w:rsidDel="000934B8">
                <w:rPr>
                  <w:b/>
                </w:rPr>
                <w:br/>
                <w:delText>BEP 8PSK: &lt;mean_bep_8psk&gt;,&lt;cv_bep_8psk&gt;,</w:delText>
              </w:r>
              <w:r w:rsidRPr="00671C8B" w:rsidDel="000934B8">
                <w:rPr>
                  <w:b/>
                </w:rPr>
                <w:br/>
                <w:delText>Neighbour Cell &lt;n&gt;:</w:delText>
              </w:r>
              <w:r w:rsidRPr="00671C8B" w:rsidDel="000934B8">
                <w:rPr>
                  <w:b/>
                </w:rPr>
                <w:br/>
                <w:delText>&lt;MCC&gt;,&lt;MNC&gt;,&lt;LAC&gt;,&lt;CI&gt;,&lt;BSIC&gt;,&lt;arfcn&gt;,&lt;RxLev&gt;&lt;C1_nc&gt;,&lt;C2_nc&gt;</w:delText>
              </w:r>
              <w:bookmarkStart w:id="15472" w:name="_Toc489459952"/>
              <w:bookmarkEnd w:id="15472"/>
            </w:del>
          </w:p>
          <w:p w14:paraId="602A1772" w14:textId="4133F383" w:rsidR="00AD6DB4" w:rsidRPr="00671C8B" w:rsidDel="000934B8" w:rsidRDefault="00AD6DB4" w:rsidP="00AD6DB4">
            <w:pPr>
              <w:pStyle w:val="Note"/>
              <w:rPr>
                <w:del w:id="15473" w:author="Alban Roche" w:date="2017-08-02T16:42:00Z"/>
              </w:rPr>
            </w:pPr>
            <w:del w:id="15474" w:author="Alban Roche" w:date="2017-08-02T16:42:00Z">
              <w:r w:rsidRPr="00671C8B" w:rsidDel="000934B8">
                <w:delText>Neighbour cell content may be repeated up to 6 times.</w:delText>
              </w:r>
              <w:bookmarkStart w:id="15475" w:name="_Toc489459953"/>
              <w:bookmarkEnd w:id="15475"/>
            </w:del>
          </w:p>
          <w:p w14:paraId="49D24DD9" w14:textId="1E6E8964" w:rsidR="00AD6DB4" w:rsidRPr="00671C8B" w:rsidDel="000934B8" w:rsidRDefault="00AD6DB4" w:rsidP="00166AF3">
            <w:pPr>
              <w:pStyle w:val="TableBody"/>
              <w:rPr>
                <w:del w:id="15476" w:author="Alban Roche" w:date="2017-08-02T16:42:00Z"/>
                <w:b/>
              </w:rPr>
            </w:pPr>
            <w:del w:id="15477" w:author="Alban Roche" w:date="2017-08-02T16:42:00Z">
              <w:r w:rsidRPr="00671C8B" w:rsidDel="000934B8">
                <w:rPr>
                  <w:b/>
                </w:rPr>
                <w:delText>GPRS Parameters :</w:delText>
              </w:r>
              <w:bookmarkStart w:id="15478" w:name="_Toc489459954"/>
              <w:bookmarkEnd w:id="15478"/>
            </w:del>
          </w:p>
          <w:p w14:paraId="24016B14" w14:textId="49500470" w:rsidR="00AD6DB4" w:rsidRPr="00671C8B" w:rsidDel="000934B8" w:rsidRDefault="00AD6DB4" w:rsidP="00166AF3">
            <w:pPr>
              <w:pStyle w:val="TableBody"/>
              <w:rPr>
                <w:del w:id="15479" w:author="Alban Roche" w:date="2017-08-02T16:42:00Z"/>
                <w:b/>
              </w:rPr>
            </w:pPr>
            <w:del w:id="15480" w:author="Alban Roche" w:date="2017-08-02T16:42:00Z">
              <w:r w:rsidRPr="00671C8B" w:rsidDel="000934B8">
                <w:rPr>
                  <w:b/>
                </w:rPr>
                <w:delText>&lt;GPRS_sup&gt;,&lt;RAC&gt;,&lt;Split_Pg_Cycle&gt;,&lt;NCO&gt;,&lt;NOM&gt;,&lt;T3192&gt;,&lt;Acc_Burst_type&gt;,</w:delText>
              </w:r>
              <w:r w:rsidDel="000934B8">
                <w:rPr>
                  <w:b/>
                </w:rPr>
                <w:br/>
              </w:r>
              <w:r w:rsidRPr="00671C8B" w:rsidDel="000934B8">
                <w:rPr>
                  <w:b/>
                </w:rPr>
                <w:delText>&lt;DRX_Timer_Max&gt;,&lt;PBCCH&gt;,&lt;Ext_Measure_Order&gt;</w:delText>
              </w:r>
              <w:bookmarkStart w:id="15481" w:name="_Toc489459955"/>
              <w:bookmarkEnd w:id="15481"/>
            </w:del>
          </w:p>
          <w:p w14:paraId="6575B1A9" w14:textId="7BB7B3B1" w:rsidR="00AD6DB4" w:rsidRPr="00671C8B" w:rsidDel="000934B8" w:rsidRDefault="00AD6DB4" w:rsidP="00166AF3">
            <w:pPr>
              <w:pStyle w:val="TableBody"/>
              <w:rPr>
                <w:del w:id="15482" w:author="Alban Roche" w:date="2017-08-02T16:42:00Z"/>
                <w:b/>
              </w:rPr>
            </w:pPr>
            <w:del w:id="15483" w:author="Alban Roche" w:date="2017-08-02T16:42:00Z">
              <w:r w:rsidRPr="00671C8B" w:rsidDel="000934B8">
                <w:rPr>
                  <w:b/>
                </w:rPr>
                <w:delText>&lt;PSI1_r_per&gt;,&lt;si13_location&gt;,&lt;packet_psi_status&gt;,&lt;packet_si_status&gt;,&lt;ext_upl_tbf_supported&gt;,&lt;ccn_active&gt;,&lt;pfc_feat_supported&gt;</w:delText>
              </w:r>
              <w:bookmarkStart w:id="15484" w:name="_Toc489459956"/>
              <w:bookmarkEnd w:id="15484"/>
            </w:del>
          </w:p>
          <w:p w14:paraId="6F2D809A" w14:textId="24FEE868" w:rsidR="00AD6DB4" w:rsidRPr="00671C8B" w:rsidDel="000934B8" w:rsidRDefault="00AD6DB4" w:rsidP="00166AF3">
            <w:pPr>
              <w:pStyle w:val="TableBody"/>
              <w:rPr>
                <w:del w:id="15485" w:author="Alban Roche" w:date="2017-08-02T16:42:00Z"/>
                <w:b/>
              </w:rPr>
            </w:pPr>
            <w:del w:id="15486" w:author="Alban Roche" w:date="2017-08-02T16:42:00Z">
              <w:r w:rsidRPr="00671C8B" w:rsidDel="000934B8">
                <w:rPr>
                  <w:b/>
                </w:rPr>
                <w:delText>Coding Scheme:</w:delText>
              </w:r>
              <w:bookmarkStart w:id="15487" w:name="_Toc489459957"/>
              <w:bookmarkEnd w:id="15487"/>
            </w:del>
          </w:p>
          <w:p w14:paraId="3FAB767A" w14:textId="7F59E338" w:rsidR="00AD6DB4" w:rsidRPr="00671C8B" w:rsidDel="000934B8" w:rsidRDefault="00AD6DB4" w:rsidP="00166AF3">
            <w:pPr>
              <w:pStyle w:val="TableBody"/>
              <w:rPr>
                <w:del w:id="15488" w:author="Alban Roche" w:date="2017-08-02T16:42:00Z"/>
                <w:b/>
              </w:rPr>
            </w:pPr>
            <w:del w:id="15489" w:author="Alban Roche" w:date="2017-08-02T16:42:00Z">
              <w:r w:rsidRPr="00671C8B" w:rsidDel="000934B8">
                <w:rPr>
                  <w:b/>
                </w:rPr>
                <w:delText>dl_sc: &lt;dl_sc&gt;,ul_sc: &lt;ul_sc&gt;</w:delText>
              </w:r>
              <w:bookmarkStart w:id="15490" w:name="_Toc489459958"/>
              <w:bookmarkEnd w:id="15490"/>
            </w:del>
          </w:p>
          <w:p w14:paraId="2FECFAC4" w14:textId="553FC329" w:rsidR="00AD6DB4" w:rsidRPr="00671C8B" w:rsidDel="000934B8" w:rsidRDefault="00AD6DB4" w:rsidP="00166AF3">
            <w:pPr>
              <w:pStyle w:val="TableBody"/>
              <w:rPr>
                <w:del w:id="15491" w:author="Alban Roche" w:date="2017-08-02T16:42:00Z"/>
                <w:b/>
              </w:rPr>
            </w:pPr>
            <w:del w:id="15492" w:author="Alban Roche" w:date="2017-08-02T16:42:00Z">
              <w:r w:rsidRPr="00671C8B" w:rsidDel="000934B8">
                <w:rPr>
                  <w:b/>
                </w:rPr>
                <w:delText>&lt;Count_LR&gt;,&lt;Count_HR&gt;,&lt;C_R_Hyst&gt;,&lt;C31&gt;,&lt;C32&gt;,&lt;Prior_Acc_Thr&gt;</w:delText>
              </w:r>
              <w:bookmarkStart w:id="15493" w:name="_Toc489459959"/>
              <w:bookmarkEnd w:id="15493"/>
            </w:del>
          </w:p>
          <w:p w14:paraId="315CFFE1" w14:textId="43AA695F" w:rsidR="00AD6DB4" w:rsidRPr="00671C8B" w:rsidDel="000934B8" w:rsidRDefault="00AD6DB4" w:rsidP="00166AF3">
            <w:pPr>
              <w:pStyle w:val="TableBody"/>
              <w:rPr>
                <w:del w:id="15494" w:author="Alban Roche" w:date="2017-08-02T16:42:00Z"/>
                <w:b/>
              </w:rPr>
            </w:pPr>
            <w:del w:id="15495" w:author="Alban Roche" w:date="2017-08-02T16:42:00Z">
              <w:r w:rsidRPr="00671C8B" w:rsidDel="000934B8">
                <w:rPr>
                  <w:b/>
                </w:rPr>
                <w:delText>OK</w:delText>
              </w:r>
              <w:bookmarkStart w:id="15496" w:name="_Toc489459960"/>
              <w:bookmarkEnd w:id="15496"/>
            </w:del>
          </w:p>
          <w:p w14:paraId="57D129F0" w14:textId="7B993D38" w:rsidR="00AD6DB4" w:rsidDel="000934B8" w:rsidRDefault="00AD6DB4" w:rsidP="00166AF3">
            <w:pPr>
              <w:pStyle w:val="TableBody"/>
              <w:rPr>
                <w:del w:id="15497" w:author="Alban Roche" w:date="2017-08-02T16:42:00Z"/>
              </w:rPr>
            </w:pPr>
            <w:bookmarkStart w:id="15498" w:name="_Toc489459961"/>
            <w:bookmarkEnd w:id="15498"/>
          </w:p>
          <w:p w14:paraId="0E42B5CE" w14:textId="6C2E694C" w:rsidR="00AD6DB4" w:rsidDel="000934B8" w:rsidRDefault="00AD6DB4" w:rsidP="00166AF3">
            <w:pPr>
              <w:pStyle w:val="TableBody"/>
              <w:rPr>
                <w:del w:id="15499" w:author="Alban Roche" w:date="2017-08-02T16:42:00Z"/>
              </w:rPr>
            </w:pPr>
            <w:del w:id="15500" w:author="Alban Roche" w:date="2017-08-02T16:42:00Z">
              <w:r w:rsidDel="000934B8">
                <w:delText>If UMTS is supported:</w:delText>
              </w:r>
              <w:bookmarkStart w:id="15501" w:name="_Toc489459962"/>
              <w:bookmarkEnd w:id="15501"/>
            </w:del>
          </w:p>
          <w:p w14:paraId="30455C9B" w14:textId="12AD67F3" w:rsidR="00AD6DB4" w:rsidDel="000934B8" w:rsidRDefault="00AD6DB4" w:rsidP="00166AF3">
            <w:pPr>
              <w:pStyle w:val="TableBody"/>
              <w:rPr>
                <w:del w:id="15502" w:author="Alban Roche" w:date="2017-08-02T16:42:00Z"/>
                <w:b/>
              </w:rPr>
            </w:pPr>
            <w:del w:id="15503" w:author="Alban Roche" w:date="2017-08-02T16:42:00Z">
              <w:r w:rsidRPr="00C664B6" w:rsidDel="000934B8">
                <w:rPr>
                  <w:b/>
                </w:rPr>
                <w:delText>+CGED: RAT:&lt;rat&gt;,URR:&lt;rrc_state&gt;,DC:&lt;urrcdc_state&gt;, BP:&lt;urrcbp_state&gt;, M:&lt;urrcm_state&gt;, ERR:&lt;as_e</w:delText>
              </w:r>
              <w:r w:rsidDel="000934B8">
                <w:rPr>
                  <w:b/>
                </w:rPr>
                <w:delText>rror_code&gt;, RC:&lt;release_cause&gt;,</w:delText>
              </w:r>
              <w:r w:rsidRPr="00C664B6" w:rsidDel="000934B8">
                <w:rPr>
                  <w:b/>
                </w:rPr>
                <w:delText>OOS:&lt;out_of_service&gt;, BLER:&lt;meas_bler&gt;,TSIR:&lt;target_sir&gt;,MSIR:&lt;meas_sir&gt;,</w:delText>
              </w:r>
              <w:r w:rsidDel="000934B8">
                <w:rPr>
                  <w:b/>
                </w:rPr>
                <w:br/>
              </w:r>
              <w:r w:rsidRPr="00C664B6" w:rsidDel="000934B8">
                <w:rPr>
                  <w:b/>
                </w:rPr>
                <w:delText>DPUC:&lt;dlpc_power_up_commands_count&gt;, DPDC:&lt;dlpc_po</w:delText>
              </w:r>
              <w:r w:rsidDel="000934B8">
                <w:rPr>
                  <w:b/>
                </w:rPr>
                <w:delText>wer_down_commands_count&gt;,</w:delText>
              </w:r>
              <w:r w:rsidDel="000934B8">
                <w:rPr>
                  <w:b/>
                </w:rPr>
                <w:br/>
                <w:delText>UPUC:</w:delText>
              </w:r>
              <w:r w:rsidRPr="00C664B6" w:rsidDel="000934B8">
                <w:rPr>
                  <w:b/>
                </w:rPr>
                <w:delText>&lt;ulpc_power_up_commands</w:delText>
              </w:r>
              <w:r w:rsidDel="000934B8">
                <w:rPr>
                  <w:b/>
                </w:rPr>
                <w:delText>_count&gt;,</w:delText>
              </w:r>
              <w:r w:rsidDel="000934B8">
                <w:rPr>
                  <w:b/>
                </w:rPr>
                <w:br/>
              </w:r>
              <w:r w:rsidRPr="00C664B6" w:rsidDel="000934B8">
                <w:rPr>
                  <w:b/>
                </w:rPr>
                <w:delText>UPDC:&lt;ulpc_power_down_commands_count&gt;, CMOD: &lt;compressed_mode&gt;</w:delText>
              </w:r>
              <w:bookmarkStart w:id="15504" w:name="_Toc489459963"/>
              <w:bookmarkEnd w:id="15504"/>
            </w:del>
          </w:p>
          <w:p w14:paraId="6FFE65B2" w14:textId="4F775AAA" w:rsidR="00AD6DB4" w:rsidDel="000934B8" w:rsidRDefault="00AD6DB4" w:rsidP="00166AF3">
            <w:pPr>
              <w:pStyle w:val="TableBody"/>
              <w:rPr>
                <w:del w:id="15505" w:author="Alban Roche" w:date="2017-08-02T16:42:00Z"/>
                <w:b/>
              </w:rPr>
            </w:pPr>
            <w:del w:id="15506" w:author="Alban Roche" w:date="2017-08-02T16:42:00Z">
              <w:r w:rsidRPr="00C664B6" w:rsidDel="000934B8">
                <w:rPr>
                  <w:b/>
                </w:rPr>
                <w:delText>TPCA:&lt;tx_ul_pwr_ctrl_alg&gt;, DCL:&lt;drx_cycle_length&gt;, UPCS: &lt;ul_pwr_ctrl_step_size&gt;,BTRG:&lt;bler_target&gt;,NHSC:&lt;num_hsscch_codes&gt;</w:delText>
              </w:r>
              <w:bookmarkStart w:id="15507" w:name="_Toc489459964"/>
              <w:bookmarkEnd w:id="15507"/>
            </w:del>
          </w:p>
          <w:p w14:paraId="0D905122" w14:textId="1AE00BA1" w:rsidR="00AD6DB4" w:rsidDel="000934B8" w:rsidRDefault="00AD6DB4" w:rsidP="00166AF3">
            <w:pPr>
              <w:pStyle w:val="TableBody"/>
              <w:rPr>
                <w:del w:id="15508" w:author="Alban Roche" w:date="2017-08-02T16:42:00Z"/>
                <w:b/>
              </w:rPr>
            </w:pPr>
            <w:del w:id="15509" w:author="Alban Roche" w:date="2017-08-02T16:42:00Z">
              <w:r w:rsidRPr="00C664B6" w:rsidDel="000934B8">
                <w:rPr>
                  <w:b/>
                </w:rPr>
                <w:delText>HSC:&lt;hierarchical_cell_structure&gt;</w:delText>
              </w:r>
              <w:r w:rsidDel="000934B8">
                <w:rPr>
                  <w:b/>
                </w:rPr>
                <w:delText>,HMD:&lt;high_mobility_detected&gt;,</w:delText>
              </w:r>
              <w:r w:rsidDel="000934B8">
                <w:rPr>
                  <w:b/>
                </w:rPr>
                <w:br/>
              </w:r>
              <w:r w:rsidRPr="00C664B6" w:rsidDel="000934B8">
                <w:rPr>
                  <w:b/>
                </w:rPr>
                <w:delText>LM:&lt;limited_mode&gt;,</w:delText>
              </w:r>
              <w:r w:rsidDel="000934B8">
                <w:rPr>
                  <w:b/>
                </w:rPr>
                <w:delText>RJCZ: &lt;urrc_con_rej_cause&gt;</w:delText>
              </w:r>
              <w:bookmarkStart w:id="15510" w:name="_Toc489459965"/>
              <w:bookmarkEnd w:id="15510"/>
            </w:del>
          </w:p>
          <w:p w14:paraId="74853561" w14:textId="7146AB87" w:rsidR="00AD6DB4" w:rsidDel="000934B8" w:rsidRDefault="00AD6DB4" w:rsidP="00166AF3">
            <w:pPr>
              <w:pStyle w:val="TableBody"/>
              <w:rPr>
                <w:del w:id="15511" w:author="Alban Roche" w:date="2017-08-02T16:42:00Z"/>
                <w:b/>
              </w:rPr>
            </w:pPr>
            <w:del w:id="15512" w:author="Alban Roche" w:date="2017-08-02T16:42:00Z">
              <w:r w:rsidRPr="00C664B6" w:rsidDel="000934B8">
                <w:rPr>
                  <w:b/>
                </w:rPr>
                <w:delText>CMAX:&lt;UMAC data CQI max value&gt;, CMEAN:&lt;UMAC data CQI mean value&gt;,</w:delText>
              </w:r>
              <w:r w:rsidDel="000934B8">
                <w:rPr>
                  <w:b/>
                </w:rPr>
                <w:br/>
              </w:r>
              <w:r w:rsidRPr="00C664B6" w:rsidDel="000934B8">
                <w:rPr>
                  <w:b/>
                </w:rPr>
                <w:delText>CMIN:&lt;UMAC data CQI min value&gt;, AFTI:&lt;AMR frame type id&gt;, ATYP:&lt;AMR type&gt;</w:delText>
              </w:r>
              <w:bookmarkStart w:id="15513" w:name="_Toc489459966"/>
              <w:bookmarkEnd w:id="15513"/>
            </w:del>
          </w:p>
          <w:p w14:paraId="355DB4A3" w14:textId="52CEA4D7" w:rsidR="00AD6DB4" w:rsidRPr="00C664B6" w:rsidDel="000934B8" w:rsidRDefault="00AD6DB4" w:rsidP="00166AF3">
            <w:pPr>
              <w:pStyle w:val="TableBody"/>
              <w:rPr>
                <w:del w:id="15514" w:author="Alban Roche" w:date="2017-08-02T16:42:00Z"/>
                <w:b/>
              </w:rPr>
            </w:pPr>
            <w:del w:id="15515" w:author="Alban Roche" w:date="2017-08-02T16:42:00Z">
              <w:r w:rsidRPr="00C664B6" w:rsidDel="000934B8">
                <w:rPr>
                  <w:b/>
                </w:rPr>
                <w:delText>CellId:&lt;cell_identity&gt;, DLF:&lt;dl_frequency&gt;, ULF:&lt;u</w:delText>
              </w:r>
              <w:r w:rsidDel="000934B8">
                <w:rPr>
                  <w:b/>
                </w:rPr>
                <w:delText>l_frequency&gt;, C:&lt;ciphering&gt;, D:</w:delText>
              </w:r>
              <w:r w:rsidRPr="00C664B6" w:rsidDel="000934B8">
                <w:rPr>
                  <w:b/>
                </w:rPr>
                <w:delText>&lt;ps_data_transfered&gt;,PSM:&lt; power_saving_mode&gt;,Cell:&lt;celltype=AS&gt;, SC:&lt;scrambling_code&gt;, RSCP:&lt;rscp&gt;, ECN0:&lt;ecn0&gt;</w:delText>
              </w:r>
              <w:bookmarkStart w:id="15516" w:name="_Toc489459967"/>
              <w:bookmarkEnd w:id="15516"/>
            </w:del>
          </w:p>
          <w:p w14:paraId="66E7A85B" w14:textId="6D354071" w:rsidR="00AD6DB4" w:rsidRPr="00C664B6" w:rsidDel="000934B8" w:rsidRDefault="00AD6DB4" w:rsidP="00166AF3">
            <w:pPr>
              <w:pStyle w:val="TableBody"/>
              <w:rPr>
                <w:del w:id="15517" w:author="Alban Roche" w:date="2017-08-02T16:42:00Z"/>
                <w:b/>
              </w:rPr>
            </w:pPr>
            <w:del w:id="15518" w:author="Alban Roche" w:date="2017-08-02T16:42:00Z">
              <w:r w:rsidRPr="00C664B6" w:rsidDel="000934B8">
                <w:rPr>
                  <w:b/>
                </w:rPr>
                <w:delText>Cell:&lt;celltype=VAS&gt;, SC:&lt;scrambling_code&gt;, RSCP:&lt;rscp&gt;, ECN0:&lt;ecn0&gt;, DLF:&lt;dl_</w:delText>
              </w:r>
              <w:r w:rsidDel="000934B8">
                <w:rPr>
                  <w:b/>
                </w:rPr>
                <w:br/>
              </w:r>
              <w:r w:rsidRPr="00C664B6" w:rsidDel="000934B8">
                <w:rPr>
                  <w:b/>
                </w:rPr>
                <w:delText>frequency&gt;</w:delText>
              </w:r>
              <w:bookmarkStart w:id="15519" w:name="_Toc489459968"/>
              <w:bookmarkEnd w:id="15519"/>
            </w:del>
          </w:p>
          <w:p w14:paraId="60328E69" w14:textId="30B71974" w:rsidR="00AD6DB4" w:rsidRPr="00C664B6" w:rsidDel="000934B8" w:rsidRDefault="00AD6DB4" w:rsidP="00166AF3">
            <w:pPr>
              <w:pStyle w:val="TableBody"/>
              <w:rPr>
                <w:del w:id="15520" w:author="Alban Roche" w:date="2017-08-02T16:42:00Z"/>
                <w:b/>
              </w:rPr>
            </w:pPr>
            <w:del w:id="15521" w:author="Alban Roche" w:date="2017-08-02T16:42:00Z">
              <w:r w:rsidRPr="00C664B6" w:rsidDel="000934B8">
                <w:rPr>
                  <w:b/>
                </w:rPr>
                <w:delText>Cell:&lt;celltype=M&gt;, SC:&lt;scrambling_code&gt;, RSCP:&lt;rscp&gt;, ECN0:&lt;ecn0&gt;</w:delText>
              </w:r>
              <w:bookmarkStart w:id="15522" w:name="_Toc489459969"/>
              <w:bookmarkEnd w:id="15522"/>
            </w:del>
          </w:p>
          <w:p w14:paraId="0E8E4CCE" w14:textId="05C2E363" w:rsidR="00AD6DB4" w:rsidRPr="00C664B6" w:rsidDel="000934B8" w:rsidRDefault="00AD6DB4" w:rsidP="00166AF3">
            <w:pPr>
              <w:pStyle w:val="TableBody"/>
              <w:rPr>
                <w:del w:id="15523" w:author="Alban Roche" w:date="2017-08-02T16:42:00Z"/>
                <w:b/>
              </w:rPr>
            </w:pPr>
            <w:del w:id="15524" w:author="Alban Roche" w:date="2017-08-02T16:42:00Z">
              <w:r w:rsidRPr="00C664B6" w:rsidDel="000934B8">
                <w:rPr>
                  <w:b/>
                </w:rPr>
                <w:delText>Cell:&lt;celltype=D&gt;, SC:&lt;scrambling_code&gt;, RSCP:&lt;rscp&gt;, ECN0:&lt;ecn0&gt;</w:delText>
              </w:r>
              <w:bookmarkStart w:id="15525" w:name="_Toc489459970"/>
              <w:bookmarkEnd w:id="15525"/>
            </w:del>
          </w:p>
          <w:p w14:paraId="04253B94" w14:textId="4D9FD147" w:rsidR="00AD6DB4" w:rsidRPr="00C664B6" w:rsidDel="000934B8" w:rsidRDefault="00AD6DB4" w:rsidP="00166AF3">
            <w:pPr>
              <w:pStyle w:val="TableBody"/>
              <w:rPr>
                <w:del w:id="15526" w:author="Alban Roche" w:date="2017-08-02T16:42:00Z"/>
                <w:b/>
              </w:rPr>
            </w:pPr>
            <w:del w:id="15527" w:author="Alban Roche" w:date="2017-08-02T16:42:00Z">
              <w:r w:rsidRPr="00C664B6" w:rsidDel="000934B8">
                <w:rPr>
                  <w:b/>
                </w:rPr>
                <w:delText>Cell:&lt;celltype=G&gt;, B:&lt;gsm_band&gt;,Arfcn:&lt;arfcn&gt;, RxLev:&lt;rxLev&gt;, Bsic:&lt;bsic&gt;, RV:</w:delText>
              </w:r>
              <w:bookmarkStart w:id="15528" w:name="_Toc489459971"/>
              <w:bookmarkEnd w:id="15528"/>
            </w:del>
          </w:p>
          <w:p w14:paraId="236B4DD9" w14:textId="4C826BDA" w:rsidR="00AD6DB4" w:rsidRPr="00C664B6" w:rsidDel="000934B8" w:rsidRDefault="00AD6DB4" w:rsidP="00166AF3">
            <w:pPr>
              <w:pStyle w:val="TableBody"/>
              <w:rPr>
                <w:del w:id="15529" w:author="Alban Roche" w:date="2017-08-02T16:42:00Z"/>
                <w:b/>
              </w:rPr>
            </w:pPr>
            <w:del w:id="15530" w:author="Alban Roche" w:date="2017-08-02T16:42:00Z">
              <w:r w:rsidRPr="00C664B6" w:rsidDel="000934B8">
                <w:rPr>
                  <w:b/>
                </w:rPr>
                <w:delText>&lt;ranking_value&gt;</w:delText>
              </w:r>
              <w:bookmarkStart w:id="15531" w:name="_Toc489459972"/>
              <w:bookmarkEnd w:id="15531"/>
            </w:del>
          </w:p>
          <w:p w14:paraId="66963055" w14:textId="378DCF83" w:rsidR="00AD6DB4" w:rsidRPr="00C664B6" w:rsidDel="000934B8" w:rsidRDefault="00AD6DB4" w:rsidP="00166AF3">
            <w:pPr>
              <w:pStyle w:val="TableBody"/>
              <w:rPr>
                <w:del w:id="15532" w:author="Alban Roche" w:date="2017-08-02T16:42:00Z"/>
                <w:b/>
              </w:rPr>
            </w:pPr>
            <w:del w:id="15533" w:author="Alban Roche" w:date="2017-08-02T16:42:00Z">
              <w:r w:rsidRPr="00C664B6" w:rsidDel="000934B8">
                <w:rPr>
                  <w:b/>
                </w:rPr>
                <w:delText>Cell:&lt;celltype=U&gt;, SC:&lt;scrambling_code&gt;, RSCP:&lt;rscp&gt;, ECN0:&lt;ecn0&gt;, DLF:&lt;dl_</w:delText>
              </w:r>
              <w:bookmarkStart w:id="15534" w:name="_Toc489459973"/>
              <w:bookmarkEnd w:id="15534"/>
            </w:del>
          </w:p>
          <w:p w14:paraId="2AC9170E" w14:textId="071D5D3E" w:rsidR="00AD6DB4" w:rsidRPr="00C664B6" w:rsidDel="000934B8" w:rsidRDefault="00AD6DB4" w:rsidP="00166AF3">
            <w:pPr>
              <w:pStyle w:val="TableBody"/>
              <w:rPr>
                <w:del w:id="15535" w:author="Alban Roche" w:date="2017-08-02T16:42:00Z"/>
                <w:b/>
              </w:rPr>
            </w:pPr>
            <w:del w:id="15536" w:author="Alban Roche" w:date="2017-08-02T16:42:00Z">
              <w:r w:rsidRPr="00C664B6" w:rsidDel="000934B8">
                <w:rPr>
                  <w:b/>
                </w:rPr>
                <w:delText>frequency&gt;, RV:&lt;ranking_value&gt;</w:delText>
              </w:r>
              <w:bookmarkStart w:id="15537" w:name="_Toc489459974"/>
              <w:bookmarkEnd w:id="15537"/>
            </w:del>
          </w:p>
          <w:p w14:paraId="7F863652" w14:textId="5DF08B99" w:rsidR="00AD6DB4" w:rsidRPr="00C664B6" w:rsidDel="000934B8" w:rsidRDefault="00AD6DB4" w:rsidP="00166AF3">
            <w:pPr>
              <w:pStyle w:val="TableBody"/>
              <w:rPr>
                <w:del w:id="15538" w:author="Alban Roche" w:date="2017-08-02T16:42:00Z"/>
                <w:b/>
              </w:rPr>
            </w:pPr>
            <w:del w:id="15539" w:author="Alban Roche" w:date="2017-08-02T16:42:00Z">
              <w:r w:rsidRPr="00C664B6" w:rsidDel="000934B8">
                <w:rPr>
                  <w:b/>
                </w:rPr>
                <w:delText>Cell:&lt;celltype=NU&gt;, SC:&lt;scrambling_code&gt;, RSCP:&lt;rscp&gt;, ECN0:&lt;ecn0&gt;, DLF:&lt;dl_</w:delText>
              </w:r>
              <w:bookmarkStart w:id="15540" w:name="_Toc489459975"/>
              <w:bookmarkEnd w:id="15540"/>
            </w:del>
          </w:p>
          <w:p w14:paraId="5ADED781" w14:textId="58C8795D" w:rsidR="00AD6DB4" w:rsidRPr="00C664B6" w:rsidDel="000934B8" w:rsidRDefault="00AD6DB4" w:rsidP="00166AF3">
            <w:pPr>
              <w:pStyle w:val="TableBody"/>
              <w:rPr>
                <w:del w:id="15541" w:author="Alban Roche" w:date="2017-08-02T16:42:00Z"/>
                <w:b/>
              </w:rPr>
            </w:pPr>
            <w:del w:id="15542" w:author="Alban Roche" w:date="2017-08-02T16:42:00Z">
              <w:r w:rsidRPr="00C664B6" w:rsidDel="000934B8">
                <w:rPr>
                  <w:b/>
                </w:rPr>
                <w:delText>frequency&gt;, RS:&lt;ranking_status&gt;</w:delText>
              </w:r>
              <w:bookmarkStart w:id="15543" w:name="_Toc489459976"/>
              <w:bookmarkEnd w:id="15543"/>
            </w:del>
          </w:p>
          <w:p w14:paraId="31FE6979" w14:textId="41278BA2" w:rsidR="00AD6DB4" w:rsidRPr="00C664B6" w:rsidDel="000934B8" w:rsidRDefault="00AD6DB4" w:rsidP="00166AF3">
            <w:pPr>
              <w:pStyle w:val="TableBody"/>
              <w:rPr>
                <w:del w:id="15544" w:author="Alban Roche" w:date="2017-08-02T16:42:00Z"/>
                <w:b/>
              </w:rPr>
            </w:pPr>
            <w:del w:id="15545" w:author="Alban Roche" w:date="2017-08-02T16:42:00Z">
              <w:r w:rsidRPr="00C664B6" w:rsidDel="000934B8">
                <w:rPr>
                  <w:b/>
                </w:rPr>
                <w:delText>Cell:&lt;celltype=NG&gt;, B:&lt;gsm band&gt;, Arfcn:&lt;arfcn&gt;, RxLev:&lt;rxLev&gt;, Bsic:&lt;bsic&gt;, RS:</w:delText>
              </w:r>
              <w:bookmarkStart w:id="15546" w:name="_Toc489459977"/>
              <w:bookmarkEnd w:id="15546"/>
            </w:del>
          </w:p>
          <w:p w14:paraId="0821193B" w14:textId="0AA7489D" w:rsidR="00AD6DB4" w:rsidRPr="00C664B6" w:rsidDel="000934B8" w:rsidRDefault="00AD6DB4" w:rsidP="00166AF3">
            <w:pPr>
              <w:pStyle w:val="TableBody"/>
              <w:rPr>
                <w:del w:id="15547" w:author="Alban Roche" w:date="2017-08-02T16:42:00Z"/>
                <w:b/>
              </w:rPr>
            </w:pPr>
            <w:del w:id="15548" w:author="Alban Roche" w:date="2017-08-02T16:42:00Z">
              <w:r w:rsidRPr="00C664B6" w:rsidDel="000934B8">
                <w:rPr>
                  <w:b/>
                </w:rPr>
                <w:delText>&lt;ranking_status&gt;</w:delText>
              </w:r>
              <w:bookmarkStart w:id="15549" w:name="_Toc489459978"/>
              <w:bookmarkEnd w:id="15549"/>
            </w:del>
          </w:p>
          <w:p w14:paraId="78D1B0D7" w14:textId="43525B99" w:rsidR="00AD6DB4" w:rsidRPr="00C664B6" w:rsidDel="000934B8" w:rsidRDefault="00AD6DB4" w:rsidP="00166AF3">
            <w:pPr>
              <w:pStyle w:val="TableBody"/>
              <w:rPr>
                <w:del w:id="15550" w:author="Alban Roche" w:date="2017-08-02T16:42:00Z"/>
                <w:b/>
              </w:rPr>
            </w:pPr>
            <w:del w:id="15551" w:author="Alban Roche" w:date="2017-08-02T16:42:00Z">
              <w:r w:rsidDel="000934B8">
                <w:rPr>
                  <w:b/>
                </w:rPr>
                <w:delText>RR measurement evaluation</w:delText>
              </w:r>
              <w:r w:rsidRPr="00C664B6" w:rsidDel="000934B8">
                <w:rPr>
                  <w:b/>
                </w:rPr>
                <w:delText>:</w:delText>
              </w:r>
              <w:bookmarkStart w:id="15552" w:name="_Toc489459979"/>
              <w:bookmarkEnd w:id="15552"/>
            </w:del>
          </w:p>
          <w:p w14:paraId="1F7A2217" w14:textId="3B3D2EF4" w:rsidR="00AD6DB4" w:rsidRPr="007A6F2C" w:rsidDel="000934B8" w:rsidRDefault="00AD6DB4" w:rsidP="00166AF3">
            <w:pPr>
              <w:pStyle w:val="TableBody"/>
              <w:rPr>
                <w:del w:id="15553" w:author="Alban Roche" w:date="2017-08-02T16:42:00Z"/>
                <w:b/>
              </w:rPr>
            </w:pPr>
            <w:del w:id="15554" w:author="Alban Roche" w:date="2017-08-02T16:42:00Z">
              <w:r w:rsidRPr="007A6F2C" w:rsidDel="000934B8">
                <w:rPr>
                  <w:b/>
                </w:rPr>
                <w:delText>MeasId :&lt;meas_id&gt;, EventId :&lt;event_id&gt;, &lt;par 3&gt;,&lt;par 4&gt;, &lt;par 5&gt;, &lt;par 6&gt;,...,&lt;par N&gt;,</w:delText>
              </w:r>
              <w:r w:rsidRPr="007A6F2C" w:rsidDel="000934B8">
                <w:rPr>
                  <w:b/>
                </w:rPr>
                <w:br/>
                <w:delText>MeasId :&lt;meas_id&gt;, EventId :,&lt;par 3&gt;,&lt;par 4&gt;,&lt;par 5&gt;,&lt;par 6&gt;,...,&lt;par M&gt;,etc...</w:delText>
              </w:r>
              <w:bookmarkStart w:id="15555" w:name="_Toc489459980"/>
              <w:bookmarkEnd w:id="15555"/>
            </w:del>
          </w:p>
          <w:p w14:paraId="2B7A9B1B" w14:textId="5338100F" w:rsidR="00AD6DB4" w:rsidRPr="00C664B6" w:rsidDel="000934B8" w:rsidRDefault="00AD6DB4" w:rsidP="00166AF3">
            <w:pPr>
              <w:pStyle w:val="TableBody"/>
              <w:rPr>
                <w:del w:id="15556" w:author="Alban Roche" w:date="2017-08-02T16:42:00Z"/>
                <w:b/>
              </w:rPr>
            </w:pPr>
            <w:del w:id="15557" w:author="Alban Roche" w:date="2017-08-02T16:42:00Z">
              <w:r w:rsidRPr="00C664B6" w:rsidDel="000934B8">
                <w:rPr>
                  <w:b/>
                </w:rPr>
                <w:delText>MM:</w:delText>
              </w:r>
              <w:bookmarkStart w:id="15558" w:name="_Toc489459981"/>
              <w:bookmarkEnd w:id="15558"/>
            </w:del>
          </w:p>
          <w:p w14:paraId="199D30FB" w14:textId="217EB7B9" w:rsidR="00AD6DB4" w:rsidRPr="00C664B6" w:rsidDel="000934B8" w:rsidRDefault="00AD6DB4" w:rsidP="00166AF3">
            <w:pPr>
              <w:pStyle w:val="TableBody"/>
              <w:rPr>
                <w:del w:id="15559" w:author="Alban Roche" w:date="2017-08-02T16:42:00Z"/>
                <w:b/>
              </w:rPr>
            </w:pPr>
            <w:del w:id="15560" w:author="Alban Roche" w:date="2017-08-02T16:42:00Z">
              <w:r w:rsidRPr="00C664B6" w:rsidDel="000934B8">
                <w:rPr>
                  <w:b/>
                </w:rPr>
                <w:delText>Process:CO, MMs:&lt;mm_state&gt;,MMSs:&lt;mm_service_state&gt;,MSC:&lt;ms_class&gt;,</w:delText>
              </w:r>
              <w:r w:rsidDel="000934B8">
                <w:rPr>
                  <w:b/>
                </w:rPr>
                <w:br/>
              </w:r>
              <w:r w:rsidRPr="00C664B6" w:rsidDel="000934B8">
                <w:rPr>
                  <w:b/>
                </w:rPr>
                <w:delText>T:&lt;active_timer_bitmap&gt;</w:delText>
              </w:r>
              <w:bookmarkStart w:id="15561" w:name="_Toc489459982"/>
              <w:bookmarkEnd w:id="15561"/>
            </w:del>
          </w:p>
          <w:p w14:paraId="3E6CBC50" w14:textId="52FF2485" w:rsidR="00AD6DB4" w:rsidRPr="00C664B6" w:rsidDel="000934B8" w:rsidRDefault="00AD6DB4" w:rsidP="00166AF3">
            <w:pPr>
              <w:pStyle w:val="TableBody"/>
              <w:rPr>
                <w:del w:id="15562" w:author="Alban Roche" w:date="2017-08-02T16:42:00Z"/>
                <w:b/>
              </w:rPr>
            </w:pPr>
            <w:del w:id="15563" w:author="Alban Roche" w:date="2017-08-02T16:42:00Z">
              <w:r w:rsidRPr="00C664B6" w:rsidDel="000934B8">
                <w:rPr>
                  <w:b/>
                </w:rPr>
                <w:delText>Process:CS, MMs:&lt;mm_state&gt;,MMSs:&lt;mm_service_stat</w:delText>
              </w:r>
              <w:r w:rsidDel="000934B8">
                <w:rPr>
                  <w:b/>
                </w:rPr>
                <w:delText>e&gt;,LUS:&lt;location_update_status&gt;</w:delText>
              </w:r>
              <w:r w:rsidRPr="00C664B6" w:rsidDel="000934B8">
                <w:rPr>
                  <w:b/>
                </w:rPr>
                <w:delText>,</w:delText>
              </w:r>
              <w:r w:rsidDel="000934B8">
                <w:rPr>
                  <w:b/>
                </w:rPr>
                <w:br/>
              </w:r>
              <w:r w:rsidRPr="00C664B6" w:rsidDel="000934B8">
                <w:rPr>
                  <w:b/>
                </w:rPr>
                <w:delText>T:&lt;active_timer_bitmap&gt;,L:&lt;limited_service&gt;</w:delText>
              </w:r>
              <w:bookmarkStart w:id="15564" w:name="_Toc489459983"/>
              <w:bookmarkEnd w:id="15564"/>
            </w:del>
          </w:p>
          <w:p w14:paraId="6C812C91" w14:textId="350390DF" w:rsidR="00AD6DB4" w:rsidRPr="00C664B6" w:rsidDel="000934B8" w:rsidRDefault="00AD6DB4" w:rsidP="00166AF3">
            <w:pPr>
              <w:pStyle w:val="TableBody"/>
              <w:rPr>
                <w:del w:id="15565" w:author="Alban Roche" w:date="2017-08-02T16:42:00Z"/>
                <w:b/>
              </w:rPr>
            </w:pPr>
            <w:del w:id="15566" w:author="Alban Roche" w:date="2017-08-02T16:42:00Z">
              <w:r w:rsidRPr="00C664B6" w:rsidDel="000934B8">
                <w:rPr>
                  <w:b/>
                </w:rPr>
                <w:delText>Process:PS, MMs:&lt;mm_state&gt;,MMSs:&lt;mm_service_stat</w:delText>
              </w:r>
              <w:r w:rsidDel="000934B8">
                <w:rPr>
                  <w:b/>
                </w:rPr>
                <w:delText>e&gt;,</w:delText>
              </w:r>
              <w:r w:rsidDel="000934B8">
                <w:rPr>
                  <w:b/>
                </w:rPr>
                <w:br/>
                <w:delText>LUS:&lt;location_update_status&gt;</w:delText>
              </w:r>
              <w:r w:rsidRPr="00C664B6" w:rsidDel="000934B8">
                <w:rPr>
                  <w:b/>
                </w:rPr>
                <w:delText>,T:&lt;active_timer_bitmap&gt;,L:&lt;limited_service&gt;,</w:delText>
              </w:r>
              <w:r w:rsidDel="000934B8">
                <w:rPr>
                  <w:b/>
                </w:rPr>
                <w:br/>
              </w:r>
              <w:r w:rsidRPr="00C664B6" w:rsidDel="000934B8">
                <w:rPr>
                  <w:b/>
                </w:rPr>
                <w:delText>GS:&lt;gprs_supported&gt;,R:&lt;ready_state&gt;</w:delText>
              </w:r>
              <w:bookmarkStart w:id="15567" w:name="_Toc489459984"/>
              <w:bookmarkEnd w:id="15567"/>
            </w:del>
          </w:p>
          <w:p w14:paraId="329798E8" w14:textId="0633CEC8" w:rsidR="00AD6DB4" w:rsidRPr="00C664B6" w:rsidDel="000934B8" w:rsidRDefault="00AD6DB4" w:rsidP="00166AF3">
            <w:pPr>
              <w:pStyle w:val="TableBody"/>
              <w:rPr>
                <w:del w:id="15568" w:author="Alban Roche" w:date="2017-08-02T16:42:00Z"/>
                <w:b/>
              </w:rPr>
            </w:pPr>
            <w:del w:id="15569" w:author="Alban Roche" w:date="2017-08-02T16:42:00Z">
              <w:r w:rsidRPr="00C664B6" w:rsidDel="000934B8">
                <w:rPr>
                  <w:b/>
                </w:rPr>
                <w:delText>Cell change counters:</w:delText>
              </w:r>
              <w:bookmarkStart w:id="15570" w:name="_Toc489459985"/>
              <w:bookmarkEnd w:id="15570"/>
            </w:del>
          </w:p>
          <w:p w14:paraId="7CD1DB36" w14:textId="480FE2AE" w:rsidR="00AD6DB4" w:rsidRPr="00C664B6" w:rsidDel="000934B8" w:rsidRDefault="00AD6DB4" w:rsidP="00166AF3">
            <w:pPr>
              <w:pStyle w:val="TableBody"/>
              <w:rPr>
                <w:del w:id="15571" w:author="Alban Roche" w:date="2017-08-02T16:42:00Z"/>
                <w:b/>
              </w:rPr>
            </w:pPr>
            <w:del w:id="15572" w:author="Alban Roche" w:date="2017-08-02T16:42:00Z">
              <w:r w:rsidRPr="00C664B6" w:rsidDel="000934B8">
                <w:rPr>
                  <w:b/>
                </w:rPr>
                <w:delText>CRT:&lt;cell_reselecetion_total&gt;,IRCR:&lt;ir_cell_reselecetion&gt;,AIRCR:&lt;attempted_ir_cell_reselecetion&gt;,IRHO:&lt;ir_handover&gt;, AIRHO:&lt;attempted_ir_handover&gt;</w:delText>
              </w:r>
              <w:bookmarkStart w:id="15573" w:name="_Toc489459986"/>
              <w:bookmarkEnd w:id="15573"/>
            </w:del>
          </w:p>
          <w:p w14:paraId="19D3AC24" w14:textId="2D7F3AB4" w:rsidR="00AD6DB4" w:rsidRPr="00C664B6" w:rsidDel="000934B8" w:rsidRDefault="00AD6DB4" w:rsidP="00166AF3">
            <w:pPr>
              <w:pStyle w:val="TableBody"/>
              <w:rPr>
                <w:del w:id="15574" w:author="Alban Roche" w:date="2017-08-02T16:42:00Z"/>
                <w:b/>
              </w:rPr>
            </w:pPr>
            <w:del w:id="15575" w:author="Alban Roche" w:date="2017-08-02T16:42:00Z">
              <w:r w:rsidRPr="00C664B6" w:rsidDel="000934B8">
                <w:rPr>
                  <w:b/>
                </w:rPr>
                <w:delText>Equivalent PLMNs:</w:delText>
              </w:r>
              <w:bookmarkStart w:id="15576" w:name="_Toc489459987"/>
              <w:bookmarkEnd w:id="15576"/>
            </w:del>
          </w:p>
          <w:p w14:paraId="687FAEED" w14:textId="4D70A74C" w:rsidR="00AD6DB4" w:rsidRPr="00C664B6" w:rsidDel="000934B8" w:rsidRDefault="00AD6DB4" w:rsidP="00166AF3">
            <w:pPr>
              <w:pStyle w:val="TableBody"/>
              <w:rPr>
                <w:del w:id="15577" w:author="Alban Roche" w:date="2017-08-02T16:42:00Z"/>
                <w:b/>
              </w:rPr>
            </w:pPr>
            <w:del w:id="15578" w:author="Alban Roche" w:date="2017-08-02T16:42:00Z">
              <w:r w:rsidRPr="00C664B6" w:rsidDel="000934B8">
                <w:rPr>
                  <w:b/>
                </w:rPr>
                <w:delText>MCC:&lt;mobile_country_code&gt;, MNC:&lt;mobile_network_code&gt;</w:delText>
              </w:r>
              <w:bookmarkStart w:id="15579" w:name="_Toc489459988"/>
              <w:bookmarkEnd w:id="15579"/>
            </w:del>
          </w:p>
          <w:p w14:paraId="0566AFBD" w14:textId="1D67D913" w:rsidR="00AD6DB4" w:rsidRPr="00C664B6" w:rsidDel="000934B8" w:rsidRDefault="00AD6DB4" w:rsidP="00166AF3">
            <w:pPr>
              <w:pStyle w:val="TableBody"/>
              <w:rPr>
                <w:del w:id="15580" w:author="Alban Roche" w:date="2017-08-02T16:42:00Z"/>
                <w:b/>
              </w:rPr>
            </w:pPr>
            <w:del w:id="15581" w:author="Alban Roche" w:date="2017-08-02T16:42:00Z">
              <w:r w:rsidRPr="00C664B6" w:rsidDel="000934B8">
                <w:rPr>
                  <w:b/>
                </w:rPr>
                <w:delText>Serving PLMN:</w:delText>
              </w:r>
              <w:bookmarkStart w:id="15582" w:name="_Toc489459989"/>
              <w:bookmarkEnd w:id="15582"/>
            </w:del>
          </w:p>
          <w:p w14:paraId="4F709FE1" w14:textId="2D30EA7F" w:rsidR="00AD6DB4" w:rsidRPr="00C664B6" w:rsidDel="000934B8" w:rsidRDefault="00AD6DB4" w:rsidP="00166AF3">
            <w:pPr>
              <w:pStyle w:val="TableBody"/>
              <w:rPr>
                <w:del w:id="15583" w:author="Alban Roche" w:date="2017-08-02T16:42:00Z"/>
                <w:b/>
              </w:rPr>
            </w:pPr>
            <w:del w:id="15584" w:author="Alban Roche" w:date="2017-08-02T16:42:00Z">
              <w:r w:rsidRPr="00C664B6" w:rsidDel="000934B8">
                <w:rPr>
                  <w:b/>
                </w:rPr>
                <w:delText>MCC:&lt;mobile_country_cod</w:delText>
              </w:r>
              <w:r w:rsidDel="000934B8">
                <w:rPr>
                  <w:b/>
                </w:rPr>
                <w:delText>e&gt;,MNC:&lt;mobile_network_code&gt;,</w:delText>
              </w:r>
              <w:r w:rsidDel="000934B8">
                <w:rPr>
                  <w:b/>
                </w:rPr>
                <w:br/>
              </w:r>
              <w:r w:rsidRPr="00C664B6" w:rsidDel="000934B8">
                <w:rPr>
                  <w:b/>
                </w:rPr>
                <w:delText>LAC:&lt;location_area_code&gt;,RAC:&lt;routing_area_code&gt;</w:delText>
              </w:r>
              <w:bookmarkStart w:id="15585" w:name="_Toc489459990"/>
              <w:bookmarkEnd w:id="15585"/>
            </w:del>
          </w:p>
          <w:p w14:paraId="2EB259C0" w14:textId="5D3A57CE" w:rsidR="00AD6DB4" w:rsidDel="000934B8" w:rsidRDefault="00AD6DB4" w:rsidP="00AD6DB4">
            <w:pPr>
              <w:pStyle w:val="Note"/>
              <w:rPr>
                <w:del w:id="15586" w:author="Alban Roche" w:date="2017-08-02T16:42:00Z"/>
              </w:rPr>
            </w:pPr>
            <w:del w:id="15587" w:author="Alban Roche" w:date="2017-08-02T16:42:00Z">
              <w:r w:rsidDel="000934B8">
                <w:delText>The maximum total number of cells is 24.</w:delText>
              </w:r>
              <w:bookmarkStart w:id="15588" w:name="_Toc489459991"/>
              <w:bookmarkEnd w:id="15588"/>
            </w:del>
          </w:p>
          <w:p w14:paraId="0B29DA84" w14:textId="22475AB8" w:rsidR="00AD6DB4" w:rsidRPr="00671C8B" w:rsidDel="000934B8" w:rsidRDefault="00AD6DB4" w:rsidP="00166AF3">
            <w:pPr>
              <w:pStyle w:val="TableBody"/>
              <w:rPr>
                <w:del w:id="15589" w:author="Alban Roche" w:date="2017-08-02T16:42:00Z"/>
              </w:rPr>
            </w:pPr>
            <w:bookmarkStart w:id="15590" w:name="_Toc489459992"/>
            <w:bookmarkEnd w:id="15590"/>
          </w:p>
          <w:p w14:paraId="5FB0C388" w14:textId="3589DA6E" w:rsidR="00AD6DB4" w:rsidRPr="00671C8B" w:rsidDel="000934B8" w:rsidRDefault="00AD6DB4" w:rsidP="00166AF3">
            <w:pPr>
              <w:pStyle w:val="TableBody"/>
              <w:rPr>
                <w:del w:id="15591" w:author="Alban Roche" w:date="2017-08-02T16:42:00Z"/>
              </w:rPr>
            </w:pPr>
            <w:del w:id="15592" w:author="Alban Roche" w:date="2017-08-02T16:42:00Z">
              <w:r w:rsidRPr="00671C8B" w:rsidDel="000934B8">
                <w:delText>or</w:delText>
              </w:r>
              <w:bookmarkStart w:id="15593" w:name="_Toc489459993"/>
              <w:bookmarkEnd w:id="15593"/>
            </w:del>
          </w:p>
          <w:p w14:paraId="1B4A207C" w14:textId="5CFA095E" w:rsidR="00AD6DB4" w:rsidRPr="00671C8B" w:rsidDel="000934B8" w:rsidRDefault="00AD6DB4" w:rsidP="00166AF3">
            <w:pPr>
              <w:pStyle w:val="TableBody"/>
              <w:rPr>
                <w:del w:id="15594" w:author="Alban Roche" w:date="2017-08-02T16:42:00Z"/>
                <w:b/>
              </w:rPr>
            </w:pPr>
            <w:del w:id="15595" w:author="Alban Roche" w:date="2017-08-02T16:42:00Z">
              <w:r w:rsidRPr="00671C8B" w:rsidDel="000934B8">
                <w:rPr>
                  <w:b/>
                </w:rPr>
                <w:delText>CME ERROR: &lt;err&gt;</w:delText>
              </w:r>
              <w:bookmarkStart w:id="15596" w:name="_Toc489459994"/>
              <w:bookmarkEnd w:id="15596"/>
            </w:del>
          </w:p>
          <w:p w14:paraId="05CCF3FE" w14:textId="7F4652A8" w:rsidR="00AD6DB4" w:rsidRPr="00671C8B" w:rsidDel="000934B8" w:rsidRDefault="00AD6DB4" w:rsidP="00166AF3">
            <w:pPr>
              <w:pStyle w:val="TableBody"/>
              <w:rPr>
                <w:del w:id="15597" w:author="Alban Roche" w:date="2017-08-02T16:42:00Z"/>
              </w:rPr>
            </w:pPr>
            <w:bookmarkStart w:id="15598" w:name="_Toc489459995"/>
            <w:bookmarkEnd w:id="15598"/>
          </w:p>
          <w:p w14:paraId="22B8FA91" w14:textId="27C1BD5F" w:rsidR="00AD6DB4" w:rsidRPr="00671C8B" w:rsidDel="000934B8" w:rsidRDefault="00AD6DB4" w:rsidP="00166AF3">
            <w:pPr>
              <w:pStyle w:val="TableBody"/>
              <w:rPr>
                <w:del w:id="15599" w:author="Alban Roche" w:date="2017-08-02T16:42:00Z"/>
              </w:rPr>
            </w:pPr>
            <w:del w:id="15600" w:author="Alban Roche" w:date="2017-08-02T16:42:00Z">
              <w:r w:rsidRPr="00671C8B" w:rsidDel="000934B8">
                <w:rPr>
                  <w:u w:val="single"/>
                </w:rPr>
                <w:delText>Parameters</w:delText>
              </w:r>
              <w:bookmarkStart w:id="15601" w:name="_Toc489459996"/>
              <w:bookmarkEnd w:id="15601"/>
            </w:del>
          </w:p>
          <w:p w14:paraId="2D71555C" w14:textId="0602EE96" w:rsidR="00AD6DB4" w:rsidRPr="00671C8B" w:rsidDel="000934B8" w:rsidRDefault="00AD6DB4" w:rsidP="00166AF3">
            <w:pPr>
              <w:pStyle w:val="TableBody"/>
              <w:rPr>
                <w:del w:id="15602" w:author="Alban Roche" w:date="2017-08-02T16:42:00Z"/>
              </w:rPr>
            </w:pPr>
            <w:del w:id="15603" w:author="Alban Roche" w:date="2017-08-02T16:42:00Z">
              <w:r w:rsidRPr="00671C8B" w:rsidDel="000934B8">
                <w:rPr>
                  <w:b/>
                </w:rPr>
                <w:delText>&lt;mode&gt;</w:delText>
              </w:r>
              <w:r w:rsidRPr="00671C8B" w:rsidDel="000934B8">
                <w:tab/>
                <w:delText>0</w:delText>
              </w:r>
              <w:r w:rsidRPr="00671C8B" w:rsidDel="000934B8">
                <w:tab/>
                <w:delText>One shot dump</w:delText>
              </w:r>
              <w:bookmarkStart w:id="15604" w:name="_Toc489459997"/>
              <w:bookmarkEnd w:id="15604"/>
            </w:del>
          </w:p>
          <w:p w14:paraId="6FE4653D" w14:textId="25989C86" w:rsidR="00AD6DB4" w:rsidRPr="00671C8B" w:rsidDel="000934B8" w:rsidRDefault="00AD6DB4" w:rsidP="00166AF3">
            <w:pPr>
              <w:pStyle w:val="TableBody"/>
              <w:rPr>
                <w:del w:id="15605" w:author="Alban Roche" w:date="2017-08-02T16:42:00Z"/>
              </w:rPr>
            </w:pPr>
            <w:del w:id="15606" w:author="Alban Roche" w:date="2017-08-02T16:42:00Z">
              <w:r w:rsidRPr="00671C8B" w:rsidDel="000934B8">
                <w:tab/>
              </w:r>
              <w:r w:rsidRPr="00671C8B" w:rsidDel="000934B8">
                <w:tab/>
                <w:delText>1</w:delText>
              </w:r>
              <w:r w:rsidRPr="00671C8B" w:rsidDel="000934B8">
                <w:tab/>
                <w:delText>Periodic refreshed dump</w:delText>
              </w:r>
              <w:bookmarkStart w:id="15607" w:name="_Toc489459998"/>
              <w:bookmarkEnd w:id="15607"/>
            </w:del>
          </w:p>
          <w:p w14:paraId="280CC58E" w14:textId="4B9DD581" w:rsidR="00AD6DB4" w:rsidRPr="00671C8B" w:rsidDel="000934B8" w:rsidRDefault="00AD6DB4" w:rsidP="00166AF3">
            <w:pPr>
              <w:pStyle w:val="TableBody"/>
              <w:rPr>
                <w:del w:id="15608" w:author="Alban Roche" w:date="2017-08-02T16:42:00Z"/>
              </w:rPr>
            </w:pPr>
            <w:del w:id="15609" w:author="Alban Roche" w:date="2017-08-02T16:42:00Z">
              <w:r w:rsidRPr="00671C8B" w:rsidDel="000934B8">
                <w:tab/>
              </w:r>
              <w:r w:rsidRPr="00671C8B" w:rsidDel="000934B8">
                <w:tab/>
              </w:r>
              <w:r w:rsidRPr="00671C8B" w:rsidDel="000934B8">
                <w:rPr>
                  <w:u w:val="single"/>
                </w:rPr>
                <w:delText>2</w:delText>
              </w:r>
              <w:r w:rsidRPr="00671C8B" w:rsidDel="000934B8">
                <w:tab/>
                <w:delText>Stop periodic dump</w:delText>
              </w:r>
              <w:bookmarkStart w:id="15610" w:name="_Toc489459999"/>
              <w:bookmarkEnd w:id="15610"/>
            </w:del>
          </w:p>
          <w:p w14:paraId="0D039DC0" w14:textId="0114A609" w:rsidR="00AD6DB4" w:rsidRPr="00636E79" w:rsidDel="000934B8" w:rsidRDefault="00AD6DB4" w:rsidP="00166AF3">
            <w:pPr>
              <w:pStyle w:val="TableBody"/>
              <w:rPr>
                <w:del w:id="15611" w:author="Alban Roche" w:date="2017-08-02T16:42:00Z"/>
                <w:sz w:val="16"/>
                <w:szCs w:val="16"/>
              </w:rPr>
            </w:pPr>
            <w:bookmarkStart w:id="15612" w:name="_Toc489460000"/>
            <w:bookmarkEnd w:id="15612"/>
          </w:p>
          <w:p w14:paraId="5EC774F6" w14:textId="240A120B" w:rsidR="00AD6DB4" w:rsidRPr="00671C8B" w:rsidDel="000934B8" w:rsidRDefault="00AD6DB4" w:rsidP="00166AF3">
            <w:pPr>
              <w:pStyle w:val="TableBody"/>
              <w:rPr>
                <w:del w:id="15613" w:author="Alban Roche" w:date="2017-08-02T16:42:00Z"/>
              </w:rPr>
            </w:pPr>
            <w:del w:id="15614" w:author="Alban Roche" w:date="2017-08-02T16:42:00Z">
              <w:r w:rsidRPr="00671C8B" w:rsidDel="000934B8">
                <w:rPr>
                  <w:b/>
                </w:rPr>
                <w:delText>&lt;MCC&gt;</w:delText>
              </w:r>
              <w:r w:rsidRPr="00671C8B" w:rsidDel="000934B8">
                <w:tab/>
                <w:delText>0 – 999</w:delText>
              </w:r>
              <w:r w:rsidRPr="00671C8B" w:rsidDel="000934B8">
                <w:tab/>
                <w:delText>3-digit mobile country code</w:delText>
              </w:r>
              <w:bookmarkStart w:id="15615" w:name="_Toc489460001"/>
              <w:bookmarkEnd w:id="15615"/>
            </w:del>
          </w:p>
          <w:p w14:paraId="24DEF3A3" w14:textId="3162FCCC" w:rsidR="00AD6DB4" w:rsidRPr="00636E79" w:rsidDel="000934B8" w:rsidRDefault="00AD6DB4" w:rsidP="00166AF3">
            <w:pPr>
              <w:pStyle w:val="TableBody"/>
              <w:rPr>
                <w:del w:id="15616" w:author="Alban Roche" w:date="2017-08-02T16:42:00Z"/>
                <w:sz w:val="16"/>
                <w:szCs w:val="16"/>
              </w:rPr>
            </w:pPr>
            <w:bookmarkStart w:id="15617" w:name="_Toc489460002"/>
            <w:bookmarkEnd w:id="15617"/>
          </w:p>
          <w:p w14:paraId="183567C5" w14:textId="124F1980" w:rsidR="00AD6DB4" w:rsidRPr="00671C8B" w:rsidDel="000934B8" w:rsidRDefault="00AD6DB4" w:rsidP="00166AF3">
            <w:pPr>
              <w:pStyle w:val="TableBody"/>
              <w:rPr>
                <w:del w:id="15618" w:author="Alban Roche" w:date="2017-08-02T16:42:00Z"/>
              </w:rPr>
            </w:pPr>
            <w:del w:id="15619" w:author="Alban Roche" w:date="2017-08-02T16:42:00Z">
              <w:r w:rsidRPr="00671C8B" w:rsidDel="000934B8">
                <w:rPr>
                  <w:b/>
                </w:rPr>
                <w:delText>&lt;MNC&gt;</w:delText>
              </w:r>
              <w:r w:rsidRPr="00671C8B" w:rsidDel="000934B8">
                <w:tab/>
                <w:delText>0 – 99</w:delText>
              </w:r>
              <w:r w:rsidRPr="00671C8B" w:rsidDel="000934B8">
                <w:tab/>
              </w:r>
              <w:r w:rsidRPr="00671C8B" w:rsidDel="000934B8">
                <w:tab/>
                <w:delText>2-digit mobile network code</w:delText>
              </w:r>
              <w:bookmarkStart w:id="15620" w:name="_Toc489460003"/>
              <w:bookmarkEnd w:id="15620"/>
            </w:del>
          </w:p>
          <w:p w14:paraId="53DAA2D8" w14:textId="7F920E33" w:rsidR="00AD6DB4" w:rsidRPr="00636E79" w:rsidDel="000934B8" w:rsidRDefault="00AD6DB4" w:rsidP="00166AF3">
            <w:pPr>
              <w:pStyle w:val="TableBody"/>
              <w:rPr>
                <w:del w:id="15621" w:author="Alban Roche" w:date="2017-08-02T16:42:00Z"/>
                <w:sz w:val="16"/>
                <w:szCs w:val="16"/>
              </w:rPr>
            </w:pPr>
            <w:bookmarkStart w:id="15622" w:name="_Toc489460004"/>
            <w:bookmarkEnd w:id="15622"/>
          </w:p>
          <w:p w14:paraId="05A60DBE" w14:textId="23717D58" w:rsidR="00AD6DB4" w:rsidRPr="00671C8B" w:rsidDel="000934B8" w:rsidRDefault="00AD6DB4" w:rsidP="00166AF3">
            <w:pPr>
              <w:pStyle w:val="TableBody"/>
              <w:rPr>
                <w:del w:id="15623" w:author="Alban Roche" w:date="2017-08-02T16:42:00Z"/>
              </w:rPr>
            </w:pPr>
            <w:del w:id="15624" w:author="Alban Roche" w:date="2017-08-02T16:42:00Z">
              <w:r w:rsidRPr="00671C8B" w:rsidDel="000934B8">
                <w:rPr>
                  <w:b/>
                </w:rPr>
                <w:delText>&lt;LAC&gt;</w:delText>
              </w:r>
              <w:r w:rsidRPr="00671C8B" w:rsidDel="000934B8">
                <w:rPr>
                  <w:b/>
                </w:rPr>
                <w:tab/>
              </w:r>
              <w:r w:rsidRPr="00671C8B" w:rsidDel="000934B8">
                <w:delText>0h – FFFFh</w:delText>
              </w:r>
              <w:r w:rsidRPr="00671C8B" w:rsidDel="000934B8">
                <w:tab/>
                <w:delText>2-octet location area code</w:delText>
              </w:r>
              <w:bookmarkStart w:id="15625" w:name="_Toc489460005"/>
              <w:bookmarkEnd w:id="15625"/>
            </w:del>
          </w:p>
          <w:p w14:paraId="4E69DA42" w14:textId="53E25356" w:rsidR="00AD6DB4" w:rsidRPr="00636E79" w:rsidDel="000934B8" w:rsidRDefault="00AD6DB4" w:rsidP="00166AF3">
            <w:pPr>
              <w:pStyle w:val="TableBody"/>
              <w:rPr>
                <w:del w:id="15626" w:author="Alban Roche" w:date="2017-08-02T16:42:00Z"/>
                <w:sz w:val="16"/>
                <w:szCs w:val="16"/>
              </w:rPr>
            </w:pPr>
            <w:bookmarkStart w:id="15627" w:name="_Toc489460006"/>
            <w:bookmarkEnd w:id="15627"/>
          </w:p>
          <w:p w14:paraId="4DE70492" w14:textId="01E3FBB8" w:rsidR="00AD6DB4" w:rsidRPr="00671C8B" w:rsidDel="000934B8" w:rsidRDefault="00AD6DB4" w:rsidP="00166AF3">
            <w:pPr>
              <w:pStyle w:val="TableBody"/>
              <w:rPr>
                <w:del w:id="15628" w:author="Alban Roche" w:date="2017-08-02T16:42:00Z"/>
              </w:rPr>
            </w:pPr>
            <w:del w:id="15629" w:author="Alban Roche" w:date="2017-08-02T16:42:00Z">
              <w:r w:rsidRPr="00671C8B" w:rsidDel="000934B8">
                <w:rPr>
                  <w:b/>
                </w:rPr>
                <w:delText>&lt;CI&gt;</w:delText>
              </w:r>
              <w:r w:rsidRPr="00671C8B" w:rsidDel="000934B8">
                <w:tab/>
              </w:r>
              <w:r w:rsidRPr="00671C8B" w:rsidDel="000934B8">
                <w:tab/>
                <w:delText>0h – FFFFh</w:delText>
              </w:r>
              <w:r w:rsidRPr="00671C8B" w:rsidDel="000934B8">
                <w:tab/>
                <w:delText>2-octet cell identity</w:delText>
              </w:r>
              <w:bookmarkStart w:id="15630" w:name="_Toc489460007"/>
              <w:bookmarkEnd w:id="15630"/>
            </w:del>
          </w:p>
          <w:p w14:paraId="32A732C7" w14:textId="223C7DF0" w:rsidR="00AD6DB4" w:rsidRPr="00636E79" w:rsidDel="000934B8" w:rsidRDefault="00AD6DB4" w:rsidP="00166AF3">
            <w:pPr>
              <w:pStyle w:val="TableBody"/>
              <w:rPr>
                <w:del w:id="15631" w:author="Alban Roche" w:date="2017-08-02T16:42:00Z"/>
                <w:sz w:val="16"/>
                <w:szCs w:val="16"/>
              </w:rPr>
            </w:pPr>
            <w:bookmarkStart w:id="15632" w:name="_Toc489460008"/>
            <w:bookmarkEnd w:id="15632"/>
          </w:p>
          <w:p w14:paraId="5353B8AF" w14:textId="465415D1" w:rsidR="00AD6DB4" w:rsidRPr="00671C8B" w:rsidDel="000934B8" w:rsidRDefault="00AD6DB4" w:rsidP="00166AF3">
            <w:pPr>
              <w:pStyle w:val="TableBody"/>
              <w:rPr>
                <w:del w:id="15633" w:author="Alban Roche" w:date="2017-08-02T16:42:00Z"/>
              </w:rPr>
            </w:pPr>
            <w:del w:id="15634" w:author="Alban Roche" w:date="2017-08-02T16:42:00Z">
              <w:r w:rsidRPr="00671C8B" w:rsidDel="000934B8">
                <w:rPr>
                  <w:b/>
                </w:rPr>
                <w:delText>&lt;BSIC&gt;</w:delText>
              </w:r>
              <w:r w:rsidRPr="00671C8B" w:rsidDel="000934B8">
                <w:tab/>
                <w:delText>0h – 3Fh</w:delText>
              </w:r>
              <w:r w:rsidRPr="00671C8B" w:rsidDel="000934B8">
                <w:tab/>
                <w:delText>6-bit base station identify code</w:delText>
              </w:r>
              <w:bookmarkStart w:id="15635" w:name="_Toc489460009"/>
              <w:bookmarkEnd w:id="15635"/>
            </w:del>
          </w:p>
          <w:p w14:paraId="4DE0FAD9" w14:textId="22D5D083" w:rsidR="00AD6DB4" w:rsidRPr="00636E79" w:rsidDel="000934B8" w:rsidRDefault="00AD6DB4" w:rsidP="00166AF3">
            <w:pPr>
              <w:pStyle w:val="TableBody"/>
              <w:rPr>
                <w:del w:id="15636" w:author="Alban Roche" w:date="2017-08-02T16:42:00Z"/>
                <w:sz w:val="16"/>
                <w:szCs w:val="16"/>
              </w:rPr>
            </w:pPr>
            <w:bookmarkStart w:id="15637" w:name="_Toc489460010"/>
            <w:bookmarkEnd w:id="15637"/>
          </w:p>
          <w:p w14:paraId="4B04388A" w14:textId="26C705A5" w:rsidR="00AD6DB4" w:rsidRPr="00671C8B" w:rsidDel="000934B8" w:rsidRDefault="00AD6DB4" w:rsidP="00166AF3">
            <w:pPr>
              <w:pStyle w:val="TableBody"/>
              <w:rPr>
                <w:del w:id="15638" w:author="Alban Roche" w:date="2017-08-02T16:42:00Z"/>
              </w:rPr>
            </w:pPr>
            <w:del w:id="15639" w:author="Alban Roche" w:date="2017-08-02T16:42:00Z">
              <w:r w:rsidRPr="00671C8B" w:rsidDel="000934B8">
                <w:rPr>
                  <w:b/>
                </w:rPr>
                <w:delText>&lt;AcT&gt;</w:delText>
              </w:r>
              <w:r w:rsidRPr="00671C8B" w:rsidDel="000934B8">
                <w:rPr>
                  <w:b/>
                </w:rPr>
                <w:tab/>
              </w:r>
              <w:r w:rsidRPr="00671C8B" w:rsidDel="000934B8">
                <w:tab/>
                <w:delText>0</w:delText>
              </w:r>
              <w:r w:rsidRPr="00671C8B" w:rsidDel="000934B8">
                <w:tab/>
                <w:delText>GSM</w:delText>
              </w:r>
              <w:bookmarkStart w:id="15640" w:name="_Toc489460011"/>
              <w:bookmarkEnd w:id="15640"/>
            </w:del>
          </w:p>
          <w:p w14:paraId="7BF9DA93" w14:textId="2321F1AC" w:rsidR="00AD6DB4" w:rsidRPr="00671C8B" w:rsidDel="000934B8" w:rsidRDefault="00AD6DB4" w:rsidP="00166AF3">
            <w:pPr>
              <w:pStyle w:val="TableBody"/>
              <w:rPr>
                <w:del w:id="15641" w:author="Alban Roche" w:date="2017-08-02T16:42:00Z"/>
              </w:rPr>
            </w:pPr>
            <w:del w:id="15642" w:author="Alban Roche" w:date="2017-08-02T16:42:00Z">
              <w:r w:rsidRPr="00671C8B" w:rsidDel="000934B8">
                <w:tab/>
              </w:r>
              <w:r w:rsidRPr="00671C8B" w:rsidDel="000934B8">
                <w:tab/>
                <w:delText>1</w:delText>
              </w:r>
              <w:r w:rsidRPr="00671C8B" w:rsidDel="000934B8">
                <w:tab/>
                <w:delText>GPRS</w:delText>
              </w:r>
              <w:bookmarkStart w:id="15643" w:name="_Toc489460012"/>
              <w:bookmarkEnd w:id="15643"/>
            </w:del>
          </w:p>
          <w:p w14:paraId="3B432E71" w14:textId="255B1303" w:rsidR="00AD6DB4" w:rsidRPr="00671C8B" w:rsidDel="000934B8" w:rsidRDefault="00AD6DB4" w:rsidP="00166AF3">
            <w:pPr>
              <w:pStyle w:val="TableBody"/>
              <w:rPr>
                <w:del w:id="15644" w:author="Alban Roche" w:date="2017-08-02T16:42:00Z"/>
              </w:rPr>
            </w:pPr>
            <w:del w:id="15645" w:author="Alban Roche" w:date="2017-08-02T16:42:00Z">
              <w:r w:rsidRPr="00671C8B" w:rsidDel="000934B8">
                <w:tab/>
              </w:r>
              <w:r w:rsidRPr="00671C8B" w:rsidDel="000934B8">
                <w:tab/>
                <w:delText>2</w:delText>
              </w:r>
              <w:r w:rsidRPr="00671C8B" w:rsidDel="000934B8">
                <w:tab/>
                <w:delText>EGPRS</w:delText>
              </w:r>
              <w:bookmarkStart w:id="15646" w:name="_Toc489460013"/>
              <w:bookmarkEnd w:id="15646"/>
            </w:del>
          </w:p>
          <w:p w14:paraId="1B597467" w14:textId="2186604E" w:rsidR="00AD6DB4" w:rsidRPr="00671C8B" w:rsidDel="000934B8" w:rsidRDefault="00AD6DB4" w:rsidP="00166AF3">
            <w:pPr>
              <w:pStyle w:val="TableBody"/>
              <w:rPr>
                <w:del w:id="15647" w:author="Alban Roche" w:date="2017-08-02T16:42:00Z"/>
              </w:rPr>
            </w:pPr>
            <w:del w:id="15648" w:author="Alban Roche" w:date="2017-08-02T16:42:00Z">
              <w:r w:rsidRPr="00671C8B" w:rsidDel="000934B8">
                <w:tab/>
              </w:r>
              <w:r w:rsidRPr="00671C8B" w:rsidDel="000934B8">
                <w:tab/>
                <w:delText>3</w:delText>
              </w:r>
              <w:r w:rsidRPr="00671C8B" w:rsidDel="000934B8">
                <w:tab/>
                <w:delText>EGPRS_PCR</w:delText>
              </w:r>
              <w:bookmarkStart w:id="15649" w:name="_Toc489460014"/>
              <w:bookmarkEnd w:id="15649"/>
            </w:del>
          </w:p>
          <w:p w14:paraId="51D3549B" w14:textId="3DB2FF57" w:rsidR="00AD6DB4" w:rsidRPr="00671C8B" w:rsidDel="000934B8" w:rsidRDefault="00AD6DB4" w:rsidP="00166AF3">
            <w:pPr>
              <w:pStyle w:val="TableBody"/>
              <w:rPr>
                <w:del w:id="15650" w:author="Alban Roche" w:date="2017-08-02T16:42:00Z"/>
              </w:rPr>
            </w:pPr>
            <w:del w:id="15651" w:author="Alban Roche" w:date="2017-08-02T16:42:00Z">
              <w:r w:rsidRPr="00671C8B" w:rsidDel="000934B8">
                <w:tab/>
              </w:r>
              <w:r w:rsidRPr="00671C8B" w:rsidDel="000934B8">
                <w:tab/>
                <w:delText>4</w:delText>
              </w:r>
              <w:r w:rsidRPr="00671C8B" w:rsidDel="000934B8">
                <w:tab/>
                <w:delText>EGPRS_EPCR</w:delText>
              </w:r>
              <w:bookmarkStart w:id="15652" w:name="_Toc489460015"/>
              <w:bookmarkEnd w:id="15652"/>
            </w:del>
          </w:p>
          <w:p w14:paraId="33619933" w14:textId="24523199" w:rsidR="00AD6DB4" w:rsidRPr="00671C8B" w:rsidDel="000934B8" w:rsidRDefault="00AD6DB4" w:rsidP="00166AF3">
            <w:pPr>
              <w:pStyle w:val="TableBody"/>
              <w:rPr>
                <w:del w:id="15653" w:author="Alban Roche" w:date="2017-08-02T16:42:00Z"/>
              </w:rPr>
            </w:pPr>
            <w:del w:id="15654" w:author="Alban Roche" w:date="2017-08-02T16:42:00Z">
              <w:r w:rsidRPr="00671C8B" w:rsidDel="000934B8">
                <w:tab/>
              </w:r>
              <w:r w:rsidRPr="00671C8B" w:rsidDel="000934B8">
                <w:tab/>
                <w:delText>5</w:delText>
              </w:r>
              <w:r w:rsidRPr="00671C8B" w:rsidDel="000934B8">
                <w:tab/>
                <w:delText>UMTS (unused)</w:delText>
              </w:r>
              <w:bookmarkStart w:id="15655" w:name="_Toc489460016"/>
              <w:bookmarkEnd w:id="15655"/>
            </w:del>
          </w:p>
          <w:p w14:paraId="423EF9AB" w14:textId="031D614E" w:rsidR="00AD6DB4" w:rsidRPr="00671C8B" w:rsidDel="000934B8" w:rsidRDefault="00AD6DB4" w:rsidP="00166AF3">
            <w:pPr>
              <w:pStyle w:val="TableBody"/>
              <w:rPr>
                <w:del w:id="15656" w:author="Alban Roche" w:date="2017-08-02T16:42:00Z"/>
              </w:rPr>
            </w:pPr>
            <w:del w:id="15657" w:author="Alban Roche" w:date="2017-08-02T16:42:00Z">
              <w:r w:rsidRPr="00671C8B" w:rsidDel="000934B8">
                <w:tab/>
              </w:r>
              <w:r w:rsidRPr="00671C8B" w:rsidDel="000934B8">
                <w:tab/>
                <w:delText>6</w:delText>
              </w:r>
              <w:r w:rsidRPr="00671C8B" w:rsidDel="000934B8">
                <w:tab/>
                <w:delText>DTM</w:delText>
              </w:r>
              <w:bookmarkStart w:id="15658" w:name="_Toc489460017"/>
              <w:bookmarkEnd w:id="15658"/>
            </w:del>
          </w:p>
          <w:p w14:paraId="04FCDB2F" w14:textId="144B4165" w:rsidR="00AD6DB4" w:rsidRPr="00671C8B" w:rsidDel="000934B8" w:rsidRDefault="00AD6DB4" w:rsidP="00166AF3">
            <w:pPr>
              <w:pStyle w:val="TableBody"/>
              <w:rPr>
                <w:del w:id="15659" w:author="Alban Roche" w:date="2017-08-02T16:42:00Z"/>
              </w:rPr>
            </w:pPr>
            <w:del w:id="15660" w:author="Alban Roche" w:date="2017-08-02T16:42:00Z">
              <w:r w:rsidRPr="00671C8B" w:rsidDel="000934B8">
                <w:tab/>
              </w:r>
              <w:r w:rsidRPr="00671C8B" w:rsidDel="000934B8">
                <w:tab/>
                <w:delText>7</w:delText>
              </w:r>
              <w:r w:rsidRPr="00671C8B" w:rsidDel="000934B8">
                <w:tab/>
                <w:delText>EGPRS_DTM</w:delText>
              </w:r>
              <w:bookmarkStart w:id="15661" w:name="_Toc489460018"/>
              <w:bookmarkEnd w:id="15661"/>
            </w:del>
          </w:p>
          <w:p w14:paraId="7371472E" w14:textId="15362124" w:rsidR="00AD6DB4" w:rsidRPr="00671C8B" w:rsidDel="000934B8" w:rsidRDefault="00AD6DB4" w:rsidP="00166AF3">
            <w:pPr>
              <w:pStyle w:val="TableBody"/>
              <w:rPr>
                <w:del w:id="15662" w:author="Alban Roche" w:date="2017-08-02T16:42:00Z"/>
              </w:rPr>
            </w:pPr>
            <w:del w:id="15663" w:author="Alban Roche" w:date="2017-08-02T16:42:00Z">
              <w:r w:rsidRPr="00671C8B" w:rsidDel="000934B8">
                <w:tab/>
              </w:r>
              <w:r w:rsidRPr="00671C8B" w:rsidDel="000934B8">
                <w:tab/>
                <w:delText>8</w:delText>
              </w:r>
              <w:r w:rsidRPr="00671C8B" w:rsidDel="000934B8">
                <w:tab/>
                <w:delText>Undefined</w:delText>
              </w:r>
              <w:bookmarkStart w:id="15664" w:name="_Toc489460019"/>
              <w:bookmarkEnd w:id="15664"/>
            </w:del>
          </w:p>
          <w:p w14:paraId="5BC496E3" w14:textId="58A22C5E" w:rsidR="00AD6DB4" w:rsidRPr="00671C8B" w:rsidDel="000934B8" w:rsidRDefault="00AD6DB4" w:rsidP="00166AF3">
            <w:pPr>
              <w:pStyle w:val="TableBody"/>
              <w:rPr>
                <w:del w:id="15665" w:author="Alban Roche" w:date="2017-08-02T16:42:00Z"/>
              </w:rPr>
            </w:pPr>
            <w:bookmarkStart w:id="15666" w:name="_Toc489460020"/>
            <w:bookmarkEnd w:id="15666"/>
          </w:p>
          <w:p w14:paraId="1FDD60F4" w14:textId="4A7F6D0D" w:rsidR="00AD6DB4" w:rsidRPr="00671C8B" w:rsidDel="000934B8" w:rsidRDefault="00AD6DB4" w:rsidP="00166AF3">
            <w:pPr>
              <w:pStyle w:val="TableBody"/>
              <w:rPr>
                <w:del w:id="15667" w:author="Alban Roche" w:date="2017-08-02T16:42:00Z"/>
              </w:rPr>
            </w:pPr>
            <w:del w:id="15668" w:author="Alban Roche" w:date="2017-08-02T16:42:00Z">
              <w:r w:rsidRPr="00671C8B" w:rsidDel="000934B8">
                <w:rPr>
                  <w:b/>
                </w:rPr>
                <w:delText>&lt;arfcn&gt;</w:delText>
              </w:r>
              <w:r w:rsidRPr="00671C8B" w:rsidDel="000934B8">
                <w:tab/>
                <w:delText>0 – 1023</w:delText>
              </w:r>
              <w:r w:rsidRPr="00671C8B" w:rsidDel="000934B8">
                <w:tab/>
                <w:delText>Absolute radio frequency channel number</w:delText>
              </w:r>
              <w:bookmarkStart w:id="15669" w:name="_Toc489460021"/>
              <w:bookmarkEnd w:id="15669"/>
            </w:del>
          </w:p>
          <w:p w14:paraId="0ADD25FE" w14:textId="15876A6F" w:rsidR="00AD6DB4" w:rsidRPr="00671C8B" w:rsidDel="000934B8" w:rsidRDefault="00AD6DB4" w:rsidP="00166AF3">
            <w:pPr>
              <w:pStyle w:val="TableBody"/>
              <w:rPr>
                <w:del w:id="15670" w:author="Alban Roche" w:date="2017-08-02T16:42:00Z"/>
              </w:rPr>
            </w:pPr>
            <w:bookmarkStart w:id="15671" w:name="_Toc489460022"/>
            <w:bookmarkEnd w:id="15671"/>
          </w:p>
          <w:p w14:paraId="61074156" w14:textId="5691D83E" w:rsidR="00AD6DB4" w:rsidRPr="00671C8B" w:rsidDel="000934B8" w:rsidRDefault="00AD6DB4" w:rsidP="00166AF3">
            <w:pPr>
              <w:pStyle w:val="TableBody"/>
              <w:rPr>
                <w:del w:id="15672" w:author="Alban Roche" w:date="2017-08-02T16:42:00Z"/>
              </w:rPr>
            </w:pPr>
            <w:del w:id="15673" w:author="Alban Roche" w:date="2017-08-02T16:42:00Z">
              <w:r w:rsidRPr="00671C8B" w:rsidDel="000934B8">
                <w:rPr>
                  <w:b/>
                </w:rPr>
                <w:delText>&lt;RfChannels&gt;</w:delText>
              </w:r>
              <w:r w:rsidRPr="00671C8B" w:rsidDel="000934B8">
                <w:tab/>
                <w:delText>Number of frequencies in MA</w:delText>
              </w:r>
              <w:bookmarkStart w:id="15674" w:name="_Toc489460023"/>
              <w:bookmarkEnd w:id="15674"/>
            </w:del>
          </w:p>
          <w:p w14:paraId="6E6265B1" w14:textId="0CA5BD5A" w:rsidR="00AD6DB4" w:rsidRPr="00671C8B" w:rsidDel="000934B8" w:rsidRDefault="00AD6DB4" w:rsidP="00166AF3">
            <w:pPr>
              <w:pStyle w:val="TableBody"/>
              <w:rPr>
                <w:del w:id="15675" w:author="Alban Roche" w:date="2017-08-02T16:42:00Z"/>
              </w:rPr>
            </w:pPr>
            <w:del w:id="15676" w:author="Alban Roche" w:date="2017-08-02T16:42:00Z">
              <w:r w:rsidRPr="00671C8B" w:rsidDel="000934B8">
                <w:tab/>
              </w:r>
              <w:r w:rsidRPr="00671C8B" w:rsidDel="000934B8">
                <w:tab/>
              </w:r>
              <w:r w:rsidRPr="00671C8B" w:rsidDel="000934B8">
                <w:tab/>
                <w:delText>0</w:delText>
              </w:r>
              <w:r w:rsidRPr="00671C8B" w:rsidDel="000934B8">
                <w:tab/>
                <w:delText>N.A.</w:delText>
              </w:r>
              <w:bookmarkStart w:id="15677" w:name="_Toc489460024"/>
              <w:bookmarkEnd w:id="15677"/>
            </w:del>
          </w:p>
          <w:p w14:paraId="4FE43541" w14:textId="24897CD9" w:rsidR="00AD6DB4" w:rsidRPr="00671C8B" w:rsidDel="000934B8" w:rsidRDefault="00AD6DB4" w:rsidP="00166AF3">
            <w:pPr>
              <w:pStyle w:val="TableBody"/>
              <w:rPr>
                <w:del w:id="15678" w:author="Alban Roche" w:date="2017-08-02T16:42:00Z"/>
              </w:rPr>
            </w:pPr>
            <w:del w:id="15679" w:author="Alban Roche" w:date="2017-08-02T16:42:00Z">
              <w:r w:rsidRPr="00671C8B" w:rsidDel="000934B8">
                <w:tab/>
              </w:r>
              <w:r w:rsidRPr="00671C8B" w:rsidDel="000934B8">
                <w:tab/>
              </w:r>
              <w:r w:rsidRPr="00671C8B" w:rsidDel="000934B8">
                <w:tab/>
                <w:delText>0x01</w:delText>
              </w:r>
              <w:r w:rsidRPr="00671C8B" w:rsidDel="000934B8">
                <w:tab/>
                <w:delText>Single RF</w:delText>
              </w:r>
              <w:bookmarkStart w:id="15680" w:name="_Toc489460025"/>
              <w:bookmarkEnd w:id="15680"/>
            </w:del>
          </w:p>
          <w:p w14:paraId="00DBE57E" w14:textId="498756E4" w:rsidR="00AD6DB4" w:rsidRPr="00671C8B" w:rsidDel="000934B8" w:rsidRDefault="00AD6DB4" w:rsidP="00166AF3">
            <w:pPr>
              <w:pStyle w:val="TableBody"/>
              <w:rPr>
                <w:del w:id="15681" w:author="Alban Roche" w:date="2017-08-02T16:42:00Z"/>
              </w:rPr>
            </w:pPr>
            <w:bookmarkStart w:id="15682" w:name="_Toc489460026"/>
            <w:bookmarkEnd w:id="15682"/>
          </w:p>
          <w:p w14:paraId="0EFFD550" w14:textId="2639FB6E" w:rsidR="00AD6DB4" w:rsidRPr="00671C8B" w:rsidDel="000934B8" w:rsidRDefault="00AD6DB4" w:rsidP="00166AF3">
            <w:pPr>
              <w:pStyle w:val="TableBody"/>
              <w:rPr>
                <w:del w:id="15683" w:author="Alban Roche" w:date="2017-08-02T16:42:00Z"/>
              </w:rPr>
            </w:pPr>
            <w:del w:id="15684" w:author="Alban Roche" w:date="2017-08-02T16:42:00Z">
              <w:r w:rsidRPr="00671C8B" w:rsidDel="000934B8">
                <w:rPr>
                  <w:b/>
                </w:rPr>
                <w:delText>&lt;Arfcn_ded&gt;</w:delText>
              </w:r>
              <w:r w:rsidRPr="00671C8B" w:rsidDel="000934B8">
                <w:tab/>
                <w:delText>Single ARFCN of dedicated channel of first ARFCN of MA</w:delText>
              </w:r>
              <w:bookmarkStart w:id="15685" w:name="_Toc489460027"/>
              <w:bookmarkEnd w:id="15685"/>
            </w:del>
          </w:p>
          <w:p w14:paraId="07A71CEF" w14:textId="196F7FB5" w:rsidR="00AD6DB4" w:rsidRPr="00671C8B" w:rsidDel="000934B8" w:rsidRDefault="00AD6DB4" w:rsidP="00166AF3">
            <w:pPr>
              <w:pStyle w:val="TableBody"/>
              <w:rPr>
                <w:del w:id="15686" w:author="Alban Roche" w:date="2017-08-02T16:42:00Z"/>
              </w:rPr>
            </w:pPr>
            <w:bookmarkStart w:id="15687" w:name="_Toc489460028"/>
            <w:bookmarkEnd w:id="15687"/>
          </w:p>
          <w:p w14:paraId="310DA4A6" w14:textId="25CCADD1" w:rsidR="00AD6DB4" w:rsidRPr="00671C8B" w:rsidDel="000934B8" w:rsidRDefault="00AD6DB4" w:rsidP="00166AF3">
            <w:pPr>
              <w:pStyle w:val="TableBody"/>
              <w:rPr>
                <w:del w:id="15688" w:author="Alban Roche" w:date="2017-08-02T16:42:00Z"/>
              </w:rPr>
            </w:pPr>
            <w:del w:id="15689" w:author="Alban Roche" w:date="2017-08-02T16:42:00Z">
              <w:r w:rsidRPr="00671C8B" w:rsidDel="000934B8">
                <w:rPr>
                  <w:b/>
                </w:rPr>
                <w:delText>&lt;RxLevFull&gt;</w:delText>
              </w:r>
              <w:r w:rsidRPr="00671C8B" w:rsidDel="000934B8">
                <w:tab/>
                <w:delText>0h – 3Fh</w:delText>
              </w:r>
              <w:r w:rsidRPr="00671C8B" w:rsidDel="000934B8">
                <w:tab/>
                <w:delText>Received signal strength on serving cell, measured on all slots</w:delText>
              </w:r>
              <w:bookmarkStart w:id="15690" w:name="_Toc489460029"/>
              <w:bookmarkEnd w:id="15690"/>
            </w:del>
          </w:p>
          <w:p w14:paraId="73724FC0" w14:textId="3834FFF8" w:rsidR="00AD6DB4" w:rsidRPr="00671C8B" w:rsidDel="000934B8" w:rsidRDefault="00AD6DB4" w:rsidP="00166AF3">
            <w:pPr>
              <w:pStyle w:val="TableBody"/>
              <w:rPr>
                <w:del w:id="15691" w:author="Alban Roche" w:date="2017-08-02T16:42:00Z"/>
              </w:rPr>
            </w:pPr>
            <w:bookmarkStart w:id="15692" w:name="_Toc489460030"/>
            <w:bookmarkEnd w:id="15692"/>
          </w:p>
          <w:p w14:paraId="036A8056" w14:textId="0AD2371A" w:rsidR="00AD6DB4" w:rsidRPr="00671C8B" w:rsidDel="000934B8" w:rsidRDefault="00AD6DB4" w:rsidP="00166AF3">
            <w:pPr>
              <w:pStyle w:val="TableBody"/>
              <w:rPr>
                <w:del w:id="15693" w:author="Alban Roche" w:date="2017-08-02T16:42:00Z"/>
              </w:rPr>
            </w:pPr>
            <w:del w:id="15694" w:author="Alban Roche" w:date="2017-08-02T16:42:00Z">
              <w:r w:rsidRPr="00671C8B" w:rsidDel="000934B8">
                <w:rPr>
                  <w:b/>
                </w:rPr>
                <w:delText>&lt;RxLevSub&gt;</w:delText>
              </w:r>
              <w:r w:rsidRPr="00671C8B" w:rsidDel="000934B8">
                <w:tab/>
                <w:delText>0h – 3Fh</w:delText>
              </w:r>
              <w:r w:rsidRPr="00671C8B" w:rsidDel="000934B8">
                <w:tab/>
                <w:delText xml:space="preserve">Received signal strength on serving cell, measured on a subset </w:delText>
              </w:r>
              <w:r w:rsidRPr="00671C8B" w:rsidDel="000934B8">
                <w:tab/>
              </w:r>
              <w:r w:rsidRPr="00671C8B" w:rsidDel="000934B8">
                <w:tab/>
              </w:r>
              <w:r w:rsidRPr="00671C8B" w:rsidDel="000934B8">
                <w:tab/>
              </w:r>
              <w:r w:rsidRPr="00671C8B" w:rsidDel="000934B8">
                <w:tab/>
                <w:delText>of slots</w:delText>
              </w:r>
              <w:bookmarkStart w:id="15695" w:name="_Toc489460031"/>
              <w:bookmarkEnd w:id="15695"/>
            </w:del>
          </w:p>
          <w:p w14:paraId="27CA1D9D" w14:textId="3D989472" w:rsidR="00AD6DB4" w:rsidRPr="00671C8B" w:rsidDel="000934B8" w:rsidRDefault="00AD6DB4" w:rsidP="00166AF3">
            <w:pPr>
              <w:pStyle w:val="TableBody"/>
              <w:rPr>
                <w:del w:id="15696" w:author="Alban Roche" w:date="2017-08-02T16:42:00Z"/>
              </w:rPr>
            </w:pPr>
            <w:bookmarkStart w:id="15697" w:name="_Toc489460032"/>
            <w:bookmarkEnd w:id="15697"/>
          </w:p>
          <w:p w14:paraId="0FDED69F" w14:textId="5052B0A1" w:rsidR="00AD6DB4" w:rsidRPr="00671C8B" w:rsidDel="000934B8" w:rsidRDefault="00AD6DB4" w:rsidP="00166AF3">
            <w:pPr>
              <w:pStyle w:val="TableBody"/>
              <w:rPr>
                <w:del w:id="15698" w:author="Alban Roche" w:date="2017-08-02T16:42:00Z"/>
              </w:rPr>
            </w:pPr>
            <w:del w:id="15699" w:author="Alban Roche" w:date="2017-08-02T16:42:00Z">
              <w:r w:rsidRPr="00671C8B" w:rsidDel="000934B8">
                <w:rPr>
                  <w:b/>
                </w:rPr>
                <w:delText>&lt;RxQualFull&gt;</w:delText>
              </w:r>
              <w:r w:rsidRPr="00671C8B" w:rsidDel="000934B8">
                <w:tab/>
                <w:delText>0 – 7</w:delText>
              </w:r>
              <w:r w:rsidRPr="00671C8B" w:rsidDel="000934B8">
                <w:tab/>
                <w:delText xml:space="preserve">Received signal quality on serving cell, measured on all slots </w:delText>
              </w:r>
              <w:bookmarkStart w:id="15700" w:name="_Toc489460033"/>
              <w:bookmarkEnd w:id="15700"/>
            </w:del>
          </w:p>
          <w:p w14:paraId="72DC4948" w14:textId="0F4EE9F5" w:rsidR="00AD6DB4" w:rsidRPr="00671C8B" w:rsidDel="000934B8" w:rsidRDefault="00AD6DB4" w:rsidP="00166AF3">
            <w:pPr>
              <w:pStyle w:val="TableBody"/>
              <w:rPr>
                <w:del w:id="15701" w:author="Alban Roche" w:date="2017-08-02T16:42:00Z"/>
              </w:rPr>
            </w:pPr>
            <w:bookmarkStart w:id="15702" w:name="_Toc489460034"/>
            <w:bookmarkEnd w:id="15702"/>
          </w:p>
          <w:p w14:paraId="07F43FDA" w14:textId="4C87DE3A" w:rsidR="00AD6DB4" w:rsidRPr="00671C8B" w:rsidDel="000934B8" w:rsidRDefault="00AD6DB4" w:rsidP="00166AF3">
            <w:pPr>
              <w:pStyle w:val="TableBody"/>
              <w:rPr>
                <w:del w:id="15703" w:author="Alban Roche" w:date="2017-08-02T16:42:00Z"/>
              </w:rPr>
            </w:pPr>
            <w:del w:id="15704" w:author="Alban Roche" w:date="2017-08-02T16:42:00Z">
              <w:r w:rsidRPr="00671C8B" w:rsidDel="000934B8">
                <w:rPr>
                  <w:b/>
                </w:rPr>
                <w:delText>&lt;RxQualSub&gt;</w:delText>
              </w:r>
              <w:r w:rsidRPr="00671C8B" w:rsidDel="000934B8">
                <w:rPr>
                  <w:b/>
                </w:rPr>
                <w:tab/>
              </w:r>
              <w:r w:rsidRPr="00671C8B" w:rsidDel="000934B8">
                <w:delText>0 – 7</w:delText>
              </w:r>
              <w:r w:rsidRPr="00671C8B" w:rsidDel="000934B8">
                <w:tab/>
                <w:delText xml:space="preserve">Received signal quality on serving cell, measured on a subset </w:delText>
              </w:r>
              <w:r w:rsidRPr="00671C8B" w:rsidDel="000934B8">
                <w:tab/>
              </w:r>
              <w:r w:rsidRPr="00671C8B" w:rsidDel="000934B8">
                <w:tab/>
              </w:r>
              <w:r w:rsidRPr="00671C8B" w:rsidDel="000934B8">
                <w:tab/>
              </w:r>
              <w:r w:rsidRPr="00671C8B" w:rsidDel="000934B8">
                <w:tab/>
              </w:r>
              <w:r w:rsidRPr="00671C8B" w:rsidDel="000934B8">
                <w:tab/>
                <w:delText>of slots</w:delText>
              </w:r>
              <w:bookmarkStart w:id="15705" w:name="_Toc489460035"/>
              <w:bookmarkEnd w:id="15705"/>
            </w:del>
          </w:p>
          <w:p w14:paraId="404248DD" w14:textId="13653482" w:rsidR="00AD6DB4" w:rsidRPr="00671C8B" w:rsidDel="000934B8" w:rsidRDefault="00AD6DB4" w:rsidP="00166AF3">
            <w:pPr>
              <w:pStyle w:val="TableBody"/>
              <w:rPr>
                <w:del w:id="15706" w:author="Alban Roche" w:date="2017-08-02T16:42:00Z"/>
              </w:rPr>
            </w:pPr>
            <w:bookmarkStart w:id="15707" w:name="_Toc489460036"/>
            <w:bookmarkEnd w:id="15707"/>
          </w:p>
          <w:p w14:paraId="49F228BE" w14:textId="54675DA2" w:rsidR="00AD6DB4" w:rsidRPr="00671C8B" w:rsidDel="000934B8" w:rsidRDefault="00AD6DB4" w:rsidP="00166AF3">
            <w:pPr>
              <w:pStyle w:val="TableBody"/>
              <w:rPr>
                <w:del w:id="15708" w:author="Alban Roche" w:date="2017-08-02T16:42:00Z"/>
              </w:rPr>
            </w:pPr>
            <w:del w:id="15709" w:author="Alban Roche" w:date="2017-08-02T16:42:00Z">
              <w:r w:rsidRPr="00671C8B" w:rsidDel="000934B8">
                <w:rPr>
                  <w:b/>
                </w:rPr>
                <w:delText>&lt;ms_txpwr&gt;</w:delText>
              </w:r>
              <w:r w:rsidRPr="00671C8B" w:rsidDel="000934B8">
                <w:tab/>
                <w:delText>0 – 31</w:delText>
              </w:r>
              <w:r w:rsidRPr="00671C8B" w:rsidDel="000934B8">
                <w:tab/>
                <w:delText xml:space="preserve">Maximum TX power level an MS may use when accessing the system </w:delText>
              </w:r>
              <w:r w:rsidRPr="00671C8B" w:rsidDel="000934B8">
                <w:tab/>
              </w:r>
              <w:r w:rsidRPr="00671C8B" w:rsidDel="000934B8">
                <w:tab/>
              </w:r>
              <w:r w:rsidRPr="00671C8B" w:rsidDel="000934B8">
                <w:tab/>
                <w:delText>until otherwise commanded</w:delText>
              </w:r>
              <w:bookmarkStart w:id="15710" w:name="_Toc489460037"/>
              <w:bookmarkEnd w:id="15710"/>
            </w:del>
          </w:p>
          <w:p w14:paraId="6A11CE6C" w14:textId="1C7FE439" w:rsidR="00AD6DB4" w:rsidRPr="00671C8B" w:rsidDel="000934B8" w:rsidRDefault="00AD6DB4" w:rsidP="00166AF3">
            <w:pPr>
              <w:pStyle w:val="TableBody"/>
              <w:rPr>
                <w:del w:id="15711" w:author="Alban Roche" w:date="2017-08-02T16:42:00Z"/>
              </w:rPr>
            </w:pPr>
            <w:bookmarkStart w:id="15712" w:name="_Toc489460038"/>
            <w:bookmarkEnd w:id="15712"/>
          </w:p>
          <w:p w14:paraId="4828F76D" w14:textId="4B5F3541" w:rsidR="00AD6DB4" w:rsidRPr="00671C8B" w:rsidDel="000934B8" w:rsidRDefault="00AD6DB4" w:rsidP="00166AF3">
            <w:pPr>
              <w:pStyle w:val="TableBody"/>
              <w:rPr>
                <w:del w:id="15713" w:author="Alban Roche" w:date="2017-08-02T16:42:00Z"/>
              </w:rPr>
            </w:pPr>
            <w:del w:id="15714" w:author="Alban Roche" w:date="2017-08-02T16:42:00Z">
              <w:r w:rsidRPr="00671C8B" w:rsidDel="000934B8">
                <w:rPr>
                  <w:b/>
                </w:rPr>
                <w:delText>&lt;rx_acc_min&gt;</w:delText>
              </w:r>
              <w:r w:rsidRPr="00671C8B" w:rsidDel="000934B8">
                <w:tab/>
                <w:delText>0 – 63</w:delText>
              </w:r>
              <w:r w:rsidRPr="00671C8B" w:rsidDel="000934B8">
                <w:tab/>
                <w:delText>RXLEV-ACCESS-MIN</w:delText>
              </w:r>
              <w:bookmarkStart w:id="15715" w:name="_Toc489460039"/>
              <w:bookmarkEnd w:id="15715"/>
            </w:del>
          </w:p>
          <w:p w14:paraId="66A8E38B" w14:textId="1E8AE544" w:rsidR="00AD6DB4" w:rsidRPr="00671C8B" w:rsidDel="000934B8" w:rsidRDefault="00AD6DB4" w:rsidP="00166AF3">
            <w:pPr>
              <w:pStyle w:val="TableBody"/>
              <w:rPr>
                <w:del w:id="15716" w:author="Alban Roche" w:date="2017-08-02T16:42:00Z"/>
              </w:rPr>
            </w:pPr>
            <w:bookmarkStart w:id="15717" w:name="_Toc489460040"/>
            <w:bookmarkEnd w:id="15717"/>
          </w:p>
          <w:p w14:paraId="782E2841" w14:textId="7393A889" w:rsidR="00AD6DB4" w:rsidRPr="00671C8B" w:rsidDel="000934B8" w:rsidRDefault="00AD6DB4" w:rsidP="00166AF3">
            <w:pPr>
              <w:pStyle w:val="TableBody"/>
              <w:rPr>
                <w:del w:id="15718" w:author="Alban Roche" w:date="2017-08-02T16:42:00Z"/>
              </w:rPr>
            </w:pPr>
            <w:del w:id="15719" w:author="Alban Roche" w:date="2017-08-02T16:42:00Z">
              <w:r w:rsidRPr="00671C8B" w:rsidDel="000934B8">
                <w:rPr>
                  <w:b/>
                </w:rPr>
                <w:delText>&lt;cbq&gt;</w:delText>
              </w:r>
              <w:r w:rsidRPr="00671C8B" w:rsidDel="000934B8">
                <w:tab/>
                <w:delText>0 – 1</w:delText>
              </w:r>
              <w:r w:rsidRPr="00671C8B" w:rsidDel="000934B8">
                <w:tab/>
                <w:delText>CELL_BAR_QUALIFY</w:delText>
              </w:r>
              <w:bookmarkStart w:id="15720" w:name="_Toc489460041"/>
              <w:bookmarkEnd w:id="15720"/>
            </w:del>
          </w:p>
          <w:p w14:paraId="1DCB40DF" w14:textId="02B58D81" w:rsidR="00AD6DB4" w:rsidRPr="00671C8B" w:rsidDel="000934B8" w:rsidRDefault="00AD6DB4" w:rsidP="00166AF3">
            <w:pPr>
              <w:pStyle w:val="TableBody"/>
              <w:rPr>
                <w:del w:id="15721" w:author="Alban Roche" w:date="2017-08-02T16:42:00Z"/>
              </w:rPr>
            </w:pPr>
            <w:bookmarkStart w:id="15722" w:name="_Toc489460042"/>
            <w:bookmarkEnd w:id="15722"/>
          </w:p>
          <w:p w14:paraId="19847D36" w14:textId="0225278D" w:rsidR="00AD6DB4" w:rsidRPr="00671C8B" w:rsidDel="000934B8" w:rsidRDefault="00AD6DB4" w:rsidP="00166AF3">
            <w:pPr>
              <w:pStyle w:val="TableBody"/>
              <w:rPr>
                <w:del w:id="15723" w:author="Alban Roche" w:date="2017-08-02T16:42:00Z"/>
              </w:rPr>
            </w:pPr>
            <w:del w:id="15724" w:author="Alban Roche" w:date="2017-08-02T16:42:00Z">
              <w:r w:rsidRPr="00671C8B" w:rsidDel="000934B8">
                <w:rPr>
                  <w:b/>
                </w:rPr>
                <w:delText>&lt;cba&gt;</w:delText>
              </w:r>
              <w:r w:rsidRPr="00671C8B" w:rsidDel="000934B8">
                <w:tab/>
                <w:delText>0 – 1</w:delText>
              </w:r>
              <w:r w:rsidRPr="00671C8B" w:rsidDel="000934B8">
                <w:tab/>
                <w:delText>CELL_BAR_ACCESS</w:delText>
              </w:r>
              <w:bookmarkStart w:id="15725" w:name="_Toc489460043"/>
              <w:bookmarkEnd w:id="15725"/>
            </w:del>
          </w:p>
          <w:p w14:paraId="0AC43E10" w14:textId="666B0188" w:rsidR="00AD6DB4" w:rsidRPr="00671C8B" w:rsidDel="000934B8" w:rsidRDefault="00AD6DB4" w:rsidP="00166AF3">
            <w:pPr>
              <w:pStyle w:val="TableBody"/>
              <w:rPr>
                <w:del w:id="15726" w:author="Alban Roche" w:date="2017-08-02T16:42:00Z"/>
              </w:rPr>
            </w:pPr>
            <w:bookmarkStart w:id="15727" w:name="_Toc489460044"/>
            <w:bookmarkEnd w:id="15727"/>
          </w:p>
          <w:p w14:paraId="258D9D31" w14:textId="0C2278DE" w:rsidR="00AD6DB4" w:rsidRPr="00671C8B" w:rsidDel="000934B8" w:rsidRDefault="00AD6DB4" w:rsidP="00166AF3">
            <w:pPr>
              <w:pStyle w:val="TableBody"/>
              <w:rPr>
                <w:del w:id="15728" w:author="Alban Roche" w:date="2017-08-02T16:42:00Z"/>
              </w:rPr>
            </w:pPr>
            <w:del w:id="15729" w:author="Alban Roche" w:date="2017-08-02T16:42:00Z">
              <w:r w:rsidRPr="00671C8B" w:rsidDel="000934B8">
                <w:rPr>
                  <w:b/>
                </w:rPr>
                <w:delText>&lt;cs_valid&gt;</w:delText>
              </w:r>
              <w:r w:rsidRPr="00671C8B" w:rsidDel="000934B8">
                <w:tab/>
                <w:delText>True if all parameter for calculation of c2 are available</w:delText>
              </w:r>
              <w:bookmarkStart w:id="15730" w:name="_Toc489460045"/>
              <w:bookmarkEnd w:id="15730"/>
            </w:del>
          </w:p>
          <w:p w14:paraId="44D42F2D" w14:textId="21838F14" w:rsidR="00AD6DB4" w:rsidRPr="00671C8B" w:rsidDel="000934B8" w:rsidRDefault="00AD6DB4" w:rsidP="00166AF3">
            <w:pPr>
              <w:pStyle w:val="TableBody"/>
              <w:rPr>
                <w:del w:id="15731" w:author="Alban Roche" w:date="2017-08-02T16:42:00Z"/>
              </w:rPr>
            </w:pPr>
            <w:bookmarkStart w:id="15732" w:name="_Toc489460046"/>
            <w:bookmarkEnd w:id="15732"/>
          </w:p>
          <w:p w14:paraId="1B22AB0A" w14:textId="628BA962" w:rsidR="00AD6DB4" w:rsidRPr="00671C8B" w:rsidDel="000934B8" w:rsidRDefault="00AD6DB4" w:rsidP="00166AF3">
            <w:pPr>
              <w:pStyle w:val="TableBody"/>
              <w:rPr>
                <w:del w:id="15733" w:author="Alban Roche" w:date="2017-08-02T16:42:00Z"/>
              </w:rPr>
            </w:pPr>
            <w:del w:id="15734" w:author="Alban Roche" w:date="2017-08-02T16:42:00Z">
              <w:r w:rsidRPr="00671C8B" w:rsidDel="000934B8">
                <w:rPr>
                  <w:b/>
                </w:rPr>
                <w:delText>&lt;cr_offset&gt;</w:delText>
              </w:r>
              <w:r w:rsidRPr="00671C8B" w:rsidDel="000934B8">
                <w:tab/>
                <w:delText>0 – 63</w:delText>
              </w:r>
              <w:r w:rsidRPr="00671C8B" w:rsidDel="000934B8">
                <w:tab/>
                <w:delText>6-bit CELL_RESELECT_OFFSET</w:delText>
              </w:r>
              <w:bookmarkStart w:id="15735" w:name="_Toc489460047"/>
              <w:bookmarkEnd w:id="15735"/>
            </w:del>
          </w:p>
          <w:p w14:paraId="1C08625F" w14:textId="22EE11A9" w:rsidR="00AD6DB4" w:rsidRPr="00671C8B" w:rsidDel="000934B8" w:rsidRDefault="00AD6DB4" w:rsidP="00166AF3">
            <w:pPr>
              <w:pStyle w:val="TableBody"/>
              <w:rPr>
                <w:del w:id="15736" w:author="Alban Roche" w:date="2017-08-02T16:42:00Z"/>
              </w:rPr>
            </w:pPr>
            <w:bookmarkStart w:id="15737" w:name="_Toc489460048"/>
            <w:bookmarkEnd w:id="15737"/>
          </w:p>
          <w:p w14:paraId="08B291C9" w14:textId="48596B1B" w:rsidR="00AD6DB4" w:rsidRPr="00671C8B" w:rsidDel="000934B8" w:rsidRDefault="00AD6DB4" w:rsidP="00166AF3">
            <w:pPr>
              <w:pStyle w:val="TableBody"/>
              <w:rPr>
                <w:del w:id="15738" w:author="Alban Roche" w:date="2017-08-02T16:42:00Z"/>
              </w:rPr>
            </w:pPr>
            <w:del w:id="15739" w:author="Alban Roche" w:date="2017-08-02T16:42:00Z">
              <w:r w:rsidRPr="00671C8B" w:rsidDel="000934B8">
                <w:rPr>
                  <w:b/>
                </w:rPr>
                <w:delText>&lt;tmp_offset&gt;</w:delText>
              </w:r>
              <w:r w:rsidRPr="00671C8B" w:rsidDel="000934B8">
                <w:tab/>
                <w:delText>0 – 7 (mapped to 0 – 70)</w:delText>
              </w:r>
              <w:r w:rsidRPr="00671C8B" w:rsidDel="000934B8">
                <w:tab/>
                <w:delText>TEMPORARY_OFFSET</w:delText>
              </w:r>
              <w:bookmarkStart w:id="15740" w:name="_Toc489460049"/>
              <w:bookmarkEnd w:id="15740"/>
            </w:del>
          </w:p>
          <w:p w14:paraId="458F7322" w14:textId="296ED788" w:rsidR="00AD6DB4" w:rsidRPr="00671C8B" w:rsidDel="000934B8" w:rsidRDefault="00AD6DB4" w:rsidP="00166AF3">
            <w:pPr>
              <w:pStyle w:val="TableBody"/>
              <w:rPr>
                <w:del w:id="15741" w:author="Alban Roche" w:date="2017-08-02T16:42:00Z"/>
              </w:rPr>
            </w:pPr>
            <w:bookmarkStart w:id="15742" w:name="_Toc489460050"/>
            <w:bookmarkEnd w:id="15742"/>
          </w:p>
          <w:p w14:paraId="2B40B226" w14:textId="4AE9B5F0" w:rsidR="00AD6DB4" w:rsidRPr="00671C8B" w:rsidDel="000934B8" w:rsidRDefault="00AD6DB4" w:rsidP="00166AF3">
            <w:pPr>
              <w:pStyle w:val="TableBody"/>
              <w:rPr>
                <w:del w:id="15743" w:author="Alban Roche" w:date="2017-08-02T16:42:00Z"/>
              </w:rPr>
            </w:pPr>
            <w:del w:id="15744" w:author="Alban Roche" w:date="2017-08-02T16:42:00Z">
              <w:r w:rsidRPr="00671C8B" w:rsidDel="000934B8">
                <w:rPr>
                  <w:b/>
                </w:rPr>
                <w:delText>&lt;penalty_t&gt;</w:delText>
              </w:r>
              <w:r w:rsidRPr="00671C8B" w:rsidDel="000934B8">
                <w:tab/>
                <w:delText>0 – 31</w:delText>
              </w:r>
              <w:r w:rsidRPr="00671C8B" w:rsidDel="000934B8">
                <w:tab/>
                <w:delText>Penalty time</w:delText>
              </w:r>
              <w:bookmarkStart w:id="15745" w:name="_Toc489460051"/>
              <w:bookmarkEnd w:id="15745"/>
            </w:del>
          </w:p>
          <w:p w14:paraId="6BFF2AA0" w14:textId="02F5A536" w:rsidR="00AD6DB4" w:rsidRPr="00671C8B" w:rsidDel="000934B8" w:rsidRDefault="00AD6DB4" w:rsidP="00166AF3">
            <w:pPr>
              <w:pStyle w:val="TableBody"/>
              <w:rPr>
                <w:del w:id="15746" w:author="Alban Roche" w:date="2017-08-02T16:42:00Z"/>
              </w:rPr>
            </w:pPr>
            <w:bookmarkStart w:id="15747" w:name="_Toc489460052"/>
            <w:bookmarkEnd w:id="15747"/>
          </w:p>
          <w:p w14:paraId="37133FA0" w14:textId="3B23D8A6" w:rsidR="00AD6DB4" w:rsidRPr="00671C8B" w:rsidDel="000934B8" w:rsidRDefault="00AD6DB4" w:rsidP="00166AF3">
            <w:pPr>
              <w:pStyle w:val="TableBody"/>
              <w:rPr>
                <w:del w:id="15748" w:author="Alban Roche" w:date="2017-08-02T16:42:00Z"/>
              </w:rPr>
            </w:pPr>
            <w:del w:id="15749" w:author="Alban Roche" w:date="2017-08-02T16:42:00Z">
              <w:r w:rsidRPr="00671C8B" w:rsidDel="000934B8">
                <w:rPr>
                  <w:b/>
                </w:rPr>
                <w:delText>&lt;c1&gt;</w:delText>
              </w:r>
              <w:r w:rsidRPr="00671C8B" w:rsidDel="000934B8">
                <w:tab/>
                <w:delText>Value of c1</w:delText>
              </w:r>
              <w:bookmarkStart w:id="15750" w:name="_Toc489460053"/>
              <w:bookmarkEnd w:id="15750"/>
            </w:del>
          </w:p>
          <w:p w14:paraId="787CAE92" w14:textId="693B2E2C" w:rsidR="00AD6DB4" w:rsidRPr="00671C8B" w:rsidDel="000934B8" w:rsidRDefault="00AD6DB4" w:rsidP="00166AF3">
            <w:pPr>
              <w:pStyle w:val="TableBody"/>
              <w:rPr>
                <w:del w:id="15751" w:author="Alban Roche" w:date="2017-08-02T16:42:00Z"/>
              </w:rPr>
            </w:pPr>
            <w:bookmarkStart w:id="15752" w:name="_Toc489460054"/>
            <w:bookmarkEnd w:id="15752"/>
          </w:p>
          <w:p w14:paraId="624201E3" w14:textId="05348395" w:rsidR="00AD6DB4" w:rsidRPr="00671C8B" w:rsidDel="000934B8" w:rsidRDefault="00AD6DB4" w:rsidP="00166AF3">
            <w:pPr>
              <w:pStyle w:val="TableBody"/>
              <w:rPr>
                <w:del w:id="15753" w:author="Alban Roche" w:date="2017-08-02T16:42:00Z"/>
              </w:rPr>
            </w:pPr>
            <w:del w:id="15754" w:author="Alban Roche" w:date="2017-08-02T16:42:00Z">
              <w:r w:rsidRPr="00671C8B" w:rsidDel="000934B8">
                <w:rPr>
                  <w:b/>
                </w:rPr>
                <w:delText>&lt;c2&gt;</w:delText>
              </w:r>
              <w:r w:rsidRPr="00671C8B" w:rsidDel="000934B8">
                <w:tab/>
                <w:delText>Value of c2</w:delText>
              </w:r>
              <w:bookmarkStart w:id="15755" w:name="_Toc489460055"/>
              <w:bookmarkEnd w:id="15755"/>
            </w:del>
          </w:p>
          <w:p w14:paraId="194F3C35" w14:textId="4AA88B6C" w:rsidR="00AD6DB4" w:rsidRPr="00671C8B" w:rsidDel="000934B8" w:rsidRDefault="00AD6DB4" w:rsidP="00166AF3">
            <w:pPr>
              <w:pStyle w:val="TableBody"/>
              <w:rPr>
                <w:del w:id="15756" w:author="Alban Roche" w:date="2017-08-02T16:42:00Z"/>
              </w:rPr>
            </w:pPr>
            <w:bookmarkStart w:id="15757" w:name="_Toc489460056"/>
            <w:bookmarkEnd w:id="15757"/>
          </w:p>
          <w:p w14:paraId="0FC56F76" w14:textId="38D238B8" w:rsidR="00AD6DB4" w:rsidRPr="00671C8B" w:rsidDel="000934B8" w:rsidRDefault="00AD6DB4" w:rsidP="00166AF3">
            <w:pPr>
              <w:pStyle w:val="TableBody"/>
              <w:rPr>
                <w:del w:id="15758" w:author="Alban Roche" w:date="2017-08-02T16:42:00Z"/>
              </w:rPr>
            </w:pPr>
            <w:del w:id="15759" w:author="Alban Roche" w:date="2017-08-02T16:42:00Z">
              <w:r w:rsidRPr="00671C8B" w:rsidDel="000934B8">
                <w:rPr>
                  <w:b/>
                </w:rPr>
                <w:delText>&lt;ch_type&gt;</w:delText>
              </w:r>
              <w:r w:rsidRPr="00671C8B" w:rsidDel="000934B8">
                <w:tab/>
                <w:delText>Channel type of the current connection</w:delText>
              </w:r>
              <w:bookmarkStart w:id="15760" w:name="_Toc489460057"/>
              <w:bookmarkEnd w:id="15760"/>
            </w:del>
          </w:p>
          <w:p w14:paraId="2451A9CE" w14:textId="1207B674" w:rsidR="00AD6DB4" w:rsidRPr="00671C8B" w:rsidDel="000934B8" w:rsidRDefault="00AD6DB4" w:rsidP="00166AF3">
            <w:pPr>
              <w:pStyle w:val="TableBody"/>
              <w:rPr>
                <w:del w:id="15761" w:author="Alban Roche" w:date="2017-08-02T16:42:00Z"/>
              </w:rPr>
            </w:pPr>
            <w:del w:id="15762" w:author="Alban Roche" w:date="2017-08-02T16:42:00Z">
              <w:r w:rsidRPr="00671C8B" w:rsidDel="000934B8">
                <w:delText>0</w:delText>
              </w:r>
              <w:r w:rsidRPr="00671C8B" w:rsidDel="000934B8">
                <w:tab/>
                <w:delText>INVALID_CHN_TYPE</w:delText>
              </w:r>
              <w:bookmarkStart w:id="15763" w:name="_Toc489460058"/>
              <w:bookmarkEnd w:id="15763"/>
            </w:del>
          </w:p>
          <w:p w14:paraId="6BEC168E" w14:textId="10735372" w:rsidR="00AD6DB4" w:rsidRPr="00671C8B" w:rsidDel="000934B8" w:rsidRDefault="00AD6DB4" w:rsidP="00166AF3">
            <w:pPr>
              <w:pStyle w:val="TableBody"/>
              <w:rPr>
                <w:del w:id="15764" w:author="Alban Roche" w:date="2017-08-02T16:42:00Z"/>
              </w:rPr>
            </w:pPr>
            <w:del w:id="15765" w:author="Alban Roche" w:date="2017-08-02T16:42:00Z">
              <w:r w:rsidRPr="00671C8B" w:rsidDel="000934B8">
                <w:delText>1</w:delText>
              </w:r>
              <w:r w:rsidRPr="00671C8B" w:rsidDel="000934B8">
                <w:tab/>
                <w:delText>TCH_F</w:delText>
              </w:r>
              <w:bookmarkStart w:id="15766" w:name="_Toc489460059"/>
              <w:bookmarkEnd w:id="15766"/>
            </w:del>
          </w:p>
          <w:p w14:paraId="5B2A33CE" w14:textId="5D4A2693" w:rsidR="00AD6DB4" w:rsidRPr="00671C8B" w:rsidDel="000934B8" w:rsidRDefault="00AD6DB4" w:rsidP="00166AF3">
            <w:pPr>
              <w:pStyle w:val="TableBody"/>
              <w:rPr>
                <w:del w:id="15767" w:author="Alban Roche" w:date="2017-08-02T16:42:00Z"/>
              </w:rPr>
            </w:pPr>
            <w:del w:id="15768" w:author="Alban Roche" w:date="2017-08-02T16:42:00Z">
              <w:r w:rsidRPr="00671C8B" w:rsidDel="000934B8">
                <w:delText>2</w:delText>
              </w:r>
              <w:r w:rsidRPr="00671C8B" w:rsidDel="000934B8">
                <w:tab/>
                <w:delText>TCH_F</w:delText>
              </w:r>
              <w:bookmarkStart w:id="15769" w:name="_Toc489460060"/>
              <w:bookmarkEnd w:id="15769"/>
            </w:del>
          </w:p>
          <w:p w14:paraId="7D12472A" w14:textId="7EBDA90A" w:rsidR="00AD6DB4" w:rsidRPr="00671C8B" w:rsidDel="000934B8" w:rsidRDefault="00AD6DB4" w:rsidP="00166AF3">
            <w:pPr>
              <w:pStyle w:val="TableBody"/>
              <w:rPr>
                <w:del w:id="15770" w:author="Alban Roche" w:date="2017-08-02T16:42:00Z"/>
              </w:rPr>
            </w:pPr>
            <w:del w:id="15771" w:author="Alban Roche" w:date="2017-08-02T16:42:00Z">
              <w:r w:rsidRPr="00671C8B" w:rsidDel="000934B8">
                <w:delText>3</w:delText>
              </w:r>
              <w:r w:rsidRPr="00671C8B" w:rsidDel="000934B8">
                <w:tab/>
                <w:delText>SDCCH_4</w:delText>
              </w:r>
              <w:bookmarkStart w:id="15772" w:name="_Toc489460061"/>
              <w:bookmarkEnd w:id="15772"/>
            </w:del>
          </w:p>
          <w:p w14:paraId="41411496" w14:textId="37B18F2B" w:rsidR="00AD6DB4" w:rsidRPr="00671C8B" w:rsidDel="000934B8" w:rsidRDefault="00AD6DB4" w:rsidP="00166AF3">
            <w:pPr>
              <w:pStyle w:val="TableBody"/>
              <w:rPr>
                <w:del w:id="15773" w:author="Alban Roche" w:date="2017-08-02T16:42:00Z"/>
              </w:rPr>
            </w:pPr>
            <w:del w:id="15774" w:author="Alban Roche" w:date="2017-08-02T16:42:00Z">
              <w:r w:rsidRPr="00671C8B" w:rsidDel="000934B8">
                <w:delText>4</w:delText>
              </w:r>
              <w:r w:rsidRPr="00671C8B" w:rsidDel="000934B8">
                <w:tab/>
                <w:delText>SDCCH_8</w:delText>
              </w:r>
              <w:bookmarkStart w:id="15775" w:name="_Toc489460062"/>
              <w:bookmarkEnd w:id="15775"/>
            </w:del>
          </w:p>
          <w:p w14:paraId="78BFA1EB" w14:textId="4D8485F7" w:rsidR="00AD6DB4" w:rsidRPr="00671C8B" w:rsidDel="000934B8" w:rsidRDefault="00AD6DB4" w:rsidP="00166AF3">
            <w:pPr>
              <w:pStyle w:val="TableBody"/>
              <w:rPr>
                <w:del w:id="15776" w:author="Alban Roche" w:date="2017-08-02T16:42:00Z"/>
              </w:rPr>
            </w:pPr>
            <w:del w:id="15777" w:author="Alban Roche" w:date="2017-08-02T16:42:00Z">
              <w:r w:rsidRPr="00671C8B" w:rsidDel="000934B8">
                <w:delText>5</w:delText>
              </w:r>
              <w:r w:rsidRPr="00671C8B" w:rsidDel="000934B8">
                <w:tab/>
                <w:delText>TCH_H_H</w:delText>
              </w:r>
              <w:bookmarkStart w:id="15778" w:name="_Toc489460063"/>
              <w:bookmarkEnd w:id="15778"/>
            </w:del>
          </w:p>
          <w:p w14:paraId="6AB3B5FF" w14:textId="51D282A2" w:rsidR="00AD6DB4" w:rsidRPr="00671C8B" w:rsidDel="000934B8" w:rsidRDefault="00AD6DB4" w:rsidP="00166AF3">
            <w:pPr>
              <w:pStyle w:val="TableBody"/>
              <w:rPr>
                <w:del w:id="15779" w:author="Alban Roche" w:date="2017-08-02T16:42:00Z"/>
              </w:rPr>
            </w:pPr>
            <w:del w:id="15780" w:author="Alban Roche" w:date="2017-08-02T16:42:00Z">
              <w:r w:rsidRPr="00671C8B" w:rsidDel="000934B8">
                <w:delText>6</w:delText>
              </w:r>
              <w:r w:rsidRPr="00671C8B" w:rsidDel="000934B8">
                <w:tab/>
                <w:delText>TCH_F_M</w:delText>
              </w:r>
              <w:bookmarkStart w:id="15781" w:name="_Toc489460064"/>
              <w:bookmarkEnd w:id="15781"/>
            </w:del>
          </w:p>
          <w:p w14:paraId="0B59DAC5" w14:textId="13EA5872" w:rsidR="00AD6DB4" w:rsidDel="000934B8" w:rsidRDefault="00AD6DB4" w:rsidP="00166AF3">
            <w:pPr>
              <w:pStyle w:val="TableBody"/>
              <w:rPr>
                <w:del w:id="15782" w:author="Alban Roche" w:date="2017-08-02T16:42:00Z"/>
                <w:b/>
              </w:rPr>
            </w:pPr>
            <w:bookmarkStart w:id="15783" w:name="_Toc489460065"/>
            <w:bookmarkEnd w:id="15783"/>
          </w:p>
          <w:p w14:paraId="112A76F5" w14:textId="204FCDDB" w:rsidR="00AD6DB4" w:rsidRPr="004226D1" w:rsidDel="000934B8" w:rsidRDefault="00AD6DB4" w:rsidP="00166AF3">
            <w:pPr>
              <w:pStyle w:val="TableBody"/>
              <w:rPr>
                <w:del w:id="15784" w:author="Alban Roche" w:date="2017-08-02T16:42:00Z"/>
                <w:b/>
                <w:sz w:val="12"/>
                <w:szCs w:val="12"/>
              </w:rPr>
            </w:pPr>
            <w:bookmarkStart w:id="15785" w:name="_Toc489460066"/>
            <w:bookmarkEnd w:id="15785"/>
          </w:p>
          <w:p w14:paraId="2522621B" w14:textId="2CEC5322" w:rsidR="00AD6DB4" w:rsidRPr="00671C8B" w:rsidDel="000934B8" w:rsidRDefault="00AD6DB4" w:rsidP="00166AF3">
            <w:pPr>
              <w:pStyle w:val="TableBody"/>
              <w:rPr>
                <w:del w:id="15786" w:author="Alban Roche" w:date="2017-08-02T16:42:00Z"/>
              </w:rPr>
            </w:pPr>
            <w:del w:id="15787" w:author="Alban Roche" w:date="2017-08-02T16:42:00Z">
              <w:r w:rsidRPr="00671C8B" w:rsidDel="000934B8">
                <w:rPr>
                  <w:b/>
                </w:rPr>
                <w:delText>&lt;ch_mode&gt;</w:delText>
              </w:r>
              <w:r w:rsidRPr="00671C8B" w:rsidDel="000934B8">
                <w:tab/>
                <w:delText>Channel mode of the current connection. Value = 0 – 255 (mapped to an internal value as detailed below)</w:delText>
              </w:r>
              <w:bookmarkStart w:id="15788" w:name="_Toc489460067"/>
              <w:bookmarkEnd w:id="15788"/>
            </w:del>
          </w:p>
          <w:p w14:paraId="331A7C21" w14:textId="44EF0EC5" w:rsidR="00AD6DB4" w:rsidRPr="00671C8B" w:rsidDel="000934B8" w:rsidRDefault="00AD6DB4" w:rsidP="00166AF3">
            <w:pPr>
              <w:pStyle w:val="TableBody"/>
              <w:rPr>
                <w:del w:id="15789" w:author="Alban Roche" w:date="2017-08-02T16:42:00Z"/>
              </w:rPr>
            </w:pPr>
            <w:del w:id="15790" w:author="Alban Roche" w:date="2017-08-02T16:42:00Z">
              <w:r w:rsidRPr="00671C8B" w:rsidDel="000934B8">
                <w:delText>0</w:delText>
              </w:r>
              <w:r w:rsidRPr="00671C8B" w:rsidDel="000934B8">
                <w:tab/>
                <w:delText>MODE_SIG_ONLY</w:delText>
              </w:r>
              <w:bookmarkStart w:id="15791" w:name="_Toc489460068"/>
              <w:bookmarkEnd w:id="15791"/>
            </w:del>
          </w:p>
          <w:p w14:paraId="1A18BB0F" w14:textId="4FE59379" w:rsidR="00AD6DB4" w:rsidRPr="00671C8B" w:rsidDel="000934B8" w:rsidRDefault="00AD6DB4" w:rsidP="00166AF3">
            <w:pPr>
              <w:pStyle w:val="TableBody"/>
              <w:rPr>
                <w:del w:id="15792" w:author="Alban Roche" w:date="2017-08-02T16:42:00Z"/>
              </w:rPr>
            </w:pPr>
            <w:del w:id="15793" w:author="Alban Roche" w:date="2017-08-02T16:42:00Z">
              <w:r w:rsidRPr="00671C8B" w:rsidDel="000934B8">
                <w:delText>1</w:delText>
              </w:r>
              <w:r w:rsidRPr="00671C8B" w:rsidDel="000934B8">
                <w:tab/>
                <w:delText>MODE_SPEECH_F</w:delText>
              </w:r>
              <w:bookmarkStart w:id="15794" w:name="_Toc489460069"/>
              <w:bookmarkEnd w:id="15794"/>
            </w:del>
          </w:p>
          <w:p w14:paraId="41CCE359" w14:textId="74679E6D" w:rsidR="00AD6DB4" w:rsidRPr="00671C8B" w:rsidDel="000934B8" w:rsidRDefault="00AD6DB4" w:rsidP="00166AF3">
            <w:pPr>
              <w:pStyle w:val="TableBody"/>
              <w:rPr>
                <w:del w:id="15795" w:author="Alban Roche" w:date="2017-08-02T16:42:00Z"/>
              </w:rPr>
            </w:pPr>
            <w:del w:id="15796" w:author="Alban Roche" w:date="2017-08-02T16:42:00Z">
              <w:r w:rsidRPr="00671C8B" w:rsidDel="000934B8">
                <w:delText>2</w:delText>
              </w:r>
              <w:r w:rsidRPr="00671C8B" w:rsidDel="000934B8">
                <w:tab/>
                <w:delText>MODE_SPEECH_H</w:delText>
              </w:r>
              <w:bookmarkStart w:id="15797" w:name="_Toc489460070"/>
              <w:bookmarkEnd w:id="15797"/>
            </w:del>
          </w:p>
          <w:p w14:paraId="6C3AB04F" w14:textId="13B7F893" w:rsidR="00AD6DB4" w:rsidRPr="00671C8B" w:rsidDel="000934B8" w:rsidRDefault="00AD6DB4" w:rsidP="00166AF3">
            <w:pPr>
              <w:pStyle w:val="TableBody"/>
              <w:rPr>
                <w:del w:id="15798" w:author="Alban Roche" w:date="2017-08-02T16:42:00Z"/>
              </w:rPr>
            </w:pPr>
            <w:del w:id="15799" w:author="Alban Roche" w:date="2017-08-02T16:42:00Z">
              <w:r w:rsidRPr="00671C8B" w:rsidDel="000934B8">
                <w:delText>3</w:delText>
              </w:r>
              <w:r w:rsidRPr="00671C8B" w:rsidDel="000934B8">
                <w:tab/>
                <w:delText>MODE_DATA_96_F</w:delText>
              </w:r>
              <w:bookmarkStart w:id="15800" w:name="_Toc489460071"/>
              <w:bookmarkEnd w:id="15800"/>
            </w:del>
          </w:p>
          <w:p w14:paraId="228AC4E1" w14:textId="7478ED54" w:rsidR="00AD6DB4" w:rsidRPr="007A6F2C" w:rsidDel="000934B8" w:rsidRDefault="00AD6DB4" w:rsidP="00166AF3">
            <w:pPr>
              <w:pStyle w:val="TableBody"/>
              <w:rPr>
                <w:del w:id="15801" w:author="Alban Roche" w:date="2017-08-02T16:42:00Z"/>
              </w:rPr>
            </w:pPr>
            <w:del w:id="15802" w:author="Alban Roche" w:date="2017-08-02T16:42:00Z">
              <w:r w:rsidRPr="007A6F2C" w:rsidDel="000934B8">
                <w:delText>4</w:delText>
              </w:r>
              <w:r w:rsidRPr="007A6F2C" w:rsidDel="000934B8">
                <w:tab/>
                <w:delText>MODE_DATA_48_F</w:delText>
              </w:r>
              <w:bookmarkStart w:id="15803" w:name="_Toc489460072"/>
              <w:bookmarkEnd w:id="15803"/>
            </w:del>
          </w:p>
          <w:p w14:paraId="40AFC115" w14:textId="487789BB" w:rsidR="00AD6DB4" w:rsidRPr="007A6F2C" w:rsidDel="000934B8" w:rsidRDefault="00AD6DB4" w:rsidP="00166AF3">
            <w:pPr>
              <w:pStyle w:val="TableBody"/>
              <w:rPr>
                <w:del w:id="15804" w:author="Alban Roche" w:date="2017-08-02T16:42:00Z"/>
              </w:rPr>
            </w:pPr>
            <w:del w:id="15805" w:author="Alban Roche" w:date="2017-08-02T16:42:00Z">
              <w:r w:rsidRPr="007A6F2C" w:rsidDel="000934B8">
                <w:delText>5</w:delText>
              </w:r>
              <w:r w:rsidRPr="007A6F2C" w:rsidDel="000934B8">
                <w:tab/>
                <w:delText>MODE_DATA_48_H</w:delText>
              </w:r>
              <w:bookmarkStart w:id="15806" w:name="_Toc489460073"/>
              <w:bookmarkEnd w:id="15806"/>
            </w:del>
          </w:p>
          <w:p w14:paraId="318F1833" w14:textId="6961B77A" w:rsidR="00AD6DB4" w:rsidRPr="007A6F2C" w:rsidDel="000934B8" w:rsidRDefault="00AD6DB4" w:rsidP="00166AF3">
            <w:pPr>
              <w:pStyle w:val="TableBody"/>
              <w:rPr>
                <w:del w:id="15807" w:author="Alban Roche" w:date="2017-08-02T16:42:00Z"/>
              </w:rPr>
            </w:pPr>
            <w:del w:id="15808" w:author="Alban Roche" w:date="2017-08-02T16:42:00Z">
              <w:r w:rsidRPr="007A6F2C" w:rsidDel="000934B8">
                <w:delText>6</w:delText>
              </w:r>
              <w:r w:rsidRPr="007A6F2C" w:rsidDel="000934B8">
                <w:tab/>
                <w:delText>MODE_DATA_24_F</w:delText>
              </w:r>
              <w:bookmarkStart w:id="15809" w:name="_Toc489460074"/>
              <w:bookmarkEnd w:id="15809"/>
            </w:del>
          </w:p>
          <w:p w14:paraId="59A020A3" w14:textId="00EB6C6E" w:rsidR="00AD6DB4" w:rsidRPr="007A6F2C" w:rsidDel="000934B8" w:rsidRDefault="00AD6DB4" w:rsidP="00166AF3">
            <w:pPr>
              <w:pStyle w:val="TableBody"/>
              <w:rPr>
                <w:del w:id="15810" w:author="Alban Roche" w:date="2017-08-02T16:42:00Z"/>
              </w:rPr>
            </w:pPr>
            <w:del w:id="15811" w:author="Alban Roche" w:date="2017-08-02T16:42:00Z">
              <w:r w:rsidRPr="007A6F2C" w:rsidDel="000934B8">
                <w:delText>7</w:delText>
              </w:r>
              <w:r w:rsidRPr="007A6F2C" w:rsidDel="000934B8">
                <w:tab/>
                <w:delText>MODE_DATA_24_H</w:delText>
              </w:r>
              <w:bookmarkStart w:id="15812" w:name="_Toc489460075"/>
              <w:bookmarkEnd w:id="15812"/>
            </w:del>
          </w:p>
          <w:p w14:paraId="6F10EB52" w14:textId="65C9B369" w:rsidR="00AD6DB4" w:rsidRPr="00671C8B" w:rsidDel="000934B8" w:rsidRDefault="00AD6DB4" w:rsidP="00166AF3">
            <w:pPr>
              <w:pStyle w:val="TableBody"/>
              <w:rPr>
                <w:del w:id="15813" w:author="Alban Roche" w:date="2017-08-02T16:42:00Z"/>
              </w:rPr>
            </w:pPr>
            <w:del w:id="15814" w:author="Alban Roche" w:date="2017-08-02T16:42:00Z">
              <w:r w:rsidRPr="00671C8B" w:rsidDel="000934B8">
                <w:delText>8</w:delText>
              </w:r>
              <w:r w:rsidRPr="00671C8B" w:rsidDel="000934B8">
                <w:tab/>
                <w:delText>MODE_SPEECH_F_V2</w:delText>
              </w:r>
              <w:bookmarkStart w:id="15815" w:name="_Toc489460076"/>
              <w:bookmarkEnd w:id="15815"/>
            </w:del>
          </w:p>
          <w:p w14:paraId="7720AE62" w14:textId="16340A55" w:rsidR="00AD6DB4" w:rsidRPr="00671C8B" w:rsidDel="000934B8" w:rsidRDefault="00AD6DB4" w:rsidP="00166AF3">
            <w:pPr>
              <w:pStyle w:val="TableBody"/>
              <w:rPr>
                <w:del w:id="15816" w:author="Alban Roche" w:date="2017-08-02T16:42:00Z"/>
              </w:rPr>
            </w:pPr>
            <w:del w:id="15817" w:author="Alban Roche" w:date="2017-08-02T16:42:00Z">
              <w:r w:rsidRPr="00671C8B" w:rsidDel="000934B8">
                <w:delText>9</w:delText>
              </w:r>
              <w:r w:rsidRPr="00671C8B" w:rsidDel="000934B8">
                <w:tab/>
                <w:delText>MODE_SPEECH_F_V3</w:delText>
              </w:r>
              <w:bookmarkStart w:id="15818" w:name="_Toc489460077"/>
              <w:bookmarkEnd w:id="15818"/>
            </w:del>
          </w:p>
          <w:p w14:paraId="3BCEE0B6" w14:textId="0A10A06A" w:rsidR="00AD6DB4" w:rsidRPr="00671C8B" w:rsidDel="000934B8" w:rsidRDefault="00AD6DB4" w:rsidP="00166AF3">
            <w:pPr>
              <w:pStyle w:val="TableBody"/>
              <w:rPr>
                <w:del w:id="15819" w:author="Alban Roche" w:date="2017-08-02T16:42:00Z"/>
              </w:rPr>
            </w:pPr>
            <w:del w:id="15820" w:author="Alban Roche" w:date="2017-08-02T16:42:00Z">
              <w:r w:rsidRPr="00671C8B" w:rsidDel="000934B8">
                <w:delText>10</w:delText>
              </w:r>
              <w:r w:rsidRPr="00671C8B" w:rsidDel="000934B8">
                <w:tab/>
                <w:delText>MODE_SPEECH_H_V2</w:delText>
              </w:r>
              <w:bookmarkStart w:id="15821" w:name="_Toc489460078"/>
              <w:bookmarkEnd w:id="15821"/>
            </w:del>
          </w:p>
          <w:p w14:paraId="0A8F6A61" w14:textId="42169CBE" w:rsidR="00AD6DB4" w:rsidRPr="00671C8B" w:rsidDel="000934B8" w:rsidRDefault="00AD6DB4" w:rsidP="00166AF3">
            <w:pPr>
              <w:pStyle w:val="TableBody"/>
              <w:rPr>
                <w:del w:id="15822" w:author="Alban Roche" w:date="2017-08-02T16:42:00Z"/>
              </w:rPr>
            </w:pPr>
            <w:del w:id="15823" w:author="Alban Roche" w:date="2017-08-02T16:42:00Z">
              <w:r w:rsidRPr="00671C8B" w:rsidDel="000934B8">
                <w:delText>11</w:delText>
              </w:r>
              <w:r w:rsidRPr="00671C8B" w:rsidDel="000934B8">
                <w:tab/>
                <w:delText>MODE_SPEECH_H_V3</w:delText>
              </w:r>
              <w:bookmarkStart w:id="15824" w:name="_Toc489460079"/>
              <w:bookmarkEnd w:id="15824"/>
            </w:del>
          </w:p>
          <w:p w14:paraId="3AF0D0EC" w14:textId="13496178" w:rsidR="00AD6DB4" w:rsidRPr="00671C8B" w:rsidDel="000934B8" w:rsidRDefault="00AD6DB4" w:rsidP="00166AF3">
            <w:pPr>
              <w:pStyle w:val="TableBody"/>
              <w:rPr>
                <w:del w:id="15825" w:author="Alban Roche" w:date="2017-08-02T16:42:00Z"/>
              </w:rPr>
            </w:pPr>
            <w:del w:id="15826" w:author="Alban Roche" w:date="2017-08-02T16:42:00Z">
              <w:r w:rsidRPr="00671C8B" w:rsidDel="000934B8">
                <w:delText>12</w:delText>
              </w:r>
              <w:r w:rsidRPr="00671C8B" w:rsidDel="000934B8">
                <w:tab/>
                <w:delText>MODE_DATA_144_F</w:delText>
              </w:r>
              <w:bookmarkStart w:id="15827" w:name="_Toc489460080"/>
              <w:bookmarkEnd w:id="15827"/>
            </w:del>
          </w:p>
          <w:p w14:paraId="438BC4BA" w14:textId="012D0134" w:rsidR="00AD6DB4" w:rsidRPr="00671C8B" w:rsidDel="000934B8" w:rsidRDefault="00AD6DB4" w:rsidP="00166AF3">
            <w:pPr>
              <w:pStyle w:val="TableBody"/>
              <w:rPr>
                <w:del w:id="15828" w:author="Alban Roche" w:date="2017-08-02T16:42:00Z"/>
                <w:b/>
              </w:rPr>
            </w:pPr>
            <w:bookmarkStart w:id="15829" w:name="_Toc489460081"/>
            <w:bookmarkEnd w:id="15829"/>
          </w:p>
          <w:p w14:paraId="6406E8FD" w14:textId="01624C9A" w:rsidR="00AD6DB4" w:rsidRPr="00671C8B" w:rsidDel="000934B8" w:rsidRDefault="00AD6DB4" w:rsidP="00166AF3">
            <w:pPr>
              <w:pStyle w:val="TableBody"/>
              <w:rPr>
                <w:del w:id="15830" w:author="Alban Roche" w:date="2017-08-02T16:42:00Z"/>
              </w:rPr>
            </w:pPr>
            <w:del w:id="15831" w:author="Alban Roche" w:date="2017-08-02T16:42:00Z">
              <w:r w:rsidRPr="00671C8B" w:rsidDel="000934B8">
                <w:rPr>
                  <w:b/>
                </w:rPr>
                <w:delText>&lt;txpwr&gt;</w:delText>
              </w:r>
              <w:r w:rsidRPr="00671C8B" w:rsidDel="000934B8">
                <w:tab/>
                <w:delText>0 – 31</w:delText>
              </w:r>
              <w:r w:rsidRPr="00671C8B" w:rsidDel="000934B8">
                <w:tab/>
                <w:delText>5-bit transmit power level of the current connection</w:delText>
              </w:r>
              <w:bookmarkStart w:id="15832" w:name="_Toc489460082"/>
              <w:bookmarkEnd w:id="15832"/>
            </w:del>
          </w:p>
          <w:p w14:paraId="78250E72" w14:textId="332151AA" w:rsidR="00AD6DB4" w:rsidRPr="00671C8B" w:rsidDel="000934B8" w:rsidRDefault="00AD6DB4" w:rsidP="00166AF3">
            <w:pPr>
              <w:pStyle w:val="TableBody"/>
              <w:rPr>
                <w:del w:id="15833" w:author="Alban Roche" w:date="2017-08-02T16:42:00Z"/>
                <w:b/>
              </w:rPr>
            </w:pPr>
            <w:bookmarkStart w:id="15834" w:name="_Toc489460083"/>
            <w:bookmarkEnd w:id="15834"/>
          </w:p>
          <w:p w14:paraId="40A811C4" w14:textId="619788CD" w:rsidR="00AD6DB4" w:rsidRPr="00671C8B" w:rsidDel="000934B8" w:rsidRDefault="00AD6DB4" w:rsidP="00166AF3">
            <w:pPr>
              <w:pStyle w:val="TableBody"/>
              <w:rPr>
                <w:del w:id="15835" w:author="Alban Roche" w:date="2017-08-02T16:42:00Z"/>
              </w:rPr>
            </w:pPr>
            <w:del w:id="15836" w:author="Alban Roche" w:date="2017-08-02T16:42:00Z">
              <w:r w:rsidRPr="00671C8B" w:rsidDel="000934B8">
                <w:rPr>
                  <w:b/>
                </w:rPr>
                <w:delText>&lt;dtx_used&gt;</w:delText>
              </w:r>
              <w:r w:rsidRPr="00671C8B" w:rsidDel="000934B8">
                <w:tab/>
                <w:delText>0 – 1</w:delText>
              </w:r>
              <w:r w:rsidRPr="00671C8B" w:rsidDel="000934B8">
                <w:tab/>
                <w:delText>DTX used</w:delText>
              </w:r>
              <w:bookmarkStart w:id="15837" w:name="_Toc489460084"/>
              <w:bookmarkEnd w:id="15837"/>
            </w:del>
          </w:p>
          <w:p w14:paraId="0ABE6AD7" w14:textId="0D6809AD" w:rsidR="00AD6DB4" w:rsidRPr="00671C8B" w:rsidDel="000934B8" w:rsidRDefault="00AD6DB4" w:rsidP="00166AF3">
            <w:pPr>
              <w:pStyle w:val="TableBody"/>
              <w:rPr>
                <w:del w:id="15838" w:author="Alban Roche" w:date="2017-08-02T16:42:00Z"/>
                <w:b/>
              </w:rPr>
            </w:pPr>
            <w:bookmarkStart w:id="15839" w:name="_Toc489460085"/>
            <w:bookmarkEnd w:id="15839"/>
          </w:p>
          <w:p w14:paraId="46157D64" w14:textId="28C01066" w:rsidR="00AD6DB4" w:rsidRPr="00671C8B" w:rsidDel="000934B8" w:rsidRDefault="00AD6DB4" w:rsidP="00166AF3">
            <w:pPr>
              <w:pStyle w:val="TableBody"/>
              <w:rPr>
                <w:del w:id="15840" w:author="Alban Roche" w:date="2017-08-02T16:42:00Z"/>
              </w:rPr>
            </w:pPr>
            <w:del w:id="15841" w:author="Alban Roche" w:date="2017-08-02T16:42:00Z">
              <w:r w:rsidRPr="00671C8B" w:rsidDel="000934B8">
                <w:rPr>
                  <w:b/>
                </w:rPr>
                <w:delText>&lt;dtr_used&gt;</w:delText>
              </w:r>
              <w:r w:rsidRPr="00671C8B" w:rsidDel="000934B8">
                <w:tab/>
                <w:delText>0 – 1</w:delText>
              </w:r>
              <w:r w:rsidRPr="00671C8B" w:rsidDel="000934B8">
                <w:tab/>
                <w:delText>DTX used</w:delText>
              </w:r>
              <w:bookmarkStart w:id="15842" w:name="_Toc489460086"/>
              <w:bookmarkEnd w:id="15842"/>
            </w:del>
          </w:p>
          <w:p w14:paraId="41784383" w14:textId="6B41D8AB" w:rsidR="00AD6DB4" w:rsidRPr="00671C8B" w:rsidDel="000934B8" w:rsidRDefault="00AD6DB4" w:rsidP="00166AF3">
            <w:pPr>
              <w:pStyle w:val="TableBody"/>
              <w:rPr>
                <w:del w:id="15843" w:author="Alban Roche" w:date="2017-08-02T16:42:00Z"/>
                <w:b/>
              </w:rPr>
            </w:pPr>
            <w:bookmarkStart w:id="15844" w:name="_Toc489460087"/>
            <w:bookmarkEnd w:id="15844"/>
          </w:p>
          <w:p w14:paraId="3DC2DECB" w14:textId="60A33B1A" w:rsidR="00AD6DB4" w:rsidRPr="00671C8B" w:rsidDel="000934B8" w:rsidRDefault="00AD6DB4" w:rsidP="00166AF3">
            <w:pPr>
              <w:pStyle w:val="TableBody"/>
              <w:rPr>
                <w:del w:id="15845" w:author="Alban Roche" w:date="2017-08-02T16:42:00Z"/>
              </w:rPr>
            </w:pPr>
            <w:del w:id="15846" w:author="Alban Roche" w:date="2017-08-02T16:42:00Z">
              <w:r w:rsidRPr="00671C8B" w:rsidDel="000934B8">
                <w:rPr>
                  <w:b/>
                </w:rPr>
                <w:delText>&lt;t3212&gt;</w:delText>
              </w:r>
              <w:r w:rsidRPr="00671C8B" w:rsidDel="000934B8">
                <w:tab/>
                <w:delText>0 – 255</w:delText>
              </w:r>
              <w:r w:rsidRPr="00671C8B" w:rsidDel="000934B8">
                <w:tab/>
                <w:delText>8-bit T3212 timeout value field coded as the binary representation of the timeout value for periodic updating in decihours</w:delText>
              </w:r>
              <w:bookmarkStart w:id="15847" w:name="_Toc489460088"/>
              <w:bookmarkEnd w:id="15847"/>
            </w:del>
          </w:p>
          <w:p w14:paraId="77E9E24A" w14:textId="711F4B81" w:rsidR="00AD6DB4" w:rsidRPr="00671C8B" w:rsidDel="000934B8" w:rsidRDefault="00AD6DB4" w:rsidP="00166AF3">
            <w:pPr>
              <w:pStyle w:val="TableBody"/>
              <w:rPr>
                <w:del w:id="15848" w:author="Alban Roche" w:date="2017-08-02T16:42:00Z"/>
              </w:rPr>
            </w:pPr>
            <w:bookmarkStart w:id="15849" w:name="_Toc489460089"/>
            <w:bookmarkEnd w:id="15849"/>
          </w:p>
          <w:p w14:paraId="629B3B33" w14:textId="005F5A1C" w:rsidR="00AD6DB4" w:rsidRPr="00671C8B" w:rsidDel="000934B8" w:rsidRDefault="00AD6DB4" w:rsidP="00166AF3">
            <w:pPr>
              <w:pStyle w:val="TableBody"/>
              <w:rPr>
                <w:del w:id="15850" w:author="Alban Roche" w:date="2017-08-02T16:42:00Z"/>
              </w:rPr>
            </w:pPr>
            <w:del w:id="15851" w:author="Alban Roche" w:date="2017-08-02T16:42:00Z">
              <w:r w:rsidRPr="00671C8B" w:rsidDel="000934B8">
                <w:rPr>
                  <w:b/>
                </w:rPr>
                <w:delText>&lt;acc&gt;</w:delText>
              </w:r>
              <w:r w:rsidRPr="00671C8B" w:rsidDel="000934B8">
                <w:delText xml:space="preserve"> 0 – 65535</w:delText>
              </w:r>
              <w:r w:rsidRPr="00671C8B" w:rsidDel="000934B8">
                <w:tab/>
                <w:delText>Access control class (RACH Control Parameters)</w:delText>
              </w:r>
              <w:bookmarkStart w:id="15852" w:name="_Toc489460090"/>
              <w:bookmarkEnd w:id="15852"/>
            </w:del>
          </w:p>
          <w:p w14:paraId="783AF95A" w14:textId="65109134" w:rsidR="00AD6DB4" w:rsidRPr="00671C8B" w:rsidDel="000934B8" w:rsidRDefault="00AD6DB4" w:rsidP="00166AF3">
            <w:pPr>
              <w:pStyle w:val="TableBody"/>
              <w:rPr>
                <w:del w:id="15853" w:author="Alban Roche" w:date="2017-08-02T16:42:00Z"/>
                <w:b/>
              </w:rPr>
            </w:pPr>
            <w:bookmarkStart w:id="15854" w:name="_Toc489460091"/>
            <w:bookmarkEnd w:id="15854"/>
          </w:p>
          <w:p w14:paraId="097CEC22" w14:textId="7250D792" w:rsidR="00AD6DB4" w:rsidRPr="00671C8B" w:rsidDel="000934B8" w:rsidRDefault="00AD6DB4" w:rsidP="00166AF3">
            <w:pPr>
              <w:pStyle w:val="TableBody"/>
              <w:rPr>
                <w:del w:id="15855" w:author="Alban Roche" w:date="2017-08-02T16:42:00Z"/>
              </w:rPr>
            </w:pPr>
            <w:del w:id="15856" w:author="Alban Roche" w:date="2017-08-02T16:42:00Z">
              <w:r w:rsidRPr="00671C8B" w:rsidDel="000934B8">
                <w:rPr>
                  <w:b/>
                </w:rPr>
                <w:delText>&lt;t_adv&gt;</w:delText>
              </w:r>
              <w:r w:rsidRPr="00671C8B" w:rsidDel="000934B8">
                <w:tab/>
                <w:delText>FFh</w:delText>
              </w:r>
              <w:r w:rsidRPr="00671C8B" w:rsidDel="000934B8">
                <w:tab/>
                <w:delText>Timing Advance (not used)</w:delText>
              </w:r>
              <w:bookmarkStart w:id="15857" w:name="_Toc489460092"/>
              <w:bookmarkEnd w:id="15857"/>
            </w:del>
          </w:p>
          <w:p w14:paraId="187B8056" w14:textId="226AF87F" w:rsidR="00AD6DB4" w:rsidRPr="00671C8B" w:rsidDel="000934B8" w:rsidRDefault="00AD6DB4" w:rsidP="00166AF3">
            <w:pPr>
              <w:pStyle w:val="TableBody"/>
              <w:rPr>
                <w:del w:id="15858" w:author="Alban Roche" w:date="2017-08-02T16:42:00Z"/>
                <w:b/>
              </w:rPr>
            </w:pPr>
            <w:bookmarkStart w:id="15859" w:name="_Toc489460093"/>
            <w:bookmarkEnd w:id="15859"/>
          </w:p>
          <w:p w14:paraId="54F72E9E" w14:textId="2FCD5891" w:rsidR="00AD6DB4" w:rsidRPr="00671C8B" w:rsidDel="000934B8" w:rsidRDefault="00AD6DB4" w:rsidP="00166AF3">
            <w:pPr>
              <w:pStyle w:val="TableBody"/>
              <w:rPr>
                <w:del w:id="15860" w:author="Alban Roche" w:date="2017-08-02T16:42:00Z"/>
              </w:rPr>
            </w:pPr>
            <w:del w:id="15861" w:author="Alban Roche" w:date="2017-08-02T16:42:00Z">
              <w:r w:rsidRPr="00671C8B" w:rsidDel="000934B8">
                <w:rPr>
                  <w:b/>
                </w:rPr>
                <w:delText>&lt;bs_pa_mfrms&gt;</w:delText>
              </w:r>
              <w:r w:rsidRPr="00671C8B" w:rsidDel="000934B8">
                <w:tab/>
                <w:delText>0 – 7 (mapped to 2 – 9)</w:delText>
              </w:r>
              <w:r w:rsidRPr="00671C8B" w:rsidDel="000934B8">
                <w:tab/>
                <w:delText>BS_PA_MFRMS (multiframes period for transmission of PAGING REQUEST)</w:delText>
              </w:r>
              <w:bookmarkStart w:id="15862" w:name="_Toc489460094"/>
              <w:bookmarkEnd w:id="15862"/>
            </w:del>
          </w:p>
          <w:p w14:paraId="29C45943" w14:textId="73CB6F11" w:rsidR="00AD6DB4" w:rsidRPr="00671C8B" w:rsidDel="000934B8" w:rsidRDefault="00AD6DB4" w:rsidP="00166AF3">
            <w:pPr>
              <w:pStyle w:val="TableBody"/>
              <w:rPr>
                <w:del w:id="15863" w:author="Alban Roche" w:date="2017-08-02T16:42:00Z"/>
                <w:b/>
              </w:rPr>
            </w:pPr>
            <w:bookmarkStart w:id="15864" w:name="_Toc489460095"/>
            <w:bookmarkEnd w:id="15864"/>
          </w:p>
          <w:p w14:paraId="6CA12E76" w14:textId="0F95DA5D" w:rsidR="00AD6DB4" w:rsidRPr="00671C8B" w:rsidDel="000934B8" w:rsidRDefault="00AD6DB4" w:rsidP="00166AF3">
            <w:pPr>
              <w:pStyle w:val="TableBody"/>
              <w:rPr>
                <w:del w:id="15865" w:author="Alban Roche" w:date="2017-08-02T16:42:00Z"/>
              </w:rPr>
            </w:pPr>
            <w:del w:id="15866" w:author="Alban Roche" w:date="2017-08-02T16:42:00Z">
              <w:r w:rsidRPr="00671C8B" w:rsidDel="000934B8">
                <w:rPr>
                  <w:b/>
                </w:rPr>
                <w:delText>&lt;amr_acs&gt;</w:delText>
              </w:r>
              <w:r w:rsidRPr="00671C8B" w:rsidDel="000934B8">
                <w:tab/>
                <w:delText>AMR active codec</w:delText>
              </w:r>
              <w:bookmarkStart w:id="15867" w:name="_Toc489460096"/>
              <w:bookmarkEnd w:id="15867"/>
            </w:del>
          </w:p>
          <w:p w14:paraId="7E805DDF" w14:textId="02E6EC58" w:rsidR="00AD6DB4" w:rsidRPr="00671C8B" w:rsidDel="000934B8" w:rsidRDefault="00AD6DB4" w:rsidP="00166AF3">
            <w:pPr>
              <w:pStyle w:val="TableBody"/>
              <w:rPr>
                <w:del w:id="15868" w:author="Alban Roche" w:date="2017-08-02T16:42:00Z"/>
                <w:b/>
              </w:rPr>
            </w:pPr>
            <w:bookmarkStart w:id="15869" w:name="_Toc489460097"/>
            <w:bookmarkEnd w:id="15869"/>
          </w:p>
          <w:p w14:paraId="1D9E41B4" w14:textId="1D55535E" w:rsidR="00AD6DB4" w:rsidRPr="00671C8B" w:rsidDel="000934B8" w:rsidRDefault="00AD6DB4" w:rsidP="00166AF3">
            <w:pPr>
              <w:pStyle w:val="TableBody"/>
              <w:rPr>
                <w:del w:id="15870" w:author="Alban Roche" w:date="2017-08-02T16:42:00Z"/>
              </w:rPr>
            </w:pPr>
            <w:del w:id="15871" w:author="Alban Roche" w:date="2017-08-02T16:42:00Z">
              <w:r w:rsidRPr="00671C8B" w:rsidDel="000934B8">
                <w:rPr>
                  <w:b/>
                </w:rPr>
                <w:delText>&lt;amr_cod_dl&gt;</w:delText>
              </w:r>
              <w:r w:rsidRPr="00671C8B" w:rsidDel="000934B8">
                <w:tab/>
                <w:delText>AMR codec used in DL</w:delText>
              </w:r>
              <w:bookmarkStart w:id="15872" w:name="_Toc489460098"/>
              <w:bookmarkEnd w:id="15872"/>
            </w:del>
          </w:p>
          <w:p w14:paraId="5B4B5C72" w14:textId="6D6BF558" w:rsidR="00AD6DB4" w:rsidRPr="00671C8B" w:rsidDel="000934B8" w:rsidRDefault="00AD6DB4" w:rsidP="00166AF3">
            <w:pPr>
              <w:pStyle w:val="TableBody"/>
              <w:rPr>
                <w:del w:id="15873" w:author="Alban Roche" w:date="2017-08-02T16:42:00Z"/>
                <w:b/>
              </w:rPr>
            </w:pPr>
            <w:bookmarkStart w:id="15874" w:name="_Toc489460099"/>
            <w:bookmarkEnd w:id="15874"/>
          </w:p>
          <w:p w14:paraId="75267B3F" w14:textId="70F08B5E" w:rsidR="00AD6DB4" w:rsidRPr="00671C8B" w:rsidDel="000934B8" w:rsidRDefault="00AD6DB4" w:rsidP="00166AF3">
            <w:pPr>
              <w:pStyle w:val="TableBody"/>
              <w:rPr>
                <w:del w:id="15875" w:author="Alban Roche" w:date="2017-08-02T16:42:00Z"/>
              </w:rPr>
            </w:pPr>
            <w:del w:id="15876" w:author="Alban Roche" w:date="2017-08-02T16:42:00Z">
              <w:r w:rsidRPr="00671C8B" w:rsidDel="000934B8">
                <w:rPr>
                  <w:b/>
                </w:rPr>
                <w:delText>&lt;amr_cod_ul&gt;</w:delText>
              </w:r>
              <w:r w:rsidRPr="00671C8B" w:rsidDel="000934B8">
                <w:tab/>
                <w:delText>AMR codec used in UL</w:delText>
              </w:r>
              <w:bookmarkStart w:id="15877" w:name="_Toc489460100"/>
              <w:bookmarkEnd w:id="15877"/>
            </w:del>
          </w:p>
          <w:p w14:paraId="60530710" w14:textId="571F8B76" w:rsidR="00AD6DB4" w:rsidRPr="00671C8B" w:rsidDel="000934B8" w:rsidRDefault="00AD6DB4" w:rsidP="00166AF3">
            <w:pPr>
              <w:pStyle w:val="TableBody"/>
              <w:rPr>
                <w:del w:id="15878" w:author="Alban Roche" w:date="2017-08-02T16:42:00Z"/>
              </w:rPr>
            </w:pPr>
            <w:bookmarkStart w:id="15879" w:name="_Toc489460101"/>
            <w:bookmarkEnd w:id="15879"/>
          </w:p>
          <w:p w14:paraId="6C42CF4B" w14:textId="429485A2" w:rsidR="00AD6DB4" w:rsidRPr="00671C8B" w:rsidDel="000934B8" w:rsidRDefault="00AD6DB4" w:rsidP="00166AF3">
            <w:pPr>
              <w:pStyle w:val="TableBody"/>
              <w:rPr>
                <w:del w:id="15880" w:author="Alban Roche" w:date="2017-08-02T16:42:00Z"/>
              </w:rPr>
            </w:pPr>
            <w:del w:id="15881" w:author="Alban Roche" w:date="2017-08-02T16:42:00Z">
              <w:r w:rsidRPr="00671C8B" w:rsidDel="000934B8">
                <w:rPr>
                  <w:b/>
                </w:rPr>
                <w:delText>&lt;amr_ci_i&gt;</w:delText>
              </w:r>
              <w:r w:rsidRPr="00671C8B" w:rsidDel="000934B8">
                <w:tab/>
                <w:delText>AMR C/I in dB/2</w:delText>
              </w:r>
              <w:bookmarkStart w:id="15882" w:name="_Toc489460102"/>
              <w:bookmarkEnd w:id="15882"/>
            </w:del>
          </w:p>
          <w:p w14:paraId="5A177252" w14:textId="56D77669" w:rsidR="00AD6DB4" w:rsidRPr="00671C8B" w:rsidDel="000934B8" w:rsidRDefault="00AD6DB4" w:rsidP="00166AF3">
            <w:pPr>
              <w:pStyle w:val="TableBody"/>
              <w:rPr>
                <w:del w:id="15883" w:author="Alban Roche" w:date="2017-08-02T16:42:00Z"/>
                <w:b/>
              </w:rPr>
            </w:pPr>
            <w:bookmarkStart w:id="15884" w:name="_Toc489460103"/>
            <w:bookmarkEnd w:id="15884"/>
          </w:p>
          <w:p w14:paraId="50899A37" w14:textId="7D2B5785" w:rsidR="00AD6DB4" w:rsidRPr="00671C8B" w:rsidDel="000934B8" w:rsidRDefault="00AD6DB4" w:rsidP="00166AF3">
            <w:pPr>
              <w:pStyle w:val="TableBody"/>
              <w:rPr>
                <w:del w:id="15885" w:author="Alban Roche" w:date="2017-08-02T16:42:00Z"/>
              </w:rPr>
            </w:pPr>
            <w:del w:id="15886" w:author="Alban Roche" w:date="2017-08-02T16:42:00Z">
              <w:r w:rsidRPr="00671C8B" w:rsidDel="000934B8">
                <w:rPr>
                  <w:b/>
                </w:rPr>
                <w:delText>&lt;mean_bep_8psk&gt;</w:delText>
              </w:r>
              <w:r w:rsidRPr="00671C8B" w:rsidDel="000934B8">
                <w:tab/>
                <w:delText>0 – 31</w:delText>
              </w:r>
              <w:r w:rsidRPr="00671C8B" w:rsidDel="000934B8">
                <w:tab/>
                <w:delText>MEAN_BEP_8PSK</w:delText>
              </w:r>
              <w:bookmarkStart w:id="15887" w:name="_Toc489460104"/>
              <w:bookmarkEnd w:id="15887"/>
            </w:del>
          </w:p>
          <w:p w14:paraId="49EE156F" w14:textId="02C988D9" w:rsidR="00AD6DB4" w:rsidRPr="00671C8B" w:rsidDel="000934B8" w:rsidRDefault="00AD6DB4" w:rsidP="00166AF3">
            <w:pPr>
              <w:pStyle w:val="TableBody"/>
              <w:rPr>
                <w:del w:id="15888" w:author="Alban Roche" w:date="2017-08-02T16:42:00Z"/>
                <w:b/>
              </w:rPr>
            </w:pPr>
            <w:bookmarkStart w:id="15889" w:name="_Toc489460105"/>
            <w:bookmarkEnd w:id="15889"/>
          </w:p>
          <w:p w14:paraId="4DB91AEA" w14:textId="2B09EC26" w:rsidR="00AD6DB4" w:rsidRPr="00671C8B" w:rsidDel="000934B8" w:rsidRDefault="00AD6DB4" w:rsidP="00166AF3">
            <w:pPr>
              <w:pStyle w:val="TableBody"/>
              <w:rPr>
                <w:del w:id="15890" w:author="Alban Roche" w:date="2017-08-02T16:42:00Z"/>
              </w:rPr>
            </w:pPr>
            <w:del w:id="15891" w:author="Alban Roche" w:date="2017-08-02T16:42:00Z">
              <w:r w:rsidRPr="00671C8B" w:rsidDel="000934B8">
                <w:rPr>
                  <w:b/>
                </w:rPr>
                <w:delText>&lt;cv_bep_8psk&gt;</w:delText>
              </w:r>
              <w:r w:rsidRPr="00671C8B" w:rsidDel="000934B8">
                <w:tab/>
                <w:delText>0 – 7</w:delText>
              </w:r>
              <w:r w:rsidRPr="00671C8B" w:rsidDel="000934B8">
                <w:tab/>
                <w:delText>CV_BEP_8PSK</w:delText>
              </w:r>
              <w:bookmarkStart w:id="15892" w:name="_Toc489460106"/>
              <w:bookmarkEnd w:id="15892"/>
            </w:del>
          </w:p>
          <w:p w14:paraId="514A69CF" w14:textId="36B541B0" w:rsidR="00AD6DB4" w:rsidRPr="00671C8B" w:rsidDel="000934B8" w:rsidRDefault="00AD6DB4" w:rsidP="00166AF3">
            <w:pPr>
              <w:pStyle w:val="TableBody"/>
              <w:rPr>
                <w:del w:id="15893" w:author="Alban Roche" w:date="2017-08-02T16:42:00Z"/>
                <w:b/>
              </w:rPr>
            </w:pPr>
            <w:bookmarkStart w:id="15894" w:name="_Toc489460107"/>
            <w:bookmarkEnd w:id="15894"/>
          </w:p>
          <w:p w14:paraId="2ECA0C22" w14:textId="0A7E11A4" w:rsidR="00AD6DB4" w:rsidRPr="00671C8B" w:rsidDel="000934B8" w:rsidRDefault="00AD6DB4" w:rsidP="00166AF3">
            <w:pPr>
              <w:pStyle w:val="TableBody"/>
              <w:rPr>
                <w:del w:id="15895" w:author="Alban Roche" w:date="2017-08-02T16:42:00Z"/>
              </w:rPr>
            </w:pPr>
            <w:del w:id="15896" w:author="Alban Roche" w:date="2017-08-02T16:42:00Z">
              <w:r w:rsidRPr="00671C8B" w:rsidDel="000934B8">
                <w:rPr>
                  <w:b/>
                </w:rPr>
                <w:delText>&lt;mean_bep_gmsk&gt;</w:delText>
              </w:r>
              <w:r w:rsidRPr="00671C8B" w:rsidDel="000934B8">
                <w:tab/>
              </w:r>
              <w:r w:rsidRPr="00671C8B" w:rsidDel="000934B8">
                <w:tab/>
                <w:delText>0 – 31</w:delText>
              </w:r>
              <w:r w:rsidRPr="00671C8B" w:rsidDel="000934B8">
                <w:tab/>
              </w:r>
              <w:r w:rsidRPr="00671C8B" w:rsidDel="000934B8">
                <w:tab/>
                <w:delText>MEAN_BEP_GMSK</w:delText>
              </w:r>
              <w:bookmarkStart w:id="15897" w:name="_Toc489460108"/>
              <w:bookmarkEnd w:id="15897"/>
            </w:del>
          </w:p>
          <w:p w14:paraId="18403757" w14:textId="21778284" w:rsidR="00AD6DB4" w:rsidRPr="00671C8B" w:rsidDel="000934B8" w:rsidRDefault="00AD6DB4" w:rsidP="00166AF3">
            <w:pPr>
              <w:pStyle w:val="TableBody"/>
              <w:rPr>
                <w:del w:id="15898" w:author="Alban Roche" w:date="2017-08-02T16:42:00Z"/>
                <w:b/>
              </w:rPr>
            </w:pPr>
            <w:bookmarkStart w:id="15899" w:name="_Toc489460109"/>
            <w:bookmarkEnd w:id="15899"/>
          </w:p>
          <w:p w14:paraId="7297C6EA" w14:textId="1C3FE703" w:rsidR="00AD6DB4" w:rsidRPr="00671C8B" w:rsidDel="000934B8" w:rsidRDefault="00AD6DB4" w:rsidP="00166AF3">
            <w:pPr>
              <w:pStyle w:val="TableBody"/>
              <w:rPr>
                <w:del w:id="15900" w:author="Alban Roche" w:date="2017-08-02T16:42:00Z"/>
              </w:rPr>
            </w:pPr>
            <w:del w:id="15901" w:author="Alban Roche" w:date="2017-08-02T16:42:00Z">
              <w:r w:rsidRPr="00671C8B" w:rsidDel="000934B8">
                <w:rPr>
                  <w:b/>
                </w:rPr>
                <w:delText>&lt;cv_bep_gmsk&gt;</w:delText>
              </w:r>
              <w:r w:rsidRPr="00671C8B" w:rsidDel="000934B8">
                <w:tab/>
                <w:delText>0 – 7</w:delText>
              </w:r>
              <w:r w:rsidRPr="00671C8B" w:rsidDel="000934B8">
                <w:tab/>
                <w:delText>CV_BEP_GMSK</w:delText>
              </w:r>
              <w:bookmarkStart w:id="15902" w:name="_Toc489460110"/>
              <w:bookmarkEnd w:id="15902"/>
            </w:del>
          </w:p>
          <w:p w14:paraId="43B6F5B2" w14:textId="5A8E19CE" w:rsidR="00AD6DB4" w:rsidRPr="00671C8B" w:rsidDel="000934B8" w:rsidRDefault="00AD6DB4" w:rsidP="00166AF3">
            <w:pPr>
              <w:pStyle w:val="TableBody"/>
              <w:rPr>
                <w:del w:id="15903" w:author="Alban Roche" w:date="2017-08-02T16:42:00Z"/>
              </w:rPr>
            </w:pPr>
            <w:bookmarkStart w:id="15904" w:name="_Toc489460111"/>
            <w:bookmarkEnd w:id="15904"/>
          </w:p>
          <w:p w14:paraId="5CFC7CB6" w14:textId="24C8E4B2" w:rsidR="00AD6DB4" w:rsidRPr="00671C8B" w:rsidDel="000934B8" w:rsidRDefault="00AD6DB4" w:rsidP="00166AF3">
            <w:pPr>
              <w:pStyle w:val="TableBody"/>
              <w:rPr>
                <w:del w:id="15905" w:author="Alban Roche" w:date="2017-08-02T16:42:00Z"/>
              </w:rPr>
            </w:pPr>
            <w:del w:id="15906" w:author="Alban Roche" w:date="2017-08-02T16:42:00Z">
              <w:r w:rsidRPr="00671C8B" w:rsidDel="000934B8">
                <w:delText>GPRS Parameters:</w:delText>
              </w:r>
              <w:bookmarkStart w:id="15907" w:name="_Toc489460112"/>
              <w:bookmarkEnd w:id="15907"/>
            </w:del>
          </w:p>
          <w:p w14:paraId="5D494428" w14:textId="654773F3" w:rsidR="00AD6DB4" w:rsidRPr="00671C8B" w:rsidDel="000934B8" w:rsidRDefault="00AD6DB4" w:rsidP="00166AF3">
            <w:pPr>
              <w:pStyle w:val="TableBody"/>
              <w:rPr>
                <w:del w:id="15908" w:author="Alban Roche" w:date="2017-08-02T16:42:00Z"/>
              </w:rPr>
            </w:pPr>
            <w:del w:id="15909" w:author="Alban Roche" w:date="2017-08-02T16:42:00Z">
              <w:r w:rsidRPr="00671C8B" w:rsidDel="000934B8">
                <w:rPr>
                  <w:b/>
                </w:rPr>
                <w:delText>&lt;GPRS_sup&gt;</w:delText>
              </w:r>
              <w:r w:rsidRPr="00671C8B" w:rsidDel="000934B8">
                <w:tab/>
                <w:delText>0 – 255</w:delText>
              </w:r>
              <w:r w:rsidRPr="00671C8B" w:rsidDel="000934B8">
                <w:tab/>
                <w:delText>GPRS supported (in serving cell)</w:delText>
              </w:r>
              <w:bookmarkStart w:id="15910" w:name="_Toc489460113"/>
              <w:bookmarkEnd w:id="15910"/>
            </w:del>
          </w:p>
          <w:p w14:paraId="5EC89DE7" w14:textId="01382066" w:rsidR="00AD6DB4" w:rsidRPr="00671C8B" w:rsidDel="000934B8" w:rsidRDefault="00AD6DB4" w:rsidP="00166AF3">
            <w:pPr>
              <w:pStyle w:val="TableBody"/>
              <w:rPr>
                <w:del w:id="15911" w:author="Alban Roche" w:date="2017-08-02T16:42:00Z"/>
              </w:rPr>
            </w:pPr>
            <w:bookmarkStart w:id="15912" w:name="_Toc489460114"/>
            <w:bookmarkEnd w:id="15912"/>
          </w:p>
          <w:p w14:paraId="515E8BEC" w14:textId="5F57E83C" w:rsidR="00AD6DB4" w:rsidRPr="00671C8B" w:rsidDel="000934B8" w:rsidRDefault="00AD6DB4" w:rsidP="00166AF3">
            <w:pPr>
              <w:pStyle w:val="TableBody"/>
              <w:rPr>
                <w:del w:id="15913" w:author="Alban Roche" w:date="2017-08-02T16:42:00Z"/>
              </w:rPr>
            </w:pPr>
            <w:del w:id="15914" w:author="Alban Roche" w:date="2017-08-02T16:42:00Z">
              <w:r w:rsidRPr="00671C8B" w:rsidDel="000934B8">
                <w:rPr>
                  <w:b/>
                </w:rPr>
                <w:delText>&lt;RAC&gt;</w:delText>
              </w:r>
              <w:r w:rsidRPr="00671C8B" w:rsidDel="000934B8">
                <w:rPr>
                  <w:b/>
                </w:rPr>
                <w:tab/>
              </w:r>
              <w:r w:rsidRPr="00671C8B" w:rsidDel="000934B8">
                <w:delText>0 – 1</w:delText>
              </w:r>
              <w:r w:rsidRPr="00671C8B" w:rsidDel="000934B8">
                <w:tab/>
                <w:delText>Routing Area Code</w:delText>
              </w:r>
              <w:bookmarkStart w:id="15915" w:name="_Toc489460115"/>
              <w:bookmarkEnd w:id="15915"/>
            </w:del>
          </w:p>
          <w:p w14:paraId="332AB0E1" w14:textId="4A752D33" w:rsidR="00AD6DB4" w:rsidDel="000934B8" w:rsidRDefault="00AD6DB4" w:rsidP="00166AF3">
            <w:pPr>
              <w:pStyle w:val="TableBody"/>
              <w:rPr>
                <w:del w:id="15916" w:author="Alban Roche" w:date="2017-08-02T16:42:00Z"/>
              </w:rPr>
            </w:pPr>
            <w:bookmarkStart w:id="15917" w:name="_Toc489460116"/>
            <w:bookmarkEnd w:id="15917"/>
          </w:p>
          <w:p w14:paraId="07D080E8" w14:textId="0C53CA7B" w:rsidR="00AD6DB4" w:rsidRPr="004226D1" w:rsidDel="000934B8" w:rsidRDefault="00AD6DB4" w:rsidP="00166AF3">
            <w:pPr>
              <w:pStyle w:val="TableBody"/>
              <w:rPr>
                <w:del w:id="15918" w:author="Alban Roche" w:date="2017-08-02T16:42:00Z"/>
                <w:sz w:val="12"/>
                <w:szCs w:val="12"/>
              </w:rPr>
            </w:pPr>
            <w:bookmarkStart w:id="15919" w:name="_Toc489460117"/>
            <w:bookmarkEnd w:id="15919"/>
          </w:p>
          <w:p w14:paraId="64EDFD99" w14:textId="631D40F9" w:rsidR="00AD6DB4" w:rsidRPr="00671C8B" w:rsidDel="000934B8" w:rsidRDefault="00AD6DB4" w:rsidP="00166AF3">
            <w:pPr>
              <w:pStyle w:val="TableBody"/>
              <w:rPr>
                <w:del w:id="15920" w:author="Alban Roche" w:date="2017-08-02T16:42:00Z"/>
              </w:rPr>
            </w:pPr>
            <w:del w:id="15921" w:author="Alban Roche" w:date="2017-08-02T16:42:00Z">
              <w:r w:rsidRPr="00671C8B" w:rsidDel="000934B8">
                <w:rPr>
                  <w:b/>
                </w:rPr>
                <w:delText>&lt;Split_Pg_Cycle&gt;</w:delText>
              </w:r>
              <w:r w:rsidRPr="00671C8B" w:rsidDel="000934B8">
                <w:tab/>
                <w:delText>0 – 1</w:delText>
              </w:r>
              <w:r w:rsidRPr="00671C8B" w:rsidDel="000934B8">
                <w:tab/>
                <w:delText>SPGC_CCH_SUP split pg_cycle on ccch by network</w:delText>
              </w:r>
              <w:bookmarkStart w:id="15922" w:name="_Toc489460118"/>
              <w:bookmarkEnd w:id="15922"/>
            </w:del>
          </w:p>
          <w:p w14:paraId="1926D510" w14:textId="74526B1E" w:rsidR="00AD6DB4" w:rsidRPr="00671C8B" w:rsidDel="000934B8" w:rsidRDefault="00AD6DB4" w:rsidP="00166AF3">
            <w:pPr>
              <w:pStyle w:val="TableBody"/>
              <w:rPr>
                <w:del w:id="15923" w:author="Alban Roche" w:date="2017-08-02T16:42:00Z"/>
              </w:rPr>
            </w:pPr>
            <w:bookmarkStart w:id="15924" w:name="_Toc489460119"/>
            <w:bookmarkEnd w:id="15924"/>
          </w:p>
          <w:p w14:paraId="01C891AC" w14:textId="4FC3012F" w:rsidR="00AD6DB4" w:rsidRPr="00671C8B" w:rsidDel="000934B8" w:rsidRDefault="00AD6DB4" w:rsidP="00166AF3">
            <w:pPr>
              <w:pStyle w:val="TableBody"/>
              <w:rPr>
                <w:del w:id="15925" w:author="Alban Roche" w:date="2017-08-02T16:42:00Z"/>
              </w:rPr>
            </w:pPr>
            <w:del w:id="15926" w:author="Alban Roche" w:date="2017-08-02T16:42:00Z">
              <w:r w:rsidRPr="00671C8B" w:rsidDel="000934B8">
                <w:rPr>
                  <w:b/>
                </w:rPr>
                <w:delText>&lt;NCO&gt;</w:delText>
              </w:r>
              <w:r w:rsidRPr="00671C8B" w:rsidDel="000934B8">
                <w:rPr>
                  <w:b/>
                </w:rPr>
                <w:tab/>
              </w:r>
              <w:r w:rsidRPr="00671C8B" w:rsidDel="000934B8">
                <w:delText>0 – 3</w:delText>
              </w:r>
              <w:r w:rsidRPr="00671C8B" w:rsidDel="000934B8">
                <w:tab/>
                <w:delText>NETWORK_CONTROL_ORDER (GPRS_Cell_Options)</w:delText>
              </w:r>
              <w:bookmarkStart w:id="15927" w:name="_Toc489460120"/>
              <w:bookmarkEnd w:id="15927"/>
            </w:del>
          </w:p>
          <w:p w14:paraId="06891235" w14:textId="071155B3" w:rsidR="00AD6DB4" w:rsidRPr="00671C8B" w:rsidDel="000934B8" w:rsidRDefault="00AD6DB4" w:rsidP="00166AF3">
            <w:pPr>
              <w:pStyle w:val="TableBody"/>
              <w:rPr>
                <w:del w:id="15928" w:author="Alban Roche" w:date="2017-08-02T16:42:00Z"/>
              </w:rPr>
            </w:pPr>
            <w:bookmarkStart w:id="15929" w:name="_Toc489460121"/>
            <w:bookmarkEnd w:id="15929"/>
          </w:p>
          <w:p w14:paraId="538C40DD" w14:textId="27930AB4" w:rsidR="00AD6DB4" w:rsidRPr="00671C8B" w:rsidDel="000934B8" w:rsidRDefault="00AD6DB4" w:rsidP="00166AF3">
            <w:pPr>
              <w:pStyle w:val="TableBody"/>
              <w:rPr>
                <w:del w:id="15930" w:author="Alban Roche" w:date="2017-08-02T16:42:00Z"/>
              </w:rPr>
            </w:pPr>
            <w:del w:id="15931" w:author="Alban Roche" w:date="2017-08-02T16:42:00Z">
              <w:r w:rsidRPr="00671C8B" w:rsidDel="000934B8">
                <w:rPr>
                  <w:b/>
                </w:rPr>
                <w:delText>&lt;NOM&gt;</w:delText>
              </w:r>
              <w:r w:rsidRPr="00671C8B" w:rsidDel="000934B8">
                <w:tab/>
                <w:delText>0 – 3</w:delText>
              </w:r>
              <w:r w:rsidRPr="00671C8B" w:rsidDel="000934B8">
                <w:tab/>
                <w:delText>NETWORK OPERATION MODE (GPRS_Cell_Options)</w:delText>
              </w:r>
              <w:bookmarkStart w:id="15932" w:name="_Toc489460122"/>
              <w:bookmarkEnd w:id="15932"/>
            </w:del>
          </w:p>
          <w:p w14:paraId="46A1454D" w14:textId="4F0E5E27" w:rsidR="00AD6DB4" w:rsidRPr="00671C8B" w:rsidDel="000934B8" w:rsidRDefault="00AD6DB4" w:rsidP="00166AF3">
            <w:pPr>
              <w:pStyle w:val="TableBody"/>
              <w:rPr>
                <w:del w:id="15933" w:author="Alban Roche" w:date="2017-08-02T16:42:00Z"/>
              </w:rPr>
            </w:pPr>
            <w:bookmarkStart w:id="15934" w:name="_Toc489460123"/>
            <w:bookmarkEnd w:id="15934"/>
          </w:p>
          <w:p w14:paraId="33EC8286" w14:textId="4FAC8316" w:rsidR="00AD6DB4" w:rsidRPr="00671C8B" w:rsidDel="000934B8" w:rsidRDefault="00AD6DB4" w:rsidP="00166AF3">
            <w:pPr>
              <w:pStyle w:val="TableBody"/>
              <w:rPr>
                <w:del w:id="15935" w:author="Alban Roche" w:date="2017-08-02T16:42:00Z"/>
              </w:rPr>
            </w:pPr>
            <w:del w:id="15936" w:author="Alban Roche" w:date="2017-08-02T16:42:00Z">
              <w:r w:rsidRPr="00671C8B" w:rsidDel="000934B8">
                <w:rPr>
                  <w:b/>
                </w:rPr>
                <w:delText>&lt;T3192&gt;</w:delText>
              </w:r>
              <w:r w:rsidRPr="00671C8B" w:rsidDel="000934B8">
                <w:tab/>
                <w:delText>0 – 7 (mapped to 0 – 1500msec)</w:delText>
              </w:r>
              <w:r w:rsidRPr="00671C8B" w:rsidDel="000934B8">
                <w:tab/>
                <w:delText>Wait for release time of the TBF after reception of the final block</w:delText>
              </w:r>
              <w:bookmarkStart w:id="15937" w:name="_Toc489460124"/>
              <w:bookmarkEnd w:id="15937"/>
            </w:del>
          </w:p>
          <w:p w14:paraId="13582992" w14:textId="7D788BA2" w:rsidR="00AD6DB4" w:rsidRPr="00671C8B" w:rsidDel="000934B8" w:rsidRDefault="00AD6DB4" w:rsidP="00166AF3">
            <w:pPr>
              <w:pStyle w:val="TableBody"/>
              <w:rPr>
                <w:del w:id="15938" w:author="Alban Roche" w:date="2017-08-02T16:42:00Z"/>
              </w:rPr>
            </w:pPr>
            <w:del w:id="15939" w:author="Alban Roche" w:date="2017-08-02T16:42:00Z">
              <w:r w:rsidRPr="00671C8B" w:rsidDel="000934B8">
                <w:delText>0</w:delText>
              </w:r>
              <w:r w:rsidRPr="00671C8B" w:rsidDel="000934B8">
                <w:tab/>
                <w:delText>500 msec</w:delText>
              </w:r>
              <w:bookmarkStart w:id="15940" w:name="_Toc489460125"/>
              <w:bookmarkEnd w:id="15940"/>
            </w:del>
          </w:p>
          <w:p w14:paraId="383F862E" w14:textId="38310FC8" w:rsidR="00AD6DB4" w:rsidRPr="00671C8B" w:rsidDel="000934B8" w:rsidRDefault="00AD6DB4" w:rsidP="00166AF3">
            <w:pPr>
              <w:pStyle w:val="TableBody"/>
              <w:rPr>
                <w:del w:id="15941" w:author="Alban Roche" w:date="2017-08-02T16:42:00Z"/>
              </w:rPr>
            </w:pPr>
            <w:del w:id="15942" w:author="Alban Roche" w:date="2017-08-02T16:42:00Z">
              <w:r w:rsidRPr="00671C8B" w:rsidDel="000934B8">
                <w:delText>1</w:delText>
              </w:r>
              <w:r w:rsidRPr="00671C8B" w:rsidDel="000934B8">
                <w:tab/>
                <w:delText>1000 msec</w:delText>
              </w:r>
              <w:bookmarkStart w:id="15943" w:name="_Toc489460126"/>
              <w:bookmarkEnd w:id="15943"/>
            </w:del>
          </w:p>
          <w:p w14:paraId="780B58C4" w14:textId="5A6F61F5" w:rsidR="00AD6DB4" w:rsidRPr="00671C8B" w:rsidDel="000934B8" w:rsidRDefault="00AD6DB4" w:rsidP="00166AF3">
            <w:pPr>
              <w:pStyle w:val="TableBody"/>
              <w:rPr>
                <w:del w:id="15944" w:author="Alban Roche" w:date="2017-08-02T16:42:00Z"/>
              </w:rPr>
            </w:pPr>
            <w:del w:id="15945" w:author="Alban Roche" w:date="2017-08-02T16:42:00Z">
              <w:r w:rsidRPr="00671C8B" w:rsidDel="000934B8">
                <w:delText>2</w:delText>
              </w:r>
              <w:r w:rsidRPr="00671C8B" w:rsidDel="000934B8">
                <w:tab/>
                <w:delText>1500 msec</w:delText>
              </w:r>
              <w:bookmarkStart w:id="15946" w:name="_Toc489460127"/>
              <w:bookmarkEnd w:id="15946"/>
            </w:del>
          </w:p>
          <w:p w14:paraId="66595109" w14:textId="73DDBAC8" w:rsidR="00AD6DB4" w:rsidRPr="00671C8B" w:rsidDel="000934B8" w:rsidRDefault="00AD6DB4" w:rsidP="00166AF3">
            <w:pPr>
              <w:pStyle w:val="TableBody"/>
              <w:rPr>
                <w:del w:id="15947" w:author="Alban Roche" w:date="2017-08-02T16:42:00Z"/>
              </w:rPr>
            </w:pPr>
            <w:del w:id="15948" w:author="Alban Roche" w:date="2017-08-02T16:42:00Z">
              <w:r w:rsidRPr="00671C8B" w:rsidDel="000934B8">
                <w:delText>3</w:delText>
              </w:r>
              <w:r w:rsidRPr="00671C8B" w:rsidDel="000934B8">
                <w:tab/>
                <w:delText>0 msec</w:delText>
              </w:r>
              <w:bookmarkStart w:id="15949" w:name="_Toc489460128"/>
              <w:bookmarkEnd w:id="15949"/>
            </w:del>
          </w:p>
          <w:p w14:paraId="0B86AD99" w14:textId="4C64A745" w:rsidR="00AD6DB4" w:rsidRPr="00671C8B" w:rsidDel="000934B8" w:rsidRDefault="00AD6DB4" w:rsidP="00166AF3">
            <w:pPr>
              <w:pStyle w:val="TableBody"/>
              <w:rPr>
                <w:del w:id="15950" w:author="Alban Roche" w:date="2017-08-02T16:42:00Z"/>
              </w:rPr>
            </w:pPr>
            <w:del w:id="15951" w:author="Alban Roche" w:date="2017-08-02T16:42:00Z">
              <w:r w:rsidRPr="00671C8B" w:rsidDel="000934B8">
                <w:delText>4</w:delText>
              </w:r>
              <w:r w:rsidRPr="00671C8B" w:rsidDel="000934B8">
                <w:tab/>
                <w:delText>80 msec</w:delText>
              </w:r>
              <w:bookmarkStart w:id="15952" w:name="_Toc489460129"/>
              <w:bookmarkEnd w:id="15952"/>
            </w:del>
          </w:p>
          <w:p w14:paraId="48BE8C91" w14:textId="4A07E2AE" w:rsidR="00AD6DB4" w:rsidRPr="00671C8B" w:rsidDel="000934B8" w:rsidRDefault="00AD6DB4" w:rsidP="00166AF3">
            <w:pPr>
              <w:pStyle w:val="TableBody"/>
              <w:rPr>
                <w:del w:id="15953" w:author="Alban Roche" w:date="2017-08-02T16:42:00Z"/>
              </w:rPr>
            </w:pPr>
            <w:del w:id="15954" w:author="Alban Roche" w:date="2017-08-02T16:42:00Z">
              <w:r w:rsidRPr="00671C8B" w:rsidDel="000934B8">
                <w:delText>5</w:delText>
              </w:r>
              <w:r w:rsidRPr="00671C8B" w:rsidDel="000934B8">
                <w:tab/>
                <w:delText>120 msec</w:delText>
              </w:r>
              <w:bookmarkStart w:id="15955" w:name="_Toc489460130"/>
              <w:bookmarkEnd w:id="15955"/>
            </w:del>
          </w:p>
          <w:p w14:paraId="5123632D" w14:textId="526ACCDD" w:rsidR="00AD6DB4" w:rsidRPr="00671C8B" w:rsidDel="000934B8" w:rsidRDefault="00AD6DB4" w:rsidP="00166AF3">
            <w:pPr>
              <w:pStyle w:val="TableBody"/>
              <w:rPr>
                <w:del w:id="15956" w:author="Alban Roche" w:date="2017-08-02T16:42:00Z"/>
              </w:rPr>
            </w:pPr>
            <w:del w:id="15957" w:author="Alban Roche" w:date="2017-08-02T16:42:00Z">
              <w:r w:rsidRPr="00671C8B" w:rsidDel="000934B8">
                <w:delText>7</w:delText>
              </w:r>
              <w:r w:rsidRPr="00671C8B" w:rsidDel="000934B8">
                <w:tab/>
                <w:delText>200 msec</w:delText>
              </w:r>
              <w:bookmarkStart w:id="15958" w:name="_Toc489460131"/>
              <w:bookmarkEnd w:id="15958"/>
            </w:del>
          </w:p>
          <w:p w14:paraId="55A0A0A5" w14:textId="66421FE3" w:rsidR="00AD6DB4" w:rsidRPr="00671C8B" w:rsidDel="000934B8" w:rsidRDefault="00AD6DB4" w:rsidP="00166AF3">
            <w:pPr>
              <w:pStyle w:val="TableBody"/>
              <w:rPr>
                <w:del w:id="15959" w:author="Alban Roche" w:date="2017-08-02T16:42:00Z"/>
              </w:rPr>
            </w:pPr>
            <w:bookmarkStart w:id="15960" w:name="_Toc489460132"/>
            <w:bookmarkEnd w:id="15960"/>
          </w:p>
          <w:p w14:paraId="0E3FB7FB" w14:textId="115DD010" w:rsidR="00AD6DB4" w:rsidRPr="00671C8B" w:rsidDel="000934B8" w:rsidRDefault="00AD6DB4" w:rsidP="00166AF3">
            <w:pPr>
              <w:pStyle w:val="TableBody"/>
              <w:rPr>
                <w:del w:id="15961" w:author="Alban Roche" w:date="2017-08-02T16:42:00Z"/>
              </w:rPr>
            </w:pPr>
            <w:del w:id="15962" w:author="Alban Roche" w:date="2017-08-02T16:42:00Z">
              <w:r w:rsidRPr="00671C8B" w:rsidDel="000934B8">
                <w:rPr>
                  <w:b/>
                </w:rPr>
                <w:delText>&lt;Acc_Burst_type&gt;</w:delText>
              </w:r>
              <w:r w:rsidRPr="00671C8B" w:rsidDel="000934B8">
                <w:tab/>
                <w:delText>0</w:delText>
              </w:r>
              <w:r w:rsidRPr="00671C8B" w:rsidDel="000934B8">
                <w:tab/>
                <w:delText>8 bit access burst</w:delText>
              </w:r>
              <w:bookmarkStart w:id="15963" w:name="_Toc489460133"/>
              <w:bookmarkEnd w:id="15963"/>
            </w:del>
          </w:p>
          <w:p w14:paraId="3D81CA16" w14:textId="43C71EF1" w:rsidR="00AD6DB4" w:rsidRPr="00671C8B" w:rsidDel="000934B8" w:rsidRDefault="00AD6DB4" w:rsidP="00166AF3">
            <w:pPr>
              <w:pStyle w:val="TableBody"/>
              <w:rPr>
                <w:del w:id="15964" w:author="Alban Roche" w:date="2017-08-02T16:42:00Z"/>
              </w:rPr>
            </w:pPr>
            <w:del w:id="15965" w:author="Alban Roche" w:date="2017-08-02T16:42:00Z">
              <w:r w:rsidRPr="00671C8B" w:rsidDel="000934B8">
                <w:tab/>
              </w:r>
              <w:r w:rsidRPr="00671C8B" w:rsidDel="000934B8">
                <w:tab/>
              </w:r>
              <w:r w:rsidRPr="00671C8B" w:rsidDel="000934B8">
                <w:tab/>
                <w:delText>1</w:delText>
              </w:r>
              <w:r w:rsidRPr="00671C8B" w:rsidDel="000934B8">
                <w:tab/>
                <w:delText>11 bit access burst</w:delText>
              </w:r>
              <w:bookmarkStart w:id="15966" w:name="_Toc489460134"/>
              <w:bookmarkEnd w:id="15966"/>
            </w:del>
          </w:p>
          <w:p w14:paraId="373286C8" w14:textId="48FAD79F" w:rsidR="00AD6DB4" w:rsidRPr="00671C8B" w:rsidDel="000934B8" w:rsidRDefault="00AD6DB4" w:rsidP="00166AF3">
            <w:pPr>
              <w:pStyle w:val="TableBody"/>
              <w:rPr>
                <w:del w:id="15967" w:author="Alban Roche" w:date="2017-08-02T16:42:00Z"/>
                <w:b/>
              </w:rPr>
            </w:pPr>
            <w:bookmarkStart w:id="15968" w:name="_Toc489460135"/>
            <w:bookmarkEnd w:id="15968"/>
          </w:p>
          <w:p w14:paraId="286989DD" w14:textId="6B818EF0" w:rsidR="00AD6DB4" w:rsidRPr="00671C8B" w:rsidDel="000934B8" w:rsidRDefault="00AD6DB4" w:rsidP="00166AF3">
            <w:pPr>
              <w:pStyle w:val="TableBody"/>
              <w:rPr>
                <w:del w:id="15969" w:author="Alban Roche" w:date="2017-08-02T16:42:00Z"/>
              </w:rPr>
            </w:pPr>
            <w:del w:id="15970" w:author="Alban Roche" w:date="2017-08-02T16:42:00Z">
              <w:r w:rsidRPr="00671C8B" w:rsidDel="000934B8">
                <w:rPr>
                  <w:b/>
                </w:rPr>
                <w:delText>&lt;DRX_Timer_Max&gt;</w:delText>
              </w:r>
              <w:r w:rsidRPr="00671C8B" w:rsidDel="000934B8">
                <w:tab/>
                <w:delText>0 – 7</w:delText>
              </w:r>
              <w:r w:rsidRPr="00671C8B" w:rsidDel="000934B8">
                <w:tab/>
                <w:delText>DRX_TIMER_MAX</w:delText>
              </w:r>
              <w:bookmarkStart w:id="15971" w:name="_Toc489460136"/>
              <w:bookmarkEnd w:id="15971"/>
            </w:del>
          </w:p>
          <w:p w14:paraId="73DAA9A4" w14:textId="645581ED" w:rsidR="00AD6DB4" w:rsidRPr="00671C8B" w:rsidDel="000934B8" w:rsidRDefault="00AD6DB4" w:rsidP="00166AF3">
            <w:pPr>
              <w:pStyle w:val="TableBody"/>
              <w:rPr>
                <w:del w:id="15972" w:author="Alban Roche" w:date="2017-08-02T16:42:00Z"/>
              </w:rPr>
            </w:pPr>
            <w:bookmarkStart w:id="15973" w:name="_Toc489460137"/>
            <w:bookmarkEnd w:id="15973"/>
          </w:p>
          <w:p w14:paraId="26AAE7EC" w14:textId="3FAC0350" w:rsidR="00AD6DB4" w:rsidRPr="00671C8B" w:rsidDel="000934B8" w:rsidRDefault="00AD6DB4" w:rsidP="00166AF3">
            <w:pPr>
              <w:pStyle w:val="TableBody"/>
              <w:rPr>
                <w:del w:id="15974" w:author="Alban Roche" w:date="2017-08-02T16:42:00Z"/>
              </w:rPr>
            </w:pPr>
            <w:del w:id="15975" w:author="Alban Roche" w:date="2017-08-02T16:42:00Z">
              <w:r w:rsidRPr="00671C8B" w:rsidDel="000934B8">
                <w:rPr>
                  <w:b/>
                </w:rPr>
                <w:delText>&lt;PBCCH&gt;</w:delText>
              </w:r>
              <w:r w:rsidRPr="00671C8B" w:rsidDel="000934B8">
                <w:tab/>
                <w:delText>PBCCH present</w:delText>
              </w:r>
              <w:bookmarkStart w:id="15976" w:name="_Toc489460138"/>
              <w:bookmarkEnd w:id="15976"/>
            </w:del>
          </w:p>
          <w:p w14:paraId="05901F95" w14:textId="4507E24A" w:rsidR="00AD6DB4" w:rsidRPr="00671C8B" w:rsidDel="000934B8" w:rsidRDefault="00AD6DB4" w:rsidP="00166AF3">
            <w:pPr>
              <w:pStyle w:val="TableBody"/>
              <w:rPr>
                <w:del w:id="15977" w:author="Alban Roche" w:date="2017-08-02T16:42:00Z"/>
                <w:b/>
              </w:rPr>
            </w:pPr>
            <w:bookmarkStart w:id="15978" w:name="_Toc489460139"/>
            <w:bookmarkEnd w:id="15978"/>
          </w:p>
          <w:p w14:paraId="05183840" w14:textId="01831319" w:rsidR="00AD6DB4" w:rsidRPr="00671C8B" w:rsidDel="000934B8" w:rsidRDefault="00AD6DB4" w:rsidP="00166AF3">
            <w:pPr>
              <w:pStyle w:val="TableBody"/>
              <w:rPr>
                <w:del w:id="15979" w:author="Alban Roche" w:date="2017-08-02T16:42:00Z"/>
              </w:rPr>
            </w:pPr>
            <w:del w:id="15980" w:author="Alban Roche" w:date="2017-08-02T16:42:00Z">
              <w:r w:rsidRPr="00671C8B" w:rsidDel="000934B8">
                <w:rPr>
                  <w:b/>
                </w:rPr>
                <w:delText>&lt;Ext_Measure_Order&gt;</w:delText>
              </w:r>
              <w:r w:rsidRPr="00671C8B" w:rsidDel="000934B8">
                <w:tab/>
                <w:delText>0 – 3</w:delText>
              </w:r>
              <w:r w:rsidRPr="00671C8B" w:rsidDel="000934B8">
                <w:tab/>
                <w:delText>EXT_MEASUREMENT_ORDER</w:delText>
              </w:r>
              <w:bookmarkStart w:id="15981" w:name="_Toc489460140"/>
              <w:bookmarkEnd w:id="15981"/>
            </w:del>
          </w:p>
          <w:p w14:paraId="0D32ADAB" w14:textId="1C80555D" w:rsidR="00AD6DB4" w:rsidRPr="00671C8B" w:rsidDel="000934B8" w:rsidRDefault="00AD6DB4" w:rsidP="00166AF3">
            <w:pPr>
              <w:pStyle w:val="TableBody"/>
              <w:rPr>
                <w:del w:id="15982" w:author="Alban Roche" w:date="2017-08-02T16:42:00Z"/>
                <w:b/>
              </w:rPr>
            </w:pPr>
            <w:bookmarkStart w:id="15983" w:name="_Toc489460141"/>
            <w:bookmarkEnd w:id="15983"/>
          </w:p>
          <w:p w14:paraId="6C3D385C" w14:textId="168F6E1D" w:rsidR="00AD6DB4" w:rsidRPr="00671C8B" w:rsidDel="000934B8" w:rsidRDefault="00AD6DB4" w:rsidP="00166AF3">
            <w:pPr>
              <w:pStyle w:val="TableBody"/>
              <w:rPr>
                <w:del w:id="15984" w:author="Alban Roche" w:date="2017-08-02T16:42:00Z"/>
              </w:rPr>
            </w:pPr>
            <w:del w:id="15985" w:author="Alban Roche" w:date="2017-08-02T16:42:00Z">
              <w:r w:rsidRPr="00671C8B" w:rsidDel="000934B8">
                <w:rPr>
                  <w:b/>
                </w:rPr>
                <w:delText>&lt;PSI1_r_per&gt;</w:delText>
              </w:r>
              <w:r w:rsidRPr="00671C8B" w:rsidDel="000934B8">
                <w:rPr>
                  <w:b/>
                </w:rPr>
                <w:tab/>
              </w:r>
              <w:r w:rsidDel="000934B8">
                <w:rPr>
                  <w:b/>
                </w:rPr>
                <w:tab/>
              </w:r>
              <w:r w:rsidRPr="00671C8B" w:rsidDel="000934B8">
                <w:delText>0 – 15 (mapped to 1 – 16)</w:delText>
              </w:r>
              <w:r w:rsidRPr="00671C8B" w:rsidDel="000934B8">
                <w:tab/>
                <w:delText>PSI1_REPEAT_PERIOD</w:delText>
              </w:r>
              <w:bookmarkStart w:id="15986" w:name="_Toc489460142"/>
              <w:bookmarkEnd w:id="15986"/>
            </w:del>
          </w:p>
          <w:p w14:paraId="03A806F4" w14:textId="17801EF0" w:rsidR="00AD6DB4" w:rsidRPr="00671C8B" w:rsidDel="000934B8" w:rsidRDefault="00AD6DB4" w:rsidP="00166AF3">
            <w:pPr>
              <w:pStyle w:val="TableBody"/>
              <w:rPr>
                <w:del w:id="15987" w:author="Alban Roche" w:date="2017-08-02T16:42:00Z"/>
                <w:b/>
              </w:rPr>
            </w:pPr>
            <w:bookmarkStart w:id="15988" w:name="_Toc489460143"/>
            <w:bookmarkEnd w:id="15988"/>
          </w:p>
          <w:p w14:paraId="601F76E9" w14:textId="6B92E7AA" w:rsidR="00AD6DB4" w:rsidRPr="00671C8B" w:rsidDel="000934B8" w:rsidRDefault="00AD6DB4" w:rsidP="00166AF3">
            <w:pPr>
              <w:pStyle w:val="TableBody"/>
              <w:rPr>
                <w:del w:id="15989" w:author="Alban Roche" w:date="2017-08-02T16:42:00Z"/>
              </w:rPr>
            </w:pPr>
            <w:del w:id="15990" w:author="Alban Roche" w:date="2017-08-02T16:42:00Z">
              <w:r w:rsidRPr="00671C8B" w:rsidDel="000934B8">
                <w:rPr>
                  <w:b/>
                </w:rPr>
                <w:delText>&lt;si14_location&gt;</w:delText>
              </w:r>
              <w:r w:rsidRPr="00671C8B" w:rsidDel="000934B8">
                <w:tab/>
              </w:r>
              <w:r w:rsidDel="000934B8">
                <w:tab/>
              </w:r>
              <w:r w:rsidRPr="00671C8B" w:rsidDel="000934B8">
                <w:delText>“BCCH_NORM”</w:delText>
              </w:r>
              <w:bookmarkStart w:id="15991" w:name="_Toc489460144"/>
              <w:bookmarkEnd w:id="15991"/>
            </w:del>
          </w:p>
          <w:p w14:paraId="3221B24B" w14:textId="6BE5B17C" w:rsidR="00AD6DB4" w:rsidRPr="00671C8B" w:rsidDel="000934B8" w:rsidRDefault="00AD6DB4" w:rsidP="00166AF3">
            <w:pPr>
              <w:pStyle w:val="TableBody"/>
              <w:rPr>
                <w:del w:id="15992" w:author="Alban Roche" w:date="2017-08-02T16:42:00Z"/>
              </w:rPr>
            </w:pPr>
            <w:del w:id="15993" w:author="Alban Roche" w:date="2017-08-02T16:42:00Z">
              <w:r w:rsidRPr="00671C8B" w:rsidDel="000934B8">
                <w:tab/>
              </w:r>
              <w:r w:rsidRPr="00671C8B" w:rsidDel="000934B8">
                <w:tab/>
              </w:r>
              <w:r w:rsidRPr="00671C8B" w:rsidDel="000934B8">
                <w:tab/>
              </w:r>
              <w:r w:rsidDel="000934B8">
                <w:tab/>
              </w:r>
              <w:r w:rsidRPr="00671C8B" w:rsidDel="000934B8">
                <w:delText>“BCCH_EXT”</w:delText>
              </w:r>
              <w:bookmarkStart w:id="15994" w:name="_Toc489460145"/>
              <w:bookmarkEnd w:id="15994"/>
            </w:del>
          </w:p>
          <w:p w14:paraId="51C1C56E" w14:textId="15A9DCB8" w:rsidR="00AD6DB4" w:rsidRPr="00671C8B" w:rsidDel="000934B8" w:rsidRDefault="00AD6DB4" w:rsidP="00166AF3">
            <w:pPr>
              <w:pStyle w:val="TableBody"/>
              <w:rPr>
                <w:del w:id="15995" w:author="Alban Roche" w:date="2017-08-02T16:42:00Z"/>
              </w:rPr>
            </w:pPr>
            <w:del w:id="15996" w:author="Alban Roche" w:date="2017-08-02T16:42:00Z">
              <w:r w:rsidRPr="00671C8B" w:rsidDel="000934B8">
                <w:tab/>
              </w:r>
              <w:r w:rsidRPr="00671C8B" w:rsidDel="000934B8">
                <w:tab/>
              </w:r>
              <w:r w:rsidRPr="00671C8B" w:rsidDel="000934B8">
                <w:tab/>
              </w:r>
              <w:r w:rsidDel="000934B8">
                <w:tab/>
              </w:r>
              <w:r w:rsidRPr="00671C8B" w:rsidDel="000934B8">
                <w:delText>“NO_BCCH_TYPE”</w:delText>
              </w:r>
              <w:bookmarkStart w:id="15997" w:name="_Toc489460146"/>
              <w:bookmarkEnd w:id="15997"/>
            </w:del>
          </w:p>
          <w:p w14:paraId="11BFF32B" w14:textId="30854008" w:rsidR="00AD6DB4" w:rsidRPr="00671C8B" w:rsidDel="000934B8" w:rsidRDefault="00AD6DB4" w:rsidP="00166AF3">
            <w:pPr>
              <w:pStyle w:val="TableBody"/>
              <w:rPr>
                <w:del w:id="15998" w:author="Alban Roche" w:date="2017-08-02T16:42:00Z"/>
                <w:b/>
              </w:rPr>
            </w:pPr>
            <w:bookmarkStart w:id="15999" w:name="_Toc489460147"/>
            <w:bookmarkEnd w:id="15999"/>
          </w:p>
          <w:p w14:paraId="0BE062CF" w14:textId="053A9C50" w:rsidR="00AD6DB4" w:rsidRPr="00671C8B" w:rsidDel="000934B8" w:rsidRDefault="00AD6DB4" w:rsidP="00166AF3">
            <w:pPr>
              <w:pStyle w:val="TableBody"/>
              <w:rPr>
                <w:del w:id="16000" w:author="Alban Roche" w:date="2017-08-02T16:42:00Z"/>
              </w:rPr>
            </w:pPr>
            <w:del w:id="16001" w:author="Alban Roche" w:date="2017-08-02T16:42:00Z">
              <w:r w:rsidRPr="00671C8B" w:rsidDel="000934B8">
                <w:rPr>
                  <w:b/>
                </w:rPr>
                <w:delText>&lt;packet_psi_status&gt;</w:delText>
              </w:r>
              <w:r w:rsidRPr="00671C8B" w:rsidDel="000934B8">
                <w:tab/>
                <w:delText>0 – 1</w:delText>
              </w:r>
              <w:bookmarkStart w:id="16002" w:name="_Toc489460148"/>
              <w:bookmarkEnd w:id="16002"/>
            </w:del>
          </w:p>
          <w:p w14:paraId="3A3B5CCA" w14:textId="348B6D2C" w:rsidR="00AD6DB4" w:rsidRPr="00671C8B" w:rsidDel="000934B8" w:rsidRDefault="00AD6DB4" w:rsidP="00166AF3">
            <w:pPr>
              <w:pStyle w:val="TableBody"/>
              <w:rPr>
                <w:del w:id="16003" w:author="Alban Roche" w:date="2017-08-02T16:42:00Z"/>
                <w:b/>
              </w:rPr>
            </w:pPr>
            <w:bookmarkStart w:id="16004" w:name="_Toc489460149"/>
            <w:bookmarkEnd w:id="16004"/>
          </w:p>
          <w:p w14:paraId="12639710" w14:textId="571D674F" w:rsidR="00AD6DB4" w:rsidRPr="00671C8B" w:rsidDel="000934B8" w:rsidRDefault="00AD6DB4" w:rsidP="00166AF3">
            <w:pPr>
              <w:pStyle w:val="TableBody"/>
              <w:rPr>
                <w:del w:id="16005" w:author="Alban Roche" w:date="2017-08-02T16:42:00Z"/>
              </w:rPr>
            </w:pPr>
            <w:del w:id="16006" w:author="Alban Roche" w:date="2017-08-02T16:42:00Z">
              <w:r w:rsidRPr="00671C8B" w:rsidDel="000934B8">
                <w:rPr>
                  <w:b/>
                </w:rPr>
                <w:delText>&lt;packet_si_status&gt;</w:delText>
              </w:r>
              <w:r w:rsidRPr="00671C8B" w:rsidDel="000934B8">
                <w:tab/>
              </w:r>
              <w:r w:rsidRPr="00671C8B" w:rsidDel="000934B8">
                <w:tab/>
                <w:delText>0 – 1</w:delText>
              </w:r>
              <w:bookmarkStart w:id="16007" w:name="_Toc489460150"/>
              <w:bookmarkEnd w:id="16007"/>
            </w:del>
          </w:p>
          <w:p w14:paraId="11A706F3" w14:textId="1E112548" w:rsidR="00AD6DB4" w:rsidRPr="00671C8B" w:rsidDel="000934B8" w:rsidRDefault="00AD6DB4" w:rsidP="00166AF3">
            <w:pPr>
              <w:pStyle w:val="TableBody"/>
              <w:rPr>
                <w:del w:id="16008" w:author="Alban Roche" w:date="2017-08-02T16:42:00Z"/>
                <w:b/>
              </w:rPr>
            </w:pPr>
            <w:bookmarkStart w:id="16009" w:name="_Toc489460151"/>
            <w:bookmarkEnd w:id="16009"/>
          </w:p>
          <w:p w14:paraId="4FC24C5A" w14:textId="21854FA8" w:rsidR="00AD6DB4" w:rsidRPr="00671C8B" w:rsidDel="000934B8" w:rsidRDefault="00AD6DB4" w:rsidP="00166AF3">
            <w:pPr>
              <w:pStyle w:val="TableBody"/>
              <w:rPr>
                <w:del w:id="16010" w:author="Alban Roche" w:date="2017-08-02T16:42:00Z"/>
              </w:rPr>
            </w:pPr>
            <w:del w:id="16011" w:author="Alban Roche" w:date="2017-08-02T16:42:00Z">
              <w:r w:rsidRPr="00671C8B" w:rsidDel="000934B8">
                <w:rPr>
                  <w:b/>
                </w:rPr>
                <w:delText>&lt;ext_upl_tbf_supported&gt;</w:delText>
              </w:r>
              <w:r w:rsidRPr="00671C8B" w:rsidDel="000934B8">
                <w:tab/>
                <w:delText>0 – 1</w:delText>
              </w:r>
              <w:bookmarkStart w:id="16012" w:name="_Toc489460152"/>
              <w:bookmarkEnd w:id="16012"/>
            </w:del>
          </w:p>
          <w:p w14:paraId="6BF7FBC0" w14:textId="124DAE56" w:rsidR="00AD6DB4" w:rsidRPr="00671C8B" w:rsidDel="000934B8" w:rsidRDefault="00AD6DB4" w:rsidP="00166AF3">
            <w:pPr>
              <w:pStyle w:val="TableBody"/>
              <w:rPr>
                <w:del w:id="16013" w:author="Alban Roche" w:date="2017-08-02T16:42:00Z"/>
                <w:b/>
              </w:rPr>
            </w:pPr>
            <w:bookmarkStart w:id="16014" w:name="_Toc489460153"/>
            <w:bookmarkEnd w:id="16014"/>
          </w:p>
          <w:p w14:paraId="2381D389" w14:textId="4ADE8CDD" w:rsidR="00AD6DB4" w:rsidRPr="00671C8B" w:rsidDel="000934B8" w:rsidRDefault="00AD6DB4" w:rsidP="00166AF3">
            <w:pPr>
              <w:pStyle w:val="TableBody"/>
              <w:rPr>
                <w:del w:id="16015" w:author="Alban Roche" w:date="2017-08-02T16:42:00Z"/>
              </w:rPr>
            </w:pPr>
            <w:del w:id="16016" w:author="Alban Roche" w:date="2017-08-02T16:42:00Z">
              <w:r w:rsidRPr="00671C8B" w:rsidDel="000934B8">
                <w:rPr>
                  <w:b/>
                </w:rPr>
                <w:delText>&lt;ccn_active&gt;</w:delText>
              </w:r>
              <w:r w:rsidRPr="00671C8B" w:rsidDel="000934B8">
                <w:tab/>
              </w:r>
              <w:r w:rsidDel="000934B8">
                <w:tab/>
              </w:r>
              <w:r w:rsidRPr="00671C8B" w:rsidDel="000934B8">
                <w:delText>0 – 1</w:delText>
              </w:r>
              <w:bookmarkStart w:id="16017" w:name="_Toc489460154"/>
              <w:bookmarkEnd w:id="16017"/>
            </w:del>
          </w:p>
          <w:p w14:paraId="469D0011" w14:textId="56CEC73C" w:rsidR="00AD6DB4" w:rsidRPr="00671C8B" w:rsidDel="000934B8" w:rsidRDefault="00AD6DB4" w:rsidP="00166AF3">
            <w:pPr>
              <w:pStyle w:val="TableBody"/>
              <w:rPr>
                <w:del w:id="16018" w:author="Alban Roche" w:date="2017-08-02T16:42:00Z"/>
                <w:b/>
              </w:rPr>
            </w:pPr>
            <w:bookmarkStart w:id="16019" w:name="_Toc489460155"/>
            <w:bookmarkEnd w:id="16019"/>
          </w:p>
          <w:p w14:paraId="10186917" w14:textId="5677A95B" w:rsidR="00AD6DB4" w:rsidRPr="00671C8B" w:rsidDel="000934B8" w:rsidRDefault="00AD6DB4" w:rsidP="00166AF3">
            <w:pPr>
              <w:pStyle w:val="TableBody"/>
              <w:rPr>
                <w:del w:id="16020" w:author="Alban Roche" w:date="2017-08-02T16:42:00Z"/>
              </w:rPr>
            </w:pPr>
            <w:del w:id="16021" w:author="Alban Roche" w:date="2017-08-02T16:42:00Z">
              <w:r w:rsidRPr="00671C8B" w:rsidDel="000934B8">
                <w:rPr>
                  <w:b/>
                </w:rPr>
                <w:delText>&lt;pfc_feat_supported&gt;</w:delText>
              </w:r>
              <w:r w:rsidRPr="00671C8B" w:rsidDel="000934B8">
                <w:tab/>
                <w:delText>0 – 1</w:delText>
              </w:r>
              <w:bookmarkStart w:id="16022" w:name="_Toc489460156"/>
              <w:bookmarkEnd w:id="16022"/>
            </w:del>
          </w:p>
          <w:p w14:paraId="138453D3" w14:textId="47A8E2B9" w:rsidR="00AD6DB4" w:rsidRPr="00671C8B" w:rsidDel="000934B8" w:rsidRDefault="00AD6DB4" w:rsidP="00166AF3">
            <w:pPr>
              <w:pStyle w:val="TableBody"/>
              <w:rPr>
                <w:del w:id="16023" w:author="Alban Roche" w:date="2017-08-02T16:42:00Z"/>
              </w:rPr>
            </w:pPr>
            <w:bookmarkStart w:id="16024" w:name="_Toc489460157"/>
            <w:bookmarkEnd w:id="16024"/>
          </w:p>
          <w:p w14:paraId="56908F88" w14:textId="4752DEE8" w:rsidR="00AD6DB4" w:rsidRPr="00671C8B" w:rsidDel="000934B8" w:rsidRDefault="00AD6DB4" w:rsidP="00166AF3">
            <w:pPr>
              <w:pStyle w:val="TableBody"/>
              <w:rPr>
                <w:del w:id="16025" w:author="Alban Roche" w:date="2017-08-02T16:42:00Z"/>
              </w:rPr>
            </w:pPr>
            <w:del w:id="16026" w:author="Alban Roche" w:date="2017-08-02T16:42:00Z">
              <w:r w:rsidRPr="00671C8B" w:rsidDel="000934B8">
                <w:rPr>
                  <w:b/>
                </w:rPr>
                <w:delText>&lt;dl_sc&gt;, &lt;ul_sc&gt;</w:delText>
              </w:r>
              <w:r w:rsidRPr="00671C8B" w:rsidDel="000934B8">
                <w:tab/>
              </w:r>
              <w:r w:rsidDel="000934B8">
                <w:tab/>
              </w:r>
              <w:r w:rsidRPr="00671C8B" w:rsidDel="000934B8">
                <w:delText>Current modulation and coding scheme of downlink &lt;dl_sc&gt; or uplink &lt;ul_sc&gt;</w:delText>
              </w:r>
              <w:bookmarkStart w:id="16027" w:name="_Toc489460158"/>
              <w:bookmarkEnd w:id="16027"/>
            </w:del>
          </w:p>
          <w:p w14:paraId="02DF31FF" w14:textId="5B2D1D6D" w:rsidR="00AD6DB4" w:rsidRPr="00671C8B" w:rsidDel="000934B8" w:rsidRDefault="00AD6DB4" w:rsidP="00166AF3">
            <w:pPr>
              <w:pStyle w:val="TableBody"/>
              <w:rPr>
                <w:del w:id="16028" w:author="Alban Roche" w:date="2017-08-02T16:42:00Z"/>
              </w:rPr>
            </w:pPr>
            <w:del w:id="16029" w:author="Alban Roche" w:date="2017-08-02T16:42:00Z">
              <w:r w:rsidRPr="00671C8B" w:rsidDel="000934B8">
                <w:delText>NB_CS_1</w:delText>
              </w:r>
              <w:bookmarkStart w:id="16030" w:name="_Toc489460159"/>
              <w:bookmarkEnd w:id="16030"/>
            </w:del>
          </w:p>
          <w:p w14:paraId="478DB218" w14:textId="5388FB36" w:rsidR="00AD6DB4" w:rsidRPr="00671C8B" w:rsidDel="000934B8" w:rsidRDefault="00AD6DB4" w:rsidP="00166AF3">
            <w:pPr>
              <w:pStyle w:val="TableBody"/>
              <w:rPr>
                <w:del w:id="16031" w:author="Alban Roche" w:date="2017-08-02T16:42:00Z"/>
              </w:rPr>
            </w:pPr>
            <w:del w:id="16032" w:author="Alban Roche" w:date="2017-08-02T16:42:00Z">
              <w:r w:rsidRPr="00671C8B" w:rsidDel="000934B8">
                <w:delText>NB_CS_2</w:delText>
              </w:r>
              <w:bookmarkStart w:id="16033" w:name="_Toc489460160"/>
              <w:bookmarkEnd w:id="16033"/>
            </w:del>
          </w:p>
          <w:p w14:paraId="21F60DE0" w14:textId="08FD49F5" w:rsidR="00AD6DB4" w:rsidRPr="00671C8B" w:rsidDel="000934B8" w:rsidRDefault="00AD6DB4" w:rsidP="00166AF3">
            <w:pPr>
              <w:pStyle w:val="TableBody"/>
              <w:rPr>
                <w:del w:id="16034" w:author="Alban Roche" w:date="2017-08-02T16:42:00Z"/>
              </w:rPr>
            </w:pPr>
            <w:del w:id="16035" w:author="Alban Roche" w:date="2017-08-02T16:42:00Z">
              <w:r w:rsidRPr="00671C8B" w:rsidDel="000934B8">
                <w:delText>NB_CS_3</w:delText>
              </w:r>
              <w:bookmarkStart w:id="16036" w:name="_Toc489460161"/>
              <w:bookmarkEnd w:id="16036"/>
            </w:del>
          </w:p>
          <w:p w14:paraId="777F1BF8" w14:textId="571C0D26" w:rsidR="00AD6DB4" w:rsidRPr="00671C8B" w:rsidDel="000934B8" w:rsidRDefault="00AD6DB4" w:rsidP="00166AF3">
            <w:pPr>
              <w:pStyle w:val="TableBody"/>
              <w:rPr>
                <w:del w:id="16037" w:author="Alban Roche" w:date="2017-08-02T16:42:00Z"/>
              </w:rPr>
            </w:pPr>
            <w:del w:id="16038" w:author="Alban Roche" w:date="2017-08-02T16:42:00Z">
              <w:r w:rsidRPr="00671C8B" w:rsidDel="000934B8">
                <w:delText>NB_CS_4</w:delText>
              </w:r>
              <w:bookmarkStart w:id="16039" w:name="_Toc489460162"/>
              <w:bookmarkEnd w:id="16039"/>
            </w:del>
          </w:p>
          <w:p w14:paraId="6260F1E0" w14:textId="7E31CA79" w:rsidR="00AD6DB4" w:rsidRPr="00671C8B" w:rsidDel="000934B8" w:rsidRDefault="00AD6DB4" w:rsidP="00166AF3">
            <w:pPr>
              <w:pStyle w:val="TableBody"/>
              <w:rPr>
                <w:del w:id="16040" w:author="Alban Roche" w:date="2017-08-02T16:42:00Z"/>
              </w:rPr>
            </w:pPr>
            <w:del w:id="16041" w:author="Alban Roche" w:date="2017-08-02T16:42:00Z">
              <w:r w:rsidRPr="00671C8B" w:rsidDel="000934B8">
                <w:delText>NB_MCS_1</w:delText>
              </w:r>
              <w:bookmarkStart w:id="16042" w:name="_Toc489460163"/>
              <w:bookmarkEnd w:id="16042"/>
            </w:del>
          </w:p>
          <w:p w14:paraId="3C2C1716" w14:textId="21B929DE" w:rsidR="00AD6DB4" w:rsidRPr="00671C8B" w:rsidDel="000934B8" w:rsidRDefault="00AD6DB4" w:rsidP="00166AF3">
            <w:pPr>
              <w:pStyle w:val="TableBody"/>
              <w:rPr>
                <w:del w:id="16043" w:author="Alban Roche" w:date="2017-08-02T16:42:00Z"/>
              </w:rPr>
            </w:pPr>
            <w:del w:id="16044" w:author="Alban Roche" w:date="2017-08-02T16:42:00Z">
              <w:r w:rsidRPr="00671C8B" w:rsidDel="000934B8">
                <w:delText>NB_MCS_2</w:delText>
              </w:r>
              <w:bookmarkStart w:id="16045" w:name="_Toc489460164"/>
              <w:bookmarkEnd w:id="16045"/>
            </w:del>
          </w:p>
          <w:p w14:paraId="027E7260" w14:textId="15402383" w:rsidR="00AD6DB4" w:rsidRPr="00671C8B" w:rsidDel="000934B8" w:rsidRDefault="00AD6DB4" w:rsidP="00166AF3">
            <w:pPr>
              <w:pStyle w:val="TableBody"/>
              <w:rPr>
                <w:del w:id="16046" w:author="Alban Roche" w:date="2017-08-02T16:42:00Z"/>
              </w:rPr>
            </w:pPr>
            <w:del w:id="16047" w:author="Alban Roche" w:date="2017-08-02T16:42:00Z">
              <w:r w:rsidRPr="00671C8B" w:rsidDel="000934B8">
                <w:delText>NB_MCS_3</w:delText>
              </w:r>
              <w:bookmarkStart w:id="16048" w:name="_Toc489460165"/>
              <w:bookmarkEnd w:id="16048"/>
            </w:del>
          </w:p>
          <w:p w14:paraId="47F67603" w14:textId="6925D3C4" w:rsidR="00AD6DB4" w:rsidRPr="00671C8B" w:rsidDel="000934B8" w:rsidRDefault="00AD6DB4" w:rsidP="00166AF3">
            <w:pPr>
              <w:pStyle w:val="TableBody"/>
              <w:rPr>
                <w:del w:id="16049" w:author="Alban Roche" w:date="2017-08-02T16:42:00Z"/>
              </w:rPr>
            </w:pPr>
            <w:del w:id="16050" w:author="Alban Roche" w:date="2017-08-02T16:42:00Z">
              <w:r w:rsidRPr="00671C8B" w:rsidDel="000934B8">
                <w:delText>NB_MCS_4</w:delText>
              </w:r>
              <w:bookmarkStart w:id="16051" w:name="_Toc489460166"/>
              <w:bookmarkEnd w:id="16051"/>
            </w:del>
          </w:p>
          <w:p w14:paraId="551A2037" w14:textId="2BBB7977" w:rsidR="00AD6DB4" w:rsidRPr="00671C8B" w:rsidDel="000934B8" w:rsidRDefault="00AD6DB4" w:rsidP="00166AF3">
            <w:pPr>
              <w:pStyle w:val="TableBody"/>
              <w:rPr>
                <w:del w:id="16052" w:author="Alban Roche" w:date="2017-08-02T16:42:00Z"/>
              </w:rPr>
            </w:pPr>
            <w:del w:id="16053" w:author="Alban Roche" w:date="2017-08-02T16:42:00Z">
              <w:r w:rsidRPr="00671C8B" w:rsidDel="000934B8">
                <w:delText>NB_MCS_5</w:delText>
              </w:r>
              <w:bookmarkStart w:id="16054" w:name="_Toc489460167"/>
              <w:bookmarkEnd w:id="16054"/>
            </w:del>
          </w:p>
          <w:p w14:paraId="6652C7A1" w14:textId="04CDC538" w:rsidR="00AD6DB4" w:rsidRPr="00671C8B" w:rsidDel="000934B8" w:rsidRDefault="00AD6DB4" w:rsidP="00166AF3">
            <w:pPr>
              <w:pStyle w:val="TableBody"/>
              <w:rPr>
                <w:del w:id="16055" w:author="Alban Roche" w:date="2017-08-02T16:42:00Z"/>
              </w:rPr>
            </w:pPr>
            <w:del w:id="16056" w:author="Alban Roche" w:date="2017-08-02T16:42:00Z">
              <w:r w:rsidRPr="00671C8B" w:rsidDel="000934B8">
                <w:delText>NB_MCS_6</w:delText>
              </w:r>
              <w:bookmarkStart w:id="16057" w:name="_Toc489460168"/>
              <w:bookmarkEnd w:id="16057"/>
            </w:del>
          </w:p>
          <w:p w14:paraId="10C149AD" w14:textId="40627964" w:rsidR="00AD6DB4" w:rsidRPr="00671C8B" w:rsidDel="000934B8" w:rsidRDefault="00AD6DB4" w:rsidP="00166AF3">
            <w:pPr>
              <w:pStyle w:val="TableBody"/>
              <w:rPr>
                <w:del w:id="16058" w:author="Alban Roche" w:date="2017-08-02T16:42:00Z"/>
              </w:rPr>
            </w:pPr>
            <w:del w:id="16059" w:author="Alban Roche" w:date="2017-08-02T16:42:00Z">
              <w:r w:rsidRPr="00671C8B" w:rsidDel="000934B8">
                <w:delText>NB_MCS_7</w:delText>
              </w:r>
              <w:bookmarkStart w:id="16060" w:name="_Toc489460169"/>
              <w:bookmarkEnd w:id="16060"/>
            </w:del>
          </w:p>
          <w:p w14:paraId="623431AF" w14:textId="1B2D1E3B" w:rsidR="00AD6DB4" w:rsidRPr="00671C8B" w:rsidDel="000934B8" w:rsidRDefault="00AD6DB4" w:rsidP="00166AF3">
            <w:pPr>
              <w:pStyle w:val="TableBody"/>
              <w:rPr>
                <w:del w:id="16061" w:author="Alban Roche" w:date="2017-08-02T16:42:00Z"/>
              </w:rPr>
            </w:pPr>
            <w:del w:id="16062" w:author="Alban Roche" w:date="2017-08-02T16:42:00Z">
              <w:r w:rsidRPr="00671C8B" w:rsidDel="000934B8">
                <w:delText>NB_MCS_8</w:delText>
              </w:r>
              <w:bookmarkStart w:id="16063" w:name="_Toc489460170"/>
              <w:bookmarkEnd w:id="16063"/>
            </w:del>
          </w:p>
          <w:p w14:paraId="0762FD7D" w14:textId="2D2B1FA5" w:rsidR="00AD6DB4" w:rsidRPr="00671C8B" w:rsidDel="000934B8" w:rsidRDefault="00AD6DB4" w:rsidP="00166AF3">
            <w:pPr>
              <w:pStyle w:val="TableBody"/>
              <w:rPr>
                <w:del w:id="16064" w:author="Alban Roche" w:date="2017-08-02T16:42:00Z"/>
              </w:rPr>
            </w:pPr>
            <w:del w:id="16065" w:author="Alban Roche" w:date="2017-08-02T16:42:00Z">
              <w:r w:rsidRPr="00671C8B" w:rsidDel="000934B8">
                <w:delText>NB_MCS_9</w:delText>
              </w:r>
              <w:bookmarkStart w:id="16066" w:name="_Toc489460171"/>
              <w:bookmarkEnd w:id="16066"/>
            </w:del>
          </w:p>
          <w:p w14:paraId="7BA361FF" w14:textId="76482C05" w:rsidR="00AD6DB4" w:rsidRPr="00671C8B" w:rsidDel="000934B8" w:rsidRDefault="00AD6DB4" w:rsidP="00166AF3">
            <w:pPr>
              <w:pStyle w:val="TableBody"/>
              <w:rPr>
                <w:del w:id="16067" w:author="Alban Roche" w:date="2017-08-02T16:42:00Z"/>
              </w:rPr>
            </w:pPr>
            <w:del w:id="16068" w:author="Alban Roche" w:date="2017-08-02T16:42:00Z">
              <w:r w:rsidRPr="00671C8B" w:rsidDel="000934B8">
                <w:delText>NB_MCS_5_7</w:delText>
              </w:r>
              <w:bookmarkStart w:id="16069" w:name="_Toc489460172"/>
              <w:bookmarkEnd w:id="16069"/>
            </w:del>
          </w:p>
          <w:p w14:paraId="45F37FAD" w14:textId="729C359D" w:rsidR="00AD6DB4" w:rsidRPr="00671C8B" w:rsidDel="000934B8" w:rsidRDefault="00AD6DB4" w:rsidP="00166AF3">
            <w:pPr>
              <w:pStyle w:val="TableBody"/>
              <w:rPr>
                <w:del w:id="16070" w:author="Alban Roche" w:date="2017-08-02T16:42:00Z"/>
              </w:rPr>
            </w:pPr>
            <w:del w:id="16071" w:author="Alban Roche" w:date="2017-08-02T16:42:00Z">
              <w:r w:rsidRPr="00671C8B" w:rsidDel="000934B8">
                <w:delText>NB_MCS_6_9</w:delText>
              </w:r>
              <w:bookmarkStart w:id="16072" w:name="_Toc489460173"/>
              <w:bookmarkEnd w:id="16072"/>
            </w:del>
          </w:p>
          <w:p w14:paraId="2975FC6C" w14:textId="3F08F3E0" w:rsidR="00AD6DB4" w:rsidRPr="00671C8B" w:rsidDel="000934B8" w:rsidRDefault="00AD6DB4" w:rsidP="00166AF3">
            <w:pPr>
              <w:pStyle w:val="TableBody"/>
              <w:rPr>
                <w:del w:id="16073" w:author="Alban Roche" w:date="2017-08-02T16:42:00Z"/>
              </w:rPr>
            </w:pPr>
            <w:del w:id="16074" w:author="Alban Roche" w:date="2017-08-02T16:42:00Z">
              <w:r w:rsidRPr="00671C8B" w:rsidDel="000934B8">
                <w:delText>AB_8</w:delText>
              </w:r>
              <w:bookmarkStart w:id="16075" w:name="_Toc489460174"/>
              <w:bookmarkEnd w:id="16075"/>
            </w:del>
          </w:p>
          <w:p w14:paraId="2E617647" w14:textId="43A3CC46" w:rsidR="00AD6DB4" w:rsidRPr="00671C8B" w:rsidDel="000934B8" w:rsidRDefault="00AD6DB4" w:rsidP="00166AF3">
            <w:pPr>
              <w:pStyle w:val="TableBody"/>
              <w:rPr>
                <w:del w:id="16076" w:author="Alban Roche" w:date="2017-08-02T16:42:00Z"/>
              </w:rPr>
            </w:pPr>
            <w:del w:id="16077" w:author="Alban Roche" w:date="2017-08-02T16:42:00Z">
              <w:r w:rsidRPr="00671C8B" w:rsidDel="000934B8">
                <w:delText>AB_11</w:delText>
              </w:r>
              <w:bookmarkStart w:id="16078" w:name="_Toc489460175"/>
              <w:bookmarkEnd w:id="16078"/>
            </w:del>
          </w:p>
          <w:p w14:paraId="6C0360BA" w14:textId="2953917A" w:rsidR="00AD6DB4" w:rsidRPr="00671C8B" w:rsidDel="000934B8" w:rsidRDefault="00AD6DB4" w:rsidP="00166AF3">
            <w:pPr>
              <w:pStyle w:val="TableBody"/>
              <w:rPr>
                <w:del w:id="16079" w:author="Alban Roche" w:date="2017-08-02T16:42:00Z"/>
              </w:rPr>
            </w:pPr>
            <w:del w:id="16080" w:author="Alban Roche" w:date="2017-08-02T16:42:00Z">
              <w:r w:rsidRPr="00671C8B" w:rsidDel="000934B8">
                <w:delText>AB_11_E</w:delText>
              </w:r>
              <w:bookmarkStart w:id="16081" w:name="_Toc489460176"/>
              <w:bookmarkEnd w:id="16081"/>
            </w:del>
          </w:p>
          <w:p w14:paraId="58A29EBA" w14:textId="0600C978" w:rsidR="00AD6DB4" w:rsidRPr="00671C8B" w:rsidDel="000934B8" w:rsidRDefault="00AD6DB4" w:rsidP="00166AF3">
            <w:pPr>
              <w:pStyle w:val="TableBody"/>
              <w:rPr>
                <w:del w:id="16082" w:author="Alban Roche" w:date="2017-08-02T16:42:00Z"/>
                <w:b/>
              </w:rPr>
            </w:pPr>
            <w:bookmarkStart w:id="16083" w:name="_Toc489460177"/>
            <w:bookmarkEnd w:id="16083"/>
          </w:p>
          <w:p w14:paraId="71B039C8" w14:textId="462C7FFE" w:rsidR="00AD6DB4" w:rsidRPr="00671C8B" w:rsidDel="000934B8" w:rsidRDefault="00AD6DB4" w:rsidP="00166AF3">
            <w:pPr>
              <w:pStyle w:val="TableBody"/>
              <w:rPr>
                <w:del w:id="16084" w:author="Alban Roche" w:date="2017-08-02T16:42:00Z"/>
              </w:rPr>
            </w:pPr>
            <w:del w:id="16085" w:author="Alban Roche" w:date="2017-08-02T16:42:00Z">
              <w:r w:rsidRPr="00671C8B" w:rsidDel="000934B8">
                <w:rPr>
                  <w:b/>
                </w:rPr>
                <w:delText>&lt;Count_LR&gt;</w:delText>
              </w:r>
              <w:r w:rsidRPr="00671C8B" w:rsidDel="000934B8">
                <w:tab/>
                <w:delText>0 – 63</w:delText>
              </w:r>
              <w:r w:rsidRPr="00671C8B" w:rsidDel="000934B8">
                <w:tab/>
                <w:delText>PSI_COUNT_LR</w:delText>
              </w:r>
              <w:bookmarkStart w:id="16086" w:name="_Toc489460178"/>
              <w:bookmarkEnd w:id="16086"/>
            </w:del>
          </w:p>
          <w:p w14:paraId="10A5A34C" w14:textId="3436FE21" w:rsidR="00AD6DB4" w:rsidRPr="00671C8B" w:rsidDel="000934B8" w:rsidRDefault="00AD6DB4" w:rsidP="00166AF3">
            <w:pPr>
              <w:pStyle w:val="TableBody"/>
              <w:rPr>
                <w:del w:id="16087" w:author="Alban Roche" w:date="2017-08-02T16:42:00Z"/>
                <w:b/>
              </w:rPr>
            </w:pPr>
            <w:bookmarkStart w:id="16088" w:name="_Toc489460179"/>
            <w:bookmarkEnd w:id="16088"/>
          </w:p>
          <w:p w14:paraId="3D7654FB" w14:textId="74C77C9C" w:rsidR="00AD6DB4" w:rsidRPr="00671C8B" w:rsidDel="000934B8" w:rsidRDefault="00AD6DB4" w:rsidP="00166AF3">
            <w:pPr>
              <w:pStyle w:val="TableBody"/>
              <w:rPr>
                <w:del w:id="16089" w:author="Alban Roche" w:date="2017-08-02T16:42:00Z"/>
              </w:rPr>
            </w:pPr>
            <w:del w:id="16090" w:author="Alban Roche" w:date="2017-08-02T16:42:00Z">
              <w:r w:rsidRPr="00671C8B" w:rsidDel="000934B8">
                <w:rPr>
                  <w:b/>
                </w:rPr>
                <w:delText>&lt;Count_HR&gt;</w:delText>
              </w:r>
              <w:r w:rsidRPr="00671C8B" w:rsidDel="000934B8">
                <w:tab/>
                <w:delText>0 – 15 (mapped to 1 – 16)</w:delText>
              </w:r>
              <w:r w:rsidRPr="00671C8B" w:rsidDel="000934B8">
                <w:tab/>
                <w:delText>PSI_COUNT_HR</w:delText>
              </w:r>
              <w:bookmarkStart w:id="16091" w:name="_Toc489460180"/>
              <w:bookmarkEnd w:id="16091"/>
            </w:del>
          </w:p>
          <w:p w14:paraId="7FA6E7C3" w14:textId="24046C94" w:rsidR="00AD6DB4" w:rsidRPr="00671C8B" w:rsidDel="000934B8" w:rsidRDefault="00AD6DB4" w:rsidP="00166AF3">
            <w:pPr>
              <w:pStyle w:val="TableBody"/>
              <w:rPr>
                <w:del w:id="16092" w:author="Alban Roche" w:date="2017-08-02T16:42:00Z"/>
                <w:b/>
              </w:rPr>
            </w:pPr>
            <w:bookmarkStart w:id="16093" w:name="_Toc489460181"/>
            <w:bookmarkEnd w:id="16093"/>
          </w:p>
          <w:p w14:paraId="41162817" w14:textId="1D07850F" w:rsidR="00AD6DB4" w:rsidRPr="00671C8B" w:rsidDel="000934B8" w:rsidRDefault="00AD6DB4" w:rsidP="00166AF3">
            <w:pPr>
              <w:pStyle w:val="TableBody"/>
              <w:rPr>
                <w:del w:id="16094" w:author="Alban Roche" w:date="2017-08-02T16:42:00Z"/>
              </w:rPr>
            </w:pPr>
            <w:del w:id="16095" w:author="Alban Roche" w:date="2017-08-02T16:42:00Z">
              <w:r w:rsidRPr="00671C8B" w:rsidDel="000934B8">
                <w:rPr>
                  <w:b/>
                </w:rPr>
                <w:delText>&lt;C_R_Hyst&gt;</w:delText>
              </w:r>
              <w:r w:rsidRPr="00671C8B" w:rsidDel="000934B8">
                <w:tab/>
                <w:delText>0 – 7</w:delText>
              </w:r>
              <w:r w:rsidRPr="00671C8B" w:rsidDel="000934B8">
                <w:tab/>
                <w:delText>CELL-RESELECT-HYSTERESIS</w:delText>
              </w:r>
              <w:bookmarkStart w:id="16096" w:name="_Toc489460182"/>
              <w:bookmarkEnd w:id="16096"/>
            </w:del>
          </w:p>
          <w:p w14:paraId="0A0CC4C3" w14:textId="4488444D" w:rsidR="00AD6DB4" w:rsidRPr="00671C8B" w:rsidDel="000934B8" w:rsidRDefault="00AD6DB4" w:rsidP="00166AF3">
            <w:pPr>
              <w:pStyle w:val="TableBody"/>
              <w:rPr>
                <w:del w:id="16097" w:author="Alban Roche" w:date="2017-08-02T16:42:00Z"/>
                <w:b/>
              </w:rPr>
            </w:pPr>
            <w:bookmarkStart w:id="16098" w:name="_Toc489460183"/>
            <w:bookmarkEnd w:id="16098"/>
          </w:p>
          <w:p w14:paraId="26E52E7B" w14:textId="4ABC483E" w:rsidR="00AD6DB4" w:rsidRPr="00671C8B" w:rsidDel="000934B8" w:rsidRDefault="00AD6DB4" w:rsidP="00166AF3">
            <w:pPr>
              <w:pStyle w:val="TableBody"/>
              <w:rPr>
                <w:del w:id="16099" w:author="Alban Roche" w:date="2017-08-02T16:42:00Z"/>
              </w:rPr>
            </w:pPr>
            <w:del w:id="16100" w:author="Alban Roche" w:date="2017-08-02T16:42:00Z">
              <w:r w:rsidRPr="00671C8B" w:rsidDel="000934B8">
                <w:rPr>
                  <w:b/>
                </w:rPr>
                <w:delText>&lt;C1&gt;</w:delText>
              </w:r>
              <w:r w:rsidRPr="00671C8B" w:rsidDel="000934B8">
                <w:tab/>
                <w:delText>Integer value of c1</w:delText>
              </w:r>
              <w:bookmarkStart w:id="16101" w:name="_Toc489460184"/>
              <w:bookmarkEnd w:id="16101"/>
            </w:del>
          </w:p>
          <w:p w14:paraId="4134DCA8" w14:textId="342C5308" w:rsidR="00AD6DB4" w:rsidRPr="00671C8B" w:rsidDel="000934B8" w:rsidRDefault="00AD6DB4" w:rsidP="00166AF3">
            <w:pPr>
              <w:pStyle w:val="TableBody"/>
              <w:rPr>
                <w:del w:id="16102" w:author="Alban Roche" w:date="2017-08-02T16:42:00Z"/>
                <w:b/>
              </w:rPr>
            </w:pPr>
            <w:bookmarkStart w:id="16103" w:name="_Toc489460185"/>
            <w:bookmarkEnd w:id="16103"/>
          </w:p>
          <w:p w14:paraId="2401E6CF" w14:textId="68E24376" w:rsidR="00AD6DB4" w:rsidRPr="00671C8B" w:rsidDel="000934B8" w:rsidRDefault="00AD6DB4" w:rsidP="00166AF3">
            <w:pPr>
              <w:pStyle w:val="TableBody"/>
              <w:rPr>
                <w:del w:id="16104" w:author="Alban Roche" w:date="2017-08-02T16:42:00Z"/>
              </w:rPr>
            </w:pPr>
            <w:del w:id="16105" w:author="Alban Roche" w:date="2017-08-02T16:42:00Z">
              <w:r w:rsidRPr="00671C8B" w:rsidDel="000934B8">
                <w:rPr>
                  <w:b/>
                </w:rPr>
                <w:delText>&lt;C2&gt;</w:delText>
              </w:r>
              <w:r w:rsidRPr="00671C8B" w:rsidDel="000934B8">
                <w:tab/>
                <w:delText>Integer value of c2</w:delText>
              </w:r>
              <w:bookmarkStart w:id="16106" w:name="_Toc489460186"/>
              <w:bookmarkEnd w:id="16106"/>
            </w:del>
          </w:p>
          <w:p w14:paraId="78005B80" w14:textId="4B42F177" w:rsidR="00AD6DB4" w:rsidRPr="00671C8B" w:rsidDel="000934B8" w:rsidRDefault="00AD6DB4" w:rsidP="00166AF3">
            <w:pPr>
              <w:pStyle w:val="TableBody"/>
              <w:rPr>
                <w:del w:id="16107" w:author="Alban Roche" w:date="2017-08-02T16:42:00Z"/>
                <w:b/>
              </w:rPr>
            </w:pPr>
            <w:bookmarkStart w:id="16108" w:name="_Toc489460187"/>
            <w:bookmarkEnd w:id="16108"/>
          </w:p>
          <w:p w14:paraId="40C34891" w14:textId="79164230" w:rsidR="00AD6DB4" w:rsidRPr="00671C8B" w:rsidDel="000934B8" w:rsidRDefault="00AD6DB4" w:rsidP="00166AF3">
            <w:pPr>
              <w:pStyle w:val="TableBody"/>
              <w:rPr>
                <w:del w:id="16109" w:author="Alban Roche" w:date="2017-08-02T16:42:00Z"/>
              </w:rPr>
            </w:pPr>
            <w:del w:id="16110" w:author="Alban Roche" w:date="2017-08-02T16:42:00Z">
              <w:r w:rsidRPr="00671C8B" w:rsidDel="000934B8">
                <w:rPr>
                  <w:b/>
                </w:rPr>
                <w:delText>&lt;C31&gt;</w:delText>
              </w:r>
              <w:r w:rsidRPr="00671C8B" w:rsidDel="000934B8">
                <w:tab/>
                <w:delText>Integer value of c31</w:delText>
              </w:r>
              <w:bookmarkStart w:id="16111" w:name="_Toc489460188"/>
              <w:bookmarkEnd w:id="16111"/>
            </w:del>
          </w:p>
          <w:p w14:paraId="1EC3C150" w14:textId="65F626EB" w:rsidR="00AD6DB4" w:rsidRPr="00671C8B" w:rsidDel="000934B8" w:rsidRDefault="00AD6DB4" w:rsidP="00166AF3">
            <w:pPr>
              <w:pStyle w:val="TableBody"/>
              <w:rPr>
                <w:del w:id="16112" w:author="Alban Roche" w:date="2017-08-02T16:42:00Z"/>
                <w:b/>
              </w:rPr>
            </w:pPr>
            <w:bookmarkStart w:id="16113" w:name="_Toc489460189"/>
            <w:bookmarkEnd w:id="16113"/>
          </w:p>
          <w:p w14:paraId="56DBDD59" w14:textId="7E787907" w:rsidR="00AD6DB4" w:rsidRPr="00671C8B" w:rsidDel="000934B8" w:rsidRDefault="00AD6DB4" w:rsidP="00166AF3">
            <w:pPr>
              <w:pStyle w:val="TableBody"/>
              <w:rPr>
                <w:del w:id="16114" w:author="Alban Roche" w:date="2017-08-02T16:42:00Z"/>
              </w:rPr>
            </w:pPr>
            <w:del w:id="16115" w:author="Alban Roche" w:date="2017-08-02T16:42:00Z">
              <w:r w:rsidRPr="00671C8B" w:rsidDel="000934B8">
                <w:rPr>
                  <w:b/>
                </w:rPr>
                <w:delText>&lt;C32&gt;</w:delText>
              </w:r>
              <w:r w:rsidRPr="00671C8B" w:rsidDel="000934B8">
                <w:tab/>
                <w:delText>Integer value of c32</w:delText>
              </w:r>
              <w:bookmarkStart w:id="16116" w:name="_Toc489460190"/>
              <w:bookmarkEnd w:id="16116"/>
            </w:del>
          </w:p>
          <w:p w14:paraId="4BC77D84" w14:textId="6EC7EB57" w:rsidR="00AD6DB4" w:rsidRPr="00671C8B" w:rsidDel="000934B8" w:rsidRDefault="00AD6DB4" w:rsidP="00166AF3">
            <w:pPr>
              <w:pStyle w:val="TableBody"/>
              <w:rPr>
                <w:del w:id="16117" w:author="Alban Roche" w:date="2017-08-02T16:42:00Z"/>
              </w:rPr>
            </w:pPr>
            <w:bookmarkStart w:id="16118" w:name="_Toc489460191"/>
            <w:bookmarkEnd w:id="16118"/>
          </w:p>
          <w:p w14:paraId="3F271728" w14:textId="3A1C7331" w:rsidR="00AD6DB4" w:rsidDel="000934B8" w:rsidRDefault="00AD6DB4" w:rsidP="00166AF3">
            <w:pPr>
              <w:pStyle w:val="TableBody"/>
              <w:rPr>
                <w:del w:id="16119" w:author="Alban Roche" w:date="2017-08-02T16:42:00Z"/>
              </w:rPr>
            </w:pPr>
            <w:del w:id="16120" w:author="Alban Roche" w:date="2017-08-02T16:42:00Z">
              <w:r w:rsidRPr="00671C8B" w:rsidDel="000934B8">
                <w:rPr>
                  <w:b/>
                </w:rPr>
                <w:delText>&lt;Prior_Acc_Thr&gt;</w:delText>
              </w:r>
              <w:r w:rsidRPr="00671C8B" w:rsidDel="000934B8">
                <w:tab/>
                <w:delText>0 – 7</w:delText>
              </w:r>
              <w:r w:rsidRPr="00671C8B" w:rsidDel="000934B8">
                <w:tab/>
                <w:delText>Prioriry_ACCESS_THR</w:delText>
              </w:r>
              <w:bookmarkStart w:id="16121" w:name="_Toc489460192"/>
              <w:bookmarkEnd w:id="16121"/>
            </w:del>
          </w:p>
          <w:p w14:paraId="59B02A14" w14:textId="707C0201" w:rsidR="00AD6DB4" w:rsidDel="000934B8" w:rsidRDefault="00AD6DB4" w:rsidP="00166AF3">
            <w:pPr>
              <w:pStyle w:val="TableBody"/>
              <w:rPr>
                <w:del w:id="16122" w:author="Alban Roche" w:date="2017-08-02T16:42:00Z"/>
              </w:rPr>
            </w:pPr>
            <w:bookmarkStart w:id="16123" w:name="_Toc489460193"/>
            <w:bookmarkEnd w:id="16123"/>
          </w:p>
          <w:p w14:paraId="564B2538" w14:textId="1E4B4006" w:rsidR="00AD6DB4" w:rsidDel="000934B8" w:rsidRDefault="00AD6DB4" w:rsidP="00166AF3">
            <w:pPr>
              <w:pStyle w:val="TableBody"/>
              <w:rPr>
                <w:del w:id="16124" w:author="Alban Roche" w:date="2017-08-02T16:42:00Z"/>
              </w:rPr>
            </w:pPr>
            <w:del w:id="16125" w:author="Alban Roche" w:date="2017-08-02T16:42:00Z">
              <w:r w:rsidRPr="00C4570B" w:rsidDel="000934B8">
                <w:rPr>
                  <w:b/>
                </w:rPr>
                <w:delText>&lt;rrc_state&gt;</w:delText>
              </w:r>
              <w:r w:rsidDel="000934B8">
                <w:tab/>
                <w:delText>"CD"</w:delText>
              </w:r>
              <w:r w:rsidDel="000934B8">
                <w:tab/>
                <w:delText>CELL_DCH</w:delText>
              </w:r>
              <w:bookmarkStart w:id="16126" w:name="_Toc489460194"/>
              <w:bookmarkEnd w:id="16126"/>
            </w:del>
          </w:p>
          <w:p w14:paraId="1BDFBB06" w14:textId="0B6C9058" w:rsidR="00AD6DB4" w:rsidDel="000934B8" w:rsidRDefault="00AD6DB4" w:rsidP="00166AF3">
            <w:pPr>
              <w:pStyle w:val="TableBody"/>
              <w:rPr>
                <w:del w:id="16127" w:author="Alban Roche" w:date="2017-08-02T16:42:00Z"/>
              </w:rPr>
            </w:pPr>
            <w:del w:id="16128" w:author="Alban Roche" w:date="2017-08-02T16:42:00Z">
              <w:r w:rsidDel="000934B8">
                <w:tab/>
              </w:r>
              <w:r w:rsidDel="000934B8">
                <w:tab/>
                <w:delText>"CF"</w:delText>
              </w:r>
              <w:r w:rsidDel="000934B8">
                <w:tab/>
                <w:delText>CELL_FACH</w:delText>
              </w:r>
              <w:bookmarkStart w:id="16129" w:name="_Toc489460195"/>
              <w:bookmarkEnd w:id="16129"/>
            </w:del>
          </w:p>
          <w:p w14:paraId="71169B4F" w14:textId="5AE3E127" w:rsidR="00AD6DB4" w:rsidDel="000934B8" w:rsidRDefault="00AD6DB4" w:rsidP="00166AF3">
            <w:pPr>
              <w:pStyle w:val="TableBody"/>
              <w:rPr>
                <w:del w:id="16130" w:author="Alban Roche" w:date="2017-08-02T16:42:00Z"/>
              </w:rPr>
            </w:pPr>
            <w:del w:id="16131" w:author="Alban Roche" w:date="2017-08-02T16:42:00Z">
              <w:r w:rsidDel="000934B8">
                <w:tab/>
              </w:r>
              <w:r w:rsidDel="000934B8">
                <w:tab/>
                <w:delText>"CP"</w:delText>
              </w:r>
              <w:r w:rsidDel="000934B8">
                <w:tab/>
                <w:delText>CELL_PCH</w:delText>
              </w:r>
              <w:bookmarkStart w:id="16132" w:name="_Toc489460196"/>
              <w:bookmarkEnd w:id="16132"/>
            </w:del>
          </w:p>
          <w:p w14:paraId="0B512681" w14:textId="31B6A11B" w:rsidR="00AD6DB4" w:rsidDel="000934B8" w:rsidRDefault="00AD6DB4" w:rsidP="00166AF3">
            <w:pPr>
              <w:pStyle w:val="TableBody"/>
              <w:rPr>
                <w:del w:id="16133" w:author="Alban Roche" w:date="2017-08-02T16:42:00Z"/>
              </w:rPr>
            </w:pPr>
            <w:del w:id="16134" w:author="Alban Roche" w:date="2017-08-02T16:42:00Z">
              <w:r w:rsidDel="000934B8">
                <w:tab/>
              </w:r>
              <w:r w:rsidDel="000934B8">
                <w:tab/>
                <w:delText>"UP"</w:delText>
              </w:r>
              <w:r w:rsidDel="000934B8">
                <w:tab/>
                <w:delText>URA_PCH</w:delText>
              </w:r>
              <w:bookmarkStart w:id="16135" w:name="_Toc489460197"/>
              <w:bookmarkEnd w:id="16135"/>
            </w:del>
          </w:p>
          <w:p w14:paraId="433EDFA1" w14:textId="6B63702F" w:rsidR="00AD6DB4" w:rsidDel="000934B8" w:rsidRDefault="00AD6DB4" w:rsidP="00166AF3">
            <w:pPr>
              <w:pStyle w:val="TableBody"/>
              <w:rPr>
                <w:del w:id="16136" w:author="Alban Roche" w:date="2017-08-02T16:42:00Z"/>
              </w:rPr>
            </w:pPr>
            <w:del w:id="16137" w:author="Alban Roche" w:date="2017-08-02T16:42:00Z">
              <w:r w:rsidDel="000934B8">
                <w:tab/>
              </w:r>
              <w:r w:rsidDel="000934B8">
                <w:tab/>
                <w:delText>"ID"</w:delText>
              </w:r>
              <w:r w:rsidDel="000934B8">
                <w:tab/>
                <w:delText>IDLE</w:delText>
              </w:r>
              <w:bookmarkStart w:id="16138" w:name="_Toc489460198"/>
              <w:bookmarkEnd w:id="16138"/>
            </w:del>
          </w:p>
          <w:p w14:paraId="5E16093D" w14:textId="36262025" w:rsidR="00AD6DB4" w:rsidDel="000934B8" w:rsidRDefault="00AD6DB4" w:rsidP="00166AF3">
            <w:pPr>
              <w:pStyle w:val="TableBody"/>
              <w:rPr>
                <w:del w:id="16139" w:author="Alban Roche" w:date="2017-08-02T16:42:00Z"/>
              </w:rPr>
            </w:pPr>
            <w:del w:id="16140" w:author="Alban Roche" w:date="2017-08-02T16:42:00Z">
              <w:r w:rsidDel="000934B8">
                <w:tab/>
              </w:r>
              <w:r w:rsidDel="000934B8">
                <w:tab/>
                <w:delText>"ST"</w:delText>
              </w:r>
              <w:r w:rsidDel="000934B8">
                <w:tab/>
                <w:delText>START</w:delText>
              </w:r>
              <w:bookmarkStart w:id="16141" w:name="_Toc489460199"/>
              <w:bookmarkEnd w:id="16141"/>
            </w:del>
          </w:p>
          <w:p w14:paraId="0E6D5CA1" w14:textId="6FABF2C5" w:rsidR="00AD6DB4" w:rsidDel="000934B8" w:rsidRDefault="00AD6DB4" w:rsidP="00166AF3">
            <w:pPr>
              <w:pStyle w:val="TableBody"/>
              <w:rPr>
                <w:del w:id="16142" w:author="Alban Roche" w:date="2017-08-02T16:42:00Z"/>
              </w:rPr>
            </w:pPr>
            <w:bookmarkStart w:id="16143" w:name="_Toc489460200"/>
            <w:bookmarkEnd w:id="16143"/>
          </w:p>
          <w:p w14:paraId="14873C72" w14:textId="65B7DDBC" w:rsidR="00AD6DB4" w:rsidDel="000934B8" w:rsidRDefault="00AD6DB4" w:rsidP="00166AF3">
            <w:pPr>
              <w:pStyle w:val="TableBody"/>
              <w:rPr>
                <w:del w:id="16144" w:author="Alban Roche" w:date="2017-08-02T16:42:00Z"/>
              </w:rPr>
            </w:pPr>
            <w:del w:id="16145" w:author="Alban Roche" w:date="2017-08-02T16:42:00Z">
              <w:r w:rsidRPr="00316D13" w:rsidDel="000934B8">
                <w:rPr>
                  <w:b/>
                </w:rPr>
                <w:delText>&lt;</w:delText>
              </w:r>
              <w:r w:rsidRPr="00316D13" w:rsidDel="000934B8">
                <w:rPr>
                  <w:b/>
                  <w:bCs/>
                </w:rPr>
                <w:delText>urrcdc_state</w:delText>
              </w:r>
              <w:r w:rsidRPr="00316D13" w:rsidDel="000934B8">
                <w:rPr>
                  <w:b/>
                </w:rPr>
                <w:delText>&gt;</w:delText>
              </w:r>
              <w:r w:rsidDel="000934B8">
                <w:tab/>
                <w:delText>I</w:delText>
              </w:r>
              <w:r w:rsidRPr="00C4570B" w:rsidDel="000934B8">
                <w:delText>ndicated by three hex digits (octet1,</w:delText>
              </w:r>
              <w:r w:rsidDel="000934B8">
                <w:delText xml:space="preserve"> </w:delText>
              </w:r>
              <w:r w:rsidRPr="00C4570B" w:rsidDel="000934B8">
                <w:delText>2:event, 3:state)</w:delText>
              </w:r>
              <w:bookmarkStart w:id="16146" w:name="_Toc489460201"/>
              <w:bookmarkEnd w:id="16146"/>
            </w:del>
          </w:p>
          <w:p w14:paraId="23269E7C" w14:textId="59C26982" w:rsidR="00AD6DB4" w:rsidRPr="00C4570B" w:rsidDel="000934B8" w:rsidRDefault="00AD6DB4" w:rsidP="00166AF3">
            <w:pPr>
              <w:pStyle w:val="TableBody"/>
              <w:rPr>
                <w:del w:id="16147" w:author="Alban Roche" w:date="2017-08-02T16:42:00Z"/>
              </w:rPr>
            </w:pPr>
            <w:bookmarkStart w:id="16148" w:name="_Toc489460202"/>
            <w:bookmarkEnd w:id="16148"/>
          </w:p>
          <w:p w14:paraId="1B9AAFF3" w14:textId="14180A18" w:rsidR="00AD6DB4" w:rsidRPr="00C4570B" w:rsidDel="000934B8" w:rsidRDefault="00AD6DB4" w:rsidP="00166AF3">
            <w:pPr>
              <w:pStyle w:val="TableBody"/>
              <w:rPr>
                <w:del w:id="16149" w:author="Alban Roche" w:date="2017-08-02T16:42:00Z"/>
              </w:rPr>
            </w:pPr>
            <w:del w:id="16150" w:author="Alban Roche" w:date="2017-08-02T16:42:00Z">
              <w:r w:rsidRPr="00EE772F" w:rsidDel="000934B8">
                <w:rPr>
                  <w:b/>
                </w:rPr>
                <w:delText>&lt;</w:delText>
              </w:r>
              <w:r w:rsidRPr="00EE772F" w:rsidDel="000934B8">
                <w:rPr>
                  <w:b/>
                  <w:bCs/>
                </w:rPr>
                <w:delText>urrcbp_state</w:delText>
              </w:r>
              <w:r w:rsidRPr="00EE772F" w:rsidDel="000934B8">
                <w:rPr>
                  <w:b/>
                </w:rPr>
                <w:delText>&gt;</w:delText>
              </w:r>
              <w:r w:rsidDel="000934B8">
                <w:tab/>
                <w:delText>Indicated by four hex digits</w:delText>
              </w:r>
              <w:r w:rsidRPr="00C4570B" w:rsidDel="000934B8">
                <w:delText xml:space="preserve"> (1,</w:delText>
              </w:r>
              <w:r w:rsidDel="000934B8">
                <w:delText xml:space="preserve"> </w:delText>
              </w:r>
              <w:r w:rsidRPr="00C4570B" w:rsidDel="000934B8">
                <w:delText>2:event, 3,</w:delText>
              </w:r>
              <w:r w:rsidDel="000934B8">
                <w:delText xml:space="preserve"> </w:delText>
              </w:r>
              <w:r w:rsidRPr="00C4570B" w:rsidDel="000934B8">
                <w:delText>4:state)</w:delText>
              </w:r>
              <w:bookmarkStart w:id="16151" w:name="_Toc489460203"/>
              <w:bookmarkEnd w:id="16151"/>
            </w:del>
          </w:p>
          <w:p w14:paraId="185CB9E6" w14:textId="794801E6" w:rsidR="00AD6DB4" w:rsidDel="000934B8" w:rsidRDefault="00AD6DB4" w:rsidP="00166AF3">
            <w:pPr>
              <w:pStyle w:val="TableBody"/>
              <w:rPr>
                <w:del w:id="16152" w:author="Alban Roche" w:date="2017-08-02T16:42:00Z"/>
                <w:b/>
              </w:rPr>
            </w:pPr>
            <w:bookmarkStart w:id="16153" w:name="_Toc489460204"/>
            <w:bookmarkEnd w:id="16153"/>
          </w:p>
          <w:p w14:paraId="38545E02" w14:textId="3B0F6CD0" w:rsidR="00AD6DB4" w:rsidRPr="00C4570B" w:rsidDel="000934B8" w:rsidRDefault="00AD6DB4" w:rsidP="00166AF3">
            <w:pPr>
              <w:pStyle w:val="TableBody"/>
              <w:rPr>
                <w:del w:id="16154" w:author="Alban Roche" w:date="2017-08-02T16:42:00Z"/>
              </w:rPr>
            </w:pPr>
            <w:del w:id="16155" w:author="Alban Roche" w:date="2017-08-02T16:42:00Z">
              <w:r w:rsidRPr="00EE772F" w:rsidDel="000934B8">
                <w:rPr>
                  <w:b/>
                </w:rPr>
                <w:delText>&lt;</w:delText>
              </w:r>
              <w:r w:rsidRPr="00EE772F" w:rsidDel="000934B8">
                <w:rPr>
                  <w:b/>
                  <w:bCs/>
                </w:rPr>
                <w:delText>urrcm_state</w:delText>
              </w:r>
              <w:r w:rsidRPr="00EE772F" w:rsidDel="000934B8">
                <w:rPr>
                  <w:b/>
                </w:rPr>
                <w:delText>&gt;</w:delText>
              </w:r>
              <w:r w:rsidDel="000934B8">
                <w:tab/>
                <w:delText>I</w:delText>
              </w:r>
              <w:r w:rsidRPr="00C4570B" w:rsidDel="000934B8">
                <w:delText>ndicated by three he</w:delText>
              </w:r>
              <w:r w:rsidDel="000934B8">
                <w:delText>x digits (1:event, 2:state, 3:number</w:delText>
              </w:r>
              <w:r w:rsidRPr="00C4570B" w:rsidDel="000934B8">
                <w:delText xml:space="preserve"> of sent </w:delText>
              </w:r>
              <w:r w:rsidDel="000934B8">
                <w:tab/>
              </w:r>
              <w:r w:rsidDel="000934B8">
                <w:tab/>
              </w:r>
              <w:r w:rsidDel="000934B8">
                <w:tab/>
              </w:r>
              <w:r w:rsidDel="000934B8">
                <w:tab/>
              </w:r>
              <w:r w:rsidRPr="00C4570B" w:rsidDel="000934B8">
                <w:delText>measurements)</w:delText>
              </w:r>
              <w:bookmarkStart w:id="16156" w:name="_Toc489460205"/>
              <w:bookmarkEnd w:id="16156"/>
            </w:del>
          </w:p>
          <w:p w14:paraId="17A74813" w14:textId="59CE302B" w:rsidR="00AD6DB4" w:rsidDel="000934B8" w:rsidRDefault="00AD6DB4" w:rsidP="00166AF3">
            <w:pPr>
              <w:pStyle w:val="TableBody"/>
              <w:rPr>
                <w:del w:id="16157" w:author="Alban Roche" w:date="2017-08-02T16:42:00Z"/>
                <w:b/>
              </w:rPr>
            </w:pPr>
            <w:bookmarkStart w:id="16158" w:name="_Toc489460206"/>
            <w:bookmarkEnd w:id="16158"/>
          </w:p>
          <w:p w14:paraId="0784B01C" w14:textId="4D54A2CE" w:rsidR="00AD6DB4" w:rsidRPr="00C4570B" w:rsidDel="000934B8" w:rsidRDefault="00AD6DB4" w:rsidP="00166AF3">
            <w:pPr>
              <w:pStyle w:val="TableBody"/>
              <w:rPr>
                <w:del w:id="16159" w:author="Alban Roche" w:date="2017-08-02T16:42:00Z"/>
              </w:rPr>
            </w:pPr>
            <w:del w:id="16160" w:author="Alban Roche" w:date="2017-08-02T16:42:00Z">
              <w:r w:rsidRPr="00EE772F" w:rsidDel="000934B8">
                <w:rPr>
                  <w:b/>
                </w:rPr>
                <w:delText>&lt;</w:delText>
              </w:r>
              <w:r w:rsidRPr="00EE772F" w:rsidDel="000934B8">
                <w:rPr>
                  <w:b/>
                  <w:bCs/>
                </w:rPr>
                <w:delText>as_error_code</w:delText>
              </w:r>
              <w:r w:rsidRPr="00EE772F" w:rsidDel="000934B8">
                <w:rPr>
                  <w:b/>
                </w:rPr>
                <w:delText>&gt;</w:delText>
              </w:r>
              <w:r w:rsidDel="000934B8">
                <w:tab/>
                <w:delText>I</w:delText>
              </w:r>
              <w:r w:rsidRPr="00C4570B" w:rsidDel="000934B8">
                <w:delText>ndication about error in UAS; integer</w:delText>
              </w:r>
              <w:r w:rsidDel="000934B8">
                <w:delText xml:space="preserve"> value with</w:delText>
              </w:r>
              <w:r w:rsidRPr="00C4570B" w:rsidDel="000934B8">
                <w:delText xml:space="preserve"> range </w:delText>
              </w:r>
              <w:r w:rsidDel="000934B8">
                <w:delText xml:space="preserve">from </w:delText>
              </w:r>
              <w:r w:rsidRPr="00C4570B" w:rsidDel="000934B8">
                <w:delText>0</w:delText>
              </w:r>
              <w:r w:rsidDel="000934B8">
                <w:delText xml:space="preserve"> – </w:delText>
              </w:r>
              <w:r w:rsidRPr="00C4570B" w:rsidDel="000934B8">
                <w:delText>99</w:delText>
              </w:r>
              <w:bookmarkStart w:id="16161" w:name="_Toc489460207"/>
              <w:bookmarkEnd w:id="16161"/>
            </w:del>
          </w:p>
          <w:p w14:paraId="0864E649" w14:textId="42F68650" w:rsidR="00AD6DB4" w:rsidDel="000934B8" w:rsidRDefault="00AD6DB4" w:rsidP="00166AF3">
            <w:pPr>
              <w:pStyle w:val="TableBody"/>
              <w:rPr>
                <w:del w:id="16162" w:author="Alban Roche" w:date="2017-08-02T16:42:00Z"/>
                <w:b/>
              </w:rPr>
            </w:pPr>
            <w:bookmarkStart w:id="16163" w:name="_Toc489460208"/>
            <w:bookmarkEnd w:id="16163"/>
          </w:p>
          <w:p w14:paraId="21E33645" w14:textId="6D7661E9" w:rsidR="00AD6DB4" w:rsidRPr="00C4570B" w:rsidDel="000934B8" w:rsidRDefault="00AD6DB4" w:rsidP="00166AF3">
            <w:pPr>
              <w:pStyle w:val="TableBody"/>
              <w:rPr>
                <w:del w:id="16164" w:author="Alban Roche" w:date="2017-08-02T16:42:00Z"/>
              </w:rPr>
            </w:pPr>
            <w:del w:id="16165" w:author="Alban Roche" w:date="2017-08-02T16:42:00Z">
              <w:r w:rsidRPr="00EE772F" w:rsidDel="000934B8">
                <w:rPr>
                  <w:b/>
                </w:rPr>
                <w:delText>&lt;</w:delText>
              </w:r>
              <w:r w:rsidRPr="00EE772F" w:rsidDel="000934B8">
                <w:rPr>
                  <w:b/>
                  <w:bCs/>
                </w:rPr>
                <w:delText>release_cause</w:delText>
              </w:r>
              <w:r w:rsidRPr="00EE772F" w:rsidDel="000934B8">
                <w:rPr>
                  <w:b/>
                </w:rPr>
                <w:delText>&gt;</w:delText>
              </w:r>
              <w:r w:rsidDel="000934B8">
                <w:tab/>
                <w:delText>I</w:delText>
              </w:r>
              <w:r w:rsidRPr="00C4570B" w:rsidDel="000934B8">
                <w:delText>nteger</w:delText>
              </w:r>
              <w:r w:rsidDel="000934B8">
                <w:delText xml:space="preserve"> value with </w:delText>
              </w:r>
              <w:r w:rsidRPr="00C4570B" w:rsidDel="000934B8">
                <w:delText xml:space="preserve">range </w:delText>
              </w:r>
              <w:r w:rsidDel="000934B8">
                <w:delText xml:space="preserve">from </w:delText>
              </w:r>
              <w:r w:rsidRPr="00C4570B" w:rsidDel="000934B8">
                <w:delText>0</w:delText>
              </w:r>
              <w:r w:rsidDel="000934B8">
                <w:delText xml:space="preserve"> – </w:delText>
              </w:r>
              <w:r w:rsidRPr="00C4570B" w:rsidDel="000934B8">
                <w:delText>99</w:delText>
              </w:r>
              <w:bookmarkStart w:id="16166" w:name="_Toc489460209"/>
              <w:bookmarkEnd w:id="16166"/>
            </w:del>
          </w:p>
          <w:p w14:paraId="24A5ADF0" w14:textId="719728E5" w:rsidR="00AD6DB4" w:rsidDel="000934B8" w:rsidRDefault="00AD6DB4" w:rsidP="00166AF3">
            <w:pPr>
              <w:pStyle w:val="TableBody"/>
              <w:rPr>
                <w:del w:id="16167" w:author="Alban Roche" w:date="2017-08-02T16:42:00Z"/>
              </w:rPr>
            </w:pPr>
            <w:bookmarkStart w:id="16168" w:name="_Toc489460210"/>
            <w:bookmarkEnd w:id="16168"/>
          </w:p>
          <w:p w14:paraId="030EA4DC" w14:textId="2463EA25" w:rsidR="00AD6DB4" w:rsidRPr="00C4570B" w:rsidDel="000934B8" w:rsidRDefault="00AD6DB4" w:rsidP="00166AF3">
            <w:pPr>
              <w:pStyle w:val="TableBody"/>
              <w:rPr>
                <w:del w:id="16169" w:author="Alban Roche" w:date="2017-08-02T16:42:00Z"/>
              </w:rPr>
            </w:pPr>
            <w:del w:id="16170" w:author="Alban Roche" w:date="2017-08-02T16:42:00Z">
              <w:r w:rsidRPr="00EE772F" w:rsidDel="000934B8">
                <w:rPr>
                  <w:b/>
                </w:rPr>
                <w:delText>&lt;</w:delText>
              </w:r>
              <w:r w:rsidRPr="00EE772F" w:rsidDel="000934B8">
                <w:rPr>
                  <w:b/>
                  <w:bCs/>
                </w:rPr>
                <w:delText>out_of_service</w:delText>
              </w:r>
              <w:r w:rsidRPr="00EE772F" w:rsidDel="000934B8">
                <w:rPr>
                  <w:b/>
                </w:rPr>
                <w:delText>&gt;</w:delText>
              </w:r>
              <w:r w:rsidDel="000934B8">
                <w:tab/>
              </w:r>
              <w:r w:rsidRPr="00C4570B" w:rsidDel="000934B8">
                <w:delText>0</w:delText>
              </w:r>
              <w:r w:rsidDel="000934B8">
                <w:delText xml:space="preserve"> – </w:delText>
              </w:r>
              <w:r w:rsidRPr="00C4570B" w:rsidDel="000934B8">
                <w:delText>1</w:delText>
              </w:r>
              <w:bookmarkStart w:id="16171" w:name="_Toc489460211"/>
              <w:bookmarkEnd w:id="16171"/>
            </w:del>
          </w:p>
          <w:p w14:paraId="63D74923" w14:textId="281A6303" w:rsidR="00AD6DB4" w:rsidDel="000934B8" w:rsidRDefault="00AD6DB4" w:rsidP="00166AF3">
            <w:pPr>
              <w:pStyle w:val="TableBody"/>
              <w:rPr>
                <w:del w:id="16172" w:author="Alban Roche" w:date="2017-08-02T16:42:00Z"/>
              </w:rPr>
            </w:pPr>
            <w:bookmarkStart w:id="16173" w:name="_Toc489460212"/>
            <w:bookmarkEnd w:id="16173"/>
          </w:p>
          <w:p w14:paraId="551DACEA" w14:textId="5666C08A" w:rsidR="00AD6DB4" w:rsidDel="000934B8" w:rsidRDefault="00AD6DB4" w:rsidP="00166AF3">
            <w:pPr>
              <w:pStyle w:val="TableBody"/>
              <w:rPr>
                <w:del w:id="16174" w:author="Alban Roche" w:date="2017-08-02T16:42:00Z"/>
              </w:rPr>
            </w:pPr>
            <w:del w:id="16175" w:author="Alban Roche" w:date="2017-08-02T16:42:00Z">
              <w:r w:rsidRPr="00EE772F" w:rsidDel="000934B8">
                <w:rPr>
                  <w:b/>
                </w:rPr>
                <w:delText>&lt;</w:delText>
              </w:r>
              <w:r w:rsidRPr="00EE772F" w:rsidDel="000934B8">
                <w:rPr>
                  <w:b/>
                  <w:bCs/>
                </w:rPr>
                <w:delText>meas_bler</w:delText>
              </w:r>
              <w:r w:rsidRPr="00EE772F" w:rsidDel="000934B8">
                <w:rPr>
                  <w:b/>
                </w:rPr>
                <w:delText>&gt;</w:delText>
              </w:r>
              <w:r w:rsidDel="000934B8">
                <w:tab/>
              </w:r>
              <w:r w:rsidDel="000934B8">
                <w:tab/>
                <w:delText>B</w:delText>
              </w:r>
              <w:r w:rsidRPr="00C4570B" w:rsidDel="000934B8">
                <w:delText>lock error rate</w:delText>
              </w:r>
              <w:r w:rsidDel="000934B8">
                <w:delText xml:space="preserve">. Range of values = 1.0 x </w:delText>
              </w:r>
              <w:r w:rsidRPr="00C4570B" w:rsidDel="000934B8">
                <w:delText>10</w:delText>
              </w:r>
              <w:r w:rsidRPr="00C4570B" w:rsidDel="000934B8">
                <w:rPr>
                  <w:vertAlign w:val="superscript"/>
                </w:rPr>
                <w:delText>-6</w:delText>
              </w:r>
              <w:r w:rsidDel="000934B8">
                <w:rPr>
                  <w:vertAlign w:val="superscript"/>
                </w:rPr>
                <w:delText xml:space="preserve"> </w:delText>
              </w:r>
              <w:r w:rsidDel="000934B8">
                <w:delText xml:space="preserve">to </w:delText>
              </w:r>
              <w:r w:rsidRPr="00C4570B" w:rsidDel="000934B8">
                <w:delText>9.9</w:delText>
              </w:r>
              <w:r w:rsidDel="000934B8">
                <w:delText xml:space="preserve"> x </w:delText>
              </w:r>
              <w:r w:rsidRPr="00C4570B" w:rsidDel="000934B8">
                <w:delText>10</w:delText>
              </w:r>
              <w:r w:rsidRPr="00C4570B" w:rsidDel="000934B8">
                <w:rPr>
                  <w:vertAlign w:val="superscript"/>
                </w:rPr>
                <w:delText>-1</w:delText>
              </w:r>
              <w:bookmarkStart w:id="16176" w:name="_Toc489460213"/>
              <w:bookmarkEnd w:id="16176"/>
            </w:del>
          </w:p>
          <w:p w14:paraId="6E7F7EBF" w14:textId="3755FF53" w:rsidR="00AD6DB4" w:rsidRPr="00C4570B" w:rsidDel="000934B8" w:rsidRDefault="00AD6DB4" w:rsidP="00166AF3">
            <w:pPr>
              <w:pStyle w:val="TableBody"/>
              <w:rPr>
                <w:del w:id="16177" w:author="Alban Roche" w:date="2017-08-02T16:42:00Z"/>
              </w:rPr>
            </w:pPr>
            <w:del w:id="16178" w:author="Alban Roche" w:date="2017-08-02T16:42:00Z">
              <w:r w:rsidDel="000934B8">
                <w:delText>T</w:delText>
              </w:r>
              <w:r w:rsidRPr="00C4570B" w:rsidDel="000934B8">
                <w:delText xml:space="preserve">he value </w:delText>
              </w:r>
              <w:r w:rsidDel="000934B8">
                <w:delText xml:space="preserve">‘-‘ </w:delText>
              </w:r>
              <w:r w:rsidRPr="00C4570B" w:rsidDel="000934B8">
                <w:delText>is indicated if the</w:delText>
              </w:r>
              <w:r w:rsidDel="000934B8">
                <w:delText xml:space="preserve"> </w:delText>
              </w:r>
              <w:r w:rsidRPr="00C4570B" w:rsidDel="000934B8">
                <w:delText>parameter is not available</w:delText>
              </w:r>
              <w:r w:rsidDel="000934B8">
                <w:delText>, or for all cells except DCH. T</w:delText>
              </w:r>
              <w:r w:rsidRPr="00C4570B" w:rsidDel="000934B8">
                <w:delText>he internal received value is</w:delText>
              </w:r>
              <w:r w:rsidDel="000934B8">
                <w:delText xml:space="preserve"> </w:delText>
              </w:r>
              <w:r w:rsidRPr="00C4570B" w:rsidDel="000934B8">
                <w:delText>divided by 2</w:delText>
              </w:r>
              <w:r w:rsidRPr="00C4570B" w:rsidDel="000934B8">
                <w:rPr>
                  <w:vertAlign w:val="superscript"/>
                </w:rPr>
                <w:delText>23</w:delText>
              </w:r>
              <w:r w:rsidDel="000934B8">
                <w:delText xml:space="preserve"> before displayed.</w:delText>
              </w:r>
              <w:bookmarkStart w:id="16179" w:name="_Toc489460214"/>
              <w:bookmarkEnd w:id="16179"/>
            </w:del>
          </w:p>
          <w:p w14:paraId="2C2E5B40" w14:textId="7930D89C" w:rsidR="00AD6DB4" w:rsidDel="000934B8" w:rsidRDefault="00AD6DB4" w:rsidP="00166AF3">
            <w:pPr>
              <w:pStyle w:val="TableBody"/>
              <w:rPr>
                <w:del w:id="16180" w:author="Alban Roche" w:date="2017-08-02T16:42:00Z"/>
                <w:b/>
              </w:rPr>
            </w:pPr>
            <w:bookmarkStart w:id="16181" w:name="_Toc489460215"/>
            <w:bookmarkEnd w:id="16181"/>
          </w:p>
          <w:p w14:paraId="096F7574" w14:textId="0AFCF69F" w:rsidR="00AD6DB4" w:rsidDel="000934B8" w:rsidRDefault="00AD6DB4" w:rsidP="00166AF3">
            <w:pPr>
              <w:pStyle w:val="TableBody"/>
              <w:rPr>
                <w:del w:id="16182" w:author="Alban Roche" w:date="2017-08-02T16:42:00Z"/>
              </w:rPr>
            </w:pPr>
            <w:del w:id="16183" w:author="Alban Roche" w:date="2017-08-02T16:42:00Z">
              <w:r w:rsidRPr="00EE772F" w:rsidDel="000934B8">
                <w:rPr>
                  <w:b/>
                </w:rPr>
                <w:delText>&lt;</w:delText>
              </w:r>
              <w:r w:rsidRPr="00EE772F" w:rsidDel="000934B8">
                <w:rPr>
                  <w:b/>
                  <w:bCs/>
                </w:rPr>
                <w:delText>target_sir</w:delText>
              </w:r>
              <w:r w:rsidRPr="00EE772F" w:rsidDel="000934B8">
                <w:rPr>
                  <w:b/>
                </w:rPr>
                <w:delText>&gt;</w:delText>
              </w:r>
              <w:r w:rsidDel="000934B8">
                <w:tab/>
              </w:r>
              <w:r w:rsidDel="000934B8">
                <w:tab/>
                <w:delText>T</w:delText>
              </w:r>
              <w:r w:rsidRPr="00C4570B" w:rsidDel="000934B8">
                <w:delText>arget SIR</w:delText>
              </w:r>
              <w:r w:rsidDel="000934B8">
                <w:delText xml:space="preserve">. Range of value = -10 to </w:delText>
              </w:r>
              <w:r w:rsidRPr="00C4570B" w:rsidDel="000934B8">
                <w:delText>20 (3 digits are a</w:delText>
              </w:r>
              <w:r w:rsidDel="000934B8">
                <w:delText xml:space="preserve">lways displayed); the value ‘-‘ </w:delText>
              </w:r>
              <w:r w:rsidRPr="00C4570B" w:rsidDel="000934B8">
                <w:delText>is displayed if</w:delText>
              </w:r>
              <w:r w:rsidDel="000934B8">
                <w:delText xml:space="preserve"> </w:delText>
              </w:r>
              <w:r w:rsidRPr="00C4570B" w:rsidDel="000934B8">
                <w:delText>the parameter is not available</w:delText>
              </w:r>
              <w:r w:rsidDel="000934B8">
                <w:delText>, or for all cells except DCH. T</w:delText>
              </w:r>
              <w:r w:rsidRPr="00C4570B" w:rsidDel="000934B8">
                <w:delText>he internal received value is</w:delText>
              </w:r>
              <w:r w:rsidDel="000934B8">
                <w:delText xml:space="preserve"> </w:delText>
              </w:r>
              <w:r w:rsidRPr="00C4570B" w:rsidDel="000934B8">
                <w:delText>divided by 2</w:delText>
              </w:r>
              <w:r w:rsidRPr="00C4570B" w:rsidDel="000934B8">
                <w:rPr>
                  <w:vertAlign w:val="superscript"/>
                </w:rPr>
                <w:delText>24</w:delText>
              </w:r>
              <w:r w:rsidRPr="00C4570B" w:rsidDel="000934B8">
                <w:delText xml:space="preserve"> before disp</w:delText>
              </w:r>
              <w:r w:rsidDel="000934B8">
                <w:delText>layed.</w:delText>
              </w:r>
              <w:bookmarkStart w:id="16184" w:name="_Toc489460216"/>
              <w:bookmarkEnd w:id="16184"/>
            </w:del>
          </w:p>
          <w:p w14:paraId="13F99665" w14:textId="258DE6E3" w:rsidR="00AD6DB4" w:rsidDel="000934B8" w:rsidRDefault="00AD6DB4" w:rsidP="00166AF3">
            <w:pPr>
              <w:pStyle w:val="TableBody"/>
              <w:rPr>
                <w:del w:id="16185" w:author="Alban Roche" w:date="2017-08-02T16:42:00Z"/>
              </w:rPr>
            </w:pPr>
            <w:bookmarkStart w:id="16186" w:name="_Toc489460217"/>
            <w:bookmarkEnd w:id="16186"/>
          </w:p>
          <w:p w14:paraId="690B5D75" w14:textId="4FDF63FC" w:rsidR="00AD6DB4" w:rsidDel="000934B8" w:rsidRDefault="00AD6DB4" w:rsidP="00166AF3">
            <w:pPr>
              <w:pStyle w:val="TableBody"/>
              <w:rPr>
                <w:del w:id="16187" w:author="Alban Roche" w:date="2017-08-02T16:42:00Z"/>
              </w:rPr>
            </w:pPr>
            <w:bookmarkStart w:id="16188" w:name="_Toc489460218"/>
            <w:bookmarkEnd w:id="16188"/>
          </w:p>
          <w:p w14:paraId="740D3741" w14:textId="480BAC5D" w:rsidR="00AD6DB4" w:rsidRPr="004226D1" w:rsidDel="000934B8" w:rsidRDefault="00AD6DB4" w:rsidP="00166AF3">
            <w:pPr>
              <w:pStyle w:val="TableBody"/>
              <w:rPr>
                <w:del w:id="16189" w:author="Alban Roche" w:date="2017-08-02T16:42:00Z"/>
                <w:sz w:val="12"/>
                <w:szCs w:val="12"/>
              </w:rPr>
            </w:pPr>
            <w:bookmarkStart w:id="16190" w:name="_Toc489460219"/>
            <w:bookmarkEnd w:id="16190"/>
          </w:p>
          <w:p w14:paraId="3A0DAC14" w14:textId="729B08A9" w:rsidR="00AD6DB4" w:rsidRPr="00C4570B" w:rsidDel="000934B8" w:rsidRDefault="00AD6DB4" w:rsidP="00166AF3">
            <w:pPr>
              <w:pStyle w:val="TableBody"/>
              <w:rPr>
                <w:del w:id="16191" w:author="Alban Roche" w:date="2017-08-02T16:42:00Z"/>
              </w:rPr>
            </w:pPr>
            <w:del w:id="16192" w:author="Alban Roche" w:date="2017-08-02T16:42:00Z">
              <w:r w:rsidRPr="00EE772F" w:rsidDel="000934B8">
                <w:rPr>
                  <w:b/>
                </w:rPr>
                <w:delText>&lt;</w:delText>
              </w:r>
              <w:r w:rsidRPr="00EE772F" w:rsidDel="000934B8">
                <w:rPr>
                  <w:b/>
                  <w:bCs/>
                </w:rPr>
                <w:delText>meas_sir</w:delText>
              </w:r>
              <w:r w:rsidRPr="00EE772F" w:rsidDel="000934B8">
                <w:rPr>
                  <w:b/>
                </w:rPr>
                <w:delText>&gt;</w:delText>
              </w:r>
              <w:r w:rsidDel="000934B8">
                <w:tab/>
              </w:r>
              <w:r w:rsidDel="000934B8">
                <w:tab/>
                <w:delText>I</w:delText>
              </w:r>
              <w:r w:rsidRPr="00C4570B" w:rsidDel="000934B8">
                <w:delText>nteger d</w:delText>
              </w:r>
              <w:r w:rsidDel="000934B8">
                <w:delText xml:space="preserve">isplayed in hexadecimal format with </w:delText>
              </w:r>
              <w:r w:rsidRPr="00C4570B" w:rsidDel="000934B8">
                <w:delText xml:space="preserve">range </w:delText>
              </w:r>
              <w:r w:rsidDel="000934B8">
                <w:delText xml:space="preserve">from </w:delText>
              </w:r>
              <w:r w:rsidRPr="00C4570B" w:rsidDel="000934B8">
                <w:delText>-10</w:delText>
              </w:r>
              <w:r w:rsidDel="000934B8">
                <w:delText xml:space="preserve"> to </w:delText>
              </w:r>
              <w:r w:rsidRPr="00C4570B" w:rsidDel="000934B8">
                <w:delText xml:space="preserve">20; the value </w:delText>
              </w:r>
              <w:r w:rsidDel="000934B8">
                <w:delText xml:space="preserve">‘-‘ </w:delText>
              </w:r>
              <w:r w:rsidRPr="00C4570B" w:rsidDel="000934B8">
                <w:delText>is displayed if</w:delText>
              </w:r>
              <w:r w:rsidDel="000934B8">
                <w:delText xml:space="preserve"> </w:delText>
              </w:r>
              <w:r w:rsidRPr="00C4570B" w:rsidDel="000934B8">
                <w:delText>the parameter is not available</w:delText>
              </w:r>
              <w:r w:rsidDel="000934B8">
                <w:delText>, or for all cells except DCH. T</w:delText>
              </w:r>
              <w:r w:rsidRPr="00C4570B" w:rsidDel="000934B8">
                <w:delText>he internal received value is</w:delText>
              </w:r>
              <w:r w:rsidDel="000934B8">
                <w:delText xml:space="preserve"> </w:delText>
              </w:r>
              <w:r w:rsidRPr="00C4570B" w:rsidDel="000934B8">
                <w:delText>divided by 2</w:delText>
              </w:r>
              <w:r w:rsidRPr="00306387" w:rsidDel="000934B8">
                <w:rPr>
                  <w:vertAlign w:val="superscript"/>
                </w:rPr>
                <w:delText>24</w:delText>
              </w:r>
              <w:r w:rsidDel="000934B8">
                <w:delText xml:space="preserve"> before displayed.</w:delText>
              </w:r>
              <w:bookmarkStart w:id="16193" w:name="_Toc489460220"/>
              <w:bookmarkEnd w:id="16193"/>
            </w:del>
          </w:p>
          <w:p w14:paraId="398F51A9" w14:textId="40A82485" w:rsidR="00AD6DB4" w:rsidDel="000934B8" w:rsidRDefault="00AD6DB4" w:rsidP="00166AF3">
            <w:pPr>
              <w:pStyle w:val="TableBody"/>
              <w:rPr>
                <w:del w:id="16194" w:author="Alban Roche" w:date="2017-08-02T16:42:00Z"/>
              </w:rPr>
            </w:pPr>
            <w:bookmarkStart w:id="16195" w:name="_Toc489460221"/>
            <w:bookmarkEnd w:id="16195"/>
          </w:p>
          <w:p w14:paraId="4A3C846E" w14:textId="449D8AD7" w:rsidR="00AD6DB4" w:rsidDel="000934B8" w:rsidRDefault="00AD6DB4" w:rsidP="00166AF3">
            <w:pPr>
              <w:pStyle w:val="TableBody"/>
              <w:rPr>
                <w:del w:id="16196" w:author="Alban Roche" w:date="2017-08-02T16:42:00Z"/>
              </w:rPr>
            </w:pPr>
            <w:del w:id="16197" w:author="Alban Roche" w:date="2017-08-02T16:42:00Z">
              <w:r w:rsidRPr="00EE772F" w:rsidDel="000934B8">
                <w:rPr>
                  <w:b/>
                </w:rPr>
                <w:delText>&lt;</w:delText>
              </w:r>
              <w:r w:rsidRPr="00EE772F" w:rsidDel="000934B8">
                <w:rPr>
                  <w:b/>
                  <w:bCs/>
                </w:rPr>
                <w:delText>hierarchical_cell_structure</w:delText>
              </w:r>
              <w:r w:rsidRPr="00EE772F" w:rsidDel="000934B8">
                <w:rPr>
                  <w:b/>
                </w:rPr>
                <w:delText>&gt;</w:delText>
              </w:r>
              <w:r w:rsidDel="000934B8">
                <w:tab/>
              </w:r>
              <w:r w:rsidRPr="00C4570B" w:rsidDel="000934B8">
                <w:delText>0</w:delText>
              </w:r>
              <w:r w:rsidDel="000934B8">
                <w:delText xml:space="preserve"> – </w:delText>
              </w:r>
              <w:r w:rsidRPr="00C4570B" w:rsidDel="000934B8">
                <w:delText>1</w:delText>
              </w:r>
              <w:bookmarkStart w:id="16198" w:name="_Toc489460222"/>
              <w:bookmarkEnd w:id="16198"/>
            </w:del>
          </w:p>
          <w:p w14:paraId="0EB1471B" w14:textId="6AE429C0" w:rsidR="00AD6DB4" w:rsidRPr="00C4570B" w:rsidDel="000934B8" w:rsidRDefault="00AD6DB4" w:rsidP="00166AF3">
            <w:pPr>
              <w:pStyle w:val="TableBody"/>
              <w:rPr>
                <w:del w:id="16199" w:author="Alban Roche" w:date="2017-08-02T16:42:00Z"/>
              </w:rPr>
            </w:pPr>
            <w:bookmarkStart w:id="16200" w:name="_Toc489460223"/>
            <w:bookmarkEnd w:id="16200"/>
          </w:p>
          <w:p w14:paraId="420193CD" w14:textId="15550B6D" w:rsidR="00AD6DB4" w:rsidDel="000934B8" w:rsidRDefault="00AD6DB4" w:rsidP="00166AF3">
            <w:pPr>
              <w:pStyle w:val="TableBody"/>
              <w:rPr>
                <w:del w:id="16201" w:author="Alban Roche" w:date="2017-08-02T16:42:00Z"/>
              </w:rPr>
            </w:pPr>
            <w:del w:id="16202" w:author="Alban Roche" w:date="2017-08-02T16:42:00Z">
              <w:r w:rsidRPr="00EE772F" w:rsidDel="000934B8">
                <w:rPr>
                  <w:b/>
                </w:rPr>
                <w:delText>&lt;</w:delText>
              </w:r>
              <w:r w:rsidRPr="00EE772F" w:rsidDel="000934B8">
                <w:rPr>
                  <w:b/>
                  <w:bCs/>
                </w:rPr>
                <w:delText>high_mobility_detected</w:delText>
              </w:r>
              <w:r w:rsidRPr="00EE772F" w:rsidDel="000934B8">
                <w:rPr>
                  <w:b/>
                </w:rPr>
                <w:delText>&gt;</w:delText>
              </w:r>
              <w:r w:rsidDel="000934B8">
                <w:tab/>
              </w:r>
              <w:r w:rsidDel="000934B8">
                <w:tab/>
              </w:r>
              <w:r w:rsidRPr="00C4570B" w:rsidDel="000934B8">
                <w:delText>0</w:delText>
              </w:r>
              <w:r w:rsidDel="000934B8">
                <w:delText xml:space="preserve"> – </w:delText>
              </w:r>
              <w:r w:rsidRPr="00C4570B" w:rsidDel="000934B8">
                <w:delText>1</w:delText>
              </w:r>
              <w:bookmarkStart w:id="16203" w:name="_Toc489460224"/>
              <w:bookmarkEnd w:id="16203"/>
            </w:del>
          </w:p>
          <w:p w14:paraId="518FF3C4" w14:textId="7AA41B1A" w:rsidR="00AD6DB4" w:rsidRPr="00C4570B" w:rsidDel="000934B8" w:rsidRDefault="00AD6DB4" w:rsidP="00166AF3">
            <w:pPr>
              <w:pStyle w:val="TableBody"/>
              <w:rPr>
                <w:del w:id="16204" w:author="Alban Roche" w:date="2017-08-02T16:42:00Z"/>
              </w:rPr>
            </w:pPr>
            <w:bookmarkStart w:id="16205" w:name="_Toc489460225"/>
            <w:bookmarkEnd w:id="16205"/>
          </w:p>
          <w:p w14:paraId="1A878D4F" w14:textId="3DCAF807" w:rsidR="00AD6DB4" w:rsidRPr="00C4570B" w:rsidDel="000934B8" w:rsidRDefault="00AD6DB4" w:rsidP="00166AF3">
            <w:pPr>
              <w:pStyle w:val="TableBody"/>
              <w:rPr>
                <w:del w:id="16206" w:author="Alban Roche" w:date="2017-08-02T16:42:00Z"/>
              </w:rPr>
            </w:pPr>
            <w:del w:id="16207" w:author="Alban Roche" w:date="2017-08-02T16:42:00Z">
              <w:r w:rsidRPr="00EE772F" w:rsidDel="000934B8">
                <w:rPr>
                  <w:b/>
                </w:rPr>
                <w:delText>&lt;</w:delText>
              </w:r>
              <w:r w:rsidRPr="00EE772F" w:rsidDel="000934B8">
                <w:rPr>
                  <w:b/>
                  <w:bCs/>
                </w:rPr>
                <w:delText>limited_mode</w:delText>
              </w:r>
              <w:r w:rsidRPr="00EE772F" w:rsidDel="000934B8">
                <w:rPr>
                  <w:b/>
                </w:rPr>
                <w:delText>&gt;</w:delText>
              </w:r>
              <w:r w:rsidDel="000934B8">
                <w:tab/>
              </w:r>
              <w:r w:rsidDel="000934B8">
                <w:tab/>
              </w:r>
              <w:r w:rsidDel="000934B8">
                <w:tab/>
              </w:r>
              <w:r w:rsidRPr="00C4570B" w:rsidDel="000934B8">
                <w:delText>0</w:delText>
              </w:r>
              <w:r w:rsidDel="000934B8">
                <w:delText xml:space="preserve"> – </w:delText>
              </w:r>
              <w:r w:rsidRPr="00C4570B" w:rsidDel="000934B8">
                <w:delText>1</w:delText>
              </w:r>
              <w:bookmarkStart w:id="16208" w:name="_Toc489460226"/>
              <w:bookmarkEnd w:id="16208"/>
            </w:del>
          </w:p>
          <w:p w14:paraId="5D44C0C7" w14:textId="2E99E701" w:rsidR="00AD6DB4" w:rsidDel="000934B8" w:rsidRDefault="00AD6DB4" w:rsidP="00166AF3">
            <w:pPr>
              <w:pStyle w:val="TableBody"/>
              <w:rPr>
                <w:del w:id="16209" w:author="Alban Roche" w:date="2017-08-02T16:42:00Z"/>
              </w:rPr>
            </w:pPr>
            <w:bookmarkStart w:id="16210" w:name="_Toc489460227"/>
            <w:bookmarkEnd w:id="16210"/>
          </w:p>
          <w:p w14:paraId="31A46B29" w14:textId="172C4FA1" w:rsidR="00AD6DB4" w:rsidRPr="00C4570B" w:rsidDel="000934B8" w:rsidRDefault="00AD6DB4" w:rsidP="00166AF3">
            <w:pPr>
              <w:pStyle w:val="TableBody"/>
              <w:rPr>
                <w:del w:id="16211" w:author="Alban Roche" w:date="2017-08-02T16:42:00Z"/>
              </w:rPr>
            </w:pPr>
            <w:del w:id="16212" w:author="Alban Roche" w:date="2017-08-02T16:42:00Z">
              <w:r w:rsidRPr="00EE772F" w:rsidDel="000934B8">
                <w:rPr>
                  <w:b/>
                </w:rPr>
                <w:delText>&lt;</w:delText>
              </w:r>
              <w:r w:rsidRPr="00EE772F" w:rsidDel="000934B8">
                <w:rPr>
                  <w:b/>
                  <w:bCs/>
                </w:rPr>
                <w:delText>dlpc_power_up_commands_count</w:delText>
              </w:r>
              <w:r w:rsidRPr="00EE772F" w:rsidDel="000934B8">
                <w:rPr>
                  <w:b/>
                </w:rPr>
                <w:delText>&gt;</w:delText>
              </w:r>
              <w:r w:rsidDel="000934B8">
                <w:tab/>
              </w:r>
              <w:r w:rsidDel="000934B8">
                <w:tab/>
              </w:r>
              <w:r w:rsidRPr="00C4570B" w:rsidDel="000934B8">
                <w:delText>L1 related data counter</w:delText>
              </w:r>
              <w:bookmarkStart w:id="16213" w:name="_Toc489460228"/>
              <w:bookmarkEnd w:id="16213"/>
            </w:del>
          </w:p>
          <w:p w14:paraId="0BAFC7B5" w14:textId="19F78970" w:rsidR="00AD6DB4" w:rsidDel="000934B8" w:rsidRDefault="00AD6DB4" w:rsidP="00166AF3">
            <w:pPr>
              <w:pStyle w:val="TableBody"/>
              <w:rPr>
                <w:del w:id="16214" w:author="Alban Roche" w:date="2017-08-02T16:42:00Z"/>
                <w:b/>
              </w:rPr>
            </w:pPr>
            <w:bookmarkStart w:id="16215" w:name="_Toc489460229"/>
            <w:bookmarkEnd w:id="16215"/>
          </w:p>
          <w:p w14:paraId="718D2CFD" w14:textId="22A7AB77" w:rsidR="00AD6DB4" w:rsidRPr="00C4570B" w:rsidDel="000934B8" w:rsidRDefault="00AD6DB4" w:rsidP="00166AF3">
            <w:pPr>
              <w:pStyle w:val="TableBody"/>
              <w:rPr>
                <w:del w:id="16216" w:author="Alban Roche" w:date="2017-08-02T16:42:00Z"/>
              </w:rPr>
            </w:pPr>
            <w:del w:id="16217" w:author="Alban Roche" w:date="2017-08-02T16:42:00Z">
              <w:r w:rsidRPr="00EE772F" w:rsidDel="000934B8">
                <w:rPr>
                  <w:b/>
                </w:rPr>
                <w:delText>&lt;</w:delText>
              </w:r>
              <w:r w:rsidRPr="00EE772F" w:rsidDel="000934B8">
                <w:rPr>
                  <w:b/>
                  <w:bCs/>
                </w:rPr>
                <w:delText>dlpc_power_down_commands_count</w:delText>
              </w:r>
              <w:r w:rsidRPr="00EE772F" w:rsidDel="000934B8">
                <w:rPr>
                  <w:b/>
                </w:rPr>
                <w:delText>&gt;</w:delText>
              </w:r>
              <w:r w:rsidDel="000934B8">
                <w:tab/>
              </w:r>
              <w:r w:rsidRPr="00C4570B" w:rsidDel="000934B8">
                <w:delText>L1 related data counter</w:delText>
              </w:r>
              <w:bookmarkStart w:id="16218" w:name="_Toc489460230"/>
              <w:bookmarkEnd w:id="16218"/>
            </w:del>
          </w:p>
          <w:p w14:paraId="5003D5A1" w14:textId="1569C348" w:rsidR="00AD6DB4" w:rsidDel="000934B8" w:rsidRDefault="00AD6DB4" w:rsidP="00166AF3">
            <w:pPr>
              <w:pStyle w:val="TableBody"/>
              <w:rPr>
                <w:del w:id="16219" w:author="Alban Roche" w:date="2017-08-02T16:42:00Z"/>
              </w:rPr>
            </w:pPr>
            <w:bookmarkStart w:id="16220" w:name="_Toc489460231"/>
            <w:bookmarkEnd w:id="16220"/>
          </w:p>
          <w:p w14:paraId="3E2754BC" w14:textId="6644B1E9" w:rsidR="00AD6DB4" w:rsidRPr="00C4570B" w:rsidDel="000934B8" w:rsidRDefault="00AD6DB4" w:rsidP="00166AF3">
            <w:pPr>
              <w:pStyle w:val="TableBody"/>
              <w:rPr>
                <w:del w:id="16221" w:author="Alban Roche" w:date="2017-08-02T16:42:00Z"/>
              </w:rPr>
            </w:pPr>
            <w:del w:id="16222" w:author="Alban Roche" w:date="2017-08-02T16:42:00Z">
              <w:r w:rsidRPr="00EE772F" w:rsidDel="000934B8">
                <w:rPr>
                  <w:b/>
                </w:rPr>
                <w:delText>&lt;</w:delText>
              </w:r>
              <w:r w:rsidRPr="00EE772F" w:rsidDel="000934B8">
                <w:rPr>
                  <w:b/>
                  <w:bCs/>
                </w:rPr>
                <w:delText>ulpc_power_up_commands_count</w:delText>
              </w:r>
              <w:r w:rsidRPr="00EE772F" w:rsidDel="000934B8">
                <w:rPr>
                  <w:b/>
                </w:rPr>
                <w:delText>&gt;</w:delText>
              </w:r>
              <w:r w:rsidDel="000934B8">
                <w:tab/>
              </w:r>
              <w:r w:rsidDel="000934B8">
                <w:tab/>
              </w:r>
              <w:r w:rsidRPr="00C4570B" w:rsidDel="000934B8">
                <w:delText>L1 related data counter</w:delText>
              </w:r>
              <w:bookmarkStart w:id="16223" w:name="_Toc489460232"/>
              <w:bookmarkEnd w:id="16223"/>
            </w:del>
          </w:p>
          <w:p w14:paraId="05EA8292" w14:textId="746A1DB2" w:rsidR="00AD6DB4" w:rsidDel="000934B8" w:rsidRDefault="00AD6DB4" w:rsidP="00166AF3">
            <w:pPr>
              <w:pStyle w:val="TableBody"/>
              <w:rPr>
                <w:del w:id="16224" w:author="Alban Roche" w:date="2017-08-02T16:42:00Z"/>
                <w:b/>
              </w:rPr>
            </w:pPr>
            <w:bookmarkStart w:id="16225" w:name="_Toc489460233"/>
            <w:bookmarkEnd w:id="16225"/>
          </w:p>
          <w:p w14:paraId="109FDF74" w14:textId="02A6ADE8" w:rsidR="00AD6DB4" w:rsidRPr="00C4570B" w:rsidDel="000934B8" w:rsidRDefault="00AD6DB4" w:rsidP="00166AF3">
            <w:pPr>
              <w:pStyle w:val="TableBody"/>
              <w:rPr>
                <w:del w:id="16226" w:author="Alban Roche" w:date="2017-08-02T16:42:00Z"/>
              </w:rPr>
            </w:pPr>
            <w:del w:id="16227" w:author="Alban Roche" w:date="2017-08-02T16:42:00Z">
              <w:r w:rsidRPr="00EE772F" w:rsidDel="000934B8">
                <w:rPr>
                  <w:b/>
                </w:rPr>
                <w:delText>&lt;</w:delText>
              </w:r>
              <w:r w:rsidRPr="00EE772F" w:rsidDel="000934B8">
                <w:rPr>
                  <w:b/>
                  <w:bCs/>
                </w:rPr>
                <w:delText>ulpc_power_down_commands_count</w:delText>
              </w:r>
              <w:r w:rsidRPr="00EE772F" w:rsidDel="000934B8">
                <w:rPr>
                  <w:b/>
                </w:rPr>
                <w:delText>&gt;</w:delText>
              </w:r>
              <w:r w:rsidDel="000934B8">
                <w:tab/>
              </w:r>
              <w:r w:rsidRPr="00C4570B" w:rsidDel="000934B8">
                <w:delText>L1 related data counter</w:delText>
              </w:r>
              <w:bookmarkStart w:id="16228" w:name="_Toc489460234"/>
              <w:bookmarkEnd w:id="16228"/>
            </w:del>
          </w:p>
          <w:p w14:paraId="604C1265" w14:textId="4F6A3DF4" w:rsidR="00AD6DB4" w:rsidDel="000934B8" w:rsidRDefault="00AD6DB4" w:rsidP="00166AF3">
            <w:pPr>
              <w:pStyle w:val="TableBody"/>
              <w:rPr>
                <w:del w:id="16229" w:author="Alban Roche" w:date="2017-08-02T16:42:00Z"/>
              </w:rPr>
            </w:pPr>
            <w:bookmarkStart w:id="16230" w:name="_Toc489460235"/>
            <w:bookmarkEnd w:id="16230"/>
          </w:p>
          <w:p w14:paraId="616AA1CD" w14:textId="1B21D424" w:rsidR="00AD6DB4" w:rsidRPr="00C4570B" w:rsidDel="000934B8" w:rsidRDefault="00AD6DB4" w:rsidP="00166AF3">
            <w:pPr>
              <w:pStyle w:val="TableBody"/>
              <w:rPr>
                <w:del w:id="16231" w:author="Alban Roche" w:date="2017-08-02T16:42:00Z"/>
              </w:rPr>
            </w:pPr>
            <w:del w:id="16232" w:author="Alban Roche" w:date="2017-08-02T16:42:00Z">
              <w:r w:rsidRPr="00EE772F" w:rsidDel="000934B8">
                <w:rPr>
                  <w:b/>
                </w:rPr>
                <w:delText>&lt;</w:delText>
              </w:r>
              <w:r w:rsidRPr="00EE772F" w:rsidDel="000934B8">
                <w:rPr>
                  <w:b/>
                  <w:bCs/>
                </w:rPr>
                <w:delText>compressed_mode</w:delText>
              </w:r>
              <w:r w:rsidRPr="00EE772F" w:rsidDel="000934B8">
                <w:rPr>
                  <w:b/>
                </w:rPr>
                <w:delText>&gt;</w:delText>
              </w:r>
              <w:r w:rsidDel="000934B8">
                <w:tab/>
              </w:r>
              <w:r w:rsidRPr="00C4570B" w:rsidDel="000934B8">
                <w:delText>Flag indicating if Compressed Mode is Active or not</w:delText>
              </w:r>
              <w:bookmarkStart w:id="16233" w:name="_Toc489460236"/>
              <w:bookmarkEnd w:id="16233"/>
            </w:del>
          </w:p>
          <w:p w14:paraId="52CE3201" w14:textId="7BD4167B" w:rsidR="00AD6DB4" w:rsidDel="000934B8" w:rsidRDefault="00AD6DB4" w:rsidP="00166AF3">
            <w:pPr>
              <w:pStyle w:val="TableBody"/>
              <w:rPr>
                <w:del w:id="16234" w:author="Alban Roche" w:date="2017-08-02T16:42:00Z"/>
              </w:rPr>
            </w:pPr>
            <w:bookmarkStart w:id="16235" w:name="_Toc489460237"/>
            <w:bookmarkEnd w:id="16235"/>
          </w:p>
          <w:p w14:paraId="4B6125DB" w14:textId="2D933CF9" w:rsidR="00AD6DB4" w:rsidRPr="00C4570B" w:rsidDel="000934B8" w:rsidRDefault="00AD6DB4" w:rsidP="00166AF3">
            <w:pPr>
              <w:pStyle w:val="TableBody"/>
              <w:rPr>
                <w:del w:id="16236" w:author="Alban Roche" w:date="2017-08-02T16:42:00Z"/>
              </w:rPr>
            </w:pPr>
            <w:del w:id="16237" w:author="Alban Roche" w:date="2017-08-02T16:42:00Z">
              <w:r w:rsidRPr="00EE772F" w:rsidDel="000934B8">
                <w:rPr>
                  <w:b/>
                </w:rPr>
                <w:delText>&lt;</w:delText>
              </w:r>
              <w:r w:rsidRPr="00EE772F" w:rsidDel="000934B8">
                <w:rPr>
                  <w:b/>
                  <w:bCs/>
                </w:rPr>
                <w:delText>tx_ul_pwr_ctrl_alg</w:delText>
              </w:r>
              <w:r w:rsidRPr="00EE772F" w:rsidDel="000934B8">
                <w:rPr>
                  <w:b/>
                </w:rPr>
                <w:delText>&gt;</w:delText>
              </w:r>
              <w:r w:rsidDel="000934B8">
                <w:rPr>
                  <w:b/>
                  <w:bCs/>
                </w:rPr>
                <w:tab/>
              </w:r>
              <w:r w:rsidRPr="00C4570B" w:rsidDel="000934B8">
                <w:delText>Tx Uplink Power Control Algorithm</w:delText>
              </w:r>
              <w:bookmarkStart w:id="16238" w:name="_Toc489460238"/>
              <w:bookmarkEnd w:id="16238"/>
            </w:del>
          </w:p>
          <w:p w14:paraId="68F62610" w14:textId="0496E331" w:rsidR="00AD6DB4" w:rsidDel="000934B8" w:rsidRDefault="00AD6DB4" w:rsidP="00166AF3">
            <w:pPr>
              <w:pStyle w:val="TableBody"/>
              <w:rPr>
                <w:del w:id="16239" w:author="Alban Roche" w:date="2017-08-02T16:42:00Z"/>
              </w:rPr>
            </w:pPr>
            <w:bookmarkStart w:id="16240" w:name="_Toc489460239"/>
            <w:bookmarkEnd w:id="16240"/>
          </w:p>
          <w:p w14:paraId="461F160B" w14:textId="5DB6963F" w:rsidR="00AD6DB4" w:rsidRPr="00C4570B" w:rsidDel="000934B8" w:rsidRDefault="00AD6DB4" w:rsidP="00166AF3">
            <w:pPr>
              <w:pStyle w:val="TableBody"/>
              <w:rPr>
                <w:del w:id="16241" w:author="Alban Roche" w:date="2017-08-02T16:42:00Z"/>
              </w:rPr>
            </w:pPr>
            <w:del w:id="16242" w:author="Alban Roche" w:date="2017-08-02T16:42:00Z">
              <w:r w:rsidRPr="00EE772F" w:rsidDel="000934B8">
                <w:rPr>
                  <w:b/>
                </w:rPr>
                <w:delText>&lt;</w:delText>
              </w:r>
              <w:r w:rsidRPr="00EE772F" w:rsidDel="000934B8">
                <w:rPr>
                  <w:b/>
                  <w:bCs/>
                </w:rPr>
                <w:delText>drx_cycle_length</w:delText>
              </w:r>
              <w:r w:rsidRPr="00EE772F" w:rsidDel="000934B8">
                <w:rPr>
                  <w:b/>
                </w:rPr>
                <w:delText>&gt;</w:delText>
              </w:r>
              <w:r w:rsidDel="000934B8">
                <w:tab/>
              </w:r>
              <w:r w:rsidDel="000934B8">
                <w:tab/>
              </w:r>
              <w:r w:rsidRPr="00C4570B" w:rsidDel="000934B8">
                <w:delText>DRX Cycle Length value 2</w:delText>
              </w:r>
              <w:r w:rsidRPr="00306387" w:rsidDel="000934B8">
                <w:rPr>
                  <w:vertAlign w:val="superscript"/>
                </w:rPr>
                <w:delText>k</w:delText>
              </w:r>
              <w:bookmarkStart w:id="16243" w:name="_Toc489460240"/>
              <w:bookmarkEnd w:id="16243"/>
            </w:del>
          </w:p>
          <w:p w14:paraId="319D82DB" w14:textId="40AEE3C6" w:rsidR="00AD6DB4" w:rsidDel="000934B8" w:rsidRDefault="00AD6DB4" w:rsidP="00166AF3">
            <w:pPr>
              <w:pStyle w:val="TableBody"/>
              <w:rPr>
                <w:del w:id="16244" w:author="Alban Roche" w:date="2017-08-02T16:42:00Z"/>
              </w:rPr>
            </w:pPr>
            <w:bookmarkStart w:id="16245" w:name="_Toc489460241"/>
            <w:bookmarkEnd w:id="16245"/>
          </w:p>
          <w:p w14:paraId="02B1E3C1" w14:textId="1855C3C7" w:rsidR="00AD6DB4" w:rsidRPr="00C4570B" w:rsidDel="000934B8" w:rsidRDefault="00AD6DB4" w:rsidP="00166AF3">
            <w:pPr>
              <w:pStyle w:val="TableBody"/>
              <w:rPr>
                <w:del w:id="16246" w:author="Alban Roche" w:date="2017-08-02T16:42:00Z"/>
              </w:rPr>
            </w:pPr>
            <w:del w:id="16247" w:author="Alban Roche" w:date="2017-08-02T16:42:00Z">
              <w:r w:rsidRPr="00EE772F" w:rsidDel="000934B8">
                <w:rPr>
                  <w:b/>
                </w:rPr>
                <w:delText>&lt;</w:delText>
              </w:r>
              <w:r w:rsidRPr="00EE772F" w:rsidDel="000934B8">
                <w:rPr>
                  <w:b/>
                  <w:bCs/>
                </w:rPr>
                <w:delText>ciphering</w:delText>
              </w:r>
              <w:r w:rsidRPr="00EE772F" w:rsidDel="000934B8">
                <w:rPr>
                  <w:b/>
                </w:rPr>
                <w:delText>&gt;</w:delText>
              </w:r>
              <w:r w:rsidDel="000934B8">
                <w:tab/>
              </w:r>
              <w:r w:rsidDel="000934B8">
                <w:tab/>
                <w:delText xml:space="preserve">Indicates whether </w:delText>
              </w:r>
              <w:r w:rsidRPr="00C4570B" w:rsidDel="000934B8">
                <w:delText>GSM Ciphering may be ON or OFF</w:delText>
              </w:r>
              <w:bookmarkStart w:id="16248" w:name="_Toc489460242"/>
              <w:bookmarkEnd w:id="16248"/>
            </w:del>
          </w:p>
          <w:p w14:paraId="7D7B0E91" w14:textId="2D44684F" w:rsidR="00AD6DB4" w:rsidDel="000934B8" w:rsidRDefault="00AD6DB4" w:rsidP="00166AF3">
            <w:pPr>
              <w:pStyle w:val="TableBody"/>
              <w:rPr>
                <w:del w:id="16249" w:author="Alban Roche" w:date="2017-08-02T16:42:00Z"/>
              </w:rPr>
            </w:pPr>
            <w:bookmarkStart w:id="16250" w:name="_Toc489460243"/>
            <w:bookmarkEnd w:id="16250"/>
          </w:p>
          <w:p w14:paraId="74EADE5D" w14:textId="57AE912F" w:rsidR="00AD6DB4" w:rsidRPr="00306387" w:rsidDel="000934B8" w:rsidRDefault="00AD6DB4" w:rsidP="00166AF3">
            <w:pPr>
              <w:pStyle w:val="TableBody"/>
              <w:rPr>
                <w:del w:id="16251" w:author="Alban Roche" w:date="2017-08-02T16:42:00Z"/>
              </w:rPr>
            </w:pPr>
            <w:del w:id="16252" w:author="Alban Roche" w:date="2017-08-02T16:42:00Z">
              <w:r w:rsidRPr="00EE772F" w:rsidDel="000934B8">
                <w:rPr>
                  <w:b/>
                </w:rPr>
                <w:delText>&lt;</w:delText>
              </w:r>
              <w:r w:rsidRPr="00EE772F" w:rsidDel="000934B8">
                <w:rPr>
                  <w:b/>
                  <w:bCs/>
                </w:rPr>
                <w:delText>ps_data_transfered</w:delText>
              </w:r>
              <w:r w:rsidRPr="00EE772F" w:rsidDel="000934B8">
                <w:rPr>
                  <w:b/>
                </w:rPr>
                <w:delText>&gt;</w:delText>
              </w:r>
              <w:r w:rsidDel="000934B8">
                <w:tab/>
              </w:r>
              <w:r w:rsidRPr="00306387" w:rsidDel="000934B8">
                <w:delText>0</w:delText>
              </w:r>
              <w:r w:rsidDel="000934B8">
                <w:delText xml:space="preserve"> – </w:delText>
              </w:r>
              <w:r w:rsidRPr="00306387" w:rsidDel="000934B8">
                <w:delText>1</w:delText>
              </w:r>
              <w:bookmarkStart w:id="16253" w:name="_Toc489460244"/>
              <w:bookmarkEnd w:id="16253"/>
            </w:del>
          </w:p>
          <w:p w14:paraId="71619922" w14:textId="5F049A14" w:rsidR="00AD6DB4" w:rsidDel="000934B8" w:rsidRDefault="00AD6DB4" w:rsidP="00166AF3">
            <w:pPr>
              <w:pStyle w:val="TableBody"/>
              <w:rPr>
                <w:del w:id="16254" w:author="Alban Roche" w:date="2017-08-02T16:42:00Z"/>
              </w:rPr>
            </w:pPr>
            <w:bookmarkStart w:id="16255" w:name="_Toc489460245"/>
            <w:bookmarkEnd w:id="16255"/>
          </w:p>
          <w:p w14:paraId="483C973A" w14:textId="69363A71" w:rsidR="00AD6DB4" w:rsidRPr="00306387" w:rsidDel="000934B8" w:rsidRDefault="00AD6DB4" w:rsidP="00166AF3">
            <w:pPr>
              <w:pStyle w:val="TableBody"/>
              <w:rPr>
                <w:del w:id="16256" w:author="Alban Roche" w:date="2017-08-02T16:42:00Z"/>
              </w:rPr>
            </w:pPr>
            <w:del w:id="16257" w:author="Alban Roche" w:date="2017-08-02T16:42:00Z">
              <w:r w:rsidRPr="00EE772F" w:rsidDel="000934B8">
                <w:rPr>
                  <w:b/>
                </w:rPr>
                <w:delText>&lt;</w:delText>
              </w:r>
              <w:r w:rsidRPr="00EE772F" w:rsidDel="000934B8">
                <w:rPr>
                  <w:b/>
                  <w:bCs/>
                </w:rPr>
                <w:delText>power_saving_mode</w:delText>
              </w:r>
              <w:r w:rsidRPr="00EE772F" w:rsidDel="000934B8">
                <w:rPr>
                  <w:b/>
                </w:rPr>
                <w:delText>&gt;</w:delText>
              </w:r>
              <w:r w:rsidDel="000934B8">
                <w:tab/>
              </w:r>
              <w:r w:rsidRPr="00306387" w:rsidDel="000934B8">
                <w:delText>0</w:delText>
              </w:r>
              <w:r w:rsidDel="000934B8">
                <w:delText xml:space="preserve"> – </w:delText>
              </w:r>
              <w:r w:rsidRPr="00306387" w:rsidDel="000934B8">
                <w:delText>1</w:delText>
              </w:r>
              <w:bookmarkStart w:id="16258" w:name="_Toc489460246"/>
              <w:bookmarkEnd w:id="16258"/>
            </w:del>
          </w:p>
          <w:p w14:paraId="578258DF" w14:textId="606CE408" w:rsidR="00AD6DB4" w:rsidDel="000934B8" w:rsidRDefault="00AD6DB4" w:rsidP="00166AF3">
            <w:pPr>
              <w:pStyle w:val="TableBody"/>
              <w:rPr>
                <w:del w:id="16259" w:author="Alban Roche" w:date="2017-08-02T16:42:00Z"/>
              </w:rPr>
            </w:pPr>
            <w:bookmarkStart w:id="16260" w:name="_Toc489460247"/>
            <w:bookmarkEnd w:id="16260"/>
          </w:p>
          <w:p w14:paraId="3E9843D2" w14:textId="042C307E" w:rsidR="00AD6DB4" w:rsidRPr="00306387" w:rsidDel="000934B8" w:rsidRDefault="00AD6DB4" w:rsidP="00166AF3">
            <w:pPr>
              <w:pStyle w:val="TableBody"/>
              <w:rPr>
                <w:del w:id="16261" w:author="Alban Roche" w:date="2017-08-02T16:42:00Z"/>
              </w:rPr>
            </w:pPr>
            <w:del w:id="16262" w:author="Alban Roche" w:date="2017-08-02T16:42:00Z">
              <w:r w:rsidRPr="00EE772F" w:rsidDel="000934B8">
                <w:rPr>
                  <w:b/>
                </w:rPr>
                <w:delText>&lt;</w:delText>
              </w:r>
              <w:r w:rsidRPr="00EE772F" w:rsidDel="000934B8">
                <w:rPr>
                  <w:b/>
                  <w:bCs/>
                </w:rPr>
                <w:delText>cell_type</w:delText>
              </w:r>
              <w:r w:rsidRPr="00EE772F" w:rsidDel="000934B8">
                <w:rPr>
                  <w:b/>
                </w:rPr>
                <w:delText>&gt;</w:delText>
              </w:r>
              <w:r w:rsidDel="000934B8">
                <w:tab/>
              </w:r>
              <w:r w:rsidRPr="00306387" w:rsidDel="000934B8">
                <w:delText>"AS"</w:delText>
              </w:r>
              <w:r w:rsidDel="000934B8">
                <w:tab/>
              </w:r>
              <w:r w:rsidDel="000934B8">
                <w:tab/>
                <w:delText>Active set</w:delText>
              </w:r>
              <w:bookmarkStart w:id="16263" w:name="_Toc489460248"/>
              <w:bookmarkEnd w:id="16263"/>
            </w:del>
          </w:p>
          <w:p w14:paraId="726E9CD6" w14:textId="2DEF0361" w:rsidR="00AD6DB4" w:rsidRPr="00306387" w:rsidDel="000934B8" w:rsidRDefault="00AD6DB4" w:rsidP="00166AF3">
            <w:pPr>
              <w:pStyle w:val="TableBody"/>
              <w:rPr>
                <w:del w:id="16264" w:author="Alban Roche" w:date="2017-08-02T16:42:00Z"/>
              </w:rPr>
            </w:pPr>
            <w:del w:id="16265" w:author="Alban Roche" w:date="2017-08-02T16:42:00Z">
              <w:r w:rsidDel="000934B8">
                <w:tab/>
              </w:r>
              <w:r w:rsidDel="000934B8">
                <w:tab/>
                <w:delText>"VAS"</w:delText>
              </w:r>
              <w:r w:rsidDel="000934B8">
                <w:tab/>
              </w:r>
              <w:r w:rsidDel="000934B8">
                <w:tab/>
                <w:delText>Virtual active s</w:delText>
              </w:r>
              <w:r w:rsidRPr="00306387" w:rsidDel="000934B8">
                <w:delText>et</w:delText>
              </w:r>
              <w:bookmarkStart w:id="16266" w:name="_Toc489460249"/>
              <w:bookmarkEnd w:id="16266"/>
            </w:del>
          </w:p>
          <w:p w14:paraId="1883BDDF" w14:textId="3FC66581" w:rsidR="00AD6DB4" w:rsidRPr="00306387" w:rsidDel="000934B8" w:rsidRDefault="00AD6DB4" w:rsidP="00166AF3">
            <w:pPr>
              <w:pStyle w:val="TableBody"/>
              <w:rPr>
                <w:del w:id="16267" w:author="Alban Roche" w:date="2017-08-02T16:42:00Z"/>
              </w:rPr>
            </w:pPr>
            <w:del w:id="16268" w:author="Alban Roche" w:date="2017-08-02T16:42:00Z">
              <w:r w:rsidDel="000934B8">
                <w:tab/>
              </w:r>
              <w:r w:rsidDel="000934B8">
                <w:tab/>
              </w:r>
              <w:r w:rsidRPr="00306387" w:rsidDel="000934B8">
                <w:delText>"M"</w:delText>
              </w:r>
              <w:r w:rsidDel="000934B8">
                <w:tab/>
              </w:r>
              <w:r w:rsidDel="000934B8">
                <w:tab/>
                <w:delText>Monitored c</w:delText>
              </w:r>
              <w:r w:rsidRPr="00306387" w:rsidDel="000934B8">
                <w:delText>ells</w:delText>
              </w:r>
              <w:bookmarkStart w:id="16269" w:name="_Toc489460250"/>
              <w:bookmarkEnd w:id="16269"/>
            </w:del>
          </w:p>
          <w:p w14:paraId="1117DEDE" w14:textId="4AD08D82" w:rsidR="00AD6DB4" w:rsidRPr="00306387" w:rsidDel="000934B8" w:rsidRDefault="00AD6DB4" w:rsidP="00166AF3">
            <w:pPr>
              <w:pStyle w:val="TableBody"/>
              <w:rPr>
                <w:del w:id="16270" w:author="Alban Roche" w:date="2017-08-02T16:42:00Z"/>
              </w:rPr>
            </w:pPr>
            <w:del w:id="16271" w:author="Alban Roche" w:date="2017-08-02T16:42:00Z">
              <w:r w:rsidDel="000934B8">
                <w:tab/>
              </w:r>
              <w:r w:rsidDel="000934B8">
                <w:tab/>
              </w:r>
              <w:r w:rsidRPr="00306387" w:rsidDel="000934B8">
                <w:delText>"D"</w:delText>
              </w:r>
              <w:r w:rsidDel="000934B8">
                <w:tab/>
              </w:r>
              <w:r w:rsidDel="000934B8">
                <w:tab/>
                <w:delText>Detected c</w:delText>
              </w:r>
              <w:r w:rsidRPr="00306387" w:rsidDel="000934B8">
                <w:delText>ells</w:delText>
              </w:r>
              <w:bookmarkStart w:id="16272" w:name="_Toc489460251"/>
              <w:bookmarkEnd w:id="16272"/>
            </w:del>
          </w:p>
          <w:p w14:paraId="5BCDAFBB" w14:textId="74259AF9" w:rsidR="00AD6DB4" w:rsidRPr="00306387" w:rsidDel="000934B8" w:rsidRDefault="00AD6DB4" w:rsidP="00166AF3">
            <w:pPr>
              <w:pStyle w:val="TableBody"/>
              <w:rPr>
                <w:del w:id="16273" w:author="Alban Roche" w:date="2017-08-02T16:42:00Z"/>
              </w:rPr>
            </w:pPr>
            <w:del w:id="16274" w:author="Alban Roche" w:date="2017-08-02T16:42:00Z">
              <w:r w:rsidDel="000934B8">
                <w:tab/>
              </w:r>
              <w:r w:rsidDel="000934B8">
                <w:tab/>
              </w:r>
              <w:r w:rsidRPr="00306387" w:rsidDel="000934B8">
                <w:delText>"G"</w:delText>
              </w:r>
              <w:r w:rsidDel="000934B8">
                <w:tab/>
              </w:r>
              <w:r w:rsidDel="000934B8">
                <w:tab/>
              </w:r>
              <w:r w:rsidRPr="00306387" w:rsidDel="000934B8">
                <w:delText>GSM cells</w:delText>
              </w:r>
              <w:bookmarkStart w:id="16275" w:name="_Toc489460252"/>
              <w:bookmarkEnd w:id="16275"/>
            </w:del>
          </w:p>
          <w:p w14:paraId="7CDB84E7" w14:textId="3911C097" w:rsidR="00AD6DB4" w:rsidRPr="00306387" w:rsidDel="000934B8" w:rsidRDefault="00AD6DB4" w:rsidP="00166AF3">
            <w:pPr>
              <w:pStyle w:val="TableBody"/>
              <w:rPr>
                <w:del w:id="16276" w:author="Alban Roche" w:date="2017-08-02T16:42:00Z"/>
              </w:rPr>
            </w:pPr>
            <w:del w:id="16277" w:author="Alban Roche" w:date="2017-08-02T16:42:00Z">
              <w:r w:rsidDel="000934B8">
                <w:tab/>
              </w:r>
              <w:r w:rsidDel="000934B8">
                <w:tab/>
              </w:r>
              <w:r w:rsidRPr="00306387" w:rsidDel="000934B8">
                <w:delText>&lt;&lt; U &gt;&gt;</w:delText>
              </w:r>
              <w:r w:rsidDel="000934B8">
                <w:tab/>
              </w:r>
              <w:r w:rsidRPr="00306387" w:rsidDel="000934B8">
                <w:delText>UMTS cells</w:delText>
              </w:r>
              <w:bookmarkStart w:id="16278" w:name="_Toc489460253"/>
              <w:bookmarkEnd w:id="16278"/>
            </w:del>
          </w:p>
          <w:p w14:paraId="0C86884F" w14:textId="6FA7F5CF" w:rsidR="00AD6DB4" w:rsidRPr="00306387" w:rsidDel="000934B8" w:rsidRDefault="00AD6DB4" w:rsidP="00166AF3">
            <w:pPr>
              <w:pStyle w:val="TableBody"/>
              <w:rPr>
                <w:del w:id="16279" w:author="Alban Roche" w:date="2017-08-02T16:42:00Z"/>
              </w:rPr>
            </w:pPr>
            <w:del w:id="16280" w:author="Alban Roche" w:date="2017-08-02T16:42:00Z">
              <w:r w:rsidDel="000934B8">
                <w:tab/>
              </w:r>
              <w:r w:rsidDel="000934B8">
                <w:tab/>
              </w:r>
              <w:r w:rsidRPr="00306387" w:rsidDel="000934B8">
                <w:delText>&lt;&lt; NU &gt;&gt;</w:delText>
              </w:r>
              <w:r w:rsidDel="000934B8">
                <w:tab/>
                <w:delText>Non-r</w:delText>
              </w:r>
              <w:r w:rsidRPr="00306387" w:rsidDel="000934B8">
                <w:delText>anked UMTS cells</w:delText>
              </w:r>
              <w:bookmarkStart w:id="16281" w:name="_Toc489460254"/>
              <w:bookmarkEnd w:id="16281"/>
            </w:del>
          </w:p>
          <w:p w14:paraId="2027F1E1" w14:textId="3C2B5304" w:rsidR="00AD6DB4" w:rsidRPr="00306387" w:rsidDel="000934B8" w:rsidRDefault="00AD6DB4" w:rsidP="00166AF3">
            <w:pPr>
              <w:pStyle w:val="TableBody"/>
              <w:rPr>
                <w:del w:id="16282" w:author="Alban Roche" w:date="2017-08-02T16:42:00Z"/>
              </w:rPr>
            </w:pPr>
            <w:del w:id="16283" w:author="Alban Roche" w:date="2017-08-02T16:42:00Z">
              <w:r w:rsidDel="000934B8">
                <w:tab/>
              </w:r>
              <w:r w:rsidDel="000934B8">
                <w:tab/>
              </w:r>
              <w:r w:rsidRPr="00306387" w:rsidDel="000934B8">
                <w:delText>"NG"</w:delText>
              </w:r>
              <w:r w:rsidDel="000934B8">
                <w:tab/>
              </w:r>
              <w:r w:rsidDel="000934B8">
                <w:tab/>
                <w:delText>Non-r</w:delText>
              </w:r>
              <w:r w:rsidRPr="00306387" w:rsidDel="000934B8">
                <w:delText>anked GSM cells</w:delText>
              </w:r>
              <w:bookmarkStart w:id="16284" w:name="_Toc489460255"/>
              <w:bookmarkEnd w:id="16284"/>
            </w:del>
          </w:p>
          <w:p w14:paraId="3776FA8A" w14:textId="651C9A24" w:rsidR="00AD6DB4" w:rsidDel="000934B8" w:rsidRDefault="00AD6DB4" w:rsidP="00166AF3">
            <w:pPr>
              <w:pStyle w:val="TableBody"/>
              <w:rPr>
                <w:del w:id="16285" w:author="Alban Roche" w:date="2017-08-02T16:42:00Z"/>
              </w:rPr>
            </w:pPr>
            <w:bookmarkStart w:id="16286" w:name="_Toc489460256"/>
            <w:bookmarkEnd w:id="16286"/>
          </w:p>
          <w:p w14:paraId="6A7643A4" w14:textId="6824D429" w:rsidR="00AD6DB4" w:rsidRPr="00306387" w:rsidDel="000934B8" w:rsidRDefault="00AD6DB4" w:rsidP="00166AF3">
            <w:pPr>
              <w:pStyle w:val="TableBody"/>
              <w:rPr>
                <w:del w:id="16287" w:author="Alban Roche" w:date="2017-08-02T16:42:00Z"/>
              </w:rPr>
            </w:pPr>
            <w:del w:id="16288" w:author="Alban Roche" w:date="2017-08-02T16:42:00Z">
              <w:r w:rsidRPr="00EE772F" w:rsidDel="000934B8">
                <w:rPr>
                  <w:b/>
                </w:rPr>
                <w:delText>&lt;</w:delText>
              </w:r>
              <w:r w:rsidRPr="00EE772F" w:rsidDel="000934B8">
                <w:rPr>
                  <w:b/>
                  <w:bCs/>
                </w:rPr>
                <w:delText>scrambling_code</w:delText>
              </w:r>
              <w:r w:rsidRPr="00EE772F" w:rsidDel="000934B8">
                <w:rPr>
                  <w:b/>
                </w:rPr>
                <w:delText>&gt;</w:delText>
              </w:r>
              <w:r w:rsidDel="000934B8">
                <w:tab/>
                <w:delText>I</w:delText>
              </w:r>
              <w:r w:rsidRPr="00306387" w:rsidDel="000934B8">
                <w:delText>nteger</w:delText>
              </w:r>
              <w:r w:rsidDel="000934B8">
                <w:delText xml:space="preserve"> value with </w:delText>
              </w:r>
              <w:r w:rsidRPr="00306387" w:rsidDel="000934B8">
                <w:delText xml:space="preserve">range </w:delText>
              </w:r>
              <w:r w:rsidDel="000934B8">
                <w:delText xml:space="preserve">from </w:delText>
              </w:r>
              <w:r w:rsidRPr="00306387" w:rsidDel="000934B8">
                <w:delText>0</w:delText>
              </w:r>
              <w:r w:rsidDel="000934B8">
                <w:delText xml:space="preserve"> – </w:delText>
              </w:r>
              <w:r w:rsidRPr="00306387" w:rsidDel="000934B8">
                <w:delText>511</w:delText>
              </w:r>
              <w:bookmarkStart w:id="16289" w:name="_Toc489460257"/>
              <w:bookmarkEnd w:id="16289"/>
            </w:del>
          </w:p>
          <w:p w14:paraId="560DDDAB" w14:textId="67EC1C48" w:rsidR="00AD6DB4" w:rsidDel="000934B8" w:rsidRDefault="00AD6DB4" w:rsidP="00166AF3">
            <w:pPr>
              <w:pStyle w:val="TableBody"/>
              <w:rPr>
                <w:del w:id="16290" w:author="Alban Roche" w:date="2017-08-02T16:42:00Z"/>
              </w:rPr>
            </w:pPr>
            <w:bookmarkStart w:id="16291" w:name="_Toc489460258"/>
            <w:bookmarkEnd w:id="16291"/>
          </w:p>
          <w:p w14:paraId="6CFDC2F5" w14:textId="55D3900B" w:rsidR="00AD6DB4" w:rsidRPr="00306387" w:rsidDel="000934B8" w:rsidRDefault="00AD6DB4" w:rsidP="00166AF3">
            <w:pPr>
              <w:pStyle w:val="TableBody"/>
              <w:rPr>
                <w:del w:id="16292" w:author="Alban Roche" w:date="2017-08-02T16:42:00Z"/>
              </w:rPr>
            </w:pPr>
            <w:del w:id="16293" w:author="Alban Roche" w:date="2017-08-02T16:42:00Z">
              <w:r w:rsidRPr="00EE772F" w:rsidDel="000934B8">
                <w:rPr>
                  <w:b/>
                </w:rPr>
                <w:delText>&lt;</w:delText>
              </w:r>
              <w:r w:rsidRPr="00EE772F" w:rsidDel="000934B8">
                <w:rPr>
                  <w:b/>
                  <w:bCs/>
                </w:rPr>
                <w:delText>rscp</w:delText>
              </w:r>
              <w:r w:rsidRPr="00EE772F" w:rsidDel="000934B8">
                <w:rPr>
                  <w:b/>
                </w:rPr>
                <w:delText>&gt;</w:delText>
              </w:r>
              <w:r w:rsidDel="000934B8">
                <w:tab/>
              </w:r>
              <w:r w:rsidRPr="00306387" w:rsidDel="000934B8">
                <w:delText>Received Signal Code Power</w:delText>
              </w:r>
              <w:r w:rsidDel="000934B8">
                <w:delText xml:space="preserve"> with range from </w:delText>
              </w:r>
              <w:r w:rsidRPr="00306387" w:rsidDel="000934B8">
                <w:delText>0</w:delText>
              </w:r>
              <w:r w:rsidDel="000934B8">
                <w:delText xml:space="preserve"> – 91;</w:delText>
              </w:r>
              <w:r w:rsidRPr="00306387" w:rsidDel="000934B8">
                <w:delText xml:space="preserve"> </w:delText>
              </w:r>
              <w:r w:rsidRPr="00306387" w:rsidDel="000934B8">
                <w:rPr>
                  <w:u w:val="single"/>
                </w:rPr>
                <w:delText>255</w:delText>
              </w:r>
              <w:r w:rsidRPr="00306387" w:rsidDel="000934B8">
                <w:delText xml:space="preserve"> for invalid/default value</w:delText>
              </w:r>
              <w:bookmarkStart w:id="16294" w:name="_Toc489460259"/>
              <w:bookmarkEnd w:id="16294"/>
            </w:del>
          </w:p>
          <w:p w14:paraId="5E2D290A" w14:textId="3049CECA" w:rsidR="00AD6DB4" w:rsidDel="000934B8" w:rsidRDefault="00AD6DB4" w:rsidP="00166AF3">
            <w:pPr>
              <w:pStyle w:val="TableBody"/>
              <w:rPr>
                <w:del w:id="16295" w:author="Alban Roche" w:date="2017-08-02T16:42:00Z"/>
              </w:rPr>
            </w:pPr>
            <w:bookmarkStart w:id="16296" w:name="_Toc489460260"/>
            <w:bookmarkEnd w:id="16296"/>
          </w:p>
          <w:p w14:paraId="058C3E2D" w14:textId="5715E652" w:rsidR="00AD6DB4" w:rsidRPr="00306387" w:rsidDel="000934B8" w:rsidRDefault="00AD6DB4" w:rsidP="00166AF3">
            <w:pPr>
              <w:pStyle w:val="TableBody"/>
              <w:rPr>
                <w:del w:id="16297" w:author="Alban Roche" w:date="2017-08-02T16:42:00Z"/>
              </w:rPr>
            </w:pPr>
            <w:del w:id="16298" w:author="Alban Roche" w:date="2017-08-02T16:42:00Z">
              <w:r w:rsidRPr="00EE772F" w:rsidDel="000934B8">
                <w:rPr>
                  <w:b/>
                </w:rPr>
                <w:delText>&lt;</w:delText>
              </w:r>
              <w:r w:rsidRPr="00EE772F" w:rsidDel="000934B8">
                <w:rPr>
                  <w:b/>
                  <w:bCs/>
                </w:rPr>
                <w:delText>ecno</w:delText>
              </w:r>
              <w:r w:rsidRPr="00EE772F" w:rsidDel="000934B8">
                <w:rPr>
                  <w:b/>
                </w:rPr>
                <w:delText>&gt;</w:delText>
              </w:r>
              <w:r w:rsidDel="000934B8">
                <w:tab/>
                <w:delText>E</w:delText>
              </w:r>
              <w:r w:rsidRPr="00306387" w:rsidDel="000934B8">
                <w:delText>nergy per chip/noice</w:delText>
              </w:r>
              <w:r w:rsidDel="000934B8">
                <w:delText xml:space="preserve"> with </w:delText>
              </w:r>
              <w:r w:rsidRPr="00306387" w:rsidDel="000934B8">
                <w:delText xml:space="preserve">range </w:delText>
              </w:r>
              <w:r w:rsidDel="000934B8">
                <w:delText xml:space="preserve">from </w:delText>
              </w:r>
              <w:r w:rsidRPr="00306387" w:rsidDel="000934B8">
                <w:delText>0</w:delText>
              </w:r>
              <w:r w:rsidDel="000934B8">
                <w:delText xml:space="preserve"> – </w:delText>
              </w:r>
              <w:r w:rsidRPr="00306387" w:rsidDel="000934B8">
                <w:delText>24</w:delText>
              </w:r>
              <w:r w:rsidDel="000934B8">
                <w:delText>;</w:delText>
              </w:r>
              <w:r w:rsidRPr="00306387" w:rsidDel="000934B8">
                <w:delText xml:space="preserve"> </w:delText>
              </w:r>
              <w:r w:rsidRPr="00306387" w:rsidDel="000934B8">
                <w:rPr>
                  <w:u w:val="single"/>
                </w:rPr>
                <w:delText>255</w:delText>
              </w:r>
              <w:r w:rsidRPr="00306387" w:rsidDel="000934B8">
                <w:delText xml:space="preserve"> for invalid/default value</w:delText>
              </w:r>
              <w:bookmarkStart w:id="16299" w:name="_Toc489460261"/>
              <w:bookmarkEnd w:id="16299"/>
            </w:del>
          </w:p>
          <w:p w14:paraId="7039FA25" w14:textId="7E31CCE6" w:rsidR="00AD6DB4" w:rsidDel="000934B8" w:rsidRDefault="00AD6DB4" w:rsidP="00166AF3">
            <w:pPr>
              <w:pStyle w:val="TableBody"/>
              <w:rPr>
                <w:del w:id="16300" w:author="Alban Roche" w:date="2017-08-02T16:42:00Z"/>
              </w:rPr>
            </w:pPr>
            <w:bookmarkStart w:id="16301" w:name="_Toc489460262"/>
            <w:bookmarkEnd w:id="16301"/>
          </w:p>
          <w:p w14:paraId="7B3E4750" w14:textId="13649167" w:rsidR="00AD6DB4" w:rsidRPr="00306387" w:rsidDel="000934B8" w:rsidRDefault="00AD6DB4" w:rsidP="00166AF3">
            <w:pPr>
              <w:pStyle w:val="TableBody"/>
              <w:rPr>
                <w:del w:id="16302" w:author="Alban Roche" w:date="2017-08-02T16:42:00Z"/>
              </w:rPr>
            </w:pPr>
            <w:del w:id="16303" w:author="Alban Roche" w:date="2017-08-02T16:42:00Z">
              <w:r w:rsidRPr="00EE772F" w:rsidDel="000934B8">
                <w:rPr>
                  <w:b/>
                </w:rPr>
                <w:delText>&lt;</w:delText>
              </w:r>
              <w:r w:rsidRPr="00EE772F" w:rsidDel="000934B8">
                <w:rPr>
                  <w:b/>
                  <w:bCs/>
                </w:rPr>
                <w:delText>gsm_band</w:delText>
              </w:r>
              <w:r w:rsidRPr="00EE772F" w:rsidDel="000934B8">
                <w:rPr>
                  <w:b/>
                </w:rPr>
                <w:delText>&gt;</w:delText>
              </w:r>
              <w:r w:rsidDel="000934B8">
                <w:tab/>
              </w:r>
              <w:r w:rsidDel="000934B8">
                <w:tab/>
              </w:r>
              <w:r w:rsidRPr="00306387" w:rsidDel="000934B8">
                <w:delText>"D"</w:delText>
              </w:r>
              <w:r w:rsidDel="000934B8">
                <w:tab/>
              </w:r>
              <w:r w:rsidRPr="00306387" w:rsidDel="000934B8">
                <w:delText>1800 MHz</w:delText>
              </w:r>
              <w:bookmarkStart w:id="16304" w:name="_Toc489460263"/>
              <w:bookmarkEnd w:id="16304"/>
            </w:del>
          </w:p>
          <w:p w14:paraId="1F42BB3B" w14:textId="64D3D6A6" w:rsidR="00AD6DB4" w:rsidRPr="00306387" w:rsidDel="000934B8" w:rsidRDefault="00AD6DB4" w:rsidP="00166AF3">
            <w:pPr>
              <w:pStyle w:val="TableBody"/>
              <w:rPr>
                <w:del w:id="16305" w:author="Alban Roche" w:date="2017-08-02T16:42:00Z"/>
              </w:rPr>
            </w:pPr>
            <w:del w:id="16306" w:author="Alban Roche" w:date="2017-08-02T16:42:00Z">
              <w:r w:rsidDel="000934B8">
                <w:tab/>
              </w:r>
              <w:r w:rsidDel="000934B8">
                <w:tab/>
              </w:r>
              <w:r w:rsidDel="000934B8">
                <w:tab/>
              </w:r>
              <w:r w:rsidRPr="00306387" w:rsidDel="000934B8">
                <w:delText>"P"</w:delText>
              </w:r>
              <w:r w:rsidDel="000934B8">
                <w:tab/>
              </w:r>
              <w:r w:rsidRPr="00306387" w:rsidDel="000934B8">
                <w:delText>1900 MHz</w:delText>
              </w:r>
              <w:bookmarkStart w:id="16307" w:name="_Toc489460264"/>
              <w:bookmarkEnd w:id="16307"/>
            </w:del>
          </w:p>
          <w:p w14:paraId="5E1580F3" w14:textId="0E2BE781" w:rsidR="00AD6DB4" w:rsidRPr="00306387" w:rsidDel="000934B8" w:rsidRDefault="00AD6DB4" w:rsidP="00166AF3">
            <w:pPr>
              <w:pStyle w:val="TableBody"/>
              <w:rPr>
                <w:del w:id="16308" w:author="Alban Roche" w:date="2017-08-02T16:42:00Z"/>
              </w:rPr>
            </w:pPr>
            <w:del w:id="16309" w:author="Alban Roche" w:date="2017-08-02T16:42:00Z">
              <w:r w:rsidDel="000934B8">
                <w:tab/>
              </w:r>
              <w:r w:rsidDel="000934B8">
                <w:tab/>
              </w:r>
              <w:r w:rsidDel="000934B8">
                <w:tab/>
              </w:r>
              <w:r w:rsidRPr="00306387" w:rsidDel="000934B8">
                <w:delText>"G"</w:delText>
              </w:r>
              <w:r w:rsidDel="000934B8">
                <w:tab/>
              </w:r>
              <w:r w:rsidRPr="00306387" w:rsidDel="000934B8">
                <w:delText>900 MHz</w:delText>
              </w:r>
              <w:bookmarkStart w:id="16310" w:name="_Toc489460265"/>
              <w:bookmarkEnd w:id="16310"/>
            </w:del>
          </w:p>
          <w:p w14:paraId="7A00E528" w14:textId="455D0326" w:rsidR="00AD6DB4" w:rsidDel="000934B8" w:rsidRDefault="00AD6DB4" w:rsidP="00166AF3">
            <w:pPr>
              <w:pStyle w:val="TableBody"/>
              <w:rPr>
                <w:del w:id="16311" w:author="Alban Roche" w:date="2017-08-02T16:42:00Z"/>
              </w:rPr>
            </w:pPr>
            <w:bookmarkStart w:id="16312" w:name="_Toc489460266"/>
            <w:bookmarkEnd w:id="16312"/>
          </w:p>
          <w:p w14:paraId="0F642B8A" w14:textId="61AD3099" w:rsidR="00AD6DB4" w:rsidRPr="00306387" w:rsidDel="000934B8" w:rsidRDefault="00AD6DB4" w:rsidP="00166AF3">
            <w:pPr>
              <w:pStyle w:val="TableBody"/>
              <w:rPr>
                <w:del w:id="16313" w:author="Alban Roche" w:date="2017-08-02T16:42:00Z"/>
              </w:rPr>
            </w:pPr>
            <w:del w:id="16314" w:author="Alban Roche" w:date="2017-08-02T16:42:00Z">
              <w:r w:rsidRPr="00EE772F" w:rsidDel="000934B8">
                <w:rPr>
                  <w:b/>
                </w:rPr>
                <w:delText>&lt;</w:delText>
              </w:r>
              <w:r w:rsidRPr="00EE772F" w:rsidDel="000934B8">
                <w:rPr>
                  <w:b/>
                  <w:bCs/>
                </w:rPr>
                <w:delText>arfcn</w:delText>
              </w:r>
              <w:r w:rsidRPr="00EE772F" w:rsidDel="000934B8">
                <w:rPr>
                  <w:b/>
                </w:rPr>
                <w:delText>&gt;</w:delText>
              </w:r>
              <w:r w:rsidDel="000934B8">
                <w:tab/>
                <w:delText>A</w:delText>
              </w:r>
              <w:r w:rsidRPr="00306387" w:rsidDel="000934B8">
                <w:delText>bsolute r</w:delText>
              </w:r>
              <w:r w:rsidDel="000934B8">
                <w:delText>adio frequency channel number with r</w:delText>
              </w:r>
              <w:r w:rsidRPr="00306387" w:rsidDel="000934B8">
                <w:delText xml:space="preserve">ange </w:delText>
              </w:r>
              <w:r w:rsidDel="000934B8">
                <w:delText xml:space="preserve">from </w:delText>
              </w:r>
              <w:r w:rsidRPr="00306387" w:rsidDel="000934B8">
                <w:delText>0</w:delText>
              </w:r>
              <w:r w:rsidDel="000934B8">
                <w:delText xml:space="preserve"> – </w:delText>
              </w:r>
              <w:r w:rsidRPr="00306387" w:rsidDel="000934B8">
                <w:delText>1023</w:delText>
              </w:r>
              <w:bookmarkStart w:id="16315" w:name="_Toc489460267"/>
              <w:bookmarkEnd w:id="16315"/>
            </w:del>
          </w:p>
          <w:p w14:paraId="10E7184A" w14:textId="4C2E4D73" w:rsidR="00AD6DB4" w:rsidDel="000934B8" w:rsidRDefault="00AD6DB4" w:rsidP="00166AF3">
            <w:pPr>
              <w:pStyle w:val="TableBody"/>
              <w:rPr>
                <w:del w:id="16316" w:author="Alban Roche" w:date="2017-08-02T16:42:00Z"/>
              </w:rPr>
            </w:pPr>
            <w:bookmarkStart w:id="16317" w:name="_Toc489460268"/>
            <w:bookmarkEnd w:id="16317"/>
          </w:p>
          <w:p w14:paraId="0C9B897B" w14:textId="63B21058" w:rsidR="00AD6DB4" w:rsidRPr="00306387" w:rsidDel="000934B8" w:rsidRDefault="00AD6DB4" w:rsidP="00166AF3">
            <w:pPr>
              <w:pStyle w:val="TableBody"/>
              <w:rPr>
                <w:del w:id="16318" w:author="Alban Roche" w:date="2017-08-02T16:42:00Z"/>
              </w:rPr>
            </w:pPr>
            <w:del w:id="16319" w:author="Alban Roche" w:date="2017-08-02T16:42:00Z">
              <w:r w:rsidRPr="00EE772F" w:rsidDel="000934B8">
                <w:rPr>
                  <w:b/>
                </w:rPr>
                <w:delText>&lt;</w:delText>
              </w:r>
              <w:r w:rsidRPr="00EE772F" w:rsidDel="000934B8">
                <w:rPr>
                  <w:b/>
                  <w:bCs/>
                </w:rPr>
                <w:delText>ranking_value</w:delText>
              </w:r>
              <w:r w:rsidRPr="00EE772F" w:rsidDel="000934B8">
                <w:rPr>
                  <w:b/>
                </w:rPr>
                <w:delText>&gt;</w:delText>
              </w:r>
              <w:r w:rsidDel="000934B8">
                <w:tab/>
                <w:delText xml:space="preserve">Integer value with </w:delText>
              </w:r>
              <w:r w:rsidRPr="00306387" w:rsidDel="000934B8">
                <w:delText xml:space="preserve">range </w:delText>
              </w:r>
              <w:r w:rsidDel="000934B8">
                <w:delText xml:space="preserve">from </w:delText>
              </w:r>
              <w:r w:rsidRPr="00306387" w:rsidDel="000934B8">
                <w:delText>0</w:delText>
              </w:r>
              <w:r w:rsidDel="000934B8">
                <w:delText xml:space="preserve"> – </w:delText>
              </w:r>
              <w:r w:rsidRPr="00306387" w:rsidDel="000934B8">
                <w:delText>999</w:delText>
              </w:r>
              <w:bookmarkStart w:id="16320" w:name="_Toc489460269"/>
              <w:bookmarkEnd w:id="16320"/>
            </w:del>
          </w:p>
          <w:p w14:paraId="45F5E8CF" w14:textId="4129F98A" w:rsidR="00AD6DB4" w:rsidDel="000934B8" w:rsidRDefault="00AD6DB4" w:rsidP="00166AF3">
            <w:pPr>
              <w:pStyle w:val="TableBody"/>
              <w:rPr>
                <w:del w:id="16321" w:author="Alban Roche" w:date="2017-08-02T16:42:00Z"/>
              </w:rPr>
            </w:pPr>
            <w:bookmarkStart w:id="16322" w:name="_Toc489460270"/>
            <w:bookmarkEnd w:id="16322"/>
          </w:p>
          <w:p w14:paraId="05F11EBA" w14:textId="32F98203" w:rsidR="00AD6DB4" w:rsidRPr="00306387" w:rsidDel="000934B8" w:rsidRDefault="00AD6DB4" w:rsidP="00166AF3">
            <w:pPr>
              <w:pStyle w:val="TableBody"/>
              <w:rPr>
                <w:del w:id="16323" w:author="Alban Roche" w:date="2017-08-02T16:42:00Z"/>
              </w:rPr>
            </w:pPr>
            <w:del w:id="16324" w:author="Alban Roche" w:date="2017-08-02T16:42:00Z">
              <w:r w:rsidRPr="00EE772F" w:rsidDel="000934B8">
                <w:rPr>
                  <w:b/>
                </w:rPr>
                <w:delText>&lt;</w:delText>
              </w:r>
              <w:r w:rsidRPr="00EE772F" w:rsidDel="000934B8">
                <w:rPr>
                  <w:b/>
                  <w:bCs/>
                </w:rPr>
                <w:delText>ranking_status</w:delText>
              </w:r>
              <w:r w:rsidRPr="00EE772F" w:rsidDel="000934B8">
                <w:rPr>
                  <w:b/>
                </w:rPr>
                <w:delText>&gt;</w:delText>
              </w:r>
              <w:r w:rsidDel="000934B8">
                <w:tab/>
                <w:delText>I</w:delText>
              </w:r>
              <w:r w:rsidRPr="00306387" w:rsidDel="000934B8">
                <w:delText>nteger</w:delText>
              </w:r>
              <w:r w:rsidDel="000934B8">
                <w:delText xml:space="preserve"> value with r</w:delText>
              </w:r>
              <w:r w:rsidRPr="00306387" w:rsidDel="000934B8">
                <w:delText xml:space="preserve">ange </w:delText>
              </w:r>
              <w:r w:rsidDel="000934B8">
                <w:delText xml:space="preserve">from </w:delText>
              </w:r>
              <w:r w:rsidRPr="00306387" w:rsidDel="000934B8">
                <w:delText>0</w:delText>
              </w:r>
              <w:r w:rsidDel="000934B8">
                <w:delText xml:space="preserve"> – </w:delText>
              </w:r>
              <w:r w:rsidRPr="00306387" w:rsidDel="000934B8">
                <w:delText>9</w:delText>
              </w:r>
              <w:bookmarkStart w:id="16325" w:name="_Toc489460271"/>
              <w:bookmarkEnd w:id="16325"/>
            </w:del>
          </w:p>
          <w:p w14:paraId="0E346AAA" w14:textId="28FD6CEE" w:rsidR="00AD6DB4" w:rsidDel="000934B8" w:rsidRDefault="00AD6DB4" w:rsidP="00166AF3">
            <w:pPr>
              <w:pStyle w:val="TableBody"/>
              <w:rPr>
                <w:del w:id="16326" w:author="Alban Roche" w:date="2017-08-02T16:42:00Z"/>
                <w:bCs/>
              </w:rPr>
            </w:pPr>
            <w:bookmarkStart w:id="16327" w:name="_Toc489460272"/>
            <w:bookmarkEnd w:id="16327"/>
          </w:p>
          <w:p w14:paraId="0BECABDE" w14:textId="09A1ABAF" w:rsidR="00AD6DB4" w:rsidRPr="00D62606" w:rsidDel="000934B8" w:rsidRDefault="00AD6DB4" w:rsidP="00166AF3">
            <w:pPr>
              <w:pStyle w:val="TableBody"/>
              <w:rPr>
                <w:del w:id="16328" w:author="Alban Roche" w:date="2017-08-02T16:42:00Z"/>
                <w:bCs/>
              </w:rPr>
            </w:pPr>
            <w:del w:id="16329" w:author="Alban Roche" w:date="2017-08-02T16:42:00Z">
              <w:r w:rsidRPr="00D62606" w:rsidDel="000934B8">
                <w:rPr>
                  <w:bCs/>
                </w:rPr>
                <w:delText>Measurement Parameters:</w:delText>
              </w:r>
              <w:bookmarkStart w:id="16330" w:name="_Toc489460273"/>
              <w:bookmarkEnd w:id="16330"/>
            </w:del>
          </w:p>
          <w:p w14:paraId="118A084B" w14:textId="7A22E6B3" w:rsidR="00AD6DB4" w:rsidRPr="00306387" w:rsidDel="000934B8" w:rsidRDefault="00AD6DB4" w:rsidP="00166AF3">
            <w:pPr>
              <w:pStyle w:val="TableBody"/>
              <w:rPr>
                <w:del w:id="16331" w:author="Alban Roche" w:date="2017-08-02T16:42:00Z"/>
              </w:rPr>
            </w:pPr>
            <w:del w:id="16332" w:author="Alban Roche" w:date="2017-08-02T16:42:00Z">
              <w:r w:rsidRPr="00EE772F" w:rsidDel="000934B8">
                <w:rPr>
                  <w:b/>
                </w:rPr>
                <w:delText>&lt;</w:delText>
              </w:r>
              <w:r w:rsidRPr="00EE772F" w:rsidDel="000934B8">
                <w:rPr>
                  <w:b/>
                  <w:bCs/>
                </w:rPr>
                <w:delText>meas_id</w:delText>
              </w:r>
              <w:r w:rsidRPr="00EE772F" w:rsidDel="000934B8">
                <w:rPr>
                  <w:b/>
                </w:rPr>
                <w:delText>&gt;</w:delText>
              </w:r>
              <w:r w:rsidDel="000934B8">
                <w:tab/>
                <w:delText>O</w:delText>
              </w:r>
              <w:r w:rsidRPr="00306387" w:rsidDel="000934B8">
                <w:delText>ne hex digit</w:delText>
              </w:r>
              <w:r w:rsidDel="000934B8">
                <w:delText xml:space="preserve"> with </w:delText>
              </w:r>
              <w:r w:rsidRPr="00306387" w:rsidDel="000934B8">
                <w:delText xml:space="preserve">range </w:delText>
              </w:r>
              <w:r w:rsidDel="000934B8">
                <w:delText xml:space="preserve">from </w:delText>
              </w:r>
              <w:r w:rsidRPr="00306387" w:rsidDel="000934B8">
                <w:delText>0</w:delText>
              </w:r>
              <w:r w:rsidDel="000934B8">
                <w:delText xml:space="preserve"> – </w:delText>
              </w:r>
              <w:r w:rsidRPr="00306387" w:rsidDel="000934B8">
                <w:delText>FH</w:delText>
              </w:r>
              <w:bookmarkStart w:id="16333" w:name="_Toc489460274"/>
              <w:bookmarkEnd w:id="16333"/>
            </w:del>
          </w:p>
          <w:p w14:paraId="776CD1E6" w14:textId="27F953AB" w:rsidR="00AD6DB4" w:rsidDel="000934B8" w:rsidRDefault="00AD6DB4" w:rsidP="00166AF3">
            <w:pPr>
              <w:pStyle w:val="TableBody"/>
              <w:rPr>
                <w:del w:id="16334" w:author="Alban Roche" w:date="2017-08-02T16:42:00Z"/>
              </w:rPr>
            </w:pPr>
            <w:bookmarkStart w:id="16335" w:name="_Toc489460275"/>
            <w:bookmarkEnd w:id="16335"/>
          </w:p>
          <w:p w14:paraId="24BD6EA6" w14:textId="78417847" w:rsidR="00AD6DB4" w:rsidRPr="00306387" w:rsidDel="000934B8" w:rsidRDefault="00AD6DB4" w:rsidP="00166AF3">
            <w:pPr>
              <w:pStyle w:val="TableBody"/>
              <w:rPr>
                <w:del w:id="16336" w:author="Alban Roche" w:date="2017-08-02T16:42:00Z"/>
              </w:rPr>
            </w:pPr>
            <w:del w:id="16337" w:author="Alban Roche" w:date="2017-08-02T16:42:00Z">
              <w:r w:rsidRPr="00EE772F" w:rsidDel="000934B8">
                <w:rPr>
                  <w:b/>
                </w:rPr>
                <w:delText>&lt;</w:delText>
              </w:r>
              <w:r w:rsidRPr="00EE772F" w:rsidDel="000934B8">
                <w:rPr>
                  <w:b/>
                  <w:bCs/>
                </w:rPr>
                <w:delText>event_id</w:delText>
              </w:r>
              <w:r w:rsidRPr="00EE772F" w:rsidDel="000934B8">
                <w:rPr>
                  <w:b/>
                </w:rPr>
                <w:delText>&gt;</w:delText>
              </w:r>
              <w:r w:rsidDel="000934B8">
                <w:tab/>
                <w:delText>T</w:delText>
              </w:r>
              <w:r w:rsidRPr="00306387" w:rsidDel="000934B8">
                <w:delText xml:space="preserve">wo hex digits </w:delText>
              </w:r>
              <w:r w:rsidDel="000934B8">
                <w:delText xml:space="preserve">with range from </w:delText>
              </w:r>
              <w:r w:rsidRPr="00306387" w:rsidDel="000934B8">
                <w:delText>1AH</w:delText>
              </w:r>
              <w:r w:rsidDel="000934B8">
                <w:delText xml:space="preserve"> – </w:delText>
              </w:r>
              <w:r w:rsidRPr="00306387" w:rsidDel="000934B8">
                <w:delText>3DH</w:delText>
              </w:r>
              <w:bookmarkStart w:id="16338" w:name="_Toc489460276"/>
              <w:bookmarkEnd w:id="16338"/>
            </w:del>
          </w:p>
          <w:p w14:paraId="124AA728" w14:textId="02B03435" w:rsidR="00AD6DB4" w:rsidDel="000934B8" w:rsidRDefault="00AD6DB4" w:rsidP="00166AF3">
            <w:pPr>
              <w:pStyle w:val="TableBody"/>
              <w:rPr>
                <w:del w:id="16339" w:author="Alban Roche" w:date="2017-08-02T16:42:00Z"/>
              </w:rPr>
            </w:pPr>
            <w:bookmarkStart w:id="16340" w:name="_Toc489460277"/>
            <w:bookmarkEnd w:id="16340"/>
          </w:p>
          <w:p w14:paraId="54FB5CA2" w14:textId="62890EE6" w:rsidR="00AD6DB4" w:rsidDel="000934B8" w:rsidRDefault="00AD6DB4" w:rsidP="00166AF3">
            <w:pPr>
              <w:pStyle w:val="TableBody"/>
              <w:rPr>
                <w:del w:id="16341" w:author="Alban Roche" w:date="2017-08-02T16:42:00Z"/>
              </w:rPr>
            </w:pPr>
            <w:del w:id="16342" w:author="Alban Roche" w:date="2017-08-02T16:42:00Z">
              <w:r w:rsidRPr="00EE772F" w:rsidDel="000934B8">
                <w:rPr>
                  <w:b/>
                </w:rPr>
                <w:delText>&lt;</w:delText>
              </w:r>
              <w:r w:rsidRPr="00EE772F" w:rsidDel="000934B8">
                <w:rPr>
                  <w:b/>
                  <w:bCs/>
                </w:rPr>
                <w:delText>par 3,4,5,...,M,...,N</w:delText>
              </w:r>
              <w:r w:rsidRPr="00EE772F" w:rsidDel="000934B8">
                <w:rPr>
                  <w:b/>
                </w:rPr>
                <w:delText>&gt;</w:delText>
              </w:r>
              <w:r w:rsidDel="000934B8">
                <w:tab/>
                <w:delText>I</w:delText>
              </w:r>
              <w:r w:rsidRPr="00306387" w:rsidDel="000934B8">
                <w:delText>nteger</w:delText>
              </w:r>
              <w:r w:rsidDel="000934B8">
                <w:delText xml:space="preserve"> value with </w:delText>
              </w:r>
              <w:r w:rsidRPr="00306387" w:rsidDel="000934B8">
                <w:delText xml:space="preserve">range </w:delText>
              </w:r>
              <w:r w:rsidDel="000934B8">
                <w:delText xml:space="preserve">from </w:delText>
              </w:r>
              <w:r w:rsidRPr="00306387" w:rsidDel="000934B8">
                <w:delText>0</w:delText>
              </w:r>
              <w:r w:rsidDel="000934B8">
                <w:delText xml:space="preserve"> – </w:delText>
              </w:r>
              <w:r w:rsidRPr="00306387" w:rsidDel="000934B8">
                <w:delText>99</w:delText>
              </w:r>
              <w:bookmarkStart w:id="16343" w:name="_Toc489460278"/>
              <w:bookmarkEnd w:id="16343"/>
            </w:del>
          </w:p>
          <w:p w14:paraId="4A1D880B" w14:textId="3F0D75A1" w:rsidR="00AD6DB4" w:rsidDel="000934B8" w:rsidRDefault="00AD6DB4" w:rsidP="00166AF3">
            <w:pPr>
              <w:pStyle w:val="TableBody"/>
              <w:rPr>
                <w:del w:id="16344" w:author="Alban Roche" w:date="2017-08-02T16:42:00Z"/>
              </w:rPr>
            </w:pPr>
            <w:bookmarkStart w:id="16345" w:name="_Toc489460279"/>
            <w:bookmarkEnd w:id="16345"/>
          </w:p>
          <w:p w14:paraId="69F8FBFD" w14:textId="41160CA7" w:rsidR="00AD6DB4" w:rsidRPr="007671BF" w:rsidDel="000934B8" w:rsidRDefault="00AD6DB4" w:rsidP="00166AF3">
            <w:pPr>
              <w:pStyle w:val="TableBody"/>
              <w:rPr>
                <w:del w:id="16346" w:author="Alban Roche" w:date="2017-08-02T16:42:00Z"/>
              </w:rPr>
            </w:pPr>
            <w:del w:id="16347" w:author="Alban Roche" w:date="2017-08-02T16:42:00Z">
              <w:r w:rsidRPr="00EE772F" w:rsidDel="000934B8">
                <w:rPr>
                  <w:b/>
                </w:rPr>
                <w:delText>&lt;</w:delText>
              </w:r>
              <w:r w:rsidRPr="00EE772F" w:rsidDel="000934B8">
                <w:rPr>
                  <w:b/>
                  <w:bCs/>
                </w:rPr>
                <w:delText>mm_state</w:delText>
              </w:r>
              <w:r w:rsidRPr="00EE772F" w:rsidDel="000934B8">
                <w:rPr>
                  <w:b/>
                </w:rPr>
                <w:delText>&gt;</w:delText>
              </w:r>
              <w:r w:rsidDel="000934B8">
                <w:tab/>
              </w:r>
              <w:r w:rsidDel="000934B8">
                <w:tab/>
                <w:delText>I</w:delText>
              </w:r>
              <w:r w:rsidRPr="007671BF" w:rsidDel="000934B8">
                <w:delText>nteger</w:delText>
              </w:r>
              <w:r w:rsidDel="000934B8">
                <w:delText xml:space="preserve"> value with </w:delText>
              </w:r>
              <w:r w:rsidRPr="007671BF" w:rsidDel="000934B8">
                <w:delText xml:space="preserve">range </w:delText>
              </w:r>
              <w:r w:rsidDel="000934B8">
                <w:delText xml:space="preserve">from </w:delText>
              </w:r>
              <w:r w:rsidRPr="007671BF" w:rsidDel="000934B8">
                <w:delText>0</w:delText>
              </w:r>
              <w:r w:rsidDel="000934B8">
                <w:delText xml:space="preserve"> – </w:delText>
              </w:r>
              <w:r w:rsidRPr="007671BF" w:rsidDel="000934B8">
                <w:delText>99</w:delText>
              </w:r>
              <w:bookmarkStart w:id="16348" w:name="_Toc489460280"/>
              <w:bookmarkEnd w:id="16348"/>
            </w:del>
          </w:p>
          <w:p w14:paraId="0FE80BA1" w14:textId="05F03B16" w:rsidR="00AD6DB4" w:rsidDel="000934B8" w:rsidRDefault="00AD6DB4" w:rsidP="00166AF3">
            <w:pPr>
              <w:pStyle w:val="TableBody"/>
              <w:rPr>
                <w:del w:id="16349" w:author="Alban Roche" w:date="2017-08-02T16:42:00Z"/>
              </w:rPr>
            </w:pPr>
            <w:bookmarkStart w:id="16350" w:name="_Toc489460281"/>
            <w:bookmarkEnd w:id="16350"/>
          </w:p>
          <w:p w14:paraId="5412D67C" w14:textId="312E6E37" w:rsidR="00AD6DB4" w:rsidRPr="007671BF" w:rsidDel="000934B8" w:rsidRDefault="00AD6DB4" w:rsidP="00166AF3">
            <w:pPr>
              <w:pStyle w:val="TableBody"/>
              <w:rPr>
                <w:del w:id="16351" w:author="Alban Roche" w:date="2017-08-02T16:42:00Z"/>
              </w:rPr>
            </w:pPr>
            <w:del w:id="16352" w:author="Alban Roche" w:date="2017-08-02T16:42:00Z">
              <w:r w:rsidRPr="00EE772F" w:rsidDel="000934B8">
                <w:rPr>
                  <w:b/>
                </w:rPr>
                <w:delText>&lt;</w:delText>
              </w:r>
              <w:r w:rsidRPr="00EE772F" w:rsidDel="000934B8">
                <w:rPr>
                  <w:b/>
                  <w:bCs/>
                </w:rPr>
                <w:delText>mm_service_state</w:delText>
              </w:r>
              <w:r w:rsidRPr="00EE772F" w:rsidDel="000934B8">
                <w:rPr>
                  <w:b/>
                </w:rPr>
                <w:delText>&gt;</w:delText>
              </w:r>
              <w:r w:rsidDel="000934B8">
                <w:tab/>
                <w:delText>I</w:delText>
              </w:r>
              <w:r w:rsidRPr="007671BF" w:rsidDel="000934B8">
                <w:delText>nteger</w:delText>
              </w:r>
              <w:r w:rsidDel="000934B8">
                <w:delText xml:space="preserve"> value with </w:delText>
              </w:r>
              <w:r w:rsidRPr="007671BF" w:rsidDel="000934B8">
                <w:delText xml:space="preserve">range </w:delText>
              </w:r>
              <w:r w:rsidDel="000934B8">
                <w:delText xml:space="preserve">from </w:delText>
              </w:r>
              <w:r w:rsidRPr="007671BF" w:rsidDel="000934B8">
                <w:delText>0</w:delText>
              </w:r>
              <w:r w:rsidDel="000934B8">
                <w:delText xml:space="preserve"> – </w:delText>
              </w:r>
              <w:r w:rsidRPr="007671BF" w:rsidDel="000934B8">
                <w:delText>99</w:delText>
              </w:r>
              <w:bookmarkStart w:id="16353" w:name="_Toc489460282"/>
              <w:bookmarkEnd w:id="16353"/>
            </w:del>
          </w:p>
          <w:p w14:paraId="71BB3952" w14:textId="5D47135D" w:rsidR="00AD6DB4" w:rsidDel="000934B8" w:rsidRDefault="00AD6DB4" w:rsidP="00166AF3">
            <w:pPr>
              <w:pStyle w:val="TableBody"/>
              <w:rPr>
                <w:del w:id="16354" w:author="Alban Roche" w:date="2017-08-02T16:42:00Z"/>
              </w:rPr>
            </w:pPr>
            <w:bookmarkStart w:id="16355" w:name="_Toc489460283"/>
            <w:bookmarkEnd w:id="16355"/>
          </w:p>
          <w:p w14:paraId="3692FCAB" w14:textId="2B9019F2" w:rsidR="00AD6DB4" w:rsidDel="000934B8" w:rsidRDefault="00AD6DB4" w:rsidP="00166AF3">
            <w:pPr>
              <w:pStyle w:val="TableBody"/>
              <w:rPr>
                <w:del w:id="16356" w:author="Alban Roche" w:date="2017-08-02T16:42:00Z"/>
              </w:rPr>
            </w:pPr>
            <w:del w:id="16357" w:author="Alban Roche" w:date="2017-08-02T16:42:00Z">
              <w:r w:rsidRPr="00EE772F" w:rsidDel="000934B8">
                <w:rPr>
                  <w:b/>
                </w:rPr>
                <w:delText>&lt;</w:delText>
              </w:r>
              <w:r w:rsidRPr="00EE772F" w:rsidDel="000934B8">
                <w:rPr>
                  <w:b/>
                  <w:bCs/>
                </w:rPr>
                <w:delText>ms_class</w:delText>
              </w:r>
              <w:r w:rsidRPr="00EE772F" w:rsidDel="000934B8">
                <w:rPr>
                  <w:b/>
                </w:rPr>
                <w:delText>&gt;</w:delText>
              </w:r>
              <w:r w:rsidDel="000934B8">
                <w:tab/>
              </w:r>
              <w:r w:rsidDel="000934B8">
                <w:tab/>
              </w:r>
              <w:r w:rsidRPr="007671BF" w:rsidDel="000934B8">
                <w:delText>MS GPRS-class (previously stored in ATC either at reception of message MN_GCLASS_IND or sending the message MN_GCLASS_REQ)</w:delText>
              </w:r>
              <w:r w:rsidDel="000934B8">
                <w:delText>.</w:delText>
              </w:r>
              <w:bookmarkStart w:id="16358" w:name="_Toc489460284"/>
              <w:bookmarkEnd w:id="16358"/>
            </w:del>
          </w:p>
          <w:p w14:paraId="3FF40BF4" w14:textId="386E066D" w:rsidR="00AD6DB4" w:rsidRPr="007671BF" w:rsidDel="000934B8" w:rsidRDefault="00AD6DB4" w:rsidP="00166AF3">
            <w:pPr>
              <w:pStyle w:val="TableBody"/>
              <w:rPr>
                <w:del w:id="16359" w:author="Alban Roche" w:date="2017-08-02T16:42:00Z"/>
              </w:rPr>
            </w:pPr>
            <w:del w:id="16360" w:author="Alban Roche" w:date="2017-08-02T16:42:00Z">
              <w:r w:rsidDel="000934B8">
                <w:delText>Possible values are</w:delText>
              </w:r>
              <w:r w:rsidRPr="007671BF" w:rsidDel="000934B8">
                <w:delText>:</w:delText>
              </w:r>
              <w:bookmarkStart w:id="16361" w:name="_Toc489460285"/>
              <w:bookmarkEnd w:id="16361"/>
            </w:del>
          </w:p>
          <w:p w14:paraId="107B75B2" w14:textId="49A28477" w:rsidR="00AD6DB4" w:rsidRPr="007671BF" w:rsidDel="000934B8" w:rsidRDefault="00AD6DB4" w:rsidP="00166AF3">
            <w:pPr>
              <w:pStyle w:val="TableBody"/>
              <w:rPr>
                <w:del w:id="16362" w:author="Alban Roche" w:date="2017-08-02T16:42:00Z"/>
              </w:rPr>
            </w:pPr>
            <w:del w:id="16363" w:author="Alban Roche" w:date="2017-08-02T16:42:00Z">
              <w:r w:rsidRPr="007671BF" w:rsidDel="000934B8">
                <w:delText>class A</w:delText>
              </w:r>
              <w:bookmarkStart w:id="16364" w:name="_Toc489460286"/>
              <w:bookmarkEnd w:id="16364"/>
            </w:del>
          </w:p>
          <w:p w14:paraId="6B5EF046" w14:textId="4E111A9F" w:rsidR="00AD6DB4" w:rsidRPr="007671BF" w:rsidDel="000934B8" w:rsidRDefault="00AD6DB4" w:rsidP="00166AF3">
            <w:pPr>
              <w:pStyle w:val="TableBody"/>
              <w:rPr>
                <w:del w:id="16365" w:author="Alban Roche" w:date="2017-08-02T16:42:00Z"/>
              </w:rPr>
            </w:pPr>
            <w:del w:id="16366" w:author="Alban Roche" w:date="2017-08-02T16:42:00Z">
              <w:r w:rsidRPr="007671BF" w:rsidDel="000934B8">
                <w:delText>class B</w:delText>
              </w:r>
              <w:bookmarkStart w:id="16367" w:name="_Toc489460287"/>
              <w:bookmarkEnd w:id="16367"/>
            </w:del>
          </w:p>
          <w:p w14:paraId="343499A1" w14:textId="57568329" w:rsidR="00AD6DB4" w:rsidRPr="007671BF" w:rsidDel="000934B8" w:rsidRDefault="00AD6DB4" w:rsidP="00166AF3">
            <w:pPr>
              <w:pStyle w:val="TableBody"/>
              <w:rPr>
                <w:del w:id="16368" w:author="Alban Roche" w:date="2017-08-02T16:42:00Z"/>
              </w:rPr>
            </w:pPr>
            <w:del w:id="16369" w:author="Alban Roche" w:date="2017-08-02T16:42:00Z">
              <w:r w:rsidRPr="007671BF" w:rsidDel="000934B8">
                <w:delText>class CG: class C in GPRS only mode</w:delText>
              </w:r>
              <w:bookmarkStart w:id="16370" w:name="_Toc489460288"/>
              <w:bookmarkEnd w:id="16370"/>
            </w:del>
          </w:p>
          <w:p w14:paraId="60F6740D" w14:textId="74E236E0" w:rsidR="00AD6DB4" w:rsidRPr="007671BF" w:rsidDel="000934B8" w:rsidRDefault="00AD6DB4" w:rsidP="00166AF3">
            <w:pPr>
              <w:pStyle w:val="TableBody"/>
              <w:rPr>
                <w:del w:id="16371" w:author="Alban Roche" w:date="2017-08-02T16:42:00Z"/>
              </w:rPr>
            </w:pPr>
            <w:del w:id="16372" w:author="Alban Roche" w:date="2017-08-02T16:42:00Z">
              <w:r w:rsidRPr="007671BF" w:rsidDel="000934B8">
                <w:delText>classCC: class C in circuit switched only mode (lowest class)</w:delText>
              </w:r>
              <w:bookmarkStart w:id="16373" w:name="_Toc489460289"/>
              <w:bookmarkEnd w:id="16373"/>
            </w:del>
          </w:p>
          <w:p w14:paraId="69CF0A43" w14:textId="25602397" w:rsidR="00AD6DB4" w:rsidDel="000934B8" w:rsidRDefault="00AD6DB4" w:rsidP="00166AF3">
            <w:pPr>
              <w:pStyle w:val="TableBody"/>
              <w:rPr>
                <w:del w:id="16374" w:author="Alban Roche" w:date="2017-08-02T16:42:00Z"/>
              </w:rPr>
            </w:pPr>
            <w:bookmarkStart w:id="16375" w:name="_Toc489460290"/>
            <w:bookmarkEnd w:id="16375"/>
          </w:p>
          <w:p w14:paraId="46C989A0" w14:textId="02CAB84D" w:rsidR="00AD6DB4" w:rsidRPr="007671BF" w:rsidDel="000934B8" w:rsidRDefault="00AD6DB4" w:rsidP="00166AF3">
            <w:pPr>
              <w:pStyle w:val="TableBody"/>
              <w:rPr>
                <w:del w:id="16376" w:author="Alban Roche" w:date="2017-08-02T16:42:00Z"/>
              </w:rPr>
            </w:pPr>
            <w:del w:id="16377" w:author="Alban Roche" w:date="2017-08-02T16:42:00Z">
              <w:r w:rsidRPr="00EE772F" w:rsidDel="000934B8">
                <w:rPr>
                  <w:b/>
                </w:rPr>
                <w:delText>&lt;</w:delText>
              </w:r>
              <w:r w:rsidRPr="00EE772F" w:rsidDel="000934B8">
                <w:rPr>
                  <w:b/>
                  <w:bCs/>
                </w:rPr>
                <w:delText>active_timer_bitmap</w:delText>
              </w:r>
              <w:r w:rsidRPr="00EE772F" w:rsidDel="000934B8">
                <w:rPr>
                  <w:b/>
                </w:rPr>
                <w:delText>&gt;</w:delText>
              </w:r>
              <w:r w:rsidDel="000934B8">
                <w:tab/>
                <w:delText>F</w:delText>
              </w:r>
              <w:r w:rsidRPr="007671BF" w:rsidDel="000934B8">
                <w:delText>our hex coded digits</w:delText>
              </w:r>
              <w:bookmarkStart w:id="16378" w:name="_Toc489460291"/>
              <w:bookmarkEnd w:id="16378"/>
            </w:del>
          </w:p>
          <w:p w14:paraId="3CB19E6F" w14:textId="360D1BBE" w:rsidR="00AD6DB4" w:rsidDel="000934B8" w:rsidRDefault="00AD6DB4" w:rsidP="00166AF3">
            <w:pPr>
              <w:pStyle w:val="TableBody"/>
              <w:rPr>
                <w:del w:id="16379" w:author="Alban Roche" w:date="2017-08-02T16:42:00Z"/>
              </w:rPr>
            </w:pPr>
            <w:bookmarkStart w:id="16380" w:name="_Toc489460292"/>
            <w:bookmarkEnd w:id="16380"/>
          </w:p>
          <w:p w14:paraId="0517E3F7" w14:textId="181FF6AF" w:rsidR="00AD6DB4" w:rsidRPr="007671BF" w:rsidDel="000934B8" w:rsidRDefault="00AD6DB4" w:rsidP="00166AF3">
            <w:pPr>
              <w:pStyle w:val="TableBody"/>
              <w:rPr>
                <w:del w:id="16381" w:author="Alban Roche" w:date="2017-08-02T16:42:00Z"/>
              </w:rPr>
            </w:pPr>
            <w:del w:id="16382" w:author="Alban Roche" w:date="2017-08-02T16:42:00Z">
              <w:r w:rsidRPr="00EE772F" w:rsidDel="000934B8">
                <w:rPr>
                  <w:b/>
                </w:rPr>
                <w:delText>&lt;</w:delText>
              </w:r>
              <w:r w:rsidRPr="00EE772F" w:rsidDel="000934B8">
                <w:rPr>
                  <w:b/>
                  <w:bCs/>
                </w:rPr>
                <w:delText>location_update_status</w:delText>
              </w:r>
              <w:r w:rsidRPr="00EE772F" w:rsidDel="000934B8">
                <w:rPr>
                  <w:b/>
                </w:rPr>
                <w:delText>&gt;</w:delText>
              </w:r>
              <w:r w:rsidDel="000934B8">
                <w:tab/>
                <w:delText>I</w:delText>
              </w:r>
              <w:r w:rsidRPr="007671BF" w:rsidDel="000934B8">
                <w:delText>nteger</w:delText>
              </w:r>
              <w:r w:rsidDel="000934B8">
                <w:delText xml:space="preserve"> value with range from </w:delText>
              </w:r>
              <w:r w:rsidRPr="007671BF" w:rsidDel="000934B8">
                <w:delText>0</w:delText>
              </w:r>
              <w:r w:rsidDel="000934B8">
                <w:delText xml:space="preserve"> – </w:delText>
              </w:r>
              <w:r w:rsidRPr="007671BF" w:rsidDel="000934B8">
                <w:delText>9</w:delText>
              </w:r>
              <w:bookmarkStart w:id="16383" w:name="_Toc489460293"/>
              <w:bookmarkEnd w:id="16383"/>
            </w:del>
          </w:p>
          <w:p w14:paraId="009133D4" w14:textId="1D475684" w:rsidR="00AD6DB4" w:rsidDel="000934B8" w:rsidRDefault="00AD6DB4" w:rsidP="00166AF3">
            <w:pPr>
              <w:pStyle w:val="TableBody"/>
              <w:rPr>
                <w:del w:id="16384" w:author="Alban Roche" w:date="2017-08-02T16:42:00Z"/>
                <w:b/>
              </w:rPr>
            </w:pPr>
            <w:bookmarkStart w:id="16385" w:name="_Toc489460294"/>
            <w:bookmarkEnd w:id="16385"/>
          </w:p>
          <w:p w14:paraId="5D7E0F3A" w14:textId="393E46AB" w:rsidR="00AD6DB4" w:rsidRPr="007671BF" w:rsidDel="000934B8" w:rsidRDefault="00AD6DB4" w:rsidP="00166AF3">
            <w:pPr>
              <w:pStyle w:val="TableBody"/>
              <w:rPr>
                <w:del w:id="16386" w:author="Alban Roche" w:date="2017-08-02T16:42:00Z"/>
              </w:rPr>
            </w:pPr>
            <w:del w:id="16387" w:author="Alban Roche" w:date="2017-08-02T16:42:00Z">
              <w:r w:rsidRPr="00EE772F" w:rsidDel="000934B8">
                <w:rPr>
                  <w:b/>
                </w:rPr>
                <w:delText>&lt;</w:delText>
              </w:r>
              <w:r w:rsidRPr="00EE772F" w:rsidDel="000934B8">
                <w:rPr>
                  <w:b/>
                  <w:bCs/>
                </w:rPr>
                <w:delText>limited_service</w:delText>
              </w:r>
              <w:r w:rsidRPr="00EE772F" w:rsidDel="000934B8">
                <w:rPr>
                  <w:b/>
                </w:rPr>
                <w:delText>&gt;</w:delText>
              </w:r>
              <w:r w:rsidDel="000934B8">
                <w:tab/>
              </w:r>
              <w:r w:rsidRPr="007671BF" w:rsidDel="000934B8">
                <w:delText>0</w:delText>
              </w:r>
              <w:r w:rsidDel="000934B8">
                <w:delText xml:space="preserve"> – </w:delText>
              </w:r>
              <w:r w:rsidRPr="007671BF" w:rsidDel="000934B8">
                <w:delText>1</w:delText>
              </w:r>
              <w:bookmarkStart w:id="16388" w:name="_Toc489460295"/>
              <w:bookmarkEnd w:id="16388"/>
            </w:del>
          </w:p>
          <w:p w14:paraId="481AFB4A" w14:textId="2529E6C3" w:rsidR="00AD6DB4" w:rsidDel="000934B8" w:rsidRDefault="00AD6DB4" w:rsidP="00166AF3">
            <w:pPr>
              <w:pStyle w:val="TableBody"/>
              <w:rPr>
                <w:del w:id="16389" w:author="Alban Roche" w:date="2017-08-02T16:42:00Z"/>
                <w:b/>
              </w:rPr>
            </w:pPr>
            <w:bookmarkStart w:id="16390" w:name="_Toc489460296"/>
            <w:bookmarkEnd w:id="16390"/>
          </w:p>
          <w:p w14:paraId="4E27154E" w14:textId="6E61AD26" w:rsidR="00AD6DB4" w:rsidRPr="007671BF" w:rsidDel="000934B8" w:rsidRDefault="00AD6DB4" w:rsidP="00166AF3">
            <w:pPr>
              <w:pStyle w:val="TableBody"/>
              <w:rPr>
                <w:del w:id="16391" w:author="Alban Roche" w:date="2017-08-02T16:42:00Z"/>
              </w:rPr>
            </w:pPr>
            <w:del w:id="16392" w:author="Alban Roche" w:date="2017-08-02T16:42:00Z">
              <w:r w:rsidRPr="00EE772F" w:rsidDel="000934B8">
                <w:rPr>
                  <w:b/>
                </w:rPr>
                <w:delText>&lt;</w:delText>
              </w:r>
              <w:r w:rsidRPr="00EE772F" w:rsidDel="000934B8">
                <w:rPr>
                  <w:b/>
                  <w:bCs/>
                </w:rPr>
                <w:delText>gprs_supported</w:delText>
              </w:r>
              <w:r w:rsidRPr="00EE772F" w:rsidDel="000934B8">
                <w:rPr>
                  <w:b/>
                </w:rPr>
                <w:delText>&gt;</w:delText>
              </w:r>
              <w:r w:rsidDel="000934B8">
                <w:tab/>
              </w:r>
              <w:r w:rsidRPr="007671BF" w:rsidDel="000934B8">
                <w:delText>0</w:delText>
              </w:r>
              <w:r w:rsidDel="000934B8">
                <w:delText xml:space="preserve"> – </w:delText>
              </w:r>
              <w:r w:rsidRPr="007671BF" w:rsidDel="000934B8">
                <w:delText>1</w:delText>
              </w:r>
              <w:bookmarkStart w:id="16393" w:name="_Toc489460297"/>
              <w:bookmarkEnd w:id="16393"/>
            </w:del>
          </w:p>
          <w:p w14:paraId="4C693FDB" w14:textId="343C8098" w:rsidR="00AD6DB4" w:rsidDel="000934B8" w:rsidRDefault="00AD6DB4" w:rsidP="00166AF3">
            <w:pPr>
              <w:pStyle w:val="TableBody"/>
              <w:rPr>
                <w:del w:id="16394" w:author="Alban Roche" w:date="2017-08-02T16:42:00Z"/>
              </w:rPr>
            </w:pPr>
            <w:bookmarkStart w:id="16395" w:name="_Toc489460298"/>
            <w:bookmarkEnd w:id="16395"/>
          </w:p>
          <w:p w14:paraId="7CC38B52" w14:textId="3B49F227" w:rsidR="00AD6DB4" w:rsidRPr="007671BF" w:rsidDel="000934B8" w:rsidRDefault="00AD6DB4" w:rsidP="00166AF3">
            <w:pPr>
              <w:pStyle w:val="TableBody"/>
              <w:rPr>
                <w:del w:id="16396" w:author="Alban Roche" w:date="2017-08-02T16:42:00Z"/>
              </w:rPr>
            </w:pPr>
            <w:del w:id="16397" w:author="Alban Roche" w:date="2017-08-02T16:42:00Z">
              <w:r w:rsidRPr="00EE772F" w:rsidDel="000934B8">
                <w:rPr>
                  <w:b/>
                </w:rPr>
                <w:delText>&lt;</w:delText>
              </w:r>
              <w:r w:rsidRPr="00EE772F" w:rsidDel="000934B8">
                <w:rPr>
                  <w:b/>
                  <w:bCs/>
                </w:rPr>
                <w:delText>ready_state</w:delText>
              </w:r>
              <w:r w:rsidRPr="00EE772F" w:rsidDel="000934B8">
                <w:rPr>
                  <w:b/>
                </w:rPr>
                <w:delText>&gt;</w:delText>
              </w:r>
              <w:r w:rsidDel="000934B8">
                <w:tab/>
              </w:r>
              <w:r w:rsidRPr="007671BF" w:rsidDel="000934B8">
                <w:delText>0</w:delText>
              </w:r>
              <w:r w:rsidDel="000934B8">
                <w:delText xml:space="preserve"> – </w:delText>
              </w:r>
              <w:r w:rsidRPr="007671BF" w:rsidDel="000934B8">
                <w:delText>1</w:delText>
              </w:r>
              <w:bookmarkStart w:id="16398" w:name="_Toc489460299"/>
              <w:bookmarkEnd w:id="16398"/>
            </w:del>
          </w:p>
          <w:p w14:paraId="74C4D607" w14:textId="1EDBA17B" w:rsidR="00AD6DB4" w:rsidDel="000934B8" w:rsidRDefault="00AD6DB4" w:rsidP="00166AF3">
            <w:pPr>
              <w:pStyle w:val="TableBody"/>
              <w:rPr>
                <w:del w:id="16399" w:author="Alban Roche" w:date="2017-08-02T16:42:00Z"/>
              </w:rPr>
            </w:pPr>
            <w:bookmarkStart w:id="16400" w:name="_Toc489460300"/>
            <w:bookmarkEnd w:id="16400"/>
          </w:p>
          <w:p w14:paraId="3E53B385" w14:textId="5ED2E7FD" w:rsidR="00AD6DB4" w:rsidRPr="007671BF" w:rsidDel="000934B8" w:rsidRDefault="00AD6DB4" w:rsidP="00166AF3">
            <w:pPr>
              <w:pStyle w:val="TableBody"/>
              <w:rPr>
                <w:del w:id="16401" w:author="Alban Roche" w:date="2017-08-02T16:42:00Z"/>
              </w:rPr>
            </w:pPr>
            <w:del w:id="16402" w:author="Alban Roche" w:date="2017-08-02T16:42:00Z">
              <w:r w:rsidRPr="00EE772F" w:rsidDel="000934B8">
                <w:rPr>
                  <w:b/>
                </w:rPr>
                <w:delText>&lt;</w:delText>
              </w:r>
              <w:r w:rsidRPr="00EE772F" w:rsidDel="000934B8">
                <w:rPr>
                  <w:b/>
                  <w:bCs/>
                </w:rPr>
                <w:delText>cell_reselecetion_total</w:delText>
              </w:r>
              <w:r w:rsidRPr="00EE772F" w:rsidDel="000934B8">
                <w:rPr>
                  <w:b/>
                </w:rPr>
                <w:delText>&gt;</w:delText>
              </w:r>
              <w:r w:rsidDel="000934B8">
                <w:tab/>
                <w:delText>I</w:delText>
              </w:r>
              <w:r w:rsidRPr="007671BF" w:rsidDel="000934B8">
                <w:delText>nteger</w:delText>
              </w:r>
              <w:r w:rsidDel="000934B8">
                <w:delText xml:space="preserve"> value with </w:delText>
              </w:r>
              <w:r w:rsidRPr="007671BF" w:rsidDel="000934B8">
                <w:delText xml:space="preserve">range </w:delText>
              </w:r>
              <w:r w:rsidDel="000934B8">
                <w:delText xml:space="preserve">from </w:delText>
              </w:r>
              <w:r w:rsidRPr="007671BF" w:rsidDel="000934B8">
                <w:delText>0</w:delText>
              </w:r>
              <w:r w:rsidDel="000934B8">
                <w:delText xml:space="preserve"> – </w:delText>
              </w:r>
              <w:r w:rsidRPr="007671BF" w:rsidDel="000934B8">
                <w:delText>999</w:delText>
              </w:r>
              <w:bookmarkStart w:id="16403" w:name="_Toc489460301"/>
              <w:bookmarkEnd w:id="16403"/>
            </w:del>
          </w:p>
          <w:p w14:paraId="2C1ABB3A" w14:textId="5C1AB1E5" w:rsidR="00AD6DB4" w:rsidDel="000934B8" w:rsidRDefault="00AD6DB4" w:rsidP="00166AF3">
            <w:pPr>
              <w:pStyle w:val="TableBody"/>
              <w:rPr>
                <w:del w:id="16404" w:author="Alban Roche" w:date="2017-08-02T16:42:00Z"/>
              </w:rPr>
            </w:pPr>
            <w:bookmarkStart w:id="16405" w:name="_Toc489460302"/>
            <w:bookmarkEnd w:id="16405"/>
          </w:p>
          <w:p w14:paraId="188D659B" w14:textId="3EAB7684" w:rsidR="00AD6DB4" w:rsidRPr="007671BF" w:rsidDel="000934B8" w:rsidRDefault="00AD6DB4" w:rsidP="00166AF3">
            <w:pPr>
              <w:pStyle w:val="TableBody"/>
              <w:rPr>
                <w:del w:id="16406" w:author="Alban Roche" w:date="2017-08-02T16:42:00Z"/>
              </w:rPr>
            </w:pPr>
            <w:del w:id="16407" w:author="Alban Roche" w:date="2017-08-02T16:42:00Z">
              <w:r w:rsidRPr="00EE772F" w:rsidDel="000934B8">
                <w:rPr>
                  <w:b/>
                </w:rPr>
                <w:delText>&lt;</w:delText>
              </w:r>
              <w:r w:rsidRPr="00EE772F" w:rsidDel="000934B8">
                <w:rPr>
                  <w:b/>
                  <w:bCs/>
                </w:rPr>
                <w:delText>ir_cell_reseelection_counter</w:delText>
              </w:r>
              <w:r w:rsidRPr="00EE772F" w:rsidDel="000934B8">
                <w:rPr>
                  <w:b/>
                </w:rPr>
                <w:delText>&gt;</w:delText>
              </w:r>
              <w:r w:rsidDel="000934B8">
                <w:rPr>
                  <w:b/>
                </w:rPr>
                <w:tab/>
              </w:r>
              <w:r w:rsidDel="000934B8">
                <w:rPr>
                  <w:b/>
                </w:rPr>
                <w:tab/>
              </w:r>
              <w:r w:rsidRPr="00EE772F" w:rsidDel="000934B8">
                <w:rPr>
                  <w:bCs/>
                </w:rPr>
                <w:delText>I</w:delText>
              </w:r>
              <w:r w:rsidRPr="00EE772F" w:rsidDel="000934B8">
                <w:delText>nteger</w:delText>
              </w:r>
              <w:r w:rsidDel="000934B8">
                <w:delText xml:space="preserve"> value with </w:delText>
              </w:r>
              <w:r w:rsidRPr="007671BF" w:rsidDel="000934B8">
                <w:delText xml:space="preserve">range </w:delText>
              </w:r>
              <w:r w:rsidDel="000934B8">
                <w:delText xml:space="preserve">from </w:delText>
              </w:r>
              <w:r w:rsidRPr="007671BF" w:rsidDel="000934B8">
                <w:delText>0</w:delText>
              </w:r>
              <w:r w:rsidDel="000934B8">
                <w:delText xml:space="preserve"> – </w:delText>
              </w:r>
              <w:r w:rsidRPr="007671BF" w:rsidDel="000934B8">
                <w:delText>999</w:delText>
              </w:r>
              <w:bookmarkStart w:id="16408" w:name="_Toc489460303"/>
              <w:bookmarkEnd w:id="16408"/>
            </w:del>
          </w:p>
          <w:p w14:paraId="037FB45E" w14:textId="52EE7168" w:rsidR="00AD6DB4" w:rsidDel="000934B8" w:rsidRDefault="00AD6DB4" w:rsidP="00166AF3">
            <w:pPr>
              <w:pStyle w:val="TableBody"/>
              <w:rPr>
                <w:del w:id="16409" w:author="Alban Roche" w:date="2017-08-02T16:42:00Z"/>
                <w:b/>
              </w:rPr>
            </w:pPr>
            <w:bookmarkStart w:id="16410" w:name="_Toc489460304"/>
            <w:bookmarkEnd w:id="16410"/>
          </w:p>
          <w:p w14:paraId="55373172" w14:textId="644607EC" w:rsidR="00AD6DB4" w:rsidDel="000934B8" w:rsidRDefault="00AD6DB4" w:rsidP="00166AF3">
            <w:pPr>
              <w:pStyle w:val="TableBody"/>
              <w:rPr>
                <w:del w:id="16411" w:author="Alban Roche" w:date="2017-08-02T16:42:00Z"/>
              </w:rPr>
            </w:pPr>
            <w:del w:id="16412" w:author="Alban Roche" w:date="2017-08-02T16:42:00Z">
              <w:r w:rsidRPr="00EE772F" w:rsidDel="000934B8">
                <w:rPr>
                  <w:b/>
                </w:rPr>
                <w:delText>&lt;</w:delText>
              </w:r>
              <w:r w:rsidRPr="00EE772F" w:rsidDel="000934B8">
                <w:rPr>
                  <w:b/>
                  <w:bCs/>
                </w:rPr>
                <w:delText>attempted_ir_cell_reselection</w:delText>
              </w:r>
              <w:r w:rsidRPr="00EE772F" w:rsidDel="000934B8">
                <w:rPr>
                  <w:b/>
                </w:rPr>
                <w:delText>&gt;</w:delText>
              </w:r>
              <w:r w:rsidDel="000934B8">
                <w:tab/>
              </w:r>
              <w:r w:rsidDel="000934B8">
                <w:tab/>
                <w:delText>I</w:delText>
              </w:r>
              <w:r w:rsidRPr="007671BF" w:rsidDel="000934B8">
                <w:delText>nteger</w:delText>
              </w:r>
              <w:r w:rsidDel="000934B8">
                <w:delText xml:space="preserve"> value with </w:delText>
              </w:r>
              <w:r w:rsidRPr="007671BF" w:rsidDel="000934B8">
                <w:delText xml:space="preserve">range </w:delText>
              </w:r>
              <w:r w:rsidDel="000934B8">
                <w:delText xml:space="preserve">from </w:delText>
              </w:r>
              <w:r w:rsidRPr="007671BF" w:rsidDel="000934B8">
                <w:delText>0</w:delText>
              </w:r>
              <w:r w:rsidDel="000934B8">
                <w:delText xml:space="preserve"> – </w:delText>
              </w:r>
              <w:r w:rsidRPr="007671BF" w:rsidDel="000934B8">
                <w:delText>999</w:delText>
              </w:r>
              <w:bookmarkStart w:id="16413" w:name="_Toc489460305"/>
              <w:bookmarkEnd w:id="16413"/>
            </w:del>
          </w:p>
          <w:p w14:paraId="4170BE34" w14:textId="6DAADEBE" w:rsidR="00AD6DB4" w:rsidDel="000934B8" w:rsidRDefault="00AD6DB4" w:rsidP="00166AF3">
            <w:pPr>
              <w:pStyle w:val="TableBody"/>
              <w:rPr>
                <w:del w:id="16414" w:author="Alban Roche" w:date="2017-08-02T16:42:00Z"/>
              </w:rPr>
            </w:pPr>
            <w:bookmarkStart w:id="16415" w:name="_Toc489460306"/>
            <w:bookmarkEnd w:id="16415"/>
          </w:p>
          <w:p w14:paraId="1D3D97ED" w14:textId="17316AF2" w:rsidR="00AD6DB4" w:rsidDel="000934B8" w:rsidRDefault="00AD6DB4" w:rsidP="00166AF3">
            <w:pPr>
              <w:pStyle w:val="TableBody"/>
              <w:rPr>
                <w:del w:id="16416" w:author="Alban Roche" w:date="2017-08-02T16:42:00Z"/>
              </w:rPr>
            </w:pPr>
            <w:del w:id="16417" w:author="Alban Roche" w:date="2017-08-02T16:42:00Z">
              <w:r w:rsidRPr="00EE772F" w:rsidDel="000934B8">
                <w:rPr>
                  <w:b/>
                </w:rPr>
                <w:delText>&lt;ir_handover&gt;</w:delText>
              </w:r>
              <w:r w:rsidDel="000934B8">
                <w:tab/>
                <w:delText>I</w:delText>
              </w:r>
              <w:r w:rsidRPr="007671BF" w:rsidDel="000934B8">
                <w:delText>nteger</w:delText>
              </w:r>
              <w:r w:rsidDel="000934B8">
                <w:delText xml:space="preserve"> value with </w:delText>
              </w:r>
              <w:r w:rsidRPr="007671BF" w:rsidDel="000934B8">
                <w:delText xml:space="preserve">range </w:delText>
              </w:r>
              <w:r w:rsidDel="000934B8">
                <w:delText xml:space="preserve">from </w:delText>
              </w:r>
              <w:r w:rsidRPr="007671BF" w:rsidDel="000934B8">
                <w:delText>0</w:delText>
              </w:r>
              <w:r w:rsidDel="000934B8">
                <w:delText xml:space="preserve"> – </w:delText>
              </w:r>
              <w:r w:rsidRPr="007671BF" w:rsidDel="000934B8">
                <w:delText>999</w:delText>
              </w:r>
              <w:bookmarkStart w:id="16418" w:name="_Toc489460307"/>
              <w:bookmarkEnd w:id="16418"/>
            </w:del>
          </w:p>
          <w:p w14:paraId="5EFA1A11" w14:textId="5DE073FE" w:rsidR="00AD6DB4" w:rsidDel="000934B8" w:rsidRDefault="00AD6DB4" w:rsidP="00166AF3">
            <w:pPr>
              <w:pStyle w:val="TableBody"/>
              <w:rPr>
                <w:del w:id="16419" w:author="Alban Roche" w:date="2017-08-02T16:42:00Z"/>
              </w:rPr>
            </w:pPr>
            <w:bookmarkStart w:id="16420" w:name="_Toc489460308"/>
            <w:bookmarkEnd w:id="16420"/>
          </w:p>
          <w:p w14:paraId="3BC6D624" w14:textId="07228706" w:rsidR="00AD6DB4" w:rsidDel="000934B8" w:rsidRDefault="00AD6DB4" w:rsidP="00166AF3">
            <w:pPr>
              <w:pStyle w:val="TableBody"/>
              <w:rPr>
                <w:del w:id="16421" w:author="Alban Roche" w:date="2017-08-02T16:42:00Z"/>
              </w:rPr>
            </w:pPr>
            <w:del w:id="16422" w:author="Alban Roche" w:date="2017-08-02T16:42:00Z">
              <w:r w:rsidRPr="00EE772F" w:rsidDel="000934B8">
                <w:rPr>
                  <w:b/>
                </w:rPr>
                <w:delText>&lt;attempted_ir_handover&gt;</w:delText>
              </w:r>
              <w:r w:rsidDel="000934B8">
                <w:tab/>
                <w:delText>I</w:delText>
              </w:r>
              <w:r w:rsidRPr="007671BF" w:rsidDel="000934B8">
                <w:delText>nteger</w:delText>
              </w:r>
              <w:r w:rsidDel="000934B8">
                <w:delText xml:space="preserve"> value with </w:delText>
              </w:r>
              <w:r w:rsidRPr="007671BF" w:rsidDel="000934B8">
                <w:delText xml:space="preserve">range </w:delText>
              </w:r>
              <w:r w:rsidDel="000934B8">
                <w:delText xml:space="preserve">from </w:delText>
              </w:r>
              <w:r w:rsidRPr="007671BF" w:rsidDel="000934B8">
                <w:delText>0</w:delText>
              </w:r>
              <w:r w:rsidDel="000934B8">
                <w:delText xml:space="preserve"> – </w:delText>
              </w:r>
              <w:r w:rsidRPr="007671BF" w:rsidDel="000934B8">
                <w:delText>999</w:delText>
              </w:r>
              <w:bookmarkStart w:id="16423" w:name="_Toc489460309"/>
              <w:bookmarkEnd w:id="16423"/>
            </w:del>
          </w:p>
          <w:p w14:paraId="5612065B" w14:textId="52A29BAA" w:rsidR="00AD6DB4" w:rsidDel="000934B8" w:rsidRDefault="00AD6DB4" w:rsidP="00166AF3">
            <w:pPr>
              <w:pStyle w:val="TableBody"/>
              <w:rPr>
                <w:del w:id="16424" w:author="Alban Roche" w:date="2017-08-02T16:42:00Z"/>
              </w:rPr>
            </w:pPr>
            <w:bookmarkStart w:id="16425" w:name="_Toc489460310"/>
            <w:bookmarkEnd w:id="16425"/>
          </w:p>
          <w:p w14:paraId="0C8AC4C0" w14:textId="0EB01A8E" w:rsidR="00AD6DB4" w:rsidRPr="00671C8B" w:rsidDel="000934B8" w:rsidRDefault="00AD6DB4" w:rsidP="00166AF3">
            <w:pPr>
              <w:pStyle w:val="TableBody"/>
              <w:rPr>
                <w:del w:id="16426" w:author="Alban Roche" w:date="2017-08-02T16:42:00Z"/>
              </w:rPr>
            </w:pPr>
            <w:del w:id="16427" w:author="Alban Roche" w:date="2017-08-02T16:42:00Z">
              <w:r w:rsidRPr="00EE772F" w:rsidDel="000934B8">
                <w:rPr>
                  <w:b/>
                </w:rPr>
                <w:delText>&lt;routing_area_code&gt;</w:delText>
              </w:r>
              <w:r w:rsidDel="000934B8">
                <w:tab/>
                <w:delText>Integer value with range from 0 – 255</w:delText>
              </w:r>
              <w:bookmarkStart w:id="16428" w:name="_Toc489460311"/>
              <w:bookmarkEnd w:id="16428"/>
            </w:del>
          </w:p>
        </w:tc>
        <w:bookmarkStart w:id="16429" w:name="_Toc489460312"/>
        <w:bookmarkEnd w:id="16429"/>
      </w:tr>
      <w:tr w:rsidR="00AD6DB4" w:rsidRPr="00671C8B" w:rsidDel="000934B8" w14:paraId="76CE9CC6" w14:textId="23E91012" w:rsidTr="00166AF3">
        <w:trPr>
          <w:del w:id="16430" w:author="Alban Roche" w:date="2017-08-02T16:42:00Z"/>
        </w:trPr>
        <w:tc>
          <w:tcPr>
            <w:tcW w:w="1728" w:type="dxa"/>
          </w:tcPr>
          <w:p w14:paraId="2B5F3DBD" w14:textId="1D0B8A1F" w:rsidR="00AD6DB4" w:rsidRPr="00671C8B" w:rsidDel="000934B8" w:rsidRDefault="00AD6DB4" w:rsidP="00166AF3">
            <w:pPr>
              <w:pStyle w:val="TableBody"/>
              <w:rPr>
                <w:del w:id="16431" w:author="Alban Roche" w:date="2017-08-02T16:42:00Z"/>
              </w:rPr>
            </w:pPr>
            <w:del w:id="16432" w:author="Alban Roche" w:date="2017-08-02T16:42:00Z">
              <w:r w:rsidRPr="00671C8B" w:rsidDel="000934B8">
                <w:rPr>
                  <w:u w:val="single"/>
                </w:rPr>
                <w:delText>Notes</w:delText>
              </w:r>
              <w:bookmarkStart w:id="16433" w:name="_Toc489460313"/>
              <w:bookmarkEnd w:id="16433"/>
            </w:del>
          </w:p>
        </w:tc>
        <w:tc>
          <w:tcPr>
            <w:tcW w:w="7560" w:type="dxa"/>
          </w:tcPr>
          <w:p w14:paraId="7FD0580B" w14:textId="31C30B8D" w:rsidR="00AD6DB4" w:rsidRPr="00D07BF9" w:rsidDel="000934B8" w:rsidRDefault="00AD6DB4" w:rsidP="00166AF3">
            <w:pPr>
              <w:pStyle w:val="TableBody"/>
              <w:rPr>
                <w:del w:id="16434" w:author="Alban Roche" w:date="2017-08-02T16:42:00Z"/>
              </w:rPr>
            </w:pPr>
            <w:del w:id="16435" w:author="Alban Roche" w:date="2017-08-02T16:42:00Z">
              <w:r w:rsidRPr="00D07BF9" w:rsidDel="000934B8">
                <w:delText>This command returns a dump of the cell environment, either as a one shot dump or as a periodic refreshed dump (5 seconds each), dependent on the command parameter &lt;mode&gt;.</w:delText>
              </w:r>
              <w:bookmarkStart w:id="16436" w:name="_Toc489460314"/>
              <w:bookmarkEnd w:id="16436"/>
            </w:del>
          </w:p>
        </w:tc>
        <w:bookmarkStart w:id="16437" w:name="_Toc489460315"/>
        <w:bookmarkEnd w:id="16437"/>
      </w:tr>
    </w:tbl>
    <w:p w14:paraId="6F613EA7" w14:textId="5DEE879B" w:rsidR="00AD6DB4" w:rsidRPr="00671C8B" w:rsidRDefault="00AD6DB4" w:rsidP="0059466D">
      <w:pPr>
        <w:pStyle w:val="Heading2"/>
        <w:numPr>
          <w:ilvl w:val="1"/>
          <w:numId w:val="11"/>
        </w:numPr>
        <w:ind w:left="1080" w:hanging="1080"/>
        <w:rPr>
          <w:rFonts w:ascii="Arial Gras" w:hAnsi="Arial Gras"/>
        </w:rPr>
      </w:pPr>
      <w:bookmarkStart w:id="16438" w:name="_Ref378175568"/>
      <w:bookmarkStart w:id="16439" w:name="_Toc486251707"/>
      <w:bookmarkStart w:id="16440" w:name="_Toc489460316"/>
      <w:r w:rsidRPr="00671C8B">
        <w:t xml:space="preserve">+CGEREP Command: Packet Domain Event </w:t>
      </w:r>
      <w:bookmarkEnd w:id="15262"/>
      <w:r w:rsidRPr="00671C8B">
        <w:t>Reporting</w:t>
      </w:r>
      <w:bookmarkEnd w:id="15263"/>
      <w:bookmarkEnd w:id="15264"/>
      <w:bookmarkEnd w:id="15265"/>
      <w:bookmarkEnd w:id="15266"/>
      <w:bookmarkEnd w:id="15267"/>
      <w:bookmarkEnd w:id="16438"/>
      <w:bookmarkEnd w:id="16439"/>
      <w:bookmarkEnd w:id="16440"/>
    </w:p>
    <w:tbl>
      <w:tblPr>
        <w:tblStyle w:val="TableSWIleft"/>
        <w:tblW w:w="9288" w:type="dxa"/>
        <w:tblLayout w:type="fixed"/>
        <w:tblLook w:val="04A0" w:firstRow="1" w:lastRow="0" w:firstColumn="1" w:lastColumn="0" w:noHBand="0" w:noVBand="1"/>
      </w:tblPr>
      <w:tblGrid>
        <w:gridCol w:w="1728"/>
        <w:gridCol w:w="7560"/>
      </w:tblGrid>
      <w:tr w:rsidR="00AD6DB4" w:rsidRPr="00671C8B" w14:paraId="1D3016B1"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00AD8E13" w14:textId="03A4ACEA" w:rsidR="00AD6DB4" w:rsidRPr="00671C8B" w:rsidRDefault="00AD6DB4">
            <w:pPr>
              <w:pStyle w:val="TableRowHead"/>
              <w:spacing w:before="144" w:after="144"/>
              <w:rPr>
                <w:bCs w:val="0"/>
              </w:rPr>
            </w:pPr>
            <w:del w:id="16441" w:author="Alban Roche" w:date="2017-08-02T14:40:00Z">
              <w:r w:rsidDel="00F22490">
                <w:delText xml:space="preserve">HL7618, HL7618RD, </w:delText>
              </w:r>
              <w:r w:rsidDel="00F22490">
                <w:rPr>
                  <w:lang w:eastAsia="zh-CN"/>
                </w:rPr>
                <w:delText xml:space="preserve">HL7648, </w:delText>
              </w:r>
              <w:r w:rsidDel="00F22490">
                <w:delText xml:space="preserve">HL7650, </w:delText>
              </w:r>
              <w:r w:rsidDel="00F22490">
                <w:rPr>
                  <w:lang w:eastAsia="zh-CN"/>
                </w:rPr>
                <w:delText xml:space="preserve">HL7688, </w:delText>
              </w:r>
              <w:r w:rsidDel="00F22490">
                <w:delText>HL7690 and HL7692</w:delText>
              </w:r>
            </w:del>
            <w:ins w:id="16442" w:author="Alban Roche" w:date="2017-08-02T14:40:00Z">
              <w:r w:rsidR="00F22490">
                <w:t>HL7800</w:t>
              </w:r>
            </w:ins>
          </w:p>
        </w:tc>
      </w:tr>
      <w:tr w:rsidR="00AD6DB4" w:rsidRPr="00671C8B" w14:paraId="71CEA0D5" w14:textId="77777777" w:rsidTr="00166AF3">
        <w:tc>
          <w:tcPr>
            <w:tcW w:w="1728" w:type="dxa"/>
          </w:tcPr>
          <w:p w14:paraId="58E34916" w14:textId="77777777" w:rsidR="00AD6DB4" w:rsidRPr="00671C8B" w:rsidRDefault="00AD6DB4" w:rsidP="00166AF3">
            <w:pPr>
              <w:pStyle w:val="TableBody"/>
              <w:rPr>
                <w:rFonts w:ascii="Times New Roman" w:hAnsi="Times New Roman" w:cs="Times New Roman"/>
                <w:i/>
                <w:sz w:val="20"/>
                <w:szCs w:val="20"/>
              </w:rPr>
            </w:pPr>
            <w:r w:rsidRPr="00671C8B">
              <w:rPr>
                <w:i/>
              </w:rPr>
              <w:t>Test command</w:t>
            </w:r>
          </w:p>
          <w:p w14:paraId="2277AC98" w14:textId="77777777" w:rsidR="00AD6DB4" w:rsidRPr="00636E79" w:rsidRDefault="00AD6DB4" w:rsidP="00166AF3">
            <w:pPr>
              <w:pStyle w:val="TableBody"/>
              <w:rPr>
                <w:sz w:val="14"/>
                <w:szCs w:val="14"/>
              </w:rPr>
            </w:pPr>
          </w:p>
          <w:p w14:paraId="64250C0C" w14:textId="77777777" w:rsidR="00AD6DB4" w:rsidRPr="00671C8B" w:rsidRDefault="00AD6DB4" w:rsidP="00166AF3">
            <w:pPr>
              <w:pStyle w:val="TableBody"/>
              <w:rPr>
                <w:u w:val="single"/>
              </w:rPr>
            </w:pPr>
            <w:r w:rsidRPr="00671C8B">
              <w:rPr>
                <w:u w:val="single"/>
              </w:rPr>
              <w:t>Syntax</w:t>
            </w:r>
          </w:p>
          <w:p w14:paraId="7C4C177A" w14:textId="77777777" w:rsidR="00AD6DB4" w:rsidRPr="00671C8B" w:rsidRDefault="00AD6DB4" w:rsidP="00166AF3">
            <w:pPr>
              <w:pStyle w:val="TableBody"/>
            </w:pPr>
            <w:r w:rsidRPr="00671C8B">
              <w:rPr>
                <w:b/>
              </w:rPr>
              <w:t>AT+CGEREP=?</w:t>
            </w:r>
          </w:p>
        </w:tc>
        <w:tc>
          <w:tcPr>
            <w:tcW w:w="7560" w:type="dxa"/>
          </w:tcPr>
          <w:p w14:paraId="0E2D8B79" w14:textId="77777777" w:rsidR="00AD6DB4" w:rsidRPr="00671C8B" w:rsidRDefault="00AD6DB4" w:rsidP="00166AF3">
            <w:pPr>
              <w:pStyle w:val="TableBody"/>
              <w:rPr>
                <w:rFonts w:ascii="Times New Roman" w:hAnsi="Times New Roman" w:cs="Times New Roman"/>
                <w:sz w:val="20"/>
                <w:szCs w:val="20"/>
                <w:u w:val="single"/>
              </w:rPr>
            </w:pPr>
          </w:p>
          <w:p w14:paraId="044C6705" w14:textId="77777777" w:rsidR="00AD6DB4" w:rsidRPr="00636E79" w:rsidRDefault="00AD6DB4" w:rsidP="00166AF3">
            <w:pPr>
              <w:pStyle w:val="TableBody"/>
              <w:rPr>
                <w:sz w:val="14"/>
                <w:szCs w:val="14"/>
                <w:u w:val="single"/>
              </w:rPr>
            </w:pPr>
          </w:p>
          <w:p w14:paraId="0218D7ED" w14:textId="77777777" w:rsidR="00AD6DB4" w:rsidRPr="00671C8B" w:rsidRDefault="00AD6DB4" w:rsidP="00166AF3">
            <w:pPr>
              <w:pStyle w:val="TableBody"/>
              <w:rPr>
                <w:u w:val="single"/>
              </w:rPr>
            </w:pPr>
            <w:r w:rsidRPr="00671C8B">
              <w:rPr>
                <w:u w:val="single"/>
              </w:rPr>
              <w:t>Response</w:t>
            </w:r>
          </w:p>
          <w:p w14:paraId="0E205FEA" w14:textId="77777777" w:rsidR="00AD6DB4" w:rsidRPr="00671C8B" w:rsidRDefault="00AD6DB4" w:rsidP="00166AF3">
            <w:pPr>
              <w:pStyle w:val="TableBody"/>
            </w:pPr>
            <w:r w:rsidRPr="00671C8B">
              <w:rPr>
                <w:b/>
              </w:rPr>
              <w:t>+CGEREP:</w:t>
            </w:r>
            <w:r w:rsidRPr="00671C8B">
              <w:t xml:space="preserve"> (list of supported </w:t>
            </w:r>
            <w:r w:rsidRPr="00671C8B">
              <w:rPr>
                <w:b/>
              </w:rPr>
              <w:t>&lt;mode&gt;</w:t>
            </w:r>
            <w:r w:rsidRPr="00671C8B">
              <w:t xml:space="preserve">s),(list of supported </w:t>
            </w:r>
            <w:r w:rsidRPr="00671C8B">
              <w:rPr>
                <w:b/>
              </w:rPr>
              <w:t>&lt;bfr&gt;</w:t>
            </w:r>
            <w:r w:rsidRPr="00671C8B">
              <w:t>s)</w:t>
            </w:r>
          </w:p>
          <w:p w14:paraId="0B0C4C0F" w14:textId="77777777" w:rsidR="00AD6DB4" w:rsidRPr="00671C8B" w:rsidRDefault="00AD6DB4" w:rsidP="00166AF3">
            <w:pPr>
              <w:pStyle w:val="TableBody"/>
              <w:rPr>
                <w:b/>
              </w:rPr>
            </w:pPr>
            <w:r w:rsidRPr="00671C8B">
              <w:rPr>
                <w:b/>
              </w:rPr>
              <w:t>OK</w:t>
            </w:r>
          </w:p>
        </w:tc>
      </w:tr>
      <w:tr w:rsidR="00AD6DB4" w:rsidRPr="00671C8B" w14:paraId="71B474BA" w14:textId="77777777" w:rsidTr="00166AF3">
        <w:tc>
          <w:tcPr>
            <w:tcW w:w="1728" w:type="dxa"/>
          </w:tcPr>
          <w:p w14:paraId="1EFCECDD" w14:textId="77777777" w:rsidR="00AD6DB4" w:rsidRPr="00671C8B" w:rsidRDefault="00AD6DB4" w:rsidP="00166AF3">
            <w:pPr>
              <w:pStyle w:val="TableBody"/>
              <w:rPr>
                <w:rFonts w:ascii="Times New Roman" w:hAnsi="Times New Roman" w:cs="Times New Roman"/>
                <w:i/>
                <w:sz w:val="20"/>
                <w:szCs w:val="20"/>
              </w:rPr>
            </w:pPr>
            <w:r w:rsidRPr="00671C8B">
              <w:rPr>
                <w:i/>
              </w:rPr>
              <w:t>Read command</w:t>
            </w:r>
          </w:p>
          <w:p w14:paraId="681799E6" w14:textId="77777777" w:rsidR="00AD6DB4" w:rsidRPr="00636E79" w:rsidRDefault="00AD6DB4" w:rsidP="00166AF3">
            <w:pPr>
              <w:pStyle w:val="TableBody"/>
            </w:pPr>
          </w:p>
          <w:p w14:paraId="6C77EE8F" w14:textId="77777777" w:rsidR="00AD6DB4" w:rsidRPr="00671C8B" w:rsidRDefault="00AD6DB4" w:rsidP="00166AF3">
            <w:pPr>
              <w:pStyle w:val="TableBody"/>
              <w:rPr>
                <w:u w:val="single"/>
              </w:rPr>
            </w:pPr>
            <w:r w:rsidRPr="00671C8B">
              <w:rPr>
                <w:u w:val="single"/>
              </w:rPr>
              <w:t>Syntax</w:t>
            </w:r>
          </w:p>
          <w:p w14:paraId="5007D444" w14:textId="77777777" w:rsidR="00AD6DB4" w:rsidRPr="00671C8B" w:rsidRDefault="00AD6DB4" w:rsidP="00166AF3">
            <w:pPr>
              <w:pStyle w:val="TableBody"/>
            </w:pPr>
            <w:r w:rsidRPr="00671C8B">
              <w:rPr>
                <w:b/>
              </w:rPr>
              <w:t>AT+CGEREP?</w:t>
            </w:r>
          </w:p>
        </w:tc>
        <w:tc>
          <w:tcPr>
            <w:tcW w:w="7560" w:type="dxa"/>
          </w:tcPr>
          <w:p w14:paraId="57671955" w14:textId="77777777" w:rsidR="00AD6DB4" w:rsidRPr="00671C8B" w:rsidRDefault="00AD6DB4" w:rsidP="00166AF3">
            <w:pPr>
              <w:pStyle w:val="TableBody"/>
              <w:rPr>
                <w:rFonts w:ascii="Times New Roman" w:hAnsi="Times New Roman" w:cs="Times New Roman"/>
                <w:sz w:val="20"/>
                <w:szCs w:val="20"/>
                <w:u w:val="single"/>
              </w:rPr>
            </w:pPr>
          </w:p>
          <w:p w14:paraId="2943A98C" w14:textId="77777777" w:rsidR="00AD6DB4" w:rsidRPr="00636E79" w:rsidRDefault="00AD6DB4" w:rsidP="00166AF3">
            <w:pPr>
              <w:pStyle w:val="TableBody"/>
            </w:pPr>
          </w:p>
          <w:p w14:paraId="23CC2745" w14:textId="77777777" w:rsidR="00AD6DB4" w:rsidRPr="00F22490" w:rsidRDefault="00AD6DB4" w:rsidP="00166AF3">
            <w:pPr>
              <w:pStyle w:val="TableBody"/>
              <w:rPr>
                <w:u w:val="single"/>
                <w:rPrChange w:id="16443" w:author="Alban Roche" w:date="2017-08-02T14:51:00Z">
                  <w:rPr>
                    <w:u w:val="single"/>
                    <w:lang w:val="fr-FR"/>
                  </w:rPr>
                </w:rPrChange>
              </w:rPr>
            </w:pPr>
            <w:r w:rsidRPr="00F22490">
              <w:rPr>
                <w:u w:val="single"/>
                <w:rPrChange w:id="16444" w:author="Alban Roche" w:date="2017-08-02T14:51:00Z">
                  <w:rPr>
                    <w:u w:val="single"/>
                    <w:lang w:val="fr-FR"/>
                  </w:rPr>
                </w:rPrChange>
              </w:rPr>
              <w:t>Response</w:t>
            </w:r>
          </w:p>
          <w:p w14:paraId="6A0B3983" w14:textId="77777777" w:rsidR="00AD6DB4" w:rsidRPr="00F22490" w:rsidRDefault="00AD6DB4" w:rsidP="00166AF3">
            <w:pPr>
              <w:pStyle w:val="TableBody"/>
              <w:rPr>
                <w:b/>
                <w:rPrChange w:id="16445" w:author="Alban Roche" w:date="2017-08-02T14:51:00Z">
                  <w:rPr>
                    <w:b/>
                    <w:lang w:val="fr-FR"/>
                  </w:rPr>
                </w:rPrChange>
              </w:rPr>
            </w:pPr>
            <w:r w:rsidRPr="00F22490">
              <w:rPr>
                <w:b/>
                <w:rPrChange w:id="16446" w:author="Alban Roche" w:date="2017-08-02T14:51:00Z">
                  <w:rPr>
                    <w:b/>
                    <w:lang w:val="fr-FR"/>
                  </w:rPr>
                </w:rPrChange>
              </w:rPr>
              <w:t>+CGEREP: &lt;mode&gt;, &lt;bfr&gt;</w:t>
            </w:r>
          </w:p>
          <w:p w14:paraId="4BAA4050" w14:textId="77777777" w:rsidR="00AD6DB4" w:rsidRPr="00F22490" w:rsidRDefault="00AD6DB4" w:rsidP="00166AF3">
            <w:pPr>
              <w:pStyle w:val="TableBody"/>
              <w:rPr>
                <w:b/>
                <w:rPrChange w:id="16447" w:author="Alban Roche" w:date="2017-08-02T14:51:00Z">
                  <w:rPr>
                    <w:b/>
                    <w:lang w:val="fr-FR"/>
                  </w:rPr>
                </w:rPrChange>
              </w:rPr>
            </w:pPr>
            <w:r w:rsidRPr="00F22490">
              <w:rPr>
                <w:b/>
                <w:rPrChange w:id="16448" w:author="Alban Roche" w:date="2017-08-02T14:51:00Z">
                  <w:rPr>
                    <w:b/>
                    <w:lang w:val="fr-FR"/>
                  </w:rPr>
                </w:rPrChange>
              </w:rPr>
              <w:t>OK</w:t>
            </w:r>
          </w:p>
          <w:p w14:paraId="5D722237" w14:textId="77777777" w:rsidR="00AD6DB4" w:rsidRPr="00F22490" w:rsidRDefault="00AD6DB4" w:rsidP="00166AF3">
            <w:pPr>
              <w:pStyle w:val="TableBody"/>
              <w:rPr>
                <w:sz w:val="14"/>
                <w:szCs w:val="14"/>
                <w:rPrChange w:id="16449" w:author="Alban Roche" w:date="2017-08-02T14:51:00Z">
                  <w:rPr>
                    <w:sz w:val="14"/>
                    <w:szCs w:val="14"/>
                    <w:lang w:val="fr-FR"/>
                  </w:rPr>
                </w:rPrChange>
              </w:rPr>
            </w:pPr>
          </w:p>
          <w:p w14:paraId="7E977A0F" w14:textId="77777777" w:rsidR="00AD6DB4" w:rsidRPr="00F22490" w:rsidRDefault="00AD6DB4" w:rsidP="00166AF3">
            <w:pPr>
              <w:pStyle w:val="TableBody"/>
              <w:rPr>
                <w:rPrChange w:id="16450" w:author="Alban Roche" w:date="2017-08-02T14:51:00Z">
                  <w:rPr>
                    <w:lang w:val="fr-FR"/>
                  </w:rPr>
                </w:rPrChange>
              </w:rPr>
            </w:pPr>
            <w:r w:rsidRPr="00F22490">
              <w:rPr>
                <w:rPrChange w:id="16451" w:author="Alban Roche" w:date="2017-08-02T14:51:00Z">
                  <w:rPr>
                    <w:lang w:val="fr-FR"/>
                  </w:rPr>
                </w:rPrChange>
              </w:rPr>
              <w:t>or</w:t>
            </w:r>
          </w:p>
          <w:p w14:paraId="143288BD" w14:textId="77777777" w:rsidR="00AD6DB4" w:rsidRPr="00F22490" w:rsidRDefault="00AD6DB4" w:rsidP="00166AF3">
            <w:pPr>
              <w:pStyle w:val="TableBody"/>
              <w:rPr>
                <w:b/>
                <w:rPrChange w:id="16452" w:author="Alban Roche" w:date="2017-08-02T14:51:00Z">
                  <w:rPr>
                    <w:b/>
                    <w:lang w:val="fr-FR"/>
                  </w:rPr>
                </w:rPrChange>
              </w:rPr>
            </w:pPr>
            <w:r w:rsidRPr="00F22490">
              <w:rPr>
                <w:b/>
                <w:rPrChange w:id="16453" w:author="Alban Roche" w:date="2017-08-02T14:51:00Z">
                  <w:rPr>
                    <w:b/>
                    <w:lang w:val="fr-FR"/>
                  </w:rPr>
                </w:rPrChange>
              </w:rPr>
              <w:t>ERROR</w:t>
            </w:r>
          </w:p>
        </w:tc>
      </w:tr>
      <w:tr w:rsidR="00AD6DB4" w:rsidRPr="00671C8B" w14:paraId="72A9A0A2" w14:textId="77777777" w:rsidTr="00166AF3">
        <w:tc>
          <w:tcPr>
            <w:tcW w:w="1728" w:type="dxa"/>
          </w:tcPr>
          <w:p w14:paraId="32EEFB02" w14:textId="77777777" w:rsidR="00AD6DB4" w:rsidRPr="00671C8B" w:rsidRDefault="00AD6DB4" w:rsidP="00166AF3">
            <w:pPr>
              <w:pStyle w:val="TableBody"/>
              <w:rPr>
                <w:rFonts w:ascii="Times New Roman" w:hAnsi="Times New Roman" w:cs="Times New Roman"/>
                <w:i/>
                <w:sz w:val="20"/>
                <w:szCs w:val="20"/>
              </w:rPr>
            </w:pPr>
            <w:r w:rsidRPr="00671C8B">
              <w:rPr>
                <w:i/>
              </w:rPr>
              <w:t>Write command</w:t>
            </w:r>
          </w:p>
          <w:p w14:paraId="152043E3" w14:textId="77777777" w:rsidR="00AD6DB4" w:rsidRPr="00636E79" w:rsidRDefault="00AD6DB4" w:rsidP="00166AF3">
            <w:pPr>
              <w:pStyle w:val="TableBody"/>
            </w:pPr>
          </w:p>
          <w:p w14:paraId="11D90BDF" w14:textId="77777777" w:rsidR="00AD6DB4" w:rsidRPr="00671C8B" w:rsidRDefault="00AD6DB4" w:rsidP="00166AF3">
            <w:pPr>
              <w:pStyle w:val="TableBody"/>
              <w:rPr>
                <w:u w:val="single"/>
              </w:rPr>
            </w:pPr>
            <w:r w:rsidRPr="00671C8B">
              <w:rPr>
                <w:u w:val="single"/>
              </w:rPr>
              <w:t>Syntax</w:t>
            </w:r>
          </w:p>
          <w:p w14:paraId="4EA92A86" w14:textId="77777777" w:rsidR="00AD6DB4" w:rsidRPr="00671C8B" w:rsidRDefault="00AD6DB4" w:rsidP="00166AF3">
            <w:pPr>
              <w:pStyle w:val="TableBody"/>
            </w:pPr>
            <w:r w:rsidRPr="00671C8B">
              <w:rPr>
                <w:b/>
              </w:rPr>
              <w:t>AT+CGEREP=</w:t>
            </w:r>
            <w:r w:rsidRPr="00671C8B">
              <w:rPr>
                <w:b/>
              </w:rPr>
              <w:br/>
              <w:t>[&lt;mode&gt;[,&lt;bfr&gt;]]</w:t>
            </w:r>
          </w:p>
        </w:tc>
        <w:tc>
          <w:tcPr>
            <w:tcW w:w="7560" w:type="dxa"/>
          </w:tcPr>
          <w:p w14:paraId="4AD13F94" w14:textId="77777777" w:rsidR="00AD6DB4" w:rsidRPr="00671C8B" w:rsidRDefault="00AD6DB4" w:rsidP="00166AF3">
            <w:pPr>
              <w:pStyle w:val="TableBody"/>
              <w:rPr>
                <w:rFonts w:ascii="Times New Roman" w:hAnsi="Times New Roman" w:cs="Times New Roman"/>
                <w:sz w:val="20"/>
                <w:szCs w:val="20"/>
                <w:u w:val="single"/>
              </w:rPr>
            </w:pPr>
          </w:p>
          <w:p w14:paraId="5880F5FE" w14:textId="77777777" w:rsidR="00AD6DB4" w:rsidRPr="00636E79" w:rsidRDefault="00AD6DB4" w:rsidP="00166AF3">
            <w:pPr>
              <w:pStyle w:val="TableBody"/>
            </w:pPr>
          </w:p>
          <w:p w14:paraId="6669FA52" w14:textId="77777777" w:rsidR="00AD6DB4" w:rsidRPr="00671C8B" w:rsidRDefault="00AD6DB4" w:rsidP="00166AF3">
            <w:pPr>
              <w:pStyle w:val="TableBody"/>
              <w:rPr>
                <w:u w:val="single"/>
              </w:rPr>
            </w:pPr>
            <w:r w:rsidRPr="00671C8B">
              <w:rPr>
                <w:u w:val="single"/>
              </w:rPr>
              <w:t>Response</w:t>
            </w:r>
          </w:p>
          <w:p w14:paraId="0AB50EF5" w14:textId="77777777" w:rsidR="00AD6DB4" w:rsidRPr="00671C8B" w:rsidRDefault="00AD6DB4" w:rsidP="00166AF3">
            <w:pPr>
              <w:pStyle w:val="TableBody"/>
              <w:rPr>
                <w:b/>
              </w:rPr>
            </w:pPr>
            <w:r w:rsidRPr="00671C8B">
              <w:rPr>
                <w:b/>
              </w:rPr>
              <w:t>OK</w:t>
            </w:r>
          </w:p>
          <w:p w14:paraId="5F0B8772" w14:textId="77777777" w:rsidR="00AD6DB4" w:rsidRPr="00F22490" w:rsidRDefault="00AD6DB4" w:rsidP="00166AF3">
            <w:pPr>
              <w:pStyle w:val="TableBody"/>
              <w:rPr>
                <w:sz w:val="14"/>
                <w:szCs w:val="14"/>
                <w:rPrChange w:id="16454" w:author="Alban Roche" w:date="2017-08-02T14:51:00Z">
                  <w:rPr>
                    <w:sz w:val="14"/>
                    <w:szCs w:val="14"/>
                    <w:lang w:val="fr-FR"/>
                  </w:rPr>
                </w:rPrChange>
              </w:rPr>
            </w:pPr>
          </w:p>
          <w:p w14:paraId="58581454" w14:textId="77777777" w:rsidR="00AD6DB4" w:rsidRPr="00F22490" w:rsidRDefault="00AD6DB4" w:rsidP="00166AF3">
            <w:pPr>
              <w:pStyle w:val="TableBody"/>
              <w:rPr>
                <w:rPrChange w:id="16455" w:author="Alban Roche" w:date="2017-08-02T14:51:00Z">
                  <w:rPr>
                    <w:lang w:val="fr-FR"/>
                  </w:rPr>
                </w:rPrChange>
              </w:rPr>
            </w:pPr>
            <w:r w:rsidRPr="00F22490">
              <w:rPr>
                <w:rPrChange w:id="16456" w:author="Alban Roche" w:date="2017-08-02T14:51:00Z">
                  <w:rPr>
                    <w:lang w:val="fr-FR"/>
                  </w:rPr>
                </w:rPrChange>
              </w:rPr>
              <w:t>or</w:t>
            </w:r>
          </w:p>
          <w:p w14:paraId="4610B448" w14:textId="77777777" w:rsidR="00AD6DB4" w:rsidRPr="00F22490" w:rsidRDefault="00AD6DB4" w:rsidP="00166AF3">
            <w:pPr>
              <w:pStyle w:val="TableBody"/>
              <w:rPr>
                <w:b/>
                <w:rPrChange w:id="16457" w:author="Alban Roche" w:date="2017-08-02T14:51:00Z">
                  <w:rPr>
                    <w:b/>
                    <w:lang w:val="fr-FR"/>
                  </w:rPr>
                </w:rPrChange>
              </w:rPr>
            </w:pPr>
            <w:r w:rsidRPr="00F22490">
              <w:rPr>
                <w:b/>
                <w:rPrChange w:id="16458" w:author="Alban Roche" w:date="2017-08-02T14:51:00Z">
                  <w:rPr>
                    <w:b/>
                    <w:lang w:val="fr-FR"/>
                  </w:rPr>
                </w:rPrChange>
              </w:rPr>
              <w:t>ERROR</w:t>
            </w:r>
          </w:p>
          <w:p w14:paraId="09E0F8DD" w14:textId="77777777" w:rsidR="00AD6DB4" w:rsidRPr="004226D1" w:rsidRDefault="00AD6DB4" w:rsidP="00166AF3">
            <w:pPr>
              <w:pStyle w:val="TableBody"/>
              <w:rPr>
                <w:sz w:val="14"/>
                <w:szCs w:val="14"/>
              </w:rPr>
            </w:pPr>
          </w:p>
          <w:p w14:paraId="16B7ED6F" w14:textId="77777777" w:rsidR="00AD6DB4" w:rsidRPr="00671C8B" w:rsidRDefault="00AD6DB4" w:rsidP="00166AF3">
            <w:pPr>
              <w:pStyle w:val="TableBody"/>
              <w:rPr>
                <w:u w:val="single"/>
              </w:rPr>
            </w:pPr>
            <w:r w:rsidRPr="00671C8B">
              <w:rPr>
                <w:u w:val="single"/>
              </w:rPr>
              <w:t>Parameters</w:t>
            </w:r>
          </w:p>
          <w:p w14:paraId="291C892D" w14:textId="77777777" w:rsidR="00AD6DB4" w:rsidRPr="00671C8B" w:rsidRDefault="00AD6DB4" w:rsidP="00166AF3">
            <w:pPr>
              <w:pStyle w:val="TableBody"/>
            </w:pPr>
            <w:r w:rsidRPr="00671C8B">
              <w:rPr>
                <w:b/>
              </w:rPr>
              <w:t>&lt;mode&gt;</w:t>
            </w:r>
            <w:r w:rsidRPr="00671C8B">
              <w:tab/>
            </w:r>
            <w:r w:rsidRPr="00671C8B">
              <w:rPr>
                <w:u w:val="single"/>
              </w:rPr>
              <w:t>0</w:t>
            </w:r>
            <w:r w:rsidRPr="00671C8B">
              <w:tab/>
              <w:t xml:space="preserve">Buffer unsolicited result codes in the MT; if MT result code buffer is full, </w:t>
            </w:r>
            <w:r w:rsidRPr="00671C8B">
              <w:tab/>
            </w:r>
            <w:r w:rsidRPr="00671C8B">
              <w:tab/>
            </w:r>
            <w:r w:rsidRPr="00671C8B">
              <w:tab/>
              <w:t>the oldest ones can be discarded. No codes are forwarded to the TE.</w:t>
            </w:r>
          </w:p>
          <w:p w14:paraId="46C7529F" w14:textId="461BDD4C" w:rsidR="00AD6DB4" w:rsidRPr="00671C8B" w:rsidRDefault="00AD6DB4" w:rsidP="00166AF3">
            <w:pPr>
              <w:pStyle w:val="TableBody"/>
            </w:pPr>
            <w:r w:rsidRPr="00671C8B">
              <w:tab/>
            </w:r>
            <w:r w:rsidRPr="00671C8B">
              <w:tab/>
              <w:t>1</w:t>
            </w:r>
            <w:r w:rsidRPr="00671C8B">
              <w:tab/>
              <w:t>Discard unsolicited result codes when MT</w:t>
            </w:r>
            <w:r w:rsidRPr="00671C8B">
              <w:noBreakHyphen/>
              <w:t xml:space="preserve">TE link is reserved (e.g. in </w:t>
            </w:r>
            <w:r w:rsidRPr="00671C8B">
              <w:tab/>
            </w:r>
            <w:r w:rsidRPr="00671C8B">
              <w:tab/>
            </w:r>
            <w:r w:rsidRPr="00671C8B">
              <w:tab/>
            </w:r>
            <w:r w:rsidRPr="00671C8B">
              <w:tab/>
              <w:t>on</w:t>
            </w:r>
            <w:r w:rsidRPr="00671C8B">
              <w:noBreakHyphen/>
              <w:t>line data mode); otherwise forward them directly to the TE</w:t>
            </w:r>
            <w:r w:rsidR="00530828">
              <w:t xml:space="preserve"> (1</w:t>
            </w:r>
            <w:r w:rsidR="00530828" w:rsidRPr="00C41274">
              <w:t xml:space="preserve"> is the default value)</w:t>
            </w:r>
          </w:p>
          <w:p w14:paraId="67B97E58" w14:textId="77777777" w:rsidR="00AD6DB4" w:rsidRPr="00671C8B" w:rsidRDefault="00AD6DB4" w:rsidP="00166AF3">
            <w:pPr>
              <w:pStyle w:val="TableBody"/>
            </w:pPr>
            <w:r w:rsidRPr="00671C8B">
              <w:tab/>
            </w:r>
            <w:r w:rsidRPr="00671C8B">
              <w:tab/>
              <w:t>2</w:t>
            </w:r>
            <w:r w:rsidRPr="00671C8B">
              <w:tab/>
              <w:t>Buffer unsolicited result codes in the MT when MT</w:t>
            </w:r>
            <w:r w:rsidRPr="00671C8B">
              <w:noBreakHyphen/>
              <w:t xml:space="preserve">TE link is reserved </w:t>
            </w:r>
            <w:r w:rsidRPr="00671C8B">
              <w:tab/>
            </w:r>
            <w:r w:rsidRPr="00671C8B">
              <w:tab/>
            </w:r>
            <w:r w:rsidRPr="00671C8B">
              <w:tab/>
            </w:r>
            <w:r w:rsidRPr="00671C8B">
              <w:tab/>
              <w:t>(e.g. in on</w:t>
            </w:r>
            <w:r w:rsidRPr="00671C8B">
              <w:noBreakHyphen/>
              <w:t>line data mode) and flush them to the TE when MT</w:t>
            </w:r>
            <w:r w:rsidRPr="00671C8B">
              <w:noBreakHyphen/>
              <w:t xml:space="preserve">TE link </w:t>
            </w:r>
            <w:r w:rsidRPr="00671C8B">
              <w:tab/>
            </w:r>
            <w:r w:rsidRPr="00671C8B">
              <w:tab/>
            </w:r>
            <w:r w:rsidRPr="00671C8B">
              <w:tab/>
            </w:r>
            <w:r w:rsidRPr="00671C8B">
              <w:tab/>
              <w:t>becomes available; otherwise forward them directly to the TE</w:t>
            </w:r>
          </w:p>
          <w:p w14:paraId="5230D4FA" w14:textId="77777777" w:rsidR="00AD6DB4" w:rsidRPr="004226D1" w:rsidRDefault="00AD6DB4" w:rsidP="00166AF3">
            <w:pPr>
              <w:pStyle w:val="TableBody"/>
              <w:rPr>
                <w:sz w:val="14"/>
                <w:szCs w:val="14"/>
              </w:rPr>
            </w:pPr>
          </w:p>
          <w:p w14:paraId="366760F3" w14:textId="77777777" w:rsidR="00AD6DB4" w:rsidRPr="00671C8B" w:rsidRDefault="00AD6DB4" w:rsidP="00166AF3">
            <w:pPr>
              <w:pStyle w:val="TableBody"/>
            </w:pPr>
            <w:r w:rsidRPr="00671C8B">
              <w:rPr>
                <w:b/>
              </w:rPr>
              <w:t>&lt;bfr&gt;</w:t>
            </w:r>
            <w:r w:rsidRPr="00671C8B">
              <w:tab/>
            </w:r>
            <w:r w:rsidRPr="00671C8B">
              <w:tab/>
            </w:r>
            <w:r w:rsidRPr="00671C8B">
              <w:rPr>
                <w:u w:val="single"/>
              </w:rPr>
              <w:t>0</w:t>
            </w:r>
            <w:r w:rsidRPr="00671C8B">
              <w:tab/>
              <w:t xml:space="preserve">MT buffer of unsolicited result codes defined within this command is </w:t>
            </w:r>
            <w:r w:rsidRPr="00671C8B">
              <w:tab/>
            </w:r>
            <w:r w:rsidRPr="00671C8B">
              <w:tab/>
            </w:r>
            <w:r w:rsidRPr="00671C8B">
              <w:tab/>
            </w:r>
            <w:r w:rsidRPr="00671C8B">
              <w:tab/>
              <w:t>cleared when &lt;mode&gt; 1 or 2 is entered</w:t>
            </w:r>
          </w:p>
          <w:p w14:paraId="36FF13DC" w14:textId="77777777" w:rsidR="00AD6DB4" w:rsidRPr="00671C8B" w:rsidRDefault="00AD6DB4" w:rsidP="00166AF3">
            <w:pPr>
              <w:pStyle w:val="TableBody"/>
            </w:pPr>
            <w:r w:rsidRPr="00671C8B">
              <w:tab/>
            </w:r>
            <w:r w:rsidRPr="00671C8B">
              <w:tab/>
              <w:t>1</w:t>
            </w:r>
            <w:r w:rsidRPr="00671C8B">
              <w:tab/>
              <w:t xml:space="preserve">MT buffer of unsolicited result codes defined within this command is </w:t>
            </w:r>
            <w:r w:rsidRPr="00671C8B">
              <w:tab/>
            </w:r>
            <w:r w:rsidRPr="00671C8B">
              <w:tab/>
            </w:r>
            <w:r w:rsidRPr="00671C8B">
              <w:tab/>
            </w:r>
            <w:r w:rsidRPr="00671C8B">
              <w:tab/>
              <w:t xml:space="preserve">flushed to the TE when &lt;mode&gt; 1 or 2 is entered (OK response shall </w:t>
            </w:r>
            <w:r w:rsidRPr="00671C8B">
              <w:tab/>
            </w:r>
            <w:r w:rsidRPr="00671C8B">
              <w:tab/>
            </w:r>
            <w:r w:rsidRPr="00671C8B">
              <w:tab/>
            </w:r>
            <w:r w:rsidRPr="00671C8B">
              <w:tab/>
              <w:t>be given before flushing the codes)</w:t>
            </w:r>
          </w:p>
        </w:tc>
      </w:tr>
      <w:tr w:rsidR="00AD6DB4" w:rsidRPr="00671C8B" w14:paraId="20EB147D" w14:textId="77777777" w:rsidTr="00166AF3">
        <w:trPr>
          <w:cantSplit w:val="0"/>
        </w:trPr>
        <w:tc>
          <w:tcPr>
            <w:tcW w:w="1728" w:type="dxa"/>
          </w:tcPr>
          <w:p w14:paraId="70844C27" w14:textId="77777777" w:rsidR="00AD6DB4" w:rsidRPr="00671C8B" w:rsidRDefault="00AD6DB4" w:rsidP="00166AF3">
            <w:pPr>
              <w:pStyle w:val="TableBody"/>
              <w:rPr>
                <w:i/>
              </w:rPr>
            </w:pPr>
            <w:r w:rsidRPr="00671C8B">
              <w:rPr>
                <w:i/>
              </w:rPr>
              <w:t>Unsolicited Notification</w:t>
            </w:r>
          </w:p>
        </w:tc>
        <w:tc>
          <w:tcPr>
            <w:tcW w:w="7560" w:type="dxa"/>
          </w:tcPr>
          <w:p w14:paraId="1E6A6430" w14:textId="77777777" w:rsidR="00AD6DB4" w:rsidRPr="00671C8B" w:rsidRDefault="00AD6DB4" w:rsidP="00166AF3">
            <w:pPr>
              <w:pStyle w:val="TableBody"/>
            </w:pPr>
            <w:r w:rsidRPr="00671C8B">
              <w:rPr>
                <w:u w:val="single"/>
              </w:rPr>
              <w:t>Response</w:t>
            </w:r>
          </w:p>
          <w:p w14:paraId="72924E31" w14:textId="77777777" w:rsidR="00AD6DB4" w:rsidRPr="00671C8B" w:rsidRDefault="00AD6DB4" w:rsidP="00166AF3">
            <w:pPr>
              <w:pStyle w:val="TableBody"/>
            </w:pPr>
            <w:r w:rsidRPr="00671C8B">
              <w:rPr>
                <w:b/>
              </w:rPr>
              <w:t>+CGEV: NW DETACH</w:t>
            </w:r>
            <w:r w:rsidRPr="00671C8B">
              <w:tab/>
              <w:t>The network has forces a PS detach</w:t>
            </w:r>
          </w:p>
          <w:p w14:paraId="71CE95F3" w14:textId="77777777" w:rsidR="00AD6DB4" w:rsidRPr="00671C8B" w:rsidRDefault="00AD6DB4" w:rsidP="00166AF3">
            <w:pPr>
              <w:pStyle w:val="TableBody"/>
            </w:pPr>
            <w:r w:rsidRPr="00671C8B">
              <w:rPr>
                <w:b/>
              </w:rPr>
              <w:t>+CGEV: NW CLASS &lt;class&gt;</w:t>
            </w:r>
            <w:r w:rsidRPr="00671C8B">
              <w:tab/>
              <w:t>The network has forced a change of MT class</w:t>
            </w:r>
          </w:p>
          <w:p w14:paraId="1D5B77B3" w14:textId="77777777" w:rsidR="00AD6DB4" w:rsidRPr="00671C8B" w:rsidRDefault="00AD6DB4" w:rsidP="00166AF3">
            <w:pPr>
              <w:pStyle w:val="TableBody"/>
            </w:pPr>
            <w:r w:rsidRPr="00671C8B">
              <w:rPr>
                <w:b/>
              </w:rPr>
              <w:t>+CGEV: ME CLASS &lt;class&gt;</w:t>
            </w:r>
            <w:r w:rsidRPr="00671C8B">
              <w:tab/>
              <w:t>The mobile termination has forced a change of MT class</w:t>
            </w:r>
          </w:p>
          <w:p w14:paraId="590BE192" w14:textId="77777777" w:rsidR="00AD6DB4" w:rsidRPr="00671C8B" w:rsidRDefault="00AD6DB4" w:rsidP="00166AF3">
            <w:pPr>
              <w:pStyle w:val="TableBody"/>
            </w:pPr>
            <w:r w:rsidRPr="00671C8B">
              <w:rPr>
                <w:b/>
              </w:rPr>
              <w:t>+CGEV: ME PDN ACT &lt;cid&gt;[,&lt;reason&gt;]</w:t>
            </w:r>
            <w:r w:rsidRPr="00671C8B">
              <w:tab/>
              <w:t>The mobile termination has activated a context</w:t>
            </w:r>
          </w:p>
          <w:p w14:paraId="37D98C2F" w14:textId="77777777" w:rsidR="00AD6DB4" w:rsidRPr="00671C8B" w:rsidRDefault="00AD6DB4" w:rsidP="00166AF3">
            <w:pPr>
              <w:pStyle w:val="TableBody"/>
            </w:pPr>
            <w:r w:rsidRPr="00671C8B">
              <w:rPr>
                <w:b/>
              </w:rPr>
              <w:t>+CGEV: NW ACT &lt;p_cid&gt;, &lt;cid&gt;, &lt;event_type&gt;</w:t>
            </w:r>
            <w:r w:rsidRPr="00671C8B">
              <w:tab/>
              <w:t xml:space="preserve">The network has activated a </w:t>
            </w:r>
            <w:r w:rsidRPr="00671C8B">
              <w:tab/>
            </w:r>
            <w:r w:rsidRPr="00671C8B">
              <w:tab/>
            </w:r>
            <w:r w:rsidRPr="00671C8B">
              <w:tab/>
            </w:r>
            <w:r w:rsidRPr="00671C8B">
              <w:tab/>
            </w:r>
            <w:r w:rsidRPr="00671C8B">
              <w:tab/>
            </w:r>
            <w:r w:rsidRPr="00671C8B">
              <w:tab/>
            </w:r>
            <w:r w:rsidRPr="00671C8B">
              <w:tab/>
            </w:r>
            <w:r w:rsidRPr="00671C8B">
              <w:tab/>
            </w:r>
            <w:r w:rsidRPr="00671C8B">
              <w:tab/>
              <w:t>context</w:t>
            </w:r>
          </w:p>
          <w:p w14:paraId="2FE3C15D" w14:textId="77777777" w:rsidR="00AD6DB4" w:rsidRPr="00671C8B" w:rsidRDefault="00AD6DB4" w:rsidP="00166AF3">
            <w:pPr>
              <w:pStyle w:val="TableBody"/>
            </w:pPr>
            <w:r w:rsidRPr="00671C8B">
              <w:rPr>
                <w:b/>
              </w:rPr>
              <w:t>+CGEV: ME ACT &lt;p_cid&gt;, &lt;cid&gt;, &lt;event_type&gt;</w:t>
            </w:r>
            <w:r w:rsidRPr="00671C8B">
              <w:tab/>
              <w:t xml:space="preserve">The network has responded to an </w:t>
            </w:r>
            <w:r w:rsidRPr="00671C8B">
              <w:tab/>
            </w:r>
            <w:r w:rsidRPr="00671C8B">
              <w:tab/>
            </w:r>
            <w:r w:rsidRPr="00671C8B">
              <w:tab/>
            </w:r>
            <w:r w:rsidRPr="00671C8B">
              <w:tab/>
            </w:r>
            <w:r w:rsidRPr="00671C8B">
              <w:tab/>
            </w:r>
            <w:r w:rsidRPr="00671C8B">
              <w:tab/>
            </w:r>
            <w:r w:rsidRPr="00671C8B">
              <w:tab/>
            </w:r>
            <w:r w:rsidRPr="00671C8B">
              <w:tab/>
            </w:r>
            <w:r w:rsidRPr="00671C8B">
              <w:tab/>
              <w:t>ME initiated context activation</w:t>
            </w:r>
          </w:p>
          <w:p w14:paraId="4F7DE1E7" w14:textId="77777777" w:rsidR="00AD6DB4" w:rsidRPr="00671C8B" w:rsidRDefault="00AD6DB4" w:rsidP="00166AF3">
            <w:pPr>
              <w:pStyle w:val="TableBody"/>
            </w:pPr>
            <w:r w:rsidRPr="00671C8B">
              <w:rPr>
                <w:b/>
              </w:rPr>
              <w:t>+CGEV: NW PDN DEACT &lt;cid&gt;</w:t>
            </w:r>
            <w:r w:rsidRPr="00671C8B">
              <w:tab/>
              <w:t>The network has deactivated a context</w:t>
            </w:r>
          </w:p>
          <w:p w14:paraId="2B5041F2" w14:textId="77777777" w:rsidR="00AD6DB4" w:rsidRPr="00671C8B" w:rsidRDefault="00AD6DB4" w:rsidP="00166AF3">
            <w:pPr>
              <w:pStyle w:val="TableBody"/>
            </w:pPr>
            <w:r w:rsidRPr="00671C8B">
              <w:rPr>
                <w:b/>
                <w:bCs/>
              </w:rPr>
              <w:t xml:space="preserve">+CGEV: ME PDN DEACT </w:t>
            </w:r>
            <w:r w:rsidRPr="00671C8B">
              <w:rPr>
                <w:b/>
              </w:rPr>
              <w:t>&lt;</w:t>
            </w:r>
            <w:r w:rsidRPr="00671C8B">
              <w:rPr>
                <w:b/>
                <w:bCs/>
              </w:rPr>
              <w:t>cid</w:t>
            </w:r>
            <w:r w:rsidRPr="00671C8B">
              <w:rPr>
                <w:b/>
              </w:rPr>
              <w:t>&gt;</w:t>
            </w:r>
            <w:r w:rsidRPr="00671C8B">
              <w:tab/>
              <w:t>The mobile termination has deactivated a context</w:t>
            </w:r>
          </w:p>
          <w:p w14:paraId="40FEB163" w14:textId="77777777" w:rsidR="00AD6DB4" w:rsidRPr="00671C8B" w:rsidRDefault="00AD6DB4" w:rsidP="00166AF3">
            <w:pPr>
              <w:pStyle w:val="TableBody"/>
            </w:pPr>
            <w:r w:rsidRPr="00671C8B">
              <w:rPr>
                <w:b/>
              </w:rPr>
              <w:t>+CGEV: NW DEACT &lt;p_cid&gt;, &lt;cid&gt;, &lt;event_type&gt;</w:t>
            </w:r>
            <w:r w:rsidRPr="00671C8B">
              <w:tab/>
              <w:t xml:space="preserve">The network has deactivated a </w:t>
            </w:r>
            <w:r w:rsidRPr="00671C8B">
              <w:tab/>
            </w:r>
            <w:r w:rsidRPr="00671C8B">
              <w:tab/>
            </w:r>
            <w:r w:rsidRPr="00671C8B">
              <w:tab/>
            </w:r>
            <w:r w:rsidRPr="00671C8B">
              <w:tab/>
            </w:r>
            <w:r w:rsidRPr="00671C8B">
              <w:tab/>
            </w:r>
            <w:r w:rsidRPr="00671C8B">
              <w:tab/>
            </w:r>
            <w:r w:rsidRPr="00671C8B">
              <w:tab/>
            </w:r>
            <w:r w:rsidRPr="00671C8B">
              <w:tab/>
            </w:r>
            <w:r w:rsidRPr="00671C8B">
              <w:tab/>
              <w:t>context</w:t>
            </w:r>
          </w:p>
          <w:p w14:paraId="05E7FFF4" w14:textId="77777777" w:rsidR="00AD6DB4" w:rsidRDefault="00AD6DB4" w:rsidP="00166AF3">
            <w:pPr>
              <w:pStyle w:val="TableBody"/>
            </w:pPr>
            <w:r w:rsidRPr="00671C8B">
              <w:rPr>
                <w:b/>
              </w:rPr>
              <w:t>+CGEV: ME DEACT &lt;p_cid&gt;, &lt;cid&gt;, &lt;event_type&gt;</w:t>
            </w:r>
            <w:r w:rsidRPr="00671C8B">
              <w:tab/>
              <w:t xml:space="preserve">The network has responded to an </w:t>
            </w:r>
            <w:r w:rsidRPr="00671C8B">
              <w:tab/>
            </w:r>
            <w:r w:rsidRPr="00671C8B">
              <w:tab/>
            </w:r>
            <w:r w:rsidRPr="00671C8B">
              <w:tab/>
            </w:r>
            <w:r w:rsidRPr="00671C8B">
              <w:tab/>
            </w:r>
            <w:r w:rsidRPr="00671C8B">
              <w:tab/>
            </w:r>
            <w:r w:rsidRPr="00671C8B">
              <w:tab/>
            </w:r>
            <w:r w:rsidRPr="00671C8B">
              <w:tab/>
            </w:r>
            <w:r w:rsidRPr="00671C8B">
              <w:tab/>
            </w:r>
            <w:r w:rsidRPr="00671C8B">
              <w:tab/>
              <w:t xml:space="preserve">ME initiated context deactivation </w:t>
            </w:r>
            <w:r w:rsidRPr="00671C8B">
              <w:tab/>
            </w:r>
            <w:r w:rsidRPr="00671C8B">
              <w:tab/>
            </w:r>
            <w:r w:rsidRPr="00671C8B">
              <w:tab/>
            </w:r>
            <w:r w:rsidRPr="00671C8B">
              <w:tab/>
            </w:r>
            <w:r w:rsidRPr="00671C8B">
              <w:tab/>
            </w:r>
            <w:r w:rsidRPr="00671C8B">
              <w:tab/>
            </w:r>
            <w:r w:rsidRPr="00671C8B">
              <w:tab/>
            </w:r>
            <w:r w:rsidRPr="00671C8B">
              <w:tab/>
            </w:r>
            <w:r w:rsidRPr="00671C8B">
              <w:tab/>
              <w:t>request</w:t>
            </w:r>
          </w:p>
          <w:p w14:paraId="3052F714" w14:textId="77777777" w:rsidR="00AD6DB4" w:rsidRPr="004226D1" w:rsidRDefault="00AD6DB4" w:rsidP="00166AF3">
            <w:pPr>
              <w:pStyle w:val="TableBody"/>
              <w:rPr>
                <w:sz w:val="12"/>
                <w:szCs w:val="12"/>
              </w:rPr>
            </w:pPr>
          </w:p>
          <w:p w14:paraId="79DD8005" w14:textId="77777777" w:rsidR="00AD6DB4" w:rsidRPr="00671C8B" w:rsidRDefault="00AD6DB4" w:rsidP="00166AF3">
            <w:pPr>
              <w:pStyle w:val="TableBody"/>
            </w:pPr>
            <w:r w:rsidRPr="00671C8B">
              <w:rPr>
                <w:b/>
              </w:rPr>
              <w:t>+CGEV: NW MODIFY &lt;cid&gt;, &lt;change_reason&gt;, &lt;event_type&gt;</w:t>
            </w:r>
            <w:r w:rsidRPr="00671C8B">
              <w:tab/>
              <w:t xml:space="preserve">The network has </w:t>
            </w:r>
            <w:r w:rsidRPr="00671C8B">
              <w:tab/>
            </w:r>
            <w:r w:rsidRPr="00671C8B">
              <w:tab/>
            </w:r>
            <w:r w:rsidRPr="00671C8B">
              <w:tab/>
            </w:r>
            <w:r w:rsidRPr="00671C8B">
              <w:tab/>
            </w:r>
            <w:r w:rsidRPr="00671C8B">
              <w:tab/>
            </w:r>
            <w:r w:rsidRPr="00671C8B">
              <w:tab/>
            </w:r>
            <w:r w:rsidRPr="00671C8B">
              <w:tab/>
            </w:r>
            <w:r w:rsidRPr="00671C8B">
              <w:tab/>
            </w:r>
            <w:r w:rsidRPr="00671C8B">
              <w:tab/>
            </w:r>
            <w:r w:rsidRPr="00671C8B">
              <w:tab/>
            </w:r>
            <w:r w:rsidRPr="00671C8B">
              <w:tab/>
              <w:t>modified a context</w:t>
            </w:r>
          </w:p>
          <w:p w14:paraId="41854424" w14:textId="77777777" w:rsidR="00AD6DB4" w:rsidRPr="00671C8B" w:rsidRDefault="00AD6DB4" w:rsidP="00166AF3">
            <w:pPr>
              <w:pStyle w:val="TableBody"/>
            </w:pPr>
            <w:r w:rsidRPr="00671C8B">
              <w:rPr>
                <w:b/>
              </w:rPr>
              <w:t>+CGEV: ME MODIFY &lt;cid&gt;, &lt;change_reason&gt;, &lt;event_type&gt;</w:t>
            </w:r>
            <w:r w:rsidRPr="00671C8B">
              <w:tab/>
              <w:t xml:space="preserve">The mobile </w:t>
            </w:r>
            <w:r w:rsidRPr="00671C8B">
              <w:tab/>
            </w:r>
            <w:r w:rsidRPr="00671C8B">
              <w:tab/>
            </w:r>
            <w:r w:rsidRPr="00671C8B">
              <w:tab/>
            </w:r>
            <w:r w:rsidRPr="00671C8B">
              <w:tab/>
            </w:r>
            <w:r w:rsidRPr="00671C8B">
              <w:tab/>
            </w:r>
            <w:r w:rsidRPr="00671C8B">
              <w:tab/>
            </w:r>
            <w:r w:rsidRPr="00671C8B">
              <w:tab/>
            </w:r>
            <w:r w:rsidRPr="00671C8B">
              <w:tab/>
            </w:r>
            <w:r w:rsidRPr="00671C8B">
              <w:tab/>
            </w:r>
            <w:r w:rsidRPr="00671C8B">
              <w:tab/>
            </w:r>
            <w:r w:rsidRPr="00671C8B">
              <w:tab/>
            </w:r>
            <w:r w:rsidRPr="00671C8B">
              <w:tab/>
              <w:t xml:space="preserve">termination has </w:t>
            </w:r>
            <w:r w:rsidRPr="00671C8B">
              <w:tab/>
            </w:r>
            <w:r w:rsidRPr="00671C8B">
              <w:tab/>
            </w:r>
            <w:r w:rsidRPr="00671C8B">
              <w:tab/>
            </w:r>
            <w:r w:rsidRPr="00671C8B">
              <w:tab/>
            </w:r>
            <w:r w:rsidRPr="00671C8B">
              <w:tab/>
            </w:r>
            <w:r w:rsidRPr="00671C8B">
              <w:tab/>
            </w:r>
            <w:r w:rsidRPr="00671C8B">
              <w:tab/>
            </w:r>
            <w:r w:rsidRPr="00671C8B">
              <w:tab/>
            </w:r>
            <w:r w:rsidRPr="00671C8B">
              <w:tab/>
            </w:r>
            <w:r w:rsidRPr="00671C8B">
              <w:tab/>
            </w:r>
            <w:r w:rsidRPr="00671C8B">
              <w:tab/>
              <w:t>modified a context</w:t>
            </w:r>
          </w:p>
          <w:p w14:paraId="3093EA87" w14:textId="77777777" w:rsidR="00AD6DB4" w:rsidRPr="00671C8B" w:rsidRDefault="00AD6DB4" w:rsidP="00166AF3">
            <w:pPr>
              <w:pStyle w:val="TableBody"/>
            </w:pPr>
          </w:p>
          <w:p w14:paraId="35990187" w14:textId="77777777" w:rsidR="00AD6DB4" w:rsidRPr="00671C8B" w:rsidRDefault="00AD6DB4" w:rsidP="00166AF3">
            <w:pPr>
              <w:pStyle w:val="TableBody"/>
            </w:pPr>
            <w:r w:rsidRPr="00671C8B">
              <w:rPr>
                <w:u w:val="single"/>
              </w:rPr>
              <w:t>Parameters</w:t>
            </w:r>
          </w:p>
          <w:p w14:paraId="49DC72A2" w14:textId="77777777" w:rsidR="00AD6DB4" w:rsidRPr="00671C8B" w:rsidRDefault="00AD6DB4" w:rsidP="00166AF3">
            <w:pPr>
              <w:pStyle w:val="TableBody"/>
            </w:pPr>
            <w:r w:rsidRPr="00671C8B">
              <w:rPr>
                <w:b/>
              </w:rPr>
              <w:t>&lt;reason&gt;</w:t>
            </w:r>
            <w:r w:rsidRPr="00671C8B">
              <w:tab/>
              <w:t>0</w:t>
            </w:r>
            <w:r w:rsidRPr="00671C8B">
              <w:tab/>
              <w:t>IPv4 only allowed</w:t>
            </w:r>
          </w:p>
          <w:p w14:paraId="29267B7B" w14:textId="77777777" w:rsidR="00AD6DB4" w:rsidRPr="00671C8B" w:rsidRDefault="00AD6DB4" w:rsidP="00166AF3">
            <w:pPr>
              <w:pStyle w:val="TableBody"/>
            </w:pPr>
            <w:r w:rsidRPr="00671C8B">
              <w:tab/>
            </w:r>
            <w:r w:rsidRPr="00671C8B">
              <w:tab/>
              <w:t>1</w:t>
            </w:r>
            <w:r w:rsidRPr="00671C8B">
              <w:tab/>
              <w:t>IPv6 only allowed</w:t>
            </w:r>
          </w:p>
          <w:p w14:paraId="445BF43A" w14:textId="77777777" w:rsidR="00AD6DB4" w:rsidRPr="00671C8B" w:rsidRDefault="00AD6DB4" w:rsidP="00166AF3">
            <w:pPr>
              <w:pStyle w:val="TableBody"/>
            </w:pPr>
            <w:r w:rsidRPr="00671C8B">
              <w:tab/>
            </w:r>
            <w:r w:rsidRPr="00671C8B">
              <w:tab/>
              <w:t>2</w:t>
            </w:r>
            <w:r w:rsidRPr="00671C8B">
              <w:tab/>
              <w:t>Single address bearers only allowed</w:t>
            </w:r>
          </w:p>
          <w:p w14:paraId="16B5270B" w14:textId="77777777" w:rsidR="00AD6DB4" w:rsidRPr="00671C8B" w:rsidRDefault="00AD6DB4" w:rsidP="00166AF3">
            <w:pPr>
              <w:pStyle w:val="TableBody"/>
            </w:pPr>
            <w:r w:rsidRPr="00671C8B">
              <w:tab/>
            </w:r>
            <w:r w:rsidRPr="00671C8B">
              <w:tab/>
              <w:t>3</w:t>
            </w:r>
            <w:r w:rsidRPr="00671C8B">
              <w:tab/>
              <w:t xml:space="preserve">Single address bearers only allowed and MT initiated context </w:t>
            </w:r>
            <w:r w:rsidRPr="00671C8B">
              <w:tab/>
            </w:r>
            <w:r w:rsidRPr="00671C8B">
              <w:tab/>
            </w:r>
            <w:r w:rsidRPr="00671C8B">
              <w:tab/>
            </w:r>
            <w:r w:rsidRPr="00671C8B">
              <w:tab/>
            </w:r>
            <w:r w:rsidRPr="00671C8B">
              <w:tab/>
              <w:t>activation for a second address type bearer was not successful</w:t>
            </w:r>
          </w:p>
          <w:p w14:paraId="3EA79FE5" w14:textId="77777777" w:rsidR="00AD6DB4" w:rsidRPr="00671C8B" w:rsidRDefault="00AD6DB4" w:rsidP="00166AF3">
            <w:pPr>
              <w:pStyle w:val="TableBody"/>
            </w:pPr>
          </w:p>
          <w:p w14:paraId="3FADF84C" w14:textId="77777777" w:rsidR="00AD6DB4" w:rsidRPr="00671C8B" w:rsidRDefault="00AD6DB4" w:rsidP="00166AF3">
            <w:pPr>
              <w:pStyle w:val="TableBody"/>
            </w:pPr>
            <w:r w:rsidRPr="00671C8B">
              <w:rPr>
                <w:b/>
              </w:rPr>
              <w:t>&lt;event_type&gt;</w:t>
            </w:r>
            <w:r w:rsidRPr="00671C8B">
              <w:tab/>
              <w:t>0</w:t>
            </w:r>
            <w:r w:rsidRPr="00671C8B">
              <w:tab/>
              <w:t>Informational event</w:t>
            </w:r>
          </w:p>
          <w:p w14:paraId="101B48DD" w14:textId="77777777" w:rsidR="00AD6DB4" w:rsidRPr="00671C8B" w:rsidRDefault="00AD6DB4" w:rsidP="00166AF3">
            <w:pPr>
              <w:pStyle w:val="TableBody"/>
            </w:pPr>
            <w:r w:rsidRPr="00671C8B">
              <w:tab/>
            </w:r>
            <w:r w:rsidRPr="00671C8B">
              <w:tab/>
            </w:r>
            <w:r w:rsidRPr="00671C8B">
              <w:tab/>
              <w:t>1</w:t>
            </w:r>
            <w:r w:rsidRPr="00671C8B">
              <w:tab/>
              <w:t>Information request, acknowledgement required</w:t>
            </w:r>
          </w:p>
          <w:p w14:paraId="01C7042E" w14:textId="77777777" w:rsidR="00AD6DB4" w:rsidRPr="00671C8B" w:rsidRDefault="00AD6DB4" w:rsidP="00166AF3">
            <w:pPr>
              <w:pStyle w:val="TableBody"/>
            </w:pPr>
          </w:p>
          <w:p w14:paraId="4AF80D89" w14:textId="77777777" w:rsidR="00AD6DB4" w:rsidRPr="00671C8B" w:rsidRDefault="00AD6DB4" w:rsidP="00166AF3">
            <w:pPr>
              <w:pStyle w:val="TableBody"/>
            </w:pPr>
            <w:r w:rsidRPr="00671C8B">
              <w:rPr>
                <w:b/>
              </w:rPr>
              <w:t>&lt;change_reason&gt;</w:t>
            </w:r>
            <w:r w:rsidRPr="00671C8B">
              <w:tab/>
              <w:t>0</w:t>
            </w:r>
            <w:r w:rsidRPr="00671C8B">
              <w:tab/>
              <w:t>TFT only changed</w:t>
            </w:r>
          </w:p>
          <w:p w14:paraId="292C1CC9" w14:textId="77777777" w:rsidR="00AD6DB4" w:rsidRPr="00671C8B" w:rsidRDefault="00AD6DB4" w:rsidP="00166AF3">
            <w:pPr>
              <w:pStyle w:val="TableBody"/>
            </w:pPr>
            <w:r w:rsidRPr="00671C8B">
              <w:tab/>
            </w:r>
            <w:r w:rsidRPr="00671C8B">
              <w:tab/>
            </w:r>
            <w:r w:rsidRPr="00671C8B">
              <w:tab/>
              <w:t>1</w:t>
            </w:r>
            <w:r w:rsidRPr="00671C8B">
              <w:tab/>
              <w:t>QoS only changed</w:t>
            </w:r>
          </w:p>
          <w:p w14:paraId="1C591799" w14:textId="77777777" w:rsidR="00AD6DB4" w:rsidRPr="00671C8B" w:rsidRDefault="00AD6DB4" w:rsidP="00166AF3">
            <w:pPr>
              <w:pStyle w:val="TableBody"/>
            </w:pPr>
            <w:r w:rsidRPr="00671C8B">
              <w:tab/>
            </w:r>
            <w:r w:rsidRPr="00671C8B">
              <w:tab/>
            </w:r>
            <w:r w:rsidRPr="00671C8B">
              <w:tab/>
              <w:t>2</w:t>
            </w:r>
            <w:r w:rsidRPr="00671C8B">
              <w:tab/>
              <w:t>Both TFT and QoS changed</w:t>
            </w:r>
          </w:p>
        </w:tc>
      </w:tr>
      <w:tr w:rsidR="00AD6DB4" w:rsidRPr="00671C8B" w14:paraId="373B0212" w14:textId="77777777" w:rsidTr="00166AF3">
        <w:trPr>
          <w:cantSplit w:val="0"/>
        </w:trPr>
        <w:tc>
          <w:tcPr>
            <w:tcW w:w="1728" w:type="dxa"/>
          </w:tcPr>
          <w:p w14:paraId="757DB2F5" w14:textId="77777777" w:rsidR="00AD6DB4" w:rsidRPr="00CB4B23" w:rsidRDefault="00AD6DB4" w:rsidP="00166AF3">
            <w:pPr>
              <w:pStyle w:val="TableBody"/>
              <w:rPr>
                <w:u w:val="single"/>
              </w:rPr>
            </w:pPr>
            <w:r w:rsidRPr="00CB4B23">
              <w:rPr>
                <w:u w:val="single"/>
              </w:rPr>
              <w:t>Notes</w:t>
            </w:r>
          </w:p>
        </w:tc>
        <w:tc>
          <w:tcPr>
            <w:tcW w:w="7560" w:type="dxa"/>
          </w:tcPr>
          <w:p w14:paraId="72476001" w14:textId="77777777" w:rsidR="00AD6DB4" w:rsidRPr="00671C8B" w:rsidRDefault="00AD6DB4" w:rsidP="00166AF3">
            <w:pPr>
              <w:pStyle w:val="TableBody"/>
              <w:rPr>
                <w:u w:val="single"/>
              </w:rPr>
            </w:pPr>
            <w:r w:rsidRPr="00E8079A">
              <w:t>&lt;mode</w:t>
            </w:r>
            <w:r>
              <w:t xml:space="preserve">&gt; is </w:t>
            </w:r>
            <w:r w:rsidRPr="00E8079A">
              <w:t>saved in non-volatile memory over module reboot</w:t>
            </w:r>
            <w:r>
              <w:t>;</w:t>
            </w:r>
            <w:r w:rsidRPr="00E8079A">
              <w:t xml:space="preserve"> URC is available on the port that executes the command.</w:t>
            </w:r>
          </w:p>
        </w:tc>
      </w:tr>
    </w:tbl>
    <w:p w14:paraId="6DCB422E" w14:textId="1BD99173" w:rsidR="00AD6DB4" w:rsidRPr="00671C8B" w:rsidDel="000934B8" w:rsidRDefault="00AD6DB4" w:rsidP="0059466D">
      <w:pPr>
        <w:pStyle w:val="Heading2"/>
        <w:numPr>
          <w:ilvl w:val="1"/>
          <w:numId w:val="11"/>
        </w:numPr>
        <w:ind w:left="1080" w:hanging="1080"/>
        <w:rPr>
          <w:del w:id="16459" w:author="Alban Roche" w:date="2017-08-02T16:42:00Z"/>
        </w:rPr>
      </w:pPr>
      <w:bookmarkStart w:id="16460" w:name="_Toc369684065"/>
      <w:bookmarkStart w:id="16461" w:name="_Toc486251708"/>
      <w:bookmarkStart w:id="16462" w:name="_Toc345081415"/>
      <w:bookmarkStart w:id="16463" w:name="_Toc349753155"/>
      <w:bookmarkStart w:id="16464" w:name="_Toc349754051"/>
      <w:bookmarkStart w:id="16465" w:name="_Ref366745694"/>
      <w:bookmarkStart w:id="16466" w:name="_Ref369092891"/>
      <w:bookmarkStart w:id="16467" w:name="_Toc368586110"/>
      <w:bookmarkEnd w:id="16460"/>
      <w:del w:id="16468" w:author="Alban Roche" w:date="2017-08-02T16:42:00Z">
        <w:r w:rsidRPr="00671C8B" w:rsidDel="000934B8">
          <w:delText>+CGAUTO Command: Automatic Response</w:delText>
        </w:r>
        <w:bookmarkStart w:id="16469" w:name="_Toc489460317"/>
        <w:bookmarkEnd w:id="16461"/>
        <w:bookmarkEnd w:id="16469"/>
      </w:del>
    </w:p>
    <w:tbl>
      <w:tblPr>
        <w:tblStyle w:val="TableSWIleft"/>
        <w:tblW w:w="9288" w:type="dxa"/>
        <w:tblLayout w:type="fixed"/>
        <w:tblLook w:val="04A0" w:firstRow="1" w:lastRow="0" w:firstColumn="1" w:lastColumn="0" w:noHBand="0" w:noVBand="1"/>
      </w:tblPr>
      <w:tblGrid>
        <w:gridCol w:w="1728"/>
        <w:gridCol w:w="7560"/>
      </w:tblGrid>
      <w:tr w:rsidR="00AD6DB4" w:rsidRPr="00671C8B" w:rsidDel="000934B8" w14:paraId="655C424E" w14:textId="780D69C1" w:rsidTr="00166AF3">
        <w:trPr>
          <w:cnfStyle w:val="100000000000" w:firstRow="1" w:lastRow="0" w:firstColumn="0" w:lastColumn="0" w:oddVBand="0" w:evenVBand="0" w:oddHBand="0" w:evenHBand="0" w:firstRowFirstColumn="0" w:firstRowLastColumn="0" w:lastRowFirstColumn="0" w:lastRowLastColumn="0"/>
          <w:del w:id="16470" w:author="Alban Roche" w:date="2017-08-02T16:42:00Z"/>
        </w:trPr>
        <w:tc>
          <w:tcPr>
            <w:tcW w:w="9288" w:type="dxa"/>
            <w:gridSpan w:val="2"/>
          </w:tcPr>
          <w:p w14:paraId="29B6D027" w14:textId="14756E19" w:rsidR="00AD6DB4" w:rsidRPr="00671C8B" w:rsidDel="000934B8" w:rsidRDefault="00AD6DB4">
            <w:pPr>
              <w:pStyle w:val="TableRowHead"/>
              <w:spacing w:before="144" w:after="144"/>
              <w:rPr>
                <w:del w:id="16471" w:author="Alban Roche" w:date="2017-08-02T16:42:00Z"/>
                <w:bCs w:val="0"/>
              </w:rPr>
            </w:pPr>
            <w:del w:id="16472" w:author="Alban Roche" w:date="2017-08-02T14:40:00Z">
              <w:r w:rsidDel="00F22490">
                <w:delText xml:space="preserve">HL7618, HL7618RD, </w:delText>
              </w:r>
              <w:r w:rsidDel="00F22490">
                <w:rPr>
                  <w:lang w:eastAsia="zh-CN"/>
                </w:rPr>
                <w:delText xml:space="preserve">HL7648, </w:delText>
              </w:r>
              <w:r w:rsidDel="00F22490">
                <w:delText xml:space="preserve">HL7650, </w:delText>
              </w:r>
              <w:r w:rsidDel="00F22490">
                <w:rPr>
                  <w:lang w:eastAsia="zh-CN"/>
                </w:rPr>
                <w:delText xml:space="preserve">HL7688, </w:delText>
              </w:r>
              <w:r w:rsidDel="00F22490">
                <w:delText>HL7690 and HL7692</w:delText>
              </w:r>
            </w:del>
            <w:bookmarkStart w:id="16473" w:name="_Toc489460318"/>
            <w:bookmarkEnd w:id="16473"/>
          </w:p>
        </w:tc>
        <w:bookmarkStart w:id="16474" w:name="_Toc489460319"/>
        <w:bookmarkEnd w:id="16474"/>
      </w:tr>
      <w:tr w:rsidR="00AD6DB4" w:rsidRPr="00671C8B" w:rsidDel="000934B8" w14:paraId="0D1E8AFF" w14:textId="067E26F1" w:rsidTr="00166AF3">
        <w:trPr>
          <w:del w:id="16475" w:author="Alban Roche" w:date="2017-08-02T16:42:00Z"/>
        </w:trPr>
        <w:tc>
          <w:tcPr>
            <w:tcW w:w="1728" w:type="dxa"/>
          </w:tcPr>
          <w:p w14:paraId="1F6897E2" w14:textId="30A4D68E" w:rsidR="00AD6DB4" w:rsidRPr="00671C8B" w:rsidDel="000934B8" w:rsidRDefault="00AD6DB4" w:rsidP="00166AF3">
            <w:pPr>
              <w:pStyle w:val="TableBody"/>
              <w:rPr>
                <w:del w:id="16476" w:author="Alban Roche" w:date="2017-08-02T16:42:00Z"/>
                <w:rFonts w:ascii="Times New Roman" w:hAnsi="Times New Roman" w:cs="Times New Roman"/>
                <w:i/>
                <w:sz w:val="20"/>
                <w:szCs w:val="20"/>
              </w:rPr>
            </w:pPr>
            <w:del w:id="16477" w:author="Alban Roche" w:date="2017-08-02T16:42:00Z">
              <w:r w:rsidRPr="00671C8B" w:rsidDel="000934B8">
                <w:rPr>
                  <w:i/>
                </w:rPr>
                <w:delText>Test command</w:delText>
              </w:r>
              <w:bookmarkStart w:id="16478" w:name="_Toc489460320"/>
              <w:bookmarkEnd w:id="16478"/>
            </w:del>
          </w:p>
          <w:p w14:paraId="0A978203" w14:textId="3EC7C161" w:rsidR="00AD6DB4" w:rsidRPr="00671C8B" w:rsidDel="000934B8" w:rsidRDefault="00AD6DB4" w:rsidP="00166AF3">
            <w:pPr>
              <w:pStyle w:val="TableBody"/>
              <w:rPr>
                <w:del w:id="16479" w:author="Alban Roche" w:date="2017-08-02T16:42:00Z"/>
              </w:rPr>
            </w:pPr>
            <w:bookmarkStart w:id="16480" w:name="_Toc489460321"/>
            <w:bookmarkEnd w:id="16480"/>
          </w:p>
          <w:p w14:paraId="71635673" w14:textId="47BD944D" w:rsidR="00AD6DB4" w:rsidRPr="00671C8B" w:rsidDel="000934B8" w:rsidRDefault="00AD6DB4" w:rsidP="00166AF3">
            <w:pPr>
              <w:pStyle w:val="TableBody"/>
              <w:rPr>
                <w:del w:id="16481" w:author="Alban Roche" w:date="2017-08-02T16:42:00Z"/>
                <w:u w:val="single"/>
              </w:rPr>
            </w:pPr>
            <w:del w:id="16482" w:author="Alban Roche" w:date="2017-08-02T16:42:00Z">
              <w:r w:rsidRPr="00671C8B" w:rsidDel="000934B8">
                <w:rPr>
                  <w:u w:val="single"/>
                </w:rPr>
                <w:delText>Syntax</w:delText>
              </w:r>
              <w:bookmarkStart w:id="16483" w:name="_Toc489460322"/>
              <w:bookmarkEnd w:id="16483"/>
            </w:del>
          </w:p>
          <w:p w14:paraId="0AF85DCF" w14:textId="469536B8" w:rsidR="00AD6DB4" w:rsidRPr="00671C8B" w:rsidDel="000934B8" w:rsidRDefault="00AD6DB4" w:rsidP="00166AF3">
            <w:pPr>
              <w:pStyle w:val="TableBody"/>
              <w:rPr>
                <w:del w:id="16484" w:author="Alban Roche" w:date="2017-08-02T16:42:00Z"/>
              </w:rPr>
            </w:pPr>
            <w:del w:id="16485" w:author="Alban Roche" w:date="2017-08-02T16:42:00Z">
              <w:r w:rsidRPr="00671C8B" w:rsidDel="000934B8">
                <w:rPr>
                  <w:b/>
                </w:rPr>
                <w:delText>AT+CGAUTO=?</w:delText>
              </w:r>
              <w:bookmarkStart w:id="16486" w:name="_Toc489460323"/>
              <w:bookmarkEnd w:id="16486"/>
            </w:del>
          </w:p>
        </w:tc>
        <w:tc>
          <w:tcPr>
            <w:tcW w:w="7560" w:type="dxa"/>
          </w:tcPr>
          <w:p w14:paraId="7533948E" w14:textId="65610B6E" w:rsidR="00AD6DB4" w:rsidRPr="00671C8B" w:rsidDel="000934B8" w:rsidRDefault="00AD6DB4" w:rsidP="00166AF3">
            <w:pPr>
              <w:pStyle w:val="TableBody"/>
              <w:rPr>
                <w:del w:id="16487" w:author="Alban Roche" w:date="2017-08-02T16:42:00Z"/>
                <w:rFonts w:ascii="Times New Roman" w:hAnsi="Times New Roman" w:cs="Times New Roman"/>
                <w:sz w:val="20"/>
                <w:szCs w:val="20"/>
                <w:u w:val="single"/>
              </w:rPr>
            </w:pPr>
            <w:bookmarkStart w:id="16488" w:name="_Toc489460324"/>
            <w:bookmarkEnd w:id="16488"/>
          </w:p>
          <w:p w14:paraId="56D6FAEE" w14:textId="57006BF4" w:rsidR="00AD6DB4" w:rsidRPr="00671C8B" w:rsidDel="000934B8" w:rsidRDefault="00AD6DB4" w:rsidP="00166AF3">
            <w:pPr>
              <w:pStyle w:val="TableBody"/>
              <w:rPr>
                <w:del w:id="16489" w:author="Alban Roche" w:date="2017-08-02T16:42:00Z"/>
                <w:u w:val="single"/>
              </w:rPr>
            </w:pPr>
            <w:bookmarkStart w:id="16490" w:name="_Toc489460325"/>
            <w:bookmarkEnd w:id="16490"/>
          </w:p>
          <w:p w14:paraId="1065534E" w14:textId="44A34B0C" w:rsidR="00AD6DB4" w:rsidRPr="00671C8B" w:rsidDel="000934B8" w:rsidRDefault="00AD6DB4" w:rsidP="00166AF3">
            <w:pPr>
              <w:pStyle w:val="TableBody"/>
              <w:rPr>
                <w:del w:id="16491" w:author="Alban Roche" w:date="2017-08-02T16:42:00Z"/>
                <w:u w:val="single"/>
              </w:rPr>
            </w:pPr>
            <w:del w:id="16492" w:author="Alban Roche" w:date="2017-08-02T16:42:00Z">
              <w:r w:rsidRPr="00671C8B" w:rsidDel="000934B8">
                <w:rPr>
                  <w:u w:val="single"/>
                </w:rPr>
                <w:delText>Response</w:delText>
              </w:r>
              <w:bookmarkStart w:id="16493" w:name="_Toc489460326"/>
              <w:bookmarkEnd w:id="16493"/>
            </w:del>
          </w:p>
          <w:p w14:paraId="1A399ED2" w14:textId="6C8E3576" w:rsidR="00AD6DB4" w:rsidRPr="00671C8B" w:rsidDel="000934B8" w:rsidRDefault="00AD6DB4" w:rsidP="00166AF3">
            <w:pPr>
              <w:pStyle w:val="TableBody"/>
              <w:rPr>
                <w:del w:id="16494" w:author="Alban Roche" w:date="2017-08-02T16:42:00Z"/>
              </w:rPr>
            </w:pPr>
            <w:del w:id="16495" w:author="Alban Roche" w:date="2017-08-02T16:42:00Z">
              <w:r w:rsidRPr="00671C8B" w:rsidDel="000934B8">
                <w:rPr>
                  <w:b/>
                </w:rPr>
                <w:delText>+CGAUTO:</w:delText>
              </w:r>
              <w:r w:rsidRPr="00671C8B" w:rsidDel="000934B8">
                <w:delText xml:space="preserve"> (list of supported </w:delText>
              </w:r>
              <w:r w:rsidRPr="00671C8B" w:rsidDel="000934B8">
                <w:rPr>
                  <w:b/>
                </w:rPr>
                <w:delText>&lt;n&gt;</w:delText>
              </w:r>
              <w:r w:rsidRPr="00671C8B" w:rsidDel="000934B8">
                <w:delText>s)</w:delText>
              </w:r>
              <w:bookmarkStart w:id="16496" w:name="_Toc489460327"/>
              <w:bookmarkEnd w:id="16496"/>
            </w:del>
          </w:p>
          <w:p w14:paraId="2F8E9CB5" w14:textId="45EF402F" w:rsidR="00AD6DB4" w:rsidRPr="00671C8B" w:rsidDel="000934B8" w:rsidRDefault="00AD6DB4" w:rsidP="00166AF3">
            <w:pPr>
              <w:pStyle w:val="TableBody"/>
              <w:rPr>
                <w:del w:id="16497" w:author="Alban Roche" w:date="2017-08-02T16:42:00Z"/>
                <w:b/>
              </w:rPr>
            </w:pPr>
            <w:del w:id="16498" w:author="Alban Roche" w:date="2017-08-02T16:42:00Z">
              <w:r w:rsidRPr="00671C8B" w:rsidDel="000934B8">
                <w:rPr>
                  <w:b/>
                </w:rPr>
                <w:delText>OK</w:delText>
              </w:r>
              <w:bookmarkStart w:id="16499" w:name="_Toc489460328"/>
              <w:bookmarkEnd w:id="16499"/>
            </w:del>
          </w:p>
        </w:tc>
        <w:bookmarkStart w:id="16500" w:name="_Toc489460329"/>
        <w:bookmarkEnd w:id="16500"/>
      </w:tr>
      <w:tr w:rsidR="00AD6DB4" w:rsidRPr="00671C8B" w:rsidDel="000934B8" w14:paraId="737010FF" w14:textId="53DB7971" w:rsidTr="00166AF3">
        <w:trPr>
          <w:del w:id="16501" w:author="Alban Roche" w:date="2017-08-02T16:42:00Z"/>
        </w:trPr>
        <w:tc>
          <w:tcPr>
            <w:tcW w:w="1728" w:type="dxa"/>
          </w:tcPr>
          <w:p w14:paraId="67C717CD" w14:textId="4E2375A6" w:rsidR="00AD6DB4" w:rsidRPr="00671C8B" w:rsidDel="000934B8" w:rsidRDefault="00AD6DB4" w:rsidP="00166AF3">
            <w:pPr>
              <w:pStyle w:val="TableBody"/>
              <w:rPr>
                <w:del w:id="16502" w:author="Alban Roche" w:date="2017-08-02T16:42:00Z"/>
                <w:rFonts w:ascii="Times New Roman" w:hAnsi="Times New Roman" w:cs="Times New Roman"/>
                <w:i/>
                <w:sz w:val="20"/>
                <w:szCs w:val="20"/>
              </w:rPr>
            </w:pPr>
            <w:del w:id="16503" w:author="Alban Roche" w:date="2017-08-02T16:42:00Z">
              <w:r w:rsidRPr="00671C8B" w:rsidDel="000934B8">
                <w:rPr>
                  <w:i/>
                </w:rPr>
                <w:delText>Read command</w:delText>
              </w:r>
              <w:bookmarkStart w:id="16504" w:name="_Toc489460330"/>
              <w:bookmarkEnd w:id="16504"/>
            </w:del>
          </w:p>
          <w:p w14:paraId="5BE8F208" w14:textId="416539A5" w:rsidR="00AD6DB4" w:rsidRPr="00671C8B" w:rsidDel="000934B8" w:rsidRDefault="00AD6DB4" w:rsidP="00166AF3">
            <w:pPr>
              <w:pStyle w:val="TableBody"/>
              <w:rPr>
                <w:del w:id="16505" w:author="Alban Roche" w:date="2017-08-02T16:42:00Z"/>
              </w:rPr>
            </w:pPr>
            <w:bookmarkStart w:id="16506" w:name="_Toc489460331"/>
            <w:bookmarkEnd w:id="16506"/>
          </w:p>
          <w:p w14:paraId="1299FF97" w14:textId="2715081D" w:rsidR="00AD6DB4" w:rsidRPr="00671C8B" w:rsidDel="000934B8" w:rsidRDefault="00AD6DB4" w:rsidP="00166AF3">
            <w:pPr>
              <w:pStyle w:val="TableBody"/>
              <w:rPr>
                <w:del w:id="16507" w:author="Alban Roche" w:date="2017-08-02T16:42:00Z"/>
                <w:u w:val="single"/>
              </w:rPr>
            </w:pPr>
            <w:del w:id="16508" w:author="Alban Roche" w:date="2017-08-02T16:42:00Z">
              <w:r w:rsidRPr="00671C8B" w:rsidDel="000934B8">
                <w:rPr>
                  <w:u w:val="single"/>
                </w:rPr>
                <w:delText>Syntax</w:delText>
              </w:r>
              <w:bookmarkStart w:id="16509" w:name="_Toc489460332"/>
              <w:bookmarkEnd w:id="16509"/>
            </w:del>
          </w:p>
          <w:p w14:paraId="38EEFFCD" w14:textId="2954A787" w:rsidR="00AD6DB4" w:rsidRPr="00671C8B" w:rsidDel="000934B8" w:rsidRDefault="00AD6DB4" w:rsidP="00166AF3">
            <w:pPr>
              <w:pStyle w:val="TableBody"/>
              <w:rPr>
                <w:del w:id="16510" w:author="Alban Roche" w:date="2017-08-02T16:42:00Z"/>
              </w:rPr>
            </w:pPr>
            <w:del w:id="16511" w:author="Alban Roche" w:date="2017-08-02T16:42:00Z">
              <w:r w:rsidRPr="00671C8B" w:rsidDel="000934B8">
                <w:rPr>
                  <w:b/>
                </w:rPr>
                <w:delText>AT+CGAUTO?</w:delText>
              </w:r>
              <w:bookmarkStart w:id="16512" w:name="_Toc489460333"/>
              <w:bookmarkEnd w:id="16512"/>
            </w:del>
          </w:p>
        </w:tc>
        <w:tc>
          <w:tcPr>
            <w:tcW w:w="7560" w:type="dxa"/>
          </w:tcPr>
          <w:p w14:paraId="43D81AF0" w14:textId="2FABA835" w:rsidR="00AD6DB4" w:rsidRPr="00671C8B" w:rsidDel="000934B8" w:rsidRDefault="00AD6DB4" w:rsidP="00166AF3">
            <w:pPr>
              <w:pStyle w:val="TableBody"/>
              <w:rPr>
                <w:del w:id="16513" w:author="Alban Roche" w:date="2017-08-02T16:42:00Z"/>
                <w:rFonts w:ascii="Times New Roman" w:hAnsi="Times New Roman" w:cs="Times New Roman"/>
                <w:sz w:val="20"/>
                <w:szCs w:val="20"/>
                <w:u w:val="single"/>
              </w:rPr>
            </w:pPr>
            <w:bookmarkStart w:id="16514" w:name="_Toc489460334"/>
            <w:bookmarkEnd w:id="16514"/>
          </w:p>
          <w:p w14:paraId="548E3D42" w14:textId="6760BBA3" w:rsidR="00AD6DB4" w:rsidRPr="00671C8B" w:rsidDel="000934B8" w:rsidRDefault="00AD6DB4" w:rsidP="00166AF3">
            <w:pPr>
              <w:pStyle w:val="TableBody"/>
              <w:rPr>
                <w:del w:id="16515" w:author="Alban Roche" w:date="2017-08-02T16:42:00Z"/>
                <w:u w:val="single"/>
              </w:rPr>
            </w:pPr>
            <w:bookmarkStart w:id="16516" w:name="_Toc489460335"/>
            <w:bookmarkEnd w:id="16516"/>
          </w:p>
          <w:p w14:paraId="6FD0DF2C" w14:textId="1F838AF1" w:rsidR="00AD6DB4" w:rsidRPr="007A6F2C" w:rsidDel="000934B8" w:rsidRDefault="00AD6DB4" w:rsidP="00166AF3">
            <w:pPr>
              <w:pStyle w:val="TableBody"/>
              <w:rPr>
                <w:del w:id="16517" w:author="Alban Roche" w:date="2017-08-02T16:42:00Z"/>
                <w:u w:val="single"/>
              </w:rPr>
            </w:pPr>
            <w:del w:id="16518" w:author="Alban Roche" w:date="2017-08-02T16:42:00Z">
              <w:r w:rsidRPr="007A6F2C" w:rsidDel="000934B8">
                <w:rPr>
                  <w:u w:val="single"/>
                </w:rPr>
                <w:delText>Response</w:delText>
              </w:r>
              <w:bookmarkStart w:id="16519" w:name="_Toc489460336"/>
              <w:bookmarkEnd w:id="16519"/>
            </w:del>
          </w:p>
          <w:p w14:paraId="3B0E7ECA" w14:textId="0FA7FACD" w:rsidR="00AD6DB4" w:rsidRPr="007A6F2C" w:rsidDel="000934B8" w:rsidRDefault="00AD6DB4" w:rsidP="00166AF3">
            <w:pPr>
              <w:pStyle w:val="TableBody"/>
              <w:rPr>
                <w:del w:id="16520" w:author="Alban Roche" w:date="2017-08-02T16:42:00Z"/>
                <w:b/>
              </w:rPr>
            </w:pPr>
            <w:del w:id="16521" w:author="Alban Roche" w:date="2017-08-02T16:42:00Z">
              <w:r w:rsidRPr="007A6F2C" w:rsidDel="000934B8">
                <w:rPr>
                  <w:b/>
                </w:rPr>
                <w:delText>+CGAUTO: &lt;n&gt;</w:delText>
              </w:r>
              <w:bookmarkStart w:id="16522" w:name="_Toc489460337"/>
              <w:bookmarkEnd w:id="16522"/>
            </w:del>
          </w:p>
          <w:p w14:paraId="3622E320" w14:textId="3EE4353F" w:rsidR="00AD6DB4" w:rsidRPr="007A6F2C" w:rsidDel="000934B8" w:rsidRDefault="00AD6DB4" w:rsidP="00166AF3">
            <w:pPr>
              <w:pStyle w:val="TableBody"/>
              <w:rPr>
                <w:del w:id="16523" w:author="Alban Roche" w:date="2017-08-02T16:42:00Z"/>
                <w:b/>
              </w:rPr>
            </w:pPr>
            <w:del w:id="16524" w:author="Alban Roche" w:date="2017-08-02T16:42:00Z">
              <w:r w:rsidRPr="007A6F2C" w:rsidDel="000934B8">
                <w:rPr>
                  <w:b/>
                </w:rPr>
                <w:delText>OK</w:delText>
              </w:r>
              <w:bookmarkStart w:id="16525" w:name="_Toc489460338"/>
              <w:bookmarkEnd w:id="16525"/>
            </w:del>
          </w:p>
        </w:tc>
        <w:bookmarkStart w:id="16526" w:name="_Toc489460339"/>
        <w:bookmarkEnd w:id="16526"/>
      </w:tr>
      <w:tr w:rsidR="00AD6DB4" w:rsidRPr="00671C8B" w:rsidDel="000934B8" w14:paraId="002C79C8" w14:textId="770A8EB9" w:rsidTr="00166AF3">
        <w:trPr>
          <w:del w:id="16527" w:author="Alban Roche" w:date="2017-08-02T16:42:00Z"/>
        </w:trPr>
        <w:tc>
          <w:tcPr>
            <w:tcW w:w="1728" w:type="dxa"/>
          </w:tcPr>
          <w:p w14:paraId="2D4906B1" w14:textId="0A06A698" w:rsidR="00AD6DB4" w:rsidRPr="00671C8B" w:rsidDel="000934B8" w:rsidRDefault="00AD6DB4" w:rsidP="00166AF3">
            <w:pPr>
              <w:pStyle w:val="TableBody"/>
              <w:rPr>
                <w:del w:id="16528" w:author="Alban Roche" w:date="2017-08-02T16:42:00Z"/>
                <w:rFonts w:ascii="Times New Roman" w:hAnsi="Times New Roman" w:cs="Times New Roman"/>
                <w:i/>
                <w:sz w:val="20"/>
                <w:szCs w:val="20"/>
              </w:rPr>
            </w:pPr>
            <w:del w:id="16529" w:author="Alban Roche" w:date="2017-08-02T16:42:00Z">
              <w:r w:rsidRPr="00671C8B" w:rsidDel="000934B8">
                <w:rPr>
                  <w:i/>
                </w:rPr>
                <w:delText>Read command</w:delText>
              </w:r>
              <w:bookmarkStart w:id="16530" w:name="_Toc489460340"/>
              <w:bookmarkEnd w:id="16530"/>
            </w:del>
          </w:p>
          <w:p w14:paraId="6592781C" w14:textId="3C31D4C2" w:rsidR="00AD6DB4" w:rsidRPr="00671C8B" w:rsidDel="000934B8" w:rsidRDefault="00AD6DB4" w:rsidP="00166AF3">
            <w:pPr>
              <w:pStyle w:val="TableBody"/>
              <w:rPr>
                <w:del w:id="16531" w:author="Alban Roche" w:date="2017-08-02T16:42:00Z"/>
              </w:rPr>
            </w:pPr>
            <w:bookmarkStart w:id="16532" w:name="_Toc489460341"/>
            <w:bookmarkEnd w:id="16532"/>
          </w:p>
          <w:p w14:paraId="3F16B2C6" w14:textId="6B2D2307" w:rsidR="00AD6DB4" w:rsidRPr="00671C8B" w:rsidDel="000934B8" w:rsidRDefault="00AD6DB4" w:rsidP="00166AF3">
            <w:pPr>
              <w:pStyle w:val="TableBody"/>
              <w:rPr>
                <w:del w:id="16533" w:author="Alban Roche" w:date="2017-08-02T16:42:00Z"/>
                <w:u w:val="single"/>
              </w:rPr>
            </w:pPr>
            <w:del w:id="16534" w:author="Alban Roche" w:date="2017-08-02T16:42:00Z">
              <w:r w:rsidRPr="00671C8B" w:rsidDel="000934B8">
                <w:rPr>
                  <w:u w:val="single"/>
                </w:rPr>
                <w:delText>Syntax</w:delText>
              </w:r>
              <w:bookmarkStart w:id="16535" w:name="_Toc489460342"/>
              <w:bookmarkEnd w:id="16535"/>
            </w:del>
          </w:p>
          <w:p w14:paraId="64D51F48" w14:textId="17203881" w:rsidR="00AD6DB4" w:rsidRPr="00671C8B" w:rsidDel="000934B8" w:rsidRDefault="00AD6DB4" w:rsidP="00166AF3">
            <w:pPr>
              <w:pStyle w:val="TableBody"/>
              <w:rPr>
                <w:del w:id="16536" w:author="Alban Roche" w:date="2017-08-02T16:42:00Z"/>
                <w:i/>
              </w:rPr>
            </w:pPr>
            <w:del w:id="16537" w:author="Alban Roche" w:date="2017-08-02T16:42:00Z">
              <w:r w:rsidRPr="00671C8B" w:rsidDel="000934B8">
                <w:rPr>
                  <w:b/>
                </w:rPr>
                <w:delText>AT+CGAUTO=</w:delText>
              </w:r>
              <w:r w:rsidRPr="00671C8B" w:rsidDel="000934B8">
                <w:rPr>
                  <w:b/>
                </w:rPr>
                <w:br/>
                <w:delText>[&lt;n&gt;]</w:delText>
              </w:r>
              <w:bookmarkStart w:id="16538" w:name="_Toc489460343"/>
              <w:bookmarkEnd w:id="16538"/>
            </w:del>
          </w:p>
        </w:tc>
        <w:tc>
          <w:tcPr>
            <w:tcW w:w="7560" w:type="dxa"/>
          </w:tcPr>
          <w:p w14:paraId="5F1E06B0" w14:textId="4A246D9A" w:rsidR="00AD6DB4" w:rsidRPr="00671C8B" w:rsidDel="000934B8" w:rsidRDefault="00AD6DB4" w:rsidP="00166AF3">
            <w:pPr>
              <w:pStyle w:val="TableBody"/>
              <w:rPr>
                <w:del w:id="16539" w:author="Alban Roche" w:date="2017-08-02T16:42:00Z"/>
                <w:rFonts w:ascii="Times New Roman" w:hAnsi="Times New Roman" w:cs="Times New Roman"/>
                <w:sz w:val="20"/>
                <w:szCs w:val="20"/>
                <w:u w:val="single"/>
              </w:rPr>
            </w:pPr>
            <w:bookmarkStart w:id="16540" w:name="_Toc489460344"/>
            <w:bookmarkEnd w:id="16540"/>
          </w:p>
          <w:p w14:paraId="1DF37F9B" w14:textId="728D8462" w:rsidR="00AD6DB4" w:rsidRPr="00671C8B" w:rsidDel="000934B8" w:rsidRDefault="00AD6DB4" w:rsidP="00166AF3">
            <w:pPr>
              <w:pStyle w:val="TableBody"/>
              <w:rPr>
                <w:del w:id="16541" w:author="Alban Roche" w:date="2017-08-02T16:42:00Z"/>
                <w:u w:val="single"/>
              </w:rPr>
            </w:pPr>
            <w:bookmarkStart w:id="16542" w:name="_Toc489460345"/>
            <w:bookmarkEnd w:id="16542"/>
          </w:p>
          <w:p w14:paraId="217325D7" w14:textId="779F8956" w:rsidR="00AD6DB4" w:rsidRPr="00671C8B" w:rsidDel="000934B8" w:rsidRDefault="00AD6DB4" w:rsidP="00166AF3">
            <w:pPr>
              <w:pStyle w:val="TableBody"/>
              <w:rPr>
                <w:del w:id="16543" w:author="Alban Roche" w:date="2017-08-02T16:42:00Z"/>
                <w:u w:val="single"/>
              </w:rPr>
            </w:pPr>
            <w:del w:id="16544" w:author="Alban Roche" w:date="2017-08-02T16:42:00Z">
              <w:r w:rsidRPr="00671C8B" w:rsidDel="000934B8">
                <w:rPr>
                  <w:u w:val="single"/>
                </w:rPr>
                <w:delText>Response</w:delText>
              </w:r>
              <w:bookmarkStart w:id="16545" w:name="_Toc489460346"/>
              <w:bookmarkEnd w:id="16545"/>
            </w:del>
          </w:p>
          <w:p w14:paraId="597F7C59" w14:textId="352C1FEB" w:rsidR="00AD6DB4" w:rsidRPr="00671C8B" w:rsidDel="000934B8" w:rsidRDefault="00AD6DB4" w:rsidP="00166AF3">
            <w:pPr>
              <w:pStyle w:val="TableBody"/>
              <w:rPr>
                <w:del w:id="16546" w:author="Alban Roche" w:date="2017-08-02T16:42:00Z"/>
              </w:rPr>
            </w:pPr>
            <w:del w:id="16547" w:author="Alban Roche" w:date="2017-08-02T16:42:00Z">
              <w:r w:rsidRPr="00671C8B" w:rsidDel="000934B8">
                <w:rPr>
                  <w:b/>
                </w:rPr>
                <w:delText>OK</w:delText>
              </w:r>
              <w:bookmarkStart w:id="16548" w:name="_Toc489460347"/>
              <w:bookmarkEnd w:id="16548"/>
            </w:del>
          </w:p>
          <w:p w14:paraId="0AD25AF8" w14:textId="78D15C39" w:rsidR="00AD6DB4" w:rsidRPr="00671C8B" w:rsidDel="000934B8" w:rsidRDefault="00AD6DB4" w:rsidP="00166AF3">
            <w:pPr>
              <w:pStyle w:val="TableBody"/>
              <w:rPr>
                <w:del w:id="16549" w:author="Alban Roche" w:date="2017-08-02T16:42:00Z"/>
              </w:rPr>
            </w:pPr>
            <w:bookmarkStart w:id="16550" w:name="_Toc489460348"/>
            <w:bookmarkEnd w:id="16550"/>
          </w:p>
          <w:p w14:paraId="42F8A081" w14:textId="3713CBA6" w:rsidR="00AD6DB4" w:rsidRPr="00671C8B" w:rsidDel="000934B8" w:rsidRDefault="00AD6DB4" w:rsidP="00166AF3">
            <w:pPr>
              <w:pStyle w:val="TableBody"/>
              <w:rPr>
                <w:del w:id="16551" w:author="Alban Roche" w:date="2017-08-02T16:42:00Z"/>
              </w:rPr>
            </w:pPr>
            <w:del w:id="16552" w:author="Alban Roche" w:date="2017-08-02T16:42:00Z">
              <w:r w:rsidRPr="00671C8B" w:rsidDel="000934B8">
                <w:delText>or</w:delText>
              </w:r>
              <w:bookmarkStart w:id="16553" w:name="_Toc489460349"/>
              <w:bookmarkEnd w:id="16553"/>
            </w:del>
          </w:p>
          <w:p w14:paraId="5732487B" w14:textId="615C3728" w:rsidR="00AD6DB4" w:rsidRPr="00671C8B" w:rsidDel="000934B8" w:rsidRDefault="00AD6DB4" w:rsidP="00166AF3">
            <w:pPr>
              <w:pStyle w:val="TableBody"/>
              <w:rPr>
                <w:del w:id="16554" w:author="Alban Roche" w:date="2017-08-02T16:42:00Z"/>
                <w:b/>
              </w:rPr>
            </w:pPr>
            <w:del w:id="16555" w:author="Alban Roche" w:date="2017-08-02T16:42:00Z">
              <w:r w:rsidRPr="00671C8B" w:rsidDel="000934B8">
                <w:rPr>
                  <w:b/>
                </w:rPr>
                <w:delText>+CME ERROR: &lt;err&gt;</w:delText>
              </w:r>
              <w:bookmarkStart w:id="16556" w:name="_Toc489460350"/>
              <w:bookmarkEnd w:id="16556"/>
            </w:del>
          </w:p>
          <w:p w14:paraId="3F138BCC" w14:textId="29BCDA31" w:rsidR="00AD6DB4" w:rsidRPr="00671C8B" w:rsidDel="000934B8" w:rsidRDefault="00AD6DB4" w:rsidP="00166AF3">
            <w:pPr>
              <w:pStyle w:val="TableBody"/>
              <w:rPr>
                <w:del w:id="16557" w:author="Alban Roche" w:date="2017-08-02T16:42:00Z"/>
              </w:rPr>
            </w:pPr>
            <w:bookmarkStart w:id="16558" w:name="_Toc489460351"/>
            <w:bookmarkEnd w:id="16558"/>
          </w:p>
          <w:p w14:paraId="6BE6E746" w14:textId="450C4984" w:rsidR="00AD6DB4" w:rsidRPr="00671C8B" w:rsidDel="000934B8" w:rsidRDefault="00AD6DB4" w:rsidP="00166AF3">
            <w:pPr>
              <w:pStyle w:val="TableBody"/>
              <w:rPr>
                <w:del w:id="16559" w:author="Alban Roche" w:date="2017-08-02T16:42:00Z"/>
              </w:rPr>
            </w:pPr>
            <w:del w:id="16560" w:author="Alban Roche" w:date="2017-08-02T16:42:00Z">
              <w:r w:rsidRPr="00671C8B" w:rsidDel="000934B8">
                <w:rPr>
                  <w:u w:val="single"/>
                </w:rPr>
                <w:delText>Parameter</w:delText>
              </w:r>
              <w:bookmarkStart w:id="16561" w:name="_Toc489460352"/>
              <w:bookmarkEnd w:id="16561"/>
            </w:del>
          </w:p>
          <w:p w14:paraId="1443644A" w14:textId="6FBC2A93" w:rsidR="00AD6DB4" w:rsidRPr="00671C8B" w:rsidDel="000934B8" w:rsidRDefault="00AD6DB4" w:rsidP="00166AF3">
            <w:pPr>
              <w:pStyle w:val="TableBody"/>
              <w:rPr>
                <w:del w:id="16562" w:author="Alban Roche" w:date="2017-08-02T16:42:00Z"/>
              </w:rPr>
            </w:pPr>
            <w:del w:id="16563" w:author="Alban Roche" w:date="2017-08-02T16:42:00Z">
              <w:r w:rsidRPr="00671C8B" w:rsidDel="000934B8">
                <w:rPr>
                  <w:b/>
                </w:rPr>
                <w:delText>&lt;n&gt;</w:delText>
              </w:r>
              <w:r w:rsidRPr="00671C8B" w:rsidDel="000934B8">
                <w:tab/>
                <w:delText>0</w:delText>
              </w:r>
              <w:r w:rsidRPr="00671C8B" w:rsidDel="000934B8">
                <w:tab/>
                <w:delText>Turn off automatic response for packet domain only</w:delText>
              </w:r>
              <w:bookmarkStart w:id="16564" w:name="_Toc489460353"/>
              <w:bookmarkEnd w:id="16564"/>
            </w:del>
          </w:p>
          <w:p w14:paraId="786B2819" w14:textId="26308ADA" w:rsidR="00AD6DB4" w:rsidRPr="00671C8B" w:rsidDel="000934B8" w:rsidRDefault="00AD6DB4" w:rsidP="00166AF3">
            <w:pPr>
              <w:pStyle w:val="TableBody"/>
              <w:rPr>
                <w:del w:id="16565" w:author="Alban Roche" w:date="2017-08-02T16:42:00Z"/>
              </w:rPr>
            </w:pPr>
            <w:del w:id="16566" w:author="Alban Roche" w:date="2017-08-02T16:42:00Z">
              <w:r w:rsidRPr="00671C8B" w:rsidDel="000934B8">
                <w:tab/>
                <w:delText>1</w:delText>
              </w:r>
              <w:r w:rsidRPr="00671C8B" w:rsidDel="000934B8">
                <w:tab/>
                <w:delText>Turn on automatic response for packet domain only</w:delText>
              </w:r>
              <w:bookmarkStart w:id="16567" w:name="_Toc489460354"/>
              <w:bookmarkEnd w:id="16567"/>
            </w:del>
          </w:p>
          <w:p w14:paraId="41EE3048" w14:textId="7EA8373F" w:rsidR="00AD6DB4" w:rsidRPr="00671C8B" w:rsidDel="000934B8" w:rsidRDefault="00AD6DB4" w:rsidP="00166AF3">
            <w:pPr>
              <w:pStyle w:val="TableBody"/>
              <w:rPr>
                <w:del w:id="16568" w:author="Alban Roche" w:date="2017-08-02T16:42:00Z"/>
              </w:rPr>
            </w:pPr>
            <w:del w:id="16569" w:author="Alban Roche" w:date="2017-08-02T16:42:00Z">
              <w:r w:rsidRPr="00671C8B" w:rsidDel="000934B8">
                <w:tab/>
                <w:delText>2</w:delText>
              </w:r>
              <w:r w:rsidRPr="00671C8B" w:rsidDel="000934B8">
                <w:tab/>
                <w:delText>Modem compatibility mode, packet domain only</w:delText>
              </w:r>
              <w:bookmarkStart w:id="16570" w:name="_Toc489460355"/>
              <w:bookmarkEnd w:id="16570"/>
            </w:del>
          </w:p>
          <w:p w14:paraId="69BF14E4" w14:textId="347438BC" w:rsidR="00AD6DB4" w:rsidRPr="00671C8B" w:rsidDel="000934B8" w:rsidRDefault="00AD6DB4" w:rsidP="00166AF3">
            <w:pPr>
              <w:pStyle w:val="TableBody"/>
              <w:rPr>
                <w:del w:id="16571" w:author="Alban Roche" w:date="2017-08-02T16:42:00Z"/>
              </w:rPr>
            </w:pPr>
            <w:del w:id="16572" w:author="Alban Roche" w:date="2017-08-02T16:42:00Z">
              <w:r w:rsidRPr="00671C8B" w:rsidDel="000934B8">
                <w:tab/>
              </w:r>
              <w:r w:rsidRPr="00671C8B" w:rsidDel="000934B8">
                <w:rPr>
                  <w:u w:val="single"/>
                </w:rPr>
                <w:delText>3</w:delText>
              </w:r>
              <w:r w:rsidRPr="00671C8B" w:rsidDel="000934B8">
                <w:tab/>
                <w:delText>Modem compatibility mode, packet domain and circuit switched calls</w:delText>
              </w:r>
              <w:bookmarkStart w:id="16573" w:name="_Toc489460356"/>
              <w:bookmarkEnd w:id="16573"/>
            </w:del>
          </w:p>
          <w:p w14:paraId="62916DC1" w14:textId="2206B997" w:rsidR="00AD6DB4" w:rsidRPr="00671C8B" w:rsidDel="000934B8" w:rsidRDefault="00AD6DB4" w:rsidP="00166AF3">
            <w:pPr>
              <w:pStyle w:val="TableBody"/>
              <w:rPr>
                <w:del w:id="16574" w:author="Alban Roche" w:date="2017-08-02T16:42:00Z"/>
              </w:rPr>
            </w:pPr>
            <w:del w:id="16575" w:author="Alban Roche" w:date="2017-08-02T16:42:00Z">
              <w:r w:rsidRPr="00671C8B" w:rsidDel="000934B8">
                <w:tab/>
                <w:delText>4</w:delText>
              </w:r>
              <w:r w:rsidRPr="00671C8B" w:rsidDel="000934B8">
                <w:tab/>
                <w:delText>Turn on automatic negative response for packet domain only</w:delText>
              </w:r>
              <w:bookmarkStart w:id="16576" w:name="_Toc489460357"/>
              <w:bookmarkEnd w:id="16576"/>
            </w:del>
          </w:p>
        </w:tc>
        <w:bookmarkStart w:id="16577" w:name="_Toc489460358"/>
        <w:bookmarkEnd w:id="16577"/>
      </w:tr>
      <w:tr w:rsidR="00AD6DB4" w:rsidRPr="00671C8B" w:rsidDel="000934B8" w14:paraId="1E57152C" w14:textId="2BB545D5" w:rsidTr="00166AF3">
        <w:trPr>
          <w:del w:id="16578" w:author="Alban Roche" w:date="2017-08-02T16:42:00Z"/>
        </w:trPr>
        <w:tc>
          <w:tcPr>
            <w:tcW w:w="1728" w:type="dxa"/>
          </w:tcPr>
          <w:p w14:paraId="45489A04" w14:textId="37B6E9E4" w:rsidR="00AD6DB4" w:rsidRPr="00671C8B" w:rsidDel="000934B8" w:rsidRDefault="00AD6DB4" w:rsidP="00166AF3">
            <w:pPr>
              <w:pStyle w:val="TableBody"/>
              <w:rPr>
                <w:del w:id="16579" w:author="Alban Roche" w:date="2017-08-02T16:42:00Z"/>
                <w:u w:val="single"/>
              </w:rPr>
            </w:pPr>
            <w:del w:id="16580" w:author="Alban Roche" w:date="2017-08-02T16:42:00Z">
              <w:r w:rsidRPr="00671C8B" w:rsidDel="000934B8">
                <w:rPr>
                  <w:u w:val="single"/>
                </w:rPr>
                <w:delText>Notes</w:delText>
              </w:r>
              <w:bookmarkStart w:id="16581" w:name="_Toc489460359"/>
              <w:bookmarkEnd w:id="16581"/>
            </w:del>
          </w:p>
        </w:tc>
        <w:tc>
          <w:tcPr>
            <w:tcW w:w="7560" w:type="dxa"/>
          </w:tcPr>
          <w:p w14:paraId="0D495350" w14:textId="141BE651" w:rsidR="00AD6DB4" w:rsidDel="000934B8" w:rsidRDefault="00AD6DB4" w:rsidP="0059466D">
            <w:pPr>
              <w:pStyle w:val="TableBody"/>
              <w:numPr>
                <w:ilvl w:val="0"/>
                <w:numId w:val="102"/>
              </w:numPr>
              <w:rPr>
                <w:del w:id="16582" w:author="Alban Roche" w:date="2017-08-02T16:42:00Z"/>
              </w:rPr>
            </w:pPr>
            <w:del w:id="16583" w:author="Alban Roche" w:date="2017-08-02T16:42:00Z">
              <w:r w:rsidRPr="00671C8B" w:rsidDel="000934B8">
                <w:delText>When the +CGAUTO=1 command is received, the MT shall attempt to perform a PS attach if it is not already attached.</w:delText>
              </w:r>
              <w:bookmarkStart w:id="16584" w:name="_Toc489460360"/>
              <w:bookmarkEnd w:id="16584"/>
            </w:del>
          </w:p>
          <w:p w14:paraId="510DED57" w14:textId="177C2627" w:rsidR="00AD6DB4" w:rsidRPr="00671C8B" w:rsidDel="000934B8" w:rsidRDefault="00AD6DB4" w:rsidP="0059466D">
            <w:pPr>
              <w:pStyle w:val="TableBody"/>
              <w:numPr>
                <w:ilvl w:val="0"/>
                <w:numId w:val="102"/>
              </w:numPr>
              <w:rPr>
                <w:del w:id="16585" w:author="Alban Roche" w:date="2017-08-02T16:42:00Z"/>
              </w:rPr>
            </w:pPr>
            <w:del w:id="16586" w:author="Alban Roche" w:date="2017-08-02T16:42:00Z">
              <w:r w:rsidRPr="00E8079A" w:rsidDel="000934B8">
                <w:delText>&lt;</w:delText>
              </w:r>
              <w:r w:rsidDel="000934B8">
                <w:delText xml:space="preserve">n&gt; is </w:delText>
              </w:r>
              <w:r w:rsidRPr="00E8079A" w:rsidDel="000934B8">
                <w:delText>saved in non-volatile memory over module reboo</w:delText>
              </w:r>
              <w:r w:rsidDel="000934B8">
                <w:delText>t.</w:delText>
              </w:r>
              <w:bookmarkStart w:id="16587" w:name="_Toc489460361"/>
              <w:bookmarkEnd w:id="16587"/>
            </w:del>
          </w:p>
        </w:tc>
        <w:bookmarkStart w:id="16588" w:name="_Toc489460362"/>
        <w:bookmarkEnd w:id="16588"/>
      </w:tr>
    </w:tbl>
    <w:p w14:paraId="0DD40869" w14:textId="6C95BEAB" w:rsidR="00AD6DB4" w:rsidRPr="00671C8B" w:rsidRDefault="00AD6DB4" w:rsidP="0059466D">
      <w:pPr>
        <w:pStyle w:val="Heading2"/>
        <w:numPr>
          <w:ilvl w:val="1"/>
          <w:numId w:val="11"/>
        </w:numPr>
        <w:ind w:left="1080" w:hanging="1080"/>
      </w:pPr>
      <w:bookmarkStart w:id="16589" w:name="_Ref378175569"/>
      <w:bookmarkStart w:id="16590" w:name="_Toc486251709"/>
      <w:bookmarkStart w:id="16591" w:name="_Toc489460363"/>
      <w:r w:rsidRPr="00671C8B">
        <w:t xml:space="preserve">+CGPADDR Command: Show PDP </w:t>
      </w:r>
      <w:bookmarkEnd w:id="16462"/>
      <w:r w:rsidRPr="00671C8B">
        <w:t>Address</w:t>
      </w:r>
      <w:bookmarkEnd w:id="16463"/>
      <w:bookmarkEnd w:id="16464"/>
      <w:bookmarkEnd w:id="16465"/>
      <w:bookmarkEnd w:id="16466"/>
      <w:bookmarkEnd w:id="16467"/>
      <w:bookmarkEnd w:id="16589"/>
      <w:bookmarkEnd w:id="16590"/>
      <w:bookmarkEnd w:id="16591"/>
    </w:p>
    <w:tbl>
      <w:tblPr>
        <w:tblStyle w:val="TableSWIleft"/>
        <w:tblW w:w="9288" w:type="dxa"/>
        <w:tblLayout w:type="fixed"/>
        <w:tblLook w:val="04A0" w:firstRow="1" w:lastRow="0" w:firstColumn="1" w:lastColumn="0" w:noHBand="0" w:noVBand="1"/>
      </w:tblPr>
      <w:tblGrid>
        <w:gridCol w:w="1728"/>
        <w:gridCol w:w="7560"/>
      </w:tblGrid>
      <w:tr w:rsidR="00AD6DB4" w:rsidRPr="00671C8B" w14:paraId="0D6E9CBE"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1A536C4E" w14:textId="1856E6E5" w:rsidR="00AD6DB4" w:rsidRPr="00671C8B" w:rsidRDefault="00AD6DB4">
            <w:pPr>
              <w:pStyle w:val="TableRowHead"/>
              <w:spacing w:before="144" w:after="144"/>
            </w:pPr>
            <w:del w:id="16592" w:author="Alban Roche" w:date="2017-08-02T14:40:00Z">
              <w:r w:rsidDel="00F22490">
                <w:rPr>
                  <w:lang w:eastAsia="zh-CN"/>
                </w:rPr>
                <w:delText>HL7618, HL7618RD, HL7648,</w:delText>
              </w:r>
              <w:r w:rsidDel="00F22490">
                <w:delText xml:space="preserve"> HL7650, </w:delText>
              </w:r>
              <w:r w:rsidDel="00F22490">
                <w:rPr>
                  <w:lang w:eastAsia="zh-CN"/>
                </w:rPr>
                <w:delText>HL7688, HL7690 and HL7692</w:delText>
              </w:r>
            </w:del>
            <w:ins w:id="16593" w:author="Alban Roche" w:date="2017-08-02T14:40:00Z">
              <w:r w:rsidR="00F22490">
                <w:rPr>
                  <w:lang w:eastAsia="zh-CN"/>
                </w:rPr>
                <w:t>HL7800</w:t>
              </w:r>
            </w:ins>
          </w:p>
        </w:tc>
      </w:tr>
      <w:tr w:rsidR="00AD6DB4" w:rsidRPr="00671C8B" w14:paraId="20F636DD" w14:textId="77777777" w:rsidTr="00166AF3">
        <w:tc>
          <w:tcPr>
            <w:tcW w:w="1728" w:type="dxa"/>
          </w:tcPr>
          <w:p w14:paraId="677FE589" w14:textId="77777777" w:rsidR="00AD6DB4" w:rsidRPr="00671C8B" w:rsidRDefault="00AD6DB4" w:rsidP="00166AF3">
            <w:pPr>
              <w:pStyle w:val="TableBody"/>
              <w:rPr>
                <w:rFonts w:ascii="Times New Roman" w:hAnsi="Times New Roman" w:cs="Times New Roman"/>
                <w:i/>
                <w:sz w:val="20"/>
                <w:szCs w:val="20"/>
              </w:rPr>
            </w:pPr>
            <w:r w:rsidRPr="00671C8B">
              <w:rPr>
                <w:i/>
              </w:rPr>
              <w:t>Test command</w:t>
            </w:r>
          </w:p>
          <w:p w14:paraId="3095A1AC" w14:textId="77777777" w:rsidR="00AD6DB4" w:rsidRPr="00671C8B" w:rsidRDefault="00AD6DB4" w:rsidP="00166AF3">
            <w:pPr>
              <w:pStyle w:val="TableBody"/>
            </w:pPr>
          </w:p>
          <w:p w14:paraId="77680259" w14:textId="77777777" w:rsidR="00AD6DB4" w:rsidRPr="00671C8B" w:rsidRDefault="00AD6DB4" w:rsidP="00166AF3">
            <w:pPr>
              <w:pStyle w:val="TableBody"/>
              <w:rPr>
                <w:u w:val="single"/>
              </w:rPr>
            </w:pPr>
            <w:r w:rsidRPr="00671C8B">
              <w:rPr>
                <w:u w:val="single"/>
              </w:rPr>
              <w:t>Syntax</w:t>
            </w:r>
          </w:p>
          <w:p w14:paraId="6C2EF961" w14:textId="77777777" w:rsidR="00AD6DB4" w:rsidRPr="00671C8B" w:rsidRDefault="00AD6DB4" w:rsidP="00166AF3">
            <w:pPr>
              <w:pStyle w:val="TableBody"/>
              <w:rPr>
                <w:rFonts w:ascii="Times New Roman" w:hAnsi="Times New Roman" w:cs="Times New Roman"/>
                <w:sz w:val="20"/>
                <w:szCs w:val="20"/>
                <w:u w:val="single"/>
              </w:rPr>
            </w:pPr>
            <w:r w:rsidRPr="00671C8B">
              <w:rPr>
                <w:b/>
              </w:rPr>
              <w:t>AT+CGPADDR=?</w:t>
            </w:r>
          </w:p>
        </w:tc>
        <w:tc>
          <w:tcPr>
            <w:tcW w:w="7560" w:type="dxa"/>
          </w:tcPr>
          <w:p w14:paraId="6121F18D" w14:textId="77777777" w:rsidR="00AD6DB4" w:rsidRPr="00671C8B" w:rsidRDefault="00AD6DB4" w:rsidP="00166AF3">
            <w:pPr>
              <w:pStyle w:val="TableBody"/>
              <w:rPr>
                <w:rFonts w:ascii="Times New Roman" w:hAnsi="Times New Roman" w:cs="Times New Roman"/>
                <w:sz w:val="20"/>
                <w:szCs w:val="20"/>
                <w:u w:val="single"/>
              </w:rPr>
            </w:pPr>
          </w:p>
          <w:p w14:paraId="6E3C9D0A" w14:textId="77777777" w:rsidR="00AD6DB4" w:rsidRPr="00671C8B" w:rsidRDefault="00AD6DB4" w:rsidP="00166AF3">
            <w:pPr>
              <w:pStyle w:val="TableBody"/>
              <w:rPr>
                <w:u w:val="single"/>
              </w:rPr>
            </w:pPr>
          </w:p>
          <w:p w14:paraId="26617B46" w14:textId="77777777" w:rsidR="00AD6DB4" w:rsidRPr="00671C8B" w:rsidRDefault="00AD6DB4" w:rsidP="00166AF3">
            <w:pPr>
              <w:pStyle w:val="TableBody"/>
              <w:rPr>
                <w:u w:val="single"/>
              </w:rPr>
            </w:pPr>
            <w:r w:rsidRPr="00671C8B">
              <w:rPr>
                <w:u w:val="single"/>
              </w:rPr>
              <w:t>Response</w:t>
            </w:r>
          </w:p>
          <w:p w14:paraId="04C302FA" w14:textId="77777777" w:rsidR="00AD6DB4" w:rsidRPr="00671C8B" w:rsidRDefault="00AD6DB4" w:rsidP="00166AF3">
            <w:pPr>
              <w:pStyle w:val="TableBody"/>
            </w:pPr>
            <w:r w:rsidRPr="00671C8B">
              <w:rPr>
                <w:b/>
              </w:rPr>
              <w:t>+CGPADDR:</w:t>
            </w:r>
            <w:r w:rsidRPr="00671C8B">
              <w:t xml:space="preserve"> (list of supported </w:t>
            </w:r>
            <w:r w:rsidRPr="00671C8B">
              <w:rPr>
                <w:b/>
              </w:rPr>
              <w:t>&lt;cid&gt;</w:t>
            </w:r>
            <w:r w:rsidRPr="00671C8B">
              <w:t>s)</w:t>
            </w:r>
          </w:p>
          <w:p w14:paraId="4855DC6E" w14:textId="77777777" w:rsidR="00AD6DB4" w:rsidRPr="00671C8B" w:rsidRDefault="00AD6DB4" w:rsidP="00166AF3">
            <w:pPr>
              <w:pStyle w:val="TableBody"/>
              <w:rPr>
                <w:rFonts w:ascii="Times New Roman" w:hAnsi="Times New Roman" w:cs="Times New Roman"/>
                <w:sz w:val="20"/>
                <w:szCs w:val="20"/>
                <w:u w:val="single"/>
              </w:rPr>
            </w:pPr>
            <w:r w:rsidRPr="00671C8B">
              <w:rPr>
                <w:b/>
              </w:rPr>
              <w:t>OK</w:t>
            </w:r>
          </w:p>
        </w:tc>
      </w:tr>
      <w:tr w:rsidR="00AD6DB4" w:rsidRPr="00671C8B" w14:paraId="4A9A6A85" w14:textId="77777777" w:rsidTr="00166AF3">
        <w:trPr>
          <w:cantSplit w:val="0"/>
        </w:trPr>
        <w:tc>
          <w:tcPr>
            <w:tcW w:w="1728" w:type="dxa"/>
          </w:tcPr>
          <w:p w14:paraId="20A37A07" w14:textId="77777777" w:rsidR="00AD6DB4" w:rsidRPr="00671C8B" w:rsidRDefault="00AD6DB4" w:rsidP="00166AF3">
            <w:pPr>
              <w:pStyle w:val="TableBody"/>
              <w:rPr>
                <w:rFonts w:ascii="Times New Roman" w:hAnsi="Times New Roman" w:cs="Times New Roman"/>
                <w:i/>
                <w:sz w:val="20"/>
                <w:szCs w:val="20"/>
              </w:rPr>
            </w:pPr>
            <w:r w:rsidRPr="00671C8B">
              <w:rPr>
                <w:i/>
              </w:rPr>
              <w:t>Write command</w:t>
            </w:r>
          </w:p>
          <w:p w14:paraId="3A8D2BCB" w14:textId="77777777" w:rsidR="00AD6DB4" w:rsidRPr="00671C8B" w:rsidRDefault="00AD6DB4" w:rsidP="00166AF3">
            <w:pPr>
              <w:pStyle w:val="TableBody"/>
            </w:pPr>
          </w:p>
          <w:p w14:paraId="54D5EF00" w14:textId="77777777" w:rsidR="00AD6DB4" w:rsidRPr="00671C8B" w:rsidRDefault="00AD6DB4" w:rsidP="00166AF3">
            <w:pPr>
              <w:pStyle w:val="TableBody"/>
              <w:rPr>
                <w:u w:val="single"/>
              </w:rPr>
            </w:pPr>
            <w:r w:rsidRPr="00671C8B">
              <w:rPr>
                <w:u w:val="single"/>
              </w:rPr>
              <w:t>Syntax</w:t>
            </w:r>
          </w:p>
          <w:p w14:paraId="2E3EAE30" w14:textId="77777777" w:rsidR="00AD6DB4" w:rsidRPr="00671C8B" w:rsidRDefault="00AD6DB4" w:rsidP="00166AF3">
            <w:pPr>
              <w:pStyle w:val="TableBody"/>
              <w:rPr>
                <w:rFonts w:ascii="Times New Roman" w:hAnsi="Times New Roman" w:cs="Times New Roman"/>
                <w:sz w:val="20"/>
                <w:szCs w:val="20"/>
                <w:u w:val="single"/>
              </w:rPr>
            </w:pPr>
            <w:r w:rsidRPr="00671C8B">
              <w:rPr>
                <w:b/>
              </w:rPr>
              <w:t>AT+CGPADDR=</w:t>
            </w:r>
            <w:r w:rsidRPr="00671C8B">
              <w:rPr>
                <w:b/>
              </w:rPr>
              <w:br/>
              <w:t>[&lt;cid&gt; ,&lt;cid&gt;</w:t>
            </w:r>
            <w:r w:rsidRPr="00671C8B">
              <w:rPr>
                <w:b/>
              </w:rPr>
              <w:br/>
              <w:t>[,...]]]</w:t>
            </w:r>
          </w:p>
        </w:tc>
        <w:tc>
          <w:tcPr>
            <w:tcW w:w="7560" w:type="dxa"/>
          </w:tcPr>
          <w:p w14:paraId="35AD4373" w14:textId="77777777" w:rsidR="00AD6DB4" w:rsidRPr="00671C8B" w:rsidRDefault="00AD6DB4" w:rsidP="00166AF3">
            <w:pPr>
              <w:pStyle w:val="TableBody"/>
              <w:rPr>
                <w:rFonts w:ascii="Times New Roman" w:hAnsi="Times New Roman" w:cs="Times New Roman"/>
                <w:sz w:val="20"/>
                <w:szCs w:val="20"/>
                <w:u w:val="single"/>
              </w:rPr>
            </w:pPr>
          </w:p>
          <w:p w14:paraId="53016EB7" w14:textId="77777777" w:rsidR="00AD6DB4" w:rsidRPr="00671C8B" w:rsidRDefault="00AD6DB4" w:rsidP="00166AF3">
            <w:pPr>
              <w:pStyle w:val="TableBody"/>
              <w:rPr>
                <w:u w:val="single"/>
              </w:rPr>
            </w:pPr>
          </w:p>
          <w:p w14:paraId="79013772" w14:textId="77777777" w:rsidR="00AD6DB4" w:rsidRPr="00671C8B" w:rsidRDefault="00AD6DB4" w:rsidP="00166AF3">
            <w:pPr>
              <w:pStyle w:val="TableBody"/>
              <w:rPr>
                <w:u w:val="single"/>
              </w:rPr>
            </w:pPr>
            <w:r w:rsidRPr="00671C8B">
              <w:rPr>
                <w:u w:val="single"/>
              </w:rPr>
              <w:t>Response</w:t>
            </w:r>
          </w:p>
          <w:p w14:paraId="3EB90FDE" w14:textId="77777777" w:rsidR="00AD6DB4" w:rsidRPr="00671C8B" w:rsidRDefault="00AD6DB4" w:rsidP="00166AF3">
            <w:pPr>
              <w:pStyle w:val="TableBody"/>
              <w:rPr>
                <w:b/>
              </w:rPr>
            </w:pPr>
            <w:r w:rsidRPr="00671C8B">
              <w:rPr>
                <w:b/>
              </w:rPr>
              <w:t>+CGPADDR: &lt;cid&gt;[,&lt;PDP_addr_1&gt;[,&lt;PDP_addr_2&gt;]]</w:t>
            </w:r>
          </w:p>
          <w:p w14:paraId="5CA29070" w14:textId="77777777" w:rsidR="00AD6DB4" w:rsidRPr="00671C8B" w:rsidRDefault="00AD6DB4" w:rsidP="00166AF3">
            <w:pPr>
              <w:pStyle w:val="TableBody"/>
              <w:rPr>
                <w:b/>
              </w:rPr>
            </w:pPr>
            <w:r w:rsidRPr="00671C8B">
              <w:rPr>
                <w:b/>
              </w:rPr>
              <w:t>[&lt;CR&gt;&lt;LF&gt;</w:t>
            </w:r>
          </w:p>
          <w:p w14:paraId="638BFBE4" w14:textId="77777777" w:rsidR="00AD6DB4" w:rsidRPr="00671C8B" w:rsidRDefault="00AD6DB4" w:rsidP="00166AF3">
            <w:pPr>
              <w:pStyle w:val="TableBody"/>
              <w:rPr>
                <w:b/>
              </w:rPr>
            </w:pPr>
            <w:r w:rsidRPr="00671C8B">
              <w:rPr>
                <w:b/>
              </w:rPr>
              <w:t>+CGPADDR: &lt;cid&gt;[,&lt;PDP_addr_1&gt;[,&lt;PDP_addr_2&gt;]]][...]]</w:t>
            </w:r>
          </w:p>
          <w:p w14:paraId="0C4B468D" w14:textId="77777777" w:rsidR="00AD6DB4" w:rsidRPr="00671C8B" w:rsidRDefault="00AD6DB4" w:rsidP="00166AF3">
            <w:pPr>
              <w:pStyle w:val="TableBody"/>
              <w:rPr>
                <w:b/>
                <w:lang w:eastAsia="zh-CN"/>
              </w:rPr>
            </w:pPr>
            <w:r w:rsidRPr="00671C8B">
              <w:rPr>
                <w:b/>
              </w:rPr>
              <w:t>OK</w:t>
            </w:r>
          </w:p>
          <w:p w14:paraId="3EDE5834" w14:textId="77777777" w:rsidR="00AD6DB4" w:rsidRPr="00671C8B" w:rsidRDefault="00AD6DB4" w:rsidP="00166AF3">
            <w:pPr>
              <w:pStyle w:val="TableBody"/>
              <w:rPr>
                <w:u w:val="single"/>
                <w:lang w:eastAsia="fr-FR"/>
              </w:rPr>
            </w:pPr>
          </w:p>
          <w:p w14:paraId="72EA9994" w14:textId="77777777" w:rsidR="00AD6DB4" w:rsidRPr="00671C8B" w:rsidRDefault="00AD6DB4" w:rsidP="00166AF3">
            <w:pPr>
              <w:pStyle w:val="TableBody"/>
              <w:rPr>
                <w:u w:val="single"/>
              </w:rPr>
            </w:pPr>
            <w:r w:rsidRPr="00671C8B">
              <w:rPr>
                <w:u w:val="single"/>
              </w:rPr>
              <w:t>Parameters</w:t>
            </w:r>
          </w:p>
          <w:p w14:paraId="2D12C90A" w14:textId="77777777" w:rsidR="00AD6DB4" w:rsidRPr="00671C8B" w:rsidRDefault="00AD6DB4" w:rsidP="00166AF3">
            <w:pPr>
              <w:pStyle w:val="TableBody"/>
            </w:pPr>
            <w:r w:rsidRPr="00671C8B">
              <w:rPr>
                <w:b/>
                <w:sz w:val="19"/>
                <w:lang w:eastAsia="zh-CN"/>
              </w:rPr>
              <w:t>&lt;cid&gt;</w:t>
            </w:r>
            <w:r w:rsidRPr="00671C8B">
              <w:rPr>
                <w:sz w:val="19"/>
                <w:lang w:eastAsia="zh-CN"/>
              </w:rPr>
              <w:t xml:space="preserve"> </w:t>
            </w:r>
            <w:r w:rsidRPr="00671C8B">
              <w:rPr>
                <w:sz w:val="19"/>
                <w:lang w:eastAsia="zh-CN"/>
              </w:rPr>
              <w:tab/>
            </w:r>
            <w:r w:rsidRPr="00671C8B">
              <w:t>a numeric parameter which specifies a particular PDP context definition (see the +CGDCONT and +CGDSCONT commands). If no &lt;cid&gt; is specified</w:t>
            </w:r>
            <w:r>
              <w:t>,</w:t>
            </w:r>
            <w:r w:rsidRPr="00671C8B">
              <w:t xml:space="preserve"> the addresses for all defined contexts are returned.</w:t>
            </w:r>
          </w:p>
          <w:p w14:paraId="44B74B4A" w14:textId="77777777" w:rsidR="00AD6DB4" w:rsidRPr="00671C8B" w:rsidRDefault="00AD6DB4" w:rsidP="00166AF3">
            <w:pPr>
              <w:pStyle w:val="TableBody"/>
            </w:pPr>
          </w:p>
          <w:p w14:paraId="46D03ABC" w14:textId="77777777" w:rsidR="00AD6DB4" w:rsidRPr="00671C8B" w:rsidRDefault="00AD6DB4" w:rsidP="00166AF3">
            <w:pPr>
              <w:pStyle w:val="TableBody"/>
            </w:pPr>
            <w:r w:rsidRPr="00671C8B">
              <w:rPr>
                <w:b/>
              </w:rPr>
              <w:t>&lt;PDP_addr_1&gt;, &lt;PDP_addr_2&gt;</w:t>
            </w:r>
            <w:r w:rsidRPr="00671C8B">
              <w:rPr>
                <w:lang w:eastAsia="zh-CN"/>
              </w:rPr>
              <w:tab/>
              <w:t>S</w:t>
            </w:r>
            <w:r w:rsidRPr="00671C8B">
              <w:t>tring that identifies the MT in the address space applicable to the PDP. The address may be static or dynamic. For a static address, it will be the one set by the +CGDCONT and +CGDSCONT commands when the context was defined.</w:t>
            </w:r>
          </w:p>
          <w:p w14:paraId="3D6A2ADE" w14:textId="77777777" w:rsidR="00AD6DB4" w:rsidRPr="00671C8B" w:rsidRDefault="00AD6DB4" w:rsidP="00166AF3">
            <w:pPr>
              <w:pStyle w:val="TableBody"/>
            </w:pPr>
            <w:r w:rsidRPr="00671C8B">
              <w:t>For a dynamic address it will be the one assigned during the last PDP context activation that used the context definition referred to by &lt;cid&gt;.</w:t>
            </w:r>
          </w:p>
          <w:p w14:paraId="2CFB680F" w14:textId="77777777" w:rsidR="00AD6DB4" w:rsidRPr="00671C8B" w:rsidRDefault="00AD6DB4" w:rsidP="00166AF3">
            <w:pPr>
              <w:pStyle w:val="TableBody"/>
            </w:pPr>
            <w:r w:rsidRPr="00671C8B">
              <w:t>Both &lt;PDP_addr_1&gt; and &lt;PDP_addr_2&gt; are omitted if none are available.</w:t>
            </w:r>
          </w:p>
          <w:p w14:paraId="43D3C005" w14:textId="77777777" w:rsidR="00AD6DB4" w:rsidRPr="00671C8B" w:rsidRDefault="00AD6DB4" w:rsidP="00166AF3">
            <w:pPr>
              <w:pStyle w:val="TableBody"/>
            </w:pPr>
            <w:r w:rsidRPr="00671C8B">
              <w:t>Both &lt;PDP_addr_1&gt; and &lt;PDP_addr_2&gt; are included when both Ipv4 and Ipv6 addresses are assigned, with &lt;PDP_addr_1&gt; containing the IPv4 address and &lt;PDP_addr_2&gt; containing the IPv6 address.</w:t>
            </w:r>
          </w:p>
          <w:p w14:paraId="2D7A5EFA" w14:textId="77777777" w:rsidR="00AD6DB4" w:rsidRPr="00671C8B" w:rsidRDefault="00AD6DB4" w:rsidP="00166AF3">
            <w:pPr>
              <w:pStyle w:val="TableBody"/>
              <w:rPr>
                <w:rFonts w:ascii="Times New Roman" w:hAnsi="Times New Roman" w:cs="Times New Roman"/>
                <w:sz w:val="20"/>
                <w:szCs w:val="20"/>
                <w:u w:val="single"/>
              </w:rPr>
            </w:pPr>
            <w:r w:rsidRPr="00671C8B">
              <w:t>The string is given as dot-separated numeric (0 – 255) parameter of the form: a1.a2.a3.a4 for IPv4 and a1.a2.a3.a4.a5.a6.a7.a8.a9.a10.a11.a12.a13.a14.a15.a16 for IPv6.</w:t>
            </w:r>
          </w:p>
        </w:tc>
      </w:tr>
    </w:tbl>
    <w:p w14:paraId="20F55805" w14:textId="7ED6653D" w:rsidR="00AD6DB4" w:rsidDel="000934B8" w:rsidRDefault="00AD6DB4" w:rsidP="0059466D">
      <w:pPr>
        <w:pStyle w:val="Heading2"/>
        <w:numPr>
          <w:ilvl w:val="1"/>
          <w:numId w:val="11"/>
        </w:numPr>
        <w:ind w:left="1080" w:hanging="1080"/>
        <w:rPr>
          <w:del w:id="16594" w:author="Alban Roche" w:date="2017-08-02T16:42:00Z"/>
        </w:rPr>
      </w:pPr>
      <w:bookmarkStart w:id="16595" w:name="_Toc345081416"/>
      <w:bookmarkStart w:id="16596" w:name="_Toc349753156"/>
      <w:bookmarkStart w:id="16597" w:name="_Toc349754052"/>
      <w:bookmarkStart w:id="16598" w:name="_Ref366745703"/>
      <w:bookmarkStart w:id="16599" w:name="_Ref369092903"/>
      <w:bookmarkStart w:id="16600" w:name="_Toc368586111"/>
      <w:bookmarkStart w:id="16601" w:name="_Toc486251710"/>
      <w:del w:id="16602" w:author="Alban Roche" w:date="2017-08-02T16:42:00Z">
        <w:r w:rsidRPr="00671C8B" w:rsidDel="000934B8">
          <w:delText>+CGQMIN Command: Quality of Service Profile (Minimum)</w:delText>
        </w:r>
        <w:bookmarkStart w:id="16603" w:name="_Toc489460364"/>
        <w:bookmarkEnd w:id="16595"/>
        <w:bookmarkEnd w:id="16596"/>
        <w:bookmarkEnd w:id="16597"/>
        <w:bookmarkEnd w:id="16598"/>
        <w:bookmarkEnd w:id="16599"/>
        <w:bookmarkEnd w:id="16600"/>
        <w:bookmarkEnd w:id="16601"/>
        <w:bookmarkEnd w:id="16603"/>
      </w:del>
    </w:p>
    <w:p w14:paraId="7F3E7A46" w14:textId="40CAFA90" w:rsidR="00AD6DB4" w:rsidRPr="006B5B85" w:rsidDel="000934B8" w:rsidRDefault="00AD6DB4" w:rsidP="00AD6DB4">
      <w:pPr>
        <w:pStyle w:val="Note"/>
        <w:keepNext/>
        <w:rPr>
          <w:del w:id="16604" w:author="Alban Roche" w:date="2017-08-02T16:42:00Z"/>
        </w:rPr>
      </w:pPr>
      <w:del w:id="16605" w:author="Alban Roche" w:date="2017-08-02T16:42:00Z">
        <w:r w:rsidDel="000934B8">
          <w:delText>F</w:delText>
        </w:r>
        <w:r w:rsidRPr="00893AA7" w:rsidDel="000934B8">
          <w:delText xml:space="preserve">or </w:delText>
        </w:r>
        <w:r w:rsidDel="000934B8">
          <w:delText>HL7618, HL7618RD, HL7650, HL7688, HL7690 and HL7692 only.</w:delText>
        </w:r>
        <w:bookmarkStart w:id="16606" w:name="_Toc489460365"/>
        <w:bookmarkEnd w:id="16606"/>
      </w:del>
    </w:p>
    <w:tbl>
      <w:tblPr>
        <w:tblStyle w:val="TableSWIleft"/>
        <w:tblW w:w="9288" w:type="dxa"/>
        <w:tblLayout w:type="fixed"/>
        <w:tblLook w:val="04A0" w:firstRow="1" w:lastRow="0" w:firstColumn="1" w:lastColumn="0" w:noHBand="0" w:noVBand="1"/>
      </w:tblPr>
      <w:tblGrid>
        <w:gridCol w:w="1728"/>
        <w:gridCol w:w="7560"/>
      </w:tblGrid>
      <w:tr w:rsidR="00AD6DB4" w:rsidRPr="00671C8B" w:rsidDel="000934B8" w14:paraId="7E04E40A" w14:textId="5ABD5C0A" w:rsidTr="00166AF3">
        <w:trPr>
          <w:cnfStyle w:val="100000000000" w:firstRow="1" w:lastRow="0" w:firstColumn="0" w:lastColumn="0" w:oddVBand="0" w:evenVBand="0" w:oddHBand="0" w:evenHBand="0" w:firstRowFirstColumn="0" w:firstRowLastColumn="0" w:lastRowFirstColumn="0" w:lastRowLastColumn="0"/>
          <w:del w:id="16607" w:author="Alban Roche" w:date="2017-08-02T16:42:00Z"/>
        </w:trPr>
        <w:tc>
          <w:tcPr>
            <w:tcW w:w="9288" w:type="dxa"/>
            <w:gridSpan w:val="2"/>
          </w:tcPr>
          <w:p w14:paraId="1AE5D40E" w14:textId="109261C4" w:rsidR="00AD6DB4" w:rsidRPr="00671C8B" w:rsidDel="000934B8" w:rsidRDefault="00AD6DB4">
            <w:pPr>
              <w:pStyle w:val="TableRowHead"/>
              <w:spacing w:before="144" w:after="144"/>
              <w:rPr>
                <w:del w:id="16608" w:author="Alban Roche" w:date="2017-08-02T16:42:00Z"/>
              </w:rPr>
            </w:pPr>
            <w:del w:id="16609" w:author="Alban Roche" w:date="2017-08-02T16:42:00Z">
              <w:r w:rsidDel="000934B8">
                <w:rPr>
                  <w:lang w:eastAsia="zh-CN"/>
                </w:rPr>
                <w:delText xml:space="preserve">HL7618, HL7618RD, </w:delText>
              </w:r>
              <w:r w:rsidDel="000934B8">
                <w:delText xml:space="preserve">HL7650, </w:delText>
              </w:r>
              <w:r w:rsidDel="000934B8">
                <w:rPr>
                  <w:lang w:eastAsia="zh-CN"/>
                </w:rPr>
                <w:delText>HL7688, HL7690 and HL7692</w:delText>
              </w:r>
              <w:bookmarkStart w:id="16610" w:name="_Toc489460366"/>
              <w:bookmarkEnd w:id="16610"/>
            </w:del>
          </w:p>
        </w:tc>
        <w:bookmarkStart w:id="16611" w:name="_Toc489460367"/>
        <w:bookmarkEnd w:id="16611"/>
      </w:tr>
      <w:tr w:rsidR="00AD6DB4" w:rsidRPr="00671C8B" w:rsidDel="000934B8" w14:paraId="6842074B" w14:textId="0E3B30AE" w:rsidTr="00166AF3">
        <w:trPr>
          <w:del w:id="16612" w:author="Alban Roche" w:date="2017-08-02T16:42:00Z"/>
        </w:trPr>
        <w:tc>
          <w:tcPr>
            <w:tcW w:w="1728" w:type="dxa"/>
          </w:tcPr>
          <w:p w14:paraId="1CAD545D" w14:textId="447FD273" w:rsidR="00AD6DB4" w:rsidRPr="00671C8B" w:rsidDel="000934B8" w:rsidRDefault="00AD6DB4" w:rsidP="00166AF3">
            <w:pPr>
              <w:pStyle w:val="TableBody"/>
              <w:rPr>
                <w:del w:id="16613" w:author="Alban Roche" w:date="2017-08-02T16:42:00Z"/>
                <w:i/>
                <w:szCs w:val="18"/>
              </w:rPr>
            </w:pPr>
            <w:del w:id="16614" w:author="Alban Roche" w:date="2017-08-02T16:42:00Z">
              <w:r w:rsidRPr="00671C8B" w:rsidDel="000934B8">
                <w:rPr>
                  <w:i/>
                  <w:szCs w:val="18"/>
                </w:rPr>
                <w:delText>Test command</w:delText>
              </w:r>
              <w:bookmarkStart w:id="16615" w:name="_Toc489460368"/>
              <w:bookmarkEnd w:id="16615"/>
            </w:del>
          </w:p>
          <w:p w14:paraId="408A29A9" w14:textId="76B96B74" w:rsidR="00AD6DB4" w:rsidRPr="00671C8B" w:rsidDel="000934B8" w:rsidRDefault="00AD6DB4" w:rsidP="00166AF3">
            <w:pPr>
              <w:pStyle w:val="TableBody"/>
              <w:rPr>
                <w:del w:id="16616" w:author="Alban Roche" w:date="2017-08-02T16:42:00Z"/>
                <w:szCs w:val="18"/>
              </w:rPr>
            </w:pPr>
            <w:bookmarkStart w:id="16617" w:name="_Toc489460369"/>
            <w:bookmarkEnd w:id="16617"/>
          </w:p>
          <w:p w14:paraId="0F6D02E0" w14:textId="654FA0A7" w:rsidR="00AD6DB4" w:rsidRPr="00671C8B" w:rsidDel="000934B8" w:rsidRDefault="00AD6DB4" w:rsidP="00166AF3">
            <w:pPr>
              <w:pStyle w:val="TableBody"/>
              <w:rPr>
                <w:del w:id="16618" w:author="Alban Roche" w:date="2017-08-02T16:42:00Z"/>
                <w:szCs w:val="18"/>
                <w:u w:val="single"/>
              </w:rPr>
            </w:pPr>
            <w:del w:id="16619" w:author="Alban Roche" w:date="2017-08-02T16:42:00Z">
              <w:r w:rsidRPr="00671C8B" w:rsidDel="000934B8">
                <w:rPr>
                  <w:szCs w:val="18"/>
                  <w:u w:val="single"/>
                </w:rPr>
                <w:delText>Syntax</w:delText>
              </w:r>
              <w:bookmarkStart w:id="16620" w:name="_Toc489460370"/>
              <w:bookmarkEnd w:id="16620"/>
            </w:del>
          </w:p>
          <w:p w14:paraId="641413FB" w14:textId="4D28DCFE" w:rsidR="00AD6DB4" w:rsidRPr="00671C8B" w:rsidDel="000934B8" w:rsidRDefault="00AD6DB4" w:rsidP="00166AF3">
            <w:pPr>
              <w:pStyle w:val="TableBody"/>
              <w:rPr>
                <w:del w:id="16621" w:author="Alban Roche" w:date="2017-08-02T16:42:00Z"/>
                <w:szCs w:val="18"/>
                <w:u w:val="single"/>
              </w:rPr>
            </w:pPr>
            <w:del w:id="16622" w:author="Alban Roche" w:date="2017-08-02T16:42:00Z">
              <w:r w:rsidRPr="00671C8B" w:rsidDel="000934B8">
                <w:rPr>
                  <w:b/>
                  <w:szCs w:val="18"/>
                </w:rPr>
                <w:delText>AT+CGQMIN=?</w:delText>
              </w:r>
              <w:bookmarkStart w:id="16623" w:name="_Toc489460371"/>
              <w:bookmarkEnd w:id="16623"/>
            </w:del>
          </w:p>
        </w:tc>
        <w:tc>
          <w:tcPr>
            <w:tcW w:w="7560" w:type="dxa"/>
          </w:tcPr>
          <w:p w14:paraId="714F5E65" w14:textId="33B2CD7F" w:rsidR="00AD6DB4" w:rsidRPr="00671C8B" w:rsidDel="000934B8" w:rsidRDefault="00AD6DB4" w:rsidP="00166AF3">
            <w:pPr>
              <w:pStyle w:val="TableBody"/>
              <w:rPr>
                <w:del w:id="16624" w:author="Alban Roche" w:date="2017-08-02T16:42:00Z"/>
                <w:szCs w:val="18"/>
                <w:u w:val="single"/>
              </w:rPr>
            </w:pPr>
            <w:bookmarkStart w:id="16625" w:name="_Toc489460372"/>
            <w:bookmarkEnd w:id="16625"/>
          </w:p>
          <w:p w14:paraId="0CE53D35" w14:textId="6D825714" w:rsidR="00AD6DB4" w:rsidRPr="00671C8B" w:rsidDel="000934B8" w:rsidRDefault="00AD6DB4" w:rsidP="00166AF3">
            <w:pPr>
              <w:pStyle w:val="TableBody"/>
              <w:rPr>
                <w:del w:id="16626" w:author="Alban Roche" w:date="2017-08-02T16:42:00Z"/>
                <w:szCs w:val="18"/>
                <w:u w:val="single"/>
              </w:rPr>
            </w:pPr>
            <w:bookmarkStart w:id="16627" w:name="_Toc489460373"/>
            <w:bookmarkEnd w:id="16627"/>
          </w:p>
          <w:p w14:paraId="5169DF1D" w14:textId="6A910AFF" w:rsidR="00AD6DB4" w:rsidRPr="00671C8B" w:rsidDel="000934B8" w:rsidRDefault="00AD6DB4" w:rsidP="00166AF3">
            <w:pPr>
              <w:pStyle w:val="TableBody"/>
              <w:rPr>
                <w:del w:id="16628" w:author="Alban Roche" w:date="2017-08-02T16:42:00Z"/>
                <w:szCs w:val="18"/>
                <w:u w:val="single"/>
              </w:rPr>
            </w:pPr>
            <w:del w:id="16629" w:author="Alban Roche" w:date="2017-08-02T16:42:00Z">
              <w:r w:rsidRPr="00671C8B" w:rsidDel="000934B8">
                <w:rPr>
                  <w:szCs w:val="18"/>
                  <w:u w:val="single"/>
                </w:rPr>
                <w:delText>Response</w:delText>
              </w:r>
              <w:bookmarkStart w:id="16630" w:name="_Toc489460374"/>
              <w:bookmarkEnd w:id="16630"/>
            </w:del>
          </w:p>
          <w:p w14:paraId="65A1329A" w14:textId="72911577" w:rsidR="00AD6DB4" w:rsidRPr="00671C8B" w:rsidDel="000934B8" w:rsidRDefault="00AD6DB4" w:rsidP="00166AF3">
            <w:pPr>
              <w:pStyle w:val="TableBody"/>
              <w:rPr>
                <w:del w:id="16631" w:author="Alban Roche" w:date="2017-08-02T16:42:00Z"/>
                <w:snapToGrid w:val="0"/>
                <w:szCs w:val="18"/>
              </w:rPr>
            </w:pPr>
            <w:del w:id="16632" w:author="Alban Roche" w:date="2017-08-02T16:42:00Z">
              <w:r w:rsidRPr="00671C8B" w:rsidDel="000934B8">
                <w:rPr>
                  <w:b/>
                  <w:snapToGrid w:val="0"/>
                  <w:szCs w:val="18"/>
                </w:rPr>
                <w:delText>+CGQMIN: &lt;PDP_type&gt;</w:delText>
              </w:r>
              <w:r w:rsidRPr="00671C8B" w:rsidDel="000934B8">
                <w:rPr>
                  <w:snapToGrid w:val="0"/>
                  <w:szCs w:val="18"/>
                </w:rPr>
                <w:delText xml:space="preserve">, (list of supported </w:delText>
              </w:r>
              <w:r w:rsidRPr="00671C8B" w:rsidDel="000934B8">
                <w:rPr>
                  <w:b/>
                  <w:snapToGrid w:val="0"/>
                  <w:szCs w:val="18"/>
                </w:rPr>
                <w:delText>&lt;precedence&gt;</w:delText>
              </w:r>
              <w:r w:rsidRPr="00671C8B" w:rsidDel="000934B8">
                <w:rPr>
                  <w:snapToGrid w:val="0"/>
                  <w:szCs w:val="18"/>
                </w:rPr>
                <w:delText xml:space="preserve">s), (list of supported </w:delText>
              </w:r>
              <w:r w:rsidRPr="00671C8B" w:rsidDel="000934B8">
                <w:rPr>
                  <w:b/>
                  <w:snapToGrid w:val="0"/>
                  <w:szCs w:val="18"/>
                </w:rPr>
                <w:delText>&lt;delay&gt;</w:delText>
              </w:r>
              <w:r w:rsidRPr="00671C8B" w:rsidDel="000934B8">
                <w:rPr>
                  <w:snapToGrid w:val="0"/>
                  <w:szCs w:val="18"/>
                </w:rPr>
                <w:delText xml:space="preserve">s), (list of supported </w:delText>
              </w:r>
              <w:r w:rsidRPr="00671C8B" w:rsidDel="000934B8">
                <w:rPr>
                  <w:b/>
                  <w:snapToGrid w:val="0"/>
                  <w:szCs w:val="18"/>
                </w:rPr>
                <w:delText>&lt;reliability&gt;</w:delText>
              </w:r>
              <w:r w:rsidRPr="00671C8B" w:rsidDel="000934B8">
                <w:rPr>
                  <w:snapToGrid w:val="0"/>
                  <w:szCs w:val="18"/>
                </w:rPr>
                <w:delText xml:space="preserve">s), (list of supported </w:delText>
              </w:r>
              <w:r w:rsidRPr="00671C8B" w:rsidDel="000934B8">
                <w:rPr>
                  <w:b/>
                  <w:snapToGrid w:val="0"/>
                  <w:szCs w:val="18"/>
                </w:rPr>
                <w:delText>&lt;peak&gt;</w:delText>
              </w:r>
              <w:r w:rsidRPr="00671C8B" w:rsidDel="000934B8">
                <w:rPr>
                  <w:snapToGrid w:val="0"/>
                  <w:szCs w:val="18"/>
                </w:rPr>
                <w:delText xml:space="preserve">s), (list of supported </w:delText>
              </w:r>
              <w:r w:rsidRPr="00671C8B" w:rsidDel="000934B8">
                <w:rPr>
                  <w:b/>
                  <w:snapToGrid w:val="0"/>
                  <w:szCs w:val="18"/>
                </w:rPr>
                <w:delText>&lt;mean&gt;</w:delText>
              </w:r>
              <w:r w:rsidRPr="00671C8B" w:rsidDel="000934B8">
                <w:rPr>
                  <w:snapToGrid w:val="0"/>
                  <w:szCs w:val="18"/>
                </w:rPr>
                <w:delText>s)</w:delText>
              </w:r>
              <w:bookmarkStart w:id="16633" w:name="_Toc489460375"/>
              <w:bookmarkEnd w:id="16633"/>
            </w:del>
          </w:p>
          <w:p w14:paraId="741F1A54" w14:textId="445F11D0" w:rsidR="00AD6DB4" w:rsidRPr="00671C8B" w:rsidDel="000934B8" w:rsidRDefault="00AD6DB4" w:rsidP="00166AF3">
            <w:pPr>
              <w:pStyle w:val="TableBody"/>
              <w:rPr>
                <w:del w:id="16634" w:author="Alban Roche" w:date="2017-08-02T16:42:00Z"/>
                <w:szCs w:val="18"/>
                <w:u w:val="single"/>
              </w:rPr>
            </w:pPr>
            <w:del w:id="16635" w:author="Alban Roche" w:date="2017-08-02T16:42:00Z">
              <w:r w:rsidRPr="00671C8B" w:rsidDel="000934B8">
                <w:rPr>
                  <w:b/>
                  <w:snapToGrid w:val="0"/>
                  <w:szCs w:val="18"/>
                </w:rPr>
                <w:delText>OK</w:delText>
              </w:r>
              <w:bookmarkStart w:id="16636" w:name="_Toc489460376"/>
              <w:bookmarkEnd w:id="16636"/>
            </w:del>
          </w:p>
        </w:tc>
        <w:bookmarkStart w:id="16637" w:name="_Toc489460377"/>
        <w:bookmarkEnd w:id="16637"/>
      </w:tr>
      <w:tr w:rsidR="00AD6DB4" w:rsidRPr="00671C8B" w:rsidDel="000934B8" w14:paraId="1A6FEB31" w14:textId="3C35A15B" w:rsidTr="00166AF3">
        <w:trPr>
          <w:del w:id="16638" w:author="Alban Roche" w:date="2017-08-02T16:42:00Z"/>
        </w:trPr>
        <w:tc>
          <w:tcPr>
            <w:tcW w:w="1728" w:type="dxa"/>
          </w:tcPr>
          <w:p w14:paraId="481EAEF9" w14:textId="6C0AA742" w:rsidR="00AD6DB4" w:rsidRPr="00671C8B" w:rsidDel="000934B8" w:rsidRDefault="00AD6DB4" w:rsidP="00166AF3">
            <w:pPr>
              <w:pStyle w:val="TableBody"/>
              <w:rPr>
                <w:del w:id="16639" w:author="Alban Roche" w:date="2017-08-02T16:42:00Z"/>
                <w:i/>
                <w:szCs w:val="18"/>
              </w:rPr>
            </w:pPr>
            <w:del w:id="16640" w:author="Alban Roche" w:date="2017-08-02T16:42:00Z">
              <w:r w:rsidRPr="00671C8B" w:rsidDel="000934B8">
                <w:rPr>
                  <w:i/>
                  <w:szCs w:val="18"/>
                </w:rPr>
                <w:delText>Read command</w:delText>
              </w:r>
              <w:bookmarkStart w:id="16641" w:name="_Toc489460378"/>
              <w:bookmarkEnd w:id="16641"/>
            </w:del>
          </w:p>
          <w:p w14:paraId="5C2B616B" w14:textId="6FBF7AF2" w:rsidR="00AD6DB4" w:rsidRPr="00671C8B" w:rsidDel="000934B8" w:rsidRDefault="00AD6DB4" w:rsidP="00166AF3">
            <w:pPr>
              <w:pStyle w:val="TableBody"/>
              <w:rPr>
                <w:del w:id="16642" w:author="Alban Roche" w:date="2017-08-02T16:42:00Z"/>
                <w:szCs w:val="18"/>
              </w:rPr>
            </w:pPr>
            <w:bookmarkStart w:id="16643" w:name="_Toc489460379"/>
            <w:bookmarkEnd w:id="16643"/>
          </w:p>
          <w:p w14:paraId="07453358" w14:textId="6B021F75" w:rsidR="00AD6DB4" w:rsidRPr="00671C8B" w:rsidDel="000934B8" w:rsidRDefault="00AD6DB4" w:rsidP="00166AF3">
            <w:pPr>
              <w:pStyle w:val="TableBody"/>
              <w:rPr>
                <w:del w:id="16644" w:author="Alban Roche" w:date="2017-08-02T16:42:00Z"/>
                <w:szCs w:val="18"/>
                <w:u w:val="single"/>
              </w:rPr>
            </w:pPr>
            <w:del w:id="16645" w:author="Alban Roche" w:date="2017-08-02T16:42:00Z">
              <w:r w:rsidRPr="00671C8B" w:rsidDel="000934B8">
                <w:rPr>
                  <w:szCs w:val="18"/>
                  <w:u w:val="single"/>
                </w:rPr>
                <w:delText>Syntax</w:delText>
              </w:r>
              <w:bookmarkStart w:id="16646" w:name="_Toc489460380"/>
              <w:bookmarkEnd w:id="16646"/>
            </w:del>
          </w:p>
          <w:p w14:paraId="04CF78E9" w14:textId="2F0349B8" w:rsidR="00AD6DB4" w:rsidRPr="00671C8B" w:rsidDel="000934B8" w:rsidRDefault="00AD6DB4" w:rsidP="00166AF3">
            <w:pPr>
              <w:pStyle w:val="TableBody"/>
              <w:rPr>
                <w:del w:id="16647" w:author="Alban Roche" w:date="2017-08-02T16:42:00Z"/>
                <w:szCs w:val="18"/>
                <w:u w:val="single"/>
              </w:rPr>
            </w:pPr>
            <w:del w:id="16648" w:author="Alban Roche" w:date="2017-08-02T16:42:00Z">
              <w:r w:rsidRPr="00671C8B" w:rsidDel="000934B8">
                <w:rPr>
                  <w:b/>
                  <w:szCs w:val="18"/>
                </w:rPr>
                <w:delText>AT+CGQMIN?</w:delText>
              </w:r>
              <w:bookmarkStart w:id="16649" w:name="_Toc489460381"/>
              <w:bookmarkEnd w:id="16649"/>
            </w:del>
          </w:p>
        </w:tc>
        <w:tc>
          <w:tcPr>
            <w:tcW w:w="7560" w:type="dxa"/>
          </w:tcPr>
          <w:p w14:paraId="265E3021" w14:textId="2C2FE16D" w:rsidR="00AD6DB4" w:rsidRPr="00671C8B" w:rsidDel="000934B8" w:rsidRDefault="00AD6DB4" w:rsidP="00166AF3">
            <w:pPr>
              <w:pStyle w:val="TableBody"/>
              <w:rPr>
                <w:del w:id="16650" w:author="Alban Roche" w:date="2017-08-02T16:42:00Z"/>
                <w:szCs w:val="18"/>
                <w:u w:val="single"/>
              </w:rPr>
            </w:pPr>
            <w:bookmarkStart w:id="16651" w:name="_Toc489460382"/>
            <w:bookmarkEnd w:id="16651"/>
          </w:p>
          <w:p w14:paraId="06691F49" w14:textId="43E7D44F" w:rsidR="00AD6DB4" w:rsidRPr="00671C8B" w:rsidDel="000934B8" w:rsidRDefault="00AD6DB4" w:rsidP="00166AF3">
            <w:pPr>
              <w:pStyle w:val="TableBody"/>
              <w:rPr>
                <w:del w:id="16652" w:author="Alban Roche" w:date="2017-08-02T16:42:00Z"/>
                <w:szCs w:val="18"/>
                <w:u w:val="single"/>
              </w:rPr>
            </w:pPr>
            <w:bookmarkStart w:id="16653" w:name="_Toc489460383"/>
            <w:bookmarkEnd w:id="16653"/>
          </w:p>
          <w:p w14:paraId="09E1D6F7" w14:textId="437AB005" w:rsidR="00AD6DB4" w:rsidRPr="00671C8B" w:rsidDel="000934B8" w:rsidRDefault="00AD6DB4" w:rsidP="00166AF3">
            <w:pPr>
              <w:pStyle w:val="TableBody"/>
              <w:rPr>
                <w:del w:id="16654" w:author="Alban Roche" w:date="2017-08-02T16:42:00Z"/>
                <w:szCs w:val="18"/>
                <w:u w:val="single"/>
              </w:rPr>
            </w:pPr>
            <w:del w:id="16655" w:author="Alban Roche" w:date="2017-08-02T16:42:00Z">
              <w:r w:rsidRPr="00671C8B" w:rsidDel="000934B8">
                <w:rPr>
                  <w:szCs w:val="18"/>
                  <w:u w:val="single"/>
                </w:rPr>
                <w:delText>Response</w:delText>
              </w:r>
              <w:bookmarkStart w:id="16656" w:name="_Toc489460384"/>
              <w:bookmarkEnd w:id="16656"/>
            </w:del>
          </w:p>
          <w:p w14:paraId="380071FC" w14:textId="507E8151" w:rsidR="00AD6DB4" w:rsidRPr="00671C8B" w:rsidDel="000934B8" w:rsidRDefault="00AD6DB4" w:rsidP="00166AF3">
            <w:pPr>
              <w:pStyle w:val="TableBody"/>
              <w:rPr>
                <w:del w:id="16657" w:author="Alban Roche" w:date="2017-08-02T16:42:00Z"/>
                <w:b/>
                <w:snapToGrid w:val="0"/>
                <w:szCs w:val="18"/>
              </w:rPr>
            </w:pPr>
            <w:del w:id="16658" w:author="Alban Roche" w:date="2017-08-02T16:42:00Z">
              <w:r w:rsidRPr="00671C8B" w:rsidDel="000934B8">
                <w:rPr>
                  <w:b/>
                  <w:snapToGrid w:val="0"/>
                  <w:szCs w:val="18"/>
                </w:rPr>
                <w:delText>+CGQMIN: &lt;cid&gt;, &lt;precedence&gt;, &lt;delay&gt;, &lt;reliability&gt;, &lt;peak&gt;, &lt;mean&gt;</w:delText>
              </w:r>
              <w:bookmarkStart w:id="16659" w:name="_Toc489460385"/>
              <w:bookmarkEnd w:id="16659"/>
            </w:del>
          </w:p>
          <w:p w14:paraId="0421A97E" w14:textId="03AA6D74" w:rsidR="00AD6DB4" w:rsidRPr="00671C8B" w:rsidDel="000934B8" w:rsidRDefault="00AD6DB4" w:rsidP="00166AF3">
            <w:pPr>
              <w:pStyle w:val="TableBody"/>
              <w:rPr>
                <w:del w:id="16660" w:author="Alban Roche" w:date="2017-08-02T16:42:00Z"/>
                <w:szCs w:val="18"/>
                <w:u w:val="single"/>
              </w:rPr>
            </w:pPr>
            <w:del w:id="16661" w:author="Alban Roche" w:date="2017-08-02T16:42:00Z">
              <w:r w:rsidRPr="00671C8B" w:rsidDel="000934B8">
                <w:rPr>
                  <w:b/>
                  <w:snapToGrid w:val="0"/>
                  <w:szCs w:val="18"/>
                </w:rPr>
                <w:delText>OK</w:delText>
              </w:r>
              <w:bookmarkStart w:id="16662" w:name="_Toc489460386"/>
              <w:bookmarkEnd w:id="16662"/>
            </w:del>
          </w:p>
        </w:tc>
        <w:bookmarkStart w:id="16663" w:name="_Toc489460387"/>
        <w:bookmarkEnd w:id="16663"/>
      </w:tr>
      <w:tr w:rsidR="00AD6DB4" w:rsidRPr="00671C8B" w:rsidDel="000934B8" w14:paraId="67C688A3" w14:textId="152CEA49" w:rsidTr="00166AF3">
        <w:trPr>
          <w:del w:id="16664" w:author="Alban Roche" w:date="2017-08-02T16:42:00Z"/>
        </w:trPr>
        <w:tc>
          <w:tcPr>
            <w:tcW w:w="1728" w:type="dxa"/>
          </w:tcPr>
          <w:p w14:paraId="529E74EA" w14:textId="5D181648" w:rsidR="00AD6DB4" w:rsidRPr="00671C8B" w:rsidDel="000934B8" w:rsidRDefault="00AD6DB4" w:rsidP="00166AF3">
            <w:pPr>
              <w:pStyle w:val="TableBody"/>
              <w:rPr>
                <w:del w:id="16665" w:author="Alban Roche" w:date="2017-08-02T16:42:00Z"/>
                <w:i/>
              </w:rPr>
            </w:pPr>
            <w:del w:id="16666" w:author="Alban Roche" w:date="2017-08-02T16:42:00Z">
              <w:r w:rsidRPr="00671C8B" w:rsidDel="000934B8">
                <w:rPr>
                  <w:i/>
                </w:rPr>
                <w:delText>Write command</w:delText>
              </w:r>
              <w:bookmarkStart w:id="16667" w:name="_Toc489460388"/>
              <w:bookmarkEnd w:id="16667"/>
            </w:del>
          </w:p>
          <w:p w14:paraId="23F8251A" w14:textId="001BA0CD" w:rsidR="00AD6DB4" w:rsidRPr="00671C8B" w:rsidDel="000934B8" w:rsidRDefault="00AD6DB4" w:rsidP="00166AF3">
            <w:pPr>
              <w:pStyle w:val="TableBody"/>
              <w:rPr>
                <w:del w:id="16668" w:author="Alban Roche" w:date="2017-08-02T16:42:00Z"/>
              </w:rPr>
            </w:pPr>
            <w:bookmarkStart w:id="16669" w:name="_Toc489460389"/>
            <w:bookmarkEnd w:id="16669"/>
          </w:p>
          <w:p w14:paraId="01B42619" w14:textId="45FA62D7" w:rsidR="00AD6DB4" w:rsidRPr="00671C8B" w:rsidDel="000934B8" w:rsidRDefault="00AD6DB4" w:rsidP="00166AF3">
            <w:pPr>
              <w:pStyle w:val="TableBody"/>
              <w:rPr>
                <w:del w:id="16670" w:author="Alban Roche" w:date="2017-08-02T16:42:00Z"/>
                <w:u w:val="single"/>
              </w:rPr>
            </w:pPr>
            <w:del w:id="16671" w:author="Alban Roche" w:date="2017-08-02T16:42:00Z">
              <w:r w:rsidRPr="00671C8B" w:rsidDel="000934B8">
                <w:rPr>
                  <w:u w:val="single"/>
                </w:rPr>
                <w:delText>Syntax</w:delText>
              </w:r>
              <w:bookmarkStart w:id="16672" w:name="_Toc489460390"/>
              <w:bookmarkEnd w:id="16672"/>
            </w:del>
          </w:p>
          <w:p w14:paraId="772643C7" w14:textId="148B9A26" w:rsidR="00AD6DB4" w:rsidRPr="00671C8B" w:rsidDel="000934B8" w:rsidRDefault="00AD6DB4" w:rsidP="00166AF3">
            <w:pPr>
              <w:pStyle w:val="TableBody"/>
              <w:rPr>
                <w:del w:id="16673" w:author="Alban Roche" w:date="2017-08-02T16:42:00Z"/>
              </w:rPr>
            </w:pPr>
            <w:del w:id="16674" w:author="Alban Roche" w:date="2017-08-02T16:42:00Z">
              <w:r w:rsidRPr="00671C8B" w:rsidDel="000934B8">
                <w:rPr>
                  <w:b/>
                </w:rPr>
                <w:delText>AT+CGQMIN=</w:delText>
              </w:r>
              <w:r w:rsidRPr="00671C8B" w:rsidDel="000934B8">
                <w:rPr>
                  <w:b/>
                </w:rPr>
                <w:br/>
                <w:delText xml:space="preserve">[&lt;cid&gt; [,&lt;precedence&gt; [,&lt;delay&gt; </w:delText>
              </w:r>
              <w:r w:rsidRPr="00671C8B" w:rsidDel="000934B8">
                <w:rPr>
                  <w:b/>
                </w:rPr>
                <w:br/>
                <w:delText>[,&lt;reliability&gt; [,&lt;peak&gt; [,&lt;mean&gt;]]]]]]</w:delText>
              </w:r>
              <w:bookmarkStart w:id="16675" w:name="_Toc489460391"/>
              <w:bookmarkEnd w:id="16675"/>
            </w:del>
          </w:p>
        </w:tc>
        <w:tc>
          <w:tcPr>
            <w:tcW w:w="7560" w:type="dxa"/>
          </w:tcPr>
          <w:p w14:paraId="12031A11" w14:textId="4AA56E95" w:rsidR="00AD6DB4" w:rsidRPr="00671C8B" w:rsidDel="000934B8" w:rsidRDefault="00AD6DB4" w:rsidP="00166AF3">
            <w:pPr>
              <w:pStyle w:val="TableBody"/>
              <w:rPr>
                <w:del w:id="16676" w:author="Alban Roche" w:date="2017-08-02T16:42:00Z"/>
              </w:rPr>
            </w:pPr>
            <w:bookmarkStart w:id="16677" w:name="_Toc489460392"/>
            <w:bookmarkEnd w:id="16677"/>
          </w:p>
          <w:p w14:paraId="1C0BB075" w14:textId="47902E9C" w:rsidR="00AD6DB4" w:rsidRPr="00671C8B" w:rsidDel="000934B8" w:rsidRDefault="00AD6DB4" w:rsidP="00166AF3">
            <w:pPr>
              <w:pStyle w:val="TableBody"/>
              <w:rPr>
                <w:del w:id="16678" w:author="Alban Roche" w:date="2017-08-02T16:42:00Z"/>
              </w:rPr>
            </w:pPr>
            <w:bookmarkStart w:id="16679" w:name="_Toc489460393"/>
            <w:bookmarkEnd w:id="16679"/>
          </w:p>
          <w:p w14:paraId="077D276A" w14:textId="49A59F11" w:rsidR="00AD6DB4" w:rsidRPr="00671C8B" w:rsidDel="000934B8" w:rsidRDefault="00AD6DB4" w:rsidP="00166AF3">
            <w:pPr>
              <w:pStyle w:val="TableBody"/>
              <w:rPr>
                <w:del w:id="16680" w:author="Alban Roche" w:date="2017-08-02T16:42:00Z"/>
                <w:u w:val="single"/>
              </w:rPr>
            </w:pPr>
            <w:del w:id="16681" w:author="Alban Roche" w:date="2017-08-02T16:42:00Z">
              <w:r w:rsidRPr="00671C8B" w:rsidDel="000934B8">
                <w:rPr>
                  <w:u w:val="single"/>
                </w:rPr>
                <w:delText>Response</w:delText>
              </w:r>
              <w:bookmarkStart w:id="16682" w:name="_Toc489460394"/>
              <w:bookmarkEnd w:id="16682"/>
            </w:del>
          </w:p>
          <w:p w14:paraId="675DB5BE" w14:textId="73B1F606" w:rsidR="00AD6DB4" w:rsidRPr="00671C8B" w:rsidDel="000934B8" w:rsidRDefault="00AD6DB4" w:rsidP="00166AF3">
            <w:pPr>
              <w:pStyle w:val="TableBody"/>
              <w:rPr>
                <w:del w:id="16683" w:author="Alban Roche" w:date="2017-08-02T16:42:00Z"/>
                <w:b/>
              </w:rPr>
            </w:pPr>
            <w:del w:id="16684" w:author="Alban Roche" w:date="2017-08-02T16:42:00Z">
              <w:r w:rsidRPr="00671C8B" w:rsidDel="000934B8">
                <w:rPr>
                  <w:b/>
                </w:rPr>
                <w:delText>OK</w:delText>
              </w:r>
              <w:bookmarkStart w:id="16685" w:name="_Toc489460395"/>
              <w:bookmarkEnd w:id="16685"/>
            </w:del>
          </w:p>
          <w:p w14:paraId="1112289F" w14:textId="0D384AAE" w:rsidR="00AD6DB4" w:rsidRPr="00671C8B" w:rsidDel="000934B8" w:rsidRDefault="00AD6DB4" w:rsidP="00166AF3">
            <w:pPr>
              <w:pStyle w:val="TableBody"/>
              <w:rPr>
                <w:del w:id="16686" w:author="Alban Roche" w:date="2017-08-02T16:42:00Z"/>
              </w:rPr>
            </w:pPr>
            <w:bookmarkStart w:id="16687" w:name="_Toc489460396"/>
            <w:bookmarkEnd w:id="16687"/>
          </w:p>
          <w:p w14:paraId="00AD1323" w14:textId="5FBA3681" w:rsidR="00AD6DB4" w:rsidRPr="00671C8B" w:rsidDel="000934B8" w:rsidRDefault="00AD6DB4" w:rsidP="00166AF3">
            <w:pPr>
              <w:pStyle w:val="TableBody"/>
              <w:rPr>
                <w:del w:id="16688" w:author="Alban Roche" w:date="2017-08-02T16:42:00Z"/>
              </w:rPr>
            </w:pPr>
            <w:del w:id="16689" w:author="Alban Roche" w:date="2017-08-02T16:42:00Z">
              <w:r w:rsidRPr="00671C8B" w:rsidDel="000934B8">
                <w:delText>or</w:delText>
              </w:r>
              <w:bookmarkStart w:id="16690" w:name="_Toc489460397"/>
              <w:bookmarkEnd w:id="16690"/>
            </w:del>
          </w:p>
          <w:p w14:paraId="0AC3E21C" w14:textId="2C1A8BE8" w:rsidR="00AD6DB4" w:rsidRPr="00671C8B" w:rsidDel="000934B8" w:rsidRDefault="00AD6DB4" w:rsidP="00166AF3">
            <w:pPr>
              <w:pStyle w:val="TableBody"/>
              <w:rPr>
                <w:del w:id="16691" w:author="Alban Roche" w:date="2017-08-02T16:42:00Z"/>
                <w:b/>
              </w:rPr>
            </w:pPr>
            <w:del w:id="16692" w:author="Alban Roche" w:date="2017-08-02T16:42:00Z">
              <w:r w:rsidRPr="00671C8B" w:rsidDel="000934B8">
                <w:rPr>
                  <w:b/>
                </w:rPr>
                <w:delText>ERROR</w:delText>
              </w:r>
              <w:bookmarkStart w:id="16693" w:name="_Toc489460398"/>
              <w:bookmarkEnd w:id="16693"/>
            </w:del>
          </w:p>
          <w:p w14:paraId="17C60F16" w14:textId="1176073F" w:rsidR="00AD6DB4" w:rsidDel="000934B8" w:rsidRDefault="00AD6DB4" w:rsidP="00166AF3">
            <w:pPr>
              <w:pStyle w:val="TableBody"/>
              <w:rPr>
                <w:del w:id="16694" w:author="Alban Roche" w:date="2017-08-02T16:42:00Z"/>
              </w:rPr>
            </w:pPr>
            <w:bookmarkStart w:id="16695" w:name="_Toc489460399"/>
            <w:bookmarkEnd w:id="16695"/>
          </w:p>
          <w:p w14:paraId="243D85D7" w14:textId="4BE18524" w:rsidR="00AD6DB4" w:rsidRPr="00671C8B" w:rsidDel="000934B8" w:rsidRDefault="00AD6DB4" w:rsidP="00166AF3">
            <w:pPr>
              <w:pStyle w:val="TableBody"/>
              <w:rPr>
                <w:del w:id="16696" w:author="Alban Roche" w:date="2017-08-02T16:42:00Z"/>
                <w:u w:val="single"/>
              </w:rPr>
            </w:pPr>
            <w:del w:id="16697" w:author="Alban Roche" w:date="2017-08-02T16:42:00Z">
              <w:r w:rsidRPr="00671C8B" w:rsidDel="000934B8">
                <w:rPr>
                  <w:u w:val="single"/>
                </w:rPr>
                <w:delText>Parameters</w:delText>
              </w:r>
              <w:bookmarkStart w:id="16698" w:name="_Toc489460400"/>
              <w:bookmarkEnd w:id="16698"/>
            </w:del>
          </w:p>
          <w:p w14:paraId="674445D5" w14:textId="4CC13373" w:rsidR="00AD6DB4" w:rsidRPr="00671C8B" w:rsidDel="000934B8" w:rsidRDefault="00AD6DB4" w:rsidP="00166AF3">
            <w:pPr>
              <w:pStyle w:val="TableBody"/>
              <w:rPr>
                <w:del w:id="16699" w:author="Alban Roche" w:date="2017-08-02T16:42:00Z"/>
              </w:rPr>
            </w:pPr>
            <w:del w:id="16700" w:author="Alban Roche" w:date="2017-08-02T16:42:00Z">
              <w:r w:rsidRPr="00671C8B" w:rsidDel="000934B8">
                <w:rPr>
                  <w:b/>
                </w:rPr>
                <w:delText>&lt;cid&gt;</w:delText>
              </w:r>
              <w:r w:rsidRPr="00671C8B" w:rsidDel="000934B8">
                <w:tab/>
                <w:delText>Numeric parameter that specifies a particular PDP context definition. Refer to the defined values under the +CGDCONT command.</w:delText>
              </w:r>
              <w:bookmarkStart w:id="16701" w:name="_Toc489460401"/>
              <w:bookmarkEnd w:id="16701"/>
            </w:del>
          </w:p>
          <w:p w14:paraId="4137F1D4" w14:textId="2ADF9BA5" w:rsidR="00AD6DB4" w:rsidRPr="00671C8B" w:rsidDel="000934B8" w:rsidRDefault="00AD6DB4" w:rsidP="00166AF3">
            <w:pPr>
              <w:pStyle w:val="TableBody"/>
              <w:rPr>
                <w:del w:id="16702" w:author="Alban Roche" w:date="2017-08-02T16:42:00Z"/>
              </w:rPr>
            </w:pPr>
            <w:bookmarkStart w:id="16703" w:name="_Toc489460402"/>
            <w:bookmarkEnd w:id="16703"/>
          </w:p>
          <w:p w14:paraId="1A453453" w14:textId="3240A80D" w:rsidR="00AD6DB4" w:rsidRPr="00671C8B" w:rsidDel="000934B8" w:rsidRDefault="00AD6DB4" w:rsidP="00166AF3">
            <w:pPr>
              <w:pStyle w:val="TableBody"/>
              <w:rPr>
                <w:del w:id="16704" w:author="Alban Roche" w:date="2017-08-02T16:42:00Z"/>
              </w:rPr>
            </w:pPr>
            <w:del w:id="16705" w:author="Alban Roche" w:date="2017-08-02T16:42:00Z">
              <w:r w:rsidRPr="00671C8B" w:rsidDel="000934B8">
                <w:rPr>
                  <w:b/>
                </w:rPr>
                <w:delText>&lt;precedence&gt;</w:delText>
              </w:r>
              <w:r w:rsidRPr="00671C8B" w:rsidDel="000934B8">
                <w:tab/>
                <w:delText>Numeric parameter for the precedence class</w:delText>
              </w:r>
              <w:bookmarkStart w:id="16706" w:name="_Toc489460403"/>
              <w:bookmarkEnd w:id="16706"/>
            </w:del>
          </w:p>
          <w:p w14:paraId="6BF5139D" w14:textId="757BCDF7" w:rsidR="00AD6DB4" w:rsidRPr="00671C8B" w:rsidDel="000934B8" w:rsidRDefault="00AD6DB4" w:rsidP="00166AF3">
            <w:pPr>
              <w:pStyle w:val="TableBody"/>
              <w:rPr>
                <w:del w:id="16707" w:author="Alban Roche" w:date="2017-08-02T16:42:00Z"/>
                <w:b/>
              </w:rPr>
            </w:pPr>
            <w:bookmarkStart w:id="16708" w:name="_Toc489460404"/>
            <w:bookmarkEnd w:id="16708"/>
          </w:p>
          <w:p w14:paraId="33FE6878" w14:textId="30231050" w:rsidR="00AD6DB4" w:rsidRPr="00671C8B" w:rsidDel="000934B8" w:rsidRDefault="00AD6DB4" w:rsidP="00166AF3">
            <w:pPr>
              <w:pStyle w:val="TableBody"/>
              <w:rPr>
                <w:del w:id="16709" w:author="Alban Roche" w:date="2017-08-02T16:42:00Z"/>
              </w:rPr>
            </w:pPr>
            <w:del w:id="16710" w:author="Alban Roche" w:date="2017-08-02T16:42:00Z">
              <w:r w:rsidRPr="00671C8B" w:rsidDel="000934B8">
                <w:rPr>
                  <w:b/>
                </w:rPr>
                <w:delText>&lt;delay&gt;</w:delText>
              </w:r>
              <w:r w:rsidRPr="00671C8B" w:rsidDel="000934B8">
                <w:tab/>
                <w:delText>Numeric parameter for the delay class</w:delText>
              </w:r>
              <w:bookmarkStart w:id="16711" w:name="_Toc489460405"/>
              <w:bookmarkEnd w:id="16711"/>
            </w:del>
          </w:p>
          <w:p w14:paraId="41FA95F1" w14:textId="4C3593B8" w:rsidR="00AD6DB4" w:rsidRPr="00671C8B" w:rsidDel="000934B8" w:rsidRDefault="00AD6DB4" w:rsidP="00166AF3">
            <w:pPr>
              <w:pStyle w:val="TableBody"/>
              <w:rPr>
                <w:del w:id="16712" w:author="Alban Roche" w:date="2017-08-02T16:42:00Z"/>
                <w:b/>
              </w:rPr>
            </w:pPr>
            <w:bookmarkStart w:id="16713" w:name="_Toc489460406"/>
            <w:bookmarkEnd w:id="16713"/>
          </w:p>
          <w:p w14:paraId="455709EE" w14:textId="55B2C234" w:rsidR="00AD6DB4" w:rsidRPr="00671C8B" w:rsidDel="000934B8" w:rsidRDefault="00AD6DB4" w:rsidP="00166AF3">
            <w:pPr>
              <w:pStyle w:val="TableBody"/>
              <w:rPr>
                <w:del w:id="16714" w:author="Alban Roche" w:date="2017-08-02T16:42:00Z"/>
              </w:rPr>
            </w:pPr>
            <w:del w:id="16715" w:author="Alban Roche" w:date="2017-08-02T16:42:00Z">
              <w:r w:rsidRPr="00671C8B" w:rsidDel="000934B8">
                <w:rPr>
                  <w:b/>
                </w:rPr>
                <w:delText>&lt;reliability&gt;</w:delText>
              </w:r>
              <w:r w:rsidRPr="00671C8B" w:rsidDel="000934B8">
                <w:tab/>
                <w:delText>Numeric parameter for the reliability class</w:delText>
              </w:r>
              <w:bookmarkStart w:id="16716" w:name="_Toc489460407"/>
              <w:bookmarkEnd w:id="16716"/>
            </w:del>
          </w:p>
          <w:p w14:paraId="3724BEF6" w14:textId="45D123D3" w:rsidR="00AD6DB4" w:rsidRPr="00671C8B" w:rsidDel="000934B8" w:rsidRDefault="00AD6DB4" w:rsidP="00166AF3">
            <w:pPr>
              <w:pStyle w:val="TableBody"/>
              <w:rPr>
                <w:del w:id="16717" w:author="Alban Roche" w:date="2017-08-02T16:42:00Z"/>
                <w:b/>
              </w:rPr>
            </w:pPr>
            <w:bookmarkStart w:id="16718" w:name="_Toc489460408"/>
            <w:bookmarkEnd w:id="16718"/>
          </w:p>
          <w:p w14:paraId="17BEB27F" w14:textId="0BAB3B0B" w:rsidR="00AD6DB4" w:rsidRPr="00671C8B" w:rsidDel="000934B8" w:rsidRDefault="00AD6DB4" w:rsidP="00166AF3">
            <w:pPr>
              <w:pStyle w:val="TableBody"/>
              <w:rPr>
                <w:del w:id="16719" w:author="Alban Roche" w:date="2017-08-02T16:42:00Z"/>
              </w:rPr>
            </w:pPr>
            <w:del w:id="16720" w:author="Alban Roche" w:date="2017-08-02T16:42:00Z">
              <w:r w:rsidRPr="00671C8B" w:rsidDel="000934B8">
                <w:rPr>
                  <w:b/>
                </w:rPr>
                <w:delText>&lt;peak&gt;</w:delText>
              </w:r>
              <w:r w:rsidRPr="00671C8B" w:rsidDel="000934B8">
                <w:tab/>
                <w:delText>Numeric parameter for the peak throughput class</w:delText>
              </w:r>
              <w:bookmarkStart w:id="16721" w:name="_Toc489460409"/>
              <w:bookmarkEnd w:id="16721"/>
            </w:del>
          </w:p>
          <w:p w14:paraId="09D25E6C" w14:textId="4304D775" w:rsidR="00AD6DB4" w:rsidRPr="00671C8B" w:rsidDel="000934B8" w:rsidRDefault="00AD6DB4" w:rsidP="00166AF3">
            <w:pPr>
              <w:pStyle w:val="TableBody"/>
              <w:rPr>
                <w:del w:id="16722" w:author="Alban Roche" w:date="2017-08-02T16:42:00Z"/>
                <w:b/>
              </w:rPr>
            </w:pPr>
            <w:bookmarkStart w:id="16723" w:name="_Toc489460410"/>
            <w:bookmarkEnd w:id="16723"/>
          </w:p>
          <w:p w14:paraId="667D161F" w14:textId="5D3D5684" w:rsidR="00AD6DB4" w:rsidRPr="00671C8B" w:rsidDel="000934B8" w:rsidRDefault="00AD6DB4" w:rsidP="00166AF3">
            <w:pPr>
              <w:pStyle w:val="TableBody"/>
              <w:rPr>
                <w:del w:id="16724" w:author="Alban Roche" w:date="2017-08-02T16:42:00Z"/>
              </w:rPr>
            </w:pPr>
            <w:del w:id="16725" w:author="Alban Roche" w:date="2017-08-02T16:42:00Z">
              <w:r w:rsidRPr="00671C8B" w:rsidDel="000934B8">
                <w:rPr>
                  <w:b/>
                </w:rPr>
                <w:delText>&lt;mean&gt;</w:delText>
              </w:r>
              <w:r w:rsidRPr="00671C8B" w:rsidDel="000934B8">
                <w:tab/>
                <w:delText>Numeric parameter for the mean throughput class</w:delText>
              </w:r>
              <w:bookmarkStart w:id="16726" w:name="_Toc489460411"/>
              <w:bookmarkEnd w:id="16726"/>
            </w:del>
          </w:p>
        </w:tc>
        <w:bookmarkStart w:id="16727" w:name="_Toc489460412"/>
        <w:bookmarkEnd w:id="16727"/>
      </w:tr>
      <w:tr w:rsidR="00AD6DB4" w:rsidRPr="00671C8B" w:rsidDel="000934B8" w14:paraId="3F203C56" w14:textId="196D38BC" w:rsidTr="00166AF3">
        <w:trPr>
          <w:del w:id="16728" w:author="Alban Roche" w:date="2017-08-02T16:42:00Z"/>
        </w:trPr>
        <w:tc>
          <w:tcPr>
            <w:tcW w:w="1728" w:type="dxa"/>
          </w:tcPr>
          <w:p w14:paraId="4674CC33" w14:textId="55400AF4" w:rsidR="00AD6DB4" w:rsidRPr="00671C8B" w:rsidDel="000934B8" w:rsidRDefault="00AD6DB4" w:rsidP="00166AF3">
            <w:pPr>
              <w:pStyle w:val="TableBody"/>
              <w:rPr>
                <w:del w:id="16729" w:author="Alban Roche" w:date="2017-08-02T16:42:00Z"/>
                <w:szCs w:val="18"/>
                <w:u w:val="single"/>
              </w:rPr>
            </w:pPr>
            <w:del w:id="16730" w:author="Alban Roche" w:date="2017-08-02T16:42:00Z">
              <w:r w:rsidRPr="00671C8B" w:rsidDel="000934B8">
                <w:rPr>
                  <w:szCs w:val="18"/>
                  <w:u w:val="single"/>
                </w:rPr>
                <w:delText>Notes</w:delText>
              </w:r>
              <w:bookmarkStart w:id="16731" w:name="_Toc489460413"/>
              <w:bookmarkEnd w:id="16731"/>
            </w:del>
          </w:p>
        </w:tc>
        <w:tc>
          <w:tcPr>
            <w:tcW w:w="7560" w:type="dxa"/>
          </w:tcPr>
          <w:p w14:paraId="09CAAB74" w14:textId="7EDA57F4" w:rsidR="00AD6DB4" w:rsidRPr="00671C8B" w:rsidDel="000934B8" w:rsidRDefault="00AD6DB4" w:rsidP="00166AF3">
            <w:pPr>
              <w:pStyle w:val="TableBody"/>
              <w:rPr>
                <w:del w:id="16732" w:author="Alban Roche" w:date="2017-08-02T16:42:00Z"/>
                <w:szCs w:val="18"/>
                <w:u w:val="single"/>
              </w:rPr>
            </w:pPr>
            <w:del w:id="16733" w:author="Alban Roche" w:date="2017-08-02T16:42:00Z">
              <w:r w:rsidRPr="00671C8B" w:rsidDel="000934B8">
                <w:delText>If a value is omitted for a particular class then the value is considered to be unspecified.</w:delText>
              </w:r>
              <w:bookmarkStart w:id="16734" w:name="_Toc489460414"/>
              <w:bookmarkEnd w:id="16734"/>
            </w:del>
          </w:p>
        </w:tc>
        <w:bookmarkStart w:id="16735" w:name="_Toc489460415"/>
        <w:bookmarkEnd w:id="16735"/>
      </w:tr>
    </w:tbl>
    <w:p w14:paraId="52B775C0" w14:textId="08242397" w:rsidR="00AD6DB4" w:rsidDel="000934B8" w:rsidRDefault="00AD6DB4" w:rsidP="0059466D">
      <w:pPr>
        <w:pStyle w:val="Heading2"/>
        <w:numPr>
          <w:ilvl w:val="1"/>
          <w:numId w:val="11"/>
        </w:numPr>
        <w:ind w:left="1080" w:hanging="1080"/>
        <w:rPr>
          <w:del w:id="16736" w:author="Alban Roche" w:date="2017-08-02T16:42:00Z"/>
        </w:rPr>
      </w:pPr>
      <w:bookmarkStart w:id="16737" w:name="_Toc486251711"/>
      <w:bookmarkStart w:id="16738" w:name="_Toc345081417"/>
      <w:bookmarkStart w:id="16739" w:name="_Toc349753157"/>
      <w:bookmarkStart w:id="16740" w:name="_Toc349754053"/>
      <w:bookmarkStart w:id="16741" w:name="_Ref366745712"/>
      <w:bookmarkStart w:id="16742" w:name="_Ref369092911"/>
      <w:bookmarkStart w:id="16743" w:name="_Toc368586112"/>
      <w:del w:id="16744" w:author="Alban Roche" w:date="2017-08-02T16:42:00Z">
        <w:r w:rsidRPr="00671C8B" w:rsidDel="000934B8">
          <w:delText>+CGEQMIN Command: 3G Quality of Service Profile (Minimum)</w:delText>
        </w:r>
        <w:bookmarkStart w:id="16745" w:name="_Toc489460416"/>
        <w:bookmarkEnd w:id="16737"/>
        <w:bookmarkEnd w:id="16745"/>
      </w:del>
    </w:p>
    <w:p w14:paraId="632D1DAA" w14:textId="1155AD42" w:rsidR="00AD6DB4" w:rsidRPr="006B5B85" w:rsidDel="000934B8" w:rsidRDefault="00AD6DB4" w:rsidP="00AD6DB4">
      <w:pPr>
        <w:pStyle w:val="Note"/>
        <w:keepNext/>
        <w:rPr>
          <w:del w:id="16746" w:author="Alban Roche" w:date="2017-08-02T16:42:00Z"/>
        </w:rPr>
      </w:pPr>
      <w:del w:id="16747" w:author="Alban Roche" w:date="2017-08-02T16:42:00Z">
        <w:r w:rsidDel="000934B8">
          <w:delText>F</w:delText>
        </w:r>
        <w:r w:rsidRPr="00893AA7" w:rsidDel="000934B8">
          <w:delText xml:space="preserve">or </w:delText>
        </w:r>
        <w:r w:rsidDel="000934B8">
          <w:delText>HL7618, HL7618RD, HL7650, HL7688, HL7690 and HL7692 only.</w:delText>
        </w:r>
        <w:bookmarkStart w:id="16748" w:name="_Toc489460417"/>
        <w:bookmarkEnd w:id="16748"/>
      </w:del>
    </w:p>
    <w:tbl>
      <w:tblPr>
        <w:tblStyle w:val="TableSWIleft"/>
        <w:tblW w:w="9288" w:type="dxa"/>
        <w:tblLayout w:type="fixed"/>
        <w:tblLook w:val="04A0" w:firstRow="1" w:lastRow="0" w:firstColumn="1" w:lastColumn="0" w:noHBand="0" w:noVBand="1"/>
      </w:tblPr>
      <w:tblGrid>
        <w:gridCol w:w="1728"/>
        <w:gridCol w:w="7560"/>
      </w:tblGrid>
      <w:tr w:rsidR="00AD6DB4" w:rsidRPr="00671C8B" w:rsidDel="000934B8" w14:paraId="7C417CB1" w14:textId="0F8A2FD8" w:rsidTr="00166AF3">
        <w:trPr>
          <w:cnfStyle w:val="100000000000" w:firstRow="1" w:lastRow="0" w:firstColumn="0" w:lastColumn="0" w:oddVBand="0" w:evenVBand="0" w:oddHBand="0" w:evenHBand="0" w:firstRowFirstColumn="0" w:firstRowLastColumn="0" w:lastRowFirstColumn="0" w:lastRowLastColumn="0"/>
          <w:del w:id="16749" w:author="Alban Roche" w:date="2017-08-02T16:42:00Z"/>
        </w:trPr>
        <w:tc>
          <w:tcPr>
            <w:tcW w:w="9288" w:type="dxa"/>
            <w:gridSpan w:val="2"/>
          </w:tcPr>
          <w:p w14:paraId="54D7F792" w14:textId="57165A11" w:rsidR="00AD6DB4" w:rsidRPr="00671C8B" w:rsidDel="000934B8" w:rsidRDefault="00AD6DB4">
            <w:pPr>
              <w:pStyle w:val="TableRowHead"/>
              <w:spacing w:before="144" w:after="144"/>
              <w:rPr>
                <w:del w:id="16750" w:author="Alban Roche" w:date="2017-08-02T16:42:00Z"/>
                <w:bCs w:val="0"/>
              </w:rPr>
            </w:pPr>
            <w:del w:id="16751" w:author="Alban Roche" w:date="2017-08-02T16:42:00Z">
              <w:r w:rsidDel="000934B8">
                <w:delText xml:space="preserve">HL7618, HL7618RD, HL7650, </w:delText>
              </w:r>
              <w:r w:rsidDel="000934B8">
                <w:rPr>
                  <w:lang w:eastAsia="zh-CN"/>
                </w:rPr>
                <w:delText xml:space="preserve">HL7688, </w:delText>
              </w:r>
              <w:r w:rsidDel="000934B8">
                <w:delText>HL7690 and HL7692</w:delText>
              </w:r>
              <w:bookmarkStart w:id="16752" w:name="_Toc489460418"/>
              <w:bookmarkEnd w:id="16752"/>
            </w:del>
          </w:p>
        </w:tc>
        <w:bookmarkStart w:id="16753" w:name="_Toc489460419"/>
        <w:bookmarkEnd w:id="16753"/>
      </w:tr>
      <w:tr w:rsidR="00AD6DB4" w:rsidRPr="00671C8B" w:rsidDel="000934B8" w14:paraId="5D261CEB" w14:textId="05E0C439" w:rsidTr="00166AF3">
        <w:trPr>
          <w:del w:id="16754" w:author="Alban Roche" w:date="2017-08-02T16:42:00Z"/>
        </w:trPr>
        <w:tc>
          <w:tcPr>
            <w:tcW w:w="1728" w:type="dxa"/>
          </w:tcPr>
          <w:p w14:paraId="77599EA3" w14:textId="776FE53E" w:rsidR="00AD6DB4" w:rsidRPr="00671C8B" w:rsidDel="000934B8" w:rsidRDefault="00AD6DB4" w:rsidP="00166AF3">
            <w:pPr>
              <w:pStyle w:val="TableBody"/>
              <w:rPr>
                <w:del w:id="16755" w:author="Alban Roche" w:date="2017-08-02T16:42:00Z"/>
                <w:i/>
                <w:szCs w:val="18"/>
              </w:rPr>
            </w:pPr>
            <w:del w:id="16756" w:author="Alban Roche" w:date="2017-08-02T16:42:00Z">
              <w:r w:rsidRPr="00671C8B" w:rsidDel="000934B8">
                <w:rPr>
                  <w:i/>
                  <w:szCs w:val="18"/>
                </w:rPr>
                <w:delText>Test command</w:delText>
              </w:r>
              <w:bookmarkStart w:id="16757" w:name="_Toc489460420"/>
              <w:bookmarkEnd w:id="16757"/>
            </w:del>
          </w:p>
          <w:p w14:paraId="4427DBA9" w14:textId="1ABA7429" w:rsidR="00AD6DB4" w:rsidRPr="006928C8" w:rsidDel="000934B8" w:rsidRDefault="00AD6DB4" w:rsidP="00166AF3">
            <w:pPr>
              <w:pStyle w:val="TableBody"/>
              <w:rPr>
                <w:del w:id="16758" w:author="Alban Roche" w:date="2017-08-02T16:42:00Z"/>
                <w:sz w:val="14"/>
                <w:szCs w:val="14"/>
              </w:rPr>
            </w:pPr>
            <w:bookmarkStart w:id="16759" w:name="_Toc489460421"/>
            <w:bookmarkEnd w:id="16759"/>
          </w:p>
          <w:p w14:paraId="4822B364" w14:textId="6F9BFCB2" w:rsidR="00AD6DB4" w:rsidRPr="00671C8B" w:rsidDel="000934B8" w:rsidRDefault="00AD6DB4" w:rsidP="00166AF3">
            <w:pPr>
              <w:pStyle w:val="TableBody"/>
              <w:rPr>
                <w:del w:id="16760" w:author="Alban Roche" w:date="2017-08-02T16:42:00Z"/>
                <w:szCs w:val="18"/>
                <w:u w:val="single"/>
              </w:rPr>
            </w:pPr>
            <w:del w:id="16761" w:author="Alban Roche" w:date="2017-08-02T16:42:00Z">
              <w:r w:rsidRPr="00671C8B" w:rsidDel="000934B8">
                <w:rPr>
                  <w:szCs w:val="18"/>
                  <w:u w:val="single"/>
                </w:rPr>
                <w:delText>Syntax</w:delText>
              </w:r>
              <w:bookmarkStart w:id="16762" w:name="_Toc489460422"/>
              <w:bookmarkEnd w:id="16762"/>
            </w:del>
          </w:p>
          <w:p w14:paraId="7648EABA" w14:textId="27C48F81" w:rsidR="00AD6DB4" w:rsidRPr="00671C8B" w:rsidDel="000934B8" w:rsidRDefault="00AD6DB4" w:rsidP="00166AF3">
            <w:pPr>
              <w:pStyle w:val="TableBody"/>
              <w:rPr>
                <w:del w:id="16763" w:author="Alban Roche" w:date="2017-08-02T16:42:00Z"/>
                <w:szCs w:val="18"/>
              </w:rPr>
            </w:pPr>
            <w:del w:id="16764" w:author="Alban Roche" w:date="2017-08-02T16:42:00Z">
              <w:r w:rsidRPr="00671C8B" w:rsidDel="000934B8">
                <w:rPr>
                  <w:b/>
                  <w:szCs w:val="18"/>
                </w:rPr>
                <w:delText>AT+CGEQMIN=?</w:delText>
              </w:r>
              <w:bookmarkStart w:id="16765" w:name="_Toc489460423"/>
              <w:bookmarkEnd w:id="16765"/>
            </w:del>
          </w:p>
        </w:tc>
        <w:tc>
          <w:tcPr>
            <w:tcW w:w="7560" w:type="dxa"/>
          </w:tcPr>
          <w:p w14:paraId="6661D4E2" w14:textId="3AC2150A" w:rsidR="00AD6DB4" w:rsidRPr="00671C8B" w:rsidDel="000934B8" w:rsidRDefault="00AD6DB4" w:rsidP="00166AF3">
            <w:pPr>
              <w:pStyle w:val="TableBody"/>
              <w:rPr>
                <w:del w:id="16766" w:author="Alban Roche" w:date="2017-08-02T16:42:00Z"/>
                <w:szCs w:val="18"/>
                <w:u w:val="single"/>
              </w:rPr>
            </w:pPr>
            <w:bookmarkStart w:id="16767" w:name="_Toc489460424"/>
            <w:bookmarkEnd w:id="16767"/>
          </w:p>
          <w:p w14:paraId="5230D0EB" w14:textId="42ADFDEB" w:rsidR="00AD6DB4" w:rsidRPr="006928C8" w:rsidDel="000934B8" w:rsidRDefault="00AD6DB4" w:rsidP="00166AF3">
            <w:pPr>
              <w:pStyle w:val="TableBody"/>
              <w:rPr>
                <w:del w:id="16768" w:author="Alban Roche" w:date="2017-08-02T16:42:00Z"/>
                <w:sz w:val="14"/>
                <w:szCs w:val="14"/>
                <w:u w:val="single"/>
              </w:rPr>
            </w:pPr>
            <w:bookmarkStart w:id="16769" w:name="_Toc489460425"/>
            <w:bookmarkEnd w:id="16769"/>
          </w:p>
          <w:p w14:paraId="35CBBA03" w14:textId="304791D9" w:rsidR="00AD6DB4" w:rsidRPr="00671C8B" w:rsidDel="000934B8" w:rsidRDefault="00AD6DB4" w:rsidP="00166AF3">
            <w:pPr>
              <w:pStyle w:val="TableBody"/>
              <w:rPr>
                <w:del w:id="16770" w:author="Alban Roche" w:date="2017-08-02T16:42:00Z"/>
                <w:szCs w:val="18"/>
                <w:u w:val="single"/>
              </w:rPr>
            </w:pPr>
            <w:del w:id="16771" w:author="Alban Roche" w:date="2017-08-02T16:42:00Z">
              <w:r w:rsidRPr="00671C8B" w:rsidDel="000934B8">
                <w:rPr>
                  <w:szCs w:val="18"/>
                  <w:u w:val="single"/>
                </w:rPr>
                <w:delText>Response</w:delText>
              </w:r>
              <w:bookmarkStart w:id="16772" w:name="_Toc489460426"/>
              <w:bookmarkEnd w:id="16772"/>
            </w:del>
          </w:p>
          <w:p w14:paraId="63ABDB7B" w14:textId="7E00B760" w:rsidR="00AD6DB4" w:rsidRPr="00671C8B" w:rsidDel="000934B8" w:rsidRDefault="00AD6DB4" w:rsidP="00166AF3">
            <w:pPr>
              <w:pStyle w:val="TableBody"/>
              <w:rPr>
                <w:del w:id="16773" w:author="Alban Roche" w:date="2017-08-02T16:42:00Z"/>
                <w:snapToGrid w:val="0"/>
                <w:szCs w:val="18"/>
              </w:rPr>
            </w:pPr>
            <w:del w:id="16774" w:author="Alban Roche" w:date="2017-08-02T16:42:00Z">
              <w:r w:rsidRPr="00671C8B" w:rsidDel="000934B8">
                <w:rPr>
                  <w:b/>
                  <w:snapToGrid w:val="0"/>
                  <w:szCs w:val="18"/>
                </w:rPr>
                <w:delText>+CGEQMIN: &lt;PDP_type&gt;</w:delText>
              </w:r>
              <w:r w:rsidRPr="00671C8B" w:rsidDel="000934B8">
                <w:rPr>
                  <w:snapToGrid w:val="0"/>
                  <w:szCs w:val="18"/>
                </w:rPr>
                <w:delText xml:space="preserve">, (list_of supported </w:delText>
              </w:r>
              <w:r w:rsidRPr="00671C8B" w:rsidDel="000934B8">
                <w:rPr>
                  <w:b/>
                  <w:snapToGrid w:val="0"/>
                  <w:szCs w:val="18"/>
                </w:rPr>
                <w:delText>&lt;Traffic_class&gt;</w:delText>
              </w:r>
              <w:r w:rsidRPr="00671C8B" w:rsidDel="000934B8">
                <w:rPr>
                  <w:snapToGrid w:val="0"/>
                  <w:szCs w:val="18"/>
                </w:rPr>
                <w:delText xml:space="preserve">es) ,(list of supported </w:delText>
              </w:r>
              <w:r w:rsidRPr="00671C8B" w:rsidDel="000934B8">
                <w:rPr>
                  <w:b/>
                  <w:snapToGrid w:val="0"/>
                  <w:szCs w:val="18"/>
                </w:rPr>
                <w:delText>&lt;Maximum_bitrate_UL&gt;</w:delText>
              </w:r>
              <w:r w:rsidRPr="00671C8B" w:rsidDel="000934B8">
                <w:rPr>
                  <w:snapToGrid w:val="0"/>
                  <w:szCs w:val="18"/>
                </w:rPr>
                <w:delText xml:space="preserve">s) , (list of supported </w:delText>
              </w:r>
              <w:r w:rsidRPr="00671C8B" w:rsidDel="000934B8">
                <w:rPr>
                  <w:b/>
                  <w:snapToGrid w:val="0"/>
                  <w:szCs w:val="18"/>
                </w:rPr>
                <w:delText>&lt;Maximum_bitrate_DL&gt;</w:delText>
              </w:r>
              <w:r w:rsidRPr="00671C8B" w:rsidDel="000934B8">
                <w:rPr>
                  <w:snapToGrid w:val="0"/>
                  <w:szCs w:val="18"/>
                </w:rPr>
                <w:delText xml:space="preserve">s), (list of supported </w:delText>
              </w:r>
              <w:r w:rsidRPr="00671C8B" w:rsidDel="000934B8">
                <w:rPr>
                  <w:b/>
                  <w:snapToGrid w:val="0"/>
                  <w:szCs w:val="18"/>
                </w:rPr>
                <w:delText>&lt;Guaranteed_bitrate_UL&gt;</w:delText>
              </w:r>
              <w:r w:rsidRPr="00671C8B" w:rsidDel="000934B8">
                <w:rPr>
                  <w:snapToGrid w:val="0"/>
                  <w:szCs w:val="18"/>
                </w:rPr>
                <w:delText xml:space="preserve">s), (list of supported </w:delText>
              </w:r>
              <w:r w:rsidRPr="00671C8B" w:rsidDel="000934B8">
                <w:rPr>
                  <w:b/>
                  <w:snapToGrid w:val="0"/>
                  <w:szCs w:val="18"/>
                </w:rPr>
                <w:delText>&lt;Guaranteed_bitrate_DL&gt;</w:delText>
              </w:r>
              <w:r w:rsidRPr="00671C8B" w:rsidDel="000934B8">
                <w:rPr>
                  <w:snapToGrid w:val="0"/>
                  <w:szCs w:val="18"/>
                </w:rPr>
                <w:delText xml:space="preserve">s) ,(list of supported </w:delText>
              </w:r>
              <w:r w:rsidRPr="00671C8B" w:rsidDel="000934B8">
                <w:rPr>
                  <w:b/>
                  <w:snapToGrid w:val="0"/>
                  <w:szCs w:val="18"/>
                </w:rPr>
                <w:delText>&lt;Delivery_order&gt;</w:delText>
              </w:r>
              <w:r w:rsidRPr="00671C8B" w:rsidDel="000934B8">
                <w:rPr>
                  <w:snapToGrid w:val="0"/>
                  <w:szCs w:val="18"/>
                </w:rPr>
                <w:delText xml:space="preserve">s) ,(list of supported </w:delText>
              </w:r>
              <w:r w:rsidRPr="00671C8B" w:rsidDel="000934B8">
                <w:rPr>
                  <w:b/>
                  <w:snapToGrid w:val="0"/>
                  <w:szCs w:val="18"/>
                </w:rPr>
                <w:delText>&lt;Maximum_SDU_size&gt;</w:delText>
              </w:r>
              <w:r w:rsidRPr="00671C8B" w:rsidDel="000934B8">
                <w:rPr>
                  <w:snapToGrid w:val="0"/>
                  <w:szCs w:val="18"/>
                </w:rPr>
                <w:delText xml:space="preserve">s) ,(list of supported </w:delText>
              </w:r>
              <w:r w:rsidRPr="00671C8B" w:rsidDel="000934B8">
                <w:rPr>
                  <w:b/>
                  <w:snapToGrid w:val="0"/>
                  <w:szCs w:val="18"/>
                </w:rPr>
                <w:delText>&lt;SDU_error_ratio&gt;</w:delText>
              </w:r>
              <w:r w:rsidRPr="00671C8B" w:rsidDel="000934B8">
                <w:rPr>
                  <w:snapToGrid w:val="0"/>
                  <w:szCs w:val="18"/>
                </w:rPr>
                <w:delText xml:space="preserve">s) , (list of supported </w:delText>
              </w:r>
              <w:r w:rsidRPr="00671C8B" w:rsidDel="000934B8">
                <w:rPr>
                  <w:b/>
                  <w:snapToGrid w:val="0"/>
                  <w:szCs w:val="18"/>
                </w:rPr>
                <w:delText>&lt;Residual_bit_error_ratio&gt;</w:delText>
              </w:r>
              <w:r w:rsidRPr="00671C8B" w:rsidDel="000934B8">
                <w:rPr>
                  <w:snapToGrid w:val="0"/>
                  <w:szCs w:val="18"/>
                </w:rPr>
                <w:delText xml:space="preserve">s) ,(list of supported </w:delText>
              </w:r>
              <w:r w:rsidRPr="00671C8B" w:rsidDel="000934B8">
                <w:rPr>
                  <w:b/>
                  <w:snapToGrid w:val="0"/>
                  <w:szCs w:val="18"/>
                </w:rPr>
                <w:delText>&lt;Delivery_of_erroneous_SDUs&gt;</w:delText>
              </w:r>
              <w:r w:rsidRPr="00671C8B" w:rsidDel="000934B8">
                <w:rPr>
                  <w:snapToGrid w:val="0"/>
                  <w:szCs w:val="18"/>
                </w:rPr>
                <w:delText xml:space="preserve">s) , (list of supported </w:delText>
              </w:r>
              <w:r w:rsidRPr="00671C8B" w:rsidDel="000934B8">
                <w:rPr>
                  <w:b/>
                  <w:snapToGrid w:val="0"/>
                  <w:szCs w:val="18"/>
                </w:rPr>
                <w:delText>&lt;Transfer_delay&gt;</w:delText>
              </w:r>
              <w:r w:rsidRPr="00671C8B" w:rsidDel="000934B8">
                <w:rPr>
                  <w:snapToGrid w:val="0"/>
                  <w:szCs w:val="18"/>
                </w:rPr>
                <w:delText xml:space="preserve">s) ,(list of supported </w:delText>
              </w:r>
              <w:r w:rsidRPr="00671C8B" w:rsidDel="000934B8">
                <w:rPr>
                  <w:b/>
                  <w:snapToGrid w:val="0"/>
                  <w:szCs w:val="18"/>
                </w:rPr>
                <w:delText>&lt;Traffic_handling_priority&gt;</w:delText>
              </w:r>
              <w:r w:rsidRPr="00671C8B" w:rsidDel="000934B8">
                <w:rPr>
                  <w:snapToGrid w:val="0"/>
                  <w:szCs w:val="18"/>
                </w:rPr>
                <w:delText xml:space="preserve">s) [,(list of supported </w:delText>
              </w:r>
              <w:r w:rsidRPr="00671C8B" w:rsidDel="000934B8">
                <w:rPr>
                  <w:b/>
                  <w:snapToGrid w:val="0"/>
                  <w:szCs w:val="18"/>
                </w:rPr>
                <w:delText>&lt;Source_statistics_descriptor&gt;</w:delText>
              </w:r>
              <w:r w:rsidRPr="00671C8B" w:rsidDel="000934B8">
                <w:rPr>
                  <w:snapToGrid w:val="0"/>
                  <w:szCs w:val="18"/>
                </w:rPr>
                <w:delText xml:space="preserve">s) ,(list of supported </w:delText>
              </w:r>
              <w:r w:rsidRPr="00671C8B" w:rsidDel="000934B8">
                <w:rPr>
                  <w:b/>
                  <w:snapToGrid w:val="0"/>
                  <w:szCs w:val="18"/>
                </w:rPr>
                <w:delText>&lt;Signalling_indication&gt;</w:delText>
              </w:r>
              <w:r w:rsidRPr="00671C8B" w:rsidDel="000934B8">
                <w:rPr>
                  <w:snapToGrid w:val="0"/>
                  <w:szCs w:val="18"/>
                </w:rPr>
                <w:delText>s)]</w:delText>
              </w:r>
              <w:bookmarkStart w:id="16775" w:name="_Toc489460427"/>
              <w:bookmarkEnd w:id="16775"/>
            </w:del>
          </w:p>
          <w:p w14:paraId="530FE815" w14:textId="5CEB71A7" w:rsidR="00AD6DB4" w:rsidRPr="00671C8B" w:rsidDel="000934B8" w:rsidRDefault="00AD6DB4" w:rsidP="00166AF3">
            <w:pPr>
              <w:pStyle w:val="TableBody"/>
              <w:rPr>
                <w:del w:id="16776" w:author="Alban Roche" w:date="2017-08-02T16:42:00Z"/>
                <w:snapToGrid w:val="0"/>
                <w:szCs w:val="18"/>
              </w:rPr>
            </w:pPr>
            <w:del w:id="16777" w:author="Alban Roche" w:date="2017-08-02T16:42:00Z">
              <w:r w:rsidRPr="00671C8B" w:rsidDel="000934B8">
                <w:rPr>
                  <w:b/>
                  <w:snapToGrid w:val="0"/>
                  <w:szCs w:val="18"/>
                </w:rPr>
                <w:delText>[&lt;CR&gt;&lt;LF&gt;</w:delText>
              </w:r>
              <w:r w:rsidRPr="00671C8B" w:rsidDel="000934B8">
                <w:rPr>
                  <w:snapToGrid w:val="0"/>
                  <w:szCs w:val="18"/>
                </w:rPr>
                <w:delText xml:space="preserve"> </w:delText>
              </w:r>
              <w:r w:rsidRPr="00671C8B" w:rsidDel="000934B8">
                <w:rPr>
                  <w:b/>
                  <w:snapToGrid w:val="0"/>
                  <w:szCs w:val="18"/>
                </w:rPr>
                <w:delText>+CGEQMIN: &lt;PDP_type&gt;</w:delText>
              </w:r>
              <w:r w:rsidRPr="00671C8B" w:rsidDel="000934B8">
                <w:rPr>
                  <w:snapToGrid w:val="0"/>
                  <w:szCs w:val="18"/>
                </w:rPr>
                <w:delText xml:space="preserve">, (list of supported </w:delText>
              </w:r>
              <w:r w:rsidRPr="00671C8B" w:rsidDel="000934B8">
                <w:rPr>
                  <w:b/>
                  <w:snapToGrid w:val="0"/>
                  <w:szCs w:val="18"/>
                </w:rPr>
                <w:delText>&lt;Traffic_class&gt;</w:delText>
              </w:r>
              <w:r w:rsidRPr="00671C8B" w:rsidDel="000934B8">
                <w:rPr>
                  <w:snapToGrid w:val="0"/>
                  <w:szCs w:val="18"/>
                </w:rPr>
                <w:delText xml:space="preserve">es) ,(list of supported </w:delText>
              </w:r>
              <w:r w:rsidRPr="00671C8B" w:rsidDel="000934B8">
                <w:rPr>
                  <w:b/>
                  <w:snapToGrid w:val="0"/>
                  <w:szCs w:val="18"/>
                </w:rPr>
                <w:delText>&lt;Maximum_bitrate_UL&gt;</w:delText>
              </w:r>
              <w:r w:rsidRPr="00671C8B" w:rsidDel="000934B8">
                <w:rPr>
                  <w:snapToGrid w:val="0"/>
                  <w:szCs w:val="18"/>
                </w:rPr>
                <w:delText xml:space="preserve">s), (list of supported </w:delText>
              </w:r>
              <w:r w:rsidRPr="00671C8B" w:rsidDel="000934B8">
                <w:rPr>
                  <w:b/>
                  <w:snapToGrid w:val="0"/>
                  <w:szCs w:val="18"/>
                </w:rPr>
                <w:delText>&lt;Maximum_bitrate_DL&gt;</w:delText>
              </w:r>
              <w:r w:rsidRPr="00671C8B" w:rsidDel="000934B8">
                <w:rPr>
                  <w:snapToGrid w:val="0"/>
                  <w:szCs w:val="18"/>
                </w:rPr>
                <w:delText xml:space="preserve">s) ,(list of supported </w:delText>
              </w:r>
              <w:r w:rsidRPr="00671C8B" w:rsidDel="000934B8">
                <w:rPr>
                  <w:b/>
                  <w:snapToGrid w:val="0"/>
                  <w:szCs w:val="18"/>
                </w:rPr>
                <w:delText>&lt;Guaranteed_bitrate_UL&gt;</w:delText>
              </w:r>
              <w:r w:rsidRPr="00671C8B" w:rsidDel="000934B8">
                <w:rPr>
                  <w:snapToGrid w:val="0"/>
                  <w:szCs w:val="18"/>
                </w:rPr>
                <w:delText xml:space="preserve">s), (list of supported </w:delText>
              </w:r>
              <w:r w:rsidRPr="00671C8B" w:rsidDel="000934B8">
                <w:rPr>
                  <w:b/>
                  <w:snapToGrid w:val="0"/>
                  <w:szCs w:val="18"/>
                </w:rPr>
                <w:delText>&lt;Guaranteed_bitrate_DL&gt;</w:delText>
              </w:r>
              <w:r w:rsidRPr="00671C8B" w:rsidDel="000934B8">
                <w:rPr>
                  <w:snapToGrid w:val="0"/>
                  <w:szCs w:val="18"/>
                </w:rPr>
                <w:delText>s),</w:delText>
              </w:r>
              <w:r w:rsidRPr="00671C8B" w:rsidDel="000934B8">
                <w:rPr>
                  <w:snapToGrid w:val="0"/>
                  <w:szCs w:val="18"/>
                </w:rPr>
                <w:br/>
                <w:delText xml:space="preserve">(list of supported </w:delText>
              </w:r>
              <w:r w:rsidRPr="00671C8B" w:rsidDel="000934B8">
                <w:rPr>
                  <w:b/>
                  <w:snapToGrid w:val="0"/>
                  <w:szCs w:val="18"/>
                </w:rPr>
                <w:delText>&lt;Delivery_order&gt;</w:delText>
              </w:r>
              <w:r w:rsidRPr="00671C8B" w:rsidDel="000934B8">
                <w:rPr>
                  <w:snapToGrid w:val="0"/>
                  <w:szCs w:val="18"/>
                </w:rPr>
                <w:delText xml:space="preserve">s) ,(list of supported </w:delText>
              </w:r>
              <w:r w:rsidRPr="00671C8B" w:rsidDel="000934B8">
                <w:rPr>
                  <w:b/>
                  <w:snapToGrid w:val="0"/>
                  <w:szCs w:val="18"/>
                </w:rPr>
                <w:delText>&lt;Maximum_SDU_size&gt;</w:delText>
              </w:r>
              <w:r w:rsidRPr="00671C8B" w:rsidDel="000934B8">
                <w:rPr>
                  <w:snapToGrid w:val="0"/>
                  <w:szCs w:val="18"/>
                </w:rPr>
                <w:delText xml:space="preserve">s) ,(list of supported </w:delText>
              </w:r>
              <w:r w:rsidRPr="00671C8B" w:rsidDel="000934B8">
                <w:rPr>
                  <w:b/>
                  <w:snapToGrid w:val="0"/>
                  <w:szCs w:val="18"/>
                </w:rPr>
                <w:delText>&lt;SDU_error_ratio&gt;</w:delText>
              </w:r>
              <w:r w:rsidRPr="00671C8B" w:rsidDel="000934B8">
                <w:rPr>
                  <w:snapToGrid w:val="0"/>
                  <w:szCs w:val="18"/>
                </w:rPr>
                <w:delText xml:space="preserve">s),(list of supported </w:delText>
              </w:r>
              <w:r w:rsidRPr="00671C8B" w:rsidDel="000934B8">
                <w:rPr>
                  <w:b/>
                  <w:snapToGrid w:val="0"/>
                  <w:szCs w:val="18"/>
                </w:rPr>
                <w:delText>&lt;Residual_bit_error_ratio&gt;</w:delText>
              </w:r>
              <w:r w:rsidRPr="00671C8B" w:rsidDel="000934B8">
                <w:rPr>
                  <w:snapToGrid w:val="0"/>
                  <w:szCs w:val="18"/>
                </w:rPr>
                <w:delText xml:space="preserve">s) ,(list of supported </w:delText>
              </w:r>
              <w:r w:rsidRPr="00671C8B" w:rsidDel="000934B8">
                <w:rPr>
                  <w:b/>
                  <w:snapToGrid w:val="0"/>
                  <w:szCs w:val="18"/>
                </w:rPr>
                <w:delText>&lt;Delivery_of_erroneous_SDUs&gt;</w:delText>
              </w:r>
              <w:r w:rsidRPr="00671C8B" w:rsidDel="000934B8">
                <w:rPr>
                  <w:snapToGrid w:val="0"/>
                  <w:szCs w:val="18"/>
                </w:rPr>
                <w:delText xml:space="preserve">s) ,(list of supported </w:delText>
              </w:r>
              <w:r w:rsidRPr="00671C8B" w:rsidDel="000934B8">
                <w:rPr>
                  <w:b/>
                  <w:snapToGrid w:val="0"/>
                  <w:szCs w:val="18"/>
                </w:rPr>
                <w:delText>&lt;Transfer_delay&gt;</w:delText>
              </w:r>
              <w:r w:rsidRPr="00671C8B" w:rsidDel="000934B8">
                <w:rPr>
                  <w:snapToGrid w:val="0"/>
                  <w:szCs w:val="18"/>
                </w:rPr>
                <w:delText xml:space="preserve">s) ,(list of supported </w:delText>
              </w:r>
              <w:r w:rsidRPr="00671C8B" w:rsidDel="000934B8">
                <w:rPr>
                  <w:b/>
                  <w:snapToGrid w:val="0"/>
                  <w:szCs w:val="18"/>
                </w:rPr>
                <w:delText>&lt;Traffic_handling_priority&gt;</w:delText>
              </w:r>
              <w:r w:rsidRPr="00671C8B" w:rsidDel="000934B8">
                <w:rPr>
                  <w:snapToGrid w:val="0"/>
                  <w:szCs w:val="18"/>
                </w:rPr>
                <w:delText xml:space="preserve">s) [,(list of supported </w:delText>
              </w:r>
              <w:r w:rsidRPr="00671C8B" w:rsidDel="000934B8">
                <w:rPr>
                  <w:b/>
                  <w:snapToGrid w:val="0"/>
                  <w:szCs w:val="18"/>
                </w:rPr>
                <w:delText>&lt;Source_statistics_descriptor&gt;</w:delText>
              </w:r>
              <w:r w:rsidRPr="00671C8B" w:rsidDel="000934B8">
                <w:rPr>
                  <w:snapToGrid w:val="0"/>
                  <w:szCs w:val="18"/>
                </w:rPr>
                <w:delText xml:space="preserve">s) ,(list of supported </w:delText>
              </w:r>
              <w:r w:rsidRPr="00671C8B" w:rsidDel="000934B8">
                <w:rPr>
                  <w:b/>
                  <w:snapToGrid w:val="0"/>
                  <w:szCs w:val="18"/>
                </w:rPr>
                <w:delText>&lt;Signalling_indication&gt;</w:delText>
              </w:r>
              <w:r w:rsidRPr="00671C8B" w:rsidDel="000934B8">
                <w:rPr>
                  <w:snapToGrid w:val="0"/>
                  <w:szCs w:val="18"/>
                </w:rPr>
                <w:delText>s</w:delText>
              </w:r>
              <w:r w:rsidRPr="00671C8B" w:rsidDel="000934B8">
                <w:rPr>
                  <w:b/>
                  <w:snapToGrid w:val="0"/>
                  <w:szCs w:val="18"/>
                </w:rPr>
                <w:delText>)][...]]</w:delText>
              </w:r>
              <w:bookmarkStart w:id="16778" w:name="_Toc489460428"/>
              <w:bookmarkEnd w:id="16778"/>
            </w:del>
          </w:p>
          <w:p w14:paraId="244744C6" w14:textId="2FDB29D6" w:rsidR="00AD6DB4" w:rsidRPr="00671C8B" w:rsidDel="000934B8" w:rsidRDefault="00AD6DB4" w:rsidP="00166AF3">
            <w:pPr>
              <w:pStyle w:val="TableBody"/>
              <w:rPr>
                <w:del w:id="16779" w:author="Alban Roche" w:date="2017-08-02T16:42:00Z"/>
                <w:b/>
                <w:snapToGrid w:val="0"/>
                <w:szCs w:val="18"/>
              </w:rPr>
            </w:pPr>
            <w:del w:id="16780" w:author="Alban Roche" w:date="2017-08-02T16:42:00Z">
              <w:r w:rsidRPr="00671C8B" w:rsidDel="000934B8">
                <w:rPr>
                  <w:b/>
                  <w:snapToGrid w:val="0"/>
                  <w:szCs w:val="18"/>
                </w:rPr>
                <w:delText>ERROR</w:delText>
              </w:r>
              <w:bookmarkStart w:id="16781" w:name="_Toc489460429"/>
              <w:bookmarkEnd w:id="16781"/>
            </w:del>
          </w:p>
        </w:tc>
        <w:bookmarkStart w:id="16782" w:name="_Toc489460430"/>
        <w:bookmarkEnd w:id="16782"/>
      </w:tr>
      <w:tr w:rsidR="00AD6DB4" w:rsidRPr="00671C8B" w:rsidDel="000934B8" w14:paraId="6870F0AC" w14:textId="2CBCFE71" w:rsidTr="00166AF3">
        <w:trPr>
          <w:del w:id="16783" w:author="Alban Roche" w:date="2017-08-02T16:42:00Z"/>
        </w:trPr>
        <w:tc>
          <w:tcPr>
            <w:tcW w:w="1728" w:type="dxa"/>
          </w:tcPr>
          <w:p w14:paraId="1A305E08" w14:textId="621F12E7" w:rsidR="00AD6DB4" w:rsidRPr="00671C8B" w:rsidDel="000934B8" w:rsidRDefault="00AD6DB4" w:rsidP="00166AF3">
            <w:pPr>
              <w:pStyle w:val="TableBody"/>
              <w:rPr>
                <w:del w:id="16784" w:author="Alban Roche" w:date="2017-08-02T16:42:00Z"/>
                <w:i/>
                <w:szCs w:val="18"/>
              </w:rPr>
            </w:pPr>
            <w:del w:id="16785" w:author="Alban Roche" w:date="2017-08-02T16:42:00Z">
              <w:r w:rsidRPr="00671C8B" w:rsidDel="000934B8">
                <w:rPr>
                  <w:i/>
                  <w:szCs w:val="18"/>
                </w:rPr>
                <w:delText>Read command</w:delText>
              </w:r>
              <w:bookmarkStart w:id="16786" w:name="_Toc489460431"/>
              <w:bookmarkEnd w:id="16786"/>
            </w:del>
          </w:p>
          <w:p w14:paraId="4C9419A5" w14:textId="5D25050D" w:rsidR="00AD6DB4" w:rsidRPr="006928C8" w:rsidDel="000934B8" w:rsidRDefault="00AD6DB4" w:rsidP="00166AF3">
            <w:pPr>
              <w:pStyle w:val="TableBody"/>
              <w:rPr>
                <w:del w:id="16787" w:author="Alban Roche" w:date="2017-08-02T16:42:00Z"/>
                <w:sz w:val="14"/>
                <w:szCs w:val="14"/>
              </w:rPr>
            </w:pPr>
            <w:bookmarkStart w:id="16788" w:name="_Toc489460432"/>
            <w:bookmarkEnd w:id="16788"/>
          </w:p>
          <w:p w14:paraId="68A8A661" w14:textId="58075B62" w:rsidR="00AD6DB4" w:rsidRPr="00671C8B" w:rsidDel="000934B8" w:rsidRDefault="00AD6DB4" w:rsidP="00166AF3">
            <w:pPr>
              <w:pStyle w:val="TableBody"/>
              <w:rPr>
                <w:del w:id="16789" w:author="Alban Roche" w:date="2017-08-02T16:42:00Z"/>
                <w:szCs w:val="18"/>
                <w:u w:val="single"/>
              </w:rPr>
            </w:pPr>
            <w:del w:id="16790" w:author="Alban Roche" w:date="2017-08-02T16:42:00Z">
              <w:r w:rsidRPr="00671C8B" w:rsidDel="000934B8">
                <w:rPr>
                  <w:szCs w:val="18"/>
                  <w:u w:val="single"/>
                </w:rPr>
                <w:delText>Syntax</w:delText>
              </w:r>
              <w:bookmarkStart w:id="16791" w:name="_Toc489460433"/>
              <w:bookmarkEnd w:id="16791"/>
            </w:del>
          </w:p>
          <w:p w14:paraId="2903D678" w14:textId="7C27B02F" w:rsidR="00AD6DB4" w:rsidRPr="00671C8B" w:rsidDel="000934B8" w:rsidRDefault="00AD6DB4" w:rsidP="00166AF3">
            <w:pPr>
              <w:pStyle w:val="TableBody"/>
              <w:rPr>
                <w:del w:id="16792" w:author="Alban Roche" w:date="2017-08-02T16:42:00Z"/>
                <w:i/>
                <w:szCs w:val="18"/>
              </w:rPr>
            </w:pPr>
            <w:del w:id="16793" w:author="Alban Roche" w:date="2017-08-02T16:42:00Z">
              <w:r w:rsidRPr="00671C8B" w:rsidDel="000934B8">
                <w:rPr>
                  <w:b/>
                  <w:szCs w:val="18"/>
                </w:rPr>
                <w:delText>AT+CGEQMIN?</w:delText>
              </w:r>
              <w:bookmarkStart w:id="16794" w:name="_Toc489460434"/>
              <w:bookmarkEnd w:id="16794"/>
            </w:del>
          </w:p>
        </w:tc>
        <w:tc>
          <w:tcPr>
            <w:tcW w:w="7560" w:type="dxa"/>
          </w:tcPr>
          <w:p w14:paraId="13477D68" w14:textId="199EF762" w:rsidR="00AD6DB4" w:rsidRPr="00671C8B" w:rsidDel="000934B8" w:rsidRDefault="00AD6DB4" w:rsidP="00166AF3">
            <w:pPr>
              <w:pStyle w:val="TableBody"/>
              <w:rPr>
                <w:del w:id="16795" w:author="Alban Roche" w:date="2017-08-02T16:42:00Z"/>
                <w:szCs w:val="18"/>
                <w:u w:val="single"/>
              </w:rPr>
            </w:pPr>
            <w:bookmarkStart w:id="16796" w:name="_Toc489460435"/>
            <w:bookmarkEnd w:id="16796"/>
          </w:p>
          <w:p w14:paraId="38A2C105" w14:textId="02852B45" w:rsidR="00AD6DB4" w:rsidRPr="006928C8" w:rsidDel="000934B8" w:rsidRDefault="00AD6DB4" w:rsidP="00166AF3">
            <w:pPr>
              <w:pStyle w:val="TableBody"/>
              <w:rPr>
                <w:del w:id="16797" w:author="Alban Roche" w:date="2017-08-02T16:42:00Z"/>
                <w:sz w:val="14"/>
                <w:szCs w:val="14"/>
                <w:u w:val="single"/>
              </w:rPr>
            </w:pPr>
            <w:bookmarkStart w:id="16798" w:name="_Toc489460436"/>
            <w:bookmarkEnd w:id="16798"/>
          </w:p>
          <w:p w14:paraId="56D3A62C" w14:textId="3CE2BB56" w:rsidR="00AD6DB4" w:rsidRPr="00671C8B" w:rsidDel="000934B8" w:rsidRDefault="00AD6DB4" w:rsidP="00166AF3">
            <w:pPr>
              <w:pStyle w:val="TableBody"/>
              <w:rPr>
                <w:del w:id="16799" w:author="Alban Roche" w:date="2017-08-02T16:42:00Z"/>
                <w:szCs w:val="18"/>
                <w:u w:val="single"/>
              </w:rPr>
            </w:pPr>
            <w:del w:id="16800" w:author="Alban Roche" w:date="2017-08-02T16:42:00Z">
              <w:r w:rsidRPr="00671C8B" w:rsidDel="000934B8">
                <w:rPr>
                  <w:szCs w:val="18"/>
                  <w:u w:val="single"/>
                </w:rPr>
                <w:delText>Response</w:delText>
              </w:r>
              <w:bookmarkStart w:id="16801" w:name="_Toc489460437"/>
              <w:bookmarkEnd w:id="16801"/>
            </w:del>
          </w:p>
          <w:p w14:paraId="109AB928" w14:textId="7F06797C" w:rsidR="00AD6DB4" w:rsidRPr="00671C8B" w:rsidDel="000934B8" w:rsidRDefault="00AD6DB4" w:rsidP="00166AF3">
            <w:pPr>
              <w:pStyle w:val="TableBody"/>
              <w:rPr>
                <w:del w:id="16802" w:author="Alban Roche" w:date="2017-08-02T16:42:00Z"/>
                <w:b/>
              </w:rPr>
            </w:pPr>
            <w:del w:id="16803" w:author="Alban Roche" w:date="2017-08-02T16:42:00Z">
              <w:r w:rsidRPr="00671C8B" w:rsidDel="000934B8">
                <w:rPr>
                  <w:b/>
                </w:rPr>
                <w:delText>+CGEQMIN: &lt;cid&gt;, &lt;Traffic_class&gt; ,&lt;Maximum_bitrate_UL&gt;, &lt;Maximum_bitrate_DL&gt; ,</w:delText>
              </w:r>
              <w:r w:rsidRPr="00671C8B" w:rsidDel="000934B8">
                <w:rPr>
                  <w:b/>
                </w:rPr>
                <w:br/>
                <w:delText>&lt;Guaranteed_bitrate_UL&gt; ,&lt;Guaranteed_bitrate_DL&gt;,&lt;Delivery_order&gt;,</w:delText>
              </w:r>
              <w:r w:rsidRPr="00671C8B" w:rsidDel="000934B8">
                <w:rPr>
                  <w:b/>
                </w:rPr>
                <w:br/>
                <w:delText>&lt;Maximum_SDU_size&gt;,&lt;SDU_error_ratio&gt; ,&lt;Residual_bit_error_ratio&gt;,</w:delText>
              </w:r>
              <w:r w:rsidRPr="00671C8B" w:rsidDel="000934B8">
                <w:rPr>
                  <w:b/>
                </w:rPr>
                <w:br/>
                <w:delText>&lt;Delivery_of_erroneous_SDUs&gt;,&lt;Transfer_delay&gt; ,&lt;Traffic_handling_priority&gt; [,&lt;Source_statistics_descriptor&gt; ,&lt;Signalling_indication&gt;]</w:delText>
              </w:r>
              <w:bookmarkStart w:id="16804" w:name="_Toc489460438"/>
              <w:bookmarkEnd w:id="16804"/>
            </w:del>
          </w:p>
          <w:p w14:paraId="1ABDFED6" w14:textId="36E11176" w:rsidR="00AD6DB4" w:rsidRPr="00671C8B" w:rsidDel="000934B8" w:rsidRDefault="00AD6DB4" w:rsidP="00166AF3">
            <w:pPr>
              <w:pStyle w:val="TableBody"/>
              <w:rPr>
                <w:del w:id="16805" w:author="Alban Roche" w:date="2017-08-02T16:42:00Z"/>
                <w:b/>
              </w:rPr>
            </w:pPr>
            <w:del w:id="16806" w:author="Alban Roche" w:date="2017-08-02T16:42:00Z">
              <w:r w:rsidRPr="00671C8B" w:rsidDel="000934B8">
                <w:rPr>
                  <w:b/>
                </w:rPr>
                <w:delText>[&lt;CR&gt;&lt;LF&gt; +CGEQMIN: &lt;cid&gt;,&lt;Traffic_class&gt; ,&lt;Maximum_bitrate_UL&gt;,</w:delText>
              </w:r>
              <w:r w:rsidRPr="00671C8B" w:rsidDel="000934B8">
                <w:rPr>
                  <w:b/>
                </w:rPr>
                <w:br/>
                <w:delText>&lt;Maximum_bitrate_DL&gt; ,&lt;Guaranteed_bitrate_UL&gt;,&lt;Guaranteed_bitrate_DL&gt;, &lt;Delivery_order&gt;,&lt;Maximum_SDU_size&gt;,&lt;SDU_error_ratio&gt;,</w:delText>
              </w:r>
              <w:r w:rsidRPr="00671C8B" w:rsidDel="000934B8">
                <w:rPr>
                  <w:b/>
                </w:rPr>
                <w:br/>
                <w:delText>&lt;Residual_bit_error_ratio&gt;,&lt;Delivery_of_erroneous_SDUs&gt;,&lt;Transfer_delay&gt;,</w:delText>
              </w:r>
              <w:r w:rsidRPr="00671C8B" w:rsidDel="000934B8">
                <w:rPr>
                  <w:b/>
                </w:rPr>
                <w:br/>
                <w:delText>&lt;Traffic_handling_priority&gt;[,&lt;Source_statistics_descriptor&gt; ,&lt;Signalling_indication&gt;][...]]</w:delText>
              </w:r>
              <w:bookmarkStart w:id="16807" w:name="_Toc489460439"/>
              <w:bookmarkEnd w:id="16807"/>
            </w:del>
          </w:p>
          <w:p w14:paraId="05E62047" w14:textId="69B05515" w:rsidR="00AD6DB4" w:rsidRPr="00671C8B" w:rsidDel="000934B8" w:rsidRDefault="00AD6DB4" w:rsidP="00166AF3">
            <w:pPr>
              <w:pStyle w:val="TableBody"/>
              <w:rPr>
                <w:del w:id="16808" w:author="Alban Roche" w:date="2017-08-02T16:42:00Z"/>
              </w:rPr>
            </w:pPr>
            <w:del w:id="16809" w:author="Alban Roche" w:date="2017-08-02T16:42:00Z">
              <w:r w:rsidRPr="00671C8B" w:rsidDel="000934B8">
                <w:rPr>
                  <w:b/>
                </w:rPr>
                <w:delText>Error</w:delText>
              </w:r>
              <w:bookmarkStart w:id="16810" w:name="_Toc489460440"/>
              <w:bookmarkEnd w:id="16810"/>
            </w:del>
          </w:p>
        </w:tc>
        <w:bookmarkStart w:id="16811" w:name="_Toc489460441"/>
        <w:bookmarkEnd w:id="16811"/>
      </w:tr>
      <w:tr w:rsidR="00AD6DB4" w:rsidRPr="00671C8B" w:rsidDel="000934B8" w14:paraId="41017024" w14:textId="3B968F71" w:rsidTr="00166AF3">
        <w:trPr>
          <w:cantSplit w:val="0"/>
          <w:del w:id="16812" w:author="Alban Roche" w:date="2017-08-02T16:42:00Z"/>
        </w:trPr>
        <w:tc>
          <w:tcPr>
            <w:tcW w:w="1728" w:type="dxa"/>
          </w:tcPr>
          <w:p w14:paraId="4FCDEF1E" w14:textId="0766D75D" w:rsidR="00AD6DB4" w:rsidRPr="00671C8B" w:rsidDel="000934B8" w:rsidRDefault="00AD6DB4" w:rsidP="00166AF3">
            <w:pPr>
              <w:pStyle w:val="TableBody"/>
              <w:rPr>
                <w:del w:id="16813" w:author="Alban Roche" w:date="2017-08-02T16:42:00Z"/>
                <w:i/>
                <w:szCs w:val="18"/>
              </w:rPr>
            </w:pPr>
            <w:del w:id="16814" w:author="Alban Roche" w:date="2017-08-02T16:42:00Z">
              <w:r w:rsidRPr="00671C8B" w:rsidDel="000934B8">
                <w:rPr>
                  <w:i/>
                  <w:szCs w:val="18"/>
                </w:rPr>
                <w:delText>Write command</w:delText>
              </w:r>
              <w:bookmarkStart w:id="16815" w:name="_Toc489460442"/>
              <w:bookmarkEnd w:id="16815"/>
            </w:del>
          </w:p>
          <w:p w14:paraId="2A5B3CAC" w14:textId="0F60AF0E" w:rsidR="00AD6DB4" w:rsidRPr="006928C8" w:rsidDel="000934B8" w:rsidRDefault="00AD6DB4" w:rsidP="00166AF3">
            <w:pPr>
              <w:pStyle w:val="TableBody"/>
              <w:rPr>
                <w:del w:id="16816" w:author="Alban Roche" w:date="2017-08-02T16:42:00Z"/>
                <w:sz w:val="14"/>
                <w:szCs w:val="14"/>
              </w:rPr>
            </w:pPr>
            <w:bookmarkStart w:id="16817" w:name="_Toc489460443"/>
            <w:bookmarkEnd w:id="16817"/>
          </w:p>
          <w:p w14:paraId="0933661C" w14:textId="26686EAD" w:rsidR="00AD6DB4" w:rsidRPr="00671C8B" w:rsidDel="000934B8" w:rsidRDefault="00AD6DB4" w:rsidP="00166AF3">
            <w:pPr>
              <w:pStyle w:val="TableBody"/>
              <w:rPr>
                <w:del w:id="16818" w:author="Alban Roche" w:date="2017-08-02T16:42:00Z"/>
                <w:szCs w:val="18"/>
                <w:u w:val="single"/>
              </w:rPr>
            </w:pPr>
            <w:del w:id="16819" w:author="Alban Roche" w:date="2017-08-02T16:42:00Z">
              <w:r w:rsidRPr="00671C8B" w:rsidDel="000934B8">
                <w:rPr>
                  <w:szCs w:val="18"/>
                  <w:u w:val="single"/>
                </w:rPr>
                <w:delText>Syntax</w:delText>
              </w:r>
              <w:bookmarkStart w:id="16820" w:name="_Toc489460444"/>
              <w:bookmarkEnd w:id="16820"/>
            </w:del>
          </w:p>
          <w:p w14:paraId="13E0E890" w14:textId="6A36AD6E" w:rsidR="00AD6DB4" w:rsidRPr="00671C8B" w:rsidDel="000934B8" w:rsidRDefault="00AD6DB4" w:rsidP="00166AF3">
            <w:pPr>
              <w:pStyle w:val="TableBody"/>
              <w:rPr>
                <w:del w:id="16821" w:author="Alban Roche" w:date="2017-08-02T16:42:00Z"/>
                <w:i/>
                <w:szCs w:val="18"/>
              </w:rPr>
            </w:pPr>
            <w:del w:id="16822" w:author="Alban Roche" w:date="2017-08-02T16:42:00Z">
              <w:r w:rsidRPr="00671C8B" w:rsidDel="000934B8">
                <w:rPr>
                  <w:b/>
                  <w:szCs w:val="18"/>
                </w:rPr>
                <w:delText>AT+CGEQMIN=</w:delText>
              </w:r>
              <w:r w:rsidRPr="00671C8B" w:rsidDel="000934B8">
                <w:rPr>
                  <w:b/>
                  <w:szCs w:val="18"/>
                </w:rPr>
                <w:br/>
                <w:delText>[&lt;cid&gt;[,&lt;Traffic_</w:delText>
              </w:r>
              <w:r w:rsidRPr="00671C8B" w:rsidDel="000934B8">
                <w:rPr>
                  <w:b/>
                  <w:szCs w:val="18"/>
                </w:rPr>
                <w:br/>
                <w:delText>class&gt; [,&lt;Maximum_</w:delText>
              </w:r>
              <w:r w:rsidRPr="00671C8B" w:rsidDel="000934B8">
                <w:rPr>
                  <w:b/>
                  <w:szCs w:val="18"/>
                </w:rPr>
                <w:br/>
                <w:delText>bitrate_UL&gt; [,&lt;Maximum_</w:delText>
              </w:r>
              <w:r w:rsidRPr="00671C8B" w:rsidDel="000934B8">
                <w:rPr>
                  <w:b/>
                  <w:szCs w:val="18"/>
                </w:rPr>
                <w:br/>
                <w:delText>bitrate_DL&gt; [,&lt;Guaranteed_</w:delText>
              </w:r>
              <w:r w:rsidRPr="00671C8B" w:rsidDel="000934B8">
                <w:rPr>
                  <w:b/>
                  <w:szCs w:val="18"/>
                </w:rPr>
                <w:br/>
                <w:delText>bitrate_UL&gt;</w:delText>
              </w:r>
              <w:r w:rsidRPr="00671C8B" w:rsidDel="000934B8">
                <w:rPr>
                  <w:b/>
                  <w:szCs w:val="18"/>
                </w:rPr>
                <w:br/>
                <w:delText>[,&lt;Guaranteed_</w:delText>
              </w:r>
              <w:r w:rsidRPr="00671C8B" w:rsidDel="000934B8">
                <w:rPr>
                  <w:b/>
                  <w:szCs w:val="18"/>
                </w:rPr>
                <w:br/>
                <w:delText>bitrate_DL&gt;</w:delText>
              </w:r>
              <w:r w:rsidRPr="00671C8B" w:rsidDel="000934B8">
                <w:rPr>
                  <w:b/>
                  <w:szCs w:val="18"/>
                </w:rPr>
                <w:br/>
                <w:delText>[,&lt;Delivery_</w:delText>
              </w:r>
              <w:r w:rsidRPr="00671C8B" w:rsidDel="000934B8">
                <w:rPr>
                  <w:b/>
                  <w:szCs w:val="18"/>
                </w:rPr>
                <w:br/>
                <w:delText>order&gt;</w:delText>
              </w:r>
              <w:r w:rsidRPr="00671C8B" w:rsidDel="000934B8">
                <w:rPr>
                  <w:b/>
                  <w:szCs w:val="18"/>
                </w:rPr>
                <w:br/>
                <w:delText>[,&lt;Maximum_</w:delText>
              </w:r>
              <w:r w:rsidRPr="00671C8B" w:rsidDel="000934B8">
                <w:rPr>
                  <w:b/>
                  <w:szCs w:val="18"/>
                </w:rPr>
                <w:br/>
                <w:delText>SDU_size&gt;</w:delText>
              </w:r>
              <w:r w:rsidRPr="00671C8B" w:rsidDel="000934B8">
                <w:rPr>
                  <w:b/>
                  <w:szCs w:val="18"/>
                </w:rPr>
                <w:br/>
                <w:delText>[,&lt;SDU_error_</w:delText>
              </w:r>
              <w:r w:rsidRPr="00671C8B" w:rsidDel="000934B8">
                <w:rPr>
                  <w:b/>
                  <w:szCs w:val="18"/>
                </w:rPr>
                <w:br/>
                <w:delText>ratio&gt;[,&lt;Residual_bit_error_ratio&gt; [,&lt;Delivery_of_</w:delText>
              </w:r>
              <w:r w:rsidRPr="00671C8B" w:rsidDel="000934B8">
                <w:rPr>
                  <w:b/>
                  <w:szCs w:val="18"/>
                </w:rPr>
                <w:br/>
                <w:delText>erroneous_</w:delText>
              </w:r>
              <w:r w:rsidRPr="00671C8B" w:rsidDel="000934B8">
                <w:rPr>
                  <w:b/>
                  <w:szCs w:val="18"/>
                </w:rPr>
                <w:br/>
                <w:delText>SDUs&gt;</w:delText>
              </w:r>
              <w:r w:rsidRPr="00671C8B" w:rsidDel="000934B8">
                <w:rPr>
                  <w:b/>
                  <w:szCs w:val="18"/>
                </w:rPr>
                <w:br/>
                <w:delText>[,&lt;Transfer_</w:delText>
              </w:r>
              <w:r w:rsidRPr="00671C8B" w:rsidDel="000934B8">
                <w:rPr>
                  <w:b/>
                  <w:szCs w:val="18"/>
                </w:rPr>
                <w:br/>
                <w:delText>delay&gt;[,&lt;Traffic_handling_</w:delText>
              </w:r>
              <w:r w:rsidRPr="00671C8B" w:rsidDel="000934B8">
                <w:rPr>
                  <w:b/>
                  <w:szCs w:val="18"/>
                </w:rPr>
                <w:br/>
                <w:delText>priority&gt;</w:delText>
              </w:r>
              <w:r w:rsidRPr="00671C8B" w:rsidDel="000934B8">
                <w:rPr>
                  <w:b/>
                  <w:szCs w:val="18"/>
                </w:rPr>
                <w:br/>
                <w:delText>[,&lt;Source_</w:delText>
              </w:r>
              <w:r w:rsidRPr="00671C8B" w:rsidDel="000934B8">
                <w:rPr>
                  <w:b/>
                  <w:szCs w:val="18"/>
                </w:rPr>
                <w:br/>
                <w:delText>statistics_</w:delText>
              </w:r>
              <w:r w:rsidRPr="00671C8B" w:rsidDel="000934B8">
                <w:rPr>
                  <w:b/>
                  <w:szCs w:val="18"/>
                </w:rPr>
                <w:br/>
                <w:delText>descriptor&gt;,</w:delText>
              </w:r>
              <w:r w:rsidRPr="00671C8B" w:rsidDel="000934B8">
                <w:rPr>
                  <w:b/>
                  <w:szCs w:val="18"/>
                </w:rPr>
                <w:br/>
                <w:delText>&lt;Signalling_</w:delText>
              </w:r>
              <w:r w:rsidRPr="00671C8B" w:rsidDel="000934B8">
                <w:rPr>
                  <w:b/>
                  <w:szCs w:val="18"/>
                </w:rPr>
                <w:br/>
                <w:delText>indication&gt;</w:delText>
              </w:r>
              <w:r w:rsidRPr="00671C8B" w:rsidDel="000934B8">
                <w:rPr>
                  <w:b/>
                  <w:szCs w:val="18"/>
                </w:rPr>
                <w:br/>
                <w:delText>]]]]]]]]]]]]]]]</w:delText>
              </w:r>
              <w:bookmarkStart w:id="16823" w:name="_Toc489460445"/>
              <w:bookmarkEnd w:id="16823"/>
            </w:del>
          </w:p>
        </w:tc>
        <w:tc>
          <w:tcPr>
            <w:tcW w:w="7560" w:type="dxa"/>
          </w:tcPr>
          <w:p w14:paraId="36468C1E" w14:textId="4EA85683" w:rsidR="00AD6DB4" w:rsidRPr="00671C8B" w:rsidDel="000934B8" w:rsidRDefault="00AD6DB4" w:rsidP="00166AF3">
            <w:pPr>
              <w:pStyle w:val="TableBody"/>
              <w:rPr>
                <w:del w:id="16824" w:author="Alban Roche" w:date="2017-08-02T16:42:00Z"/>
                <w:szCs w:val="18"/>
                <w:u w:val="single"/>
              </w:rPr>
            </w:pPr>
            <w:bookmarkStart w:id="16825" w:name="_Toc489460446"/>
            <w:bookmarkEnd w:id="16825"/>
          </w:p>
          <w:p w14:paraId="4B7A3064" w14:textId="2B0BBB9A" w:rsidR="00AD6DB4" w:rsidRPr="006928C8" w:rsidDel="000934B8" w:rsidRDefault="00AD6DB4" w:rsidP="00166AF3">
            <w:pPr>
              <w:pStyle w:val="TableBody"/>
              <w:rPr>
                <w:del w:id="16826" w:author="Alban Roche" w:date="2017-08-02T16:42:00Z"/>
                <w:sz w:val="14"/>
                <w:szCs w:val="14"/>
                <w:u w:val="single"/>
              </w:rPr>
            </w:pPr>
            <w:bookmarkStart w:id="16827" w:name="_Toc489460447"/>
            <w:bookmarkEnd w:id="16827"/>
          </w:p>
          <w:p w14:paraId="299F4FD6" w14:textId="46FB5912" w:rsidR="00AD6DB4" w:rsidRPr="00671C8B" w:rsidDel="000934B8" w:rsidRDefault="00AD6DB4" w:rsidP="00166AF3">
            <w:pPr>
              <w:pStyle w:val="TableBody"/>
              <w:rPr>
                <w:del w:id="16828" w:author="Alban Roche" w:date="2017-08-02T16:42:00Z"/>
                <w:szCs w:val="18"/>
                <w:u w:val="single"/>
              </w:rPr>
            </w:pPr>
            <w:del w:id="16829" w:author="Alban Roche" w:date="2017-08-02T16:42:00Z">
              <w:r w:rsidRPr="00671C8B" w:rsidDel="000934B8">
                <w:rPr>
                  <w:szCs w:val="18"/>
                  <w:u w:val="single"/>
                </w:rPr>
                <w:delText>Response</w:delText>
              </w:r>
              <w:bookmarkStart w:id="16830" w:name="_Toc489460448"/>
              <w:bookmarkEnd w:id="16830"/>
            </w:del>
          </w:p>
          <w:p w14:paraId="5FC6809C" w14:textId="718018F1" w:rsidR="00AD6DB4" w:rsidRPr="00671C8B" w:rsidDel="000934B8" w:rsidRDefault="00AD6DB4" w:rsidP="00166AF3">
            <w:pPr>
              <w:pStyle w:val="TableBody"/>
              <w:rPr>
                <w:del w:id="16831" w:author="Alban Roche" w:date="2017-08-02T16:42:00Z"/>
              </w:rPr>
            </w:pPr>
            <w:del w:id="16832" w:author="Alban Roche" w:date="2017-08-02T16:42:00Z">
              <w:r w:rsidRPr="00671C8B" w:rsidDel="000934B8">
                <w:rPr>
                  <w:b/>
                </w:rPr>
                <w:delText>OK</w:delText>
              </w:r>
              <w:bookmarkStart w:id="16833" w:name="_Toc489460449"/>
              <w:bookmarkEnd w:id="16833"/>
            </w:del>
          </w:p>
          <w:p w14:paraId="5D40BF88" w14:textId="5A49CFE8" w:rsidR="00AD6DB4" w:rsidRPr="006928C8" w:rsidDel="000934B8" w:rsidRDefault="00AD6DB4" w:rsidP="00166AF3">
            <w:pPr>
              <w:pStyle w:val="TableBody"/>
              <w:rPr>
                <w:del w:id="16834" w:author="Alban Roche" w:date="2017-08-02T16:42:00Z"/>
                <w:sz w:val="14"/>
                <w:szCs w:val="14"/>
              </w:rPr>
            </w:pPr>
            <w:bookmarkStart w:id="16835" w:name="_Toc489460450"/>
            <w:bookmarkEnd w:id="16835"/>
          </w:p>
          <w:p w14:paraId="18009C9A" w14:textId="632A7ACE" w:rsidR="00AD6DB4" w:rsidRPr="00671C8B" w:rsidDel="000934B8" w:rsidRDefault="00AD6DB4" w:rsidP="00166AF3">
            <w:pPr>
              <w:pStyle w:val="TableBody"/>
              <w:rPr>
                <w:del w:id="16836" w:author="Alban Roche" w:date="2017-08-02T16:42:00Z"/>
              </w:rPr>
            </w:pPr>
            <w:del w:id="16837" w:author="Alban Roche" w:date="2017-08-02T16:42:00Z">
              <w:r w:rsidRPr="00671C8B" w:rsidDel="000934B8">
                <w:delText>or</w:delText>
              </w:r>
              <w:bookmarkStart w:id="16838" w:name="_Toc489460451"/>
              <w:bookmarkEnd w:id="16838"/>
            </w:del>
          </w:p>
          <w:p w14:paraId="6A846B67" w14:textId="3A8729B0" w:rsidR="00AD6DB4" w:rsidRPr="00671C8B" w:rsidDel="000934B8" w:rsidRDefault="00AD6DB4" w:rsidP="00166AF3">
            <w:pPr>
              <w:pStyle w:val="TableBody"/>
              <w:rPr>
                <w:del w:id="16839" w:author="Alban Roche" w:date="2017-08-02T16:42:00Z"/>
                <w:b/>
              </w:rPr>
            </w:pPr>
            <w:del w:id="16840" w:author="Alban Roche" w:date="2017-08-02T16:42:00Z">
              <w:r w:rsidRPr="00671C8B" w:rsidDel="000934B8">
                <w:rPr>
                  <w:b/>
                </w:rPr>
                <w:delText>ERROR</w:delText>
              </w:r>
              <w:bookmarkStart w:id="16841" w:name="_Toc489460452"/>
              <w:bookmarkEnd w:id="16841"/>
            </w:del>
          </w:p>
          <w:p w14:paraId="751935BE" w14:textId="6E57097F" w:rsidR="00AD6DB4" w:rsidRPr="006928C8" w:rsidDel="000934B8" w:rsidRDefault="00AD6DB4" w:rsidP="00166AF3">
            <w:pPr>
              <w:pStyle w:val="TableBody"/>
              <w:rPr>
                <w:del w:id="16842" w:author="Alban Roche" w:date="2017-08-02T16:42:00Z"/>
                <w:sz w:val="14"/>
                <w:szCs w:val="14"/>
              </w:rPr>
            </w:pPr>
            <w:bookmarkStart w:id="16843" w:name="_Toc489460453"/>
            <w:bookmarkEnd w:id="16843"/>
          </w:p>
          <w:p w14:paraId="632FA65E" w14:textId="4D502952" w:rsidR="00AD6DB4" w:rsidRPr="00671C8B" w:rsidDel="000934B8" w:rsidRDefault="00AD6DB4" w:rsidP="00166AF3">
            <w:pPr>
              <w:pStyle w:val="TableBody"/>
              <w:rPr>
                <w:del w:id="16844" w:author="Alban Roche" w:date="2017-08-02T16:42:00Z"/>
              </w:rPr>
            </w:pPr>
            <w:del w:id="16845" w:author="Alban Roche" w:date="2017-08-02T16:42:00Z">
              <w:r w:rsidRPr="00671C8B" w:rsidDel="000934B8">
                <w:rPr>
                  <w:u w:val="single"/>
                </w:rPr>
                <w:delText>Parameter</w:delText>
              </w:r>
              <w:bookmarkStart w:id="16846" w:name="_Toc489460454"/>
              <w:bookmarkEnd w:id="16846"/>
            </w:del>
          </w:p>
          <w:p w14:paraId="360E572A" w14:textId="2605FE37" w:rsidR="00AD6DB4" w:rsidRPr="00671C8B" w:rsidDel="000934B8" w:rsidRDefault="00AD6DB4" w:rsidP="00166AF3">
            <w:pPr>
              <w:pStyle w:val="TableBody"/>
              <w:rPr>
                <w:del w:id="16847" w:author="Alban Roche" w:date="2017-08-02T16:42:00Z"/>
              </w:rPr>
            </w:pPr>
            <w:del w:id="16848" w:author="Alban Roche" w:date="2017-08-02T16:42:00Z">
              <w:r w:rsidRPr="00671C8B" w:rsidDel="000934B8">
                <w:rPr>
                  <w:b/>
                </w:rPr>
                <w:delText>&lt;cid&gt;</w:delText>
              </w:r>
              <w:r w:rsidRPr="00671C8B" w:rsidDel="000934B8">
                <w:tab/>
                <w:delText>Numeric parameter which specifies a particular PDP context definition (see +CGDCONT and +CGDSCONT commands).</w:delText>
              </w:r>
              <w:bookmarkStart w:id="16849" w:name="_Toc489460455"/>
              <w:bookmarkEnd w:id="16849"/>
            </w:del>
          </w:p>
          <w:p w14:paraId="5F32B920" w14:textId="4EF63C8D" w:rsidR="00AD6DB4" w:rsidRPr="006928C8" w:rsidDel="000934B8" w:rsidRDefault="00AD6DB4" w:rsidP="00166AF3">
            <w:pPr>
              <w:pStyle w:val="TableBody"/>
              <w:rPr>
                <w:del w:id="16850" w:author="Alban Roche" w:date="2017-08-02T16:42:00Z"/>
                <w:b/>
                <w:sz w:val="14"/>
                <w:szCs w:val="14"/>
              </w:rPr>
            </w:pPr>
            <w:bookmarkStart w:id="16851" w:name="_Toc489460456"/>
            <w:bookmarkEnd w:id="16851"/>
          </w:p>
          <w:p w14:paraId="37F4FCC8" w14:textId="4E0406AC" w:rsidR="00AD6DB4" w:rsidRPr="00671C8B" w:rsidDel="000934B8" w:rsidRDefault="00AD6DB4" w:rsidP="00166AF3">
            <w:pPr>
              <w:pStyle w:val="TableBody"/>
              <w:rPr>
                <w:del w:id="16852" w:author="Alban Roche" w:date="2017-08-02T16:42:00Z"/>
              </w:rPr>
            </w:pPr>
            <w:del w:id="16853" w:author="Alban Roche" w:date="2017-08-02T16:42:00Z">
              <w:r w:rsidRPr="00671C8B" w:rsidDel="000934B8">
                <w:rPr>
                  <w:b/>
                </w:rPr>
                <w:delText>&lt;Traffic_class&gt;</w:delText>
              </w:r>
              <w:r w:rsidRPr="00671C8B" w:rsidDel="000934B8">
                <w:tab/>
                <w:delText>UMTS bearer service application type</w:delText>
              </w:r>
              <w:bookmarkStart w:id="16854" w:name="_Toc489460457"/>
              <w:bookmarkEnd w:id="16854"/>
            </w:del>
          </w:p>
          <w:p w14:paraId="4C925DAC" w14:textId="69B6FDF5" w:rsidR="00AD6DB4" w:rsidRPr="00671C8B" w:rsidDel="000934B8" w:rsidRDefault="00AD6DB4" w:rsidP="00166AF3">
            <w:pPr>
              <w:pStyle w:val="TableBody"/>
              <w:rPr>
                <w:del w:id="16855" w:author="Alban Roche" w:date="2017-08-02T16:42:00Z"/>
              </w:rPr>
            </w:pPr>
            <w:del w:id="16856" w:author="Alban Roche" w:date="2017-08-02T16:42:00Z">
              <w:r w:rsidRPr="00671C8B" w:rsidDel="000934B8">
                <w:delText>0</w:delText>
              </w:r>
              <w:r w:rsidRPr="00671C8B" w:rsidDel="000934B8">
                <w:tab/>
                <w:delText>Conversational</w:delText>
              </w:r>
              <w:bookmarkStart w:id="16857" w:name="_Toc489460458"/>
              <w:bookmarkEnd w:id="16857"/>
            </w:del>
          </w:p>
          <w:p w14:paraId="2620613C" w14:textId="36E9C3C7" w:rsidR="00AD6DB4" w:rsidRPr="00671C8B" w:rsidDel="000934B8" w:rsidRDefault="00AD6DB4" w:rsidP="00166AF3">
            <w:pPr>
              <w:pStyle w:val="TableBody"/>
              <w:rPr>
                <w:del w:id="16858" w:author="Alban Roche" w:date="2017-08-02T16:42:00Z"/>
              </w:rPr>
            </w:pPr>
            <w:del w:id="16859" w:author="Alban Roche" w:date="2017-08-02T16:42:00Z">
              <w:r w:rsidRPr="00671C8B" w:rsidDel="000934B8">
                <w:delText>1</w:delText>
              </w:r>
              <w:r w:rsidRPr="00671C8B" w:rsidDel="000934B8">
                <w:tab/>
                <w:delText>Streaming</w:delText>
              </w:r>
              <w:bookmarkStart w:id="16860" w:name="_Toc489460459"/>
              <w:bookmarkEnd w:id="16860"/>
            </w:del>
          </w:p>
          <w:p w14:paraId="433EF4CB" w14:textId="7A6E3121" w:rsidR="00AD6DB4" w:rsidRPr="00671C8B" w:rsidDel="000934B8" w:rsidRDefault="00AD6DB4" w:rsidP="00166AF3">
            <w:pPr>
              <w:pStyle w:val="TableBody"/>
              <w:rPr>
                <w:del w:id="16861" w:author="Alban Roche" w:date="2017-08-02T16:42:00Z"/>
              </w:rPr>
            </w:pPr>
            <w:del w:id="16862" w:author="Alban Roche" w:date="2017-08-02T16:42:00Z">
              <w:r w:rsidRPr="00671C8B" w:rsidDel="000934B8">
                <w:delText>2</w:delText>
              </w:r>
              <w:r w:rsidRPr="00671C8B" w:rsidDel="000934B8">
                <w:tab/>
                <w:delText>Interactive</w:delText>
              </w:r>
              <w:bookmarkStart w:id="16863" w:name="_Toc489460460"/>
              <w:bookmarkEnd w:id="16863"/>
            </w:del>
          </w:p>
          <w:p w14:paraId="6141D9D9" w14:textId="23EBCFE9" w:rsidR="00AD6DB4" w:rsidRPr="00671C8B" w:rsidDel="000934B8" w:rsidRDefault="00AD6DB4" w:rsidP="00166AF3">
            <w:pPr>
              <w:pStyle w:val="TableBody"/>
              <w:rPr>
                <w:del w:id="16864" w:author="Alban Roche" w:date="2017-08-02T16:42:00Z"/>
              </w:rPr>
            </w:pPr>
            <w:del w:id="16865" w:author="Alban Roche" w:date="2017-08-02T16:42:00Z">
              <w:r w:rsidRPr="00671C8B" w:rsidDel="000934B8">
                <w:delText>3</w:delText>
              </w:r>
              <w:r w:rsidRPr="00671C8B" w:rsidDel="000934B8">
                <w:tab/>
                <w:delText>Background</w:delText>
              </w:r>
              <w:bookmarkStart w:id="16866" w:name="_Toc489460461"/>
              <w:bookmarkEnd w:id="16866"/>
            </w:del>
          </w:p>
          <w:p w14:paraId="364F4C53" w14:textId="2893F623" w:rsidR="00AD6DB4" w:rsidRPr="006928C8" w:rsidDel="000934B8" w:rsidRDefault="00AD6DB4" w:rsidP="00166AF3">
            <w:pPr>
              <w:pStyle w:val="TableBody"/>
              <w:rPr>
                <w:del w:id="16867" w:author="Alban Roche" w:date="2017-08-02T16:42:00Z"/>
                <w:b/>
                <w:sz w:val="14"/>
                <w:szCs w:val="14"/>
              </w:rPr>
            </w:pPr>
            <w:bookmarkStart w:id="16868" w:name="_Toc489460462"/>
            <w:bookmarkEnd w:id="16868"/>
          </w:p>
          <w:p w14:paraId="1B2FD49C" w14:textId="4A404D5F" w:rsidR="00AD6DB4" w:rsidRPr="00671C8B" w:rsidDel="000934B8" w:rsidRDefault="00AD6DB4" w:rsidP="00166AF3">
            <w:pPr>
              <w:pStyle w:val="TableBody"/>
              <w:rPr>
                <w:del w:id="16869" w:author="Alban Roche" w:date="2017-08-02T16:42:00Z"/>
              </w:rPr>
            </w:pPr>
            <w:del w:id="16870" w:author="Alban Roche" w:date="2017-08-02T16:42:00Z">
              <w:r w:rsidRPr="00671C8B" w:rsidDel="000934B8">
                <w:rPr>
                  <w:b/>
                </w:rPr>
                <w:delText>&lt;Maximum_bitrate_UL&gt;</w:delText>
              </w:r>
              <w:r w:rsidRPr="00671C8B" w:rsidDel="000934B8">
                <w:tab/>
                <w:delText>Numeric parameter that indicates the maximum number of kbits/s delivered to UMTS (up-link traffic) at a SAP.</w:delText>
              </w:r>
              <w:bookmarkStart w:id="16871" w:name="_Toc489460463"/>
              <w:bookmarkEnd w:id="16871"/>
            </w:del>
          </w:p>
          <w:p w14:paraId="14FC30F4" w14:textId="1FE51A4B" w:rsidR="00AD6DB4" w:rsidRPr="00F425F8" w:rsidDel="000934B8" w:rsidRDefault="00AD6DB4" w:rsidP="00166AF3">
            <w:pPr>
              <w:pStyle w:val="TableBody"/>
              <w:rPr>
                <w:del w:id="16872" w:author="Alban Roche" w:date="2017-08-02T16:42:00Z"/>
                <w:b/>
                <w:sz w:val="16"/>
                <w:szCs w:val="16"/>
              </w:rPr>
            </w:pPr>
            <w:bookmarkStart w:id="16873" w:name="_Toc489460464"/>
            <w:bookmarkEnd w:id="16873"/>
          </w:p>
          <w:p w14:paraId="29EEB0AC" w14:textId="237DE10D" w:rsidR="00AD6DB4" w:rsidRPr="00671C8B" w:rsidDel="000934B8" w:rsidRDefault="00AD6DB4" w:rsidP="00166AF3">
            <w:pPr>
              <w:pStyle w:val="TableBody"/>
              <w:rPr>
                <w:del w:id="16874" w:author="Alban Roche" w:date="2017-08-02T16:42:00Z"/>
              </w:rPr>
            </w:pPr>
            <w:del w:id="16875" w:author="Alban Roche" w:date="2017-08-02T16:42:00Z">
              <w:r w:rsidRPr="00671C8B" w:rsidDel="000934B8">
                <w:rPr>
                  <w:b/>
                </w:rPr>
                <w:delText>&lt;Maximum_bitrate_DL&gt;</w:delText>
              </w:r>
              <w:r w:rsidRPr="00671C8B" w:rsidDel="000934B8">
                <w:tab/>
                <w:delText>Numeric parameter that indicates the maximum number of kbits/s delivered by UMTS (down-link traffic) at a SAP.</w:delText>
              </w:r>
              <w:bookmarkStart w:id="16876" w:name="_Toc489460465"/>
              <w:bookmarkEnd w:id="16876"/>
            </w:del>
          </w:p>
          <w:p w14:paraId="44FC7A85" w14:textId="2F2F6BAB" w:rsidR="00AD6DB4" w:rsidRPr="00F425F8" w:rsidDel="000934B8" w:rsidRDefault="00AD6DB4" w:rsidP="00166AF3">
            <w:pPr>
              <w:pStyle w:val="TableBody"/>
              <w:rPr>
                <w:del w:id="16877" w:author="Alban Roche" w:date="2017-08-02T16:42:00Z"/>
                <w:sz w:val="16"/>
                <w:szCs w:val="16"/>
              </w:rPr>
            </w:pPr>
            <w:bookmarkStart w:id="16878" w:name="_Toc489460466"/>
            <w:bookmarkEnd w:id="16878"/>
          </w:p>
          <w:p w14:paraId="24F51776" w14:textId="6BCCE107" w:rsidR="00AD6DB4" w:rsidRPr="00671C8B" w:rsidDel="000934B8" w:rsidRDefault="00AD6DB4" w:rsidP="00166AF3">
            <w:pPr>
              <w:pStyle w:val="TableBody"/>
              <w:rPr>
                <w:del w:id="16879" w:author="Alban Roche" w:date="2017-08-02T16:42:00Z"/>
              </w:rPr>
            </w:pPr>
            <w:del w:id="16880" w:author="Alban Roche" w:date="2017-08-02T16:42:00Z">
              <w:r w:rsidRPr="00671C8B" w:rsidDel="000934B8">
                <w:rPr>
                  <w:b/>
                </w:rPr>
                <w:delText>&lt;Guaranteed_bitrate_UL&gt;</w:delText>
              </w:r>
              <w:r w:rsidRPr="00671C8B" w:rsidDel="000934B8">
                <w:tab/>
                <w:delText>Numeric parameter that indicates the guaranteed number of kbits/s delivered to UMTS (up-link traffic) at a SAP (provided that there is data to deliver).</w:delText>
              </w:r>
              <w:bookmarkStart w:id="16881" w:name="_Toc489460467"/>
              <w:bookmarkEnd w:id="16881"/>
            </w:del>
          </w:p>
          <w:p w14:paraId="6991C6DB" w14:textId="2DE1C7A6" w:rsidR="00AD6DB4" w:rsidRPr="00F425F8" w:rsidDel="000934B8" w:rsidRDefault="00AD6DB4" w:rsidP="00166AF3">
            <w:pPr>
              <w:pStyle w:val="TableBody"/>
              <w:rPr>
                <w:del w:id="16882" w:author="Alban Roche" w:date="2017-08-02T16:42:00Z"/>
                <w:b/>
                <w:sz w:val="16"/>
                <w:szCs w:val="16"/>
              </w:rPr>
            </w:pPr>
            <w:bookmarkStart w:id="16883" w:name="_Toc489460468"/>
            <w:bookmarkEnd w:id="16883"/>
          </w:p>
          <w:p w14:paraId="1886BA38" w14:textId="6F8E088B" w:rsidR="00AD6DB4" w:rsidRPr="00671C8B" w:rsidDel="000934B8" w:rsidRDefault="00AD6DB4" w:rsidP="00166AF3">
            <w:pPr>
              <w:pStyle w:val="TableBody"/>
              <w:rPr>
                <w:del w:id="16884" w:author="Alban Roche" w:date="2017-08-02T16:42:00Z"/>
              </w:rPr>
            </w:pPr>
            <w:del w:id="16885" w:author="Alban Roche" w:date="2017-08-02T16:42:00Z">
              <w:r w:rsidRPr="00671C8B" w:rsidDel="000934B8">
                <w:rPr>
                  <w:b/>
                </w:rPr>
                <w:delText>&lt;Guaranteed_bitrate_DL&gt;</w:delText>
              </w:r>
              <w:r w:rsidRPr="00671C8B" w:rsidDel="000934B8">
                <w:tab/>
                <w:delText>Numeric parameter that indicates the guaranteed number of kbits/s delivered by UMTS (down-link traffic) at a SAP (provided that there is data to deliver).</w:delText>
              </w:r>
              <w:bookmarkStart w:id="16886" w:name="_Toc489460469"/>
              <w:bookmarkEnd w:id="16886"/>
            </w:del>
          </w:p>
          <w:p w14:paraId="03A2B716" w14:textId="36EA9E81" w:rsidR="00AD6DB4" w:rsidRPr="00F425F8" w:rsidDel="000934B8" w:rsidRDefault="00AD6DB4" w:rsidP="00166AF3">
            <w:pPr>
              <w:pStyle w:val="TableBody"/>
              <w:rPr>
                <w:del w:id="16887" w:author="Alban Roche" w:date="2017-08-02T16:42:00Z"/>
                <w:b/>
                <w:sz w:val="16"/>
                <w:szCs w:val="16"/>
              </w:rPr>
            </w:pPr>
            <w:bookmarkStart w:id="16888" w:name="_Toc489460470"/>
            <w:bookmarkEnd w:id="16888"/>
          </w:p>
          <w:p w14:paraId="14567813" w14:textId="30915835" w:rsidR="00AD6DB4" w:rsidRPr="00671C8B" w:rsidDel="000934B8" w:rsidRDefault="00AD6DB4" w:rsidP="00166AF3">
            <w:pPr>
              <w:pStyle w:val="TableBody"/>
              <w:rPr>
                <w:del w:id="16889" w:author="Alban Roche" w:date="2017-08-02T16:42:00Z"/>
              </w:rPr>
            </w:pPr>
            <w:del w:id="16890" w:author="Alban Roche" w:date="2017-08-02T16:42:00Z">
              <w:r w:rsidRPr="00671C8B" w:rsidDel="000934B8">
                <w:rPr>
                  <w:b/>
                </w:rPr>
                <w:delText>&lt;Delivery_order&gt;</w:delText>
              </w:r>
              <w:r w:rsidRPr="00671C8B" w:rsidDel="000934B8">
                <w:tab/>
                <w:delText>Numeric parameter that indicates whether the UMTS bearer shall provide in-sequence SDU delivery or not</w:delText>
              </w:r>
              <w:bookmarkStart w:id="16891" w:name="_Toc489460471"/>
              <w:bookmarkEnd w:id="16891"/>
            </w:del>
          </w:p>
          <w:p w14:paraId="54492367" w14:textId="1BABD15F" w:rsidR="00AD6DB4" w:rsidRPr="00671C8B" w:rsidDel="000934B8" w:rsidRDefault="00AD6DB4" w:rsidP="00166AF3">
            <w:pPr>
              <w:pStyle w:val="TableBody"/>
              <w:rPr>
                <w:del w:id="16892" w:author="Alban Roche" w:date="2017-08-02T16:42:00Z"/>
              </w:rPr>
            </w:pPr>
            <w:del w:id="16893" w:author="Alban Roche" w:date="2017-08-02T16:42:00Z">
              <w:r w:rsidRPr="00671C8B" w:rsidDel="000934B8">
                <w:delText>0</w:delText>
              </w:r>
              <w:r w:rsidRPr="00671C8B" w:rsidDel="000934B8">
                <w:tab/>
                <w:delText>No</w:delText>
              </w:r>
              <w:bookmarkStart w:id="16894" w:name="_Toc489460472"/>
              <w:bookmarkEnd w:id="16894"/>
            </w:del>
          </w:p>
          <w:p w14:paraId="14E01098" w14:textId="7A808FD7" w:rsidR="00AD6DB4" w:rsidRPr="00671C8B" w:rsidDel="000934B8" w:rsidRDefault="00AD6DB4" w:rsidP="00166AF3">
            <w:pPr>
              <w:pStyle w:val="TableBody"/>
              <w:rPr>
                <w:del w:id="16895" w:author="Alban Roche" w:date="2017-08-02T16:42:00Z"/>
              </w:rPr>
            </w:pPr>
            <w:del w:id="16896" w:author="Alban Roche" w:date="2017-08-02T16:42:00Z">
              <w:r w:rsidRPr="00671C8B" w:rsidDel="000934B8">
                <w:delText>1</w:delText>
              </w:r>
              <w:r w:rsidRPr="00671C8B" w:rsidDel="000934B8">
                <w:tab/>
                <w:delText>Yes</w:delText>
              </w:r>
              <w:bookmarkStart w:id="16897" w:name="_Toc489460473"/>
              <w:bookmarkEnd w:id="16897"/>
            </w:del>
          </w:p>
          <w:p w14:paraId="72E95974" w14:textId="311B1F65" w:rsidR="00AD6DB4" w:rsidRPr="00F425F8" w:rsidDel="000934B8" w:rsidRDefault="00AD6DB4" w:rsidP="00166AF3">
            <w:pPr>
              <w:pStyle w:val="TableBody"/>
              <w:rPr>
                <w:del w:id="16898" w:author="Alban Roche" w:date="2017-08-02T16:42:00Z"/>
                <w:b/>
                <w:sz w:val="16"/>
                <w:szCs w:val="16"/>
              </w:rPr>
            </w:pPr>
            <w:bookmarkStart w:id="16899" w:name="_Toc489460474"/>
            <w:bookmarkEnd w:id="16899"/>
          </w:p>
          <w:p w14:paraId="7D19A6DB" w14:textId="5F41FC0D" w:rsidR="00AD6DB4" w:rsidRPr="00671C8B" w:rsidDel="000934B8" w:rsidRDefault="00AD6DB4" w:rsidP="00166AF3">
            <w:pPr>
              <w:pStyle w:val="TableBody"/>
              <w:rPr>
                <w:del w:id="16900" w:author="Alban Roche" w:date="2017-08-02T16:42:00Z"/>
              </w:rPr>
            </w:pPr>
            <w:del w:id="16901" w:author="Alban Roche" w:date="2017-08-02T16:42:00Z">
              <w:r w:rsidRPr="00671C8B" w:rsidDel="000934B8">
                <w:rPr>
                  <w:b/>
                </w:rPr>
                <w:delText>&lt;Maximum_SDU_size&gt;</w:delText>
              </w:r>
              <w:r w:rsidRPr="00671C8B" w:rsidDel="000934B8">
                <w:tab/>
                <w:delText>Numeric parameter that indicates the maximum allowed SDU size in octets</w:delText>
              </w:r>
              <w:bookmarkStart w:id="16902" w:name="_Toc489460475"/>
              <w:bookmarkEnd w:id="16902"/>
            </w:del>
          </w:p>
          <w:p w14:paraId="5C23192A" w14:textId="016F6F45" w:rsidR="00AD6DB4" w:rsidRPr="00F425F8" w:rsidDel="000934B8" w:rsidRDefault="00AD6DB4" w:rsidP="00166AF3">
            <w:pPr>
              <w:pStyle w:val="TableBody"/>
              <w:rPr>
                <w:del w:id="16903" w:author="Alban Roche" w:date="2017-08-02T16:42:00Z"/>
                <w:b/>
                <w:sz w:val="16"/>
                <w:szCs w:val="16"/>
              </w:rPr>
            </w:pPr>
            <w:bookmarkStart w:id="16904" w:name="_Toc489460476"/>
            <w:bookmarkEnd w:id="16904"/>
          </w:p>
          <w:p w14:paraId="498958F8" w14:textId="4CF5B137" w:rsidR="00AD6DB4" w:rsidRPr="00671C8B" w:rsidDel="000934B8" w:rsidRDefault="00AD6DB4" w:rsidP="00166AF3">
            <w:pPr>
              <w:pStyle w:val="TableBody"/>
              <w:rPr>
                <w:del w:id="16905" w:author="Alban Roche" w:date="2017-08-02T16:42:00Z"/>
              </w:rPr>
            </w:pPr>
            <w:del w:id="16906" w:author="Alban Roche" w:date="2017-08-02T16:42:00Z">
              <w:r w:rsidRPr="00671C8B" w:rsidDel="000934B8">
                <w:rPr>
                  <w:b/>
                </w:rPr>
                <w:delText>&lt;SDU_error_ratio&gt;</w:delText>
              </w:r>
              <w:r w:rsidRPr="00671C8B" w:rsidDel="000934B8">
                <w:tab/>
                <w:delText>String parameter that indicates the target value for the fraction of SDUs lost or detected as erroneous. SDU error ratio is defined only for conforming traffic. The value is specified as 'mEe'.</w:delText>
              </w:r>
              <w:bookmarkStart w:id="16907" w:name="_Toc489460477"/>
              <w:bookmarkEnd w:id="16907"/>
            </w:del>
          </w:p>
          <w:p w14:paraId="3526ED79" w14:textId="089C6131" w:rsidR="00AD6DB4" w:rsidRPr="006928C8" w:rsidDel="000934B8" w:rsidRDefault="00AD6DB4" w:rsidP="00166AF3">
            <w:pPr>
              <w:pStyle w:val="TableBody"/>
              <w:rPr>
                <w:del w:id="16908" w:author="Alban Roche" w:date="2017-08-02T16:42:00Z"/>
                <w:b/>
                <w:sz w:val="16"/>
                <w:szCs w:val="16"/>
              </w:rPr>
            </w:pPr>
            <w:bookmarkStart w:id="16909" w:name="_Toc489460478"/>
            <w:bookmarkEnd w:id="16909"/>
          </w:p>
          <w:p w14:paraId="31710A75" w14:textId="409C65F2" w:rsidR="00AD6DB4" w:rsidRPr="00671C8B" w:rsidDel="000934B8" w:rsidRDefault="00AD6DB4" w:rsidP="00166AF3">
            <w:pPr>
              <w:pStyle w:val="TableBody"/>
              <w:rPr>
                <w:del w:id="16910" w:author="Alban Roche" w:date="2017-08-02T16:42:00Z"/>
              </w:rPr>
            </w:pPr>
            <w:del w:id="16911" w:author="Alban Roche" w:date="2017-08-02T16:42:00Z">
              <w:r w:rsidRPr="00671C8B" w:rsidDel="000934B8">
                <w:rPr>
                  <w:b/>
                </w:rPr>
                <w:delText>&lt;Residual_bit_error_ratio&gt;</w:delText>
              </w:r>
              <w:r w:rsidRPr="00671C8B" w:rsidDel="000934B8">
                <w:tab/>
                <w:delText>String parameter that indicates the target value for the undetected bit error ratio in the delivered SDUs. If no error detection is requested, Residual bit error ratio indicates the bit error ratio in the delivered SDUs. The value is specified as 'mEe'.</w:delText>
              </w:r>
              <w:bookmarkStart w:id="16912" w:name="_Toc489460479"/>
              <w:bookmarkEnd w:id="16912"/>
            </w:del>
          </w:p>
          <w:p w14:paraId="58AAF9A1" w14:textId="4AFFD978" w:rsidR="00AD6DB4" w:rsidRPr="006928C8" w:rsidDel="000934B8" w:rsidRDefault="00AD6DB4" w:rsidP="00166AF3">
            <w:pPr>
              <w:pStyle w:val="TableBody"/>
              <w:rPr>
                <w:del w:id="16913" w:author="Alban Roche" w:date="2017-08-02T16:42:00Z"/>
                <w:b/>
                <w:sz w:val="16"/>
                <w:szCs w:val="16"/>
              </w:rPr>
            </w:pPr>
            <w:bookmarkStart w:id="16914" w:name="_Toc489460480"/>
            <w:bookmarkEnd w:id="16914"/>
          </w:p>
          <w:p w14:paraId="32376823" w14:textId="4BD40F08" w:rsidR="00AD6DB4" w:rsidRPr="00671C8B" w:rsidDel="000934B8" w:rsidRDefault="00AD6DB4" w:rsidP="00166AF3">
            <w:pPr>
              <w:pStyle w:val="TableBody"/>
              <w:rPr>
                <w:del w:id="16915" w:author="Alban Roche" w:date="2017-08-02T16:42:00Z"/>
              </w:rPr>
            </w:pPr>
            <w:del w:id="16916" w:author="Alban Roche" w:date="2017-08-02T16:42:00Z">
              <w:r w:rsidRPr="00671C8B" w:rsidDel="000934B8">
                <w:rPr>
                  <w:b/>
                </w:rPr>
                <w:delText>&lt;Delivery_of_erroneous_SDUs&gt;</w:delText>
              </w:r>
              <w:r w:rsidRPr="00671C8B" w:rsidDel="000934B8">
                <w:tab/>
                <w:delText>Numeric parameter that indicates whether SDUs detected as erroneous shall be delivered or not</w:delText>
              </w:r>
              <w:bookmarkStart w:id="16917" w:name="_Toc489460481"/>
              <w:bookmarkEnd w:id="16917"/>
            </w:del>
          </w:p>
          <w:p w14:paraId="12A2C79B" w14:textId="4DAD1EEC" w:rsidR="00AD6DB4" w:rsidRPr="00671C8B" w:rsidDel="000934B8" w:rsidRDefault="00AD6DB4" w:rsidP="00166AF3">
            <w:pPr>
              <w:pStyle w:val="TableBody"/>
              <w:rPr>
                <w:del w:id="16918" w:author="Alban Roche" w:date="2017-08-02T16:42:00Z"/>
              </w:rPr>
            </w:pPr>
            <w:del w:id="16919" w:author="Alban Roche" w:date="2017-08-02T16:42:00Z">
              <w:r w:rsidRPr="00671C8B" w:rsidDel="000934B8">
                <w:delText>0</w:delText>
              </w:r>
              <w:r w:rsidRPr="00671C8B" w:rsidDel="000934B8">
                <w:tab/>
                <w:delText>No</w:delText>
              </w:r>
              <w:bookmarkStart w:id="16920" w:name="_Toc489460482"/>
              <w:bookmarkEnd w:id="16920"/>
            </w:del>
          </w:p>
          <w:p w14:paraId="09D04454" w14:textId="51F4A14C" w:rsidR="00AD6DB4" w:rsidRPr="00671C8B" w:rsidDel="000934B8" w:rsidRDefault="00AD6DB4" w:rsidP="00166AF3">
            <w:pPr>
              <w:pStyle w:val="TableBody"/>
              <w:rPr>
                <w:del w:id="16921" w:author="Alban Roche" w:date="2017-08-02T16:42:00Z"/>
              </w:rPr>
            </w:pPr>
            <w:del w:id="16922" w:author="Alban Roche" w:date="2017-08-02T16:42:00Z">
              <w:r w:rsidRPr="00671C8B" w:rsidDel="000934B8">
                <w:delText>1</w:delText>
              </w:r>
              <w:r w:rsidRPr="00671C8B" w:rsidDel="000934B8">
                <w:tab/>
                <w:delText>Yes</w:delText>
              </w:r>
              <w:bookmarkStart w:id="16923" w:name="_Toc489460483"/>
              <w:bookmarkEnd w:id="16923"/>
            </w:del>
          </w:p>
          <w:p w14:paraId="15D9F4C7" w14:textId="20E388B1" w:rsidR="00AD6DB4" w:rsidRPr="00671C8B" w:rsidDel="000934B8" w:rsidRDefault="00AD6DB4" w:rsidP="00166AF3">
            <w:pPr>
              <w:pStyle w:val="TableBody"/>
              <w:rPr>
                <w:del w:id="16924" w:author="Alban Roche" w:date="2017-08-02T16:42:00Z"/>
              </w:rPr>
            </w:pPr>
            <w:del w:id="16925" w:author="Alban Roche" w:date="2017-08-02T16:42:00Z">
              <w:r w:rsidRPr="00671C8B" w:rsidDel="000934B8">
                <w:delText>2</w:delText>
              </w:r>
              <w:r w:rsidRPr="00671C8B" w:rsidDel="000934B8">
                <w:tab/>
                <w:delText>No detect</w:delText>
              </w:r>
              <w:bookmarkStart w:id="16926" w:name="_Toc489460484"/>
              <w:bookmarkEnd w:id="16926"/>
            </w:del>
          </w:p>
          <w:p w14:paraId="65903ADA" w14:textId="53FFA4EC" w:rsidR="00AD6DB4" w:rsidRPr="006928C8" w:rsidDel="000934B8" w:rsidRDefault="00AD6DB4" w:rsidP="00166AF3">
            <w:pPr>
              <w:pStyle w:val="TableBody"/>
              <w:rPr>
                <w:del w:id="16927" w:author="Alban Roche" w:date="2017-08-02T16:42:00Z"/>
                <w:b/>
                <w:sz w:val="16"/>
                <w:szCs w:val="16"/>
              </w:rPr>
            </w:pPr>
            <w:bookmarkStart w:id="16928" w:name="_Toc489460485"/>
            <w:bookmarkEnd w:id="16928"/>
          </w:p>
          <w:p w14:paraId="692E9EC0" w14:textId="66190500" w:rsidR="00AD6DB4" w:rsidRPr="00671C8B" w:rsidDel="000934B8" w:rsidRDefault="00AD6DB4" w:rsidP="00166AF3">
            <w:pPr>
              <w:pStyle w:val="TableBody"/>
              <w:rPr>
                <w:del w:id="16929" w:author="Alban Roche" w:date="2017-08-02T16:42:00Z"/>
              </w:rPr>
            </w:pPr>
            <w:del w:id="16930" w:author="Alban Roche" w:date="2017-08-02T16:42:00Z">
              <w:r w:rsidRPr="00671C8B" w:rsidDel="000934B8">
                <w:rPr>
                  <w:b/>
                </w:rPr>
                <w:delText>&lt;Transfer_delay&gt;</w:delText>
              </w:r>
              <w:r w:rsidRPr="00671C8B" w:rsidDel="000934B8">
                <w:tab/>
                <w:delText>Numeric parameter that indicates the targeted time between request to transfer an SDU at one SAP to its delivery at the other SAP, in milliseconds</w:delText>
              </w:r>
              <w:bookmarkStart w:id="16931" w:name="_Toc489460486"/>
              <w:bookmarkEnd w:id="16931"/>
            </w:del>
          </w:p>
          <w:p w14:paraId="3C8D189F" w14:textId="68E1C8A9" w:rsidR="00AD6DB4" w:rsidRPr="006928C8" w:rsidDel="000934B8" w:rsidRDefault="00AD6DB4" w:rsidP="00166AF3">
            <w:pPr>
              <w:pStyle w:val="TableBody"/>
              <w:rPr>
                <w:del w:id="16932" w:author="Alban Roche" w:date="2017-08-02T16:42:00Z"/>
                <w:sz w:val="16"/>
                <w:szCs w:val="16"/>
              </w:rPr>
            </w:pPr>
            <w:bookmarkStart w:id="16933" w:name="_Toc489460487"/>
            <w:bookmarkEnd w:id="16933"/>
          </w:p>
          <w:p w14:paraId="0BF662AF" w14:textId="48BC1E16" w:rsidR="00AD6DB4" w:rsidRPr="00671C8B" w:rsidDel="000934B8" w:rsidRDefault="00AD6DB4" w:rsidP="00166AF3">
            <w:pPr>
              <w:pStyle w:val="TableBody"/>
              <w:rPr>
                <w:del w:id="16934" w:author="Alban Roche" w:date="2017-08-02T16:42:00Z"/>
              </w:rPr>
            </w:pPr>
            <w:del w:id="16935" w:author="Alban Roche" w:date="2017-08-02T16:42:00Z">
              <w:r w:rsidRPr="00671C8B" w:rsidDel="000934B8">
                <w:rPr>
                  <w:b/>
                </w:rPr>
                <w:delText>&lt;Traffic_handling_priority&gt;</w:delText>
              </w:r>
              <w:r w:rsidRPr="00671C8B" w:rsidDel="000934B8">
                <w:tab/>
                <w:delText>Numeric parameter that specifies the relative importance for handling of all SDUs belonging to the UMTS bearer compared to the SDUs of other bearers</w:delText>
              </w:r>
              <w:bookmarkStart w:id="16936" w:name="_Toc489460488"/>
              <w:bookmarkEnd w:id="16936"/>
            </w:del>
          </w:p>
          <w:p w14:paraId="06347BAA" w14:textId="73DB06CF" w:rsidR="00AD6DB4" w:rsidRPr="006928C8" w:rsidDel="000934B8" w:rsidRDefault="00AD6DB4" w:rsidP="00166AF3">
            <w:pPr>
              <w:pStyle w:val="TableBody"/>
              <w:rPr>
                <w:del w:id="16937" w:author="Alban Roche" w:date="2017-08-02T16:42:00Z"/>
                <w:sz w:val="16"/>
                <w:szCs w:val="16"/>
              </w:rPr>
            </w:pPr>
            <w:bookmarkStart w:id="16938" w:name="_Toc489460489"/>
            <w:bookmarkEnd w:id="16938"/>
          </w:p>
          <w:p w14:paraId="2678E30E" w14:textId="6739B6C2" w:rsidR="00AD6DB4" w:rsidRPr="00671C8B" w:rsidDel="000934B8" w:rsidRDefault="00AD6DB4" w:rsidP="00166AF3">
            <w:pPr>
              <w:pStyle w:val="TableBody"/>
              <w:rPr>
                <w:del w:id="16939" w:author="Alban Roche" w:date="2017-08-02T16:42:00Z"/>
              </w:rPr>
            </w:pPr>
            <w:del w:id="16940" w:author="Alban Roche" w:date="2017-08-02T16:42:00Z">
              <w:r w:rsidRPr="00671C8B" w:rsidDel="000934B8">
                <w:rPr>
                  <w:b/>
                </w:rPr>
                <w:delText>&lt;Source_Statistics_Descriptor&gt;</w:delText>
              </w:r>
              <w:r w:rsidRPr="00671C8B" w:rsidDel="000934B8">
                <w:tab/>
                <w:delText>Supported in R7 P S a numeric parameter that specifies characteristics of the source of the submitted SDUs for a PDP context. This parameter should be provided if the Traffic class is specified as conversational or streaming</w:delText>
              </w:r>
              <w:bookmarkStart w:id="16941" w:name="_Toc489460490"/>
              <w:bookmarkEnd w:id="16941"/>
            </w:del>
          </w:p>
          <w:p w14:paraId="06AB4FB4" w14:textId="1E5AE1F0" w:rsidR="00AD6DB4" w:rsidRPr="00671C8B" w:rsidDel="000934B8" w:rsidRDefault="00AD6DB4" w:rsidP="00166AF3">
            <w:pPr>
              <w:pStyle w:val="TableBody"/>
              <w:rPr>
                <w:del w:id="16942" w:author="Alban Roche" w:date="2017-08-02T16:42:00Z"/>
              </w:rPr>
            </w:pPr>
            <w:del w:id="16943" w:author="Alban Roche" w:date="2017-08-02T16:42:00Z">
              <w:r w:rsidRPr="00671C8B" w:rsidDel="000934B8">
                <w:rPr>
                  <w:u w:val="single"/>
                </w:rPr>
                <w:delText>0</w:delText>
              </w:r>
              <w:r w:rsidRPr="00671C8B" w:rsidDel="000934B8">
                <w:tab/>
                <w:delText>Characteristics of SDUs is unknown</w:delText>
              </w:r>
              <w:bookmarkStart w:id="16944" w:name="_Toc489460491"/>
              <w:bookmarkEnd w:id="16944"/>
            </w:del>
          </w:p>
          <w:p w14:paraId="751D6808" w14:textId="0689BCC1" w:rsidR="00AD6DB4" w:rsidRPr="00671C8B" w:rsidDel="000934B8" w:rsidRDefault="00AD6DB4" w:rsidP="00166AF3">
            <w:pPr>
              <w:pStyle w:val="TableBody"/>
              <w:rPr>
                <w:del w:id="16945" w:author="Alban Roche" w:date="2017-08-02T16:42:00Z"/>
              </w:rPr>
            </w:pPr>
            <w:del w:id="16946" w:author="Alban Roche" w:date="2017-08-02T16:42:00Z">
              <w:r w:rsidRPr="00671C8B" w:rsidDel="000934B8">
                <w:delText>1</w:delText>
              </w:r>
              <w:r w:rsidRPr="00671C8B" w:rsidDel="000934B8">
                <w:tab/>
                <w:delText>Charactersitics of SDUs correspond to a speech source</w:delText>
              </w:r>
              <w:bookmarkStart w:id="16947" w:name="_Toc489460492"/>
              <w:bookmarkEnd w:id="16947"/>
            </w:del>
          </w:p>
          <w:p w14:paraId="042CEB3A" w14:textId="6D1AEE95" w:rsidR="00AD6DB4" w:rsidRPr="006928C8" w:rsidDel="000934B8" w:rsidRDefault="00AD6DB4" w:rsidP="00166AF3">
            <w:pPr>
              <w:pStyle w:val="TableBody"/>
              <w:rPr>
                <w:del w:id="16948" w:author="Alban Roche" w:date="2017-08-02T16:42:00Z"/>
                <w:b/>
                <w:sz w:val="16"/>
                <w:szCs w:val="16"/>
              </w:rPr>
            </w:pPr>
            <w:bookmarkStart w:id="16949" w:name="_Toc489460493"/>
            <w:bookmarkEnd w:id="16949"/>
          </w:p>
          <w:p w14:paraId="4A48CE56" w14:textId="5426E084" w:rsidR="00AD6DB4" w:rsidRPr="00671C8B" w:rsidDel="000934B8" w:rsidRDefault="00AD6DB4" w:rsidP="00166AF3">
            <w:pPr>
              <w:pStyle w:val="TableBody"/>
              <w:rPr>
                <w:del w:id="16950" w:author="Alban Roche" w:date="2017-08-02T16:42:00Z"/>
              </w:rPr>
            </w:pPr>
            <w:del w:id="16951" w:author="Alban Roche" w:date="2017-08-02T16:42:00Z">
              <w:r w:rsidRPr="00671C8B" w:rsidDel="000934B8">
                <w:rPr>
                  <w:b/>
                </w:rPr>
                <w:delText>&lt;Signalling_Indication&gt;</w:delText>
              </w:r>
              <w:r w:rsidRPr="00671C8B" w:rsidDel="000934B8">
                <w:tab/>
                <w:delText>Supported in R7 P S a numeric parameter used to indicate content of submitted SDUs for a PDP context. This parameter should be provided if the Traffic class is specified as interactive</w:delText>
              </w:r>
              <w:bookmarkStart w:id="16952" w:name="_Toc489460494"/>
              <w:bookmarkEnd w:id="16952"/>
            </w:del>
          </w:p>
          <w:p w14:paraId="662090E8" w14:textId="6198A49A" w:rsidR="00AD6DB4" w:rsidRPr="00671C8B" w:rsidDel="000934B8" w:rsidRDefault="00AD6DB4" w:rsidP="00166AF3">
            <w:pPr>
              <w:pStyle w:val="TableBody"/>
              <w:rPr>
                <w:del w:id="16953" w:author="Alban Roche" w:date="2017-08-02T16:42:00Z"/>
              </w:rPr>
            </w:pPr>
            <w:del w:id="16954" w:author="Alban Roche" w:date="2017-08-02T16:42:00Z">
              <w:r w:rsidRPr="00671C8B" w:rsidDel="000934B8">
                <w:rPr>
                  <w:u w:val="single"/>
                </w:rPr>
                <w:delText>0</w:delText>
              </w:r>
              <w:r w:rsidRPr="00671C8B" w:rsidDel="000934B8">
                <w:tab/>
                <w:delText>PDP context is not optimized</w:delText>
              </w:r>
              <w:bookmarkStart w:id="16955" w:name="_Toc489460495"/>
              <w:bookmarkEnd w:id="16955"/>
            </w:del>
          </w:p>
          <w:p w14:paraId="0A64020E" w14:textId="510244D0" w:rsidR="00AD6DB4" w:rsidRPr="00671C8B" w:rsidDel="000934B8" w:rsidRDefault="00AD6DB4" w:rsidP="00166AF3">
            <w:pPr>
              <w:pStyle w:val="TableBody"/>
              <w:rPr>
                <w:del w:id="16956" w:author="Alban Roche" w:date="2017-08-02T16:42:00Z"/>
              </w:rPr>
            </w:pPr>
            <w:del w:id="16957" w:author="Alban Roche" w:date="2017-08-02T16:42:00Z">
              <w:r w:rsidRPr="00671C8B" w:rsidDel="000934B8">
                <w:delText>1</w:delText>
              </w:r>
              <w:r w:rsidRPr="00671C8B" w:rsidDel="000934B8">
                <w:tab/>
                <w:delText>PDP context is optimized</w:delText>
              </w:r>
              <w:bookmarkStart w:id="16958" w:name="_Toc489460496"/>
              <w:bookmarkEnd w:id="16958"/>
            </w:del>
          </w:p>
          <w:p w14:paraId="39AF8A89" w14:textId="5F16CA2F" w:rsidR="00AD6DB4" w:rsidRPr="006928C8" w:rsidDel="000934B8" w:rsidRDefault="00AD6DB4" w:rsidP="00166AF3">
            <w:pPr>
              <w:pStyle w:val="TableBody"/>
              <w:rPr>
                <w:del w:id="16959" w:author="Alban Roche" w:date="2017-08-02T16:42:00Z"/>
                <w:b/>
                <w:sz w:val="16"/>
                <w:szCs w:val="16"/>
              </w:rPr>
            </w:pPr>
            <w:bookmarkStart w:id="16960" w:name="_Toc489460497"/>
            <w:bookmarkEnd w:id="16960"/>
          </w:p>
          <w:p w14:paraId="1E626D22" w14:textId="79228007" w:rsidR="00AD6DB4" w:rsidRPr="00671C8B" w:rsidDel="000934B8" w:rsidRDefault="00AD6DB4" w:rsidP="00166AF3">
            <w:pPr>
              <w:pStyle w:val="TableBody"/>
              <w:rPr>
                <w:del w:id="16961" w:author="Alban Roche" w:date="2017-08-02T16:42:00Z"/>
              </w:rPr>
            </w:pPr>
            <w:del w:id="16962" w:author="Alban Roche" w:date="2017-08-02T16:42:00Z">
              <w:r w:rsidRPr="00671C8B" w:rsidDel="000934B8">
                <w:rPr>
                  <w:b/>
                </w:rPr>
                <w:delText>&lt;PDP_type&gt;</w:delText>
              </w:r>
              <w:r w:rsidRPr="00671C8B" w:rsidDel="000934B8">
                <w:tab/>
                <w:delText>Refer to +CGDCONT and +CGDSCONT commands.</w:delText>
              </w:r>
              <w:bookmarkStart w:id="16963" w:name="_Toc489460498"/>
              <w:bookmarkEnd w:id="16963"/>
            </w:del>
          </w:p>
        </w:tc>
        <w:bookmarkStart w:id="16964" w:name="_Toc489460499"/>
        <w:bookmarkEnd w:id="16964"/>
      </w:tr>
      <w:tr w:rsidR="00AD6DB4" w:rsidRPr="00671C8B" w:rsidDel="000934B8" w14:paraId="2EB9225C" w14:textId="74ECC5D4" w:rsidTr="00166AF3">
        <w:trPr>
          <w:del w:id="16965" w:author="Alban Roche" w:date="2017-08-02T16:42:00Z"/>
        </w:trPr>
        <w:tc>
          <w:tcPr>
            <w:tcW w:w="1728" w:type="dxa"/>
          </w:tcPr>
          <w:p w14:paraId="6F37F728" w14:textId="045CD5C7" w:rsidR="00AD6DB4" w:rsidRPr="00671C8B" w:rsidDel="000934B8" w:rsidRDefault="00AD6DB4" w:rsidP="00166AF3">
            <w:pPr>
              <w:pStyle w:val="TableBody"/>
              <w:rPr>
                <w:del w:id="16966" w:author="Alban Roche" w:date="2017-08-02T16:42:00Z"/>
              </w:rPr>
            </w:pPr>
            <w:del w:id="16967" w:author="Alban Roche" w:date="2017-08-02T16:42:00Z">
              <w:r w:rsidRPr="00671C8B" w:rsidDel="000934B8">
                <w:rPr>
                  <w:szCs w:val="18"/>
                  <w:u w:val="single"/>
                </w:rPr>
                <w:delText>Notes</w:delText>
              </w:r>
              <w:bookmarkStart w:id="16968" w:name="_Toc489460500"/>
              <w:bookmarkEnd w:id="16968"/>
            </w:del>
          </w:p>
        </w:tc>
        <w:tc>
          <w:tcPr>
            <w:tcW w:w="7560" w:type="dxa"/>
          </w:tcPr>
          <w:p w14:paraId="5111B0D1" w14:textId="2A28A91F" w:rsidR="00AD6DB4" w:rsidRPr="00671C8B" w:rsidDel="000934B8" w:rsidRDefault="00AD6DB4" w:rsidP="00166AF3">
            <w:pPr>
              <w:pStyle w:val="TableBody"/>
              <w:rPr>
                <w:del w:id="16969" w:author="Alban Roche" w:date="2017-08-02T16:42:00Z"/>
              </w:rPr>
            </w:pPr>
            <w:del w:id="16970" w:author="Alban Roche" w:date="2017-08-02T16:42:00Z">
              <w:r w:rsidRPr="00671C8B" w:rsidDel="000934B8">
                <w:delText>If a value is omitted for a particular class then the value is considered to be unspecified.</w:delText>
              </w:r>
              <w:bookmarkStart w:id="16971" w:name="_Toc489460501"/>
              <w:bookmarkEnd w:id="16971"/>
            </w:del>
          </w:p>
        </w:tc>
        <w:bookmarkStart w:id="16972" w:name="_Toc489460502"/>
        <w:bookmarkEnd w:id="16972"/>
      </w:tr>
    </w:tbl>
    <w:p w14:paraId="0F67F47F" w14:textId="1A4EDF20" w:rsidR="00AD6DB4" w:rsidDel="000934B8" w:rsidRDefault="00AD6DB4" w:rsidP="0059466D">
      <w:pPr>
        <w:pStyle w:val="Heading2"/>
        <w:numPr>
          <w:ilvl w:val="1"/>
          <w:numId w:val="11"/>
        </w:numPr>
        <w:ind w:left="1080" w:hanging="1080"/>
        <w:rPr>
          <w:del w:id="16973" w:author="Alban Roche" w:date="2017-08-02T16:42:00Z"/>
        </w:rPr>
      </w:pPr>
      <w:bookmarkStart w:id="16974" w:name="_Ref378175570"/>
      <w:bookmarkStart w:id="16975" w:name="_Toc486251712"/>
      <w:del w:id="16976" w:author="Alban Roche" w:date="2017-08-02T16:42:00Z">
        <w:r w:rsidRPr="00671C8B" w:rsidDel="000934B8">
          <w:delText xml:space="preserve">+CGQREQ Command: Request Quality of Service </w:delText>
        </w:r>
        <w:bookmarkEnd w:id="16738"/>
        <w:r w:rsidRPr="00671C8B" w:rsidDel="000934B8">
          <w:delText>Profile</w:delText>
        </w:r>
        <w:bookmarkStart w:id="16977" w:name="_Toc489460503"/>
        <w:bookmarkEnd w:id="16739"/>
        <w:bookmarkEnd w:id="16740"/>
        <w:bookmarkEnd w:id="16741"/>
        <w:bookmarkEnd w:id="16742"/>
        <w:bookmarkEnd w:id="16743"/>
        <w:bookmarkEnd w:id="16974"/>
        <w:bookmarkEnd w:id="16975"/>
        <w:bookmarkEnd w:id="16977"/>
      </w:del>
    </w:p>
    <w:p w14:paraId="221B7425" w14:textId="63273540" w:rsidR="00AD6DB4" w:rsidRPr="006B5B85" w:rsidDel="000934B8" w:rsidRDefault="00AD6DB4" w:rsidP="00AD6DB4">
      <w:pPr>
        <w:pStyle w:val="Note"/>
        <w:keepNext/>
        <w:rPr>
          <w:del w:id="16978" w:author="Alban Roche" w:date="2017-08-02T16:42:00Z"/>
        </w:rPr>
      </w:pPr>
      <w:del w:id="16979" w:author="Alban Roche" w:date="2017-08-02T16:42:00Z">
        <w:r w:rsidDel="000934B8">
          <w:delText>F</w:delText>
        </w:r>
        <w:r w:rsidRPr="00893AA7" w:rsidDel="000934B8">
          <w:delText xml:space="preserve">or </w:delText>
        </w:r>
        <w:r w:rsidDel="000934B8">
          <w:delText>HL7618, HL7618RD, HL7650, HL7688, HL7690 and HL7692 only.</w:delText>
        </w:r>
        <w:bookmarkStart w:id="16980" w:name="_Toc489460504"/>
        <w:bookmarkEnd w:id="16980"/>
      </w:del>
    </w:p>
    <w:tbl>
      <w:tblPr>
        <w:tblStyle w:val="TableSWIleft"/>
        <w:tblW w:w="9288" w:type="dxa"/>
        <w:tblLayout w:type="fixed"/>
        <w:tblLook w:val="04A0" w:firstRow="1" w:lastRow="0" w:firstColumn="1" w:lastColumn="0" w:noHBand="0" w:noVBand="1"/>
      </w:tblPr>
      <w:tblGrid>
        <w:gridCol w:w="1728"/>
        <w:gridCol w:w="7560"/>
      </w:tblGrid>
      <w:tr w:rsidR="00AD6DB4" w:rsidRPr="00671C8B" w:rsidDel="000934B8" w14:paraId="4169DE2F" w14:textId="0B352A83" w:rsidTr="00166AF3">
        <w:trPr>
          <w:cnfStyle w:val="100000000000" w:firstRow="1" w:lastRow="0" w:firstColumn="0" w:lastColumn="0" w:oddVBand="0" w:evenVBand="0" w:oddHBand="0" w:evenHBand="0" w:firstRowFirstColumn="0" w:firstRowLastColumn="0" w:lastRowFirstColumn="0" w:lastRowLastColumn="0"/>
          <w:del w:id="16981" w:author="Alban Roche" w:date="2017-08-02T16:42:00Z"/>
        </w:trPr>
        <w:tc>
          <w:tcPr>
            <w:tcW w:w="9288" w:type="dxa"/>
            <w:gridSpan w:val="2"/>
          </w:tcPr>
          <w:p w14:paraId="12437846" w14:textId="37E5F001" w:rsidR="00AD6DB4" w:rsidRPr="00671C8B" w:rsidDel="000934B8" w:rsidRDefault="00AD6DB4">
            <w:pPr>
              <w:pStyle w:val="TableRowHead"/>
              <w:spacing w:before="144" w:after="144"/>
              <w:rPr>
                <w:del w:id="16982" w:author="Alban Roche" w:date="2017-08-02T16:42:00Z"/>
              </w:rPr>
            </w:pPr>
            <w:del w:id="16983" w:author="Alban Roche" w:date="2017-08-02T16:42:00Z">
              <w:r w:rsidDel="000934B8">
                <w:rPr>
                  <w:lang w:eastAsia="zh-CN"/>
                </w:rPr>
                <w:delText xml:space="preserve">HL7618, HL7618RD, </w:delText>
              </w:r>
              <w:r w:rsidDel="000934B8">
                <w:delText xml:space="preserve">HL7650, </w:delText>
              </w:r>
              <w:r w:rsidDel="000934B8">
                <w:rPr>
                  <w:lang w:eastAsia="zh-CN"/>
                </w:rPr>
                <w:delText>HL7688, HL7690 and HL7692</w:delText>
              </w:r>
              <w:bookmarkStart w:id="16984" w:name="_Toc489460505"/>
              <w:bookmarkEnd w:id="16984"/>
            </w:del>
          </w:p>
        </w:tc>
        <w:bookmarkStart w:id="16985" w:name="_Toc489460506"/>
        <w:bookmarkEnd w:id="16985"/>
      </w:tr>
      <w:tr w:rsidR="00AD6DB4" w:rsidRPr="00671C8B" w:rsidDel="000934B8" w14:paraId="3971A7BD" w14:textId="6D1D2D45" w:rsidTr="00166AF3">
        <w:trPr>
          <w:del w:id="16986" w:author="Alban Roche" w:date="2017-08-02T16:42:00Z"/>
        </w:trPr>
        <w:tc>
          <w:tcPr>
            <w:tcW w:w="1728" w:type="dxa"/>
          </w:tcPr>
          <w:p w14:paraId="157D993A" w14:textId="25125A03" w:rsidR="00AD6DB4" w:rsidRPr="00671C8B" w:rsidDel="000934B8" w:rsidRDefault="00AD6DB4" w:rsidP="00166AF3">
            <w:pPr>
              <w:pStyle w:val="TableBody"/>
              <w:rPr>
                <w:del w:id="16987" w:author="Alban Roche" w:date="2017-08-02T16:42:00Z"/>
                <w:i/>
                <w:szCs w:val="18"/>
              </w:rPr>
            </w:pPr>
            <w:del w:id="16988" w:author="Alban Roche" w:date="2017-08-02T16:42:00Z">
              <w:r w:rsidRPr="00671C8B" w:rsidDel="000934B8">
                <w:rPr>
                  <w:i/>
                  <w:szCs w:val="18"/>
                </w:rPr>
                <w:delText>Test command</w:delText>
              </w:r>
              <w:bookmarkStart w:id="16989" w:name="_Toc489460507"/>
              <w:bookmarkEnd w:id="16989"/>
            </w:del>
          </w:p>
          <w:p w14:paraId="0E6C0BFB" w14:textId="4C13FD35" w:rsidR="00AD6DB4" w:rsidRPr="00671C8B" w:rsidDel="000934B8" w:rsidRDefault="00AD6DB4" w:rsidP="00166AF3">
            <w:pPr>
              <w:pStyle w:val="TableBody"/>
              <w:rPr>
                <w:del w:id="16990" w:author="Alban Roche" w:date="2017-08-02T16:42:00Z"/>
                <w:szCs w:val="18"/>
              </w:rPr>
            </w:pPr>
            <w:bookmarkStart w:id="16991" w:name="_Toc489460508"/>
            <w:bookmarkEnd w:id="16991"/>
          </w:p>
          <w:p w14:paraId="621461B7" w14:textId="45FBE841" w:rsidR="00AD6DB4" w:rsidRPr="00671C8B" w:rsidDel="000934B8" w:rsidRDefault="00AD6DB4" w:rsidP="00166AF3">
            <w:pPr>
              <w:pStyle w:val="TableBody"/>
              <w:rPr>
                <w:del w:id="16992" w:author="Alban Roche" w:date="2017-08-02T16:42:00Z"/>
                <w:szCs w:val="18"/>
                <w:u w:val="single"/>
              </w:rPr>
            </w:pPr>
            <w:del w:id="16993" w:author="Alban Roche" w:date="2017-08-02T16:42:00Z">
              <w:r w:rsidRPr="00671C8B" w:rsidDel="000934B8">
                <w:rPr>
                  <w:szCs w:val="18"/>
                  <w:u w:val="single"/>
                </w:rPr>
                <w:delText>Syntax</w:delText>
              </w:r>
              <w:bookmarkStart w:id="16994" w:name="_Toc489460509"/>
              <w:bookmarkEnd w:id="16994"/>
            </w:del>
          </w:p>
          <w:p w14:paraId="42F598E6" w14:textId="5485D784" w:rsidR="00AD6DB4" w:rsidRPr="00671C8B" w:rsidDel="000934B8" w:rsidRDefault="00AD6DB4" w:rsidP="00166AF3">
            <w:pPr>
              <w:pStyle w:val="TableBody"/>
              <w:rPr>
                <w:del w:id="16995" w:author="Alban Roche" w:date="2017-08-02T16:42:00Z"/>
                <w:szCs w:val="18"/>
                <w:u w:val="single"/>
              </w:rPr>
            </w:pPr>
            <w:del w:id="16996" w:author="Alban Roche" w:date="2017-08-02T16:42:00Z">
              <w:r w:rsidRPr="00671C8B" w:rsidDel="000934B8">
                <w:rPr>
                  <w:b/>
                  <w:szCs w:val="18"/>
                </w:rPr>
                <w:delText>AT+CGQREQ=?</w:delText>
              </w:r>
              <w:bookmarkStart w:id="16997" w:name="_Toc489460510"/>
              <w:bookmarkEnd w:id="16997"/>
            </w:del>
          </w:p>
        </w:tc>
        <w:tc>
          <w:tcPr>
            <w:tcW w:w="7560" w:type="dxa"/>
          </w:tcPr>
          <w:p w14:paraId="62F78D37" w14:textId="2DA9BC7E" w:rsidR="00AD6DB4" w:rsidRPr="00671C8B" w:rsidDel="000934B8" w:rsidRDefault="00AD6DB4" w:rsidP="00166AF3">
            <w:pPr>
              <w:pStyle w:val="TableBody"/>
              <w:rPr>
                <w:del w:id="16998" w:author="Alban Roche" w:date="2017-08-02T16:42:00Z"/>
                <w:szCs w:val="18"/>
                <w:u w:val="single"/>
              </w:rPr>
            </w:pPr>
            <w:bookmarkStart w:id="16999" w:name="_Toc489460511"/>
            <w:bookmarkEnd w:id="16999"/>
          </w:p>
          <w:p w14:paraId="4DF152C4" w14:textId="63B109EF" w:rsidR="00AD6DB4" w:rsidRPr="00671C8B" w:rsidDel="000934B8" w:rsidRDefault="00AD6DB4" w:rsidP="00166AF3">
            <w:pPr>
              <w:pStyle w:val="TableBody"/>
              <w:rPr>
                <w:del w:id="17000" w:author="Alban Roche" w:date="2017-08-02T16:42:00Z"/>
                <w:szCs w:val="18"/>
                <w:u w:val="single"/>
              </w:rPr>
            </w:pPr>
            <w:bookmarkStart w:id="17001" w:name="_Toc489460512"/>
            <w:bookmarkEnd w:id="17001"/>
          </w:p>
          <w:p w14:paraId="3E011699" w14:textId="681C42C0" w:rsidR="00AD6DB4" w:rsidRPr="00671C8B" w:rsidDel="000934B8" w:rsidRDefault="00AD6DB4" w:rsidP="00166AF3">
            <w:pPr>
              <w:pStyle w:val="TableBody"/>
              <w:rPr>
                <w:del w:id="17002" w:author="Alban Roche" w:date="2017-08-02T16:42:00Z"/>
                <w:szCs w:val="18"/>
                <w:u w:val="single"/>
              </w:rPr>
            </w:pPr>
            <w:del w:id="17003" w:author="Alban Roche" w:date="2017-08-02T16:42:00Z">
              <w:r w:rsidRPr="00671C8B" w:rsidDel="000934B8">
                <w:rPr>
                  <w:szCs w:val="18"/>
                  <w:u w:val="single"/>
                </w:rPr>
                <w:delText>Response</w:delText>
              </w:r>
              <w:bookmarkStart w:id="17004" w:name="_Toc489460513"/>
              <w:bookmarkEnd w:id="17004"/>
            </w:del>
          </w:p>
          <w:p w14:paraId="4ACCCCEA" w14:textId="3469178C" w:rsidR="00AD6DB4" w:rsidRPr="00671C8B" w:rsidDel="000934B8" w:rsidRDefault="00AD6DB4" w:rsidP="00166AF3">
            <w:pPr>
              <w:pStyle w:val="TableBody"/>
              <w:rPr>
                <w:del w:id="17005" w:author="Alban Roche" w:date="2017-08-02T16:42:00Z"/>
                <w:szCs w:val="18"/>
              </w:rPr>
            </w:pPr>
            <w:del w:id="17006" w:author="Alban Roche" w:date="2017-08-02T16:42:00Z">
              <w:r w:rsidRPr="00671C8B" w:rsidDel="000934B8">
                <w:rPr>
                  <w:b/>
                  <w:szCs w:val="18"/>
                </w:rPr>
                <w:delText>+CGQREQ: &lt;PDP_type&gt;</w:delText>
              </w:r>
              <w:r w:rsidRPr="00671C8B" w:rsidDel="000934B8">
                <w:rPr>
                  <w:szCs w:val="18"/>
                </w:rPr>
                <w:delText xml:space="preserve">, (list of supported </w:delText>
              </w:r>
              <w:r w:rsidRPr="00671C8B" w:rsidDel="000934B8">
                <w:rPr>
                  <w:b/>
                  <w:szCs w:val="18"/>
                </w:rPr>
                <w:delText>&lt;precedence&gt;</w:delText>
              </w:r>
              <w:r w:rsidRPr="00671C8B" w:rsidDel="000934B8">
                <w:rPr>
                  <w:szCs w:val="18"/>
                </w:rPr>
                <w:delText xml:space="preserve">s), (list of supported </w:delText>
              </w:r>
              <w:r w:rsidRPr="00671C8B" w:rsidDel="000934B8">
                <w:rPr>
                  <w:b/>
                  <w:szCs w:val="18"/>
                </w:rPr>
                <w:delText>&lt;delay&gt;</w:delText>
              </w:r>
              <w:r w:rsidRPr="00671C8B" w:rsidDel="000934B8">
                <w:rPr>
                  <w:szCs w:val="18"/>
                </w:rPr>
                <w:delText xml:space="preserve">s), (list of supported </w:delText>
              </w:r>
              <w:r w:rsidRPr="00671C8B" w:rsidDel="000934B8">
                <w:rPr>
                  <w:b/>
                  <w:szCs w:val="18"/>
                </w:rPr>
                <w:delText>&lt;reliability&gt;</w:delText>
              </w:r>
              <w:r w:rsidRPr="00671C8B" w:rsidDel="000934B8">
                <w:rPr>
                  <w:szCs w:val="18"/>
                </w:rPr>
                <w:delText xml:space="preserve">s),(list of supported </w:delText>
              </w:r>
              <w:r w:rsidRPr="00671C8B" w:rsidDel="000934B8">
                <w:rPr>
                  <w:b/>
                  <w:szCs w:val="18"/>
                </w:rPr>
                <w:delText>&lt;peak&gt;</w:delText>
              </w:r>
              <w:r w:rsidRPr="00671C8B" w:rsidDel="000934B8">
                <w:rPr>
                  <w:szCs w:val="18"/>
                </w:rPr>
                <w:delText xml:space="preserve">s), (list of supported </w:delText>
              </w:r>
              <w:r w:rsidRPr="00671C8B" w:rsidDel="000934B8">
                <w:rPr>
                  <w:b/>
                  <w:szCs w:val="18"/>
                </w:rPr>
                <w:delText>&lt;mean&gt;</w:delText>
              </w:r>
              <w:r w:rsidRPr="00671C8B" w:rsidDel="000934B8">
                <w:rPr>
                  <w:szCs w:val="18"/>
                </w:rPr>
                <w:delText>s)</w:delText>
              </w:r>
              <w:bookmarkStart w:id="17007" w:name="_Toc489460514"/>
              <w:bookmarkEnd w:id="17007"/>
            </w:del>
          </w:p>
          <w:p w14:paraId="2DDE04FA" w14:textId="5FC6EA73" w:rsidR="00AD6DB4" w:rsidRPr="00671C8B" w:rsidDel="000934B8" w:rsidRDefault="00AD6DB4" w:rsidP="00166AF3">
            <w:pPr>
              <w:pStyle w:val="TableBody"/>
              <w:rPr>
                <w:del w:id="17008" w:author="Alban Roche" w:date="2017-08-02T16:42:00Z"/>
                <w:szCs w:val="18"/>
                <w:u w:val="single"/>
              </w:rPr>
            </w:pPr>
            <w:del w:id="17009" w:author="Alban Roche" w:date="2017-08-02T16:42:00Z">
              <w:r w:rsidRPr="00671C8B" w:rsidDel="000934B8">
                <w:rPr>
                  <w:b/>
                  <w:szCs w:val="18"/>
                </w:rPr>
                <w:delText>OK</w:delText>
              </w:r>
              <w:bookmarkStart w:id="17010" w:name="_Toc489460515"/>
              <w:bookmarkEnd w:id="17010"/>
            </w:del>
          </w:p>
        </w:tc>
        <w:bookmarkStart w:id="17011" w:name="_Toc489460516"/>
        <w:bookmarkEnd w:id="17011"/>
      </w:tr>
      <w:tr w:rsidR="00AD6DB4" w:rsidRPr="00671C8B" w:rsidDel="000934B8" w14:paraId="0E9C911C" w14:textId="6B974F31" w:rsidTr="00166AF3">
        <w:trPr>
          <w:del w:id="17012" w:author="Alban Roche" w:date="2017-08-02T16:42:00Z"/>
        </w:trPr>
        <w:tc>
          <w:tcPr>
            <w:tcW w:w="1728" w:type="dxa"/>
          </w:tcPr>
          <w:p w14:paraId="583CCAFC" w14:textId="2E7B4868" w:rsidR="00AD6DB4" w:rsidRPr="00671C8B" w:rsidDel="000934B8" w:rsidRDefault="00AD6DB4" w:rsidP="00166AF3">
            <w:pPr>
              <w:pStyle w:val="TableBody"/>
              <w:rPr>
                <w:del w:id="17013" w:author="Alban Roche" w:date="2017-08-02T16:42:00Z"/>
                <w:i/>
                <w:szCs w:val="18"/>
              </w:rPr>
            </w:pPr>
            <w:del w:id="17014" w:author="Alban Roche" w:date="2017-08-02T16:42:00Z">
              <w:r w:rsidRPr="00671C8B" w:rsidDel="000934B8">
                <w:rPr>
                  <w:i/>
                  <w:szCs w:val="18"/>
                </w:rPr>
                <w:delText>Read command</w:delText>
              </w:r>
              <w:bookmarkStart w:id="17015" w:name="_Toc489460517"/>
              <w:bookmarkEnd w:id="17015"/>
            </w:del>
          </w:p>
          <w:p w14:paraId="2F4410C5" w14:textId="4A958C28" w:rsidR="00AD6DB4" w:rsidRPr="00671C8B" w:rsidDel="000934B8" w:rsidRDefault="00AD6DB4" w:rsidP="00166AF3">
            <w:pPr>
              <w:pStyle w:val="TableBody"/>
              <w:rPr>
                <w:del w:id="17016" w:author="Alban Roche" w:date="2017-08-02T16:42:00Z"/>
                <w:szCs w:val="18"/>
              </w:rPr>
            </w:pPr>
            <w:bookmarkStart w:id="17017" w:name="_Toc489460518"/>
            <w:bookmarkEnd w:id="17017"/>
          </w:p>
          <w:p w14:paraId="61442CA2" w14:textId="28C4B272" w:rsidR="00AD6DB4" w:rsidRPr="00671C8B" w:rsidDel="000934B8" w:rsidRDefault="00AD6DB4" w:rsidP="00166AF3">
            <w:pPr>
              <w:pStyle w:val="TableBody"/>
              <w:rPr>
                <w:del w:id="17018" w:author="Alban Roche" w:date="2017-08-02T16:42:00Z"/>
                <w:szCs w:val="18"/>
                <w:u w:val="single"/>
              </w:rPr>
            </w:pPr>
            <w:del w:id="17019" w:author="Alban Roche" w:date="2017-08-02T16:42:00Z">
              <w:r w:rsidRPr="00671C8B" w:rsidDel="000934B8">
                <w:rPr>
                  <w:szCs w:val="18"/>
                  <w:u w:val="single"/>
                </w:rPr>
                <w:delText>Syntax</w:delText>
              </w:r>
              <w:bookmarkStart w:id="17020" w:name="_Toc489460519"/>
              <w:bookmarkEnd w:id="17020"/>
            </w:del>
          </w:p>
          <w:p w14:paraId="0F711F3E" w14:textId="69B5590C" w:rsidR="00AD6DB4" w:rsidRPr="00671C8B" w:rsidDel="000934B8" w:rsidRDefault="00AD6DB4" w:rsidP="00166AF3">
            <w:pPr>
              <w:pStyle w:val="TableBody"/>
              <w:rPr>
                <w:del w:id="17021" w:author="Alban Roche" w:date="2017-08-02T16:42:00Z"/>
                <w:szCs w:val="18"/>
                <w:u w:val="single"/>
              </w:rPr>
            </w:pPr>
            <w:del w:id="17022" w:author="Alban Roche" w:date="2017-08-02T16:42:00Z">
              <w:r w:rsidRPr="00671C8B" w:rsidDel="000934B8">
                <w:rPr>
                  <w:b/>
                  <w:szCs w:val="18"/>
                </w:rPr>
                <w:delText>AT+CGQREQ?</w:delText>
              </w:r>
              <w:bookmarkStart w:id="17023" w:name="_Toc489460520"/>
              <w:bookmarkEnd w:id="17023"/>
            </w:del>
          </w:p>
        </w:tc>
        <w:tc>
          <w:tcPr>
            <w:tcW w:w="7560" w:type="dxa"/>
          </w:tcPr>
          <w:p w14:paraId="01C83F94" w14:textId="6D261A84" w:rsidR="00AD6DB4" w:rsidRPr="00671C8B" w:rsidDel="000934B8" w:rsidRDefault="00AD6DB4" w:rsidP="00166AF3">
            <w:pPr>
              <w:pStyle w:val="TableBody"/>
              <w:rPr>
                <w:del w:id="17024" w:author="Alban Roche" w:date="2017-08-02T16:42:00Z"/>
                <w:szCs w:val="18"/>
                <w:u w:val="single"/>
              </w:rPr>
            </w:pPr>
            <w:bookmarkStart w:id="17025" w:name="_Toc489460521"/>
            <w:bookmarkEnd w:id="17025"/>
          </w:p>
          <w:p w14:paraId="7A3BD120" w14:textId="69D42F24" w:rsidR="00AD6DB4" w:rsidRPr="00671C8B" w:rsidDel="000934B8" w:rsidRDefault="00AD6DB4" w:rsidP="00166AF3">
            <w:pPr>
              <w:pStyle w:val="TableBody"/>
              <w:rPr>
                <w:del w:id="17026" w:author="Alban Roche" w:date="2017-08-02T16:42:00Z"/>
                <w:szCs w:val="18"/>
                <w:u w:val="single"/>
              </w:rPr>
            </w:pPr>
            <w:bookmarkStart w:id="17027" w:name="_Toc489460522"/>
            <w:bookmarkEnd w:id="17027"/>
          </w:p>
          <w:p w14:paraId="63D2B9F4" w14:textId="75CEF05A" w:rsidR="00AD6DB4" w:rsidRPr="00671C8B" w:rsidDel="000934B8" w:rsidRDefault="00AD6DB4" w:rsidP="00166AF3">
            <w:pPr>
              <w:pStyle w:val="TableBody"/>
              <w:rPr>
                <w:del w:id="17028" w:author="Alban Roche" w:date="2017-08-02T16:42:00Z"/>
                <w:szCs w:val="18"/>
                <w:u w:val="single"/>
              </w:rPr>
            </w:pPr>
            <w:del w:id="17029" w:author="Alban Roche" w:date="2017-08-02T16:42:00Z">
              <w:r w:rsidRPr="00671C8B" w:rsidDel="000934B8">
                <w:rPr>
                  <w:szCs w:val="18"/>
                  <w:u w:val="single"/>
                </w:rPr>
                <w:delText>Response</w:delText>
              </w:r>
              <w:bookmarkStart w:id="17030" w:name="_Toc489460523"/>
              <w:bookmarkEnd w:id="17030"/>
            </w:del>
          </w:p>
          <w:p w14:paraId="2634A3D4" w14:textId="34A23630" w:rsidR="00AD6DB4" w:rsidRPr="00671C8B" w:rsidDel="000934B8" w:rsidRDefault="00AD6DB4" w:rsidP="00166AF3">
            <w:pPr>
              <w:pStyle w:val="TableBody"/>
              <w:rPr>
                <w:del w:id="17031" w:author="Alban Roche" w:date="2017-08-02T16:42:00Z"/>
                <w:b/>
                <w:szCs w:val="18"/>
              </w:rPr>
            </w:pPr>
            <w:del w:id="17032" w:author="Alban Roche" w:date="2017-08-02T16:42:00Z">
              <w:r w:rsidRPr="00671C8B" w:rsidDel="000934B8">
                <w:rPr>
                  <w:b/>
                  <w:szCs w:val="18"/>
                </w:rPr>
                <w:delText>+CGQREQ: &lt;cid&gt;, &lt;precedence&gt;, &lt;delay&gt;, &lt;reliability&gt;, &lt;peak&gt;, &lt;mean&gt;</w:delText>
              </w:r>
              <w:bookmarkStart w:id="17033" w:name="_Toc489460524"/>
              <w:bookmarkEnd w:id="17033"/>
            </w:del>
          </w:p>
          <w:p w14:paraId="4C7DBBDB" w14:textId="48F14956" w:rsidR="00AD6DB4" w:rsidRPr="00671C8B" w:rsidDel="000934B8" w:rsidRDefault="00AD6DB4" w:rsidP="00166AF3">
            <w:pPr>
              <w:pStyle w:val="TableBody"/>
              <w:rPr>
                <w:del w:id="17034" w:author="Alban Roche" w:date="2017-08-02T16:42:00Z"/>
                <w:szCs w:val="18"/>
                <w:u w:val="single"/>
              </w:rPr>
            </w:pPr>
            <w:del w:id="17035" w:author="Alban Roche" w:date="2017-08-02T16:42:00Z">
              <w:r w:rsidRPr="00671C8B" w:rsidDel="000934B8">
                <w:rPr>
                  <w:b/>
                  <w:szCs w:val="18"/>
                </w:rPr>
                <w:delText>OK</w:delText>
              </w:r>
              <w:bookmarkStart w:id="17036" w:name="_Toc489460525"/>
              <w:bookmarkEnd w:id="17036"/>
            </w:del>
          </w:p>
        </w:tc>
        <w:bookmarkStart w:id="17037" w:name="_Toc489460526"/>
        <w:bookmarkEnd w:id="17037"/>
      </w:tr>
      <w:tr w:rsidR="00AD6DB4" w:rsidRPr="00671C8B" w:rsidDel="000934B8" w14:paraId="6CE04B0B" w14:textId="78F672B7" w:rsidTr="00166AF3">
        <w:trPr>
          <w:del w:id="17038" w:author="Alban Roche" w:date="2017-08-02T16:42:00Z"/>
        </w:trPr>
        <w:tc>
          <w:tcPr>
            <w:tcW w:w="1728" w:type="dxa"/>
          </w:tcPr>
          <w:p w14:paraId="27779CC4" w14:textId="142E534E" w:rsidR="00AD6DB4" w:rsidRPr="00671C8B" w:rsidDel="000934B8" w:rsidRDefault="00AD6DB4" w:rsidP="00166AF3">
            <w:pPr>
              <w:pStyle w:val="TableBody"/>
              <w:rPr>
                <w:del w:id="17039" w:author="Alban Roche" w:date="2017-08-02T16:42:00Z"/>
                <w:i/>
                <w:szCs w:val="18"/>
              </w:rPr>
            </w:pPr>
            <w:del w:id="17040" w:author="Alban Roche" w:date="2017-08-02T16:42:00Z">
              <w:r w:rsidRPr="00671C8B" w:rsidDel="000934B8">
                <w:rPr>
                  <w:i/>
                  <w:szCs w:val="18"/>
                </w:rPr>
                <w:delText>Write command</w:delText>
              </w:r>
              <w:bookmarkStart w:id="17041" w:name="_Toc489460527"/>
              <w:bookmarkEnd w:id="17041"/>
            </w:del>
          </w:p>
          <w:p w14:paraId="32C5CA85" w14:textId="503EA15D" w:rsidR="00AD6DB4" w:rsidRPr="00671C8B" w:rsidDel="000934B8" w:rsidRDefault="00AD6DB4" w:rsidP="00166AF3">
            <w:pPr>
              <w:pStyle w:val="TableBody"/>
              <w:rPr>
                <w:del w:id="17042" w:author="Alban Roche" w:date="2017-08-02T16:42:00Z"/>
                <w:szCs w:val="18"/>
              </w:rPr>
            </w:pPr>
            <w:bookmarkStart w:id="17043" w:name="_Toc489460528"/>
            <w:bookmarkEnd w:id="17043"/>
          </w:p>
          <w:p w14:paraId="68F71672" w14:textId="4D659B47" w:rsidR="00AD6DB4" w:rsidRPr="00671C8B" w:rsidDel="000934B8" w:rsidRDefault="00AD6DB4" w:rsidP="00166AF3">
            <w:pPr>
              <w:pStyle w:val="TableBody"/>
              <w:rPr>
                <w:del w:id="17044" w:author="Alban Roche" w:date="2017-08-02T16:42:00Z"/>
                <w:szCs w:val="18"/>
                <w:u w:val="single"/>
              </w:rPr>
            </w:pPr>
            <w:del w:id="17045" w:author="Alban Roche" w:date="2017-08-02T16:42:00Z">
              <w:r w:rsidRPr="00671C8B" w:rsidDel="000934B8">
                <w:rPr>
                  <w:szCs w:val="18"/>
                  <w:u w:val="single"/>
                </w:rPr>
                <w:delText>Syntax</w:delText>
              </w:r>
              <w:bookmarkStart w:id="17046" w:name="_Toc489460529"/>
              <w:bookmarkEnd w:id="17046"/>
            </w:del>
          </w:p>
          <w:p w14:paraId="6A251437" w14:textId="5ECFE267" w:rsidR="00AD6DB4" w:rsidRPr="00671C8B" w:rsidDel="000934B8" w:rsidRDefault="00AD6DB4" w:rsidP="00166AF3">
            <w:pPr>
              <w:pStyle w:val="TableBody"/>
              <w:rPr>
                <w:del w:id="17047" w:author="Alban Roche" w:date="2017-08-02T16:42:00Z"/>
                <w:szCs w:val="18"/>
                <w:u w:val="single"/>
              </w:rPr>
            </w:pPr>
            <w:del w:id="17048" w:author="Alban Roche" w:date="2017-08-02T16:42:00Z">
              <w:r w:rsidRPr="00671C8B" w:rsidDel="000934B8">
                <w:rPr>
                  <w:b/>
                  <w:szCs w:val="18"/>
                </w:rPr>
                <w:delText>AT+CGQREQ = [&lt;cid&gt; [,&lt;precedence&gt; [,&lt;delay&gt; [,&lt;reliability&gt;</w:delText>
              </w:r>
              <w:r w:rsidRPr="00671C8B" w:rsidDel="000934B8">
                <w:rPr>
                  <w:b/>
                  <w:szCs w:val="18"/>
                </w:rPr>
                <w:br/>
                <w:delText>[,&lt;peak&gt; [,&lt;mean&gt;]]]]]]</w:delText>
              </w:r>
              <w:bookmarkStart w:id="17049" w:name="_Toc489460530"/>
              <w:bookmarkEnd w:id="17049"/>
            </w:del>
          </w:p>
        </w:tc>
        <w:tc>
          <w:tcPr>
            <w:tcW w:w="7560" w:type="dxa"/>
          </w:tcPr>
          <w:p w14:paraId="2B85650A" w14:textId="682D850C" w:rsidR="00AD6DB4" w:rsidRPr="00671C8B" w:rsidDel="000934B8" w:rsidRDefault="00AD6DB4" w:rsidP="00166AF3">
            <w:pPr>
              <w:pStyle w:val="TableBody"/>
              <w:rPr>
                <w:del w:id="17050" w:author="Alban Roche" w:date="2017-08-02T16:42:00Z"/>
                <w:szCs w:val="18"/>
                <w:u w:val="single"/>
              </w:rPr>
            </w:pPr>
            <w:bookmarkStart w:id="17051" w:name="_Toc489460531"/>
            <w:bookmarkEnd w:id="17051"/>
          </w:p>
          <w:p w14:paraId="3781E90E" w14:textId="35561253" w:rsidR="00AD6DB4" w:rsidRPr="00671C8B" w:rsidDel="000934B8" w:rsidRDefault="00AD6DB4" w:rsidP="00166AF3">
            <w:pPr>
              <w:pStyle w:val="TableBody"/>
              <w:rPr>
                <w:del w:id="17052" w:author="Alban Roche" w:date="2017-08-02T16:42:00Z"/>
                <w:szCs w:val="18"/>
                <w:u w:val="single"/>
              </w:rPr>
            </w:pPr>
            <w:bookmarkStart w:id="17053" w:name="_Toc489460532"/>
            <w:bookmarkEnd w:id="17053"/>
          </w:p>
          <w:p w14:paraId="0DD68F50" w14:textId="0B730757" w:rsidR="00AD6DB4" w:rsidRPr="00671C8B" w:rsidDel="000934B8" w:rsidRDefault="00AD6DB4" w:rsidP="00166AF3">
            <w:pPr>
              <w:pStyle w:val="TableBody"/>
              <w:rPr>
                <w:del w:id="17054" w:author="Alban Roche" w:date="2017-08-02T16:42:00Z"/>
                <w:szCs w:val="18"/>
                <w:u w:val="single"/>
              </w:rPr>
            </w:pPr>
            <w:del w:id="17055" w:author="Alban Roche" w:date="2017-08-02T16:42:00Z">
              <w:r w:rsidRPr="00671C8B" w:rsidDel="000934B8">
                <w:rPr>
                  <w:szCs w:val="18"/>
                  <w:u w:val="single"/>
                </w:rPr>
                <w:delText>Response</w:delText>
              </w:r>
              <w:bookmarkStart w:id="17056" w:name="_Toc489460533"/>
              <w:bookmarkEnd w:id="17056"/>
            </w:del>
          </w:p>
          <w:p w14:paraId="7B449FA4" w14:textId="69492FE9" w:rsidR="00AD6DB4" w:rsidRPr="00671C8B" w:rsidDel="000934B8" w:rsidRDefault="00AD6DB4" w:rsidP="00166AF3">
            <w:pPr>
              <w:pStyle w:val="TableBody"/>
              <w:rPr>
                <w:del w:id="17057" w:author="Alban Roche" w:date="2017-08-02T16:42:00Z"/>
                <w:szCs w:val="18"/>
              </w:rPr>
            </w:pPr>
            <w:del w:id="17058" w:author="Alban Roche" w:date="2017-08-02T16:42:00Z">
              <w:r w:rsidRPr="00671C8B" w:rsidDel="000934B8">
                <w:rPr>
                  <w:b/>
                  <w:szCs w:val="18"/>
                </w:rPr>
                <w:delText>OK</w:delText>
              </w:r>
              <w:bookmarkStart w:id="17059" w:name="_Toc489460534"/>
              <w:bookmarkEnd w:id="17059"/>
            </w:del>
          </w:p>
          <w:p w14:paraId="12AD3D88" w14:textId="37BFDF5A" w:rsidR="00AD6DB4" w:rsidRPr="00671C8B" w:rsidDel="000934B8" w:rsidRDefault="00AD6DB4" w:rsidP="00166AF3">
            <w:pPr>
              <w:pStyle w:val="TableBody"/>
              <w:rPr>
                <w:del w:id="17060" w:author="Alban Roche" w:date="2017-08-02T16:42:00Z"/>
              </w:rPr>
            </w:pPr>
            <w:bookmarkStart w:id="17061" w:name="_Toc489460535"/>
            <w:bookmarkEnd w:id="17061"/>
          </w:p>
          <w:p w14:paraId="1B1E5410" w14:textId="29F0B7C1" w:rsidR="00AD6DB4" w:rsidRPr="00671C8B" w:rsidDel="000934B8" w:rsidRDefault="00AD6DB4" w:rsidP="00166AF3">
            <w:pPr>
              <w:pStyle w:val="TableBody"/>
              <w:rPr>
                <w:del w:id="17062" w:author="Alban Roche" w:date="2017-08-02T16:42:00Z"/>
              </w:rPr>
            </w:pPr>
            <w:del w:id="17063" w:author="Alban Roche" w:date="2017-08-02T16:42:00Z">
              <w:r w:rsidRPr="00671C8B" w:rsidDel="000934B8">
                <w:delText>or</w:delText>
              </w:r>
              <w:bookmarkStart w:id="17064" w:name="_Toc489460536"/>
              <w:bookmarkEnd w:id="17064"/>
            </w:del>
          </w:p>
          <w:p w14:paraId="758BB27D" w14:textId="591E74AD" w:rsidR="00AD6DB4" w:rsidRPr="00671C8B" w:rsidDel="000934B8" w:rsidRDefault="00AD6DB4" w:rsidP="00166AF3">
            <w:pPr>
              <w:pStyle w:val="TableBody"/>
              <w:rPr>
                <w:del w:id="17065" w:author="Alban Roche" w:date="2017-08-02T16:42:00Z"/>
                <w:b/>
              </w:rPr>
            </w:pPr>
            <w:del w:id="17066" w:author="Alban Roche" w:date="2017-08-02T16:42:00Z">
              <w:r w:rsidRPr="00671C8B" w:rsidDel="000934B8">
                <w:rPr>
                  <w:b/>
                </w:rPr>
                <w:delText>ERROR</w:delText>
              </w:r>
              <w:bookmarkStart w:id="17067" w:name="_Toc489460537"/>
              <w:bookmarkEnd w:id="17067"/>
            </w:del>
          </w:p>
          <w:p w14:paraId="0B4B6CF5" w14:textId="006EF3FB" w:rsidR="00AD6DB4" w:rsidRPr="00671C8B" w:rsidDel="000934B8" w:rsidRDefault="00AD6DB4" w:rsidP="00166AF3">
            <w:pPr>
              <w:pStyle w:val="TableBody"/>
              <w:rPr>
                <w:del w:id="17068" w:author="Alban Roche" w:date="2017-08-02T16:42:00Z"/>
                <w:szCs w:val="18"/>
              </w:rPr>
            </w:pPr>
            <w:bookmarkStart w:id="17069" w:name="_Toc489460538"/>
            <w:bookmarkEnd w:id="17069"/>
          </w:p>
          <w:p w14:paraId="679FBD1B" w14:textId="039A0B82" w:rsidR="00AD6DB4" w:rsidRPr="00671C8B" w:rsidDel="000934B8" w:rsidRDefault="00AD6DB4" w:rsidP="00166AF3">
            <w:pPr>
              <w:pStyle w:val="TableBody"/>
              <w:rPr>
                <w:del w:id="17070" w:author="Alban Roche" w:date="2017-08-02T16:42:00Z"/>
                <w:szCs w:val="18"/>
                <w:u w:val="single"/>
              </w:rPr>
            </w:pPr>
            <w:del w:id="17071" w:author="Alban Roche" w:date="2017-08-02T16:42:00Z">
              <w:r w:rsidRPr="00671C8B" w:rsidDel="000934B8">
                <w:rPr>
                  <w:szCs w:val="18"/>
                  <w:u w:val="single"/>
                </w:rPr>
                <w:delText>Parameters</w:delText>
              </w:r>
              <w:bookmarkStart w:id="17072" w:name="_Toc489460539"/>
              <w:bookmarkEnd w:id="17072"/>
            </w:del>
          </w:p>
          <w:p w14:paraId="7626A74C" w14:textId="65A22B9C" w:rsidR="00AD6DB4" w:rsidRPr="00671C8B" w:rsidDel="000934B8" w:rsidRDefault="00AD6DB4" w:rsidP="00166AF3">
            <w:pPr>
              <w:pStyle w:val="TableBody"/>
              <w:rPr>
                <w:del w:id="17073" w:author="Alban Roche" w:date="2017-08-02T16:42:00Z"/>
                <w:szCs w:val="18"/>
              </w:rPr>
            </w:pPr>
            <w:del w:id="17074" w:author="Alban Roche" w:date="2017-08-02T16:42:00Z">
              <w:r w:rsidRPr="00671C8B" w:rsidDel="000934B8">
                <w:rPr>
                  <w:b/>
                  <w:szCs w:val="18"/>
                </w:rPr>
                <w:delText>&lt;cid&gt;</w:delText>
              </w:r>
              <w:r w:rsidRPr="00671C8B" w:rsidDel="000934B8">
                <w:rPr>
                  <w:b/>
                  <w:szCs w:val="18"/>
                </w:rPr>
                <w:tab/>
              </w:r>
              <w:r w:rsidRPr="00671C8B" w:rsidDel="000934B8">
                <w:rPr>
                  <w:szCs w:val="18"/>
                </w:rPr>
                <w:delText>Numeric parameter that specifies a particular PDP context definition.</w:delText>
              </w:r>
              <w:bookmarkStart w:id="17075" w:name="_Toc489460540"/>
              <w:bookmarkEnd w:id="17075"/>
            </w:del>
          </w:p>
          <w:p w14:paraId="43ECFD6E" w14:textId="196FF59D" w:rsidR="00AD6DB4" w:rsidRPr="00671C8B" w:rsidDel="000934B8" w:rsidRDefault="00AD6DB4" w:rsidP="00166AF3">
            <w:pPr>
              <w:pStyle w:val="TableBody"/>
              <w:rPr>
                <w:del w:id="17076" w:author="Alban Roche" w:date="2017-08-02T16:42:00Z"/>
                <w:b/>
                <w:szCs w:val="18"/>
              </w:rPr>
            </w:pPr>
            <w:bookmarkStart w:id="17077" w:name="_Toc489460541"/>
            <w:bookmarkEnd w:id="17077"/>
          </w:p>
          <w:p w14:paraId="75C3314F" w14:textId="5F22988A" w:rsidR="00AD6DB4" w:rsidRPr="00671C8B" w:rsidDel="000934B8" w:rsidRDefault="00AD6DB4" w:rsidP="00166AF3">
            <w:pPr>
              <w:pStyle w:val="TableBody"/>
              <w:rPr>
                <w:del w:id="17078" w:author="Alban Roche" w:date="2017-08-02T16:42:00Z"/>
                <w:szCs w:val="18"/>
              </w:rPr>
            </w:pPr>
            <w:del w:id="17079" w:author="Alban Roche" w:date="2017-08-02T16:42:00Z">
              <w:r w:rsidRPr="00671C8B" w:rsidDel="000934B8">
                <w:rPr>
                  <w:b/>
                  <w:szCs w:val="18"/>
                </w:rPr>
                <w:delText>&lt;precedence&gt;</w:delText>
              </w:r>
              <w:r w:rsidRPr="00671C8B" w:rsidDel="000934B8">
                <w:rPr>
                  <w:szCs w:val="18"/>
                </w:rPr>
                <w:tab/>
                <w:delText>Numeric parameter that specifies the precedence class</w:delText>
              </w:r>
              <w:bookmarkStart w:id="17080" w:name="_Toc489460542"/>
              <w:bookmarkEnd w:id="17080"/>
            </w:del>
          </w:p>
          <w:p w14:paraId="5C47A76C" w14:textId="4D42E1EA" w:rsidR="00AD6DB4" w:rsidRPr="00671C8B" w:rsidDel="000934B8" w:rsidRDefault="00AD6DB4" w:rsidP="00166AF3">
            <w:pPr>
              <w:pStyle w:val="TableBody"/>
              <w:rPr>
                <w:del w:id="17081" w:author="Alban Roche" w:date="2017-08-02T16:42:00Z"/>
                <w:b/>
                <w:szCs w:val="18"/>
              </w:rPr>
            </w:pPr>
            <w:bookmarkStart w:id="17082" w:name="_Toc489460543"/>
            <w:bookmarkEnd w:id="17082"/>
          </w:p>
          <w:p w14:paraId="43EEC0A9" w14:textId="3ABA6F51" w:rsidR="00AD6DB4" w:rsidRPr="00671C8B" w:rsidDel="000934B8" w:rsidRDefault="00AD6DB4" w:rsidP="00166AF3">
            <w:pPr>
              <w:pStyle w:val="TableBody"/>
              <w:rPr>
                <w:del w:id="17083" w:author="Alban Roche" w:date="2017-08-02T16:42:00Z"/>
                <w:szCs w:val="18"/>
              </w:rPr>
            </w:pPr>
            <w:del w:id="17084" w:author="Alban Roche" w:date="2017-08-02T16:42:00Z">
              <w:r w:rsidRPr="00671C8B" w:rsidDel="000934B8">
                <w:rPr>
                  <w:b/>
                  <w:szCs w:val="18"/>
                </w:rPr>
                <w:delText>&lt;delay&gt;</w:delText>
              </w:r>
              <w:r w:rsidRPr="00671C8B" w:rsidDel="000934B8">
                <w:rPr>
                  <w:szCs w:val="18"/>
                </w:rPr>
                <w:tab/>
                <w:delText>Numeric parameter that specifies the delay class</w:delText>
              </w:r>
              <w:bookmarkStart w:id="17085" w:name="_Toc489460544"/>
              <w:bookmarkEnd w:id="17085"/>
            </w:del>
          </w:p>
          <w:p w14:paraId="3961F8D9" w14:textId="1D4D5224" w:rsidR="00AD6DB4" w:rsidRPr="00671C8B" w:rsidDel="000934B8" w:rsidRDefault="00AD6DB4" w:rsidP="00166AF3">
            <w:pPr>
              <w:pStyle w:val="TableBody"/>
              <w:rPr>
                <w:del w:id="17086" w:author="Alban Roche" w:date="2017-08-02T16:42:00Z"/>
                <w:szCs w:val="18"/>
              </w:rPr>
            </w:pPr>
            <w:bookmarkStart w:id="17087" w:name="_Toc489460545"/>
            <w:bookmarkEnd w:id="17087"/>
          </w:p>
          <w:p w14:paraId="7E94746B" w14:textId="61FA0B44" w:rsidR="00AD6DB4" w:rsidRPr="00671C8B" w:rsidDel="000934B8" w:rsidRDefault="00AD6DB4" w:rsidP="00166AF3">
            <w:pPr>
              <w:pStyle w:val="TableBody"/>
              <w:rPr>
                <w:del w:id="17088" w:author="Alban Roche" w:date="2017-08-02T16:42:00Z"/>
                <w:szCs w:val="18"/>
              </w:rPr>
            </w:pPr>
            <w:del w:id="17089" w:author="Alban Roche" w:date="2017-08-02T16:42:00Z">
              <w:r w:rsidRPr="00671C8B" w:rsidDel="000934B8">
                <w:rPr>
                  <w:b/>
                  <w:szCs w:val="18"/>
                </w:rPr>
                <w:delText>&lt;reliability&gt;</w:delText>
              </w:r>
              <w:r w:rsidRPr="00671C8B" w:rsidDel="000934B8">
                <w:rPr>
                  <w:szCs w:val="18"/>
                </w:rPr>
                <w:tab/>
                <w:delText>Numeric parameter that specifies the reliability class</w:delText>
              </w:r>
              <w:bookmarkStart w:id="17090" w:name="_Toc489460546"/>
              <w:bookmarkEnd w:id="17090"/>
            </w:del>
          </w:p>
          <w:p w14:paraId="20433A0A" w14:textId="508F2976" w:rsidR="00AD6DB4" w:rsidRPr="00671C8B" w:rsidDel="000934B8" w:rsidRDefault="00AD6DB4" w:rsidP="00166AF3">
            <w:pPr>
              <w:pStyle w:val="TableBody"/>
              <w:rPr>
                <w:del w:id="17091" w:author="Alban Roche" w:date="2017-08-02T16:42:00Z"/>
                <w:b/>
                <w:szCs w:val="18"/>
              </w:rPr>
            </w:pPr>
            <w:bookmarkStart w:id="17092" w:name="_Toc489460547"/>
            <w:bookmarkEnd w:id="17092"/>
          </w:p>
          <w:p w14:paraId="4E164D33" w14:textId="06FB79B3" w:rsidR="00AD6DB4" w:rsidRPr="00671C8B" w:rsidDel="000934B8" w:rsidRDefault="00AD6DB4" w:rsidP="00166AF3">
            <w:pPr>
              <w:pStyle w:val="TableBody"/>
              <w:rPr>
                <w:del w:id="17093" w:author="Alban Roche" w:date="2017-08-02T16:42:00Z"/>
                <w:szCs w:val="18"/>
              </w:rPr>
            </w:pPr>
            <w:del w:id="17094" w:author="Alban Roche" w:date="2017-08-02T16:42:00Z">
              <w:r w:rsidRPr="00671C8B" w:rsidDel="000934B8">
                <w:rPr>
                  <w:b/>
                  <w:szCs w:val="18"/>
                </w:rPr>
                <w:delText>&lt;peak&gt;</w:delText>
              </w:r>
              <w:r w:rsidRPr="00671C8B" w:rsidDel="000934B8">
                <w:rPr>
                  <w:szCs w:val="18"/>
                </w:rPr>
                <w:tab/>
                <w:delText>Numeric parameter that specifies the peak throughput class</w:delText>
              </w:r>
              <w:bookmarkStart w:id="17095" w:name="_Toc489460548"/>
              <w:bookmarkEnd w:id="17095"/>
            </w:del>
          </w:p>
          <w:p w14:paraId="489C86E0" w14:textId="7878695E" w:rsidR="00AD6DB4" w:rsidRPr="00671C8B" w:rsidDel="000934B8" w:rsidRDefault="00AD6DB4" w:rsidP="00166AF3">
            <w:pPr>
              <w:pStyle w:val="TableBody"/>
              <w:rPr>
                <w:del w:id="17096" w:author="Alban Roche" w:date="2017-08-02T16:42:00Z"/>
                <w:b/>
                <w:szCs w:val="18"/>
              </w:rPr>
            </w:pPr>
            <w:bookmarkStart w:id="17097" w:name="_Toc489460549"/>
            <w:bookmarkEnd w:id="17097"/>
          </w:p>
          <w:p w14:paraId="37EF280D" w14:textId="0A339C0E" w:rsidR="00AD6DB4" w:rsidRPr="00671C8B" w:rsidDel="000934B8" w:rsidRDefault="00AD6DB4" w:rsidP="00166AF3">
            <w:pPr>
              <w:pStyle w:val="TableBody"/>
              <w:rPr>
                <w:del w:id="17098" w:author="Alban Roche" w:date="2017-08-02T16:42:00Z"/>
                <w:szCs w:val="18"/>
                <w:u w:val="single"/>
              </w:rPr>
            </w:pPr>
            <w:del w:id="17099" w:author="Alban Roche" w:date="2017-08-02T16:42:00Z">
              <w:r w:rsidRPr="00671C8B" w:rsidDel="000934B8">
                <w:rPr>
                  <w:b/>
                  <w:szCs w:val="18"/>
                </w:rPr>
                <w:delText>&lt;mean&gt;</w:delText>
              </w:r>
              <w:r w:rsidRPr="00671C8B" w:rsidDel="000934B8">
                <w:rPr>
                  <w:szCs w:val="18"/>
                </w:rPr>
                <w:tab/>
                <w:delText>Numeric parameter that specifies the mean throughput class.</w:delText>
              </w:r>
              <w:bookmarkStart w:id="17100" w:name="_Toc489460550"/>
              <w:bookmarkEnd w:id="17100"/>
            </w:del>
          </w:p>
        </w:tc>
        <w:bookmarkStart w:id="17101" w:name="_Toc489460551"/>
        <w:bookmarkEnd w:id="17101"/>
      </w:tr>
      <w:tr w:rsidR="00AD6DB4" w:rsidRPr="00671C8B" w:rsidDel="000934B8" w14:paraId="43FDBA29" w14:textId="782FCFE0" w:rsidTr="00166AF3">
        <w:trPr>
          <w:del w:id="17102" w:author="Alban Roche" w:date="2017-08-02T16:42:00Z"/>
        </w:trPr>
        <w:tc>
          <w:tcPr>
            <w:tcW w:w="1728" w:type="dxa"/>
          </w:tcPr>
          <w:p w14:paraId="73ABDA68" w14:textId="70574276" w:rsidR="00AD6DB4" w:rsidRPr="00671C8B" w:rsidDel="000934B8" w:rsidRDefault="00AD6DB4" w:rsidP="00166AF3">
            <w:pPr>
              <w:pStyle w:val="TableBody"/>
              <w:rPr>
                <w:del w:id="17103" w:author="Alban Roche" w:date="2017-08-02T16:42:00Z"/>
                <w:szCs w:val="18"/>
                <w:u w:val="single"/>
              </w:rPr>
            </w:pPr>
            <w:del w:id="17104" w:author="Alban Roche" w:date="2017-08-02T16:42:00Z">
              <w:r w:rsidRPr="00671C8B" w:rsidDel="000934B8">
                <w:rPr>
                  <w:szCs w:val="18"/>
                  <w:u w:val="single"/>
                </w:rPr>
                <w:delText>Notes</w:delText>
              </w:r>
              <w:bookmarkStart w:id="17105" w:name="_Toc489460552"/>
              <w:bookmarkEnd w:id="17105"/>
            </w:del>
          </w:p>
        </w:tc>
        <w:tc>
          <w:tcPr>
            <w:tcW w:w="7560" w:type="dxa"/>
          </w:tcPr>
          <w:p w14:paraId="22E6B9E6" w14:textId="7CE4160A" w:rsidR="00AD6DB4" w:rsidRPr="00671C8B" w:rsidDel="000934B8" w:rsidRDefault="00AD6DB4" w:rsidP="0059466D">
            <w:pPr>
              <w:pStyle w:val="TableBody"/>
              <w:numPr>
                <w:ilvl w:val="0"/>
                <w:numId w:val="44"/>
              </w:numPr>
              <w:rPr>
                <w:del w:id="17106" w:author="Alban Roche" w:date="2017-08-02T16:42:00Z"/>
                <w:szCs w:val="18"/>
                <w:u w:val="single"/>
              </w:rPr>
            </w:pPr>
            <w:del w:id="17107" w:author="Alban Roche" w:date="2017-08-02T16:42:00Z">
              <w:r w:rsidRPr="00671C8B" w:rsidDel="000934B8">
                <w:delText>This command allows the TE to specify a Quality of Service Profile that is used when the MT sends an Activate PDP Context Request message to the network</w:delText>
              </w:r>
              <w:r w:rsidDel="000934B8">
                <w:delText>.</w:delText>
              </w:r>
              <w:bookmarkStart w:id="17108" w:name="_Toc489460553"/>
              <w:bookmarkEnd w:id="17108"/>
            </w:del>
          </w:p>
          <w:p w14:paraId="0876789C" w14:textId="6410EBB8" w:rsidR="00AD6DB4" w:rsidRPr="00671C8B" w:rsidDel="000934B8" w:rsidRDefault="00AD6DB4" w:rsidP="0059466D">
            <w:pPr>
              <w:pStyle w:val="TableBody"/>
              <w:numPr>
                <w:ilvl w:val="0"/>
                <w:numId w:val="44"/>
              </w:numPr>
              <w:rPr>
                <w:del w:id="17109" w:author="Alban Roche" w:date="2017-08-02T16:42:00Z"/>
                <w:szCs w:val="18"/>
                <w:u w:val="single"/>
              </w:rPr>
            </w:pPr>
            <w:del w:id="17110" w:author="Alban Roche" w:date="2017-08-02T16:42:00Z">
              <w:r w:rsidRPr="00671C8B" w:rsidDel="000934B8">
                <w:delText>If a value is omitted for a particular class then the value is considered to be unspecified</w:delText>
              </w:r>
              <w:r w:rsidDel="000934B8">
                <w:delText>.</w:delText>
              </w:r>
              <w:bookmarkStart w:id="17111" w:name="_Toc489460554"/>
              <w:bookmarkEnd w:id="17111"/>
            </w:del>
          </w:p>
        </w:tc>
        <w:bookmarkStart w:id="17112" w:name="_Toc489460555"/>
        <w:bookmarkEnd w:id="17112"/>
      </w:tr>
    </w:tbl>
    <w:p w14:paraId="77DB874A" w14:textId="5431391D" w:rsidR="00AD6DB4" w:rsidDel="000934B8" w:rsidRDefault="00AD6DB4" w:rsidP="0059466D">
      <w:pPr>
        <w:pStyle w:val="Heading2"/>
        <w:numPr>
          <w:ilvl w:val="1"/>
          <w:numId w:val="11"/>
        </w:numPr>
        <w:ind w:left="1080" w:hanging="1080"/>
        <w:rPr>
          <w:del w:id="17113" w:author="Alban Roche" w:date="2017-08-02T16:42:00Z"/>
        </w:rPr>
      </w:pPr>
      <w:bookmarkStart w:id="17114" w:name="_Toc486251713"/>
      <w:bookmarkStart w:id="17115" w:name="_Toc345081418"/>
      <w:bookmarkStart w:id="17116" w:name="_Toc349753158"/>
      <w:bookmarkStart w:id="17117" w:name="_Toc349754054"/>
      <w:bookmarkStart w:id="17118" w:name="_Ref366745733"/>
      <w:bookmarkStart w:id="17119" w:name="_Ref369092920"/>
      <w:bookmarkStart w:id="17120" w:name="_Toc368586113"/>
      <w:del w:id="17121" w:author="Alban Roche" w:date="2017-08-02T16:42:00Z">
        <w:r w:rsidRPr="00671C8B" w:rsidDel="000934B8">
          <w:delText>+CGEQREQ Command: 3G Request Quality of Service Profile</w:delText>
        </w:r>
        <w:bookmarkStart w:id="17122" w:name="_Toc489460556"/>
        <w:bookmarkEnd w:id="17114"/>
        <w:bookmarkEnd w:id="17122"/>
      </w:del>
    </w:p>
    <w:p w14:paraId="3BE21E44" w14:textId="570F9D7D" w:rsidR="00AD6DB4" w:rsidRPr="006B5B85" w:rsidDel="000934B8" w:rsidRDefault="00AD6DB4" w:rsidP="00AD6DB4">
      <w:pPr>
        <w:pStyle w:val="Note"/>
        <w:keepNext/>
        <w:rPr>
          <w:del w:id="17123" w:author="Alban Roche" w:date="2017-08-02T16:42:00Z"/>
        </w:rPr>
      </w:pPr>
      <w:del w:id="17124" w:author="Alban Roche" w:date="2017-08-02T16:42:00Z">
        <w:r w:rsidDel="000934B8">
          <w:delText>F</w:delText>
        </w:r>
        <w:r w:rsidRPr="00893AA7" w:rsidDel="000934B8">
          <w:delText xml:space="preserve">or </w:delText>
        </w:r>
        <w:r w:rsidDel="000934B8">
          <w:delText>HL7618, HL7618RD, HL7650, HL7688, HL7690 and HL7692 only.</w:delText>
        </w:r>
        <w:bookmarkStart w:id="17125" w:name="_Toc489460557"/>
        <w:bookmarkEnd w:id="17125"/>
      </w:del>
    </w:p>
    <w:tbl>
      <w:tblPr>
        <w:tblStyle w:val="TableSWIleft"/>
        <w:tblW w:w="9288" w:type="dxa"/>
        <w:tblLayout w:type="fixed"/>
        <w:tblLook w:val="04A0" w:firstRow="1" w:lastRow="0" w:firstColumn="1" w:lastColumn="0" w:noHBand="0" w:noVBand="1"/>
      </w:tblPr>
      <w:tblGrid>
        <w:gridCol w:w="1728"/>
        <w:gridCol w:w="7560"/>
      </w:tblGrid>
      <w:tr w:rsidR="00AD6DB4" w:rsidRPr="00671C8B" w:rsidDel="000934B8" w14:paraId="31EE75BA" w14:textId="156E4DE8" w:rsidTr="00166AF3">
        <w:trPr>
          <w:cnfStyle w:val="100000000000" w:firstRow="1" w:lastRow="0" w:firstColumn="0" w:lastColumn="0" w:oddVBand="0" w:evenVBand="0" w:oddHBand="0" w:evenHBand="0" w:firstRowFirstColumn="0" w:firstRowLastColumn="0" w:lastRowFirstColumn="0" w:lastRowLastColumn="0"/>
          <w:del w:id="17126" w:author="Alban Roche" w:date="2017-08-02T16:42:00Z"/>
        </w:trPr>
        <w:tc>
          <w:tcPr>
            <w:tcW w:w="9288" w:type="dxa"/>
            <w:gridSpan w:val="2"/>
          </w:tcPr>
          <w:p w14:paraId="6CAFDE42" w14:textId="0D306A65" w:rsidR="00AD6DB4" w:rsidRPr="00671C8B" w:rsidDel="000934B8" w:rsidRDefault="00AD6DB4">
            <w:pPr>
              <w:pStyle w:val="TableRowHead"/>
              <w:spacing w:before="144" w:after="144"/>
              <w:rPr>
                <w:del w:id="17127" w:author="Alban Roche" w:date="2017-08-02T16:42:00Z"/>
                <w:bCs w:val="0"/>
              </w:rPr>
            </w:pPr>
            <w:del w:id="17128" w:author="Alban Roche" w:date="2017-08-02T16:42:00Z">
              <w:r w:rsidDel="000934B8">
                <w:delText xml:space="preserve">HL7618, HL7618RD, HL7650, </w:delText>
              </w:r>
              <w:r w:rsidDel="000934B8">
                <w:rPr>
                  <w:lang w:eastAsia="zh-CN"/>
                </w:rPr>
                <w:delText xml:space="preserve">HL7688, </w:delText>
              </w:r>
              <w:r w:rsidDel="000934B8">
                <w:delText>HL7690 and HL7692</w:delText>
              </w:r>
              <w:bookmarkStart w:id="17129" w:name="_Toc489460558"/>
              <w:bookmarkEnd w:id="17129"/>
            </w:del>
          </w:p>
        </w:tc>
        <w:bookmarkStart w:id="17130" w:name="_Toc489460559"/>
        <w:bookmarkEnd w:id="17130"/>
      </w:tr>
      <w:tr w:rsidR="00AD6DB4" w:rsidRPr="00671C8B" w:rsidDel="000934B8" w14:paraId="328D0738" w14:textId="1F5AFDCC" w:rsidTr="00166AF3">
        <w:trPr>
          <w:del w:id="17131" w:author="Alban Roche" w:date="2017-08-02T16:42:00Z"/>
        </w:trPr>
        <w:tc>
          <w:tcPr>
            <w:tcW w:w="1728" w:type="dxa"/>
          </w:tcPr>
          <w:p w14:paraId="24271BD7" w14:textId="3BF5DA9E" w:rsidR="00AD6DB4" w:rsidRPr="00671C8B" w:rsidDel="000934B8" w:rsidRDefault="00AD6DB4" w:rsidP="00166AF3">
            <w:pPr>
              <w:pStyle w:val="TableBody"/>
              <w:rPr>
                <w:del w:id="17132" w:author="Alban Roche" w:date="2017-08-02T16:42:00Z"/>
                <w:i/>
                <w:szCs w:val="18"/>
              </w:rPr>
            </w:pPr>
            <w:del w:id="17133" w:author="Alban Roche" w:date="2017-08-02T16:42:00Z">
              <w:r w:rsidRPr="00671C8B" w:rsidDel="000934B8">
                <w:rPr>
                  <w:i/>
                  <w:szCs w:val="18"/>
                </w:rPr>
                <w:delText>Test command</w:delText>
              </w:r>
              <w:bookmarkStart w:id="17134" w:name="_Toc489460560"/>
              <w:bookmarkEnd w:id="17134"/>
            </w:del>
          </w:p>
          <w:p w14:paraId="0B63D496" w14:textId="61D0A0A9" w:rsidR="00AD6DB4" w:rsidRPr="00671C8B" w:rsidDel="000934B8" w:rsidRDefault="00AD6DB4" w:rsidP="00166AF3">
            <w:pPr>
              <w:pStyle w:val="TableBody"/>
              <w:rPr>
                <w:del w:id="17135" w:author="Alban Roche" w:date="2017-08-02T16:42:00Z"/>
                <w:szCs w:val="18"/>
              </w:rPr>
            </w:pPr>
            <w:bookmarkStart w:id="17136" w:name="_Toc489460561"/>
            <w:bookmarkEnd w:id="17136"/>
          </w:p>
          <w:p w14:paraId="0FDF2AEE" w14:textId="56C35AA1" w:rsidR="00AD6DB4" w:rsidRPr="00671C8B" w:rsidDel="000934B8" w:rsidRDefault="00AD6DB4" w:rsidP="00166AF3">
            <w:pPr>
              <w:pStyle w:val="TableBody"/>
              <w:rPr>
                <w:del w:id="17137" w:author="Alban Roche" w:date="2017-08-02T16:42:00Z"/>
                <w:szCs w:val="18"/>
                <w:u w:val="single"/>
              </w:rPr>
            </w:pPr>
            <w:del w:id="17138" w:author="Alban Roche" w:date="2017-08-02T16:42:00Z">
              <w:r w:rsidRPr="00671C8B" w:rsidDel="000934B8">
                <w:rPr>
                  <w:szCs w:val="18"/>
                  <w:u w:val="single"/>
                </w:rPr>
                <w:delText>Syntax</w:delText>
              </w:r>
              <w:bookmarkStart w:id="17139" w:name="_Toc489460562"/>
              <w:bookmarkEnd w:id="17139"/>
            </w:del>
          </w:p>
          <w:p w14:paraId="7F7E94EB" w14:textId="764F2377" w:rsidR="00AD6DB4" w:rsidRPr="00671C8B" w:rsidDel="000934B8" w:rsidRDefault="00AD6DB4" w:rsidP="00166AF3">
            <w:pPr>
              <w:pStyle w:val="TableBody"/>
              <w:rPr>
                <w:del w:id="17140" w:author="Alban Roche" w:date="2017-08-02T16:42:00Z"/>
                <w:szCs w:val="18"/>
              </w:rPr>
            </w:pPr>
            <w:del w:id="17141" w:author="Alban Roche" w:date="2017-08-02T16:42:00Z">
              <w:r w:rsidRPr="00671C8B" w:rsidDel="000934B8">
                <w:rPr>
                  <w:b/>
                  <w:szCs w:val="18"/>
                </w:rPr>
                <w:delText>AT+CGEQREQ=?</w:delText>
              </w:r>
              <w:bookmarkStart w:id="17142" w:name="_Toc489460563"/>
              <w:bookmarkEnd w:id="17142"/>
            </w:del>
          </w:p>
        </w:tc>
        <w:tc>
          <w:tcPr>
            <w:tcW w:w="7560" w:type="dxa"/>
          </w:tcPr>
          <w:p w14:paraId="3623FEDF" w14:textId="5510852A" w:rsidR="00AD6DB4" w:rsidRPr="00671C8B" w:rsidDel="000934B8" w:rsidRDefault="00AD6DB4" w:rsidP="00166AF3">
            <w:pPr>
              <w:pStyle w:val="TableBody"/>
              <w:rPr>
                <w:del w:id="17143" w:author="Alban Roche" w:date="2017-08-02T16:42:00Z"/>
                <w:szCs w:val="18"/>
                <w:u w:val="single"/>
              </w:rPr>
            </w:pPr>
            <w:bookmarkStart w:id="17144" w:name="_Toc489460564"/>
            <w:bookmarkEnd w:id="17144"/>
          </w:p>
          <w:p w14:paraId="1DF58276" w14:textId="75D17CB0" w:rsidR="00AD6DB4" w:rsidRPr="00671C8B" w:rsidDel="000934B8" w:rsidRDefault="00AD6DB4" w:rsidP="00166AF3">
            <w:pPr>
              <w:pStyle w:val="TableBody"/>
              <w:rPr>
                <w:del w:id="17145" w:author="Alban Roche" w:date="2017-08-02T16:42:00Z"/>
                <w:szCs w:val="18"/>
                <w:u w:val="single"/>
              </w:rPr>
            </w:pPr>
            <w:bookmarkStart w:id="17146" w:name="_Toc489460565"/>
            <w:bookmarkEnd w:id="17146"/>
          </w:p>
          <w:p w14:paraId="6E9AAD59" w14:textId="7D562207" w:rsidR="00AD6DB4" w:rsidRPr="00671C8B" w:rsidDel="000934B8" w:rsidRDefault="00AD6DB4" w:rsidP="00166AF3">
            <w:pPr>
              <w:pStyle w:val="TableBody"/>
              <w:rPr>
                <w:del w:id="17147" w:author="Alban Roche" w:date="2017-08-02T16:42:00Z"/>
                <w:szCs w:val="18"/>
                <w:u w:val="single"/>
              </w:rPr>
            </w:pPr>
            <w:del w:id="17148" w:author="Alban Roche" w:date="2017-08-02T16:42:00Z">
              <w:r w:rsidRPr="00671C8B" w:rsidDel="000934B8">
                <w:rPr>
                  <w:szCs w:val="18"/>
                  <w:u w:val="single"/>
                </w:rPr>
                <w:delText>Response</w:delText>
              </w:r>
              <w:bookmarkStart w:id="17149" w:name="_Toc489460566"/>
              <w:bookmarkEnd w:id="17149"/>
            </w:del>
          </w:p>
          <w:p w14:paraId="3EF93049" w14:textId="48481680" w:rsidR="00AD6DB4" w:rsidRPr="00671C8B" w:rsidDel="000934B8" w:rsidRDefault="00AD6DB4" w:rsidP="00166AF3">
            <w:pPr>
              <w:pStyle w:val="TableBody"/>
              <w:rPr>
                <w:del w:id="17150" w:author="Alban Roche" w:date="2017-08-02T16:42:00Z"/>
                <w:snapToGrid w:val="0"/>
                <w:szCs w:val="18"/>
              </w:rPr>
            </w:pPr>
            <w:del w:id="17151" w:author="Alban Roche" w:date="2017-08-02T16:42:00Z">
              <w:r w:rsidRPr="00671C8B" w:rsidDel="000934B8">
                <w:rPr>
                  <w:b/>
                  <w:snapToGrid w:val="0"/>
                  <w:szCs w:val="18"/>
                </w:rPr>
                <w:delText>+</w:delText>
              </w:r>
              <w:r w:rsidRPr="00671C8B" w:rsidDel="000934B8">
                <w:rPr>
                  <w:b/>
                  <w:szCs w:val="18"/>
                </w:rPr>
                <w:delText>CGEQREQ</w:delText>
              </w:r>
              <w:r w:rsidRPr="00671C8B" w:rsidDel="000934B8">
                <w:rPr>
                  <w:b/>
                  <w:snapToGrid w:val="0"/>
                  <w:szCs w:val="18"/>
                </w:rPr>
                <w:delText>: &lt;PDP_type&gt;</w:delText>
              </w:r>
              <w:r w:rsidRPr="00671C8B" w:rsidDel="000934B8">
                <w:rPr>
                  <w:snapToGrid w:val="0"/>
                  <w:szCs w:val="18"/>
                </w:rPr>
                <w:delText xml:space="preserve">, (list_of supported </w:delText>
              </w:r>
              <w:r w:rsidRPr="00671C8B" w:rsidDel="000934B8">
                <w:rPr>
                  <w:b/>
                  <w:snapToGrid w:val="0"/>
                  <w:szCs w:val="18"/>
                </w:rPr>
                <w:delText>&lt;Traffic_class&gt;</w:delText>
              </w:r>
              <w:r w:rsidRPr="00671C8B" w:rsidDel="000934B8">
                <w:rPr>
                  <w:snapToGrid w:val="0"/>
                  <w:szCs w:val="18"/>
                </w:rPr>
                <w:delText xml:space="preserve">es) ,(list of supported </w:delText>
              </w:r>
              <w:r w:rsidRPr="00671C8B" w:rsidDel="000934B8">
                <w:rPr>
                  <w:b/>
                  <w:snapToGrid w:val="0"/>
                  <w:szCs w:val="18"/>
                </w:rPr>
                <w:delText>&lt;Maximum_bitrate_UL&gt;</w:delText>
              </w:r>
              <w:r w:rsidRPr="00671C8B" w:rsidDel="000934B8">
                <w:rPr>
                  <w:snapToGrid w:val="0"/>
                  <w:szCs w:val="18"/>
                </w:rPr>
                <w:delText xml:space="preserve">s) ,(list of supported </w:delText>
              </w:r>
              <w:r w:rsidRPr="00671C8B" w:rsidDel="000934B8">
                <w:rPr>
                  <w:b/>
                  <w:snapToGrid w:val="0"/>
                  <w:szCs w:val="18"/>
                </w:rPr>
                <w:delText>&lt;Maximum_bitrate_DL&gt;</w:delText>
              </w:r>
              <w:r w:rsidRPr="00671C8B" w:rsidDel="000934B8">
                <w:rPr>
                  <w:snapToGrid w:val="0"/>
                  <w:szCs w:val="18"/>
                </w:rPr>
                <w:delText xml:space="preserve">s), (list of supported </w:delText>
              </w:r>
              <w:r w:rsidRPr="00671C8B" w:rsidDel="000934B8">
                <w:rPr>
                  <w:b/>
                  <w:snapToGrid w:val="0"/>
                  <w:szCs w:val="18"/>
                </w:rPr>
                <w:delText>&lt;Guaranteed_bitrate_UL&gt;</w:delText>
              </w:r>
              <w:r w:rsidRPr="00671C8B" w:rsidDel="000934B8">
                <w:rPr>
                  <w:snapToGrid w:val="0"/>
                  <w:szCs w:val="18"/>
                </w:rPr>
                <w:delText xml:space="preserve">s), (list of supported </w:delText>
              </w:r>
              <w:r w:rsidRPr="00671C8B" w:rsidDel="000934B8">
                <w:rPr>
                  <w:b/>
                  <w:snapToGrid w:val="0"/>
                  <w:szCs w:val="18"/>
                </w:rPr>
                <w:delText>&lt;Guaranteed_bitrate_DL&gt;</w:delText>
              </w:r>
              <w:r w:rsidRPr="00671C8B" w:rsidDel="000934B8">
                <w:rPr>
                  <w:snapToGrid w:val="0"/>
                  <w:szCs w:val="18"/>
                </w:rPr>
                <w:delText xml:space="preserve">s) ,(list of supported </w:delText>
              </w:r>
              <w:r w:rsidRPr="00671C8B" w:rsidDel="000934B8">
                <w:rPr>
                  <w:b/>
                  <w:snapToGrid w:val="0"/>
                  <w:szCs w:val="18"/>
                </w:rPr>
                <w:delText>&lt;Delivery_order&gt;</w:delText>
              </w:r>
              <w:r w:rsidRPr="00671C8B" w:rsidDel="000934B8">
                <w:rPr>
                  <w:snapToGrid w:val="0"/>
                  <w:szCs w:val="18"/>
                </w:rPr>
                <w:delText xml:space="preserve">s) ,(list of supported </w:delText>
              </w:r>
              <w:r w:rsidRPr="00671C8B" w:rsidDel="000934B8">
                <w:rPr>
                  <w:b/>
                  <w:snapToGrid w:val="0"/>
                  <w:szCs w:val="18"/>
                </w:rPr>
                <w:delText>&lt;Maximum_SDU_size&gt;</w:delText>
              </w:r>
              <w:r w:rsidRPr="00671C8B" w:rsidDel="000934B8">
                <w:rPr>
                  <w:snapToGrid w:val="0"/>
                  <w:szCs w:val="18"/>
                </w:rPr>
                <w:delText xml:space="preserve">s) ,(list of supported </w:delText>
              </w:r>
              <w:r w:rsidRPr="00671C8B" w:rsidDel="000934B8">
                <w:rPr>
                  <w:b/>
                  <w:snapToGrid w:val="0"/>
                  <w:szCs w:val="18"/>
                </w:rPr>
                <w:delText>&lt;SDU_error_ratio&gt;</w:delText>
              </w:r>
              <w:r w:rsidRPr="00671C8B" w:rsidDel="000934B8">
                <w:rPr>
                  <w:snapToGrid w:val="0"/>
                  <w:szCs w:val="18"/>
                </w:rPr>
                <w:delText xml:space="preserve">s) , (list of supported </w:delText>
              </w:r>
              <w:r w:rsidRPr="00671C8B" w:rsidDel="000934B8">
                <w:rPr>
                  <w:b/>
                  <w:snapToGrid w:val="0"/>
                  <w:szCs w:val="18"/>
                </w:rPr>
                <w:delText>&lt;Residual_bit_error_ratio&gt;</w:delText>
              </w:r>
              <w:r w:rsidRPr="00671C8B" w:rsidDel="000934B8">
                <w:rPr>
                  <w:snapToGrid w:val="0"/>
                  <w:szCs w:val="18"/>
                </w:rPr>
                <w:delText xml:space="preserve">s) ,(list of supported </w:delText>
              </w:r>
              <w:r w:rsidRPr="00671C8B" w:rsidDel="000934B8">
                <w:rPr>
                  <w:b/>
                  <w:snapToGrid w:val="0"/>
                  <w:szCs w:val="18"/>
                </w:rPr>
                <w:delText>&lt;Delivery_of_erroneous_SDUs&gt;</w:delText>
              </w:r>
              <w:r w:rsidRPr="00671C8B" w:rsidDel="000934B8">
                <w:rPr>
                  <w:snapToGrid w:val="0"/>
                  <w:szCs w:val="18"/>
                </w:rPr>
                <w:delText xml:space="preserve">s) ,(list of supported </w:delText>
              </w:r>
              <w:r w:rsidRPr="00671C8B" w:rsidDel="000934B8">
                <w:rPr>
                  <w:b/>
                  <w:snapToGrid w:val="0"/>
                  <w:szCs w:val="18"/>
                </w:rPr>
                <w:delText>&lt;Transfer_delay&gt;</w:delText>
              </w:r>
              <w:r w:rsidRPr="00671C8B" w:rsidDel="000934B8">
                <w:rPr>
                  <w:snapToGrid w:val="0"/>
                  <w:szCs w:val="18"/>
                </w:rPr>
                <w:delText xml:space="preserve">s) ,(list of supported </w:delText>
              </w:r>
              <w:r w:rsidRPr="00671C8B" w:rsidDel="000934B8">
                <w:rPr>
                  <w:b/>
                  <w:snapToGrid w:val="0"/>
                  <w:szCs w:val="18"/>
                </w:rPr>
                <w:delText>&lt;Traffic_handling_priority&gt;</w:delText>
              </w:r>
              <w:r w:rsidRPr="00671C8B" w:rsidDel="000934B8">
                <w:rPr>
                  <w:snapToGrid w:val="0"/>
                  <w:szCs w:val="18"/>
                </w:rPr>
                <w:delText xml:space="preserve">s) [,(list of supported </w:delText>
              </w:r>
              <w:r w:rsidRPr="00671C8B" w:rsidDel="000934B8">
                <w:rPr>
                  <w:b/>
                  <w:snapToGrid w:val="0"/>
                  <w:szCs w:val="18"/>
                </w:rPr>
                <w:delText>&lt;Source_statistics_descriptor&gt;</w:delText>
              </w:r>
              <w:r w:rsidRPr="00671C8B" w:rsidDel="000934B8">
                <w:rPr>
                  <w:snapToGrid w:val="0"/>
                  <w:szCs w:val="18"/>
                </w:rPr>
                <w:delText xml:space="preserve">s) ,(list of supported </w:delText>
              </w:r>
              <w:r w:rsidRPr="00671C8B" w:rsidDel="000934B8">
                <w:rPr>
                  <w:b/>
                  <w:snapToGrid w:val="0"/>
                  <w:szCs w:val="18"/>
                </w:rPr>
                <w:delText>&lt;Signalling_indication&gt;</w:delText>
              </w:r>
              <w:r w:rsidRPr="00671C8B" w:rsidDel="000934B8">
                <w:rPr>
                  <w:snapToGrid w:val="0"/>
                  <w:szCs w:val="18"/>
                </w:rPr>
                <w:delText>s)]</w:delText>
              </w:r>
              <w:bookmarkStart w:id="17152" w:name="_Toc489460567"/>
              <w:bookmarkEnd w:id="17152"/>
            </w:del>
          </w:p>
          <w:p w14:paraId="78BE2B38" w14:textId="39A2386A" w:rsidR="00AD6DB4" w:rsidRPr="00671C8B" w:rsidDel="000934B8" w:rsidRDefault="00AD6DB4" w:rsidP="00166AF3">
            <w:pPr>
              <w:pStyle w:val="TableBody"/>
              <w:rPr>
                <w:del w:id="17153" w:author="Alban Roche" w:date="2017-08-02T16:42:00Z"/>
                <w:b/>
                <w:snapToGrid w:val="0"/>
                <w:szCs w:val="18"/>
              </w:rPr>
            </w:pPr>
            <w:del w:id="17154" w:author="Alban Roche" w:date="2017-08-02T16:42:00Z">
              <w:r w:rsidRPr="00671C8B" w:rsidDel="000934B8">
                <w:rPr>
                  <w:snapToGrid w:val="0"/>
                  <w:szCs w:val="18"/>
                </w:rPr>
                <w:delText>[</w:delText>
              </w:r>
              <w:r w:rsidRPr="00671C8B" w:rsidDel="000934B8">
                <w:rPr>
                  <w:b/>
                  <w:snapToGrid w:val="0"/>
                  <w:szCs w:val="18"/>
                </w:rPr>
                <w:delText>&lt;CR&gt;&lt;LF&gt;+</w:delText>
              </w:r>
              <w:r w:rsidRPr="00671C8B" w:rsidDel="000934B8">
                <w:rPr>
                  <w:b/>
                  <w:szCs w:val="18"/>
                </w:rPr>
                <w:delText>CGEQREQ</w:delText>
              </w:r>
              <w:r w:rsidRPr="00671C8B" w:rsidDel="000934B8">
                <w:rPr>
                  <w:b/>
                  <w:snapToGrid w:val="0"/>
                  <w:szCs w:val="18"/>
                </w:rPr>
                <w:delText>: &lt;PDP_type&gt;</w:delText>
              </w:r>
              <w:r w:rsidRPr="00671C8B" w:rsidDel="000934B8">
                <w:rPr>
                  <w:snapToGrid w:val="0"/>
                  <w:szCs w:val="18"/>
                </w:rPr>
                <w:delText xml:space="preserve">, (list of supported </w:delText>
              </w:r>
              <w:r w:rsidRPr="00671C8B" w:rsidDel="000934B8">
                <w:rPr>
                  <w:b/>
                  <w:snapToGrid w:val="0"/>
                  <w:szCs w:val="18"/>
                </w:rPr>
                <w:delText>&lt;Traffic_class&gt;</w:delText>
              </w:r>
              <w:r w:rsidRPr="00671C8B" w:rsidDel="000934B8">
                <w:rPr>
                  <w:snapToGrid w:val="0"/>
                  <w:szCs w:val="18"/>
                </w:rPr>
                <w:delText xml:space="preserve">es) ,(list of supported </w:delText>
              </w:r>
              <w:r w:rsidRPr="00671C8B" w:rsidDel="000934B8">
                <w:rPr>
                  <w:b/>
                  <w:snapToGrid w:val="0"/>
                  <w:szCs w:val="18"/>
                </w:rPr>
                <w:delText>&lt;Maximum_bitrate_UL&gt;</w:delText>
              </w:r>
              <w:r w:rsidRPr="00671C8B" w:rsidDel="000934B8">
                <w:rPr>
                  <w:snapToGrid w:val="0"/>
                  <w:szCs w:val="18"/>
                </w:rPr>
                <w:delText xml:space="preserve">s), (list of supported </w:delText>
              </w:r>
              <w:r w:rsidRPr="00671C8B" w:rsidDel="000934B8">
                <w:rPr>
                  <w:b/>
                  <w:snapToGrid w:val="0"/>
                  <w:szCs w:val="18"/>
                </w:rPr>
                <w:delText>&lt;Maximum_bitrate_DL&gt;</w:delText>
              </w:r>
              <w:r w:rsidRPr="00671C8B" w:rsidDel="000934B8">
                <w:rPr>
                  <w:snapToGrid w:val="0"/>
                  <w:szCs w:val="18"/>
                </w:rPr>
                <w:delText xml:space="preserve">s) ,(list of supported </w:delText>
              </w:r>
              <w:r w:rsidRPr="00671C8B" w:rsidDel="000934B8">
                <w:rPr>
                  <w:b/>
                  <w:snapToGrid w:val="0"/>
                  <w:szCs w:val="18"/>
                </w:rPr>
                <w:delText>&lt;Guaranteed_bitrate_UL&gt;</w:delText>
              </w:r>
              <w:r w:rsidRPr="00671C8B" w:rsidDel="000934B8">
                <w:rPr>
                  <w:snapToGrid w:val="0"/>
                  <w:szCs w:val="18"/>
                </w:rPr>
                <w:delText xml:space="preserve">s), (list of supported </w:delText>
              </w:r>
              <w:r w:rsidRPr="00671C8B" w:rsidDel="000934B8">
                <w:rPr>
                  <w:b/>
                  <w:snapToGrid w:val="0"/>
                  <w:szCs w:val="18"/>
                </w:rPr>
                <w:delText>&lt;Guaranteed_bitrate_DL&gt;</w:delText>
              </w:r>
              <w:r w:rsidRPr="00671C8B" w:rsidDel="000934B8">
                <w:rPr>
                  <w:snapToGrid w:val="0"/>
                  <w:szCs w:val="18"/>
                </w:rPr>
                <w:delText>s),</w:delText>
              </w:r>
              <w:r w:rsidRPr="00671C8B" w:rsidDel="000934B8">
                <w:rPr>
                  <w:snapToGrid w:val="0"/>
                  <w:szCs w:val="18"/>
                </w:rPr>
                <w:br/>
                <w:delText xml:space="preserve">(list of supported </w:delText>
              </w:r>
              <w:r w:rsidRPr="00671C8B" w:rsidDel="000934B8">
                <w:rPr>
                  <w:b/>
                  <w:snapToGrid w:val="0"/>
                  <w:szCs w:val="18"/>
                </w:rPr>
                <w:delText>&lt;Delivery_order&gt;</w:delText>
              </w:r>
              <w:r w:rsidRPr="00671C8B" w:rsidDel="000934B8">
                <w:rPr>
                  <w:snapToGrid w:val="0"/>
                  <w:szCs w:val="18"/>
                </w:rPr>
                <w:delText xml:space="preserve">s) ,(list of supported </w:delText>
              </w:r>
              <w:r w:rsidRPr="00671C8B" w:rsidDel="000934B8">
                <w:rPr>
                  <w:b/>
                  <w:snapToGrid w:val="0"/>
                  <w:szCs w:val="18"/>
                </w:rPr>
                <w:delText>&lt;Maximum_SDU_size&gt;</w:delText>
              </w:r>
              <w:r w:rsidRPr="00671C8B" w:rsidDel="000934B8">
                <w:rPr>
                  <w:snapToGrid w:val="0"/>
                  <w:szCs w:val="18"/>
                </w:rPr>
                <w:delText xml:space="preserve">s) ,(list of supported </w:delText>
              </w:r>
              <w:r w:rsidRPr="00671C8B" w:rsidDel="000934B8">
                <w:rPr>
                  <w:b/>
                  <w:snapToGrid w:val="0"/>
                  <w:szCs w:val="18"/>
                </w:rPr>
                <w:delText>&lt;SDU_error_ratio&gt;</w:delText>
              </w:r>
              <w:r w:rsidRPr="00671C8B" w:rsidDel="000934B8">
                <w:rPr>
                  <w:snapToGrid w:val="0"/>
                  <w:szCs w:val="18"/>
                </w:rPr>
                <w:delText xml:space="preserve">s) ,(list of supported </w:delText>
              </w:r>
              <w:r w:rsidRPr="00671C8B" w:rsidDel="000934B8">
                <w:rPr>
                  <w:b/>
                  <w:snapToGrid w:val="0"/>
                  <w:szCs w:val="18"/>
                </w:rPr>
                <w:delText>&lt;Residual_bit_error_ratio&gt;</w:delText>
              </w:r>
              <w:r w:rsidRPr="00671C8B" w:rsidDel="000934B8">
                <w:rPr>
                  <w:snapToGrid w:val="0"/>
                  <w:szCs w:val="18"/>
                </w:rPr>
                <w:delText xml:space="preserve">s) ,(list of supported </w:delText>
              </w:r>
              <w:r w:rsidRPr="00671C8B" w:rsidDel="000934B8">
                <w:rPr>
                  <w:b/>
                  <w:snapToGrid w:val="0"/>
                  <w:szCs w:val="18"/>
                </w:rPr>
                <w:delText>&lt;Delivery_of_erroneous_SDUs&gt;</w:delText>
              </w:r>
              <w:r w:rsidRPr="00671C8B" w:rsidDel="000934B8">
                <w:rPr>
                  <w:snapToGrid w:val="0"/>
                  <w:szCs w:val="18"/>
                </w:rPr>
                <w:delText xml:space="preserve">s) ,(list of supported </w:delText>
              </w:r>
              <w:r w:rsidRPr="00671C8B" w:rsidDel="000934B8">
                <w:rPr>
                  <w:b/>
                  <w:snapToGrid w:val="0"/>
                  <w:szCs w:val="18"/>
                </w:rPr>
                <w:delText>&lt;Transfer_delay&gt;</w:delText>
              </w:r>
              <w:r w:rsidRPr="00671C8B" w:rsidDel="000934B8">
                <w:rPr>
                  <w:snapToGrid w:val="0"/>
                  <w:szCs w:val="18"/>
                </w:rPr>
                <w:delText xml:space="preserve">s) ,(list of supported </w:delText>
              </w:r>
              <w:r w:rsidRPr="00671C8B" w:rsidDel="000934B8">
                <w:rPr>
                  <w:b/>
                  <w:snapToGrid w:val="0"/>
                  <w:szCs w:val="18"/>
                </w:rPr>
                <w:delText>&lt;Traffic_handling_priority&gt;</w:delText>
              </w:r>
              <w:r w:rsidRPr="00671C8B" w:rsidDel="000934B8">
                <w:rPr>
                  <w:snapToGrid w:val="0"/>
                  <w:szCs w:val="18"/>
                </w:rPr>
                <w:delText xml:space="preserve">s) [,(list of supported </w:delText>
              </w:r>
              <w:r w:rsidRPr="00671C8B" w:rsidDel="000934B8">
                <w:rPr>
                  <w:b/>
                  <w:snapToGrid w:val="0"/>
                  <w:szCs w:val="18"/>
                </w:rPr>
                <w:delText>&lt;Source_statistics_descriptor&gt;</w:delText>
              </w:r>
              <w:r w:rsidRPr="00671C8B" w:rsidDel="000934B8">
                <w:rPr>
                  <w:snapToGrid w:val="0"/>
                  <w:szCs w:val="18"/>
                </w:rPr>
                <w:delText xml:space="preserve">s),(list of supported </w:delText>
              </w:r>
              <w:r w:rsidRPr="00671C8B" w:rsidDel="000934B8">
                <w:rPr>
                  <w:b/>
                  <w:snapToGrid w:val="0"/>
                  <w:szCs w:val="18"/>
                </w:rPr>
                <w:delText>&lt;Signalling_indication&gt;</w:delText>
              </w:r>
              <w:r w:rsidRPr="00671C8B" w:rsidDel="000934B8">
                <w:rPr>
                  <w:snapToGrid w:val="0"/>
                  <w:szCs w:val="18"/>
                </w:rPr>
                <w:delText>s)][...]]</w:delText>
              </w:r>
              <w:bookmarkStart w:id="17155" w:name="_Toc489460568"/>
              <w:bookmarkEnd w:id="17155"/>
            </w:del>
          </w:p>
        </w:tc>
        <w:bookmarkStart w:id="17156" w:name="_Toc489460569"/>
        <w:bookmarkEnd w:id="17156"/>
      </w:tr>
      <w:tr w:rsidR="00AD6DB4" w:rsidRPr="00671C8B" w:rsidDel="000934B8" w14:paraId="22CBAC90" w14:textId="48380F05" w:rsidTr="00166AF3">
        <w:trPr>
          <w:del w:id="17157" w:author="Alban Roche" w:date="2017-08-02T16:42:00Z"/>
        </w:trPr>
        <w:tc>
          <w:tcPr>
            <w:tcW w:w="1728" w:type="dxa"/>
          </w:tcPr>
          <w:p w14:paraId="675ABD31" w14:textId="74F9BAA9" w:rsidR="00AD6DB4" w:rsidRPr="00671C8B" w:rsidDel="000934B8" w:rsidRDefault="00AD6DB4" w:rsidP="00166AF3">
            <w:pPr>
              <w:pStyle w:val="TableBody"/>
              <w:rPr>
                <w:del w:id="17158" w:author="Alban Roche" w:date="2017-08-02T16:42:00Z"/>
                <w:i/>
                <w:szCs w:val="18"/>
              </w:rPr>
            </w:pPr>
            <w:del w:id="17159" w:author="Alban Roche" w:date="2017-08-02T16:42:00Z">
              <w:r w:rsidRPr="00671C8B" w:rsidDel="000934B8">
                <w:rPr>
                  <w:i/>
                  <w:szCs w:val="18"/>
                </w:rPr>
                <w:delText>Read command</w:delText>
              </w:r>
              <w:bookmarkStart w:id="17160" w:name="_Toc489460570"/>
              <w:bookmarkEnd w:id="17160"/>
            </w:del>
          </w:p>
          <w:p w14:paraId="1F18F671" w14:textId="2B7ADC4F" w:rsidR="00AD6DB4" w:rsidRPr="00671C8B" w:rsidDel="000934B8" w:rsidRDefault="00AD6DB4" w:rsidP="00166AF3">
            <w:pPr>
              <w:pStyle w:val="TableBody"/>
              <w:rPr>
                <w:del w:id="17161" w:author="Alban Roche" w:date="2017-08-02T16:42:00Z"/>
                <w:szCs w:val="18"/>
              </w:rPr>
            </w:pPr>
            <w:bookmarkStart w:id="17162" w:name="_Toc489460571"/>
            <w:bookmarkEnd w:id="17162"/>
          </w:p>
          <w:p w14:paraId="1BB30746" w14:textId="169E0885" w:rsidR="00AD6DB4" w:rsidRPr="00671C8B" w:rsidDel="000934B8" w:rsidRDefault="00AD6DB4" w:rsidP="00166AF3">
            <w:pPr>
              <w:pStyle w:val="TableBody"/>
              <w:rPr>
                <w:del w:id="17163" w:author="Alban Roche" w:date="2017-08-02T16:42:00Z"/>
                <w:szCs w:val="18"/>
                <w:u w:val="single"/>
              </w:rPr>
            </w:pPr>
            <w:del w:id="17164" w:author="Alban Roche" w:date="2017-08-02T16:42:00Z">
              <w:r w:rsidRPr="00671C8B" w:rsidDel="000934B8">
                <w:rPr>
                  <w:szCs w:val="18"/>
                  <w:u w:val="single"/>
                </w:rPr>
                <w:delText>Syntax</w:delText>
              </w:r>
              <w:bookmarkStart w:id="17165" w:name="_Toc489460572"/>
              <w:bookmarkEnd w:id="17165"/>
            </w:del>
          </w:p>
          <w:p w14:paraId="3E2AC113" w14:textId="32F68D48" w:rsidR="00AD6DB4" w:rsidRPr="00671C8B" w:rsidDel="000934B8" w:rsidRDefault="00AD6DB4" w:rsidP="00166AF3">
            <w:pPr>
              <w:pStyle w:val="TableBody"/>
              <w:rPr>
                <w:del w:id="17166" w:author="Alban Roche" w:date="2017-08-02T16:42:00Z"/>
                <w:i/>
                <w:szCs w:val="18"/>
              </w:rPr>
            </w:pPr>
            <w:del w:id="17167" w:author="Alban Roche" w:date="2017-08-02T16:42:00Z">
              <w:r w:rsidRPr="00671C8B" w:rsidDel="000934B8">
                <w:rPr>
                  <w:b/>
                  <w:szCs w:val="18"/>
                </w:rPr>
                <w:delText>AT+CGEQREQ?</w:delText>
              </w:r>
              <w:bookmarkStart w:id="17168" w:name="_Toc489460573"/>
              <w:bookmarkEnd w:id="17168"/>
            </w:del>
          </w:p>
        </w:tc>
        <w:tc>
          <w:tcPr>
            <w:tcW w:w="7560" w:type="dxa"/>
          </w:tcPr>
          <w:p w14:paraId="093DDC09" w14:textId="3796DD72" w:rsidR="00AD6DB4" w:rsidRPr="00671C8B" w:rsidDel="000934B8" w:rsidRDefault="00AD6DB4" w:rsidP="00166AF3">
            <w:pPr>
              <w:pStyle w:val="TableBody"/>
              <w:rPr>
                <w:del w:id="17169" w:author="Alban Roche" w:date="2017-08-02T16:42:00Z"/>
                <w:szCs w:val="18"/>
                <w:u w:val="single"/>
              </w:rPr>
            </w:pPr>
            <w:bookmarkStart w:id="17170" w:name="_Toc489460574"/>
            <w:bookmarkEnd w:id="17170"/>
          </w:p>
          <w:p w14:paraId="252EE87D" w14:textId="31BA3389" w:rsidR="00AD6DB4" w:rsidRPr="00671C8B" w:rsidDel="000934B8" w:rsidRDefault="00AD6DB4" w:rsidP="00166AF3">
            <w:pPr>
              <w:pStyle w:val="TableBody"/>
              <w:rPr>
                <w:del w:id="17171" w:author="Alban Roche" w:date="2017-08-02T16:42:00Z"/>
                <w:szCs w:val="18"/>
                <w:u w:val="single"/>
              </w:rPr>
            </w:pPr>
            <w:bookmarkStart w:id="17172" w:name="_Toc489460575"/>
            <w:bookmarkEnd w:id="17172"/>
          </w:p>
          <w:p w14:paraId="1399C520" w14:textId="76BDA5CB" w:rsidR="00AD6DB4" w:rsidRPr="00671C8B" w:rsidDel="000934B8" w:rsidRDefault="00AD6DB4" w:rsidP="00166AF3">
            <w:pPr>
              <w:pStyle w:val="TableBody"/>
              <w:rPr>
                <w:del w:id="17173" w:author="Alban Roche" w:date="2017-08-02T16:42:00Z"/>
                <w:szCs w:val="18"/>
                <w:u w:val="single"/>
              </w:rPr>
            </w:pPr>
            <w:del w:id="17174" w:author="Alban Roche" w:date="2017-08-02T16:42:00Z">
              <w:r w:rsidRPr="00671C8B" w:rsidDel="000934B8">
                <w:rPr>
                  <w:szCs w:val="18"/>
                  <w:u w:val="single"/>
                </w:rPr>
                <w:delText>Response</w:delText>
              </w:r>
              <w:bookmarkStart w:id="17175" w:name="_Toc489460576"/>
              <w:bookmarkEnd w:id="17175"/>
            </w:del>
          </w:p>
          <w:p w14:paraId="0D2C1B91" w14:textId="48FC478F" w:rsidR="00AD6DB4" w:rsidRPr="00671C8B" w:rsidDel="000934B8" w:rsidRDefault="00AD6DB4" w:rsidP="00166AF3">
            <w:pPr>
              <w:pStyle w:val="TableBody"/>
              <w:rPr>
                <w:del w:id="17176" w:author="Alban Roche" w:date="2017-08-02T16:42:00Z"/>
                <w:b/>
              </w:rPr>
            </w:pPr>
            <w:del w:id="17177" w:author="Alban Roche" w:date="2017-08-02T16:42:00Z">
              <w:r w:rsidRPr="00671C8B" w:rsidDel="000934B8">
                <w:rPr>
                  <w:b/>
                </w:rPr>
                <w:delText>+</w:delText>
              </w:r>
              <w:r w:rsidRPr="00671C8B" w:rsidDel="000934B8">
                <w:rPr>
                  <w:b/>
                  <w:szCs w:val="18"/>
                </w:rPr>
                <w:delText>CGEQREQ</w:delText>
              </w:r>
              <w:r w:rsidRPr="00671C8B" w:rsidDel="000934B8">
                <w:rPr>
                  <w:b/>
                </w:rPr>
                <w:delText>: &lt;cid&gt;,&lt;Traffic_class&gt;,&lt;Maximum_bitrate_UL&gt;,&lt;Maximum_bitrate_DL&gt;,</w:delText>
              </w:r>
              <w:r w:rsidRPr="00671C8B" w:rsidDel="000934B8">
                <w:rPr>
                  <w:b/>
                </w:rPr>
                <w:br/>
                <w:delText>&lt;Guaranteed_bitrate_UL&gt;,&lt;Guaranteed_bitrate_DL&gt;,&lt;Delivery_order&gt;,</w:delText>
              </w:r>
              <w:r w:rsidRPr="00671C8B" w:rsidDel="000934B8">
                <w:rPr>
                  <w:b/>
                </w:rPr>
                <w:br/>
                <w:delText>&lt;Maximum_SDU_size&gt;,&lt;SDU_error_ratio&gt;,&lt;Residual_bit_error_ratio&gt;,</w:delText>
              </w:r>
              <w:r w:rsidRPr="00671C8B" w:rsidDel="000934B8">
                <w:rPr>
                  <w:b/>
                </w:rPr>
                <w:br/>
                <w:delText>&lt;Delivery_of_erroneous_SDUs&gt;,&lt;Transfer_delay&gt;,&lt;Traffic_handling_priority&gt; [,&lt;Source_statistics_descriptor&gt; ,&lt;Signalling_indication&gt;]</w:delText>
              </w:r>
              <w:bookmarkStart w:id="17178" w:name="_Toc489460577"/>
              <w:bookmarkEnd w:id="17178"/>
            </w:del>
          </w:p>
          <w:p w14:paraId="702A5354" w14:textId="4C3FD76B" w:rsidR="00AD6DB4" w:rsidRPr="00671C8B" w:rsidDel="000934B8" w:rsidRDefault="00AD6DB4" w:rsidP="00166AF3">
            <w:pPr>
              <w:pStyle w:val="TableBody"/>
              <w:rPr>
                <w:del w:id="17179" w:author="Alban Roche" w:date="2017-08-02T16:42:00Z"/>
              </w:rPr>
            </w:pPr>
            <w:del w:id="17180" w:author="Alban Roche" w:date="2017-08-02T16:42:00Z">
              <w:r w:rsidRPr="00671C8B" w:rsidDel="000934B8">
                <w:rPr>
                  <w:b/>
                </w:rPr>
                <w:delText>[&lt;CR&gt;&lt;LF&gt;+</w:delText>
              </w:r>
              <w:r w:rsidRPr="00671C8B" w:rsidDel="000934B8">
                <w:rPr>
                  <w:b/>
                  <w:szCs w:val="18"/>
                </w:rPr>
                <w:delText>CGEQREQ</w:delText>
              </w:r>
              <w:r w:rsidRPr="00671C8B" w:rsidDel="000934B8">
                <w:rPr>
                  <w:b/>
                </w:rPr>
                <w:delText>: &lt;cid&gt;,&lt;Traffic_class&gt;,&lt;Maximum_bitrate_UL&gt;,</w:delText>
              </w:r>
              <w:r w:rsidRPr="00671C8B" w:rsidDel="000934B8">
                <w:rPr>
                  <w:b/>
                </w:rPr>
                <w:br/>
                <w:delText>&lt;Maximum_bitrate_DL&gt;,&lt;Guaranteed_bitrate_UL&gt;,&lt;Guaranteed_bitrate_DL&gt;,</w:delText>
              </w:r>
              <w:r w:rsidRPr="00671C8B" w:rsidDel="000934B8">
                <w:rPr>
                  <w:b/>
                </w:rPr>
                <w:br/>
                <w:delText>&lt;Delivery_order&gt;,&lt;Maximum_SDU_size&gt;,&lt;SDU_error_ratio&gt;,</w:delText>
              </w:r>
              <w:r w:rsidRPr="00671C8B" w:rsidDel="000934B8">
                <w:rPr>
                  <w:b/>
                </w:rPr>
                <w:br/>
                <w:delText>&lt;Residual_bit_error_ratio&gt;,&lt;Delivery_of_erroneous_SDUs&gt;,&lt;Transfer_delay&gt;,</w:delText>
              </w:r>
              <w:r w:rsidRPr="00671C8B" w:rsidDel="000934B8">
                <w:rPr>
                  <w:b/>
                </w:rPr>
                <w:br/>
                <w:delText>&lt;Traffic_handling_priority&gt;[,&lt;Source_statistics_descriptor&gt;,&lt;Signalling_indication&gt;]</w:delText>
              </w:r>
              <w:r w:rsidRPr="00671C8B" w:rsidDel="000934B8">
                <w:rPr>
                  <w:b/>
                </w:rPr>
                <w:br/>
                <w:delText>[...]]</w:delText>
              </w:r>
              <w:bookmarkStart w:id="17181" w:name="_Toc489460578"/>
              <w:bookmarkEnd w:id="17181"/>
            </w:del>
          </w:p>
        </w:tc>
        <w:bookmarkStart w:id="17182" w:name="_Toc489460579"/>
        <w:bookmarkEnd w:id="17182"/>
      </w:tr>
      <w:tr w:rsidR="00AD6DB4" w:rsidRPr="00671C8B" w:rsidDel="000934B8" w14:paraId="46F117A8" w14:textId="6CCCBD96" w:rsidTr="00166AF3">
        <w:trPr>
          <w:cantSplit w:val="0"/>
          <w:del w:id="17183" w:author="Alban Roche" w:date="2017-08-02T16:42:00Z"/>
        </w:trPr>
        <w:tc>
          <w:tcPr>
            <w:tcW w:w="1728" w:type="dxa"/>
          </w:tcPr>
          <w:p w14:paraId="7AA7CB47" w14:textId="3A6DAB84" w:rsidR="00AD6DB4" w:rsidRPr="00671C8B" w:rsidDel="000934B8" w:rsidRDefault="00AD6DB4" w:rsidP="00166AF3">
            <w:pPr>
              <w:pStyle w:val="TableBody"/>
              <w:rPr>
                <w:del w:id="17184" w:author="Alban Roche" w:date="2017-08-02T16:42:00Z"/>
                <w:i/>
                <w:szCs w:val="18"/>
              </w:rPr>
            </w:pPr>
            <w:del w:id="17185" w:author="Alban Roche" w:date="2017-08-02T16:42:00Z">
              <w:r w:rsidRPr="00671C8B" w:rsidDel="000934B8">
                <w:rPr>
                  <w:i/>
                  <w:szCs w:val="18"/>
                </w:rPr>
                <w:delText>Write command</w:delText>
              </w:r>
              <w:bookmarkStart w:id="17186" w:name="_Toc489460580"/>
              <w:bookmarkEnd w:id="17186"/>
            </w:del>
          </w:p>
          <w:p w14:paraId="122E6120" w14:textId="1C59BEFF" w:rsidR="00AD6DB4" w:rsidRPr="00671C8B" w:rsidDel="000934B8" w:rsidRDefault="00AD6DB4" w:rsidP="00166AF3">
            <w:pPr>
              <w:pStyle w:val="TableBody"/>
              <w:rPr>
                <w:del w:id="17187" w:author="Alban Roche" w:date="2017-08-02T16:42:00Z"/>
                <w:szCs w:val="18"/>
              </w:rPr>
            </w:pPr>
            <w:bookmarkStart w:id="17188" w:name="_Toc489460581"/>
            <w:bookmarkEnd w:id="17188"/>
          </w:p>
          <w:p w14:paraId="1850C5B2" w14:textId="537DDDE2" w:rsidR="00AD6DB4" w:rsidRPr="00671C8B" w:rsidDel="000934B8" w:rsidRDefault="00AD6DB4" w:rsidP="00166AF3">
            <w:pPr>
              <w:pStyle w:val="TableBody"/>
              <w:rPr>
                <w:del w:id="17189" w:author="Alban Roche" w:date="2017-08-02T16:42:00Z"/>
                <w:szCs w:val="18"/>
                <w:u w:val="single"/>
              </w:rPr>
            </w:pPr>
            <w:del w:id="17190" w:author="Alban Roche" w:date="2017-08-02T16:42:00Z">
              <w:r w:rsidRPr="00671C8B" w:rsidDel="000934B8">
                <w:rPr>
                  <w:szCs w:val="18"/>
                  <w:u w:val="single"/>
                </w:rPr>
                <w:delText>Syntax</w:delText>
              </w:r>
              <w:bookmarkStart w:id="17191" w:name="_Toc489460582"/>
              <w:bookmarkEnd w:id="17191"/>
            </w:del>
          </w:p>
          <w:p w14:paraId="6DBCF290" w14:textId="40C0C85D" w:rsidR="00AD6DB4" w:rsidRPr="00671C8B" w:rsidDel="000934B8" w:rsidRDefault="00AD6DB4" w:rsidP="00166AF3">
            <w:pPr>
              <w:pStyle w:val="TableBody"/>
              <w:rPr>
                <w:del w:id="17192" w:author="Alban Roche" w:date="2017-08-02T16:42:00Z"/>
                <w:i/>
                <w:szCs w:val="18"/>
              </w:rPr>
            </w:pPr>
            <w:del w:id="17193" w:author="Alban Roche" w:date="2017-08-02T16:42:00Z">
              <w:r w:rsidRPr="00671C8B" w:rsidDel="000934B8">
                <w:rPr>
                  <w:b/>
                  <w:szCs w:val="18"/>
                </w:rPr>
                <w:delText>AT+CGEQREQ=</w:delText>
              </w:r>
              <w:r w:rsidRPr="00671C8B" w:rsidDel="000934B8">
                <w:rPr>
                  <w:b/>
                  <w:szCs w:val="18"/>
                </w:rPr>
                <w:br/>
                <w:delText>[&lt;cid&gt;[,&lt;Traffic_</w:delText>
              </w:r>
              <w:r w:rsidRPr="00671C8B" w:rsidDel="000934B8">
                <w:rPr>
                  <w:b/>
                  <w:szCs w:val="18"/>
                </w:rPr>
                <w:br/>
                <w:delText>class&gt;</w:delText>
              </w:r>
              <w:r w:rsidRPr="00671C8B" w:rsidDel="000934B8">
                <w:rPr>
                  <w:b/>
                  <w:szCs w:val="18"/>
                </w:rPr>
                <w:br/>
                <w:delText>[,&lt;Maximum_</w:delText>
              </w:r>
              <w:r w:rsidRPr="00671C8B" w:rsidDel="000934B8">
                <w:rPr>
                  <w:b/>
                  <w:szCs w:val="18"/>
                </w:rPr>
                <w:br/>
                <w:delText>bitrate _UL&gt;</w:delText>
              </w:r>
              <w:r w:rsidRPr="00671C8B" w:rsidDel="000934B8">
                <w:rPr>
                  <w:b/>
                  <w:szCs w:val="18"/>
                </w:rPr>
                <w:br/>
                <w:delText>[,&lt;Maximum_</w:delText>
              </w:r>
              <w:r w:rsidRPr="00671C8B" w:rsidDel="000934B8">
                <w:rPr>
                  <w:b/>
                  <w:szCs w:val="18"/>
                </w:rPr>
                <w:br/>
                <w:delText>bitrate_DL&gt; [,&lt;Guaranteed_</w:delText>
              </w:r>
              <w:r w:rsidRPr="00671C8B" w:rsidDel="000934B8">
                <w:rPr>
                  <w:b/>
                  <w:szCs w:val="18"/>
                </w:rPr>
                <w:br/>
                <w:delText>bitrate_UL&gt;</w:delText>
              </w:r>
              <w:r w:rsidRPr="00671C8B" w:rsidDel="000934B8">
                <w:rPr>
                  <w:b/>
                  <w:szCs w:val="18"/>
                </w:rPr>
                <w:br/>
                <w:delText>[,&lt;Guaranteed_</w:delText>
              </w:r>
              <w:r w:rsidRPr="00671C8B" w:rsidDel="000934B8">
                <w:rPr>
                  <w:b/>
                  <w:szCs w:val="18"/>
                </w:rPr>
                <w:br/>
                <w:delText>bitrate_DL&gt;</w:delText>
              </w:r>
              <w:r w:rsidRPr="00671C8B" w:rsidDel="000934B8">
                <w:rPr>
                  <w:b/>
                  <w:szCs w:val="18"/>
                </w:rPr>
                <w:br/>
                <w:delText>[,&lt;Delivery_</w:delText>
              </w:r>
              <w:r w:rsidRPr="00671C8B" w:rsidDel="000934B8">
                <w:rPr>
                  <w:b/>
                  <w:szCs w:val="18"/>
                </w:rPr>
                <w:br/>
                <w:delText>order&gt;</w:delText>
              </w:r>
              <w:r w:rsidRPr="00671C8B" w:rsidDel="000934B8">
                <w:rPr>
                  <w:b/>
                  <w:szCs w:val="18"/>
                </w:rPr>
                <w:br/>
                <w:delText>[,&lt;Maximum_</w:delText>
              </w:r>
              <w:r w:rsidRPr="00671C8B" w:rsidDel="000934B8">
                <w:rPr>
                  <w:b/>
                  <w:szCs w:val="18"/>
                </w:rPr>
                <w:br/>
                <w:delText>SDU_size&gt; [,&lt;SDU_error_</w:delText>
              </w:r>
              <w:r w:rsidRPr="00671C8B" w:rsidDel="000934B8">
                <w:rPr>
                  <w:b/>
                  <w:szCs w:val="18"/>
                </w:rPr>
                <w:br/>
                <w:delText>ratio&gt;[,&lt;Residual_bit_error_ratio&gt; [,&lt;Delivery_of_</w:delText>
              </w:r>
              <w:r w:rsidRPr="00671C8B" w:rsidDel="000934B8">
                <w:rPr>
                  <w:b/>
                  <w:szCs w:val="18"/>
                </w:rPr>
                <w:br/>
                <w:delText>erroneous_</w:delText>
              </w:r>
              <w:r w:rsidRPr="00671C8B" w:rsidDel="000934B8">
                <w:rPr>
                  <w:b/>
                  <w:szCs w:val="18"/>
                </w:rPr>
                <w:br/>
                <w:delText>SDUs&gt;</w:delText>
              </w:r>
              <w:r w:rsidRPr="00671C8B" w:rsidDel="000934B8">
                <w:rPr>
                  <w:b/>
                  <w:szCs w:val="18"/>
                </w:rPr>
                <w:br/>
                <w:delText>[,&lt;Transfer_</w:delText>
              </w:r>
              <w:r w:rsidRPr="00671C8B" w:rsidDel="000934B8">
                <w:rPr>
                  <w:b/>
                  <w:szCs w:val="18"/>
                </w:rPr>
                <w:br/>
                <w:delText>delay&gt;[,&lt;Traffic_</w:delText>
              </w:r>
              <w:r w:rsidRPr="00671C8B" w:rsidDel="000934B8">
                <w:rPr>
                  <w:b/>
                  <w:szCs w:val="18"/>
                </w:rPr>
                <w:br/>
                <w:delText>handling_</w:delText>
              </w:r>
              <w:r w:rsidRPr="00671C8B" w:rsidDel="000934B8">
                <w:rPr>
                  <w:b/>
                  <w:szCs w:val="18"/>
                </w:rPr>
                <w:br/>
                <w:delText>priority&gt;</w:delText>
              </w:r>
              <w:r w:rsidRPr="00671C8B" w:rsidDel="000934B8">
                <w:rPr>
                  <w:b/>
                  <w:szCs w:val="18"/>
                </w:rPr>
                <w:br/>
                <w:delText>[,&lt;Source_</w:delText>
              </w:r>
              <w:r w:rsidRPr="00671C8B" w:rsidDel="000934B8">
                <w:rPr>
                  <w:b/>
                  <w:szCs w:val="18"/>
                </w:rPr>
                <w:br/>
                <w:delText>statistics_</w:delText>
              </w:r>
              <w:r w:rsidRPr="00671C8B" w:rsidDel="000934B8">
                <w:rPr>
                  <w:b/>
                  <w:szCs w:val="18"/>
                </w:rPr>
                <w:br/>
                <w:delText>descriptor&gt;,</w:delText>
              </w:r>
              <w:r w:rsidRPr="00671C8B" w:rsidDel="000934B8">
                <w:rPr>
                  <w:b/>
                  <w:szCs w:val="18"/>
                </w:rPr>
                <w:br/>
                <w:delText>&lt;Signalling_</w:delText>
              </w:r>
              <w:r w:rsidRPr="00671C8B" w:rsidDel="000934B8">
                <w:rPr>
                  <w:b/>
                  <w:szCs w:val="18"/>
                </w:rPr>
                <w:br/>
                <w:delText>indication&gt;</w:delText>
              </w:r>
              <w:r w:rsidRPr="00671C8B" w:rsidDel="000934B8">
                <w:rPr>
                  <w:b/>
                  <w:szCs w:val="18"/>
                </w:rPr>
                <w:br/>
                <w:delText>]]]]]]]]]]]]]]]</w:delText>
              </w:r>
              <w:bookmarkStart w:id="17194" w:name="_Toc489460583"/>
              <w:bookmarkEnd w:id="17194"/>
            </w:del>
          </w:p>
        </w:tc>
        <w:tc>
          <w:tcPr>
            <w:tcW w:w="7560" w:type="dxa"/>
          </w:tcPr>
          <w:p w14:paraId="04B2614C" w14:textId="3ED36CE7" w:rsidR="00AD6DB4" w:rsidRPr="00671C8B" w:rsidDel="000934B8" w:rsidRDefault="00AD6DB4" w:rsidP="00166AF3">
            <w:pPr>
              <w:pStyle w:val="TableBody"/>
              <w:rPr>
                <w:del w:id="17195" w:author="Alban Roche" w:date="2017-08-02T16:42:00Z"/>
              </w:rPr>
            </w:pPr>
            <w:bookmarkStart w:id="17196" w:name="_Toc489460584"/>
            <w:bookmarkEnd w:id="17196"/>
          </w:p>
          <w:p w14:paraId="4A4B5223" w14:textId="5005C0F2" w:rsidR="00AD6DB4" w:rsidRPr="00671C8B" w:rsidDel="000934B8" w:rsidRDefault="00AD6DB4" w:rsidP="00166AF3">
            <w:pPr>
              <w:pStyle w:val="TableBody"/>
              <w:rPr>
                <w:del w:id="17197" w:author="Alban Roche" w:date="2017-08-02T16:42:00Z"/>
              </w:rPr>
            </w:pPr>
            <w:bookmarkStart w:id="17198" w:name="_Toc489460585"/>
            <w:bookmarkEnd w:id="17198"/>
          </w:p>
          <w:p w14:paraId="469AE507" w14:textId="182BB6F4" w:rsidR="00AD6DB4" w:rsidRPr="00671C8B" w:rsidDel="000934B8" w:rsidRDefault="00AD6DB4" w:rsidP="00166AF3">
            <w:pPr>
              <w:pStyle w:val="TableBody"/>
              <w:rPr>
                <w:del w:id="17199" w:author="Alban Roche" w:date="2017-08-02T16:42:00Z"/>
                <w:u w:val="single"/>
              </w:rPr>
            </w:pPr>
            <w:del w:id="17200" w:author="Alban Roche" w:date="2017-08-02T16:42:00Z">
              <w:r w:rsidRPr="00671C8B" w:rsidDel="000934B8">
                <w:rPr>
                  <w:u w:val="single"/>
                </w:rPr>
                <w:delText>Response</w:delText>
              </w:r>
              <w:bookmarkStart w:id="17201" w:name="_Toc489460586"/>
              <w:bookmarkEnd w:id="17201"/>
            </w:del>
          </w:p>
          <w:p w14:paraId="3F510EFE" w14:textId="58232F06" w:rsidR="00AD6DB4" w:rsidRPr="00671C8B" w:rsidDel="000934B8" w:rsidRDefault="00AD6DB4" w:rsidP="00166AF3">
            <w:pPr>
              <w:pStyle w:val="TableBody"/>
              <w:rPr>
                <w:del w:id="17202" w:author="Alban Roche" w:date="2017-08-02T16:42:00Z"/>
              </w:rPr>
            </w:pPr>
            <w:del w:id="17203" w:author="Alban Roche" w:date="2017-08-02T16:42:00Z">
              <w:r w:rsidRPr="00671C8B" w:rsidDel="000934B8">
                <w:rPr>
                  <w:b/>
                </w:rPr>
                <w:delText>OK</w:delText>
              </w:r>
              <w:bookmarkStart w:id="17204" w:name="_Toc489460587"/>
              <w:bookmarkEnd w:id="17204"/>
            </w:del>
          </w:p>
          <w:p w14:paraId="23B8EAC3" w14:textId="58CFD723" w:rsidR="00AD6DB4" w:rsidRPr="00671C8B" w:rsidDel="000934B8" w:rsidRDefault="00AD6DB4" w:rsidP="00166AF3">
            <w:pPr>
              <w:pStyle w:val="TableBody"/>
              <w:rPr>
                <w:del w:id="17205" w:author="Alban Roche" w:date="2017-08-02T16:42:00Z"/>
              </w:rPr>
            </w:pPr>
            <w:bookmarkStart w:id="17206" w:name="_Toc489460588"/>
            <w:bookmarkEnd w:id="17206"/>
          </w:p>
          <w:p w14:paraId="0812EF12" w14:textId="3AA7ACC9" w:rsidR="00AD6DB4" w:rsidRPr="00671C8B" w:rsidDel="000934B8" w:rsidRDefault="00AD6DB4" w:rsidP="00166AF3">
            <w:pPr>
              <w:pStyle w:val="TableBody"/>
              <w:rPr>
                <w:del w:id="17207" w:author="Alban Roche" w:date="2017-08-02T16:42:00Z"/>
              </w:rPr>
            </w:pPr>
            <w:del w:id="17208" w:author="Alban Roche" w:date="2017-08-02T16:42:00Z">
              <w:r w:rsidRPr="00671C8B" w:rsidDel="000934B8">
                <w:delText>or</w:delText>
              </w:r>
              <w:bookmarkStart w:id="17209" w:name="_Toc489460589"/>
              <w:bookmarkEnd w:id="17209"/>
            </w:del>
          </w:p>
          <w:p w14:paraId="596A29CE" w14:textId="0794DE14" w:rsidR="00AD6DB4" w:rsidRPr="00671C8B" w:rsidDel="000934B8" w:rsidRDefault="00AD6DB4" w:rsidP="00166AF3">
            <w:pPr>
              <w:pStyle w:val="TableBody"/>
              <w:rPr>
                <w:del w:id="17210" w:author="Alban Roche" w:date="2017-08-02T16:42:00Z"/>
                <w:b/>
              </w:rPr>
            </w:pPr>
            <w:del w:id="17211" w:author="Alban Roche" w:date="2017-08-02T16:42:00Z">
              <w:r w:rsidRPr="00671C8B" w:rsidDel="000934B8">
                <w:rPr>
                  <w:b/>
                </w:rPr>
                <w:delText>ERROR</w:delText>
              </w:r>
              <w:bookmarkStart w:id="17212" w:name="_Toc489460590"/>
              <w:bookmarkEnd w:id="17212"/>
            </w:del>
          </w:p>
          <w:p w14:paraId="58D29A60" w14:textId="75185C7C" w:rsidR="00AD6DB4" w:rsidRPr="00671C8B" w:rsidDel="000934B8" w:rsidRDefault="00AD6DB4" w:rsidP="00166AF3">
            <w:pPr>
              <w:pStyle w:val="TableBody"/>
              <w:rPr>
                <w:del w:id="17213" w:author="Alban Roche" w:date="2017-08-02T16:42:00Z"/>
              </w:rPr>
            </w:pPr>
            <w:bookmarkStart w:id="17214" w:name="_Toc489460591"/>
            <w:bookmarkEnd w:id="17214"/>
          </w:p>
          <w:p w14:paraId="22794D36" w14:textId="34F92E96" w:rsidR="00AD6DB4" w:rsidRPr="00671C8B" w:rsidDel="000934B8" w:rsidRDefault="00AD6DB4" w:rsidP="00166AF3">
            <w:pPr>
              <w:pStyle w:val="TableBody"/>
              <w:rPr>
                <w:del w:id="17215" w:author="Alban Roche" w:date="2017-08-02T16:42:00Z"/>
                <w:u w:val="single"/>
              </w:rPr>
            </w:pPr>
            <w:del w:id="17216" w:author="Alban Roche" w:date="2017-08-02T16:42:00Z">
              <w:r w:rsidRPr="00671C8B" w:rsidDel="000934B8">
                <w:rPr>
                  <w:u w:val="single"/>
                </w:rPr>
                <w:delText>Parameters</w:delText>
              </w:r>
              <w:bookmarkStart w:id="17217" w:name="_Toc489460592"/>
              <w:bookmarkEnd w:id="17217"/>
            </w:del>
          </w:p>
          <w:p w14:paraId="2293DF85" w14:textId="592EB639" w:rsidR="00AD6DB4" w:rsidRPr="00671C8B" w:rsidDel="000934B8" w:rsidRDefault="00AD6DB4" w:rsidP="00166AF3">
            <w:pPr>
              <w:pStyle w:val="TableBody"/>
              <w:rPr>
                <w:del w:id="17218" w:author="Alban Roche" w:date="2017-08-02T16:42:00Z"/>
                <w:szCs w:val="18"/>
              </w:rPr>
            </w:pPr>
            <w:del w:id="17219" w:author="Alban Roche" w:date="2017-08-02T16:42:00Z">
              <w:r w:rsidRPr="00671C8B" w:rsidDel="000934B8">
                <w:rPr>
                  <w:b/>
                  <w:szCs w:val="18"/>
                </w:rPr>
                <w:delText>&lt;cid&gt;</w:delText>
              </w:r>
              <w:r w:rsidRPr="00671C8B" w:rsidDel="000934B8">
                <w:rPr>
                  <w:szCs w:val="18"/>
                </w:rPr>
                <w:tab/>
                <w:delText>Numeric parameter which specifies a particular PDP context definition (see +CGDCONT and +CGDSCONT commands)</w:delText>
              </w:r>
              <w:bookmarkStart w:id="17220" w:name="_Toc489460593"/>
              <w:bookmarkEnd w:id="17220"/>
            </w:del>
          </w:p>
          <w:p w14:paraId="1DF2AF0F" w14:textId="70119A85" w:rsidR="00AD6DB4" w:rsidRPr="004226D1" w:rsidDel="000934B8" w:rsidRDefault="00AD6DB4" w:rsidP="00166AF3">
            <w:pPr>
              <w:pStyle w:val="TableBody"/>
              <w:rPr>
                <w:del w:id="17221" w:author="Alban Roche" w:date="2017-08-02T16:42:00Z"/>
                <w:sz w:val="14"/>
                <w:szCs w:val="14"/>
              </w:rPr>
            </w:pPr>
            <w:bookmarkStart w:id="17222" w:name="_Toc489460594"/>
            <w:bookmarkEnd w:id="17222"/>
          </w:p>
          <w:p w14:paraId="02329FB4" w14:textId="074320BB" w:rsidR="00AD6DB4" w:rsidRPr="00671C8B" w:rsidDel="000934B8" w:rsidRDefault="00AD6DB4" w:rsidP="00166AF3">
            <w:pPr>
              <w:pStyle w:val="TableBody"/>
              <w:rPr>
                <w:del w:id="17223" w:author="Alban Roche" w:date="2017-08-02T16:42:00Z"/>
                <w:szCs w:val="18"/>
              </w:rPr>
            </w:pPr>
            <w:del w:id="17224" w:author="Alban Roche" w:date="2017-08-02T16:42:00Z">
              <w:r w:rsidRPr="00671C8B" w:rsidDel="000934B8">
                <w:rPr>
                  <w:b/>
                  <w:szCs w:val="18"/>
                </w:rPr>
                <w:delText>&lt;Traffic_class&gt;</w:delText>
              </w:r>
              <w:r w:rsidRPr="00671C8B" w:rsidDel="000934B8">
                <w:rPr>
                  <w:szCs w:val="18"/>
                </w:rPr>
                <w:tab/>
                <w:delText>UMTS bearer service application type</w:delText>
              </w:r>
              <w:bookmarkStart w:id="17225" w:name="_Toc489460595"/>
              <w:bookmarkEnd w:id="17225"/>
            </w:del>
          </w:p>
          <w:p w14:paraId="6B257A47" w14:textId="6C3B6F3E" w:rsidR="00AD6DB4" w:rsidRPr="00671C8B" w:rsidDel="000934B8" w:rsidRDefault="00AD6DB4" w:rsidP="00166AF3">
            <w:pPr>
              <w:pStyle w:val="TableBody"/>
              <w:rPr>
                <w:del w:id="17226" w:author="Alban Roche" w:date="2017-08-02T16:42:00Z"/>
                <w:szCs w:val="18"/>
              </w:rPr>
            </w:pPr>
            <w:del w:id="17227" w:author="Alban Roche" w:date="2017-08-02T16:42:00Z">
              <w:r w:rsidRPr="00671C8B" w:rsidDel="000934B8">
                <w:rPr>
                  <w:szCs w:val="18"/>
                  <w:u w:val="single"/>
                </w:rPr>
                <w:delText>0</w:delText>
              </w:r>
              <w:r w:rsidRPr="00671C8B" w:rsidDel="000934B8">
                <w:rPr>
                  <w:szCs w:val="18"/>
                </w:rPr>
                <w:tab/>
                <w:delText>Conversational</w:delText>
              </w:r>
              <w:bookmarkStart w:id="17228" w:name="_Toc489460596"/>
              <w:bookmarkEnd w:id="17228"/>
            </w:del>
          </w:p>
          <w:p w14:paraId="17D0F759" w14:textId="6E6793E7" w:rsidR="00AD6DB4" w:rsidRPr="00671C8B" w:rsidDel="000934B8" w:rsidRDefault="00AD6DB4" w:rsidP="00166AF3">
            <w:pPr>
              <w:pStyle w:val="TableBody"/>
              <w:rPr>
                <w:del w:id="17229" w:author="Alban Roche" w:date="2017-08-02T16:42:00Z"/>
                <w:szCs w:val="18"/>
              </w:rPr>
            </w:pPr>
            <w:del w:id="17230" w:author="Alban Roche" w:date="2017-08-02T16:42:00Z">
              <w:r w:rsidRPr="00671C8B" w:rsidDel="000934B8">
                <w:rPr>
                  <w:szCs w:val="18"/>
                </w:rPr>
                <w:delText>1</w:delText>
              </w:r>
              <w:r w:rsidRPr="00671C8B" w:rsidDel="000934B8">
                <w:rPr>
                  <w:szCs w:val="18"/>
                </w:rPr>
                <w:tab/>
                <w:delText>Streaming</w:delText>
              </w:r>
              <w:bookmarkStart w:id="17231" w:name="_Toc489460597"/>
              <w:bookmarkEnd w:id="17231"/>
            </w:del>
          </w:p>
          <w:p w14:paraId="46ADDDFC" w14:textId="5F15FA51" w:rsidR="00AD6DB4" w:rsidRPr="00671C8B" w:rsidDel="000934B8" w:rsidRDefault="00AD6DB4" w:rsidP="00166AF3">
            <w:pPr>
              <w:pStyle w:val="TableBody"/>
              <w:rPr>
                <w:del w:id="17232" w:author="Alban Roche" w:date="2017-08-02T16:42:00Z"/>
                <w:szCs w:val="18"/>
              </w:rPr>
            </w:pPr>
            <w:del w:id="17233" w:author="Alban Roche" w:date="2017-08-02T16:42:00Z">
              <w:r w:rsidRPr="00671C8B" w:rsidDel="000934B8">
                <w:rPr>
                  <w:szCs w:val="18"/>
                </w:rPr>
                <w:delText>2</w:delText>
              </w:r>
              <w:r w:rsidRPr="00671C8B" w:rsidDel="000934B8">
                <w:rPr>
                  <w:szCs w:val="18"/>
                </w:rPr>
                <w:tab/>
                <w:delText>Interactive</w:delText>
              </w:r>
              <w:bookmarkStart w:id="17234" w:name="_Toc489460598"/>
              <w:bookmarkEnd w:id="17234"/>
            </w:del>
          </w:p>
          <w:p w14:paraId="1729DF6C" w14:textId="13693466" w:rsidR="00AD6DB4" w:rsidRPr="00671C8B" w:rsidDel="000934B8" w:rsidRDefault="00AD6DB4" w:rsidP="00166AF3">
            <w:pPr>
              <w:pStyle w:val="TableBody"/>
              <w:rPr>
                <w:del w:id="17235" w:author="Alban Roche" w:date="2017-08-02T16:42:00Z"/>
                <w:szCs w:val="18"/>
              </w:rPr>
            </w:pPr>
            <w:del w:id="17236" w:author="Alban Roche" w:date="2017-08-02T16:42:00Z">
              <w:r w:rsidRPr="00671C8B" w:rsidDel="000934B8">
                <w:rPr>
                  <w:szCs w:val="18"/>
                </w:rPr>
                <w:delText>3</w:delText>
              </w:r>
              <w:r w:rsidRPr="00671C8B" w:rsidDel="000934B8">
                <w:rPr>
                  <w:szCs w:val="18"/>
                </w:rPr>
                <w:tab/>
                <w:delText>Background</w:delText>
              </w:r>
              <w:bookmarkStart w:id="17237" w:name="_Toc489460599"/>
              <w:bookmarkEnd w:id="17237"/>
            </w:del>
          </w:p>
          <w:p w14:paraId="3C6CE1AA" w14:textId="460BF762" w:rsidR="00AD6DB4" w:rsidRPr="004226D1" w:rsidDel="000934B8" w:rsidRDefault="00AD6DB4" w:rsidP="00166AF3">
            <w:pPr>
              <w:pStyle w:val="TableBody"/>
              <w:rPr>
                <w:del w:id="17238" w:author="Alban Roche" w:date="2017-08-02T16:42:00Z"/>
                <w:b/>
                <w:sz w:val="14"/>
                <w:szCs w:val="14"/>
              </w:rPr>
            </w:pPr>
            <w:bookmarkStart w:id="17239" w:name="_Toc489460600"/>
            <w:bookmarkEnd w:id="17239"/>
          </w:p>
          <w:p w14:paraId="381A0FC6" w14:textId="59D66C19" w:rsidR="00AD6DB4" w:rsidRPr="00671C8B" w:rsidDel="000934B8" w:rsidRDefault="00AD6DB4" w:rsidP="00166AF3">
            <w:pPr>
              <w:pStyle w:val="TableBody"/>
              <w:rPr>
                <w:del w:id="17240" w:author="Alban Roche" w:date="2017-08-02T16:42:00Z"/>
                <w:szCs w:val="18"/>
              </w:rPr>
            </w:pPr>
            <w:del w:id="17241" w:author="Alban Roche" w:date="2017-08-02T16:42:00Z">
              <w:r w:rsidRPr="00671C8B" w:rsidDel="000934B8">
                <w:rPr>
                  <w:b/>
                  <w:szCs w:val="18"/>
                </w:rPr>
                <w:delText>&lt;Maximum_bitrate_UL&gt;</w:delText>
              </w:r>
              <w:r w:rsidRPr="00671C8B" w:rsidDel="000934B8">
                <w:rPr>
                  <w:szCs w:val="18"/>
                </w:rPr>
                <w:tab/>
                <w:delText>Numeric parameter that indicates the maximum number of kbits/s delivered to UMTS (up-link traffic) at a SAP.</w:delText>
              </w:r>
              <w:bookmarkStart w:id="17242" w:name="_Toc489460601"/>
              <w:bookmarkEnd w:id="17242"/>
            </w:del>
          </w:p>
          <w:p w14:paraId="5ADBF0AD" w14:textId="11FDED47" w:rsidR="00AD6DB4" w:rsidRPr="00671C8B" w:rsidDel="000934B8" w:rsidRDefault="00AD6DB4" w:rsidP="00166AF3">
            <w:pPr>
              <w:pStyle w:val="TableBody"/>
              <w:rPr>
                <w:del w:id="17243" w:author="Alban Roche" w:date="2017-08-02T16:42:00Z"/>
                <w:b/>
              </w:rPr>
            </w:pPr>
            <w:bookmarkStart w:id="17244" w:name="_Toc489460602"/>
            <w:bookmarkEnd w:id="17244"/>
          </w:p>
          <w:p w14:paraId="42ACFD35" w14:textId="0EEB824C" w:rsidR="00AD6DB4" w:rsidRPr="00671C8B" w:rsidDel="000934B8" w:rsidRDefault="00AD6DB4" w:rsidP="00166AF3">
            <w:pPr>
              <w:pStyle w:val="TableBody"/>
              <w:rPr>
                <w:del w:id="17245" w:author="Alban Roche" w:date="2017-08-02T16:42:00Z"/>
              </w:rPr>
            </w:pPr>
            <w:del w:id="17246" w:author="Alban Roche" w:date="2017-08-02T16:42:00Z">
              <w:r w:rsidRPr="00671C8B" w:rsidDel="000934B8">
                <w:rPr>
                  <w:b/>
                </w:rPr>
                <w:delText>&lt;Maximum_bitrate_DL&gt;</w:delText>
              </w:r>
              <w:r w:rsidRPr="00671C8B" w:rsidDel="000934B8">
                <w:tab/>
                <w:delText>Numeric parameter that indicates the maximum number of kbits/s delivered by UMTS (down-link traffic) at a SAP.</w:delText>
              </w:r>
              <w:bookmarkStart w:id="17247" w:name="_Toc489460603"/>
              <w:bookmarkEnd w:id="17247"/>
            </w:del>
          </w:p>
          <w:p w14:paraId="017AA45D" w14:textId="7BF25414" w:rsidR="00AD6DB4" w:rsidRPr="00671C8B" w:rsidDel="000934B8" w:rsidRDefault="00AD6DB4" w:rsidP="00166AF3">
            <w:pPr>
              <w:pStyle w:val="TableBody"/>
              <w:rPr>
                <w:del w:id="17248" w:author="Alban Roche" w:date="2017-08-02T16:42:00Z"/>
                <w:b/>
              </w:rPr>
            </w:pPr>
            <w:bookmarkStart w:id="17249" w:name="_Toc489460604"/>
            <w:bookmarkEnd w:id="17249"/>
          </w:p>
          <w:p w14:paraId="5900298C" w14:textId="7336D632" w:rsidR="00AD6DB4" w:rsidRPr="00671C8B" w:rsidDel="000934B8" w:rsidRDefault="00AD6DB4" w:rsidP="00166AF3">
            <w:pPr>
              <w:pStyle w:val="TableBody"/>
              <w:rPr>
                <w:del w:id="17250" w:author="Alban Roche" w:date="2017-08-02T16:42:00Z"/>
              </w:rPr>
            </w:pPr>
            <w:del w:id="17251" w:author="Alban Roche" w:date="2017-08-02T16:42:00Z">
              <w:r w:rsidRPr="00671C8B" w:rsidDel="000934B8">
                <w:rPr>
                  <w:b/>
                </w:rPr>
                <w:delText>&lt;Guaranteed_bitrate_UL&gt;</w:delText>
              </w:r>
              <w:r w:rsidRPr="00671C8B" w:rsidDel="000934B8">
                <w:tab/>
                <w:delText>Numeric parameter that indicates the guaranteed number of kbits/s delivered to UMTS (up-link traffic) at a SAP (provided that there is data to deliver).</w:delText>
              </w:r>
              <w:bookmarkStart w:id="17252" w:name="_Toc489460605"/>
              <w:bookmarkEnd w:id="17252"/>
            </w:del>
          </w:p>
          <w:p w14:paraId="7646CEAD" w14:textId="19C4431D" w:rsidR="00AD6DB4" w:rsidRPr="00671C8B" w:rsidDel="000934B8" w:rsidRDefault="00AD6DB4" w:rsidP="00166AF3">
            <w:pPr>
              <w:pStyle w:val="TableBody"/>
              <w:rPr>
                <w:del w:id="17253" w:author="Alban Roche" w:date="2017-08-02T16:42:00Z"/>
                <w:b/>
              </w:rPr>
            </w:pPr>
            <w:bookmarkStart w:id="17254" w:name="_Toc489460606"/>
            <w:bookmarkEnd w:id="17254"/>
          </w:p>
          <w:p w14:paraId="1573C0F4" w14:textId="66C07593" w:rsidR="00AD6DB4" w:rsidRPr="00671C8B" w:rsidDel="000934B8" w:rsidRDefault="00AD6DB4" w:rsidP="00166AF3">
            <w:pPr>
              <w:pStyle w:val="TableBody"/>
              <w:rPr>
                <w:del w:id="17255" w:author="Alban Roche" w:date="2017-08-02T16:42:00Z"/>
              </w:rPr>
            </w:pPr>
            <w:del w:id="17256" w:author="Alban Roche" w:date="2017-08-02T16:42:00Z">
              <w:r w:rsidRPr="00671C8B" w:rsidDel="000934B8">
                <w:rPr>
                  <w:b/>
                </w:rPr>
                <w:delText>&lt;Guaranteed_bitrate_DL&gt;</w:delText>
              </w:r>
              <w:r w:rsidRPr="00671C8B" w:rsidDel="000934B8">
                <w:tab/>
                <w:delText>Numeric parameter that indicates the guaranteed number of kbits/s delivered by UMTS (down-link traffic) at a SAP (provided that there is data to deliver).</w:delText>
              </w:r>
              <w:bookmarkStart w:id="17257" w:name="_Toc489460607"/>
              <w:bookmarkEnd w:id="17257"/>
            </w:del>
          </w:p>
          <w:p w14:paraId="14BE1F18" w14:textId="006B70DB" w:rsidR="00AD6DB4" w:rsidRPr="00671C8B" w:rsidDel="000934B8" w:rsidRDefault="00AD6DB4" w:rsidP="00166AF3">
            <w:pPr>
              <w:pStyle w:val="TableBody"/>
              <w:rPr>
                <w:del w:id="17258" w:author="Alban Roche" w:date="2017-08-02T16:42:00Z"/>
                <w:b/>
              </w:rPr>
            </w:pPr>
            <w:bookmarkStart w:id="17259" w:name="_Toc489460608"/>
            <w:bookmarkEnd w:id="17259"/>
          </w:p>
          <w:p w14:paraId="5CBB9603" w14:textId="7183BE87" w:rsidR="00AD6DB4" w:rsidRPr="00671C8B" w:rsidDel="000934B8" w:rsidRDefault="00AD6DB4" w:rsidP="00166AF3">
            <w:pPr>
              <w:pStyle w:val="TableBody"/>
              <w:rPr>
                <w:del w:id="17260" w:author="Alban Roche" w:date="2017-08-02T16:42:00Z"/>
              </w:rPr>
            </w:pPr>
            <w:del w:id="17261" w:author="Alban Roche" w:date="2017-08-02T16:42:00Z">
              <w:r w:rsidRPr="00671C8B" w:rsidDel="000934B8">
                <w:rPr>
                  <w:b/>
                </w:rPr>
                <w:delText>&lt;Delivery_order&gt;</w:delText>
              </w:r>
              <w:r w:rsidRPr="00671C8B" w:rsidDel="000934B8">
                <w:tab/>
                <w:delText>Numeric parameter that indicates whether the UMTS bearer shall provide in-sequence SDU delivery or not</w:delText>
              </w:r>
              <w:bookmarkStart w:id="17262" w:name="_Toc489460609"/>
              <w:bookmarkEnd w:id="17262"/>
            </w:del>
          </w:p>
          <w:p w14:paraId="2376D712" w14:textId="08D21489" w:rsidR="00AD6DB4" w:rsidRPr="00671C8B" w:rsidDel="000934B8" w:rsidRDefault="00AD6DB4" w:rsidP="00166AF3">
            <w:pPr>
              <w:pStyle w:val="TableBody"/>
              <w:rPr>
                <w:del w:id="17263" w:author="Alban Roche" w:date="2017-08-02T16:42:00Z"/>
              </w:rPr>
            </w:pPr>
            <w:del w:id="17264" w:author="Alban Roche" w:date="2017-08-02T16:42:00Z">
              <w:r w:rsidRPr="00671C8B" w:rsidDel="000934B8">
                <w:delText>0</w:delText>
              </w:r>
              <w:r w:rsidRPr="00671C8B" w:rsidDel="000934B8">
                <w:tab/>
                <w:delText>No</w:delText>
              </w:r>
              <w:bookmarkStart w:id="17265" w:name="_Toc489460610"/>
              <w:bookmarkEnd w:id="17265"/>
            </w:del>
          </w:p>
          <w:p w14:paraId="2125892F" w14:textId="54981CF7" w:rsidR="00AD6DB4" w:rsidRPr="00671C8B" w:rsidDel="000934B8" w:rsidRDefault="00AD6DB4" w:rsidP="00166AF3">
            <w:pPr>
              <w:pStyle w:val="TableBody"/>
              <w:rPr>
                <w:del w:id="17266" w:author="Alban Roche" w:date="2017-08-02T16:42:00Z"/>
              </w:rPr>
            </w:pPr>
            <w:del w:id="17267" w:author="Alban Roche" w:date="2017-08-02T16:42:00Z">
              <w:r w:rsidRPr="00671C8B" w:rsidDel="000934B8">
                <w:delText>1</w:delText>
              </w:r>
              <w:r w:rsidRPr="00671C8B" w:rsidDel="000934B8">
                <w:tab/>
                <w:delText>Yes</w:delText>
              </w:r>
              <w:bookmarkStart w:id="17268" w:name="_Toc489460611"/>
              <w:bookmarkEnd w:id="17268"/>
            </w:del>
          </w:p>
          <w:p w14:paraId="380C9A07" w14:textId="6A9C1A34" w:rsidR="00AD6DB4" w:rsidRPr="00671C8B" w:rsidDel="000934B8" w:rsidRDefault="00AD6DB4" w:rsidP="00166AF3">
            <w:pPr>
              <w:pStyle w:val="TableBody"/>
              <w:rPr>
                <w:del w:id="17269" w:author="Alban Roche" w:date="2017-08-02T16:42:00Z"/>
              </w:rPr>
            </w:pPr>
            <w:bookmarkStart w:id="17270" w:name="_Toc489460612"/>
            <w:bookmarkEnd w:id="17270"/>
          </w:p>
          <w:p w14:paraId="567DE318" w14:textId="6A370877" w:rsidR="00AD6DB4" w:rsidRPr="00671C8B" w:rsidDel="000934B8" w:rsidRDefault="00AD6DB4" w:rsidP="00166AF3">
            <w:pPr>
              <w:pStyle w:val="TableBody"/>
              <w:rPr>
                <w:del w:id="17271" w:author="Alban Roche" w:date="2017-08-02T16:42:00Z"/>
              </w:rPr>
            </w:pPr>
            <w:del w:id="17272" w:author="Alban Roche" w:date="2017-08-02T16:42:00Z">
              <w:r w:rsidRPr="00671C8B" w:rsidDel="000934B8">
                <w:rPr>
                  <w:b/>
                </w:rPr>
                <w:delText>&lt;Maximum_SDU_size&gt;</w:delText>
              </w:r>
              <w:r w:rsidRPr="00671C8B" w:rsidDel="000934B8">
                <w:tab/>
                <w:delText>Numeric parameter that indicates the maximum allowed SDU size in octets</w:delText>
              </w:r>
              <w:bookmarkStart w:id="17273" w:name="_Toc489460613"/>
              <w:bookmarkEnd w:id="17273"/>
            </w:del>
          </w:p>
          <w:p w14:paraId="367E06C8" w14:textId="5C4CAC46" w:rsidR="00AD6DB4" w:rsidRPr="00671C8B" w:rsidDel="000934B8" w:rsidRDefault="00AD6DB4" w:rsidP="00166AF3">
            <w:pPr>
              <w:pStyle w:val="TableBody"/>
              <w:rPr>
                <w:del w:id="17274" w:author="Alban Roche" w:date="2017-08-02T16:42:00Z"/>
                <w:b/>
              </w:rPr>
            </w:pPr>
            <w:bookmarkStart w:id="17275" w:name="_Toc489460614"/>
            <w:bookmarkEnd w:id="17275"/>
          </w:p>
          <w:p w14:paraId="1BD6F230" w14:textId="3AB1F7D2" w:rsidR="00AD6DB4" w:rsidRPr="00671C8B" w:rsidDel="000934B8" w:rsidRDefault="00AD6DB4" w:rsidP="00166AF3">
            <w:pPr>
              <w:pStyle w:val="TableBody"/>
              <w:rPr>
                <w:del w:id="17276" w:author="Alban Roche" w:date="2017-08-02T16:42:00Z"/>
                <w:b/>
              </w:rPr>
            </w:pPr>
            <w:del w:id="17277" w:author="Alban Roche" w:date="2017-08-02T16:42:00Z">
              <w:r w:rsidRPr="00671C8B" w:rsidDel="000934B8">
                <w:rPr>
                  <w:b/>
                </w:rPr>
                <w:delText>&lt;SDU_error_ratio&gt;</w:delText>
              </w:r>
              <w:r w:rsidRPr="00671C8B" w:rsidDel="000934B8">
                <w:tab/>
                <w:delText>String parameter that indicates the target value for the fraction of SDUs lost or detected as erroneous. SDU error ratio is defined only for conforming traffic. The value is specified as 'mEe'.</w:delText>
              </w:r>
              <w:bookmarkStart w:id="17278" w:name="_Toc489460615"/>
              <w:bookmarkEnd w:id="17278"/>
            </w:del>
          </w:p>
          <w:p w14:paraId="2015D283" w14:textId="42399FF0" w:rsidR="00AD6DB4" w:rsidRPr="00671C8B" w:rsidDel="000934B8" w:rsidRDefault="00AD6DB4" w:rsidP="00166AF3">
            <w:pPr>
              <w:pStyle w:val="TableBody"/>
              <w:rPr>
                <w:del w:id="17279" w:author="Alban Roche" w:date="2017-08-02T16:42:00Z"/>
              </w:rPr>
            </w:pPr>
            <w:del w:id="17280" w:author="Alban Roche" w:date="2017-08-02T16:42:00Z">
              <w:r w:rsidRPr="00671C8B" w:rsidDel="000934B8">
                <w:rPr>
                  <w:b/>
                </w:rPr>
                <w:delText>&lt;Residual_bit_error_ratio&gt;</w:delText>
              </w:r>
              <w:r w:rsidRPr="00671C8B" w:rsidDel="000934B8">
                <w:tab/>
                <w:delText>String parameter that indicates the target value for the undetected bit error ratio in the delivered SDUs. If no error detection is requested, Residual bit error ratio indicates the bit error ratio in the delivered SDUs. The value is specified as 'mEe'.</w:delText>
              </w:r>
              <w:bookmarkStart w:id="17281" w:name="_Toc489460616"/>
              <w:bookmarkEnd w:id="17281"/>
            </w:del>
          </w:p>
          <w:p w14:paraId="0039B27A" w14:textId="37B981BF" w:rsidR="00AD6DB4" w:rsidRPr="00671C8B" w:rsidDel="000934B8" w:rsidRDefault="00AD6DB4" w:rsidP="00166AF3">
            <w:pPr>
              <w:pStyle w:val="TableBody"/>
              <w:rPr>
                <w:del w:id="17282" w:author="Alban Roche" w:date="2017-08-02T16:42:00Z"/>
                <w:b/>
              </w:rPr>
            </w:pPr>
            <w:bookmarkStart w:id="17283" w:name="_Toc489460617"/>
            <w:bookmarkEnd w:id="17283"/>
          </w:p>
          <w:p w14:paraId="40809F5A" w14:textId="2477B361" w:rsidR="00AD6DB4" w:rsidRPr="00671C8B" w:rsidDel="000934B8" w:rsidRDefault="00AD6DB4" w:rsidP="00166AF3">
            <w:pPr>
              <w:pStyle w:val="TableBody"/>
              <w:rPr>
                <w:del w:id="17284" w:author="Alban Roche" w:date="2017-08-02T16:42:00Z"/>
              </w:rPr>
            </w:pPr>
            <w:del w:id="17285" w:author="Alban Roche" w:date="2017-08-02T16:42:00Z">
              <w:r w:rsidRPr="00671C8B" w:rsidDel="000934B8">
                <w:rPr>
                  <w:b/>
                </w:rPr>
                <w:delText>&lt;Delivery_of_erroneous_SDUs&gt;</w:delText>
              </w:r>
              <w:r w:rsidRPr="00671C8B" w:rsidDel="000934B8">
                <w:tab/>
                <w:delText>Numeric parameter that indicates whether SDUs detected as erroneous shall be delivered or not</w:delText>
              </w:r>
              <w:bookmarkStart w:id="17286" w:name="_Toc489460618"/>
              <w:bookmarkEnd w:id="17286"/>
            </w:del>
          </w:p>
          <w:p w14:paraId="216E1FE8" w14:textId="1114073F" w:rsidR="00AD6DB4" w:rsidRPr="00671C8B" w:rsidDel="000934B8" w:rsidRDefault="00AD6DB4" w:rsidP="00166AF3">
            <w:pPr>
              <w:pStyle w:val="TableBody"/>
              <w:rPr>
                <w:del w:id="17287" w:author="Alban Roche" w:date="2017-08-02T16:42:00Z"/>
              </w:rPr>
            </w:pPr>
            <w:del w:id="17288" w:author="Alban Roche" w:date="2017-08-02T16:42:00Z">
              <w:r w:rsidRPr="00671C8B" w:rsidDel="000934B8">
                <w:delText>0</w:delText>
              </w:r>
              <w:r w:rsidRPr="00671C8B" w:rsidDel="000934B8">
                <w:tab/>
                <w:delText>No</w:delText>
              </w:r>
              <w:bookmarkStart w:id="17289" w:name="_Toc489460619"/>
              <w:bookmarkEnd w:id="17289"/>
            </w:del>
          </w:p>
          <w:p w14:paraId="18CAD1D6" w14:textId="258ABE29" w:rsidR="00AD6DB4" w:rsidRPr="00671C8B" w:rsidDel="000934B8" w:rsidRDefault="00AD6DB4" w:rsidP="00166AF3">
            <w:pPr>
              <w:pStyle w:val="TableBody"/>
              <w:rPr>
                <w:del w:id="17290" w:author="Alban Roche" w:date="2017-08-02T16:42:00Z"/>
              </w:rPr>
            </w:pPr>
            <w:del w:id="17291" w:author="Alban Roche" w:date="2017-08-02T16:42:00Z">
              <w:r w:rsidRPr="00671C8B" w:rsidDel="000934B8">
                <w:delText>1</w:delText>
              </w:r>
              <w:r w:rsidRPr="00671C8B" w:rsidDel="000934B8">
                <w:tab/>
                <w:delText>Yes</w:delText>
              </w:r>
              <w:bookmarkStart w:id="17292" w:name="_Toc489460620"/>
              <w:bookmarkEnd w:id="17292"/>
            </w:del>
          </w:p>
          <w:p w14:paraId="37E0CE51" w14:textId="677AD135" w:rsidR="00AD6DB4" w:rsidRPr="00671C8B" w:rsidDel="000934B8" w:rsidRDefault="00AD6DB4" w:rsidP="00166AF3">
            <w:pPr>
              <w:pStyle w:val="TableBody"/>
              <w:rPr>
                <w:del w:id="17293" w:author="Alban Roche" w:date="2017-08-02T16:42:00Z"/>
              </w:rPr>
            </w:pPr>
            <w:del w:id="17294" w:author="Alban Roche" w:date="2017-08-02T16:42:00Z">
              <w:r w:rsidRPr="00671C8B" w:rsidDel="000934B8">
                <w:delText>2</w:delText>
              </w:r>
              <w:r w:rsidRPr="00671C8B" w:rsidDel="000934B8">
                <w:tab/>
                <w:delText>No detect</w:delText>
              </w:r>
              <w:bookmarkStart w:id="17295" w:name="_Toc489460621"/>
              <w:bookmarkEnd w:id="17295"/>
            </w:del>
          </w:p>
          <w:p w14:paraId="4657CF85" w14:textId="6DB8CBF2" w:rsidR="00AD6DB4" w:rsidRPr="00671C8B" w:rsidDel="000934B8" w:rsidRDefault="00AD6DB4" w:rsidP="00166AF3">
            <w:pPr>
              <w:pStyle w:val="TableBody"/>
              <w:rPr>
                <w:del w:id="17296" w:author="Alban Roche" w:date="2017-08-02T16:42:00Z"/>
                <w:b/>
              </w:rPr>
            </w:pPr>
            <w:bookmarkStart w:id="17297" w:name="_Toc489460622"/>
            <w:bookmarkEnd w:id="17297"/>
          </w:p>
          <w:p w14:paraId="31C0EFD8" w14:textId="106579AD" w:rsidR="00AD6DB4" w:rsidRPr="00671C8B" w:rsidDel="000934B8" w:rsidRDefault="00AD6DB4" w:rsidP="00166AF3">
            <w:pPr>
              <w:pStyle w:val="TableBody"/>
              <w:rPr>
                <w:del w:id="17298" w:author="Alban Roche" w:date="2017-08-02T16:42:00Z"/>
              </w:rPr>
            </w:pPr>
            <w:del w:id="17299" w:author="Alban Roche" w:date="2017-08-02T16:42:00Z">
              <w:r w:rsidRPr="00671C8B" w:rsidDel="000934B8">
                <w:rPr>
                  <w:b/>
                </w:rPr>
                <w:delText>&lt;Transfer_delay&gt;</w:delText>
              </w:r>
              <w:r w:rsidRPr="00671C8B" w:rsidDel="000934B8">
                <w:tab/>
                <w:delText>Numeric parameter that indicates the targeted time between request to transfer an SDU at one SAP to its delivery at the other SAP, in milliseconds</w:delText>
              </w:r>
              <w:bookmarkStart w:id="17300" w:name="_Toc489460623"/>
              <w:bookmarkEnd w:id="17300"/>
            </w:del>
          </w:p>
          <w:p w14:paraId="51BDF2BB" w14:textId="1FF99CF8" w:rsidR="00AD6DB4" w:rsidRPr="00671C8B" w:rsidDel="000934B8" w:rsidRDefault="00AD6DB4" w:rsidP="00166AF3">
            <w:pPr>
              <w:pStyle w:val="TableBody"/>
              <w:rPr>
                <w:del w:id="17301" w:author="Alban Roche" w:date="2017-08-02T16:42:00Z"/>
                <w:b/>
              </w:rPr>
            </w:pPr>
            <w:bookmarkStart w:id="17302" w:name="_Toc489460624"/>
            <w:bookmarkEnd w:id="17302"/>
          </w:p>
          <w:p w14:paraId="7F15D1C9" w14:textId="66216C18" w:rsidR="00AD6DB4" w:rsidRPr="00671C8B" w:rsidDel="000934B8" w:rsidRDefault="00AD6DB4" w:rsidP="00166AF3">
            <w:pPr>
              <w:pStyle w:val="TableBody"/>
              <w:rPr>
                <w:del w:id="17303" w:author="Alban Roche" w:date="2017-08-02T16:42:00Z"/>
              </w:rPr>
            </w:pPr>
            <w:del w:id="17304" w:author="Alban Roche" w:date="2017-08-02T16:42:00Z">
              <w:r w:rsidRPr="00671C8B" w:rsidDel="000934B8">
                <w:rPr>
                  <w:b/>
                </w:rPr>
                <w:delText>&lt;Traffic_handling_priority&gt;</w:delText>
              </w:r>
              <w:r w:rsidRPr="00671C8B" w:rsidDel="000934B8">
                <w:tab/>
                <w:delText>Numeric parameter that specifies the relative importance for handling of all SDUs belonging to the UMTS bearer compared to the SDUs of other bearers</w:delText>
              </w:r>
              <w:bookmarkStart w:id="17305" w:name="_Toc489460625"/>
              <w:bookmarkEnd w:id="17305"/>
            </w:del>
          </w:p>
          <w:p w14:paraId="031E14C5" w14:textId="2B3CCF4E" w:rsidR="00AD6DB4" w:rsidRPr="00671C8B" w:rsidDel="000934B8" w:rsidRDefault="00AD6DB4" w:rsidP="00166AF3">
            <w:pPr>
              <w:pStyle w:val="TableBody"/>
              <w:rPr>
                <w:del w:id="17306" w:author="Alban Roche" w:date="2017-08-02T16:42:00Z"/>
                <w:b/>
              </w:rPr>
            </w:pPr>
            <w:bookmarkStart w:id="17307" w:name="_Toc489460626"/>
            <w:bookmarkEnd w:id="17307"/>
          </w:p>
          <w:p w14:paraId="340F69B6" w14:textId="2909FEB2" w:rsidR="00AD6DB4" w:rsidRPr="00671C8B" w:rsidDel="000934B8" w:rsidRDefault="00AD6DB4" w:rsidP="00166AF3">
            <w:pPr>
              <w:pStyle w:val="TableBody"/>
              <w:rPr>
                <w:del w:id="17308" w:author="Alban Roche" w:date="2017-08-02T16:42:00Z"/>
              </w:rPr>
            </w:pPr>
            <w:del w:id="17309" w:author="Alban Roche" w:date="2017-08-02T16:42:00Z">
              <w:r w:rsidRPr="00671C8B" w:rsidDel="000934B8">
                <w:rPr>
                  <w:b/>
                </w:rPr>
                <w:delText>&lt;Source_Statistics_Descriptor&gt;</w:delText>
              </w:r>
              <w:r w:rsidRPr="00671C8B" w:rsidDel="000934B8">
                <w:tab/>
                <w:delText>Supported in R7 P S a numeric parameter that specifies characteristics of the source of the submitted SDUs for a PDP context. This parameter should be provided if the Traffic class is specified as conversational or streaming</w:delText>
              </w:r>
              <w:bookmarkStart w:id="17310" w:name="_Toc489460627"/>
              <w:bookmarkEnd w:id="17310"/>
            </w:del>
          </w:p>
          <w:p w14:paraId="4E574209" w14:textId="700ACFAE" w:rsidR="00AD6DB4" w:rsidRPr="00671C8B" w:rsidDel="000934B8" w:rsidRDefault="00AD6DB4" w:rsidP="00166AF3">
            <w:pPr>
              <w:pStyle w:val="TableBody"/>
              <w:rPr>
                <w:del w:id="17311" w:author="Alban Roche" w:date="2017-08-02T16:42:00Z"/>
              </w:rPr>
            </w:pPr>
            <w:del w:id="17312" w:author="Alban Roche" w:date="2017-08-02T16:42:00Z">
              <w:r w:rsidRPr="00671C8B" w:rsidDel="000934B8">
                <w:rPr>
                  <w:u w:val="single"/>
                </w:rPr>
                <w:delText>0</w:delText>
              </w:r>
              <w:r w:rsidRPr="00671C8B" w:rsidDel="000934B8">
                <w:tab/>
                <w:delText>Characteristics of SDUs is unknown</w:delText>
              </w:r>
              <w:bookmarkStart w:id="17313" w:name="_Toc489460628"/>
              <w:bookmarkEnd w:id="17313"/>
            </w:del>
          </w:p>
          <w:p w14:paraId="048D38BA" w14:textId="278D37FC" w:rsidR="00AD6DB4" w:rsidRPr="00671C8B" w:rsidDel="000934B8" w:rsidRDefault="00AD6DB4" w:rsidP="00166AF3">
            <w:pPr>
              <w:pStyle w:val="TableBody"/>
              <w:rPr>
                <w:del w:id="17314" w:author="Alban Roche" w:date="2017-08-02T16:42:00Z"/>
              </w:rPr>
            </w:pPr>
            <w:del w:id="17315" w:author="Alban Roche" w:date="2017-08-02T16:42:00Z">
              <w:r w:rsidRPr="00671C8B" w:rsidDel="000934B8">
                <w:delText>1</w:delText>
              </w:r>
              <w:r w:rsidRPr="00671C8B" w:rsidDel="000934B8">
                <w:tab/>
                <w:delText>Charactersitics of SDUs correspond to a speech source</w:delText>
              </w:r>
              <w:bookmarkStart w:id="17316" w:name="_Toc489460629"/>
              <w:bookmarkEnd w:id="17316"/>
            </w:del>
          </w:p>
          <w:p w14:paraId="38C5E8CD" w14:textId="6FA97A56" w:rsidR="00AD6DB4" w:rsidRPr="00671C8B" w:rsidDel="000934B8" w:rsidRDefault="00AD6DB4" w:rsidP="00166AF3">
            <w:pPr>
              <w:pStyle w:val="TableBody"/>
              <w:rPr>
                <w:del w:id="17317" w:author="Alban Roche" w:date="2017-08-02T16:42:00Z"/>
                <w:b/>
              </w:rPr>
            </w:pPr>
            <w:bookmarkStart w:id="17318" w:name="_Toc489460630"/>
            <w:bookmarkEnd w:id="17318"/>
          </w:p>
          <w:p w14:paraId="1B80C0EA" w14:textId="184E9B73" w:rsidR="00AD6DB4" w:rsidRPr="00671C8B" w:rsidDel="000934B8" w:rsidRDefault="00AD6DB4" w:rsidP="00166AF3">
            <w:pPr>
              <w:pStyle w:val="TableBody"/>
              <w:rPr>
                <w:del w:id="17319" w:author="Alban Roche" w:date="2017-08-02T16:42:00Z"/>
              </w:rPr>
            </w:pPr>
            <w:del w:id="17320" w:author="Alban Roche" w:date="2017-08-02T16:42:00Z">
              <w:r w:rsidRPr="00671C8B" w:rsidDel="000934B8">
                <w:rPr>
                  <w:b/>
                </w:rPr>
                <w:delText>&lt;Signalling_Indication&gt;</w:delText>
              </w:r>
              <w:r w:rsidRPr="00671C8B" w:rsidDel="000934B8">
                <w:tab/>
                <w:delText>Supported in R7 P S a numeric parameter used to indicate content of submitted SDUs for a PDP context. This parameter should be provided if the Traffic class is specified as interactive</w:delText>
              </w:r>
              <w:bookmarkStart w:id="17321" w:name="_Toc489460631"/>
              <w:bookmarkEnd w:id="17321"/>
            </w:del>
          </w:p>
          <w:p w14:paraId="35758C94" w14:textId="1A389F46" w:rsidR="00AD6DB4" w:rsidRPr="00671C8B" w:rsidDel="000934B8" w:rsidRDefault="00AD6DB4" w:rsidP="00166AF3">
            <w:pPr>
              <w:pStyle w:val="TableBody"/>
              <w:rPr>
                <w:del w:id="17322" w:author="Alban Roche" w:date="2017-08-02T16:42:00Z"/>
              </w:rPr>
            </w:pPr>
            <w:del w:id="17323" w:author="Alban Roche" w:date="2017-08-02T16:42:00Z">
              <w:r w:rsidRPr="00671C8B" w:rsidDel="000934B8">
                <w:rPr>
                  <w:u w:val="single"/>
                </w:rPr>
                <w:delText>0</w:delText>
              </w:r>
              <w:r w:rsidRPr="00671C8B" w:rsidDel="000934B8">
                <w:tab/>
                <w:delText>PDP context is not optimized</w:delText>
              </w:r>
              <w:bookmarkStart w:id="17324" w:name="_Toc489460632"/>
              <w:bookmarkEnd w:id="17324"/>
            </w:del>
          </w:p>
          <w:p w14:paraId="799ECCC0" w14:textId="67ADE74C" w:rsidR="00AD6DB4" w:rsidRPr="00671C8B" w:rsidDel="000934B8" w:rsidRDefault="00AD6DB4" w:rsidP="00166AF3">
            <w:pPr>
              <w:pStyle w:val="TableBody"/>
              <w:rPr>
                <w:del w:id="17325" w:author="Alban Roche" w:date="2017-08-02T16:42:00Z"/>
              </w:rPr>
            </w:pPr>
            <w:del w:id="17326" w:author="Alban Roche" w:date="2017-08-02T16:42:00Z">
              <w:r w:rsidRPr="00671C8B" w:rsidDel="000934B8">
                <w:delText>1</w:delText>
              </w:r>
              <w:r w:rsidRPr="00671C8B" w:rsidDel="000934B8">
                <w:tab/>
                <w:delText>PDP context is optimized</w:delText>
              </w:r>
              <w:bookmarkStart w:id="17327" w:name="_Toc489460633"/>
              <w:bookmarkEnd w:id="17327"/>
            </w:del>
          </w:p>
          <w:p w14:paraId="5C21CA6C" w14:textId="158F3EC8" w:rsidR="00AD6DB4" w:rsidRPr="00671C8B" w:rsidDel="000934B8" w:rsidRDefault="00AD6DB4" w:rsidP="00166AF3">
            <w:pPr>
              <w:pStyle w:val="TableBody"/>
              <w:rPr>
                <w:del w:id="17328" w:author="Alban Roche" w:date="2017-08-02T16:42:00Z"/>
                <w:b/>
              </w:rPr>
            </w:pPr>
            <w:bookmarkStart w:id="17329" w:name="_Toc489460634"/>
            <w:bookmarkEnd w:id="17329"/>
          </w:p>
          <w:p w14:paraId="175F8800" w14:textId="1A954D8C" w:rsidR="00AD6DB4" w:rsidRPr="00671C8B" w:rsidDel="000934B8" w:rsidRDefault="00AD6DB4" w:rsidP="00166AF3">
            <w:pPr>
              <w:pStyle w:val="TableBody"/>
              <w:rPr>
                <w:del w:id="17330" w:author="Alban Roche" w:date="2017-08-02T16:42:00Z"/>
                <w:szCs w:val="18"/>
              </w:rPr>
            </w:pPr>
            <w:del w:id="17331" w:author="Alban Roche" w:date="2017-08-02T16:42:00Z">
              <w:r w:rsidRPr="00671C8B" w:rsidDel="000934B8">
                <w:rPr>
                  <w:b/>
                </w:rPr>
                <w:delText>&lt;PDP_type&gt;</w:delText>
              </w:r>
              <w:r w:rsidRPr="00671C8B" w:rsidDel="000934B8">
                <w:tab/>
                <w:delText>Refer to +CGDCONT and +CGDSCONT commands.</w:delText>
              </w:r>
              <w:bookmarkStart w:id="17332" w:name="_Toc489460635"/>
              <w:bookmarkEnd w:id="17332"/>
            </w:del>
          </w:p>
        </w:tc>
        <w:bookmarkStart w:id="17333" w:name="_Toc489460636"/>
        <w:bookmarkEnd w:id="17333"/>
      </w:tr>
      <w:tr w:rsidR="00AD6DB4" w:rsidRPr="00671C8B" w:rsidDel="000934B8" w14:paraId="4BB41AA4" w14:textId="7619F709" w:rsidTr="00166AF3">
        <w:trPr>
          <w:del w:id="17334" w:author="Alban Roche" w:date="2017-08-02T16:42:00Z"/>
        </w:trPr>
        <w:tc>
          <w:tcPr>
            <w:tcW w:w="1728" w:type="dxa"/>
          </w:tcPr>
          <w:p w14:paraId="2A254F97" w14:textId="50E94700" w:rsidR="00AD6DB4" w:rsidRPr="00671C8B" w:rsidDel="000934B8" w:rsidRDefault="00AD6DB4" w:rsidP="00166AF3">
            <w:pPr>
              <w:pStyle w:val="TableBody"/>
              <w:rPr>
                <w:del w:id="17335" w:author="Alban Roche" w:date="2017-08-02T16:42:00Z"/>
              </w:rPr>
            </w:pPr>
            <w:del w:id="17336" w:author="Alban Roche" w:date="2017-08-02T16:42:00Z">
              <w:r w:rsidRPr="00671C8B" w:rsidDel="000934B8">
                <w:rPr>
                  <w:szCs w:val="18"/>
                  <w:u w:val="single"/>
                </w:rPr>
                <w:delText>Notes</w:delText>
              </w:r>
              <w:bookmarkStart w:id="17337" w:name="_Toc489460637"/>
              <w:bookmarkEnd w:id="17337"/>
            </w:del>
          </w:p>
        </w:tc>
        <w:tc>
          <w:tcPr>
            <w:tcW w:w="7560" w:type="dxa"/>
          </w:tcPr>
          <w:p w14:paraId="746B193C" w14:textId="0F5CCC65" w:rsidR="00AD6DB4" w:rsidRPr="00671C8B" w:rsidDel="000934B8" w:rsidRDefault="00AD6DB4" w:rsidP="00166AF3">
            <w:pPr>
              <w:pStyle w:val="TableBody"/>
              <w:rPr>
                <w:del w:id="17338" w:author="Alban Roche" w:date="2017-08-02T16:42:00Z"/>
              </w:rPr>
            </w:pPr>
            <w:del w:id="17339" w:author="Alban Roche" w:date="2017-08-02T16:42:00Z">
              <w:r w:rsidRPr="00671C8B" w:rsidDel="000934B8">
                <w:delText>If a value is omitted for a particular class then the value is considered to be unspecified.</w:delText>
              </w:r>
              <w:bookmarkStart w:id="17340" w:name="_Toc489460638"/>
              <w:bookmarkEnd w:id="17340"/>
            </w:del>
          </w:p>
        </w:tc>
        <w:bookmarkStart w:id="17341" w:name="_Toc489460639"/>
        <w:bookmarkEnd w:id="17341"/>
      </w:tr>
    </w:tbl>
    <w:p w14:paraId="576EEB8E" w14:textId="3CF3529B" w:rsidR="00AD6DB4" w:rsidRPr="006B5B85" w:rsidDel="000934B8" w:rsidRDefault="00AD6DB4" w:rsidP="0059466D">
      <w:pPr>
        <w:pStyle w:val="Heading2"/>
        <w:numPr>
          <w:ilvl w:val="1"/>
          <w:numId w:val="11"/>
        </w:numPr>
        <w:ind w:left="1080" w:hanging="1080"/>
        <w:rPr>
          <w:del w:id="17342" w:author="Alban Roche" w:date="2017-08-02T16:42:00Z"/>
        </w:rPr>
      </w:pPr>
      <w:bookmarkStart w:id="17343" w:name="_Ref378175660"/>
      <w:bookmarkStart w:id="17344" w:name="_Toc486251714"/>
      <w:bookmarkStart w:id="17345" w:name="_Ref479355820"/>
      <w:bookmarkStart w:id="17346" w:name="_Ref479355823"/>
      <w:del w:id="17347" w:author="Alban Roche" w:date="2017-08-02T16:42:00Z">
        <w:r w:rsidRPr="00671C8B" w:rsidDel="000934B8">
          <w:delText>+CGEQNEG Command: 3G Negotiated Quality of Service Profile</w:delText>
        </w:r>
        <w:bookmarkStart w:id="17348" w:name="_Toc489460640"/>
        <w:bookmarkEnd w:id="17343"/>
        <w:bookmarkEnd w:id="17344"/>
        <w:bookmarkEnd w:id="17345"/>
        <w:bookmarkEnd w:id="17346"/>
        <w:bookmarkEnd w:id="17348"/>
      </w:del>
    </w:p>
    <w:tbl>
      <w:tblPr>
        <w:tblStyle w:val="TableSWIleft"/>
        <w:tblW w:w="9288" w:type="dxa"/>
        <w:tblLayout w:type="fixed"/>
        <w:tblLook w:val="04A0" w:firstRow="1" w:lastRow="0" w:firstColumn="1" w:lastColumn="0" w:noHBand="0" w:noVBand="1"/>
      </w:tblPr>
      <w:tblGrid>
        <w:gridCol w:w="1728"/>
        <w:gridCol w:w="7560"/>
      </w:tblGrid>
      <w:tr w:rsidR="00AD6DB4" w:rsidRPr="00671C8B" w:rsidDel="000934B8" w14:paraId="6737F92C" w14:textId="418AB37F" w:rsidTr="00166AF3">
        <w:trPr>
          <w:cnfStyle w:val="100000000000" w:firstRow="1" w:lastRow="0" w:firstColumn="0" w:lastColumn="0" w:oddVBand="0" w:evenVBand="0" w:oddHBand="0" w:evenHBand="0" w:firstRowFirstColumn="0" w:firstRowLastColumn="0" w:lastRowFirstColumn="0" w:lastRowLastColumn="0"/>
          <w:del w:id="17349" w:author="Alban Roche" w:date="2017-08-02T16:42:00Z"/>
        </w:trPr>
        <w:tc>
          <w:tcPr>
            <w:tcW w:w="9288" w:type="dxa"/>
            <w:gridSpan w:val="2"/>
          </w:tcPr>
          <w:p w14:paraId="554F8897" w14:textId="294E727B" w:rsidR="00AD6DB4" w:rsidRPr="00671C8B" w:rsidDel="000934B8" w:rsidRDefault="00AD6DB4">
            <w:pPr>
              <w:pStyle w:val="TableRowHead"/>
              <w:spacing w:before="144" w:after="144"/>
              <w:rPr>
                <w:del w:id="17350" w:author="Alban Roche" w:date="2017-08-02T16:42:00Z"/>
                <w:bCs w:val="0"/>
              </w:rPr>
            </w:pPr>
            <w:del w:id="17351" w:author="Alban Roche" w:date="2017-08-02T16:42:00Z">
              <w:r w:rsidDel="000934B8">
                <w:delText xml:space="preserve">HL7618, HL7618RD, </w:delText>
              </w:r>
              <w:commentRangeStart w:id="17352"/>
              <w:r w:rsidDel="000934B8">
                <w:delText>HL7648</w:delText>
              </w:r>
              <w:commentRangeEnd w:id="17352"/>
              <w:r w:rsidDel="000934B8">
                <w:rPr>
                  <w:rStyle w:val="CommentReference"/>
                  <w:rFonts w:ascii="Verdana" w:hAnsi="Verdana"/>
                  <w:b w:val="0"/>
                  <w:bCs w:val="0"/>
                  <w:color w:val="3D3E40"/>
                  <w:spacing w:val="0"/>
                </w:rPr>
                <w:commentReference w:id="17352"/>
              </w:r>
              <w:r w:rsidDel="000934B8">
                <w:delText xml:space="preserve">, HL7650, </w:delText>
              </w:r>
              <w:r w:rsidDel="000934B8">
                <w:rPr>
                  <w:lang w:eastAsia="zh-CN"/>
                </w:rPr>
                <w:delText xml:space="preserve">HL7688, </w:delText>
              </w:r>
              <w:r w:rsidDel="000934B8">
                <w:delText>HL7690 and HL7692</w:delText>
              </w:r>
              <w:bookmarkStart w:id="17353" w:name="_Toc489460641"/>
              <w:bookmarkEnd w:id="17353"/>
            </w:del>
          </w:p>
        </w:tc>
        <w:bookmarkStart w:id="17354" w:name="_Toc489460642"/>
        <w:bookmarkEnd w:id="17354"/>
      </w:tr>
      <w:tr w:rsidR="00AD6DB4" w:rsidRPr="00671C8B" w:rsidDel="000934B8" w14:paraId="2DBB6B38" w14:textId="49B38540" w:rsidTr="00166AF3">
        <w:trPr>
          <w:del w:id="17355" w:author="Alban Roche" w:date="2017-08-02T16:42:00Z"/>
        </w:trPr>
        <w:tc>
          <w:tcPr>
            <w:tcW w:w="1728" w:type="dxa"/>
          </w:tcPr>
          <w:p w14:paraId="695EF189" w14:textId="1B1506AA" w:rsidR="00AD6DB4" w:rsidRPr="00671C8B" w:rsidDel="000934B8" w:rsidRDefault="00AD6DB4" w:rsidP="00166AF3">
            <w:pPr>
              <w:pStyle w:val="TableBody"/>
              <w:rPr>
                <w:del w:id="17356" w:author="Alban Roche" w:date="2017-08-02T16:42:00Z"/>
                <w:i/>
                <w:szCs w:val="18"/>
              </w:rPr>
            </w:pPr>
            <w:del w:id="17357" w:author="Alban Roche" w:date="2017-08-02T16:42:00Z">
              <w:r w:rsidRPr="00671C8B" w:rsidDel="000934B8">
                <w:rPr>
                  <w:i/>
                  <w:szCs w:val="18"/>
                </w:rPr>
                <w:delText>Test command</w:delText>
              </w:r>
              <w:bookmarkStart w:id="17358" w:name="_Toc489460643"/>
              <w:bookmarkEnd w:id="17358"/>
            </w:del>
          </w:p>
          <w:p w14:paraId="7A650BD4" w14:textId="10AD7ADC" w:rsidR="00AD6DB4" w:rsidRPr="00636E79" w:rsidDel="000934B8" w:rsidRDefault="00AD6DB4" w:rsidP="00166AF3">
            <w:pPr>
              <w:pStyle w:val="TableBody"/>
              <w:rPr>
                <w:del w:id="17359" w:author="Alban Roche" w:date="2017-08-02T16:42:00Z"/>
                <w:sz w:val="16"/>
                <w:szCs w:val="16"/>
              </w:rPr>
            </w:pPr>
            <w:bookmarkStart w:id="17360" w:name="_Toc489460644"/>
            <w:bookmarkEnd w:id="17360"/>
          </w:p>
          <w:p w14:paraId="1183B5E9" w14:textId="71DC44FD" w:rsidR="00AD6DB4" w:rsidRPr="00671C8B" w:rsidDel="000934B8" w:rsidRDefault="00AD6DB4" w:rsidP="00166AF3">
            <w:pPr>
              <w:pStyle w:val="TableBody"/>
              <w:rPr>
                <w:del w:id="17361" w:author="Alban Roche" w:date="2017-08-02T16:42:00Z"/>
                <w:szCs w:val="18"/>
                <w:u w:val="single"/>
              </w:rPr>
            </w:pPr>
            <w:del w:id="17362" w:author="Alban Roche" w:date="2017-08-02T16:42:00Z">
              <w:r w:rsidRPr="00671C8B" w:rsidDel="000934B8">
                <w:rPr>
                  <w:szCs w:val="18"/>
                  <w:u w:val="single"/>
                </w:rPr>
                <w:delText>Syntax</w:delText>
              </w:r>
              <w:bookmarkStart w:id="17363" w:name="_Toc489460645"/>
              <w:bookmarkEnd w:id="17363"/>
            </w:del>
          </w:p>
          <w:p w14:paraId="04E662B9" w14:textId="4A777B75" w:rsidR="00AD6DB4" w:rsidRPr="00671C8B" w:rsidDel="000934B8" w:rsidRDefault="00AD6DB4" w:rsidP="00166AF3">
            <w:pPr>
              <w:pStyle w:val="TableBody"/>
              <w:rPr>
                <w:del w:id="17364" w:author="Alban Roche" w:date="2017-08-02T16:42:00Z"/>
                <w:szCs w:val="18"/>
              </w:rPr>
            </w:pPr>
            <w:del w:id="17365" w:author="Alban Roche" w:date="2017-08-02T16:42:00Z">
              <w:r w:rsidRPr="00671C8B" w:rsidDel="000934B8">
                <w:rPr>
                  <w:b/>
                  <w:szCs w:val="18"/>
                </w:rPr>
                <w:delText>AT+CGEQNEG=?</w:delText>
              </w:r>
              <w:bookmarkStart w:id="17366" w:name="_Toc489460646"/>
              <w:bookmarkEnd w:id="17366"/>
            </w:del>
          </w:p>
        </w:tc>
        <w:tc>
          <w:tcPr>
            <w:tcW w:w="7560" w:type="dxa"/>
          </w:tcPr>
          <w:p w14:paraId="1565F3BB" w14:textId="64C81E27" w:rsidR="00AD6DB4" w:rsidRPr="00671C8B" w:rsidDel="000934B8" w:rsidRDefault="00AD6DB4" w:rsidP="00166AF3">
            <w:pPr>
              <w:pStyle w:val="TableBody"/>
              <w:rPr>
                <w:del w:id="17367" w:author="Alban Roche" w:date="2017-08-02T16:42:00Z"/>
                <w:szCs w:val="18"/>
                <w:u w:val="single"/>
              </w:rPr>
            </w:pPr>
            <w:bookmarkStart w:id="17368" w:name="_Toc489460647"/>
            <w:bookmarkEnd w:id="17368"/>
          </w:p>
          <w:p w14:paraId="0343F9F8" w14:textId="6C39B886" w:rsidR="00AD6DB4" w:rsidRPr="00636E79" w:rsidDel="000934B8" w:rsidRDefault="00AD6DB4" w:rsidP="00166AF3">
            <w:pPr>
              <w:pStyle w:val="TableBody"/>
              <w:rPr>
                <w:del w:id="17369" w:author="Alban Roche" w:date="2017-08-02T16:42:00Z"/>
                <w:sz w:val="16"/>
                <w:szCs w:val="16"/>
                <w:u w:val="single"/>
              </w:rPr>
            </w:pPr>
            <w:bookmarkStart w:id="17370" w:name="_Toc489460648"/>
            <w:bookmarkEnd w:id="17370"/>
          </w:p>
          <w:p w14:paraId="61D958F0" w14:textId="3B23E4FE" w:rsidR="00AD6DB4" w:rsidRPr="00671C8B" w:rsidDel="000934B8" w:rsidRDefault="00AD6DB4" w:rsidP="00166AF3">
            <w:pPr>
              <w:pStyle w:val="TableBody"/>
              <w:rPr>
                <w:del w:id="17371" w:author="Alban Roche" w:date="2017-08-02T16:42:00Z"/>
                <w:szCs w:val="18"/>
                <w:u w:val="single"/>
              </w:rPr>
            </w:pPr>
            <w:del w:id="17372" w:author="Alban Roche" w:date="2017-08-02T16:42:00Z">
              <w:r w:rsidRPr="00671C8B" w:rsidDel="000934B8">
                <w:rPr>
                  <w:szCs w:val="18"/>
                  <w:u w:val="single"/>
                </w:rPr>
                <w:delText>Response</w:delText>
              </w:r>
              <w:bookmarkStart w:id="17373" w:name="_Toc489460649"/>
              <w:bookmarkEnd w:id="17373"/>
            </w:del>
          </w:p>
          <w:p w14:paraId="6A35D1B8" w14:textId="77531758" w:rsidR="00AD6DB4" w:rsidRPr="00671C8B" w:rsidDel="000934B8" w:rsidRDefault="00AD6DB4" w:rsidP="00166AF3">
            <w:pPr>
              <w:pStyle w:val="TableBody"/>
              <w:rPr>
                <w:del w:id="17374" w:author="Alban Roche" w:date="2017-08-02T16:42:00Z"/>
                <w:snapToGrid w:val="0"/>
                <w:szCs w:val="18"/>
              </w:rPr>
            </w:pPr>
            <w:del w:id="17375" w:author="Alban Roche" w:date="2017-08-02T16:42:00Z">
              <w:r w:rsidRPr="00671C8B" w:rsidDel="000934B8">
                <w:rPr>
                  <w:b/>
                  <w:snapToGrid w:val="0"/>
                  <w:szCs w:val="18"/>
                </w:rPr>
                <w:delText>+CGEQNEG:</w:delText>
              </w:r>
              <w:r w:rsidRPr="00671C8B" w:rsidDel="000934B8">
                <w:rPr>
                  <w:snapToGrid w:val="0"/>
                  <w:szCs w:val="18"/>
                </w:rPr>
                <w:delText xml:space="preserve"> (list of </w:delText>
              </w:r>
              <w:r w:rsidRPr="00671C8B" w:rsidDel="000934B8">
                <w:rPr>
                  <w:b/>
                  <w:snapToGrid w:val="0"/>
                  <w:szCs w:val="18"/>
                </w:rPr>
                <w:delText>&lt;cid&gt;</w:delText>
              </w:r>
              <w:r w:rsidRPr="00671C8B" w:rsidDel="000934B8">
                <w:rPr>
                  <w:snapToGrid w:val="0"/>
                  <w:szCs w:val="18"/>
                </w:rPr>
                <w:delText>s associated with active contexts)</w:delText>
              </w:r>
              <w:bookmarkStart w:id="17376" w:name="_Toc489460650"/>
              <w:bookmarkEnd w:id="17376"/>
            </w:del>
          </w:p>
        </w:tc>
        <w:bookmarkStart w:id="17377" w:name="_Toc489460651"/>
        <w:bookmarkEnd w:id="17377"/>
      </w:tr>
      <w:tr w:rsidR="00AD6DB4" w:rsidRPr="00671C8B" w:rsidDel="000934B8" w14:paraId="7E499329" w14:textId="20B1BA39" w:rsidTr="00166AF3">
        <w:trPr>
          <w:cantSplit w:val="0"/>
          <w:del w:id="17378" w:author="Alban Roche" w:date="2017-08-02T16:42:00Z"/>
        </w:trPr>
        <w:tc>
          <w:tcPr>
            <w:tcW w:w="1728" w:type="dxa"/>
          </w:tcPr>
          <w:p w14:paraId="0A0D01FD" w14:textId="6BA5A10E" w:rsidR="00AD6DB4" w:rsidRPr="00671C8B" w:rsidDel="000934B8" w:rsidRDefault="00AD6DB4" w:rsidP="00166AF3">
            <w:pPr>
              <w:pStyle w:val="TableBody"/>
              <w:rPr>
                <w:del w:id="17379" w:author="Alban Roche" w:date="2017-08-02T16:42:00Z"/>
                <w:i/>
                <w:szCs w:val="18"/>
              </w:rPr>
            </w:pPr>
            <w:del w:id="17380" w:author="Alban Roche" w:date="2017-08-02T16:42:00Z">
              <w:r w:rsidRPr="00671C8B" w:rsidDel="000934B8">
                <w:rPr>
                  <w:i/>
                  <w:szCs w:val="18"/>
                </w:rPr>
                <w:delText>Write command</w:delText>
              </w:r>
              <w:bookmarkStart w:id="17381" w:name="_Toc489460652"/>
              <w:bookmarkEnd w:id="17381"/>
            </w:del>
          </w:p>
          <w:p w14:paraId="3011F4B1" w14:textId="4C209371" w:rsidR="00AD6DB4" w:rsidRPr="00636E79" w:rsidDel="000934B8" w:rsidRDefault="00AD6DB4" w:rsidP="00166AF3">
            <w:pPr>
              <w:pStyle w:val="TableBody"/>
              <w:rPr>
                <w:del w:id="17382" w:author="Alban Roche" w:date="2017-08-02T16:42:00Z"/>
                <w:sz w:val="16"/>
                <w:szCs w:val="16"/>
              </w:rPr>
            </w:pPr>
            <w:bookmarkStart w:id="17383" w:name="_Toc489460653"/>
            <w:bookmarkEnd w:id="17383"/>
          </w:p>
          <w:p w14:paraId="3BE50377" w14:textId="5F245700" w:rsidR="00AD6DB4" w:rsidRPr="00671C8B" w:rsidDel="000934B8" w:rsidRDefault="00AD6DB4" w:rsidP="00166AF3">
            <w:pPr>
              <w:pStyle w:val="TableBody"/>
              <w:rPr>
                <w:del w:id="17384" w:author="Alban Roche" w:date="2017-08-02T16:42:00Z"/>
                <w:szCs w:val="18"/>
                <w:u w:val="single"/>
              </w:rPr>
            </w:pPr>
            <w:del w:id="17385" w:author="Alban Roche" w:date="2017-08-02T16:42:00Z">
              <w:r w:rsidRPr="00671C8B" w:rsidDel="000934B8">
                <w:rPr>
                  <w:szCs w:val="18"/>
                  <w:u w:val="single"/>
                </w:rPr>
                <w:delText>Syntax</w:delText>
              </w:r>
              <w:bookmarkStart w:id="17386" w:name="_Toc489460654"/>
              <w:bookmarkEnd w:id="17386"/>
            </w:del>
          </w:p>
          <w:p w14:paraId="5BC2CBEA" w14:textId="49131F4B" w:rsidR="00AD6DB4" w:rsidRPr="00671C8B" w:rsidDel="000934B8" w:rsidRDefault="00AD6DB4" w:rsidP="00166AF3">
            <w:pPr>
              <w:pStyle w:val="TableBody"/>
              <w:rPr>
                <w:del w:id="17387" w:author="Alban Roche" w:date="2017-08-02T16:42:00Z"/>
                <w:i/>
                <w:szCs w:val="18"/>
              </w:rPr>
            </w:pPr>
            <w:del w:id="17388" w:author="Alban Roche" w:date="2017-08-02T16:42:00Z">
              <w:r w:rsidRPr="00671C8B" w:rsidDel="000934B8">
                <w:rPr>
                  <w:b/>
                  <w:szCs w:val="18"/>
                </w:rPr>
                <w:delText>AT+CGEQNEG=</w:delText>
              </w:r>
              <w:r w:rsidRPr="00671C8B" w:rsidDel="000934B8">
                <w:rPr>
                  <w:b/>
                  <w:szCs w:val="18"/>
                </w:rPr>
                <w:br/>
                <w:delText>[&lt;cid&gt;[,&lt;cid&gt;</w:delText>
              </w:r>
              <w:r w:rsidRPr="00671C8B" w:rsidDel="000934B8">
                <w:rPr>
                  <w:b/>
                  <w:szCs w:val="18"/>
                </w:rPr>
                <w:br/>
                <w:delText>[,...]]]</w:delText>
              </w:r>
              <w:bookmarkStart w:id="17389" w:name="_Toc489460655"/>
              <w:bookmarkEnd w:id="17389"/>
            </w:del>
          </w:p>
        </w:tc>
        <w:tc>
          <w:tcPr>
            <w:tcW w:w="7560" w:type="dxa"/>
          </w:tcPr>
          <w:p w14:paraId="5B15A81F" w14:textId="7DA4586F" w:rsidR="00AD6DB4" w:rsidRPr="00671C8B" w:rsidDel="000934B8" w:rsidRDefault="00AD6DB4" w:rsidP="00166AF3">
            <w:pPr>
              <w:pStyle w:val="TableBody"/>
              <w:rPr>
                <w:del w:id="17390" w:author="Alban Roche" w:date="2017-08-02T16:42:00Z"/>
              </w:rPr>
            </w:pPr>
            <w:bookmarkStart w:id="17391" w:name="_Toc489460656"/>
            <w:bookmarkEnd w:id="17391"/>
          </w:p>
          <w:p w14:paraId="68DF9E7A" w14:textId="24E19283" w:rsidR="00AD6DB4" w:rsidRPr="00636E79" w:rsidDel="000934B8" w:rsidRDefault="00AD6DB4" w:rsidP="00166AF3">
            <w:pPr>
              <w:pStyle w:val="TableBody"/>
              <w:rPr>
                <w:del w:id="17392" w:author="Alban Roche" w:date="2017-08-02T16:42:00Z"/>
                <w:sz w:val="16"/>
                <w:szCs w:val="16"/>
              </w:rPr>
            </w:pPr>
            <w:bookmarkStart w:id="17393" w:name="_Toc489460657"/>
            <w:bookmarkEnd w:id="17393"/>
          </w:p>
          <w:p w14:paraId="65CF99C4" w14:textId="30574992" w:rsidR="00AD6DB4" w:rsidRPr="00671C8B" w:rsidDel="000934B8" w:rsidRDefault="00AD6DB4" w:rsidP="00166AF3">
            <w:pPr>
              <w:pStyle w:val="TableBody"/>
              <w:rPr>
                <w:del w:id="17394" w:author="Alban Roche" w:date="2017-08-02T16:42:00Z"/>
                <w:u w:val="single"/>
              </w:rPr>
            </w:pPr>
            <w:del w:id="17395" w:author="Alban Roche" w:date="2017-08-02T16:42:00Z">
              <w:r w:rsidRPr="00671C8B" w:rsidDel="000934B8">
                <w:rPr>
                  <w:u w:val="single"/>
                </w:rPr>
                <w:delText>Response</w:delText>
              </w:r>
              <w:bookmarkStart w:id="17396" w:name="_Toc489460658"/>
              <w:bookmarkEnd w:id="17396"/>
            </w:del>
          </w:p>
          <w:p w14:paraId="684AE02C" w14:textId="50343117" w:rsidR="00AD6DB4" w:rsidRPr="00671C8B" w:rsidDel="000934B8" w:rsidRDefault="00AD6DB4" w:rsidP="00166AF3">
            <w:pPr>
              <w:pStyle w:val="TableBody"/>
              <w:rPr>
                <w:del w:id="17397" w:author="Alban Roche" w:date="2017-08-02T16:42:00Z"/>
                <w:b/>
              </w:rPr>
            </w:pPr>
            <w:del w:id="17398" w:author="Alban Roche" w:date="2017-08-02T16:42:00Z">
              <w:r w:rsidRPr="00671C8B" w:rsidDel="000934B8">
                <w:rPr>
                  <w:b/>
                </w:rPr>
                <w:delText>+CGEQNEG: &lt;cid&gt;,&lt;Traffic class&gt;,&lt;Maximum bitrate UL&gt;,</w:delText>
              </w:r>
              <w:r w:rsidRPr="00671C8B" w:rsidDel="000934B8">
                <w:rPr>
                  <w:b/>
                </w:rPr>
                <w:br/>
                <w:delText>&lt;Maximum bitrate DL&gt;,&lt;Guaranteed bitrate UL&gt;,&lt;Guaranteed bitrate DL&gt;,</w:delText>
              </w:r>
              <w:r w:rsidRPr="00671C8B" w:rsidDel="000934B8">
                <w:rPr>
                  <w:b/>
                </w:rPr>
                <w:br/>
                <w:delText>&lt;Delivery order&gt;,&lt;Maximum SDU size&gt;,&lt;SDU error ratio&gt;,&lt;Residual bit error ratio&gt;,</w:delText>
              </w:r>
              <w:r w:rsidRPr="00671C8B" w:rsidDel="000934B8">
                <w:rPr>
                  <w:b/>
                </w:rPr>
                <w:br/>
                <w:delText>&lt;Delivery of erroneous SDUs&gt;,&lt;Transfer delay&gt;,&lt;Traffic handling priority</w:delText>
              </w:r>
              <w:commentRangeStart w:id="17399"/>
              <w:r w:rsidRPr="00671C8B" w:rsidDel="000934B8">
                <w:rPr>
                  <w:b/>
                </w:rPr>
                <w:delText>&gt;</w:delText>
              </w:r>
              <w:r w:rsidDel="000934B8">
                <w:rPr>
                  <w:b/>
                </w:rPr>
                <w:delText>,&lt;</w:delText>
              </w:r>
              <w:r w:rsidRPr="002B3F94" w:rsidDel="000934B8">
                <w:rPr>
                  <w:b/>
                </w:rPr>
                <w:delText>S</w:delText>
              </w:r>
              <w:r w:rsidRPr="00697FFD" w:rsidDel="000934B8">
                <w:rPr>
                  <w:b/>
                </w:rPr>
                <w:delText>ource</w:delText>
              </w:r>
              <w:r w:rsidDel="000934B8">
                <w:rPr>
                  <w:b/>
                </w:rPr>
                <w:delText xml:space="preserve"> </w:delText>
              </w:r>
              <w:r w:rsidRPr="00697FFD" w:rsidDel="000934B8">
                <w:rPr>
                  <w:b/>
                </w:rPr>
                <w:delText>statistics</w:delText>
              </w:r>
              <w:r w:rsidDel="000934B8">
                <w:rPr>
                  <w:b/>
                </w:rPr>
                <w:delText xml:space="preserve"> </w:delText>
              </w:r>
              <w:r w:rsidRPr="00697FFD" w:rsidDel="000934B8">
                <w:rPr>
                  <w:b/>
                </w:rPr>
                <w:delText>desc</w:delText>
              </w:r>
              <w:r w:rsidDel="000934B8">
                <w:rPr>
                  <w:b/>
                </w:rPr>
                <w:delText>riptor&gt;,&lt;</w:delText>
              </w:r>
              <w:r w:rsidRPr="00697FFD" w:rsidDel="000934B8">
                <w:rPr>
                  <w:b/>
                </w:rPr>
                <w:delText>Signaling indicat</w:delText>
              </w:r>
              <w:r w:rsidDel="000934B8">
                <w:rPr>
                  <w:b/>
                </w:rPr>
                <w:delText>ion&gt;</w:delText>
              </w:r>
              <w:commentRangeEnd w:id="17399"/>
              <w:r w:rsidDel="000934B8">
                <w:rPr>
                  <w:rStyle w:val="CommentReference"/>
                  <w:rFonts w:ascii="Verdana" w:hAnsi="Verdana" w:cs="Times New Roman"/>
                  <w:lang w:eastAsia="en-US"/>
                </w:rPr>
                <w:commentReference w:id="17399"/>
              </w:r>
              <w:bookmarkStart w:id="17400" w:name="_Toc489460659"/>
              <w:bookmarkEnd w:id="17400"/>
            </w:del>
          </w:p>
          <w:p w14:paraId="1B86EE60" w14:textId="07EFAA3A" w:rsidR="00AD6DB4" w:rsidRPr="00671C8B" w:rsidDel="000934B8" w:rsidRDefault="00AD6DB4" w:rsidP="00166AF3">
            <w:pPr>
              <w:pStyle w:val="TableBody"/>
              <w:rPr>
                <w:del w:id="17401" w:author="Alban Roche" w:date="2017-08-02T16:42:00Z"/>
              </w:rPr>
            </w:pPr>
            <w:del w:id="17402" w:author="Alban Roche" w:date="2017-08-02T16:42:00Z">
              <w:r w:rsidRPr="00671C8B" w:rsidDel="000934B8">
                <w:rPr>
                  <w:b/>
                </w:rPr>
                <w:delText>[&lt;CR&gt;&lt;LF&gt;+CGEQNEG: &lt;cid&gt;,&lt;Traffic class&gt;,&lt;Maximum bitrate UL&gt;,</w:delText>
              </w:r>
              <w:r w:rsidRPr="00671C8B" w:rsidDel="000934B8">
                <w:rPr>
                  <w:b/>
                </w:rPr>
                <w:br/>
                <w:delText>&lt;Maximum bitrate DL&gt;,&lt;Guaranteed bitrate UL&gt;,&lt;Guaranteed bitrate DL&gt;,</w:delText>
              </w:r>
              <w:r w:rsidRPr="00671C8B" w:rsidDel="000934B8">
                <w:rPr>
                  <w:b/>
                </w:rPr>
                <w:br/>
                <w:delText>&lt;Delivery order&gt;,&lt;Maximum SDU size&gt;,&lt;SDU error ratio&gt;,&lt;Residual bit error ratio&gt;,</w:delText>
              </w:r>
              <w:r w:rsidRPr="00671C8B" w:rsidDel="000934B8">
                <w:rPr>
                  <w:b/>
                </w:rPr>
                <w:br/>
                <w:delText>&lt;Delivery of erroneous SDUs&gt;,&lt;Transfer delay&gt;,&lt;Traffic handling priority&gt;</w:delText>
              </w:r>
              <w:r w:rsidDel="000934B8">
                <w:rPr>
                  <w:b/>
                </w:rPr>
                <w:delText>,&lt;</w:delText>
              </w:r>
              <w:r w:rsidRPr="002B3F94" w:rsidDel="000934B8">
                <w:rPr>
                  <w:b/>
                </w:rPr>
                <w:delText>S</w:delText>
              </w:r>
              <w:r w:rsidRPr="00697FFD" w:rsidDel="000934B8">
                <w:rPr>
                  <w:b/>
                </w:rPr>
                <w:delText>ource</w:delText>
              </w:r>
              <w:r w:rsidDel="000934B8">
                <w:rPr>
                  <w:b/>
                </w:rPr>
                <w:delText xml:space="preserve"> </w:delText>
              </w:r>
              <w:r w:rsidRPr="00697FFD" w:rsidDel="000934B8">
                <w:rPr>
                  <w:b/>
                </w:rPr>
                <w:delText>statistics</w:delText>
              </w:r>
              <w:r w:rsidDel="000934B8">
                <w:rPr>
                  <w:b/>
                </w:rPr>
                <w:delText xml:space="preserve"> </w:delText>
              </w:r>
              <w:r w:rsidRPr="00697FFD" w:rsidDel="000934B8">
                <w:rPr>
                  <w:b/>
                </w:rPr>
                <w:delText>desc</w:delText>
              </w:r>
              <w:r w:rsidDel="000934B8">
                <w:rPr>
                  <w:b/>
                </w:rPr>
                <w:delText>riptor&gt;,&lt;</w:delText>
              </w:r>
              <w:r w:rsidRPr="00697FFD" w:rsidDel="000934B8">
                <w:rPr>
                  <w:b/>
                </w:rPr>
                <w:delText>Signaling indicat</w:delText>
              </w:r>
              <w:r w:rsidDel="000934B8">
                <w:rPr>
                  <w:b/>
                </w:rPr>
                <w:delText>ion&gt;</w:delText>
              </w:r>
              <w:r w:rsidRPr="00671C8B" w:rsidDel="000934B8">
                <w:rPr>
                  <w:b/>
                </w:rPr>
                <w:delText>[....]]</w:delText>
              </w:r>
              <w:bookmarkStart w:id="17403" w:name="_Toc489460660"/>
              <w:bookmarkEnd w:id="17403"/>
            </w:del>
          </w:p>
          <w:p w14:paraId="22738C0E" w14:textId="10622B58" w:rsidR="00AD6DB4" w:rsidRPr="00671C8B" w:rsidDel="000934B8" w:rsidRDefault="00AD6DB4" w:rsidP="00166AF3">
            <w:pPr>
              <w:pStyle w:val="TableBody"/>
              <w:rPr>
                <w:del w:id="17404" w:author="Alban Roche" w:date="2017-08-02T16:42:00Z"/>
                <w:sz w:val="14"/>
                <w:szCs w:val="14"/>
              </w:rPr>
            </w:pPr>
            <w:bookmarkStart w:id="17405" w:name="_Toc489460661"/>
            <w:bookmarkEnd w:id="17405"/>
          </w:p>
          <w:p w14:paraId="45D0AAE2" w14:textId="3968A5CD" w:rsidR="00AD6DB4" w:rsidRPr="00671C8B" w:rsidDel="000934B8" w:rsidRDefault="00AD6DB4" w:rsidP="00166AF3">
            <w:pPr>
              <w:pStyle w:val="TableBody"/>
              <w:rPr>
                <w:del w:id="17406" w:author="Alban Roche" w:date="2017-08-02T16:42:00Z"/>
                <w:u w:val="single"/>
              </w:rPr>
            </w:pPr>
            <w:del w:id="17407" w:author="Alban Roche" w:date="2017-08-02T16:42:00Z">
              <w:r w:rsidRPr="00671C8B" w:rsidDel="000934B8">
                <w:rPr>
                  <w:u w:val="single"/>
                </w:rPr>
                <w:delText>Parameters</w:delText>
              </w:r>
              <w:bookmarkStart w:id="17408" w:name="_Toc489460662"/>
              <w:bookmarkEnd w:id="17408"/>
            </w:del>
          </w:p>
          <w:p w14:paraId="713889F9" w14:textId="75412EB3" w:rsidR="00AD6DB4" w:rsidRPr="00671C8B" w:rsidDel="000934B8" w:rsidRDefault="00AD6DB4" w:rsidP="00166AF3">
            <w:pPr>
              <w:pStyle w:val="TableBody"/>
              <w:rPr>
                <w:del w:id="17409" w:author="Alban Roche" w:date="2017-08-02T16:42:00Z"/>
                <w:szCs w:val="18"/>
              </w:rPr>
            </w:pPr>
            <w:del w:id="17410" w:author="Alban Roche" w:date="2017-08-02T16:42:00Z">
              <w:r w:rsidRPr="00671C8B" w:rsidDel="000934B8">
                <w:rPr>
                  <w:b/>
                  <w:szCs w:val="18"/>
                </w:rPr>
                <w:delText>&lt;cid&gt;</w:delText>
              </w:r>
              <w:r w:rsidRPr="00671C8B" w:rsidDel="000934B8">
                <w:rPr>
                  <w:szCs w:val="18"/>
                </w:rPr>
                <w:tab/>
                <w:delText>numeric parameter which specifies a particular PDP context definition (see +CGDCONT and +CGDSCONT commands)</w:delText>
              </w:r>
              <w:bookmarkStart w:id="17411" w:name="_Toc489460663"/>
              <w:bookmarkEnd w:id="17411"/>
            </w:del>
          </w:p>
          <w:p w14:paraId="2112088D" w14:textId="60A975AC" w:rsidR="00AD6DB4" w:rsidRPr="00606C5D" w:rsidDel="000934B8" w:rsidRDefault="00AD6DB4" w:rsidP="00166AF3">
            <w:pPr>
              <w:pStyle w:val="TableBody"/>
              <w:rPr>
                <w:del w:id="17412" w:author="Alban Roche" w:date="2017-08-02T16:42:00Z"/>
                <w:sz w:val="16"/>
                <w:szCs w:val="16"/>
              </w:rPr>
            </w:pPr>
            <w:bookmarkStart w:id="17413" w:name="_Toc489460664"/>
            <w:bookmarkEnd w:id="17413"/>
          </w:p>
          <w:p w14:paraId="4BDEBCB3" w14:textId="527121F7" w:rsidR="00AD6DB4" w:rsidRPr="00671C8B" w:rsidDel="000934B8" w:rsidRDefault="00AD6DB4" w:rsidP="00166AF3">
            <w:pPr>
              <w:pStyle w:val="TableBody"/>
              <w:rPr>
                <w:del w:id="17414" w:author="Alban Roche" w:date="2017-08-02T16:42:00Z"/>
                <w:szCs w:val="18"/>
              </w:rPr>
            </w:pPr>
            <w:del w:id="17415" w:author="Alban Roche" w:date="2017-08-02T16:42:00Z">
              <w:r w:rsidRPr="00671C8B" w:rsidDel="000934B8">
                <w:rPr>
                  <w:b/>
                  <w:szCs w:val="18"/>
                </w:rPr>
                <w:delText>&lt;Traffic_class&gt;</w:delText>
              </w:r>
              <w:r w:rsidRPr="00671C8B" w:rsidDel="000934B8">
                <w:rPr>
                  <w:szCs w:val="18"/>
                </w:rPr>
                <w:tab/>
                <w:delText>UMTS bearer service application type</w:delText>
              </w:r>
              <w:bookmarkStart w:id="17416" w:name="_Toc489460665"/>
              <w:bookmarkEnd w:id="17416"/>
            </w:del>
          </w:p>
          <w:p w14:paraId="3AF9F0B3" w14:textId="3819C5C7" w:rsidR="00AD6DB4" w:rsidRPr="00671C8B" w:rsidDel="000934B8" w:rsidRDefault="00AD6DB4" w:rsidP="00166AF3">
            <w:pPr>
              <w:pStyle w:val="TableBody"/>
              <w:rPr>
                <w:del w:id="17417" w:author="Alban Roche" w:date="2017-08-02T16:42:00Z"/>
                <w:szCs w:val="18"/>
              </w:rPr>
            </w:pPr>
            <w:del w:id="17418" w:author="Alban Roche" w:date="2017-08-02T16:42:00Z">
              <w:r w:rsidRPr="00671C8B" w:rsidDel="000934B8">
                <w:rPr>
                  <w:szCs w:val="18"/>
                  <w:u w:val="single"/>
                </w:rPr>
                <w:delText>0</w:delText>
              </w:r>
              <w:r w:rsidRPr="00671C8B" w:rsidDel="000934B8">
                <w:rPr>
                  <w:szCs w:val="18"/>
                </w:rPr>
                <w:tab/>
                <w:delText>Conversational</w:delText>
              </w:r>
              <w:bookmarkStart w:id="17419" w:name="_Toc489460666"/>
              <w:bookmarkEnd w:id="17419"/>
            </w:del>
          </w:p>
          <w:p w14:paraId="2193DC6B" w14:textId="5BE3FD3D" w:rsidR="00AD6DB4" w:rsidRPr="00671C8B" w:rsidDel="000934B8" w:rsidRDefault="00AD6DB4" w:rsidP="00166AF3">
            <w:pPr>
              <w:pStyle w:val="TableBody"/>
              <w:rPr>
                <w:del w:id="17420" w:author="Alban Roche" w:date="2017-08-02T16:42:00Z"/>
                <w:szCs w:val="18"/>
              </w:rPr>
            </w:pPr>
            <w:del w:id="17421" w:author="Alban Roche" w:date="2017-08-02T16:42:00Z">
              <w:r w:rsidRPr="00671C8B" w:rsidDel="000934B8">
                <w:rPr>
                  <w:szCs w:val="18"/>
                </w:rPr>
                <w:delText>1</w:delText>
              </w:r>
              <w:r w:rsidRPr="00671C8B" w:rsidDel="000934B8">
                <w:rPr>
                  <w:szCs w:val="18"/>
                </w:rPr>
                <w:tab/>
                <w:delText>Streaming</w:delText>
              </w:r>
              <w:bookmarkStart w:id="17422" w:name="_Toc489460667"/>
              <w:bookmarkEnd w:id="17422"/>
            </w:del>
          </w:p>
          <w:p w14:paraId="407BC319" w14:textId="73433D3E" w:rsidR="00AD6DB4" w:rsidRPr="00671C8B" w:rsidDel="000934B8" w:rsidRDefault="00AD6DB4" w:rsidP="00166AF3">
            <w:pPr>
              <w:pStyle w:val="TableBody"/>
              <w:rPr>
                <w:del w:id="17423" w:author="Alban Roche" w:date="2017-08-02T16:42:00Z"/>
                <w:szCs w:val="18"/>
              </w:rPr>
            </w:pPr>
            <w:del w:id="17424" w:author="Alban Roche" w:date="2017-08-02T16:42:00Z">
              <w:r w:rsidRPr="00671C8B" w:rsidDel="000934B8">
                <w:rPr>
                  <w:szCs w:val="18"/>
                </w:rPr>
                <w:delText>2</w:delText>
              </w:r>
              <w:r w:rsidRPr="00671C8B" w:rsidDel="000934B8">
                <w:rPr>
                  <w:szCs w:val="18"/>
                </w:rPr>
                <w:tab/>
                <w:delText>Interactive</w:delText>
              </w:r>
              <w:bookmarkStart w:id="17425" w:name="_Toc489460668"/>
              <w:bookmarkEnd w:id="17425"/>
            </w:del>
          </w:p>
          <w:p w14:paraId="66F861D5" w14:textId="6767DFDF" w:rsidR="00AD6DB4" w:rsidRPr="00671C8B" w:rsidDel="000934B8" w:rsidRDefault="00AD6DB4" w:rsidP="00166AF3">
            <w:pPr>
              <w:pStyle w:val="TableBody"/>
              <w:rPr>
                <w:del w:id="17426" w:author="Alban Roche" w:date="2017-08-02T16:42:00Z"/>
                <w:szCs w:val="18"/>
              </w:rPr>
            </w:pPr>
            <w:del w:id="17427" w:author="Alban Roche" w:date="2017-08-02T16:42:00Z">
              <w:r w:rsidRPr="00671C8B" w:rsidDel="000934B8">
                <w:rPr>
                  <w:szCs w:val="18"/>
                </w:rPr>
                <w:delText>3</w:delText>
              </w:r>
              <w:r w:rsidRPr="00671C8B" w:rsidDel="000934B8">
                <w:rPr>
                  <w:szCs w:val="18"/>
                </w:rPr>
                <w:tab/>
                <w:delText>Background</w:delText>
              </w:r>
              <w:bookmarkStart w:id="17428" w:name="_Toc489460669"/>
              <w:bookmarkEnd w:id="17428"/>
            </w:del>
          </w:p>
          <w:p w14:paraId="61CE1AB8" w14:textId="17045471" w:rsidR="00AD6DB4" w:rsidRPr="00606C5D" w:rsidDel="000934B8" w:rsidRDefault="00AD6DB4" w:rsidP="00166AF3">
            <w:pPr>
              <w:pStyle w:val="TableBody"/>
              <w:rPr>
                <w:del w:id="17429" w:author="Alban Roche" w:date="2017-08-02T16:42:00Z"/>
                <w:b/>
                <w:sz w:val="16"/>
                <w:szCs w:val="16"/>
              </w:rPr>
            </w:pPr>
            <w:bookmarkStart w:id="17430" w:name="_Toc489460670"/>
            <w:bookmarkEnd w:id="17430"/>
          </w:p>
          <w:p w14:paraId="3AE3E5BA" w14:textId="3C2794EC" w:rsidR="00AD6DB4" w:rsidRPr="00671C8B" w:rsidDel="000934B8" w:rsidRDefault="00AD6DB4" w:rsidP="00166AF3">
            <w:pPr>
              <w:pStyle w:val="TableBody"/>
              <w:rPr>
                <w:del w:id="17431" w:author="Alban Roche" w:date="2017-08-02T16:42:00Z"/>
                <w:szCs w:val="18"/>
              </w:rPr>
            </w:pPr>
            <w:del w:id="17432" w:author="Alban Roche" w:date="2017-08-02T16:42:00Z">
              <w:r w:rsidRPr="00671C8B" w:rsidDel="000934B8">
                <w:rPr>
                  <w:b/>
                  <w:szCs w:val="18"/>
                </w:rPr>
                <w:delText>&lt;Maximum_bitrate_UL&gt;</w:delText>
              </w:r>
              <w:r w:rsidRPr="00671C8B" w:rsidDel="000934B8">
                <w:rPr>
                  <w:szCs w:val="18"/>
                </w:rPr>
                <w:tab/>
                <w:delText>Numeric parameter that indicates the maximum number of kbits/s delivered to UMTS (up-link traffic) at a SAP.</w:delText>
              </w:r>
              <w:bookmarkStart w:id="17433" w:name="_Toc489460671"/>
              <w:bookmarkEnd w:id="17433"/>
            </w:del>
          </w:p>
          <w:p w14:paraId="53F0E517" w14:textId="558903AA" w:rsidR="00AD6DB4" w:rsidRPr="00606C5D" w:rsidDel="000934B8" w:rsidRDefault="00AD6DB4" w:rsidP="00166AF3">
            <w:pPr>
              <w:pStyle w:val="TableBody"/>
              <w:rPr>
                <w:del w:id="17434" w:author="Alban Roche" w:date="2017-08-02T16:42:00Z"/>
                <w:b/>
                <w:sz w:val="16"/>
                <w:szCs w:val="16"/>
              </w:rPr>
            </w:pPr>
            <w:bookmarkStart w:id="17435" w:name="_Toc489460672"/>
            <w:bookmarkEnd w:id="17435"/>
          </w:p>
          <w:p w14:paraId="5B9178FF" w14:textId="621CB28F" w:rsidR="00AD6DB4" w:rsidRPr="00671C8B" w:rsidDel="000934B8" w:rsidRDefault="00AD6DB4" w:rsidP="00166AF3">
            <w:pPr>
              <w:pStyle w:val="TableBody"/>
              <w:rPr>
                <w:del w:id="17436" w:author="Alban Roche" w:date="2017-08-02T16:42:00Z"/>
              </w:rPr>
            </w:pPr>
            <w:del w:id="17437" w:author="Alban Roche" w:date="2017-08-02T16:42:00Z">
              <w:r w:rsidRPr="00671C8B" w:rsidDel="000934B8">
                <w:rPr>
                  <w:b/>
                </w:rPr>
                <w:delText>&lt;Maximum_bitrate_DL&gt;</w:delText>
              </w:r>
              <w:r w:rsidRPr="00671C8B" w:rsidDel="000934B8">
                <w:tab/>
                <w:delText>Numeric parameter that indicates the maximum number of kbits/s delivered by UMTS (down-link traffic) at a SAP.</w:delText>
              </w:r>
              <w:bookmarkStart w:id="17438" w:name="_Toc489460673"/>
              <w:bookmarkEnd w:id="17438"/>
            </w:del>
          </w:p>
          <w:p w14:paraId="76DBC013" w14:textId="01FB09FF" w:rsidR="00AD6DB4" w:rsidRPr="00606C5D" w:rsidDel="000934B8" w:rsidRDefault="00AD6DB4" w:rsidP="00166AF3">
            <w:pPr>
              <w:pStyle w:val="TableBody"/>
              <w:rPr>
                <w:del w:id="17439" w:author="Alban Roche" w:date="2017-08-02T16:42:00Z"/>
                <w:b/>
                <w:sz w:val="16"/>
                <w:szCs w:val="16"/>
              </w:rPr>
            </w:pPr>
            <w:bookmarkStart w:id="17440" w:name="_Toc489460674"/>
            <w:bookmarkEnd w:id="17440"/>
          </w:p>
          <w:p w14:paraId="67649941" w14:textId="241E2F19" w:rsidR="00AD6DB4" w:rsidRPr="00671C8B" w:rsidDel="000934B8" w:rsidRDefault="00AD6DB4" w:rsidP="00166AF3">
            <w:pPr>
              <w:pStyle w:val="TableBody"/>
              <w:rPr>
                <w:del w:id="17441" w:author="Alban Roche" w:date="2017-08-02T16:42:00Z"/>
              </w:rPr>
            </w:pPr>
            <w:del w:id="17442" w:author="Alban Roche" w:date="2017-08-02T16:42:00Z">
              <w:r w:rsidRPr="00671C8B" w:rsidDel="000934B8">
                <w:rPr>
                  <w:b/>
                </w:rPr>
                <w:delText>&lt;Guaranteed_bitrate_UL&gt;</w:delText>
              </w:r>
              <w:r w:rsidRPr="00671C8B" w:rsidDel="000934B8">
                <w:tab/>
                <w:delText>Numeric parameter that indicates the guaranteed number of kbits/s delivered to UMTS (up-link traffic) at a SAP (provided that there is data to deliver).</w:delText>
              </w:r>
              <w:bookmarkStart w:id="17443" w:name="_Toc489460675"/>
              <w:bookmarkEnd w:id="17443"/>
            </w:del>
          </w:p>
          <w:p w14:paraId="1958324D" w14:textId="35018C3A" w:rsidR="00AD6DB4" w:rsidRPr="00606C5D" w:rsidDel="000934B8" w:rsidRDefault="00AD6DB4" w:rsidP="00166AF3">
            <w:pPr>
              <w:pStyle w:val="TableBody"/>
              <w:rPr>
                <w:del w:id="17444" w:author="Alban Roche" w:date="2017-08-02T16:42:00Z"/>
                <w:b/>
                <w:sz w:val="16"/>
                <w:szCs w:val="16"/>
              </w:rPr>
            </w:pPr>
            <w:bookmarkStart w:id="17445" w:name="_Toc489460676"/>
            <w:bookmarkEnd w:id="17445"/>
          </w:p>
          <w:p w14:paraId="678E65B9" w14:textId="7DF17170" w:rsidR="00AD6DB4" w:rsidRPr="00671C8B" w:rsidDel="000934B8" w:rsidRDefault="00AD6DB4" w:rsidP="00166AF3">
            <w:pPr>
              <w:pStyle w:val="TableBody"/>
              <w:rPr>
                <w:del w:id="17446" w:author="Alban Roche" w:date="2017-08-02T16:42:00Z"/>
              </w:rPr>
            </w:pPr>
            <w:del w:id="17447" w:author="Alban Roche" w:date="2017-08-02T16:42:00Z">
              <w:r w:rsidRPr="00671C8B" w:rsidDel="000934B8">
                <w:rPr>
                  <w:b/>
                </w:rPr>
                <w:delText>&lt;Guaranteed_bitrate_DL&gt;</w:delText>
              </w:r>
              <w:r w:rsidRPr="00671C8B" w:rsidDel="000934B8">
                <w:tab/>
                <w:delText>Numeric parameter that indicates the guaranteed number of kbits/s delivered by UMTS (down-link traffic) at a SAP (provided that there is data to deliver).</w:delText>
              </w:r>
              <w:bookmarkStart w:id="17448" w:name="_Toc489460677"/>
              <w:bookmarkEnd w:id="17448"/>
            </w:del>
          </w:p>
          <w:p w14:paraId="5CE15B6C" w14:textId="3299C149" w:rsidR="00AD6DB4" w:rsidRPr="00606C5D" w:rsidDel="000934B8" w:rsidRDefault="00AD6DB4" w:rsidP="00166AF3">
            <w:pPr>
              <w:pStyle w:val="TableBody"/>
              <w:rPr>
                <w:del w:id="17449" w:author="Alban Roche" w:date="2017-08-02T16:42:00Z"/>
                <w:b/>
                <w:sz w:val="16"/>
                <w:szCs w:val="16"/>
              </w:rPr>
            </w:pPr>
            <w:bookmarkStart w:id="17450" w:name="_Toc489460678"/>
            <w:bookmarkEnd w:id="17450"/>
          </w:p>
          <w:p w14:paraId="4C7D29AE" w14:textId="44B34F5D" w:rsidR="00AD6DB4" w:rsidRPr="00671C8B" w:rsidDel="000934B8" w:rsidRDefault="00AD6DB4" w:rsidP="00166AF3">
            <w:pPr>
              <w:pStyle w:val="TableBody"/>
              <w:rPr>
                <w:del w:id="17451" w:author="Alban Roche" w:date="2017-08-02T16:42:00Z"/>
              </w:rPr>
            </w:pPr>
            <w:del w:id="17452" w:author="Alban Roche" w:date="2017-08-02T16:42:00Z">
              <w:r w:rsidRPr="00671C8B" w:rsidDel="000934B8">
                <w:rPr>
                  <w:b/>
                </w:rPr>
                <w:delText>&lt;Delivery_order&gt;</w:delText>
              </w:r>
              <w:r w:rsidRPr="00671C8B" w:rsidDel="000934B8">
                <w:tab/>
                <w:delText>Numeric parameter that indicates whether the UMTS bearer shall provide in-sequence SDU delivery or not</w:delText>
              </w:r>
              <w:bookmarkStart w:id="17453" w:name="_Toc489460679"/>
              <w:bookmarkEnd w:id="17453"/>
            </w:del>
          </w:p>
          <w:p w14:paraId="78B4E42E" w14:textId="32CBC109" w:rsidR="00AD6DB4" w:rsidRPr="00671C8B" w:rsidDel="000934B8" w:rsidRDefault="00AD6DB4" w:rsidP="00166AF3">
            <w:pPr>
              <w:pStyle w:val="TableBody"/>
              <w:rPr>
                <w:del w:id="17454" w:author="Alban Roche" w:date="2017-08-02T16:42:00Z"/>
              </w:rPr>
            </w:pPr>
            <w:del w:id="17455" w:author="Alban Roche" w:date="2017-08-02T16:42:00Z">
              <w:r w:rsidRPr="00671C8B" w:rsidDel="000934B8">
                <w:delText>0</w:delText>
              </w:r>
              <w:r w:rsidRPr="00671C8B" w:rsidDel="000934B8">
                <w:tab/>
                <w:delText>No</w:delText>
              </w:r>
              <w:bookmarkStart w:id="17456" w:name="_Toc489460680"/>
              <w:bookmarkEnd w:id="17456"/>
            </w:del>
          </w:p>
          <w:p w14:paraId="4EA2AF19" w14:textId="59BBCE69" w:rsidR="00AD6DB4" w:rsidRPr="00671C8B" w:rsidDel="000934B8" w:rsidRDefault="00AD6DB4" w:rsidP="00166AF3">
            <w:pPr>
              <w:pStyle w:val="TableBody"/>
              <w:rPr>
                <w:del w:id="17457" w:author="Alban Roche" w:date="2017-08-02T16:42:00Z"/>
              </w:rPr>
            </w:pPr>
            <w:del w:id="17458" w:author="Alban Roche" w:date="2017-08-02T16:42:00Z">
              <w:r w:rsidRPr="00671C8B" w:rsidDel="000934B8">
                <w:delText>1</w:delText>
              </w:r>
              <w:r w:rsidRPr="00671C8B" w:rsidDel="000934B8">
                <w:tab/>
                <w:delText>Yes</w:delText>
              </w:r>
              <w:bookmarkStart w:id="17459" w:name="_Toc489460681"/>
              <w:bookmarkEnd w:id="17459"/>
            </w:del>
          </w:p>
          <w:p w14:paraId="52242B9F" w14:textId="14EA7E45" w:rsidR="00AD6DB4" w:rsidRPr="00606C5D" w:rsidDel="000934B8" w:rsidRDefault="00AD6DB4" w:rsidP="00166AF3">
            <w:pPr>
              <w:pStyle w:val="TableBody"/>
              <w:rPr>
                <w:del w:id="17460" w:author="Alban Roche" w:date="2017-08-02T16:42:00Z"/>
                <w:b/>
                <w:sz w:val="16"/>
                <w:szCs w:val="16"/>
              </w:rPr>
            </w:pPr>
            <w:bookmarkStart w:id="17461" w:name="_Toc489460682"/>
            <w:bookmarkEnd w:id="17461"/>
          </w:p>
          <w:p w14:paraId="50AA4EEC" w14:textId="588EA900" w:rsidR="00AD6DB4" w:rsidRPr="00671C8B" w:rsidDel="000934B8" w:rsidRDefault="00AD6DB4" w:rsidP="00166AF3">
            <w:pPr>
              <w:pStyle w:val="TableBody"/>
              <w:rPr>
                <w:del w:id="17462" w:author="Alban Roche" w:date="2017-08-02T16:42:00Z"/>
              </w:rPr>
            </w:pPr>
            <w:del w:id="17463" w:author="Alban Roche" w:date="2017-08-02T16:42:00Z">
              <w:r w:rsidRPr="00671C8B" w:rsidDel="000934B8">
                <w:rPr>
                  <w:b/>
                </w:rPr>
                <w:delText>&lt;Maximum_SDU_size&gt;</w:delText>
              </w:r>
              <w:r w:rsidRPr="00671C8B" w:rsidDel="000934B8">
                <w:tab/>
                <w:delText>Numeric parameter that indicates the maximum allowed SDU size in octets</w:delText>
              </w:r>
              <w:bookmarkStart w:id="17464" w:name="_Toc489460683"/>
              <w:bookmarkEnd w:id="17464"/>
            </w:del>
          </w:p>
          <w:p w14:paraId="30A29D9C" w14:textId="73F6388B" w:rsidR="00AD6DB4" w:rsidRPr="00606C5D" w:rsidDel="000934B8" w:rsidRDefault="00AD6DB4" w:rsidP="00166AF3">
            <w:pPr>
              <w:pStyle w:val="TableBody"/>
              <w:rPr>
                <w:del w:id="17465" w:author="Alban Roche" w:date="2017-08-02T16:42:00Z"/>
                <w:b/>
                <w:sz w:val="16"/>
                <w:szCs w:val="16"/>
              </w:rPr>
            </w:pPr>
            <w:bookmarkStart w:id="17466" w:name="_Toc489460684"/>
            <w:bookmarkEnd w:id="17466"/>
          </w:p>
          <w:p w14:paraId="69853665" w14:textId="7DCC4602" w:rsidR="00AD6DB4" w:rsidRPr="00671C8B" w:rsidDel="000934B8" w:rsidRDefault="00AD6DB4" w:rsidP="00166AF3">
            <w:pPr>
              <w:pStyle w:val="TableBody"/>
              <w:rPr>
                <w:del w:id="17467" w:author="Alban Roche" w:date="2017-08-02T16:42:00Z"/>
              </w:rPr>
            </w:pPr>
            <w:del w:id="17468" w:author="Alban Roche" w:date="2017-08-02T16:42:00Z">
              <w:r w:rsidRPr="00671C8B" w:rsidDel="000934B8">
                <w:rPr>
                  <w:b/>
                </w:rPr>
                <w:delText>&lt;SDU_error_ratio&gt;</w:delText>
              </w:r>
              <w:r w:rsidRPr="00671C8B" w:rsidDel="000934B8">
                <w:tab/>
                <w:delText>String parameter that indicates the target value for the fraction of SDUs lost or detected as erroneous. SDU error ratio is defined only for conforming traffic. The value is specified as 'mEe'.</w:delText>
              </w:r>
              <w:bookmarkStart w:id="17469" w:name="_Toc489460685"/>
              <w:bookmarkEnd w:id="17469"/>
            </w:del>
          </w:p>
          <w:p w14:paraId="3684C0E5" w14:textId="20A6B250" w:rsidR="00AD6DB4" w:rsidRPr="00671C8B" w:rsidDel="000934B8" w:rsidRDefault="00AD6DB4" w:rsidP="00166AF3">
            <w:pPr>
              <w:pStyle w:val="TableBody"/>
              <w:rPr>
                <w:del w:id="17470" w:author="Alban Roche" w:date="2017-08-02T16:42:00Z"/>
                <w:b/>
              </w:rPr>
            </w:pPr>
            <w:bookmarkStart w:id="17471" w:name="_Toc489460686"/>
            <w:bookmarkEnd w:id="17471"/>
          </w:p>
          <w:p w14:paraId="1DE8E2DE" w14:textId="0827ED92" w:rsidR="00AD6DB4" w:rsidRPr="00671C8B" w:rsidDel="000934B8" w:rsidRDefault="00AD6DB4" w:rsidP="00166AF3">
            <w:pPr>
              <w:pStyle w:val="TableBody"/>
              <w:rPr>
                <w:del w:id="17472" w:author="Alban Roche" w:date="2017-08-02T16:42:00Z"/>
              </w:rPr>
            </w:pPr>
            <w:del w:id="17473" w:author="Alban Roche" w:date="2017-08-02T16:42:00Z">
              <w:r w:rsidRPr="00671C8B" w:rsidDel="000934B8">
                <w:rPr>
                  <w:b/>
                </w:rPr>
                <w:delText>&lt;Residual_bit_error_ratio&gt;</w:delText>
              </w:r>
              <w:r w:rsidRPr="00671C8B" w:rsidDel="000934B8">
                <w:tab/>
                <w:delText>String parameter that indicates the target value for the undetected bit error ratio in the delivered SDUs. If no error detection is requested, Residual bit error ratio indicates the bit error ratio in the delivered SDUs. The value is specified as 'mEe'.</w:delText>
              </w:r>
              <w:bookmarkStart w:id="17474" w:name="_Toc489460687"/>
              <w:bookmarkEnd w:id="17474"/>
            </w:del>
          </w:p>
          <w:p w14:paraId="0A5411AE" w14:textId="7ED1BD19" w:rsidR="00AD6DB4" w:rsidRPr="00671C8B" w:rsidDel="000934B8" w:rsidRDefault="00AD6DB4" w:rsidP="00166AF3">
            <w:pPr>
              <w:pStyle w:val="TableBody"/>
              <w:rPr>
                <w:del w:id="17475" w:author="Alban Roche" w:date="2017-08-02T16:42:00Z"/>
                <w:b/>
              </w:rPr>
            </w:pPr>
            <w:bookmarkStart w:id="17476" w:name="_Toc489460688"/>
            <w:bookmarkEnd w:id="17476"/>
          </w:p>
          <w:p w14:paraId="5636E812" w14:textId="180EE400" w:rsidR="00AD6DB4" w:rsidRPr="00671C8B" w:rsidDel="000934B8" w:rsidRDefault="00AD6DB4" w:rsidP="00166AF3">
            <w:pPr>
              <w:pStyle w:val="TableBody"/>
              <w:rPr>
                <w:del w:id="17477" w:author="Alban Roche" w:date="2017-08-02T16:42:00Z"/>
              </w:rPr>
            </w:pPr>
            <w:del w:id="17478" w:author="Alban Roche" w:date="2017-08-02T16:42:00Z">
              <w:r w:rsidRPr="00671C8B" w:rsidDel="000934B8">
                <w:rPr>
                  <w:b/>
                </w:rPr>
                <w:delText>&lt;Delivery_of_erroneous_SDUs&gt;</w:delText>
              </w:r>
              <w:r w:rsidRPr="00671C8B" w:rsidDel="000934B8">
                <w:tab/>
                <w:delText>Numeric parameter that indicates whether SDUs detected as erroneous shall be delivered or not</w:delText>
              </w:r>
              <w:bookmarkStart w:id="17479" w:name="_Toc489460689"/>
              <w:bookmarkEnd w:id="17479"/>
            </w:del>
          </w:p>
          <w:p w14:paraId="1371ECA8" w14:textId="4EFA1481" w:rsidR="00AD6DB4" w:rsidRPr="00671C8B" w:rsidDel="000934B8" w:rsidRDefault="00AD6DB4" w:rsidP="00166AF3">
            <w:pPr>
              <w:pStyle w:val="TableBody"/>
              <w:rPr>
                <w:del w:id="17480" w:author="Alban Roche" w:date="2017-08-02T16:42:00Z"/>
              </w:rPr>
            </w:pPr>
            <w:del w:id="17481" w:author="Alban Roche" w:date="2017-08-02T16:42:00Z">
              <w:r w:rsidRPr="00671C8B" w:rsidDel="000934B8">
                <w:delText>0</w:delText>
              </w:r>
              <w:r w:rsidRPr="00671C8B" w:rsidDel="000934B8">
                <w:tab/>
                <w:delText>No</w:delText>
              </w:r>
              <w:bookmarkStart w:id="17482" w:name="_Toc489460690"/>
              <w:bookmarkEnd w:id="17482"/>
            </w:del>
          </w:p>
          <w:p w14:paraId="1490B503" w14:textId="4A10F8E0" w:rsidR="00AD6DB4" w:rsidRPr="00671C8B" w:rsidDel="000934B8" w:rsidRDefault="00AD6DB4" w:rsidP="00166AF3">
            <w:pPr>
              <w:pStyle w:val="TableBody"/>
              <w:rPr>
                <w:del w:id="17483" w:author="Alban Roche" w:date="2017-08-02T16:42:00Z"/>
              </w:rPr>
            </w:pPr>
            <w:del w:id="17484" w:author="Alban Roche" w:date="2017-08-02T16:42:00Z">
              <w:r w:rsidRPr="00671C8B" w:rsidDel="000934B8">
                <w:delText>1</w:delText>
              </w:r>
              <w:r w:rsidRPr="00671C8B" w:rsidDel="000934B8">
                <w:tab/>
                <w:delText>Yes</w:delText>
              </w:r>
              <w:bookmarkStart w:id="17485" w:name="_Toc489460691"/>
              <w:bookmarkEnd w:id="17485"/>
            </w:del>
          </w:p>
          <w:p w14:paraId="0E7CEE9D" w14:textId="177D8CCA" w:rsidR="00AD6DB4" w:rsidRPr="00671C8B" w:rsidDel="000934B8" w:rsidRDefault="00AD6DB4" w:rsidP="00166AF3">
            <w:pPr>
              <w:pStyle w:val="TableBody"/>
              <w:rPr>
                <w:del w:id="17486" w:author="Alban Roche" w:date="2017-08-02T16:42:00Z"/>
              </w:rPr>
            </w:pPr>
            <w:del w:id="17487" w:author="Alban Roche" w:date="2017-08-02T16:42:00Z">
              <w:r w:rsidRPr="00671C8B" w:rsidDel="000934B8">
                <w:delText>2</w:delText>
              </w:r>
              <w:r w:rsidRPr="00671C8B" w:rsidDel="000934B8">
                <w:tab/>
                <w:delText>No detect</w:delText>
              </w:r>
              <w:bookmarkStart w:id="17488" w:name="_Toc489460692"/>
              <w:bookmarkEnd w:id="17488"/>
            </w:del>
          </w:p>
          <w:p w14:paraId="69DAAB30" w14:textId="468EE831" w:rsidR="00AD6DB4" w:rsidRPr="00671C8B" w:rsidDel="000934B8" w:rsidRDefault="00AD6DB4" w:rsidP="00166AF3">
            <w:pPr>
              <w:pStyle w:val="TableBody"/>
              <w:rPr>
                <w:del w:id="17489" w:author="Alban Roche" w:date="2017-08-02T16:42:00Z"/>
              </w:rPr>
            </w:pPr>
            <w:bookmarkStart w:id="17490" w:name="_Toc489460693"/>
            <w:bookmarkEnd w:id="17490"/>
          </w:p>
          <w:p w14:paraId="04E64C73" w14:textId="61801849" w:rsidR="00AD6DB4" w:rsidRPr="00671C8B" w:rsidDel="000934B8" w:rsidRDefault="00AD6DB4" w:rsidP="00166AF3">
            <w:pPr>
              <w:pStyle w:val="TableBody"/>
              <w:rPr>
                <w:del w:id="17491" w:author="Alban Roche" w:date="2017-08-02T16:42:00Z"/>
              </w:rPr>
            </w:pPr>
            <w:del w:id="17492" w:author="Alban Roche" w:date="2017-08-02T16:42:00Z">
              <w:r w:rsidRPr="00671C8B" w:rsidDel="000934B8">
                <w:rPr>
                  <w:b/>
                </w:rPr>
                <w:delText>&lt;Transfer_delay&gt;</w:delText>
              </w:r>
              <w:r w:rsidRPr="00671C8B" w:rsidDel="000934B8">
                <w:tab/>
                <w:delText>Numeric parameter that indicates the targeted time between request to transfer an SDU at one SAP to its delivery at the other SAP, in milliseconds</w:delText>
              </w:r>
              <w:bookmarkStart w:id="17493" w:name="_Toc489460694"/>
              <w:bookmarkEnd w:id="17493"/>
            </w:del>
          </w:p>
          <w:p w14:paraId="120F7C7F" w14:textId="0A308775" w:rsidR="00AD6DB4" w:rsidRPr="00671C8B" w:rsidDel="000934B8" w:rsidRDefault="00AD6DB4" w:rsidP="00166AF3">
            <w:pPr>
              <w:pStyle w:val="TableBody"/>
              <w:rPr>
                <w:del w:id="17494" w:author="Alban Roche" w:date="2017-08-02T16:42:00Z"/>
                <w:b/>
              </w:rPr>
            </w:pPr>
            <w:bookmarkStart w:id="17495" w:name="_Toc489460695"/>
            <w:bookmarkEnd w:id="17495"/>
          </w:p>
          <w:p w14:paraId="7727C7C2" w14:textId="529B0BFA" w:rsidR="00AD6DB4" w:rsidDel="000934B8" w:rsidRDefault="00AD6DB4" w:rsidP="00166AF3">
            <w:pPr>
              <w:pStyle w:val="TableBody"/>
              <w:rPr>
                <w:del w:id="17496" w:author="Alban Roche" w:date="2017-08-02T16:42:00Z"/>
              </w:rPr>
            </w:pPr>
            <w:del w:id="17497" w:author="Alban Roche" w:date="2017-08-02T16:42:00Z">
              <w:r w:rsidRPr="00671C8B" w:rsidDel="000934B8">
                <w:rPr>
                  <w:b/>
                </w:rPr>
                <w:delText>&lt;Traffic_handling_priority&gt;</w:delText>
              </w:r>
              <w:r w:rsidRPr="00671C8B" w:rsidDel="000934B8">
                <w:tab/>
                <w:delText>Numeric parameter that specifies the relative importance for handling of all SDUs belonging to the UMTS bearer compared to the SDUs of other bearers</w:delText>
              </w:r>
              <w:bookmarkStart w:id="17498" w:name="_Toc489460696"/>
              <w:bookmarkEnd w:id="17498"/>
            </w:del>
          </w:p>
          <w:p w14:paraId="4C276373" w14:textId="212751FC" w:rsidR="00AD6DB4" w:rsidDel="000934B8" w:rsidRDefault="00AD6DB4" w:rsidP="00166AF3">
            <w:pPr>
              <w:pStyle w:val="TableBody"/>
              <w:rPr>
                <w:del w:id="17499" w:author="Alban Roche" w:date="2017-08-02T16:42:00Z"/>
              </w:rPr>
            </w:pPr>
            <w:bookmarkStart w:id="17500" w:name="_Toc489460697"/>
            <w:bookmarkEnd w:id="17500"/>
          </w:p>
          <w:p w14:paraId="1E1F03ED" w14:textId="2CB68830" w:rsidR="00AD6DB4" w:rsidDel="000934B8" w:rsidRDefault="00AD6DB4" w:rsidP="00166AF3">
            <w:pPr>
              <w:pStyle w:val="TableBody"/>
              <w:rPr>
                <w:del w:id="17501" w:author="Alban Roche" w:date="2017-08-02T16:42:00Z"/>
              </w:rPr>
            </w:pPr>
            <w:del w:id="17502" w:author="Alban Roche" w:date="2017-08-02T16:42:00Z">
              <w:r w:rsidRPr="009B6763" w:rsidDel="000934B8">
                <w:rPr>
                  <w:b/>
                </w:rPr>
                <w:delText>&lt;Source statistics descriptor&gt;</w:delText>
              </w:r>
              <w:r w:rsidDel="000934B8">
                <w:delText xml:space="preserve">   Numeric parameter that specifies the characteristics of the source of submitted SDUs</w:delText>
              </w:r>
              <w:bookmarkStart w:id="17503" w:name="_Toc489460698"/>
              <w:bookmarkEnd w:id="17503"/>
            </w:del>
          </w:p>
          <w:p w14:paraId="26E66A13" w14:textId="71936B2E" w:rsidR="00AD6DB4" w:rsidDel="000934B8" w:rsidRDefault="00AD6DB4" w:rsidP="00166AF3">
            <w:pPr>
              <w:pStyle w:val="TableBody"/>
              <w:rPr>
                <w:del w:id="17504" w:author="Alban Roche" w:date="2017-08-02T16:42:00Z"/>
              </w:rPr>
            </w:pPr>
            <w:bookmarkStart w:id="17505" w:name="_Toc489460699"/>
            <w:bookmarkEnd w:id="17505"/>
          </w:p>
          <w:p w14:paraId="70801F9C" w14:textId="144B1D5A" w:rsidR="00AD6DB4" w:rsidRPr="00671C8B" w:rsidDel="000934B8" w:rsidRDefault="00AD6DB4" w:rsidP="00166AF3">
            <w:pPr>
              <w:pStyle w:val="TableBody"/>
              <w:rPr>
                <w:del w:id="17506" w:author="Alban Roche" w:date="2017-08-02T16:42:00Z"/>
              </w:rPr>
            </w:pPr>
            <w:del w:id="17507" w:author="Alban Roche" w:date="2017-08-02T16:42:00Z">
              <w:r w:rsidRPr="009B6763" w:rsidDel="000934B8">
                <w:rPr>
                  <w:b/>
                </w:rPr>
                <w:delText>&lt;Signal</w:delText>
              </w:r>
              <w:r w:rsidDel="000934B8">
                <w:rPr>
                  <w:b/>
                </w:rPr>
                <w:delText>ing</w:delText>
              </w:r>
              <w:r w:rsidRPr="009B6763" w:rsidDel="000934B8">
                <w:rPr>
                  <w:b/>
                </w:rPr>
                <w:delText xml:space="preserve"> indication&gt;</w:delText>
              </w:r>
              <w:r w:rsidDel="000934B8">
                <w:delText xml:space="preserve">   Numeric parameter that indicates the signalling nature of the submitted SDUs. This parameter is in addition to the other QoS attributes and does not override them; it is only defined for the interactive traffic class. If signalling indication is set to 'Yes', the UE should set the traffic handling priority to '1'.</w:delText>
              </w:r>
              <w:bookmarkStart w:id="17508" w:name="_Toc489460700"/>
              <w:bookmarkEnd w:id="17508"/>
            </w:del>
          </w:p>
        </w:tc>
        <w:bookmarkStart w:id="17509" w:name="_Toc489460701"/>
        <w:bookmarkEnd w:id="17509"/>
      </w:tr>
      <w:tr w:rsidR="00AD6DB4" w:rsidRPr="00671C8B" w:rsidDel="000934B8" w14:paraId="6F8D0753" w14:textId="033BDFF9" w:rsidTr="00166AF3">
        <w:trPr>
          <w:del w:id="17510" w:author="Alban Roche" w:date="2017-08-02T16:42:00Z"/>
        </w:trPr>
        <w:tc>
          <w:tcPr>
            <w:tcW w:w="1728" w:type="dxa"/>
          </w:tcPr>
          <w:p w14:paraId="679F96E2" w14:textId="42C236E4" w:rsidR="00AD6DB4" w:rsidRPr="00671C8B" w:rsidDel="000934B8" w:rsidRDefault="00AD6DB4" w:rsidP="00166AF3">
            <w:pPr>
              <w:pStyle w:val="TableBody"/>
              <w:rPr>
                <w:del w:id="17511" w:author="Alban Roche" w:date="2017-08-02T16:42:00Z"/>
              </w:rPr>
            </w:pPr>
            <w:del w:id="17512" w:author="Alban Roche" w:date="2017-08-02T16:42:00Z">
              <w:r w:rsidRPr="00671C8B" w:rsidDel="000934B8">
                <w:rPr>
                  <w:szCs w:val="18"/>
                  <w:u w:val="single"/>
                </w:rPr>
                <w:delText>Notes</w:delText>
              </w:r>
              <w:bookmarkStart w:id="17513" w:name="_Toc489460702"/>
              <w:bookmarkEnd w:id="17513"/>
            </w:del>
          </w:p>
        </w:tc>
        <w:tc>
          <w:tcPr>
            <w:tcW w:w="7560" w:type="dxa"/>
          </w:tcPr>
          <w:p w14:paraId="706C5A34" w14:textId="0B38F6CA" w:rsidR="00AD6DB4" w:rsidDel="000934B8" w:rsidRDefault="00AD6DB4" w:rsidP="0059466D">
            <w:pPr>
              <w:pStyle w:val="TableBody"/>
              <w:numPr>
                <w:ilvl w:val="0"/>
                <w:numId w:val="154"/>
              </w:numPr>
              <w:rPr>
                <w:del w:id="17514" w:author="Alban Roche" w:date="2017-08-02T16:42:00Z"/>
              </w:rPr>
            </w:pPr>
            <w:del w:id="17515" w:author="Alban Roche" w:date="2017-08-02T16:42:00Z">
              <w:r w:rsidRPr="00671C8B" w:rsidDel="000934B8">
                <w:delText>If a value is omitted for a particular class then the value is considered to be unspecified.</w:delText>
              </w:r>
              <w:bookmarkStart w:id="17516" w:name="_Toc489460703"/>
              <w:bookmarkEnd w:id="17516"/>
            </w:del>
          </w:p>
          <w:p w14:paraId="07CD71A2" w14:textId="42C10DD1" w:rsidR="00AD6DB4" w:rsidRPr="00671C8B" w:rsidDel="000934B8" w:rsidRDefault="00AD6DB4" w:rsidP="0059466D">
            <w:pPr>
              <w:pStyle w:val="TableBody"/>
              <w:numPr>
                <w:ilvl w:val="0"/>
                <w:numId w:val="154"/>
              </w:numPr>
              <w:rPr>
                <w:del w:id="17517" w:author="Alban Roche" w:date="2017-08-02T16:42:00Z"/>
              </w:rPr>
            </w:pPr>
            <w:commentRangeStart w:id="17518"/>
            <w:del w:id="17519" w:author="Alban Roche" w:date="2017-08-02T16:42:00Z">
              <w:r w:rsidDel="000934B8">
                <w:delText xml:space="preserve">Parameter details </w:delText>
              </w:r>
              <w:r w:rsidRPr="009B6763" w:rsidDel="000934B8">
                <w:delText>can be referenced from 3GPP specifications TS24.008 section 10.5.6.5 and TS23.107 section 6.4.3.1.</w:delText>
              </w:r>
              <w:commentRangeEnd w:id="17518"/>
              <w:r w:rsidDel="000934B8">
                <w:rPr>
                  <w:rStyle w:val="CommentReference"/>
                  <w:rFonts w:ascii="Verdana" w:hAnsi="Verdana" w:cs="Times New Roman"/>
                  <w:lang w:eastAsia="en-US"/>
                </w:rPr>
                <w:commentReference w:id="17518"/>
              </w:r>
              <w:bookmarkStart w:id="17520" w:name="_Toc489460704"/>
              <w:bookmarkEnd w:id="17520"/>
            </w:del>
          </w:p>
        </w:tc>
        <w:bookmarkStart w:id="17521" w:name="_Toc489460705"/>
        <w:bookmarkEnd w:id="17521"/>
      </w:tr>
      <w:tr w:rsidR="00AD6DB4" w:rsidRPr="00671C8B" w:rsidDel="000934B8" w14:paraId="718F0B03" w14:textId="0D3E814E" w:rsidTr="00166AF3">
        <w:trPr>
          <w:del w:id="17522" w:author="Alban Roche" w:date="2017-08-02T16:42:00Z"/>
        </w:trPr>
        <w:tc>
          <w:tcPr>
            <w:tcW w:w="1728" w:type="dxa"/>
          </w:tcPr>
          <w:p w14:paraId="105EF331" w14:textId="086165C5" w:rsidR="00AD6DB4" w:rsidRPr="00671C8B" w:rsidDel="000934B8" w:rsidRDefault="00AD6DB4" w:rsidP="00166AF3">
            <w:pPr>
              <w:pStyle w:val="TableBody"/>
              <w:rPr>
                <w:del w:id="17523" w:author="Alban Roche" w:date="2017-08-02T16:42:00Z"/>
                <w:szCs w:val="18"/>
                <w:u w:val="single"/>
              </w:rPr>
            </w:pPr>
            <w:commentRangeStart w:id="17524"/>
            <w:del w:id="17525" w:author="Alban Roche" w:date="2017-08-02T16:42:00Z">
              <w:r w:rsidDel="000934B8">
                <w:rPr>
                  <w:szCs w:val="18"/>
                  <w:u w:val="single"/>
                </w:rPr>
                <w:delText>Examples</w:delText>
              </w:r>
              <w:bookmarkStart w:id="17526" w:name="_Toc489460706"/>
              <w:bookmarkEnd w:id="17526"/>
            </w:del>
          </w:p>
        </w:tc>
        <w:tc>
          <w:tcPr>
            <w:tcW w:w="7560" w:type="dxa"/>
          </w:tcPr>
          <w:p w14:paraId="25A451FB" w14:textId="13018F66" w:rsidR="00AD6DB4" w:rsidRPr="00966B86" w:rsidDel="000934B8" w:rsidRDefault="00AD6DB4" w:rsidP="00166AF3">
            <w:pPr>
              <w:pStyle w:val="TableBody"/>
              <w:rPr>
                <w:del w:id="17527" w:author="Alban Roche" w:date="2017-08-02T16:42:00Z"/>
                <w:b/>
              </w:rPr>
            </w:pPr>
            <w:del w:id="17528" w:author="Alban Roche" w:date="2017-08-02T16:42:00Z">
              <w:r w:rsidRPr="00966B86" w:rsidDel="000934B8">
                <w:rPr>
                  <w:b/>
                </w:rPr>
                <w:delText>AT+CGDCONT?</w:delText>
              </w:r>
              <w:bookmarkStart w:id="17529" w:name="_Toc489460707"/>
              <w:bookmarkEnd w:id="17529"/>
            </w:del>
          </w:p>
          <w:p w14:paraId="2BE9BFFC" w14:textId="5FB3C3C0" w:rsidR="00AD6DB4" w:rsidRPr="00966B86" w:rsidDel="000934B8" w:rsidRDefault="00AD6DB4" w:rsidP="00166AF3">
            <w:pPr>
              <w:pStyle w:val="TableBody"/>
              <w:rPr>
                <w:del w:id="17530" w:author="Alban Roche" w:date="2017-08-02T16:42:00Z"/>
                <w:b/>
              </w:rPr>
            </w:pPr>
            <w:del w:id="17531" w:author="Alban Roche" w:date="2017-08-02T16:42:00Z">
              <w:r w:rsidRPr="00966B86" w:rsidDel="000934B8">
                <w:rPr>
                  <w:b/>
                </w:rPr>
                <w:delText>+CGDCONT: 1,"IP","smartone","10.149.7.167",0,0,0,0,0,0</w:delText>
              </w:r>
              <w:bookmarkStart w:id="17532" w:name="_Toc489460708"/>
              <w:bookmarkEnd w:id="17532"/>
            </w:del>
          </w:p>
          <w:p w14:paraId="4176EA0F" w14:textId="7F47CCE7" w:rsidR="00AD6DB4" w:rsidRPr="00966B86" w:rsidDel="000934B8" w:rsidRDefault="00AD6DB4" w:rsidP="00166AF3">
            <w:pPr>
              <w:pStyle w:val="TableBody"/>
              <w:rPr>
                <w:del w:id="17533" w:author="Alban Roche" w:date="2017-08-02T16:42:00Z"/>
                <w:b/>
              </w:rPr>
            </w:pPr>
            <w:del w:id="17534" w:author="Alban Roche" w:date="2017-08-02T16:42:00Z">
              <w:r w:rsidRPr="00966B86" w:rsidDel="000934B8">
                <w:rPr>
                  <w:b/>
                </w:rPr>
                <w:delText>+CGDCONT: 3,"IP","internet","121.203.230.208",0,0,0,0,0,0</w:delText>
              </w:r>
              <w:bookmarkStart w:id="17535" w:name="_Toc489460709"/>
              <w:bookmarkEnd w:id="17535"/>
            </w:del>
          </w:p>
          <w:p w14:paraId="09FE0E2E" w14:textId="31B04A4E" w:rsidR="00AD6DB4" w:rsidRPr="00966B86" w:rsidDel="000934B8" w:rsidRDefault="00AD6DB4" w:rsidP="00166AF3">
            <w:pPr>
              <w:pStyle w:val="TableBody"/>
              <w:rPr>
                <w:del w:id="17536" w:author="Alban Roche" w:date="2017-08-02T16:42:00Z"/>
                <w:b/>
              </w:rPr>
            </w:pPr>
            <w:del w:id="17537" w:author="Alban Roche" w:date="2017-08-02T16:42:00Z">
              <w:r w:rsidRPr="00966B86" w:rsidDel="000934B8">
                <w:rPr>
                  <w:b/>
                </w:rPr>
                <w:delText>OK</w:delText>
              </w:r>
              <w:bookmarkStart w:id="17538" w:name="_Toc489460710"/>
              <w:bookmarkEnd w:id="17538"/>
            </w:del>
          </w:p>
          <w:p w14:paraId="7272AE2F" w14:textId="531F4F2E" w:rsidR="00AD6DB4" w:rsidRPr="00966B86" w:rsidDel="000934B8" w:rsidRDefault="00AD6DB4" w:rsidP="00166AF3">
            <w:pPr>
              <w:pStyle w:val="TableBody"/>
              <w:rPr>
                <w:del w:id="17539" w:author="Alban Roche" w:date="2017-08-02T16:42:00Z"/>
                <w:b/>
              </w:rPr>
            </w:pPr>
            <w:bookmarkStart w:id="17540" w:name="_Toc489460711"/>
            <w:bookmarkEnd w:id="17540"/>
          </w:p>
          <w:p w14:paraId="3491391C" w14:textId="6A41304F" w:rsidR="00AD6DB4" w:rsidDel="000934B8" w:rsidRDefault="00AD6DB4" w:rsidP="00166AF3">
            <w:pPr>
              <w:pStyle w:val="TableBody"/>
              <w:rPr>
                <w:del w:id="17541" w:author="Alban Roche" w:date="2017-08-02T16:42:00Z"/>
              </w:rPr>
            </w:pPr>
            <w:del w:id="17542" w:author="Alban Roche" w:date="2017-08-02T16:42:00Z">
              <w:r w:rsidRPr="00966B86" w:rsidDel="000934B8">
                <w:rPr>
                  <w:b/>
                </w:rPr>
                <w:delText>AT+CGEQNEG=?</w:delText>
              </w:r>
              <w:r w:rsidDel="000934B8">
                <w:tab/>
              </w:r>
              <w:r w:rsidDel="000934B8">
                <w:tab/>
              </w:r>
              <w:r w:rsidDel="000934B8">
                <w:tab/>
              </w:r>
              <w:r w:rsidDel="000934B8">
                <w:tab/>
              </w:r>
              <w:r w:rsidDel="000934B8">
                <w:tab/>
              </w:r>
              <w:r w:rsidDel="000934B8">
                <w:tab/>
                <w:delText>// Test command</w:delText>
              </w:r>
              <w:bookmarkStart w:id="17543" w:name="_Toc489460712"/>
              <w:bookmarkEnd w:id="17543"/>
            </w:del>
          </w:p>
          <w:p w14:paraId="4248C0B6" w14:textId="7D8720E4" w:rsidR="00AD6DB4" w:rsidRPr="00966B86" w:rsidDel="000934B8" w:rsidRDefault="00AD6DB4" w:rsidP="00166AF3">
            <w:pPr>
              <w:pStyle w:val="TableBody"/>
              <w:rPr>
                <w:del w:id="17544" w:author="Alban Roche" w:date="2017-08-02T16:42:00Z"/>
                <w:b/>
              </w:rPr>
            </w:pPr>
            <w:del w:id="17545" w:author="Alban Roche" w:date="2017-08-02T16:42:00Z">
              <w:r w:rsidRPr="00966B86" w:rsidDel="000934B8">
                <w:rPr>
                  <w:b/>
                </w:rPr>
                <w:delText>+CGEQNEG: (1,3)</w:delText>
              </w:r>
              <w:bookmarkStart w:id="17546" w:name="_Toc489460713"/>
              <w:bookmarkEnd w:id="17546"/>
            </w:del>
          </w:p>
          <w:p w14:paraId="7C15E247" w14:textId="2F198EC2" w:rsidR="00AD6DB4" w:rsidRPr="00966B86" w:rsidDel="000934B8" w:rsidRDefault="00AD6DB4" w:rsidP="00166AF3">
            <w:pPr>
              <w:pStyle w:val="TableBody"/>
              <w:rPr>
                <w:del w:id="17547" w:author="Alban Roche" w:date="2017-08-02T16:42:00Z"/>
                <w:b/>
              </w:rPr>
            </w:pPr>
            <w:del w:id="17548" w:author="Alban Roche" w:date="2017-08-02T16:42:00Z">
              <w:r w:rsidRPr="00966B86" w:rsidDel="000934B8">
                <w:rPr>
                  <w:b/>
                </w:rPr>
                <w:delText>OK</w:delText>
              </w:r>
              <w:bookmarkStart w:id="17549" w:name="_Toc489460714"/>
              <w:bookmarkEnd w:id="17549"/>
            </w:del>
          </w:p>
          <w:p w14:paraId="6E96A7AA" w14:textId="0286768E" w:rsidR="00AD6DB4" w:rsidRPr="00966B86" w:rsidDel="000934B8" w:rsidRDefault="00AD6DB4" w:rsidP="00166AF3">
            <w:pPr>
              <w:pStyle w:val="TableBody"/>
              <w:rPr>
                <w:del w:id="17550" w:author="Alban Roche" w:date="2017-08-02T16:42:00Z"/>
                <w:b/>
              </w:rPr>
            </w:pPr>
            <w:bookmarkStart w:id="17551" w:name="_Toc489460715"/>
            <w:bookmarkEnd w:id="17551"/>
          </w:p>
          <w:p w14:paraId="24AB17ED" w14:textId="4C048D10" w:rsidR="00AD6DB4" w:rsidDel="000934B8" w:rsidRDefault="00AD6DB4" w:rsidP="00166AF3">
            <w:pPr>
              <w:pStyle w:val="TableBody"/>
              <w:rPr>
                <w:del w:id="17552" w:author="Alban Roche" w:date="2017-08-02T16:42:00Z"/>
              </w:rPr>
            </w:pPr>
            <w:del w:id="17553" w:author="Alban Roche" w:date="2017-08-02T16:42:00Z">
              <w:r w:rsidRPr="00966B86" w:rsidDel="000934B8">
                <w:rPr>
                  <w:b/>
                </w:rPr>
                <w:delText>AT+CGEQNEG=3</w:delText>
              </w:r>
              <w:r w:rsidDel="000934B8">
                <w:tab/>
              </w:r>
              <w:r w:rsidDel="000934B8">
                <w:tab/>
              </w:r>
              <w:r w:rsidDel="000934B8">
                <w:tab/>
              </w:r>
              <w:r w:rsidDel="000934B8">
                <w:tab/>
              </w:r>
              <w:r w:rsidDel="000934B8">
                <w:tab/>
              </w:r>
              <w:r w:rsidDel="000934B8">
                <w:tab/>
                <w:delText>// Write command for cid = 3</w:delText>
              </w:r>
              <w:bookmarkStart w:id="17554" w:name="_Toc489460716"/>
              <w:bookmarkEnd w:id="17554"/>
            </w:del>
          </w:p>
          <w:p w14:paraId="52C1999E" w14:textId="7103385B" w:rsidR="00AD6DB4" w:rsidRPr="00966B86" w:rsidDel="000934B8" w:rsidRDefault="00AD6DB4" w:rsidP="00166AF3">
            <w:pPr>
              <w:pStyle w:val="TableBody"/>
              <w:rPr>
                <w:del w:id="17555" w:author="Alban Roche" w:date="2017-08-02T16:42:00Z"/>
                <w:b/>
              </w:rPr>
            </w:pPr>
            <w:del w:id="17556" w:author="Alban Roche" w:date="2017-08-02T16:42:00Z">
              <w:r w:rsidRPr="00966B86" w:rsidDel="000934B8">
                <w:rPr>
                  <w:b/>
                </w:rPr>
                <w:delText>+CGEQNEG: 3,4,0,0,0,0,0,0,"0E0","0E0",3,0,0,0,0</w:delText>
              </w:r>
              <w:bookmarkStart w:id="17557" w:name="_Toc489460717"/>
              <w:bookmarkEnd w:id="17557"/>
            </w:del>
          </w:p>
          <w:p w14:paraId="682F16EA" w14:textId="3D94B708" w:rsidR="00AD6DB4" w:rsidRPr="00671C8B" w:rsidDel="000934B8" w:rsidRDefault="00AD6DB4" w:rsidP="00166AF3">
            <w:pPr>
              <w:pStyle w:val="TableBody"/>
              <w:rPr>
                <w:del w:id="17558" w:author="Alban Roche" w:date="2017-08-02T16:42:00Z"/>
              </w:rPr>
            </w:pPr>
            <w:del w:id="17559" w:author="Alban Roche" w:date="2017-08-02T16:42:00Z">
              <w:r w:rsidRPr="00966B86" w:rsidDel="000934B8">
                <w:rPr>
                  <w:b/>
                </w:rPr>
                <w:delText>OK</w:delText>
              </w:r>
              <w:commentRangeEnd w:id="17524"/>
              <w:r w:rsidDel="000934B8">
                <w:rPr>
                  <w:rStyle w:val="CommentReference"/>
                  <w:rFonts w:ascii="Verdana" w:hAnsi="Verdana" w:cs="Times New Roman"/>
                  <w:lang w:eastAsia="en-US"/>
                </w:rPr>
                <w:commentReference w:id="17524"/>
              </w:r>
              <w:bookmarkStart w:id="17560" w:name="_Toc489460718"/>
              <w:bookmarkEnd w:id="17560"/>
            </w:del>
          </w:p>
        </w:tc>
        <w:bookmarkStart w:id="17561" w:name="_Toc489460719"/>
        <w:bookmarkEnd w:id="17561"/>
      </w:tr>
    </w:tbl>
    <w:p w14:paraId="17A66389" w14:textId="7B3129C2" w:rsidR="00AD6DB4" w:rsidRPr="00671C8B" w:rsidDel="000934B8" w:rsidRDefault="00AD6DB4" w:rsidP="0059466D">
      <w:pPr>
        <w:pStyle w:val="Heading2"/>
        <w:numPr>
          <w:ilvl w:val="1"/>
          <w:numId w:val="11"/>
        </w:numPr>
        <w:ind w:left="1080" w:hanging="1080"/>
        <w:rPr>
          <w:del w:id="17562" w:author="Alban Roche" w:date="2017-08-02T16:42:00Z"/>
        </w:rPr>
      </w:pPr>
      <w:bookmarkStart w:id="17563" w:name="_Ref378175669"/>
      <w:bookmarkStart w:id="17564" w:name="_Toc486251715"/>
      <w:del w:id="17565" w:author="Alban Roche" w:date="2017-08-02T16:42:00Z">
        <w:r w:rsidRPr="00671C8B" w:rsidDel="000934B8">
          <w:delText xml:space="preserve">+CGREG Command: GPRS Network Registration </w:delText>
        </w:r>
        <w:bookmarkEnd w:id="17115"/>
        <w:r w:rsidRPr="00671C8B" w:rsidDel="000934B8">
          <w:delText>Status</w:delText>
        </w:r>
        <w:bookmarkStart w:id="17566" w:name="_Toc489460720"/>
        <w:bookmarkEnd w:id="17116"/>
        <w:bookmarkEnd w:id="17117"/>
        <w:bookmarkEnd w:id="17118"/>
        <w:bookmarkEnd w:id="17119"/>
        <w:bookmarkEnd w:id="17120"/>
        <w:bookmarkEnd w:id="17563"/>
        <w:bookmarkEnd w:id="17564"/>
        <w:bookmarkEnd w:id="17566"/>
      </w:del>
    </w:p>
    <w:tbl>
      <w:tblPr>
        <w:tblStyle w:val="TableSWIleft"/>
        <w:tblW w:w="9288" w:type="dxa"/>
        <w:tblLayout w:type="fixed"/>
        <w:tblLook w:val="04A0" w:firstRow="1" w:lastRow="0" w:firstColumn="1" w:lastColumn="0" w:noHBand="0" w:noVBand="1"/>
      </w:tblPr>
      <w:tblGrid>
        <w:gridCol w:w="1728"/>
        <w:gridCol w:w="7560"/>
      </w:tblGrid>
      <w:tr w:rsidR="00AD6DB4" w:rsidRPr="00671C8B" w:rsidDel="000934B8" w14:paraId="2AB0EC0B" w14:textId="209D6E98" w:rsidTr="00166AF3">
        <w:trPr>
          <w:cnfStyle w:val="100000000000" w:firstRow="1" w:lastRow="0" w:firstColumn="0" w:lastColumn="0" w:oddVBand="0" w:evenVBand="0" w:oddHBand="0" w:evenHBand="0" w:firstRowFirstColumn="0" w:firstRowLastColumn="0" w:lastRowFirstColumn="0" w:lastRowLastColumn="0"/>
          <w:del w:id="17567" w:author="Alban Roche" w:date="2017-08-02T16:42:00Z"/>
        </w:trPr>
        <w:tc>
          <w:tcPr>
            <w:tcW w:w="9288" w:type="dxa"/>
            <w:gridSpan w:val="2"/>
          </w:tcPr>
          <w:p w14:paraId="6545328B" w14:textId="5424BE18" w:rsidR="00AD6DB4" w:rsidRPr="00671C8B" w:rsidDel="000934B8" w:rsidRDefault="00AD6DB4">
            <w:pPr>
              <w:pStyle w:val="TableRowHead"/>
              <w:spacing w:before="144" w:after="144"/>
              <w:rPr>
                <w:del w:id="17568" w:author="Alban Roche" w:date="2017-08-02T16:42:00Z"/>
                <w:bCs w:val="0"/>
              </w:rPr>
            </w:pPr>
            <w:del w:id="17569" w:author="Alban Roche" w:date="2017-08-02T14:40:00Z">
              <w:r w:rsidDel="00F22490">
                <w:rPr>
                  <w:lang w:eastAsia="zh-CN"/>
                </w:rPr>
                <w:delText xml:space="preserve">HL7618, HL7618RD, HL7648, </w:delText>
              </w:r>
              <w:r w:rsidDel="00F22490">
                <w:delText xml:space="preserve">HL7650, </w:delText>
              </w:r>
              <w:r w:rsidDel="00F22490">
                <w:rPr>
                  <w:lang w:eastAsia="zh-CN"/>
                </w:rPr>
                <w:delText>HL7688, HL7690 and HL7692</w:delText>
              </w:r>
            </w:del>
            <w:bookmarkStart w:id="17570" w:name="_Toc489460721"/>
            <w:bookmarkEnd w:id="17570"/>
          </w:p>
        </w:tc>
        <w:bookmarkStart w:id="17571" w:name="_Toc489460722"/>
        <w:bookmarkEnd w:id="17571"/>
      </w:tr>
      <w:tr w:rsidR="00AD6DB4" w:rsidRPr="00671C8B" w:rsidDel="000934B8" w14:paraId="6F5BD877" w14:textId="3F80C045" w:rsidTr="00166AF3">
        <w:trPr>
          <w:del w:id="17572" w:author="Alban Roche" w:date="2017-08-02T16:42:00Z"/>
        </w:trPr>
        <w:tc>
          <w:tcPr>
            <w:tcW w:w="1728" w:type="dxa"/>
          </w:tcPr>
          <w:p w14:paraId="605C2AE6" w14:textId="2695C4B2" w:rsidR="00AD6DB4" w:rsidRPr="00671C8B" w:rsidDel="000934B8" w:rsidRDefault="00AD6DB4" w:rsidP="00166AF3">
            <w:pPr>
              <w:pStyle w:val="TableBody"/>
              <w:keepNext/>
              <w:rPr>
                <w:del w:id="17573" w:author="Alban Roche" w:date="2017-08-02T16:42:00Z"/>
                <w:rFonts w:ascii="Times New Roman" w:hAnsi="Times New Roman" w:cs="Times New Roman"/>
                <w:i/>
                <w:sz w:val="20"/>
                <w:szCs w:val="20"/>
              </w:rPr>
            </w:pPr>
            <w:del w:id="17574" w:author="Alban Roche" w:date="2017-08-02T16:42:00Z">
              <w:r w:rsidRPr="00671C8B" w:rsidDel="000934B8">
                <w:rPr>
                  <w:i/>
                </w:rPr>
                <w:delText>Test command</w:delText>
              </w:r>
              <w:bookmarkStart w:id="17575" w:name="_Toc489460723"/>
              <w:bookmarkEnd w:id="17575"/>
            </w:del>
          </w:p>
          <w:p w14:paraId="4AE6AFA4" w14:textId="5AA7A36D" w:rsidR="00AD6DB4" w:rsidRPr="00671C8B" w:rsidDel="000934B8" w:rsidRDefault="00AD6DB4" w:rsidP="003C0647">
            <w:pPr>
              <w:pStyle w:val="TableBody"/>
              <w:rPr>
                <w:del w:id="17576" w:author="Alban Roche" w:date="2017-08-02T16:42:00Z"/>
              </w:rPr>
            </w:pPr>
            <w:bookmarkStart w:id="17577" w:name="_Toc489460724"/>
            <w:bookmarkEnd w:id="17577"/>
          </w:p>
          <w:p w14:paraId="0EED0A9C" w14:textId="56BED2D5" w:rsidR="00AD6DB4" w:rsidRPr="00671C8B" w:rsidDel="000934B8" w:rsidRDefault="00AD6DB4" w:rsidP="00166AF3">
            <w:pPr>
              <w:pStyle w:val="TableBody"/>
              <w:keepNext/>
              <w:rPr>
                <w:del w:id="17578" w:author="Alban Roche" w:date="2017-08-02T16:42:00Z"/>
                <w:u w:val="single"/>
              </w:rPr>
            </w:pPr>
            <w:del w:id="17579" w:author="Alban Roche" w:date="2017-08-02T16:42:00Z">
              <w:r w:rsidRPr="00671C8B" w:rsidDel="000934B8">
                <w:rPr>
                  <w:u w:val="single"/>
                </w:rPr>
                <w:delText>Syntax</w:delText>
              </w:r>
              <w:bookmarkStart w:id="17580" w:name="_Toc489460725"/>
              <w:bookmarkEnd w:id="17580"/>
            </w:del>
          </w:p>
          <w:p w14:paraId="36BCC8F5" w14:textId="4E6D3B3C" w:rsidR="00AD6DB4" w:rsidRPr="00671C8B" w:rsidDel="000934B8" w:rsidRDefault="00AD6DB4" w:rsidP="00166AF3">
            <w:pPr>
              <w:pStyle w:val="TableBody"/>
              <w:keepNext/>
              <w:rPr>
                <w:del w:id="17581" w:author="Alban Roche" w:date="2017-08-02T16:42:00Z"/>
                <w:rFonts w:ascii="Times New Roman" w:hAnsi="Times New Roman" w:cs="Times New Roman"/>
                <w:sz w:val="20"/>
                <w:szCs w:val="20"/>
                <w:u w:val="single"/>
              </w:rPr>
            </w:pPr>
            <w:del w:id="17582" w:author="Alban Roche" w:date="2017-08-02T16:42:00Z">
              <w:r w:rsidRPr="00671C8B" w:rsidDel="000934B8">
                <w:rPr>
                  <w:b/>
                </w:rPr>
                <w:delText>AT+CGREG=?</w:delText>
              </w:r>
              <w:bookmarkStart w:id="17583" w:name="_Toc489460726"/>
              <w:bookmarkEnd w:id="17583"/>
            </w:del>
          </w:p>
        </w:tc>
        <w:tc>
          <w:tcPr>
            <w:tcW w:w="7560" w:type="dxa"/>
          </w:tcPr>
          <w:p w14:paraId="03762105" w14:textId="4F864523" w:rsidR="00AD6DB4" w:rsidRPr="00671C8B" w:rsidDel="000934B8" w:rsidRDefault="00AD6DB4" w:rsidP="00166AF3">
            <w:pPr>
              <w:pStyle w:val="TableBody"/>
              <w:keepNext/>
              <w:rPr>
                <w:del w:id="17584" w:author="Alban Roche" w:date="2017-08-02T16:42:00Z"/>
                <w:rFonts w:ascii="Times New Roman" w:hAnsi="Times New Roman" w:cs="Times New Roman"/>
                <w:sz w:val="20"/>
                <w:szCs w:val="20"/>
                <w:u w:val="single"/>
              </w:rPr>
            </w:pPr>
            <w:bookmarkStart w:id="17585" w:name="_Toc489460727"/>
            <w:bookmarkEnd w:id="17585"/>
          </w:p>
          <w:p w14:paraId="65DD7144" w14:textId="6D172F79" w:rsidR="00AD6DB4" w:rsidRPr="00671C8B" w:rsidDel="000934B8" w:rsidRDefault="00AD6DB4" w:rsidP="003C0647">
            <w:pPr>
              <w:pStyle w:val="TableBody"/>
              <w:rPr>
                <w:del w:id="17586" w:author="Alban Roche" w:date="2017-08-02T16:42:00Z"/>
              </w:rPr>
            </w:pPr>
            <w:bookmarkStart w:id="17587" w:name="_Toc489460728"/>
            <w:bookmarkEnd w:id="17587"/>
          </w:p>
          <w:p w14:paraId="7B4F1D3C" w14:textId="655EB0CD" w:rsidR="00AD6DB4" w:rsidRPr="00671C8B" w:rsidDel="000934B8" w:rsidRDefault="00AD6DB4" w:rsidP="00166AF3">
            <w:pPr>
              <w:pStyle w:val="TableBody"/>
              <w:keepNext/>
              <w:rPr>
                <w:del w:id="17588" w:author="Alban Roche" w:date="2017-08-02T16:42:00Z"/>
                <w:u w:val="single"/>
              </w:rPr>
            </w:pPr>
            <w:del w:id="17589" w:author="Alban Roche" w:date="2017-08-02T16:42:00Z">
              <w:r w:rsidRPr="00671C8B" w:rsidDel="000934B8">
                <w:rPr>
                  <w:u w:val="single"/>
                </w:rPr>
                <w:delText>Response</w:delText>
              </w:r>
              <w:bookmarkStart w:id="17590" w:name="_Toc489460729"/>
              <w:bookmarkEnd w:id="17590"/>
            </w:del>
          </w:p>
          <w:p w14:paraId="25217757" w14:textId="582C71C6" w:rsidR="00AD6DB4" w:rsidRPr="00671C8B" w:rsidDel="000934B8" w:rsidRDefault="00AD6DB4" w:rsidP="00166AF3">
            <w:pPr>
              <w:pStyle w:val="TableBody"/>
              <w:keepNext/>
              <w:rPr>
                <w:del w:id="17591" w:author="Alban Roche" w:date="2017-08-02T16:42:00Z"/>
              </w:rPr>
            </w:pPr>
            <w:del w:id="17592" w:author="Alban Roche" w:date="2017-08-02T16:42:00Z">
              <w:r w:rsidRPr="00671C8B" w:rsidDel="000934B8">
                <w:rPr>
                  <w:b/>
                </w:rPr>
                <w:delText>+CGREG:</w:delText>
              </w:r>
              <w:r w:rsidRPr="00671C8B" w:rsidDel="000934B8">
                <w:delText xml:space="preserve"> (list of supported </w:delText>
              </w:r>
              <w:r w:rsidRPr="00671C8B" w:rsidDel="000934B8">
                <w:rPr>
                  <w:b/>
                </w:rPr>
                <w:delText>&lt;n&gt;</w:delText>
              </w:r>
              <w:r w:rsidRPr="00671C8B" w:rsidDel="000934B8">
                <w:delText>s)</w:delText>
              </w:r>
              <w:bookmarkStart w:id="17593" w:name="_Toc489460730"/>
              <w:bookmarkEnd w:id="17593"/>
            </w:del>
          </w:p>
          <w:p w14:paraId="0FEC17DB" w14:textId="27388CDD" w:rsidR="00AD6DB4" w:rsidRPr="00671C8B" w:rsidDel="000934B8" w:rsidRDefault="00AD6DB4" w:rsidP="00166AF3">
            <w:pPr>
              <w:pStyle w:val="TableBody"/>
              <w:keepNext/>
              <w:rPr>
                <w:del w:id="17594" w:author="Alban Roche" w:date="2017-08-02T16:42:00Z"/>
                <w:rFonts w:ascii="Times New Roman" w:hAnsi="Times New Roman" w:cs="Times New Roman"/>
                <w:sz w:val="20"/>
                <w:szCs w:val="20"/>
                <w:u w:val="single"/>
              </w:rPr>
            </w:pPr>
            <w:del w:id="17595" w:author="Alban Roche" w:date="2017-08-02T16:42:00Z">
              <w:r w:rsidRPr="00671C8B" w:rsidDel="000934B8">
                <w:rPr>
                  <w:b/>
                </w:rPr>
                <w:delText>OK</w:delText>
              </w:r>
              <w:bookmarkStart w:id="17596" w:name="_Toc489460731"/>
              <w:bookmarkEnd w:id="17596"/>
            </w:del>
          </w:p>
        </w:tc>
        <w:bookmarkStart w:id="17597" w:name="_Toc489460732"/>
        <w:bookmarkEnd w:id="17597"/>
      </w:tr>
      <w:tr w:rsidR="00AD6DB4" w:rsidRPr="00671C8B" w:rsidDel="000934B8" w14:paraId="57B9D1E8" w14:textId="52F27A7B" w:rsidTr="00166AF3">
        <w:trPr>
          <w:del w:id="17598" w:author="Alban Roche" w:date="2017-08-02T16:42:00Z"/>
        </w:trPr>
        <w:tc>
          <w:tcPr>
            <w:tcW w:w="1728" w:type="dxa"/>
          </w:tcPr>
          <w:p w14:paraId="318C3801" w14:textId="0B931CFA" w:rsidR="00AD6DB4" w:rsidRPr="00671C8B" w:rsidDel="000934B8" w:rsidRDefault="00AD6DB4" w:rsidP="00166AF3">
            <w:pPr>
              <w:pStyle w:val="TableBody"/>
              <w:rPr>
                <w:del w:id="17599" w:author="Alban Roche" w:date="2017-08-02T16:42:00Z"/>
                <w:rFonts w:ascii="Times New Roman" w:hAnsi="Times New Roman" w:cs="Times New Roman"/>
                <w:i/>
                <w:sz w:val="20"/>
                <w:szCs w:val="20"/>
              </w:rPr>
            </w:pPr>
            <w:del w:id="17600" w:author="Alban Roche" w:date="2017-08-02T16:42:00Z">
              <w:r w:rsidRPr="00671C8B" w:rsidDel="000934B8">
                <w:rPr>
                  <w:i/>
                </w:rPr>
                <w:delText>Read command</w:delText>
              </w:r>
              <w:bookmarkStart w:id="17601" w:name="_Toc489460733"/>
              <w:bookmarkEnd w:id="17601"/>
            </w:del>
          </w:p>
          <w:p w14:paraId="6B4D520E" w14:textId="25CB5A7E" w:rsidR="00AD6DB4" w:rsidRPr="00671C8B" w:rsidDel="000934B8" w:rsidRDefault="00AD6DB4" w:rsidP="00D90C96">
            <w:pPr>
              <w:pStyle w:val="TableBody"/>
              <w:rPr>
                <w:del w:id="17602" w:author="Alban Roche" w:date="2017-08-02T16:42:00Z"/>
              </w:rPr>
            </w:pPr>
            <w:bookmarkStart w:id="17603" w:name="_Toc489460734"/>
            <w:bookmarkEnd w:id="17603"/>
          </w:p>
          <w:p w14:paraId="1051DF2C" w14:textId="1F4C946D" w:rsidR="00AD6DB4" w:rsidRPr="00671C8B" w:rsidDel="000934B8" w:rsidRDefault="00AD6DB4" w:rsidP="00166AF3">
            <w:pPr>
              <w:pStyle w:val="TableBody"/>
              <w:rPr>
                <w:del w:id="17604" w:author="Alban Roche" w:date="2017-08-02T16:42:00Z"/>
                <w:u w:val="single"/>
              </w:rPr>
            </w:pPr>
            <w:del w:id="17605" w:author="Alban Roche" w:date="2017-08-02T16:42:00Z">
              <w:r w:rsidRPr="00671C8B" w:rsidDel="000934B8">
                <w:rPr>
                  <w:u w:val="single"/>
                </w:rPr>
                <w:delText>Syntax</w:delText>
              </w:r>
              <w:bookmarkStart w:id="17606" w:name="_Toc489460735"/>
              <w:bookmarkEnd w:id="17606"/>
            </w:del>
          </w:p>
          <w:p w14:paraId="2FEB46AB" w14:textId="4DBD7368" w:rsidR="00AD6DB4" w:rsidRPr="00671C8B" w:rsidDel="000934B8" w:rsidRDefault="00AD6DB4" w:rsidP="00166AF3">
            <w:pPr>
              <w:pStyle w:val="TableBody"/>
              <w:rPr>
                <w:del w:id="17607" w:author="Alban Roche" w:date="2017-08-02T16:42:00Z"/>
                <w:rFonts w:ascii="Times New Roman" w:hAnsi="Times New Roman" w:cs="Times New Roman"/>
                <w:sz w:val="20"/>
                <w:szCs w:val="20"/>
                <w:u w:val="single"/>
              </w:rPr>
            </w:pPr>
            <w:del w:id="17608" w:author="Alban Roche" w:date="2017-08-02T16:42:00Z">
              <w:r w:rsidRPr="00671C8B" w:rsidDel="000934B8">
                <w:rPr>
                  <w:b/>
                </w:rPr>
                <w:delText>AT+CGREG?</w:delText>
              </w:r>
              <w:bookmarkStart w:id="17609" w:name="_Toc489460736"/>
              <w:bookmarkEnd w:id="17609"/>
            </w:del>
          </w:p>
        </w:tc>
        <w:tc>
          <w:tcPr>
            <w:tcW w:w="7560" w:type="dxa"/>
          </w:tcPr>
          <w:p w14:paraId="7002E3FC" w14:textId="78014C1F" w:rsidR="00AD6DB4" w:rsidRPr="00671C8B" w:rsidDel="000934B8" w:rsidRDefault="00AD6DB4" w:rsidP="00166AF3">
            <w:pPr>
              <w:pStyle w:val="TableBody"/>
              <w:rPr>
                <w:del w:id="17610" w:author="Alban Roche" w:date="2017-08-02T16:42:00Z"/>
                <w:rFonts w:ascii="Times New Roman" w:hAnsi="Times New Roman" w:cs="Times New Roman"/>
                <w:sz w:val="20"/>
                <w:szCs w:val="20"/>
                <w:u w:val="single"/>
              </w:rPr>
            </w:pPr>
            <w:bookmarkStart w:id="17611" w:name="_Toc489460737"/>
            <w:bookmarkEnd w:id="17611"/>
          </w:p>
          <w:p w14:paraId="39F140E5" w14:textId="64D23E51" w:rsidR="00AD6DB4" w:rsidRPr="00671C8B" w:rsidDel="000934B8" w:rsidRDefault="00AD6DB4" w:rsidP="00D90C96">
            <w:pPr>
              <w:pStyle w:val="TableBody"/>
              <w:rPr>
                <w:del w:id="17612" w:author="Alban Roche" w:date="2017-08-02T16:42:00Z"/>
              </w:rPr>
            </w:pPr>
            <w:bookmarkStart w:id="17613" w:name="_Toc489460738"/>
            <w:bookmarkEnd w:id="17613"/>
          </w:p>
          <w:p w14:paraId="77535EE4" w14:textId="4C7D4EC5" w:rsidR="00AD6DB4" w:rsidRPr="007A6F2C" w:rsidDel="000934B8" w:rsidRDefault="00AD6DB4" w:rsidP="00166AF3">
            <w:pPr>
              <w:pStyle w:val="TableBody"/>
              <w:rPr>
                <w:del w:id="17614" w:author="Alban Roche" w:date="2017-08-02T16:42:00Z"/>
                <w:u w:val="single"/>
              </w:rPr>
            </w:pPr>
            <w:del w:id="17615" w:author="Alban Roche" w:date="2017-08-02T16:42:00Z">
              <w:r w:rsidRPr="007A6F2C" w:rsidDel="000934B8">
                <w:rPr>
                  <w:u w:val="single"/>
                </w:rPr>
                <w:delText>Response</w:delText>
              </w:r>
              <w:bookmarkStart w:id="17616" w:name="_Toc489460739"/>
              <w:bookmarkEnd w:id="17616"/>
            </w:del>
          </w:p>
          <w:p w14:paraId="546C3887" w14:textId="079B9C8F" w:rsidR="00AD6DB4" w:rsidRPr="007A6F2C" w:rsidDel="000934B8" w:rsidRDefault="00AD6DB4" w:rsidP="00166AF3">
            <w:pPr>
              <w:pStyle w:val="TableBody"/>
              <w:rPr>
                <w:del w:id="17617" w:author="Alban Roche" w:date="2017-08-02T16:42:00Z"/>
                <w:b/>
              </w:rPr>
            </w:pPr>
            <w:del w:id="17618" w:author="Alban Roche" w:date="2017-08-02T16:42:00Z">
              <w:r w:rsidRPr="007A6F2C" w:rsidDel="000934B8">
                <w:rPr>
                  <w:b/>
                </w:rPr>
                <w:delText>+CGREG: &lt;n&gt;,&lt;stat&gt;[,&lt;lac&gt;,&lt;ci&gt;[,&lt;AcT&gt;,&lt;rac&gt;]]</w:delText>
              </w:r>
              <w:bookmarkStart w:id="17619" w:name="_Toc489460740"/>
              <w:bookmarkEnd w:id="17619"/>
            </w:del>
          </w:p>
          <w:p w14:paraId="56C17BDE" w14:textId="47639907" w:rsidR="00AD6DB4" w:rsidRPr="00671C8B" w:rsidDel="000934B8" w:rsidRDefault="00AD6DB4" w:rsidP="00166AF3">
            <w:pPr>
              <w:pStyle w:val="TableBody"/>
              <w:rPr>
                <w:del w:id="17620" w:author="Alban Roche" w:date="2017-08-02T16:42:00Z"/>
                <w:rFonts w:ascii="Times New Roman" w:hAnsi="Times New Roman" w:cs="Times New Roman"/>
                <w:sz w:val="20"/>
                <w:szCs w:val="20"/>
                <w:u w:val="single"/>
              </w:rPr>
            </w:pPr>
            <w:del w:id="17621" w:author="Alban Roche" w:date="2017-08-02T16:42:00Z">
              <w:r w:rsidRPr="00671C8B" w:rsidDel="000934B8">
                <w:rPr>
                  <w:b/>
                </w:rPr>
                <w:delText>OK</w:delText>
              </w:r>
              <w:bookmarkStart w:id="17622" w:name="_Toc489460741"/>
              <w:bookmarkEnd w:id="17622"/>
            </w:del>
          </w:p>
        </w:tc>
        <w:bookmarkStart w:id="17623" w:name="_Toc489460742"/>
        <w:bookmarkEnd w:id="17623"/>
      </w:tr>
      <w:tr w:rsidR="00AD6DB4" w:rsidRPr="00671C8B" w:rsidDel="000934B8" w14:paraId="0A947D0F" w14:textId="36D3CC5E" w:rsidTr="00166AF3">
        <w:trPr>
          <w:cantSplit w:val="0"/>
          <w:del w:id="17624" w:author="Alban Roche" w:date="2017-08-02T16:42:00Z"/>
        </w:trPr>
        <w:tc>
          <w:tcPr>
            <w:tcW w:w="1728" w:type="dxa"/>
          </w:tcPr>
          <w:p w14:paraId="0EB69E75" w14:textId="481FD022" w:rsidR="00AD6DB4" w:rsidRPr="00671C8B" w:rsidDel="000934B8" w:rsidRDefault="00AD6DB4" w:rsidP="00166AF3">
            <w:pPr>
              <w:pStyle w:val="TableBody"/>
              <w:rPr>
                <w:del w:id="17625" w:author="Alban Roche" w:date="2017-08-02T16:42:00Z"/>
                <w:rFonts w:ascii="Times New Roman" w:hAnsi="Times New Roman" w:cs="Times New Roman"/>
                <w:i/>
                <w:sz w:val="20"/>
                <w:szCs w:val="20"/>
              </w:rPr>
            </w:pPr>
            <w:del w:id="17626" w:author="Alban Roche" w:date="2017-08-02T16:42:00Z">
              <w:r w:rsidRPr="00671C8B" w:rsidDel="000934B8">
                <w:rPr>
                  <w:i/>
                </w:rPr>
                <w:delText>Write command</w:delText>
              </w:r>
              <w:bookmarkStart w:id="17627" w:name="_Toc489460743"/>
              <w:bookmarkEnd w:id="17627"/>
            </w:del>
          </w:p>
          <w:p w14:paraId="0EE99492" w14:textId="07807216" w:rsidR="00AD6DB4" w:rsidRPr="00671C8B" w:rsidDel="000934B8" w:rsidRDefault="00AD6DB4" w:rsidP="00D90C96">
            <w:pPr>
              <w:pStyle w:val="TableBody"/>
              <w:rPr>
                <w:del w:id="17628" w:author="Alban Roche" w:date="2017-08-02T16:42:00Z"/>
              </w:rPr>
            </w:pPr>
            <w:bookmarkStart w:id="17629" w:name="_Toc489460744"/>
            <w:bookmarkEnd w:id="17629"/>
          </w:p>
          <w:p w14:paraId="31F56302" w14:textId="144503DB" w:rsidR="00AD6DB4" w:rsidRPr="00671C8B" w:rsidDel="000934B8" w:rsidRDefault="00AD6DB4" w:rsidP="00166AF3">
            <w:pPr>
              <w:pStyle w:val="TableBody"/>
              <w:rPr>
                <w:del w:id="17630" w:author="Alban Roche" w:date="2017-08-02T16:42:00Z"/>
                <w:u w:val="single"/>
              </w:rPr>
            </w:pPr>
            <w:del w:id="17631" w:author="Alban Roche" w:date="2017-08-02T16:42:00Z">
              <w:r w:rsidRPr="00671C8B" w:rsidDel="000934B8">
                <w:rPr>
                  <w:u w:val="single"/>
                </w:rPr>
                <w:delText>Syntax</w:delText>
              </w:r>
              <w:bookmarkStart w:id="17632" w:name="_Toc489460745"/>
              <w:bookmarkEnd w:id="17632"/>
            </w:del>
          </w:p>
          <w:p w14:paraId="2DE3FF85" w14:textId="5A2B6F5E" w:rsidR="00AD6DB4" w:rsidRPr="00671C8B" w:rsidDel="000934B8" w:rsidRDefault="00AD6DB4" w:rsidP="00166AF3">
            <w:pPr>
              <w:pStyle w:val="TableBody"/>
              <w:rPr>
                <w:del w:id="17633" w:author="Alban Roche" w:date="2017-08-02T16:42:00Z"/>
                <w:b/>
              </w:rPr>
            </w:pPr>
            <w:del w:id="17634" w:author="Alban Roche" w:date="2017-08-02T16:42:00Z">
              <w:r w:rsidRPr="00671C8B" w:rsidDel="000934B8">
                <w:rPr>
                  <w:b/>
                </w:rPr>
                <w:delText>AT+CGREG=</w:delText>
              </w:r>
              <w:r w:rsidRPr="00671C8B" w:rsidDel="000934B8">
                <w:rPr>
                  <w:b/>
                </w:rPr>
                <w:br/>
                <w:delText>[&lt;n&gt;]</w:delText>
              </w:r>
              <w:bookmarkStart w:id="17635" w:name="_Toc489460746"/>
              <w:bookmarkEnd w:id="17635"/>
            </w:del>
          </w:p>
        </w:tc>
        <w:tc>
          <w:tcPr>
            <w:tcW w:w="7560" w:type="dxa"/>
          </w:tcPr>
          <w:p w14:paraId="1ECE6936" w14:textId="4F5C477C" w:rsidR="00AD6DB4" w:rsidRPr="00671C8B" w:rsidDel="000934B8" w:rsidRDefault="00AD6DB4" w:rsidP="00166AF3">
            <w:pPr>
              <w:pStyle w:val="TableBody"/>
              <w:rPr>
                <w:del w:id="17636" w:author="Alban Roche" w:date="2017-08-02T16:42:00Z"/>
                <w:u w:val="single"/>
              </w:rPr>
            </w:pPr>
            <w:bookmarkStart w:id="17637" w:name="_Toc489460747"/>
            <w:bookmarkEnd w:id="17637"/>
          </w:p>
          <w:p w14:paraId="6FA6F290" w14:textId="222F2DD3" w:rsidR="00AD6DB4" w:rsidRPr="00671C8B" w:rsidDel="000934B8" w:rsidRDefault="00AD6DB4" w:rsidP="00D90C96">
            <w:pPr>
              <w:pStyle w:val="TableBody"/>
              <w:rPr>
                <w:del w:id="17638" w:author="Alban Roche" w:date="2017-08-02T16:42:00Z"/>
              </w:rPr>
            </w:pPr>
            <w:bookmarkStart w:id="17639" w:name="_Toc489460748"/>
            <w:bookmarkEnd w:id="17639"/>
          </w:p>
          <w:p w14:paraId="72B4761F" w14:textId="4FB9FEB5" w:rsidR="00AD6DB4" w:rsidRPr="00671C8B" w:rsidDel="000934B8" w:rsidRDefault="00AD6DB4" w:rsidP="00166AF3">
            <w:pPr>
              <w:pStyle w:val="TableBody"/>
              <w:rPr>
                <w:del w:id="17640" w:author="Alban Roche" w:date="2017-08-02T16:42:00Z"/>
                <w:u w:val="single"/>
              </w:rPr>
            </w:pPr>
            <w:del w:id="17641" w:author="Alban Roche" w:date="2017-08-02T16:42:00Z">
              <w:r w:rsidRPr="00671C8B" w:rsidDel="000934B8">
                <w:rPr>
                  <w:u w:val="single"/>
                </w:rPr>
                <w:delText>Response</w:delText>
              </w:r>
              <w:bookmarkStart w:id="17642" w:name="_Toc489460749"/>
              <w:bookmarkEnd w:id="17642"/>
            </w:del>
          </w:p>
          <w:p w14:paraId="10246E30" w14:textId="53E5739D" w:rsidR="00AD6DB4" w:rsidRPr="00671C8B" w:rsidDel="000934B8" w:rsidRDefault="00AD6DB4" w:rsidP="00166AF3">
            <w:pPr>
              <w:pStyle w:val="TableBody"/>
              <w:rPr>
                <w:del w:id="17643" w:author="Alban Roche" w:date="2017-08-02T16:42:00Z"/>
                <w:b/>
              </w:rPr>
            </w:pPr>
            <w:del w:id="17644" w:author="Alban Roche" w:date="2017-08-02T16:42:00Z">
              <w:r w:rsidRPr="00671C8B" w:rsidDel="000934B8">
                <w:rPr>
                  <w:b/>
                </w:rPr>
                <w:delText>OK</w:delText>
              </w:r>
              <w:bookmarkStart w:id="17645" w:name="_Toc489460750"/>
              <w:bookmarkEnd w:id="17645"/>
            </w:del>
          </w:p>
          <w:p w14:paraId="60A3E2B4" w14:textId="24912C39" w:rsidR="00AD6DB4" w:rsidRPr="00606C5D" w:rsidDel="000934B8" w:rsidRDefault="00AD6DB4" w:rsidP="00D90C96">
            <w:pPr>
              <w:pStyle w:val="TableBody"/>
              <w:rPr>
                <w:del w:id="17646" w:author="Alban Roche" w:date="2017-08-02T16:42:00Z"/>
              </w:rPr>
            </w:pPr>
            <w:bookmarkStart w:id="17647" w:name="_Toc489460751"/>
            <w:bookmarkEnd w:id="17647"/>
          </w:p>
          <w:p w14:paraId="0A3D073C" w14:textId="52513968" w:rsidR="00AD6DB4" w:rsidRPr="00671C8B" w:rsidDel="000934B8" w:rsidRDefault="00AD6DB4" w:rsidP="00166AF3">
            <w:pPr>
              <w:pStyle w:val="TableBody"/>
              <w:rPr>
                <w:del w:id="17648" w:author="Alban Roche" w:date="2017-08-02T16:42:00Z"/>
              </w:rPr>
            </w:pPr>
            <w:del w:id="17649" w:author="Alban Roche" w:date="2017-08-02T16:42:00Z">
              <w:r w:rsidRPr="00671C8B" w:rsidDel="000934B8">
                <w:delText>or</w:delText>
              </w:r>
              <w:bookmarkStart w:id="17650" w:name="_Toc489460752"/>
              <w:bookmarkEnd w:id="17650"/>
            </w:del>
          </w:p>
          <w:p w14:paraId="624B353A" w14:textId="4E54A7D8" w:rsidR="00AD6DB4" w:rsidRPr="00671C8B" w:rsidDel="000934B8" w:rsidRDefault="00AD6DB4" w:rsidP="00166AF3">
            <w:pPr>
              <w:pStyle w:val="TableBody"/>
              <w:rPr>
                <w:del w:id="17651" w:author="Alban Roche" w:date="2017-08-02T16:42:00Z"/>
              </w:rPr>
            </w:pPr>
            <w:del w:id="17652" w:author="Alban Roche" w:date="2017-08-02T16:42:00Z">
              <w:r w:rsidRPr="00671C8B" w:rsidDel="000934B8">
                <w:rPr>
                  <w:b/>
                </w:rPr>
                <w:delText>+CME ERROR: &lt;err&gt;</w:delText>
              </w:r>
              <w:bookmarkStart w:id="17653" w:name="_Toc489460753"/>
              <w:bookmarkEnd w:id="17653"/>
            </w:del>
          </w:p>
          <w:p w14:paraId="7A45E741" w14:textId="20B7F1D9" w:rsidR="00AD6DB4" w:rsidRPr="00606C5D" w:rsidDel="000934B8" w:rsidRDefault="00AD6DB4" w:rsidP="00D90C96">
            <w:pPr>
              <w:pStyle w:val="TableBody"/>
              <w:rPr>
                <w:del w:id="17654" w:author="Alban Roche" w:date="2017-08-02T16:42:00Z"/>
              </w:rPr>
            </w:pPr>
            <w:bookmarkStart w:id="17655" w:name="_Toc489460754"/>
            <w:bookmarkEnd w:id="17655"/>
          </w:p>
          <w:p w14:paraId="66C5AC1C" w14:textId="7D5497B0" w:rsidR="00AD6DB4" w:rsidRPr="00671C8B" w:rsidDel="000934B8" w:rsidRDefault="00AD6DB4" w:rsidP="00166AF3">
            <w:pPr>
              <w:pStyle w:val="TableBody"/>
              <w:rPr>
                <w:del w:id="17656" w:author="Alban Roche" w:date="2017-08-02T16:42:00Z"/>
                <w:u w:val="single"/>
              </w:rPr>
            </w:pPr>
            <w:del w:id="17657" w:author="Alban Roche" w:date="2017-08-02T16:42:00Z">
              <w:r w:rsidRPr="00671C8B" w:rsidDel="000934B8">
                <w:rPr>
                  <w:u w:val="single"/>
                </w:rPr>
                <w:delText>Parameters</w:delText>
              </w:r>
              <w:bookmarkStart w:id="17658" w:name="_Toc489460755"/>
              <w:bookmarkEnd w:id="17658"/>
            </w:del>
          </w:p>
          <w:p w14:paraId="4868A5FB" w14:textId="449A34A0" w:rsidR="00AD6DB4" w:rsidRPr="00671C8B" w:rsidDel="000934B8" w:rsidRDefault="00AD6DB4" w:rsidP="00166AF3">
            <w:pPr>
              <w:pStyle w:val="TableBody"/>
              <w:rPr>
                <w:del w:id="17659" w:author="Alban Roche" w:date="2017-08-02T16:42:00Z"/>
              </w:rPr>
            </w:pPr>
            <w:del w:id="17660" w:author="Alban Roche" w:date="2017-08-02T16:42:00Z">
              <w:r w:rsidRPr="00671C8B" w:rsidDel="000934B8">
                <w:rPr>
                  <w:b/>
                </w:rPr>
                <w:delText>&lt;n&gt;</w:delText>
              </w:r>
              <w:r w:rsidRPr="00671C8B" w:rsidDel="000934B8">
                <w:tab/>
              </w:r>
              <w:r w:rsidRPr="00671C8B" w:rsidDel="000934B8">
                <w:rPr>
                  <w:u w:val="single"/>
                </w:rPr>
                <w:delText>0</w:delText>
              </w:r>
              <w:r w:rsidRPr="00671C8B" w:rsidDel="000934B8">
                <w:tab/>
                <w:delText>Disable network registration unsolicited result code</w:delText>
              </w:r>
              <w:bookmarkStart w:id="17661" w:name="_Toc489460756"/>
              <w:bookmarkEnd w:id="17661"/>
            </w:del>
          </w:p>
          <w:p w14:paraId="71B47907" w14:textId="4CF47E34" w:rsidR="00AD6DB4" w:rsidRPr="00671C8B" w:rsidDel="000934B8" w:rsidRDefault="00AD6DB4" w:rsidP="00166AF3">
            <w:pPr>
              <w:pStyle w:val="TableBody"/>
              <w:rPr>
                <w:del w:id="17662" w:author="Alban Roche" w:date="2017-08-02T16:42:00Z"/>
              </w:rPr>
            </w:pPr>
            <w:del w:id="17663" w:author="Alban Roche" w:date="2017-08-02T16:42:00Z">
              <w:r w:rsidRPr="00671C8B" w:rsidDel="000934B8">
                <w:tab/>
                <w:delText>1</w:delText>
              </w:r>
              <w:r w:rsidRPr="00671C8B" w:rsidDel="000934B8">
                <w:tab/>
                <w:delText xml:space="preserve">Enable network registration unsolicited result code </w:delText>
              </w:r>
              <w:r w:rsidRPr="00671C8B" w:rsidDel="000934B8">
                <w:rPr>
                  <w:b/>
                </w:rPr>
                <w:delText>+CGREG: &lt;stat&gt;</w:delText>
              </w:r>
              <w:bookmarkStart w:id="17664" w:name="_Toc489460757"/>
              <w:bookmarkEnd w:id="17664"/>
            </w:del>
          </w:p>
          <w:p w14:paraId="3394027F" w14:textId="7467324A" w:rsidR="00AD6DB4" w:rsidRPr="00671C8B" w:rsidDel="000934B8" w:rsidRDefault="00AD6DB4" w:rsidP="00166AF3">
            <w:pPr>
              <w:pStyle w:val="TableBody"/>
              <w:rPr>
                <w:del w:id="17665" w:author="Alban Roche" w:date="2017-08-02T16:42:00Z"/>
              </w:rPr>
            </w:pPr>
            <w:del w:id="17666" w:author="Alban Roche" w:date="2017-08-02T16:42:00Z">
              <w:r w:rsidRPr="00671C8B" w:rsidDel="000934B8">
                <w:tab/>
                <w:delText>2</w:delText>
              </w:r>
              <w:r w:rsidRPr="00671C8B" w:rsidDel="000934B8">
                <w:tab/>
                <w:delText>Enable network registration and location information unsolicited result code</w:delText>
              </w:r>
              <w:bookmarkStart w:id="17667" w:name="_Toc489460758"/>
              <w:bookmarkEnd w:id="17667"/>
            </w:del>
          </w:p>
          <w:p w14:paraId="50308CD7" w14:textId="55394E69" w:rsidR="00AD6DB4" w:rsidRPr="00671C8B" w:rsidDel="000934B8" w:rsidRDefault="00AD6DB4" w:rsidP="00166AF3">
            <w:pPr>
              <w:pStyle w:val="TableBody"/>
              <w:rPr>
                <w:del w:id="17668" w:author="Alban Roche" w:date="2017-08-02T16:42:00Z"/>
                <w:b/>
              </w:rPr>
            </w:pPr>
            <w:del w:id="17669" w:author="Alban Roche" w:date="2017-08-02T16:42:00Z">
              <w:r w:rsidRPr="00671C8B" w:rsidDel="000934B8">
                <w:tab/>
              </w:r>
              <w:r w:rsidRPr="00671C8B" w:rsidDel="000934B8">
                <w:tab/>
              </w:r>
              <w:r w:rsidRPr="00671C8B" w:rsidDel="000934B8">
                <w:rPr>
                  <w:b/>
                </w:rPr>
                <w:delText>+CGREG: &lt;stat&gt;[,&lt;lac&gt;,&lt;ci&gt;[,&lt;AcT&gt;,&lt;rac&gt;]]</w:delText>
              </w:r>
              <w:bookmarkStart w:id="17670" w:name="_Toc489460759"/>
              <w:bookmarkEnd w:id="17670"/>
            </w:del>
          </w:p>
          <w:p w14:paraId="7197F19D" w14:textId="1281F594" w:rsidR="00AD6DB4" w:rsidRPr="00606C5D" w:rsidDel="000934B8" w:rsidRDefault="00AD6DB4" w:rsidP="00D90C96">
            <w:pPr>
              <w:pStyle w:val="TableBody"/>
              <w:rPr>
                <w:del w:id="17671" w:author="Alban Roche" w:date="2017-08-02T16:42:00Z"/>
              </w:rPr>
            </w:pPr>
            <w:bookmarkStart w:id="17672" w:name="_Toc489460760"/>
            <w:bookmarkEnd w:id="17672"/>
          </w:p>
          <w:p w14:paraId="6D1D083F" w14:textId="29EFD17A" w:rsidR="00AD6DB4" w:rsidRPr="00671C8B" w:rsidDel="000934B8" w:rsidRDefault="00AD6DB4" w:rsidP="00166AF3">
            <w:pPr>
              <w:pStyle w:val="TableBody"/>
              <w:rPr>
                <w:del w:id="17673" w:author="Alban Roche" w:date="2017-08-02T16:42:00Z"/>
                <w:lang w:eastAsia="zh-CN"/>
              </w:rPr>
            </w:pPr>
            <w:del w:id="17674" w:author="Alban Roche" w:date="2017-08-02T16:42:00Z">
              <w:r w:rsidRPr="00671C8B" w:rsidDel="000934B8">
                <w:rPr>
                  <w:b/>
                </w:rPr>
                <w:delText>&lt;stat&gt;</w:delText>
              </w:r>
              <w:r w:rsidRPr="00671C8B" w:rsidDel="000934B8">
                <w:tab/>
                <w:delText>0</w:delText>
              </w:r>
              <w:r w:rsidRPr="00671C8B" w:rsidDel="000934B8">
                <w:tab/>
                <w:delText xml:space="preserve">Not registered, home network </w:delText>
              </w:r>
              <w:bookmarkStart w:id="17675" w:name="_Toc489460761"/>
              <w:bookmarkEnd w:id="17675"/>
            </w:del>
          </w:p>
          <w:p w14:paraId="0DD24E9A" w14:textId="7E8BE7C6" w:rsidR="00AD6DB4" w:rsidRPr="00671C8B" w:rsidDel="000934B8" w:rsidRDefault="00AD6DB4" w:rsidP="00166AF3">
            <w:pPr>
              <w:pStyle w:val="TableBody"/>
              <w:rPr>
                <w:del w:id="17676" w:author="Alban Roche" w:date="2017-08-02T16:42:00Z"/>
              </w:rPr>
            </w:pPr>
            <w:del w:id="17677" w:author="Alban Roche" w:date="2017-08-02T16:42:00Z">
              <w:r w:rsidRPr="00671C8B" w:rsidDel="000934B8">
                <w:tab/>
                <w:delText>1</w:delText>
              </w:r>
              <w:r w:rsidRPr="00671C8B" w:rsidDel="000934B8">
                <w:tab/>
                <w:delText>Registered, home network</w:delText>
              </w:r>
              <w:bookmarkStart w:id="17678" w:name="_Toc489460762"/>
              <w:bookmarkEnd w:id="17678"/>
            </w:del>
          </w:p>
          <w:p w14:paraId="581E2B35" w14:textId="4A7B67C2" w:rsidR="00AD6DB4" w:rsidRPr="00671C8B" w:rsidDel="000934B8" w:rsidRDefault="00AD6DB4" w:rsidP="00166AF3">
            <w:pPr>
              <w:pStyle w:val="TableBody"/>
              <w:rPr>
                <w:del w:id="17679" w:author="Alban Roche" w:date="2017-08-02T16:42:00Z"/>
              </w:rPr>
            </w:pPr>
            <w:del w:id="17680" w:author="Alban Roche" w:date="2017-08-02T16:42:00Z">
              <w:r w:rsidRPr="00671C8B" w:rsidDel="000934B8">
                <w:tab/>
                <w:delText>2</w:delText>
              </w:r>
              <w:r w:rsidRPr="00671C8B" w:rsidDel="000934B8">
                <w:tab/>
                <w:delText>Not registered, but ME is currently searching for a new operator to register to</w:delText>
              </w:r>
              <w:bookmarkStart w:id="17681" w:name="_Toc489460763"/>
              <w:bookmarkEnd w:id="17681"/>
            </w:del>
          </w:p>
          <w:p w14:paraId="186C721D" w14:textId="210E32D1" w:rsidR="00AD6DB4" w:rsidRPr="00671C8B" w:rsidDel="000934B8" w:rsidRDefault="00AD6DB4" w:rsidP="00166AF3">
            <w:pPr>
              <w:pStyle w:val="TableBody"/>
              <w:rPr>
                <w:del w:id="17682" w:author="Alban Roche" w:date="2017-08-02T16:42:00Z"/>
                <w:lang w:eastAsia="zh-CN"/>
              </w:rPr>
            </w:pPr>
            <w:del w:id="17683" w:author="Alban Roche" w:date="2017-08-02T16:42:00Z">
              <w:r w:rsidRPr="00671C8B" w:rsidDel="000934B8">
                <w:tab/>
                <w:delText>3</w:delText>
              </w:r>
              <w:r w:rsidRPr="00671C8B" w:rsidDel="000934B8">
                <w:tab/>
                <w:delText xml:space="preserve">Registration denied </w:delText>
              </w:r>
              <w:bookmarkStart w:id="17684" w:name="_Toc489460764"/>
              <w:bookmarkEnd w:id="17684"/>
            </w:del>
          </w:p>
          <w:p w14:paraId="13627E8E" w14:textId="415183CC" w:rsidR="00AD6DB4" w:rsidRPr="00671C8B" w:rsidDel="000934B8" w:rsidRDefault="00AD6DB4" w:rsidP="00166AF3">
            <w:pPr>
              <w:pStyle w:val="TableBody"/>
              <w:rPr>
                <w:del w:id="17685" w:author="Alban Roche" w:date="2017-08-02T16:42:00Z"/>
              </w:rPr>
            </w:pPr>
            <w:del w:id="17686" w:author="Alban Roche" w:date="2017-08-02T16:42:00Z">
              <w:r w:rsidRPr="00671C8B" w:rsidDel="000934B8">
                <w:tab/>
                <w:delText>4</w:delText>
              </w:r>
              <w:r w:rsidRPr="00671C8B" w:rsidDel="000934B8">
                <w:tab/>
                <w:delText>Unknown</w:delText>
              </w:r>
              <w:bookmarkStart w:id="17687" w:name="_Toc489460765"/>
              <w:bookmarkEnd w:id="17687"/>
            </w:del>
          </w:p>
          <w:p w14:paraId="449DD405" w14:textId="1C6B1A2A" w:rsidR="00AD6DB4" w:rsidRPr="00671C8B" w:rsidDel="000934B8" w:rsidRDefault="00AD6DB4" w:rsidP="00166AF3">
            <w:pPr>
              <w:pStyle w:val="TableBody"/>
              <w:rPr>
                <w:del w:id="17688" w:author="Alban Roche" w:date="2017-08-02T16:42:00Z"/>
              </w:rPr>
            </w:pPr>
            <w:del w:id="17689" w:author="Alban Roche" w:date="2017-08-02T16:42:00Z">
              <w:r w:rsidRPr="00671C8B" w:rsidDel="000934B8">
                <w:tab/>
                <w:delText>5</w:delText>
              </w:r>
              <w:r w:rsidRPr="00671C8B" w:rsidDel="000934B8">
                <w:tab/>
                <w:delText>Registered, roaming</w:delText>
              </w:r>
              <w:bookmarkStart w:id="17690" w:name="_Toc489460766"/>
              <w:bookmarkEnd w:id="17690"/>
            </w:del>
          </w:p>
          <w:p w14:paraId="75DB93C3" w14:textId="0B742951" w:rsidR="00AD6DB4" w:rsidRPr="00671C8B" w:rsidDel="000934B8" w:rsidRDefault="00AD6DB4" w:rsidP="00166AF3">
            <w:pPr>
              <w:pStyle w:val="TableBody"/>
              <w:rPr>
                <w:del w:id="17691" w:author="Alban Roche" w:date="2017-08-02T16:42:00Z"/>
              </w:rPr>
            </w:pPr>
            <w:del w:id="17692" w:author="Alban Roche" w:date="2017-08-02T16:42:00Z">
              <w:r w:rsidRPr="00671C8B" w:rsidDel="000934B8">
                <w:tab/>
                <w:delText>8</w:delText>
              </w:r>
              <w:r w:rsidRPr="00671C8B" w:rsidDel="000934B8">
                <w:tab/>
                <w:delText xml:space="preserve">Attached for emergency bearer services only (only applicable when &lt;AcT&gt;=2, </w:delText>
              </w:r>
              <w:r w:rsidRPr="00671C8B" w:rsidDel="000934B8">
                <w:tab/>
              </w:r>
              <w:r w:rsidRPr="00671C8B" w:rsidDel="000934B8">
                <w:tab/>
                <w:delText>4, 5, 6)</w:delText>
              </w:r>
              <w:bookmarkStart w:id="17693" w:name="_Toc489460767"/>
              <w:bookmarkEnd w:id="17693"/>
            </w:del>
          </w:p>
          <w:p w14:paraId="03C098C7" w14:textId="0261C08D" w:rsidR="00AD6DB4" w:rsidRPr="00606C5D" w:rsidDel="000934B8" w:rsidRDefault="00AD6DB4" w:rsidP="00D90C96">
            <w:pPr>
              <w:pStyle w:val="TableBody"/>
              <w:rPr>
                <w:del w:id="17694" w:author="Alban Roche" w:date="2017-08-02T16:42:00Z"/>
              </w:rPr>
            </w:pPr>
            <w:bookmarkStart w:id="17695" w:name="_Toc489460768"/>
            <w:bookmarkEnd w:id="17695"/>
          </w:p>
          <w:p w14:paraId="0EB1C45E" w14:textId="4697C9A1" w:rsidR="00AD6DB4" w:rsidRPr="00671C8B" w:rsidDel="000934B8" w:rsidRDefault="00AD6DB4" w:rsidP="00166AF3">
            <w:pPr>
              <w:pStyle w:val="TableBody"/>
              <w:rPr>
                <w:del w:id="17696" w:author="Alban Roche" w:date="2017-08-02T16:42:00Z"/>
              </w:rPr>
            </w:pPr>
            <w:del w:id="17697" w:author="Alban Roche" w:date="2017-08-02T16:42:00Z">
              <w:r w:rsidRPr="00671C8B" w:rsidDel="000934B8">
                <w:rPr>
                  <w:b/>
                </w:rPr>
                <w:delText>&lt;lac&gt;</w:delText>
              </w:r>
              <w:r w:rsidRPr="00671C8B" w:rsidDel="000934B8">
                <w:tab/>
                <w:delText xml:space="preserve">String type; </w:delText>
              </w:r>
              <w:r w:rsidR="00022AA6" w:rsidRPr="00671C8B" w:rsidDel="000934B8">
                <w:delText>two-byte</w:delText>
              </w:r>
              <w:r w:rsidRPr="00671C8B" w:rsidDel="000934B8">
                <w:delText xml:space="preserve"> location area code in hexadecimal format</w:delText>
              </w:r>
              <w:r w:rsidDel="000934B8">
                <w:delText>. “FFFF” indicates that the location area code is invalid and that the &lt;rac&gt; value should also be ignored.</w:delText>
              </w:r>
              <w:bookmarkStart w:id="17698" w:name="_Toc489460769"/>
              <w:bookmarkEnd w:id="17698"/>
            </w:del>
          </w:p>
          <w:p w14:paraId="54C6F4DB" w14:textId="481F0805" w:rsidR="00AD6DB4" w:rsidRPr="00606C5D" w:rsidDel="000934B8" w:rsidRDefault="00AD6DB4" w:rsidP="00D90C96">
            <w:pPr>
              <w:pStyle w:val="TableBody"/>
              <w:rPr>
                <w:del w:id="17699" w:author="Alban Roche" w:date="2017-08-02T16:42:00Z"/>
              </w:rPr>
            </w:pPr>
            <w:bookmarkStart w:id="17700" w:name="_Toc489460770"/>
            <w:bookmarkEnd w:id="17700"/>
          </w:p>
          <w:p w14:paraId="6FAC63ED" w14:textId="5F18E8FB" w:rsidR="00AD6DB4" w:rsidRPr="00671C8B" w:rsidDel="000934B8" w:rsidRDefault="00AD6DB4" w:rsidP="00166AF3">
            <w:pPr>
              <w:pStyle w:val="TableBody"/>
              <w:rPr>
                <w:del w:id="17701" w:author="Alban Roche" w:date="2017-08-02T16:42:00Z"/>
                <w:snapToGrid w:val="0"/>
              </w:rPr>
            </w:pPr>
            <w:del w:id="17702" w:author="Alban Roche" w:date="2017-08-02T16:42:00Z">
              <w:r w:rsidRPr="00671C8B" w:rsidDel="000934B8">
                <w:rPr>
                  <w:b/>
                </w:rPr>
                <w:delText>&lt;ci&gt;</w:delText>
              </w:r>
              <w:r w:rsidRPr="00671C8B" w:rsidDel="000934B8">
                <w:tab/>
                <w:delText xml:space="preserve">String type; </w:delText>
              </w:r>
              <w:commentRangeStart w:id="17703"/>
              <w:r w:rsidR="00022AA6" w:rsidDel="000934B8">
                <w:delText>two-byte</w:delText>
              </w:r>
              <w:r w:rsidR="00B23AF0" w:rsidDel="000934B8">
                <w:delText xml:space="preserve"> cell ID in hexadecimal format for GSM; or</w:delText>
              </w:r>
              <w:commentRangeEnd w:id="17703"/>
              <w:r w:rsidR="00022AA6" w:rsidDel="000934B8">
                <w:rPr>
                  <w:rStyle w:val="CommentReference"/>
                  <w:rFonts w:ascii="Verdana" w:hAnsi="Verdana" w:cs="Times New Roman"/>
                  <w:lang w:eastAsia="en-US"/>
                </w:rPr>
                <w:commentReference w:id="17703"/>
              </w:r>
              <w:r w:rsidR="00B23AF0" w:rsidDel="000934B8">
                <w:delText xml:space="preserve"> </w:delText>
              </w:r>
              <w:r w:rsidRPr="00671C8B" w:rsidDel="000934B8">
                <w:rPr>
                  <w:snapToGrid w:val="0"/>
                </w:rPr>
                <w:delText>four</w:delText>
              </w:r>
              <w:r w:rsidR="00022AA6" w:rsidDel="000934B8">
                <w:rPr>
                  <w:snapToGrid w:val="0"/>
                </w:rPr>
                <w:delText>-</w:delText>
              </w:r>
              <w:r w:rsidRPr="00671C8B" w:rsidDel="000934B8">
                <w:rPr>
                  <w:snapToGrid w:val="0"/>
                </w:rPr>
                <w:delText xml:space="preserve">byte </w:delText>
              </w:r>
              <w:r w:rsidDel="000934B8">
                <w:rPr>
                  <w:snapToGrid w:val="0"/>
                </w:rPr>
                <w:delText>UTRAN/</w:delText>
              </w:r>
              <w:r w:rsidRPr="00671C8B" w:rsidDel="000934B8">
                <w:rPr>
                  <w:snapToGrid w:val="0"/>
                </w:rPr>
                <w:delText>E-UTRAN cell ID in hexadecimal format</w:delText>
              </w:r>
              <w:bookmarkStart w:id="17704" w:name="_Toc489460771"/>
              <w:bookmarkEnd w:id="17704"/>
            </w:del>
          </w:p>
          <w:p w14:paraId="43826A4B" w14:textId="59AED80C" w:rsidR="00AD6DB4" w:rsidRPr="003C0647" w:rsidDel="000934B8" w:rsidRDefault="00AD6DB4" w:rsidP="00D90C96">
            <w:pPr>
              <w:pStyle w:val="TableBody"/>
              <w:rPr>
                <w:del w:id="17705" w:author="Alban Roche" w:date="2017-08-02T16:42:00Z"/>
              </w:rPr>
            </w:pPr>
            <w:bookmarkStart w:id="17706" w:name="_Toc489460772"/>
            <w:bookmarkEnd w:id="17706"/>
          </w:p>
          <w:p w14:paraId="7D348800" w14:textId="4072A9D7" w:rsidR="00AD6DB4" w:rsidDel="000934B8" w:rsidRDefault="00AD6DB4" w:rsidP="00166AF3">
            <w:pPr>
              <w:pStyle w:val="TableBody"/>
              <w:rPr>
                <w:del w:id="17707" w:author="Alban Roche" w:date="2017-08-02T16:42:00Z"/>
              </w:rPr>
            </w:pPr>
            <w:del w:id="17708" w:author="Alban Roche" w:date="2017-08-02T16:42:00Z">
              <w:r w:rsidRPr="00671C8B" w:rsidDel="000934B8">
                <w:rPr>
                  <w:b/>
                </w:rPr>
                <w:delText>&lt;Act&gt;</w:delText>
              </w:r>
              <w:r w:rsidRPr="00671C8B" w:rsidDel="000934B8">
                <w:tab/>
              </w:r>
              <w:r w:rsidDel="000934B8">
                <w:delText>0</w:delText>
              </w:r>
              <w:r w:rsidDel="000934B8">
                <w:tab/>
                <w:delText>GSM</w:delText>
              </w:r>
              <w:bookmarkStart w:id="17709" w:name="_Toc489460773"/>
              <w:bookmarkEnd w:id="17709"/>
            </w:del>
          </w:p>
          <w:p w14:paraId="63525026" w14:textId="0449436D" w:rsidR="00AD6DB4" w:rsidDel="000934B8" w:rsidRDefault="00AD6DB4" w:rsidP="00166AF3">
            <w:pPr>
              <w:pStyle w:val="TableBody"/>
              <w:rPr>
                <w:del w:id="17710" w:author="Alban Roche" w:date="2017-08-02T16:42:00Z"/>
              </w:rPr>
            </w:pPr>
            <w:del w:id="17711" w:author="Alban Roche" w:date="2017-08-02T16:42:00Z">
              <w:r w:rsidDel="000934B8">
                <w:tab/>
                <w:delText>1</w:delText>
              </w:r>
              <w:r w:rsidDel="000934B8">
                <w:tab/>
                <w:delText>GSM Compact</w:delText>
              </w:r>
              <w:bookmarkStart w:id="17712" w:name="_Toc489460774"/>
              <w:bookmarkEnd w:id="17712"/>
            </w:del>
          </w:p>
          <w:p w14:paraId="67D9AE39" w14:textId="3267C7AC" w:rsidR="00AD6DB4" w:rsidDel="000934B8" w:rsidRDefault="00AD6DB4" w:rsidP="00166AF3">
            <w:pPr>
              <w:pStyle w:val="TableBody"/>
              <w:rPr>
                <w:del w:id="17713" w:author="Alban Roche" w:date="2017-08-02T16:42:00Z"/>
              </w:rPr>
            </w:pPr>
            <w:del w:id="17714" w:author="Alban Roche" w:date="2017-08-02T16:42:00Z">
              <w:r w:rsidDel="000934B8">
                <w:tab/>
                <w:delText>2</w:delText>
              </w:r>
              <w:r w:rsidDel="000934B8">
                <w:tab/>
                <w:delText>UTRAN</w:delText>
              </w:r>
              <w:bookmarkStart w:id="17715" w:name="_Toc489460775"/>
              <w:bookmarkEnd w:id="17715"/>
            </w:del>
          </w:p>
          <w:p w14:paraId="24FDBA8B" w14:textId="5F307659" w:rsidR="00AD6DB4" w:rsidDel="000934B8" w:rsidRDefault="00AD6DB4" w:rsidP="00166AF3">
            <w:pPr>
              <w:pStyle w:val="TableBody"/>
              <w:rPr>
                <w:del w:id="17716" w:author="Alban Roche" w:date="2017-08-02T16:42:00Z"/>
              </w:rPr>
            </w:pPr>
            <w:del w:id="17717" w:author="Alban Roche" w:date="2017-08-02T16:42:00Z">
              <w:r w:rsidDel="000934B8">
                <w:tab/>
                <w:delText>3</w:delText>
              </w:r>
              <w:r w:rsidDel="000934B8">
                <w:tab/>
                <w:delText>GSM with EGPRS</w:delText>
              </w:r>
              <w:bookmarkStart w:id="17718" w:name="_Toc489460776"/>
              <w:bookmarkEnd w:id="17718"/>
            </w:del>
          </w:p>
          <w:p w14:paraId="34EA274F" w14:textId="66880CA5" w:rsidR="00AD6DB4" w:rsidDel="000934B8" w:rsidRDefault="00AD6DB4" w:rsidP="00166AF3">
            <w:pPr>
              <w:pStyle w:val="TableBody"/>
              <w:rPr>
                <w:del w:id="17719" w:author="Alban Roche" w:date="2017-08-02T16:42:00Z"/>
              </w:rPr>
            </w:pPr>
            <w:del w:id="17720" w:author="Alban Roche" w:date="2017-08-02T16:42:00Z">
              <w:r w:rsidDel="000934B8">
                <w:tab/>
                <w:delText>4</w:delText>
              </w:r>
              <w:r w:rsidDel="000934B8">
                <w:tab/>
                <w:delText>UTRAN with HSDPA</w:delText>
              </w:r>
              <w:bookmarkStart w:id="17721" w:name="_Toc489460777"/>
              <w:bookmarkEnd w:id="17721"/>
            </w:del>
          </w:p>
          <w:p w14:paraId="15F2E01D" w14:textId="7272F043" w:rsidR="00AD6DB4" w:rsidDel="000934B8" w:rsidRDefault="00AD6DB4" w:rsidP="00166AF3">
            <w:pPr>
              <w:pStyle w:val="TableBody"/>
              <w:rPr>
                <w:del w:id="17722" w:author="Alban Roche" w:date="2017-08-02T16:42:00Z"/>
              </w:rPr>
            </w:pPr>
            <w:del w:id="17723" w:author="Alban Roche" w:date="2017-08-02T16:42:00Z">
              <w:r w:rsidDel="000934B8">
                <w:tab/>
                <w:delText>5</w:delText>
              </w:r>
              <w:r w:rsidDel="000934B8">
                <w:tab/>
                <w:delText>UTRAN with HSUPA</w:delText>
              </w:r>
              <w:bookmarkStart w:id="17724" w:name="_Toc489460778"/>
              <w:bookmarkEnd w:id="17724"/>
            </w:del>
          </w:p>
          <w:p w14:paraId="218C66EB" w14:textId="2636CF23" w:rsidR="00AD6DB4" w:rsidDel="000934B8" w:rsidRDefault="00AD6DB4" w:rsidP="00166AF3">
            <w:pPr>
              <w:pStyle w:val="TableBody"/>
              <w:rPr>
                <w:del w:id="17725" w:author="Alban Roche" w:date="2017-08-02T16:42:00Z"/>
              </w:rPr>
            </w:pPr>
            <w:del w:id="17726" w:author="Alban Roche" w:date="2017-08-02T16:42:00Z">
              <w:r w:rsidDel="000934B8">
                <w:tab/>
                <w:delText>6</w:delText>
              </w:r>
              <w:r w:rsidDel="000934B8">
                <w:tab/>
                <w:delText>UTRAN with HSDPA and HSUPA</w:delText>
              </w:r>
              <w:bookmarkStart w:id="17727" w:name="_Toc489460779"/>
              <w:bookmarkEnd w:id="17727"/>
            </w:del>
          </w:p>
          <w:p w14:paraId="2255098F" w14:textId="7C1E62C7" w:rsidR="00AD6DB4" w:rsidRPr="00671C8B" w:rsidDel="000934B8" w:rsidRDefault="00AD6DB4" w:rsidP="00166AF3">
            <w:pPr>
              <w:pStyle w:val="TableBody"/>
              <w:rPr>
                <w:del w:id="17728" w:author="Alban Roche" w:date="2017-08-02T16:42:00Z"/>
              </w:rPr>
            </w:pPr>
            <w:del w:id="17729" w:author="Alban Roche" w:date="2017-08-02T16:42:00Z">
              <w:r w:rsidDel="000934B8">
                <w:tab/>
              </w:r>
              <w:r w:rsidRPr="00671C8B" w:rsidDel="000934B8">
                <w:delText>7</w:delText>
              </w:r>
              <w:r w:rsidRPr="00671C8B" w:rsidDel="000934B8">
                <w:tab/>
                <w:delText>E-UTRAN</w:delText>
              </w:r>
              <w:bookmarkStart w:id="17730" w:name="_Toc489460780"/>
              <w:bookmarkEnd w:id="17730"/>
            </w:del>
          </w:p>
          <w:p w14:paraId="335C71AA" w14:textId="34C078C9" w:rsidR="00AD6DB4" w:rsidRPr="00606C5D" w:rsidDel="000934B8" w:rsidRDefault="00AD6DB4" w:rsidP="00D90C96">
            <w:pPr>
              <w:pStyle w:val="TableBody"/>
              <w:rPr>
                <w:del w:id="17731" w:author="Alban Roche" w:date="2017-08-02T16:42:00Z"/>
              </w:rPr>
            </w:pPr>
            <w:bookmarkStart w:id="17732" w:name="_Toc489460781"/>
            <w:bookmarkEnd w:id="17732"/>
          </w:p>
          <w:p w14:paraId="7C8161DE" w14:textId="5E712CE2" w:rsidR="00AD6DB4" w:rsidRPr="00671C8B" w:rsidDel="000934B8" w:rsidRDefault="00AD6DB4" w:rsidP="00166AF3">
            <w:pPr>
              <w:pStyle w:val="TableBody"/>
              <w:rPr>
                <w:del w:id="17733" w:author="Alban Roche" w:date="2017-08-02T16:42:00Z"/>
                <w:u w:val="single"/>
              </w:rPr>
            </w:pPr>
            <w:del w:id="17734" w:author="Alban Roche" w:date="2017-08-02T16:42:00Z">
              <w:r w:rsidRPr="00671C8B" w:rsidDel="000934B8">
                <w:rPr>
                  <w:b/>
                </w:rPr>
                <w:delText>&lt;rac&gt;</w:delText>
              </w:r>
              <w:r w:rsidRPr="00671C8B" w:rsidDel="000934B8">
                <w:tab/>
                <w:delText xml:space="preserve">String type; </w:delText>
              </w:r>
              <w:r w:rsidR="00022AA6" w:rsidRPr="00671C8B" w:rsidDel="000934B8">
                <w:delText>one-byte</w:delText>
              </w:r>
              <w:r w:rsidRPr="00671C8B" w:rsidDel="000934B8">
                <w:delText xml:space="preserve"> routing area code in hexadecimal format</w:delText>
              </w:r>
              <w:r w:rsidDel="000934B8">
                <w:delText>. “00” indicates that the routing area code is invalid. It has the same meaning as “FF” specified in the +KCCINFO command.</w:delText>
              </w:r>
              <w:bookmarkStart w:id="17735" w:name="_Toc489460782"/>
              <w:bookmarkEnd w:id="17735"/>
            </w:del>
          </w:p>
        </w:tc>
        <w:bookmarkStart w:id="17736" w:name="_Toc489460783"/>
        <w:bookmarkEnd w:id="17736"/>
      </w:tr>
      <w:tr w:rsidR="00AD6DB4" w:rsidRPr="00671C8B" w:rsidDel="000934B8" w14:paraId="1DFD34F7" w14:textId="246A6C7E" w:rsidTr="00166AF3">
        <w:trPr>
          <w:cantSplit w:val="0"/>
          <w:del w:id="17737" w:author="Alban Roche" w:date="2017-08-02T16:42:00Z"/>
        </w:trPr>
        <w:tc>
          <w:tcPr>
            <w:tcW w:w="1728" w:type="dxa"/>
          </w:tcPr>
          <w:p w14:paraId="7D8E6237" w14:textId="115F9A75" w:rsidR="00AD6DB4" w:rsidRPr="00671C8B" w:rsidDel="000934B8" w:rsidRDefault="00AD6DB4" w:rsidP="00166AF3">
            <w:pPr>
              <w:pStyle w:val="TableBody"/>
              <w:rPr>
                <w:del w:id="17738" w:author="Alban Roche" w:date="2017-08-02T16:42:00Z"/>
                <w:i/>
              </w:rPr>
            </w:pPr>
            <w:del w:id="17739" w:author="Alban Roche" w:date="2017-08-02T16:42:00Z">
              <w:r w:rsidRPr="00671C8B" w:rsidDel="000934B8">
                <w:rPr>
                  <w:i/>
                </w:rPr>
                <w:delText>Unsolicited Notification</w:delText>
              </w:r>
              <w:bookmarkStart w:id="17740" w:name="_Toc489460784"/>
              <w:bookmarkEnd w:id="17740"/>
            </w:del>
          </w:p>
        </w:tc>
        <w:tc>
          <w:tcPr>
            <w:tcW w:w="7560" w:type="dxa"/>
          </w:tcPr>
          <w:p w14:paraId="5A5AD9E8" w14:textId="10054F9E" w:rsidR="00AD6DB4" w:rsidRPr="00671C8B" w:rsidDel="000934B8" w:rsidRDefault="00AD6DB4" w:rsidP="00166AF3">
            <w:pPr>
              <w:pStyle w:val="TableBody"/>
              <w:rPr>
                <w:del w:id="17741" w:author="Alban Roche" w:date="2017-08-02T16:42:00Z"/>
              </w:rPr>
            </w:pPr>
            <w:del w:id="17742" w:author="Alban Roche" w:date="2017-08-02T16:42:00Z">
              <w:r w:rsidRPr="00671C8B" w:rsidDel="000934B8">
                <w:rPr>
                  <w:u w:val="single"/>
                </w:rPr>
                <w:delText>Response</w:delText>
              </w:r>
              <w:bookmarkStart w:id="17743" w:name="_Toc489460785"/>
              <w:bookmarkEnd w:id="17743"/>
            </w:del>
          </w:p>
          <w:p w14:paraId="6A6671EB" w14:textId="50A16D56" w:rsidR="00AD6DB4" w:rsidRPr="00671C8B" w:rsidDel="000934B8" w:rsidRDefault="00AD6DB4" w:rsidP="00166AF3">
            <w:pPr>
              <w:pStyle w:val="TableBody"/>
              <w:rPr>
                <w:del w:id="17744" w:author="Alban Roche" w:date="2017-08-02T16:42:00Z"/>
                <w:b/>
              </w:rPr>
            </w:pPr>
            <w:del w:id="17745" w:author="Alban Roche" w:date="2017-08-02T16:42:00Z">
              <w:r w:rsidRPr="00671C8B" w:rsidDel="000934B8">
                <w:rPr>
                  <w:b/>
                </w:rPr>
                <w:delText>+CGREG: &lt;stat&gt;</w:delText>
              </w:r>
              <w:bookmarkStart w:id="17746" w:name="_Toc489460786"/>
              <w:bookmarkEnd w:id="17746"/>
            </w:del>
          </w:p>
          <w:p w14:paraId="772D4000" w14:textId="157E2BFE" w:rsidR="00AD6DB4" w:rsidRPr="00671C8B" w:rsidDel="000934B8" w:rsidRDefault="00AD6DB4" w:rsidP="00166AF3">
            <w:pPr>
              <w:pStyle w:val="TableBody"/>
              <w:rPr>
                <w:del w:id="17747" w:author="Alban Roche" w:date="2017-08-02T16:42:00Z"/>
                <w:b/>
              </w:rPr>
            </w:pPr>
            <w:del w:id="17748" w:author="Alban Roche" w:date="2017-08-02T16:42:00Z">
              <w:r w:rsidRPr="00671C8B" w:rsidDel="000934B8">
                <w:rPr>
                  <w:b/>
                </w:rPr>
                <w:delText>+CGREG: &lt;stat&gt;[,&lt;lac&gt;,&lt;ci&gt;[,&lt;AcT&gt;,&lt;rac&gt;]]</w:delText>
              </w:r>
              <w:bookmarkStart w:id="17749" w:name="_Toc489460787"/>
              <w:bookmarkEnd w:id="17749"/>
            </w:del>
          </w:p>
        </w:tc>
        <w:bookmarkStart w:id="17750" w:name="_Toc489460788"/>
        <w:bookmarkEnd w:id="17750"/>
      </w:tr>
      <w:tr w:rsidR="00AD6DB4" w:rsidRPr="00671C8B" w:rsidDel="000934B8" w14:paraId="0E04388D" w14:textId="7F9F06E7" w:rsidTr="00166AF3">
        <w:trPr>
          <w:cantSplit w:val="0"/>
          <w:del w:id="17751" w:author="Alban Roche" w:date="2017-08-02T16:42:00Z"/>
        </w:trPr>
        <w:tc>
          <w:tcPr>
            <w:tcW w:w="1728" w:type="dxa"/>
          </w:tcPr>
          <w:p w14:paraId="15E5B00A" w14:textId="65459B68" w:rsidR="00AD6DB4" w:rsidRPr="002E4F33" w:rsidDel="000934B8" w:rsidRDefault="00AD6DB4" w:rsidP="00166AF3">
            <w:pPr>
              <w:pStyle w:val="TableBody"/>
              <w:rPr>
                <w:del w:id="17752" w:author="Alban Roche" w:date="2017-08-02T16:42:00Z"/>
                <w:u w:val="single"/>
              </w:rPr>
            </w:pPr>
            <w:del w:id="17753" w:author="Alban Roche" w:date="2017-08-02T16:42:00Z">
              <w:r w:rsidRPr="002E4F33" w:rsidDel="000934B8">
                <w:rPr>
                  <w:u w:val="single"/>
                </w:rPr>
                <w:delText>Reference</w:delText>
              </w:r>
              <w:bookmarkStart w:id="17754" w:name="_Toc489460789"/>
              <w:bookmarkEnd w:id="17754"/>
            </w:del>
          </w:p>
          <w:p w14:paraId="279F2DFA" w14:textId="56CC5A97" w:rsidR="00AD6DB4" w:rsidRPr="00671C8B" w:rsidDel="000934B8" w:rsidRDefault="00AD6DB4" w:rsidP="00166AF3">
            <w:pPr>
              <w:pStyle w:val="TableBody"/>
              <w:rPr>
                <w:del w:id="17755" w:author="Alban Roche" w:date="2017-08-02T16:42:00Z"/>
                <w:i/>
              </w:rPr>
            </w:pPr>
            <w:del w:id="17756" w:author="Alban Roche" w:date="2017-08-02T16:42:00Z">
              <w:r w:rsidRPr="00C41274" w:rsidDel="000934B8">
                <w:delText>Sierra Wireless</w:delText>
              </w:r>
              <w:r w:rsidDel="000934B8">
                <w:delText xml:space="preserve"> Proprietary</w:delText>
              </w:r>
              <w:bookmarkStart w:id="17757" w:name="_Toc489460790"/>
              <w:bookmarkEnd w:id="17757"/>
            </w:del>
          </w:p>
        </w:tc>
        <w:tc>
          <w:tcPr>
            <w:tcW w:w="7560" w:type="dxa"/>
          </w:tcPr>
          <w:p w14:paraId="20B38818" w14:textId="69195728" w:rsidR="00AD6DB4" w:rsidRPr="009A1C40" w:rsidDel="000934B8" w:rsidRDefault="00AD6DB4" w:rsidP="00166AF3">
            <w:pPr>
              <w:pStyle w:val="TableBody"/>
              <w:rPr>
                <w:del w:id="17758" w:author="Alban Roche" w:date="2017-08-02T16:42:00Z"/>
                <w:u w:val="single"/>
              </w:rPr>
            </w:pPr>
            <w:del w:id="17759" w:author="Alban Roche" w:date="2017-08-02T16:42:00Z">
              <w:r w:rsidRPr="009A1C40" w:rsidDel="000934B8">
                <w:rPr>
                  <w:u w:val="single"/>
                </w:rPr>
                <w:delText>Notes</w:delText>
              </w:r>
              <w:bookmarkStart w:id="17760" w:name="_Toc489460791"/>
              <w:bookmarkEnd w:id="17760"/>
            </w:del>
          </w:p>
          <w:p w14:paraId="2278C402" w14:textId="3E4BDE61" w:rsidR="00AD6DB4" w:rsidRPr="00671C8B" w:rsidDel="000934B8" w:rsidRDefault="00AD6DB4" w:rsidP="00166AF3">
            <w:pPr>
              <w:pStyle w:val="TableBody"/>
              <w:rPr>
                <w:del w:id="17761" w:author="Alban Roche" w:date="2017-08-02T16:42:00Z"/>
                <w:u w:val="single"/>
              </w:rPr>
            </w:pPr>
            <w:del w:id="17762" w:author="Alban Roche" w:date="2017-08-02T16:42:00Z">
              <w:r w:rsidDel="000934B8">
                <w:delText xml:space="preserve">&lt;n&gt; is </w:delText>
              </w:r>
              <w:r w:rsidRPr="00276097" w:rsidDel="000934B8">
                <w:delText xml:space="preserve">saved in non-volatile memory </w:delText>
              </w:r>
              <w:r w:rsidDel="000934B8">
                <w:delText xml:space="preserve">per AT port </w:delText>
              </w:r>
              <w:r w:rsidRPr="00276097" w:rsidDel="000934B8">
                <w:delText>over module reboot</w:delText>
              </w:r>
              <w:bookmarkStart w:id="17763" w:name="_Toc489460792"/>
              <w:bookmarkEnd w:id="17763"/>
            </w:del>
          </w:p>
        </w:tc>
        <w:bookmarkStart w:id="17764" w:name="_Toc489460793"/>
        <w:bookmarkEnd w:id="17764"/>
      </w:tr>
      <w:tr w:rsidR="00AD6DB4" w:rsidRPr="00671C8B" w:rsidDel="000934B8" w14:paraId="107EE889" w14:textId="35538702" w:rsidTr="00166AF3">
        <w:trPr>
          <w:cantSplit w:val="0"/>
          <w:del w:id="17765" w:author="Alban Roche" w:date="2017-08-02T16:42:00Z"/>
        </w:trPr>
        <w:tc>
          <w:tcPr>
            <w:tcW w:w="1728" w:type="dxa"/>
          </w:tcPr>
          <w:p w14:paraId="52FA3910" w14:textId="1F39D2FC" w:rsidR="00AD6DB4" w:rsidRPr="002E4F33" w:rsidDel="000934B8" w:rsidRDefault="00AD6DB4" w:rsidP="00166AF3">
            <w:pPr>
              <w:pStyle w:val="TableBody"/>
              <w:rPr>
                <w:del w:id="17766" w:author="Alban Roche" w:date="2017-08-02T16:42:00Z"/>
                <w:u w:val="single"/>
              </w:rPr>
            </w:pPr>
            <w:del w:id="17767" w:author="Alban Roche" w:date="2017-08-02T16:42:00Z">
              <w:r w:rsidRPr="0064244B" w:rsidDel="000934B8">
                <w:rPr>
                  <w:u w:val="single"/>
                </w:rPr>
                <w:delText>Example</w:delText>
              </w:r>
              <w:r w:rsidDel="000934B8">
                <w:rPr>
                  <w:u w:val="single"/>
                </w:rPr>
                <w:delText>s</w:delText>
              </w:r>
              <w:bookmarkStart w:id="17768" w:name="_Toc489460794"/>
              <w:bookmarkEnd w:id="17768"/>
            </w:del>
          </w:p>
        </w:tc>
        <w:tc>
          <w:tcPr>
            <w:tcW w:w="7560" w:type="dxa"/>
          </w:tcPr>
          <w:p w14:paraId="646BEB5C" w14:textId="6B68C42E" w:rsidR="00AD6DB4" w:rsidRPr="00BF42FA" w:rsidDel="000934B8" w:rsidRDefault="00AD6DB4" w:rsidP="00166AF3">
            <w:pPr>
              <w:pStyle w:val="TableBody"/>
              <w:tabs>
                <w:tab w:val="left" w:pos="3471"/>
              </w:tabs>
              <w:rPr>
                <w:del w:id="17769" w:author="Alban Roche" w:date="2017-08-02T16:42:00Z"/>
                <w:b/>
              </w:rPr>
            </w:pPr>
            <w:del w:id="17770" w:author="Alban Roche" w:date="2017-08-02T16:42:00Z">
              <w:r w:rsidRPr="00BF42FA" w:rsidDel="000934B8">
                <w:rPr>
                  <w:b/>
                </w:rPr>
                <w:delText>AT+CGREG?</w:delText>
              </w:r>
              <w:r w:rsidDel="000934B8">
                <w:rPr>
                  <w:b/>
                </w:rPr>
                <w:tab/>
              </w:r>
              <w:r w:rsidRPr="00CD3874" w:rsidDel="000934B8">
                <w:delText>// Read command</w:delText>
              </w:r>
              <w:bookmarkStart w:id="17771" w:name="_Toc489460795"/>
              <w:bookmarkEnd w:id="17771"/>
            </w:del>
          </w:p>
          <w:p w14:paraId="1B310C61" w14:textId="4E2F26A7" w:rsidR="00AD6DB4" w:rsidRPr="00BF42FA" w:rsidDel="000934B8" w:rsidRDefault="00AD6DB4" w:rsidP="00166AF3">
            <w:pPr>
              <w:pStyle w:val="TableBody"/>
              <w:rPr>
                <w:del w:id="17772" w:author="Alban Roche" w:date="2017-08-02T16:42:00Z"/>
                <w:b/>
              </w:rPr>
            </w:pPr>
            <w:del w:id="17773" w:author="Alban Roche" w:date="2017-08-02T16:42:00Z">
              <w:r w:rsidRPr="00BF42FA" w:rsidDel="000934B8">
                <w:rPr>
                  <w:b/>
                </w:rPr>
                <w:delText>+CGREG: 0,0</w:delText>
              </w:r>
              <w:bookmarkStart w:id="17774" w:name="_Toc489460796"/>
              <w:bookmarkEnd w:id="17774"/>
            </w:del>
          </w:p>
          <w:p w14:paraId="43B4A48E" w14:textId="23831F69" w:rsidR="00AD6DB4" w:rsidDel="000934B8" w:rsidRDefault="00AD6DB4" w:rsidP="00166AF3">
            <w:pPr>
              <w:pStyle w:val="TableBody"/>
              <w:rPr>
                <w:del w:id="17775" w:author="Alban Roche" w:date="2017-08-02T16:42:00Z"/>
                <w:b/>
              </w:rPr>
            </w:pPr>
            <w:del w:id="17776" w:author="Alban Roche" w:date="2017-08-02T16:42:00Z">
              <w:r w:rsidRPr="00BF42FA" w:rsidDel="000934B8">
                <w:rPr>
                  <w:b/>
                </w:rPr>
                <w:delText>OK</w:delText>
              </w:r>
              <w:bookmarkStart w:id="17777" w:name="_Toc489460797"/>
              <w:bookmarkEnd w:id="17777"/>
            </w:del>
          </w:p>
          <w:p w14:paraId="0419A1B9" w14:textId="7858B5FE" w:rsidR="00AD6DB4" w:rsidRPr="00606C5D" w:rsidDel="000934B8" w:rsidRDefault="00AD6DB4" w:rsidP="00166AF3">
            <w:pPr>
              <w:pStyle w:val="TableBody"/>
              <w:rPr>
                <w:del w:id="17778" w:author="Alban Roche" w:date="2017-08-02T16:42:00Z"/>
                <w:b/>
                <w:sz w:val="12"/>
                <w:szCs w:val="12"/>
              </w:rPr>
            </w:pPr>
            <w:bookmarkStart w:id="17779" w:name="_Toc489460798"/>
            <w:bookmarkEnd w:id="17779"/>
          </w:p>
          <w:p w14:paraId="665DEA48" w14:textId="1755D904" w:rsidR="00AD6DB4" w:rsidRPr="00BF42FA" w:rsidDel="000934B8" w:rsidRDefault="00AD6DB4" w:rsidP="00166AF3">
            <w:pPr>
              <w:pStyle w:val="TableBody"/>
              <w:tabs>
                <w:tab w:val="left" w:pos="3471"/>
              </w:tabs>
              <w:rPr>
                <w:del w:id="17780" w:author="Alban Roche" w:date="2017-08-02T16:42:00Z"/>
                <w:b/>
              </w:rPr>
            </w:pPr>
            <w:del w:id="17781" w:author="Alban Roche" w:date="2017-08-02T16:42:00Z">
              <w:r w:rsidRPr="00BF42FA" w:rsidDel="000934B8">
                <w:rPr>
                  <w:b/>
                </w:rPr>
                <w:delText>AT+CGREG=?</w:delText>
              </w:r>
              <w:r w:rsidDel="000934B8">
                <w:rPr>
                  <w:b/>
                </w:rPr>
                <w:tab/>
              </w:r>
              <w:r w:rsidRPr="00CD3874" w:rsidDel="000934B8">
                <w:delText>// Test command</w:delText>
              </w:r>
              <w:bookmarkStart w:id="17782" w:name="_Toc489460799"/>
              <w:bookmarkEnd w:id="17782"/>
            </w:del>
          </w:p>
          <w:p w14:paraId="3BF1AF36" w14:textId="04146BB0" w:rsidR="00AD6DB4" w:rsidRPr="00BF42FA" w:rsidDel="000934B8" w:rsidRDefault="00AD6DB4" w:rsidP="00166AF3">
            <w:pPr>
              <w:pStyle w:val="TableBody"/>
              <w:rPr>
                <w:del w:id="17783" w:author="Alban Roche" w:date="2017-08-02T16:42:00Z"/>
                <w:b/>
              </w:rPr>
            </w:pPr>
            <w:del w:id="17784" w:author="Alban Roche" w:date="2017-08-02T16:42:00Z">
              <w:r w:rsidRPr="00BF42FA" w:rsidDel="000934B8">
                <w:rPr>
                  <w:b/>
                </w:rPr>
                <w:delText>+CGREG: (0-2)</w:delText>
              </w:r>
              <w:bookmarkStart w:id="17785" w:name="_Toc489460800"/>
              <w:bookmarkEnd w:id="17785"/>
            </w:del>
          </w:p>
          <w:p w14:paraId="41DB8967" w14:textId="60196A56" w:rsidR="00AD6DB4" w:rsidRPr="00BF42FA" w:rsidDel="000934B8" w:rsidRDefault="00AD6DB4" w:rsidP="00166AF3">
            <w:pPr>
              <w:pStyle w:val="TableBody"/>
              <w:rPr>
                <w:del w:id="17786" w:author="Alban Roche" w:date="2017-08-02T16:42:00Z"/>
                <w:b/>
              </w:rPr>
            </w:pPr>
            <w:del w:id="17787" w:author="Alban Roche" w:date="2017-08-02T16:42:00Z">
              <w:r w:rsidRPr="00BF42FA" w:rsidDel="000934B8">
                <w:rPr>
                  <w:b/>
                </w:rPr>
                <w:delText>OK</w:delText>
              </w:r>
              <w:bookmarkStart w:id="17788" w:name="_Toc489460801"/>
              <w:bookmarkEnd w:id="17788"/>
            </w:del>
          </w:p>
          <w:p w14:paraId="1E3305A5" w14:textId="4A114261" w:rsidR="00AD6DB4" w:rsidRPr="00606C5D" w:rsidDel="000934B8" w:rsidRDefault="00AD6DB4" w:rsidP="00166AF3">
            <w:pPr>
              <w:pStyle w:val="TableBody"/>
              <w:tabs>
                <w:tab w:val="left" w:pos="3471"/>
              </w:tabs>
              <w:rPr>
                <w:del w:id="17789" w:author="Alban Roche" w:date="2017-08-02T16:42:00Z"/>
                <w:b/>
                <w:sz w:val="12"/>
                <w:szCs w:val="12"/>
              </w:rPr>
            </w:pPr>
            <w:bookmarkStart w:id="17790" w:name="_Toc489460802"/>
            <w:bookmarkEnd w:id="17790"/>
          </w:p>
          <w:p w14:paraId="266C3A86" w14:textId="40804754" w:rsidR="00AD6DB4" w:rsidRPr="00BF42FA" w:rsidDel="000934B8" w:rsidRDefault="00AD6DB4" w:rsidP="00166AF3">
            <w:pPr>
              <w:pStyle w:val="TableBody"/>
              <w:tabs>
                <w:tab w:val="left" w:pos="3471"/>
              </w:tabs>
              <w:rPr>
                <w:del w:id="17791" w:author="Alban Roche" w:date="2017-08-02T16:42:00Z"/>
                <w:b/>
              </w:rPr>
            </w:pPr>
            <w:del w:id="17792" w:author="Alban Roche" w:date="2017-08-02T16:42:00Z">
              <w:r w:rsidRPr="00BF42FA" w:rsidDel="000934B8">
                <w:rPr>
                  <w:b/>
                </w:rPr>
                <w:delText>AT+CGREG=2</w:delText>
              </w:r>
              <w:r w:rsidDel="000934B8">
                <w:rPr>
                  <w:b/>
                </w:rPr>
                <w:tab/>
              </w:r>
              <w:r w:rsidRPr="00CD3874" w:rsidDel="000934B8">
                <w:delText xml:space="preserve">// </w:delText>
              </w:r>
              <w:r w:rsidDel="000934B8">
                <w:delText>Set mode to 2</w:delText>
              </w:r>
              <w:bookmarkStart w:id="17793" w:name="_Toc489460803"/>
              <w:bookmarkEnd w:id="17793"/>
            </w:del>
          </w:p>
          <w:p w14:paraId="210DE745" w14:textId="0E038DC0" w:rsidR="00AD6DB4" w:rsidRPr="00BF42FA" w:rsidDel="000934B8" w:rsidRDefault="00AD6DB4" w:rsidP="00166AF3">
            <w:pPr>
              <w:pStyle w:val="TableBody"/>
              <w:rPr>
                <w:del w:id="17794" w:author="Alban Roche" w:date="2017-08-02T16:42:00Z"/>
                <w:b/>
              </w:rPr>
            </w:pPr>
            <w:del w:id="17795" w:author="Alban Roche" w:date="2017-08-02T16:42:00Z">
              <w:r w:rsidRPr="00BF42FA" w:rsidDel="000934B8">
                <w:rPr>
                  <w:b/>
                </w:rPr>
                <w:delText>OK</w:delText>
              </w:r>
              <w:bookmarkStart w:id="17796" w:name="_Toc489460804"/>
              <w:bookmarkEnd w:id="17796"/>
            </w:del>
          </w:p>
          <w:p w14:paraId="2D6E0B93" w14:textId="3961A7BD" w:rsidR="00AD6DB4" w:rsidRPr="00606C5D" w:rsidDel="000934B8" w:rsidRDefault="00AD6DB4" w:rsidP="00166AF3">
            <w:pPr>
              <w:pStyle w:val="TableBody"/>
              <w:rPr>
                <w:del w:id="17797" w:author="Alban Roche" w:date="2017-08-02T16:42:00Z"/>
                <w:b/>
                <w:sz w:val="12"/>
                <w:szCs w:val="12"/>
              </w:rPr>
            </w:pPr>
            <w:bookmarkStart w:id="17798" w:name="_Toc489460805"/>
            <w:bookmarkEnd w:id="17798"/>
          </w:p>
          <w:p w14:paraId="71BEC125" w14:textId="50E265B8" w:rsidR="00AD6DB4" w:rsidRPr="00BF42FA" w:rsidDel="000934B8" w:rsidRDefault="00AD6DB4" w:rsidP="00166AF3">
            <w:pPr>
              <w:pStyle w:val="TableBody"/>
              <w:rPr>
                <w:del w:id="17799" w:author="Alban Roche" w:date="2017-08-02T16:42:00Z"/>
                <w:b/>
              </w:rPr>
            </w:pPr>
            <w:del w:id="17800" w:author="Alban Roche" w:date="2017-08-02T16:42:00Z">
              <w:r w:rsidRPr="00BF42FA" w:rsidDel="000934B8">
                <w:rPr>
                  <w:b/>
                </w:rPr>
                <w:delText>AT+COPS=0</w:delText>
              </w:r>
              <w:bookmarkStart w:id="17801" w:name="_Toc489460806"/>
              <w:bookmarkEnd w:id="17801"/>
            </w:del>
          </w:p>
          <w:p w14:paraId="3E0491DE" w14:textId="7C193E42" w:rsidR="00AD6DB4" w:rsidRPr="00BF42FA" w:rsidDel="000934B8" w:rsidRDefault="00AD6DB4" w:rsidP="00166AF3">
            <w:pPr>
              <w:pStyle w:val="TableBody"/>
              <w:rPr>
                <w:del w:id="17802" w:author="Alban Roche" w:date="2017-08-02T16:42:00Z"/>
                <w:b/>
              </w:rPr>
            </w:pPr>
            <w:del w:id="17803" w:author="Alban Roche" w:date="2017-08-02T16:42:00Z">
              <w:r w:rsidRPr="00BF42FA" w:rsidDel="000934B8">
                <w:rPr>
                  <w:b/>
                </w:rPr>
                <w:delText>OK</w:delText>
              </w:r>
              <w:bookmarkStart w:id="17804" w:name="_Toc489460807"/>
              <w:bookmarkEnd w:id="17804"/>
            </w:del>
          </w:p>
          <w:p w14:paraId="505CBB01" w14:textId="163CCB64" w:rsidR="00AD6DB4" w:rsidRPr="002E4F33" w:rsidDel="000934B8" w:rsidRDefault="00AD6DB4" w:rsidP="00166AF3">
            <w:pPr>
              <w:pStyle w:val="TableBody"/>
              <w:rPr>
                <w:del w:id="17805" w:author="Alban Roche" w:date="2017-08-02T16:42:00Z"/>
                <w:u w:val="single"/>
              </w:rPr>
            </w:pPr>
            <w:commentRangeStart w:id="17806"/>
            <w:del w:id="17807" w:author="Alban Roche" w:date="2017-08-02T16:42:00Z">
              <w:r w:rsidRPr="00BF42FA" w:rsidDel="000934B8">
                <w:rPr>
                  <w:b/>
                </w:rPr>
                <w:delText xml:space="preserve">+CGREG: </w:delText>
              </w:r>
              <w:r w:rsidDel="000934B8">
                <w:rPr>
                  <w:b/>
                </w:rPr>
                <w:delText>1</w:delText>
              </w:r>
              <w:r w:rsidRPr="00BF42FA" w:rsidDel="000934B8">
                <w:rPr>
                  <w:b/>
                </w:rPr>
                <w:delText>,"008C","6771",0,"01"</w:delText>
              </w:r>
              <w:commentRangeEnd w:id="17806"/>
              <w:r w:rsidDel="000934B8">
                <w:rPr>
                  <w:rStyle w:val="CommentReference"/>
                  <w:rFonts w:ascii="Verdana" w:hAnsi="Verdana" w:cs="Times New Roman"/>
                  <w:lang w:eastAsia="en-US"/>
                </w:rPr>
                <w:commentReference w:id="17806"/>
              </w:r>
              <w:r w:rsidDel="000934B8">
                <w:rPr>
                  <w:b/>
                </w:rPr>
                <w:tab/>
              </w:r>
              <w:r w:rsidRPr="00CD3874" w:rsidDel="000934B8">
                <w:delText>// URC displayed after attaching to network</w:delText>
              </w:r>
              <w:bookmarkStart w:id="17808" w:name="_Toc489460808"/>
              <w:bookmarkEnd w:id="17808"/>
            </w:del>
          </w:p>
        </w:tc>
        <w:bookmarkStart w:id="17809" w:name="_Toc489460809"/>
        <w:bookmarkEnd w:id="17809"/>
      </w:tr>
    </w:tbl>
    <w:p w14:paraId="6FAB9B12" w14:textId="77777777" w:rsidR="00AD6DB4" w:rsidRPr="00671C8B" w:rsidRDefault="00AD6DB4" w:rsidP="0059466D">
      <w:pPr>
        <w:pStyle w:val="Heading2"/>
        <w:numPr>
          <w:ilvl w:val="1"/>
          <w:numId w:val="11"/>
        </w:numPr>
        <w:ind w:left="1080" w:hanging="1080"/>
      </w:pPr>
      <w:bookmarkStart w:id="17810" w:name="_Toc345081419"/>
      <w:bookmarkStart w:id="17811" w:name="_Toc349753159"/>
      <w:bookmarkStart w:id="17812" w:name="_Toc349754055"/>
      <w:bookmarkStart w:id="17813" w:name="_Ref366745742"/>
      <w:bookmarkStart w:id="17814" w:name="_Ref369092931"/>
      <w:bookmarkStart w:id="17815" w:name="_Toc368586114"/>
      <w:bookmarkStart w:id="17816" w:name="_Ref371431073"/>
      <w:bookmarkStart w:id="17817" w:name="_Ref407114837"/>
      <w:bookmarkStart w:id="17818" w:name="_Ref407114839"/>
      <w:bookmarkStart w:id="17819" w:name="_Toc486251716"/>
      <w:bookmarkStart w:id="17820" w:name="_Toc489460810"/>
      <w:r w:rsidRPr="00671C8B">
        <w:t xml:space="preserve">+CGSMS Command: Select Service for MO SMS </w:t>
      </w:r>
      <w:bookmarkEnd w:id="17810"/>
      <w:r w:rsidRPr="00671C8B">
        <w:t>Messages</w:t>
      </w:r>
      <w:bookmarkEnd w:id="17811"/>
      <w:bookmarkEnd w:id="17812"/>
      <w:bookmarkEnd w:id="17813"/>
      <w:bookmarkEnd w:id="17814"/>
      <w:bookmarkEnd w:id="17815"/>
      <w:bookmarkEnd w:id="17816"/>
      <w:bookmarkEnd w:id="17817"/>
      <w:bookmarkEnd w:id="17818"/>
      <w:bookmarkEnd w:id="17819"/>
      <w:bookmarkEnd w:id="17820"/>
    </w:p>
    <w:tbl>
      <w:tblPr>
        <w:tblStyle w:val="TableSWIleft"/>
        <w:tblW w:w="9288" w:type="dxa"/>
        <w:tblLayout w:type="fixed"/>
        <w:tblLook w:val="04A0" w:firstRow="1" w:lastRow="0" w:firstColumn="1" w:lastColumn="0" w:noHBand="0" w:noVBand="1"/>
      </w:tblPr>
      <w:tblGrid>
        <w:gridCol w:w="1728"/>
        <w:gridCol w:w="7560"/>
      </w:tblGrid>
      <w:tr w:rsidR="00AD6DB4" w:rsidRPr="00671C8B" w14:paraId="45DCA592"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2568F06F" w14:textId="57C3CEC9" w:rsidR="00AD6DB4" w:rsidRPr="00671C8B" w:rsidRDefault="00AD6DB4">
            <w:pPr>
              <w:pStyle w:val="TableRowHead"/>
              <w:spacing w:before="144" w:after="144"/>
              <w:rPr>
                <w:rFonts w:cs="Arial"/>
                <w:bCs w:val="0"/>
              </w:rPr>
            </w:pPr>
            <w:del w:id="17821" w:author="Alban Roche" w:date="2017-08-02T14:40:00Z">
              <w:r w:rsidDel="00F22490">
                <w:delText xml:space="preserve">HL7618, HL7618RD, </w:delText>
              </w:r>
              <w:r w:rsidDel="00F22490">
                <w:rPr>
                  <w:lang w:eastAsia="zh-CN"/>
                </w:rPr>
                <w:delText xml:space="preserve">HL7648, </w:delText>
              </w:r>
              <w:r w:rsidDel="00F22490">
                <w:delText xml:space="preserve">HL7650, </w:delText>
              </w:r>
              <w:r w:rsidDel="00F22490">
                <w:rPr>
                  <w:lang w:eastAsia="zh-CN"/>
                </w:rPr>
                <w:delText xml:space="preserve">HL7688, </w:delText>
              </w:r>
              <w:r w:rsidDel="00F22490">
                <w:delText>HL7690 and HL7692</w:delText>
              </w:r>
            </w:del>
            <w:ins w:id="17822" w:author="Alban Roche" w:date="2017-08-02T14:40:00Z">
              <w:r w:rsidR="00F22490">
                <w:t>HL7800</w:t>
              </w:r>
            </w:ins>
          </w:p>
        </w:tc>
      </w:tr>
      <w:tr w:rsidR="00AD6DB4" w:rsidRPr="00671C8B" w14:paraId="336E3F81" w14:textId="77777777" w:rsidTr="00166AF3">
        <w:tc>
          <w:tcPr>
            <w:tcW w:w="1728" w:type="dxa"/>
          </w:tcPr>
          <w:p w14:paraId="3CC8A450" w14:textId="77777777" w:rsidR="00AD6DB4" w:rsidRPr="00671C8B" w:rsidRDefault="00AD6DB4" w:rsidP="00166AF3">
            <w:pPr>
              <w:pStyle w:val="TableBody"/>
              <w:keepNext/>
              <w:rPr>
                <w:rFonts w:ascii="Times New Roman" w:hAnsi="Times New Roman" w:cs="Times New Roman"/>
                <w:i/>
                <w:sz w:val="20"/>
                <w:szCs w:val="20"/>
              </w:rPr>
            </w:pPr>
            <w:r w:rsidRPr="00671C8B">
              <w:rPr>
                <w:i/>
              </w:rPr>
              <w:t>Test command</w:t>
            </w:r>
          </w:p>
          <w:p w14:paraId="78545578" w14:textId="77777777" w:rsidR="00AD6DB4" w:rsidRPr="00606C5D" w:rsidRDefault="00AD6DB4" w:rsidP="00166AF3">
            <w:pPr>
              <w:pStyle w:val="TableBody"/>
              <w:keepNext/>
              <w:rPr>
                <w:sz w:val="14"/>
                <w:szCs w:val="14"/>
              </w:rPr>
            </w:pPr>
          </w:p>
          <w:p w14:paraId="565FD693" w14:textId="77777777" w:rsidR="00AD6DB4" w:rsidRPr="00671C8B" w:rsidRDefault="00AD6DB4" w:rsidP="00166AF3">
            <w:pPr>
              <w:pStyle w:val="TableBody"/>
              <w:keepNext/>
              <w:rPr>
                <w:u w:val="single"/>
              </w:rPr>
            </w:pPr>
            <w:r w:rsidRPr="00671C8B">
              <w:rPr>
                <w:u w:val="single"/>
              </w:rPr>
              <w:t>Syntax</w:t>
            </w:r>
          </w:p>
          <w:p w14:paraId="35B7BA84" w14:textId="77777777" w:rsidR="00AD6DB4" w:rsidRPr="00671C8B" w:rsidRDefault="00AD6DB4" w:rsidP="00166AF3">
            <w:pPr>
              <w:pStyle w:val="TableBody"/>
              <w:keepNext/>
              <w:rPr>
                <w:b/>
              </w:rPr>
            </w:pPr>
            <w:r w:rsidRPr="00671C8B">
              <w:rPr>
                <w:b/>
              </w:rPr>
              <w:t>AT+CGSMS=?</w:t>
            </w:r>
          </w:p>
          <w:p w14:paraId="647B301E" w14:textId="77777777" w:rsidR="00AD6DB4" w:rsidRPr="00671C8B" w:rsidRDefault="00AD6DB4" w:rsidP="00166AF3">
            <w:pPr>
              <w:pStyle w:val="TableBody"/>
              <w:keepNext/>
            </w:pPr>
          </w:p>
        </w:tc>
        <w:tc>
          <w:tcPr>
            <w:tcW w:w="7560" w:type="dxa"/>
          </w:tcPr>
          <w:p w14:paraId="64F1EAC1" w14:textId="77777777" w:rsidR="00AD6DB4" w:rsidRPr="00671C8B" w:rsidRDefault="00AD6DB4" w:rsidP="00166AF3">
            <w:pPr>
              <w:pStyle w:val="TableBody"/>
              <w:keepNext/>
              <w:rPr>
                <w:rFonts w:ascii="Times New Roman" w:hAnsi="Times New Roman" w:cs="Times New Roman"/>
                <w:sz w:val="20"/>
                <w:szCs w:val="20"/>
                <w:u w:val="single"/>
              </w:rPr>
            </w:pPr>
          </w:p>
          <w:p w14:paraId="2FC7D19F" w14:textId="77777777" w:rsidR="00AD6DB4" w:rsidRPr="00606C5D" w:rsidRDefault="00AD6DB4" w:rsidP="00166AF3">
            <w:pPr>
              <w:pStyle w:val="TableBody"/>
              <w:keepNext/>
              <w:rPr>
                <w:sz w:val="14"/>
                <w:szCs w:val="14"/>
                <w:u w:val="single"/>
              </w:rPr>
            </w:pPr>
          </w:p>
          <w:p w14:paraId="1FC17CA2" w14:textId="77777777" w:rsidR="00AD6DB4" w:rsidRPr="00671C8B" w:rsidRDefault="00AD6DB4" w:rsidP="00166AF3">
            <w:pPr>
              <w:pStyle w:val="TableBody"/>
              <w:keepNext/>
              <w:rPr>
                <w:u w:val="single"/>
              </w:rPr>
            </w:pPr>
            <w:r w:rsidRPr="00671C8B">
              <w:rPr>
                <w:u w:val="single"/>
              </w:rPr>
              <w:t>Response</w:t>
            </w:r>
          </w:p>
          <w:p w14:paraId="5CD70B59" w14:textId="77777777" w:rsidR="00AD6DB4" w:rsidRPr="00671C8B" w:rsidRDefault="00AD6DB4" w:rsidP="00166AF3">
            <w:pPr>
              <w:pStyle w:val="TableBody"/>
              <w:keepNext/>
              <w:rPr>
                <w:lang w:eastAsia="zh-CN"/>
              </w:rPr>
            </w:pPr>
            <w:r w:rsidRPr="00671C8B">
              <w:rPr>
                <w:b/>
              </w:rPr>
              <w:t>+CGSMS:</w:t>
            </w:r>
            <w:r w:rsidRPr="00671C8B">
              <w:t xml:space="preserve"> (list of currently available </w:t>
            </w:r>
            <w:r w:rsidRPr="00671C8B">
              <w:rPr>
                <w:b/>
              </w:rPr>
              <w:t>&lt;</w:t>
            </w:r>
            <w:r w:rsidRPr="00671C8B">
              <w:rPr>
                <w:b/>
                <w:snapToGrid w:val="0"/>
              </w:rPr>
              <w:t>service</w:t>
            </w:r>
            <w:r w:rsidRPr="00671C8B">
              <w:rPr>
                <w:b/>
              </w:rPr>
              <w:t>&gt;</w:t>
            </w:r>
            <w:r w:rsidRPr="00671C8B">
              <w:t>s)</w:t>
            </w:r>
          </w:p>
          <w:p w14:paraId="40DB2D86" w14:textId="77777777" w:rsidR="00AD6DB4" w:rsidRPr="00671C8B" w:rsidRDefault="00AD6DB4" w:rsidP="00166AF3">
            <w:pPr>
              <w:pStyle w:val="TableBody"/>
              <w:keepNext/>
              <w:rPr>
                <w:b/>
                <w:snapToGrid w:val="0"/>
                <w:lang w:eastAsia="fr-FR"/>
              </w:rPr>
            </w:pPr>
            <w:r w:rsidRPr="00671C8B">
              <w:rPr>
                <w:b/>
                <w:snapToGrid w:val="0"/>
              </w:rPr>
              <w:t>OK</w:t>
            </w:r>
          </w:p>
        </w:tc>
      </w:tr>
      <w:tr w:rsidR="00AD6DB4" w:rsidRPr="00671C8B" w14:paraId="1E54CC8A" w14:textId="77777777" w:rsidTr="00166AF3">
        <w:tc>
          <w:tcPr>
            <w:tcW w:w="1728" w:type="dxa"/>
          </w:tcPr>
          <w:p w14:paraId="2786F8D4" w14:textId="77777777" w:rsidR="00AD6DB4" w:rsidRPr="00671C8B" w:rsidRDefault="00AD6DB4" w:rsidP="00166AF3">
            <w:pPr>
              <w:pStyle w:val="TableBody"/>
              <w:rPr>
                <w:rFonts w:ascii="Times New Roman" w:hAnsi="Times New Roman" w:cs="Times New Roman"/>
                <w:i/>
                <w:sz w:val="20"/>
                <w:szCs w:val="20"/>
              </w:rPr>
            </w:pPr>
            <w:r w:rsidRPr="00671C8B">
              <w:rPr>
                <w:i/>
              </w:rPr>
              <w:t>Read command</w:t>
            </w:r>
          </w:p>
          <w:p w14:paraId="0004A301" w14:textId="77777777" w:rsidR="00AD6DB4" w:rsidRPr="00606C5D" w:rsidRDefault="00AD6DB4" w:rsidP="00166AF3">
            <w:pPr>
              <w:pStyle w:val="TableBody"/>
              <w:rPr>
                <w:sz w:val="14"/>
                <w:szCs w:val="14"/>
              </w:rPr>
            </w:pPr>
          </w:p>
          <w:p w14:paraId="4CEE0380" w14:textId="77777777" w:rsidR="00AD6DB4" w:rsidRPr="00671C8B" w:rsidRDefault="00AD6DB4" w:rsidP="00166AF3">
            <w:pPr>
              <w:pStyle w:val="TableBody"/>
              <w:rPr>
                <w:u w:val="single"/>
              </w:rPr>
            </w:pPr>
            <w:r w:rsidRPr="00671C8B">
              <w:rPr>
                <w:u w:val="single"/>
              </w:rPr>
              <w:t>Syntax</w:t>
            </w:r>
          </w:p>
          <w:p w14:paraId="620930CC" w14:textId="77777777" w:rsidR="00AD6DB4" w:rsidRPr="00671C8B" w:rsidRDefault="00AD6DB4" w:rsidP="00166AF3">
            <w:pPr>
              <w:pStyle w:val="TableBody"/>
              <w:rPr>
                <w:b/>
              </w:rPr>
            </w:pPr>
            <w:r w:rsidRPr="00671C8B">
              <w:rPr>
                <w:b/>
              </w:rPr>
              <w:t>AT+CGSMS?</w:t>
            </w:r>
          </w:p>
        </w:tc>
        <w:tc>
          <w:tcPr>
            <w:tcW w:w="7560" w:type="dxa"/>
          </w:tcPr>
          <w:p w14:paraId="15A1EE02" w14:textId="77777777" w:rsidR="00AD6DB4" w:rsidRPr="00671C8B" w:rsidRDefault="00AD6DB4" w:rsidP="00166AF3">
            <w:pPr>
              <w:pStyle w:val="TableBody"/>
              <w:rPr>
                <w:rFonts w:ascii="Times New Roman" w:hAnsi="Times New Roman" w:cs="Times New Roman"/>
                <w:sz w:val="20"/>
                <w:szCs w:val="20"/>
                <w:u w:val="single"/>
              </w:rPr>
            </w:pPr>
          </w:p>
          <w:p w14:paraId="00348BC9" w14:textId="77777777" w:rsidR="00AD6DB4" w:rsidRPr="00606C5D" w:rsidRDefault="00AD6DB4" w:rsidP="00166AF3">
            <w:pPr>
              <w:pStyle w:val="TableBody"/>
              <w:rPr>
                <w:rFonts w:ascii="Times New Roman" w:hAnsi="Times New Roman" w:cs="Times New Roman"/>
                <w:sz w:val="14"/>
                <w:szCs w:val="14"/>
                <w:u w:val="single"/>
              </w:rPr>
            </w:pPr>
          </w:p>
          <w:p w14:paraId="7AE35550" w14:textId="77777777" w:rsidR="00AD6DB4" w:rsidRPr="00671C8B" w:rsidRDefault="00AD6DB4" w:rsidP="00166AF3">
            <w:pPr>
              <w:pStyle w:val="TableBody"/>
              <w:rPr>
                <w:u w:val="single"/>
              </w:rPr>
            </w:pPr>
            <w:r w:rsidRPr="00671C8B">
              <w:rPr>
                <w:u w:val="single"/>
              </w:rPr>
              <w:t>Response</w:t>
            </w:r>
          </w:p>
          <w:p w14:paraId="7E4CE036" w14:textId="77777777" w:rsidR="00AD6DB4" w:rsidRPr="00671C8B" w:rsidRDefault="00AD6DB4" w:rsidP="00166AF3">
            <w:pPr>
              <w:pStyle w:val="TableBody"/>
              <w:rPr>
                <w:b/>
                <w:lang w:eastAsia="zh-CN"/>
              </w:rPr>
            </w:pPr>
            <w:r w:rsidRPr="00671C8B">
              <w:rPr>
                <w:b/>
              </w:rPr>
              <w:t>+CGSMS: &lt;</w:t>
            </w:r>
            <w:r w:rsidRPr="00671C8B">
              <w:rPr>
                <w:b/>
                <w:snapToGrid w:val="0"/>
              </w:rPr>
              <w:t>service</w:t>
            </w:r>
            <w:r w:rsidRPr="00671C8B">
              <w:rPr>
                <w:b/>
              </w:rPr>
              <w:t xml:space="preserve">&gt; </w:t>
            </w:r>
          </w:p>
          <w:p w14:paraId="66427379" w14:textId="77777777" w:rsidR="00AD6DB4" w:rsidRPr="00671C8B" w:rsidRDefault="00AD6DB4" w:rsidP="00166AF3">
            <w:pPr>
              <w:pStyle w:val="TableBody"/>
              <w:rPr>
                <w:snapToGrid w:val="0"/>
                <w:lang w:eastAsia="zh-CN"/>
              </w:rPr>
            </w:pPr>
            <w:r w:rsidRPr="00671C8B">
              <w:rPr>
                <w:b/>
              </w:rPr>
              <w:t>OK</w:t>
            </w:r>
          </w:p>
        </w:tc>
      </w:tr>
      <w:tr w:rsidR="00AD6DB4" w:rsidRPr="00671C8B" w14:paraId="365B0878" w14:textId="77777777" w:rsidTr="00166AF3">
        <w:trPr>
          <w:cantSplit w:val="0"/>
        </w:trPr>
        <w:tc>
          <w:tcPr>
            <w:tcW w:w="1728" w:type="dxa"/>
          </w:tcPr>
          <w:p w14:paraId="36378CF8" w14:textId="77777777" w:rsidR="00AD6DB4" w:rsidRPr="00671C8B" w:rsidRDefault="00AD6DB4" w:rsidP="00166AF3">
            <w:pPr>
              <w:pStyle w:val="TableBody"/>
              <w:rPr>
                <w:rFonts w:ascii="Times New Roman" w:hAnsi="Times New Roman" w:cs="Times New Roman"/>
                <w:i/>
                <w:sz w:val="20"/>
                <w:szCs w:val="20"/>
              </w:rPr>
            </w:pPr>
            <w:r w:rsidRPr="00671C8B">
              <w:rPr>
                <w:i/>
              </w:rPr>
              <w:t>Write command</w:t>
            </w:r>
          </w:p>
          <w:p w14:paraId="0C27E0D6" w14:textId="77777777" w:rsidR="00AD6DB4" w:rsidRPr="00606C5D" w:rsidRDefault="00AD6DB4" w:rsidP="00166AF3">
            <w:pPr>
              <w:pStyle w:val="TableBody"/>
              <w:rPr>
                <w:sz w:val="14"/>
                <w:szCs w:val="14"/>
              </w:rPr>
            </w:pPr>
          </w:p>
          <w:p w14:paraId="70E923F1" w14:textId="77777777" w:rsidR="00AD6DB4" w:rsidRPr="00671C8B" w:rsidRDefault="00AD6DB4" w:rsidP="00166AF3">
            <w:pPr>
              <w:pStyle w:val="TableBody"/>
              <w:rPr>
                <w:u w:val="single"/>
              </w:rPr>
            </w:pPr>
            <w:r w:rsidRPr="00671C8B">
              <w:rPr>
                <w:u w:val="single"/>
              </w:rPr>
              <w:t>Syntax</w:t>
            </w:r>
          </w:p>
          <w:p w14:paraId="3B14C937" w14:textId="77777777" w:rsidR="00AD6DB4" w:rsidRPr="00671C8B" w:rsidRDefault="00AD6DB4" w:rsidP="00166AF3">
            <w:pPr>
              <w:pStyle w:val="TableBody"/>
            </w:pPr>
            <w:r w:rsidRPr="00671C8B">
              <w:rPr>
                <w:b/>
              </w:rPr>
              <w:t>AT+CGSMS=</w:t>
            </w:r>
            <w:r w:rsidRPr="00671C8B">
              <w:rPr>
                <w:b/>
              </w:rPr>
              <w:br/>
              <w:t>[&lt;service&gt;]</w:t>
            </w:r>
          </w:p>
        </w:tc>
        <w:tc>
          <w:tcPr>
            <w:tcW w:w="7560" w:type="dxa"/>
          </w:tcPr>
          <w:p w14:paraId="277815C7" w14:textId="77777777" w:rsidR="00AD6DB4" w:rsidRPr="00671C8B" w:rsidRDefault="00AD6DB4" w:rsidP="00166AF3">
            <w:pPr>
              <w:pStyle w:val="TableBody"/>
              <w:rPr>
                <w:rFonts w:ascii="Times New Roman" w:hAnsi="Times New Roman" w:cs="Times New Roman"/>
                <w:sz w:val="20"/>
                <w:szCs w:val="20"/>
                <w:u w:val="single"/>
              </w:rPr>
            </w:pPr>
          </w:p>
          <w:p w14:paraId="44E8421E" w14:textId="77777777" w:rsidR="00AD6DB4" w:rsidRPr="00606C5D" w:rsidRDefault="00AD6DB4" w:rsidP="00166AF3">
            <w:pPr>
              <w:pStyle w:val="TableBody"/>
              <w:rPr>
                <w:sz w:val="14"/>
                <w:szCs w:val="14"/>
                <w:u w:val="single"/>
              </w:rPr>
            </w:pPr>
          </w:p>
          <w:p w14:paraId="1D3D5609" w14:textId="77777777" w:rsidR="00AD6DB4" w:rsidRPr="00671C8B" w:rsidRDefault="00AD6DB4" w:rsidP="00166AF3">
            <w:pPr>
              <w:pStyle w:val="TableBody"/>
              <w:rPr>
                <w:u w:val="single"/>
                <w:lang w:eastAsia="zh-CN"/>
              </w:rPr>
            </w:pPr>
            <w:r w:rsidRPr="00671C8B">
              <w:rPr>
                <w:u w:val="single"/>
              </w:rPr>
              <w:t>Response</w:t>
            </w:r>
          </w:p>
          <w:p w14:paraId="551A68A4" w14:textId="77777777" w:rsidR="00AD6DB4" w:rsidRPr="00671C8B" w:rsidRDefault="00AD6DB4" w:rsidP="00166AF3">
            <w:pPr>
              <w:pStyle w:val="TableBody"/>
              <w:rPr>
                <w:b/>
                <w:snapToGrid w:val="0"/>
              </w:rPr>
            </w:pPr>
            <w:r w:rsidRPr="00671C8B">
              <w:rPr>
                <w:b/>
                <w:snapToGrid w:val="0"/>
              </w:rPr>
              <w:t>OK</w:t>
            </w:r>
          </w:p>
          <w:p w14:paraId="712D3F74" w14:textId="77777777" w:rsidR="00AD6DB4" w:rsidRPr="00606C5D" w:rsidRDefault="00AD6DB4" w:rsidP="00166AF3">
            <w:pPr>
              <w:pStyle w:val="TableBody"/>
              <w:rPr>
                <w:snapToGrid w:val="0"/>
                <w:sz w:val="12"/>
                <w:szCs w:val="12"/>
              </w:rPr>
            </w:pPr>
          </w:p>
          <w:p w14:paraId="6FE84A36" w14:textId="77777777" w:rsidR="00AD6DB4" w:rsidRPr="00671C8B" w:rsidRDefault="00AD6DB4" w:rsidP="00166AF3">
            <w:pPr>
              <w:pStyle w:val="TableBody"/>
              <w:rPr>
                <w:snapToGrid w:val="0"/>
              </w:rPr>
            </w:pPr>
            <w:r w:rsidRPr="00671C8B">
              <w:rPr>
                <w:snapToGrid w:val="0"/>
              </w:rPr>
              <w:t>or</w:t>
            </w:r>
          </w:p>
          <w:p w14:paraId="3D73EA3C" w14:textId="77777777" w:rsidR="00AD6DB4" w:rsidRPr="00671C8B" w:rsidRDefault="00AD6DB4" w:rsidP="00166AF3">
            <w:pPr>
              <w:pStyle w:val="TableBody"/>
              <w:rPr>
                <w:b/>
                <w:snapToGrid w:val="0"/>
                <w:lang w:eastAsia="zh-CN"/>
              </w:rPr>
            </w:pPr>
            <w:r w:rsidRPr="00671C8B">
              <w:rPr>
                <w:b/>
                <w:snapToGrid w:val="0"/>
              </w:rPr>
              <w:t>ERROR</w:t>
            </w:r>
          </w:p>
          <w:p w14:paraId="22EDD9F0" w14:textId="77777777" w:rsidR="00AD6DB4" w:rsidRPr="00606C5D" w:rsidRDefault="00AD6DB4" w:rsidP="00166AF3">
            <w:pPr>
              <w:pStyle w:val="TableBody"/>
              <w:rPr>
                <w:snapToGrid w:val="0"/>
                <w:sz w:val="12"/>
                <w:szCs w:val="12"/>
                <w:lang w:eastAsia="fr-FR"/>
              </w:rPr>
            </w:pPr>
          </w:p>
          <w:p w14:paraId="19CE935F" w14:textId="77777777" w:rsidR="00AD6DB4" w:rsidRPr="00671C8B" w:rsidRDefault="00AD6DB4" w:rsidP="00166AF3">
            <w:pPr>
              <w:pStyle w:val="TableBody"/>
              <w:rPr>
                <w:snapToGrid w:val="0"/>
                <w:u w:val="single"/>
              </w:rPr>
            </w:pPr>
            <w:r w:rsidRPr="00671C8B">
              <w:rPr>
                <w:snapToGrid w:val="0"/>
                <w:u w:val="single"/>
              </w:rPr>
              <w:t>Parameter</w:t>
            </w:r>
          </w:p>
          <w:p w14:paraId="24F86C6B" w14:textId="77777777" w:rsidR="00AD6DB4" w:rsidRPr="00671C8B" w:rsidRDefault="00AD6DB4" w:rsidP="00166AF3">
            <w:pPr>
              <w:pStyle w:val="TableBody"/>
              <w:rPr>
                <w:lang w:eastAsia="zh-CN"/>
              </w:rPr>
            </w:pPr>
            <w:r w:rsidRPr="00671C8B">
              <w:rPr>
                <w:b/>
              </w:rPr>
              <w:t>&lt;</w:t>
            </w:r>
            <w:r w:rsidRPr="00671C8B">
              <w:rPr>
                <w:b/>
                <w:snapToGrid w:val="0"/>
              </w:rPr>
              <w:t>service</w:t>
            </w:r>
            <w:r w:rsidRPr="00671C8B">
              <w:rPr>
                <w:b/>
              </w:rPr>
              <w:t>&gt;</w:t>
            </w:r>
            <w:r w:rsidRPr="00671C8B">
              <w:tab/>
              <w:t>Indicates the service or service preference to be used</w:t>
            </w:r>
          </w:p>
          <w:p w14:paraId="69641498" w14:textId="77777777" w:rsidR="00AD6DB4" w:rsidRPr="00671C8B" w:rsidRDefault="00AD6DB4" w:rsidP="00166AF3">
            <w:pPr>
              <w:pStyle w:val="TableBody"/>
              <w:rPr>
                <w:lang w:eastAsia="zh-CN"/>
              </w:rPr>
            </w:pPr>
            <w:r w:rsidRPr="00671C8B">
              <w:t xml:space="preserve">0 </w:t>
            </w:r>
            <w:r w:rsidRPr="00671C8B">
              <w:rPr>
                <w:lang w:eastAsia="zh-CN"/>
              </w:rPr>
              <w:tab/>
            </w:r>
            <w:r w:rsidRPr="00671C8B">
              <w:t>Packet Domain</w:t>
            </w:r>
          </w:p>
          <w:p w14:paraId="3F76EF40" w14:textId="77777777" w:rsidR="00AD6DB4" w:rsidRPr="00671C8B" w:rsidRDefault="00AD6DB4" w:rsidP="00166AF3">
            <w:pPr>
              <w:pStyle w:val="TableBody"/>
              <w:rPr>
                <w:lang w:eastAsia="zh-CN"/>
              </w:rPr>
            </w:pPr>
            <w:r w:rsidRPr="00671C8B">
              <w:rPr>
                <w:u w:val="single"/>
              </w:rPr>
              <w:t>1</w:t>
            </w:r>
            <w:r w:rsidRPr="00671C8B">
              <w:t xml:space="preserve"> </w:t>
            </w:r>
            <w:r w:rsidRPr="00671C8B">
              <w:rPr>
                <w:lang w:eastAsia="zh-CN"/>
              </w:rPr>
              <w:tab/>
              <w:t>C</w:t>
            </w:r>
            <w:r w:rsidRPr="00671C8B">
              <w:t>ircuit switched</w:t>
            </w:r>
          </w:p>
          <w:p w14:paraId="50C53088" w14:textId="77777777" w:rsidR="00AD6DB4" w:rsidRPr="00671C8B" w:rsidRDefault="00AD6DB4" w:rsidP="00166AF3">
            <w:pPr>
              <w:pStyle w:val="TableBody"/>
              <w:rPr>
                <w:lang w:eastAsia="zh-CN"/>
              </w:rPr>
            </w:pPr>
            <w:r w:rsidRPr="00671C8B">
              <w:t>2</w:t>
            </w:r>
            <w:r w:rsidRPr="00671C8B">
              <w:rPr>
                <w:lang w:eastAsia="zh-CN"/>
              </w:rPr>
              <w:t xml:space="preserve"> </w:t>
            </w:r>
            <w:r w:rsidRPr="00671C8B">
              <w:rPr>
                <w:lang w:eastAsia="zh-CN"/>
              </w:rPr>
              <w:tab/>
            </w:r>
            <w:r w:rsidRPr="00671C8B">
              <w:t xml:space="preserve">Packet Domain preferred (use circuit switched if GPRS </w:t>
            </w:r>
            <w:r>
              <w:t xml:space="preserve">is </w:t>
            </w:r>
            <w:r w:rsidRPr="00671C8B">
              <w:t>not available)</w:t>
            </w:r>
          </w:p>
          <w:p w14:paraId="37E3B9C8" w14:textId="77777777" w:rsidR="00AD6DB4" w:rsidRPr="00671C8B" w:rsidRDefault="00AD6DB4" w:rsidP="00166AF3">
            <w:pPr>
              <w:pStyle w:val="TableBody"/>
              <w:rPr>
                <w:lang w:eastAsia="zh-CN"/>
              </w:rPr>
            </w:pPr>
            <w:r w:rsidRPr="00671C8B">
              <w:t>3</w:t>
            </w:r>
            <w:r w:rsidRPr="00671C8B">
              <w:rPr>
                <w:lang w:eastAsia="zh-CN"/>
              </w:rPr>
              <w:tab/>
              <w:t>C</w:t>
            </w:r>
            <w:r w:rsidRPr="00671C8B">
              <w:t xml:space="preserve">ircuit switched preferred (use packet domain if circuit switched </w:t>
            </w:r>
            <w:r>
              <w:t xml:space="preserve">is </w:t>
            </w:r>
            <w:r w:rsidRPr="00671C8B">
              <w:t>not available)</w:t>
            </w:r>
          </w:p>
        </w:tc>
      </w:tr>
      <w:tr w:rsidR="00AD6DB4" w:rsidRPr="00671C8B" w14:paraId="505CABB7" w14:textId="77777777" w:rsidTr="00166AF3">
        <w:tc>
          <w:tcPr>
            <w:tcW w:w="1728" w:type="dxa"/>
          </w:tcPr>
          <w:p w14:paraId="5D60C320" w14:textId="77777777" w:rsidR="00AD6DB4" w:rsidRPr="00CB4B23" w:rsidRDefault="00AD6DB4" w:rsidP="00166AF3">
            <w:pPr>
              <w:pStyle w:val="TableBody"/>
              <w:rPr>
                <w:u w:val="single"/>
              </w:rPr>
            </w:pPr>
            <w:r w:rsidRPr="00CB4B23">
              <w:rPr>
                <w:u w:val="single"/>
              </w:rPr>
              <w:t>Note</w:t>
            </w:r>
          </w:p>
        </w:tc>
        <w:tc>
          <w:tcPr>
            <w:tcW w:w="7560" w:type="dxa"/>
          </w:tcPr>
          <w:p w14:paraId="642A932A" w14:textId="77777777" w:rsidR="00AD6DB4" w:rsidRPr="00CB4B23" w:rsidRDefault="00AD6DB4" w:rsidP="00166AF3">
            <w:pPr>
              <w:pStyle w:val="TableBody"/>
            </w:pPr>
            <w:r w:rsidRPr="00CB4B23">
              <w:t xml:space="preserve">+CGSMS is ignored for sending SMS over IMS as used in </w:t>
            </w:r>
            <w:r>
              <w:t xml:space="preserve">the </w:t>
            </w:r>
            <w:r w:rsidRPr="00CB4B23">
              <w:t>Verizon network</w:t>
            </w:r>
            <w:r>
              <w:t>.</w:t>
            </w:r>
          </w:p>
        </w:tc>
      </w:tr>
    </w:tbl>
    <w:p w14:paraId="0E34762F" w14:textId="6C06690D" w:rsidR="00AD6DB4" w:rsidRPr="00671C8B" w:rsidDel="000934B8" w:rsidRDefault="00AD6DB4" w:rsidP="0059466D">
      <w:pPr>
        <w:pStyle w:val="Heading2"/>
        <w:numPr>
          <w:ilvl w:val="1"/>
          <w:numId w:val="11"/>
        </w:numPr>
        <w:ind w:left="1080" w:hanging="1080"/>
        <w:rPr>
          <w:del w:id="17823" w:author="Alban Roche" w:date="2017-08-02T16:43:00Z"/>
        </w:rPr>
      </w:pPr>
      <w:bookmarkStart w:id="17824" w:name="_Toc369684071"/>
      <w:bookmarkStart w:id="17825" w:name="_Toc345081397"/>
      <w:bookmarkStart w:id="17826" w:name="_Toc349753138"/>
      <w:bookmarkStart w:id="17827" w:name="_Toc349754033"/>
      <w:bookmarkStart w:id="17828" w:name="_Ref366745553"/>
      <w:bookmarkStart w:id="17829" w:name="_Ref369092796"/>
      <w:bookmarkStart w:id="17830" w:name="_Toc368586099"/>
      <w:bookmarkStart w:id="17831" w:name="_Toc486251717"/>
      <w:bookmarkStart w:id="17832" w:name="_Ref393185570"/>
      <w:bookmarkEnd w:id="17824"/>
      <w:del w:id="17833" w:author="Alban Roche" w:date="2017-08-02T16:43:00Z">
        <w:r w:rsidRPr="00671C8B" w:rsidDel="000934B8">
          <w:delText>+CRLP Command: Select Radio Link Protocol</w:delText>
        </w:r>
        <w:bookmarkStart w:id="17834" w:name="_Toc489460811"/>
        <w:bookmarkEnd w:id="17825"/>
        <w:bookmarkEnd w:id="17826"/>
        <w:bookmarkEnd w:id="17827"/>
        <w:bookmarkEnd w:id="17828"/>
        <w:bookmarkEnd w:id="17829"/>
        <w:bookmarkEnd w:id="17830"/>
        <w:bookmarkEnd w:id="17831"/>
        <w:bookmarkEnd w:id="17834"/>
      </w:del>
    </w:p>
    <w:tbl>
      <w:tblPr>
        <w:tblStyle w:val="TableSWIleft"/>
        <w:tblW w:w="9288" w:type="dxa"/>
        <w:tblLayout w:type="fixed"/>
        <w:tblLook w:val="04A0" w:firstRow="1" w:lastRow="0" w:firstColumn="1" w:lastColumn="0" w:noHBand="0" w:noVBand="1"/>
      </w:tblPr>
      <w:tblGrid>
        <w:gridCol w:w="1728"/>
        <w:gridCol w:w="7560"/>
      </w:tblGrid>
      <w:tr w:rsidR="00AD6DB4" w:rsidRPr="00671C8B" w:rsidDel="000934B8" w14:paraId="49D6B5A8" w14:textId="0B4ECD15" w:rsidTr="00166AF3">
        <w:trPr>
          <w:cnfStyle w:val="100000000000" w:firstRow="1" w:lastRow="0" w:firstColumn="0" w:lastColumn="0" w:oddVBand="0" w:evenVBand="0" w:oddHBand="0" w:evenHBand="0" w:firstRowFirstColumn="0" w:firstRowLastColumn="0" w:lastRowFirstColumn="0" w:lastRowLastColumn="0"/>
          <w:del w:id="17835" w:author="Alban Roche" w:date="2017-08-02T16:43:00Z"/>
        </w:trPr>
        <w:tc>
          <w:tcPr>
            <w:tcW w:w="9288" w:type="dxa"/>
            <w:gridSpan w:val="2"/>
          </w:tcPr>
          <w:p w14:paraId="0DA68F5E" w14:textId="0B45AEC7" w:rsidR="00AD6DB4" w:rsidRPr="00671C8B" w:rsidDel="000934B8" w:rsidRDefault="00AD6DB4">
            <w:pPr>
              <w:pStyle w:val="TableRowHead"/>
              <w:spacing w:before="144" w:after="144"/>
              <w:rPr>
                <w:del w:id="17836" w:author="Alban Roche" w:date="2017-08-02T16:43:00Z"/>
                <w:bCs w:val="0"/>
              </w:rPr>
            </w:pPr>
            <w:del w:id="17837" w:author="Alban Roche" w:date="2017-08-02T14:40:00Z">
              <w:r w:rsidDel="00F22490">
                <w:delText xml:space="preserve">HL7618, HL7618RD, </w:delText>
              </w:r>
              <w:r w:rsidDel="00F22490">
                <w:rPr>
                  <w:lang w:eastAsia="zh-CN"/>
                </w:rPr>
                <w:delText xml:space="preserve">HL7648, </w:delText>
              </w:r>
              <w:r w:rsidDel="00F22490">
                <w:delText xml:space="preserve">HL7650, </w:delText>
              </w:r>
              <w:r w:rsidDel="00F22490">
                <w:rPr>
                  <w:lang w:eastAsia="zh-CN"/>
                </w:rPr>
                <w:delText xml:space="preserve">HL7688, </w:delText>
              </w:r>
              <w:r w:rsidDel="00F22490">
                <w:delText>HL7690 and HL7692</w:delText>
              </w:r>
            </w:del>
            <w:bookmarkStart w:id="17838" w:name="_Toc489460812"/>
            <w:bookmarkEnd w:id="17838"/>
          </w:p>
        </w:tc>
        <w:bookmarkStart w:id="17839" w:name="_Toc489460813"/>
        <w:bookmarkEnd w:id="17839"/>
      </w:tr>
      <w:tr w:rsidR="00AD6DB4" w:rsidRPr="00671C8B" w:rsidDel="000934B8" w14:paraId="1C1B32E5" w14:textId="36001C86" w:rsidTr="00166AF3">
        <w:trPr>
          <w:del w:id="17840" w:author="Alban Roche" w:date="2017-08-02T16:43:00Z"/>
        </w:trPr>
        <w:tc>
          <w:tcPr>
            <w:tcW w:w="1728" w:type="dxa"/>
          </w:tcPr>
          <w:p w14:paraId="4D03C3D3" w14:textId="49CAF84B" w:rsidR="00AD6DB4" w:rsidRPr="00671C8B" w:rsidDel="000934B8" w:rsidRDefault="00AD6DB4" w:rsidP="00166AF3">
            <w:pPr>
              <w:pStyle w:val="TableBody"/>
              <w:rPr>
                <w:del w:id="17841" w:author="Alban Roche" w:date="2017-08-02T16:43:00Z"/>
                <w:rFonts w:ascii="Times New Roman" w:hAnsi="Times New Roman" w:cs="Times New Roman"/>
                <w:i/>
                <w:sz w:val="20"/>
                <w:szCs w:val="20"/>
              </w:rPr>
            </w:pPr>
            <w:del w:id="17842" w:author="Alban Roche" w:date="2017-08-02T16:43:00Z">
              <w:r w:rsidRPr="00671C8B" w:rsidDel="000934B8">
                <w:rPr>
                  <w:i/>
                </w:rPr>
                <w:delText>Test command</w:delText>
              </w:r>
              <w:bookmarkStart w:id="17843" w:name="_Toc489460814"/>
              <w:bookmarkEnd w:id="17843"/>
            </w:del>
          </w:p>
          <w:p w14:paraId="247C4EAB" w14:textId="0AA42D4A" w:rsidR="00AD6DB4" w:rsidRPr="00671C8B" w:rsidDel="000934B8" w:rsidRDefault="00AD6DB4" w:rsidP="00166AF3">
            <w:pPr>
              <w:pStyle w:val="TableBody"/>
              <w:rPr>
                <w:del w:id="17844" w:author="Alban Roche" w:date="2017-08-02T16:43:00Z"/>
              </w:rPr>
            </w:pPr>
            <w:bookmarkStart w:id="17845" w:name="_Toc489460815"/>
            <w:bookmarkEnd w:id="17845"/>
          </w:p>
          <w:p w14:paraId="4FE2C7DE" w14:textId="2050D5C6" w:rsidR="00AD6DB4" w:rsidRPr="00671C8B" w:rsidDel="000934B8" w:rsidRDefault="00AD6DB4" w:rsidP="00166AF3">
            <w:pPr>
              <w:pStyle w:val="TableBody"/>
              <w:rPr>
                <w:del w:id="17846" w:author="Alban Roche" w:date="2017-08-02T16:43:00Z"/>
                <w:u w:val="single"/>
              </w:rPr>
            </w:pPr>
            <w:del w:id="17847" w:author="Alban Roche" w:date="2017-08-02T16:43:00Z">
              <w:r w:rsidRPr="00671C8B" w:rsidDel="000934B8">
                <w:rPr>
                  <w:u w:val="single"/>
                </w:rPr>
                <w:delText>Syntax</w:delText>
              </w:r>
              <w:bookmarkStart w:id="17848" w:name="_Toc489460816"/>
              <w:bookmarkEnd w:id="17848"/>
            </w:del>
          </w:p>
          <w:p w14:paraId="4A1A7002" w14:textId="3DFC68CE" w:rsidR="00AD6DB4" w:rsidRPr="00671C8B" w:rsidDel="000934B8" w:rsidRDefault="00AD6DB4" w:rsidP="00166AF3">
            <w:pPr>
              <w:pStyle w:val="TableBody"/>
              <w:rPr>
                <w:del w:id="17849" w:author="Alban Roche" w:date="2017-08-02T16:43:00Z"/>
                <w:b/>
              </w:rPr>
            </w:pPr>
            <w:del w:id="17850" w:author="Alban Roche" w:date="2017-08-02T16:43:00Z">
              <w:r w:rsidRPr="00671C8B" w:rsidDel="000934B8">
                <w:rPr>
                  <w:b/>
                </w:rPr>
                <w:delText>AT+CRLP=?</w:delText>
              </w:r>
              <w:bookmarkStart w:id="17851" w:name="_Toc489460817"/>
              <w:bookmarkEnd w:id="17851"/>
            </w:del>
          </w:p>
        </w:tc>
        <w:tc>
          <w:tcPr>
            <w:tcW w:w="7560" w:type="dxa"/>
          </w:tcPr>
          <w:p w14:paraId="7347C6D4" w14:textId="174D6E9F" w:rsidR="00AD6DB4" w:rsidRPr="00671C8B" w:rsidDel="000934B8" w:rsidRDefault="00AD6DB4" w:rsidP="00166AF3">
            <w:pPr>
              <w:pStyle w:val="TableBody"/>
              <w:rPr>
                <w:del w:id="17852" w:author="Alban Roche" w:date="2017-08-02T16:43:00Z"/>
                <w:u w:val="single"/>
              </w:rPr>
            </w:pPr>
            <w:bookmarkStart w:id="17853" w:name="_Toc489460818"/>
            <w:bookmarkEnd w:id="17853"/>
          </w:p>
          <w:p w14:paraId="23A3A582" w14:textId="10997DB1" w:rsidR="00AD6DB4" w:rsidRPr="00671C8B" w:rsidDel="000934B8" w:rsidRDefault="00AD6DB4" w:rsidP="00166AF3">
            <w:pPr>
              <w:pStyle w:val="TableBody"/>
              <w:rPr>
                <w:del w:id="17854" w:author="Alban Roche" w:date="2017-08-02T16:43:00Z"/>
                <w:u w:val="single"/>
              </w:rPr>
            </w:pPr>
            <w:bookmarkStart w:id="17855" w:name="_Toc489460819"/>
            <w:bookmarkEnd w:id="17855"/>
          </w:p>
          <w:p w14:paraId="581134AE" w14:textId="66F7661C" w:rsidR="00AD6DB4" w:rsidRPr="00671C8B" w:rsidDel="000934B8" w:rsidRDefault="00AD6DB4" w:rsidP="00166AF3">
            <w:pPr>
              <w:pStyle w:val="TableBody"/>
              <w:rPr>
                <w:del w:id="17856" w:author="Alban Roche" w:date="2017-08-02T16:43:00Z"/>
                <w:u w:val="single"/>
              </w:rPr>
            </w:pPr>
            <w:del w:id="17857" w:author="Alban Roche" w:date="2017-08-02T16:43:00Z">
              <w:r w:rsidRPr="00671C8B" w:rsidDel="000934B8">
                <w:rPr>
                  <w:u w:val="single"/>
                </w:rPr>
                <w:delText>Response</w:delText>
              </w:r>
              <w:bookmarkStart w:id="17858" w:name="_Toc489460820"/>
              <w:bookmarkEnd w:id="17858"/>
            </w:del>
          </w:p>
          <w:p w14:paraId="271EE9DA" w14:textId="433C1087" w:rsidR="00AD6DB4" w:rsidRPr="00671C8B" w:rsidDel="000934B8" w:rsidRDefault="00AD6DB4" w:rsidP="00166AF3">
            <w:pPr>
              <w:pStyle w:val="TableBody"/>
              <w:rPr>
                <w:del w:id="17859" w:author="Alban Roche" w:date="2017-08-02T16:43:00Z"/>
              </w:rPr>
            </w:pPr>
            <w:del w:id="17860" w:author="Alban Roche" w:date="2017-08-02T16:43:00Z">
              <w:r w:rsidRPr="00671C8B" w:rsidDel="000934B8">
                <w:rPr>
                  <w:b/>
                </w:rPr>
                <w:delText>+CRLP:</w:delText>
              </w:r>
              <w:r w:rsidRPr="00671C8B" w:rsidDel="000934B8">
                <w:delText xml:space="preserve"> (list of supported </w:delText>
              </w:r>
              <w:r w:rsidRPr="00671C8B" w:rsidDel="000934B8">
                <w:rPr>
                  <w:b/>
                </w:rPr>
                <w:delText>&lt;iws&gt;</w:delText>
              </w:r>
              <w:r w:rsidRPr="00671C8B" w:rsidDel="000934B8">
                <w:delText xml:space="preserve">es),(list of supported </w:delText>
              </w:r>
              <w:r w:rsidRPr="00671C8B" w:rsidDel="000934B8">
                <w:rPr>
                  <w:b/>
                </w:rPr>
                <w:delText>&lt;mws&gt;</w:delText>
              </w:r>
              <w:r w:rsidRPr="00671C8B" w:rsidDel="000934B8">
                <w:delText xml:space="preserve">es),(list of supported </w:delText>
              </w:r>
              <w:r w:rsidRPr="00671C8B" w:rsidDel="000934B8">
                <w:rPr>
                  <w:b/>
                </w:rPr>
                <w:delText>&lt;T1&gt;</w:delText>
              </w:r>
              <w:r w:rsidRPr="00671C8B" w:rsidDel="000934B8">
                <w:delText>s),</w:delText>
              </w:r>
              <w:r w:rsidDel="000934B8">
                <w:br/>
              </w:r>
              <w:r w:rsidRPr="00671C8B" w:rsidDel="000934B8">
                <w:delText xml:space="preserve">(list of supported </w:delText>
              </w:r>
              <w:r w:rsidRPr="00671C8B" w:rsidDel="000934B8">
                <w:rPr>
                  <w:b/>
                </w:rPr>
                <w:delText>&lt;N2&gt;</w:delText>
              </w:r>
              <w:r w:rsidRPr="00671C8B" w:rsidDel="000934B8">
                <w:delText>s)</w:delText>
              </w:r>
              <w:bookmarkStart w:id="17861" w:name="_Toc489460821"/>
              <w:bookmarkEnd w:id="17861"/>
            </w:del>
          </w:p>
          <w:p w14:paraId="67FE2696" w14:textId="6EAB2039" w:rsidR="00AD6DB4" w:rsidRPr="00671C8B" w:rsidDel="000934B8" w:rsidRDefault="00AD6DB4" w:rsidP="00166AF3">
            <w:pPr>
              <w:pStyle w:val="TableBody"/>
              <w:rPr>
                <w:del w:id="17862" w:author="Alban Roche" w:date="2017-08-02T16:43:00Z"/>
                <w:b/>
                <w:lang w:eastAsia="zh-CN"/>
              </w:rPr>
            </w:pPr>
            <w:del w:id="17863" w:author="Alban Roche" w:date="2017-08-02T16:43:00Z">
              <w:r w:rsidRPr="00671C8B" w:rsidDel="000934B8">
                <w:rPr>
                  <w:b/>
                </w:rPr>
                <w:delText>OK</w:delText>
              </w:r>
              <w:bookmarkStart w:id="17864" w:name="_Toc489460822"/>
              <w:bookmarkEnd w:id="17864"/>
            </w:del>
          </w:p>
        </w:tc>
        <w:bookmarkStart w:id="17865" w:name="_Toc489460823"/>
        <w:bookmarkEnd w:id="17865"/>
      </w:tr>
      <w:tr w:rsidR="00AD6DB4" w:rsidRPr="00671C8B" w:rsidDel="000934B8" w14:paraId="2226E50F" w14:textId="6DBFFB35" w:rsidTr="00166AF3">
        <w:trPr>
          <w:del w:id="17866" w:author="Alban Roche" w:date="2017-08-02T16:43:00Z"/>
        </w:trPr>
        <w:tc>
          <w:tcPr>
            <w:tcW w:w="1728" w:type="dxa"/>
          </w:tcPr>
          <w:p w14:paraId="5A7C2BF8" w14:textId="37AEB7AE" w:rsidR="00AD6DB4" w:rsidRPr="00671C8B" w:rsidDel="000934B8" w:rsidRDefault="00AD6DB4" w:rsidP="00166AF3">
            <w:pPr>
              <w:pStyle w:val="TableBody"/>
              <w:rPr>
                <w:del w:id="17867" w:author="Alban Roche" w:date="2017-08-02T16:43:00Z"/>
                <w:rFonts w:ascii="Times New Roman" w:hAnsi="Times New Roman" w:cs="Times New Roman"/>
                <w:i/>
                <w:sz w:val="20"/>
                <w:szCs w:val="20"/>
              </w:rPr>
            </w:pPr>
            <w:del w:id="17868" w:author="Alban Roche" w:date="2017-08-02T16:43:00Z">
              <w:r w:rsidRPr="00671C8B" w:rsidDel="000934B8">
                <w:rPr>
                  <w:i/>
                </w:rPr>
                <w:delText>Read command</w:delText>
              </w:r>
              <w:bookmarkStart w:id="17869" w:name="_Toc489460824"/>
              <w:bookmarkEnd w:id="17869"/>
            </w:del>
          </w:p>
          <w:p w14:paraId="68AFAC72" w14:textId="44C95D1C" w:rsidR="00AD6DB4" w:rsidRPr="00671C8B" w:rsidDel="000934B8" w:rsidRDefault="00AD6DB4" w:rsidP="00166AF3">
            <w:pPr>
              <w:pStyle w:val="TableBody"/>
              <w:rPr>
                <w:del w:id="17870" w:author="Alban Roche" w:date="2017-08-02T16:43:00Z"/>
              </w:rPr>
            </w:pPr>
            <w:bookmarkStart w:id="17871" w:name="_Toc489460825"/>
            <w:bookmarkEnd w:id="17871"/>
          </w:p>
          <w:p w14:paraId="36778C13" w14:textId="0853740C" w:rsidR="00AD6DB4" w:rsidRPr="00671C8B" w:rsidDel="000934B8" w:rsidRDefault="00AD6DB4" w:rsidP="00166AF3">
            <w:pPr>
              <w:pStyle w:val="TableBody"/>
              <w:rPr>
                <w:del w:id="17872" w:author="Alban Roche" w:date="2017-08-02T16:43:00Z"/>
                <w:u w:val="single"/>
              </w:rPr>
            </w:pPr>
            <w:del w:id="17873" w:author="Alban Roche" w:date="2017-08-02T16:43:00Z">
              <w:r w:rsidRPr="00671C8B" w:rsidDel="000934B8">
                <w:rPr>
                  <w:u w:val="single"/>
                </w:rPr>
                <w:delText>Syntax</w:delText>
              </w:r>
              <w:bookmarkStart w:id="17874" w:name="_Toc489460826"/>
              <w:bookmarkEnd w:id="17874"/>
            </w:del>
          </w:p>
          <w:p w14:paraId="234575A4" w14:textId="4A07884F" w:rsidR="00AD6DB4" w:rsidRPr="00671C8B" w:rsidDel="000934B8" w:rsidRDefault="00AD6DB4" w:rsidP="00166AF3">
            <w:pPr>
              <w:pStyle w:val="TableBody"/>
              <w:rPr>
                <w:del w:id="17875" w:author="Alban Roche" w:date="2017-08-02T16:43:00Z"/>
                <w:b/>
              </w:rPr>
            </w:pPr>
            <w:del w:id="17876" w:author="Alban Roche" w:date="2017-08-02T16:43:00Z">
              <w:r w:rsidRPr="00671C8B" w:rsidDel="000934B8">
                <w:rPr>
                  <w:b/>
                </w:rPr>
                <w:delText>AT+CRLP?</w:delText>
              </w:r>
              <w:bookmarkStart w:id="17877" w:name="_Toc489460827"/>
              <w:bookmarkEnd w:id="17877"/>
            </w:del>
          </w:p>
        </w:tc>
        <w:tc>
          <w:tcPr>
            <w:tcW w:w="7560" w:type="dxa"/>
          </w:tcPr>
          <w:p w14:paraId="3ABEEC05" w14:textId="1E051698" w:rsidR="00AD6DB4" w:rsidRPr="00671C8B" w:rsidDel="000934B8" w:rsidRDefault="00AD6DB4" w:rsidP="00166AF3">
            <w:pPr>
              <w:pStyle w:val="TableBody"/>
              <w:rPr>
                <w:del w:id="17878" w:author="Alban Roche" w:date="2017-08-02T16:43:00Z"/>
                <w:rFonts w:ascii="Times New Roman" w:hAnsi="Times New Roman" w:cs="Times New Roman"/>
                <w:sz w:val="20"/>
                <w:szCs w:val="20"/>
                <w:u w:val="single"/>
              </w:rPr>
            </w:pPr>
            <w:bookmarkStart w:id="17879" w:name="_Toc489460828"/>
            <w:bookmarkEnd w:id="17879"/>
          </w:p>
          <w:p w14:paraId="497154AE" w14:textId="44407B2B" w:rsidR="00AD6DB4" w:rsidRPr="00671C8B" w:rsidDel="000934B8" w:rsidRDefault="00AD6DB4" w:rsidP="00166AF3">
            <w:pPr>
              <w:pStyle w:val="TableBody"/>
              <w:rPr>
                <w:del w:id="17880" w:author="Alban Roche" w:date="2017-08-02T16:43:00Z"/>
                <w:u w:val="single"/>
              </w:rPr>
            </w:pPr>
            <w:bookmarkStart w:id="17881" w:name="_Toc489460829"/>
            <w:bookmarkEnd w:id="17881"/>
          </w:p>
          <w:p w14:paraId="1BCA8163" w14:textId="43706106" w:rsidR="00AD6DB4" w:rsidRPr="007A6F2C" w:rsidDel="000934B8" w:rsidRDefault="00AD6DB4" w:rsidP="00166AF3">
            <w:pPr>
              <w:pStyle w:val="TableBody"/>
              <w:rPr>
                <w:del w:id="17882" w:author="Alban Roche" w:date="2017-08-02T16:43:00Z"/>
                <w:u w:val="single"/>
              </w:rPr>
            </w:pPr>
            <w:del w:id="17883" w:author="Alban Roche" w:date="2017-08-02T16:43:00Z">
              <w:r w:rsidRPr="007A6F2C" w:rsidDel="000934B8">
                <w:rPr>
                  <w:u w:val="single"/>
                </w:rPr>
                <w:delText>Response</w:delText>
              </w:r>
              <w:bookmarkStart w:id="17884" w:name="_Toc489460830"/>
              <w:bookmarkEnd w:id="17884"/>
            </w:del>
          </w:p>
          <w:p w14:paraId="42D27534" w14:textId="4387F8F0" w:rsidR="00AD6DB4" w:rsidRPr="007A6F2C" w:rsidDel="000934B8" w:rsidRDefault="00AD6DB4" w:rsidP="00166AF3">
            <w:pPr>
              <w:pStyle w:val="TableBody"/>
              <w:rPr>
                <w:del w:id="17885" w:author="Alban Roche" w:date="2017-08-02T16:43:00Z"/>
                <w:b/>
              </w:rPr>
            </w:pPr>
            <w:del w:id="17886" w:author="Alban Roche" w:date="2017-08-02T16:43:00Z">
              <w:r w:rsidRPr="007A6F2C" w:rsidDel="000934B8">
                <w:rPr>
                  <w:b/>
                </w:rPr>
                <w:delText>+CRLP: &lt;iws&gt;,&lt;mws&gt;,&lt;T1&gt;,&lt;N2&gt;</w:delText>
              </w:r>
              <w:bookmarkStart w:id="17887" w:name="_Toc489460831"/>
              <w:bookmarkEnd w:id="17887"/>
            </w:del>
          </w:p>
          <w:p w14:paraId="1EE7153F" w14:textId="28EED722" w:rsidR="00AD6DB4" w:rsidRPr="00671C8B" w:rsidDel="000934B8" w:rsidRDefault="00AD6DB4" w:rsidP="00166AF3">
            <w:pPr>
              <w:pStyle w:val="TableBody"/>
              <w:rPr>
                <w:del w:id="17888" w:author="Alban Roche" w:date="2017-08-02T16:43:00Z"/>
                <w:b/>
              </w:rPr>
            </w:pPr>
            <w:del w:id="17889" w:author="Alban Roche" w:date="2017-08-02T16:43:00Z">
              <w:r w:rsidRPr="00671C8B" w:rsidDel="000934B8">
                <w:rPr>
                  <w:b/>
                </w:rPr>
                <w:delText>OK</w:delText>
              </w:r>
              <w:bookmarkStart w:id="17890" w:name="_Toc489460832"/>
              <w:bookmarkEnd w:id="17890"/>
            </w:del>
          </w:p>
        </w:tc>
        <w:bookmarkStart w:id="17891" w:name="_Toc489460833"/>
        <w:bookmarkEnd w:id="17891"/>
      </w:tr>
      <w:tr w:rsidR="00AD6DB4" w:rsidRPr="00671C8B" w:rsidDel="000934B8" w14:paraId="1711D5E6" w14:textId="2BA5DE96" w:rsidTr="00166AF3">
        <w:trPr>
          <w:del w:id="17892" w:author="Alban Roche" w:date="2017-08-02T16:43:00Z"/>
        </w:trPr>
        <w:tc>
          <w:tcPr>
            <w:tcW w:w="1728" w:type="dxa"/>
          </w:tcPr>
          <w:p w14:paraId="492E3BC0" w14:textId="35E7CFBD" w:rsidR="00AD6DB4" w:rsidRPr="00671C8B" w:rsidDel="000934B8" w:rsidRDefault="00AD6DB4" w:rsidP="00166AF3">
            <w:pPr>
              <w:pStyle w:val="TableBody"/>
              <w:rPr>
                <w:del w:id="17893" w:author="Alban Roche" w:date="2017-08-02T16:43:00Z"/>
                <w:rFonts w:ascii="Times New Roman" w:hAnsi="Times New Roman" w:cs="Times New Roman"/>
                <w:i/>
                <w:sz w:val="20"/>
                <w:szCs w:val="20"/>
              </w:rPr>
            </w:pPr>
            <w:del w:id="17894" w:author="Alban Roche" w:date="2017-08-02T16:43:00Z">
              <w:r w:rsidRPr="00671C8B" w:rsidDel="000934B8">
                <w:rPr>
                  <w:i/>
                </w:rPr>
                <w:delText>Write command</w:delText>
              </w:r>
              <w:bookmarkStart w:id="17895" w:name="_Toc489460834"/>
              <w:bookmarkEnd w:id="17895"/>
            </w:del>
          </w:p>
          <w:p w14:paraId="0DB723A6" w14:textId="191954B6" w:rsidR="00AD6DB4" w:rsidRPr="00671C8B" w:rsidDel="000934B8" w:rsidRDefault="00AD6DB4" w:rsidP="00166AF3">
            <w:pPr>
              <w:pStyle w:val="TableBody"/>
              <w:rPr>
                <w:del w:id="17896" w:author="Alban Roche" w:date="2017-08-02T16:43:00Z"/>
              </w:rPr>
            </w:pPr>
            <w:bookmarkStart w:id="17897" w:name="_Toc489460835"/>
            <w:bookmarkEnd w:id="17897"/>
          </w:p>
          <w:p w14:paraId="45DF4430" w14:textId="7F26781D" w:rsidR="00AD6DB4" w:rsidRPr="00671C8B" w:rsidDel="000934B8" w:rsidRDefault="00AD6DB4" w:rsidP="00166AF3">
            <w:pPr>
              <w:pStyle w:val="TableBody"/>
              <w:rPr>
                <w:del w:id="17898" w:author="Alban Roche" w:date="2017-08-02T16:43:00Z"/>
                <w:u w:val="single"/>
              </w:rPr>
            </w:pPr>
            <w:del w:id="17899" w:author="Alban Roche" w:date="2017-08-02T16:43:00Z">
              <w:r w:rsidRPr="00671C8B" w:rsidDel="000934B8">
                <w:rPr>
                  <w:u w:val="single"/>
                </w:rPr>
                <w:delText>Syntax</w:delText>
              </w:r>
              <w:bookmarkStart w:id="17900" w:name="_Toc489460836"/>
              <w:bookmarkEnd w:id="17900"/>
            </w:del>
          </w:p>
          <w:p w14:paraId="2147B7B6" w14:textId="49018102" w:rsidR="00AD6DB4" w:rsidRPr="00671C8B" w:rsidDel="000934B8" w:rsidRDefault="00AD6DB4" w:rsidP="00166AF3">
            <w:pPr>
              <w:pStyle w:val="TableBody"/>
              <w:rPr>
                <w:del w:id="17901" w:author="Alban Roche" w:date="2017-08-02T16:43:00Z"/>
                <w:b/>
              </w:rPr>
            </w:pPr>
            <w:del w:id="17902" w:author="Alban Roche" w:date="2017-08-02T16:43:00Z">
              <w:r w:rsidRPr="00671C8B" w:rsidDel="000934B8">
                <w:rPr>
                  <w:b/>
                </w:rPr>
                <w:delText>AT+CRLP=[&lt;iws&gt;[,&lt;mws&gt;[,&lt;T1&gt;</w:delText>
              </w:r>
              <w:r w:rsidRPr="00671C8B" w:rsidDel="000934B8">
                <w:rPr>
                  <w:b/>
                </w:rPr>
                <w:br/>
                <w:delText>[,&lt;N2&gt;]]]]</w:delText>
              </w:r>
              <w:bookmarkStart w:id="17903" w:name="_Toc489460837"/>
              <w:bookmarkEnd w:id="17903"/>
            </w:del>
          </w:p>
        </w:tc>
        <w:tc>
          <w:tcPr>
            <w:tcW w:w="7560" w:type="dxa"/>
          </w:tcPr>
          <w:p w14:paraId="575F8587" w14:textId="59BF05BD" w:rsidR="00AD6DB4" w:rsidRPr="00671C8B" w:rsidDel="000934B8" w:rsidRDefault="00AD6DB4" w:rsidP="00166AF3">
            <w:pPr>
              <w:pStyle w:val="TableBody"/>
              <w:rPr>
                <w:del w:id="17904" w:author="Alban Roche" w:date="2017-08-02T16:43:00Z"/>
                <w:u w:val="single"/>
              </w:rPr>
            </w:pPr>
            <w:bookmarkStart w:id="17905" w:name="_Toc489460838"/>
            <w:bookmarkEnd w:id="17905"/>
          </w:p>
          <w:p w14:paraId="06925FAB" w14:textId="104C169A" w:rsidR="00AD6DB4" w:rsidRPr="00671C8B" w:rsidDel="000934B8" w:rsidRDefault="00AD6DB4" w:rsidP="00166AF3">
            <w:pPr>
              <w:pStyle w:val="TableBody"/>
              <w:rPr>
                <w:del w:id="17906" w:author="Alban Roche" w:date="2017-08-02T16:43:00Z"/>
                <w:u w:val="single"/>
              </w:rPr>
            </w:pPr>
            <w:bookmarkStart w:id="17907" w:name="_Toc489460839"/>
            <w:bookmarkEnd w:id="17907"/>
          </w:p>
          <w:p w14:paraId="386CCB82" w14:textId="2C4AA7BF" w:rsidR="00AD6DB4" w:rsidRPr="00671C8B" w:rsidDel="000934B8" w:rsidRDefault="00AD6DB4" w:rsidP="00166AF3">
            <w:pPr>
              <w:pStyle w:val="TableBody"/>
              <w:rPr>
                <w:del w:id="17908" w:author="Alban Roche" w:date="2017-08-02T16:43:00Z"/>
                <w:u w:val="single"/>
              </w:rPr>
            </w:pPr>
            <w:del w:id="17909" w:author="Alban Roche" w:date="2017-08-02T16:43:00Z">
              <w:r w:rsidRPr="00671C8B" w:rsidDel="000934B8">
                <w:rPr>
                  <w:u w:val="single"/>
                </w:rPr>
                <w:delText>Response</w:delText>
              </w:r>
              <w:bookmarkStart w:id="17910" w:name="_Toc489460840"/>
              <w:bookmarkEnd w:id="17910"/>
            </w:del>
          </w:p>
          <w:p w14:paraId="40C81065" w14:textId="1DD698D0" w:rsidR="00AD6DB4" w:rsidRPr="00671C8B" w:rsidDel="000934B8" w:rsidRDefault="00AD6DB4" w:rsidP="00166AF3">
            <w:pPr>
              <w:pStyle w:val="TableBody"/>
              <w:rPr>
                <w:del w:id="17911" w:author="Alban Roche" w:date="2017-08-02T16:43:00Z"/>
                <w:b/>
              </w:rPr>
            </w:pPr>
            <w:del w:id="17912" w:author="Alban Roche" w:date="2017-08-02T16:43:00Z">
              <w:r w:rsidRPr="00671C8B" w:rsidDel="000934B8">
                <w:rPr>
                  <w:b/>
                </w:rPr>
                <w:delText>OK</w:delText>
              </w:r>
              <w:bookmarkStart w:id="17913" w:name="_Toc489460841"/>
              <w:bookmarkEnd w:id="17913"/>
            </w:del>
          </w:p>
          <w:p w14:paraId="5629C82F" w14:textId="4CB13229" w:rsidR="00AD6DB4" w:rsidRPr="00671C8B" w:rsidDel="000934B8" w:rsidRDefault="00AD6DB4" w:rsidP="00166AF3">
            <w:pPr>
              <w:pStyle w:val="TableBody"/>
              <w:rPr>
                <w:del w:id="17914" w:author="Alban Roche" w:date="2017-08-02T16:43:00Z"/>
              </w:rPr>
            </w:pPr>
            <w:bookmarkStart w:id="17915" w:name="_Toc489460842"/>
            <w:bookmarkEnd w:id="17915"/>
          </w:p>
          <w:p w14:paraId="1BF19695" w14:textId="1CE9C226" w:rsidR="00AD6DB4" w:rsidRPr="00671C8B" w:rsidDel="000934B8" w:rsidRDefault="00AD6DB4" w:rsidP="00166AF3">
            <w:pPr>
              <w:pStyle w:val="TableBody"/>
              <w:rPr>
                <w:del w:id="17916" w:author="Alban Roche" w:date="2017-08-02T16:43:00Z"/>
              </w:rPr>
            </w:pPr>
            <w:del w:id="17917" w:author="Alban Roche" w:date="2017-08-02T16:43:00Z">
              <w:r w:rsidRPr="00671C8B" w:rsidDel="000934B8">
                <w:delText>or</w:delText>
              </w:r>
              <w:bookmarkStart w:id="17918" w:name="_Toc489460843"/>
              <w:bookmarkEnd w:id="17918"/>
            </w:del>
          </w:p>
          <w:p w14:paraId="1E2A8E00" w14:textId="7DA03D64" w:rsidR="00AD6DB4" w:rsidRPr="00671C8B" w:rsidDel="000934B8" w:rsidRDefault="00AD6DB4" w:rsidP="00166AF3">
            <w:pPr>
              <w:pStyle w:val="TableBody"/>
              <w:rPr>
                <w:del w:id="17919" w:author="Alban Roche" w:date="2017-08-02T16:43:00Z"/>
                <w:b/>
              </w:rPr>
            </w:pPr>
            <w:del w:id="17920" w:author="Alban Roche" w:date="2017-08-02T16:43:00Z">
              <w:r w:rsidRPr="00671C8B" w:rsidDel="000934B8">
                <w:rPr>
                  <w:b/>
                </w:rPr>
                <w:delText>+CME ERROR: &lt;err&gt;</w:delText>
              </w:r>
              <w:bookmarkStart w:id="17921" w:name="_Toc489460844"/>
              <w:bookmarkEnd w:id="17921"/>
            </w:del>
          </w:p>
          <w:p w14:paraId="61964E7F" w14:textId="07602024" w:rsidR="00AD6DB4" w:rsidRPr="00671C8B" w:rsidDel="000934B8" w:rsidRDefault="00AD6DB4" w:rsidP="00166AF3">
            <w:pPr>
              <w:pStyle w:val="TableBody"/>
              <w:rPr>
                <w:del w:id="17922" w:author="Alban Roche" w:date="2017-08-02T16:43:00Z"/>
              </w:rPr>
            </w:pPr>
            <w:bookmarkStart w:id="17923" w:name="_Toc489460845"/>
            <w:bookmarkEnd w:id="17923"/>
          </w:p>
          <w:p w14:paraId="5E4E3653" w14:textId="40B48466" w:rsidR="00AD6DB4" w:rsidRPr="00671C8B" w:rsidDel="000934B8" w:rsidRDefault="00AD6DB4" w:rsidP="00166AF3">
            <w:pPr>
              <w:pStyle w:val="TableBody"/>
              <w:rPr>
                <w:del w:id="17924" w:author="Alban Roche" w:date="2017-08-02T16:43:00Z"/>
              </w:rPr>
            </w:pPr>
            <w:del w:id="17925" w:author="Alban Roche" w:date="2017-08-02T16:43:00Z">
              <w:r w:rsidRPr="00671C8B" w:rsidDel="000934B8">
                <w:rPr>
                  <w:u w:val="single"/>
                </w:rPr>
                <w:delText>Parameters</w:delText>
              </w:r>
              <w:bookmarkStart w:id="17926" w:name="_Toc489460846"/>
              <w:bookmarkEnd w:id="17926"/>
            </w:del>
          </w:p>
          <w:p w14:paraId="79870656" w14:textId="013C9A05" w:rsidR="00AD6DB4" w:rsidRPr="00671C8B" w:rsidDel="000934B8" w:rsidRDefault="00AD6DB4" w:rsidP="00166AF3">
            <w:pPr>
              <w:pStyle w:val="TableBody"/>
              <w:rPr>
                <w:del w:id="17927" w:author="Alban Roche" w:date="2017-08-02T16:43:00Z"/>
              </w:rPr>
            </w:pPr>
            <w:del w:id="17928" w:author="Alban Roche" w:date="2017-08-02T16:43:00Z">
              <w:r w:rsidRPr="00671C8B" w:rsidDel="000934B8">
                <w:rPr>
                  <w:b/>
                </w:rPr>
                <w:delText>&lt;iws&gt;</w:delText>
              </w:r>
              <w:r w:rsidRPr="00671C8B" w:rsidDel="000934B8">
                <w:tab/>
                <w:delText>IWF to MS window size</w:delText>
              </w:r>
              <w:bookmarkStart w:id="17929" w:name="_Toc489460847"/>
              <w:bookmarkEnd w:id="17929"/>
            </w:del>
          </w:p>
          <w:p w14:paraId="4C0AF891" w14:textId="0CED6A51" w:rsidR="00AD6DB4" w:rsidRPr="00671C8B" w:rsidDel="000934B8" w:rsidRDefault="00AD6DB4" w:rsidP="00166AF3">
            <w:pPr>
              <w:pStyle w:val="TableBody"/>
              <w:rPr>
                <w:del w:id="17930" w:author="Alban Roche" w:date="2017-08-02T16:43:00Z"/>
              </w:rPr>
            </w:pPr>
            <w:bookmarkStart w:id="17931" w:name="_Toc489460848"/>
            <w:bookmarkEnd w:id="17931"/>
          </w:p>
          <w:p w14:paraId="5BEEBF18" w14:textId="6D7607CC" w:rsidR="00AD6DB4" w:rsidRPr="00671C8B" w:rsidDel="000934B8" w:rsidRDefault="00AD6DB4" w:rsidP="00166AF3">
            <w:pPr>
              <w:pStyle w:val="TableBody"/>
              <w:rPr>
                <w:del w:id="17932" w:author="Alban Roche" w:date="2017-08-02T16:43:00Z"/>
              </w:rPr>
            </w:pPr>
            <w:del w:id="17933" w:author="Alban Roche" w:date="2017-08-02T16:43:00Z">
              <w:r w:rsidRPr="00671C8B" w:rsidDel="000934B8">
                <w:rPr>
                  <w:b/>
                </w:rPr>
                <w:delText>&lt;mws&gt;</w:delText>
              </w:r>
              <w:r w:rsidRPr="00671C8B" w:rsidDel="000934B8">
                <w:tab/>
                <w:delText>MS to IWF window size</w:delText>
              </w:r>
              <w:bookmarkStart w:id="17934" w:name="_Toc489460849"/>
              <w:bookmarkEnd w:id="17934"/>
            </w:del>
          </w:p>
          <w:p w14:paraId="7125F58D" w14:textId="641609DE" w:rsidR="00AD6DB4" w:rsidRPr="00671C8B" w:rsidDel="000934B8" w:rsidRDefault="00AD6DB4" w:rsidP="00166AF3">
            <w:pPr>
              <w:pStyle w:val="TableBody"/>
              <w:rPr>
                <w:del w:id="17935" w:author="Alban Roche" w:date="2017-08-02T16:43:00Z"/>
              </w:rPr>
            </w:pPr>
            <w:bookmarkStart w:id="17936" w:name="_Toc489460850"/>
            <w:bookmarkEnd w:id="17936"/>
          </w:p>
          <w:p w14:paraId="584A0966" w14:textId="19BA367E" w:rsidR="00AD6DB4" w:rsidRPr="00671C8B" w:rsidDel="000934B8" w:rsidRDefault="00AD6DB4" w:rsidP="00166AF3">
            <w:pPr>
              <w:pStyle w:val="TableBody"/>
              <w:rPr>
                <w:del w:id="17937" w:author="Alban Roche" w:date="2017-08-02T16:43:00Z"/>
              </w:rPr>
            </w:pPr>
            <w:del w:id="17938" w:author="Alban Roche" w:date="2017-08-02T16:43:00Z">
              <w:r w:rsidRPr="00671C8B" w:rsidDel="000934B8">
                <w:rPr>
                  <w:b/>
                </w:rPr>
                <w:delText>&lt;T1&gt;</w:delText>
              </w:r>
              <w:r w:rsidRPr="00671C8B" w:rsidDel="000934B8">
                <w:tab/>
                <w:delText>Acknowledgement timer (in units of 10 ms)</w:delText>
              </w:r>
              <w:bookmarkStart w:id="17939" w:name="_Toc489460851"/>
              <w:bookmarkEnd w:id="17939"/>
            </w:del>
          </w:p>
          <w:p w14:paraId="2B576C8A" w14:textId="17C944DC" w:rsidR="00AD6DB4" w:rsidRPr="00671C8B" w:rsidDel="000934B8" w:rsidRDefault="00AD6DB4" w:rsidP="00166AF3">
            <w:pPr>
              <w:pStyle w:val="TableBody"/>
              <w:rPr>
                <w:del w:id="17940" w:author="Alban Roche" w:date="2017-08-02T16:43:00Z"/>
              </w:rPr>
            </w:pPr>
            <w:bookmarkStart w:id="17941" w:name="_Toc489460852"/>
            <w:bookmarkEnd w:id="17941"/>
          </w:p>
          <w:p w14:paraId="53EBC5D8" w14:textId="41F2DB80" w:rsidR="00AD6DB4" w:rsidRPr="00671C8B" w:rsidDel="000934B8" w:rsidRDefault="00AD6DB4" w:rsidP="00166AF3">
            <w:pPr>
              <w:pStyle w:val="TableBody"/>
              <w:rPr>
                <w:del w:id="17942" w:author="Alban Roche" w:date="2017-08-02T16:43:00Z"/>
              </w:rPr>
            </w:pPr>
            <w:del w:id="17943" w:author="Alban Roche" w:date="2017-08-02T16:43:00Z">
              <w:r w:rsidRPr="00671C8B" w:rsidDel="000934B8">
                <w:rPr>
                  <w:b/>
                </w:rPr>
                <w:delText>&lt;N2&gt;</w:delText>
              </w:r>
              <w:r w:rsidRPr="00671C8B" w:rsidDel="000934B8">
                <w:tab/>
                <w:delText>Retransmission attempts</w:delText>
              </w:r>
              <w:bookmarkStart w:id="17944" w:name="_Toc489460853"/>
              <w:bookmarkEnd w:id="17944"/>
            </w:del>
          </w:p>
        </w:tc>
        <w:bookmarkStart w:id="17945" w:name="_Toc489460854"/>
        <w:bookmarkEnd w:id="17945"/>
      </w:tr>
    </w:tbl>
    <w:p w14:paraId="224797A5" w14:textId="61BD9CF9" w:rsidR="00AD6DB4" w:rsidRPr="00671C8B" w:rsidRDefault="00AD6DB4" w:rsidP="0059466D">
      <w:pPr>
        <w:pStyle w:val="Heading2"/>
        <w:numPr>
          <w:ilvl w:val="1"/>
          <w:numId w:val="11"/>
        </w:numPr>
        <w:ind w:left="1080" w:hanging="1080"/>
      </w:pPr>
      <w:bookmarkStart w:id="17946" w:name="_Toc486251718"/>
      <w:bookmarkStart w:id="17947" w:name="_Toc489460855"/>
      <w:r w:rsidRPr="00671C8B">
        <w:t>+XDNS Command: Dynamic DNS Request</w:t>
      </w:r>
      <w:bookmarkEnd w:id="17832"/>
      <w:bookmarkEnd w:id="17946"/>
      <w:bookmarkEnd w:id="17947"/>
    </w:p>
    <w:tbl>
      <w:tblPr>
        <w:tblStyle w:val="TableSWIleft"/>
        <w:tblW w:w="9288" w:type="dxa"/>
        <w:tblLayout w:type="fixed"/>
        <w:tblLook w:val="04A0" w:firstRow="1" w:lastRow="0" w:firstColumn="1" w:lastColumn="0" w:noHBand="0" w:noVBand="1"/>
      </w:tblPr>
      <w:tblGrid>
        <w:gridCol w:w="1728"/>
        <w:gridCol w:w="7560"/>
      </w:tblGrid>
      <w:tr w:rsidR="00AD6DB4" w:rsidRPr="00671C8B" w14:paraId="78FD8434"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2F916C89" w14:textId="65F3A1FB" w:rsidR="00AD6DB4" w:rsidRPr="00671C8B" w:rsidRDefault="00AD6DB4">
            <w:pPr>
              <w:pStyle w:val="TableRowHead"/>
              <w:spacing w:before="144" w:after="144"/>
              <w:rPr>
                <w:rFonts w:cs="Arial"/>
                <w:bCs w:val="0"/>
              </w:rPr>
            </w:pPr>
            <w:del w:id="17948" w:author="Alban Roche" w:date="2017-08-02T14:40:00Z">
              <w:r w:rsidDel="00F22490">
                <w:delText xml:space="preserve">HL7618, HL7618RD, </w:delText>
              </w:r>
              <w:r w:rsidDel="00F22490">
                <w:rPr>
                  <w:lang w:eastAsia="zh-CN"/>
                </w:rPr>
                <w:delText xml:space="preserve">HL7648, </w:delText>
              </w:r>
              <w:r w:rsidDel="00F22490">
                <w:delText xml:space="preserve">HL7650, </w:delText>
              </w:r>
              <w:r w:rsidDel="00F22490">
                <w:rPr>
                  <w:lang w:eastAsia="zh-CN"/>
                </w:rPr>
                <w:delText xml:space="preserve">HL7688, </w:delText>
              </w:r>
              <w:r w:rsidDel="00F22490">
                <w:delText>HL7690 and HL7692</w:delText>
              </w:r>
            </w:del>
            <w:ins w:id="17949" w:author="Alban Roche" w:date="2017-08-02T14:40:00Z">
              <w:r w:rsidR="00F22490">
                <w:t>HL7800</w:t>
              </w:r>
            </w:ins>
          </w:p>
        </w:tc>
      </w:tr>
      <w:tr w:rsidR="00AD6DB4" w:rsidRPr="00671C8B" w14:paraId="048E5CBE" w14:textId="77777777" w:rsidTr="00166AF3">
        <w:tc>
          <w:tcPr>
            <w:tcW w:w="1728" w:type="dxa"/>
          </w:tcPr>
          <w:p w14:paraId="30C5C730" w14:textId="77777777" w:rsidR="00AD6DB4" w:rsidRPr="00671C8B" w:rsidRDefault="00AD6DB4" w:rsidP="00166AF3">
            <w:pPr>
              <w:pStyle w:val="TableBody"/>
              <w:keepNext/>
              <w:rPr>
                <w:rFonts w:ascii="Times New Roman" w:hAnsi="Times New Roman" w:cs="Times New Roman"/>
                <w:i/>
                <w:sz w:val="20"/>
                <w:szCs w:val="20"/>
              </w:rPr>
            </w:pPr>
            <w:r w:rsidRPr="00671C8B">
              <w:rPr>
                <w:i/>
              </w:rPr>
              <w:t>Test command</w:t>
            </w:r>
          </w:p>
          <w:p w14:paraId="2E773F80" w14:textId="77777777" w:rsidR="00AD6DB4" w:rsidRPr="00671C8B" w:rsidRDefault="00AD6DB4" w:rsidP="00166AF3">
            <w:pPr>
              <w:pStyle w:val="TableBody"/>
              <w:keepNext/>
            </w:pPr>
          </w:p>
          <w:p w14:paraId="2FCBDAC8" w14:textId="77777777" w:rsidR="00AD6DB4" w:rsidRPr="00671C8B" w:rsidRDefault="00AD6DB4" w:rsidP="00166AF3">
            <w:pPr>
              <w:pStyle w:val="TableBody"/>
              <w:keepNext/>
              <w:rPr>
                <w:u w:val="single"/>
              </w:rPr>
            </w:pPr>
            <w:r w:rsidRPr="00671C8B">
              <w:rPr>
                <w:u w:val="single"/>
              </w:rPr>
              <w:t>Syntax</w:t>
            </w:r>
          </w:p>
          <w:p w14:paraId="3A94F6DC" w14:textId="77777777" w:rsidR="00AD6DB4" w:rsidRPr="00671C8B" w:rsidRDefault="00AD6DB4" w:rsidP="00166AF3">
            <w:pPr>
              <w:pStyle w:val="TableBody"/>
              <w:keepNext/>
              <w:rPr>
                <w:b/>
              </w:rPr>
            </w:pPr>
            <w:r w:rsidRPr="00671C8B">
              <w:rPr>
                <w:b/>
              </w:rPr>
              <w:t>AT+XDNS=?</w:t>
            </w:r>
          </w:p>
        </w:tc>
        <w:tc>
          <w:tcPr>
            <w:tcW w:w="7560" w:type="dxa"/>
          </w:tcPr>
          <w:p w14:paraId="7FCF2558" w14:textId="77777777" w:rsidR="00AD6DB4" w:rsidRPr="00671C8B" w:rsidRDefault="00AD6DB4" w:rsidP="00166AF3">
            <w:pPr>
              <w:pStyle w:val="TableBody"/>
              <w:keepNext/>
              <w:rPr>
                <w:rFonts w:ascii="Times New Roman" w:hAnsi="Times New Roman" w:cs="Times New Roman"/>
                <w:sz w:val="20"/>
                <w:szCs w:val="20"/>
                <w:u w:val="single"/>
              </w:rPr>
            </w:pPr>
          </w:p>
          <w:p w14:paraId="48D88F7D" w14:textId="77777777" w:rsidR="00AD6DB4" w:rsidRPr="00671C8B" w:rsidRDefault="00AD6DB4" w:rsidP="00166AF3">
            <w:pPr>
              <w:pStyle w:val="TableBody"/>
              <w:keepNext/>
              <w:rPr>
                <w:rFonts w:ascii="Times New Roman" w:hAnsi="Times New Roman" w:cs="Times New Roman"/>
                <w:sz w:val="20"/>
                <w:szCs w:val="20"/>
                <w:u w:val="single"/>
              </w:rPr>
            </w:pPr>
          </w:p>
          <w:p w14:paraId="37058541" w14:textId="77777777" w:rsidR="00AD6DB4" w:rsidRPr="00671C8B" w:rsidRDefault="00AD6DB4" w:rsidP="00166AF3">
            <w:pPr>
              <w:pStyle w:val="TableBody"/>
              <w:keepNext/>
              <w:rPr>
                <w:u w:val="single"/>
              </w:rPr>
            </w:pPr>
            <w:r w:rsidRPr="00671C8B">
              <w:rPr>
                <w:u w:val="single"/>
              </w:rPr>
              <w:t>Response</w:t>
            </w:r>
          </w:p>
          <w:p w14:paraId="69D5D618" w14:textId="77777777" w:rsidR="00AD6DB4" w:rsidRPr="00671C8B" w:rsidRDefault="00AD6DB4" w:rsidP="00166AF3">
            <w:pPr>
              <w:pStyle w:val="TableBody"/>
              <w:keepNext/>
            </w:pPr>
            <w:r w:rsidRPr="00671C8B">
              <w:rPr>
                <w:b/>
              </w:rPr>
              <w:t xml:space="preserve">+XDNS: </w:t>
            </w:r>
            <w:r w:rsidRPr="00671C8B">
              <w:t>(list of supported</w:t>
            </w:r>
            <w:r w:rsidRPr="00671C8B">
              <w:rPr>
                <w:b/>
              </w:rPr>
              <w:t xml:space="preserve"> &lt;cid&gt;</w:t>
            </w:r>
            <w:r w:rsidRPr="00671C8B">
              <w:t xml:space="preserve">s),(list of supported </w:t>
            </w:r>
            <w:r w:rsidRPr="00671C8B">
              <w:rPr>
                <w:b/>
              </w:rPr>
              <w:t>&lt;mode&gt;</w:t>
            </w:r>
            <w:r w:rsidRPr="00671C8B">
              <w:t>s)</w:t>
            </w:r>
          </w:p>
          <w:p w14:paraId="4B833B7F" w14:textId="77777777" w:rsidR="00AD6DB4" w:rsidRPr="00671C8B" w:rsidRDefault="00AD6DB4" w:rsidP="00166AF3">
            <w:pPr>
              <w:pStyle w:val="TableBody"/>
              <w:keepNext/>
              <w:rPr>
                <w:b/>
              </w:rPr>
            </w:pPr>
            <w:r w:rsidRPr="00671C8B">
              <w:rPr>
                <w:b/>
              </w:rPr>
              <w:t>OK</w:t>
            </w:r>
          </w:p>
        </w:tc>
      </w:tr>
      <w:tr w:rsidR="00AD6DB4" w:rsidRPr="00671C8B" w14:paraId="5AA1D5AD" w14:textId="77777777" w:rsidTr="00166AF3">
        <w:tc>
          <w:tcPr>
            <w:tcW w:w="1728" w:type="dxa"/>
          </w:tcPr>
          <w:p w14:paraId="6488A430" w14:textId="77777777" w:rsidR="00AD6DB4" w:rsidRPr="00671C8B" w:rsidRDefault="00AD6DB4" w:rsidP="00166AF3">
            <w:pPr>
              <w:pStyle w:val="TableBody"/>
              <w:rPr>
                <w:rFonts w:ascii="Times New Roman" w:hAnsi="Times New Roman" w:cs="Times New Roman"/>
                <w:i/>
                <w:sz w:val="20"/>
                <w:szCs w:val="20"/>
              </w:rPr>
            </w:pPr>
            <w:r w:rsidRPr="00671C8B">
              <w:rPr>
                <w:i/>
              </w:rPr>
              <w:t>Read command</w:t>
            </w:r>
          </w:p>
          <w:p w14:paraId="690FA3FF" w14:textId="77777777" w:rsidR="00AD6DB4" w:rsidRPr="00671C8B" w:rsidRDefault="00AD6DB4" w:rsidP="00166AF3">
            <w:pPr>
              <w:pStyle w:val="TableBody"/>
            </w:pPr>
          </w:p>
          <w:p w14:paraId="18135052" w14:textId="77777777" w:rsidR="00AD6DB4" w:rsidRPr="00671C8B" w:rsidRDefault="00AD6DB4" w:rsidP="00166AF3">
            <w:pPr>
              <w:pStyle w:val="TableBody"/>
              <w:rPr>
                <w:u w:val="single"/>
              </w:rPr>
            </w:pPr>
            <w:r w:rsidRPr="00671C8B">
              <w:rPr>
                <w:u w:val="single"/>
              </w:rPr>
              <w:t>Syntax</w:t>
            </w:r>
          </w:p>
          <w:p w14:paraId="37FD15BC" w14:textId="77777777" w:rsidR="00AD6DB4" w:rsidRPr="00671C8B" w:rsidRDefault="00AD6DB4" w:rsidP="00166AF3">
            <w:pPr>
              <w:pStyle w:val="TableBody"/>
            </w:pPr>
            <w:r w:rsidRPr="00671C8B">
              <w:rPr>
                <w:b/>
              </w:rPr>
              <w:t>AT+XDNS?</w:t>
            </w:r>
          </w:p>
        </w:tc>
        <w:tc>
          <w:tcPr>
            <w:tcW w:w="7560" w:type="dxa"/>
          </w:tcPr>
          <w:p w14:paraId="03378CC4" w14:textId="77777777" w:rsidR="00AD6DB4" w:rsidRPr="00671C8B" w:rsidRDefault="00AD6DB4" w:rsidP="00166AF3">
            <w:pPr>
              <w:pStyle w:val="TableBody"/>
            </w:pPr>
          </w:p>
          <w:p w14:paraId="051FE8EA" w14:textId="77777777" w:rsidR="00AD6DB4" w:rsidRPr="00671C8B" w:rsidRDefault="00AD6DB4" w:rsidP="00166AF3">
            <w:pPr>
              <w:pStyle w:val="TableBody"/>
            </w:pPr>
          </w:p>
          <w:p w14:paraId="343704D8" w14:textId="77777777" w:rsidR="00AD6DB4" w:rsidRPr="00671C8B" w:rsidRDefault="00AD6DB4" w:rsidP="00166AF3">
            <w:pPr>
              <w:pStyle w:val="TableBody"/>
              <w:rPr>
                <w:u w:val="single"/>
              </w:rPr>
            </w:pPr>
            <w:r w:rsidRPr="00671C8B">
              <w:rPr>
                <w:u w:val="single"/>
              </w:rPr>
              <w:t>Response</w:t>
            </w:r>
          </w:p>
          <w:p w14:paraId="3DC1A6E7" w14:textId="77777777" w:rsidR="00AD6DB4" w:rsidRPr="00671C8B" w:rsidRDefault="00AD6DB4" w:rsidP="00166AF3">
            <w:pPr>
              <w:pStyle w:val="TableBody"/>
              <w:rPr>
                <w:rFonts w:eastAsia="SimSun"/>
                <w:b/>
              </w:rPr>
            </w:pPr>
            <w:r w:rsidRPr="00671C8B">
              <w:rPr>
                <w:rFonts w:eastAsia="SimSun"/>
                <w:b/>
              </w:rPr>
              <w:t>+XDNS: &lt;cid&gt;, &lt;primary DNS&gt;, &lt;secondary DNS&gt;</w:t>
            </w:r>
          </w:p>
          <w:p w14:paraId="492CD1B5" w14:textId="77777777" w:rsidR="00AD6DB4" w:rsidRPr="00671C8B" w:rsidRDefault="00AD6DB4" w:rsidP="00166AF3">
            <w:pPr>
              <w:pStyle w:val="TableBody"/>
              <w:rPr>
                <w:rFonts w:eastAsia="SimSun"/>
                <w:b/>
              </w:rPr>
            </w:pPr>
            <w:r w:rsidRPr="00671C8B">
              <w:rPr>
                <w:rFonts w:eastAsia="SimSun"/>
                <w:b/>
              </w:rPr>
              <w:t>[+XDNS: &lt;cid&gt;, &lt;primary DNS&gt;, &lt;secondary DNS&gt;</w:t>
            </w:r>
          </w:p>
          <w:p w14:paraId="5775F08F" w14:textId="77777777" w:rsidR="00AD6DB4" w:rsidRPr="00671C8B" w:rsidRDefault="00AD6DB4" w:rsidP="00166AF3">
            <w:pPr>
              <w:pStyle w:val="TableBody"/>
              <w:rPr>
                <w:rFonts w:eastAsia="SimSun"/>
                <w:b/>
              </w:rPr>
            </w:pPr>
            <w:r w:rsidRPr="00671C8B">
              <w:rPr>
                <w:rFonts w:eastAsia="SimSun"/>
                <w:b/>
              </w:rPr>
              <w:t>[...]]</w:t>
            </w:r>
          </w:p>
          <w:p w14:paraId="629A75B0" w14:textId="77777777" w:rsidR="00AD6DB4" w:rsidRPr="00671C8B" w:rsidRDefault="00AD6DB4" w:rsidP="00166AF3">
            <w:pPr>
              <w:pStyle w:val="TableBody"/>
              <w:rPr>
                <w:b/>
              </w:rPr>
            </w:pPr>
            <w:r w:rsidRPr="00671C8B">
              <w:rPr>
                <w:rFonts w:eastAsia="SimSun"/>
                <w:b/>
              </w:rPr>
              <w:t>OK</w:t>
            </w:r>
          </w:p>
        </w:tc>
      </w:tr>
      <w:tr w:rsidR="00AD6DB4" w:rsidRPr="00671C8B" w14:paraId="2CB15DB0" w14:textId="77777777" w:rsidTr="00166AF3">
        <w:trPr>
          <w:cantSplit w:val="0"/>
        </w:trPr>
        <w:tc>
          <w:tcPr>
            <w:tcW w:w="1728" w:type="dxa"/>
          </w:tcPr>
          <w:p w14:paraId="0D8F278A" w14:textId="77777777" w:rsidR="00AD6DB4" w:rsidRPr="00671C8B" w:rsidRDefault="00AD6DB4" w:rsidP="00166AF3">
            <w:pPr>
              <w:pStyle w:val="TableBody"/>
              <w:pageBreakBefore/>
              <w:rPr>
                <w:rFonts w:ascii="Times New Roman" w:hAnsi="Times New Roman"/>
                <w:i/>
                <w:iCs/>
                <w:sz w:val="20"/>
                <w:szCs w:val="20"/>
              </w:rPr>
            </w:pPr>
            <w:r w:rsidRPr="00671C8B">
              <w:rPr>
                <w:i/>
                <w:iCs/>
              </w:rPr>
              <w:t>Write command</w:t>
            </w:r>
          </w:p>
          <w:p w14:paraId="47EC9CDE" w14:textId="77777777" w:rsidR="00AD6DB4" w:rsidRPr="00671C8B" w:rsidRDefault="00AD6DB4" w:rsidP="00166AF3">
            <w:pPr>
              <w:pStyle w:val="TableBody"/>
              <w:rPr>
                <w:iCs/>
              </w:rPr>
            </w:pPr>
          </w:p>
          <w:p w14:paraId="5B4AD247" w14:textId="77777777" w:rsidR="00AD6DB4" w:rsidRPr="00671C8B" w:rsidRDefault="00AD6DB4" w:rsidP="00166AF3">
            <w:pPr>
              <w:pStyle w:val="TableBody"/>
            </w:pPr>
            <w:r w:rsidRPr="00671C8B">
              <w:rPr>
                <w:u w:val="single"/>
              </w:rPr>
              <w:t>Syntax</w:t>
            </w:r>
          </w:p>
          <w:p w14:paraId="6071E1A1" w14:textId="77777777" w:rsidR="00AD6DB4" w:rsidRPr="00671C8B" w:rsidRDefault="00AD6DB4" w:rsidP="00166AF3">
            <w:pPr>
              <w:pStyle w:val="TableBody"/>
            </w:pPr>
            <w:r w:rsidRPr="00671C8B">
              <w:rPr>
                <w:b/>
              </w:rPr>
              <w:t>AT+XDNS=&lt;cid&gt;,</w:t>
            </w:r>
            <w:r w:rsidRPr="00671C8B">
              <w:rPr>
                <w:b/>
              </w:rPr>
              <w:br/>
              <w:t>&lt;mode&gt;</w:t>
            </w:r>
          </w:p>
        </w:tc>
        <w:tc>
          <w:tcPr>
            <w:tcW w:w="7560" w:type="dxa"/>
          </w:tcPr>
          <w:p w14:paraId="0BE9D6A7" w14:textId="77777777" w:rsidR="00AD6DB4" w:rsidRPr="00671C8B" w:rsidRDefault="00AD6DB4" w:rsidP="00166AF3">
            <w:pPr>
              <w:pStyle w:val="TableBody"/>
              <w:rPr>
                <w:u w:val="single"/>
              </w:rPr>
            </w:pPr>
          </w:p>
          <w:p w14:paraId="24DC6D22" w14:textId="77777777" w:rsidR="00AD6DB4" w:rsidRPr="00671C8B" w:rsidRDefault="00AD6DB4" w:rsidP="00166AF3">
            <w:pPr>
              <w:pStyle w:val="TableBody"/>
              <w:rPr>
                <w:u w:val="single"/>
              </w:rPr>
            </w:pPr>
          </w:p>
          <w:p w14:paraId="37536820" w14:textId="77777777" w:rsidR="00AD6DB4" w:rsidRPr="00671C8B" w:rsidRDefault="00AD6DB4" w:rsidP="00166AF3">
            <w:pPr>
              <w:pStyle w:val="TableBody"/>
              <w:rPr>
                <w:u w:val="single"/>
              </w:rPr>
            </w:pPr>
            <w:r w:rsidRPr="00671C8B">
              <w:rPr>
                <w:u w:val="single"/>
              </w:rPr>
              <w:t>Response</w:t>
            </w:r>
          </w:p>
          <w:p w14:paraId="15CE6500" w14:textId="77777777" w:rsidR="00AD6DB4" w:rsidRPr="00671C8B" w:rsidRDefault="00AD6DB4" w:rsidP="00166AF3">
            <w:pPr>
              <w:pStyle w:val="TableBody"/>
              <w:rPr>
                <w:b/>
              </w:rPr>
            </w:pPr>
            <w:r w:rsidRPr="00671C8B">
              <w:rPr>
                <w:b/>
              </w:rPr>
              <w:t>OK</w:t>
            </w:r>
          </w:p>
          <w:p w14:paraId="2A056E85" w14:textId="77777777" w:rsidR="00AD6DB4" w:rsidRPr="00671C8B" w:rsidRDefault="00AD6DB4" w:rsidP="00166AF3">
            <w:pPr>
              <w:pStyle w:val="TableBody"/>
            </w:pPr>
          </w:p>
          <w:p w14:paraId="2D6D9CAA" w14:textId="77777777" w:rsidR="00AD6DB4" w:rsidRPr="00671C8B" w:rsidRDefault="00AD6DB4" w:rsidP="00166AF3">
            <w:pPr>
              <w:pStyle w:val="TableBody"/>
            </w:pPr>
            <w:r w:rsidRPr="00671C8B">
              <w:t>or</w:t>
            </w:r>
          </w:p>
          <w:p w14:paraId="611FF003" w14:textId="77777777" w:rsidR="00AD6DB4" w:rsidRPr="00671C8B" w:rsidRDefault="00AD6DB4" w:rsidP="00166AF3">
            <w:pPr>
              <w:pStyle w:val="TableBody"/>
              <w:rPr>
                <w:b/>
              </w:rPr>
            </w:pPr>
            <w:r w:rsidRPr="00671C8B">
              <w:rPr>
                <w:b/>
              </w:rPr>
              <w:t>+CME ERROR: &lt;err&gt;</w:t>
            </w:r>
          </w:p>
          <w:p w14:paraId="21477D28" w14:textId="77777777" w:rsidR="00AD6DB4" w:rsidRPr="00671C8B" w:rsidRDefault="00AD6DB4" w:rsidP="00166AF3">
            <w:pPr>
              <w:pStyle w:val="TableBody"/>
              <w:rPr>
                <w:u w:val="single"/>
              </w:rPr>
            </w:pPr>
          </w:p>
          <w:p w14:paraId="4E9927BF" w14:textId="77777777" w:rsidR="00AD6DB4" w:rsidRPr="00671C8B" w:rsidRDefault="00AD6DB4" w:rsidP="00166AF3">
            <w:pPr>
              <w:pStyle w:val="TableBody"/>
              <w:rPr>
                <w:u w:val="single"/>
              </w:rPr>
            </w:pPr>
            <w:r w:rsidRPr="00671C8B">
              <w:rPr>
                <w:u w:val="single"/>
              </w:rPr>
              <w:t>Parameters</w:t>
            </w:r>
          </w:p>
          <w:p w14:paraId="64969769" w14:textId="77777777" w:rsidR="00AD6DB4" w:rsidRPr="00671C8B" w:rsidRDefault="00AD6DB4" w:rsidP="00166AF3">
            <w:pPr>
              <w:pStyle w:val="TableBody"/>
            </w:pPr>
            <w:r w:rsidRPr="00671C8B">
              <w:rPr>
                <w:b/>
                <w:bCs/>
              </w:rPr>
              <w:t>&lt;cid&gt;</w:t>
            </w:r>
            <w:r w:rsidRPr="00671C8B">
              <w:tab/>
              <w:t>Context ID</w:t>
            </w:r>
          </w:p>
          <w:p w14:paraId="003B8CDC" w14:textId="77777777" w:rsidR="00AD6DB4" w:rsidRPr="00671C8B" w:rsidRDefault="00AD6DB4" w:rsidP="00166AF3">
            <w:pPr>
              <w:pStyle w:val="TableBody"/>
            </w:pPr>
          </w:p>
          <w:p w14:paraId="0797951D" w14:textId="77777777" w:rsidR="00AD6DB4" w:rsidRPr="00671C8B" w:rsidRDefault="00AD6DB4" w:rsidP="00166AF3">
            <w:pPr>
              <w:pStyle w:val="TableBody"/>
            </w:pPr>
            <w:r w:rsidRPr="00671C8B">
              <w:rPr>
                <w:b/>
              </w:rPr>
              <w:t>&lt;mode&gt;</w:t>
            </w:r>
            <w:r w:rsidRPr="00671C8B">
              <w:tab/>
            </w:r>
            <w:r w:rsidRPr="00671C8B">
              <w:rPr>
                <w:u w:val="single"/>
              </w:rPr>
              <w:t>0</w:t>
            </w:r>
            <w:r w:rsidRPr="00671C8B">
              <w:tab/>
              <w:t>Disable dynamic DNS request</w:t>
            </w:r>
          </w:p>
          <w:p w14:paraId="5D402E0F" w14:textId="77777777" w:rsidR="00AD6DB4" w:rsidRPr="00671C8B" w:rsidRDefault="00AD6DB4" w:rsidP="00166AF3">
            <w:pPr>
              <w:pStyle w:val="TableBody"/>
            </w:pPr>
            <w:r w:rsidRPr="00671C8B">
              <w:tab/>
            </w:r>
            <w:r w:rsidRPr="00671C8B">
              <w:tab/>
              <w:t>1</w:t>
            </w:r>
            <w:r w:rsidRPr="00671C8B">
              <w:tab/>
              <w:t>Enable dynamic DNS request (IPv4)</w:t>
            </w:r>
          </w:p>
          <w:p w14:paraId="0233EA55" w14:textId="77777777" w:rsidR="00AD6DB4" w:rsidRPr="00671C8B" w:rsidRDefault="00AD6DB4" w:rsidP="00166AF3">
            <w:pPr>
              <w:pStyle w:val="TableBody"/>
            </w:pPr>
            <w:r w:rsidRPr="00671C8B">
              <w:tab/>
            </w:r>
            <w:r w:rsidRPr="00671C8B">
              <w:tab/>
              <w:t>2</w:t>
            </w:r>
            <w:r w:rsidRPr="00671C8B">
              <w:tab/>
              <w:t>Enable dynamic DNS request (IPv6)</w:t>
            </w:r>
          </w:p>
          <w:p w14:paraId="1CB170DC" w14:textId="77777777" w:rsidR="00AD6DB4" w:rsidRPr="00671C8B" w:rsidRDefault="00AD6DB4" w:rsidP="00166AF3">
            <w:pPr>
              <w:pStyle w:val="TableBody"/>
            </w:pPr>
            <w:r w:rsidRPr="00671C8B">
              <w:tab/>
            </w:r>
            <w:r w:rsidRPr="00671C8B">
              <w:tab/>
              <w:t>3</w:t>
            </w:r>
            <w:r w:rsidRPr="00671C8B">
              <w:tab/>
              <w:t>Enable dynamic DNS request (IPv4v6)</w:t>
            </w:r>
          </w:p>
          <w:p w14:paraId="5E436151" w14:textId="77777777" w:rsidR="00AD6DB4" w:rsidRPr="00606C5D" w:rsidRDefault="00AD6DB4" w:rsidP="00166AF3">
            <w:pPr>
              <w:pStyle w:val="TableBody"/>
            </w:pPr>
          </w:p>
          <w:p w14:paraId="59F95683" w14:textId="77777777" w:rsidR="00AD6DB4" w:rsidRPr="00671C8B" w:rsidRDefault="00AD6DB4" w:rsidP="00166AF3">
            <w:pPr>
              <w:pStyle w:val="TableBody"/>
            </w:pPr>
            <w:r w:rsidRPr="00671C8B">
              <w:rPr>
                <w:b/>
              </w:rPr>
              <w:t>&lt;primary DNS&gt;, &lt;secondary DNS&gt;</w:t>
            </w:r>
            <w:r w:rsidRPr="00671C8B">
              <w:tab/>
              <w:t>Strings representing the DNS addresses and given as dot-separated numeric (0 – 255) parameters in the form of:</w:t>
            </w:r>
          </w:p>
          <w:p w14:paraId="4D78C39E" w14:textId="77777777" w:rsidR="00AD6DB4" w:rsidRPr="00671C8B" w:rsidRDefault="00AD6DB4" w:rsidP="00166AF3">
            <w:pPr>
              <w:pStyle w:val="TableBody"/>
              <w:rPr>
                <w:rFonts w:eastAsia="SimSun"/>
              </w:rPr>
            </w:pPr>
            <w:r w:rsidRPr="00671C8B">
              <w:rPr>
                <w:rFonts w:eastAsia="SimSun"/>
              </w:rPr>
              <w:t>a1.a2.a3.a4 for IPv4</w:t>
            </w:r>
            <w:r>
              <w:rPr>
                <w:rFonts w:eastAsia="SimSun"/>
              </w:rPr>
              <w:t>,</w:t>
            </w:r>
            <w:r>
              <w:rPr>
                <w:rFonts w:eastAsia="SimSun"/>
              </w:rPr>
              <w:br/>
            </w:r>
            <w:r w:rsidRPr="00671C8B">
              <w:rPr>
                <w:rFonts w:eastAsia="SimSun"/>
              </w:rPr>
              <w:t>a1.a2.a3.a4.a5.a6.a7.a8.a9.a10.a11.a12.a13.a14.a15.a16 for IPv6</w:t>
            </w:r>
            <w:r>
              <w:rPr>
                <w:rFonts w:eastAsia="SimSun"/>
              </w:rPr>
              <w:t>,</w:t>
            </w:r>
            <w:r w:rsidRPr="00671C8B">
              <w:rPr>
                <w:rFonts w:eastAsia="SimSun"/>
              </w:rPr>
              <w:t xml:space="preserve"> and</w:t>
            </w:r>
            <w:r w:rsidRPr="00671C8B">
              <w:rPr>
                <w:rFonts w:eastAsia="SimSun"/>
              </w:rPr>
              <w:br/>
              <w:t>a1.a2.a3.a4.a5.a6.a7.a8.a9.a10.a11.a12.a13.a14.a15.a16.a17.a18.a19.a20 for IPv4v6</w:t>
            </w:r>
            <w:r>
              <w:rPr>
                <w:rFonts w:eastAsia="SimSun"/>
              </w:rPr>
              <w:br/>
            </w:r>
            <w:r w:rsidRPr="00671C8B">
              <w:rPr>
                <w:rFonts w:eastAsia="SimSun"/>
              </w:rPr>
              <w:t>(a1 to a4 here represents IPV4 and a5 to a20 represents IPv6)</w:t>
            </w:r>
          </w:p>
          <w:p w14:paraId="2CF5710C" w14:textId="77777777" w:rsidR="00AD6DB4" w:rsidRPr="00671C8B" w:rsidRDefault="00AD6DB4" w:rsidP="00166AF3">
            <w:pPr>
              <w:pStyle w:val="TableBody"/>
              <w:rPr>
                <w:rFonts w:eastAsia="SimSun"/>
              </w:rPr>
            </w:pPr>
            <w:r w:rsidRPr="00671C8B">
              <w:rPr>
                <w:rFonts w:eastAsia="SimSun"/>
              </w:rPr>
              <w:t>The DNS address is by default "</w:t>
            </w:r>
            <w:r w:rsidRPr="00671C8B">
              <w:rPr>
                <w:rFonts w:eastAsia="SimSun"/>
                <w:u w:val="single"/>
              </w:rPr>
              <w:t>0.0.0.0</w:t>
            </w:r>
            <w:r w:rsidRPr="00671C8B">
              <w:rPr>
                <w:rFonts w:eastAsia="SimSun"/>
              </w:rPr>
              <w:t>" which is not a valid address.</w:t>
            </w:r>
          </w:p>
          <w:p w14:paraId="5EFE9B5F" w14:textId="77777777" w:rsidR="00AD6DB4" w:rsidRPr="00671C8B" w:rsidRDefault="00AD6DB4" w:rsidP="00166AF3">
            <w:pPr>
              <w:pStyle w:val="TableBody"/>
            </w:pPr>
            <w:r w:rsidRPr="00671C8B">
              <w:t>Note that IPv6 address obtained on LTE will be prefixed with a constant 8 byte address</w:t>
            </w:r>
          </w:p>
          <w:p w14:paraId="689B6653" w14:textId="77777777" w:rsidR="00AD6DB4" w:rsidRPr="00671C8B" w:rsidRDefault="00AD6DB4" w:rsidP="00166AF3">
            <w:pPr>
              <w:pStyle w:val="TableBody"/>
            </w:pPr>
            <w:r w:rsidRPr="00671C8B">
              <w:t>"FE.80.00.00.00.00.00.00" if the network has not provided any.</w:t>
            </w:r>
          </w:p>
        </w:tc>
      </w:tr>
    </w:tbl>
    <w:p w14:paraId="2B63F31E" w14:textId="146D48A4" w:rsidR="00AD6DB4" w:rsidRPr="00671C8B" w:rsidDel="000934B8" w:rsidRDefault="00AD6DB4" w:rsidP="0059466D">
      <w:pPr>
        <w:pStyle w:val="Heading2"/>
        <w:numPr>
          <w:ilvl w:val="1"/>
          <w:numId w:val="11"/>
        </w:numPr>
        <w:ind w:left="1080" w:hanging="1080"/>
        <w:rPr>
          <w:del w:id="17950" w:author="Alban Roche" w:date="2017-08-02T16:43:00Z"/>
        </w:rPr>
      </w:pPr>
      <w:bookmarkStart w:id="17951" w:name="_Ref402354831"/>
      <w:bookmarkStart w:id="17952" w:name="_Ref402354832"/>
      <w:bookmarkStart w:id="17953" w:name="_Toc486251719"/>
      <w:del w:id="17954" w:author="Alban Roche" w:date="2017-08-02T16:43:00Z">
        <w:r w:rsidRPr="00671C8B" w:rsidDel="000934B8">
          <w:delText>+</w:delText>
        </w:r>
        <w:r w:rsidDel="000934B8">
          <w:delText>CGPIAF</w:delText>
        </w:r>
        <w:r w:rsidRPr="00671C8B" w:rsidDel="000934B8">
          <w:delText xml:space="preserve"> Command: </w:delText>
        </w:r>
        <w:r w:rsidDel="000934B8">
          <w:delText>Printing IP Address Format</w:delText>
        </w:r>
        <w:bookmarkEnd w:id="17951"/>
        <w:bookmarkEnd w:id="17952"/>
        <w:bookmarkEnd w:id="17953"/>
      </w:del>
    </w:p>
    <w:tbl>
      <w:tblPr>
        <w:tblStyle w:val="TableSWIleft"/>
        <w:tblW w:w="9288" w:type="dxa"/>
        <w:tblLayout w:type="fixed"/>
        <w:tblLook w:val="04A0" w:firstRow="1" w:lastRow="0" w:firstColumn="1" w:lastColumn="0" w:noHBand="0" w:noVBand="1"/>
      </w:tblPr>
      <w:tblGrid>
        <w:gridCol w:w="1728"/>
        <w:gridCol w:w="7560"/>
      </w:tblGrid>
      <w:tr w:rsidR="00AD6DB4" w:rsidRPr="00671C8B" w:rsidDel="000934B8" w14:paraId="2B6432F9" w14:textId="3C7EDBE4" w:rsidTr="00166AF3">
        <w:trPr>
          <w:cnfStyle w:val="100000000000" w:firstRow="1" w:lastRow="0" w:firstColumn="0" w:lastColumn="0" w:oddVBand="0" w:evenVBand="0" w:oddHBand="0" w:evenHBand="0" w:firstRowFirstColumn="0" w:firstRowLastColumn="0" w:lastRowFirstColumn="0" w:lastRowLastColumn="0"/>
          <w:del w:id="17955" w:author="Alban Roche" w:date="2017-08-02T16:43:00Z"/>
        </w:trPr>
        <w:tc>
          <w:tcPr>
            <w:tcW w:w="9288" w:type="dxa"/>
            <w:gridSpan w:val="2"/>
          </w:tcPr>
          <w:p w14:paraId="347298FF" w14:textId="08E7B7B2" w:rsidR="00AD6DB4" w:rsidRPr="00671C8B" w:rsidDel="000934B8" w:rsidRDefault="00AD6DB4">
            <w:pPr>
              <w:pStyle w:val="TableRowHead"/>
              <w:spacing w:before="144" w:after="144"/>
              <w:rPr>
                <w:del w:id="17956" w:author="Alban Roche" w:date="2017-08-02T16:43:00Z"/>
                <w:rFonts w:cs="Arial"/>
                <w:bCs w:val="0"/>
              </w:rPr>
            </w:pPr>
            <w:del w:id="17957" w:author="Alban Roche" w:date="2017-08-02T14:40:00Z">
              <w:r w:rsidDel="00F22490">
                <w:delText xml:space="preserve">HL7618, HL7618RD, </w:delText>
              </w:r>
              <w:r w:rsidDel="00F22490">
                <w:rPr>
                  <w:lang w:eastAsia="zh-CN"/>
                </w:rPr>
                <w:delText xml:space="preserve">HL7648, </w:delText>
              </w:r>
              <w:r w:rsidDel="00F22490">
                <w:delText xml:space="preserve">HL7650, </w:delText>
              </w:r>
              <w:r w:rsidDel="00F22490">
                <w:rPr>
                  <w:lang w:eastAsia="zh-CN"/>
                </w:rPr>
                <w:delText xml:space="preserve">HL7688, </w:delText>
              </w:r>
              <w:r w:rsidDel="00F22490">
                <w:delText>HL7690 and HL7692</w:delText>
              </w:r>
            </w:del>
          </w:p>
        </w:tc>
      </w:tr>
      <w:tr w:rsidR="00AD6DB4" w:rsidRPr="00671C8B" w:rsidDel="000934B8" w14:paraId="25700A31" w14:textId="717F0151" w:rsidTr="00166AF3">
        <w:trPr>
          <w:del w:id="17958" w:author="Alban Roche" w:date="2017-08-02T16:43:00Z"/>
        </w:trPr>
        <w:tc>
          <w:tcPr>
            <w:tcW w:w="1728" w:type="dxa"/>
          </w:tcPr>
          <w:p w14:paraId="3E04471C" w14:textId="7FD4530B" w:rsidR="00AD6DB4" w:rsidRPr="00671C8B" w:rsidDel="000934B8" w:rsidRDefault="00AD6DB4" w:rsidP="00166AF3">
            <w:pPr>
              <w:pStyle w:val="TableBody"/>
              <w:keepNext/>
              <w:rPr>
                <w:del w:id="17959" w:author="Alban Roche" w:date="2017-08-02T16:43:00Z"/>
                <w:rFonts w:ascii="Times New Roman" w:hAnsi="Times New Roman" w:cs="Times New Roman"/>
                <w:i/>
                <w:sz w:val="20"/>
                <w:szCs w:val="20"/>
              </w:rPr>
            </w:pPr>
            <w:del w:id="17960" w:author="Alban Roche" w:date="2017-08-02T16:43:00Z">
              <w:r w:rsidRPr="00671C8B" w:rsidDel="000934B8">
                <w:rPr>
                  <w:i/>
                </w:rPr>
                <w:delText>Test command</w:delText>
              </w:r>
            </w:del>
          </w:p>
          <w:p w14:paraId="4528D00B" w14:textId="0F82C556" w:rsidR="00AD6DB4" w:rsidRPr="00671C8B" w:rsidDel="000934B8" w:rsidRDefault="00AD6DB4" w:rsidP="00166AF3">
            <w:pPr>
              <w:pStyle w:val="TableBody"/>
              <w:keepNext/>
              <w:rPr>
                <w:del w:id="17961" w:author="Alban Roche" w:date="2017-08-02T16:43:00Z"/>
              </w:rPr>
            </w:pPr>
          </w:p>
          <w:p w14:paraId="49C20BCA" w14:textId="7237A223" w:rsidR="00AD6DB4" w:rsidRPr="00671C8B" w:rsidDel="000934B8" w:rsidRDefault="00AD6DB4" w:rsidP="00166AF3">
            <w:pPr>
              <w:pStyle w:val="TableBody"/>
              <w:keepNext/>
              <w:rPr>
                <w:del w:id="17962" w:author="Alban Roche" w:date="2017-08-02T16:43:00Z"/>
                <w:u w:val="single"/>
              </w:rPr>
            </w:pPr>
            <w:del w:id="17963" w:author="Alban Roche" w:date="2017-08-02T16:43:00Z">
              <w:r w:rsidRPr="00671C8B" w:rsidDel="000934B8">
                <w:rPr>
                  <w:u w:val="single"/>
                </w:rPr>
                <w:delText>Syntax</w:delText>
              </w:r>
            </w:del>
          </w:p>
          <w:p w14:paraId="344B1D66" w14:textId="3961A1B6" w:rsidR="00AD6DB4" w:rsidRPr="00671C8B" w:rsidDel="000934B8" w:rsidRDefault="00AD6DB4" w:rsidP="00166AF3">
            <w:pPr>
              <w:pStyle w:val="TableBody"/>
              <w:keepNext/>
              <w:rPr>
                <w:del w:id="17964" w:author="Alban Roche" w:date="2017-08-02T16:43:00Z"/>
                <w:b/>
              </w:rPr>
            </w:pPr>
            <w:del w:id="17965" w:author="Alban Roche" w:date="2017-08-02T16:43:00Z">
              <w:r w:rsidRPr="00671C8B" w:rsidDel="000934B8">
                <w:rPr>
                  <w:b/>
                </w:rPr>
                <w:delText>AT+</w:delText>
              </w:r>
              <w:r w:rsidDel="000934B8">
                <w:rPr>
                  <w:b/>
                </w:rPr>
                <w:delText>CGPIAF</w:delText>
              </w:r>
              <w:r w:rsidRPr="00671C8B" w:rsidDel="000934B8">
                <w:rPr>
                  <w:b/>
                </w:rPr>
                <w:delText>=?</w:delText>
              </w:r>
            </w:del>
          </w:p>
        </w:tc>
        <w:tc>
          <w:tcPr>
            <w:tcW w:w="7560" w:type="dxa"/>
          </w:tcPr>
          <w:p w14:paraId="40B3A3CD" w14:textId="7185A32C" w:rsidR="00AD6DB4" w:rsidRPr="00671C8B" w:rsidDel="000934B8" w:rsidRDefault="00AD6DB4" w:rsidP="00166AF3">
            <w:pPr>
              <w:pStyle w:val="TableBody"/>
              <w:keepNext/>
              <w:rPr>
                <w:del w:id="17966" w:author="Alban Roche" w:date="2017-08-02T16:43:00Z"/>
                <w:rFonts w:ascii="Times New Roman" w:hAnsi="Times New Roman" w:cs="Times New Roman"/>
                <w:sz w:val="20"/>
                <w:szCs w:val="20"/>
                <w:u w:val="single"/>
              </w:rPr>
            </w:pPr>
          </w:p>
          <w:p w14:paraId="469FCFD5" w14:textId="2ED1C9F1" w:rsidR="00AD6DB4" w:rsidRPr="00671C8B" w:rsidDel="000934B8" w:rsidRDefault="00AD6DB4" w:rsidP="00166AF3">
            <w:pPr>
              <w:pStyle w:val="TableBody"/>
              <w:keepNext/>
              <w:rPr>
                <w:del w:id="17967" w:author="Alban Roche" w:date="2017-08-02T16:43:00Z"/>
                <w:rFonts w:ascii="Times New Roman" w:hAnsi="Times New Roman" w:cs="Times New Roman"/>
                <w:sz w:val="20"/>
                <w:szCs w:val="20"/>
                <w:u w:val="single"/>
              </w:rPr>
            </w:pPr>
          </w:p>
          <w:p w14:paraId="7BF4E87B" w14:textId="5C189516" w:rsidR="00AD6DB4" w:rsidRPr="00671C8B" w:rsidDel="000934B8" w:rsidRDefault="00AD6DB4" w:rsidP="00166AF3">
            <w:pPr>
              <w:pStyle w:val="TableBody"/>
              <w:keepNext/>
              <w:rPr>
                <w:del w:id="17968" w:author="Alban Roche" w:date="2017-08-02T16:43:00Z"/>
                <w:u w:val="single"/>
              </w:rPr>
            </w:pPr>
            <w:del w:id="17969" w:author="Alban Roche" w:date="2017-08-02T16:43:00Z">
              <w:r w:rsidRPr="00671C8B" w:rsidDel="000934B8">
                <w:rPr>
                  <w:u w:val="single"/>
                </w:rPr>
                <w:delText>Response</w:delText>
              </w:r>
            </w:del>
          </w:p>
          <w:p w14:paraId="7D87A92C" w14:textId="3DC0CC04" w:rsidR="00AD6DB4" w:rsidRPr="00882334" w:rsidDel="000934B8" w:rsidRDefault="00AD6DB4" w:rsidP="00166AF3">
            <w:pPr>
              <w:pStyle w:val="TableBody"/>
              <w:keepNext/>
              <w:rPr>
                <w:del w:id="17970" w:author="Alban Roche" w:date="2017-08-02T16:43:00Z"/>
                <w:b/>
              </w:rPr>
            </w:pPr>
            <w:del w:id="17971" w:author="Alban Roche" w:date="2017-08-02T16:43:00Z">
              <w:r w:rsidRPr="00882334" w:rsidDel="000934B8">
                <w:rPr>
                  <w:b/>
                </w:rPr>
                <w:delText xml:space="preserve">+CGPIAF: </w:delText>
              </w:r>
              <w:r w:rsidRPr="003720D4" w:rsidDel="000934B8">
                <w:delText>(list of supported</w:delText>
              </w:r>
              <w:r w:rsidRPr="00882334" w:rsidDel="000934B8">
                <w:rPr>
                  <w:b/>
                </w:rPr>
                <w:delText xml:space="preserve"> &lt;IPv6_AddressFormat&gt;</w:delText>
              </w:r>
              <w:r w:rsidRPr="00EF452D" w:rsidDel="000934B8">
                <w:delText>s),(list of supported</w:delText>
              </w:r>
              <w:r w:rsidRPr="00882334" w:rsidDel="000934B8">
                <w:rPr>
                  <w:b/>
                </w:rPr>
                <w:delText xml:space="preserve"> &lt;IPv6_SubnetNotation&gt;</w:delText>
              </w:r>
              <w:r w:rsidRPr="003720D4" w:rsidDel="000934B8">
                <w:delText>s),(list of supported</w:delText>
              </w:r>
              <w:r w:rsidRPr="00882334" w:rsidDel="000934B8">
                <w:rPr>
                  <w:b/>
                </w:rPr>
                <w:delText xml:space="preserve"> &lt;IPv6_LeadingZeros&gt;</w:delText>
              </w:r>
              <w:r w:rsidRPr="003720D4" w:rsidDel="000934B8">
                <w:delText>s),(list of supported</w:delText>
              </w:r>
            </w:del>
          </w:p>
          <w:p w14:paraId="5871EBCD" w14:textId="7BCC8E60" w:rsidR="00AD6DB4" w:rsidRPr="00EF452D" w:rsidDel="000934B8" w:rsidRDefault="00AD6DB4" w:rsidP="00166AF3">
            <w:pPr>
              <w:pStyle w:val="TableBody"/>
              <w:keepNext/>
              <w:rPr>
                <w:del w:id="17972" w:author="Alban Roche" w:date="2017-08-02T16:43:00Z"/>
              </w:rPr>
            </w:pPr>
            <w:del w:id="17973" w:author="Alban Roche" w:date="2017-08-02T16:43:00Z">
              <w:r w:rsidRPr="00882334" w:rsidDel="000934B8">
                <w:rPr>
                  <w:b/>
                </w:rPr>
                <w:delText>&lt;IPv6_CompressZeros&gt;</w:delText>
              </w:r>
              <w:r w:rsidRPr="00EF452D" w:rsidDel="000934B8">
                <w:delText>s)</w:delText>
              </w:r>
            </w:del>
          </w:p>
        </w:tc>
      </w:tr>
      <w:tr w:rsidR="00AD6DB4" w:rsidRPr="00671C8B" w:rsidDel="000934B8" w14:paraId="16B28601" w14:textId="435D3D1C" w:rsidTr="00166AF3">
        <w:trPr>
          <w:del w:id="17974" w:author="Alban Roche" w:date="2017-08-02T16:43:00Z"/>
        </w:trPr>
        <w:tc>
          <w:tcPr>
            <w:tcW w:w="1728" w:type="dxa"/>
          </w:tcPr>
          <w:p w14:paraId="5643B0CC" w14:textId="4C9A417F" w:rsidR="00AD6DB4" w:rsidRPr="00671C8B" w:rsidDel="000934B8" w:rsidRDefault="00AD6DB4" w:rsidP="00166AF3">
            <w:pPr>
              <w:pStyle w:val="TableBody"/>
              <w:rPr>
                <w:del w:id="17975" w:author="Alban Roche" w:date="2017-08-02T16:43:00Z"/>
                <w:rFonts w:ascii="Times New Roman" w:hAnsi="Times New Roman" w:cs="Times New Roman"/>
                <w:i/>
                <w:sz w:val="20"/>
                <w:szCs w:val="20"/>
              </w:rPr>
            </w:pPr>
            <w:del w:id="17976" w:author="Alban Roche" w:date="2017-08-02T16:43:00Z">
              <w:r w:rsidRPr="00671C8B" w:rsidDel="000934B8">
                <w:rPr>
                  <w:i/>
                </w:rPr>
                <w:delText>Read command</w:delText>
              </w:r>
            </w:del>
          </w:p>
          <w:p w14:paraId="7DE26862" w14:textId="54CF790E" w:rsidR="00AD6DB4" w:rsidRPr="00671C8B" w:rsidDel="000934B8" w:rsidRDefault="00AD6DB4" w:rsidP="00166AF3">
            <w:pPr>
              <w:pStyle w:val="TableBody"/>
              <w:rPr>
                <w:del w:id="17977" w:author="Alban Roche" w:date="2017-08-02T16:43:00Z"/>
              </w:rPr>
            </w:pPr>
          </w:p>
          <w:p w14:paraId="71CB757A" w14:textId="344923CD" w:rsidR="00AD6DB4" w:rsidRPr="00671C8B" w:rsidDel="000934B8" w:rsidRDefault="00AD6DB4" w:rsidP="00166AF3">
            <w:pPr>
              <w:pStyle w:val="TableBody"/>
              <w:rPr>
                <w:del w:id="17978" w:author="Alban Roche" w:date="2017-08-02T16:43:00Z"/>
                <w:u w:val="single"/>
              </w:rPr>
            </w:pPr>
            <w:del w:id="17979" w:author="Alban Roche" w:date="2017-08-02T16:43:00Z">
              <w:r w:rsidRPr="00671C8B" w:rsidDel="000934B8">
                <w:rPr>
                  <w:u w:val="single"/>
                </w:rPr>
                <w:delText>Syntax</w:delText>
              </w:r>
            </w:del>
          </w:p>
          <w:p w14:paraId="2566CF85" w14:textId="3FBC4275" w:rsidR="00AD6DB4" w:rsidRPr="00671C8B" w:rsidDel="000934B8" w:rsidRDefault="00AD6DB4" w:rsidP="00166AF3">
            <w:pPr>
              <w:pStyle w:val="TableBody"/>
              <w:rPr>
                <w:del w:id="17980" w:author="Alban Roche" w:date="2017-08-02T16:43:00Z"/>
              </w:rPr>
            </w:pPr>
            <w:del w:id="17981" w:author="Alban Roche" w:date="2017-08-02T16:43:00Z">
              <w:r w:rsidRPr="00671C8B" w:rsidDel="000934B8">
                <w:rPr>
                  <w:b/>
                </w:rPr>
                <w:delText>AT+</w:delText>
              </w:r>
              <w:r w:rsidDel="000934B8">
                <w:rPr>
                  <w:b/>
                </w:rPr>
                <w:delText>CGPIAF</w:delText>
              </w:r>
              <w:r w:rsidRPr="00671C8B" w:rsidDel="000934B8">
                <w:rPr>
                  <w:b/>
                </w:rPr>
                <w:delText>?</w:delText>
              </w:r>
            </w:del>
          </w:p>
        </w:tc>
        <w:tc>
          <w:tcPr>
            <w:tcW w:w="7560" w:type="dxa"/>
          </w:tcPr>
          <w:p w14:paraId="7433E114" w14:textId="344E60FD" w:rsidR="00AD6DB4" w:rsidRPr="00671C8B" w:rsidDel="000934B8" w:rsidRDefault="00AD6DB4" w:rsidP="00166AF3">
            <w:pPr>
              <w:pStyle w:val="TableBody"/>
              <w:rPr>
                <w:del w:id="17982" w:author="Alban Roche" w:date="2017-08-02T16:43:00Z"/>
              </w:rPr>
            </w:pPr>
          </w:p>
          <w:p w14:paraId="054EAC36" w14:textId="3DEBA59F" w:rsidR="00AD6DB4" w:rsidRPr="00671C8B" w:rsidDel="000934B8" w:rsidRDefault="00AD6DB4" w:rsidP="00166AF3">
            <w:pPr>
              <w:pStyle w:val="TableBody"/>
              <w:rPr>
                <w:del w:id="17983" w:author="Alban Roche" w:date="2017-08-02T16:43:00Z"/>
              </w:rPr>
            </w:pPr>
          </w:p>
          <w:p w14:paraId="3631557B" w14:textId="1CDD35E5" w:rsidR="00AD6DB4" w:rsidRPr="00671C8B" w:rsidDel="000934B8" w:rsidRDefault="00AD6DB4" w:rsidP="00166AF3">
            <w:pPr>
              <w:pStyle w:val="TableBody"/>
              <w:rPr>
                <w:del w:id="17984" w:author="Alban Roche" w:date="2017-08-02T16:43:00Z"/>
                <w:u w:val="single"/>
              </w:rPr>
            </w:pPr>
            <w:del w:id="17985" w:author="Alban Roche" w:date="2017-08-02T16:43:00Z">
              <w:r w:rsidRPr="00671C8B" w:rsidDel="000934B8">
                <w:rPr>
                  <w:u w:val="single"/>
                </w:rPr>
                <w:delText>Response</w:delText>
              </w:r>
            </w:del>
          </w:p>
          <w:p w14:paraId="1DA91C90" w14:textId="1A579F1B" w:rsidR="00AD6DB4" w:rsidRPr="00671C8B" w:rsidDel="000934B8" w:rsidRDefault="00AD6DB4" w:rsidP="00166AF3">
            <w:pPr>
              <w:pStyle w:val="TableBody"/>
              <w:rPr>
                <w:del w:id="17986" w:author="Alban Roche" w:date="2017-08-02T16:43:00Z"/>
                <w:rFonts w:eastAsia="SimSun"/>
                <w:b/>
              </w:rPr>
            </w:pPr>
            <w:del w:id="17987" w:author="Alban Roche" w:date="2017-08-02T16:43:00Z">
              <w:r w:rsidRPr="00882334" w:rsidDel="000934B8">
                <w:rPr>
                  <w:rFonts w:eastAsia="SimSun"/>
                  <w:b/>
                </w:rPr>
                <w:delText>+CGPIAF: &lt;IPv6_AddressFormat&gt;,&lt;IPv6_SubnetNotation&gt;,&lt;IPv6_LeadingZeros&gt;,</w:delText>
              </w:r>
              <w:r w:rsidDel="000934B8">
                <w:rPr>
                  <w:rFonts w:eastAsia="SimSun"/>
                  <w:b/>
                </w:rPr>
                <w:br/>
              </w:r>
              <w:r w:rsidRPr="00882334" w:rsidDel="000934B8">
                <w:rPr>
                  <w:rFonts w:eastAsia="SimSun"/>
                  <w:b/>
                </w:rPr>
                <w:delText>&lt;IPv6_CompressZeros&gt;</w:delText>
              </w:r>
            </w:del>
          </w:p>
          <w:p w14:paraId="7BB981B9" w14:textId="706A9183" w:rsidR="00AD6DB4" w:rsidRPr="00671C8B" w:rsidDel="000934B8" w:rsidRDefault="00AD6DB4" w:rsidP="00166AF3">
            <w:pPr>
              <w:pStyle w:val="TableBody"/>
              <w:rPr>
                <w:del w:id="17988" w:author="Alban Roche" w:date="2017-08-02T16:43:00Z"/>
                <w:b/>
              </w:rPr>
            </w:pPr>
            <w:del w:id="17989" w:author="Alban Roche" w:date="2017-08-02T16:43:00Z">
              <w:r w:rsidRPr="00671C8B" w:rsidDel="000934B8">
                <w:rPr>
                  <w:rFonts w:eastAsia="SimSun"/>
                  <w:b/>
                </w:rPr>
                <w:delText>OK</w:delText>
              </w:r>
            </w:del>
          </w:p>
        </w:tc>
      </w:tr>
      <w:tr w:rsidR="00AD6DB4" w:rsidRPr="00671C8B" w:rsidDel="000934B8" w14:paraId="78A05EB6" w14:textId="12E0A51F" w:rsidTr="00166AF3">
        <w:trPr>
          <w:cantSplit w:val="0"/>
          <w:del w:id="17990" w:author="Alban Roche" w:date="2017-08-02T16:43:00Z"/>
        </w:trPr>
        <w:tc>
          <w:tcPr>
            <w:tcW w:w="1728" w:type="dxa"/>
          </w:tcPr>
          <w:p w14:paraId="59CB8823" w14:textId="34D18AF0" w:rsidR="00AD6DB4" w:rsidRPr="00671C8B" w:rsidDel="000934B8" w:rsidRDefault="00AD6DB4" w:rsidP="00166AF3">
            <w:pPr>
              <w:pStyle w:val="TableBody"/>
              <w:pageBreakBefore/>
              <w:rPr>
                <w:del w:id="17991" w:author="Alban Roche" w:date="2017-08-02T16:43:00Z"/>
                <w:rFonts w:ascii="Times New Roman" w:hAnsi="Times New Roman"/>
                <w:i/>
                <w:iCs/>
                <w:sz w:val="20"/>
                <w:szCs w:val="20"/>
              </w:rPr>
            </w:pPr>
            <w:del w:id="17992" w:author="Alban Roche" w:date="2017-08-02T16:43:00Z">
              <w:r w:rsidRPr="00671C8B" w:rsidDel="000934B8">
                <w:rPr>
                  <w:i/>
                  <w:iCs/>
                </w:rPr>
                <w:delText>Write command</w:delText>
              </w:r>
            </w:del>
          </w:p>
          <w:p w14:paraId="70329442" w14:textId="65CBD7C0" w:rsidR="00AD6DB4" w:rsidRPr="00671C8B" w:rsidDel="000934B8" w:rsidRDefault="00AD6DB4" w:rsidP="00166AF3">
            <w:pPr>
              <w:pStyle w:val="TableBody"/>
              <w:rPr>
                <w:del w:id="17993" w:author="Alban Roche" w:date="2017-08-02T16:43:00Z"/>
                <w:iCs/>
              </w:rPr>
            </w:pPr>
          </w:p>
          <w:p w14:paraId="5F6E973E" w14:textId="7E7CF82A" w:rsidR="00AD6DB4" w:rsidRPr="00671C8B" w:rsidDel="000934B8" w:rsidRDefault="00AD6DB4" w:rsidP="00166AF3">
            <w:pPr>
              <w:pStyle w:val="TableBody"/>
              <w:rPr>
                <w:del w:id="17994" w:author="Alban Roche" w:date="2017-08-02T16:43:00Z"/>
              </w:rPr>
            </w:pPr>
            <w:del w:id="17995" w:author="Alban Roche" w:date="2017-08-02T16:43:00Z">
              <w:r w:rsidRPr="00671C8B" w:rsidDel="000934B8">
                <w:rPr>
                  <w:u w:val="single"/>
                </w:rPr>
                <w:delText>Syntax</w:delText>
              </w:r>
            </w:del>
          </w:p>
          <w:p w14:paraId="30AD1BB0" w14:textId="2E9720D6" w:rsidR="00AD6DB4" w:rsidRPr="00671C8B" w:rsidDel="000934B8" w:rsidRDefault="00AD6DB4" w:rsidP="00166AF3">
            <w:pPr>
              <w:pStyle w:val="TableBody"/>
              <w:rPr>
                <w:del w:id="17996" w:author="Alban Roche" w:date="2017-08-02T16:43:00Z"/>
              </w:rPr>
            </w:pPr>
            <w:del w:id="17997" w:author="Alban Roche" w:date="2017-08-02T16:43:00Z">
              <w:r w:rsidRPr="00671C8B" w:rsidDel="000934B8">
                <w:rPr>
                  <w:b/>
                </w:rPr>
                <w:delText>AT+</w:delText>
              </w:r>
              <w:r w:rsidRPr="00882334" w:rsidDel="000934B8">
                <w:rPr>
                  <w:b/>
                </w:rPr>
                <w:delText>CGPIAF=</w:delText>
              </w:r>
              <w:r w:rsidDel="000934B8">
                <w:rPr>
                  <w:b/>
                </w:rPr>
                <w:br/>
              </w:r>
              <w:r w:rsidRPr="00882334" w:rsidDel="000934B8">
                <w:rPr>
                  <w:b/>
                </w:rPr>
                <w:delText>[&lt;IPv6_Address</w:delText>
              </w:r>
              <w:r w:rsidDel="000934B8">
                <w:rPr>
                  <w:b/>
                </w:rPr>
                <w:br/>
              </w:r>
              <w:r w:rsidRPr="00882334" w:rsidDel="000934B8">
                <w:rPr>
                  <w:b/>
                </w:rPr>
                <w:delText>Format&gt;[,&lt;IPv6_SubnetNotation&gt;</w:delText>
              </w:r>
              <w:r w:rsidDel="000934B8">
                <w:rPr>
                  <w:b/>
                </w:rPr>
                <w:br/>
              </w:r>
              <w:r w:rsidRPr="00882334" w:rsidDel="000934B8">
                <w:rPr>
                  <w:b/>
                </w:rPr>
                <w:delText>[,&lt;IPv6_Leading</w:delText>
              </w:r>
              <w:r w:rsidDel="000934B8">
                <w:rPr>
                  <w:b/>
                </w:rPr>
                <w:br/>
              </w:r>
              <w:r w:rsidRPr="00882334" w:rsidDel="000934B8">
                <w:rPr>
                  <w:b/>
                </w:rPr>
                <w:delText>Zeros&gt;[,&lt;IPv6_</w:delText>
              </w:r>
              <w:r w:rsidDel="000934B8">
                <w:rPr>
                  <w:b/>
                </w:rPr>
                <w:br/>
              </w:r>
              <w:r w:rsidRPr="00882334" w:rsidDel="000934B8">
                <w:rPr>
                  <w:b/>
                </w:rPr>
                <w:delText>CompressZeros&gt;]]]]</w:delText>
              </w:r>
            </w:del>
          </w:p>
        </w:tc>
        <w:tc>
          <w:tcPr>
            <w:tcW w:w="7560" w:type="dxa"/>
          </w:tcPr>
          <w:p w14:paraId="7C0BF392" w14:textId="76D3862F" w:rsidR="00AD6DB4" w:rsidRPr="00671C8B" w:rsidDel="000934B8" w:rsidRDefault="00AD6DB4" w:rsidP="00166AF3">
            <w:pPr>
              <w:pStyle w:val="TableBody"/>
              <w:rPr>
                <w:del w:id="17998" w:author="Alban Roche" w:date="2017-08-02T16:43:00Z"/>
                <w:u w:val="single"/>
              </w:rPr>
            </w:pPr>
          </w:p>
          <w:p w14:paraId="718C1090" w14:textId="2BCFAE1D" w:rsidR="00AD6DB4" w:rsidRPr="00671C8B" w:rsidDel="000934B8" w:rsidRDefault="00AD6DB4" w:rsidP="00166AF3">
            <w:pPr>
              <w:pStyle w:val="TableBody"/>
              <w:rPr>
                <w:del w:id="17999" w:author="Alban Roche" w:date="2017-08-02T16:43:00Z"/>
                <w:u w:val="single"/>
              </w:rPr>
            </w:pPr>
          </w:p>
          <w:p w14:paraId="25644D24" w14:textId="07B98EA8" w:rsidR="00AD6DB4" w:rsidRPr="00671C8B" w:rsidDel="000934B8" w:rsidRDefault="00AD6DB4" w:rsidP="00166AF3">
            <w:pPr>
              <w:pStyle w:val="TableBody"/>
              <w:rPr>
                <w:del w:id="18000" w:author="Alban Roche" w:date="2017-08-02T16:43:00Z"/>
                <w:u w:val="single"/>
              </w:rPr>
            </w:pPr>
            <w:del w:id="18001" w:author="Alban Roche" w:date="2017-08-02T16:43:00Z">
              <w:r w:rsidRPr="00671C8B" w:rsidDel="000934B8">
                <w:rPr>
                  <w:u w:val="single"/>
                </w:rPr>
                <w:delText>Response</w:delText>
              </w:r>
            </w:del>
          </w:p>
          <w:p w14:paraId="13F0160D" w14:textId="17D16917" w:rsidR="00AD6DB4" w:rsidRPr="00671C8B" w:rsidDel="000934B8" w:rsidRDefault="00AD6DB4" w:rsidP="00166AF3">
            <w:pPr>
              <w:pStyle w:val="TableBody"/>
              <w:rPr>
                <w:del w:id="18002" w:author="Alban Roche" w:date="2017-08-02T16:43:00Z"/>
                <w:b/>
              </w:rPr>
            </w:pPr>
            <w:del w:id="18003" w:author="Alban Roche" w:date="2017-08-02T16:43:00Z">
              <w:r w:rsidRPr="00671C8B" w:rsidDel="000934B8">
                <w:rPr>
                  <w:b/>
                </w:rPr>
                <w:delText>OK</w:delText>
              </w:r>
            </w:del>
          </w:p>
          <w:p w14:paraId="7C8ABE7F" w14:textId="57B95D6A" w:rsidR="00AD6DB4" w:rsidRPr="00606C5D" w:rsidDel="000934B8" w:rsidRDefault="00AD6DB4" w:rsidP="00166AF3">
            <w:pPr>
              <w:pStyle w:val="TableBody"/>
              <w:rPr>
                <w:del w:id="18004" w:author="Alban Roche" w:date="2017-08-02T16:43:00Z"/>
                <w:sz w:val="14"/>
                <w:szCs w:val="14"/>
              </w:rPr>
            </w:pPr>
          </w:p>
          <w:p w14:paraId="71BAFCCE" w14:textId="54B123FF" w:rsidR="00AD6DB4" w:rsidRPr="00671C8B" w:rsidDel="000934B8" w:rsidRDefault="00AD6DB4" w:rsidP="00166AF3">
            <w:pPr>
              <w:pStyle w:val="TableBody"/>
              <w:rPr>
                <w:del w:id="18005" w:author="Alban Roche" w:date="2017-08-02T16:43:00Z"/>
              </w:rPr>
            </w:pPr>
            <w:del w:id="18006" w:author="Alban Roche" w:date="2017-08-02T16:43:00Z">
              <w:r w:rsidRPr="00671C8B" w:rsidDel="000934B8">
                <w:delText>or</w:delText>
              </w:r>
            </w:del>
          </w:p>
          <w:p w14:paraId="2D814F9E" w14:textId="74A99CF9" w:rsidR="00AD6DB4" w:rsidRPr="00671C8B" w:rsidDel="000934B8" w:rsidRDefault="00AD6DB4" w:rsidP="00166AF3">
            <w:pPr>
              <w:pStyle w:val="TableBody"/>
              <w:rPr>
                <w:del w:id="18007" w:author="Alban Roche" w:date="2017-08-02T16:43:00Z"/>
                <w:b/>
              </w:rPr>
            </w:pPr>
            <w:del w:id="18008" w:author="Alban Roche" w:date="2017-08-02T16:43:00Z">
              <w:r w:rsidRPr="00671C8B" w:rsidDel="000934B8">
                <w:rPr>
                  <w:b/>
                </w:rPr>
                <w:delText>+CME ERROR: &lt;err&gt;</w:delText>
              </w:r>
            </w:del>
          </w:p>
          <w:p w14:paraId="54D81FB6" w14:textId="29F7E2E3" w:rsidR="00AD6DB4" w:rsidRPr="00606C5D" w:rsidDel="000934B8" w:rsidRDefault="00AD6DB4" w:rsidP="00166AF3">
            <w:pPr>
              <w:pStyle w:val="TableBody"/>
              <w:rPr>
                <w:del w:id="18009" w:author="Alban Roche" w:date="2017-08-02T16:43:00Z"/>
                <w:sz w:val="14"/>
                <w:szCs w:val="14"/>
                <w:u w:val="single"/>
              </w:rPr>
            </w:pPr>
          </w:p>
          <w:p w14:paraId="0245759E" w14:textId="7F8E480B" w:rsidR="00AD6DB4" w:rsidRPr="00671C8B" w:rsidDel="000934B8" w:rsidRDefault="00AD6DB4" w:rsidP="00166AF3">
            <w:pPr>
              <w:pStyle w:val="TableBody"/>
              <w:rPr>
                <w:del w:id="18010" w:author="Alban Roche" w:date="2017-08-02T16:43:00Z"/>
                <w:u w:val="single"/>
              </w:rPr>
            </w:pPr>
            <w:del w:id="18011" w:author="Alban Roche" w:date="2017-08-02T16:43:00Z">
              <w:r w:rsidRPr="00671C8B" w:rsidDel="000934B8">
                <w:rPr>
                  <w:u w:val="single"/>
                </w:rPr>
                <w:delText>Parameters</w:delText>
              </w:r>
            </w:del>
          </w:p>
          <w:p w14:paraId="3DBDE279" w14:textId="16A4705C" w:rsidR="00AD6DB4" w:rsidDel="000934B8" w:rsidRDefault="00AD6DB4" w:rsidP="00166AF3">
            <w:pPr>
              <w:pStyle w:val="TableBody"/>
              <w:rPr>
                <w:del w:id="18012" w:author="Alban Roche" w:date="2017-08-02T16:43:00Z"/>
              </w:rPr>
            </w:pPr>
            <w:del w:id="18013" w:author="Alban Roche" w:date="2017-08-02T16:43:00Z">
              <w:r w:rsidRPr="00671C8B" w:rsidDel="000934B8">
                <w:rPr>
                  <w:b/>
                  <w:bCs/>
                </w:rPr>
                <w:delText>&lt;</w:delText>
              </w:r>
              <w:r w:rsidDel="000934B8">
                <w:rPr>
                  <w:b/>
                  <w:bCs/>
                </w:rPr>
                <w:delText>IPv6_AddressFormat</w:delText>
              </w:r>
              <w:r w:rsidRPr="00671C8B" w:rsidDel="000934B8">
                <w:rPr>
                  <w:b/>
                  <w:bCs/>
                </w:rPr>
                <w:delText>&gt;</w:delText>
              </w:r>
              <w:r w:rsidRPr="00671C8B" w:rsidDel="000934B8">
                <w:tab/>
              </w:r>
              <w:r w:rsidDel="000934B8">
                <w:delText>0</w:delText>
              </w:r>
              <w:r w:rsidDel="000934B8">
                <w:tab/>
                <w:delText xml:space="preserve">Use IPv4-like dot notation. IP address and subnetwork </w:delText>
              </w:r>
              <w:r w:rsidDel="000934B8">
                <w:tab/>
              </w:r>
              <w:r w:rsidDel="000934B8">
                <w:tab/>
              </w:r>
              <w:r w:rsidDel="000934B8">
                <w:tab/>
              </w:r>
              <w:r w:rsidDel="000934B8">
                <w:tab/>
              </w:r>
              <w:r w:rsidDel="000934B8">
                <w:tab/>
              </w:r>
              <w:r w:rsidDel="000934B8">
                <w:tab/>
                <w:delText>mask (if applicable) are dot-separated.</w:delText>
              </w:r>
            </w:del>
          </w:p>
          <w:p w14:paraId="38A61F04" w14:textId="24521391" w:rsidR="00AD6DB4" w:rsidDel="000934B8" w:rsidRDefault="00AD6DB4" w:rsidP="00166AF3">
            <w:pPr>
              <w:pStyle w:val="TableBody"/>
              <w:rPr>
                <w:del w:id="18014" w:author="Alban Roche" w:date="2017-08-02T16:43:00Z"/>
              </w:rPr>
            </w:pPr>
            <w:del w:id="18015" w:author="Alban Roche" w:date="2017-08-02T16:43:00Z">
              <w:r w:rsidDel="000934B8">
                <w:tab/>
              </w:r>
              <w:r w:rsidDel="000934B8">
                <w:tab/>
              </w:r>
              <w:r w:rsidDel="000934B8">
                <w:tab/>
              </w:r>
              <w:r w:rsidDel="000934B8">
                <w:tab/>
                <w:delText>1</w:delText>
              </w:r>
              <w:r w:rsidDel="000934B8">
                <w:tab/>
                <w:delText xml:space="preserve">Use IPv6-like colon notation. IP address and </w:delText>
              </w:r>
              <w:r w:rsidDel="000934B8">
                <w:tab/>
              </w:r>
              <w:r w:rsidDel="000934B8">
                <w:tab/>
              </w:r>
              <w:r w:rsidDel="000934B8">
                <w:tab/>
              </w:r>
              <w:r w:rsidDel="000934B8">
                <w:tab/>
              </w:r>
              <w:r w:rsidDel="000934B8">
                <w:tab/>
              </w:r>
              <w:r w:rsidDel="000934B8">
                <w:tab/>
              </w:r>
              <w:r w:rsidDel="000934B8">
                <w:tab/>
                <w:delText xml:space="preserve">subnetwork mask (if applicable and when given </w:delText>
              </w:r>
              <w:r w:rsidDel="000934B8">
                <w:tab/>
              </w:r>
              <w:r w:rsidDel="000934B8">
                <w:tab/>
              </w:r>
              <w:r w:rsidDel="000934B8">
                <w:tab/>
              </w:r>
              <w:r w:rsidDel="000934B8">
                <w:tab/>
              </w:r>
              <w:r w:rsidDel="000934B8">
                <w:tab/>
              </w:r>
              <w:r w:rsidDel="000934B8">
                <w:tab/>
              </w:r>
              <w:r w:rsidDel="000934B8">
                <w:tab/>
                <w:delText>explicitly) are separated by a space.</w:delText>
              </w:r>
            </w:del>
          </w:p>
          <w:p w14:paraId="5800ABE0" w14:textId="7BC57179" w:rsidR="00AD6DB4" w:rsidRPr="00606C5D" w:rsidDel="000934B8" w:rsidRDefault="00AD6DB4" w:rsidP="00166AF3">
            <w:pPr>
              <w:pStyle w:val="TableBody"/>
              <w:rPr>
                <w:del w:id="18016" w:author="Alban Roche" w:date="2017-08-02T16:43:00Z"/>
                <w:sz w:val="14"/>
                <w:szCs w:val="14"/>
              </w:rPr>
            </w:pPr>
          </w:p>
          <w:p w14:paraId="2CCE9EE5" w14:textId="3B8F8605" w:rsidR="00AD6DB4" w:rsidDel="000934B8" w:rsidRDefault="00AD6DB4" w:rsidP="00166AF3">
            <w:pPr>
              <w:pStyle w:val="TableBody"/>
              <w:rPr>
                <w:del w:id="18017" w:author="Alban Roche" w:date="2017-08-02T16:43:00Z"/>
              </w:rPr>
            </w:pPr>
            <w:del w:id="18018" w:author="Alban Roche" w:date="2017-08-02T16:43:00Z">
              <w:r w:rsidRPr="003720D4" w:rsidDel="000934B8">
                <w:rPr>
                  <w:b/>
                </w:rPr>
                <w:delText>&lt;IPv6_SubnetNotation&gt;</w:delText>
              </w:r>
              <w:r w:rsidDel="000934B8">
                <w:tab/>
                <w:delText>Specifies the subnet notation for remote address and subnet mask. This parameter setting does not apply if &lt;IPv6_AddressFormat&gt; = 0.</w:delText>
              </w:r>
            </w:del>
          </w:p>
          <w:p w14:paraId="0DB28DF6" w14:textId="252EC371" w:rsidR="00AD6DB4" w:rsidRPr="005A63FE" w:rsidDel="000934B8" w:rsidRDefault="00AD6DB4" w:rsidP="00166AF3">
            <w:pPr>
              <w:pStyle w:val="TableBody"/>
              <w:rPr>
                <w:del w:id="18019" w:author="Alban Roche" w:date="2017-08-02T16:43:00Z"/>
              </w:rPr>
            </w:pPr>
            <w:del w:id="18020" w:author="Alban Roche" w:date="2017-08-02T16:43:00Z">
              <w:r w:rsidDel="000934B8">
                <w:delText>0</w:delText>
              </w:r>
              <w:r w:rsidDel="000934B8">
                <w:tab/>
                <w:delText>Both IP address and subnet mask are stated explicitly, and separated by a space</w:delText>
              </w:r>
            </w:del>
          </w:p>
          <w:p w14:paraId="15FCD6E2" w14:textId="4260A928" w:rsidR="00AD6DB4" w:rsidRPr="003720D4" w:rsidDel="000934B8" w:rsidRDefault="00AD6DB4" w:rsidP="00166AF3">
            <w:pPr>
              <w:pStyle w:val="TableBody"/>
              <w:rPr>
                <w:del w:id="18021" w:author="Alban Roche" w:date="2017-08-02T16:43:00Z"/>
              </w:rPr>
            </w:pPr>
            <w:del w:id="18022" w:author="Alban Roche" w:date="2017-08-02T16:43:00Z">
              <w:r w:rsidRPr="003720D4" w:rsidDel="000934B8">
                <w:delText>1</w:delText>
              </w:r>
              <w:r w:rsidDel="000934B8">
                <w:tab/>
                <w:delText xml:space="preserve">The printout format uses a slash (/) subnet-prefix Classless Inter-Domain Routing </w:delText>
              </w:r>
              <w:r w:rsidDel="000934B8">
                <w:tab/>
                <w:delText>(CIDR) notation</w:delText>
              </w:r>
            </w:del>
          </w:p>
          <w:p w14:paraId="1FCC5EA4" w14:textId="114628FE" w:rsidR="00AD6DB4" w:rsidRPr="00606C5D" w:rsidDel="000934B8" w:rsidRDefault="00AD6DB4" w:rsidP="00166AF3">
            <w:pPr>
              <w:pStyle w:val="TableBody"/>
              <w:rPr>
                <w:del w:id="18023" w:author="Alban Roche" w:date="2017-08-02T16:43:00Z"/>
                <w:sz w:val="14"/>
                <w:szCs w:val="14"/>
              </w:rPr>
            </w:pPr>
          </w:p>
          <w:p w14:paraId="7E577871" w14:textId="595F7367" w:rsidR="00AD6DB4" w:rsidDel="000934B8" w:rsidRDefault="00AD6DB4" w:rsidP="00166AF3">
            <w:pPr>
              <w:pStyle w:val="TableBody"/>
              <w:rPr>
                <w:del w:id="18024" w:author="Alban Roche" w:date="2017-08-02T16:43:00Z"/>
              </w:rPr>
            </w:pPr>
            <w:del w:id="18025" w:author="Alban Roche" w:date="2017-08-02T16:43:00Z">
              <w:r w:rsidRPr="003720D4" w:rsidDel="000934B8">
                <w:rPr>
                  <w:b/>
                </w:rPr>
                <w:delText>&lt;IPv6_LeadingZeros&gt;</w:delText>
              </w:r>
              <w:r w:rsidRPr="003720D4" w:rsidDel="000934B8">
                <w:tab/>
              </w:r>
              <w:r w:rsidRPr="005A63FE" w:rsidDel="000934B8">
                <w:delText>Specifie</w:delText>
              </w:r>
              <w:r w:rsidDel="000934B8">
                <w:delText>s whether leading zeros are omitted or not. This parameter setting does not apply if &lt;IPv6_AddressFormat&gt; = 0.</w:delText>
              </w:r>
            </w:del>
          </w:p>
          <w:p w14:paraId="7CB47019" w14:textId="177BCC1E" w:rsidR="00AD6DB4" w:rsidDel="000934B8" w:rsidRDefault="00AD6DB4" w:rsidP="00166AF3">
            <w:pPr>
              <w:pStyle w:val="TableBody"/>
              <w:rPr>
                <w:del w:id="18026" w:author="Alban Roche" w:date="2017-08-02T16:43:00Z"/>
              </w:rPr>
            </w:pPr>
            <w:del w:id="18027" w:author="Alban Roche" w:date="2017-08-02T16:43:00Z">
              <w:r w:rsidDel="000934B8">
                <w:delText>0</w:delText>
              </w:r>
              <w:r w:rsidDel="000934B8">
                <w:tab/>
                <w:delText>Leading zeros are omitted</w:delText>
              </w:r>
            </w:del>
          </w:p>
          <w:p w14:paraId="313D6266" w14:textId="518D1222" w:rsidR="00AD6DB4" w:rsidDel="000934B8" w:rsidRDefault="00AD6DB4" w:rsidP="00166AF3">
            <w:pPr>
              <w:pStyle w:val="TableBody"/>
              <w:rPr>
                <w:del w:id="18028" w:author="Alban Roche" w:date="2017-08-02T16:43:00Z"/>
              </w:rPr>
            </w:pPr>
            <w:del w:id="18029" w:author="Alban Roche" w:date="2017-08-02T16:43:00Z">
              <w:r w:rsidDel="000934B8">
                <w:delText>1</w:delText>
              </w:r>
              <w:r w:rsidDel="000934B8">
                <w:tab/>
                <w:delText>Leading zeros are inclued</w:delText>
              </w:r>
            </w:del>
          </w:p>
          <w:p w14:paraId="1AF4AB83" w14:textId="2BFD7FC8" w:rsidR="00AD6DB4" w:rsidDel="000934B8" w:rsidRDefault="00AD6DB4" w:rsidP="00166AF3">
            <w:pPr>
              <w:pStyle w:val="TableBody"/>
              <w:rPr>
                <w:del w:id="18030" w:author="Alban Roche" w:date="2017-08-02T16:43:00Z"/>
              </w:rPr>
            </w:pPr>
          </w:p>
          <w:p w14:paraId="37648CDE" w14:textId="0815088F" w:rsidR="00AD6DB4" w:rsidDel="000934B8" w:rsidRDefault="00AD6DB4" w:rsidP="00166AF3">
            <w:pPr>
              <w:pStyle w:val="TableBody"/>
              <w:rPr>
                <w:del w:id="18031" w:author="Alban Roche" w:date="2017-08-02T16:43:00Z"/>
              </w:rPr>
            </w:pPr>
            <w:del w:id="18032" w:author="Alban Roche" w:date="2017-08-02T16:43:00Z">
              <w:r w:rsidDel="000934B8">
                <w:rPr>
                  <w:b/>
                </w:rPr>
                <w:delText>&lt;IPv6_CompressZeros&gt;</w:delText>
              </w:r>
              <w:r w:rsidDel="000934B8">
                <w:tab/>
                <w:delText>Specifies whether 1-n instances of 16-bit zero values are replaced by “::”.This parameter setting does not apply if &lt;IPv6_AddressFormat&gt; = 0.</w:delText>
              </w:r>
            </w:del>
          </w:p>
          <w:p w14:paraId="277CF70B" w14:textId="602D5CC0" w:rsidR="00AD6DB4" w:rsidRPr="005A63FE" w:rsidDel="000934B8" w:rsidRDefault="00AD6DB4" w:rsidP="00166AF3">
            <w:pPr>
              <w:pStyle w:val="TableBody"/>
              <w:rPr>
                <w:del w:id="18033" w:author="Alban Roche" w:date="2017-08-02T16:43:00Z"/>
              </w:rPr>
            </w:pPr>
            <w:del w:id="18034" w:author="Alban Roche" w:date="2017-08-02T16:43:00Z">
              <w:r w:rsidDel="000934B8">
                <w:delText>0</w:delText>
              </w:r>
              <w:r w:rsidDel="000934B8">
                <w:tab/>
                <w:delText>No zero compression</w:delText>
              </w:r>
            </w:del>
          </w:p>
          <w:p w14:paraId="001E2509" w14:textId="4BF52B10" w:rsidR="00AD6DB4" w:rsidRPr="003720D4" w:rsidDel="000934B8" w:rsidRDefault="00AD6DB4" w:rsidP="00166AF3">
            <w:pPr>
              <w:pStyle w:val="TableBody"/>
              <w:rPr>
                <w:del w:id="18035" w:author="Alban Roche" w:date="2017-08-02T16:43:00Z"/>
              </w:rPr>
            </w:pPr>
            <w:del w:id="18036" w:author="Alban Roche" w:date="2017-08-02T16:43:00Z">
              <w:r w:rsidDel="000934B8">
                <w:delText>1</w:delText>
              </w:r>
              <w:r w:rsidDel="000934B8">
                <w:tab/>
                <w:delText>Use zero compression</w:delText>
              </w:r>
            </w:del>
          </w:p>
          <w:p w14:paraId="1F7F7B0D" w14:textId="1FDD966D" w:rsidR="00AD6DB4" w:rsidRPr="00671C8B" w:rsidDel="000934B8" w:rsidRDefault="00AD6DB4" w:rsidP="00166AF3">
            <w:pPr>
              <w:pStyle w:val="TableBody"/>
              <w:rPr>
                <w:del w:id="18037" w:author="Alban Roche" w:date="2017-08-02T16:43:00Z"/>
              </w:rPr>
            </w:pPr>
            <w:del w:id="18038" w:author="Alban Roche" w:date="2017-08-02T16:43:00Z">
              <w:r w:rsidDel="000934B8">
                <w:delText>If the address is unspecified (all bytes are zeros), “::” will be displayed.</w:delText>
              </w:r>
            </w:del>
          </w:p>
        </w:tc>
      </w:tr>
      <w:tr w:rsidR="00AD6DB4" w:rsidRPr="00671C8B" w:rsidDel="000934B8" w14:paraId="6895D239" w14:textId="37846B06" w:rsidTr="00166AF3">
        <w:trPr>
          <w:cantSplit w:val="0"/>
          <w:del w:id="18039" w:author="Alban Roche" w:date="2017-08-02T16:43:00Z"/>
        </w:trPr>
        <w:tc>
          <w:tcPr>
            <w:tcW w:w="1728" w:type="dxa"/>
          </w:tcPr>
          <w:p w14:paraId="3B5E7529" w14:textId="4E507FF2" w:rsidR="00AD6DB4" w:rsidRPr="00671C8B" w:rsidDel="000934B8" w:rsidRDefault="00AD6DB4" w:rsidP="00166AF3">
            <w:pPr>
              <w:pStyle w:val="TableBody"/>
              <w:rPr>
                <w:del w:id="18040" w:author="Alban Roche" w:date="2017-08-02T16:43:00Z"/>
                <w:i/>
                <w:iCs/>
              </w:rPr>
            </w:pPr>
            <w:del w:id="18041" w:author="Alban Roche" w:date="2017-08-02T16:43:00Z">
              <w:r w:rsidRPr="00671C8B" w:rsidDel="000934B8">
                <w:rPr>
                  <w:u w:val="single"/>
                </w:rPr>
                <w:delText>Notes</w:delText>
              </w:r>
            </w:del>
          </w:p>
        </w:tc>
        <w:tc>
          <w:tcPr>
            <w:tcW w:w="7560" w:type="dxa"/>
          </w:tcPr>
          <w:p w14:paraId="31C18847" w14:textId="6FF8D15A" w:rsidR="00AD6DB4" w:rsidRPr="00671C8B" w:rsidDel="000934B8" w:rsidRDefault="00AD6DB4" w:rsidP="00166AF3">
            <w:pPr>
              <w:pStyle w:val="TableBody"/>
              <w:rPr>
                <w:del w:id="18042" w:author="Alban Roche" w:date="2017-08-02T16:43:00Z"/>
                <w:u w:val="single"/>
              </w:rPr>
            </w:pPr>
            <w:del w:id="18043" w:author="Alban Roche" w:date="2017-08-02T16:43:00Z">
              <w:r w:rsidDel="000934B8">
                <w:delText xml:space="preserve">Parameters are </w:delText>
              </w:r>
              <w:r w:rsidRPr="00276097" w:rsidDel="000934B8">
                <w:delText xml:space="preserve">saved in non-volatile memory </w:delText>
              </w:r>
              <w:r w:rsidDel="000934B8">
                <w:delText xml:space="preserve">per AT port </w:delText>
              </w:r>
              <w:r w:rsidRPr="00276097" w:rsidDel="000934B8">
                <w:delText>over module reboot</w:delText>
              </w:r>
              <w:r w:rsidDel="000934B8">
                <w:delText>.</w:delText>
              </w:r>
            </w:del>
          </w:p>
        </w:tc>
      </w:tr>
    </w:tbl>
    <w:p w14:paraId="56AECB05" w14:textId="5797651B" w:rsidR="00AD6DB4" w:rsidRPr="007A6F2C" w:rsidDel="000934B8" w:rsidRDefault="00AD6DB4" w:rsidP="0059466D">
      <w:pPr>
        <w:pStyle w:val="Heading2"/>
        <w:numPr>
          <w:ilvl w:val="1"/>
          <w:numId w:val="11"/>
        </w:numPr>
        <w:ind w:left="1080" w:hanging="1080"/>
        <w:rPr>
          <w:del w:id="18044" w:author="Alban Roche" w:date="2017-08-02T16:43:00Z"/>
        </w:rPr>
      </w:pPr>
      <w:bookmarkStart w:id="18045" w:name="_Ref474158165"/>
      <w:bookmarkStart w:id="18046" w:name="_Toc486251720"/>
      <w:commentRangeStart w:id="18047"/>
      <w:del w:id="18048" w:author="Alban Roche" w:date="2017-08-02T16:43:00Z">
        <w:r w:rsidRPr="007A6F2C" w:rsidDel="000934B8">
          <w:delText>+WPPP Command: PDP Context Authentication Configuration</w:delText>
        </w:r>
        <w:bookmarkEnd w:id="18045"/>
        <w:commentRangeEnd w:id="18047"/>
        <w:r w:rsidDel="000934B8">
          <w:rPr>
            <w:rStyle w:val="CommentReference"/>
            <w:rFonts w:ascii="Verdana" w:eastAsia="Times New Roman" w:hAnsi="Verdana" w:cs="Times New Roman"/>
            <w:b w:val="0"/>
            <w:lang w:eastAsia="en-US"/>
          </w:rPr>
          <w:commentReference w:id="18047"/>
        </w:r>
        <w:bookmarkEnd w:id="18046"/>
      </w:del>
    </w:p>
    <w:tbl>
      <w:tblPr>
        <w:tblStyle w:val="TableSWIleft"/>
        <w:tblW w:w="9288" w:type="dxa"/>
        <w:tblLayout w:type="fixed"/>
        <w:tblLook w:val="04A0" w:firstRow="1" w:lastRow="0" w:firstColumn="1" w:lastColumn="0" w:noHBand="0" w:noVBand="1"/>
      </w:tblPr>
      <w:tblGrid>
        <w:gridCol w:w="1690"/>
        <w:gridCol w:w="7598"/>
      </w:tblGrid>
      <w:tr w:rsidR="00AD6DB4" w:rsidRPr="00671C8B" w:rsidDel="000934B8" w14:paraId="02D22340" w14:textId="3F0D5545" w:rsidTr="00166AF3">
        <w:trPr>
          <w:cnfStyle w:val="100000000000" w:firstRow="1" w:lastRow="0" w:firstColumn="0" w:lastColumn="0" w:oddVBand="0" w:evenVBand="0" w:oddHBand="0" w:evenHBand="0" w:firstRowFirstColumn="0" w:firstRowLastColumn="0" w:lastRowFirstColumn="0" w:lastRowLastColumn="0"/>
          <w:del w:id="18049" w:author="Alban Roche" w:date="2017-08-02T16:43:00Z"/>
        </w:trPr>
        <w:tc>
          <w:tcPr>
            <w:tcW w:w="9288" w:type="dxa"/>
            <w:gridSpan w:val="2"/>
          </w:tcPr>
          <w:p w14:paraId="0AAF5164" w14:textId="57ADBBE0" w:rsidR="00AD6DB4" w:rsidRPr="00671C8B" w:rsidDel="000934B8" w:rsidRDefault="00AD6DB4">
            <w:pPr>
              <w:pStyle w:val="TableRowHead"/>
              <w:spacing w:before="144" w:after="144"/>
              <w:rPr>
                <w:del w:id="18050" w:author="Alban Roche" w:date="2017-08-02T16:43:00Z"/>
              </w:rPr>
            </w:pPr>
            <w:del w:id="18051" w:author="Alban Roche" w:date="2017-08-02T14:40:00Z">
              <w:r w:rsidDel="00F22490">
                <w:delText>HL7618, HL7618RD, HL7648, HL7650, HL7688, HL7690 and HL7692</w:delText>
              </w:r>
            </w:del>
          </w:p>
        </w:tc>
      </w:tr>
      <w:tr w:rsidR="00AD6DB4" w:rsidRPr="00671C8B" w:rsidDel="000934B8" w14:paraId="0184EB54" w14:textId="727EEDE6" w:rsidTr="00166AF3">
        <w:trPr>
          <w:trHeight w:val="978"/>
          <w:del w:id="18052" w:author="Alban Roche" w:date="2017-08-02T16:43:00Z"/>
        </w:trPr>
        <w:tc>
          <w:tcPr>
            <w:tcW w:w="1690" w:type="dxa"/>
          </w:tcPr>
          <w:p w14:paraId="529F1163" w14:textId="1593495F" w:rsidR="00AD6DB4" w:rsidRPr="00671C8B" w:rsidDel="000934B8" w:rsidRDefault="00AD6DB4" w:rsidP="00166AF3">
            <w:pPr>
              <w:pStyle w:val="TableBody"/>
              <w:rPr>
                <w:del w:id="18053" w:author="Alban Roche" w:date="2017-08-02T16:43:00Z"/>
                <w:i/>
              </w:rPr>
            </w:pPr>
            <w:del w:id="18054" w:author="Alban Roche" w:date="2017-08-02T16:43:00Z">
              <w:r w:rsidRPr="00671C8B" w:rsidDel="000934B8">
                <w:rPr>
                  <w:i/>
                </w:rPr>
                <w:delText>Test command</w:delText>
              </w:r>
            </w:del>
          </w:p>
          <w:p w14:paraId="3B6AD337" w14:textId="4E72701E" w:rsidR="00AD6DB4" w:rsidRPr="00671C8B" w:rsidDel="000934B8" w:rsidRDefault="00AD6DB4" w:rsidP="00166AF3">
            <w:pPr>
              <w:pStyle w:val="TableBody"/>
              <w:rPr>
                <w:del w:id="18055" w:author="Alban Roche" w:date="2017-08-02T16:43:00Z"/>
              </w:rPr>
            </w:pPr>
          </w:p>
          <w:p w14:paraId="0C35C411" w14:textId="27F34DA1" w:rsidR="00AD6DB4" w:rsidRPr="00671C8B" w:rsidDel="000934B8" w:rsidRDefault="00AD6DB4" w:rsidP="00166AF3">
            <w:pPr>
              <w:pStyle w:val="TableBody"/>
              <w:rPr>
                <w:del w:id="18056" w:author="Alban Roche" w:date="2017-08-02T16:43:00Z"/>
                <w:u w:val="single"/>
              </w:rPr>
            </w:pPr>
            <w:del w:id="18057" w:author="Alban Roche" w:date="2017-08-02T16:43:00Z">
              <w:r w:rsidRPr="00671C8B" w:rsidDel="000934B8">
                <w:rPr>
                  <w:u w:val="single"/>
                </w:rPr>
                <w:delText>Syntax</w:delText>
              </w:r>
            </w:del>
          </w:p>
          <w:p w14:paraId="05AF86E9" w14:textId="6020ED43" w:rsidR="00AD6DB4" w:rsidRPr="00671C8B" w:rsidDel="000934B8" w:rsidRDefault="00AD6DB4" w:rsidP="00166AF3">
            <w:pPr>
              <w:pStyle w:val="TableBody"/>
              <w:rPr>
                <w:del w:id="18058" w:author="Alban Roche" w:date="2017-08-02T16:43:00Z"/>
                <w:b/>
              </w:rPr>
            </w:pPr>
            <w:del w:id="18059" w:author="Alban Roche" w:date="2017-08-02T16:43:00Z">
              <w:r w:rsidRPr="00671C8B" w:rsidDel="000934B8">
                <w:rPr>
                  <w:b/>
                </w:rPr>
                <w:delText>AT+WPPP=?</w:delText>
              </w:r>
            </w:del>
          </w:p>
        </w:tc>
        <w:tc>
          <w:tcPr>
            <w:tcW w:w="7598" w:type="dxa"/>
          </w:tcPr>
          <w:p w14:paraId="39D75E1B" w14:textId="6A3B124E" w:rsidR="00AD6DB4" w:rsidRPr="00671C8B" w:rsidDel="000934B8" w:rsidRDefault="00AD6DB4" w:rsidP="00166AF3">
            <w:pPr>
              <w:pStyle w:val="TableBody"/>
              <w:rPr>
                <w:del w:id="18060" w:author="Alban Roche" w:date="2017-08-02T16:43:00Z"/>
                <w:u w:val="single"/>
              </w:rPr>
            </w:pPr>
          </w:p>
          <w:p w14:paraId="1641F3E6" w14:textId="773A3AE9" w:rsidR="00AD6DB4" w:rsidRPr="00671C8B" w:rsidDel="000934B8" w:rsidRDefault="00AD6DB4" w:rsidP="00166AF3">
            <w:pPr>
              <w:pStyle w:val="TableBody"/>
              <w:rPr>
                <w:del w:id="18061" w:author="Alban Roche" w:date="2017-08-02T16:43:00Z"/>
                <w:u w:val="single"/>
              </w:rPr>
            </w:pPr>
          </w:p>
          <w:p w14:paraId="7B3679F8" w14:textId="761A76C0" w:rsidR="00AD6DB4" w:rsidRPr="00671C8B" w:rsidDel="000934B8" w:rsidRDefault="00AD6DB4" w:rsidP="00166AF3">
            <w:pPr>
              <w:pStyle w:val="TableBody"/>
              <w:rPr>
                <w:del w:id="18062" w:author="Alban Roche" w:date="2017-08-02T16:43:00Z"/>
                <w:u w:val="single"/>
              </w:rPr>
            </w:pPr>
            <w:del w:id="18063" w:author="Alban Roche" w:date="2017-08-02T16:43:00Z">
              <w:r w:rsidRPr="00671C8B" w:rsidDel="000934B8">
                <w:rPr>
                  <w:u w:val="single"/>
                </w:rPr>
                <w:delText>Response</w:delText>
              </w:r>
            </w:del>
          </w:p>
          <w:p w14:paraId="73F220DE" w14:textId="36D132BF" w:rsidR="00AD6DB4" w:rsidRPr="00671C8B" w:rsidDel="000934B8" w:rsidRDefault="00AD6DB4" w:rsidP="00166AF3">
            <w:pPr>
              <w:pStyle w:val="TableBody"/>
              <w:rPr>
                <w:del w:id="18064" w:author="Alban Roche" w:date="2017-08-02T16:43:00Z"/>
              </w:rPr>
            </w:pPr>
            <w:del w:id="18065" w:author="Alban Roche" w:date="2017-08-02T16:43:00Z">
              <w:r w:rsidRPr="00671C8B" w:rsidDel="000934B8">
                <w:rPr>
                  <w:b/>
                </w:rPr>
                <w:delText>+WPPP:</w:delText>
              </w:r>
              <w:r w:rsidRPr="00671C8B" w:rsidDel="000934B8">
                <w:delText xml:space="preserve"> (list of supported </w:delText>
              </w:r>
              <w:r w:rsidRPr="00671C8B" w:rsidDel="000934B8">
                <w:rPr>
                  <w:b/>
                </w:rPr>
                <w:delText>&lt;Auth&gt;</w:delText>
              </w:r>
              <w:r w:rsidRPr="00671C8B" w:rsidDel="000934B8">
                <w:delText xml:space="preserve">s),[(list of supported </w:delText>
              </w:r>
              <w:r w:rsidRPr="00671C8B" w:rsidDel="000934B8">
                <w:rPr>
                  <w:b/>
                </w:rPr>
                <w:delText>&lt;cid&gt;</w:delText>
              </w:r>
              <w:r w:rsidRPr="00671C8B" w:rsidDel="000934B8">
                <w:delText>s)]</w:delText>
              </w:r>
            </w:del>
          </w:p>
          <w:p w14:paraId="2AE3D591" w14:textId="6752E743" w:rsidR="00AD6DB4" w:rsidRPr="00671C8B" w:rsidDel="000934B8" w:rsidRDefault="00AD6DB4" w:rsidP="00166AF3">
            <w:pPr>
              <w:pStyle w:val="TableBody"/>
              <w:rPr>
                <w:del w:id="18066" w:author="Alban Roche" w:date="2017-08-02T16:43:00Z"/>
              </w:rPr>
            </w:pPr>
            <w:del w:id="18067" w:author="Alban Roche" w:date="2017-08-02T16:43:00Z">
              <w:r w:rsidRPr="00671C8B" w:rsidDel="000934B8">
                <w:rPr>
                  <w:b/>
                </w:rPr>
                <w:delText>OK</w:delText>
              </w:r>
            </w:del>
          </w:p>
        </w:tc>
      </w:tr>
      <w:tr w:rsidR="00AD6DB4" w:rsidRPr="00671C8B" w:rsidDel="000934B8" w14:paraId="5CAF5A60" w14:textId="7665932F" w:rsidTr="00166AF3">
        <w:trPr>
          <w:trHeight w:val="70"/>
          <w:del w:id="18068" w:author="Alban Roche" w:date="2017-08-02T16:43:00Z"/>
        </w:trPr>
        <w:tc>
          <w:tcPr>
            <w:tcW w:w="1690" w:type="dxa"/>
          </w:tcPr>
          <w:p w14:paraId="6344AC36" w14:textId="7071C529" w:rsidR="00AD6DB4" w:rsidRPr="00671C8B" w:rsidDel="000934B8" w:rsidRDefault="00AD6DB4" w:rsidP="00166AF3">
            <w:pPr>
              <w:pStyle w:val="TableBody"/>
              <w:rPr>
                <w:del w:id="18069" w:author="Alban Roche" w:date="2017-08-02T16:43:00Z"/>
                <w:i/>
              </w:rPr>
            </w:pPr>
            <w:del w:id="18070" w:author="Alban Roche" w:date="2017-08-02T16:43:00Z">
              <w:r w:rsidRPr="00671C8B" w:rsidDel="000934B8">
                <w:rPr>
                  <w:i/>
                </w:rPr>
                <w:delText>Read command</w:delText>
              </w:r>
            </w:del>
          </w:p>
          <w:p w14:paraId="5C8F8462" w14:textId="57A5AAA2" w:rsidR="00AD6DB4" w:rsidRPr="00671C8B" w:rsidDel="000934B8" w:rsidRDefault="00AD6DB4" w:rsidP="00166AF3">
            <w:pPr>
              <w:pStyle w:val="TableBody"/>
              <w:rPr>
                <w:del w:id="18071" w:author="Alban Roche" w:date="2017-08-02T16:43:00Z"/>
              </w:rPr>
            </w:pPr>
          </w:p>
          <w:p w14:paraId="08D69712" w14:textId="6FF871F8" w:rsidR="00AD6DB4" w:rsidRPr="00671C8B" w:rsidDel="000934B8" w:rsidRDefault="00AD6DB4" w:rsidP="00166AF3">
            <w:pPr>
              <w:pStyle w:val="TableBody"/>
              <w:rPr>
                <w:del w:id="18072" w:author="Alban Roche" w:date="2017-08-02T16:43:00Z"/>
                <w:u w:val="single"/>
              </w:rPr>
            </w:pPr>
            <w:del w:id="18073" w:author="Alban Roche" w:date="2017-08-02T16:43:00Z">
              <w:r w:rsidRPr="00671C8B" w:rsidDel="000934B8">
                <w:rPr>
                  <w:u w:val="single"/>
                </w:rPr>
                <w:delText>Syntax</w:delText>
              </w:r>
            </w:del>
          </w:p>
          <w:p w14:paraId="2B6E3D7F" w14:textId="12F9F123" w:rsidR="00AD6DB4" w:rsidRPr="00671C8B" w:rsidDel="000934B8" w:rsidRDefault="00AD6DB4" w:rsidP="00166AF3">
            <w:pPr>
              <w:pStyle w:val="TableBody"/>
              <w:rPr>
                <w:del w:id="18074" w:author="Alban Roche" w:date="2017-08-02T16:43:00Z"/>
                <w:b/>
              </w:rPr>
            </w:pPr>
            <w:del w:id="18075" w:author="Alban Roche" w:date="2017-08-02T16:43:00Z">
              <w:r w:rsidRPr="00671C8B" w:rsidDel="000934B8">
                <w:rPr>
                  <w:b/>
                </w:rPr>
                <w:delText>AT+WPPP?</w:delText>
              </w:r>
            </w:del>
          </w:p>
        </w:tc>
        <w:tc>
          <w:tcPr>
            <w:tcW w:w="7598" w:type="dxa"/>
          </w:tcPr>
          <w:p w14:paraId="3F39EE34" w14:textId="19A47813" w:rsidR="00AD6DB4" w:rsidRPr="00671C8B" w:rsidDel="000934B8" w:rsidRDefault="00AD6DB4" w:rsidP="00166AF3">
            <w:pPr>
              <w:pStyle w:val="TableBody"/>
              <w:rPr>
                <w:del w:id="18076" w:author="Alban Roche" w:date="2017-08-02T16:43:00Z"/>
                <w:u w:val="single"/>
              </w:rPr>
            </w:pPr>
          </w:p>
          <w:p w14:paraId="2C741C28" w14:textId="559F38C2" w:rsidR="00AD6DB4" w:rsidRPr="00671C8B" w:rsidDel="000934B8" w:rsidRDefault="00AD6DB4" w:rsidP="00166AF3">
            <w:pPr>
              <w:pStyle w:val="TableBody"/>
              <w:rPr>
                <w:del w:id="18077" w:author="Alban Roche" w:date="2017-08-02T16:43:00Z"/>
                <w:u w:val="single"/>
              </w:rPr>
            </w:pPr>
          </w:p>
          <w:p w14:paraId="7D68E725" w14:textId="41D33C4B" w:rsidR="00AD6DB4" w:rsidRPr="00671C8B" w:rsidDel="000934B8" w:rsidRDefault="00AD6DB4" w:rsidP="00166AF3">
            <w:pPr>
              <w:pStyle w:val="TableBody"/>
              <w:rPr>
                <w:del w:id="18078" w:author="Alban Roche" w:date="2017-08-02T16:43:00Z"/>
                <w:u w:val="single"/>
              </w:rPr>
            </w:pPr>
            <w:del w:id="18079" w:author="Alban Roche" w:date="2017-08-02T16:43:00Z">
              <w:r w:rsidRPr="00671C8B" w:rsidDel="000934B8">
                <w:rPr>
                  <w:u w:val="single"/>
                </w:rPr>
                <w:delText>Response</w:delText>
              </w:r>
            </w:del>
          </w:p>
          <w:p w14:paraId="3C78749F" w14:textId="6E68DD41" w:rsidR="00AD6DB4" w:rsidRPr="00671C8B" w:rsidDel="000934B8" w:rsidRDefault="00AD6DB4" w:rsidP="00166AF3">
            <w:pPr>
              <w:pStyle w:val="TableBody"/>
              <w:rPr>
                <w:del w:id="18080" w:author="Alban Roche" w:date="2017-08-02T16:43:00Z"/>
                <w:b/>
                <w:snapToGrid w:val="0"/>
              </w:rPr>
            </w:pPr>
            <w:del w:id="18081" w:author="Alban Roche" w:date="2017-08-02T16:43:00Z">
              <w:r w:rsidRPr="00671C8B" w:rsidDel="000934B8">
                <w:rPr>
                  <w:b/>
                  <w:snapToGrid w:val="0"/>
                </w:rPr>
                <w:delText>+WPPP: &lt;Auth&gt;,[&lt;cid&gt;],[&lt;username&gt;],[&lt;password&gt;]</w:delText>
              </w:r>
            </w:del>
          </w:p>
          <w:p w14:paraId="741ECD1A" w14:textId="4E5D8FE1" w:rsidR="00AD6DB4" w:rsidRPr="00671C8B" w:rsidDel="000934B8" w:rsidRDefault="00AD6DB4" w:rsidP="00166AF3">
            <w:pPr>
              <w:pStyle w:val="TableBody"/>
              <w:rPr>
                <w:del w:id="18082" w:author="Alban Roche" w:date="2017-08-02T16:43:00Z"/>
              </w:rPr>
            </w:pPr>
            <w:del w:id="18083" w:author="Alban Roche" w:date="2017-08-02T16:43:00Z">
              <w:r w:rsidRPr="00671C8B" w:rsidDel="000934B8">
                <w:rPr>
                  <w:b/>
                  <w:snapToGrid w:val="0"/>
                </w:rPr>
                <w:delText>OK</w:delText>
              </w:r>
            </w:del>
          </w:p>
        </w:tc>
      </w:tr>
      <w:tr w:rsidR="00AD6DB4" w:rsidRPr="00671C8B" w:rsidDel="000934B8" w14:paraId="46023FE8" w14:textId="14A30E26" w:rsidTr="00166AF3">
        <w:trPr>
          <w:cantSplit w:val="0"/>
          <w:trHeight w:val="72"/>
          <w:del w:id="18084" w:author="Alban Roche" w:date="2017-08-02T16:43:00Z"/>
        </w:trPr>
        <w:tc>
          <w:tcPr>
            <w:tcW w:w="1690" w:type="dxa"/>
          </w:tcPr>
          <w:p w14:paraId="4E2AFF7F" w14:textId="0C7991D6" w:rsidR="00AD6DB4" w:rsidRPr="00671C8B" w:rsidDel="000934B8" w:rsidRDefault="00AD6DB4" w:rsidP="00166AF3">
            <w:pPr>
              <w:pStyle w:val="TableBody"/>
              <w:pageBreakBefore/>
              <w:rPr>
                <w:del w:id="18085" w:author="Alban Roche" w:date="2017-08-02T16:43:00Z"/>
                <w:i/>
              </w:rPr>
            </w:pPr>
            <w:del w:id="18086" w:author="Alban Roche" w:date="2017-08-02T16:43:00Z">
              <w:r w:rsidRPr="00671C8B" w:rsidDel="000934B8">
                <w:rPr>
                  <w:i/>
                </w:rPr>
                <w:delText>Write command</w:delText>
              </w:r>
            </w:del>
          </w:p>
          <w:p w14:paraId="6298972E" w14:textId="2EDC69E7" w:rsidR="00AD6DB4" w:rsidRPr="00671C8B" w:rsidDel="000934B8" w:rsidRDefault="00AD6DB4" w:rsidP="00166AF3">
            <w:pPr>
              <w:pStyle w:val="TableBody"/>
              <w:rPr>
                <w:del w:id="18087" w:author="Alban Roche" w:date="2017-08-02T16:43:00Z"/>
              </w:rPr>
            </w:pPr>
          </w:p>
          <w:p w14:paraId="12ECBD12" w14:textId="607DA8FA" w:rsidR="00AD6DB4" w:rsidRPr="00671C8B" w:rsidDel="000934B8" w:rsidRDefault="00AD6DB4" w:rsidP="00166AF3">
            <w:pPr>
              <w:pStyle w:val="TableBody"/>
              <w:rPr>
                <w:del w:id="18088" w:author="Alban Roche" w:date="2017-08-02T16:43:00Z"/>
                <w:u w:val="single"/>
              </w:rPr>
            </w:pPr>
            <w:del w:id="18089" w:author="Alban Roche" w:date="2017-08-02T16:43:00Z">
              <w:r w:rsidRPr="00671C8B" w:rsidDel="000934B8">
                <w:rPr>
                  <w:u w:val="single"/>
                </w:rPr>
                <w:delText>Syntax</w:delText>
              </w:r>
            </w:del>
          </w:p>
          <w:p w14:paraId="1F1E0A99" w14:textId="190BD03C" w:rsidR="00AD6DB4" w:rsidRPr="00671C8B" w:rsidDel="000934B8" w:rsidRDefault="00AD6DB4" w:rsidP="00166AF3">
            <w:pPr>
              <w:pStyle w:val="TableBody"/>
              <w:rPr>
                <w:del w:id="18090" w:author="Alban Roche" w:date="2017-08-02T16:43:00Z"/>
                <w:b/>
              </w:rPr>
            </w:pPr>
            <w:del w:id="18091" w:author="Alban Roche" w:date="2017-08-02T16:43:00Z">
              <w:r w:rsidRPr="00671C8B" w:rsidDel="000934B8">
                <w:rPr>
                  <w:b/>
                </w:rPr>
                <w:delText>AT+WPPP=</w:delText>
              </w:r>
              <w:r w:rsidRPr="00671C8B" w:rsidDel="000934B8">
                <w:rPr>
                  <w:b/>
                </w:rPr>
                <w:br/>
                <w:delText>&lt;Auth&gt;,[&lt;cid&gt;],</w:delText>
              </w:r>
              <w:r w:rsidRPr="00671C8B" w:rsidDel="000934B8">
                <w:rPr>
                  <w:b/>
                </w:rPr>
                <w:br/>
                <w:delText>[&lt;username&gt;],</w:delText>
              </w:r>
              <w:r w:rsidRPr="00671C8B" w:rsidDel="000934B8">
                <w:rPr>
                  <w:b/>
                </w:rPr>
                <w:br/>
                <w:delText>[&lt;password&gt;]</w:delText>
              </w:r>
            </w:del>
          </w:p>
        </w:tc>
        <w:tc>
          <w:tcPr>
            <w:tcW w:w="7598" w:type="dxa"/>
          </w:tcPr>
          <w:p w14:paraId="5E8945C1" w14:textId="75405E91" w:rsidR="00AD6DB4" w:rsidRPr="00671C8B" w:rsidDel="000934B8" w:rsidRDefault="00AD6DB4" w:rsidP="00166AF3">
            <w:pPr>
              <w:pStyle w:val="TableBody"/>
              <w:rPr>
                <w:del w:id="18092" w:author="Alban Roche" w:date="2017-08-02T16:43:00Z"/>
                <w:u w:val="single"/>
              </w:rPr>
            </w:pPr>
          </w:p>
          <w:p w14:paraId="5345E377" w14:textId="4178D989" w:rsidR="00AD6DB4" w:rsidRPr="00671C8B" w:rsidDel="000934B8" w:rsidRDefault="00AD6DB4" w:rsidP="00166AF3">
            <w:pPr>
              <w:pStyle w:val="TableBody"/>
              <w:rPr>
                <w:del w:id="18093" w:author="Alban Roche" w:date="2017-08-02T16:43:00Z"/>
                <w:u w:val="single"/>
              </w:rPr>
            </w:pPr>
          </w:p>
          <w:p w14:paraId="3B342AB7" w14:textId="71B0911E" w:rsidR="00AD6DB4" w:rsidRPr="00671C8B" w:rsidDel="000934B8" w:rsidRDefault="00AD6DB4" w:rsidP="00166AF3">
            <w:pPr>
              <w:pStyle w:val="TableBody"/>
              <w:rPr>
                <w:del w:id="18094" w:author="Alban Roche" w:date="2017-08-02T16:43:00Z"/>
                <w:u w:val="single"/>
              </w:rPr>
            </w:pPr>
            <w:del w:id="18095" w:author="Alban Roche" w:date="2017-08-02T16:43:00Z">
              <w:r w:rsidRPr="00671C8B" w:rsidDel="000934B8">
                <w:rPr>
                  <w:u w:val="single"/>
                </w:rPr>
                <w:delText>Response</w:delText>
              </w:r>
            </w:del>
          </w:p>
          <w:p w14:paraId="5B578A31" w14:textId="54D84B81" w:rsidR="00AD6DB4" w:rsidRPr="00671C8B" w:rsidDel="000934B8" w:rsidRDefault="00AD6DB4" w:rsidP="00166AF3">
            <w:pPr>
              <w:pStyle w:val="TableBody"/>
              <w:rPr>
                <w:del w:id="18096" w:author="Alban Roche" w:date="2017-08-02T16:43:00Z"/>
                <w:b/>
                <w:snapToGrid w:val="0"/>
              </w:rPr>
            </w:pPr>
            <w:del w:id="18097" w:author="Alban Roche" w:date="2017-08-02T16:43:00Z">
              <w:r w:rsidRPr="00671C8B" w:rsidDel="000934B8">
                <w:rPr>
                  <w:b/>
                  <w:snapToGrid w:val="0"/>
                </w:rPr>
                <w:delText>OK</w:delText>
              </w:r>
            </w:del>
          </w:p>
          <w:p w14:paraId="485D603A" w14:textId="08D57BB8" w:rsidR="00AD6DB4" w:rsidRPr="00671C8B" w:rsidDel="000934B8" w:rsidRDefault="00AD6DB4" w:rsidP="00166AF3">
            <w:pPr>
              <w:pStyle w:val="TableBody"/>
              <w:rPr>
                <w:del w:id="18098" w:author="Alban Roche" w:date="2017-08-02T16:43:00Z"/>
                <w:snapToGrid w:val="0"/>
              </w:rPr>
            </w:pPr>
          </w:p>
          <w:p w14:paraId="41417686" w14:textId="4220ECC2" w:rsidR="00AD6DB4" w:rsidRPr="00671C8B" w:rsidDel="000934B8" w:rsidRDefault="00AD6DB4" w:rsidP="00166AF3">
            <w:pPr>
              <w:pStyle w:val="TableBody"/>
              <w:rPr>
                <w:del w:id="18099" w:author="Alban Roche" w:date="2017-08-02T16:43:00Z"/>
                <w:snapToGrid w:val="0"/>
              </w:rPr>
            </w:pPr>
            <w:del w:id="18100" w:author="Alban Roche" w:date="2017-08-02T16:43:00Z">
              <w:r w:rsidRPr="00671C8B" w:rsidDel="000934B8">
                <w:rPr>
                  <w:snapToGrid w:val="0"/>
                </w:rPr>
                <w:delText>or</w:delText>
              </w:r>
            </w:del>
          </w:p>
          <w:p w14:paraId="076CCA46" w14:textId="7DB3A81D" w:rsidR="00AD6DB4" w:rsidRPr="00671C8B" w:rsidDel="000934B8" w:rsidRDefault="00AD6DB4" w:rsidP="00166AF3">
            <w:pPr>
              <w:pStyle w:val="TableBody"/>
              <w:rPr>
                <w:del w:id="18101" w:author="Alban Roche" w:date="2017-08-02T16:43:00Z"/>
                <w:b/>
              </w:rPr>
            </w:pPr>
            <w:del w:id="18102" w:author="Alban Roche" w:date="2017-08-02T16:43:00Z">
              <w:r w:rsidRPr="00671C8B" w:rsidDel="000934B8">
                <w:rPr>
                  <w:b/>
                </w:rPr>
                <w:delText>+CME ERROR &lt;err&gt;</w:delText>
              </w:r>
            </w:del>
          </w:p>
          <w:p w14:paraId="73989FDD" w14:textId="7045605C" w:rsidR="00AD6DB4" w:rsidRPr="00671C8B" w:rsidDel="000934B8" w:rsidRDefault="00AD6DB4" w:rsidP="00166AF3">
            <w:pPr>
              <w:pStyle w:val="TableBody"/>
              <w:rPr>
                <w:del w:id="18103" w:author="Alban Roche" w:date="2017-08-02T16:43:00Z"/>
                <w:u w:val="single"/>
              </w:rPr>
            </w:pPr>
          </w:p>
          <w:p w14:paraId="4139E994" w14:textId="6B61B8A1" w:rsidR="00AD6DB4" w:rsidRPr="00671C8B" w:rsidDel="000934B8" w:rsidRDefault="00AD6DB4" w:rsidP="00166AF3">
            <w:pPr>
              <w:pStyle w:val="TableBody"/>
              <w:rPr>
                <w:del w:id="18104" w:author="Alban Roche" w:date="2017-08-02T16:43:00Z"/>
                <w:u w:val="single"/>
                <w:lang w:eastAsia="zh-CN"/>
              </w:rPr>
            </w:pPr>
            <w:del w:id="18105" w:author="Alban Roche" w:date="2017-08-02T16:43:00Z">
              <w:r w:rsidRPr="00671C8B" w:rsidDel="000934B8">
                <w:rPr>
                  <w:u w:val="single"/>
                </w:rPr>
                <w:delText>Parameters</w:delText>
              </w:r>
            </w:del>
          </w:p>
          <w:p w14:paraId="65C2BC30" w14:textId="24ABC021" w:rsidR="00AD6DB4" w:rsidRPr="00671C8B" w:rsidDel="000934B8" w:rsidRDefault="00AD6DB4" w:rsidP="00166AF3">
            <w:pPr>
              <w:pStyle w:val="TableBody"/>
              <w:rPr>
                <w:del w:id="18106" w:author="Alban Roche" w:date="2017-08-02T16:43:00Z"/>
              </w:rPr>
            </w:pPr>
            <w:del w:id="18107" w:author="Alban Roche" w:date="2017-08-02T16:43:00Z">
              <w:r w:rsidRPr="00671C8B" w:rsidDel="000934B8">
                <w:rPr>
                  <w:b/>
                </w:rPr>
                <w:delText>&lt;Auth&gt;</w:delText>
              </w:r>
              <w:r w:rsidRPr="00671C8B" w:rsidDel="000934B8">
                <w:tab/>
                <w:delText>Type of authentication supported</w:delText>
              </w:r>
            </w:del>
          </w:p>
          <w:p w14:paraId="7ABA6D14" w14:textId="3CA65F0A" w:rsidR="00AD6DB4" w:rsidRPr="00671C8B" w:rsidDel="000934B8" w:rsidRDefault="00AD6DB4" w:rsidP="00166AF3">
            <w:pPr>
              <w:pStyle w:val="TableBody"/>
              <w:rPr>
                <w:del w:id="18108" w:author="Alban Roche" w:date="2017-08-02T16:43:00Z"/>
              </w:rPr>
            </w:pPr>
            <w:del w:id="18109" w:author="Alban Roche" w:date="2017-08-02T16:43:00Z">
              <w:r w:rsidRPr="00E0527E" w:rsidDel="000934B8">
                <w:rPr>
                  <w:u w:val="single"/>
                </w:rPr>
                <w:delText>0</w:delText>
              </w:r>
              <w:r w:rsidRPr="00671C8B" w:rsidDel="000934B8">
                <w:tab/>
                <w:delText>None</w:delText>
              </w:r>
            </w:del>
          </w:p>
          <w:p w14:paraId="5CF78AD4" w14:textId="531C076A" w:rsidR="00AD6DB4" w:rsidRPr="00671C8B" w:rsidDel="000934B8" w:rsidRDefault="00AD6DB4" w:rsidP="00166AF3">
            <w:pPr>
              <w:pStyle w:val="TableBody"/>
              <w:rPr>
                <w:del w:id="18110" w:author="Alban Roche" w:date="2017-08-02T16:43:00Z"/>
              </w:rPr>
            </w:pPr>
            <w:del w:id="18111" w:author="Alban Roche" w:date="2017-08-02T16:43:00Z">
              <w:r w:rsidRPr="00E0527E" w:rsidDel="000934B8">
                <w:delText>1</w:delText>
              </w:r>
              <w:r w:rsidRPr="00671C8B" w:rsidDel="000934B8">
                <w:tab/>
                <w:delText>PAP</w:delText>
              </w:r>
            </w:del>
          </w:p>
          <w:p w14:paraId="1F95DCE1" w14:textId="6479692C" w:rsidR="00AD6DB4" w:rsidRPr="00671C8B" w:rsidDel="000934B8" w:rsidRDefault="00AD6DB4" w:rsidP="00166AF3">
            <w:pPr>
              <w:pStyle w:val="TableBody"/>
              <w:rPr>
                <w:del w:id="18112" w:author="Alban Roche" w:date="2017-08-02T16:43:00Z"/>
              </w:rPr>
            </w:pPr>
            <w:del w:id="18113" w:author="Alban Roche" w:date="2017-08-02T16:43:00Z">
              <w:r w:rsidRPr="00671C8B" w:rsidDel="000934B8">
                <w:delText>2</w:delText>
              </w:r>
              <w:r w:rsidRPr="00671C8B" w:rsidDel="000934B8">
                <w:tab/>
                <w:delText>CHAP</w:delText>
              </w:r>
            </w:del>
          </w:p>
          <w:p w14:paraId="534772DD" w14:textId="20C4B698" w:rsidR="00AD6DB4" w:rsidRPr="00671C8B" w:rsidDel="000934B8" w:rsidRDefault="00AD6DB4" w:rsidP="00166AF3">
            <w:pPr>
              <w:pStyle w:val="TableBody"/>
              <w:rPr>
                <w:del w:id="18114" w:author="Alban Roche" w:date="2017-08-02T16:43:00Z"/>
              </w:rPr>
            </w:pPr>
          </w:p>
          <w:p w14:paraId="770E5AEE" w14:textId="3B17D0DA" w:rsidR="00AD6DB4" w:rsidRPr="00671C8B" w:rsidDel="000934B8" w:rsidRDefault="00AD6DB4" w:rsidP="00166AF3">
            <w:pPr>
              <w:pStyle w:val="TableBody"/>
              <w:rPr>
                <w:del w:id="18115" w:author="Alban Roche" w:date="2017-08-02T16:43:00Z"/>
              </w:rPr>
            </w:pPr>
            <w:del w:id="18116" w:author="Alban Roche" w:date="2017-08-02T16:43:00Z">
              <w:r w:rsidRPr="00671C8B" w:rsidDel="000934B8">
                <w:rPr>
                  <w:b/>
                </w:rPr>
                <w:delText>&lt;cid&gt;</w:delText>
              </w:r>
              <w:r w:rsidRPr="00671C8B" w:rsidDel="000934B8">
                <w:rPr>
                  <w:b/>
                </w:rPr>
                <w:tab/>
              </w:r>
              <w:r w:rsidRPr="00671C8B" w:rsidDel="000934B8">
                <w:tab/>
              </w:r>
              <w:r w:rsidDel="000934B8">
                <w:delText>1 – 20</w:delText>
              </w:r>
              <w:r w:rsidDel="000934B8">
                <w:tab/>
              </w:r>
              <w:r w:rsidDel="000934B8">
                <w:tab/>
              </w:r>
              <w:r w:rsidRPr="00671C8B" w:rsidDel="000934B8">
                <w:delText xml:space="preserve">PDP context identifier used in +CGDCONT. If omitted, the </w:delText>
              </w:r>
              <w:r w:rsidDel="000934B8">
                <w:tab/>
              </w:r>
              <w:r w:rsidDel="000934B8">
                <w:tab/>
              </w:r>
              <w:r w:rsidDel="000934B8">
                <w:tab/>
              </w:r>
              <w:r w:rsidDel="000934B8">
                <w:tab/>
              </w:r>
              <w:r w:rsidDel="000934B8">
                <w:tab/>
              </w:r>
              <w:r w:rsidRPr="00671C8B" w:rsidDel="000934B8">
                <w:delText>configuration is set for all PDP contexts.</w:delText>
              </w:r>
            </w:del>
          </w:p>
          <w:p w14:paraId="7CC343B5" w14:textId="1BB41556" w:rsidR="00AD6DB4" w:rsidRPr="00671C8B" w:rsidDel="000934B8" w:rsidRDefault="00AD6DB4" w:rsidP="00166AF3">
            <w:pPr>
              <w:pStyle w:val="TableBody"/>
              <w:rPr>
                <w:del w:id="18117" w:author="Alban Roche" w:date="2017-08-02T16:43:00Z"/>
              </w:rPr>
            </w:pPr>
          </w:p>
          <w:p w14:paraId="6A0982A5" w14:textId="60BCED96" w:rsidR="00AD6DB4" w:rsidRPr="00671C8B" w:rsidDel="000934B8" w:rsidRDefault="00AD6DB4" w:rsidP="00166AF3">
            <w:pPr>
              <w:pStyle w:val="TableBody"/>
              <w:rPr>
                <w:del w:id="18118" w:author="Alban Roche" w:date="2017-08-02T16:43:00Z"/>
              </w:rPr>
            </w:pPr>
            <w:del w:id="18119" w:author="Alban Roche" w:date="2017-08-02T16:43:00Z">
              <w:r w:rsidRPr="00671C8B" w:rsidDel="000934B8">
                <w:rPr>
                  <w:b/>
                </w:rPr>
                <w:delText>&lt;username&gt;</w:delText>
              </w:r>
              <w:r w:rsidRPr="00671C8B" w:rsidDel="000934B8">
                <w:tab/>
              </w:r>
              <w:r w:rsidRPr="00671C8B" w:rsidDel="000934B8">
                <w:tab/>
                <w:delText>Login for the APN. String type, up to 30 characters</w:delText>
              </w:r>
            </w:del>
          </w:p>
          <w:p w14:paraId="09E5D294" w14:textId="4AF37785" w:rsidR="00AD6DB4" w:rsidRPr="00671C8B" w:rsidDel="000934B8" w:rsidRDefault="00AD6DB4" w:rsidP="00166AF3">
            <w:pPr>
              <w:pStyle w:val="TableBody"/>
              <w:rPr>
                <w:del w:id="18120" w:author="Alban Roche" w:date="2017-08-02T16:43:00Z"/>
                <w:snapToGrid w:val="0"/>
              </w:rPr>
            </w:pPr>
          </w:p>
          <w:p w14:paraId="50CC3B0D" w14:textId="53F261E9" w:rsidR="00AD6DB4" w:rsidRPr="00671C8B" w:rsidDel="000934B8" w:rsidRDefault="00AD6DB4" w:rsidP="00166AF3">
            <w:pPr>
              <w:pStyle w:val="TableBody"/>
              <w:tabs>
                <w:tab w:val="left" w:pos="925"/>
              </w:tabs>
              <w:rPr>
                <w:del w:id="18121" w:author="Alban Roche" w:date="2017-08-02T16:43:00Z"/>
              </w:rPr>
            </w:pPr>
            <w:del w:id="18122" w:author="Alban Roche" w:date="2017-08-02T16:43:00Z">
              <w:r w:rsidRPr="00671C8B" w:rsidDel="000934B8">
                <w:rPr>
                  <w:b/>
                </w:rPr>
                <w:delText>&lt;password&gt;</w:delText>
              </w:r>
              <w:r w:rsidRPr="00671C8B" w:rsidDel="000934B8">
                <w:rPr>
                  <w:b/>
                </w:rPr>
                <w:tab/>
              </w:r>
              <w:r w:rsidRPr="00671C8B" w:rsidDel="000934B8">
                <w:rPr>
                  <w:b/>
                </w:rPr>
                <w:tab/>
              </w:r>
              <w:r w:rsidRPr="00671C8B" w:rsidDel="000934B8">
                <w:delText>Password for the APN. String type, up to 30 characters</w:delText>
              </w:r>
            </w:del>
          </w:p>
        </w:tc>
      </w:tr>
      <w:tr w:rsidR="00AD6DB4" w:rsidRPr="00671C8B" w:rsidDel="000934B8" w14:paraId="688EAAA9" w14:textId="719B4488" w:rsidTr="00166AF3">
        <w:trPr>
          <w:trHeight w:val="65"/>
          <w:del w:id="18123" w:author="Alban Roche" w:date="2017-08-02T16:43:00Z"/>
        </w:trPr>
        <w:tc>
          <w:tcPr>
            <w:tcW w:w="1690" w:type="dxa"/>
          </w:tcPr>
          <w:p w14:paraId="5F5A8D7B" w14:textId="35E92AC2" w:rsidR="00AD6DB4" w:rsidRPr="00671C8B" w:rsidDel="000934B8" w:rsidRDefault="00AD6DB4" w:rsidP="00166AF3">
            <w:pPr>
              <w:pStyle w:val="TableBody"/>
              <w:rPr>
                <w:del w:id="18124" w:author="Alban Roche" w:date="2017-08-02T16:43:00Z"/>
              </w:rPr>
            </w:pPr>
            <w:del w:id="18125" w:author="Alban Roche" w:date="2017-08-02T16:43:00Z">
              <w:r w:rsidRPr="00671C8B" w:rsidDel="000934B8">
                <w:rPr>
                  <w:u w:val="single"/>
                </w:rPr>
                <w:delText>Notes</w:delText>
              </w:r>
            </w:del>
          </w:p>
        </w:tc>
        <w:tc>
          <w:tcPr>
            <w:tcW w:w="7598" w:type="dxa"/>
          </w:tcPr>
          <w:p w14:paraId="2FF29E99" w14:textId="7CAF964A" w:rsidR="00AD6DB4" w:rsidDel="000934B8" w:rsidRDefault="00AD6DB4" w:rsidP="0059466D">
            <w:pPr>
              <w:pStyle w:val="TableBody"/>
              <w:numPr>
                <w:ilvl w:val="0"/>
                <w:numId w:val="152"/>
              </w:numPr>
              <w:rPr>
                <w:del w:id="18126" w:author="Alban Roche" w:date="2017-08-02T16:43:00Z"/>
              </w:rPr>
            </w:pPr>
            <w:del w:id="18127" w:author="Alban Roche" w:date="2017-08-02T16:43:00Z">
              <w:r w:rsidRPr="00671C8B" w:rsidDel="000934B8">
                <w:delText>+WPPP is available when SIM has been inserted and the pin code is entered.</w:delText>
              </w:r>
            </w:del>
          </w:p>
          <w:p w14:paraId="09BB112D" w14:textId="7D885113" w:rsidR="00AD6DB4" w:rsidRPr="00671C8B" w:rsidDel="000934B8" w:rsidRDefault="00AD6DB4" w:rsidP="0059466D">
            <w:pPr>
              <w:pStyle w:val="TableBody"/>
              <w:numPr>
                <w:ilvl w:val="0"/>
                <w:numId w:val="152"/>
              </w:numPr>
              <w:rPr>
                <w:del w:id="18128" w:author="Alban Roche" w:date="2017-08-02T16:43:00Z"/>
              </w:rPr>
            </w:pPr>
            <w:commentRangeStart w:id="18129"/>
            <w:del w:id="18130" w:author="Alban Roche" w:date="2017-08-02T16:43:00Z">
              <w:r w:rsidDel="000934B8">
                <w:delText>Parameters are stored in non-volatile memory.</w:delText>
              </w:r>
              <w:commentRangeEnd w:id="18129"/>
              <w:r w:rsidDel="000934B8">
                <w:rPr>
                  <w:rStyle w:val="CommentReference"/>
                  <w:rFonts w:ascii="Verdana" w:hAnsi="Verdana" w:cs="Times New Roman"/>
                  <w:lang w:eastAsia="en-US"/>
                </w:rPr>
                <w:commentReference w:id="18129"/>
              </w:r>
            </w:del>
          </w:p>
        </w:tc>
      </w:tr>
      <w:tr w:rsidR="00AD6DB4" w:rsidRPr="00671C8B" w:rsidDel="000934B8" w14:paraId="62F0AF4C" w14:textId="27F41E87" w:rsidTr="00166AF3">
        <w:trPr>
          <w:trHeight w:val="815"/>
          <w:del w:id="18131" w:author="Alban Roche" w:date="2017-08-02T16:43:00Z"/>
        </w:trPr>
        <w:tc>
          <w:tcPr>
            <w:tcW w:w="1690" w:type="dxa"/>
          </w:tcPr>
          <w:p w14:paraId="443601E4" w14:textId="7706BE9C" w:rsidR="00AD6DB4" w:rsidRPr="00671C8B" w:rsidDel="000934B8" w:rsidRDefault="00AD6DB4" w:rsidP="00166AF3">
            <w:pPr>
              <w:pStyle w:val="TableBody"/>
              <w:rPr>
                <w:del w:id="18132" w:author="Alban Roche" w:date="2017-08-02T16:43:00Z"/>
                <w:u w:val="single"/>
              </w:rPr>
            </w:pPr>
            <w:del w:id="18133" w:author="Alban Roche" w:date="2017-08-02T16:43:00Z">
              <w:r w:rsidRPr="00671C8B" w:rsidDel="000934B8">
                <w:rPr>
                  <w:u w:val="single"/>
                </w:rPr>
                <w:delText>Examples</w:delText>
              </w:r>
            </w:del>
          </w:p>
        </w:tc>
        <w:tc>
          <w:tcPr>
            <w:tcW w:w="7598" w:type="dxa"/>
          </w:tcPr>
          <w:p w14:paraId="66F36244" w14:textId="0E812DC3" w:rsidR="00AD6DB4" w:rsidRPr="00671C8B" w:rsidDel="000934B8" w:rsidRDefault="00AD6DB4" w:rsidP="00166AF3">
            <w:pPr>
              <w:pStyle w:val="TableBody"/>
              <w:rPr>
                <w:del w:id="18134" w:author="Alban Roche" w:date="2017-08-02T16:43:00Z"/>
                <w:b/>
              </w:rPr>
            </w:pPr>
            <w:del w:id="18135" w:author="Alban Roche" w:date="2017-08-02T16:43:00Z">
              <w:r w:rsidRPr="00671C8B" w:rsidDel="000934B8">
                <w:rPr>
                  <w:b/>
                </w:rPr>
                <w:delText>AT+WPPP=?</w:delText>
              </w:r>
            </w:del>
          </w:p>
          <w:p w14:paraId="220DADC3" w14:textId="092BCD24" w:rsidR="00AD6DB4" w:rsidRPr="00671C8B" w:rsidDel="000934B8" w:rsidRDefault="00AD6DB4" w:rsidP="00166AF3">
            <w:pPr>
              <w:pStyle w:val="TableBody"/>
              <w:rPr>
                <w:del w:id="18136" w:author="Alban Roche" w:date="2017-08-02T16:43:00Z"/>
                <w:b/>
              </w:rPr>
            </w:pPr>
            <w:del w:id="18137" w:author="Alban Roche" w:date="2017-08-02T16:43:00Z">
              <w:r w:rsidRPr="00671C8B" w:rsidDel="000934B8">
                <w:rPr>
                  <w:b/>
                </w:rPr>
                <w:delText>+WPP: (0-2),(1-20)</w:delText>
              </w:r>
            </w:del>
          </w:p>
          <w:p w14:paraId="01CFCA44" w14:textId="1E7A5552" w:rsidR="00AD6DB4" w:rsidRPr="00671C8B" w:rsidDel="000934B8" w:rsidRDefault="00AD6DB4" w:rsidP="00166AF3">
            <w:pPr>
              <w:pStyle w:val="TableBody"/>
              <w:rPr>
                <w:del w:id="18138" w:author="Alban Roche" w:date="2017-08-02T16:43:00Z"/>
                <w:b/>
              </w:rPr>
            </w:pPr>
            <w:del w:id="18139" w:author="Alban Roche" w:date="2017-08-02T16:43:00Z">
              <w:r w:rsidRPr="00671C8B" w:rsidDel="000934B8">
                <w:rPr>
                  <w:b/>
                </w:rPr>
                <w:delText>OK</w:delText>
              </w:r>
            </w:del>
          </w:p>
          <w:p w14:paraId="1B8F3D91" w14:textId="5627DB1E" w:rsidR="00AD6DB4" w:rsidRPr="00671C8B" w:rsidDel="000934B8" w:rsidRDefault="00AD6DB4" w:rsidP="00166AF3">
            <w:pPr>
              <w:pStyle w:val="TableBody"/>
              <w:rPr>
                <w:del w:id="18140" w:author="Alban Roche" w:date="2017-08-02T16:43:00Z"/>
                <w:b/>
              </w:rPr>
            </w:pPr>
          </w:p>
          <w:p w14:paraId="61399342" w14:textId="7B68E4DA" w:rsidR="00AD6DB4" w:rsidRPr="00671C8B" w:rsidDel="000934B8" w:rsidRDefault="00AD6DB4" w:rsidP="00166AF3">
            <w:pPr>
              <w:pStyle w:val="TableBody"/>
              <w:ind w:left="2907" w:hanging="2907"/>
              <w:rPr>
                <w:del w:id="18141" w:author="Alban Roche" w:date="2017-08-02T16:43:00Z"/>
                <w:b/>
                <w:i/>
              </w:rPr>
            </w:pPr>
            <w:del w:id="18142" w:author="Alban Roche" w:date="2017-08-02T16:43:00Z">
              <w:r w:rsidRPr="00671C8B" w:rsidDel="000934B8">
                <w:rPr>
                  <w:b/>
                </w:rPr>
                <w:delText>AT+WPPP=1,1,“myusername”,“mypassword”</w:delText>
              </w:r>
            </w:del>
          </w:p>
          <w:p w14:paraId="78D32291" w14:textId="356ACADE" w:rsidR="00AD6DB4" w:rsidRPr="00671C8B" w:rsidDel="000934B8" w:rsidRDefault="00AD6DB4" w:rsidP="00166AF3">
            <w:pPr>
              <w:pStyle w:val="TableBody"/>
              <w:ind w:left="2907" w:hanging="2907"/>
              <w:rPr>
                <w:del w:id="18143" w:author="Alban Roche" w:date="2017-08-02T16:43:00Z"/>
                <w:b/>
                <w:i/>
              </w:rPr>
            </w:pPr>
            <w:del w:id="18144" w:author="Alban Roche" w:date="2017-08-02T16:43:00Z">
              <w:r w:rsidRPr="00671C8B" w:rsidDel="000934B8">
                <w:rPr>
                  <w:b/>
                </w:rPr>
                <w:delText>OK</w:delText>
              </w:r>
            </w:del>
          </w:p>
          <w:p w14:paraId="56E1FB7A" w14:textId="5CF56FA1" w:rsidR="00AD6DB4" w:rsidRPr="00671C8B" w:rsidDel="000934B8" w:rsidRDefault="00AD6DB4" w:rsidP="00166AF3">
            <w:pPr>
              <w:pStyle w:val="TableBody"/>
              <w:rPr>
                <w:del w:id="18145" w:author="Alban Roche" w:date="2017-08-02T16:43:00Z"/>
                <w:b/>
              </w:rPr>
            </w:pPr>
          </w:p>
          <w:p w14:paraId="36795941" w14:textId="78451EEA" w:rsidR="00AD6DB4" w:rsidRPr="00671C8B" w:rsidDel="000934B8" w:rsidRDefault="00AD6DB4" w:rsidP="00166AF3">
            <w:pPr>
              <w:pStyle w:val="TableBody"/>
              <w:rPr>
                <w:del w:id="18146" w:author="Alban Roche" w:date="2017-08-02T16:43:00Z"/>
                <w:b/>
              </w:rPr>
            </w:pPr>
            <w:del w:id="18147" w:author="Alban Roche" w:date="2017-08-02T16:43:00Z">
              <w:r w:rsidRPr="00671C8B" w:rsidDel="000934B8">
                <w:rPr>
                  <w:b/>
                </w:rPr>
                <w:delText>AT+WPPP?</w:delText>
              </w:r>
            </w:del>
          </w:p>
          <w:p w14:paraId="6861D599" w14:textId="72BB641F" w:rsidR="00AD6DB4" w:rsidRPr="00671C8B" w:rsidDel="000934B8" w:rsidRDefault="00AD6DB4" w:rsidP="00166AF3">
            <w:pPr>
              <w:pStyle w:val="TableBody"/>
              <w:rPr>
                <w:del w:id="18148" w:author="Alban Roche" w:date="2017-08-02T16:43:00Z"/>
                <w:b/>
              </w:rPr>
            </w:pPr>
            <w:del w:id="18149" w:author="Alban Roche" w:date="2017-08-02T16:43:00Z">
              <w:r w:rsidRPr="00671C8B" w:rsidDel="000934B8">
                <w:rPr>
                  <w:b/>
                </w:rPr>
                <w:delText>+WPPP: 1,1,“myusername”,“mypassword”</w:delText>
              </w:r>
            </w:del>
          </w:p>
          <w:p w14:paraId="0C4C3743" w14:textId="171551E9" w:rsidR="00AD6DB4" w:rsidRPr="00671C8B" w:rsidDel="000934B8" w:rsidRDefault="00AD6DB4" w:rsidP="00166AF3">
            <w:pPr>
              <w:pStyle w:val="TableBody"/>
              <w:rPr>
                <w:del w:id="18150" w:author="Alban Roche" w:date="2017-08-02T16:43:00Z"/>
                <w:b/>
              </w:rPr>
            </w:pPr>
            <w:del w:id="18151" w:author="Alban Roche" w:date="2017-08-02T16:43:00Z">
              <w:r w:rsidRPr="00671C8B" w:rsidDel="000934B8">
                <w:rPr>
                  <w:b/>
                </w:rPr>
                <w:delText>OK</w:delText>
              </w:r>
            </w:del>
          </w:p>
        </w:tc>
      </w:tr>
    </w:tbl>
    <w:p w14:paraId="201EA88B" w14:textId="77777777" w:rsidR="00AD6DB4" w:rsidRDefault="00AD6DB4" w:rsidP="00AD6DB4">
      <w:pPr>
        <w:rPr>
          <w:lang w:eastAsia="zh-CN"/>
        </w:rPr>
        <w:sectPr w:rsidR="00AD6DB4" w:rsidSect="004F7779">
          <w:pgSz w:w="11909" w:h="16834" w:code="9"/>
          <w:pgMar w:top="1440" w:right="1440" w:bottom="1440" w:left="1440" w:header="720" w:footer="720" w:gutter="0"/>
          <w:cols w:space="720"/>
          <w:titlePg/>
          <w:docGrid w:linePitch="360"/>
        </w:sectPr>
      </w:pPr>
    </w:p>
    <w:p w14:paraId="2495AED0" w14:textId="0856C4C6" w:rsidR="00AD6DB4" w:rsidRDefault="00AD6DB4" w:rsidP="00AD6DB4">
      <w:pPr>
        <w:pStyle w:val="Heading1"/>
      </w:pPr>
      <w:bookmarkStart w:id="18152" w:name="_Toc489460856"/>
      <w:r>
        <w:t>SIM Application Toolkit Commands</w:t>
      </w:r>
      <w:bookmarkEnd w:id="18152"/>
    </w:p>
    <w:p w14:paraId="1F98F3C9" w14:textId="3AEE845C" w:rsidR="00AD6DB4" w:rsidRPr="00671C8B" w:rsidDel="000934B8" w:rsidRDefault="00AD6DB4" w:rsidP="0059466D">
      <w:pPr>
        <w:pStyle w:val="Heading2"/>
        <w:numPr>
          <w:ilvl w:val="1"/>
          <w:numId w:val="11"/>
        </w:numPr>
        <w:ind w:left="1080" w:hanging="1080"/>
        <w:rPr>
          <w:del w:id="18153" w:author="Alban Roche" w:date="2017-08-02T16:44:00Z"/>
        </w:rPr>
      </w:pPr>
      <w:bookmarkStart w:id="18154" w:name="_Ref378175740"/>
      <w:bookmarkStart w:id="18155" w:name="_Toc486251722"/>
      <w:del w:id="18156" w:author="Alban Roche" w:date="2017-08-02T16:44:00Z">
        <w:r w:rsidRPr="00671C8B" w:rsidDel="000934B8">
          <w:delText>+STKPRO Command: Display List of Supported Proactive Commands</w:delText>
        </w:r>
        <w:bookmarkEnd w:id="18154"/>
        <w:bookmarkEnd w:id="18155"/>
      </w:del>
    </w:p>
    <w:tbl>
      <w:tblPr>
        <w:tblStyle w:val="TableSWIleft"/>
        <w:tblW w:w="9288" w:type="dxa"/>
        <w:tblLayout w:type="fixed"/>
        <w:tblLook w:val="04A0" w:firstRow="1" w:lastRow="0" w:firstColumn="1" w:lastColumn="0" w:noHBand="0" w:noVBand="1"/>
      </w:tblPr>
      <w:tblGrid>
        <w:gridCol w:w="1728"/>
        <w:gridCol w:w="7560"/>
      </w:tblGrid>
      <w:tr w:rsidR="00AD6DB4" w:rsidRPr="00671C8B" w:rsidDel="000934B8" w14:paraId="5F5D2C05" w14:textId="0EBEB9B1" w:rsidTr="00166AF3">
        <w:trPr>
          <w:cnfStyle w:val="100000000000" w:firstRow="1" w:lastRow="0" w:firstColumn="0" w:lastColumn="0" w:oddVBand="0" w:evenVBand="0" w:oddHBand="0" w:evenHBand="0" w:firstRowFirstColumn="0" w:firstRowLastColumn="0" w:lastRowFirstColumn="0" w:lastRowLastColumn="0"/>
          <w:del w:id="18157" w:author="Alban Roche" w:date="2017-08-02T16:44:00Z"/>
        </w:trPr>
        <w:tc>
          <w:tcPr>
            <w:tcW w:w="9288" w:type="dxa"/>
            <w:gridSpan w:val="2"/>
          </w:tcPr>
          <w:p w14:paraId="49CD2DA7" w14:textId="3FA742E9" w:rsidR="00AD6DB4" w:rsidRPr="00671C8B" w:rsidDel="000934B8" w:rsidRDefault="00AD6DB4">
            <w:pPr>
              <w:pStyle w:val="TableRowHead"/>
              <w:spacing w:before="144" w:after="144"/>
              <w:rPr>
                <w:del w:id="18158" w:author="Alban Roche" w:date="2017-08-02T16:44:00Z"/>
                <w:rFonts w:cs="Arial"/>
                <w:bCs w:val="0"/>
              </w:rPr>
            </w:pPr>
            <w:del w:id="18159" w:author="Alban Roche" w:date="2017-08-02T14:40:00Z">
              <w:r w:rsidDel="00F22490">
                <w:delText xml:space="preserve">HL7618, HL7618RD, </w:delText>
              </w:r>
              <w:r w:rsidDel="00F22490">
                <w:rPr>
                  <w:lang w:eastAsia="zh-CN"/>
                </w:rPr>
                <w:delText xml:space="preserve">HL7648, </w:delText>
              </w:r>
              <w:r w:rsidDel="00F22490">
                <w:delText xml:space="preserve">HL7650, </w:delText>
              </w:r>
              <w:r w:rsidDel="00F22490">
                <w:rPr>
                  <w:lang w:eastAsia="zh-CN"/>
                </w:rPr>
                <w:delText xml:space="preserve">HL7688, </w:delText>
              </w:r>
              <w:r w:rsidDel="00F22490">
                <w:delText>HL7690 and HL7692</w:delText>
              </w:r>
            </w:del>
          </w:p>
        </w:tc>
      </w:tr>
      <w:tr w:rsidR="00AD6DB4" w:rsidRPr="00671C8B" w:rsidDel="000934B8" w14:paraId="07CD60CB" w14:textId="20D45B10" w:rsidTr="00166AF3">
        <w:trPr>
          <w:del w:id="18160" w:author="Alban Roche" w:date="2017-08-02T16:44:00Z"/>
        </w:trPr>
        <w:tc>
          <w:tcPr>
            <w:tcW w:w="1728" w:type="dxa"/>
          </w:tcPr>
          <w:p w14:paraId="146E992E" w14:textId="21D7C70C" w:rsidR="00AD6DB4" w:rsidRPr="00671C8B" w:rsidDel="000934B8" w:rsidRDefault="00AD6DB4" w:rsidP="00166AF3">
            <w:pPr>
              <w:pStyle w:val="TableBody"/>
              <w:rPr>
                <w:del w:id="18161" w:author="Alban Roche" w:date="2017-08-02T16:44:00Z"/>
                <w:rFonts w:ascii="Times New Roman" w:hAnsi="Times New Roman" w:cs="Times New Roman"/>
                <w:i/>
                <w:sz w:val="20"/>
                <w:szCs w:val="20"/>
              </w:rPr>
            </w:pPr>
            <w:del w:id="18162" w:author="Alban Roche" w:date="2017-08-02T16:44:00Z">
              <w:r w:rsidRPr="00671C8B" w:rsidDel="000934B8">
                <w:rPr>
                  <w:i/>
                  <w:lang w:eastAsia="zh-CN"/>
                </w:rPr>
                <w:delText>Test</w:delText>
              </w:r>
              <w:r w:rsidRPr="00671C8B" w:rsidDel="000934B8">
                <w:rPr>
                  <w:i/>
                </w:rPr>
                <w:delText xml:space="preserve"> command</w:delText>
              </w:r>
            </w:del>
          </w:p>
          <w:p w14:paraId="71F7399F" w14:textId="6DFBDE50" w:rsidR="00AD6DB4" w:rsidRPr="00671C8B" w:rsidDel="000934B8" w:rsidRDefault="00AD6DB4" w:rsidP="00166AF3">
            <w:pPr>
              <w:pStyle w:val="TableBody"/>
              <w:rPr>
                <w:del w:id="18163" w:author="Alban Roche" w:date="2017-08-02T16:44:00Z"/>
              </w:rPr>
            </w:pPr>
          </w:p>
          <w:p w14:paraId="346A86A4" w14:textId="1874589F" w:rsidR="00AD6DB4" w:rsidRPr="00671C8B" w:rsidDel="000934B8" w:rsidRDefault="00AD6DB4" w:rsidP="00166AF3">
            <w:pPr>
              <w:pStyle w:val="TableBody"/>
              <w:rPr>
                <w:del w:id="18164" w:author="Alban Roche" w:date="2017-08-02T16:44:00Z"/>
                <w:u w:val="single"/>
              </w:rPr>
            </w:pPr>
            <w:del w:id="18165" w:author="Alban Roche" w:date="2017-08-02T16:44:00Z">
              <w:r w:rsidRPr="00671C8B" w:rsidDel="000934B8">
                <w:rPr>
                  <w:u w:val="single"/>
                </w:rPr>
                <w:delText>Syntax</w:delText>
              </w:r>
            </w:del>
          </w:p>
          <w:p w14:paraId="75BC2169" w14:textId="272B7100" w:rsidR="00AD6DB4" w:rsidRPr="00671C8B" w:rsidDel="000934B8" w:rsidRDefault="00AD6DB4" w:rsidP="00166AF3">
            <w:pPr>
              <w:pStyle w:val="TableBody"/>
              <w:rPr>
                <w:del w:id="18166" w:author="Alban Roche" w:date="2017-08-02T16:44:00Z"/>
                <w:b/>
                <w:lang w:eastAsia="zh-CN"/>
              </w:rPr>
            </w:pPr>
            <w:del w:id="18167" w:author="Alban Roche" w:date="2017-08-02T16:44:00Z">
              <w:r w:rsidRPr="00671C8B" w:rsidDel="000934B8">
                <w:rPr>
                  <w:b/>
                </w:rPr>
                <w:delText>AT+STKPRO=?</w:delText>
              </w:r>
            </w:del>
          </w:p>
        </w:tc>
        <w:tc>
          <w:tcPr>
            <w:tcW w:w="7560" w:type="dxa"/>
          </w:tcPr>
          <w:p w14:paraId="4D5A9F32" w14:textId="489AE318" w:rsidR="00AD6DB4" w:rsidRPr="00671C8B" w:rsidDel="000934B8" w:rsidRDefault="00AD6DB4" w:rsidP="00166AF3">
            <w:pPr>
              <w:pStyle w:val="TableBody"/>
              <w:rPr>
                <w:del w:id="18168" w:author="Alban Roche" w:date="2017-08-02T16:44:00Z"/>
                <w:rFonts w:ascii="Times New Roman" w:hAnsi="Times New Roman" w:cs="Times New Roman"/>
                <w:sz w:val="20"/>
                <w:szCs w:val="20"/>
                <w:u w:val="single"/>
              </w:rPr>
            </w:pPr>
          </w:p>
          <w:p w14:paraId="289A2A4A" w14:textId="7906DE3E" w:rsidR="00AD6DB4" w:rsidRPr="00671C8B" w:rsidDel="000934B8" w:rsidRDefault="00AD6DB4" w:rsidP="00166AF3">
            <w:pPr>
              <w:pStyle w:val="TableBody"/>
              <w:rPr>
                <w:del w:id="18169" w:author="Alban Roche" w:date="2017-08-02T16:44:00Z"/>
                <w:rFonts w:ascii="Times New Roman" w:hAnsi="Times New Roman" w:cs="Times New Roman"/>
                <w:sz w:val="20"/>
                <w:szCs w:val="20"/>
                <w:u w:val="single"/>
              </w:rPr>
            </w:pPr>
          </w:p>
          <w:p w14:paraId="3D552CA7" w14:textId="77D90BBC" w:rsidR="00AD6DB4" w:rsidRPr="00671C8B" w:rsidDel="000934B8" w:rsidRDefault="00AD6DB4" w:rsidP="00166AF3">
            <w:pPr>
              <w:pStyle w:val="TableBody"/>
              <w:rPr>
                <w:del w:id="18170" w:author="Alban Roche" w:date="2017-08-02T16:44:00Z"/>
                <w:u w:val="single"/>
              </w:rPr>
            </w:pPr>
            <w:del w:id="18171" w:author="Alban Roche" w:date="2017-08-02T16:44:00Z">
              <w:r w:rsidRPr="00671C8B" w:rsidDel="000934B8">
                <w:rPr>
                  <w:u w:val="single"/>
                </w:rPr>
                <w:delText>Response</w:delText>
              </w:r>
            </w:del>
          </w:p>
          <w:p w14:paraId="079EDF5C" w14:textId="1DB8E6C5" w:rsidR="00AD6DB4" w:rsidRPr="00671C8B" w:rsidDel="000934B8" w:rsidRDefault="00AD6DB4" w:rsidP="00166AF3">
            <w:pPr>
              <w:pStyle w:val="TableBody"/>
              <w:rPr>
                <w:del w:id="18172" w:author="Alban Roche" w:date="2017-08-02T16:44:00Z"/>
                <w:b/>
                <w:lang w:eastAsia="zh-CN"/>
              </w:rPr>
            </w:pPr>
            <w:del w:id="18173" w:author="Alban Roche" w:date="2017-08-02T16:44:00Z">
              <w:r w:rsidRPr="00671C8B" w:rsidDel="000934B8">
                <w:rPr>
                  <w:b/>
                  <w:lang w:eastAsia="zh-CN"/>
                </w:rPr>
                <w:delText>+STKPRO: (01,05,16,17,18,19,20,21,32,33,34,35,36,37,38,40,52,53,64)</w:delText>
              </w:r>
            </w:del>
          </w:p>
          <w:p w14:paraId="74EB73FB" w14:textId="307F5B0A" w:rsidR="00AD6DB4" w:rsidRPr="00671C8B" w:rsidDel="000934B8" w:rsidRDefault="00AD6DB4" w:rsidP="00166AF3">
            <w:pPr>
              <w:pStyle w:val="TableBody"/>
              <w:rPr>
                <w:del w:id="18174" w:author="Alban Roche" w:date="2017-08-02T16:44:00Z"/>
                <w:b/>
                <w:lang w:eastAsia="zh-CN"/>
              </w:rPr>
            </w:pPr>
            <w:del w:id="18175" w:author="Alban Roche" w:date="2017-08-02T16:44:00Z">
              <w:r w:rsidRPr="00671C8B" w:rsidDel="000934B8">
                <w:rPr>
                  <w:b/>
                  <w:lang w:eastAsia="zh-CN"/>
                </w:rPr>
                <w:delText>OK</w:delText>
              </w:r>
            </w:del>
          </w:p>
        </w:tc>
      </w:tr>
      <w:tr w:rsidR="00AD6DB4" w:rsidRPr="00671C8B" w:rsidDel="000934B8" w14:paraId="13A71121" w14:textId="1E8F98FE" w:rsidTr="00166AF3">
        <w:trPr>
          <w:cantSplit w:val="0"/>
          <w:del w:id="18176" w:author="Alban Roche" w:date="2017-08-02T16:44:00Z"/>
        </w:trPr>
        <w:tc>
          <w:tcPr>
            <w:tcW w:w="1728" w:type="dxa"/>
          </w:tcPr>
          <w:p w14:paraId="6D0701EB" w14:textId="21C6DE74" w:rsidR="00AD6DB4" w:rsidRPr="00671C8B" w:rsidDel="000934B8" w:rsidRDefault="00AD6DB4" w:rsidP="00166AF3">
            <w:pPr>
              <w:pStyle w:val="TableBody"/>
              <w:rPr>
                <w:del w:id="18177" w:author="Alban Roche" w:date="2017-08-02T16:44:00Z"/>
                <w:i/>
                <w:lang w:eastAsia="zh-CN"/>
              </w:rPr>
            </w:pPr>
            <w:del w:id="18178" w:author="Alban Roche" w:date="2017-08-02T16:44:00Z">
              <w:r w:rsidRPr="00671C8B" w:rsidDel="000934B8">
                <w:rPr>
                  <w:i/>
                  <w:lang w:eastAsia="zh-CN"/>
                </w:rPr>
                <w:delText>Unsolicited Notification</w:delText>
              </w:r>
            </w:del>
          </w:p>
        </w:tc>
        <w:tc>
          <w:tcPr>
            <w:tcW w:w="7560" w:type="dxa"/>
          </w:tcPr>
          <w:p w14:paraId="40E17AB9" w14:textId="64EFB16E" w:rsidR="00AD6DB4" w:rsidRPr="00671C8B" w:rsidDel="000934B8" w:rsidRDefault="00AD6DB4" w:rsidP="00166AF3">
            <w:pPr>
              <w:pStyle w:val="TableBody"/>
              <w:rPr>
                <w:del w:id="18179" w:author="Alban Roche" w:date="2017-08-02T16:44:00Z"/>
                <w:u w:val="single"/>
                <w:lang w:eastAsia="zh-CN"/>
              </w:rPr>
            </w:pPr>
            <w:del w:id="18180" w:author="Alban Roche" w:date="2017-08-02T16:44:00Z">
              <w:r w:rsidRPr="00671C8B" w:rsidDel="000934B8">
                <w:rPr>
                  <w:u w:val="single"/>
                  <w:lang w:eastAsia="zh-CN"/>
                </w:rPr>
                <w:delText>Response</w:delText>
              </w:r>
            </w:del>
          </w:p>
          <w:p w14:paraId="252DE9D8" w14:textId="18CE306B" w:rsidR="00AD6DB4" w:rsidRPr="00671C8B" w:rsidDel="000934B8" w:rsidRDefault="00AD6DB4" w:rsidP="00166AF3">
            <w:pPr>
              <w:pStyle w:val="TableBody"/>
              <w:rPr>
                <w:del w:id="18181" w:author="Alban Roche" w:date="2017-08-02T16:44:00Z"/>
                <w:b/>
                <w:lang w:eastAsia="zh-CN"/>
              </w:rPr>
            </w:pPr>
            <w:del w:id="18182" w:author="Alban Roche" w:date="2017-08-02T16:44:00Z">
              <w:r w:rsidRPr="00671C8B" w:rsidDel="000934B8">
                <w:rPr>
                  <w:b/>
                  <w:lang w:eastAsia="zh-CN"/>
                </w:rPr>
                <w:delText>+STKPRO: &lt;proactive_cmd&gt;...</w:delText>
              </w:r>
            </w:del>
          </w:p>
          <w:p w14:paraId="6D70C6C0" w14:textId="39242D19" w:rsidR="00AD6DB4" w:rsidRPr="00671C8B" w:rsidDel="000934B8" w:rsidRDefault="00AD6DB4" w:rsidP="00166AF3">
            <w:pPr>
              <w:pStyle w:val="TableBody"/>
              <w:rPr>
                <w:del w:id="18183" w:author="Alban Roche" w:date="2017-08-02T16:44:00Z"/>
                <w:b/>
                <w:lang w:eastAsia="zh-CN"/>
              </w:rPr>
            </w:pPr>
          </w:p>
          <w:p w14:paraId="1A85B84D" w14:textId="10DDC35F" w:rsidR="00AD6DB4" w:rsidRPr="00671C8B" w:rsidDel="000934B8" w:rsidRDefault="00AD6DB4" w:rsidP="00166AF3">
            <w:pPr>
              <w:pStyle w:val="TableBody"/>
              <w:rPr>
                <w:del w:id="18184" w:author="Alban Roche" w:date="2017-08-02T16:44:00Z"/>
              </w:rPr>
            </w:pPr>
            <w:del w:id="18185" w:author="Alban Roche" w:date="2017-08-02T16:44:00Z">
              <w:r w:rsidRPr="00671C8B" w:rsidDel="000934B8">
                <w:delText>Details of which are as follows:</w:delText>
              </w:r>
            </w:del>
          </w:p>
          <w:p w14:paraId="16FC21E4" w14:textId="65E6FC76" w:rsidR="00AD6DB4" w:rsidRPr="00671C8B" w:rsidDel="000934B8" w:rsidRDefault="00AD6DB4" w:rsidP="0059466D">
            <w:pPr>
              <w:pStyle w:val="TableBody"/>
              <w:numPr>
                <w:ilvl w:val="0"/>
                <w:numId w:val="63"/>
              </w:numPr>
              <w:rPr>
                <w:del w:id="18186" w:author="Alban Roche" w:date="2017-08-02T16:44:00Z"/>
                <w:b/>
                <w:lang w:eastAsia="zh-CN"/>
              </w:rPr>
            </w:pPr>
            <w:del w:id="18187" w:author="Alban Roche" w:date="2017-08-02T16:44:00Z">
              <w:r w:rsidRPr="00671C8B" w:rsidDel="000934B8">
                <w:rPr>
                  <w:b/>
                  <w:lang w:eastAsia="zh-CN"/>
                </w:rPr>
                <w:delText>+STKPRO: 01, &lt;type&gt;</w:delText>
              </w:r>
            </w:del>
          </w:p>
          <w:p w14:paraId="61ACD8FB" w14:textId="0FB408F1" w:rsidR="00AD6DB4" w:rsidRPr="00671C8B" w:rsidDel="000934B8" w:rsidRDefault="00AD6DB4" w:rsidP="0059466D">
            <w:pPr>
              <w:pStyle w:val="TableBody"/>
              <w:numPr>
                <w:ilvl w:val="0"/>
                <w:numId w:val="63"/>
              </w:numPr>
              <w:rPr>
                <w:del w:id="18188" w:author="Alban Roche" w:date="2017-08-02T16:44:00Z"/>
                <w:b/>
                <w:lang w:eastAsia="zh-CN"/>
              </w:rPr>
            </w:pPr>
            <w:del w:id="18189" w:author="Alban Roche" w:date="2017-08-02T16:44:00Z">
              <w:r w:rsidRPr="00671C8B" w:rsidDel="000934B8">
                <w:rPr>
                  <w:b/>
                  <w:lang w:eastAsia="zh-CN"/>
                </w:rPr>
                <w:delText>+STKPRO: 05, &lt;event_list&gt;</w:delText>
              </w:r>
            </w:del>
          </w:p>
          <w:p w14:paraId="3F0CF504" w14:textId="7145D0E2" w:rsidR="00AD6DB4" w:rsidRPr="00671C8B" w:rsidDel="000934B8" w:rsidRDefault="00AD6DB4" w:rsidP="0059466D">
            <w:pPr>
              <w:pStyle w:val="TableBody"/>
              <w:numPr>
                <w:ilvl w:val="0"/>
                <w:numId w:val="63"/>
              </w:numPr>
              <w:rPr>
                <w:del w:id="18190" w:author="Alban Roche" w:date="2017-08-02T16:44:00Z"/>
                <w:b/>
                <w:lang w:eastAsia="zh-CN"/>
              </w:rPr>
            </w:pPr>
            <w:del w:id="18191" w:author="Alban Roche" w:date="2017-08-02T16:44:00Z">
              <w:r w:rsidRPr="00671C8B" w:rsidDel="000934B8">
                <w:rPr>
                  <w:b/>
                  <w:lang w:eastAsia="zh-CN"/>
                </w:rPr>
                <w:delText>+STKPRO: 16, &lt;number&gt;, &lt;subaddr&gt;, &lt;type&gt;, &lt;alpha_1&gt;, &lt;icon_id1&gt;, &lt;alpha_2&gt;,&lt;icon_id2&gt;</w:delText>
              </w:r>
            </w:del>
          </w:p>
          <w:p w14:paraId="6F208081" w14:textId="1AC3F477" w:rsidR="00AD6DB4" w:rsidRPr="00671C8B" w:rsidDel="000934B8" w:rsidRDefault="00AD6DB4" w:rsidP="0059466D">
            <w:pPr>
              <w:pStyle w:val="TableBody"/>
              <w:numPr>
                <w:ilvl w:val="0"/>
                <w:numId w:val="63"/>
              </w:numPr>
              <w:rPr>
                <w:del w:id="18192" w:author="Alban Roche" w:date="2017-08-02T16:44:00Z"/>
                <w:b/>
                <w:lang w:eastAsia="zh-CN"/>
              </w:rPr>
            </w:pPr>
            <w:del w:id="18193" w:author="Alban Roche" w:date="2017-08-02T16:44:00Z">
              <w:r w:rsidRPr="00671C8B" w:rsidDel="000934B8">
                <w:rPr>
                  <w:b/>
                  <w:lang w:eastAsia="zh-CN"/>
                </w:rPr>
                <w:delText>+STKPRO: 17, &lt;ss_data&gt;, &lt;alpha&gt;, &lt;icon_id&gt;, &lt;ref_number&gt;</w:delText>
              </w:r>
            </w:del>
          </w:p>
          <w:p w14:paraId="4CEEBDD6" w14:textId="2D0E9CEA" w:rsidR="00AD6DB4" w:rsidRPr="00671C8B" w:rsidDel="000934B8" w:rsidRDefault="00AD6DB4" w:rsidP="0059466D">
            <w:pPr>
              <w:pStyle w:val="TableBody"/>
              <w:numPr>
                <w:ilvl w:val="0"/>
                <w:numId w:val="63"/>
              </w:numPr>
              <w:rPr>
                <w:del w:id="18194" w:author="Alban Roche" w:date="2017-08-02T16:44:00Z"/>
                <w:b/>
                <w:lang w:eastAsia="zh-CN"/>
              </w:rPr>
            </w:pPr>
            <w:del w:id="18195" w:author="Alban Roche" w:date="2017-08-02T16:44:00Z">
              <w:r w:rsidRPr="00671C8B" w:rsidDel="000934B8">
                <w:rPr>
                  <w:b/>
                  <w:lang w:eastAsia="zh-CN"/>
                </w:rPr>
                <w:delText>+STKPRO: 18, &lt;dcs&gt;, &lt;hex_string&gt;, &lt;alpha&gt;, &lt;icon_id&gt;, &lt;ref_number&gt;</w:delText>
              </w:r>
            </w:del>
          </w:p>
          <w:p w14:paraId="7DF5A703" w14:textId="23217519" w:rsidR="00AD6DB4" w:rsidRPr="00671C8B" w:rsidDel="000934B8" w:rsidRDefault="00AD6DB4" w:rsidP="0059466D">
            <w:pPr>
              <w:pStyle w:val="TableBody"/>
              <w:numPr>
                <w:ilvl w:val="0"/>
                <w:numId w:val="63"/>
              </w:numPr>
              <w:rPr>
                <w:del w:id="18196" w:author="Alban Roche" w:date="2017-08-02T16:44:00Z"/>
                <w:b/>
                <w:lang w:eastAsia="zh-CN"/>
              </w:rPr>
            </w:pPr>
            <w:del w:id="18197" w:author="Alban Roche" w:date="2017-08-02T16:44:00Z">
              <w:r w:rsidRPr="00671C8B" w:rsidDel="000934B8">
                <w:rPr>
                  <w:b/>
                  <w:lang w:eastAsia="zh-CN"/>
                </w:rPr>
                <w:delText>+STKPRO: 19, &lt;alpha&gt;, &lt;icon_id&gt;, &lt;ref_number&gt;</w:delText>
              </w:r>
            </w:del>
          </w:p>
          <w:p w14:paraId="541509FC" w14:textId="7503C2BD" w:rsidR="00AD6DB4" w:rsidRPr="00671C8B" w:rsidDel="000934B8" w:rsidRDefault="00AD6DB4" w:rsidP="0059466D">
            <w:pPr>
              <w:pStyle w:val="TableBody"/>
              <w:numPr>
                <w:ilvl w:val="0"/>
                <w:numId w:val="63"/>
              </w:numPr>
              <w:rPr>
                <w:del w:id="18198" w:author="Alban Roche" w:date="2017-08-02T16:44:00Z"/>
                <w:b/>
                <w:lang w:eastAsia="zh-CN"/>
              </w:rPr>
            </w:pPr>
            <w:del w:id="18199" w:author="Alban Roche" w:date="2017-08-02T16:44:00Z">
              <w:r w:rsidRPr="00671C8B" w:rsidDel="000934B8">
                <w:rPr>
                  <w:b/>
                  <w:lang w:eastAsia="zh-CN"/>
                </w:rPr>
                <w:delText>+STKPRO: 20, &lt;alpha&gt;, &lt;icon_id&gt;, &lt;dtmf_string&gt;</w:delText>
              </w:r>
            </w:del>
          </w:p>
          <w:p w14:paraId="462CF7F7" w14:textId="7E311B8C" w:rsidR="00AD6DB4" w:rsidRPr="00671C8B" w:rsidDel="000934B8" w:rsidRDefault="00AD6DB4" w:rsidP="0059466D">
            <w:pPr>
              <w:pStyle w:val="TableBody"/>
              <w:numPr>
                <w:ilvl w:val="0"/>
                <w:numId w:val="63"/>
              </w:numPr>
              <w:rPr>
                <w:del w:id="18200" w:author="Alban Roche" w:date="2017-08-02T16:44:00Z"/>
                <w:b/>
                <w:lang w:eastAsia="zh-CN"/>
              </w:rPr>
            </w:pPr>
            <w:del w:id="18201" w:author="Alban Roche" w:date="2017-08-02T16:44:00Z">
              <w:r w:rsidRPr="00671C8B" w:rsidDel="000934B8">
                <w:rPr>
                  <w:b/>
                  <w:lang w:eastAsia="zh-CN"/>
                </w:rPr>
                <w:delText>+STKPRO: 21, &lt;URL&gt;, &lt;alpha&gt;, &lt;icon_id&gt;</w:delText>
              </w:r>
            </w:del>
          </w:p>
          <w:p w14:paraId="46319C64" w14:textId="7C7FB59F" w:rsidR="00AD6DB4" w:rsidRPr="00671C8B" w:rsidDel="000934B8" w:rsidRDefault="00AD6DB4" w:rsidP="0059466D">
            <w:pPr>
              <w:pStyle w:val="TableBody"/>
              <w:numPr>
                <w:ilvl w:val="0"/>
                <w:numId w:val="63"/>
              </w:numPr>
              <w:rPr>
                <w:del w:id="18202" w:author="Alban Roche" w:date="2017-08-02T16:44:00Z"/>
                <w:b/>
                <w:lang w:eastAsia="zh-CN"/>
              </w:rPr>
            </w:pPr>
            <w:del w:id="18203" w:author="Alban Roche" w:date="2017-08-02T16:44:00Z">
              <w:r w:rsidRPr="00671C8B" w:rsidDel="000934B8">
                <w:rPr>
                  <w:b/>
                  <w:lang w:eastAsia="zh-CN"/>
                </w:rPr>
                <w:delText>+STKPRO: 32, &lt;tone&gt;, &lt;unit&gt;, &lt;interval&gt;, &lt;alpha&gt;, &lt;icon_id&gt;</w:delText>
              </w:r>
            </w:del>
          </w:p>
          <w:p w14:paraId="7849841D" w14:textId="6E782A58" w:rsidR="00AD6DB4" w:rsidRPr="00671C8B" w:rsidDel="000934B8" w:rsidRDefault="00AD6DB4" w:rsidP="0059466D">
            <w:pPr>
              <w:pStyle w:val="TableBody"/>
              <w:numPr>
                <w:ilvl w:val="0"/>
                <w:numId w:val="63"/>
              </w:numPr>
              <w:rPr>
                <w:del w:id="18204" w:author="Alban Roche" w:date="2017-08-02T16:44:00Z"/>
                <w:b/>
                <w:lang w:eastAsia="zh-CN"/>
              </w:rPr>
            </w:pPr>
            <w:del w:id="18205" w:author="Alban Roche" w:date="2017-08-02T16:44:00Z">
              <w:r w:rsidRPr="00671C8B" w:rsidDel="000934B8">
                <w:rPr>
                  <w:b/>
                  <w:lang w:eastAsia="zh-CN"/>
                </w:rPr>
                <w:delText>+STKPRO: 33, &lt;type&gt;, &lt;dcs&gt;, &lt;hex_string&gt;, &lt;icon_id&gt;</w:delText>
              </w:r>
            </w:del>
          </w:p>
          <w:p w14:paraId="375E39EE" w14:textId="1DB645D2" w:rsidR="00AD6DB4" w:rsidRPr="00671C8B" w:rsidDel="000934B8" w:rsidRDefault="00AD6DB4" w:rsidP="0059466D">
            <w:pPr>
              <w:pStyle w:val="TableBody"/>
              <w:numPr>
                <w:ilvl w:val="0"/>
                <w:numId w:val="63"/>
              </w:numPr>
              <w:rPr>
                <w:del w:id="18206" w:author="Alban Roche" w:date="2017-08-02T16:44:00Z"/>
                <w:b/>
                <w:lang w:eastAsia="zh-CN"/>
              </w:rPr>
            </w:pPr>
            <w:del w:id="18207" w:author="Alban Roche" w:date="2017-08-02T16:44:00Z">
              <w:r w:rsidRPr="00671C8B" w:rsidDel="000934B8">
                <w:rPr>
                  <w:b/>
                  <w:lang w:eastAsia="zh-CN"/>
                </w:rPr>
                <w:delText>+STKPRO: 34, &lt;type&gt;, &lt;dcs&gt;, &lt;hex_string&gt;, &lt;icon_id&gt;</w:delText>
              </w:r>
            </w:del>
          </w:p>
          <w:p w14:paraId="34E140CB" w14:textId="6A6E084F" w:rsidR="00AD6DB4" w:rsidRPr="00671C8B" w:rsidDel="000934B8" w:rsidRDefault="00AD6DB4" w:rsidP="0059466D">
            <w:pPr>
              <w:pStyle w:val="TableBody"/>
              <w:numPr>
                <w:ilvl w:val="0"/>
                <w:numId w:val="63"/>
              </w:numPr>
              <w:rPr>
                <w:del w:id="18208" w:author="Alban Roche" w:date="2017-08-02T16:44:00Z"/>
                <w:b/>
                <w:lang w:eastAsia="zh-CN"/>
              </w:rPr>
            </w:pPr>
            <w:del w:id="18209" w:author="Alban Roche" w:date="2017-08-02T16:44:00Z">
              <w:r w:rsidRPr="00671C8B" w:rsidDel="000934B8">
                <w:rPr>
                  <w:b/>
                  <w:lang w:eastAsia="zh-CN"/>
                </w:rPr>
                <w:delText>+STKPRO: 35, &lt;type&gt;, &lt;dcs&gt;, &lt;hex_string&gt;, &lt;max_rsp_len&gt;, &lt;min_rsp_len&gt;, &lt;defaulttext&gt;, &lt;icon_id&gt;</w:delText>
              </w:r>
            </w:del>
          </w:p>
          <w:p w14:paraId="407F83B6" w14:textId="1E15F447" w:rsidR="00AD6DB4" w:rsidRPr="00671C8B" w:rsidDel="000934B8" w:rsidRDefault="00AD6DB4" w:rsidP="0059466D">
            <w:pPr>
              <w:pStyle w:val="TableBody"/>
              <w:numPr>
                <w:ilvl w:val="0"/>
                <w:numId w:val="63"/>
              </w:numPr>
              <w:rPr>
                <w:del w:id="18210" w:author="Alban Roche" w:date="2017-08-02T16:44:00Z"/>
                <w:b/>
                <w:lang w:eastAsia="zh-CN"/>
              </w:rPr>
            </w:pPr>
            <w:del w:id="18211" w:author="Alban Roche" w:date="2017-08-02T16:44:00Z">
              <w:r w:rsidRPr="00671C8B" w:rsidDel="000934B8">
                <w:rPr>
                  <w:b/>
                  <w:lang w:eastAsia="zh-CN"/>
                </w:rPr>
                <w:delText>+STKPRO: 36, &lt;type&gt;, &lt;alpha&gt;, &lt;item_id&gt;, &lt;total_items&gt;, &lt;item_text&gt;, &lt;next_action&gt;, &lt;default_item&gt;, &lt;icon_id&gt;, &lt;icon_id_list_element&gt;</w:delText>
              </w:r>
            </w:del>
          </w:p>
          <w:p w14:paraId="76ECC065" w14:textId="4B496750" w:rsidR="00AD6DB4" w:rsidRPr="00671C8B" w:rsidDel="000934B8" w:rsidRDefault="00AD6DB4" w:rsidP="0059466D">
            <w:pPr>
              <w:pStyle w:val="TableBody"/>
              <w:numPr>
                <w:ilvl w:val="0"/>
                <w:numId w:val="63"/>
              </w:numPr>
              <w:rPr>
                <w:del w:id="18212" w:author="Alban Roche" w:date="2017-08-02T16:44:00Z"/>
                <w:b/>
                <w:lang w:eastAsia="zh-CN"/>
              </w:rPr>
            </w:pPr>
            <w:del w:id="18213" w:author="Alban Roche" w:date="2017-08-02T16:44:00Z">
              <w:r w:rsidRPr="00671C8B" w:rsidDel="000934B8">
                <w:rPr>
                  <w:b/>
                  <w:lang w:eastAsia="zh-CN"/>
                </w:rPr>
                <w:delText>+STKPRO: 37, &lt;type&gt;, &lt;alpha&gt;, &lt;item_id&gt;, &lt;total_items&gt;, &lt;item_text&gt;, &lt;next_action&gt;, &lt;icon_id&gt;, &lt;icon_id_list_element&gt;</w:delText>
              </w:r>
            </w:del>
          </w:p>
          <w:p w14:paraId="739DD661" w14:textId="4BA2D5B3" w:rsidR="00AD6DB4" w:rsidDel="000934B8" w:rsidRDefault="00AD6DB4" w:rsidP="0059466D">
            <w:pPr>
              <w:pStyle w:val="TableBody"/>
              <w:numPr>
                <w:ilvl w:val="0"/>
                <w:numId w:val="63"/>
              </w:numPr>
              <w:rPr>
                <w:del w:id="18214" w:author="Alban Roche" w:date="2017-08-02T16:44:00Z"/>
                <w:b/>
                <w:lang w:eastAsia="zh-CN"/>
              </w:rPr>
            </w:pPr>
            <w:del w:id="18215" w:author="Alban Roche" w:date="2017-08-02T16:44:00Z">
              <w:r w:rsidRPr="00671C8B" w:rsidDel="000934B8">
                <w:rPr>
                  <w:b/>
                  <w:lang w:eastAsia="zh-CN"/>
                </w:rPr>
                <w:delText>+STKPRO: 38, &lt;type&gt;</w:delText>
              </w:r>
            </w:del>
          </w:p>
          <w:p w14:paraId="09363277" w14:textId="61147100" w:rsidR="00AD6DB4" w:rsidRPr="00605018" w:rsidDel="000934B8" w:rsidRDefault="00AD6DB4" w:rsidP="0059466D">
            <w:pPr>
              <w:pStyle w:val="TableBody"/>
              <w:numPr>
                <w:ilvl w:val="0"/>
                <w:numId w:val="63"/>
              </w:numPr>
              <w:rPr>
                <w:del w:id="18216" w:author="Alban Roche" w:date="2017-08-02T16:44:00Z"/>
                <w:b/>
                <w:lang w:eastAsia="zh-CN"/>
              </w:rPr>
            </w:pPr>
            <w:del w:id="18217" w:author="Alban Roche" w:date="2017-08-02T16:44:00Z">
              <w:r w:rsidRPr="00605018" w:rsidDel="000934B8">
                <w:rPr>
                  <w:b/>
                  <w:lang w:eastAsia="zh-CN"/>
                </w:rPr>
                <w:delText>+STKPRO: 40, &lt;dcs&gt;, &lt;hex_string&gt;, &lt;icon_id&gt;</w:delText>
              </w:r>
            </w:del>
          </w:p>
          <w:p w14:paraId="7F3AB001" w14:textId="78BDDE4C" w:rsidR="00AD6DB4" w:rsidRPr="00605018" w:rsidDel="000934B8" w:rsidRDefault="00AD6DB4" w:rsidP="0059466D">
            <w:pPr>
              <w:pStyle w:val="TableBody"/>
              <w:numPr>
                <w:ilvl w:val="0"/>
                <w:numId w:val="63"/>
              </w:numPr>
              <w:autoSpaceDE w:val="0"/>
              <w:autoSpaceDN w:val="0"/>
              <w:adjustRightInd w:val="0"/>
              <w:spacing w:before="0" w:after="0"/>
              <w:rPr>
                <w:del w:id="18218" w:author="Alban Roche" w:date="2017-08-02T16:44:00Z"/>
                <w:rFonts w:eastAsia="SimSun"/>
                <w:b/>
                <w:bCs/>
                <w:szCs w:val="18"/>
              </w:rPr>
            </w:pPr>
            <w:del w:id="18219" w:author="Alban Roche" w:date="2017-08-02T16:44:00Z">
              <w:r w:rsidRPr="00605018" w:rsidDel="000934B8">
                <w:rPr>
                  <w:b/>
                  <w:lang w:eastAsia="zh-CN"/>
                </w:rPr>
                <w:delText>+STKPRO: 52, &lt;type&gt;, &lt;alpha&gt;, &lt;icon_id&gt;</w:delText>
              </w:r>
            </w:del>
          </w:p>
          <w:p w14:paraId="097F2016" w14:textId="2CB36DE5" w:rsidR="00AD6DB4" w:rsidRPr="00605018" w:rsidDel="000934B8" w:rsidRDefault="00AD6DB4" w:rsidP="0059466D">
            <w:pPr>
              <w:pStyle w:val="TableBody"/>
              <w:numPr>
                <w:ilvl w:val="0"/>
                <w:numId w:val="63"/>
              </w:numPr>
              <w:autoSpaceDE w:val="0"/>
              <w:autoSpaceDN w:val="0"/>
              <w:adjustRightInd w:val="0"/>
              <w:spacing w:before="0" w:after="0"/>
              <w:rPr>
                <w:del w:id="18220" w:author="Alban Roche" w:date="2017-08-02T16:44:00Z"/>
                <w:rFonts w:eastAsia="SimSun"/>
                <w:b/>
                <w:bCs/>
                <w:szCs w:val="18"/>
              </w:rPr>
            </w:pPr>
            <w:del w:id="18221" w:author="Alban Roche" w:date="2017-08-02T16:44:00Z">
              <w:r w:rsidRPr="00605018" w:rsidDel="000934B8">
                <w:rPr>
                  <w:rFonts w:eastAsia="SimSun"/>
                  <w:b/>
                  <w:bCs/>
                  <w:szCs w:val="18"/>
                </w:rPr>
                <w:delText>+STKPRO: 53, &lt;language&gt;</w:delText>
              </w:r>
            </w:del>
          </w:p>
          <w:p w14:paraId="6CFE9A12" w14:textId="44E2C226" w:rsidR="00AD6DB4" w:rsidRPr="00605018" w:rsidDel="000934B8" w:rsidRDefault="00AD6DB4" w:rsidP="0059466D">
            <w:pPr>
              <w:pStyle w:val="TableBody"/>
              <w:numPr>
                <w:ilvl w:val="0"/>
                <w:numId w:val="63"/>
              </w:numPr>
              <w:autoSpaceDE w:val="0"/>
              <w:autoSpaceDN w:val="0"/>
              <w:adjustRightInd w:val="0"/>
              <w:spacing w:before="0" w:after="0"/>
              <w:rPr>
                <w:del w:id="18222" w:author="Alban Roche" w:date="2017-08-02T16:44:00Z"/>
                <w:b/>
                <w:lang w:eastAsia="zh-CN"/>
              </w:rPr>
            </w:pPr>
            <w:del w:id="18223" w:author="Alban Roche" w:date="2017-08-02T16:44:00Z">
              <w:r w:rsidRPr="00605018" w:rsidDel="000934B8">
                <w:rPr>
                  <w:rFonts w:eastAsia="SimSun"/>
                  <w:b/>
                  <w:bCs/>
                  <w:szCs w:val="18"/>
                </w:rPr>
                <w:delText>+STKPRO: 64, &lt;cmd_qualifier&gt;, &lt;alpha_id&gt;, &lt;icon_refrence&gt;, &lt;dialing_number&gt;, &lt;reconnect_interval&gt;, &lt;reconnect_unit&gt;,</w:delText>
              </w:r>
              <w:r w:rsidRPr="00605018" w:rsidDel="000934B8">
                <w:rPr>
                  <w:rFonts w:eastAsia="SimSun"/>
                  <w:b/>
                  <w:bCs/>
                  <w:szCs w:val="18"/>
                </w:rPr>
                <w:br/>
                <w:delText>&lt;idle_interval&gt;, &lt;idle_unit&gt;, &lt;bearer_type&gt;, &lt;bearer_parameter&gt;, &lt;buffer_size&gt;, &lt;login_dcs&gt;, &lt;login_text&gt;, &lt;password_dcs&gt;,</w:delText>
              </w:r>
              <w:r w:rsidRPr="00605018" w:rsidDel="000934B8">
                <w:rPr>
                  <w:rFonts w:eastAsia="SimSun"/>
                  <w:b/>
                  <w:bCs/>
                  <w:szCs w:val="18"/>
                </w:rPr>
                <w:br/>
                <w:delText>&lt;password_text&gt;, &lt;transaport_level&gt;, &lt;transport_port&gt;, &lt;sub_address&gt;, &lt;destination_address_type&gt;, &lt;destination_address&gt;</w:delText>
              </w:r>
            </w:del>
          </w:p>
          <w:p w14:paraId="7E699993" w14:textId="4A3F1681" w:rsidR="00AD6DB4" w:rsidRPr="00671C8B" w:rsidDel="000934B8" w:rsidRDefault="00AD6DB4" w:rsidP="00166AF3">
            <w:pPr>
              <w:pStyle w:val="TableBody"/>
              <w:rPr>
                <w:del w:id="18224" w:author="Alban Roche" w:date="2017-08-02T16:44:00Z"/>
                <w:b/>
                <w:lang w:eastAsia="zh-CN"/>
              </w:rPr>
            </w:pPr>
          </w:p>
          <w:p w14:paraId="3435921E" w14:textId="0378DDD4" w:rsidR="00AD6DB4" w:rsidRPr="00671C8B" w:rsidDel="000934B8" w:rsidRDefault="00AD6DB4" w:rsidP="00166AF3">
            <w:pPr>
              <w:pStyle w:val="TableBody"/>
              <w:rPr>
                <w:del w:id="18225" w:author="Alban Roche" w:date="2017-08-02T16:44:00Z"/>
                <w:u w:val="single"/>
                <w:lang w:eastAsia="zh-CN"/>
              </w:rPr>
            </w:pPr>
            <w:del w:id="18226" w:author="Alban Roche" w:date="2017-08-02T16:44:00Z">
              <w:r w:rsidRPr="00671C8B" w:rsidDel="000934B8">
                <w:rPr>
                  <w:u w:val="single"/>
                  <w:lang w:eastAsia="zh-CN"/>
                </w:rPr>
                <w:delText>Parameters</w:delText>
              </w:r>
            </w:del>
          </w:p>
          <w:p w14:paraId="06334A2A" w14:textId="3F1F2898" w:rsidR="00AD6DB4" w:rsidRPr="00671C8B" w:rsidDel="000934B8" w:rsidRDefault="00AD6DB4" w:rsidP="00166AF3">
            <w:pPr>
              <w:pStyle w:val="TableBody"/>
              <w:rPr>
                <w:del w:id="18227" w:author="Alban Roche" w:date="2017-08-02T16:44:00Z"/>
                <w:rFonts w:eastAsia="SimSun"/>
              </w:rPr>
            </w:pPr>
            <w:del w:id="18228" w:author="Alban Roche" w:date="2017-08-02T16:44:00Z">
              <w:r w:rsidRPr="00671C8B" w:rsidDel="000934B8">
                <w:rPr>
                  <w:rFonts w:eastAsia="SimSun"/>
                  <w:b/>
                </w:rPr>
                <w:delText>&lt;alpha&gt;, &lt;alpha_1&gt;, &lt;alpha_2&gt;, &lt;item_text&gt;, &lt;default text&gt;</w:delText>
              </w:r>
              <w:r w:rsidRPr="00671C8B" w:rsidDel="000934B8">
                <w:rPr>
                  <w:rFonts w:eastAsia="SimSun"/>
                </w:rPr>
                <w:delText xml:space="preserve"> </w:delText>
              </w:r>
              <w:r w:rsidRPr="00671C8B" w:rsidDel="000934B8">
                <w:rPr>
                  <w:rStyle w:val="TableBodyChar"/>
                  <w:rFonts w:eastAsia="SimSun"/>
                </w:rPr>
                <w:delText>Text string</w:delText>
              </w:r>
            </w:del>
          </w:p>
          <w:p w14:paraId="78B0E8BF" w14:textId="29651940" w:rsidR="00AD6DB4" w:rsidDel="000934B8" w:rsidRDefault="00AD6DB4" w:rsidP="00166AF3">
            <w:pPr>
              <w:pStyle w:val="TableBody"/>
              <w:rPr>
                <w:del w:id="18229" w:author="Alban Roche" w:date="2017-08-02T16:44:00Z"/>
                <w:rFonts w:eastAsia="SimSun"/>
              </w:rPr>
            </w:pPr>
          </w:p>
          <w:p w14:paraId="35DDF022" w14:textId="00B1A61D" w:rsidR="00AD6DB4" w:rsidRPr="00671C8B" w:rsidDel="000934B8" w:rsidRDefault="00AD6DB4" w:rsidP="00166AF3">
            <w:pPr>
              <w:pStyle w:val="TableBody"/>
              <w:rPr>
                <w:del w:id="18230" w:author="Alban Roche" w:date="2017-08-02T16:44:00Z"/>
                <w:u w:val="single"/>
                <w:lang w:eastAsia="zh-CN"/>
              </w:rPr>
            </w:pPr>
            <w:del w:id="18231" w:author="Alban Roche" w:date="2017-08-02T16:44:00Z">
              <w:r w:rsidRPr="00671C8B" w:rsidDel="000934B8">
                <w:rPr>
                  <w:rFonts w:eastAsia="SimSun"/>
                  <w:b/>
                </w:rPr>
                <w:delText>&lt;dsc&gt;</w:delText>
              </w:r>
              <w:r w:rsidRPr="00671C8B" w:rsidDel="000934B8">
                <w:rPr>
                  <w:rFonts w:eastAsia="SimSun"/>
                </w:rPr>
                <w:delText xml:space="preserve"> Data coding scheme</w:delText>
              </w:r>
            </w:del>
          </w:p>
          <w:p w14:paraId="1E520EDD" w14:textId="3A3E5A16" w:rsidR="00AD6DB4" w:rsidRPr="00671C8B" w:rsidDel="000934B8" w:rsidRDefault="00AD6DB4" w:rsidP="00166AF3">
            <w:pPr>
              <w:pStyle w:val="TableBody"/>
              <w:rPr>
                <w:del w:id="18232" w:author="Alban Roche" w:date="2017-08-02T16:44:00Z"/>
                <w:b/>
              </w:rPr>
            </w:pPr>
          </w:p>
          <w:p w14:paraId="4D10E4D7" w14:textId="3C0920CA" w:rsidR="00AD6DB4" w:rsidRPr="00671C8B" w:rsidDel="000934B8" w:rsidRDefault="00AD6DB4" w:rsidP="00166AF3">
            <w:pPr>
              <w:pStyle w:val="TableBody"/>
              <w:rPr>
                <w:del w:id="18233" w:author="Alban Roche" w:date="2017-08-02T16:44:00Z"/>
              </w:rPr>
            </w:pPr>
            <w:del w:id="18234" w:author="Alban Roche" w:date="2017-08-02T16:44:00Z">
              <w:r w:rsidRPr="00671C8B" w:rsidDel="000934B8">
                <w:rPr>
                  <w:b/>
                </w:rPr>
                <w:delText>&lt;default_item&gt;</w:delText>
              </w:r>
              <w:r w:rsidRPr="00671C8B" w:rsidDel="000934B8">
                <w:tab/>
                <w:delText>Default items (s. item_id)</w:delText>
              </w:r>
            </w:del>
          </w:p>
          <w:p w14:paraId="1C27DA8F" w14:textId="453BAFB6" w:rsidR="00AD6DB4" w:rsidRPr="00671C8B" w:rsidDel="000934B8" w:rsidRDefault="00AD6DB4" w:rsidP="00166AF3">
            <w:pPr>
              <w:pStyle w:val="TableBody"/>
              <w:rPr>
                <w:del w:id="18235" w:author="Alban Roche" w:date="2017-08-02T16:44:00Z"/>
                <w:b/>
              </w:rPr>
            </w:pPr>
          </w:p>
          <w:p w14:paraId="3FF85A3E" w14:textId="7B02A5BD" w:rsidR="00AD6DB4" w:rsidRPr="00671C8B" w:rsidDel="000934B8" w:rsidRDefault="00AD6DB4" w:rsidP="00166AF3">
            <w:pPr>
              <w:pStyle w:val="TableBody"/>
              <w:rPr>
                <w:del w:id="18236" w:author="Alban Roche" w:date="2017-08-02T16:44:00Z"/>
              </w:rPr>
            </w:pPr>
            <w:del w:id="18237" w:author="Alban Roche" w:date="2017-08-02T16:44:00Z">
              <w:r w:rsidRPr="00671C8B" w:rsidDel="000934B8">
                <w:rPr>
                  <w:b/>
                </w:rPr>
                <w:delText>&lt;event_list&gt;</w:delText>
              </w:r>
              <w:r w:rsidRPr="00671C8B" w:rsidDel="000934B8">
                <w:tab/>
                <w:delText>04</w:delText>
              </w:r>
              <w:r w:rsidRPr="00671C8B" w:rsidDel="000934B8">
                <w:tab/>
                <w:delText>User activity event</w:delText>
              </w:r>
            </w:del>
          </w:p>
          <w:p w14:paraId="35AAE280" w14:textId="3D2A9F16" w:rsidR="00AD6DB4" w:rsidRPr="00671C8B" w:rsidDel="000934B8" w:rsidRDefault="00AD6DB4" w:rsidP="00166AF3">
            <w:pPr>
              <w:pStyle w:val="TableBody"/>
              <w:rPr>
                <w:del w:id="18238" w:author="Alban Roche" w:date="2017-08-02T16:44:00Z"/>
              </w:rPr>
            </w:pPr>
            <w:del w:id="18239" w:author="Alban Roche" w:date="2017-08-02T16:44:00Z">
              <w:r w:rsidRPr="00671C8B" w:rsidDel="000934B8">
                <w:tab/>
              </w:r>
              <w:r w:rsidRPr="00671C8B" w:rsidDel="000934B8">
                <w:tab/>
                <w:delText>05</w:delText>
              </w:r>
              <w:r w:rsidRPr="00671C8B" w:rsidDel="000934B8">
                <w:tab/>
                <w:delText>Idle screen available event</w:delText>
              </w:r>
            </w:del>
          </w:p>
          <w:p w14:paraId="77C02A81" w14:textId="753F5B17" w:rsidR="00AD6DB4" w:rsidRPr="00671C8B" w:rsidDel="000934B8" w:rsidRDefault="00AD6DB4" w:rsidP="00166AF3">
            <w:pPr>
              <w:pStyle w:val="TableBody"/>
              <w:rPr>
                <w:del w:id="18240" w:author="Alban Roche" w:date="2017-08-02T16:44:00Z"/>
              </w:rPr>
            </w:pPr>
            <w:del w:id="18241" w:author="Alban Roche" w:date="2017-08-02T16:44:00Z">
              <w:r w:rsidRPr="00671C8B" w:rsidDel="000934B8">
                <w:tab/>
              </w:r>
              <w:r w:rsidRPr="00671C8B" w:rsidDel="000934B8">
                <w:tab/>
                <w:delText>07</w:delText>
              </w:r>
              <w:r w:rsidRPr="00671C8B" w:rsidDel="000934B8">
                <w:tab/>
                <w:delText>Language selection</w:delText>
              </w:r>
            </w:del>
          </w:p>
          <w:p w14:paraId="222B872F" w14:textId="19544F87" w:rsidR="00AD6DB4" w:rsidRPr="00671C8B" w:rsidDel="000934B8" w:rsidRDefault="00AD6DB4" w:rsidP="00166AF3">
            <w:pPr>
              <w:pStyle w:val="TableBody"/>
              <w:rPr>
                <w:del w:id="18242" w:author="Alban Roche" w:date="2017-08-02T16:44:00Z"/>
              </w:rPr>
            </w:pPr>
            <w:del w:id="18243" w:author="Alban Roche" w:date="2017-08-02T16:44:00Z">
              <w:r w:rsidRPr="00671C8B" w:rsidDel="000934B8">
                <w:tab/>
              </w:r>
              <w:r w:rsidRPr="00671C8B" w:rsidDel="000934B8">
                <w:tab/>
                <w:delText>08</w:delText>
              </w:r>
              <w:r w:rsidRPr="00671C8B" w:rsidDel="000934B8">
                <w:tab/>
                <w:delText>Browser termination event</w:delText>
              </w:r>
            </w:del>
          </w:p>
          <w:p w14:paraId="7AEDD456" w14:textId="527B9EBF" w:rsidR="00AD6DB4" w:rsidRPr="00671C8B" w:rsidDel="000934B8" w:rsidRDefault="00AD6DB4" w:rsidP="00166AF3">
            <w:pPr>
              <w:pStyle w:val="TableBody"/>
              <w:rPr>
                <w:del w:id="18244" w:author="Alban Roche" w:date="2017-08-02T16:44:00Z"/>
                <w:b/>
              </w:rPr>
            </w:pPr>
          </w:p>
          <w:p w14:paraId="10F7E546" w14:textId="6B5EB3B1" w:rsidR="00AD6DB4" w:rsidRPr="00671C8B" w:rsidDel="000934B8" w:rsidRDefault="00AD6DB4" w:rsidP="00166AF3">
            <w:pPr>
              <w:pStyle w:val="TableBody"/>
              <w:rPr>
                <w:del w:id="18245" w:author="Alban Roche" w:date="2017-08-02T16:44:00Z"/>
              </w:rPr>
            </w:pPr>
            <w:del w:id="18246" w:author="Alban Roche" w:date="2017-08-02T16:44:00Z">
              <w:r w:rsidRPr="00671C8B" w:rsidDel="000934B8">
                <w:rPr>
                  <w:b/>
                </w:rPr>
                <w:delText>&lt;hex_string&gt;</w:delText>
              </w:r>
              <w:r w:rsidRPr="00671C8B" w:rsidDel="000934B8">
                <w:tab/>
              </w:r>
              <w:r w:rsidRPr="00671C8B" w:rsidDel="000934B8">
                <w:tab/>
                <w:delText>String containing data in hexadecimal format</w:delText>
              </w:r>
            </w:del>
          </w:p>
          <w:p w14:paraId="112375FD" w14:textId="2B208EA1" w:rsidR="00AD6DB4" w:rsidRPr="00671C8B" w:rsidDel="000934B8" w:rsidRDefault="00AD6DB4" w:rsidP="00166AF3">
            <w:pPr>
              <w:pStyle w:val="TableBody"/>
              <w:rPr>
                <w:del w:id="18247" w:author="Alban Roche" w:date="2017-08-02T16:44:00Z"/>
                <w:b/>
              </w:rPr>
            </w:pPr>
          </w:p>
          <w:p w14:paraId="1872304C" w14:textId="617BFAF4" w:rsidR="00AD6DB4" w:rsidRPr="00671C8B" w:rsidDel="000934B8" w:rsidRDefault="00AD6DB4" w:rsidP="00166AF3">
            <w:pPr>
              <w:pStyle w:val="TableBody"/>
              <w:rPr>
                <w:del w:id="18248" w:author="Alban Roche" w:date="2017-08-02T16:44:00Z"/>
              </w:rPr>
            </w:pPr>
            <w:del w:id="18249" w:author="Alban Roche" w:date="2017-08-02T16:44:00Z">
              <w:r w:rsidRPr="00671C8B" w:rsidDel="000934B8">
                <w:rPr>
                  <w:b/>
                </w:rPr>
                <w:delText>&lt;icon_id&gt;, &lt;icon_id1&gt;, &lt;icon_id2&gt;, &lt;icon_id_list_element&gt;</w:delText>
              </w:r>
              <w:r w:rsidRPr="00671C8B" w:rsidDel="000934B8">
                <w:tab/>
                <w:delText>List containing icon IDs. For example, &lt;icon_id1&gt;, &lt;icon_id2&gt;</w:delText>
              </w:r>
            </w:del>
          </w:p>
          <w:p w14:paraId="6FB38EBA" w14:textId="6C574BC3" w:rsidR="00AD6DB4" w:rsidRPr="00671C8B" w:rsidDel="000934B8" w:rsidRDefault="00AD6DB4" w:rsidP="00166AF3">
            <w:pPr>
              <w:pStyle w:val="TableBody"/>
              <w:rPr>
                <w:del w:id="18250" w:author="Alban Roche" w:date="2017-08-02T16:44:00Z"/>
                <w:b/>
              </w:rPr>
            </w:pPr>
          </w:p>
          <w:p w14:paraId="56775B79" w14:textId="59582B2F" w:rsidR="00AD6DB4" w:rsidRPr="00671C8B" w:rsidDel="000934B8" w:rsidRDefault="00AD6DB4" w:rsidP="00166AF3">
            <w:pPr>
              <w:pStyle w:val="TableBody"/>
              <w:rPr>
                <w:del w:id="18251" w:author="Alban Roche" w:date="2017-08-02T16:44:00Z"/>
              </w:rPr>
            </w:pPr>
            <w:del w:id="18252" w:author="Alban Roche" w:date="2017-08-02T16:44:00Z">
              <w:r w:rsidRPr="00671C8B" w:rsidDel="000934B8">
                <w:rPr>
                  <w:b/>
                </w:rPr>
                <w:delText>&lt;interval&gt;</w:delText>
              </w:r>
              <w:r w:rsidRPr="00671C8B" w:rsidDel="000934B8">
                <w:tab/>
                <w:delText>Time duration in number of units</w:delText>
              </w:r>
            </w:del>
          </w:p>
          <w:p w14:paraId="3BFD0BFF" w14:textId="267D7F0B" w:rsidR="00AD6DB4" w:rsidRPr="00671C8B" w:rsidDel="000934B8" w:rsidRDefault="00AD6DB4" w:rsidP="00166AF3">
            <w:pPr>
              <w:pStyle w:val="TableBody"/>
              <w:rPr>
                <w:del w:id="18253" w:author="Alban Roche" w:date="2017-08-02T16:44:00Z"/>
                <w:b/>
              </w:rPr>
            </w:pPr>
          </w:p>
          <w:p w14:paraId="75C203B6" w14:textId="012D41FF" w:rsidR="00AD6DB4" w:rsidRPr="00671C8B" w:rsidDel="000934B8" w:rsidRDefault="00AD6DB4" w:rsidP="00166AF3">
            <w:pPr>
              <w:pStyle w:val="TableBody"/>
              <w:rPr>
                <w:del w:id="18254" w:author="Alban Roche" w:date="2017-08-02T16:44:00Z"/>
              </w:rPr>
            </w:pPr>
            <w:del w:id="18255" w:author="Alban Roche" w:date="2017-08-02T16:44:00Z">
              <w:r w:rsidRPr="00671C8B" w:rsidDel="000934B8">
                <w:rPr>
                  <w:b/>
                </w:rPr>
                <w:delText>&lt;item_id&gt;</w:delText>
              </w:r>
              <w:r w:rsidRPr="00671C8B" w:rsidDel="000934B8">
                <w:tab/>
                <w:delText>Item identifier (identifier of item chosen, refer to GSM 11.14)</w:delText>
              </w:r>
            </w:del>
          </w:p>
          <w:p w14:paraId="2F15414C" w14:textId="404977C1" w:rsidR="00AD6DB4" w:rsidRPr="00671C8B" w:rsidDel="000934B8" w:rsidRDefault="00AD6DB4" w:rsidP="00166AF3">
            <w:pPr>
              <w:pStyle w:val="TableBody"/>
              <w:rPr>
                <w:del w:id="18256" w:author="Alban Roche" w:date="2017-08-02T16:44:00Z"/>
                <w:b/>
              </w:rPr>
            </w:pPr>
          </w:p>
          <w:p w14:paraId="5D76D4E7" w14:textId="1FAE19D1" w:rsidR="00AD6DB4" w:rsidRPr="00671C8B" w:rsidDel="000934B8" w:rsidRDefault="00AD6DB4" w:rsidP="00166AF3">
            <w:pPr>
              <w:pStyle w:val="TableBody"/>
              <w:rPr>
                <w:del w:id="18257" w:author="Alban Roche" w:date="2017-08-02T16:44:00Z"/>
              </w:rPr>
            </w:pPr>
            <w:del w:id="18258" w:author="Alban Roche" w:date="2017-08-02T16:44:00Z">
              <w:r w:rsidRPr="00671C8B" w:rsidDel="000934B8">
                <w:rPr>
                  <w:b/>
                </w:rPr>
                <w:delText>&lt;language&gt;</w:delText>
              </w:r>
              <w:r w:rsidRPr="00671C8B" w:rsidDel="000934B8">
                <w:tab/>
                <w:delText>2-byte string indicating the language</w:delText>
              </w:r>
            </w:del>
          </w:p>
          <w:p w14:paraId="32D28905" w14:textId="75211AFF" w:rsidR="00AD6DB4" w:rsidRPr="00671C8B" w:rsidDel="000934B8" w:rsidRDefault="00AD6DB4" w:rsidP="00166AF3">
            <w:pPr>
              <w:pStyle w:val="TableBody"/>
              <w:rPr>
                <w:del w:id="18259" w:author="Alban Roche" w:date="2017-08-02T16:44:00Z"/>
                <w:b/>
              </w:rPr>
            </w:pPr>
          </w:p>
          <w:p w14:paraId="51DF5C42" w14:textId="2DC078FA" w:rsidR="00AD6DB4" w:rsidRPr="00671C8B" w:rsidDel="000934B8" w:rsidRDefault="00AD6DB4" w:rsidP="00166AF3">
            <w:pPr>
              <w:pStyle w:val="TableBody"/>
              <w:rPr>
                <w:del w:id="18260" w:author="Alban Roche" w:date="2017-08-02T16:44:00Z"/>
              </w:rPr>
            </w:pPr>
            <w:del w:id="18261" w:author="Alban Roche" w:date="2017-08-02T16:44:00Z">
              <w:r w:rsidRPr="00671C8B" w:rsidDel="000934B8">
                <w:rPr>
                  <w:b/>
                </w:rPr>
                <w:delText>&lt;max rsp len&gt;</w:delText>
              </w:r>
              <w:r w:rsidRPr="00671C8B" w:rsidDel="000934B8">
                <w:tab/>
                <w:delText>Maximum response length</w:delText>
              </w:r>
            </w:del>
          </w:p>
          <w:p w14:paraId="00E328D8" w14:textId="4BEDDC85" w:rsidR="00AD6DB4" w:rsidRPr="00671C8B" w:rsidDel="000934B8" w:rsidRDefault="00AD6DB4" w:rsidP="00166AF3">
            <w:pPr>
              <w:pStyle w:val="TableBody"/>
              <w:rPr>
                <w:del w:id="18262" w:author="Alban Roche" w:date="2017-08-02T16:44:00Z"/>
                <w:b/>
              </w:rPr>
            </w:pPr>
          </w:p>
          <w:p w14:paraId="25A2AA48" w14:textId="48970E21" w:rsidR="00AD6DB4" w:rsidRPr="00671C8B" w:rsidDel="000934B8" w:rsidRDefault="00AD6DB4" w:rsidP="00166AF3">
            <w:pPr>
              <w:pStyle w:val="TableBody"/>
              <w:rPr>
                <w:del w:id="18263" w:author="Alban Roche" w:date="2017-08-02T16:44:00Z"/>
              </w:rPr>
            </w:pPr>
            <w:del w:id="18264" w:author="Alban Roche" w:date="2017-08-02T16:44:00Z">
              <w:r w:rsidRPr="00671C8B" w:rsidDel="000934B8">
                <w:rPr>
                  <w:b/>
                </w:rPr>
                <w:delText>&lt;min rsp len&gt;</w:delText>
              </w:r>
              <w:r w:rsidRPr="00671C8B" w:rsidDel="000934B8">
                <w:rPr>
                  <w:b/>
                </w:rPr>
                <w:tab/>
              </w:r>
              <w:r w:rsidRPr="00671C8B" w:rsidDel="000934B8">
                <w:delText>Minimum response length</w:delText>
              </w:r>
            </w:del>
          </w:p>
          <w:p w14:paraId="6C6B4E64" w14:textId="6605D5C3" w:rsidR="00AD6DB4" w:rsidRPr="00671C8B" w:rsidDel="000934B8" w:rsidRDefault="00AD6DB4" w:rsidP="00166AF3">
            <w:pPr>
              <w:pStyle w:val="TableBody"/>
              <w:rPr>
                <w:del w:id="18265" w:author="Alban Roche" w:date="2017-08-02T16:44:00Z"/>
                <w:b/>
              </w:rPr>
            </w:pPr>
          </w:p>
          <w:p w14:paraId="6BAB4D8C" w14:textId="6B75D418" w:rsidR="00AD6DB4" w:rsidRPr="00671C8B" w:rsidDel="000934B8" w:rsidRDefault="00AD6DB4" w:rsidP="00166AF3">
            <w:pPr>
              <w:pStyle w:val="TableBody"/>
              <w:rPr>
                <w:del w:id="18266" w:author="Alban Roche" w:date="2017-08-02T16:44:00Z"/>
              </w:rPr>
            </w:pPr>
            <w:del w:id="18267" w:author="Alban Roche" w:date="2017-08-02T16:44:00Z">
              <w:r w:rsidRPr="00671C8B" w:rsidDel="000934B8">
                <w:rPr>
                  <w:b/>
                </w:rPr>
                <w:delText>&lt;next_action&gt;</w:delText>
              </w:r>
              <w:r w:rsidRPr="00671C8B" w:rsidDel="000934B8">
                <w:tab/>
                <w:delText>Next action</w:delText>
              </w:r>
            </w:del>
          </w:p>
          <w:p w14:paraId="25CAD5CB" w14:textId="2256865F" w:rsidR="00AD6DB4" w:rsidRPr="00671C8B" w:rsidDel="000934B8" w:rsidRDefault="00AD6DB4" w:rsidP="00166AF3">
            <w:pPr>
              <w:pStyle w:val="TableBody"/>
              <w:rPr>
                <w:del w:id="18268" w:author="Alban Roche" w:date="2017-08-02T16:44:00Z"/>
                <w:b/>
              </w:rPr>
            </w:pPr>
          </w:p>
          <w:p w14:paraId="71788FCE" w14:textId="0ECD331D" w:rsidR="00AD6DB4" w:rsidRPr="00671C8B" w:rsidDel="000934B8" w:rsidRDefault="00AD6DB4" w:rsidP="00166AF3">
            <w:pPr>
              <w:pStyle w:val="TableBody"/>
              <w:rPr>
                <w:del w:id="18269" w:author="Alban Roche" w:date="2017-08-02T16:44:00Z"/>
              </w:rPr>
            </w:pPr>
            <w:del w:id="18270" w:author="Alban Roche" w:date="2017-08-02T16:44:00Z">
              <w:r w:rsidRPr="00671C8B" w:rsidDel="000934B8">
                <w:rPr>
                  <w:b/>
                </w:rPr>
                <w:delText>&lt;number&gt;</w:delText>
              </w:r>
              <w:r w:rsidRPr="00671C8B" w:rsidDel="000934B8">
                <w:tab/>
                <w:delText>Called party number</w:delText>
              </w:r>
            </w:del>
          </w:p>
          <w:p w14:paraId="3931C17B" w14:textId="712E8572" w:rsidR="00AD6DB4" w:rsidRPr="00671C8B" w:rsidDel="000934B8" w:rsidRDefault="00AD6DB4" w:rsidP="00166AF3">
            <w:pPr>
              <w:pStyle w:val="TableBody"/>
              <w:rPr>
                <w:del w:id="18271" w:author="Alban Roche" w:date="2017-08-02T16:44:00Z"/>
                <w:b/>
              </w:rPr>
            </w:pPr>
          </w:p>
          <w:p w14:paraId="44D85809" w14:textId="69779DD4" w:rsidR="00AD6DB4" w:rsidRPr="00671C8B" w:rsidDel="000934B8" w:rsidRDefault="00AD6DB4" w:rsidP="00166AF3">
            <w:pPr>
              <w:pStyle w:val="TableBody"/>
              <w:rPr>
                <w:del w:id="18272" w:author="Alban Roche" w:date="2017-08-02T16:44:00Z"/>
              </w:rPr>
            </w:pPr>
            <w:del w:id="18273" w:author="Alban Roche" w:date="2017-08-02T16:44:00Z">
              <w:r w:rsidRPr="00671C8B" w:rsidDel="000934B8">
                <w:rPr>
                  <w:b/>
                </w:rPr>
                <w:delText>&lt;proactive_cmd&gt;</w:delText>
              </w:r>
              <w:r w:rsidRPr="00671C8B" w:rsidDel="000934B8">
                <w:tab/>
                <w:delText>01</w:delText>
              </w:r>
              <w:r w:rsidRPr="00671C8B" w:rsidDel="000934B8">
                <w:tab/>
                <w:delText>Refresh</w:delText>
              </w:r>
            </w:del>
          </w:p>
          <w:p w14:paraId="3AB62EA1" w14:textId="5B7944EB" w:rsidR="00AD6DB4" w:rsidRPr="00671C8B" w:rsidDel="000934B8" w:rsidRDefault="00AD6DB4" w:rsidP="00166AF3">
            <w:pPr>
              <w:pStyle w:val="TableBody"/>
              <w:rPr>
                <w:del w:id="18274" w:author="Alban Roche" w:date="2017-08-02T16:44:00Z"/>
              </w:rPr>
            </w:pPr>
            <w:del w:id="18275" w:author="Alban Roche" w:date="2017-08-02T16:44:00Z">
              <w:r w:rsidRPr="00671C8B" w:rsidDel="000934B8">
                <w:tab/>
              </w:r>
              <w:r w:rsidRPr="00671C8B" w:rsidDel="000934B8">
                <w:tab/>
              </w:r>
              <w:r w:rsidRPr="00671C8B" w:rsidDel="000934B8">
                <w:tab/>
                <w:delText>05</w:delText>
              </w:r>
              <w:r w:rsidRPr="00671C8B" w:rsidDel="000934B8">
                <w:tab/>
                <w:delText>Set up event list</w:delText>
              </w:r>
            </w:del>
          </w:p>
          <w:p w14:paraId="7A27BCC3" w14:textId="34F1297A" w:rsidR="00AD6DB4" w:rsidRPr="00671C8B" w:rsidDel="000934B8" w:rsidRDefault="00AD6DB4" w:rsidP="00166AF3">
            <w:pPr>
              <w:pStyle w:val="TableBody"/>
              <w:rPr>
                <w:del w:id="18276" w:author="Alban Roche" w:date="2017-08-02T16:44:00Z"/>
              </w:rPr>
            </w:pPr>
            <w:del w:id="18277" w:author="Alban Roche" w:date="2017-08-02T16:44:00Z">
              <w:r w:rsidRPr="00671C8B" w:rsidDel="000934B8">
                <w:tab/>
              </w:r>
              <w:r w:rsidRPr="00671C8B" w:rsidDel="000934B8">
                <w:tab/>
              </w:r>
              <w:r w:rsidRPr="00671C8B" w:rsidDel="000934B8">
                <w:tab/>
                <w:delText>16</w:delText>
              </w:r>
              <w:r w:rsidRPr="00671C8B" w:rsidDel="000934B8">
                <w:tab/>
                <w:delText>Set up call</w:delText>
              </w:r>
            </w:del>
          </w:p>
          <w:p w14:paraId="618182B8" w14:textId="482F0004" w:rsidR="00AD6DB4" w:rsidRPr="00671C8B" w:rsidDel="000934B8" w:rsidRDefault="00AD6DB4" w:rsidP="00166AF3">
            <w:pPr>
              <w:pStyle w:val="TableBody"/>
              <w:rPr>
                <w:del w:id="18278" w:author="Alban Roche" w:date="2017-08-02T16:44:00Z"/>
              </w:rPr>
            </w:pPr>
            <w:del w:id="18279" w:author="Alban Roche" w:date="2017-08-02T16:44:00Z">
              <w:r w:rsidRPr="00671C8B" w:rsidDel="000934B8">
                <w:tab/>
              </w:r>
              <w:r w:rsidRPr="00671C8B" w:rsidDel="000934B8">
                <w:tab/>
              </w:r>
              <w:r w:rsidRPr="00671C8B" w:rsidDel="000934B8">
                <w:tab/>
                <w:delText>17</w:delText>
              </w:r>
              <w:r w:rsidRPr="00671C8B" w:rsidDel="000934B8">
                <w:tab/>
                <w:delText>Send SS</w:delText>
              </w:r>
            </w:del>
          </w:p>
          <w:p w14:paraId="4080ACAD" w14:textId="4C3929D5" w:rsidR="00AD6DB4" w:rsidRPr="00671C8B" w:rsidDel="000934B8" w:rsidRDefault="00AD6DB4" w:rsidP="00166AF3">
            <w:pPr>
              <w:pStyle w:val="TableBody"/>
              <w:rPr>
                <w:del w:id="18280" w:author="Alban Roche" w:date="2017-08-02T16:44:00Z"/>
              </w:rPr>
            </w:pPr>
            <w:del w:id="18281" w:author="Alban Roche" w:date="2017-08-02T16:44:00Z">
              <w:r w:rsidRPr="00671C8B" w:rsidDel="000934B8">
                <w:tab/>
              </w:r>
              <w:r w:rsidRPr="00671C8B" w:rsidDel="000934B8">
                <w:tab/>
              </w:r>
              <w:r w:rsidRPr="00671C8B" w:rsidDel="000934B8">
                <w:tab/>
                <w:delText>18</w:delText>
              </w:r>
              <w:r w:rsidRPr="00671C8B" w:rsidDel="000934B8">
                <w:tab/>
                <w:delText>Send USSD</w:delText>
              </w:r>
            </w:del>
          </w:p>
          <w:p w14:paraId="236D4EE7" w14:textId="45CAD4D7" w:rsidR="00AD6DB4" w:rsidRPr="00671C8B" w:rsidDel="000934B8" w:rsidRDefault="00AD6DB4" w:rsidP="00166AF3">
            <w:pPr>
              <w:pStyle w:val="TableBody"/>
              <w:rPr>
                <w:del w:id="18282" w:author="Alban Roche" w:date="2017-08-02T16:44:00Z"/>
              </w:rPr>
            </w:pPr>
            <w:del w:id="18283" w:author="Alban Roche" w:date="2017-08-02T16:44:00Z">
              <w:r w:rsidRPr="00671C8B" w:rsidDel="000934B8">
                <w:tab/>
              </w:r>
              <w:r w:rsidRPr="00671C8B" w:rsidDel="000934B8">
                <w:tab/>
              </w:r>
              <w:r w:rsidRPr="00671C8B" w:rsidDel="000934B8">
                <w:tab/>
                <w:delText>19</w:delText>
              </w:r>
              <w:r w:rsidRPr="00671C8B" w:rsidDel="000934B8">
                <w:tab/>
                <w:delText>Send SMS</w:delText>
              </w:r>
            </w:del>
          </w:p>
          <w:p w14:paraId="3378B688" w14:textId="4A26A2C8" w:rsidR="00AD6DB4" w:rsidRPr="00671C8B" w:rsidDel="000934B8" w:rsidRDefault="00AD6DB4" w:rsidP="00166AF3">
            <w:pPr>
              <w:pStyle w:val="TableBody"/>
              <w:rPr>
                <w:del w:id="18284" w:author="Alban Roche" w:date="2017-08-02T16:44:00Z"/>
              </w:rPr>
            </w:pPr>
            <w:del w:id="18285" w:author="Alban Roche" w:date="2017-08-02T16:44:00Z">
              <w:r w:rsidRPr="00671C8B" w:rsidDel="000934B8">
                <w:tab/>
              </w:r>
              <w:r w:rsidRPr="00671C8B" w:rsidDel="000934B8">
                <w:tab/>
              </w:r>
              <w:r w:rsidRPr="00671C8B" w:rsidDel="000934B8">
                <w:tab/>
                <w:delText>20</w:delText>
              </w:r>
              <w:r w:rsidRPr="00671C8B" w:rsidDel="000934B8">
                <w:tab/>
                <w:delText>Send DTMF</w:delText>
              </w:r>
            </w:del>
          </w:p>
          <w:p w14:paraId="38FF453D" w14:textId="73EB51B9" w:rsidR="00AD6DB4" w:rsidRPr="00671C8B" w:rsidDel="000934B8" w:rsidRDefault="00AD6DB4" w:rsidP="00166AF3">
            <w:pPr>
              <w:pStyle w:val="TableBody"/>
              <w:rPr>
                <w:del w:id="18286" w:author="Alban Roche" w:date="2017-08-02T16:44:00Z"/>
              </w:rPr>
            </w:pPr>
            <w:del w:id="18287" w:author="Alban Roche" w:date="2017-08-02T16:44:00Z">
              <w:r w:rsidRPr="00671C8B" w:rsidDel="000934B8">
                <w:tab/>
              </w:r>
              <w:r w:rsidRPr="00671C8B" w:rsidDel="000934B8">
                <w:tab/>
              </w:r>
              <w:r w:rsidRPr="00671C8B" w:rsidDel="000934B8">
                <w:tab/>
                <w:delText>21</w:delText>
              </w:r>
              <w:r w:rsidRPr="00671C8B" w:rsidDel="000934B8">
                <w:tab/>
                <w:delText>Launch browser</w:delText>
              </w:r>
            </w:del>
          </w:p>
          <w:p w14:paraId="34101A17" w14:textId="32073AA7" w:rsidR="00AD6DB4" w:rsidRPr="00671C8B" w:rsidDel="000934B8" w:rsidRDefault="00AD6DB4" w:rsidP="00166AF3">
            <w:pPr>
              <w:pStyle w:val="TableBody"/>
              <w:rPr>
                <w:del w:id="18288" w:author="Alban Roche" w:date="2017-08-02T16:44:00Z"/>
              </w:rPr>
            </w:pPr>
            <w:del w:id="18289" w:author="Alban Roche" w:date="2017-08-02T16:44:00Z">
              <w:r w:rsidRPr="00671C8B" w:rsidDel="000934B8">
                <w:tab/>
              </w:r>
              <w:r w:rsidRPr="00671C8B" w:rsidDel="000934B8">
                <w:tab/>
              </w:r>
              <w:r w:rsidRPr="00671C8B" w:rsidDel="000934B8">
                <w:tab/>
                <w:delText>32</w:delText>
              </w:r>
              <w:r w:rsidRPr="00671C8B" w:rsidDel="000934B8">
                <w:tab/>
                <w:delText>Play tone</w:delText>
              </w:r>
            </w:del>
          </w:p>
          <w:p w14:paraId="68C5B188" w14:textId="7AC0D579" w:rsidR="00AD6DB4" w:rsidRPr="00671C8B" w:rsidDel="000934B8" w:rsidRDefault="00AD6DB4" w:rsidP="00166AF3">
            <w:pPr>
              <w:pStyle w:val="TableBody"/>
              <w:rPr>
                <w:del w:id="18290" w:author="Alban Roche" w:date="2017-08-02T16:44:00Z"/>
              </w:rPr>
            </w:pPr>
            <w:del w:id="18291" w:author="Alban Roche" w:date="2017-08-02T16:44:00Z">
              <w:r w:rsidRPr="00671C8B" w:rsidDel="000934B8">
                <w:tab/>
              </w:r>
              <w:r w:rsidRPr="00671C8B" w:rsidDel="000934B8">
                <w:tab/>
              </w:r>
              <w:r w:rsidRPr="00671C8B" w:rsidDel="000934B8">
                <w:tab/>
                <w:delText>33</w:delText>
              </w:r>
              <w:r w:rsidRPr="00671C8B" w:rsidDel="000934B8">
                <w:tab/>
                <w:delText>Display text</w:delText>
              </w:r>
            </w:del>
          </w:p>
          <w:p w14:paraId="03388BB2" w14:textId="3CF9FA5F" w:rsidR="00AD6DB4" w:rsidRPr="00671C8B" w:rsidDel="000934B8" w:rsidRDefault="00AD6DB4" w:rsidP="00166AF3">
            <w:pPr>
              <w:pStyle w:val="TableBody"/>
              <w:rPr>
                <w:del w:id="18292" w:author="Alban Roche" w:date="2017-08-02T16:44:00Z"/>
              </w:rPr>
            </w:pPr>
            <w:del w:id="18293" w:author="Alban Roche" w:date="2017-08-02T16:44:00Z">
              <w:r w:rsidRPr="00671C8B" w:rsidDel="000934B8">
                <w:tab/>
              </w:r>
              <w:r w:rsidRPr="00671C8B" w:rsidDel="000934B8">
                <w:tab/>
              </w:r>
              <w:r w:rsidRPr="00671C8B" w:rsidDel="000934B8">
                <w:tab/>
                <w:delText>34</w:delText>
              </w:r>
              <w:r w:rsidRPr="00671C8B" w:rsidDel="000934B8">
                <w:tab/>
                <w:delText>Get inkey</w:delText>
              </w:r>
            </w:del>
          </w:p>
          <w:p w14:paraId="2B53E49C" w14:textId="6AE1CF53" w:rsidR="00AD6DB4" w:rsidRPr="00671C8B" w:rsidDel="000934B8" w:rsidRDefault="00AD6DB4" w:rsidP="00166AF3">
            <w:pPr>
              <w:pStyle w:val="TableBody"/>
              <w:rPr>
                <w:del w:id="18294" w:author="Alban Roche" w:date="2017-08-02T16:44:00Z"/>
              </w:rPr>
            </w:pPr>
            <w:del w:id="18295" w:author="Alban Roche" w:date="2017-08-02T16:44:00Z">
              <w:r w:rsidRPr="00671C8B" w:rsidDel="000934B8">
                <w:tab/>
              </w:r>
              <w:r w:rsidRPr="00671C8B" w:rsidDel="000934B8">
                <w:tab/>
              </w:r>
              <w:r w:rsidRPr="00671C8B" w:rsidDel="000934B8">
                <w:tab/>
                <w:delText>35</w:delText>
              </w:r>
              <w:r w:rsidRPr="00671C8B" w:rsidDel="000934B8">
                <w:tab/>
                <w:delText>Get input</w:delText>
              </w:r>
            </w:del>
          </w:p>
          <w:p w14:paraId="4C761050" w14:textId="4A7B9E39" w:rsidR="00AD6DB4" w:rsidRPr="00671C8B" w:rsidDel="000934B8" w:rsidRDefault="00AD6DB4" w:rsidP="00166AF3">
            <w:pPr>
              <w:pStyle w:val="TableBody"/>
              <w:rPr>
                <w:del w:id="18296" w:author="Alban Roche" w:date="2017-08-02T16:44:00Z"/>
              </w:rPr>
            </w:pPr>
            <w:del w:id="18297" w:author="Alban Roche" w:date="2017-08-02T16:44:00Z">
              <w:r w:rsidRPr="00671C8B" w:rsidDel="000934B8">
                <w:tab/>
              </w:r>
              <w:r w:rsidRPr="00671C8B" w:rsidDel="000934B8">
                <w:tab/>
              </w:r>
              <w:r w:rsidRPr="00671C8B" w:rsidDel="000934B8">
                <w:tab/>
                <w:delText>36</w:delText>
              </w:r>
              <w:r w:rsidRPr="00671C8B" w:rsidDel="000934B8">
                <w:tab/>
                <w:delText>Select item</w:delText>
              </w:r>
            </w:del>
          </w:p>
          <w:p w14:paraId="685C9D29" w14:textId="41799741" w:rsidR="00AD6DB4" w:rsidRPr="00671C8B" w:rsidDel="000934B8" w:rsidRDefault="00AD6DB4" w:rsidP="00166AF3">
            <w:pPr>
              <w:pStyle w:val="TableBody"/>
              <w:rPr>
                <w:del w:id="18298" w:author="Alban Roche" w:date="2017-08-02T16:44:00Z"/>
              </w:rPr>
            </w:pPr>
            <w:del w:id="18299" w:author="Alban Roche" w:date="2017-08-02T16:44:00Z">
              <w:r w:rsidRPr="00671C8B" w:rsidDel="000934B8">
                <w:tab/>
              </w:r>
              <w:r w:rsidRPr="00671C8B" w:rsidDel="000934B8">
                <w:tab/>
              </w:r>
              <w:r w:rsidRPr="00671C8B" w:rsidDel="000934B8">
                <w:tab/>
                <w:delText>37</w:delText>
              </w:r>
              <w:r w:rsidRPr="00671C8B" w:rsidDel="000934B8">
                <w:tab/>
                <w:delText>Set up menu</w:delText>
              </w:r>
            </w:del>
          </w:p>
          <w:p w14:paraId="44060E67" w14:textId="20AFF4D6" w:rsidR="00AD6DB4" w:rsidDel="000934B8" w:rsidRDefault="00AD6DB4" w:rsidP="00166AF3">
            <w:pPr>
              <w:pStyle w:val="TableBody"/>
              <w:rPr>
                <w:del w:id="18300" w:author="Alban Roche" w:date="2017-08-02T16:44:00Z"/>
              </w:rPr>
            </w:pPr>
            <w:del w:id="18301" w:author="Alban Roche" w:date="2017-08-02T16:44:00Z">
              <w:r w:rsidRPr="00671C8B" w:rsidDel="000934B8">
                <w:tab/>
              </w:r>
              <w:r w:rsidRPr="00671C8B" w:rsidDel="000934B8">
                <w:tab/>
              </w:r>
              <w:r w:rsidRPr="00671C8B" w:rsidDel="000934B8">
                <w:tab/>
                <w:delText>38</w:delText>
              </w:r>
              <w:r w:rsidRPr="00671C8B" w:rsidDel="000934B8">
                <w:tab/>
                <w:delText>Language setting</w:delText>
              </w:r>
            </w:del>
          </w:p>
          <w:p w14:paraId="37635D76" w14:textId="4BD4ABB8" w:rsidR="00AD6DB4" w:rsidRPr="00671C8B" w:rsidDel="000934B8" w:rsidRDefault="00AD6DB4" w:rsidP="00166AF3">
            <w:pPr>
              <w:pStyle w:val="TableBody"/>
              <w:rPr>
                <w:del w:id="18302" w:author="Alban Roche" w:date="2017-08-02T16:44:00Z"/>
              </w:rPr>
            </w:pPr>
            <w:del w:id="18303" w:author="Alban Roche" w:date="2017-08-02T16:44:00Z">
              <w:r w:rsidDel="000934B8">
                <w:tab/>
              </w:r>
              <w:r w:rsidDel="000934B8">
                <w:tab/>
              </w:r>
              <w:r w:rsidDel="000934B8">
                <w:tab/>
              </w:r>
              <w:commentRangeStart w:id="18304"/>
              <w:r w:rsidDel="000934B8">
                <w:delText>39</w:delText>
              </w:r>
              <w:r w:rsidDel="000934B8">
                <w:tab/>
                <w:delText>Timer management</w:delText>
              </w:r>
              <w:commentRangeEnd w:id="18304"/>
              <w:r w:rsidDel="000934B8">
                <w:rPr>
                  <w:rStyle w:val="CommentReference"/>
                  <w:rFonts w:ascii="Verdana" w:hAnsi="Verdana" w:cs="Times New Roman"/>
                  <w:lang w:eastAsia="en-US"/>
                </w:rPr>
                <w:commentReference w:id="18304"/>
              </w:r>
            </w:del>
          </w:p>
          <w:p w14:paraId="7A053BC0" w14:textId="1B7EDA15" w:rsidR="00AD6DB4" w:rsidRPr="00671C8B" w:rsidDel="000934B8" w:rsidRDefault="00AD6DB4" w:rsidP="00166AF3">
            <w:pPr>
              <w:pStyle w:val="TableBody"/>
              <w:rPr>
                <w:del w:id="18305" w:author="Alban Roche" w:date="2017-08-02T16:44:00Z"/>
              </w:rPr>
            </w:pPr>
            <w:del w:id="18306" w:author="Alban Roche" w:date="2017-08-02T16:44:00Z">
              <w:r w:rsidRPr="00671C8B" w:rsidDel="000934B8">
                <w:tab/>
              </w:r>
              <w:r w:rsidRPr="00671C8B" w:rsidDel="000934B8">
                <w:tab/>
              </w:r>
              <w:r w:rsidRPr="00671C8B" w:rsidDel="000934B8">
                <w:tab/>
                <w:delText>40</w:delText>
              </w:r>
              <w:r w:rsidRPr="00671C8B" w:rsidDel="000934B8">
                <w:tab/>
                <w:delText>Set up idle mode text</w:delText>
              </w:r>
            </w:del>
          </w:p>
          <w:p w14:paraId="35D22452" w14:textId="30CCD75D" w:rsidR="00AD6DB4" w:rsidRPr="00671C8B" w:rsidDel="000934B8" w:rsidRDefault="00AD6DB4" w:rsidP="00166AF3">
            <w:pPr>
              <w:pStyle w:val="TableBody"/>
              <w:rPr>
                <w:del w:id="18307" w:author="Alban Roche" w:date="2017-08-02T16:44:00Z"/>
              </w:rPr>
            </w:pPr>
            <w:del w:id="18308" w:author="Alban Roche" w:date="2017-08-02T16:44:00Z">
              <w:r w:rsidRPr="00671C8B" w:rsidDel="000934B8">
                <w:tab/>
              </w:r>
              <w:r w:rsidRPr="00671C8B" w:rsidDel="000934B8">
                <w:tab/>
              </w:r>
              <w:r w:rsidRPr="00671C8B" w:rsidDel="000934B8">
                <w:tab/>
                <w:delText>52</w:delText>
              </w:r>
              <w:r w:rsidRPr="00671C8B" w:rsidDel="000934B8">
                <w:tab/>
                <w:delText>Run AT command info</w:delText>
              </w:r>
            </w:del>
          </w:p>
          <w:p w14:paraId="59C82319" w14:textId="769E1988" w:rsidR="00AD6DB4" w:rsidRPr="00671C8B" w:rsidDel="000934B8" w:rsidRDefault="00AD6DB4" w:rsidP="00166AF3">
            <w:pPr>
              <w:pStyle w:val="TableBody"/>
              <w:rPr>
                <w:del w:id="18309" w:author="Alban Roche" w:date="2017-08-02T16:44:00Z"/>
              </w:rPr>
            </w:pPr>
            <w:del w:id="18310" w:author="Alban Roche" w:date="2017-08-02T16:44:00Z">
              <w:r w:rsidRPr="00671C8B" w:rsidDel="000934B8">
                <w:tab/>
              </w:r>
              <w:r w:rsidRPr="00671C8B" w:rsidDel="000934B8">
                <w:tab/>
              </w:r>
              <w:r w:rsidRPr="00671C8B" w:rsidDel="000934B8">
                <w:tab/>
                <w:delText>53</w:delText>
              </w:r>
              <w:r w:rsidRPr="00671C8B" w:rsidDel="000934B8">
                <w:tab/>
                <w:delText>Language notification</w:delText>
              </w:r>
            </w:del>
          </w:p>
          <w:p w14:paraId="6DF75098" w14:textId="695E51BA" w:rsidR="00AD6DB4" w:rsidRPr="00671C8B" w:rsidDel="000934B8" w:rsidRDefault="00AD6DB4" w:rsidP="00166AF3">
            <w:pPr>
              <w:pStyle w:val="TableBody"/>
              <w:rPr>
                <w:del w:id="18311" w:author="Alban Roche" w:date="2017-08-02T16:44:00Z"/>
              </w:rPr>
            </w:pPr>
            <w:del w:id="18312" w:author="Alban Roche" w:date="2017-08-02T16:44:00Z">
              <w:r w:rsidRPr="00671C8B" w:rsidDel="000934B8">
                <w:tab/>
              </w:r>
              <w:r w:rsidRPr="00671C8B" w:rsidDel="000934B8">
                <w:tab/>
              </w:r>
              <w:r w:rsidRPr="00671C8B" w:rsidDel="000934B8">
                <w:tab/>
                <w:delText>64</w:delText>
              </w:r>
              <w:r w:rsidRPr="00671C8B" w:rsidDel="000934B8">
                <w:tab/>
                <w:delText>Open channel</w:delText>
              </w:r>
            </w:del>
          </w:p>
          <w:p w14:paraId="43DBC13E" w14:textId="55BBBC51" w:rsidR="00AD6DB4" w:rsidRPr="00671C8B" w:rsidDel="000934B8" w:rsidRDefault="00AD6DB4" w:rsidP="00166AF3">
            <w:pPr>
              <w:pStyle w:val="TableBody"/>
              <w:rPr>
                <w:del w:id="18313" w:author="Alban Roche" w:date="2017-08-02T16:44:00Z"/>
              </w:rPr>
            </w:pPr>
            <w:del w:id="18314" w:author="Alban Roche" w:date="2017-08-02T16:44:00Z">
              <w:r w:rsidRPr="00671C8B" w:rsidDel="000934B8">
                <w:tab/>
              </w:r>
              <w:r w:rsidRPr="00671C8B" w:rsidDel="000934B8">
                <w:tab/>
              </w:r>
              <w:r w:rsidRPr="00671C8B" w:rsidDel="000934B8">
                <w:tab/>
                <w:delText>129</w:delText>
              </w:r>
              <w:r w:rsidRPr="00671C8B" w:rsidDel="000934B8">
                <w:tab/>
                <w:delText>End of the proactive session</w:delText>
              </w:r>
            </w:del>
          </w:p>
          <w:p w14:paraId="60914243" w14:textId="1E3452A2" w:rsidR="00AD6DB4" w:rsidRPr="00671C8B" w:rsidDel="000934B8" w:rsidRDefault="00AD6DB4" w:rsidP="00166AF3">
            <w:pPr>
              <w:pStyle w:val="TableBody"/>
              <w:rPr>
                <w:del w:id="18315" w:author="Alban Roche" w:date="2017-08-02T16:44:00Z"/>
                <w:b/>
              </w:rPr>
            </w:pPr>
          </w:p>
          <w:p w14:paraId="3FA7DCE8" w14:textId="75BEF345" w:rsidR="00AD6DB4" w:rsidRPr="00671C8B" w:rsidDel="000934B8" w:rsidRDefault="00AD6DB4" w:rsidP="00166AF3">
            <w:pPr>
              <w:pStyle w:val="TableBody"/>
              <w:rPr>
                <w:del w:id="18316" w:author="Alban Roche" w:date="2017-08-02T16:44:00Z"/>
              </w:rPr>
            </w:pPr>
            <w:del w:id="18317" w:author="Alban Roche" w:date="2017-08-02T16:44:00Z">
              <w:r w:rsidRPr="00671C8B" w:rsidDel="000934B8">
                <w:rPr>
                  <w:b/>
                </w:rPr>
                <w:delText>&lt;ref_number&gt;</w:delText>
              </w:r>
              <w:r w:rsidRPr="00671C8B" w:rsidDel="000934B8">
                <w:tab/>
                <w:delText>Reference number</w:delText>
              </w:r>
            </w:del>
          </w:p>
          <w:p w14:paraId="25D27E95" w14:textId="3987A46A" w:rsidR="00AD6DB4" w:rsidRPr="00671C8B" w:rsidDel="000934B8" w:rsidRDefault="00AD6DB4" w:rsidP="00166AF3">
            <w:pPr>
              <w:pStyle w:val="TableBody"/>
              <w:rPr>
                <w:del w:id="18318" w:author="Alban Roche" w:date="2017-08-02T16:44:00Z"/>
                <w:b/>
              </w:rPr>
            </w:pPr>
          </w:p>
          <w:p w14:paraId="174EECDA" w14:textId="15105578" w:rsidR="00AD6DB4" w:rsidRPr="00671C8B" w:rsidDel="000934B8" w:rsidRDefault="00AD6DB4" w:rsidP="00166AF3">
            <w:pPr>
              <w:pStyle w:val="TableBody"/>
              <w:rPr>
                <w:del w:id="18319" w:author="Alban Roche" w:date="2017-08-02T16:44:00Z"/>
              </w:rPr>
            </w:pPr>
            <w:del w:id="18320" w:author="Alban Roche" w:date="2017-08-02T16:44:00Z">
              <w:r w:rsidRPr="00671C8B" w:rsidDel="000934B8">
                <w:rPr>
                  <w:b/>
                </w:rPr>
                <w:delText>&lt;subaddr&gt;</w:delText>
              </w:r>
              <w:r w:rsidRPr="00671C8B" w:rsidDel="000934B8">
                <w:tab/>
                <w:delText>Called party subaddress</w:delText>
              </w:r>
            </w:del>
          </w:p>
          <w:p w14:paraId="49E12F0D" w14:textId="2EAB947E" w:rsidR="00AD6DB4" w:rsidDel="000934B8" w:rsidRDefault="00AD6DB4" w:rsidP="00166AF3">
            <w:pPr>
              <w:pStyle w:val="TableBody"/>
              <w:rPr>
                <w:del w:id="18321" w:author="Alban Roche" w:date="2017-08-02T16:44:00Z"/>
                <w:b/>
              </w:rPr>
            </w:pPr>
          </w:p>
          <w:p w14:paraId="5ED6E6FA" w14:textId="218197EB" w:rsidR="00AD6DB4" w:rsidRPr="00671C8B" w:rsidDel="000934B8" w:rsidRDefault="00AD6DB4" w:rsidP="00166AF3">
            <w:pPr>
              <w:pStyle w:val="TableBody"/>
              <w:rPr>
                <w:del w:id="18322" w:author="Alban Roche" w:date="2017-08-02T16:44:00Z"/>
              </w:rPr>
            </w:pPr>
            <w:del w:id="18323" w:author="Alban Roche" w:date="2017-08-02T16:44:00Z">
              <w:r w:rsidRPr="00671C8B" w:rsidDel="000934B8">
                <w:rPr>
                  <w:b/>
                </w:rPr>
                <w:delText>&lt;ss_data&gt;</w:delText>
              </w:r>
              <w:r w:rsidRPr="00671C8B" w:rsidDel="000934B8">
                <w:tab/>
                <w:delText>Data string</w:delText>
              </w:r>
            </w:del>
          </w:p>
          <w:p w14:paraId="7567FC2E" w14:textId="03ADCE2B" w:rsidR="00AD6DB4" w:rsidRPr="00671C8B" w:rsidDel="000934B8" w:rsidRDefault="00AD6DB4" w:rsidP="00166AF3">
            <w:pPr>
              <w:pStyle w:val="TableBody"/>
              <w:rPr>
                <w:del w:id="18324" w:author="Alban Roche" w:date="2017-08-02T16:44:00Z"/>
                <w:b/>
              </w:rPr>
            </w:pPr>
          </w:p>
          <w:p w14:paraId="3142581D" w14:textId="57156758" w:rsidR="00AD6DB4" w:rsidRPr="00671C8B" w:rsidDel="000934B8" w:rsidRDefault="00AD6DB4" w:rsidP="00166AF3">
            <w:pPr>
              <w:pStyle w:val="TableBody"/>
              <w:rPr>
                <w:del w:id="18325" w:author="Alban Roche" w:date="2017-08-02T16:44:00Z"/>
              </w:rPr>
            </w:pPr>
            <w:del w:id="18326" w:author="Alban Roche" w:date="2017-08-02T16:44:00Z">
              <w:r w:rsidRPr="00671C8B" w:rsidDel="000934B8">
                <w:rPr>
                  <w:b/>
                </w:rPr>
                <w:delText>&lt;type&gt;</w:delText>
              </w:r>
              <w:r w:rsidRPr="00671C8B" w:rsidDel="000934B8">
                <w:rPr>
                  <w:b/>
                </w:rPr>
                <w:tab/>
              </w:r>
              <w:r w:rsidRPr="00671C8B" w:rsidDel="000934B8">
                <w:delText>Integer as command qualifier; possible value “4” means language</w:delText>
              </w:r>
            </w:del>
          </w:p>
          <w:p w14:paraId="593B1D7C" w14:textId="6B2A85D0" w:rsidR="00AD6DB4" w:rsidRPr="00671C8B" w:rsidDel="000934B8" w:rsidRDefault="00AD6DB4" w:rsidP="00166AF3">
            <w:pPr>
              <w:pStyle w:val="TableBody"/>
              <w:rPr>
                <w:del w:id="18327" w:author="Alban Roche" w:date="2017-08-02T16:44:00Z"/>
                <w:b/>
              </w:rPr>
            </w:pPr>
          </w:p>
          <w:p w14:paraId="4BE70CCA" w14:textId="008E398C" w:rsidR="00AD6DB4" w:rsidRPr="00671C8B" w:rsidDel="000934B8" w:rsidRDefault="00AD6DB4" w:rsidP="00166AF3">
            <w:pPr>
              <w:pStyle w:val="TableBody"/>
              <w:rPr>
                <w:del w:id="18328" w:author="Alban Roche" w:date="2017-08-02T16:44:00Z"/>
              </w:rPr>
            </w:pPr>
            <w:del w:id="18329" w:author="Alban Roche" w:date="2017-08-02T16:44:00Z">
              <w:r w:rsidRPr="00671C8B" w:rsidDel="000934B8">
                <w:rPr>
                  <w:b/>
                </w:rPr>
                <w:delText>&lt;tone&gt;</w:delText>
              </w:r>
              <w:r w:rsidRPr="00671C8B" w:rsidDel="000934B8">
                <w:tab/>
                <w:delText>01</w:delText>
              </w:r>
              <w:r w:rsidRPr="00671C8B" w:rsidDel="000934B8">
                <w:tab/>
                <w:delText>Dial tone</w:delText>
              </w:r>
            </w:del>
          </w:p>
          <w:p w14:paraId="79E28D0D" w14:textId="6F72E66D" w:rsidR="00AD6DB4" w:rsidRPr="00671C8B" w:rsidDel="000934B8" w:rsidRDefault="00AD6DB4" w:rsidP="00166AF3">
            <w:pPr>
              <w:pStyle w:val="TableBody"/>
              <w:rPr>
                <w:del w:id="18330" w:author="Alban Roche" w:date="2017-08-02T16:44:00Z"/>
              </w:rPr>
            </w:pPr>
            <w:del w:id="18331" w:author="Alban Roche" w:date="2017-08-02T16:44:00Z">
              <w:r w:rsidRPr="00671C8B" w:rsidDel="000934B8">
                <w:tab/>
              </w:r>
              <w:r w:rsidRPr="00671C8B" w:rsidDel="000934B8">
                <w:tab/>
                <w:delText>02</w:delText>
              </w:r>
              <w:r w:rsidRPr="00671C8B" w:rsidDel="000934B8">
                <w:tab/>
                <w:delText>Call subscriber busy</w:delText>
              </w:r>
            </w:del>
          </w:p>
          <w:p w14:paraId="034A2C9A" w14:textId="3F16F9FA" w:rsidR="00AD6DB4" w:rsidRPr="00671C8B" w:rsidDel="000934B8" w:rsidRDefault="00AD6DB4" w:rsidP="00166AF3">
            <w:pPr>
              <w:pStyle w:val="TableBody"/>
              <w:rPr>
                <w:del w:id="18332" w:author="Alban Roche" w:date="2017-08-02T16:44:00Z"/>
              </w:rPr>
            </w:pPr>
            <w:del w:id="18333" w:author="Alban Roche" w:date="2017-08-02T16:44:00Z">
              <w:r w:rsidRPr="00671C8B" w:rsidDel="000934B8">
                <w:tab/>
              </w:r>
              <w:r w:rsidRPr="00671C8B" w:rsidDel="000934B8">
                <w:tab/>
                <w:delText>03</w:delText>
              </w:r>
              <w:r w:rsidRPr="00671C8B" w:rsidDel="000934B8">
                <w:tab/>
                <w:delText>Congestion</w:delText>
              </w:r>
            </w:del>
          </w:p>
          <w:p w14:paraId="4F9DD39B" w14:textId="3B0ECBDA" w:rsidR="00AD6DB4" w:rsidRPr="00671C8B" w:rsidDel="000934B8" w:rsidRDefault="00AD6DB4" w:rsidP="00166AF3">
            <w:pPr>
              <w:pStyle w:val="TableBody"/>
              <w:rPr>
                <w:del w:id="18334" w:author="Alban Roche" w:date="2017-08-02T16:44:00Z"/>
              </w:rPr>
            </w:pPr>
            <w:del w:id="18335" w:author="Alban Roche" w:date="2017-08-02T16:44:00Z">
              <w:r w:rsidRPr="00671C8B" w:rsidDel="000934B8">
                <w:tab/>
              </w:r>
              <w:r w:rsidRPr="00671C8B" w:rsidDel="000934B8">
                <w:tab/>
                <w:delText>04</w:delText>
              </w:r>
              <w:r w:rsidRPr="00671C8B" w:rsidDel="000934B8">
                <w:tab/>
                <w:delText>Radio path acknowledge</w:delText>
              </w:r>
            </w:del>
          </w:p>
          <w:p w14:paraId="74CBBBF9" w14:textId="78F7BFC9" w:rsidR="00AD6DB4" w:rsidRPr="00671C8B" w:rsidDel="000934B8" w:rsidRDefault="00AD6DB4" w:rsidP="00166AF3">
            <w:pPr>
              <w:pStyle w:val="TableBody"/>
              <w:rPr>
                <w:del w:id="18336" w:author="Alban Roche" w:date="2017-08-02T16:44:00Z"/>
              </w:rPr>
            </w:pPr>
            <w:del w:id="18337" w:author="Alban Roche" w:date="2017-08-02T16:44:00Z">
              <w:r w:rsidRPr="00671C8B" w:rsidDel="000934B8">
                <w:tab/>
              </w:r>
              <w:r w:rsidRPr="00671C8B" w:rsidDel="000934B8">
                <w:tab/>
                <w:delText>05</w:delText>
              </w:r>
              <w:r w:rsidRPr="00671C8B" w:rsidDel="000934B8">
                <w:tab/>
                <w:delText>Radio path not available</w:delText>
              </w:r>
            </w:del>
          </w:p>
          <w:p w14:paraId="46F7280F" w14:textId="45740459" w:rsidR="00AD6DB4" w:rsidRPr="00671C8B" w:rsidDel="000934B8" w:rsidRDefault="00AD6DB4" w:rsidP="00166AF3">
            <w:pPr>
              <w:pStyle w:val="TableBody"/>
              <w:rPr>
                <w:del w:id="18338" w:author="Alban Roche" w:date="2017-08-02T16:44:00Z"/>
              </w:rPr>
            </w:pPr>
            <w:del w:id="18339" w:author="Alban Roche" w:date="2017-08-02T16:44:00Z">
              <w:r w:rsidRPr="00671C8B" w:rsidDel="000934B8">
                <w:tab/>
              </w:r>
              <w:r w:rsidRPr="00671C8B" w:rsidDel="000934B8">
                <w:tab/>
                <w:delText>06</w:delText>
              </w:r>
              <w:r w:rsidRPr="00671C8B" w:rsidDel="000934B8">
                <w:tab/>
                <w:delText>Error/special information</w:delText>
              </w:r>
            </w:del>
          </w:p>
          <w:p w14:paraId="12C890CF" w14:textId="028294FF" w:rsidR="00AD6DB4" w:rsidRPr="00671C8B" w:rsidDel="000934B8" w:rsidRDefault="00AD6DB4" w:rsidP="00166AF3">
            <w:pPr>
              <w:pStyle w:val="TableBody"/>
              <w:rPr>
                <w:del w:id="18340" w:author="Alban Roche" w:date="2017-08-02T16:44:00Z"/>
              </w:rPr>
            </w:pPr>
            <w:del w:id="18341" w:author="Alban Roche" w:date="2017-08-02T16:44:00Z">
              <w:r w:rsidRPr="00671C8B" w:rsidDel="000934B8">
                <w:tab/>
              </w:r>
              <w:r w:rsidRPr="00671C8B" w:rsidDel="000934B8">
                <w:tab/>
                <w:delText>07</w:delText>
              </w:r>
              <w:r w:rsidRPr="00671C8B" w:rsidDel="000934B8">
                <w:tab/>
                <w:delText>Call waiting tone</w:delText>
              </w:r>
            </w:del>
          </w:p>
          <w:p w14:paraId="33680202" w14:textId="55E2CE0C" w:rsidR="00AD6DB4" w:rsidRPr="00671C8B" w:rsidDel="000934B8" w:rsidRDefault="00AD6DB4" w:rsidP="00166AF3">
            <w:pPr>
              <w:pStyle w:val="TableBody"/>
              <w:rPr>
                <w:del w:id="18342" w:author="Alban Roche" w:date="2017-08-02T16:44:00Z"/>
              </w:rPr>
            </w:pPr>
            <w:del w:id="18343" w:author="Alban Roche" w:date="2017-08-02T16:44:00Z">
              <w:r w:rsidRPr="00671C8B" w:rsidDel="000934B8">
                <w:tab/>
              </w:r>
              <w:r w:rsidRPr="00671C8B" w:rsidDel="000934B8">
                <w:tab/>
                <w:delText>08</w:delText>
              </w:r>
              <w:r w:rsidRPr="00671C8B" w:rsidDel="000934B8">
                <w:tab/>
                <w:delText>Ringing tone</w:delText>
              </w:r>
            </w:del>
          </w:p>
          <w:p w14:paraId="3821D208" w14:textId="2FAD3CC5" w:rsidR="00AD6DB4" w:rsidRPr="00671C8B" w:rsidDel="000934B8" w:rsidRDefault="00AD6DB4" w:rsidP="00166AF3">
            <w:pPr>
              <w:pStyle w:val="TableBody"/>
              <w:rPr>
                <w:del w:id="18344" w:author="Alban Roche" w:date="2017-08-02T16:44:00Z"/>
              </w:rPr>
            </w:pPr>
            <w:del w:id="18345" w:author="Alban Roche" w:date="2017-08-02T16:44:00Z">
              <w:r w:rsidRPr="00671C8B" w:rsidDel="000934B8">
                <w:tab/>
              </w:r>
              <w:r w:rsidRPr="00671C8B" w:rsidDel="000934B8">
                <w:tab/>
                <w:delText>10</w:delText>
              </w:r>
              <w:r w:rsidRPr="00671C8B" w:rsidDel="000934B8">
                <w:tab/>
                <w:delText>General beep</w:delText>
              </w:r>
            </w:del>
          </w:p>
          <w:p w14:paraId="04834571" w14:textId="58E8A91C" w:rsidR="00AD6DB4" w:rsidRPr="00671C8B" w:rsidDel="000934B8" w:rsidRDefault="00AD6DB4" w:rsidP="00166AF3">
            <w:pPr>
              <w:pStyle w:val="TableBody"/>
              <w:rPr>
                <w:del w:id="18346" w:author="Alban Roche" w:date="2017-08-02T16:44:00Z"/>
              </w:rPr>
            </w:pPr>
            <w:del w:id="18347" w:author="Alban Roche" w:date="2017-08-02T16:44:00Z">
              <w:r w:rsidRPr="00671C8B" w:rsidDel="000934B8">
                <w:tab/>
              </w:r>
              <w:r w:rsidRPr="00671C8B" w:rsidDel="000934B8">
                <w:tab/>
                <w:delText>11</w:delText>
              </w:r>
              <w:r w:rsidRPr="00671C8B" w:rsidDel="000934B8">
                <w:tab/>
                <w:delText>Positive acknowledgement tone</w:delText>
              </w:r>
            </w:del>
          </w:p>
          <w:p w14:paraId="3B0BACEF" w14:textId="6E5E1FB6" w:rsidR="00AD6DB4" w:rsidRPr="00671C8B" w:rsidDel="000934B8" w:rsidRDefault="00AD6DB4" w:rsidP="00166AF3">
            <w:pPr>
              <w:pStyle w:val="TableBody"/>
              <w:rPr>
                <w:del w:id="18348" w:author="Alban Roche" w:date="2017-08-02T16:44:00Z"/>
              </w:rPr>
            </w:pPr>
            <w:del w:id="18349" w:author="Alban Roche" w:date="2017-08-02T16:44:00Z">
              <w:r w:rsidRPr="00671C8B" w:rsidDel="000934B8">
                <w:tab/>
              </w:r>
              <w:r w:rsidRPr="00671C8B" w:rsidDel="000934B8">
                <w:tab/>
                <w:delText>12</w:delText>
              </w:r>
              <w:r w:rsidRPr="00671C8B" w:rsidDel="000934B8">
                <w:tab/>
                <w:delText>Negative acknowledgement or error tone</w:delText>
              </w:r>
            </w:del>
          </w:p>
          <w:p w14:paraId="49F61F18" w14:textId="2BF3795D" w:rsidR="00AD6DB4" w:rsidRPr="00671C8B" w:rsidDel="000934B8" w:rsidRDefault="00AD6DB4" w:rsidP="00166AF3">
            <w:pPr>
              <w:pStyle w:val="TableBody"/>
              <w:rPr>
                <w:del w:id="18350" w:author="Alban Roche" w:date="2017-08-02T16:44:00Z"/>
                <w:b/>
              </w:rPr>
            </w:pPr>
          </w:p>
          <w:p w14:paraId="0213C67F" w14:textId="19DB12CC" w:rsidR="00AD6DB4" w:rsidRPr="00671C8B" w:rsidDel="000934B8" w:rsidRDefault="00AD6DB4" w:rsidP="00166AF3">
            <w:pPr>
              <w:pStyle w:val="TableBody"/>
              <w:rPr>
                <w:del w:id="18351" w:author="Alban Roche" w:date="2017-08-02T16:44:00Z"/>
              </w:rPr>
            </w:pPr>
            <w:del w:id="18352" w:author="Alban Roche" w:date="2017-08-02T16:44:00Z">
              <w:r w:rsidRPr="00671C8B" w:rsidDel="000934B8">
                <w:rPr>
                  <w:b/>
                </w:rPr>
                <w:delText>&lt;total items&gt;</w:delText>
              </w:r>
              <w:r w:rsidRPr="00671C8B" w:rsidDel="000934B8">
                <w:rPr>
                  <w:b/>
                </w:rPr>
                <w:tab/>
              </w:r>
              <w:r w:rsidRPr="00671C8B" w:rsidDel="000934B8">
                <w:tab/>
                <w:delText>Total items</w:delText>
              </w:r>
            </w:del>
          </w:p>
          <w:p w14:paraId="4BB2A365" w14:textId="046CD788" w:rsidR="00AD6DB4" w:rsidRPr="00671C8B" w:rsidDel="000934B8" w:rsidRDefault="00AD6DB4" w:rsidP="00166AF3">
            <w:pPr>
              <w:pStyle w:val="TableBody"/>
              <w:rPr>
                <w:del w:id="18353" w:author="Alban Roche" w:date="2017-08-02T16:44:00Z"/>
                <w:b/>
              </w:rPr>
            </w:pPr>
          </w:p>
          <w:p w14:paraId="1F332872" w14:textId="6CB5AF05" w:rsidR="00AD6DB4" w:rsidRPr="00671C8B" w:rsidDel="000934B8" w:rsidRDefault="00AD6DB4" w:rsidP="00166AF3">
            <w:pPr>
              <w:pStyle w:val="TableBody"/>
              <w:rPr>
                <w:del w:id="18354" w:author="Alban Roche" w:date="2017-08-02T16:44:00Z"/>
              </w:rPr>
            </w:pPr>
            <w:del w:id="18355" w:author="Alban Roche" w:date="2017-08-02T16:44:00Z">
              <w:r w:rsidRPr="00671C8B" w:rsidDel="000934B8">
                <w:rPr>
                  <w:b/>
                </w:rPr>
                <w:delText>&lt;unit&gt;</w:delText>
              </w:r>
              <w:r w:rsidRPr="00671C8B" w:rsidDel="000934B8">
                <w:tab/>
              </w:r>
              <w:r w:rsidRPr="00671C8B" w:rsidDel="000934B8">
                <w:tab/>
                <w:delText>0</w:delText>
              </w:r>
              <w:r w:rsidRPr="00671C8B" w:rsidDel="000934B8">
                <w:tab/>
                <w:delText>Minutes</w:delText>
              </w:r>
            </w:del>
          </w:p>
          <w:p w14:paraId="08A3643A" w14:textId="06D5FF09" w:rsidR="00AD6DB4" w:rsidRPr="00671C8B" w:rsidDel="000934B8" w:rsidRDefault="00AD6DB4" w:rsidP="00166AF3">
            <w:pPr>
              <w:pStyle w:val="TableBody"/>
              <w:rPr>
                <w:del w:id="18356" w:author="Alban Roche" w:date="2017-08-02T16:44:00Z"/>
              </w:rPr>
            </w:pPr>
            <w:del w:id="18357" w:author="Alban Roche" w:date="2017-08-02T16:44:00Z">
              <w:r w:rsidRPr="00671C8B" w:rsidDel="000934B8">
                <w:tab/>
              </w:r>
              <w:r w:rsidRPr="00671C8B" w:rsidDel="000934B8">
                <w:tab/>
                <w:delText>1</w:delText>
              </w:r>
              <w:r w:rsidRPr="00671C8B" w:rsidDel="000934B8">
                <w:tab/>
                <w:delText>Seconds</w:delText>
              </w:r>
            </w:del>
          </w:p>
          <w:p w14:paraId="7F48AB21" w14:textId="1EB08274" w:rsidR="00AD6DB4" w:rsidRPr="00671C8B" w:rsidDel="000934B8" w:rsidRDefault="00AD6DB4" w:rsidP="00166AF3">
            <w:pPr>
              <w:pStyle w:val="TableBody"/>
              <w:rPr>
                <w:del w:id="18358" w:author="Alban Roche" w:date="2017-08-02T16:44:00Z"/>
              </w:rPr>
            </w:pPr>
            <w:del w:id="18359" w:author="Alban Roche" w:date="2017-08-02T16:44:00Z">
              <w:r w:rsidRPr="00671C8B" w:rsidDel="000934B8">
                <w:tab/>
              </w:r>
              <w:r w:rsidRPr="00671C8B" w:rsidDel="000934B8">
                <w:tab/>
                <w:delText>2</w:delText>
              </w:r>
              <w:r w:rsidRPr="00671C8B" w:rsidDel="000934B8">
                <w:tab/>
                <w:delText>Tenth of a second</w:delText>
              </w:r>
            </w:del>
          </w:p>
          <w:p w14:paraId="21DA1BAF" w14:textId="74895888" w:rsidR="00AD6DB4" w:rsidRPr="00671C8B" w:rsidDel="000934B8" w:rsidRDefault="00AD6DB4" w:rsidP="00166AF3">
            <w:pPr>
              <w:pStyle w:val="TableBody"/>
              <w:rPr>
                <w:del w:id="18360" w:author="Alban Roche" w:date="2017-08-02T16:44:00Z"/>
                <w:b/>
              </w:rPr>
            </w:pPr>
          </w:p>
          <w:p w14:paraId="4764C471" w14:textId="72C561AF" w:rsidR="00AD6DB4" w:rsidRPr="00671C8B" w:rsidDel="000934B8" w:rsidRDefault="00AD6DB4" w:rsidP="00166AF3">
            <w:pPr>
              <w:pStyle w:val="TableBody"/>
              <w:rPr>
                <w:del w:id="18361" w:author="Alban Roche" w:date="2017-08-02T16:44:00Z"/>
              </w:rPr>
            </w:pPr>
            <w:del w:id="18362" w:author="Alban Roche" w:date="2017-08-02T16:44:00Z">
              <w:r w:rsidRPr="00671C8B" w:rsidDel="000934B8">
                <w:rPr>
                  <w:b/>
                </w:rPr>
                <w:delText>&lt;URL&gt;</w:delText>
              </w:r>
              <w:r w:rsidRPr="00671C8B" w:rsidDel="000934B8">
                <w:tab/>
                <w:delText>URL to be loaded</w:delText>
              </w:r>
            </w:del>
          </w:p>
          <w:p w14:paraId="7FD101E8" w14:textId="1941677E" w:rsidR="00AD6DB4" w:rsidRPr="00671C8B" w:rsidDel="000934B8" w:rsidRDefault="00AD6DB4" w:rsidP="00166AF3">
            <w:pPr>
              <w:pStyle w:val="TableBody"/>
              <w:rPr>
                <w:del w:id="18363" w:author="Alban Roche" w:date="2017-08-02T16:44:00Z"/>
                <w:b/>
              </w:rPr>
            </w:pPr>
          </w:p>
          <w:p w14:paraId="10431FD7" w14:textId="3516C8D5" w:rsidR="00AD6DB4" w:rsidRPr="00671C8B" w:rsidDel="000934B8" w:rsidRDefault="00AD6DB4" w:rsidP="00166AF3">
            <w:pPr>
              <w:pStyle w:val="TableBody"/>
              <w:rPr>
                <w:del w:id="18364" w:author="Alban Roche" w:date="2017-08-02T16:44:00Z"/>
              </w:rPr>
            </w:pPr>
            <w:del w:id="18365" w:author="Alban Roche" w:date="2017-08-02T16:44:00Z">
              <w:r w:rsidRPr="00671C8B" w:rsidDel="000934B8">
                <w:rPr>
                  <w:b/>
                </w:rPr>
                <w:delText>&lt;reconnect_interval&gt;</w:delText>
              </w:r>
              <w:r w:rsidRPr="00671C8B" w:rsidDel="000934B8">
                <w:tab/>
                <w:delText xml:space="preserve">1 – 255 Duration for reconnect tries. The interval specifies the time interval of the duration in multiples of </w:delText>
              </w:r>
              <w:r w:rsidRPr="00671C8B" w:rsidDel="000934B8">
                <w:tab/>
                <w:delText>the time unit used. The value “0” indicated a non-existing duration object.</w:delText>
              </w:r>
            </w:del>
          </w:p>
          <w:p w14:paraId="7A2926A3" w14:textId="46236979" w:rsidR="00AD6DB4" w:rsidRPr="00671C8B" w:rsidDel="000934B8" w:rsidRDefault="00AD6DB4" w:rsidP="00166AF3">
            <w:pPr>
              <w:pStyle w:val="TableBody"/>
              <w:rPr>
                <w:del w:id="18366" w:author="Alban Roche" w:date="2017-08-02T16:44:00Z"/>
              </w:rPr>
            </w:pPr>
          </w:p>
          <w:p w14:paraId="17BC2983" w14:textId="01A981D7" w:rsidR="00AD6DB4" w:rsidRPr="00671C8B" w:rsidDel="000934B8" w:rsidRDefault="00AD6DB4" w:rsidP="00166AF3">
            <w:pPr>
              <w:pStyle w:val="TableBody"/>
              <w:rPr>
                <w:del w:id="18367" w:author="Alban Roche" w:date="2017-08-02T16:44:00Z"/>
              </w:rPr>
            </w:pPr>
            <w:del w:id="18368" w:author="Alban Roche" w:date="2017-08-02T16:44:00Z">
              <w:r w:rsidRPr="00671C8B" w:rsidDel="000934B8">
                <w:rPr>
                  <w:b/>
                </w:rPr>
                <w:delText>&lt;reconnect_unit&gt;</w:delText>
              </w:r>
              <w:r w:rsidRPr="00671C8B" w:rsidDel="000934B8">
                <w:tab/>
                <w:delText>Used with &lt;reconnect_interval&gt;</w:delText>
              </w:r>
            </w:del>
          </w:p>
          <w:p w14:paraId="28914874" w14:textId="583F1B91" w:rsidR="00AD6DB4" w:rsidRPr="00671C8B" w:rsidDel="000934B8" w:rsidRDefault="00AD6DB4" w:rsidP="00166AF3">
            <w:pPr>
              <w:pStyle w:val="TableBody"/>
              <w:rPr>
                <w:del w:id="18369" w:author="Alban Roche" w:date="2017-08-02T16:44:00Z"/>
              </w:rPr>
            </w:pPr>
            <w:del w:id="18370" w:author="Alban Roche" w:date="2017-08-02T16:44:00Z">
              <w:r w:rsidRPr="00671C8B" w:rsidDel="000934B8">
                <w:tab/>
              </w:r>
              <w:r w:rsidRPr="00671C8B" w:rsidDel="000934B8">
                <w:tab/>
              </w:r>
              <w:r w:rsidRPr="00671C8B" w:rsidDel="000934B8">
                <w:tab/>
                <w:delText>0</w:delText>
              </w:r>
              <w:r w:rsidRPr="00671C8B" w:rsidDel="000934B8">
                <w:tab/>
                <w:delText>Minutes</w:delText>
              </w:r>
            </w:del>
          </w:p>
          <w:p w14:paraId="68955704" w14:textId="1EF28751" w:rsidR="00AD6DB4" w:rsidRPr="00671C8B" w:rsidDel="000934B8" w:rsidRDefault="00AD6DB4" w:rsidP="00166AF3">
            <w:pPr>
              <w:pStyle w:val="TableBody"/>
              <w:rPr>
                <w:del w:id="18371" w:author="Alban Roche" w:date="2017-08-02T16:44:00Z"/>
              </w:rPr>
            </w:pPr>
            <w:del w:id="18372" w:author="Alban Roche" w:date="2017-08-02T16:44:00Z">
              <w:r w:rsidRPr="00671C8B" w:rsidDel="000934B8">
                <w:tab/>
              </w:r>
              <w:r w:rsidRPr="00671C8B" w:rsidDel="000934B8">
                <w:tab/>
              </w:r>
              <w:r w:rsidRPr="00671C8B" w:rsidDel="000934B8">
                <w:tab/>
                <w:delText>1</w:delText>
              </w:r>
              <w:r w:rsidRPr="00671C8B" w:rsidDel="000934B8">
                <w:tab/>
                <w:delText>Seconds</w:delText>
              </w:r>
            </w:del>
          </w:p>
          <w:p w14:paraId="44381C3B" w14:textId="3785DBC7" w:rsidR="00AD6DB4" w:rsidRPr="00671C8B" w:rsidDel="000934B8" w:rsidRDefault="00AD6DB4" w:rsidP="00166AF3">
            <w:pPr>
              <w:pStyle w:val="TableBody"/>
              <w:rPr>
                <w:del w:id="18373" w:author="Alban Roche" w:date="2017-08-02T16:44:00Z"/>
              </w:rPr>
            </w:pPr>
            <w:del w:id="18374" w:author="Alban Roche" w:date="2017-08-02T16:44:00Z">
              <w:r w:rsidRPr="00671C8B" w:rsidDel="000934B8">
                <w:tab/>
              </w:r>
              <w:r w:rsidRPr="00671C8B" w:rsidDel="000934B8">
                <w:tab/>
              </w:r>
              <w:r w:rsidRPr="00671C8B" w:rsidDel="000934B8">
                <w:tab/>
                <w:delText>2</w:delText>
              </w:r>
              <w:r w:rsidRPr="00671C8B" w:rsidDel="000934B8">
                <w:tab/>
                <w:delText>Tenth of a second</w:delText>
              </w:r>
            </w:del>
          </w:p>
          <w:p w14:paraId="379FCCDD" w14:textId="254D3C08" w:rsidR="00AD6DB4" w:rsidRPr="00671C8B" w:rsidDel="000934B8" w:rsidRDefault="00AD6DB4" w:rsidP="00166AF3">
            <w:pPr>
              <w:pStyle w:val="TableBody"/>
              <w:rPr>
                <w:del w:id="18375" w:author="Alban Roche" w:date="2017-08-02T16:44:00Z"/>
                <w:b/>
              </w:rPr>
            </w:pPr>
          </w:p>
          <w:p w14:paraId="0883146D" w14:textId="1BF65BE3" w:rsidR="00AD6DB4" w:rsidRPr="00671C8B" w:rsidDel="000934B8" w:rsidRDefault="00AD6DB4" w:rsidP="00166AF3">
            <w:pPr>
              <w:pStyle w:val="TableBody"/>
              <w:rPr>
                <w:del w:id="18376" w:author="Alban Roche" w:date="2017-08-02T16:44:00Z"/>
              </w:rPr>
            </w:pPr>
            <w:del w:id="18377" w:author="Alban Roche" w:date="2017-08-02T16:44:00Z">
              <w:r w:rsidRPr="00671C8B" w:rsidDel="000934B8">
                <w:rPr>
                  <w:b/>
                </w:rPr>
                <w:delText>&lt;idle_interval&gt;</w:delText>
              </w:r>
              <w:r w:rsidRPr="00671C8B" w:rsidDel="000934B8">
                <w:tab/>
                <w:delText>1 – 255 Defines the duration when an idle connection is released automatically. If not present, the terminal never shall releases a connection automatically. A value of “0” indicates a non-existing duration object.</w:delText>
              </w:r>
            </w:del>
          </w:p>
          <w:p w14:paraId="27B360C8" w14:textId="552FCE5C" w:rsidR="00AD6DB4" w:rsidRPr="00671C8B" w:rsidDel="000934B8" w:rsidRDefault="00AD6DB4" w:rsidP="00166AF3">
            <w:pPr>
              <w:pStyle w:val="TableBody"/>
              <w:rPr>
                <w:del w:id="18378" w:author="Alban Roche" w:date="2017-08-02T16:44:00Z"/>
                <w:b/>
              </w:rPr>
            </w:pPr>
          </w:p>
          <w:p w14:paraId="2794A190" w14:textId="5EAE6A61" w:rsidR="00AD6DB4" w:rsidRPr="00671C8B" w:rsidDel="000934B8" w:rsidRDefault="00AD6DB4" w:rsidP="00166AF3">
            <w:pPr>
              <w:pStyle w:val="TableBody"/>
              <w:rPr>
                <w:del w:id="18379" w:author="Alban Roche" w:date="2017-08-02T16:44:00Z"/>
              </w:rPr>
            </w:pPr>
            <w:del w:id="18380" w:author="Alban Roche" w:date="2017-08-02T16:44:00Z">
              <w:r w:rsidRPr="00671C8B" w:rsidDel="000934B8">
                <w:rPr>
                  <w:b/>
                </w:rPr>
                <w:delText>&lt;idle_unit&gt;</w:delText>
              </w:r>
              <w:r w:rsidRPr="00671C8B" w:rsidDel="000934B8">
                <w:tab/>
                <w:delText>Used with &lt;idle_interval&gt;</w:delText>
              </w:r>
            </w:del>
          </w:p>
          <w:p w14:paraId="0C06E10A" w14:textId="3909FDDB" w:rsidR="00AD6DB4" w:rsidRPr="00671C8B" w:rsidDel="000934B8" w:rsidRDefault="00AD6DB4" w:rsidP="00166AF3">
            <w:pPr>
              <w:pStyle w:val="TableBody"/>
              <w:rPr>
                <w:del w:id="18381" w:author="Alban Roche" w:date="2017-08-02T16:44:00Z"/>
              </w:rPr>
            </w:pPr>
            <w:del w:id="18382" w:author="Alban Roche" w:date="2017-08-02T16:44:00Z">
              <w:r w:rsidRPr="00671C8B" w:rsidDel="000934B8">
                <w:tab/>
              </w:r>
              <w:r w:rsidRPr="00671C8B" w:rsidDel="000934B8">
                <w:tab/>
                <w:delText>0</w:delText>
              </w:r>
              <w:r w:rsidRPr="00671C8B" w:rsidDel="000934B8">
                <w:tab/>
                <w:delText>Minutes</w:delText>
              </w:r>
            </w:del>
          </w:p>
          <w:p w14:paraId="7EF3FA4C" w14:textId="2DCFBD90" w:rsidR="00AD6DB4" w:rsidRPr="00671C8B" w:rsidDel="000934B8" w:rsidRDefault="00AD6DB4" w:rsidP="00166AF3">
            <w:pPr>
              <w:pStyle w:val="TableBody"/>
              <w:rPr>
                <w:del w:id="18383" w:author="Alban Roche" w:date="2017-08-02T16:44:00Z"/>
              </w:rPr>
            </w:pPr>
            <w:del w:id="18384" w:author="Alban Roche" w:date="2017-08-02T16:44:00Z">
              <w:r w:rsidRPr="00671C8B" w:rsidDel="000934B8">
                <w:tab/>
              </w:r>
              <w:r w:rsidRPr="00671C8B" w:rsidDel="000934B8">
                <w:tab/>
                <w:delText>1</w:delText>
              </w:r>
              <w:r w:rsidRPr="00671C8B" w:rsidDel="000934B8">
                <w:tab/>
                <w:delText>Seconds</w:delText>
              </w:r>
            </w:del>
          </w:p>
          <w:p w14:paraId="70D62241" w14:textId="6CACA36A" w:rsidR="00AD6DB4" w:rsidRPr="00671C8B" w:rsidDel="000934B8" w:rsidRDefault="00AD6DB4" w:rsidP="00166AF3">
            <w:pPr>
              <w:pStyle w:val="TableBody"/>
              <w:rPr>
                <w:del w:id="18385" w:author="Alban Roche" w:date="2017-08-02T16:44:00Z"/>
              </w:rPr>
            </w:pPr>
            <w:del w:id="18386" w:author="Alban Roche" w:date="2017-08-02T16:44:00Z">
              <w:r w:rsidRPr="00671C8B" w:rsidDel="000934B8">
                <w:tab/>
              </w:r>
              <w:r w:rsidRPr="00671C8B" w:rsidDel="000934B8">
                <w:tab/>
                <w:delText>2</w:delText>
              </w:r>
              <w:r w:rsidRPr="00671C8B" w:rsidDel="000934B8">
                <w:tab/>
                <w:delText>Tenth of a second</w:delText>
              </w:r>
            </w:del>
          </w:p>
          <w:p w14:paraId="61ED0023" w14:textId="3606124B" w:rsidR="00AD6DB4" w:rsidRPr="00671C8B" w:rsidDel="000934B8" w:rsidRDefault="00AD6DB4" w:rsidP="00166AF3">
            <w:pPr>
              <w:pStyle w:val="TableBody"/>
              <w:rPr>
                <w:del w:id="18387" w:author="Alban Roche" w:date="2017-08-02T16:44:00Z"/>
                <w:b/>
              </w:rPr>
            </w:pPr>
          </w:p>
          <w:p w14:paraId="5C2B278A" w14:textId="41343CC1" w:rsidR="00AD6DB4" w:rsidRPr="00671C8B" w:rsidDel="000934B8" w:rsidRDefault="00AD6DB4" w:rsidP="00166AF3">
            <w:pPr>
              <w:pStyle w:val="TableBody"/>
              <w:rPr>
                <w:del w:id="18388" w:author="Alban Roche" w:date="2017-08-02T16:44:00Z"/>
              </w:rPr>
            </w:pPr>
            <w:del w:id="18389" w:author="Alban Roche" w:date="2017-08-02T16:44:00Z">
              <w:r w:rsidRPr="00671C8B" w:rsidDel="000934B8">
                <w:rPr>
                  <w:b/>
                </w:rPr>
                <w:delText>&lt;bearer_type&gt;</w:delText>
              </w:r>
              <w:r w:rsidRPr="00671C8B" w:rsidDel="000934B8">
                <w:tab/>
                <w:delText>1</w:delText>
              </w:r>
              <w:r w:rsidRPr="00671C8B" w:rsidDel="000934B8">
                <w:tab/>
                <w:delText>Circuit switched</w:delText>
              </w:r>
            </w:del>
          </w:p>
          <w:p w14:paraId="7E98B764" w14:textId="31D71BBB" w:rsidR="00AD6DB4" w:rsidRPr="00671C8B" w:rsidDel="000934B8" w:rsidRDefault="00AD6DB4" w:rsidP="00166AF3">
            <w:pPr>
              <w:pStyle w:val="TableBody"/>
              <w:rPr>
                <w:del w:id="18390" w:author="Alban Roche" w:date="2017-08-02T16:44:00Z"/>
              </w:rPr>
            </w:pPr>
            <w:del w:id="18391" w:author="Alban Roche" w:date="2017-08-02T16:44:00Z">
              <w:r w:rsidRPr="00671C8B" w:rsidDel="000934B8">
                <w:tab/>
              </w:r>
              <w:r w:rsidRPr="00671C8B" w:rsidDel="000934B8">
                <w:tab/>
              </w:r>
              <w:r w:rsidRPr="00671C8B" w:rsidDel="000934B8">
                <w:tab/>
                <w:delText>2</w:delText>
              </w:r>
              <w:r w:rsidRPr="00671C8B" w:rsidDel="000934B8">
                <w:tab/>
                <w:delText>Packet switched</w:delText>
              </w:r>
            </w:del>
          </w:p>
          <w:p w14:paraId="43C06480" w14:textId="04C02CE2" w:rsidR="00AD6DB4" w:rsidRPr="00671C8B" w:rsidDel="000934B8" w:rsidRDefault="00AD6DB4" w:rsidP="00166AF3">
            <w:pPr>
              <w:pStyle w:val="TableBody"/>
              <w:rPr>
                <w:del w:id="18392" w:author="Alban Roche" w:date="2017-08-02T16:44:00Z"/>
              </w:rPr>
            </w:pPr>
            <w:del w:id="18393" w:author="Alban Roche" w:date="2017-08-02T16:44:00Z">
              <w:r w:rsidRPr="00671C8B" w:rsidDel="000934B8">
                <w:tab/>
              </w:r>
              <w:r w:rsidRPr="00671C8B" w:rsidDel="000934B8">
                <w:tab/>
              </w:r>
              <w:r w:rsidRPr="00671C8B" w:rsidDel="000934B8">
                <w:tab/>
              </w:r>
              <w:r w:rsidRPr="00671C8B" w:rsidDel="000934B8">
                <w:rPr>
                  <w:u w:val="single"/>
                </w:rPr>
                <w:delText>3</w:delText>
              </w:r>
              <w:r w:rsidRPr="00671C8B" w:rsidDel="000934B8">
                <w:tab/>
                <w:delText>Default</w:delText>
              </w:r>
            </w:del>
          </w:p>
          <w:p w14:paraId="46DC4F00" w14:textId="510C99CE" w:rsidR="00AD6DB4" w:rsidRPr="00671C8B" w:rsidDel="000934B8" w:rsidRDefault="00AD6DB4" w:rsidP="00166AF3">
            <w:pPr>
              <w:pStyle w:val="TableBody"/>
              <w:rPr>
                <w:del w:id="18394" w:author="Alban Roche" w:date="2017-08-02T16:44:00Z"/>
              </w:rPr>
            </w:pPr>
            <w:del w:id="18395" w:author="Alban Roche" w:date="2017-08-02T16:44:00Z">
              <w:r w:rsidRPr="00671C8B" w:rsidDel="000934B8">
                <w:tab/>
              </w:r>
              <w:r w:rsidRPr="00671C8B" w:rsidDel="000934B8">
                <w:tab/>
              </w:r>
              <w:r w:rsidRPr="00671C8B" w:rsidDel="000934B8">
                <w:tab/>
                <w:delText>255</w:delText>
              </w:r>
              <w:r w:rsidRPr="00671C8B" w:rsidDel="000934B8">
                <w:tab/>
                <w:delText>Invalid</w:delText>
              </w:r>
            </w:del>
          </w:p>
          <w:p w14:paraId="0CCF9E4D" w14:textId="6B754249" w:rsidR="00AD6DB4" w:rsidRPr="00671C8B" w:rsidDel="000934B8" w:rsidRDefault="00AD6DB4" w:rsidP="00166AF3">
            <w:pPr>
              <w:pStyle w:val="TableBody"/>
              <w:rPr>
                <w:del w:id="18396" w:author="Alban Roche" w:date="2017-08-02T16:44:00Z"/>
                <w:b/>
              </w:rPr>
            </w:pPr>
          </w:p>
          <w:p w14:paraId="13F8A7A6" w14:textId="407408E6" w:rsidR="00AD6DB4" w:rsidRPr="00671C8B" w:rsidDel="000934B8" w:rsidRDefault="00AD6DB4" w:rsidP="00166AF3">
            <w:pPr>
              <w:pStyle w:val="TableBody"/>
              <w:rPr>
                <w:del w:id="18397" w:author="Alban Roche" w:date="2017-08-02T16:44:00Z"/>
              </w:rPr>
            </w:pPr>
            <w:del w:id="18398" w:author="Alban Roche" w:date="2017-08-02T16:44:00Z">
              <w:r w:rsidRPr="00671C8B" w:rsidDel="000934B8">
                <w:rPr>
                  <w:b/>
                </w:rPr>
                <w:delText>&lt;bearer_parameter&gt;</w:delText>
              </w:r>
              <w:r w:rsidRPr="00671C8B" w:rsidDel="000934B8">
                <w:tab/>
                <w:delText>Hex string that gived detailed information about the bearer type</w:delText>
              </w:r>
            </w:del>
          </w:p>
          <w:p w14:paraId="45443D35" w14:textId="3E8647A1" w:rsidR="00AD6DB4" w:rsidRPr="00671C8B" w:rsidDel="000934B8" w:rsidRDefault="00AD6DB4" w:rsidP="00166AF3">
            <w:pPr>
              <w:pStyle w:val="TableBody"/>
              <w:rPr>
                <w:del w:id="18399" w:author="Alban Roche" w:date="2017-08-02T16:44:00Z"/>
                <w:b/>
              </w:rPr>
            </w:pPr>
          </w:p>
          <w:p w14:paraId="65ECF30B" w14:textId="6F80A543" w:rsidR="00AD6DB4" w:rsidRPr="00671C8B" w:rsidDel="000934B8" w:rsidRDefault="00AD6DB4" w:rsidP="00166AF3">
            <w:pPr>
              <w:pStyle w:val="TableBody"/>
              <w:rPr>
                <w:del w:id="18400" w:author="Alban Roche" w:date="2017-08-02T16:44:00Z"/>
              </w:rPr>
            </w:pPr>
            <w:del w:id="18401" w:author="Alban Roche" w:date="2017-08-02T16:44:00Z">
              <w:r w:rsidRPr="00671C8B" w:rsidDel="000934B8">
                <w:rPr>
                  <w:b/>
                </w:rPr>
                <w:delText>&lt;buffer_size&gt;</w:delText>
              </w:r>
              <w:r w:rsidRPr="00671C8B" w:rsidDel="000934B8">
                <w:rPr>
                  <w:b/>
                </w:rPr>
                <w:tab/>
              </w:r>
              <w:r w:rsidRPr="00671C8B" w:rsidDel="000934B8">
                <w:delText>Buffer the terminal shall allocate for channel data. The terminal may allocate less or more than this.</w:delText>
              </w:r>
            </w:del>
          </w:p>
          <w:p w14:paraId="4E34D033" w14:textId="3550EBBC" w:rsidR="00AD6DB4" w:rsidDel="000934B8" w:rsidRDefault="00AD6DB4" w:rsidP="00166AF3">
            <w:pPr>
              <w:pStyle w:val="TableBody"/>
              <w:rPr>
                <w:del w:id="18402" w:author="Alban Roche" w:date="2017-08-02T16:44:00Z"/>
                <w:b/>
              </w:rPr>
            </w:pPr>
          </w:p>
          <w:p w14:paraId="5B24213F" w14:textId="44F1A2AE" w:rsidR="00AD6DB4" w:rsidRPr="00671C8B" w:rsidDel="000934B8" w:rsidRDefault="00AD6DB4" w:rsidP="00166AF3">
            <w:pPr>
              <w:pStyle w:val="TableBody"/>
              <w:rPr>
                <w:del w:id="18403" w:author="Alban Roche" w:date="2017-08-02T16:44:00Z"/>
              </w:rPr>
            </w:pPr>
            <w:del w:id="18404" w:author="Alban Roche" w:date="2017-08-02T16:44:00Z">
              <w:r w:rsidRPr="00671C8B" w:rsidDel="000934B8">
                <w:rPr>
                  <w:b/>
                </w:rPr>
                <w:delText>&lt;login_dcs&gt;</w:delText>
              </w:r>
              <w:r w:rsidRPr="00671C8B" w:rsidDel="000934B8">
                <w:tab/>
                <w:delText>Data coding scheme of the text string. Text strings may be coded in 7-bit, 8-bit or UCS2 (16-bit) for user authentication data if requested by the bearer connection.</w:delText>
              </w:r>
            </w:del>
          </w:p>
          <w:p w14:paraId="141C5D3C" w14:textId="04FAD524" w:rsidR="00AD6DB4" w:rsidRPr="00671C8B" w:rsidDel="000934B8" w:rsidRDefault="00AD6DB4" w:rsidP="00166AF3">
            <w:pPr>
              <w:pStyle w:val="TableBody"/>
              <w:rPr>
                <w:del w:id="18405" w:author="Alban Roche" w:date="2017-08-02T16:44:00Z"/>
                <w:b/>
              </w:rPr>
            </w:pPr>
          </w:p>
          <w:p w14:paraId="1F317721" w14:textId="156534AF" w:rsidR="00AD6DB4" w:rsidRPr="00671C8B" w:rsidDel="000934B8" w:rsidRDefault="00AD6DB4" w:rsidP="00166AF3">
            <w:pPr>
              <w:pStyle w:val="TableBody"/>
              <w:rPr>
                <w:del w:id="18406" w:author="Alban Roche" w:date="2017-08-02T16:44:00Z"/>
              </w:rPr>
            </w:pPr>
            <w:del w:id="18407" w:author="Alban Roche" w:date="2017-08-02T16:44:00Z">
              <w:r w:rsidRPr="00671C8B" w:rsidDel="000934B8">
                <w:rPr>
                  <w:b/>
                </w:rPr>
                <w:delText>&lt;login_text&gt;</w:delText>
              </w:r>
              <w:r w:rsidRPr="00671C8B" w:rsidDel="000934B8">
                <w:tab/>
                <w:delText>Specfies user authentication data is requested by the bearer connection. Coding based on &lt;login_dcs&gt;.</w:delText>
              </w:r>
            </w:del>
          </w:p>
          <w:p w14:paraId="47B3E688" w14:textId="66A2EA86" w:rsidR="00AD6DB4" w:rsidRPr="00671C8B" w:rsidDel="000934B8" w:rsidRDefault="00AD6DB4" w:rsidP="00166AF3">
            <w:pPr>
              <w:pStyle w:val="TableBody"/>
              <w:rPr>
                <w:del w:id="18408" w:author="Alban Roche" w:date="2017-08-02T16:44:00Z"/>
                <w:b/>
              </w:rPr>
            </w:pPr>
          </w:p>
          <w:p w14:paraId="5B9FDC6D" w14:textId="55BEFDCB" w:rsidR="00AD6DB4" w:rsidRPr="00671C8B" w:rsidDel="000934B8" w:rsidRDefault="00AD6DB4" w:rsidP="00166AF3">
            <w:pPr>
              <w:pStyle w:val="TableBody"/>
              <w:rPr>
                <w:del w:id="18409" w:author="Alban Roche" w:date="2017-08-02T16:44:00Z"/>
              </w:rPr>
            </w:pPr>
            <w:del w:id="18410" w:author="Alban Roche" w:date="2017-08-02T16:44:00Z">
              <w:r w:rsidRPr="00671C8B" w:rsidDel="000934B8">
                <w:rPr>
                  <w:b/>
                </w:rPr>
                <w:delText>&lt;password_dcs&gt;</w:delText>
              </w:r>
              <w:r w:rsidRPr="00671C8B" w:rsidDel="000934B8">
                <w:tab/>
                <w:delText>Data coding scheme of the text string. Text strings may be coded in 7-bit, 8-bit or UCS2 (16-bit) for user authentication data if requested by the bearer connection.</w:delText>
              </w:r>
            </w:del>
          </w:p>
          <w:p w14:paraId="1ED82674" w14:textId="1B1B3EC6" w:rsidR="00AD6DB4" w:rsidRPr="00671C8B" w:rsidDel="000934B8" w:rsidRDefault="00AD6DB4" w:rsidP="00166AF3">
            <w:pPr>
              <w:pStyle w:val="TableBody"/>
              <w:rPr>
                <w:del w:id="18411" w:author="Alban Roche" w:date="2017-08-02T16:44:00Z"/>
                <w:b/>
              </w:rPr>
            </w:pPr>
          </w:p>
          <w:p w14:paraId="6547F659" w14:textId="76BC48CE" w:rsidR="00AD6DB4" w:rsidRPr="00671C8B" w:rsidDel="000934B8" w:rsidRDefault="00AD6DB4" w:rsidP="00166AF3">
            <w:pPr>
              <w:pStyle w:val="TableBody"/>
              <w:rPr>
                <w:del w:id="18412" w:author="Alban Roche" w:date="2017-08-02T16:44:00Z"/>
              </w:rPr>
            </w:pPr>
            <w:del w:id="18413" w:author="Alban Roche" w:date="2017-08-02T16:44:00Z">
              <w:r w:rsidRPr="00671C8B" w:rsidDel="000934B8">
                <w:rPr>
                  <w:b/>
                </w:rPr>
                <w:delText>&lt;password_text&gt;</w:delText>
              </w:r>
              <w:r w:rsidRPr="00671C8B" w:rsidDel="000934B8">
                <w:tab/>
                <w:delText>Specifies user authentication data if requested by the bearer connection. Coding based on &lt;password_dcs&gt;.</w:delText>
              </w:r>
            </w:del>
          </w:p>
          <w:p w14:paraId="14C295BE" w14:textId="3041FB6D" w:rsidR="00AD6DB4" w:rsidRPr="00671C8B" w:rsidDel="000934B8" w:rsidRDefault="00AD6DB4" w:rsidP="00166AF3">
            <w:pPr>
              <w:pStyle w:val="TableBody"/>
              <w:rPr>
                <w:del w:id="18414" w:author="Alban Roche" w:date="2017-08-02T16:44:00Z"/>
                <w:b/>
              </w:rPr>
            </w:pPr>
          </w:p>
          <w:p w14:paraId="07F75299" w14:textId="23009F85" w:rsidR="00AD6DB4" w:rsidRPr="00671C8B" w:rsidDel="000934B8" w:rsidRDefault="00AD6DB4" w:rsidP="00166AF3">
            <w:pPr>
              <w:pStyle w:val="TableBody"/>
              <w:rPr>
                <w:del w:id="18415" w:author="Alban Roche" w:date="2017-08-02T16:44:00Z"/>
              </w:rPr>
            </w:pPr>
            <w:del w:id="18416" w:author="Alban Roche" w:date="2017-08-02T16:44:00Z">
              <w:r w:rsidRPr="00671C8B" w:rsidDel="000934B8">
                <w:rPr>
                  <w:b/>
                </w:rPr>
                <w:delText>&lt;transport_level&gt;</w:delText>
              </w:r>
              <w:r w:rsidRPr="00671C8B" w:rsidDel="000934B8">
                <w:tab/>
                <w:delText>Transport layer protocol of the UICC/terminal connection</w:delText>
              </w:r>
            </w:del>
          </w:p>
          <w:p w14:paraId="36287061" w14:textId="6116228B" w:rsidR="00AD6DB4" w:rsidRPr="00671C8B" w:rsidDel="000934B8" w:rsidRDefault="00AD6DB4" w:rsidP="00166AF3">
            <w:pPr>
              <w:pStyle w:val="TableBody"/>
              <w:rPr>
                <w:del w:id="18417" w:author="Alban Roche" w:date="2017-08-02T16:44:00Z"/>
              </w:rPr>
            </w:pPr>
            <w:del w:id="18418" w:author="Alban Roche" w:date="2017-08-02T16:44:00Z">
              <w:r w:rsidRPr="00671C8B" w:rsidDel="000934B8">
                <w:tab/>
              </w:r>
              <w:r w:rsidRPr="00671C8B" w:rsidDel="000934B8">
                <w:tab/>
              </w:r>
              <w:r w:rsidRPr="00671C8B" w:rsidDel="000934B8">
                <w:tab/>
                <w:delText>1</w:delText>
              </w:r>
              <w:r w:rsidRPr="00671C8B" w:rsidDel="000934B8">
                <w:tab/>
                <w:delText>UDP</w:delText>
              </w:r>
            </w:del>
          </w:p>
          <w:p w14:paraId="486C06F0" w14:textId="694AD2E2" w:rsidR="00AD6DB4" w:rsidRPr="00671C8B" w:rsidDel="000934B8" w:rsidRDefault="00AD6DB4" w:rsidP="00166AF3">
            <w:pPr>
              <w:pStyle w:val="TableBody"/>
              <w:rPr>
                <w:del w:id="18419" w:author="Alban Roche" w:date="2017-08-02T16:44:00Z"/>
              </w:rPr>
            </w:pPr>
            <w:del w:id="18420" w:author="Alban Roche" w:date="2017-08-02T16:44:00Z">
              <w:r w:rsidRPr="00671C8B" w:rsidDel="000934B8">
                <w:tab/>
              </w:r>
              <w:r w:rsidRPr="00671C8B" w:rsidDel="000934B8">
                <w:tab/>
              </w:r>
              <w:r w:rsidRPr="00671C8B" w:rsidDel="000934B8">
                <w:tab/>
                <w:delText>2</w:delText>
              </w:r>
              <w:r w:rsidRPr="00671C8B" w:rsidDel="000934B8">
                <w:tab/>
                <w:delText>TCP</w:delText>
              </w:r>
            </w:del>
          </w:p>
          <w:p w14:paraId="73530CE3" w14:textId="018C672F" w:rsidR="00AD6DB4" w:rsidRPr="00671C8B" w:rsidDel="000934B8" w:rsidRDefault="00AD6DB4" w:rsidP="00166AF3">
            <w:pPr>
              <w:pStyle w:val="TableBody"/>
              <w:rPr>
                <w:del w:id="18421" w:author="Alban Roche" w:date="2017-08-02T16:44:00Z"/>
              </w:rPr>
            </w:pPr>
            <w:del w:id="18422" w:author="Alban Roche" w:date="2017-08-02T16:44:00Z">
              <w:r w:rsidRPr="00671C8B" w:rsidDel="000934B8">
                <w:tab/>
              </w:r>
              <w:r w:rsidRPr="00671C8B" w:rsidDel="000934B8">
                <w:tab/>
              </w:r>
              <w:r w:rsidRPr="00671C8B" w:rsidDel="000934B8">
                <w:tab/>
                <w:delText>255</w:delText>
              </w:r>
              <w:r w:rsidRPr="00671C8B" w:rsidDel="000934B8">
                <w:tab/>
                <w:delText>Invalid; no transport protocol specified</w:delText>
              </w:r>
            </w:del>
          </w:p>
          <w:p w14:paraId="5422494A" w14:textId="025F21E9" w:rsidR="00AD6DB4" w:rsidRPr="00671C8B" w:rsidDel="000934B8" w:rsidRDefault="00AD6DB4" w:rsidP="00166AF3">
            <w:pPr>
              <w:pStyle w:val="TableBody"/>
              <w:rPr>
                <w:del w:id="18423" w:author="Alban Roche" w:date="2017-08-02T16:44:00Z"/>
                <w:b/>
              </w:rPr>
            </w:pPr>
          </w:p>
          <w:p w14:paraId="42627A38" w14:textId="018D2C23" w:rsidR="00AD6DB4" w:rsidRPr="00671C8B" w:rsidDel="000934B8" w:rsidRDefault="00AD6DB4" w:rsidP="00166AF3">
            <w:pPr>
              <w:pStyle w:val="TableBody"/>
              <w:rPr>
                <w:del w:id="18424" w:author="Alban Roche" w:date="2017-08-02T16:44:00Z"/>
              </w:rPr>
            </w:pPr>
            <w:del w:id="18425" w:author="Alban Roche" w:date="2017-08-02T16:44:00Z">
              <w:r w:rsidRPr="00671C8B" w:rsidDel="000934B8">
                <w:rPr>
                  <w:b/>
                </w:rPr>
                <w:delText>&lt;transport_port&gt;</w:delText>
              </w:r>
              <w:r w:rsidRPr="00671C8B" w:rsidDel="000934B8">
                <w:tab/>
                <w:delText>Integer that specifies the transport port</w:delText>
              </w:r>
            </w:del>
          </w:p>
          <w:p w14:paraId="56F7841E" w14:textId="1FE2DAB6" w:rsidR="00AD6DB4" w:rsidRPr="00671C8B" w:rsidDel="000934B8" w:rsidRDefault="00AD6DB4" w:rsidP="00166AF3">
            <w:pPr>
              <w:pStyle w:val="TableBody"/>
              <w:rPr>
                <w:del w:id="18426" w:author="Alban Roche" w:date="2017-08-02T16:44:00Z"/>
                <w:b/>
              </w:rPr>
            </w:pPr>
          </w:p>
          <w:p w14:paraId="70946191" w14:textId="064CF207" w:rsidR="00AD6DB4" w:rsidRPr="00671C8B" w:rsidDel="000934B8" w:rsidRDefault="00AD6DB4" w:rsidP="00166AF3">
            <w:pPr>
              <w:pStyle w:val="TableBody"/>
              <w:rPr>
                <w:del w:id="18427" w:author="Alban Roche" w:date="2017-08-02T16:44:00Z"/>
              </w:rPr>
            </w:pPr>
            <w:del w:id="18428" w:author="Alban Roche" w:date="2017-08-02T16:44:00Z">
              <w:r w:rsidRPr="00671C8B" w:rsidDel="000934B8">
                <w:rPr>
                  <w:b/>
                </w:rPr>
                <w:delText>&lt;sub_address&gt;</w:delText>
              </w:r>
              <w:r w:rsidRPr="00671C8B" w:rsidDel="000934B8">
                <w:tab/>
                <w:delText>Called party subaddress (for CS bearers only)</w:delText>
              </w:r>
            </w:del>
          </w:p>
          <w:p w14:paraId="076FDC62" w14:textId="50EDADEA" w:rsidR="00AD6DB4" w:rsidRPr="00671C8B" w:rsidDel="000934B8" w:rsidRDefault="00AD6DB4" w:rsidP="00166AF3">
            <w:pPr>
              <w:pStyle w:val="TableBody"/>
              <w:rPr>
                <w:del w:id="18429" w:author="Alban Roche" w:date="2017-08-02T16:44:00Z"/>
              </w:rPr>
            </w:pPr>
          </w:p>
          <w:p w14:paraId="696653DF" w14:textId="2144C03E" w:rsidR="00AD6DB4" w:rsidRPr="00671C8B" w:rsidDel="000934B8" w:rsidRDefault="00AD6DB4" w:rsidP="00166AF3">
            <w:pPr>
              <w:pStyle w:val="TableBody"/>
              <w:rPr>
                <w:del w:id="18430" w:author="Alban Roche" w:date="2017-08-02T16:44:00Z"/>
              </w:rPr>
            </w:pPr>
            <w:del w:id="18431" w:author="Alban Roche" w:date="2017-08-02T16:44:00Z">
              <w:r w:rsidRPr="00671C8B" w:rsidDel="000934B8">
                <w:rPr>
                  <w:b/>
                </w:rPr>
                <w:delText>&lt;dsc&gt;</w:delText>
              </w:r>
              <w:r w:rsidRPr="00671C8B" w:rsidDel="000934B8">
                <w:tab/>
              </w:r>
              <w:r w:rsidRPr="00671C8B" w:rsidDel="000934B8">
                <w:tab/>
                <w:delText>Data coding scheme</w:delText>
              </w:r>
            </w:del>
          </w:p>
          <w:p w14:paraId="15AC7BAA" w14:textId="658FDEF7" w:rsidR="00AD6DB4" w:rsidRPr="00671C8B" w:rsidDel="000934B8" w:rsidRDefault="00AD6DB4" w:rsidP="00166AF3">
            <w:pPr>
              <w:pStyle w:val="TableBody"/>
              <w:rPr>
                <w:del w:id="18432" w:author="Alban Roche" w:date="2017-08-02T16:44:00Z"/>
                <w:b/>
              </w:rPr>
            </w:pPr>
          </w:p>
          <w:p w14:paraId="1510E095" w14:textId="6395CAD1" w:rsidR="00AD6DB4" w:rsidRPr="00671C8B" w:rsidDel="000934B8" w:rsidRDefault="00AD6DB4" w:rsidP="00166AF3">
            <w:pPr>
              <w:pStyle w:val="TableBody"/>
              <w:rPr>
                <w:del w:id="18433" w:author="Alban Roche" w:date="2017-08-02T16:44:00Z"/>
              </w:rPr>
            </w:pPr>
            <w:del w:id="18434" w:author="Alban Roche" w:date="2017-08-02T16:44:00Z">
              <w:r w:rsidRPr="00671C8B" w:rsidDel="000934B8">
                <w:rPr>
                  <w:b/>
                </w:rPr>
                <w:delText>&lt;destination_address_type&gt;</w:delText>
              </w:r>
              <w:r w:rsidRPr="00671C8B" w:rsidDel="000934B8">
                <w:tab/>
                <w:delText>33</w:delText>
              </w:r>
              <w:r w:rsidRPr="00671C8B" w:rsidDel="000934B8">
                <w:tab/>
                <w:delText>IPv4 IP address</w:delText>
              </w:r>
            </w:del>
          </w:p>
          <w:p w14:paraId="438473F8" w14:textId="06B9D9D8" w:rsidR="00AD6DB4" w:rsidRPr="00671C8B" w:rsidDel="000934B8" w:rsidRDefault="00AD6DB4" w:rsidP="00166AF3">
            <w:pPr>
              <w:pStyle w:val="TableBody"/>
              <w:rPr>
                <w:del w:id="18435" w:author="Alban Roche" w:date="2017-08-02T16:44:00Z"/>
              </w:rPr>
            </w:pPr>
            <w:del w:id="18436" w:author="Alban Roche" w:date="2017-08-02T16:44:00Z">
              <w:r w:rsidRPr="00671C8B" w:rsidDel="000934B8">
                <w:tab/>
              </w:r>
              <w:r w:rsidRPr="00671C8B" w:rsidDel="000934B8">
                <w:tab/>
              </w:r>
              <w:r w:rsidRPr="00671C8B" w:rsidDel="000934B8">
                <w:tab/>
              </w:r>
              <w:r w:rsidRPr="00671C8B" w:rsidDel="000934B8">
                <w:tab/>
              </w:r>
              <w:r w:rsidRPr="00671C8B" w:rsidDel="000934B8">
                <w:tab/>
                <w:delText>87</w:delText>
              </w:r>
              <w:r w:rsidRPr="00671C8B" w:rsidDel="000934B8">
                <w:tab/>
                <w:delText>IPv6 IP address</w:delText>
              </w:r>
            </w:del>
          </w:p>
          <w:p w14:paraId="4B61C1A4" w14:textId="0D4DF993" w:rsidR="00AD6DB4" w:rsidRPr="00671C8B" w:rsidDel="000934B8" w:rsidRDefault="00AD6DB4" w:rsidP="00166AF3">
            <w:pPr>
              <w:pStyle w:val="TableBody"/>
              <w:rPr>
                <w:del w:id="18437" w:author="Alban Roche" w:date="2017-08-02T16:44:00Z"/>
              </w:rPr>
            </w:pPr>
            <w:del w:id="18438" w:author="Alban Roche" w:date="2017-08-02T16:44:00Z">
              <w:r w:rsidRPr="00671C8B" w:rsidDel="000934B8">
                <w:tab/>
              </w:r>
              <w:r w:rsidRPr="00671C8B" w:rsidDel="000934B8">
                <w:tab/>
              </w:r>
              <w:r w:rsidRPr="00671C8B" w:rsidDel="000934B8">
                <w:tab/>
              </w:r>
              <w:r w:rsidRPr="00671C8B" w:rsidDel="000934B8">
                <w:tab/>
              </w:r>
              <w:r w:rsidRPr="00671C8B" w:rsidDel="000934B8">
                <w:tab/>
                <w:delText>255</w:delText>
              </w:r>
              <w:r w:rsidRPr="00671C8B" w:rsidDel="000934B8">
                <w:tab/>
                <w:delText>Invalid; unknown address type</w:delText>
              </w:r>
            </w:del>
          </w:p>
          <w:p w14:paraId="004E9489" w14:textId="036C3979" w:rsidR="00AD6DB4" w:rsidRPr="00671C8B" w:rsidDel="000934B8" w:rsidRDefault="00AD6DB4" w:rsidP="00166AF3">
            <w:pPr>
              <w:pStyle w:val="TableBody"/>
              <w:rPr>
                <w:del w:id="18439" w:author="Alban Roche" w:date="2017-08-02T16:44:00Z"/>
                <w:b/>
              </w:rPr>
            </w:pPr>
          </w:p>
          <w:p w14:paraId="61A50B15" w14:textId="5ABCF854" w:rsidR="00AD6DB4" w:rsidRPr="00671C8B" w:rsidDel="000934B8" w:rsidRDefault="00AD6DB4" w:rsidP="00166AF3">
            <w:pPr>
              <w:pStyle w:val="TableBody"/>
              <w:rPr>
                <w:del w:id="18440" w:author="Alban Roche" w:date="2017-08-02T16:44:00Z"/>
              </w:rPr>
            </w:pPr>
            <w:del w:id="18441" w:author="Alban Roche" w:date="2017-08-02T16:44:00Z">
              <w:r w:rsidRPr="00671C8B" w:rsidDel="000934B8">
                <w:rPr>
                  <w:b/>
                </w:rPr>
                <w:delText>&lt;destination_address&gt;</w:delText>
              </w:r>
              <w:r w:rsidRPr="00671C8B" w:rsidDel="000934B8">
                <w:tab/>
                <w:delText>Hex string that specifie</w:delText>
              </w:r>
              <w:r w:rsidDel="000934B8">
                <w:delText>s</w:delText>
              </w:r>
              <w:r w:rsidRPr="00671C8B" w:rsidDel="000934B8">
                <w:delText xml:space="preserve"> the destination point of the connection</w:delText>
              </w:r>
            </w:del>
          </w:p>
        </w:tc>
      </w:tr>
    </w:tbl>
    <w:p w14:paraId="0B48E174" w14:textId="057B0736" w:rsidR="00AD6DB4" w:rsidRPr="00671C8B" w:rsidDel="000934B8" w:rsidRDefault="00AD6DB4" w:rsidP="0059466D">
      <w:pPr>
        <w:pStyle w:val="Heading2"/>
        <w:numPr>
          <w:ilvl w:val="1"/>
          <w:numId w:val="11"/>
        </w:numPr>
        <w:ind w:left="1080" w:hanging="1080"/>
        <w:rPr>
          <w:del w:id="18442" w:author="Alban Roche" w:date="2017-08-02T16:44:00Z"/>
        </w:rPr>
      </w:pPr>
      <w:bookmarkStart w:id="18443" w:name="_Ref378175744"/>
      <w:bookmarkStart w:id="18444" w:name="_Toc486251723"/>
      <w:del w:id="18445" w:author="Alban Roche" w:date="2017-08-02T16:44:00Z">
        <w:r w:rsidRPr="00671C8B" w:rsidDel="000934B8">
          <w:delText>+STKTR Command: Enter Response</w:delText>
        </w:r>
        <w:bookmarkEnd w:id="18443"/>
        <w:bookmarkEnd w:id="18444"/>
      </w:del>
    </w:p>
    <w:tbl>
      <w:tblPr>
        <w:tblStyle w:val="TableSWIleft"/>
        <w:tblW w:w="9288" w:type="dxa"/>
        <w:tblLayout w:type="fixed"/>
        <w:tblLook w:val="04A0" w:firstRow="1" w:lastRow="0" w:firstColumn="1" w:lastColumn="0" w:noHBand="0" w:noVBand="1"/>
      </w:tblPr>
      <w:tblGrid>
        <w:gridCol w:w="1728"/>
        <w:gridCol w:w="7560"/>
      </w:tblGrid>
      <w:tr w:rsidR="00AD6DB4" w:rsidRPr="00671C8B" w:rsidDel="000934B8" w14:paraId="762F6170" w14:textId="1BA948D6" w:rsidTr="00166AF3">
        <w:trPr>
          <w:cnfStyle w:val="100000000000" w:firstRow="1" w:lastRow="0" w:firstColumn="0" w:lastColumn="0" w:oddVBand="0" w:evenVBand="0" w:oddHBand="0" w:evenHBand="0" w:firstRowFirstColumn="0" w:firstRowLastColumn="0" w:lastRowFirstColumn="0" w:lastRowLastColumn="0"/>
          <w:del w:id="18446" w:author="Alban Roche" w:date="2017-08-02T16:44:00Z"/>
        </w:trPr>
        <w:tc>
          <w:tcPr>
            <w:tcW w:w="9288" w:type="dxa"/>
            <w:gridSpan w:val="2"/>
          </w:tcPr>
          <w:p w14:paraId="05FDD70A" w14:textId="5FBAC876" w:rsidR="00AD6DB4" w:rsidRPr="00671C8B" w:rsidDel="000934B8" w:rsidRDefault="00AD6DB4">
            <w:pPr>
              <w:pStyle w:val="TableRowHead"/>
              <w:spacing w:before="144" w:after="144"/>
              <w:rPr>
                <w:del w:id="18447" w:author="Alban Roche" w:date="2017-08-02T16:44:00Z"/>
                <w:rFonts w:cs="Arial"/>
                <w:bCs w:val="0"/>
              </w:rPr>
            </w:pPr>
            <w:del w:id="18448" w:author="Alban Roche" w:date="2017-08-02T14:40:00Z">
              <w:r w:rsidDel="00F22490">
                <w:delText xml:space="preserve">HL7618, HL7618RD, </w:delText>
              </w:r>
              <w:r w:rsidDel="00F22490">
                <w:rPr>
                  <w:lang w:eastAsia="zh-CN"/>
                </w:rPr>
                <w:delText xml:space="preserve">HL7648, </w:delText>
              </w:r>
              <w:r w:rsidDel="00F22490">
                <w:delText xml:space="preserve">HL7650, </w:delText>
              </w:r>
              <w:r w:rsidDel="00F22490">
                <w:rPr>
                  <w:lang w:eastAsia="zh-CN"/>
                </w:rPr>
                <w:delText xml:space="preserve">HL7688, </w:delText>
              </w:r>
              <w:r w:rsidDel="00F22490">
                <w:delText>HL7690 and HL7692</w:delText>
              </w:r>
            </w:del>
          </w:p>
        </w:tc>
      </w:tr>
      <w:tr w:rsidR="00AD6DB4" w:rsidRPr="00671C8B" w:rsidDel="000934B8" w14:paraId="238E9BE8" w14:textId="5AB9E4FA" w:rsidTr="00166AF3">
        <w:trPr>
          <w:del w:id="18449" w:author="Alban Roche" w:date="2017-08-02T16:44:00Z"/>
        </w:trPr>
        <w:tc>
          <w:tcPr>
            <w:tcW w:w="1728" w:type="dxa"/>
          </w:tcPr>
          <w:p w14:paraId="12B9F87B" w14:textId="55B4786D" w:rsidR="00AD6DB4" w:rsidRPr="00671C8B" w:rsidDel="000934B8" w:rsidRDefault="00AD6DB4" w:rsidP="00166AF3">
            <w:pPr>
              <w:pStyle w:val="TableBody"/>
              <w:rPr>
                <w:del w:id="18450" w:author="Alban Roche" w:date="2017-08-02T16:44:00Z"/>
                <w:rFonts w:ascii="Times New Roman" w:hAnsi="Times New Roman" w:cs="Times New Roman"/>
                <w:i/>
                <w:sz w:val="20"/>
                <w:szCs w:val="20"/>
              </w:rPr>
            </w:pPr>
            <w:del w:id="18451" w:author="Alban Roche" w:date="2017-08-02T16:44:00Z">
              <w:r w:rsidRPr="00671C8B" w:rsidDel="000934B8">
                <w:rPr>
                  <w:i/>
                  <w:lang w:eastAsia="zh-CN"/>
                </w:rPr>
                <w:delText>Test</w:delText>
              </w:r>
              <w:r w:rsidRPr="00671C8B" w:rsidDel="000934B8">
                <w:rPr>
                  <w:i/>
                </w:rPr>
                <w:delText xml:space="preserve"> command</w:delText>
              </w:r>
            </w:del>
          </w:p>
          <w:p w14:paraId="037E44A7" w14:textId="077CCA4A" w:rsidR="00AD6DB4" w:rsidRPr="00671C8B" w:rsidDel="000934B8" w:rsidRDefault="00AD6DB4" w:rsidP="00166AF3">
            <w:pPr>
              <w:pStyle w:val="TableBody"/>
              <w:rPr>
                <w:del w:id="18452" w:author="Alban Roche" w:date="2017-08-02T16:44:00Z"/>
              </w:rPr>
            </w:pPr>
          </w:p>
          <w:p w14:paraId="1E1C7677" w14:textId="310E8BA8" w:rsidR="00AD6DB4" w:rsidRPr="00671C8B" w:rsidDel="000934B8" w:rsidRDefault="00AD6DB4" w:rsidP="00166AF3">
            <w:pPr>
              <w:pStyle w:val="TableBody"/>
              <w:rPr>
                <w:del w:id="18453" w:author="Alban Roche" w:date="2017-08-02T16:44:00Z"/>
                <w:u w:val="single"/>
              </w:rPr>
            </w:pPr>
            <w:del w:id="18454" w:author="Alban Roche" w:date="2017-08-02T16:44:00Z">
              <w:r w:rsidRPr="00671C8B" w:rsidDel="000934B8">
                <w:rPr>
                  <w:u w:val="single"/>
                </w:rPr>
                <w:delText>Syntax</w:delText>
              </w:r>
            </w:del>
          </w:p>
          <w:p w14:paraId="44F964C2" w14:textId="13512929" w:rsidR="00AD6DB4" w:rsidRPr="00671C8B" w:rsidDel="000934B8" w:rsidRDefault="00AD6DB4" w:rsidP="00166AF3">
            <w:pPr>
              <w:pStyle w:val="TableBody"/>
              <w:rPr>
                <w:del w:id="18455" w:author="Alban Roche" w:date="2017-08-02T16:44:00Z"/>
                <w:b/>
                <w:lang w:eastAsia="zh-CN"/>
              </w:rPr>
            </w:pPr>
            <w:del w:id="18456" w:author="Alban Roche" w:date="2017-08-02T16:44:00Z">
              <w:r w:rsidRPr="00671C8B" w:rsidDel="000934B8">
                <w:rPr>
                  <w:b/>
                </w:rPr>
                <w:delText>AT+STKTR=?</w:delText>
              </w:r>
            </w:del>
          </w:p>
        </w:tc>
        <w:tc>
          <w:tcPr>
            <w:tcW w:w="7560" w:type="dxa"/>
          </w:tcPr>
          <w:p w14:paraId="2E9B42CA" w14:textId="2BA4C623" w:rsidR="00AD6DB4" w:rsidRPr="00671C8B" w:rsidDel="000934B8" w:rsidRDefault="00AD6DB4" w:rsidP="00166AF3">
            <w:pPr>
              <w:pStyle w:val="TableBody"/>
              <w:rPr>
                <w:del w:id="18457" w:author="Alban Roche" w:date="2017-08-02T16:44:00Z"/>
                <w:rFonts w:ascii="Times New Roman" w:hAnsi="Times New Roman" w:cs="Times New Roman"/>
                <w:sz w:val="20"/>
                <w:szCs w:val="20"/>
                <w:u w:val="single"/>
              </w:rPr>
            </w:pPr>
          </w:p>
          <w:p w14:paraId="155E10D5" w14:textId="6B52080D" w:rsidR="00AD6DB4" w:rsidRPr="00671C8B" w:rsidDel="000934B8" w:rsidRDefault="00AD6DB4" w:rsidP="00166AF3">
            <w:pPr>
              <w:pStyle w:val="TableBody"/>
              <w:rPr>
                <w:del w:id="18458" w:author="Alban Roche" w:date="2017-08-02T16:44:00Z"/>
                <w:rFonts w:ascii="Times New Roman" w:hAnsi="Times New Roman" w:cs="Times New Roman"/>
                <w:sz w:val="20"/>
                <w:szCs w:val="20"/>
                <w:u w:val="single"/>
              </w:rPr>
            </w:pPr>
          </w:p>
          <w:p w14:paraId="54B87FDD" w14:textId="6F84CE54" w:rsidR="00AD6DB4" w:rsidRPr="00671C8B" w:rsidDel="000934B8" w:rsidRDefault="00AD6DB4" w:rsidP="00166AF3">
            <w:pPr>
              <w:pStyle w:val="TableBody"/>
              <w:rPr>
                <w:del w:id="18459" w:author="Alban Roche" w:date="2017-08-02T16:44:00Z"/>
                <w:u w:val="single"/>
              </w:rPr>
            </w:pPr>
            <w:del w:id="18460" w:author="Alban Roche" w:date="2017-08-02T16:44:00Z">
              <w:r w:rsidRPr="00671C8B" w:rsidDel="000934B8">
                <w:rPr>
                  <w:u w:val="single"/>
                </w:rPr>
                <w:delText>Response</w:delText>
              </w:r>
            </w:del>
          </w:p>
          <w:p w14:paraId="450E1BE0" w14:textId="714F31BB" w:rsidR="00AD6DB4" w:rsidRPr="00671C8B" w:rsidDel="000934B8" w:rsidRDefault="00AD6DB4" w:rsidP="00166AF3">
            <w:pPr>
              <w:pStyle w:val="TableBody"/>
              <w:rPr>
                <w:del w:id="18461" w:author="Alban Roche" w:date="2017-08-02T16:44:00Z"/>
                <w:b/>
                <w:lang w:eastAsia="zh-CN"/>
              </w:rPr>
            </w:pPr>
            <w:del w:id="18462" w:author="Alban Roche" w:date="2017-08-02T16:44:00Z">
              <w:r w:rsidRPr="00671C8B" w:rsidDel="000934B8">
                <w:rPr>
                  <w:b/>
                  <w:lang w:eastAsia="zh-CN"/>
                </w:rPr>
                <w:delText>+STKTR: (01,05,16,17,18,19,20,21,32,33,34,35,36,37,38,</w:delText>
              </w:r>
              <w:r w:rsidDel="000934B8">
                <w:rPr>
                  <w:b/>
                  <w:lang w:eastAsia="zh-CN"/>
                </w:rPr>
                <w:delText>39,</w:delText>
              </w:r>
              <w:r w:rsidRPr="00671C8B" w:rsidDel="000934B8">
                <w:rPr>
                  <w:b/>
                  <w:lang w:eastAsia="zh-CN"/>
                </w:rPr>
                <w:delText>40,52,53,64)</w:delText>
              </w:r>
            </w:del>
          </w:p>
          <w:p w14:paraId="49502B01" w14:textId="0DC1B142" w:rsidR="00AD6DB4" w:rsidRPr="00671C8B" w:rsidDel="000934B8" w:rsidRDefault="00AD6DB4" w:rsidP="00166AF3">
            <w:pPr>
              <w:pStyle w:val="TableBody"/>
              <w:rPr>
                <w:del w:id="18463" w:author="Alban Roche" w:date="2017-08-02T16:44:00Z"/>
                <w:b/>
                <w:lang w:eastAsia="zh-CN"/>
              </w:rPr>
            </w:pPr>
            <w:del w:id="18464" w:author="Alban Roche" w:date="2017-08-02T16:44:00Z">
              <w:r w:rsidRPr="00671C8B" w:rsidDel="000934B8">
                <w:rPr>
                  <w:b/>
                  <w:lang w:eastAsia="zh-CN"/>
                </w:rPr>
                <w:delText>OK</w:delText>
              </w:r>
            </w:del>
          </w:p>
        </w:tc>
      </w:tr>
      <w:tr w:rsidR="00AD6DB4" w:rsidRPr="00671C8B" w:rsidDel="000934B8" w14:paraId="7F531E6C" w14:textId="78AE5F11" w:rsidTr="00166AF3">
        <w:trPr>
          <w:del w:id="18465" w:author="Alban Roche" w:date="2017-08-02T16:44:00Z"/>
        </w:trPr>
        <w:tc>
          <w:tcPr>
            <w:tcW w:w="1728" w:type="dxa"/>
          </w:tcPr>
          <w:p w14:paraId="30FFE541" w14:textId="09EB7531" w:rsidR="00AD6DB4" w:rsidRPr="00671C8B" w:rsidDel="000934B8" w:rsidRDefault="00AD6DB4" w:rsidP="00166AF3">
            <w:pPr>
              <w:pStyle w:val="TableBody"/>
              <w:rPr>
                <w:del w:id="18466" w:author="Alban Roche" w:date="2017-08-02T16:44:00Z"/>
                <w:i/>
                <w:lang w:eastAsia="zh-CN"/>
              </w:rPr>
            </w:pPr>
            <w:del w:id="18467" w:author="Alban Roche" w:date="2017-08-02T16:44:00Z">
              <w:r w:rsidRPr="00671C8B" w:rsidDel="000934B8">
                <w:rPr>
                  <w:i/>
                  <w:lang w:eastAsia="zh-CN"/>
                </w:rPr>
                <w:delText>Write command</w:delText>
              </w:r>
            </w:del>
          </w:p>
          <w:p w14:paraId="640ABD83" w14:textId="28FB8349" w:rsidR="00AD6DB4" w:rsidRPr="00671C8B" w:rsidDel="000934B8" w:rsidRDefault="00AD6DB4" w:rsidP="00166AF3">
            <w:pPr>
              <w:pStyle w:val="TableBody"/>
              <w:rPr>
                <w:del w:id="18468" w:author="Alban Roche" w:date="2017-08-02T16:44:00Z"/>
                <w:i/>
                <w:lang w:eastAsia="zh-CN"/>
              </w:rPr>
            </w:pPr>
          </w:p>
          <w:p w14:paraId="0B152EB3" w14:textId="14DD78BE" w:rsidR="00AD6DB4" w:rsidRPr="00671C8B" w:rsidDel="000934B8" w:rsidRDefault="00AD6DB4" w:rsidP="00166AF3">
            <w:pPr>
              <w:pStyle w:val="TableBody"/>
              <w:rPr>
                <w:del w:id="18469" w:author="Alban Roche" w:date="2017-08-02T16:44:00Z"/>
                <w:u w:val="single"/>
              </w:rPr>
            </w:pPr>
            <w:del w:id="18470" w:author="Alban Roche" w:date="2017-08-02T16:44:00Z">
              <w:r w:rsidRPr="00671C8B" w:rsidDel="000934B8">
                <w:rPr>
                  <w:u w:val="single"/>
                </w:rPr>
                <w:delText>Syntax</w:delText>
              </w:r>
            </w:del>
          </w:p>
          <w:p w14:paraId="46AD2FEA" w14:textId="041D7163" w:rsidR="00AD6DB4" w:rsidRPr="00671C8B" w:rsidDel="000934B8" w:rsidRDefault="00AD6DB4" w:rsidP="00166AF3">
            <w:pPr>
              <w:pStyle w:val="TableBody"/>
              <w:rPr>
                <w:del w:id="18471" w:author="Alban Roche" w:date="2017-08-02T16:44:00Z"/>
                <w:i/>
                <w:lang w:eastAsia="zh-CN"/>
              </w:rPr>
            </w:pPr>
            <w:del w:id="18472" w:author="Alban Roche" w:date="2017-08-02T16:44:00Z">
              <w:r w:rsidRPr="00671C8B" w:rsidDel="000934B8">
                <w:rPr>
                  <w:b/>
                </w:rPr>
                <w:delText>AT+STKTR=1,0</w:delText>
              </w:r>
            </w:del>
          </w:p>
        </w:tc>
        <w:tc>
          <w:tcPr>
            <w:tcW w:w="7560" w:type="dxa"/>
          </w:tcPr>
          <w:p w14:paraId="7D140842" w14:textId="789399F6" w:rsidR="00AD6DB4" w:rsidRPr="00671C8B" w:rsidDel="000934B8" w:rsidRDefault="00AD6DB4" w:rsidP="00166AF3">
            <w:pPr>
              <w:pStyle w:val="TableBody"/>
              <w:rPr>
                <w:del w:id="18473" w:author="Alban Roche" w:date="2017-08-02T16:44:00Z"/>
                <w:rFonts w:ascii="Times New Roman" w:hAnsi="Times New Roman" w:cs="Times New Roman"/>
                <w:sz w:val="20"/>
                <w:szCs w:val="20"/>
                <w:u w:val="single"/>
              </w:rPr>
            </w:pPr>
          </w:p>
          <w:p w14:paraId="048DCD88" w14:textId="518658A5" w:rsidR="00AD6DB4" w:rsidRPr="00671C8B" w:rsidDel="000934B8" w:rsidRDefault="00AD6DB4" w:rsidP="00166AF3">
            <w:pPr>
              <w:pStyle w:val="TableBody"/>
              <w:rPr>
                <w:del w:id="18474" w:author="Alban Roche" w:date="2017-08-02T16:44:00Z"/>
                <w:rFonts w:ascii="Times New Roman" w:hAnsi="Times New Roman" w:cs="Times New Roman"/>
                <w:sz w:val="20"/>
                <w:szCs w:val="20"/>
                <w:u w:val="single"/>
              </w:rPr>
            </w:pPr>
          </w:p>
          <w:p w14:paraId="4F129021" w14:textId="64C00D35" w:rsidR="00AD6DB4" w:rsidRPr="00671C8B" w:rsidDel="000934B8" w:rsidRDefault="00AD6DB4" w:rsidP="00166AF3">
            <w:pPr>
              <w:pStyle w:val="TableBody"/>
              <w:rPr>
                <w:del w:id="18475" w:author="Alban Roche" w:date="2017-08-02T16:44:00Z"/>
                <w:u w:val="single"/>
              </w:rPr>
            </w:pPr>
            <w:del w:id="18476" w:author="Alban Roche" w:date="2017-08-02T16:44:00Z">
              <w:r w:rsidRPr="00671C8B" w:rsidDel="000934B8">
                <w:rPr>
                  <w:u w:val="single"/>
                </w:rPr>
                <w:delText>Response</w:delText>
              </w:r>
            </w:del>
          </w:p>
          <w:p w14:paraId="163024E6" w14:textId="2059D06D" w:rsidR="00AD6DB4" w:rsidRPr="00671C8B" w:rsidDel="000934B8" w:rsidRDefault="00AD6DB4" w:rsidP="00166AF3">
            <w:pPr>
              <w:pStyle w:val="TableBody"/>
              <w:rPr>
                <w:del w:id="18477" w:author="Alban Roche" w:date="2017-08-02T16:44:00Z"/>
                <w:b/>
              </w:rPr>
            </w:pPr>
            <w:del w:id="18478" w:author="Alban Roche" w:date="2017-08-02T16:44:00Z">
              <w:r w:rsidRPr="00671C8B" w:rsidDel="000934B8">
                <w:rPr>
                  <w:b/>
                </w:rPr>
                <w:delText>OK</w:delText>
              </w:r>
            </w:del>
          </w:p>
          <w:p w14:paraId="5004360A" w14:textId="309DA7E9" w:rsidR="00AD6DB4" w:rsidRPr="00671C8B" w:rsidDel="000934B8" w:rsidRDefault="00AD6DB4" w:rsidP="00166AF3">
            <w:pPr>
              <w:pStyle w:val="TableBody"/>
              <w:rPr>
                <w:del w:id="18479" w:author="Alban Roche" w:date="2017-08-02T16:44:00Z"/>
              </w:rPr>
            </w:pPr>
          </w:p>
          <w:p w14:paraId="4C99F719" w14:textId="3A37AA25" w:rsidR="00AD6DB4" w:rsidRPr="00671C8B" w:rsidDel="000934B8" w:rsidRDefault="00AD6DB4" w:rsidP="00166AF3">
            <w:pPr>
              <w:pStyle w:val="TableBody"/>
              <w:rPr>
                <w:del w:id="18480" w:author="Alban Roche" w:date="2017-08-02T16:44:00Z"/>
              </w:rPr>
            </w:pPr>
            <w:del w:id="18481" w:author="Alban Roche" w:date="2017-08-02T16:44:00Z">
              <w:r w:rsidRPr="00671C8B" w:rsidDel="000934B8">
                <w:delText>or</w:delText>
              </w:r>
            </w:del>
          </w:p>
          <w:p w14:paraId="49A94F46" w14:textId="4DDB7F45" w:rsidR="00AD6DB4" w:rsidRPr="00671C8B" w:rsidDel="000934B8" w:rsidRDefault="00AD6DB4" w:rsidP="00166AF3">
            <w:pPr>
              <w:pStyle w:val="TableBody"/>
              <w:rPr>
                <w:del w:id="18482" w:author="Alban Roche" w:date="2017-08-02T16:44:00Z"/>
                <w:b/>
                <w:u w:val="single"/>
              </w:rPr>
            </w:pPr>
            <w:del w:id="18483" w:author="Alban Roche" w:date="2017-08-02T16:44:00Z">
              <w:r w:rsidRPr="00671C8B" w:rsidDel="000934B8">
                <w:rPr>
                  <w:b/>
                </w:rPr>
                <w:delText>+CME ERROR: &lt;err&gt;</w:delText>
              </w:r>
            </w:del>
          </w:p>
        </w:tc>
      </w:tr>
      <w:tr w:rsidR="00AD6DB4" w:rsidRPr="00671C8B" w:rsidDel="000934B8" w14:paraId="0CB73E5C" w14:textId="27753933" w:rsidTr="00166AF3">
        <w:trPr>
          <w:cantSplit w:val="0"/>
          <w:trHeight w:val="72"/>
          <w:del w:id="18484" w:author="Alban Roche" w:date="2017-08-02T16:44:00Z"/>
        </w:trPr>
        <w:tc>
          <w:tcPr>
            <w:tcW w:w="1728" w:type="dxa"/>
          </w:tcPr>
          <w:p w14:paraId="32C307F3" w14:textId="1BBA57D1" w:rsidR="00AD6DB4" w:rsidRPr="00671C8B" w:rsidDel="000934B8" w:rsidRDefault="00AD6DB4" w:rsidP="00166AF3">
            <w:pPr>
              <w:pStyle w:val="TableBody"/>
              <w:pageBreakBefore/>
              <w:rPr>
                <w:del w:id="18485" w:author="Alban Roche" w:date="2017-08-02T16:44:00Z"/>
                <w:i/>
                <w:lang w:eastAsia="zh-CN"/>
              </w:rPr>
            </w:pPr>
            <w:del w:id="18486" w:author="Alban Roche" w:date="2017-08-02T16:44:00Z">
              <w:r w:rsidRPr="00671C8B" w:rsidDel="000934B8">
                <w:rPr>
                  <w:i/>
                  <w:lang w:eastAsia="zh-CN"/>
                </w:rPr>
                <w:delText>Execute command</w:delText>
              </w:r>
            </w:del>
          </w:p>
          <w:p w14:paraId="7F14D2B6" w14:textId="56C7AD37" w:rsidR="00AD6DB4" w:rsidRPr="00671C8B" w:rsidDel="000934B8" w:rsidRDefault="00AD6DB4" w:rsidP="00166AF3">
            <w:pPr>
              <w:pStyle w:val="TableBody"/>
              <w:pageBreakBefore/>
              <w:rPr>
                <w:del w:id="18487" w:author="Alban Roche" w:date="2017-08-02T16:44:00Z"/>
                <w:i/>
                <w:lang w:eastAsia="zh-CN"/>
              </w:rPr>
            </w:pPr>
          </w:p>
          <w:p w14:paraId="5CE47D5C" w14:textId="32DF440D" w:rsidR="00AD6DB4" w:rsidRPr="00671C8B" w:rsidDel="000934B8" w:rsidRDefault="00AD6DB4" w:rsidP="00166AF3">
            <w:pPr>
              <w:pStyle w:val="TableBody"/>
              <w:pageBreakBefore/>
              <w:rPr>
                <w:del w:id="18488" w:author="Alban Roche" w:date="2017-08-02T16:44:00Z"/>
                <w:u w:val="single"/>
              </w:rPr>
            </w:pPr>
            <w:del w:id="18489" w:author="Alban Roche" w:date="2017-08-02T16:44:00Z">
              <w:r w:rsidRPr="00671C8B" w:rsidDel="000934B8">
                <w:rPr>
                  <w:u w:val="single"/>
                </w:rPr>
                <w:delText>Syntax</w:delText>
              </w:r>
            </w:del>
          </w:p>
          <w:p w14:paraId="44AA2C55" w14:textId="20A78FE3" w:rsidR="00AD6DB4" w:rsidRPr="00671C8B" w:rsidDel="000934B8" w:rsidRDefault="00AD6DB4" w:rsidP="00166AF3">
            <w:pPr>
              <w:pStyle w:val="TableBody"/>
              <w:pageBreakBefore/>
              <w:rPr>
                <w:del w:id="18490" w:author="Alban Roche" w:date="2017-08-02T16:44:00Z"/>
                <w:i/>
                <w:lang w:eastAsia="zh-CN"/>
              </w:rPr>
            </w:pPr>
            <w:del w:id="18491" w:author="Alban Roche" w:date="2017-08-02T16:44:00Z">
              <w:r w:rsidRPr="00671C8B" w:rsidDel="000934B8">
                <w:rPr>
                  <w:b/>
                </w:rPr>
                <w:delText>AT+STKTR=</w:delText>
              </w:r>
              <w:r w:rsidRPr="00671C8B" w:rsidDel="000934B8">
                <w:rPr>
                  <w:b/>
                </w:rPr>
                <w:br/>
                <w:delText>&lt;proactive_cmd&gt; [,&lt;result&gt;,</w:delText>
              </w:r>
              <w:r w:rsidRPr="00671C8B" w:rsidDel="000934B8">
                <w:rPr>
                  <w:b/>
                </w:rPr>
                <w:br/>
                <w:delText>&lt;add_result&gt; [,&lt;last_cmd&gt;]</w:delText>
              </w:r>
              <w:r w:rsidRPr="00671C8B" w:rsidDel="000934B8">
                <w:rPr>
                  <w:b/>
                </w:rPr>
                <w:br/>
                <w:delText>[,&lt;dcs&gt;]</w:delText>
              </w:r>
              <w:r w:rsidRPr="00671C8B" w:rsidDel="000934B8">
                <w:rPr>
                  <w:b/>
                </w:rPr>
                <w:br/>
                <w:delText>[,&lt;hexstring&gt;]]</w:delText>
              </w:r>
            </w:del>
          </w:p>
        </w:tc>
        <w:tc>
          <w:tcPr>
            <w:tcW w:w="7560" w:type="dxa"/>
          </w:tcPr>
          <w:p w14:paraId="4F7380A9" w14:textId="5747C95C" w:rsidR="00AD6DB4" w:rsidRPr="00671C8B" w:rsidDel="000934B8" w:rsidRDefault="00AD6DB4" w:rsidP="00166AF3">
            <w:pPr>
              <w:pStyle w:val="TableBody"/>
              <w:pageBreakBefore/>
              <w:rPr>
                <w:del w:id="18492" w:author="Alban Roche" w:date="2017-08-02T16:44:00Z"/>
                <w:rFonts w:ascii="Times New Roman" w:hAnsi="Times New Roman" w:cs="Times New Roman"/>
                <w:sz w:val="20"/>
                <w:szCs w:val="20"/>
                <w:u w:val="single"/>
              </w:rPr>
            </w:pPr>
          </w:p>
          <w:p w14:paraId="1D1BADB0" w14:textId="7804BCB7" w:rsidR="00AD6DB4" w:rsidRPr="00671C8B" w:rsidDel="000934B8" w:rsidRDefault="00AD6DB4" w:rsidP="00166AF3">
            <w:pPr>
              <w:pStyle w:val="TableBody"/>
              <w:pageBreakBefore/>
              <w:rPr>
                <w:del w:id="18493" w:author="Alban Roche" w:date="2017-08-02T16:44:00Z"/>
                <w:rFonts w:ascii="Times New Roman" w:hAnsi="Times New Roman" w:cs="Times New Roman"/>
                <w:sz w:val="20"/>
                <w:szCs w:val="20"/>
                <w:u w:val="single"/>
              </w:rPr>
            </w:pPr>
          </w:p>
          <w:p w14:paraId="49E2E7B1" w14:textId="73CA0CB4" w:rsidR="00AD6DB4" w:rsidRPr="00671C8B" w:rsidDel="000934B8" w:rsidRDefault="00AD6DB4" w:rsidP="00166AF3">
            <w:pPr>
              <w:pStyle w:val="TableBody"/>
              <w:pageBreakBefore/>
              <w:rPr>
                <w:del w:id="18494" w:author="Alban Roche" w:date="2017-08-02T16:44:00Z"/>
                <w:u w:val="single"/>
              </w:rPr>
            </w:pPr>
            <w:del w:id="18495" w:author="Alban Roche" w:date="2017-08-02T16:44:00Z">
              <w:r w:rsidRPr="00671C8B" w:rsidDel="000934B8">
                <w:rPr>
                  <w:u w:val="single"/>
                </w:rPr>
                <w:delText>Response</w:delText>
              </w:r>
            </w:del>
          </w:p>
          <w:p w14:paraId="20DF5854" w14:textId="6D80B82C" w:rsidR="00AD6DB4" w:rsidRPr="00671C8B" w:rsidDel="000934B8" w:rsidRDefault="00AD6DB4" w:rsidP="00166AF3">
            <w:pPr>
              <w:pStyle w:val="TableBody"/>
              <w:pageBreakBefore/>
              <w:rPr>
                <w:del w:id="18496" w:author="Alban Roche" w:date="2017-08-02T16:44:00Z"/>
              </w:rPr>
            </w:pPr>
            <w:del w:id="18497" w:author="Alban Roche" w:date="2017-08-02T16:44:00Z">
              <w:r w:rsidRPr="00671C8B" w:rsidDel="000934B8">
                <w:delText>Response depends on the proactive command</w:delText>
              </w:r>
            </w:del>
          </w:p>
          <w:p w14:paraId="334C5EFD" w14:textId="7E26586E" w:rsidR="00AD6DB4" w:rsidRPr="00671C8B" w:rsidDel="000934B8" w:rsidRDefault="00AD6DB4" w:rsidP="00166AF3">
            <w:pPr>
              <w:pStyle w:val="TableBody"/>
              <w:pageBreakBefore/>
              <w:rPr>
                <w:del w:id="18498" w:author="Alban Roche" w:date="2017-08-02T16:44:00Z"/>
              </w:rPr>
            </w:pPr>
          </w:p>
          <w:p w14:paraId="13E4ECE6" w14:textId="597AB309" w:rsidR="00AD6DB4" w:rsidRPr="00671C8B" w:rsidDel="000934B8" w:rsidRDefault="00AD6DB4" w:rsidP="0059466D">
            <w:pPr>
              <w:pStyle w:val="TableBody"/>
              <w:pageBreakBefore/>
              <w:numPr>
                <w:ilvl w:val="0"/>
                <w:numId w:val="62"/>
              </w:numPr>
              <w:rPr>
                <w:del w:id="18499" w:author="Alban Roche" w:date="2017-08-02T16:44:00Z"/>
                <w:b/>
              </w:rPr>
            </w:pPr>
            <w:del w:id="18500" w:author="Alban Roche" w:date="2017-08-02T16:44:00Z">
              <w:r w:rsidRPr="00671C8B" w:rsidDel="000934B8">
                <w:rPr>
                  <w:b/>
                </w:rPr>
                <w:delText>+STKTR: 01, &lt;result&gt;, [&lt;add_result&gt;]</w:delText>
              </w:r>
            </w:del>
          </w:p>
          <w:p w14:paraId="5060F6FD" w14:textId="728D9035" w:rsidR="00AD6DB4" w:rsidRPr="00671C8B" w:rsidDel="000934B8" w:rsidRDefault="00AD6DB4" w:rsidP="0059466D">
            <w:pPr>
              <w:pStyle w:val="TableBody"/>
              <w:pageBreakBefore/>
              <w:numPr>
                <w:ilvl w:val="0"/>
                <w:numId w:val="62"/>
              </w:numPr>
              <w:rPr>
                <w:del w:id="18501" w:author="Alban Roche" w:date="2017-08-02T16:44:00Z"/>
              </w:rPr>
            </w:pPr>
            <w:del w:id="18502" w:author="Alban Roche" w:date="2017-08-02T16:44:00Z">
              <w:r w:rsidRPr="00671C8B" w:rsidDel="000934B8">
                <w:rPr>
                  <w:b/>
                </w:rPr>
                <w:delText>+STKTR: 05, &lt;result&gt;</w:delText>
              </w:r>
            </w:del>
          </w:p>
          <w:p w14:paraId="32F03408" w14:textId="70666926" w:rsidR="00AD6DB4" w:rsidRPr="00671C8B" w:rsidDel="000934B8" w:rsidRDefault="00AD6DB4" w:rsidP="0059466D">
            <w:pPr>
              <w:pStyle w:val="TableBody"/>
              <w:pageBreakBefore/>
              <w:numPr>
                <w:ilvl w:val="0"/>
                <w:numId w:val="62"/>
              </w:numPr>
              <w:rPr>
                <w:del w:id="18503" w:author="Alban Roche" w:date="2017-08-02T16:44:00Z"/>
              </w:rPr>
            </w:pPr>
            <w:del w:id="18504" w:author="Alban Roche" w:date="2017-08-02T16:44:00Z">
              <w:r w:rsidRPr="00671C8B" w:rsidDel="000934B8">
                <w:rPr>
                  <w:b/>
                </w:rPr>
                <w:delText>+STKTR: 16, &lt;result&gt;, [&lt;add_result&gt;]</w:delText>
              </w:r>
            </w:del>
          </w:p>
          <w:p w14:paraId="4408F4DE" w14:textId="69BB5ED9" w:rsidR="00AD6DB4" w:rsidRPr="00671C8B" w:rsidDel="000934B8" w:rsidRDefault="00AD6DB4" w:rsidP="0059466D">
            <w:pPr>
              <w:pStyle w:val="TableBody"/>
              <w:pageBreakBefore/>
              <w:numPr>
                <w:ilvl w:val="0"/>
                <w:numId w:val="62"/>
              </w:numPr>
              <w:rPr>
                <w:del w:id="18505" w:author="Alban Roche" w:date="2017-08-02T16:44:00Z"/>
              </w:rPr>
            </w:pPr>
            <w:del w:id="18506" w:author="Alban Roche" w:date="2017-08-02T16:44:00Z">
              <w:r w:rsidRPr="00671C8B" w:rsidDel="000934B8">
                <w:rPr>
                  <w:b/>
                </w:rPr>
                <w:delText>+STKTR: 17, &lt;result&gt;, &lt;add_result&gt;</w:delText>
              </w:r>
            </w:del>
          </w:p>
          <w:p w14:paraId="26A6B9F3" w14:textId="3570FA1C" w:rsidR="00AD6DB4" w:rsidRPr="00671C8B" w:rsidDel="000934B8" w:rsidRDefault="00AD6DB4" w:rsidP="0059466D">
            <w:pPr>
              <w:pStyle w:val="TableBody"/>
              <w:pageBreakBefore/>
              <w:numPr>
                <w:ilvl w:val="0"/>
                <w:numId w:val="62"/>
              </w:numPr>
              <w:rPr>
                <w:del w:id="18507" w:author="Alban Roche" w:date="2017-08-02T16:44:00Z"/>
              </w:rPr>
            </w:pPr>
            <w:del w:id="18508" w:author="Alban Roche" w:date="2017-08-02T16:44:00Z">
              <w:r w:rsidRPr="00671C8B" w:rsidDel="000934B8">
                <w:rPr>
                  <w:b/>
                </w:rPr>
                <w:delText>+STKTR: 18, &lt;result&gt;, &lt;add_result&gt;</w:delText>
              </w:r>
            </w:del>
          </w:p>
          <w:p w14:paraId="653855D3" w14:textId="58F1716E" w:rsidR="00AD6DB4" w:rsidRPr="00671C8B" w:rsidDel="000934B8" w:rsidRDefault="00AD6DB4" w:rsidP="0059466D">
            <w:pPr>
              <w:pStyle w:val="TableBody"/>
              <w:pageBreakBefore/>
              <w:numPr>
                <w:ilvl w:val="0"/>
                <w:numId w:val="62"/>
              </w:numPr>
              <w:rPr>
                <w:del w:id="18509" w:author="Alban Roche" w:date="2017-08-02T16:44:00Z"/>
              </w:rPr>
            </w:pPr>
            <w:del w:id="18510" w:author="Alban Roche" w:date="2017-08-02T16:44:00Z">
              <w:r w:rsidRPr="00671C8B" w:rsidDel="000934B8">
                <w:rPr>
                  <w:b/>
                </w:rPr>
                <w:delText>+STKTR: 19, &lt;result&gt;, &lt;add_result&gt;</w:delText>
              </w:r>
            </w:del>
          </w:p>
          <w:p w14:paraId="3D41627C" w14:textId="49FCB86E" w:rsidR="00AD6DB4" w:rsidRPr="00671C8B" w:rsidDel="000934B8" w:rsidRDefault="00AD6DB4" w:rsidP="0059466D">
            <w:pPr>
              <w:pStyle w:val="TableBody"/>
              <w:pageBreakBefore/>
              <w:numPr>
                <w:ilvl w:val="0"/>
                <w:numId w:val="62"/>
              </w:numPr>
              <w:rPr>
                <w:del w:id="18511" w:author="Alban Roche" w:date="2017-08-02T16:44:00Z"/>
                <w:b/>
              </w:rPr>
            </w:pPr>
            <w:del w:id="18512" w:author="Alban Roche" w:date="2017-08-02T16:44:00Z">
              <w:r w:rsidRPr="00671C8B" w:rsidDel="000934B8">
                <w:rPr>
                  <w:b/>
                </w:rPr>
                <w:delText>+STKTR: 20, &lt;result&gt;,</w:delText>
              </w:r>
              <w:r w:rsidDel="000934B8">
                <w:rPr>
                  <w:b/>
                </w:rPr>
                <w:delText xml:space="preserve"> </w:delText>
              </w:r>
              <w:r w:rsidRPr="00671C8B" w:rsidDel="000934B8">
                <w:rPr>
                  <w:b/>
                </w:rPr>
                <w:delText>[&lt;add_result&gt;]</w:delText>
              </w:r>
            </w:del>
          </w:p>
          <w:p w14:paraId="106BF8EE" w14:textId="09BCF579" w:rsidR="00AD6DB4" w:rsidRPr="00671C8B" w:rsidDel="000934B8" w:rsidRDefault="00AD6DB4" w:rsidP="0059466D">
            <w:pPr>
              <w:pStyle w:val="TableBody"/>
              <w:pageBreakBefore/>
              <w:numPr>
                <w:ilvl w:val="0"/>
                <w:numId w:val="62"/>
              </w:numPr>
              <w:rPr>
                <w:del w:id="18513" w:author="Alban Roche" w:date="2017-08-02T16:44:00Z"/>
                <w:b/>
              </w:rPr>
            </w:pPr>
            <w:del w:id="18514" w:author="Alban Roche" w:date="2017-08-02T16:44:00Z">
              <w:r w:rsidRPr="00671C8B" w:rsidDel="000934B8">
                <w:rPr>
                  <w:b/>
                </w:rPr>
                <w:delText>+STKTR: 21</w:delText>
              </w:r>
              <w:r w:rsidDel="000934B8">
                <w:rPr>
                  <w:b/>
                </w:rPr>
                <w:delText>,</w:delText>
              </w:r>
              <w:r w:rsidRPr="00671C8B" w:rsidDel="000934B8">
                <w:rPr>
                  <w:b/>
                </w:rPr>
                <w:delText xml:space="preserve"> &lt;result&gt;</w:delText>
              </w:r>
            </w:del>
          </w:p>
          <w:p w14:paraId="193979B0" w14:textId="7C76979C" w:rsidR="00AD6DB4" w:rsidRPr="00671C8B" w:rsidDel="000934B8" w:rsidRDefault="00AD6DB4" w:rsidP="0059466D">
            <w:pPr>
              <w:pStyle w:val="TableBody"/>
              <w:pageBreakBefore/>
              <w:numPr>
                <w:ilvl w:val="0"/>
                <w:numId w:val="62"/>
              </w:numPr>
              <w:rPr>
                <w:del w:id="18515" w:author="Alban Roche" w:date="2017-08-02T16:44:00Z"/>
              </w:rPr>
            </w:pPr>
            <w:del w:id="18516" w:author="Alban Roche" w:date="2017-08-02T16:44:00Z">
              <w:r w:rsidRPr="00671C8B" w:rsidDel="000934B8">
                <w:rPr>
                  <w:b/>
                </w:rPr>
                <w:delText>+STKTR: 32, &lt;result&gt;, &lt;add_result&gt;</w:delText>
              </w:r>
            </w:del>
          </w:p>
          <w:p w14:paraId="4CFE0365" w14:textId="4DAA0D35" w:rsidR="00AD6DB4" w:rsidRPr="00671C8B" w:rsidDel="000934B8" w:rsidRDefault="00AD6DB4" w:rsidP="0059466D">
            <w:pPr>
              <w:pStyle w:val="TableBody"/>
              <w:pageBreakBefore/>
              <w:numPr>
                <w:ilvl w:val="0"/>
                <w:numId w:val="62"/>
              </w:numPr>
              <w:rPr>
                <w:del w:id="18517" w:author="Alban Roche" w:date="2017-08-02T16:44:00Z"/>
              </w:rPr>
            </w:pPr>
            <w:del w:id="18518" w:author="Alban Roche" w:date="2017-08-02T16:44:00Z">
              <w:r w:rsidRPr="00671C8B" w:rsidDel="000934B8">
                <w:rPr>
                  <w:b/>
                </w:rPr>
                <w:delText>+STKTR: 33, &lt;result&gt;, &lt;add_result&gt;</w:delText>
              </w:r>
            </w:del>
          </w:p>
          <w:p w14:paraId="47D504D8" w14:textId="41619871" w:rsidR="00AD6DB4" w:rsidRPr="00671C8B" w:rsidDel="000934B8" w:rsidRDefault="00AD6DB4" w:rsidP="0059466D">
            <w:pPr>
              <w:pStyle w:val="TableBody"/>
              <w:pageBreakBefore/>
              <w:numPr>
                <w:ilvl w:val="0"/>
                <w:numId w:val="62"/>
              </w:numPr>
              <w:rPr>
                <w:del w:id="18519" w:author="Alban Roche" w:date="2017-08-02T16:44:00Z"/>
              </w:rPr>
            </w:pPr>
            <w:del w:id="18520" w:author="Alban Roche" w:date="2017-08-02T16:44:00Z">
              <w:r w:rsidRPr="00671C8B" w:rsidDel="000934B8">
                <w:rPr>
                  <w:b/>
                </w:rPr>
                <w:delText>+STKTR: 34, &lt;result&gt;, &lt;add_result&gt;,0,&lt;dcs&gt;,&lt;hex_string&gt;</w:delText>
              </w:r>
            </w:del>
          </w:p>
          <w:p w14:paraId="5227B36D" w14:textId="2BCDF966" w:rsidR="00AD6DB4" w:rsidRPr="00671C8B" w:rsidDel="000934B8" w:rsidRDefault="00AD6DB4" w:rsidP="0059466D">
            <w:pPr>
              <w:pStyle w:val="TableBody"/>
              <w:pageBreakBefore/>
              <w:numPr>
                <w:ilvl w:val="0"/>
                <w:numId w:val="62"/>
              </w:numPr>
              <w:rPr>
                <w:del w:id="18521" w:author="Alban Roche" w:date="2017-08-02T16:44:00Z"/>
                <w:b/>
              </w:rPr>
            </w:pPr>
            <w:del w:id="18522" w:author="Alban Roche" w:date="2017-08-02T16:44:00Z">
              <w:r w:rsidRPr="00671C8B" w:rsidDel="000934B8">
                <w:rPr>
                  <w:b/>
                </w:rPr>
                <w:delText>+STKTR: 35, &lt;result&gt;, &lt;add_result&gt;,0,&lt;dcs&gt;,&lt;hex_string&gt;</w:delText>
              </w:r>
            </w:del>
          </w:p>
          <w:p w14:paraId="581B3815" w14:textId="5006F5B2" w:rsidR="00AD6DB4" w:rsidRPr="00671C8B" w:rsidDel="000934B8" w:rsidRDefault="00AD6DB4" w:rsidP="0059466D">
            <w:pPr>
              <w:pStyle w:val="TableBody"/>
              <w:pageBreakBefore/>
              <w:numPr>
                <w:ilvl w:val="0"/>
                <w:numId w:val="62"/>
              </w:numPr>
              <w:rPr>
                <w:del w:id="18523" w:author="Alban Roche" w:date="2017-08-02T16:44:00Z"/>
              </w:rPr>
            </w:pPr>
            <w:del w:id="18524" w:author="Alban Roche" w:date="2017-08-02T16:44:00Z">
              <w:r w:rsidRPr="00671C8B" w:rsidDel="000934B8">
                <w:rPr>
                  <w:b/>
                </w:rPr>
                <w:delText>+STKTR: 36, &lt;result&gt;, &lt;add_result&gt;,0,&lt;dcs&gt;,&lt;hex_string&gt;</w:delText>
              </w:r>
            </w:del>
          </w:p>
          <w:p w14:paraId="27437584" w14:textId="18446239" w:rsidR="00AD6DB4" w:rsidRPr="00671C8B" w:rsidDel="000934B8" w:rsidRDefault="00AD6DB4" w:rsidP="00AD6DB4">
            <w:pPr>
              <w:pStyle w:val="Note"/>
              <w:pageBreakBefore/>
              <w:rPr>
                <w:del w:id="18525" w:author="Alban Roche" w:date="2017-08-02T16:44:00Z"/>
              </w:rPr>
            </w:pPr>
            <w:del w:id="18526" w:author="Alban Roche" w:date="2017-08-02T16:44:00Z">
              <w:r w:rsidRPr="00671C8B" w:rsidDel="000934B8">
                <w:delText>The “0” stands for the parameter &lt;last_cmd&gt; which is obsolete but not yet removed.</w:delText>
              </w:r>
            </w:del>
          </w:p>
          <w:p w14:paraId="62001467" w14:textId="40273EF7" w:rsidR="00AD6DB4" w:rsidRPr="00671C8B" w:rsidDel="000934B8" w:rsidRDefault="00AD6DB4" w:rsidP="0059466D">
            <w:pPr>
              <w:pStyle w:val="TableBody"/>
              <w:pageBreakBefore/>
              <w:numPr>
                <w:ilvl w:val="0"/>
                <w:numId w:val="62"/>
              </w:numPr>
              <w:rPr>
                <w:del w:id="18527" w:author="Alban Roche" w:date="2017-08-02T16:44:00Z"/>
                <w:b/>
              </w:rPr>
            </w:pPr>
            <w:del w:id="18528" w:author="Alban Roche" w:date="2017-08-02T16:44:00Z">
              <w:r w:rsidRPr="00671C8B" w:rsidDel="000934B8">
                <w:rPr>
                  <w:b/>
                </w:rPr>
                <w:delText>+STKTR: 37, &lt;result&gt;, &lt;add_result&gt;</w:delText>
              </w:r>
            </w:del>
          </w:p>
          <w:p w14:paraId="381BB040" w14:textId="799E6C7F" w:rsidR="00AD6DB4" w:rsidRPr="00D86F43" w:rsidDel="000934B8" w:rsidRDefault="00AD6DB4" w:rsidP="0059466D">
            <w:pPr>
              <w:pStyle w:val="TableBody"/>
              <w:pageBreakBefore/>
              <w:numPr>
                <w:ilvl w:val="0"/>
                <w:numId w:val="62"/>
              </w:numPr>
              <w:rPr>
                <w:del w:id="18529" w:author="Alban Roche" w:date="2017-08-02T16:44:00Z"/>
              </w:rPr>
            </w:pPr>
            <w:del w:id="18530" w:author="Alban Roche" w:date="2017-08-02T16:44:00Z">
              <w:r w:rsidRPr="00056FFF" w:rsidDel="000934B8">
                <w:rPr>
                  <w:b/>
                </w:rPr>
                <w:delText>+STKTR: 38, &lt;language as integer, e.g.28261&gt;</w:delText>
              </w:r>
            </w:del>
          </w:p>
          <w:p w14:paraId="19455242" w14:textId="3D61F6E8" w:rsidR="00AD6DB4" w:rsidRPr="00671C8B" w:rsidDel="000934B8" w:rsidRDefault="00AD6DB4" w:rsidP="0059466D">
            <w:pPr>
              <w:pStyle w:val="TableBody"/>
              <w:pageBreakBefore/>
              <w:numPr>
                <w:ilvl w:val="0"/>
                <w:numId w:val="62"/>
              </w:numPr>
              <w:rPr>
                <w:del w:id="18531" w:author="Alban Roche" w:date="2017-08-02T16:44:00Z"/>
              </w:rPr>
            </w:pPr>
            <w:del w:id="18532" w:author="Alban Roche" w:date="2017-08-02T16:44:00Z">
              <w:r w:rsidRPr="00671C8B" w:rsidDel="000934B8">
                <w:rPr>
                  <w:b/>
                </w:rPr>
                <w:delText>+STKTR: 40, &lt;result&gt;, &lt;add_result&gt;</w:delText>
              </w:r>
            </w:del>
          </w:p>
          <w:p w14:paraId="13715AA3" w14:textId="571E7807" w:rsidR="00AD6DB4" w:rsidRPr="00671C8B" w:rsidDel="000934B8" w:rsidRDefault="00AD6DB4" w:rsidP="0059466D">
            <w:pPr>
              <w:pStyle w:val="TableBody"/>
              <w:pageBreakBefore/>
              <w:numPr>
                <w:ilvl w:val="0"/>
                <w:numId w:val="62"/>
              </w:numPr>
              <w:rPr>
                <w:del w:id="18533" w:author="Alban Roche" w:date="2017-08-02T16:44:00Z"/>
                <w:b/>
              </w:rPr>
            </w:pPr>
            <w:del w:id="18534" w:author="Alban Roche" w:date="2017-08-02T16:44:00Z">
              <w:r w:rsidRPr="00671C8B" w:rsidDel="000934B8">
                <w:rPr>
                  <w:b/>
                </w:rPr>
                <w:delText>+STKTR: 52, &lt;result&gt;, &lt;add_result&gt;</w:delText>
              </w:r>
            </w:del>
          </w:p>
          <w:p w14:paraId="7EAEDC94" w14:textId="6FBE8584" w:rsidR="00AD6DB4" w:rsidRPr="00671C8B" w:rsidDel="000934B8" w:rsidRDefault="00AD6DB4" w:rsidP="0059466D">
            <w:pPr>
              <w:pStyle w:val="TableBody"/>
              <w:pageBreakBefore/>
              <w:numPr>
                <w:ilvl w:val="0"/>
                <w:numId w:val="62"/>
              </w:numPr>
              <w:rPr>
                <w:del w:id="18535" w:author="Alban Roche" w:date="2017-08-02T16:44:00Z"/>
              </w:rPr>
            </w:pPr>
            <w:del w:id="18536" w:author="Alban Roche" w:date="2017-08-02T16:44:00Z">
              <w:r w:rsidRPr="00671C8B" w:rsidDel="000934B8">
                <w:rPr>
                  <w:b/>
                </w:rPr>
                <w:delText>+STKTR: 53, &lt;result&gt;, &lt;add_result&gt;</w:delText>
              </w:r>
            </w:del>
          </w:p>
          <w:p w14:paraId="155110E8" w14:textId="54F53DD4" w:rsidR="00AD6DB4" w:rsidRPr="00671C8B" w:rsidDel="000934B8" w:rsidRDefault="00AD6DB4" w:rsidP="00AD6DB4">
            <w:pPr>
              <w:pStyle w:val="Note"/>
              <w:pageBreakBefore/>
              <w:rPr>
                <w:del w:id="18537" w:author="Alban Roche" w:date="2017-08-02T16:44:00Z"/>
              </w:rPr>
            </w:pPr>
            <w:del w:id="18538" w:author="Alban Roche" w:date="2017-08-02T16:44:00Z">
              <w:r w:rsidRPr="00671C8B" w:rsidDel="000934B8">
                <w:delText>For general results (&lt;result&gt;) 32, 33, 38, 52, 53, 55, 56, 57 and 58, it is mandatory for the ME to provide a specific cause value as additional information. For others, additional information will be ignored.</w:delText>
              </w:r>
            </w:del>
          </w:p>
          <w:p w14:paraId="62024090" w14:textId="61D9D24B" w:rsidR="00AD6DB4" w:rsidRPr="00671C8B" w:rsidDel="000934B8" w:rsidRDefault="00AD6DB4" w:rsidP="0059466D">
            <w:pPr>
              <w:pStyle w:val="TableBody"/>
              <w:pageBreakBefore/>
              <w:numPr>
                <w:ilvl w:val="0"/>
                <w:numId w:val="62"/>
              </w:numPr>
              <w:rPr>
                <w:del w:id="18539" w:author="Alban Roche" w:date="2017-08-02T16:44:00Z"/>
                <w:b/>
              </w:rPr>
            </w:pPr>
            <w:del w:id="18540" w:author="Alban Roche" w:date="2017-08-02T16:44:00Z">
              <w:r w:rsidRPr="00671C8B" w:rsidDel="000934B8">
                <w:rPr>
                  <w:b/>
                </w:rPr>
                <w:delText>+STKTR: 64, &lt;result&gt;[,&lt;add_result&gt;,&lt;last_cmd&gt;,&lt;buffer_size&gt;,</w:delText>
              </w:r>
              <w:r w:rsidRPr="00671C8B" w:rsidDel="000934B8">
                <w:rPr>
                  <w:b/>
                </w:rPr>
                <w:br/>
                <w:delText>&lt;open_channel_id&gt;,&lt;link_status&gt;,&lt;channel_status_state&gt;,</w:delText>
              </w:r>
              <w:r w:rsidRPr="00671C8B" w:rsidDel="000934B8">
                <w:rPr>
                  <w:b/>
                </w:rPr>
                <w:br/>
                <w:delText>&lt;bearer_description_type&gt;,&lt;bearer_description_params&gt;,</w:delText>
              </w:r>
              <w:r w:rsidRPr="00671C8B" w:rsidDel="000934B8">
                <w:rPr>
                  <w:b/>
                </w:rPr>
                <w:br/>
                <w:delText>&lt;address_type&gt;,&lt;address&gt;]</w:delText>
              </w:r>
            </w:del>
          </w:p>
          <w:p w14:paraId="0B73BB91" w14:textId="7C657F34" w:rsidR="00AD6DB4" w:rsidRPr="00671C8B" w:rsidDel="000934B8" w:rsidRDefault="00AD6DB4" w:rsidP="00166AF3">
            <w:pPr>
              <w:pStyle w:val="TableBody"/>
              <w:pageBreakBefore/>
              <w:rPr>
                <w:del w:id="18541" w:author="Alban Roche" w:date="2017-08-02T16:44:00Z"/>
              </w:rPr>
            </w:pPr>
          </w:p>
          <w:p w14:paraId="71EF68B0" w14:textId="62174D31" w:rsidR="00AD6DB4" w:rsidRPr="00671C8B" w:rsidDel="000934B8" w:rsidRDefault="00AD6DB4" w:rsidP="00166AF3">
            <w:pPr>
              <w:pStyle w:val="TableBody"/>
              <w:pageBreakBefore/>
              <w:rPr>
                <w:del w:id="18542" w:author="Alban Roche" w:date="2017-08-02T16:44:00Z"/>
              </w:rPr>
            </w:pPr>
            <w:del w:id="18543" w:author="Alban Roche" w:date="2017-08-02T16:44:00Z">
              <w:r w:rsidRPr="00671C8B" w:rsidDel="000934B8">
                <w:rPr>
                  <w:u w:val="single"/>
                </w:rPr>
                <w:delText>Parameters</w:delText>
              </w:r>
            </w:del>
          </w:p>
          <w:p w14:paraId="08901EED" w14:textId="3E0C0EC3" w:rsidR="00AD6DB4" w:rsidRPr="00671C8B" w:rsidDel="000934B8" w:rsidRDefault="00AD6DB4" w:rsidP="00166AF3">
            <w:pPr>
              <w:pStyle w:val="TableBody"/>
              <w:pageBreakBefore/>
              <w:rPr>
                <w:del w:id="18544" w:author="Alban Roche" w:date="2017-08-02T16:44:00Z"/>
              </w:rPr>
            </w:pPr>
            <w:del w:id="18545" w:author="Alban Roche" w:date="2017-08-02T16:44:00Z">
              <w:r w:rsidRPr="00671C8B" w:rsidDel="000934B8">
                <w:rPr>
                  <w:b/>
                </w:rPr>
                <w:delText>&lt;add_result&gt;</w:delText>
              </w:r>
              <w:r w:rsidRPr="00671C8B" w:rsidDel="000934B8">
                <w:tab/>
              </w:r>
              <w:r w:rsidRPr="00671C8B" w:rsidDel="000934B8">
                <w:tab/>
                <w:delText>Additional result</w:delText>
              </w:r>
            </w:del>
          </w:p>
          <w:p w14:paraId="1BFF2EA9" w14:textId="6F9F217C" w:rsidR="00AD6DB4" w:rsidRPr="00671C8B" w:rsidDel="000934B8" w:rsidRDefault="00AD6DB4" w:rsidP="00166AF3">
            <w:pPr>
              <w:pStyle w:val="TableBody"/>
              <w:pageBreakBefore/>
              <w:rPr>
                <w:del w:id="18546" w:author="Alban Roche" w:date="2017-08-02T16:44:00Z"/>
              </w:rPr>
            </w:pPr>
          </w:p>
          <w:p w14:paraId="27ADC497" w14:textId="679E971C" w:rsidR="00AD6DB4" w:rsidRPr="00671C8B" w:rsidDel="000934B8" w:rsidRDefault="00AD6DB4" w:rsidP="00166AF3">
            <w:pPr>
              <w:pStyle w:val="TableBody"/>
              <w:pageBreakBefore/>
              <w:rPr>
                <w:del w:id="18547" w:author="Alban Roche" w:date="2017-08-02T16:44:00Z"/>
              </w:rPr>
            </w:pPr>
            <w:del w:id="18548" w:author="Alban Roche" w:date="2017-08-02T16:44:00Z">
              <w:r w:rsidRPr="00671C8B" w:rsidDel="000934B8">
                <w:rPr>
                  <w:b/>
                </w:rPr>
                <w:delText>&lt;dcs&gt;</w:delText>
              </w:r>
              <w:r w:rsidRPr="00671C8B" w:rsidDel="000934B8">
                <w:tab/>
              </w:r>
              <w:r w:rsidRPr="00671C8B" w:rsidDel="000934B8">
                <w:tab/>
              </w:r>
              <w:r w:rsidRPr="00671C8B" w:rsidDel="000934B8">
                <w:tab/>
                <w:delText>Data coding scheme</w:delText>
              </w:r>
            </w:del>
          </w:p>
          <w:p w14:paraId="505B9B5D" w14:textId="4A17EF7A" w:rsidR="00AD6DB4" w:rsidRPr="00671C8B" w:rsidDel="000934B8" w:rsidRDefault="00AD6DB4" w:rsidP="00166AF3">
            <w:pPr>
              <w:pStyle w:val="TableBody"/>
              <w:pageBreakBefore/>
              <w:rPr>
                <w:del w:id="18549" w:author="Alban Roche" w:date="2017-08-02T16:44:00Z"/>
              </w:rPr>
            </w:pPr>
          </w:p>
          <w:p w14:paraId="656415B3" w14:textId="75477D92" w:rsidR="00AD6DB4" w:rsidRPr="00671C8B" w:rsidDel="000934B8" w:rsidRDefault="00AD6DB4" w:rsidP="00166AF3">
            <w:pPr>
              <w:pStyle w:val="TableBody"/>
              <w:pageBreakBefore/>
              <w:rPr>
                <w:del w:id="18550" w:author="Alban Roche" w:date="2017-08-02T16:44:00Z"/>
              </w:rPr>
            </w:pPr>
            <w:del w:id="18551" w:author="Alban Roche" w:date="2017-08-02T16:44:00Z">
              <w:r w:rsidRPr="00671C8B" w:rsidDel="000934B8">
                <w:rPr>
                  <w:b/>
                </w:rPr>
                <w:delText>&lt;hex_string&gt;</w:delText>
              </w:r>
              <w:r w:rsidRPr="00671C8B" w:rsidDel="000934B8">
                <w:rPr>
                  <w:b/>
                </w:rPr>
                <w:tab/>
              </w:r>
              <w:r w:rsidRPr="00671C8B" w:rsidDel="000934B8">
                <w:rPr>
                  <w:b/>
                </w:rPr>
                <w:tab/>
              </w:r>
              <w:r w:rsidRPr="00671C8B" w:rsidDel="000934B8">
                <w:delText>String in hexadecimal format</w:delText>
              </w:r>
            </w:del>
          </w:p>
          <w:p w14:paraId="4BA168D7" w14:textId="52A92DD8" w:rsidR="00AD6DB4" w:rsidRPr="00671C8B" w:rsidDel="000934B8" w:rsidRDefault="00AD6DB4" w:rsidP="00166AF3">
            <w:pPr>
              <w:pStyle w:val="TableBody"/>
              <w:pageBreakBefore/>
              <w:rPr>
                <w:del w:id="18552" w:author="Alban Roche" w:date="2017-08-02T16:44:00Z"/>
              </w:rPr>
            </w:pPr>
          </w:p>
          <w:p w14:paraId="0A3FE0C4" w14:textId="6C9B61F6" w:rsidR="00AD6DB4" w:rsidRPr="00671C8B" w:rsidDel="000934B8" w:rsidRDefault="00AD6DB4" w:rsidP="00166AF3">
            <w:pPr>
              <w:pStyle w:val="TableBody"/>
              <w:pageBreakBefore/>
              <w:rPr>
                <w:del w:id="18553" w:author="Alban Roche" w:date="2017-08-02T16:44:00Z"/>
              </w:rPr>
            </w:pPr>
            <w:del w:id="18554" w:author="Alban Roche" w:date="2017-08-02T16:44:00Z">
              <w:r w:rsidRPr="00671C8B" w:rsidDel="000934B8">
                <w:rPr>
                  <w:b/>
                </w:rPr>
                <w:delText>&lt;last_cmd&gt;</w:delText>
              </w:r>
              <w:r w:rsidRPr="00671C8B" w:rsidDel="000934B8">
                <w:rPr>
                  <w:b/>
                </w:rPr>
                <w:tab/>
              </w:r>
              <w:r w:rsidRPr="00671C8B" w:rsidDel="000934B8">
                <w:tab/>
                <w:delText>Last command</w:delText>
              </w:r>
            </w:del>
          </w:p>
          <w:p w14:paraId="4F9E7ED1" w14:textId="200A0478" w:rsidR="00AD6DB4" w:rsidRPr="00671C8B" w:rsidDel="000934B8" w:rsidRDefault="00AD6DB4" w:rsidP="00166AF3">
            <w:pPr>
              <w:pStyle w:val="TableBody"/>
              <w:pageBreakBefore/>
              <w:rPr>
                <w:del w:id="18555" w:author="Alban Roche" w:date="2017-08-02T16:44:00Z"/>
              </w:rPr>
            </w:pPr>
          </w:p>
          <w:p w14:paraId="0E73F9EF" w14:textId="4C8764A3" w:rsidR="00AD6DB4" w:rsidRPr="00671C8B" w:rsidDel="000934B8" w:rsidRDefault="00AD6DB4" w:rsidP="00166AF3">
            <w:pPr>
              <w:pStyle w:val="TableBody"/>
              <w:pageBreakBefore/>
              <w:rPr>
                <w:del w:id="18556" w:author="Alban Roche" w:date="2017-08-02T16:44:00Z"/>
              </w:rPr>
            </w:pPr>
            <w:del w:id="18557" w:author="Alban Roche" w:date="2017-08-02T16:44:00Z">
              <w:r w:rsidRPr="00671C8B" w:rsidDel="000934B8">
                <w:rPr>
                  <w:b/>
                </w:rPr>
                <w:delText>&lt;proactive_cmd&gt;</w:delText>
              </w:r>
              <w:r w:rsidRPr="00671C8B" w:rsidDel="000934B8">
                <w:tab/>
                <w:delText>Decimal code that indicates the proactive command (refer to +STKPRO)</w:delText>
              </w:r>
            </w:del>
          </w:p>
          <w:p w14:paraId="12480FC8" w14:textId="012C900B" w:rsidR="00AD6DB4" w:rsidRPr="00671C8B" w:rsidDel="000934B8" w:rsidRDefault="00AD6DB4" w:rsidP="00166AF3">
            <w:pPr>
              <w:pStyle w:val="TableBody"/>
              <w:pageBreakBefore/>
              <w:rPr>
                <w:del w:id="18558" w:author="Alban Roche" w:date="2017-08-02T16:44:00Z"/>
              </w:rPr>
            </w:pPr>
          </w:p>
          <w:p w14:paraId="719229D8" w14:textId="44E73092" w:rsidR="00AD6DB4" w:rsidRPr="00671C8B" w:rsidDel="000934B8" w:rsidRDefault="00AD6DB4" w:rsidP="00166AF3">
            <w:pPr>
              <w:pStyle w:val="TableBody"/>
              <w:pageBreakBefore/>
              <w:rPr>
                <w:del w:id="18559" w:author="Alban Roche" w:date="2017-08-02T16:44:00Z"/>
              </w:rPr>
            </w:pPr>
            <w:del w:id="18560" w:author="Alban Roche" w:date="2017-08-02T16:44:00Z">
              <w:r w:rsidRPr="00671C8B" w:rsidDel="000934B8">
                <w:rPr>
                  <w:b/>
                </w:rPr>
                <w:delText>&lt;result&gt;</w:delText>
              </w:r>
              <w:r w:rsidRPr="00671C8B" w:rsidDel="000934B8">
                <w:tab/>
                <w:delText>0</w:delText>
              </w:r>
              <w:r w:rsidRPr="00671C8B" w:rsidDel="000934B8">
                <w:tab/>
                <w:delText>Command performed succcessfuly</w:delText>
              </w:r>
            </w:del>
          </w:p>
          <w:p w14:paraId="0F5C3A88" w14:textId="01EA820E" w:rsidR="00AD6DB4" w:rsidRPr="00671C8B" w:rsidDel="000934B8" w:rsidRDefault="00AD6DB4" w:rsidP="00166AF3">
            <w:pPr>
              <w:pStyle w:val="TableBody"/>
              <w:pageBreakBefore/>
              <w:rPr>
                <w:del w:id="18561" w:author="Alban Roche" w:date="2017-08-02T16:44:00Z"/>
              </w:rPr>
            </w:pPr>
            <w:del w:id="18562" w:author="Alban Roche" w:date="2017-08-02T16:44:00Z">
              <w:r w:rsidRPr="00671C8B" w:rsidDel="000934B8">
                <w:tab/>
              </w:r>
              <w:r w:rsidRPr="00671C8B" w:rsidDel="000934B8">
                <w:tab/>
                <w:delText>1</w:delText>
              </w:r>
              <w:r w:rsidRPr="00671C8B" w:rsidDel="000934B8">
                <w:tab/>
                <w:delText>Command performed with partial comprehension</w:delText>
              </w:r>
            </w:del>
          </w:p>
          <w:p w14:paraId="603E3F02" w14:textId="455A17AA" w:rsidR="00AD6DB4" w:rsidRPr="00671C8B" w:rsidDel="000934B8" w:rsidRDefault="00AD6DB4" w:rsidP="00166AF3">
            <w:pPr>
              <w:pStyle w:val="TableBody"/>
              <w:pageBreakBefore/>
              <w:rPr>
                <w:del w:id="18563" w:author="Alban Roche" w:date="2017-08-02T16:44:00Z"/>
              </w:rPr>
            </w:pPr>
            <w:del w:id="18564" w:author="Alban Roche" w:date="2017-08-02T16:44:00Z">
              <w:r w:rsidRPr="00671C8B" w:rsidDel="000934B8">
                <w:tab/>
              </w:r>
              <w:r w:rsidRPr="00671C8B" w:rsidDel="000934B8">
                <w:tab/>
                <w:delText>2</w:delText>
              </w:r>
              <w:r w:rsidRPr="00671C8B" w:rsidDel="000934B8">
                <w:tab/>
                <w:delText>Command performed with missing information</w:delText>
              </w:r>
            </w:del>
          </w:p>
          <w:p w14:paraId="4F041421" w14:textId="4874F11E" w:rsidR="00AD6DB4" w:rsidRPr="00671C8B" w:rsidDel="000934B8" w:rsidRDefault="00AD6DB4" w:rsidP="00166AF3">
            <w:pPr>
              <w:pStyle w:val="TableBody"/>
              <w:pageBreakBefore/>
              <w:rPr>
                <w:del w:id="18565" w:author="Alban Roche" w:date="2017-08-02T16:44:00Z"/>
              </w:rPr>
            </w:pPr>
            <w:del w:id="18566" w:author="Alban Roche" w:date="2017-08-02T16:44:00Z">
              <w:r w:rsidRPr="00671C8B" w:rsidDel="000934B8">
                <w:tab/>
              </w:r>
              <w:r w:rsidRPr="00671C8B" w:rsidDel="000934B8">
                <w:tab/>
                <w:delText>3</w:delText>
              </w:r>
              <w:r w:rsidRPr="00671C8B" w:rsidDel="000934B8">
                <w:tab/>
                <w:delText>Refresh performed with additional EFS read</w:delText>
              </w:r>
            </w:del>
          </w:p>
          <w:p w14:paraId="6A851F1C" w14:textId="09AF3315" w:rsidR="00AD6DB4" w:rsidRPr="00671C8B" w:rsidDel="000934B8" w:rsidRDefault="00AD6DB4" w:rsidP="00166AF3">
            <w:pPr>
              <w:pStyle w:val="TableBody"/>
              <w:pageBreakBefore/>
              <w:rPr>
                <w:del w:id="18567" w:author="Alban Roche" w:date="2017-08-02T16:44:00Z"/>
              </w:rPr>
            </w:pPr>
            <w:del w:id="18568" w:author="Alban Roche" w:date="2017-08-02T16:44:00Z">
              <w:r w:rsidRPr="00671C8B" w:rsidDel="000934B8">
                <w:tab/>
              </w:r>
              <w:r w:rsidRPr="00671C8B" w:rsidDel="000934B8">
                <w:tab/>
                <w:delText>4</w:delText>
              </w:r>
              <w:r w:rsidRPr="00671C8B" w:rsidDel="000934B8">
                <w:tab/>
                <w:delText xml:space="preserve">Command performed successfully, but requested icon could not be </w:delText>
              </w:r>
              <w:r w:rsidRPr="00671C8B" w:rsidDel="000934B8">
                <w:tab/>
              </w:r>
              <w:r w:rsidRPr="00671C8B" w:rsidDel="000934B8">
                <w:tab/>
              </w:r>
              <w:r w:rsidRPr="00671C8B" w:rsidDel="000934B8">
                <w:tab/>
              </w:r>
              <w:r w:rsidRPr="00671C8B" w:rsidDel="000934B8">
                <w:tab/>
                <w:delText>displayed</w:delText>
              </w:r>
            </w:del>
          </w:p>
          <w:p w14:paraId="10076F4F" w14:textId="487E51A8" w:rsidR="00AD6DB4" w:rsidRPr="00671C8B" w:rsidDel="000934B8" w:rsidRDefault="00AD6DB4" w:rsidP="00166AF3">
            <w:pPr>
              <w:pStyle w:val="TableBody"/>
              <w:pageBreakBefore/>
              <w:rPr>
                <w:del w:id="18569" w:author="Alban Roche" w:date="2017-08-02T16:44:00Z"/>
              </w:rPr>
            </w:pPr>
            <w:del w:id="18570" w:author="Alban Roche" w:date="2017-08-02T16:44:00Z">
              <w:r w:rsidRPr="00671C8B" w:rsidDel="000934B8">
                <w:tab/>
              </w:r>
              <w:r w:rsidRPr="00671C8B" w:rsidDel="000934B8">
                <w:tab/>
                <w:delText>5</w:delText>
              </w:r>
              <w:r w:rsidRPr="00671C8B" w:rsidDel="000934B8">
                <w:tab/>
                <w:delText>Command performed but modified by call control by SIM</w:delText>
              </w:r>
            </w:del>
          </w:p>
          <w:p w14:paraId="0845E007" w14:textId="1221642E" w:rsidR="00AD6DB4" w:rsidRPr="00671C8B" w:rsidDel="000934B8" w:rsidRDefault="00AD6DB4" w:rsidP="00166AF3">
            <w:pPr>
              <w:pStyle w:val="TableBody"/>
              <w:pageBreakBefore/>
              <w:rPr>
                <w:del w:id="18571" w:author="Alban Roche" w:date="2017-08-02T16:44:00Z"/>
              </w:rPr>
            </w:pPr>
            <w:del w:id="18572" w:author="Alban Roche" w:date="2017-08-02T16:44:00Z">
              <w:r w:rsidRPr="00671C8B" w:rsidDel="000934B8">
                <w:tab/>
              </w:r>
              <w:r w:rsidRPr="00671C8B" w:rsidDel="000934B8">
                <w:tab/>
                <w:delText>6</w:delText>
              </w:r>
              <w:r w:rsidRPr="00671C8B" w:rsidDel="000934B8">
                <w:tab/>
                <w:delText>Command performed successfully, limited service</w:delText>
              </w:r>
            </w:del>
          </w:p>
          <w:p w14:paraId="7BB0141A" w14:textId="5B4342C9" w:rsidR="00AD6DB4" w:rsidRPr="00671C8B" w:rsidDel="000934B8" w:rsidRDefault="00AD6DB4" w:rsidP="00166AF3">
            <w:pPr>
              <w:pStyle w:val="TableBody"/>
              <w:pageBreakBefore/>
              <w:rPr>
                <w:del w:id="18573" w:author="Alban Roche" w:date="2017-08-02T16:44:00Z"/>
              </w:rPr>
            </w:pPr>
            <w:del w:id="18574" w:author="Alban Roche" w:date="2017-08-02T16:44:00Z">
              <w:r w:rsidRPr="00671C8B" w:rsidDel="000934B8">
                <w:tab/>
              </w:r>
              <w:r w:rsidRPr="00671C8B" w:rsidDel="000934B8">
                <w:tab/>
                <w:delText>7</w:delText>
              </w:r>
              <w:r w:rsidRPr="00671C8B" w:rsidDel="000934B8">
                <w:tab/>
                <w:delText>Command performed with modification</w:delText>
              </w:r>
            </w:del>
          </w:p>
          <w:p w14:paraId="2D00260D" w14:textId="6ACBF4F1" w:rsidR="00AD6DB4" w:rsidRPr="00671C8B" w:rsidDel="000934B8" w:rsidRDefault="00AD6DB4" w:rsidP="00166AF3">
            <w:pPr>
              <w:pStyle w:val="TableBody"/>
              <w:pageBreakBefore/>
              <w:rPr>
                <w:del w:id="18575" w:author="Alban Roche" w:date="2017-08-02T16:44:00Z"/>
              </w:rPr>
            </w:pPr>
            <w:del w:id="18576" w:author="Alban Roche" w:date="2017-08-02T16:44:00Z">
              <w:r w:rsidRPr="00671C8B" w:rsidDel="000934B8">
                <w:tab/>
              </w:r>
              <w:r w:rsidRPr="00671C8B" w:rsidDel="000934B8">
                <w:tab/>
                <w:delText>16</w:delText>
              </w:r>
              <w:r w:rsidRPr="00671C8B" w:rsidDel="000934B8">
                <w:tab/>
                <w:delText>Proactive SIM session terminated by the user</w:delText>
              </w:r>
            </w:del>
          </w:p>
          <w:p w14:paraId="79C09D42" w14:textId="22B33A81" w:rsidR="00AD6DB4" w:rsidRPr="00671C8B" w:rsidDel="000934B8" w:rsidRDefault="00AD6DB4" w:rsidP="00166AF3">
            <w:pPr>
              <w:pStyle w:val="TableBody"/>
              <w:pageBreakBefore/>
              <w:rPr>
                <w:del w:id="18577" w:author="Alban Roche" w:date="2017-08-02T16:44:00Z"/>
              </w:rPr>
            </w:pPr>
            <w:del w:id="18578" w:author="Alban Roche" w:date="2017-08-02T16:44:00Z">
              <w:r w:rsidRPr="00671C8B" w:rsidDel="000934B8">
                <w:rPr>
                  <w:rFonts w:ascii="Helvetica" w:hAnsi="Helvetica" w:cs="Helvetica"/>
                </w:rPr>
                <w:tab/>
              </w:r>
              <w:r w:rsidRPr="00671C8B" w:rsidDel="000934B8">
                <w:rPr>
                  <w:rFonts w:ascii="Helvetica" w:hAnsi="Helvetica" w:cs="Helvetica"/>
                </w:rPr>
                <w:tab/>
              </w:r>
              <w:r w:rsidRPr="00671C8B" w:rsidDel="000934B8">
                <w:delText>17</w:delText>
              </w:r>
              <w:r w:rsidRPr="00671C8B" w:rsidDel="000934B8">
                <w:tab/>
                <w:delText>Backward move in the proactive SIM session requested by the user</w:delText>
              </w:r>
            </w:del>
          </w:p>
          <w:p w14:paraId="6D5DD354" w14:textId="0E3504BF" w:rsidR="00AD6DB4" w:rsidRPr="00671C8B" w:rsidDel="000934B8" w:rsidRDefault="00AD6DB4" w:rsidP="00166AF3">
            <w:pPr>
              <w:pStyle w:val="TableBody"/>
              <w:pageBreakBefore/>
              <w:rPr>
                <w:del w:id="18579" w:author="Alban Roche" w:date="2017-08-02T16:44:00Z"/>
              </w:rPr>
            </w:pPr>
            <w:del w:id="18580" w:author="Alban Roche" w:date="2017-08-02T16:44:00Z">
              <w:r w:rsidRPr="00671C8B" w:rsidDel="000934B8">
                <w:tab/>
              </w:r>
              <w:r w:rsidRPr="00671C8B" w:rsidDel="000934B8">
                <w:tab/>
                <w:delText>18</w:delText>
              </w:r>
              <w:r w:rsidRPr="00671C8B" w:rsidDel="000934B8">
                <w:tab/>
                <w:delText>No response from user</w:delText>
              </w:r>
            </w:del>
          </w:p>
          <w:p w14:paraId="43811C26" w14:textId="11437B60" w:rsidR="00AD6DB4" w:rsidRPr="00671C8B" w:rsidDel="000934B8" w:rsidRDefault="00AD6DB4" w:rsidP="00166AF3">
            <w:pPr>
              <w:pStyle w:val="TableBody"/>
              <w:pageBreakBefore/>
              <w:rPr>
                <w:del w:id="18581" w:author="Alban Roche" w:date="2017-08-02T16:44:00Z"/>
              </w:rPr>
            </w:pPr>
            <w:del w:id="18582" w:author="Alban Roche" w:date="2017-08-02T16:44:00Z">
              <w:r w:rsidRPr="00671C8B" w:rsidDel="000934B8">
                <w:rPr>
                  <w:rFonts w:ascii="Helvetica" w:hAnsi="Helvetica" w:cs="Helvetica"/>
                </w:rPr>
                <w:tab/>
              </w:r>
              <w:r w:rsidRPr="00671C8B" w:rsidDel="000934B8">
                <w:rPr>
                  <w:rFonts w:ascii="Helvetica" w:hAnsi="Helvetica" w:cs="Helvetica"/>
                </w:rPr>
                <w:tab/>
              </w:r>
              <w:r w:rsidRPr="00671C8B" w:rsidDel="000934B8">
                <w:delText>19</w:delText>
              </w:r>
              <w:r w:rsidRPr="00671C8B" w:rsidDel="000934B8">
                <w:tab/>
                <w:delText>Help information required by the user</w:delText>
              </w:r>
            </w:del>
          </w:p>
          <w:p w14:paraId="4B21C787" w14:textId="155EFBCC" w:rsidR="00AD6DB4" w:rsidRPr="00671C8B" w:rsidDel="000934B8" w:rsidRDefault="00AD6DB4" w:rsidP="00166AF3">
            <w:pPr>
              <w:pStyle w:val="TableBody"/>
              <w:pageBreakBefore/>
              <w:rPr>
                <w:del w:id="18583" w:author="Alban Roche" w:date="2017-08-02T16:44:00Z"/>
              </w:rPr>
            </w:pPr>
            <w:del w:id="18584" w:author="Alban Roche" w:date="2017-08-02T16:44:00Z">
              <w:r w:rsidRPr="00671C8B" w:rsidDel="000934B8">
                <w:rPr>
                  <w:rFonts w:ascii="Helvetica" w:hAnsi="Helvetica" w:cs="Helvetica"/>
                </w:rPr>
                <w:tab/>
              </w:r>
              <w:r w:rsidRPr="00671C8B" w:rsidDel="000934B8">
                <w:rPr>
                  <w:rFonts w:ascii="Helvetica" w:hAnsi="Helvetica" w:cs="Helvetica"/>
                </w:rPr>
                <w:tab/>
              </w:r>
              <w:r w:rsidRPr="00671C8B" w:rsidDel="000934B8">
                <w:delText>20</w:delText>
              </w:r>
              <w:r w:rsidRPr="00671C8B" w:rsidDel="000934B8">
                <w:tab/>
                <w:delText>USSD or SS transaction terminated by the user</w:delText>
              </w:r>
            </w:del>
          </w:p>
          <w:p w14:paraId="69F06B32" w14:textId="162B9FEE" w:rsidR="00AD6DB4" w:rsidRPr="00671C8B" w:rsidDel="000934B8" w:rsidRDefault="00AD6DB4" w:rsidP="00166AF3">
            <w:pPr>
              <w:pStyle w:val="TableBody"/>
              <w:pageBreakBefore/>
              <w:rPr>
                <w:del w:id="18585" w:author="Alban Roche" w:date="2017-08-02T16:44:00Z"/>
              </w:rPr>
            </w:pPr>
            <w:del w:id="18586" w:author="Alban Roche" w:date="2017-08-02T16:44:00Z">
              <w:r w:rsidRPr="00671C8B" w:rsidDel="000934B8">
                <w:tab/>
              </w:r>
              <w:r w:rsidRPr="00671C8B" w:rsidDel="000934B8">
                <w:tab/>
                <w:delText>32</w:delText>
              </w:r>
              <w:r w:rsidRPr="00671C8B" w:rsidDel="000934B8">
                <w:tab/>
                <w:delText>ME currently unable to process command</w:delText>
              </w:r>
            </w:del>
          </w:p>
          <w:p w14:paraId="474D3F3F" w14:textId="7F4A0DAE" w:rsidR="00AD6DB4" w:rsidRPr="00671C8B" w:rsidDel="000934B8" w:rsidRDefault="00AD6DB4" w:rsidP="00166AF3">
            <w:pPr>
              <w:pStyle w:val="TableBody"/>
              <w:pageBreakBefore/>
              <w:rPr>
                <w:del w:id="18587" w:author="Alban Roche" w:date="2017-08-02T16:44:00Z"/>
              </w:rPr>
            </w:pPr>
            <w:del w:id="18588" w:author="Alban Roche" w:date="2017-08-02T16:44:00Z">
              <w:r w:rsidRPr="00671C8B" w:rsidDel="000934B8">
                <w:rPr>
                  <w:rFonts w:ascii="Helvetica" w:hAnsi="Helvetica" w:cs="Helvetica"/>
                </w:rPr>
                <w:tab/>
              </w:r>
              <w:r w:rsidRPr="00671C8B" w:rsidDel="000934B8">
                <w:rPr>
                  <w:rFonts w:ascii="Helvetica" w:hAnsi="Helvetica" w:cs="Helvetica"/>
                </w:rPr>
                <w:tab/>
              </w:r>
              <w:r w:rsidRPr="00671C8B" w:rsidDel="000934B8">
                <w:delText>33</w:delText>
              </w:r>
              <w:r w:rsidRPr="00671C8B" w:rsidDel="000934B8">
                <w:tab/>
                <w:delText>Network currently unable to process the command</w:delText>
              </w:r>
            </w:del>
          </w:p>
          <w:p w14:paraId="798024CE" w14:textId="16A11BE1" w:rsidR="00AD6DB4" w:rsidRPr="00671C8B" w:rsidDel="000934B8" w:rsidRDefault="00AD6DB4" w:rsidP="00166AF3">
            <w:pPr>
              <w:pStyle w:val="TableBody"/>
              <w:pageBreakBefore/>
              <w:rPr>
                <w:del w:id="18589" w:author="Alban Roche" w:date="2017-08-02T16:44:00Z"/>
              </w:rPr>
            </w:pPr>
            <w:del w:id="18590" w:author="Alban Roche" w:date="2017-08-02T16:44:00Z">
              <w:r w:rsidRPr="00671C8B" w:rsidDel="000934B8">
                <w:tab/>
              </w:r>
              <w:r w:rsidRPr="00671C8B" w:rsidDel="000934B8">
                <w:tab/>
                <w:delText>34</w:delText>
              </w:r>
              <w:r w:rsidRPr="00671C8B" w:rsidDel="000934B8">
                <w:tab/>
                <w:delText>User did not accept call set-up request</w:delText>
              </w:r>
            </w:del>
          </w:p>
          <w:p w14:paraId="4410F9A2" w14:textId="0F591374" w:rsidR="00AD6DB4" w:rsidRPr="00671C8B" w:rsidDel="000934B8" w:rsidRDefault="00AD6DB4" w:rsidP="00166AF3">
            <w:pPr>
              <w:pStyle w:val="TableBody"/>
              <w:pageBreakBefore/>
              <w:rPr>
                <w:del w:id="18591" w:author="Alban Roche" w:date="2017-08-02T16:44:00Z"/>
              </w:rPr>
            </w:pPr>
            <w:del w:id="18592" w:author="Alban Roche" w:date="2017-08-02T16:44:00Z">
              <w:r w:rsidRPr="00671C8B" w:rsidDel="000934B8">
                <w:rPr>
                  <w:rFonts w:ascii="Helvetica" w:hAnsi="Helvetica" w:cs="Helvetica"/>
                </w:rPr>
                <w:tab/>
              </w:r>
              <w:r w:rsidRPr="00671C8B" w:rsidDel="000934B8">
                <w:rPr>
                  <w:rFonts w:ascii="Helvetica" w:hAnsi="Helvetica" w:cs="Helvetica"/>
                </w:rPr>
                <w:tab/>
              </w:r>
              <w:r w:rsidRPr="00671C8B" w:rsidDel="000934B8">
                <w:delText>35</w:delText>
              </w:r>
              <w:r w:rsidRPr="00671C8B" w:rsidDel="000934B8">
                <w:tab/>
                <w:delText>User cleared down call before connection or network release</w:delText>
              </w:r>
            </w:del>
          </w:p>
          <w:p w14:paraId="5A458CFF" w14:textId="6EB2B158" w:rsidR="00AD6DB4" w:rsidRPr="00671C8B" w:rsidDel="000934B8" w:rsidRDefault="00AD6DB4" w:rsidP="00166AF3">
            <w:pPr>
              <w:pStyle w:val="TableBody"/>
              <w:pageBreakBefore/>
              <w:rPr>
                <w:del w:id="18593" w:author="Alban Roche" w:date="2017-08-02T16:44:00Z"/>
              </w:rPr>
            </w:pPr>
            <w:del w:id="18594" w:author="Alban Roche" w:date="2017-08-02T16:44:00Z">
              <w:r w:rsidRPr="00671C8B" w:rsidDel="000934B8">
                <w:rPr>
                  <w:rFonts w:ascii="Helvetica" w:hAnsi="Helvetica" w:cs="Helvetica"/>
                </w:rPr>
                <w:tab/>
              </w:r>
              <w:r w:rsidRPr="00671C8B" w:rsidDel="000934B8">
                <w:rPr>
                  <w:rFonts w:ascii="Helvetica" w:hAnsi="Helvetica" w:cs="Helvetica"/>
                </w:rPr>
                <w:tab/>
              </w:r>
              <w:r w:rsidRPr="00671C8B" w:rsidDel="000934B8">
                <w:delText>36</w:delText>
              </w:r>
              <w:r w:rsidRPr="00671C8B" w:rsidDel="000934B8">
                <w:tab/>
                <w:delText>Action in contradiction with the current timer state</w:delText>
              </w:r>
            </w:del>
          </w:p>
          <w:p w14:paraId="393F07FA" w14:textId="56DD9B5A" w:rsidR="00AD6DB4" w:rsidRPr="00671C8B" w:rsidDel="000934B8" w:rsidRDefault="00AD6DB4" w:rsidP="00166AF3">
            <w:pPr>
              <w:pStyle w:val="TableBody"/>
              <w:pageBreakBefore/>
              <w:rPr>
                <w:del w:id="18595" w:author="Alban Roche" w:date="2017-08-02T16:44:00Z"/>
              </w:rPr>
            </w:pPr>
            <w:del w:id="18596" w:author="Alban Roche" w:date="2017-08-02T16:44:00Z">
              <w:r w:rsidRPr="00671C8B" w:rsidDel="000934B8">
                <w:rPr>
                  <w:rFonts w:ascii="Helvetica" w:hAnsi="Helvetica" w:cs="Helvetica"/>
                </w:rPr>
                <w:tab/>
              </w:r>
              <w:r w:rsidRPr="00671C8B" w:rsidDel="000934B8">
                <w:rPr>
                  <w:rFonts w:ascii="Helvetica" w:hAnsi="Helvetica" w:cs="Helvetica"/>
                </w:rPr>
                <w:tab/>
              </w:r>
              <w:r w:rsidRPr="00671C8B" w:rsidDel="000934B8">
                <w:delText>37</w:delText>
              </w:r>
              <w:r w:rsidRPr="00671C8B" w:rsidDel="000934B8">
                <w:tab/>
                <w:delText>Interaction with call control by SIM, temporary problem</w:delText>
              </w:r>
            </w:del>
          </w:p>
          <w:p w14:paraId="4221C688" w14:textId="2997ACBB" w:rsidR="00AD6DB4" w:rsidRPr="00671C8B" w:rsidDel="000934B8" w:rsidRDefault="00AD6DB4" w:rsidP="00166AF3">
            <w:pPr>
              <w:pStyle w:val="TableBody"/>
              <w:pageBreakBefore/>
              <w:rPr>
                <w:del w:id="18597" w:author="Alban Roche" w:date="2017-08-02T16:44:00Z"/>
              </w:rPr>
            </w:pPr>
            <w:del w:id="18598" w:author="Alban Roche" w:date="2017-08-02T16:44:00Z">
              <w:r w:rsidRPr="00671C8B" w:rsidDel="000934B8">
                <w:rPr>
                  <w:rFonts w:ascii="Helvetica" w:hAnsi="Helvetica" w:cs="Helvetica"/>
                </w:rPr>
                <w:tab/>
              </w:r>
              <w:r w:rsidRPr="00671C8B" w:rsidDel="000934B8">
                <w:rPr>
                  <w:rFonts w:ascii="Helvetica" w:hAnsi="Helvetica" w:cs="Helvetica"/>
                </w:rPr>
                <w:tab/>
              </w:r>
              <w:r w:rsidRPr="00671C8B" w:rsidDel="000934B8">
                <w:delText>38</w:delText>
              </w:r>
              <w:r w:rsidRPr="00671C8B" w:rsidDel="000934B8">
                <w:tab/>
                <w:delText>Launch browser generic error code</w:delText>
              </w:r>
            </w:del>
          </w:p>
          <w:p w14:paraId="24CA188A" w14:textId="47B327AE" w:rsidR="00AD6DB4" w:rsidRPr="00671C8B" w:rsidDel="000934B8" w:rsidRDefault="00AD6DB4" w:rsidP="00166AF3">
            <w:pPr>
              <w:pStyle w:val="TableBody"/>
              <w:pageBreakBefore/>
              <w:rPr>
                <w:del w:id="18599" w:author="Alban Roche" w:date="2017-08-02T16:44:00Z"/>
              </w:rPr>
            </w:pPr>
            <w:del w:id="18600" w:author="Alban Roche" w:date="2017-08-02T16:44:00Z">
              <w:r w:rsidRPr="00671C8B" w:rsidDel="000934B8">
                <w:rPr>
                  <w:rFonts w:ascii="Helvetica" w:hAnsi="Helvetica" w:cs="Helvetica"/>
                </w:rPr>
                <w:tab/>
              </w:r>
              <w:r w:rsidRPr="00671C8B" w:rsidDel="000934B8">
                <w:rPr>
                  <w:rFonts w:ascii="Helvetica" w:hAnsi="Helvetica" w:cs="Helvetica"/>
                </w:rPr>
                <w:tab/>
              </w:r>
              <w:r w:rsidRPr="00671C8B" w:rsidDel="000934B8">
                <w:delText>48</w:delText>
              </w:r>
              <w:r w:rsidRPr="00671C8B" w:rsidDel="000934B8">
                <w:tab/>
                <w:delText>Command beyond ME's capabilities</w:delText>
              </w:r>
            </w:del>
          </w:p>
          <w:p w14:paraId="781C2465" w14:textId="611BE596" w:rsidR="00AD6DB4" w:rsidRPr="00671C8B" w:rsidDel="000934B8" w:rsidRDefault="00AD6DB4" w:rsidP="00166AF3">
            <w:pPr>
              <w:pStyle w:val="TableBody"/>
              <w:pageBreakBefore/>
              <w:rPr>
                <w:del w:id="18601" w:author="Alban Roche" w:date="2017-08-02T16:44:00Z"/>
              </w:rPr>
            </w:pPr>
            <w:del w:id="18602" w:author="Alban Roche" w:date="2017-08-02T16:44:00Z">
              <w:r w:rsidRPr="00671C8B" w:rsidDel="000934B8">
                <w:rPr>
                  <w:rFonts w:ascii="Helvetica" w:hAnsi="Helvetica" w:cs="Helvetica"/>
                </w:rPr>
                <w:tab/>
              </w:r>
              <w:r w:rsidRPr="00671C8B" w:rsidDel="000934B8">
                <w:rPr>
                  <w:rFonts w:ascii="Helvetica" w:hAnsi="Helvetica" w:cs="Helvetica"/>
                </w:rPr>
                <w:tab/>
              </w:r>
              <w:r w:rsidRPr="00671C8B" w:rsidDel="000934B8">
                <w:delText>49</w:delText>
              </w:r>
              <w:r w:rsidRPr="00671C8B" w:rsidDel="000934B8">
                <w:tab/>
                <w:delText>Command type not understood by ME</w:delText>
              </w:r>
            </w:del>
          </w:p>
          <w:p w14:paraId="6AAD34B8" w14:textId="68AC508C" w:rsidR="00AD6DB4" w:rsidRPr="00671C8B" w:rsidDel="000934B8" w:rsidRDefault="00AD6DB4" w:rsidP="00166AF3">
            <w:pPr>
              <w:pStyle w:val="TableBody"/>
              <w:pageBreakBefore/>
              <w:rPr>
                <w:del w:id="18603" w:author="Alban Roche" w:date="2017-08-02T16:44:00Z"/>
              </w:rPr>
            </w:pPr>
            <w:del w:id="18604" w:author="Alban Roche" w:date="2017-08-02T16:44:00Z">
              <w:r w:rsidRPr="00671C8B" w:rsidDel="000934B8">
                <w:tab/>
              </w:r>
              <w:r w:rsidRPr="00671C8B" w:rsidDel="000934B8">
                <w:tab/>
                <w:delText>50</w:delText>
              </w:r>
              <w:r w:rsidRPr="00671C8B" w:rsidDel="000934B8">
                <w:tab/>
                <w:delText>Command data not understood by ME</w:delText>
              </w:r>
            </w:del>
          </w:p>
          <w:p w14:paraId="11CC64C4" w14:textId="361AF2E6" w:rsidR="00AD6DB4" w:rsidRPr="00671C8B" w:rsidDel="000934B8" w:rsidRDefault="00AD6DB4" w:rsidP="00166AF3">
            <w:pPr>
              <w:pStyle w:val="TableBody"/>
              <w:pageBreakBefore/>
              <w:rPr>
                <w:del w:id="18605" w:author="Alban Roche" w:date="2017-08-02T16:44:00Z"/>
              </w:rPr>
            </w:pPr>
            <w:del w:id="18606" w:author="Alban Roche" w:date="2017-08-02T16:44:00Z">
              <w:r w:rsidRPr="00671C8B" w:rsidDel="000934B8">
                <w:rPr>
                  <w:rFonts w:ascii="Helvetica" w:hAnsi="Helvetica" w:cs="Helvetica"/>
                </w:rPr>
                <w:tab/>
              </w:r>
              <w:r w:rsidRPr="00671C8B" w:rsidDel="000934B8">
                <w:rPr>
                  <w:rFonts w:ascii="Helvetica" w:hAnsi="Helvetica" w:cs="Helvetica"/>
                </w:rPr>
                <w:tab/>
              </w:r>
              <w:r w:rsidRPr="00671C8B" w:rsidDel="000934B8">
                <w:delText>51</w:delText>
              </w:r>
              <w:r w:rsidRPr="00671C8B" w:rsidDel="000934B8">
                <w:tab/>
                <w:delText>Command number not known by ME</w:delText>
              </w:r>
            </w:del>
          </w:p>
          <w:p w14:paraId="69427896" w14:textId="7E39B374" w:rsidR="00AD6DB4" w:rsidRPr="00671C8B" w:rsidDel="000934B8" w:rsidRDefault="00AD6DB4" w:rsidP="00166AF3">
            <w:pPr>
              <w:pStyle w:val="TableBody"/>
              <w:pageBreakBefore/>
              <w:rPr>
                <w:del w:id="18607" w:author="Alban Roche" w:date="2017-08-02T16:44:00Z"/>
              </w:rPr>
            </w:pPr>
            <w:del w:id="18608" w:author="Alban Roche" w:date="2017-08-02T16:44:00Z">
              <w:r w:rsidRPr="00671C8B" w:rsidDel="000934B8">
                <w:rPr>
                  <w:rFonts w:ascii="Helvetica" w:hAnsi="Helvetica" w:cs="Helvetica"/>
                </w:rPr>
                <w:tab/>
              </w:r>
              <w:r w:rsidRPr="00671C8B" w:rsidDel="000934B8">
                <w:rPr>
                  <w:rFonts w:ascii="Helvetica" w:hAnsi="Helvetica" w:cs="Helvetica"/>
                </w:rPr>
                <w:tab/>
              </w:r>
              <w:r w:rsidRPr="00671C8B" w:rsidDel="000934B8">
                <w:delText>52</w:delText>
              </w:r>
              <w:r w:rsidRPr="00671C8B" w:rsidDel="000934B8">
                <w:tab/>
                <w:delText>SS return error</w:delText>
              </w:r>
            </w:del>
          </w:p>
          <w:p w14:paraId="3618F3FA" w14:textId="36A3DE49" w:rsidR="00AD6DB4" w:rsidRPr="00671C8B" w:rsidDel="000934B8" w:rsidRDefault="00AD6DB4" w:rsidP="00166AF3">
            <w:pPr>
              <w:pStyle w:val="TableBody"/>
              <w:pageBreakBefore/>
              <w:rPr>
                <w:del w:id="18609" w:author="Alban Roche" w:date="2017-08-02T16:44:00Z"/>
              </w:rPr>
            </w:pPr>
            <w:del w:id="18610" w:author="Alban Roche" w:date="2017-08-02T16:44:00Z">
              <w:r w:rsidRPr="00671C8B" w:rsidDel="000934B8">
                <w:rPr>
                  <w:rFonts w:ascii="Helvetica" w:hAnsi="Helvetica" w:cs="Helvetica"/>
                </w:rPr>
                <w:tab/>
              </w:r>
              <w:r w:rsidRPr="00671C8B" w:rsidDel="000934B8">
                <w:rPr>
                  <w:rFonts w:ascii="Helvetica" w:hAnsi="Helvetica" w:cs="Helvetica"/>
                </w:rPr>
                <w:tab/>
              </w:r>
              <w:r w:rsidRPr="00671C8B" w:rsidDel="000934B8">
                <w:delText>53</w:delText>
              </w:r>
              <w:r w:rsidRPr="00671C8B" w:rsidDel="000934B8">
                <w:tab/>
                <w:delText>SMS RP ERROR</w:delText>
              </w:r>
            </w:del>
          </w:p>
          <w:p w14:paraId="76547D5B" w14:textId="5E521540" w:rsidR="00AD6DB4" w:rsidRPr="00671C8B" w:rsidDel="000934B8" w:rsidRDefault="00AD6DB4" w:rsidP="00166AF3">
            <w:pPr>
              <w:pStyle w:val="TableBody"/>
              <w:pageBreakBefore/>
              <w:rPr>
                <w:del w:id="18611" w:author="Alban Roche" w:date="2017-08-02T16:44:00Z"/>
              </w:rPr>
            </w:pPr>
            <w:del w:id="18612" w:author="Alban Roche" w:date="2017-08-02T16:44:00Z">
              <w:r w:rsidRPr="00671C8B" w:rsidDel="000934B8">
                <w:rPr>
                  <w:rFonts w:ascii="Helvetica" w:hAnsi="Helvetica" w:cs="Helvetica"/>
                </w:rPr>
                <w:tab/>
              </w:r>
              <w:r w:rsidRPr="00671C8B" w:rsidDel="000934B8">
                <w:rPr>
                  <w:rFonts w:ascii="Helvetica" w:hAnsi="Helvetica" w:cs="Helvetica"/>
                </w:rPr>
                <w:tab/>
              </w:r>
              <w:r w:rsidRPr="00671C8B" w:rsidDel="000934B8">
                <w:delText>54</w:delText>
              </w:r>
              <w:r w:rsidRPr="00671C8B" w:rsidDel="000934B8">
                <w:tab/>
                <w:delText>Error, required values are missing</w:delText>
              </w:r>
            </w:del>
          </w:p>
          <w:p w14:paraId="225A0D76" w14:textId="6ABC1D92" w:rsidR="00AD6DB4" w:rsidRPr="00671C8B" w:rsidDel="000934B8" w:rsidRDefault="00AD6DB4" w:rsidP="00166AF3">
            <w:pPr>
              <w:pStyle w:val="TableBody"/>
              <w:pageBreakBefore/>
              <w:rPr>
                <w:del w:id="18613" w:author="Alban Roche" w:date="2017-08-02T16:44:00Z"/>
              </w:rPr>
            </w:pPr>
            <w:del w:id="18614" w:author="Alban Roche" w:date="2017-08-02T16:44:00Z">
              <w:r w:rsidRPr="00671C8B" w:rsidDel="000934B8">
                <w:rPr>
                  <w:rFonts w:ascii="Helvetica" w:hAnsi="Helvetica" w:cs="Helvetica"/>
                </w:rPr>
                <w:tab/>
              </w:r>
              <w:r w:rsidRPr="00671C8B" w:rsidDel="000934B8">
                <w:rPr>
                  <w:rFonts w:ascii="Helvetica" w:hAnsi="Helvetica" w:cs="Helvetica"/>
                </w:rPr>
                <w:tab/>
              </w:r>
              <w:r w:rsidRPr="00671C8B" w:rsidDel="000934B8">
                <w:delText>55</w:delText>
              </w:r>
              <w:r w:rsidRPr="00671C8B" w:rsidDel="000934B8">
                <w:tab/>
                <w:delText>USSD return error</w:delText>
              </w:r>
            </w:del>
          </w:p>
          <w:p w14:paraId="73C33604" w14:textId="5A4468A1" w:rsidR="00AD6DB4" w:rsidRPr="00671C8B" w:rsidDel="000934B8" w:rsidRDefault="00AD6DB4" w:rsidP="00166AF3">
            <w:pPr>
              <w:pStyle w:val="TableBody"/>
              <w:pageBreakBefore/>
              <w:rPr>
                <w:del w:id="18615" w:author="Alban Roche" w:date="2017-08-02T16:44:00Z"/>
              </w:rPr>
            </w:pPr>
            <w:del w:id="18616" w:author="Alban Roche" w:date="2017-08-02T16:44:00Z">
              <w:r w:rsidRPr="00671C8B" w:rsidDel="000934B8">
                <w:rPr>
                  <w:rFonts w:ascii="Helvetica" w:hAnsi="Helvetica" w:cs="Helvetica"/>
                </w:rPr>
                <w:tab/>
              </w:r>
              <w:r w:rsidRPr="00671C8B" w:rsidDel="000934B8">
                <w:rPr>
                  <w:rFonts w:ascii="Helvetica" w:hAnsi="Helvetica" w:cs="Helvetica"/>
                </w:rPr>
                <w:tab/>
              </w:r>
              <w:r w:rsidRPr="00671C8B" w:rsidDel="000934B8">
                <w:delText>56</w:delText>
              </w:r>
              <w:r w:rsidRPr="00671C8B" w:rsidDel="000934B8">
                <w:tab/>
                <w:delText>Multiple card command error (if class "a" is supported)</w:delText>
              </w:r>
            </w:del>
          </w:p>
          <w:p w14:paraId="22FC229A" w14:textId="03B31BF7" w:rsidR="00AD6DB4" w:rsidRPr="00671C8B" w:rsidDel="000934B8" w:rsidRDefault="00AD6DB4" w:rsidP="00166AF3">
            <w:pPr>
              <w:pStyle w:val="TableBody"/>
              <w:pageBreakBefore/>
              <w:rPr>
                <w:del w:id="18617" w:author="Alban Roche" w:date="2017-08-02T16:44:00Z"/>
              </w:rPr>
            </w:pPr>
            <w:del w:id="18618" w:author="Alban Roche" w:date="2017-08-02T16:44:00Z">
              <w:r w:rsidRPr="00671C8B" w:rsidDel="000934B8">
                <w:rPr>
                  <w:rFonts w:ascii="Helvetica" w:hAnsi="Helvetica" w:cs="Helvetica"/>
                </w:rPr>
                <w:tab/>
              </w:r>
              <w:r w:rsidRPr="00671C8B" w:rsidDel="000934B8">
                <w:rPr>
                  <w:rFonts w:ascii="Helvetica" w:hAnsi="Helvetica" w:cs="Helvetica"/>
                </w:rPr>
                <w:tab/>
              </w:r>
              <w:r w:rsidRPr="00671C8B" w:rsidDel="000934B8">
                <w:delText>57</w:delText>
              </w:r>
              <w:r w:rsidRPr="00671C8B" w:rsidDel="000934B8">
                <w:tab/>
                <w:delText xml:space="preserve">Interaction with call control by SIM or MO, short message control by </w:delText>
              </w:r>
              <w:r w:rsidRPr="00671C8B" w:rsidDel="000934B8">
                <w:tab/>
              </w:r>
              <w:r w:rsidRPr="00671C8B" w:rsidDel="000934B8">
                <w:tab/>
              </w:r>
              <w:r w:rsidRPr="00671C8B" w:rsidDel="000934B8">
                <w:tab/>
              </w:r>
              <w:r w:rsidRPr="00671C8B" w:rsidDel="000934B8">
                <w:tab/>
                <w:delText>SIM</w:delText>
              </w:r>
            </w:del>
          </w:p>
          <w:p w14:paraId="3DC83E32" w14:textId="75EE8A00" w:rsidR="00AD6DB4" w:rsidRPr="00671C8B" w:rsidDel="000934B8" w:rsidRDefault="00AD6DB4" w:rsidP="00166AF3">
            <w:pPr>
              <w:pStyle w:val="TableBody"/>
              <w:pageBreakBefore/>
              <w:rPr>
                <w:del w:id="18619" w:author="Alban Roche" w:date="2017-08-02T16:44:00Z"/>
              </w:rPr>
            </w:pPr>
            <w:del w:id="18620" w:author="Alban Roche" w:date="2017-08-02T16:44:00Z">
              <w:r w:rsidRPr="00671C8B" w:rsidDel="000934B8">
                <w:rPr>
                  <w:rFonts w:ascii="Helvetica" w:hAnsi="Helvetica" w:cs="Helvetica"/>
                </w:rPr>
                <w:tab/>
              </w:r>
              <w:r w:rsidRPr="00671C8B" w:rsidDel="000934B8">
                <w:rPr>
                  <w:rFonts w:ascii="Helvetica" w:hAnsi="Helvetica" w:cs="Helvetica"/>
                </w:rPr>
                <w:tab/>
              </w:r>
              <w:r w:rsidRPr="00671C8B" w:rsidDel="000934B8">
                <w:delText>58</w:delText>
              </w:r>
              <w:r w:rsidRPr="00671C8B" w:rsidDel="000934B8">
                <w:tab/>
                <w:delText>Bearer independent protocol error (if class "e" is supported)</w:delText>
              </w:r>
            </w:del>
          </w:p>
          <w:p w14:paraId="4606CC3F" w14:textId="5B310DF8" w:rsidR="00AD6DB4" w:rsidRPr="00671C8B" w:rsidDel="000934B8" w:rsidRDefault="00AD6DB4" w:rsidP="00166AF3">
            <w:pPr>
              <w:pStyle w:val="TableBody"/>
              <w:pageBreakBefore/>
              <w:rPr>
                <w:del w:id="18621" w:author="Alban Roche" w:date="2017-08-02T16:44:00Z"/>
              </w:rPr>
            </w:pPr>
          </w:p>
          <w:p w14:paraId="0DD65CB0" w14:textId="158159C3" w:rsidR="00AD6DB4" w:rsidRPr="00671C8B" w:rsidDel="000934B8" w:rsidRDefault="00AD6DB4" w:rsidP="00166AF3">
            <w:pPr>
              <w:pStyle w:val="TableBody"/>
              <w:pageBreakBefore/>
              <w:rPr>
                <w:del w:id="18622" w:author="Alban Roche" w:date="2017-08-02T16:44:00Z"/>
              </w:rPr>
            </w:pPr>
            <w:del w:id="18623" w:author="Alban Roche" w:date="2017-08-02T16:44:00Z">
              <w:r w:rsidRPr="00671C8B" w:rsidDel="000934B8">
                <w:rPr>
                  <w:b/>
                </w:rPr>
                <w:delText>&lt;buffer size&gt;</w:delText>
              </w:r>
              <w:r w:rsidRPr="00671C8B" w:rsidDel="000934B8">
                <w:rPr>
                  <w:b/>
                </w:rPr>
                <w:tab/>
              </w:r>
              <w:r w:rsidRPr="00671C8B" w:rsidDel="000934B8">
                <w:tab/>
                <w:delText>Size of the allocated buffer</w:delText>
              </w:r>
            </w:del>
          </w:p>
          <w:p w14:paraId="73AE9092" w14:textId="1E5D51CD" w:rsidR="00AD6DB4" w:rsidRPr="00671C8B" w:rsidDel="000934B8" w:rsidRDefault="00AD6DB4" w:rsidP="00166AF3">
            <w:pPr>
              <w:pStyle w:val="TableBody"/>
              <w:pageBreakBefore/>
              <w:rPr>
                <w:del w:id="18624" w:author="Alban Roche" w:date="2017-08-02T16:44:00Z"/>
              </w:rPr>
            </w:pPr>
          </w:p>
          <w:p w14:paraId="0AED1991" w14:textId="11DED24E" w:rsidR="00AD6DB4" w:rsidRPr="00671C8B" w:rsidDel="000934B8" w:rsidRDefault="00AD6DB4" w:rsidP="00166AF3">
            <w:pPr>
              <w:pStyle w:val="TableBody"/>
              <w:pageBreakBefore/>
              <w:rPr>
                <w:del w:id="18625" w:author="Alban Roche" w:date="2017-08-02T16:44:00Z"/>
              </w:rPr>
            </w:pPr>
            <w:del w:id="18626" w:author="Alban Roche" w:date="2017-08-02T16:44:00Z">
              <w:r w:rsidRPr="00671C8B" w:rsidDel="000934B8">
                <w:rPr>
                  <w:b/>
                </w:rPr>
                <w:delText>&lt;open_channel_id&gt;</w:delText>
              </w:r>
              <w:r w:rsidRPr="00671C8B" w:rsidDel="000934B8">
                <w:rPr>
                  <w:b/>
                </w:rPr>
                <w:tab/>
              </w:r>
              <w:r w:rsidRPr="00671C8B" w:rsidDel="000934B8">
                <w:rPr>
                  <w:b/>
                </w:rPr>
                <w:tab/>
              </w:r>
              <w:r w:rsidRPr="00671C8B" w:rsidDel="000934B8">
                <w:delText>1 – 7</w:delText>
              </w:r>
              <w:r w:rsidDel="000934B8">
                <w:tab/>
              </w:r>
              <w:r w:rsidRPr="00671C8B" w:rsidDel="000934B8">
                <w:delText>Channel ID</w:delText>
              </w:r>
            </w:del>
          </w:p>
          <w:p w14:paraId="44FA9223" w14:textId="4857FA80" w:rsidR="00AD6DB4" w:rsidRPr="00671C8B" w:rsidDel="000934B8" w:rsidRDefault="00AD6DB4" w:rsidP="00166AF3">
            <w:pPr>
              <w:pStyle w:val="TableBody"/>
              <w:pageBreakBefore/>
              <w:rPr>
                <w:del w:id="18627" w:author="Alban Roche" w:date="2017-08-02T16:44:00Z"/>
              </w:rPr>
            </w:pPr>
            <w:del w:id="18628" w:author="Alban Roche" w:date="2017-08-02T16:44:00Z">
              <w:r w:rsidRPr="00671C8B" w:rsidDel="000934B8">
                <w:tab/>
              </w:r>
              <w:r w:rsidRPr="00671C8B" w:rsidDel="000934B8">
                <w:tab/>
              </w:r>
              <w:r w:rsidRPr="00671C8B" w:rsidDel="000934B8">
                <w:tab/>
              </w:r>
              <w:r w:rsidRPr="00671C8B" w:rsidDel="000934B8">
                <w:tab/>
                <w:delText>0</w:delText>
              </w:r>
              <w:r w:rsidRPr="00671C8B" w:rsidDel="000934B8">
                <w:tab/>
                <w:delText>Invalid</w:delText>
              </w:r>
            </w:del>
          </w:p>
          <w:p w14:paraId="5BC526F9" w14:textId="7231EECB" w:rsidR="00AD6DB4" w:rsidRPr="00671C8B" w:rsidDel="000934B8" w:rsidRDefault="00AD6DB4" w:rsidP="00166AF3">
            <w:pPr>
              <w:pStyle w:val="TableBody"/>
              <w:pageBreakBefore/>
              <w:rPr>
                <w:del w:id="18629" w:author="Alban Roche" w:date="2017-08-02T16:44:00Z"/>
              </w:rPr>
            </w:pPr>
          </w:p>
          <w:p w14:paraId="35750BA1" w14:textId="080CB1DB" w:rsidR="00AD6DB4" w:rsidRPr="00671C8B" w:rsidDel="000934B8" w:rsidRDefault="00AD6DB4" w:rsidP="00166AF3">
            <w:pPr>
              <w:pStyle w:val="TableBody"/>
              <w:pageBreakBefore/>
              <w:rPr>
                <w:del w:id="18630" w:author="Alban Roche" w:date="2017-08-02T16:44:00Z"/>
              </w:rPr>
            </w:pPr>
            <w:del w:id="18631" w:author="Alban Roche" w:date="2017-08-02T16:44:00Z">
              <w:r w:rsidRPr="00671C8B" w:rsidDel="000934B8">
                <w:rPr>
                  <w:b/>
                </w:rPr>
                <w:delText>&lt;link_status&gt;</w:delText>
              </w:r>
              <w:r w:rsidRPr="00671C8B" w:rsidDel="000934B8">
                <w:tab/>
                <w:delText>Specifies whether link is established or packet data service is activated</w:delText>
              </w:r>
            </w:del>
          </w:p>
          <w:p w14:paraId="664BEBEA" w14:textId="7B417D37" w:rsidR="00AD6DB4" w:rsidRPr="00671C8B" w:rsidDel="000934B8" w:rsidRDefault="00AD6DB4" w:rsidP="00166AF3">
            <w:pPr>
              <w:pStyle w:val="TableBody"/>
              <w:pageBreakBefore/>
              <w:rPr>
                <w:del w:id="18632" w:author="Alban Roche" w:date="2017-08-02T16:44:00Z"/>
              </w:rPr>
            </w:pPr>
            <w:del w:id="18633" w:author="Alban Roche" w:date="2017-08-02T16:44:00Z">
              <w:r w:rsidRPr="00671C8B" w:rsidDel="000934B8">
                <w:delText>1</w:delText>
              </w:r>
              <w:r w:rsidRPr="00671C8B" w:rsidDel="000934B8">
                <w:tab/>
                <w:delText>Enabled</w:delText>
              </w:r>
            </w:del>
          </w:p>
          <w:p w14:paraId="09A65457" w14:textId="7AEA50DF" w:rsidR="00AD6DB4" w:rsidRPr="00671C8B" w:rsidDel="000934B8" w:rsidRDefault="00AD6DB4" w:rsidP="00166AF3">
            <w:pPr>
              <w:pStyle w:val="TableBody"/>
              <w:pageBreakBefore/>
              <w:rPr>
                <w:del w:id="18634" w:author="Alban Roche" w:date="2017-08-02T16:44:00Z"/>
              </w:rPr>
            </w:pPr>
            <w:del w:id="18635" w:author="Alban Roche" w:date="2017-08-02T16:44:00Z">
              <w:r w:rsidRPr="00671C8B" w:rsidDel="000934B8">
                <w:delText>0</w:delText>
              </w:r>
              <w:r w:rsidRPr="00671C8B" w:rsidDel="000934B8">
                <w:tab/>
                <w:delText>Disabled</w:delText>
              </w:r>
            </w:del>
          </w:p>
          <w:p w14:paraId="4CFE4966" w14:textId="0A2D6F4E" w:rsidR="00AD6DB4" w:rsidRPr="00671C8B" w:rsidDel="000934B8" w:rsidRDefault="00AD6DB4" w:rsidP="00166AF3">
            <w:pPr>
              <w:pStyle w:val="TableBody"/>
              <w:pageBreakBefore/>
              <w:rPr>
                <w:del w:id="18636" w:author="Alban Roche" w:date="2017-08-02T16:44:00Z"/>
              </w:rPr>
            </w:pPr>
          </w:p>
          <w:p w14:paraId="5252A5F2" w14:textId="2742CB70" w:rsidR="00AD6DB4" w:rsidRPr="00671C8B" w:rsidDel="000934B8" w:rsidRDefault="00AD6DB4" w:rsidP="00166AF3">
            <w:pPr>
              <w:pStyle w:val="TableBody"/>
              <w:pageBreakBefore/>
              <w:rPr>
                <w:del w:id="18637" w:author="Alban Roche" w:date="2017-08-02T16:44:00Z"/>
              </w:rPr>
            </w:pPr>
            <w:del w:id="18638" w:author="Alban Roche" w:date="2017-08-02T16:44:00Z">
              <w:r w:rsidRPr="00671C8B" w:rsidDel="000934B8">
                <w:rPr>
                  <w:b/>
                </w:rPr>
                <w:delText>&lt;channel_status_state&gt;</w:delText>
              </w:r>
              <w:r w:rsidRPr="00671C8B" w:rsidDel="000934B8">
                <w:tab/>
                <w:delText>Link state</w:delText>
              </w:r>
            </w:del>
          </w:p>
          <w:p w14:paraId="47B5113A" w14:textId="6ED4BCAB" w:rsidR="00AD6DB4" w:rsidRPr="00671C8B" w:rsidDel="000934B8" w:rsidRDefault="00AD6DB4" w:rsidP="00166AF3">
            <w:pPr>
              <w:pStyle w:val="TableBody"/>
              <w:pageBreakBefore/>
              <w:rPr>
                <w:del w:id="18639" w:author="Alban Roche" w:date="2017-08-02T16:44:00Z"/>
              </w:rPr>
            </w:pPr>
            <w:del w:id="18640" w:author="Alban Roche" w:date="2017-08-02T16:44:00Z">
              <w:r w:rsidRPr="00671C8B" w:rsidDel="000934B8">
                <w:delText>00</w:delText>
              </w:r>
              <w:r w:rsidRPr="00671C8B" w:rsidDel="000934B8">
                <w:tab/>
                <w:delText>No further information can be given</w:delText>
              </w:r>
            </w:del>
          </w:p>
          <w:p w14:paraId="0862AF85" w14:textId="7256D1F2" w:rsidR="00AD6DB4" w:rsidRPr="00671C8B" w:rsidDel="000934B8" w:rsidRDefault="00AD6DB4" w:rsidP="00166AF3">
            <w:pPr>
              <w:pStyle w:val="TableBody"/>
              <w:pageBreakBefore/>
              <w:rPr>
                <w:del w:id="18641" w:author="Alban Roche" w:date="2017-08-02T16:44:00Z"/>
              </w:rPr>
            </w:pPr>
          </w:p>
          <w:p w14:paraId="4CF445CD" w14:textId="0C44B39D" w:rsidR="00AD6DB4" w:rsidRPr="00671C8B" w:rsidDel="000934B8" w:rsidRDefault="00AD6DB4" w:rsidP="00166AF3">
            <w:pPr>
              <w:pStyle w:val="TableBody"/>
              <w:pageBreakBefore/>
              <w:rPr>
                <w:del w:id="18642" w:author="Alban Roche" w:date="2017-08-02T16:44:00Z"/>
              </w:rPr>
            </w:pPr>
            <w:del w:id="18643" w:author="Alban Roche" w:date="2017-08-02T16:44:00Z">
              <w:r w:rsidRPr="00671C8B" w:rsidDel="000934B8">
                <w:rPr>
                  <w:b/>
                </w:rPr>
                <w:delText>&lt;bearer_description_type&gt;</w:delText>
              </w:r>
              <w:r w:rsidRPr="00671C8B" w:rsidDel="000934B8">
                <w:tab/>
                <w:delText>Bearer type which can be used to decode the bearer description value</w:delText>
              </w:r>
            </w:del>
          </w:p>
          <w:p w14:paraId="5226A40F" w14:textId="73F17041" w:rsidR="00AD6DB4" w:rsidRPr="00671C8B" w:rsidDel="000934B8" w:rsidRDefault="00AD6DB4" w:rsidP="00166AF3">
            <w:pPr>
              <w:pStyle w:val="TableBody"/>
              <w:pageBreakBefore/>
              <w:rPr>
                <w:del w:id="18644" w:author="Alban Roche" w:date="2017-08-02T16:44:00Z"/>
              </w:rPr>
            </w:pPr>
            <w:del w:id="18645" w:author="Alban Roche" w:date="2017-08-02T16:44:00Z">
              <w:r w:rsidRPr="00671C8B" w:rsidDel="000934B8">
                <w:delText>01</w:delText>
              </w:r>
              <w:r w:rsidRPr="00671C8B" w:rsidDel="000934B8">
                <w:tab/>
                <w:delText>Circuit switched UTA_SIM_TK_BEARER</w:delText>
              </w:r>
            </w:del>
          </w:p>
          <w:p w14:paraId="2F70C471" w14:textId="2A5EE104" w:rsidR="00AD6DB4" w:rsidRPr="00671C8B" w:rsidDel="000934B8" w:rsidRDefault="00AD6DB4" w:rsidP="00166AF3">
            <w:pPr>
              <w:pStyle w:val="TableBody"/>
              <w:pageBreakBefore/>
              <w:rPr>
                <w:del w:id="18646" w:author="Alban Roche" w:date="2017-08-02T16:44:00Z"/>
              </w:rPr>
            </w:pPr>
            <w:del w:id="18647" w:author="Alban Roche" w:date="2017-08-02T16:44:00Z">
              <w:r w:rsidRPr="00671C8B" w:rsidDel="000934B8">
                <w:delText>02</w:delText>
              </w:r>
              <w:r w:rsidRPr="00671C8B" w:rsidDel="000934B8">
                <w:tab/>
                <w:delText>Packet switched UTA_SIM_TK_BEARER (GPRS)</w:delText>
              </w:r>
            </w:del>
          </w:p>
          <w:p w14:paraId="142CF999" w14:textId="1D1025C6" w:rsidR="00AD6DB4" w:rsidRPr="00671C8B" w:rsidDel="000934B8" w:rsidRDefault="00AD6DB4" w:rsidP="00166AF3">
            <w:pPr>
              <w:pStyle w:val="TableBody"/>
              <w:pageBreakBefore/>
              <w:rPr>
                <w:del w:id="18648" w:author="Alban Roche" w:date="2017-08-02T16:44:00Z"/>
              </w:rPr>
            </w:pPr>
            <w:del w:id="18649" w:author="Alban Roche" w:date="2017-08-02T16:44:00Z">
              <w:r w:rsidRPr="00671C8B" w:rsidDel="000934B8">
                <w:delText>03</w:delText>
              </w:r>
              <w:r w:rsidRPr="00671C8B" w:rsidDel="000934B8">
                <w:tab/>
                <w:delText>Terminal default UTA_SIM_TK_BEARER</w:delText>
              </w:r>
            </w:del>
          </w:p>
          <w:p w14:paraId="1C700E31" w14:textId="43637BA2" w:rsidR="00AD6DB4" w:rsidRPr="00671C8B" w:rsidDel="000934B8" w:rsidRDefault="00AD6DB4" w:rsidP="00166AF3">
            <w:pPr>
              <w:pStyle w:val="TableBody"/>
              <w:pageBreakBefore/>
              <w:rPr>
                <w:del w:id="18650" w:author="Alban Roche" w:date="2017-08-02T16:44:00Z"/>
              </w:rPr>
            </w:pPr>
            <w:del w:id="18651" w:author="Alban Roche" w:date="2017-08-02T16:44:00Z">
              <w:r w:rsidRPr="00671C8B" w:rsidDel="000934B8">
                <w:delText>255</w:delText>
              </w:r>
              <w:r w:rsidRPr="00671C8B" w:rsidDel="000934B8">
                <w:tab/>
                <w:delText>Invalid bearer value; indicates an unknown bearer type</w:delText>
              </w:r>
              <w:r w:rsidDel="000934B8">
                <w:delText xml:space="preserve"> </w:delText>
              </w:r>
              <w:r w:rsidRPr="00671C8B" w:rsidDel="000934B8">
                <w:delText xml:space="preserve">which is not supported by the </w:delText>
              </w:r>
              <w:r w:rsidDel="000934B8">
                <w:tab/>
              </w:r>
              <w:r w:rsidRPr="00671C8B" w:rsidDel="000934B8">
                <w:delText>interface version</w:delText>
              </w:r>
            </w:del>
          </w:p>
          <w:p w14:paraId="11DD3CB4" w14:textId="5A8AD84E" w:rsidR="00AD6DB4" w:rsidRPr="00671C8B" w:rsidDel="000934B8" w:rsidRDefault="00AD6DB4" w:rsidP="00166AF3">
            <w:pPr>
              <w:pStyle w:val="TableBody"/>
              <w:pageBreakBefore/>
              <w:rPr>
                <w:del w:id="18652" w:author="Alban Roche" w:date="2017-08-02T16:44:00Z"/>
              </w:rPr>
            </w:pPr>
          </w:p>
          <w:p w14:paraId="6F6E8321" w14:textId="4618D4A3" w:rsidR="00AD6DB4" w:rsidRPr="00671C8B" w:rsidDel="000934B8" w:rsidRDefault="00AD6DB4" w:rsidP="00166AF3">
            <w:pPr>
              <w:pStyle w:val="TableBody"/>
              <w:pageBreakBefore/>
              <w:rPr>
                <w:del w:id="18653" w:author="Alban Roche" w:date="2017-08-02T16:44:00Z"/>
              </w:rPr>
            </w:pPr>
            <w:del w:id="18654" w:author="Alban Roche" w:date="2017-08-02T16:44:00Z">
              <w:r w:rsidRPr="00671C8B" w:rsidDel="000934B8">
                <w:rPr>
                  <w:b/>
                </w:rPr>
                <w:delText>&lt;bearer_description_params&gt;</w:delText>
              </w:r>
              <w:r w:rsidRPr="00671C8B" w:rsidDel="000934B8">
                <w:tab/>
                <w:delText>Hexadecimal string; gives detailed information dependent on the bearer type</w:delText>
              </w:r>
            </w:del>
          </w:p>
          <w:p w14:paraId="7DA97C99" w14:textId="41A2461C" w:rsidR="00AD6DB4" w:rsidRPr="00671C8B" w:rsidDel="000934B8" w:rsidRDefault="00AD6DB4" w:rsidP="00166AF3">
            <w:pPr>
              <w:pStyle w:val="TableBody"/>
              <w:pageBreakBefore/>
              <w:rPr>
                <w:del w:id="18655" w:author="Alban Roche" w:date="2017-08-02T16:44:00Z"/>
              </w:rPr>
            </w:pPr>
          </w:p>
          <w:p w14:paraId="6A1E0446" w14:textId="5249F1EC" w:rsidR="00AD6DB4" w:rsidRPr="00671C8B" w:rsidDel="000934B8" w:rsidRDefault="00AD6DB4" w:rsidP="00166AF3">
            <w:pPr>
              <w:pStyle w:val="TableBody"/>
              <w:pageBreakBefore/>
              <w:rPr>
                <w:del w:id="18656" w:author="Alban Roche" w:date="2017-08-02T16:44:00Z"/>
              </w:rPr>
            </w:pPr>
            <w:del w:id="18657" w:author="Alban Roche" w:date="2017-08-02T16:44:00Z">
              <w:r w:rsidRPr="00671C8B" w:rsidDel="000934B8">
                <w:rPr>
                  <w:b/>
                </w:rPr>
                <w:delText>&lt;address_type&gt;</w:delText>
              </w:r>
              <w:r w:rsidRPr="00671C8B" w:rsidDel="000934B8">
                <w:tab/>
                <w:delText>Type of address</w:delText>
              </w:r>
            </w:del>
          </w:p>
          <w:p w14:paraId="1C96D3AA" w14:textId="29C2BF6D" w:rsidR="00AD6DB4" w:rsidRPr="00671C8B" w:rsidDel="000934B8" w:rsidRDefault="00AD6DB4" w:rsidP="00166AF3">
            <w:pPr>
              <w:pStyle w:val="TableBody"/>
              <w:pageBreakBefore/>
              <w:rPr>
                <w:del w:id="18658" w:author="Alban Roche" w:date="2017-08-02T16:44:00Z"/>
              </w:rPr>
            </w:pPr>
            <w:del w:id="18659" w:author="Alban Roche" w:date="2017-08-02T16:44:00Z">
              <w:r w:rsidRPr="00671C8B" w:rsidDel="000934B8">
                <w:delText>33</w:delText>
              </w:r>
              <w:r w:rsidRPr="00671C8B" w:rsidDel="000934B8">
                <w:tab/>
                <w:delText>IPv4 IP address</w:delText>
              </w:r>
            </w:del>
          </w:p>
          <w:p w14:paraId="6142D941" w14:textId="564461EB" w:rsidR="00AD6DB4" w:rsidRPr="00671C8B" w:rsidDel="000934B8" w:rsidRDefault="00AD6DB4" w:rsidP="00166AF3">
            <w:pPr>
              <w:pStyle w:val="TableBody"/>
              <w:pageBreakBefore/>
              <w:rPr>
                <w:del w:id="18660" w:author="Alban Roche" w:date="2017-08-02T16:44:00Z"/>
              </w:rPr>
            </w:pPr>
            <w:del w:id="18661" w:author="Alban Roche" w:date="2017-08-02T16:44:00Z">
              <w:r w:rsidRPr="00671C8B" w:rsidDel="000934B8">
                <w:delText>87</w:delText>
              </w:r>
              <w:r w:rsidRPr="00671C8B" w:rsidDel="000934B8">
                <w:tab/>
                <w:delText>IPv6 IP address</w:delText>
              </w:r>
            </w:del>
          </w:p>
          <w:p w14:paraId="5C956ACD" w14:textId="186D52DC" w:rsidR="00AD6DB4" w:rsidRPr="00671C8B" w:rsidDel="000934B8" w:rsidRDefault="00AD6DB4" w:rsidP="00166AF3">
            <w:pPr>
              <w:pStyle w:val="TableBody"/>
              <w:pageBreakBefore/>
              <w:rPr>
                <w:del w:id="18662" w:author="Alban Roche" w:date="2017-08-02T16:44:00Z"/>
              </w:rPr>
            </w:pPr>
          </w:p>
          <w:p w14:paraId="6B2F32A8" w14:textId="18BD0BAA" w:rsidR="00AD6DB4" w:rsidRPr="00671C8B" w:rsidDel="000934B8" w:rsidRDefault="00AD6DB4" w:rsidP="00166AF3">
            <w:pPr>
              <w:pStyle w:val="TableBody"/>
              <w:pageBreakBefore/>
              <w:rPr>
                <w:del w:id="18663" w:author="Alban Roche" w:date="2017-08-02T16:44:00Z"/>
              </w:rPr>
            </w:pPr>
            <w:del w:id="18664" w:author="Alban Roche" w:date="2017-08-02T16:44:00Z">
              <w:r w:rsidRPr="00671C8B" w:rsidDel="000934B8">
                <w:rPr>
                  <w:b/>
                </w:rPr>
                <w:delText>&lt;address&gt;</w:delText>
              </w:r>
              <w:r w:rsidRPr="00671C8B" w:rsidDel="000934B8">
                <w:tab/>
                <w:delText>Address data dependent on bearer type. IPv4 address representation shall follow the format x.x.x.x where 0&lt;x≤255. IPv6 address representation shall follow the format x.x.x.x.x.x.x.x.x.x.x.x.x.x.x.x where 0&lt;x≤255</w:delText>
              </w:r>
            </w:del>
          </w:p>
        </w:tc>
      </w:tr>
    </w:tbl>
    <w:p w14:paraId="6CE0157A" w14:textId="35AFAC5F" w:rsidR="00AD6DB4" w:rsidRPr="00671C8B" w:rsidDel="000934B8" w:rsidRDefault="00AD6DB4" w:rsidP="0059466D">
      <w:pPr>
        <w:pStyle w:val="Heading2"/>
        <w:numPr>
          <w:ilvl w:val="1"/>
          <w:numId w:val="11"/>
        </w:numPr>
        <w:ind w:left="1080" w:hanging="1080"/>
        <w:rPr>
          <w:del w:id="18665" w:author="Alban Roche" w:date="2017-08-02T16:44:00Z"/>
        </w:rPr>
      </w:pPr>
      <w:bookmarkStart w:id="18666" w:name="_Ref378175748"/>
      <w:bookmarkStart w:id="18667" w:name="_Toc486251724"/>
      <w:del w:id="18668" w:author="Alban Roche" w:date="2017-08-02T16:44:00Z">
        <w:r w:rsidRPr="00671C8B" w:rsidDel="000934B8">
          <w:delText>+STKENV Command: Send a SIM APPL TK Envelope Command</w:delText>
        </w:r>
        <w:bookmarkEnd w:id="18666"/>
        <w:bookmarkEnd w:id="18667"/>
      </w:del>
    </w:p>
    <w:tbl>
      <w:tblPr>
        <w:tblStyle w:val="TableSWIleft"/>
        <w:tblW w:w="9288" w:type="dxa"/>
        <w:tblLayout w:type="fixed"/>
        <w:tblLook w:val="04A0" w:firstRow="1" w:lastRow="0" w:firstColumn="1" w:lastColumn="0" w:noHBand="0" w:noVBand="1"/>
      </w:tblPr>
      <w:tblGrid>
        <w:gridCol w:w="1728"/>
        <w:gridCol w:w="7560"/>
      </w:tblGrid>
      <w:tr w:rsidR="00AD6DB4" w:rsidRPr="00671C8B" w:rsidDel="000934B8" w14:paraId="2FAB367F" w14:textId="58B39171" w:rsidTr="00166AF3">
        <w:trPr>
          <w:cnfStyle w:val="100000000000" w:firstRow="1" w:lastRow="0" w:firstColumn="0" w:lastColumn="0" w:oddVBand="0" w:evenVBand="0" w:oddHBand="0" w:evenHBand="0" w:firstRowFirstColumn="0" w:firstRowLastColumn="0" w:lastRowFirstColumn="0" w:lastRowLastColumn="0"/>
          <w:del w:id="18669" w:author="Alban Roche" w:date="2017-08-02T16:44:00Z"/>
        </w:trPr>
        <w:tc>
          <w:tcPr>
            <w:tcW w:w="9288" w:type="dxa"/>
            <w:gridSpan w:val="2"/>
          </w:tcPr>
          <w:p w14:paraId="6BA4E327" w14:textId="25841F5A" w:rsidR="00AD6DB4" w:rsidRPr="00671C8B" w:rsidDel="000934B8" w:rsidRDefault="00AD6DB4">
            <w:pPr>
              <w:pStyle w:val="TableRowHead"/>
              <w:spacing w:before="144" w:after="144"/>
              <w:rPr>
                <w:del w:id="18670" w:author="Alban Roche" w:date="2017-08-02T16:44:00Z"/>
                <w:rFonts w:cs="Arial"/>
                <w:bCs w:val="0"/>
              </w:rPr>
            </w:pPr>
            <w:del w:id="18671" w:author="Alban Roche" w:date="2017-08-02T14:40:00Z">
              <w:r w:rsidDel="00F22490">
                <w:delText xml:space="preserve">HL7618, HL7618RD, </w:delText>
              </w:r>
              <w:r w:rsidDel="00F22490">
                <w:rPr>
                  <w:lang w:eastAsia="zh-CN"/>
                </w:rPr>
                <w:delText xml:space="preserve">HL7648, </w:delText>
              </w:r>
              <w:r w:rsidDel="00F22490">
                <w:delText xml:space="preserve">HL7650, </w:delText>
              </w:r>
              <w:r w:rsidDel="00F22490">
                <w:rPr>
                  <w:lang w:eastAsia="zh-CN"/>
                </w:rPr>
                <w:delText xml:space="preserve">HL7688, </w:delText>
              </w:r>
              <w:r w:rsidDel="00F22490">
                <w:delText>HL7690 and HL7692</w:delText>
              </w:r>
            </w:del>
          </w:p>
        </w:tc>
      </w:tr>
      <w:tr w:rsidR="00AD6DB4" w:rsidRPr="00671C8B" w:rsidDel="000934B8" w14:paraId="7C22E27D" w14:textId="5A012E37" w:rsidTr="00166AF3">
        <w:trPr>
          <w:del w:id="18672" w:author="Alban Roche" w:date="2017-08-02T16:44:00Z"/>
        </w:trPr>
        <w:tc>
          <w:tcPr>
            <w:tcW w:w="1728" w:type="dxa"/>
          </w:tcPr>
          <w:p w14:paraId="56566C32" w14:textId="755B6D73" w:rsidR="00AD6DB4" w:rsidRPr="00671C8B" w:rsidDel="000934B8" w:rsidRDefault="00AD6DB4" w:rsidP="00166AF3">
            <w:pPr>
              <w:pStyle w:val="TableBody"/>
              <w:rPr>
                <w:del w:id="18673" w:author="Alban Roche" w:date="2017-08-02T16:44:00Z"/>
                <w:rFonts w:ascii="Times New Roman" w:hAnsi="Times New Roman" w:cs="Times New Roman"/>
                <w:i/>
                <w:sz w:val="20"/>
                <w:szCs w:val="20"/>
              </w:rPr>
            </w:pPr>
            <w:del w:id="18674" w:author="Alban Roche" w:date="2017-08-02T16:44:00Z">
              <w:r w:rsidRPr="00671C8B" w:rsidDel="000934B8">
                <w:rPr>
                  <w:i/>
                  <w:lang w:eastAsia="zh-CN"/>
                </w:rPr>
                <w:delText>Test</w:delText>
              </w:r>
              <w:r w:rsidRPr="00671C8B" w:rsidDel="000934B8">
                <w:rPr>
                  <w:i/>
                </w:rPr>
                <w:delText xml:space="preserve"> command</w:delText>
              </w:r>
            </w:del>
          </w:p>
          <w:p w14:paraId="4C818DA2" w14:textId="4F82CA90" w:rsidR="00AD6DB4" w:rsidRPr="00671C8B" w:rsidDel="000934B8" w:rsidRDefault="00AD6DB4" w:rsidP="00166AF3">
            <w:pPr>
              <w:pStyle w:val="TableBody"/>
              <w:rPr>
                <w:del w:id="18675" w:author="Alban Roche" w:date="2017-08-02T16:44:00Z"/>
              </w:rPr>
            </w:pPr>
          </w:p>
          <w:p w14:paraId="21236708" w14:textId="48D49625" w:rsidR="00AD6DB4" w:rsidRPr="00671C8B" w:rsidDel="000934B8" w:rsidRDefault="00AD6DB4" w:rsidP="00166AF3">
            <w:pPr>
              <w:pStyle w:val="TableBody"/>
              <w:rPr>
                <w:del w:id="18676" w:author="Alban Roche" w:date="2017-08-02T16:44:00Z"/>
                <w:u w:val="single"/>
              </w:rPr>
            </w:pPr>
            <w:del w:id="18677" w:author="Alban Roche" w:date="2017-08-02T16:44:00Z">
              <w:r w:rsidRPr="00671C8B" w:rsidDel="000934B8">
                <w:rPr>
                  <w:u w:val="single"/>
                </w:rPr>
                <w:delText>Syntax</w:delText>
              </w:r>
            </w:del>
          </w:p>
          <w:p w14:paraId="663455F3" w14:textId="39603C53" w:rsidR="00AD6DB4" w:rsidRPr="00671C8B" w:rsidDel="000934B8" w:rsidRDefault="00AD6DB4" w:rsidP="00166AF3">
            <w:pPr>
              <w:pStyle w:val="TableBody"/>
              <w:rPr>
                <w:del w:id="18678" w:author="Alban Roche" w:date="2017-08-02T16:44:00Z"/>
                <w:b/>
                <w:lang w:eastAsia="zh-CN"/>
              </w:rPr>
            </w:pPr>
            <w:del w:id="18679" w:author="Alban Roche" w:date="2017-08-02T16:44:00Z">
              <w:r w:rsidRPr="00671C8B" w:rsidDel="000934B8">
                <w:rPr>
                  <w:b/>
                </w:rPr>
                <w:delText>AT+STKENV=?</w:delText>
              </w:r>
            </w:del>
          </w:p>
        </w:tc>
        <w:tc>
          <w:tcPr>
            <w:tcW w:w="7560" w:type="dxa"/>
          </w:tcPr>
          <w:p w14:paraId="00D24664" w14:textId="3BF72162" w:rsidR="00AD6DB4" w:rsidRPr="00671C8B" w:rsidDel="000934B8" w:rsidRDefault="00AD6DB4" w:rsidP="00166AF3">
            <w:pPr>
              <w:pStyle w:val="TableBody"/>
              <w:rPr>
                <w:del w:id="18680" w:author="Alban Roche" w:date="2017-08-02T16:44:00Z"/>
                <w:rFonts w:ascii="Times New Roman" w:hAnsi="Times New Roman" w:cs="Times New Roman"/>
                <w:sz w:val="20"/>
                <w:szCs w:val="20"/>
                <w:u w:val="single"/>
              </w:rPr>
            </w:pPr>
          </w:p>
          <w:p w14:paraId="1DE30827" w14:textId="12C86F4A" w:rsidR="00AD6DB4" w:rsidRPr="00671C8B" w:rsidDel="000934B8" w:rsidRDefault="00AD6DB4" w:rsidP="00166AF3">
            <w:pPr>
              <w:pStyle w:val="TableBody"/>
              <w:rPr>
                <w:del w:id="18681" w:author="Alban Roche" w:date="2017-08-02T16:44:00Z"/>
                <w:rFonts w:ascii="Times New Roman" w:hAnsi="Times New Roman" w:cs="Times New Roman"/>
                <w:sz w:val="20"/>
                <w:szCs w:val="20"/>
                <w:u w:val="single"/>
              </w:rPr>
            </w:pPr>
          </w:p>
          <w:p w14:paraId="29BC7EE3" w14:textId="08D8B863" w:rsidR="00AD6DB4" w:rsidRPr="00671C8B" w:rsidDel="000934B8" w:rsidRDefault="00AD6DB4" w:rsidP="00166AF3">
            <w:pPr>
              <w:pStyle w:val="TableBody"/>
              <w:rPr>
                <w:del w:id="18682" w:author="Alban Roche" w:date="2017-08-02T16:44:00Z"/>
                <w:u w:val="single"/>
              </w:rPr>
            </w:pPr>
            <w:del w:id="18683" w:author="Alban Roche" w:date="2017-08-02T16:44:00Z">
              <w:r w:rsidRPr="00671C8B" w:rsidDel="000934B8">
                <w:rPr>
                  <w:u w:val="single"/>
                </w:rPr>
                <w:delText>Response</w:delText>
              </w:r>
            </w:del>
          </w:p>
          <w:p w14:paraId="3F5C8AB7" w14:textId="429D92EF" w:rsidR="00AD6DB4" w:rsidRPr="00671C8B" w:rsidDel="000934B8" w:rsidRDefault="00AD6DB4" w:rsidP="00166AF3">
            <w:pPr>
              <w:pStyle w:val="TableBody"/>
              <w:rPr>
                <w:del w:id="18684" w:author="Alban Roche" w:date="2017-08-02T16:44:00Z"/>
                <w:b/>
                <w:lang w:eastAsia="zh-CN"/>
              </w:rPr>
            </w:pPr>
            <w:del w:id="18685" w:author="Alban Roche" w:date="2017-08-02T16:44:00Z">
              <w:r w:rsidRPr="00671C8B" w:rsidDel="000934B8">
                <w:rPr>
                  <w:b/>
                  <w:lang w:eastAsia="zh-CN"/>
                </w:rPr>
                <w:delText>+STKENV:</w:delText>
              </w:r>
            </w:del>
          </w:p>
          <w:p w14:paraId="5C42722C" w14:textId="4352C94C" w:rsidR="00AD6DB4" w:rsidRPr="00671C8B" w:rsidDel="000934B8" w:rsidRDefault="00AD6DB4" w:rsidP="00166AF3">
            <w:pPr>
              <w:pStyle w:val="TableBody"/>
              <w:rPr>
                <w:del w:id="18686" w:author="Alban Roche" w:date="2017-08-02T16:44:00Z"/>
                <w:b/>
                <w:lang w:eastAsia="zh-CN"/>
              </w:rPr>
            </w:pPr>
            <w:del w:id="18687" w:author="Alban Roche" w:date="2017-08-02T16:44:00Z">
              <w:r w:rsidRPr="00671C8B" w:rsidDel="000934B8">
                <w:rPr>
                  <w:b/>
                  <w:lang w:eastAsia="zh-CN"/>
                </w:rPr>
                <w:delText>OK</w:delText>
              </w:r>
            </w:del>
          </w:p>
        </w:tc>
      </w:tr>
      <w:tr w:rsidR="00AD6DB4" w:rsidRPr="00671C8B" w:rsidDel="000934B8" w14:paraId="3860B5AC" w14:textId="23D2F284" w:rsidTr="00166AF3">
        <w:trPr>
          <w:cantSplit w:val="0"/>
          <w:del w:id="18688" w:author="Alban Roche" w:date="2017-08-02T16:44:00Z"/>
        </w:trPr>
        <w:tc>
          <w:tcPr>
            <w:tcW w:w="1728" w:type="dxa"/>
          </w:tcPr>
          <w:p w14:paraId="6157D3D0" w14:textId="4269C92D" w:rsidR="00AD6DB4" w:rsidRPr="00671C8B" w:rsidDel="000934B8" w:rsidRDefault="00AD6DB4" w:rsidP="00166AF3">
            <w:pPr>
              <w:pStyle w:val="TableBody"/>
              <w:rPr>
                <w:del w:id="18689" w:author="Alban Roche" w:date="2017-08-02T16:44:00Z"/>
                <w:i/>
                <w:lang w:eastAsia="zh-CN"/>
              </w:rPr>
            </w:pPr>
            <w:del w:id="18690" w:author="Alban Roche" w:date="2017-08-02T16:44:00Z">
              <w:r w:rsidDel="000934B8">
                <w:rPr>
                  <w:i/>
                  <w:lang w:eastAsia="zh-CN"/>
                </w:rPr>
                <w:delText>Write</w:delText>
              </w:r>
              <w:r w:rsidRPr="00671C8B" w:rsidDel="000934B8">
                <w:rPr>
                  <w:i/>
                  <w:lang w:eastAsia="zh-CN"/>
                </w:rPr>
                <w:delText xml:space="preserve"> command</w:delText>
              </w:r>
            </w:del>
          </w:p>
          <w:p w14:paraId="0165BCE4" w14:textId="6F578DE6" w:rsidR="00AD6DB4" w:rsidRPr="00671C8B" w:rsidDel="000934B8" w:rsidRDefault="00AD6DB4" w:rsidP="00166AF3">
            <w:pPr>
              <w:pStyle w:val="TableBody"/>
              <w:rPr>
                <w:del w:id="18691" w:author="Alban Roche" w:date="2017-08-02T16:44:00Z"/>
              </w:rPr>
            </w:pPr>
          </w:p>
          <w:p w14:paraId="370C20A4" w14:textId="475F0604" w:rsidR="00AD6DB4" w:rsidRPr="00671C8B" w:rsidDel="000934B8" w:rsidRDefault="00AD6DB4" w:rsidP="00166AF3">
            <w:pPr>
              <w:pStyle w:val="TableBody"/>
              <w:rPr>
                <w:del w:id="18692" w:author="Alban Roche" w:date="2017-08-02T16:44:00Z"/>
                <w:u w:val="single"/>
              </w:rPr>
            </w:pPr>
            <w:del w:id="18693" w:author="Alban Roche" w:date="2017-08-02T16:44:00Z">
              <w:r w:rsidRPr="00671C8B" w:rsidDel="000934B8">
                <w:rPr>
                  <w:u w:val="single"/>
                </w:rPr>
                <w:delText>Syntax</w:delText>
              </w:r>
            </w:del>
          </w:p>
          <w:p w14:paraId="674CF4B1" w14:textId="197B2765" w:rsidR="00AD6DB4" w:rsidRPr="00671C8B" w:rsidDel="000934B8" w:rsidRDefault="00AD6DB4" w:rsidP="00166AF3">
            <w:pPr>
              <w:pStyle w:val="TableBody"/>
              <w:rPr>
                <w:del w:id="18694" w:author="Alban Roche" w:date="2017-08-02T16:44:00Z"/>
                <w:b/>
              </w:rPr>
            </w:pPr>
            <w:del w:id="18695" w:author="Alban Roche" w:date="2017-08-02T16:44:00Z">
              <w:r w:rsidRPr="00671C8B" w:rsidDel="000934B8">
                <w:rPr>
                  <w:b/>
                </w:rPr>
                <w:delText>AT+STKENV=</w:delText>
              </w:r>
              <w:r w:rsidRPr="00671C8B" w:rsidDel="000934B8">
                <w:rPr>
                  <w:b/>
                </w:rPr>
                <w:br/>
                <w:delText>&lt;envelope_cmd&gt;,</w:delText>
              </w:r>
              <w:r w:rsidRPr="00671C8B" w:rsidDel="000934B8">
                <w:rPr>
                  <w:b/>
                </w:rPr>
                <w:br/>
                <w:delText>&lt;optional_ENV_</w:delText>
              </w:r>
              <w:r w:rsidRPr="00671C8B" w:rsidDel="000934B8">
                <w:rPr>
                  <w:b/>
                </w:rPr>
                <w:br/>
                <w:delText>data&gt;</w:delText>
              </w:r>
            </w:del>
          </w:p>
        </w:tc>
        <w:tc>
          <w:tcPr>
            <w:tcW w:w="7560" w:type="dxa"/>
          </w:tcPr>
          <w:p w14:paraId="0E5409B0" w14:textId="24A309F0" w:rsidR="00AD6DB4" w:rsidRPr="00671C8B" w:rsidDel="000934B8" w:rsidRDefault="00AD6DB4" w:rsidP="00166AF3">
            <w:pPr>
              <w:pStyle w:val="TableBody"/>
              <w:rPr>
                <w:del w:id="18696" w:author="Alban Roche" w:date="2017-08-02T16:44:00Z"/>
                <w:rFonts w:ascii="Times New Roman" w:hAnsi="Times New Roman" w:cs="Times New Roman"/>
                <w:sz w:val="20"/>
                <w:szCs w:val="20"/>
                <w:u w:val="single"/>
              </w:rPr>
            </w:pPr>
          </w:p>
          <w:p w14:paraId="4904612E" w14:textId="1DC0F12A" w:rsidR="00AD6DB4" w:rsidRPr="00671C8B" w:rsidDel="000934B8" w:rsidRDefault="00AD6DB4" w:rsidP="00166AF3">
            <w:pPr>
              <w:pStyle w:val="TableBody"/>
              <w:rPr>
                <w:del w:id="18697" w:author="Alban Roche" w:date="2017-08-02T16:44:00Z"/>
                <w:rFonts w:ascii="Times New Roman" w:hAnsi="Times New Roman" w:cs="Times New Roman"/>
                <w:sz w:val="20"/>
                <w:szCs w:val="20"/>
                <w:u w:val="single"/>
              </w:rPr>
            </w:pPr>
          </w:p>
          <w:p w14:paraId="4810FD0C" w14:textId="62978129" w:rsidR="00AD6DB4" w:rsidRPr="00671C8B" w:rsidDel="000934B8" w:rsidRDefault="00AD6DB4" w:rsidP="00166AF3">
            <w:pPr>
              <w:pStyle w:val="TableBody"/>
              <w:rPr>
                <w:del w:id="18698" w:author="Alban Roche" w:date="2017-08-02T16:44:00Z"/>
                <w:u w:val="single"/>
              </w:rPr>
            </w:pPr>
            <w:del w:id="18699" w:author="Alban Roche" w:date="2017-08-02T16:44:00Z">
              <w:r w:rsidRPr="00671C8B" w:rsidDel="000934B8">
                <w:rPr>
                  <w:u w:val="single"/>
                </w:rPr>
                <w:delText>Response</w:delText>
              </w:r>
            </w:del>
          </w:p>
          <w:p w14:paraId="4EC89F4F" w14:textId="4A1631DE" w:rsidR="00AD6DB4" w:rsidRPr="00671C8B" w:rsidDel="000934B8" w:rsidRDefault="00AD6DB4" w:rsidP="00166AF3">
            <w:pPr>
              <w:pStyle w:val="TableBody"/>
              <w:rPr>
                <w:del w:id="18700" w:author="Alban Roche" w:date="2017-08-02T16:44:00Z"/>
                <w:b/>
              </w:rPr>
            </w:pPr>
            <w:del w:id="18701" w:author="Alban Roche" w:date="2017-08-02T16:44:00Z">
              <w:r w:rsidRPr="00671C8B" w:rsidDel="000934B8">
                <w:rPr>
                  <w:b/>
                </w:rPr>
                <w:delText>OK</w:delText>
              </w:r>
            </w:del>
          </w:p>
          <w:p w14:paraId="01946D66" w14:textId="5083E784" w:rsidR="00AD6DB4" w:rsidRPr="00671C8B" w:rsidDel="000934B8" w:rsidRDefault="00AD6DB4" w:rsidP="00166AF3">
            <w:pPr>
              <w:pStyle w:val="TableBody"/>
              <w:rPr>
                <w:del w:id="18702" w:author="Alban Roche" w:date="2017-08-02T16:44:00Z"/>
              </w:rPr>
            </w:pPr>
          </w:p>
          <w:p w14:paraId="36359169" w14:textId="40F2CED0" w:rsidR="00AD6DB4" w:rsidRPr="00671C8B" w:rsidDel="000934B8" w:rsidRDefault="00AD6DB4" w:rsidP="00166AF3">
            <w:pPr>
              <w:pStyle w:val="TableBody"/>
              <w:rPr>
                <w:del w:id="18703" w:author="Alban Roche" w:date="2017-08-02T16:44:00Z"/>
              </w:rPr>
            </w:pPr>
            <w:del w:id="18704" w:author="Alban Roche" w:date="2017-08-02T16:44:00Z">
              <w:r w:rsidRPr="00671C8B" w:rsidDel="000934B8">
                <w:delText>or</w:delText>
              </w:r>
            </w:del>
          </w:p>
          <w:p w14:paraId="40183B31" w14:textId="769A4430" w:rsidR="00AD6DB4" w:rsidRPr="00671C8B" w:rsidDel="000934B8" w:rsidRDefault="00AD6DB4" w:rsidP="00166AF3">
            <w:pPr>
              <w:pStyle w:val="TableBody"/>
              <w:rPr>
                <w:del w:id="18705" w:author="Alban Roche" w:date="2017-08-02T16:44:00Z"/>
                <w:b/>
              </w:rPr>
            </w:pPr>
            <w:del w:id="18706" w:author="Alban Roche" w:date="2017-08-02T16:44:00Z">
              <w:r w:rsidRPr="00671C8B" w:rsidDel="000934B8">
                <w:rPr>
                  <w:b/>
                </w:rPr>
                <w:delText>+CME ERROR: &lt;err&gt;</w:delText>
              </w:r>
            </w:del>
          </w:p>
          <w:p w14:paraId="7CA3A821" w14:textId="1736E9B0" w:rsidR="00AD6DB4" w:rsidRPr="00671C8B" w:rsidDel="000934B8" w:rsidRDefault="00AD6DB4" w:rsidP="00166AF3">
            <w:pPr>
              <w:pStyle w:val="TableBody"/>
              <w:rPr>
                <w:del w:id="18707" w:author="Alban Roche" w:date="2017-08-02T16:44:00Z"/>
              </w:rPr>
            </w:pPr>
          </w:p>
          <w:p w14:paraId="2D75F852" w14:textId="63B2249B" w:rsidR="00AD6DB4" w:rsidRPr="00671C8B" w:rsidDel="000934B8" w:rsidRDefault="00AD6DB4" w:rsidP="00166AF3">
            <w:pPr>
              <w:pStyle w:val="TableBody"/>
              <w:rPr>
                <w:del w:id="18708" w:author="Alban Roche" w:date="2017-08-02T16:44:00Z"/>
              </w:rPr>
            </w:pPr>
            <w:del w:id="18709" w:author="Alban Roche" w:date="2017-08-02T16:44:00Z">
              <w:r w:rsidRPr="00671C8B" w:rsidDel="000934B8">
                <w:rPr>
                  <w:u w:val="single"/>
                </w:rPr>
                <w:delText>Parameters</w:delText>
              </w:r>
            </w:del>
          </w:p>
          <w:p w14:paraId="21C41EDC" w14:textId="317DF227" w:rsidR="00AD6DB4" w:rsidRPr="00671C8B" w:rsidDel="000934B8" w:rsidRDefault="00AD6DB4" w:rsidP="00166AF3">
            <w:pPr>
              <w:pStyle w:val="TableBody"/>
              <w:rPr>
                <w:del w:id="18710" w:author="Alban Roche" w:date="2017-08-02T16:44:00Z"/>
              </w:rPr>
            </w:pPr>
            <w:del w:id="18711" w:author="Alban Roche" w:date="2017-08-02T16:44:00Z">
              <w:r w:rsidRPr="00671C8B" w:rsidDel="000934B8">
                <w:rPr>
                  <w:b/>
                </w:rPr>
                <w:delText>&lt;cause&gt;</w:delText>
              </w:r>
              <w:r w:rsidRPr="00671C8B" w:rsidDel="000934B8">
                <w:tab/>
                <w:delText>00</w:delText>
              </w:r>
              <w:r w:rsidRPr="00671C8B" w:rsidDel="000934B8">
                <w:tab/>
                <w:delText>User termination</w:delText>
              </w:r>
            </w:del>
          </w:p>
          <w:p w14:paraId="7BE092D1" w14:textId="18B4B9BC" w:rsidR="00AD6DB4" w:rsidRPr="00671C8B" w:rsidDel="000934B8" w:rsidRDefault="00AD6DB4" w:rsidP="00166AF3">
            <w:pPr>
              <w:pStyle w:val="TableBody"/>
              <w:rPr>
                <w:del w:id="18712" w:author="Alban Roche" w:date="2017-08-02T16:44:00Z"/>
              </w:rPr>
            </w:pPr>
            <w:del w:id="18713" w:author="Alban Roche" w:date="2017-08-02T16:44:00Z">
              <w:r w:rsidRPr="00671C8B" w:rsidDel="000934B8">
                <w:tab/>
              </w:r>
              <w:r w:rsidRPr="00671C8B" w:rsidDel="000934B8">
                <w:tab/>
                <w:delText>01</w:delText>
              </w:r>
              <w:r w:rsidRPr="00671C8B" w:rsidDel="000934B8">
                <w:tab/>
                <w:delText>Error termination</w:delText>
              </w:r>
            </w:del>
          </w:p>
          <w:p w14:paraId="716D6544" w14:textId="68462076" w:rsidR="00AD6DB4" w:rsidRPr="00671C8B" w:rsidDel="000934B8" w:rsidRDefault="00AD6DB4" w:rsidP="00166AF3">
            <w:pPr>
              <w:pStyle w:val="TableBody"/>
              <w:rPr>
                <w:del w:id="18714" w:author="Alban Roche" w:date="2017-08-02T16:44:00Z"/>
              </w:rPr>
            </w:pPr>
          </w:p>
          <w:p w14:paraId="0CD2DFF6" w14:textId="09AA2BEA" w:rsidR="00AD6DB4" w:rsidRPr="00671C8B" w:rsidDel="000934B8" w:rsidRDefault="00AD6DB4" w:rsidP="00166AF3">
            <w:pPr>
              <w:pStyle w:val="TableBody"/>
              <w:rPr>
                <w:del w:id="18715" w:author="Alban Roche" w:date="2017-08-02T16:44:00Z"/>
              </w:rPr>
            </w:pPr>
            <w:del w:id="18716" w:author="Alban Roche" w:date="2017-08-02T16:44:00Z">
              <w:r w:rsidRPr="00671C8B" w:rsidDel="000934B8">
                <w:rPr>
                  <w:b/>
                </w:rPr>
                <w:delText>&lt;envelope_cmd&gt;</w:delText>
              </w:r>
              <w:r w:rsidRPr="00671C8B" w:rsidDel="000934B8">
                <w:tab/>
                <w:delText>Code 211 (hex: D3)</w:delText>
              </w:r>
              <w:r w:rsidRPr="00671C8B" w:rsidDel="000934B8">
                <w:tab/>
                <w:delText>Menu selection (needs)</w:delText>
              </w:r>
            </w:del>
          </w:p>
          <w:p w14:paraId="10E69665" w14:textId="628123FD" w:rsidR="00AD6DB4" w:rsidRPr="00671C8B" w:rsidDel="000934B8" w:rsidRDefault="00AD6DB4" w:rsidP="00166AF3">
            <w:pPr>
              <w:pStyle w:val="TableBody"/>
              <w:rPr>
                <w:del w:id="18717" w:author="Alban Roche" w:date="2017-08-02T16:44:00Z"/>
              </w:rPr>
            </w:pPr>
            <w:del w:id="18718" w:author="Alban Roche" w:date="2017-08-02T16:44:00Z">
              <w:r w:rsidRPr="00671C8B" w:rsidDel="000934B8">
                <w:tab/>
              </w:r>
              <w:r w:rsidRPr="00671C8B" w:rsidDel="000934B8">
                <w:tab/>
              </w:r>
              <w:r w:rsidRPr="00671C8B" w:rsidDel="000934B8">
                <w:tab/>
                <w:delText>Code 214 (hex: D6)</w:delText>
              </w:r>
              <w:r w:rsidRPr="00671C8B" w:rsidDel="000934B8">
                <w:tab/>
                <w:delText xml:space="preserve">Event download (note that only one event can be </w:delText>
              </w:r>
              <w:r w:rsidRPr="00671C8B" w:rsidDel="000934B8">
                <w:tab/>
              </w:r>
              <w:r w:rsidRPr="00671C8B" w:rsidDel="000934B8">
                <w:tab/>
              </w:r>
              <w:r w:rsidRPr="00671C8B" w:rsidDel="000934B8">
                <w:tab/>
              </w:r>
              <w:r w:rsidRPr="00671C8B" w:rsidDel="000934B8">
                <w:tab/>
              </w:r>
              <w:r w:rsidRPr="00671C8B" w:rsidDel="000934B8">
                <w:tab/>
              </w:r>
              <w:r w:rsidRPr="00671C8B" w:rsidDel="000934B8">
                <w:tab/>
                <w:delText>included in the &lt;event_list&gt;)</w:delText>
              </w:r>
            </w:del>
          </w:p>
          <w:p w14:paraId="792452BE" w14:textId="0F4E8ADD" w:rsidR="00AD6DB4" w:rsidRPr="00671C8B" w:rsidDel="000934B8" w:rsidRDefault="00AD6DB4" w:rsidP="00166AF3">
            <w:pPr>
              <w:pStyle w:val="TableBody"/>
              <w:rPr>
                <w:del w:id="18719" w:author="Alban Roche" w:date="2017-08-02T16:44:00Z"/>
              </w:rPr>
            </w:pPr>
          </w:p>
          <w:p w14:paraId="018729C1" w14:textId="63F2FCF1" w:rsidR="00AD6DB4" w:rsidRPr="00671C8B" w:rsidDel="000934B8" w:rsidRDefault="00AD6DB4" w:rsidP="00166AF3">
            <w:pPr>
              <w:pStyle w:val="TableBody"/>
              <w:rPr>
                <w:del w:id="18720" w:author="Alban Roche" w:date="2017-08-02T16:44:00Z"/>
              </w:rPr>
            </w:pPr>
            <w:del w:id="18721" w:author="Alban Roche" w:date="2017-08-02T16:44:00Z">
              <w:r w:rsidRPr="00671C8B" w:rsidDel="000934B8">
                <w:rPr>
                  <w:b/>
                </w:rPr>
                <w:delText>&lt;item_id&gt;</w:delText>
              </w:r>
              <w:r w:rsidRPr="00671C8B" w:rsidDel="000934B8">
                <w:tab/>
                <w:delText>Item identification</w:delText>
              </w:r>
            </w:del>
          </w:p>
          <w:p w14:paraId="395985CA" w14:textId="7BDEA5C7" w:rsidR="00AD6DB4" w:rsidRPr="00671C8B" w:rsidDel="000934B8" w:rsidRDefault="00AD6DB4" w:rsidP="00166AF3">
            <w:pPr>
              <w:pStyle w:val="TableBody"/>
              <w:rPr>
                <w:del w:id="18722" w:author="Alban Roche" w:date="2017-08-02T16:44:00Z"/>
              </w:rPr>
            </w:pPr>
          </w:p>
          <w:p w14:paraId="3A6E6476" w14:textId="7D6E997E" w:rsidR="00AD6DB4" w:rsidRPr="00671C8B" w:rsidDel="000934B8" w:rsidRDefault="00AD6DB4" w:rsidP="00166AF3">
            <w:pPr>
              <w:pStyle w:val="TableBody"/>
              <w:rPr>
                <w:del w:id="18723" w:author="Alban Roche" w:date="2017-08-02T16:44:00Z"/>
              </w:rPr>
            </w:pPr>
            <w:del w:id="18724" w:author="Alban Roche" w:date="2017-08-02T16:44:00Z">
              <w:r w:rsidRPr="00671C8B" w:rsidDel="000934B8">
                <w:rPr>
                  <w:b/>
                </w:rPr>
                <w:delText>&lt;help_requested&gt;</w:delText>
              </w:r>
              <w:r w:rsidRPr="00671C8B" w:rsidDel="000934B8">
                <w:tab/>
                <w:delText>1</w:delText>
              </w:r>
              <w:r w:rsidRPr="00671C8B" w:rsidDel="000934B8">
                <w:tab/>
                <w:delText>Help is requested</w:delText>
              </w:r>
            </w:del>
          </w:p>
          <w:p w14:paraId="3810CC26" w14:textId="77774EEA" w:rsidR="00AD6DB4" w:rsidRPr="00671C8B" w:rsidDel="000934B8" w:rsidRDefault="00AD6DB4" w:rsidP="00166AF3">
            <w:pPr>
              <w:pStyle w:val="TableBody"/>
              <w:rPr>
                <w:del w:id="18725" w:author="Alban Roche" w:date="2017-08-02T16:44:00Z"/>
              </w:rPr>
            </w:pPr>
            <w:del w:id="18726" w:author="Alban Roche" w:date="2017-08-02T16:44:00Z">
              <w:r w:rsidRPr="00671C8B" w:rsidDel="000934B8">
                <w:tab/>
              </w:r>
              <w:r w:rsidRPr="00671C8B" w:rsidDel="000934B8">
                <w:tab/>
              </w:r>
              <w:r w:rsidRPr="00671C8B" w:rsidDel="000934B8">
                <w:tab/>
                <w:delText>0</w:delText>
              </w:r>
              <w:r w:rsidRPr="00671C8B" w:rsidDel="000934B8">
                <w:tab/>
                <w:delText>Help is not requested</w:delText>
              </w:r>
            </w:del>
          </w:p>
          <w:p w14:paraId="77749A01" w14:textId="371B5B26" w:rsidR="00AD6DB4" w:rsidRPr="00671C8B" w:rsidDel="000934B8" w:rsidRDefault="00AD6DB4" w:rsidP="00166AF3">
            <w:pPr>
              <w:pStyle w:val="TableBody"/>
              <w:rPr>
                <w:del w:id="18727" w:author="Alban Roche" w:date="2017-08-02T16:44:00Z"/>
                <w:b/>
              </w:rPr>
            </w:pPr>
          </w:p>
          <w:p w14:paraId="4F450E26" w14:textId="116B79C9" w:rsidR="00AD6DB4" w:rsidRPr="00671C8B" w:rsidDel="000934B8" w:rsidRDefault="00AD6DB4" w:rsidP="00166AF3">
            <w:pPr>
              <w:pStyle w:val="TableBody"/>
              <w:rPr>
                <w:del w:id="18728" w:author="Alban Roche" w:date="2017-08-02T16:44:00Z"/>
              </w:rPr>
            </w:pPr>
            <w:del w:id="18729" w:author="Alban Roche" w:date="2017-08-02T16:44:00Z">
              <w:r w:rsidRPr="00671C8B" w:rsidDel="000934B8">
                <w:rPr>
                  <w:b/>
                </w:rPr>
                <w:delText>&lt;language&gt;</w:delText>
              </w:r>
              <w:r w:rsidRPr="00671C8B" w:rsidDel="000934B8">
                <w:tab/>
                <w:delText>Currently used language in the DTE (refer to +STKPROF)</w:delText>
              </w:r>
            </w:del>
          </w:p>
          <w:p w14:paraId="273CB653" w14:textId="632BC4CC" w:rsidR="00AD6DB4" w:rsidRPr="00671C8B" w:rsidDel="000934B8" w:rsidRDefault="00AD6DB4" w:rsidP="00166AF3">
            <w:pPr>
              <w:pStyle w:val="TableBody"/>
              <w:rPr>
                <w:del w:id="18730" w:author="Alban Roche" w:date="2017-08-02T16:44:00Z"/>
                <w:b/>
              </w:rPr>
            </w:pPr>
          </w:p>
          <w:p w14:paraId="5F2B64EB" w14:textId="64D511C7" w:rsidR="00AD6DB4" w:rsidRPr="00671C8B" w:rsidDel="000934B8" w:rsidRDefault="00AD6DB4" w:rsidP="00166AF3">
            <w:pPr>
              <w:pStyle w:val="TableBody"/>
              <w:rPr>
                <w:del w:id="18731" w:author="Alban Roche" w:date="2017-08-02T16:44:00Z"/>
              </w:rPr>
            </w:pPr>
            <w:del w:id="18732" w:author="Alban Roche" w:date="2017-08-02T16:44:00Z">
              <w:r w:rsidRPr="00671C8B" w:rsidDel="000934B8">
                <w:rPr>
                  <w:b/>
                </w:rPr>
                <w:delText>&lt;call_id&gt;</w:delText>
              </w:r>
              <w:r w:rsidRPr="00671C8B" w:rsidDel="000934B8">
                <w:tab/>
                <w:delText>Call ID</w:delText>
              </w:r>
            </w:del>
          </w:p>
          <w:p w14:paraId="1ECB7240" w14:textId="5D17FD19" w:rsidR="00AD6DB4" w:rsidRPr="00671C8B" w:rsidDel="000934B8" w:rsidRDefault="00AD6DB4" w:rsidP="00166AF3">
            <w:pPr>
              <w:pStyle w:val="TableBody"/>
              <w:rPr>
                <w:del w:id="18733" w:author="Alban Roche" w:date="2017-08-02T16:44:00Z"/>
                <w:b/>
              </w:rPr>
            </w:pPr>
          </w:p>
          <w:p w14:paraId="7DEAC3C8" w14:textId="07636AAC" w:rsidR="00AD6DB4" w:rsidRPr="00671C8B" w:rsidDel="000934B8" w:rsidRDefault="00AD6DB4" w:rsidP="00166AF3">
            <w:pPr>
              <w:pStyle w:val="TableBody"/>
              <w:rPr>
                <w:del w:id="18734" w:author="Alban Roche" w:date="2017-08-02T16:44:00Z"/>
              </w:rPr>
            </w:pPr>
            <w:del w:id="18735" w:author="Alban Roche" w:date="2017-08-02T16:44:00Z">
              <w:r w:rsidRPr="00671C8B" w:rsidDel="000934B8">
                <w:rPr>
                  <w:b/>
                </w:rPr>
                <w:delText>&lt;call_direction&gt;</w:delText>
              </w:r>
              <w:r w:rsidRPr="00671C8B" w:rsidDel="000934B8">
                <w:tab/>
                <w:delText>0</w:delText>
              </w:r>
              <w:r w:rsidRPr="00671C8B" w:rsidDel="000934B8">
                <w:tab/>
                <w:delText>MT call</w:delText>
              </w:r>
            </w:del>
          </w:p>
          <w:p w14:paraId="3265DB40" w14:textId="7507AE55" w:rsidR="00AD6DB4" w:rsidRPr="00671C8B" w:rsidDel="000934B8" w:rsidRDefault="00AD6DB4" w:rsidP="00166AF3">
            <w:pPr>
              <w:pStyle w:val="TableBody"/>
              <w:rPr>
                <w:del w:id="18736" w:author="Alban Roche" w:date="2017-08-02T16:44:00Z"/>
              </w:rPr>
            </w:pPr>
            <w:del w:id="18737" w:author="Alban Roche" w:date="2017-08-02T16:44:00Z">
              <w:r w:rsidRPr="00671C8B" w:rsidDel="000934B8">
                <w:tab/>
              </w:r>
              <w:r w:rsidRPr="00671C8B" w:rsidDel="000934B8">
                <w:tab/>
              </w:r>
              <w:r w:rsidRPr="00671C8B" w:rsidDel="000934B8">
                <w:tab/>
                <w:delText>1</w:delText>
              </w:r>
              <w:r w:rsidRPr="00671C8B" w:rsidDel="000934B8">
                <w:tab/>
                <w:delText>MO call</w:delText>
              </w:r>
            </w:del>
          </w:p>
          <w:p w14:paraId="0898E904" w14:textId="42B7E0CD" w:rsidR="00AD6DB4" w:rsidRPr="00671C8B" w:rsidDel="000934B8" w:rsidRDefault="00AD6DB4" w:rsidP="00166AF3">
            <w:pPr>
              <w:pStyle w:val="TableBody"/>
              <w:rPr>
                <w:del w:id="18738" w:author="Alban Roche" w:date="2017-08-02T16:44:00Z"/>
                <w:b/>
              </w:rPr>
            </w:pPr>
          </w:p>
          <w:p w14:paraId="6D2FEBDB" w14:textId="79865B6C" w:rsidR="00AD6DB4" w:rsidRPr="00671C8B" w:rsidDel="000934B8" w:rsidRDefault="00AD6DB4" w:rsidP="00166AF3">
            <w:pPr>
              <w:pStyle w:val="TableBody"/>
              <w:rPr>
                <w:del w:id="18739" w:author="Alban Roche" w:date="2017-08-02T16:44:00Z"/>
              </w:rPr>
            </w:pPr>
            <w:del w:id="18740" w:author="Alban Roche" w:date="2017-08-02T16:44:00Z">
              <w:r w:rsidRPr="00671C8B" w:rsidDel="000934B8">
                <w:rPr>
                  <w:b/>
                </w:rPr>
                <w:delText>&lt;optional_ENV_data&gt;</w:delText>
              </w:r>
              <w:r w:rsidRPr="00671C8B" w:rsidDel="000934B8">
                <w:tab/>
                <w:delText>D3</w:delText>
              </w:r>
              <w:r w:rsidRPr="00671C8B" w:rsidDel="000934B8">
                <w:tab/>
                <w:delText>&lt;item_identifier&gt; (for code 211)</w:delText>
              </w:r>
            </w:del>
          </w:p>
          <w:p w14:paraId="6278339B" w14:textId="4A9A7DA5" w:rsidR="00AD6DB4" w:rsidRPr="00671C8B" w:rsidDel="000934B8" w:rsidRDefault="00AD6DB4" w:rsidP="00166AF3">
            <w:pPr>
              <w:pStyle w:val="TableBody"/>
              <w:rPr>
                <w:del w:id="18741" w:author="Alban Roche" w:date="2017-08-02T16:44:00Z"/>
              </w:rPr>
            </w:pPr>
            <w:del w:id="18742" w:author="Alban Roche" w:date="2017-08-02T16:44:00Z">
              <w:r w:rsidRPr="00671C8B" w:rsidDel="000934B8">
                <w:tab/>
              </w:r>
              <w:r w:rsidRPr="00671C8B" w:rsidDel="000934B8">
                <w:tab/>
              </w:r>
              <w:r w:rsidRPr="00671C8B" w:rsidDel="000934B8">
                <w:tab/>
              </w:r>
              <w:r w:rsidRPr="00671C8B" w:rsidDel="000934B8">
                <w:tab/>
                <w:delText>D6</w:delText>
              </w:r>
              <w:r w:rsidRPr="00671C8B" w:rsidDel="000934B8">
                <w:tab/>
                <w:delText>&lt;event_list&gt; (for code 214)</w:delText>
              </w:r>
            </w:del>
          </w:p>
        </w:tc>
      </w:tr>
    </w:tbl>
    <w:p w14:paraId="712664B1" w14:textId="26DFF738" w:rsidR="00AD6DB4" w:rsidRPr="00671C8B" w:rsidDel="000934B8" w:rsidRDefault="00AD6DB4" w:rsidP="0059466D">
      <w:pPr>
        <w:pStyle w:val="Heading2"/>
        <w:numPr>
          <w:ilvl w:val="1"/>
          <w:numId w:val="11"/>
        </w:numPr>
        <w:ind w:left="1080" w:hanging="1080"/>
        <w:rPr>
          <w:del w:id="18743" w:author="Alban Roche" w:date="2017-08-02T16:44:00Z"/>
        </w:rPr>
      </w:pPr>
      <w:bookmarkStart w:id="18744" w:name="_Ref378175752"/>
      <w:bookmarkStart w:id="18745" w:name="_Toc486251725"/>
      <w:del w:id="18746" w:author="Alban Roche" w:date="2017-08-02T16:44:00Z">
        <w:r w:rsidRPr="00671C8B" w:rsidDel="000934B8">
          <w:delText>+STKPROF Command: Terminal Profile Data</w:delText>
        </w:r>
        <w:bookmarkEnd w:id="18744"/>
        <w:bookmarkEnd w:id="18745"/>
      </w:del>
    </w:p>
    <w:tbl>
      <w:tblPr>
        <w:tblStyle w:val="TableSWIleft"/>
        <w:tblW w:w="9288" w:type="dxa"/>
        <w:tblLayout w:type="fixed"/>
        <w:tblLook w:val="04A0" w:firstRow="1" w:lastRow="0" w:firstColumn="1" w:lastColumn="0" w:noHBand="0" w:noVBand="1"/>
      </w:tblPr>
      <w:tblGrid>
        <w:gridCol w:w="1728"/>
        <w:gridCol w:w="7560"/>
      </w:tblGrid>
      <w:tr w:rsidR="00AD6DB4" w:rsidRPr="00671C8B" w:rsidDel="000934B8" w14:paraId="211EDB33" w14:textId="6F05068B" w:rsidTr="00166AF3">
        <w:trPr>
          <w:cnfStyle w:val="100000000000" w:firstRow="1" w:lastRow="0" w:firstColumn="0" w:lastColumn="0" w:oddVBand="0" w:evenVBand="0" w:oddHBand="0" w:evenHBand="0" w:firstRowFirstColumn="0" w:firstRowLastColumn="0" w:lastRowFirstColumn="0" w:lastRowLastColumn="0"/>
          <w:del w:id="18747" w:author="Alban Roche" w:date="2017-08-02T16:44:00Z"/>
        </w:trPr>
        <w:tc>
          <w:tcPr>
            <w:tcW w:w="9288" w:type="dxa"/>
            <w:gridSpan w:val="2"/>
          </w:tcPr>
          <w:p w14:paraId="68F1D901" w14:textId="3F7E6567" w:rsidR="00AD6DB4" w:rsidRPr="00671C8B" w:rsidDel="000934B8" w:rsidRDefault="00AD6DB4">
            <w:pPr>
              <w:pStyle w:val="TableRowHead"/>
              <w:spacing w:before="144" w:after="144"/>
              <w:rPr>
                <w:del w:id="18748" w:author="Alban Roche" w:date="2017-08-02T16:44:00Z"/>
                <w:rFonts w:cs="Arial"/>
                <w:bCs w:val="0"/>
              </w:rPr>
            </w:pPr>
            <w:del w:id="18749" w:author="Alban Roche" w:date="2017-08-02T14:40:00Z">
              <w:r w:rsidDel="00F22490">
                <w:delText xml:space="preserve">HL7618, HL7618RD, </w:delText>
              </w:r>
              <w:r w:rsidDel="00F22490">
                <w:rPr>
                  <w:lang w:eastAsia="zh-CN"/>
                </w:rPr>
                <w:delText xml:space="preserve">HL7648, </w:delText>
              </w:r>
              <w:r w:rsidDel="00F22490">
                <w:delText xml:space="preserve">HL7650, </w:delText>
              </w:r>
              <w:r w:rsidDel="00F22490">
                <w:rPr>
                  <w:lang w:eastAsia="zh-CN"/>
                </w:rPr>
                <w:delText xml:space="preserve">HL7688, </w:delText>
              </w:r>
              <w:r w:rsidDel="00F22490">
                <w:delText>HL7690 and HL7692</w:delText>
              </w:r>
            </w:del>
          </w:p>
        </w:tc>
      </w:tr>
      <w:tr w:rsidR="00AD6DB4" w:rsidRPr="00671C8B" w:rsidDel="000934B8" w14:paraId="01AF352E" w14:textId="17E23033" w:rsidTr="00166AF3">
        <w:trPr>
          <w:trHeight w:val="35"/>
          <w:del w:id="18750" w:author="Alban Roche" w:date="2017-08-02T16:44:00Z"/>
        </w:trPr>
        <w:tc>
          <w:tcPr>
            <w:tcW w:w="1728" w:type="dxa"/>
          </w:tcPr>
          <w:p w14:paraId="37CBF338" w14:textId="5E18CFE2" w:rsidR="00AD6DB4" w:rsidRPr="00671C8B" w:rsidDel="000934B8" w:rsidRDefault="00AD6DB4" w:rsidP="00166AF3">
            <w:pPr>
              <w:pStyle w:val="TableBody"/>
              <w:keepNext/>
              <w:rPr>
                <w:del w:id="18751" w:author="Alban Roche" w:date="2017-08-02T16:44:00Z"/>
                <w:rFonts w:ascii="Times New Roman" w:hAnsi="Times New Roman" w:cs="Times New Roman"/>
                <w:i/>
                <w:sz w:val="20"/>
                <w:szCs w:val="20"/>
              </w:rPr>
            </w:pPr>
            <w:del w:id="18752" w:author="Alban Roche" w:date="2017-08-02T16:44:00Z">
              <w:r w:rsidRPr="00671C8B" w:rsidDel="000934B8">
                <w:rPr>
                  <w:i/>
                  <w:lang w:eastAsia="zh-CN"/>
                </w:rPr>
                <w:delText>Test</w:delText>
              </w:r>
              <w:r w:rsidRPr="00671C8B" w:rsidDel="000934B8">
                <w:rPr>
                  <w:i/>
                </w:rPr>
                <w:delText xml:space="preserve"> command</w:delText>
              </w:r>
            </w:del>
          </w:p>
          <w:p w14:paraId="263E6DF5" w14:textId="78EBF8E0" w:rsidR="00AD6DB4" w:rsidRPr="00671C8B" w:rsidDel="000934B8" w:rsidRDefault="00AD6DB4" w:rsidP="00166AF3">
            <w:pPr>
              <w:pStyle w:val="TableBody"/>
              <w:keepNext/>
              <w:rPr>
                <w:del w:id="18753" w:author="Alban Roche" w:date="2017-08-02T16:44:00Z"/>
              </w:rPr>
            </w:pPr>
          </w:p>
          <w:p w14:paraId="440D15D6" w14:textId="117BE0C3" w:rsidR="00AD6DB4" w:rsidRPr="00671C8B" w:rsidDel="000934B8" w:rsidRDefault="00AD6DB4" w:rsidP="00166AF3">
            <w:pPr>
              <w:pStyle w:val="TableBody"/>
              <w:keepNext/>
              <w:rPr>
                <w:del w:id="18754" w:author="Alban Roche" w:date="2017-08-02T16:44:00Z"/>
                <w:u w:val="single"/>
              </w:rPr>
            </w:pPr>
            <w:del w:id="18755" w:author="Alban Roche" w:date="2017-08-02T16:44:00Z">
              <w:r w:rsidRPr="00671C8B" w:rsidDel="000934B8">
                <w:rPr>
                  <w:u w:val="single"/>
                </w:rPr>
                <w:delText>Syntax</w:delText>
              </w:r>
            </w:del>
          </w:p>
          <w:p w14:paraId="450B97AC" w14:textId="03F28F17" w:rsidR="00AD6DB4" w:rsidRPr="00671C8B" w:rsidDel="000934B8" w:rsidRDefault="00AD6DB4" w:rsidP="00166AF3">
            <w:pPr>
              <w:pStyle w:val="TableBody"/>
              <w:keepNext/>
              <w:rPr>
                <w:del w:id="18756" w:author="Alban Roche" w:date="2017-08-02T16:44:00Z"/>
                <w:b/>
                <w:lang w:eastAsia="zh-CN"/>
              </w:rPr>
            </w:pPr>
            <w:del w:id="18757" w:author="Alban Roche" w:date="2017-08-02T16:44:00Z">
              <w:r w:rsidRPr="00671C8B" w:rsidDel="000934B8">
                <w:rPr>
                  <w:b/>
                </w:rPr>
                <w:delText>AT+STKPROF=?</w:delText>
              </w:r>
            </w:del>
          </w:p>
        </w:tc>
        <w:tc>
          <w:tcPr>
            <w:tcW w:w="7560" w:type="dxa"/>
          </w:tcPr>
          <w:p w14:paraId="68C66EA9" w14:textId="0B680EB8" w:rsidR="00AD6DB4" w:rsidRPr="00671C8B" w:rsidDel="000934B8" w:rsidRDefault="00AD6DB4" w:rsidP="00166AF3">
            <w:pPr>
              <w:pStyle w:val="TableBody"/>
              <w:keepNext/>
              <w:rPr>
                <w:del w:id="18758" w:author="Alban Roche" w:date="2017-08-02T16:44:00Z"/>
                <w:rFonts w:ascii="Times New Roman" w:hAnsi="Times New Roman" w:cs="Times New Roman"/>
                <w:sz w:val="20"/>
                <w:szCs w:val="20"/>
                <w:u w:val="single"/>
              </w:rPr>
            </w:pPr>
          </w:p>
          <w:p w14:paraId="1F9026AF" w14:textId="32096683" w:rsidR="00AD6DB4" w:rsidRPr="00671C8B" w:rsidDel="000934B8" w:rsidRDefault="00AD6DB4" w:rsidP="00166AF3">
            <w:pPr>
              <w:pStyle w:val="TableBody"/>
              <w:keepNext/>
              <w:rPr>
                <w:del w:id="18759" w:author="Alban Roche" w:date="2017-08-02T16:44:00Z"/>
                <w:rFonts w:ascii="Times New Roman" w:hAnsi="Times New Roman" w:cs="Times New Roman"/>
                <w:sz w:val="20"/>
                <w:szCs w:val="20"/>
                <w:u w:val="single"/>
              </w:rPr>
            </w:pPr>
          </w:p>
          <w:p w14:paraId="7828C084" w14:textId="18ECD464" w:rsidR="00AD6DB4" w:rsidRPr="00671C8B" w:rsidDel="000934B8" w:rsidRDefault="00AD6DB4" w:rsidP="00166AF3">
            <w:pPr>
              <w:pStyle w:val="TableBody"/>
              <w:keepNext/>
              <w:rPr>
                <w:del w:id="18760" w:author="Alban Roche" w:date="2017-08-02T16:44:00Z"/>
                <w:u w:val="single"/>
              </w:rPr>
            </w:pPr>
            <w:del w:id="18761" w:author="Alban Roche" w:date="2017-08-02T16:44:00Z">
              <w:r w:rsidRPr="00671C8B" w:rsidDel="000934B8">
                <w:rPr>
                  <w:u w:val="single"/>
                </w:rPr>
                <w:delText>Response</w:delText>
              </w:r>
            </w:del>
          </w:p>
          <w:p w14:paraId="4E6E89F4" w14:textId="26D015D4" w:rsidR="00AD6DB4" w:rsidRPr="00671C8B" w:rsidDel="000934B8" w:rsidRDefault="00AD6DB4" w:rsidP="00166AF3">
            <w:pPr>
              <w:pStyle w:val="TableBody"/>
              <w:keepNext/>
              <w:rPr>
                <w:del w:id="18762" w:author="Alban Roche" w:date="2017-08-02T16:44:00Z"/>
                <w:b/>
                <w:lang w:eastAsia="zh-CN"/>
              </w:rPr>
            </w:pPr>
            <w:del w:id="18763" w:author="Alban Roche" w:date="2017-08-02T16:44:00Z">
              <w:r w:rsidRPr="00671C8B" w:rsidDel="000934B8">
                <w:rPr>
                  <w:b/>
                  <w:lang w:eastAsia="zh-CN"/>
                </w:rPr>
                <w:delText>OK</w:delText>
              </w:r>
            </w:del>
          </w:p>
        </w:tc>
      </w:tr>
      <w:tr w:rsidR="00AD6DB4" w:rsidRPr="00671C8B" w:rsidDel="000934B8" w14:paraId="1CA25126" w14:textId="6F96BEA1" w:rsidTr="00166AF3">
        <w:trPr>
          <w:del w:id="18764" w:author="Alban Roche" w:date="2017-08-02T16:44:00Z"/>
        </w:trPr>
        <w:tc>
          <w:tcPr>
            <w:tcW w:w="1728" w:type="dxa"/>
          </w:tcPr>
          <w:p w14:paraId="3997C987" w14:textId="0385EBAE" w:rsidR="00AD6DB4" w:rsidRPr="00671C8B" w:rsidDel="000934B8" w:rsidRDefault="00AD6DB4" w:rsidP="00166AF3">
            <w:pPr>
              <w:pStyle w:val="TableBody"/>
              <w:rPr>
                <w:del w:id="18765" w:author="Alban Roche" w:date="2017-08-02T16:44:00Z"/>
                <w:i/>
                <w:lang w:eastAsia="zh-CN"/>
              </w:rPr>
            </w:pPr>
            <w:del w:id="18766" w:author="Alban Roche" w:date="2017-08-02T16:44:00Z">
              <w:r w:rsidRPr="00671C8B" w:rsidDel="000934B8">
                <w:rPr>
                  <w:i/>
                  <w:lang w:eastAsia="zh-CN"/>
                </w:rPr>
                <w:delText>Read command</w:delText>
              </w:r>
            </w:del>
          </w:p>
          <w:p w14:paraId="0F1B1325" w14:textId="43AF1880" w:rsidR="00AD6DB4" w:rsidRPr="00671C8B" w:rsidDel="000934B8" w:rsidRDefault="00AD6DB4" w:rsidP="00166AF3">
            <w:pPr>
              <w:pStyle w:val="TableBody"/>
              <w:rPr>
                <w:del w:id="18767" w:author="Alban Roche" w:date="2017-08-02T16:44:00Z"/>
                <w:i/>
                <w:lang w:eastAsia="zh-CN"/>
              </w:rPr>
            </w:pPr>
          </w:p>
          <w:p w14:paraId="1CBA276B" w14:textId="0713474F" w:rsidR="00AD6DB4" w:rsidRPr="00671C8B" w:rsidDel="000934B8" w:rsidRDefault="00AD6DB4" w:rsidP="00166AF3">
            <w:pPr>
              <w:pStyle w:val="TableBody"/>
              <w:rPr>
                <w:del w:id="18768" w:author="Alban Roche" w:date="2017-08-02T16:44:00Z"/>
                <w:u w:val="single"/>
              </w:rPr>
            </w:pPr>
            <w:del w:id="18769" w:author="Alban Roche" w:date="2017-08-02T16:44:00Z">
              <w:r w:rsidRPr="00671C8B" w:rsidDel="000934B8">
                <w:rPr>
                  <w:u w:val="single"/>
                </w:rPr>
                <w:delText>Syntax</w:delText>
              </w:r>
            </w:del>
          </w:p>
          <w:p w14:paraId="2C86F775" w14:textId="59E7D271" w:rsidR="00AD6DB4" w:rsidRPr="00671C8B" w:rsidDel="000934B8" w:rsidRDefault="00AD6DB4" w:rsidP="00166AF3">
            <w:pPr>
              <w:pStyle w:val="TableBody"/>
              <w:rPr>
                <w:del w:id="18770" w:author="Alban Roche" w:date="2017-08-02T16:44:00Z"/>
                <w:i/>
                <w:lang w:eastAsia="zh-CN"/>
              </w:rPr>
            </w:pPr>
            <w:del w:id="18771" w:author="Alban Roche" w:date="2017-08-02T16:44:00Z">
              <w:r w:rsidRPr="00671C8B" w:rsidDel="000934B8">
                <w:rPr>
                  <w:b/>
                </w:rPr>
                <w:delText>AT+STKPROF?</w:delText>
              </w:r>
            </w:del>
          </w:p>
        </w:tc>
        <w:tc>
          <w:tcPr>
            <w:tcW w:w="7560" w:type="dxa"/>
          </w:tcPr>
          <w:p w14:paraId="50D01733" w14:textId="2D811969" w:rsidR="00AD6DB4" w:rsidRPr="00671C8B" w:rsidDel="000934B8" w:rsidRDefault="00AD6DB4" w:rsidP="00166AF3">
            <w:pPr>
              <w:pStyle w:val="TableBody"/>
              <w:rPr>
                <w:del w:id="18772" w:author="Alban Roche" w:date="2017-08-02T16:44:00Z"/>
                <w:rFonts w:ascii="Times New Roman" w:hAnsi="Times New Roman" w:cs="Times New Roman"/>
                <w:sz w:val="20"/>
                <w:szCs w:val="20"/>
                <w:u w:val="single"/>
              </w:rPr>
            </w:pPr>
          </w:p>
          <w:p w14:paraId="5A16D53E" w14:textId="4CB89B40" w:rsidR="00AD6DB4" w:rsidRPr="00671C8B" w:rsidDel="000934B8" w:rsidRDefault="00AD6DB4" w:rsidP="00166AF3">
            <w:pPr>
              <w:pStyle w:val="TableBody"/>
              <w:rPr>
                <w:del w:id="18773" w:author="Alban Roche" w:date="2017-08-02T16:44:00Z"/>
                <w:rFonts w:ascii="Times New Roman" w:hAnsi="Times New Roman" w:cs="Times New Roman"/>
                <w:sz w:val="20"/>
                <w:szCs w:val="20"/>
                <w:u w:val="single"/>
              </w:rPr>
            </w:pPr>
          </w:p>
          <w:p w14:paraId="38FFA3EF" w14:textId="714FFBB1" w:rsidR="00AD6DB4" w:rsidRPr="00671C8B" w:rsidDel="000934B8" w:rsidRDefault="00AD6DB4" w:rsidP="00166AF3">
            <w:pPr>
              <w:pStyle w:val="TableBody"/>
              <w:rPr>
                <w:del w:id="18774" w:author="Alban Roche" w:date="2017-08-02T16:44:00Z"/>
                <w:u w:val="single"/>
              </w:rPr>
            </w:pPr>
            <w:del w:id="18775" w:author="Alban Roche" w:date="2017-08-02T16:44:00Z">
              <w:r w:rsidRPr="00671C8B" w:rsidDel="000934B8">
                <w:rPr>
                  <w:u w:val="single"/>
                </w:rPr>
                <w:delText>Response</w:delText>
              </w:r>
            </w:del>
          </w:p>
          <w:p w14:paraId="4240DDB1" w14:textId="1D729F18" w:rsidR="00AD6DB4" w:rsidRPr="00671C8B" w:rsidDel="000934B8" w:rsidRDefault="00AD6DB4" w:rsidP="00166AF3">
            <w:pPr>
              <w:pStyle w:val="TableBody"/>
              <w:rPr>
                <w:del w:id="18776" w:author="Alban Roche" w:date="2017-08-02T16:44:00Z"/>
                <w:b/>
                <w:lang w:eastAsia="zh-CN"/>
              </w:rPr>
            </w:pPr>
            <w:del w:id="18777" w:author="Alban Roche" w:date="2017-08-02T16:44:00Z">
              <w:r w:rsidRPr="00671C8B" w:rsidDel="000934B8">
                <w:rPr>
                  <w:b/>
                  <w:lang w:eastAsia="zh-CN"/>
                </w:rPr>
                <w:delText xml:space="preserve">+STKPROF: &lt;length&gt;,&lt;data&gt; </w:delText>
              </w:r>
            </w:del>
          </w:p>
          <w:p w14:paraId="4D85AF49" w14:textId="3F3BAE33" w:rsidR="00AD6DB4" w:rsidRPr="00671C8B" w:rsidDel="000934B8" w:rsidRDefault="00AD6DB4" w:rsidP="00166AF3">
            <w:pPr>
              <w:pStyle w:val="TableBody"/>
              <w:rPr>
                <w:del w:id="18778" w:author="Alban Roche" w:date="2017-08-02T16:44:00Z"/>
                <w:rFonts w:ascii="Times New Roman" w:hAnsi="Times New Roman" w:cs="Times New Roman"/>
                <w:sz w:val="20"/>
                <w:szCs w:val="20"/>
                <w:u w:val="single"/>
              </w:rPr>
            </w:pPr>
            <w:del w:id="18779" w:author="Alban Roche" w:date="2017-08-02T16:44:00Z">
              <w:r w:rsidRPr="00671C8B" w:rsidDel="000934B8">
                <w:rPr>
                  <w:b/>
                  <w:lang w:eastAsia="zh-CN"/>
                </w:rPr>
                <w:delText>OK</w:delText>
              </w:r>
            </w:del>
          </w:p>
        </w:tc>
      </w:tr>
      <w:tr w:rsidR="00AD6DB4" w:rsidRPr="00671C8B" w:rsidDel="000934B8" w14:paraId="1B906EB7" w14:textId="3AEBDD8F" w:rsidTr="00166AF3">
        <w:trPr>
          <w:cantSplit w:val="0"/>
          <w:del w:id="18780" w:author="Alban Roche" w:date="2017-08-02T16:44:00Z"/>
        </w:trPr>
        <w:tc>
          <w:tcPr>
            <w:tcW w:w="1728" w:type="dxa"/>
          </w:tcPr>
          <w:p w14:paraId="1A0FD92D" w14:textId="22223BC7" w:rsidR="00AD6DB4" w:rsidRPr="00671C8B" w:rsidDel="000934B8" w:rsidRDefault="00AD6DB4" w:rsidP="00166AF3">
            <w:pPr>
              <w:pStyle w:val="TableBody"/>
              <w:rPr>
                <w:del w:id="18781" w:author="Alban Roche" w:date="2017-08-02T16:44:00Z"/>
                <w:i/>
                <w:lang w:eastAsia="zh-CN"/>
              </w:rPr>
            </w:pPr>
            <w:del w:id="18782" w:author="Alban Roche" w:date="2017-08-02T16:44:00Z">
              <w:r w:rsidRPr="00671C8B" w:rsidDel="000934B8">
                <w:rPr>
                  <w:i/>
                  <w:lang w:eastAsia="zh-CN"/>
                </w:rPr>
                <w:delText>Write command</w:delText>
              </w:r>
            </w:del>
          </w:p>
          <w:p w14:paraId="6D0B59ED" w14:textId="165BFD17" w:rsidR="00AD6DB4" w:rsidRPr="00671C8B" w:rsidDel="000934B8" w:rsidRDefault="00AD6DB4" w:rsidP="00166AF3">
            <w:pPr>
              <w:pStyle w:val="TableBody"/>
              <w:rPr>
                <w:del w:id="18783" w:author="Alban Roche" w:date="2017-08-02T16:44:00Z"/>
                <w:i/>
                <w:lang w:eastAsia="zh-CN"/>
              </w:rPr>
            </w:pPr>
          </w:p>
          <w:p w14:paraId="6785DD58" w14:textId="1040166B" w:rsidR="00AD6DB4" w:rsidRPr="00671C8B" w:rsidDel="000934B8" w:rsidRDefault="00AD6DB4" w:rsidP="00166AF3">
            <w:pPr>
              <w:pStyle w:val="TableBody"/>
              <w:rPr>
                <w:del w:id="18784" w:author="Alban Roche" w:date="2017-08-02T16:44:00Z"/>
                <w:u w:val="single"/>
              </w:rPr>
            </w:pPr>
            <w:del w:id="18785" w:author="Alban Roche" w:date="2017-08-02T16:44:00Z">
              <w:r w:rsidRPr="00671C8B" w:rsidDel="000934B8">
                <w:rPr>
                  <w:u w:val="single"/>
                </w:rPr>
                <w:delText>Syntax</w:delText>
              </w:r>
            </w:del>
          </w:p>
          <w:p w14:paraId="158969BD" w14:textId="33BFC87D" w:rsidR="00AD6DB4" w:rsidRPr="00671C8B" w:rsidDel="000934B8" w:rsidRDefault="00AD6DB4" w:rsidP="00166AF3">
            <w:pPr>
              <w:pStyle w:val="TableBody"/>
              <w:rPr>
                <w:del w:id="18786" w:author="Alban Roche" w:date="2017-08-02T16:44:00Z"/>
                <w:i/>
                <w:lang w:eastAsia="zh-CN"/>
              </w:rPr>
            </w:pPr>
            <w:del w:id="18787" w:author="Alban Roche" w:date="2017-08-02T16:44:00Z">
              <w:r w:rsidRPr="00671C8B" w:rsidDel="000934B8">
                <w:rPr>
                  <w:b/>
                </w:rPr>
                <w:delText>AT+STKPROF=</w:delText>
              </w:r>
              <w:r w:rsidRPr="00671C8B" w:rsidDel="000934B8">
                <w:rPr>
                  <w:b/>
                </w:rPr>
                <w:br/>
                <w:delText>&lt;length&gt;,&lt;data&gt;</w:delText>
              </w:r>
            </w:del>
          </w:p>
        </w:tc>
        <w:tc>
          <w:tcPr>
            <w:tcW w:w="7560" w:type="dxa"/>
          </w:tcPr>
          <w:p w14:paraId="53AA394C" w14:textId="5F7B3DFF" w:rsidR="00AD6DB4" w:rsidRPr="00671C8B" w:rsidDel="000934B8" w:rsidRDefault="00AD6DB4" w:rsidP="00166AF3">
            <w:pPr>
              <w:pStyle w:val="TableBody"/>
              <w:rPr>
                <w:del w:id="18788" w:author="Alban Roche" w:date="2017-08-02T16:44:00Z"/>
                <w:rFonts w:ascii="Times New Roman" w:hAnsi="Times New Roman" w:cs="Times New Roman"/>
                <w:sz w:val="20"/>
                <w:szCs w:val="20"/>
                <w:u w:val="single"/>
              </w:rPr>
            </w:pPr>
          </w:p>
          <w:p w14:paraId="4464F6F2" w14:textId="160650A2" w:rsidR="00AD6DB4" w:rsidRPr="00671C8B" w:rsidDel="000934B8" w:rsidRDefault="00AD6DB4" w:rsidP="00166AF3">
            <w:pPr>
              <w:pStyle w:val="TableBody"/>
              <w:rPr>
                <w:del w:id="18789" w:author="Alban Roche" w:date="2017-08-02T16:44:00Z"/>
                <w:rFonts w:ascii="Times New Roman" w:hAnsi="Times New Roman" w:cs="Times New Roman"/>
                <w:sz w:val="20"/>
                <w:szCs w:val="20"/>
                <w:u w:val="single"/>
              </w:rPr>
            </w:pPr>
          </w:p>
          <w:p w14:paraId="70626FB0" w14:textId="182A8FE1" w:rsidR="00AD6DB4" w:rsidRPr="00671C8B" w:rsidDel="000934B8" w:rsidRDefault="00AD6DB4" w:rsidP="00166AF3">
            <w:pPr>
              <w:pStyle w:val="TableBody"/>
              <w:rPr>
                <w:del w:id="18790" w:author="Alban Roche" w:date="2017-08-02T16:44:00Z"/>
                <w:u w:val="single"/>
              </w:rPr>
            </w:pPr>
            <w:del w:id="18791" w:author="Alban Roche" w:date="2017-08-02T16:44:00Z">
              <w:r w:rsidRPr="00671C8B" w:rsidDel="000934B8">
                <w:rPr>
                  <w:u w:val="single"/>
                </w:rPr>
                <w:delText>Response</w:delText>
              </w:r>
            </w:del>
          </w:p>
          <w:p w14:paraId="0B63A19C" w14:textId="78ED4651" w:rsidR="00AD6DB4" w:rsidRPr="00671C8B" w:rsidDel="000934B8" w:rsidRDefault="00AD6DB4" w:rsidP="00166AF3">
            <w:pPr>
              <w:pStyle w:val="TableBody"/>
              <w:rPr>
                <w:del w:id="18792" w:author="Alban Roche" w:date="2017-08-02T16:44:00Z"/>
                <w:b/>
              </w:rPr>
            </w:pPr>
            <w:del w:id="18793" w:author="Alban Roche" w:date="2017-08-02T16:44:00Z">
              <w:r w:rsidRPr="00671C8B" w:rsidDel="000934B8">
                <w:rPr>
                  <w:b/>
                </w:rPr>
                <w:delText>OK</w:delText>
              </w:r>
            </w:del>
          </w:p>
          <w:p w14:paraId="083B9C17" w14:textId="41AF850A" w:rsidR="00AD6DB4" w:rsidRPr="00671C8B" w:rsidDel="000934B8" w:rsidRDefault="00AD6DB4" w:rsidP="00166AF3">
            <w:pPr>
              <w:pStyle w:val="TableBody"/>
              <w:rPr>
                <w:del w:id="18794" w:author="Alban Roche" w:date="2017-08-02T16:44:00Z"/>
              </w:rPr>
            </w:pPr>
          </w:p>
          <w:p w14:paraId="71DFDD98" w14:textId="751E2385" w:rsidR="00AD6DB4" w:rsidRPr="00671C8B" w:rsidDel="000934B8" w:rsidRDefault="00AD6DB4" w:rsidP="00166AF3">
            <w:pPr>
              <w:pStyle w:val="TableBody"/>
              <w:rPr>
                <w:del w:id="18795" w:author="Alban Roche" w:date="2017-08-02T16:44:00Z"/>
              </w:rPr>
            </w:pPr>
            <w:del w:id="18796" w:author="Alban Roche" w:date="2017-08-02T16:44:00Z">
              <w:r w:rsidRPr="00671C8B" w:rsidDel="000934B8">
                <w:delText>or</w:delText>
              </w:r>
            </w:del>
          </w:p>
          <w:p w14:paraId="3444F5BF" w14:textId="2AA0F46D" w:rsidR="00AD6DB4" w:rsidRPr="00671C8B" w:rsidDel="000934B8" w:rsidRDefault="00AD6DB4" w:rsidP="00166AF3">
            <w:pPr>
              <w:pStyle w:val="TableBody"/>
              <w:rPr>
                <w:del w:id="18797" w:author="Alban Roche" w:date="2017-08-02T16:44:00Z"/>
                <w:b/>
              </w:rPr>
            </w:pPr>
            <w:del w:id="18798" w:author="Alban Roche" w:date="2017-08-02T16:44:00Z">
              <w:r w:rsidRPr="00671C8B" w:rsidDel="000934B8">
                <w:rPr>
                  <w:b/>
                </w:rPr>
                <w:delText>+CME ERROR: &lt;err&gt;</w:delText>
              </w:r>
            </w:del>
          </w:p>
          <w:p w14:paraId="54947F05" w14:textId="7BCDD202" w:rsidR="00AD6DB4" w:rsidRPr="00671C8B" w:rsidDel="000934B8" w:rsidRDefault="00AD6DB4" w:rsidP="00166AF3">
            <w:pPr>
              <w:pStyle w:val="TableBody"/>
              <w:rPr>
                <w:del w:id="18799" w:author="Alban Roche" w:date="2017-08-02T16:44:00Z"/>
              </w:rPr>
            </w:pPr>
          </w:p>
          <w:p w14:paraId="5FD9CC77" w14:textId="40DF63F7" w:rsidR="00AD6DB4" w:rsidRPr="00671C8B" w:rsidDel="000934B8" w:rsidRDefault="00AD6DB4" w:rsidP="00166AF3">
            <w:pPr>
              <w:pStyle w:val="TableBody"/>
              <w:rPr>
                <w:del w:id="18800" w:author="Alban Roche" w:date="2017-08-02T16:44:00Z"/>
              </w:rPr>
            </w:pPr>
            <w:del w:id="18801" w:author="Alban Roche" w:date="2017-08-02T16:44:00Z">
              <w:r w:rsidRPr="00671C8B" w:rsidDel="000934B8">
                <w:rPr>
                  <w:u w:val="single"/>
                </w:rPr>
                <w:delText>Parameters</w:delText>
              </w:r>
            </w:del>
          </w:p>
          <w:p w14:paraId="4185CF6A" w14:textId="7BFE429D" w:rsidR="00AD6DB4" w:rsidRPr="00671C8B" w:rsidDel="000934B8" w:rsidRDefault="00AD6DB4" w:rsidP="00166AF3">
            <w:pPr>
              <w:pStyle w:val="TableBody"/>
              <w:rPr>
                <w:del w:id="18802" w:author="Alban Roche" w:date="2017-08-02T16:44:00Z"/>
              </w:rPr>
            </w:pPr>
            <w:del w:id="18803" w:author="Alban Roche" w:date="2017-08-02T16:44:00Z">
              <w:r w:rsidRPr="00671C8B" w:rsidDel="000934B8">
                <w:rPr>
                  <w:b/>
                </w:rPr>
                <w:delText>&lt;length&gt;</w:delText>
              </w:r>
              <w:r w:rsidRPr="00671C8B" w:rsidDel="000934B8">
                <w:tab/>
                <w:delText>Integer type; length of characters sent to TE in &lt;data&gt;. When set to “0”, forces a reset to the default terminal profile stored in the ME</w:delText>
              </w:r>
            </w:del>
          </w:p>
          <w:p w14:paraId="4572FBB6" w14:textId="644E8309" w:rsidR="00AD6DB4" w:rsidRPr="00671C8B" w:rsidDel="000934B8" w:rsidRDefault="00AD6DB4" w:rsidP="00166AF3">
            <w:pPr>
              <w:pStyle w:val="TableBody"/>
              <w:rPr>
                <w:del w:id="18804" w:author="Alban Roche" w:date="2017-08-02T16:44:00Z"/>
              </w:rPr>
            </w:pPr>
          </w:p>
          <w:p w14:paraId="672F45AA" w14:textId="3F62588D" w:rsidR="00AD6DB4" w:rsidRPr="00671C8B" w:rsidDel="000934B8" w:rsidRDefault="00AD6DB4" w:rsidP="00166AF3">
            <w:pPr>
              <w:pStyle w:val="TableBody"/>
              <w:rPr>
                <w:del w:id="18805" w:author="Alban Roche" w:date="2017-08-02T16:44:00Z"/>
              </w:rPr>
            </w:pPr>
            <w:del w:id="18806" w:author="Alban Roche" w:date="2017-08-02T16:44:00Z">
              <w:r w:rsidRPr="00671C8B" w:rsidDel="000934B8">
                <w:rPr>
                  <w:b/>
                </w:rPr>
                <w:delText>&lt;data&gt;</w:delText>
              </w:r>
              <w:r w:rsidRPr="00671C8B" w:rsidDel="000934B8">
                <w:rPr>
                  <w:b/>
                </w:rPr>
                <w:tab/>
              </w:r>
              <w:r w:rsidRPr="00671C8B" w:rsidDel="000934B8">
                <w:delText>Terminal profile data in hexadecimal format</w:delText>
              </w:r>
            </w:del>
          </w:p>
        </w:tc>
      </w:tr>
    </w:tbl>
    <w:p w14:paraId="0EF421CC" w14:textId="0021086D" w:rsidR="00AD6DB4" w:rsidRPr="00671C8B" w:rsidDel="000934B8" w:rsidRDefault="00AD6DB4" w:rsidP="0059466D">
      <w:pPr>
        <w:pStyle w:val="Heading2"/>
        <w:numPr>
          <w:ilvl w:val="1"/>
          <w:numId w:val="11"/>
        </w:numPr>
        <w:ind w:left="1080" w:hanging="1080"/>
        <w:rPr>
          <w:del w:id="18807" w:author="Alban Roche" w:date="2017-08-02T16:44:00Z"/>
        </w:rPr>
      </w:pPr>
      <w:bookmarkStart w:id="18808" w:name="_Ref378175757"/>
      <w:bookmarkStart w:id="18809" w:name="_Toc486251726"/>
      <w:del w:id="18810" w:author="Alban Roche" w:date="2017-08-02T16:44:00Z">
        <w:r w:rsidRPr="00671C8B" w:rsidDel="000934B8">
          <w:delText>+STKCC Notification: SIM – APPL – TK Call Control</w:delText>
        </w:r>
        <w:bookmarkEnd w:id="18808"/>
        <w:bookmarkEnd w:id="18809"/>
      </w:del>
    </w:p>
    <w:tbl>
      <w:tblPr>
        <w:tblStyle w:val="TableSWIleft"/>
        <w:tblW w:w="9288" w:type="dxa"/>
        <w:tblLayout w:type="fixed"/>
        <w:tblLook w:val="04A0" w:firstRow="1" w:lastRow="0" w:firstColumn="1" w:lastColumn="0" w:noHBand="0" w:noVBand="1"/>
      </w:tblPr>
      <w:tblGrid>
        <w:gridCol w:w="1728"/>
        <w:gridCol w:w="7560"/>
      </w:tblGrid>
      <w:tr w:rsidR="00AD6DB4" w:rsidRPr="00671C8B" w:rsidDel="000934B8" w14:paraId="01F005F7" w14:textId="18FB7A87" w:rsidTr="00166AF3">
        <w:trPr>
          <w:cnfStyle w:val="100000000000" w:firstRow="1" w:lastRow="0" w:firstColumn="0" w:lastColumn="0" w:oddVBand="0" w:evenVBand="0" w:oddHBand="0" w:evenHBand="0" w:firstRowFirstColumn="0" w:firstRowLastColumn="0" w:lastRowFirstColumn="0" w:lastRowLastColumn="0"/>
          <w:del w:id="18811" w:author="Alban Roche" w:date="2017-08-02T16:44:00Z"/>
        </w:trPr>
        <w:tc>
          <w:tcPr>
            <w:tcW w:w="9288" w:type="dxa"/>
            <w:gridSpan w:val="2"/>
          </w:tcPr>
          <w:p w14:paraId="46C1553E" w14:textId="35765DDB" w:rsidR="00AD6DB4" w:rsidRPr="00671C8B" w:rsidDel="000934B8" w:rsidRDefault="00AD6DB4">
            <w:pPr>
              <w:pStyle w:val="TableRowHead"/>
              <w:spacing w:before="144" w:after="144"/>
              <w:rPr>
                <w:del w:id="18812" w:author="Alban Roche" w:date="2017-08-02T16:44:00Z"/>
                <w:rFonts w:cs="Arial"/>
                <w:bCs w:val="0"/>
              </w:rPr>
            </w:pPr>
            <w:del w:id="18813" w:author="Alban Roche" w:date="2017-08-02T14:40:00Z">
              <w:r w:rsidDel="00F22490">
                <w:delText xml:space="preserve">HL7618, HL7618RD, </w:delText>
              </w:r>
              <w:r w:rsidDel="00F22490">
                <w:rPr>
                  <w:lang w:eastAsia="zh-CN"/>
                </w:rPr>
                <w:delText xml:space="preserve">HL7648, </w:delText>
              </w:r>
              <w:r w:rsidDel="00F22490">
                <w:delText xml:space="preserve">HL7650, </w:delText>
              </w:r>
              <w:r w:rsidDel="00F22490">
                <w:rPr>
                  <w:lang w:eastAsia="zh-CN"/>
                </w:rPr>
                <w:delText xml:space="preserve">HL7688, </w:delText>
              </w:r>
              <w:r w:rsidDel="00F22490">
                <w:delText>HL7690 and HL7692</w:delText>
              </w:r>
            </w:del>
          </w:p>
        </w:tc>
      </w:tr>
      <w:tr w:rsidR="00AD6DB4" w:rsidRPr="00671C8B" w:rsidDel="000934B8" w14:paraId="7C8662FF" w14:textId="2017AA35" w:rsidTr="00166AF3">
        <w:trPr>
          <w:cantSplit w:val="0"/>
          <w:del w:id="18814" w:author="Alban Roche" w:date="2017-08-02T16:44:00Z"/>
        </w:trPr>
        <w:tc>
          <w:tcPr>
            <w:tcW w:w="1728" w:type="dxa"/>
          </w:tcPr>
          <w:p w14:paraId="7021916B" w14:textId="2549477E" w:rsidR="00AD6DB4" w:rsidRPr="00671C8B" w:rsidDel="000934B8" w:rsidRDefault="00AD6DB4" w:rsidP="00166AF3">
            <w:pPr>
              <w:pStyle w:val="TableBody"/>
              <w:rPr>
                <w:del w:id="18815" w:author="Alban Roche" w:date="2017-08-02T16:44:00Z"/>
                <w:rFonts w:ascii="Times New Roman" w:hAnsi="Times New Roman" w:cs="Times New Roman"/>
                <w:i/>
                <w:sz w:val="20"/>
                <w:szCs w:val="20"/>
              </w:rPr>
            </w:pPr>
            <w:del w:id="18816" w:author="Alban Roche" w:date="2017-08-02T16:44:00Z">
              <w:r w:rsidRPr="00671C8B" w:rsidDel="000934B8">
                <w:rPr>
                  <w:i/>
                  <w:lang w:eastAsia="zh-CN"/>
                </w:rPr>
                <w:delText>Unsolicited Notification</w:delText>
              </w:r>
            </w:del>
          </w:p>
        </w:tc>
        <w:tc>
          <w:tcPr>
            <w:tcW w:w="7560" w:type="dxa"/>
          </w:tcPr>
          <w:p w14:paraId="52D4BB05" w14:textId="7FE35170" w:rsidR="00AD6DB4" w:rsidRPr="00671C8B" w:rsidDel="000934B8" w:rsidRDefault="00AD6DB4" w:rsidP="00166AF3">
            <w:pPr>
              <w:pStyle w:val="TableBody"/>
              <w:rPr>
                <w:del w:id="18817" w:author="Alban Roche" w:date="2017-08-02T16:44:00Z"/>
                <w:u w:val="single"/>
              </w:rPr>
            </w:pPr>
            <w:del w:id="18818" w:author="Alban Roche" w:date="2017-08-02T16:44:00Z">
              <w:r w:rsidRPr="00671C8B" w:rsidDel="000934B8">
                <w:rPr>
                  <w:u w:val="single"/>
                </w:rPr>
                <w:delText>Response</w:delText>
              </w:r>
            </w:del>
          </w:p>
          <w:p w14:paraId="4617970B" w14:textId="0A5D2FFF" w:rsidR="00AD6DB4" w:rsidRPr="00671C8B" w:rsidDel="000934B8" w:rsidRDefault="00AD6DB4" w:rsidP="00166AF3">
            <w:pPr>
              <w:pStyle w:val="TableBody"/>
              <w:rPr>
                <w:del w:id="18819" w:author="Alban Roche" w:date="2017-08-02T16:44:00Z"/>
                <w:b/>
                <w:lang w:eastAsia="zh-CN"/>
              </w:rPr>
            </w:pPr>
            <w:del w:id="18820" w:author="Alban Roche" w:date="2017-08-02T16:44:00Z">
              <w:r w:rsidRPr="00671C8B" w:rsidDel="000934B8">
                <w:rPr>
                  <w:b/>
                  <w:lang w:eastAsia="zh-CN"/>
                </w:rPr>
                <w:delText>+STKCC: &lt;cc_command&gt;...</w:delText>
              </w:r>
            </w:del>
          </w:p>
          <w:p w14:paraId="120A4DE0" w14:textId="34070A87" w:rsidR="00AD6DB4" w:rsidRPr="00671C8B" w:rsidDel="000934B8" w:rsidRDefault="00AD6DB4" w:rsidP="00166AF3">
            <w:pPr>
              <w:pStyle w:val="TableBody"/>
              <w:rPr>
                <w:del w:id="18821" w:author="Alban Roche" w:date="2017-08-02T16:44:00Z"/>
                <w:b/>
                <w:lang w:eastAsia="zh-CN"/>
              </w:rPr>
            </w:pPr>
          </w:p>
          <w:p w14:paraId="305A4BCA" w14:textId="5D0EBC12" w:rsidR="00AD6DB4" w:rsidRPr="00671C8B" w:rsidDel="000934B8" w:rsidRDefault="00AD6DB4" w:rsidP="00166AF3">
            <w:pPr>
              <w:pStyle w:val="TableBody"/>
              <w:rPr>
                <w:del w:id="18822" w:author="Alban Roche" w:date="2017-08-02T16:44:00Z"/>
                <w:b/>
                <w:lang w:eastAsia="zh-CN"/>
              </w:rPr>
            </w:pPr>
            <w:del w:id="18823" w:author="Alban Roche" w:date="2017-08-02T16:44:00Z">
              <w:r w:rsidRPr="00671C8B" w:rsidDel="000934B8">
                <w:delText>Details of which are as follows:</w:delText>
              </w:r>
            </w:del>
          </w:p>
          <w:p w14:paraId="131A4DD1" w14:textId="7676356C" w:rsidR="00AD6DB4" w:rsidRPr="00671C8B" w:rsidDel="000934B8" w:rsidRDefault="00AD6DB4" w:rsidP="0059466D">
            <w:pPr>
              <w:pStyle w:val="TableBody"/>
              <w:numPr>
                <w:ilvl w:val="0"/>
                <w:numId w:val="62"/>
              </w:numPr>
              <w:rPr>
                <w:del w:id="18824" w:author="Alban Roche" w:date="2017-08-02T16:44:00Z"/>
                <w:b/>
                <w:lang w:eastAsia="zh-CN"/>
              </w:rPr>
            </w:pPr>
            <w:del w:id="18825" w:author="Alban Roche" w:date="2017-08-02T16:44:00Z">
              <w:r w:rsidRPr="00671C8B" w:rsidDel="000934B8">
                <w:rPr>
                  <w:b/>
                  <w:lang w:eastAsia="zh-CN"/>
                </w:rPr>
                <w:delText>+STKCC: 1,&lt;res_val&gt;,&lt;alpha&gt;,&lt;number&gt;</w:delText>
              </w:r>
            </w:del>
          </w:p>
          <w:p w14:paraId="7327FEB3" w14:textId="19BCABCE" w:rsidR="00AD6DB4" w:rsidRPr="00F22490" w:rsidDel="000934B8" w:rsidRDefault="00AD6DB4" w:rsidP="0059466D">
            <w:pPr>
              <w:pStyle w:val="TableBody"/>
              <w:numPr>
                <w:ilvl w:val="0"/>
                <w:numId w:val="62"/>
              </w:numPr>
              <w:rPr>
                <w:del w:id="18826" w:author="Alban Roche" w:date="2017-08-02T16:44:00Z"/>
                <w:b/>
                <w:lang w:val="fr-FR" w:eastAsia="zh-CN"/>
                <w:rPrChange w:id="18827" w:author="Alban Roche" w:date="2017-08-02T14:52:00Z">
                  <w:rPr>
                    <w:del w:id="18828" w:author="Alban Roche" w:date="2017-08-02T16:44:00Z"/>
                    <w:b/>
                    <w:lang w:eastAsia="zh-CN"/>
                  </w:rPr>
                </w:rPrChange>
              </w:rPr>
            </w:pPr>
            <w:del w:id="18829" w:author="Alban Roche" w:date="2017-08-02T16:44:00Z">
              <w:r w:rsidRPr="00F22490" w:rsidDel="000934B8">
                <w:rPr>
                  <w:b/>
                  <w:lang w:val="fr-FR" w:eastAsia="zh-CN"/>
                  <w:rPrChange w:id="18830" w:author="Alban Roche" w:date="2017-08-02T14:52:00Z">
                    <w:rPr>
                      <w:b/>
                      <w:lang w:eastAsia="zh-CN"/>
                    </w:rPr>
                  </w:rPrChange>
                </w:rPr>
                <w:delText>+STKCC: 2,&lt;res_val&gt;,&lt;alpha&gt;,&lt;ss_code&gt;</w:delText>
              </w:r>
            </w:del>
          </w:p>
          <w:p w14:paraId="60630692" w14:textId="0550835E" w:rsidR="00AD6DB4" w:rsidRPr="00671C8B" w:rsidDel="000934B8" w:rsidRDefault="00AD6DB4" w:rsidP="0059466D">
            <w:pPr>
              <w:pStyle w:val="TableBody"/>
              <w:numPr>
                <w:ilvl w:val="0"/>
                <w:numId w:val="62"/>
              </w:numPr>
              <w:rPr>
                <w:del w:id="18831" w:author="Alban Roche" w:date="2017-08-02T16:44:00Z"/>
                <w:b/>
                <w:lang w:eastAsia="zh-CN"/>
              </w:rPr>
            </w:pPr>
            <w:del w:id="18832" w:author="Alban Roche" w:date="2017-08-02T16:44:00Z">
              <w:r w:rsidRPr="00671C8B" w:rsidDel="000934B8">
                <w:rPr>
                  <w:b/>
                  <w:lang w:eastAsia="zh-CN"/>
                </w:rPr>
                <w:delText>+STKCC: 3,&lt;res_val&gt;,&lt;alpha&gt;,&lt;ussd_code&gt;</w:delText>
              </w:r>
            </w:del>
          </w:p>
          <w:p w14:paraId="51FFFE75" w14:textId="49869612" w:rsidR="00AD6DB4" w:rsidRPr="00F22490" w:rsidDel="000934B8" w:rsidRDefault="00AD6DB4" w:rsidP="0059466D">
            <w:pPr>
              <w:pStyle w:val="TableBody"/>
              <w:numPr>
                <w:ilvl w:val="0"/>
                <w:numId w:val="62"/>
              </w:numPr>
              <w:rPr>
                <w:del w:id="18833" w:author="Alban Roche" w:date="2017-08-02T16:44:00Z"/>
                <w:b/>
                <w:lang w:val="fr-FR" w:eastAsia="zh-CN"/>
                <w:rPrChange w:id="18834" w:author="Alban Roche" w:date="2017-08-02T14:52:00Z">
                  <w:rPr>
                    <w:del w:id="18835" w:author="Alban Roche" w:date="2017-08-02T16:44:00Z"/>
                    <w:b/>
                    <w:lang w:eastAsia="zh-CN"/>
                  </w:rPr>
                </w:rPrChange>
              </w:rPr>
            </w:pPr>
            <w:del w:id="18836" w:author="Alban Roche" w:date="2017-08-02T16:44:00Z">
              <w:r w:rsidRPr="00F22490" w:rsidDel="000934B8">
                <w:rPr>
                  <w:b/>
                  <w:lang w:val="fr-FR" w:eastAsia="zh-CN"/>
                  <w:rPrChange w:id="18837" w:author="Alban Roche" w:date="2017-08-02T14:52:00Z">
                    <w:rPr>
                      <w:b/>
                      <w:lang w:eastAsia="zh-CN"/>
                    </w:rPr>
                  </w:rPrChange>
                </w:rPr>
                <w:delText>+STKCC: 4,&lt;res_val&gt;,&lt;alpha&gt;,&lt;ton_npi&gt;,&lt;sc_addr&gt;,&lt;ton_npi&gt;,&lt;dest_addr&gt;</w:delText>
              </w:r>
            </w:del>
          </w:p>
          <w:p w14:paraId="64D1AC2A" w14:textId="4B380848" w:rsidR="00AD6DB4" w:rsidRPr="00F22490" w:rsidDel="000934B8" w:rsidRDefault="00AD6DB4" w:rsidP="00166AF3">
            <w:pPr>
              <w:pStyle w:val="TableBody"/>
              <w:rPr>
                <w:del w:id="18838" w:author="Alban Roche" w:date="2017-08-02T16:44:00Z"/>
                <w:lang w:val="fr-FR" w:eastAsia="zh-CN"/>
                <w:rPrChange w:id="18839" w:author="Alban Roche" w:date="2017-08-02T14:52:00Z">
                  <w:rPr>
                    <w:del w:id="18840" w:author="Alban Roche" w:date="2017-08-02T16:44:00Z"/>
                    <w:lang w:eastAsia="zh-CN"/>
                  </w:rPr>
                </w:rPrChange>
              </w:rPr>
            </w:pPr>
          </w:p>
          <w:p w14:paraId="5AC6A30B" w14:textId="5829BB18" w:rsidR="00AD6DB4" w:rsidRPr="00671C8B" w:rsidDel="000934B8" w:rsidRDefault="00AD6DB4" w:rsidP="00166AF3">
            <w:pPr>
              <w:pStyle w:val="TableBody"/>
              <w:rPr>
                <w:del w:id="18841" w:author="Alban Roche" w:date="2017-08-02T16:44:00Z"/>
                <w:u w:val="single"/>
                <w:lang w:eastAsia="zh-CN"/>
              </w:rPr>
            </w:pPr>
            <w:del w:id="18842" w:author="Alban Roche" w:date="2017-08-02T16:44:00Z">
              <w:r w:rsidRPr="00671C8B" w:rsidDel="000934B8">
                <w:rPr>
                  <w:u w:val="single"/>
                  <w:lang w:eastAsia="zh-CN"/>
                </w:rPr>
                <w:delText>Parameters</w:delText>
              </w:r>
            </w:del>
          </w:p>
          <w:p w14:paraId="1169CA65" w14:textId="6B9B7B6C" w:rsidR="00AD6DB4" w:rsidRPr="00671C8B" w:rsidDel="000934B8" w:rsidRDefault="00AD6DB4" w:rsidP="00166AF3">
            <w:pPr>
              <w:pStyle w:val="TableBody"/>
              <w:rPr>
                <w:del w:id="18843" w:author="Alban Roche" w:date="2017-08-02T16:44:00Z"/>
                <w:lang w:eastAsia="zh-CN"/>
              </w:rPr>
            </w:pPr>
            <w:del w:id="18844" w:author="Alban Roche" w:date="2017-08-02T16:44:00Z">
              <w:r w:rsidRPr="00671C8B" w:rsidDel="000934B8">
                <w:rPr>
                  <w:b/>
                  <w:lang w:eastAsia="zh-CN"/>
                </w:rPr>
                <w:delText>&lt;cc_command&gt;</w:delText>
              </w:r>
              <w:r w:rsidRPr="00671C8B" w:rsidDel="000934B8">
                <w:rPr>
                  <w:lang w:eastAsia="zh-CN"/>
                </w:rPr>
                <w:tab/>
                <w:delText>1</w:delText>
              </w:r>
              <w:r w:rsidRPr="00671C8B" w:rsidDel="000934B8">
                <w:rPr>
                  <w:lang w:eastAsia="zh-CN"/>
                </w:rPr>
                <w:tab/>
                <w:delText>Set up call</w:delText>
              </w:r>
            </w:del>
          </w:p>
          <w:p w14:paraId="22863FA9" w14:textId="548BCC55" w:rsidR="00AD6DB4" w:rsidRPr="00671C8B" w:rsidDel="000934B8" w:rsidRDefault="00AD6DB4" w:rsidP="00166AF3">
            <w:pPr>
              <w:pStyle w:val="TableBody"/>
              <w:rPr>
                <w:del w:id="18845" w:author="Alban Roche" w:date="2017-08-02T16:44:00Z"/>
                <w:lang w:eastAsia="zh-CN"/>
              </w:rPr>
            </w:pPr>
            <w:del w:id="18846" w:author="Alban Roche" w:date="2017-08-02T16:44:00Z">
              <w:r w:rsidRPr="00671C8B" w:rsidDel="000934B8">
                <w:rPr>
                  <w:lang w:eastAsia="zh-CN"/>
                </w:rPr>
                <w:tab/>
              </w:r>
              <w:r w:rsidRPr="00671C8B" w:rsidDel="000934B8">
                <w:rPr>
                  <w:lang w:eastAsia="zh-CN"/>
                </w:rPr>
                <w:tab/>
              </w:r>
              <w:r w:rsidRPr="00671C8B" w:rsidDel="000934B8">
                <w:rPr>
                  <w:lang w:eastAsia="zh-CN"/>
                </w:rPr>
                <w:tab/>
                <w:delText>2</w:delText>
              </w:r>
              <w:r w:rsidRPr="00671C8B" w:rsidDel="000934B8">
                <w:rPr>
                  <w:lang w:eastAsia="zh-CN"/>
                </w:rPr>
                <w:tab/>
                <w:delText>Send SS</w:delText>
              </w:r>
            </w:del>
          </w:p>
          <w:p w14:paraId="13450E5D" w14:textId="0B64AB07" w:rsidR="00AD6DB4" w:rsidRPr="00671C8B" w:rsidDel="000934B8" w:rsidRDefault="00AD6DB4" w:rsidP="00166AF3">
            <w:pPr>
              <w:pStyle w:val="TableBody"/>
              <w:rPr>
                <w:del w:id="18847" w:author="Alban Roche" w:date="2017-08-02T16:44:00Z"/>
                <w:lang w:eastAsia="zh-CN"/>
              </w:rPr>
            </w:pPr>
            <w:del w:id="18848" w:author="Alban Roche" w:date="2017-08-02T16:44:00Z">
              <w:r w:rsidRPr="00671C8B" w:rsidDel="000934B8">
                <w:rPr>
                  <w:lang w:eastAsia="zh-CN"/>
                </w:rPr>
                <w:tab/>
              </w:r>
              <w:r w:rsidRPr="00671C8B" w:rsidDel="000934B8">
                <w:rPr>
                  <w:lang w:eastAsia="zh-CN"/>
                </w:rPr>
                <w:tab/>
              </w:r>
              <w:r w:rsidRPr="00671C8B" w:rsidDel="000934B8">
                <w:rPr>
                  <w:lang w:eastAsia="zh-CN"/>
                </w:rPr>
                <w:tab/>
                <w:delText>3</w:delText>
              </w:r>
              <w:r w:rsidRPr="00671C8B" w:rsidDel="000934B8">
                <w:rPr>
                  <w:lang w:eastAsia="zh-CN"/>
                </w:rPr>
                <w:tab/>
                <w:delText>Send USSD</w:delText>
              </w:r>
            </w:del>
          </w:p>
          <w:p w14:paraId="5B44C2B3" w14:textId="5356EEAB" w:rsidR="00AD6DB4" w:rsidRPr="00671C8B" w:rsidDel="000934B8" w:rsidRDefault="00AD6DB4" w:rsidP="00166AF3">
            <w:pPr>
              <w:pStyle w:val="TableBody"/>
              <w:rPr>
                <w:del w:id="18849" w:author="Alban Roche" w:date="2017-08-02T16:44:00Z"/>
                <w:lang w:eastAsia="zh-CN"/>
              </w:rPr>
            </w:pPr>
            <w:del w:id="18850" w:author="Alban Roche" w:date="2017-08-02T16:44:00Z">
              <w:r w:rsidRPr="00671C8B" w:rsidDel="000934B8">
                <w:rPr>
                  <w:lang w:eastAsia="zh-CN"/>
                </w:rPr>
                <w:tab/>
              </w:r>
              <w:r w:rsidRPr="00671C8B" w:rsidDel="000934B8">
                <w:rPr>
                  <w:lang w:eastAsia="zh-CN"/>
                </w:rPr>
                <w:tab/>
              </w:r>
              <w:r w:rsidRPr="00671C8B" w:rsidDel="000934B8">
                <w:rPr>
                  <w:lang w:eastAsia="zh-CN"/>
                </w:rPr>
                <w:tab/>
                <w:delText>4</w:delText>
              </w:r>
              <w:r w:rsidRPr="00671C8B" w:rsidDel="000934B8">
                <w:rPr>
                  <w:lang w:eastAsia="zh-CN"/>
                </w:rPr>
                <w:tab/>
                <w:delText>Send SM</w:delText>
              </w:r>
            </w:del>
          </w:p>
          <w:p w14:paraId="77EE40B7" w14:textId="490EF5E1" w:rsidR="00AD6DB4" w:rsidRPr="00671C8B" w:rsidDel="000934B8" w:rsidRDefault="00AD6DB4" w:rsidP="00166AF3">
            <w:pPr>
              <w:pStyle w:val="TableBody"/>
              <w:rPr>
                <w:del w:id="18851" w:author="Alban Roche" w:date="2017-08-02T16:44:00Z"/>
                <w:lang w:eastAsia="zh-CN"/>
              </w:rPr>
            </w:pPr>
          </w:p>
          <w:p w14:paraId="0A3597B5" w14:textId="433EDB6C" w:rsidR="00AD6DB4" w:rsidRPr="00671C8B" w:rsidDel="000934B8" w:rsidRDefault="00AD6DB4" w:rsidP="00166AF3">
            <w:pPr>
              <w:pStyle w:val="TableBody"/>
              <w:rPr>
                <w:del w:id="18852" w:author="Alban Roche" w:date="2017-08-02T16:44:00Z"/>
                <w:lang w:eastAsia="zh-CN"/>
              </w:rPr>
            </w:pPr>
            <w:del w:id="18853" w:author="Alban Roche" w:date="2017-08-02T16:44:00Z">
              <w:r w:rsidRPr="00671C8B" w:rsidDel="000934B8">
                <w:rPr>
                  <w:b/>
                  <w:lang w:eastAsia="zh-CN"/>
                </w:rPr>
                <w:delText>&lt;res_val&gt;</w:delText>
              </w:r>
              <w:r w:rsidRPr="00671C8B" w:rsidDel="000934B8">
                <w:rPr>
                  <w:lang w:eastAsia="zh-CN"/>
                </w:rPr>
                <w:tab/>
                <w:delText>Call control result value</w:delText>
              </w:r>
            </w:del>
          </w:p>
          <w:p w14:paraId="4509AB88" w14:textId="5D74A6AF" w:rsidR="00AD6DB4" w:rsidRPr="00671C8B" w:rsidDel="000934B8" w:rsidRDefault="00AD6DB4" w:rsidP="00166AF3">
            <w:pPr>
              <w:pStyle w:val="TableBody"/>
              <w:rPr>
                <w:del w:id="18854" w:author="Alban Roche" w:date="2017-08-02T16:44:00Z"/>
                <w:b/>
                <w:lang w:eastAsia="zh-CN"/>
              </w:rPr>
            </w:pPr>
          </w:p>
          <w:p w14:paraId="1F0663C3" w14:textId="7F0D2382" w:rsidR="00AD6DB4" w:rsidRPr="00671C8B" w:rsidDel="000934B8" w:rsidRDefault="00AD6DB4" w:rsidP="00166AF3">
            <w:pPr>
              <w:pStyle w:val="TableBody"/>
              <w:rPr>
                <w:del w:id="18855" w:author="Alban Roche" w:date="2017-08-02T16:44:00Z"/>
                <w:lang w:eastAsia="zh-CN"/>
              </w:rPr>
            </w:pPr>
            <w:del w:id="18856" w:author="Alban Roche" w:date="2017-08-02T16:44:00Z">
              <w:r w:rsidRPr="00671C8B" w:rsidDel="000934B8">
                <w:rPr>
                  <w:b/>
                  <w:lang w:eastAsia="zh-CN"/>
                </w:rPr>
                <w:delText>&lt;alpha&gt;</w:delText>
              </w:r>
              <w:r w:rsidRPr="00671C8B" w:rsidDel="000934B8">
                <w:rPr>
                  <w:lang w:eastAsia="zh-CN"/>
                </w:rPr>
                <w:tab/>
                <w:delText>Text string</w:delText>
              </w:r>
            </w:del>
          </w:p>
          <w:p w14:paraId="532E0422" w14:textId="3618282A" w:rsidR="00AD6DB4" w:rsidRPr="00671C8B" w:rsidDel="000934B8" w:rsidRDefault="00AD6DB4" w:rsidP="00166AF3">
            <w:pPr>
              <w:pStyle w:val="TableBody"/>
              <w:rPr>
                <w:del w:id="18857" w:author="Alban Roche" w:date="2017-08-02T16:44:00Z"/>
                <w:lang w:eastAsia="zh-CN"/>
              </w:rPr>
            </w:pPr>
          </w:p>
          <w:p w14:paraId="27617374" w14:textId="1D6C0FC1" w:rsidR="00AD6DB4" w:rsidRPr="00671C8B" w:rsidDel="000934B8" w:rsidRDefault="00AD6DB4" w:rsidP="00166AF3">
            <w:pPr>
              <w:pStyle w:val="TableBody"/>
              <w:rPr>
                <w:del w:id="18858" w:author="Alban Roche" w:date="2017-08-02T16:44:00Z"/>
                <w:lang w:eastAsia="zh-CN"/>
              </w:rPr>
            </w:pPr>
            <w:del w:id="18859" w:author="Alban Roche" w:date="2017-08-02T16:44:00Z">
              <w:r w:rsidRPr="00671C8B" w:rsidDel="000934B8">
                <w:rPr>
                  <w:b/>
                  <w:lang w:eastAsia="zh-CN"/>
                </w:rPr>
                <w:delText>&lt;number&gt;</w:delText>
              </w:r>
              <w:r w:rsidRPr="00671C8B" w:rsidDel="000934B8">
                <w:rPr>
                  <w:lang w:eastAsia="zh-CN"/>
                </w:rPr>
                <w:tab/>
                <w:delText>Called party number</w:delText>
              </w:r>
            </w:del>
          </w:p>
          <w:p w14:paraId="60970095" w14:textId="55A51B6E" w:rsidR="00AD6DB4" w:rsidRPr="00671C8B" w:rsidDel="000934B8" w:rsidRDefault="00AD6DB4" w:rsidP="00166AF3">
            <w:pPr>
              <w:pStyle w:val="TableBody"/>
              <w:rPr>
                <w:del w:id="18860" w:author="Alban Roche" w:date="2017-08-02T16:44:00Z"/>
                <w:b/>
                <w:lang w:eastAsia="zh-CN"/>
              </w:rPr>
            </w:pPr>
          </w:p>
          <w:p w14:paraId="1BFE2CFF" w14:textId="4B168284" w:rsidR="00AD6DB4" w:rsidRPr="00671C8B" w:rsidDel="000934B8" w:rsidRDefault="00AD6DB4" w:rsidP="00166AF3">
            <w:pPr>
              <w:pStyle w:val="TableBody"/>
              <w:rPr>
                <w:del w:id="18861" w:author="Alban Roche" w:date="2017-08-02T16:44:00Z"/>
                <w:lang w:eastAsia="zh-CN"/>
              </w:rPr>
            </w:pPr>
            <w:del w:id="18862" w:author="Alban Roche" w:date="2017-08-02T16:44:00Z">
              <w:r w:rsidRPr="00671C8B" w:rsidDel="000934B8">
                <w:rPr>
                  <w:b/>
                  <w:lang w:eastAsia="zh-CN"/>
                </w:rPr>
                <w:delText>&lt;ton_npi&gt;</w:delText>
              </w:r>
              <w:r w:rsidRPr="00671C8B" w:rsidDel="000934B8">
                <w:rPr>
                  <w:lang w:eastAsia="zh-CN"/>
                </w:rPr>
                <w:tab/>
                <w:delText>Type of number and numbering plan</w:delText>
              </w:r>
            </w:del>
          </w:p>
          <w:p w14:paraId="0110F673" w14:textId="3999E5C2" w:rsidR="00AD6DB4" w:rsidRPr="00671C8B" w:rsidDel="000934B8" w:rsidRDefault="00AD6DB4" w:rsidP="00166AF3">
            <w:pPr>
              <w:pStyle w:val="TableBody"/>
              <w:rPr>
                <w:del w:id="18863" w:author="Alban Roche" w:date="2017-08-02T16:44:00Z"/>
                <w:b/>
                <w:lang w:eastAsia="zh-CN"/>
              </w:rPr>
            </w:pPr>
          </w:p>
          <w:p w14:paraId="02CB5C05" w14:textId="0CDBC989" w:rsidR="00AD6DB4" w:rsidRPr="00671C8B" w:rsidDel="000934B8" w:rsidRDefault="00AD6DB4" w:rsidP="00166AF3">
            <w:pPr>
              <w:pStyle w:val="TableBody"/>
              <w:rPr>
                <w:del w:id="18864" w:author="Alban Roche" w:date="2017-08-02T16:44:00Z"/>
                <w:lang w:eastAsia="zh-CN"/>
              </w:rPr>
            </w:pPr>
            <w:del w:id="18865" w:author="Alban Roche" w:date="2017-08-02T16:44:00Z">
              <w:r w:rsidRPr="00671C8B" w:rsidDel="000934B8">
                <w:rPr>
                  <w:b/>
                  <w:lang w:eastAsia="zh-CN"/>
                </w:rPr>
                <w:delText>&lt;sc_addr&gt;</w:delText>
              </w:r>
              <w:r w:rsidRPr="00671C8B" w:rsidDel="000934B8">
                <w:rPr>
                  <w:lang w:eastAsia="zh-CN"/>
                </w:rPr>
                <w:tab/>
                <w:delText>Service centre address</w:delText>
              </w:r>
            </w:del>
          </w:p>
          <w:p w14:paraId="4E95CECF" w14:textId="66CF5081" w:rsidR="00AD6DB4" w:rsidRPr="00671C8B" w:rsidDel="000934B8" w:rsidRDefault="00AD6DB4" w:rsidP="00166AF3">
            <w:pPr>
              <w:pStyle w:val="TableBody"/>
              <w:rPr>
                <w:del w:id="18866" w:author="Alban Roche" w:date="2017-08-02T16:44:00Z"/>
                <w:b/>
                <w:lang w:eastAsia="zh-CN"/>
              </w:rPr>
            </w:pPr>
          </w:p>
          <w:p w14:paraId="642BB9DE" w14:textId="7607B0D4" w:rsidR="00AD6DB4" w:rsidRPr="00671C8B" w:rsidDel="000934B8" w:rsidRDefault="00AD6DB4" w:rsidP="00166AF3">
            <w:pPr>
              <w:pStyle w:val="TableBody"/>
              <w:rPr>
                <w:del w:id="18867" w:author="Alban Roche" w:date="2017-08-02T16:44:00Z"/>
                <w:lang w:eastAsia="zh-CN"/>
              </w:rPr>
            </w:pPr>
            <w:del w:id="18868" w:author="Alban Roche" w:date="2017-08-02T16:44:00Z">
              <w:r w:rsidRPr="00671C8B" w:rsidDel="000934B8">
                <w:rPr>
                  <w:b/>
                  <w:lang w:eastAsia="zh-CN"/>
                </w:rPr>
                <w:delText>&lt;dest_addr&gt;</w:delText>
              </w:r>
              <w:r w:rsidRPr="00671C8B" w:rsidDel="000934B8">
                <w:rPr>
                  <w:lang w:eastAsia="zh-CN"/>
                </w:rPr>
                <w:tab/>
                <w:delText>Destination address</w:delText>
              </w:r>
            </w:del>
          </w:p>
        </w:tc>
      </w:tr>
    </w:tbl>
    <w:p w14:paraId="4A90B950" w14:textId="46CE074E" w:rsidR="00AD6DB4" w:rsidRPr="00671C8B" w:rsidDel="000934B8" w:rsidRDefault="00AD6DB4" w:rsidP="0059466D">
      <w:pPr>
        <w:pStyle w:val="Heading2"/>
        <w:numPr>
          <w:ilvl w:val="1"/>
          <w:numId w:val="11"/>
        </w:numPr>
        <w:ind w:left="1080" w:hanging="1080"/>
        <w:rPr>
          <w:del w:id="18869" w:author="Alban Roche" w:date="2017-08-02T16:44:00Z"/>
        </w:rPr>
      </w:pPr>
      <w:bookmarkStart w:id="18870" w:name="_Ref378175762"/>
      <w:bookmarkStart w:id="18871" w:name="_Toc486251727"/>
      <w:del w:id="18872" w:author="Alban Roche" w:date="2017-08-02T16:44:00Z">
        <w:r w:rsidRPr="00671C8B" w:rsidDel="000934B8">
          <w:delText>+STKCNF Notification: SIM – APPL – TK Proactive Session Status</w:delText>
        </w:r>
        <w:bookmarkEnd w:id="18870"/>
        <w:bookmarkEnd w:id="18871"/>
      </w:del>
    </w:p>
    <w:tbl>
      <w:tblPr>
        <w:tblStyle w:val="TableSWIleft"/>
        <w:tblW w:w="9288" w:type="dxa"/>
        <w:tblLayout w:type="fixed"/>
        <w:tblLook w:val="04A0" w:firstRow="1" w:lastRow="0" w:firstColumn="1" w:lastColumn="0" w:noHBand="0" w:noVBand="1"/>
      </w:tblPr>
      <w:tblGrid>
        <w:gridCol w:w="1728"/>
        <w:gridCol w:w="7560"/>
      </w:tblGrid>
      <w:tr w:rsidR="00AD6DB4" w:rsidRPr="00671C8B" w:rsidDel="000934B8" w14:paraId="0CC53EE3" w14:textId="2624AAE8" w:rsidTr="00166AF3">
        <w:trPr>
          <w:cnfStyle w:val="100000000000" w:firstRow="1" w:lastRow="0" w:firstColumn="0" w:lastColumn="0" w:oddVBand="0" w:evenVBand="0" w:oddHBand="0" w:evenHBand="0" w:firstRowFirstColumn="0" w:firstRowLastColumn="0" w:lastRowFirstColumn="0" w:lastRowLastColumn="0"/>
          <w:del w:id="18873" w:author="Alban Roche" w:date="2017-08-02T16:44:00Z"/>
        </w:trPr>
        <w:tc>
          <w:tcPr>
            <w:tcW w:w="9288" w:type="dxa"/>
            <w:gridSpan w:val="2"/>
          </w:tcPr>
          <w:p w14:paraId="2D220276" w14:textId="017CA723" w:rsidR="00AD6DB4" w:rsidRPr="00671C8B" w:rsidDel="000934B8" w:rsidRDefault="00AD6DB4">
            <w:pPr>
              <w:pStyle w:val="TableRowHead"/>
              <w:spacing w:before="144" w:after="144"/>
              <w:rPr>
                <w:del w:id="18874" w:author="Alban Roche" w:date="2017-08-02T16:44:00Z"/>
                <w:rFonts w:cs="Arial"/>
                <w:bCs w:val="0"/>
              </w:rPr>
            </w:pPr>
            <w:del w:id="18875" w:author="Alban Roche" w:date="2017-08-02T14:40:00Z">
              <w:r w:rsidDel="00F22490">
                <w:delText xml:space="preserve">HL7618, HL7618RD, </w:delText>
              </w:r>
              <w:r w:rsidDel="00F22490">
                <w:rPr>
                  <w:lang w:eastAsia="zh-CN"/>
                </w:rPr>
                <w:delText xml:space="preserve">HL7648, </w:delText>
              </w:r>
              <w:r w:rsidDel="00F22490">
                <w:delText xml:space="preserve">HL7650, </w:delText>
              </w:r>
              <w:r w:rsidDel="00F22490">
                <w:rPr>
                  <w:lang w:eastAsia="zh-CN"/>
                </w:rPr>
                <w:delText xml:space="preserve">HL7688, </w:delText>
              </w:r>
              <w:r w:rsidDel="00F22490">
                <w:delText>HL7690 and HL7692</w:delText>
              </w:r>
            </w:del>
          </w:p>
        </w:tc>
      </w:tr>
      <w:tr w:rsidR="00AD6DB4" w:rsidRPr="00671C8B" w:rsidDel="000934B8" w14:paraId="78CF0262" w14:textId="2FBBB2DE" w:rsidTr="00166AF3">
        <w:trPr>
          <w:del w:id="18876" w:author="Alban Roche" w:date="2017-08-02T16:44:00Z"/>
        </w:trPr>
        <w:tc>
          <w:tcPr>
            <w:tcW w:w="1728" w:type="dxa"/>
          </w:tcPr>
          <w:p w14:paraId="060A5206" w14:textId="6185E2D6" w:rsidR="00AD6DB4" w:rsidRPr="00671C8B" w:rsidDel="000934B8" w:rsidRDefault="00AD6DB4" w:rsidP="00166AF3">
            <w:pPr>
              <w:pStyle w:val="TableBody"/>
              <w:keepNext/>
              <w:rPr>
                <w:del w:id="18877" w:author="Alban Roche" w:date="2017-08-02T16:44:00Z"/>
                <w:rFonts w:ascii="Times New Roman" w:hAnsi="Times New Roman" w:cs="Times New Roman"/>
                <w:i/>
                <w:sz w:val="20"/>
                <w:szCs w:val="20"/>
              </w:rPr>
            </w:pPr>
            <w:del w:id="18878" w:author="Alban Roche" w:date="2017-08-02T16:44:00Z">
              <w:r w:rsidRPr="00671C8B" w:rsidDel="000934B8">
                <w:rPr>
                  <w:i/>
                  <w:lang w:eastAsia="zh-CN"/>
                </w:rPr>
                <w:delText>Unsolicited Notification</w:delText>
              </w:r>
            </w:del>
          </w:p>
        </w:tc>
        <w:tc>
          <w:tcPr>
            <w:tcW w:w="7560" w:type="dxa"/>
          </w:tcPr>
          <w:p w14:paraId="54F97590" w14:textId="32485D83" w:rsidR="00AD6DB4" w:rsidRPr="00671C8B" w:rsidDel="000934B8" w:rsidRDefault="00AD6DB4" w:rsidP="00166AF3">
            <w:pPr>
              <w:pStyle w:val="TableBody"/>
              <w:keepNext/>
              <w:rPr>
                <w:del w:id="18879" w:author="Alban Roche" w:date="2017-08-02T16:44:00Z"/>
                <w:u w:val="single"/>
              </w:rPr>
            </w:pPr>
            <w:del w:id="18880" w:author="Alban Roche" w:date="2017-08-02T16:44:00Z">
              <w:r w:rsidRPr="00671C8B" w:rsidDel="000934B8">
                <w:rPr>
                  <w:u w:val="single"/>
                </w:rPr>
                <w:delText>Response</w:delText>
              </w:r>
            </w:del>
          </w:p>
          <w:p w14:paraId="011FF6CC" w14:textId="472880CF" w:rsidR="00AD6DB4" w:rsidRPr="00671C8B" w:rsidDel="000934B8" w:rsidRDefault="00AD6DB4" w:rsidP="00166AF3">
            <w:pPr>
              <w:pStyle w:val="TableBody"/>
              <w:keepNext/>
              <w:rPr>
                <w:del w:id="18881" w:author="Alban Roche" w:date="2017-08-02T16:44:00Z"/>
                <w:b/>
                <w:lang w:eastAsia="zh-CN"/>
              </w:rPr>
            </w:pPr>
            <w:del w:id="18882" w:author="Alban Roche" w:date="2017-08-02T16:44:00Z">
              <w:r w:rsidRPr="00671C8B" w:rsidDel="000934B8">
                <w:rPr>
                  <w:b/>
                  <w:lang w:eastAsia="zh-CN"/>
                </w:rPr>
                <w:delText>+STKCNF: &lt;proactive_cmd&gt;,&lt;result&gt;,&lt;add_result&gt;,&lt;sw1&gt;</w:delText>
              </w:r>
            </w:del>
          </w:p>
          <w:p w14:paraId="424BAFA6" w14:textId="77E2537F" w:rsidR="00AD6DB4" w:rsidRPr="00671C8B" w:rsidDel="000934B8" w:rsidRDefault="00AD6DB4" w:rsidP="00166AF3">
            <w:pPr>
              <w:pStyle w:val="TableBody"/>
              <w:keepNext/>
              <w:rPr>
                <w:del w:id="18883" w:author="Alban Roche" w:date="2017-08-02T16:44:00Z"/>
                <w:lang w:eastAsia="zh-CN"/>
              </w:rPr>
            </w:pPr>
          </w:p>
          <w:p w14:paraId="6C9E4E57" w14:textId="5AD5DA90" w:rsidR="00AD6DB4" w:rsidRPr="00671C8B" w:rsidDel="000934B8" w:rsidRDefault="00AD6DB4" w:rsidP="00166AF3">
            <w:pPr>
              <w:pStyle w:val="TableBody"/>
              <w:keepNext/>
              <w:rPr>
                <w:del w:id="18884" w:author="Alban Roche" w:date="2017-08-02T16:44:00Z"/>
                <w:u w:val="single"/>
                <w:lang w:eastAsia="zh-CN"/>
              </w:rPr>
            </w:pPr>
            <w:del w:id="18885" w:author="Alban Roche" w:date="2017-08-02T16:44:00Z">
              <w:r w:rsidRPr="00671C8B" w:rsidDel="000934B8">
                <w:rPr>
                  <w:u w:val="single"/>
                  <w:lang w:eastAsia="zh-CN"/>
                </w:rPr>
                <w:delText>Parameters</w:delText>
              </w:r>
            </w:del>
          </w:p>
          <w:p w14:paraId="10305F83" w14:textId="2D0109AC" w:rsidR="00AD6DB4" w:rsidRPr="00671C8B" w:rsidDel="000934B8" w:rsidRDefault="00AD6DB4" w:rsidP="00166AF3">
            <w:pPr>
              <w:pStyle w:val="TableBody"/>
              <w:keepNext/>
              <w:rPr>
                <w:del w:id="18886" w:author="Alban Roche" w:date="2017-08-02T16:44:00Z"/>
                <w:lang w:eastAsia="zh-CN"/>
              </w:rPr>
            </w:pPr>
            <w:del w:id="18887" w:author="Alban Roche" w:date="2017-08-02T16:44:00Z">
              <w:r w:rsidRPr="00671C8B" w:rsidDel="000934B8">
                <w:rPr>
                  <w:b/>
                  <w:lang w:eastAsia="zh-CN"/>
                </w:rPr>
                <w:delText>&lt;proactive_cmd&gt;</w:delText>
              </w:r>
              <w:r w:rsidRPr="00671C8B" w:rsidDel="000934B8">
                <w:rPr>
                  <w:lang w:eastAsia="zh-CN"/>
                </w:rPr>
                <w:tab/>
                <w:delText>Decimal code that indicates the command that was finished (refer to +STKPRO)</w:delText>
              </w:r>
            </w:del>
          </w:p>
          <w:p w14:paraId="2ACCDA77" w14:textId="1BDCD870" w:rsidR="00AD6DB4" w:rsidRPr="00671C8B" w:rsidDel="000934B8" w:rsidRDefault="00AD6DB4" w:rsidP="00166AF3">
            <w:pPr>
              <w:pStyle w:val="TableBody"/>
              <w:keepNext/>
              <w:rPr>
                <w:del w:id="18888" w:author="Alban Roche" w:date="2017-08-02T16:44:00Z"/>
                <w:b/>
                <w:lang w:eastAsia="zh-CN"/>
              </w:rPr>
            </w:pPr>
          </w:p>
          <w:p w14:paraId="0FE5D1B6" w14:textId="24C9AB5A" w:rsidR="00AD6DB4" w:rsidRPr="00671C8B" w:rsidDel="000934B8" w:rsidRDefault="00AD6DB4" w:rsidP="00166AF3">
            <w:pPr>
              <w:pStyle w:val="TableBody"/>
              <w:keepNext/>
              <w:rPr>
                <w:del w:id="18889" w:author="Alban Roche" w:date="2017-08-02T16:44:00Z"/>
                <w:lang w:eastAsia="zh-CN"/>
              </w:rPr>
            </w:pPr>
            <w:del w:id="18890" w:author="Alban Roche" w:date="2017-08-02T16:44:00Z">
              <w:r w:rsidRPr="00671C8B" w:rsidDel="000934B8">
                <w:rPr>
                  <w:b/>
                  <w:lang w:eastAsia="zh-CN"/>
                </w:rPr>
                <w:delText>&lt;result&gt;</w:delText>
              </w:r>
              <w:r w:rsidRPr="00671C8B" w:rsidDel="000934B8">
                <w:rPr>
                  <w:lang w:eastAsia="zh-CN"/>
                </w:rPr>
                <w:tab/>
                <w:delText>General result code</w:delText>
              </w:r>
            </w:del>
          </w:p>
          <w:p w14:paraId="7EAAFBB8" w14:textId="67BF5011" w:rsidR="00AD6DB4" w:rsidRPr="00671C8B" w:rsidDel="000934B8" w:rsidRDefault="00AD6DB4" w:rsidP="00166AF3">
            <w:pPr>
              <w:pStyle w:val="TableBody"/>
              <w:keepNext/>
              <w:rPr>
                <w:del w:id="18891" w:author="Alban Roche" w:date="2017-08-02T16:44:00Z"/>
                <w:b/>
                <w:lang w:eastAsia="zh-CN"/>
              </w:rPr>
            </w:pPr>
          </w:p>
          <w:p w14:paraId="0087C26D" w14:textId="4B9BE9E4" w:rsidR="00AD6DB4" w:rsidRPr="00671C8B" w:rsidDel="000934B8" w:rsidRDefault="00AD6DB4" w:rsidP="00166AF3">
            <w:pPr>
              <w:pStyle w:val="TableBody"/>
              <w:keepNext/>
              <w:rPr>
                <w:del w:id="18892" w:author="Alban Roche" w:date="2017-08-02T16:44:00Z"/>
                <w:lang w:eastAsia="zh-CN"/>
              </w:rPr>
            </w:pPr>
            <w:del w:id="18893" w:author="Alban Roche" w:date="2017-08-02T16:44:00Z">
              <w:r w:rsidRPr="00671C8B" w:rsidDel="000934B8">
                <w:rPr>
                  <w:b/>
                  <w:lang w:eastAsia="zh-CN"/>
                </w:rPr>
                <w:delText>&lt;add_result&gt;</w:delText>
              </w:r>
              <w:r w:rsidRPr="00671C8B" w:rsidDel="000934B8">
                <w:rPr>
                  <w:b/>
                  <w:lang w:eastAsia="zh-CN"/>
                </w:rPr>
                <w:tab/>
              </w:r>
              <w:r w:rsidRPr="00671C8B" w:rsidDel="000934B8">
                <w:rPr>
                  <w:lang w:eastAsia="zh-CN"/>
                </w:rPr>
                <w:tab/>
                <w:delText>Additional result code</w:delText>
              </w:r>
            </w:del>
          </w:p>
          <w:p w14:paraId="733A7762" w14:textId="3768BE0C" w:rsidR="00AD6DB4" w:rsidRPr="00671C8B" w:rsidDel="000934B8" w:rsidRDefault="00AD6DB4" w:rsidP="00166AF3">
            <w:pPr>
              <w:pStyle w:val="TableBody"/>
              <w:keepNext/>
              <w:rPr>
                <w:del w:id="18894" w:author="Alban Roche" w:date="2017-08-02T16:44:00Z"/>
                <w:b/>
                <w:lang w:eastAsia="zh-CN"/>
              </w:rPr>
            </w:pPr>
          </w:p>
          <w:p w14:paraId="2502D5C1" w14:textId="16CF74AC" w:rsidR="00AD6DB4" w:rsidRPr="00671C8B" w:rsidDel="000934B8" w:rsidRDefault="00AD6DB4" w:rsidP="00166AF3">
            <w:pPr>
              <w:pStyle w:val="TableBody"/>
              <w:keepNext/>
              <w:rPr>
                <w:del w:id="18895" w:author="Alban Roche" w:date="2017-08-02T16:44:00Z"/>
                <w:lang w:eastAsia="zh-CN"/>
              </w:rPr>
            </w:pPr>
            <w:del w:id="18896" w:author="Alban Roche" w:date="2017-08-02T16:44:00Z">
              <w:r w:rsidRPr="00671C8B" w:rsidDel="000934B8">
                <w:rPr>
                  <w:b/>
                  <w:lang w:eastAsia="zh-CN"/>
                </w:rPr>
                <w:delText>&lt;sw1&gt;</w:delText>
              </w:r>
              <w:r w:rsidRPr="00671C8B" w:rsidDel="000934B8">
                <w:rPr>
                  <w:b/>
                  <w:lang w:eastAsia="zh-CN"/>
                </w:rPr>
                <w:tab/>
              </w:r>
              <w:r w:rsidRPr="00671C8B" w:rsidDel="000934B8">
                <w:rPr>
                  <w:b/>
                  <w:lang w:eastAsia="zh-CN"/>
                </w:rPr>
                <w:tab/>
              </w:r>
              <w:r w:rsidRPr="00671C8B" w:rsidDel="000934B8">
                <w:rPr>
                  <w:lang w:eastAsia="zh-CN"/>
                </w:rPr>
                <w:delText>0</w:delText>
              </w:r>
              <w:r w:rsidRPr="00671C8B" w:rsidDel="000934B8">
                <w:rPr>
                  <w:lang w:eastAsia="zh-CN"/>
                </w:rPr>
                <w:tab/>
                <w:delText>Command to SIM was suppressed because of multiple terminal response or wrong client. For other responses, refer to GSM 11.11</w:delText>
              </w:r>
            </w:del>
          </w:p>
        </w:tc>
      </w:tr>
    </w:tbl>
    <w:p w14:paraId="389B6F6D" w14:textId="7F22756F" w:rsidR="00AD6DB4" w:rsidRPr="00671C8B" w:rsidDel="000934B8" w:rsidRDefault="00AD6DB4" w:rsidP="0059466D">
      <w:pPr>
        <w:pStyle w:val="Heading2"/>
        <w:numPr>
          <w:ilvl w:val="1"/>
          <w:numId w:val="11"/>
        </w:numPr>
        <w:ind w:left="1080" w:hanging="1080"/>
        <w:rPr>
          <w:del w:id="18897" w:author="Alban Roche" w:date="2017-08-02T16:44:00Z"/>
        </w:rPr>
      </w:pPr>
      <w:bookmarkStart w:id="18898" w:name="_Toc486251728"/>
      <w:bookmarkStart w:id="18899" w:name="_Ref489370438"/>
      <w:bookmarkStart w:id="18900" w:name="_Ref489370441"/>
      <w:del w:id="18901" w:author="Alban Roche" w:date="2017-08-02T16:44:00Z">
        <w:r w:rsidDel="000934B8">
          <w:delText>*PSSTKI Command</w:delText>
        </w:r>
        <w:r w:rsidRPr="00671C8B" w:rsidDel="000934B8">
          <w:delText xml:space="preserve">: SIM </w:delText>
        </w:r>
        <w:r w:rsidDel="000934B8">
          <w:delText>Toolkit Configuration</w:delText>
        </w:r>
        <w:bookmarkEnd w:id="18898"/>
        <w:bookmarkEnd w:id="18899"/>
        <w:bookmarkEnd w:id="18900"/>
      </w:del>
    </w:p>
    <w:tbl>
      <w:tblPr>
        <w:tblStyle w:val="TableSWIleft"/>
        <w:tblW w:w="9288" w:type="dxa"/>
        <w:tblLayout w:type="fixed"/>
        <w:tblLook w:val="04A0" w:firstRow="1" w:lastRow="0" w:firstColumn="1" w:lastColumn="0" w:noHBand="0" w:noVBand="1"/>
      </w:tblPr>
      <w:tblGrid>
        <w:gridCol w:w="1728"/>
        <w:gridCol w:w="7560"/>
      </w:tblGrid>
      <w:tr w:rsidR="00AD6DB4" w:rsidRPr="00671C8B" w:rsidDel="000934B8" w14:paraId="4A507B28" w14:textId="07B96209" w:rsidTr="00166AF3">
        <w:trPr>
          <w:cnfStyle w:val="100000000000" w:firstRow="1" w:lastRow="0" w:firstColumn="0" w:lastColumn="0" w:oddVBand="0" w:evenVBand="0" w:oddHBand="0" w:evenHBand="0" w:firstRowFirstColumn="0" w:firstRowLastColumn="0" w:lastRowFirstColumn="0" w:lastRowLastColumn="0"/>
          <w:del w:id="18902" w:author="Alban Roche" w:date="2017-08-02T16:44:00Z"/>
        </w:trPr>
        <w:tc>
          <w:tcPr>
            <w:tcW w:w="9288" w:type="dxa"/>
            <w:gridSpan w:val="2"/>
          </w:tcPr>
          <w:p w14:paraId="3E0E6BF5" w14:textId="6568FCDC" w:rsidR="00AD6DB4" w:rsidRPr="00671C8B" w:rsidDel="000934B8" w:rsidRDefault="00AD6DB4">
            <w:pPr>
              <w:pStyle w:val="TableRowHead"/>
              <w:spacing w:before="144" w:after="144"/>
              <w:rPr>
                <w:del w:id="18903" w:author="Alban Roche" w:date="2017-08-02T16:44:00Z"/>
                <w:rFonts w:cs="Arial"/>
                <w:bCs w:val="0"/>
              </w:rPr>
            </w:pPr>
            <w:del w:id="18904" w:author="Alban Roche" w:date="2017-08-02T14:40:00Z">
              <w:r w:rsidDel="00F22490">
                <w:delText xml:space="preserve">HL7618, HL7618RD, </w:delText>
              </w:r>
              <w:r w:rsidDel="00F22490">
                <w:rPr>
                  <w:lang w:eastAsia="zh-CN"/>
                </w:rPr>
                <w:delText xml:space="preserve">HL7648, </w:delText>
              </w:r>
              <w:r w:rsidDel="00F22490">
                <w:delText xml:space="preserve">HL7650, </w:delText>
              </w:r>
              <w:r w:rsidDel="00F22490">
                <w:rPr>
                  <w:lang w:eastAsia="zh-CN"/>
                </w:rPr>
                <w:delText xml:space="preserve">HL7688, </w:delText>
              </w:r>
              <w:r w:rsidDel="00F22490">
                <w:delText>HL7690 and HL7692</w:delText>
              </w:r>
            </w:del>
          </w:p>
        </w:tc>
      </w:tr>
      <w:tr w:rsidR="00AD6DB4" w:rsidRPr="00671C8B" w:rsidDel="000934B8" w14:paraId="2154B26F" w14:textId="66AC7B2D" w:rsidTr="00166AF3">
        <w:trPr>
          <w:trHeight w:val="35"/>
          <w:del w:id="18905" w:author="Alban Roche" w:date="2017-08-02T16:44:00Z"/>
        </w:trPr>
        <w:tc>
          <w:tcPr>
            <w:tcW w:w="1728" w:type="dxa"/>
          </w:tcPr>
          <w:p w14:paraId="0C918F9E" w14:textId="75C3441D" w:rsidR="00AD6DB4" w:rsidRPr="00671C8B" w:rsidDel="000934B8" w:rsidRDefault="00AD6DB4" w:rsidP="00166AF3">
            <w:pPr>
              <w:pStyle w:val="TableBody"/>
              <w:keepNext/>
              <w:rPr>
                <w:del w:id="18906" w:author="Alban Roche" w:date="2017-08-02T16:44:00Z"/>
                <w:rFonts w:ascii="Times New Roman" w:hAnsi="Times New Roman" w:cs="Times New Roman"/>
                <w:i/>
                <w:sz w:val="20"/>
                <w:szCs w:val="20"/>
              </w:rPr>
            </w:pPr>
            <w:del w:id="18907" w:author="Alban Roche" w:date="2017-08-02T16:44:00Z">
              <w:r w:rsidRPr="00671C8B" w:rsidDel="000934B8">
                <w:rPr>
                  <w:i/>
                  <w:lang w:eastAsia="zh-CN"/>
                </w:rPr>
                <w:delText>Test</w:delText>
              </w:r>
              <w:r w:rsidRPr="00671C8B" w:rsidDel="000934B8">
                <w:rPr>
                  <w:i/>
                </w:rPr>
                <w:delText xml:space="preserve"> command</w:delText>
              </w:r>
            </w:del>
          </w:p>
          <w:p w14:paraId="473F4AF5" w14:textId="5F1903AB" w:rsidR="00AD6DB4" w:rsidRPr="00671C8B" w:rsidDel="000934B8" w:rsidRDefault="00AD6DB4" w:rsidP="00166AF3">
            <w:pPr>
              <w:pStyle w:val="TableBody"/>
              <w:keepNext/>
              <w:rPr>
                <w:del w:id="18908" w:author="Alban Roche" w:date="2017-08-02T16:44:00Z"/>
              </w:rPr>
            </w:pPr>
          </w:p>
          <w:p w14:paraId="622B796F" w14:textId="11A7C93E" w:rsidR="00AD6DB4" w:rsidRPr="00671C8B" w:rsidDel="000934B8" w:rsidRDefault="00AD6DB4" w:rsidP="00166AF3">
            <w:pPr>
              <w:pStyle w:val="TableBody"/>
              <w:keepNext/>
              <w:rPr>
                <w:del w:id="18909" w:author="Alban Roche" w:date="2017-08-02T16:44:00Z"/>
                <w:u w:val="single"/>
              </w:rPr>
            </w:pPr>
            <w:del w:id="18910" w:author="Alban Roche" w:date="2017-08-02T16:44:00Z">
              <w:r w:rsidRPr="00671C8B" w:rsidDel="000934B8">
                <w:rPr>
                  <w:u w:val="single"/>
                </w:rPr>
                <w:delText>Syntax</w:delText>
              </w:r>
            </w:del>
          </w:p>
          <w:p w14:paraId="38DE8EC3" w14:textId="6DCD89D3" w:rsidR="00AD6DB4" w:rsidRPr="00671C8B" w:rsidDel="000934B8" w:rsidRDefault="00AD6DB4" w:rsidP="00166AF3">
            <w:pPr>
              <w:pStyle w:val="TableBody"/>
              <w:keepNext/>
              <w:rPr>
                <w:del w:id="18911" w:author="Alban Roche" w:date="2017-08-02T16:44:00Z"/>
                <w:b/>
                <w:lang w:eastAsia="zh-CN"/>
              </w:rPr>
            </w:pPr>
            <w:del w:id="18912" w:author="Alban Roche" w:date="2017-08-02T16:44:00Z">
              <w:r w:rsidRPr="00671C8B" w:rsidDel="000934B8">
                <w:rPr>
                  <w:b/>
                </w:rPr>
                <w:delText>AT</w:delText>
              </w:r>
              <w:r w:rsidDel="000934B8">
                <w:rPr>
                  <w:b/>
                </w:rPr>
                <w:delText>*PSSTKI</w:delText>
              </w:r>
              <w:r w:rsidRPr="00671C8B" w:rsidDel="000934B8">
                <w:rPr>
                  <w:b/>
                </w:rPr>
                <w:delText>=?</w:delText>
              </w:r>
            </w:del>
          </w:p>
        </w:tc>
        <w:tc>
          <w:tcPr>
            <w:tcW w:w="7560" w:type="dxa"/>
          </w:tcPr>
          <w:p w14:paraId="4D1796D8" w14:textId="012D5087" w:rsidR="00AD6DB4" w:rsidRPr="00671C8B" w:rsidDel="000934B8" w:rsidRDefault="00AD6DB4" w:rsidP="00166AF3">
            <w:pPr>
              <w:pStyle w:val="TableBody"/>
              <w:keepNext/>
              <w:rPr>
                <w:del w:id="18913" w:author="Alban Roche" w:date="2017-08-02T16:44:00Z"/>
                <w:rFonts w:ascii="Times New Roman" w:hAnsi="Times New Roman" w:cs="Times New Roman"/>
                <w:sz w:val="20"/>
                <w:szCs w:val="20"/>
                <w:u w:val="single"/>
              </w:rPr>
            </w:pPr>
          </w:p>
          <w:p w14:paraId="1D02CBAA" w14:textId="4276FBAC" w:rsidR="00AD6DB4" w:rsidRPr="00671C8B" w:rsidDel="000934B8" w:rsidRDefault="00AD6DB4" w:rsidP="00166AF3">
            <w:pPr>
              <w:pStyle w:val="TableBody"/>
              <w:keepNext/>
              <w:rPr>
                <w:del w:id="18914" w:author="Alban Roche" w:date="2017-08-02T16:44:00Z"/>
                <w:rFonts w:ascii="Times New Roman" w:hAnsi="Times New Roman" w:cs="Times New Roman"/>
                <w:sz w:val="20"/>
                <w:szCs w:val="20"/>
                <w:u w:val="single"/>
              </w:rPr>
            </w:pPr>
          </w:p>
          <w:p w14:paraId="0F4C0184" w14:textId="7EF1E7EA" w:rsidR="00AD6DB4" w:rsidRPr="00671C8B" w:rsidDel="000934B8" w:rsidRDefault="00AD6DB4" w:rsidP="00166AF3">
            <w:pPr>
              <w:pStyle w:val="TableBody"/>
              <w:keepNext/>
              <w:rPr>
                <w:del w:id="18915" w:author="Alban Roche" w:date="2017-08-02T16:44:00Z"/>
                <w:u w:val="single"/>
              </w:rPr>
            </w:pPr>
            <w:del w:id="18916" w:author="Alban Roche" w:date="2017-08-02T16:44:00Z">
              <w:r w:rsidRPr="00671C8B" w:rsidDel="000934B8">
                <w:rPr>
                  <w:u w:val="single"/>
                </w:rPr>
                <w:delText>Response</w:delText>
              </w:r>
            </w:del>
          </w:p>
          <w:p w14:paraId="71E2E6BD" w14:textId="311BA0C1" w:rsidR="00AD6DB4" w:rsidDel="000934B8" w:rsidRDefault="00AD6DB4" w:rsidP="00166AF3">
            <w:pPr>
              <w:pStyle w:val="TableBody"/>
              <w:keepNext/>
              <w:rPr>
                <w:del w:id="18917" w:author="Alban Roche" w:date="2017-08-02T16:44:00Z"/>
                <w:b/>
              </w:rPr>
            </w:pPr>
            <w:del w:id="18918" w:author="Alban Roche" w:date="2017-08-02T16:44:00Z">
              <w:r w:rsidDel="000934B8">
                <w:rPr>
                  <w:b/>
                </w:rPr>
                <w:delText>*PSSTKI: (</w:delText>
              </w:r>
              <w:r w:rsidDel="000934B8">
                <w:delText xml:space="preserve">list of supported </w:delText>
              </w:r>
              <w:r w:rsidDel="000934B8">
                <w:rPr>
                  <w:b/>
                </w:rPr>
                <w:delText>&lt;mode&gt;</w:delText>
              </w:r>
              <w:r w:rsidDel="000934B8">
                <w:delText>s</w:delText>
              </w:r>
              <w:r w:rsidDel="000934B8">
                <w:rPr>
                  <w:b/>
                </w:rPr>
                <w:delText>)</w:delText>
              </w:r>
            </w:del>
          </w:p>
          <w:p w14:paraId="28BACCEF" w14:textId="7DFCCF5F" w:rsidR="00AD6DB4" w:rsidRPr="00671C8B" w:rsidDel="000934B8" w:rsidRDefault="00AD6DB4" w:rsidP="00166AF3">
            <w:pPr>
              <w:pStyle w:val="TableBody"/>
              <w:keepNext/>
              <w:rPr>
                <w:del w:id="18919" w:author="Alban Roche" w:date="2017-08-02T16:44:00Z"/>
                <w:b/>
                <w:lang w:eastAsia="zh-CN"/>
              </w:rPr>
            </w:pPr>
            <w:del w:id="18920" w:author="Alban Roche" w:date="2017-08-02T16:44:00Z">
              <w:r w:rsidRPr="00671C8B" w:rsidDel="000934B8">
                <w:rPr>
                  <w:b/>
                  <w:lang w:eastAsia="zh-CN"/>
                </w:rPr>
                <w:delText>OK</w:delText>
              </w:r>
            </w:del>
          </w:p>
        </w:tc>
      </w:tr>
      <w:tr w:rsidR="00AD6DB4" w:rsidRPr="00671C8B" w:rsidDel="000934B8" w14:paraId="6C2A87CF" w14:textId="4832A0A8" w:rsidTr="00166AF3">
        <w:trPr>
          <w:del w:id="18921" w:author="Alban Roche" w:date="2017-08-02T16:44:00Z"/>
        </w:trPr>
        <w:tc>
          <w:tcPr>
            <w:tcW w:w="1728" w:type="dxa"/>
          </w:tcPr>
          <w:p w14:paraId="494E1C59" w14:textId="1650A7D5" w:rsidR="00AD6DB4" w:rsidRPr="00671C8B" w:rsidDel="000934B8" w:rsidRDefault="00AD6DB4" w:rsidP="00166AF3">
            <w:pPr>
              <w:pStyle w:val="TableBody"/>
              <w:rPr>
                <w:del w:id="18922" w:author="Alban Roche" w:date="2017-08-02T16:44:00Z"/>
                <w:i/>
                <w:lang w:eastAsia="zh-CN"/>
              </w:rPr>
            </w:pPr>
            <w:del w:id="18923" w:author="Alban Roche" w:date="2017-08-02T16:44:00Z">
              <w:r w:rsidRPr="00671C8B" w:rsidDel="000934B8">
                <w:rPr>
                  <w:i/>
                  <w:lang w:eastAsia="zh-CN"/>
                </w:rPr>
                <w:delText>Read command</w:delText>
              </w:r>
            </w:del>
          </w:p>
          <w:p w14:paraId="54A25BDF" w14:textId="2F435134" w:rsidR="00AD6DB4" w:rsidRPr="00671C8B" w:rsidDel="000934B8" w:rsidRDefault="00AD6DB4" w:rsidP="00166AF3">
            <w:pPr>
              <w:pStyle w:val="TableBody"/>
              <w:rPr>
                <w:del w:id="18924" w:author="Alban Roche" w:date="2017-08-02T16:44:00Z"/>
                <w:i/>
                <w:lang w:eastAsia="zh-CN"/>
              </w:rPr>
            </w:pPr>
          </w:p>
          <w:p w14:paraId="73AB562C" w14:textId="3AFC3A68" w:rsidR="00AD6DB4" w:rsidRPr="00671C8B" w:rsidDel="000934B8" w:rsidRDefault="00AD6DB4" w:rsidP="00166AF3">
            <w:pPr>
              <w:pStyle w:val="TableBody"/>
              <w:rPr>
                <w:del w:id="18925" w:author="Alban Roche" w:date="2017-08-02T16:44:00Z"/>
                <w:u w:val="single"/>
              </w:rPr>
            </w:pPr>
            <w:del w:id="18926" w:author="Alban Roche" w:date="2017-08-02T16:44:00Z">
              <w:r w:rsidRPr="00671C8B" w:rsidDel="000934B8">
                <w:rPr>
                  <w:u w:val="single"/>
                </w:rPr>
                <w:delText>Syntax</w:delText>
              </w:r>
            </w:del>
          </w:p>
          <w:p w14:paraId="0F15BFDD" w14:textId="48C1FA1F" w:rsidR="00AD6DB4" w:rsidRPr="00671C8B" w:rsidDel="000934B8" w:rsidRDefault="00AD6DB4" w:rsidP="00166AF3">
            <w:pPr>
              <w:pStyle w:val="TableBody"/>
              <w:rPr>
                <w:del w:id="18927" w:author="Alban Roche" w:date="2017-08-02T16:44:00Z"/>
                <w:i/>
                <w:lang w:eastAsia="zh-CN"/>
              </w:rPr>
            </w:pPr>
            <w:del w:id="18928" w:author="Alban Roche" w:date="2017-08-02T16:44:00Z">
              <w:r w:rsidRPr="00671C8B" w:rsidDel="000934B8">
                <w:rPr>
                  <w:b/>
                </w:rPr>
                <w:delText>AT</w:delText>
              </w:r>
              <w:r w:rsidDel="000934B8">
                <w:rPr>
                  <w:b/>
                </w:rPr>
                <w:delText>*PSSTKI</w:delText>
              </w:r>
              <w:r w:rsidRPr="00671C8B" w:rsidDel="000934B8">
                <w:rPr>
                  <w:b/>
                </w:rPr>
                <w:delText>?</w:delText>
              </w:r>
            </w:del>
          </w:p>
        </w:tc>
        <w:tc>
          <w:tcPr>
            <w:tcW w:w="7560" w:type="dxa"/>
          </w:tcPr>
          <w:p w14:paraId="506E27B9" w14:textId="54A55320" w:rsidR="00AD6DB4" w:rsidRPr="00671C8B" w:rsidDel="000934B8" w:rsidRDefault="00AD6DB4" w:rsidP="00166AF3">
            <w:pPr>
              <w:pStyle w:val="TableBody"/>
              <w:rPr>
                <w:del w:id="18929" w:author="Alban Roche" w:date="2017-08-02T16:44:00Z"/>
                <w:rFonts w:ascii="Times New Roman" w:hAnsi="Times New Roman" w:cs="Times New Roman"/>
                <w:sz w:val="20"/>
                <w:szCs w:val="20"/>
                <w:u w:val="single"/>
              </w:rPr>
            </w:pPr>
          </w:p>
          <w:p w14:paraId="2CF6C504" w14:textId="6572CC16" w:rsidR="00AD6DB4" w:rsidRPr="00671C8B" w:rsidDel="000934B8" w:rsidRDefault="00AD6DB4" w:rsidP="00166AF3">
            <w:pPr>
              <w:pStyle w:val="TableBody"/>
              <w:rPr>
                <w:del w:id="18930" w:author="Alban Roche" w:date="2017-08-02T16:44:00Z"/>
                <w:rFonts w:ascii="Times New Roman" w:hAnsi="Times New Roman" w:cs="Times New Roman"/>
                <w:sz w:val="20"/>
                <w:szCs w:val="20"/>
                <w:u w:val="single"/>
              </w:rPr>
            </w:pPr>
          </w:p>
          <w:p w14:paraId="11F0F802" w14:textId="7653DFDA" w:rsidR="00AD6DB4" w:rsidRPr="00671C8B" w:rsidDel="000934B8" w:rsidRDefault="00AD6DB4" w:rsidP="00166AF3">
            <w:pPr>
              <w:pStyle w:val="TableBody"/>
              <w:rPr>
                <w:del w:id="18931" w:author="Alban Roche" w:date="2017-08-02T16:44:00Z"/>
                <w:u w:val="single"/>
              </w:rPr>
            </w:pPr>
            <w:del w:id="18932" w:author="Alban Roche" w:date="2017-08-02T16:44:00Z">
              <w:r w:rsidRPr="00671C8B" w:rsidDel="000934B8">
                <w:rPr>
                  <w:u w:val="single"/>
                </w:rPr>
                <w:delText>Response</w:delText>
              </w:r>
            </w:del>
          </w:p>
          <w:p w14:paraId="64671820" w14:textId="748CF5B7" w:rsidR="00AD6DB4" w:rsidRPr="00671C8B" w:rsidDel="000934B8" w:rsidRDefault="00AD6DB4" w:rsidP="00166AF3">
            <w:pPr>
              <w:pStyle w:val="TableBody"/>
              <w:rPr>
                <w:del w:id="18933" w:author="Alban Roche" w:date="2017-08-02T16:44:00Z"/>
                <w:b/>
                <w:lang w:eastAsia="zh-CN"/>
              </w:rPr>
            </w:pPr>
            <w:del w:id="18934" w:author="Alban Roche" w:date="2017-08-02T16:44:00Z">
              <w:r w:rsidDel="000934B8">
                <w:rPr>
                  <w:b/>
                  <w:lang w:eastAsia="zh-CN"/>
                </w:rPr>
                <w:delText>*PSSTKI: &lt;mode&gt;</w:delText>
              </w:r>
            </w:del>
          </w:p>
          <w:p w14:paraId="621574B1" w14:textId="54EAA116" w:rsidR="00AD6DB4" w:rsidRPr="00671C8B" w:rsidDel="000934B8" w:rsidRDefault="00AD6DB4" w:rsidP="00166AF3">
            <w:pPr>
              <w:pStyle w:val="TableBody"/>
              <w:rPr>
                <w:del w:id="18935" w:author="Alban Roche" w:date="2017-08-02T16:44:00Z"/>
                <w:rFonts w:ascii="Times New Roman" w:hAnsi="Times New Roman" w:cs="Times New Roman"/>
                <w:sz w:val="20"/>
                <w:szCs w:val="20"/>
                <w:u w:val="single"/>
              </w:rPr>
            </w:pPr>
            <w:del w:id="18936" w:author="Alban Roche" w:date="2017-08-02T16:44:00Z">
              <w:r w:rsidRPr="00671C8B" w:rsidDel="000934B8">
                <w:rPr>
                  <w:b/>
                  <w:lang w:eastAsia="zh-CN"/>
                </w:rPr>
                <w:delText>OK</w:delText>
              </w:r>
            </w:del>
          </w:p>
        </w:tc>
      </w:tr>
      <w:tr w:rsidR="00AD6DB4" w:rsidRPr="00671C8B" w:rsidDel="000934B8" w14:paraId="4BF8153A" w14:textId="2EF6D1C4" w:rsidTr="00166AF3">
        <w:trPr>
          <w:cantSplit w:val="0"/>
          <w:del w:id="18937" w:author="Alban Roche" w:date="2017-08-02T16:44:00Z"/>
        </w:trPr>
        <w:tc>
          <w:tcPr>
            <w:tcW w:w="1728" w:type="dxa"/>
          </w:tcPr>
          <w:p w14:paraId="36A9046A" w14:textId="0FBEA849" w:rsidR="00AD6DB4" w:rsidRPr="00671C8B" w:rsidDel="000934B8" w:rsidRDefault="00AD6DB4" w:rsidP="00166AF3">
            <w:pPr>
              <w:pStyle w:val="TableBody"/>
              <w:rPr>
                <w:del w:id="18938" w:author="Alban Roche" w:date="2017-08-02T16:44:00Z"/>
                <w:i/>
                <w:lang w:eastAsia="zh-CN"/>
              </w:rPr>
            </w:pPr>
            <w:del w:id="18939" w:author="Alban Roche" w:date="2017-08-02T16:44:00Z">
              <w:r w:rsidRPr="00671C8B" w:rsidDel="000934B8">
                <w:rPr>
                  <w:i/>
                  <w:lang w:eastAsia="zh-CN"/>
                </w:rPr>
                <w:delText>Write command</w:delText>
              </w:r>
            </w:del>
          </w:p>
          <w:p w14:paraId="0D1B25DC" w14:textId="204ABBE2" w:rsidR="00AD6DB4" w:rsidRPr="00671C8B" w:rsidDel="000934B8" w:rsidRDefault="00AD6DB4" w:rsidP="00166AF3">
            <w:pPr>
              <w:pStyle w:val="TableBody"/>
              <w:rPr>
                <w:del w:id="18940" w:author="Alban Roche" w:date="2017-08-02T16:44:00Z"/>
                <w:i/>
                <w:lang w:eastAsia="zh-CN"/>
              </w:rPr>
            </w:pPr>
          </w:p>
          <w:p w14:paraId="65882A1C" w14:textId="72018BE8" w:rsidR="00AD6DB4" w:rsidRPr="00671C8B" w:rsidDel="000934B8" w:rsidRDefault="00AD6DB4" w:rsidP="00166AF3">
            <w:pPr>
              <w:pStyle w:val="TableBody"/>
              <w:rPr>
                <w:del w:id="18941" w:author="Alban Roche" w:date="2017-08-02T16:44:00Z"/>
                <w:u w:val="single"/>
              </w:rPr>
            </w:pPr>
            <w:del w:id="18942" w:author="Alban Roche" w:date="2017-08-02T16:44:00Z">
              <w:r w:rsidRPr="00671C8B" w:rsidDel="000934B8">
                <w:rPr>
                  <w:u w:val="single"/>
                </w:rPr>
                <w:delText>Syntax</w:delText>
              </w:r>
            </w:del>
          </w:p>
          <w:p w14:paraId="33C44F10" w14:textId="7E25D995" w:rsidR="00AD6DB4" w:rsidRPr="00671C8B" w:rsidDel="000934B8" w:rsidRDefault="00AD6DB4" w:rsidP="00166AF3">
            <w:pPr>
              <w:pStyle w:val="TableBody"/>
              <w:rPr>
                <w:del w:id="18943" w:author="Alban Roche" w:date="2017-08-02T16:44:00Z"/>
                <w:i/>
                <w:lang w:eastAsia="zh-CN"/>
              </w:rPr>
            </w:pPr>
            <w:del w:id="18944" w:author="Alban Roche" w:date="2017-08-02T16:44:00Z">
              <w:r w:rsidRPr="00671C8B" w:rsidDel="000934B8">
                <w:rPr>
                  <w:b/>
                </w:rPr>
                <w:delText>AT</w:delText>
              </w:r>
              <w:r w:rsidDel="000934B8">
                <w:rPr>
                  <w:b/>
                </w:rPr>
                <w:delText>*PSSTKI</w:delText>
              </w:r>
              <w:r w:rsidRPr="00671C8B" w:rsidDel="000934B8">
                <w:rPr>
                  <w:b/>
                </w:rPr>
                <w:delText>=</w:delText>
              </w:r>
              <w:r w:rsidDel="000934B8">
                <w:rPr>
                  <w:b/>
                </w:rPr>
                <w:br/>
              </w:r>
              <w:r w:rsidRPr="00671C8B" w:rsidDel="000934B8">
                <w:rPr>
                  <w:b/>
                </w:rPr>
                <w:delText>&lt;</w:delText>
              </w:r>
              <w:r w:rsidDel="000934B8">
                <w:rPr>
                  <w:b/>
                </w:rPr>
                <w:delText>mode</w:delText>
              </w:r>
              <w:r w:rsidRPr="00671C8B" w:rsidDel="000934B8">
                <w:rPr>
                  <w:b/>
                </w:rPr>
                <w:delText>&gt;</w:delText>
              </w:r>
            </w:del>
          </w:p>
        </w:tc>
        <w:tc>
          <w:tcPr>
            <w:tcW w:w="7560" w:type="dxa"/>
          </w:tcPr>
          <w:p w14:paraId="0D19D8F4" w14:textId="0D193699" w:rsidR="00AD6DB4" w:rsidRPr="00671C8B" w:rsidDel="000934B8" w:rsidRDefault="00AD6DB4" w:rsidP="00166AF3">
            <w:pPr>
              <w:pStyle w:val="TableBody"/>
              <w:rPr>
                <w:del w:id="18945" w:author="Alban Roche" w:date="2017-08-02T16:44:00Z"/>
                <w:rFonts w:ascii="Times New Roman" w:hAnsi="Times New Roman" w:cs="Times New Roman"/>
                <w:sz w:val="20"/>
                <w:szCs w:val="20"/>
                <w:u w:val="single"/>
              </w:rPr>
            </w:pPr>
          </w:p>
          <w:p w14:paraId="33A4CEB3" w14:textId="1B503CAA" w:rsidR="00AD6DB4" w:rsidRPr="00671C8B" w:rsidDel="000934B8" w:rsidRDefault="00AD6DB4" w:rsidP="00166AF3">
            <w:pPr>
              <w:pStyle w:val="TableBody"/>
              <w:rPr>
                <w:del w:id="18946" w:author="Alban Roche" w:date="2017-08-02T16:44:00Z"/>
                <w:rFonts w:ascii="Times New Roman" w:hAnsi="Times New Roman" w:cs="Times New Roman"/>
                <w:sz w:val="20"/>
                <w:szCs w:val="20"/>
                <w:u w:val="single"/>
              </w:rPr>
            </w:pPr>
          </w:p>
          <w:p w14:paraId="549A7C7F" w14:textId="14C7E627" w:rsidR="00AD6DB4" w:rsidRPr="00671C8B" w:rsidDel="000934B8" w:rsidRDefault="00AD6DB4" w:rsidP="00166AF3">
            <w:pPr>
              <w:pStyle w:val="TableBody"/>
              <w:rPr>
                <w:del w:id="18947" w:author="Alban Roche" w:date="2017-08-02T16:44:00Z"/>
                <w:u w:val="single"/>
              </w:rPr>
            </w:pPr>
            <w:del w:id="18948" w:author="Alban Roche" w:date="2017-08-02T16:44:00Z">
              <w:r w:rsidRPr="00671C8B" w:rsidDel="000934B8">
                <w:rPr>
                  <w:u w:val="single"/>
                </w:rPr>
                <w:delText>Response</w:delText>
              </w:r>
            </w:del>
          </w:p>
          <w:p w14:paraId="45A6FB50" w14:textId="337EC702" w:rsidR="00AD6DB4" w:rsidRPr="00671C8B" w:rsidDel="000934B8" w:rsidRDefault="00AD6DB4" w:rsidP="00166AF3">
            <w:pPr>
              <w:pStyle w:val="TableBody"/>
              <w:rPr>
                <w:del w:id="18949" w:author="Alban Roche" w:date="2017-08-02T16:44:00Z"/>
                <w:b/>
              </w:rPr>
            </w:pPr>
            <w:del w:id="18950" w:author="Alban Roche" w:date="2017-08-02T16:44:00Z">
              <w:r w:rsidRPr="00671C8B" w:rsidDel="000934B8">
                <w:rPr>
                  <w:b/>
                </w:rPr>
                <w:delText>OK</w:delText>
              </w:r>
            </w:del>
          </w:p>
          <w:p w14:paraId="32040A79" w14:textId="21A566C7" w:rsidR="00AD6DB4" w:rsidRPr="00671C8B" w:rsidDel="000934B8" w:rsidRDefault="00AD6DB4" w:rsidP="00166AF3">
            <w:pPr>
              <w:pStyle w:val="TableBody"/>
              <w:rPr>
                <w:del w:id="18951" w:author="Alban Roche" w:date="2017-08-02T16:44:00Z"/>
              </w:rPr>
            </w:pPr>
          </w:p>
          <w:p w14:paraId="601298B3" w14:textId="6E263477" w:rsidR="00AD6DB4" w:rsidRPr="00671C8B" w:rsidDel="000934B8" w:rsidRDefault="00AD6DB4" w:rsidP="00166AF3">
            <w:pPr>
              <w:pStyle w:val="TableBody"/>
              <w:rPr>
                <w:del w:id="18952" w:author="Alban Roche" w:date="2017-08-02T16:44:00Z"/>
              </w:rPr>
            </w:pPr>
            <w:del w:id="18953" w:author="Alban Roche" w:date="2017-08-02T16:44:00Z">
              <w:r w:rsidDel="000934B8">
                <w:rPr>
                  <w:u w:val="single"/>
                </w:rPr>
                <w:delText>Parameter</w:delText>
              </w:r>
            </w:del>
          </w:p>
          <w:p w14:paraId="4478F593" w14:textId="6AC22549" w:rsidR="00AD6DB4" w:rsidDel="000934B8" w:rsidRDefault="00AD6DB4" w:rsidP="00166AF3">
            <w:pPr>
              <w:pStyle w:val="TableBody"/>
              <w:rPr>
                <w:del w:id="18954" w:author="Alban Roche" w:date="2017-08-02T16:44:00Z"/>
              </w:rPr>
            </w:pPr>
            <w:del w:id="18955" w:author="Alban Roche" w:date="2017-08-02T16:44:00Z">
              <w:r w:rsidRPr="00671C8B" w:rsidDel="000934B8">
                <w:rPr>
                  <w:b/>
                </w:rPr>
                <w:delText>&lt;</w:delText>
              </w:r>
              <w:r w:rsidDel="000934B8">
                <w:rPr>
                  <w:b/>
                </w:rPr>
                <w:delText>mode</w:delText>
              </w:r>
              <w:r w:rsidRPr="00671C8B" w:rsidDel="000934B8">
                <w:rPr>
                  <w:b/>
                </w:rPr>
                <w:delText>&gt;</w:delText>
              </w:r>
              <w:r w:rsidRPr="00671C8B" w:rsidDel="000934B8">
                <w:tab/>
              </w:r>
              <w:r w:rsidDel="000934B8">
                <w:delText>0</w:delText>
              </w:r>
              <w:r w:rsidDel="000934B8">
                <w:tab/>
                <w:delText xml:space="preserve">No unsolicited result code will be sent to the TE; the TE will not send </w:delText>
              </w:r>
              <w:r w:rsidDel="000934B8">
                <w:tab/>
              </w:r>
              <w:r w:rsidDel="000934B8">
                <w:tab/>
              </w:r>
              <w:r w:rsidDel="000934B8">
                <w:tab/>
              </w:r>
              <w:r w:rsidDel="000934B8">
                <w:tab/>
                <w:delText>proactive commands to the module.</w:delText>
              </w:r>
            </w:del>
          </w:p>
          <w:p w14:paraId="6F71ED7A" w14:textId="4309EA14" w:rsidR="00AD6DB4" w:rsidDel="000934B8" w:rsidRDefault="00AD6DB4" w:rsidP="00166AF3">
            <w:pPr>
              <w:pStyle w:val="TableBody"/>
              <w:rPr>
                <w:del w:id="18956" w:author="Alban Roche" w:date="2017-08-02T16:44:00Z"/>
              </w:rPr>
            </w:pPr>
            <w:del w:id="18957" w:author="Alban Roche" w:date="2017-08-02T16:44:00Z">
              <w:r w:rsidDel="000934B8">
                <w:tab/>
              </w:r>
              <w:r w:rsidDel="000934B8">
                <w:tab/>
                <w:delText>1</w:delText>
              </w:r>
              <w:r w:rsidDel="000934B8">
                <w:tab/>
                <w:delText xml:space="preserve">Manual mode. Any unsolicited result codes will be sent to the TE. The </w:delText>
              </w:r>
              <w:r w:rsidDel="000934B8">
                <w:tab/>
              </w:r>
              <w:r w:rsidDel="000934B8">
                <w:tab/>
              </w:r>
              <w:r w:rsidDel="000934B8">
                <w:tab/>
              </w:r>
              <w:r w:rsidDel="000934B8">
                <w:tab/>
                <w:delText>TE had to acknowledge with a +STKPRO notification.</w:delText>
              </w:r>
            </w:del>
          </w:p>
          <w:p w14:paraId="00B062CD" w14:textId="4A943889" w:rsidR="00AD6DB4" w:rsidDel="000934B8" w:rsidRDefault="00AD6DB4" w:rsidP="00166AF3">
            <w:pPr>
              <w:pStyle w:val="TableBody"/>
              <w:rPr>
                <w:del w:id="18958" w:author="Alban Roche" w:date="2017-08-02T16:44:00Z"/>
              </w:rPr>
            </w:pPr>
            <w:del w:id="18959" w:author="Alban Roche" w:date="2017-08-02T16:44:00Z">
              <w:r w:rsidDel="000934B8">
                <w:tab/>
              </w:r>
              <w:r w:rsidDel="000934B8">
                <w:tab/>
                <w:delText>2</w:delText>
              </w:r>
              <w:r w:rsidDel="000934B8">
                <w:tab/>
                <w:delText xml:space="preserve">Auto acknowledge mode. The module answers to STK without the TE. </w:delText>
              </w:r>
              <w:r w:rsidDel="000934B8">
                <w:tab/>
              </w:r>
              <w:r w:rsidDel="000934B8">
                <w:tab/>
              </w:r>
              <w:r w:rsidDel="000934B8">
                <w:tab/>
                <w:delText>Any unsolicited result codes will be sent to the TE.</w:delText>
              </w:r>
            </w:del>
          </w:p>
          <w:p w14:paraId="09CB0128" w14:textId="24FD92D6" w:rsidR="00AD6DB4" w:rsidRPr="00671C8B" w:rsidDel="000934B8" w:rsidRDefault="00AD6DB4" w:rsidP="00166AF3">
            <w:pPr>
              <w:pStyle w:val="TableBody"/>
              <w:rPr>
                <w:del w:id="18960" w:author="Alban Roche" w:date="2017-08-02T16:44:00Z"/>
              </w:rPr>
            </w:pPr>
            <w:del w:id="18961" w:author="Alban Roche" w:date="2017-08-02T16:44:00Z">
              <w:r w:rsidDel="000934B8">
                <w:tab/>
              </w:r>
              <w:r w:rsidDel="000934B8">
                <w:tab/>
              </w:r>
              <w:commentRangeStart w:id="18962"/>
              <w:r w:rsidRPr="003C0647" w:rsidDel="000934B8">
                <w:rPr>
                  <w:u w:val="single"/>
                </w:rPr>
                <w:delText>3</w:delText>
              </w:r>
              <w:commentRangeEnd w:id="18962"/>
              <w:r w:rsidR="00EC75C0" w:rsidDel="000934B8">
                <w:rPr>
                  <w:rStyle w:val="CommentReference"/>
                  <w:rFonts w:ascii="Verdana" w:hAnsi="Verdana" w:cs="Times New Roman"/>
                  <w:lang w:eastAsia="en-US"/>
                </w:rPr>
                <w:commentReference w:id="18962"/>
              </w:r>
              <w:r w:rsidDel="000934B8">
                <w:tab/>
                <w:delText xml:space="preserve">Auto acknowledge mode without sending unsolicited result codes to </w:delText>
              </w:r>
              <w:r w:rsidDel="000934B8">
                <w:tab/>
              </w:r>
              <w:r w:rsidDel="000934B8">
                <w:tab/>
              </w:r>
              <w:r w:rsidDel="000934B8">
                <w:tab/>
              </w:r>
              <w:r w:rsidDel="000934B8">
                <w:tab/>
                <w:delText>the TE.</w:delText>
              </w:r>
            </w:del>
          </w:p>
        </w:tc>
      </w:tr>
      <w:tr w:rsidR="00AD6DB4" w:rsidRPr="00A738BC" w:rsidDel="000934B8" w14:paraId="55658963" w14:textId="4932CF21" w:rsidTr="00166AF3">
        <w:trPr>
          <w:del w:id="18963" w:author="Alban Roche" w:date="2017-08-02T16:44:00Z"/>
        </w:trPr>
        <w:tc>
          <w:tcPr>
            <w:tcW w:w="1728" w:type="dxa"/>
          </w:tcPr>
          <w:p w14:paraId="0753322B" w14:textId="44BBA820" w:rsidR="00AD6DB4" w:rsidDel="000934B8" w:rsidRDefault="00AD6DB4" w:rsidP="00166AF3">
            <w:pPr>
              <w:pStyle w:val="TableBody"/>
              <w:rPr>
                <w:del w:id="18964" w:author="Alban Roche" w:date="2017-08-02T16:44:00Z"/>
              </w:rPr>
            </w:pPr>
            <w:del w:id="18965" w:author="Alban Roche" w:date="2017-08-02T16:44:00Z">
              <w:r w:rsidRPr="00E0527E" w:rsidDel="000934B8">
                <w:rPr>
                  <w:u w:val="single"/>
                </w:rPr>
                <w:delText>Reference</w:delText>
              </w:r>
            </w:del>
          </w:p>
          <w:p w14:paraId="1DB8608F" w14:textId="698F9DF6" w:rsidR="00AD6DB4" w:rsidRPr="00E0527E" w:rsidDel="000934B8" w:rsidRDefault="00AD6DB4" w:rsidP="00166AF3">
            <w:pPr>
              <w:pStyle w:val="TableBody"/>
              <w:rPr>
                <w:del w:id="18966" w:author="Alban Roche" w:date="2017-08-02T16:44:00Z"/>
              </w:rPr>
            </w:pPr>
            <w:del w:id="18967" w:author="Alban Roche" w:date="2017-08-02T16:44:00Z">
              <w:r w:rsidDel="000934B8">
                <w:delText>Sierra Wireless Proprietary</w:delText>
              </w:r>
            </w:del>
          </w:p>
        </w:tc>
        <w:tc>
          <w:tcPr>
            <w:tcW w:w="7560" w:type="dxa"/>
          </w:tcPr>
          <w:p w14:paraId="455D059F" w14:textId="6B2729D6" w:rsidR="00AD6DB4" w:rsidDel="000934B8" w:rsidRDefault="00AD6DB4" w:rsidP="00166AF3">
            <w:pPr>
              <w:pStyle w:val="TableBody"/>
              <w:rPr>
                <w:del w:id="18968" w:author="Alban Roche" w:date="2017-08-02T16:44:00Z"/>
              </w:rPr>
            </w:pPr>
            <w:del w:id="18969" w:author="Alban Roche" w:date="2017-08-02T16:44:00Z">
              <w:r w:rsidRPr="00E0527E" w:rsidDel="000934B8">
                <w:rPr>
                  <w:u w:val="single"/>
                </w:rPr>
                <w:delText>Notes</w:delText>
              </w:r>
            </w:del>
          </w:p>
          <w:p w14:paraId="1CAD7D08" w14:textId="48352C0C" w:rsidR="00AD6DB4" w:rsidDel="000934B8" w:rsidRDefault="00AD6DB4" w:rsidP="0059466D">
            <w:pPr>
              <w:pStyle w:val="TableBody"/>
              <w:numPr>
                <w:ilvl w:val="0"/>
                <w:numId w:val="112"/>
              </w:numPr>
              <w:rPr>
                <w:del w:id="18970" w:author="Alban Roche" w:date="2017-08-02T16:44:00Z"/>
              </w:rPr>
            </w:pPr>
            <w:del w:id="18971" w:author="Alban Roche" w:date="2017-08-02T16:44:00Z">
              <w:r w:rsidDel="000934B8">
                <w:delText>This command cannot be used without a SIM.</w:delText>
              </w:r>
            </w:del>
          </w:p>
          <w:p w14:paraId="46A24E55" w14:textId="634EEFCF" w:rsidR="00AD6DB4" w:rsidDel="000934B8" w:rsidRDefault="00AD6DB4" w:rsidP="0059466D">
            <w:pPr>
              <w:pStyle w:val="TableBody"/>
              <w:numPr>
                <w:ilvl w:val="0"/>
                <w:numId w:val="112"/>
              </w:numPr>
              <w:rPr>
                <w:del w:id="18972" w:author="Alban Roche" w:date="2017-08-02T16:44:00Z"/>
              </w:rPr>
            </w:pPr>
            <w:del w:id="18973" w:author="Alban Roche" w:date="2017-08-02T16:44:00Z">
              <w:r w:rsidDel="000934B8">
                <w:delText>&lt;mode&gt; is saved even after the module reboots.</w:delText>
              </w:r>
            </w:del>
          </w:p>
          <w:p w14:paraId="5BA3F615" w14:textId="2574C572" w:rsidR="00AD6DB4" w:rsidDel="000934B8" w:rsidRDefault="00AD6DB4" w:rsidP="0059466D">
            <w:pPr>
              <w:pStyle w:val="TableBody"/>
              <w:numPr>
                <w:ilvl w:val="0"/>
                <w:numId w:val="112"/>
              </w:numPr>
              <w:rPr>
                <w:del w:id="18974" w:author="Alban Roche" w:date="2017-08-02T16:44:00Z"/>
              </w:rPr>
            </w:pPr>
            <w:del w:id="18975" w:author="Alban Roche" w:date="2017-08-02T16:44:00Z">
              <w:r w:rsidDel="000934B8">
                <w:delText>If &lt;mode&gt;=0, the module will automatically restart before the new mode takes effect.</w:delText>
              </w:r>
            </w:del>
          </w:p>
          <w:p w14:paraId="3C24705A" w14:textId="79F88FB0" w:rsidR="00AD6DB4" w:rsidDel="000934B8" w:rsidRDefault="00AD6DB4" w:rsidP="0059466D">
            <w:pPr>
              <w:pStyle w:val="TableBody"/>
              <w:numPr>
                <w:ilvl w:val="0"/>
                <w:numId w:val="112"/>
              </w:numPr>
              <w:rPr>
                <w:del w:id="18976" w:author="Alban Roche" w:date="2017-08-02T16:44:00Z"/>
              </w:rPr>
            </w:pPr>
            <w:del w:id="18977" w:author="Alban Roche" w:date="2017-08-02T16:44:00Z">
              <w:r w:rsidDel="000934B8">
                <w:delText>&lt;mode&gt;=2 and &lt;mode&gt;=3 are only possible for a subset of STK proactive commands with user interaction:</w:delText>
              </w:r>
            </w:del>
          </w:p>
          <w:p w14:paraId="5CF6F5AD" w14:textId="44647FF8" w:rsidR="00AD6DB4" w:rsidDel="000934B8" w:rsidRDefault="00AD6DB4" w:rsidP="0059466D">
            <w:pPr>
              <w:pStyle w:val="TableBody"/>
              <w:numPr>
                <w:ilvl w:val="1"/>
                <w:numId w:val="112"/>
              </w:numPr>
              <w:ind w:left="972" w:hanging="270"/>
              <w:rPr>
                <w:del w:id="18978" w:author="Alban Roche" w:date="2017-08-02T16:44:00Z"/>
              </w:rPr>
            </w:pPr>
            <w:del w:id="18979" w:author="Alban Roche" w:date="2017-08-02T16:44:00Z">
              <w:r w:rsidDel="000934B8">
                <w:delText>Where basic Yes/No responses are expected:</w:delText>
              </w:r>
            </w:del>
          </w:p>
          <w:p w14:paraId="093BC48B" w14:textId="0BC3AFAB" w:rsidR="00AD6DB4" w:rsidDel="000934B8" w:rsidRDefault="00AD6DB4" w:rsidP="0059466D">
            <w:pPr>
              <w:pStyle w:val="TableBody"/>
              <w:numPr>
                <w:ilvl w:val="2"/>
                <w:numId w:val="112"/>
              </w:numPr>
              <w:ind w:left="1332"/>
              <w:rPr>
                <w:del w:id="18980" w:author="Alban Roche" w:date="2017-08-02T16:44:00Z"/>
              </w:rPr>
            </w:pPr>
            <w:del w:id="18981" w:author="Alban Roche" w:date="2017-08-02T16:44:00Z">
              <w:r w:rsidDel="000934B8">
                <w:delText>SEND SMS</w:delText>
              </w:r>
            </w:del>
          </w:p>
          <w:p w14:paraId="54EFC20A" w14:textId="6D843566" w:rsidR="00AD6DB4" w:rsidDel="000934B8" w:rsidRDefault="00AD6DB4" w:rsidP="0059466D">
            <w:pPr>
              <w:pStyle w:val="TableBody"/>
              <w:numPr>
                <w:ilvl w:val="2"/>
                <w:numId w:val="112"/>
              </w:numPr>
              <w:ind w:left="1332"/>
              <w:rPr>
                <w:del w:id="18982" w:author="Alban Roche" w:date="2017-08-02T16:44:00Z"/>
              </w:rPr>
            </w:pPr>
            <w:del w:id="18983" w:author="Alban Roche" w:date="2017-08-02T16:44:00Z">
              <w:r w:rsidDel="000934B8">
                <w:delText>SEND SS</w:delText>
              </w:r>
            </w:del>
          </w:p>
          <w:p w14:paraId="0CF3E6A8" w14:textId="48BD67C2" w:rsidR="00AD6DB4" w:rsidDel="000934B8" w:rsidRDefault="00AD6DB4" w:rsidP="0059466D">
            <w:pPr>
              <w:pStyle w:val="TableBody"/>
              <w:numPr>
                <w:ilvl w:val="2"/>
                <w:numId w:val="112"/>
              </w:numPr>
              <w:ind w:left="1332"/>
              <w:rPr>
                <w:del w:id="18984" w:author="Alban Roche" w:date="2017-08-02T16:44:00Z"/>
              </w:rPr>
            </w:pPr>
            <w:del w:id="18985" w:author="Alban Roche" w:date="2017-08-02T16:44:00Z">
              <w:r w:rsidDel="000934B8">
                <w:delText>SEND USSD</w:delText>
              </w:r>
            </w:del>
          </w:p>
          <w:p w14:paraId="03E47987" w14:textId="6ADABB07" w:rsidR="00AD6DB4" w:rsidDel="000934B8" w:rsidRDefault="00AD6DB4" w:rsidP="0059466D">
            <w:pPr>
              <w:pStyle w:val="TableBody"/>
              <w:numPr>
                <w:ilvl w:val="2"/>
                <w:numId w:val="112"/>
              </w:numPr>
              <w:ind w:left="1332"/>
              <w:rPr>
                <w:del w:id="18986" w:author="Alban Roche" w:date="2017-08-02T16:44:00Z"/>
              </w:rPr>
            </w:pPr>
            <w:del w:id="18987" w:author="Alban Roche" w:date="2017-08-02T16:44:00Z">
              <w:r w:rsidDel="000934B8">
                <w:delText>SET UP CALL</w:delText>
              </w:r>
            </w:del>
          </w:p>
          <w:p w14:paraId="6F16CFE3" w14:textId="66F25884" w:rsidR="00AD6DB4" w:rsidDel="000934B8" w:rsidRDefault="00AD6DB4" w:rsidP="0059466D">
            <w:pPr>
              <w:pStyle w:val="TableBody"/>
              <w:numPr>
                <w:ilvl w:val="1"/>
                <w:numId w:val="112"/>
              </w:numPr>
              <w:ind w:left="972" w:hanging="270"/>
              <w:rPr>
                <w:del w:id="18988" w:author="Alban Roche" w:date="2017-08-02T16:44:00Z"/>
              </w:rPr>
            </w:pPr>
            <w:del w:id="18989" w:author="Alban Roche" w:date="2017-08-02T16:44:00Z">
              <w:r w:rsidDel="000934B8">
                <w:delText>Where MMI action is need and Yes/No responses are expected when done (for the display part):</w:delText>
              </w:r>
            </w:del>
          </w:p>
          <w:p w14:paraId="593218DF" w14:textId="3AF32FD1" w:rsidR="00AD6DB4" w:rsidDel="000934B8" w:rsidRDefault="00AD6DB4" w:rsidP="0059466D">
            <w:pPr>
              <w:pStyle w:val="TableBody"/>
              <w:numPr>
                <w:ilvl w:val="2"/>
                <w:numId w:val="112"/>
              </w:numPr>
              <w:ind w:left="1332"/>
              <w:rPr>
                <w:del w:id="18990" w:author="Alban Roche" w:date="2017-08-02T16:44:00Z"/>
              </w:rPr>
            </w:pPr>
            <w:del w:id="18991" w:author="Alban Roche" w:date="2017-08-02T16:44:00Z">
              <w:r w:rsidDel="000934B8">
                <w:delText>SET UP IDLE MODE TEXT</w:delText>
              </w:r>
            </w:del>
          </w:p>
          <w:p w14:paraId="71F101F1" w14:textId="6A520CDC" w:rsidR="00AD6DB4" w:rsidDel="000934B8" w:rsidRDefault="00AD6DB4" w:rsidP="0059466D">
            <w:pPr>
              <w:pStyle w:val="TableBody"/>
              <w:numPr>
                <w:ilvl w:val="2"/>
                <w:numId w:val="112"/>
              </w:numPr>
              <w:ind w:left="1332"/>
              <w:rPr>
                <w:del w:id="18992" w:author="Alban Roche" w:date="2017-08-02T16:44:00Z"/>
              </w:rPr>
            </w:pPr>
            <w:del w:id="18993" w:author="Alban Roche" w:date="2017-08-02T16:44:00Z">
              <w:r w:rsidDel="000934B8">
                <w:delText>DISPLAY TEXT</w:delText>
              </w:r>
            </w:del>
          </w:p>
          <w:p w14:paraId="45E48013" w14:textId="4A8C52F5" w:rsidR="00AD6DB4" w:rsidDel="000934B8" w:rsidRDefault="00AD6DB4" w:rsidP="0059466D">
            <w:pPr>
              <w:pStyle w:val="TableBody"/>
              <w:numPr>
                <w:ilvl w:val="2"/>
                <w:numId w:val="112"/>
              </w:numPr>
              <w:ind w:left="1332"/>
              <w:rPr>
                <w:del w:id="18994" w:author="Alban Roche" w:date="2017-08-02T16:44:00Z"/>
              </w:rPr>
            </w:pPr>
            <w:del w:id="18995" w:author="Alban Roche" w:date="2017-08-02T16:44:00Z">
              <w:r w:rsidDel="000934B8">
                <w:delText>PLAY TONE</w:delText>
              </w:r>
            </w:del>
          </w:p>
          <w:p w14:paraId="6A1226C0" w14:textId="27A3925D" w:rsidR="00AD6DB4" w:rsidRPr="00E0527E" w:rsidDel="000934B8" w:rsidRDefault="00AD6DB4" w:rsidP="0059466D">
            <w:pPr>
              <w:pStyle w:val="TableBody"/>
              <w:numPr>
                <w:ilvl w:val="2"/>
                <w:numId w:val="112"/>
              </w:numPr>
              <w:ind w:left="1332"/>
              <w:rPr>
                <w:del w:id="18996" w:author="Alban Roche" w:date="2017-08-02T16:44:00Z"/>
              </w:rPr>
            </w:pPr>
            <w:del w:id="18997" w:author="Alban Roche" w:date="2017-08-02T16:44:00Z">
              <w:r w:rsidDel="000934B8">
                <w:delText>REFRESH</w:delText>
              </w:r>
            </w:del>
          </w:p>
        </w:tc>
      </w:tr>
      <w:tr w:rsidR="00AD6DB4" w:rsidRPr="00A738BC" w:rsidDel="000934B8" w14:paraId="206C4591" w14:textId="43E6032C" w:rsidTr="00166AF3">
        <w:trPr>
          <w:cantSplit w:val="0"/>
          <w:del w:id="18998" w:author="Alban Roche" w:date="2017-08-02T16:44:00Z"/>
        </w:trPr>
        <w:tc>
          <w:tcPr>
            <w:tcW w:w="1728" w:type="dxa"/>
          </w:tcPr>
          <w:p w14:paraId="33547B8C" w14:textId="00D90410" w:rsidR="00AD6DB4" w:rsidRPr="00E0527E" w:rsidDel="000934B8" w:rsidRDefault="00AD6DB4" w:rsidP="00166AF3">
            <w:pPr>
              <w:pStyle w:val="TableBody"/>
              <w:rPr>
                <w:del w:id="18999" w:author="Alban Roche" w:date="2017-08-02T16:44:00Z"/>
                <w:u w:val="single"/>
              </w:rPr>
            </w:pPr>
            <w:del w:id="19000" w:author="Alban Roche" w:date="2017-08-02T16:44:00Z">
              <w:r w:rsidRPr="00E0527E" w:rsidDel="000934B8">
                <w:rPr>
                  <w:u w:val="single"/>
                </w:rPr>
                <w:delText>Examples</w:delText>
              </w:r>
            </w:del>
          </w:p>
        </w:tc>
        <w:tc>
          <w:tcPr>
            <w:tcW w:w="7560" w:type="dxa"/>
          </w:tcPr>
          <w:p w14:paraId="4B1488DE" w14:textId="0C45FA30" w:rsidR="00AD6DB4" w:rsidRPr="00562D3F" w:rsidDel="000934B8" w:rsidRDefault="00AD6DB4" w:rsidP="00166AF3">
            <w:pPr>
              <w:pStyle w:val="TableBody"/>
              <w:rPr>
                <w:del w:id="19001" w:author="Alban Roche" w:date="2017-08-02T16:44:00Z"/>
              </w:rPr>
            </w:pPr>
            <w:del w:id="19002" w:author="Alban Roche" w:date="2017-08-02T16:44:00Z">
              <w:r w:rsidRPr="00562D3F" w:rsidDel="000934B8">
                <w:delText>&lt;SIM card with STK application is inserted&gt;</w:delText>
              </w:r>
            </w:del>
          </w:p>
          <w:p w14:paraId="6DD392C6" w14:textId="50B1671C" w:rsidR="00AD6DB4" w:rsidRPr="00562D3F" w:rsidDel="000934B8" w:rsidRDefault="00AD6DB4" w:rsidP="00166AF3">
            <w:pPr>
              <w:pStyle w:val="TableBody"/>
              <w:rPr>
                <w:del w:id="19003" w:author="Alban Roche" w:date="2017-08-02T16:44:00Z"/>
              </w:rPr>
            </w:pPr>
            <w:del w:id="19004" w:author="Alban Roche" w:date="2017-08-02T16:44:00Z">
              <w:r w:rsidRPr="00E0527E" w:rsidDel="000934B8">
                <w:rPr>
                  <w:b/>
                </w:rPr>
                <w:delText>AT*PSSTKI?</w:delText>
              </w:r>
              <w:r w:rsidRPr="00E0527E" w:rsidDel="000934B8">
                <w:rPr>
                  <w:b/>
                </w:rPr>
                <w:tab/>
              </w:r>
              <w:r w:rsidDel="000934B8">
                <w:tab/>
              </w:r>
              <w:r w:rsidDel="000934B8">
                <w:tab/>
              </w:r>
              <w:r w:rsidRPr="00562D3F" w:rsidDel="000934B8">
                <w:delText>// read current setting</w:delText>
              </w:r>
            </w:del>
          </w:p>
          <w:p w14:paraId="68B2A5DF" w14:textId="27F52D80" w:rsidR="00AD6DB4" w:rsidRPr="00E0527E" w:rsidDel="000934B8" w:rsidRDefault="00AD6DB4" w:rsidP="00166AF3">
            <w:pPr>
              <w:pStyle w:val="TableBody"/>
              <w:rPr>
                <w:del w:id="19005" w:author="Alban Roche" w:date="2017-08-02T16:44:00Z"/>
                <w:b/>
              </w:rPr>
            </w:pPr>
            <w:del w:id="19006" w:author="Alban Roche" w:date="2017-08-02T16:44:00Z">
              <w:r w:rsidRPr="00E0527E" w:rsidDel="000934B8">
                <w:rPr>
                  <w:b/>
                </w:rPr>
                <w:delText>*PSSTKI: 0</w:delText>
              </w:r>
            </w:del>
          </w:p>
          <w:p w14:paraId="2892443D" w14:textId="2A7565FD" w:rsidR="00AD6DB4" w:rsidRPr="00E0527E" w:rsidDel="000934B8" w:rsidRDefault="00AD6DB4" w:rsidP="00166AF3">
            <w:pPr>
              <w:pStyle w:val="TableBody"/>
              <w:rPr>
                <w:del w:id="19007" w:author="Alban Roche" w:date="2017-08-02T16:44:00Z"/>
                <w:b/>
              </w:rPr>
            </w:pPr>
            <w:del w:id="19008" w:author="Alban Roche" w:date="2017-08-02T16:44:00Z">
              <w:r w:rsidRPr="00E0527E" w:rsidDel="000934B8">
                <w:rPr>
                  <w:b/>
                </w:rPr>
                <w:delText>OK</w:delText>
              </w:r>
            </w:del>
          </w:p>
          <w:p w14:paraId="0E50A50A" w14:textId="74D65CC5" w:rsidR="00AD6DB4" w:rsidRPr="00E0527E" w:rsidDel="000934B8" w:rsidRDefault="00AD6DB4" w:rsidP="00166AF3">
            <w:pPr>
              <w:pStyle w:val="TableBody"/>
              <w:rPr>
                <w:del w:id="19009" w:author="Alban Roche" w:date="2017-08-02T16:44:00Z"/>
                <w:b/>
              </w:rPr>
            </w:pPr>
          </w:p>
          <w:p w14:paraId="46D8320C" w14:textId="57E27D26" w:rsidR="00AD6DB4" w:rsidRPr="00562D3F" w:rsidDel="000934B8" w:rsidRDefault="00AD6DB4" w:rsidP="00166AF3">
            <w:pPr>
              <w:pStyle w:val="TableBody"/>
              <w:rPr>
                <w:del w:id="19010" w:author="Alban Roche" w:date="2017-08-02T16:44:00Z"/>
              </w:rPr>
            </w:pPr>
            <w:del w:id="19011" w:author="Alban Roche" w:date="2017-08-02T16:44:00Z">
              <w:r w:rsidRPr="00E0527E" w:rsidDel="000934B8">
                <w:rPr>
                  <w:b/>
                </w:rPr>
                <w:delText>AT*PSSTKI=?</w:delText>
              </w:r>
              <w:r w:rsidDel="000934B8">
                <w:tab/>
              </w:r>
              <w:r w:rsidDel="000934B8">
                <w:tab/>
              </w:r>
              <w:r w:rsidRPr="00562D3F" w:rsidDel="000934B8">
                <w:delText>// check supported setting</w:delText>
              </w:r>
            </w:del>
          </w:p>
          <w:p w14:paraId="6F04BFC9" w14:textId="2EB1EC4F" w:rsidR="00AD6DB4" w:rsidRPr="00E0527E" w:rsidDel="000934B8" w:rsidRDefault="00AD6DB4" w:rsidP="00166AF3">
            <w:pPr>
              <w:pStyle w:val="TableBody"/>
              <w:rPr>
                <w:del w:id="19012" w:author="Alban Roche" w:date="2017-08-02T16:44:00Z"/>
                <w:b/>
              </w:rPr>
            </w:pPr>
            <w:del w:id="19013" w:author="Alban Roche" w:date="2017-08-02T16:44:00Z">
              <w:r w:rsidRPr="00E0527E" w:rsidDel="000934B8">
                <w:rPr>
                  <w:b/>
                </w:rPr>
                <w:delText>*PSSTKI: (0-3)</w:delText>
              </w:r>
            </w:del>
          </w:p>
          <w:p w14:paraId="243E8286" w14:textId="3436722E" w:rsidR="00AD6DB4" w:rsidRPr="00E0527E" w:rsidDel="000934B8" w:rsidRDefault="00AD6DB4" w:rsidP="00166AF3">
            <w:pPr>
              <w:pStyle w:val="TableBody"/>
              <w:rPr>
                <w:del w:id="19014" w:author="Alban Roche" w:date="2017-08-02T16:44:00Z"/>
                <w:b/>
              </w:rPr>
            </w:pPr>
            <w:del w:id="19015" w:author="Alban Roche" w:date="2017-08-02T16:44:00Z">
              <w:r w:rsidRPr="00E0527E" w:rsidDel="000934B8">
                <w:rPr>
                  <w:b/>
                </w:rPr>
                <w:delText>OK</w:delText>
              </w:r>
            </w:del>
          </w:p>
          <w:p w14:paraId="0D2215F1" w14:textId="27C71838" w:rsidR="00AD6DB4" w:rsidRPr="00E0527E" w:rsidDel="000934B8" w:rsidRDefault="00AD6DB4" w:rsidP="00166AF3">
            <w:pPr>
              <w:pStyle w:val="TableBody"/>
              <w:rPr>
                <w:del w:id="19016" w:author="Alban Roche" w:date="2017-08-02T16:44:00Z"/>
                <w:b/>
              </w:rPr>
            </w:pPr>
          </w:p>
          <w:p w14:paraId="6FB0680F" w14:textId="2665BE5F" w:rsidR="00AD6DB4" w:rsidRPr="00562D3F" w:rsidDel="000934B8" w:rsidRDefault="00AD6DB4" w:rsidP="00166AF3">
            <w:pPr>
              <w:pStyle w:val="TableBody"/>
              <w:rPr>
                <w:del w:id="19017" w:author="Alban Roche" w:date="2017-08-02T16:44:00Z"/>
              </w:rPr>
            </w:pPr>
            <w:del w:id="19018" w:author="Alban Roche" w:date="2017-08-02T16:44:00Z">
              <w:r w:rsidRPr="00E0527E" w:rsidDel="000934B8">
                <w:rPr>
                  <w:b/>
                </w:rPr>
                <w:delText>At*psstki=1</w:delText>
              </w:r>
              <w:r w:rsidDel="000934B8">
                <w:tab/>
              </w:r>
              <w:r w:rsidDel="000934B8">
                <w:tab/>
              </w:r>
              <w:r w:rsidDel="000934B8">
                <w:tab/>
              </w:r>
              <w:r w:rsidRPr="00562D3F" w:rsidDel="000934B8">
                <w:delText>// set STK manual mode</w:delText>
              </w:r>
            </w:del>
          </w:p>
          <w:p w14:paraId="5D94F96A" w14:textId="7CD0CC36" w:rsidR="00AD6DB4" w:rsidDel="000934B8" w:rsidRDefault="00AD6DB4" w:rsidP="00166AF3">
            <w:pPr>
              <w:pStyle w:val="TableBody"/>
              <w:rPr>
                <w:del w:id="19019" w:author="Alban Roche" w:date="2017-08-02T16:44:00Z"/>
                <w:b/>
              </w:rPr>
            </w:pPr>
            <w:del w:id="19020" w:author="Alban Roche" w:date="2017-08-02T16:44:00Z">
              <w:r w:rsidRPr="00E0527E" w:rsidDel="000934B8">
                <w:rPr>
                  <w:b/>
                </w:rPr>
                <w:delText>OK</w:delText>
              </w:r>
            </w:del>
          </w:p>
          <w:p w14:paraId="37313BFD" w14:textId="71372CA0" w:rsidR="00AD6DB4" w:rsidDel="000934B8" w:rsidRDefault="00AD6DB4" w:rsidP="00166AF3">
            <w:pPr>
              <w:pStyle w:val="TableBody"/>
              <w:rPr>
                <w:del w:id="19021" w:author="Alban Roche" w:date="2017-08-02T16:44:00Z"/>
                <w:b/>
              </w:rPr>
            </w:pPr>
          </w:p>
          <w:p w14:paraId="76D722A3" w14:textId="64B77132" w:rsidR="00AD6DB4" w:rsidRPr="00E0527E" w:rsidDel="000934B8" w:rsidRDefault="00AD6DB4" w:rsidP="00166AF3">
            <w:pPr>
              <w:pStyle w:val="TableBody"/>
              <w:rPr>
                <w:del w:id="19022" w:author="Alban Roche" w:date="2017-08-02T16:44:00Z"/>
                <w:b/>
              </w:rPr>
            </w:pPr>
            <w:del w:id="19023" w:author="Alban Roche" w:date="2017-08-02T16:44:00Z">
              <w:r w:rsidRPr="00E0527E" w:rsidDel="000934B8">
                <w:rPr>
                  <w:b/>
                </w:rPr>
                <w:delText>+STKPRO: 33,0,4,"4D6F62696C65204F4B",0</w:delText>
              </w:r>
            </w:del>
          </w:p>
          <w:p w14:paraId="3658BD3A" w14:textId="6C7E8512" w:rsidR="00AD6DB4" w:rsidRPr="00E0527E" w:rsidDel="000934B8" w:rsidRDefault="00AD6DB4" w:rsidP="00166AF3">
            <w:pPr>
              <w:pStyle w:val="TableBody"/>
              <w:rPr>
                <w:del w:id="19024" w:author="Alban Roche" w:date="2017-08-02T16:44:00Z"/>
                <w:b/>
              </w:rPr>
            </w:pPr>
          </w:p>
          <w:p w14:paraId="05603736" w14:textId="141BA104" w:rsidR="00AD6DB4" w:rsidRPr="00E0527E" w:rsidDel="000934B8" w:rsidRDefault="00AD6DB4" w:rsidP="00166AF3">
            <w:pPr>
              <w:pStyle w:val="TableBody"/>
              <w:rPr>
                <w:del w:id="19025" w:author="Alban Roche" w:date="2017-08-02T16:44:00Z"/>
                <w:b/>
              </w:rPr>
            </w:pPr>
            <w:del w:id="19026" w:author="Alban Roche" w:date="2017-08-02T16:44:00Z">
              <w:r w:rsidRPr="00E0527E" w:rsidDel="000934B8">
                <w:rPr>
                  <w:b/>
                </w:rPr>
                <w:delText>at+stktr=33,0</w:delText>
              </w:r>
            </w:del>
          </w:p>
          <w:p w14:paraId="5732BDA0" w14:textId="383D113A" w:rsidR="00AD6DB4" w:rsidRPr="00E0527E" w:rsidDel="000934B8" w:rsidRDefault="00AD6DB4" w:rsidP="00166AF3">
            <w:pPr>
              <w:pStyle w:val="TableBody"/>
              <w:rPr>
                <w:del w:id="19027" w:author="Alban Roche" w:date="2017-08-02T16:44:00Z"/>
                <w:b/>
              </w:rPr>
            </w:pPr>
            <w:del w:id="19028" w:author="Alban Roche" w:date="2017-08-02T16:44:00Z">
              <w:r w:rsidRPr="00E0527E" w:rsidDel="000934B8">
                <w:rPr>
                  <w:b/>
                </w:rPr>
                <w:delText>OK</w:delText>
              </w:r>
            </w:del>
          </w:p>
          <w:p w14:paraId="50A18701" w14:textId="19CAAF4C" w:rsidR="00AD6DB4" w:rsidRPr="00E0527E" w:rsidDel="000934B8" w:rsidRDefault="00AD6DB4" w:rsidP="00166AF3">
            <w:pPr>
              <w:pStyle w:val="TableBody"/>
              <w:rPr>
                <w:del w:id="19029" w:author="Alban Roche" w:date="2017-08-02T16:44:00Z"/>
                <w:b/>
              </w:rPr>
            </w:pPr>
          </w:p>
          <w:p w14:paraId="5FC51012" w14:textId="02B6A1BD" w:rsidR="00AD6DB4" w:rsidRPr="00562D3F" w:rsidDel="000934B8" w:rsidRDefault="00AD6DB4" w:rsidP="00166AF3">
            <w:pPr>
              <w:pStyle w:val="TableBody"/>
              <w:rPr>
                <w:del w:id="19030" w:author="Alban Roche" w:date="2017-08-02T16:44:00Z"/>
              </w:rPr>
            </w:pPr>
            <w:del w:id="19031" w:author="Alban Roche" w:date="2017-08-02T16:44:00Z">
              <w:r w:rsidRPr="00E0527E" w:rsidDel="000934B8">
                <w:rPr>
                  <w:b/>
                </w:rPr>
                <w:delText>At*psstki=0</w:delText>
              </w:r>
              <w:r w:rsidDel="000934B8">
                <w:tab/>
              </w:r>
              <w:r w:rsidDel="000934B8">
                <w:tab/>
              </w:r>
              <w:r w:rsidDel="000934B8">
                <w:tab/>
              </w:r>
              <w:r w:rsidRPr="00562D3F" w:rsidDel="000934B8">
                <w:delText xml:space="preserve">// deactivate STK </w:delText>
              </w:r>
            </w:del>
          </w:p>
          <w:p w14:paraId="26067328" w14:textId="266C1864" w:rsidR="00AD6DB4" w:rsidRPr="00E0527E" w:rsidDel="000934B8" w:rsidRDefault="00AD6DB4" w:rsidP="00166AF3">
            <w:pPr>
              <w:pStyle w:val="TableBody"/>
              <w:rPr>
                <w:del w:id="19032" w:author="Alban Roche" w:date="2017-08-02T16:44:00Z"/>
                <w:b/>
              </w:rPr>
            </w:pPr>
            <w:del w:id="19033" w:author="Alban Roche" w:date="2017-08-02T16:44:00Z">
              <w:r w:rsidRPr="00E0527E" w:rsidDel="000934B8">
                <w:rPr>
                  <w:b/>
                </w:rPr>
                <w:delText>OK</w:delText>
              </w:r>
            </w:del>
          </w:p>
          <w:p w14:paraId="607C9F98" w14:textId="40228FF4" w:rsidR="00AD6DB4" w:rsidRPr="00562D3F" w:rsidDel="000934B8" w:rsidRDefault="00AD6DB4" w:rsidP="00166AF3">
            <w:pPr>
              <w:pStyle w:val="TableBody"/>
              <w:rPr>
                <w:del w:id="19034" w:author="Alban Roche" w:date="2017-08-02T16:44:00Z"/>
              </w:rPr>
            </w:pPr>
            <w:del w:id="19035" w:author="Alban Roche" w:date="2017-08-02T16:44:00Z">
              <w:r w:rsidRPr="00E0527E" w:rsidDel="000934B8">
                <w:rPr>
                  <w:b/>
                </w:rPr>
                <w:delText>+SIM: 1</w:delText>
              </w:r>
              <w:r w:rsidDel="000934B8">
                <w:tab/>
              </w:r>
              <w:r w:rsidDel="000934B8">
                <w:tab/>
              </w:r>
              <w:r w:rsidDel="000934B8">
                <w:tab/>
              </w:r>
              <w:r w:rsidRPr="00562D3F" w:rsidDel="000934B8">
                <w:delText>// module resets</w:delText>
              </w:r>
            </w:del>
          </w:p>
          <w:p w14:paraId="280370CC" w14:textId="61AF276A" w:rsidR="00AD6DB4" w:rsidRPr="00E0527E" w:rsidDel="000934B8" w:rsidRDefault="00AD6DB4" w:rsidP="00166AF3">
            <w:pPr>
              <w:pStyle w:val="TableBody"/>
              <w:rPr>
                <w:del w:id="19036" w:author="Alban Roche" w:date="2017-08-02T16:44:00Z"/>
                <w:b/>
              </w:rPr>
            </w:pPr>
            <w:del w:id="19037" w:author="Alban Roche" w:date="2017-08-02T16:44:00Z">
              <w:r w:rsidRPr="00E0527E" w:rsidDel="000934B8">
                <w:rPr>
                  <w:b/>
                </w:rPr>
                <w:delText>+KSUP: 0</w:delText>
              </w:r>
            </w:del>
          </w:p>
          <w:p w14:paraId="270B0F23" w14:textId="55EDDA0B" w:rsidR="00AD6DB4" w:rsidRPr="00E0527E" w:rsidDel="000934B8" w:rsidRDefault="00AD6DB4" w:rsidP="00166AF3">
            <w:pPr>
              <w:pStyle w:val="TableBody"/>
              <w:rPr>
                <w:del w:id="19038" w:author="Alban Roche" w:date="2017-08-02T16:44:00Z"/>
                <w:b/>
              </w:rPr>
            </w:pPr>
            <w:del w:id="19039" w:author="Alban Roche" w:date="2017-08-02T16:44:00Z">
              <w:r w:rsidRPr="00E0527E" w:rsidDel="000934B8">
                <w:rPr>
                  <w:b/>
                </w:rPr>
                <w:delText>+PBREADY</w:delText>
              </w:r>
            </w:del>
          </w:p>
          <w:p w14:paraId="6E508110" w14:textId="20D2BBA7" w:rsidR="00AD6DB4" w:rsidRPr="00562D3F" w:rsidDel="000934B8" w:rsidRDefault="00AD6DB4" w:rsidP="00166AF3">
            <w:pPr>
              <w:pStyle w:val="TableBody"/>
              <w:rPr>
                <w:del w:id="19040" w:author="Alban Roche" w:date="2017-08-02T16:44:00Z"/>
              </w:rPr>
            </w:pPr>
          </w:p>
          <w:p w14:paraId="21742A5E" w14:textId="60A8EF57" w:rsidR="00AD6DB4" w:rsidRPr="00562D3F" w:rsidDel="000934B8" w:rsidRDefault="00AD6DB4" w:rsidP="00166AF3">
            <w:pPr>
              <w:pStyle w:val="TableBody"/>
              <w:rPr>
                <w:del w:id="19041" w:author="Alban Roche" w:date="2017-08-02T16:44:00Z"/>
              </w:rPr>
            </w:pPr>
            <w:del w:id="19042" w:author="Alban Roche" w:date="2017-08-02T16:44:00Z">
              <w:r w:rsidRPr="00562D3F" w:rsidDel="000934B8">
                <w:delText>&lt;Example: Manual Mode -  proactive command  SET UP MENU&gt;</w:delText>
              </w:r>
            </w:del>
          </w:p>
          <w:p w14:paraId="008A0CD4" w14:textId="2D6B9B17" w:rsidR="00AD6DB4" w:rsidRPr="00562D3F" w:rsidDel="000934B8" w:rsidRDefault="00AD6DB4" w:rsidP="00166AF3">
            <w:pPr>
              <w:pStyle w:val="TableBody"/>
              <w:rPr>
                <w:del w:id="19043" w:author="Alban Roche" w:date="2017-08-02T16:44:00Z"/>
              </w:rPr>
            </w:pPr>
            <w:del w:id="19044" w:author="Alban Roche" w:date="2017-08-02T16:44:00Z">
              <w:r w:rsidRPr="00E0527E" w:rsidDel="000934B8">
                <w:rPr>
                  <w:b/>
                </w:rPr>
                <w:delText>At*psstki=1</w:delText>
              </w:r>
              <w:r w:rsidDel="000934B8">
                <w:tab/>
              </w:r>
              <w:r w:rsidDel="000934B8">
                <w:tab/>
              </w:r>
              <w:r w:rsidDel="000934B8">
                <w:tab/>
              </w:r>
              <w:r w:rsidRPr="00562D3F" w:rsidDel="000934B8">
                <w:delText>// activate STK manual mode</w:delText>
              </w:r>
            </w:del>
          </w:p>
          <w:p w14:paraId="4B1AC8BA" w14:textId="1B281F5B" w:rsidR="00AD6DB4" w:rsidDel="000934B8" w:rsidRDefault="00AD6DB4" w:rsidP="00166AF3">
            <w:pPr>
              <w:pStyle w:val="TableBody"/>
              <w:rPr>
                <w:del w:id="19045" w:author="Alban Roche" w:date="2017-08-02T16:44:00Z"/>
                <w:b/>
              </w:rPr>
            </w:pPr>
            <w:del w:id="19046" w:author="Alban Roche" w:date="2017-08-02T16:44:00Z">
              <w:r w:rsidRPr="00E0527E" w:rsidDel="000934B8">
                <w:rPr>
                  <w:b/>
                </w:rPr>
                <w:delText>OK</w:delText>
              </w:r>
            </w:del>
          </w:p>
          <w:p w14:paraId="5D936BC0" w14:textId="6D47A991" w:rsidR="00AD6DB4" w:rsidRPr="00E0527E" w:rsidDel="000934B8" w:rsidRDefault="00AD6DB4" w:rsidP="00166AF3">
            <w:pPr>
              <w:pStyle w:val="TableBody"/>
              <w:rPr>
                <w:del w:id="19047" w:author="Alban Roche" w:date="2017-08-02T16:44:00Z"/>
                <w:b/>
              </w:rPr>
            </w:pPr>
          </w:p>
          <w:p w14:paraId="7B99846E" w14:textId="6879C30A" w:rsidR="00AD6DB4" w:rsidRPr="00562D3F" w:rsidDel="000934B8" w:rsidRDefault="00AD6DB4" w:rsidP="00166AF3">
            <w:pPr>
              <w:pStyle w:val="TableBody"/>
              <w:rPr>
                <w:del w:id="19048" w:author="Alban Roche" w:date="2017-08-02T16:44:00Z"/>
              </w:rPr>
            </w:pPr>
            <w:del w:id="19049" w:author="Alban Roche" w:date="2017-08-02T16:44:00Z">
              <w:r w:rsidRPr="00562D3F" w:rsidDel="000934B8">
                <w:delText>// SET UP MENU</w:delText>
              </w:r>
            </w:del>
          </w:p>
          <w:p w14:paraId="4B7A6E71" w14:textId="7EA5AF61" w:rsidR="00AD6DB4" w:rsidRPr="00E0527E" w:rsidDel="000934B8" w:rsidRDefault="00AD6DB4" w:rsidP="00166AF3">
            <w:pPr>
              <w:pStyle w:val="TableBody"/>
              <w:rPr>
                <w:del w:id="19050" w:author="Alban Roche" w:date="2017-08-02T16:44:00Z"/>
                <w:b/>
              </w:rPr>
            </w:pPr>
            <w:del w:id="19051" w:author="Alban Roche" w:date="2017-08-02T16:44:00Z">
              <w:r w:rsidRPr="00E0527E" w:rsidDel="000934B8">
                <w:rPr>
                  <w:b/>
                </w:rPr>
                <w:delText>+STKPRO: 37,0,"GemXplore CASE",1,5,"User interaction",33,0,0</w:delText>
              </w:r>
            </w:del>
          </w:p>
          <w:p w14:paraId="32EBAFE8" w14:textId="5B6247F4" w:rsidR="00AD6DB4" w:rsidRPr="00E0527E" w:rsidDel="000934B8" w:rsidRDefault="00AD6DB4" w:rsidP="00166AF3">
            <w:pPr>
              <w:pStyle w:val="TableBody"/>
              <w:rPr>
                <w:del w:id="19052" w:author="Alban Roche" w:date="2017-08-02T16:44:00Z"/>
                <w:b/>
              </w:rPr>
            </w:pPr>
            <w:del w:id="19053" w:author="Alban Roche" w:date="2017-08-02T16:44:00Z">
              <w:r w:rsidRPr="00E0527E" w:rsidDel="000934B8">
                <w:rPr>
                  <w:b/>
                </w:rPr>
                <w:delText>+STKPRO: 37,0,"GemXplore CASE",2,5,"Mobile interaction",33,0,0</w:delText>
              </w:r>
            </w:del>
          </w:p>
          <w:p w14:paraId="16C81C5E" w14:textId="45FEA2AA" w:rsidR="00AD6DB4" w:rsidRPr="00E0527E" w:rsidDel="000934B8" w:rsidRDefault="00AD6DB4" w:rsidP="00166AF3">
            <w:pPr>
              <w:pStyle w:val="TableBody"/>
              <w:rPr>
                <w:del w:id="19054" w:author="Alban Roche" w:date="2017-08-02T16:44:00Z"/>
                <w:b/>
              </w:rPr>
            </w:pPr>
            <w:del w:id="19055" w:author="Alban Roche" w:date="2017-08-02T16:44:00Z">
              <w:r w:rsidRPr="00E0527E" w:rsidDel="000934B8">
                <w:rPr>
                  <w:b/>
                </w:rPr>
                <w:delText>+STKPRO: 37,0,"GemXplore CASE",3,5,"Network interaction",33,0,0</w:delText>
              </w:r>
            </w:del>
          </w:p>
          <w:p w14:paraId="15F507C2" w14:textId="7ADD41BF" w:rsidR="00AD6DB4" w:rsidRPr="00E0527E" w:rsidDel="000934B8" w:rsidRDefault="00AD6DB4" w:rsidP="00166AF3">
            <w:pPr>
              <w:pStyle w:val="TableBody"/>
              <w:rPr>
                <w:del w:id="19056" w:author="Alban Roche" w:date="2017-08-02T16:44:00Z"/>
                <w:b/>
              </w:rPr>
            </w:pPr>
            <w:del w:id="19057" w:author="Alban Roche" w:date="2017-08-02T16:44:00Z">
              <w:r w:rsidRPr="00E0527E" w:rsidDel="000934B8">
                <w:rPr>
                  <w:b/>
                </w:rPr>
                <w:delText>+STKPRO: 37,0,"GemXplore CASE",4,5,"Card interaction",33,0,0</w:delText>
              </w:r>
            </w:del>
          </w:p>
          <w:p w14:paraId="74376D7F" w14:textId="78462AF1" w:rsidR="00AD6DB4" w:rsidRPr="00E0527E" w:rsidDel="000934B8" w:rsidRDefault="00AD6DB4" w:rsidP="00166AF3">
            <w:pPr>
              <w:pStyle w:val="TableBody"/>
              <w:rPr>
                <w:del w:id="19058" w:author="Alban Roche" w:date="2017-08-02T16:44:00Z"/>
                <w:b/>
              </w:rPr>
            </w:pPr>
            <w:del w:id="19059" w:author="Alban Roche" w:date="2017-08-02T16:44:00Z">
              <w:r w:rsidRPr="00E0527E" w:rsidDel="000934B8">
                <w:rPr>
                  <w:b/>
                </w:rPr>
                <w:delText>+STKPRO: 37,0,"GemXplore CASE",128,5,"Common STK features",33,0,0</w:delText>
              </w:r>
            </w:del>
          </w:p>
          <w:p w14:paraId="0D70A10B" w14:textId="36EA59AF" w:rsidR="00AD6DB4" w:rsidRPr="00562D3F" w:rsidDel="000934B8" w:rsidRDefault="00AD6DB4" w:rsidP="00166AF3">
            <w:pPr>
              <w:pStyle w:val="TableBody"/>
              <w:rPr>
                <w:del w:id="19060" w:author="Alban Roche" w:date="2017-08-02T16:44:00Z"/>
              </w:rPr>
            </w:pPr>
          </w:p>
          <w:p w14:paraId="34DED8DF" w14:textId="20879DC9" w:rsidR="00AD6DB4" w:rsidRPr="00562D3F" w:rsidDel="000934B8" w:rsidRDefault="00AD6DB4" w:rsidP="00166AF3">
            <w:pPr>
              <w:pStyle w:val="TableBody"/>
              <w:rPr>
                <w:del w:id="19061" w:author="Alban Roche" w:date="2017-08-02T16:44:00Z"/>
              </w:rPr>
            </w:pPr>
            <w:del w:id="19062" w:author="Alban Roche" w:date="2017-08-02T16:44:00Z">
              <w:r w:rsidRPr="00E0527E" w:rsidDel="000934B8">
                <w:rPr>
                  <w:b/>
                </w:rPr>
                <w:delText>at+stktr=37,0</w:delText>
              </w:r>
              <w:r w:rsidRPr="00E0527E" w:rsidDel="000934B8">
                <w:rPr>
                  <w:b/>
                </w:rPr>
                <w:tab/>
              </w:r>
              <w:r w:rsidDel="000934B8">
                <w:tab/>
              </w:r>
              <w:r w:rsidDel="000934B8">
                <w:tab/>
              </w:r>
              <w:r w:rsidRPr="00562D3F" w:rsidDel="000934B8">
                <w:delText>// Terminal Response for SET UP MENU successful</w:delText>
              </w:r>
            </w:del>
          </w:p>
          <w:p w14:paraId="6432AD7D" w14:textId="2103EB66" w:rsidR="00AD6DB4" w:rsidDel="000934B8" w:rsidRDefault="00AD6DB4" w:rsidP="00166AF3">
            <w:pPr>
              <w:pStyle w:val="TableBody"/>
              <w:rPr>
                <w:del w:id="19063" w:author="Alban Roche" w:date="2017-08-02T16:44:00Z"/>
                <w:b/>
              </w:rPr>
            </w:pPr>
            <w:del w:id="19064" w:author="Alban Roche" w:date="2017-08-02T16:44:00Z">
              <w:r w:rsidRPr="00E0527E" w:rsidDel="000934B8">
                <w:rPr>
                  <w:b/>
                </w:rPr>
                <w:delText>OK</w:delText>
              </w:r>
            </w:del>
          </w:p>
          <w:p w14:paraId="07368362" w14:textId="2E6A60C7" w:rsidR="00AD6DB4" w:rsidDel="000934B8" w:rsidRDefault="00AD6DB4" w:rsidP="00166AF3">
            <w:pPr>
              <w:pStyle w:val="TableBody"/>
              <w:rPr>
                <w:del w:id="19065" w:author="Alban Roche" w:date="2017-08-02T16:44:00Z"/>
                <w:b/>
              </w:rPr>
            </w:pPr>
          </w:p>
          <w:p w14:paraId="515AFA74" w14:textId="14F7A490" w:rsidR="00AD6DB4" w:rsidRPr="00562D3F" w:rsidDel="000934B8" w:rsidRDefault="00AD6DB4" w:rsidP="00166AF3">
            <w:pPr>
              <w:pStyle w:val="TableBody"/>
              <w:rPr>
                <w:del w:id="19066" w:author="Alban Roche" w:date="2017-08-02T16:44:00Z"/>
              </w:rPr>
            </w:pPr>
            <w:del w:id="19067" w:author="Alban Roche" w:date="2017-08-02T16:44:00Z">
              <w:r w:rsidRPr="00E0527E" w:rsidDel="000934B8">
                <w:rPr>
                  <w:b/>
                </w:rPr>
                <w:delText>+STKCNF: 37,0,255,145</w:delText>
              </w:r>
              <w:r w:rsidRPr="00562D3F" w:rsidDel="000934B8">
                <w:tab/>
                <w:delText xml:space="preserve">// [ACK] SET UP MENU successful, session on-going </w:delText>
              </w:r>
            </w:del>
          </w:p>
          <w:p w14:paraId="2A47024B" w14:textId="7B70DD5C" w:rsidR="00AD6DB4" w:rsidDel="000934B8" w:rsidRDefault="00AD6DB4" w:rsidP="00166AF3">
            <w:pPr>
              <w:pStyle w:val="TableBody"/>
              <w:rPr>
                <w:del w:id="19068" w:author="Alban Roche" w:date="2017-08-02T16:44:00Z"/>
                <w:b/>
              </w:rPr>
            </w:pPr>
          </w:p>
          <w:p w14:paraId="012FBC09" w14:textId="4FDACAAC" w:rsidR="00AD6DB4" w:rsidDel="000934B8" w:rsidRDefault="00AD6DB4" w:rsidP="00166AF3">
            <w:pPr>
              <w:pStyle w:val="TableBody"/>
              <w:rPr>
                <w:del w:id="19069" w:author="Alban Roche" w:date="2017-08-02T16:44:00Z"/>
              </w:rPr>
            </w:pPr>
            <w:del w:id="19070" w:author="Alban Roche" w:date="2017-08-02T16:44:00Z">
              <w:r w:rsidRPr="00E0527E" w:rsidDel="000934B8">
                <w:rPr>
                  <w:b/>
                </w:rPr>
                <w:delText>at+stkenv=211,2,0</w:delText>
              </w:r>
              <w:r w:rsidRPr="00562D3F" w:rsidDel="000934B8">
                <w:tab/>
              </w:r>
              <w:r w:rsidRPr="00562D3F" w:rsidDel="000934B8">
                <w:tab/>
                <w:delText>// Select menu item #2</w:delText>
              </w:r>
            </w:del>
          </w:p>
          <w:p w14:paraId="1F4D4F02" w14:textId="179E1941" w:rsidR="00AD6DB4" w:rsidDel="000934B8" w:rsidRDefault="00AD6DB4" w:rsidP="00166AF3">
            <w:pPr>
              <w:pStyle w:val="TableBody"/>
              <w:rPr>
                <w:del w:id="19071" w:author="Alban Roche" w:date="2017-08-02T16:44:00Z"/>
              </w:rPr>
            </w:pPr>
          </w:p>
          <w:p w14:paraId="73DCB9DF" w14:textId="75FF094A" w:rsidR="00AD6DB4" w:rsidRPr="00562D3F" w:rsidDel="000934B8" w:rsidRDefault="00AD6DB4" w:rsidP="00166AF3">
            <w:pPr>
              <w:pStyle w:val="TableBody"/>
              <w:rPr>
                <w:del w:id="19072" w:author="Alban Roche" w:date="2017-08-02T16:44:00Z"/>
              </w:rPr>
            </w:pPr>
            <w:del w:id="19073" w:author="Alban Roche" w:date="2017-08-02T16:44:00Z">
              <w:r w:rsidRPr="00E0527E" w:rsidDel="000934B8">
                <w:rPr>
                  <w:b/>
                </w:rPr>
                <w:delText>+STKCNF: 129, 0, 255, 144</w:delText>
              </w:r>
              <w:r w:rsidRPr="00562D3F" w:rsidDel="000934B8">
                <w:delText xml:space="preserve"> </w:delText>
              </w:r>
              <w:r w:rsidDel="000934B8">
                <w:tab/>
              </w:r>
              <w:r w:rsidRPr="00562D3F" w:rsidDel="000934B8">
                <w:delText>// [ACK] session end</w:delText>
              </w:r>
            </w:del>
          </w:p>
          <w:p w14:paraId="75D3838D" w14:textId="28211794" w:rsidR="00AD6DB4" w:rsidDel="000934B8" w:rsidRDefault="00AD6DB4" w:rsidP="00166AF3">
            <w:pPr>
              <w:pStyle w:val="TableBody"/>
              <w:rPr>
                <w:del w:id="19074" w:author="Alban Roche" w:date="2017-08-02T16:44:00Z"/>
                <w:b/>
              </w:rPr>
            </w:pPr>
            <w:del w:id="19075" w:author="Alban Roche" w:date="2017-08-02T16:44:00Z">
              <w:r w:rsidRPr="00E0527E" w:rsidDel="000934B8">
                <w:rPr>
                  <w:b/>
                </w:rPr>
                <w:delText>OK</w:delText>
              </w:r>
            </w:del>
          </w:p>
          <w:p w14:paraId="4E6AB13B" w14:textId="189240F7" w:rsidR="00AD6DB4" w:rsidRPr="00E0527E" w:rsidDel="000934B8" w:rsidRDefault="00AD6DB4" w:rsidP="00166AF3">
            <w:pPr>
              <w:pStyle w:val="TableBody"/>
              <w:rPr>
                <w:del w:id="19076" w:author="Alban Roche" w:date="2017-08-02T16:44:00Z"/>
                <w:b/>
              </w:rPr>
            </w:pPr>
          </w:p>
          <w:p w14:paraId="6E1E0BC2" w14:textId="62B5AEAA" w:rsidR="00AD6DB4" w:rsidRPr="00562D3F" w:rsidDel="000934B8" w:rsidRDefault="00AD6DB4" w:rsidP="00166AF3">
            <w:pPr>
              <w:pStyle w:val="TableBody"/>
              <w:rPr>
                <w:del w:id="19077" w:author="Alban Roche" w:date="2017-08-02T16:44:00Z"/>
              </w:rPr>
            </w:pPr>
            <w:del w:id="19078" w:author="Alban Roche" w:date="2017-08-02T16:44:00Z">
              <w:r w:rsidRPr="00562D3F" w:rsidDel="000934B8">
                <w:delText>&lt;Example: Manual Mode -  proactive command  SELECT ITEM&gt;</w:delText>
              </w:r>
            </w:del>
          </w:p>
          <w:p w14:paraId="11B5FDD3" w14:textId="0249B9AA" w:rsidR="00AD6DB4" w:rsidRPr="00E0527E" w:rsidDel="000934B8" w:rsidRDefault="00AD6DB4" w:rsidP="00166AF3">
            <w:pPr>
              <w:pStyle w:val="TableBody"/>
              <w:rPr>
                <w:del w:id="19079" w:author="Alban Roche" w:date="2017-08-02T16:44:00Z"/>
                <w:b/>
              </w:rPr>
            </w:pPr>
            <w:del w:id="19080" w:author="Alban Roche" w:date="2017-08-02T16:44:00Z">
              <w:r w:rsidRPr="00E0527E" w:rsidDel="000934B8">
                <w:rPr>
                  <w:b/>
                </w:rPr>
                <w:delText>+STKPRO: 36,0,"Choose an item :",1,5,"Play tone",0,0,0,0</w:delText>
              </w:r>
            </w:del>
          </w:p>
          <w:p w14:paraId="0DD7544F" w14:textId="60EEA26E" w:rsidR="00AD6DB4" w:rsidRPr="00E0527E" w:rsidDel="000934B8" w:rsidRDefault="00AD6DB4" w:rsidP="00166AF3">
            <w:pPr>
              <w:pStyle w:val="TableBody"/>
              <w:rPr>
                <w:del w:id="19081" w:author="Alban Roche" w:date="2017-08-02T16:44:00Z"/>
                <w:b/>
              </w:rPr>
            </w:pPr>
            <w:del w:id="19082" w:author="Alban Roche" w:date="2017-08-02T16:44:00Z">
              <w:r w:rsidRPr="00E0527E" w:rsidDel="000934B8">
                <w:rPr>
                  <w:b/>
                </w:rPr>
                <w:delText>+STKPRO: 36,0,"Choose an item :",2,5,"Provide local info",0,0,0,0</w:delText>
              </w:r>
            </w:del>
          </w:p>
          <w:p w14:paraId="18CA0736" w14:textId="784007EF" w:rsidR="00AD6DB4" w:rsidRPr="00E0527E" w:rsidDel="000934B8" w:rsidRDefault="00AD6DB4" w:rsidP="00166AF3">
            <w:pPr>
              <w:pStyle w:val="TableBody"/>
              <w:rPr>
                <w:del w:id="19083" w:author="Alban Roche" w:date="2017-08-02T16:44:00Z"/>
                <w:b/>
              </w:rPr>
            </w:pPr>
            <w:del w:id="19084" w:author="Alban Roche" w:date="2017-08-02T16:44:00Z">
              <w:r w:rsidRPr="00E0527E" w:rsidDel="000934B8">
                <w:rPr>
                  <w:b/>
                </w:rPr>
                <w:delText>+STKPRO: 36,0,"Choose an item :",3,5,"Refresh",0,0,0,0</w:delText>
              </w:r>
            </w:del>
          </w:p>
          <w:p w14:paraId="1983520D" w14:textId="1FA2B3EF" w:rsidR="00AD6DB4" w:rsidRPr="00E0527E" w:rsidDel="000934B8" w:rsidRDefault="00AD6DB4" w:rsidP="00166AF3">
            <w:pPr>
              <w:pStyle w:val="TableBody"/>
              <w:rPr>
                <w:del w:id="19085" w:author="Alban Roche" w:date="2017-08-02T16:44:00Z"/>
                <w:b/>
              </w:rPr>
            </w:pPr>
            <w:del w:id="19086" w:author="Alban Roche" w:date="2017-08-02T16:44:00Z">
              <w:r w:rsidRPr="00E0527E" w:rsidDel="000934B8">
                <w:rPr>
                  <w:b/>
                </w:rPr>
                <w:delText>+STKPRO: 36,0,"Choose an item :",4,5,"Timer management",0,0,0,0</w:delText>
              </w:r>
            </w:del>
          </w:p>
          <w:p w14:paraId="5DEF6F5F" w14:textId="35940856" w:rsidR="00AD6DB4" w:rsidRPr="00E0527E" w:rsidDel="000934B8" w:rsidRDefault="00AD6DB4" w:rsidP="00166AF3">
            <w:pPr>
              <w:pStyle w:val="TableBody"/>
              <w:rPr>
                <w:del w:id="19087" w:author="Alban Roche" w:date="2017-08-02T16:44:00Z"/>
                <w:b/>
              </w:rPr>
            </w:pPr>
            <w:del w:id="19088" w:author="Alban Roche" w:date="2017-08-02T16:44:00Z">
              <w:r w:rsidRPr="00E0527E" w:rsidDel="000934B8">
                <w:rPr>
                  <w:b/>
                </w:rPr>
                <w:delText>+STKPRO: 36,0,"Choose an item :",5,5,"Launch browser",0,0,0,0</w:delText>
              </w:r>
            </w:del>
          </w:p>
          <w:p w14:paraId="4590879F" w14:textId="0B10ACCD" w:rsidR="00AD6DB4" w:rsidRPr="00E0527E" w:rsidDel="000934B8" w:rsidRDefault="00AD6DB4" w:rsidP="00166AF3">
            <w:pPr>
              <w:pStyle w:val="TableBody"/>
              <w:rPr>
                <w:del w:id="19089" w:author="Alban Roche" w:date="2017-08-02T16:44:00Z"/>
                <w:b/>
              </w:rPr>
            </w:pPr>
          </w:p>
          <w:p w14:paraId="54AFBF1E" w14:textId="2B2D2EDA" w:rsidR="00AD6DB4" w:rsidRPr="00562D3F" w:rsidDel="000934B8" w:rsidRDefault="00AD6DB4" w:rsidP="00166AF3">
            <w:pPr>
              <w:pStyle w:val="TableBody"/>
              <w:rPr>
                <w:del w:id="19090" w:author="Alban Roche" w:date="2017-08-02T16:44:00Z"/>
              </w:rPr>
            </w:pPr>
            <w:del w:id="19091" w:author="Alban Roche" w:date="2017-08-02T16:44:00Z">
              <w:r w:rsidRPr="00E0527E" w:rsidDel="000934B8">
                <w:rPr>
                  <w:b/>
                </w:rPr>
                <w:delText>at+stktr=36,0,0,0,0,"03"</w:delText>
              </w:r>
              <w:r w:rsidDel="000934B8">
                <w:tab/>
              </w:r>
              <w:r w:rsidRPr="00562D3F" w:rsidDel="000934B8">
                <w:delText>// Terminal Response SELECT ITEM #3</w:delText>
              </w:r>
            </w:del>
          </w:p>
          <w:p w14:paraId="7543D25D" w14:textId="4BDC46F2" w:rsidR="00AD6DB4" w:rsidDel="000934B8" w:rsidRDefault="00AD6DB4" w:rsidP="00166AF3">
            <w:pPr>
              <w:pStyle w:val="TableBody"/>
              <w:rPr>
                <w:del w:id="19092" w:author="Alban Roche" w:date="2017-08-02T16:44:00Z"/>
                <w:b/>
              </w:rPr>
            </w:pPr>
            <w:del w:id="19093" w:author="Alban Roche" w:date="2017-08-02T16:44:00Z">
              <w:r w:rsidRPr="00E0527E" w:rsidDel="000934B8">
                <w:rPr>
                  <w:b/>
                </w:rPr>
                <w:delText>OK</w:delText>
              </w:r>
            </w:del>
          </w:p>
          <w:p w14:paraId="45EA2C47" w14:textId="5C9A9A23" w:rsidR="00AD6DB4" w:rsidRPr="00E0527E" w:rsidDel="000934B8" w:rsidRDefault="00AD6DB4" w:rsidP="00166AF3">
            <w:pPr>
              <w:pStyle w:val="TableBody"/>
              <w:rPr>
                <w:del w:id="19094" w:author="Alban Roche" w:date="2017-08-02T16:44:00Z"/>
                <w:b/>
              </w:rPr>
            </w:pPr>
          </w:p>
          <w:p w14:paraId="43B16840" w14:textId="61F140B7" w:rsidR="00AD6DB4" w:rsidRPr="00562D3F" w:rsidDel="000934B8" w:rsidRDefault="00AD6DB4" w:rsidP="00166AF3">
            <w:pPr>
              <w:pStyle w:val="TableBody"/>
              <w:rPr>
                <w:del w:id="19095" w:author="Alban Roche" w:date="2017-08-02T16:44:00Z"/>
              </w:rPr>
            </w:pPr>
            <w:del w:id="19096" w:author="Alban Roche" w:date="2017-08-02T16:44:00Z">
              <w:r w:rsidRPr="00E0527E" w:rsidDel="000934B8">
                <w:rPr>
                  <w:b/>
                </w:rPr>
                <w:delText>+STKCNF: 36,0,255,145</w:delText>
              </w:r>
              <w:r w:rsidRPr="00562D3F" w:rsidDel="000934B8">
                <w:delText xml:space="preserve"> </w:delText>
              </w:r>
              <w:r w:rsidDel="000934B8">
                <w:tab/>
              </w:r>
              <w:r w:rsidRPr="00562D3F" w:rsidDel="000934B8">
                <w:delText>// [ACK] SELECT ITEM successful</w:delText>
              </w:r>
            </w:del>
          </w:p>
          <w:p w14:paraId="07F92B88" w14:textId="38FFE479" w:rsidR="00AD6DB4" w:rsidRPr="00E0527E" w:rsidDel="000934B8" w:rsidRDefault="00AD6DB4" w:rsidP="00166AF3">
            <w:pPr>
              <w:pStyle w:val="TableBody"/>
              <w:rPr>
                <w:del w:id="19097" w:author="Alban Roche" w:date="2017-08-02T16:44:00Z"/>
                <w:b/>
              </w:rPr>
            </w:pPr>
            <w:del w:id="19098" w:author="Alban Roche" w:date="2017-08-02T16:44:00Z">
              <w:r w:rsidRPr="00E0527E" w:rsidDel="000934B8">
                <w:rPr>
                  <w:b/>
                </w:rPr>
                <w:delText>+STKPRO: 36,0,"Choose an item :",1,2,"Init and file change",0,0,0,0</w:delText>
              </w:r>
            </w:del>
          </w:p>
          <w:p w14:paraId="7D07B06F" w14:textId="58738531" w:rsidR="00AD6DB4" w:rsidRPr="00E0527E" w:rsidDel="000934B8" w:rsidRDefault="00AD6DB4" w:rsidP="00166AF3">
            <w:pPr>
              <w:pStyle w:val="TableBody"/>
              <w:rPr>
                <w:del w:id="19099" w:author="Alban Roche" w:date="2017-08-02T16:44:00Z"/>
                <w:b/>
              </w:rPr>
            </w:pPr>
            <w:del w:id="19100" w:author="Alban Roche" w:date="2017-08-02T16:44:00Z">
              <w:r w:rsidRPr="00E0527E" w:rsidDel="000934B8">
                <w:rPr>
                  <w:b/>
                </w:rPr>
                <w:delText>+STKPRO: 36,0,"Choose an item :",2,2,"Reset",0,0,0,0</w:delText>
              </w:r>
            </w:del>
          </w:p>
          <w:p w14:paraId="2B087CB9" w14:textId="62C9912D" w:rsidR="00AD6DB4" w:rsidRPr="00562D3F" w:rsidDel="000934B8" w:rsidRDefault="00AD6DB4" w:rsidP="00166AF3">
            <w:pPr>
              <w:pStyle w:val="TableBody"/>
              <w:rPr>
                <w:del w:id="19101" w:author="Alban Roche" w:date="2017-08-02T16:44:00Z"/>
              </w:rPr>
            </w:pPr>
          </w:p>
          <w:p w14:paraId="7FA59C58" w14:textId="1AD10AAF" w:rsidR="00AD6DB4" w:rsidRPr="00562D3F" w:rsidDel="000934B8" w:rsidRDefault="00AD6DB4" w:rsidP="00166AF3">
            <w:pPr>
              <w:pStyle w:val="TableBody"/>
              <w:rPr>
                <w:del w:id="19102" w:author="Alban Roche" w:date="2017-08-02T16:44:00Z"/>
              </w:rPr>
            </w:pPr>
            <w:del w:id="19103" w:author="Alban Roche" w:date="2017-08-02T16:44:00Z">
              <w:r w:rsidRPr="00E0527E" w:rsidDel="000934B8">
                <w:rPr>
                  <w:b/>
                </w:rPr>
                <w:delText>at+stktr=36,0,0,0,0,"02"</w:delText>
              </w:r>
              <w:r w:rsidDel="000934B8">
                <w:tab/>
              </w:r>
              <w:r w:rsidRPr="00562D3F" w:rsidDel="000934B8">
                <w:delText>// Terminal Response SELECT ITEM #2</w:delText>
              </w:r>
            </w:del>
          </w:p>
          <w:p w14:paraId="0F6BE5B1" w14:textId="1BA98BF2" w:rsidR="00AD6DB4" w:rsidDel="000934B8" w:rsidRDefault="00AD6DB4" w:rsidP="00166AF3">
            <w:pPr>
              <w:pStyle w:val="TableBody"/>
              <w:rPr>
                <w:del w:id="19104" w:author="Alban Roche" w:date="2017-08-02T16:44:00Z"/>
                <w:b/>
              </w:rPr>
            </w:pPr>
            <w:del w:id="19105" w:author="Alban Roche" w:date="2017-08-02T16:44:00Z">
              <w:r w:rsidRPr="00E0527E" w:rsidDel="000934B8">
                <w:rPr>
                  <w:b/>
                </w:rPr>
                <w:delText>OK</w:delText>
              </w:r>
            </w:del>
          </w:p>
          <w:p w14:paraId="39576562" w14:textId="526A7258" w:rsidR="00AD6DB4" w:rsidRPr="00E0527E" w:rsidDel="000934B8" w:rsidRDefault="00AD6DB4" w:rsidP="00166AF3">
            <w:pPr>
              <w:pStyle w:val="TableBody"/>
              <w:rPr>
                <w:del w:id="19106" w:author="Alban Roche" w:date="2017-08-02T16:44:00Z"/>
                <w:b/>
              </w:rPr>
            </w:pPr>
          </w:p>
          <w:p w14:paraId="68D92F46" w14:textId="3773C46A" w:rsidR="00AD6DB4" w:rsidRPr="00562D3F" w:rsidDel="000934B8" w:rsidRDefault="00AD6DB4" w:rsidP="00166AF3">
            <w:pPr>
              <w:pStyle w:val="TableBody"/>
              <w:rPr>
                <w:del w:id="19107" w:author="Alban Roche" w:date="2017-08-02T16:44:00Z"/>
              </w:rPr>
            </w:pPr>
            <w:del w:id="19108" w:author="Alban Roche" w:date="2017-08-02T16:44:00Z">
              <w:r w:rsidRPr="00E0527E" w:rsidDel="000934B8">
                <w:rPr>
                  <w:b/>
                </w:rPr>
                <w:delText>+STKCNF: 36,0,255,145</w:delText>
              </w:r>
              <w:r w:rsidDel="000934B8">
                <w:tab/>
              </w:r>
              <w:r w:rsidRPr="00562D3F" w:rsidDel="000934B8">
                <w:delText>// [ACK] SELECT ITEM successful</w:delText>
              </w:r>
            </w:del>
          </w:p>
          <w:p w14:paraId="6EF785FD" w14:textId="6F42E2A2" w:rsidR="00AD6DB4" w:rsidRPr="00562D3F" w:rsidDel="000934B8" w:rsidRDefault="00AD6DB4" w:rsidP="00166AF3">
            <w:pPr>
              <w:pStyle w:val="TableBody"/>
              <w:rPr>
                <w:del w:id="19109" w:author="Alban Roche" w:date="2017-08-02T16:44:00Z"/>
              </w:rPr>
            </w:pPr>
          </w:p>
          <w:p w14:paraId="28DC3AE4" w14:textId="57E645D6" w:rsidR="00AD6DB4" w:rsidRPr="00562D3F" w:rsidDel="000934B8" w:rsidRDefault="00AD6DB4" w:rsidP="00166AF3">
            <w:pPr>
              <w:pStyle w:val="TableBody"/>
              <w:rPr>
                <w:del w:id="19110" w:author="Alban Roche" w:date="2017-08-02T16:44:00Z"/>
              </w:rPr>
            </w:pPr>
            <w:del w:id="19111" w:author="Alban Roche" w:date="2017-08-02T16:44:00Z">
              <w:r w:rsidRPr="00562D3F" w:rsidDel="000934B8">
                <w:delText>&lt;Example: Manual Mode -  proactive command REFRESH&gt;</w:delText>
              </w:r>
            </w:del>
          </w:p>
          <w:p w14:paraId="23CBF999" w14:textId="44F99C3E" w:rsidR="00AD6DB4" w:rsidRPr="00562D3F" w:rsidDel="000934B8" w:rsidRDefault="00AD6DB4" w:rsidP="00166AF3">
            <w:pPr>
              <w:pStyle w:val="TableBody"/>
              <w:rPr>
                <w:del w:id="19112" w:author="Alban Roche" w:date="2017-08-02T16:44:00Z"/>
              </w:rPr>
            </w:pPr>
            <w:del w:id="19113" w:author="Alban Roche" w:date="2017-08-02T16:44:00Z">
              <w:r w:rsidRPr="00E0527E" w:rsidDel="000934B8">
                <w:rPr>
                  <w:b/>
                </w:rPr>
                <w:delText>+STKPRO: 01,4,,0,,0</w:delText>
              </w:r>
              <w:r w:rsidDel="000934B8">
                <w:tab/>
              </w:r>
              <w:r w:rsidRPr="00562D3F" w:rsidDel="000934B8">
                <w:delText>// proactive command: REFRESH - SIM reset</w:delText>
              </w:r>
            </w:del>
          </w:p>
          <w:p w14:paraId="633321F8" w14:textId="36EBD90E" w:rsidR="00AD6DB4" w:rsidDel="000934B8" w:rsidRDefault="00AD6DB4" w:rsidP="00166AF3">
            <w:pPr>
              <w:pStyle w:val="TableBody"/>
              <w:rPr>
                <w:del w:id="19114" w:author="Alban Roche" w:date="2017-08-02T16:44:00Z"/>
                <w:b/>
              </w:rPr>
            </w:pPr>
          </w:p>
          <w:p w14:paraId="3BAB1A8F" w14:textId="6D3C783F" w:rsidR="00AD6DB4" w:rsidRPr="00562D3F" w:rsidDel="000934B8" w:rsidRDefault="00AD6DB4" w:rsidP="00166AF3">
            <w:pPr>
              <w:pStyle w:val="TableBody"/>
              <w:rPr>
                <w:del w:id="19115" w:author="Alban Roche" w:date="2017-08-02T16:44:00Z"/>
              </w:rPr>
            </w:pPr>
            <w:del w:id="19116" w:author="Alban Roche" w:date="2017-08-02T16:44:00Z">
              <w:r w:rsidRPr="00E0527E" w:rsidDel="000934B8">
                <w:rPr>
                  <w:b/>
                </w:rPr>
                <w:delText>at+stktr=01,0</w:delText>
              </w:r>
              <w:r w:rsidDel="000934B8">
                <w:tab/>
              </w:r>
              <w:r w:rsidDel="000934B8">
                <w:tab/>
              </w:r>
              <w:r w:rsidDel="000934B8">
                <w:tab/>
              </w:r>
              <w:r w:rsidRPr="00562D3F" w:rsidDel="000934B8">
                <w:delText xml:space="preserve">// Terminal Response for REFRESH </w:delText>
              </w:r>
            </w:del>
          </w:p>
          <w:p w14:paraId="2E26B645" w14:textId="372F5331" w:rsidR="00AD6DB4" w:rsidRPr="00E0527E" w:rsidDel="000934B8" w:rsidRDefault="00AD6DB4" w:rsidP="00166AF3">
            <w:pPr>
              <w:pStyle w:val="TableBody"/>
              <w:rPr>
                <w:del w:id="19117" w:author="Alban Roche" w:date="2017-08-02T16:44:00Z"/>
                <w:b/>
              </w:rPr>
            </w:pPr>
            <w:del w:id="19118" w:author="Alban Roche" w:date="2017-08-02T16:44:00Z">
              <w:r w:rsidRPr="00E0527E" w:rsidDel="000934B8">
                <w:rPr>
                  <w:b/>
                </w:rPr>
                <w:delText>OK</w:delText>
              </w:r>
            </w:del>
          </w:p>
          <w:p w14:paraId="1E2B3223" w14:textId="3CB1B7F7" w:rsidR="00AD6DB4" w:rsidDel="000934B8" w:rsidRDefault="00AD6DB4" w:rsidP="00166AF3">
            <w:pPr>
              <w:pStyle w:val="TableBody"/>
              <w:rPr>
                <w:del w:id="19119" w:author="Alban Roche" w:date="2017-08-02T16:44:00Z"/>
              </w:rPr>
            </w:pPr>
            <w:del w:id="19120" w:author="Alban Roche" w:date="2017-08-02T16:44:00Z">
              <w:r w:rsidRPr="00E0527E" w:rsidDel="000934B8">
                <w:rPr>
                  <w:b/>
                </w:rPr>
                <w:delText>+SIM: 0</w:delText>
              </w:r>
              <w:r w:rsidDel="000934B8">
                <w:tab/>
              </w:r>
              <w:r w:rsidDel="000934B8">
                <w:tab/>
              </w:r>
              <w:r w:rsidDel="000934B8">
                <w:tab/>
              </w:r>
              <w:r w:rsidRPr="00562D3F" w:rsidDel="000934B8">
                <w:delText>// SIM reset</w:delText>
              </w:r>
            </w:del>
          </w:p>
          <w:p w14:paraId="7A2F1D9C" w14:textId="08EB525B" w:rsidR="00AD6DB4" w:rsidRPr="00562D3F" w:rsidDel="000934B8" w:rsidRDefault="00AD6DB4" w:rsidP="00166AF3">
            <w:pPr>
              <w:pStyle w:val="TableBody"/>
              <w:rPr>
                <w:del w:id="19121" w:author="Alban Roche" w:date="2017-08-02T16:44:00Z"/>
              </w:rPr>
            </w:pPr>
          </w:p>
          <w:p w14:paraId="7C8FF303" w14:textId="7E348843" w:rsidR="00AD6DB4" w:rsidRPr="00562D3F" w:rsidDel="000934B8" w:rsidRDefault="00AD6DB4" w:rsidP="00166AF3">
            <w:pPr>
              <w:pStyle w:val="TableBody"/>
              <w:rPr>
                <w:del w:id="19122" w:author="Alban Roche" w:date="2017-08-02T16:44:00Z"/>
              </w:rPr>
            </w:pPr>
            <w:del w:id="19123" w:author="Alban Roche" w:date="2017-08-02T16:44:00Z">
              <w:r w:rsidRPr="00E0527E" w:rsidDel="000934B8">
                <w:rPr>
                  <w:b/>
                </w:rPr>
                <w:delText>+STKCNF: 144, 0</w:delText>
              </w:r>
              <w:r w:rsidDel="000934B8">
                <w:tab/>
              </w:r>
              <w:r w:rsidDel="000934B8">
                <w:tab/>
              </w:r>
              <w:r w:rsidRPr="00562D3F" w:rsidDel="000934B8">
                <w:delText>// [ACK] Reset completed</w:delText>
              </w:r>
            </w:del>
          </w:p>
          <w:p w14:paraId="396AB858" w14:textId="36E501C2" w:rsidR="00AD6DB4" w:rsidDel="000934B8" w:rsidRDefault="00AD6DB4" w:rsidP="00166AF3">
            <w:pPr>
              <w:pStyle w:val="TableBody"/>
              <w:rPr>
                <w:del w:id="19124" w:author="Alban Roche" w:date="2017-08-02T16:44:00Z"/>
                <w:b/>
              </w:rPr>
            </w:pPr>
            <w:del w:id="19125" w:author="Alban Roche" w:date="2017-08-02T16:44:00Z">
              <w:r w:rsidRPr="00E0527E" w:rsidDel="000934B8">
                <w:rPr>
                  <w:b/>
                </w:rPr>
                <w:delText>+SIM: 1</w:delText>
              </w:r>
            </w:del>
          </w:p>
          <w:p w14:paraId="4E2EE45B" w14:textId="0A814EA4" w:rsidR="00AD6DB4" w:rsidRPr="00E0527E" w:rsidDel="000934B8" w:rsidRDefault="00AD6DB4" w:rsidP="00166AF3">
            <w:pPr>
              <w:pStyle w:val="TableBody"/>
              <w:rPr>
                <w:del w:id="19126" w:author="Alban Roche" w:date="2017-08-02T16:44:00Z"/>
                <w:b/>
              </w:rPr>
            </w:pPr>
          </w:p>
          <w:p w14:paraId="77FB4F79" w14:textId="666E48B5" w:rsidR="00AD6DB4" w:rsidRPr="00E0527E" w:rsidDel="000934B8" w:rsidRDefault="00AD6DB4" w:rsidP="00166AF3">
            <w:pPr>
              <w:pStyle w:val="TableBody"/>
              <w:rPr>
                <w:del w:id="19127" w:author="Alban Roche" w:date="2017-08-02T16:44:00Z"/>
                <w:b/>
              </w:rPr>
            </w:pPr>
            <w:del w:id="19128" w:author="Alban Roche" w:date="2017-08-02T16:44:00Z">
              <w:r w:rsidRPr="00E0527E" w:rsidDel="000934B8">
                <w:rPr>
                  <w:b/>
                </w:rPr>
                <w:delText>+STKPRO: 33,0,4,"4D6F62696C65204F4B",0</w:delText>
              </w:r>
            </w:del>
          </w:p>
          <w:p w14:paraId="7F24BBAE" w14:textId="799C7C06" w:rsidR="00AD6DB4" w:rsidRPr="00E0527E" w:rsidDel="000934B8" w:rsidRDefault="00AD6DB4" w:rsidP="00166AF3">
            <w:pPr>
              <w:pStyle w:val="TableBody"/>
              <w:rPr>
                <w:del w:id="19129" w:author="Alban Roche" w:date="2017-08-02T16:44:00Z"/>
                <w:b/>
              </w:rPr>
            </w:pPr>
            <w:del w:id="19130" w:author="Alban Roche" w:date="2017-08-02T16:44:00Z">
              <w:r w:rsidRPr="00E0527E" w:rsidDel="000934B8">
                <w:rPr>
                  <w:b/>
                </w:rPr>
                <w:delText>+PBREADY</w:delText>
              </w:r>
            </w:del>
          </w:p>
          <w:p w14:paraId="3F41039D" w14:textId="034EDF5B" w:rsidR="00AD6DB4" w:rsidRPr="00562D3F" w:rsidDel="000934B8" w:rsidRDefault="00AD6DB4" w:rsidP="00166AF3">
            <w:pPr>
              <w:pStyle w:val="TableBody"/>
              <w:rPr>
                <w:del w:id="19131" w:author="Alban Roche" w:date="2017-08-02T16:44:00Z"/>
              </w:rPr>
            </w:pPr>
          </w:p>
          <w:p w14:paraId="3C346C30" w14:textId="0F070578" w:rsidR="00AD6DB4" w:rsidRPr="00562D3F" w:rsidDel="000934B8" w:rsidRDefault="00AD6DB4" w:rsidP="00166AF3">
            <w:pPr>
              <w:pStyle w:val="TableBody"/>
              <w:rPr>
                <w:del w:id="19132" w:author="Alban Roche" w:date="2017-08-02T16:44:00Z"/>
              </w:rPr>
            </w:pPr>
            <w:del w:id="19133" w:author="Alban Roche" w:date="2017-08-02T16:44:00Z">
              <w:r w:rsidRPr="00562D3F" w:rsidDel="000934B8">
                <w:delText>&lt;Example: Automatic Mode -  proactive command  REFRESH&gt;</w:delText>
              </w:r>
            </w:del>
          </w:p>
          <w:p w14:paraId="42273239" w14:textId="4336A074" w:rsidR="00AD6DB4" w:rsidRPr="00562D3F" w:rsidDel="000934B8" w:rsidRDefault="00AD6DB4" w:rsidP="00166AF3">
            <w:pPr>
              <w:pStyle w:val="TableBody"/>
              <w:rPr>
                <w:del w:id="19134" w:author="Alban Roche" w:date="2017-08-02T16:44:00Z"/>
              </w:rPr>
            </w:pPr>
            <w:del w:id="19135" w:author="Alban Roche" w:date="2017-08-02T16:44:00Z">
              <w:r w:rsidDel="000934B8">
                <w:rPr>
                  <w:b/>
                </w:rPr>
                <w:delText>a</w:delText>
              </w:r>
              <w:r w:rsidRPr="00E0527E" w:rsidDel="000934B8">
                <w:rPr>
                  <w:b/>
                </w:rPr>
                <w:delText>t*psstki=2</w:delText>
              </w:r>
              <w:r w:rsidDel="000934B8">
                <w:tab/>
              </w:r>
              <w:r w:rsidDel="000934B8">
                <w:tab/>
              </w:r>
              <w:r w:rsidDel="000934B8">
                <w:tab/>
              </w:r>
              <w:r w:rsidRPr="00562D3F" w:rsidDel="000934B8">
                <w:delText>// set STK automatic mode</w:delText>
              </w:r>
            </w:del>
          </w:p>
          <w:p w14:paraId="74BE84CD" w14:textId="6AC5AB6F" w:rsidR="00AD6DB4" w:rsidDel="000934B8" w:rsidRDefault="00AD6DB4" w:rsidP="00166AF3">
            <w:pPr>
              <w:pStyle w:val="TableBody"/>
              <w:rPr>
                <w:del w:id="19136" w:author="Alban Roche" w:date="2017-08-02T16:44:00Z"/>
                <w:b/>
              </w:rPr>
            </w:pPr>
            <w:del w:id="19137" w:author="Alban Roche" w:date="2017-08-02T16:44:00Z">
              <w:r w:rsidRPr="00E0527E" w:rsidDel="000934B8">
                <w:rPr>
                  <w:b/>
                </w:rPr>
                <w:delText>OK</w:delText>
              </w:r>
            </w:del>
          </w:p>
          <w:p w14:paraId="4BF9B358" w14:textId="3C4EA56E" w:rsidR="00AD6DB4" w:rsidRPr="00E0527E" w:rsidDel="000934B8" w:rsidRDefault="00AD6DB4" w:rsidP="00166AF3">
            <w:pPr>
              <w:pStyle w:val="TableBody"/>
              <w:rPr>
                <w:del w:id="19138" w:author="Alban Roche" w:date="2017-08-02T16:44:00Z"/>
                <w:b/>
              </w:rPr>
            </w:pPr>
          </w:p>
          <w:p w14:paraId="45620F02" w14:textId="0C63FF34" w:rsidR="00AD6DB4" w:rsidRPr="00562D3F" w:rsidDel="000934B8" w:rsidRDefault="00AD6DB4" w:rsidP="00166AF3">
            <w:pPr>
              <w:pStyle w:val="TableBody"/>
              <w:rPr>
                <w:del w:id="19139" w:author="Alban Roche" w:date="2017-08-02T16:44:00Z"/>
              </w:rPr>
            </w:pPr>
            <w:del w:id="19140" w:author="Alban Roche" w:date="2017-08-02T16:44:00Z">
              <w:r w:rsidRPr="00562D3F" w:rsidDel="000934B8">
                <w:delText>//Proactive command REFRESH is received</w:delText>
              </w:r>
            </w:del>
          </w:p>
          <w:p w14:paraId="5DE6A9F9" w14:textId="08AB4831" w:rsidR="00AD6DB4" w:rsidRPr="00562D3F" w:rsidDel="000934B8" w:rsidRDefault="00AD6DB4" w:rsidP="00166AF3">
            <w:pPr>
              <w:pStyle w:val="TableBody"/>
              <w:rPr>
                <w:del w:id="19141" w:author="Alban Roche" w:date="2017-08-02T16:44:00Z"/>
              </w:rPr>
            </w:pPr>
            <w:del w:id="19142" w:author="Alban Roche" w:date="2017-08-02T16:44:00Z">
              <w:r w:rsidRPr="00E0527E" w:rsidDel="000934B8">
                <w:rPr>
                  <w:b/>
                </w:rPr>
                <w:delText>+STKPRO: 01,4,,0,, 0</w:delText>
              </w:r>
              <w:r w:rsidDel="000934B8">
                <w:tab/>
              </w:r>
              <w:r w:rsidRPr="00562D3F" w:rsidDel="000934B8">
                <w:delText>// proactive command: REFRESH - SIM reset</w:delText>
              </w:r>
            </w:del>
          </w:p>
          <w:p w14:paraId="7513A506" w14:textId="3CD5C5CB" w:rsidR="00AD6DB4" w:rsidDel="000934B8" w:rsidRDefault="00AD6DB4" w:rsidP="00166AF3">
            <w:pPr>
              <w:pStyle w:val="TableBody"/>
              <w:rPr>
                <w:del w:id="19143" w:author="Alban Roche" w:date="2017-08-02T16:44:00Z"/>
              </w:rPr>
            </w:pPr>
            <w:del w:id="19144" w:author="Alban Roche" w:date="2017-08-02T16:44:00Z">
              <w:r w:rsidRPr="00E0527E" w:rsidDel="000934B8">
                <w:rPr>
                  <w:b/>
                </w:rPr>
                <w:delText>+SIM: 0</w:delText>
              </w:r>
              <w:r w:rsidDel="000934B8">
                <w:tab/>
              </w:r>
              <w:r w:rsidDel="000934B8">
                <w:tab/>
              </w:r>
              <w:r w:rsidDel="000934B8">
                <w:tab/>
              </w:r>
              <w:r w:rsidRPr="00562D3F" w:rsidDel="000934B8">
                <w:delText xml:space="preserve">// SIM reset </w:delText>
              </w:r>
            </w:del>
          </w:p>
          <w:p w14:paraId="0DAEC2C8" w14:textId="7011D8D5" w:rsidR="00AD6DB4" w:rsidRPr="00562D3F" w:rsidDel="000934B8" w:rsidRDefault="00AD6DB4" w:rsidP="00166AF3">
            <w:pPr>
              <w:pStyle w:val="TableBody"/>
              <w:rPr>
                <w:del w:id="19145" w:author="Alban Roche" w:date="2017-08-02T16:44:00Z"/>
              </w:rPr>
            </w:pPr>
          </w:p>
          <w:p w14:paraId="04731FD8" w14:textId="40D6F62D" w:rsidR="00AD6DB4" w:rsidRPr="00562D3F" w:rsidDel="000934B8" w:rsidRDefault="00AD6DB4" w:rsidP="00166AF3">
            <w:pPr>
              <w:pStyle w:val="TableBody"/>
              <w:rPr>
                <w:del w:id="19146" w:author="Alban Roche" w:date="2017-08-02T16:44:00Z"/>
              </w:rPr>
            </w:pPr>
            <w:del w:id="19147" w:author="Alban Roche" w:date="2017-08-02T16:44:00Z">
              <w:r w:rsidRPr="00E0527E" w:rsidDel="000934B8">
                <w:rPr>
                  <w:b/>
                </w:rPr>
                <w:delText>+STKCNF: 144, 0</w:delText>
              </w:r>
              <w:r w:rsidDel="000934B8">
                <w:tab/>
              </w:r>
              <w:r w:rsidDel="000934B8">
                <w:tab/>
              </w:r>
              <w:r w:rsidRPr="00562D3F" w:rsidDel="000934B8">
                <w:delText>// [ACK] Reset completed</w:delText>
              </w:r>
            </w:del>
          </w:p>
          <w:p w14:paraId="4F9942E3" w14:textId="7DDA1B9E" w:rsidR="00AD6DB4" w:rsidDel="000934B8" w:rsidRDefault="00AD6DB4" w:rsidP="00166AF3">
            <w:pPr>
              <w:pStyle w:val="TableBody"/>
              <w:rPr>
                <w:del w:id="19148" w:author="Alban Roche" w:date="2017-08-02T16:44:00Z"/>
                <w:b/>
              </w:rPr>
            </w:pPr>
            <w:del w:id="19149" w:author="Alban Roche" w:date="2017-08-02T16:44:00Z">
              <w:r w:rsidRPr="00E0527E" w:rsidDel="000934B8">
                <w:rPr>
                  <w:b/>
                </w:rPr>
                <w:delText>+SIM: 1</w:delText>
              </w:r>
            </w:del>
          </w:p>
          <w:p w14:paraId="45A7D8C1" w14:textId="33627CFA" w:rsidR="00AD6DB4" w:rsidRPr="00E0527E" w:rsidDel="000934B8" w:rsidRDefault="00AD6DB4" w:rsidP="00166AF3">
            <w:pPr>
              <w:pStyle w:val="TableBody"/>
              <w:rPr>
                <w:del w:id="19150" w:author="Alban Roche" w:date="2017-08-02T16:44:00Z"/>
                <w:b/>
              </w:rPr>
            </w:pPr>
          </w:p>
          <w:p w14:paraId="5333393B" w14:textId="046C253F" w:rsidR="00AD6DB4" w:rsidRPr="00E0527E" w:rsidDel="000934B8" w:rsidRDefault="00AD6DB4" w:rsidP="00166AF3">
            <w:pPr>
              <w:pStyle w:val="TableBody"/>
              <w:rPr>
                <w:del w:id="19151" w:author="Alban Roche" w:date="2017-08-02T16:44:00Z"/>
                <w:b/>
              </w:rPr>
            </w:pPr>
            <w:del w:id="19152" w:author="Alban Roche" w:date="2017-08-02T16:44:00Z">
              <w:r w:rsidRPr="00E0527E" w:rsidDel="000934B8">
                <w:rPr>
                  <w:b/>
                </w:rPr>
                <w:delText>+STKPRO: 33,0,4,"4D6F62696C65204F4B",0</w:delText>
              </w:r>
            </w:del>
          </w:p>
          <w:p w14:paraId="6F277375" w14:textId="25423345" w:rsidR="00AD6DB4" w:rsidRPr="00E0527E" w:rsidDel="000934B8" w:rsidRDefault="00AD6DB4" w:rsidP="00166AF3">
            <w:pPr>
              <w:pStyle w:val="TableBody"/>
              <w:rPr>
                <w:del w:id="19153" w:author="Alban Roche" w:date="2017-08-02T16:44:00Z"/>
                <w:b/>
              </w:rPr>
            </w:pPr>
            <w:del w:id="19154" w:author="Alban Roche" w:date="2017-08-02T16:44:00Z">
              <w:r w:rsidRPr="00E0527E" w:rsidDel="000934B8">
                <w:rPr>
                  <w:b/>
                </w:rPr>
                <w:delText>+PBREADY</w:delText>
              </w:r>
            </w:del>
          </w:p>
          <w:p w14:paraId="57854657" w14:textId="77B5B61B" w:rsidR="00AD6DB4" w:rsidRPr="00562D3F" w:rsidDel="000934B8" w:rsidRDefault="00AD6DB4" w:rsidP="00166AF3">
            <w:pPr>
              <w:pStyle w:val="TableBody"/>
              <w:rPr>
                <w:del w:id="19155" w:author="Alban Roche" w:date="2017-08-02T16:44:00Z"/>
              </w:rPr>
            </w:pPr>
          </w:p>
          <w:p w14:paraId="2EE854BE" w14:textId="497D4E02" w:rsidR="00AD6DB4" w:rsidRPr="00562D3F" w:rsidDel="000934B8" w:rsidRDefault="00AD6DB4" w:rsidP="00166AF3">
            <w:pPr>
              <w:pStyle w:val="TableBody"/>
              <w:rPr>
                <w:del w:id="19156" w:author="Alban Roche" w:date="2017-08-02T16:44:00Z"/>
              </w:rPr>
            </w:pPr>
            <w:del w:id="19157" w:author="Alban Roche" w:date="2017-08-02T16:44:00Z">
              <w:r w:rsidRPr="00562D3F" w:rsidDel="000934B8">
                <w:delText>&lt;Example: Silent  Mode -  proactive command  REFRESH&gt;</w:delText>
              </w:r>
            </w:del>
          </w:p>
          <w:p w14:paraId="2207CE66" w14:textId="62ED2B18" w:rsidR="00AD6DB4" w:rsidRPr="00562D3F" w:rsidDel="000934B8" w:rsidRDefault="00AD6DB4" w:rsidP="00166AF3">
            <w:pPr>
              <w:pStyle w:val="TableBody"/>
              <w:rPr>
                <w:del w:id="19158" w:author="Alban Roche" w:date="2017-08-02T16:44:00Z"/>
              </w:rPr>
            </w:pPr>
            <w:del w:id="19159" w:author="Alban Roche" w:date="2017-08-02T16:44:00Z">
              <w:r w:rsidRPr="00E0527E" w:rsidDel="000934B8">
                <w:rPr>
                  <w:b/>
                </w:rPr>
                <w:delText>At*psstki=3</w:delText>
              </w:r>
              <w:r w:rsidDel="000934B8">
                <w:tab/>
              </w:r>
              <w:r w:rsidDel="000934B8">
                <w:tab/>
              </w:r>
              <w:r w:rsidDel="000934B8">
                <w:tab/>
              </w:r>
              <w:r w:rsidRPr="00562D3F" w:rsidDel="000934B8">
                <w:delText>// set STK silent mode</w:delText>
              </w:r>
            </w:del>
          </w:p>
          <w:p w14:paraId="2085DC93" w14:textId="3D8CCF23" w:rsidR="00AD6DB4" w:rsidRPr="00E0527E" w:rsidDel="000934B8" w:rsidRDefault="00AD6DB4" w:rsidP="00166AF3">
            <w:pPr>
              <w:pStyle w:val="TableBody"/>
              <w:rPr>
                <w:del w:id="19160" w:author="Alban Roche" w:date="2017-08-02T16:44:00Z"/>
                <w:b/>
              </w:rPr>
            </w:pPr>
            <w:del w:id="19161" w:author="Alban Roche" w:date="2017-08-02T16:44:00Z">
              <w:r w:rsidRPr="00E0527E" w:rsidDel="000934B8">
                <w:rPr>
                  <w:b/>
                </w:rPr>
                <w:delText>OK</w:delText>
              </w:r>
            </w:del>
          </w:p>
          <w:p w14:paraId="4A6BABC0" w14:textId="5A15D10F" w:rsidR="00AD6DB4" w:rsidRPr="00562D3F" w:rsidDel="000934B8" w:rsidRDefault="00AD6DB4" w:rsidP="00166AF3">
            <w:pPr>
              <w:pStyle w:val="TableBody"/>
              <w:rPr>
                <w:del w:id="19162" w:author="Alban Roche" w:date="2017-08-02T16:44:00Z"/>
              </w:rPr>
            </w:pPr>
            <w:del w:id="19163" w:author="Alban Roche" w:date="2017-08-02T16:44:00Z">
              <w:r w:rsidRPr="00E0527E" w:rsidDel="000934B8">
                <w:rPr>
                  <w:b/>
                </w:rPr>
                <w:delText xml:space="preserve"> +SIM: 0</w:delText>
              </w:r>
              <w:r w:rsidDel="000934B8">
                <w:tab/>
              </w:r>
              <w:r w:rsidDel="000934B8">
                <w:tab/>
              </w:r>
              <w:r w:rsidDel="000934B8">
                <w:tab/>
              </w:r>
              <w:r w:rsidRPr="00562D3F" w:rsidDel="000934B8">
                <w:delText xml:space="preserve">// SIM reset </w:delText>
              </w:r>
            </w:del>
          </w:p>
          <w:p w14:paraId="1FA8AF02" w14:textId="7489C19A" w:rsidR="00AD6DB4" w:rsidRPr="00E0527E" w:rsidDel="000934B8" w:rsidRDefault="00AD6DB4" w:rsidP="00166AF3">
            <w:pPr>
              <w:pStyle w:val="TableBody"/>
              <w:rPr>
                <w:del w:id="19164" w:author="Alban Roche" w:date="2017-08-02T16:44:00Z"/>
                <w:b/>
              </w:rPr>
            </w:pPr>
            <w:del w:id="19165" w:author="Alban Roche" w:date="2017-08-02T16:44:00Z">
              <w:r w:rsidRPr="00E0527E" w:rsidDel="000934B8">
                <w:rPr>
                  <w:b/>
                </w:rPr>
                <w:delText>+SIM: 1</w:delText>
              </w:r>
            </w:del>
          </w:p>
          <w:p w14:paraId="254E936E" w14:textId="0269EBF9" w:rsidR="00AD6DB4" w:rsidRPr="00E0527E" w:rsidDel="000934B8" w:rsidRDefault="00AD6DB4" w:rsidP="00166AF3">
            <w:pPr>
              <w:pStyle w:val="TableBody"/>
              <w:rPr>
                <w:del w:id="19166" w:author="Alban Roche" w:date="2017-08-02T16:44:00Z"/>
                <w:b/>
              </w:rPr>
            </w:pPr>
            <w:del w:id="19167" w:author="Alban Roche" w:date="2017-08-02T16:44:00Z">
              <w:r w:rsidRPr="00E0527E" w:rsidDel="000934B8">
                <w:rPr>
                  <w:b/>
                </w:rPr>
                <w:delText>+PBREADY</w:delText>
              </w:r>
            </w:del>
          </w:p>
          <w:p w14:paraId="527AA32C" w14:textId="348E60C3" w:rsidR="00AD6DB4" w:rsidRPr="00562D3F" w:rsidDel="000934B8" w:rsidRDefault="00AD6DB4" w:rsidP="00166AF3">
            <w:pPr>
              <w:pStyle w:val="TableBody"/>
              <w:rPr>
                <w:del w:id="19168" w:author="Alban Roche" w:date="2017-08-02T16:44:00Z"/>
              </w:rPr>
            </w:pPr>
          </w:p>
          <w:p w14:paraId="45D2C260" w14:textId="3601C5B3" w:rsidR="00AD6DB4" w:rsidRPr="00562D3F" w:rsidDel="000934B8" w:rsidRDefault="00AD6DB4" w:rsidP="00166AF3">
            <w:pPr>
              <w:pStyle w:val="TableBody"/>
              <w:rPr>
                <w:del w:id="19169" w:author="Alban Roche" w:date="2017-08-02T16:44:00Z"/>
              </w:rPr>
            </w:pPr>
            <w:del w:id="19170" w:author="Alban Roche" w:date="2017-08-02T16:44:00Z">
              <w:r w:rsidRPr="00562D3F" w:rsidDel="000934B8">
                <w:delText>&lt;SIM card is not inserted&gt;</w:delText>
              </w:r>
            </w:del>
          </w:p>
          <w:p w14:paraId="4177AC39" w14:textId="0DF9D38E" w:rsidR="00AD6DB4" w:rsidRPr="00E0527E" w:rsidDel="000934B8" w:rsidRDefault="00AD6DB4" w:rsidP="00166AF3">
            <w:pPr>
              <w:pStyle w:val="TableBody"/>
              <w:rPr>
                <w:del w:id="19171" w:author="Alban Roche" w:date="2017-08-02T16:44:00Z"/>
                <w:b/>
              </w:rPr>
            </w:pPr>
            <w:del w:id="19172" w:author="Alban Roche" w:date="2017-08-02T16:44:00Z">
              <w:r w:rsidRPr="00E0527E" w:rsidDel="000934B8">
                <w:rPr>
                  <w:b/>
                </w:rPr>
                <w:delText>at+cpin?</w:delText>
              </w:r>
            </w:del>
          </w:p>
          <w:p w14:paraId="2716EE43" w14:textId="59D34342" w:rsidR="00AD6DB4" w:rsidRPr="00E0527E" w:rsidDel="000934B8" w:rsidRDefault="00AD6DB4" w:rsidP="00166AF3">
            <w:pPr>
              <w:pStyle w:val="TableBody"/>
              <w:rPr>
                <w:del w:id="19173" w:author="Alban Roche" w:date="2017-08-02T16:44:00Z"/>
                <w:b/>
              </w:rPr>
            </w:pPr>
            <w:del w:id="19174" w:author="Alban Roche" w:date="2017-08-02T16:44:00Z">
              <w:r w:rsidRPr="00E0527E" w:rsidDel="000934B8">
                <w:rPr>
                  <w:b/>
                </w:rPr>
                <w:delText>+CME ERROR: 10</w:delText>
              </w:r>
            </w:del>
          </w:p>
          <w:p w14:paraId="35BF34DE" w14:textId="18C81B69" w:rsidR="00AD6DB4" w:rsidRPr="00E0527E" w:rsidDel="000934B8" w:rsidRDefault="00AD6DB4" w:rsidP="00166AF3">
            <w:pPr>
              <w:pStyle w:val="TableBody"/>
              <w:rPr>
                <w:del w:id="19175" w:author="Alban Roche" w:date="2017-08-02T16:44:00Z"/>
                <w:b/>
              </w:rPr>
            </w:pPr>
          </w:p>
          <w:p w14:paraId="035BE8CB" w14:textId="3DF76CCC" w:rsidR="00AD6DB4" w:rsidRPr="00562D3F" w:rsidDel="000934B8" w:rsidRDefault="00AD6DB4" w:rsidP="00166AF3">
            <w:pPr>
              <w:pStyle w:val="TableBody"/>
              <w:rPr>
                <w:del w:id="19176" w:author="Alban Roche" w:date="2017-08-02T16:44:00Z"/>
              </w:rPr>
            </w:pPr>
            <w:del w:id="19177" w:author="Alban Roche" w:date="2017-08-02T16:44:00Z">
              <w:r w:rsidRPr="00E0527E" w:rsidDel="000934B8">
                <w:rPr>
                  <w:b/>
                </w:rPr>
                <w:delText>AT*PSSTKI?</w:delText>
              </w:r>
              <w:r w:rsidRPr="00E0527E" w:rsidDel="000934B8">
                <w:rPr>
                  <w:b/>
                </w:rPr>
                <w:tab/>
              </w:r>
              <w:r w:rsidDel="000934B8">
                <w:tab/>
              </w:r>
              <w:r w:rsidDel="000934B8">
                <w:tab/>
              </w:r>
              <w:r w:rsidRPr="00562D3F" w:rsidDel="000934B8">
                <w:delText>// read current setting</w:delText>
              </w:r>
            </w:del>
          </w:p>
          <w:p w14:paraId="77FE5370" w14:textId="53FDEE3F" w:rsidR="00AD6DB4" w:rsidRPr="00E0527E" w:rsidDel="000934B8" w:rsidRDefault="00AD6DB4" w:rsidP="00166AF3">
            <w:pPr>
              <w:pStyle w:val="TableBody"/>
              <w:rPr>
                <w:del w:id="19178" w:author="Alban Roche" w:date="2017-08-02T16:44:00Z"/>
                <w:b/>
              </w:rPr>
            </w:pPr>
            <w:del w:id="19179" w:author="Alban Roche" w:date="2017-08-02T16:44:00Z">
              <w:r w:rsidRPr="00E0527E" w:rsidDel="000934B8">
                <w:rPr>
                  <w:b/>
                </w:rPr>
                <w:delText>+CME ERROR: 10</w:delText>
              </w:r>
            </w:del>
          </w:p>
          <w:p w14:paraId="72D3E985" w14:textId="4FA9D2C8" w:rsidR="00AD6DB4" w:rsidRPr="00E0527E" w:rsidDel="000934B8" w:rsidRDefault="00AD6DB4" w:rsidP="00166AF3">
            <w:pPr>
              <w:pStyle w:val="TableBody"/>
              <w:rPr>
                <w:del w:id="19180" w:author="Alban Roche" w:date="2017-08-02T16:44:00Z"/>
                <w:b/>
              </w:rPr>
            </w:pPr>
          </w:p>
          <w:p w14:paraId="46B27AA4" w14:textId="18203C8E" w:rsidR="00AD6DB4" w:rsidRPr="00562D3F" w:rsidDel="000934B8" w:rsidRDefault="00AD6DB4" w:rsidP="00166AF3">
            <w:pPr>
              <w:pStyle w:val="TableBody"/>
              <w:rPr>
                <w:del w:id="19181" w:author="Alban Roche" w:date="2017-08-02T16:44:00Z"/>
              </w:rPr>
            </w:pPr>
            <w:del w:id="19182" w:author="Alban Roche" w:date="2017-08-02T16:44:00Z">
              <w:r w:rsidRPr="00E0527E" w:rsidDel="000934B8">
                <w:rPr>
                  <w:b/>
                </w:rPr>
                <w:delText>AT*PSSTKI=?</w:delText>
              </w:r>
              <w:r w:rsidDel="000934B8">
                <w:tab/>
              </w:r>
              <w:r w:rsidDel="000934B8">
                <w:tab/>
              </w:r>
              <w:r w:rsidRPr="00562D3F" w:rsidDel="000934B8">
                <w:delText>// check supported setting</w:delText>
              </w:r>
            </w:del>
          </w:p>
          <w:p w14:paraId="4817D200" w14:textId="056F4987" w:rsidR="00AD6DB4" w:rsidRPr="00E0527E" w:rsidDel="000934B8" w:rsidRDefault="00AD6DB4" w:rsidP="00166AF3">
            <w:pPr>
              <w:pStyle w:val="TableBody"/>
              <w:rPr>
                <w:del w:id="19183" w:author="Alban Roche" w:date="2017-08-02T16:44:00Z"/>
                <w:b/>
              </w:rPr>
            </w:pPr>
            <w:del w:id="19184" w:author="Alban Roche" w:date="2017-08-02T16:44:00Z">
              <w:r w:rsidRPr="00E0527E" w:rsidDel="000934B8">
                <w:rPr>
                  <w:b/>
                </w:rPr>
                <w:delText>+CME ERROR: 10</w:delText>
              </w:r>
            </w:del>
          </w:p>
          <w:p w14:paraId="54E01D78" w14:textId="19647D56" w:rsidR="00AD6DB4" w:rsidRPr="00E0527E" w:rsidDel="000934B8" w:rsidRDefault="00AD6DB4" w:rsidP="00166AF3">
            <w:pPr>
              <w:pStyle w:val="TableBody"/>
              <w:rPr>
                <w:del w:id="19185" w:author="Alban Roche" w:date="2017-08-02T16:44:00Z"/>
                <w:b/>
              </w:rPr>
            </w:pPr>
          </w:p>
          <w:p w14:paraId="34D76BC5" w14:textId="553F569E" w:rsidR="00AD6DB4" w:rsidRPr="00562D3F" w:rsidDel="000934B8" w:rsidRDefault="00AD6DB4" w:rsidP="00166AF3">
            <w:pPr>
              <w:pStyle w:val="TableBody"/>
              <w:rPr>
                <w:del w:id="19186" w:author="Alban Roche" w:date="2017-08-02T16:44:00Z"/>
              </w:rPr>
            </w:pPr>
            <w:del w:id="19187" w:author="Alban Roche" w:date="2017-08-02T16:44:00Z">
              <w:r w:rsidRPr="00E0527E" w:rsidDel="000934B8">
                <w:rPr>
                  <w:b/>
                </w:rPr>
                <w:delText>AT*PSSTKI=1</w:delText>
              </w:r>
              <w:r w:rsidDel="000934B8">
                <w:tab/>
              </w:r>
              <w:r w:rsidDel="000934B8">
                <w:tab/>
              </w:r>
              <w:r w:rsidRPr="00562D3F" w:rsidDel="000934B8">
                <w:delText>// deactivate STK</w:delText>
              </w:r>
            </w:del>
          </w:p>
          <w:p w14:paraId="474E42FA" w14:textId="403B7436" w:rsidR="00AD6DB4" w:rsidRPr="00E0527E" w:rsidDel="000934B8" w:rsidRDefault="00AD6DB4" w:rsidP="00166AF3">
            <w:pPr>
              <w:pStyle w:val="TableBody"/>
              <w:rPr>
                <w:del w:id="19188" w:author="Alban Roche" w:date="2017-08-02T16:44:00Z"/>
                <w:b/>
              </w:rPr>
            </w:pPr>
            <w:del w:id="19189" w:author="Alban Roche" w:date="2017-08-02T16:44:00Z">
              <w:r w:rsidRPr="00E0527E" w:rsidDel="000934B8">
                <w:rPr>
                  <w:b/>
                </w:rPr>
                <w:delText>+CME ERROR: 10</w:delText>
              </w:r>
            </w:del>
          </w:p>
        </w:tc>
      </w:tr>
    </w:tbl>
    <w:p w14:paraId="74B58FDC" w14:textId="77777777" w:rsidR="00AD6DB4" w:rsidRPr="00671C8B" w:rsidRDefault="00AD6DB4" w:rsidP="00AD6DB4">
      <w:pPr>
        <w:rPr>
          <w:lang w:eastAsia="zh-CN"/>
        </w:rPr>
        <w:sectPr w:rsidR="00AD6DB4" w:rsidRPr="00671C8B" w:rsidSect="00166AF3">
          <w:pgSz w:w="11909" w:h="16834" w:code="9"/>
          <w:pgMar w:top="1440" w:right="1440" w:bottom="1440" w:left="1440" w:header="691" w:footer="800" w:gutter="0"/>
          <w:cols w:space="720"/>
          <w:titlePg/>
          <w:docGrid w:linePitch="360"/>
        </w:sectPr>
      </w:pPr>
    </w:p>
    <w:p w14:paraId="745CCFFF" w14:textId="77777777" w:rsidR="00AD6DB4" w:rsidRDefault="00AD6DB4" w:rsidP="0059466D">
      <w:pPr>
        <w:pStyle w:val="Heading1"/>
        <w:numPr>
          <w:ilvl w:val="0"/>
          <w:numId w:val="11"/>
        </w:numPr>
        <w:ind w:left="1440" w:hanging="720"/>
      </w:pPr>
      <w:bookmarkStart w:id="19190" w:name="_Toc422389075"/>
      <w:bookmarkStart w:id="19191" w:name="_Toc422731709"/>
      <w:bookmarkStart w:id="19192" w:name="_Toc424133527"/>
      <w:bookmarkStart w:id="19193" w:name="_Toc422389076"/>
      <w:bookmarkStart w:id="19194" w:name="_Toc422731710"/>
      <w:bookmarkStart w:id="19195" w:name="_Toc424133528"/>
      <w:bookmarkStart w:id="19196" w:name="_Toc422389077"/>
      <w:bookmarkStart w:id="19197" w:name="_Toc422731711"/>
      <w:bookmarkStart w:id="19198" w:name="_Toc424133529"/>
      <w:bookmarkStart w:id="19199" w:name="_Toc422389121"/>
      <w:bookmarkStart w:id="19200" w:name="_Toc422731755"/>
      <w:bookmarkStart w:id="19201" w:name="_Toc424133573"/>
      <w:bookmarkStart w:id="19202" w:name="_Toc387760883"/>
      <w:bookmarkStart w:id="19203" w:name="_Toc387940976"/>
      <w:bookmarkStart w:id="19204" w:name="_Toc389645352"/>
      <w:bookmarkStart w:id="19205" w:name="_Toc390089245"/>
      <w:bookmarkStart w:id="19206" w:name="_Toc390855778"/>
      <w:bookmarkStart w:id="19207" w:name="_Toc391026443"/>
      <w:bookmarkStart w:id="19208" w:name="_Toc387760890"/>
      <w:bookmarkStart w:id="19209" w:name="_Toc387940983"/>
      <w:bookmarkStart w:id="19210" w:name="_Toc389645359"/>
      <w:bookmarkStart w:id="19211" w:name="_Toc390089252"/>
      <w:bookmarkStart w:id="19212" w:name="_Toc390855785"/>
      <w:bookmarkStart w:id="19213" w:name="_Toc391026450"/>
      <w:bookmarkStart w:id="19214" w:name="_Toc422389482"/>
      <w:bookmarkStart w:id="19215" w:name="_Toc422732116"/>
      <w:bookmarkStart w:id="19216" w:name="_Toc424133934"/>
      <w:bookmarkStart w:id="19217" w:name="_Toc422389521"/>
      <w:bookmarkStart w:id="19218" w:name="_Toc422732155"/>
      <w:bookmarkStart w:id="19219" w:name="_Toc424133973"/>
      <w:bookmarkStart w:id="19220" w:name="_Ref448916278"/>
      <w:bookmarkStart w:id="19221" w:name="_Toc486251729"/>
      <w:bookmarkStart w:id="19222" w:name="_Toc489460857"/>
      <w:bookmarkEnd w:id="19190"/>
      <w:bookmarkEnd w:id="19191"/>
      <w:bookmarkEnd w:id="19192"/>
      <w:bookmarkEnd w:id="19193"/>
      <w:bookmarkEnd w:id="19194"/>
      <w:bookmarkEnd w:id="19195"/>
      <w:bookmarkEnd w:id="19196"/>
      <w:bookmarkEnd w:id="19197"/>
      <w:bookmarkEnd w:id="19198"/>
      <w:bookmarkEnd w:id="19199"/>
      <w:bookmarkEnd w:id="19200"/>
      <w:bookmarkEnd w:id="19201"/>
      <w:bookmarkEnd w:id="19202"/>
      <w:bookmarkEnd w:id="19203"/>
      <w:bookmarkEnd w:id="19204"/>
      <w:bookmarkEnd w:id="19205"/>
      <w:bookmarkEnd w:id="19206"/>
      <w:bookmarkEnd w:id="19207"/>
      <w:bookmarkEnd w:id="19208"/>
      <w:bookmarkEnd w:id="19209"/>
      <w:bookmarkEnd w:id="19210"/>
      <w:bookmarkEnd w:id="19211"/>
      <w:bookmarkEnd w:id="19212"/>
      <w:bookmarkEnd w:id="19213"/>
      <w:bookmarkEnd w:id="19214"/>
      <w:bookmarkEnd w:id="19215"/>
      <w:bookmarkEnd w:id="19216"/>
      <w:bookmarkEnd w:id="19217"/>
      <w:bookmarkEnd w:id="19218"/>
      <w:bookmarkEnd w:id="19219"/>
      <w:commentRangeStart w:id="19223"/>
      <w:r>
        <w:t>Protocol Specific Commands</w:t>
      </w:r>
      <w:commentRangeEnd w:id="19223"/>
      <w:r>
        <w:rPr>
          <w:rStyle w:val="CommentReference"/>
          <w:rFonts w:ascii="Verdana" w:eastAsia="Times New Roman" w:hAnsi="Verdana" w:cs="Times New Roman"/>
          <w:b w:val="0"/>
          <w:lang w:eastAsia="en-US"/>
        </w:rPr>
        <w:commentReference w:id="19223"/>
      </w:r>
      <w:bookmarkEnd w:id="19220"/>
      <w:bookmarkEnd w:id="19221"/>
      <w:bookmarkEnd w:id="19222"/>
    </w:p>
    <w:p w14:paraId="27A46B31" w14:textId="77777777" w:rsidR="00AD6DB4" w:rsidRPr="00671C8B" w:rsidRDefault="00AD6DB4" w:rsidP="0059466D">
      <w:pPr>
        <w:pStyle w:val="Heading2"/>
        <w:numPr>
          <w:ilvl w:val="1"/>
          <w:numId w:val="11"/>
        </w:numPr>
        <w:ind w:left="1080" w:hanging="1080"/>
      </w:pPr>
      <w:bookmarkStart w:id="19224" w:name="_Toc170125966"/>
      <w:bookmarkStart w:id="19225" w:name="_Toc345081452"/>
      <w:bookmarkStart w:id="19226" w:name="_Toc349753189"/>
      <w:bookmarkStart w:id="19227" w:name="_Toc349754088"/>
      <w:bookmarkStart w:id="19228" w:name="_Toc368586144"/>
      <w:bookmarkStart w:id="19229" w:name="_Toc448912314"/>
      <w:bookmarkStart w:id="19230" w:name="_Toc486251730"/>
      <w:bookmarkStart w:id="19231" w:name="_Toc489460858"/>
      <w:r w:rsidRPr="00671C8B">
        <w:t xml:space="preserve">Preliminary </w:t>
      </w:r>
      <w:bookmarkEnd w:id="19224"/>
      <w:bookmarkEnd w:id="19225"/>
      <w:bookmarkEnd w:id="19226"/>
      <w:bookmarkEnd w:id="19227"/>
      <w:bookmarkEnd w:id="19228"/>
      <w:r w:rsidRPr="00671C8B">
        <w:t>Comments</w:t>
      </w:r>
      <w:bookmarkEnd w:id="19229"/>
      <w:bookmarkEnd w:id="19230"/>
      <w:bookmarkEnd w:id="19231"/>
    </w:p>
    <w:p w14:paraId="69B0EC86" w14:textId="77777777" w:rsidR="00AD6DB4" w:rsidRDefault="00AD6DB4" w:rsidP="00AD6DB4">
      <w:r w:rsidRPr="00671C8B">
        <w:t>Sierra Wireless has developed a set of proprietary AT Commands to simplify data exchanges with different protocols:</w:t>
      </w:r>
    </w:p>
    <w:p w14:paraId="436EB396" w14:textId="77777777" w:rsidR="00AD6DB4" w:rsidRPr="00671C8B" w:rsidRDefault="00AD6DB4" w:rsidP="00AD6DB4">
      <w:pPr>
        <w:pStyle w:val="Bulleted"/>
      </w:pPr>
      <w:r w:rsidRPr="00671C8B">
        <w:t>TCP</w:t>
      </w:r>
    </w:p>
    <w:p w14:paraId="08EC5258" w14:textId="77777777" w:rsidR="00AD6DB4" w:rsidRPr="00671C8B" w:rsidRDefault="00AD6DB4" w:rsidP="00AD6DB4">
      <w:pPr>
        <w:pStyle w:val="Bulleted"/>
      </w:pPr>
      <w:r w:rsidRPr="00671C8B">
        <w:t>UDP</w:t>
      </w:r>
    </w:p>
    <w:p w14:paraId="6D1FAD11" w14:textId="77777777" w:rsidR="00AD6DB4" w:rsidRDefault="00AD6DB4" w:rsidP="00AD6DB4">
      <w:pPr>
        <w:pStyle w:val="Bulleted"/>
      </w:pPr>
      <w:r w:rsidRPr="00671C8B">
        <w:t>FTP</w:t>
      </w:r>
    </w:p>
    <w:p w14:paraId="733F60BB" w14:textId="77777777" w:rsidR="00AD6DB4" w:rsidRDefault="00AD6DB4" w:rsidP="00AD6DB4">
      <w:pPr>
        <w:pStyle w:val="Bulleted"/>
      </w:pPr>
      <w:r>
        <w:t>HTTP</w:t>
      </w:r>
    </w:p>
    <w:p w14:paraId="616ED400" w14:textId="77777777" w:rsidR="00AD6DB4" w:rsidRPr="00671C8B" w:rsidRDefault="00AD6DB4" w:rsidP="00AD6DB4">
      <w:pPr>
        <w:pStyle w:val="Bulleted"/>
      </w:pPr>
      <w:r>
        <w:t>HTTPS</w:t>
      </w:r>
    </w:p>
    <w:p w14:paraId="73C7FDC1" w14:textId="77777777" w:rsidR="00AD6DB4" w:rsidRPr="00671C8B" w:rsidRDefault="00AD6DB4" w:rsidP="0059466D">
      <w:pPr>
        <w:pStyle w:val="Heading2"/>
        <w:numPr>
          <w:ilvl w:val="1"/>
          <w:numId w:val="11"/>
        </w:numPr>
        <w:ind w:left="1080" w:hanging="1080"/>
      </w:pPr>
      <w:bookmarkStart w:id="19232" w:name="_Toc448911874"/>
      <w:bookmarkStart w:id="19233" w:name="_Toc448912315"/>
      <w:bookmarkStart w:id="19234" w:name="_Toc448911875"/>
      <w:bookmarkStart w:id="19235" w:name="_Toc448912316"/>
      <w:bookmarkStart w:id="19236" w:name="_Toc448912317"/>
      <w:bookmarkStart w:id="19237" w:name="_Toc486251731"/>
      <w:bookmarkStart w:id="19238" w:name="_Toc489460859"/>
      <w:bookmarkStart w:id="19239" w:name="_Toc170125967"/>
      <w:bookmarkStart w:id="19240" w:name="_Toc345081453"/>
      <w:bookmarkStart w:id="19241" w:name="_Toc349753190"/>
      <w:bookmarkStart w:id="19242" w:name="_Toc349754089"/>
      <w:bookmarkStart w:id="19243" w:name="_Toc368586145"/>
      <w:bookmarkEnd w:id="19232"/>
      <w:bookmarkEnd w:id="19233"/>
      <w:bookmarkEnd w:id="19234"/>
      <w:bookmarkEnd w:id="19235"/>
      <w:r w:rsidRPr="00671C8B">
        <w:t>IP Address Format in AT Commands</w:t>
      </w:r>
      <w:bookmarkEnd w:id="19236"/>
      <w:bookmarkEnd w:id="19237"/>
      <w:bookmarkEnd w:id="19238"/>
    </w:p>
    <w:p w14:paraId="5A5EDBAF" w14:textId="768669D8" w:rsidR="00AD6DB4" w:rsidRPr="00671C8B" w:rsidRDefault="00AD6DB4" w:rsidP="00AD6DB4">
      <w:r w:rsidRPr="00671C8B">
        <w:t xml:space="preserve">Unless specified elsewhere, the following format is used for IP address field in AT commands described in this chapter when using the </w:t>
      </w:r>
      <w:del w:id="19244" w:author="Alban Roche" w:date="2017-08-02T14:36:00Z">
        <w:r w:rsidDel="007D3118">
          <w:delText>HL76xx</w:delText>
        </w:r>
      </w:del>
      <w:ins w:id="19245" w:author="Alban Roche" w:date="2017-08-02T14:36:00Z">
        <w:r w:rsidR="007D3118">
          <w:t>HL78xx</w:t>
        </w:r>
      </w:ins>
      <w:r>
        <w:t xml:space="preserve"> embedded module</w:t>
      </w:r>
      <w:r w:rsidRPr="00671C8B">
        <w:t>:</w:t>
      </w:r>
    </w:p>
    <w:p w14:paraId="041EAB1C" w14:textId="77777777" w:rsidR="00AD6DB4" w:rsidRPr="00671C8B" w:rsidRDefault="00AD6DB4" w:rsidP="00AD6DB4">
      <w:pPr>
        <w:pStyle w:val="Bulleted"/>
      </w:pPr>
      <w:r w:rsidRPr="00671C8B">
        <w:t>IPv4 address: Consists of dot-separated decimal (0</w:t>
      </w:r>
      <w:r>
        <w:t xml:space="preserve"> – </w:t>
      </w:r>
      <w:r w:rsidRPr="00671C8B">
        <w:t>255) parameters of the form a1.a2.a3.a4</w:t>
      </w:r>
    </w:p>
    <w:p w14:paraId="2796FF2E" w14:textId="77777777" w:rsidR="00AD6DB4" w:rsidRDefault="00AD6DB4" w:rsidP="00AD6DB4">
      <w:pPr>
        <w:pStyle w:val="Bulleted"/>
      </w:pPr>
      <w:r w:rsidRPr="00671C8B">
        <w:t>IPv6 address: Consists of colon-separated hexadecimal (0</w:t>
      </w:r>
      <w:r>
        <w:t xml:space="preserve"> – </w:t>
      </w:r>
      <w:r w:rsidRPr="00671C8B">
        <w:t>ffff) parameters of the form a1:a2:a3:a4:a5:a6:a7:a8 with abbreviations</w:t>
      </w:r>
    </w:p>
    <w:p w14:paraId="66C84F6A" w14:textId="77777777" w:rsidR="00AD6DB4" w:rsidRDefault="00AD6DB4" w:rsidP="0059466D">
      <w:pPr>
        <w:pStyle w:val="Heading2"/>
        <w:numPr>
          <w:ilvl w:val="1"/>
          <w:numId w:val="11"/>
        </w:numPr>
        <w:ind w:left="1080" w:hanging="1080"/>
      </w:pPr>
      <w:bookmarkStart w:id="19246" w:name="_Toc448912318"/>
      <w:bookmarkStart w:id="19247" w:name="_Toc486251732"/>
      <w:bookmarkStart w:id="19248" w:name="_Toc489460860"/>
      <w:r>
        <w:t>Session ID</w:t>
      </w:r>
      <w:bookmarkEnd w:id="19246"/>
      <w:bookmarkEnd w:id="19247"/>
      <w:bookmarkEnd w:id="19248"/>
    </w:p>
    <w:p w14:paraId="2D9B8F31" w14:textId="77777777" w:rsidR="00AD6DB4" w:rsidRDefault="00AD6DB4" w:rsidP="00AD6DB4">
      <w:pPr>
        <w:rPr>
          <w:lang w:eastAsia="zh-CN"/>
        </w:rPr>
      </w:pPr>
      <w:r>
        <w:rPr>
          <w:lang w:eastAsia="zh-CN"/>
        </w:rPr>
        <w:t xml:space="preserve">Protocol specific </w:t>
      </w:r>
      <w:r w:rsidRPr="00AC0A2F">
        <w:rPr>
          <w:lang w:eastAsia="zh-CN"/>
        </w:rPr>
        <w:t>AT commands share the same range of session ID</w:t>
      </w:r>
      <w:r>
        <w:rPr>
          <w:lang w:eastAsia="zh-CN"/>
        </w:rPr>
        <w:t>s</w:t>
      </w:r>
      <w:r w:rsidRPr="00AC0A2F">
        <w:rPr>
          <w:lang w:eastAsia="zh-CN"/>
        </w:rPr>
        <w:t xml:space="preserve">. </w:t>
      </w:r>
      <w:r>
        <w:rPr>
          <w:lang w:eastAsia="zh-CN"/>
        </w:rPr>
        <w:t>A session ID &lt;session_id&gt; is a</w:t>
      </w:r>
      <w:r w:rsidRPr="00AC0A2F">
        <w:rPr>
          <w:lang w:eastAsia="zh-CN"/>
        </w:rPr>
        <w:t xml:space="preserve"> unique number and ranges from 1 to 32</w:t>
      </w:r>
      <w:r>
        <w:rPr>
          <w:lang w:eastAsia="zh-CN"/>
        </w:rPr>
        <w:t>.</w:t>
      </w:r>
    </w:p>
    <w:p w14:paraId="43D1240A" w14:textId="77777777" w:rsidR="00AD6DB4" w:rsidRDefault="00AD6DB4" w:rsidP="0059466D">
      <w:pPr>
        <w:pStyle w:val="Heading2"/>
        <w:numPr>
          <w:ilvl w:val="1"/>
          <w:numId w:val="11"/>
        </w:numPr>
        <w:ind w:left="1080" w:hanging="1080"/>
      </w:pPr>
      <w:bookmarkStart w:id="19249" w:name="_Toc448912319"/>
      <w:bookmarkStart w:id="19250" w:name="_Toc486251733"/>
      <w:bookmarkStart w:id="19251" w:name="_Toc489460861"/>
      <w:r>
        <w:t>Connection of PDP Contexts</w:t>
      </w:r>
      <w:bookmarkEnd w:id="19249"/>
      <w:bookmarkEnd w:id="19250"/>
      <w:bookmarkEnd w:id="19251"/>
    </w:p>
    <w:p w14:paraId="49607A49" w14:textId="77777777" w:rsidR="00AD6DB4" w:rsidRDefault="00AD6DB4" w:rsidP="00AD6DB4">
      <w:r>
        <w:t xml:space="preserve">A </w:t>
      </w:r>
      <w:r w:rsidRPr="00EB4512">
        <w:t xml:space="preserve">PDP connection </w:t>
      </w:r>
      <w:r>
        <w:t xml:space="preserve">will be started when a session becomes active (e.g. +KTCPCNX) and </w:t>
      </w:r>
      <w:r w:rsidRPr="00EB4512">
        <w:t xml:space="preserve">will </w:t>
      </w:r>
      <w:r>
        <w:t xml:space="preserve">only </w:t>
      </w:r>
      <w:r w:rsidRPr="00EB4512">
        <w:t xml:space="preserve">be stopped if all sessions are </w:t>
      </w:r>
      <w:r>
        <w:t>closed or all sessions request</w:t>
      </w:r>
      <w:r w:rsidRPr="00EB4512">
        <w:t xml:space="preserve"> to stop the connection</w:t>
      </w:r>
      <w:r>
        <w:t xml:space="preserve">. In case of session errors, the </w:t>
      </w:r>
      <w:r w:rsidRPr="00EB4512">
        <w:t>PDP connection</w:t>
      </w:r>
      <w:r>
        <w:t xml:space="preserve"> deactivation behavior can be configured by +KIPOPT with &lt;option_id&gt;=3. The default setting after the module boot-up is that a PDP connection is requested to stop only when a session is </w:t>
      </w:r>
      <w:r w:rsidRPr="00EB4512">
        <w:t xml:space="preserve">closed by </w:t>
      </w:r>
      <w:r>
        <w:t>an Internet AT command (e.g. +KTCPCLOSE).</w:t>
      </w:r>
    </w:p>
    <w:p w14:paraId="15401684" w14:textId="77777777" w:rsidR="00AD6DB4" w:rsidRDefault="00AD6DB4" w:rsidP="0059466D">
      <w:pPr>
        <w:pStyle w:val="Heading2"/>
        <w:numPr>
          <w:ilvl w:val="1"/>
          <w:numId w:val="11"/>
        </w:numPr>
        <w:ind w:left="1080" w:hanging="1080"/>
      </w:pPr>
      <w:bookmarkStart w:id="19252" w:name="_Toc448912320"/>
      <w:bookmarkStart w:id="19253" w:name="_Toc486251734"/>
      <w:bookmarkStart w:id="19254" w:name="_Toc489460862"/>
      <w:r>
        <w:t>Buffer Length of AT Commands</w:t>
      </w:r>
      <w:bookmarkEnd w:id="19252"/>
      <w:bookmarkEnd w:id="19253"/>
      <w:bookmarkEnd w:id="19254"/>
    </w:p>
    <w:p w14:paraId="56AC912E" w14:textId="77777777" w:rsidR="00AD6DB4" w:rsidRDefault="00AD6DB4" w:rsidP="00AD6DB4">
      <w:r>
        <w:t>In AT command mode, the maximum length of an AT command is 1023 characters; any AT command input longer than this limit will produce an error response.</w:t>
      </w:r>
      <w:r w:rsidRPr="00033F3F">
        <w:t xml:space="preserve"> </w:t>
      </w:r>
      <w:r>
        <w:t>If the maximum length of a parameter is not specified in this manual, it may vary but still bound by this limit.</w:t>
      </w:r>
      <w:r w:rsidRPr="00AE67EA" w:rsidDel="00A03ECD">
        <w:t xml:space="preserve"> </w:t>
      </w:r>
    </w:p>
    <w:p w14:paraId="354A79A3" w14:textId="77777777" w:rsidR="00AD6DB4" w:rsidRDefault="00AD6DB4" w:rsidP="00AD6DB4">
      <w:r>
        <w:t>In AT data mode, the terminal receive buffer size is limited to 32000 bytes; the terminal driver will stop the receive flow at 16000 bytes if hardware handshaking is used.</w:t>
      </w:r>
    </w:p>
    <w:p w14:paraId="05293996" w14:textId="77777777" w:rsidR="00AD6DB4" w:rsidRDefault="00AD6DB4" w:rsidP="0059466D">
      <w:pPr>
        <w:pStyle w:val="Heading2"/>
        <w:numPr>
          <w:ilvl w:val="1"/>
          <w:numId w:val="11"/>
        </w:numPr>
        <w:ind w:left="1080" w:hanging="1080"/>
      </w:pPr>
      <w:bookmarkStart w:id="19255" w:name="_Toc407096498"/>
      <w:bookmarkStart w:id="19256" w:name="_Toc448912321"/>
      <w:bookmarkStart w:id="19257" w:name="_Toc486251735"/>
      <w:bookmarkStart w:id="19258" w:name="_Toc489460863"/>
      <w:r>
        <w:t>Parameter Format of AT Commands</w:t>
      </w:r>
      <w:bookmarkEnd w:id="19255"/>
      <w:bookmarkEnd w:id="19256"/>
      <w:bookmarkEnd w:id="19257"/>
      <w:bookmarkEnd w:id="19258"/>
    </w:p>
    <w:p w14:paraId="1992DB07" w14:textId="77777777" w:rsidR="00AD6DB4" w:rsidRDefault="00AD6DB4" w:rsidP="00AD6DB4">
      <w:pPr>
        <w:keepNext/>
      </w:pPr>
      <w:r>
        <w:t>Double quotation marks are optional in the parameter input of protocol specific AT commands.</w:t>
      </w:r>
    </w:p>
    <w:p w14:paraId="31E9637A" w14:textId="77777777" w:rsidR="00AD6DB4" w:rsidRDefault="00AD6DB4" w:rsidP="00AD6DB4">
      <w:pPr>
        <w:keepNext/>
      </w:pPr>
      <w:r>
        <w:t xml:space="preserve">If the AT command does not meet the following conditions, the AT parser will regard it as an error and will not go to the corresponding AT command handler. It will immediately return </w:t>
      </w:r>
      <w:r w:rsidRPr="00BD7394">
        <w:rPr>
          <w:b/>
        </w:rPr>
        <w:t>+CME ERROR: 3</w:t>
      </w:r>
      <w:r>
        <w:t>. This means that it will not process any action further or return any specific error code.</w:t>
      </w:r>
    </w:p>
    <w:p w14:paraId="619A012E" w14:textId="77777777" w:rsidR="00AD6DB4" w:rsidRDefault="00AD6DB4" w:rsidP="00AD6DB4">
      <w:pPr>
        <w:pStyle w:val="Bulleted"/>
        <w:rPr>
          <w:lang w:eastAsia="zh-CN"/>
        </w:rPr>
      </w:pPr>
      <w:r>
        <w:t>If double quotation marks are used to enclose parameters, double quotation marks must appear at both the head and tail of the parameter.</w:t>
      </w:r>
    </w:p>
    <w:p w14:paraId="6C2C34F3" w14:textId="77777777" w:rsidR="00AD6DB4" w:rsidRPr="00C260CF" w:rsidRDefault="00AD6DB4" w:rsidP="00AD6DB4">
      <w:pPr>
        <w:pStyle w:val="Bulleted"/>
        <w:rPr>
          <w:lang w:eastAsia="zh-CN"/>
        </w:rPr>
      </w:pPr>
      <w:r>
        <w:t>The total number of parameter input (including empty parameters) in the AT commands must be within the minimum and maximum required number of parameters.</w:t>
      </w:r>
    </w:p>
    <w:p w14:paraId="76F8360D" w14:textId="77777777" w:rsidR="00AD6DB4" w:rsidRPr="00671C8B" w:rsidRDefault="00AD6DB4" w:rsidP="0059466D">
      <w:pPr>
        <w:pStyle w:val="Heading2"/>
        <w:numPr>
          <w:ilvl w:val="1"/>
          <w:numId w:val="11"/>
        </w:numPr>
        <w:ind w:left="1080" w:hanging="1080"/>
      </w:pPr>
      <w:bookmarkStart w:id="19259" w:name="_Toc407195507"/>
      <w:bookmarkStart w:id="19260" w:name="_Toc408218662"/>
      <w:bookmarkStart w:id="19261" w:name="_Toc408219341"/>
      <w:bookmarkStart w:id="19262" w:name="_Toc408243616"/>
      <w:bookmarkStart w:id="19263" w:name="_Toc410640915"/>
      <w:bookmarkStart w:id="19264" w:name="_Toc410642008"/>
      <w:bookmarkStart w:id="19265" w:name="_Toc448912322"/>
      <w:bookmarkStart w:id="19266" w:name="_Toc486251736"/>
      <w:bookmarkStart w:id="19267" w:name="_Toc489460864"/>
      <w:bookmarkEnd w:id="19259"/>
      <w:bookmarkEnd w:id="19260"/>
      <w:bookmarkEnd w:id="19261"/>
      <w:bookmarkEnd w:id="19262"/>
      <w:bookmarkEnd w:id="19263"/>
      <w:bookmarkEnd w:id="19264"/>
      <w:r w:rsidRPr="00671C8B">
        <w:t xml:space="preserve">Connection </w:t>
      </w:r>
      <w:bookmarkEnd w:id="19239"/>
      <w:bookmarkEnd w:id="19240"/>
      <w:bookmarkEnd w:id="19241"/>
      <w:bookmarkEnd w:id="19242"/>
      <w:bookmarkEnd w:id="19243"/>
      <w:r w:rsidRPr="00671C8B">
        <w:t>Configuration</w:t>
      </w:r>
      <w:bookmarkEnd w:id="19265"/>
      <w:bookmarkEnd w:id="19266"/>
      <w:bookmarkEnd w:id="19267"/>
    </w:p>
    <w:p w14:paraId="2B3E8098" w14:textId="77777777" w:rsidR="00AD6DB4" w:rsidRPr="00671C8B" w:rsidRDefault="00AD6DB4" w:rsidP="0059466D">
      <w:pPr>
        <w:pStyle w:val="Heading3"/>
        <w:numPr>
          <w:ilvl w:val="2"/>
          <w:numId w:val="11"/>
        </w:numPr>
        <w:ind w:left="1260" w:hanging="1260"/>
      </w:pPr>
      <w:bookmarkStart w:id="19268" w:name="_Toc345081454"/>
      <w:bookmarkStart w:id="19269" w:name="_Toc349753191"/>
      <w:bookmarkStart w:id="19270" w:name="_Toc349754090"/>
      <w:bookmarkStart w:id="19271" w:name="_Ref366746289"/>
      <w:bookmarkStart w:id="19272" w:name="_Ref368909299"/>
      <w:bookmarkStart w:id="19273" w:name="_Ref368909301"/>
      <w:bookmarkStart w:id="19274" w:name="_Ref369093261"/>
      <w:bookmarkStart w:id="19275" w:name="_Toc368586146"/>
      <w:bookmarkStart w:id="19276" w:name="_Toc448912323"/>
      <w:bookmarkStart w:id="19277" w:name="_Ref474159650"/>
      <w:bookmarkStart w:id="19278" w:name="_Ref474159651"/>
      <w:bookmarkStart w:id="19279" w:name="_Toc486251737"/>
      <w:bookmarkStart w:id="19280" w:name="_Toc489460865"/>
      <w:r w:rsidRPr="00671C8B">
        <w:t>+KCNXCFG Command: GPRS Connection Configuration</w:t>
      </w:r>
      <w:bookmarkEnd w:id="19268"/>
      <w:bookmarkEnd w:id="19269"/>
      <w:bookmarkEnd w:id="19270"/>
      <w:bookmarkEnd w:id="19271"/>
      <w:bookmarkEnd w:id="19272"/>
      <w:bookmarkEnd w:id="19273"/>
      <w:bookmarkEnd w:id="19274"/>
      <w:bookmarkEnd w:id="19275"/>
      <w:bookmarkEnd w:id="19276"/>
      <w:bookmarkEnd w:id="19277"/>
      <w:bookmarkEnd w:id="19278"/>
      <w:bookmarkEnd w:id="19279"/>
      <w:bookmarkEnd w:id="19280"/>
    </w:p>
    <w:tbl>
      <w:tblPr>
        <w:tblStyle w:val="TableSWIleft"/>
        <w:tblW w:w="9288" w:type="dxa"/>
        <w:tblLayout w:type="fixed"/>
        <w:tblLook w:val="04A0" w:firstRow="1" w:lastRow="0" w:firstColumn="1" w:lastColumn="0" w:noHBand="0" w:noVBand="1"/>
      </w:tblPr>
      <w:tblGrid>
        <w:gridCol w:w="1728"/>
        <w:gridCol w:w="7560"/>
      </w:tblGrid>
      <w:tr w:rsidR="00AD6DB4" w:rsidRPr="00671C8B" w14:paraId="54D303A9"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17D8020A" w14:textId="2D8654A0" w:rsidR="00AD6DB4" w:rsidRPr="00671C8B" w:rsidRDefault="00AD6DB4">
            <w:pPr>
              <w:pStyle w:val="TableRowHead"/>
              <w:spacing w:before="144" w:after="144"/>
            </w:pPr>
            <w:del w:id="19281" w:author="Alban Roche" w:date="2017-08-02T14:40:00Z">
              <w:r w:rsidDel="00F22490">
                <w:delText>HL7618, HL7618RD, HL7648, HL7650, HL7688, HL7690 and HL7692</w:delText>
              </w:r>
            </w:del>
            <w:ins w:id="19282" w:author="Alban Roche" w:date="2017-08-02T14:40:00Z">
              <w:r w:rsidR="00F22490">
                <w:t>HL7800</w:t>
              </w:r>
            </w:ins>
          </w:p>
        </w:tc>
      </w:tr>
      <w:tr w:rsidR="00AD6DB4" w:rsidRPr="00671C8B" w14:paraId="4237C62B" w14:textId="77777777" w:rsidTr="00166AF3">
        <w:tc>
          <w:tcPr>
            <w:tcW w:w="1728" w:type="dxa"/>
          </w:tcPr>
          <w:p w14:paraId="3E4055EB" w14:textId="77777777" w:rsidR="00AD6DB4" w:rsidRPr="00671C8B" w:rsidRDefault="00AD6DB4" w:rsidP="00166AF3">
            <w:pPr>
              <w:pStyle w:val="TableBody"/>
              <w:rPr>
                <w:i/>
              </w:rPr>
            </w:pPr>
            <w:r w:rsidRPr="00671C8B">
              <w:rPr>
                <w:i/>
              </w:rPr>
              <w:t>Test command</w:t>
            </w:r>
          </w:p>
          <w:p w14:paraId="452CE4F3" w14:textId="77777777" w:rsidR="00AD6DB4" w:rsidRPr="00671C8B" w:rsidRDefault="00AD6DB4" w:rsidP="00166AF3">
            <w:pPr>
              <w:pStyle w:val="TableBody"/>
            </w:pPr>
          </w:p>
          <w:p w14:paraId="66580A2D" w14:textId="77777777" w:rsidR="00AD6DB4" w:rsidRPr="00671C8B" w:rsidRDefault="00AD6DB4" w:rsidP="00166AF3">
            <w:pPr>
              <w:pStyle w:val="TableBody"/>
              <w:rPr>
                <w:u w:val="single"/>
              </w:rPr>
            </w:pPr>
            <w:r w:rsidRPr="00671C8B">
              <w:rPr>
                <w:u w:val="single"/>
              </w:rPr>
              <w:t>Syntax</w:t>
            </w:r>
          </w:p>
          <w:p w14:paraId="5A8B60A0" w14:textId="77777777" w:rsidR="00AD6DB4" w:rsidRPr="00671C8B" w:rsidRDefault="00AD6DB4" w:rsidP="00166AF3">
            <w:pPr>
              <w:pStyle w:val="TableBody"/>
              <w:rPr>
                <w:b/>
              </w:rPr>
            </w:pPr>
            <w:r w:rsidRPr="00671C8B">
              <w:rPr>
                <w:b/>
              </w:rPr>
              <w:t>AT+KCNXCFG=?</w:t>
            </w:r>
          </w:p>
        </w:tc>
        <w:tc>
          <w:tcPr>
            <w:tcW w:w="7560" w:type="dxa"/>
          </w:tcPr>
          <w:p w14:paraId="3006B2C4" w14:textId="77777777" w:rsidR="00AD6DB4" w:rsidRPr="00671C8B" w:rsidRDefault="00AD6DB4" w:rsidP="00166AF3">
            <w:pPr>
              <w:pStyle w:val="TableBody"/>
              <w:rPr>
                <w:u w:val="single"/>
              </w:rPr>
            </w:pPr>
          </w:p>
          <w:p w14:paraId="0C04DE7A" w14:textId="77777777" w:rsidR="00AD6DB4" w:rsidRPr="00671C8B" w:rsidRDefault="00AD6DB4" w:rsidP="00166AF3">
            <w:pPr>
              <w:pStyle w:val="TableBody"/>
              <w:rPr>
                <w:u w:val="single"/>
              </w:rPr>
            </w:pPr>
          </w:p>
          <w:p w14:paraId="31D7968F" w14:textId="77777777" w:rsidR="00AD6DB4" w:rsidRPr="00671C8B" w:rsidRDefault="00AD6DB4" w:rsidP="00166AF3">
            <w:pPr>
              <w:pStyle w:val="TableBody"/>
              <w:rPr>
                <w:u w:val="single"/>
              </w:rPr>
            </w:pPr>
            <w:r w:rsidRPr="00671C8B">
              <w:rPr>
                <w:u w:val="single"/>
              </w:rPr>
              <w:t>Response</w:t>
            </w:r>
          </w:p>
          <w:p w14:paraId="36B7B42E" w14:textId="77777777" w:rsidR="00AD6DB4" w:rsidRPr="00671C8B" w:rsidRDefault="00AD6DB4" w:rsidP="00166AF3">
            <w:pPr>
              <w:pStyle w:val="TableBody"/>
              <w:rPr>
                <w:lang w:eastAsia="zh-CN"/>
              </w:rPr>
            </w:pPr>
            <w:r w:rsidRPr="00671C8B">
              <w:rPr>
                <w:b/>
              </w:rPr>
              <w:t>+KCNXCFG:</w:t>
            </w:r>
            <w:r w:rsidRPr="00671C8B">
              <w:t xml:space="preserve"> (list of possible </w:t>
            </w:r>
            <w:r w:rsidRPr="00671C8B">
              <w:rPr>
                <w:b/>
              </w:rPr>
              <w:t>&lt;cnx</w:t>
            </w:r>
            <w:r w:rsidRPr="00671C8B">
              <w:rPr>
                <w:b/>
                <w:lang w:eastAsia="zh-CN"/>
              </w:rPr>
              <w:t xml:space="preserve"> </w:t>
            </w:r>
            <w:r w:rsidRPr="00671C8B">
              <w:rPr>
                <w:b/>
              </w:rPr>
              <w:t>conf&gt;</w:t>
            </w:r>
            <w:r w:rsidRPr="00671C8B">
              <w:t>s)</w:t>
            </w:r>
            <w:r>
              <w:t>,</w:t>
            </w:r>
            <w:r w:rsidRPr="0010360D">
              <w:t>"GPRS",</w:t>
            </w:r>
            <w:r>
              <w:t>(range of possible length of</w:t>
            </w:r>
            <w:r w:rsidRPr="00C41274">
              <w:t xml:space="preserve"> </w:t>
            </w:r>
            <w:r w:rsidRPr="00C41274">
              <w:rPr>
                <w:b/>
              </w:rPr>
              <w:t>&lt;</w:t>
            </w:r>
            <w:r>
              <w:rPr>
                <w:b/>
              </w:rPr>
              <w:t>apn</w:t>
            </w:r>
            <w:r w:rsidRPr="00C41274">
              <w:rPr>
                <w:b/>
              </w:rPr>
              <w:t>&gt;</w:t>
            </w:r>
            <w:r w:rsidRPr="00C41274">
              <w:t>)</w:t>
            </w:r>
            <w:r w:rsidRPr="0010360D">
              <w:t>,</w:t>
            </w:r>
            <w:r>
              <w:t>(range of possible length of</w:t>
            </w:r>
            <w:r w:rsidRPr="00C41274">
              <w:t xml:space="preserve"> </w:t>
            </w:r>
            <w:r w:rsidRPr="00C41274">
              <w:rPr>
                <w:b/>
              </w:rPr>
              <w:t>&lt;</w:t>
            </w:r>
            <w:r>
              <w:rPr>
                <w:b/>
              </w:rPr>
              <w:t>login</w:t>
            </w:r>
            <w:r w:rsidRPr="00C41274">
              <w:rPr>
                <w:b/>
              </w:rPr>
              <w:t>&gt;</w:t>
            </w:r>
            <w:r w:rsidRPr="00C41274">
              <w:t>)</w:t>
            </w:r>
            <w:r w:rsidRPr="0010360D">
              <w:t>,</w:t>
            </w:r>
            <w:r>
              <w:t>(range of possible length of</w:t>
            </w:r>
            <w:r w:rsidRPr="00C41274">
              <w:t xml:space="preserve"> </w:t>
            </w:r>
            <w:r w:rsidRPr="00C41274">
              <w:rPr>
                <w:b/>
              </w:rPr>
              <w:t>&lt;</w:t>
            </w:r>
            <w:r>
              <w:rPr>
                <w:b/>
              </w:rPr>
              <w:t>password</w:t>
            </w:r>
            <w:r w:rsidRPr="00C41274">
              <w:rPr>
                <w:b/>
              </w:rPr>
              <w:t>&gt;</w:t>
            </w:r>
            <w:r w:rsidRPr="00C41274">
              <w:t>)</w:t>
            </w:r>
            <w:r w:rsidRPr="00E0527E">
              <w:rPr>
                <w:b/>
              </w:rPr>
              <w:t>,</w:t>
            </w:r>
            <w:r>
              <w:rPr>
                <w:b/>
              </w:rPr>
              <w:br/>
            </w:r>
            <w:r w:rsidRPr="00E0527E">
              <w:rPr>
                <w:b/>
              </w:rPr>
              <w:t>&lt;af&gt;,&lt;ip&gt;,&lt;dns1&gt;,&lt;dns2&gt;,&lt;ipv6&gt;,&lt;dns1v6&gt;,&lt;dns2v6&gt;</w:t>
            </w:r>
          </w:p>
          <w:p w14:paraId="40882672" w14:textId="77777777" w:rsidR="00AD6DB4" w:rsidRPr="00671C8B" w:rsidRDefault="00AD6DB4" w:rsidP="00166AF3">
            <w:pPr>
              <w:pStyle w:val="TableBody"/>
              <w:rPr>
                <w:u w:val="single"/>
              </w:rPr>
            </w:pPr>
            <w:r w:rsidRPr="00671C8B">
              <w:rPr>
                <w:b/>
                <w:lang w:eastAsia="zh-CN"/>
              </w:rPr>
              <w:t>OK</w:t>
            </w:r>
          </w:p>
        </w:tc>
      </w:tr>
      <w:tr w:rsidR="00AD6DB4" w:rsidRPr="00671C8B" w14:paraId="60F17D80" w14:textId="77777777" w:rsidTr="00166AF3">
        <w:tc>
          <w:tcPr>
            <w:tcW w:w="1728" w:type="dxa"/>
          </w:tcPr>
          <w:p w14:paraId="70BA48E5" w14:textId="77777777" w:rsidR="00AD6DB4" w:rsidRPr="00671C8B" w:rsidRDefault="00AD6DB4" w:rsidP="00166AF3">
            <w:pPr>
              <w:pStyle w:val="TableBody"/>
              <w:rPr>
                <w:i/>
              </w:rPr>
            </w:pPr>
            <w:r w:rsidRPr="00671C8B">
              <w:rPr>
                <w:i/>
              </w:rPr>
              <w:t>Read command</w:t>
            </w:r>
          </w:p>
          <w:p w14:paraId="358B5AE6" w14:textId="77777777" w:rsidR="00AD6DB4" w:rsidRPr="00671C8B" w:rsidRDefault="00AD6DB4" w:rsidP="00166AF3">
            <w:pPr>
              <w:pStyle w:val="TableBody"/>
            </w:pPr>
          </w:p>
          <w:p w14:paraId="3E2AFE00" w14:textId="77777777" w:rsidR="00AD6DB4" w:rsidRPr="00671C8B" w:rsidRDefault="00AD6DB4" w:rsidP="00166AF3">
            <w:pPr>
              <w:pStyle w:val="TableBody"/>
              <w:rPr>
                <w:u w:val="single"/>
              </w:rPr>
            </w:pPr>
            <w:r w:rsidRPr="00671C8B">
              <w:rPr>
                <w:u w:val="single"/>
              </w:rPr>
              <w:t>Syntax</w:t>
            </w:r>
          </w:p>
          <w:p w14:paraId="125F14AE" w14:textId="77777777" w:rsidR="00AD6DB4" w:rsidRPr="00671C8B" w:rsidRDefault="00AD6DB4" w:rsidP="00166AF3">
            <w:pPr>
              <w:pStyle w:val="TableBody"/>
              <w:rPr>
                <w:u w:val="single"/>
              </w:rPr>
            </w:pPr>
            <w:r w:rsidRPr="00671C8B">
              <w:rPr>
                <w:b/>
              </w:rPr>
              <w:t>AT+KCNXCFG?</w:t>
            </w:r>
          </w:p>
        </w:tc>
        <w:tc>
          <w:tcPr>
            <w:tcW w:w="7560" w:type="dxa"/>
          </w:tcPr>
          <w:p w14:paraId="64A9000C" w14:textId="77777777" w:rsidR="00AD6DB4" w:rsidRPr="00671C8B" w:rsidRDefault="00AD6DB4" w:rsidP="00166AF3">
            <w:pPr>
              <w:pStyle w:val="TableBody"/>
              <w:rPr>
                <w:u w:val="single"/>
              </w:rPr>
            </w:pPr>
          </w:p>
          <w:p w14:paraId="4273A5F9" w14:textId="77777777" w:rsidR="00AD6DB4" w:rsidRPr="00671C8B" w:rsidRDefault="00AD6DB4" w:rsidP="00166AF3">
            <w:pPr>
              <w:pStyle w:val="TableBody"/>
              <w:rPr>
                <w:u w:val="single"/>
              </w:rPr>
            </w:pPr>
          </w:p>
          <w:p w14:paraId="69B32496" w14:textId="77777777" w:rsidR="00AD6DB4" w:rsidRPr="00671C8B" w:rsidRDefault="00AD6DB4" w:rsidP="00166AF3">
            <w:pPr>
              <w:pStyle w:val="TableBody"/>
              <w:rPr>
                <w:u w:val="single"/>
              </w:rPr>
            </w:pPr>
            <w:r w:rsidRPr="00671C8B">
              <w:rPr>
                <w:u w:val="single"/>
              </w:rPr>
              <w:t>Response</w:t>
            </w:r>
          </w:p>
          <w:p w14:paraId="188F743F" w14:textId="77777777" w:rsidR="00AD6DB4" w:rsidRPr="00671C8B" w:rsidRDefault="00AD6DB4" w:rsidP="00166AF3">
            <w:pPr>
              <w:pStyle w:val="TableBody"/>
              <w:rPr>
                <w:b/>
                <w:snapToGrid w:val="0"/>
                <w:lang w:eastAsia="zh-CN"/>
              </w:rPr>
            </w:pPr>
            <w:r w:rsidRPr="00671C8B">
              <w:rPr>
                <w:b/>
              </w:rPr>
              <w:t xml:space="preserve">+KCNXCFG: &lt;cnx cnf&gt;, </w:t>
            </w:r>
            <w:r w:rsidRPr="00671C8B">
              <w:rPr>
                <w:b/>
                <w:lang w:eastAsia="zh-CN"/>
              </w:rPr>
              <w:t>"</w:t>
            </w:r>
            <w:r w:rsidRPr="00671C8B">
              <w:rPr>
                <w:b/>
              </w:rPr>
              <w:t>GPRS</w:t>
            </w:r>
            <w:r w:rsidRPr="00671C8B">
              <w:rPr>
                <w:b/>
                <w:lang w:eastAsia="zh-CN"/>
              </w:rPr>
              <w:t>",</w:t>
            </w:r>
            <w:r w:rsidRPr="00671C8B">
              <w:rPr>
                <w:b/>
              </w:rPr>
              <w:t xml:space="preserve"> &lt;apn&gt;,&lt;login&gt;,&lt;password&gt;,&lt;af&gt;,&lt;ip&gt;,&lt;dns1&gt;,</w:t>
            </w:r>
            <w:r w:rsidRPr="00671C8B">
              <w:rPr>
                <w:b/>
              </w:rPr>
              <w:br/>
              <w:t>&lt;dns2&gt;[,&lt;ip_v6&gt;,&lt;dns1_v6&gt;,&lt;dns2_v6&gt;],&lt;state&gt;</w:t>
            </w:r>
          </w:p>
          <w:p w14:paraId="526B61FD" w14:textId="77777777" w:rsidR="00AD6DB4" w:rsidRPr="00671C8B" w:rsidRDefault="00AD6DB4" w:rsidP="00166AF3">
            <w:pPr>
              <w:pStyle w:val="TableBody"/>
              <w:rPr>
                <w:b/>
                <w:snapToGrid w:val="0"/>
                <w:lang w:eastAsia="zh-CN"/>
              </w:rPr>
            </w:pPr>
            <w:r w:rsidRPr="00671C8B">
              <w:rPr>
                <w:b/>
                <w:snapToGrid w:val="0"/>
              </w:rPr>
              <w:t>[...]</w:t>
            </w:r>
            <w:r w:rsidRPr="00671C8B">
              <w:rPr>
                <w:b/>
              </w:rPr>
              <w:t>&gt;</w:t>
            </w:r>
          </w:p>
          <w:p w14:paraId="7C9AFD39" w14:textId="77777777" w:rsidR="00AD6DB4" w:rsidRPr="00671C8B" w:rsidRDefault="00AD6DB4" w:rsidP="00166AF3">
            <w:pPr>
              <w:pStyle w:val="TableBody"/>
              <w:rPr>
                <w:u w:val="single"/>
              </w:rPr>
            </w:pPr>
            <w:r w:rsidRPr="00671C8B">
              <w:rPr>
                <w:b/>
                <w:lang w:eastAsia="zh-CN"/>
              </w:rPr>
              <w:t>OK</w:t>
            </w:r>
          </w:p>
        </w:tc>
      </w:tr>
      <w:tr w:rsidR="00AD6DB4" w:rsidRPr="00671C8B" w14:paraId="1C40E7E6" w14:textId="77777777" w:rsidTr="00166AF3">
        <w:trPr>
          <w:cantSplit w:val="0"/>
        </w:trPr>
        <w:tc>
          <w:tcPr>
            <w:tcW w:w="1728" w:type="dxa"/>
          </w:tcPr>
          <w:p w14:paraId="2B6872D7" w14:textId="77777777" w:rsidR="00AD6DB4" w:rsidRPr="00671C8B" w:rsidRDefault="00AD6DB4" w:rsidP="00166AF3">
            <w:pPr>
              <w:pStyle w:val="TableBody"/>
              <w:rPr>
                <w:i/>
              </w:rPr>
            </w:pPr>
            <w:r w:rsidRPr="00671C8B">
              <w:rPr>
                <w:i/>
              </w:rPr>
              <w:t>Write command</w:t>
            </w:r>
          </w:p>
          <w:p w14:paraId="610A65B0" w14:textId="77777777" w:rsidR="00AD6DB4" w:rsidRPr="00671C8B" w:rsidRDefault="00AD6DB4" w:rsidP="00166AF3">
            <w:pPr>
              <w:pStyle w:val="TableBody"/>
            </w:pPr>
          </w:p>
          <w:p w14:paraId="66EC0AFE" w14:textId="77777777" w:rsidR="00AD6DB4" w:rsidRPr="00671C8B" w:rsidRDefault="00AD6DB4" w:rsidP="00166AF3">
            <w:pPr>
              <w:pStyle w:val="TableBody"/>
              <w:rPr>
                <w:u w:val="single"/>
              </w:rPr>
            </w:pPr>
            <w:r w:rsidRPr="00671C8B">
              <w:rPr>
                <w:u w:val="single"/>
              </w:rPr>
              <w:t>Syntax</w:t>
            </w:r>
          </w:p>
          <w:p w14:paraId="086EAE5C" w14:textId="77777777" w:rsidR="00AD6DB4" w:rsidRPr="00671C8B" w:rsidRDefault="00AD6DB4" w:rsidP="00166AF3">
            <w:pPr>
              <w:pStyle w:val="TableBody"/>
            </w:pPr>
            <w:r w:rsidRPr="00671C8B">
              <w:rPr>
                <w:b/>
              </w:rPr>
              <w:t>AT+KCNXCFG=</w:t>
            </w:r>
            <w:r w:rsidRPr="00671C8B">
              <w:rPr>
                <w:b/>
              </w:rPr>
              <w:br/>
              <w:t>&lt;cnx cnf&gt;,</w:t>
            </w:r>
            <w:r>
              <w:rPr>
                <w:b/>
                <w:lang w:eastAsia="zh-CN"/>
              </w:rPr>
              <w:br/>
            </w:r>
            <w:r w:rsidRPr="00671C8B">
              <w:rPr>
                <w:b/>
                <w:lang w:eastAsia="zh-CN"/>
              </w:rPr>
              <w:t>"</w:t>
            </w:r>
            <w:r w:rsidRPr="00671C8B">
              <w:rPr>
                <w:b/>
              </w:rPr>
              <w:t>GPRS</w:t>
            </w:r>
            <w:r w:rsidRPr="00671C8B">
              <w:rPr>
                <w:b/>
                <w:lang w:eastAsia="zh-CN"/>
              </w:rPr>
              <w:t>"</w:t>
            </w:r>
            <w:r w:rsidRPr="00671C8B">
              <w:rPr>
                <w:b/>
              </w:rPr>
              <w:t>,&lt;apn&gt;</w:t>
            </w:r>
            <w:r>
              <w:rPr>
                <w:b/>
              </w:rPr>
              <w:br/>
            </w:r>
            <w:r w:rsidRPr="00671C8B">
              <w:rPr>
                <w:b/>
              </w:rPr>
              <w:t>[,[&lt;login&gt;]</w:t>
            </w:r>
            <w:r>
              <w:rPr>
                <w:b/>
              </w:rPr>
              <w:br/>
            </w:r>
            <w:r w:rsidRPr="00671C8B">
              <w:rPr>
                <w:b/>
              </w:rPr>
              <w:t>[,[&lt;password&gt;]</w:t>
            </w:r>
            <w:r>
              <w:rPr>
                <w:b/>
              </w:rPr>
              <w:br/>
            </w:r>
            <w:r w:rsidRPr="00671C8B">
              <w:rPr>
                <w:b/>
              </w:rPr>
              <w:t>[,&lt;af&gt; [,[&lt;ip&gt;]</w:t>
            </w:r>
            <w:r>
              <w:rPr>
                <w:b/>
              </w:rPr>
              <w:br/>
            </w:r>
            <w:r w:rsidRPr="00671C8B">
              <w:rPr>
                <w:b/>
              </w:rPr>
              <w:t>[,[&lt;dns1&gt;]</w:t>
            </w:r>
            <w:r>
              <w:rPr>
                <w:b/>
              </w:rPr>
              <w:br/>
            </w:r>
            <w:r w:rsidRPr="00671C8B">
              <w:rPr>
                <w:b/>
              </w:rPr>
              <w:t>[,&lt;dns2&gt;]]]]</w:t>
            </w:r>
            <w:r>
              <w:rPr>
                <w:b/>
              </w:rPr>
              <w:br/>
            </w:r>
            <w:r w:rsidRPr="00671C8B">
              <w:rPr>
                <w:b/>
              </w:rPr>
              <w:t>[,[&lt;ip_v6&gt;]</w:t>
            </w:r>
            <w:r>
              <w:rPr>
                <w:b/>
              </w:rPr>
              <w:br/>
            </w:r>
            <w:r w:rsidRPr="00671C8B">
              <w:rPr>
                <w:b/>
              </w:rPr>
              <w:t>[,[&lt;dns1_v6&gt;]</w:t>
            </w:r>
            <w:r>
              <w:rPr>
                <w:b/>
              </w:rPr>
              <w:br/>
            </w:r>
            <w:r w:rsidRPr="00671C8B">
              <w:rPr>
                <w:b/>
              </w:rPr>
              <w:t>[,&lt;dns2_v6&gt;]]]]]]</w:t>
            </w:r>
          </w:p>
        </w:tc>
        <w:tc>
          <w:tcPr>
            <w:tcW w:w="7560" w:type="dxa"/>
          </w:tcPr>
          <w:p w14:paraId="1923AB1C" w14:textId="77777777" w:rsidR="00AD6DB4" w:rsidRPr="00671C8B" w:rsidRDefault="00AD6DB4" w:rsidP="00166AF3">
            <w:pPr>
              <w:pStyle w:val="TableBody"/>
              <w:rPr>
                <w:u w:val="single"/>
              </w:rPr>
            </w:pPr>
          </w:p>
          <w:p w14:paraId="086800AE" w14:textId="77777777" w:rsidR="00AD6DB4" w:rsidRPr="00671C8B" w:rsidRDefault="00AD6DB4" w:rsidP="00166AF3">
            <w:pPr>
              <w:pStyle w:val="TableBody"/>
              <w:rPr>
                <w:u w:val="single"/>
              </w:rPr>
            </w:pPr>
          </w:p>
          <w:p w14:paraId="18EECCD5" w14:textId="77777777" w:rsidR="00AD6DB4" w:rsidRPr="00671C8B" w:rsidRDefault="00AD6DB4" w:rsidP="00166AF3">
            <w:pPr>
              <w:pStyle w:val="TableBody"/>
              <w:rPr>
                <w:u w:val="single"/>
              </w:rPr>
            </w:pPr>
            <w:r w:rsidRPr="00671C8B">
              <w:rPr>
                <w:u w:val="single"/>
              </w:rPr>
              <w:t>Response</w:t>
            </w:r>
          </w:p>
          <w:p w14:paraId="1C34D502" w14:textId="77777777" w:rsidR="00AD6DB4" w:rsidRPr="00671C8B" w:rsidRDefault="00AD6DB4" w:rsidP="00166AF3">
            <w:pPr>
              <w:pStyle w:val="TableBody"/>
              <w:rPr>
                <w:b/>
              </w:rPr>
            </w:pPr>
            <w:r w:rsidRPr="00671C8B">
              <w:rPr>
                <w:b/>
              </w:rPr>
              <w:t>OK</w:t>
            </w:r>
          </w:p>
          <w:p w14:paraId="31DC6819" w14:textId="77777777" w:rsidR="00AD6DB4" w:rsidRPr="00671C8B" w:rsidRDefault="00AD6DB4" w:rsidP="00166AF3">
            <w:pPr>
              <w:pStyle w:val="TableBody"/>
            </w:pPr>
          </w:p>
          <w:p w14:paraId="6F924DA9" w14:textId="77777777" w:rsidR="00AD6DB4" w:rsidRPr="00671C8B" w:rsidRDefault="00AD6DB4" w:rsidP="00166AF3">
            <w:pPr>
              <w:pStyle w:val="TableBody"/>
              <w:rPr>
                <w:u w:val="single"/>
              </w:rPr>
            </w:pPr>
            <w:r w:rsidRPr="00671C8B">
              <w:rPr>
                <w:u w:val="single"/>
              </w:rPr>
              <w:t>Parameters</w:t>
            </w:r>
          </w:p>
          <w:p w14:paraId="5ABA50A4" w14:textId="77777777" w:rsidR="00AD6DB4" w:rsidRPr="00671C8B" w:rsidRDefault="00AD6DB4" w:rsidP="00166AF3">
            <w:pPr>
              <w:pStyle w:val="TableBody"/>
              <w:rPr>
                <w:lang w:eastAsia="zh-CN"/>
              </w:rPr>
            </w:pPr>
            <w:r w:rsidRPr="00671C8B">
              <w:rPr>
                <w:b/>
              </w:rPr>
              <w:t>&lt;cnx cnf&gt;</w:t>
            </w:r>
            <w:r w:rsidRPr="00671C8B">
              <w:tab/>
              <w:t>1</w:t>
            </w:r>
            <w:r>
              <w:t xml:space="preserve"> – </w:t>
            </w:r>
            <w:r w:rsidRPr="00671C8B">
              <w:t>5</w:t>
            </w:r>
            <w:r>
              <w:rPr>
                <w:lang w:eastAsia="zh-CN"/>
              </w:rPr>
              <w:tab/>
            </w:r>
            <w:r w:rsidRPr="00671C8B">
              <w:rPr>
                <w:lang w:eastAsia="zh-CN"/>
              </w:rPr>
              <w:t>(PDP context configuration) a numeri</w:t>
            </w:r>
            <w:r>
              <w:rPr>
                <w:lang w:eastAsia="zh-CN"/>
              </w:rPr>
              <w:t xml:space="preserve">c </w:t>
            </w:r>
            <w:r w:rsidRPr="00671C8B">
              <w:rPr>
                <w:lang w:eastAsia="zh-CN"/>
              </w:rPr>
              <w:t>parameter which specifies a</w:t>
            </w:r>
            <w:r>
              <w:rPr>
                <w:lang w:eastAsia="zh-CN"/>
              </w:rPr>
              <w:t xml:space="preserve"> </w:t>
            </w:r>
            <w:r w:rsidRPr="00671C8B">
              <w:rPr>
                <w:lang w:eastAsia="zh-CN"/>
              </w:rPr>
              <w:t>particular PDP context configuration</w:t>
            </w:r>
          </w:p>
          <w:p w14:paraId="38B49459" w14:textId="77777777" w:rsidR="00AD6DB4" w:rsidRPr="00671C8B" w:rsidRDefault="00AD6DB4" w:rsidP="00166AF3">
            <w:pPr>
              <w:pStyle w:val="TableBody"/>
            </w:pPr>
          </w:p>
          <w:p w14:paraId="02ABDBF9" w14:textId="77777777" w:rsidR="00AD6DB4" w:rsidRPr="00671C8B" w:rsidRDefault="00AD6DB4" w:rsidP="00166AF3">
            <w:pPr>
              <w:pStyle w:val="TableBody"/>
            </w:pPr>
            <w:r w:rsidRPr="00671C8B">
              <w:rPr>
                <w:b/>
              </w:rPr>
              <w:t>&lt;apn&gt;</w:t>
            </w:r>
            <w:r w:rsidRPr="00671C8B">
              <w:rPr>
                <w:b/>
              </w:rPr>
              <w:tab/>
            </w:r>
            <w:r w:rsidRPr="00671C8B">
              <w:rPr>
                <w:b/>
              </w:rPr>
              <w:tab/>
            </w:r>
            <w:r w:rsidRPr="00671C8B">
              <w:t>(Access Point Name) a string parameter (max size 63 bytes), logical name used to select the GGSN or the external packet data network.</w:t>
            </w:r>
          </w:p>
          <w:p w14:paraId="1622976E" w14:textId="77777777" w:rsidR="00AD6DB4" w:rsidRPr="00671C8B" w:rsidRDefault="00AD6DB4" w:rsidP="00166AF3">
            <w:pPr>
              <w:pStyle w:val="TableBody"/>
              <w:rPr>
                <w:b/>
              </w:rPr>
            </w:pPr>
          </w:p>
          <w:p w14:paraId="481824BD" w14:textId="77777777" w:rsidR="00AD6DB4" w:rsidRPr="00671C8B" w:rsidRDefault="00AD6DB4" w:rsidP="00166AF3">
            <w:pPr>
              <w:pStyle w:val="TableBody"/>
            </w:pPr>
            <w:r w:rsidRPr="00671C8B">
              <w:rPr>
                <w:b/>
              </w:rPr>
              <w:t>&lt;login&gt;</w:t>
            </w:r>
            <w:r w:rsidRPr="00671C8B">
              <w:tab/>
              <w:t>string type (max size 24 bytes), indicates the user name of the cnx</w:t>
            </w:r>
          </w:p>
          <w:p w14:paraId="614645F8" w14:textId="77777777" w:rsidR="00AD6DB4" w:rsidRPr="00671C8B" w:rsidRDefault="00AD6DB4" w:rsidP="00166AF3">
            <w:pPr>
              <w:pStyle w:val="TableBody"/>
              <w:rPr>
                <w:b/>
              </w:rPr>
            </w:pPr>
          </w:p>
          <w:p w14:paraId="5FF716BB" w14:textId="77777777" w:rsidR="00AD6DB4" w:rsidRPr="00671C8B" w:rsidRDefault="00AD6DB4" w:rsidP="00166AF3">
            <w:pPr>
              <w:pStyle w:val="TableBody"/>
            </w:pPr>
            <w:r w:rsidRPr="00671C8B">
              <w:rPr>
                <w:b/>
              </w:rPr>
              <w:t>&lt;password&gt;</w:t>
            </w:r>
            <w:r w:rsidRPr="00671C8B">
              <w:rPr>
                <w:b/>
              </w:rPr>
              <w:tab/>
            </w:r>
            <w:r w:rsidRPr="00671C8B">
              <w:t>string type (max size 24 bytes), indicates the password of the cnx</w:t>
            </w:r>
          </w:p>
          <w:p w14:paraId="252FE365" w14:textId="77777777" w:rsidR="00AD6DB4" w:rsidRDefault="00AD6DB4" w:rsidP="00166AF3">
            <w:pPr>
              <w:pStyle w:val="TableBody"/>
              <w:rPr>
                <w:b/>
              </w:rPr>
            </w:pPr>
          </w:p>
          <w:p w14:paraId="39335CE7" w14:textId="77777777" w:rsidR="00AD6DB4" w:rsidRDefault="00AD6DB4" w:rsidP="00166AF3">
            <w:pPr>
              <w:pStyle w:val="TableBody"/>
              <w:rPr>
                <w:b/>
              </w:rPr>
            </w:pPr>
          </w:p>
          <w:p w14:paraId="027FE123" w14:textId="77777777" w:rsidR="00AD6DB4" w:rsidRPr="00671C8B" w:rsidRDefault="00AD6DB4" w:rsidP="00166AF3">
            <w:pPr>
              <w:pStyle w:val="TableBody"/>
              <w:rPr>
                <w:b/>
              </w:rPr>
            </w:pPr>
          </w:p>
          <w:p w14:paraId="7EECBFAC" w14:textId="77777777" w:rsidR="00AD6DB4" w:rsidRPr="00671C8B" w:rsidRDefault="00AD6DB4" w:rsidP="00166AF3">
            <w:pPr>
              <w:pStyle w:val="TableBody"/>
            </w:pPr>
            <w:r w:rsidRPr="00671C8B">
              <w:rPr>
                <w:b/>
              </w:rPr>
              <w:t>&lt;af&gt;</w:t>
            </w:r>
            <w:r w:rsidRPr="00671C8B">
              <w:tab/>
              <w:t>Address family used for the connection</w:t>
            </w:r>
          </w:p>
          <w:p w14:paraId="5B822006" w14:textId="77777777" w:rsidR="00AD6DB4" w:rsidRPr="00671C8B" w:rsidRDefault="00AD6DB4" w:rsidP="00166AF3">
            <w:pPr>
              <w:pStyle w:val="TableBody"/>
            </w:pPr>
            <w:r w:rsidRPr="00CB4B23">
              <w:rPr>
                <w:u w:val="single"/>
              </w:rPr>
              <w:t>IPV4</w:t>
            </w:r>
            <w:r>
              <w:tab/>
            </w:r>
            <w:r>
              <w:tab/>
              <w:t>IPv4 only</w:t>
            </w:r>
          </w:p>
          <w:p w14:paraId="2A135E5F" w14:textId="77777777" w:rsidR="00AD6DB4" w:rsidRDefault="00AD6DB4" w:rsidP="00166AF3">
            <w:pPr>
              <w:pStyle w:val="TableBody"/>
            </w:pPr>
            <w:r w:rsidRPr="00671C8B">
              <w:t>IPV6</w:t>
            </w:r>
            <w:r>
              <w:tab/>
            </w:r>
            <w:r>
              <w:tab/>
              <w:t>IPv6 only</w:t>
            </w:r>
          </w:p>
          <w:p w14:paraId="44183455" w14:textId="77777777" w:rsidR="00AD6DB4" w:rsidRPr="00671C8B" w:rsidRDefault="00AD6DB4" w:rsidP="00166AF3">
            <w:pPr>
              <w:pStyle w:val="TableBody"/>
            </w:pPr>
            <w:r>
              <w:t>IPV4V6</w:t>
            </w:r>
            <w:r>
              <w:tab/>
              <w:t>IPv4 and IPv6</w:t>
            </w:r>
          </w:p>
          <w:p w14:paraId="6F9C8834" w14:textId="77777777" w:rsidR="00AD6DB4" w:rsidRPr="00671C8B" w:rsidRDefault="00AD6DB4" w:rsidP="00166AF3">
            <w:pPr>
              <w:pStyle w:val="TableBody"/>
            </w:pPr>
          </w:p>
          <w:p w14:paraId="63221F3C" w14:textId="77777777" w:rsidR="00AD6DB4" w:rsidRPr="00671C8B" w:rsidRDefault="00AD6DB4" w:rsidP="00166AF3">
            <w:pPr>
              <w:pStyle w:val="TableBody"/>
            </w:pPr>
            <w:r w:rsidRPr="00671C8B">
              <w:rPr>
                <w:b/>
              </w:rPr>
              <w:t>&lt;ip&gt;</w:t>
            </w:r>
            <w:r w:rsidRPr="00671C8B">
              <w:rPr>
                <w:b/>
              </w:rPr>
              <w:tab/>
            </w:r>
            <w:r w:rsidRPr="00671C8B">
              <w:t xml:space="preserve">String type. If the mobile is supposed to work with a dynamic address, the value should be “0.0.0.0” or an empty string. </w:t>
            </w:r>
          </w:p>
          <w:p w14:paraId="2F1533D0" w14:textId="77777777" w:rsidR="00AD6DB4" w:rsidRPr="00671C8B" w:rsidRDefault="00AD6DB4" w:rsidP="00166AF3">
            <w:pPr>
              <w:pStyle w:val="TableBody"/>
            </w:pPr>
          </w:p>
          <w:p w14:paraId="5B71856F" w14:textId="77777777" w:rsidR="00AD6DB4" w:rsidRPr="00671C8B" w:rsidRDefault="00AD6DB4" w:rsidP="00166AF3">
            <w:pPr>
              <w:pStyle w:val="TableBody"/>
            </w:pPr>
            <w:r w:rsidRPr="00671C8B">
              <w:rPr>
                <w:b/>
              </w:rPr>
              <w:t>&lt;dns1&gt;, &lt;dns2&gt;</w:t>
            </w:r>
            <w:r w:rsidRPr="00671C8B">
              <w:tab/>
              <w:t>String type. If the mobile is supposed to work with dynamic DNS addresses, the value should be “0.0.0.0” or an empty string.</w:t>
            </w:r>
          </w:p>
          <w:p w14:paraId="2D18C91E" w14:textId="77777777" w:rsidR="00AD6DB4" w:rsidRPr="00671C8B" w:rsidRDefault="00AD6DB4" w:rsidP="00166AF3">
            <w:pPr>
              <w:pStyle w:val="TableBody"/>
            </w:pPr>
          </w:p>
          <w:p w14:paraId="2AE85CEA" w14:textId="77777777" w:rsidR="00AD6DB4" w:rsidRPr="00671C8B" w:rsidRDefault="00AD6DB4" w:rsidP="00166AF3">
            <w:pPr>
              <w:pStyle w:val="TableBody"/>
            </w:pPr>
            <w:r w:rsidRPr="00671C8B">
              <w:rPr>
                <w:b/>
              </w:rPr>
              <w:t>&lt;ip_v6&gt;</w:t>
            </w:r>
            <w:r w:rsidRPr="00671C8B">
              <w:tab/>
              <w:t>IPV6 String type. If the mobile is supposed to work with a dynamic address, the value should be “::” or an empty string.</w:t>
            </w:r>
          </w:p>
          <w:p w14:paraId="2F414EC2" w14:textId="77777777" w:rsidR="00AD6DB4" w:rsidRPr="00671C8B" w:rsidRDefault="00AD6DB4" w:rsidP="00166AF3">
            <w:pPr>
              <w:pStyle w:val="TableBody"/>
            </w:pPr>
          </w:p>
          <w:p w14:paraId="77772278" w14:textId="77777777" w:rsidR="00AD6DB4" w:rsidRPr="00671C8B" w:rsidRDefault="00AD6DB4" w:rsidP="00166AF3">
            <w:pPr>
              <w:pStyle w:val="TableBody"/>
            </w:pPr>
            <w:r w:rsidRPr="00671C8B">
              <w:rPr>
                <w:b/>
              </w:rPr>
              <w:t>&lt;dns1_v6&gt;, &lt;dns2_v6&gt;</w:t>
            </w:r>
            <w:r w:rsidRPr="00671C8B">
              <w:tab/>
              <w:t>IPV6 String type. If the mobile is supposed to work with dynamic DNS addresses, the value should be “::” or an empty string.</w:t>
            </w:r>
          </w:p>
          <w:p w14:paraId="30724610" w14:textId="77777777" w:rsidR="00AD6DB4" w:rsidRPr="00671C8B" w:rsidRDefault="00AD6DB4" w:rsidP="00166AF3">
            <w:pPr>
              <w:pStyle w:val="TableBody"/>
            </w:pPr>
          </w:p>
          <w:p w14:paraId="2AF6A004" w14:textId="77777777" w:rsidR="00AD6DB4" w:rsidRPr="00671C8B" w:rsidRDefault="00AD6DB4" w:rsidP="00166AF3">
            <w:pPr>
              <w:pStyle w:val="TableBody"/>
            </w:pPr>
            <w:r w:rsidRPr="00671C8B">
              <w:rPr>
                <w:b/>
              </w:rPr>
              <w:t>&lt;state&gt;</w:t>
            </w:r>
            <w:r w:rsidRPr="00671C8B">
              <w:tab/>
              <w:t>Connection state</w:t>
            </w:r>
          </w:p>
          <w:p w14:paraId="526588E0" w14:textId="77777777" w:rsidR="00AD6DB4" w:rsidRPr="00671C8B" w:rsidRDefault="00AD6DB4" w:rsidP="00166AF3">
            <w:pPr>
              <w:pStyle w:val="TableBody"/>
            </w:pPr>
            <w:r w:rsidRPr="00671C8B">
              <w:t>0</w:t>
            </w:r>
            <w:r w:rsidRPr="00671C8B">
              <w:tab/>
              <w:t>Disconnected</w:t>
            </w:r>
            <w:r w:rsidRPr="00671C8B">
              <w:br/>
              <w:t>1</w:t>
            </w:r>
            <w:r w:rsidRPr="00671C8B">
              <w:tab/>
              <w:t>Connecting</w:t>
            </w:r>
            <w:r w:rsidRPr="00671C8B">
              <w:br/>
              <w:t>2</w:t>
            </w:r>
            <w:r w:rsidRPr="00671C8B">
              <w:tab/>
              <w:t>Connected</w:t>
            </w:r>
            <w:r w:rsidRPr="00671C8B">
              <w:br/>
              <w:t>3</w:t>
            </w:r>
            <w:r w:rsidRPr="00671C8B">
              <w:tab/>
              <w:t>Idle, down counting for disconnection</w:t>
            </w:r>
            <w:r w:rsidRPr="00671C8B">
              <w:br/>
              <w:t>4</w:t>
            </w:r>
            <w:r w:rsidRPr="00671C8B">
              <w:tab/>
              <w:t>Disconnecting</w:t>
            </w:r>
          </w:p>
        </w:tc>
      </w:tr>
      <w:tr w:rsidR="00AD6DB4" w:rsidRPr="00671C8B" w14:paraId="52261AEA" w14:textId="77777777" w:rsidTr="00166AF3">
        <w:tc>
          <w:tcPr>
            <w:tcW w:w="1728" w:type="dxa"/>
          </w:tcPr>
          <w:p w14:paraId="010D12F6" w14:textId="77777777" w:rsidR="00AD6DB4" w:rsidRPr="00671C8B" w:rsidRDefault="00AD6DB4" w:rsidP="00166AF3">
            <w:pPr>
              <w:pStyle w:val="TableBody"/>
              <w:rPr>
                <w:u w:val="single"/>
              </w:rPr>
            </w:pPr>
            <w:r w:rsidRPr="00671C8B">
              <w:rPr>
                <w:u w:val="single"/>
              </w:rPr>
              <w:t>Reference</w:t>
            </w:r>
          </w:p>
          <w:p w14:paraId="6D9D27E1" w14:textId="77777777" w:rsidR="00AD6DB4" w:rsidRPr="00671C8B" w:rsidRDefault="00AD6DB4" w:rsidP="00166AF3">
            <w:pPr>
              <w:pStyle w:val="TableBody"/>
            </w:pPr>
            <w:r w:rsidRPr="00671C8B">
              <w:t>Sierra Wireless Proprietary</w:t>
            </w:r>
          </w:p>
        </w:tc>
        <w:tc>
          <w:tcPr>
            <w:tcW w:w="7560" w:type="dxa"/>
          </w:tcPr>
          <w:p w14:paraId="410FCBA4" w14:textId="77777777" w:rsidR="00AD6DB4" w:rsidRPr="00671C8B" w:rsidRDefault="00AD6DB4" w:rsidP="00166AF3">
            <w:pPr>
              <w:pStyle w:val="TableBody"/>
              <w:rPr>
                <w:u w:val="single"/>
              </w:rPr>
            </w:pPr>
            <w:r w:rsidRPr="00671C8B">
              <w:rPr>
                <w:u w:val="single"/>
              </w:rPr>
              <w:t>Notes</w:t>
            </w:r>
          </w:p>
          <w:p w14:paraId="16041CFC" w14:textId="77777777" w:rsidR="00AD6DB4" w:rsidRPr="00671C8B" w:rsidRDefault="00AD6DB4" w:rsidP="0059466D">
            <w:pPr>
              <w:pStyle w:val="TableBody"/>
              <w:numPr>
                <w:ilvl w:val="0"/>
                <w:numId w:val="82"/>
              </w:numPr>
            </w:pPr>
            <w:r w:rsidRPr="00671C8B">
              <w:t xml:space="preserve">This AT command is used to configure the bearer to be used for the future IP </w:t>
            </w:r>
            <w:r>
              <w:t>s</w:t>
            </w:r>
            <w:r w:rsidRPr="00671C8B">
              <w:t>ervices</w:t>
            </w:r>
            <w:r>
              <w:t>.</w:t>
            </w:r>
          </w:p>
          <w:p w14:paraId="36D8B12F" w14:textId="77777777" w:rsidR="00AD6DB4" w:rsidRPr="00671C8B" w:rsidRDefault="00AD6DB4" w:rsidP="0059466D">
            <w:pPr>
              <w:pStyle w:val="TableBody"/>
              <w:numPr>
                <w:ilvl w:val="0"/>
                <w:numId w:val="82"/>
              </w:numPr>
            </w:pPr>
            <w:r w:rsidRPr="00671C8B">
              <w:t>By default, the IP and DNS address are dynamic (those values would be affected by the network during the PDP connection)</w:t>
            </w:r>
            <w:r>
              <w:t>.</w:t>
            </w:r>
          </w:p>
          <w:p w14:paraId="32123669" w14:textId="77777777" w:rsidR="00AD6DB4" w:rsidRPr="00671C8B" w:rsidRDefault="00AD6DB4" w:rsidP="0059466D">
            <w:pPr>
              <w:pStyle w:val="TableBody"/>
              <w:numPr>
                <w:ilvl w:val="0"/>
                <w:numId w:val="82"/>
              </w:numPr>
              <w:rPr>
                <w:rFonts w:eastAsia="SimSun"/>
                <w:szCs w:val="20"/>
                <w:u w:val="single"/>
                <w:lang w:eastAsia="zh-TW"/>
              </w:rPr>
            </w:pPr>
            <w:r w:rsidRPr="00671C8B">
              <w:t xml:space="preserve">This connection will be used by the module to access to the IP services described </w:t>
            </w:r>
            <w:r>
              <w:t>i</w:t>
            </w:r>
            <w:r w:rsidRPr="00671C8B">
              <w:t xml:space="preserve">n </w:t>
            </w:r>
            <w:r>
              <w:t xml:space="preserve">subsequent </w:t>
            </w:r>
            <w:r w:rsidRPr="00671C8B">
              <w:t>chapters. The AT+KCNXCFG command is only defined to set the current parameters. The defined connection will be automatically opened when needed by the IP services</w:t>
            </w:r>
            <w:r w:rsidRPr="00671C8B">
              <w:rPr>
                <w:lang w:eastAsia="zh-CN"/>
              </w:rPr>
              <w:t xml:space="preserve"> (e.g. UDP service)</w:t>
            </w:r>
            <w:r>
              <w:rPr>
                <w:lang w:eastAsia="zh-CN"/>
              </w:rPr>
              <w:t>.</w:t>
            </w:r>
          </w:p>
          <w:p w14:paraId="7FBE27EB" w14:textId="77777777" w:rsidR="00AD6DB4" w:rsidRPr="00CB4B23" w:rsidRDefault="00AD6DB4" w:rsidP="0059466D">
            <w:pPr>
              <w:pStyle w:val="TableBody"/>
              <w:numPr>
                <w:ilvl w:val="0"/>
                <w:numId w:val="82"/>
              </w:numPr>
              <w:rPr>
                <w:rFonts w:eastAsia="SimSun"/>
                <w:szCs w:val="20"/>
                <w:u w:val="single"/>
                <w:lang w:eastAsia="zh-TW"/>
              </w:rPr>
            </w:pPr>
            <w:r w:rsidRPr="00671C8B">
              <w:rPr>
                <w:lang w:eastAsia="zh-CN"/>
              </w:rPr>
              <w:t>The use of IPV4 and/or IPV6 addresses is configured by PDP context configuration</w:t>
            </w:r>
            <w:r>
              <w:rPr>
                <w:lang w:eastAsia="zh-CN"/>
              </w:rPr>
              <w:t>.</w:t>
            </w:r>
          </w:p>
          <w:p w14:paraId="3D0E510A" w14:textId="77777777" w:rsidR="00AD6DB4" w:rsidRDefault="00AD6DB4" w:rsidP="0059466D">
            <w:pPr>
              <w:pStyle w:val="TableBody"/>
              <w:numPr>
                <w:ilvl w:val="0"/>
                <w:numId w:val="82"/>
              </w:numPr>
              <w:rPr>
                <w:rFonts w:eastAsia="SimSun"/>
              </w:rPr>
            </w:pPr>
            <w:r>
              <w:rPr>
                <w:rFonts w:eastAsia="SimSun"/>
              </w:rPr>
              <w:t>&lt;cnx cfg&gt; values 1 to 5 correspond</w:t>
            </w:r>
            <w:r w:rsidRPr="00CB4B23">
              <w:rPr>
                <w:rFonts w:eastAsia="SimSun"/>
              </w:rPr>
              <w:t xml:space="preserve"> to PDP context ID 1 to 5 respectively, e.g. &lt;cnx</w:t>
            </w:r>
            <w:r>
              <w:rPr>
                <w:rFonts w:eastAsia="SimSun"/>
              </w:rPr>
              <w:t xml:space="preserve"> </w:t>
            </w:r>
            <w:r w:rsidRPr="00CB4B23">
              <w:rPr>
                <w:rFonts w:eastAsia="SimSun"/>
              </w:rPr>
              <w:t>cfg&gt;=3 corresponds to CID=3 in +CGDCONT/+CGACT</w:t>
            </w:r>
            <w:r>
              <w:rPr>
                <w:rFonts w:eastAsia="SimSun"/>
              </w:rPr>
              <w:t>.</w:t>
            </w:r>
          </w:p>
          <w:p w14:paraId="6947D169" w14:textId="77777777" w:rsidR="00AD6DB4" w:rsidRDefault="00AD6DB4" w:rsidP="0059466D">
            <w:pPr>
              <w:pStyle w:val="TableBody"/>
              <w:numPr>
                <w:ilvl w:val="0"/>
                <w:numId w:val="82"/>
              </w:numPr>
              <w:rPr>
                <w:rFonts w:eastAsia="SimSun"/>
              </w:rPr>
            </w:pPr>
            <w:r>
              <w:rPr>
                <w:rFonts w:eastAsia="SimSun"/>
              </w:rPr>
              <w:t>When the connection is up, the read command returns the actual values used by the connection interface</w:t>
            </w:r>
            <w:r w:rsidRPr="006E2DEE">
              <w:rPr>
                <w:rFonts w:eastAsia="SimSun"/>
              </w:rPr>
              <w:t>.</w:t>
            </w:r>
          </w:p>
          <w:p w14:paraId="03398EC0" w14:textId="77777777" w:rsidR="00AD6DB4" w:rsidRPr="00CB4B23" w:rsidRDefault="00AD6DB4" w:rsidP="0059466D">
            <w:pPr>
              <w:pStyle w:val="TableBody"/>
              <w:numPr>
                <w:ilvl w:val="0"/>
                <w:numId w:val="82"/>
              </w:numPr>
              <w:rPr>
                <w:rFonts w:eastAsia="SimSun"/>
              </w:rPr>
            </w:pPr>
            <w:commentRangeStart w:id="19283"/>
            <w:r w:rsidRPr="009D265A">
              <w:rPr>
                <w:rFonts w:eastAsia="SimSun"/>
              </w:rPr>
              <w:t>If reuse of existing activated PDP context is required, &lt;apn&gt; can be set as an empty string or as the existing APN string returned by +CGDCONT read command.</w:t>
            </w:r>
            <w:commentRangeEnd w:id="19283"/>
            <w:r>
              <w:rPr>
                <w:rStyle w:val="CommentReference"/>
                <w:rFonts w:ascii="Verdana" w:hAnsi="Verdana" w:cs="Times New Roman"/>
                <w:lang w:eastAsia="en-US"/>
              </w:rPr>
              <w:commentReference w:id="19283"/>
            </w:r>
          </w:p>
        </w:tc>
      </w:tr>
    </w:tbl>
    <w:p w14:paraId="1AE36192" w14:textId="77777777" w:rsidR="00AD6DB4" w:rsidRPr="00671C8B" w:rsidRDefault="00AD6DB4" w:rsidP="0059466D">
      <w:pPr>
        <w:pStyle w:val="Heading3"/>
        <w:numPr>
          <w:ilvl w:val="2"/>
          <w:numId w:val="11"/>
        </w:numPr>
        <w:ind w:left="1260" w:hanging="1260"/>
      </w:pPr>
      <w:bookmarkStart w:id="19284" w:name="_Toc345081455"/>
      <w:bookmarkStart w:id="19285" w:name="_Toc349753192"/>
      <w:bookmarkStart w:id="19286" w:name="_Toc349754091"/>
      <w:bookmarkStart w:id="19287" w:name="_Ref366746321"/>
      <w:bookmarkStart w:id="19288" w:name="_Ref366746324"/>
      <w:bookmarkStart w:id="19289" w:name="_Ref369093281"/>
      <w:bookmarkStart w:id="19290" w:name="_Toc368586147"/>
      <w:bookmarkStart w:id="19291" w:name="_Toc448912324"/>
      <w:bookmarkStart w:id="19292" w:name="_Toc486251738"/>
      <w:bookmarkStart w:id="19293" w:name="_Toc489460866"/>
      <w:r w:rsidRPr="00671C8B">
        <w:t>+KCNXTIMER Command: Connection Timer Configuration</w:t>
      </w:r>
      <w:bookmarkEnd w:id="19284"/>
      <w:bookmarkEnd w:id="19285"/>
      <w:bookmarkEnd w:id="19286"/>
      <w:bookmarkEnd w:id="19287"/>
      <w:bookmarkEnd w:id="19288"/>
      <w:bookmarkEnd w:id="19289"/>
      <w:bookmarkEnd w:id="19290"/>
      <w:bookmarkEnd w:id="19291"/>
      <w:bookmarkEnd w:id="19292"/>
      <w:bookmarkEnd w:id="19293"/>
    </w:p>
    <w:tbl>
      <w:tblPr>
        <w:tblStyle w:val="TableSWIleft"/>
        <w:tblW w:w="9288" w:type="dxa"/>
        <w:tblLayout w:type="fixed"/>
        <w:tblLook w:val="04A0" w:firstRow="1" w:lastRow="0" w:firstColumn="1" w:lastColumn="0" w:noHBand="0" w:noVBand="1"/>
      </w:tblPr>
      <w:tblGrid>
        <w:gridCol w:w="1728"/>
        <w:gridCol w:w="7560"/>
      </w:tblGrid>
      <w:tr w:rsidR="00AD6DB4" w:rsidRPr="00671C8B" w14:paraId="77922FA9"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2022F15D" w14:textId="15693BCB" w:rsidR="00AD6DB4" w:rsidRPr="00671C8B" w:rsidRDefault="00AD6DB4">
            <w:pPr>
              <w:pStyle w:val="TableRowHead"/>
              <w:spacing w:before="144" w:after="144"/>
            </w:pPr>
            <w:del w:id="19294" w:author="Alban Roche" w:date="2017-08-02T14:40:00Z">
              <w:r w:rsidDel="00F22490">
                <w:delText>HL7618, HL7618RD, HL7648, HL7650, HL7688, HL7690 and HL7692</w:delText>
              </w:r>
            </w:del>
            <w:ins w:id="19295" w:author="Alban Roche" w:date="2017-08-02T14:40:00Z">
              <w:r w:rsidR="00F22490">
                <w:t>HL7800</w:t>
              </w:r>
            </w:ins>
          </w:p>
        </w:tc>
      </w:tr>
      <w:tr w:rsidR="00AD6DB4" w:rsidRPr="00671C8B" w14:paraId="329C0311" w14:textId="77777777" w:rsidTr="00166AF3">
        <w:tc>
          <w:tcPr>
            <w:tcW w:w="1728" w:type="dxa"/>
          </w:tcPr>
          <w:p w14:paraId="3E3B4D0C" w14:textId="77777777" w:rsidR="00AD6DB4" w:rsidRPr="00671C8B" w:rsidRDefault="00AD6DB4" w:rsidP="00166AF3">
            <w:pPr>
              <w:pStyle w:val="TableBody"/>
              <w:rPr>
                <w:i/>
              </w:rPr>
            </w:pPr>
            <w:r w:rsidRPr="00671C8B">
              <w:rPr>
                <w:i/>
              </w:rPr>
              <w:t>Test command</w:t>
            </w:r>
          </w:p>
          <w:p w14:paraId="04079982" w14:textId="77777777" w:rsidR="00AD6DB4" w:rsidRPr="00671C8B" w:rsidRDefault="00AD6DB4" w:rsidP="00166AF3">
            <w:pPr>
              <w:pStyle w:val="TableBody"/>
            </w:pPr>
          </w:p>
          <w:p w14:paraId="3298C307" w14:textId="77777777" w:rsidR="00AD6DB4" w:rsidRPr="00671C8B" w:rsidRDefault="00AD6DB4" w:rsidP="00166AF3">
            <w:pPr>
              <w:pStyle w:val="TableBody"/>
              <w:rPr>
                <w:u w:val="single"/>
              </w:rPr>
            </w:pPr>
            <w:r w:rsidRPr="00671C8B">
              <w:rPr>
                <w:u w:val="single"/>
              </w:rPr>
              <w:t>Syntax</w:t>
            </w:r>
          </w:p>
          <w:p w14:paraId="297EC33A" w14:textId="77777777" w:rsidR="00AD6DB4" w:rsidRPr="00671C8B" w:rsidRDefault="00AD6DB4" w:rsidP="00166AF3">
            <w:pPr>
              <w:pStyle w:val="TableBody"/>
              <w:rPr>
                <w:b/>
              </w:rPr>
            </w:pPr>
            <w:r w:rsidRPr="00671C8B">
              <w:rPr>
                <w:b/>
              </w:rPr>
              <w:t>AT+KCNXTIMER</w:t>
            </w:r>
            <w:r w:rsidRPr="00671C8B">
              <w:rPr>
                <w:b/>
              </w:rPr>
              <w:br/>
              <w:t>=?</w:t>
            </w:r>
          </w:p>
        </w:tc>
        <w:tc>
          <w:tcPr>
            <w:tcW w:w="7560" w:type="dxa"/>
          </w:tcPr>
          <w:p w14:paraId="7F14602F" w14:textId="77777777" w:rsidR="00AD6DB4" w:rsidRPr="00671C8B" w:rsidRDefault="00AD6DB4" w:rsidP="00166AF3">
            <w:pPr>
              <w:pStyle w:val="TableBody"/>
              <w:rPr>
                <w:u w:val="single"/>
              </w:rPr>
            </w:pPr>
          </w:p>
          <w:p w14:paraId="4BBADC4A" w14:textId="77777777" w:rsidR="00AD6DB4" w:rsidRPr="00671C8B" w:rsidRDefault="00AD6DB4" w:rsidP="00166AF3">
            <w:pPr>
              <w:pStyle w:val="TableBody"/>
              <w:rPr>
                <w:u w:val="single"/>
              </w:rPr>
            </w:pPr>
          </w:p>
          <w:p w14:paraId="5AA1EE67" w14:textId="77777777" w:rsidR="00AD6DB4" w:rsidRPr="00671C8B" w:rsidRDefault="00AD6DB4" w:rsidP="00166AF3">
            <w:pPr>
              <w:pStyle w:val="TableBody"/>
              <w:rPr>
                <w:u w:val="single"/>
              </w:rPr>
            </w:pPr>
            <w:r w:rsidRPr="00671C8B">
              <w:rPr>
                <w:u w:val="single"/>
              </w:rPr>
              <w:t>Response</w:t>
            </w:r>
          </w:p>
          <w:p w14:paraId="1143D85C" w14:textId="77777777" w:rsidR="00AD6DB4" w:rsidRPr="00671C8B" w:rsidRDefault="00AD6DB4" w:rsidP="00166AF3">
            <w:pPr>
              <w:pStyle w:val="TableBody"/>
            </w:pPr>
            <w:r w:rsidRPr="00671C8B">
              <w:rPr>
                <w:b/>
              </w:rPr>
              <w:t>+KCNXTIMER:</w:t>
            </w:r>
            <w:r w:rsidRPr="00671C8B">
              <w:t xml:space="preserve"> (list of supported </w:t>
            </w:r>
            <w:r w:rsidRPr="00671C8B">
              <w:rPr>
                <w:b/>
              </w:rPr>
              <w:t>&lt;cnx cnf&gt;</w:t>
            </w:r>
            <w:r w:rsidRPr="00671C8B">
              <w:t xml:space="preserve">s),(list of supported </w:t>
            </w:r>
            <w:r w:rsidRPr="00671C8B">
              <w:rPr>
                <w:b/>
              </w:rPr>
              <w:t>&lt;tim1&gt;</w:t>
            </w:r>
            <w:r w:rsidRPr="00671C8B">
              <w:t xml:space="preserve">s),(list of supported </w:t>
            </w:r>
            <w:r w:rsidRPr="00671C8B">
              <w:rPr>
                <w:b/>
              </w:rPr>
              <w:t>&lt;nbtrial&gt;</w:t>
            </w:r>
            <w:r w:rsidRPr="00671C8B">
              <w:t xml:space="preserve">s),(list of supported </w:t>
            </w:r>
            <w:r w:rsidRPr="00671C8B">
              <w:rPr>
                <w:b/>
              </w:rPr>
              <w:t>&lt;tim2&gt;</w:t>
            </w:r>
            <w:r w:rsidRPr="00671C8B">
              <w:t xml:space="preserve">s) ,(list of supported </w:t>
            </w:r>
            <w:r w:rsidRPr="00671C8B">
              <w:rPr>
                <w:b/>
              </w:rPr>
              <w:t>&lt;idletime&gt;</w:t>
            </w:r>
            <w:r w:rsidRPr="00671C8B">
              <w:t>s)</w:t>
            </w:r>
          </w:p>
          <w:p w14:paraId="72D00D52" w14:textId="77777777" w:rsidR="00AD6DB4" w:rsidRPr="00671C8B" w:rsidRDefault="00AD6DB4" w:rsidP="00166AF3">
            <w:pPr>
              <w:pStyle w:val="TableBody"/>
              <w:rPr>
                <w:u w:val="single"/>
              </w:rPr>
            </w:pPr>
            <w:r w:rsidRPr="00671C8B">
              <w:rPr>
                <w:b/>
              </w:rPr>
              <w:t>OK</w:t>
            </w:r>
          </w:p>
        </w:tc>
      </w:tr>
      <w:tr w:rsidR="00AD6DB4" w:rsidRPr="00671C8B" w14:paraId="11F0104A" w14:textId="77777777" w:rsidTr="00166AF3">
        <w:tc>
          <w:tcPr>
            <w:tcW w:w="1728" w:type="dxa"/>
          </w:tcPr>
          <w:p w14:paraId="262E7BD1" w14:textId="77777777" w:rsidR="00AD6DB4" w:rsidRPr="00671C8B" w:rsidRDefault="00AD6DB4" w:rsidP="00166AF3">
            <w:pPr>
              <w:pStyle w:val="TableBody"/>
              <w:rPr>
                <w:i/>
              </w:rPr>
            </w:pPr>
            <w:r w:rsidRPr="00671C8B">
              <w:rPr>
                <w:i/>
              </w:rPr>
              <w:t>Read command</w:t>
            </w:r>
          </w:p>
          <w:p w14:paraId="6050D631" w14:textId="77777777" w:rsidR="00AD6DB4" w:rsidRPr="00671C8B" w:rsidRDefault="00AD6DB4" w:rsidP="00166AF3">
            <w:pPr>
              <w:pStyle w:val="TableBody"/>
            </w:pPr>
          </w:p>
          <w:p w14:paraId="18360AC4" w14:textId="77777777" w:rsidR="00AD6DB4" w:rsidRPr="00671C8B" w:rsidRDefault="00AD6DB4" w:rsidP="00166AF3">
            <w:pPr>
              <w:pStyle w:val="TableBody"/>
              <w:rPr>
                <w:u w:val="single"/>
              </w:rPr>
            </w:pPr>
            <w:r w:rsidRPr="00671C8B">
              <w:rPr>
                <w:u w:val="single"/>
              </w:rPr>
              <w:t>Syntax</w:t>
            </w:r>
          </w:p>
          <w:p w14:paraId="6C47C96E" w14:textId="77777777" w:rsidR="00AD6DB4" w:rsidRPr="00671C8B" w:rsidRDefault="00AD6DB4" w:rsidP="00166AF3">
            <w:pPr>
              <w:pStyle w:val="TableBody"/>
              <w:rPr>
                <w:u w:val="single"/>
              </w:rPr>
            </w:pPr>
            <w:r w:rsidRPr="00671C8B">
              <w:rPr>
                <w:b/>
              </w:rPr>
              <w:t>AT+KCNXTIMER?</w:t>
            </w:r>
          </w:p>
        </w:tc>
        <w:tc>
          <w:tcPr>
            <w:tcW w:w="7560" w:type="dxa"/>
          </w:tcPr>
          <w:p w14:paraId="19078510" w14:textId="77777777" w:rsidR="00AD6DB4" w:rsidRPr="00671C8B" w:rsidRDefault="00AD6DB4" w:rsidP="00166AF3">
            <w:pPr>
              <w:pStyle w:val="TableBody"/>
              <w:rPr>
                <w:u w:val="single"/>
              </w:rPr>
            </w:pPr>
          </w:p>
          <w:p w14:paraId="50887347" w14:textId="77777777" w:rsidR="00AD6DB4" w:rsidRPr="00671C8B" w:rsidRDefault="00AD6DB4" w:rsidP="00166AF3">
            <w:pPr>
              <w:pStyle w:val="TableBody"/>
              <w:rPr>
                <w:u w:val="single"/>
              </w:rPr>
            </w:pPr>
          </w:p>
          <w:p w14:paraId="1DBB5B0A" w14:textId="77777777" w:rsidR="00AD6DB4" w:rsidRPr="00671C8B" w:rsidRDefault="00AD6DB4" w:rsidP="00166AF3">
            <w:pPr>
              <w:pStyle w:val="TableBody"/>
              <w:rPr>
                <w:u w:val="single"/>
              </w:rPr>
            </w:pPr>
            <w:r w:rsidRPr="00671C8B">
              <w:rPr>
                <w:u w:val="single"/>
              </w:rPr>
              <w:t>Response</w:t>
            </w:r>
          </w:p>
          <w:p w14:paraId="37A045DB" w14:textId="77777777" w:rsidR="00AD6DB4" w:rsidRPr="00671C8B" w:rsidRDefault="00AD6DB4" w:rsidP="00166AF3">
            <w:pPr>
              <w:pStyle w:val="TableBody"/>
              <w:rPr>
                <w:b/>
              </w:rPr>
            </w:pPr>
            <w:r w:rsidRPr="00671C8B">
              <w:rPr>
                <w:b/>
              </w:rPr>
              <w:t>+KCNXTIMER: &lt;cnx cnf&gt;,&lt;tim1&gt;,&lt;nbtrial&gt;,&lt;tim2&gt;,&lt;idletime&gt;</w:t>
            </w:r>
          </w:p>
          <w:p w14:paraId="1AA4B761" w14:textId="77777777" w:rsidR="00AD6DB4" w:rsidRPr="00671C8B" w:rsidRDefault="00AD6DB4" w:rsidP="00166AF3">
            <w:pPr>
              <w:pStyle w:val="TableBody"/>
              <w:rPr>
                <w:b/>
                <w:lang w:eastAsia="zh-CN"/>
              </w:rPr>
            </w:pPr>
            <w:r w:rsidRPr="00671C8B">
              <w:rPr>
                <w:b/>
                <w:lang w:eastAsia="zh-CN"/>
              </w:rPr>
              <w:t xml:space="preserve"> […]</w:t>
            </w:r>
          </w:p>
          <w:p w14:paraId="3C1BCF64" w14:textId="77777777" w:rsidR="00AD6DB4" w:rsidRPr="00671C8B" w:rsidRDefault="00AD6DB4" w:rsidP="00166AF3">
            <w:pPr>
              <w:pStyle w:val="TableBody"/>
              <w:rPr>
                <w:u w:val="single"/>
              </w:rPr>
            </w:pPr>
            <w:r w:rsidRPr="00671C8B">
              <w:rPr>
                <w:b/>
                <w:lang w:eastAsia="zh-CN"/>
              </w:rPr>
              <w:t>OK</w:t>
            </w:r>
          </w:p>
        </w:tc>
      </w:tr>
      <w:tr w:rsidR="00AD6DB4" w:rsidRPr="00671C8B" w14:paraId="6D4B6AE2" w14:textId="77777777" w:rsidTr="00166AF3">
        <w:tc>
          <w:tcPr>
            <w:tcW w:w="1728" w:type="dxa"/>
          </w:tcPr>
          <w:p w14:paraId="41AD9C02" w14:textId="77777777" w:rsidR="00AD6DB4" w:rsidRPr="00671C8B" w:rsidRDefault="00AD6DB4" w:rsidP="00166AF3">
            <w:pPr>
              <w:pStyle w:val="TableBody"/>
              <w:rPr>
                <w:i/>
              </w:rPr>
            </w:pPr>
            <w:r w:rsidRPr="00671C8B">
              <w:rPr>
                <w:i/>
              </w:rPr>
              <w:t>Write command</w:t>
            </w:r>
          </w:p>
          <w:p w14:paraId="3C46CA40" w14:textId="77777777" w:rsidR="00AD6DB4" w:rsidRPr="00671C8B" w:rsidRDefault="00AD6DB4" w:rsidP="00166AF3">
            <w:pPr>
              <w:pStyle w:val="TableBody"/>
            </w:pPr>
          </w:p>
          <w:p w14:paraId="02C9C4B5" w14:textId="77777777" w:rsidR="00AD6DB4" w:rsidRPr="00671C8B" w:rsidRDefault="00AD6DB4" w:rsidP="00166AF3">
            <w:pPr>
              <w:pStyle w:val="TableBody"/>
              <w:rPr>
                <w:u w:val="single"/>
              </w:rPr>
            </w:pPr>
            <w:r w:rsidRPr="00671C8B">
              <w:rPr>
                <w:u w:val="single"/>
              </w:rPr>
              <w:t>Syntax</w:t>
            </w:r>
          </w:p>
          <w:p w14:paraId="118C03DC" w14:textId="77777777" w:rsidR="00AD6DB4" w:rsidRPr="00671C8B" w:rsidRDefault="00AD6DB4" w:rsidP="00166AF3">
            <w:pPr>
              <w:pStyle w:val="TableBody"/>
            </w:pPr>
            <w:r w:rsidRPr="00671C8B">
              <w:rPr>
                <w:b/>
              </w:rPr>
              <w:t>AT+KCNXTIMER=&lt;cnx cnf&gt;[,</w:t>
            </w:r>
            <w:r w:rsidRPr="00671C8B">
              <w:rPr>
                <w:b/>
              </w:rPr>
              <w:br/>
              <w:t>[&lt;tim1&gt;][,</w:t>
            </w:r>
            <w:r w:rsidRPr="00671C8B">
              <w:rPr>
                <w:b/>
              </w:rPr>
              <w:br/>
              <w:t>[&lt;nbrtrial&gt;]</w:t>
            </w:r>
            <w:r w:rsidRPr="00671C8B">
              <w:rPr>
                <w:b/>
              </w:rPr>
              <w:br/>
              <w:t>[,&lt;tim2&gt;]</w:t>
            </w:r>
            <w:r w:rsidRPr="00671C8B">
              <w:rPr>
                <w:b/>
              </w:rPr>
              <w:br/>
              <w:t>[,&lt;idletime&gt;]]]]</w:t>
            </w:r>
          </w:p>
        </w:tc>
        <w:tc>
          <w:tcPr>
            <w:tcW w:w="7560" w:type="dxa"/>
          </w:tcPr>
          <w:p w14:paraId="437CD9ED" w14:textId="77777777" w:rsidR="00AD6DB4" w:rsidRPr="00671C8B" w:rsidRDefault="00AD6DB4" w:rsidP="00166AF3">
            <w:pPr>
              <w:pStyle w:val="TableBody"/>
              <w:rPr>
                <w:u w:val="single"/>
              </w:rPr>
            </w:pPr>
          </w:p>
          <w:p w14:paraId="27C1431F" w14:textId="77777777" w:rsidR="00AD6DB4" w:rsidRPr="00671C8B" w:rsidRDefault="00AD6DB4" w:rsidP="00166AF3">
            <w:pPr>
              <w:pStyle w:val="TableBody"/>
              <w:rPr>
                <w:u w:val="single"/>
              </w:rPr>
            </w:pPr>
          </w:p>
          <w:p w14:paraId="3C38D6ED" w14:textId="77777777" w:rsidR="00AD6DB4" w:rsidRPr="00671C8B" w:rsidRDefault="00AD6DB4" w:rsidP="00166AF3">
            <w:pPr>
              <w:pStyle w:val="TableBody"/>
              <w:rPr>
                <w:u w:val="single"/>
              </w:rPr>
            </w:pPr>
            <w:r w:rsidRPr="00671C8B">
              <w:rPr>
                <w:u w:val="single"/>
              </w:rPr>
              <w:t>Response</w:t>
            </w:r>
          </w:p>
          <w:p w14:paraId="6B9A13B1" w14:textId="77777777" w:rsidR="00AD6DB4" w:rsidRPr="00671C8B" w:rsidRDefault="00AD6DB4" w:rsidP="00166AF3">
            <w:pPr>
              <w:pStyle w:val="TableBody"/>
              <w:rPr>
                <w:b/>
              </w:rPr>
            </w:pPr>
            <w:r w:rsidRPr="00671C8B">
              <w:rPr>
                <w:b/>
              </w:rPr>
              <w:t>OK</w:t>
            </w:r>
          </w:p>
          <w:p w14:paraId="10F26617" w14:textId="77777777" w:rsidR="00AD6DB4" w:rsidRPr="00671C8B" w:rsidRDefault="00AD6DB4" w:rsidP="00166AF3">
            <w:pPr>
              <w:pStyle w:val="TableBody"/>
            </w:pPr>
          </w:p>
          <w:p w14:paraId="3E432C57" w14:textId="77777777" w:rsidR="00AD6DB4" w:rsidRPr="00671C8B" w:rsidRDefault="00AD6DB4" w:rsidP="00166AF3">
            <w:pPr>
              <w:pStyle w:val="TableBody"/>
              <w:rPr>
                <w:u w:val="single"/>
              </w:rPr>
            </w:pPr>
            <w:r w:rsidRPr="00671C8B">
              <w:rPr>
                <w:u w:val="single"/>
              </w:rPr>
              <w:t>Parameters</w:t>
            </w:r>
          </w:p>
          <w:p w14:paraId="3208D0FC" w14:textId="77777777" w:rsidR="00AD6DB4" w:rsidRPr="00671C8B" w:rsidRDefault="00AD6DB4" w:rsidP="00166AF3">
            <w:pPr>
              <w:pStyle w:val="TableBody"/>
              <w:rPr>
                <w:lang w:eastAsia="zh-CN"/>
              </w:rPr>
            </w:pPr>
            <w:r w:rsidRPr="00671C8B">
              <w:rPr>
                <w:b/>
              </w:rPr>
              <w:t>&lt;cnx cnf&gt;</w:t>
            </w:r>
            <w:r w:rsidRPr="00671C8B">
              <w:tab/>
              <w:t>1</w:t>
            </w:r>
            <w:r>
              <w:t xml:space="preserve"> – </w:t>
            </w:r>
            <w:r w:rsidRPr="00671C8B">
              <w:t>5</w:t>
            </w:r>
            <w:r>
              <w:rPr>
                <w:lang w:eastAsia="zh-CN"/>
              </w:rPr>
              <w:tab/>
            </w:r>
            <w:r w:rsidRPr="00671C8B">
              <w:rPr>
                <w:lang w:eastAsia="zh-CN"/>
              </w:rPr>
              <w:t>(PDP context configuration) a numeric parameter which specifies a</w:t>
            </w:r>
            <w:r>
              <w:rPr>
                <w:lang w:eastAsia="zh-CN"/>
              </w:rPr>
              <w:t xml:space="preserve"> </w:t>
            </w:r>
            <w:r w:rsidRPr="00671C8B">
              <w:rPr>
                <w:lang w:eastAsia="zh-CN"/>
              </w:rPr>
              <w:t>particular PDP context configuration</w:t>
            </w:r>
          </w:p>
          <w:p w14:paraId="1746230C" w14:textId="77777777" w:rsidR="00AD6DB4" w:rsidRPr="00671C8B" w:rsidRDefault="00AD6DB4" w:rsidP="00166AF3">
            <w:pPr>
              <w:pStyle w:val="TableBody"/>
              <w:rPr>
                <w:u w:val="single"/>
              </w:rPr>
            </w:pPr>
          </w:p>
          <w:p w14:paraId="78BB527B" w14:textId="77777777" w:rsidR="00AD6DB4" w:rsidRPr="00671C8B" w:rsidRDefault="00AD6DB4" w:rsidP="00166AF3">
            <w:pPr>
              <w:pStyle w:val="TableBody"/>
            </w:pPr>
            <w:r w:rsidRPr="00671C8B">
              <w:rPr>
                <w:b/>
              </w:rPr>
              <w:t>&lt;tim1&gt;</w:t>
            </w:r>
            <w:r w:rsidRPr="00671C8B">
              <w:tab/>
              <w:t xml:space="preserve">1 </w:t>
            </w:r>
            <w:r>
              <w:t>–</w:t>
            </w:r>
            <w:r w:rsidRPr="00671C8B">
              <w:t xml:space="preserve"> 120 </w:t>
            </w:r>
            <w:r>
              <w:t xml:space="preserve">s </w:t>
            </w:r>
            <w:r w:rsidRPr="00671C8B">
              <w:t>(</w:t>
            </w:r>
            <w:r w:rsidRPr="00BD7394">
              <w:rPr>
                <w:u w:val="single"/>
              </w:rPr>
              <w:t>30</w:t>
            </w:r>
            <w:r>
              <w:t xml:space="preserve"> </w:t>
            </w:r>
            <w:r w:rsidRPr="00671C8B">
              <w:t>s</w:t>
            </w:r>
            <w:r>
              <w:t xml:space="preserve"> </w:t>
            </w:r>
            <w:r w:rsidRPr="00671C8B">
              <w:t xml:space="preserve">by default) If </w:t>
            </w:r>
            <w:r>
              <w:t xml:space="preserve">the </w:t>
            </w:r>
            <w:r w:rsidRPr="00671C8B">
              <w:t>module fails to activate the PDP context, a timer of &lt;tim1&gt; will be started. When this timer expires, it will try to activate the PDP context again.</w:t>
            </w:r>
          </w:p>
          <w:p w14:paraId="455831B1" w14:textId="77777777" w:rsidR="00AD6DB4" w:rsidRPr="00671C8B" w:rsidRDefault="00AD6DB4" w:rsidP="00166AF3">
            <w:pPr>
              <w:pStyle w:val="TableBody"/>
            </w:pPr>
          </w:p>
          <w:p w14:paraId="63773AA0" w14:textId="77777777" w:rsidR="00AD6DB4" w:rsidRPr="00671C8B" w:rsidRDefault="00AD6DB4" w:rsidP="00166AF3">
            <w:pPr>
              <w:pStyle w:val="TableBody"/>
            </w:pPr>
            <w:r w:rsidRPr="00671C8B">
              <w:rPr>
                <w:b/>
              </w:rPr>
              <w:t>&lt;nbtrial&gt;</w:t>
            </w:r>
            <w:r w:rsidRPr="00671C8B">
              <w:tab/>
              <w:t>Attempt times from1</w:t>
            </w:r>
            <w:r>
              <w:t xml:space="preserve"> – </w:t>
            </w:r>
            <w:r w:rsidRPr="00671C8B">
              <w:t>4 (</w:t>
            </w:r>
            <w:r w:rsidRPr="00BD7394">
              <w:rPr>
                <w:u w:val="single"/>
              </w:rPr>
              <w:t>2</w:t>
            </w:r>
            <w:r w:rsidRPr="00671C8B">
              <w:t xml:space="preserve"> by default)</w:t>
            </w:r>
            <w:r>
              <w:t>.</w:t>
            </w:r>
            <w:r w:rsidRPr="00671C8B">
              <w:t xml:space="preserve"> </w:t>
            </w:r>
            <w:r>
              <w:t>The m</w:t>
            </w:r>
            <w:r w:rsidRPr="00671C8B">
              <w:t>odule will try to activate the</w:t>
            </w:r>
            <w:r>
              <w:t xml:space="preserve"> PDP context for a maximum of &lt;nbtrial&gt; times.</w:t>
            </w:r>
          </w:p>
          <w:p w14:paraId="7010F878" w14:textId="77777777" w:rsidR="00AD6DB4" w:rsidRPr="00671C8B" w:rsidRDefault="00AD6DB4" w:rsidP="00166AF3">
            <w:pPr>
              <w:pStyle w:val="TableBody"/>
            </w:pPr>
          </w:p>
          <w:p w14:paraId="56190675" w14:textId="77777777" w:rsidR="00AD6DB4" w:rsidRPr="00671C8B" w:rsidRDefault="00AD6DB4" w:rsidP="00166AF3">
            <w:pPr>
              <w:pStyle w:val="TableBody"/>
            </w:pPr>
            <w:r w:rsidRPr="00671C8B">
              <w:rPr>
                <w:b/>
              </w:rPr>
              <w:t>&lt;tim2&gt;</w:t>
            </w:r>
            <w:r w:rsidRPr="00671C8B">
              <w:tab/>
              <w:t xml:space="preserve">0 </w:t>
            </w:r>
            <w:r>
              <w:t>–</w:t>
            </w:r>
            <w:r w:rsidRPr="00671C8B">
              <w:t xml:space="preserve"> 300s (</w:t>
            </w:r>
            <w:r w:rsidRPr="00D86F43">
              <w:rPr>
                <w:u w:val="single"/>
              </w:rPr>
              <w:t>60</w:t>
            </w:r>
            <w:r>
              <w:t xml:space="preserve"> </w:t>
            </w:r>
            <w:r w:rsidRPr="00671C8B">
              <w:t>s by default)</w:t>
            </w:r>
          </w:p>
          <w:p w14:paraId="1919A1E1" w14:textId="77777777" w:rsidR="00AD6DB4" w:rsidRPr="00671C8B" w:rsidRDefault="00AD6DB4" w:rsidP="00166AF3">
            <w:pPr>
              <w:pStyle w:val="TableBody"/>
            </w:pPr>
            <w:r w:rsidRPr="00671C8B">
              <w:tab/>
            </w:r>
            <w:r w:rsidRPr="00671C8B">
              <w:tab/>
              <w:t>0</w:t>
            </w:r>
            <w:r w:rsidRPr="00671C8B">
              <w:tab/>
              <w:t xml:space="preserve">Deactivated (connection will not close by </w:t>
            </w:r>
            <w:r w:rsidRPr="00671C8B">
              <w:tab/>
              <w:t>itself)</w:t>
            </w:r>
          </w:p>
          <w:p w14:paraId="0763F362" w14:textId="77777777" w:rsidR="00AD6DB4" w:rsidRPr="00671C8B" w:rsidRDefault="00AD6DB4" w:rsidP="00166AF3">
            <w:pPr>
              <w:pStyle w:val="TableBody"/>
            </w:pPr>
            <w:r w:rsidRPr="00671C8B">
              <w:t>For client sockets, module will try to connect to the server within &lt;tim2&gt;s</w:t>
            </w:r>
            <w:r>
              <w:t>;</w:t>
            </w:r>
            <w:r w:rsidRPr="00671C8B">
              <w:t xml:space="preserve"> if &lt;tim2&gt; expires, it will give up the connection.</w:t>
            </w:r>
          </w:p>
          <w:p w14:paraId="207CA463" w14:textId="77777777" w:rsidR="00AD6DB4" w:rsidRPr="00671C8B" w:rsidRDefault="00AD6DB4" w:rsidP="00166AF3">
            <w:pPr>
              <w:pStyle w:val="TableBody"/>
            </w:pPr>
          </w:p>
          <w:p w14:paraId="68BB1CC4" w14:textId="77777777" w:rsidR="00AD6DB4" w:rsidRPr="00671C8B" w:rsidRDefault="00AD6DB4" w:rsidP="00166AF3">
            <w:pPr>
              <w:pStyle w:val="TableBody"/>
            </w:pPr>
            <w:r w:rsidRPr="00671C8B">
              <w:rPr>
                <w:b/>
              </w:rPr>
              <w:t>&lt;idletime&gt;</w:t>
            </w:r>
            <w:r w:rsidRPr="00671C8B">
              <w:rPr>
                <w:b/>
              </w:rPr>
              <w:tab/>
            </w:r>
            <w:r>
              <w:t>0</w:t>
            </w:r>
            <w:r w:rsidRPr="00671C8B">
              <w:t xml:space="preserve"> </w:t>
            </w:r>
            <w:r>
              <w:t>–</w:t>
            </w:r>
            <w:r w:rsidRPr="00671C8B">
              <w:t xml:space="preserve"> 1800</w:t>
            </w:r>
            <w:r>
              <w:t xml:space="preserve"> </w:t>
            </w:r>
            <w:r w:rsidRPr="00671C8B">
              <w:t>s (</w:t>
            </w:r>
            <w:r w:rsidRPr="00BD7394">
              <w:rPr>
                <w:u w:val="single"/>
              </w:rPr>
              <w:t>30</w:t>
            </w:r>
            <w:r>
              <w:t xml:space="preserve"> </w:t>
            </w:r>
            <w:r w:rsidRPr="00671C8B">
              <w:t>s by default) When all sessions are closed, the idle timer starts with the idle time. When this timer expires, it will try to deactivate the PDP context. Before the timer expires, connecting any session will stop this timer and the PDP context is reused.</w:t>
            </w:r>
          </w:p>
        </w:tc>
      </w:tr>
      <w:tr w:rsidR="00AD6DB4" w:rsidRPr="00671C8B" w14:paraId="73B81C09" w14:textId="77777777" w:rsidTr="00166AF3">
        <w:tc>
          <w:tcPr>
            <w:tcW w:w="1728" w:type="dxa"/>
          </w:tcPr>
          <w:p w14:paraId="01505E96" w14:textId="77777777" w:rsidR="00AD6DB4" w:rsidRPr="00671C8B" w:rsidRDefault="00AD6DB4" w:rsidP="00166AF3">
            <w:pPr>
              <w:pStyle w:val="TableBody"/>
              <w:rPr>
                <w:u w:val="single"/>
              </w:rPr>
            </w:pPr>
            <w:r w:rsidRPr="00671C8B">
              <w:rPr>
                <w:u w:val="single"/>
              </w:rPr>
              <w:t>Reference</w:t>
            </w:r>
          </w:p>
          <w:p w14:paraId="034944FC" w14:textId="77777777" w:rsidR="00AD6DB4" w:rsidRPr="00671C8B" w:rsidRDefault="00AD6DB4" w:rsidP="00166AF3">
            <w:pPr>
              <w:pStyle w:val="TableBody"/>
            </w:pPr>
            <w:r w:rsidRPr="00671C8B">
              <w:t>Sierra Wireless Proprietary</w:t>
            </w:r>
          </w:p>
        </w:tc>
        <w:tc>
          <w:tcPr>
            <w:tcW w:w="7560" w:type="dxa"/>
          </w:tcPr>
          <w:p w14:paraId="2CE83CA2" w14:textId="77777777" w:rsidR="00AD6DB4" w:rsidRPr="00671C8B" w:rsidRDefault="00AD6DB4" w:rsidP="00166AF3">
            <w:pPr>
              <w:pStyle w:val="TableBody"/>
              <w:rPr>
                <w:u w:val="single"/>
              </w:rPr>
            </w:pPr>
            <w:r w:rsidRPr="00671C8B">
              <w:rPr>
                <w:u w:val="single"/>
              </w:rPr>
              <w:t>Notes</w:t>
            </w:r>
          </w:p>
          <w:p w14:paraId="646AE3F5" w14:textId="77777777" w:rsidR="00AD6DB4" w:rsidRPr="00671C8B" w:rsidRDefault="00AD6DB4" w:rsidP="00166AF3">
            <w:pPr>
              <w:pStyle w:val="TableBody"/>
              <w:rPr>
                <w:u w:val="single"/>
              </w:rPr>
            </w:pPr>
            <w:r w:rsidRPr="00671C8B">
              <w:t>This comma</w:t>
            </w:r>
            <w:r>
              <w:t xml:space="preserve">nd will only have impact on TCP, UDP, FTP, HTTP and HTTP </w:t>
            </w:r>
            <w:r w:rsidRPr="00671C8B">
              <w:t>specific commands (+KTCPCNX, +KTCPSTART, +KUDPCFG</w:t>
            </w:r>
            <w:r>
              <w:t>, +</w:t>
            </w:r>
            <w:r w:rsidRPr="00900CFE">
              <w:t>KFTPCFG</w:t>
            </w:r>
            <w:r>
              <w:t>, etc.</w:t>
            </w:r>
            <w:r w:rsidRPr="00671C8B">
              <w:t>)</w:t>
            </w:r>
          </w:p>
        </w:tc>
      </w:tr>
    </w:tbl>
    <w:p w14:paraId="79186852" w14:textId="77777777" w:rsidR="00AD6DB4" w:rsidRPr="00671C8B" w:rsidRDefault="00AD6DB4" w:rsidP="0059466D">
      <w:pPr>
        <w:pStyle w:val="Heading3"/>
        <w:numPr>
          <w:ilvl w:val="2"/>
          <w:numId w:val="11"/>
        </w:numPr>
        <w:ind w:left="1260" w:hanging="1260"/>
      </w:pPr>
      <w:bookmarkStart w:id="19296" w:name="_Toc345081456"/>
      <w:bookmarkStart w:id="19297" w:name="_Toc349753193"/>
      <w:bookmarkStart w:id="19298" w:name="_Toc349754092"/>
      <w:bookmarkStart w:id="19299" w:name="_Ref366746331"/>
      <w:bookmarkStart w:id="19300" w:name="_Ref369093291"/>
      <w:bookmarkStart w:id="19301" w:name="_Toc368586148"/>
      <w:bookmarkStart w:id="19302" w:name="_Toc448912325"/>
      <w:bookmarkStart w:id="19303" w:name="_Toc486251739"/>
      <w:bookmarkStart w:id="19304" w:name="_Toc489460867"/>
      <w:r w:rsidRPr="00671C8B">
        <w:t xml:space="preserve">+KCNXPROFILE Command: Current Profile Connection </w:t>
      </w:r>
      <w:bookmarkEnd w:id="19296"/>
      <w:r w:rsidRPr="00671C8B">
        <w:t>Configuration</w:t>
      </w:r>
      <w:bookmarkEnd w:id="19297"/>
      <w:bookmarkEnd w:id="19298"/>
      <w:bookmarkEnd w:id="19299"/>
      <w:bookmarkEnd w:id="19300"/>
      <w:bookmarkEnd w:id="19301"/>
      <w:bookmarkEnd w:id="19302"/>
      <w:bookmarkEnd w:id="19303"/>
      <w:bookmarkEnd w:id="19304"/>
    </w:p>
    <w:tbl>
      <w:tblPr>
        <w:tblStyle w:val="TableSWIleft"/>
        <w:tblW w:w="9250" w:type="dxa"/>
        <w:tblLayout w:type="fixed"/>
        <w:tblLook w:val="04A0" w:firstRow="1" w:lastRow="0" w:firstColumn="1" w:lastColumn="0" w:noHBand="0" w:noVBand="1"/>
      </w:tblPr>
      <w:tblGrid>
        <w:gridCol w:w="1690"/>
        <w:gridCol w:w="7560"/>
      </w:tblGrid>
      <w:tr w:rsidR="00AD6DB4" w:rsidRPr="00671C8B" w14:paraId="65ED8639" w14:textId="77777777" w:rsidTr="00166AF3">
        <w:trPr>
          <w:cnfStyle w:val="100000000000" w:firstRow="1" w:lastRow="0" w:firstColumn="0" w:lastColumn="0" w:oddVBand="0" w:evenVBand="0" w:oddHBand="0" w:evenHBand="0" w:firstRowFirstColumn="0" w:firstRowLastColumn="0" w:lastRowFirstColumn="0" w:lastRowLastColumn="0"/>
        </w:trPr>
        <w:tc>
          <w:tcPr>
            <w:tcW w:w="9250" w:type="dxa"/>
            <w:gridSpan w:val="2"/>
          </w:tcPr>
          <w:p w14:paraId="38671716" w14:textId="0127A108" w:rsidR="00AD6DB4" w:rsidRPr="00671C8B" w:rsidRDefault="00AD6DB4">
            <w:pPr>
              <w:pStyle w:val="TableRowHead"/>
              <w:spacing w:before="144" w:after="144"/>
              <w:rPr>
                <w:rFonts w:cs="Arial"/>
              </w:rPr>
            </w:pPr>
            <w:del w:id="19305" w:author="Alban Roche" w:date="2017-08-02T14:40:00Z">
              <w:r w:rsidDel="00F22490">
                <w:delText>HL7618, HL7618RD, HL7648, HL7650, HL7688, HL7690 and HL7692</w:delText>
              </w:r>
            </w:del>
            <w:ins w:id="19306" w:author="Alban Roche" w:date="2017-08-02T14:40:00Z">
              <w:r w:rsidR="00F22490">
                <w:t>HL7800</w:t>
              </w:r>
            </w:ins>
          </w:p>
        </w:tc>
      </w:tr>
      <w:tr w:rsidR="00AD6DB4" w:rsidRPr="00671C8B" w14:paraId="3A2ADC24" w14:textId="77777777" w:rsidTr="00166AF3">
        <w:tc>
          <w:tcPr>
            <w:tcW w:w="1690" w:type="dxa"/>
          </w:tcPr>
          <w:p w14:paraId="644333BD" w14:textId="77777777" w:rsidR="00AD6DB4" w:rsidRDefault="00AD6DB4" w:rsidP="00166AF3">
            <w:pPr>
              <w:pStyle w:val="TableBody"/>
            </w:pPr>
            <w:r>
              <w:rPr>
                <w:i/>
              </w:rPr>
              <w:t>Test command</w:t>
            </w:r>
          </w:p>
          <w:p w14:paraId="0124BD3E" w14:textId="77777777" w:rsidR="00AD6DB4" w:rsidRDefault="00AD6DB4" w:rsidP="00166AF3">
            <w:pPr>
              <w:pStyle w:val="TableBody"/>
            </w:pPr>
          </w:p>
          <w:p w14:paraId="797CB65B" w14:textId="77777777" w:rsidR="00AD6DB4" w:rsidRDefault="00AD6DB4" w:rsidP="00166AF3">
            <w:pPr>
              <w:pStyle w:val="TableBody"/>
            </w:pPr>
            <w:r w:rsidRPr="00CB4B23">
              <w:rPr>
                <w:u w:val="single"/>
              </w:rPr>
              <w:t>Syntax</w:t>
            </w:r>
          </w:p>
          <w:p w14:paraId="406CC229" w14:textId="77777777" w:rsidR="00AD6DB4" w:rsidRPr="00CB4B23" w:rsidRDefault="00AD6DB4" w:rsidP="00166AF3">
            <w:pPr>
              <w:pStyle w:val="TableBody"/>
              <w:rPr>
                <w:b/>
              </w:rPr>
            </w:pPr>
            <w:r w:rsidRPr="00CB4B23">
              <w:rPr>
                <w:b/>
              </w:rPr>
              <w:t>AT+</w:t>
            </w:r>
            <w:r>
              <w:rPr>
                <w:b/>
              </w:rPr>
              <w:br/>
            </w:r>
            <w:r w:rsidRPr="00CB4B23">
              <w:rPr>
                <w:b/>
              </w:rPr>
              <w:t>KCNXPROFILE</w:t>
            </w:r>
            <w:r>
              <w:rPr>
                <w:b/>
              </w:rPr>
              <w:br/>
            </w:r>
            <w:r w:rsidRPr="00CB4B23">
              <w:rPr>
                <w:b/>
              </w:rPr>
              <w:t>=?</w:t>
            </w:r>
          </w:p>
        </w:tc>
        <w:tc>
          <w:tcPr>
            <w:tcW w:w="7560" w:type="dxa"/>
          </w:tcPr>
          <w:p w14:paraId="27618313" w14:textId="77777777" w:rsidR="00AD6DB4" w:rsidRDefault="00AD6DB4" w:rsidP="00166AF3">
            <w:pPr>
              <w:pStyle w:val="TableBody"/>
              <w:rPr>
                <w:u w:val="single"/>
              </w:rPr>
            </w:pPr>
          </w:p>
          <w:p w14:paraId="62EE441F" w14:textId="77777777" w:rsidR="00AD6DB4" w:rsidRDefault="00AD6DB4" w:rsidP="00166AF3">
            <w:pPr>
              <w:pStyle w:val="TableBody"/>
              <w:rPr>
                <w:u w:val="single"/>
              </w:rPr>
            </w:pPr>
          </w:p>
          <w:p w14:paraId="69B83964" w14:textId="77777777" w:rsidR="00AD6DB4" w:rsidRDefault="00AD6DB4" w:rsidP="00166AF3">
            <w:pPr>
              <w:pStyle w:val="TableBody"/>
            </w:pPr>
            <w:r>
              <w:rPr>
                <w:u w:val="single"/>
              </w:rPr>
              <w:t>Response</w:t>
            </w:r>
          </w:p>
          <w:p w14:paraId="5B7EB341" w14:textId="77777777" w:rsidR="00AD6DB4" w:rsidRDefault="00AD6DB4" w:rsidP="00166AF3">
            <w:pPr>
              <w:pStyle w:val="TableBody"/>
            </w:pPr>
            <w:r w:rsidRPr="00CB4B23">
              <w:rPr>
                <w:b/>
              </w:rPr>
              <w:t>+KCNXPROFILE:</w:t>
            </w:r>
            <w:r>
              <w:t xml:space="preserve"> (list of possible </w:t>
            </w:r>
            <w:r>
              <w:rPr>
                <w:b/>
              </w:rPr>
              <w:t xml:space="preserve">&lt;cnx </w:t>
            </w:r>
            <w:r w:rsidRPr="00CB4B23">
              <w:rPr>
                <w:b/>
              </w:rPr>
              <w:t>c</w:t>
            </w:r>
            <w:r>
              <w:rPr>
                <w:b/>
              </w:rPr>
              <w:t>n</w:t>
            </w:r>
            <w:r w:rsidRPr="00CB4B23">
              <w:rPr>
                <w:b/>
              </w:rPr>
              <w:t>f&gt;</w:t>
            </w:r>
            <w:r>
              <w:t>s)</w:t>
            </w:r>
          </w:p>
          <w:p w14:paraId="26AF9D1B" w14:textId="77777777" w:rsidR="00AD6DB4" w:rsidRPr="00CB4B23" w:rsidRDefault="00AD6DB4" w:rsidP="00166AF3">
            <w:pPr>
              <w:pStyle w:val="TableBody"/>
              <w:rPr>
                <w:b/>
              </w:rPr>
            </w:pPr>
            <w:r w:rsidRPr="00CB4B23">
              <w:rPr>
                <w:b/>
              </w:rPr>
              <w:t>OK</w:t>
            </w:r>
          </w:p>
        </w:tc>
      </w:tr>
      <w:tr w:rsidR="00AD6DB4" w:rsidRPr="00671C8B" w14:paraId="02CBDE69" w14:textId="77777777" w:rsidTr="00166AF3">
        <w:tc>
          <w:tcPr>
            <w:tcW w:w="1690" w:type="dxa"/>
          </w:tcPr>
          <w:p w14:paraId="194C27EC" w14:textId="77777777" w:rsidR="00AD6DB4" w:rsidRPr="00671C8B" w:rsidRDefault="00AD6DB4" w:rsidP="00166AF3">
            <w:pPr>
              <w:pStyle w:val="TableBody"/>
              <w:rPr>
                <w:i/>
              </w:rPr>
            </w:pPr>
            <w:r w:rsidRPr="00671C8B">
              <w:rPr>
                <w:i/>
              </w:rPr>
              <w:t>Read command</w:t>
            </w:r>
          </w:p>
          <w:p w14:paraId="19A45038" w14:textId="77777777" w:rsidR="00AD6DB4" w:rsidRPr="00671C8B" w:rsidRDefault="00AD6DB4" w:rsidP="00166AF3">
            <w:pPr>
              <w:pStyle w:val="TableBody"/>
            </w:pPr>
          </w:p>
          <w:p w14:paraId="4FA632C2" w14:textId="77777777" w:rsidR="00AD6DB4" w:rsidRPr="00671C8B" w:rsidRDefault="00AD6DB4" w:rsidP="00166AF3">
            <w:pPr>
              <w:pStyle w:val="TableBody"/>
              <w:rPr>
                <w:u w:val="single"/>
              </w:rPr>
            </w:pPr>
            <w:r w:rsidRPr="00671C8B">
              <w:rPr>
                <w:u w:val="single"/>
              </w:rPr>
              <w:t>Syntax</w:t>
            </w:r>
          </w:p>
          <w:p w14:paraId="35F62215" w14:textId="77777777" w:rsidR="00AD6DB4" w:rsidRPr="00671C8B" w:rsidRDefault="00AD6DB4" w:rsidP="00166AF3">
            <w:pPr>
              <w:pStyle w:val="TableBody"/>
            </w:pPr>
            <w:r w:rsidRPr="00671C8B">
              <w:rPr>
                <w:b/>
              </w:rPr>
              <w:t>AT+</w:t>
            </w:r>
            <w:r w:rsidRPr="00671C8B">
              <w:rPr>
                <w:b/>
              </w:rPr>
              <w:br/>
              <w:t>KCNXPROFILE?</w:t>
            </w:r>
          </w:p>
        </w:tc>
        <w:tc>
          <w:tcPr>
            <w:tcW w:w="7560" w:type="dxa"/>
          </w:tcPr>
          <w:p w14:paraId="3E863ECB" w14:textId="77777777" w:rsidR="00AD6DB4" w:rsidRPr="00671C8B" w:rsidRDefault="00AD6DB4" w:rsidP="00166AF3">
            <w:pPr>
              <w:pStyle w:val="TableBody"/>
              <w:rPr>
                <w:u w:val="single"/>
              </w:rPr>
            </w:pPr>
          </w:p>
          <w:p w14:paraId="3F23D04E" w14:textId="77777777" w:rsidR="00AD6DB4" w:rsidRPr="00671C8B" w:rsidRDefault="00AD6DB4" w:rsidP="00166AF3">
            <w:pPr>
              <w:pStyle w:val="TableBody"/>
              <w:rPr>
                <w:u w:val="single"/>
              </w:rPr>
            </w:pPr>
          </w:p>
          <w:p w14:paraId="5BFB2304" w14:textId="77777777" w:rsidR="00AD6DB4" w:rsidRPr="00671C8B" w:rsidRDefault="00AD6DB4" w:rsidP="00166AF3">
            <w:pPr>
              <w:pStyle w:val="TableBody"/>
              <w:rPr>
                <w:u w:val="single"/>
              </w:rPr>
            </w:pPr>
            <w:r w:rsidRPr="00671C8B">
              <w:rPr>
                <w:u w:val="single"/>
              </w:rPr>
              <w:t>Response</w:t>
            </w:r>
          </w:p>
          <w:p w14:paraId="4C7B32C2" w14:textId="77777777" w:rsidR="00AD6DB4" w:rsidRPr="00671C8B" w:rsidRDefault="00AD6DB4" w:rsidP="00166AF3">
            <w:pPr>
              <w:pStyle w:val="TableBody"/>
              <w:rPr>
                <w:b/>
                <w:lang w:eastAsia="zh-CN"/>
              </w:rPr>
            </w:pPr>
            <w:r w:rsidRPr="00671C8B">
              <w:rPr>
                <w:b/>
              </w:rPr>
              <w:t>+KCNXPROFILE: &lt;cnx cnf&gt;</w:t>
            </w:r>
          </w:p>
          <w:p w14:paraId="2D57224E" w14:textId="77777777" w:rsidR="00AD6DB4" w:rsidRPr="00671C8B" w:rsidRDefault="00AD6DB4" w:rsidP="00166AF3">
            <w:pPr>
              <w:pStyle w:val="TableBody"/>
              <w:rPr>
                <w:lang w:eastAsia="zh-CN"/>
              </w:rPr>
            </w:pPr>
            <w:r w:rsidRPr="00671C8B">
              <w:rPr>
                <w:b/>
                <w:lang w:eastAsia="zh-CN"/>
              </w:rPr>
              <w:t>OK</w:t>
            </w:r>
          </w:p>
        </w:tc>
      </w:tr>
      <w:tr w:rsidR="00AD6DB4" w:rsidRPr="00671C8B" w14:paraId="7BA856AE" w14:textId="77777777" w:rsidTr="00166AF3">
        <w:tc>
          <w:tcPr>
            <w:tcW w:w="1690" w:type="dxa"/>
          </w:tcPr>
          <w:p w14:paraId="62200DFA" w14:textId="77777777" w:rsidR="00AD6DB4" w:rsidRPr="00671C8B" w:rsidRDefault="00AD6DB4" w:rsidP="00166AF3">
            <w:pPr>
              <w:pStyle w:val="TableBody"/>
              <w:rPr>
                <w:i/>
              </w:rPr>
            </w:pPr>
            <w:r w:rsidRPr="00671C8B">
              <w:rPr>
                <w:i/>
              </w:rPr>
              <w:t>Write command</w:t>
            </w:r>
          </w:p>
          <w:p w14:paraId="02C513A2" w14:textId="77777777" w:rsidR="00AD6DB4" w:rsidRPr="00671C8B" w:rsidRDefault="00AD6DB4" w:rsidP="00166AF3">
            <w:pPr>
              <w:pStyle w:val="TableBody"/>
            </w:pPr>
          </w:p>
          <w:p w14:paraId="5D8ECFDE" w14:textId="77777777" w:rsidR="00AD6DB4" w:rsidRPr="00671C8B" w:rsidRDefault="00AD6DB4" w:rsidP="00166AF3">
            <w:pPr>
              <w:pStyle w:val="TableBody"/>
              <w:rPr>
                <w:u w:val="single"/>
              </w:rPr>
            </w:pPr>
            <w:r w:rsidRPr="00671C8B">
              <w:rPr>
                <w:u w:val="single"/>
              </w:rPr>
              <w:t>Syntax</w:t>
            </w:r>
          </w:p>
          <w:p w14:paraId="4AC96353" w14:textId="77777777" w:rsidR="00AD6DB4" w:rsidRPr="00671C8B" w:rsidRDefault="00AD6DB4" w:rsidP="00166AF3">
            <w:pPr>
              <w:pStyle w:val="TableBody"/>
            </w:pPr>
            <w:r w:rsidRPr="00671C8B">
              <w:rPr>
                <w:b/>
              </w:rPr>
              <w:t>AT+</w:t>
            </w:r>
            <w:r w:rsidRPr="00671C8B">
              <w:rPr>
                <w:b/>
              </w:rPr>
              <w:br/>
              <w:t>KCNXPROFILE= &lt;cnx cnf&gt;</w:t>
            </w:r>
          </w:p>
        </w:tc>
        <w:tc>
          <w:tcPr>
            <w:tcW w:w="7560" w:type="dxa"/>
          </w:tcPr>
          <w:p w14:paraId="2AF4324F" w14:textId="77777777" w:rsidR="00AD6DB4" w:rsidRPr="00671C8B" w:rsidRDefault="00AD6DB4" w:rsidP="00166AF3">
            <w:pPr>
              <w:pStyle w:val="TableBody"/>
              <w:rPr>
                <w:u w:val="single"/>
              </w:rPr>
            </w:pPr>
          </w:p>
          <w:p w14:paraId="753ABB4A" w14:textId="77777777" w:rsidR="00AD6DB4" w:rsidRPr="00671C8B" w:rsidRDefault="00AD6DB4" w:rsidP="00166AF3">
            <w:pPr>
              <w:pStyle w:val="TableBody"/>
              <w:rPr>
                <w:u w:val="single"/>
              </w:rPr>
            </w:pPr>
          </w:p>
          <w:p w14:paraId="693007BB" w14:textId="77777777" w:rsidR="00AD6DB4" w:rsidRPr="00671C8B" w:rsidRDefault="00AD6DB4" w:rsidP="00166AF3">
            <w:pPr>
              <w:pStyle w:val="TableBody"/>
              <w:rPr>
                <w:u w:val="single"/>
              </w:rPr>
            </w:pPr>
            <w:r w:rsidRPr="00671C8B">
              <w:rPr>
                <w:u w:val="single"/>
              </w:rPr>
              <w:t>Response</w:t>
            </w:r>
          </w:p>
          <w:p w14:paraId="72A588E4" w14:textId="77777777" w:rsidR="00AD6DB4" w:rsidRPr="00671C8B" w:rsidRDefault="00AD6DB4" w:rsidP="00166AF3">
            <w:pPr>
              <w:pStyle w:val="TableBody"/>
              <w:rPr>
                <w:b/>
              </w:rPr>
            </w:pPr>
            <w:r w:rsidRPr="00671C8B">
              <w:rPr>
                <w:b/>
              </w:rPr>
              <w:t>OK</w:t>
            </w:r>
          </w:p>
          <w:p w14:paraId="53818B9D" w14:textId="77777777" w:rsidR="00AD6DB4" w:rsidRPr="00671C8B" w:rsidRDefault="00AD6DB4" w:rsidP="00166AF3">
            <w:pPr>
              <w:pStyle w:val="TableBody"/>
            </w:pPr>
          </w:p>
          <w:p w14:paraId="2BD5D862" w14:textId="77777777" w:rsidR="00AD6DB4" w:rsidRPr="00671C8B" w:rsidRDefault="00AD6DB4" w:rsidP="00166AF3">
            <w:pPr>
              <w:pStyle w:val="TableBody"/>
              <w:rPr>
                <w:u w:val="single"/>
              </w:rPr>
            </w:pPr>
            <w:r w:rsidRPr="00671C8B">
              <w:rPr>
                <w:u w:val="single"/>
              </w:rPr>
              <w:t>Parameters</w:t>
            </w:r>
          </w:p>
          <w:p w14:paraId="45DAF2FB" w14:textId="77777777" w:rsidR="00AD6DB4" w:rsidRPr="00671C8B" w:rsidRDefault="00AD6DB4" w:rsidP="00166AF3">
            <w:pPr>
              <w:pStyle w:val="TableBody"/>
              <w:rPr>
                <w:lang w:eastAsia="zh-CN"/>
              </w:rPr>
            </w:pPr>
            <w:r w:rsidRPr="00671C8B">
              <w:rPr>
                <w:b/>
              </w:rPr>
              <w:t>&lt;cnx cnf&gt;</w:t>
            </w:r>
            <w:r w:rsidRPr="00671C8B">
              <w:t xml:space="preserve"> </w:t>
            </w:r>
            <w:r w:rsidRPr="00671C8B">
              <w:tab/>
              <w:t>1</w:t>
            </w:r>
            <w:r>
              <w:t xml:space="preserve"> – </w:t>
            </w:r>
            <w:r w:rsidRPr="00671C8B">
              <w:t>5</w:t>
            </w:r>
            <w:r w:rsidRPr="00671C8B">
              <w:tab/>
            </w:r>
            <w:r w:rsidRPr="00671C8B">
              <w:rPr>
                <w:lang w:eastAsia="zh-CN"/>
              </w:rPr>
              <w:t>PDP context configuration – a numeric parameter which specifies a</w:t>
            </w:r>
            <w:r>
              <w:rPr>
                <w:lang w:eastAsia="zh-CN"/>
              </w:rPr>
              <w:t xml:space="preserve"> </w:t>
            </w:r>
            <w:r w:rsidRPr="00671C8B">
              <w:rPr>
                <w:lang w:eastAsia="zh-CN"/>
              </w:rPr>
              <w:t>particular PDP context configuration</w:t>
            </w:r>
          </w:p>
        </w:tc>
      </w:tr>
      <w:tr w:rsidR="00AD6DB4" w:rsidRPr="00671C8B" w14:paraId="70721E78" w14:textId="77777777" w:rsidTr="00166AF3">
        <w:tc>
          <w:tcPr>
            <w:tcW w:w="1690" w:type="dxa"/>
          </w:tcPr>
          <w:p w14:paraId="041246B4" w14:textId="77777777" w:rsidR="00AD6DB4" w:rsidRPr="00671C8B" w:rsidRDefault="00AD6DB4" w:rsidP="00166AF3">
            <w:pPr>
              <w:pStyle w:val="TableBody"/>
              <w:rPr>
                <w:u w:val="single"/>
              </w:rPr>
            </w:pPr>
            <w:r w:rsidRPr="00671C8B">
              <w:rPr>
                <w:u w:val="single"/>
              </w:rPr>
              <w:t>Reference</w:t>
            </w:r>
          </w:p>
          <w:p w14:paraId="4C2F13AC" w14:textId="77777777" w:rsidR="00AD6DB4" w:rsidRPr="00671C8B" w:rsidRDefault="00AD6DB4" w:rsidP="00166AF3">
            <w:pPr>
              <w:pStyle w:val="TableBody"/>
            </w:pPr>
            <w:r w:rsidRPr="00671C8B">
              <w:t>Sierra Wireless Proprietary</w:t>
            </w:r>
          </w:p>
        </w:tc>
        <w:tc>
          <w:tcPr>
            <w:tcW w:w="7560" w:type="dxa"/>
          </w:tcPr>
          <w:p w14:paraId="451294BC" w14:textId="77777777" w:rsidR="00AD6DB4" w:rsidRPr="00671C8B" w:rsidRDefault="00AD6DB4" w:rsidP="00166AF3">
            <w:pPr>
              <w:pStyle w:val="TableBody"/>
              <w:rPr>
                <w:u w:val="single"/>
              </w:rPr>
            </w:pPr>
            <w:r w:rsidRPr="00671C8B">
              <w:rPr>
                <w:u w:val="single"/>
              </w:rPr>
              <w:t>Notes</w:t>
            </w:r>
          </w:p>
          <w:p w14:paraId="74E0D5AC" w14:textId="77777777" w:rsidR="00AD6DB4" w:rsidRPr="00671C8B" w:rsidRDefault="00AD6DB4" w:rsidP="00166AF3">
            <w:pPr>
              <w:pStyle w:val="TableBody"/>
              <w:rPr>
                <w:u w:val="single"/>
              </w:rPr>
            </w:pPr>
            <w:r>
              <w:t>This command sets the default PDP context configuration ID for +</w:t>
            </w:r>
            <w:r w:rsidRPr="00900CFE">
              <w:t xml:space="preserve">KTCPCFG, </w:t>
            </w:r>
            <w:r>
              <w:t>+</w:t>
            </w:r>
            <w:r w:rsidRPr="00900CFE">
              <w:t>KUDPCFG</w:t>
            </w:r>
            <w:r>
              <w:t>, +</w:t>
            </w:r>
            <w:r w:rsidRPr="00900CFE">
              <w:t>KFTPCFG</w:t>
            </w:r>
            <w:r>
              <w:t>, +KHTTPCFG and +KHTTPSCFG</w:t>
            </w:r>
            <w:r w:rsidRPr="00900CFE">
              <w:t>, if &lt;cnx cnf&gt; parameter is not given in these commands</w:t>
            </w:r>
            <w:r>
              <w:t>.</w:t>
            </w:r>
          </w:p>
        </w:tc>
      </w:tr>
    </w:tbl>
    <w:p w14:paraId="6507CC84" w14:textId="77777777" w:rsidR="00AD6DB4" w:rsidRPr="00671C8B" w:rsidRDefault="00AD6DB4" w:rsidP="0059466D">
      <w:pPr>
        <w:pStyle w:val="Heading3"/>
        <w:numPr>
          <w:ilvl w:val="2"/>
          <w:numId w:val="11"/>
        </w:numPr>
        <w:ind w:left="1260" w:hanging="1260"/>
      </w:pPr>
      <w:bookmarkStart w:id="19307" w:name="_Toc345081457"/>
      <w:bookmarkStart w:id="19308" w:name="_Toc349753194"/>
      <w:bookmarkStart w:id="19309" w:name="_Toc349754093"/>
      <w:bookmarkStart w:id="19310" w:name="_Ref366746340"/>
      <w:bookmarkStart w:id="19311" w:name="_Ref369093303"/>
      <w:bookmarkStart w:id="19312" w:name="_Toc368586149"/>
      <w:bookmarkStart w:id="19313" w:name="_Toc448912326"/>
      <w:bookmarkStart w:id="19314" w:name="_Toc486251740"/>
      <w:bookmarkStart w:id="19315" w:name="_Toc489460868"/>
      <w:r w:rsidRPr="00671C8B">
        <w:t xml:space="preserve">+KCGPADDR Command: Display PDP </w:t>
      </w:r>
      <w:bookmarkEnd w:id="19307"/>
      <w:r w:rsidRPr="00671C8B">
        <w:t>Address</w:t>
      </w:r>
      <w:bookmarkEnd w:id="19308"/>
      <w:bookmarkEnd w:id="19309"/>
      <w:bookmarkEnd w:id="19310"/>
      <w:bookmarkEnd w:id="19311"/>
      <w:bookmarkEnd w:id="19312"/>
      <w:bookmarkEnd w:id="19313"/>
      <w:bookmarkEnd w:id="19314"/>
      <w:bookmarkEnd w:id="19315"/>
    </w:p>
    <w:tbl>
      <w:tblPr>
        <w:tblStyle w:val="TableSWIleft"/>
        <w:tblW w:w="9288" w:type="dxa"/>
        <w:tblLayout w:type="fixed"/>
        <w:tblLook w:val="04A0" w:firstRow="1" w:lastRow="0" w:firstColumn="1" w:lastColumn="0" w:noHBand="0" w:noVBand="1"/>
      </w:tblPr>
      <w:tblGrid>
        <w:gridCol w:w="1728"/>
        <w:gridCol w:w="7560"/>
      </w:tblGrid>
      <w:tr w:rsidR="00AD6DB4" w:rsidRPr="00671C8B" w14:paraId="17D1D8F9"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773DC595" w14:textId="685971EA" w:rsidR="00AD6DB4" w:rsidRPr="00671C8B" w:rsidRDefault="00AD6DB4">
            <w:pPr>
              <w:pStyle w:val="TableRowHead"/>
              <w:spacing w:before="144" w:after="144"/>
              <w:rPr>
                <w:rFonts w:cs="Arial"/>
                <w:bCs w:val="0"/>
              </w:rPr>
            </w:pPr>
            <w:del w:id="19316" w:author="Alban Roche" w:date="2017-08-02T14:40:00Z">
              <w:r w:rsidDel="00F22490">
                <w:delText>HL7618, HL7618RD, HL7648, HL7650, HL7688, HL7690 and HL7692</w:delText>
              </w:r>
            </w:del>
            <w:ins w:id="19317" w:author="Alban Roche" w:date="2017-08-02T14:40:00Z">
              <w:r w:rsidR="00F22490">
                <w:t>HL7800</w:t>
              </w:r>
            </w:ins>
          </w:p>
        </w:tc>
      </w:tr>
      <w:tr w:rsidR="00AD6DB4" w:rsidRPr="00671C8B" w14:paraId="4F8144A3" w14:textId="77777777" w:rsidTr="00166AF3">
        <w:tc>
          <w:tcPr>
            <w:tcW w:w="1728" w:type="dxa"/>
          </w:tcPr>
          <w:p w14:paraId="687D750A" w14:textId="77777777" w:rsidR="00AD6DB4" w:rsidRDefault="00AD6DB4" w:rsidP="00166AF3">
            <w:pPr>
              <w:pStyle w:val="TableBody"/>
            </w:pPr>
            <w:r>
              <w:rPr>
                <w:i/>
              </w:rPr>
              <w:t>Test command</w:t>
            </w:r>
          </w:p>
          <w:p w14:paraId="2FFFDD65" w14:textId="77777777" w:rsidR="00AD6DB4" w:rsidRDefault="00AD6DB4" w:rsidP="00166AF3">
            <w:pPr>
              <w:pStyle w:val="TableBody"/>
            </w:pPr>
          </w:p>
          <w:p w14:paraId="05DD4097" w14:textId="77777777" w:rsidR="00AD6DB4" w:rsidRDefault="00AD6DB4" w:rsidP="00166AF3">
            <w:pPr>
              <w:pStyle w:val="TableBody"/>
            </w:pPr>
            <w:r w:rsidRPr="00CB4B23">
              <w:rPr>
                <w:u w:val="single"/>
              </w:rPr>
              <w:t>Syntax</w:t>
            </w:r>
          </w:p>
          <w:p w14:paraId="14038C9E" w14:textId="77777777" w:rsidR="00AD6DB4" w:rsidRPr="00CB4B23" w:rsidRDefault="00AD6DB4" w:rsidP="00166AF3">
            <w:pPr>
              <w:pStyle w:val="TableBody"/>
              <w:rPr>
                <w:b/>
              </w:rPr>
            </w:pPr>
            <w:r w:rsidRPr="00CB4B23">
              <w:rPr>
                <w:b/>
              </w:rPr>
              <w:t>AT+KCGPADD</w:t>
            </w:r>
            <w:r>
              <w:rPr>
                <w:b/>
              </w:rPr>
              <w:t>R</w:t>
            </w:r>
            <w:r>
              <w:rPr>
                <w:b/>
              </w:rPr>
              <w:br/>
            </w:r>
            <w:r w:rsidRPr="00CB4B23">
              <w:rPr>
                <w:b/>
              </w:rPr>
              <w:t>=?</w:t>
            </w:r>
          </w:p>
        </w:tc>
        <w:tc>
          <w:tcPr>
            <w:tcW w:w="7560" w:type="dxa"/>
          </w:tcPr>
          <w:p w14:paraId="67363FDF" w14:textId="77777777" w:rsidR="00AD6DB4" w:rsidRDefault="00AD6DB4" w:rsidP="00166AF3">
            <w:pPr>
              <w:pStyle w:val="TableBody"/>
              <w:rPr>
                <w:u w:val="single"/>
              </w:rPr>
            </w:pPr>
          </w:p>
          <w:p w14:paraId="273D29E0" w14:textId="77777777" w:rsidR="00AD6DB4" w:rsidRDefault="00AD6DB4" w:rsidP="00166AF3">
            <w:pPr>
              <w:pStyle w:val="TableBody"/>
              <w:rPr>
                <w:u w:val="single"/>
              </w:rPr>
            </w:pPr>
          </w:p>
          <w:p w14:paraId="707C445F" w14:textId="77777777" w:rsidR="00AD6DB4" w:rsidRDefault="00AD6DB4" w:rsidP="00166AF3">
            <w:pPr>
              <w:pStyle w:val="TableBody"/>
            </w:pPr>
            <w:r>
              <w:rPr>
                <w:u w:val="single"/>
              </w:rPr>
              <w:t>Response</w:t>
            </w:r>
          </w:p>
          <w:p w14:paraId="6A57F415" w14:textId="77777777" w:rsidR="00AD6DB4" w:rsidRDefault="00AD6DB4" w:rsidP="00166AF3">
            <w:pPr>
              <w:pStyle w:val="TableBody"/>
              <w:keepNext/>
            </w:pPr>
            <w:r w:rsidRPr="00AF64FD">
              <w:rPr>
                <w:b/>
              </w:rPr>
              <w:t>+</w:t>
            </w:r>
            <w:r>
              <w:rPr>
                <w:b/>
              </w:rPr>
              <w:t>KCGPADDR</w:t>
            </w:r>
            <w:r w:rsidRPr="00AF64FD">
              <w:rPr>
                <w:b/>
              </w:rPr>
              <w:t>:</w:t>
            </w:r>
            <w:r>
              <w:t xml:space="preserve"> (list of possible </w:t>
            </w:r>
            <w:r w:rsidRPr="00AF64FD">
              <w:rPr>
                <w:b/>
              </w:rPr>
              <w:t>&lt;cnx_c</w:t>
            </w:r>
            <w:r>
              <w:rPr>
                <w:b/>
              </w:rPr>
              <w:t>n</w:t>
            </w:r>
            <w:r w:rsidRPr="00AF64FD">
              <w:rPr>
                <w:b/>
              </w:rPr>
              <w:t>f&gt;</w:t>
            </w:r>
            <w:r>
              <w:t>s)</w:t>
            </w:r>
          </w:p>
          <w:p w14:paraId="4B3BC855" w14:textId="77777777" w:rsidR="00AD6DB4" w:rsidRPr="00CB4B23" w:rsidRDefault="00AD6DB4" w:rsidP="00166AF3">
            <w:pPr>
              <w:pStyle w:val="TableBody"/>
            </w:pPr>
            <w:r w:rsidRPr="00AF64FD">
              <w:rPr>
                <w:b/>
              </w:rPr>
              <w:t>OK</w:t>
            </w:r>
          </w:p>
        </w:tc>
      </w:tr>
      <w:tr w:rsidR="00AD6DB4" w:rsidRPr="00671C8B" w14:paraId="46033562" w14:textId="77777777" w:rsidTr="00166AF3">
        <w:tc>
          <w:tcPr>
            <w:tcW w:w="1728" w:type="dxa"/>
          </w:tcPr>
          <w:p w14:paraId="2D33004D" w14:textId="77777777" w:rsidR="00AD6DB4" w:rsidRPr="00671C8B" w:rsidRDefault="00AD6DB4" w:rsidP="00166AF3">
            <w:pPr>
              <w:pStyle w:val="TableBody"/>
              <w:rPr>
                <w:i/>
              </w:rPr>
            </w:pPr>
            <w:r w:rsidRPr="00671C8B">
              <w:rPr>
                <w:i/>
              </w:rPr>
              <w:t>Write command</w:t>
            </w:r>
          </w:p>
          <w:p w14:paraId="189F50B5" w14:textId="77777777" w:rsidR="00AD6DB4" w:rsidRPr="00671C8B" w:rsidRDefault="00AD6DB4" w:rsidP="00166AF3">
            <w:pPr>
              <w:pStyle w:val="TableBody"/>
            </w:pPr>
          </w:p>
          <w:p w14:paraId="32E7F537" w14:textId="77777777" w:rsidR="00AD6DB4" w:rsidRDefault="00AD6DB4" w:rsidP="00166AF3">
            <w:pPr>
              <w:pStyle w:val="TableBody"/>
              <w:rPr>
                <w:u w:val="single"/>
              </w:rPr>
            </w:pPr>
            <w:r w:rsidRPr="00671C8B">
              <w:rPr>
                <w:u w:val="single"/>
              </w:rPr>
              <w:t>Syntax</w:t>
            </w:r>
          </w:p>
          <w:p w14:paraId="07B70112" w14:textId="77777777" w:rsidR="00AD6DB4" w:rsidRPr="00CB4B23" w:rsidRDefault="00AD6DB4" w:rsidP="00166AF3">
            <w:pPr>
              <w:pStyle w:val="TableBody"/>
            </w:pPr>
            <w:r w:rsidRPr="00CB4B23">
              <w:t>For all &lt;cnx_cnf&gt;s</w:t>
            </w:r>
            <w:r>
              <w:t>:</w:t>
            </w:r>
          </w:p>
          <w:p w14:paraId="12B0CAF6" w14:textId="77777777" w:rsidR="00AD6DB4" w:rsidRDefault="00AD6DB4" w:rsidP="00166AF3">
            <w:pPr>
              <w:pStyle w:val="TableBody"/>
              <w:rPr>
                <w:b/>
              </w:rPr>
            </w:pPr>
            <w:r w:rsidRPr="00671C8B">
              <w:rPr>
                <w:b/>
              </w:rPr>
              <w:t>AT+KCGPADDR</w:t>
            </w:r>
          </w:p>
          <w:p w14:paraId="2366F46B" w14:textId="77777777" w:rsidR="00AD6DB4" w:rsidRPr="00CB4B23" w:rsidRDefault="00AD6DB4" w:rsidP="00166AF3">
            <w:pPr>
              <w:pStyle w:val="TableBody"/>
            </w:pPr>
          </w:p>
          <w:p w14:paraId="3FBB776D" w14:textId="77777777" w:rsidR="00AD6DB4" w:rsidRPr="00CB4B23" w:rsidRDefault="00AD6DB4" w:rsidP="00166AF3">
            <w:pPr>
              <w:pStyle w:val="TableBody"/>
            </w:pPr>
            <w:r w:rsidRPr="00CB4B23">
              <w:t>For specific &lt;cnx_cnf&gt;s:</w:t>
            </w:r>
          </w:p>
          <w:p w14:paraId="15E1602D" w14:textId="77777777" w:rsidR="00AD6DB4" w:rsidRPr="00671C8B" w:rsidRDefault="00AD6DB4" w:rsidP="00166AF3">
            <w:pPr>
              <w:pStyle w:val="TableBody"/>
              <w:rPr>
                <w:b/>
                <w:lang w:eastAsia="zh-CN"/>
              </w:rPr>
            </w:pPr>
            <w:r>
              <w:rPr>
                <w:b/>
              </w:rPr>
              <w:t>AT+KCGPADDR=&lt;cnx_cnf&gt;</w:t>
            </w:r>
          </w:p>
        </w:tc>
        <w:tc>
          <w:tcPr>
            <w:tcW w:w="7560" w:type="dxa"/>
          </w:tcPr>
          <w:p w14:paraId="02334E15" w14:textId="77777777" w:rsidR="00AD6DB4" w:rsidRPr="00671C8B" w:rsidRDefault="00AD6DB4" w:rsidP="00166AF3">
            <w:pPr>
              <w:pStyle w:val="TableBody"/>
              <w:rPr>
                <w:u w:val="single"/>
              </w:rPr>
            </w:pPr>
          </w:p>
          <w:p w14:paraId="054723CB" w14:textId="77777777" w:rsidR="00AD6DB4" w:rsidRPr="00671C8B" w:rsidRDefault="00AD6DB4" w:rsidP="00166AF3">
            <w:pPr>
              <w:pStyle w:val="TableBody"/>
              <w:rPr>
                <w:u w:val="single"/>
              </w:rPr>
            </w:pPr>
          </w:p>
          <w:p w14:paraId="1534E404" w14:textId="77777777" w:rsidR="00AD6DB4" w:rsidRPr="00671C8B" w:rsidRDefault="00AD6DB4" w:rsidP="00166AF3">
            <w:pPr>
              <w:pStyle w:val="TableBody"/>
              <w:rPr>
                <w:u w:val="single"/>
                <w:lang w:eastAsia="zh-CN"/>
              </w:rPr>
            </w:pPr>
            <w:r w:rsidRPr="00671C8B">
              <w:rPr>
                <w:u w:val="single"/>
              </w:rPr>
              <w:t>Response</w:t>
            </w:r>
          </w:p>
          <w:p w14:paraId="291C1994" w14:textId="77777777" w:rsidR="00AD6DB4" w:rsidRPr="004E13AC" w:rsidRDefault="00AD6DB4" w:rsidP="00166AF3">
            <w:pPr>
              <w:pStyle w:val="TableBody"/>
              <w:rPr>
                <w:b/>
              </w:rPr>
            </w:pPr>
            <w:r w:rsidRPr="004E13AC">
              <w:rPr>
                <w:b/>
              </w:rPr>
              <w:t>+KCGPADDR: &lt;cnx cnf&gt;, &lt;PDP_addr_1&gt;</w:t>
            </w:r>
          </w:p>
          <w:p w14:paraId="360E0CD5" w14:textId="77777777" w:rsidR="00AD6DB4" w:rsidRPr="004E13AC" w:rsidRDefault="00AD6DB4" w:rsidP="00166AF3">
            <w:pPr>
              <w:pStyle w:val="TableBody"/>
              <w:rPr>
                <w:b/>
              </w:rPr>
            </w:pPr>
            <w:r w:rsidRPr="004E13AC">
              <w:rPr>
                <w:b/>
              </w:rPr>
              <w:t>[[+KCGPADDR: &lt;cnx cnf&gt;, &lt;PDP_addr_2&gt;]</w:t>
            </w:r>
          </w:p>
          <w:p w14:paraId="540F2334" w14:textId="77777777" w:rsidR="00AD6DB4" w:rsidRPr="00671C8B" w:rsidRDefault="00AD6DB4" w:rsidP="00166AF3">
            <w:pPr>
              <w:pStyle w:val="TableBody"/>
              <w:rPr>
                <w:b/>
                <w:lang w:eastAsia="zh-CN"/>
              </w:rPr>
            </w:pPr>
            <w:r w:rsidRPr="004E13AC">
              <w:rPr>
                <w:b/>
              </w:rPr>
              <w:t>…]</w:t>
            </w:r>
          </w:p>
          <w:p w14:paraId="63C65F8D" w14:textId="77777777" w:rsidR="00AD6DB4" w:rsidRPr="00671C8B" w:rsidRDefault="00AD6DB4" w:rsidP="00166AF3">
            <w:pPr>
              <w:pStyle w:val="TableBody"/>
              <w:rPr>
                <w:b/>
              </w:rPr>
            </w:pPr>
            <w:r w:rsidRPr="00671C8B">
              <w:rPr>
                <w:b/>
              </w:rPr>
              <w:t>OK</w:t>
            </w:r>
          </w:p>
          <w:p w14:paraId="4C4C8002" w14:textId="77777777" w:rsidR="00AD6DB4" w:rsidRPr="00671C8B" w:rsidRDefault="00AD6DB4" w:rsidP="00166AF3">
            <w:pPr>
              <w:pStyle w:val="TableBody"/>
            </w:pPr>
          </w:p>
          <w:p w14:paraId="2DD7BA20" w14:textId="77777777" w:rsidR="00AD6DB4" w:rsidRPr="00671C8B" w:rsidRDefault="00AD6DB4" w:rsidP="00166AF3">
            <w:pPr>
              <w:pStyle w:val="TableBody"/>
              <w:rPr>
                <w:u w:val="single"/>
                <w:lang w:eastAsia="zh-CN"/>
              </w:rPr>
            </w:pPr>
            <w:r w:rsidRPr="00671C8B">
              <w:rPr>
                <w:u w:val="single"/>
              </w:rPr>
              <w:t>Parameters</w:t>
            </w:r>
          </w:p>
          <w:p w14:paraId="480C1898" w14:textId="77777777" w:rsidR="00AD6DB4" w:rsidRPr="00671C8B" w:rsidRDefault="00AD6DB4" w:rsidP="00166AF3">
            <w:pPr>
              <w:pStyle w:val="TableBody"/>
              <w:rPr>
                <w:lang w:eastAsia="zh-CN"/>
              </w:rPr>
            </w:pPr>
            <w:r w:rsidRPr="00671C8B">
              <w:rPr>
                <w:b/>
              </w:rPr>
              <w:t>&lt;cnx cnf&gt;</w:t>
            </w:r>
            <w:r w:rsidRPr="00671C8B">
              <w:tab/>
              <w:t>1</w:t>
            </w:r>
            <w:r>
              <w:t xml:space="preserve"> – </w:t>
            </w:r>
            <w:r w:rsidRPr="00671C8B">
              <w:t>5</w:t>
            </w:r>
            <w:r>
              <w:tab/>
            </w:r>
            <w:r w:rsidRPr="00671C8B">
              <w:rPr>
                <w:lang w:eastAsia="zh-CN"/>
              </w:rPr>
              <w:t>PDP context configuration –  a numeric parameter which specifies a</w:t>
            </w:r>
            <w:r>
              <w:rPr>
                <w:lang w:eastAsia="zh-CN"/>
              </w:rPr>
              <w:t xml:space="preserve"> </w:t>
            </w:r>
            <w:r w:rsidRPr="00671C8B">
              <w:rPr>
                <w:lang w:eastAsia="zh-CN"/>
              </w:rPr>
              <w:t>particular PDP context configuration</w:t>
            </w:r>
          </w:p>
          <w:p w14:paraId="13185730" w14:textId="77777777" w:rsidR="00AD6DB4" w:rsidRPr="00671C8B" w:rsidRDefault="00AD6DB4" w:rsidP="00166AF3">
            <w:pPr>
              <w:pStyle w:val="TableBody"/>
              <w:rPr>
                <w:lang w:eastAsia="zh-CN"/>
              </w:rPr>
            </w:pPr>
          </w:p>
          <w:p w14:paraId="27D5895B" w14:textId="77777777" w:rsidR="00AD6DB4" w:rsidRPr="00671C8B" w:rsidRDefault="00AD6DB4" w:rsidP="00166AF3">
            <w:pPr>
              <w:pStyle w:val="TableBody"/>
              <w:rPr>
                <w:u w:val="single"/>
              </w:rPr>
            </w:pPr>
            <w:r w:rsidRPr="00671C8B">
              <w:rPr>
                <w:b/>
              </w:rPr>
              <w:t>&lt;PDP_addr&gt;</w:t>
            </w:r>
            <w:r w:rsidRPr="00671C8B">
              <w:rPr>
                <w:lang w:eastAsia="zh-CN"/>
              </w:rPr>
              <w:tab/>
            </w:r>
            <w:r w:rsidRPr="00671C8B">
              <w:t>A string that identifies the MT in the address space applicable to the PDP</w:t>
            </w:r>
          </w:p>
        </w:tc>
      </w:tr>
      <w:tr w:rsidR="00AD6DB4" w:rsidRPr="00671C8B" w14:paraId="4FEA67CD" w14:textId="77777777" w:rsidTr="00166AF3">
        <w:tc>
          <w:tcPr>
            <w:tcW w:w="1728" w:type="dxa"/>
          </w:tcPr>
          <w:p w14:paraId="0423DBD4" w14:textId="77777777" w:rsidR="00AD6DB4" w:rsidRPr="00671C8B" w:rsidRDefault="00AD6DB4" w:rsidP="00166AF3">
            <w:pPr>
              <w:pStyle w:val="TableBody"/>
              <w:rPr>
                <w:u w:val="single"/>
              </w:rPr>
            </w:pPr>
            <w:r w:rsidRPr="00671C8B">
              <w:rPr>
                <w:u w:val="single"/>
              </w:rPr>
              <w:t>Reference</w:t>
            </w:r>
          </w:p>
          <w:p w14:paraId="6EB504B7" w14:textId="77777777" w:rsidR="00AD6DB4" w:rsidRPr="00671C8B" w:rsidRDefault="00AD6DB4" w:rsidP="00166AF3">
            <w:pPr>
              <w:pStyle w:val="TableBody"/>
            </w:pPr>
            <w:r w:rsidRPr="00671C8B">
              <w:t>Sierra Wireless Proprietary</w:t>
            </w:r>
          </w:p>
        </w:tc>
        <w:tc>
          <w:tcPr>
            <w:tcW w:w="7560" w:type="dxa"/>
          </w:tcPr>
          <w:p w14:paraId="3182E33B" w14:textId="77777777" w:rsidR="00AD6DB4" w:rsidRPr="00671C8B" w:rsidRDefault="00AD6DB4" w:rsidP="00166AF3">
            <w:pPr>
              <w:pStyle w:val="TableBody"/>
              <w:rPr>
                <w:u w:val="single"/>
              </w:rPr>
            </w:pPr>
            <w:r w:rsidRPr="00671C8B">
              <w:rPr>
                <w:u w:val="single"/>
              </w:rPr>
              <w:t>Notes</w:t>
            </w:r>
          </w:p>
          <w:p w14:paraId="055426EE" w14:textId="77777777" w:rsidR="00AD6DB4" w:rsidRPr="00CB4B23" w:rsidRDefault="00AD6DB4" w:rsidP="0059466D">
            <w:pPr>
              <w:pStyle w:val="TableBody"/>
              <w:numPr>
                <w:ilvl w:val="0"/>
                <w:numId w:val="92"/>
              </w:numPr>
              <w:rPr>
                <w:u w:val="single"/>
              </w:rPr>
            </w:pPr>
            <w:r w:rsidRPr="00671C8B">
              <w:t xml:space="preserve">This AT command can be used after </w:t>
            </w:r>
            <w:r>
              <w:t>+</w:t>
            </w:r>
            <w:r w:rsidRPr="00671C8B">
              <w:t xml:space="preserve">KTCPCNX, </w:t>
            </w:r>
            <w:r>
              <w:t>+</w:t>
            </w:r>
            <w:r w:rsidRPr="00671C8B">
              <w:t>KUDPCFG, etc. to display the local IP address of  the module</w:t>
            </w:r>
          </w:p>
          <w:p w14:paraId="0866196F" w14:textId="77777777" w:rsidR="00AD6DB4" w:rsidRPr="00671C8B" w:rsidRDefault="00AD6DB4" w:rsidP="0059466D">
            <w:pPr>
              <w:pStyle w:val="TableBody"/>
              <w:numPr>
                <w:ilvl w:val="0"/>
                <w:numId w:val="92"/>
              </w:numPr>
              <w:rPr>
                <w:u w:val="single"/>
              </w:rPr>
            </w:pPr>
            <w:r>
              <w:t>For IPv6, more than one PDP addresses corresponding to the interface may be displayed.</w:t>
            </w:r>
          </w:p>
        </w:tc>
      </w:tr>
    </w:tbl>
    <w:p w14:paraId="6E9D1151" w14:textId="77777777" w:rsidR="00AD6DB4" w:rsidRPr="00671C8B" w:rsidRDefault="00AD6DB4" w:rsidP="0059466D">
      <w:pPr>
        <w:pStyle w:val="Heading3"/>
        <w:numPr>
          <w:ilvl w:val="2"/>
          <w:numId w:val="11"/>
        </w:numPr>
        <w:ind w:left="1260" w:hanging="1260"/>
      </w:pPr>
      <w:bookmarkStart w:id="19318" w:name="_Ref381795853"/>
      <w:bookmarkStart w:id="19319" w:name="_Toc448912327"/>
      <w:bookmarkStart w:id="19320" w:name="_Toc486251741"/>
      <w:bookmarkStart w:id="19321" w:name="_Toc489460869"/>
      <w:bookmarkStart w:id="19322" w:name="_Toc368586150"/>
      <w:bookmarkStart w:id="19323" w:name="_Toc345081459"/>
      <w:r w:rsidRPr="00671C8B">
        <w:t>+KCNX_IND Notification: Connection Status Notification</w:t>
      </w:r>
      <w:bookmarkEnd w:id="19318"/>
      <w:bookmarkEnd w:id="19319"/>
      <w:bookmarkEnd w:id="19320"/>
      <w:bookmarkEnd w:id="19321"/>
    </w:p>
    <w:tbl>
      <w:tblPr>
        <w:tblStyle w:val="TableSWIleft"/>
        <w:tblW w:w="9288" w:type="dxa"/>
        <w:tblLayout w:type="fixed"/>
        <w:tblLook w:val="04A0" w:firstRow="1" w:lastRow="0" w:firstColumn="1" w:lastColumn="0" w:noHBand="0" w:noVBand="1"/>
      </w:tblPr>
      <w:tblGrid>
        <w:gridCol w:w="1728"/>
        <w:gridCol w:w="7560"/>
      </w:tblGrid>
      <w:tr w:rsidR="00AD6DB4" w:rsidRPr="00671C8B" w14:paraId="283BF192"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1AAE3535" w14:textId="4A741F2F" w:rsidR="00AD6DB4" w:rsidRPr="00671C8B" w:rsidRDefault="00AD6DB4">
            <w:pPr>
              <w:pStyle w:val="TableRowHead"/>
              <w:spacing w:before="144" w:after="144"/>
              <w:rPr>
                <w:rFonts w:cs="Arial"/>
              </w:rPr>
            </w:pPr>
            <w:del w:id="19324" w:author="Alban Roche" w:date="2017-08-02T14:40:00Z">
              <w:r w:rsidDel="00F22490">
                <w:delText>HL7618, HL7618RD, HL7648, HL7650, HL7688, HL7690 and HL7692</w:delText>
              </w:r>
            </w:del>
            <w:ins w:id="19325" w:author="Alban Roche" w:date="2017-08-02T14:40:00Z">
              <w:r w:rsidR="00F22490">
                <w:t>HL7800</w:t>
              </w:r>
            </w:ins>
          </w:p>
        </w:tc>
      </w:tr>
      <w:tr w:rsidR="00AD6DB4" w:rsidRPr="00671C8B" w14:paraId="35F47CF4" w14:textId="77777777" w:rsidTr="00166AF3">
        <w:tc>
          <w:tcPr>
            <w:tcW w:w="1728" w:type="dxa"/>
          </w:tcPr>
          <w:p w14:paraId="1EAF342D" w14:textId="77777777" w:rsidR="00AD6DB4" w:rsidRPr="00671C8B" w:rsidRDefault="00AD6DB4" w:rsidP="00166AF3">
            <w:pPr>
              <w:pStyle w:val="TableBody"/>
              <w:rPr>
                <w:i/>
              </w:rPr>
            </w:pPr>
            <w:r w:rsidRPr="00671C8B">
              <w:rPr>
                <w:i/>
              </w:rPr>
              <w:t>Unsolicited Notification</w:t>
            </w:r>
          </w:p>
        </w:tc>
        <w:tc>
          <w:tcPr>
            <w:tcW w:w="7560" w:type="dxa"/>
          </w:tcPr>
          <w:p w14:paraId="4271566C" w14:textId="77777777" w:rsidR="00AD6DB4" w:rsidRPr="00671C8B" w:rsidRDefault="00AD6DB4" w:rsidP="00166AF3">
            <w:pPr>
              <w:pStyle w:val="TableBody"/>
              <w:rPr>
                <w:u w:val="single"/>
              </w:rPr>
            </w:pPr>
            <w:r w:rsidRPr="00671C8B">
              <w:rPr>
                <w:u w:val="single"/>
              </w:rPr>
              <w:t>Response</w:t>
            </w:r>
          </w:p>
          <w:p w14:paraId="110D504B" w14:textId="77777777" w:rsidR="00AD6DB4" w:rsidRPr="00671C8B" w:rsidRDefault="00AD6DB4" w:rsidP="00166AF3">
            <w:pPr>
              <w:pStyle w:val="TableBody"/>
            </w:pPr>
            <w:r w:rsidRPr="00671C8B">
              <w:rPr>
                <w:b/>
              </w:rPr>
              <w:t xml:space="preserve">+KCNX_IND: &lt;cnx cnf&gt;,&lt;status&gt;,&lt;af&gt; </w:t>
            </w:r>
            <w:r w:rsidRPr="00671C8B">
              <w:tab/>
            </w:r>
            <w:r w:rsidRPr="00671C8B">
              <w:tab/>
            </w:r>
            <w:r w:rsidRPr="00671C8B">
              <w:tab/>
            </w:r>
            <w:r w:rsidRPr="00671C8B">
              <w:tab/>
            </w:r>
            <w:r w:rsidRPr="00671C8B">
              <w:tab/>
              <w:t>(for &lt;status&gt; = 0, 1)</w:t>
            </w:r>
          </w:p>
          <w:p w14:paraId="46CE05AB" w14:textId="77777777" w:rsidR="00AD6DB4" w:rsidRPr="00671C8B" w:rsidRDefault="00AD6DB4" w:rsidP="00166AF3">
            <w:pPr>
              <w:pStyle w:val="TableBody"/>
            </w:pPr>
            <w:r w:rsidRPr="00671C8B">
              <w:rPr>
                <w:b/>
              </w:rPr>
              <w:t xml:space="preserve">+KCNX_IND: &lt;cnx cnf&gt;,&lt;status&gt;,&lt;attempt&gt;,&lt;nbtrial&gt;,&lt;tim1&gt; </w:t>
            </w:r>
            <w:r w:rsidRPr="00671C8B">
              <w:tab/>
              <w:t>(for &lt;status&gt; = 2)</w:t>
            </w:r>
          </w:p>
          <w:p w14:paraId="68BC4257" w14:textId="77777777" w:rsidR="00AD6DB4" w:rsidRPr="00671C8B" w:rsidRDefault="00AD6DB4" w:rsidP="00166AF3">
            <w:pPr>
              <w:pStyle w:val="TableBody"/>
            </w:pPr>
            <w:r w:rsidRPr="00671C8B">
              <w:rPr>
                <w:b/>
              </w:rPr>
              <w:t>+KCNX_IND: &lt;cnx cnf&gt;,&lt;status&gt;</w:t>
            </w:r>
            <w:r w:rsidRPr="00671C8B">
              <w:rPr>
                <w:b/>
              </w:rPr>
              <w:tab/>
            </w:r>
            <w:r w:rsidRPr="00671C8B">
              <w:rPr>
                <w:b/>
              </w:rPr>
              <w:tab/>
            </w:r>
            <w:r w:rsidRPr="00671C8B">
              <w:rPr>
                <w:b/>
              </w:rPr>
              <w:tab/>
            </w:r>
            <w:r w:rsidRPr="00671C8B">
              <w:tab/>
            </w:r>
            <w:r w:rsidRPr="00671C8B">
              <w:tab/>
            </w:r>
            <w:r w:rsidRPr="00671C8B">
              <w:tab/>
              <w:t>(for &lt;status&gt; = 3,6)</w:t>
            </w:r>
          </w:p>
          <w:p w14:paraId="1949FFEA" w14:textId="77777777" w:rsidR="00AD6DB4" w:rsidRPr="00671C8B" w:rsidRDefault="00AD6DB4" w:rsidP="00166AF3">
            <w:pPr>
              <w:pStyle w:val="TableBody"/>
            </w:pPr>
            <w:r w:rsidRPr="00671C8B">
              <w:rPr>
                <w:b/>
              </w:rPr>
              <w:t>+KCNX_IND: &lt;cnx cnf&gt;,&lt;status&gt;,&lt;attempt&gt;</w:t>
            </w:r>
            <w:r w:rsidRPr="00671C8B">
              <w:rPr>
                <w:b/>
              </w:rPr>
              <w:tab/>
            </w:r>
            <w:r w:rsidRPr="00671C8B">
              <w:tab/>
            </w:r>
            <w:r w:rsidRPr="00671C8B">
              <w:tab/>
            </w:r>
            <w:r w:rsidRPr="00671C8B">
              <w:tab/>
              <w:t>(for &lt;status&gt; = 4)</w:t>
            </w:r>
          </w:p>
          <w:p w14:paraId="46EB7499" w14:textId="77777777" w:rsidR="00AD6DB4" w:rsidRPr="00671C8B" w:rsidRDefault="00AD6DB4" w:rsidP="00166AF3">
            <w:pPr>
              <w:pStyle w:val="TableBody"/>
            </w:pPr>
            <w:r w:rsidRPr="00671C8B">
              <w:rPr>
                <w:b/>
              </w:rPr>
              <w:t>+KCNX_IND: &lt;cnx cnf&gt;,&lt;status&gt;,&lt;idletime&gt;</w:t>
            </w:r>
            <w:r w:rsidRPr="00671C8B">
              <w:rPr>
                <w:b/>
              </w:rPr>
              <w:tab/>
            </w:r>
            <w:r w:rsidRPr="00671C8B">
              <w:tab/>
            </w:r>
            <w:r w:rsidRPr="00671C8B">
              <w:tab/>
            </w:r>
            <w:r w:rsidRPr="00671C8B">
              <w:tab/>
              <w:t>(for &lt;status&gt; = 5)</w:t>
            </w:r>
          </w:p>
          <w:p w14:paraId="51E4DB16" w14:textId="77777777" w:rsidR="00AD6DB4" w:rsidRPr="00671C8B" w:rsidRDefault="00AD6DB4" w:rsidP="00166AF3">
            <w:pPr>
              <w:pStyle w:val="TableBody"/>
            </w:pPr>
          </w:p>
          <w:p w14:paraId="53B5BC19" w14:textId="77777777" w:rsidR="00AD6DB4" w:rsidRPr="00671C8B" w:rsidRDefault="00AD6DB4" w:rsidP="00166AF3">
            <w:pPr>
              <w:pStyle w:val="TableBody"/>
              <w:rPr>
                <w:u w:val="single"/>
              </w:rPr>
            </w:pPr>
            <w:r w:rsidRPr="00671C8B">
              <w:rPr>
                <w:u w:val="single"/>
              </w:rPr>
              <w:t>Parameters</w:t>
            </w:r>
          </w:p>
          <w:p w14:paraId="7DFDF481" w14:textId="77777777" w:rsidR="00AD6DB4" w:rsidRPr="00671C8B" w:rsidRDefault="00AD6DB4" w:rsidP="00166AF3">
            <w:pPr>
              <w:pStyle w:val="TableBody"/>
            </w:pPr>
            <w:r w:rsidRPr="00671C8B">
              <w:rPr>
                <w:b/>
              </w:rPr>
              <w:t>&lt;cnx cnf&gt;</w:t>
            </w:r>
            <w:r w:rsidRPr="00671C8B">
              <w:tab/>
              <w:t>1</w:t>
            </w:r>
            <w:r>
              <w:t xml:space="preserve"> – </w:t>
            </w:r>
            <w:r w:rsidRPr="00671C8B">
              <w:t>5</w:t>
            </w:r>
            <w:r>
              <w:tab/>
            </w:r>
            <w:r w:rsidRPr="00671C8B">
              <w:t xml:space="preserve">(PDP context configuration) a numeric parameter which specifies a </w:t>
            </w:r>
            <w:r>
              <w:tab/>
            </w:r>
            <w:r>
              <w:tab/>
            </w:r>
            <w:r>
              <w:tab/>
            </w:r>
            <w:r>
              <w:tab/>
            </w:r>
            <w:r w:rsidRPr="00671C8B">
              <w:t>particular PDP context configuration</w:t>
            </w:r>
          </w:p>
          <w:p w14:paraId="1299E882" w14:textId="77777777" w:rsidR="00AD6DB4" w:rsidRPr="00671C8B" w:rsidRDefault="00AD6DB4" w:rsidP="00166AF3">
            <w:pPr>
              <w:pStyle w:val="TableBody"/>
              <w:rPr>
                <w:b/>
              </w:rPr>
            </w:pPr>
          </w:p>
          <w:p w14:paraId="35798F94" w14:textId="77777777" w:rsidR="00AD6DB4" w:rsidRPr="00671C8B" w:rsidRDefault="00AD6DB4" w:rsidP="00166AF3">
            <w:pPr>
              <w:pStyle w:val="TableBody"/>
            </w:pPr>
            <w:r w:rsidRPr="00671C8B">
              <w:rPr>
                <w:b/>
              </w:rPr>
              <w:t>&lt;status&gt;</w:t>
            </w:r>
            <w:r w:rsidRPr="00671C8B">
              <w:tab/>
              <w:t>PDP connection status</w:t>
            </w:r>
          </w:p>
          <w:p w14:paraId="1385FE21" w14:textId="77777777" w:rsidR="00AD6DB4" w:rsidRPr="00671C8B" w:rsidRDefault="00AD6DB4" w:rsidP="00166AF3">
            <w:pPr>
              <w:pStyle w:val="TableBody"/>
            </w:pPr>
            <w:r w:rsidRPr="00671C8B">
              <w:t>0</w:t>
            </w:r>
            <w:r w:rsidRPr="00671C8B">
              <w:tab/>
              <w:t>Disconnected due to network</w:t>
            </w:r>
          </w:p>
          <w:p w14:paraId="1672F7E8" w14:textId="77777777" w:rsidR="00AD6DB4" w:rsidRPr="00671C8B" w:rsidRDefault="00AD6DB4" w:rsidP="00166AF3">
            <w:pPr>
              <w:pStyle w:val="TableBody"/>
            </w:pPr>
            <w:r w:rsidRPr="00671C8B">
              <w:t>1</w:t>
            </w:r>
            <w:r w:rsidRPr="00671C8B">
              <w:tab/>
              <w:t>Connected</w:t>
            </w:r>
          </w:p>
          <w:p w14:paraId="539D306F" w14:textId="77777777" w:rsidR="00AD6DB4" w:rsidRPr="00671C8B" w:rsidRDefault="00AD6DB4" w:rsidP="00166AF3">
            <w:pPr>
              <w:pStyle w:val="TableBody"/>
            </w:pPr>
            <w:r w:rsidRPr="00671C8B">
              <w:t>2</w:t>
            </w:r>
            <w:r w:rsidRPr="00671C8B">
              <w:tab/>
              <w:t>Failed to connect, &lt;tim1&gt; timer is started if &lt;attempt&gt; is less than &lt;nbtrail&gt;</w:t>
            </w:r>
          </w:p>
          <w:p w14:paraId="5057F228" w14:textId="77777777" w:rsidR="00AD6DB4" w:rsidRPr="00671C8B" w:rsidRDefault="00AD6DB4" w:rsidP="00166AF3">
            <w:pPr>
              <w:pStyle w:val="TableBody"/>
            </w:pPr>
            <w:r w:rsidRPr="00671C8B">
              <w:t>3</w:t>
            </w:r>
            <w:r w:rsidRPr="00671C8B">
              <w:tab/>
              <w:t>Closed</w:t>
            </w:r>
          </w:p>
          <w:p w14:paraId="58F1CE95" w14:textId="77777777" w:rsidR="00AD6DB4" w:rsidRPr="00671C8B" w:rsidRDefault="00AD6DB4" w:rsidP="00166AF3">
            <w:pPr>
              <w:pStyle w:val="TableBody"/>
            </w:pPr>
            <w:r w:rsidRPr="00671C8B">
              <w:t>4</w:t>
            </w:r>
            <w:r w:rsidRPr="00671C8B">
              <w:tab/>
              <w:t>Connecting</w:t>
            </w:r>
          </w:p>
          <w:p w14:paraId="4F8F131A" w14:textId="77777777" w:rsidR="00AD6DB4" w:rsidRPr="00671C8B" w:rsidRDefault="00AD6DB4" w:rsidP="00166AF3">
            <w:pPr>
              <w:pStyle w:val="TableBody"/>
            </w:pPr>
            <w:r w:rsidRPr="00671C8B">
              <w:t>5</w:t>
            </w:r>
            <w:r w:rsidRPr="00671C8B">
              <w:tab/>
              <w:t>Idle time down counting started for disconnection</w:t>
            </w:r>
          </w:p>
          <w:p w14:paraId="3EDCB8A4" w14:textId="77777777" w:rsidR="00AD6DB4" w:rsidRPr="00671C8B" w:rsidRDefault="00AD6DB4" w:rsidP="00166AF3">
            <w:pPr>
              <w:pStyle w:val="TableBody"/>
            </w:pPr>
            <w:r w:rsidRPr="00671C8B">
              <w:t>6</w:t>
            </w:r>
            <w:r w:rsidRPr="00671C8B">
              <w:tab/>
              <w:t>Idle time down counting canceled</w:t>
            </w:r>
          </w:p>
          <w:p w14:paraId="34A45082" w14:textId="77777777" w:rsidR="00AD6DB4" w:rsidRPr="00671C8B" w:rsidRDefault="00AD6DB4" w:rsidP="00166AF3">
            <w:pPr>
              <w:pStyle w:val="TableBody"/>
            </w:pPr>
          </w:p>
          <w:p w14:paraId="1EB15868" w14:textId="77777777" w:rsidR="00AD6DB4" w:rsidRPr="00671C8B" w:rsidRDefault="00AD6DB4" w:rsidP="00166AF3">
            <w:pPr>
              <w:pStyle w:val="TableBody"/>
            </w:pPr>
            <w:r w:rsidRPr="00671C8B">
              <w:rPr>
                <w:b/>
              </w:rPr>
              <w:t>&lt;af&gt;</w:t>
            </w:r>
            <w:r w:rsidRPr="00671C8B">
              <w:tab/>
              <w:t>0</w:t>
            </w:r>
            <w:r w:rsidRPr="00671C8B">
              <w:tab/>
              <w:t>IPV4</w:t>
            </w:r>
          </w:p>
          <w:p w14:paraId="149944B5" w14:textId="77777777" w:rsidR="00AD6DB4" w:rsidRPr="00671C8B" w:rsidRDefault="00AD6DB4" w:rsidP="00166AF3">
            <w:pPr>
              <w:pStyle w:val="TableBody"/>
            </w:pPr>
            <w:r w:rsidRPr="00671C8B">
              <w:tab/>
              <w:t>1</w:t>
            </w:r>
            <w:r w:rsidRPr="00671C8B">
              <w:tab/>
              <w:t>IPV6</w:t>
            </w:r>
          </w:p>
          <w:p w14:paraId="56ED8CB3" w14:textId="77777777" w:rsidR="00AD6DB4" w:rsidRPr="00671C8B" w:rsidRDefault="00AD6DB4" w:rsidP="00166AF3">
            <w:pPr>
              <w:pStyle w:val="TableBody"/>
            </w:pPr>
          </w:p>
          <w:p w14:paraId="723B8AA9" w14:textId="77777777" w:rsidR="00AD6DB4" w:rsidRPr="00671C8B" w:rsidRDefault="00AD6DB4" w:rsidP="00166AF3">
            <w:pPr>
              <w:pStyle w:val="TableBody"/>
            </w:pPr>
            <w:r w:rsidRPr="00671C8B">
              <w:rPr>
                <w:b/>
              </w:rPr>
              <w:t>&lt;tim1&gt;</w:t>
            </w:r>
            <w:r w:rsidRPr="00671C8B">
              <w:tab/>
              <w:t xml:space="preserve">Refer to </w:t>
            </w:r>
            <w:r>
              <w:t>+KCNXTIMER</w:t>
            </w:r>
          </w:p>
          <w:p w14:paraId="71437B37" w14:textId="77777777" w:rsidR="00AD6DB4" w:rsidRPr="00671C8B" w:rsidRDefault="00AD6DB4" w:rsidP="00166AF3">
            <w:pPr>
              <w:pStyle w:val="TableBody"/>
            </w:pPr>
          </w:p>
          <w:p w14:paraId="44DAD6B4" w14:textId="77777777" w:rsidR="00AD6DB4" w:rsidRPr="00671C8B" w:rsidRDefault="00AD6DB4" w:rsidP="00166AF3">
            <w:pPr>
              <w:pStyle w:val="TableBody"/>
            </w:pPr>
            <w:r w:rsidRPr="00671C8B">
              <w:rPr>
                <w:b/>
              </w:rPr>
              <w:t>&lt;attempt&gt;</w:t>
            </w:r>
            <w:r w:rsidRPr="00671C8B">
              <w:tab/>
              <w:t>Current attempt of bringing up of PDP connection</w:t>
            </w:r>
          </w:p>
          <w:p w14:paraId="1A6B9C9F" w14:textId="77777777" w:rsidR="00AD6DB4" w:rsidRPr="00671C8B" w:rsidRDefault="00AD6DB4" w:rsidP="00166AF3">
            <w:pPr>
              <w:pStyle w:val="TableBody"/>
            </w:pPr>
          </w:p>
          <w:p w14:paraId="2D644273" w14:textId="77777777" w:rsidR="00AD6DB4" w:rsidRPr="00671C8B" w:rsidRDefault="00AD6DB4" w:rsidP="00166AF3">
            <w:pPr>
              <w:pStyle w:val="TableBody"/>
            </w:pPr>
            <w:r w:rsidRPr="00671C8B">
              <w:rPr>
                <w:b/>
              </w:rPr>
              <w:t>&lt;nbtrial&gt;</w:t>
            </w:r>
            <w:r w:rsidRPr="00671C8B">
              <w:tab/>
              <w:t xml:space="preserve">Refer to </w:t>
            </w:r>
            <w:r>
              <w:t>+KCNXTIMER</w:t>
            </w:r>
          </w:p>
          <w:p w14:paraId="7A560293" w14:textId="77777777" w:rsidR="00AD6DB4" w:rsidRPr="00671C8B" w:rsidRDefault="00AD6DB4" w:rsidP="00166AF3">
            <w:pPr>
              <w:pStyle w:val="TableBody"/>
            </w:pPr>
          </w:p>
          <w:p w14:paraId="50ADC893" w14:textId="77777777" w:rsidR="00AD6DB4" w:rsidRPr="00671C8B" w:rsidRDefault="00AD6DB4" w:rsidP="00166AF3">
            <w:pPr>
              <w:pStyle w:val="TableBody"/>
            </w:pPr>
            <w:r w:rsidRPr="00671C8B">
              <w:rPr>
                <w:b/>
              </w:rPr>
              <w:t>&lt;idletime&gt;</w:t>
            </w:r>
            <w:r w:rsidRPr="00671C8B">
              <w:tab/>
              <w:t xml:space="preserve">Refer to </w:t>
            </w:r>
            <w:r>
              <w:t>+KCNXTIMER</w:t>
            </w:r>
          </w:p>
        </w:tc>
      </w:tr>
      <w:tr w:rsidR="00AD6DB4" w:rsidRPr="00671C8B" w14:paraId="67E933AB" w14:textId="77777777" w:rsidTr="00166AF3">
        <w:tc>
          <w:tcPr>
            <w:tcW w:w="1728" w:type="dxa"/>
          </w:tcPr>
          <w:p w14:paraId="7F6A7667" w14:textId="77777777" w:rsidR="00AD6DB4" w:rsidRPr="00671C8B" w:rsidRDefault="00AD6DB4" w:rsidP="00166AF3">
            <w:pPr>
              <w:pStyle w:val="TableBody"/>
              <w:rPr>
                <w:u w:val="single"/>
              </w:rPr>
            </w:pPr>
            <w:r w:rsidRPr="00671C8B">
              <w:rPr>
                <w:u w:val="single"/>
              </w:rPr>
              <w:t>Reference</w:t>
            </w:r>
          </w:p>
          <w:p w14:paraId="324D3E7C" w14:textId="77777777" w:rsidR="00AD6DB4" w:rsidRPr="00671C8B" w:rsidRDefault="00AD6DB4" w:rsidP="00166AF3">
            <w:pPr>
              <w:pStyle w:val="TableBody"/>
            </w:pPr>
            <w:r w:rsidRPr="00671C8B">
              <w:t>Sierra Wireless Proprietary</w:t>
            </w:r>
          </w:p>
        </w:tc>
        <w:tc>
          <w:tcPr>
            <w:tcW w:w="7560" w:type="dxa"/>
          </w:tcPr>
          <w:p w14:paraId="5862F8A2" w14:textId="77777777" w:rsidR="00AD6DB4" w:rsidRPr="00671C8B" w:rsidRDefault="00AD6DB4" w:rsidP="00166AF3">
            <w:pPr>
              <w:pStyle w:val="TableBody"/>
            </w:pPr>
          </w:p>
        </w:tc>
      </w:tr>
    </w:tbl>
    <w:p w14:paraId="787018A2" w14:textId="77777777" w:rsidR="00AD6DB4" w:rsidRPr="00671C8B" w:rsidRDefault="00AD6DB4" w:rsidP="0059466D">
      <w:pPr>
        <w:pStyle w:val="Heading3"/>
        <w:numPr>
          <w:ilvl w:val="2"/>
          <w:numId w:val="11"/>
        </w:numPr>
        <w:ind w:left="1260" w:hanging="1260"/>
      </w:pPr>
      <w:bookmarkStart w:id="19326" w:name="_Toc448912328"/>
      <w:bookmarkStart w:id="19327" w:name="_Toc486251742"/>
      <w:bookmarkStart w:id="19328" w:name="_Toc489460870"/>
      <w:bookmarkEnd w:id="19322"/>
      <w:r w:rsidRPr="00671C8B">
        <w:t>+</w:t>
      </w:r>
      <w:r>
        <w:t xml:space="preserve">KCNXUP </w:t>
      </w:r>
      <w:r w:rsidRPr="00671C8B">
        <w:t xml:space="preserve">Command: </w:t>
      </w:r>
      <w:r>
        <w:t>Bring the PDP Connection Up</w:t>
      </w:r>
      <w:bookmarkEnd w:id="19326"/>
      <w:bookmarkEnd w:id="19327"/>
      <w:bookmarkEnd w:id="19328"/>
    </w:p>
    <w:tbl>
      <w:tblPr>
        <w:tblStyle w:val="TableSWIleft"/>
        <w:tblW w:w="9288" w:type="dxa"/>
        <w:tblLayout w:type="fixed"/>
        <w:tblLook w:val="04A0" w:firstRow="1" w:lastRow="0" w:firstColumn="1" w:lastColumn="0" w:noHBand="0" w:noVBand="1"/>
      </w:tblPr>
      <w:tblGrid>
        <w:gridCol w:w="1728"/>
        <w:gridCol w:w="7560"/>
      </w:tblGrid>
      <w:tr w:rsidR="00AD6DB4" w:rsidRPr="00671C8B" w14:paraId="3AEFA19F"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7F6E062B" w14:textId="63DD3912" w:rsidR="00AD6DB4" w:rsidRPr="00671C8B" w:rsidRDefault="00AD6DB4">
            <w:pPr>
              <w:pStyle w:val="TableRowHead"/>
              <w:spacing w:before="144" w:after="144"/>
              <w:rPr>
                <w:rFonts w:cs="Arial"/>
                <w:bCs w:val="0"/>
              </w:rPr>
            </w:pPr>
            <w:del w:id="19329" w:author="Alban Roche" w:date="2017-08-02T14:40:00Z">
              <w:r w:rsidDel="00F22490">
                <w:delText>HL7618, HL7618RD, HL7648, HL7650, HL7688, HL7690 and HL7692</w:delText>
              </w:r>
            </w:del>
            <w:ins w:id="19330" w:author="Alban Roche" w:date="2017-08-02T14:40:00Z">
              <w:r w:rsidR="00F22490">
                <w:t>HL7800</w:t>
              </w:r>
            </w:ins>
          </w:p>
        </w:tc>
      </w:tr>
      <w:tr w:rsidR="00AD6DB4" w:rsidRPr="00671C8B" w14:paraId="12826D94" w14:textId="77777777" w:rsidTr="00166AF3">
        <w:tc>
          <w:tcPr>
            <w:tcW w:w="1728" w:type="dxa"/>
          </w:tcPr>
          <w:p w14:paraId="1618304C" w14:textId="77777777" w:rsidR="00AD6DB4" w:rsidRDefault="00AD6DB4" w:rsidP="00166AF3">
            <w:pPr>
              <w:pStyle w:val="TableBody"/>
            </w:pPr>
            <w:r>
              <w:rPr>
                <w:i/>
              </w:rPr>
              <w:t>Test command</w:t>
            </w:r>
          </w:p>
          <w:p w14:paraId="39019DCA" w14:textId="77777777" w:rsidR="00AD6DB4" w:rsidRDefault="00AD6DB4" w:rsidP="00166AF3">
            <w:pPr>
              <w:pStyle w:val="TableBody"/>
            </w:pPr>
          </w:p>
          <w:p w14:paraId="0E0F217B" w14:textId="77777777" w:rsidR="00AD6DB4" w:rsidRDefault="00AD6DB4" w:rsidP="00166AF3">
            <w:pPr>
              <w:pStyle w:val="TableBody"/>
            </w:pPr>
            <w:r w:rsidRPr="00AF64FD">
              <w:rPr>
                <w:u w:val="single"/>
              </w:rPr>
              <w:t>Syntax</w:t>
            </w:r>
          </w:p>
          <w:p w14:paraId="75843004" w14:textId="77777777" w:rsidR="00AD6DB4" w:rsidRPr="00AF64FD" w:rsidRDefault="00AD6DB4" w:rsidP="00166AF3">
            <w:pPr>
              <w:pStyle w:val="TableBody"/>
              <w:rPr>
                <w:b/>
              </w:rPr>
            </w:pPr>
            <w:r w:rsidRPr="00AF64FD">
              <w:rPr>
                <w:b/>
              </w:rPr>
              <w:t>AT+</w:t>
            </w:r>
            <w:r>
              <w:rPr>
                <w:b/>
              </w:rPr>
              <w:t>KCNXUP</w:t>
            </w:r>
            <w:r w:rsidRPr="00AF64FD">
              <w:rPr>
                <w:b/>
              </w:rPr>
              <w:t>=?</w:t>
            </w:r>
          </w:p>
        </w:tc>
        <w:tc>
          <w:tcPr>
            <w:tcW w:w="7560" w:type="dxa"/>
          </w:tcPr>
          <w:p w14:paraId="6B32FC77" w14:textId="77777777" w:rsidR="00AD6DB4" w:rsidRDefault="00AD6DB4" w:rsidP="00166AF3">
            <w:pPr>
              <w:pStyle w:val="TableBody"/>
              <w:rPr>
                <w:u w:val="single"/>
              </w:rPr>
            </w:pPr>
          </w:p>
          <w:p w14:paraId="1E0C5A8B" w14:textId="77777777" w:rsidR="00AD6DB4" w:rsidRDefault="00AD6DB4" w:rsidP="00166AF3">
            <w:pPr>
              <w:pStyle w:val="TableBody"/>
              <w:rPr>
                <w:u w:val="single"/>
              </w:rPr>
            </w:pPr>
          </w:p>
          <w:p w14:paraId="5AFA3CF8" w14:textId="77777777" w:rsidR="00AD6DB4" w:rsidRDefault="00AD6DB4" w:rsidP="00166AF3">
            <w:pPr>
              <w:pStyle w:val="TableBody"/>
            </w:pPr>
            <w:r>
              <w:rPr>
                <w:u w:val="single"/>
              </w:rPr>
              <w:t>Response</w:t>
            </w:r>
          </w:p>
          <w:p w14:paraId="4D01D1F5" w14:textId="77777777" w:rsidR="00AD6DB4" w:rsidRDefault="00AD6DB4" w:rsidP="00166AF3">
            <w:pPr>
              <w:pStyle w:val="TableBody"/>
              <w:keepNext/>
            </w:pPr>
            <w:r w:rsidRPr="00AF64FD">
              <w:rPr>
                <w:b/>
              </w:rPr>
              <w:t>+</w:t>
            </w:r>
            <w:r>
              <w:rPr>
                <w:b/>
              </w:rPr>
              <w:t>KCNXUP</w:t>
            </w:r>
            <w:r w:rsidRPr="00AF64FD">
              <w:rPr>
                <w:b/>
              </w:rPr>
              <w:t>:</w:t>
            </w:r>
            <w:r>
              <w:t xml:space="preserve"> (list of possible </w:t>
            </w:r>
            <w:r w:rsidRPr="00AF64FD">
              <w:rPr>
                <w:b/>
              </w:rPr>
              <w:t>&lt;cnx_c</w:t>
            </w:r>
            <w:r>
              <w:rPr>
                <w:b/>
              </w:rPr>
              <w:t>n</w:t>
            </w:r>
            <w:r w:rsidRPr="00AF64FD">
              <w:rPr>
                <w:b/>
              </w:rPr>
              <w:t>f&gt;</w:t>
            </w:r>
            <w:r>
              <w:t>s)</w:t>
            </w:r>
          </w:p>
          <w:p w14:paraId="59E07201" w14:textId="77777777" w:rsidR="00AD6DB4" w:rsidRPr="00AF64FD" w:rsidRDefault="00AD6DB4" w:rsidP="00166AF3">
            <w:pPr>
              <w:pStyle w:val="TableBody"/>
            </w:pPr>
            <w:r w:rsidRPr="00AF64FD">
              <w:rPr>
                <w:b/>
              </w:rPr>
              <w:t>OK</w:t>
            </w:r>
          </w:p>
        </w:tc>
      </w:tr>
      <w:tr w:rsidR="00AD6DB4" w:rsidRPr="00671C8B" w14:paraId="1281DDF8" w14:textId="77777777" w:rsidTr="00166AF3">
        <w:tc>
          <w:tcPr>
            <w:tcW w:w="1728" w:type="dxa"/>
          </w:tcPr>
          <w:p w14:paraId="30B278BE" w14:textId="77777777" w:rsidR="00AD6DB4" w:rsidRPr="00671C8B" w:rsidRDefault="00AD6DB4" w:rsidP="00166AF3">
            <w:pPr>
              <w:pStyle w:val="TableBody"/>
              <w:rPr>
                <w:i/>
              </w:rPr>
            </w:pPr>
            <w:r w:rsidRPr="00671C8B">
              <w:rPr>
                <w:i/>
              </w:rPr>
              <w:t>Write command</w:t>
            </w:r>
          </w:p>
          <w:p w14:paraId="49CEF0C8" w14:textId="77777777" w:rsidR="00AD6DB4" w:rsidRPr="00671C8B" w:rsidRDefault="00AD6DB4" w:rsidP="00166AF3">
            <w:pPr>
              <w:pStyle w:val="TableBody"/>
            </w:pPr>
          </w:p>
          <w:p w14:paraId="22F807BE" w14:textId="77777777" w:rsidR="00AD6DB4" w:rsidRDefault="00AD6DB4" w:rsidP="00166AF3">
            <w:pPr>
              <w:pStyle w:val="TableBody"/>
              <w:rPr>
                <w:u w:val="single"/>
              </w:rPr>
            </w:pPr>
            <w:r w:rsidRPr="00671C8B">
              <w:rPr>
                <w:u w:val="single"/>
              </w:rPr>
              <w:t>Syntax</w:t>
            </w:r>
          </w:p>
          <w:p w14:paraId="204DCAC2" w14:textId="77777777" w:rsidR="00AD6DB4" w:rsidRPr="00671C8B" w:rsidRDefault="00AD6DB4" w:rsidP="00166AF3">
            <w:pPr>
              <w:pStyle w:val="TableBody"/>
              <w:rPr>
                <w:b/>
                <w:lang w:eastAsia="zh-CN"/>
              </w:rPr>
            </w:pPr>
            <w:r>
              <w:rPr>
                <w:b/>
              </w:rPr>
              <w:t>AT+KCNXUP=</w:t>
            </w:r>
            <w:r>
              <w:rPr>
                <w:b/>
              </w:rPr>
              <w:br/>
              <w:t>&lt;cnx_cnf&gt;</w:t>
            </w:r>
          </w:p>
        </w:tc>
        <w:tc>
          <w:tcPr>
            <w:tcW w:w="7560" w:type="dxa"/>
          </w:tcPr>
          <w:p w14:paraId="636839EF" w14:textId="77777777" w:rsidR="00AD6DB4" w:rsidRPr="00671C8B" w:rsidRDefault="00AD6DB4" w:rsidP="00166AF3">
            <w:pPr>
              <w:pStyle w:val="TableBody"/>
              <w:rPr>
                <w:u w:val="single"/>
              </w:rPr>
            </w:pPr>
          </w:p>
          <w:p w14:paraId="30836E47" w14:textId="77777777" w:rsidR="00AD6DB4" w:rsidRPr="00671C8B" w:rsidRDefault="00AD6DB4" w:rsidP="00166AF3">
            <w:pPr>
              <w:pStyle w:val="TableBody"/>
              <w:rPr>
                <w:u w:val="single"/>
              </w:rPr>
            </w:pPr>
          </w:p>
          <w:p w14:paraId="3D2A5536" w14:textId="77777777" w:rsidR="00AD6DB4" w:rsidRPr="00671C8B" w:rsidRDefault="00AD6DB4" w:rsidP="00166AF3">
            <w:pPr>
              <w:pStyle w:val="TableBody"/>
              <w:rPr>
                <w:u w:val="single"/>
                <w:lang w:eastAsia="zh-CN"/>
              </w:rPr>
            </w:pPr>
            <w:r w:rsidRPr="00671C8B">
              <w:rPr>
                <w:u w:val="single"/>
              </w:rPr>
              <w:t>Response</w:t>
            </w:r>
          </w:p>
          <w:p w14:paraId="1C13D408" w14:textId="77777777" w:rsidR="00AD6DB4" w:rsidRPr="00671C8B" w:rsidRDefault="00AD6DB4" w:rsidP="00166AF3">
            <w:pPr>
              <w:pStyle w:val="TableBody"/>
              <w:rPr>
                <w:b/>
              </w:rPr>
            </w:pPr>
            <w:r w:rsidRPr="00671C8B">
              <w:rPr>
                <w:b/>
              </w:rPr>
              <w:t>OK</w:t>
            </w:r>
          </w:p>
          <w:p w14:paraId="3FBA0176" w14:textId="77777777" w:rsidR="00AD6DB4" w:rsidRPr="00671C8B" w:rsidRDefault="00AD6DB4" w:rsidP="00166AF3">
            <w:pPr>
              <w:pStyle w:val="TableBody"/>
            </w:pPr>
          </w:p>
          <w:p w14:paraId="5DD6DB71" w14:textId="77777777" w:rsidR="00AD6DB4" w:rsidRPr="00671C8B" w:rsidRDefault="00AD6DB4" w:rsidP="00166AF3">
            <w:pPr>
              <w:pStyle w:val="TableBody"/>
              <w:rPr>
                <w:u w:val="single"/>
                <w:lang w:eastAsia="zh-CN"/>
              </w:rPr>
            </w:pPr>
            <w:r>
              <w:rPr>
                <w:u w:val="single"/>
              </w:rPr>
              <w:t>Parameter</w:t>
            </w:r>
          </w:p>
          <w:p w14:paraId="16AD5425" w14:textId="77777777" w:rsidR="00AD6DB4" w:rsidRPr="00671C8B" w:rsidRDefault="00AD6DB4" w:rsidP="00166AF3">
            <w:pPr>
              <w:pStyle w:val="TableBody"/>
              <w:rPr>
                <w:u w:val="single"/>
              </w:rPr>
            </w:pPr>
            <w:r w:rsidRPr="00671C8B">
              <w:rPr>
                <w:b/>
              </w:rPr>
              <w:t>&lt;cnx cnf&gt;</w:t>
            </w:r>
            <w:r w:rsidRPr="00671C8B">
              <w:tab/>
              <w:t>1</w:t>
            </w:r>
            <w:r>
              <w:t xml:space="preserve"> – </w:t>
            </w:r>
            <w:r w:rsidRPr="00671C8B">
              <w:t>5</w:t>
            </w:r>
            <w:r>
              <w:tab/>
            </w:r>
            <w:r w:rsidRPr="00671C8B">
              <w:rPr>
                <w:lang w:eastAsia="zh-CN"/>
              </w:rPr>
              <w:t xml:space="preserve">PDP context configuration –  a numeric parameter which specifies a </w:t>
            </w:r>
            <w:r>
              <w:rPr>
                <w:lang w:eastAsia="zh-CN"/>
              </w:rPr>
              <w:tab/>
            </w:r>
            <w:r>
              <w:rPr>
                <w:lang w:eastAsia="zh-CN"/>
              </w:rPr>
              <w:tab/>
            </w:r>
            <w:r>
              <w:rPr>
                <w:lang w:eastAsia="zh-CN"/>
              </w:rPr>
              <w:tab/>
            </w:r>
            <w:r>
              <w:rPr>
                <w:lang w:eastAsia="zh-CN"/>
              </w:rPr>
              <w:tab/>
            </w:r>
            <w:r w:rsidRPr="00671C8B">
              <w:rPr>
                <w:lang w:eastAsia="zh-CN"/>
              </w:rPr>
              <w:t>particular PDP context configuration</w:t>
            </w:r>
          </w:p>
        </w:tc>
      </w:tr>
      <w:tr w:rsidR="00AD6DB4" w:rsidRPr="00671C8B" w14:paraId="0137F8F5" w14:textId="77777777" w:rsidTr="00166AF3">
        <w:tc>
          <w:tcPr>
            <w:tcW w:w="1728" w:type="dxa"/>
          </w:tcPr>
          <w:p w14:paraId="1B2D345C" w14:textId="77777777" w:rsidR="00AD6DB4" w:rsidRPr="00671C8B" w:rsidRDefault="00AD6DB4" w:rsidP="00166AF3">
            <w:pPr>
              <w:pStyle w:val="TableBody"/>
              <w:rPr>
                <w:u w:val="single"/>
              </w:rPr>
            </w:pPr>
            <w:r w:rsidRPr="00671C8B">
              <w:rPr>
                <w:u w:val="single"/>
              </w:rPr>
              <w:t>Reference</w:t>
            </w:r>
          </w:p>
          <w:p w14:paraId="303E68EB" w14:textId="77777777" w:rsidR="00AD6DB4" w:rsidRPr="00671C8B" w:rsidRDefault="00AD6DB4" w:rsidP="00166AF3">
            <w:pPr>
              <w:pStyle w:val="TableBody"/>
              <w:rPr>
                <w:i/>
              </w:rPr>
            </w:pPr>
            <w:r w:rsidRPr="00671C8B">
              <w:t>Sierra Wireless Proprietary</w:t>
            </w:r>
          </w:p>
        </w:tc>
        <w:tc>
          <w:tcPr>
            <w:tcW w:w="7560" w:type="dxa"/>
          </w:tcPr>
          <w:p w14:paraId="654BBB63" w14:textId="77777777" w:rsidR="00AD6DB4" w:rsidRDefault="00AD6DB4" w:rsidP="00166AF3">
            <w:pPr>
              <w:pStyle w:val="TableBody"/>
            </w:pPr>
            <w:r>
              <w:rPr>
                <w:u w:val="single"/>
              </w:rPr>
              <w:t>Notes</w:t>
            </w:r>
          </w:p>
          <w:p w14:paraId="2560B1C3" w14:textId="77777777" w:rsidR="00AD6DB4" w:rsidRDefault="00AD6DB4" w:rsidP="0059466D">
            <w:pPr>
              <w:pStyle w:val="TableBody"/>
              <w:numPr>
                <w:ilvl w:val="0"/>
                <w:numId w:val="93"/>
              </w:numPr>
            </w:pPr>
            <w:r>
              <w:t>This command activates the PDP context and reserves the activated PDP connection (i.e. keeps the PDP connection up even after the last session is closed).</w:t>
            </w:r>
          </w:p>
          <w:p w14:paraId="099055CB" w14:textId="77777777" w:rsidR="00AD6DB4" w:rsidRPr="00CB4B23" w:rsidRDefault="00AD6DB4" w:rsidP="0059466D">
            <w:pPr>
              <w:pStyle w:val="TableBody"/>
              <w:numPr>
                <w:ilvl w:val="0"/>
                <w:numId w:val="93"/>
              </w:numPr>
            </w:pPr>
            <w:r>
              <w:t>If this command is not used, the PDP context will be brought down after the last session is closed unless +KCNXDOWN is used.</w:t>
            </w:r>
          </w:p>
        </w:tc>
      </w:tr>
    </w:tbl>
    <w:p w14:paraId="5B5688EC" w14:textId="77777777" w:rsidR="00AD6DB4" w:rsidRPr="00671C8B" w:rsidRDefault="00AD6DB4" w:rsidP="0059466D">
      <w:pPr>
        <w:pStyle w:val="Heading3"/>
        <w:numPr>
          <w:ilvl w:val="2"/>
          <w:numId w:val="11"/>
        </w:numPr>
        <w:ind w:left="1260" w:hanging="1260"/>
      </w:pPr>
      <w:bookmarkStart w:id="19331" w:name="_Toc448912329"/>
      <w:bookmarkStart w:id="19332" w:name="_Toc486251743"/>
      <w:bookmarkStart w:id="19333" w:name="_Toc489460871"/>
      <w:r w:rsidRPr="00671C8B">
        <w:t>+</w:t>
      </w:r>
      <w:r>
        <w:t xml:space="preserve">KCNXDOWN </w:t>
      </w:r>
      <w:r w:rsidRPr="00671C8B">
        <w:t xml:space="preserve">Command: </w:t>
      </w:r>
      <w:r>
        <w:t>Bring the PDP Connection Down</w:t>
      </w:r>
      <w:bookmarkEnd w:id="19331"/>
      <w:bookmarkEnd w:id="19332"/>
      <w:bookmarkEnd w:id="19333"/>
    </w:p>
    <w:tbl>
      <w:tblPr>
        <w:tblStyle w:val="TableSWIleft"/>
        <w:tblW w:w="9288" w:type="dxa"/>
        <w:tblLayout w:type="fixed"/>
        <w:tblLook w:val="04A0" w:firstRow="1" w:lastRow="0" w:firstColumn="1" w:lastColumn="0" w:noHBand="0" w:noVBand="1"/>
      </w:tblPr>
      <w:tblGrid>
        <w:gridCol w:w="1728"/>
        <w:gridCol w:w="7560"/>
      </w:tblGrid>
      <w:tr w:rsidR="00AD6DB4" w:rsidRPr="00671C8B" w14:paraId="37826C83"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21CFAF3D" w14:textId="38E35011" w:rsidR="00AD6DB4" w:rsidRPr="00671C8B" w:rsidRDefault="00AD6DB4">
            <w:pPr>
              <w:pStyle w:val="TableRowHead"/>
              <w:spacing w:before="144" w:after="144"/>
              <w:rPr>
                <w:rFonts w:cs="Arial"/>
                <w:bCs w:val="0"/>
              </w:rPr>
            </w:pPr>
            <w:del w:id="19334" w:author="Alban Roche" w:date="2017-08-02T14:40:00Z">
              <w:r w:rsidDel="00F22490">
                <w:delText>HL7618, HL7618RD, HL7648, HL7650, HL7688, HL7690 and HL7692</w:delText>
              </w:r>
            </w:del>
            <w:ins w:id="19335" w:author="Alban Roche" w:date="2017-08-02T14:40:00Z">
              <w:r w:rsidR="00F22490">
                <w:t>HL7800</w:t>
              </w:r>
            </w:ins>
          </w:p>
        </w:tc>
      </w:tr>
      <w:tr w:rsidR="00AD6DB4" w:rsidRPr="00671C8B" w14:paraId="2012996C" w14:textId="77777777" w:rsidTr="00166AF3">
        <w:tc>
          <w:tcPr>
            <w:tcW w:w="1728" w:type="dxa"/>
          </w:tcPr>
          <w:p w14:paraId="21899DA8" w14:textId="77777777" w:rsidR="00AD6DB4" w:rsidRDefault="00AD6DB4" w:rsidP="00166AF3">
            <w:pPr>
              <w:pStyle w:val="TableBody"/>
            </w:pPr>
            <w:r>
              <w:rPr>
                <w:i/>
              </w:rPr>
              <w:t>Test command</w:t>
            </w:r>
          </w:p>
          <w:p w14:paraId="3771F51F" w14:textId="77777777" w:rsidR="00AD6DB4" w:rsidRDefault="00AD6DB4" w:rsidP="00166AF3">
            <w:pPr>
              <w:pStyle w:val="TableBody"/>
            </w:pPr>
          </w:p>
          <w:p w14:paraId="29D57DDB" w14:textId="77777777" w:rsidR="00AD6DB4" w:rsidRDefault="00AD6DB4" w:rsidP="00166AF3">
            <w:pPr>
              <w:pStyle w:val="TableBody"/>
            </w:pPr>
            <w:r w:rsidRPr="00AF64FD">
              <w:rPr>
                <w:u w:val="single"/>
              </w:rPr>
              <w:t>Syntax</w:t>
            </w:r>
          </w:p>
          <w:p w14:paraId="7E49FAFE" w14:textId="77777777" w:rsidR="00AD6DB4" w:rsidRPr="00AF64FD" w:rsidRDefault="00AD6DB4" w:rsidP="00166AF3">
            <w:pPr>
              <w:pStyle w:val="TableBody"/>
              <w:rPr>
                <w:b/>
              </w:rPr>
            </w:pPr>
            <w:r w:rsidRPr="00AF64FD">
              <w:rPr>
                <w:b/>
              </w:rPr>
              <w:t>AT+</w:t>
            </w:r>
            <w:r>
              <w:rPr>
                <w:b/>
              </w:rPr>
              <w:t>KCNXDOWN</w:t>
            </w:r>
            <w:r w:rsidRPr="00AF64FD">
              <w:rPr>
                <w:b/>
              </w:rPr>
              <w:t>=?</w:t>
            </w:r>
          </w:p>
        </w:tc>
        <w:tc>
          <w:tcPr>
            <w:tcW w:w="7560" w:type="dxa"/>
          </w:tcPr>
          <w:p w14:paraId="772EEA91" w14:textId="77777777" w:rsidR="00AD6DB4" w:rsidRDefault="00AD6DB4" w:rsidP="00166AF3">
            <w:pPr>
              <w:pStyle w:val="TableBody"/>
              <w:rPr>
                <w:u w:val="single"/>
              </w:rPr>
            </w:pPr>
          </w:p>
          <w:p w14:paraId="5DE9A619" w14:textId="77777777" w:rsidR="00AD6DB4" w:rsidRDefault="00AD6DB4" w:rsidP="00166AF3">
            <w:pPr>
              <w:pStyle w:val="TableBody"/>
              <w:rPr>
                <w:u w:val="single"/>
              </w:rPr>
            </w:pPr>
          </w:p>
          <w:p w14:paraId="6795FCCC" w14:textId="77777777" w:rsidR="00AD6DB4" w:rsidRDefault="00AD6DB4" w:rsidP="00166AF3">
            <w:pPr>
              <w:pStyle w:val="TableBody"/>
            </w:pPr>
            <w:r>
              <w:rPr>
                <w:u w:val="single"/>
              </w:rPr>
              <w:t>Response</w:t>
            </w:r>
          </w:p>
          <w:p w14:paraId="001017A6" w14:textId="77777777" w:rsidR="00AD6DB4" w:rsidRDefault="00AD6DB4" w:rsidP="00166AF3">
            <w:pPr>
              <w:pStyle w:val="TableBody"/>
            </w:pPr>
            <w:r w:rsidRPr="00AF64FD">
              <w:rPr>
                <w:b/>
              </w:rPr>
              <w:t>+</w:t>
            </w:r>
            <w:r>
              <w:rPr>
                <w:b/>
              </w:rPr>
              <w:t>KCNXDOWN</w:t>
            </w:r>
            <w:r w:rsidRPr="00AF64FD">
              <w:rPr>
                <w:b/>
              </w:rPr>
              <w:t>:</w:t>
            </w:r>
            <w:r>
              <w:t xml:space="preserve"> (list of possible </w:t>
            </w:r>
            <w:r w:rsidRPr="00AF64FD">
              <w:rPr>
                <w:b/>
              </w:rPr>
              <w:t>&lt;cnx_c</w:t>
            </w:r>
            <w:r>
              <w:rPr>
                <w:b/>
              </w:rPr>
              <w:t>n</w:t>
            </w:r>
            <w:r w:rsidRPr="00AF64FD">
              <w:rPr>
                <w:b/>
              </w:rPr>
              <w:t>f&gt;</w:t>
            </w:r>
            <w:r>
              <w:t xml:space="preserve">s),(list of possible </w:t>
            </w:r>
            <w:r w:rsidRPr="00CB4B23">
              <w:rPr>
                <w:b/>
              </w:rPr>
              <w:t>&lt;mode&gt;</w:t>
            </w:r>
            <w:r>
              <w:t>s)</w:t>
            </w:r>
          </w:p>
          <w:p w14:paraId="0467E040" w14:textId="77777777" w:rsidR="00AD6DB4" w:rsidRPr="00AF64FD" w:rsidRDefault="00AD6DB4" w:rsidP="00166AF3">
            <w:pPr>
              <w:pStyle w:val="TableBody"/>
            </w:pPr>
            <w:r w:rsidRPr="00AF64FD">
              <w:rPr>
                <w:b/>
              </w:rPr>
              <w:t>OK</w:t>
            </w:r>
          </w:p>
        </w:tc>
      </w:tr>
      <w:tr w:rsidR="00AD6DB4" w:rsidRPr="00671C8B" w14:paraId="577D42C3" w14:textId="77777777" w:rsidTr="00166AF3">
        <w:tc>
          <w:tcPr>
            <w:tcW w:w="1728" w:type="dxa"/>
          </w:tcPr>
          <w:p w14:paraId="04947EC7" w14:textId="77777777" w:rsidR="00AD6DB4" w:rsidRPr="00671C8B" w:rsidRDefault="00AD6DB4" w:rsidP="00166AF3">
            <w:pPr>
              <w:pStyle w:val="TableBody"/>
              <w:rPr>
                <w:i/>
              </w:rPr>
            </w:pPr>
            <w:r w:rsidRPr="00671C8B">
              <w:rPr>
                <w:i/>
              </w:rPr>
              <w:t>Write command</w:t>
            </w:r>
          </w:p>
          <w:p w14:paraId="4FD03E95" w14:textId="77777777" w:rsidR="00AD6DB4" w:rsidRPr="00671C8B" w:rsidRDefault="00AD6DB4" w:rsidP="00166AF3">
            <w:pPr>
              <w:pStyle w:val="TableBody"/>
            </w:pPr>
          </w:p>
          <w:p w14:paraId="02FDAD01" w14:textId="77777777" w:rsidR="00AD6DB4" w:rsidRDefault="00AD6DB4" w:rsidP="00166AF3">
            <w:pPr>
              <w:pStyle w:val="TableBody"/>
              <w:rPr>
                <w:u w:val="single"/>
              </w:rPr>
            </w:pPr>
            <w:r w:rsidRPr="00671C8B">
              <w:rPr>
                <w:u w:val="single"/>
              </w:rPr>
              <w:t>Syntax</w:t>
            </w:r>
          </w:p>
          <w:p w14:paraId="58E2AECB" w14:textId="77777777" w:rsidR="00AD6DB4" w:rsidRPr="00671C8B" w:rsidRDefault="00AD6DB4" w:rsidP="00166AF3">
            <w:pPr>
              <w:pStyle w:val="TableBody"/>
              <w:rPr>
                <w:b/>
                <w:lang w:eastAsia="zh-CN"/>
              </w:rPr>
            </w:pPr>
            <w:r>
              <w:rPr>
                <w:b/>
              </w:rPr>
              <w:t>AT+KCNXDOWN=&lt;cnx_cnf&gt;</w:t>
            </w:r>
            <w:r>
              <w:rPr>
                <w:b/>
              </w:rPr>
              <w:br/>
              <w:t>[,&lt;mode&gt;]</w:t>
            </w:r>
          </w:p>
        </w:tc>
        <w:tc>
          <w:tcPr>
            <w:tcW w:w="7560" w:type="dxa"/>
          </w:tcPr>
          <w:p w14:paraId="0B587AC4" w14:textId="77777777" w:rsidR="00AD6DB4" w:rsidRPr="00671C8B" w:rsidRDefault="00AD6DB4" w:rsidP="00166AF3">
            <w:pPr>
              <w:pStyle w:val="TableBody"/>
              <w:rPr>
                <w:u w:val="single"/>
              </w:rPr>
            </w:pPr>
          </w:p>
          <w:p w14:paraId="5C6A7397" w14:textId="77777777" w:rsidR="00AD6DB4" w:rsidRPr="00671C8B" w:rsidRDefault="00AD6DB4" w:rsidP="00166AF3">
            <w:pPr>
              <w:pStyle w:val="TableBody"/>
              <w:rPr>
                <w:u w:val="single"/>
              </w:rPr>
            </w:pPr>
          </w:p>
          <w:p w14:paraId="7AE13F25" w14:textId="77777777" w:rsidR="00AD6DB4" w:rsidRPr="00671C8B" w:rsidRDefault="00AD6DB4" w:rsidP="00166AF3">
            <w:pPr>
              <w:pStyle w:val="TableBody"/>
              <w:rPr>
                <w:u w:val="single"/>
                <w:lang w:eastAsia="zh-CN"/>
              </w:rPr>
            </w:pPr>
            <w:r w:rsidRPr="00671C8B">
              <w:rPr>
                <w:u w:val="single"/>
              </w:rPr>
              <w:t>Response</w:t>
            </w:r>
          </w:p>
          <w:p w14:paraId="2E405FBC" w14:textId="77777777" w:rsidR="00AD6DB4" w:rsidRPr="00671C8B" w:rsidRDefault="00AD6DB4" w:rsidP="00166AF3">
            <w:pPr>
              <w:pStyle w:val="TableBody"/>
              <w:rPr>
                <w:b/>
              </w:rPr>
            </w:pPr>
            <w:r w:rsidRPr="00671C8B">
              <w:rPr>
                <w:b/>
              </w:rPr>
              <w:t>OK</w:t>
            </w:r>
          </w:p>
          <w:p w14:paraId="76A57B59" w14:textId="77777777" w:rsidR="00AD6DB4" w:rsidRPr="00671C8B" w:rsidRDefault="00AD6DB4" w:rsidP="00166AF3">
            <w:pPr>
              <w:pStyle w:val="TableBody"/>
            </w:pPr>
          </w:p>
          <w:p w14:paraId="4579ED2F" w14:textId="77777777" w:rsidR="00AD6DB4" w:rsidRPr="00671C8B" w:rsidRDefault="00AD6DB4" w:rsidP="00166AF3">
            <w:pPr>
              <w:pStyle w:val="TableBody"/>
              <w:rPr>
                <w:u w:val="single"/>
                <w:lang w:eastAsia="zh-CN"/>
              </w:rPr>
            </w:pPr>
            <w:r w:rsidRPr="00671C8B">
              <w:rPr>
                <w:u w:val="single"/>
              </w:rPr>
              <w:t>Parameters</w:t>
            </w:r>
          </w:p>
          <w:p w14:paraId="718CF49F" w14:textId="77777777" w:rsidR="00AD6DB4" w:rsidRDefault="00AD6DB4" w:rsidP="00166AF3">
            <w:pPr>
              <w:pStyle w:val="TableBody"/>
              <w:rPr>
                <w:lang w:eastAsia="zh-CN"/>
              </w:rPr>
            </w:pPr>
            <w:r w:rsidRPr="00671C8B">
              <w:rPr>
                <w:b/>
              </w:rPr>
              <w:t>&lt;cnx cnf&gt;</w:t>
            </w:r>
            <w:r w:rsidRPr="00671C8B">
              <w:tab/>
              <w:t>1</w:t>
            </w:r>
            <w:r>
              <w:t xml:space="preserve"> – </w:t>
            </w:r>
            <w:r w:rsidRPr="00671C8B">
              <w:t>5</w:t>
            </w:r>
            <w:r>
              <w:tab/>
            </w:r>
            <w:r w:rsidRPr="00671C8B">
              <w:rPr>
                <w:lang w:eastAsia="zh-CN"/>
              </w:rPr>
              <w:t>PDP context configuration –  a nume</w:t>
            </w:r>
            <w:r>
              <w:rPr>
                <w:lang w:eastAsia="zh-CN"/>
              </w:rPr>
              <w:t xml:space="preserve">ric parameter which specifies a </w:t>
            </w:r>
            <w:r w:rsidRPr="00671C8B">
              <w:rPr>
                <w:lang w:eastAsia="zh-CN"/>
              </w:rPr>
              <w:t>particular PDP context configuration</w:t>
            </w:r>
          </w:p>
          <w:p w14:paraId="47915BB7" w14:textId="77777777" w:rsidR="00AD6DB4" w:rsidRDefault="00AD6DB4" w:rsidP="00166AF3">
            <w:pPr>
              <w:pStyle w:val="TableBody"/>
              <w:rPr>
                <w:lang w:eastAsia="zh-CN"/>
              </w:rPr>
            </w:pPr>
          </w:p>
          <w:p w14:paraId="2E78614F" w14:textId="77777777" w:rsidR="00AD6DB4" w:rsidRDefault="00AD6DB4" w:rsidP="00166AF3">
            <w:pPr>
              <w:pStyle w:val="TableBody"/>
              <w:rPr>
                <w:lang w:eastAsia="zh-CN"/>
              </w:rPr>
            </w:pPr>
            <w:r w:rsidRPr="00CB4B23">
              <w:rPr>
                <w:b/>
                <w:lang w:eastAsia="zh-CN"/>
              </w:rPr>
              <w:t>&lt;mode&gt;</w:t>
            </w:r>
            <w:r>
              <w:rPr>
                <w:lang w:eastAsia="zh-CN"/>
              </w:rPr>
              <w:tab/>
              <w:t>0</w:t>
            </w:r>
            <w:r>
              <w:rPr>
                <w:lang w:eastAsia="zh-CN"/>
              </w:rPr>
              <w:tab/>
              <w:t xml:space="preserve">Cancels the reservation of the activated PDP connection previously </w:t>
            </w:r>
            <w:r>
              <w:rPr>
                <w:lang w:eastAsia="zh-CN"/>
              </w:rPr>
              <w:tab/>
            </w:r>
            <w:r>
              <w:rPr>
                <w:lang w:eastAsia="zh-CN"/>
              </w:rPr>
              <w:tab/>
            </w:r>
            <w:r>
              <w:rPr>
                <w:lang w:eastAsia="zh-CN"/>
              </w:rPr>
              <w:tab/>
            </w:r>
            <w:r>
              <w:rPr>
                <w:lang w:eastAsia="zh-CN"/>
              </w:rPr>
              <w:tab/>
              <w:t>configured by +KCNXUP</w:t>
            </w:r>
          </w:p>
          <w:p w14:paraId="5B39E7C4" w14:textId="77777777" w:rsidR="00AD6DB4" w:rsidRPr="00671C8B" w:rsidRDefault="00AD6DB4" w:rsidP="00166AF3">
            <w:pPr>
              <w:pStyle w:val="TableBody"/>
              <w:rPr>
                <w:u w:val="single"/>
              </w:rPr>
            </w:pPr>
            <w:r>
              <w:rPr>
                <w:lang w:eastAsia="zh-CN"/>
              </w:rPr>
              <w:tab/>
            </w:r>
            <w:r>
              <w:rPr>
                <w:lang w:eastAsia="zh-CN"/>
              </w:rPr>
              <w:tab/>
              <w:t>1</w:t>
            </w:r>
            <w:r>
              <w:rPr>
                <w:lang w:eastAsia="zh-CN"/>
              </w:rPr>
              <w:tab/>
              <w:t xml:space="preserve">Similar to 0, but deactivates the PDP connection even if the active </w:t>
            </w:r>
            <w:r>
              <w:rPr>
                <w:lang w:eastAsia="zh-CN"/>
              </w:rPr>
              <w:tab/>
            </w:r>
            <w:r>
              <w:rPr>
                <w:lang w:eastAsia="zh-CN"/>
              </w:rPr>
              <w:tab/>
            </w:r>
            <w:r>
              <w:rPr>
                <w:lang w:eastAsia="zh-CN"/>
              </w:rPr>
              <w:tab/>
            </w:r>
            <w:r>
              <w:rPr>
                <w:lang w:eastAsia="zh-CN"/>
              </w:rPr>
              <w:tab/>
              <w:t>session exists</w:t>
            </w:r>
          </w:p>
        </w:tc>
      </w:tr>
      <w:tr w:rsidR="00AD6DB4" w:rsidRPr="00671C8B" w14:paraId="137AF5D7" w14:textId="77777777" w:rsidTr="00166AF3">
        <w:tc>
          <w:tcPr>
            <w:tcW w:w="1728" w:type="dxa"/>
          </w:tcPr>
          <w:p w14:paraId="7B7716A4" w14:textId="77777777" w:rsidR="00AD6DB4" w:rsidRPr="00671C8B" w:rsidRDefault="00AD6DB4" w:rsidP="00166AF3">
            <w:pPr>
              <w:pStyle w:val="TableBody"/>
              <w:rPr>
                <w:u w:val="single"/>
              </w:rPr>
            </w:pPr>
            <w:r w:rsidRPr="00671C8B">
              <w:rPr>
                <w:u w:val="single"/>
              </w:rPr>
              <w:t>Reference</w:t>
            </w:r>
          </w:p>
          <w:p w14:paraId="22AC8FAF" w14:textId="77777777" w:rsidR="00AD6DB4" w:rsidRPr="00671C8B" w:rsidRDefault="00AD6DB4" w:rsidP="00166AF3">
            <w:pPr>
              <w:pStyle w:val="TableBody"/>
              <w:rPr>
                <w:i/>
              </w:rPr>
            </w:pPr>
            <w:r w:rsidRPr="00671C8B">
              <w:t>Sierra Wireless Proprietary</w:t>
            </w:r>
          </w:p>
        </w:tc>
        <w:tc>
          <w:tcPr>
            <w:tcW w:w="7560" w:type="dxa"/>
          </w:tcPr>
          <w:p w14:paraId="5110FB06" w14:textId="77777777" w:rsidR="00AD6DB4" w:rsidRPr="00AF64FD" w:rsidRDefault="00AD6DB4" w:rsidP="00166AF3">
            <w:pPr>
              <w:pStyle w:val="TableBody"/>
            </w:pPr>
          </w:p>
        </w:tc>
      </w:tr>
    </w:tbl>
    <w:p w14:paraId="6F35F8B8" w14:textId="77777777" w:rsidR="00AD6DB4" w:rsidRPr="00671C8B" w:rsidRDefault="00AD6DB4" w:rsidP="0059466D">
      <w:pPr>
        <w:pStyle w:val="Heading2"/>
        <w:numPr>
          <w:ilvl w:val="1"/>
          <w:numId w:val="11"/>
        </w:numPr>
        <w:ind w:left="1080" w:hanging="1080"/>
      </w:pPr>
      <w:bookmarkStart w:id="19336" w:name="_Toc448912330"/>
      <w:bookmarkStart w:id="19337" w:name="_Toc486251744"/>
      <w:bookmarkStart w:id="19338" w:name="_Toc489460872"/>
      <w:r w:rsidRPr="00671C8B">
        <w:t>Common Configuration</w:t>
      </w:r>
      <w:bookmarkEnd w:id="19336"/>
      <w:bookmarkEnd w:id="19337"/>
      <w:bookmarkEnd w:id="19338"/>
    </w:p>
    <w:p w14:paraId="04938CDB" w14:textId="32D3759D" w:rsidR="00AD6DB4" w:rsidRPr="00671C8B" w:rsidRDefault="00AD6DB4" w:rsidP="0059466D">
      <w:pPr>
        <w:pStyle w:val="Heading3"/>
        <w:numPr>
          <w:ilvl w:val="2"/>
          <w:numId w:val="11"/>
        </w:numPr>
        <w:ind w:left="1260" w:hanging="1260"/>
      </w:pPr>
      <w:bookmarkStart w:id="19339" w:name="_Toc201978402"/>
      <w:bookmarkStart w:id="19340" w:name="_Toc345081460"/>
      <w:bookmarkStart w:id="19341" w:name="_Toc349753197"/>
      <w:bookmarkStart w:id="19342" w:name="_Toc349754096"/>
      <w:bookmarkStart w:id="19343" w:name="_Ref366746362"/>
      <w:bookmarkStart w:id="19344" w:name="_Ref369093315"/>
      <w:bookmarkStart w:id="19345" w:name="_Toc368586151"/>
      <w:bookmarkStart w:id="19346" w:name="_Ref371431107"/>
      <w:bookmarkStart w:id="19347" w:name="_Ref388863386"/>
      <w:bookmarkStart w:id="19348" w:name="_Ref388863389"/>
      <w:bookmarkStart w:id="19349" w:name="_Toc448912331"/>
      <w:bookmarkStart w:id="19350" w:name="_Toc486251745"/>
      <w:bookmarkStart w:id="19351" w:name="_Toc489460873"/>
      <w:bookmarkEnd w:id="19323"/>
      <w:r w:rsidRPr="00671C8B">
        <w:t xml:space="preserve">+KPATTERN Command: Custom End of Data </w:t>
      </w:r>
      <w:bookmarkEnd w:id="19339"/>
      <w:bookmarkEnd w:id="19340"/>
      <w:r w:rsidRPr="00671C8B">
        <w:t>Pattern</w:t>
      </w:r>
      <w:bookmarkEnd w:id="19341"/>
      <w:bookmarkEnd w:id="19342"/>
      <w:bookmarkEnd w:id="19343"/>
      <w:bookmarkEnd w:id="19344"/>
      <w:bookmarkEnd w:id="19345"/>
      <w:bookmarkEnd w:id="19346"/>
      <w:bookmarkEnd w:id="19347"/>
      <w:bookmarkEnd w:id="19348"/>
      <w:bookmarkEnd w:id="19349"/>
      <w:bookmarkEnd w:id="19350"/>
      <w:bookmarkEnd w:id="19351"/>
    </w:p>
    <w:tbl>
      <w:tblPr>
        <w:tblStyle w:val="TableSWIleft"/>
        <w:tblW w:w="9288" w:type="dxa"/>
        <w:tblLayout w:type="fixed"/>
        <w:tblLook w:val="04A0" w:firstRow="1" w:lastRow="0" w:firstColumn="1" w:lastColumn="0" w:noHBand="0" w:noVBand="1"/>
      </w:tblPr>
      <w:tblGrid>
        <w:gridCol w:w="1728"/>
        <w:gridCol w:w="7560"/>
      </w:tblGrid>
      <w:tr w:rsidR="00AD6DB4" w:rsidRPr="00671C8B" w14:paraId="3429035C"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2B8F5127" w14:textId="184BBAC0" w:rsidR="00AD6DB4" w:rsidRPr="00671C8B" w:rsidRDefault="00AD6DB4">
            <w:pPr>
              <w:pStyle w:val="TableRowHead"/>
              <w:spacing w:before="144" w:after="144"/>
              <w:rPr>
                <w:rFonts w:cs="Arial"/>
              </w:rPr>
            </w:pPr>
            <w:del w:id="19352" w:author="Alban Roche" w:date="2017-08-02T14:40:00Z">
              <w:r w:rsidDel="00F22490">
                <w:delText>HL7618, HL7618RD, HL7648, HL7650, HL7688, HL7690 and HL7692</w:delText>
              </w:r>
            </w:del>
            <w:ins w:id="19353" w:author="Alban Roche" w:date="2017-08-02T14:40:00Z">
              <w:r w:rsidR="00F22490">
                <w:t>HL7800</w:t>
              </w:r>
            </w:ins>
          </w:p>
        </w:tc>
      </w:tr>
      <w:tr w:rsidR="00AD6DB4" w:rsidRPr="00671C8B" w14:paraId="6962CD2B" w14:textId="77777777" w:rsidTr="00166AF3">
        <w:tc>
          <w:tcPr>
            <w:tcW w:w="1728" w:type="dxa"/>
          </w:tcPr>
          <w:p w14:paraId="2472B11F" w14:textId="77777777" w:rsidR="00AD6DB4" w:rsidRDefault="00AD6DB4" w:rsidP="00166AF3">
            <w:pPr>
              <w:pStyle w:val="TableBody"/>
            </w:pPr>
            <w:r>
              <w:rPr>
                <w:i/>
              </w:rPr>
              <w:t>Test command</w:t>
            </w:r>
          </w:p>
          <w:p w14:paraId="5F01BDCA" w14:textId="77777777" w:rsidR="00AD6DB4" w:rsidRDefault="00AD6DB4" w:rsidP="00166AF3">
            <w:pPr>
              <w:pStyle w:val="TableBody"/>
            </w:pPr>
          </w:p>
          <w:p w14:paraId="60DACBD1" w14:textId="77777777" w:rsidR="00AD6DB4" w:rsidRDefault="00AD6DB4" w:rsidP="00166AF3">
            <w:pPr>
              <w:pStyle w:val="TableBody"/>
            </w:pPr>
            <w:r w:rsidRPr="00CB4B23">
              <w:rPr>
                <w:u w:val="single"/>
              </w:rPr>
              <w:t>Syntax</w:t>
            </w:r>
          </w:p>
          <w:p w14:paraId="44C9FE2C" w14:textId="77777777" w:rsidR="00AD6DB4" w:rsidRPr="00CB4B23" w:rsidRDefault="00AD6DB4" w:rsidP="00166AF3">
            <w:pPr>
              <w:pStyle w:val="TableBody"/>
              <w:rPr>
                <w:b/>
              </w:rPr>
            </w:pPr>
            <w:r w:rsidRPr="00CB4B23">
              <w:rPr>
                <w:b/>
              </w:rPr>
              <w:t>AT+KPATTERN</w:t>
            </w:r>
            <w:r>
              <w:rPr>
                <w:b/>
              </w:rPr>
              <w:br/>
            </w:r>
            <w:r w:rsidRPr="00CB4B23">
              <w:rPr>
                <w:b/>
              </w:rPr>
              <w:t>=?</w:t>
            </w:r>
          </w:p>
        </w:tc>
        <w:tc>
          <w:tcPr>
            <w:tcW w:w="7560" w:type="dxa"/>
          </w:tcPr>
          <w:p w14:paraId="1428B162" w14:textId="77777777" w:rsidR="00AD6DB4" w:rsidRDefault="00AD6DB4" w:rsidP="00166AF3">
            <w:pPr>
              <w:pStyle w:val="TableBody"/>
              <w:rPr>
                <w:u w:val="single"/>
              </w:rPr>
            </w:pPr>
          </w:p>
          <w:p w14:paraId="7829B671" w14:textId="77777777" w:rsidR="00AD6DB4" w:rsidRDefault="00AD6DB4" w:rsidP="00166AF3">
            <w:pPr>
              <w:pStyle w:val="TableBody"/>
              <w:rPr>
                <w:u w:val="single"/>
              </w:rPr>
            </w:pPr>
          </w:p>
          <w:p w14:paraId="734915F1" w14:textId="77777777" w:rsidR="00AD6DB4" w:rsidRDefault="00AD6DB4" w:rsidP="00166AF3">
            <w:pPr>
              <w:pStyle w:val="TableBody"/>
            </w:pPr>
            <w:r>
              <w:rPr>
                <w:u w:val="single"/>
              </w:rPr>
              <w:t>Response</w:t>
            </w:r>
          </w:p>
          <w:p w14:paraId="55DBB95B" w14:textId="77777777" w:rsidR="00AD6DB4" w:rsidRPr="00CB4B23" w:rsidRDefault="00AD6DB4" w:rsidP="00166AF3">
            <w:pPr>
              <w:pStyle w:val="TableBody"/>
              <w:rPr>
                <w:b/>
              </w:rPr>
            </w:pPr>
            <w:r w:rsidRPr="00CB4B23">
              <w:rPr>
                <w:b/>
              </w:rPr>
              <w:t>OK</w:t>
            </w:r>
          </w:p>
        </w:tc>
      </w:tr>
      <w:tr w:rsidR="00AD6DB4" w:rsidRPr="00671C8B" w14:paraId="0C910248" w14:textId="77777777" w:rsidTr="00166AF3">
        <w:tc>
          <w:tcPr>
            <w:tcW w:w="1728" w:type="dxa"/>
          </w:tcPr>
          <w:p w14:paraId="0E65E728" w14:textId="77777777" w:rsidR="00AD6DB4" w:rsidRPr="00671C8B" w:rsidRDefault="00AD6DB4" w:rsidP="00166AF3">
            <w:pPr>
              <w:pStyle w:val="TableBody"/>
              <w:rPr>
                <w:i/>
              </w:rPr>
            </w:pPr>
            <w:r w:rsidRPr="00671C8B">
              <w:rPr>
                <w:i/>
              </w:rPr>
              <w:t>Read command</w:t>
            </w:r>
          </w:p>
          <w:p w14:paraId="766198A8" w14:textId="77777777" w:rsidR="00AD6DB4" w:rsidRPr="00671C8B" w:rsidRDefault="00AD6DB4" w:rsidP="00166AF3">
            <w:pPr>
              <w:pStyle w:val="TableBody"/>
            </w:pPr>
          </w:p>
          <w:p w14:paraId="192A6EE7" w14:textId="77777777" w:rsidR="00AD6DB4" w:rsidRPr="00671C8B" w:rsidRDefault="00AD6DB4" w:rsidP="00166AF3">
            <w:pPr>
              <w:pStyle w:val="TableBody"/>
              <w:rPr>
                <w:u w:val="single"/>
              </w:rPr>
            </w:pPr>
            <w:r w:rsidRPr="00671C8B">
              <w:rPr>
                <w:u w:val="single"/>
              </w:rPr>
              <w:t>Syntax</w:t>
            </w:r>
          </w:p>
          <w:p w14:paraId="0BED4FCA" w14:textId="77777777" w:rsidR="00AD6DB4" w:rsidRPr="00671C8B" w:rsidRDefault="00AD6DB4" w:rsidP="00166AF3">
            <w:pPr>
              <w:pStyle w:val="TableBody"/>
              <w:rPr>
                <w:b/>
              </w:rPr>
            </w:pPr>
            <w:r w:rsidRPr="00671C8B">
              <w:rPr>
                <w:b/>
              </w:rPr>
              <w:t>AT+KPATTERN?</w:t>
            </w:r>
          </w:p>
        </w:tc>
        <w:tc>
          <w:tcPr>
            <w:tcW w:w="7560" w:type="dxa"/>
          </w:tcPr>
          <w:p w14:paraId="2A1AB0E1" w14:textId="77777777" w:rsidR="00AD6DB4" w:rsidRPr="00671C8B" w:rsidRDefault="00AD6DB4" w:rsidP="00166AF3">
            <w:pPr>
              <w:pStyle w:val="TableBody"/>
              <w:rPr>
                <w:u w:val="single"/>
              </w:rPr>
            </w:pPr>
          </w:p>
          <w:p w14:paraId="5D007FED" w14:textId="77777777" w:rsidR="00AD6DB4" w:rsidRPr="00671C8B" w:rsidRDefault="00AD6DB4" w:rsidP="00166AF3">
            <w:pPr>
              <w:pStyle w:val="TableBody"/>
              <w:rPr>
                <w:u w:val="single"/>
              </w:rPr>
            </w:pPr>
          </w:p>
          <w:p w14:paraId="77389F48" w14:textId="77777777" w:rsidR="00AD6DB4" w:rsidRPr="00671C8B" w:rsidRDefault="00AD6DB4" w:rsidP="00166AF3">
            <w:pPr>
              <w:pStyle w:val="TableBody"/>
              <w:rPr>
                <w:u w:val="single"/>
              </w:rPr>
            </w:pPr>
            <w:r w:rsidRPr="00671C8B">
              <w:rPr>
                <w:u w:val="single"/>
              </w:rPr>
              <w:t>Response</w:t>
            </w:r>
          </w:p>
          <w:p w14:paraId="5243747B" w14:textId="77777777" w:rsidR="00AD6DB4" w:rsidRPr="00671C8B" w:rsidRDefault="00AD6DB4" w:rsidP="00166AF3">
            <w:pPr>
              <w:pStyle w:val="TableBody"/>
              <w:rPr>
                <w:b/>
              </w:rPr>
            </w:pPr>
            <w:r w:rsidRPr="00671C8B">
              <w:rPr>
                <w:b/>
              </w:rPr>
              <w:t>+KPATTERN: &lt;EOF pattern&gt;</w:t>
            </w:r>
          </w:p>
          <w:p w14:paraId="00D87F1C" w14:textId="77777777" w:rsidR="00AD6DB4" w:rsidRPr="00671C8B" w:rsidRDefault="00AD6DB4" w:rsidP="00166AF3">
            <w:pPr>
              <w:pStyle w:val="TableBody"/>
            </w:pPr>
            <w:r w:rsidRPr="00671C8B">
              <w:rPr>
                <w:b/>
              </w:rPr>
              <w:t>OK</w:t>
            </w:r>
          </w:p>
        </w:tc>
      </w:tr>
      <w:tr w:rsidR="00AD6DB4" w:rsidRPr="00671C8B" w14:paraId="0C796A46" w14:textId="77777777" w:rsidTr="00166AF3">
        <w:trPr>
          <w:cantSplit w:val="0"/>
        </w:trPr>
        <w:tc>
          <w:tcPr>
            <w:tcW w:w="1728" w:type="dxa"/>
          </w:tcPr>
          <w:p w14:paraId="321144F9" w14:textId="77777777" w:rsidR="00AD6DB4" w:rsidRPr="00671C8B" w:rsidRDefault="00AD6DB4" w:rsidP="00166AF3">
            <w:pPr>
              <w:pStyle w:val="TableBody"/>
              <w:rPr>
                <w:i/>
              </w:rPr>
            </w:pPr>
            <w:r w:rsidRPr="00671C8B">
              <w:rPr>
                <w:i/>
              </w:rPr>
              <w:t>Write command</w:t>
            </w:r>
          </w:p>
          <w:p w14:paraId="5B8FC801" w14:textId="77777777" w:rsidR="00AD6DB4" w:rsidRPr="00671C8B" w:rsidRDefault="00AD6DB4" w:rsidP="00166AF3">
            <w:pPr>
              <w:pStyle w:val="TableBody"/>
            </w:pPr>
          </w:p>
          <w:p w14:paraId="35F8B1C2" w14:textId="77777777" w:rsidR="00AD6DB4" w:rsidRPr="00671C8B" w:rsidRDefault="00AD6DB4" w:rsidP="00166AF3">
            <w:pPr>
              <w:pStyle w:val="TableBody"/>
              <w:rPr>
                <w:u w:val="single"/>
              </w:rPr>
            </w:pPr>
            <w:r w:rsidRPr="00671C8B">
              <w:rPr>
                <w:u w:val="single"/>
              </w:rPr>
              <w:t>Syntax</w:t>
            </w:r>
          </w:p>
          <w:p w14:paraId="20C8241D" w14:textId="77777777" w:rsidR="00AD6DB4" w:rsidRPr="00671C8B" w:rsidRDefault="00AD6DB4" w:rsidP="00166AF3">
            <w:pPr>
              <w:pStyle w:val="TableBody"/>
            </w:pPr>
            <w:r w:rsidRPr="00671C8B">
              <w:rPr>
                <w:b/>
                <w:lang w:eastAsia="zh-CN"/>
              </w:rPr>
              <w:t>AT</w:t>
            </w:r>
            <w:r w:rsidRPr="00671C8B">
              <w:rPr>
                <w:b/>
              </w:rPr>
              <w:t>+KPATTERN =&lt;EOF pattern&gt;</w:t>
            </w:r>
          </w:p>
        </w:tc>
        <w:tc>
          <w:tcPr>
            <w:tcW w:w="7560" w:type="dxa"/>
          </w:tcPr>
          <w:p w14:paraId="391E2EB3" w14:textId="77777777" w:rsidR="00AD6DB4" w:rsidRPr="00671C8B" w:rsidRDefault="00AD6DB4" w:rsidP="00166AF3">
            <w:pPr>
              <w:pStyle w:val="TableBody"/>
              <w:rPr>
                <w:u w:val="single"/>
              </w:rPr>
            </w:pPr>
          </w:p>
          <w:p w14:paraId="55F24B6A" w14:textId="77777777" w:rsidR="00AD6DB4" w:rsidRPr="00671C8B" w:rsidRDefault="00AD6DB4" w:rsidP="00166AF3">
            <w:pPr>
              <w:pStyle w:val="TableBody"/>
              <w:rPr>
                <w:u w:val="single"/>
              </w:rPr>
            </w:pPr>
          </w:p>
          <w:p w14:paraId="4B43F8CD" w14:textId="77777777" w:rsidR="00AD6DB4" w:rsidRPr="00671C8B" w:rsidRDefault="00AD6DB4" w:rsidP="00166AF3">
            <w:pPr>
              <w:pStyle w:val="TableBody"/>
              <w:rPr>
                <w:u w:val="single"/>
              </w:rPr>
            </w:pPr>
            <w:r w:rsidRPr="00671C8B">
              <w:rPr>
                <w:u w:val="single"/>
              </w:rPr>
              <w:t>Response</w:t>
            </w:r>
          </w:p>
          <w:p w14:paraId="09AC9B68" w14:textId="77777777" w:rsidR="00AD6DB4" w:rsidRDefault="00AD6DB4" w:rsidP="00166AF3">
            <w:pPr>
              <w:pStyle w:val="TableBody"/>
              <w:rPr>
                <w:b/>
              </w:rPr>
            </w:pPr>
            <w:r w:rsidRPr="00671C8B">
              <w:rPr>
                <w:b/>
              </w:rPr>
              <w:t>OK</w:t>
            </w:r>
          </w:p>
          <w:p w14:paraId="3DD28A78" w14:textId="77777777" w:rsidR="00AD6DB4" w:rsidRPr="00476469" w:rsidRDefault="00AD6DB4" w:rsidP="00166AF3">
            <w:pPr>
              <w:pStyle w:val="TableBody"/>
            </w:pPr>
          </w:p>
          <w:p w14:paraId="51170572" w14:textId="77777777" w:rsidR="00AD6DB4" w:rsidRPr="00476469" w:rsidRDefault="00AD6DB4" w:rsidP="00166AF3">
            <w:pPr>
              <w:pStyle w:val="TableBody"/>
            </w:pPr>
            <w:r w:rsidRPr="00476469">
              <w:t>or</w:t>
            </w:r>
          </w:p>
          <w:p w14:paraId="7B38B6CF" w14:textId="77777777" w:rsidR="00AD6DB4" w:rsidRPr="00671C8B" w:rsidRDefault="00AD6DB4" w:rsidP="00166AF3">
            <w:pPr>
              <w:pStyle w:val="TableBody"/>
              <w:rPr>
                <w:b/>
              </w:rPr>
            </w:pPr>
            <w:r w:rsidRPr="00671C8B">
              <w:rPr>
                <w:b/>
              </w:rPr>
              <w:t>+CME ERROR &lt;err&gt;</w:t>
            </w:r>
          </w:p>
          <w:p w14:paraId="49CA1F94" w14:textId="77777777" w:rsidR="00AD6DB4" w:rsidRPr="00671C8B" w:rsidRDefault="00AD6DB4" w:rsidP="00166AF3">
            <w:pPr>
              <w:pStyle w:val="TableBody"/>
            </w:pPr>
          </w:p>
          <w:p w14:paraId="6A2A5EAF" w14:textId="77777777" w:rsidR="00AD6DB4" w:rsidRPr="00671C8B" w:rsidRDefault="00AD6DB4" w:rsidP="00166AF3">
            <w:pPr>
              <w:pStyle w:val="TableBody"/>
              <w:rPr>
                <w:u w:val="single"/>
              </w:rPr>
            </w:pPr>
            <w:r>
              <w:rPr>
                <w:u w:val="single"/>
              </w:rPr>
              <w:t>Parameter</w:t>
            </w:r>
          </w:p>
          <w:p w14:paraId="767F4B51" w14:textId="77777777" w:rsidR="00AD6DB4" w:rsidRPr="00671C8B" w:rsidRDefault="00AD6DB4" w:rsidP="00166AF3">
            <w:pPr>
              <w:pStyle w:val="TableBody"/>
            </w:pPr>
            <w:r w:rsidRPr="00671C8B">
              <w:rPr>
                <w:b/>
              </w:rPr>
              <w:t>&lt;EOF pattern&gt;</w:t>
            </w:r>
            <w:r w:rsidRPr="00671C8B">
              <w:tab/>
              <w:t>String type</w:t>
            </w:r>
            <w:r w:rsidRPr="00671C8B">
              <w:rPr>
                <w:lang w:eastAsia="zh-CN"/>
              </w:rPr>
              <w:t xml:space="preserve"> (max size 128 bytes)</w:t>
            </w:r>
            <w:r w:rsidRPr="00671C8B">
              <w:t xml:space="preserve">. This is a pattern used to notify the end of data (or file) during data </w:t>
            </w:r>
            <w:r w:rsidRPr="00671C8B">
              <w:rPr>
                <w:lang w:eastAsia="zh-CN"/>
              </w:rPr>
              <w:t>or file</w:t>
            </w:r>
            <w:r w:rsidRPr="00671C8B">
              <w:t xml:space="preserve"> transfer. This string does</w:t>
            </w:r>
            <w:r>
              <w:t>n’t have to be human-readable (n</w:t>
            </w:r>
            <w:r w:rsidRPr="00671C8B">
              <w:t>ot printable characters are allowed)</w:t>
            </w:r>
            <w:r>
              <w:t>.</w:t>
            </w:r>
          </w:p>
        </w:tc>
      </w:tr>
      <w:tr w:rsidR="00AD6DB4" w:rsidRPr="00671C8B" w14:paraId="013E8064" w14:textId="77777777" w:rsidTr="00166AF3">
        <w:tc>
          <w:tcPr>
            <w:tcW w:w="1728" w:type="dxa"/>
          </w:tcPr>
          <w:p w14:paraId="28EEBF0C" w14:textId="77777777" w:rsidR="00AD6DB4" w:rsidRPr="00671C8B" w:rsidRDefault="00AD6DB4" w:rsidP="00166AF3">
            <w:pPr>
              <w:pStyle w:val="TableBody"/>
              <w:rPr>
                <w:u w:val="single"/>
              </w:rPr>
            </w:pPr>
            <w:r w:rsidRPr="00671C8B">
              <w:rPr>
                <w:u w:val="single"/>
              </w:rPr>
              <w:t>Reference</w:t>
            </w:r>
          </w:p>
          <w:p w14:paraId="6A23EB00" w14:textId="77777777" w:rsidR="00AD6DB4" w:rsidRPr="00671C8B" w:rsidRDefault="00AD6DB4" w:rsidP="00166AF3">
            <w:pPr>
              <w:pStyle w:val="TableBody"/>
              <w:rPr>
                <w:u w:val="single"/>
              </w:rPr>
            </w:pPr>
            <w:r w:rsidRPr="00671C8B">
              <w:t>Sierra Wireless Proprietary</w:t>
            </w:r>
          </w:p>
        </w:tc>
        <w:tc>
          <w:tcPr>
            <w:tcW w:w="7560" w:type="dxa"/>
          </w:tcPr>
          <w:p w14:paraId="7EFB4F50" w14:textId="77777777" w:rsidR="00AD6DB4" w:rsidRPr="00671C8B" w:rsidRDefault="00AD6DB4" w:rsidP="00166AF3">
            <w:pPr>
              <w:pStyle w:val="TableBody"/>
              <w:rPr>
                <w:u w:val="single"/>
              </w:rPr>
            </w:pPr>
            <w:r w:rsidRPr="00671C8B">
              <w:rPr>
                <w:u w:val="single"/>
              </w:rPr>
              <w:t>Notes</w:t>
            </w:r>
          </w:p>
          <w:p w14:paraId="0A1EBAFC" w14:textId="77777777" w:rsidR="00AD6DB4" w:rsidRPr="00671C8B" w:rsidRDefault="00AD6DB4" w:rsidP="0059466D">
            <w:pPr>
              <w:pStyle w:val="TableBody"/>
              <w:numPr>
                <w:ilvl w:val="0"/>
                <w:numId w:val="52"/>
              </w:numPr>
            </w:pPr>
            <w:r w:rsidRPr="00671C8B">
              <w:t>The default value of the pattern is: "--EOF--Pattern--"</w:t>
            </w:r>
            <w:r>
              <w:t>.</w:t>
            </w:r>
          </w:p>
          <w:p w14:paraId="57F80008" w14:textId="77777777" w:rsidR="00AD6DB4" w:rsidRDefault="00AD6DB4" w:rsidP="0059466D">
            <w:pPr>
              <w:pStyle w:val="TableBody"/>
              <w:numPr>
                <w:ilvl w:val="0"/>
                <w:numId w:val="52"/>
              </w:numPr>
            </w:pPr>
            <w:r w:rsidRPr="00671C8B">
              <w:t xml:space="preserve">It is the responsibility of the user to select an appropriate pattern according </w:t>
            </w:r>
            <w:r>
              <w:t>to the data transferred (i.e. n</w:t>
            </w:r>
            <w:r w:rsidRPr="00671C8B">
              <w:t>umeric pattern for text files and Readable string for binary files)</w:t>
            </w:r>
            <w:r>
              <w:t>.</w:t>
            </w:r>
          </w:p>
          <w:p w14:paraId="60260C5E" w14:textId="77777777" w:rsidR="00AD6DB4" w:rsidRDefault="00AD6DB4" w:rsidP="0059466D">
            <w:pPr>
              <w:pStyle w:val="TableBody"/>
              <w:numPr>
                <w:ilvl w:val="0"/>
                <w:numId w:val="52"/>
              </w:numPr>
            </w:pPr>
            <w:r w:rsidRPr="00B81AA3">
              <w:t>The &lt;EOF pattern&gt; pattern is detected with</w:t>
            </w:r>
            <w:r>
              <w:t>in</w:t>
            </w:r>
            <w:r w:rsidRPr="00B81AA3">
              <w:t xml:space="preserve"> 100ms or higher timeout and without following data. The timeout value is equal to &lt;wait_time&gt; of +KIPOPT.</w:t>
            </w:r>
          </w:p>
          <w:p w14:paraId="2EB56DB5" w14:textId="77777777" w:rsidR="00AD6DB4" w:rsidRPr="00671C8B" w:rsidRDefault="00AD6DB4" w:rsidP="0059466D">
            <w:pPr>
              <w:pStyle w:val="TableBody"/>
              <w:numPr>
                <w:ilvl w:val="0"/>
                <w:numId w:val="52"/>
              </w:numPr>
            </w:pPr>
            <w:r>
              <w:t xml:space="preserve">The received data is stored with buffer size &lt;send size </w:t>
            </w:r>
            <w:r w:rsidRPr="006815C7">
              <w:t xml:space="preserve">v4&gt; or &lt;send size v6&gt; so that </w:t>
            </w:r>
            <w:r>
              <w:t xml:space="preserve">the </w:t>
            </w:r>
            <w:r w:rsidRPr="006815C7">
              <w:t xml:space="preserve">&lt;EOF pattern&gt; with size larger than it is not detected. </w:t>
            </w:r>
            <w:r>
              <w:t>The u</w:t>
            </w:r>
            <w:r w:rsidRPr="006815C7">
              <w:t xml:space="preserve">ser application should ensure </w:t>
            </w:r>
            <w:r>
              <w:t xml:space="preserve">that </w:t>
            </w:r>
            <w:r w:rsidRPr="006815C7">
              <w:t>the value of &lt;send size v4&gt; or &lt;send size v6&gt; is larger than the size of &lt;EOF pattern&gt;.</w:t>
            </w:r>
          </w:p>
        </w:tc>
      </w:tr>
    </w:tbl>
    <w:p w14:paraId="55D02251" w14:textId="77777777" w:rsidR="00AD6DB4" w:rsidRPr="00671C8B" w:rsidRDefault="00AD6DB4" w:rsidP="0059466D">
      <w:pPr>
        <w:pStyle w:val="Heading3"/>
        <w:numPr>
          <w:ilvl w:val="2"/>
          <w:numId w:val="11"/>
        </w:numPr>
        <w:ind w:left="1260" w:hanging="1260"/>
      </w:pPr>
      <w:bookmarkStart w:id="19354" w:name="_Toc369684112"/>
      <w:bookmarkStart w:id="19355" w:name="_Ref396122657"/>
      <w:bookmarkStart w:id="19356" w:name="_Toc448912332"/>
      <w:bookmarkStart w:id="19357" w:name="_Toc486251746"/>
      <w:bookmarkStart w:id="19358" w:name="_Toc489460874"/>
      <w:bookmarkStart w:id="19359" w:name="_Toc345081461"/>
      <w:bookmarkStart w:id="19360" w:name="_Toc349753198"/>
      <w:bookmarkStart w:id="19361" w:name="_Toc349754097"/>
      <w:bookmarkStart w:id="19362" w:name="_Toc368586152"/>
      <w:bookmarkEnd w:id="19354"/>
      <w:r w:rsidRPr="00671C8B">
        <w:t>+KURCCFG Command: Enable or Disable the URC from Protocol Commands</w:t>
      </w:r>
      <w:bookmarkEnd w:id="19355"/>
      <w:bookmarkEnd w:id="19356"/>
      <w:bookmarkEnd w:id="19357"/>
      <w:bookmarkEnd w:id="19358"/>
    </w:p>
    <w:tbl>
      <w:tblPr>
        <w:tblStyle w:val="TableSWIleft"/>
        <w:tblW w:w="9288" w:type="dxa"/>
        <w:tblLayout w:type="fixed"/>
        <w:tblLook w:val="04A0" w:firstRow="1" w:lastRow="0" w:firstColumn="1" w:lastColumn="0" w:noHBand="0" w:noVBand="1"/>
      </w:tblPr>
      <w:tblGrid>
        <w:gridCol w:w="1728"/>
        <w:gridCol w:w="7560"/>
      </w:tblGrid>
      <w:tr w:rsidR="00AD6DB4" w:rsidRPr="00671C8B" w14:paraId="10C4C2C4"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2CC15ACA" w14:textId="2C48115F" w:rsidR="00AD6DB4" w:rsidRPr="00671C8B" w:rsidRDefault="00AD6DB4">
            <w:pPr>
              <w:pStyle w:val="TableRowHead"/>
              <w:spacing w:before="144" w:after="144"/>
            </w:pPr>
            <w:del w:id="19363" w:author="Alban Roche" w:date="2017-08-02T14:40:00Z">
              <w:r w:rsidDel="00F22490">
                <w:delText>HL7618, HL7618RD, HL7648, HL7650, HL7688, HL7690 and HL7692</w:delText>
              </w:r>
            </w:del>
            <w:ins w:id="19364" w:author="Alban Roche" w:date="2017-08-02T14:40:00Z">
              <w:r w:rsidR="00F22490">
                <w:t>HL7800</w:t>
              </w:r>
            </w:ins>
          </w:p>
        </w:tc>
      </w:tr>
      <w:tr w:rsidR="00AD6DB4" w:rsidRPr="00671C8B" w14:paraId="7B181C07" w14:textId="77777777" w:rsidTr="00166AF3">
        <w:tc>
          <w:tcPr>
            <w:tcW w:w="1728" w:type="dxa"/>
          </w:tcPr>
          <w:p w14:paraId="67708256" w14:textId="77777777" w:rsidR="00AD6DB4" w:rsidRPr="00671C8B" w:rsidRDefault="00AD6DB4" w:rsidP="00166AF3">
            <w:pPr>
              <w:pStyle w:val="TableBody"/>
              <w:rPr>
                <w:i/>
              </w:rPr>
            </w:pPr>
            <w:r w:rsidRPr="00671C8B">
              <w:rPr>
                <w:i/>
              </w:rPr>
              <w:t>Test command</w:t>
            </w:r>
          </w:p>
          <w:p w14:paraId="624512BA" w14:textId="77777777" w:rsidR="00AD6DB4" w:rsidRPr="00671C8B" w:rsidRDefault="00AD6DB4" w:rsidP="00166AF3">
            <w:pPr>
              <w:pStyle w:val="TableBody"/>
            </w:pPr>
          </w:p>
          <w:p w14:paraId="0EEC6295" w14:textId="77777777" w:rsidR="00AD6DB4" w:rsidRPr="00671C8B" w:rsidRDefault="00AD6DB4" w:rsidP="00166AF3">
            <w:pPr>
              <w:pStyle w:val="TableBody"/>
            </w:pPr>
            <w:r w:rsidRPr="00671C8B">
              <w:rPr>
                <w:u w:val="single"/>
              </w:rPr>
              <w:t>Syntax</w:t>
            </w:r>
          </w:p>
          <w:p w14:paraId="1D8EAF05" w14:textId="77777777" w:rsidR="00AD6DB4" w:rsidRPr="00671C8B" w:rsidRDefault="00AD6DB4" w:rsidP="00166AF3">
            <w:pPr>
              <w:pStyle w:val="TableBody"/>
              <w:rPr>
                <w:u w:val="single"/>
              </w:rPr>
            </w:pPr>
            <w:r w:rsidRPr="00671C8B">
              <w:rPr>
                <w:b/>
              </w:rPr>
              <w:t>AT+KURCCFG=?</w:t>
            </w:r>
          </w:p>
        </w:tc>
        <w:tc>
          <w:tcPr>
            <w:tcW w:w="7560" w:type="dxa"/>
          </w:tcPr>
          <w:p w14:paraId="05DD11D6" w14:textId="77777777" w:rsidR="00AD6DB4" w:rsidRPr="00671C8B" w:rsidRDefault="00AD6DB4" w:rsidP="00166AF3">
            <w:pPr>
              <w:pStyle w:val="TableBody"/>
              <w:rPr>
                <w:u w:val="single"/>
              </w:rPr>
            </w:pPr>
          </w:p>
          <w:p w14:paraId="0D01E901" w14:textId="77777777" w:rsidR="00AD6DB4" w:rsidRPr="00671C8B" w:rsidRDefault="00AD6DB4" w:rsidP="00166AF3">
            <w:pPr>
              <w:pStyle w:val="TableBody"/>
              <w:rPr>
                <w:u w:val="single"/>
              </w:rPr>
            </w:pPr>
          </w:p>
          <w:p w14:paraId="1D548FED" w14:textId="77777777" w:rsidR="00AD6DB4" w:rsidRPr="00671C8B" w:rsidRDefault="00AD6DB4" w:rsidP="00166AF3">
            <w:pPr>
              <w:pStyle w:val="TableBody"/>
              <w:rPr>
                <w:u w:val="single"/>
              </w:rPr>
            </w:pPr>
            <w:r w:rsidRPr="00671C8B">
              <w:rPr>
                <w:u w:val="single"/>
              </w:rPr>
              <w:t>Response</w:t>
            </w:r>
          </w:p>
          <w:p w14:paraId="5022324A" w14:textId="77777777" w:rsidR="00AD6DB4" w:rsidRPr="00671C8B" w:rsidRDefault="00AD6DB4" w:rsidP="00166AF3">
            <w:pPr>
              <w:pStyle w:val="TableBody"/>
              <w:rPr>
                <w:b/>
              </w:rPr>
            </w:pPr>
            <w:r w:rsidRPr="00671C8B">
              <w:rPr>
                <w:b/>
              </w:rPr>
              <w:t xml:space="preserve">+KURCCFG: </w:t>
            </w:r>
            <w:r w:rsidRPr="00671C8B">
              <w:t>(list of supported</w:t>
            </w:r>
            <w:r w:rsidRPr="00671C8B">
              <w:rPr>
                <w:b/>
              </w:rPr>
              <w:t xml:space="preserve"> &lt;protoopt&gt;</w:t>
            </w:r>
            <w:r w:rsidRPr="00671C8B">
              <w:t>s),(list of supported</w:t>
            </w:r>
            <w:r w:rsidRPr="00671C8B">
              <w:rPr>
                <w:b/>
              </w:rPr>
              <w:t xml:space="preserve"> &lt;noti_act&gt;</w:t>
            </w:r>
            <w:r w:rsidRPr="00671C8B">
              <w:t>s),(list of supported</w:t>
            </w:r>
            <w:r w:rsidRPr="00671C8B">
              <w:rPr>
                <w:b/>
              </w:rPr>
              <w:t xml:space="preserve"> &lt;indi_act&gt;</w:t>
            </w:r>
            <w:r w:rsidRPr="00671C8B">
              <w:t>s)</w:t>
            </w:r>
          </w:p>
          <w:p w14:paraId="4AF02DC1" w14:textId="77777777" w:rsidR="00AD6DB4" w:rsidRPr="00671C8B" w:rsidRDefault="00AD6DB4" w:rsidP="00166AF3">
            <w:pPr>
              <w:pStyle w:val="TableBody"/>
              <w:rPr>
                <w:u w:val="single"/>
              </w:rPr>
            </w:pPr>
            <w:r w:rsidRPr="00671C8B">
              <w:rPr>
                <w:b/>
              </w:rPr>
              <w:t>OK</w:t>
            </w:r>
          </w:p>
        </w:tc>
      </w:tr>
      <w:tr w:rsidR="00AD6DB4" w:rsidRPr="00671C8B" w14:paraId="69C4EBE8" w14:textId="77777777" w:rsidTr="00166AF3">
        <w:tc>
          <w:tcPr>
            <w:tcW w:w="1728" w:type="dxa"/>
          </w:tcPr>
          <w:p w14:paraId="66F82D5B" w14:textId="77777777" w:rsidR="00AD6DB4" w:rsidRPr="00671C8B" w:rsidRDefault="00AD6DB4" w:rsidP="00166AF3">
            <w:pPr>
              <w:pStyle w:val="TableBody"/>
              <w:rPr>
                <w:i/>
              </w:rPr>
            </w:pPr>
            <w:r w:rsidRPr="00671C8B">
              <w:rPr>
                <w:i/>
              </w:rPr>
              <w:t>Read command</w:t>
            </w:r>
          </w:p>
          <w:p w14:paraId="59F0DCCA" w14:textId="77777777" w:rsidR="00AD6DB4" w:rsidRPr="00671C8B" w:rsidRDefault="00AD6DB4" w:rsidP="00166AF3">
            <w:pPr>
              <w:pStyle w:val="TableBody"/>
            </w:pPr>
          </w:p>
          <w:p w14:paraId="08531E55" w14:textId="77777777" w:rsidR="00AD6DB4" w:rsidRPr="00671C8B" w:rsidRDefault="00AD6DB4" w:rsidP="00166AF3">
            <w:pPr>
              <w:pStyle w:val="TableBody"/>
            </w:pPr>
            <w:r w:rsidRPr="00671C8B">
              <w:rPr>
                <w:u w:val="single"/>
              </w:rPr>
              <w:t>Syntax</w:t>
            </w:r>
          </w:p>
          <w:p w14:paraId="77BF5A66" w14:textId="77777777" w:rsidR="00AD6DB4" w:rsidRPr="00671C8B" w:rsidRDefault="00AD6DB4" w:rsidP="00166AF3">
            <w:pPr>
              <w:pStyle w:val="TableBody"/>
              <w:rPr>
                <w:u w:val="single"/>
              </w:rPr>
            </w:pPr>
            <w:r w:rsidRPr="00671C8B">
              <w:rPr>
                <w:b/>
              </w:rPr>
              <w:t>AT+KURCCFG?</w:t>
            </w:r>
          </w:p>
        </w:tc>
        <w:tc>
          <w:tcPr>
            <w:tcW w:w="7560" w:type="dxa"/>
          </w:tcPr>
          <w:p w14:paraId="02FBEBC0" w14:textId="77777777" w:rsidR="00AD6DB4" w:rsidRPr="00671C8B" w:rsidRDefault="00AD6DB4" w:rsidP="00166AF3">
            <w:pPr>
              <w:pStyle w:val="TableBody"/>
              <w:rPr>
                <w:u w:val="single"/>
              </w:rPr>
            </w:pPr>
          </w:p>
          <w:p w14:paraId="158FDF6C" w14:textId="77777777" w:rsidR="00AD6DB4" w:rsidRPr="00671C8B" w:rsidRDefault="00AD6DB4" w:rsidP="00166AF3">
            <w:pPr>
              <w:pStyle w:val="TableBody"/>
              <w:rPr>
                <w:u w:val="single"/>
              </w:rPr>
            </w:pPr>
          </w:p>
          <w:p w14:paraId="4B7AEE54" w14:textId="77777777" w:rsidR="00AD6DB4" w:rsidRPr="00671C8B" w:rsidRDefault="00AD6DB4" w:rsidP="00166AF3">
            <w:pPr>
              <w:pStyle w:val="TableBody"/>
              <w:rPr>
                <w:u w:val="single"/>
              </w:rPr>
            </w:pPr>
            <w:r w:rsidRPr="00671C8B">
              <w:rPr>
                <w:u w:val="single"/>
              </w:rPr>
              <w:t>Response</w:t>
            </w:r>
          </w:p>
          <w:p w14:paraId="4615F0EB" w14:textId="77777777" w:rsidR="00AD6DB4" w:rsidRPr="00671C8B" w:rsidRDefault="00AD6DB4" w:rsidP="00166AF3">
            <w:pPr>
              <w:pStyle w:val="TableBody"/>
              <w:rPr>
                <w:b/>
              </w:rPr>
            </w:pPr>
            <w:r w:rsidRPr="00671C8B">
              <w:rPr>
                <w:b/>
              </w:rPr>
              <w:t>+KURCCFG: list of supported (&lt;protoopt&gt;,&lt;noti_act&gt;,&lt;indi_act&gt;)</w:t>
            </w:r>
          </w:p>
          <w:p w14:paraId="52C8507F" w14:textId="77777777" w:rsidR="00AD6DB4" w:rsidRPr="00671C8B" w:rsidRDefault="00AD6DB4" w:rsidP="00166AF3">
            <w:pPr>
              <w:pStyle w:val="TableBody"/>
              <w:rPr>
                <w:u w:val="single"/>
              </w:rPr>
            </w:pPr>
            <w:r w:rsidRPr="00671C8B">
              <w:rPr>
                <w:b/>
              </w:rPr>
              <w:t>OK</w:t>
            </w:r>
          </w:p>
        </w:tc>
      </w:tr>
      <w:tr w:rsidR="00AD6DB4" w:rsidRPr="00671C8B" w14:paraId="01DBE3EF" w14:textId="77777777" w:rsidTr="00166AF3">
        <w:trPr>
          <w:cantSplit w:val="0"/>
        </w:trPr>
        <w:tc>
          <w:tcPr>
            <w:tcW w:w="1728" w:type="dxa"/>
          </w:tcPr>
          <w:p w14:paraId="429AFFF8" w14:textId="77777777" w:rsidR="00AD6DB4" w:rsidRPr="00671C8B" w:rsidRDefault="00AD6DB4" w:rsidP="00166AF3">
            <w:pPr>
              <w:pStyle w:val="TableBody"/>
              <w:rPr>
                <w:i/>
              </w:rPr>
            </w:pPr>
            <w:r w:rsidRPr="00671C8B">
              <w:rPr>
                <w:i/>
              </w:rPr>
              <w:t>Write command</w:t>
            </w:r>
          </w:p>
          <w:p w14:paraId="4F5A9B05" w14:textId="77777777" w:rsidR="00AD6DB4" w:rsidRPr="00671C8B" w:rsidRDefault="00AD6DB4" w:rsidP="00166AF3">
            <w:pPr>
              <w:pStyle w:val="TableBody"/>
            </w:pPr>
          </w:p>
          <w:p w14:paraId="61F9E50F" w14:textId="77777777" w:rsidR="00AD6DB4" w:rsidRPr="00671C8B" w:rsidRDefault="00AD6DB4" w:rsidP="00166AF3">
            <w:pPr>
              <w:pStyle w:val="TableBody"/>
              <w:rPr>
                <w:u w:val="single"/>
              </w:rPr>
            </w:pPr>
            <w:r w:rsidRPr="00671C8B">
              <w:rPr>
                <w:u w:val="single"/>
              </w:rPr>
              <w:t>Syntax</w:t>
            </w:r>
          </w:p>
          <w:p w14:paraId="4AD54CE9" w14:textId="77777777" w:rsidR="00AD6DB4" w:rsidRPr="00671C8B" w:rsidRDefault="00AD6DB4" w:rsidP="00166AF3">
            <w:pPr>
              <w:pStyle w:val="TableBody"/>
              <w:rPr>
                <w:u w:val="single"/>
              </w:rPr>
            </w:pPr>
            <w:r w:rsidRPr="00671C8B">
              <w:rPr>
                <w:b/>
              </w:rPr>
              <w:t>AT+KURCCFG=</w:t>
            </w:r>
            <w:r w:rsidRPr="00671C8B">
              <w:rPr>
                <w:b/>
              </w:rPr>
              <w:br/>
              <w:t>&lt;protoopt&gt;,</w:t>
            </w:r>
            <w:r w:rsidRPr="00671C8B">
              <w:rPr>
                <w:b/>
              </w:rPr>
              <w:br/>
              <w:t>&lt;noti_act&gt;</w:t>
            </w:r>
            <w:r w:rsidRPr="00671C8B">
              <w:rPr>
                <w:b/>
              </w:rPr>
              <w:br/>
              <w:t>[,&lt;indi_act&gt;]</w:t>
            </w:r>
          </w:p>
        </w:tc>
        <w:tc>
          <w:tcPr>
            <w:tcW w:w="7560" w:type="dxa"/>
          </w:tcPr>
          <w:p w14:paraId="73F46607" w14:textId="77777777" w:rsidR="00AD6DB4" w:rsidRPr="00671C8B" w:rsidRDefault="00AD6DB4" w:rsidP="00166AF3">
            <w:pPr>
              <w:pStyle w:val="TableBody"/>
              <w:rPr>
                <w:u w:val="single"/>
              </w:rPr>
            </w:pPr>
          </w:p>
          <w:p w14:paraId="01FAFD27" w14:textId="77777777" w:rsidR="00AD6DB4" w:rsidRPr="00671C8B" w:rsidRDefault="00AD6DB4" w:rsidP="00166AF3">
            <w:pPr>
              <w:pStyle w:val="TableBody"/>
              <w:rPr>
                <w:u w:val="single"/>
              </w:rPr>
            </w:pPr>
          </w:p>
          <w:p w14:paraId="14CE7625" w14:textId="77777777" w:rsidR="00AD6DB4" w:rsidRPr="00671C8B" w:rsidRDefault="00AD6DB4" w:rsidP="00166AF3">
            <w:pPr>
              <w:pStyle w:val="TableBody"/>
              <w:rPr>
                <w:u w:val="single"/>
              </w:rPr>
            </w:pPr>
            <w:r w:rsidRPr="00671C8B">
              <w:rPr>
                <w:u w:val="single"/>
              </w:rPr>
              <w:t>Response</w:t>
            </w:r>
          </w:p>
          <w:p w14:paraId="4F972D07" w14:textId="77777777" w:rsidR="00AD6DB4" w:rsidRPr="00671C8B" w:rsidRDefault="00AD6DB4" w:rsidP="00166AF3">
            <w:pPr>
              <w:pStyle w:val="TableBody"/>
              <w:rPr>
                <w:b/>
              </w:rPr>
            </w:pPr>
            <w:r w:rsidRPr="00671C8B">
              <w:rPr>
                <w:b/>
              </w:rPr>
              <w:t>OK</w:t>
            </w:r>
          </w:p>
          <w:p w14:paraId="75A7503D" w14:textId="77777777" w:rsidR="00AD6DB4" w:rsidRPr="00671C8B" w:rsidRDefault="00AD6DB4" w:rsidP="00166AF3">
            <w:pPr>
              <w:pStyle w:val="TableBody"/>
              <w:rPr>
                <w:lang w:eastAsia="zh-CN"/>
              </w:rPr>
            </w:pPr>
          </w:p>
          <w:p w14:paraId="2EBE272D" w14:textId="77777777" w:rsidR="00AD6DB4" w:rsidRPr="00671C8B" w:rsidRDefault="00AD6DB4" w:rsidP="00166AF3">
            <w:pPr>
              <w:pStyle w:val="TableBody"/>
              <w:rPr>
                <w:u w:val="single"/>
              </w:rPr>
            </w:pPr>
            <w:r w:rsidRPr="00671C8B">
              <w:rPr>
                <w:u w:val="single"/>
              </w:rPr>
              <w:t>Parameters</w:t>
            </w:r>
          </w:p>
          <w:p w14:paraId="4FF1BC4B" w14:textId="77777777" w:rsidR="00AD6DB4" w:rsidRPr="00671C8B" w:rsidRDefault="00AD6DB4" w:rsidP="00166AF3">
            <w:pPr>
              <w:pStyle w:val="TableBody"/>
            </w:pPr>
            <w:r w:rsidRPr="00671C8B">
              <w:rPr>
                <w:b/>
              </w:rPr>
              <w:t>&lt;protoopt&gt;</w:t>
            </w:r>
            <w:r w:rsidRPr="00671C8B">
              <w:tab/>
              <w:t>Protocol option to enable/disable URC</w:t>
            </w:r>
          </w:p>
          <w:p w14:paraId="07D16603" w14:textId="77777777" w:rsidR="00AD6DB4" w:rsidRPr="00671C8B" w:rsidRDefault="00AD6DB4" w:rsidP="00166AF3">
            <w:pPr>
              <w:pStyle w:val="TableBody"/>
              <w:rPr>
                <w:lang w:val="fr-FR"/>
              </w:rPr>
            </w:pPr>
            <w:r w:rsidRPr="00671C8B">
              <w:rPr>
                <w:lang w:val="fr-FR"/>
              </w:rPr>
              <w:t>"TCPC"</w:t>
            </w:r>
            <w:r w:rsidRPr="00671C8B">
              <w:rPr>
                <w:lang w:val="fr-FR"/>
              </w:rPr>
              <w:tab/>
              <w:t>TCP client session</w:t>
            </w:r>
          </w:p>
          <w:p w14:paraId="07432FA0" w14:textId="77777777" w:rsidR="00AD6DB4" w:rsidRPr="00671C8B" w:rsidRDefault="00AD6DB4" w:rsidP="00166AF3">
            <w:pPr>
              <w:pStyle w:val="TableBody"/>
              <w:rPr>
                <w:lang w:val="fr-FR"/>
              </w:rPr>
            </w:pPr>
            <w:r w:rsidRPr="00671C8B">
              <w:rPr>
                <w:lang w:val="fr-FR"/>
              </w:rPr>
              <w:t>"TCPS"</w:t>
            </w:r>
            <w:r w:rsidRPr="00671C8B">
              <w:rPr>
                <w:lang w:val="fr-FR"/>
              </w:rPr>
              <w:tab/>
              <w:t>TCP server session</w:t>
            </w:r>
          </w:p>
          <w:p w14:paraId="3786B8E2" w14:textId="77777777" w:rsidR="00AD6DB4" w:rsidRPr="00671C8B" w:rsidRDefault="00AD6DB4" w:rsidP="00166AF3">
            <w:pPr>
              <w:pStyle w:val="TableBody"/>
              <w:rPr>
                <w:lang w:val="fr-FR"/>
              </w:rPr>
            </w:pPr>
            <w:r w:rsidRPr="00671C8B">
              <w:rPr>
                <w:lang w:val="fr-FR"/>
              </w:rPr>
              <w:t>"UDPC"</w:t>
            </w:r>
            <w:r w:rsidRPr="00671C8B">
              <w:rPr>
                <w:lang w:val="fr-FR"/>
              </w:rPr>
              <w:tab/>
              <w:t>UDP  client session</w:t>
            </w:r>
          </w:p>
          <w:p w14:paraId="466F92F0" w14:textId="77777777" w:rsidR="00AD6DB4" w:rsidRPr="00671C8B" w:rsidRDefault="00AD6DB4" w:rsidP="00166AF3">
            <w:pPr>
              <w:pStyle w:val="TableBody"/>
              <w:rPr>
                <w:lang w:val="fr-FR"/>
              </w:rPr>
            </w:pPr>
            <w:r w:rsidRPr="00671C8B">
              <w:rPr>
                <w:lang w:val="fr-FR"/>
              </w:rPr>
              <w:t>"UDPS"</w:t>
            </w:r>
            <w:r w:rsidRPr="00671C8B">
              <w:rPr>
                <w:lang w:val="fr-FR"/>
              </w:rPr>
              <w:tab/>
              <w:t>UDP server session</w:t>
            </w:r>
          </w:p>
          <w:p w14:paraId="4164DD0D" w14:textId="77777777" w:rsidR="00AD6DB4" w:rsidRPr="00671C8B" w:rsidRDefault="00AD6DB4" w:rsidP="00166AF3">
            <w:pPr>
              <w:pStyle w:val="TableBody"/>
              <w:rPr>
                <w:lang w:val="fr-FR"/>
              </w:rPr>
            </w:pPr>
            <w:r w:rsidRPr="00671C8B">
              <w:rPr>
                <w:lang w:val="fr-FR"/>
              </w:rPr>
              <w:t>"FTP"</w:t>
            </w:r>
            <w:r w:rsidRPr="00671C8B">
              <w:rPr>
                <w:lang w:val="fr-FR"/>
              </w:rPr>
              <w:tab/>
            </w:r>
            <w:r w:rsidRPr="00671C8B">
              <w:rPr>
                <w:lang w:val="fr-FR"/>
              </w:rPr>
              <w:tab/>
              <w:t>FTP client session</w:t>
            </w:r>
          </w:p>
          <w:p w14:paraId="558109B9" w14:textId="77777777" w:rsidR="00AD6DB4" w:rsidRPr="00671C8B" w:rsidRDefault="00AD6DB4" w:rsidP="00166AF3">
            <w:pPr>
              <w:pStyle w:val="TableBody"/>
              <w:rPr>
                <w:lang w:val="fr-FR"/>
              </w:rPr>
            </w:pPr>
            <w:r w:rsidRPr="00671C8B">
              <w:rPr>
                <w:lang w:val="fr-FR"/>
              </w:rPr>
              <w:t>"HTTP"</w:t>
            </w:r>
            <w:r w:rsidRPr="00671C8B">
              <w:rPr>
                <w:lang w:val="fr-FR"/>
              </w:rPr>
              <w:tab/>
              <w:t>HTTP client session</w:t>
            </w:r>
          </w:p>
          <w:p w14:paraId="525EDB6B" w14:textId="77777777" w:rsidR="00AD6DB4" w:rsidRPr="00671C8B" w:rsidRDefault="00AD6DB4" w:rsidP="00166AF3">
            <w:pPr>
              <w:pStyle w:val="TableBody"/>
              <w:rPr>
                <w:lang w:val="fr-FR"/>
              </w:rPr>
            </w:pPr>
            <w:r w:rsidRPr="00671C8B">
              <w:rPr>
                <w:lang w:val="fr-FR"/>
              </w:rPr>
              <w:t>"HTTPS"</w:t>
            </w:r>
            <w:r w:rsidRPr="00671C8B">
              <w:rPr>
                <w:lang w:val="fr-FR"/>
              </w:rPr>
              <w:tab/>
              <w:t>HTTPS client session</w:t>
            </w:r>
          </w:p>
          <w:p w14:paraId="1C147037" w14:textId="77777777" w:rsidR="00AD6DB4" w:rsidRPr="00671C8B" w:rsidRDefault="00AD6DB4" w:rsidP="00166AF3">
            <w:pPr>
              <w:pStyle w:val="TableBody"/>
              <w:rPr>
                <w:lang w:val="fr-FR"/>
              </w:rPr>
            </w:pPr>
            <w:r w:rsidRPr="00671C8B">
              <w:rPr>
                <w:lang w:val="fr-FR"/>
              </w:rPr>
              <w:t>"TCP"</w:t>
            </w:r>
            <w:r w:rsidRPr="00671C8B">
              <w:rPr>
                <w:lang w:val="fr-FR"/>
              </w:rPr>
              <w:tab/>
            </w:r>
            <w:r w:rsidRPr="00671C8B">
              <w:rPr>
                <w:lang w:val="fr-FR"/>
              </w:rPr>
              <w:tab/>
              <w:t>Both TCP client and TCP server sessions</w:t>
            </w:r>
          </w:p>
          <w:p w14:paraId="5721A760" w14:textId="77777777" w:rsidR="00AD6DB4" w:rsidRPr="00671C8B" w:rsidRDefault="00AD6DB4" w:rsidP="00166AF3">
            <w:pPr>
              <w:pStyle w:val="TableBody"/>
              <w:rPr>
                <w:b/>
              </w:rPr>
            </w:pPr>
            <w:r w:rsidRPr="00671C8B">
              <w:t>"UDP"</w:t>
            </w:r>
            <w:r w:rsidRPr="00671C8B">
              <w:tab/>
            </w:r>
            <w:r w:rsidRPr="00671C8B">
              <w:tab/>
              <w:t>Both UDP client and UDP server sessions</w:t>
            </w:r>
            <w:r w:rsidRPr="00671C8B">
              <w:rPr>
                <w:b/>
              </w:rPr>
              <w:tab/>
            </w:r>
          </w:p>
          <w:p w14:paraId="411EECF6" w14:textId="77777777" w:rsidR="00AD6DB4" w:rsidRPr="00671C8B" w:rsidRDefault="00AD6DB4" w:rsidP="00166AF3">
            <w:pPr>
              <w:pStyle w:val="TableBody"/>
            </w:pPr>
          </w:p>
          <w:p w14:paraId="5A756019" w14:textId="77777777" w:rsidR="00AD6DB4" w:rsidRPr="00671C8B" w:rsidRDefault="00AD6DB4" w:rsidP="00166AF3">
            <w:pPr>
              <w:pStyle w:val="TableBody"/>
              <w:rPr>
                <w:lang w:eastAsia="zh-CN"/>
              </w:rPr>
            </w:pPr>
            <w:r w:rsidRPr="00671C8B">
              <w:rPr>
                <w:b/>
              </w:rPr>
              <w:t>&lt;noti_act&gt;</w:t>
            </w:r>
            <w:r w:rsidRPr="00671C8B">
              <w:rPr>
                <w:b/>
              </w:rPr>
              <w:tab/>
            </w:r>
            <w:r w:rsidRPr="00671C8B">
              <w:rPr>
                <w:u w:val="single"/>
              </w:rPr>
              <w:t>1</w:t>
            </w:r>
            <w:r w:rsidRPr="00671C8B">
              <w:t xml:space="preserve"> </w:t>
            </w:r>
            <w:r w:rsidRPr="00671C8B">
              <w:rPr>
                <w:lang w:eastAsia="zh-CN"/>
              </w:rPr>
              <w:tab/>
            </w:r>
            <w:r w:rsidRPr="00671C8B">
              <w:t>Enable URC (like +KTCP_NOTIF</w:t>
            </w:r>
            <w:r>
              <w:t xml:space="preserve">, </w:t>
            </w:r>
            <w:r w:rsidRPr="00F82EFB">
              <w:t>+KFTP_ERROR</w:t>
            </w:r>
            <w:r>
              <w:t>, etc.</w:t>
            </w:r>
            <w:r w:rsidRPr="00671C8B">
              <w:t>)</w:t>
            </w:r>
          </w:p>
          <w:p w14:paraId="63F48AE7" w14:textId="77777777" w:rsidR="00AD6DB4" w:rsidRPr="00671C8B" w:rsidRDefault="00AD6DB4" w:rsidP="00166AF3">
            <w:pPr>
              <w:pStyle w:val="TableBody"/>
            </w:pPr>
            <w:r w:rsidRPr="00671C8B">
              <w:tab/>
            </w:r>
            <w:r w:rsidRPr="00671C8B">
              <w:tab/>
              <w:t>0</w:t>
            </w:r>
            <w:r w:rsidRPr="00671C8B">
              <w:tab/>
              <w:t>Disable URC</w:t>
            </w:r>
          </w:p>
          <w:p w14:paraId="3781A85E" w14:textId="77777777" w:rsidR="00AD6DB4" w:rsidRPr="00671C8B" w:rsidRDefault="00AD6DB4" w:rsidP="00166AF3">
            <w:pPr>
              <w:pStyle w:val="TableBody"/>
              <w:rPr>
                <w:sz w:val="10"/>
                <w:szCs w:val="10"/>
              </w:rPr>
            </w:pPr>
          </w:p>
          <w:p w14:paraId="0424FFEF" w14:textId="77777777" w:rsidR="00AD6DB4" w:rsidRPr="00671C8B" w:rsidRDefault="00AD6DB4" w:rsidP="00166AF3">
            <w:pPr>
              <w:pStyle w:val="TableBody"/>
              <w:rPr>
                <w:lang w:eastAsia="zh-CN"/>
              </w:rPr>
            </w:pPr>
            <w:r w:rsidRPr="00671C8B">
              <w:rPr>
                <w:b/>
              </w:rPr>
              <w:t>&lt;indi_act&gt;</w:t>
            </w:r>
            <w:r w:rsidRPr="00671C8B">
              <w:rPr>
                <w:b/>
              </w:rPr>
              <w:tab/>
            </w:r>
            <w:r w:rsidRPr="00671C8B">
              <w:rPr>
                <w:u w:val="single"/>
              </w:rPr>
              <w:t>1</w:t>
            </w:r>
            <w:r w:rsidRPr="00671C8B">
              <w:tab/>
              <w:t xml:space="preserve">Enable URC (like </w:t>
            </w:r>
            <w:r>
              <w:t>+</w:t>
            </w:r>
            <w:r w:rsidRPr="008477C2">
              <w:t>KTCP_SRVREQ</w:t>
            </w:r>
            <w:r>
              <w:t xml:space="preserve">, +KTCP_IND, +KTCP_DATA, </w:t>
            </w:r>
            <w:r>
              <w:tab/>
            </w:r>
            <w:r>
              <w:tab/>
            </w:r>
            <w:r>
              <w:tab/>
            </w:r>
            <w:r>
              <w:tab/>
              <w:t>+KUDP_DATA, +KUDP_RCV, +KFTP_IND, etc.</w:t>
            </w:r>
            <w:r w:rsidRPr="00671C8B">
              <w:t>)</w:t>
            </w:r>
          </w:p>
          <w:p w14:paraId="1A7B28E0" w14:textId="77777777" w:rsidR="00AD6DB4" w:rsidRPr="00671C8B" w:rsidRDefault="00AD6DB4" w:rsidP="00166AF3">
            <w:pPr>
              <w:pStyle w:val="TableBody"/>
              <w:rPr>
                <w:u w:val="single"/>
              </w:rPr>
            </w:pPr>
            <w:r w:rsidRPr="00671C8B">
              <w:tab/>
            </w:r>
            <w:r w:rsidRPr="00671C8B">
              <w:tab/>
              <w:t>0</w:t>
            </w:r>
            <w:r w:rsidRPr="00671C8B">
              <w:tab/>
              <w:t>Disable URC</w:t>
            </w:r>
          </w:p>
        </w:tc>
      </w:tr>
      <w:tr w:rsidR="00AD6DB4" w:rsidRPr="00671C8B" w14:paraId="2AD7A58B" w14:textId="77777777" w:rsidTr="00166AF3">
        <w:trPr>
          <w:cantSplit w:val="0"/>
        </w:trPr>
        <w:tc>
          <w:tcPr>
            <w:tcW w:w="1728" w:type="dxa"/>
          </w:tcPr>
          <w:p w14:paraId="6BC3F108" w14:textId="77777777" w:rsidR="00AD6DB4" w:rsidRPr="00671C8B" w:rsidRDefault="00AD6DB4" w:rsidP="00166AF3">
            <w:pPr>
              <w:pStyle w:val="TableBody"/>
              <w:rPr>
                <w:u w:val="single"/>
              </w:rPr>
            </w:pPr>
            <w:r w:rsidRPr="00671C8B">
              <w:rPr>
                <w:u w:val="single"/>
              </w:rPr>
              <w:t>Examples</w:t>
            </w:r>
          </w:p>
        </w:tc>
        <w:tc>
          <w:tcPr>
            <w:tcW w:w="7560" w:type="dxa"/>
          </w:tcPr>
          <w:p w14:paraId="5702BC5D" w14:textId="77777777" w:rsidR="00AD6DB4" w:rsidRPr="00671C8B" w:rsidRDefault="00AD6DB4" w:rsidP="00166AF3">
            <w:pPr>
              <w:pStyle w:val="TableBody"/>
            </w:pPr>
            <w:r w:rsidRPr="00671C8B">
              <w:t xml:space="preserve">To disable URC: </w:t>
            </w:r>
          </w:p>
          <w:p w14:paraId="1F012151" w14:textId="77777777" w:rsidR="00AD6DB4" w:rsidRPr="00671C8B" w:rsidRDefault="00AD6DB4" w:rsidP="00166AF3">
            <w:pPr>
              <w:pStyle w:val="TableBody"/>
              <w:rPr>
                <w:b/>
              </w:rPr>
            </w:pPr>
            <w:r w:rsidRPr="00671C8B">
              <w:rPr>
                <w:b/>
              </w:rPr>
              <w:t>AT+KURCCFG=“TCP”,0</w:t>
            </w:r>
          </w:p>
          <w:p w14:paraId="0967D8A0" w14:textId="77777777" w:rsidR="00AD6DB4" w:rsidRPr="00671C8B" w:rsidRDefault="00AD6DB4" w:rsidP="00166AF3">
            <w:pPr>
              <w:pStyle w:val="TableBody"/>
              <w:rPr>
                <w:b/>
              </w:rPr>
            </w:pPr>
            <w:r w:rsidRPr="00671C8B">
              <w:rPr>
                <w:b/>
              </w:rPr>
              <w:t>OK</w:t>
            </w:r>
          </w:p>
          <w:p w14:paraId="6FEE2E71" w14:textId="77777777" w:rsidR="00AD6DB4" w:rsidRPr="00671C8B" w:rsidRDefault="00AD6DB4" w:rsidP="00166AF3">
            <w:pPr>
              <w:pStyle w:val="TableBody"/>
              <w:rPr>
                <w:sz w:val="10"/>
                <w:szCs w:val="10"/>
              </w:rPr>
            </w:pPr>
          </w:p>
          <w:p w14:paraId="1F78875C" w14:textId="77777777" w:rsidR="00AD6DB4" w:rsidRPr="00671C8B" w:rsidRDefault="00AD6DB4" w:rsidP="00166AF3">
            <w:pPr>
              <w:pStyle w:val="TableBody"/>
            </w:pPr>
            <w:r w:rsidRPr="00671C8B">
              <w:t>Test and read command:</w:t>
            </w:r>
          </w:p>
          <w:p w14:paraId="6DED93E2" w14:textId="77777777" w:rsidR="00AD6DB4" w:rsidRPr="00F82EFB" w:rsidRDefault="00AD6DB4" w:rsidP="00166AF3">
            <w:pPr>
              <w:pStyle w:val="TableBody"/>
              <w:rPr>
                <w:b/>
              </w:rPr>
            </w:pPr>
            <w:r w:rsidRPr="00F82EFB">
              <w:rPr>
                <w:b/>
              </w:rPr>
              <w:t>AT+KURCCFG=?</w:t>
            </w:r>
          </w:p>
          <w:p w14:paraId="4E4F3F89" w14:textId="77777777" w:rsidR="00AD6DB4" w:rsidRDefault="00AD6DB4" w:rsidP="00166AF3">
            <w:pPr>
              <w:pStyle w:val="TableBody"/>
              <w:rPr>
                <w:b/>
              </w:rPr>
            </w:pPr>
            <w:r>
              <w:rPr>
                <w:b/>
              </w:rPr>
              <w:t xml:space="preserve">+KURCCFG: </w:t>
            </w:r>
            <w:r w:rsidRPr="00F82EFB">
              <w:rPr>
                <w:b/>
              </w:rPr>
              <w:t>("TCPC","TCPS","UDPC","UDPS","FTP","HTTP","HTTPS","TCP"</w:t>
            </w:r>
            <w:r>
              <w:rPr>
                <w:b/>
              </w:rPr>
              <w:t>,</w:t>
            </w:r>
            <w:r w:rsidRPr="00F82EFB">
              <w:rPr>
                <w:b/>
              </w:rPr>
              <w:t>"</w:t>
            </w:r>
            <w:r>
              <w:rPr>
                <w:b/>
              </w:rPr>
              <w:t>UDP</w:t>
            </w:r>
            <w:r w:rsidRPr="00F82EFB">
              <w:rPr>
                <w:b/>
              </w:rPr>
              <w:t>"),</w:t>
            </w:r>
            <w:r>
              <w:rPr>
                <w:b/>
              </w:rPr>
              <w:br/>
            </w:r>
            <w:r w:rsidRPr="00F82EFB">
              <w:rPr>
                <w:b/>
              </w:rPr>
              <w:t>(0,-1),(0-1)</w:t>
            </w:r>
          </w:p>
          <w:p w14:paraId="51453D1D" w14:textId="77777777" w:rsidR="00AD6DB4" w:rsidRPr="00F82EFB" w:rsidRDefault="00AD6DB4" w:rsidP="00166AF3">
            <w:pPr>
              <w:pStyle w:val="TableBody"/>
              <w:rPr>
                <w:b/>
              </w:rPr>
            </w:pPr>
            <w:r w:rsidRPr="00F82EFB">
              <w:rPr>
                <w:b/>
              </w:rPr>
              <w:t>OK</w:t>
            </w:r>
          </w:p>
          <w:p w14:paraId="68467346" w14:textId="77777777" w:rsidR="00AD6DB4" w:rsidRPr="00F82EFB" w:rsidRDefault="00AD6DB4" w:rsidP="00166AF3">
            <w:pPr>
              <w:pStyle w:val="TableBody"/>
              <w:rPr>
                <w:b/>
              </w:rPr>
            </w:pPr>
          </w:p>
          <w:p w14:paraId="71C13A4A" w14:textId="77777777" w:rsidR="00AD6DB4" w:rsidRPr="00F82EFB" w:rsidRDefault="00AD6DB4" w:rsidP="00166AF3">
            <w:pPr>
              <w:pStyle w:val="TableBody"/>
              <w:rPr>
                <w:b/>
              </w:rPr>
            </w:pPr>
            <w:r w:rsidRPr="00F82EFB">
              <w:rPr>
                <w:b/>
              </w:rPr>
              <w:t>AT+KURCCFG?</w:t>
            </w:r>
          </w:p>
          <w:p w14:paraId="1CE61E5F" w14:textId="77777777" w:rsidR="00AD6DB4" w:rsidRPr="00F82EFB" w:rsidRDefault="00AD6DB4" w:rsidP="00166AF3">
            <w:pPr>
              <w:pStyle w:val="TableBody"/>
              <w:rPr>
                <w:b/>
              </w:rPr>
            </w:pPr>
            <w:r w:rsidRPr="00F82EFB">
              <w:rPr>
                <w:b/>
              </w:rPr>
              <w:t>+KURCCFG: "TCPC",1,1</w:t>
            </w:r>
          </w:p>
          <w:p w14:paraId="4327F528" w14:textId="77777777" w:rsidR="00AD6DB4" w:rsidRPr="00F82EFB" w:rsidRDefault="00AD6DB4" w:rsidP="00166AF3">
            <w:pPr>
              <w:pStyle w:val="TableBody"/>
              <w:rPr>
                <w:b/>
              </w:rPr>
            </w:pPr>
            <w:r w:rsidRPr="00F82EFB">
              <w:rPr>
                <w:b/>
              </w:rPr>
              <w:t>+KURCCFG: "TCPS",1,1</w:t>
            </w:r>
          </w:p>
          <w:p w14:paraId="6EF4E6C8" w14:textId="77777777" w:rsidR="00AD6DB4" w:rsidRPr="00F82EFB" w:rsidRDefault="00AD6DB4" w:rsidP="00166AF3">
            <w:pPr>
              <w:pStyle w:val="TableBody"/>
              <w:rPr>
                <w:b/>
              </w:rPr>
            </w:pPr>
            <w:r w:rsidRPr="00F82EFB">
              <w:rPr>
                <w:b/>
              </w:rPr>
              <w:t>+KURCCFG: "UDPC",1,1</w:t>
            </w:r>
          </w:p>
          <w:p w14:paraId="44466C09" w14:textId="77777777" w:rsidR="00AD6DB4" w:rsidRPr="00F82EFB" w:rsidRDefault="00AD6DB4" w:rsidP="00166AF3">
            <w:pPr>
              <w:pStyle w:val="TableBody"/>
              <w:rPr>
                <w:b/>
              </w:rPr>
            </w:pPr>
            <w:r w:rsidRPr="00F82EFB">
              <w:rPr>
                <w:b/>
              </w:rPr>
              <w:t>+KURCCFG: "UDPS",1,1</w:t>
            </w:r>
          </w:p>
          <w:p w14:paraId="5CAB65F7" w14:textId="77777777" w:rsidR="00AD6DB4" w:rsidRPr="00F82EFB" w:rsidRDefault="00AD6DB4" w:rsidP="00166AF3">
            <w:pPr>
              <w:pStyle w:val="TableBody"/>
              <w:rPr>
                <w:b/>
              </w:rPr>
            </w:pPr>
            <w:r w:rsidRPr="00F82EFB">
              <w:rPr>
                <w:b/>
              </w:rPr>
              <w:t>+KURCCFG: "FTP",1,1</w:t>
            </w:r>
          </w:p>
          <w:p w14:paraId="3673A69F" w14:textId="77777777" w:rsidR="00AD6DB4" w:rsidRPr="00F82EFB" w:rsidRDefault="00AD6DB4" w:rsidP="00166AF3">
            <w:pPr>
              <w:pStyle w:val="TableBody"/>
              <w:rPr>
                <w:b/>
              </w:rPr>
            </w:pPr>
            <w:r w:rsidRPr="00F82EFB">
              <w:rPr>
                <w:b/>
              </w:rPr>
              <w:t>+KURCCFG: "HTTP",1,1</w:t>
            </w:r>
          </w:p>
          <w:p w14:paraId="0DCBFF33" w14:textId="77777777" w:rsidR="00AD6DB4" w:rsidRPr="00F82EFB" w:rsidRDefault="00AD6DB4" w:rsidP="00166AF3">
            <w:pPr>
              <w:pStyle w:val="TableBody"/>
              <w:rPr>
                <w:b/>
              </w:rPr>
            </w:pPr>
            <w:r w:rsidRPr="00F82EFB">
              <w:rPr>
                <w:b/>
              </w:rPr>
              <w:t>+KURCCFG: "HTTPS",1,1</w:t>
            </w:r>
          </w:p>
          <w:p w14:paraId="660A0E68" w14:textId="77777777" w:rsidR="00AD6DB4" w:rsidRPr="00671C8B" w:rsidRDefault="00AD6DB4" w:rsidP="00166AF3">
            <w:pPr>
              <w:pStyle w:val="TableBody"/>
            </w:pPr>
            <w:r w:rsidRPr="00F82EFB">
              <w:rPr>
                <w:b/>
              </w:rPr>
              <w:t>OK</w:t>
            </w:r>
          </w:p>
        </w:tc>
      </w:tr>
      <w:tr w:rsidR="00AD6DB4" w:rsidRPr="00671C8B" w14:paraId="0E6FF5C5" w14:textId="77777777" w:rsidTr="00166AF3">
        <w:tc>
          <w:tcPr>
            <w:tcW w:w="1728" w:type="dxa"/>
          </w:tcPr>
          <w:p w14:paraId="2DF67F58" w14:textId="77777777" w:rsidR="00AD6DB4" w:rsidRPr="00671C8B" w:rsidRDefault="00AD6DB4" w:rsidP="00166AF3">
            <w:pPr>
              <w:pStyle w:val="TableBody"/>
              <w:rPr>
                <w:u w:val="single"/>
              </w:rPr>
            </w:pPr>
            <w:r w:rsidRPr="00671C8B">
              <w:rPr>
                <w:u w:val="single"/>
              </w:rPr>
              <w:t>Reference</w:t>
            </w:r>
          </w:p>
          <w:p w14:paraId="64800F22" w14:textId="77777777" w:rsidR="00AD6DB4" w:rsidRPr="00671C8B" w:rsidRDefault="00AD6DB4" w:rsidP="00166AF3">
            <w:pPr>
              <w:pStyle w:val="TableBody"/>
            </w:pPr>
            <w:r w:rsidRPr="00671C8B">
              <w:t>Sierra Wireless Proprietary</w:t>
            </w:r>
          </w:p>
        </w:tc>
        <w:tc>
          <w:tcPr>
            <w:tcW w:w="7560" w:type="dxa"/>
          </w:tcPr>
          <w:p w14:paraId="1FD18616" w14:textId="77777777" w:rsidR="00AD6DB4" w:rsidRPr="00671C8B" w:rsidRDefault="00AD6DB4" w:rsidP="00166AF3">
            <w:pPr>
              <w:pStyle w:val="TableBody"/>
            </w:pPr>
            <w:r w:rsidRPr="00671C8B">
              <w:rPr>
                <w:u w:val="single"/>
              </w:rPr>
              <w:t>Note</w:t>
            </w:r>
            <w:r w:rsidRPr="00CA3F4B">
              <w:rPr>
                <w:u w:val="single"/>
              </w:rPr>
              <w:t>s</w:t>
            </w:r>
          </w:p>
          <w:p w14:paraId="4411C1B3" w14:textId="77777777" w:rsidR="00AD6DB4" w:rsidRPr="00671C8B" w:rsidRDefault="00AD6DB4" w:rsidP="0059466D">
            <w:pPr>
              <w:pStyle w:val="TableBody"/>
              <w:numPr>
                <w:ilvl w:val="0"/>
                <w:numId w:val="70"/>
              </w:numPr>
            </w:pPr>
            <w:r>
              <w:t>Enabling or disabling</w:t>
            </w:r>
            <w:r w:rsidRPr="00671C8B">
              <w:t xml:space="preserve"> +KTCP_NOTIF unsolicited messages</w:t>
            </w:r>
            <w:r>
              <w:t xml:space="preserve"> is only </w:t>
            </w:r>
            <w:r w:rsidRPr="00671C8B">
              <w:t xml:space="preserve">useful </w:t>
            </w:r>
            <w:r>
              <w:t>when in</w:t>
            </w:r>
            <w:r w:rsidRPr="00671C8B">
              <w:t xml:space="preserve"> polling mode with +KTCPSTAT</w:t>
            </w:r>
            <w:r>
              <w:t>.</w:t>
            </w:r>
          </w:p>
          <w:p w14:paraId="7840C358" w14:textId="77777777" w:rsidR="00AD6DB4" w:rsidRPr="00671C8B" w:rsidRDefault="00AD6DB4" w:rsidP="0059466D">
            <w:pPr>
              <w:pStyle w:val="TableBody"/>
              <w:numPr>
                <w:ilvl w:val="0"/>
                <w:numId w:val="70"/>
              </w:numPr>
            </w:pPr>
            <w:r w:rsidRPr="00671C8B">
              <w:t xml:space="preserve">If </w:t>
            </w:r>
            <w:r>
              <w:t xml:space="preserve">set to </w:t>
            </w:r>
            <w:r w:rsidRPr="00671C8B">
              <w:t>"disable"</w:t>
            </w:r>
            <w:r>
              <w:t xml:space="preserve">, </w:t>
            </w:r>
            <w:r w:rsidRPr="00671C8B">
              <w:t>URC</w:t>
            </w:r>
            <w:r>
              <w:t>s</w:t>
            </w:r>
            <w:r w:rsidRPr="00671C8B">
              <w:t xml:space="preserve"> are discarded and not stored</w:t>
            </w:r>
            <w:r>
              <w:t>.</w:t>
            </w:r>
          </w:p>
          <w:p w14:paraId="67930692" w14:textId="77777777" w:rsidR="00AD6DB4" w:rsidRPr="00671C8B" w:rsidRDefault="00AD6DB4" w:rsidP="0059466D">
            <w:pPr>
              <w:pStyle w:val="TableBody"/>
              <w:numPr>
                <w:ilvl w:val="0"/>
                <w:numId w:val="70"/>
              </w:numPr>
            </w:pPr>
            <w:r w:rsidRPr="00671C8B">
              <w:t>Can be used in 07.10 multiplexer</w:t>
            </w:r>
            <w:r>
              <w:t>.</w:t>
            </w:r>
          </w:p>
        </w:tc>
      </w:tr>
    </w:tbl>
    <w:p w14:paraId="78343B2A" w14:textId="77777777" w:rsidR="00AD6DB4" w:rsidRPr="00671C8B" w:rsidRDefault="00AD6DB4" w:rsidP="0059466D">
      <w:pPr>
        <w:pStyle w:val="Heading3"/>
        <w:numPr>
          <w:ilvl w:val="2"/>
          <w:numId w:val="11"/>
        </w:numPr>
        <w:ind w:left="1260" w:hanging="1260"/>
      </w:pPr>
      <w:bookmarkStart w:id="19365" w:name="_Ref445910496"/>
      <w:bookmarkStart w:id="19366" w:name="_Ref445910498"/>
      <w:bookmarkStart w:id="19367" w:name="_Toc448912333"/>
      <w:bookmarkStart w:id="19368" w:name="_Toc486251747"/>
      <w:bookmarkStart w:id="19369" w:name="_Toc489460875"/>
      <w:r w:rsidRPr="00671C8B">
        <w:t>+</w:t>
      </w:r>
      <w:r>
        <w:t xml:space="preserve">KIPOPT </w:t>
      </w:r>
      <w:r w:rsidRPr="00671C8B">
        <w:t xml:space="preserve">Command: </w:t>
      </w:r>
      <w:r>
        <w:t>General Options Configuration</w:t>
      </w:r>
      <w:bookmarkEnd w:id="19365"/>
      <w:bookmarkEnd w:id="19366"/>
      <w:bookmarkEnd w:id="19367"/>
      <w:bookmarkEnd w:id="19368"/>
      <w:bookmarkEnd w:id="19369"/>
    </w:p>
    <w:tbl>
      <w:tblPr>
        <w:tblStyle w:val="TableSWIleft"/>
        <w:tblW w:w="9288" w:type="dxa"/>
        <w:tblLayout w:type="fixed"/>
        <w:tblLook w:val="04A0" w:firstRow="1" w:lastRow="0" w:firstColumn="1" w:lastColumn="0" w:noHBand="0" w:noVBand="1"/>
      </w:tblPr>
      <w:tblGrid>
        <w:gridCol w:w="1728"/>
        <w:gridCol w:w="7560"/>
      </w:tblGrid>
      <w:tr w:rsidR="00AD6DB4" w:rsidRPr="00671C8B" w14:paraId="410572F2"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06CEA7BB" w14:textId="63CF3723" w:rsidR="00AD6DB4" w:rsidRPr="00671C8B" w:rsidRDefault="00AD6DB4" w:rsidP="00700A20">
            <w:pPr>
              <w:pStyle w:val="TableRowHead"/>
              <w:spacing w:before="144" w:after="144"/>
            </w:pPr>
            <w:del w:id="19370" w:author="Alban Roche" w:date="2017-08-02T14:40:00Z">
              <w:r w:rsidDel="00F22490">
                <w:delText>HL7618, HL7618RD, HL7648, HL7650, HL7688, HL7690 and HL7692</w:delText>
              </w:r>
            </w:del>
            <w:ins w:id="19371" w:author="Alban Roche" w:date="2017-08-02T14:40:00Z">
              <w:r w:rsidR="00F22490">
                <w:t>HL7800</w:t>
              </w:r>
            </w:ins>
          </w:p>
        </w:tc>
      </w:tr>
      <w:tr w:rsidR="00AD6DB4" w:rsidRPr="00671C8B" w14:paraId="5564B761" w14:textId="77777777" w:rsidTr="00166AF3">
        <w:tc>
          <w:tcPr>
            <w:tcW w:w="1728" w:type="dxa"/>
          </w:tcPr>
          <w:p w14:paraId="091788BB" w14:textId="77777777" w:rsidR="00AD6DB4" w:rsidRPr="00671C8B" w:rsidRDefault="00AD6DB4" w:rsidP="00166AF3">
            <w:pPr>
              <w:pStyle w:val="TableBody"/>
              <w:rPr>
                <w:i/>
              </w:rPr>
            </w:pPr>
            <w:r w:rsidRPr="00671C8B">
              <w:rPr>
                <w:i/>
              </w:rPr>
              <w:t>Test command</w:t>
            </w:r>
          </w:p>
          <w:p w14:paraId="66E5271A" w14:textId="77777777" w:rsidR="00AD6DB4" w:rsidRPr="00671C8B" w:rsidRDefault="00AD6DB4" w:rsidP="00166AF3">
            <w:pPr>
              <w:pStyle w:val="TableBody"/>
            </w:pPr>
          </w:p>
          <w:p w14:paraId="001A00FE" w14:textId="77777777" w:rsidR="00AD6DB4" w:rsidRPr="00671C8B" w:rsidRDefault="00AD6DB4" w:rsidP="00166AF3">
            <w:pPr>
              <w:pStyle w:val="TableBody"/>
            </w:pPr>
            <w:r w:rsidRPr="00671C8B">
              <w:rPr>
                <w:u w:val="single"/>
              </w:rPr>
              <w:t>Syntax</w:t>
            </w:r>
          </w:p>
          <w:p w14:paraId="00A4BD03" w14:textId="77777777" w:rsidR="00AD6DB4" w:rsidRPr="00671C8B" w:rsidRDefault="00AD6DB4" w:rsidP="00166AF3">
            <w:pPr>
              <w:pStyle w:val="TableBody"/>
              <w:rPr>
                <w:u w:val="single"/>
              </w:rPr>
            </w:pPr>
            <w:r w:rsidRPr="00671C8B">
              <w:rPr>
                <w:b/>
              </w:rPr>
              <w:t>AT+</w:t>
            </w:r>
            <w:r>
              <w:rPr>
                <w:b/>
              </w:rPr>
              <w:t>KIPOPT</w:t>
            </w:r>
            <w:r w:rsidRPr="00671C8B">
              <w:rPr>
                <w:b/>
              </w:rPr>
              <w:t>=?</w:t>
            </w:r>
          </w:p>
        </w:tc>
        <w:tc>
          <w:tcPr>
            <w:tcW w:w="7560" w:type="dxa"/>
          </w:tcPr>
          <w:p w14:paraId="4AF3BA10" w14:textId="77777777" w:rsidR="00AD6DB4" w:rsidRPr="00671C8B" w:rsidRDefault="00AD6DB4" w:rsidP="00166AF3">
            <w:pPr>
              <w:pStyle w:val="TableBody"/>
              <w:rPr>
                <w:u w:val="single"/>
              </w:rPr>
            </w:pPr>
          </w:p>
          <w:p w14:paraId="0335D2D7" w14:textId="77777777" w:rsidR="00AD6DB4" w:rsidRPr="00671C8B" w:rsidRDefault="00AD6DB4" w:rsidP="00166AF3">
            <w:pPr>
              <w:pStyle w:val="TableBody"/>
              <w:rPr>
                <w:u w:val="single"/>
              </w:rPr>
            </w:pPr>
          </w:p>
          <w:p w14:paraId="42E644CB" w14:textId="77777777" w:rsidR="00AD6DB4" w:rsidRPr="00671C8B" w:rsidRDefault="00AD6DB4" w:rsidP="00166AF3">
            <w:pPr>
              <w:pStyle w:val="TableBody"/>
              <w:rPr>
                <w:u w:val="single"/>
              </w:rPr>
            </w:pPr>
            <w:r w:rsidRPr="00671C8B">
              <w:rPr>
                <w:u w:val="single"/>
              </w:rPr>
              <w:t>Response</w:t>
            </w:r>
          </w:p>
          <w:p w14:paraId="16E9EC8E" w14:textId="77777777" w:rsidR="00AD6DB4" w:rsidRPr="005A0783" w:rsidRDefault="00AD6DB4" w:rsidP="00166AF3">
            <w:pPr>
              <w:pStyle w:val="TableBody"/>
              <w:rPr>
                <w:b/>
              </w:rPr>
            </w:pPr>
            <w:r w:rsidRPr="005A0783">
              <w:rPr>
                <w:b/>
              </w:rPr>
              <w:t>+KIPOPT: 0,&lt;UDP&gt;,(1-100),(8-1472),(8-1452)</w:t>
            </w:r>
          </w:p>
          <w:p w14:paraId="2724AEAC" w14:textId="77777777" w:rsidR="00AD6DB4" w:rsidRPr="005A0783" w:rsidRDefault="00AD6DB4" w:rsidP="00166AF3">
            <w:pPr>
              <w:pStyle w:val="TableBody"/>
              <w:rPr>
                <w:b/>
              </w:rPr>
            </w:pPr>
            <w:r w:rsidRPr="005A0783">
              <w:rPr>
                <w:b/>
              </w:rPr>
              <w:t>+KIPOPT: 0,&lt;TCP-based&gt;,(0-100),(0,8-1460),(0,8-1440)</w:t>
            </w:r>
          </w:p>
          <w:p w14:paraId="454DC0F8" w14:textId="77777777" w:rsidR="00AD6DB4" w:rsidRPr="005A0783" w:rsidRDefault="00AD6DB4" w:rsidP="00166AF3">
            <w:pPr>
              <w:pStyle w:val="TableBody"/>
              <w:rPr>
                <w:b/>
              </w:rPr>
            </w:pPr>
            <w:r w:rsidRPr="005A0783">
              <w:rPr>
                <w:b/>
              </w:rPr>
              <w:t>+KIPOPT: 1,(0-1)</w:t>
            </w:r>
          </w:p>
          <w:p w14:paraId="52F0C4AE" w14:textId="77777777" w:rsidR="00AD6DB4" w:rsidRPr="005A0783" w:rsidRDefault="00AD6DB4" w:rsidP="00166AF3">
            <w:pPr>
              <w:pStyle w:val="TableBody"/>
              <w:rPr>
                <w:b/>
              </w:rPr>
            </w:pPr>
            <w:r w:rsidRPr="005A0783">
              <w:rPr>
                <w:b/>
              </w:rPr>
              <w:t>+KIPOPT: 2,(0-255)</w:t>
            </w:r>
          </w:p>
          <w:p w14:paraId="79B63833" w14:textId="77777777" w:rsidR="00AD6DB4" w:rsidRDefault="00AD6DB4" w:rsidP="00166AF3">
            <w:pPr>
              <w:pStyle w:val="TableBody"/>
              <w:rPr>
                <w:b/>
              </w:rPr>
            </w:pPr>
            <w:r w:rsidRPr="005A0783">
              <w:rPr>
                <w:b/>
              </w:rPr>
              <w:t>+KIPOPT: 3,(0-1),(0-1)</w:t>
            </w:r>
          </w:p>
          <w:p w14:paraId="5E96F96E" w14:textId="5C8CFB57" w:rsidR="00AD6DB4" w:rsidRDefault="00AD6DB4" w:rsidP="00166AF3">
            <w:pPr>
              <w:pStyle w:val="TableBody"/>
              <w:rPr>
                <w:b/>
              </w:rPr>
            </w:pPr>
            <w:r w:rsidRPr="00D957D8">
              <w:rPr>
                <w:b/>
              </w:rPr>
              <w:t xml:space="preserve">+KIPOPT: </w:t>
            </w:r>
            <w:r>
              <w:rPr>
                <w:b/>
              </w:rPr>
              <w:t>4</w:t>
            </w:r>
            <w:r w:rsidRPr="00D957D8">
              <w:rPr>
                <w:b/>
              </w:rPr>
              <w:t>,(</w:t>
            </w:r>
            <w:commentRangeStart w:id="19372"/>
            <w:r w:rsidRPr="00D957D8">
              <w:rPr>
                <w:b/>
              </w:rPr>
              <w:t>0-</w:t>
            </w:r>
            <w:r w:rsidR="00700A20">
              <w:rPr>
                <w:b/>
              </w:rPr>
              <w:t>2</w:t>
            </w:r>
            <w:commentRangeEnd w:id="19372"/>
            <w:r w:rsidR="000E68EC">
              <w:rPr>
                <w:rStyle w:val="CommentReference"/>
                <w:rFonts w:ascii="Verdana" w:hAnsi="Verdana" w:cs="Times New Roman"/>
                <w:lang w:eastAsia="en-US"/>
              </w:rPr>
              <w:commentReference w:id="19372"/>
            </w:r>
            <w:r w:rsidRPr="00D957D8">
              <w:rPr>
                <w:b/>
              </w:rPr>
              <w:t>)</w:t>
            </w:r>
          </w:p>
          <w:p w14:paraId="60EBE95E" w14:textId="77777777" w:rsidR="00AD6DB4" w:rsidRPr="00671C8B" w:rsidRDefault="00AD6DB4" w:rsidP="00166AF3">
            <w:pPr>
              <w:pStyle w:val="TableBody"/>
              <w:rPr>
                <w:u w:val="single"/>
              </w:rPr>
            </w:pPr>
            <w:r w:rsidRPr="005A0783">
              <w:rPr>
                <w:b/>
              </w:rPr>
              <w:t>OK</w:t>
            </w:r>
          </w:p>
        </w:tc>
      </w:tr>
      <w:tr w:rsidR="00AD6DB4" w:rsidRPr="00671C8B" w14:paraId="58BEF1BE" w14:textId="77777777" w:rsidTr="00166AF3">
        <w:tc>
          <w:tcPr>
            <w:tcW w:w="1728" w:type="dxa"/>
          </w:tcPr>
          <w:p w14:paraId="13DBE439" w14:textId="77777777" w:rsidR="00AD6DB4" w:rsidRDefault="00AD6DB4" w:rsidP="00166AF3">
            <w:pPr>
              <w:pStyle w:val="TableBody"/>
            </w:pPr>
            <w:r>
              <w:rPr>
                <w:i/>
              </w:rPr>
              <w:t>Read command</w:t>
            </w:r>
          </w:p>
          <w:p w14:paraId="75CF2C54" w14:textId="77777777" w:rsidR="00AD6DB4" w:rsidRDefault="00AD6DB4" w:rsidP="00166AF3">
            <w:pPr>
              <w:pStyle w:val="TableBody"/>
            </w:pPr>
          </w:p>
          <w:p w14:paraId="27E4999D" w14:textId="77777777" w:rsidR="00AD6DB4" w:rsidRDefault="00AD6DB4" w:rsidP="00166AF3">
            <w:pPr>
              <w:pStyle w:val="TableBody"/>
            </w:pPr>
            <w:r w:rsidRPr="00CB4B23">
              <w:rPr>
                <w:u w:val="single"/>
              </w:rPr>
              <w:t>Syntax</w:t>
            </w:r>
          </w:p>
          <w:p w14:paraId="07E5E2B2" w14:textId="77777777" w:rsidR="00AD6DB4" w:rsidRPr="00CB4B23" w:rsidRDefault="00AD6DB4" w:rsidP="00166AF3">
            <w:pPr>
              <w:pStyle w:val="TableBody"/>
              <w:rPr>
                <w:b/>
              </w:rPr>
            </w:pPr>
            <w:r w:rsidRPr="00CB4B23">
              <w:rPr>
                <w:b/>
              </w:rPr>
              <w:t>AT+KIPOPT?</w:t>
            </w:r>
          </w:p>
        </w:tc>
        <w:tc>
          <w:tcPr>
            <w:tcW w:w="7560" w:type="dxa"/>
          </w:tcPr>
          <w:p w14:paraId="19368528" w14:textId="77777777" w:rsidR="00AD6DB4" w:rsidRDefault="00AD6DB4" w:rsidP="00166AF3">
            <w:pPr>
              <w:pStyle w:val="TableBody"/>
              <w:rPr>
                <w:u w:val="single"/>
              </w:rPr>
            </w:pPr>
          </w:p>
          <w:p w14:paraId="5B9F15BD" w14:textId="77777777" w:rsidR="00AD6DB4" w:rsidRDefault="00AD6DB4" w:rsidP="00166AF3">
            <w:pPr>
              <w:pStyle w:val="TableBody"/>
              <w:rPr>
                <w:u w:val="single"/>
              </w:rPr>
            </w:pPr>
          </w:p>
          <w:p w14:paraId="0111D512" w14:textId="77777777" w:rsidR="00AD6DB4" w:rsidRDefault="00AD6DB4" w:rsidP="00166AF3">
            <w:pPr>
              <w:pStyle w:val="TableBody"/>
            </w:pPr>
            <w:r>
              <w:rPr>
                <w:u w:val="single"/>
              </w:rPr>
              <w:t>Response</w:t>
            </w:r>
          </w:p>
          <w:p w14:paraId="2427CC1D" w14:textId="77777777" w:rsidR="00AD6DB4" w:rsidRPr="00CB4B23" w:rsidRDefault="00AD6DB4" w:rsidP="00166AF3">
            <w:pPr>
              <w:pStyle w:val="TableBody"/>
              <w:rPr>
                <w:b/>
              </w:rPr>
            </w:pPr>
            <w:r w:rsidRPr="00CB4B23">
              <w:rPr>
                <w:b/>
              </w:rPr>
              <w:t>+KIPOPT: 0,&lt;proto&gt;,&lt;wait time&gt;,&lt;send size v4&gt;,&lt;send size v6&gt;]</w:t>
            </w:r>
          </w:p>
          <w:p w14:paraId="25CE2D55" w14:textId="77777777" w:rsidR="00AD6DB4" w:rsidRPr="00CB4B23" w:rsidRDefault="00AD6DB4" w:rsidP="00166AF3">
            <w:pPr>
              <w:pStyle w:val="TableBody"/>
              <w:rPr>
                <w:b/>
              </w:rPr>
            </w:pPr>
            <w:r w:rsidRPr="00CB4B23">
              <w:rPr>
                <w:b/>
              </w:rPr>
              <w:t>[...]</w:t>
            </w:r>
          </w:p>
          <w:p w14:paraId="71ADEF14" w14:textId="77777777" w:rsidR="00AD6DB4" w:rsidRPr="00CB4B23" w:rsidRDefault="00AD6DB4" w:rsidP="00166AF3">
            <w:pPr>
              <w:pStyle w:val="TableBody"/>
              <w:rPr>
                <w:b/>
              </w:rPr>
            </w:pPr>
            <w:r w:rsidRPr="00CB4B23">
              <w:rPr>
                <w:b/>
              </w:rPr>
              <w:t>+KIPOPT: 1,&lt;http_chunked&gt;</w:t>
            </w:r>
          </w:p>
          <w:p w14:paraId="38B9C89E" w14:textId="77777777" w:rsidR="00AD6DB4" w:rsidRPr="00CB4B23" w:rsidRDefault="00AD6DB4" w:rsidP="00166AF3">
            <w:pPr>
              <w:pStyle w:val="TableBody"/>
              <w:rPr>
                <w:b/>
              </w:rPr>
            </w:pPr>
            <w:r w:rsidRPr="00CB4B23">
              <w:rPr>
                <w:b/>
              </w:rPr>
              <w:t>+KIPOPT: 2,&lt;http_max_redirect&gt;</w:t>
            </w:r>
          </w:p>
          <w:p w14:paraId="4A52184F" w14:textId="77777777" w:rsidR="00AD6DB4" w:rsidRDefault="00AD6DB4" w:rsidP="00166AF3">
            <w:pPr>
              <w:pStyle w:val="TableBody"/>
              <w:rPr>
                <w:b/>
              </w:rPr>
            </w:pPr>
            <w:r w:rsidRPr="00CB4B23">
              <w:rPr>
                <w:b/>
              </w:rPr>
              <w:t>+KIPOPT: 3,&lt;stop_on_error&gt;, &lt;stop_on_peer&gt;</w:t>
            </w:r>
          </w:p>
          <w:p w14:paraId="4A7B7068" w14:textId="77777777" w:rsidR="00AD6DB4" w:rsidRDefault="00AD6DB4" w:rsidP="00166AF3">
            <w:pPr>
              <w:pStyle w:val="TableBody"/>
              <w:rPr>
                <w:b/>
              </w:rPr>
            </w:pPr>
            <w:r>
              <w:rPr>
                <w:b/>
              </w:rPr>
              <w:t>+KIPOPT: 4,</w:t>
            </w:r>
            <w:r w:rsidRPr="00EB4512">
              <w:rPr>
                <w:b/>
              </w:rPr>
              <w:t>&lt;</w:t>
            </w:r>
            <w:r>
              <w:rPr>
                <w:b/>
              </w:rPr>
              <w:t>ssl_ver</w:t>
            </w:r>
            <w:r w:rsidRPr="00EB4512">
              <w:rPr>
                <w:b/>
              </w:rPr>
              <w:t>&gt;</w:t>
            </w:r>
          </w:p>
          <w:p w14:paraId="7C941A39" w14:textId="77777777" w:rsidR="00AD6DB4" w:rsidRPr="00CB4B23" w:rsidRDefault="00AD6DB4" w:rsidP="00166AF3">
            <w:pPr>
              <w:pStyle w:val="TableBody"/>
            </w:pPr>
            <w:r w:rsidRPr="00CB4B23">
              <w:rPr>
                <w:b/>
              </w:rPr>
              <w:t>OK</w:t>
            </w:r>
          </w:p>
        </w:tc>
      </w:tr>
      <w:tr w:rsidR="00AD6DB4" w:rsidRPr="00F22490" w14:paraId="312C4EBF" w14:textId="77777777" w:rsidTr="00166AF3">
        <w:trPr>
          <w:cantSplit w:val="0"/>
        </w:trPr>
        <w:tc>
          <w:tcPr>
            <w:tcW w:w="1728" w:type="dxa"/>
          </w:tcPr>
          <w:p w14:paraId="304CFBBD" w14:textId="77777777" w:rsidR="00AD6DB4" w:rsidRDefault="00AD6DB4" w:rsidP="00166AF3">
            <w:pPr>
              <w:pStyle w:val="TableBody"/>
            </w:pPr>
            <w:r>
              <w:rPr>
                <w:i/>
              </w:rPr>
              <w:t>Write command</w:t>
            </w:r>
          </w:p>
          <w:p w14:paraId="146242DA" w14:textId="77777777" w:rsidR="00AD6DB4" w:rsidRDefault="00AD6DB4" w:rsidP="00166AF3">
            <w:pPr>
              <w:pStyle w:val="TableBody"/>
            </w:pPr>
          </w:p>
          <w:p w14:paraId="18AB59B9" w14:textId="77777777" w:rsidR="00AD6DB4" w:rsidRDefault="00AD6DB4" w:rsidP="00166AF3">
            <w:pPr>
              <w:pStyle w:val="TableBody"/>
            </w:pPr>
            <w:r w:rsidRPr="00CB4B23">
              <w:rPr>
                <w:u w:val="single"/>
              </w:rPr>
              <w:t>Syntax</w:t>
            </w:r>
          </w:p>
          <w:p w14:paraId="009DCE5A" w14:textId="77777777" w:rsidR="00AD6DB4" w:rsidRPr="00CB4B23" w:rsidRDefault="00AD6DB4" w:rsidP="00166AF3">
            <w:pPr>
              <w:pStyle w:val="TableBody"/>
            </w:pPr>
            <w:r w:rsidRPr="00CB4B23">
              <w:t>If &lt;option_id&gt;=0</w:t>
            </w:r>
          </w:p>
          <w:p w14:paraId="4101F264" w14:textId="77777777" w:rsidR="00AD6DB4" w:rsidRPr="005A0783" w:rsidRDefault="00AD6DB4" w:rsidP="00166AF3">
            <w:pPr>
              <w:pStyle w:val="TableBody"/>
              <w:rPr>
                <w:b/>
              </w:rPr>
            </w:pPr>
            <w:r w:rsidRPr="005A0783">
              <w:rPr>
                <w:b/>
              </w:rPr>
              <w:t>AT+KIPOPT=</w:t>
            </w:r>
            <w:r>
              <w:rPr>
                <w:b/>
              </w:rPr>
              <w:br/>
            </w:r>
            <w:r w:rsidRPr="005A0783">
              <w:rPr>
                <w:b/>
              </w:rPr>
              <w:t>&lt;option_id&gt;,</w:t>
            </w:r>
            <w:r>
              <w:rPr>
                <w:b/>
              </w:rPr>
              <w:br/>
            </w:r>
            <w:r w:rsidRPr="005A0783">
              <w:rPr>
                <w:b/>
              </w:rPr>
              <w:t>&lt;proto&gt;,&lt;wait time&gt;</w:t>
            </w:r>
            <w:r>
              <w:rPr>
                <w:b/>
              </w:rPr>
              <w:br/>
            </w:r>
            <w:r w:rsidRPr="005A0783">
              <w:rPr>
                <w:b/>
              </w:rPr>
              <w:t>[,&lt;send size v4&gt;</w:t>
            </w:r>
            <w:r>
              <w:rPr>
                <w:b/>
              </w:rPr>
              <w:br/>
            </w:r>
            <w:r w:rsidRPr="005A0783">
              <w:rPr>
                <w:b/>
              </w:rPr>
              <w:t>[,&lt;send size v6&gt;]]</w:t>
            </w:r>
          </w:p>
          <w:p w14:paraId="02BCB9CE" w14:textId="77777777" w:rsidR="00AD6DB4" w:rsidRPr="00CA3F4B" w:rsidRDefault="00AD6DB4" w:rsidP="00166AF3">
            <w:pPr>
              <w:pStyle w:val="TableBody"/>
            </w:pPr>
          </w:p>
          <w:p w14:paraId="1D30B9C1" w14:textId="77777777" w:rsidR="00AD6DB4" w:rsidRPr="00CB4B23" w:rsidRDefault="00AD6DB4" w:rsidP="00166AF3">
            <w:pPr>
              <w:pStyle w:val="TableBody"/>
            </w:pPr>
            <w:r w:rsidRPr="00CB4B23">
              <w:t>If &lt;option_id&gt;=1</w:t>
            </w:r>
          </w:p>
          <w:p w14:paraId="7152D124" w14:textId="77777777" w:rsidR="00AD6DB4" w:rsidRPr="005A0783" w:rsidRDefault="00AD6DB4" w:rsidP="00166AF3">
            <w:pPr>
              <w:pStyle w:val="TableBody"/>
              <w:rPr>
                <w:b/>
              </w:rPr>
            </w:pPr>
            <w:r w:rsidRPr="005A0783">
              <w:rPr>
                <w:b/>
              </w:rPr>
              <w:t>AT+KIPOPT=</w:t>
            </w:r>
            <w:r>
              <w:rPr>
                <w:b/>
              </w:rPr>
              <w:br/>
            </w:r>
            <w:r w:rsidRPr="005A0783">
              <w:rPr>
                <w:b/>
              </w:rPr>
              <w:t>&lt;option_id&gt;,</w:t>
            </w:r>
            <w:r>
              <w:rPr>
                <w:b/>
              </w:rPr>
              <w:br/>
            </w:r>
            <w:r w:rsidRPr="005A0783">
              <w:rPr>
                <w:b/>
              </w:rPr>
              <w:t>&lt;http_chunked&gt;</w:t>
            </w:r>
          </w:p>
          <w:p w14:paraId="112E537C" w14:textId="77777777" w:rsidR="00AD6DB4" w:rsidRDefault="00AD6DB4" w:rsidP="00166AF3">
            <w:pPr>
              <w:pStyle w:val="TableBody"/>
            </w:pPr>
          </w:p>
          <w:p w14:paraId="394563D6" w14:textId="77777777" w:rsidR="00AD6DB4" w:rsidRPr="00D86F43" w:rsidRDefault="00AD6DB4" w:rsidP="00166AF3">
            <w:pPr>
              <w:pStyle w:val="TableBody"/>
            </w:pPr>
          </w:p>
          <w:p w14:paraId="3613CD87" w14:textId="77777777" w:rsidR="00AD6DB4" w:rsidRPr="00CB4B23" w:rsidRDefault="00AD6DB4" w:rsidP="00166AF3">
            <w:pPr>
              <w:pStyle w:val="TableBody"/>
            </w:pPr>
            <w:r w:rsidRPr="00CB4B23">
              <w:t>If &lt;option_id&gt;=2</w:t>
            </w:r>
          </w:p>
          <w:p w14:paraId="30C08424" w14:textId="77777777" w:rsidR="00AD6DB4" w:rsidRPr="005A0783" w:rsidRDefault="00AD6DB4" w:rsidP="00166AF3">
            <w:pPr>
              <w:pStyle w:val="TableBody"/>
              <w:rPr>
                <w:b/>
              </w:rPr>
            </w:pPr>
            <w:r w:rsidRPr="005A0783">
              <w:rPr>
                <w:b/>
              </w:rPr>
              <w:t>AT+KIPOPT=</w:t>
            </w:r>
            <w:r>
              <w:rPr>
                <w:b/>
              </w:rPr>
              <w:br/>
            </w:r>
            <w:r w:rsidRPr="005A0783">
              <w:rPr>
                <w:b/>
              </w:rPr>
              <w:t>&lt;option_id&gt;,</w:t>
            </w:r>
            <w:r>
              <w:rPr>
                <w:b/>
              </w:rPr>
              <w:br/>
            </w:r>
            <w:r w:rsidRPr="005A0783">
              <w:rPr>
                <w:b/>
              </w:rPr>
              <w:t>&lt;http_max_</w:t>
            </w:r>
            <w:r>
              <w:rPr>
                <w:b/>
              </w:rPr>
              <w:br/>
            </w:r>
            <w:r w:rsidRPr="005A0783">
              <w:rPr>
                <w:b/>
              </w:rPr>
              <w:t>redirect&gt;</w:t>
            </w:r>
          </w:p>
          <w:p w14:paraId="649A3995" w14:textId="77777777" w:rsidR="00AD6DB4" w:rsidRPr="00D86F43" w:rsidRDefault="00AD6DB4" w:rsidP="00166AF3">
            <w:pPr>
              <w:pStyle w:val="TableBody"/>
            </w:pPr>
          </w:p>
          <w:p w14:paraId="0BA00789" w14:textId="77777777" w:rsidR="00AD6DB4" w:rsidRPr="00CB4B23" w:rsidRDefault="00AD6DB4" w:rsidP="00166AF3">
            <w:pPr>
              <w:pStyle w:val="TableBody"/>
            </w:pPr>
            <w:r w:rsidRPr="005A0783">
              <w:t>If &lt;option_id&gt;=</w:t>
            </w:r>
            <w:r w:rsidRPr="00CB4B23">
              <w:t>3</w:t>
            </w:r>
          </w:p>
          <w:p w14:paraId="154DD6A8" w14:textId="77777777" w:rsidR="00AD6DB4" w:rsidRDefault="00AD6DB4" w:rsidP="00166AF3">
            <w:pPr>
              <w:pStyle w:val="TableBody"/>
              <w:rPr>
                <w:b/>
              </w:rPr>
            </w:pPr>
            <w:r w:rsidRPr="005A0783">
              <w:rPr>
                <w:b/>
              </w:rPr>
              <w:t>AT+KIPOPT=</w:t>
            </w:r>
            <w:r>
              <w:rPr>
                <w:b/>
              </w:rPr>
              <w:br/>
            </w:r>
            <w:r w:rsidRPr="005A0783">
              <w:rPr>
                <w:b/>
              </w:rPr>
              <w:t>&lt;option_id&gt;, &lt;stop_on_error&gt;, &lt;stop_on_peer&gt;</w:t>
            </w:r>
          </w:p>
          <w:p w14:paraId="6630B43C" w14:textId="77777777" w:rsidR="00AD6DB4" w:rsidRPr="00CA3F4B" w:rsidRDefault="00AD6DB4" w:rsidP="00166AF3">
            <w:pPr>
              <w:pStyle w:val="TableBody"/>
            </w:pPr>
          </w:p>
          <w:p w14:paraId="757F4D64" w14:textId="77777777" w:rsidR="00AD6DB4" w:rsidRDefault="00AD6DB4" w:rsidP="00166AF3">
            <w:pPr>
              <w:pStyle w:val="TableBody"/>
            </w:pPr>
            <w:r w:rsidRPr="00E0527E">
              <w:t>If&lt;option_id&gt;=4</w:t>
            </w:r>
          </w:p>
          <w:p w14:paraId="2FC8EF3D" w14:textId="77777777" w:rsidR="00AD6DB4" w:rsidRPr="00CB4B23" w:rsidRDefault="00AD6DB4" w:rsidP="00166AF3">
            <w:pPr>
              <w:pStyle w:val="TableBody"/>
              <w:rPr>
                <w:b/>
              </w:rPr>
            </w:pPr>
            <w:r>
              <w:rPr>
                <w:b/>
              </w:rPr>
              <w:t>AT+KIPOPT=</w:t>
            </w:r>
            <w:r>
              <w:rPr>
                <w:b/>
              </w:rPr>
              <w:br/>
              <w:t>&lt;option_id&gt;,</w:t>
            </w:r>
            <w:r>
              <w:br/>
            </w:r>
            <w:r w:rsidRPr="00EB4512">
              <w:rPr>
                <w:b/>
              </w:rPr>
              <w:t>&lt;</w:t>
            </w:r>
            <w:r>
              <w:rPr>
                <w:b/>
              </w:rPr>
              <w:t>ssl_ver</w:t>
            </w:r>
            <w:r w:rsidRPr="00EB4512">
              <w:rPr>
                <w:b/>
              </w:rPr>
              <w:t>&gt;</w:t>
            </w:r>
          </w:p>
        </w:tc>
        <w:tc>
          <w:tcPr>
            <w:tcW w:w="7560" w:type="dxa"/>
          </w:tcPr>
          <w:p w14:paraId="4A8EBF04" w14:textId="77777777" w:rsidR="00AD6DB4" w:rsidRDefault="00AD6DB4" w:rsidP="00166AF3">
            <w:pPr>
              <w:pStyle w:val="TableBody"/>
              <w:rPr>
                <w:u w:val="single"/>
              </w:rPr>
            </w:pPr>
          </w:p>
          <w:p w14:paraId="6142DDB5" w14:textId="77777777" w:rsidR="00AD6DB4" w:rsidRDefault="00AD6DB4" w:rsidP="00166AF3">
            <w:pPr>
              <w:pStyle w:val="TableBody"/>
              <w:rPr>
                <w:u w:val="single"/>
              </w:rPr>
            </w:pPr>
          </w:p>
          <w:p w14:paraId="5D40601D" w14:textId="77777777" w:rsidR="00AD6DB4" w:rsidRDefault="00AD6DB4" w:rsidP="00166AF3">
            <w:pPr>
              <w:pStyle w:val="TableBody"/>
            </w:pPr>
            <w:r>
              <w:rPr>
                <w:u w:val="single"/>
              </w:rPr>
              <w:t>Response</w:t>
            </w:r>
          </w:p>
          <w:p w14:paraId="09B41FF1" w14:textId="77777777" w:rsidR="00AD6DB4" w:rsidRDefault="00AD6DB4" w:rsidP="00166AF3">
            <w:pPr>
              <w:pStyle w:val="TableBody"/>
              <w:rPr>
                <w:b/>
              </w:rPr>
            </w:pPr>
            <w:r w:rsidRPr="00CB4B23">
              <w:rPr>
                <w:b/>
              </w:rPr>
              <w:t>OK</w:t>
            </w:r>
          </w:p>
          <w:p w14:paraId="5E3A0723" w14:textId="77777777" w:rsidR="00AD6DB4" w:rsidRPr="00476469" w:rsidRDefault="00AD6DB4" w:rsidP="00166AF3">
            <w:pPr>
              <w:pStyle w:val="TableBody"/>
            </w:pPr>
          </w:p>
          <w:p w14:paraId="7330B875" w14:textId="77777777" w:rsidR="00AD6DB4" w:rsidRPr="00476469" w:rsidRDefault="00AD6DB4" w:rsidP="00166AF3">
            <w:pPr>
              <w:pStyle w:val="TableBody"/>
            </w:pPr>
            <w:r w:rsidRPr="00476469">
              <w:t>or</w:t>
            </w:r>
          </w:p>
          <w:p w14:paraId="2F214C2D" w14:textId="77777777" w:rsidR="00AD6DB4" w:rsidRPr="00CB4B23" w:rsidRDefault="00AD6DB4" w:rsidP="00166AF3">
            <w:pPr>
              <w:pStyle w:val="TableBody"/>
              <w:rPr>
                <w:b/>
              </w:rPr>
            </w:pPr>
            <w:r w:rsidRPr="00CB4B23">
              <w:rPr>
                <w:b/>
              </w:rPr>
              <w:t>+CME ERROR&lt;err&gt;</w:t>
            </w:r>
          </w:p>
          <w:p w14:paraId="2B7434F0" w14:textId="77777777" w:rsidR="00AD6DB4" w:rsidRDefault="00AD6DB4" w:rsidP="00166AF3">
            <w:pPr>
              <w:pStyle w:val="TableBody"/>
            </w:pPr>
          </w:p>
          <w:p w14:paraId="241FA5D1" w14:textId="77777777" w:rsidR="00AD6DB4" w:rsidRDefault="00AD6DB4" w:rsidP="00166AF3">
            <w:pPr>
              <w:pStyle w:val="TableBody"/>
            </w:pPr>
            <w:r w:rsidRPr="00CB4B23">
              <w:rPr>
                <w:u w:val="single"/>
              </w:rPr>
              <w:t>Parameters</w:t>
            </w:r>
          </w:p>
          <w:p w14:paraId="6D291977" w14:textId="77777777" w:rsidR="00AD6DB4" w:rsidRDefault="00AD6DB4" w:rsidP="00166AF3">
            <w:pPr>
              <w:pStyle w:val="TableBody"/>
              <w:rPr>
                <w:b/>
              </w:rPr>
            </w:pPr>
            <w:r w:rsidRPr="00CB4B23">
              <w:rPr>
                <w:b/>
              </w:rPr>
              <w:t>&lt;option_id&gt;</w:t>
            </w:r>
            <w:r w:rsidRPr="00CB4B23">
              <w:tab/>
              <w:t>Option ID</w:t>
            </w:r>
          </w:p>
          <w:p w14:paraId="5CC2E290" w14:textId="77777777" w:rsidR="00AD6DB4" w:rsidRDefault="00AD6DB4" w:rsidP="00166AF3">
            <w:pPr>
              <w:pStyle w:val="TableBody"/>
            </w:pPr>
            <w:r>
              <w:t>0</w:t>
            </w:r>
            <w:r>
              <w:tab/>
              <w:t>Wait time, send size threshold configuration</w:t>
            </w:r>
          </w:p>
          <w:p w14:paraId="3B7AA3BA" w14:textId="77777777" w:rsidR="00AD6DB4" w:rsidRDefault="00AD6DB4" w:rsidP="00166AF3">
            <w:pPr>
              <w:pStyle w:val="TableBody"/>
            </w:pPr>
            <w:r>
              <w:t>1</w:t>
            </w:r>
            <w:r>
              <w:tab/>
              <w:t>HTTP chunked transfer encoding</w:t>
            </w:r>
          </w:p>
          <w:p w14:paraId="6AE7E23F" w14:textId="77777777" w:rsidR="00AD6DB4" w:rsidRDefault="00AD6DB4" w:rsidP="00166AF3">
            <w:pPr>
              <w:pStyle w:val="TableBody"/>
            </w:pPr>
            <w:r>
              <w:t>2</w:t>
            </w:r>
            <w:r>
              <w:tab/>
              <w:t>HTTP maximum redirection</w:t>
            </w:r>
          </w:p>
          <w:p w14:paraId="5CDF7642" w14:textId="77777777" w:rsidR="00AD6DB4" w:rsidRDefault="00AD6DB4" w:rsidP="00166AF3">
            <w:pPr>
              <w:pStyle w:val="TableBody"/>
            </w:pPr>
            <w:r>
              <w:t>3</w:t>
            </w:r>
            <w:r>
              <w:tab/>
              <w:t>PDP connection deactivated behavior</w:t>
            </w:r>
          </w:p>
          <w:p w14:paraId="03C8A70F" w14:textId="77777777" w:rsidR="00AD6DB4" w:rsidRDefault="00AD6DB4" w:rsidP="00166AF3">
            <w:pPr>
              <w:pStyle w:val="TableBody"/>
            </w:pPr>
            <w:r>
              <w:t>4</w:t>
            </w:r>
            <w:r>
              <w:tab/>
              <w:t>SSL version for use in +KHTTPS</w:t>
            </w:r>
          </w:p>
          <w:p w14:paraId="43BD9F33" w14:textId="77777777" w:rsidR="00AD6DB4" w:rsidRDefault="00AD6DB4" w:rsidP="00166AF3">
            <w:pPr>
              <w:pStyle w:val="TableBody"/>
            </w:pPr>
          </w:p>
          <w:p w14:paraId="5C913C92" w14:textId="77777777" w:rsidR="00AD6DB4" w:rsidRDefault="00AD6DB4" w:rsidP="00166AF3">
            <w:pPr>
              <w:pStyle w:val="TableBody"/>
            </w:pPr>
            <w:r w:rsidRPr="00CB4B23">
              <w:rPr>
                <w:b/>
              </w:rPr>
              <w:t>&lt;proto&gt;</w:t>
            </w:r>
            <w:r>
              <w:tab/>
              <w:t>Protocol, string type</w:t>
            </w:r>
          </w:p>
          <w:p w14:paraId="4ACD8D19" w14:textId="77777777" w:rsidR="00AD6DB4" w:rsidRDefault="00AD6DB4" w:rsidP="00166AF3">
            <w:pPr>
              <w:pStyle w:val="TableBody"/>
            </w:pPr>
            <w:r>
              <w:t>“TCPC”</w:t>
            </w:r>
            <w:r>
              <w:tab/>
              <w:t>TCP client session</w:t>
            </w:r>
          </w:p>
          <w:p w14:paraId="4AAACCAD" w14:textId="77777777" w:rsidR="00AD6DB4" w:rsidRDefault="00AD6DB4" w:rsidP="00166AF3">
            <w:pPr>
              <w:pStyle w:val="TableBody"/>
            </w:pPr>
            <w:r>
              <w:t>“TCPS”</w:t>
            </w:r>
            <w:r>
              <w:tab/>
              <w:t>TCP server session</w:t>
            </w:r>
          </w:p>
          <w:p w14:paraId="157AE576" w14:textId="77777777" w:rsidR="00AD6DB4" w:rsidRDefault="00AD6DB4" w:rsidP="00166AF3">
            <w:pPr>
              <w:pStyle w:val="TableBody"/>
            </w:pPr>
            <w:r>
              <w:t>“UDPC”</w:t>
            </w:r>
            <w:r>
              <w:tab/>
              <w:t>UDP client session</w:t>
            </w:r>
          </w:p>
          <w:p w14:paraId="26C1A6D3" w14:textId="77777777" w:rsidR="00AD6DB4" w:rsidRDefault="00AD6DB4" w:rsidP="00166AF3">
            <w:pPr>
              <w:pStyle w:val="TableBody"/>
            </w:pPr>
            <w:r>
              <w:t>“UDPS”</w:t>
            </w:r>
            <w:r>
              <w:tab/>
              <w:t>UDP server session</w:t>
            </w:r>
          </w:p>
          <w:p w14:paraId="6E29C703" w14:textId="77777777" w:rsidR="00AD6DB4" w:rsidRDefault="00AD6DB4" w:rsidP="00166AF3">
            <w:pPr>
              <w:pStyle w:val="TableBody"/>
            </w:pPr>
            <w:r>
              <w:t>“FTP”</w:t>
            </w:r>
            <w:r>
              <w:tab/>
            </w:r>
            <w:r>
              <w:tab/>
              <w:t>FTP client session</w:t>
            </w:r>
          </w:p>
          <w:p w14:paraId="53C4C08A" w14:textId="77777777" w:rsidR="00AD6DB4" w:rsidRDefault="00AD6DB4" w:rsidP="00166AF3">
            <w:pPr>
              <w:pStyle w:val="TableBody"/>
            </w:pPr>
            <w:r>
              <w:t>“HTTP”</w:t>
            </w:r>
            <w:r>
              <w:tab/>
              <w:t>HTTP client session</w:t>
            </w:r>
          </w:p>
          <w:p w14:paraId="3E1B511D" w14:textId="77777777" w:rsidR="00AD6DB4" w:rsidRDefault="00AD6DB4" w:rsidP="00166AF3">
            <w:pPr>
              <w:pStyle w:val="TableBody"/>
            </w:pPr>
            <w:r>
              <w:t>“HTTPS”</w:t>
            </w:r>
            <w:r>
              <w:tab/>
              <w:t>HTTP server session</w:t>
            </w:r>
          </w:p>
          <w:p w14:paraId="39039D5A" w14:textId="77777777" w:rsidR="00AD6DB4" w:rsidRDefault="00AD6DB4" w:rsidP="00166AF3">
            <w:pPr>
              <w:pStyle w:val="TableBody"/>
            </w:pPr>
            <w:r>
              <w:t>“TCP”</w:t>
            </w:r>
            <w:r>
              <w:tab/>
            </w:r>
            <w:r>
              <w:tab/>
              <w:t>Both client and server TCP sessions</w:t>
            </w:r>
          </w:p>
          <w:p w14:paraId="5AB85B0A" w14:textId="77777777" w:rsidR="00AD6DB4" w:rsidRDefault="00AD6DB4" w:rsidP="00166AF3">
            <w:pPr>
              <w:pStyle w:val="TableBody"/>
            </w:pPr>
            <w:r>
              <w:t>“UDP”</w:t>
            </w:r>
            <w:r>
              <w:tab/>
            </w:r>
            <w:r>
              <w:tab/>
              <w:t>Both client and server UDP sessions</w:t>
            </w:r>
          </w:p>
          <w:p w14:paraId="6D896433" w14:textId="77777777" w:rsidR="00AD6DB4" w:rsidRDefault="00AD6DB4" w:rsidP="00166AF3">
            <w:pPr>
              <w:pStyle w:val="TableBody"/>
            </w:pPr>
          </w:p>
          <w:p w14:paraId="4AD5E300" w14:textId="77777777" w:rsidR="00AD6DB4" w:rsidRDefault="00AD6DB4" w:rsidP="00166AF3">
            <w:pPr>
              <w:pStyle w:val="TableBody"/>
            </w:pPr>
            <w:r w:rsidRPr="00CB4B23">
              <w:rPr>
                <w:b/>
              </w:rPr>
              <w:t>&lt;wait time&gt;</w:t>
            </w:r>
            <w:r>
              <w:tab/>
              <w:t>Timeout for configuring the packet segmentation on the IP network side; it specifies the timeout after which the buffered data will be sent to the peer irrespective of data packet size. Value is in 100 ms units.</w:t>
            </w:r>
          </w:p>
          <w:p w14:paraId="0A725530" w14:textId="77777777" w:rsidR="00AD6DB4" w:rsidRDefault="00AD6DB4" w:rsidP="00166AF3">
            <w:pPr>
              <w:pStyle w:val="TableBody"/>
            </w:pPr>
            <w:r>
              <w:t>Range:</w:t>
            </w:r>
          </w:p>
          <w:p w14:paraId="5F3AD246" w14:textId="77777777" w:rsidR="00AD6DB4" w:rsidRDefault="00AD6DB4" w:rsidP="00166AF3">
            <w:pPr>
              <w:pStyle w:val="TableBody"/>
            </w:pPr>
            <w:r>
              <w:t>For UDP: 1 – 100, default value = 2</w:t>
            </w:r>
          </w:p>
          <w:p w14:paraId="6EA1BE57" w14:textId="77777777" w:rsidR="00AD6DB4" w:rsidRDefault="00AD6DB4" w:rsidP="00166AF3">
            <w:pPr>
              <w:pStyle w:val="TableBody"/>
            </w:pPr>
            <w:r>
              <w:t>For TCP: 0 – 100, default value = 1. Note that value = 0 has the same effect as having value = 1 due to the limitation from +KPATTERN detection timing</w:t>
            </w:r>
          </w:p>
          <w:p w14:paraId="4E0FF38F" w14:textId="77777777" w:rsidR="00AD6DB4" w:rsidRPr="00CA3F4B" w:rsidRDefault="00AD6DB4" w:rsidP="00166AF3">
            <w:pPr>
              <w:pStyle w:val="TableBody"/>
              <w:rPr>
                <w:sz w:val="10"/>
                <w:szCs w:val="10"/>
              </w:rPr>
            </w:pPr>
          </w:p>
          <w:p w14:paraId="54FF9AC7" w14:textId="77777777" w:rsidR="00AD6DB4" w:rsidRDefault="00AD6DB4" w:rsidP="00166AF3">
            <w:pPr>
              <w:pStyle w:val="TableBody"/>
            </w:pPr>
            <w:r w:rsidRPr="00CB4B23">
              <w:rPr>
                <w:b/>
              </w:rPr>
              <w:t>&lt;send size v4&gt;</w:t>
            </w:r>
            <w:r>
              <w:tab/>
              <w:t>Data packet size for IPv4 sessions. This parameter specifies the data packet size that needs to be sent to the peer.</w:t>
            </w:r>
          </w:p>
          <w:p w14:paraId="6CE1985C" w14:textId="77777777" w:rsidR="00AD6DB4" w:rsidRDefault="00AD6DB4" w:rsidP="00166AF3">
            <w:pPr>
              <w:pStyle w:val="TableBody"/>
            </w:pPr>
            <w:r>
              <w:t>Range:</w:t>
            </w:r>
          </w:p>
          <w:p w14:paraId="259EF9FC" w14:textId="77777777" w:rsidR="00AD6DB4" w:rsidRDefault="00AD6DB4" w:rsidP="00166AF3">
            <w:pPr>
              <w:pStyle w:val="TableBody"/>
            </w:pPr>
            <w:r>
              <w:t>For UDP: 8 – 1472, default value = 1020</w:t>
            </w:r>
          </w:p>
          <w:p w14:paraId="5EE8F610" w14:textId="77777777" w:rsidR="00AD6DB4" w:rsidRDefault="00AD6DB4" w:rsidP="00166AF3">
            <w:pPr>
              <w:pStyle w:val="TableBody"/>
            </w:pPr>
            <w:r>
              <w:t>For TCP: 0, 8 – 1460, default value = 0 (disabled)</w:t>
            </w:r>
          </w:p>
          <w:p w14:paraId="2A34A286" w14:textId="77777777" w:rsidR="00AD6DB4" w:rsidRPr="00CA3F4B" w:rsidRDefault="00AD6DB4" w:rsidP="00166AF3">
            <w:pPr>
              <w:pStyle w:val="TableBody"/>
              <w:rPr>
                <w:sz w:val="10"/>
                <w:szCs w:val="10"/>
              </w:rPr>
            </w:pPr>
          </w:p>
          <w:p w14:paraId="404BB8EF" w14:textId="77777777" w:rsidR="00AD6DB4" w:rsidRDefault="00AD6DB4" w:rsidP="00166AF3">
            <w:pPr>
              <w:pStyle w:val="TableBody"/>
            </w:pPr>
            <w:r w:rsidRPr="00CB4B23">
              <w:rPr>
                <w:b/>
              </w:rPr>
              <w:t>&lt;send size v6&gt;</w:t>
            </w:r>
            <w:r>
              <w:tab/>
              <w:t>Data packet size for IPv6 sessions. This parameter specifies the data packet size that needs to be sent to the peer.</w:t>
            </w:r>
          </w:p>
          <w:p w14:paraId="340282E4" w14:textId="77777777" w:rsidR="00AD6DB4" w:rsidRDefault="00AD6DB4" w:rsidP="00166AF3">
            <w:pPr>
              <w:pStyle w:val="TableBody"/>
            </w:pPr>
            <w:r>
              <w:t>Range:</w:t>
            </w:r>
          </w:p>
          <w:p w14:paraId="5F64250A" w14:textId="77777777" w:rsidR="00AD6DB4" w:rsidRDefault="00AD6DB4" w:rsidP="00166AF3">
            <w:pPr>
              <w:pStyle w:val="TableBody"/>
            </w:pPr>
            <w:r>
              <w:t>For UDP: 8 – 1452, default value = 1020</w:t>
            </w:r>
          </w:p>
          <w:p w14:paraId="1FEDE406" w14:textId="77777777" w:rsidR="00AD6DB4" w:rsidRDefault="00AD6DB4" w:rsidP="00166AF3">
            <w:pPr>
              <w:pStyle w:val="TableBody"/>
            </w:pPr>
            <w:r>
              <w:t>For TCP: 0, 8 – 1440, default value = 0 (disabled). Note that value = 0 uses a wait time of 100 ms.</w:t>
            </w:r>
          </w:p>
          <w:p w14:paraId="04518988" w14:textId="77777777" w:rsidR="00AD6DB4" w:rsidRPr="00CA3F4B" w:rsidRDefault="00AD6DB4" w:rsidP="00166AF3">
            <w:pPr>
              <w:pStyle w:val="TableBody"/>
              <w:rPr>
                <w:sz w:val="10"/>
                <w:szCs w:val="10"/>
              </w:rPr>
            </w:pPr>
          </w:p>
          <w:p w14:paraId="4715E798" w14:textId="77777777" w:rsidR="00AD6DB4" w:rsidRDefault="00AD6DB4" w:rsidP="00166AF3">
            <w:pPr>
              <w:pStyle w:val="TableBody"/>
            </w:pPr>
            <w:r w:rsidRPr="00CB4B23">
              <w:rPr>
                <w:b/>
              </w:rPr>
              <w:t>&lt;http_chunked&gt;</w:t>
            </w:r>
            <w:r>
              <w:tab/>
              <w:t>“Chunked” transfer encoding for HTTP POST</w:t>
            </w:r>
          </w:p>
          <w:p w14:paraId="2E628D1C" w14:textId="77777777" w:rsidR="00AD6DB4" w:rsidRPr="006455D2" w:rsidRDefault="00AD6DB4" w:rsidP="00166AF3">
            <w:pPr>
              <w:pStyle w:val="TableBody"/>
            </w:pPr>
            <w:r w:rsidRPr="00CB4B23">
              <w:rPr>
                <w:u w:val="single"/>
              </w:rPr>
              <w:t>0</w:t>
            </w:r>
            <w:r>
              <w:tab/>
              <w:t>Data sent with HTTP POST are not encoded</w:t>
            </w:r>
          </w:p>
          <w:p w14:paraId="15CC2B50" w14:textId="77777777" w:rsidR="00AD6DB4" w:rsidRDefault="00AD6DB4" w:rsidP="00166AF3">
            <w:pPr>
              <w:pStyle w:val="TableBody"/>
            </w:pPr>
            <w:r>
              <w:t>1</w:t>
            </w:r>
            <w:r>
              <w:tab/>
              <w:t xml:space="preserve">Data sent with HTTP POST are automatically encoded using “chenked” transfer </w:t>
            </w:r>
            <w:r>
              <w:tab/>
              <w:t>encoding</w:t>
            </w:r>
          </w:p>
          <w:p w14:paraId="54A6621F" w14:textId="77777777" w:rsidR="00AD6DB4" w:rsidRPr="00CA3F4B" w:rsidRDefault="00AD6DB4" w:rsidP="00166AF3">
            <w:pPr>
              <w:pStyle w:val="TableBody"/>
              <w:rPr>
                <w:sz w:val="10"/>
                <w:szCs w:val="10"/>
              </w:rPr>
            </w:pPr>
          </w:p>
          <w:p w14:paraId="0E0F12BC" w14:textId="77777777" w:rsidR="00AD6DB4" w:rsidRDefault="00AD6DB4" w:rsidP="00166AF3">
            <w:pPr>
              <w:pStyle w:val="TableBody"/>
            </w:pPr>
            <w:r w:rsidRPr="00CB4B23">
              <w:rPr>
                <w:b/>
              </w:rPr>
              <w:t>&lt;http_max_redirect&gt;</w:t>
            </w:r>
            <w:r>
              <w:tab/>
              <w:t xml:space="preserve">Maximum redirection allowed for HTTP GET. Range: 8 – 255; default value = </w:t>
            </w:r>
            <w:r w:rsidRPr="00BD7394">
              <w:rPr>
                <w:u w:val="single"/>
              </w:rPr>
              <w:t>0</w:t>
            </w:r>
          </w:p>
          <w:p w14:paraId="734E771B" w14:textId="77777777" w:rsidR="00AD6DB4" w:rsidRPr="00CA3F4B" w:rsidRDefault="00AD6DB4" w:rsidP="00166AF3">
            <w:pPr>
              <w:pStyle w:val="TableBody"/>
              <w:rPr>
                <w:sz w:val="10"/>
                <w:szCs w:val="10"/>
              </w:rPr>
            </w:pPr>
          </w:p>
          <w:p w14:paraId="243C4B95" w14:textId="77777777" w:rsidR="00AD6DB4" w:rsidRDefault="00AD6DB4" w:rsidP="00166AF3">
            <w:pPr>
              <w:pStyle w:val="TableBody"/>
            </w:pPr>
            <w:r w:rsidRPr="00CB4B23">
              <w:rPr>
                <w:b/>
              </w:rPr>
              <w:t>&lt;stop_on_error&gt;</w:t>
            </w:r>
            <w:r>
              <w:tab/>
              <w:t>PDP connection deactivation behavior when a session is closed due to any error</w:t>
            </w:r>
          </w:p>
          <w:p w14:paraId="382C67E0" w14:textId="77777777" w:rsidR="00AD6DB4" w:rsidRDefault="00AD6DB4" w:rsidP="00166AF3">
            <w:pPr>
              <w:pStyle w:val="TableBody"/>
            </w:pPr>
            <w:r w:rsidRPr="00CB4B23">
              <w:rPr>
                <w:u w:val="single"/>
              </w:rPr>
              <w:t>0</w:t>
            </w:r>
            <w:r>
              <w:tab/>
              <w:t>Do not request to stop the connection</w:t>
            </w:r>
          </w:p>
          <w:p w14:paraId="1A99C090" w14:textId="77777777" w:rsidR="00AD6DB4" w:rsidRDefault="00AD6DB4" w:rsidP="00166AF3">
            <w:pPr>
              <w:pStyle w:val="TableBody"/>
            </w:pPr>
            <w:r>
              <w:t>1</w:t>
            </w:r>
            <w:r>
              <w:tab/>
              <w:t>Request to stop the connection</w:t>
            </w:r>
          </w:p>
          <w:p w14:paraId="177D1308" w14:textId="77777777" w:rsidR="00AD6DB4" w:rsidRPr="00CA3F4B" w:rsidRDefault="00AD6DB4" w:rsidP="00166AF3">
            <w:pPr>
              <w:pStyle w:val="TableBody"/>
              <w:rPr>
                <w:sz w:val="10"/>
                <w:szCs w:val="10"/>
              </w:rPr>
            </w:pPr>
          </w:p>
          <w:p w14:paraId="344FCEA8" w14:textId="77777777" w:rsidR="00AD6DB4" w:rsidRDefault="00AD6DB4" w:rsidP="00166AF3">
            <w:pPr>
              <w:pStyle w:val="TableBody"/>
            </w:pPr>
            <w:r w:rsidRPr="00CB4B23">
              <w:rPr>
                <w:b/>
              </w:rPr>
              <w:t>&lt;stop_on_peer&gt;</w:t>
            </w:r>
            <w:r>
              <w:tab/>
              <w:t>PDP connection deactivation behavior when a session is closed by a peer/server</w:t>
            </w:r>
          </w:p>
          <w:p w14:paraId="74B7D812" w14:textId="77777777" w:rsidR="00AD6DB4" w:rsidRDefault="00AD6DB4" w:rsidP="00166AF3">
            <w:pPr>
              <w:pStyle w:val="TableBody"/>
            </w:pPr>
            <w:r w:rsidRPr="00CB4B23">
              <w:rPr>
                <w:u w:val="single"/>
              </w:rPr>
              <w:t>0</w:t>
            </w:r>
            <w:r>
              <w:tab/>
              <w:t>Do not request to stop the connection</w:t>
            </w:r>
          </w:p>
          <w:p w14:paraId="4BE930F6" w14:textId="77777777" w:rsidR="00AD6DB4" w:rsidRDefault="00AD6DB4" w:rsidP="00166AF3">
            <w:pPr>
              <w:pStyle w:val="TableBody"/>
            </w:pPr>
            <w:r>
              <w:t>1</w:t>
            </w:r>
            <w:r>
              <w:tab/>
              <w:t>Request to stop the connection</w:t>
            </w:r>
          </w:p>
          <w:p w14:paraId="4C08221C" w14:textId="77777777" w:rsidR="00AD6DB4" w:rsidRDefault="00AD6DB4" w:rsidP="00166AF3">
            <w:pPr>
              <w:pStyle w:val="TableBody"/>
            </w:pPr>
          </w:p>
          <w:p w14:paraId="6F1176B8" w14:textId="77777777" w:rsidR="00AD6DB4" w:rsidRDefault="00AD6DB4" w:rsidP="00166AF3">
            <w:pPr>
              <w:pStyle w:val="TableBody"/>
            </w:pPr>
            <w:commentRangeStart w:id="19373"/>
            <w:r w:rsidRPr="00DE6010">
              <w:rPr>
                <w:b/>
              </w:rPr>
              <w:t>&lt;ssl_ver&gt;</w:t>
            </w:r>
            <w:r>
              <w:tab/>
              <w:t>SSL version for use in +KHTTPS</w:t>
            </w:r>
          </w:p>
          <w:p w14:paraId="0C0455ED" w14:textId="77777777" w:rsidR="00AD6DB4" w:rsidRPr="00F22490" w:rsidRDefault="00AD6DB4" w:rsidP="00166AF3">
            <w:pPr>
              <w:pStyle w:val="TableBody"/>
              <w:rPr>
                <w:lang w:val="fr-FR"/>
                <w:rPrChange w:id="19374" w:author="Alban Roche" w:date="2017-08-02T14:53:00Z">
                  <w:rPr/>
                </w:rPrChange>
              </w:rPr>
            </w:pPr>
            <w:commentRangeStart w:id="19375"/>
            <w:r w:rsidRPr="00F22490">
              <w:rPr>
                <w:lang w:val="fr-FR"/>
                <w:rPrChange w:id="19376" w:author="Alban Roche" w:date="2017-08-02T14:53:00Z">
                  <w:rPr/>
                </w:rPrChange>
              </w:rPr>
              <w:t>0</w:t>
            </w:r>
            <w:r w:rsidRPr="00F22490">
              <w:rPr>
                <w:lang w:val="fr-FR"/>
                <w:rPrChange w:id="19377" w:author="Alban Roche" w:date="2017-08-02T14:53:00Z">
                  <w:rPr/>
                </w:rPrChange>
              </w:rPr>
              <w:tab/>
              <w:t>TLS version 1.1</w:t>
            </w:r>
          </w:p>
          <w:p w14:paraId="468FF16B" w14:textId="77777777" w:rsidR="00AD6DB4" w:rsidRPr="00F22490" w:rsidRDefault="00AD6DB4" w:rsidP="00166AF3">
            <w:pPr>
              <w:pStyle w:val="TableBody"/>
              <w:rPr>
                <w:lang w:val="fr-FR"/>
                <w:rPrChange w:id="19378" w:author="Alban Roche" w:date="2017-08-02T14:53:00Z">
                  <w:rPr/>
                </w:rPrChange>
              </w:rPr>
            </w:pPr>
            <w:r w:rsidRPr="00F22490">
              <w:rPr>
                <w:lang w:val="fr-FR"/>
                <w:rPrChange w:id="19379" w:author="Alban Roche" w:date="2017-08-02T14:53:00Z">
                  <w:rPr/>
                </w:rPrChange>
              </w:rPr>
              <w:t>1</w:t>
            </w:r>
            <w:r w:rsidRPr="00F22490">
              <w:rPr>
                <w:lang w:val="fr-FR"/>
                <w:rPrChange w:id="19380" w:author="Alban Roche" w:date="2017-08-02T14:53:00Z">
                  <w:rPr/>
                </w:rPrChange>
              </w:rPr>
              <w:tab/>
              <w:t>TLS version 1.0</w:t>
            </w:r>
            <w:commentRangeEnd w:id="19373"/>
            <w:r>
              <w:rPr>
                <w:rStyle w:val="CommentReference"/>
                <w:rFonts w:ascii="Verdana" w:hAnsi="Verdana" w:cs="Times New Roman"/>
                <w:lang w:eastAsia="en-US"/>
              </w:rPr>
              <w:commentReference w:id="19373"/>
            </w:r>
          </w:p>
          <w:p w14:paraId="1D6119ED" w14:textId="09FA9C22" w:rsidR="000E68EC" w:rsidRPr="00F22490" w:rsidRDefault="000E68EC" w:rsidP="00166AF3">
            <w:pPr>
              <w:pStyle w:val="TableBody"/>
              <w:rPr>
                <w:lang w:val="fr-FR"/>
                <w:rPrChange w:id="19381" w:author="Alban Roche" w:date="2017-08-02T14:53:00Z">
                  <w:rPr/>
                </w:rPrChange>
              </w:rPr>
            </w:pPr>
            <w:commentRangeStart w:id="19382"/>
            <w:r w:rsidRPr="00F22490">
              <w:rPr>
                <w:u w:val="single"/>
                <w:lang w:val="fr-FR"/>
                <w:rPrChange w:id="19383" w:author="Alban Roche" w:date="2017-08-02T14:53:00Z">
                  <w:rPr>
                    <w:u w:val="single"/>
                  </w:rPr>
                </w:rPrChange>
              </w:rPr>
              <w:t>2</w:t>
            </w:r>
            <w:r w:rsidRPr="00F22490">
              <w:rPr>
                <w:lang w:val="fr-FR"/>
                <w:rPrChange w:id="19384" w:author="Alban Roche" w:date="2017-08-02T14:53:00Z">
                  <w:rPr/>
                </w:rPrChange>
              </w:rPr>
              <w:tab/>
              <w:t>TLS version 1.2</w:t>
            </w:r>
            <w:commentRangeEnd w:id="19375"/>
            <w:r>
              <w:rPr>
                <w:rStyle w:val="CommentReference"/>
                <w:rFonts w:ascii="Verdana" w:hAnsi="Verdana" w:cs="Times New Roman"/>
                <w:lang w:eastAsia="en-US"/>
              </w:rPr>
              <w:commentReference w:id="19375"/>
            </w:r>
            <w:commentRangeEnd w:id="19382"/>
            <w:r w:rsidR="00D937CB">
              <w:rPr>
                <w:rStyle w:val="CommentReference"/>
                <w:rFonts w:ascii="Verdana" w:hAnsi="Verdana" w:cs="Times New Roman"/>
                <w:lang w:eastAsia="en-US"/>
              </w:rPr>
              <w:commentReference w:id="19382"/>
            </w:r>
          </w:p>
        </w:tc>
      </w:tr>
      <w:tr w:rsidR="00AD6DB4" w:rsidRPr="00671C8B" w14:paraId="441E2E13" w14:textId="77777777" w:rsidTr="00166AF3">
        <w:trPr>
          <w:cantSplit w:val="0"/>
        </w:trPr>
        <w:tc>
          <w:tcPr>
            <w:tcW w:w="1728" w:type="dxa"/>
          </w:tcPr>
          <w:p w14:paraId="0BD5D154" w14:textId="77777777" w:rsidR="00AD6DB4" w:rsidRPr="00671C8B" w:rsidRDefault="00AD6DB4" w:rsidP="00166AF3">
            <w:pPr>
              <w:pStyle w:val="TableBody"/>
              <w:pageBreakBefore/>
              <w:rPr>
                <w:u w:val="single"/>
              </w:rPr>
            </w:pPr>
            <w:r w:rsidRPr="00671C8B">
              <w:rPr>
                <w:u w:val="single"/>
              </w:rPr>
              <w:t>Reference</w:t>
            </w:r>
          </w:p>
          <w:p w14:paraId="24CC321F" w14:textId="77777777" w:rsidR="00AD6DB4" w:rsidRDefault="00AD6DB4" w:rsidP="00166AF3">
            <w:pPr>
              <w:pStyle w:val="TableBody"/>
              <w:rPr>
                <w:i/>
              </w:rPr>
            </w:pPr>
            <w:r w:rsidRPr="00671C8B">
              <w:t>Sierra Wireless Proprietary</w:t>
            </w:r>
          </w:p>
        </w:tc>
        <w:tc>
          <w:tcPr>
            <w:tcW w:w="7560" w:type="dxa"/>
          </w:tcPr>
          <w:p w14:paraId="48ABA85A" w14:textId="77777777" w:rsidR="00AD6DB4" w:rsidRPr="00671C8B" w:rsidRDefault="00AD6DB4" w:rsidP="00166AF3">
            <w:pPr>
              <w:pStyle w:val="TableBody"/>
            </w:pPr>
            <w:r w:rsidRPr="00671C8B">
              <w:rPr>
                <w:u w:val="single"/>
              </w:rPr>
              <w:t>Note</w:t>
            </w:r>
            <w:r w:rsidRPr="00671C8B">
              <w:t>s</w:t>
            </w:r>
          </w:p>
          <w:p w14:paraId="7C665D68" w14:textId="77777777" w:rsidR="00AD6DB4" w:rsidRDefault="00AD6DB4" w:rsidP="0059466D">
            <w:pPr>
              <w:pStyle w:val="TableBody"/>
              <w:numPr>
                <w:ilvl w:val="0"/>
                <w:numId w:val="94"/>
              </w:numPr>
            </w:pPr>
            <w:r w:rsidRPr="00CB4B23">
              <w:t>"chunked" transfer encoding for HTTP POST is applicable and effective only for HTTP version 1.1</w:t>
            </w:r>
            <w:r>
              <w:t>.</w:t>
            </w:r>
          </w:p>
          <w:p w14:paraId="7E1A6161" w14:textId="77777777" w:rsidR="00AD6DB4" w:rsidRDefault="00AD6DB4" w:rsidP="0059466D">
            <w:pPr>
              <w:pStyle w:val="TableBody"/>
              <w:numPr>
                <w:ilvl w:val="0"/>
                <w:numId w:val="94"/>
              </w:numPr>
            </w:pPr>
            <w:r w:rsidRPr="00CB4B23">
              <w:t>The default setting of &lt;option_id&gt;=3 is (&lt;stop_on_error&gt;=0, &lt;</w:t>
            </w:r>
            <w:r w:rsidRPr="00DB3675">
              <w:t>stop_on_peer&gt;=0)</w:t>
            </w:r>
            <w:r>
              <w:t xml:space="preserve"> a</w:t>
            </w:r>
            <w:r w:rsidRPr="00CB4B23">
              <w:t>fter module boot-up</w:t>
            </w:r>
            <w:r>
              <w:t>;</w:t>
            </w:r>
            <w:r w:rsidRPr="00CB4B23">
              <w:t xml:space="preserve"> </w:t>
            </w:r>
            <w:r>
              <w:t xml:space="preserve">this means </w:t>
            </w:r>
            <w:r w:rsidRPr="00CB4B23">
              <w:t xml:space="preserve">that a PDP connection is requested to stop only when a session </w:t>
            </w:r>
            <w:r>
              <w:t xml:space="preserve">is </w:t>
            </w:r>
            <w:r w:rsidRPr="00CB4B23">
              <w:t xml:space="preserve">closed by </w:t>
            </w:r>
            <w:r>
              <w:t xml:space="preserve">an </w:t>
            </w:r>
            <w:r w:rsidRPr="00CB4B23">
              <w:t>Internet AT command (e.g. +KTCPCLOSE)</w:t>
            </w:r>
            <w:r>
              <w:t>.</w:t>
            </w:r>
          </w:p>
          <w:p w14:paraId="5516B727" w14:textId="77777777" w:rsidR="00AD6DB4" w:rsidRDefault="00AD6DB4" w:rsidP="0059466D">
            <w:pPr>
              <w:pStyle w:val="TableBody"/>
              <w:numPr>
                <w:ilvl w:val="0"/>
                <w:numId w:val="94"/>
              </w:numPr>
            </w:pPr>
            <w:r>
              <w:t>Thresholds &lt;send size v4&gt; and &lt;send size v6&gt; control the maximum size of data received from the AT terminal to be buffered within timeout &lt;wait time&gt;. When the threshold is reached or after timeout, the buffered data are sent to the socket layer for transmission.</w:t>
            </w:r>
            <w:r>
              <w:br/>
            </w:r>
            <w:r>
              <w:tab/>
              <w:t>For UDP:</w:t>
            </w:r>
            <w:r>
              <w:tab/>
            </w:r>
            <w:r>
              <w:tab/>
            </w:r>
            <w:r>
              <w:tab/>
              <w:t>data are sent as a UDP packet</w:t>
            </w:r>
            <w:r>
              <w:br/>
            </w:r>
            <w:r>
              <w:tab/>
              <w:t>For TCP based protocol:</w:t>
            </w:r>
            <w:r>
              <w:tab/>
              <w:t xml:space="preserve">data are copied to socket first-in-first-out buffer </w:t>
            </w:r>
            <w:r>
              <w:tab/>
            </w:r>
            <w:r>
              <w:tab/>
            </w:r>
            <w:r>
              <w:tab/>
            </w:r>
            <w:r>
              <w:tab/>
            </w:r>
            <w:r>
              <w:tab/>
            </w:r>
            <w:r>
              <w:tab/>
              <w:t xml:space="preserve">for transmission but packet segmentation is not </w:t>
            </w:r>
            <w:r>
              <w:tab/>
            </w:r>
            <w:r>
              <w:tab/>
            </w:r>
            <w:r>
              <w:tab/>
            </w:r>
            <w:r>
              <w:tab/>
            </w:r>
            <w:r>
              <w:tab/>
            </w:r>
            <w:r>
              <w:tab/>
              <w:t>guaranteed to be &lt;send size&gt;</w:t>
            </w:r>
          </w:p>
          <w:p w14:paraId="637D492E" w14:textId="77777777" w:rsidR="00AD6DB4" w:rsidRDefault="00AD6DB4" w:rsidP="0059466D">
            <w:pPr>
              <w:pStyle w:val="TableBody"/>
              <w:numPr>
                <w:ilvl w:val="0"/>
                <w:numId w:val="94"/>
              </w:numPr>
            </w:pPr>
            <w:r>
              <w:t>For TCP based protocol, when &lt;send size v4&gt; and &lt;send size v6&gt; are disabled (=0), threshold = 4000 is used internally.</w:t>
            </w:r>
          </w:p>
          <w:p w14:paraId="586D46C5" w14:textId="77777777" w:rsidR="00AD6DB4" w:rsidRDefault="00AD6DB4" w:rsidP="0059466D">
            <w:pPr>
              <w:pStyle w:val="TableBody"/>
              <w:numPr>
                <w:ilvl w:val="0"/>
                <w:numId w:val="94"/>
              </w:numPr>
            </w:pPr>
            <w:r>
              <w:t>The maximum transmission unit (MTU) is 1500 bytes.</w:t>
            </w:r>
          </w:p>
          <w:p w14:paraId="7340E455" w14:textId="77777777" w:rsidR="00AD6DB4" w:rsidRDefault="00AD6DB4" w:rsidP="0059466D">
            <w:pPr>
              <w:pStyle w:val="TableBody"/>
              <w:numPr>
                <w:ilvl w:val="0"/>
                <w:numId w:val="94"/>
              </w:numPr>
            </w:pPr>
            <w:r>
              <w:t>After starting a connection or running SSL Certificate write commands, &lt;ssl_ver&gt; is fixed and cannot be changed until module reboot.</w:t>
            </w:r>
          </w:p>
          <w:p w14:paraId="1B8478E2" w14:textId="77777777" w:rsidR="00AD6DB4" w:rsidRPr="00CB4B23" w:rsidRDefault="00AD6DB4" w:rsidP="0059466D">
            <w:pPr>
              <w:pStyle w:val="TableBody"/>
              <w:numPr>
                <w:ilvl w:val="0"/>
                <w:numId w:val="94"/>
              </w:numPr>
            </w:pPr>
            <w:r>
              <w:t>&lt;send size v4&gt; and &lt;send size v6&gt; impacts the detection of &lt;EOF pattern&gt;. Refer to the notes of +KAPTTERN for more information.</w:t>
            </w:r>
          </w:p>
        </w:tc>
      </w:tr>
    </w:tbl>
    <w:p w14:paraId="54DA5CAD" w14:textId="77777777" w:rsidR="00AD6DB4" w:rsidRDefault="00AD6DB4" w:rsidP="0059466D">
      <w:pPr>
        <w:pStyle w:val="Heading2"/>
        <w:keepNext w:val="0"/>
        <w:numPr>
          <w:ilvl w:val="1"/>
          <w:numId w:val="11"/>
        </w:numPr>
        <w:ind w:left="1080" w:hanging="1080"/>
      </w:pPr>
      <w:bookmarkStart w:id="19385" w:name="_Ref458763682"/>
      <w:bookmarkStart w:id="19386" w:name="_Ref458763683"/>
      <w:bookmarkStart w:id="19387" w:name="_Toc486251748"/>
      <w:bookmarkStart w:id="19388" w:name="_Toc489460876"/>
      <w:bookmarkStart w:id="19389" w:name="_Toc448912334"/>
      <w:commentRangeStart w:id="19390"/>
      <w:r>
        <w:t>SSL Configuration</w:t>
      </w:r>
      <w:bookmarkEnd w:id="19385"/>
      <w:bookmarkEnd w:id="19386"/>
      <w:commentRangeEnd w:id="19390"/>
      <w:r>
        <w:rPr>
          <w:rStyle w:val="CommentReference"/>
          <w:rFonts w:ascii="Verdana" w:eastAsia="Times New Roman" w:hAnsi="Verdana" w:cs="Times New Roman"/>
          <w:b w:val="0"/>
          <w:lang w:eastAsia="en-US"/>
        </w:rPr>
        <w:commentReference w:id="19390"/>
      </w:r>
      <w:bookmarkEnd w:id="19387"/>
      <w:bookmarkEnd w:id="19388"/>
    </w:p>
    <w:p w14:paraId="58224784" w14:textId="77777777" w:rsidR="00AD6DB4" w:rsidRDefault="00AD6DB4" w:rsidP="0059466D">
      <w:pPr>
        <w:pStyle w:val="Heading3"/>
        <w:numPr>
          <w:ilvl w:val="2"/>
          <w:numId w:val="11"/>
        </w:numPr>
        <w:ind w:left="1260" w:hanging="1260"/>
      </w:pPr>
      <w:bookmarkStart w:id="19391" w:name="_Toc486251749"/>
      <w:bookmarkStart w:id="19392" w:name="_Toc489460877"/>
      <w:r w:rsidRPr="00671C8B">
        <w:t>+</w:t>
      </w:r>
      <w:r>
        <w:t>KSSLCRYPTO</w:t>
      </w:r>
      <w:r w:rsidRPr="00671C8B">
        <w:t xml:space="preserve"> Command: </w:t>
      </w:r>
      <w:r>
        <w:t>Cipher Suite Configuration</w:t>
      </w:r>
      <w:bookmarkEnd w:id="19391"/>
      <w:bookmarkEnd w:id="19392"/>
    </w:p>
    <w:tbl>
      <w:tblPr>
        <w:tblStyle w:val="TableSWIleft"/>
        <w:tblW w:w="9288" w:type="dxa"/>
        <w:tblLayout w:type="fixed"/>
        <w:tblLook w:val="04A0" w:firstRow="1" w:lastRow="0" w:firstColumn="1" w:lastColumn="0" w:noHBand="0" w:noVBand="1"/>
      </w:tblPr>
      <w:tblGrid>
        <w:gridCol w:w="1728"/>
        <w:gridCol w:w="7560"/>
      </w:tblGrid>
      <w:tr w:rsidR="00AD6DB4" w:rsidRPr="00671C8B" w14:paraId="6260D168"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49E146AA" w14:textId="595F9B33" w:rsidR="00AD6DB4" w:rsidRPr="00671C8B" w:rsidRDefault="002103F8">
            <w:pPr>
              <w:pStyle w:val="TableRowHead"/>
              <w:spacing w:before="144" w:after="144"/>
            </w:pPr>
            <w:r>
              <w:t>HL7800</w:t>
            </w:r>
          </w:p>
        </w:tc>
      </w:tr>
      <w:tr w:rsidR="00AD6DB4" w:rsidRPr="00671C8B" w14:paraId="2F4709A1" w14:textId="77777777" w:rsidTr="00166AF3">
        <w:tc>
          <w:tcPr>
            <w:tcW w:w="1728" w:type="dxa"/>
          </w:tcPr>
          <w:p w14:paraId="374E60F8" w14:textId="77777777" w:rsidR="00AD6DB4" w:rsidRPr="00C41274" w:rsidRDefault="00AD6DB4" w:rsidP="00166AF3">
            <w:pPr>
              <w:pStyle w:val="TableBody"/>
              <w:rPr>
                <w:i/>
              </w:rPr>
            </w:pPr>
            <w:r w:rsidRPr="00C41274">
              <w:rPr>
                <w:i/>
              </w:rPr>
              <w:t>Test command</w:t>
            </w:r>
          </w:p>
          <w:p w14:paraId="54EAC9EF" w14:textId="77777777" w:rsidR="00AD6DB4" w:rsidRPr="006928C8" w:rsidRDefault="00AD6DB4" w:rsidP="00166AF3">
            <w:pPr>
              <w:pStyle w:val="TableBody"/>
            </w:pPr>
          </w:p>
          <w:p w14:paraId="4E51A65F" w14:textId="77777777" w:rsidR="00AD6DB4" w:rsidRPr="00C41274" w:rsidRDefault="00AD6DB4" w:rsidP="00166AF3">
            <w:pPr>
              <w:pStyle w:val="TableBody"/>
              <w:rPr>
                <w:u w:val="single"/>
              </w:rPr>
            </w:pPr>
            <w:r w:rsidRPr="00C41274">
              <w:rPr>
                <w:u w:val="single"/>
              </w:rPr>
              <w:t>Syntax</w:t>
            </w:r>
          </w:p>
          <w:p w14:paraId="2D686E78" w14:textId="77777777" w:rsidR="00AD6DB4" w:rsidRPr="00671C8B" w:rsidRDefault="00AD6DB4" w:rsidP="00166AF3">
            <w:pPr>
              <w:pStyle w:val="TableBody"/>
              <w:rPr>
                <w:b/>
              </w:rPr>
            </w:pPr>
            <w:r w:rsidRPr="00C41274">
              <w:rPr>
                <w:b/>
              </w:rPr>
              <w:t>AT+</w:t>
            </w:r>
            <w:r>
              <w:rPr>
                <w:b/>
              </w:rPr>
              <w:br/>
              <w:t>KSSLCRYPTO</w:t>
            </w:r>
            <w:r w:rsidRPr="00C41274">
              <w:rPr>
                <w:b/>
              </w:rPr>
              <w:t>=?</w:t>
            </w:r>
          </w:p>
        </w:tc>
        <w:tc>
          <w:tcPr>
            <w:tcW w:w="7560" w:type="dxa"/>
          </w:tcPr>
          <w:p w14:paraId="1A62B0E9" w14:textId="77777777" w:rsidR="00AD6DB4" w:rsidRPr="00C41274" w:rsidRDefault="00AD6DB4" w:rsidP="00166AF3">
            <w:pPr>
              <w:pStyle w:val="TableBody"/>
              <w:rPr>
                <w:u w:val="single"/>
              </w:rPr>
            </w:pPr>
          </w:p>
          <w:p w14:paraId="5729A0C7" w14:textId="77777777" w:rsidR="00AD6DB4" w:rsidRPr="00D86F43" w:rsidRDefault="00AD6DB4" w:rsidP="00166AF3">
            <w:pPr>
              <w:pStyle w:val="TableBody"/>
            </w:pPr>
          </w:p>
          <w:p w14:paraId="7309CCBB" w14:textId="77777777" w:rsidR="00AD6DB4" w:rsidRPr="00C41274" w:rsidRDefault="00AD6DB4" w:rsidP="00166AF3">
            <w:pPr>
              <w:pStyle w:val="TableBody"/>
              <w:rPr>
                <w:u w:val="single"/>
              </w:rPr>
            </w:pPr>
            <w:r w:rsidRPr="00C41274">
              <w:rPr>
                <w:u w:val="single"/>
              </w:rPr>
              <w:t>Response</w:t>
            </w:r>
          </w:p>
          <w:p w14:paraId="5A0004FD" w14:textId="77777777" w:rsidR="00AD6DB4" w:rsidRPr="00A3695F" w:rsidRDefault="00AD6DB4" w:rsidP="00166AF3">
            <w:pPr>
              <w:pStyle w:val="TableBody"/>
              <w:rPr>
                <w:b/>
                <w:sz w:val="20"/>
              </w:rPr>
            </w:pPr>
            <w:r w:rsidRPr="0097565E">
              <w:rPr>
                <w:b/>
              </w:rPr>
              <w:t>+</w:t>
            </w:r>
            <w:r>
              <w:rPr>
                <w:b/>
              </w:rPr>
              <w:t>KSSLCRYPTO</w:t>
            </w:r>
            <w:r w:rsidRPr="0013223B">
              <w:rPr>
                <w:b/>
              </w:rPr>
              <w:t>:</w:t>
            </w:r>
            <w:r>
              <w:rPr>
                <w:b/>
              </w:rPr>
              <w:t xml:space="preserve"> </w:t>
            </w:r>
            <w:r w:rsidRPr="0013223B">
              <w:rPr>
                <w:b/>
              </w:rPr>
              <w:t>&lt;profile_id&gt;,&lt;mkey_Algo&gt;,&lt;auth_algo&gt;,&lt;enc_algo&gt;,&lt;mac_algo&gt;,</w:t>
            </w:r>
            <w:r>
              <w:rPr>
                <w:b/>
              </w:rPr>
              <w:br/>
            </w:r>
            <w:r w:rsidRPr="0013223B">
              <w:rPr>
                <w:b/>
              </w:rPr>
              <w:t>&lt;tls_ver&gt;</w:t>
            </w:r>
            <w:r>
              <w:rPr>
                <w:b/>
              </w:rPr>
              <w:t>,&lt;auth&gt;,&lt;tls_ver&gt;,&lt;auth</w:t>
            </w:r>
            <w:r>
              <w:rPr>
                <w:b/>
                <w:sz w:val="20"/>
              </w:rPr>
              <w:t>&gt;</w:t>
            </w:r>
          </w:p>
          <w:p w14:paraId="4DCC3CD8" w14:textId="77777777" w:rsidR="00AD6DB4" w:rsidRPr="00671C8B" w:rsidRDefault="00AD6DB4" w:rsidP="00166AF3">
            <w:pPr>
              <w:pStyle w:val="TableBody"/>
              <w:rPr>
                <w:u w:val="single"/>
              </w:rPr>
            </w:pPr>
            <w:r w:rsidRPr="00C41274">
              <w:rPr>
                <w:b/>
              </w:rPr>
              <w:t>OK</w:t>
            </w:r>
          </w:p>
        </w:tc>
      </w:tr>
      <w:tr w:rsidR="00AD6DB4" w:rsidRPr="00671C8B" w14:paraId="1100BBAE" w14:textId="77777777" w:rsidTr="00166AF3">
        <w:tc>
          <w:tcPr>
            <w:tcW w:w="1728" w:type="dxa"/>
          </w:tcPr>
          <w:p w14:paraId="53493330" w14:textId="77777777" w:rsidR="00AD6DB4" w:rsidRPr="00C41274" w:rsidRDefault="00AD6DB4" w:rsidP="00166AF3">
            <w:pPr>
              <w:pStyle w:val="TableBody"/>
              <w:rPr>
                <w:i/>
              </w:rPr>
            </w:pPr>
            <w:r w:rsidRPr="00C41274">
              <w:rPr>
                <w:i/>
              </w:rPr>
              <w:t>Read command</w:t>
            </w:r>
          </w:p>
          <w:p w14:paraId="3A3DA024" w14:textId="77777777" w:rsidR="00AD6DB4" w:rsidRPr="006928C8" w:rsidRDefault="00AD6DB4" w:rsidP="00166AF3">
            <w:pPr>
              <w:pStyle w:val="TableBody"/>
            </w:pPr>
          </w:p>
          <w:p w14:paraId="6935478A" w14:textId="77777777" w:rsidR="00AD6DB4" w:rsidRPr="00C41274" w:rsidRDefault="00AD6DB4" w:rsidP="00166AF3">
            <w:pPr>
              <w:pStyle w:val="TableBody"/>
              <w:rPr>
                <w:u w:val="single"/>
              </w:rPr>
            </w:pPr>
            <w:r w:rsidRPr="00C41274">
              <w:rPr>
                <w:u w:val="single"/>
              </w:rPr>
              <w:t>Syntax</w:t>
            </w:r>
          </w:p>
          <w:p w14:paraId="3C065765" w14:textId="77777777" w:rsidR="00AD6DB4" w:rsidRPr="00C41274" w:rsidRDefault="00AD6DB4" w:rsidP="00166AF3">
            <w:pPr>
              <w:pStyle w:val="TableBody"/>
              <w:rPr>
                <w:i/>
              </w:rPr>
            </w:pPr>
            <w:r w:rsidRPr="00C41274">
              <w:rPr>
                <w:b/>
              </w:rPr>
              <w:t>AT+</w:t>
            </w:r>
            <w:r>
              <w:rPr>
                <w:b/>
              </w:rPr>
              <w:br/>
              <w:t>KSSLCRYPTO</w:t>
            </w:r>
            <w:r w:rsidRPr="00C41274">
              <w:rPr>
                <w:b/>
              </w:rPr>
              <w:t>?</w:t>
            </w:r>
          </w:p>
        </w:tc>
        <w:tc>
          <w:tcPr>
            <w:tcW w:w="7560" w:type="dxa"/>
          </w:tcPr>
          <w:p w14:paraId="5A53847F" w14:textId="77777777" w:rsidR="00AD6DB4" w:rsidRPr="00C41274" w:rsidRDefault="00AD6DB4" w:rsidP="00166AF3">
            <w:pPr>
              <w:pStyle w:val="TableBody"/>
              <w:rPr>
                <w:u w:val="single"/>
              </w:rPr>
            </w:pPr>
          </w:p>
          <w:p w14:paraId="510EEEED" w14:textId="77777777" w:rsidR="00AD6DB4" w:rsidRPr="006928C8" w:rsidRDefault="00AD6DB4" w:rsidP="00166AF3">
            <w:pPr>
              <w:pStyle w:val="TableBody"/>
            </w:pPr>
          </w:p>
          <w:p w14:paraId="44F0DE6D" w14:textId="77777777" w:rsidR="00AD6DB4" w:rsidRPr="00C41274" w:rsidRDefault="00AD6DB4" w:rsidP="00166AF3">
            <w:pPr>
              <w:pStyle w:val="TableBody"/>
              <w:rPr>
                <w:u w:val="single"/>
              </w:rPr>
            </w:pPr>
            <w:r w:rsidRPr="00C41274">
              <w:rPr>
                <w:u w:val="single"/>
              </w:rPr>
              <w:t>Response</w:t>
            </w:r>
          </w:p>
          <w:p w14:paraId="6791DDC0" w14:textId="77777777" w:rsidR="00AD6DB4" w:rsidRDefault="00AD6DB4" w:rsidP="00166AF3">
            <w:pPr>
              <w:pStyle w:val="TableBody"/>
              <w:rPr>
                <w:b/>
                <w:lang w:eastAsia="zh-CN"/>
              </w:rPr>
            </w:pPr>
            <w:r w:rsidRPr="00C41274">
              <w:rPr>
                <w:b/>
              </w:rPr>
              <w:t>+</w:t>
            </w:r>
            <w:r>
              <w:rPr>
                <w:b/>
              </w:rPr>
              <w:t xml:space="preserve"> KSSLCRYPTO</w:t>
            </w:r>
            <w:r w:rsidRPr="00C41274">
              <w:rPr>
                <w:b/>
              </w:rPr>
              <w:t>: &lt;</w:t>
            </w:r>
            <w:r w:rsidRPr="0013223B">
              <w:rPr>
                <w:b/>
              </w:rPr>
              <w:t>profile_id</w:t>
            </w:r>
            <w:r w:rsidRPr="00C41274">
              <w:rPr>
                <w:b/>
              </w:rPr>
              <w:t>&gt;,&lt;</w:t>
            </w:r>
            <w:r>
              <w:rPr>
                <w:b/>
              </w:rPr>
              <w:t>mkey_a</w:t>
            </w:r>
            <w:r w:rsidRPr="0013223B">
              <w:rPr>
                <w:b/>
              </w:rPr>
              <w:t>lgo</w:t>
            </w:r>
            <w:r w:rsidRPr="00C41274">
              <w:rPr>
                <w:b/>
              </w:rPr>
              <w:t>&gt;,&lt;</w:t>
            </w:r>
            <w:r w:rsidRPr="0013223B">
              <w:rPr>
                <w:b/>
              </w:rPr>
              <w:t>auth_algo</w:t>
            </w:r>
            <w:r w:rsidRPr="00C41274">
              <w:rPr>
                <w:b/>
              </w:rPr>
              <w:t>&gt;,&lt;</w:t>
            </w:r>
            <w:r>
              <w:rPr>
                <w:b/>
              </w:rPr>
              <w:t>enc_algo</w:t>
            </w:r>
            <w:r w:rsidRPr="0013223B">
              <w:rPr>
                <w:b/>
              </w:rPr>
              <w:t>&gt;,&lt;mac_algo&gt;,</w:t>
            </w:r>
            <w:r>
              <w:rPr>
                <w:b/>
              </w:rPr>
              <w:br/>
            </w:r>
            <w:r w:rsidRPr="0013223B">
              <w:rPr>
                <w:b/>
              </w:rPr>
              <w:t>&lt;tls_ver&gt;</w:t>
            </w:r>
            <w:r>
              <w:rPr>
                <w:b/>
              </w:rPr>
              <w:t>,&lt;auth&gt;</w:t>
            </w:r>
          </w:p>
          <w:p w14:paraId="61F50D01" w14:textId="77777777" w:rsidR="00AD6DB4" w:rsidRPr="00C41274" w:rsidRDefault="00AD6DB4" w:rsidP="00166AF3">
            <w:pPr>
              <w:pStyle w:val="TableBody"/>
              <w:rPr>
                <w:u w:val="single"/>
              </w:rPr>
            </w:pPr>
            <w:r w:rsidRPr="00C41274">
              <w:rPr>
                <w:b/>
                <w:lang w:eastAsia="zh-CN"/>
              </w:rPr>
              <w:t>[…]]</w:t>
            </w:r>
          </w:p>
        </w:tc>
      </w:tr>
      <w:tr w:rsidR="00AD6DB4" w:rsidRPr="00671C8B" w14:paraId="308ABAF1" w14:textId="77777777" w:rsidTr="00166AF3">
        <w:trPr>
          <w:cantSplit w:val="0"/>
        </w:trPr>
        <w:tc>
          <w:tcPr>
            <w:tcW w:w="1728" w:type="dxa"/>
          </w:tcPr>
          <w:p w14:paraId="642CAD4B" w14:textId="77777777" w:rsidR="00AD6DB4" w:rsidRPr="00C41274" w:rsidRDefault="00AD6DB4" w:rsidP="00166AF3">
            <w:pPr>
              <w:pStyle w:val="TableBody"/>
              <w:pageBreakBefore/>
              <w:rPr>
                <w:i/>
              </w:rPr>
            </w:pPr>
            <w:r w:rsidRPr="00C41274">
              <w:rPr>
                <w:i/>
              </w:rPr>
              <w:t>Write command</w:t>
            </w:r>
          </w:p>
          <w:p w14:paraId="21010119" w14:textId="77777777" w:rsidR="00AD6DB4" w:rsidRPr="006928C8" w:rsidRDefault="00AD6DB4" w:rsidP="00166AF3">
            <w:pPr>
              <w:pStyle w:val="TableBody"/>
            </w:pPr>
          </w:p>
          <w:p w14:paraId="3E93D04F" w14:textId="77777777" w:rsidR="00AD6DB4" w:rsidRPr="00C41274" w:rsidRDefault="00AD6DB4" w:rsidP="00166AF3">
            <w:pPr>
              <w:pStyle w:val="TableBody"/>
              <w:keepNext/>
              <w:rPr>
                <w:u w:val="single"/>
              </w:rPr>
            </w:pPr>
            <w:r w:rsidRPr="00C41274">
              <w:rPr>
                <w:u w:val="single"/>
              </w:rPr>
              <w:t>Syntax</w:t>
            </w:r>
          </w:p>
          <w:p w14:paraId="47AB3154" w14:textId="77777777" w:rsidR="00AD6DB4" w:rsidRPr="00C41274" w:rsidRDefault="00AD6DB4" w:rsidP="00166AF3">
            <w:pPr>
              <w:pStyle w:val="TableBody"/>
              <w:keepNext/>
              <w:rPr>
                <w:i/>
              </w:rPr>
            </w:pPr>
            <w:r w:rsidRPr="00C41274">
              <w:rPr>
                <w:b/>
              </w:rPr>
              <w:t>AT+</w:t>
            </w:r>
            <w:r>
              <w:rPr>
                <w:b/>
              </w:rPr>
              <w:t xml:space="preserve"> KSSLCRYPTO</w:t>
            </w:r>
            <w:r w:rsidRPr="00C41274">
              <w:rPr>
                <w:b/>
              </w:rPr>
              <w:t>=</w:t>
            </w:r>
            <w:r>
              <w:rPr>
                <w:b/>
              </w:rPr>
              <w:br/>
            </w:r>
            <w:r w:rsidRPr="0013223B">
              <w:rPr>
                <w:b/>
              </w:rPr>
              <w:t>&lt;profile_id&gt;,</w:t>
            </w:r>
            <w:r>
              <w:rPr>
                <w:b/>
              </w:rPr>
              <w:br/>
            </w:r>
            <w:r w:rsidRPr="0013223B">
              <w:rPr>
                <w:b/>
              </w:rPr>
              <w:t>&lt;mkey_Algo&gt;,</w:t>
            </w:r>
            <w:r>
              <w:rPr>
                <w:b/>
              </w:rPr>
              <w:br/>
            </w:r>
            <w:r w:rsidRPr="0013223B">
              <w:rPr>
                <w:b/>
              </w:rPr>
              <w:t>&lt;auth_algo&gt;,</w:t>
            </w:r>
            <w:r>
              <w:rPr>
                <w:b/>
              </w:rPr>
              <w:br/>
            </w:r>
            <w:r w:rsidRPr="0013223B">
              <w:rPr>
                <w:b/>
              </w:rPr>
              <w:t>&lt;enc_algo&gt;,</w:t>
            </w:r>
            <w:r>
              <w:rPr>
                <w:b/>
              </w:rPr>
              <w:br/>
            </w:r>
            <w:r w:rsidRPr="0013223B">
              <w:rPr>
                <w:b/>
              </w:rPr>
              <w:t>&lt;mac_algo&gt;,</w:t>
            </w:r>
            <w:r>
              <w:rPr>
                <w:b/>
              </w:rPr>
              <w:br/>
            </w:r>
            <w:r w:rsidRPr="0013223B">
              <w:rPr>
                <w:b/>
              </w:rPr>
              <w:t>&lt;tls_ver&gt;</w:t>
            </w:r>
            <w:r>
              <w:rPr>
                <w:b/>
              </w:rPr>
              <w:t>,&lt;auth&gt;</w:t>
            </w:r>
          </w:p>
        </w:tc>
        <w:tc>
          <w:tcPr>
            <w:tcW w:w="7560" w:type="dxa"/>
          </w:tcPr>
          <w:p w14:paraId="0D903A10" w14:textId="77777777" w:rsidR="00AD6DB4" w:rsidRPr="00C41274" w:rsidRDefault="00AD6DB4" w:rsidP="00166AF3">
            <w:pPr>
              <w:pStyle w:val="TableBody"/>
              <w:rPr>
                <w:u w:val="single"/>
              </w:rPr>
            </w:pPr>
          </w:p>
          <w:p w14:paraId="7110236B" w14:textId="77777777" w:rsidR="00AD6DB4" w:rsidRPr="006928C8" w:rsidRDefault="00AD6DB4" w:rsidP="00166AF3">
            <w:pPr>
              <w:pStyle w:val="TableBody"/>
            </w:pPr>
          </w:p>
          <w:p w14:paraId="132BB523" w14:textId="77777777" w:rsidR="00AD6DB4" w:rsidRPr="00C41274" w:rsidRDefault="00AD6DB4" w:rsidP="00166AF3">
            <w:pPr>
              <w:pStyle w:val="TableBody"/>
              <w:rPr>
                <w:u w:val="single"/>
              </w:rPr>
            </w:pPr>
            <w:r w:rsidRPr="00C41274">
              <w:rPr>
                <w:u w:val="single"/>
              </w:rPr>
              <w:t>Response</w:t>
            </w:r>
          </w:p>
          <w:p w14:paraId="0ED0BD89" w14:textId="77777777" w:rsidR="00AD6DB4" w:rsidRPr="00C41274" w:rsidRDefault="00AD6DB4" w:rsidP="00166AF3">
            <w:pPr>
              <w:pStyle w:val="TableBody"/>
              <w:rPr>
                <w:b/>
              </w:rPr>
            </w:pPr>
            <w:r w:rsidRPr="00C41274">
              <w:rPr>
                <w:b/>
              </w:rPr>
              <w:t>OK</w:t>
            </w:r>
          </w:p>
          <w:p w14:paraId="7903DE9F" w14:textId="77777777" w:rsidR="00AD6DB4" w:rsidRPr="006928C8" w:rsidRDefault="00AD6DB4" w:rsidP="00166AF3">
            <w:pPr>
              <w:pStyle w:val="TableBody"/>
              <w:rPr>
                <w:sz w:val="14"/>
                <w:szCs w:val="14"/>
              </w:rPr>
            </w:pPr>
          </w:p>
          <w:p w14:paraId="24808043" w14:textId="77777777" w:rsidR="00AD6DB4" w:rsidRPr="00C41274" w:rsidRDefault="00AD6DB4" w:rsidP="00166AF3">
            <w:pPr>
              <w:pStyle w:val="TableBody"/>
              <w:keepNext/>
              <w:rPr>
                <w:u w:val="single"/>
              </w:rPr>
            </w:pPr>
            <w:r w:rsidRPr="00C41274">
              <w:rPr>
                <w:u w:val="single"/>
              </w:rPr>
              <w:t>Parameters</w:t>
            </w:r>
          </w:p>
          <w:p w14:paraId="70C53F9C" w14:textId="77777777" w:rsidR="00AD6DB4" w:rsidRDefault="00AD6DB4" w:rsidP="00166AF3">
            <w:pPr>
              <w:pStyle w:val="TableBody"/>
              <w:keepNext/>
            </w:pPr>
            <w:r>
              <w:rPr>
                <w:b/>
              </w:rPr>
              <w:t>&lt;profile_id</w:t>
            </w:r>
            <w:r w:rsidRPr="00C41274">
              <w:rPr>
                <w:b/>
              </w:rPr>
              <w:t>&gt;</w:t>
            </w:r>
            <w:r>
              <w:rPr>
                <w:b/>
              </w:rPr>
              <w:tab/>
            </w:r>
            <w:r w:rsidRPr="00C41274">
              <w:t>Index of a set of parameters for configuri</w:t>
            </w:r>
            <w:r>
              <w:t>ng one SSL profile</w:t>
            </w:r>
          </w:p>
          <w:p w14:paraId="5A26497E" w14:textId="77777777" w:rsidR="00AD6DB4" w:rsidRPr="006928C8" w:rsidRDefault="00AD6DB4" w:rsidP="00166AF3">
            <w:pPr>
              <w:pStyle w:val="TableBody"/>
              <w:keepNext/>
              <w:rPr>
                <w:sz w:val="14"/>
                <w:szCs w:val="14"/>
              </w:rPr>
            </w:pPr>
          </w:p>
          <w:p w14:paraId="09DE5080" w14:textId="77777777" w:rsidR="00AD6DB4" w:rsidRDefault="00AD6DB4" w:rsidP="00166AF3">
            <w:pPr>
              <w:pStyle w:val="TableBody"/>
              <w:keepNext/>
            </w:pPr>
            <w:r>
              <w:rPr>
                <w:b/>
              </w:rPr>
              <w:t>&lt;mkey_algo&gt;</w:t>
            </w:r>
            <w:r>
              <w:rPr>
                <w:b/>
              </w:rPr>
              <w:tab/>
            </w:r>
            <w:r>
              <w:t>Key exchange algorithm selection</w:t>
            </w:r>
          </w:p>
          <w:p w14:paraId="30C2FD4B" w14:textId="77777777" w:rsidR="00AD6DB4" w:rsidRDefault="00AD6DB4" w:rsidP="00166AF3">
            <w:pPr>
              <w:pStyle w:val="TableBody"/>
              <w:keepNext/>
            </w:pPr>
            <w:r>
              <w:t>1</w:t>
            </w:r>
            <w:r>
              <w:tab/>
              <w:t>RSA key exchange</w:t>
            </w:r>
          </w:p>
          <w:p w14:paraId="437BE1F7" w14:textId="77777777" w:rsidR="00AD6DB4" w:rsidRPr="006928C8" w:rsidRDefault="00AD6DB4" w:rsidP="00166AF3">
            <w:pPr>
              <w:pStyle w:val="TableBody"/>
              <w:keepNext/>
              <w:rPr>
                <w:b/>
                <w:sz w:val="14"/>
                <w:szCs w:val="14"/>
              </w:rPr>
            </w:pPr>
          </w:p>
          <w:p w14:paraId="029891A8" w14:textId="77777777" w:rsidR="00AD6DB4" w:rsidRDefault="00AD6DB4" w:rsidP="00166AF3">
            <w:pPr>
              <w:pStyle w:val="TableBody"/>
              <w:keepNext/>
            </w:pPr>
            <w:r>
              <w:rPr>
                <w:b/>
              </w:rPr>
              <w:t>&lt;auth_algo&gt;</w:t>
            </w:r>
            <w:r>
              <w:rPr>
                <w:b/>
              </w:rPr>
              <w:tab/>
            </w:r>
            <w:r>
              <w:tab/>
              <w:t>Authentication algorithm selection</w:t>
            </w:r>
          </w:p>
          <w:p w14:paraId="3218941A" w14:textId="77777777" w:rsidR="00AD6DB4" w:rsidRDefault="00AD6DB4" w:rsidP="00166AF3">
            <w:pPr>
              <w:pStyle w:val="TableBody"/>
              <w:keepNext/>
            </w:pPr>
            <w:r>
              <w:t>1</w:t>
            </w:r>
            <w:r>
              <w:tab/>
              <w:t>RSA authentication</w:t>
            </w:r>
          </w:p>
          <w:p w14:paraId="73F67A84" w14:textId="77777777" w:rsidR="00AD6DB4" w:rsidRPr="006928C8" w:rsidRDefault="00AD6DB4" w:rsidP="00166AF3">
            <w:pPr>
              <w:pStyle w:val="TableBody"/>
              <w:keepNext/>
              <w:rPr>
                <w:b/>
                <w:sz w:val="14"/>
                <w:szCs w:val="14"/>
              </w:rPr>
            </w:pPr>
          </w:p>
          <w:p w14:paraId="51C71F53" w14:textId="77777777" w:rsidR="00AD6DB4" w:rsidRDefault="00AD6DB4" w:rsidP="00166AF3">
            <w:pPr>
              <w:pStyle w:val="TableBody"/>
              <w:keepNext/>
            </w:pPr>
            <w:r w:rsidRPr="001B67F2">
              <w:rPr>
                <w:b/>
              </w:rPr>
              <w:t>&lt;enc_algo&gt;</w:t>
            </w:r>
            <w:r>
              <w:rPr>
                <w:b/>
              </w:rPr>
              <w:tab/>
            </w:r>
            <w:r>
              <w:rPr>
                <w:b/>
              </w:rPr>
              <w:tab/>
            </w:r>
            <w:r>
              <w:t>Encryption algorithm selection</w:t>
            </w:r>
          </w:p>
          <w:p w14:paraId="5F099947" w14:textId="77777777" w:rsidR="00AD6DB4" w:rsidRDefault="00AD6DB4" w:rsidP="00166AF3">
            <w:pPr>
              <w:pStyle w:val="TableBody"/>
              <w:keepNext/>
            </w:pPr>
            <w:r>
              <w:t>4</w:t>
            </w:r>
            <w:r>
              <w:tab/>
              <w:t>RC4</w:t>
            </w:r>
          </w:p>
          <w:p w14:paraId="0E4A28BD" w14:textId="77777777" w:rsidR="00AD6DB4" w:rsidRPr="001B67F2" w:rsidRDefault="00AD6DB4" w:rsidP="00166AF3">
            <w:pPr>
              <w:pStyle w:val="TableBody"/>
              <w:keepNext/>
              <w:rPr>
                <w:b/>
              </w:rPr>
            </w:pPr>
            <w:r>
              <w:t>64</w:t>
            </w:r>
            <w:r>
              <w:tab/>
              <w:t>AES 128</w:t>
            </w:r>
          </w:p>
          <w:p w14:paraId="4E099C5F" w14:textId="77777777" w:rsidR="00AD6DB4" w:rsidRDefault="00AD6DB4" w:rsidP="00166AF3">
            <w:pPr>
              <w:pStyle w:val="TableBody"/>
              <w:keepNext/>
            </w:pPr>
            <w:r>
              <w:t>128</w:t>
            </w:r>
            <w:r>
              <w:tab/>
              <w:t>AES 256</w:t>
            </w:r>
          </w:p>
          <w:p w14:paraId="61C0CDD0" w14:textId="77777777" w:rsidR="00AD6DB4" w:rsidRPr="00C41274" w:rsidRDefault="00AD6DB4" w:rsidP="00166AF3">
            <w:pPr>
              <w:pStyle w:val="TableBody"/>
              <w:keepNext/>
            </w:pPr>
            <w:r>
              <w:t>8192</w:t>
            </w:r>
            <w:r>
              <w:tab/>
              <w:t>AES128GCM</w:t>
            </w:r>
          </w:p>
          <w:p w14:paraId="3CA49495" w14:textId="77777777" w:rsidR="00AD6DB4" w:rsidRPr="006928C8" w:rsidRDefault="00AD6DB4" w:rsidP="00166AF3">
            <w:pPr>
              <w:pStyle w:val="TableBody"/>
              <w:rPr>
                <w:b/>
                <w:sz w:val="14"/>
                <w:szCs w:val="14"/>
              </w:rPr>
            </w:pPr>
          </w:p>
          <w:p w14:paraId="10E4E0D0" w14:textId="77777777" w:rsidR="00AD6DB4" w:rsidRDefault="00AD6DB4" w:rsidP="00166AF3">
            <w:pPr>
              <w:pStyle w:val="TableBody"/>
            </w:pPr>
            <w:r w:rsidRPr="0013223B">
              <w:rPr>
                <w:b/>
              </w:rPr>
              <w:t>&lt;mac_algo&gt;</w:t>
            </w:r>
            <w:r>
              <w:rPr>
                <w:b/>
              </w:rPr>
              <w:tab/>
            </w:r>
            <w:r>
              <w:rPr>
                <w:b/>
              </w:rPr>
              <w:tab/>
            </w:r>
            <w:r>
              <w:t>Message authentication code algorithm selection</w:t>
            </w:r>
          </w:p>
          <w:p w14:paraId="37914662" w14:textId="77777777" w:rsidR="00AD6DB4" w:rsidRDefault="00AD6DB4" w:rsidP="00166AF3">
            <w:pPr>
              <w:pStyle w:val="TableBody"/>
            </w:pPr>
            <w:r>
              <w:t>1</w:t>
            </w:r>
            <w:r>
              <w:tab/>
              <w:t>MD5</w:t>
            </w:r>
          </w:p>
          <w:p w14:paraId="5B45E7A1" w14:textId="77777777" w:rsidR="00AD6DB4" w:rsidRDefault="00AD6DB4" w:rsidP="00166AF3">
            <w:pPr>
              <w:pStyle w:val="TableBody"/>
            </w:pPr>
            <w:r>
              <w:t>2</w:t>
            </w:r>
            <w:r>
              <w:tab/>
              <w:t>SHA1</w:t>
            </w:r>
          </w:p>
          <w:p w14:paraId="23D3F703" w14:textId="77777777" w:rsidR="00AD6DB4" w:rsidRDefault="00AD6DB4" w:rsidP="00166AF3">
            <w:pPr>
              <w:pStyle w:val="TableBody"/>
            </w:pPr>
            <w:r>
              <w:t>64</w:t>
            </w:r>
            <w:r>
              <w:tab/>
              <w:t>AEAD</w:t>
            </w:r>
          </w:p>
          <w:p w14:paraId="15B7FAAB" w14:textId="77777777" w:rsidR="00AD6DB4" w:rsidRPr="006928C8" w:rsidRDefault="00AD6DB4" w:rsidP="00166AF3">
            <w:pPr>
              <w:pStyle w:val="TableBody"/>
              <w:rPr>
                <w:sz w:val="14"/>
                <w:szCs w:val="14"/>
              </w:rPr>
            </w:pPr>
          </w:p>
          <w:p w14:paraId="4E183E06" w14:textId="77777777" w:rsidR="00AD6DB4" w:rsidRPr="00F22490" w:rsidRDefault="00AD6DB4" w:rsidP="00166AF3">
            <w:pPr>
              <w:pStyle w:val="TableBody"/>
              <w:rPr>
                <w:lang w:val="fr-FR"/>
                <w:rPrChange w:id="19393" w:author="Alban Roche" w:date="2017-08-02T14:53:00Z">
                  <w:rPr/>
                </w:rPrChange>
              </w:rPr>
            </w:pPr>
            <w:r w:rsidRPr="00F22490">
              <w:rPr>
                <w:b/>
                <w:lang w:val="fr-FR"/>
                <w:rPrChange w:id="19394" w:author="Alban Roche" w:date="2017-08-02T14:53:00Z">
                  <w:rPr>
                    <w:b/>
                  </w:rPr>
                </w:rPrChange>
              </w:rPr>
              <w:t>&lt;tls_ver&gt;</w:t>
            </w:r>
            <w:r w:rsidRPr="00F22490">
              <w:rPr>
                <w:b/>
                <w:lang w:val="fr-FR"/>
                <w:rPrChange w:id="19395" w:author="Alban Roche" w:date="2017-08-02T14:53:00Z">
                  <w:rPr>
                    <w:b/>
                  </w:rPr>
                </w:rPrChange>
              </w:rPr>
              <w:tab/>
            </w:r>
            <w:r w:rsidRPr="00F22490">
              <w:rPr>
                <w:b/>
                <w:lang w:val="fr-FR"/>
                <w:rPrChange w:id="19396" w:author="Alban Roche" w:date="2017-08-02T14:53:00Z">
                  <w:rPr>
                    <w:b/>
                  </w:rPr>
                </w:rPrChange>
              </w:rPr>
              <w:tab/>
            </w:r>
            <w:r w:rsidRPr="00F22490">
              <w:rPr>
                <w:lang w:val="fr-FR"/>
                <w:rPrChange w:id="19397" w:author="Alban Roche" w:date="2017-08-02T14:53:00Z">
                  <w:rPr/>
                </w:rPrChange>
              </w:rPr>
              <w:t>Cipher suite version selection.</w:t>
            </w:r>
          </w:p>
          <w:p w14:paraId="13104619" w14:textId="77777777" w:rsidR="00AD6DB4" w:rsidRDefault="00AD6DB4" w:rsidP="00166AF3">
            <w:pPr>
              <w:pStyle w:val="TableBody"/>
            </w:pPr>
            <w:r>
              <w:t>1</w:t>
            </w:r>
            <w:r>
              <w:tab/>
              <w:t>TLS 1.0</w:t>
            </w:r>
          </w:p>
          <w:p w14:paraId="725DDF5B" w14:textId="77777777" w:rsidR="00AD6DB4" w:rsidRDefault="00AD6DB4" w:rsidP="00166AF3">
            <w:pPr>
              <w:pStyle w:val="TableBody"/>
            </w:pPr>
            <w:r>
              <w:t>4</w:t>
            </w:r>
            <w:r>
              <w:tab/>
              <w:t>TLS 1.2</w:t>
            </w:r>
          </w:p>
          <w:p w14:paraId="164EA1B1" w14:textId="77777777" w:rsidR="00AD6DB4" w:rsidRPr="006928C8" w:rsidRDefault="00AD6DB4" w:rsidP="00166AF3">
            <w:pPr>
              <w:pStyle w:val="TableBody"/>
              <w:rPr>
                <w:b/>
                <w:sz w:val="14"/>
                <w:szCs w:val="14"/>
              </w:rPr>
            </w:pPr>
          </w:p>
          <w:p w14:paraId="619DD20C" w14:textId="77777777" w:rsidR="00AD6DB4" w:rsidRDefault="00AD6DB4" w:rsidP="00166AF3">
            <w:pPr>
              <w:pStyle w:val="TableBody"/>
            </w:pPr>
            <w:r>
              <w:rPr>
                <w:b/>
              </w:rPr>
              <w:t>&lt;auth</w:t>
            </w:r>
            <w:r w:rsidRPr="0021294C">
              <w:rPr>
                <w:b/>
              </w:rPr>
              <w:t>&gt;</w:t>
            </w:r>
            <w:r>
              <w:rPr>
                <w:b/>
              </w:rPr>
              <w:tab/>
            </w:r>
            <w:r>
              <w:rPr>
                <w:b/>
              </w:rPr>
              <w:tab/>
            </w:r>
            <w:r>
              <w:t xml:space="preserve">Authentication </w:t>
            </w:r>
          </w:p>
          <w:p w14:paraId="7E9012E3" w14:textId="77777777" w:rsidR="00AD6DB4" w:rsidRDefault="00AD6DB4" w:rsidP="00166AF3">
            <w:pPr>
              <w:pStyle w:val="TableBody"/>
            </w:pPr>
            <w:r>
              <w:t>0</w:t>
            </w:r>
            <w:r>
              <w:tab/>
              <w:t>No authentication</w:t>
            </w:r>
          </w:p>
          <w:p w14:paraId="78318A51" w14:textId="77777777" w:rsidR="00AD6DB4" w:rsidRDefault="00AD6DB4" w:rsidP="00166AF3">
            <w:pPr>
              <w:pStyle w:val="TableBody"/>
            </w:pPr>
            <w:r>
              <w:t>1</w:t>
            </w:r>
            <w:r>
              <w:tab/>
              <w:t>Authenticate server</w:t>
            </w:r>
          </w:p>
          <w:p w14:paraId="1F944F5F" w14:textId="77777777" w:rsidR="00AD6DB4" w:rsidRDefault="00AD6DB4" w:rsidP="00166AF3">
            <w:pPr>
              <w:pStyle w:val="TableBody"/>
            </w:pPr>
            <w:r>
              <w:t>2</w:t>
            </w:r>
            <w:r>
              <w:tab/>
              <w:t>Provide client certificate to server</w:t>
            </w:r>
          </w:p>
          <w:p w14:paraId="17B5B26D" w14:textId="77777777" w:rsidR="00AD6DB4" w:rsidRPr="00C41274" w:rsidRDefault="00AD6DB4" w:rsidP="00166AF3">
            <w:pPr>
              <w:pStyle w:val="TableBody"/>
              <w:rPr>
                <w:u w:val="single"/>
              </w:rPr>
            </w:pPr>
            <w:r>
              <w:t>3</w:t>
            </w:r>
            <w:r>
              <w:tab/>
              <w:t>Authenticate server and provide client certificate to server</w:t>
            </w:r>
          </w:p>
        </w:tc>
      </w:tr>
      <w:tr w:rsidR="00AD6DB4" w:rsidRPr="00671C8B" w14:paraId="7B757BF3" w14:textId="77777777" w:rsidTr="00166AF3">
        <w:tc>
          <w:tcPr>
            <w:tcW w:w="1728" w:type="dxa"/>
          </w:tcPr>
          <w:p w14:paraId="553283FE" w14:textId="77777777" w:rsidR="00AD6DB4" w:rsidRPr="00C41274" w:rsidRDefault="00AD6DB4" w:rsidP="00166AF3">
            <w:pPr>
              <w:pStyle w:val="TableBody"/>
              <w:keepNext/>
              <w:rPr>
                <w:u w:val="single"/>
              </w:rPr>
            </w:pPr>
            <w:r w:rsidRPr="00C41274">
              <w:rPr>
                <w:u w:val="single"/>
              </w:rPr>
              <w:t>Reference</w:t>
            </w:r>
          </w:p>
          <w:p w14:paraId="0DFE9C51" w14:textId="77777777" w:rsidR="00AD6DB4" w:rsidRPr="00C41274" w:rsidRDefault="00AD6DB4" w:rsidP="00166AF3">
            <w:pPr>
              <w:pStyle w:val="TableBody"/>
              <w:keepNext/>
              <w:rPr>
                <w:i/>
              </w:rPr>
            </w:pPr>
            <w:r w:rsidRPr="00C41274">
              <w:t>Sierra Wireless Proprietary</w:t>
            </w:r>
          </w:p>
        </w:tc>
        <w:tc>
          <w:tcPr>
            <w:tcW w:w="7560" w:type="dxa"/>
          </w:tcPr>
          <w:p w14:paraId="7BBF7842" w14:textId="77777777" w:rsidR="00AD6DB4" w:rsidRPr="00C41274" w:rsidRDefault="00AD6DB4" w:rsidP="00166AF3">
            <w:pPr>
              <w:pStyle w:val="TableBody"/>
              <w:rPr>
                <w:u w:val="single"/>
              </w:rPr>
            </w:pPr>
          </w:p>
        </w:tc>
      </w:tr>
    </w:tbl>
    <w:p w14:paraId="652122C5" w14:textId="77777777" w:rsidR="00AD6DB4" w:rsidRDefault="00AD6DB4" w:rsidP="0059466D">
      <w:pPr>
        <w:pStyle w:val="Heading3"/>
        <w:numPr>
          <w:ilvl w:val="2"/>
          <w:numId w:val="11"/>
        </w:numPr>
        <w:ind w:left="1260" w:hanging="1260"/>
      </w:pPr>
      <w:bookmarkStart w:id="19398" w:name="_Toc486251750"/>
      <w:bookmarkStart w:id="19399" w:name="_Toc489460878"/>
      <w:r w:rsidRPr="00671C8B">
        <w:t>+</w:t>
      </w:r>
      <w:r>
        <w:t>KSSLCFG</w:t>
      </w:r>
      <w:r w:rsidRPr="00671C8B">
        <w:t xml:space="preserve"> Command: </w:t>
      </w:r>
      <w:r>
        <w:t>SSL Configuration</w:t>
      </w:r>
      <w:bookmarkEnd w:id="19398"/>
      <w:bookmarkEnd w:id="19399"/>
    </w:p>
    <w:p w14:paraId="433FC565" w14:textId="00CCAFAF" w:rsidR="00AD6DB4" w:rsidRPr="00344B0D" w:rsidRDefault="00AD6DB4" w:rsidP="00AD6DB4">
      <w:pPr>
        <w:pStyle w:val="Note"/>
        <w:keepNext/>
      </w:pPr>
    </w:p>
    <w:tbl>
      <w:tblPr>
        <w:tblStyle w:val="TableSWIleft"/>
        <w:tblW w:w="9288" w:type="dxa"/>
        <w:tblLayout w:type="fixed"/>
        <w:tblLook w:val="04A0" w:firstRow="1" w:lastRow="0" w:firstColumn="1" w:lastColumn="0" w:noHBand="0" w:noVBand="1"/>
      </w:tblPr>
      <w:tblGrid>
        <w:gridCol w:w="1728"/>
        <w:gridCol w:w="7560"/>
      </w:tblGrid>
      <w:tr w:rsidR="00AD6DB4" w:rsidRPr="00671C8B" w14:paraId="77591608"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008487C4" w14:textId="72AA2550" w:rsidR="00AD6DB4" w:rsidRPr="00671C8B" w:rsidRDefault="002103F8">
            <w:pPr>
              <w:pStyle w:val="TableRowHead"/>
              <w:spacing w:before="144" w:after="144"/>
            </w:pPr>
            <w:r>
              <w:t>HL7800</w:t>
            </w:r>
          </w:p>
        </w:tc>
      </w:tr>
      <w:tr w:rsidR="00AD6DB4" w:rsidRPr="00671C8B" w14:paraId="7F5DF60C" w14:textId="77777777" w:rsidTr="00166AF3">
        <w:tc>
          <w:tcPr>
            <w:tcW w:w="1728" w:type="dxa"/>
          </w:tcPr>
          <w:p w14:paraId="2FAF3B14" w14:textId="77777777" w:rsidR="00AD6DB4" w:rsidRPr="00C41274" w:rsidRDefault="00AD6DB4" w:rsidP="00166AF3">
            <w:pPr>
              <w:pStyle w:val="TableBody"/>
              <w:rPr>
                <w:i/>
              </w:rPr>
            </w:pPr>
            <w:r w:rsidRPr="00C41274">
              <w:rPr>
                <w:i/>
              </w:rPr>
              <w:t>Test command</w:t>
            </w:r>
          </w:p>
          <w:p w14:paraId="707A2B2E" w14:textId="77777777" w:rsidR="00AD6DB4" w:rsidRPr="00C41274" w:rsidRDefault="00AD6DB4" w:rsidP="00166AF3">
            <w:pPr>
              <w:pStyle w:val="TableBody"/>
            </w:pPr>
          </w:p>
          <w:p w14:paraId="19D77767" w14:textId="77777777" w:rsidR="00AD6DB4" w:rsidRPr="00C41274" w:rsidRDefault="00AD6DB4" w:rsidP="00166AF3">
            <w:pPr>
              <w:pStyle w:val="TableBody"/>
              <w:rPr>
                <w:u w:val="single"/>
              </w:rPr>
            </w:pPr>
            <w:r w:rsidRPr="00C41274">
              <w:rPr>
                <w:u w:val="single"/>
              </w:rPr>
              <w:t>Syntax</w:t>
            </w:r>
          </w:p>
          <w:p w14:paraId="7A0C6F46" w14:textId="77777777" w:rsidR="00AD6DB4" w:rsidRPr="00671C8B" w:rsidRDefault="00AD6DB4" w:rsidP="00166AF3">
            <w:pPr>
              <w:pStyle w:val="TableBody"/>
              <w:rPr>
                <w:b/>
              </w:rPr>
            </w:pPr>
            <w:r w:rsidRPr="00C41274">
              <w:rPr>
                <w:b/>
              </w:rPr>
              <w:t>AT+</w:t>
            </w:r>
            <w:r>
              <w:rPr>
                <w:b/>
              </w:rPr>
              <w:t>KSSLCFG</w:t>
            </w:r>
            <w:r w:rsidRPr="00C41274">
              <w:rPr>
                <w:b/>
              </w:rPr>
              <w:t>=?</w:t>
            </w:r>
          </w:p>
        </w:tc>
        <w:tc>
          <w:tcPr>
            <w:tcW w:w="7560" w:type="dxa"/>
          </w:tcPr>
          <w:p w14:paraId="4A15CDDC" w14:textId="77777777" w:rsidR="00AD6DB4" w:rsidRPr="00C41274" w:rsidRDefault="00AD6DB4" w:rsidP="00166AF3">
            <w:pPr>
              <w:pStyle w:val="TableBody"/>
              <w:rPr>
                <w:u w:val="single"/>
              </w:rPr>
            </w:pPr>
          </w:p>
          <w:p w14:paraId="41874D75" w14:textId="77777777" w:rsidR="00AD6DB4" w:rsidRPr="00C41274" w:rsidRDefault="00AD6DB4" w:rsidP="00166AF3">
            <w:pPr>
              <w:pStyle w:val="TableBody"/>
              <w:rPr>
                <w:u w:val="single"/>
              </w:rPr>
            </w:pPr>
          </w:p>
          <w:p w14:paraId="7EB367DA" w14:textId="77777777" w:rsidR="00AD6DB4" w:rsidRPr="00C41274" w:rsidRDefault="00AD6DB4" w:rsidP="00166AF3">
            <w:pPr>
              <w:pStyle w:val="TableBody"/>
              <w:rPr>
                <w:u w:val="single"/>
              </w:rPr>
            </w:pPr>
            <w:r w:rsidRPr="00C41274">
              <w:rPr>
                <w:u w:val="single"/>
              </w:rPr>
              <w:t>Response</w:t>
            </w:r>
          </w:p>
          <w:p w14:paraId="43A41B0B" w14:textId="77777777" w:rsidR="00AD6DB4" w:rsidRDefault="00AD6DB4" w:rsidP="00166AF3">
            <w:pPr>
              <w:pStyle w:val="TableBody"/>
              <w:rPr>
                <w:b/>
              </w:rPr>
            </w:pPr>
            <w:r w:rsidRPr="0097565E">
              <w:rPr>
                <w:b/>
              </w:rPr>
              <w:t>+</w:t>
            </w:r>
            <w:r>
              <w:rPr>
                <w:b/>
              </w:rPr>
              <w:t>KSSLCFG:&lt;option id&gt;,&lt;option&gt;</w:t>
            </w:r>
          </w:p>
          <w:p w14:paraId="09AE50C9" w14:textId="77777777" w:rsidR="00AD6DB4" w:rsidRPr="00671C8B" w:rsidRDefault="00AD6DB4" w:rsidP="00166AF3">
            <w:pPr>
              <w:pStyle w:val="TableBody"/>
              <w:rPr>
                <w:u w:val="single"/>
              </w:rPr>
            </w:pPr>
            <w:r w:rsidRPr="00C41274">
              <w:rPr>
                <w:b/>
              </w:rPr>
              <w:t>OK</w:t>
            </w:r>
          </w:p>
        </w:tc>
      </w:tr>
      <w:tr w:rsidR="00AD6DB4" w:rsidRPr="00671C8B" w14:paraId="69C300FD" w14:textId="77777777" w:rsidTr="00166AF3">
        <w:tc>
          <w:tcPr>
            <w:tcW w:w="1728" w:type="dxa"/>
          </w:tcPr>
          <w:p w14:paraId="52B5320E" w14:textId="77777777" w:rsidR="00AD6DB4" w:rsidRPr="00C41274" w:rsidRDefault="00AD6DB4" w:rsidP="00166AF3">
            <w:pPr>
              <w:pStyle w:val="TableBody"/>
              <w:rPr>
                <w:i/>
              </w:rPr>
            </w:pPr>
            <w:r w:rsidRPr="00C41274">
              <w:rPr>
                <w:i/>
              </w:rPr>
              <w:t>Read command</w:t>
            </w:r>
          </w:p>
          <w:p w14:paraId="0C4E1B21" w14:textId="77777777" w:rsidR="00AD6DB4" w:rsidRPr="00C41274" w:rsidRDefault="00AD6DB4" w:rsidP="00166AF3">
            <w:pPr>
              <w:pStyle w:val="TableBody"/>
            </w:pPr>
          </w:p>
          <w:p w14:paraId="2B7384E0" w14:textId="77777777" w:rsidR="00AD6DB4" w:rsidRPr="00C41274" w:rsidRDefault="00AD6DB4" w:rsidP="00166AF3">
            <w:pPr>
              <w:pStyle w:val="TableBody"/>
              <w:rPr>
                <w:u w:val="single"/>
              </w:rPr>
            </w:pPr>
            <w:r w:rsidRPr="00C41274">
              <w:rPr>
                <w:u w:val="single"/>
              </w:rPr>
              <w:t>Syntax</w:t>
            </w:r>
          </w:p>
          <w:p w14:paraId="09BD4E95" w14:textId="77777777" w:rsidR="00AD6DB4" w:rsidRPr="00C41274" w:rsidRDefault="00AD6DB4" w:rsidP="00166AF3">
            <w:pPr>
              <w:pStyle w:val="TableBody"/>
              <w:rPr>
                <w:i/>
              </w:rPr>
            </w:pPr>
            <w:r w:rsidRPr="00C41274">
              <w:rPr>
                <w:b/>
              </w:rPr>
              <w:t>AT+</w:t>
            </w:r>
            <w:r>
              <w:rPr>
                <w:b/>
              </w:rPr>
              <w:t>KSSLCFG</w:t>
            </w:r>
            <w:r w:rsidRPr="00C41274">
              <w:rPr>
                <w:b/>
              </w:rPr>
              <w:t>?</w:t>
            </w:r>
          </w:p>
        </w:tc>
        <w:tc>
          <w:tcPr>
            <w:tcW w:w="7560" w:type="dxa"/>
          </w:tcPr>
          <w:p w14:paraId="3E7C6F5D" w14:textId="77777777" w:rsidR="00AD6DB4" w:rsidRPr="00C41274" w:rsidRDefault="00AD6DB4" w:rsidP="00166AF3">
            <w:pPr>
              <w:pStyle w:val="TableBody"/>
              <w:rPr>
                <w:u w:val="single"/>
              </w:rPr>
            </w:pPr>
          </w:p>
          <w:p w14:paraId="46C91655" w14:textId="77777777" w:rsidR="00AD6DB4" w:rsidRPr="00C41274" w:rsidRDefault="00AD6DB4" w:rsidP="00166AF3">
            <w:pPr>
              <w:pStyle w:val="TableBody"/>
              <w:rPr>
                <w:u w:val="single"/>
              </w:rPr>
            </w:pPr>
          </w:p>
          <w:p w14:paraId="2B6A82A9" w14:textId="77777777" w:rsidR="00AD6DB4" w:rsidRPr="00F22490" w:rsidRDefault="00AD6DB4" w:rsidP="00166AF3">
            <w:pPr>
              <w:pStyle w:val="TableBody"/>
              <w:rPr>
                <w:u w:val="single"/>
                <w:lang w:val="fr-FR"/>
                <w:rPrChange w:id="19400" w:author="Alban Roche" w:date="2017-08-02T14:53:00Z">
                  <w:rPr>
                    <w:u w:val="single"/>
                  </w:rPr>
                </w:rPrChange>
              </w:rPr>
            </w:pPr>
            <w:r w:rsidRPr="00F22490">
              <w:rPr>
                <w:u w:val="single"/>
                <w:lang w:val="fr-FR"/>
                <w:rPrChange w:id="19401" w:author="Alban Roche" w:date="2017-08-02T14:53:00Z">
                  <w:rPr>
                    <w:u w:val="single"/>
                  </w:rPr>
                </w:rPrChange>
              </w:rPr>
              <w:t>Response</w:t>
            </w:r>
          </w:p>
          <w:p w14:paraId="302367AF" w14:textId="77777777" w:rsidR="00AD6DB4" w:rsidRPr="00F22490" w:rsidRDefault="00AD6DB4" w:rsidP="00166AF3">
            <w:pPr>
              <w:pStyle w:val="TableBody"/>
              <w:rPr>
                <w:b/>
                <w:lang w:val="fr-FR"/>
                <w:rPrChange w:id="19402" w:author="Alban Roche" w:date="2017-08-02T14:53:00Z">
                  <w:rPr>
                    <w:b/>
                  </w:rPr>
                </w:rPrChange>
              </w:rPr>
            </w:pPr>
            <w:r w:rsidRPr="00F22490">
              <w:rPr>
                <w:b/>
                <w:lang w:val="fr-FR"/>
                <w:rPrChange w:id="19403" w:author="Alban Roche" w:date="2017-08-02T14:53:00Z">
                  <w:rPr>
                    <w:b/>
                  </w:rPr>
                </w:rPrChange>
              </w:rPr>
              <w:t>+KSSLCFG:0,&lt;TLS Version&gt;</w:t>
            </w:r>
          </w:p>
          <w:p w14:paraId="594D79B1" w14:textId="77777777" w:rsidR="00AD6DB4" w:rsidRPr="00F22490" w:rsidRDefault="00AD6DB4" w:rsidP="00166AF3">
            <w:pPr>
              <w:pStyle w:val="TableBody"/>
              <w:rPr>
                <w:b/>
                <w:lang w:val="fr-FR" w:eastAsia="zh-CN"/>
                <w:rPrChange w:id="19404" w:author="Alban Roche" w:date="2017-08-02T14:53:00Z">
                  <w:rPr>
                    <w:b/>
                    <w:lang w:eastAsia="zh-CN"/>
                  </w:rPr>
                </w:rPrChange>
              </w:rPr>
            </w:pPr>
            <w:r w:rsidRPr="00F22490">
              <w:rPr>
                <w:b/>
                <w:lang w:val="fr-FR"/>
                <w:rPrChange w:id="19405" w:author="Alban Roche" w:date="2017-08-02T14:53:00Z">
                  <w:rPr>
                    <w:b/>
                  </w:rPr>
                </w:rPrChange>
              </w:rPr>
              <w:t>+KSSLCFG:2,&lt;Session Mode&gt;</w:t>
            </w:r>
          </w:p>
          <w:p w14:paraId="0C426255" w14:textId="77777777" w:rsidR="00AD6DB4" w:rsidRPr="00C41274" w:rsidRDefault="00AD6DB4" w:rsidP="00166AF3">
            <w:pPr>
              <w:pStyle w:val="TableBody"/>
              <w:rPr>
                <w:u w:val="single"/>
              </w:rPr>
            </w:pPr>
            <w:r>
              <w:rPr>
                <w:b/>
                <w:lang w:eastAsia="zh-CN"/>
              </w:rPr>
              <w:t>OK</w:t>
            </w:r>
          </w:p>
        </w:tc>
      </w:tr>
      <w:tr w:rsidR="00AD6DB4" w:rsidRPr="00671C8B" w14:paraId="409FB1BF" w14:textId="77777777" w:rsidTr="00166AF3">
        <w:trPr>
          <w:cantSplit w:val="0"/>
        </w:trPr>
        <w:tc>
          <w:tcPr>
            <w:tcW w:w="1728" w:type="dxa"/>
          </w:tcPr>
          <w:p w14:paraId="7909C6E5" w14:textId="77777777" w:rsidR="00AD6DB4" w:rsidRPr="00C41274" w:rsidRDefault="00AD6DB4" w:rsidP="00166AF3">
            <w:pPr>
              <w:pStyle w:val="TableBody"/>
              <w:rPr>
                <w:i/>
              </w:rPr>
            </w:pPr>
            <w:r w:rsidRPr="00C41274">
              <w:rPr>
                <w:i/>
              </w:rPr>
              <w:t>Write command</w:t>
            </w:r>
          </w:p>
          <w:p w14:paraId="072028FE" w14:textId="77777777" w:rsidR="00AD6DB4" w:rsidRPr="00C41274" w:rsidRDefault="00AD6DB4" w:rsidP="00166AF3">
            <w:pPr>
              <w:pStyle w:val="TableBody"/>
              <w:keepNext/>
            </w:pPr>
          </w:p>
          <w:p w14:paraId="77D15E07" w14:textId="77777777" w:rsidR="00AD6DB4" w:rsidRDefault="00AD6DB4" w:rsidP="00166AF3">
            <w:pPr>
              <w:pStyle w:val="TableBody"/>
              <w:keepNext/>
              <w:rPr>
                <w:u w:val="single"/>
              </w:rPr>
            </w:pPr>
            <w:r w:rsidRPr="00C41274">
              <w:rPr>
                <w:u w:val="single"/>
              </w:rPr>
              <w:t>Syntax</w:t>
            </w:r>
          </w:p>
          <w:p w14:paraId="361136DE" w14:textId="77777777" w:rsidR="00AD6DB4" w:rsidRPr="00C41274" w:rsidRDefault="00AD6DB4" w:rsidP="00166AF3">
            <w:pPr>
              <w:pStyle w:val="TableBody"/>
              <w:rPr>
                <w:i/>
              </w:rPr>
            </w:pPr>
            <w:r w:rsidRPr="00C41274">
              <w:rPr>
                <w:b/>
              </w:rPr>
              <w:t>AT+</w:t>
            </w:r>
            <w:r>
              <w:rPr>
                <w:b/>
              </w:rPr>
              <w:t>KSSLCFG</w:t>
            </w:r>
            <w:r>
              <w:rPr>
                <w:b/>
              </w:rPr>
              <w:br/>
            </w:r>
            <w:r w:rsidRPr="00C41274">
              <w:rPr>
                <w:b/>
              </w:rPr>
              <w:t>=</w:t>
            </w:r>
            <w:r>
              <w:rPr>
                <w:b/>
              </w:rPr>
              <w:t>&lt;option id&gt;,</w:t>
            </w:r>
            <w:r>
              <w:rPr>
                <w:b/>
              </w:rPr>
              <w:br/>
              <w:t>&lt;option&gt;</w:t>
            </w:r>
          </w:p>
        </w:tc>
        <w:tc>
          <w:tcPr>
            <w:tcW w:w="7560" w:type="dxa"/>
          </w:tcPr>
          <w:p w14:paraId="4D72B418" w14:textId="77777777" w:rsidR="00AD6DB4" w:rsidRDefault="00AD6DB4" w:rsidP="00166AF3">
            <w:pPr>
              <w:pStyle w:val="TableBody"/>
              <w:rPr>
                <w:u w:val="single"/>
              </w:rPr>
            </w:pPr>
          </w:p>
          <w:p w14:paraId="4473E791" w14:textId="77777777" w:rsidR="00AD6DB4" w:rsidRPr="00C41274" w:rsidRDefault="00AD6DB4" w:rsidP="00166AF3">
            <w:pPr>
              <w:pStyle w:val="TableBody"/>
              <w:rPr>
                <w:u w:val="single"/>
              </w:rPr>
            </w:pPr>
          </w:p>
          <w:p w14:paraId="2D878044" w14:textId="77777777" w:rsidR="00AD6DB4" w:rsidRPr="00C41274" w:rsidRDefault="00AD6DB4" w:rsidP="00166AF3">
            <w:pPr>
              <w:pStyle w:val="TableBody"/>
              <w:rPr>
                <w:u w:val="single"/>
              </w:rPr>
            </w:pPr>
            <w:r w:rsidRPr="00C41274">
              <w:rPr>
                <w:u w:val="single"/>
              </w:rPr>
              <w:t>Response</w:t>
            </w:r>
          </w:p>
          <w:p w14:paraId="42507B55" w14:textId="77777777" w:rsidR="00AD6DB4" w:rsidRPr="00C15AFD" w:rsidRDefault="00AD6DB4" w:rsidP="00166AF3">
            <w:pPr>
              <w:pStyle w:val="TableBody"/>
            </w:pPr>
            <w:r w:rsidRPr="00C15AFD">
              <w:t>If &lt;option_id&gt; = 0</w:t>
            </w:r>
            <w:r>
              <w:t>:</w:t>
            </w:r>
          </w:p>
          <w:p w14:paraId="2498426C" w14:textId="77777777" w:rsidR="00AD6DB4" w:rsidRDefault="00AD6DB4" w:rsidP="00166AF3">
            <w:pPr>
              <w:pStyle w:val="TableBody"/>
              <w:rPr>
                <w:b/>
              </w:rPr>
            </w:pPr>
            <w:r w:rsidRPr="00753265">
              <w:rPr>
                <w:b/>
              </w:rPr>
              <w:t>AT+</w:t>
            </w:r>
            <w:r>
              <w:rPr>
                <w:b/>
              </w:rPr>
              <w:t>KSSLCFG=&lt;option_id&gt;,&lt;TLS Version</w:t>
            </w:r>
            <w:r w:rsidRPr="00753265">
              <w:rPr>
                <w:b/>
              </w:rPr>
              <w:t>&gt;</w:t>
            </w:r>
          </w:p>
          <w:p w14:paraId="0038FB36" w14:textId="77777777" w:rsidR="00AD6DB4" w:rsidRPr="00753265" w:rsidRDefault="00AD6DB4" w:rsidP="00166AF3">
            <w:pPr>
              <w:pStyle w:val="TableBody"/>
              <w:rPr>
                <w:b/>
              </w:rPr>
            </w:pPr>
            <w:r>
              <w:rPr>
                <w:b/>
              </w:rPr>
              <w:t>OK</w:t>
            </w:r>
          </w:p>
          <w:p w14:paraId="2509EF28" w14:textId="77777777" w:rsidR="00AD6DB4" w:rsidRDefault="00AD6DB4" w:rsidP="00166AF3">
            <w:pPr>
              <w:pStyle w:val="TableBody"/>
            </w:pPr>
          </w:p>
          <w:p w14:paraId="09288F47" w14:textId="77777777" w:rsidR="00AD6DB4" w:rsidRPr="00C15AFD" w:rsidRDefault="00AD6DB4" w:rsidP="00166AF3">
            <w:pPr>
              <w:pStyle w:val="TableBody"/>
            </w:pPr>
            <w:r w:rsidRPr="00C15AFD">
              <w:t>If &lt;option_id&gt; = 1</w:t>
            </w:r>
            <w:r>
              <w:t>:</w:t>
            </w:r>
          </w:p>
          <w:p w14:paraId="740D4C10" w14:textId="77777777" w:rsidR="00AD6DB4" w:rsidRDefault="00AD6DB4" w:rsidP="00166AF3">
            <w:pPr>
              <w:pStyle w:val="TableBody"/>
              <w:rPr>
                <w:b/>
              </w:rPr>
            </w:pPr>
            <w:r w:rsidRPr="00753265">
              <w:rPr>
                <w:b/>
              </w:rPr>
              <w:t>AT+</w:t>
            </w:r>
            <w:r>
              <w:rPr>
                <w:b/>
              </w:rPr>
              <w:t>KSSLCFG=&lt;option_id&gt;,&lt;Random Seed</w:t>
            </w:r>
            <w:r w:rsidRPr="00753265">
              <w:rPr>
                <w:b/>
              </w:rPr>
              <w:t>&gt;</w:t>
            </w:r>
          </w:p>
          <w:p w14:paraId="3D2C07A3" w14:textId="77777777" w:rsidR="00AD6DB4" w:rsidRDefault="00AD6DB4" w:rsidP="00166AF3">
            <w:pPr>
              <w:pStyle w:val="TableBody"/>
              <w:rPr>
                <w:b/>
              </w:rPr>
            </w:pPr>
            <w:r>
              <w:rPr>
                <w:b/>
              </w:rPr>
              <w:t>OK</w:t>
            </w:r>
          </w:p>
          <w:p w14:paraId="5D2DBB93" w14:textId="77777777" w:rsidR="00AD6DB4" w:rsidRPr="00753265" w:rsidRDefault="00AD6DB4" w:rsidP="00166AF3">
            <w:pPr>
              <w:pStyle w:val="TableBody"/>
              <w:rPr>
                <w:b/>
              </w:rPr>
            </w:pPr>
          </w:p>
          <w:p w14:paraId="3E81DB8E" w14:textId="77777777" w:rsidR="00AD6DB4" w:rsidRPr="00C15AFD" w:rsidRDefault="00AD6DB4" w:rsidP="00166AF3">
            <w:pPr>
              <w:pStyle w:val="TableBody"/>
            </w:pPr>
            <w:r w:rsidRPr="00C15AFD">
              <w:t>If &lt;option_id&gt; = 2</w:t>
            </w:r>
            <w:r>
              <w:t>:</w:t>
            </w:r>
          </w:p>
          <w:p w14:paraId="16D0B8AB" w14:textId="77777777" w:rsidR="00AD6DB4" w:rsidRPr="00753265" w:rsidRDefault="00AD6DB4" w:rsidP="00166AF3">
            <w:pPr>
              <w:pStyle w:val="TableBody"/>
              <w:rPr>
                <w:b/>
              </w:rPr>
            </w:pPr>
            <w:r w:rsidRPr="00753265">
              <w:rPr>
                <w:b/>
              </w:rPr>
              <w:t>AT+</w:t>
            </w:r>
            <w:r>
              <w:rPr>
                <w:b/>
              </w:rPr>
              <w:t>KSSLCFG=&lt;option_id&gt;,&lt;Session Mode</w:t>
            </w:r>
            <w:r w:rsidRPr="00753265">
              <w:rPr>
                <w:b/>
              </w:rPr>
              <w:t>&gt;</w:t>
            </w:r>
          </w:p>
          <w:p w14:paraId="6049490B" w14:textId="77777777" w:rsidR="00AD6DB4" w:rsidRPr="00C41274" w:rsidRDefault="00AD6DB4" w:rsidP="00166AF3">
            <w:pPr>
              <w:pStyle w:val="TableBody"/>
              <w:rPr>
                <w:b/>
              </w:rPr>
            </w:pPr>
            <w:r w:rsidRPr="00C41274">
              <w:rPr>
                <w:b/>
              </w:rPr>
              <w:t>OK</w:t>
            </w:r>
          </w:p>
          <w:p w14:paraId="76840B6D" w14:textId="77777777" w:rsidR="00AD6DB4" w:rsidRPr="00C41274" w:rsidRDefault="00AD6DB4" w:rsidP="00166AF3">
            <w:pPr>
              <w:pStyle w:val="TableBody"/>
            </w:pPr>
          </w:p>
          <w:p w14:paraId="42B74C09" w14:textId="77777777" w:rsidR="00AD6DB4" w:rsidRDefault="00AD6DB4" w:rsidP="00166AF3">
            <w:pPr>
              <w:pStyle w:val="TableBody"/>
              <w:keepNext/>
              <w:rPr>
                <w:u w:val="single"/>
              </w:rPr>
            </w:pPr>
            <w:r w:rsidRPr="00C41274">
              <w:rPr>
                <w:u w:val="single"/>
              </w:rPr>
              <w:t>Parameters</w:t>
            </w:r>
          </w:p>
          <w:p w14:paraId="0CECBD6E" w14:textId="77777777" w:rsidR="00AD6DB4" w:rsidRDefault="00AD6DB4" w:rsidP="00166AF3">
            <w:pPr>
              <w:pStyle w:val="TableBody"/>
              <w:keepNext/>
            </w:pPr>
            <w:r>
              <w:rPr>
                <w:b/>
              </w:rPr>
              <w:t>&lt;option id</w:t>
            </w:r>
            <w:r w:rsidRPr="008D0E6D">
              <w:rPr>
                <w:b/>
              </w:rPr>
              <w:t>&gt;</w:t>
            </w:r>
            <w:r>
              <w:rPr>
                <w:b/>
              </w:rPr>
              <w:tab/>
            </w:r>
            <w:r>
              <w:t>0</w:t>
            </w:r>
            <w:r>
              <w:tab/>
              <w:t>Specify a TLS version to be used for hand shake</w:t>
            </w:r>
          </w:p>
          <w:p w14:paraId="712BD55D" w14:textId="77777777" w:rsidR="00AD6DB4" w:rsidRDefault="00AD6DB4" w:rsidP="00166AF3">
            <w:pPr>
              <w:pStyle w:val="TableBody"/>
              <w:keepNext/>
            </w:pPr>
            <w:r>
              <w:tab/>
            </w:r>
            <w:r>
              <w:tab/>
              <w:t>1</w:t>
            </w:r>
            <w:r>
              <w:tab/>
              <w:t>Setup random seed</w:t>
            </w:r>
          </w:p>
          <w:p w14:paraId="39A537AA" w14:textId="77777777" w:rsidR="00AD6DB4" w:rsidRDefault="00AD6DB4" w:rsidP="00166AF3">
            <w:pPr>
              <w:pStyle w:val="TableBody"/>
              <w:keepNext/>
            </w:pPr>
            <w:r>
              <w:tab/>
            </w:r>
            <w:r>
              <w:tab/>
              <w:t>2</w:t>
            </w:r>
            <w:r>
              <w:tab/>
              <w:t>Specify session mode</w:t>
            </w:r>
          </w:p>
          <w:p w14:paraId="1255375F" w14:textId="77777777" w:rsidR="00AD6DB4" w:rsidRDefault="00AD6DB4" w:rsidP="00166AF3">
            <w:pPr>
              <w:pStyle w:val="TableBody"/>
              <w:keepNext/>
              <w:rPr>
                <w:b/>
              </w:rPr>
            </w:pPr>
          </w:p>
          <w:p w14:paraId="6A39FD58" w14:textId="77777777" w:rsidR="00AD6DB4" w:rsidRDefault="00AD6DB4" w:rsidP="00166AF3">
            <w:pPr>
              <w:pStyle w:val="TableBody"/>
              <w:keepNext/>
            </w:pPr>
            <w:r w:rsidRPr="000E083F">
              <w:rPr>
                <w:b/>
              </w:rPr>
              <w:t>&lt;</w:t>
            </w:r>
            <w:r>
              <w:rPr>
                <w:b/>
              </w:rPr>
              <w:t>TLS Version</w:t>
            </w:r>
            <w:r w:rsidRPr="000E083F">
              <w:rPr>
                <w:b/>
              </w:rPr>
              <w:t>&gt;</w:t>
            </w:r>
            <w:r>
              <w:tab/>
              <w:t>0</w:t>
            </w:r>
            <w:r>
              <w:tab/>
              <w:t>Highest possible</w:t>
            </w:r>
          </w:p>
          <w:p w14:paraId="4DB8FDE6" w14:textId="77777777" w:rsidR="00AD6DB4" w:rsidRDefault="00AD6DB4" w:rsidP="00166AF3">
            <w:pPr>
              <w:pStyle w:val="TableBody"/>
              <w:keepNext/>
            </w:pPr>
            <w:r>
              <w:tab/>
            </w:r>
            <w:r>
              <w:tab/>
            </w:r>
            <w:r>
              <w:tab/>
              <w:t>1</w:t>
            </w:r>
            <w:r>
              <w:tab/>
              <w:t>TLS 1.0</w:t>
            </w:r>
          </w:p>
          <w:p w14:paraId="4CF12DBB" w14:textId="77777777" w:rsidR="00AD6DB4" w:rsidRDefault="00AD6DB4" w:rsidP="00166AF3">
            <w:pPr>
              <w:pStyle w:val="TableBody"/>
              <w:keepNext/>
            </w:pPr>
            <w:r>
              <w:tab/>
            </w:r>
            <w:r>
              <w:tab/>
            </w:r>
            <w:r>
              <w:tab/>
              <w:t>3</w:t>
            </w:r>
            <w:r>
              <w:tab/>
              <w:t>TLS 1.2</w:t>
            </w:r>
          </w:p>
          <w:p w14:paraId="5B743C38" w14:textId="77777777" w:rsidR="00AD6DB4" w:rsidRDefault="00AD6DB4" w:rsidP="00166AF3">
            <w:pPr>
              <w:pStyle w:val="TableBody"/>
              <w:keepNext/>
              <w:rPr>
                <w:b/>
              </w:rPr>
            </w:pPr>
          </w:p>
          <w:p w14:paraId="15370FA8" w14:textId="77777777" w:rsidR="00AD6DB4" w:rsidRDefault="00AD6DB4" w:rsidP="00166AF3">
            <w:pPr>
              <w:pStyle w:val="TableBody"/>
              <w:keepNext/>
            </w:pPr>
            <w:r>
              <w:rPr>
                <w:b/>
              </w:rPr>
              <w:t>&lt;Random Seed&gt;</w:t>
            </w:r>
            <w:r>
              <w:rPr>
                <w:b/>
              </w:rPr>
              <w:tab/>
            </w:r>
            <w:r>
              <w:t>String to be added into the entropy of the random number generator</w:t>
            </w:r>
          </w:p>
          <w:p w14:paraId="7C60554D" w14:textId="77777777" w:rsidR="00AD6DB4" w:rsidRDefault="00AD6DB4" w:rsidP="00166AF3">
            <w:pPr>
              <w:pStyle w:val="TableBody"/>
              <w:keepNext/>
            </w:pPr>
          </w:p>
          <w:p w14:paraId="16B570CC" w14:textId="77777777" w:rsidR="00AD6DB4" w:rsidRDefault="00AD6DB4" w:rsidP="00166AF3">
            <w:pPr>
              <w:pStyle w:val="TableBody"/>
              <w:keepNext/>
            </w:pPr>
            <w:r w:rsidRPr="000E083F">
              <w:rPr>
                <w:b/>
              </w:rPr>
              <w:t>&lt;Session Mode&gt;</w:t>
            </w:r>
            <w:r>
              <w:rPr>
                <w:b/>
              </w:rPr>
              <w:tab/>
            </w:r>
            <w:r>
              <w:t>0</w:t>
            </w:r>
            <w:r>
              <w:tab/>
              <w:t>Automatic</w:t>
            </w:r>
          </w:p>
          <w:p w14:paraId="49B50578" w14:textId="77777777" w:rsidR="00AD6DB4" w:rsidRPr="00C15AFD" w:rsidRDefault="00AD6DB4" w:rsidP="00166AF3">
            <w:pPr>
              <w:pStyle w:val="TableBody"/>
              <w:keepNext/>
              <w:rPr>
                <w:b/>
              </w:rPr>
            </w:pPr>
            <w:r>
              <w:tab/>
            </w:r>
            <w:r>
              <w:tab/>
            </w:r>
            <w:r>
              <w:tab/>
              <w:t>1</w:t>
            </w:r>
            <w:r>
              <w:tab/>
              <w:t>Always start a new session (not supported)</w:t>
            </w:r>
          </w:p>
        </w:tc>
      </w:tr>
    </w:tbl>
    <w:p w14:paraId="4972CE78" w14:textId="36FA21FB" w:rsidR="00AD6DB4" w:rsidRPr="00671C8B" w:rsidRDefault="00AD6DB4" w:rsidP="0059466D">
      <w:pPr>
        <w:pStyle w:val="Heading2"/>
        <w:numPr>
          <w:ilvl w:val="1"/>
          <w:numId w:val="11"/>
        </w:numPr>
        <w:ind w:left="1080" w:hanging="1080"/>
      </w:pPr>
      <w:bookmarkStart w:id="19406" w:name="_Toc486251751"/>
      <w:bookmarkStart w:id="19407" w:name="_Toc489460879"/>
      <w:r w:rsidRPr="00671C8B">
        <w:t>TCP Specific Commands</w:t>
      </w:r>
      <w:bookmarkEnd w:id="19359"/>
      <w:bookmarkEnd w:id="19360"/>
      <w:bookmarkEnd w:id="19361"/>
      <w:bookmarkEnd w:id="19362"/>
      <w:bookmarkEnd w:id="19389"/>
      <w:bookmarkEnd w:id="19406"/>
      <w:bookmarkEnd w:id="19407"/>
    </w:p>
    <w:p w14:paraId="5467A284" w14:textId="77777777" w:rsidR="00AD6DB4" w:rsidRPr="00671C8B" w:rsidRDefault="00AD6DB4" w:rsidP="0059466D">
      <w:pPr>
        <w:pStyle w:val="Heading3"/>
        <w:numPr>
          <w:ilvl w:val="2"/>
          <w:numId w:val="11"/>
        </w:numPr>
        <w:ind w:left="1260" w:hanging="1260"/>
      </w:pPr>
      <w:bookmarkStart w:id="19408" w:name="_Toc345081462"/>
      <w:bookmarkStart w:id="19409" w:name="_Toc349753199"/>
      <w:bookmarkStart w:id="19410" w:name="_Toc349754098"/>
      <w:bookmarkStart w:id="19411" w:name="_Ref366746370"/>
      <w:bookmarkStart w:id="19412" w:name="_Ref369093325"/>
      <w:bookmarkStart w:id="19413" w:name="_Toc368586153"/>
      <w:bookmarkStart w:id="19414" w:name="_Toc448912335"/>
      <w:bookmarkStart w:id="19415" w:name="_Ref458763692"/>
      <w:bookmarkStart w:id="19416" w:name="_Ref458763693"/>
      <w:bookmarkStart w:id="19417" w:name="_Toc486251752"/>
      <w:bookmarkStart w:id="19418" w:name="_Toc489460880"/>
      <w:r w:rsidRPr="00671C8B">
        <w:t>+KTCPCFG Command: TCP Connection Configuration</w:t>
      </w:r>
      <w:bookmarkEnd w:id="19408"/>
      <w:bookmarkEnd w:id="19409"/>
      <w:bookmarkEnd w:id="19410"/>
      <w:bookmarkEnd w:id="19411"/>
      <w:bookmarkEnd w:id="19412"/>
      <w:bookmarkEnd w:id="19413"/>
      <w:bookmarkEnd w:id="19414"/>
      <w:bookmarkEnd w:id="19415"/>
      <w:bookmarkEnd w:id="19416"/>
      <w:bookmarkEnd w:id="19417"/>
      <w:bookmarkEnd w:id="19418"/>
    </w:p>
    <w:tbl>
      <w:tblPr>
        <w:tblStyle w:val="TableSWIleft"/>
        <w:tblW w:w="9288" w:type="dxa"/>
        <w:tblLayout w:type="fixed"/>
        <w:tblLook w:val="04A0" w:firstRow="1" w:lastRow="0" w:firstColumn="1" w:lastColumn="0" w:noHBand="0" w:noVBand="1"/>
      </w:tblPr>
      <w:tblGrid>
        <w:gridCol w:w="1728"/>
        <w:gridCol w:w="7560"/>
      </w:tblGrid>
      <w:tr w:rsidR="00AD6DB4" w:rsidRPr="00671C8B" w14:paraId="74E0E109"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26D28263" w14:textId="615BD5FB" w:rsidR="00AD6DB4" w:rsidRPr="00671C8B" w:rsidRDefault="00AD6DB4" w:rsidP="00656947">
            <w:pPr>
              <w:pStyle w:val="TableRowHead"/>
              <w:spacing w:before="144" w:after="144"/>
            </w:pPr>
            <w:del w:id="19419" w:author="Alban Roche" w:date="2017-08-02T14:40:00Z">
              <w:r w:rsidDel="00F22490">
                <w:delText>HL7618, HL7618RD, HL7648, HL7650, HL7688, HL7690 and HL7692</w:delText>
              </w:r>
            </w:del>
            <w:ins w:id="19420" w:author="Alban Roche" w:date="2017-08-02T14:40:00Z">
              <w:r w:rsidR="00F22490">
                <w:t>HL7800</w:t>
              </w:r>
            </w:ins>
          </w:p>
        </w:tc>
      </w:tr>
      <w:tr w:rsidR="00AD6DB4" w:rsidRPr="00671C8B" w14:paraId="58169F54" w14:textId="77777777" w:rsidTr="00166AF3">
        <w:tc>
          <w:tcPr>
            <w:tcW w:w="1728" w:type="dxa"/>
          </w:tcPr>
          <w:p w14:paraId="722604A3" w14:textId="77777777" w:rsidR="00AD6DB4" w:rsidRPr="00671C8B" w:rsidRDefault="00AD6DB4" w:rsidP="00166AF3">
            <w:pPr>
              <w:pStyle w:val="TableBody"/>
              <w:rPr>
                <w:i/>
              </w:rPr>
            </w:pPr>
            <w:r w:rsidRPr="00671C8B">
              <w:rPr>
                <w:i/>
              </w:rPr>
              <w:t>Test command</w:t>
            </w:r>
          </w:p>
          <w:p w14:paraId="378CD07C" w14:textId="77777777" w:rsidR="00AD6DB4" w:rsidRPr="00671C8B" w:rsidRDefault="00AD6DB4" w:rsidP="00166AF3">
            <w:pPr>
              <w:pStyle w:val="TableBody"/>
            </w:pPr>
          </w:p>
          <w:p w14:paraId="3026F4D9" w14:textId="77777777" w:rsidR="00AD6DB4" w:rsidRPr="00671C8B" w:rsidRDefault="00AD6DB4" w:rsidP="00166AF3">
            <w:pPr>
              <w:pStyle w:val="TableBody"/>
              <w:rPr>
                <w:u w:val="single"/>
              </w:rPr>
            </w:pPr>
            <w:r w:rsidRPr="00671C8B">
              <w:rPr>
                <w:u w:val="single"/>
              </w:rPr>
              <w:t>Syntax</w:t>
            </w:r>
          </w:p>
          <w:p w14:paraId="618BED77" w14:textId="77777777" w:rsidR="00AD6DB4" w:rsidRPr="00671C8B" w:rsidRDefault="00AD6DB4" w:rsidP="00166AF3">
            <w:pPr>
              <w:pStyle w:val="TableBody"/>
              <w:rPr>
                <w:b/>
              </w:rPr>
            </w:pPr>
            <w:r w:rsidRPr="00671C8B">
              <w:rPr>
                <w:b/>
              </w:rPr>
              <w:t>AT+KTCPCFG=?</w:t>
            </w:r>
          </w:p>
        </w:tc>
        <w:tc>
          <w:tcPr>
            <w:tcW w:w="7560" w:type="dxa"/>
          </w:tcPr>
          <w:p w14:paraId="5021D6C1" w14:textId="77777777" w:rsidR="00AD6DB4" w:rsidRPr="00671C8B" w:rsidRDefault="00AD6DB4" w:rsidP="00166AF3">
            <w:pPr>
              <w:pStyle w:val="TableBody"/>
              <w:rPr>
                <w:u w:val="single"/>
              </w:rPr>
            </w:pPr>
          </w:p>
          <w:p w14:paraId="3D3892DD" w14:textId="77777777" w:rsidR="00AD6DB4" w:rsidRPr="00671C8B" w:rsidRDefault="00AD6DB4" w:rsidP="00166AF3">
            <w:pPr>
              <w:pStyle w:val="TableBody"/>
              <w:rPr>
                <w:u w:val="single"/>
              </w:rPr>
            </w:pPr>
          </w:p>
          <w:p w14:paraId="3E66FF94" w14:textId="77777777" w:rsidR="00AD6DB4" w:rsidRPr="00671C8B" w:rsidRDefault="00AD6DB4" w:rsidP="00166AF3">
            <w:pPr>
              <w:pStyle w:val="TableBody"/>
              <w:rPr>
                <w:u w:val="single"/>
              </w:rPr>
            </w:pPr>
            <w:r w:rsidRPr="00671C8B">
              <w:rPr>
                <w:u w:val="single"/>
              </w:rPr>
              <w:t>Response</w:t>
            </w:r>
          </w:p>
          <w:p w14:paraId="10679BB2" w14:textId="77777777" w:rsidR="00AD6DB4" w:rsidRPr="00671C8B" w:rsidRDefault="00AD6DB4" w:rsidP="00166AF3">
            <w:pPr>
              <w:pStyle w:val="TableBody"/>
            </w:pPr>
            <w:r w:rsidRPr="006A3B5F">
              <w:rPr>
                <w:b/>
              </w:rPr>
              <w:t>+KTCPCFG: (</w:t>
            </w:r>
            <w:r w:rsidRPr="00CB4B23">
              <w:t>list of possible</w:t>
            </w:r>
            <w:r w:rsidRPr="006A3B5F">
              <w:rPr>
                <w:b/>
              </w:rPr>
              <w:t xml:space="preserve"> &lt;cnx_cnf&gt;</w:t>
            </w:r>
            <w:r w:rsidRPr="00CB4B23">
              <w:t>s</w:t>
            </w:r>
            <w:r w:rsidRPr="006A3B5F">
              <w:rPr>
                <w:b/>
              </w:rPr>
              <w:t>),(</w:t>
            </w:r>
            <w:r w:rsidRPr="00CB4B23">
              <w:t>list of possible</w:t>
            </w:r>
            <w:r w:rsidRPr="006A3B5F">
              <w:rPr>
                <w:b/>
              </w:rPr>
              <w:t xml:space="preserve"> &lt;mode&gt;</w:t>
            </w:r>
            <w:r w:rsidRPr="00CB4B23">
              <w:t>s</w:t>
            </w:r>
            <w:r w:rsidRPr="006A3B5F">
              <w:rPr>
                <w:b/>
              </w:rPr>
              <w:t>),</w:t>
            </w:r>
            <w:r>
              <w:rPr>
                <w:b/>
              </w:rPr>
              <w:br/>
            </w:r>
            <w:r w:rsidRPr="006A3B5F">
              <w:rPr>
                <w:b/>
              </w:rPr>
              <w:t>&lt;remote-name/ip&gt;,(</w:t>
            </w:r>
            <w:r w:rsidRPr="00CB4B23">
              <w:t>list of possible</w:t>
            </w:r>
            <w:r w:rsidRPr="006A3B5F">
              <w:rPr>
                <w:b/>
              </w:rPr>
              <w:t xml:space="preserve"> &lt;tcp_port &gt;</w:t>
            </w:r>
            <w:r w:rsidRPr="00CB4B23">
              <w:t>s</w:t>
            </w:r>
            <w:r w:rsidRPr="006A3B5F">
              <w:rPr>
                <w:b/>
              </w:rPr>
              <w:t>),(</w:t>
            </w:r>
            <w:r w:rsidRPr="00CB4B23">
              <w:t>list of possible</w:t>
            </w:r>
            <w:r w:rsidRPr="006A3B5F">
              <w:rPr>
                <w:b/>
              </w:rPr>
              <w:t xml:space="preserve"> &lt;source_port&gt;</w:t>
            </w:r>
            <w:r w:rsidRPr="00CB4B23">
              <w:t>s</w:t>
            </w:r>
            <w:r w:rsidRPr="006A3B5F">
              <w:rPr>
                <w:b/>
              </w:rPr>
              <w:t>),(</w:t>
            </w:r>
            <w:r w:rsidRPr="00CB4B23">
              <w:t>list of possible</w:t>
            </w:r>
            <w:r w:rsidRPr="006A3B5F">
              <w:rPr>
                <w:b/>
              </w:rPr>
              <w:t xml:space="preserve"> &lt;data_mode&gt;</w:t>
            </w:r>
            <w:r w:rsidRPr="00CB4B23">
              <w:t>s</w:t>
            </w:r>
            <w:r w:rsidRPr="006A3B5F">
              <w:rPr>
                <w:b/>
              </w:rPr>
              <w:t>),(</w:t>
            </w:r>
            <w:r w:rsidRPr="00CB4B23">
              <w:t>list of possible</w:t>
            </w:r>
            <w:r w:rsidRPr="006A3B5F">
              <w:rPr>
                <w:b/>
              </w:rPr>
              <w:t xml:space="preserve"> &lt;URC-ENDTCP-enable&gt;</w:t>
            </w:r>
            <w:r w:rsidRPr="00CB4B23">
              <w:t>s</w:t>
            </w:r>
            <w:r w:rsidRPr="006A3B5F">
              <w:rPr>
                <w:b/>
              </w:rPr>
              <w:t>),(</w:t>
            </w:r>
            <w:r w:rsidRPr="00CB4B23">
              <w:t>list of possible</w:t>
            </w:r>
            <w:r w:rsidRPr="006A3B5F">
              <w:rPr>
                <w:b/>
              </w:rPr>
              <w:t xml:space="preserve"> &lt;af&gt;s)</w:t>
            </w:r>
            <w:r>
              <w:rPr>
                <w:b/>
              </w:rPr>
              <w:t>,&lt;cipher_index&gt;</w:t>
            </w:r>
          </w:p>
          <w:p w14:paraId="71CCC7B7" w14:textId="77777777" w:rsidR="00AD6DB4" w:rsidRPr="00671C8B" w:rsidRDefault="00AD6DB4" w:rsidP="00166AF3">
            <w:pPr>
              <w:pStyle w:val="TableBody"/>
              <w:rPr>
                <w:u w:val="single"/>
              </w:rPr>
            </w:pPr>
            <w:r w:rsidRPr="00671C8B">
              <w:rPr>
                <w:b/>
              </w:rPr>
              <w:t>OK</w:t>
            </w:r>
          </w:p>
        </w:tc>
      </w:tr>
      <w:tr w:rsidR="00AD6DB4" w:rsidRPr="00671C8B" w14:paraId="497AA170" w14:textId="77777777" w:rsidTr="00166AF3">
        <w:tc>
          <w:tcPr>
            <w:tcW w:w="1728" w:type="dxa"/>
          </w:tcPr>
          <w:p w14:paraId="76EB506C" w14:textId="77777777" w:rsidR="00AD6DB4" w:rsidRPr="00671C8B" w:rsidRDefault="00AD6DB4" w:rsidP="00166AF3">
            <w:pPr>
              <w:pStyle w:val="TableBody"/>
              <w:rPr>
                <w:i/>
              </w:rPr>
            </w:pPr>
            <w:r w:rsidRPr="00671C8B">
              <w:rPr>
                <w:i/>
              </w:rPr>
              <w:t>Read command</w:t>
            </w:r>
          </w:p>
          <w:p w14:paraId="3C79498D" w14:textId="77777777" w:rsidR="00AD6DB4" w:rsidRPr="00671C8B" w:rsidRDefault="00AD6DB4" w:rsidP="00166AF3">
            <w:pPr>
              <w:pStyle w:val="TableBody"/>
            </w:pPr>
          </w:p>
          <w:p w14:paraId="14078C0E" w14:textId="77777777" w:rsidR="00AD6DB4" w:rsidRPr="00671C8B" w:rsidRDefault="00AD6DB4" w:rsidP="00166AF3">
            <w:pPr>
              <w:pStyle w:val="TableBody"/>
              <w:rPr>
                <w:u w:val="single"/>
              </w:rPr>
            </w:pPr>
            <w:r w:rsidRPr="00671C8B">
              <w:rPr>
                <w:u w:val="single"/>
              </w:rPr>
              <w:t>Syntax</w:t>
            </w:r>
          </w:p>
          <w:p w14:paraId="0094A2CC" w14:textId="77777777" w:rsidR="00AD6DB4" w:rsidRPr="00671C8B" w:rsidRDefault="00AD6DB4" w:rsidP="00166AF3">
            <w:pPr>
              <w:pStyle w:val="TableBody"/>
              <w:rPr>
                <w:u w:val="single"/>
              </w:rPr>
            </w:pPr>
            <w:r w:rsidRPr="00671C8B">
              <w:rPr>
                <w:b/>
              </w:rPr>
              <w:t>AT+KTCPCFG?</w:t>
            </w:r>
          </w:p>
        </w:tc>
        <w:tc>
          <w:tcPr>
            <w:tcW w:w="7560" w:type="dxa"/>
          </w:tcPr>
          <w:p w14:paraId="613617F1" w14:textId="77777777" w:rsidR="00AD6DB4" w:rsidRPr="00671C8B" w:rsidRDefault="00AD6DB4" w:rsidP="00166AF3">
            <w:pPr>
              <w:pStyle w:val="TableBody"/>
              <w:rPr>
                <w:u w:val="single"/>
              </w:rPr>
            </w:pPr>
          </w:p>
          <w:p w14:paraId="73415C5B" w14:textId="77777777" w:rsidR="00AD6DB4" w:rsidRPr="00671C8B" w:rsidRDefault="00AD6DB4" w:rsidP="00166AF3">
            <w:pPr>
              <w:pStyle w:val="TableBody"/>
              <w:rPr>
                <w:u w:val="single"/>
              </w:rPr>
            </w:pPr>
          </w:p>
          <w:p w14:paraId="2D80F244" w14:textId="77777777" w:rsidR="00AD6DB4" w:rsidRPr="00671C8B" w:rsidRDefault="00AD6DB4" w:rsidP="00166AF3">
            <w:pPr>
              <w:pStyle w:val="TableBody"/>
              <w:rPr>
                <w:u w:val="single"/>
              </w:rPr>
            </w:pPr>
            <w:r w:rsidRPr="00671C8B">
              <w:rPr>
                <w:u w:val="single"/>
              </w:rPr>
              <w:t>Response</w:t>
            </w:r>
          </w:p>
          <w:p w14:paraId="46DAE110" w14:textId="77777777" w:rsidR="00AD6DB4" w:rsidRPr="00671C8B" w:rsidRDefault="00AD6DB4" w:rsidP="00166AF3">
            <w:pPr>
              <w:pStyle w:val="TableBody"/>
              <w:rPr>
                <w:b/>
                <w:lang w:eastAsia="zh-CN"/>
              </w:rPr>
            </w:pPr>
            <w:r w:rsidRPr="006A3B5F">
              <w:rPr>
                <w:b/>
              </w:rPr>
              <w:t>+KTCPCFG: &lt;session_id&gt;,&lt;status&gt;,&lt;cnx cnf&gt;,&lt;mode&gt;[,&lt;serverID&gt;],</w:t>
            </w:r>
            <w:r>
              <w:rPr>
                <w:b/>
              </w:rPr>
              <w:br/>
            </w:r>
            <w:r w:rsidRPr="006A3B5F">
              <w:rPr>
                <w:b/>
              </w:rPr>
              <w:t>&lt;t</w:t>
            </w:r>
            <w:r>
              <w:rPr>
                <w:b/>
              </w:rPr>
              <w:t>cp remote address&gt;,&lt;tcp_port&gt;</w:t>
            </w:r>
            <w:r w:rsidRPr="006A3B5F">
              <w:rPr>
                <w:b/>
              </w:rPr>
              <w:t>[,&lt;source_port&gt;],&lt;data_mode&gt;,</w:t>
            </w:r>
            <w:r>
              <w:rPr>
                <w:b/>
              </w:rPr>
              <w:br/>
            </w:r>
            <w:r w:rsidRPr="006A3B5F">
              <w:rPr>
                <w:b/>
              </w:rPr>
              <w:t>&lt;URC-ENDTCP-enable&gt;,&lt;af&gt;</w:t>
            </w:r>
            <w:r>
              <w:rPr>
                <w:b/>
              </w:rPr>
              <w:t>,&lt;cipher_index&gt;</w:t>
            </w:r>
          </w:p>
          <w:p w14:paraId="55F8EBCB" w14:textId="77777777" w:rsidR="00AD6DB4" w:rsidRPr="00671C8B" w:rsidRDefault="00AD6DB4" w:rsidP="00166AF3">
            <w:pPr>
              <w:pStyle w:val="TableBody"/>
              <w:rPr>
                <w:u w:val="single"/>
              </w:rPr>
            </w:pPr>
            <w:r w:rsidRPr="00671C8B">
              <w:rPr>
                <w:b/>
                <w:lang w:eastAsia="zh-CN"/>
              </w:rPr>
              <w:t>[…]]</w:t>
            </w:r>
          </w:p>
        </w:tc>
      </w:tr>
      <w:tr w:rsidR="00AD6DB4" w:rsidRPr="00671C8B" w14:paraId="6ED8A2E9" w14:textId="77777777" w:rsidTr="00166AF3">
        <w:trPr>
          <w:cantSplit w:val="0"/>
        </w:trPr>
        <w:tc>
          <w:tcPr>
            <w:tcW w:w="1728" w:type="dxa"/>
          </w:tcPr>
          <w:p w14:paraId="0090259A" w14:textId="77777777" w:rsidR="00AD6DB4" w:rsidRPr="00671C8B" w:rsidRDefault="00AD6DB4" w:rsidP="00166AF3">
            <w:pPr>
              <w:pStyle w:val="TableBody"/>
              <w:rPr>
                <w:i/>
              </w:rPr>
            </w:pPr>
            <w:r w:rsidRPr="00671C8B">
              <w:rPr>
                <w:i/>
              </w:rPr>
              <w:t>Write command</w:t>
            </w:r>
          </w:p>
          <w:p w14:paraId="34FF253E" w14:textId="77777777" w:rsidR="00AD6DB4" w:rsidRPr="00671C8B" w:rsidRDefault="00AD6DB4" w:rsidP="00166AF3">
            <w:pPr>
              <w:pStyle w:val="TableBody"/>
            </w:pPr>
          </w:p>
          <w:p w14:paraId="3B447A04" w14:textId="77777777" w:rsidR="00AD6DB4" w:rsidRPr="00671C8B" w:rsidRDefault="00AD6DB4" w:rsidP="00166AF3">
            <w:pPr>
              <w:pStyle w:val="TableBody"/>
              <w:rPr>
                <w:u w:val="single"/>
              </w:rPr>
            </w:pPr>
            <w:r w:rsidRPr="00671C8B">
              <w:rPr>
                <w:u w:val="single"/>
              </w:rPr>
              <w:t>Syntax</w:t>
            </w:r>
          </w:p>
          <w:p w14:paraId="4D09BD29" w14:textId="77777777" w:rsidR="00AD6DB4" w:rsidRPr="00671C8B" w:rsidRDefault="00AD6DB4" w:rsidP="00166AF3">
            <w:pPr>
              <w:pStyle w:val="TableBody"/>
              <w:rPr>
                <w:b/>
              </w:rPr>
            </w:pPr>
            <w:r w:rsidRPr="00671C8B">
              <w:rPr>
                <w:b/>
              </w:rPr>
              <w:t>AT+KTCPCFG=</w:t>
            </w:r>
          </w:p>
          <w:p w14:paraId="09AABDFE" w14:textId="77777777" w:rsidR="00AD6DB4" w:rsidRPr="00671C8B" w:rsidRDefault="00AD6DB4" w:rsidP="00166AF3">
            <w:pPr>
              <w:pStyle w:val="TableBody"/>
              <w:rPr>
                <w:b/>
                <w:lang w:val="fr-FR"/>
              </w:rPr>
            </w:pPr>
            <w:r w:rsidRPr="00671C8B">
              <w:rPr>
                <w:b/>
                <w:lang w:val="fr-FR"/>
              </w:rPr>
              <w:t>[&lt;cnx</w:t>
            </w:r>
            <w:r w:rsidRPr="00671C8B">
              <w:rPr>
                <w:b/>
                <w:lang w:val="fr-FR" w:eastAsia="zh-CN"/>
              </w:rPr>
              <w:t xml:space="preserve"> </w:t>
            </w:r>
            <w:r w:rsidRPr="00671C8B">
              <w:rPr>
                <w:b/>
                <w:lang w:val="fr-FR"/>
              </w:rPr>
              <w:t>cnf&gt;],</w:t>
            </w:r>
            <w:r w:rsidRPr="00671C8B">
              <w:rPr>
                <w:b/>
                <w:lang w:val="fr-FR"/>
              </w:rPr>
              <w:br/>
              <w:t>&lt;mode&gt;,</w:t>
            </w:r>
            <w:r w:rsidRPr="00671C8B">
              <w:rPr>
                <w:b/>
                <w:lang w:val="fr-FR"/>
              </w:rPr>
              <w:br/>
              <w:t>[&lt;tcp remote address&gt;],</w:t>
            </w:r>
            <w:r w:rsidRPr="00671C8B">
              <w:rPr>
                <w:b/>
                <w:lang w:val="fr-FR"/>
              </w:rPr>
              <w:br/>
              <w:t>&lt;tcp_port&gt;[[,</w:t>
            </w:r>
            <w:r w:rsidRPr="00671C8B">
              <w:rPr>
                <w:b/>
                <w:lang w:val="fr-FR"/>
              </w:rPr>
              <w:br/>
              <w:t>[&lt;source_port&gt;]</w:t>
            </w:r>
          </w:p>
          <w:p w14:paraId="7647628E" w14:textId="77777777" w:rsidR="00AD6DB4" w:rsidRPr="00671C8B" w:rsidRDefault="00AD6DB4" w:rsidP="00166AF3">
            <w:pPr>
              <w:pStyle w:val="TableBody"/>
              <w:rPr>
                <w:b/>
              </w:rPr>
            </w:pPr>
            <w:r w:rsidRPr="00671C8B">
              <w:rPr>
                <w:b/>
              </w:rPr>
              <w:t>[,[&lt;data_mode&gt;],</w:t>
            </w:r>
          </w:p>
          <w:p w14:paraId="2B9CE503" w14:textId="77777777" w:rsidR="00AD6DB4" w:rsidRPr="00FD092E" w:rsidRDefault="00AD6DB4" w:rsidP="00166AF3">
            <w:pPr>
              <w:pStyle w:val="TableBody"/>
              <w:rPr>
                <w:b/>
              </w:rPr>
            </w:pPr>
            <w:r w:rsidRPr="00671C8B">
              <w:rPr>
                <w:b/>
              </w:rPr>
              <w:t>[&lt;URC-ENDTCP-enable&gt;]]],&lt;af&gt;]</w:t>
            </w:r>
            <w:r>
              <w:rPr>
                <w:b/>
              </w:rPr>
              <w:br/>
              <w:t>[,&lt;cipher_suite&gt;]</w:t>
            </w:r>
          </w:p>
        </w:tc>
        <w:tc>
          <w:tcPr>
            <w:tcW w:w="7560" w:type="dxa"/>
          </w:tcPr>
          <w:p w14:paraId="3D0A6EA5" w14:textId="77777777" w:rsidR="00AD6DB4" w:rsidRPr="00671C8B" w:rsidRDefault="00AD6DB4" w:rsidP="00166AF3">
            <w:pPr>
              <w:pStyle w:val="TableBody"/>
              <w:rPr>
                <w:u w:val="single"/>
              </w:rPr>
            </w:pPr>
          </w:p>
          <w:p w14:paraId="54437F84" w14:textId="77777777" w:rsidR="00AD6DB4" w:rsidRPr="00671C8B" w:rsidRDefault="00AD6DB4" w:rsidP="00166AF3">
            <w:pPr>
              <w:pStyle w:val="TableBody"/>
              <w:rPr>
                <w:u w:val="single"/>
              </w:rPr>
            </w:pPr>
          </w:p>
          <w:p w14:paraId="3C7FC10C" w14:textId="77777777" w:rsidR="00AD6DB4" w:rsidRPr="00671C8B" w:rsidRDefault="00AD6DB4" w:rsidP="00166AF3">
            <w:pPr>
              <w:pStyle w:val="TableBody"/>
              <w:rPr>
                <w:u w:val="single"/>
              </w:rPr>
            </w:pPr>
            <w:r w:rsidRPr="00671C8B">
              <w:rPr>
                <w:u w:val="single"/>
              </w:rPr>
              <w:t>Response</w:t>
            </w:r>
          </w:p>
          <w:p w14:paraId="0C1DB7E3" w14:textId="77777777" w:rsidR="00AD6DB4" w:rsidRPr="00671C8B" w:rsidRDefault="00AD6DB4" w:rsidP="00166AF3">
            <w:pPr>
              <w:pStyle w:val="TableBody"/>
              <w:rPr>
                <w:b/>
              </w:rPr>
            </w:pPr>
            <w:r w:rsidRPr="00671C8B">
              <w:rPr>
                <w:b/>
              </w:rPr>
              <w:t>+KTCPCFG: &lt;session_id&gt;</w:t>
            </w:r>
          </w:p>
          <w:p w14:paraId="6B2440BA" w14:textId="77777777" w:rsidR="00AD6DB4" w:rsidRPr="00671C8B" w:rsidRDefault="00AD6DB4" w:rsidP="00166AF3">
            <w:pPr>
              <w:pStyle w:val="TableBody"/>
              <w:rPr>
                <w:b/>
              </w:rPr>
            </w:pPr>
            <w:r w:rsidRPr="00671C8B">
              <w:rPr>
                <w:b/>
              </w:rPr>
              <w:t>OK</w:t>
            </w:r>
          </w:p>
          <w:p w14:paraId="68D4016D" w14:textId="77777777" w:rsidR="00AD6DB4" w:rsidRPr="00671C8B" w:rsidRDefault="00AD6DB4" w:rsidP="00166AF3">
            <w:pPr>
              <w:pStyle w:val="TableBody"/>
            </w:pPr>
          </w:p>
          <w:p w14:paraId="28479521" w14:textId="77777777" w:rsidR="00AD6DB4" w:rsidRPr="00671C8B" w:rsidRDefault="00AD6DB4" w:rsidP="00166AF3">
            <w:pPr>
              <w:pStyle w:val="TableBody"/>
              <w:rPr>
                <w:u w:val="single"/>
              </w:rPr>
            </w:pPr>
            <w:r w:rsidRPr="00671C8B">
              <w:rPr>
                <w:u w:val="single"/>
              </w:rPr>
              <w:t>Parameters</w:t>
            </w:r>
          </w:p>
          <w:p w14:paraId="5D30E75B" w14:textId="77777777" w:rsidR="00AD6DB4" w:rsidRPr="00671C8B" w:rsidRDefault="00AD6DB4" w:rsidP="00166AF3">
            <w:pPr>
              <w:pStyle w:val="TableBody"/>
            </w:pPr>
            <w:r w:rsidRPr="00671C8B">
              <w:rPr>
                <w:b/>
              </w:rPr>
              <w:t>&lt;cnx cnf&gt;</w:t>
            </w:r>
            <w:r w:rsidRPr="00671C8B">
              <w:tab/>
              <w:t>Index of a set of parameters for configuring one TCP session (see +KCNXCFG)</w:t>
            </w:r>
          </w:p>
          <w:p w14:paraId="38287C21" w14:textId="77777777" w:rsidR="00AD6DB4" w:rsidRPr="00671C8B" w:rsidRDefault="00AD6DB4" w:rsidP="00166AF3">
            <w:pPr>
              <w:pStyle w:val="TableBody"/>
              <w:rPr>
                <w:b/>
              </w:rPr>
            </w:pPr>
          </w:p>
          <w:p w14:paraId="042ED150" w14:textId="77777777" w:rsidR="00AD6DB4" w:rsidRPr="00F22490" w:rsidRDefault="00AD6DB4" w:rsidP="00166AF3">
            <w:pPr>
              <w:pStyle w:val="TableBody"/>
              <w:rPr>
                <w:lang w:val="fr-FR" w:eastAsia="zh-CN"/>
                <w:rPrChange w:id="19421" w:author="Alban Roche" w:date="2017-08-02T14:53:00Z">
                  <w:rPr>
                    <w:lang w:eastAsia="zh-CN"/>
                  </w:rPr>
                </w:rPrChange>
              </w:rPr>
            </w:pPr>
            <w:r w:rsidRPr="00F22490">
              <w:rPr>
                <w:b/>
                <w:lang w:val="fr-FR"/>
                <w:rPrChange w:id="19422" w:author="Alban Roche" w:date="2017-08-02T14:53:00Z">
                  <w:rPr>
                    <w:b/>
                  </w:rPr>
                </w:rPrChange>
              </w:rPr>
              <w:t>&lt;session_id&gt;</w:t>
            </w:r>
            <w:r w:rsidRPr="00F22490">
              <w:rPr>
                <w:lang w:val="fr-FR"/>
                <w:rPrChange w:id="19423" w:author="Alban Roche" w:date="2017-08-02T14:53:00Z">
                  <w:rPr/>
                </w:rPrChange>
              </w:rPr>
              <w:tab/>
              <w:t>TCP session index</w:t>
            </w:r>
          </w:p>
          <w:p w14:paraId="13209CF1" w14:textId="77777777" w:rsidR="00AD6DB4" w:rsidRPr="00F22490" w:rsidRDefault="00AD6DB4" w:rsidP="00166AF3">
            <w:pPr>
              <w:pStyle w:val="TableBody"/>
              <w:rPr>
                <w:b/>
                <w:lang w:val="fr-FR"/>
                <w:rPrChange w:id="19424" w:author="Alban Roche" w:date="2017-08-02T14:53:00Z">
                  <w:rPr>
                    <w:b/>
                  </w:rPr>
                </w:rPrChange>
              </w:rPr>
            </w:pPr>
          </w:p>
          <w:p w14:paraId="653189D6" w14:textId="77777777" w:rsidR="00AD6DB4" w:rsidRPr="00F22490" w:rsidRDefault="00AD6DB4" w:rsidP="00166AF3">
            <w:pPr>
              <w:pStyle w:val="TableBody"/>
              <w:rPr>
                <w:lang w:val="fr-FR"/>
                <w:rPrChange w:id="19425" w:author="Alban Roche" w:date="2017-08-02T14:53:00Z">
                  <w:rPr/>
                </w:rPrChange>
              </w:rPr>
            </w:pPr>
            <w:r w:rsidRPr="00F22490">
              <w:rPr>
                <w:b/>
                <w:lang w:val="fr-FR"/>
                <w:rPrChange w:id="19426" w:author="Alban Roche" w:date="2017-08-02T14:53:00Z">
                  <w:rPr>
                    <w:b/>
                  </w:rPr>
                </w:rPrChange>
              </w:rPr>
              <w:t>&lt;mode&gt;</w:t>
            </w:r>
            <w:r w:rsidRPr="00F22490">
              <w:rPr>
                <w:b/>
                <w:lang w:val="fr-FR"/>
                <w:rPrChange w:id="19427" w:author="Alban Roche" w:date="2017-08-02T14:53:00Z">
                  <w:rPr>
                    <w:b/>
                  </w:rPr>
                </w:rPrChange>
              </w:rPr>
              <w:tab/>
            </w:r>
            <w:r w:rsidRPr="00F22490">
              <w:rPr>
                <w:lang w:val="fr-FR"/>
                <w:rPrChange w:id="19428" w:author="Alban Roche" w:date="2017-08-02T14:53:00Z">
                  <w:rPr/>
                </w:rPrChange>
              </w:rPr>
              <w:t>0</w:t>
            </w:r>
            <w:r w:rsidRPr="00F22490">
              <w:rPr>
                <w:lang w:val="fr-FR"/>
                <w:rPrChange w:id="19429" w:author="Alban Roche" w:date="2017-08-02T14:53:00Z">
                  <w:rPr/>
                </w:rPrChange>
              </w:rPr>
              <w:tab/>
              <w:t>Client</w:t>
            </w:r>
          </w:p>
          <w:p w14:paraId="3881D11A" w14:textId="77777777" w:rsidR="00AD6DB4" w:rsidRPr="00671C8B" w:rsidRDefault="00AD6DB4" w:rsidP="00166AF3">
            <w:pPr>
              <w:pStyle w:val="TableBody"/>
            </w:pPr>
            <w:r w:rsidRPr="00F22490">
              <w:rPr>
                <w:lang w:val="fr-FR"/>
                <w:rPrChange w:id="19430" w:author="Alban Roche" w:date="2017-08-02T14:53:00Z">
                  <w:rPr/>
                </w:rPrChange>
              </w:rPr>
              <w:tab/>
            </w:r>
            <w:r w:rsidRPr="00F22490">
              <w:rPr>
                <w:lang w:val="fr-FR"/>
                <w:rPrChange w:id="19431" w:author="Alban Roche" w:date="2017-08-02T14:53:00Z">
                  <w:rPr/>
                </w:rPrChange>
              </w:rPr>
              <w:tab/>
            </w:r>
            <w:r w:rsidRPr="00671C8B">
              <w:t>1</w:t>
            </w:r>
            <w:r w:rsidRPr="00671C8B">
              <w:tab/>
              <w:t>Server</w:t>
            </w:r>
          </w:p>
          <w:p w14:paraId="673F9DAC" w14:textId="77777777" w:rsidR="00AD6DB4" w:rsidRDefault="00AD6DB4" w:rsidP="00166AF3">
            <w:pPr>
              <w:pStyle w:val="TableBody"/>
            </w:pPr>
            <w:r w:rsidRPr="00671C8B">
              <w:tab/>
            </w:r>
            <w:r w:rsidRPr="00671C8B">
              <w:tab/>
              <w:t>2</w:t>
            </w:r>
            <w:r w:rsidRPr="00671C8B">
              <w:tab/>
              <w:t>Child (</w:t>
            </w:r>
            <w:r>
              <w:t>g</w:t>
            </w:r>
            <w:r w:rsidRPr="00671C8B">
              <w:t>enerated by server sockets)</w:t>
            </w:r>
          </w:p>
          <w:p w14:paraId="0E90B76A" w14:textId="77777777" w:rsidR="00AD6DB4" w:rsidRPr="00671C8B" w:rsidRDefault="00AD6DB4" w:rsidP="00166AF3">
            <w:pPr>
              <w:pStyle w:val="TableBody"/>
            </w:pPr>
            <w:r>
              <w:tab/>
            </w:r>
            <w:r>
              <w:tab/>
            </w:r>
            <w:commentRangeStart w:id="19432"/>
            <w:r>
              <w:t>3</w:t>
            </w:r>
            <w:r>
              <w:tab/>
              <w:t>Secure client</w:t>
            </w:r>
            <w:commentRangeEnd w:id="19432"/>
            <w:r>
              <w:rPr>
                <w:rStyle w:val="CommentReference"/>
                <w:rFonts w:ascii="Verdana" w:hAnsi="Verdana" w:cs="Times New Roman"/>
                <w:lang w:eastAsia="en-US"/>
              </w:rPr>
              <w:commentReference w:id="19432"/>
            </w:r>
          </w:p>
          <w:p w14:paraId="60D90E82" w14:textId="77777777" w:rsidR="00AD6DB4" w:rsidRPr="00671C8B" w:rsidRDefault="00AD6DB4" w:rsidP="00166AF3">
            <w:pPr>
              <w:pStyle w:val="TableBody"/>
              <w:rPr>
                <w:b/>
              </w:rPr>
            </w:pPr>
          </w:p>
          <w:p w14:paraId="020E897E" w14:textId="77777777" w:rsidR="00AD6DB4" w:rsidRPr="00671C8B" w:rsidRDefault="00AD6DB4" w:rsidP="00166AF3">
            <w:pPr>
              <w:pStyle w:val="TableBody"/>
            </w:pPr>
            <w:r w:rsidRPr="00671C8B">
              <w:rPr>
                <w:b/>
              </w:rPr>
              <w:t>&lt;tcp remote address&gt;</w:t>
            </w:r>
            <w:r w:rsidRPr="00671C8B">
              <w:tab/>
            </w:r>
            <w:r w:rsidRPr="00671C8B">
              <w:rPr>
                <w:lang w:eastAsia="zh-CN"/>
              </w:rPr>
              <w:t>IP address string</w:t>
            </w:r>
            <w:r w:rsidRPr="00671C8B">
              <w:t xml:space="preserve"> or explicit name of the remote server. For server configuration, this parameter is left blank</w:t>
            </w:r>
          </w:p>
          <w:p w14:paraId="02BD4858" w14:textId="77777777" w:rsidR="00AD6DB4" w:rsidRPr="00671C8B" w:rsidRDefault="00AD6DB4" w:rsidP="00166AF3">
            <w:pPr>
              <w:pStyle w:val="TableBody"/>
            </w:pPr>
          </w:p>
          <w:p w14:paraId="328D19D6" w14:textId="77777777" w:rsidR="00AD6DB4" w:rsidRPr="00671C8B" w:rsidRDefault="00AD6DB4" w:rsidP="00166AF3">
            <w:pPr>
              <w:pStyle w:val="TableBody"/>
            </w:pPr>
            <w:r w:rsidRPr="00671C8B">
              <w:rPr>
                <w:b/>
              </w:rPr>
              <w:t>&lt;tcp_port&gt;</w:t>
            </w:r>
            <w:r w:rsidRPr="00671C8B">
              <w:tab/>
            </w:r>
            <w:r>
              <w:t xml:space="preserve">TCP port number; </w:t>
            </w:r>
            <w:r>
              <w:rPr>
                <w:lang w:eastAsia="zh-CN"/>
              </w:rPr>
              <w:t>n</w:t>
            </w:r>
            <w:r w:rsidRPr="00671C8B">
              <w:t xml:space="preserve">umeric parameter </w:t>
            </w:r>
            <w:r>
              <w:t xml:space="preserve">with range 1 – </w:t>
            </w:r>
            <w:r w:rsidRPr="00671C8B">
              <w:t>65535</w:t>
            </w:r>
            <w:r>
              <w:t>. T</w:t>
            </w:r>
            <w:r w:rsidRPr="00C41274">
              <w:t xml:space="preserve">his parameter </w:t>
            </w:r>
            <w:r>
              <w:t>is the listening port f</w:t>
            </w:r>
            <w:r w:rsidRPr="00C41274">
              <w:t xml:space="preserve">or </w:t>
            </w:r>
            <w:r>
              <w:t xml:space="preserve">a </w:t>
            </w:r>
            <w:r w:rsidRPr="00C41274">
              <w:t>server configuration</w:t>
            </w:r>
            <w:r>
              <w:t>.</w:t>
            </w:r>
          </w:p>
          <w:p w14:paraId="6A24E440" w14:textId="77777777" w:rsidR="00AD6DB4" w:rsidRPr="00671C8B" w:rsidRDefault="00AD6DB4" w:rsidP="00166AF3">
            <w:pPr>
              <w:pStyle w:val="TableBody"/>
            </w:pPr>
          </w:p>
          <w:p w14:paraId="245568AF" w14:textId="77777777" w:rsidR="00AD6DB4" w:rsidRDefault="00AD6DB4" w:rsidP="00166AF3">
            <w:pPr>
              <w:pStyle w:val="TableBody"/>
            </w:pPr>
            <w:r w:rsidRPr="00671C8B">
              <w:rPr>
                <w:b/>
              </w:rPr>
              <w:t>&lt;status&gt;</w:t>
            </w:r>
            <w:r w:rsidRPr="00671C8B">
              <w:tab/>
              <w:t>Connection state of the selected socket</w:t>
            </w:r>
          </w:p>
          <w:p w14:paraId="7B9DB798" w14:textId="77777777" w:rsidR="00AD6DB4" w:rsidRPr="00671C8B" w:rsidRDefault="00AD6DB4" w:rsidP="00166AF3">
            <w:pPr>
              <w:pStyle w:val="TableBody"/>
            </w:pPr>
            <w:r>
              <w:t>0</w:t>
            </w:r>
            <w:r>
              <w:tab/>
              <w:t>Disconnected</w:t>
            </w:r>
          </w:p>
          <w:p w14:paraId="6C9940FF" w14:textId="77777777" w:rsidR="00AD6DB4" w:rsidRPr="00CB4B23" w:rsidRDefault="00AD6DB4" w:rsidP="00166AF3">
            <w:pPr>
              <w:pStyle w:val="TableBody"/>
            </w:pPr>
            <w:r w:rsidRPr="00CB4B23">
              <w:t>1</w:t>
            </w:r>
            <w:r>
              <w:tab/>
              <w:t>Connected</w:t>
            </w:r>
          </w:p>
          <w:p w14:paraId="4E5F5D5D" w14:textId="77777777" w:rsidR="00AD6DB4" w:rsidRPr="00671C8B" w:rsidRDefault="00AD6DB4" w:rsidP="00166AF3">
            <w:pPr>
              <w:pStyle w:val="TableBody"/>
              <w:rPr>
                <w:b/>
              </w:rPr>
            </w:pPr>
          </w:p>
          <w:p w14:paraId="3B8D93D3" w14:textId="77777777" w:rsidR="00AD6DB4" w:rsidRPr="00671C8B" w:rsidRDefault="00AD6DB4" w:rsidP="00166AF3">
            <w:pPr>
              <w:pStyle w:val="TableBody"/>
            </w:pPr>
            <w:r w:rsidRPr="00671C8B">
              <w:rPr>
                <w:b/>
              </w:rPr>
              <w:t>&lt;serverID&gt;</w:t>
            </w:r>
            <w:r w:rsidRPr="00671C8B">
              <w:tab/>
            </w:r>
            <w:r>
              <w:t>S</w:t>
            </w:r>
            <w:r w:rsidRPr="00671C8B">
              <w:t>erver session ID</w:t>
            </w:r>
            <w:r>
              <w:t xml:space="preserve"> index</w:t>
            </w:r>
            <w:r w:rsidRPr="00671C8B">
              <w:t>. Only for socket</w:t>
            </w:r>
            <w:r>
              <w:t>s</w:t>
            </w:r>
            <w:r w:rsidRPr="00671C8B">
              <w:t xml:space="preserve"> in </w:t>
            </w:r>
            <w:r>
              <w:t xml:space="preserve">CHILD </w:t>
            </w:r>
            <w:r w:rsidRPr="00671C8B">
              <w:t>mode</w:t>
            </w:r>
          </w:p>
          <w:p w14:paraId="416CD3BA" w14:textId="77777777" w:rsidR="00AD6DB4" w:rsidRPr="00671C8B" w:rsidRDefault="00AD6DB4" w:rsidP="00166AF3">
            <w:pPr>
              <w:pStyle w:val="TableBody"/>
            </w:pPr>
          </w:p>
          <w:p w14:paraId="07036AC1" w14:textId="77777777" w:rsidR="00AD6DB4" w:rsidRPr="00671C8B" w:rsidRDefault="00AD6DB4" w:rsidP="00166AF3">
            <w:pPr>
              <w:pStyle w:val="TableBody"/>
              <w:rPr>
                <w:lang w:eastAsia="zh-CN"/>
              </w:rPr>
            </w:pPr>
            <w:r w:rsidRPr="00671C8B">
              <w:rPr>
                <w:b/>
                <w:lang w:eastAsia="zh-CN"/>
              </w:rPr>
              <w:t>&lt;source_port&gt;</w:t>
            </w:r>
            <w:r w:rsidRPr="00671C8B">
              <w:rPr>
                <w:b/>
              </w:rPr>
              <w:tab/>
            </w:r>
            <w:r w:rsidRPr="00671C8B">
              <w:rPr>
                <w:lang w:eastAsia="zh-CN"/>
              </w:rPr>
              <w:t>Numeric parameter (0-65535). Specif</w:t>
            </w:r>
            <w:r>
              <w:rPr>
                <w:lang w:eastAsia="zh-CN"/>
              </w:rPr>
              <w:t>ies</w:t>
            </w:r>
            <w:r w:rsidRPr="00671C8B">
              <w:rPr>
                <w:lang w:eastAsia="zh-CN"/>
              </w:rPr>
              <w:t xml:space="preserve"> the local TCP port number</w:t>
            </w:r>
            <w:r>
              <w:rPr>
                <w:lang w:eastAsia="zh-CN"/>
              </w:rPr>
              <w:t xml:space="preserve">. </w:t>
            </w:r>
            <w:r>
              <w:t>T</w:t>
            </w:r>
            <w:r w:rsidRPr="00C41274">
              <w:t xml:space="preserve">his parameter </w:t>
            </w:r>
            <w:r>
              <w:t>is left blank f</w:t>
            </w:r>
            <w:r w:rsidRPr="00C41274">
              <w:t xml:space="preserve">or </w:t>
            </w:r>
            <w:r>
              <w:t xml:space="preserve">a </w:t>
            </w:r>
            <w:r w:rsidRPr="00C41274">
              <w:t>server configuration</w:t>
            </w:r>
            <w:r>
              <w:t>.</w:t>
            </w:r>
          </w:p>
          <w:p w14:paraId="29231BF9" w14:textId="77777777" w:rsidR="00AD6DB4" w:rsidRDefault="00AD6DB4" w:rsidP="00166AF3">
            <w:pPr>
              <w:pStyle w:val="TableBody"/>
              <w:rPr>
                <w:b/>
                <w:lang w:eastAsia="zh-CN"/>
              </w:rPr>
            </w:pPr>
          </w:p>
          <w:p w14:paraId="42F4D93A" w14:textId="77777777" w:rsidR="00AD6DB4" w:rsidRPr="00671C8B" w:rsidRDefault="00AD6DB4" w:rsidP="00166AF3">
            <w:pPr>
              <w:pStyle w:val="TableBody"/>
            </w:pPr>
            <w:r w:rsidRPr="00671C8B">
              <w:rPr>
                <w:b/>
                <w:lang w:eastAsia="zh-CN"/>
              </w:rPr>
              <w:t>&lt;data_mode&gt;</w:t>
            </w:r>
            <w:r w:rsidRPr="00671C8B">
              <w:rPr>
                <w:b/>
              </w:rPr>
              <w:tab/>
            </w:r>
            <w:r w:rsidRPr="00671C8B">
              <w:rPr>
                <w:u w:val="single"/>
              </w:rPr>
              <w:t>0</w:t>
            </w:r>
            <w:r w:rsidRPr="00671C8B">
              <w:tab/>
              <w:t>Do not display &lt;data&gt; in URC (</w:t>
            </w:r>
            <w:r>
              <w:t>d</w:t>
            </w:r>
            <w:r w:rsidRPr="00671C8B">
              <w:t>efault setting)</w:t>
            </w:r>
          </w:p>
          <w:p w14:paraId="463E61A2" w14:textId="77777777" w:rsidR="00AD6DB4" w:rsidRPr="00671C8B" w:rsidRDefault="00AD6DB4" w:rsidP="00166AF3">
            <w:pPr>
              <w:pStyle w:val="TableBody"/>
              <w:rPr>
                <w:lang w:eastAsia="zh-CN"/>
              </w:rPr>
            </w:pPr>
            <w:r w:rsidRPr="00671C8B">
              <w:tab/>
            </w:r>
            <w:r w:rsidRPr="00671C8B">
              <w:tab/>
            </w:r>
            <w:r w:rsidRPr="00671C8B">
              <w:tab/>
              <w:t>1</w:t>
            </w:r>
            <w:r w:rsidRPr="00671C8B">
              <w:tab/>
              <w:t>Display &lt;data&gt; in URC</w:t>
            </w:r>
          </w:p>
          <w:p w14:paraId="62345C57" w14:textId="77777777" w:rsidR="00AD6DB4" w:rsidRPr="00671C8B" w:rsidRDefault="00AD6DB4" w:rsidP="00166AF3">
            <w:pPr>
              <w:pStyle w:val="TableBody"/>
              <w:rPr>
                <w:b/>
                <w:lang w:eastAsia="zh-CN"/>
              </w:rPr>
            </w:pPr>
          </w:p>
          <w:p w14:paraId="0DC7634E" w14:textId="77777777" w:rsidR="00AD6DB4" w:rsidRPr="00671C8B" w:rsidRDefault="00AD6DB4" w:rsidP="00166AF3">
            <w:pPr>
              <w:pStyle w:val="TableBody"/>
            </w:pPr>
            <w:r w:rsidRPr="00671C8B">
              <w:rPr>
                <w:b/>
                <w:lang w:eastAsia="zh-CN"/>
              </w:rPr>
              <w:t>&lt;URC-ENDTCP-enable&gt;</w:t>
            </w:r>
            <w:r w:rsidRPr="00671C8B">
              <w:rPr>
                <w:b/>
              </w:rPr>
              <w:tab/>
            </w:r>
            <w:r w:rsidRPr="00671C8B">
              <w:rPr>
                <w:u w:val="single"/>
              </w:rPr>
              <w:t>0</w:t>
            </w:r>
            <w:r w:rsidRPr="00671C8B">
              <w:tab/>
              <w:t xml:space="preserve">Do not display </w:t>
            </w:r>
            <w:r w:rsidRPr="00671C8B">
              <w:rPr>
                <w:lang w:eastAsia="zh-CN"/>
              </w:rPr>
              <w:t xml:space="preserve">URC </w:t>
            </w:r>
            <w:r w:rsidRPr="00671C8B">
              <w:rPr>
                <w:lang w:eastAsia="zh-CN"/>
              </w:rPr>
              <w:tab/>
            </w:r>
            <w:r w:rsidRPr="00671C8B">
              <w:t>"+KTCP_ACK"  (</w:t>
            </w:r>
            <w:r>
              <w:t>d</w:t>
            </w:r>
            <w:r w:rsidRPr="00671C8B">
              <w:t>efault setting)</w:t>
            </w:r>
          </w:p>
          <w:p w14:paraId="353957D1" w14:textId="77777777" w:rsidR="00AD6DB4" w:rsidRPr="00671C8B" w:rsidRDefault="00AD6DB4" w:rsidP="00166AF3">
            <w:pPr>
              <w:pStyle w:val="TableBody"/>
            </w:pPr>
            <w:r w:rsidRPr="00671C8B">
              <w:tab/>
            </w:r>
            <w:r w:rsidRPr="00671C8B">
              <w:tab/>
            </w:r>
            <w:r w:rsidRPr="00671C8B">
              <w:tab/>
            </w:r>
            <w:r w:rsidRPr="00671C8B">
              <w:tab/>
              <w:t>1</w:t>
            </w:r>
            <w:r w:rsidRPr="00671C8B">
              <w:tab/>
              <w:t>Display URC "+KTCP_ACK"</w:t>
            </w:r>
          </w:p>
          <w:p w14:paraId="73EAB468" w14:textId="77777777" w:rsidR="00AD6DB4" w:rsidRPr="00671C8B" w:rsidRDefault="00AD6DB4" w:rsidP="00166AF3">
            <w:pPr>
              <w:pStyle w:val="TableBody"/>
              <w:rPr>
                <w:b/>
              </w:rPr>
            </w:pPr>
          </w:p>
          <w:p w14:paraId="0E17DE90" w14:textId="77777777" w:rsidR="00AD6DB4" w:rsidRPr="00671C8B" w:rsidRDefault="00AD6DB4" w:rsidP="00166AF3">
            <w:pPr>
              <w:pStyle w:val="TableBody"/>
            </w:pPr>
            <w:r w:rsidRPr="00671C8B">
              <w:rPr>
                <w:b/>
              </w:rPr>
              <w:t>&lt;af&gt;</w:t>
            </w:r>
            <w:r w:rsidRPr="00671C8B">
              <w:rPr>
                <w:b/>
              </w:rPr>
              <w:tab/>
            </w:r>
            <w:r w:rsidRPr="00671C8B">
              <w:t>Address family used for the connection.</w:t>
            </w:r>
          </w:p>
          <w:p w14:paraId="44C1F9A0" w14:textId="77777777" w:rsidR="00AD6DB4" w:rsidRPr="00671C8B" w:rsidRDefault="00AD6DB4" w:rsidP="00166AF3">
            <w:pPr>
              <w:pStyle w:val="TableBody"/>
              <w:rPr>
                <w:u w:val="single"/>
              </w:rPr>
            </w:pPr>
            <w:r w:rsidRPr="00671C8B">
              <w:rPr>
                <w:u w:val="single"/>
              </w:rPr>
              <w:t>0</w:t>
            </w:r>
            <w:r w:rsidRPr="00671C8B">
              <w:tab/>
              <w:t>IPV4</w:t>
            </w:r>
          </w:p>
          <w:p w14:paraId="60925B9F" w14:textId="77777777" w:rsidR="00AD6DB4" w:rsidRDefault="00AD6DB4" w:rsidP="00166AF3">
            <w:pPr>
              <w:pStyle w:val="TableBody"/>
            </w:pPr>
            <w:r w:rsidRPr="00671C8B">
              <w:t>1</w:t>
            </w:r>
            <w:r w:rsidRPr="00671C8B">
              <w:tab/>
              <w:t>IPV6</w:t>
            </w:r>
          </w:p>
          <w:p w14:paraId="69D1BD33" w14:textId="77777777" w:rsidR="00AD6DB4" w:rsidRDefault="00AD6DB4" w:rsidP="00166AF3">
            <w:pPr>
              <w:pStyle w:val="TableBody"/>
            </w:pPr>
          </w:p>
          <w:p w14:paraId="2E543095" w14:textId="77777777" w:rsidR="00AD6DB4" w:rsidRPr="00671C8B" w:rsidRDefault="00AD6DB4" w:rsidP="00166AF3">
            <w:pPr>
              <w:pStyle w:val="TableBody"/>
              <w:rPr>
                <w:u w:val="single"/>
              </w:rPr>
            </w:pPr>
            <w:commentRangeStart w:id="19433"/>
            <w:r>
              <w:rPr>
                <w:b/>
              </w:rPr>
              <w:t>&lt;cipher_index&gt;</w:t>
            </w:r>
            <w:r w:rsidRPr="002E4FF9">
              <w:tab/>
              <w:t>Cipher suite profile index</w:t>
            </w:r>
            <w:r>
              <w:t xml:space="preserve"> to use for a secured socket; defined by +KSSLCRYPTO</w:t>
            </w:r>
            <w:commentRangeEnd w:id="19433"/>
            <w:r>
              <w:rPr>
                <w:rStyle w:val="CommentReference"/>
                <w:rFonts w:ascii="Verdana" w:hAnsi="Verdana" w:cs="Times New Roman"/>
                <w:lang w:eastAsia="en-US"/>
              </w:rPr>
              <w:commentReference w:id="19433"/>
            </w:r>
          </w:p>
        </w:tc>
      </w:tr>
      <w:tr w:rsidR="00AD6DB4" w:rsidRPr="00671C8B" w14:paraId="23569F02" w14:textId="77777777" w:rsidTr="00166AF3">
        <w:tc>
          <w:tcPr>
            <w:tcW w:w="1728" w:type="dxa"/>
          </w:tcPr>
          <w:p w14:paraId="07EEBC3C" w14:textId="77777777" w:rsidR="00AD6DB4" w:rsidRPr="00671C8B" w:rsidRDefault="00AD6DB4" w:rsidP="00166AF3">
            <w:pPr>
              <w:pStyle w:val="TableBody"/>
              <w:rPr>
                <w:u w:val="single"/>
              </w:rPr>
            </w:pPr>
            <w:r w:rsidRPr="00671C8B">
              <w:rPr>
                <w:u w:val="single"/>
              </w:rPr>
              <w:t>Reference</w:t>
            </w:r>
          </w:p>
          <w:p w14:paraId="6CB7F960" w14:textId="77777777" w:rsidR="00AD6DB4" w:rsidRPr="00671C8B" w:rsidRDefault="00AD6DB4" w:rsidP="00166AF3">
            <w:pPr>
              <w:pStyle w:val="TableBody"/>
            </w:pPr>
            <w:r w:rsidRPr="00671C8B">
              <w:t>Sierra Wireless Proprietary</w:t>
            </w:r>
          </w:p>
        </w:tc>
        <w:tc>
          <w:tcPr>
            <w:tcW w:w="7560" w:type="dxa"/>
          </w:tcPr>
          <w:p w14:paraId="68E6BED3" w14:textId="77777777" w:rsidR="00AD6DB4" w:rsidRPr="00671C8B" w:rsidRDefault="00AD6DB4" w:rsidP="00166AF3">
            <w:pPr>
              <w:pStyle w:val="TableBody"/>
              <w:rPr>
                <w:u w:val="single"/>
              </w:rPr>
            </w:pPr>
            <w:r w:rsidRPr="00671C8B">
              <w:rPr>
                <w:u w:val="single"/>
              </w:rPr>
              <w:t>Notes</w:t>
            </w:r>
          </w:p>
          <w:p w14:paraId="773394AB" w14:textId="77777777" w:rsidR="00AD6DB4" w:rsidRPr="00671C8B" w:rsidRDefault="00AD6DB4" w:rsidP="0059466D">
            <w:pPr>
              <w:pStyle w:val="TableBody"/>
              <w:numPr>
                <w:ilvl w:val="0"/>
                <w:numId w:val="71"/>
              </w:numPr>
            </w:pPr>
            <w:r w:rsidRPr="00671C8B">
              <w:t>If the socket is defined as a &lt;CLIENT&gt; socket, &lt;tcp_port&gt; and &lt;tcp remote address&gt; define the port and the IP address of the remote server we want to connect</w:t>
            </w:r>
            <w:r>
              <w:t>.</w:t>
            </w:r>
          </w:p>
          <w:p w14:paraId="10DB532B" w14:textId="77777777" w:rsidR="00AD6DB4" w:rsidRPr="00671C8B" w:rsidRDefault="00AD6DB4" w:rsidP="0059466D">
            <w:pPr>
              <w:pStyle w:val="TableBody"/>
              <w:numPr>
                <w:ilvl w:val="0"/>
                <w:numId w:val="71"/>
              </w:numPr>
            </w:pPr>
            <w:r w:rsidRPr="00671C8B">
              <w:t>Maximum &lt;session_id&gt; is 32</w:t>
            </w:r>
            <w:r>
              <w:t>.</w:t>
            </w:r>
          </w:p>
          <w:p w14:paraId="49125397" w14:textId="77777777" w:rsidR="00AD6DB4" w:rsidRPr="00F81A12" w:rsidRDefault="00AD6DB4" w:rsidP="0059466D">
            <w:pPr>
              <w:pStyle w:val="TableBody"/>
              <w:numPr>
                <w:ilvl w:val="0"/>
                <w:numId w:val="71"/>
              </w:numPr>
            </w:pPr>
            <w:r w:rsidRPr="00671C8B">
              <w:t xml:space="preserve">For child session, the property &lt;data_mode&gt; will be kept the same as the server </w:t>
            </w:r>
            <w:r w:rsidRPr="00F81A12">
              <w:t>socket’s setting.</w:t>
            </w:r>
          </w:p>
          <w:p w14:paraId="5F1D9FD2" w14:textId="682DE709" w:rsidR="00AD6DB4" w:rsidRPr="00F81A12" w:rsidRDefault="00AD6DB4" w:rsidP="0059466D">
            <w:pPr>
              <w:pStyle w:val="TableBody"/>
              <w:numPr>
                <w:ilvl w:val="0"/>
                <w:numId w:val="71"/>
              </w:numPr>
            </w:pPr>
            <w:r w:rsidRPr="00F81A12">
              <w:t>See section</w:t>
            </w:r>
            <w:r w:rsidRPr="00BD7394">
              <w:t xml:space="preserve"> </w:t>
            </w:r>
            <w:r w:rsidRPr="00BD7394">
              <w:fldChar w:fldCharType="begin"/>
            </w:r>
            <w:r w:rsidRPr="00BD7394">
              <w:instrText xml:space="preserve"> REF _Ref368907140 \w \h </w:instrText>
            </w:r>
            <w:r>
              <w:instrText xml:space="preserve"> \* MERGEFORMAT </w:instrText>
            </w:r>
            <w:r w:rsidRPr="00BD7394">
              <w:fldChar w:fldCharType="separate"/>
            </w:r>
            <w:r w:rsidR="00BD7547">
              <w:t>18.5.6</w:t>
            </w:r>
            <w:r w:rsidRPr="00BD7394">
              <w:fldChar w:fldCharType="end"/>
            </w:r>
            <w:r w:rsidRPr="00BD7394">
              <w:t xml:space="preserve"> </w:t>
            </w:r>
            <w:r w:rsidRPr="00BD7394">
              <w:fldChar w:fldCharType="begin"/>
            </w:r>
            <w:r w:rsidRPr="00BD7394">
              <w:instrText xml:space="preserve"> REF _Ref368907140 \h </w:instrText>
            </w:r>
            <w:r>
              <w:instrText xml:space="preserve"> \* MERGEFORMAT </w:instrText>
            </w:r>
            <w:r w:rsidRPr="00BD7394">
              <w:fldChar w:fldCharType="separate"/>
            </w:r>
            <w:r w:rsidR="00BD7547" w:rsidRPr="00671C8B">
              <w:t>Use Cases for AT+KTCPACKINFO and &lt;URC-ENDTCP-enable&gt; Option</w:t>
            </w:r>
            <w:r w:rsidRPr="00BD7394">
              <w:fldChar w:fldCharType="end"/>
            </w:r>
            <w:r w:rsidRPr="00F81A12">
              <w:t>.</w:t>
            </w:r>
          </w:p>
          <w:p w14:paraId="0E891E93" w14:textId="77777777" w:rsidR="00AD6DB4" w:rsidRDefault="00AD6DB4" w:rsidP="0059466D">
            <w:pPr>
              <w:pStyle w:val="TableBody"/>
              <w:numPr>
                <w:ilvl w:val="0"/>
                <w:numId w:val="71"/>
              </w:numPr>
            </w:pPr>
            <w:r w:rsidRPr="00B2263D">
              <w:t xml:space="preserve">This command can be used before setting up +KCNXCFG configuration. </w:t>
            </w:r>
            <w:r>
              <w:t xml:space="preserve">Note however that </w:t>
            </w:r>
            <w:r w:rsidRPr="00B2263D">
              <w:t>the latter is required to start the connection properly.</w:t>
            </w:r>
          </w:p>
          <w:p w14:paraId="3D66945E" w14:textId="77777777" w:rsidR="00AD6DB4" w:rsidRPr="00671C8B" w:rsidRDefault="00AD6DB4" w:rsidP="0059466D">
            <w:pPr>
              <w:pStyle w:val="TableBody"/>
              <w:numPr>
                <w:ilvl w:val="0"/>
                <w:numId w:val="71"/>
              </w:numPr>
            </w:pPr>
            <w:r w:rsidRPr="00A161C8">
              <w:t>The connection timeout for TCP socket is about 9</w:t>
            </w:r>
            <w:r>
              <w:t xml:space="preserve"> </w:t>
            </w:r>
            <w:r w:rsidRPr="00A161C8">
              <w:t xml:space="preserve">seconds with 3 retransmissions </w:t>
            </w:r>
            <w:r>
              <w:t xml:space="preserve">with </w:t>
            </w:r>
            <w:r w:rsidRPr="00A161C8">
              <w:t>3 seconds delay</w:t>
            </w:r>
            <w:r>
              <w:t>.</w:t>
            </w:r>
          </w:p>
        </w:tc>
      </w:tr>
    </w:tbl>
    <w:p w14:paraId="4D1EE6CB" w14:textId="77777777" w:rsidR="00AD6DB4" w:rsidRPr="00671C8B" w:rsidRDefault="00AD6DB4" w:rsidP="0059466D">
      <w:pPr>
        <w:pStyle w:val="Heading3"/>
        <w:numPr>
          <w:ilvl w:val="2"/>
          <w:numId w:val="11"/>
        </w:numPr>
        <w:ind w:left="1260" w:hanging="1260"/>
      </w:pPr>
      <w:bookmarkStart w:id="19434" w:name="_Toc345081463"/>
      <w:bookmarkStart w:id="19435" w:name="_Toc349753200"/>
      <w:bookmarkStart w:id="19436" w:name="_Toc349754099"/>
      <w:bookmarkStart w:id="19437" w:name="_Ref366746377"/>
      <w:bookmarkStart w:id="19438" w:name="_Ref369093337"/>
      <w:bookmarkStart w:id="19439" w:name="_Toc368586154"/>
      <w:bookmarkStart w:id="19440" w:name="_Toc448912336"/>
      <w:bookmarkStart w:id="19441" w:name="_Toc486251753"/>
      <w:bookmarkStart w:id="19442" w:name="_Ref489361822"/>
      <w:bookmarkStart w:id="19443" w:name="_Ref489361824"/>
      <w:bookmarkStart w:id="19444" w:name="_Toc489460881"/>
      <w:r w:rsidRPr="00671C8B">
        <w:t>+KTCPCNX Command: Start TCP Connection</w:t>
      </w:r>
      <w:bookmarkEnd w:id="19434"/>
      <w:bookmarkEnd w:id="19435"/>
      <w:bookmarkEnd w:id="19436"/>
      <w:bookmarkEnd w:id="19437"/>
      <w:bookmarkEnd w:id="19438"/>
      <w:bookmarkEnd w:id="19439"/>
      <w:bookmarkEnd w:id="19440"/>
      <w:bookmarkEnd w:id="19441"/>
      <w:bookmarkEnd w:id="19442"/>
      <w:bookmarkEnd w:id="19443"/>
      <w:bookmarkEnd w:id="19444"/>
    </w:p>
    <w:tbl>
      <w:tblPr>
        <w:tblStyle w:val="TableSWIleft"/>
        <w:tblW w:w="9288" w:type="dxa"/>
        <w:tblLayout w:type="fixed"/>
        <w:tblLook w:val="04A0" w:firstRow="1" w:lastRow="0" w:firstColumn="1" w:lastColumn="0" w:noHBand="0" w:noVBand="1"/>
      </w:tblPr>
      <w:tblGrid>
        <w:gridCol w:w="1728"/>
        <w:gridCol w:w="7560"/>
      </w:tblGrid>
      <w:tr w:rsidR="00AD6DB4" w:rsidRPr="00671C8B" w14:paraId="5D8BAEC4"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3588D622" w14:textId="1B2CEE6E" w:rsidR="00AD6DB4" w:rsidRPr="00671C8B" w:rsidRDefault="00AD6DB4" w:rsidP="000E68EC">
            <w:pPr>
              <w:pStyle w:val="TableRowHead"/>
              <w:spacing w:before="144" w:after="144"/>
              <w:rPr>
                <w:rFonts w:cs="Arial"/>
                <w:bCs w:val="0"/>
              </w:rPr>
            </w:pPr>
            <w:del w:id="19445" w:author="Alban Roche" w:date="2017-08-02T14:40:00Z">
              <w:r w:rsidDel="00F22490">
                <w:delText>HL7618, HL7618RD, HL7648, HL7650, HL7688, HL7690 and HL7692</w:delText>
              </w:r>
            </w:del>
            <w:ins w:id="19446" w:author="Alban Roche" w:date="2017-08-02T14:40:00Z">
              <w:r w:rsidR="00F22490">
                <w:t>HL7800</w:t>
              </w:r>
            </w:ins>
          </w:p>
        </w:tc>
      </w:tr>
      <w:tr w:rsidR="00AD6DB4" w:rsidRPr="00671C8B" w14:paraId="151659BA" w14:textId="77777777" w:rsidTr="00166AF3">
        <w:trPr>
          <w:cantSplit w:val="0"/>
        </w:trPr>
        <w:tc>
          <w:tcPr>
            <w:tcW w:w="1728" w:type="dxa"/>
          </w:tcPr>
          <w:p w14:paraId="52BC7BEE" w14:textId="77777777" w:rsidR="00AD6DB4" w:rsidRDefault="00AD6DB4" w:rsidP="00166AF3">
            <w:pPr>
              <w:pStyle w:val="TableBody"/>
              <w:rPr>
                <w:i/>
              </w:rPr>
            </w:pPr>
            <w:r>
              <w:rPr>
                <w:i/>
              </w:rPr>
              <w:t>Test command</w:t>
            </w:r>
          </w:p>
          <w:p w14:paraId="23EB346D" w14:textId="77777777" w:rsidR="00AD6DB4" w:rsidRDefault="00AD6DB4" w:rsidP="00166AF3">
            <w:pPr>
              <w:pStyle w:val="TableBody"/>
              <w:rPr>
                <w:i/>
              </w:rPr>
            </w:pPr>
          </w:p>
          <w:p w14:paraId="114700B5" w14:textId="77777777" w:rsidR="00AD6DB4" w:rsidRDefault="00AD6DB4" w:rsidP="00166AF3">
            <w:pPr>
              <w:pStyle w:val="TableBody"/>
            </w:pPr>
            <w:r w:rsidRPr="00CB4B23">
              <w:rPr>
                <w:u w:val="single"/>
              </w:rPr>
              <w:t>Syntax</w:t>
            </w:r>
          </w:p>
          <w:p w14:paraId="6BF2E1B0" w14:textId="77777777" w:rsidR="00AD6DB4" w:rsidRPr="00CB4B23" w:rsidRDefault="00AD6DB4" w:rsidP="00166AF3">
            <w:pPr>
              <w:pStyle w:val="TableBody"/>
              <w:rPr>
                <w:b/>
              </w:rPr>
            </w:pPr>
            <w:r w:rsidRPr="00CB4B23">
              <w:rPr>
                <w:b/>
              </w:rPr>
              <w:t>AT+KTCPCNX=?</w:t>
            </w:r>
          </w:p>
        </w:tc>
        <w:tc>
          <w:tcPr>
            <w:tcW w:w="7560" w:type="dxa"/>
          </w:tcPr>
          <w:p w14:paraId="5FC91725" w14:textId="77777777" w:rsidR="00AD6DB4" w:rsidRDefault="00AD6DB4" w:rsidP="00166AF3">
            <w:pPr>
              <w:pStyle w:val="TableBody"/>
              <w:rPr>
                <w:u w:val="single"/>
              </w:rPr>
            </w:pPr>
          </w:p>
          <w:p w14:paraId="4089CA2C" w14:textId="77777777" w:rsidR="00AD6DB4" w:rsidRDefault="00AD6DB4" w:rsidP="00166AF3">
            <w:pPr>
              <w:pStyle w:val="TableBody"/>
              <w:rPr>
                <w:u w:val="single"/>
              </w:rPr>
            </w:pPr>
          </w:p>
          <w:p w14:paraId="011DCAC3" w14:textId="77777777" w:rsidR="00AD6DB4" w:rsidRDefault="00AD6DB4" w:rsidP="00166AF3">
            <w:pPr>
              <w:pStyle w:val="TableBody"/>
            </w:pPr>
            <w:r>
              <w:rPr>
                <w:u w:val="single"/>
              </w:rPr>
              <w:t>Response</w:t>
            </w:r>
          </w:p>
          <w:p w14:paraId="6EF846F8" w14:textId="77777777" w:rsidR="00AD6DB4" w:rsidRDefault="00AD6DB4" w:rsidP="00166AF3">
            <w:pPr>
              <w:pStyle w:val="TableBody"/>
            </w:pPr>
            <w:r w:rsidRPr="00CB4B23">
              <w:rPr>
                <w:b/>
              </w:rPr>
              <w:t>+KTCPCNX: (</w:t>
            </w:r>
            <w:r>
              <w:t xml:space="preserve">list of possible </w:t>
            </w:r>
            <w:r w:rsidRPr="00CB4B23">
              <w:rPr>
                <w:b/>
              </w:rPr>
              <w:t>&lt;session_id&gt;</w:t>
            </w:r>
            <w:r>
              <w:t>s</w:t>
            </w:r>
            <w:r w:rsidRPr="00CB4B23">
              <w:rPr>
                <w:b/>
              </w:rPr>
              <w:t>)</w:t>
            </w:r>
          </w:p>
          <w:p w14:paraId="45C797C6" w14:textId="77777777" w:rsidR="00AD6DB4" w:rsidRPr="00CB4B23" w:rsidRDefault="00AD6DB4" w:rsidP="00166AF3">
            <w:pPr>
              <w:pStyle w:val="TableBody"/>
              <w:rPr>
                <w:b/>
              </w:rPr>
            </w:pPr>
            <w:r w:rsidRPr="00CB4B23">
              <w:rPr>
                <w:b/>
              </w:rPr>
              <w:t>OK</w:t>
            </w:r>
          </w:p>
        </w:tc>
      </w:tr>
      <w:tr w:rsidR="00AD6DB4" w:rsidRPr="00671C8B" w14:paraId="05588237" w14:textId="77777777" w:rsidTr="00166AF3">
        <w:trPr>
          <w:cantSplit w:val="0"/>
        </w:trPr>
        <w:tc>
          <w:tcPr>
            <w:tcW w:w="1728" w:type="dxa"/>
          </w:tcPr>
          <w:p w14:paraId="157D0366" w14:textId="77777777" w:rsidR="00AD6DB4" w:rsidRPr="00671C8B" w:rsidRDefault="00AD6DB4" w:rsidP="00166AF3">
            <w:pPr>
              <w:pStyle w:val="TableBody"/>
              <w:rPr>
                <w:b/>
                <w:i/>
              </w:rPr>
            </w:pPr>
            <w:r w:rsidRPr="00671C8B">
              <w:rPr>
                <w:i/>
              </w:rPr>
              <w:t>Write command</w:t>
            </w:r>
          </w:p>
          <w:p w14:paraId="77F816D3" w14:textId="77777777" w:rsidR="00AD6DB4" w:rsidRPr="00671C8B" w:rsidRDefault="00AD6DB4" w:rsidP="00166AF3">
            <w:pPr>
              <w:pStyle w:val="TableBody"/>
            </w:pPr>
          </w:p>
          <w:p w14:paraId="03909464" w14:textId="77777777" w:rsidR="00AD6DB4" w:rsidRPr="00671C8B" w:rsidRDefault="00AD6DB4" w:rsidP="00166AF3">
            <w:pPr>
              <w:pStyle w:val="TableBody"/>
              <w:rPr>
                <w:u w:val="single"/>
              </w:rPr>
            </w:pPr>
            <w:r w:rsidRPr="00671C8B">
              <w:rPr>
                <w:u w:val="single"/>
              </w:rPr>
              <w:t>Syntax</w:t>
            </w:r>
          </w:p>
          <w:p w14:paraId="5C997DFE" w14:textId="77777777" w:rsidR="00AD6DB4" w:rsidRPr="00671C8B" w:rsidRDefault="00AD6DB4" w:rsidP="00166AF3">
            <w:pPr>
              <w:pStyle w:val="TableBody"/>
            </w:pPr>
            <w:r w:rsidRPr="00671C8B">
              <w:rPr>
                <w:b/>
              </w:rPr>
              <w:t>AT+KTCPCNX=</w:t>
            </w:r>
            <w:r>
              <w:rPr>
                <w:b/>
              </w:rPr>
              <w:br/>
            </w:r>
            <w:r w:rsidRPr="00671C8B">
              <w:rPr>
                <w:b/>
              </w:rPr>
              <w:t>&lt;session_id&gt;</w:t>
            </w:r>
          </w:p>
        </w:tc>
        <w:tc>
          <w:tcPr>
            <w:tcW w:w="7560" w:type="dxa"/>
          </w:tcPr>
          <w:p w14:paraId="078365EC" w14:textId="77777777" w:rsidR="00AD6DB4" w:rsidRPr="00671C8B" w:rsidRDefault="00AD6DB4" w:rsidP="00166AF3">
            <w:pPr>
              <w:pStyle w:val="TableBody"/>
              <w:rPr>
                <w:u w:val="single"/>
              </w:rPr>
            </w:pPr>
          </w:p>
          <w:p w14:paraId="56E9D0BF" w14:textId="77777777" w:rsidR="00AD6DB4" w:rsidRPr="00671C8B" w:rsidRDefault="00AD6DB4" w:rsidP="00166AF3">
            <w:pPr>
              <w:pStyle w:val="TableBody"/>
              <w:rPr>
                <w:u w:val="single"/>
              </w:rPr>
            </w:pPr>
          </w:p>
          <w:p w14:paraId="62FA0A33" w14:textId="77777777" w:rsidR="00AD6DB4" w:rsidRPr="00671C8B" w:rsidRDefault="00AD6DB4" w:rsidP="00166AF3">
            <w:pPr>
              <w:pStyle w:val="TableBody"/>
              <w:rPr>
                <w:u w:val="single"/>
              </w:rPr>
            </w:pPr>
            <w:r w:rsidRPr="00671C8B">
              <w:rPr>
                <w:u w:val="single"/>
              </w:rPr>
              <w:t>Response</w:t>
            </w:r>
          </w:p>
          <w:p w14:paraId="2D662610" w14:textId="77777777" w:rsidR="00AD6DB4" w:rsidRDefault="00AD6DB4" w:rsidP="00166AF3">
            <w:pPr>
              <w:pStyle w:val="TableBody"/>
              <w:rPr>
                <w:b/>
              </w:rPr>
            </w:pPr>
            <w:r w:rsidRPr="00671C8B">
              <w:rPr>
                <w:b/>
              </w:rPr>
              <w:t>OK</w:t>
            </w:r>
          </w:p>
          <w:p w14:paraId="42CEFDFE" w14:textId="77777777" w:rsidR="00AD6DB4" w:rsidRPr="00476469" w:rsidRDefault="00AD6DB4" w:rsidP="00166AF3">
            <w:pPr>
              <w:pStyle w:val="TableBody"/>
            </w:pPr>
          </w:p>
          <w:p w14:paraId="19F2CC5F" w14:textId="77777777" w:rsidR="00AD6DB4" w:rsidRPr="00476469" w:rsidRDefault="00AD6DB4" w:rsidP="00166AF3">
            <w:pPr>
              <w:pStyle w:val="TableBody"/>
            </w:pPr>
            <w:r w:rsidRPr="00476469">
              <w:t>or</w:t>
            </w:r>
          </w:p>
          <w:p w14:paraId="12971CD9" w14:textId="77777777" w:rsidR="00AD6DB4" w:rsidRPr="00671C8B" w:rsidRDefault="00AD6DB4" w:rsidP="00166AF3">
            <w:pPr>
              <w:pStyle w:val="TableBody"/>
              <w:rPr>
                <w:b/>
                <w:lang w:eastAsia="zh-CN"/>
              </w:rPr>
            </w:pPr>
            <w:r w:rsidRPr="00671C8B">
              <w:rPr>
                <w:b/>
              </w:rPr>
              <w:t>+CME ERROR: &lt;err&gt;</w:t>
            </w:r>
          </w:p>
          <w:p w14:paraId="4A3A7D7C" w14:textId="77777777" w:rsidR="00AD6DB4" w:rsidRPr="00671C8B" w:rsidRDefault="00AD6DB4" w:rsidP="00166AF3">
            <w:pPr>
              <w:pStyle w:val="TableBody"/>
              <w:rPr>
                <w:b/>
              </w:rPr>
            </w:pPr>
            <w:r w:rsidRPr="00671C8B">
              <w:rPr>
                <w:b/>
              </w:rPr>
              <w:t>+KTCP_NOTIF: &lt;session_id&gt;, &lt;tcp_notif&gt;</w:t>
            </w:r>
          </w:p>
          <w:p w14:paraId="40ECD0EB" w14:textId="77777777" w:rsidR="00AD6DB4" w:rsidRPr="00671C8B" w:rsidRDefault="00AD6DB4" w:rsidP="00166AF3">
            <w:pPr>
              <w:pStyle w:val="TableBody"/>
              <w:rPr>
                <w:b/>
              </w:rPr>
            </w:pPr>
          </w:p>
          <w:p w14:paraId="58179D2A" w14:textId="77777777" w:rsidR="00AD6DB4" w:rsidRPr="00671C8B" w:rsidRDefault="00AD6DB4" w:rsidP="00166AF3">
            <w:pPr>
              <w:pStyle w:val="TableBody"/>
              <w:rPr>
                <w:u w:val="single"/>
              </w:rPr>
            </w:pPr>
            <w:r w:rsidRPr="00671C8B">
              <w:rPr>
                <w:u w:val="single"/>
              </w:rPr>
              <w:t>Parameters</w:t>
            </w:r>
          </w:p>
          <w:p w14:paraId="1CF52D46" w14:textId="77777777" w:rsidR="00AD6DB4" w:rsidRPr="00671C8B" w:rsidRDefault="00AD6DB4" w:rsidP="00166AF3">
            <w:pPr>
              <w:pStyle w:val="TableBody"/>
            </w:pPr>
            <w:r w:rsidRPr="00671C8B">
              <w:rPr>
                <w:b/>
              </w:rPr>
              <w:t>&lt;session_id&gt;</w:t>
            </w:r>
            <w:r w:rsidRPr="00671C8B">
              <w:rPr>
                <w:b/>
              </w:rPr>
              <w:tab/>
            </w:r>
            <w:r w:rsidRPr="00671C8B">
              <w:t>TCP session</w:t>
            </w:r>
            <w:r>
              <w:t xml:space="preserve"> index</w:t>
            </w:r>
          </w:p>
          <w:p w14:paraId="04D6A82E" w14:textId="77777777" w:rsidR="00AD6DB4" w:rsidRPr="00671C8B" w:rsidRDefault="00AD6DB4" w:rsidP="00166AF3">
            <w:pPr>
              <w:pStyle w:val="TableBody"/>
            </w:pPr>
          </w:p>
          <w:p w14:paraId="39FEA6B5" w14:textId="77777777" w:rsidR="00AD6DB4" w:rsidRPr="00671C8B" w:rsidRDefault="00AD6DB4" w:rsidP="00166AF3">
            <w:pPr>
              <w:pStyle w:val="TableBody"/>
            </w:pPr>
            <w:r w:rsidRPr="00671C8B">
              <w:rPr>
                <w:b/>
              </w:rPr>
              <w:t>&lt;tcp_notif&gt;</w:t>
            </w:r>
            <w:r w:rsidRPr="00671C8B">
              <w:tab/>
              <w:t>Integer type. Indicates the cause of the TCP connection failure</w:t>
            </w:r>
          </w:p>
          <w:p w14:paraId="794E37DB" w14:textId="77777777" w:rsidR="00AD6DB4" w:rsidRPr="00671C8B" w:rsidRDefault="00AD6DB4" w:rsidP="00166AF3">
            <w:pPr>
              <w:pStyle w:val="TableBody"/>
            </w:pPr>
            <w:r w:rsidRPr="00671C8B">
              <w:t>0</w:t>
            </w:r>
            <w:r w:rsidRPr="00671C8B">
              <w:tab/>
              <w:t>Network error</w:t>
            </w:r>
          </w:p>
          <w:p w14:paraId="48C1BF0C" w14:textId="77777777" w:rsidR="00AD6DB4" w:rsidRPr="00671C8B" w:rsidRDefault="00AD6DB4" w:rsidP="00166AF3">
            <w:pPr>
              <w:pStyle w:val="TableBody"/>
            </w:pPr>
            <w:r w:rsidRPr="00671C8B">
              <w:t>1</w:t>
            </w:r>
            <w:r w:rsidRPr="00671C8B">
              <w:tab/>
              <w:t>No more sockets available; max. number already reached</w:t>
            </w:r>
          </w:p>
          <w:p w14:paraId="4BCB1E2E" w14:textId="77777777" w:rsidR="00AD6DB4" w:rsidRPr="00671C8B" w:rsidRDefault="00AD6DB4" w:rsidP="00166AF3">
            <w:pPr>
              <w:pStyle w:val="TableBody"/>
            </w:pPr>
            <w:r w:rsidRPr="00671C8B">
              <w:t>2</w:t>
            </w:r>
            <w:r w:rsidRPr="00671C8B">
              <w:tab/>
              <w:t xml:space="preserve">Memory problem </w:t>
            </w:r>
          </w:p>
          <w:p w14:paraId="4A5196FD" w14:textId="77777777" w:rsidR="00AD6DB4" w:rsidRPr="00671C8B" w:rsidRDefault="00AD6DB4" w:rsidP="00166AF3">
            <w:pPr>
              <w:pStyle w:val="TableBody"/>
            </w:pPr>
            <w:r w:rsidRPr="00671C8B">
              <w:t>3</w:t>
            </w:r>
            <w:r w:rsidRPr="00671C8B">
              <w:tab/>
              <w:t>DNS error</w:t>
            </w:r>
          </w:p>
          <w:p w14:paraId="371A3E4E" w14:textId="77777777" w:rsidR="00AD6DB4" w:rsidRPr="00671C8B" w:rsidRDefault="00AD6DB4" w:rsidP="00166AF3">
            <w:pPr>
              <w:pStyle w:val="TableBody"/>
            </w:pPr>
            <w:r w:rsidRPr="00671C8B">
              <w:t>4</w:t>
            </w:r>
            <w:r w:rsidRPr="00671C8B">
              <w:tab/>
              <w:t>TCP disconnection by the server or remote client</w:t>
            </w:r>
          </w:p>
          <w:p w14:paraId="04D4FA60" w14:textId="77777777" w:rsidR="00AD6DB4" w:rsidRPr="00671C8B" w:rsidRDefault="00AD6DB4" w:rsidP="00166AF3">
            <w:pPr>
              <w:pStyle w:val="TableBody"/>
            </w:pPr>
            <w:r w:rsidRPr="00671C8B">
              <w:t>5</w:t>
            </w:r>
            <w:r w:rsidRPr="00671C8B">
              <w:tab/>
              <w:t>TCP connection error</w:t>
            </w:r>
          </w:p>
          <w:p w14:paraId="7995E5A6" w14:textId="77777777" w:rsidR="00AD6DB4" w:rsidRPr="00671C8B" w:rsidRDefault="00AD6DB4" w:rsidP="00166AF3">
            <w:pPr>
              <w:pStyle w:val="TableBody"/>
            </w:pPr>
            <w:r w:rsidRPr="00671C8B">
              <w:t>6</w:t>
            </w:r>
            <w:r w:rsidRPr="00671C8B">
              <w:tab/>
              <w:t>Generic error</w:t>
            </w:r>
          </w:p>
          <w:p w14:paraId="06981B07" w14:textId="77777777" w:rsidR="00AD6DB4" w:rsidRPr="00671C8B" w:rsidRDefault="00AD6DB4" w:rsidP="00166AF3">
            <w:pPr>
              <w:pStyle w:val="TableBody"/>
              <w:rPr>
                <w:lang w:eastAsia="zh-CN"/>
              </w:rPr>
            </w:pPr>
            <w:r w:rsidRPr="00671C8B">
              <w:t>7</w:t>
            </w:r>
            <w:r w:rsidRPr="00671C8B">
              <w:tab/>
              <w:t>Fail to accept client request’s</w:t>
            </w:r>
          </w:p>
          <w:p w14:paraId="145189A0" w14:textId="77777777" w:rsidR="00AD6DB4" w:rsidRPr="00671C8B" w:rsidRDefault="00AD6DB4" w:rsidP="00166AF3">
            <w:pPr>
              <w:pStyle w:val="TableBody"/>
              <w:rPr>
                <w:lang w:eastAsia="zh-CN"/>
              </w:rPr>
            </w:pPr>
            <w:r w:rsidRPr="00671C8B">
              <w:rPr>
                <w:lang w:eastAsia="zh-CN"/>
              </w:rPr>
              <w:t>8</w:t>
            </w:r>
            <w:r w:rsidRPr="00671C8B">
              <w:tab/>
            </w:r>
            <w:r w:rsidRPr="00671C8B">
              <w:rPr>
                <w:lang w:eastAsia="zh-CN"/>
              </w:rPr>
              <w:t>Data sending is OK but KTCPSND was waiting more or less characters</w:t>
            </w:r>
          </w:p>
          <w:p w14:paraId="17198DCD" w14:textId="77777777" w:rsidR="00AD6DB4" w:rsidRPr="00671C8B" w:rsidRDefault="00AD6DB4" w:rsidP="00166AF3">
            <w:pPr>
              <w:pStyle w:val="TableBody"/>
              <w:rPr>
                <w:lang w:eastAsia="zh-CN"/>
              </w:rPr>
            </w:pPr>
            <w:r w:rsidRPr="00671C8B">
              <w:rPr>
                <w:lang w:eastAsia="zh-CN"/>
              </w:rPr>
              <w:t>9</w:t>
            </w:r>
            <w:r w:rsidRPr="00671C8B">
              <w:tab/>
            </w:r>
            <w:r w:rsidRPr="00671C8B">
              <w:rPr>
                <w:lang w:eastAsia="zh-CN"/>
              </w:rPr>
              <w:t>Bad session ID</w:t>
            </w:r>
          </w:p>
          <w:p w14:paraId="4A61C0AC" w14:textId="77777777" w:rsidR="00AD6DB4" w:rsidRPr="00671C8B" w:rsidRDefault="00AD6DB4" w:rsidP="00166AF3">
            <w:pPr>
              <w:pStyle w:val="TableBody"/>
              <w:rPr>
                <w:lang w:eastAsia="zh-CN"/>
              </w:rPr>
            </w:pPr>
            <w:r w:rsidRPr="00671C8B">
              <w:rPr>
                <w:lang w:eastAsia="zh-CN"/>
              </w:rPr>
              <w:t>10</w:t>
            </w:r>
            <w:r w:rsidRPr="00671C8B">
              <w:tab/>
            </w:r>
            <w:r w:rsidRPr="00671C8B">
              <w:rPr>
                <w:lang w:eastAsia="zh-CN"/>
              </w:rPr>
              <w:t>Session is already running</w:t>
            </w:r>
          </w:p>
          <w:p w14:paraId="1EBE5E2A" w14:textId="77777777" w:rsidR="00AD6DB4" w:rsidRDefault="00AD6DB4" w:rsidP="00166AF3">
            <w:pPr>
              <w:pStyle w:val="TableBody"/>
              <w:rPr>
                <w:lang w:eastAsia="zh-CN"/>
              </w:rPr>
            </w:pPr>
            <w:r w:rsidRPr="00671C8B">
              <w:rPr>
                <w:lang w:eastAsia="zh-CN"/>
              </w:rPr>
              <w:t>11</w:t>
            </w:r>
            <w:r w:rsidRPr="00671C8B">
              <w:rPr>
                <w:lang w:eastAsia="zh-CN"/>
              </w:rPr>
              <w:tab/>
              <w:t>All sessions are used</w:t>
            </w:r>
          </w:p>
          <w:p w14:paraId="5D30BDC5" w14:textId="77777777" w:rsidR="000E68EC" w:rsidRDefault="000E68EC" w:rsidP="00166AF3">
            <w:pPr>
              <w:pStyle w:val="TableBody"/>
              <w:rPr>
                <w:lang w:eastAsia="zh-CN"/>
              </w:rPr>
            </w:pPr>
            <w:commentRangeStart w:id="19447"/>
            <w:r>
              <w:rPr>
                <w:lang w:eastAsia="zh-CN"/>
              </w:rPr>
              <w:t>12</w:t>
            </w:r>
            <w:r>
              <w:rPr>
                <w:lang w:eastAsia="zh-CN"/>
              </w:rPr>
              <w:tab/>
              <w:t>Socket connection timeout error</w:t>
            </w:r>
          </w:p>
          <w:p w14:paraId="2E4BA781" w14:textId="77777777" w:rsidR="000E68EC" w:rsidRDefault="000E68EC" w:rsidP="00166AF3">
            <w:pPr>
              <w:pStyle w:val="TableBody"/>
              <w:rPr>
                <w:lang w:eastAsia="zh-CN"/>
              </w:rPr>
            </w:pPr>
            <w:r>
              <w:rPr>
                <w:lang w:eastAsia="zh-CN"/>
              </w:rPr>
              <w:t>13</w:t>
            </w:r>
            <w:r>
              <w:rPr>
                <w:lang w:eastAsia="zh-CN"/>
              </w:rPr>
              <w:tab/>
              <w:t>SSL connection error</w:t>
            </w:r>
          </w:p>
          <w:p w14:paraId="2329601A" w14:textId="7077AC34" w:rsidR="000E68EC" w:rsidRPr="00671C8B" w:rsidRDefault="000E68EC" w:rsidP="00166AF3">
            <w:pPr>
              <w:pStyle w:val="TableBody"/>
              <w:rPr>
                <w:b/>
              </w:rPr>
            </w:pPr>
            <w:r>
              <w:rPr>
                <w:lang w:eastAsia="zh-CN"/>
              </w:rPr>
              <w:t>14</w:t>
            </w:r>
            <w:r>
              <w:rPr>
                <w:lang w:eastAsia="zh-CN"/>
              </w:rPr>
              <w:tab/>
              <w:t>SSL initialization error</w:t>
            </w:r>
            <w:commentRangeEnd w:id="19447"/>
            <w:r>
              <w:rPr>
                <w:rStyle w:val="CommentReference"/>
                <w:rFonts w:ascii="Verdana" w:hAnsi="Verdana" w:cs="Times New Roman"/>
                <w:lang w:eastAsia="en-US"/>
              </w:rPr>
              <w:commentReference w:id="19447"/>
            </w:r>
          </w:p>
        </w:tc>
      </w:tr>
      <w:tr w:rsidR="00AD6DB4" w:rsidRPr="00671C8B" w14:paraId="77019FE2" w14:textId="77777777" w:rsidTr="00166AF3">
        <w:tc>
          <w:tcPr>
            <w:tcW w:w="1728" w:type="dxa"/>
          </w:tcPr>
          <w:p w14:paraId="2F88375F" w14:textId="77777777" w:rsidR="00AD6DB4" w:rsidRPr="00671C8B" w:rsidRDefault="00AD6DB4" w:rsidP="00166AF3">
            <w:pPr>
              <w:pStyle w:val="TableBody"/>
              <w:rPr>
                <w:u w:val="single"/>
              </w:rPr>
            </w:pPr>
            <w:r w:rsidRPr="00671C8B">
              <w:rPr>
                <w:u w:val="single"/>
              </w:rPr>
              <w:t>Reference</w:t>
            </w:r>
          </w:p>
          <w:p w14:paraId="17C1049E" w14:textId="77777777" w:rsidR="00AD6DB4" w:rsidRPr="00671C8B" w:rsidRDefault="00AD6DB4" w:rsidP="00166AF3">
            <w:pPr>
              <w:pStyle w:val="TableBody"/>
              <w:rPr>
                <w:u w:val="single"/>
              </w:rPr>
            </w:pPr>
            <w:r w:rsidRPr="00671C8B">
              <w:t>Sierra Wireless Proprietary</w:t>
            </w:r>
          </w:p>
        </w:tc>
        <w:tc>
          <w:tcPr>
            <w:tcW w:w="7560" w:type="dxa"/>
          </w:tcPr>
          <w:p w14:paraId="62DAD15A" w14:textId="77777777" w:rsidR="00AD6DB4" w:rsidRPr="00671C8B" w:rsidRDefault="00AD6DB4" w:rsidP="00166AF3">
            <w:pPr>
              <w:pStyle w:val="TableBody"/>
              <w:rPr>
                <w:u w:val="single"/>
              </w:rPr>
            </w:pPr>
            <w:r w:rsidRPr="00671C8B">
              <w:rPr>
                <w:u w:val="single"/>
              </w:rPr>
              <w:t>Notes</w:t>
            </w:r>
          </w:p>
          <w:p w14:paraId="7F9E4D1F" w14:textId="77777777" w:rsidR="00AD6DB4" w:rsidRPr="00671C8B" w:rsidRDefault="00AD6DB4" w:rsidP="00166AF3">
            <w:pPr>
              <w:pStyle w:val="TableBody"/>
            </w:pPr>
            <w:r w:rsidRPr="00671C8B">
              <w:t xml:space="preserve">This command is used for connecting to a remote server or listening to a bound port, depending on the selected mode of </w:t>
            </w:r>
            <w:r w:rsidRPr="00671C8B">
              <w:rPr>
                <w:lang w:eastAsia="zh-CN"/>
              </w:rPr>
              <w:t>&lt;</w:t>
            </w:r>
            <w:r w:rsidRPr="00671C8B">
              <w:t>session_id.</w:t>
            </w:r>
            <w:r w:rsidRPr="00671C8B">
              <w:rPr>
                <w:lang w:eastAsia="zh-CN"/>
              </w:rPr>
              <w:t>&gt;</w:t>
            </w:r>
          </w:p>
        </w:tc>
      </w:tr>
    </w:tbl>
    <w:p w14:paraId="145FAA99" w14:textId="77777777" w:rsidR="00AD6DB4" w:rsidRPr="00671C8B" w:rsidRDefault="00AD6DB4" w:rsidP="0059466D">
      <w:pPr>
        <w:pStyle w:val="Heading3"/>
        <w:numPr>
          <w:ilvl w:val="2"/>
          <w:numId w:val="11"/>
        </w:numPr>
        <w:ind w:left="1260" w:hanging="1260"/>
      </w:pPr>
      <w:bookmarkStart w:id="19448" w:name="_Toc345081464"/>
      <w:bookmarkStart w:id="19449" w:name="_Toc349753201"/>
      <w:bookmarkStart w:id="19450" w:name="_Toc349754100"/>
      <w:bookmarkStart w:id="19451" w:name="_Ref366746384"/>
      <w:bookmarkStart w:id="19452" w:name="_Ref369093346"/>
      <w:bookmarkStart w:id="19453" w:name="_Toc368586155"/>
      <w:bookmarkStart w:id="19454" w:name="_Toc448912337"/>
      <w:bookmarkStart w:id="19455" w:name="_Toc486251754"/>
      <w:bookmarkStart w:id="19456" w:name="_Toc489460882"/>
      <w:r w:rsidRPr="00671C8B">
        <w:t>+KTCPRCV Command: Receive Data through a TCP Connection</w:t>
      </w:r>
      <w:bookmarkEnd w:id="19448"/>
      <w:bookmarkEnd w:id="19449"/>
      <w:bookmarkEnd w:id="19450"/>
      <w:bookmarkEnd w:id="19451"/>
      <w:bookmarkEnd w:id="19452"/>
      <w:bookmarkEnd w:id="19453"/>
      <w:bookmarkEnd w:id="19454"/>
      <w:bookmarkEnd w:id="19455"/>
      <w:bookmarkEnd w:id="19456"/>
    </w:p>
    <w:tbl>
      <w:tblPr>
        <w:tblStyle w:val="TableSWIleft"/>
        <w:tblW w:w="9288" w:type="dxa"/>
        <w:tblLayout w:type="fixed"/>
        <w:tblLook w:val="04A0" w:firstRow="1" w:lastRow="0" w:firstColumn="1" w:lastColumn="0" w:noHBand="0" w:noVBand="1"/>
      </w:tblPr>
      <w:tblGrid>
        <w:gridCol w:w="1728"/>
        <w:gridCol w:w="7560"/>
      </w:tblGrid>
      <w:tr w:rsidR="00AD6DB4" w:rsidRPr="00671C8B" w14:paraId="3850F36E"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35206F0C" w14:textId="25C3A92F" w:rsidR="00AD6DB4" w:rsidRPr="00671C8B" w:rsidRDefault="00AD6DB4" w:rsidP="000E68EC">
            <w:pPr>
              <w:pStyle w:val="TableRowHead"/>
              <w:spacing w:before="144" w:after="144"/>
              <w:rPr>
                <w:rFonts w:cs="Arial"/>
                <w:bCs w:val="0"/>
              </w:rPr>
            </w:pPr>
            <w:del w:id="19457" w:author="Alban Roche" w:date="2017-08-02T14:40:00Z">
              <w:r w:rsidDel="00F22490">
                <w:delText>HL7618, HL7618RD, HL7648, HL7650, HL7688, HL7690 and HL7692</w:delText>
              </w:r>
            </w:del>
            <w:ins w:id="19458" w:author="Alban Roche" w:date="2017-08-02T14:40:00Z">
              <w:r w:rsidR="00F22490">
                <w:t>HL7800</w:t>
              </w:r>
            </w:ins>
          </w:p>
        </w:tc>
      </w:tr>
      <w:tr w:rsidR="00AD6DB4" w:rsidRPr="00671C8B" w14:paraId="0407C11A" w14:textId="77777777" w:rsidTr="00166AF3">
        <w:trPr>
          <w:cantSplit w:val="0"/>
        </w:trPr>
        <w:tc>
          <w:tcPr>
            <w:tcW w:w="1728" w:type="dxa"/>
          </w:tcPr>
          <w:p w14:paraId="14979529" w14:textId="77777777" w:rsidR="00AD6DB4" w:rsidRDefault="00AD6DB4" w:rsidP="00166AF3">
            <w:pPr>
              <w:pStyle w:val="TableBody"/>
            </w:pPr>
            <w:r>
              <w:rPr>
                <w:i/>
              </w:rPr>
              <w:t>Test command</w:t>
            </w:r>
          </w:p>
          <w:p w14:paraId="16420357" w14:textId="77777777" w:rsidR="00AD6DB4" w:rsidRDefault="00AD6DB4" w:rsidP="00166AF3">
            <w:pPr>
              <w:pStyle w:val="TableBody"/>
            </w:pPr>
          </w:p>
          <w:p w14:paraId="7D86D1FB" w14:textId="77777777" w:rsidR="00AD6DB4" w:rsidRDefault="00AD6DB4" w:rsidP="00166AF3">
            <w:pPr>
              <w:pStyle w:val="TableBody"/>
            </w:pPr>
            <w:r w:rsidRPr="00CB4B23">
              <w:rPr>
                <w:u w:val="single"/>
              </w:rPr>
              <w:t>Syntax</w:t>
            </w:r>
          </w:p>
          <w:p w14:paraId="38327EEC" w14:textId="77777777" w:rsidR="00AD6DB4" w:rsidRPr="00CB4B23" w:rsidRDefault="00AD6DB4" w:rsidP="00166AF3">
            <w:pPr>
              <w:pStyle w:val="TableBody"/>
              <w:rPr>
                <w:b/>
              </w:rPr>
            </w:pPr>
            <w:r w:rsidRPr="00CB4B23">
              <w:rPr>
                <w:b/>
              </w:rPr>
              <w:t>AT+KTCPRCV=?</w:t>
            </w:r>
          </w:p>
        </w:tc>
        <w:tc>
          <w:tcPr>
            <w:tcW w:w="7560" w:type="dxa"/>
          </w:tcPr>
          <w:p w14:paraId="043BFD94" w14:textId="77777777" w:rsidR="00AD6DB4" w:rsidRDefault="00AD6DB4" w:rsidP="00166AF3">
            <w:pPr>
              <w:pStyle w:val="TableBody"/>
              <w:rPr>
                <w:u w:val="single"/>
              </w:rPr>
            </w:pPr>
          </w:p>
          <w:p w14:paraId="0C7BC214" w14:textId="77777777" w:rsidR="00AD6DB4" w:rsidRDefault="00AD6DB4" w:rsidP="00166AF3">
            <w:pPr>
              <w:pStyle w:val="TableBody"/>
              <w:rPr>
                <w:u w:val="single"/>
              </w:rPr>
            </w:pPr>
          </w:p>
          <w:p w14:paraId="02D12C4C" w14:textId="77777777" w:rsidR="00AD6DB4" w:rsidRDefault="00AD6DB4" w:rsidP="00166AF3">
            <w:pPr>
              <w:pStyle w:val="TableBody"/>
            </w:pPr>
            <w:r>
              <w:rPr>
                <w:u w:val="single"/>
              </w:rPr>
              <w:t>Response</w:t>
            </w:r>
          </w:p>
          <w:p w14:paraId="2D9D0779" w14:textId="77777777" w:rsidR="00AD6DB4" w:rsidRPr="00CB4B23" w:rsidRDefault="00AD6DB4" w:rsidP="00166AF3">
            <w:pPr>
              <w:pStyle w:val="TableBody"/>
              <w:rPr>
                <w:b/>
              </w:rPr>
            </w:pPr>
            <w:r w:rsidRPr="00CB4B23">
              <w:rPr>
                <w:b/>
              </w:rPr>
              <w:t>+KTCPRCV: (</w:t>
            </w:r>
            <w:r w:rsidRPr="00B2263D">
              <w:t>list of possible</w:t>
            </w:r>
            <w:r w:rsidRPr="00CB4B23">
              <w:rPr>
                <w:b/>
              </w:rPr>
              <w:t xml:space="preserve"> &lt;session_id&gt;</w:t>
            </w:r>
            <w:r w:rsidRPr="00B2263D">
              <w:t>s</w:t>
            </w:r>
            <w:r w:rsidRPr="00CB4B23">
              <w:rPr>
                <w:b/>
              </w:rPr>
              <w:t>),(</w:t>
            </w:r>
            <w:r w:rsidRPr="00B2263D">
              <w:t>list of possible</w:t>
            </w:r>
            <w:r w:rsidRPr="00CB4B23">
              <w:rPr>
                <w:b/>
              </w:rPr>
              <w:t xml:space="preserve"> &lt;ndata&gt;</w:t>
            </w:r>
            <w:r w:rsidRPr="00CB4B23">
              <w:t>s</w:t>
            </w:r>
            <w:r w:rsidRPr="00CB4B23">
              <w:rPr>
                <w:b/>
              </w:rPr>
              <w:t>)</w:t>
            </w:r>
          </w:p>
          <w:p w14:paraId="7C3478B5" w14:textId="77777777" w:rsidR="00AD6DB4" w:rsidRPr="00CB4B23" w:rsidRDefault="00AD6DB4" w:rsidP="00166AF3">
            <w:pPr>
              <w:pStyle w:val="TableBody"/>
            </w:pPr>
            <w:r w:rsidRPr="00CB4B23">
              <w:rPr>
                <w:b/>
              </w:rPr>
              <w:t>OK</w:t>
            </w:r>
          </w:p>
        </w:tc>
      </w:tr>
      <w:tr w:rsidR="00AD6DB4" w:rsidRPr="00671C8B" w14:paraId="39830CE8" w14:textId="77777777" w:rsidTr="00166AF3">
        <w:trPr>
          <w:cantSplit w:val="0"/>
        </w:trPr>
        <w:tc>
          <w:tcPr>
            <w:tcW w:w="1728" w:type="dxa"/>
          </w:tcPr>
          <w:p w14:paraId="3887B3F9" w14:textId="77777777" w:rsidR="00AD6DB4" w:rsidRPr="00671C8B" w:rsidRDefault="00AD6DB4" w:rsidP="00166AF3">
            <w:pPr>
              <w:pStyle w:val="TableBody"/>
              <w:rPr>
                <w:b/>
                <w:i/>
              </w:rPr>
            </w:pPr>
            <w:r w:rsidRPr="00671C8B">
              <w:rPr>
                <w:i/>
              </w:rPr>
              <w:t>Write command</w:t>
            </w:r>
          </w:p>
          <w:p w14:paraId="491033C5" w14:textId="77777777" w:rsidR="00AD6DB4" w:rsidRPr="00671C8B" w:rsidRDefault="00AD6DB4" w:rsidP="00166AF3">
            <w:pPr>
              <w:pStyle w:val="TableBody"/>
            </w:pPr>
          </w:p>
          <w:p w14:paraId="0D9EDE04" w14:textId="77777777" w:rsidR="00AD6DB4" w:rsidRPr="00671C8B" w:rsidRDefault="00AD6DB4" w:rsidP="00166AF3">
            <w:pPr>
              <w:pStyle w:val="TableBody"/>
              <w:rPr>
                <w:u w:val="single"/>
              </w:rPr>
            </w:pPr>
            <w:r w:rsidRPr="00671C8B">
              <w:rPr>
                <w:u w:val="single"/>
              </w:rPr>
              <w:t>Syntax</w:t>
            </w:r>
          </w:p>
          <w:p w14:paraId="22B803F1" w14:textId="77777777" w:rsidR="00AD6DB4" w:rsidRPr="00671C8B" w:rsidRDefault="00AD6DB4" w:rsidP="00166AF3">
            <w:pPr>
              <w:pStyle w:val="TableBody"/>
              <w:rPr>
                <w:b/>
              </w:rPr>
            </w:pPr>
            <w:r w:rsidRPr="00671C8B">
              <w:rPr>
                <w:b/>
              </w:rPr>
              <w:t>AT+KTCPRCV=</w:t>
            </w:r>
          </w:p>
          <w:p w14:paraId="087BE8C8" w14:textId="77777777" w:rsidR="00AD6DB4" w:rsidRPr="00671C8B" w:rsidRDefault="00AD6DB4" w:rsidP="00166AF3">
            <w:pPr>
              <w:pStyle w:val="TableBody"/>
            </w:pPr>
            <w:r w:rsidRPr="00671C8B">
              <w:rPr>
                <w:b/>
              </w:rPr>
              <w:t>&lt;session_id&gt;,</w:t>
            </w:r>
            <w:r w:rsidRPr="00671C8B">
              <w:rPr>
                <w:b/>
              </w:rPr>
              <w:br/>
              <w:t>&lt;ndata&gt;</w:t>
            </w:r>
          </w:p>
        </w:tc>
        <w:tc>
          <w:tcPr>
            <w:tcW w:w="7560" w:type="dxa"/>
          </w:tcPr>
          <w:p w14:paraId="149DE4ED" w14:textId="77777777" w:rsidR="00AD6DB4" w:rsidRPr="00671C8B" w:rsidRDefault="00AD6DB4" w:rsidP="00166AF3">
            <w:pPr>
              <w:pStyle w:val="TableBody"/>
              <w:rPr>
                <w:u w:val="single"/>
              </w:rPr>
            </w:pPr>
          </w:p>
          <w:p w14:paraId="08640848" w14:textId="77777777" w:rsidR="00AD6DB4" w:rsidRPr="00671C8B" w:rsidRDefault="00AD6DB4" w:rsidP="00166AF3">
            <w:pPr>
              <w:pStyle w:val="TableBody"/>
              <w:rPr>
                <w:u w:val="single"/>
              </w:rPr>
            </w:pPr>
          </w:p>
          <w:p w14:paraId="009E5DC5" w14:textId="77777777" w:rsidR="00AD6DB4" w:rsidRPr="00671C8B" w:rsidRDefault="00AD6DB4" w:rsidP="00166AF3">
            <w:pPr>
              <w:pStyle w:val="TableBody"/>
              <w:rPr>
                <w:u w:val="single"/>
              </w:rPr>
            </w:pPr>
            <w:r w:rsidRPr="00671C8B">
              <w:rPr>
                <w:u w:val="single"/>
              </w:rPr>
              <w:t>Response</w:t>
            </w:r>
          </w:p>
          <w:p w14:paraId="567FF71A" w14:textId="77777777" w:rsidR="00AD6DB4" w:rsidRPr="00671C8B" w:rsidRDefault="00AD6DB4" w:rsidP="00166AF3">
            <w:pPr>
              <w:pStyle w:val="TableBody"/>
              <w:rPr>
                <w:b/>
                <w:lang w:eastAsia="zh-CN"/>
              </w:rPr>
            </w:pPr>
            <w:r w:rsidRPr="00671C8B">
              <w:rPr>
                <w:b/>
              </w:rPr>
              <w:t>CONNECT</w:t>
            </w:r>
          </w:p>
          <w:p w14:paraId="0637848E" w14:textId="77777777" w:rsidR="00AD6DB4" w:rsidRPr="00671C8B" w:rsidRDefault="00AD6DB4" w:rsidP="00166AF3">
            <w:pPr>
              <w:pStyle w:val="TableBody"/>
              <w:rPr>
                <w:b/>
                <w:lang w:eastAsia="zh-CN"/>
              </w:rPr>
            </w:pPr>
            <w:r w:rsidRPr="00671C8B">
              <w:rPr>
                <w:b/>
                <w:lang w:eastAsia="zh-CN"/>
              </w:rPr>
              <w:t>…</w:t>
            </w:r>
            <w:r w:rsidRPr="00671C8B">
              <w:rPr>
                <w:b/>
              </w:rPr>
              <w:t>&lt;EOF pattern&gt;</w:t>
            </w:r>
          </w:p>
          <w:p w14:paraId="1AE4EDF1" w14:textId="77777777" w:rsidR="00AD6DB4" w:rsidRDefault="00AD6DB4" w:rsidP="00166AF3">
            <w:pPr>
              <w:pStyle w:val="TableBody"/>
            </w:pPr>
            <w:r w:rsidRPr="00671C8B">
              <w:rPr>
                <w:b/>
              </w:rPr>
              <w:t>OK</w:t>
            </w:r>
          </w:p>
          <w:p w14:paraId="5B88EC6C" w14:textId="77777777" w:rsidR="00AD6DB4" w:rsidRPr="00476469" w:rsidRDefault="00AD6DB4" w:rsidP="00166AF3">
            <w:pPr>
              <w:pStyle w:val="TableBody"/>
            </w:pPr>
          </w:p>
          <w:p w14:paraId="2EE2DC14" w14:textId="77777777" w:rsidR="00AD6DB4" w:rsidRPr="00C318EF" w:rsidRDefault="00AD6DB4" w:rsidP="00166AF3">
            <w:pPr>
              <w:pStyle w:val="TableBody"/>
            </w:pPr>
            <w:r w:rsidRPr="00476469">
              <w:t>or</w:t>
            </w:r>
          </w:p>
          <w:p w14:paraId="5021B3DF" w14:textId="77777777" w:rsidR="00AD6DB4" w:rsidRPr="00671C8B" w:rsidRDefault="00AD6DB4" w:rsidP="00166AF3">
            <w:pPr>
              <w:pStyle w:val="TableBody"/>
              <w:rPr>
                <w:b/>
              </w:rPr>
            </w:pPr>
            <w:r w:rsidRPr="00671C8B">
              <w:rPr>
                <w:b/>
              </w:rPr>
              <w:t>+KTCP_NOTIF: &lt;session_id&gt;,&lt;tcp_notif&gt;</w:t>
            </w:r>
          </w:p>
          <w:p w14:paraId="37FE4C3A" w14:textId="77777777" w:rsidR="00AD6DB4" w:rsidRPr="009B3321" w:rsidRDefault="00AD6DB4" w:rsidP="00166AF3">
            <w:pPr>
              <w:pStyle w:val="TableBody"/>
            </w:pPr>
          </w:p>
          <w:p w14:paraId="31BF1B39" w14:textId="77777777" w:rsidR="00AD6DB4" w:rsidRPr="00671C8B" w:rsidRDefault="00AD6DB4" w:rsidP="00166AF3">
            <w:pPr>
              <w:pStyle w:val="TableBody"/>
              <w:rPr>
                <w:u w:val="single"/>
              </w:rPr>
            </w:pPr>
            <w:r w:rsidRPr="00671C8B">
              <w:rPr>
                <w:u w:val="single"/>
              </w:rPr>
              <w:t>Parameters</w:t>
            </w:r>
          </w:p>
          <w:p w14:paraId="0B841E7F" w14:textId="77777777" w:rsidR="00AD6DB4" w:rsidRPr="00671C8B" w:rsidRDefault="00AD6DB4" w:rsidP="00166AF3">
            <w:pPr>
              <w:pStyle w:val="TableBody"/>
              <w:ind w:left="1348" w:hanging="1348"/>
            </w:pPr>
            <w:r w:rsidRPr="00671C8B">
              <w:rPr>
                <w:b/>
              </w:rPr>
              <w:t>&lt;session_id&gt;</w:t>
            </w:r>
            <w:r w:rsidRPr="00671C8B">
              <w:rPr>
                <w:b/>
              </w:rPr>
              <w:tab/>
            </w:r>
            <w:r w:rsidRPr="00671C8B">
              <w:t>TCP session</w:t>
            </w:r>
            <w:r>
              <w:t xml:space="preserve"> index</w:t>
            </w:r>
          </w:p>
          <w:p w14:paraId="669297DF" w14:textId="77777777" w:rsidR="00AD6DB4" w:rsidRPr="009B3321" w:rsidRDefault="00AD6DB4" w:rsidP="00166AF3">
            <w:pPr>
              <w:pStyle w:val="TableBody"/>
            </w:pPr>
          </w:p>
          <w:p w14:paraId="20D92686" w14:textId="77777777" w:rsidR="00AD6DB4" w:rsidRPr="00671C8B" w:rsidRDefault="00AD6DB4" w:rsidP="00166AF3">
            <w:pPr>
              <w:pStyle w:val="TableBody"/>
              <w:ind w:left="1348" w:hanging="1348"/>
            </w:pPr>
            <w:r w:rsidRPr="00671C8B">
              <w:rPr>
                <w:b/>
              </w:rPr>
              <w:t>&lt;ndata&gt;</w:t>
            </w:r>
            <w:r w:rsidRPr="00671C8B">
              <w:tab/>
            </w:r>
            <w:r w:rsidRPr="00671C8B">
              <w:rPr>
                <w:lang w:eastAsia="zh-CN"/>
              </w:rPr>
              <w:t>N</w:t>
            </w:r>
            <w:r w:rsidRPr="00671C8B">
              <w:t xml:space="preserve">umber of bytes the device </w:t>
            </w:r>
            <w:r w:rsidRPr="00671C8B">
              <w:rPr>
                <w:lang w:eastAsia="zh-CN"/>
              </w:rPr>
              <w:t>wants</w:t>
            </w:r>
            <w:r w:rsidRPr="00671C8B">
              <w:t xml:space="preserve"> to receive (max value 4294967295)</w:t>
            </w:r>
          </w:p>
          <w:p w14:paraId="45A7945B" w14:textId="77777777" w:rsidR="00AD6DB4" w:rsidRPr="00D86F43" w:rsidRDefault="00AD6DB4" w:rsidP="00166AF3">
            <w:pPr>
              <w:pStyle w:val="TableBody"/>
            </w:pPr>
          </w:p>
          <w:p w14:paraId="48F3514F" w14:textId="77777777" w:rsidR="00AD6DB4" w:rsidRPr="00671C8B" w:rsidRDefault="00AD6DB4" w:rsidP="00166AF3">
            <w:pPr>
              <w:pStyle w:val="TableBody"/>
              <w:ind w:left="1348" w:hanging="1348"/>
            </w:pPr>
            <w:r w:rsidRPr="00671C8B">
              <w:rPr>
                <w:b/>
              </w:rPr>
              <w:t>&lt;tcp_notif&gt;</w:t>
            </w:r>
            <w:r w:rsidRPr="00671C8B">
              <w:tab/>
              <w:t>See command AT+KTCPCNX</w:t>
            </w:r>
          </w:p>
        </w:tc>
      </w:tr>
      <w:tr w:rsidR="00AD6DB4" w:rsidRPr="00671C8B" w14:paraId="3759DA91" w14:textId="77777777" w:rsidTr="00166AF3">
        <w:trPr>
          <w:cantSplit w:val="0"/>
        </w:trPr>
        <w:tc>
          <w:tcPr>
            <w:tcW w:w="0" w:type="dxa"/>
          </w:tcPr>
          <w:p w14:paraId="7392E583" w14:textId="77777777" w:rsidR="00AD6DB4" w:rsidRPr="00671C8B" w:rsidRDefault="00AD6DB4" w:rsidP="00166AF3">
            <w:pPr>
              <w:pStyle w:val="TableBody"/>
              <w:rPr>
                <w:u w:val="single"/>
              </w:rPr>
            </w:pPr>
            <w:r w:rsidRPr="00671C8B">
              <w:rPr>
                <w:u w:val="single"/>
              </w:rPr>
              <w:t>Reference</w:t>
            </w:r>
          </w:p>
          <w:p w14:paraId="657BCC7F" w14:textId="77777777" w:rsidR="00AD6DB4" w:rsidRPr="00671C8B" w:rsidRDefault="00AD6DB4" w:rsidP="00166AF3">
            <w:pPr>
              <w:pStyle w:val="TableBody"/>
              <w:rPr>
                <w:u w:val="single"/>
              </w:rPr>
            </w:pPr>
            <w:r w:rsidRPr="00671C8B">
              <w:t>Sierra Wireless Proprietary</w:t>
            </w:r>
          </w:p>
        </w:tc>
        <w:tc>
          <w:tcPr>
            <w:tcW w:w="0" w:type="dxa"/>
          </w:tcPr>
          <w:p w14:paraId="5961125B" w14:textId="77777777" w:rsidR="00AD6DB4" w:rsidRPr="00671C8B" w:rsidRDefault="00AD6DB4" w:rsidP="00166AF3">
            <w:pPr>
              <w:pStyle w:val="TableBody"/>
              <w:rPr>
                <w:u w:val="single"/>
              </w:rPr>
            </w:pPr>
            <w:r w:rsidRPr="00671C8B">
              <w:rPr>
                <w:u w:val="single"/>
              </w:rPr>
              <w:t>Notes</w:t>
            </w:r>
          </w:p>
          <w:p w14:paraId="7C0A0E50" w14:textId="77777777" w:rsidR="00AD6DB4" w:rsidRPr="00671C8B" w:rsidRDefault="00AD6DB4" w:rsidP="0059466D">
            <w:pPr>
              <w:pStyle w:val="TableBody"/>
              <w:numPr>
                <w:ilvl w:val="0"/>
                <w:numId w:val="53"/>
              </w:numPr>
            </w:pPr>
            <w:r w:rsidRPr="00671C8B">
              <w:t>This function is used to receive &lt;ndata&gt; data bytes through a previously opened TCP socket</w:t>
            </w:r>
            <w:r>
              <w:t>.</w:t>
            </w:r>
          </w:p>
          <w:p w14:paraId="28D40A6D" w14:textId="77777777" w:rsidR="00AD6DB4" w:rsidRPr="00671C8B" w:rsidRDefault="00AD6DB4" w:rsidP="0059466D">
            <w:pPr>
              <w:pStyle w:val="TableBody"/>
              <w:numPr>
                <w:ilvl w:val="0"/>
                <w:numId w:val="53"/>
              </w:numPr>
            </w:pPr>
            <w:r w:rsidRPr="00671C8B">
              <w:t>&lt;ndata&gt; indicates the max data number that the terminal wishes to receive. If the TCP socket contains more data than &lt;ndata&gt; bytes then only &lt;ndata&gt; bytes will be received. If the TCP socket contains less data than &lt;ndata&gt; bytes then only TCP socket’s data will be received</w:t>
            </w:r>
            <w:r>
              <w:t>.</w:t>
            </w:r>
          </w:p>
          <w:p w14:paraId="69A0B8B5" w14:textId="77777777" w:rsidR="00AD6DB4" w:rsidRPr="00671C8B" w:rsidRDefault="00AD6DB4" w:rsidP="0059466D">
            <w:pPr>
              <w:pStyle w:val="TableBody"/>
              <w:numPr>
                <w:ilvl w:val="0"/>
                <w:numId w:val="53"/>
              </w:numPr>
            </w:pPr>
            <w:r w:rsidRPr="00671C8B">
              <w:t>&lt;EOF pattern&gt; would be added a</w:t>
            </w:r>
            <w:r>
              <w:t>t the end of data automatically.</w:t>
            </w:r>
          </w:p>
          <w:p w14:paraId="4B842DE4" w14:textId="5C06CE33" w:rsidR="00AD6DB4" w:rsidRDefault="00AD6DB4" w:rsidP="00656947">
            <w:pPr>
              <w:pStyle w:val="TableBody"/>
              <w:numPr>
                <w:ilvl w:val="0"/>
                <w:numId w:val="53"/>
              </w:numPr>
            </w:pPr>
            <w:r w:rsidRPr="00671C8B">
              <w:t>When &lt;ndata&gt; (max value) bytes or only available data in the TCP socket have been received, the module returns to command state and returns OK</w:t>
            </w:r>
            <w:r>
              <w:t>.</w:t>
            </w:r>
          </w:p>
          <w:p w14:paraId="28E16FE0" w14:textId="77777777" w:rsidR="00AD6DB4" w:rsidRDefault="00AD6DB4" w:rsidP="0059466D">
            <w:pPr>
              <w:pStyle w:val="TableBulleted"/>
              <w:numPr>
                <w:ilvl w:val="0"/>
                <w:numId w:val="53"/>
              </w:numPr>
              <w:tabs>
                <w:tab w:val="clear" w:pos="312"/>
                <w:tab w:val="left" w:pos="355"/>
              </w:tabs>
            </w:pPr>
            <w:r>
              <w:t>It is highly recommended to configure the module for hardware flow control using AT&amp;K3 before using this command.</w:t>
            </w:r>
          </w:p>
          <w:p w14:paraId="6B8DBB5D" w14:textId="77777777" w:rsidR="00AD6DB4" w:rsidRPr="00671C8B" w:rsidRDefault="00AD6DB4" w:rsidP="0059466D">
            <w:pPr>
              <w:pStyle w:val="TableBody"/>
              <w:numPr>
                <w:ilvl w:val="0"/>
                <w:numId w:val="53"/>
              </w:numPr>
            </w:pPr>
            <w:r>
              <w:t xml:space="preserve">Refer to </w:t>
            </w:r>
            <w:r w:rsidRPr="00671C8B">
              <w:t>AT&amp;D</w:t>
            </w:r>
            <w:r>
              <w:t xml:space="preserve"> for the behavior of DTR drop.</w:t>
            </w:r>
          </w:p>
        </w:tc>
      </w:tr>
    </w:tbl>
    <w:p w14:paraId="0D22C937" w14:textId="77777777" w:rsidR="00AD6DB4" w:rsidRPr="00671C8B" w:rsidRDefault="00AD6DB4" w:rsidP="0059466D">
      <w:pPr>
        <w:pStyle w:val="Heading3"/>
        <w:numPr>
          <w:ilvl w:val="2"/>
          <w:numId w:val="11"/>
        </w:numPr>
        <w:ind w:left="1260" w:hanging="1260"/>
      </w:pPr>
      <w:bookmarkStart w:id="19459" w:name="_Toc345081465"/>
      <w:bookmarkStart w:id="19460" w:name="_Toc349753202"/>
      <w:bookmarkStart w:id="19461" w:name="_Toc349754101"/>
      <w:bookmarkStart w:id="19462" w:name="_Ref366746392"/>
      <w:bookmarkStart w:id="19463" w:name="_Ref369093358"/>
      <w:bookmarkStart w:id="19464" w:name="_Toc368586156"/>
      <w:bookmarkStart w:id="19465" w:name="_Toc448912338"/>
      <w:bookmarkStart w:id="19466" w:name="_Toc486251755"/>
      <w:bookmarkStart w:id="19467" w:name="_Ref489361835"/>
      <w:bookmarkStart w:id="19468" w:name="_Ref489361837"/>
      <w:bookmarkStart w:id="19469" w:name="_Toc489460883"/>
      <w:r w:rsidRPr="00671C8B">
        <w:t>+KTCPSND Command: Send Data through a TCP Connection</w:t>
      </w:r>
      <w:bookmarkEnd w:id="19459"/>
      <w:bookmarkEnd w:id="19460"/>
      <w:bookmarkEnd w:id="19461"/>
      <w:bookmarkEnd w:id="19462"/>
      <w:bookmarkEnd w:id="19463"/>
      <w:bookmarkEnd w:id="19464"/>
      <w:bookmarkEnd w:id="19465"/>
      <w:bookmarkEnd w:id="19466"/>
      <w:bookmarkEnd w:id="19467"/>
      <w:bookmarkEnd w:id="19468"/>
      <w:bookmarkEnd w:id="19469"/>
    </w:p>
    <w:tbl>
      <w:tblPr>
        <w:tblStyle w:val="TableSWIleft"/>
        <w:tblW w:w="9288" w:type="dxa"/>
        <w:tblLayout w:type="fixed"/>
        <w:tblLook w:val="04A0" w:firstRow="1" w:lastRow="0" w:firstColumn="1" w:lastColumn="0" w:noHBand="0" w:noVBand="1"/>
      </w:tblPr>
      <w:tblGrid>
        <w:gridCol w:w="1728"/>
        <w:gridCol w:w="7560"/>
      </w:tblGrid>
      <w:tr w:rsidR="00AD6DB4" w:rsidRPr="00671C8B" w14:paraId="0514C295"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0A8E02F9" w14:textId="5E3E44E4" w:rsidR="00AD6DB4" w:rsidRPr="00671C8B" w:rsidRDefault="00AD6DB4" w:rsidP="000E68EC">
            <w:pPr>
              <w:pStyle w:val="TableRowHead"/>
              <w:spacing w:before="144" w:after="144"/>
              <w:rPr>
                <w:rFonts w:cs="Arial"/>
                <w:bCs w:val="0"/>
              </w:rPr>
            </w:pPr>
            <w:del w:id="19470" w:author="Alban Roche" w:date="2017-08-02T14:40:00Z">
              <w:r w:rsidDel="00F22490">
                <w:delText>HL7618, HL7618RD, HL7648, HL7650, HL7688, HL7690 and HL7692</w:delText>
              </w:r>
            </w:del>
            <w:ins w:id="19471" w:author="Alban Roche" w:date="2017-08-02T14:40:00Z">
              <w:r w:rsidR="00F22490">
                <w:t>HL7800</w:t>
              </w:r>
            </w:ins>
          </w:p>
        </w:tc>
      </w:tr>
      <w:tr w:rsidR="00AD6DB4" w:rsidRPr="00671C8B" w14:paraId="1C53712E" w14:textId="77777777" w:rsidTr="00166AF3">
        <w:tc>
          <w:tcPr>
            <w:tcW w:w="1728" w:type="dxa"/>
          </w:tcPr>
          <w:p w14:paraId="0879837B" w14:textId="77777777" w:rsidR="00AD6DB4" w:rsidRDefault="00AD6DB4" w:rsidP="00166AF3">
            <w:pPr>
              <w:pStyle w:val="TableBody"/>
            </w:pPr>
            <w:r>
              <w:rPr>
                <w:i/>
              </w:rPr>
              <w:t>Test command</w:t>
            </w:r>
          </w:p>
          <w:p w14:paraId="38B5C5C0" w14:textId="77777777" w:rsidR="00AD6DB4" w:rsidRDefault="00AD6DB4" w:rsidP="00166AF3">
            <w:pPr>
              <w:pStyle w:val="TableBody"/>
            </w:pPr>
          </w:p>
          <w:p w14:paraId="307015D7" w14:textId="77777777" w:rsidR="00AD6DB4" w:rsidRDefault="00AD6DB4" w:rsidP="00166AF3">
            <w:pPr>
              <w:pStyle w:val="TableBody"/>
              <w:rPr>
                <w:u w:val="single"/>
              </w:rPr>
            </w:pPr>
            <w:r w:rsidRPr="00CB4B23">
              <w:rPr>
                <w:u w:val="single"/>
              </w:rPr>
              <w:t>Syntax</w:t>
            </w:r>
          </w:p>
          <w:p w14:paraId="5702B0B2" w14:textId="77777777" w:rsidR="00AD6DB4" w:rsidRPr="00CB4B23" w:rsidRDefault="00AD6DB4" w:rsidP="00166AF3">
            <w:pPr>
              <w:pStyle w:val="TableBody"/>
              <w:rPr>
                <w:b/>
              </w:rPr>
            </w:pPr>
            <w:r w:rsidRPr="00CB4B23">
              <w:rPr>
                <w:b/>
              </w:rPr>
              <w:t>AT+KTCPSND=?</w:t>
            </w:r>
          </w:p>
        </w:tc>
        <w:tc>
          <w:tcPr>
            <w:tcW w:w="7560" w:type="dxa"/>
          </w:tcPr>
          <w:p w14:paraId="1D418378" w14:textId="77777777" w:rsidR="00AD6DB4" w:rsidRDefault="00AD6DB4" w:rsidP="00166AF3">
            <w:pPr>
              <w:pStyle w:val="TableBody"/>
              <w:rPr>
                <w:u w:val="single"/>
              </w:rPr>
            </w:pPr>
          </w:p>
          <w:p w14:paraId="755D4E29" w14:textId="77777777" w:rsidR="00AD6DB4" w:rsidRDefault="00AD6DB4" w:rsidP="00166AF3">
            <w:pPr>
              <w:pStyle w:val="TableBody"/>
              <w:rPr>
                <w:u w:val="single"/>
              </w:rPr>
            </w:pPr>
          </w:p>
          <w:p w14:paraId="178C643F" w14:textId="77777777" w:rsidR="00AD6DB4" w:rsidRDefault="00AD6DB4" w:rsidP="00166AF3">
            <w:pPr>
              <w:pStyle w:val="TableBody"/>
            </w:pPr>
            <w:r>
              <w:rPr>
                <w:u w:val="single"/>
              </w:rPr>
              <w:t>Response</w:t>
            </w:r>
          </w:p>
          <w:p w14:paraId="7FEE8758" w14:textId="77777777" w:rsidR="00AD6DB4" w:rsidRPr="00CB4B23" w:rsidRDefault="00AD6DB4" w:rsidP="00166AF3">
            <w:pPr>
              <w:pStyle w:val="TableBody"/>
              <w:rPr>
                <w:b/>
              </w:rPr>
            </w:pPr>
            <w:r w:rsidRPr="00CB4B23">
              <w:rPr>
                <w:b/>
              </w:rPr>
              <w:t>+KTCPSND: (</w:t>
            </w:r>
            <w:r w:rsidRPr="004F084D">
              <w:t>list of possible</w:t>
            </w:r>
            <w:r w:rsidRPr="00CB4B23">
              <w:rPr>
                <w:b/>
              </w:rPr>
              <w:t xml:space="preserve"> &lt;session_id&gt;</w:t>
            </w:r>
            <w:r w:rsidRPr="004F084D">
              <w:t>s</w:t>
            </w:r>
            <w:r w:rsidRPr="00CB4B23">
              <w:rPr>
                <w:b/>
              </w:rPr>
              <w:t>),(</w:t>
            </w:r>
            <w:r w:rsidRPr="004F084D">
              <w:t>list of possible</w:t>
            </w:r>
            <w:r w:rsidRPr="00CB4B23">
              <w:rPr>
                <w:b/>
              </w:rPr>
              <w:t xml:space="preserve"> &lt;ndata&gt;</w:t>
            </w:r>
            <w:r w:rsidRPr="00CB4B23">
              <w:t>s</w:t>
            </w:r>
            <w:r w:rsidRPr="00CB4B23">
              <w:rPr>
                <w:b/>
              </w:rPr>
              <w:t>)</w:t>
            </w:r>
          </w:p>
          <w:p w14:paraId="7CCB3F97" w14:textId="77777777" w:rsidR="00AD6DB4" w:rsidRPr="00CB4B23" w:rsidRDefault="00AD6DB4" w:rsidP="00166AF3">
            <w:pPr>
              <w:pStyle w:val="TableBody"/>
            </w:pPr>
            <w:r w:rsidRPr="00CB4B23">
              <w:rPr>
                <w:b/>
              </w:rPr>
              <w:t>OK</w:t>
            </w:r>
          </w:p>
        </w:tc>
      </w:tr>
      <w:tr w:rsidR="00AD6DB4" w:rsidRPr="00671C8B" w14:paraId="7D74E3AA" w14:textId="77777777" w:rsidTr="00166AF3">
        <w:trPr>
          <w:cantSplit w:val="0"/>
        </w:trPr>
        <w:tc>
          <w:tcPr>
            <w:tcW w:w="0" w:type="dxa"/>
          </w:tcPr>
          <w:p w14:paraId="4829A5C9" w14:textId="77777777" w:rsidR="00AD6DB4" w:rsidRPr="00671C8B" w:rsidRDefault="00AD6DB4" w:rsidP="00166AF3">
            <w:pPr>
              <w:pStyle w:val="TableBody"/>
              <w:rPr>
                <w:i/>
              </w:rPr>
            </w:pPr>
            <w:r w:rsidRPr="00671C8B">
              <w:rPr>
                <w:i/>
              </w:rPr>
              <w:t>Write command</w:t>
            </w:r>
          </w:p>
          <w:p w14:paraId="00C9F314" w14:textId="77777777" w:rsidR="00AD6DB4" w:rsidRPr="00671C8B" w:rsidRDefault="00AD6DB4" w:rsidP="00166AF3">
            <w:pPr>
              <w:pStyle w:val="TableBody"/>
            </w:pPr>
          </w:p>
          <w:p w14:paraId="5E7EFEAF" w14:textId="77777777" w:rsidR="00AD6DB4" w:rsidRPr="00671C8B" w:rsidRDefault="00AD6DB4" w:rsidP="00166AF3">
            <w:pPr>
              <w:pStyle w:val="TableBody"/>
              <w:rPr>
                <w:u w:val="single"/>
              </w:rPr>
            </w:pPr>
            <w:r w:rsidRPr="00671C8B">
              <w:rPr>
                <w:u w:val="single"/>
              </w:rPr>
              <w:t>Syntax</w:t>
            </w:r>
          </w:p>
          <w:p w14:paraId="48FD7729" w14:textId="77777777" w:rsidR="00AD6DB4" w:rsidRPr="00671C8B" w:rsidRDefault="00AD6DB4" w:rsidP="00166AF3">
            <w:pPr>
              <w:pStyle w:val="TableBody"/>
            </w:pPr>
            <w:r w:rsidRPr="00671C8B">
              <w:rPr>
                <w:b/>
              </w:rPr>
              <w:t>AT+KTCPSND=</w:t>
            </w:r>
            <w:r>
              <w:rPr>
                <w:b/>
              </w:rPr>
              <w:br/>
            </w:r>
            <w:r w:rsidRPr="00671C8B">
              <w:rPr>
                <w:b/>
              </w:rPr>
              <w:t>&lt;session_id&gt;,</w:t>
            </w:r>
            <w:r w:rsidRPr="00671C8B">
              <w:rPr>
                <w:b/>
              </w:rPr>
              <w:br/>
              <w:t>&lt;ndata&gt;</w:t>
            </w:r>
          </w:p>
        </w:tc>
        <w:tc>
          <w:tcPr>
            <w:tcW w:w="0" w:type="dxa"/>
          </w:tcPr>
          <w:p w14:paraId="3ED1414D" w14:textId="77777777" w:rsidR="00AD6DB4" w:rsidRPr="00671C8B" w:rsidRDefault="00AD6DB4" w:rsidP="00166AF3">
            <w:pPr>
              <w:pStyle w:val="TableBody"/>
              <w:rPr>
                <w:u w:val="single"/>
              </w:rPr>
            </w:pPr>
          </w:p>
          <w:p w14:paraId="7CC305E7" w14:textId="77777777" w:rsidR="00AD6DB4" w:rsidRPr="00671C8B" w:rsidRDefault="00AD6DB4" w:rsidP="00166AF3">
            <w:pPr>
              <w:pStyle w:val="TableBody"/>
              <w:rPr>
                <w:u w:val="single"/>
              </w:rPr>
            </w:pPr>
          </w:p>
          <w:p w14:paraId="60C67470" w14:textId="77777777" w:rsidR="00AD6DB4" w:rsidRPr="00671C8B" w:rsidRDefault="00AD6DB4" w:rsidP="00166AF3">
            <w:pPr>
              <w:pStyle w:val="TableBody"/>
              <w:rPr>
                <w:u w:val="single"/>
              </w:rPr>
            </w:pPr>
            <w:r w:rsidRPr="00671C8B">
              <w:rPr>
                <w:u w:val="single"/>
              </w:rPr>
              <w:t>Response</w:t>
            </w:r>
          </w:p>
          <w:p w14:paraId="386DE0E7" w14:textId="77777777" w:rsidR="00AD6DB4" w:rsidRPr="00671C8B" w:rsidRDefault="00AD6DB4" w:rsidP="00166AF3">
            <w:pPr>
              <w:pStyle w:val="TableBody"/>
              <w:rPr>
                <w:b/>
              </w:rPr>
            </w:pPr>
            <w:r w:rsidRPr="00671C8B">
              <w:rPr>
                <w:b/>
              </w:rPr>
              <w:t>CONNECT</w:t>
            </w:r>
          </w:p>
          <w:p w14:paraId="6A59CD31" w14:textId="77777777" w:rsidR="00AD6DB4" w:rsidRPr="00671C8B" w:rsidRDefault="00AD6DB4" w:rsidP="00166AF3">
            <w:pPr>
              <w:pStyle w:val="TableBody"/>
              <w:rPr>
                <w:b/>
                <w:lang w:eastAsia="zh-CN"/>
              </w:rPr>
            </w:pPr>
            <w:r w:rsidRPr="00671C8B">
              <w:rPr>
                <w:b/>
              </w:rPr>
              <w:t>OK</w:t>
            </w:r>
          </w:p>
          <w:p w14:paraId="1221B163" w14:textId="77777777" w:rsidR="00AD6DB4" w:rsidRPr="00C318EF" w:rsidRDefault="00AD6DB4" w:rsidP="00166AF3">
            <w:pPr>
              <w:pStyle w:val="TableBody"/>
              <w:rPr>
                <w:lang w:eastAsia="zh-CN"/>
              </w:rPr>
            </w:pPr>
          </w:p>
          <w:p w14:paraId="319EDB9D" w14:textId="77777777" w:rsidR="00AD6DB4" w:rsidRPr="00C318EF" w:rsidRDefault="00AD6DB4" w:rsidP="00166AF3">
            <w:pPr>
              <w:pStyle w:val="TableBody"/>
              <w:rPr>
                <w:lang w:eastAsia="zh-CN"/>
              </w:rPr>
            </w:pPr>
            <w:r w:rsidRPr="00C318EF">
              <w:t>or</w:t>
            </w:r>
          </w:p>
          <w:p w14:paraId="365BD5CD" w14:textId="77777777" w:rsidR="00AD6DB4" w:rsidRPr="00671C8B" w:rsidRDefault="00AD6DB4" w:rsidP="00166AF3">
            <w:pPr>
              <w:pStyle w:val="TableBody"/>
              <w:rPr>
                <w:b/>
                <w:lang w:eastAsia="zh-CN"/>
              </w:rPr>
            </w:pPr>
            <w:r w:rsidRPr="00671C8B">
              <w:rPr>
                <w:b/>
              </w:rPr>
              <w:t>NO CARRIER</w:t>
            </w:r>
          </w:p>
          <w:p w14:paraId="7C25E30D" w14:textId="77777777" w:rsidR="00AD6DB4" w:rsidRPr="00671C8B" w:rsidRDefault="00AD6DB4" w:rsidP="00166AF3">
            <w:pPr>
              <w:pStyle w:val="TableBody"/>
              <w:rPr>
                <w:b/>
                <w:lang w:eastAsia="zh-CN"/>
              </w:rPr>
            </w:pPr>
            <w:r w:rsidRPr="00671C8B">
              <w:rPr>
                <w:b/>
              </w:rPr>
              <w:t>+CME ERROR: &lt;err&gt;</w:t>
            </w:r>
          </w:p>
          <w:p w14:paraId="548451CC" w14:textId="77777777" w:rsidR="00AD6DB4" w:rsidRPr="00671C8B" w:rsidRDefault="00AD6DB4" w:rsidP="00166AF3">
            <w:pPr>
              <w:pStyle w:val="TableBody"/>
              <w:rPr>
                <w:b/>
              </w:rPr>
            </w:pPr>
            <w:r w:rsidRPr="00671C8B">
              <w:rPr>
                <w:b/>
              </w:rPr>
              <w:t>+KTCP_NOTIF: &lt;session_id&gt;,&lt;tcp_notif&gt;</w:t>
            </w:r>
          </w:p>
          <w:p w14:paraId="7342E47C" w14:textId="77777777" w:rsidR="00AD6DB4" w:rsidRPr="00671C8B" w:rsidRDefault="00AD6DB4" w:rsidP="00166AF3">
            <w:pPr>
              <w:pStyle w:val="TableBody"/>
            </w:pPr>
          </w:p>
          <w:p w14:paraId="68446008" w14:textId="77777777" w:rsidR="00AD6DB4" w:rsidRPr="00671C8B" w:rsidRDefault="00AD6DB4" w:rsidP="00166AF3">
            <w:pPr>
              <w:pStyle w:val="TableBody"/>
              <w:rPr>
                <w:u w:val="single"/>
              </w:rPr>
            </w:pPr>
            <w:r w:rsidRPr="00671C8B">
              <w:rPr>
                <w:u w:val="single"/>
              </w:rPr>
              <w:t>Parameters</w:t>
            </w:r>
          </w:p>
          <w:p w14:paraId="2224FDD5" w14:textId="77777777" w:rsidR="00AD6DB4" w:rsidRPr="00671C8B" w:rsidRDefault="00AD6DB4" w:rsidP="00166AF3">
            <w:pPr>
              <w:pStyle w:val="TableBody"/>
            </w:pPr>
            <w:r w:rsidRPr="00671C8B">
              <w:rPr>
                <w:b/>
              </w:rPr>
              <w:t>&lt;session_id&gt;</w:t>
            </w:r>
            <w:r w:rsidRPr="00671C8B">
              <w:rPr>
                <w:b/>
              </w:rPr>
              <w:tab/>
            </w:r>
            <w:r w:rsidRPr="00671C8B">
              <w:t>TCP session</w:t>
            </w:r>
            <w:r>
              <w:t xml:space="preserve"> index</w:t>
            </w:r>
          </w:p>
          <w:p w14:paraId="002A8F94" w14:textId="77777777" w:rsidR="00AD6DB4" w:rsidRPr="00671C8B" w:rsidRDefault="00AD6DB4" w:rsidP="00166AF3">
            <w:pPr>
              <w:pStyle w:val="TableBody"/>
            </w:pPr>
          </w:p>
          <w:p w14:paraId="7BD2C0E8" w14:textId="77777777" w:rsidR="00AD6DB4" w:rsidRPr="00671C8B" w:rsidRDefault="00AD6DB4" w:rsidP="00166AF3">
            <w:pPr>
              <w:pStyle w:val="TableBody"/>
            </w:pPr>
            <w:r w:rsidRPr="00671C8B">
              <w:rPr>
                <w:b/>
              </w:rPr>
              <w:t>&lt;ndata&gt;</w:t>
            </w:r>
            <w:r w:rsidRPr="00671C8B">
              <w:tab/>
            </w:r>
            <w:r w:rsidRPr="00671C8B">
              <w:rPr>
                <w:lang w:eastAsia="zh-CN"/>
              </w:rPr>
              <w:t>N</w:t>
            </w:r>
            <w:r w:rsidRPr="00671C8B">
              <w:t>umber of bytes (max value 4294967295)</w:t>
            </w:r>
          </w:p>
          <w:p w14:paraId="5F3F8190" w14:textId="77777777" w:rsidR="00AD6DB4" w:rsidRPr="00671C8B" w:rsidRDefault="00AD6DB4" w:rsidP="00166AF3">
            <w:pPr>
              <w:pStyle w:val="TableBody"/>
              <w:rPr>
                <w:b/>
              </w:rPr>
            </w:pPr>
          </w:p>
          <w:p w14:paraId="225A4E27" w14:textId="77777777" w:rsidR="00AD6DB4" w:rsidRPr="00671C8B" w:rsidRDefault="00AD6DB4" w:rsidP="00166AF3">
            <w:pPr>
              <w:pStyle w:val="TableBody"/>
            </w:pPr>
            <w:r w:rsidRPr="00671C8B">
              <w:rPr>
                <w:b/>
              </w:rPr>
              <w:t>&lt;tcp_notif&gt;</w:t>
            </w:r>
            <w:r w:rsidRPr="00671C8B">
              <w:tab/>
              <w:t>See command AT+KTCPCNX</w:t>
            </w:r>
          </w:p>
        </w:tc>
      </w:tr>
      <w:tr w:rsidR="00AD6DB4" w:rsidRPr="00671C8B" w14:paraId="11FE3EFC" w14:textId="77777777" w:rsidTr="00166AF3">
        <w:tc>
          <w:tcPr>
            <w:tcW w:w="1728" w:type="dxa"/>
          </w:tcPr>
          <w:p w14:paraId="084EE520" w14:textId="77777777" w:rsidR="00AD6DB4" w:rsidRPr="00671C8B" w:rsidRDefault="00AD6DB4" w:rsidP="00166AF3">
            <w:pPr>
              <w:pStyle w:val="TableBody"/>
              <w:rPr>
                <w:u w:val="single"/>
              </w:rPr>
            </w:pPr>
            <w:r w:rsidRPr="00671C8B">
              <w:rPr>
                <w:u w:val="single"/>
              </w:rPr>
              <w:t>Reference</w:t>
            </w:r>
          </w:p>
          <w:p w14:paraId="55B8B38C" w14:textId="77777777" w:rsidR="00AD6DB4" w:rsidRPr="00671C8B" w:rsidRDefault="00AD6DB4" w:rsidP="00166AF3">
            <w:pPr>
              <w:pStyle w:val="TableBody"/>
            </w:pPr>
            <w:r w:rsidRPr="00671C8B">
              <w:t>Sierra Wireless Proprietary</w:t>
            </w:r>
          </w:p>
          <w:p w14:paraId="29CCE12B" w14:textId="77777777" w:rsidR="00AD6DB4" w:rsidRPr="00671C8B" w:rsidRDefault="00AD6DB4" w:rsidP="00166AF3">
            <w:pPr>
              <w:pStyle w:val="TableBody"/>
              <w:rPr>
                <w:u w:val="single"/>
              </w:rPr>
            </w:pPr>
          </w:p>
        </w:tc>
        <w:tc>
          <w:tcPr>
            <w:tcW w:w="7560" w:type="dxa"/>
          </w:tcPr>
          <w:p w14:paraId="33E70A42" w14:textId="77777777" w:rsidR="00AD6DB4" w:rsidRPr="00671C8B" w:rsidRDefault="00AD6DB4" w:rsidP="00166AF3">
            <w:pPr>
              <w:pStyle w:val="TableBody"/>
              <w:rPr>
                <w:u w:val="single"/>
              </w:rPr>
            </w:pPr>
            <w:r w:rsidRPr="00671C8B">
              <w:rPr>
                <w:u w:val="single"/>
              </w:rPr>
              <w:t>Notes</w:t>
            </w:r>
          </w:p>
          <w:p w14:paraId="1C1D3CE7" w14:textId="77777777" w:rsidR="00AD6DB4" w:rsidRPr="00671C8B" w:rsidRDefault="00AD6DB4" w:rsidP="0059466D">
            <w:pPr>
              <w:pStyle w:val="TableBody"/>
              <w:numPr>
                <w:ilvl w:val="0"/>
                <w:numId w:val="54"/>
              </w:numPr>
            </w:pPr>
            <w:r w:rsidRPr="00671C8B">
              <w:t xml:space="preserve">All the data </w:t>
            </w:r>
            <w:r w:rsidRPr="00671C8B">
              <w:rPr>
                <w:lang w:eastAsia="zh-CN"/>
              </w:rPr>
              <w:t>will</w:t>
            </w:r>
            <w:r w:rsidRPr="00671C8B">
              <w:t xml:space="preserve"> be sent out ignoring &lt;ndata&gt;. If data </w:t>
            </w:r>
            <w:r w:rsidRPr="00671C8B">
              <w:rPr>
                <w:lang w:eastAsia="zh-CN"/>
              </w:rPr>
              <w:t xml:space="preserve">sent </w:t>
            </w:r>
            <w:r w:rsidRPr="00671C8B">
              <w:t xml:space="preserve">is not equal to &lt;ndata&gt; then </w:t>
            </w:r>
            <w:r>
              <w:t>+</w:t>
            </w:r>
            <w:r w:rsidRPr="00671C8B">
              <w:t xml:space="preserve">KTCP_NOTIF </w:t>
            </w:r>
            <w:r>
              <w:t>will</w:t>
            </w:r>
            <w:r w:rsidRPr="00671C8B">
              <w:t xml:space="preserve"> </w:t>
            </w:r>
            <w:r>
              <w:t>be displayed</w:t>
            </w:r>
            <w:r w:rsidRPr="00671C8B">
              <w:t>.</w:t>
            </w:r>
          </w:p>
          <w:p w14:paraId="28B61AC6" w14:textId="77777777" w:rsidR="00AD6DB4" w:rsidRDefault="00AD6DB4" w:rsidP="0059466D">
            <w:pPr>
              <w:pStyle w:val="TableBody"/>
              <w:numPr>
                <w:ilvl w:val="0"/>
                <w:numId w:val="54"/>
              </w:numPr>
              <w:rPr>
                <w:lang w:eastAsia="zh-CN"/>
              </w:rPr>
            </w:pPr>
            <w:r w:rsidRPr="00671C8B">
              <w:t xml:space="preserve">&lt;ndata&gt; is the </w:t>
            </w:r>
            <w:r w:rsidRPr="00671C8B">
              <w:rPr>
                <w:lang w:eastAsia="zh-CN"/>
              </w:rPr>
              <w:t xml:space="preserve">data </w:t>
            </w:r>
            <w:r w:rsidRPr="00671C8B">
              <w:t>size without &lt;EOF pattern&gt;</w:t>
            </w:r>
            <w:r>
              <w:t>.</w:t>
            </w:r>
          </w:p>
          <w:p w14:paraId="6D2DE1E3" w14:textId="77777777" w:rsidR="00AD6DB4" w:rsidRPr="00671C8B" w:rsidRDefault="00AD6DB4" w:rsidP="0059466D">
            <w:pPr>
              <w:pStyle w:val="TableBody"/>
              <w:numPr>
                <w:ilvl w:val="0"/>
                <w:numId w:val="54"/>
              </w:numPr>
              <w:rPr>
                <w:lang w:eastAsia="zh-CN"/>
              </w:rPr>
            </w:pPr>
            <w:r w:rsidRPr="00431DBF">
              <w:rPr>
                <w:lang w:eastAsia="zh-CN"/>
              </w:rPr>
              <w:t>It is highly recommended to configure the module for hardware flow control using AT&amp;K3 before using this command</w:t>
            </w:r>
            <w:r>
              <w:rPr>
                <w:lang w:eastAsia="zh-CN"/>
              </w:rPr>
              <w:t>.</w:t>
            </w:r>
          </w:p>
          <w:p w14:paraId="143FB801" w14:textId="77777777" w:rsidR="00AD6DB4" w:rsidRPr="00671C8B" w:rsidRDefault="00AD6DB4" w:rsidP="0059466D">
            <w:pPr>
              <w:pStyle w:val="TableBody"/>
              <w:numPr>
                <w:ilvl w:val="0"/>
                <w:numId w:val="54"/>
              </w:numPr>
            </w:pPr>
            <w:r>
              <w:t xml:space="preserve">Refer to </w:t>
            </w:r>
            <w:r w:rsidRPr="00671C8B">
              <w:t>AT&amp;D</w:t>
            </w:r>
            <w:r>
              <w:t xml:space="preserve"> for the behavior of DTR drop.</w:t>
            </w:r>
          </w:p>
          <w:p w14:paraId="03A97BD5" w14:textId="1A9D21AE" w:rsidR="000E68EC" w:rsidRDefault="000E68EC" w:rsidP="000E68EC">
            <w:pPr>
              <w:pStyle w:val="TableBody"/>
              <w:numPr>
                <w:ilvl w:val="0"/>
                <w:numId w:val="54"/>
              </w:numPr>
            </w:pPr>
            <w:commentRangeStart w:id="19472"/>
            <w:r>
              <w:t>The data session is automatically ended when &lt;ndata&gt; data bytes are sent/received, and the module returns to command state and returns OK.</w:t>
            </w:r>
          </w:p>
          <w:p w14:paraId="6B82BFA0" w14:textId="1A903476" w:rsidR="00AD6DB4" w:rsidRPr="00671C8B" w:rsidRDefault="000E68EC" w:rsidP="000E68EC">
            <w:pPr>
              <w:pStyle w:val="TableBody"/>
              <w:numPr>
                <w:ilvl w:val="0"/>
                <w:numId w:val="54"/>
              </w:numPr>
            </w:pPr>
            <w:r>
              <w:t xml:space="preserve">The data session can also be ended by &lt;EOF pattern&gt;, +++ or DTR. Refer to section </w:t>
            </w:r>
            <w:r>
              <w:fldChar w:fldCharType="begin"/>
            </w:r>
            <w:r>
              <w:instrText xml:space="preserve"> REF _Ref451179867 \w \h </w:instrText>
            </w:r>
            <w:r>
              <w:fldChar w:fldCharType="separate"/>
            </w:r>
            <w:r w:rsidR="00BD7547">
              <w:t>18.9</w:t>
            </w:r>
            <w:r>
              <w:fldChar w:fldCharType="end"/>
            </w:r>
            <w:r w:rsidR="00656947">
              <w:t xml:space="preserve"> </w:t>
            </w:r>
            <w:r>
              <w:fldChar w:fldCharType="begin"/>
            </w:r>
            <w:r>
              <w:instrText xml:space="preserve"> REF _Ref451179867 \h </w:instrText>
            </w:r>
            <w:r>
              <w:fldChar w:fldCharType="separate"/>
            </w:r>
            <w:r w:rsidR="00BD7547" w:rsidRPr="00671C8B">
              <w:t>Switch Data/Command Mode DTR +++ ATO Behavior Table</w:t>
            </w:r>
            <w:r>
              <w:fldChar w:fldCharType="end"/>
            </w:r>
            <w:r>
              <w:t xml:space="preserve"> for the behavior o</w:t>
            </w:r>
            <w:r w:rsidR="00656947">
              <w:t>f</w:t>
            </w:r>
            <w:r>
              <w:t xml:space="preserve"> +++, DTR or ATO.</w:t>
            </w:r>
            <w:commentRangeEnd w:id="19472"/>
            <w:r>
              <w:rPr>
                <w:rStyle w:val="CommentReference"/>
                <w:rFonts w:ascii="Verdana" w:hAnsi="Verdana" w:cs="Times New Roman"/>
                <w:lang w:eastAsia="en-US"/>
              </w:rPr>
              <w:commentReference w:id="19472"/>
            </w:r>
          </w:p>
        </w:tc>
      </w:tr>
    </w:tbl>
    <w:p w14:paraId="61C305B6" w14:textId="77777777" w:rsidR="00AD6DB4" w:rsidRPr="00671C8B" w:rsidRDefault="00AD6DB4" w:rsidP="0059466D">
      <w:pPr>
        <w:pStyle w:val="Heading3"/>
        <w:numPr>
          <w:ilvl w:val="2"/>
          <w:numId w:val="11"/>
        </w:numPr>
        <w:ind w:left="1260" w:hanging="1260"/>
      </w:pPr>
      <w:bookmarkStart w:id="19473" w:name="_Toc345081466"/>
      <w:bookmarkStart w:id="19474" w:name="_Toc349753203"/>
      <w:bookmarkStart w:id="19475" w:name="_Toc349754102"/>
      <w:bookmarkStart w:id="19476" w:name="_Ref366746399"/>
      <w:bookmarkStart w:id="19477" w:name="_Ref369093369"/>
      <w:bookmarkStart w:id="19478" w:name="_Toc368586157"/>
      <w:bookmarkStart w:id="19479" w:name="_Toc448912339"/>
      <w:bookmarkStart w:id="19480" w:name="_Toc486251756"/>
      <w:bookmarkStart w:id="19481" w:name="_Toc489460884"/>
      <w:r w:rsidRPr="00671C8B">
        <w:t xml:space="preserve">+KTCPCLOSE Command: Close Current TCP </w:t>
      </w:r>
      <w:bookmarkEnd w:id="19473"/>
      <w:r w:rsidRPr="00671C8B">
        <w:t>Operation</w:t>
      </w:r>
      <w:bookmarkEnd w:id="19474"/>
      <w:bookmarkEnd w:id="19475"/>
      <w:bookmarkEnd w:id="19476"/>
      <w:bookmarkEnd w:id="19477"/>
      <w:bookmarkEnd w:id="19478"/>
      <w:bookmarkEnd w:id="19479"/>
      <w:bookmarkEnd w:id="19480"/>
      <w:bookmarkEnd w:id="19481"/>
    </w:p>
    <w:tbl>
      <w:tblPr>
        <w:tblStyle w:val="TableSWIleft"/>
        <w:tblW w:w="9288" w:type="dxa"/>
        <w:tblLayout w:type="fixed"/>
        <w:tblLook w:val="04A0" w:firstRow="1" w:lastRow="0" w:firstColumn="1" w:lastColumn="0" w:noHBand="0" w:noVBand="1"/>
      </w:tblPr>
      <w:tblGrid>
        <w:gridCol w:w="1728"/>
        <w:gridCol w:w="7560"/>
      </w:tblGrid>
      <w:tr w:rsidR="00AD6DB4" w:rsidRPr="00671C8B" w14:paraId="6A1C9FE6"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11BF11DA" w14:textId="15E5D059" w:rsidR="00AD6DB4" w:rsidRPr="00671C8B" w:rsidRDefault="00AD6DB4">
            <w:pPr>
              <w:pStyle w:val="TableRowHead"/>
              <w:spacing w:before="144" w:after="144"/>
            </w:pPr>
            <w:del w:id="19482" w:author="Alban Roche" w:date="2017-08-02T14:40:00Z">
              <w:r w:rsidDel="00F22490">
                <w:delText>HL7618, HL7618RD, HL7648, HL7650, HL7688, HL7690 and HL7692</w:delText>
              </w:r>
            </w:del>
            <w:ins w:id="19483" w:author="Alban Roche" w:date="2017-08-02T14:40:00Z">
              <w:r w:rsidR="00F22490">
                <w:t>HL7800</w:t>
              </w:r>
            </w:ins>
          </w:p>
        </w:tc>
      </w:tr>
      <w:tr w:rsidR="00AD6DB4" w:rsidRPr="00671C8B" w14:paraId="3534B80B" w14:textId="77777777" w:rsidTr="00166AF3">
        <w:trPr>
          <w:cantSplit w:val="0"/>
        </w:trPr>
        <w:tc>
          <w:tcPr>
            <w:tcW w:w="1728" w:type="dxa"/>
          </w:tcPr>
          <w:p w14:paraId="672F343C" w14:textId="77777777" w:rsidR="00AD6DB4" w:rsidRDefault="00AD6DB4" w:rsidP="00166AF3">
            <w:pPr>
              <w:pStyle w:val="TableBody"/>
              <w:keepNext/>
            </w:pPr>
            <w:r>
              <w:rPr>
                <w:i/>
              </w:rPr>
              <w:t>Test command</w:t>
            </w:r>
          </w:p>
          <w:p w14:paraId="18F3E167" w14:textId="77777777" w:rsidR="00AD6DB4" w:rsidRDefault="00AD6DB4" w:rsidP="00166AF3">
            <w:pPr>
              <w:pStyle w:val="TableBody"/>
              <w:keepNext/>
            </w:pPr>
          </w:p>
          <w:p w14:paraId="5F1AECB4" w14:textId="77777777" w:rsidR="00AD6DB4" w:rsidRDefault="00AD6DB4" w:rsidP="00166AF3">
            <w:pPr>
              <w:pStyle w:val="TableBody"/>
              <w:keepNext/>
            </w:pPr>
            <w:r w:rsidRPr="00CB4B23">
              <w:rPr>
                <w:u w:val="single"/>
              </w:rPr>
              <w:t>Syntax</w:t>
            </w:r>
          </w:p>
          <w:p w14:paraId="26F7AFC0" w14:textId="77777777" w:rsidR="00AD6DB4" w:rsidRPr="00CB4B23" w:rsidRDefault="00AD6DB4" w:rsidP="00166AF3">
            <w:pPr>
              <w:pStyle w:val="TableBody"/>
              <w:keepNext/>
              <w:rPr>
                <w:b/>
              </w:rPr>
            </w:pPr>
            <w:r w:rsidRPr="00CB4B23">
              <w:rPr>
                <w:b/>
              </w:rPr>
              <w:t>AT+KTCPCLOSE=?</w:t>
            </w:r>
          </w:p>
        </w:tc>
        <w:tc>
          <w:tcPr>
            <w:tcW w:w="7560" w:type="dxa"/>
          </w:tcPr>
          <w:p w14:paraId="071E23FB" w14:textId="77777777" w:rsidR="00AD6DB4" w:rsidRDefault="00AD6DB4" w:rsidP="00166AF3">
            <w:pPr>
              <w:pStyle w:val="TableBody"/>
              <w:keepNext/>
              <w:rPr>
                <w:u w:val="single"/>
              </w:rPr>
            </w:pPr>
          </w:p>
          <w:p w14:paraId="2A5715BF" w14:textId="77777777" w:rsidR="00AD6DB4" w:rsidRDefault="00AD6DB4" w:rsidP="00166AF3">
            <w:pPr>
              <w:pStyle w:val="TableBody"/>
              <w:keepNext/>
              <w:rPr>
                <w:u w:val="single"/>
              </w:rPr>
            </w:pPr>
          </w:p>
          <w:p w14:paraId="69EA17C0" w14:textId="77777777" w:rsidR="00AD6DB4" w:rsidRDefault="00AD6DB4" w:rsidP="00166AF3">
            <w:pPr>
              <w:pStyle w:val="TableBody"/>
              <w:keepNext/>
            </w:pPr>
            <w:r>
              <w:rPr>
                <w:u w:val="single"/>
              </w:rPr>
              <w:t>Response</w:t>
            </w:r>
          </w:p>
          <w:p w14:paraId="549E1902" w14:textId="77777777" w:rsidR="00AD6DB4" w:rsidRDefault="00AD6DB4" w:rsidP="00166AF3">
            <w:pPr>
              <w:pStyle w:val="TableBody"/>
              <w:keepNext/>
            </w:pPr>
            <w:r w:rsidRPr="00CB4B23">
              <w:rPr>
                <w:b/>
              </w:rPr>
              <w:t>+KTCPCLOSE: (</w:t>
            </w:r>
            <w:r>
              <w:t xml:space="preserve">list of possible </w:t>
            </w:r>
            <w:r w:rsidRPr="00CB4B23">
              <w:rPr>
                <w:b/>
              </w:rPr>
              <w:t>&lt;session_id&gt;</w:t>
            </w:r>
            <w:r>
              <w:t>s</w:t>
            </w:r>
            <w:r w:rsidRPr="00CB4B23">
              <w:rPr>
                <w:b/>
              </w:rPr>
              <w:t>), (</w:t>
            </w:r>
            <w:r>
              <w:t xml:space="preserve">list of possible </w:t>
            </w:r>
            <w:r w:rsidRPr="00CB4B23">
              <w:rPr>
                <w:b/>
              </w:rPr>
              <w:t>&lt;closing_type&gt;</w:t>
            </w:r>
            <w:r>
              <w:t>s</w:t>
            </w:r>
            <w:r w:rsidRPr="00CB4B23">
              <w:rPr>
                <w:b/>
              </w:rPr>
              <w:t>)</w:t>
            </w:r>
          </w:p>
          <w:p w14:paraId="50325005" w14:textId="77777777" w:rsidR="00AD6DB4" w:rsidRPr="00CB4B23" w:rsidRDefault="00AD6DB4" w:rsidP="00166AF3">
            <w:pPr>
              <w:pStyle w:val="TableBody"/>
              <w:keepNext/>
              <w:rPr>
                <w:b/>
              </w:rPr>
            </w:pPr>
            <w:r w:rsidRPr="00CB4B23">
              <w:rPr>
                <w:b/>
              </w:rPr>
              <w:t>OK</w:t>
            </w:r>
          </w:p>
        </w:tc>
      </w:tr>
      <w:tr w:rsidR="00AD6DB4" w:rsidRPr="00671C8B" w14:paraId="56627C40" w14:textId="77777777" w:rsidTr="00166AF3">
        <w:tc>
          <w:tcPr>
            <w:tcW w:w="1728" w:type="dxa"/>
          </w:tcPr>
          <w:p w14:paraId="42854ADF" w14:textId="77777777" w:rsidR="00AD6DB4" w:rsidRPr="00671C8B" w:rsidRDefault="00AD6DB4" w:rsidP="00166AF3">
            <w:pPr>
              <w:pStyle w:val="TableBody"/>
              <w:rPr>
                <w:i/>
              </w:rPr>
            </w:pPr>
            <w:r w:rsidRPr="00671C8B">
              <w:rPr>
                <w:i/>
              </w:rPr>
              <w:t>Write command</w:t>
            </w:r>
          </w:p>
          <w:p w14:paraId="0E9634CA" w14:textId="77777777" w:rsidR="00AD6DB4" w:rsidRPr="00671C8B" w:rsidRDefault="00AD6DB4" w:rsidP="00166AF3">
            <w:pPr>
              <w:pStyle w:val="TableBody"/>
            </w:pPr>
          </w:p>
          <w:p w14:paraId="3373F2D0" w14:textId="77777777" w:rsidR="00AD6DB4" w:rsidRPr="00671C8B" w:rsidRDefault="00AD6DB4" w:rsidP="00166AF3">
            <w:pPr>
              <w:pStyle w:val="TableBody"/>
              <w:rPr>
                <w:u w:val="single"/>
              </w:rPr>
            </w:pPr>
            <w:r w:rsidRPr="00671C8B">
              <w:rPr>
                <w:u w:val="single"/>
              </w:rPr>
              <w:t>Syntax</w:t>
            </w:r>
          </w:p>
          <w:p w14:paraId="0236EFB5" w14:textId="77777777" w:rsidR="00AD6DB4" w:rsidRPr="00671C8B" w:rsidRDefault="00AD6DB4" w:rsidP="00166AF3">
            <w:pPr>
              <w:pStyle w:val="TableBody"/>
              <w:rPr>
                <w:u w:val="single"/>
              </w:rPr>
            </w:pPr>
            <w:r w:rsidRPr="00671C8B">
              <w:rPr>
                <w:b/>
              </w:rPr>
              <w:t>AT+KTCPCLOSE=&lt;session_id&gt;</w:t>
            </w:r>
            <w:r w:rsidRPr="00671C8B">
              <w:rPr>
                <w:b/>
              </w:rPr>
              <w:br/>
              <w:t>[,&lt;closing_type&gt;]</w:t>
            </w:r>
          </w:p>
        </w:tc>
        <w:tc>
          <w:tcPr>
            <w:tcW w:w="7560" w:type="dxa"/>
          </w:tcPr>
          <w:p w14:paraId="10969393" w14:textId="77777777" w:rsidR="00AD6DB4" w:rsidRPr="00671C8B" w:rsidRDefault="00AD6DB4" w:rsidP="00166AF3">
            <w:pPr>
              <w:pStyle w:val="TableBody"/>
              <w:rPr>
                <w:u w:val="single"/>
              </w:rPr>
            </w:pPr>
          </w:p>
          <w:p w14:paraId="7BA8374E" w14:textId="77777777" w:rsidR="00AD6DB4" w:rsidRPr="00671C8B" w:rsidRDefault="00AD6DB4" w:rsidP="00166AF3">
            <w:pPr>
              <w:pStyle w:val="TableBody"/>
              <w:rPr>
                <w:u w:val="single"/>
              </w:rPr>
            </w:pPr>
          </w:p>
          <w:p w14:paraId="7F5EB86C" w14:textId="77777777" w:rsidR="00AD6DB4" w:rsidRPr="00671C8B" w:rsidRDefault="00AD6DB4" w:rsidP="00166AF3">
            <w:pPr>
              <w:pStyle w:val="TableBody"/>
              <w:rPr>
                <w:u w:val="single"/>
                <w:lang w:eastAsia="zh-CN"/>
              </w:rPr>
            </w:pPr>
            <w:r w:rsidRPr="00671C8B">
              <w:rPr>
                <w:u w:val="single"/>
              </w:rPr>
              <w:t>Response</w:t>
            </w:r>
          </w:p>
          <w:p w14:paraId="6FD608A2" w14:textId="77777777" w:rsidR="00AD6DB4" w:rsidRDefault="00AD6DB4" w:rsidP="00166AF3">
            <w:pPr>
              <w:pStyle w:val="TableBody"/>
              <w:rPr>
                <w:b/>
              </w:rPr>
            </w:pPr>
            <w:r w:rsidRPr="00671C8B">
              <w:rPr>
                <w:b/>
              </w:rPr>
              <w:t>OK</w:t>
            </w:r>
          </w:p>
          <w:p w14:paraId="0116235F" w14:textId="77777777" w:rsidR="00AD6DB4" w:rsidRPr="00476469" w:rsidRDefault="00AD6DB4" w:rsidP="00166AF3">
            <w:pPr>
              <w:pStyle w:val="TableBody"/>
            </w:pPr>
          </w:p>
          <w:p w14:paraId="49579202" w14:textId="77777777" w:rsidR="00AD6DB4" w:rsidRPr="00C318EF" w:rsidRDefault="00AD6DB4" w:rsidP="00166AF3">
            <w:pPr>
              <w:pStyle w:val="TableBody"/>
            </w:pPr>
            <w:r w:rsidRPr="00476469">
              <w:t>or</w:t>
            </w:r>
          </w:p>
          <w:p w14:paraId="3F892DCB" w14:textId="77777777" w:rsidR="00AD6DB4" w:rsidRPr="00671C8B" w:rsidRDefault="00AD6DB4" w:rsidP="00166AF3">
            <w:pPr>
              <w:pStyle w:val="TableBody"/>
              <w:rPr>
                <w:b/>
              </w:rPr>
            </w:pPr>
            <w:r w:rsidRPr="00671C8B">
              <w:rPr>
                <w:b/>
              </w:rPr>
              <w:t>+CME ERROR: &lt;err&gt;</w:t>
            </w:r>
          </w:p>
          <w:p w14:paraId="0CAEAC9A" w14:textId="77777777" w:rsidR="00AD6DB4" w:rsidRPr="00671C8B" w:rsidRDefault="00AD6DB4" w:rsidP="00166AF3">
            <w:pPr>
              <w:pStyle w:val="TableBody"/>
              <w:rPr>
                <w:b/>
              </w:rPr>
            </w:pPr>
            <w:r w:rsidRPr="00671C8B">
              <w:rPr>
                <w:b/>
              </w:rPr>
              <w:t>NO CARRIER</w:t>
            </w:r>
          </w:p>
          <w:p w14:paraId="242039FB" w14:textId="77777777" w:rsidR="00AD6DB4" w:rsidRPr="00671C8B" w:rsidRDefault="00AD6DB4" w:rsidP="00166AF3">
            <w:pPr>
              <w:pStyle w:val="TableBody"/>
              <w:rPr>
                <w:b/>
                <w:lang w:eastAsia="zh-CN"/>
              </w:rPr>
            </w:pPr>
            <w:r w:rsidRPr="00671C8B">
              <w:rPr>
                <w:b/>
              </w:rPr>
              <w:t>+KTCP_NOTIF: &lt;session_id&gt;, &lt;tcp_notif&gt;</w:t>
            </w:r>
          </w:p>
          <w:p w14:paraId="035D2835" w14:textId="77777777" w:rsidR="00AD6DB4" w:rsidRPr="00671C8B" w:rsidRDefault="00AD6DB4" w:rsidP="00166AF3">
            <w:pPr>
              <w:pStyle w:val="TableBody"/>
              <w:rPr>
                <w:lang w:eastAsia="zh-CN"/>
              </w:rPr>
            </w:pPr>
          </w:p>
          <w:p w14:paraId="27DC1A73" w14:textId="77777777" w:rsidR="00AD6DB4" w:rsidRPr="00671C8B" w:rsidRDefault="00AD6DB4" w:rsidP="00166AF3">
            <w:pPr>
              <w:pStyle w:val="TableBody"/>
              <w:rPr>
                <w:u w:val="single"/>
              </w:rPr>
            </w:pPr>
            <w:r w:rsidRPr="00671C8B">
              <w:rPr>
                <w:u w:val="single"/>
              </w:rPr>
              <w:t>Parameters</w:t>
            </w:r>
          </w:p>
          <w:p w14:paraId="41EF7329" w14:textId="77777777" w:rsidR="00AD6DB4" w:rsidRPr="00671C8B" w:rsidRDefault="00AD6DB4" w:rsidP="00166AF3">
            <w:pPr>
              <w:pStyle w:val="TableBody"/>
              <w:tabs>
                <w:tab w:val="left" w:pos="1567"/>
              </w:tabs>
            </w:pPr>
            <w:r w:rsidRPr="00671C8B">
              <w:rPr>
                <w:b/>
              </w:rPr>
              <w:t>&lt;session_id&gt;</w:t>
            </w:r>
            <w:r w:rsidRPr="00671C8B">
              <w:rPr>
                <w:b/>
              </w:rPr>
              <w:tab/>
            </w:r>
            <w:r>
              <w:t>TCP session index</w:t>
            </w:r>
          </w:p>
          <w:p w14:paraId="1A21CD61" w14:textId="77777777" w:rsidR="00AD6DB4" w:rsidRPr="00671C8B" w:rsidRDefault="00AD6DB4" w:rsidP="00166AF3">
            <w:pPr>
              <w:pStyle w:val="TableBody"/>
              <w:tabs>
                <w:tab w:val="left" w:pos="1567"/>
              </w:tabs>
              <w:rPr>
                <w:b/>
              </w:rPr>
            </w:pPr>
          </w:p>
          <w:p w14:paraId="1DD0C1C8" w14:textId="77777777" w:rsidR="00AD6DB4" w:rsidRPr="00671C8B" w:rsidRDefault="00AD6DB4" w:rsidP="00166AF3">
            <w:pPr>
              <w:pStyle w:val="TableBody"/>
              <w:tabs>
                <w:tab w:val="left" w:pos="1567"/>
              </w:tabs>
              <w:rPr>
                <w:lang w:eastAsia="zh-CN"/>
              </w:rPr>
            </w:pPr>
            <w:r w:rsidRPr="00671C8B">
              <w:rPr>
                <w:b/>
              </w:rPr>
              <w:t>&lt;closing_type&gt;</w:t>
            </w:r>
            <w:r w:rsidRPr="00671C8B">
              <w:tab/>
              <w:t>0</w:t>
            </w:r>
            <w:r w:rsidRPr="00671C8B">
              <w:tab/>
            </w:r>
            <w:r w:rsidRPr="00671C8B">
              <w:tab/>
              <w:t>Abort. Fast closing of the TCP connection</w:t>
            </w:r>
            <w:r w:rsidRPr="00671C8B">
              <w:rPr>
                <w:lang w:eastAsia="zh-CN"/>
              </w:rPr>
              <w:t xml:space="preserve"> (</w:t>
            </w:r>
            <w:r w:rsidRPr="00671C8B">
              <w:rPr>
                <w:snapToGrid w:val="0"/>
                <w:lang w:eastAsia="zh-CN"/>
              </w:rPr>
              <w:t>not supported</w:t>
            </w:r>
            <w:r w:rsidRPr="00671C8B">
              <w:rPr>
                <w:lang w:eastAsia="zh-CN"/>
              </w:rPr>
              <w:t>)</w:t>
            </w:r>
            <w:r w:rsidRPr="00671C8B">
              <w:t>.</w:t>
            </w:r>
          </w:p>
          <w:p w14:paraId="6CA6CA54" w14:textId="77777777" w:rsidR="00AD6DB4" w:rsidRPr="00671C8B" w:rsidRDefault="00AD6DB4" w:rsidP="00166AF3">
            <w:pPr>
              <w:pStyle w:val="TableBody"/>
              <w:tabs>
                <w:tab w:val="left" w:pos="1567"/>
              </w:tabs>
            </w:pPr>
            <w:r w:rsidRPr="00671C8B">
              <w:tab/>
              <w:t>1</w:t>
            </w:r>
            <w:r w:rsidRPr="00671C8B">
              <w:tab/>
            </w:r>
            <w:r w:rsidRPr="00671C8B">
              <w:tab/>
              <w:t xml:space="preserve">The TCP connection is properly closed, which means that data </w:t>
            </w:r>
            <w:r w:rsidRPr="00671C8B">
              <w:tab/>
            </w:r>
            <w:r w:rsidRPr="00671C8B">
              <w:tab/>
            </w:r>
            <w:r w:rsidRPr="00671C8B">
              <w:tab/>
            </w:r>
            <w:r w:rsidRPr="00671C8B">
              <w:tab/>
              <w:t xml:space="preserve">sent to the module by AT+KTCPSND will be sent to the TCP </w:t>
            </w:r>
            <w:r w:rsidRPr="00671C8B">
              <w:tab/>
            </w:r>
            <w:r w:rsidRPr="00671C8B">
              <w:tab/>
            </w:r>
            <w:r w:rsidRPr="00671C8B">
              <w:tab/>
            </w:r>
            <w:r w:rsidRPr="00671C8B">
              <w:tab/>
              <w:t>server and acknowledged before the socket is closed.</w:t>
            </w:r>
          </w:p>
          <w:p w14:paraId="55ACECF4" w14:textId="77777777" w:rsidR="00AD6DB4" w:rsidRDefault="00AD6DB4" w:rsidP="00166AF3">
            <w:pPr>
              <w:pStyle w:val="TableBody"/>
              <w:rPr>
                <w:b/>
              </w:rPr>
            </w:pPr>
          </w:p>
          <w:p w14:paraId="660B30F8" w14:textId="77777777" w:rsidR="00AD6DB4" w:rsidRPr="00671C8B" w:rsidRDefault="00AD6DB4" w:rsidP="00166AF3">
            <w:pPr>
              <w:pStyle w:val="TableBody"/>
              <w:rPr>
                <w:u w:val="single"/>
              </w:rPr>
            </w:pPr>
            <w:r w:rsidRPr="00671C8B">
              <w:rPr>
                <w:b/>
              </w:rPr>
              <w:t>&lt;tcp_notif&gt;:</w:t>
            </w:r>
            <w:r w:rsidRPr="00671C8B">
              <w:tab/>
              <w:t>See command AT+KTCPCNX</w:t>
            </w:r>
          </w:p>
        </w:tc>
      </w:tr>
      <w:tr w:rsidR="00AD6DB4" w:rsidRPr="00671C8B" w14:paraId="26CCDBBC" w14:textId="77777777" w:rsidTr="00166AF3">
        <w:tc>
          <w:tcPr>
            <w:tcW w:w="1728" w:type="dxa"/>
          </w:tcPr>
          <w:p w14:paraId="1B457B25" w14:textId="77777777" w:rsidR="00AD6DB4" w:rsidRPr="00671C8B" w:rsidRDefault="00AD6DB4" w:rsidP="00166AF3">
            <w:pPr>
              <w:pStyle w:val="TableBody"/>
              <w:rPr>
                <w:u w:val="single"/>
              </w:rPr>
            </w:pPr>
            <w:r w:rsidRPr="00671C8B">
              <w:rPr>
                <w:u w:val="single"/>
              </w:rPr>
              <w:t>Reference</w:t>
            </w:r>
          </w:p>
          <w:p w14:paraId="5391F064" w14:textId="77777777" w:rsidR="00AD6DB4" w:rsidRPr="00671C8B" w:rsidRDefault="00AD6DB4" w:rsidP="00166AF3">
            <w:pPr>
              <w:pStyle w:val="TableBody"/>
            </w:pPr>
            <w:r w:rsidRPr="00671C8B">
              <w:t>Sierra Wireless Proprietary</w:t>
            </w:r>
          </w:p>
        </w:tc>
        <w:tc>
          <w:tcPr>
            <w:tcW w:w="7560" w:type="dxa"/>
          </w:tcPr>
          <w:p w14:paraId="20BFFDC7" w14:textId="77777777" w:rsidR="00AD6DB4" w:rsidRPr="00671C8B" w:rsidRDefault="00AD6DB4" w:rsidP="00166AF3">
            <w:pPr>
              <w:pStyle w:val="TableBody"/>
              <w:rPr>
                <w:u w:val="single"/>
              </w:rPr>
            </w:pPr>
            <w:r w:rsidRPr="00671C8B">
              <w:rPr>
                <w:u w:val="single"/>
              </w:rPr>
              <w:t>Notes</w:t>
            </w:r>
          </w:p>
          <w:p w14:paraId="00777FC8" w14:textId="77777777" w:rsidR="00AD6DB4" w:rsidRPr="00671C8B" w:rsidRDefault="00AD6DB4" w:rsidP="0059466D">
            <w:pPr>
              <w:pStyle w:val="TableBody"/>
              <w:numPr>
                <w:ilvl w:val="0"/>
                <w:numId w:val="72"/>
              </w:numPr>
            </w:pPr>
            <w:r w:rsidRPr="00671C8B">
              <w:t>This function first closes the TCP socket and if there is no other session running then the PDP context is released</w:t>
            </w:r>
            <w:r>
              <w:t>.</w:t>
            </w:r>
          </w:p>
          <w:p w14:paraId="036DCFE3" w14:textId="77777777" w:rsidR="00AD6DB4" w:rsidRPr="00671C8B" w:rsidRDefault="00AD6DB4" w:rsidP="0059466D">
            <w:pPr>
              <w:pStyle w:val="TableBody"/>
              <w:numPr>
                <w:ilvl w:val="0"/>
                <w:numId w:val="72"/>
              </w:numPr>
              <w:rPr>
                <w:u w:val="single"/>
              </w:rPr>
            </w:pPr>
            <w:r w:rsidRPr="00671C8B">
              <w:t>AT+KTCPDEL=&lt;session_id&gt; can be used to delete the s</w:t>
            </w:r>
            <w:r>
              <w:t>ocket configuration after it’s been closed.</w:t>
            </w:r>
          </w:p>
        </w:tc>
      </w:tr>
    </w:tbl>
    <w:p w14:paraId="1C1676FA" w14:textId="77777777" w:rsidR="00AD6DB4" w:rsidRPr="00671C8B" w:rsidRDefault="00AD6DB4" w:rsidP="0059466D">
      <w:pPr>
        <w:pStyle w:val="Heading3"/>
        <w:numPr>
          <w:ilvl w:val="2"/>
          <w:numId w:val="11"/>
        </w:numPr>
        <w:ind w:left="1260" w:hanging="1260"/>
      </w:pPr>
      <w:bookmarkStart w:id="19484" w:name="_Toc345081467"/>
      <w:bookmarkStart w:id="19485" w:name="_Toc349753204"/>
      <w:bookmarkStart w:id="19486" w:name="_Toc349754103"/>
      <w:bookmarkStart w:id="19487" w:name="_Ref366746406"/>
      <w:bookmarkStart w:id="19488" w:name="_Ref369093384"/>
      <w:bookmarkStart w:id="19489" w:name="_Toc368586158"/>
      <w:bookmarkStart w:id="19490" w:name="_Toc448912340"/>
      <w:bookmarkStart w:id="19491" w:name="_Toc486251757"/>
      <w:bookmarkStart w:id="19492" w:name="_Toc489460885"/>
      <w:r w:rsidRPr="00671C8B">
        <w:t xml:space="preserve">+KTCPDEL Command: Delete a Configured TCP </w:t>
      </w:r>
      <w:bookmarkEnd w:id="19484"/>
      <w:r w:rsidRPr="00671C8B">
        <w:t>Session</w:t>
      </w:r>
      <w:bookmarkEnd w:id="19485"/>
      <w:bookmarkEnd w:id="19486"/>
      <w:bookmarkEnd w:id="19487"/>
      <w:bookmarkEnd w:id="19488"/>
      <w:bookmarkEnd w:id="19489"/>
      <w:bookmarkEnd w:id="19490"/>
      <w:bookmarkEnd w:id="19491"/>
      <w:bookmarkEnd w:id="19492"/>
    </w:p>
    <w:tbl>
      <w:tblPr>
        <w:tblStyle w:val="TableSWIleft"/>
        <w:tblW w:w="9288" w:type="dxa"/>
        <w:tblLayout w:type="fixed"/>
        <w:tblLook w:val="04A0" w:firstRow="1" w:lastRow="0" w:firstColumn="1" w:lastColumn="0" w:noHBand="0" w:noVBand="1"/>
      </w:tblPr>
      <w:tblGrid>
        <w:gridCol w:w="1728"/>
        <w:gridCol w:w="7560"/>
      </w:tblGrid>
      <w:tr w:rsidR="00AD6DB4" w:rsidRPr="00671C8B" w14:paraId="1B2D0EC5"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24DF0770" w14:textId="2C76A0ED" w:rsidR="00AD6DB4" w:rsidRPr="00671C8B" w:rsidRDefault="00AD6DB4">
            <w:pPr>
              <w:pStyle w:val="TableRowHead"/>
              <w:spacing w:before="144" w:after="144"/>
            </w:pPr>
            <w:del w:id="19493" w:author="Alban Roche" w:date="2017-08-02T14:40:00Z">
              <w:r w:rsidDel="00F22490">
                <w:delText>HL7618, HL7618RD, HL7648, HL7650, HL7688, HL7690 and HL7692</w:delText>
              </w:r>
            </w:del>
            <w:ins w:id="19494" w:author="Alban Roche" w:date="2017-08-02T14:40:00Z">
              <w:r w:rsidR="00F22490">
                <w:t>HL7800</w:t>
              </w:r>
            </w:ins>
          </w:p>
        </w:tc>
      </w:tr>
      <w:tr w:rsidR="00AD6DB4" w:rsidRPr="00671C8B" w14:paraId="5ACA5A7A" w14:textId="77777777" w:rsidTr="00166AF3">
        <w:tc>
          <w:tcPr>
            <w:tcW w:w="1728" w:type="dxa"/>
          </w:tcPr>
          <w:p w14:paraId="2A9C6ACE" w14:textId="77777777" w:rsidR="00AD6DB4" w:rsidRDefault="00AD6DB4" w:rsidP="00166AF3">
            <w:pPr>
              <w:pStyle w:val="TableBody"/>
              <w:rPr>
                <w:i/>
              </w:rPr>
            </w:pPr>
            <w:r>
              <w:rPr>
                <w:i/>
              </w:rPr>
              <w:t>Test command</w:t>
            </w:r>
          </w:p>
          <w:p w14:paraId="4DBA2AC1" w14:textId="77777777" w:rsidR="00AD6DB4" w:rsidRPr="00CB4B23" w:rsidRDefault="00AD6DB4" w:rsidP="00166AF3">
            <w:pPr>
              <w:pStyle w:val="TableBody"/>
            </w:pPr>
          </w:p>
          <w:p w14:paraId="7A06FBFF" w14:textId="77777777" w:rsidR="00AD6DB4" w:rsidRDefault="00AD6DB4" w:rsidP="00166AF3">
            <w:pPr>
              <w:pStyle w:val="TableBody"/>
            </w:pPr>
            <w:r w:rsidRPr="00CB4B23">
              <w:rPr>
                <w:u w:val="single"/>
              </w:rPr>
              <w:t>Syntax</w:t>
            </w:r>
          </w:p>
          <w:p w14:paraId="78FE71E6" w14:textId="77777777" w:rsidR="00AD6DB4" w:rsidRPr="00CB4B23" w:rsidRDefault="00AD6DB4" w:rsidP="00166AF3">
            <w:pPr>
              <w:pStyle w:val="TableBody"/>
              <w:rPr>
                <w:b/>
              </w:rPr>
            </w:pPr>
            <w:r w:rsidRPr="00CB4B23">
              <w:rPr>
                <w:b/>
              </w:rPr>
              <w:t>AT+KTCPDEL=?</w:t>
            </w:r>
          </w:p>
        </w:tc>
        <w:tc>
          <w:tcPr>
            <w:tcW w:w="7560" w:type="dxa"/>
          </w:tcPr>
          <w:p w14:paraId="546485F4" w14:textId="77777777" w:rsidR="00AD6DB4" w:rsidRDefault="00AD6DB4" w:rsidP="00166AF3">
            <w:pPr>
              <w:pStyle w:val="TableBody"/>
              <w:rPr>
                <w:u w:val="single"/>
              </w:rPr>
            </w:pPr>
          </w:p>
          <w:p w14:paraId="2F73D628" w14:textId="77777777" w:rsidR="00AD6DB4" w:rsidRDefault="00AD6DB4" w:rsidP="00166AF3">
            <w:pPr>
              <w:pStyle w:val="TableBody"/>
              <w:rPr>
                <w:u w:val="single"/>
              </w:rPr>
            </w:pPr>
          </w:p>
          <w:p w14:paraId="09EB8152" w14:textId="77777777" w:rsidR="00AD6DB4" w:rsidRDefault="00AD6DB4" w:rsidP="00166AF3">
            <w:pPr>
              <w:pStyle w:val="TableBody"/>
            </w:pPr>
            <w:r>
              <w:rPr>
                <w:u w:val="single"/>
              </w:rPr>
              <w:t>Response</w:t>
            </w:r>
          </w:p>
          <w:p w14:paraId="2ACCD087" w14:textId="77777777" w:rsidR="00AD6DB4" w:rsidRDefault="00AD6DB4" w:rsidP="00166AF3">
            <w:pPr>
              <w:pStyle w:val="TableBody"/>
            </w:pPr>
            <w:r w:rsidRPr="00CB4B23">
              <w:rPr>
                <w:b/>
              </w:rPr>
              <w:t>+KTCPDEL:</w:t>
            </w:r>
            <w:r>
              <w:t xml:space="preserve"> (list of possible </w:t>
            </w:r>
            <w:r w:rsidRPr="00CB4B23">
              <w:rPr>
                <w:b/>
              </w:rPr>
              <w:t>&lt;session_id&gt;</w:t>
            </w:r>
            <w:r>
              <w:t>s</w:t>
            </w:r>
            <w:r w:rsidRPr="00CB4B23">
              <w:rPr>
                <w:b/>
              </w:rPr>
              <w:t>)</w:t>
            </w:r>
          </w:p>
          <w:p w14:paraId="0E688531" w14:textId="77777777" w:rsidR="00AD6DB4" w:rsidRPr="00CB4B23" w:rsidRDefault="00AD6DB4" w:rsidP="00166AF3">
            <w:pPr>
              <w:pStyle w:val="TableBody"/>
              <w:rPr>
                <w:b/>
              </w:rPr>
            </w:pPr>
            <w:r w:rsidRPr="00CB4B23">
              <w:rPr>
                <w:b/>
              </w:rPr>
              <w:t>OK</w:t>
            </w:r>
          </w:p>
        </w:tc>
      </w:tr>
      <w:tr w:rsidR="00AD6DB4" w:rsidRPr="00671C8B" w14:paraId="70678558" w14:textId="77777777" w:rsidTr="00166AF3">
        <w:tc>
          <w:tcPr>
            <w:tcW w:w="1728" w:type="dxa"/>
          </w:tcPr>
          <w:p w14:paraId="1FFDE492" w14:textId="77777777" w:rsidR="00AD6DB4" w:rsidRPr="00671C8B" w:rsidRDefault="00AD6DB4" w:rsidP="00166AF3">
            <w:pPr>
              <w:pStyle w:val="TableBody"/>
              <w:rPr>
                <w:i/>
              </w:rPr>
            </w:pPr>
            <w:r w:rsidRPr="00671C8B">
              <w:rPr>
                <w:i/>
              </w:rPr>
              <w:t>Write command</w:t>
            </w:r>
          </w:p>
          <w:p w14:paraId="6A367E3E" w14:textId="77777777" w:rsidR="00AD6DB4" w:rsidRPr="00671C8B" w:rsidRDefault="00AD6DB4" w:rsidP="00166AF3">
            <w:pPr>
              <w:pStyle w:val="TableBody"/>
            </w:pPr>
          </w:p>
          <w:p w14:paraId="4795FC1F" w14:textId="77777777" w:rsidR="00AD6DB4" w:rsidRPr="00671C8B" w:rsidRDefault="00AD6DB4" w:rsidP="00166AF3">
            <w:pPr>
              <w:pStyle w:val="TableBody"/>
              <w:rPr>
                <w:u w:val="single"/>
              </w:rPr>
            </w:pPr>
            <w:r w:rsidRPr="00671C8B">
              <w:rPr>
                <w:u w:val="single"/>
              </w:rPr>
              <w:t>Syntax</w:t>
            </w:r>
          </w:p>
          <w:p w14:paraId="5FF604CE" w14:textId="77777777" w:rsidR="00AD6DB4" w:rsidRPr="00671C8B" w:rsidRDefault="00AD6DB4" w:rsidP="00166AF3">
            <w:pPr>
              <w:pStyle w:val="TableBody"/>
              <w:rPr>
                <w:b/>
              </w:rPr>
            </w:pPr>
            <w:r w:rsidRPr="00671C8B">
              <w:rPr>
                <w:b/>
              </w:rPr>
              <w:t>AT+KTCPDEL=</w:t>
            </w:r>
          </w:p>
          <w:p w14:paraId="7C2340FA" w14:textId="77777777" w:rsidR="00AD6DB4" w:rsidRPr="00671C8B" w:rsidRDefault="00AD6DB4" w:rsidP="00166AF3">
            <w:pPr>
              <w:pStyle w:val="TableBody"/>
              <w:keepNext/>
              <w:rPr>
                <w:u w:val="single"/>
              </w:rPr>
            </w:pPr>
            <w:r w:rsidRPr="00671C8B">
              <w:rPr>
                <w:b/>
              </w:rPr>
              <w:t>&lt;session_id&gt;</w:t>
            </w:r>
          </w:p>
        </w:tc>
        <w:tc>
          <w:tcPr>
            <w:tcW w:w="7560" w:type="dxa"/>
          </w:tcPr>
          <w:p w14:paraId="6F80B778" w14:textId="77777777" w:rsidR="00AD6DB4" w:rsidRPr="00671C8B" w:rsidRDefault="00AD6DB4" w:rsidP="00166AF3">
            <w:pPr>
              <w:pStyle w:val="TableBody"/>
              <w:rPr>
                <w:u w:val="single"/>
              </w:rPr>
            </w:pPr>
          </w:p>
          <w:p w14:paraId="380B7227" w14:textId="77777777" w:rsidR="00AD6DB4" w:rsidRPr="00671C8B" w:rsidRDefault="00AD6DB4" w:rsidP="00166AF3">
            <w:pPr>
              <w:pStyle w:val="TableBody"/>
              <w:rPr>
                <w:u w:val="single"/>
              </w:rPr>
            </w:pPr>
          </w:p>
          <w:p w14:paraId="2A2709E0" w14:textId="77777777" w:rsidR="00AD6DB4" w:rsidRPr="00671C8B" w:rsidRDefault="00AD6DB4" w:rsidP="00166AF3">
            <w:pPr>
              <w:pStyle w:val="TableBody"/>
              <w:rPr>
                <w:u w:val="single"/>
              </w:rPr>
            </w:pPr>
            <w:r w:rsidRPr="00671C8B">
              <w:rPr>
                <w:u w:val="single"/>
              </w:rPr>
              <w:t>Response</w:t>
            </w:r>
          </w:p>
          <w:p w14:paraId="36B2A9B2" w14:textId="77777777" w:rsidR="00AD6DB4" w:rsidRDefault="00AD6DB4" w:rsidP="00166AF3">
            <w:pPr>
              <w:pStyle w:val="TableBody"/>
              <w:rPr>
                <w:b/>
              </w:rPr>
            </w:pPr>
            <w:r w:rsidRPr="00671C8B">
              <w:rPr>
                <w:b/>
              </w:rPr>
              <w:t>OK</w:t>
            </w:r>
          </w:p>
          <w:p w14:paraId="7F24EAE6" w14:textId="77777777" w:rsidR="00AD6DB4" w:rsidRPr="00476469" w:rsidRDefault="00AD6DB4" w:rsidP="00166AF3">
            <w:pPr>
              <w:pStyle w:val="TableBody"/>
            </w:pPr>
          </w:p>
          <w:p w14:paraId="46548692" w14:textId="77777777" w:rsidR="00AD6DB4" w:rsidRPr="00671C8B" w:rsidRDefault="00AD6DB4" w:rsidP="00166AF3">
            <w:pPr>
              <w:pStyle w:val="TableBody"/>
              <w:rPr>
                <w:b/>
              </w:rPr>
            </w:pPr>
            <w:r w:rsidRPr="00476469">
              <w:t>or</w:t>
            </w:r>
          </w:p>
          <w:p w14:paraId="33BB632F" w14:textId="77777777" w:rsidR="00AD6DB4" w:rsidRPr="00671C8B" w:rsidRDefault="00AD6DB4" w:rsidP="00166AF3">
            <w:pPr>
              <w:pStyle w:val="TableBody"/>
              <w:rPr>
                <w:b/>
              </w:rPr>
            </w:pPr>
            <w:r w:rsidRPr="00671C8B">
              <w:rPr>
                <w:b/>
              </w:rPr>
              <w:t>+CME ERROR: &lt;err&gt;</w:t>
            </w:r>
          </w:p>
          <w:p w14:paraId="36D8DB3D" w14:textId="77777777" w:rsidR="00AD6DB4" w:rsidRPr="00671C8B" w:rsidRDefault="00AD6DB4" w:rsidP="00166AF3">
            <w:pPr>
              <w:pStyle w:val="TableBody"/>
            </w:pPr>
          </w:p>
          <w:p w14:paraId="385F92D8" w14:textId="77777777" w:rsidR="00AD6DB4" w:rsidRPr="00671C8B" w:rsidRDefault="00AD6DB4" w:rsidP="00166AF3">
            <w:pPr>
              <w:pStyle w:val="TableBody"/>
              <w:rPr>
                <w:u w:val="single"/>
              </w:rPr>
            </w:pPr>
            <w:r>
              <w:rPr>
                <w:u w:val="single"/>
              </w:rPr>
              <w:t>Parameter</w:t>
            </w:r>
          </w:p>
          <w:p w14:paraId="45914096" w14:textId="77777777" w:rsidR="00AD6DB4" w:rsidRPr="00671C8B" w:rsidRDefault="00AD6DB4" w:rsidP="00166AF3">
            <w:pPr>
              <w:pStyle w:val="TableBody"/>
              <w:keepNext/>
              <w:rPr>
                <w:u w:val="single"/>
              </w:rPr>
            </w:pPr>
            <w:r w:rsidRPr="00671C8B">
              <w:rPr>
                <w:b/>
              </w:rPr>
              <w:t>&lt;session_id&gt;</w:t>
            </w:r>
            <w:r w:rsidRPr="00671C8B">
              <w:rPr>
                <w:b/>
              </w:rPr>
              <w:tab/>
            </w:r>
            <w:r w:rsidRPr="00671C8B">
              <w:t>TCP session</w:t>
            </w:r>
            <w:r>
              <w:t xml:space="preserve"> index</w:t>
            </w:r>
          </w:p>
        </w:tc>
      </w:tr>
      <w:tr w:rsidR="00AD6DB4" w:rsidRPr="00671C8B" w14:paraId="5BA90ED0" w14:textId="77777777" w:rsidTr="00166AF3">
        <w:tc>
          <w:tcPr>
            <w:tcW w:w="1728" w:type="dxa"/>
          </w:tcPr>
          <w:p w14:paraId="4E736C6A" w14:textId="77777777" w:rsidR="00AD6DB4" w:rsidRPr="00671C8B" w:rsidRDefault="00AD6DB4" w:rsidP="00166AF3">
            <w:pPr>
              <w:pStyle w:val="TableBody"/>
              <w:rPr>
                <w:u w:val="single"/>
              </w:rPr>
            </w:pPr>
            <w:r w:rsidRPr="00671C8B">
              <w:rPr>
                <w:u w:val="single"/>
              </w:rPr>
              <w:t>Reference</w:t>
            </w:r>
          </w:p>
          <w:p w14:paraId="3D130AA1" w14:textId="77777777" w:rsidR="00AD6DB4" w:rsidRPr="00671C8B" w:rsidRDefault="00AD6DB4" w:rsidP="00166AF3">
            <w:pPr>
              <w:pStyle w:val="TableBody"/>
              <w:rPr>
                <w:u w:val="single"/>
              </w:rPr>
            </w:pPr>
            <w:r w:rsidRPr="00671C8B">
              <w:t>Sierra Wireless Proprietary</w:t>
            </w:r>
          </w:p>
        </w:tc>
        <w:tc>
          <w:tcPr>
            <w:tcW w:w="7560" w:type="dxa"/>
          </w:tcPr>
          <w:p w14:paraId="1E8BA073" w14:textId="77777777" w:rsidR="00AD6DB4" w:rsidRPr="00671C8B" w:rsidRDefault="00AD6DB4" w:rsidP="00166AF3">
            <w:pPr>
              <w:pStyle w:val="TableBody"/>
              <w:rPr>
                <w:u w:val="single"/>
              </w:rPr>
            </w:pPr>
            <w:r w:rsidRPr="00671C8B">
              <w:rPr>
                <w:u w:val="single"/>
              </w:rPr>
              <w:t>Notes</w:t>
            </w:r>
          </w:p>
          <w:p w14:paraId="6D972D12" w14:textId="77777777" w:rsidR="00AD6DB4" w:rsidRPr="00671C8B" w:rsidRDefault="00AD6DB4" w:rsidP="00166AF3">
            <w:pPr>
              <w:pStyle w:val="TableBody"/>
            </w:pPr>
            <w:r w:rsidRPr="00671C8B">
              <w:t>The session must be closed (using +KTCPCLOSE) before using this command</w:t>
            </w:r>
            <w:r>
              <w:t>.</w:t>
            </w:r>
          </w:p>
        </w:tc>
      </w:tr>
    </w:tbl>
    <w:p w14:paraId="7FAA2464" w14:textId="77777777" w:rsidR="00AD6DB4" w:rsidRPr="00671C8B" w:rsidRDefault="00AD6DB4" w:rsidP="0059466D">
      <w:pPr>
        <w:pStyle w:val="Heading3"/>
        <w:numPr>
          <w:ilvl w:val="2"/>
          <w:numId w:val="11"/>
        </w:numPr>
        <w:ind w:left="1260" w:hanging="1260"/>
      </w:pPr>
      <w:bookmarkStart w:id="19495" w:name="_Toc345081468"/>
      <w:bookmarkStart w:id="19496" w:name="_Toc349753205"/>
      <w:bookmarkStart w:id="19497" w:name="_Toc349754104"/>
      <w:bookmarkStart w:id="19498" w:name="_Ref366746413"/>
      <w:bookmarkStart w:id="19499" w:name="_Ref369093398"/>
      <w:bookmarkStart w:id="19500" w:name="_Toc368586159"/>
      <w:bookmarkStart w:id="19501" w:name="_Toc448912341"/>
      <w:bookmarkStart w:id="19502" w:name="_Toc486251758"/>
      <w:bookmarkStart w:id="19503" w:name="_Toc489460886"/>
      <w:r w:rsidRPr="00671C8B">
        <w:t xml:space="preserve">+KTCP_SRVREQ Notification: Incoming Client Connection </w:t>
      </w:r>
      <w:bookmarkEnd w:id="19495"/>
      <w:r w:rsidRPr="00671C8B">
        <w:t>Request</w:t>
      </w:r>
      <w:bookmarkEnd w:id="19496"/>
      <w:bookmarkEnd w:id="19497"/>
      <w:bookmarkEnd w:id="19498"/>
      <w:bookmarkEnd w:id="19499"/>
      <w:bookmarkEnd w:id="19500"/>
      <w:bookmarkEnd w:id="19501"/>
      <w:bookmarkEnd w:id="19502"/>
      <w:bookmarkEnd w:id="19503"/>
    </w:p>
    <w:tbl>
      <w:tblPr>
        <w:tblStyle w:val="TableSWIleft"/>
        <w:tblW w:w="9288" w:type="dxa"/>
        <w:tblLayout w:type="fixed"/>
        <w:tblLook w:val="04A0" w:firstRow="1" w:lastRow="0" w:firstColumn="1" w:lastColumn="0" w:noHBand="0" w:noVBand="1"/>
      </w:tblPr>
      <w:tblGrid>
        <w:gridCol w:w="1728"/>
        <w:gridCol w:w="7560"/>
      </w:tblGrid>
      <w:tr w:rsidR="00AD6DB4" w:rsidRPr="00671C8B" w14:paraId="4E79BEC6"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3D430092" w14:textId="5E087F95" w:rsidR="00AD6DB4" w:rsidRPr="00671C8B" w:rsidRDefault="00AD6DB4">
            <w:pPr>
              <w:pStyle w:val="TableRowHead"/>
              <w:spacing w:before="144" w:after="144"/>
            </w:pPr>
            <w:del w:id="19504" w:author="Alban Roche" w:date="2017-08-02T14:40:00Z">
              <w:r w:rsidDel="00F22490">
                <w:delText>HL7618, HL7618RD, HL7648, HL7650, HL7688, HL7690 and HL7692</w:delText>
              </w:r>
            </w:del>
            <w:ins w:id="19505" w:author="Alban Roche" w:date="2017-08-02T14:40:00Z">
              <w:r w:rsidR="00F22490">
                <w:t>HL7800</w:t>
              </w:r>
            </w:ins>
          </w:p>
        </w:tc>
      </w:tr>
      <w:tr w:rsidR="00AD6DB4" w:rsidRPr="00671C8B" w14:paraId="0F5B2308" w14:textId="77777777" w:rsidTr="00166AF3">
        <w:trPr>
          <w:cantSplit w:val="0"/>
        </w:trPr>
        <w:tc>
          <w:tcPr>
            <w:tcW w:w="1728" w:type="dxa"/>
          </w:tcPr>
          <w:p w14:paraId="2F9894B0" w14:textId="77777777" w:rsidR="00AD6DB4" w:rsidRPr="00671C8B" w:rsidRDefault="00AD6DB4" w:rsidP="00166AF3">
            <w:pPr>
              <w:pStyle w:val="TableBody"/>
              <w:rPr>
                <w:i/>
              </w:rPr>
            </w:pPr>
            <w:r w:rsidRPr="00671C8B">
              <w:rPr>
                <w:i/>
              </w:rPr>
              <w:t>Unsolicited Notification</w:t>
            </w:r>
          </w:p>
        </w:tc>
        <w:tc>
          <w:tcPr>
            <w:tcW w:w="7560" w:type="dxa"/>
          </w:tcPr>
          <w:p w14:paraId="0B8CE6DA" w14:textId="77777777" w:rsidR="00AD6DB4" w:rsidRPr="00671C8B" w:rsidRDefault="00AD6DB4" w:rsidP="00166AF3">
            <w:pPr>
              <w:pStyle w:val="TableBody"/>
              <w:rPr>
                <w:u w:val="single"/>
              </w:rPr>
            </w:pPr>
            <w:r w:rsidRPr="00671C8B">
              <w:rPr>
                <w:u w:val="single"/>
              </w:rPr>
              <w:t>Response</w:t>
            </w:r>
          </w:p>
          <w:p w14:paraId="3780F48A" w14:textId="77777777" w:rsidR="00AD6DB4" w:rsidRPr="00671C8B" w:rsidRDefault="00AD6DB4" w:rsidP="00166AF3">
            <w:pPr>
              <w:pStyle w:val="TableBody"/>
              <w:rPr>
                <w:b/>
              </w:rPr>
            </w:pPr>
            <w:r w:rsidRPr="00671C8B">
              <w:rPr>
                <w:b/>
              </w:rPr>
              <w:t>+KTCP_SRVREQ: &lt;session_id&gt;,&lt;subsession_id&gt;,&lt;client_ip&gt;,&lt;client_port&gt;</w:t>
            </w:r>
          </w:p>
          <w:p w14:paraId="69322693" w14:textId="77777777" w:rsidR="00AD6DB4" w:rsidRPr="00671C8B" w:rsidRDefault="00AD6DB4" w:rsidP="00166AF3">
            <w:pPr>
              <w:pStyle w:val="TableBody"/>
            </w:pPr>
          </w:p>
          <w:p w14:paraId="43FECA71" w14:textId="77777777" w:rsidR="00AD6DB4" w:rsidRPr="00671C8B" w:rsidRDefault="00AD6DB4" w:rsidP="00166AF3">
            <w:pPr>
              <w:pStyle w:val="TableBody"/>
              <w:rPr>
                <w:u w:val="single"/>
              </w:rPr>
            </w:pPr>
            <w:r w:rsidRPr="00671C8B">
              <w:rPr>
                <w:u w:val="single"/>
              </w:rPr>
              <w:t>Parameters</w:t>
            </w:r>
          </w:p>
          <w:p w14:paraId="20A92041" w14:textId="77777777" w:rsidR="00AD6DB4" w:rsidRPr="00671C8B" w:rsidRDefault="00AD6DB4" w:rsidP="00166AF3">
            <w:pPr>
              <w:pStyle w:val="TableBody"/>
              <w:ind w:left="1631" w:hanging="1631"/>
            </w:pPr>
            <w:r w:rsidRPr="00671C8B">
              <w:rPr>
                <w:b/>
              </w:rPr>
              <w:t>&lt;session_id&gt;</w:t>
            </w:r>
            <w:r w:rsidRPr="00671C8B">
              <w:tab/>
              <w:t>TCP session</w:t>
            </w:r>
            <w:r>
              <w:t xml:space="preserve"> index</w:t>
            </w:r>
          </w:p>
          <w:p w14:paraId="134710DE" w14:textId="77777777" w:rsidR="00AD6DB4" w:rsidRPr="00671C8B" w:rsidRDefault="00AD6DB4" w:rsidP="00166AF3">
            <w:pPr>
              <w:pStyle w:val="TableBody"/>
              <w:ind w:left="1631" w:hanging="1631"/>
              <w:rPr>
                <w:b/>
              </w:rPr>
            </w:pPr>
          </w:p>
          <w:p w14:paraId="285ED16B" w14:textId="77777777" w:rsidR="00AD6DB4" w:rsidRPr="00671C8B" w:rsidRDefault="00AD6DB4" w:rsidP="00166AF3">
            <w:pPr>
              <w:pStyle w:val="TableBody"/>
              <w:ind w:left="1631" w:hanging="1631"/>
            </w:pPr>
            <w:r w:rsidRPr="00671C8B">
              <w:rPr>
                <w:b/>
              </w:rPr>
              <w:t>&lt;subsession_id&gt;</w:t>
            </w:r>
            <w:r w:rsidRPr="00671C8B">
              <w:tab/>
            </w:r>
            <w:r>
              <w:t>N</w:t>
            </w:r>
            <w:r w:rsidRPr="00671C8B">
              <w:t>ewly created TCP session</w:t>
            </w:r>
            <w:r>
              <w:t xml:space="preserve"> index</w:t>
            </w:r>
          </w:p>
          <w:p w14:paraId="5894B542" w14:textId="77777777" w:rsidR="00AD6DB4" w:rsidRPr="00671C8B" w:rsidRDefault="00AD6DB4" w:rsidP="00166AF3">
            <w:pPr>
              <w:pStyle w:val="TableBody"/>
              <w:ind w:left="1631" w:hanging="1631"/>
              <w:rPr>
                <w:b/>
              </w:rPr>
            </w:pPr>
          </w:p>
          <w:p w14:paraId="5BFA9871" w14:textId="77777777" w:rsidR="00AD6DB4" w:rsidRPr="00671C8B" w:rsidRDefault="00AD6DB4" w:rsidP="00166AF3">
            <w:pPr>
              <w:pStyle w:val="TableBody"/>
              <w:ind w:left="1631" w:hanging="1631"/>
            </w:pPr>
            <w:r w:rsidRPr="00671C8B">
              <w:rPr>
                <w:b/>
              </w:rPr>
              <w:t>&lt;client_ip&gt;</w:t>
            </w:r>
            <w:r w:rsidRPr="00671C8B">
              <w:rPr>
                <w:lang w:eastAsia="zh-CN"/>
              </w:rPr>
              <w:tab/>
              <w:t>IP address string</w:t>
            </w:r>
            <w:r w:rsidRPr="00671C8B">
              <w:t xml:space="preserve"> of the incoming socket</w:t>
            </w:r>
          </w:p>
          <w:p w14:paraId="37B6FD5E" w14:textId="77777777" w:rsidR="00AD6DB4" w:rsidRPr="00671C8B" w:rsidRDefault="00AD6DB4" w:rsidP="00166AF3">
            <w:pPr>
              <w:pStyle w:val="TableBody"/>
              <w:rPr>
                <w:b/>
              </w:rPr>
            </w:pPr>
          </w:p>
          <w:p w14:paraId="0222E295" w14:textId="77777777" w:rsidR="00AD6DB4" w:rsidRPr="00671C8B" w:rsidRDefault="00AD6DB4" w:rsidP="00166AF3">
            <w:pPr>
              <w:pStyle w:val="TableBody"/>
              <w:rPr>
                <w:u w:val="single"/>
              </w:rPr>
            </w:pPr>
            <w:r w:rsidRPr="00671C8B">
              <w:rPr>
                <w:b/>
              </w:rPr>
              <w:t>&lt;client_port&gt;</w:t>
            </w:r>
            <w:r w:rsidRPr="00671C8B">
              <w:rPr>
                <w:lang w:eastAsia="zh-CN"/>
              </w:rPr>
              <w:tab/>
              <w:t>N</w:t>
            </w:r>
            <w:r>
              <w:t xml:space="preserve">umeric parameter (0-65535); </w:t>
            </w:r>
            <w:r w:rsidRPr="00671C8B">
              <w:t>port of the incoming client</w:t>
            </w:r>
          </w:p>
        </w:tc>
      </w:tr>
      <w:tr w:rsidR="00AD6DB4" w:rsidRPr="00671C8B" w14:paraId="30DA7EB3" w14:textId="77777777" w:rsidTr="00166AF3">
        <w:trPr>
          <w:cantSplit w:val="0"/>
        </w:trPr>
        <w:tc>
          <w:tcPr>
            <w:tcW w:w="1728" w:type="dxa"/>
          </w:tcPr>
          <w:p w14:paraId="365BA687" w14:textId="77777777" w:rsidR="00AD6DB4" w:rsidRPr="00671C8B" w:rsidRDefault="00AD6DB4" w:rsidP="00166AF3">
            <w:pPr>
              <w:pStyle w:val="TableBody"/>
              <w:rPr>
                <w:u w:val="single"/>
              </w:rPr>
            </w:pPr>
            <w:r w:rsidRPr="00671C8B">
              <w:rPr>
                <w:u w:val="single"/>
              </w:rPr>
              <w:t>Examples</w:t>
            </w:r>
          </w:p>
        </w:tc>
        <w:tc>
          <w:tcPr>
            <w:tcW w:w="7560" w:type="dxa"/>
          </w:tcPr>
          <w:p w14:paraId="7510517F" w14:textId="77777777" w:rsidR="00AD6DB4" w:rsidRPr="00671C8B" w:rsidRDefault="00AD6DB4" w:rsidP="00166AF3">
            <w:pPr>
              <w:pStyle w:val="TableBody"/>
            </w:pPr>
            <w:r w:rsidRPr="00671C8B">
              <w:t>Configure the module to TCP servers</w:t>
            </w:r>
          </w:p>
          <w:p w14:paraId="0E1367C8" w14:textId="77777777" w:rsidR="00AD6DB4" w:rsidRPr="00671C8B" w:rsidRDefault="00AD6DB4" w:rsidP="00166AF3">
            <w:pPr>
              <w:pStyle w:val="TableBody"/>
              <w:rPr>
                <w:b/>
              </w:rPr>
            </w:pPr>
            <w:r w:rsidRPr="00671C8B">
              <w:rPr>
                <w:b/>
              </w:rPr>
              <w:t>AT+KCNXCFG=0,"GPRS","szsjmc.gd";</w:t>
            </w:r>
          </w:p>
          <w:p w14:paraId="198113D6" w14:textId="77777777" w:rsidR="00AD6DB4" w:rsidRPr="00671C8B" w:rsidRDefault="00AD6DB4" w:rsidP="00166AF3">
            <w:pPr>
              <w:pStyle w:val="TableBody"/>
              <w:rPr>
                <w:b/>
              </w:rPr>
            </w:pPr>
            <w:r w:rsidRPr="00671C8B">
              <w:rPr>
                <w:b/>
              </w:rPr>
              <w:t>+KTCPCFG=0,1,,179</w:t>
            </w:r>
          </w:p>
          <w:p w14:paraId="07E2CAB8" w14:textId="77777777" w:rsidR="00AD6DB4" w:rsidRPr="00671C8B" w:rsidRDefault="00AD6DB4" w:rsidP="00166AF3">
            <w:pPr>
              <w:pStyle w:val="TableBody"/>
              <w:rPr>
                <w:b/>
              </w:rPr>
            </w:pPr>
            <w:r w:rsidRPr="00671C8B">
              <w:rPr>
                <w:b/>
              </w:rPr>
              <w:t>+KTCPCFG: 1</w:t>
            </w:r>
          </w:p>
          <w:p w14:paraId="22879D62" w14:textId="77777777" w:rsidR="00AD6DB4" w:rsidRDefault="00AD6DB4" w:rsidP="00166AF3">
            <w:pPr>
              <w:pStyle w:val="TableBody"/>
              <w:rPr>
                <w:b/>
              </w:rPr>
            </w:pPr>
            <w:r w:rsidRPr="00671C8B">
              <w:rPr>
                <w:b/>
              </w:rPr>
              <w:t>OK</w:t>
            </w:r>
          </w:p>
          <w:p w14:paraId="47AD7658" w14:textId="77777777" w:rsidR="00AD6DB4" w:rsidRPr="006928C8" w:rsidRDefault="00AD6DB4" w:rsidP="00166AF3">
            <w:pPr>
              <w:pStyle w:val="TableBody"/>
            </w:pPr>
          </w:p>
          <w:p w14:paraId="64A1DB38" w14:textId="77777777" w:rsidR="00AD6DB4" w:rsidRDefault="00AD6DB4" w:rsidP="00166AF3">
            <w:pPr>
              <w:pStyle w:val="TableBody"/>
              <w:rPr>
                <w:b/>
              </w:rPr>
            </w:pPr>
            <w:r w:rsidRPr="00671C8B">
              <w:rPr>
                <w:b/>
              </w:rPr>
              <w:t>AT+KCNXCFG=0,"GPRS","szsjmc.gd";</w:t>
            </w:r>
          </w:p>
          <w:p w14:paraId="3063D799" w14:textId="77777777" w:rsidR="00AD6DB4" w:rsidRPr="00671C8B" w:rsidRDefault="00AD6DB4" w:rsidP="00166AF3">
            <w:pPr>
              <w:pStyle w:val="TableBody"/>
              <w:rPr>
                <w:b/>
              </w:rPr>
            </w:pPr>
            <w:r w:rsidRPr="00671C8B">
              <w:rPr>
                <w:b/>
              </w:rPr>
              <w:t>+KTCPCFG=0,1,,180</w:t>
            </w:r>
          </w:p>
          <w:p w14:paraId="0152E3C6" w14:textId="77777777" w:rsidR="00AD6DB4" w:rsidRPr="00671C8B" w:rsidRDefault="00AD6DB4" w:rsidP="00166AF3">
            <w:pPr>
              <w:pStyle w:val="TableBody"/>
              <w:rPr>
                <w:b/>
              </w:rPr>
            </w:pPr>
            <w:r w:rsidRPr="00671C8B">
              <w:rPr>
                <w:b/>
              </w:rPr>
              <w:t>+KTCPCFG: 2</w:t>
            </w:r>
          </w:p>
          <w:p w14:paraId="63F8D894" w14:textId="77777777" w:rsidR="00AD6DB4" w:rsidRPr="00671C8B" w:rsidRDefault="00AD6DB4" w:rsidP="00166AF3">
            <w:pPr>
              <w:pStyle w:val="TableBody"/>
              <w:rPr>
                <w:b/>
              </w:rPr>
            </w:pPr>
            <w:r w:rsidRPr="00671C8B">
              <w:rPr>
                <w:b/>
              </w:rPr>
              <w:t>OK</w:t>
            </w:r>
          </w:p>
          <w:p w14:paraId="5C9981B4" w14:textId="77777777" w:rsidR="00AD6DB4" w:rsidRPr="006928C8" w:rsidRDefault="00AD6DB4" w:rsidP="00166AF3">
            <w:pPr>
              <w:pStyle w:val="TableBody"/>
            </w:pPr>
          </w:p>
          <w:p w14:paraId="0811B6D4" w14:textId="77777777" w:rsidR="00AD6DB4" w:rsidRPr="00671C8B" w:rsidRDefault="00AD6DB4" w:rsidP="00166AF3">
            <w:pPr>
              <w:pStyle w:val="TableBody"/>
            </w:pPr>
            <w:r w:rsidRPr="00671C8B">
              <w:t>Start the TCP servers</w:t>
            </w:r>
          </w:p>
          <w:p w14:paraId="2A9F8DBA" w14:textId="77777777" w:rsidR="00AD6DB4" w:rsidRPr="00671C8B" w:rsidRDefault="00AD6DB4" w:rsidP="00166AF3">
            <w:pPr>
              <w:pStyle w:val="TableBody"/>
            </w:pPr>
            <w:r w:rsidRPr="00671C8B">
              <w:rPr>
                <w:b/>
              </w:rPr>
              <w:t>AT+KTCPCNX=1</w:t>
            </w:r>
            <w:r w:rsidRPr="00671C8B">
              <w:tab/>
            </w:r>
            <w:r w:rsidRPr="00671C8B">
              <w:tab/>
              <w:t>//listen on port 179</w:t>
            </w:r>
          </w:p>
          <w:p w14:paraId="460CE094" w14:textId="77777777" w:rsidR="00AD6DB4" w:rsidRPr="00671C8B" w:rsidRDefault="00AD6DB4" w:rsidP="00166AF3">
            <w:pPr>
              <w:pStyle w:val="TableBody"/>
              <w:rPr>
                <w:b/>
              </w:rPr>
            </w:pPr>
            <w:r w:rsidRPr="00671C8B">
              <w:rPr>
                <w:b/>
              </w:rPr>
              <w:t>OK</w:t>
            </w:r>
          </w:p>
          <w:p w14:paraId="77105698" w14:textId="77777777" w:rsidR="00AD6DB4" w:rsidRPr="006928C8" w:rsidRDefault="00AD6DB4" w:rsidP="00166AF3">
            <w:pPr>
              <w:pStyle w:val="TableBody"/>
            </w:pPr>
          </w:p>
          <w:p w14:paraId="48D6F456" w14:textId="77777777" w:rsidR="00AD6DB4" w:rsidRPr="00671C8B" w:rsidRDefault="00AD6DB4" w:rsidP="00166AF3">
            <w:pPr>
              <w:pStyle w:val="TableBody"/>
            </w:pPr>
            <w:r w:rsidRPr="00671C8B">
              <w:rPr>
                <w:b/>
              </w:rPr>
              <w:t>AT+KTCPCNX=2</w:t>
            </w:r>
            <w:r w:rsidRPr="00671C8B">
              <w:tab/>
            </w:r>
            <w:r w:rsidRPr="00671C8B">
              <w:tab/>
              <w:t>//listen on port 180</w:t>
            </w:r>
          </w:p>
          <w:p w14:paraId="79686F77" w14:textId="77777777" w:rsidR="00AD6DB4" w:rsidRPr="00671C8B" w:rsidRDefault="00AD6DB4" w:rsidP="00166AF3">
            <w:pPr>
              <w:pStyle w:val="TableBody"/>
              <w:rPr>
                <w:b/>
              </w:rPr>
            </w:pPr>
            <w:r w:rsidRPr="00671C8B">
              <w:rPr>
                <w:b/>
              </w:rPr>
              <w:t>OK</w:t>
            </w:r>
          </w:p>
          <w:p w14:paraId="36891B79" w14:textId="77777777" w:rsidR="00AD6DB4" w:rsidRDefault="00AD6DB4" w:rsidP="00166AF3">
            <w:pPr>
              <w:pStyle w:val="TableBody"/>
            </w:pPr>
          </w:p>
          <w:p w14:paraId="44EFB285" w14:textId="77777777" w:rsidR="00AD6DB4" w:rsidRDefault="00AD6DB4" w:rsidP="00166AF3">
            <w:pPr>
              <w:pStyle w:val="TableBody"/>
            </w:pPr>
          </w:p>
          <w:p w14:paraId="3AA06FAF" w14:textId="77777777" w:rsidR="00AD6DB4" w:rsidRPr="00D86F43" w:rsidRDefault="00AD6DB4" w:rsidP="00166AF3">
            <w:pPr>
              <w:pStyle w:val="TableBody"/>
            </w:pPr>
          </w:p>
          <w:p w14:paraId="37E95E79" w14:textId="77777777" w:rsidR="00AD6DB4" w:rsidRPr="00671C8B" w:rsidRDefault="00AD6DB4" w:rsidP="00166AF3">
            <w:pPr>
              <w:pStyle w:val="TableBody"/>
            </w:pPr>
            <w:r w:rsidRPr="00671C8B">
              <w:t>Show the TCP servers’ IP address</w:t>
            </w:r>
          </w:p>
          <w:p w14:paraId="0EDA0FE4" w14:textId="77777777" w:rsidR="00AD6DB4" w:rsidRPr="00671C8B" w:rsidRDefault="00AD6DB4" w:rsidP="00166AF3">
            <w:pPr>
              <w:pStyle w:val="TableBody"/>
              <w:rPr>
                <w:b/>
              </w:rPr>
            </w:pPr>
            <w:r w:rsidRPr="00671C8B">
              <w:rPr>
                <w:b/>
              </w:rPr>
              <w:t>AT+KCGPADDR</w:t>
            </w:r>
          </w:p>
          <w:p w14:paraId="5EA05FB0" w14:textId="77777777" w:rsidR="00AD6DB4" w:rsidRPr="00671C8B" w:rsidRDefault="00AD6DB4" w:rsidP="00166AF3">
            <w:pPr>
              <w:pStyle w:val="TableBody"/>
              <w:rPr>
                <w:b/>
              </w:rPr>
            </w:pPr>
            <w:r w:rsidRPr="00671C8B">
              <w:rPr>
                <w:b/>
              </w:rPr>
              <w:t>+KCGPADDR: 0,"192.168.1.49"</w:t>
            </w:r>
          </w:p>
          <w:p w14:paraId="4983D62D" w14:textId="77777777" w:rsidR="00AD6DB4" w:rsidRPr="00671C8B" w:rsidRDefault="00AD6DB4" w:rsidP="00166AF3">
            <w:pPr>
              <w:pStyle w:val="TableBody"/>
              <w:rPr>
                <w:b/>
              </w:rPr>
            </w:pPr>
            <w:r w:rsidRPr="00671C8B">
              <w:rPr>
                <w:b/>
              </w:rPr>
              <w:t>OK</w:t>
            </w:r>
          </w:p>
          <w:p w14:paraId="61BC641F" w14:textId="77777777" w:rsidR="00AD6DB4" w:rsidRPr="006928C8" w:rsidRDefault="00AD6DB4" w:rsidP="00166AF3">
            <w:pPr>
              <w:pStyle w:val="TableBody"/>
              <w:rPr>
                <w:sz w:val="16"/>
                <w:szCs w:val="16"/>
              </w:rPr>
            </w:pPr>
          </w:p>
          <w:p w14:paraId="1359E90F" w14:textId="77777777" w:rsidR="00AD6DB4" w:rsidRPr="00671C8B" w:rsidRDefault="00AD6DB4" w:rsidP="00166AF3">
            <w:pPr>
              <w:pStyle w:val="TableBody"/>
            </w:pPr>
            <w:r w:rsidRPr="00671C8B">
              <w:t>Incoming connection request from remote client, shows ip address and port of remote client</w:t>
            </w:r>
          </w:p>
          <w:p w14:paraId="7B4E9839" w14:textId="77777777" w:rsidR="00AD6DB4" w:rsidRPr="00671C8B" w:rsidRDefault="00AD6DB4" w:rsidP="00166AF3">
            <w:pPr>
              <w:pStyle w:val="TableBody"/>
              <w:rPr>
                <w:b/>
              </w:rPr>
            </w:pPr>
            <w:r w:rsidRPr="00671C8B">
              <w:rPr>
                <w:b/>
              </w:rPr>
              <w:t>+KTCP_SRVREQ: 1,3,"192.168.0.32",4614</w:t>
            </w:r>
          </w:p>
          <w:p w14:paraId="1132B041" w14:textId="77777777" w:rsidR="00AD6DB4" w:rsidRPr="00671C8B" w:rsidRDefault="00AD6DB4" w:rsidP="00166AF3">
            <w:pPr>
              <w:pStyle w:val="TableBody"/>
            </w:pPr>
            <w:r w:rsidRPr="00671C8B">
              <w:t xml:space="preserve">//incoming a connection request from “192.168.0.32” via //listening port 179, the remote port </w:t>
            </w:r>
            <w:r>
              <w:t>//</w:t>
            </w:r>
            <w:r w:rsidRPr="00671C8B">
              <w:t>is 4614</w:t>
            </w:r>
          </w:p>
          <w:p w14:paraId="60A076AB" w14:textId="77777777" w:rsidR="00AD6DB4" w:rsidRPr="006928C8" w:rsidRDefault="00AD6DB4" w:rsidP="00166AF3">
            <w:pPr>
              <w:pStyle w:val="TableBody"/>
              <w:rPr>
                <w:sz w:val="16"/>
                <w:szCs w:val="16"/>
              </w:rPr>
            </w:pPr>
          </w:p>
          <w:p w14:paraId="06F55BC9" w14:textId="77777777" w:rsidR="00AD6DB4" w:rsidRPr="00671C8B" w:rsidRDefault="00AD6DB4" w:rsidP="00166AF3">
            <w:pPr>
              <w:pStyle w:val="TableBody"/>
            </w:pPr>
            <w:r w:rsidRPr="00671C8B">
              <w:rPr>
                <w:b/>
              </w:rPr>
              <w:t>+KTCP_SRVREQ: 2,4,"10.10.10.110",4665</w:t>
            </w:r>
          </w:p>
          <w:p w14:paraId="0DCEE372" w14:textId="77777777" w:rsidR="00AD6DB4" w:rsidRPr="00671C8B" w:rsidRDefault="00AD6DB4" w:rsidP="00166AF3">
            <w:pPr>
              <w:pStyle w:val="TableBody"/>
            </w:pPr>
            <w:r w:rsidRPr="00671C8B">
              <w:t xml:space="preserve">//incoming a connection request from “10.10.10.110” via //listening port 180, the remote port </w:t>
            </w:r>
            <w:r>
              <w:t>//</w:t>
            </w:r>
            <w:r w:rsidRPr="00671C8B">
              <w:t>is 4665</w:t>
            </w:r>
          </w:p>
          <w:p w14:paraId="54F85372" w14:textId="77777777" w:rsidR="00AD6DB4" w:rsidRPr="006928C8" w:rsidRDefault="00AD6DB4" w:rsidP="00166AF3">
            <w:pPr>
              <w:pStyle w:val="TableBody"/>
              <w:rPr>
                <w:sz w:val="16"/>
                <w:szCs w:val="16"/>
              </w:rPr>
            </w:pPr>
          </w:p>
          <w:p w14:paraId="55A61DBF" w14:textId="77777777" w:rsidR="00AD6DB4" w:rsidRPr="00671C8B" w:rsidRDefault="00AD6DB4" w:rsidP="00166AF3">
            <w:pPr>
              <w:pStyle w:val="TableBody"/>
            </w:pPr>
            <w:r w:rsidRPr="00671C8B">
              <w:rPr>
                <w:b/>
              </w:rPr>
              <w:t>+KTCP_SRVREQ: 2,5,"10.10.10.110",4668</w:t>
            </w:r>
          </w:p>
          <w:p w14:paraId="60D0005A" w14:textId="77777777" w:rsidR="00AD6DB4" w:rsidRPr="00671C8B" w:rsidRDefault="00AD6DB4" w:rsidP="00166AF3">
            <w:pPr>
              <w:pStyle w:val="TableBody"/>
            </w:pPr>
            <w:r w:rsidRPr="00671C8B">
              <w:t xml:space="preserve">//incoming a connection request from the same ip via the same //listening port, the remote </w:t>
            </w:r>
            <w:r>
              <w:t>//</w:t>
            </w:r>
            <w:r w:rsidRPr="00671C8B">
              <w:t>port is 4668</w:t>
            </w:r>
          </w:p>
          <w:p w14:paraId="26AA5FFA" w14:textId="77777777" w:rsidR="00AD6DB4" w:rsidRPr="006928C8" w:rsidRDefault="00AD6DB4" w:rsidP="00166AF3">
            <w:pPr>
              <w:pStyle w:val="TableBody"/>
              <w:rPr>
                <w:sz w:val="16"/>
                <w:szCs w:val="16"/>
              </w:rPr>
            </w:pPr>
          </w:p>
          <w:p w14:paraId="7130C725" w14:textId="77777777" w:rsidR="00AD6DB4" w:rsidRPr="00671C8B" w:rsidRDefault="00AD6DB4" w:rsidP="00166AF3">
            <w:pPr>
              <w:pStyle w:val="TableBody"/>
              <w:rPr>
                <w:b/>
              </w:rPr>
            </w:pPr>
            <w:r w:rsidRPr="00671C8B">
              <w:rPr>
                <w:b/>
              </w:rPr>
              <w:t>+KTCP_SRVREQ: 1,6,"192.168.1.117",1739</w:t>
            </w:r>
          </w:p>
          <w:p w14:paraId="7754C1A9" w14:textId="77777777" w:rsidR="00AD6DB4" w:rsidRPr="00671C8B" w:rsidRDefault="00AD6DB4" w:rsidP="00166AF3">
            <w:pPr>
              <w:pStyle w:val="TableBody"/>
            </w:pPr>
            <w:r w:rsidRPr="00671C8B">
              <w:t xml:space="preserve">//incoming a connection request from “192.168.1.117” via //listening port 179, the remote </w:t>
            </w:r>
            <w:r>
              <w:t>//</w:t>
            </w:r>
            <w:r w:rsidRPr="00671C8B">
              <w:t>port is 1739</w:t>
            </w:r>
          </w:p>
          <w:p w14:paraId="09966DE7" w14:textId="77777777" w:rsidR="00AD6DB4" w:rsidRPr="00671C8B" w:rsidRDefault="00AD6DB4" w:rsidP="00166AF3">
            <w:pPr>
              <w:pStyle w:val="TableBody"/>
            </w:pPr>
          </w:p>
          <w:p w14:paraId="6B02F3FB" w14:textId="77777777" w:rsidR="00AD6DB4" w:rsidRPr="00671C8B" w:rsidRDefault="00AD6DB4" w:rsidP="00166AF3">
            <w:pPr>
              <w:pStyle w:val="TableBody"/>
            </w:pPr>
            <w:r w:rsidRPr="00671C8B">
              <w:rPr>
                <w:b/>
              </w:rPr>
              <w:t>+KTCP_NOTIF: 4,4</w:t>
            </w:r>
          </w:p>
          <w:p w14:paraId="6B56E5CF" w14:textId="77777777" w:rsidR="00AD6DB4" w:rsidRPr="00671C8B" w:rsidRDefault="00AD6DB4" w:rsidP="00166AF3">
            <w:pPr>
              <w:pStyle w:val="TableBody"/>
            </w:pPr>
            <w:r w:rsidRPr="00671C8B">
              <w:t>//the connection of sub session id 4 (on listening port 180) is //closed.</w:t>
            </w:r>
          </w:p>
          <w:p w14:paraId="7FBB1953" w14:textId="77777777" w:rsidR="00AD6DB4" w:rsidRPr="00671C8B" w:rsidRDefault="00AD6DB4" w:rsidP="00166AF3">
            <w:pPr>
              <w:pStyle w:val="TableBody"/>
            </w:pPr>
          </w:p>
          <w:p w14:paraId="47C79158" w14:textId="77777777" w:rsidR="00AD6DB4" w:rsidRPr="00671C8B" w:rsidRDefault="00AD6DB4" w:rsidP="00166AF3">
            <w:pPr>
              <w:pStyle w:val="TableBody"/>
              <w:rPr>
                <w:b/>
              </w:rPr>
            </w:pPr>
            <w:r w:rsidRPr="00671C8B">
              <w:rPr>
                <w:b/>
              </w:rPr>
              <w:t>+KTCP_SRVREQ: 2,4,"10.10.10.8",4672</w:t>
            </w:r>
          </w:p>
          <w:p w14:paraId="4E1FB11D" w14:textId="77777777" w:rsidR="00AD6DB4" w:rsidRPr="00671C8B" w:rsidRDefault="00AD6DB4" w:rsidP="00166AF3">
            <w:pPr>
              <w:pStyle w:val="TableBody"/>
              <w:rPr>
                <w:u w:val="single"/>
              </w:rPr>
            </w:pPr>
            <w:r w:rsidRPr="00671C8B">
              <w:t xml:space="preserve">//incoming a connection request from “10.10.10.8” via listening //port 180, the remote port is </w:t>
            </w:r>
            <w:r>
              <w:t>//</w:t>
            </w:r>
            <w:r w:rsidRPr="00671C8B">
              <w:t>4672</w:t>
            </w:r>
          </w:p>
        </w:tc>
      </w:tr>
      <w:tr w:rsidR="00AD6DB4" w:rsidRPr="00671C8B" w14:paraId="1009CB9F" w14:textId="77777777" w:rsidTr="00166AF3">
        <w:tc>
          <w:tcPr>
            <w:tcW w:w="1728" w:type="dxa"/>
          </w:tcPr>
          <w:p w14:paraId="493B78B6" w14:textId="77777777" w:rsidR="00AD6DB4" w:rsidRPr="00671C8B" w:rsidRDefault="00AD6DB4" w:rsidP="00166AF3">
            <w:pPr>
              <w:pStyle w:val="TableBody"/>
              <w:rPr>
                <w:u w:val="single"/>
              </w:rPr>
            </w:pPr>
            <w:r w:rsidRPr="00671C8B">
              <w:rPr>
                <w:u w:val="single"/>
              </w:rPr>
              <w:t>Reference</w:t>
            </w:r>
          </w:p>
          <w:p w14:paraId="0992B63D" w14:textId="77777777" w:rsidR="00AD6DB4" w:rsidRPr="00671C8B" w:rsidRDefault="00AD6DB4" w:rsidP="00166AF3">
            <w:pPr>
              <w:pStyle w:val="TableBody"/>
            </w:pPr>
            <w:r w:rsidRPr="00671C8B">
              <w:t>Sierra Wireless Proprietary</w:t>
            </w:r>
          </w:p>
        </w:tc>
        <w:tc>
          <w:tcPr>
            <w:tcW w:w="7560" w:type="dxa"/>
          </w:tcPr>
          <w:p w14:paraId="5C65E6A6" w14:textId="77777777" w:rsidR="00AD6DB4" w:rsidRPr="00671C8B" w:rsidRDefault="00AD6DB4" w:rsidP="00166AF3">
            <w:pPr>
              <w:pStyle w:val="TableBody"/>
              <w:rPr>
                <w:u w:val="single"/>
              </w:rPr>
            </w:pPr>
            <w:r w:rsidRPr="00671C8B">
              <w:rPr>
                <w:u w:val="single"/>
              </w:rPr>
              <w:t>Notes</w:t>
            </w:r>
          </w:p>
          <w:p w14:paraId="4C4E59C0" w14:textId="77777777" w:rsidR="00AD6DB4" w:rsidRPr="00671C8B" w:rsidRDefault="00AD6DB4" w:rsidP="0059466D">
            <w:pPr>
              <w:pStyle w:val="TableBody"/>
              <w:numPr>
                <w:ilvl w:val="0"/>
                <w:numId w:val="73"/>
              </w:numPr>
            </w:pPr>
            <w:r w:rsidRPr="00671C8B">
              <w:t>This notification is sent when a client requests a connection to the server. The connection is automatically accepted</w:t>
            </w:r>
            <w:r>
              <w:t>.</w:t>
            </w:r>
          </w:p>
          <w:p w14:paraId="74D606B8" w14:textId="77777777" w:rsidR="00AD6DB4" w:rsidRPr="00671C8B" w:rsidRDefault="00AD6DB4" w:rsidP="0059466D">
            <w:pPr>
              <w:pStyle w:val="TableBody"/>
              <w:numPr>
                <w:ilvl w:val="0"/>
                <w:numId w:val="73"/>
              </w:numPr>
            </w:pPr>
            <w:r w:rsidRPr="00671C8B">
              <w:t xml:space="preserve">The created session is driven as any other TCP session with its own session ID. Use </w:t>
            </w:r>
            <w:r>
              <w:t>+</w:t>
            </w:r>
            <w:r w:rsidRPr="00671C8B">
              <w:t xml:space="preserve">KTCPSND, </w:t>
            </w:r>
            <w:r>
              <w:t>+</w:t>
            </w:r>
            <w:r w:rsidRPr="00671C8B">
              <w:t xml:space="preserve">KTCPRCV, </w:t>
            </w:r>
            <w:r>
              <w:t>+</w:t>
            </w:r>
            <w:r w:rsidRPr="00671C8B">
              <w:t>KTCPCLOSE, etc. to provide the service associated to this TCP server</w:t>
            </w:r>
            <w:r>
              <w:t>.</w:t>
            </w:r>
          </w:p>
          <w:p w14:paraId="51CCB73B" w14:textId="77777777" w:rsidR="00AD6DB4" w:rsidRPr="00671C8B" w:rsidRDefault="00AD6DB4" w:rsidP="0059466D">
            <w:pPr>
              <w:pStyle w:val="TableBody"/>
              <w:numPr>
                <w:ilvl w:val="0"/>
                <w:numId w:val="73"/>
              </w:numPr>
            </w:pPr>
            <w:r w:rsidRPr="00671C8B">
              <w:t xml:space="preserve">The TCP server corresponding to the session ID is still able to receive connection requests from other clients. These requests are notified with </w:t>
            </w:r>
            <w:r>
              <w:t>+</w:t>
            </w:r>
            <w:r w:rsidRPr="00671C8B">
              <w:t>KTCP_SRVREQ</w:t>
            </w:r>
            <w:r>
              <w:t>.</w:t>
            </w:r>
          </w:p>
          <w:p w14:paraId="359E2BF9" w14:textId="77777777" w:rsidR="00AD6DB4" w:rsidRPr="00671C8B" w:rsidRDefault="00AD6DB4" w:rsidP="0059466D">
            <w:pPr>
              <w:pStyle w:val="TableBody"/>
              <w:numPr>
                <w:ilvl w:val="0"/>
                <w:numId w:val="73"/>
              </w:numPr>
              <w:rPr>
                <w:u w:val="single"/>
              </w:rPr>
            </w:pPr>
            <w:r w:rsidRPr="00671C8B">
              <w:t xml:space="preserve">The client </w:t>
            </w:r>
            <w:r>
              <w:t>IP</w:t>
            </w:r>
            <w:r w:rsidRPr="00671C8B">
              <w:t xml:space="preserve"> address and port can also be checked </w:t>
            </w:r>
            <w:r>
              <w:t xml:space="preserve">using </w:t>
            </w:r>
            <w:r w:rsidRPr="00671C8B">
              <w:t xml:space="preserve">AT+KTCPCFG? after </w:t>
            </w:r>
            <w:r>
              <w:t xml:space="preserve">the </w:t>
            </w:r>
            <w:r w:rsidRPr="00671C8B">
              <w:t>client is connected to the TCP server</w:t>
            </w:r>
            <w:r>
              <w:t>.</w:t>
            </w:r>
          </w:p>
        </w:tc>
      </w:tr>
    </w:tbl>
    <w:p w14:paraId="62D55645" w14:textId="77777777" w:rsidR="00AD6DB4" w:rsidRPr="00671C8B" w:rsidRDefault="00AD6DB4" w:rsidP="0059466D">
      <w:pPr>
        <w:pStyle w:val="Heading3"/>
        <w:numPr>
          <w:ilvl w:val="2"/>
          <w:numId w:val="11"/>
        </w:numPr>
        <w:ind w:left="1260" w:hanging="1260"/>
      </w:pPr>
      <w:bookmarkStart w:id="19506" w:name="_Toc368923068"/>
      <w:bookmarkStart w:id="19507" w:name="_Toc369096621"/>
      <w:bookmarkStart w:id="19508" w:name="_Toc369270487"/>
      <w:bookmarkStart w:id="19509" w:name="_Toc368923105"/>
      <w:bookmarkStart w:id="19510" w:name="_Toc369096658"/>
      <w:bookmarkStart w:id="19511" w:name="_Toc369270524"/>
      <w:bookmarkStart w:id="19512" w:name="_Toc369684121"/>
      <w:bookmarkStart w:id="19513" w:name="_Toc369684158"/>
      <w:bookmarkStart w:id="19514" w:name="_Toc21411"/>
      <w:bookmarkStart w:id="19515" w:name="_Ref340762371"/>
      <w:bookmarkStart w:id="19516" w:name="_Ref340762383"/>
      <w:bookmarkStart w:id="19517" w:name="_Ref340762390"/>
      <w:bookmarkStart w:id="19518" w:name="_Toc345081469"/>
      <w:bookmarkStart w:id="19519" w:name="_Toc349753206"/>
      <w:bookmarkStart w:id="19520" w:name="_Toc349754105"/>
      <w:bookmarkStart w:id="19521" w:name="_Ref366746422"/>
      <w:bookmarkStart w:id="19522" w:name="_Ref366746466"/>
      <w:bookmarkStart w:id="19523" w:name="_Ref369093416"/>
      <w:bookmarkStart w:id="19524" w:name="_Toc368586160"/>
      <w:bookmarkStart w:id="19525" w:name="_Ref383422447"/>
      <w:bookmarkStart w:id="19526" w:name="_Ref383422449"/>
      <w:bookmarkStart w:id="19527" w:name="_Toc448912342"/>
      <w:bookmarkStart w:id="19528" w:name="_Toc486251759"/>
      <w:bookmarkStart w:id="19529" w:name="_Toc489460887"/>
      <w:bookmarkEnd w:id="19506"/>
      <w:bookmarkEnd w:id="19507"/>
      <w:bookmarkEnd w:id="19508"/>
      <w:bookmarkEnd w:id="19509"/>
      <w:bookmarkEnd w:id="19510"/>
      <w:bookmarkEnd w:id="19511"/>
      <w:bookmarkEnd w:id="19512"/>
      <w:bookmarkEnd w:id="19513"/>
      <w:r w:rsidRPr="00671C8B">
        <w:t>+KTCP_DATA Notification: Incoming Data through a TCP Connection</w:t>
      </w:r>
      <w:bookmarkEnd w:id="19514"/>
      <w:bookmarkEnd w:id="19515"/>
      <w:bookmarkEnd w:id="19516"/>
      <w:bookmarkEnd w:id="19517"/>
      <w:bookmarkEnd w:id="19518"/>
      <w:bookmarkEnd w:id="19519"/>
      <w:bookmarkEnd w:id="19520"/>
      <w:bookmarkEnd w:id="19521"/>
      <w:bookmarkEnd w:id="19522"/>
      <w:bookmarkEnd w:id="19523"/>
      <w:bookmarkEnd w:id="19524"/>
      <w:bookmarkEnd w:id="19525"/>
      <w:bookmarkEnd w:id="19526"/>
      <w:bookmarkEnd w:id="19527"/>
      <w:bookmarkEnd w:id="19528"/>
      <w:bookmarkEnd w:id="19529"/>
    </w:p>
    <w:tbl>
      <w:tblPr>
        <w:tblStyle w:val="TableSWIleft"/>
        <w:tblW w:w="9288" w:type="dxa"/>
        <w:tblLayout w:type="fixed"/>
        <w:tblLook w:val="04A0" w:firstRow="1" w:lastRow="0" w:firstColumn="1" w:lastColumn="0" w:noHBand="0" w:noVBand="1"/>
      </w:tblPr>
      <w:tblGrid>
        <w:gridCol w:w="1728"/>
        <w:gridCol w:w="7560"/>
      </w:tblGrid>
      <w:tr w:rsidR="00AD6DB4" w:rsidRPr="00671C8B" w14:paraId="2B83405F"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2D5B8828" w14:textId="07136F05" w:rsidR="00AD6DB4" w:rsidRPr="00671C8B" w:rsidRDefault="00AD6DB4">
            <w:pPr>
              <w:pStyle w:val="TableRowHead"/>
              <w:spacing w:before="144" w:after="144"/>
            </w:pPr>
            <w:del w:id="19530" w:author="Alban Roche" w:date="2017-08-02T14:40:00Z">
              <w:r w:rsidDel="00F22490">
                <w:delText>HL7618, HL7618RD, HL7648, HL7650, HL7688, HL7690 and HL7692</w:delText>
              </w:r>
            </w:del>
            <w:ins w:id="19531" w:author="Alban Roche" w:date="2017-08-02T14:40:00Z">
              <w:r w:rsidR="00F22490">
                <w:t>HL7800</w:t>
              </w:r>
            </w:ins>
          </w:p>
        </w:tc>
      </w:tr>
      <w:tr w:rsidR="00AD6DB4" w:rsidRPr="00671C8B" w14:paraId="6F47FDD2" w14:textId="77777777" w:rsidTr="00166AF3">
        <w:trPr>
          <w:cantSplit w:val="0"/>
        </w:trPr>
        <w:tc>
          <w:tcPr>
            <w:tcW w:w="0" w:type="dxa"/>
          </w:tcPr>
          <w:p w14:paraId="65494E2E" w14:textId="77777777" w:rsidR="00AD6DB4" w:rsidRPr="00671C8B" w:rsidRDefault="00AD6DB4" w:rsidP="00166AF3">
            <w:pPr>
              <w:pStyle w:val="TableBody"/>
              <w:rPr>
                <w:i/>
              </w:rPr>
            </w:pPr>
            <w:r w:rsidRPr="00671C8B">
              <w:rPr>
                <w:i/>
              </w:rPr>
              <w:t>Unsolicited Notification</w:t>
            </w:r>
          </w:p>
        </w:tc>
        <w:tc>
          <w:tcPr>
            <w:tcW w:w="0" w:type="dxa"/>
          </w:tcPr>
          <w:p w14:paraId="48493A77" w14:textId="77777777" w:rsidR="00AD6DB4" w:rsidRPr="00671C8B" w:rsidRDefault="00AD6DB4" w:rsidP="00166AF3">
            <w:pPr>
              <w:pStyle w:val="TableBody"/>
              <w:rPr>
                <w:u w:val="single"/>
              </w:rPr>
            </w:pPr>
            <w:r w:rsidRPr="00671C8B">
              <w:rPr>
                <w:u w:val="single"/>
              </w:rPr>
              <w:t>Response</w:t>
            </w:r>
          </w:p>
          <w:p w14:paraId="3C54B575" w14:textId="77777777" w:rsidR="00AD6DB4" w:rsidRPr="00671C8B" w:rsidRDefault="00AD6DB4" w:rsidP="00166AF3">
            <w:pPr>
              <w:pStyle w:val="TableBody"/>
              <w:rPr>
                <w:b/>
                <w:lang w:eastAsia="zh-CN"/>
              </w:rPr>
            </w:pPr>
            <w:r w:rsidRPr="00671C8B">
              <w:rPr>
                <w:b/>
              </w:rPr>
              <w:t>+KTCP_DATA: &lt;session_id&gt;,&lt;ndata available&gt;</w:t>
            </w:r>
            <w:r w:rsidRPr="00671C8B">
              <w:rPr>
                <w:b/>
                <w:lang w:eastAsia="zh-CN"/>
              </w:rPr>
              <w:t>[,&lt;data&gt;]</w:t>
            </w:r>
          </w:p>
          <w:p w14:paraId="18C21542" w14:textId="77777777" w:rsidR="00AD6DB4" w:rsidRPr="00671C8B" w:rsidRDefault="00AD6DB4" w:rsidP="00166AF3">
            <w:pPr>
              <w:pStyle w:val="TableBody"/>
            </w:pPr>
          </w:p>
          <w:p w14:paraId="68B650F4" w14:textId="77777777" w:rsidR="00AD6DB4" w:rsidRPr="00671C8B" w:rsidRDefault="00AD6DB4" w:rsidP="00166AF3">
            <w:pPr>
              <w:pStyle w:val="TableBody"/>
              <w:rPr>
                <w:u w:val="single"/>
              </w:rPr>
            </w:pPr>
            <w:r w:rsidRPr="00671C8B">
              <w:rPr>
                <w:u w:val="single"/>
              </w:rPr>
              <w:t>Parameters</w:t>
            </w:r>
          </w:p>
          <w:p w14:paraId="354C8186" w14:textId="77777777" w:rsidR="00AD6DB4" w:rsidRPr="00671C8B" w:rsidRDefault="00AD6DB4" w:rsidP="00166AF3">
            <w:pPr>
              <w:pStyle w:val="TableBody"/>
            </w:pPr>
            <w:r w:rsidRPr="00671C8B">
              <w:rPr>
                <w:b/>
              </w:rPr>
              <w:t>&lt;session_id&gt;</w:t>
            </w:r>
            <w:r w:rsidRPr="00671C8B">
              <w:tab/>
              <w:t>TCP session</w:t>
            </w:r>
            <w:r>
              <w:t xml:space="preserve"> index</w:t>
            </w:r>
          </w:p>
          <w:p w14:paraId="5311C633" w14:textId="77777777" w:rsidR="00AD6DB4" w:rsidRPr="00671C8B" w:rsidRDefault="00AD6DB4" w:rsidP="00166AF3">
            <w:pPr>
              <w:pStyle w:val="TableBody"/>
            </w:pPr>
          </w:p>
          <w:p w14:paraId="6BED682B" w14:textId="77777777" w:rsidR="00AD6DB4" w:rsidRPr="00671C8B" w:rsidRDefault="00AD6DB4" w:rsidP="00166AF3">
            <w:pPr>
              <w:pStyle w:val="TableBody"/>
            </w:pPr>
            <w:r w:rsidRPr="00671C8B">
              <w:rPr>
                <w:b/>
              </w:rPr>
              <w:t>&lt;ndata available&gt;</w:t>
            </w:r>
            <w:r>
              <w:tab/>
              <w:t>F</w:t>
            </w:r>
            <w:r w:rsidRPr="00671C8B">
              <w:t>or &lt;data_mode&gt; = 0, maximum number of bytes to be read in the TCP receive buffer</w:t>
            </w:r>
            <w:r>
              <w:t>;</w:t>
            </w:r>
            <w:r w:rsidRPr="00671C8B">
              <w:t xml:space="preserve"> for &lt;data_mode&gt; = 1, maximum number of bytes to be read in &lt;data&gt;</w:t>
            </w:r>
          </w:p>
          <w:p w14:paraId="0DC22B11" w14:textId="77777777" w:rsidR="00AD6DB4" w:rsidRPr="00671C8B" w:rsidRDefault="00AD6DB4" w:rsidP="00166AF3">
            <w:pPr>
              <w:pStyle w:val="TableBody"/>
            </w:pPr>
          </w:p>
          <w:p w14:paraId="6CFADEF3" w14:textId="77777777" w:rsidR="00AD6DB4" w:rsidRPr="00671C8B" w:rsidRDefault="00AD6DB4" w:rsidP="00166AF3">
            <w:pPr>
              <w:pStyle w:val="TableBody"/>
              <w:rPr>
                <w:u w:val="single"/>
              </w:rPr>
            </w:pPr>
            <w:r w:rsidRPr="00671C8B">
              <w:rPr>
                <w:b/>
                <w:lang w:eastAsia="zh-CN"/>
              </w:rPr>
              <w:t>&lt;data&gt;</w:t>
            </w:r>
            <w:r w:rsidRPr="00671C8B">
              <w:rPr>
                <w:lang w:eastAsia="zh-CN"/>
              </w:rPr>
              <w:tab/>
              <w:t xml:space="preserve">Data in octet. </w:t>
            </w:r>
            <w:r w:rsidRPr="00671C8B">
              <w:t xml:space="preserve">The length of data </w:t>
            </w:r>
            <w:r w:rsidRPr="00671C8B">
              <w:rPr>
                <w:lang w:eastAsia="zh-CN"/>
              </w:rPr>
              <w:t xml:space="preserve">is specified by </w:t>
            </w:r>
            <w:r w:rsidRPr="00671C8B">
              <w:t>&lt;ndata_available&gt;</w:t>
            </w:r>
          </w:p>
        </w:tc>
      </w:tr>
      <w:tr w:rsidR="00AD6DB4" w:rsidRPr="00671C8B" w14:paraId="36E0801F" w14:textId="77777777" w:rsidTr="00166AF3">
        <w:tc>
          <w:tcPr>
            <w:tcW w:w="1728" w:type="dxa"/>
          </w:tcPr>
          <w:p w14:paraId="37E150B5" w14:textId="77777777" w:rsidR="00AD6DB4" w:rsidRPr="00671C8B" w:rsidRDefault="00AD6DB4" w:rsidP="00166AF3">
            <w:pPr>
              <w:pStyle w:val="TableBody"/>
              <w:rPr>
                <w:u w:val="single"/>
              </w:rPr>
            </w:pPr>
            <w:r w:rsidRPr="00671C8B">
              <w:rPr>
                <w:u w:val="single"/>
              </w:rPr>
              <w:t>Reference</w:t>
            </w:r>
          </w:p>
          <w:p w14:paraId="59E20D7D" w14:textId="77777777" w:rsidR="00AD6DB4" w:rsidRPr="00671C8B" w:rsidRDefault="00AD6DB4" w:rsidP="00166AF3">
            <w:pPr>
              <w:pStyle w:val="TableBody"/>
            </w:pPr>
            <w:r w:rsidRPr="00671C8B">
              <w:t>Sierra Wireless Proprietary</w:t>
            </w:r>
          </w:p>
        </w:tc>
        <w:tc>
          <w:tcPr>
            <w:tcW w:w="7560" w:type="dxa"/>
          </w:tcPr>
          <w:p w14:paraId="502C572A" w14:textId="77777777" w:rsidR="00AD6DB4" w:rsidRPr="00671C8B" w:rsidRDefault="00AD6DB4" w:rsidP="00166AF3">
            <w:pPr>
              <w:pStyle w:val="TableBody"/>
              <w:rPr>
                <w:u w:val="single"/>
              </w:rPr>
            </w:pPr>
            <w:r w:rsidRPr="00671C8B">
              <w:rPr>
                <w:u w:val="single"/>
              </w:rPr>
              <w:t>Notes</w:t>
            </w:r>
          </w:p>
          <w:p w14:paraId="5018CF88" w14:textId="77777777" w:rsidR="00AD6DB4" w:rsidRPr="00671C8B" w:rsidRDefault="00AD6DB4" w:rsidP="0059466D">
            <w:pPr>
              <w:pStyle w:val="TableBody"/>
              <w:numPr>
                <w:ilvl w:val="0"/>
                <w:numId w:val="74"/>
              </w:numPr>
            </w:pPr>
            <w:r w:rsidRPr="00671C8B">
              <w:t>As soon as the connection is established, the module can receive data through the TCP socket. This notification is sent when data are available in the receive buffer</w:t>
            </w:r>
            <w:r>
              <w:t>.</w:t>
            </w:r>
          </w:p>
          <w:p w14:paraId="62DE761C" w14:textId="77777777" w:rsidR="00AD6DB4" w:rsidRPr="00671C8B" w:rsidRDefault="00AD6DB4" w:rsidP="0059466D">
            <w:pPr>
              <w:pStyle w:val="TableBody"/>
              <w:numPr>
                <w:ilvl w:val="0"/>
                <w:numId w:val="74"/>
              </w:numPr>
            </w:pPr>
            <w:r w:rsidRPr="00671C8B">
              <w:t>This notification is sent for each TCP packet received</w:t>
            </w:r>
            <w:r>
              <w:t>.</w:t>
            </w:r>
          </w:p>
          <w:p w14:paraId="0B660AFC" w14:textId="77777777" w:rsidR="00AD6DB4" w:rsidRPr="00F81A12" w:rsidRDefault="00AD6DB4" w:rsidP="0059466D">
            <w:pPr>
              <w:pStyle w:val="TableBody"/>
              <w:numPr>
                <w:ilvl w:val="0"/>
                <w:numId w:val="74"/>
              </w:numPr>
              <w:rPr>
                <w:lang w:eastAsia="zh-CN"/>
              </w:rPr>
            </w:pPr>
            <w:r w:rsidRPr="00671C8B">
              <w:t>When &lt;data_mode&gt; is set to 1, &lt;ndata_available&gt; will range from 1 to 1500 in the URC. If the user application sends over 1500 bytes</w:t>
            </w:r>
            <w:r w:rsidRPr="00671C8B">
              <w:rPr>
                <w:lang w:eastAsia="zh-CN"/>
              </w:rPr>
              <w:t xml:space="preserve"> of data</w:t>
            </w:r>
            <w:r w:rsidRPr="00671C8B">
              <w:t xml:space="preserve"> to the module, the module </w:t>
            </w:r>
            <w:r w:rsidRPr="00F81A12">
              <w:t xml:space="preserve">will </w:t>
            </w:r>
            <w:r w:rsidRPr="00F81A12">
              <w:rPr>
                <w:lang w:eastAsia="zh-CN"/>
              </w:rPr>
              <w:t>display</w:t>
            </w:r>
            <w:r w:rsidRPr="00F81A12">
              <w:t xml:space="preserve"> those data with several URCs.</w:t>
            </w:r>
          </w:p>
          <w:p w14:paraId="64C00DDB" w14:textId="3F93A627" w:rsidR="00AD6DB4" w:rsidRPr="00671C8B" w:rsidRDefault="00AD6DB4" w:rsidP="0059466D">
            <w:pPr>
              <w:pStyle w:val="TableBody"/>
              <w:numPr>
                <w:ilvl w:val="0"/>
                <w:numId w:val="74"/>
              </w:numPr>
            </w:pPr>
            <w:r w:rsidRPr="00F81A12">
              <w:t>See section</w:t>
            </w:r>
            <w:r w:rsidRPr="00BD7394">
              <w:t xml:space="preserve"> </w:t>
            </w:r>
            <w:r w:rsidRPr="00BD7394">
              <w:fldChar w:fldCharType="begin"/>
            </w:r>
            <w:r w:rsidRPr="00BD7394">
              <w:instrText xml:space="preserve"> REF _Ref424217898 \w \h </w:instrText>
            </w:r>
            <w:r>
              <w:instrText xml:space="preserve"> \* MERGEFORMAT </w:instrText>
            </w:r>
            <w:r w:rsidRPr="00BD7394">
              <w:fldChar w:fldCharType="separate"/>
            </w:r>
            <w:r w:rsidR="00BD7547">
              <w:t>18.6.3</w:t>
            </w:r>
            <w:r w:rsidRPr="00BD7394">
              <w:fldChar w:fldCharType="end"/>
            </w:r>
            <w:r w:rsidRPr="00BD7394">
              <w:t xml:space="preserve"> </w:t>
            </w:r>
            <w:r w:rsidRPr="00BD7394">
              <w:fldChar w:fldCharType="begin"/>
            </w:r>
            <w:r w:rsidRPr="00BD7394">
              <w:instrText xml:space="preserve"> REF _Ref424217898 \h </w:instrText>
            </w:r>
            <w:r>
              <w:instrText xml:space="preserve"> \* MERGEFORMAT </w:instrText>
            </w:r>
            <w:r w:rsidRPr="00BD7394">
              <w:fldChar w:fldCharType="separate"/>
            </w:r>
            <w:r w:rsidR="00BD7547" w:rsidRPr="00671C8B">
              <w:t>Use Cases fo</w:t>
            </w:r>
            <w:r w:rsidR="00BD7547">
              <w:t>r KTCP_DATA and KUDP_DATA</w:t>
            </w:r>
            <w:r w:rsidRPr="00BD7394">
              <w:fldChar w:fldCharType="end"/>
            </w:r>
            <w:r w:rsidRPr="00F81A12">
              <w:t>.</w:t>
            </w:r>
          </w:p>
        </w:tc>
      </w:tr>
    </w:tbl>
    <w:p w14:paraId="5D9FFEE0" w14:textId="77777777" w:rsidR="00AD6DB4" w:rsidRPr="00671C8B" w:rsidRDefault="00AD6DB4" w:rsidP="0059466D">
      <w:pPr>
        <w:pStyle w:val="Heading3"/>
        <w:numPr>
          <w:ilvl w:val="2"/>
          <w:numId w:val="11"/>
        </w:numPr>
        <w:ind w:left="1260" w:hanging="1260"/>
      </w:pPr>
      <w:bookmarkStart w:id="19532" w:name="_Toc382213200"/>
      <w:bookmarkStart w:id="19533" w:name="_Toc382213787"/>
      <w:bookmarkStart w:id="19534" w:name="_Toc382215645"/>
      <w:bookmarkStart w:id="19535" w:name="_Toc384297639"/>
      <w:bookmarkStart w:id="19536" w:name="_Toc384300269"/>
      <w:bookmarkStart w:id="19537" w:name="_Toc384301485"/>
      <w:bookmarkStart w:id="19538" w:name="_Toc384302074"/>
      <w:bookmarkStart w:id="19539" w:name="_Toc384302684"/>
      <w:bookmarkStart w:id="19540" w:name="_Toc384315180"/>
      <w:bookmarkStart w:id="19541" w:name="_Toc369684161"/>
      <w:bookmarkStart w:id="19542" w:name="_Toc369684162"/>
      <w:bookmarkStart w:id="19543" w:name="_Toc369684163"/>
      <w:bookmarkStart w:id="19544" w:name="_Toc369684164"/>
      <w:bookmarkStart w:id="19545" w:name="_Toc448912343"/>
      <w:bookmarkStart w:id="19546" w:name="_Toc486251760"/>
      <w:bookmarkStart w:id="19547" w:name="_Toc489460888"/>
      <w:bookmarkStart w:id="19548" w:name="_Toc345081471"/>
      <w:bookmarkStart w:id="19549" w:name="_Toc349753208"/>
      <w:bookmarkStart w:id="19550" w:name="_Toc349754107"/>
      <w:bookmarkStart w:id="19551" w:name="_Ref366746501"/>
      <w:bookmarkStart w:id="19552" w:name="_Ref369093439"/>
      <w:bookmarkStart w:id="19553" w:name="_Toc368586162"/>
      <w:bookmarkEnd w:id="19532"/>
      <w:bookmarkEnd w:id="19533"/>
      <w:bookmarkEnd w:id="19534"/>
      <w:bookmarkEnd w:id="19535"/>
      <w:bookmarkEnd w:id="19536"/>
      <w:bookmarkEnd w:id="19537"/>
      <w:bookmarkEnd w:id="19538"/>
      <w:bookmarkEnd w:id="19539"/>
      <w:bookmarkEnd w:id="19540"/>
      <w:bookmarkEnd w:id="19541"/>
      <w:bookmarkEnd w:id="19542"/>
      <w:bookmarkEnd w:id="19543"/>
      <w:bookmarkEnd w:id="19544"/>
      <w:r w:rsidRPr="00671C8B">
        <w:t>+KTCP_IND Notification: TCP Status</w:t>
      </w:r>
      <w:bookmarkEnd w:id="19545"/>
      <w:bookmarkEnd w:id="19546"/>
      <w:bookmarkEnd w:id="19547"/>
    </w:p>
    <w:tbl>
      <w:tblPr>
        <w:tblStyle w:val="TableSWIleft"/>
        <w:tblW w:w="9288" w:type="dxa"/>
        <w:tblLayout w:type="fixed"/>
        <w:tblLook w:val="04A0" w:firstRow="1" w:lastRow="0" w:firstColumn="1" w:lastColumn="0" w:noHBand="0" w:noVBand="1"/>
      </w:tblPr>
      <w:tblGrid>
        <w:gridCol w:w="1728"/>
        <w:gridCol w:w="7560"/>
      </w:tblGrid>
      <w:tr w:rsidR="00AD6DB4" w:rsidRPr="00671C8B" w14:paraId="035CCC9F"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5E01BA81" w14:textId="0F96B7E9" w:rsidR="00AD6DB4" w:rsidRPr="00671C8B" w:rsidRDefault="00AD6DB4">
            <w:pPr>
              <w:pStyle w:val="TableRowHead"/>
              <w:spacing w:before="144" w:after="144"/>
              <w:rPr>
                <w:rFonts w:cs="Arial"/>
                <w:bCs w:val="0"/>
              </w:rPr>
            </w:pPr>
            <w:del w:id="19554" w:author="Alban Roche" w:date="2017-08-02T14:40:00Z">
              <w:r w:rsidDel="00F22490">
                <w:delText>HL7618, HL7618RD, HL7648, HL7650, HL7688, HL7690 and HL7692</w:delText>
              </w:r>
            </w:del>
            <w:ins w:id="19555" w:author="Alban Roche" w:date="2017-08-02T14:40:00Z">
              <w:r w:rsidR="00F22490">
                <w:t>HL7800</w:t>
              </w:r>
            </w:ins>
          </w:p>
        </w:tc>
      </w:tr>
      <w:tr w:rsidR="00AD6DB4" w:rsidRPr="00671C8B" w14:paraId="0D134C29" w14:textId="77777777" w:rsidTr="00166AF3">
        <w:tc>
          <w:tcPr>
            <w:tcW w:w="1728" w:type="dxa"/>
          </w:tcPr>
          <w:p w14:paraId="1A229681" w14:textId="77777777" w:rsidR="00AD6DB4" w:rsidRPr="00671C8B" w:rsidRDefault="00AD6DB4" w:rsidP="00166AF3">
            <w:pPr>
              <w:pStyle w:val="TableBody"/>
              <w:rPr>
                <w:i/>
              </w:rPr>
            </w:pPr>
            <w:r w:rsidRPr="00671C8B">
              <w:rPr>
                <w:i/>
              </w:rPr>
              <w:t>Unsolicited Notification</w:t>
            </w:r>
          </w:p>
        </w:tc>
        <w:tc>
          <w:tcPr>
            <w:tcW w:w="7560" w:type="dxa"/>
          </w:tcPr>
          <w:p w14:paraId="3BF482D1" w14:textId="77777777" w:rsidR="00AD6DB4" w:rsidRPr="00671C8B" w:rsidRDefault="00AD6DB4" w:rsidP="00166AF3">
            <w:pPr>
              <w:pStyle w:val="TableBody"/>
              <w:rPr>
                <w:u w:val="single"/>
              </w:rPr>
            </w:pPr>
            <w:r w:rsidRPr="00671C8B">
              <w:rPr>
                <w:u w:val="single"/>
              </w:rPr>
              <w:t>Response</w:t>
            </w:r>
          </w:p>
          <w:p w14:paraId="2E4B6F5B" w14:textId="77777777" w:rsidR="00AD6DB4" w:rsidRPr="00671C8B" w:rsidRDefault="00AD6DB4" w:rsidP="00166AF3">
            <w:pPr>
              <w:pStyle w:val="TableBody"/>
              <w:rPr>
                <w:b/>
              </w:rPr>
            </w:pPr>
            <w:r w:rsidRPr="00671C8B">
              <w:rPr>
                <w:b/>
              </w:rPr>
              <w:t>+KTCP_IND: &lt;session_id&gt;,&lt;status&gt;</w:t>
            </w:r>
          </w:p>
          <w:p w14:paraId="1EFBD153" w14:textId="77777777" w:rsidR="00AD6DB4" w:rsidRPr="00671C8B" w:rsidRDefault="00AD6DB4" w:rsidP="00166AF3">
            <w:pPr>
              <w:pStyle w:val="TableBody"/>
            </w:pPr>
          </w:p>
          <w:p w14:paraId="3D9A19C5" w14:textId="77777777" w:rsidR="00AD6DB4" w:rsidRPr="00671C8B" w:rsidRDefault="00AD6DB4" w:rsidP="00166AF3">
            <w:pPr>
              <w:pStyle w:val="TableBody"/>
              <w:rPr>
                <w:u w:val="single"/>
              </w:rPr>
            </w:pPr>
            <w:r w:rsidRPr="00671C8B">
              <w:rPr>
                <w:u w:val="single"/>
              </w:rPr>
              <w:t>Parameters</w:t>
            </w:r>
          </w:p>
          <w:p w14:paraId="5BDB7262" w14:textId="77777777" w:rsidR="00AD6DB4" w:rsidRPr="00671C8B" w:rsidRDefault="00AD6DB4" w:rsidP="00166AF3">
            <w:pPr>
              <w:pStyle w:val="TableBody"/>
            </w:pPr>
            <w:r w:rsidRPr="00671C8B">
              <w:rPr>
                <w:b/>
              </w:rPr>
              <w:t>&lt;session_id&gt;</w:t>
            </w:r>
            <w:r w:rsidRPr="00671C8B">
              <w:tab/>
              <w:t>TCP session</w:t>
            </w:r>
            <w:r>
              <w:t xml:space="preserve"> index</w:t>
            </w:r>
          </w:p>
          <w:p w14:paraId="0CBFEEF3" w14:textId="77777777" w:rsidR="00AD6DB4" w:rsidRPr="00671C8B" w:rsidRDefault="00AD6DB4" w:rsidP="00166AF3">
            <w:pPr>
              <w:pStyle w:val="TableBody"/>
            </w:pPr>
          </w:p>
          <w:p w14:paraId="3A3E8F7C" w14:textId="77777777" w:rsidR="00AD6DB4" w:rsidRPr="00671C8B" w:rsidRDefault="00AD6DB4" w:rsidP="00166AF3">
            <w:pPr>
              <w:pStyle w:val="TableBody"/>
            </w:pPr>
            <w:r w:rsidRPr="00671C8B">
              <w:rPr>
                <w:b/>
              </w:rPr>
              <w:t>&lt;status&gt;</w:t>
            </w:r>
            <w:r w:rsidRPr="00671C8B">
              <w:rPr>
                <w:b/>
              </w:rPr>
              <w:tab/>
            </w:r>
            <w:r w:rsidRPr="00671C8B">
              <w:t>TCP session</w:t>
            </w:r>
            <w:r>
              <w:t xml:space="preserve"> status</w:t>
            </w:r>
            <w:r w:rsidRPr="00671C8B">
              <w:t>. 1</w:t>
            </w:r>
            <w:r w:rsidRPr="00671C8B">
              <w:rPr>
                <w:lang w:eastAsia="zh-CN"/>
              </w:rPr>
              <w:t xml:space="preserve"> </w:t>
            </w:r>
            <w:r w:rsidRPr="00671C8B">
              <w:t>session is set up and ready for operation</w:t>
            </w:r>
          </w:p>
        </w:tc>
      </w:tr>
      <w:tr w:rsidR="00AD6DB4" w:rsidRPr="00671C8B" w14:paraId="0D35952B" w14:textId="77777777" w:rsidTr="00166AF3">
        <w:tc>
          <w:tcPr>
            <w:tcW w:w="1728" w:type="dxa"/>
          </w:tcPr>
          <w:p w14:paraId="385D78A4" w14:textId="77777777" w:rsidR="00AD6DB4" w:rsidRPr="00671C8B" w:rsidRDefault="00AD6DB4" w:rsidP="00166AF3">
            <w:pPr>
              <w:pStyle w:val="TableBody"/>
              <w:rPr>
                <w:u w:val="single"/>
              </w:rPr>
            </w:pPr>
            <w:r w:rsidRPr="00671C8B">
              <w:rPr>
                <w:u w:val="single"/>
              </w:rPr>
              <w:t>Reference</w:t>
            </w:r>
          </w:p>
          <w:p w14:paraId="74EA0ACF" w14:textId="77777777" w:rsidR="00AD6DB4" w:rsidRPr="00671C8B" w:rsidRDefault="00AD6DB4" w:rsidP="00166AF3">
            <w:pPr>
              <w:pStyle w:val="TableBody"/>
              <w:rPr>
                <w:u w:val="single"/>
              </w:rPr>
            </w:pPr>
            <w:r w:rsidRPr="00671C8B">
              <w:t>Sierra Wireless Proprietary</w:t>
            </w:r>
          </w:p>
        </w:tc>
        <w:tc>
          <w:tcPr>
            <w:tcW w:w="7560" w:type="dxa"/>
          </w:tcPr>
          <w:p w14:paraId="51ADA23B" w14:textId="77777777" w:rsidR="00AD6DB4" w:rsidRPr="00671C8B" w:rsidRDefault="00AD6DB4" w:rsidP="00166AF3">
            <w:pPr>
              <w:pStyle w:val="TableBody"/>
            </w:pPr>
          </w:p>
        </w:tc>
      </w:tr>
    </w:tbl>
    <w:p w14:paraId="5BA83D07" w14:textId="123475EE" w:rsidR="00AD6DB4" w:rsidRPr="00671C8B" w:rsidRDefault="00AD6DB4" w:rsidP="0059466D">
      <w:pPr>
        <w:pStyle w:val="Heading3"/>
        <w:numPr>
          <w:ilvl w:val="2"/>
          <w:numId w:val="11"/>
        </w:numPr>
        <w:ind w:left="1260" w:hanging="1260"/>
      </w:pPr>
      <w:bookmarkStart w:id="19556" w:name="_Toc345081472"/>
      <w:bookmarkStart w:id="19557" w:name="_Toc349753209"/>
      <w:bookmarkStart w:id="19558" w:name="_Toc349754108"/>
      <w:bookmarkStart w:id="19559" w:name="_Ref366746512"/>
      <w:bookmarkStart w:id="19560" w:name="_Ref369093455"/>
      <w:bookmarkStart w:id="19561" w:name="_Toc368586163"/>
      <w:bookmarkStart w:id="19562" w:name="_Toc448912344"/>
      <w:bookmarkStart w:id="19563" w:name="_Toc486251761"/>
      <w:bookmarkStart w:id="19564" w:name="_Toc489460889"/>
      <w:bookmarkEnd w:id="19548"/>
      <w:bookmarkEnd w:id="19549"/>
      <w:bookmarkEnd w:id="19550"/>
      <w:bookmarkEnd w:id="19551"/>
      <w:bookmarkEnd w:id="19552"/>
      <w:bookmarkEnd w:id="19553"/>
      <w:r w:rsidRPr="00671C8B">
        <w:t xml:space="preserve">+KTCPSTAT Command: Get TCP Socket </w:t>
      </w:r>
      <w:bookmarkEnd w:id="19556"/>
      <w:r w:rsidRPr="00671C8B">
        <w:t>Status</w:t>
      </w:r>
      <w:bookmarkEnd w:id="19557"/>
      <w:bookmarkEnd w:id="19558"/>
      <w:bookmarkEnd w:id="19559"/>
      <w:bookmarkEnd w:id="19560"/>
      <w:bookmarkEnd w:id="19561"/>
      <w:bookmarkEnd w:id="19562"/>
      <w:bookmarkEnd w:id="19563"/>
      <w:bookmarkEnd w:id="19564"/>
    </w:p>
    <w:tbl>
      <w:tblPr>
        <w:tblStyle w:val="TableSWIleft"/>
        <w:tblW w:w="9288" w:type="dxa"/>
        <w:tblLayout w:type="fixed"/>
        <w:tblLook w:val="04A0" w:firstRow="1" w:lastRow="0" w:firstColumn="1" w:lastColumn="0" w:noHBand="0" w:noVBand="1"/>
      </w:tblPr>
      <w:tblGrid>
        <w:gridCol w:w="1728"/>
        <w:gridCol w:w="7560"/>
      </w:tblGrid>
      <w:tr w:rsidR="00AD6DB4" w:rsidRPr="00671C8B" w14:paraId="3312FEBC"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603A2E67" w14:textId="360584BC" w:rsidR="00AD6DB4" w:rsidRPr="00671C8B" w:rsidRDefault="00AD6DB4">
            <w:pPr>
              <w:pStyle w:val="TableRowHead"/>
              <w:spacing w:before="144" w:after="144"/>
              <w:rPr>
                <w:rFonts w:cs="Arial"/>
                <w:bCs w:val="0"/>
              </w:rPr>
            </w:pPr>
            <w:del w:id="19565" w:author="Alban Roche" w:date="2017-08-02T14:40:00Z">
              <w:r w:rsidDel="00F22490">
                <w:delText>HL7618, HL7618RD, HL7648, HL7650, HL7688, HL7690 and HL7692</w:delText>
              </w:r>
            </w:del>
            <w:ins w:id="19566" w:author="Alban Roche" w:date="2017-08-02T14:40:00Z">
              <w:r w:rsidR="00F22490">
                <w:t>HL7800</w:t>
              </w:r>
            </w:ins>
          </w:p>
        </w:tc>
      </w:tr>
      <w:tr w:rsidR="00AD6DB4" w:rsidRPr="00671C8B" w14:paraId="3AE7CD0F" w14:textId="77777777" w:rsidTr="00166AF3">
        <w:tc>
          <w:tcPr>
            <w:tcW w:w="1728" w:type="dxa"/>
          </w:tcPr>
          <w:p w14:paraId="7AC3398D" w14:textId="77777777" w:rsidR="00AD6DB4" w:rsidRPr="00671C8B" w:rsidRDefault="00AD6DB4" w:rsidP="00166AF3">
            <w:pPr>
              <w:pStyle w:val="TableBody"/>
              <w:rPr>
                <w:i/>
              </w:rPr>
            </w:pPr>
            <w:r w:rsidRPr="00671C8B">
              <w:rPr>
                <w:i/>
              </w:rPr>
              <w:t>Test  command</w:t>
            </w:r>
          </w:p>
          <w:p w14:paraId="2E83CC76" w14:textId="77777777" w:rsidR="00AD6DB4" w:rsidRPr="00671C8B" w:rsidRDefault="00AD6DB4" w:rsidP="00166AF3">
            <w:pPr>
              <w:pStyle w:val="TableBody"/>
            </w:pPr>
          </w:p>
          <w:p w14:paraId="1147969F" w14:textId="77777777" w:rsidR="00AD6DB4" w:rsidRPr="00671C8B" w:rsidRDefault="00AD6DB4" w:rsidP="00166AF3">
            <w:pPr>
              <w:pStyle w:val="TableBody"/>
              <w:rPr>
                <w:u w:val="single"/>
              </w:rPr>
            </w:pPr>
            <w:r w:rsidRPr="00671C8B">
              <w:rPr>
                <w:u w:val="single"/>
              </w:rPr>
              <w:t>Syntax</w:t>
            </w:r>
          </w:p>
          <w:p w14:paraId="026A1DBE" w14:textId="77777777" w:rsidR="00AD6DB4" w:rsidRPr="00671C8B" w:rsidRDefault="00AD6DB4" w:rsidP="00166AF3">
            <w:pPr>
              <w:pStyle w:val="TableBody"/>
              <w:rPr>
                <w:b/>
              </w:rPr>
            </w:pPr>
            <w:r w:rsidRPr="00671C8B">
              <w:rPr>
                <w:b/>
              </w:rPr>
              <w:t>AT+KTCPSTAT=?</w:t>
            </w:r>
          </w:p>
        </w:tc>
        <w:tc>
          <w:tcPr>
            <w:tcW w:w="7560" w:type="dxa"/>
          </w:tcPr>
          <w:p w14:paraId="3C03BC8B" w14:textId="77777777" w:rsidR="00AD6DB4" w:rsidRPr="00671C8B" w:rsidRDefault="00AD6DB4" w:rsidP="00166AF3">
            <w:pPr>
              <w:pStyle w:val="TableBody"/>
              <w:rPr>
                <w:u w:val="single"/>
              </w:rPr>
            </w:pPr>
          </w:p>
          <w:p w14:paraId="7664F504" w14:textId="77777777" w:rsidR="00AD6DB4" w:rsidRPr="00671C8B" w:rsidRDefault="00AD6DB4" w:rsidP="00166AF3">
            <w:pPr>
              <w:pStyle w:val="TableBody"/>
              <w:rPr>
                <w:u w:val="single"/>
              </w:rPr>
            </w:pPr>
          </w:p>
          <w:p w14:paraId="1A18871A" w14:textId="77777777" w:rsidR="00AD6DB4" w:rsidRPr="00671C8B" w:rsidRDefault="00AD6DB4" w:rsidP="00166AF3">
            <w:pPr>
              <w:pStyle w:val="TableBody"/>
              <w:rPr>
                <w:u w:val="single"/>
              </w:rPr>
            </w:pPr>
            <w:r w:rsidRPr="00671C8B">
              <w:rPr>
                <w:u w:val="single"/>
              </w:rPr>
              <w:t>Response</w:t>
            </w:r>
          </w:p>
          <w:p w14:paraId="3A03B29C" w14:textId="77777777" w:rsidR="00AD6DB4" w:rsidRPr="00671C8B" w:rsidRDefault="00AD6DB4" w:rsidP="00166AF3">
            <w:pPr>
              <w:pStyle w:val="TableBody"/>
              <w:rPr>
                <w:b/>
                <w:u w:val="single"/>
              </w:rPr>
            </w:pPr>
            <w:r w:rsidRPr="00671C8B">
              <w:rPr>
                <w:b/>
              </w:rPr>
              <w:t>OK</w:t>
            </w:r>
          </w:p>
        </w:tc>
      </w:tr>
      <w:tr w:rsidR="00AD6DB4" w:rsidRPr="00671C8B" w14:paraId="1B12B5F0" w14:textId="77777777" w:rsidTr="00166AF3">
        <w:tc>
          <w:tcPr>
            <w:tcW w:w="1728" w:type="dxa"/>
          </w:tcPr>
          <w:p w14:paraId="69B28FBD" w14:textId="77777777" w:rsidR="00AD6DB4" w:rsidRPr="00671C8B" w:rsidRDefault="00AD6DB4" w:rsidP="00166AF3">
            <w:pPr>
              <w:pStyle w:val="TableBody"/>
              <w:rPr>
                <w:i/>
              </w:rPr>
            </w:pPr>
            <w:r w:rsidRPr="00671C8B">
              <w:rPr>
                <w:i/>
              </w:rPr>
              <w:t>Read command</w:t>
            </w:r>
          </w:p>
          <w:p w14:paraId="024136F5" w14:textId="77777777" w:rsidR="00AD6DB4" w:rsidRPr="00671C8B" w:rsidRDefault="00AD6DB4" w:rsidP="00166AF3">
            <w:pPr>
              <w:pStyle w:val="TableBody"/>
            </w:pPr>
          </w:p>
          <w:p w14:paraId="1AE5FAB2" w14:textId="77777777" w:rsidR="00AD6DB4" w:rsidRPr="00671C8B" w:rsidRDefault="00AD6DB4" w:rsidP="00166AF3">
            <w:pPr>
              <w:pStyle w:val="TableBody"/>
              <w:rPr>
                <w:u w:val="single"/>
              </w:rPr>
            </w:pPr>
            <w:r w:rsidRPr="00671C8B">
              <w:rPr>
                <w:u w:val="single"/>
              </w:rPr>
              <w:t>Syntax</w:t>
            </w:r>
          </w:p>
          <w:p w14:paraId="03CF4028" w14:textId="77777777" w:rsidR="00AD6DB4" w:rsidRPr="00671C8B" w:rsidRDefault="00AD6DB4" w:rsidP="00166AF3">
            <w:pPr>
              <w:pStyle w:val="TableBody"/>
              <w:rPr>
                <w:b/>
              </w:rPr>
            </w:pPr>
            <w:r w:rsidRPr="00671C8B">
              <w:rPr>
                <w:b/>
              </w:rPr>
              <w:t>AT+KTCPSTAT?</w:t>
            </w:r>
          </w:p>
        </w:tc>
        <w:tc>
          <w:tcPr>
            <w:tcW w:w="7560" w:type="dxa"/>
          </w:tcPr>
          <w:p w14:paraId="40DCFF92" w14:textId="77777777" w:rsidR="00AD6DB4" w:rsidRPr="00671C8B" w:rsidRDefault="00AD6DB4" w:rsidP="00166AF3">
            <w:pPr>
              <w:pStyle w:val="TableBody"/>
              <w:rPr>
                <w:u w:val="single"/>
              </w:rPr>
            </w:pPr>
          </w:p>
          <w:p w14:paraId="794550FD" w14:textId="77777777" w:rsidR="00AD6DB4" w:rsidRPr="00671C8B" w:rsidRDefault="00AD6DB4" w:rsidP="00166AF3">
            <w:pPr>
              <w:pStyle w:val="TableBody"/>
              <w:rPr>
                <w:u w:val="single"/>
              </w:rPr>
            </w:pPr>
          </w:p>
          <w:p w14:paraId="7340E8A7" w14:textId="77777777" w:rsidR="00AD6DB4" w:rsidRPr="00671C8B" w:rsidRDefault="00AD6DB4" w:rsidP="00166AF3">
            <w:pPr>
              <w:pStyle w:val="TableBody"/>
              <w:rPr>
                <w:u w:val="single"/>
              </w:rPr>
            </w:pPr>
            <w:r w:rsidRPr="00671C8B">
              <w:rPr>
                <w:u w:val="single"/>
              </w:rPr>
              <w:t>Response</w:t>
            </w:r>
          </w:p>
          <w:p w14:paraId="1C2A3A7E" w14:textId="77777777" w:rsidR="00AD6DB4" w:rsidRPr="00671C8B" w:rsidRDefault="00AD6DB4" w:rsidP="00166AF3">
            <w:pPr>
              <w:pStyle w:val="TableBody"/>
              <w:rPr>
                <w:b/>
                <w:u w:val="single"/>
              </w:rPr>
            </w:pPr>
            <w:r w:rsidRPr="00671C8B">
              <w:rPr>
                <w:b/>
              </w:rPr>
              <w:t>OK</w:t>
            </w:r>
          </w:p>
        </w:tc>
      </w:tr>
      <w:tr w:rsidR="00AD6DB4" w:rsidRPr="00671C8B" w14:paraId="26F4F3B5" w14:textId="77777777" w:rsidTr="00166AF3">
        <w:trPr>
          <w:cantSplit w:val="0"/>
        </w:trPr>
        <w:tc>
          <w:tcPr>
            <w:tcW w:w="1728" w:type="dxa"/>
          </w:tcPr>
          <w:p w14:paraId="37DA7A93" w14:textId="77777777" w:rsidR="00AD6DB4" w:rsidRPr="00671C8B" w:rsidRDefault="00AD6DB4" w:rsidP="00166AF3">
            <w:pPr>
              <w:pStyle w:val="TableBody"/>
              <w:rPr>
                <w:i/>
              </w:rPr>
            </w:pPr>
            <w:r w:rsidRPr="00671C8B">
              <w:rPr>
                <w:i/>
              </w:rPr>
              <w:t>Write command</w:t>
            </w:r>
          </w:p>
          <w:p w14:paraId="539D30B1" w14:textId="77777777" w:rsidR="00AD6DB4" w:rsidRPr="00671C8B" w:rsidRDefault="00AD6DB4" w:rsidP="00166AF3">
            <w:pPr>
              <w:pStyle w:val="TableBody"/>
            </w:pPr>
          </w:p>
          <w:p w14:paraId="5061E797" w14:textId="77777777" w:rsidR="00AD6DB4" w:rsidRPr="00671C8B" w:rsidRDefault="00AD6DB4" w:rsidP="00166AF3">
            <w:pPr>
              <w:pStyle w:val="TableBody"/>
              <w:rPr>
                <w:u w:val="single"/>
              </w:rPr>
            </w:pPr>
            <w:r w:rsidRPr="00671C8B">
              <w:rPr>
                <w:u w:val="single"/>
              </w:rPr>
              <w:t>Syntax</w:t>
            </w:r>
          </w:p>
          <w:p w14:paraId="56FE7E45" w14:textId="77777777" w:rsidR="00AD6DB4" w:rsidRPr="001B2105" w:rsidRDefault="00AD6DB4" w:rsidP="00166AF3">
            <w:pPr>
              <w:pStyle w:val="TableBody"/>
              <w:keepNext/>
            </w:pPr>
            <w:r w:rsidRPr="001B2105">
              <w:t>For all TCP session IDs:</w:t>
            </w:r>
          </w:p>
          <w:p w14:paraId="7C3F04EA" w14:textId="77777777" w:rsidR="00AD6DB4" w:rsidRDefault="00AD6DB4" w:rsidP="00166AF3">
            <w:pPr>
              <w:pStyle w:val="TableBody"/>
              <w:keepNext/>
              <w:rPr>
                <w:b/>
              </w:rPr>
            </w:pPr>
            <w:r>
              <w:rPr>
                <w:b/>
              </w:rPr>
              <w:t>AT+KTCPSTAT</w:t>
            </w:r>
          </w:p>
          <w:p w14:paraId="18AC7BC6" w14:textId="77777777" w:rsidR="00AD6DB4" w:rsidRDefault="00AD6DB4" w:rsidP="00166AF3">
            <w:pPr>
              <w:pStyle w:val="TableBody"/>
              <w:keepNext/>
            </w:pPr>
          </w:p>
          <w:p w14:paraId="2C150AA9" w14:textId="77777777" w:rsidR="00AD6DB4" w:rsidRDefault="00AD6DB4" w:rsidP="00166AF3">
            <w:pPr>
              <w:pStyle w:val="TableBody"/>
              <w:keepNext/>
            </w:pPr>
          </w:p>
          <w:p w14:paraId="3E46C3EB" w14:textId="77777777" w:rsidR="00AD6DB4" w:rsidRDefault="00AD6DB4" w:rsidP="00166AF3">
            <w:pPr>
              <w:pStyle w:val="TableBody"/>
              <w:keepNext/>
            </w:pPr>
          </w:p>
          <w:p w14:paraId="3BD6F5FF" w14:textId="77777777" w:rsidR="00AD6DB4" w:rsidRPr="001B2105" w:rsidRDefault="00AD6DB4" w:rsidP="00166AF3">
            <w:pPr>
              <w:pStyle w:val="TableBody"/>
              <w:keepNext/>
            </w:pPr>
          </w:p>
          <w:p w14:paraId="40A8197E" w14:textId="77777777" w:rsidR="00AD6DB4" w:rsidRPr="00D86F43" w:rsidRDefault="00AD6DB4" w:rsidP="00166AF3">
            <w:pPr>
              <w:pStyle w:val="TableBody"/>
              <w:keepNext/>
              <w:rPr>
                <w:sz w:val="14"/>
                <w:szCs w:val="14"/>
              </w:rPr>
            </w:pPr>
          </w:p>
          <w:p w14:paraId="0BE6D928" w14:textId="77777777" w:rsidR="00AD6DB4" w:rsidRPr="001B2105" w:rsidRDefault="00AD6DB4" w:rsidP="00166AF3">
            <w:pPr>
              <w:pStyle w:val="TableBody"/>
              <w:keepNext/>
            </w:pPr>
            <w:r>
              <w:t>o</w:t>
            </w:r>
            <w:r w:rsidRPr="001B2105">
              <w:t>r</w:t>
            </w:r>
          </w:p>
          <w:p w14:paraId="322599F7" w14:textId="77777777" w:rsidR="00AD6DB4" w:rsidRPr="00671C8B" w:rsidRDefault="00AD6DB4" w:rsidP="00166AF3">
            <w:pPr>
              <w:pStyle w:val="TableBody"/>
              <w:rPr>
                <w:b/>
              </w:rPr>
            </w:pPr>
            <w:r w:rsidRPr="00C41274">
              <w:rPr>
                <w:b/>
              </w:rPr>
              <w:t>AT+KTCPSTAT=</w:t>
            </w:r>
            <w:r>
              <w:rPr>
                <w:b/>
              </w:rPr>
              <w:br/>
            </w:r>
            <w:r w:rsidRPr="00C41274">
              <w:rPr>
                <w:b/>
              </w:rPr>
              <w:t>&lt;session_id&gt;</w:t>
            </w:r>
          </w:p>
        </w:tc>
        <w:tc>
          <w:tcPr>
            <w:tcW w:w="7560" w:type="dxa"/>
          </w:tcPr>
          <w:p w14:paraId="679068AD" w14:textId="77777777" w:rsidR="00AD6DB4" w:rsidRPr="00671C8B" w:rsidRDefault="00AD6DB4" w:rsidP="00166AF3">
            <w:pPr>
              <w:pStyle w:val="TableBody"/>
              <w:rPr>
                <w:u w:val="single"/>
              </w:rPr>
            </w:pPr>
          </w:p>
          <w:p w14:paraId="2A0CADC9" w14:textId="77777777" w:rsidR="00AD6DB4" w:rsidRPr="00671C8B" w:rsidRDefault="00AD6DB4" w:rsidP="00166AF3">
            <w:pPr>
              <w:pStyle w:val="TableBody"/>
              <w:rPr>
                <w:u w:val="single"/>
              </w:rPr>
            </w:pPr>
          </w:p>
          <w:p w14:paraId="4373B1F0" w14:textId="77777777" w:rsidR="00AD6DB4" w:rsidRPr="00671C8B" w:rsidRDefault="00AD6DB4" w:rsidP="00166AF3">
            <w:pPr>
              <w:pStyle w:val="TableBody"/>
              <w:rPr>
                <w:u w:val="single"/>
              </w:rPr>
            </w:pPr>
            <w:r w:rsidRPr="00671C8B">
              <w:rPr>
                <w:u w:val="single"/>
              </w:rPr>
              <w:t>Response</w:t>
            </w:r>
          </w:p>
          <w:p w14:paraId="487E2DB0" w14:textId="77777777" w:rsidR="00AD6DB4" w:rsidRPr="00C41274" w:rsidRDefault="00AD6DB4" w:rsidP="00166AF3">
            <w:pPr>
              <w:pStyle w:val="TableBody"/>
              <w:keepNext/>
              <w:rPr>
                <w:b/>
                <w:lang w:eastAsia="zh-CN"/>
              </w:rPr>
            </w:pPr>
            <w:r w:rsidRPr="00671C8B">
              <w:rPr>
                <w:b/>
                <w:lang w:eastAsia="zh-CN"/>
              </w:rPr>
              <w:t>+KTCPSTAT</w:t>
            </w:r>
            <w:r w:rsidRPr="00C41274">
              <w:rPr>
                <w:b/>
                <w:lang w:eastAsia="zh-CN"/>
              </w:rPr>
              <w:t xml:space="preserve">: </w:t>
            </w:r>
            <w:r w:rsidRPr="00901C81">
              <w:rPr>
                <w:b/>
                <w:lang w:eastAsia="zh-CN"/>
              </w:rPr>
              <w:t>&lt;session_id&gt;</w:t>
            </w:r>
            <w:r>
              <w:rPr>
                <w:b/>
                <w:lang w:eastAsia="zh-CN"/>
              </w:rPr>
              <w:t>,</w:t>
            </w:r>
            <w:r w:rsidRPr="00C41274">
              <w:rPr>
                <w:b/>
                <w:lang w:eastAsia="zh-CN"/>
              </w:rPr>
              <w:t>&lt;status&gt;,&lt;tcp_notif&gt;,&lt;rem_data&gt;,&lt;rcv_data&gt;</w:t>
            </w:r>
          </w:p>
          <w:p w14:paraId="2BAB8930" w14:textId="77777777" w:rsidR="00AD6DB4" w:rsidRPr="00C41274" w:rsidRDefault="00AD6DB4" w:rsidP="00166AF3">
            <w:pPr>
              <w:pStyle w:val="TableBody"/>
              <w:keepNext/>
              <w:rPr>
                <w:b/>
                <w:lang w:eastAsia="zh-CN"/>
              </w:rPr>
            </w:pPr>
            <w:r>
              <w:rPr>
                <w:b/>
              </w:rPr>
              <w:t>[…]</w:t>
            </w:r>
          </w:p>
          <w:p w14:paraId="6EBABE84" w14:textId="77777777" w:rsidR="00AD6DB4" w:rsidRDefault="00AD6DB4" w:rsidP="00166AF3">
            <w:pPr>
              <w:pStyle w:val="TableBody"/>
              <w:rPr>
                <w:b/>
              </w:rPr>
            </w:pPr>
            <w:r w:rsidRPr="00671C8B">
              <w:rPr>
                <w:b/>
              </w:rPr>
              <w:t>OK</w:t>
            </w:r>
          </w:p>
          <w:p w14:paraId="0D2BC41E" w14:textId="77777777" w:rsidR="00AD6DB4" w:rsidRPr="00671C8B" w:rsidRDefault="00AD6DB4" w:rsidP="00166AF3">
            <w:pPr>
              <w:pStyle w:val="TableBody"/>
              <w:rPr>
                <w:b/>
              </w:rPr>
            </w:pPr>
          </w:p>
          <w:p w14:paraId="630F779B" w14:textId="77777777" w:rsidR="00AD6DB4" w:rsidRPr="001B2105" w:rsidRDefault="00AD6DB4" w:rsidP="00166AF3">
            <w:pPr>
              <w:pStyle w:val="TableBody"/>
              <w:keepNext/>
              <w:rPr>
                <w:lang w:eastAsia="zh-CN"/>
              </w:rPr>
            </w:pPr>
            <w:r w:rsidRPr="001B2105">
              <w:rPr>
                <w:lang w:eastAsia="zh-CN"/>
              </w:rPr>
              <w:t>or</w:t>
            </w:r>
          </w:p>
          <w:p w14:paraId="636C64CD" w14:textId="77777777" w:rsidR="00AD6DB4" w:rsidRPr="00C41274" w:rsidRDefault="00AD6DB4" w:rsidP="00166AF3">
            <w:pPr>
              <w:pStyle w:val="TableBody"/>
              <w:keepNext/>
              <w:rPr>
                <w:b/>
                <w:lang w:eastAsia="zh-CN"/>
              </w:rPr>
            </w:pPr>
            <w:r w:rsidRPr="00C41274">
              <w:rPr>
                <w:b/>
                <w:lang w:eastAsia="zh-CN"/>
              </w:rPr>
              <w:t>+KTCPSTAT: &lt;status&gt;,&lt;tcp_notif&gt;,&lt;rem_data&gt;,&lt;rcv_data&gt;</w:t>
            </w:r>
          </w:p>
          <w:p w14:paraId="5063F11A" w14:textId="77777777" w:rsidR="00AD6DB4" w:rsidRPr="00C41274" w:rsidRDefault="00AD6DB4" w:rsidP="00166AF3">
            <w:pPr>
              <w:pStyle w:val="TableBody"/>
              <w:keepNext/>
              <w:rPr>
                <w:b/>
              </w:rPr>
            </w:pPr>
            <w:r w:rsidRPr="00C41274">
              <w:rPr>
                <w:b/>
              </w:rPr>
              <w:t>OK</w:t>
            </w:r>
          </w:p>
          <w:p w14:paraId="25254A1D" w14:textId="77777777" w:rsidR="00AD6DB4" w:rsidRPr="00D86F43" w:rsidRDefault="00AD6DB4" w:rsidP="00166AF3">
            <w:pPr>
              <w:pStyle w:val="TableBody"/>
              <w:rPr>
                <w:sz w:val="14"/>
                <w:szCs w:val="14"/>
                <w:lang w:eastAsia="zh-CN"/>
              </w:rPr>
            </w:pPr>
          </w:p>
          <w:p w14:paraId="229901F2" w14:textId="77777777" w:rsidR="00AD6DB4" w:rsidRPr="00671C8B" w:rsidRDefault="00AD6DB4" w:rsidP="00166AF3">
            <w:pPr>
              <w:pStyle w:val="TableBody"/>
              <w:rPr>
                <w:u w:val="single"/>
              </w:rPr>
            </w:pPr>
            <w:r w:rsidRPr="00671C8B">
              <w:rPr>
                <w:u w:val="single"/>
              </w:rPr>
              <w:t>Parameters</w:t>
            </w:r>
          </w:p>
          <w:p w14:paraId="62EC585C" w14:textId="77777777" w:rsidR="00AD6DB4" w:rsidRPr="00671C8B" w:rsidRDefault="00AD6DB4" w:rsidP="00166AF3">
            <w:pPr>
              <w:pStyle w:val="TableBody"/>
            </w:pPr>
            <w:r w:rsidRPr="00671C8B">
              <w:rPr>
                <w:b/>
              </w:rPr>
              <w:t>&lt;session_id&gt;</w:t>
            </w:r>
            <w:r w:rsidRPr="00671C8B">
              <w:tab/>
              <w:t>TCP session</w:t>
            </w:r>
            <w:r>
              <w:t xml:space="preserve"> index</w:t>
            </w:r>
          </w:p>
          <w:p w14:paraId="2006AB26" w14:textId="77777777" w:rsidR="00AD6DB4" w:rsidRPr="00671C8B" w:rsidRDefault="00AD6DB4" w:rsidP="00166AF3">
            <w:pPr>
              <w:pStyle w:val="TableBody"/>
              <w:rPr>
                <w:lang w:eastAsia="zh-CN"/>
              </w:rPr>
            </w:pPr>
          </w:p>
          <w:p w14:paraId="3AE08F98" w14:textId="77777777" w:rsidR="00AD6DB4" w:rsidRPr="00671C8B" w:rsidRDefault="00AD6DB4" w:rsidP="00166AF3">
            <w:pPr>
              <w:pStyle w:val="TableBody"/>
            </w:pPr>
            <w:r w:rsidRPr="00671C8B">
              <w:rPr>
                <w:b/>
              </w:rPr>
              <w:t>&lt;status&gt;</w:t>
            </w:r>
            <w:r w:rsidRPr="00671C8B">
              <w:tab/>
              <w:t>TCP socket state</w:t>
            </w:r>
          </w:p>
          <w:p w14:paraId="53F19C4D" w14:textId="77777777" w:rsidR="00AD6DB4" w:rsidRPr="00671C8B" w:rsidRDefault="00AD6DB4" w:rsidP="00166AF3">
            <w:pPr>
              <w:pStyle w:val="TableBody"/>
            </w:pPr>
            <w:r w:rsidRPr="00671C8B">
              <w:t>0</w:t>
            </w:r>
            <w:r w:rsidRPr="00671C8B">
              <w:tab/>
            </w:r>
            <w:r>
              <w:t>S</w:t>
            </w:r>
            <w:r w:rsidRPr="00671C8B">
              <w:t xml:space="preserve">ocket not defined, use </w:t>
            </w:r>
            <w:r>
              <w:t>+</w:t>
            </w:r>
            <w:r w:rsidRPr="00671C8B">
              <w:t>KTCPCFG to create a TCP socket</w:t>
            </w:r>
          </w:p>
          <w:p w14:paraId="770606E4" w14:textId="77777777" w:rsidR="00AD6DB4" w:rsidRPr="00671C8B" w:rsidRDefault="00AD6DB4" w:rsidP="00166AF3">
            <w:pPr>
              <w:pStyle w:val="TableBody"/>
            </w:pPr>
            <w:r w:rsidRPr="00671C8B">
              <w:t>1</w:t>
            </w:r>
            <w:r w:rsidRPr="00671C8B">
              <w:tab/>
            </w:r>
            <w:r>
              <w:t>S</w:t>
            </w:r>
            <w:r w:rsidRPr="00671C8B">
              <w:t>ocket is only defined but not used</w:t>
            </w:r>
          </w:p>
          <w:p w14:paraId="3D435FA0" w14:textId="77777777" w:rsidR="00AD6DB4" w:rsidRPr="00671C8B" w:rsidRDefault="00AD6DB4" w:rsidP="00166AF3">
            <w:pPr>
              <w:pStyle w:val="TableBody"/>
            </w:pPr>
            <w:r w:rsidRPr="00671C8B">
              <w:t>2</w:t>
            </w:r>
            <w:r>
              <w:tab/>
              <w:t>S</w:t>
            </w:r>
            <w:r w:rsidRPr="00671C8B">
              <w:t>ocket is opening and connecting to the server, cannot be used</w:t>
            </w:r>
          </w:p>
          <w:p w14:paraId="5CB84E45" w14:textId="77777777" w:rsidR="00AD6DB4" w:rsidRPr="00671C8B" w:rsidRDefault="00AD6DB4" w:rsidP="00166AF3">
            <w:pPr>
              <w:pStyle w:val="TableBody"/>
            </w:pPr>
            <w:r>
              <w:t>3</w:t>
            </w:r>
            <w:r>
              <w:tab/>
              <w:t>C</w:t>
            </w:r>
            <w:r w:rsidRPr="00671C8B">
              <w:t>onnection is up, socket can be used to send/receive data</w:t>
            </w:r>
          </w:p>
          <w:p w14:paraId="259FA268" w14:textId="77777777" w:rsidR="00AD6DB4" w:rsidRPr="00671C8B" w:rsidRDefault="00AD6DB4" w:rsidP="00166AF3">
            <w:pPr>
              <w:pStyle w:val="TableBody"/>
            </w:pPr>
            <w:r>
              <w:t>4</w:t>
            </w:r>
            <w:r>
              <w:tab/>
              <w:t>C</w:t>
            </w:r>
            <w:r w:rsidRPr="00671C8B">
              <w:t>onnection is closing, it cannot be used, wait for status 5</w:t>
            </w:r>
          </w:p>
          <w:p w14:paraId="7826347D" w14:textId="77777777" w:rsidR="00AD6DB4" w:rsidRPr="00671C8B" w:rsidRDefault="00AD6DB4" w:rsidP="00166AF3">
            <w:pPr>
              <w:pStyle w:val="TableBody"/>
            </w:pPr>
            <w:r>
              <w:t>5</w:t>
            </w:r>
            <w:r>
              <w:tab/>
              <w:t>S</w:t>
            </w:r>
            <w:r w:rsidRPr="00671C8B">
              <w:t>ocket is closed</w:t>
            </w:r>
          </w:p>
          <w:p w14:paraId="6CB88EE7" w14:textId="77777777" w:rsidR="00AD6DB4" w:rsidRPr="00671C8B" w:rsidRDefault="00AD6DB4" w:rsidP="00166AF3">
            <w:pPr>
              <w:pStyle w:val="TableBody"/>
              <w:rPr>
                <w:lang w:eastAsia="zh-CN"/>
              </w:rPr>
            </w:pPr>
          </w:p>
          <w:p w14:paraId="7F4F188B" w14:textId="77777777" w:rsidR="00AD6DB4" w:rsidRPr="00671C8B" w:rsidRDefault="00AD6DB4" w:rsidP="00166AF3">
            <w:pPr>
              <w:pStyle w:val="TableBody"/>
              <w:rPr>
                <w:lang w:eastAsia="zh-CN"/>
              </w:rPr>
            </w:pPr>
            <w:r w:rsidRPr="00671C8B">
              <w:rPr>
                <w:b/>
                <w:lang w:eastAsia="zh-CN"/>
              </w:rPr>
              <w:t>&lt;tcp_notif&gt;</w:t>
            </w:r>
            <w:r w:rsidRPr="00671C8B">
              <w:tab/>
            </w:r>
            <w:r w:rsidRPr="00671C8B">
              <w:rPr>
                <w:lang w:eastAsia="zh-CN"/>
              </w:rPr>
              <w:t>-1 if socket/connection is OK, &lt;tcp_notif&gt; if an error has happened</w:t>
            </w:r>
          </w:p>
          <w:p w14:paraId="186D8A9A" w14:textId="77777777" w:rsidR="00AD6DB4" w:rsidRDefault="00AD6DB4" w:rsidP="00166AF3">
            <w:pPr>
              <w:pStyle w:val="TableBody"/>
              <w:rPr>
                <w:lang w:eastAsia="zh-CN"/>
              </w:rPr>
            </w:pPr>
          </w:p>
          <w:p w14:paraId="3D6B0465" w14:textId="77777777" w:rsidR="00AD6DB4" w:rsidRPr="00671C8B" w:rsidRDefault="00AD6DB4" w:rsidP="00166AF3">
            <w:pPr>
              <w:pStyle w:val="TableBody"/>
              <w:rPr>
                <w:lang w:eastAsia="zh-CN"/>
              </w:rPr>
            </w:pPr>
            <w:r w:rsidRPr="00671C8B">
              <w:rPr>
                <w:b/>
                <w:lang w:eastAsia="zh-CN"/>
              </w:rPr>
              <w:t>&lt;rem_data&gt;</w:t>
            </w:r>
            <w:r w:rsidRPr="00671C8B">
              <w:tab/>
            </w:r>
            <w:r>
              <w:t>R</w:t>
            </w:r>
            <w:r w:rsidRPr="00671C8B">
              <w:rPr>
                <w:lang w:eastAsia="zh-CN"/>
              </w:rPr>
              <w:t>emaining bytes in the socket buffer, waiting to be sent</w:t>
            </w:r>
          </w:p>
          <w:p w14:paraId="4D947759" w14:textId="77777777" w:rsidR="00AD6DB4" w:rsidRPr="00671C8B" w:rsidRDefault="00AD6DB4" w:rsidP="00166AF3">
            <w:pPr>
              <w:pStyle w:val="TableBody"/>
              <w:rPr>
                <w:b/>
                <w:lang w:eastAsia="zh-CN"/>
              </w:rPr>
            </w:pPr>
          </w:p>
          <w:p w14:paraId="53B3774F" w14:textId="77777777" w:rsidR="00AD6DB4" w:rsidRPr="00671C8B" w:rsidRDefault="00AD6DB4" w:rsidP="00166AF3">
            <w:pPr>
              <w:pStyle w:val="TableBody"/>
            </w:pPr>
            <w:r w:rsidRPr="00671C8B">
              <w:rPr>
                <w:b/>
                <w:lang w:eastAsia="zh-CN"/>
              </w:rPr>
              <w:t>&lt;rcv_data&gt;</w:t>
            </w:r>
            <w:r w:rsidRPr="00671C8B">
              <w:tab/>
            </w:r>
            <w:r>
              <w:rPr>
                <w:lang w:eastAsia="zh-CN"/>
              </w:rPr>
              <w:t>R</w:t>
            </w:r>
            <w:r w:rsidRPr="00671C8B">
              <w:rPr>
                <w:lang w:eastAsia="zh-CN"/>
              </w:rPr>
              <w:t>eceived bytes, can be read with +KTCPRCV command</w:t>
            </w:r>
          </w:p>
        </w:tc>
      </w:tr>
      <w:tr w:rsidR="00AD6DB4" w:rsidRPr="00671C8B" w14:paraId="37A5F9A2" w14:textId="77777777" w:rsidTr="00166AF3">
        <w:tc>
          <w:tcPr>
            <w:tcW w:w="1728" w:type="dxa"/>
          </w:tcPr>
          <w:p w14:paraId="1E3630B6" w14:textId="77777777" w:rsidR="00AD6DB4" w:rsidRPr="00671C8B" w:rsidRDefault="00AD6DB4" w:rsidP="00166AF3">
            <w:pPr>
              <w:pStyle w:val="TableBody"/>
              <w:rPr>
                <w:u w:val="single"/>
              </w:rPr>
            </w:pPr>
            <w:r w:rsidRPr="00671C8B">
              <w:rPr>
                <w:u w:val="single"/>
              </w:rPr>
              <w:t>Reference</w:t>
            </w:r>
          </w:p>
          <w:p w14:paraId="1FF7744F" w14:textId="77777777" w:rsidR="00AD6DB4" w:rsidRPr="00671C8B" w:rsidRDefault="00AD6DB4" w:rsidP="00166AF3">
            <w:pPr>
              <w:pStyle w:val="TableBody"/>
            </w:pPr>
            <w:r w:rsidRPr="00671C8B">
              <w:t>Sierra Wireless Proprietary</w:t>
            </w:r>
          </w:p>
        </w:tc>
        <w:tc>
          <w:tcPr>
            <w:tcW w:w="7560" w:type="dxa"/>
          </w:tcPr>
          <w:p w14:paraId="7335CB65" w14:textId="77777777" w:rsidR="00AD6DB4" w:rsidRPr="00671C8B" w:rsidRDefault="00AD6DB4" w:rsidP="00166AF3">
            <w:pPr>
              <w:pStyle w:val="TableBody"/>
            </w:pPr>
            <w:r w:rsidRPr="00671C8B">
              <w:rPr>
                <w:u w:val="single"/>
              </w:rPr>
              <w:t>Notes</w:t>
            </w:r>
          </w:p>
          <w:p w14:paraId="71C8D394" w14:textId="77777777" w:rsidR="00AD6DB4" w:rsidRDefault="00AD6DB4" w:rsidP="0059466D">
            <w:pPr>
              <w:pStyle w:val="TableBody"/>
              <w:numPr>
                <w:ilvl w:val="0"/>
                <w:numId w:val="95"/>
              </w:numPr>
            </w:pPr>
            <w:r>
              <w:t xml:space="preserve">The socket buffer’s size for sending </w:t>
            </w:r>
            <w:r w:rsidRPr="00671C8B">
              <w:t xml:space="preserve">is </w:t>
            </w:r>
            <w:r>
              <w:t>17520 bytes.</w:t>
            </w:r>
          </w:p>
          <w:p w14:paraId="4069D891" w14:textId="77777777" w:rsidR="00AD6DB4" w:rsidRPr="00671C8B" w:rsidRDefault="00AD6DB4" w:rsidP="0059466D">
            <w:pPr>
              <w:pStyle w:val="TableBody"/>
              <w:numPr>
                <w:ilvl w:val="0"/>
                <w:numId w:val="95"/>
              </w:numPr>
            </w:pPr>
            <w:r w:rsidRPr="00AC2EB6">
              <w:t>This command  returns +CME ERROR: 910 (Bad Session ID) for undefined &lt;session_id&gt;</w:t>
            </w:r>
            <w:r>
              <w:t>s.</w:t>
            </w:r>
          </w:p>
        </w:tc>
      </w:tr>
    </w:tbl>
    <w:p w14:paraId="75669636" w14:textId="77777777" w:rsidR="00AD6DB4" w:rsidRPr="00671C8B" w:rsidRDefault="00AD6DB4" w:rsidP="0059466D">
      <w:pPr>
        <w:pStyle w:val="Heading3"/>
        <w:numPr>
          <w:ilvl w:val="2"/>
          <w:numId w:val="11"/>
        </w:numPr>
        <w:tabs>
          <w:tab w:val="clear" w:pos="1260"/>
        </w:tabs>
        <w:ind w:left="1620" w:hanging="1620"/>
      </w:pPr>
      <w:bookmarkStart w:id="19567" w:name="_Toc345081473"/>
      <w:bookmarkStart w:id="19568" w:name="_Toc349753210"/>
      <w:bookmarkStart w:id="19569" w:name="_Toc349754109"/>
      <w:bookmarkStart w:id="19570" w:name="_Ref366746525"/>
      <w:bookmarkStart w:id="19571" w:name="_Ref369093465"/>
      <w:bookmarkStart w:id="19572" w:name="_Toc368586164"/>
      <w:bookmarkStart w:id="19573" w:name="_Toc448912345"/>
      <w:bookmarkStart w:id="19574" w:name="_Toc486251762"/>
      <w:bookmarkStart w:id="19575" w:name="_Ref489361844"/>
      <w:bookmarkStart w:id="19576" w:name="_Ref489361847"/>
      <w:bookmarkStart w:id="19577" w:name="_Toc489460890"/>
      <w:r w:rsidRPr="00671C8B">
        <w:t>+KTCPSTART Command: Start a TCP Connection in Direct Data Flow</w:t>
      </w:r>
      <w:bookmarkEnd w:id="19567"/>
      <w:bookmarkEnd w:id="19568"/>
      <w:bookmarkEnd w:id="19569"/>
      <w:bookmarkEnd w:id="19570"/>
      <w:bookmarkEnd w:id="19571"/>
      <w:bookmarkEnd w:id="19572"/>
      <w:bookmarkEnd w:id="19573"/>
      <w:bookmarkEnd w:id="19574"/>
      <w:bookmarkEnd w:id="19575"/>
      <w:bookmarkEnd w:id="19576"/>
      <w:bookmarkEnd w:id="19577"/>
    </w:p>
    <w:tbl>
      <w:tblPr>
        <w:tblStyle w:val="TableSWIleft"/>
        <w:tblW w:w="9288" w:type="dxa"/>
        <w:tblLayout w:type="fixed"/>
        <w:tblLook w:val="04A0" w:firstRow="1" w:lastRow="0" w:firstColumn="1" w:lastColumn="0" w:noHBand="0" w:noVBand="1"/>
      </w:tblPr>
      <w:tblGrid>
        <w:gridCol w:w="1728"/>
        <w:gridCol w:w="7560"/>
      </w:tblGrid>
      <w:tr w:rsidR="00AD6DB4" w:rsidRPr="00671C8B" w14:paraId="67DFA727"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7B9D9810" w14:textId="0CC1DF34" w:rsidR="00AD6DB4" w:rsidRPr="00671C8B" w:rsidRDefault="00AD6DB4" w:rsidP="000E68EC">
            <w:pPr>
              <w:pStyle w:val="TableRowHead"/>
              <w:spacing w:before="144" w:after="144"/>
              <w:rPr>
                <w:rFonts w:cs="Arial"/>
              </w:rPr>
            </w:pPr>
            <w:del w:id="19578" w:author="Alban Roche" w:date="2017-08-02T14:40:00Z">
              <w:r w:rsidDel="00F22490">
                <w:delText>HL7618, HL7618RD, HL7648, HL7650, HL7688, HL7690 and HL7692</w:delText>
              </w:r>
            </w:del>
            <w:ins w:id="19579" w:author="Alban Roche" w:date="2017-08-02T14:40:00Z">
              <w:r w:rsidR="00F22490">
                <w:t>HL7800</w:t>
              </w:r>
            </w:ins>
          </w:p>
        </w:tc>
      </w:tr>
      <w:tr w:rsidR="00AD6DB4" w:rsidRPr="00671C8B" w14:paraId="05EC523B" w14:textId="77777777" w:rsidTr="00166AF3">
        <w:tc>
          <w:tcPr>
            <w:tcW w:w="1728" w:type="dxa"/>
          </w:tcPr>
          <w:p w14:paraId="0A1C816D" w14:textId="77777777" w:rsidR="00AD6DB4" w:rsidRPr="00671C8B" w:rsidRDefault="00AD6DB4" w:rsidP="00166AF3">
            <w:pPr>
              <w:pStyle w:val="TableBody"/>
              <w:rPr>
                <w:i/>
              </w:rPr>
            </w:pPr>
            <w:r w:rsidRPr="00671C8B">
              <w:rPr>
                <w:i/>
              </w:rPr>
              <w:t>Test command</w:t>
            </w:r>
          </w:p>
          <w:p w14:paraId="029DE88D" w14:textId="77777777" w:rsidR="00AD6DB4" w:rsidRPr="00671C8B" w:rsidRDefault="00AD6DB4" w:rsidP="00166AF3">
            <w:pPr>
              <w:pStyle w:val="TableBody"/>
            </w:pPr>
          </w:p>
          <w:p w14:paraId="7EEF144E" w14:textId="77777777" w:rsidR="00AD6DB4" w:rsidRPr="00671C8B" w:rsidRDefault="00AD6DB4" w:rsidP="00166AF3">
            <w:pPr>
              <w:pStyle w:val="TableBody"/>
              <w:rPr>
                <w:u w:val="single"/>
              </w:rPr>
            </w:pPr>
            <w:r w:rsidRPr="00671C8B">
              <w:rPr>
                <w:u w:val="single"/>
              </w:rPr>
              <w:t>Syntax</w:t>
            </w:r>
          </w:p>
          <w:p w14:paraId="34EADF30" w14:textId="77777777" w:rsidR="00AD6DB4" w:rsidRPr="00671C8B" w:rsidRDefault="00AD6DB4" w:rsidP="00166AF3">
            <w:pPr>
              <w:pStyle w:val="TableBody"/>
              <w:rPr>
                <w:b/>
              </w:rPr>
            </w:pPr>
            <w:r w:rsidRPr="00671C8B">
              <w:rPr>
                <w:b/>
              </w:rPr>
              <w:t>AT+KTCPSTART=?</w:t>
            </w:r>
          </w:p>
        </w:tc>
        <w:tc>
          <w:tcPr>
            <w:tcW w:w="7560" w:type="dxa"/>
          </w:tcPr>
          <w:p w14:paraId="3180FFBE" w14:textId="77777777" w:rsidR="00AD6DB4" w:rsidRPr="00671C8B" w:rsidRDefault="00AD6DB4" w:rsidP="00166AF3">
            <w:pPr>
              <w:pStyle w:val="TableBody"/>
              <w:rPr>
                <w:u w:val="single"/>
              </w:rPr>
            </w:pPr>
          </w:p>
          <w:p w14:paraId="3CDFE48E" w14:textId="77777777" w:rsidR="00AD6DB4" w:rsidRPr="00671C8B" w:rsidRDefault="00AD6DB4" w:rsidP="00166AF3">
            <w:pPr>
              <w:pStyle w:val="TableBody"/>
              <w:rPr>
                <w:u w:val="single"/>
              </w:rPr>
            </w:pPr>
          </w:p>
          <w:p w14:paraId="744FEED4" w14:textId="77777777" w:rsidR="00AD6DB4" w:rsidRPr="00671C8B" w:rsidRDefault="00AD6DB4" w:rsidP="00166AF3">
            <w:pPr>
              <w:pStyle w:val="TableBody"/>
              <w:rPr>
                <w:u w:val="single"/>
              </w:rPr>
            </w:pPr>
            <w:r w:rsidRPr="00671C8B">
              <w:rPr>
                <w:u w:val="single"/>
              </w:rPr>
              <w:t>Response</w:t>
            </w:r>
          </w:p>
          <w:p w14:paraId="398A33A7" w14:textId="77777777" w:rsidR="00AD6DB4" w:rsidRPr="00671C8B" w:rsidRDefault="00AD6DB4" w:rsidP="00166AF3">
            <w:pPr>
              <w:pStyle w:val="TableBody"/>
              <w:rPr>
                <w:b/>
                <w:u w:val="single"/>
              </w:rPr>
            </w:pPr>
            <w:r w:rsidRPr="00671C8B">
              <w:rPr>
                <w:b/>
              </w:rPr>
              <w:t>OK</w:t>
            </w:r>
          </w:p>
        </w:tc>
      </w:tr>
      <w:tr w:rsidR="00AD6DB4" w:rsidRPr="00671C8B" w14:paraId="30691F4E" w14:textId="77777777" w:rsidTr="00166AF3">
        <w:tc>
          <w:tcPr>
            <w:tcW w:w="1728" w:type="dxa"/>
          </w:tcPr>
          <w:p w14:paraId="561B5CA0" w14:textId="1E59FDFC" w:rsidR="00AD6DB4" w:rsidRPr="00671C8B" w:rsidRDefault="00AD6DB4" w:rsidP="00166AF3">
            <w:pPr>
              <w:pStyle w:val="TableBody"/>
              <w:rPr>
                <w:i/>
              </w:rPr>
            </w:pPr>
            <w:r w:rsidRPr="00671C8B">
              <w:rPr>
                <w:i/>
              </w:rPr>
              <w:t>Read command</w:t>
            </w:r>
          </w:p>
          <w:p w14:paraId="72BD52FE" w14:textId="77777777" w:rsidR="00AD6DB4" w:rsidRPr="00671C8B" w:rsidRDefault="00AD6DB4" w:rsidP="00166AF3">
            <w:pPr>
              <w:pStyle w:val="TableBody"/>
            </w:pPr>
          </w:p>
          <w:p w14:paraId="6425D78D" w14:textId="77777777" w:rsidR="00AD6DB4" w:rsidRPr="00671C8B" w:rsidRDefault="00AD6DB4" w:rsidP="00166AF3">
            <w:pPr>
              <w:pStyle w:val="TableBody"/>
              <w:rPr>
                <w:u w:val="single"/>
              </w:rPr>
            </w:pPr>
            <w:r w:rsidRPr="00671C8B">
              <w:rPr>
                <w:u w:val="single"/>
              </w:rPr>
              <w:t>Syntax</w:t>
            </w:r>
          </w:p>
          <w:p w14:paraId="1ACB310A" w14:textId="77777777" w:rsidR="00AD6DB4" w:rsidRPr="00671C8B" w:rsidRDefault="00AD6DB4" w:rsidP="00166AF3">
            <w:pPr>
              <w:pStyle w:val="TableBody"/>
              <w:rPr>
                <w:b/>
              </w:rPr>
            </w:pPr>
            <w:r w:rsidRPr="00671C8B">
              <w:rPr>
                <w:b/>
              </w:rPr>
              <w:t>AT+KTCPSTART?</w:t>
            </w:r>
          </w:p>
        </w:tc>
        <w:tc>
          <w:tcPr>
            <w:tcW w:w="7560" w:type="dxa"/>
          </w:tcPr>
          <w:p w14:paraId="002506EE" w14:textId="77777777" w:rsidR="00AD6DB4" w:rsidRPr="00671C8B" w:rsidRDefault="00AD6DB4" w:rsidP="00166AF3">
            <w:pPr>
              <w:pStyle w:val="TableBody"/>
              <w:rPr>
                <w:u w:val="single"/>
              </w:rPr>
            </w:pPr>
          </w:p>
          <w:p w14:paraId="27879814" w14:textId="77777777" w:rsidR="00AD6DB4" w:rsidRPr="00671C8B" w:rsidRDefault="00AD6DB4" w:rsidP="00166AF3">
            <w:pPr>
              <w:pStyle w:val="TableBody"/>
              <w:rPr>
                <w:u w:val="single"/>
              </w:rPr>
            </w:pPr>
          </w:p>
          <w:p w14:paraId="17E1F2EA" w14:textId="77777777" w:rsidR="00AD6DB4" w:rsidRPr="00671C8B" w:rsidRDefault="00AD6DB4" w:rsidP="00166AF3">
            <w:pPr>
              <w:pStyle w:val="TableBody"/>
              <w:rPr>
                <w:u w:val="single"/>
              </w:rPr>
            </w:pPr>
            <w:r w:rsidRPr="00671C8B">
              <w:rPr>
                <w:u w:val="single"/>
              </w:rPr>
              <w:t>Response</w:t>
            </w:r>
          </w:p>
          <w:p w14:paraId="5230ACFC" w14:textId="77777777" w:rsidR="00AD6DB4" w:rsidRPr="00671C8B" w:rsidRDefault="00AD6DB4" w:rsidP="00166AF3">
            <w:pPr>
              <w:pStyle w:val="TableBody"/>
              <w:rPr>
                <w:b/>
                <w:u w:val="single"/>
              </w:rPr>
            </w:pPr>
            <w:r w:rsidRPr="00671C8B">
              <w:rPr>
                <w:b/>
              </w:rPr>
              <w:t>OK</w:t>
            </w:r>
          </w:p>
        </w:tc>
      </w:tr>
      <w:tr w:rsidR="00AD6DB4" w:rsidRPr="00671C8B" w14:paraId="3D3DEF2A" w14:textId="77777777" w:rsidTr="00166AF3">
        <w:trPr>
          <w:cantSplit w:val="0"/>
        </w:trPr>
        <w:tc>
          <w:tcPr>
            <w:tcW w:w="1728" w:type="dxa"/>
          </w:tcPr>
          <w:p w14:paraId="4BE2D26B" w14:textId="77777777" w:rsidR="00AD6DB4" w:rsidRPr="00671C8B" w:rsidRDefault="00AD6DB4" w:rsidP="00166AF3">
            <w:pPr>
              <w:pStyle w:val="TableBody"/>
              <w:rPr>
                <w:i/>
              </w:rPr>
            </w:pPr>
            <w:r w:rsidRPr="00671C8B">
              <w:rPr>
                <w:i/>
              </w:rPr>
              <w:t>Write command</w:t>
            </w:r>
          </w:p>
          <w:p w14:paraId="57AF3FF7" w14:textId="77777777" w:rsidR="00AD6DB4" w:rsidRPr="00671C8B" w:rsidRDefault="00AD6DB4" w:rsidP="00166AF3">
            <w:pPr>
              <w:pStyle w:val="TableBody"/>
            </w:pPr>
          </w:p>
          <w:p w14:paraId="7935D28D" w14:textId="77777777" w:rsidR="00AD6DB4" w:rsidRPr="00671C8B" w:rsidRDefault="00AD6DB4" w:rsidP="00166AF3">
            <w:pPr>
              <w:pStyle w:val="TableBody"/>
              <w:rPr>
                <w:u w:val="single"/>
              </w:rPr>
            </w:pPr>
            <w:r w:rsidRPr="00671C8B">
              <w:rPr>
                <w:u w:val="single"/>
              </w:rPr>
              <w:t>Syntax</w:t>
            </w:r>
          </w:p>
          <w:p w14:paraId="20DB53AD" w14:textId="77777777" w:rsidR="00AD6DB4" w:rsidRPr="00671C8B" w:rsidRDefault="00AD6DB4" w:rsidP="00166AF3">
            <w:pPr>
              <w:pStyle w:val="TableBody"/>
              <w:rPr>
                <w:b/>
              </w:rPr>
            </w:pPr>
            <w:r w:rsidRPr="00671C8B">
              <w:rPr>
                <w:b/>
              </w:rPr>
              <w:t>AT+KTCPSTART=&lt;session_id&gt;</w:t>
            </w:r>
          </w:p>
        </w:tc>
        <w:tc>
          <w:tcPr>
            <w:tcW w:w="7560" w:type="dxa"/>
          </w:tcPr>
          <w:p w14:paraId="1925CF6B" w14:textId="77777777" w:rsidR="00AD6DB4" w:rsidRPr="00671C8B" w:rsidRDefault="00AD6DB4" w:rsidP="00166AF3">
            <w:pPr>
              <w:pStyle w:val="TableBody"/>
              <w:rPr>
                <w:u w:val="single"/>
              </w:rPr>
            </w:pPr>
          </w:p>
          <w:p w14:paraId="5A92FEDB" w14:textId="77777777" w:rsidR="00AD6DB4" w:rsidRPr="00671C8B" w:rsidRDefault="00AD6DB4" w:rsidP="00166AF3">
            <w:pPr>
              <w:pStyle w:val="TableBody"/>
              <w:rPr>
                <w:u w:val="single"/>
              </w:rPr>
            </w:pPr>
          </w:p>
          <w:p w14:paraId="5448003C" w14:textId="77777777" w:rsidR="00AD6DB4" w:rsidRPr="00671C8B" w:rsidRDefault="00AD6DB4" w:rsidP="00166AF3">
            <w:pPr>
              <w:pStyle w:val="TableBody"/>
              <w:rPr>
                <w:u w:val="single"/>
              </w:rPr>
            </w:pPr>
            <w:r w:rsidRPr="00671C8B">
              <w:rPr>
                <w:u w:val="single"/>
              </w:rPr>
              <w:t>Response</w:t>
            </w:r>
          </w:p>
          <w:p w14:paraId="693DCE1E" w14:textId="77777777" w:rsidR="00AD6DB4" w:rsidRPr="00671C8B" w:rsidRDefault="00AD6DB4" w:rsidP="00166AF3">
            <w:pPr>
              <w:pStyle w:val="TableBody"/>
              <w:rPr>
                <w:b/>
              </w:rPr>
            </w:pPr>
            <w:r w:rsidRPr="00671C8B">
              <w:rPr>
                <w:b/>
              </w:rPr>
              <w:t>CONNECT</w:t>
            </w:r>
          </w:p>
          <w:p w14:paraId="03194A51" w14:textId="77777777" w:rsidR="00AD6DB4" w:rsidRDefault="00AD6DB4" w:rsidP="00166AF3">
            <w:pPr>
              <w:pStyle w:val="TableBody"/>
              <w:rPr>
                <w:b/>
              </w:rPr>
            </w:pPr>
            <w:r w:rsidRPr="00671C8B">
              <w:rPr>
                <w:b/>
              </w:rPr>
              <w:t>OK</w:t>
            </w:r>
          </w:p>
          <w:p w14:paraId="7C44AABD" w14:textId="77777777" w:rsidR="00AD6DB4" w:rsidRPr="00D86F43" w:rsidRDefault="00AD6DB4" w:rsidP="00166AF3">
            <w:pPr>
              <w:pStyle w:val="TableBody"/>
              <w:rPr>
                <w:sz w:val="14"/>
                <w:szCs w:val="14"/>
              </w:rPr>
            </w:pPr>
          </w:p>
          <w:p w14:paraId="71570008" w14:textId="77777777" w:rsidR="00AD6DB4" w:rsidRPr="00671C8B" w:rsidRDefault="00AD6DB4" w:rsidP="00166AF3">
            <w:pPr>
              <w:pStyle w:val="TableBody"/>
              <w:rPr>
                <w:b/>
              </w:rPr>
            </w:pPr>
            <w:r w:rsidRPr="00476469">
              <w:t>or</w:t>
            </w:r>
          </w:p>
          <w:p w14:paraId="31A92EEA" w14:textId="77777777" w:rsidR="00AD6DB4" w:rsidRPr="00671C8B" w:rsidRDefault="00AD6DB4" w:rsidP="00166AF3">
            <w:pPr>
              <w:pStyle w:val="TableBody"/>
              <w:rPr>
                <w:b/>
              </w:rPr>
            </w:pPr>
            <w:r w:rsidRPr="00671C8B">
              <w:rPr>
                <w:b/>
              </w:rPr>
              <w:t>+CME ERROR: an error occurs, syntax error</w:t>
            </w:r>
          </w:p>
          <w:p w14:paraId="42799229" w14:textId="77777777" w:rsidR="00AD6DB4" w:rsidRPr="00671C8B" w:rsidRDefault="00AD6DB4" w:rsidP="00166AF3">
            <w:pPr>
              <w:pStyle w:val="TableBody"/>
              <w:rPr>
                <w:b/>
              </w:rPr>
            </w:pPr>
            <w:r w:rsidRPr="00671C8B">
              <w:rPr>
                <w:b/>
              </w:rPr>
              <w:t>+KTCP_NOTIF: &lt;session_id&gt;,&lt;tcp_notif&gt; : an error occurs</w:t>
            </w:r>
          </w:p>
          <w:p w14:paraId="4CE90FDA" w14:textId="77777777" w:rsidR="00AD6DB4" w:rsidRPr="00671C8B" w:rsidRDefault="00AD6DB4" w:rsidP="00166AF3">
            <w:pPr>
              <w:pStyle w:val="TableBody"/>
              <w:rPr>
                <w:lang w:eastAsia="zh-CN"/>
              </w:rPr>
            </w:pPr>
          </w:p>
          <w:p w14:paraId="2411F9AF" w14:textId="77777777" w:rsidR="00AD6DB4" w:rsidRPr="00671C8B" w:rsidRDefault="00AD6DB4" w:rsidP="00166AF3">
            <w:pPr>
              <w:pStyle w:val="TableBody"/>
              <w:rPr>
                <w:u w:val="single"/>
              </w:rPr>
            </w:pPr>
            <w:r w:rsidRPr="00671C8B">
              <w:rPr>
                <w:u w:val="single"/>
              </w:rPr>
              <w:t>Parameters</w:t>
            </w:r>
          </w:p>
          <w:p w14:paraId="60A48018" w14:textId="77777777" w:rsidR="00AD6DB4" w:rsidRPr="00671C8B" w:rsidRDefault="00AD6DB4" w:rsidP="00166AF3">
            <w:pPr>
              <w:pStyle w:val="TableBody"/>
              <w:ind w:left="1348" w:hanging="1348"/>
            </w:pPr>
            <w:r w:rsidRPr="00671C8B">
              <w:rPr>
                <w:b/>
              </w:rPr>
              <w:t>&lt;session_id&gt;</w:t>
            </w:r>
            <w:r w:rsidRPr="00671C8B">
              <w:rPr>
                <w:b/>
              </w:rPr>
              <w:tab/>
            </w:r>
            <w:r w:rsidRPr="00671C8B">
              <w:t>TCP session</w:t>
            </w:r>
            <w:r>
              <w:t xml:space="preserve"> index</w:t>
            </w:r>
          </w:p>
          <w:p w14:paraId="21D30A89" w14:textId="77777777" w:rsidR="00AD6DB4" w:rsidRPr="00671C8B" w:rsidRDefault="00AD6DB4" w:rsidP="00166AF3">
            <w:pPr>
              <w:pStyle w:val="TableBody"/>
              <w:ind w:left="1348" w:hanging="1348"/>
            </w:pPr>
          </w:p>
          <w:p w14:paraId="3848003D" w14:textId="77777777" w:rsidR="00AD6DB4" w:rsidRPr="00671C8B" w:rsidRDefault="00AD6DB4" w:rsidP="00166AF3">
            <w:pPr>
              <w:pStyle w:val="TableBody"/>
              <w:ind w:left="1348" w:hanging="1348"/>
            </w:pPr>
            <w:r w:rsidRPr="00671C8B">
              <w:rPr>
                <w:b/>
              </w:rPr>
              <w:t>&lt;tcp_notif&gt;</w:t>
            </w:r>
            <w:r w:rsidRPr="00671C8B">
              <w:tab/>
              <w:t>See command AT+KTCPCNX</w:t>
            </w:r>
          </w:p>
        </w:tc>
      </w:tr>
      <w:tr w:rsidR="00AD6DB4" w:rsidRPr="00671C8B" w14:paraId="04150804" w14:textId="77777777" w:rsidTr="00166AF3">
        <w:tc>
          <w:tcPr>
            <w:tcW w:w="1728" w:type="dxa"/>
          </w:tcPr>
          <w:p w14:paraId="0C0CF148" w14:textId="77777777" w:rsidR="00AD6DB4" w:rsidRPr="00671C8B" w:rsidRDefault="00AD6DB4" w:rsidP="00166AF3">
            <w:pPr>
              <w:pStyle w:val="TableBody"/>
              <w:rPr>
                <w:u w:val="single"/>
              </w:rPr>
            </w:pPr>
            <w:r w:rsidRPr="00671C8B">
              <w:rPr>
                <w:u w:val="single"/>
              </w:rPr>
              <w:t>Reference</w:t>
            </w:r>
          </w:p>
          <w:p w14:paraId="67911485" w14:textId="77777777" w:rsidR="00AD6DB4" w:rsidRPr="00671C8B" w:rsidRDefault="00AD6DB4" w:rsidP="00166AF3">
            <w:pPr>
              <w:pStyle w:val="TableBody"/>
            </w:pPr>
            <w:r w:rsidRPr="00671C8B">
              <w:t>Sierra Wireless Proprietary</w:t>
            </w:r>
          </w:p>
          <w:p w14:paraId="43CD2974" w14:textId="77777777" w:rsidR="00AD6DB4" w:rsidRPr="00671C8B" w:rsidRDefault="00AD6DB4" w:rsidP="00166AF3">
            <w:pPr>
              <w:pStyle w:val="TableBody"/>
              <w:rPr>
                <w:u w:val="single"/>
              </w:rPr>
            </w:pPr>
          </w:p>
        </w:tc>
        <w:tc>
          <w:tcPr>
            <w:tcW w:w="7560" w:type="dxa"/>
          </w:tcPr>
          <w:p w14:paraId="30BC19A3" w14:textId="77777777" w:rsidR="00AD6DB4" w:rsidRPr="00671C8B" w:rsidRDefault="00AD6DB4" w:rsidP="00166AF3">
            <w:pPr>
              <w:pStyle w:val="TableBody"/>
              <w:rPr>
                <w:u w:val="single"/>
              </w:rPr>
            </w:pPr>
            <w:r w:rsidRPr="00671C8B">
              <w:rPr>
                <w:u w:val="single"/>
              </w:rPr>
              <w:t>Notes</w:t>
            </w:r>
          </w:p>
          <w:p w14:paraId="3B305B88" w14:textId="77777777" w:rsidR="00AD6DB4" w:rsidRDefault="00AD6DB4" w:rsidP="0059466D">
            <w:pPr>
              <w:pStyle w:val="TableBody"/>
              <w:numPr>
                <w:ilvl w:val="0"/>
                <w:numId w:val="55"/>
              </w:numPr>
            </w:pPr>
            <w:r w:rsidRPr="00671C8B">
              <w:t>This function is used to send and receive data bytes through a TCP socket</w:t>
            </w:r>
            <w:r>
              <w:t>.</w:t>
            </w:r>
          </w:p>
          <w:p w14:paraId="493437AA" w14:textId="77777777" w:rsidR="00AD6DB4" w:rsidRPr="00671C8B" w:rsidRDefault="00AD6DB4" w:rsidP="0059466D">
            <w:pPr>
              <w:pStyle w:val="TableBody"/>
              <w:numPr>
                <w:ilvl w:val="0"/>
                <w:numId w:val="55"/>
              </w:numPr>
            </w:pPr>
            <w:r w:rsidRPr="00332743">
              <w:t>It is highly recommended to configure the module for hardware flow control using AT&amp;K3 before using this command</w:t>
            </w:r>
            <w:r>
              <w:t>.</w:t>
            </w:r>
          </w:p>
          <w:p w14:paraId="734844A1" w14:textId="77777777" w:rsidR="00AD6DB4" w:rsidRPr="00671C8B" w:rsidRDefault="00AD6DB4" w:rsidP="0059466D">
            <w:pPr>
              <w:pStyle w:val="TableBody"/>
              <w:numPr>
                <w:ilvl w:val="0"/>
                <w:numId w:val="55"/>
              </w:numPr>
            </w:pPr>
            <w:r>
              <w:t xml:space="preserve">Refer to </w:t>
            </w:r>
            <w:r w:rsidRPr="00671C8B">
              <w:t>AT&amp;D</w:t>
            </w:r>
            <w:r>
              <w:t xml:space="preserve"> for the behavior of DTR drop.</w:t>
            </w:r>
          </w:p>
          <w:p w14:paraId="5176817E" w14:textId="38F15F5C" w:rsidR="00AD6DB4" w:rsidRPr="00671C8B" w:rsidRDefault="00AD6DB4" w:rsidP="0059466D">
            <w:pPr>
              <w:pStyle w:val="TableBody"/>
              <w:numPr>
                <w:ilvl w:val="0"/>
                <w:numId w:val="55"/>
              </w:numPr>
            </w:pPr>
            <w:r w:rsidRPr="00671C8B">
              <w:t xml:space="preserve">Only </w:t>
            </w:r>
            <w:r w:rsidR="000E68EC">
              <w:t>one</w:t>
            </w:r>
            <w:r w:rsidRPr="00671C8B">
              <w:t xml:space="preserve"> KTCPSTART session can be used</w:t>
            </w:r>
            <w:r>
              <w:t>.</w:t>
            </w:r>
          </w:p>
          <w:p w14:paraId="4A528E6C" w14:textId="77777777" w:rsidR="00AD6DB4" w:rsidRDefault="00AD6DB4" w:rsidP="0059466D">
            <w:pPr>
              <w:pStyle w:val="TableBody"/>
              <w:numPr>
                <w:ilvl w:val="0"/>
                <w:numId w:val="55"/>
              </w:numPr>
            </w:pPr>
            <w:r w:rsidRPr="00671C8B">
              <w:t>Can be used in 07.10 multiplexer</w:t>
            </w:r>
            <w:r>
              <w:t>.</w:t>
            </w:r>
          </w:p>
          <w:p w14:paraId="693FA8C1" w14:textId="77777777" w:rsidR="00AD6DB4" w:rsidRDefault="00AD6DB4" w:rsidP="0059466D">
            <w:pPr>
              <w:pStyle w:val="TableBody"/>
              <w:numPr>
                <w:ilvl w:val="0"/>
                <w:numId w:val="55"/>
              </w:numPr>
            </w:pPr>
            <w:r w:rsidRPr="003E0660">
              <w:t>If the session is successfully connected by +KTCPCNX, this command does not restart the connection and the module directly enters direct data flow</w:t>
            </w:r>
            <w:r>
              <w:t>.</w:t>
            </w:r>
          </w:p>
          <w:p w14:paraId="5C2EA24B" w14:textId="5BC2997A" w:rsidR="000E68EC" w:rsidRPr="00671C8B" w:rsidRDefault="000E68EC" w:rsidP="0059466D">
            <w:pPr>
              <w:pStyle w:val="TableBody"/>
              <w:numPr>
                <w:ilvl w:val="0"/>
                <w:numId w:val="55"/>
              </w:numPr>
            </w:pPr>
            <w:commentRangeStart w:id="19580"/>
            <w:r>
              <w:t xml:space="preserve">The data session can also be ended by &lt;EOF pattern&gt;, +++ or DTR. Refer to section </w:t>
            </w:r>
            <w:r>
              <w:fldChar w:fldCharType="begin"/>
            </w:r>
            <w:r>
              <w:instrText xml:space="preserve"> REF _Ref451179867 \w \h </w:instrText>
            </w:r>
            <w:r>
              <w:fldChar w:fldCharType="separate"/>
            </w:r>
            <w:r w:rsidR="00BD7547">
              <w:t>18.9</w:t>
            </w:r>
            <w:r>
              <w:fldChar w:fldCharType="end"/>
            </w:r>
            <w:r w:rsidR="00656947">
              <w:t xml:space="preserve"> </w:t>
            </w:r>
            <w:r>
              <w:fldChar w:fldCharType="begin"/>
            </w:r>
            <w:r>
              <w:instrText xml:space="preserve"> REF _Ref451179867 \h </w:instrText>
            </w:r>
            <w:r>
              <w:fldChar w:fldCharType="separate"/>
            </w:r>
            <w:r w:rsidR="00BD7547" w:rsidRPr="00671C8B">
              <w:t>Switch Data/Command Mode DTR +++ ATO Behavior Table</w:t>
            </w:r>
            <w:r>
              <w:fldChar w:fldCharType="end"/>
            </w:r>
            <w:r>
              <w:t xml:space="preserve"> for the behavior </w:t>
            </w:r>
            <w:r w:rsidR="00656947">
              <w:t>of</w:t>
            </w:r>
            <w:r>
              <w:t xml:space="preserve"> +++, DTR or ATO.</w:t>
            </w:r>
            <w:commentRangeEnd w:id="19580"/>
            <w:r>
              <w:rPr>
                <w:rStyle w:val="CommentReference"/>
                <w:rFonts w:ascii="Verdana" w:hAnsi="Verdana" w:cs="Times New Roman"/>
                <w:lang w:eastAsia="en-US"/>
              </w:rPr>
              <w:commentReference w:id="19580"/>
            </w:r>
          </w:p>
        </w:tc>
      </w:tr>
    </w:tbl>
    <w:p w14:paraId="35E14317" w14:textId="77777777" w:rsidR="00AD6DB4" w:rsidRPr="00671C8B" w:rsidRDefault="00AD6DB4" w:rsidP="0059466D">
      <w:pPr>
        <w:pStyle w:val="Heading3"/>
        <w:numPr>
          <w:ilvl w:val="2"/>
          <w:numId w:val="11"/>
        </w:numPr>
        <w:tabs>
          <w:tab w:val="clear" w:pos="1260"/>
        </w:tabs>
        <w:ind w:left="1620" w:hanging="1620"/>
      </w:pPr>
      <w:bookmarkStart w:id="19581" w:name="_Ref340763940"/>
      <w:bookmarkStart w:id="19582" w:name="_Ref340763947"/>
      <w:bookmarkStart w:id="19583" w:name="_Toc345081474"/>
      <w:bookmarkStart w:id="19584" w:name="_Toc349753211"/>
      <w:bookmarkStart w:id="19585" w:name="_Toc349754110"/>
      <w:bookmarkStart w:id="19586" w:name="_Ref366746553"/>
      <w:bookmarkStart w:id="19587" w:name="_Ref369093483"/>
      <w:bookmarkStart w:id="19588" w:name="_Toc368586165"/>
      <w:bookmarkStart w:id="19589" w:name="_Toc448912346"/>
      <w:bookmarkStart w:id="19590" w:name="_Toc486251763"/>
      <w:bookmarkStart w:id="19591" w:name="_Toc489460891"/>
      <w:r w:rsidRPr="00671C8B">
        <w:t xml:space="preserve">+KTCP_ACK Notification: Status Report for Latest TCP </w:t>
      </w:r>
      <w:bookmarkEnd w:id="19581"/>
      <w:bookmarkEnd w:id="19582"/>
      <w:bookmarkEnd w:id="19583"/>
      <w:r w:rsidRPr="00671C8B">
        <w:t>Data</w:t>
      </w:r>
      <w:bookmarkEnd w:id="19584"/>
      <w:bookmarkEnd w:id="19585"/>
      <w:bookmarkEnd w:id="19586"/>
      <w:bookmarkEnd w:id="19587"/>
      <w:bookmarkEnd w:id="19588"/>
      <w:bookmarkEnd w:id="19589"/>
      <w:bookmarkEnd w:id="19590"/>
      <w:bookmarkEnd w:id="19591"/>
    </w:p>
    <w:tbl>
      <w:tblPr>
        <w:tblStyle w:val="TableSWIleft"/>
        <w:tblW w:w="9288" w:type="dxa"/>
        <w:tblLayout w:type="fixed"/>
        <w:tblLook w:val="04A0" w:firstRow="1" w:lastRow="0" w:firstColumn="1" w:lastColumn="0" w:noHBand="0" w:noVBand="1"/>
      </w:tblPr>
      <w:tblGrid>
        <w:gridCol w:w="1728"/>
        <w:gridCol w:w="7560"/>
      </w:tblGrid>
      <w:tr w:rsidR="00AD6DB4" w:rsidRPr="00671C8B" w14:paraId="7548FF13"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1DD7A7B1" w14:textId="049C80D9" w:rsidR="00AD6DB4" w:rsidRPr="00671C8B" w:rsidRDefault="00AD6DB4">
            <w:pPr>
              <w:pStyle w:val="TableRowHead"/>
              <w:spacing w:before="144" w:after="144"/>
              <w:rPr>
                <w:rFonts w:cs="Arial"/>
                <w:bCs w:val="0"/>
              </w:rPr>
            </w:pPr>
            <w:del w:id="19592" w:author="Alban Roche" w:date="2017-08-02T14:40:00Z">
              <w:r w:rsidDel="00F22490">
                <w:delText>HL7618, HL7618RD, HL7648, HL7650, HL7688, HL7690 and HL7692</w:delText>
              </w:r>
            </w:del>
            <w:ins w:id="19593" w:author="Alban Roche" w:date="2017-08-02T14:40:00Z">
              <w:r w:rsidR="00F22490">
                <w:t>HL7800</w:t>
              </w:r>
            </w:ins>
          </w:p>
        </w:tc>
      </w:tr>
      <w:tr w:rsidR="00AD6DB4" w:rsidRPr="00671C8B" w14:paraId="3B98B35E" w14:textId="77777777" w:rsidTr="00166AF3">
        <w:tc>
          <w:tcPr>
            <w:tcW w:w="1728" w:type="dxa"/>
          </w:tcPr>
          <w:p w14:paraId="0C6E6A93" w14:textId="77777777" w:rsidR="00AD6DB4" w:rsidRPr="00671C8B" w:rsidRDefault="00AD6DB4" w:rsidP="00166AF3">
            <w:pPr>
              <w:pStyle w:val="TableBody"/>
              <w:rPr>
                <w:i/>
              </w:rPr>
            </w:pPr>
            <w:r w:rsidRPr="00671C8B">
              <w:rPr>
                <w:i/>
              </w:rPr>
              <w:t>Unsolicited Notification</w:t>
            </w:r>
          </w:p>
          <w:p w14:paraId="02FB47D2" w14:textId="77777777" w:rsidR="00AD6DB4" w:rsidRPr="00671C8B" w:rsidRDefault="00AD6DB4" w:rsidP="00166AF3">
            <w:pPr>
              <w:pStyle w:val="TableBody"/>
            </w:pPr>
          </w:p>
        </w:tc>
        <w:tc>
          <w:tcPr>
            <w:tcW w:w="7560" w:type="dxa"/>
          </w:tcPr>
          <w:p w14:paraId="7CFF0286" w14:textId="77777777" w:rsidR="00AD6DB4" w:rsidRPr="00671C8B" w:rsidRDefault="00AD6DB4" w:rsidP="00166AF3">
            <w:pPr>
              <w:pStyle w:val="TableBody"/>
              <w:rPr>
                <w:u w:val="single"/>
              </w:rPr>
            </w:pPr>
            <w:r w:rsidRPr="00671C8B">
              <w:rPr>
                <w:u w:val="single"/>
              </w:rPr>
              <w:t>Response</w:t>
            </w:r>
          </w:p>
          <w:p w14:paraId="5E10DA92" w14:textId="77777777" w:rsidR="00AD6DB4" w:rsidRPr="00671C8B" w:rsidRDefault="00AD6DB4" w:rsidP="00166AF3">
            <w:pPr>
              <w:pStyle w:val="TableBody"/>
              <w:rPr>
                <w:b/>
                <w:lang w:eastAsia="zh-CN"/>
              </w:rPr>
            </w:pPr>
            <w:r w:rsidRPr="00671C8B">
              <w:rPr>
                <w:b/>
              </w:rPr>
              <w:t>+KTCP_</w:t>
            </w:r>
            <w:r w:rsidRPr="00671C8B">
              <w:rPr>
                <w:b/>
                <w:lang w:eastAsia="zh-CN"/>
              </w:rPr>
              <w:t>ACK</w:t>
            </w:r>
            <w:r w:rsidRPr="00671C8B">
              <w:rPr>
                <w:b/>
              </w:rPr>
              <w:t>: &lt;session_id&gt;,&lt;</w:t>
            </w:r>
            <w:r w:rsidRPr="00671C8B">
              <w:rPr>
                <w:b/>
                <w:lang w:eastAsia="zh-CN"/>
              </w:rPr>
              <w:t>result&gt; &lt;</w:t>
            </w:r>
            <w:r w:rsidRPr="00671C8B">
              <w:rPr>
                <w:b/>
              </w:rPr>
              <w:t>CR&gt;&lt;LF&gt;</w:t>
            </w:r>
          </w:p>
          <w:p w14:paraId="479E089A" w14:textId="77777777" w:rsidR="00AD6DB4" w:rsidRPr="00671C8B" w:rsidRDefault="00AD6DB4" w:rsidP="00166AF3">
            <w:pPr>
              <w:pStyle w:val="TableBody"/>
            </w:pPr>
          </w:p>
          <w:p w14:paraId="14BCD590" w14:textId="77777777" w:rsidR="00AD6DB4" w:rsidRPr="00671C8B" w:rsidRDefault="00AD6DB4" w:rsidP="00166AF3">
            <w:pPr>
              <w:pStyle w:val="TableBody"/>
              <w:rPr>
                <w:u w:val="single"/>
              </w:rPr>
            </w:pPr>
            <w:r w:rsidRPr="00671C8B">
              <w:rPr>
                <w:u w:val="single"/>
              </w:rPr>
              <w:t>Parameters</w:t>
            </w:r>
          </w:p>
          <w:p w14:paraId="2B59B215" w14:textId="77777777" w:rsidR="00AD6DB4" w:rsidRPr="00671C8B" w:rsidRDefault="00AD6DB4" w:rsidP="00166AF3">
            <w:pPr>
              <w:pStyle w:val="TableBody"/>
            </w:pPr>
            <w:r w:rsidRPr="00671C8B">
              <w:rPr>
                <w:b/>
              </w:rPr>
              <w:t>&lt;session_id&gt;</w:t>
            </w:r>
            <w:r w:rsidRPr="00671C8B">
              <w:rPr>
                <w:lang w:eastAsia="zh-CN"/>
              </w:rPr>
              <w:tab/>
            </w:r>
            <w:r w:rsidRPr="00671C8B">
              <w:t>TCP session</w:t>
            </w:r>
            <w:r>
              <w:t xml:space="preserve"> index</w:t>
            </w:r>
          </w:p>
          <w:p w14:paraId="2B118F05" w14:textId="77777777" w:rsidR="00AD6DB4" w:rsidRPr="00671C8B" w:rsidRDefault="00AD6DB4" w:rsidP="00166AF3">
            <w:pPr>
              <w:pStyle w:val="TableBody"/>
              <w:ind w:left="1348" w:hanging="1348"/>
            </w:pPr>
          </w:p>
          <w:p w14:paraId="5BA87FEB" w14:textId="77777777" w:rsidR="00AD6DB4" w:rsidRPr="00671C8B" w:rsidRDefault="00AD6DB4" w:rsidP="00166AF3">
            <w:pPr>
              <w:pStyle w:val="TableBody"/>
              <w:rPr>
                <w:lang w:eastAsia="zh-CN"/>
              </w:rPr>
            </w:pPr>
            <w:r w:rsidRPr="00671C8B">
              <w:rPr>
                <w:b/>
              </w:rPr>
              <w:t>&lt;</w:t>
            </w:r>
            <w:r w:rsidRPr="00671C8B">
              <w:rPr>
                <w:b/>
                <w:lang w:eastAsia="zh-CN"/>
              </w:rPr>
              <w:t>result</w:t>
            </w:r>
            <w:r w:rsidRPr="00671C8B">
              <w:rPr>
                <w:b/>
              </w:rPr>
              <w:t>&gt;</w:t>
            </w:r>
            <w:r w:rsidRPr="00671C8B">
              <w:rPr>
                <w:b/>
              </w:rPr>
              <w:tab/>
            </w:r>
            <w:r w:rsidRPr="00671C8B">
              <w:t>0</w:t>
            </w:r>
            <w:r w:rsidRPr="00671C8B">
              <w:tab/>
              <w:t>Data sent failure: n</w:t>
            </w:r>
            <w:r w:rsidRPr="00671C8B">
              <w:rPr>
                <w:lang w:eastAsia="zh-CN"/>
              </w:rPr>
              <w:t>ot all data has been received by remote side</w:t>
            </w:r>
          </w:p>
          <w:p w14:paraId="6A4030B0" w14:textId="77777777" w:rsidR="00AD6DB4" w:rsidRPr="00671C8B" w:rsidRDefault="00AD6DB4" w:rsidP="00166AF3">
            <w:pPr>
              <w:pStyle w:val="TableBody"/>
            </w:pPr>
            <w:r w:rsidRPr="00671C8B">
              <w:tab/>
            </w:r>
            <w:r w:rsidRPr="00671C8B">
              <w:tab/>
              <w:t>1</w:t>
            </w:r>
            <w:r w:rsidRPr="00671C8B">
              <w:tab/>
              <w:t>Data sent success: a</w:t>
            </w:r>
            <w:r w:rsidRPr="00671C8B">
              <w:rPr>
                <w:lang w:eastAsia="zh-CN"/>
              </w:rPr>
              <w:t xml:space="preserve">ll the data has already been received by the </w:t>
            </w:r>
            <w:r w:rsidRPr="00671C8B">
              <w:rPr>
                <w:lang w:eastAsia="zh-CN"/>
              </w:rPr>
              <w:tab/>
            </w:r>
            <w:r w:rsidRPr="00671C8B">
              <w:rPr>
                <w:lang w:eastAsia="zh-CN"/>
              </w:rPr>
              <w:tab/>
            </w:r>
            <w:r w:rsidRPr="00671C8B">
              <w:rPr>
                <w:lang w:eastAsia="zh-CN"/>
              </w:rPr>
              <w:tab/>
            </w:r>
            <w:r w:rsidRPr="00671C8B">
              <w:rPr>
                <w:lang w:eastAsia="zh-CN"/>
              </w:rPr>
              <w:tab/>
              <w:t>remote side</w:t>
            </w:r>
          </w:p>
        </w:tc>
      </w:tr>
      <w:tr w:rsidR="00AD6DB4" w:rsidRPr="00671C8B" w14:paraId="5DBCB0A7" w14:textId="77777777" w:rsidTr="00166AF3">
        <w:tc>
          <w:tcPr>
            <w:tcW w:w="1728" w:type="dxa"/>
          </w:tcPr>
          <w:p w14:paraId="6C25F869" w14:textId="77777777" w:rsidR="00AD6DB4" w:rsidRPr="00671C8B" w:rsidRDefault="00AD6DB4" w:rsidP="00166AF3">
            <w:pPr>
              <w:pStyle w:val="TableBody"/>
              <w:rPr>
                <w:u w:val="single"/>
              </w:rPr>
            </w:pPr>
            <w:r w:rsidRPr="00671C8B">
              <w:rPr>
                <w:u w:val="single"/>
              </w:rPr>
              <w:t>Reference</w:t>
            </w:r>
          </w:p>
          <w:p w14:paraId="07B7B721" w14:textId="77777777" w:rsidR="00AD6DB4" w:rsidRPr="00671C8B" w:rsidRDefault="00AD6DB4" w:rsidP="00166AF3">
            <w:pPr>
              <w:pStyle w:val="TableBody"/>
              <w:rPr>
                <w:u w:val="single"/>
              </w:rPr>
            </w:pPr>
            <w:r w:rsidRPr="00671C8B">
              <w:t>Sierra Wireless Proprietary</w:t>
            </w:r>
          </w:p>
        </w:tc>
        <w:tc>
          <w:tcPr>
            <w:tcW w:w="7560" w:type="dxa"/>
          </w:tcPr>
          <w:p w14:paraId="2DF91E84" w14:textId="77777777" w:rsidR="00AD6DB4" w:rsidRPr="00671C8B" w:rsidRDefault="00AD6DB4" w:rsidP="00166AF3">
            <w:pPr>
              <w:pStyle w:val="TableBody"/>
              <w:rPr>
                <w:u w:val="single"/>
              </w:rPr>
            </w:pPr>
            <w:r w:rsidRPr="00671C8B">
              <w:rPr>
                <w:u w:val="single"/>
              </w:rPr>
              <w:t>Notes</w:t>
            </w:r>
          </w:p>
          <w:p w14:paraId="49148A44" w14:textId="77777777" w:rsidR="00AD6DB4" w:rsidRPr="00F81A12" w:rsidRDefault="00AD6DB4" w:rsidP="0059466D">
            <w:pPr>
              <w:pStyle w:val="TableBody"/>
              <w:numPr>
                <w:ilvl w:val="0"/>
                <w:numId w:val="56"/>
              </w:numPr>
            </w:pPr>
            <w:r w:rsidRPr="00671C8B">
              <w:t xml:space="preserve">This URC is enabled or disabled by parameter </w:t>
            </w:r>
            <w:r>
              <w:t xml:space="preserve">&lt;URC-ENDTCP-enable&gt; of </w:t>
            </w:r>
            <w:r w:rsidRPr="00F81A12">
              <w:t>command +KTCPCFG. The URC is disabled by default.</w:t>
            </w:r>
          </w:p>
          <w:p w14:paraId="34092427" w14:textId="42A10C82" w:rsidR="00AD6DB4" w:rsidRPr="00671C8B" w:rsidRDefault="00AD6DB4" w:rsidP="0059466D">
            <w:pPr>
              <w:pStyle w:val="TableBody"/>
              <w:numPr>
                <w:ilvl w:val="0"/>
                <w:numId w:val="56"/>
              </w:numPr>
            </w:pPr>
            <w:r w:rsidRPr="00F81A12">
              <w:t>See section</w:t>
            </w:r>
            <w:r w:rsidRPr="00BD7394">
              <w:t xml:space="preserve"> </w:t>
            </w:r>
            <w:r w:rsidRPr="00BD7394">
              <w:fldChar w:fldCharType="begin"/>
            </w:r>
            <w:r w:rsidRPr="00BD7394">
              <w:instrText xml:space="preserve"> REF _Ref368907140 \w \h </w:instrText>
            </w:r>
            <w:r>
              <w:instrText xml:space="preserve"> \* MERGEFORMAT </w:instrText>
            </w:r>
            <w:r w:rsidRPr="00BD7394">
              <w:fldChar w:fldCharType="separate"/>
            </w:r>
            <w:r w:rsidR="00BD7547">
              <w:t>18.5.6</w:t>
            </w:r>
            <w:r w:rsidRPr="00BD7394">
              <w:fldChar w:fldCharType="end"/>
            </w:r>
            <w:r w:rsidRPr="00BD7394">
              <w:t xml:space="preserve"> </w:t>
            </w:r>
            <w:r w:rsidRPr="00BD7394">
              <w:fldChar w:fldCharType="begin"/>
            </w:r>
            <w:r w:rsidRPr="00BD7394">
              <w:instrText xml:space="preserve"> REF _Ref368907140 \h </w:instrText>
            </w:r>
            <w:r>
              <w:instrText xml:space="preserve"> \* MERGEFORMAT </w:instrText>
            </w:r>
            <w:r w:rsidRPr="00BD7394">
              <w:fldChar w:fldCharType="separate"/>
            </w:r>
            <w:r w:rsidR="00BD7547" w:rsidRPr="00671C8B">
              <w:t>Use Cases for AT+KTCPACKINFO and &lt;URC-ENDTCP-enable&gt; Option</w:t>
            </w:r>
            <w:r w:rsidRPr="00BD7394">
              <w:fldChar w:fldCharType="end"/>
            </w:r>
            <w:r w:rsidRPr="00F81A12">
              <w:t>.</w:t>
            </w:r>
          </w:p>
        </w:tc>
      </w:tr>
    </w:tbl>
    <w:p w14:paraId="2AD1D142" w14:textId="77777777" w:rsidR="00AD6DB4" w:rsidRPr="00671C8B" w:rsidRDefault="00AD6DB4" w:rsidP="0059466D">
      <w:pPr>
        <w:pStyle w:val="Heading3"/>
        <w:numPr>
          <w:ilvl w:val="2"/>
          <w:numId w:val="11"/>
        </w:numPr>
        <w:tabs>
          <w:tab w:val="clear" w:pos="1260"/>
        </w:tabs>
        <w:ind w:left="1620" w:hanging="1620"/>
      </w:pPr>
      <w:bookmarkStart w:id="19594" w:name="_Ref340762370"/>
      <w:bookmarkStart w:id="19595" w:name="_Ref340762787"/>
      <w:bookmarkStart w:id="19596" w:name="_Toc345081475"/>
      <w:bookmarkStart w:id="19597" w:name="_Toc349753212"/>
      <w:bookmarkStart w:id="19598" w:name="_Toc349754111"/>
      <w:bookmarkStart w:id="19599" w:name="_Ref366746579"/>
      <w:bookmarkStart w:id="19600" w:name="_Ref369093492"/>
      <w:bookmarkStart w:id="19601" w:name="_Toc368586166"/>
      <w:bookmarkStart w:id="19602" w:name="_Toc448912347"/>
      <w:bookmarkStart w:id="19603" w:name="_Toc486251764"/>
      <w:bookmarkStart w:id="19604" w:name="_Toc489460892"/>
      <w:r w:rsidRPr="00671C8B">
        <w:t xml:space="preserve">+KTCPACKINFO Command: Poll ACK Status for the Latest </w:t>
      </w:r>
      <w:bookmarkEnd w:id="19594"/>
      <w:bookmarkEnd w:id="19595"/>
      <w:bookmarkEnd w:id="19596"/>
      <w:r w:rsidRPr="00671C8B">
        <w:t>Data</w:t>
      </w:r>
      <w:bookmarkEnd w:id="19597"/>
      <w:bookmarkEnd w:id="19598"/>
      <w:bookmarkEnd w:id="19599"/>
      <w:bookmarkEnd w:id="19600"/>
      <w:bookmarkEnd w:id="19601"/>
      <w:bookmarkEnd w:id="19602"/>
      <w:bookmarkEnd w:id="19603"/>
      <w:bookmarkEnd w:id="19604"/>
    </w:p>
    <w:tbl>
      <w:tblPr>
        <w:tblStyle w:val="TableSWIleft"/>
        <w:tblW w:w="9288" w:type="dxa"/>
        <w:tblLayout w:type="fixed"/>
        <w:tblLook w:val="04A0" w:firstRow="1" w:lastRow="0" w:firstColumn="1" w:lastColumn="0" w:noHBand="0" w:noVBand="1"/>
      </w:tblPr>
      <w:tblGrid>
        <w:gridCol w:w="1728"/>
        <w:gridCol w:w="7560"/>
      </w:tblGrid>
      <w:tr w:rsidR="00AD6DB4" w:rsidRPr="00671C8B" w14:paraId="453F5FDA"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4E559B9B" w14:textId="0307A5BB" w:rsidR="00AD6DB4" w:rsidRPr="00671C8B" w:rsidRDefault="00AD6DB4">
            <w:pPr>
              <w:pStyle w:val="TableRowHead"/>
              <w:spacing w:before="144" w:after="144"/>
              <w:rPr>
                <w:rFonts w:cs="Arial"/>
              </w:rPr>
            </w:pPr>
            <w:del w:id="19605" w:author="Alban Roche" w:date="2017-08-02T14:40:00Z">
              <w:r w:rsidDel="00F22490">
                <w:delText>HL7618, HL7618RD, HL7648, HL7650, HL7688, HL7690 and HL7692</w:delText>
              </w:r>
            </w:del>
            <w:ins w:id="19606" w:author="Alban Roche" w:date="2017-08-02T14:40:00Z">
              <w:r w:rsidR="00F22490">
                <w:t>HL7800</w:t>
              </w:r>
            </w:ins>
          </w:p>
        </w:tc>
      </w:tr>
      <w:tr w:rsidR="00AD6DB4" w:rsidRPr="00671C8B" w14:paraId="0C4B2951" w14:textId="77777777" w:rsidTr="00166AF3">
        <w:trPr>
          <w:cantSplit w:val="0"/>
        </w:trPr>
        <w:tc>
          <w:tcPr>
            <w:tcW w:w="1728" w:type="dxa"/>
          </w:tcPr>
          <w:p w14:paraId="2B4D002B" w14:textId="77777777" w:rsidR="00AD6DB4" w:rsidRDefault="00AD6DB4" w:rsidP="00166AF3">
            <w:pPr>
              <w:pStyle w:val="TableBody"/>
            </w:pPr>
            <w:r>
              <w:rPr>
                <w:i/>
              </w:rPr>
              <w:t>Test command</w:t>
            </w:r>
          </w:p>
          <w:p w14:paraId="440C4085" w14:textId="77777777" w:rsidR="00AD6DB4" w:rsidRDefault="00AD6DB4" w:rsidP="00166AF3">
            <w:pPr>
              <w:pStyle w:val="TableBody"/>
            </w:pPr>
          </w:p>
          <w:p w14:paraId="2514126C" w14:textId="77777777" w:rsidR="00AD6DB4" w:rsidRDefault="00AD6DB4" w:rsidP="00166AF3">
            <w:pPr>
              <w:pStyle w:val="TableBody"/>
            </w:pPr>
            <w:r w:rsidRPr="00CB4B23">
              <w:rPr>
                <w:u w:val="single"/>
              </w:rPr>
              <w:t>Syntax</w:t>
            </w:r>
          </w:p>
          <w:p w14:paraId="0E13867D" w14:textId="77777777" w:rsidR="00AD6DB4" w:rsidRPr="00CB4B23" w:rsidRDefault="00AD6DB4" w:rsidP="00166AF3">
            <w:pPr>
              <w:pStyle w:val="TableBody"/>
              <w:rPr>
                <w:b/>
              </w:rPr>
            </w:pPr>
            <w:r w:rsidRPr="00CB4B23">
              <w:rPr>
                <w:b/>
              </w:rPr>
              <w:t>AT+</w:t>
            </w:r>
            <w:r>
              <w:rPr>
                <w:b/>
              </w:rPr>
              <w:br/>
            </w:r>
            <w:r w:rsidRPr="00CB4B23">
              <w:rPr>
                <w:b/>
              </w:rPr>
              <w:t>KTCPACKINFO</w:t>
            </w:r>
            <w:r>
              <w:rPr>
                <w:b/>
              </w:rPr>
              <w:br/>
            </w:r>
            <w:r w:rsidRPr="00CB4B23">
              <w:rPr>
                <w:b/>
              </w:rPr>
              <w:t>=?</w:t>
            </w:r>
          </w:p>
        </w:tc>
        <w:tc>
          <w:tcPr>
            <w:tcW w:w="7560" w:type="dxa"/>
          </w:tcPr>
          <w:p w14:paraId="1E1B274E" w14:textId="77777777" w:rsidR="00AD6DB4" w:rsidRDefault="00AD6DB4" w:rsidP="00166AF3">
            <w:pPr>
              <w:pStyle w:val="TableBody"/>
              <w:rPr>
                <w:u w:val="single"/>
              </w:rPr>
            </w:pPr>
          </w:p>
          <w:p w14:paraId="12BF902A" w14:textId="77777777" w:rsidR="00AD6DB4" w:rsidRDefault="00AD6DB4" w:rsidP="00166AF3">
            <w:pPr>
              <w:pStyle w:val="TableBody"/>
              <w:rPr>
                <w:u w:val="single"/>
              </w:rPr>
            </w:pPr>
          </w:p>
          <w:p w14:paraId="5A0A50E8" w14:textId="77777777" w:rsidR="00AD6DB4" w:rsidRDefault="00AD6DB4" w:rsidP="00166AF3">
            <w:pPr>
              <w:pStyle w:val="TableBody"/>
            </w:pPr>
            <w:r>
              <w:rPr>
                <w:u w:val="single"/>
              </w:rPr>
              <w:t>Response</w:t>
            </w:r>
          </w:p>
          <w:p w14:paraId="58CEB038" w14:textId="77777777" w:rsidR="00AD6DB4" w:rsidRPr="00CB4B23" w:rsidRDefault="00AD6DB4" w:rsidP="00166AF3">
            <w:pPr>
              <w:pStyle w:val="TableBody"/>
              <w:rPr>
                <w:b/>
              </w:rPr>
            </w:pPr>
            <w:r w:rsidRPr="00CB4B23">
              <w:rPr>
                <w:b/>
              </w:rPr>
              <w:t>OK</w:t>
            </w:r>
          </w:p>
        </w:tc>
      </w:tr>
      <w:tr w:rsidR="00AD6DB4" w:rsidRPr="00671C8B" w14:paraId="51022EED" w14:textId="77777777" w:rsidTr="00166AF3">
        <w:trPr>
          <w:cantSplit w:val="0"/>
        </w:trPr>
        <w:tc>
          <w:tcPr>
            <w:tcW w:w="1728" w:type="dxa"/>
          </w:tcPr>
          <w:p w14:paraId="3A7CBB27" w14:textId="77777777" w:rsidR="00AD6DB4" w:rsidRDefault="00AD6DB4" w:rsidP="00166AF3">
            <w:pPr>
              <w:pStyle w:val="TableBody"/>
              <w:pageBreakBefore/>
            </w:pPr>
            <w:r>
              <w:rPr>
                <w:i/>
              </w:rPr>
              <w:t>Read command</w:t>
            </w:r>
          </w:p>
          <w:p w14:paraId="5E249FE2" w14:textId="77777777" w:rsidR="00AD6DB4" w:rsidRDefault="00AD6DB4" w:rsidP="00166AF3">
            <w:pPr>
              <w:pStyle w:val="TableBody"/>
            </w:pPr>
          </w:p>
          <w:p w14:paraId="3E167D57" w14:textId="77777777" w:rsidR="00AD6DB4" w:rsidRDefault="00AD6DB4" w:rsidP="00166AF3">
            <w:pPr>
              <w:pStyle w:val="TableBody"/>
            </w:pPr>
            <w:r w:rsidRPr="0032443F">
              <w:rPr>
                <w:u w:val="single"/>
              </w:rPr>
              <w:t>Syntax</w:t>
            </w:r>
          </w:p>
          <w:p w14:paraId="7FD33D15" w14:textId="77777777" w:rsidR="00AD6DB4" w:rsidRPr="0032443F" w:rsidRDefault="00AD6DB4" w:rsidP="00166AF3">
            <w:pPr>
              <w:pStyle w:val="TableBody"/>
              <w:rPr>
                <w:b/>
              </w:rPr>
            </w:pPr>
            <w:r w:rsidRPr="0032443F">
              <w:rPr>
                <w:b/>
              </w:rPr>
              <w:t>AT+</w:t>
            </w:r>
            <w:r>
              <w:rPr>
                <w:b/>
              </w:rPr>
              <w:br/>
            </w:r>
            <w:r w:rsidRPr="0032443F">
              <w:rPr>
                <w:b/>
              </w:rPr>
              <w:t>KTCPACKINFO?</w:t>
            </w:r>
          </w:p>
        </w:tc>
        <w:tc>
          <w:tcPr>
            <w:tcW w:w="7560" w:type="dxa"/>
          </w:tcPr>
          <w:p w14:paraId="65DB3D99" w14:textId="77777777" w:rsidR="00AD6DB4" w:rsidRDefault="00AD6DB4" w:rsidP="00166AF3">
            <w:pPr>
              <w:pStyle w:val="TableBody"/>
              <w:rPr>
                <w:u w:val="single"/>
              </w:rPr>
            </w:pPr>
          </w:p>
          <w:p w14:paraId="26D6F0DF" w14:textId="77777777" w:rsidR="00AD6DB4" w:rsidRDefault="00AD6DB4" w:rsidP="00166AF3">
            <w:pPr>
              <w:pStyle w:val="TableBody"/>
              <w:rPr>
                <w:u w:val="single"/>
              </w:rPr>
            </w:pPr>
          </w:p>
          <w:p w14:paraId="1EE37022" w14:textId="77777777" w:rsidR="00AD6DB4" w:rsidRDefault="00AD6DB4" w:rsidP="00166AF3">
            <w:pPr>
              <w:pStyle w:val="TableBody"/>
            </w:pPr>
            <w:r>
              <w:rPr>
                <w:u w:val="single"/>
              </w:rPr>
              <w:t>Response</w:t>
            </w:r>
          </w:p>
          <w:p w14:paraId="16518904" w14:textId="77777777" w:rsidR="00AD6DB4" w:rsidRPr="0032443F" w:rsidRDefault="00AD6DB4" w:rsidP="00166AF3">
            <w:pPr>
              <w:pStyle w:val="TableBody"/>
              <w:rPr>
                <w:b/>
              </w:rPr>
            </w:pPr>
            <w:r w:rsidRPr="0032443F">
              <w:rPr>
                <w:b/>
              </w:rPr>
              <w:t>OK</w:t>
            </w:r>
          </w:p>
        </w:tc>
      </w:tr>
      <w:tr w:rsidR="00AD6DB4" w:rsidRPr="00671C8B" w14:paraId="01725C9F" w14:textId="77777777" w:rsidTr="00166AF3">
        <w:trPr>
          <w:cantSplit w:val="0"/>
        </w:trPr>
        <w:tc>
          <w:tcPr>
            <w:tcW w:w="1728" w:type="dxa"/>
          </w:tcPr>
          <w:p w14:paraId="5BCF1715" w14:textId="77777777" w:rsidR="00AD6DB4" w:rsidRPr="00671C8B" w:rsidRDefault="00AD6DB4" w:rsidP="00166AF3">
            <w:pPr>
              <w:pStyle w:val="TableBody"/>
              <w:rPr>
                <w:i/>
              </w:rPr>
            </w:pPr>
            <w:r w:rsidRPr="00671C8B">
              <w:rPr>
                <w:i/>
              </w:rPr>
              <w:t>Write command</w:t>
            </w:r>
          </w:p>
          <w:p w14:paraId="32B56A6E" w14:textId="77777777" w:rsidR="00AD6DB4" w:rsidRPr="00671C8B" w:rsidRDefault="00AD6DB4" w:rsidP="00166AF3">
            <w:pPr>
              <w:pStyle w:val="TableBody"/>
            </w:pPr>
          </w:p>
          <w:p w14:paraId="74C0C3B7" w14:textId="77777777" w:rsidR="00AD6DB4" w:rsidRPr="00671C8B" w:rsidRDefault="00AD6DB4" w:rsidP="00166AF3">
            <w:pPr>
              <w:pStyle w:val="TableBody"/>
              <w:rPr>
                <w:u w:val="single"/>
              </w:rPr>
            </w:pPr>
            <w:r w:rsidRPr="00671C8B">
              <w:rPr>
                <w:u w:val="single"/>
              </w:rPr>
              <w:t>Syntax</w:t>
            </w:r>
          </w:p>
          <w:p w14:paraId="222147CE" w14:textId="77777777" w:rsidR="00AD6DB4" w:rsidRPr="00485EAB" w:rsidRDefault="00AD6DB4" w:rsidP="00166AF3">
            <w:pPr>
              <w:pStyle w:val="TableBody"/>
              <w:keepNext/>
            </w:pPr>
            <w:r>
              <w:t xml:space="preserve">For </w:t>
            </w:r>
            <w:r w:rsidRPr="00485EAB">
              <w:t xml:space="preserve">all TCP </w:t>
            </w:r>
            <w:r>
              <w:t>session ID</w:t>
            </w:r>
            <w:r w:rsidRPr="00485EAB">
              <w:t xml:space="preserve">s with </w:t>
            </w:r>
            <w:r w:rsidRPr="00B41A5F">
              <w:t>&lt;URC-ENDTCP-enable&gt;=1</w:t>
            </w:r>
            <w:r>
              <w:t>:</w:t>
            </w:r>
          </w:p>
          <w:p w14:paraId="71CC7B48" w14:textId="77777777" w:rsidR="00AD6DB4" w:rsidRDefault="00AD6DB4" w:rsidP="00166AF3">
            <w:pPr>
              <w:pStyle w:val="TableBody"/>
              <w:keepNext/>
              <w:rPr>
                <w:b/>
              </w:rPr>
            </w:pPr>
            <w:r w:rsidRPr="00C41274">
              <w:rPr>
                <w:b/>
              </w:rPr>
              <w:t>AT+</w:t>
            </w:r>
            <w:r>
              <w:rPr>
                <w:b/>
              </w:rPr>
              <w:br/>
            </w:r>
            <w:r w:rsidRPr="00C41274">
              <w:rPr>
                <w:b/>
              </w:rPr>
              <w:t>K</w:t>
            </w:r>
            <w:r>
              <w:rPr>
                <w:b/>
              </w:rPr>
              <w:t>TCPACKINFO</w:t>
            </w:r>
          </w:p>
          <w:p w14:paraId="4CA26401" w14:textId="77777777" w:rsidR="00AD6DB4" w:rsidRPr="00485EAB" w:rsidRDefault="00AD6DB4" w:rsidP="00166AF3">
            <w:pPr>
              <w:pStyle w:val="TableBody"/>
              <w:keepNext/>
            </w:pPr>
          </w:p>
          <w:p w14:paraId="0CE3551B" w14:textId="77777777" w:rsidR="00AD6DB4" w:rsidRPr="00485EAB" w:rsidRDefault="00AD6DB4" w:rsidP="00166AF3">
            <w:pPr>
              <w:pStyle w:val="TableBody"/>
              <w:keepNext/>
            </w:pPr>
            <w:r w:rsidRPr="00485EAB">
              <w:t>or</w:t>
            </w:r>
          </w:p>
          <w:p w14:paraId="08449F04" w14:textId="77777777" w:rsidR="00AD6DB4" w:rsidRDefault="00AD6DB4" w:rsidP="00166AF3">
            <w:pPr>
              <w:pStyle w:val="TableBody"/>
              <w:rPr>
                <w:b/>
              </w:rPr>
            </w:pPr>
          </w:p>
          <w:p w14:paraId="4B950464" w14:textId="77777777" w:rsidR="00AD6DB4" w:rsidRPr="00671C8B" w:rsidRDefault="00AD6DB4" w:rsidP="00166AF3">
            <w:pPr>
              <w:pStyle w:val="TableBody"/>
              <w:rPr>
                <w:b/>
                <w:lang w:eastAsia="zh-CN"/>
              </w:rPr>
            </w:pPr>
            <w:r w:rsidRPr="00C41274">
              <w:rPr>
                <w:b/>
              </w:rPr>
              <w:t>AT+</w:t>
            </w:r>
            <w:r>
              <w:rPr>
                <w:b/>
              </w:rPr>
              <w:br/>
            </w:r>
            <w:r w:rsidRPr="00C41274">
              <w:rPr>
                <w:b/>
              </w:rPr>
              <w:t>KTCPACKINFO=</w:t>
            </w:r>
            <w:r w:rsidRPr="00C41274">
              <w:rPr>
                <w:b/>
              </w:rPr>
              <w:br/>
              <w:t>&lt;session_id&gt;</w:t>
            </w:r>
          </w:p>
        </w:tc>
        <w:tc>
          <w:tcPr>
            <w:tcW w:w="7560" w:type="dxa"/>
          </w:tcPr>
          <w:p w14:paraId="2ED6430D" w14:textId="77777777" w:rsidR="00AD6DB4" w:rsidRPr="00671C8B" w:rsidRDefault="00AD6DB4" w:rsidP="00166AF3">
            <w:pPr>
              <w:pStyle w:val="TableBody"/>
              <w:rPr>
                <w:u w:val="single"/>
              </w:rPr>
            </w:pPr>
          </w:p>
          <w:p w14:paraId="6CD71194" w14:textId="77777777" w:rsidR="00AD6DB4" w:rsidRPr="00671C8B" w:rsidRDefault="00AD6DB4" w:rsidP="00166AF3">
            <w:pPr>
              <w:pStyle w:val="TableBody"/>
              <w:rPr>
                <w:u w:val="single"/>
              </w:rPr>
            </w:pPr>
          </w:p>
          <w:p w14:paraId="11CA3C07" w14:textId="77777777" w:rsidR="00AD6DB4" w:rsidRPr="00671C8B" w:rsidRDefault="00AD6DB4" w:rsidP="00166AF3">
            <w:pPr>
              <w:pStyle w:val="TableBody"/>
              <w:rPr>
                <w:u w:val="single"/>
              </w:rPr>
            </w:pPr>
            <w:r w:rsidRPr="00671C8B">
              <w:rPr>
                <w:u w:val="single"/>
              </w:rPr>
              <w:t>Response</w:t>
            </w:r>
          </w:p>
          <w:p w14:paraId="166D8354" w14:textId="77777777" w:rsidR="00AD6DB4" w:rsidRDefault="00AD6DB4" w:rsidP="00166AF3">
            <w:pPr>
              <w:pStyle w:val="TableBody"/>
              <w:rPr>
                <w:b/>
                <w:lang w:eastAsia="zh-CN"/>
              </w:rPr>
            </w:pPr>
            <w:r w:rsidRPr="00671C8B">
              <w:rPr>
                <w:b/>
              </w:rPr>
              <w:t>+KTCPACKINFO: &lt;session_id&gt;</w:t>
            </w:r>
            <w:r w:rsidRPr="00671C8B">
              <w:rPr>
                <w:b/>
                <w:lang w:eastAsia="zh-CN"/>
              </w:rPr>
              <w:t>,&lt;result&gt;</w:t>
            </w:r>
          </w:p>
          <w:p w14:paraId="0253FC7E" w14:textId="77777777" w:rsidR="00AD6DB4" w:rsidRDefault="00AD6DB4" w:rsidP="00166AF3">
            <w:pPr>
              <w:pStyle w:val="TableBody"/>
              <w:rPr>
                <w:b/>
                <w:lang w:eastAsia="zh-CN"/>
              </w:rPr>
            </w:pPr>
            <w:r>
              <w:rPr>
                <w:b/>
                <w:lang w:eastAsia="zh-CN"/>
              </w:rPr>
              <w:t>[…]</w:t>
            </w:r>
          </w:p>
          <w:p w14:paraId="6B0A327B" w14:textId="77777777" w:rsidR="00AD6DB4" w:rsidRPr="00C41274" w:rsidRDefault="00AD6DB4" w:rsidP="00166AF3">
            <w:pPr>
              <w:pStyle w:val="TableBody"/>
              <w:keepNext/>
              <w:rPr>
                <w:b/>
              </w:rPr>
            </w:pPr>
            <w:r w:rsidRPr="00C41274">
              <w:rPr>
                <w:b/>
              </w:rPr>
              <w:t>OK</w:t>
            </w:r>
          </w:p>
          <w:p w14:paraId="013F882F" w14:textId="77777777" w:rsidR="00AD6DB4" w:rsidRPr="00485EAB" w:rsidRDefault="00AD6DB4" w:rsidP="00166AF3">
            <w:pPr>
              <w:pStyle w:val="TableBody"/>
            </w:pPr>
          </w:p>
          <w:p w14:paraId="7D58220D" w14:textId="77777777" w:rsidR="00AD6DB4" w:rsidRPr="00485EAB" w:rsidRDefault="00AD6DB4" w:rsidP="00166AF3">
            <w:pPr>
              <w:pStyle w:val="TableBody"/>
            </w:pPr>
            <w:r w:rsidRPr="00485EAB">
              <w:t>or</w:t>
            </w:r>
          </w:p>
          <w:p w14:paraId="391F48A8" w14:textId="77777777" w:rsidR="00AD6DB4" w:rsidRPr="00C41274" w:rsidRDefault="00AD6DB4" w:rsidP="00166AF3">
            <w:pPr>
              <w:pStyle w:val="TableBody"/>
              <w:rPr>
                <w:b/>
                <w:lang w:eastAsia="zh-CN"/>
              </w:rPr>
            </w:pPr>
            <w:r w:rsidRPr="00C41274">
              <w:rPr>
                <w:b/>
              </w:rPr>
              <w:t>+KTCPACKINFO: &lt;session_id&gt;</w:t>
            </w:r>
            <w:r w:rsidRPr="00C41274">
              <w:rPr>
                <w:b/>
                <w:lang w:eastAsia="zh-CN"/>
              </w:rPr>
              <w:t>,&lt;result&gt;</w:t>
            </w:r>
          </w:p>
          <w:p w14:paraId="003324AF" w14:textId="77777777" w:rsidR="00AD6DB4" w:rsidRDefault="00AD6DB4" w:rsidP="00166AF3">
            <w:pPr>
              <w:pStyle w:val="TableBody"/>
              <w:rPr>
                <w:b/>
              </w:rPr>
            </w:pPr>
            <w:r w:rsidRPr="00C41274">
              <w:rPr>
                <w:b/>
              </w:rPr>
              <w:t>OK</w:t>
            </w:r>
          </w:p>
          <w:p w14:paraId="45130446" w14:textId="77777777" w:rsidR="00AD6DB4" w:rsidRPr="00D86F43" w:rsidRDefault="00AD6DB4" w:rsidP="00166AF3">
            <w:pPr>
              <w:pStyle w:val="TableBody"/>
            </w:pPr>
          </w:p>
          <w:p w14:paraId="0597BBD7" w14:textId="77777777" w:rsidR="00AD6DB4" w:rsidRPr="00D86F43" w:rsidRDefault="00AD6DB4" w:rsidP="00166AF3">
            <w:pPr>
              <w:pStyle w:val="TableBody"/>
            </w:pPr>
            <w:r w:rsidRPr="00D86F43">
              <w:t>or</w:t>
            </w:r>
          </w:p>
          <w:p w14:paraId="290DD0C4" w14:textId="77777777" w:rsidR="00AD6DB4" w:rsidRPr="00C41274" w:rsidRDefault="00AD6DB4" w:rsidP="00166AF3">
            <w:pPr>
              <w:pStyle w:val="TableBody"/>
              <w:rPr>
                <w:b/>
                <w:lang w:eastAsia="zh-CN"/>
              </w:rPr>
            </w:pPr>
            <w:r w:rsidRPr="00C41274">
              <w:rPr>
                <w:b/>
              </w:rPr>
              <w:t>+CME ERROR: &lt;err&gt;</w:t>
            </w:r>
          </w:p>
          <w:p w14:paraId="120EC8BF" w14:textId="77777777" w:rsidR="00AD6DB4" w:rsidRPr="00671C8B" w:rsidRDefault="00AD6DB4" w:rsidP="00166AF3">
            <w:pPr>
              <w:pStyle w:val="TableBody"/>
            </w:pPr>
          </w:p>
          <w:p w14:paraId="5C37FD2F" w14:textId="77777777" w:rsidR="00AD6DB4" w:rsidRPr="00671C8B" w:rsidRDefault="00AD6DB4" w:rsidP="00166AF3">
            <w:pPr>
              <w:pStyle w:val="TableBody"/>
              <w:rPr>
                <w:u w:val="single"/>
              </w:rPr>
            </w:pPr>
            <w:r w:rsidRPr="00671C8B">
              <w:rPr>
                <w:u w:val="single"/>
              </w:rPr>
              <w:t>Parameters</w:t>
            </w:r>
          </w:p>
          <w:p w14:paraId="6AF8DDF2" w14:textId="77777777" w:rsidR="00AD6DB4" w:rsidRPr="00671C8B" w:rsidRDefault="00AD6DB4" w:rsidP="00166AF3">
            <w:pPr>
              <w:pStyle w:val="TableBody"/>
            </w:pPr>
            <w:r w:rsidRPr="00671C8B">
              <w:rPr>
                <w:b/>
              </w:rPr>
              <w:t>&lt;session_id&gt;</w:t>
            </w:r>
            <w:r w:rsidRPr="00671C8B">
              <w:rPr>
                <w:b/>
              </w:rPr>
              <w:tab/>
            </w:r>
            <w:r w:rsidRPr="00671C8B">
              <w:t>TCP session</w:t>
            </w:r>
            <w:r>
              <w:t xml:space="preserve"> index</w:t>
            </w:r>
          </w:p>
          <w:p w14:paraId="68678000" w14:textId="77777777" w:rsidR="00AD6DB4" w:rsidRDefault="00AD6DB4" w:rsidP="00166AF3">
            <w:pPr>
              <w:pStyle w:val="TableBody"/>
              <w:rPr>
                <w:lang w:eastAsia="zh-CN"/>
              </w:rPr>
            </w:pPr>
          </w:p>
          <w:p w14:paraId="65A68033" w14:textId="77777777" w:rsidR="00AD6DB4" w:rsidRPr="00671C8B" w:rsidRDefault="00AD6DB4" w:rsidP="00166AF3">
            <w:pPr>
              <w:pStyle w:val="TableBody"/>
              <w:rPr>
                <w:lang w:eastAsia="zh-CN"/>
              </w:rPr>
            </w:pPr>
            <w:r w:rsidRPr="00671C8B">
              <w:rPr>
                <w:b/>
              </w:rPr>
              <w:t>&lt;</w:t>
            </w:r>
            <w:r w:rsidRPr="00671C8B">
              <w:rPr>
                <w:b/>
                <w:lang w:eastAsia="zh-CN"/>
              </w:rPr>
              <w:t>result</w:t>
            </w:r>
            <w:r w:rsidRPr="00671C8B">
              <w:rPr>
                <w:b/>
              </w:rPr>
              <w:t>&gt;</w:t>
            </w:r>
            <w:r w:rsidRPr="00671C8B">
              <w:rPr>
                <w:lang w:eastAsia="zh-CN"/>
              </w:rPr>
              <w:tab/>
            </w:r>
            <w:r w:rsidRPr="00671C8B">
              <w:t>0</w:t>
            </w:r>
            <w:r w:rsidRPr="00671C8B">
              <w:tab/>
              <w:t>Data sent failure: n</w:t>
            </w:r>
            <w:r w:rsidRPr="00671C8B">
              <w:rPr>
                <w:lang w:eastAsia="zh-CN"/>
              </w:rPr>
              <w:t>ot all data has been received by remote side.</w:t>
            </w:r>
          </w:p>
          <w:p w14:paraId="3F911C90" w14:textId="77777777" w:rsidR="00AD6DB4" w:rsidRPr="00671C8B" w:rsidRDefault="00AD6DB4" w:rsidP="00166AF3">
            <w:pPr>
              <w:pStyle w:val="TableBody"/>
              <w:rPr>
                <w:lang w:eastAsia="zh-CN"/>
              </w:rPr>
            </w:pPr>
            <w:r w:rsidRPr="00671C8B">
              <w:tab/>
            </w:r>
            <w:r w:rsidRPr="00671C8B">
              <w:tab/>
              <w:t>1</w:t>
            </w:r>
            <w:r w:rsidRPr="00671C8B">
              <w:tab/>
              <w:t>Data sent success: a</w:t>
            </w:r>
            <w:r w:rsidRPr="00671C8B">
              <w:rPr>
                <w:lang w:eastAsia="zh-CN"/>
              </w:rPr>
              <w:t xml:space="preserve">ll the data has already been received by the </w:t>
            </w:r>
            <w:r w:rsidRPr="00671C8B">
              <w:rPr>
                <w:lang w:eastAsia="zh-CN"/>
              </w:rPr>
              <w:tab/>
            </w:r>
            <w:r w:rsidRPr="00671C8B">
              <w:rPr>
                <w:lang w:eastAsia="zh-CN"/>
              </w:rPr>
              <w:tab/>
            </w:r>
            <w:r w:rsidRPr="00671C8B">
              <w:rPr>
                <w:lang w:eastAsia="zh-CN"/>
              </w:rPr>
              <w:tab/>
            </w:r>
            <w:r w:rsidRPr="00671C8B">
              <w:rPr>
                <w:lang w:eastAsia="zh-CN"/>
              </w:rPr>
              <w:tab/>
              <w:t>remote side</w:t>
            </w:r>
            <w:r>
              <w:rPr>
                <w:lang w:eastAsia="zh-CN"/>
              </w:rPr>
              <w:t>; or no data transfer has happened yet</w:t>
            </w:r>
          </w:p>
          <w:p w14:paraId="3D0199B4" w14:textId="77777777" w:rsidR="00AD6DB4" w:rsidRPr="00671C8B" w:rsidRDefault="00AD6DB4" w:rsidP="00166AF3">
            <w:pPr>
              <w:pStyle w:val="TableBody"/>
              <w:rPr>
                <w:lang w:eastAsia="zh-CN"/>
              </w:rPr>
            </w:pPr>
            <w:r w:rsidRPr="00671C8B">
              <w:tab/>
            </w:r>
            <w:r w:rsidRPr="00671C8B">
              <w:tab/>
              <w:t>2</w:t>
            </w:r>
            <w:r w:rsidRPr="00671C8B">
              <w:tab/>
            </w:r>
            <w:r w:rsidRPr="00671C8B">
              <w:rPr>
                <w:lang w:eastAsia="zh-CN"/>
              </w:rPr>
              <w:t>The status is unknown yet</w:t>
            </w:r>
          </w:p>
        </w:tc>
      </w:tr>
      <w:tr w:rsidR="00AD6DB4" w:rsidRPr="00671C8B" w14:paraId="24095521" w14:textId="77777777" w:rsidTr="00166AF3">
        <w:tc>
          <w:tcPr>
            <w:tcW w:w="1728" w:type="dxa"/>
          </w:tcPr>
          <w:p w14:paraId="1B57E527" w14:textId="77777777" w:rsidR="00AD6DB4" w:rsidRPr="00671C8B" w:rsidRDefault="00AD6DB4" w:rsidP="00166AF3">
            <w:pPr>
              <w:pStyle w:val="TableBody"/>
              <w:rPr>
                <w:u w:val="single"/>
              </w:rPr>
            </w:pPr>
            <w:r w:rsidRPr="00671C8B">
              <w:rPr>
                <w:u w:val="single"/>
              </w:rPr>
              <w:t>Reference</w:t>
            </w:r>
          </w:p>
          <w:p w14:paraId="15FED526" w14:textId="77777777" w:rsidR="00AD6DB4" w:rsidRPr="00671C8B" w:rsidRDefault="00AD6DB4" w:rsidP="00166AF3">
            <w:pPr>
              <w:pStyle w:val="TableBody"/>
              <w:rPr>
                <w:u w:val="single"/>
              </w:rPr>
            </w:pPr>
            <w:r w:rsidRPr="00671C8B">
              <w:t>Sierra Wireless Proprietary</w:t>
            </w:r>
          </w:p>
        </w:tc>
        <w:tc>
          <w:tcPr>
            <w:tcW w:w="7560" w:type="dxa"/>
          </w:tcPr>
          <w:p w14:paraId="6C43D8D3" w14:textId="77777777" w:rsidR="00AD6DB4" w:rsidRPr="00671C8B" w:rsidRDefault="00AD6DB4" w:rsidP="00166AF3">
            <w:pPr>
              <w:pStyle w:val="TableBody"/>
              <w:rPr>
                <w:u w:val="single"/>
              </w:rPr>
            </w:pPr>
            <w:r w:rsidRPr="00671C8B">
              <w:rPr>
                <w:u w:val="single"/>
              </w:rPr>
              <w:t>Notes</w:t>
            </w:r>
          </w:p>
          <w:p w14:paraId="01E1F9D3" w14:textId="77777777" w:rsidR="00AD6DB4" w:rsidRPr="00671C8B" w:rsidRDefault="00AD6DB4" w:rsidP="0059466D">
            <w:pPr>
              <w:pStyle w:val="TableBody"/>
              <w:numPr>
                <w:ilvl w:val="0"/>
                <w:numId w:val="35"/>
              </w:numPr>
            </w:pPr>
            <w:r w:rsidRPr="00671C8B">
              <w:t>The command will return ERROR if &lt;URC-ENDTCP-enable&gt; of command +KTCPCFG is 0</w:t>
            </w:r>
            <w:r>
              <w:t>.</w:t>
            </w:r>
          </w:p>
          <w:p w14:paraId="5539C361" w14:textId="77777777" w:rsidR="00AD6DB4" w:rsidRPr="00671C8B" w:rsidRDefault="00AD6DB4" w:rsidP="0059466D">
            <w:pPr>
              <w:pStyle w:val="TableBody"/>
              <w:numPr>
                <w:ilvl w:val="0"/>
                <w:numId w:val="35"/>
              </w:numPr>
            </w:pPr>
            <w:r>
              <w:t xml:space="preserve">After the TCP session is connected and before any data transfer, </w:t>
            </w:r>
            <w:r w:rsidRPr="00671C8B">
              <w:t xml:space="preserve">+KTCPACKINFO returns </w:t>
            </w:r>
            <w:r>
              <w:t>1.</w:t>
            </w:r>
          </w:p>
        </w:tc>
      </w:tr>
    </w:tbl>
    <w:p w14:paraId="1513AB42" w14:textId="77777777" w:rsidR="00AD6DB4" w:rsidRPr="00671C8B" w:rsidRDefault="00AD6DB4" w:rsidP="0059466D">
      <w:pPr>
        <w:pStyle w:val="Heading2"/>
        <w:numPr>
          <w:ilvl w:val="1"/>
          <w:numId w:val="11"/>
        </w:numPr>
        <w:ind w:left="1080" w:hanging="1080"/>
      </w:pPr>
      <w:bookmarkStart w:id="19607" w:name="_Toc369684170"/>
      <w:bookmarkStart w:id="19608" w:name="_Toc448912348"/>
      <w:bookmarkStart w:id="19609" w:name="_Toc486251765"/>
      <w:bookmarkStart w:id="19610" w:name="_Toc489460893"/>
      <w:bookmarkStart w:id="19611" w:name="_Toc345081476"/>
      <w:bookmarkStart w:id="19612" w:name="_Toc349753213"/>
      <w:bookmarkStart w:id="19613" w:name="_Toc349754112"/>
      <w:bookmarkStart w:id="19614" w:name="_Toc368586167"/>
      <w:bookmarkEnd w:id="19607"/>
      <w:r w:rsidRPr="00671C8B">
        <w:t>UDP Specific Commands</w:t>
      </w:r>
      <w:bookmarkEnd w:id="19608"/>
      <w:bookmarkEnd w:id="19609"/>
      <w:bookmarkEnd w:id="19610"/>
    </w:p>
    <w:p w14:paraId="2E9DB568" w14:textId="77777777" w:rsidR="00AD6DB4" w:rsidRPr="00671C8B" w:rsidRDefault="00AD6DB4" w:rsidP="0059466D">
      <w:pPr>
        <w:pStyle w:val="Heading3"/>
        <w:numPr>
          <w:ilvl w:val="2"/>
          <w:numId w:val="11"/>
        </w:numPr>
        <w:ind w:left="1260" w:hanging="1260"/>
      </w:pPr>
      <w:bookmarkStart w:id="19615" w:name="_Toc448912349"/>
      <w:bookmarkStart w:id="19616" w:name="_Toc486251766"/>
      <w:bookmarkStart w:id="19617" w:name="_Toc489460894"/>
      <w:r w:rsidRPr="00671C8B">
        <w:t>+KUDPCFG Command: UDP Connection Configuration</w:t>
      </w:r>
      <w:bookmarkEnd w:id="19615"/>
      <w:bookmarkEnd w:id="19616"/>
      <w:bookmarkEnd w:id="19617"/>
    </w:p>
    <w:tbl>
      <w:tblPr>
        <w:tblStyle w:val="TableSWIleft"/>
        <w:tblW w:w="9288" w:type="dxa"/>
        <w:tblLayout w:type="fixed"/>
        <w:tblLook w:val="04A0" w:firstRow="1" w:lastRow="0" w:firstColumn="1" w:lastColumn="0" w:noHBand="0" w:noVBand="1"/>
      </w:tblPr>
      <w:tblGrid>
        <w:gridCol w:w="1728"/>
        <w:gridCol w:w="7560"/>
      </w:tblGrid>
      <w:tr w:rsidR="00AD6DB4" w:rsidRPr="00671C8B" w14:paraId="3C0EA77C"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7345139F" w14:textId="576DA071" w:rsidR="00AD6DB4" w:rsidRPr="00671C8B" w:rsidRDefault="00AD6DB4">
            <w:pPr>
              <w:pStyle w:val="TableRowHead"/>
              <w:spacing w:before="144" w:after="144"/>
            </w:pPr>
            <w:del w:id="19618" w:author="Alban Roche" w:date="2017-08-02T14:40:00Z">
              <w:r w:rsidDel="00F22490">
                <w:delText>HL7618, HL7618RD, HL7648, HL7650, HL7688, HL7690 and HL7692</w:delText>
              </w:r>
            </w:del>
            <w:ins w:id="19619" w:author="Alban Roche" w:date="2017-08-02T14:40:00Z">
              <w:r w:rsidR="00F22490">
                <w:t>HL7800</w:t>
              </w:r>
            </w:ins>
          </w:p>
        </w:tc>
      </w:tr>
      <w:tr w:rsidR="00AD6DB4" w:rsidRPr="00671C8B" w14:paraId="6183D606" w14:textId="77777777" w:rsidTr="00166AF3">
        <w:tc>
          <w:tcPr>
            <w:tcW w:w="1728" w:type="dxa"/>
          </w:tcPr>
          <w:p w14:paraId="193C091B" w14:textId="77777777" w:rsidR="00AD6DB4" w:rsidRDefault="00AD6DB4" w:rsidP="00166AF3">
            <w:pPr>
              <w:pStyle w:val="TableBody"/>
              <w:spacing w:before="30" w:after="30"/>
            </w:pPr>
            <w:r>
              <w:rPr>
                <w:i/>
              </w:rPr>
              <w:t>Test command</w:t>
            </w:r>
          </w:p>
          <w:p w14:paraId="2F36081B" w14:textId="77777777" w:rsidR="00AD6DB4" w:rsidRDefault="00AD6DB4" w:rsidP="00166AF3">
            <w:pPr>
              <w:pStyle w:val="TableBody"/>
              <w:spacing w:before="30" w:after="30"/>
            </w:pPr>
          </w:p>
          <w:p w14:paraId="46E1CF98" w14:textId="77777777" w:rsidR="00AD6DB4" w:rsidRDefault="00AD6DB4" w:rsidP="00166AF3">
            <w:pPr>
              <w:pStyle w:val="TableBody"/>
              <w:spacing w:before="30" w:after="30"/>
            </w:pPr>
            <w:r w:rsidRPr="00DA5BF9">
              <w:rPr>
                <w:u w:val="single"/>
              </w:rPr>
              <w:t>Syntax</w:t>
            </w:r>
          </w:p>
          <w:p w14:paraId="5FE5E79D" w14:textId="77777777" w:rsidR="00AD6DB4" w:rsidRPr="00DA5BF9" w:rsidRDefault="00AD6DB4" w:rsidP="00166AF3">
            <w:pPr>
              <w:pStyle w:val="TableBody"/>
              <w:spacing w:before="30" w:after="30"/>
              <w:rPr>
                <w:b/>
              </w:rPr>
            </w:pPr>
            <w:r w:rsidRPr="00DA5BF9">
              <w:rPr>
                <w:b/>
              </w:rPr>
              <w:t>AT+KUDPCFG=?</w:t>
            </w:r>
          </w:p>
        </w:tc>
        <w:tc>
          <w:tcPr>
            <w:tcW w:w="7560" w:type="dxa"/>
          </w:tcPr>
          <w:p w14:paraId="11F3535F" w14:textId="77777777" w:rsidR="00AD6DB4" w:rsidRDefault="00AD6DB4" w:rsidP="00166AF3">
            <w:pPr>
              <w:pStyle w:val="TableBody"/>
              <w:spacing w:before="30" w:after="30"/>
              <w:rPr>
                <w:u w:val="single"/>
              </w:rPr>
            </w:pPr>
          </w:p>
          <w:p w14:paraId="3ED2151D" w14:textId="77777777" w:rsidR="00AD6DB4" w:rsidRDefault="00AD6DB4" w:rsidP="00166AF3">
            <w:pPr>
              <w:pStyle w:val="TableBody"/>
              <w:spacing w:before="30" w:after="30"/>
              <w:rPr>
                <w:u w:val="single"/>
              </w:rPr>
            </w:pPr>
          </w:p>
          <w:p w14:paraId="1C80DCD1" w14:textId="77777777" w:rsidR="00AD6DB4" w:rsidRDefault="00AD6DB4" w:rsidP="00166AF3">
            <w:pPr>
              <w:pStyle w:val="TableBody"/>
              <w:spacing w:before="30" w:after="30"/>
              <w:rPr>
                <w:u w:val="single"/>
              </w:rPr>
            </w:pPr>
            <w:r>
              <w:rPr>
                <w:u w:val="single"/>
              </w:rPr>
              <w:t>Response</w:t>
            </w:r>
          </w:p>
          <w:p w14:paraId="16A40B41" w14:textId="77777777" w:rsidR="00AD6DB4" w:rsidRPr="00DA5BF9" w:rsidRDefault="00AD6DB4" w:rsidP="00166AF3">
            <w:pPr>
              <w:pStyle w:val="TableBody"/>
              <w:spacing w:before="30" w:after="30"/>
              <w:rPr>
                <w:b/>
              </w:rPr>
            </w:pPr>
            <w:r>
              <w:rPr>
                <w:b/>
              </w:rPr>
              <w:t>+</w:t>
            </w:r>
            <w:r w:rsidRPr="00DA5BF9">
              <w:rPr>
                <w:b/>
              </w:rPr>
              <w:t>KUDPCFG: (</w:t>
            </w:r>
            <w:r w:rsidRPr="00DA5BF9">
              <w:t>list of possible</w:t>
            </w:r>
            <w:r w:rsidRPr="00DA5BF9">
              <w:rPr>
                <w:b/>
              </w:rPr>
              <w:t xml:space="preserve"> &lt;cnx cnf&gt;</w:t>
            </w:r>
            <w:r w:rsidRPr="00DA5BF9">
              <w:t>s</w:t>
            </w:r>
            <w:r w:rsidRPr="00DA5BF9">
              <w:rPr>
                <w:b/>
              </w:rPr>
              <w:t>),(</w:t>
            </w:r>
            <w:r w:rsidRPr="00DA5BF9">
              <w:t>list of possible</w:t>
            </w:r>
            <w:r w:rsidRPr="00DA5BF9">
              <w:rPr>
                <w:b/>
              </w:rPr>
              <w:t xml:space="preserve"> &lt;mode&gt;</w:t>
            </w:r>
            <w:r w:rsidRPr="00DA5BF9">
              <w:t>s</w:t>
            </w:r>
            <w:r w:rsidRPr="00DA5BF9">
              <w:rPr>
                <w:b/>
              </w:rPr>
              <w:t>),(</w:t>
            </w:r>
            <w:r w:rsidRPr="00DA5BF9">
              <w:t>list of possible</w:t>
            </w:r>
            <w:r w:rsidRPr="00DA5BF9">
              <w:rPr>
                <w:b/>
              </w:rPr>
              <w:t xml:space="preserve"> &lt;port&gt;</w:t>
            </w:r>
            <w:r w:rsidRPr="00DA5BF9">
              <w:t>s</w:t>
            </w:r>
            <w:r w:rsidRPr="009062F6">
              <w:rPr>
                <w:b/>
              </w:rPr>
              <w:t>),</w:t>
            </w:r>
            <w:r w:rsidRPr="00DA5BF9">
              <w:rPr>
                <w:b/>
              </w:rPr>
              <w:t>(</w:t>
            </w:r>
            <w:r w:rsidRPr="00DA5BF9">
              <w:t>list of possible</w:t>
            </w:r>
            <w:r w:rsidRPr="00DA5BF9">
              <w:rPr>
                <w:b/>
              </w:rPr>
              <w:t xml:space="preserve"> &lt;data_mode&gt;</w:t>
            </w:r>
            <w:r w:rsidRPr="00DA5BF9">
              <w:t>s</w:t>
            </w:r>
            <w:r w:rsidRPr="00DA5BF9">
              <w:rPr>
                <w:b/>
              </w:rPr>
              <w:t>),&lt;remote-name/ip&gt;,(</w:t>
            </w:r>
            <w:r w:rsidRPr="00DA5BF9">
              <w:t>list of possible</w:t>
            </w:r>
            <w:r w:rsidRPr="00DA5BF9">
              <w:rPr>
                <w:b/>
              </w:rPr>
              <w:t xml:space="preserve"> &lt;udp_port&gt;</w:t>
            </w:r>
            <w:r w:rsidRPr="00DA5BF9">
              <w:t>s</w:t>
            </w:r>
            <w:r w:rsidRPr="00DA5BF9">
              <w:rPr>
                <w:b/>
              </w:rPr>
              <w:t>),(</w:t>
            </w:r>
            <w:r w:rsidRPr="00DA5BF9">
              <w:t>list of possible</w:t>
            </w:r>
            <w:r w:rsidRPr="00DA5BF9">
              <w:rPr>
                <w:b/>
              </w:rPr>
              <w:t xml:space="preserve"> &lt;af&gt;</w:t>
            </w:r>
            <w:r w:rsidRPr="00DA5BF9">
              <w:t>s</w:t>
            </w:r>
            <w:r w:rsidRPr="00DA5BF9">
              <w:rPr>
                <w:b/>
              </w:rPr>
              <w:t>)</w:t>
            </w:r>
          </w:p>
          <w:p w14:paraId="2E508179" w14:textId="77777777" w:rsidR="00AD6DB4" w:rsidRPr="00671C8B" w:rsidRDefault="00AD6DB4" w:rsidP="00166AF3">
            <w:pPr>
              <w:pStyle w:val="TableBody"/>
              <w:spacing w:before="30" w:after="30"/>
              <w:rPr>
                <w:u w:val="single"/>
              </w:rPr>
            </w:pPr>
            <w:r w:rsidRPr="00DA5BF9">
              <w:rPr>
                <w:b/>
              </w:rPr>
              <w:t>OK</w:t>
            </w:r>
          </w:p>
        </w:tc>
      </w:tr>
      <w:tr w:rsidR="00AD6DB4" w:rsidRPr="00671C8B" w14:paraId="05518EBF" w14:textId="77777777" w:rsidTr="00166AF3">
        <w:tc>
          <w:tcPr>
            <w:tcW w:w="1728" w:type="dxa"/>
          </w:tcPr>
          <w:p w14:paraId="19B68092" w14:textId="77777777" w:rsidR="00AD6DB4" w:rsidRPr="00671C8B" w:rsidRDefault="00AD6DB4" w:rsidP="00166AF3">
            <w:pPr>
              <w:pStyle w:val="TableBody"/>
              <w:spacing w:before="30" w:after="30"/>
              <w:rPr>
                <w:i/>
              </w:rPr>
            </w:pPr>
            <w:r w:rsidRPr="00671C8B">
              <w:rPr>
                <w:i/>
              </w:rPr>
              <w:t>Read command</w:t>
            </w:r>
          </w:p>
          <w:p w14:paraId="096F1318" w14:textId="77777777" w:rsidR="00AD6DB4" w:rsidRPr="00671C8B" w:rsidRDefault="00AD6DB4" w:rsidP="00166AF3">
            <w:pPr>
              <w:pStyle w:val="TableBody"/>
              <w:spacing w:before="30" w:after="30"/>
            </w:pPr>
          </w:p>
          <w:p w14:paraId="053C4016" w14:textId="77777777" w:rsidR="00AD6DB4" w:rsidRPr="00671C8B" w:rsidRDefault="00AD6DB4" w:rsidP="00166AF3">
            <w:pPr>
              <w:pStyle w:val="TableBody"/>
              <w:spacing w:before="30" w:after="30"/>
              <w:rPr>
                <w:u w:val="single"/>
              </w:rPr>
            </w:pPr>
            <w:r w:rsidRPr="00671C8B">
              <w:rPr>
                <w:u w:val="single"/>
              </w:rPr>
              <w:t>Syntax</w:t>
            </w:r>
          </w:p>
          <w:p w14:paraId="73734097" w14:textId="77777777" w:rsidR="00AD6DB4" w:rsidRPr="00671C8B" w:rsidRDefault="00AD6DB4" w:rsidP="00166AF3">
            <w:pPr>
              <w:pStyle w:val="TableBody"/>
              <w:spacing w:before="30" w:after="30"/>
              <w:rPr>
                <w:b/>
              </w:rPr>
            </w:pPr>
            <w:r w:rsidRPr="00671C8B">
              <w:rPr>
                <w:b/>
              </w:rPr>
              <w:t>AT+KUDPCFG?</w:t>
            </w:r>
          </w:p>
        </w:tc>
        <w:tc>
          <w:tcPr>
            <w:tcW w:w="7560" w:type="dxa"/>
          </w:tcPr>
          <w:p w14:paraId="2781CE54" w14:textId="77777777" w:rsidR="00AD6DB4" w:rsidRPr="00671C8B" w:rsidRDefault="00AD6DB4" w:rsidP="00166AF3">
            <w:pPr>
              <w:pStyle w:val="TableBody"/>
              <w:spacing w:before="30" w:after="30"/>
              <w:rPr>
                <w:u w:val="single"/>
              </w:rPr>
            </w:pPr>
          </w:p>
          <w:p w14:paraId="39D52E87" w14:textId="77777777" w:rsidR="00AD6DB4" w:rsidRPr="00671C8B" w:rsidRDefault="00AD6DB4" w:rsidP="00166AF3">
            <w:pPr>
              <w:pStyle w:val="TableBody"/>
              <w:spacing w:before="30" w:after="30"/>
              <w:rPr>
                <w:u w:val="single"/>
              </w:rPr>
            </w:pPr>
          </w:p>
          <w:p w14:paraId="4266CBDB" w14:textId="77777777" w:rsidR="00AD6DB4" w:rsidRPr="00671C8B" w:rsidRDefault="00AD6DB4" w:rsidP="00166AF3">
            <w:pPr>
              <w:pStyle w:val="TableBody"/>
              <w:spacing w:before="30" w:after="30"/>
              <w:rPr>
                <w:u w:val="single"/>
                <w:lang w:val="fr-FR"/>
              </w:rPr>
            </w:pPr>
            <w:r w:rsidRPr="00671C8B">
              <w:rPr>
                <w:u w:val="single"/>
                <w:lang w:val="fr-FR"/>
              </w:rPr>
              <w:t>Response</w:t>
            </w:r>
          </w:p>
          <w:p w14:paraId="7CA77017" w14:textId="77777777" w:rsidR="00AD6DB4" w:rsidRPr="00671C8B" w:rsidRDefault="00AD6DB4" w:rsidP="00166AF3">
            <w:pPr>
              <w:pStyle w:val="TableBody"/>
              <w:spacing w:before="30" w:after="30"/>
              <w:rPr>
                <w:b/>
              </w:rPr>
            </w:pPr>
            <w:r w:rsidRPr="00671C8B">
              <w:rPr>
                <w:b/>
                <w:lang w:val="fr-FR"/>
              </w:rPr>
              <w:t>+KUDPCFG: &lt;session_id&gt;,&lt;cnx cnf&gt;,&lt;mode&gt;,&lt;port&gt;,&lt;data_mode&gt;</w:t>
            </w:r>
            <w:r w:rsidRPr="00671C8B">
              <w:rPr>
                <w:b/>
              </w:rPr>
              <w:t>,&lt;udp remote address&gt;,&lt;udp_port&gt;,&lt;af&gt;</w:t>
            </w:r>
          </w:p>
          <w:p w14:paraId="3E8412E6" w14:textId="77777777" w:rsidR="00AD6DB4" w:rsidRPr="00671C8B" w:rsidRDefault="00AD6DB4" w:rsidP="00166AF3">
            <w:pPr>
              <w:pStyle w:val="TableBody"/>
              <w:spacing w:before="30" w:after="30"/>
              <w:rPr>
                <w:b/>
                <w:lang w:val="fr-FR"/>
              </w:rPr>
            </w:pPr>
            <w:r w:rsidRPr="00671C8B">
              <w:rPr>
                <w:b/>
                <w:lang w:val="fr-FR"/>
              </w:rPr>
              <w:t>[…]</w:t>
            </w:r>
          </w:p>
          <w:p w14:paraId="6BD5D4CC" w14:textId="77777777" w:rsidR="00AD6DB4" w:rsidRPr="00671C8B" w:rsidRDefault="00AD6DB4" w:rsidP="00166AF3">
            <w:pPr>
              <w:pStyle w:val="TableBody"/>
              <w:spacing w:before="30" w:after="30"/>
              <w:rPr>
                <w:u w:val="single"/>
              </w:rPr>
            </w:pPr>
            <w:r w:rsidRPr="00671C8B">
              <w:rPr>
                <w:b/>
              </w:rPr>
              <w:t>OK</w:t>
            </w:r>
          </w:p>
        </w:tc>
      </w:tr>
      <w:tr w:rsidR="00AD6DB4" w:rsidRPr="00671C8B" w14:paraId="24A507CA" w14:textId="77777777" w:rsidTr="00166AF3">
        <w:trPr>
          <w:cantSplit w:val="0"/>
        </w:trPr>
        <w:tc>
          <w:tcPr>
            <w:tcW w:w="1728" w:type="dxa"/>
          </w:tcPr>
          <w:p w14:paraId="24DDF9F3" w14:textId="77777777" w:rsidR="00AD6DB4" w:rsidRPr="00671C8B" w:rsidRDefault="00AD6DB4" w:rsidP="00166AF3">
            <w:pPr>
              <w:pStyle w:val="TableBody"/>
              <w:spacing w:before="30" w:after="30"/>
              <w:rPr>
                <w:i/>
              </w:rPr>
            </w:pPr>
            <w:r w:rsidRPr="00671C8B">
              <w:rPr>
                <w:i/>
              </w:rPr>
              <w:t>Write command</w:t>
            </w:r>
          </w:p>
          <w:p w14:paraId="72CA9A78" w14:textId="77777777" w:rsidR="00AD6DB4" w:rsidRPr="00671C8B" w:rsidRDefault="00AD6DB4" w:rsidP="00166AF3">
            <w:pPr>
              <w:pStyle w:val="TableBody"/>
              <w:spacing w:before="30" w:after="30"/>
            </w:pPr>
          </w:p>
          <w:p w14:paraId="6194DA76" w14:textId="77777777" w:rsidR="00AD6DB4" w:rsidRPr="00671C8B" w:rsidRDefault="00AD6DB4" w:rsidP="00166AF3">
            <w:pPr>
              <w:pStyle w:val="TableBody"/>
              <w:spacing w:before="30" w:after="30"/>
              <w:rPr>
                <w:u w:val="single"/>
              </w:rPr>
            </w:pPr>
            <w:r w:rsidRPr="00671C8B">
              <w:rPr>
                <w:u w:val="single"/>
              </w:rPr>
              <w:t>Syntax</w:t>
            </w:r>
          </w:p>
          <w:p w14:paraId="268DDE39" w14:textId="77777777" w:rsidR="00AD6DB4" w:rsidRPr="00671C8B" w:rsidRDefault="00AD6DB4" w:rsidP="00166AF3">
            <w:pPr>
              <w:pStyle w:val="TableBody"/>
              <w:spacing w:before="30" w:after="30"/>
              <w:rPr>
                <w:b/>
                <w:lang w:eastAsia="zh-CN"/>
              </w:rPr>
            </w:pPr>
            <w:r w:rsidRPr="00671C8B">
              <w:rPr>
                <w:b/>
              </w:rPr>
              <w:t>AT+KUDPCFG=</w:t>
            </w:r>
          </w:p>
          <w:p w14:paraId="2B930620" w14:textId="77777777" w:rsidR="00AD6DB4" w:rsidRPr="00671C8B" w:rsidRDefault="00AD6DB4" w:rsidP="00166AF3">
            <w:pPr>
              <w:pStyle w:val="TableBody"/>
              <w:spacing w:before="30" w:after="30"/>
              <w:rPr>
                <w:u w:val="single"/>
                <w:lang w:val="fr-FR"/>
              </w:rPr>
            </w:pPr>
            <w:r>
              <w:rPr>
                <w:b/>
                <w:lang w:val="fr-FR"/>
              </w:rPr>
              <w:t>[</w:t>
            </w:r>
            <w:r w:rsidRPr="00671C8B">
              <w:rPr>
                <w:b/>
                <w:lang w:val="fr-FR"/>
              </w:rPr>
              <w:t>&lt;cnx cnf&gt;</w:t>
            </w:r>
            <w:r>
              <w:rPr>
                <w:b/>
                <w:lang w:val="fr-FR"/>
              </w:rPr>
              <w:t>]</w:t>
            </w:r>
            <w:r w:rsidRPr="00671C8B">
              <w:rPr>
                <w:b/>
                <w:lang w:val="fr-FR"/>
              </w:rPr>
              <w:t>,</w:t>
            </w:r>
            <w:r w:rsidRPr="00671C8B">
              <w:rPr>
                <w:b/>
                <w:lang w:val="fr-FR"/>
              </w:rPr>
              <w:br/>
              <w:t>&lt;mode&gt;[,[&lt;port&gt;]</w:t>
            </w:r>
            <w:r w:rsidRPr="00671C8B">
              <w:rPr>
                <w:b/>
                <w:lang w:val="fr-FR"/>
              </w:rPr>
              <w:br/>
              <w:t>[,&lt;data_mode&gt;],</w:t>
            </w:r>
            <w:r w:rsidRPr="00671C8B">
              <w:rPr>
                <w:b/>
                <w:lang w:val="fr-FR"/>
              </w:rPr>
              <w:br/>
              <w:t>[&lt;udp remote address&gt;] ,</w:t>
            </w:r>
            <w:r w:rsidRPr="00671C8B">
              <w:rPr>
                <w:b/>
                <w:lang w:val="fr-FR"/>
              </w:rPr>
              <w:br/>
              <w:t>&lt;udp_port&gt;,&lt;af&gt;]</w:t>
            </w:r>
          </w:p>
        </w:tc>
        <w:tc>
          <w:tcPr>
            <w:tcW w:w="7560" w:type="dxa"/>
          </w:tcPr>
          <w:p w14:paraId="425ED629" w14:textId="77777777" w:rsidR="00AD6DB4" w:rsidRPr="00671C8B" w:rsidRDefault="00AD6DB4" w:rsidP="00166AF3">
            <w:pPr>
              <w:pStyle w:val="TableBody"/>
              <w:spacing w:before="30" w:after="30"/>
              <w:rPr>
                <w:u w:val="single"/>
                <w:lang w:val="fr-FR"/>
              </w:rPr>
            </w:pPr>
          </w:p>
          <w:p w14:paraId="4B4AC93F" w14:textId="77777777" w:rsidR="00AD6DB4" w:rsidRPr="00671C8B" w:rsidRDefault="00AD6DB4" w:rsidP="00166AF3">
            <w:pPr>
              <w:pStyle w:val="TableBody"/>
              <w:spacing w:before="30" w:after="30"/>
              <w:rPr>
                <w:u w:val="single"/>
                <w:lang w:val="fr-FR"/>
              </w:rPr>
            </w:pPr>
          </w:p>
          <w:p w14:paraId="0F175460" w14:textId="77777777" w:rsidR="00AD6DB4" w:rsidRPr="00671C8B" w:rsidRDefault="00AD6DB4" w:rsidP="00166AF3">
            <w:pPr>
              <w:pStyle w:val="TableBody"/>
              <w:spacing w:before="30" w:after="30"/>
              <w:rPr>
                <w:u w:val="single"/>
              </w:rPr>
            </w:pPr>
            <w:r w:rsidRPr="00671C8B">
              <w:rPr>
                <w:u w:val="single"/>
              </w:rPr>
              <w:t>Response</w:t>
            </w:r>
          </w:p>
          <w:p w14:paraId="0D0C9C3A" w14:textId="77777777" w:rsidR="00AD6DB4" w:rsidRPr="00671C8B" w:rsidRDefault="00AD6DB4" w:rsidP="00166AF3">
            <w:pPr>
              <w:pStyle w:val="TableBody"/>
              <w:spacing w:before="30" w:after="30"/>
              <w:rPr>
                <w:b/>
              </w:rPr>
            </w:pPr>
            <w:r w:rsidRPr="00671C8B">
              <w:rPr>
                <w:b/>
              </w:rPr>
              <w:t>+KUDPCFG: &lt;session_id&gt;</w:t>
            </w:r>
          </w:p>
          <w:p w14:paraId="37D21D23" w14:textId="77777777" w:rsidR="00AD6DB4" w:rsidRPr="00671C8B" w:rsidRDefault="00AD6DB4" w:rsidP="00166AF3">
            <w:pPr>
              <w:pStyle w:val="TableBody"/>
              <w:spacing w:before="30" w:after="30"/>
              <w:rPr>
                <w:b/>
              </w:rPr>
            </w:pPr>
            <w:r w:rsidRPr="00671C8B">
              <w:rPr>
                <w:b/>
              </w:rPr>
              <w:t>OK</w:t>
            </w:r>
          </w:p>
          <w:p w14:paraId="12B486CF" w14:textId="77777777" w:rsidR="00AD6DB4" w:rsidRPr="00C318EF" w:rsidRDefault="00AD6DB4" w:rsidP="00166AF3">
            <w:pPr>
              <w:pStyle w:val="TableBody"/>
              <w:spacing w:before="30" w:after="30"/>
              <w:rPr>
                <w:sz w:val="14"/>
                <w:szCs w:val="14"/>
              </w:rPr>
            </w:pPr>
          </w:p>
          <w:p w14:paraId="32A4646E" w14:textId="77777777" w:rsidR="00AD6DB4" w:rsidRPr="00C318EF" w:rsidRDefault="00AD6DB4" w:rsidP="00166AF3">
            <w:pPr>
              <w:pStyle w:val="TableBody"/>
              <w:spacing w:before="30" w:after="30"/>
            </w:pPr>
            <w:r w:rsidRPr="00C318EF">
              <w:t>or</w:t>
            </w:r>
          </w:p>
          <w:p w14:paraId="67AD9066" w14:textId="77777777" w:rsidR="00AD6DB4" w:rsidRPr="00671C8B" w:rsidRDefault="00AD6DB4" w:rsidP="00166AF3">
            <w:pPr>
              <w:pStyle w:val="TableBody"/>
              <w:spacing w:before="30" w:after="30"/>
              <w:rPr>
                <w:b/>
              </w:rPr>
            </w:pPr>
            <w:r w:rsidRPr="00671C8B">
              <w:rPr>
                <w:b/>
              </w:rPr>
              <w:t>+CME ERROR: &lt;err&gt;</w:t>
            </w:r>
          </w:p>
          <w:p w14:paraId="08897AFD" w14:textId="77777777" w:rsidR="00AD6DB4" w:rsidRPr="00671C8B" w:rsidRDefault="00AD6DB4" w:rsidP="00166AF3">
            <w:pPr>
              <w:pStyle w:val="TableBody"/>
              <w:spacing w:before="30" w:after="30"/>
              <w:rPr>
                <w:b/>
              </w:rPr>
            </w:pPr>
            <w:r w:rsidRPr="00671C8B">
              <w:rPr>
                <w:b/>
              </w:rPr>
              <w:t>+KUDP_NOTIF: &lt;session_id&gt;,</w:t>
            </w:r>
            <w:r w:rsidRPr="00671C8B">
              <w:rPr>
                <w:b/>
                <w:lang w:eastAsia="zh-CN"/>
              </w:rPr>
              <w:t xml:space="preserve"> </w:t>
            </w:r>
            <w:r w:rsidRPr="00671C8B">
              <w:rPr>
                <w:b/>
              </w:rPr>
              <w:t>&lt;udp_notif&gt;</w:t>
            </w:r>
          </w:p>
          <w:p w14:paraId="1D3FFEE6" w14:textId="77777777" w:rsidR="00AD6DB4" w:rsidRPr="00671C8B" w:rsidRDefault="00AD6DB4" w:rsidP="00166AF3">
            <w:pPr>
              <w:pStyle w:val="TableBody"/>
              <w:spacing w:before="30" w:after="30"/>
              <w:rPr>
                <w:u w:val="single"/>
              </w:rPr>
            </w:pPr>
          </w:p>
          <w:p w14:paraId="3B227FDE" w14:textId="77777777" w:rsidR="00AD6DB4" w:rsidRPr="00671C8B" w:rsidRDefault="00AD6DB4" w:rsidP="00166AF3">
            <w:pPr>
              <w:pStyle w:val="TableBody"/>
              <w:spacing w:before="30" w:after="30"/>
              <w:rPr>
                <w:u w:val="single"/>
              </w:rPr>
            </w:pPr>
            <w:r w:rsidRPr="00671C8B">
              <w:rPr>
                <w:u w:val="single"/>
              </w:rPr>
              <w:t>Parameter</w:t>
            </w:r>
            <w:r>
              <w:rPr>
                <w:u w:val="single"/>
              </w:rPr>
              <w:t>s</w:t>
            </w:r>
          </w:p>
          <w:p w14:paraId="359037F9" w14:textId="77777777" w:rsidR="00AD6DB4" w:rsidRPr="00671C8B" w:rsidRDefault="00AD6DB4" w:rsidP="00166AF3">
            <w:pPr>
              <w:pStyle w:val="TableBody"/>
              <w:spacing w:before="30" w:after="30"/>
            </w:pPr>
            <w:r w:rsidRPr="00671C8B">
              <w:rPr>
                <w:b/>
              </w:rPr>
              <w:t>&lt;session_id&gt;</w:t>
            </w:r>
            <w:r w:rsidRPr="00671C8B">
              <w:tab/>
            </w:r>
            <w:r>
              <w:t>UDP session index</w:t>
            </w:r>
          </w:p>
          <w:p w14:paraId="78C01A81" w14:textId="77777777" w:rsidR="00AD6DB4" w:rsidRPr="00CA3F4B" w:rsidRDefault="00AD6DB4" w:rsidP="00166AF3">
            <w:pPr>
              <w:pStyle w:val="TableBody"/>
              <w:spacing w:before="30" w:after="30"/>
              <w:rPr>
                <w:b/>
                <w:sz w:val="14"/>
                <w:szCs w:val="14"/>
              </w:rPr>
            </w:pPr>
          </w:p>
          <w:p w14:paraId="7CC5B8E7" w14:textId="77777777" w:rsidR="00AD6DB4" w:rsidRPr="00F22490" w:rsidRDefault="00AD6DB4" w:rsidP="00166AF3">
            <w:pPr>
              <w:pStyle w:val="TableBody"/>
              <w:spacing w:before="30" w:after="30"/>
              <w:rPr>
                <w:lang w:val="fr-FR"/>
                <w:rPrChange w:id="19620" w:author="Alban Roche" w:date="2017-08-02T14:54:00Z">
                  <w:rPr/>
                </w:rPrChange>
              </w:rPr>
            </w:pPr>
            <w:r w:rsidRPr="00F22490">
              <w:rPr>
                <w:b/>
                <w:lang w:val="fr-FR"/>
                <w:rPrChange w:id="19621" w:author="Alban Roche" w:date="2017-08-02T14:54:00Z">
                  <w:rPr>
                    <w:b/>
                  </w:rPr>
                </w:rPrChange>
              </w:rPr>
              <w:t>&lt;mode&gt;</w:t>
            </w:r>
            <w:r w:rsidRPr="00F22490">
              <w:rPr>
                <w:b/>
                <w:lang w:val="fr-FR"/>
                <w:rPrChange w:id="19622" w:author="Alban Roche" w:date="2017-08-02T14:54:00Z">
                  <w:rPr>
                    <w:b/>
                  </w:rPr>
                </w:rPrChange>
              </w:rPr>
              <w:tab/>
            </w:r>
            <w:r w:rsidRPr="00F22490">
              <w:rPr>
                <w:lang w:val="fr-FR"/>
                <w:rPrChange w:id="19623" w:author="Alban Roche" w:date="2017-08-02T14:54:00Z">
                  <w:rPr/>
                </w:rPrChange>
              </w:rPr>
              <w:t>0</w:t>
            </w:r>
            <w:r w:rsidRPr="00F22490">
              <w:rPr>
                <w:lang w:val="fr-FR"/>
                <w:rPrChange w:id="19624" w:author="Alban Roche" w:date="2017-08-02T14:54:00Z">
                  <w:rPr/>
                </w:rPrChange>
              </w:rPr>
              <w:tab/>
              <w:t>Client</w:t>
            </w:r>
          </w:p>
          <w:p w14:paraId="48536171" w14:textId="77777777" w:rsidR="00AD6DB4" w:rsidRPr="00F22490" w:rsidRDefault="00AD6DB4" w:rsidP="00166AF3">
            <w:pPr>
              <w:pStyle w:val="TableBody"/>
              <w:spacing w:before="30" w:after="30"/>
              <w:rPr>
                <w:lang w:val="fr-FR"/>
                <w:rPrChange w:id="19625" w:author="Alban Roche" w:date="2017-08-02T14:54:00Z">
                  <w:rPr/>
                </w:rPrChange>
              </w:rPr>
            </w:pPr>
            <w:r w:rsidRPr="00F22490">
              <w:rPr>
                <w:lang w:val="fr-FR"/>
                <w:rPrChange w:id="19626" w:author="Alban Roche" w:date="2017-08-02T14:54:00Z">
                  <w:rPr/>
                </w:rPrChange>
              </w:rPr>
              <w:tab/>
            </w:r>
            <w:r w:rsidRPr="00F22490">
              <w:rPr>
                <w:lang w:val="fr-FR"/>
                <w:rPrChange w:id="19627" w:author="Alban Roche" w:date="2017-08-02T14:54:00Z">
                  <w:rPr/>
                </w:rPrChange>
              </w:rPr>
              <w:tab/>
              <w:t>1</w:t>
            </w:r>
            <w:r w:rsidRPr="00F22490">
              <w:rPr>
                <w:lang w:val="fr-FR"/>
                <w:rPrChange w:id="19628" w:author="Alban Roche" w:date="2017-08-02T14:54:00Z">
                  <w:rPr/>
                </w:rPrChange>
              </w:rPr>
              <w:tab/>
              <w:t>Server</w:t>
            </w:r>
          </w:p>
          <w:p w14:paraId="41CDF8B4" w14:textId="77777777" w:rsidR="00AD6DB4" w:rsidRPr="00F22490" w:rsidRDefault="00AD6DB4" w:rsidP="00166AF3">
            <w:pPr>
              <w:pStyle w:val="TableBody"/>
              <w:spacing w:before="30" w:after="30"/>
              <w:rPr>
                <w:b/>
                <w:sz w:val="14"/>
                <w:szCs w:val="14"/>
                <w:lang w:val="fr-FR"/>
                <w:rPrChange w:id="19629" w:author="Alban Roche" w:date="2017-08-02T14:54:00Z">
                  <w:rPr>
                    <w:b/>
                    <w:sz w:val="14"/>
                    <w:szCs w:val="14"/>
                  </w:rPr>
                </w:rPrChange>
              </w:rPr>
            </w:pPr>
          </w:p>
          <w:p w14:paraId="15CAE444" w14:textId="77777777" w:rsidR="00AD6DB4" w:rsidRPr="00F22490" w:rsidRDefault="00AD6DB4" w:rsidP="00166AF3">
            <w:pPr>
              <w:pStyle w:val="TableBody"/>
              <w:spacing w:before="30" w:after="30"/>
              <w:rPr>
                <w:lang w:val="fr-FR"/>
                <w:rPrChange w:id="19630" w:author="Alban Roche" w:date="2017-08-02T14:54:00Z">
                  <w:rPr/>
                </w:rPrChange>
              </w:rPr>
            </w:pPr>
            <w:r w:rsidRPr="00F22490">
              <w:rPr>
                <w:b/>
                <w:lang w:val="fr-FR"/>
                <w:rPrChange w:id="19631" w:author="Alban Roche" w:date="2017-08-02T14:54:00Z">
                  <w:rPr>
                    <w:b/>
                  </w:rPr>
                </w:rPrChange>
              </w:rPr>
              <w:t>&lt;port&gt;</w:t>
            </w:r>
            <w:r w:rsidRPr="00F22490">
              <w:rPr>
                <w:b/>
                <w:lang w:val="fr-FR"/>
                <w:rPrChange w:id="19632" w:author="Alban Roche" w:date="2017-08-02T14:54:00Z">
                  <w:rPr>
                    <w:b/>
                  </w:rPr>
                </w:rPrChange>
              </w:rPr>
              <w:tab/>
            </w:r>
            <w:r w:rsidRPr="00F22490">
              <w:rPr>
                <w:lang w:val="fr-FR"/>
                <w:rPrChange w:id="19633" w:author="Alban Roche" w:date="2017-08-02T14:54:00Z">
                  <w:rPr/>
                </w:rPrChange>
              </w:rPr>
              <w:tab/>
            </w:r>
            <w:r w:rsidRPr="00F22490">
              <w:rPr>
                <w:u w:val="single"/>
                <w:lang w:val="fr-FR"/>
                <w:rPrChange w:id="19634" w:author="Alban Roche" w:date="2017-08-02T14:54:00Z">
                  <w:rPr>
                    <w:u w:val="single"/>
                  </w:rPr>
                </w:rPrChange>
              </w:rPr>
              <w:t>0</w:t>
            </w:r>
            <w:r w:rsidRPr="00F22490">
              <w:rPr>
                <w:lang w:val="fr-FR"/>
                <w:rPrChange w:id="19635" w:author="Alban Roche" w:date="2017-08-02T14:54:00Z">
                  <w:rPr/>
                </w:rPrChange>
              </w:rPr>
              <w:t xml:space="preserve"> – 65535</w:t>
            </w:r>
            <w:r w:rsidRPr="00F22490">
              <w:rPr>
                <w:lang w:val="fr-FR"/>
                <w:rPrChange w:id="19636" w:author="Alban Roche" w:date="2017-08-02T14:54:00Z">
                  <w:rPr/>
                </w:rPrChange>
              </w:rPr>
              <w:tab/>
              <w:t>Port (0 = random)</w:t>
            </w:r>
          </w:p>
          <w:p w14:paraId="23A3B423" w14:textId="77777777" w:rsidR="00AD6DB4" w:rsidRPr="00F22490" w:rsidRDefault="00AD6DB4" w:rsidP="00166AF3">
            <w:pPr>
              <w:pStyle w:val="TableBody"/>
              <w:spacing w:before="30" w:after="30"/>
              <w:rPr>
                <w:sz w:val="14"/>
                <w:szCs w:val="14"/>
                <w:lang w:val="fr-FR"/>
                <w:rPrChange w:id="19637" w:author="Alban Roche" w:date="2017-08-02T14:54:00Z">
                  <w:rPr>
                    <w:sz w:val="14"/>
                    <w:szCs w:val="14"/>
                  </w:rPr>
                </w:rPrChange>
              </w:rPr>
            </w:pPr>
          </w:p>
          <w:p w14:paraId="5A42555D" w14:textId="24FFC179" w:rsidR="00AD6DB4" w:rsidRPr="00671C8B" w:rsidRDefault="00AD6DB4" w:rsidP="00166AF3">
            <w:pPr>
              <w:pStyle w:val="TableBody"/>
              <w:spacing w:before="30" w:after="30"/>
            </w:pPr>
            <w:r w:rsidRPr="00671C8B">
              <w:rPr>
                <w:b/>
              </w:rPr>
              <w:t>&lt;cnx cnf&gt;</w:t>
            </w:r>
            <w:r w:rsidRPr="00671C8B">
              <w:tab/>
              <w:t>1</w:t>
            </w:r>
            <w:r>
              <w:t xml:space="preserve"> – </w:t>
            </w:r>
            <w:r w:rsidRPr="00671C8B">
              <w:t>5</w:t>
            </w:r>
            <w:r>
              <w:rPr>
                <w:lang w:eastAsia="zh-CN"/>
              </w:rPr>
              <w:tab/>
            </w:r>
            <w:r w:rsidRPr="00671C8B">
              <w:rPr>
                <w:lang w:eastAsia="zh-CN"/>
              </w:rPr>
              <w:t>(PDP context configuration) a numeric parameter which specifies a particular PDP context configuration</w:t>
            </w:r>
            <w:r w:rsidRPr="00671C8B">
              <w:t xml:space="preserve"> (see section </w:t>
            </w:r>
            <w:r w:rsidRPr="00671C8B">
              <w:fldChar w:fldCharType="begin"/>
            </w:r>
            <w:r w:rsidRPr="00671C8B">
              <w:instrText xml:space="preserve"> REF _Ref368909299 \w \h  \* MERGEFORMAT </w:instrText>
            </w:r>
            <w:r w:rsidRPr="00671C8B">
              <w:fldChar w:fldCharType="separate"/>
            </w:r>
            <w:r w:rsidR="00BD7547">
              <w:t>12.7.1</w:t>
            </w:r>
            <w:r w:rsidRPr="00671C8B">
              <w:fldChar w:fldCharType="end"/>
            </w:r>
            <w:r w:rsidRPr="00671C8B">
              <w:t xml:space="preserve"> </w:t>
            </w:r>
            <w:r w:rsidRPr="00671C8B">
              <w:fldChar w:fldCharType="begin"/>
            </w:r>
            <w:r w:rsidRPr="00671C8B">
              <w:instrText xml:space="preserve"> REF _Ref368909301 \h  \* MERGEFORMAT </w:instrText>
            </w:r>
            <w:r w:rsidRPr="00671C8B">
              <w:fldChar w:fldCharType="separate"/>
            </w:r>
            <w:r w:rsidR="00BD7547" w:rsidRPr="00671C8B">
              <w:t>+KCNXCFG Command: GPRS Connection Configuration</w:t>
            </w:r>
            <w:r w:rsidRPr="00671C8B">
              <w:fldChar w:fldCharType="end"/>
            </w:r>
            <w:r w:rsidRPr="00671C8B">
              <w:t>).</w:t>
            </w:r>
          </w:p>
          <w:p w14:paraId="3DD1C8E5" w14:textId="77777777" w:rsidR="00AD6DB4" w:rsidRPr="00671C8B" w:rsidRDefault="00AD6DB4" w:rsidP="00166AF3">
            <w:pPr>
              <w:pStyle w:val="TableBody"/>
              <w:spacing w:before="30" w:after="30"/>
            </w:pPr>
          </w:p>
          <w:p w14:paraId="3414D98D" w14:textId="77777777" w:rsidR="00AD6DB4" w:rsidRPr="00671C8B" w:rsidRDefault="00AD6DB4" w:rsidP="00166AF3">
            <w:pPr>
              <w:pStyle w:val="TableBody"/>
              <w:spacing w:before="30" w:after="30"/>
              <w:rPr>
                <w:lang w:eastAsia="zh-CN"/>
              </w:rPr>
            </w:pPr>
            <w:r w:rsidRPr="00671C8B">
              <w:rPr>
                <w:b/>
              </w:rPr>
              <w:t>&lt;udp_notif&gt;</w:t>
            </w:r>
            <w:r w:rsidRPr="00671C8B">
              <w:rPr>
                <w:lang w:eastAsia="zh-CN"/>
              </w:rPr>
              <w:tab/>
            </w:r>
            <w:r w:rsidRPr="00671C8B">
              <w:t>Integer type. Indicates the cause of the UDP connection failure.</w:t>
            </w:r>
          </w:p>
          <w:p w14:paraId="1EEAC054" w14:textId="77777777" w:rsidR="00AD6DB4" w:rsidRPr="00671C8B" w:rsidRDefault="00AD6DB4" w:rsidP="00166AF3">
            <w:pPr>
              <w:pStyle w:val="TableBody"/>
              <w:spacing w:before="30" w:after="30"/>
            </w:pPr>
            <w:r w:rsidRPr="00671C8B">
              <w:t>0</w:t>
            </w:r>
            <w:r w:rsidRPr="00671C8B">
              <w:tab/>
              <w:t>Network error</w:t>
            </w:r>
          </w:p>
          <w:p w14:paraId="2EE122A5" w14:textId="77777777" w:rsidR="00AD6DB4" w:rsidRPr="00671C8B" w:rsidRDefault="00AD6DB4" w:rsidP="00166AF3">
            <w:pPr>
              <w:pStyle w:val="TableBody"/>
              <w:spacing w:before="30" w:after="30"/>
            </w:pPr>
            <w:r w:rsidRPr="00671C8B">
              <w:t>1</w:t>
            </w:r>
            <w:r w:rsidRPr="00671C8B">
              <w:tab/>
              <w:t>No more sockets available; max number already reached</w:t>
            </w:r>
          </w:p>
          <w:p w14:paraId="0DFADC67" w14:textId="77777777" w:rsidR="00AD6DB4" w:rsidRPr="00671C8B" w:rsidRDefault="00AD6DB4" w:rsidP="00166AF3">
            <w:pPr>
              <w:pStyle w:val="TableBody"/>
              <w:spacing w:before="30" w:after="30"/>
            </w:pPr>
            <w:r w:rsidRPr="00671C8B">
              <w:t>2</w:t>
            </w:r>
            <w:r w:rsidRPr="00671C8B">
              <w:tab/>
              <w:t xml:space="preserve">Memory problem </w:t>
            </w:r>
          </w:p>
          <w:p w14:paraId="6BE60154" w14:textId="77777777" w:rsidR="00AD6DB4" w:rsidRPr="00671C8B" w:rsidRDefault="00AD6DB4" w:rsidP="00166AF3">
            <w:pPr>
              <w:pStyle w:val="TableBody"/>
              <w:spacing w:before="30" w:after="30"/>
            </w:pPr>
            <w:r w:rsidRPr="00671C8B">
              <w:t>3</w:t>
            </w:r>
            <w:r w:rsidRPr="00671C8B">
              <w:tab/>
              <w:t>DNS error</w:t>
            </w:r>
          </w:p>
          <w:p w14:paraId="71CDF045" w14:textId="77777777" w:rsidR="00AD6DB4" w:rsidRPr="00671C8B" w:rsidRDefault="00AD6DB4" w:rsidP="00166AF3">
            <w:pPr>
              <w:pStyle w:val="TableBody"/>
              <w:spacing w:before="30" w:after="30"/>
            </w:pPr>
            <w:r w:rsidRPr="00671C8B">
              <w:t>5</w:t>
            </w:r>
            <w:r w:rsidRPr="00671C8B">
              <w:tab/>
              <w:t>UDP connection error</w:t>
            </w:r>
            <w:r w:rsidRPr="00671C8B">
              <w:rPr>
                <w:lang w:eastAsia="zh-CN"/>
              </w:rPr>
              <w:t>(Host unreachable)</w:t>
            </w:r>
          </w:p>
          <w:p w14:paraId="0487718B" w14:textId="77777777" w:rsidR="00AD6DB4" w:rsidRPr="00671C8B" w:rsidRDefault="00AD6DB4" w:rsidP="00166AF3">
            <w:pPr>
              <w:pStyle w:val="TableBody"/>
              <w:spacing w:before="30" w:after="30"/>
              <w:rPr>
                <w:u w:val="single"/>
              </w:rPr>
            </w:pPr>
            <w:r w:rsidRPr="00671C8B">
              <w:t>6</w:t>
            </w:r>
            <w:r w:rsidRPr="00671C8B">
              <w:tab/>
              <w:t>Generic error</w:t>
            </w:r>
          </w:p>
          <w:p w14:paraId="5B1B9951" w14:textId="77777777" w:rsidR="00AD6DB4" w:rsidRPr="00671C8B" w:rsidRDefault="00AD6DB4" w:rsidP="00166AF3">
            <w:pPr>
              <w:pStyle w:val="TableBody"/>
              <w:spacing w:before="30" w:after="30"/>
              <w:rPr>
                <w:lang w:eastAsia="zh-CN"/>
              </w:rPr>
            </w:pPr>
            <w:r w:rsidRPr="00671C8B">
              <w:rPr>
                <w:lang w:eastAsia="zh-CN"/>
              </w:rPr>
              <w:t>8</w:t>
            </w:r>
            <w:r w:rsidRPr="00671C8B">
              <w:tab/>
            </w:r>
            <w:r w:rsidRPr="00671C8B">
              <w:rPr>
                <w:lang w:eastAsia="zh-CN"/>
              </w:rPr>
              <w:t xml:space="preserve">Data sending is OK but KUDPSND was waiting more or </w:t>
            </w:r>
            <w:r w:rsidRPr="00671C8B">
              <w:rPr>
                <w:lang w:eastAsia="zh-CN"/>
              </w:rPr>
              <w:tab/>
              <w:t>less characters</w:t>
            </w:r>
          </w:p>
          <w:p w14:paraId="4CD59EA1" w14:textId="77777777" w:rsidR="00AD6DB4" w:rsidRPr="00671C8B" w:rsidRDefault="00AD6DB4" w:rsidP="00166AF3">
            <w:pPr>
              <w:pStyle w:val="TableBody"/>
              <w:spacing w:before="30" w:after="30"/>
              <w:rPr>
                <w:lang w:eastAsia="zh-CN"/>
              </w:rPr>
            </w:pPr>
            <w:r w:rsidRPr="00671C8B">
              <w:rPr>
                <w:lang w:eastAsia="zh-CN"/>
              </w:rPr>
              <w:t>9</w:t>
            </w:r>
            <w:r w:rsidRPr="00671C8B">
              <w:tab/>
            </w:r>
            <w:r w:rsidRPr="00671C8B">
              <w:rPr>
                <w:lang w:eastAsia="zh-CN"/>
              </w:rPr>
              <w:t>Bad session ID</w:t>
            </w:r>
          </w:p>
          <w:p w14:paraId="3A335709" w14:textId="77777777" w:rsidR="00AD6DB4" w:rsidRPr="00671C8B" w:rsidRDefault="00AD6DB4" w:rsidP="00166AF3">
            <w:pPr>
              <w:pStyle w:val="TableBody"/>
              <w:spacing w:before="30" w:after="30"/>
              <w:rPr>
                <w:lang w:eastAsia="zh-CN"/>
              </w:rPr>
            </w:pPr>
            <w:r w:rsidRPr="00671C8B">
              <w:rPr>
                <w:lang w:eastAsia="zh-CN"/>
              </w:rPr>
              <w:t>10</w:t>
            </w:r>
            <w:r w:rsidRPr="00671C8B">
              <w:tab/>
            </w:r>
            <w:r w:rsidRPr="00671C8B">
              <w:rPr>
                <w:lang w:eastAsia="zh-CN"/>
              </w:rPr>
              <w:t>Session is already running</w:t>
            </w:r>
          </w:p>
          <w:p w14:paraId="5E9ED839" w14:textId="77777777" w:rsidR="00AD6DB4" w:rsidRPr="00671C8B" w:rsidRDefault="00AD6DB4" w:rsidP="00166AF3">
            <w:pPr>
              <w:pStyle w:val="TableBody"/>
              <w:spacing w:before="30" w:after="30"/>
              <w:rPr>
                <w:lang w:eastAsia="zh-CN"/>
              </w:rPr>
            </w:pPr>
            <w:r w:rsidRPr="00671C8B">
              <w:rPr>
                <w:lang w:eastAsia="zh-CN"/>
              </w:rPr>
              <w:t>11</w:t>
            </w:r>
            <w:r w:rsidRPr="00671C8B">
              <w:rPr>
                <w:lang w:eastAsia="zh-CN"/>
              </w:rPr>
              <w:tab/>
              <w:t>All sessions are used</w:t>
            </w:r>
          </w:p>
          <w:p w14:paraId="0ED9E863" w14:textId="77777777" w:rsidR="00AD6DB4" w:rsidRPr="00671C8B" w:rsidRDefault="00AD6DB4" w:rsidP="00166AF3">
            <w:pPr>
              <w:pStyle w:val="TableBody"/>
              <w:spacing w:before="30" w:after="30"/>
            </w:pPr>
          </w:p>
          <w:p w14:paraId="58B4E419" w14:textId="77777777" w:rsidR="00AD6DB4" w:rsidRPr="00671C8B" w:rsidRDefault="00AD6DB4" w:rsidP="00166AF3">
            <w:pPr>
              <w:pStyle w:val="TableBody"/>
              <w:spacing w:before="30" w:after="30"/>
              <w:rPr>
                <w:lang w:eastAsia="zh-CN"/>
              </w:rPr>
            </w:pPr>
            <w:r w:rsidRPr="00671C8B">
              <w:rPr>
                <w:b/>
                <w:lang w:eastAsia="zh-CN"/>
              </w:rPr>
              <w:t>&lt;data_mode&gt;</w:t>
            </w:r>
            <w:r w:rsidRPr="00671C8B">
              <w:rPr>
                <w:b/>
                <w:lang w:eastAsia="zh-CN"/>
              </w:rPr>
              <w:tab/>
            </w:r>
            <w:r w:rsidRPr="00671C8B">
              <w:rPr>
                <w:u w:val="single"/>
              </w:rPr>
              <w:t>0</w:t>
            </w:r>
            <w:r w:rsidRPr="00671C8B">
              <w:tab/>
              <w:t xml:space="preserve">Do not display </w:t>
            </w:r>
            <w:r w:rsidRPr="00671C8B">
              <w:rPr>
                <w:lang w:eastAsia="zh-CN"/>
              </w:rPr>
              <w:t>&lt;</w:t>
            </w:r>
            <w:r w:rsidRPr="00671C8B">
              <w:t>data</w:t>
            </w:r>
            <w:r w:rsidRPr="00671C8B">
              <w:rPr>
                <w:lang w:eastAsia="zh-CN"/>
              </w:rPr>
              <w:t>&gt;</w:t>
            </w:r>
            <w:r w:rsidRPr="00671C8B">
              <w:t xml:space="preserve"> in URC</w:t>
            </w:r>
            <w:r w:rsidRPr="00671C8B">
              <w:rPr>
                <w:lang w:eastAsia="zh-CN"/>
              </w:rPr>
              <w:t xml:space="preserve"> (Default setting)</w:t>
            </w:r>
          </w:p>
          <w:p w14:paraId="2E9F6D86" w14:textId="77777777" w:rsidR="00AD6DB4" w:rsidRPr="00671C8B" w:rsidRDefault="00AD6DB4" w:rsidP="00166AF3">
            <w:pPr>
              <w:pStyle w:val="TableBody"/>
              <w:spacing w:before="30" w:after="30"/>
            </w:pPr>
            <w:r w:rsidRPr="00671C8B">
              <w:tab/>
            </w:r>
            <w:r w:rsidRPr="00671C8B">
              <w:tab/>
            </w:r>
            <w:r w:rsidRPr="00671C8B">
              <w:tab/>
              <w:t>1</w:t>
            </w:r>
            <w:r w:rsidRPr="00671C8B">
              <w:tab/>
              <w:t xml:space="preserve">Display </w:t>
            </w:r>
            <w:r w:rsidRPr="00671C8B">
              <w:rPr>
                <w:lang w:eastAsia="zh-CN"/>
              </w:rPr>
              <w:t>&lt;</w:t>
            </w:r>
            <w:r w:rsidRPr="00671C8B">
              <w:t>data</w:t>
            </w:r>
            <w:r w:rsidRPr="00671C8B">
              <w:rPr>
                <w:lang w:eastAsia="zh-CN"/>
              </w:rPr>
              <w:t>&gt;</w:t>
            </w:r>
            <w:r w:rsidRPr="00671C8B">
              <w:t xml:space="preserve"> in URC</w:t>
            </w:r>
          </w:p>
          <w:p w14:paraId="35396A5F" w14:textId="77777777" w:rsidR="00AD6DB4" w:rsidRPr="00671C8B" w:rsidRDefault="00AD6DB4" w:rsidP="00166AF3">
            <w:pPr>
              <w:pStyle w:val="TableBody"/>
              <w:spacing w:before="30" w:after="30"/>
              <w:rPr>
                <w:b/>
              </w:rPr>
            </w:pPr>
          </w:p>
          <w:p w14:paraId="76B29D4B" w14:textId="77777777" w:rsidR="00AD6DB4" w:rsidRPr="00671C8B" w:rsidRDefault="00AD6DB4" w:rsidP="00166AF3">
            <w:pPr>
              <w:pStyle w:val="TableBody"/>
              <w:spacing w:before="30" w:after="30"/>
            </w:pPr>
            <w:r w:rsidRPr="00671C8B">
              <w:rPr>
                <w:b/>
              </w:rPr>
              <w:t>&lt;udp remote address&gt;</w:t>
            </w:r>
            <w:r w:rsidRPr="00671C8B">
              <w:rPr>
                <w:b/>
              </w:rPr>
              <w:tab/>
            </w:r>
            <w:r w:rsidRPr="00671C8B">
              <w:rPr>
                <w:lang w:eastAsia="zh-CN"/>
              </w:rPr>
              <w:t>IP address string</w:t>
            </w:r>
            <w:r w:rsidRPr="00671C8B">
              <w:t xml:space="preserve"> or explicit name of the remote host, Default is empty (given by +KUDPSND).</w:t>
            </w:r>
          </w:p>
          <w:p w14:paraId="3D493DD5" w14:textId="77777777" w:rsidR="00AD6DB4" w:rsidRPr="00671C8B" w:rsidRDefault="00AD6DB4" w:rsidP="00166AF3">
            <w:pPr>
              <w:pStyle w:val="TableBody"/>
              <w:spacing w:before="30" w:after="30"/>
            </w:pPr>
          </w:p>
          <w:p w14:paraId="3DD5EA52" w14:textId="77777777" w:rsidR="00AD6DB4" w:rsidRPr="00671C8B" w:rsidRDefault="00AD6DB4" w:rsidP="00166AF3">
            <w:pPr>
              <w:pStyle w:val="TableBody"/>
              <w:spacing w:before="30" w:after="30"/>
            </w:pPr>
            <w:r w:rsidRPr="00671C8B">
              <w:rPr>
                <w:b/>
              </w:rPr>
              <w:t>&lt;udp_port&gt;</w:t>
            </w:r>
            <w:r w:rsidRPr="00DA5BF9">
              <w:tab/>
            </w:r>
            <w:r w:rsidRPr="00BD7394">
              <w:rPr>
                <w:u w:val="single"/>
              </w:rPr>
              <w:t>0</w:t>
            </w:r>
            <w:r>
              <w:t xml:space="preserve"> – </w:t>
            </w:r>
            <w:r w:rsidRPr="00671C8B">
              <w:t>65535</w:t>
            </w:r>
            <w:r>
              <w:tab/>
            </w:r>
            <w:r w:rsidRPr="00DA5BF9">
              <w:t>UDP</w:t>
            </w:r>
            <w:r>
              <w:rPr>
                <w:b/>
              </w:rPr>
              <w:t xml:space="preserve"> </w:t>
            </w:r>
            <w:r>
              <w:t>peer port; given by +KUDPSND</w:t>
            </w:r>
          </w:p>
          <w:p w14:paraId="528B32BD" w14:textId="77777777" w:rsidR="00AD6DB4" w:rsidRPr="00671C8B" w:rsidRDefault="00AD6DB4" w:rsidP="00166AF3">
            <w:pPr>
              <w:pStyle w:val="TableBody"/>
              <w:spacing w:before="30" w:after="30"/>
            </w:pPr>
          </w:p>
          <w:p w14:paraId="41266C87" w14:textId="77777777" w:rsidR="00AD6DB4" w:rsidRPr="00671C8B" w:rsidRDefault="00AD6DB4" w:rsidP="00166AF3">
            <w:pPr>
              <w:pStyle w:val="TableBody"/>
              <w:spacing w:before="30" w:after="30"/>
            </w:pPr>
            <w:r w:rsidRPr="00671C8B">
              <w:rPr>
                <w:b/>
              </w:rPr>
              <w:t>&lt;af&gt;</w:t>
            </w:r>
            <w:r w:rsidRPr="00671C8B">
              <w:tab/>
              <w:t>Address family used for the connection.</w:t>
            </w:r>
          </w:p>
          <w:p w14:paraId="7A1E5826" w14:textId="77777777" w:rsidR="00AD6DB4" w:rsidRPr="00671C8B" w:rsidRDefault="00AD6DB4" w:rsidP="00166AF3">
            <w:pPr>
              <w:pStyle w:val="TableBody"/>
              <w:spacing w:before="30" w:after="30"/>
            </w:pPr>
            <w:r w:rsidRPr="00671C8B">
              <w:rPr>
                <w:u w:val="single"/>
              </w:rPr>
              <w:t>0</w:t>
            </w:r>
            <w:r w:rsidRPr="00671C8B">
              <w:tab/>
              <w:t>IPV4</w:t>
            </w:r>
          </w:p>
          <w:p w14:paraId="7928933A" w14:textId="77777777" w:rsidR="00AD6DB4" w:rsidRPr="00671C8B" w:rsidRDefault="00AD6DB4" w:rsidP="00166AF3">
            <w:pPr>
              <w:pStyle w:val="TableBody"/>
              <w:spacing w:before="30" w:after="30"/>
              <w:rPr>
                <w:b/>
                <w:u w:val="single"/>
                <w:lang w:val="fr-FR"/>
              </w:rPr>
            </w:pPr>
            <w:r w:rsidRPr="00671C8B">
              <w:t>1</w:t>
            </w:r>
            <w:r w:rsidRPr="00671C8B">
              <w:tab/>
              <w:t>IPV6</w:t>
            </w:r>
          </w:p>
        </w:tc>
      </w:tr>
      <w:tr w:rsidR="00AD6DB4" w:rsidRPr="00671C8B" w14:paraId="2094EA39" w14:textId="77777777" w:rsidTr="00166AF3">
        <w:tc>
          <w:tcPr>
            <w:tcW w:w="1728" w:type="dxa"/>
          </w:tcPr>
          <w:p w14:paraId="6A28A3A0" w14:textId="77777777" w:rsidR="00AD6DB4" w:rsidRPr="00671C8B" w:rsidRDefault="00AD6DB4" w:rsidP="00166AF3">
            <w:pPr>
              <w:pStyle w:val="TableBody"/>
              <w:spacing w:before="30" w:after="30"/>
              <w:rPr>
                <w:u w:val="single"/>
              </w:rPr>
            </w:pPr>
            <w:r w:rsidRPr="00671C8B">
              <w:rPr>
                <w:u w:val="single"/>
              </w:rPr>
              <w:t>Reference</w:t>
            </w:r>
          </w:p>
          <w:p w14:paraId="341A29C3" w14:textId="77777777" w:rsidR="00AD6DB4" w:rsidRPr="00671C8B" w:rsidRDefault="00AD6DB4" w:rsidP="00166AF3">
            <w:pPr>
              <w:pStyle w:val="TableBody"/>
              <w:spacing w:before="30" w:after="30"/>
            </w:pPr>
            <w:r w:rsidRPr="00671C8B">
              <w:t>Sierra Wireless Proprietary</w:t>
            </w:r>
          </w:p>
        </w:tc>
        <w:tc>
          <w:tcPr>
            <w:tcW w:w="7560" w:type="dxa"/>
          </w:tcPr>
          <w:p w14:paraId="6AC0E23F" w14:textId="77777777" w:rsidR="00AD6DB4" w:rsidRPr="00671C8B" w:rsidRDefault="00AD6DB4" w:rsidP="00166AF3">
            <w:pPr>
              <w:pStyle w:val="TableBody"/>
              <w:spacing w:before="30" w:after="30"/>
              <w:rPr>
                <w:u w:val="single"/>
              </w:rPr>
            </w:pPr>
            <w:r w:rsidRPr="00671C8B">
              <w:rPr>
                <w:u w:val="single"/>
              </w:rPr>
              <w:t>Notes</w:t>
            </w:r>
          </w:p>
          <w:p w14:paraId="04B484E0" w14:textId="77777777" w:rsidR="00AD6DB4" w:rsidRPr="00671C8B" w:rsidRDefault="00AD6DB4" w:rsidP="0059466D">
            <w:pPr>
              <w:pStyle w:val="TableBody"/>
              <w:numPr>
                <w:ilvl w:val="0"/>
                <w:numId w:val="75"/>
              </w:numPr>
            </w:pPr>
            <w:r w:rsidRPr="00671C8B">
              <w:t xml:space="preserve">For UDP socket in server mode, </w:t>
            </w:r>
            <w:r w:rsidRPr="00671C8B">
              <w:rPr>
                <w:lang w:eastAsia="zh-CN"/>
              </w:rPr>
              <w:t>it is</w:t>
            </w:r>
            <w:r w:rsidRPr="00671C8B">
              <w:t xml:space="preserve"> bound to a defined port number, incoming connection are notified by </w:t>
            </w:r>
            <w:r>
              <w:t>+</w:t>
            </w:r>
            <w:r w:rsidRPr="00671C8B">
              <w:t>KUDP_DATA. If remote address and port are given, they are saved for use in +KUDPSND.</w:t>
            </w:r>
          </w:p>
          <w:p w14:paraId="1C5A2DC4" w14:textId="77777777" w:rsidR="00AD6DB4" w:rsidRPr="00BD7394" w:rsidRDefault="00AD6DB4" w:rsidP="0059466D">
            <w:pPr>
              <w:pStyle w:val="TableBody"/>
              <w:numPr>
                <w:ilvl w:val="0"/>
                <w:numId w:val="75"/>
              </w:numPr>
              <w:rPr>
                <w:u w:val="single"/>
              </w:rPr>
            </w:pPr>
            <w:r w:rsidRPr="00671C8B">
              <w:t xml:space="preserve">Maximum </w:t>
            </w:r>
            <w:r w:rsidRPr="00671C8B">
              <w:rPr>
                <w:rFonts w:eastAsia="SimSun"/>
              </w:rPr>
              <w:t>&lt;session_id&gt;</w:t>
            </w:r>
            <w:r w:rsidRPr="00671C8B">
              <w:t xml:space="preserve"> is 32</w:t>
            </w:r>
            <w:r>
              <w:t>.</w:t>
            </w:r>
          </w:p>
          <w:p w14:paraId="4A9A6802" w14:textId="77777777" w:rsidR="00AD6DB4" w:rsidRPr="00671C8B" w:rsidRDefault="00AD6DB4" w:rsidP="0059466D">
            <w:pPr>
              <w:pStyle w:val="TableBody"/>
              <w:numPr>
                <w:ilvl w:val="0"/>
                <w:numId w:val="75"/>
              </w:numPr>
              <w:rPr>
                <w:u w:val="single"/>
              </w:rPr>
            </w:pPr>
            <w:r w:rsidRPr="009062F6">
              <w:t>+KCNXCFG configur</w:t>
            </w:r>
            <w:r>
              <w:t xml:space="preserve">ation should be set up in order </w:t>
            </w:r>
            <w:r w:rsidRPr="009062F6">
              <w:t>to start the connection properly</w:t>
            </w:r>
            <w:r>
              <w:t>.</w:t>
            </w:r>
          </w:p>
        </w:tc>
      </w:tr>
    </w:tbl>
    <w:p w14:paraId="0BEA49DA" w14:textId="77777777" w:rsidR="00AD6DB4" w:rsidRPr="00671C8B" w:rsidRDefault="00AD6DB4" w:rsidP="0059466D">
      <w:pPr>
        <w:pStyle w:val="Heading3"/>
        <w:numPr>
          <w:ilvl w:val="2"/>
          <w:numId w:val="11"/>
        </w:numPr>
        <w:ind w:left="1260" w:hanging="1260"/>
      </w:pPr>
      <w:bookmarkStart w:id="19638" w:name="_Toc448912350"/>
      <w:bookmarkStart w:id="19639" w:name="_Toc486251767"/>
      <w:bookmarkStart w:id="19640" w:name="_Toc489460895"/>
      <w:r w:rsidRPr="00671C8B">
        <w:t>+KUDPRCV Command: Receive Data through a UDP Connection</w:t>
      </w:r>
      <w:bookmarkEnd w:id="19638"/>
      <w:bookmarkEnd w:id="19639"/>
      <w:bookmarkEnd w:id="19640"/>
    </w:p>
    <w:tbl>
      <w:tblPr>
        <w:tblStyle w:val="TableSWIleft"/>
        <w:tblW w:w="9288" w:type="dxa"/>
        <w:tblLayout w:type="fixed"/>
        <w:tblLook w:val="04A0" w:firstRow="1" w:lastRow="0" w:firstColumn="1" w:lastColumn="0" w:noHBand="0" w:noVBand="1"/>
      </w:tblPr>
      <w:tblGrid>
        <w:gridCol w:w="1728"/>
        <w:gridCol w:w="7560"/>
      </w:tblGrid>
      <w:tr w:rsidR="00AD6DB4" w:rsidRPr="00671C8B" w14:paraId="01B000AD"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361FEC10" w14:textId="23B10105" w:rsidR="00AD6DB4" w:rsidRPr="00671C8B" w:rsidRDefault="00AD6DB4">
            <w:pPr>
              <w:pStyle w:val="TableRowHead"/>
              <w:spacing w:before="144" w:after="144"/>
            </w:pPr>
            <w:del w:id="19641" w:author="Alban Roche" w:date="2017-08-02T14:40:00Z">
              <w:r w:rsidDel="00F22490">
                <w:delText>HL7618, HL7618RD, HL7648, HL7650, HL7688, HL7690 and HL7692</w:delText>
              </w:r>
            </w:del>
            <w:ins w:id="19642" w:author="Alban Roche" w:date="2017-08-02T14:40:00Z">
              <w:r w:rsidR="00F22490">
                <w:t>HL7800</w:t>
              </w:r>
            </w:ins>
          </w:p>
        </w:tc>
      </w:tr>
      <w:tr w:rsidR="00AD6DB4" w:rsidRPr="00671C8B" w14:paraId="5206FDF3" w14:textId="77777777" w:rsidTr="00166AF3">
        <w:trPr>
          <w:cantSplit w:val="0"/>
        </w:trPr>
        <w:tc>
          <w:tcPr>
            <w:tcW w:w="1728" w:type="dxa"/>
          </w:tcPr>
          <w:p w14:paraId="58169EAD" w14:textId="77777777" w:rsidR="00AD6DB4" w:rsidRDefault="00AD6DB4" w:rsidP="00166AF3">
            <w:pPr>
              <w:pStyle w:val="TableBody"/>
            </w:pPr>
            <w:r>
              <w:rPr>
                <w:i/>
              </w:rPr>
              <w:t>Test command</w:t>
            </w:r>
          </w:p>
          <w:p w14:paraId="76D224AB" w14:textId="77777777" w:rsidR="00AD6DB4" w:rsidRDefault="00AD6DB4" w:rsidP="00166AF3">
            <w:pPr>
              <w:pStyle w:val="TableBody"/>
            </w:pPr>
          </w:p>
          <w:p w14:paraId="76D5B272" w14:textId="77777777" w:rsidR="00AD6DB4" w:rsidRDefault="00AD6DB4" w:rsidP="00166AF3">
            <w:pPr>
              <w:pStyle w:val="TableBody"/>
            </w:pPr>
            <w:r w:rsidRPr="00DA5BF9">
              <w:rPr>
                <w:u w:val="single"/>
              </w:rPr>
              <w:t>Syntax</w:t>
            </w:r>
          </w:p>
          <w:p w14:paraId="7F2BC934" w14:textId="77777777" w:rsidR="00AD6DB4" w:rsidRPr="00DA5BF9" w:rsidRDefault="00AD6DB4" w:rsidP="00166AF3">
            <w:pPr>
              <w:pStyle w:val="TableBody"/>
              <w:rPr>
                <w:b/>
              </w:rPr>
            </w:pPr>
            <w:r w:rsidRPr="00DA5BF9">
              <w:rPr>
                <w:b/>
              </w:rPr>
              <w:t>AT+KUDPRCV=?</w:t>
            </w:r>
          </w:p>
        </w:tc>
        <w:tc>
          <w:tcPr>
            <w:tcW w:w="7560" w:type="dxa"/>
          </w:tcPr>
          <w:p w14:paraId="4DD2D197" w14:textId="77777777" w:rsidR="00AD6DB4" w:rsidRDefault="00AD6DB4" w:rsidP="00166AF3">
            <w:pPr>
              <w:pStyle w:val="TableBody"/>
              <w:rPr>
                <w:u w:val="single"/>
              </w:rPr>
            </w:pPr>
          </w:p>
          <w:p w14:paraId="2BBF77E1" w14:textId="77777777" w:rsidR="00AD6DB4" w:rsidRDefault="00AD6DB4" w:rsidP="00166AF3">
            <w:pPr>
              <w:pStyle w:val="TableBody"/>
            </w:pPr>
            <w:r>
              <w:rPr>
                <w:u w:val="single"/>
              </w:rPr>
              <w:br/>
              <w:t>Response</w:t>
            </w:r>
          </w:p>
          <w:p w14:paraId="6B66CD66" w14:textId="77777777" w:rsidR="00AD6DB4" w:rsidRDefault="00AD6DB4" w:rsidP="00166AF3">
            <w:pPr>
              <w:pStyle w:val="TableBody"/>
            </w:pPr>
            <w:r w:rsidRPr="00DA5BF9">
              <w:rPr>
                <w:b/>
              </w:rPr>
              <w:t>+KUDPRCV:</w:t>
            </w:r>
            <w:r>
              <w:t xml:space="preserve"> (list of possible </w:t>
            </w:r>
            <w:r w:rsidRPr="00DA5BF9">
              <w:rPr>
                <w:b/>
              </w:rPr>
              <w:t>&lt;session_id&gt;</w:t>
            </w:r>
            <w:r>
              <w:t xml:space="preserve">s),(list of possible </w:t>
            </w:r>
            <w:r w:rsidRPr="00DA5BF9">
              <w:rPr>
                <w:b/>
              </w:rPr>
              <w:t>&lt;ndata&gt;</w:t>
            </w:r>
            <w:r>
              <w:t>s)</w:t>
            </w:r>
          </w:p>
          <w:p w14:paraId="61E2BA03" w14:textId="77777777" w:rsidR="00AD6DB4" w:rsidRPr="00DA5BF9" w:rsidRDefault="00AD6DB4" w:rsidP="00166AF3">
            <w:pPr>
              <w:pStyle w:val="TableBody"/>
              <w:rPr>
                <w:b/>
              </w:rPr>
            </w:pPr>
            <w:r w:rsidRPr="00DA5BF9">
              <w:rPr>
                <w:b/>
              </w:rPr>
              <w:t>OK</w:t>
            </w:r>
          </w:p>
        </w:tc>
      </w:tr>
      <w:tr w:rsidR="00AD6DB4" w:rsidRPr="00671C8B" w14:paraId="2745BEB7" w14:textId="77777777" w:rsidTr="00166AF3">
        <w:trPr>
          <w:cantSplit w:val="0"/>
        </w:trPr>
        <w:tc>
          <w:tcPr>
            <w:tcW w:w="1728" w:type="dxa"/>
          </w:tcPr>
          <w:p w14:paraId="71492C97" w14:textId="77777777" w:rsidR="00AD6DB4" w:rsidRPr="00671C8B" w:rsidRDefault="00AD6DB4" w:rsidP="00166AF3">
            <w:pPr>
              <w:pStyle w:val="TableBody"/>
              <w:rPr>
                <w:i/>
              </w:rPr>
            </w:pPr>
            <w:r w:rsidRPr="00671C8B">
              <w:rPr>
                <w:i/>
              </w:rPr>
              <w:t>Write command</w:t>
            </w:r>
          </w:p>
          <w:p w14:paraId="1F408A7A" w14:textId="77777777" w:rsidR="00AD6DB4" w:rsidRPr="00671C8B" w:rsidRDefault="00AD6DB4" w:rsidP="00166AF3">
            <w:pPr>
              <w:pStyle w:val="TableBody"/>
            </w:pPr>
          </w:p>
          <w:p w14:paraId="0A0D3A46" w14:textId="77777777" w:rsidR="00AD6DB4" w:rsidRPr="00671C8B" w:rsidRDefault="00AD6DB4" w:rsidP="00166AF3">
            <w:pPr>
              <w:pStyle w:val="TableBody"/>
              <w:rPr>
                <w:u w:val="single"/>
              </w:rPr>
            </w:pPr>
            <w:r w:rsidRPr="00671C8B">
              <w:rPr>
                <w:u w:val="single"/>
              </w:rPr>
              <w:t>Syntax</w:t>
            </w:r>
          </w:p>
          <w:p w14:paraId="38813BA3" w14:textId="77777777" w:rsidR="00AD6DB4" w:rsidRPr="00671C8B" w:rsidRDefault="00AD6DB4" w:rsidP="00166AF3">
            <w:pPr>
              <w:pStyle w:val="TableBody"/>
              <w:rPr>
                <w:u w:val="single"/>
              </w:rPr>
            </w:pPr>
            <w:r w:rsidRPr="00671C8B">
              <w:rPr>
                <w:b/>
              </w:rPr>
              <w:t>AT+KUDPRCV=</w:t>
            </w:r>
            <w:r>
              <w:rPr>
                <w:b/>
              </w:rPr>
              <w:br/>
            </w:r>
            <w:r w:rsidRPr="00671C8B">
              <w:rPr>
                <w:b/>
              </w:rPr>
              <w:t>&lt;session_id&gt;,</w:t>
            </w:r>
            <w:r w:rsidRPr="00671C8B">
              <w:rPr>
                <w:b/>
              </w:rPr>
              <w:br/>
              <w:t>&lt;ndata&gt;</w:t>
            </w:r>
          </w:p>
        </w:tc>
        <w:tc>
          <w:tcPr>
            <w:tcW w:w="7560" w:type="dxa"/>
          </w:tcPr>
          <w:p w14:paraId="50D9BC7F" w14:textId="77777777" w:rsidR="00AD6DB4" w:rsidRPr="00671C8B" w:rsidRDefault="00AD6DB4" w:rsidP="00166AF3">
            <w:pPr>
              <w:pStyle w:val="TableBody"/>
              <w:rPr>
                <w:u w:val="single"/>
              </w:rPr>
            </w:pPr>
          </w:p>
          <w:p w14:paraId="4C213DA3" w14:textId="77777777" w:rsidR="00AD6DB4" w:rsidRPr="00671C8B" w:rsidRDefault="00AD6DB4" w:rsidP="00166AF3">
            <w:pPr>
              <w:pStyle w:val="TableBody"/>
              <w:rPr>
                <w:u w:val="single"/>
              </w:rPr>
            </w:pPr>
          </w:p>
          <w:p w14:paraId="32466677" w14:textId="77777777" w:rsidR="00AD6DB4" w:rsidRPr="00671C8B" w:rsidRDefault="00AD6DB4" w:rsidP="00166AF3">
            <w:pPr>
              <w:pStyle w:val="TableBody"/>
              <w:rPr>
                <w:u w:val="single"/>
              </w:rPr>
            </w:pPr>
            <w:r w:rsidRPr="00671C8B">
              <w:rPr>
                <w:u w:val="single"/>
              </w:rPr>
              <w:t>Response</w:t>
            </w:r>
          </w:p>
          <w:p w14:paraId="51D5AB50" w14:textId="77777777" w:rsidR="00AD6DB4" w:rsidRPr="00671C8B" w:rsidRDefault="00AD6DB4" w:rsidP="00166AF3">
            <w:pPr>
              <w:pStyle w:val="TableBody"/>
              <w:rPr>
                <w:b/>
                <w:lang w:eastAsia="zh-CN"/>
              </w:rPr>
            </w:pPr>
            <w:r w:rsidRPr="00671C8B">
              <w:rPr>
                <w:b/>
              </w:rPr>
              <w:t>CONNECT</w:t>
            </w:r>
          </w:p>
          <w:p w14:paraId="0D19EBDD" w14:textId="77777777" w:rsidR="00AD6DB4" w:rsidRPr="00671C8B" w:rsidRDefault="00AD6DB4" w:rsidP="00166AF3">
            <w:pPr>
              <w:pStyle w:val="TableBody"/>
              <w:rPr>
                <w:b/>
                <w:lang w:eastAsia="zh-CN"/>
              </w:rPr>
            </w:pPr>
            <w:r w:rsidRPr="00671C8B">
              <w:rPr>
                <w:b/>
                <w:lang w:eastAsia="zh-CN"/>
              </w:rPr>
              <w:t>…</w:t>
            </w:r>
            <w:r w:rsidRPr="00671C8B">
              <w:rPr>
                <w:b/>
              </w:rPr>
              <w:t>&lt;EOF pattern&gt;</w:t>
            </w:r>
          </w:p>
          <w:p w14:paraId="367A41EC" w14:textId="77777777" w:rsidR="00AD6DB4" w:rsidRPr="00671C8B" w:rsidRDefault="00AD6DB4" w:rsidP="00166AF3">
            <w:pPr>
              <w:pStyle w:val="TableBody"/>
              <w:rPr>
                <w:b/>
              </w:rPr>
            </w:pPr>
            <w:r w:rsidRPr="00671C8B">
              <w:rPr>
                <w:b/>
              </w:rPr>
              <w:t>OK</w:t>
            </w:r>
          </w:p>
          <w:p w14:paraId="0B3FBCE6" w14:textId="77777777" w:rsidR="00AD6DB4" w:rsidRPr="00671C8B" w:rsidRDefault="00AD6DB4" w:rsidP="00166AF3">
            <w:pPr>
              <w:pStyle w:val="TableBody"/>
              <w:rPr>
                <w:u w:val="single"/>
              </w:rPr>
            </w:pPr>
            <w:r w:rsidRPr="00671C8B">
              <w:rPr>
                <w:b/>
              </w:rPr>
              <w:t>+KUDP</w:t>
            </w:r>
            <w:r w:rsidRPr="00671C8B">
              <w:rPr>
                <w:b/>
                <w:lang w:eastAsia="zh-CN"/>
              </w:rPr>
              <w:t>_</w:t>
            </w:r>
            <w:r w:rsidRPr="00671C8B">
              <w:rPr>
                <w:b/>
              </w:rPr>
              <w:t>RCV: &lt;udp remote address&gt;,&lt;udp remote port&gt;,&lt;ndata available&gt;</w:t>
            </w:r>
          </w:p>
          <w:p w14:paraId="273E85F1" w14:textId="77777777" w:rsidR="00AD6DB4" w:rsidRPr="00671C8B" w:rsidRDefault="00AD6DB4" w:rsidP="00166AF3">
            <w:pPr>
              <w:pStyle w:val="TableBody"/>
              <w:rPr>
                <w:u w:val="single"/>
              </w:rPr>
            </w:pPr>
          </w:p>
          <w:p w14:paraId="24A545D8" w14:textId="77777777" w:rsidR="00AD6DB4" w:rsidRPr="00C318EF" w:rsidRDefault="00AD6DB4" w:rsidP="00166AF3">
            <w:pPr>
              <w:pStyle w:val="TableBody"/>
            </w:pPr>
            <w:r w:rsidRPr="00C318EF">
              <w:t>or</w:t>
            </w:r>
          </w:p>
          <w:p w14:paraId="73753A65" w14:textId="77777777" w:rsidR="00AD6DB4" w:rsidRPr="00671C8B" w:rsidRDefault="00AD6DB4" w:rsidP="00166AF3">
            <w:pPr>
              <w:pStyle w:val="TableBody"/>
              <w:rPr>
                <w:b/>
              </w:rPr>
            </w:pPr>
            <w:r w:rsidRPr="00671C8B">
              <w:rPr>
                <w:b/>
              </w:rPr>
              <w:t>NO CARRIER</w:t>
            </w:r>
          </w:p>
          <w:p w14:paraId="734E271B" w14:textId="77777777" w:rsidR="00AD6DB4" w:rsidRPr="00671C8B" w:rsidRDefault="00AD6DB4" w:rsidP="00166AF3">
            <w:pPr>
              <w:pStyle w:val="TableBody"/>
              <w:rPr>
                <w:b/>
              </w:rPr>
            </w:pPr>
            <w:r w:rsidRPr="00671C8B">
              <w:rPr>
                <w:b/>
              </w:rPr>
              <w:t>+CME ERROR: &lt;err&gt;</w:t>
            </w:r>
          </w:p>
          <w:p w14:paraId="183F1EBD" w14:textId="77777777" w:rsidR="00AD6DB4" w:rsidRPr="00671C8B" w:rsidRDefault="00AD6DB4" w:rsidP="00166AF3">
            <w:pPr>
              <w:pStyle w:val="TableBody"/>
              <w:rPr>
                <w:b/>
              </w:rPr>
            </w:pPr>
            <w:r w:rsidRPr="00671C8B">
              <w:rPr>
                <w:b/>
              </w:rPr>
              <w:t>+KUDP_NOTIF: &lt;session_id&gt;,</w:t>
            </w:r>
            <w:r w:rsidRPr="00671C8B">
              <w:rPr>
                <w:b/>
                <w:lang w:eastAsia="zh-CN"/>
              </w:rPr>
              <w:t xml:space="preserve"> </w:t>
            </w:r>
            <w:r w:rsidRPr="00671C8B">
              <w:rPr>
                <w:b/>
              </w:rPr>
              <w:t>&lt;udp_notif&gt;</w:t>
            </w:r>
          </w:p>
          <w:p w14:paraId="488AE9BD" w14:textId="77777777" w:rsidR="00AD6DB4" w:rsidRPr="00671C8B" w:rsidRDefault="00AD6DB4" w:rsidP="00166AF3">
            <w:pPr>
              <w:pStyle w:val="TableBody"/>
              <w:rPr>
                <w:b/>
              </w:rPr>
            </w:pPr>
            <w:r w:rsidRPr="00671C8B">
              <w:rPr>
                <w:b/>
              </w:rPr>
              <w:t>+KUDP_DATA_MISSED: &lt;session_id&gt;,</w:t>
            </w:r>
            <w:r w:rsidRPr="00671C8B">
              <w:rPr>
                <w:b/>
                <w:lang w:eastAsia="zh-CN"/>
              </w:rPr>
              <w:t xml:space="preserve"> </w:t>
            </w:r>
            <w:r w:rsidRPr="00671C8B">
              <w:rPr>
                <w:b/>
              </w:rPr>
              <w:t>&lt;ndata missed&gt;</w:t>
            </w:r>
          </w:p>
          <w:p w14:paraId="1435D087" w14:textId="77777777" w:rsidR="00AD6DB4" w:rsidRPr="00671C8B" w:rsidRDefault="00AD6DB4" w:rsidP="00166AF3">
            <w:pPr>
              <w:pStyle w:val="TableBody"/>
              <w:rPr>
                <w:lang w:eastAsia="zh-CN"/>
              </w:rPr>
            </w:pPr>
          </w:p>
          <w:p w14:paraId="6F8D8EDA" w14:textId="77777777" w:rsidR="00AD6DB4" w:rsidRPr="00671C8B" w:rsidRDefault="00AD6DB4" w:rsidP="00166AF3">
            <w:pPr>
              <w:pStyle w:val="TableBody"/>
              <w:rPr>
                <w:u w:val="single"/>
              </w:rPr>
            </w:pPr>
            <w:r w:rsidRPr="00671C8B">
              <w:rPr>
                <w:u w:val="single"/>
              </w:rPr>
              <w:t>Parameters</w:t>
            </w:r>
          </w:p>
          <w:p w14:paraId="24AE29CC" w14:textId="77777777" w:rsidR="00AD6DB4" w:rsidRPr="00671C8B" w:rsidRDefault="00AD6DB4" w:rsidP="00166AF3">
            <w:pPr>
              <w:pStyle w:val="TableBody"/>
            </w:pPr>
            <w:r w:rsidRPr="00671C8B">
              <w:rPr>
                <w:b/>
              </w:rPr>
              <w:t>&lt;session_id&gt;</w:t>
            </w:r>
            <w:r w:rsidRPr="00671C8B">
              <w:tab/>
              <w:t>UDP session</w:t>
            </w:r>
            <w:r>
              <w:t xml:space="preserve"> index</w:t>
            </w:r>
          </w:p>
          <w:p w14:paraId="48864077" w14:textId="77777777" w:rsidR="00AD6DB4" w:rsidRPr="00671C8B" w:rsidRDefault="00AD6DB4" w:rsidP="00166AF3">
            <w:pPr>
              <w:pStyle w:val="TableBody"/>
            </w:pPr>
          </w:p>
          <w:p w14:paraId="6163E866" w14:textId="77777777" w:rsidR="00AD6DB4" w:rsidRPr="00671C8B" w:rsidRDefault="00AD6DB4" w:rsidP="00166AF3">
            <w:pPr>
              <w:pStyle w:val="TableBody"/>
            </w:pPr>
            <w:r w:rsidRPr="00671C8B">
              <w:rPr>
                <w:b/>
              </w:rPr>
              <w:t>&lt;ndata&gt;</w:t>
            </w:r>
            <w:r w:rsidRPr="00671C8B">
              <w:tab/>
            </w:r>
            <w:r w:rsidRPr="00671C8B">
              <w:rPr>
                <w:lang w:eastAsia="zh-CN"/>
              </w:rPr>
              <w:t>N</w:t>
            </w:r>
            <w:r w:rsidRPr="00671C8B">
              <w:t xml:space="preserve">umber of bytes the device wants to </w:t>
            </w:r>
            <w:r w:rsidRPr="00671C8B">
              <w:rPr>
                <w:lang w:eastAsia="zh-CN"/>
              </w:rPr>
              <w:t xml:space="preserve">receive </w:t>
            </w:r>
            <w:r w:rsidRPr="00671C8B">
              <w:t>(max value 4294967295)</w:t>
            </w:r>
          </w:p>
          <w:p w14:paraId="50D782B8" w14:textId="77777777" w:rsidR="00AD6DB4" w:rsidRPr="00671C8B" w:rsidRDefault="00AD6DB4" w:rsidP="00166AF3">
            <w:pPr>
              <w:pStyle w:val="TableBody"/>
            </w:pPr>
          </w:p>
          <w:p w14:paraId="76BEBBBC" w14:textId="77777777" w:rsidR="00AD6DB4" w:rsidRPr="00671C8B" w:rsidRDefault="00AD6DB4" w:rsidP="00166AF3">
            <w:pPr>
              <w:pStyle w:val="TableBody"/>
            </w:pPr>
            <w:r w:rsidRPr="00671C8B">
              <w:rPr>
                <w:b/>
              </w:rPr>
              <w:t>&lt;udp remote address&gt;</w:t>
            </w:r>
            <w:r w:rsidRPr="00671C8B">
              <w:tab/>
            </w:r>
            <w:r w:rsidRPr="00671C8B">
              <w:rPr>
                <w:lang w:eastAsia="zh-CN"/>
              </w:rPr>
              <w:t>IP address string of the remote host</w:t>
            </w:r>
            <w:r w:rsidRPr="00671C8B">
              <w:t xml:space="preserve"> </w:t>
            </w:r>
          </w:p>
          <w:p w14:paraId="0E3514E9" w14:textId="77777777" w:rsidR="00AD6DB4" w:rsidRPr="00671C8B" w:rsidRDefault="00AD6DB4" w:rsidP="00166AF3">
            <w:pPr>
              <w:pStyle w:val="TableBody"/>
              <w:rPr>
                <w:b/>
              </w:rPr>
            </w:pPr>
          </w:p>
          <w:p w14:paraId="256FDAA1" w14:textId="77777777" w:rsidR="00AD6DB4" w:rsidRPr="00F22490" w:rsidRDefault="00AD6DB4" w:rsidP="00166AF3">
            <w:pPr>
              <w:pStyle w:val="TableBody"/>
              <w:rPr>
                <w:lang w:val="fr-FR"/>
                <w:rPrChange w:id="19643" w:author="Alban Roche" w:date="2017-08-02T14:54:00Z">
                  <w:rPr/>
                </w:rPrChange>
              </w:rPr>
            </w:pPr>
            <w:r w:rsidRPr="00F22490">
              <w:rPr>
                <w:b/>
                <w:lang w:val="fr-FR"/>
                <w:rPrChange w:id="19644" w:author="Alban Roche" w:date="2017-08-02T14:54:00Z">
                  <w:rPr>
                    <w:b/>
                  </w:rPr>
                </w:rPrChange>
              </w:rPr>
              <w:t>&lt;udp remote port&gt;</w:t>
            </w:r>
            <w:r w:rsidRPr="00F22490">
              <w:rPr>
                <w:b/>
                <w:lang w:val="fr-FR"/>
                <w:rPrChange w:id="19645" w:author="Alban Roche" w:date="2017-08-02T14:54:00Z">
                  <w:rPr>
                    <w:b/>
                  </w:rPr>
                </w:rPrChange>
              </w:rPr>
              <w:tab/>
            </w:r>
            <w:r w:rsidRPr="00F22490">
              <w:rPr>
                <w:lang w:val="fr-FR"/>
                <w:rPrChange w:id="19646" w:author="Alban Roche" w:date="2017-08-02T14:54:00Z">
                  <w:rPr/>
                </w:rPrChange>
              </w:rPr>
              <w:t>0 – 65535</w:t>
            </w:r>
            <w:r w:rsidRPr="00F22490">
              <w:rPr>
                <w:lang w:val="fr-FR"/>
                <w:rPrChange w:id="19647" w:author="Alban Roche" w:date="2017-08-02T14:54:00Z">
                  <w:rPr/>
                </w:rPrChange>
              </w:rPr>
              <w:tab/>
            </w:r>
            <w:r w:rsidRPr="00F22490">
              <w:rPr>
                <w:lang w:val="fr-FR" w:eastAsia="zh-CN"/>
                <w:rPrChange w:id="19648" w:author="Alban Roche" w:date="2017-08-02T14:54:00Z">
                  <w:rPr>
                    <w:lang w:eastAsia="zh-CN"/>
                  </w:rPr>
                </w:rPrChange>
              </w:rPr>
              <w:t>Remote UDP port</w:t>
            </w:r>
          </w:p>
          <w:p w14:paraId="4F231DDE" w14:textId="77777777" w:rsidR="00AD6DB4" w:rsidRPr="00F22490" w:rsidRDefault="00AD6DB4" w:rsidP="00166AF3">
            <w:pPr>
              <w:pStyle w:val="TableBody"/>
              <w:rPr>
                <w:lang w:val="fr-FR"/>
                <w:rPrChange w:id="19649" w:author="Alban Roche" w:date="2017-08-02T14:54:00Z">
                  <w:rPr/>
                </w:rPrChange>
              </w:rPr>
            </w:pPr>
          </w:p>
          <w:p w14:paraId="113D9D27" w14:textId="77777777" w:rsidR="00AD6DB4" w:rsidRPr="00671C8B" w:rsidRDefault="00AD6DB4" w:rsidP="00166AF3">
            <w:pPr>
              <w:pStyle w:val="TableBody"/>
            </w:pPr>
            <w:r w:rsidRPr="00671C8B">
              <w:rPr>
                <w:b/>
              </w:rPr>
              <w:t>&lt;ndata available&gt;</w:t>
            </w:r>
            <w:r w:rsidRPr="00671C8B">
              <w:rPr>
                <w:b/>
              </w:rPr>
              <w:tab/>
            </w:r>
            <w:r w:rsidRPr="00671C8B">
              <w:t>Number of bytes to be read in first received packet</w:t>
            </w:r>
          </w:p>
          <w:p w14:paraId="03C289EF" w14:textId="77777777" w:rsidR="00AD6DB4" w:rsidRPr="00671C8B" w:rsidRDefault="00AD6DB4" w:rsidP="00166AF3">
            <w:pPr>
              <w:pStyle w:val="TableBody"/>
              <w:rPr>
                <w:lang w:eastAsia="zh-CN"/>
              </w:rPr>
            </w:pPr>
          </w:p>
          <w:p w14:paraId="5932421B" w14:textId="77777777" w:rsidR="00AD6DB4" w:rsidRPr="00671C8B" w:rsidRDefault="00AD6DB4" w:rsidP="00166AF3">
            <w:pPr>
              <w:pStyle w:val="TableBody"/>
              <w:rPr>
                <w:lang w:eastAsia="zh-CN"/>
              </w:rPr>
            </w:pPr>
            <w:r w:rsidRPr="00671C8B">
              <w:rPr>
                <w:b/>
              </w:rPr>
              <w:t>&lt;</w:t>
            </w:r>
            <w:r w:rsidRPr="00671C8B">
              <w:rPr>
                <w:b/>
                <w:lang w:eastAsia="zh-CN"/>
              </w:rPr>
              <w:t>udp</w:t>
            </w:r>
            <w:r w:rsidRPr="00671C8B">
              <w:rPr>
                <w:b/>
              </w:rPr>
              <w:t>_notif&gt;</w:t>
            </w:r>
            <w:r w:rsidRPr="00671C8B">
              <w:rPr>
                <w:b/>
                <w:lang w:eastAsia="zh-CN"/>
              </w:rPr>
              <w:tab/>
            </w:r>
            <w:r w:rsidRPr="00671C8B">
              <w:t>See command AT+K</w:t>
            </w:r>
            <w:r w:rsidRPr="00671C8B">
              <w:rPr>
                <w:lang w:eastAsia="zh-CN"/>
              </w:rPr>
              <w:t>UDPCFG</w:t>
            </w:r>
          </w:p>
          <w:p w14:paraId="781EED0F" w14:textId="77777777" w:rsidR="00AD6DB4" w:rsidRPr="00671C8B" w:rsidRDefault="00AD6DB4" w:rsidP="00166AF3">
            <w:pPr>
              <w:pStyle w:val="TableBody"/>
              <w:rPr>
                <w:lang w:eastAsia="zh-CN"/>
              </w:rPr>
            </w:pPr>
          </w:p>
          <w:p w14:paraId="55793DD4" w14:textId="77777777" w:rsidR="00AD6DB4" w:rsidRPr="00671C8B" w:rsidRDefault="00AD6DB4" w:rsidP="00166AF3">
            <w:pPr>
              <w:pStyle w:val="TableBody"/>
              <w:rPr>
                <w:u w:val="single"/>
              </w:rPr>
            </w:pPr>
            <w:r w:rsidRPr="00671C8B">
              <w:rPr>
                <w:b/>
              </w:rPr>
              <w:t>&lt;ndata missed&gt;</w:t>
            </w:r>
            <w:r w:rsidRPr="00671C8B">
              <w:rPr>
                <w:lang w:eastAsia="zh-CN"/>
              </w:rPr>
              <w:tab/>
            </w:r>
            <w:r w:rsidRPr="00671C8B">
              <w:t>Number of bytes left in the UDP socket</w:t>
            </w:r>
          </w:p>
        </w:tc>
      </w:tr>
      <w:tr w:rsidR="00AD6DB4" w:rsidRPr="00671C8B" w14:paraId="3D86B9E9" w14:textId="77777777" w:rsidTr="00166AF3">
        <w:tc>
          <w:tcPr>
            <w:tcW w:w="1728" w:type="dxa"/>
          </w:tcPr>
          <w:p w14:paraId="39B23E02" w14:textId="77777777" w:rsidR="00AD6DB4" w:rsidRPr="00671C8B" w:rsidRDefault="00AD6DB4" w:rsidP="00166AF3">
            <w:pPr>
              <w:pStyle w:val="TableBody"/>
              <w:rPr>
                <w:u w:val="single"/>
              </w:rPr>
            </w:pPr>
            <w:r w:rsidRPr="00671C8B">
              <w:rPr>
                <w:u w:val="single"/>
              </w:rPr>
              <w:t>Reference</w:t>
            </w:r>
          </w:p>
          <w:p w14:paraId="0601B02A" w14:textId="77777777" w:rsidR="00AD6DB4" w:rsidRPr="00671C8B" w:rsidRDefault="00AD6DB4" w:rsidP="00166AF3">
            <w:pPr>
              <w:pStyle w:val="TableBody"/>
            </w:pPr>
            <w:r w:rsidRPr="00671C8B">
              <w:t>Sierra Wireless Proprietary</w:t>
            </w:r>
          </w:p>
        </w:tc>
        <w:tc>
          <w:tcPr>
            <w:tcW w:w="7560" w:type="dxa"/>
          </w:tcPr>
          <w:p w14:paraId="09D00225" w14:textId="77777777" w:rsidR="00AD6DB4" w:rsidRPr="00671C8B" w:rsidRDefault="00AD6DB4" w:rsidP="00166AF3">
            <w:pPr>
              <w:pStyle w:val="TableBody"/>
              <w:rPr>
                <w:u w:val="single"/>
              </w:rPr>
            </w:pPr>
            <w:r w:rsidRPr="00671C8B">
              <w:rPr>
                <w:u w:val="single"/>
              </w:rPr>
              <w:t>Notes</w:t>
            </w:r>
            <w:r w:rsidRPr="00671C8B">
              <w:rPr>
                <w:lang w:eastAsia="zh-CN"/>
              </w:rPr>
              <w:t xml:space="preserve"> </w:t>
            </w:r>
          </w:p>
          <w:p w14:paraId="0BEEF27A" w14:textId="77777777" w:rsidR="00AD6DB4" w:rsidRPr="00671C8B" w:rsidRDefault="00AD6DB4" w:rsidP="0059466D">
            <w:pPr>
              <w:pStyle w:val="TableBody"/>
              <w:numPr>
                <w:ilvl w:val="0"/>
                <w:numId w:val="76"/>
              </w:numPr>
            </w:pPr>
            <w:r w:rsidRPr="00671C8B">
              <w:t>This function is used to receive &lt;ndata&gt; data bytes through a previously opened UDP socket</w:t>
            </w:r>
            <w:r>
              <w:t>.</w:t>
            </w:r>
          </w:p>
          <w:p w14:paraId="68D8EC2A" w14:textId="77777777" w:rsidR="00AD6DB4" w:rsidRPr="00671C8B" w:rsidRDefault="00AD6DB4" w:rsidP="0059466D">
            <w:pPr>
              <w:pStyle w:val="TableBody"/>
              <w:numPr>
                <w:ilvl w:val="0"/>
                <w:numId w:val="76"/>
              </w:numPr>
            </w:pPr>
            <w:r w:rsidRPr="00671C8B">
              <w:t>&lt;ndata&gt; indicates the max data number that the terminal wishes to receive. If the UDP socket contains more data than &lt;ndata&gt; bytes</w:t>
            </w:r>
            <w:r>
              <w:t>,</w:t>
            </w:r>
            <w:r w:rsidRPr="00671C8B">
              <w:t xml:space="preserve"> then only &lt;ndata&gt; bytes will be received</w:t>
            </w:r>
            <w:r>
              <w:t xml:space="preserve"> and more data can be read by running this command again.</w:t>
            </w:r>
          </w:p>
          <w:p w14:paraId="64E8E9C9" w14:textId="77777777" w:rsidR="00AD6DB4" w:rsidRPr="00671C8B" w:rsidRDefault="00AD6DB4" w:rsidP="0059466D">
            <w:pPr>
              <w:pStyle w:val="TableBody"/>
              <w:numPr>
                <w:ilvl w:val="0"/>
                <w:numId w:val="76"/>
              </w:numPr>
            </w:pPr>
            <w:r w:rsidRPr="00671C8B">
              <w:t>&lt;EOF pattern&gt; would be added at the end of data automatic</w:t>
            </w:r>
            <w:r>
              <w:t>ally.</w:t>
            </w:r>
          </w:p>
          <w:p w14:paraId="565DBEC0" w14:textId="77777777" w:rsidR="00AD6DB4" w:rsidRDefault="00AD6DB4" w:rsidP="0059466D">
            <w:pPr>
              <w:pStyle w:val="TableBody"/>
              <w:numPr>
                <w:ilvl w:val="0"/>
                <w:numId w:val="76"/>
              </w:numPr>
            </w:pPr>
            <w:r w:rsidRPr="00671C8B">
              <w:t xml:space="preserve">When &lt;ndata&gt; (max value) bytes or only available data in the UDP socket have been received, the module returns to command </w:t>
            </w:r>
            <w:r w:rsidRPr="00671C8B">
              <w:rPr>
                <w:lang w:eastAsia="zh-CN"/>
              </w:rPr>
              <w:t>mode</w:t>
            </w:r>
            <w:r>
              <w:rPr>
                <w:lang w:eastAsia="zh-CN"/>
              </w:rPr>
              <w:t>.</w:t>
            </w:r>
          </w:p>
          <w:p w14:paraId="656BB9D1" w14:textId="77777777" w:rsidR="00AD6DB4" w:rsidRPr="00671C8B" w:rsidRDefault="00AD6DB4" w:rsidP="0059466D">
            <w:pPr>
              <w:pStyle w:val="TableBody"/>
              <w:numPr>
                <w:ilvl w:val="0"/>
                <w:numId w:val="76"/>
              </w:numPr>
            </w:pPr>
            <w:r w:rsidRPr="00332743">
              <w:t>It is highly recommended to configure the module for hardware flow control using AT&amp;K3 before using this command</w:t>
            </w:r>
            <w:r>
              <w:t>.</w:t>
            </w:r>
          </w:p>
          <w:p w14:paraId="70C4809B" w14:textId="77777777" w:rsidR="00AD6DB4" w:rsidRPr="00671C8B" w:rsidRDefault="00AD6DB4" w:rsidP="0059466D">
            <w:pPr>
              <w:pStyle w:val="TableBody"/>
              <w:numPr>
                <w:ilvl w:val="0"/>
                <w:numId w:val="76"/>
              </w:numPr>
              <w:rPr>
                <w:u w:val="single"/>
              </w:rPr>
            </w:pPr>
            <w:r>
              <w:t xml:space="preserve">Refer to </w:t>
            </w:r>
            <w:r w:rsidRPr="00671C8B">
              <w:t>AT&amp;D</w:t>
            </w:r>
            <w:r>
              <w:t xml:space="preserve"> for the behavior of DTR drop.</w:t>
            </w:r>
          </w:p>
        </w:tc>
      </w:tr>
    </w:tbl>
    <w:p w14:paraId="7497065E" w14:textId="77777777" w:rsidR="00AD6DB4" w:rsidRPr="00671C8B" w:rsidRDefault="00AD6DB4" w:rsidP="0059466D">
      <w:pPr>
        <w:pStyle w:val="Heading3"/>
        <w:numPr>
          <w:ilvl w:val="2"/>
          <w:numId w:val="11"/>
        </w:numPr>
        <w:ind w:left="1260" w:hanging="1260"/>
      </w:pPr>
      <w:bookmarkStart w:id="19650" w:name="_Toc448912351"/>
      <w:bookmarkStart w:id="19651" w:name="_Toc486251768"/>
      <w:bookmarkStart w:id="19652" w:name="_Ref489361855"/>
      <w:bookmarkStart w:id="19653" w:name="_Ref489361857"/>
      <w:bookmarkStart w:id="19654" w:name="_Toc489460896"/>
      <w:r w:rsidRPr="00671C8B">
        <w:t>+KUDPSND Command: Send Data through a UDP Connection</w:t>
      </w:r>
      <w:bookmarkEnd w:id="19650"/>
      <w:bookmarkEnd w:id="19651"/>
      <w:bookmarkEnd w:id="19652"/>
      <w:bookmarkEnd w:id="19653"/>
      <w:bookmarkEnd w:id="19654"/>
    </w:p>
    <w:tbl>
      <w:tblPr>
        <w:tblStyle w:val="TableSWIleft"/>
        <w:tblW w:w="9288" w:type="dxa"/>
        <w:tblLayout w:type="fixed"/>
        <w:tblLook w:val="04A0" w:firstRow="1" w:lastRow="0" w:firstColumn="1" w:lastColumn="0" w:noHBand="0" w:noVBand="1"/>
      </w:tblPr>
      <w:tblGrid>
        <w:gridCol w:w="1728"/>
        <w:gridCol w:w="7560"/>
      </w:tblGrid>
      <w:tr w:rsidR="00AD6DB4" w:rsidRPr="00671C8B" w14:paraId="7D622093"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60DC4579" w14:textId="5880F1DC" w:rsidR="00AD6DB4" w:rsidRPr="00671C8B" w:rsidRDefault="00AD6DB4">
            <w:pPr>
              <w:pStyle w:val="TableRowHead"/>
              <w:spacing w:before="144" w:after="144"/>
            </w:pPr>
            <w:del w:id="19655" w:author="Alban Roche" w:date="2017-08-02T14:40:00Z">
              <w:r w:rsidDel="00F22490">
                <w:delText>HL7618, HL7618RD, HL7648, HL7650, HL7688, HL7690 and HL7692</w:delText>
              </w:r>
            </w:del>
            <w:ins w:id="19656" w:author="Alban Roche" w:date="2017-08-02T14:40:00Z">
              <w:r w:rsidR="00F22490">
                <w:t>HL7800</w:t>
              </w:r>
            </w:ins>
          </w:p>
        </w:tc>
      </w:tr>
      <w:tr w:rsidR="00AD6DB4" w:rsidRPr="00671C8B" w14:paraId="5CFA23E7" w14:textId="77777777" w:rsidTr="00166AF3">
        <w:tc>
          <w:tcPr>
            <w:tcW w:w="1728" w:type="dxa"/>
          </w:tcPr>
          <w:p w14:paraId="38889DA4" w14:textId="77777777" w:rsidR="00AD6DB4" w:rsidRDefault="00AD6DB4" w:rsidP="00166AF3">
            <w:pPr>
              <w:pStyle w:val="TableBody"/>
            </w:pPr>
            <w:r>
              <w:rPr>
                <w:i/>
              </w:rPr>
              <w:t>Test command</w:t>
            </w:r>
          </w:p>
          <w:p w14:paraId="6C146854" w14:textId="77777777" w:rsidR="00AD6DB4" w:rsidRDefault="00AD6DB4" w:rsidP="00166AF3">
            <w:pPr>
              <w:pStyle w:val="TableBody"/>
            </w:pPr>
          </w:p>
          <w:p w14:paraId="65F350DB" w14:textId="77777777" w:rsidR="00AD6DB4" w:rsidRDefault="00AD6DB4" w:rsidP="00166AF3">
            <w:pPr>
              <w:pStyle w:val="TableBody"/>
            </w:pPr>
            <w:r w:rsidRPr="00DA5BF9">
              <w:rPr>
                <w:u w:val="single"/>
              </w:rPr>
              <w:t>Syntax</w:t>
            </w:r>
          </w:p>
          <w:p w14:paraId="4271C297" w14:textId="77777777" w:rsidR="00AD6DB4" w:rsidRPr="00DA5BF9" w:rsidRDefault="00AD6DB4" w:rsidP="00166AF3">
            <w:pPr>
              <w:pStyle w:val="TableBody"/>
              <w:rPr>
                <w:b/>
              </w:rPr>
            </w:pPr>
            <w:r w:rsidRPr="00DA5BF9">
              <w:rPr>
                <w:b/>
              </w:rPr>
              <w:t>AT+KUDPSND=?</w:t>
            </w:r>
          </w:p>
        </w:tc>
        <w:tc>
          <w:tcPr>
            <w:tcW w:w="7560" w:type="dxa"/>
          </w:tcPr>
          <w:p w14:paraId="2142FD50" w14:textId="77777777" w:rsidR="00AD6DB4" w:rsidRDefault="00AD6DB4" w:rsidP="00166AF3">
            <w:pPr>
              <w:pStyle w:val="TableBody"/>
            </w:pPr>
          </w:p>
          <w:p w14:paraId="21FCB377" w14:textId="77777777" w:rsidR="00AD6DB4" w:rsidRDefault="00AD6DB4" w:rsidP="00166AF3">
            <w:pPr>
              <w:pStyle w:val="TableBody"/>
            </w:pPr>
          </w:p>
          <w:p w14:paraId="767DA80E" w14:textId="77777777" w:rsidR="00AD6DB4" w:rsidRDefault="00AD6DB4" w:rsidP="00166AF3">
            <w:pPr>
              <w:pStyle w:val="TableBody"/>
            </w:pPr>
            <w:r w:rsidRPr="00DA5BF9">
              <w:rPr>
                <w:u w:val="single"/>
              </w:rPr>
              <w:t>Response</w:t>
            </w:r>
          </w:p>
          <w:p w14:paraId="4DA51A65" w14:textId="77777777" w:rsidR="00AD6DB4" w:rsidRPr="00DA5BF9" w:rsidRDefault="00AD6DB4" w:rsidP="00166AF3">
            <w:pPr>
              <w:pStyle w:val="TableBody"/>
              <w:rPr>
                <w:b/>
              </w:rPr>
            </w:pPr>
            <w:r w:rsidRPr="00DA5BF9">
              <w:rPr>
                <w:b/>
              </w:rPr>
              <w:t>+KUDPSND: (</w:t>
            </w:r>
            <w:r>
              <w:t xml:space="preserve">list of possible </w:t>
            </w:r>
            <w:r w:rsidRPr="00DA5BF9">
              <w:rPr>
                <w:b/>
              </w:rPr>
              <w:t>&lt;session_id&gt;</w:t>
            </w:r>
            <w:r>
              <w:t>s</w:t>
            </w:r>
            <w:r w:rsidRPr="00DA5BF9">
              <w:rPr>
                <w:b/>
              </w:rPr>
              <w:t>),&lt;remote-name/ip&gt;,(</w:t>
            </w:r>
            <w:r>
              <w:t xml:space="preserve">list of possible </w:t>
            </w:r>
            <w:r w:rsidRPr="00DA5BF9">
              <w:rPr>
                <w:b/>
              </w:rPr>
              <w:t>&lt;udp_port&gt;</w:t>
            </w:r>
            <w:r>
              <w:t>s</w:t>
            </w:r>
            <w:r w:rsidRPr="00DA5BF9">
              <w:rPr>
                <w:b/>
              </w:rPr>
              <w:t>),(</w:t>
            </w:r>
            <w:r>
              <w:t xml:space="preserve">list of possible </w:t>
            </w:r>
            <w:r w:rsidRPr="00DA5BF9">
              <w:rPr>
                <w:b/>
              </w:rPr>
              <w:t>&lt;ndata&gt;</w:t>
            </w:r>
            <w:r>
              <w:t>s</w:t>
            </w:r>
            <w:r w:rsidRPr="00DA5BF9">
              <w:rPr>
                <w:b/>
              </w:rPr>
              <w:t>)</w:t>
            </w:r>
          </w:p>
          <w:p w14:paraId="51F27187" w14:textId="77777777" w:rsidR="00AD6DB4" w:rsidRPr="00930CE2" w:rsidRDefault="00AD6DB4" w:rsidP="00166AF3">
            <w:pPr>
              <w:pStyle w:val="TableBody"/>
            </w:pPr>
            <w:r w:rsidRPr="00DA5BF9">
              <w:rPr>
                <w:b/>
              </w:rPr>
              <w:t>OK</w:t>
            </w:r>
          </w:p>
        </w:tc>
      </w:tr>
      <w:tr w:rsidR="00AD6DB4" w:rsidRPr="00671C8B" w14:paraId="3E117AA5" w14:textId="77777777" w:rsidTr="00166AF3">
        <w:tc>
          <w:tcPr>
            <w:tcW w:w="1728" w:type="dxa"/>
          </w:tcPr>
          <w:p w14:paraId="03404949" w14:textId="77777777" w:rsidR="00AD6DB4" w:rsidRPr="00671C8B" w:rsidRDefault="00AD6DB4" w:rsidP="00166AF3">
            <w:pPr>
              <w:pStyle w:val="TableBody"/>
              <w:rPr>
                <w:i/>
              </w:rPr>
            </w:pPr>
            <w:r w:rsidRPr="00671C8B">
              <w:rPr>
                <w:i/>
              </w:rPr>
              <w:t>Write command</w:t>
            </w:r>
          </w:p>
          <w:p w14:paraId="54482C5E" w14:textId="77777777" w:rsidR="00AD6DB4" w:rsidRPr="00671C8B" w:rsidRDefault="00AD6DB4" w:rsidP="00166AF3">
            <w:pPr>
              <w:pStyle w:val="TableBody"/>
            </w:pPr>
          </w:p>
          <w:p w14:paraId="6FDAEA7D" w14:textId="77777777" w:rsidR="00AD6DB4" w:rsidRPr="00671C8B" w:rsidRDefault="00AD6DB4" w:rsidP="00166AF3">
            <w:pPr>
              <w:pStyle w:val="TableBody"/>
              <w:rPr>
                <w:u w:val="single"/>
              </w:rPr>
            </w:pPr>
            <w:r w:rsidRPr="00671C8B">
              <w:rPr>
                <w:u w:val="single"/>
              </w:rPr>
              <w:t>Syntax</w:t>
            </w:r>
          </w:p>
          <w:p w14:paraId="3C62B42C" w14:textId="77777777" w:rsidR="00AD6DB4" w:rsidRPr="00671C8B" w:rsidRDefault="00AD6DB4" w:rsidP="00166AF3">
            <w:pPr>
              <w:pStyle w:val="TableBody"/>
              <w:rPr>
                <w:b/>
                <w:lang w:eastAsia="zh-CN"/>
              </w:rPr>
            </w:pPr>
            <w:r w:rsidRPr="00671C8B">
              <w:rPr>
                <w:b/>
              </w:rPr>
              <w:t>AT+KUDPSND=</w:t>
            </w:r>
          </w:p>
          <w:p w14:paraId="31A6D214" w14:textId="77777777" w:rsidR="00AD6DB4" w:rsidRPr="00671C8B" w:rsidRDefault="00AD6DB4" w:rsidP="00166AF3">
            <w:pPr>
              <w:pStyle w:val="TableBody"/>
              <w:rPr>
                <w:b/>
              </w:rPr>
            </w:pPr>
            <w:r>
              <w:rPr>
                <w:b/>
              </w:rPr>
              <w:t>&lt;session_</w:t>
            </w:r>
            <w:r w:rsidRPr="00671C8B">
              <w:rPr>
                <w:b/>
              </w:rPr>
              <w:t>id&gt;,</w:t>
            </w:r>
            <w:r>
              <w:rPr>
                <w:b/>
              </w:rPr>
              <w:br/>
            </w:r>
            <w:r w:rsidRPr="00671C8B">
              <w:rPr>
                <w:b/>
              </w:rPr>
              <w:t>&lt;udp remote address&gt;,</w:t>
            </w:r>
          </w:p>
          <w:p w14:paraId="67D617CA" w14:textId="77777777" w:rsidR="00AD6DB4" w:rsidRPr="00671C8B" w:rsidRDefault="00AD6DB4" w:rsidP="00166AF3">
            <w:pPr>
              <w:pStyle w:val="TableBody"/>
              <w:rPr>
                <w:u w:val="single"/>
              </w:rPr>
            </w:pPr>
            <w:r w:rsidRPr="00671C8B">
              <w:rPr>
                <w:b/>
              </w:rPr>
              <w:t>&lt;udp_port&gt;,</w:t>
            </w:r>
            <w:r w:rsidRPr="00671C8B">
              <w:rPr>
                <w:b/>
              </w:rPr>
              <w:br/>
              <w:t>&lt;ndata&gt;</w:t>
            </w:r>
          </w:p>
        </w:tc>
        <w:tc>
          <w:tcPr>
            <w:tcW w:w="7560" w:type="dxa"/>
          </w:tcPr>
          <w:p w14:paraId="1B5B8803" w14:textId="77777777" w:rsidR="00AD6DB4" w:rsidRPr="00671C8B" w:rsidRDefault="00AD6DB4" w:rsidP="00166AF3">
            <w:pPr>
              <w:pStyle w:val="TableBody"/>
            </w:pPr>
          </w:p>
          <w:p w14:paraId="217D9696" w14:textId="77777777" w:rsidR="00AD6DB4" w:rsidRPr="00671C8B" w:rsidRDefault="00AD6DB4" w:rsidP="00166AF3">
            <w:pPr>
              <w:pStyle w:val="TableBody"/>
            </w:pPr>
          </w:p>
          <w:p w14:paraId="6A06B482" w14:textId="77777777" w:rsidR="00AD6DB4" w:rsidRPr="00671C8B" w:rsidRDefault="00AD6DB4" w:rsidP="00166AF3">
            <w:pPr>
              <w:pStyle w:val="TableBody"/>
              <w:rPr>
                <w:u w:val="single"/>
              </w:rPr>
            </w:pPr>
            <w:r w:rsidRPr="00671C8B">
              <w:rPr>
                <w:u w:val="single"/>
              </w:rPr>
              <w:t>Response</w:t>
            </w:r>
          </w:p>
          <w:p w14:paraId="1E47CC06" w14:textId="77777777" w:rsidR="00AD6DB4" w:rsidRPr="00671C8B" w:rsidRDefault="00AD6DB4" w:rsidP="00166AF3">
            <w:pPr>
              <w:pStyle w:val="TableBody"/>
              <w:rPr>
                <w:b/>
              </w:rPr>
            </w:pPr>
            <w:r w:rsidRPr="00671C8B">
              <w:rPr>
                <w:b/>
              </w:rPr>
              <w:t>CONNECT</w:t>
            </w:r>
          </w:p>
          <w:p w14:paraId="436AD221" w14:textId="77777777" w:rsidR="00AD6DB4" w:rsidRPr="00671C8B" w:rsidRDefault="00AD6DB4" w:rsidP="00166AF3">
            <w:pPr>
              <w:pStyle w:val="TableBody"/>
              <w:rPr>
                <w:b/>
              </w:rPr>
            </w:pPr>
            <w:r w:rsidRPr="00671C8B">
              <w:rPr>
                <w:b/>
              </w:rPr>
              <w:t>OK</w:t>
            </w:r>
          </w:p>
          <w:p w14:paraId="740C0E8E" w14:textId="77777777" w:rsidR="00AD6DB4" w:rsidRPr="00C318EF" w:rsidRDefault="00AD6DB4" w:rsidP="00166AF3">
            <w:pPr>
              <w:pStyle w:val="TableBody"/>
            </w:pPr>
          </w:p>
          <w:p w14:paraId="0D97643C" w14:textId="77777777" w:rsidR="00AD6DB4" w:rsidRPr="00C318EF" w:rsidRDefault="00AD6DB4" w:rsidP="00166AF3">
            <w:pPr>
              <w:pStyle w:val="TableBody"/>
            </w:pPr>
            <w:r w:rsidRPr="00C318EF">
              <w:t>or</w:t>
            </w:r>
          </w:p>
          <w:p w14:paraId="03ED1503" w14:textId="77777777" w:rsidR="00AD6DB4" w:rsidRPr="00671C8B" w:rsidRDefault="00AD6DB4" w:rsidP="00166AF3">
            <w:pPr>
              <w:pStyle w:val="TableBody"/>
              <w:rPr>
                <w:b/>
              </w:rPr>
            </w:pPr>
            <w:r w:rsidRPr="00671C8B">
              <w:rPr>
                <w:b/>
              </w:rPr>
              <w:t>NO CARRIER</w:t>
            </w:r>
          </w:p>
          <w:p w14:paraId="394BC4F2" w14:textId="77777777" w:rsidR="00AD6DB4" w:rsidRPr="00671C8B" w:rsidRDefault="00AD6DB4" w:rsidP="00166AF3">
            <w:pPr>
              <w:pStyle w:val="TableBody"/>
              <w:rPr>
                <w:b/>
              </w:rPr>
            </w:pPr>
            <w:r w:rsidRPr="00671C8B">
              <w:rPr>
                <w:b/>
              </w:rPr>
              <w:t>+CME ERROR: &lt;err&gt;</w:t>
            </w:r>
          </w:p>
          <w:p w14:paraId="2ACF3BE0" w14:textId="77777777" w:rsidR="00AD6DB4" w:rsidRPr="00671C8B" w:rsidRDefault="00AD6DB4" w:rsidP="00166AF3">
            <w:pPr>
              <w:pStyle w:val="TableBody"/>
              <w:rPr>
                <w:b/>
              </w:rPr>
            </w:pPr>
            <w:r w:rsidRPr="00671C8B">
              <w:rPr>
                <w:b/>
              </w:rPr>
              <w:t>+KUDP_NOTIF: &lt;session_id&gt;,&lt;udp_notif&gt;</w:t>
            </w:r>
          </w:p>
          <w:p w14:paraId="6B38D08C" w14:textId="77777777" w:rsidR="00AD6DB4" w:rsidRPr="00671C8B" w:rsidRDefault="00AD6DB4" w:rsidP="00166AF3">
            <w:pPr>
              <w:pStyle w:val="TableBody"/>
            </w:pPr>
          </w:p>
          <w:p w14:paraId="7DA57255" w14:textId="77777777" w:rsidR="00AD6DB4" w:rsidRPr="00671C8B" w:rsidRDefault="00AD6DB4" w:rsidP="00166AF3">
            <w:pPr>
              <w:pStyle w:val="TableBody"/>
              <w:rPr>
                <w:u w:val="single"/>
              </w:rPr>
            </w:pPr>
            <w:r w:rsidRPr="00671C8B">
              <w:rPr>
                <w:u w:val="single"/>
              </w:rPr>
              <w:t>Parameters</w:t>
            </w:r>
          </w:p>
          <w:p w14:paraId="4F20213C" w14:textId="77777777" w:rsidR="00AD6DB4" w:rsidRPr="00671C8B" w:rsidRDefault="00AD6DB4" w:rsidP="00166AF3">
            <w:pPr>
              <w:pStyle w:val="TableBody"/>
            </w:pPr>
            <w:r w:rsidRPr="00671C8B">
              <w:rPr>
                <w:b/>
              </w:rPr>
              <w:t>&lt;session_id&gt;</w:t>
            </w:r>
            <w:r w:rsidRPr="00671C8B">
              <w:rPr>
                <w:lang w:eastAsia="zh-CN"/>
              </w:rPr>
              <w:tab/>
            </w:r>
            <w:r w:rsidRPr="00671C8B">
              <w:t>UDP session</w:t>
            </w:r>
            <w:r>
              <w:t xml:space="preserve"> index</w:t>
            </w:r>
          </w:p>
          <w:p w14:paraId="1EA7EC77" w14:textId="77777777" w:rsidR="00AD6DB4" w:rsidRPr="00671C8B" w:rsidRDefault="00AD6DB4" w:rsidP="00166AF3">
            <w:pPr>
              <w:pStyle w:val="TableBody"/>
            </w:pPr>
          </w:p>
          <w:p w14:paraId="2B2759C3" w14:textId="77777777" w:rsidR="00AD6DB4" w:rsidRPr="00671C8B" w:rsidRDefault="00AD6DB4" w:rsidP="00166AF3">
            <w:pPr>
              <w:pStyle w:val="TableBody"/>
            </w:pPr>
            <w:r w:rsidRPr="00671C8B">
              <w:rPr>
                <w:b/>
              </w:rPr>
              <w:t>&lt;udp remote address&gt;</w:t>
            </w:r>
            <w:r w:rsidRPr="00671C8B">
              <w:rPr>
                <w:b/>
              </w:rPr>
              <w:tab/>
            </w:r>
            <w:r w:rsidRPr="00671C8B">
              <w:rPr>
                <w:lang w:eastAsia="zh-CN"/>
              </w:rPr>
              <w:t>IP address string</w:t>
            </w:r>
            <w:r w:rsidRPr="00671C8B">
              <w:t xml:space="preserve"> or explicit name of the remote host</w:t>
            </w:r>
          </w:p>
          <w:p w14:paraId="1FAB6116" w14:textId="77777777" w:rsidR="00AD6DB4" w:rsidRPr="00671C8B" w:rsidRDefault="00AD6DB4" w:rsidP="00166AF3">
            <w:pPr>
              <w:pStyle w:val="TableBody"/>
            </w:pPr>
          </w:p>
          <w:p w14:paraId="0CB85B44" w14:textId="77777777" w:rsidR="00AD6DB4" w:rsidRPr="00671C8B" w:rsidRDefault="00AD6DB4" w:rsidP="00166AF3">
            <w:pPr>
              <w:pStyle w:val="TableBody"/>
            </w:pPr>
            <w:r w:rsidRPr="00671C8B">
              <w:rPr>
                <w:b/>
              </w:rPr>
              <w:t>&lt;udp_port&gt;</w:t>
            </w:r>
            <w:r w:rsidRPr="00DA5BF9">
              <w:tab/>
            </w:r>
            <w:r>
              <w:t xml:space="preserve">1 – </w:t>
            </w:r>
            <w:r w:rsidRPr="00671C8B">
              <w:t>65535</w:t>
            </w:r>
            <w:r>
              <w:tab/>
            </w:r>
            <w:r w:rsidRPr="00DA5BF9">
              <w:t>UDP peer port</w:t>
            </w:r>
          </w:p>
          <w:p w14:paraId="1792041E" w14:textId="77777777" w:rsidR="00AD6DB4" w:rsidRPr="00671C8B" w:rsidRDefault="00AD6DB4" w:rsidP="00166AF3">
            <w:pPr>
              <w:pStyle w:val="TableBody"/>
            </w:pPr>
          </w:p>
          <w:p w14:paraId="57B4A027" w14:textId="77777777" w:rsidR="00AD6DB4" w:rsidRPr="00671C8B" w:rsidRDefault="00AD6DB4" w:rsidP="00166AF3">
            <w:pPr>
              <w:pStyle w:val="TableBody"/>
              <w:rPr>
                <w:lang w:eastAsia="zh-CN"/>
              </w:rPr>
            </w:pPr>
            <w:r w:rsidRPr="00671C8B">
              <w:rPr>
                <w:b/>
              </w:rPr>
              <w:t>&lt;ndata&gt;</w:t>
            </w:r>
            <w:r w:rsidRPr="00671C8B">
              <w:rPr>
                <w:lang w:eastAsia="zh-CN"/>
              </w:rPr>
              <w:tab/>
            </w:r>
            <w:r w:rsidRPr="00671C8B">
              <w:t>Number of bytes (max value 4294967295)</w:t>
            </w:r>
          </w:p>
          <w:p w14:paraId="4770ED48" w14:textId="77777777" w:rsidR="00AD6DB4" w:rsidRPr="00671C8B" w:rsidRDefault="00AD6DB4" w:rsidP="00166AF3">
            <w:pPr>
              <w:pStyle w:val="TableBody"/>
            </w:pPr>
          </w:p>
          <w:p w14:paraId="524BB953" w14:textId="77777777" w:rsidR="00AD6DB4" w:rsidRPr="00671C8B" w:rsidRDefault="00AD6DB4" w:rsidP="00166AF3">
            <w:pPr>
              <w:pStyle w:val="TableBody"/>
              <w:rPr>
                <w:u w:val="single"/>
              </w:rPr>
            </w:pPr>
            <w:r w:rsidRPr="00671C8B">
              <w:rPr>
                <w:b/>
              </w:rPr>
              <w:t>&lt;</w:t>
            </w:r>
            <w:r w:rsidRPr="00671C8B">
              <w:rPr>
                <w:b/>
                <w:lang w:eastAsia="zh-CN"/>
              </w:rPr>
              <w:t>udp</w:t>
            </w:r>
            <w:r w:rsidRPr="00671C8B">
              <w:rPr>
                <w:b/>
              </w:rPr>
              <w:t>_notif&gt;</w:t>
            </w:r>
            <w:r w:rsidRPr="00671C8B">
              <w:rPr>
                <w:b/>
              </w:rPr>
              <w:tab/>
            </w:r>
            <w:r w:rsidRPr="00671C8B">
              <w:t>See command AT+K</w:t>
            </w:r>
            <w:r w:rsidRPr="00671C8B">
              <w:rPr>
                <w:lang w:eastAsia="zh-CN"/>
              </w:rPr>
              <w:t>UDPCFG</w:t>
            </w:r>
          </w:p>
        </w:tc>
      </w:tr>
      <w:tr w:rsidR="00AD6DB4" w:rsidRPr="00671C8B" w14:paraId="0C2269A4" w14:textId="77777777" w:rsidTr="00166AF3">
        <w:tc>
          <w:tcPr>
            <w:tcW w:w="1728" w:type="dxa"/>
          </w:tcPr>
          <w:p w14:paraId="3F9AEF72" w14:textId="77777777" w:rsidR="00AD6DB4" w:rsidRPr="00671C8B" w:rsidRDefault="00AD6DB4" w:rsidP="00166AF3">
            <w:pPr>
              <w:pStyle w:val="TableBody"/>
              <w:rPr>
                <w:u w:val="single"/>
              </w:rPr>
            </w:pPr>
            <w:r w:rsidRPr="00671C8B">
              <w:rPr>
                <w:u w:val="single"/>
              </w:rPr>
              <w:t>Reference</w:t>
            </w:r>
          </w:p>
          <w:p w14:paraId="35E0CAA5" w14:textId="77777777" w:rsidR="00AD6DB4" w:rsidRPr="00671C8B" w:rsidRDefault="00AD6DB4" w:rsidP="00166AF3">
            <w:pPr>
              <w:pStyle w:val="TableBody"/>
            </w:pPr>
            <w:r w:rsidRPr="00671C8B">
              <w:t>Sierra Wireless Proprietary</w:t>
            </w:r>
          </w:p>
        </w:tc>
        <w:tc>
          <w:tcPr>
            <w:tcW w:w="7560" w:type="dxa"/>
          </w:tcPr>
          <w:p w14:paraId="0BCAFACE" w14:textId="77777777" w:rsidR="00AD6DB4" w:rsidRPr="00671C8B" w:rsidRDefault="00AD6DB4" w:rsidP="00166AF3">
            <w:pPr>
              <w:pStyle w:val="TableBody"/>
              <w:rPr>
                <w:u w:val="single"/>
                <w:lang w:eastAsia="zh-CN"/>
              </w:rPr>
            </w:pPr>
            <w:r w:rsidRPr="00671C8B">
              <w:rPr>
                <w:u w:val="single"/>
              </w:rPr>
              <w:t>Notes</w:t>
            </w:r>
          </w:p>
          <w:p w14:paraId="1449E595" w14:textId="77777777" w:rsidR="00AD6DB4" w:rsidRPr="00671C8B" w:rsidRDefault="00AD6DB4" w:rsidP="000E68EC">
            <w:pPr>
              <w:pStyle w:val="TableBody"/>
              <w:numPr>
                <w:ilvl w:val="0"/>
                <w:numId w:val="77"/>
              </w:numPr>
            </w:pPr>
            <w:r w:rsidRPr="00671C8B">
              <w:t xml:space="preserve">All data </w:t>
            </w:r>
            <w:r w:rsidRPr="00671C8B">
              <w:rPr>
                <w:lang w:eastAsia="zh-CN"/>
              </w:rPr>
              <w:t>will</w:t>
            </w:r>
            <w:r w:rsidRPr="00671C8B">
              <w:t xml:space="preserve"> be sent out ignoring </w:t>
            </w:r>
            <w:r w:rsidRPr="00671C8B">
              <w:rPr>
                <w:rFonts w:eastAsia="SimSun"/>
              </w:rPr>
              <w:t>&lt;ndata&gt;</w:t>
            </w:r>
            <w:r w:rsidRPr="00671C8B">
              <w:t xml:space="preserve">. If data </w:t>
            </w:r>
            <w:r w:rsidRPr="00671C8B">
              <w:rPr>
                <w:lang w:eastAsia="zh-CN"/>
              </w:rPr>
              <w:t xml:space="preserve">sent </w:t>
            </w:r>
            <w:r w:rsidRPr="00671C8B">
              <w:t xml:space="preserve">is not equal to </w:t>
            </w:r>
            <w:r w:rsidRPr="00671C8B">
              <w:rPr>
                <w:rFonts w:eastAsia="SimSun"/>
              </w:rPr>
              <w:t>&lt;ndata&gt;</w:t>
            </w:r>
            <w:r w:rsidRPr="00671C8B">
              <w:t xml:space="preserve"> then </w:t>
            </w:r>
            <w:r>
              <w:t>+</w:t>
            </w:r>
            <w:r w:rsidRPr="00671C8B">
              <w:rPr>
                <w:rFonts w:eastAsia="SimSun"/>
              </w:rPr>
              <w:t>KUDP_NOTIF</w:t>
            </w:r>
            <w:r w:rsidRPr="00671C8B">
              <w:t xml:space="preserve"> </w:t>
            </w:r>
            <w:r>
              <w:t>will be displayed.</w:t>
            </w:r>
          </w:p>
          <w:p w14:paraId="71F94617" w14:textId="77777777" w:rsidR="00AD6DB4" w:rsidRPr="00CB4B23" w:rsidRDefault="00AD6DB4" w:rsidP="000E68EC">
            <w:pPr>
              <w:pStyle w:val="TableBody"/>
              <w:numPr>
                <w:ilvl w:val="0"/>
                <w:numId w:val="77"/>
              </w:numPr>
              <w:rPr>
                <w:lang w:eastAsia="zh-CN"/>
              </w:rPr>
            </w:pPr>
            <w:r w:rsidRPr="00671C8B">
              <w:rPr>
                <w:rFonts w:eastAsia="SimSun"/>
              </w:rPr>
              <w:t>&lt;ndata&gt;</w:t>
            </w:r>
            <w:r w:rsidRPr="00671C8B">
              <w:t xml:space="preserve"> is the </w:t>
            </w:r>
            <w:r w:rsidRPr="00671C8B">
              <w:rPr>
                <w:lang w:eastAsia="zh-CN"/>
              </w:rPr>
              <w:t xml:space="preserve">data </w:t>
            </w:r>
            <w:r w:rsidRPr="00671C8B">
              <w:t xml:space="preserve">size without </w:t>
            </w:r>
            <w:r w:rsidRPr="00671C8B">
              <w:rPr>
                <w:rFonts w:eastAsia="SimSun"/>
              </w:rPr>
              <w:t>&lt;EOF pattern&gt;</w:t>
            </w:r>
            <w:r>
              <w:rPr>
                <w:rFonts w:eastAsia="SimSun"/>
              </w:rPr>
              <w:t>.</w:t>
            </w:r>
          </w:p>
          <w:p w14:paraId="0302CCB5" w14:textId="77777777" w:rsidR="00AD6DB4" w:rsidRPr="00671C8B" w:rsidRDefault="00AD6DB4" w:rsidP="000E68EC">
            <w:pPr>
              <w:pStyle w:val="TableBody"/>
              <w:numPr>
                <w:ilvl w:val="0"/>
                <w:numId w:val="77"/>
              </w:numPr>
              <w:rPr>
                <w:lang w:eastAsia="zh-CN"/>
              </w:rPr>
            </w:pPr>
            <w:r w:rsidRPr="00501879">
              <w:rPr>
                <w:lang w:eastAsia="zh-CN"/>
              </w:rPr>
              <w:t>It is highly recommended to configure the module for hardware flow control using AT&amp;K3 before using this command</w:t>
            </w:r>
            <w:r>
              <w:rPr>
                <w:lang w:eastAsia="zh-CN"/>
              </w:rPr>
              <w:t>.</w:t>
            </w:r>
          </w:p>
          <w:p w14:paraId="1D73E20B" w14:textId="77777777" w:rsidR="00AD6DB4" w:rsidRPr="00671C8B" w:rsidRDefault="00AD6DB4" w:rsidP="000E68EC">
            <w:pPr>
              <w:pStyle w:val="TableBody"/>
              <w:numPr>
                <w:ilvl w:val="0"/>
                <w:numId w:val="77"/>
              </w:numPr>
            </w:pPr>
            <w:r>
              <w:t xml:space="preserve">Refer to </w:t>
            </w:r>
            <w:r w:rsidRPr="00671C8B">
              <w:t>AT&amp;D</w:t>
            </w:r>
            <w:r>
              <w:t xml:space="preserve"> for the behavior of DTR drop</w:t>
            </w:r>
            <w:r>
              <w:rPr>
                <w:rFonts w:eastAsia="SimSun"/>
              </w:rPr>
              <w:t>.</w:t>
            </w:r>
          </w:p>
          <w:p w14:paraId="61163B71" w14:textId="77777777" w:rsidR="00AD6DB4" w:rsidRPr="00671C8B" w:rsidRDefault="00AD6DB4" w:rsidP="000E68EC">
            <w:pPr>
              <w:pStyle w:val="TableBody"/>
              <w:numPr>
                <w:ilvl w:val="0"/>
                <w:numId w:val="77"/>
              </w:numPr>
            </w:pPr>
            <w:r w:rsidRPr="00671C8B">
              <w:t>The maximum transmission unit (MTU) is 1500 Bytes</w:t>
            </w:r>
            <w:r>
              <w:t>.</w:t>
            </w:r>
          </w:p>
          <w:p w14:paraId="2CF3545E" w14:textId="77777777" w:rsidR="00AD6DB4" w:rsidRPr="00E0527E" w:rsidRDefault="00AD6DB4" w:rsidP="000E68EC">
            <w:pPr>
              <w:pStyle w:val="TableBody"/>
              <w:numPr>
                <w:ilvl w:val="0"/>
                <w:numId w:val="77"/>
              </w:numPr>
              <w:rPr>
                <w:u w:val="single"/>
              </w:rPr>
            </w:pPr>
            <w:r w:rsidRPr="00671C8B">
              <w:t xml:space="preserve">The &lt;udp remote address&gt; and &lt;udp_port&gt; are </w:t>
            </w:r>
            <w:r>
              <w:t xml:space="preserve">saved internally </w:t>
            </w:r>
            <w:r w:rsidRPr="00671C8B">
              <w:t>such that they can be omitted in subsequent calls of +KUDPSND.</w:t>
            </w:r>
          </w:p>
          <w:p w14:paraId="0CCD508B" w14:textId="77777777" w:rsidR="00AD6DB4" w:rsidRDefault="00AD6DB4" w:rsidP="000E68EC">
            <w:pPr>
              <w:pStyle w:val="TableBody"/>
              <w:numPr>
                <w:ilvl w:val="0"/>
                <w:numId w:val="77"/>
              </w:numPr>
            </w:pPr>
            <w:r w:rsidRPr="00E0527E">
              <w:t xml:space="preserve">The packet segmentation is controlled by +KIPOPT with &lt;option_id&gt;=0, and the maximum UDP packet size is limited by &lt;send size v4&gt; (1472 bytes) or &lt;send size </w:t>
            </w:r>
            <w:r>
              <w:t>v6&gt; (1452 bytes). Default value</w:t>
            </w:r>
            <w:r w:rsidRPr="00E0527E">
              <w:t xml:space="preserve"> </w:t>
            </w:r>
            <w:r>
              <w:t xml:space="preserve">for both parameters is </w:t>
            </w:r>
            <w:r w:rsidRPr="00E0527E">
              <w:t>1020 bytes.</w:t>
            </w:r>
          </w:p>
          <w:p w14:paraId="09078F1E" w14:textId="77777777" w:rsidR="000E68EC" w:rsidRDefault="000E68EC" w:rsidP="000E68EC">
            <w:pPr>
              <w:pStyle w:val="TableBody"/>
              <w:numPr>
                <w:ilvl w:val="0"/>
                <w:numId w:val="77"/>
              </w:numPr>
            </w:pPr>
            <w:commentRangeStart w:id="19657"/>
            <w:r>
              <w:t>The data session is automatically ended when &lt;ndata&gt; data bytes are sent/received, and the module returns to command state and returns OK.</w:t>
            </w:r>
          </w:p>
          <w:p w14:paraId="0DF85D5D" w14:textId="4ABBC682" w:rsidR="000E68EC" w:rsidRPr="00E0527E" w:rsidRDefault="000E68EC" w:rsidP="000E68EC">
            <w:pPr>
              <w:pStyle w:val="TableBody"/>
              <w:numPr>
                <w:ilvl w:val="0"/>
                <w:numId w:val="77"/>
              </w:numPr>
            </w:pPr>
            <w:r>
              <w:t xml:space="preserve">The data session can also be ended by &lt;EOF pattern&gt;, +++ or DTR. Refer to section </w:t>
            </w:r>
            <w:r>
              <w:fldChar w:fldCharType="begin"/>
            </w:r>
            <w:r>
              <w:instrText xml:space="preserve"> REF _Ref451179867 \w \h </w:instrText>
            </w:r>
            <w:r>
              <w:fldChar w:fldCharType="separate"/>
            </w:r>
            <w:r w:rsidR="00BD7547">
              <w:t>18.9</w:t>
            </w:r>
            <w:r>
              <w:fldChar w:fldCharType="end"/>
            </w:r>
            <w:r w:rsidR="00656947">
              <w:t xml:space="preserve"> </w:t>
            </w:r>
            <w:r>
              <w:fldChar w:fldCharType="begin"/>
            </w:r>
            <w:r>
              <w:instrText xml:space="preserve"> REF _Ref451179867 \h </w:instrText>
            </w:r>
            <w:r>
              <w:fldChar w:fldCharType="separate"/>
            </w:r>
            <w:r w:rsidR="00BD7547" w:rsidRPr="00671C8B">
              <w:t>Switch Data/Command Mode DTR +++ ATO Behavior Table</w:t>
            </w:r>
            <w:r>
              <w:fldChar w:fldCharType="end"/>
            </w:r>
            <w:r>
              <w:t xml:space="preserve"> for the behavior </w:t>
            </w:r>
            <w:r w:rsidR="00656947">
              <w:t>of</w:t>
            </w:r>
            <w:r>
              <w:t xml:space="preserve"> +++, DTR or ATO.</w:t>
            </w:r>
            <w:commentRangeEnd w:id="19657"/>
            <w:r>
              <w:rPr>
                <w:rStyle w:val="CommentReference"/>
                <w:rFonts w:ascii="Verdana" w:hAnsi="Verdana" w:cs="Times New Roman"/>
                <w:lang w:eastAsia="en-US"/>
              </w:rPr>
              <w:commentReference w:id="19657"/>
            </w:r>
          </w:p>
        </w:tc>
      </w:tr>
    </w:tbl>
    <w:p w14:paraId="1F3B7C8A" w14:textId="77777777" w:rsidR="00AD6DB4" w:rsidRPr="00671C8B" w:rsidRDefault="00AD6DB4" w:rsidP="0059466D">
      <w:pPr>
        <w:pStyle w:val="Heading3"/>
        <w:numPr>
          <w:ilvl w:val="2"/>
          <w:numId w:val="11"/>
        </w:numPr>
        <w:ind w:left="1260" w:hanging="1260"/>
      </w:pPr>
      <w:bookmarkStart w:id="19658" w:name="_Toc448912352"/>
      <w:bookmarkStart w:id="19659" w:name="_Toc486251769"/>
      <w:bookmarkStart w:id="19660" w:name="_Toc489460897"/>
      <w:r w:rsidRPr="00671C8B">
        <w:t>+KUDPCLOSE Command: Close Current UDP Operation</w:t>
      </w:r>
      <w:bookmarkEnd w:id="19658"/>
      <w:bookmarkEnd w:id="19659"/>
      <w:bookmarkEnd w:id="19660"/>
    </w:p>
    <w:tbl>
      <w:tblPr>
        <w:tblStyle w:val="TableSWIleft"/>
        <w:tblW w:w="9288" w:type="dxa"/>
        <w:tblLayout w:type="fixed"/>
        <w:tblLook w:val="04A0" w:firstRow="1" w:lastRow="0" w:firstColumn="1" w:lastColumn="0" w:noHBand="0" w:noVBand="1"/>
      </w:tblPr>
      <w:tblGrid>
        <w:gridCol w:w="1728"/>
        <w:gridCol w:w="7560"/>
      </w:tblGrid>
      <w:tr w:rsidR="00AD6DB4" w:rsidRPr="00671C8B" w14:paraId="6337B9CF"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48258A4E" w14:textId="65CB64FA" w:rsidR="00AD6DB4" w:rsidRPr="00671C8B" w:rsidRDefault="00AD6DB4">
            <w:pPr>
              <w:pStyle w:val="TableRowHead"/>
              <w:spacing w:before="144" w:after="144"/>
            </w:pPr>
            <w:del w:id="19661" w:author="Alban Roche" w:date="2017-08-02T14:40:00Z">
              <w:r w:rsidDel="00F22490">
                <w:delText>HL7618, HL7618RD, HL7648, HL7650, HL7688, HL7690 and HL7692</w:delText>
              </w:r>
            </w:del>
            <w:ins w:id="19662" w:author="Alban Roche" w:date="2017-08-02T14:40:00Z">
              <w:r w:rsidR="00F22490">
                <w:t>HL7800</w:t>
              </w:r>
            </w:ins>
          </w:p>
        </w:tc>
      </w:tr>
      <w:tr w:rsidR="00AD6DB4" w:rsidRPr="00671C8B" w14:paraId="6476FE39" w14:textId="77777777" w:rsidTr="00166AF3">
        <w:trPr>
          <w:cantSplit w:val="0"/>
        </w:trPr>
        <w:tc>
          <w:tcPr>
            <w:tcW w:w="1728" w:type="dxa"/>
          </w:tcPr>
          <w:p w14:paraId="6BE0347B" w14:textId="77777777" w:rsidR="00AD6DB4" w:rsidRDefault="00AD6DB4" w:rsidP="00166AF3">
            <w:pPr>
              <w:pStyle w:val="TableBody"/>
            </w:pPr>
            <w:r>
              <w:rPr>
                <w:i/>
              </w:rPr>
              <w:t>Test command</w:t>
            </w:r>
          </w:p>
          <w:p w14:paraId="134A3D4F" w14:textId="77777777" w:rsidR="00AD6DB4" w:rsidRDefault="00AD6DB4" w:rsidP="00166AF3">
            <w:pPr>
              <w:pStyle w:val="TableBody"/>
            </w:pPr>
          </w:p>
          <w:p w14:paraId="221EC576" w14:textId="77777777" w:rsidR="00AD6DB4" w:rsidRDefault="00AD6DB4" w:rsidP="00166AF3">
            <w:pPr>
              <w:pStyle w:val="TableBody"/>
            </w:pPr>
            <w:r w:rsidRPr="00DA5BF9">
              <w:rPr>
                <w:u w:val="single"/>
              </w:rPr>
              <w:t>Syntax</w:t>
            </w:r>
          </w:p>
          <w:p w14:paraId="1189F778" w14:textId="77777777" w:rsidR="00AD6DB4" w:rsidRPr="00DA5BF9" w:rsidDel="00587C8D" w:rsidRDefault="00AD6DB4" w:rsidP="00166AF3">
            <w:pPr>
              <w:pStyle w:val="TableBody"/>
              <w:rPr>
                <w:b/>
              </w:rPr>
            </w:pPr>
            <w:r w:rsidRPr="00DA5BF9">
              <w:rPr>
                <w:b/>
              </w:rPr>
              <w:t>AT+KUDPCLOSE=?</w:t>
            </w:r>
          </w:p>
        </w:tc>
        <w:tc>
          <w:tcPr>
            <w:tcW w:w="7560" w:type="dxa"/>
          </w:tcPr>
          <w:p w14:paraId="74E76186" w14:textId="77777777" w:rsidR="00AD6DB4" w:rsidRDefault="00AD6DB4" w:rsidP="00166AF3">
            <w:pPr>
              <w:pStyle w:val="TableBody"/>
              <w:rPr>
                <w:u w:val="single"/>
              </w:rPr>
            </w:pPr>
          </w:p>
          <w:p w14:paraId="6B9554F4" w14:textId="77777777" w:rsidR="00AD6DB4" w:rsidRDefault="00AD6DB4" w:rsidP="00166AF3">
            <w:pPr>
              <w:pStyle w:val="TableBody"/>
              <w:rPr>
                <w:u w:val="single"/>
              </w:rPr>
            </w:pPr>
          </w:p>
          <w:p w14:paraId="5AE8F778" w14:textId="77777777" w:rsidR="00AD6DB4" w:rsidRDefault="00AD6DB4" w:rsidP="00166AF3">
            <w:pPr>
              <w:pStyle w:val="TableBody"/>
            </w:pPr>
            <w:r>
              <w:rPr>
                <w:u w:val="single"/>
              </w:rPr>
              <w:t>Response</w:t>
            </w:r>
          </w:p>
          <w:p w14:paraId="366AA6EA" w14:textId="77777777" w:rsidR="00AD6DB4" w:rsidRPr="00DA5BF9" w:rsidRDefault="00AD6DB4" w:rsidP="00166AF3">
            <w:pPr>
              <w:pStyle w:val="TableBody"/>
              <w:rPr>
                <w:b/>
              </w:rPr>
            </w:pPr>
            <w:r w:rsidRPr="00DA5BF9">
              <w:rPr>
                <w:b/>
              </w:rPr>
              <w:t>+KUDPCLOSE: (</w:t>
            </w:r>
            <w:r>
              <w:t xml:space="preserve">list of possible </w:t>
            </w:r>
            <w:r w:rsidRPr="00DA5BF9">
              <w:rPr>
                <w:b/>
              </w:rPr>
              <w:t>&lt;session_id&gt;</w:t>
            </w:r>
            <w:r>
              <w:t>s</w:t>
            </w:r>
            <w:r w:rsidRPr="00DA5BF9">
              <w:rPr>
                <w:b/>
              </w:rPr>
              <w:t>),(</w:t>
            </w:r>
            <w:r>
              <w:t xml:space="preserve">list of possible </w:t>
            </w:r>
            <w:r w:rsidRPr="00DA5BF9">
              <w:rPr>
                <w:b/>
              </w:rPr>
              <w:t>&lt;keep_cfg&gt;</w:t>
            </w:r>
            <w:r>
              <w:t>s</w:t>
            </w:r>
            <w:r w:rsidRPr="00DA5BF9">
              <w:rPr>
                <w:b/>
              </w:rPr>
              <w:t>)</w:t>
            </w:r>
          </w:p>
          <w:p w14:paraId="34921D33" w14:textId="77777777" w:rsidR="00AD6DB4" w:rsidRPr="00DA5BF9" w:rsidRDefault="00AD6DB4" w:rsidP="00166AF3">
            <w:pPr>
              <w:pStyle w:val="TableBody"/>
            </w:pPr>
            <w:r w:rsidRPr="00DA5BF9">
              <w:rPr>
                <w:b/>
              </w:rPr>
              <w:t>OK</w:t>
            </w:r>
          </w:p>
        </w:tc>
      </w:tr>
      <w:tr w:rsidR="00AD6DB4" w:rsidRPr="00671C8B" w14:paraId="5D7D61D0" w14:textId="77777777" w:rsidTr="00166AF3">
        <w:tc>
          <w:tcPr>
            <w:tcW w:w="1728" w:type="dxa"/>
          </w:tcPr>
          <w:p w14:paraId="4403C299" w14:textId="77777777" w:rsidR="00AD6DB4" w:rsidRPr="00671C8B" w:rsidRDefault="00AD6DB4" w:rsidP="00166AF3">
            <w:pPr>
              <w:pStyle w:val="TableBody"/>
              <w:rPr>
                <w:i/>
              </w:rPr>
            </w:pPr>
            <w:r>
              <w:rPr>
                <w:i/>
              </w:rPr>
              <w:t xml:space="preserve">Write </w:t>
            </w:r>
            <w:r w:rsidRPr="00671C8B">
              <w:rPr>
                <w:i/>
              </w:rPr>
              <w:t>command</w:t>
            </w:r>
          </w:p>
          <w:p w14:paraId="5F4D4504" w14:textId="77777777" w:rsidR="00AD6DB4" w:rsidRPr="00671C8B" w:rsidRDefault="00AD6DB4" w:rsidP="00166AF3">
            <w:pPr>
              <w:pStyle w:val="TableBody"/>
            </w:pPr>
          </w:p>
          <w:p w14:paraId="325D97B3" w14:textId="77777777" w:rsidR="00AD6DB4" w:rsidRPr="00671C8B" w:rsidRDefault="00AD6DB4" w:rsidP="00166AF3">
            <w:pPr>
              <w:pStyle w:val="TableBody"/>
              <w:rPr>
                <w:u w:val="single"/>
              </w:rPr>
            </w:pPr>
            <w:r w:rsidRPr="00671C8B">
              <w:rPr>
                <w:u w:val="single"/>
              </w:rPr>
              <w:t>Syntax</w:t>
            </w:r>
          </w:p>
          <w:p w14:paraId="4B91816C" w14:textId="77777777" w:rsidR="00AD6DB4" w:rsidRPr="00671C8B" w:rsidRDefault="00AD6DB4" w:rsidP="00166AF3">
            <w:pPr>
              <w:pStyle w:val="TableBody"/>
              <w:rPr>
                <w:u w:val="single"/>
              </w:rPr>
            </w:pPr>
            <w:r w:rsidRPr="00671C8B">
              <w:rPr>
                <w:b/>
              </w:rPr>
              <w:t>AT+KUDPCLOSE=&lt;session_id&gt;</w:t>
            </w:r>
            <w:r>
              <w:rPr>
                <w:b/>
              </w:rPr>
              <w:br/>
            </w:r>
            <w:r w:rsidRPr="00671C8B">
              <w:rPr>
                <w:b/>
              </w:rPr>
              <w:t>[,&lt;keep_cfg&gt;]</w:t>
            </w:r>
          </w:p>
        </w:tc>
        <w:tc>
          <w:tcPr>
            <w:tcW w:w="7560" w:type="dxa"/>
          </w:tcPr>
          <w:p w14:paraId="281EEC72" w14:textId="77777777" w:rsidR="00AD6DB4" w:rsidRPr="00671C8B" w:rsidRDefault="00AD6DB4" w:rsidP="00166AF3">
            <w:pPr>
              <w:pStyle w:val="TableBody"/>
              <w:rPr>
                <w:u w:val="single"/>
              </w:rPr>
            </w:pPr>
          </w:p>
          <w:p w14:paraId="45618D95" w14:textId="77777777" w:rsidR="00AD6DB4" w:rsidRPr="00671C8B" w:rsidRDefault="00AD6DB4" w:rsidP="00166AF3">
            <w:pPr>
              <w:pStyle w:val="TableBody"/>
              <w:rPr>
                <w:u w:val="single"/>
              </w:rPr>
            </w:pPr>
          </w:p>
          <w:p w14:paraId="4A81617F" w14:textId="77777777" w:rsidR="00AD6DB4" w:rsidRPr="00671C8B" w:rsidRDefault="00AD6DB4" w:rsidP="00166AF3">
            <w:pPr>
              <w:pStyle w:val="TableBody"/>
              <w:rPr>
                <w:u w:val="single"/>
              </w:rPr>
            </w:pPr>
            <w:r w:rsidRPr="00671C8B">
              <w:rPr>
                <w:u w:val="single"/>
              </w:rPr>
              <w:t>Response</w:t>
            </w:r>
          </w:p>
          <w:p w14:paraId="60863334" w14:textId="77777777" w:rsidR="00AD6DB4" w:rsidRDefault="00AD6DB4" w:rsidP="00166AF3">
            <w:pPr>
              <w:pStyle w:val="TableBody"/>
              <w:rPr>
                <w:b/>
              </w:rPr>
            </w:pPr>
            <w:r w:rsidRPr="00671C8B">
              <w:rPr>
                <w:b/>
              </w:rPr>
              <w:t>OK</w:t>
            </w:r>
          </w:p>
          <w:p w14:paraId="17674B94" w14:textId="77777777" w:rsidR="00AD6DB4" w:rsidRPr="00476469" w:rsidRDefault="00AD6DB4" w:rsidP="00166AF3">
            <w:pPr>
              <w:pStyle w:val="TableBody"/>
            </w:pPr>
          </w:p>
          <w:p w14:paraId="70CB1FA4" w14:textId="77777777" w:rsidR="00AD6DB4" w:rsidRPr="00671C8B" w:rsidRDefault="00AD6DB4" w:rsidP="00166AF3">
            <w:pPr>
              <w:pStyle w:val="TableBody"/>
              <w:rPr>
                <w:b/>
              </w:rPr>
            </w:pPr>
            <w:r w:rsidRPr="00476469">
              <w:t>or</w:t>
            </w:r>
          </w:p>
          <w:p w14:paraId="3B89BD3B" w14:textId="77777777" w:rsidR="00AD6DB4" w:rsidRPr="00671C8B" w:rsidRDefault="00AD6DB4" w:rsidP="00166AF3">
            <w:pPr>
              <w:pStyle w:val="TableBody"/>
              <w:rPr>
                <w:b/>
              </w:rPr>
            </w:pPr>
            <w:r w:rsidRPr="00671C8B">
              <w:rPr>
                <w:b/>
              </w:rPr>
              <w:t>+KUDP_NOTIF: &lt;session_id&gt;,</w:t>
            </w:r>
            <w:r w:rsidRPr="00671C8B">
              <w:rPr>
                <w:b/>
                <w:lang w:eastAsia="zh-CN"/>
              </w:rPr>
              <w:t xml:space="preserve"> </w:t>
            </w:r>
            <w:r w:rsidRPr="00671C8B">
              <w:rPr>
                <w:b/>
              </w:rPr>
              <w:t>&lt;udp_notif&gt;</w:t>
            </w:r>
          </w:p>
          <w:p w14:paraId="2E2D5494" w14:textId="77777777" w:rsidR="00AD6DB4" w:rsidRPr="00671C8B" w:rsidRDefault="00AD6DB4" w:rsidP="00166AF3">
            <w:pPr>
              <w:pStyle w:val="TableBody"/>
              <w:rPr>
                <w:u w:val="single"/>
              </w:rPr>
            </w:pPr>
          </w:p>
          <w:p w14:paraId="1C128AEF" w14:textId="77777777" w:rsidR="00AD6DB4" w:rsidRPr="00671C8B" w:rsidRDefault="00AD6DB4" w:rsidP="00166AF3">
            <w:pPr>
              <w:pStyle w:val="TableBody"/>
              <w:rPr>
                <w:u w:val="single"/>
              </w:rPr>
            </w:pPr>
            <w:r w:rsidRPr="00671C8B">
              <w:rPr>
                <w:u w:val="single"/>
              </w:rPr>
              <w:t>Parameters</w:t>
            </w:r>
          </w:p>
          <w:p w14:paraId="0E68AC26" w14:textId="77777777" w:rsidR="00AD6DB4" w:rsidRPr="00671C8B" w:rsidRDefault="00AD6DB4" w:rsidP="00166AF3">
            <w:pPr>
              <w:pStyle w:val="TableBody"/>
            </w:pPr>
            <w:r w:rsidRPr="00671C8B">
              <w:rPr>
                <w:b/>
              </w:rPr>
              <w:t>&lt;session_id&gt;</w:t>
            </w:r>
            <w:r w:rsidRPr="00671C8B">
              <w:tab/>
              <w:t>UDP session</w:t>
            </w:r>
            <w:r>
              <w:t xml:space="preserve"> index</w:t>
            </w:r>
          </w:p>
          <w:p w14:paraId="60A0DF8E" w14:textId="77777777" w:rsidR="00AD6DB4" w:rsidRPr="00671C8B" w:rsidRDefault="00AD6DB4" w:rsidP="00166AF3">
            <w:pPr>
              <w:pStyle w:val="TableBody"/>
              <w:rPr>
                <w:b/>
              </w:rPr>
            </w:pPr>
          </w:p>
          <w:p w14:paraId="16AD3BCE" w14:textId="77777777" w:rsidR="00AD6DB4" w:rsidRPr="00671C8B" w:rsidRDefault="00AD6DB4" w:rsidP="00166AF3">
            <w:pPr>
              <w:pStyle w:val="TableBody"/>
              <w:rPr>
                <w:lang w:eastAsia="zh-CN"/>
              </w:rPr>
            </w:pPr>
            <w:r w:rsidRPr="00671C8B">
              <w:rPr>
                <w:b/>
              </w:rPr>
              <w:t>&lt;</w:t>
            </w:r>
            <w:r w:rsidRPr="00671C8B">
              <w:rPr>
                <w:b/>
                <w:lang w:eastAsia="zh-CN"/>
              </w:rPr>
              <w:t>udp</w:t>
            </w:r>
            <w:r w:rsidRPr="00671C8B">
              <w:rPr>
                <w:b/>
              </w:rPr>
              <w:t>_notif&gt;</w:t>
            </w:r>
            <w:r w:rsidRPr="00671C8B">
              <w:rPr>
                <w:b/>
              </w:rPr>
              <w:tab/>
            </w:r>
            <w:r w:rsidRPr="00671C8B">
              <w:t>See command AT+K</w:t>
            </w:r>
            <w:r w:rsidRPr="00671C8B">
              <w:rPr>
                <w:lang w:eastAsia="zh-CN"/>
              </w:rPr>
              <w:t>UDPCFG</w:t>
            </w:r>
          </w:p>
          <w:p w14:paraId="0EDC12EC" w14:textId="77777777" w:rsidR="00AD6DB4" w:rsidRPr="00671C8B" w:rsidRDefault="00AD6DB4" w:rsidP="00166AF3">
            <w:pPr>
              <w:pStyle w:val="TableBody"/>
              <w:rPr>
                <w:b/>
              </w:rPr>
            </w:pPr>
          </w:p>
          <w:p w14:paraId="2BCEAD58" w14:textId="77777777" w:rsidR="00AD6DB4" w:rsidRPr="00671C8B" w:rsidRDefault="00AD6DB4" w:rsidP="00166AF3">
            <w:pPr>
              <w:pStyle w:val="TableBody"/>
            </w:pPr>
            <w:r w:rsidRPr="00671C8B">
              <w:rPr>
                <w:b/>
              </w:rPr>
              <w:t>&lt;keep_cfg&gt;</w:t>
            </w:r>
            <w:r w:rsidRPr="00671C8B">
              <w:tab/>
              <w:t>Specifies whether to delete the session configuration after closing it</w:t>
            </w:r>
            <w:r>
              <w:t xml:space="preserve"> or not</w:t>
            </w:r>
          </w:p>
          <w:p w14:paraId="32DCD8FE" w14:textId="77777777" w:rsidR="00AD6DB4" w:rsidRPr="00671C8B" w:rsidRDefault="00AD6DB4" w:rsidP="00166AF3">
            <w:pPr>
              <w:pStyle w:val="TableBody"/>
              <w:rPr>
                <w:u w:val="single"/>
              </w:rPr>
            </w:pPr>
            <w:r w:rsidRPr="00DA5BF9">
              <w:rPr>
                <w:u w:val="single"/>
              </w:rPr>
              <w:t>0</w:t>
            </w:r>
            <w:r w:rsidRPr="00671C8B">
              <w:tab/>
              <w:t>Delete the session configuration</w:t>
            </w:r>
            <w:r w:rsidRPr="00671C8B">
              <w:br/>
              <w:t>1</w:t>
            </w:r>
            <w:r w:rsidRPr="00671C8B">
              <w:tab/>
              <w:t>Keep the session configuration</w:t>
            </w:r>
          </w:p>
        </w:tc>
      </w:tr>
      <w:tr w:rsidR="00AD6DB4" w:rsidRPr="00671C8B" w14:paraId="55872C75" w14:textId="77777777" w:rsidTr="00166AF3">
        <w:tc>
          <w:tcPr>
            <w:tcW w:w="1728" w:type="dxa"/>
          </w:tcPr>
          <w:p w14:paraId="2E1E44BA" w14:textId="77777777" w:rsidR="00AD6DB4" w:rsidRPr="00671C8B" w:rsidRDefault="00AD6DB4" w:rsidP="00166AF3">
            <w:pPr>
              <w:pStyle w:val="TableBody"/>
              <w:rPr>
                <w:u w:val="single"/>
              </w:rPr>
            </w:pPr>
            <w:r w:rsidRPr="00671C8B">
              <w:rPr>
                <w:u w:val="single"/>
              </w:rPr>
              <w:t>Reference</w:t>
            </w:r>
          </w:p>
          <w:p w14:paraId="5A3F5714" w14:textId="77777777" w:rsidR="00AD6DB4" w:rsidRPr="00671C8B" w:rsidRDefault="00AD6DB4" w:rsidP="00166AF3">
            <w:pPr>
              <w:pStyle w:val="TableBody"/>
            </w:pPr>
            <w:r w:rsidRPr="00671C8B">
              <w:t>Sierra Wireless Proprietary</w:t>
            </w:r>
          </w:p>
        </w:tc>
        <w:tc>
          <w:tcPr>
            <w:tcW w:w="7560" w:type="dxa"/>
          </w:tcPr>
          <w:p w14:paraId="4AFC8D5B" w14:textId="77777777" w:rsidR="00AD6DB4" w:rsidRPr="00671C8B" w:rsidRDefault="00AD6DB4" w:rsidP="00166AF3">
            <w:pPr>
              <w:pStyle w:val="TableBody"/>
              <w:rPr>
                <w:u w:val="single"/>
              </w:rPr>
            </w:pPr>
            <w:r w:rsidRPr="00671C8B">
              <w:rPr>
                <w:u w:val="single"/>
              </w:rPr>
              <w:t>Notes</w:t>
            </w:r>
          </w:p>
          <w:p w14:paraId="55C7B5E6" w14:textId="77777777" w:rsidR="00AD6DB4" w:rsidRPr="00671C8B" w:rsidRDefault="00AD6DB4" w:rsidP="0059466D">
            <w:pPr>
              <w:pStyle w:val="TableBody"/>
              <w:numPr>
                <w:ilvl w:val="0"/>
                <w:numId w:val="78"/>
              </w:numPr>
            </w:pPr>
            <w:r w:rsidRPr="00671C8B">
              <w:t xml:space="preserve">This function closes the UDP </w:t>
            </w:r>
            <w:r w:rsidRPr="00671C8B">
              <w:rPr>
                <w:lang w:eastAsia="zh-CN"/>
              </w:rPr>
              <w:t>session. I</w:t>
            </w:r>
            <w:r w:rsidRPr="00671C8B">
              <w:t xml:space="preserve">f there is no other session running, the PDP context </w:t>
            </w:r>
            <w:r>
              <w:t>will</w:t>
            </w:r>
            <w:r w:rsidRPr="00671C8B">
              <w:t xml:space="preserve"> be released</w:t>
            </w:r>
            <w:r>
              <w:t>.</w:t>
            </w:r>
          </w:p>
          <w:p w14:paraId="699A0A39" w14:textId="77777777" w:rsidR="00AD6DB4" w:rsidRPr="00671C8B" w:rsidRDefault="00AD6DB4" w:rsidP="0059466D">
            <w:pPr>
              <w:pStyle w:val="TableBody"/>
              <w:numPr>
                <w:ilvl w:val="0"/>
                <w:numId w:val="78"/>
              </w:numPr>
              <w:rPr>
                <w:u w:val="single"/>
              </w:rPr>
            </w:pPr>
            <w:r w:rsidRPr="00671C8B">
              <w:t>This function will delete the session configuration if &lt;keep_cfg&gt; = 0</w:t>
            </w:r>
            <w:r>
              <w:t>.</w:t>
            </w:r>
          </w:p>
        </w:tc>
      </w:tr>
    </w:tbl>
    <w:p w14:paraId="3DC17918" w14:textId="3894783E" w:rsidR="00AD6DB4" w:rsidRPr="00671C8B" w:rsidDel="000934B8" w:rsidRDefault="00AD6DB4" w:rsidP="0059466D">
      <w:pPr>
        <w:pStyle w:val="Heading3"/>
        <w:numPr>
          <w:ilvl w:val="2"/>
          <w:numId w:val="11"/>
        </w:numPr>
        <w:ind w:left="1260" w:hanging="1260"/>
        <w:rPr>
          <w:del w:id="19663" w:author="Alban Roche" w:date="2017-08-02T16:44:00Z"/>
        </w:rPr>
      </w:pPr>
      <w:bookmarkStart w:id="19664" w:name="_Toc448912353"/>
      <w:bookmarkStart w:id="19665" w:name="_Toc486251770"/>
      <w:del w:id="19666" w:author="Alban Roche" w:date="2017-08-02T16:44:00Z">
        <w:r w:rsidRPr="00671C8B" w:rsidDel="000934B8">
          <w:delText>+KUDPDEL Command: Delete a Configured UDP Session</w:delText>
        </w:r>
        <w:bookmarkStart w:id="19667" w:name="_Toc489460898"/>
        <w:bookmarkEnd w:id="19664"/>
        <w:bookmarkEnd w:id="19665"/>
        <w:bookmarkEnd w:id="19667"/>
      </w:del>
    </w:p>
    <w:tbl>
      <w:tblPr>
        <w:tblStyle w:val="TableSWIleft"/>
        <w:tblW w:w="9288" w:type="dxa"/>
        <w:tblLayout w:type="fixed"/>
        <w:tblLook w:val="04A0" w:firstRow="1" w:lastRow="0" w:firstColumn="1" w:lastColumn="0" w:noHBand="0" w:noVBand="1"/>
      </w:tblPr>
      <w:tblGrid>
        <w:gridCol w:w="1728"/>
        <w:gridCol w:w="7560"/>
      </w:tblGrid>
      <w:tr w:rsidR="00AD6DB4" w:rsidRPr="00671C8B" w:rsidDel="000934B8" w14:paraId="792842EE" w14:textId="13AA4CF8" w:rsidTr="00166AF3">
        <w:trPr>
          <w:cnfStyle w:val="100000000000" w:firstRow="1" w:lastRow="0" w:firstColumn="0" w:lastColumn="0" w:oddVBand="0" w:evenVBand="0" w:oddHBand="0" w:evenHBand="0" w:firstRowFirstColumn="0" w:firstRowLastColumn="0" w:lastRowFirstColumn="0" w:lastRowLastColumn="0"/>
          <w:del w:id="19668" w:author="Alban Roche" w:date="2017-08-02T16:44:00Z"/>
        </w:trPr>
        <w:tc>
          <w:tcPr>
            <w:tcW w:w="9288" w:type="dxa"/>
            <w:gridSpan w:val="2"/>
          </w:tcPr>
          <w:p w14:paraId="424F5979" w14:textId="4B018078" w:rsidR="00AD6DB4" w:rsidRPr="00671C8B" w:rsidDel="000934B8" w:rsidRDefault="00AD6DB4">
            <w:pPr>
              <w:pStyle w:val="TableRowHead"/>
              <w:spacing w:before="144" w:after="144"/>
              <w:rPr>
                <w:del w:id="19669" w:author="Alban Roche" w:date="2017-08-02T16:44:00Z"/>
              </w:rPr>
            </w:pPr>
            <w:del w:id="19670" w:author="Alban Roche" w:date="2017-08-02T14:40:00Z">
              <w:r w:rsidDel="00F22490">
                <w:delText>HL7618, HL7618RD, HL7648, HL7650, HL7688, HL7690 and HL7692</w:delText>
              </w:r>
            </w:del>
            <w:bookmarkStart w:id="19671" w:name="_Toc489460899"/>
            <w:bookmarkEnd w:id="19671"/>
          </w:p>
        </w:tc>
        <w:bookmarkStart w:id="19672" w:name="_Toc489460900"/>
        <w:bookmarkEnd w:id="19672"/>
      </w:tr>
      <w:tr w:rsidR="00AD6DB4" w:rsidRPr="00671C8B" w:rsidDel="000934B8" w14:paraId="2CA5E914" w14:textId="6F2E94EF" w:rsidTr="00166AF3">
        <w:trPr>
          <w:trHeight w:val="35"/>
          <w:del w:id="19673" w:author="Alban Roche" w:date="2017-08-02T16:44:00Z"/>
        </w:trPr>
        <w:tc>
          <w:tcPr>
            <w:tcW w:w="1728" w:type="dxa"/>
          </w:tcPr>
          <w:p w14:paraId="189CABB6" w14:textId="4360D662" w:rsidR="00AD6DB4" w:rsidDel="000934B8" w:rsidRDefault="00AD6DB4" w:rsidP="00166AF3">
            <w:pPr>
              <w:pStyle w:val="TableBody"/>
              <w:keepNext/>
              <w:rPr>
                <w:del w:id="19674" w:author="Alban Roche" w:date="2017-08-02T16:44:00Z"/>
              </w:rPr>
            </w:pPr>
            <w:del w:id="19675" w:author="Alban Roche" w:date="2017-08-02T16:44:00Z">
              <w:r w:rsidDel="000934B8">
                <w:rPr>
                  <w:i/>
                </w:rPr>
                <w:delText>Test command</w:delText>
              </w:r>
              <w:bookmarkStart w:id="19676" w:name="_Toc489460901"/>
              <w:bookmarkEnd w:id="19676"/>
            </w:del>
          </w:p>
          <w:p w14:paraId="4D741359" w14:textId="750D37DA" w:rsidR="00AD6DB4" w:rsidDel="000934B8" w:rsidRDefault="00AD6DB4" w:rsidP="00166AF3">
            <w:pPr>
              <w:pStyle w:val="TableBody"/>
              <w:keepNext/>
              <w:rPr>
                <w:del w:id="19677" w:author="Alban Roche" w:date="2017-08-02T16:44:00Z"/>
              </w:rPr>
            </w:pPr>
            <w:bookmarkStart w:id="19678" w:name="_Toc489460902"/>
            <w:bookmarkEnd w:id="19678"/>
          </w:p>
          <w:p w14:paraId="791719F1" w14:textId="7419087C" w:rsidR="00AD6DB4" w:rsidDel="000934B8" w:rsidRDefault="00AD6DB4" w:rsidP="00166AF3">
            <w:pPr>
              <w:pStyle w:val="TableBody"/>
              <w:keepNext/>
              <w:rPr>
                <w:del w:id="19679" w:author="Alban Roche" w:date="2017-08-02T16:44:00Z"/>
              </w:rPr>
            </w:pPr>
            <w:del w:id="19680" w:author="Alban Roche" w:date="2017-08-02T16:44:00Z">
              <w:r w:rsidRPr="00DA5BF9" w:rsidDel="000934B8">
                <w:rPr>
                  <w:u w:val="single"/>
                </w:rPr>
                <w:delText>Syntax</w:delText>
              </w:r>
              <w:bookmarkStart w:id="19681" w:name="_Toc489460903"/>
              <w:bookmarkEnd w:id="19681"/>
            </w:del>
          </w:p>
          <w:p w14:paraId="064B1FE0" w14:textId="4067F022" w:rsidR="00AD6DB4" w:rsidRPr="00DA5BF9" w:rsidDel="000934B8" w:rsidRDefault="00AD6DB4" w:rsidP="00166AF3">
            <w:pPr>
              <w:pStyle w:val="TableBody"/>
              <w:keepNext/>
              <w:rPr>
                <w:del w:id="19682" w:author="Alban Roche" w:date="2017-08-02T16:44:00Z"/>
                <w:b/>
              </w:rPr>
            </w:pPr>
            <w:del w:id="19683" w:author="Alban Roche" w:date="2017-08-02T16:44:00Z">
              <w:r w:rsidRPr="00DA5BF9" w:rsidDel="000934B8">
                <w:rPr>
                  <w:b/>
                </w:rPr>
                <w:delText>AT+KUDPDEL=?</w:delText>
              </w:r>
              <w:bookmarkStart w:id="19684" w:name="_Toc489460904"/>
              <w:bookmarkEnd w:id="19684"/>
            </w:del>
          </w:p>
        </w:tc>
        <w:tc>
          <w:tcPr>
            <w:tcW w:w="7560" w:type="dxa"/>
          </w:tcPr>
          <w:p w14:paraId="0B128874" w14:textId="6E74184C" w:rsidR="00AD6DB4" w:rsidDel="000934B8" w:rsidRDefault="00AD6DB4" w:rsidP="00166AF3">
            <w:pPr>
              <w:pStyle w:val="TableBody"/>
              <w:keepNext/>
              <w:rPr>
                <w:del w:id="19685" w:author="Alban Roche" w:date="2017-08-02T16:44:00Z"/>
                <w:u w:val="single"/>
              </w:rPr>
            </w:pPr>
            <w:bookmarkStart w:id="19686" w:name="_Toc489460905"/>
            <w:bookmarkEnd w:id="19686"/>
          </w:p>
          <w:p w14:paraId="610986D5" w14:textId="76D5148A" w:rsidR="00AD6DB4" w:rsidDel="000934B8" w:rsidRDefault="00AD6DB4" w:rsidP="00166AF3">
            <w:pPr>
              <w:pStyle w:val="TableBody"/>
              <w:keepNext/>
              <w:rPr>
                <w:del w:id="19687" w:author="Alban Roche" w:date="2017-08-02T16:44:00Z"/>
                <w:u w:val="single"/>
              </w:rPr>
            </w:pPr>
            <w:bookmarkStart w:id="19688" w:name="_Toc489460906"/>
            <w:bookmarkEnd w:id="19688"/>
          </w:p>
          <w:p w14:paraId="4586782A" w14:textId="0037939D" w:rsidR="00AD6DB4" w:rsidDel="000934B8" w:rsidRDefault="00AD6DB4" w:rsidP="00166AF3">
            <w:pPr>
              <w:pStyle w:val="TableBody"/>
              <w:keepNext/>
              <w:rPr>
                <w:del w:id="19689" w:author="Alban Roche" w:date="2017-08-02T16:44:00Z"/>
                <w:u w:val="single"/>
              </w:rPr>
            </w:pPr>
            <w:del w:id="19690" w:author="Alban Roche" w:date="2017-08-02T16:44:00Z">
              <w:r w:rsidDel="000934B8">
                <w:rPr>
                  <w:u w:val="single"/>
                </w:rPr>
                <w:delText>Response</w:delText>
              </w:r>
              <w:bookmarkStart w:id="19691" w:name="_Toc489460907"/>
              <w:bookmarkEnd w:id="19691"/>
            </w:del>
          </w:p>
          <w:p w14:paraId="52BCB47B" w14:textId="276240FC" w:rsidR="00AD6DB4" w:rsidRPr="00DA5BF9" w:rsidDel="000934B8" w:rsidRDefault="00AD6DB4" w:rsidP="00166AF3">
            <w:pPr>
              <w:pStyle w:val="TableBody"/>
              <w:keepNext/>
              <w:rPr>
                <w:del w:id="19692" w:author="Alban Roche" w:date="2017-08-02T16:44:00Z"/>
              </w:rPr>
            </w:pPr>
            <w:del w:id="19693" w:author="Alban Roche" w:date="2017-08-02T16:44:00Z">
              <w:r w:rsidRPr="00DA5BF9" w:rsidDel="000934B8">
                <w:rPr>
                  <w:b/>
                </w:rPr>
                <w:delText>+KUDPDEL: (</w:delText>
              </w:r>
              <w:r w:rsidRPr="00DA5BF9" w:rsidDel="000934B8">
                <w:delText xml:space="preserve">list of possible </w:delText>
              </w:r>
              <w:r w:rsidRPr="00DA5BF9" w:rsidDel="000934B8">
                <w:rPr>
                  <w:b/>
                </w:rPr>
                <w:delText>&lt;session_id&gt;</w:delText>
              </w:r>
              <w:r w:rsidRPr="00DA5BF9" w:rsidDel="000934B8">
                <w:delText>s</w:delText>
              </w:r>
              <w:r w:rsidRPr="00DA5BF9" w:rsidDel="000934B8">
                <w:rPr>
                  <w:b/>
                </w:rPr>
                <w:delText>)</w:delText>
              </w:r>
              <w:bookmarkStart w:id="19694" w:name="_Toc489460908"/>
              <w:bookmarkEnd w:id="19694"/>
            </w:del>
          </w:p>
          <w:p w14:paraId="2C64A8A1" w14:textId="31AA593F" w:rsidR="00AD6DB4" w:rsidRPr="00DA5BF9" w:rsidDel="000934B8" w:rsidRDefault="00AD6DB4" w:rsidP="00166AF3">
            <w:pPr>
              <w:pStyle w:val="TableBody"/>
              <w:keepNext/>
              <w:rPr>
                <w:del w:id="19695" w:author="Alban Roche" w:date="2017-08-02T16:44:00Z"/>
                <w:b/>
                <w:u w:val="single"/>
              </w:rPr>
            </w:pPr>
            <w:del w:id="19696" w:author="Alban Roche" w:date="2017-08-02T16:44:00Z">
              <w:r w:rsidRPr="00DA5BF9" w:rsidDel="000934B8">
                <w:rPr>
                  <w:b/>
                </w:rPr>
                <w:delText>OK</w:delText>
              </w:r>
              <w:bookmarkStart w:id="19697" w:name="_Toc489460909"/>
              <w:bookmarkEnd w:id="19697"/>
            </w:del>
          </w:p>
        </w:tc>
        <w:bookmarkStart w:id="19698" w:name="_Toc489460910"/>
        <w:bookmarkEnd w:id="19698"/>
      </w:tr>
      <w:tr w:rsidR="00AD6DB4" w:rsidRPr="00671C8B" w:rsidDel="000934B8" w14:paraId="3A04BD03" w14:textId="06A2CC9A" w:rsidTr="00166AF3">
        <w:trPr>
          <w:trHeight w:val="1058"/>
          <w:del w:id="19699" w:author="Alban Roche" w:date="2017-08-02T16:44:00Z"/>
        </w:trPr>
        <w:tc>
          <w:tcPr>
            <w:tcW w:w="1728" w:type="dxa"/>
          </w:tcPr>
          <w:p w14:paraId="73EB6DC4" w14:textId="5386B7CE" w:rsidR="00AD6DB4" w:rsidRPr="00671C8B" w:rsidDel="000934B8" w:rsidRDefault="00AD6DB4" w:rsidP="00166AF3">
            <w:pPr>
              <w:pStyle w:val="TableBody"/>
              <w:keepNext/>
              <w:rPr>
                <w:del w:id="19700" w:author="Alban Roche" w:date="2017-08-02T16:44:00Z"/>
                <w:b/>
                <w:i/>
              </w:rPr>
            </w:pPr>
            <w:del w:id="19701" w:author="Alban Roche" w:date="2017-08-02T16:44:00Z">
              <w:r w:rsidRPr="00671C8B" w:rsidDel="000934B8">
                <w:rPr>
                  <w:i/>
                </w:rPr>
                <w:delText>Write command</w:delText>
              </w:r>
              <w:bookmarkStart w:id="19702" w:name="_Toc489460911"/>
              <w:bookmarkEnd w:id="19702"/>
            </w:del>
          </w:p>
          <w:p w14:paraId="29DEFFAD" w14:textId="72464CC6" w:rsidR="00AD6DB4" w:rsidRPr="00671C8B" w:rsidDel="000934B8" w:rsidRDefault="00AD6DB4" w:rsidP="00166AF3">
            <w:pPr>
              <w:pStyle w:val="TableBody"/>
              <w:keepNext/>
              <w:rPr>
                <w:del w:id="19703" w:author="Alban Roche" w:date="2017-08-02T16:44:00Z"/>
              </w:rPr>
            </w:pPr>
            <w:bookmarkStart w:id="19704" w:name="_Toc489460912"/>
            <w:bookmarkEnd w:id="19704"/>
          </w:p>
          <w:p w14:paraId="6B0352E8" w14:textId="20516A28" w:rsidR="00AD6DB4" w:rsidRPr="00671C8B" w:rsidDel="000934B8" w:rsidRDefault="00AD6DB4" w:rsidP="00166AF3">
            <w:pPr>
              <w:pStyle w:val="TableBody"/>
              <w:keepNext/>
              <w:rPr>
                <w:del w:id="19705" w:author="Alban Roche" w:date="2017-08-02T16:44:00Z"/>
                <w:u w:val="single"/>
              </w:rPr>
            </w:pPr>
            <w:del w:id="19706" w:author="Alban Roche" w:date="2017-08-02T16:44:00Z">
              <w:r w:rsidRPr="00671C8B" w:rsidDel="000934B8">
                <w:rPr>
                  <w:u w:val="single"/>
                </w:rPr>
                <w:delText>Syntax</w:delText>
              </w:r>
              <w:bookmarkStart w:id="19707" w:name="_Toc489460913"/>
              <w:bookmarkEnd w:id="19707"/>
            </w:del>
          </w:p>
          <w:p w14:paraId="79907DEC" w14:textId="494F5871" w:rsidR="00AD6DB4" w:rsidRPr="00671C8B" w:rsidDel="000934B8" w:rsidRDefault="00AD6DB4" w:rsidP="00166AF3">
            <w:pPr>
              <w:pStyle w:val="TableBody"/>
              <w:keepNext/>
              <w:rPr>
                <w:del w:id="19708" w:author="Alban Roche" w:date="2017-08-02T16:44:00Z"/>
                <w:b/>
              </w:rPr>
            </w:pPr>
            <w:del w:id="19709" w:author="Alban Roche" w:date="2017-08-02T16:44:00Z">
              <w:r w:rsidRPr="00671C8B" w:rsidDel="000934B8">
                <w:rPr>
                  <w:b/>
                </w:rPr>
                <w:delText>AT+KUDPDEL=</w:delText>
              </w:r>
              <w:bookmarkStart w:id="19710" w:name="_Toc489460914"/>
              <w:bookmarkEnd w:id="19710"/>
            </w:del>
          </w:p>
          <w:p w14:paraId="373BB973" w14:textId="2A56CF20" w:rsidR="00AD6DB4" w:rsidRPr="00671C8B" w:rsidDel="000934B8" w:rsidRDefault="00AD6DB4" w:rsidP="00166AF3">
            <w:pPr>
              <w:pStyle w:val="TableBody"/>
              <w:keepNext/>
              <w:rPr>
                <w:del w:id="19711" w:author="Alban Roche" w:date="2017-08-02T16:44:00Z"/>
              </w:rPr>
            </w:pPr>
            <w:del w:id="19712" w:author="Alban Roche" w:date="2017-08-02T16:44:00Z">
              <w:r w:rsidRPr="00671C8B" w:rsidDel="000934B8">
                <w:rPr>
                  <w:b/>
                </w:rPr>
                <w:delText>&lt;session_id&gt;</w:delText>
              </w:r>
              <w:bookmarkStart w:id="19713" w:name="_Toc489460915"/>
              <w:bookmarkEnd w:id="19713"/>
            </w:del>
          </w:p>
        </w:tc>
        <w:tc>
          <w:tcPr>
            <w:tcW w:w="7560" w:type="dxa"/>
          </w:tcPr>
          <w:p w14:paraId="09464E37" w14:textId="5F54C3A2" w:rsidR="00AD6DB4" w:rsidRPr="00671C8B" w:rsidDel="000934B8" w:rsidRDefault="00AD6DB4" w:rsidP="00166AF3">
            <w:pPr>
              <w:pStyle w:val="TableBody"/>
              <w:keepNext/>
              <w:rPr>
                <w:del w:id="19714" w:author="Alban Roche" w:date="2017-08-02T16:44:00Z"/>
                <w:u w:val="single"/>
              </w:rPr>
            </w:pPr>
            <w:bookmarkStart w:id="19715" w:name="_Toc489460916"/>
            <w:bookmarkEnd w:id="19715"/>
          </w:p>
          <w:p w14:paraId="69335ADC" w14:textId="51E202DB" w:rsidR="00AD6DB4" w:rsidRPr="00671C8B" w:rsidDel="000934B8" w:rsidRDefault="00AD6DB4" w:rsidP="00166AF3">
            <w:pPr>
              <w:pStyle w:val="TableBody"/>
              <w:keepNext/>
              <w:rPr>
                <w:del w:id="19716" w:author="Alban Roche" w:date="2017-08-02T16:44:00Z"/>
                <w:u w:val="single"/>
              </w:rPr>
            </w:pPr>
            <w:bookmarkStart w:id="19717" w:name="_Toc489460917"/>
            <w:bookmarkEnd w:id="19717"/>
          </w:p>
          <w:p w14:paraId="7231A3AD" w14:textId="6528558E" w:rsidR="00AD6DB4" w:rsidRPr="00671C8B" w:rsidDel="000934B8" w:rsidRDefault="00AD6DB4" w:rsidP="00166AF3">
            <w:pPr>
              <w:pStyle w:val="TableBody"/>
              <w:keepNext/>
              <w:rPr>
                <w:del w:id="19718" w:author="Alban Roche" w:date="2017-08-02T16:44:00Z"/>
                <w:u w:val="single"/>
              </w:rPr>
            </w:pPr>
            <w:del w:id="19719" w:author="Alban Roche" w:date="2017-08-02T16:44:00Z">
              <w:r w:rsidRPr="00671C8B" w:rsidDel="000934B8">
                <w:rPr>
                  <w:u w:val="single"/>
                </w:rPr>
                <w:delText>Response</w:delText>
              </w:r>
              <w:bookmarkStart w:id="19720" w:name="_Toc489460918"/>
              <w:bookmarkEnd w:id="19720"/>
            </w:del>
          </w:p>
          <w:p w14:paraId="75612A6A" w14:textId="26B5172F" w:rsidR="00AD6DB4" w:rsidDel="000934B8" w:rsidRDefault="00AD6DB4" w:rsidP="00166AF3">
            <w:pPr>
              <w:pStyle w:val="TableBody"/>
              <w:rPr>
                <w:del w:id="19721" w:author="Alban Roche" w:date="2017-08-02T16:44:00Z"/>
                <w:b/>
              </w:rPr>
            </w:pPr>
            <w:del w:id="19722" w:author="Alban Roche" w:date="2017-08-02T16:44:00Z">
              <w:r w:rsidRPr="00671C8B" w:rsidDel="000934B8">
                <w:rPr>
                  <w:b/>
                </w:rPr>
                <w:delText>OK</w:delText>
              </w:r>
              <w:bookmarkStart w:id="19723" w:name="_Toc489460919"/>
              <w:bookmarkEnd w:id="19723"/>
            </w:del>
          </w:p>
          <w:p w14:paraId="2BA52D67" w14:textId="0C4730EE" w:rsidR="00AD6DB4" w:rsidRPr="00476469" w:rsidDel="000934B8" w:rsidRDefault="00AD6DB4" w:rsidP="00166AF3">
            <w:pPr>
              <w:pStyle w:val="TableBody"/>
              <w:rPr>
                <w:del w:id="19724" w:author="Alban Roche" w:date="2017-08-02T16:44:00Z"/>
              </w:rPr>
            </w:pPr>
            <w:bookmarkStart w:id="19725" w:name="_Toc489460920"/>
            <w:bookmarkEnd w:id="19725"/>
          </w:p>
          <w:p w14:paraId="7ACB9CDC" w14:textId="2E88C378" w:rsidR="00AD6DB4" w:rsidRPr="00671C8B" w:rsidDel="000934B8" w:rsidRDefault="00AD6DB4" w:rsidP="00166AF3">
            <w:pPr>
              <w:pStyle w:val="TableBody"/>
              <w:keepNext/>
              <w:rPr>
                <w:del w:id="19726" w:author="Alban Roche" w:date="2017-08-02T16:44:00Z"/>
                <w:b/>
              </w:rPr>
            </w:pPr>
            <w:del w:id="19727" w:author="Alban Roche" w:date="2017-08-02T16:44:00Z">
              <w:r w:rsidRPr="00476469" w:rsidDel="000934B8">
                <w:delText>or</w:delText>
              </w:r>
              <w:bookmarkStart w:id="19728" w:name="_Toc489460921"/>
              <w:bookmarkEnd w:id="19728"/>
            </w:del>
          </w:p>
          <w:p w14:paraId="704D98F5" w14:textId="05CE60F1" w:rsidR="00AD6DB4" w:rsidRPr="00671C8B" w:rsidDel="000934B8" w:rsidRDefault="00AD6DB4" w:rsidP="00166AF3">
            <w:pPr>
              <w:pStyle w:val="TableBody"/>
              <w:keepNext/>
              <w:rPr>
                <w:del w:id="19729" w:author="Alban Roche" w:date="2017-08-02T16:44:00Z"/>
                <w:b/>
              </w:rPr>
            </w:pPr>
            <w:del w:id="19730" w:author="Alban Roche" w:date="2017-08-02T16:44:00Z">
              <w:r w:rsidRPr="00671C8B" w:rsidDel="000934B8">
                <w:rPr>
                  <w:b/>
                </w:rPr>
                <w:delText>+CME ERROR: &lt;err&gt;</w:delText>
              </w:r>
              <w:bookmarkStart w:id="19731" w:name="_Toc489460922"/>
              <w:bookmarkEnd w:id="19731"/>
            </w:del>
          </w:p>
          <w:p w14:paraId="6BF1E4B7" w14:textId="5969B359" w:rsidR="00AD6DB4" w:rsidRPr="00671C8B" w:rsidDel="000934B8" w:rsidRDefault="00AD6DB4" w:rsidP="00166AF3">
            <w:pPr>
              <w:pStyle w:val="TableBody"/>
              <w:keepNext/>
              <w:rPr>
                <w:del w:id="19732" w:author="Alban Roche" w:date="2017-08-02T16:44:00Z"/>
              </w:rPr>
            </w:pPr>
            <w:bookmarkStart w:id="19733" w:name="_Toc489460923"/>
            <w:bookmarkEnd w:id="19733"/>
          </w:p>
          <w:p w14:paraId="39E0281B" w14:textId="234288FC" w:rsidR="00AD6DB4" w:rsidRPr="00671C8B" w:rsidDel="000934B8" w:rsidRDefault="00AD6DB4" w:rsidP="00166AF3">
            <w:pPr>
              <w:pStyle w:val="TableBody"/>
              <w:keepNext/>
              <w:rPr>
                <w:del w:id="19734" w:author="Alban Roche" w:date="2017-08-02T16:44:00Z"/>
                <w:u w:val="single"/>
              </w:rPr>
            </w:pPr>
            <w:del w:id="19735" w:author="Alban Roche" w:date="2017-08-02T16:44:00Z">
              <w:r w:rsidRPr="00671C8B" w:rsidDel="000934B8">
                <w:rPr>
                  <w:u w:val="single"/>
                </w:rPr>
                <w:delText>Parameters</w:delText>
              </w:r>
              <w:bookmarkStart w:id="19736" w:name="_Toc489460924"/>
              <w:bookmarkEnd w:id="19736"/>
            </w:del>
          </w:p>
          <w:p w14:paraId="676F75BD" w14:textId="3B2146B8" w:rsidR="00AD6DB4" w:rsidRPr="00671C8B" w:rsidDel="000934B8" w:rsidRDefault="00AD6DB4" w:rsidP="00166AF3">
            <w:pPr>
              <w:pStyle w:val="TableBody"/>
              <w:keepNext/>
              <w:rPr>
                <w:del w:id="19737" w:author="Alban Roche" w:date="2017-08-02T16:44:00Z"/>
                <w:lang w:eastAsia="zh-CN"/>
              </w:rPr>
            </w:pPr>
            <w:del w:id="19738" w:author="Alban Roche" w:date="2017-08-02T16:44:00Z">
              <w:r w:rsidRPr="00671C8B" w:rsidDel="000934B8">
                <w:rPr>
                  <w:b/>
                </w:rPr>
                <w:delText>&lt;session_id&gt;</w:delText>
              </w:r>
              <w:r w:rsidRPr="00671C8B" w:rsidDel="000934B8">
                <w:rPr>
                  <w:b/>
                </w:rPr>
                <w:tab/>
              </w:r>
              <w:r w:rsidRPr="00671C8B" w:rsidDel="000934B8">
                <w:delText>UDP session</w:delText>
              </w:r>
              <w:r w:rsidDel="000934B8">
                <w:delText xml:space="preserve"> index</w:delText>
              </w:r>
              <w:bookmarkStart w:id="19739" w:name="_Toc489460925"/>
              <w:bookmarkEnd w:id="19739"/>
            </w:del>
          </w:p>
        </w:tc>
        <w:bookmarkStart w:id="19740" w:name="_Toc489460926"/>
        <w:bookmarkEnd w:id="19740"/>
      </w:tr>
      <w:tr w:rsidR="00AD6DB4" w:rsidRPr="00671C8B" w:rsidDel="000934B8" w14:paraId="7ACD8E01" w14:textId="3A4B05BB" w:rsidTr="00166AF3">
        <w:trPr>
          <w:trHeight w:val="604"/>
          <w:del w:id="19741" w:author="Alban Roche" w:date="2017-08-02T16:44:00Z"/>
        </w:trPr>
        <w:tc>
          <w:tcPr>
            <w:tcW w:w="1728" w:type="dxa"/>
          </w:tcPr>
          <w:p w14:paraId="62D3DE66" w14:textId="5F00AFD4" w:rsidR="00AD6DB4" w:rsidRPr="00671C8B" w:rsidDel="000934B8" w:rsidRDefault="00AD6DB4" w:rsidP="00166AF3">
            <w:pPr>
              <w:pStyle w:val="TableBody"/>
              <w:rPr>
                <w:del w:id="19742" w:author="Alban Roche" w:date="2017-08-02T16:44:00Z"/>
                <w:u w:val="single"/>
              </w:rPr>
            </w:pPr>
            <w:del w:id="19743" w:author="Alban Roche" w:date="2017-08-02T16:44:00Z">
              <w:r w:rsidRPr="00671C8B" w:rsidDel="000934B8">
                <w:rPr>
                  <w:u w:val="single"/>
                </w:rPr>
                <w:delText>Reference</w:delText>
              </w:r>
              <w:bookmarkStart w:id="19744" w:name="_Toc489460927"/>
              <w:bookmarkEnd w:id="19744"/>
            </w:del>
          </w:p>
          <w:p w14:paraId="7507E5BD" w14:textId="48871733" w:rsidR="00AD6DB4" w:rsidRPr="00671C8B" w:rsidDel="000934B8" w:rsidRDefault="00AD6DB4" w:rsidP="00166AF3">
            <w:pPr>
              <w:pStyle w:val="TableBody"/>
              <w:rPr>
                <w:del w:id="19745" w:author="Alban Roche" w:date="2017-08-02T16:44:00Z"/>
                <w:u w:val="single"/>
              </w:rPr>
            </w:pPr>
            <w:del w:id="19746" w:author="Alban Roche" w:date="2017-08-02T16:44:00Z">
              <w:r w:rsidRPr="00671C8B" w:rsidDel="000934B8">
                <w:delText>Sierra Wireless Proprietary</w:delText>
              </w:r>
              <w:bookmarkStart w:id="19747" w:name="_Toc489460928"/>
              <w:bookmarkEnd w:id="19747"/>
            </w:del>
          </w:p>
        </w:tc>
        <w:tc>
          <w:tcPr>
            <w:tcW w:w="7560" w:type="dxa"/>
          </w:tcPr>
          <w:p w14:paraId="4B057913" w14:textId="5116764C" w:rsidR="00AD6DB4" w:rsidRPr="00671C8B" w:rsidDel="000934B8" w:rsidRDefault="00AD6DB4" w:rsidP="00166AF3">
            <w:pPr>
              <w:pStyle w:val="TableBody"/>
              <w:rPr>
                <w:del w:id="19748" w:author="Alban Roche" w:date="2017-08-02T16:44:00Z"/>
                <w:u w:val="single"/>
              </w:rPr>
            </w:pPr>
            <w:del w:id="19749" w:author="Alban Roche" w:date="2017-08-02T16:44:00Z">
              <w:r w:rsidRPr="00671C8B" w:rsidDel="000934B8">
                <w:rPr>
                  <w:u w:val="single"/>
                </w:rPr>
                <w:delText>Notes</w:delText>
              </w:r>
              <w:bookmarkStart w:id="19750" w:name="_Toc489460929"/>
              <w:bookmarkEnd w:id="19750"/>
            </w:del>
          </w:p>
          <w:p w14:paraId="2C0299A8" w14:textId="298DA6F6" w:rsidR="00AD6DB4" w:rsidRPr="00671C8B" w:rsidDel="000934B8" w:rsidRDefault="00AD6DB4" w:rsidP="00166AF3">
            <w:pPr>
              <w:pStyle w:val="TableBody"/>
              <w:rPr>
                <w:del w:id="19751" w:author="Alban Roche" w:date="2017-08-02T16:44:00Z"/>
              </w:rPr>
            </w:pPr>
            <w:del w:id="19752" w:author="Alban Roche" w:date="2017-08-02T16:44:00Z">
              <w:r w:rsidRPr="00671C8B" w:rsidDel="000934B8">
                <w:delText>The session must be closed (using +KUDPCLOSE) before using this command</w:delText>
              </w:r>
              <w:r w:rsidDel="000934B8">
                <w:delText>.</w:delText>
              </w:r>
              <w:bookmarkStart w:id="19753" w:name="_Toc489460930"/>
              <w:bookmarkEnd w:id="19753"/>
            </w:del>
          </w:p>
        </w:tc>
        <w:bookmarkStart w:id="19754" w:name="_Toc489460931"/>
        <w:bookmarkEnd w:id="19754"/>
      </w:tr>
    </w:tbl>
    <w:p w14:paraId="3ACDC39C" w14:textId="77777777" w:rsidR="00AD6DB4" w:rsidRPr="00671C8B" w:rsidRDefault="00AD6DB4" w:rsidP="0059466D">
      <w:pPr>
        <w:pStyle w:val="Heading3"/>
        <w:numPr>
          <w:ilvl w:val="2"/>
          <w:numId w:val="11"/>
        </w:numPr>
        <w:ind w:left="1260" w:hanging="1260"/>
      </w:pPr>
      <w:bookmarkStart w:id="19755" w:name="_Toc448912354"/>
      <w:bookmarkStart w:id="19756" w:name="_Toc486251771"/>
      <w:bookmarkStart w:id="19757" w:name="_Toc489460932"/>
      <w:r w:rsidRPr="00671C8B">
        <w:t>+KUDP_IND Notification: UDP Status</w:t>
      </w:r>
      <w:bookmarkEnd w:id="19755"/>
      <w:bookmarkEnd w:id="19756"/>
      <w:bookmarkEnd w:id="19757"/>
    </w:p>
    <w:tbl>
      <w:tblPr>
        <w:tblStyle w:val="TableSWIleft"/>
        <w:tblW w:w="9288" w:type="dxa"/>
        <w:tblLayout w:type="fixed"/>
        <w:tblLook w:val="04A0" w:firstRow="1" w:lastRow="0" w:firstColumn="1" w:lastColumn="0" w:noHBand="0" w:noVBand="1"/>
      </w:tblPr>
      <w:tblGrid>
        <w:gridCol w:w="1728"/>
        <w:gridCol w:w="7560"/>
      </w:tblGrid>
      <w:tr w:rsidR="00AD6DB4" w:rsidRPr="00671C8B" w14:paraId="68A16950"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02D60C45" w14:textId="2AC93FE8" w:rsidR="00AD6DB4" w:rsidRPr="00671C8B" w:rsidRDefault="00AD6DB4">
            <w:pPr>
              <w:pStyle w:val="TableRowHead"/>
              <w:spacing w:before="144" w:after="144"/>
              <w:rPr>
                <w:bCs w:val="0"/>
              </w:rPr>
            </w:pPr>
            <w:del w:id="19758" w:author="Alban Roche" w:date="2017-08-02T14:40:00Z">
              <w:r w:rsidDel="00F22490">
                <w:delText>HL7618, HL7618RD, HL7648, HL7650, HL7688, HL7690 and HL7692</w:delText>
              </w:r>
            </w:del>
            <w:ins w:id="19759" w:author="Alban Roche" w:date="2017-08-02T14:40:00Z">
              <w:r w:rsidR="00F22490">
                <w:t>HL7800</w:t>
              </w:r>
            </w:ins>
          </w:p>
        </w:tc>
      </w:tr>
      <w:tr w:rsidR="00AD6DB4" w:rsidRPr="00671C8B" w14:paraId="64EDFEEA" w14:textId="77777777" w:rsidTr="00166AF3">
        <w:trPr>
          <w:cantSplit w:val="0"/>
          <w:trHeight w:val="1058"/>
        </w:trPr>
        <w:tc>
          <w:tcPr>
            <w:tcW w:w="1728" w:type="dxa"/>
          </w:tcPr>
          <w:p w14:paraId="13520F63" w14:textId="77777777" w:rsidR="00AD6DB4" w:rsidRPr="00671C8B" w:rsidRDefault="00AD6DB4" w:rsidP="00166AF3">
            <w:pPr>
              <w:pStyle w:val="TableBody"/>
              <w:rPr>
                <w:i/>
              </w:rPr>
            </w:pPr>
            <w:r w:rsidRPr="00671C8B">
              <w:rPr>
                <w:i/>
              </w:rPr>
              <w:t>Unsolicited Notification</w:t>
            </w:r>
          </w:p>
        </w:tc>
        <w:tc>
          <w:tcPr>
            <w:tcW w:w="7560" w:type="dxa"/>
          </w:tcPr>
          <w:p w14:paraId="4E2513F8" w14:textId="77777777" w:rsidR="00AD6DB4" w:rsidRPr="00671C8B" w:rsidRDefault="00AD6DB4" w:rsidP="00166AF3">
            <w:pPr>
              <w:pStyle w:val="TableBody"/>
              <w:rPr>
                <w:u w:val="single"/>
              </w:rPr>
            </w:pPr>
            <w:r w:rsidRPr="00671C8B">
              <w:rPr>
                <w:u w:val="single"/>
              </w:rPr>
              <w:t>Response</w:t>
            </w:r>
          </w:p>
          <w:p w14:paraId="7F7BE41C" w14:textId="77777777" w:rsidR="00AD6DB4" w:rsidRPr="00671C8B" w:rsidRDefault="00AD6DB4" w:rsidP="00166AF3">
            <w:pPr>
              <w:pStyle w:val="TableBody"/>
              <w:rPr>
                <w:b/>
              </w:rPr>
            </w:pPr>
            <w:r w:rsidRPr="00671C8B">
              <w:rPr>
                <w:b/>
              </w:rPr>
              <w:t>+KUDP_IND: &lt;session_id&gt;,&lt;status&gt;</w:t>
            </w:r>
          </w:p>
          <w:p w14:paraId="4EEB1044" w14:textId="77777777" w:rsidR="00AD6DB4" w:rsidRPr="00671C8B" w:rsidRDefault="00AD6DB4" w:rsidP="00166AF3">
            <w:pPr>
              <w:pStyle w:val="TableBody"/>
            </w:pPr>
          </w:p>
          <w:p w14:paraId="2ADBD18D" w14:textId="77777777" w:rsidR="00AD6DB4" w:rsidRPr="00671C8B" w:rsidRDefault="00AD6DB4" w:rsidP="00166AF3">
            <w:pPr>
              <w:pStyle w:val="TableBody"/>
              <w:rPr>
                <w:u w:val="single"/>
              </w:rPr>
            </w:pPr>
            <w:r w:rsidRPr="00671C8B">
              <w:rPr>
                <w:u w:val="single"/>
              </w:rPr>
              <w:t>Parameters</w:t>
            </w:r>
          </w:p>
          <w:p w14:paraId="4E02E7B0" w14:textId="77777777" w:rsidR="00AD6DB4" w:rsidRPr="00671C8B" w:rsidRDefault="00AD6DB4" w:rsidP="00166AF3">
            <w:pPr>
              <w:pStyle w:val="TableBody"/>
            </w:pPr>
            <w:r w:rsidRPr="00671C8B">
              <w:rPr>
                <w:b/>
              </w:rPr>
              <w:t>&lt;session_id&gt;</w:t>
            </w:r>
            <w:r w:rsidRPr="00671C8B">
              <w:tab/>
              <w:t>UDP session</w:t>
            </w:r>
            <w:r>
              <w:t xml:space="preserve"> index</w:t>
            </w:r>
          </w:p>
          <w:p w14:paraId="607F2021" w14:textId="77777777" w:rsidR="00AD6DB4" w:rsidRPr="00671C8B" w:rsidRDefault="00AD6DB4" w:rsidP="00166AF3">
            <w:pPr>
              <w:pStyle w:val="TableBody"/>
            </w:pPr>
          </w:p>
          <w:p w14:paraId="08007FFD" w14:textId="77777777" w:rsidR="00AD6DB4" w:rsidRDefault="00AD6DB4" w:rsidP="00166AF3">
            <w:pPr>
              <w:pStyle w:val="TableBody"/>
            </w:pPr>
            <w:r w:rsidRPr="00671C8B">
              <w:rPr>
                <w:b/>
              </w:rPr>
              <w:t>&lt;status&gt;</w:t>
            </w:r>
            <w:r w:rsidRPr="00671C8B">
              <w:rPr>
                <w:b/>
              </w:rPr>
              <w:tab/>
            </w:r>
            <w:r w:rsidRPr="00671C8B">
              <w:t>UDP session</w:t>
            </w:r>
            <w:r>
              <w:t xml:space="preserve"> status</w:t>
            </w:r>
            <w:r w:rsidRPr="00671C8B">
              <w:t>.</w:t>
            </w:r>
          </w:p>
          <w:p w14:paraId="163AB2E7" w14:textId="77777777" w:rsidR="00AD6DB4" w:rsidRPr="00671C8B" w:rsidRDefault="00AD6DB4" w:rsidP="00166AF3">
            <w:pPr>
              <w:pStyle w:val="TableBody"/>
              <w:rPr>
                <w:lang w:eastAsia="zh-CN"/>
              </w:rPr>
            </w:pPr>
            <w:r w:rsidRPr="00671C8B">
              <w:t>1</w:t>
            </w:r>
            <w:r>
              <w:rPr>
                <w:lang w:eastAsia="zh-CN"/>
              </w:rPr>
              <w:tab/>
              <w:t>S</w:t>
            </w:r>
            <w:r w:rsidRPr="00671C8B">
              <w:t>ession is set up and ready for operation</w:t>
            </w:r>
          </w:p>
        </w:tc>
      </w:tr>
      <w:tr w:rsidR="00AD6DB4" w:rsidRPr="00671C8B" w14:paraId="156BB980" w14:textId="77777777" w:rsidTr="00166AF3">
        <w:trPr>
          <w:trHeight w:val="604"/>
        </w:trPr>
        <w:tc>
          <w:tcPr>
            <w:tcW w:w="1728" w:type="dxa"/>
          </w:tcPr>
          <w:p w14:paraId="19593D4A" w14:textId="77777777" w:rsidR="00AD6DB4" w:rsidRPr="00671C8B" w:rsidRDefault="00AD6DB4" w:rsidP="00166AF3">
            <w:pPr>
              <w:pStyle w:val="TableBody"/>
              <w:rPr>
                <w:u w:val="single"/>
              </w:rPr>
            </w:pPr>
            <w:r w:rsidRPr="00671C8B">
              <w:rPr>
                <w:u w:val="single"/>
              </w:rPr>
              <w:t>Reference</w:t>
            </w:r>
          </w:p>
          <w:p w14:paraId="0F90F10A" w14:textId="77777777" w:rsidR="00AD6DB4" w:rsidRPr="00671C8B" w:rsidRDefault="00AD6DB4" w:rsidP="00166AF3">
            <w:pPr>
              <w:pStyle w:val="TableBody"/>
              <w:rPr>
                <w:u w:val="single"/>
              </w:rPr>
            </w:pPr>
            <w:r w:rsidRPr="00671C8B">
              <w:t>Sierra Wireless Proprietary</w:t>
            </w:r>
          </w:p>
        </w:tc>
        <w:tc>
          <w:tcPr>
            <w:tcW w:w="7560" w:type="dxa"/>
          </w:tcPr>
          <w:p w14:paraId="467BC61A" w14:textId="77777777" w:rsidR="00AD6DB4" w:rsidRPr="00671C8B" w:rsidRDefault="00AD6DB4" w:rsidP="00166AF3">
            <w:pPr>
              <w:pStyle w:val="TableBody"/>
            </w:pPr>
          </w:p>
        </w:tc>
      </w:tr>
    </w:tbl>
    <w:p w14:paraId="60B8261C" w14:textId="77777777" w:rsidR="00AD6DB4" w:rsidRPr="00671C8B" w:rsidRDefault="00AD6DB4" w:rsidP="0059466D">
      <w:pPr>
        <w:pStyle w:val="Heading3"/>
        <w:numPr>
          <w:ilvl w:val="2"/>
          <w:numId w:val="11"/>
        </w:numPr>
        <w:ind w:left="1260" w:hanging="1260"/>
      </w:pPr>
      <w:bookmarkStart w:id="19760" w:name="_Toc448912355"/>
      <w:bookmarkStart w:id="19761" w:name="_Toc486251772"/>
      <w:bookmarkStart w:id="19762" w:name="_Toc489460933"/>
      <w:r w:rsidRPr="00671C8B">
        <w:t>+KUDP_DATA Notification: Incoming Data through a UDP Connection</w:t>
      </w:r>
      <w:bookmarkEnd w:id="19760"/>
      <w:bookmarkEnd w:id="19761"/>
      <w:bookmarkEnd w:id="19762"/>
    </w:p>
    <w:tbl>
      <w:tblPr>
        <w:tblStyle w:val="TableSWIleft"/>
        <w:tblW w:w="9288" w:type="dxa"/>
        <w:tblLayout w:type="fixed"/>
        <w:tblLook w:val="04A0" w:firstRow="1" w:lastRow="0" w:firstColumn="1" w:lastColumn="0" w:noHBand="0" w:noVBand="1"/>
      </w:tblPr>
      <w:tblGrid>
        <w:gridCol w:w="1728"/>
        <w:gridCol w:w="7560"/>
      </w:tblGrid>
      <w:tr w:rsidR="00AD6DB4" w:rsidRPr="00671C8B" w14:paraId="396AB714"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139AEC5F" w14:textId="05A56E3E" w:rsidR="00AD6DB4" w:rsidRPr="00671C8B" w:rsidRDefault="00AD6DB4">
            <w:pPr>
              <w:pStyle w:val="TableRowHead"/>
              <w:spacing w:before="144" w:after="144"/>
            </w:pPr>
            <w:del w:id="19763" w:author="Alban Roche" w:date="2017-08-02T14:40:00Z">
              <w:r w:rsidDel="00F22490">
                <w:delText>HL7618, HL7618RD, HL7648, HL7650, HL7688, HL7690 and HL7692</w:delText>
              </w:r>
            </w:del>
            <w:ins w:id="19764" w:author="Alban Roche" w:date="2017-08-02T14:40:00Z">
              <w:r w:rsidR="00F22490">
                <w:t>HL7800</w:t>
              </w:r>
            </w:ins>
          </w:p>
        </w:tc>
      </w:tr>
      <w:tr w:rsidR="00AD6DB4" w:rsidRPr="00671C8B" w14:paraId="0606D23B" w14:textId="77777777" w:rsidTr="00166AF3">
        <w:trPr>
          <w:cantSplit w:val="0"/>
          <w:trHeight w:val="50"/>
        </w:trPr>
        <w:tc>
          <w:tcPr>
            <w:tcW w:w="1728" w:type="dxa"/>
          </w:tcPr>
          <w:p w14:paraId="4DFE4771" w14:textId="77777777" w:rsidR="00AD6DB4" w:rsidRPr="00671C8B" w:rsidRDefault="00AD6DB4" w:rsidP="00166AF3">
            <w:pPr>
              <w:pStyle w:val="TableBody"/>
              <w:rPr>
                <w:i/>
              </w:rPr>
            </w:pPr>
            <w:r w:rsidRPr="00671C8B">
              <w:rPr>
                <w:i/>
              </w:rPr>
              <w:t>Unsolicited Notification</w:t>
            </w:r>
          </w:p>
        </w:tc>
        <w:tc>
          <w:tcPr>
            <w:tcW w:w="7560" w:type="dxa"/>
          </w:tcPr>
          <w:p w14:paraId="2F079756" w14:textId="77777777" w:rsidR="00AD6DB4" w:rsidRPr="00671C8B" w:rsidRDefault="00AD6DB4" w:rsidP="00166AF3">
            <w:pPr>
              <w:pStyle w:val="TableBody"/>
              <w:rPr>
                <w:u w:val="single"/>
              </w:rPr>
            </w:pPr>
            <w:r w:rsidRPr="00671C8B">
              <w:rPr>
                <w:u w:val="single"/>
              </w:rPr>
              <w:t>Response</w:t>
            </w:r>
          </w:p>
          <w:p w14:paraId="51459D8D" w14:textId="77777777" w:rsidR="00AD6DB4" w:rsidRPr="00671C8B" w:rsidRDefault="00AD6DB4" w:rsidP="00166AF3">
            <w:pPr>
              <w:pStyle w:val="TableBody"/>
              <w:rPr>
                <w:b/>
              </w:rPr>
            </w:pPr>
            <w:r w:rsidRPr="00671C8B">
              <w:rPr>
                <w:b/>
              </w:rPr>
              <w:t>+KUDP_DATA: &lt;session_id&gt;,&lt;ndata available&gt;</w:t>
            </w:r>
            <w:r w:rsidRPr="00671C8B">
              <w:rPr>
                <w:b/>
                <w:lang w:eastAsia="zh-CN"/>
              </w:rPr>
              <w:t>[,&lt;udp remote address&gt;,&lt;udp remote port&gt;,&lt;data&gt;]</w:t>
            </w:r>
          </w:p>
          <w:p w14:paraId="76BA05DB" w14:textId="77777777" w:rsidR="00AD6DB4" w:rsidRPr="00671C8B" w:rsidRDefault="00AD6DB4" w:rsidP="00166AF3">
            <w:pPr>
              <w:pStyle w:val="TableBody"/>
              <w:keepNext/>
              <w:rPr>
                <w:u w:val="single"/>
              </w:rPr>
            </w:pPr>
          </w:p>
          <w:p w14:paraId="597FA861" w14:textId="77777777" w:rsidR="00AD6DB4" w:rsidRPr="00671C8B" w:rsidRDefault="00AD6DB4" w:rsidP="00166AF3">
            <w:pPr>
              <w:pStyle w:val="TableBody"/>
              <w:keepNext/>
              <w:rPr>
                <w:u w:val="single"/>
              </w:rPr>
            </w:pPr>
            <w:r w:rsidRPr="00671C8B">
              <w:rPr>
                <w:u w:val="single"/>
              </w:rPr>
              <w:t>Parameters</w:t>
            </w:r>
          </w:p>
          <w:p w14:paraId="116B7AF7" w14:textId="77777777" w:rsidR="00AD6DB4" w:rsidRPr="00671C8B" w:rsidRDefault="00AD6DB4" w:rsidP="00166AF3">
            <w:pPr>
              <w:pStyle w:val="TableBody"/>
              <w:keepNext/>
            </w:pPr>
            <w:r w:rsidRPr="00671C8B">
              <w:rPr>
                <w:b/>
              </w:rPr>
              <w:t>&lt;session_id&gt;</w:t>
            </w:r>
            <w:r w:rsidRPr="00671C8B">
              <w:tab/>
              <w:t>UDP session</w:t>
            </w:r>
            <w:r>
              <w:t xml:space="preserve"> index</w:t>
            </w:r>
          </w:p>
          <w:p w14:paraId="63591485" w14:textId="77777777" w:rsidR="00AD6DB4" w:rsidRPr="00671C8B" w:rsidRDefault="00AD6DB4" w:rsidP="00166AF3">
            <w:pPr>
              <w:pStyle w:val="TableBody"/>
              <w:keepNext/>
            </w:pPr>
          </w:p>
          <w:p w14:paraId="6B751465" w14:textId="77777777" w:rsidR="00AD6DB4" w:rsidRPr="00671C8B" w:rsidRDefault="00AD6DB4" w:rsidP="00166AF3">
            <w:pPr>
              <w:pStyle w:val="TableBody"/>
              <w:keepNext/>
              <w:rPr>
                <w:lang w:eastAsia="zh-CN"/>
              </w:rPr>
            </w:pPr>
            <w:r w:rsidRPr="00671C8B">
              <w:rPr>
                <w:b/>
              </w:rPr>
              <w:t>&lt;ndata available&gt;</w:t>
            </w:r>
            <w:r w:rsidRPr="00671C8B">
              <w:tab/>
              <w:t>Number of bytes to be read</w:t>
            </w:r>
          </w:p>
          <w:p w14:paraId="059C5DFB" w14:textId="77777777" w:rsidR="00AD6DB4" w:rsidRPr="00671C8B" w:rsidRDefault="00AD6DB4" w:rsidP="00166AF3">
            <w:pPr>
              <w:pStyle w:val="TableBody"/>
              <w:keepNext/>
              <w:rPr>
                <w:b/>
              </w:rPr>
            </w:pPr>
          </w:p>
          <w:p w14:paraId="5ACE2040" w14:textId="77777777" w:rsidR="00AD6DB4" w:rsidRPr="00671C8B" w:rsidRDefault="00AD6DB4" w:rsidP="00166AF3">
            <w:pPr>
              <w:pStyle w:val="TableBody"/>
              <w:keepNext/>
              <w:rPr>
                <w:lang w:eastAsia="zh-CN"/>
              </w:rPr>
            </w:pPr>
            <w:r w:rsidRPr="00671C8B">
              <w:rPr>
                <w:b/>
              </w:rPr>
              <w:t>&lt;udp remote address&gt;</w:t>
            </w:r>
            <w:r w:rsidRPr="00671C8B">
              <w:tab/>
            </w:r>
            <w:r w:rsidRPr="00671C8B">
              <w:rPr>
                <w:lang w:eastAsia="zh-CN"/>
              </w:rPr>
              <w:t>IP address string of the remote host</w:t>
            </w:r>
          </w:p>
          <w:p w14:paraId="30B82EB0" w14:textId="77777777" w:rsidR="00AD6DB4" w:rsidRPr="00671C8B" w:rsidRDefault="00AD6DB4" w:rsidP="00166AF3">
            <w:pPr>
              <w:pStyle w:val="TableBody"/>
              <w:keepNext/>
              <w:rPr>
                <w:b/>
              </w:rPr>
            </w:pPr>
          </w:p>
          <w:p w14:paraId="24E3DDF2" w14:textId="77777777" w:rsidR="00AD6DB4" w:rsidRPr="00F22490" w:rsidRDefault="00AD6DB4" w:rsidP="00166AF3">
            <w:pPr>
              <w:pStyle w:val="TableBody"/>
              <w:keepNext/>
              <w:rPr>
                <w:lang w:val="fr-FR" w:eastAsia="zh-CN"/>
                <w:rPrChange w:id="19765" w:author="Alban Roche" w:date="2017-08-02T14:54:00Z">
                  <w:rPr>
                    <w:lang w:eastAsia="zh-CN"/>
                  </w:rPr>
                </w:rPrChange>
              </w:rPr>
            </w:pPr>
            <w:r w:rsidRPr="00F22490">
              <w:rPr>
                <w:b/>
                <w:lang w:val="fr-FR"/>
                <w:rPrChange w:id="19766" w:author="Alban Roche" w:date="2017-08-02T14:54:00Z">
                  <w:rPr>
                    <w:b/>
                  </w:rPr>
                </w:rPrChange>
              </w:rPr>
              <w:t>&lt;udp remote port&gt;</w:t>
            </w:r>
            <w:r w:rsidRPr="00F22490">
              <w:rPr>
                <w:b/>
                <w:lang w:val="fr-FR"/>
                <w:rPrChange w:id="19767" w:author="Alban Roche" w:date="2017-08-02T14:54:00Z">
                  <w:rPr>
                    <w:b/>
                  </w:rPr>
                </w:rPrChange>
              </w:rPr>
              <w:tab/>
            </w:r>
            <w:r w:rsidRPr="00F22490">
              <w:rPr>
                <w:lang w:val="fr-FR"/>
                <w:rPrChange w:id="19768" w:author="Alban Roche" w:date="2017-08-02T14:54:00Z">
                  <w:rPr/>
                </w:rPrChange>
              </w:rPr>
              <w:t>0 – 65535</w:t>
            </w:r>
            <w:r w:rsidRPr="00F22490">
              <w:rPr>
                <w:lang w:val="fr-FR"/>
                <w:rPrChange w:id="19769" w:author="Alban Roche" w:date="2017-08-02T14:54:00Z">
                  <w:rPr/>
                </w:rPrChange>
              </w:rPr>
              <w:tab/>
              <w:t>Remote UDP port</w:t>
            </w:r>
          </w:p>
          <w:p w14:paraId="54C655BE" w14:textId="77777777" w:rsidR="00AD6DB4" w:rsidRPr="00F22490" w:rsidRDefault="00AD6DB4" w:rsidP="00166AF3">
            <w:pPr>
              <w:pStyle w:val="TableBody"/>
              <w:rPr>
                <w:b/>
                <w:lang w:val="fr-FR" w:eastAsia="zh-CN"/>
                <w:rPrChange w:id="19770" w:author="Alban Roche" w:date="2017-08-02T14:54:00Z">
                  <w:rPr>
                    <w:b/>
                    <w:lang w:eastAsia="zh-CN"/>
                  </w:rPr>
                </w:rPrChange>
              </w:rPr>
            </w:pPr>
          </w:p>
          <w:p w14:paraId="57D44924" w14:textId="77777777" w:rsidR="00AD6DB4" w:rsidRPr="00671C8B" w:rsidRDefault="00AD6DB4" w:rsidP="00166AF3">
            <w:pPr>
              <w:pStyle w:val="TableBody"/>
              <w:rPr>
                <w:u w:val="single"/>
              </w:rPr>
            </w:pPr>
            <w:r w:rsidRPr="00671C8B">
              <w:rPr>
                <w:b/>
                <w:lang w:eastAsia="zh-CN"/>
              </w:rPr>
              <w:t>&lt;data&gt;</w:t>
            </w:r>
            <w:r w:rsidRPr="00671C8B">
              <w:rPr>
                <w:b/>
                <w:lang w:eastAsia="zh-CN"/>
              </w:rPr>
              <w:tab/>
            </w:r>
            <w:r w:rsidRPr="00671C8B">
              <w:t>Data</w:t>
            </w:r>
            <w:r w:rsidRPr="00671C8B">
              <w:rPr>
                <w:lang w:eastAsia="zh-CN"/>
              </w:rPr>
              <w:t xml:space="preserve"> in octet. </w:t>
            </w:r>
            <w:r w:rsidRPr="00671C8B">
              <w:t xml:space="preserve">The length of data </w:t>
            </w:r>
            <w:r w:rsidRPr="00671C8B">
              <w:rPr>
                <w:lang w:eastAsia="zh-CN"/>
              </w:rPr>
              <w:t xml:space="preserve">is specified by </w:t>
            </w:r>
            <w:r w:rsidRPr="00671C8B">
              <w:t>&lt;ndata_available&gt;</w:t>
            </w:r>
            <w:r w:rsidRPr="00671C8B">
              <w:rPr>
                <w:lang w:eastAsia="zh-CN"/>
              </w:rPr>
              <w:t>.</w:t>
            </w:r>
          </w:p>
        </w:tc>
      </w:tr>
      <w:tr w:rsidR="00AD6DB4" w:rsidRPr="00671C8B" w14:paraId="51391F65" w14:textId="77777777" w:rsidTr="00166AF3">
        <w:tc>
          <w:tcPr>
            <w:tcW w:w="1728" w:type="dxa"/>
          </w:tcPr>
          <w:p w14:paraId="4EBBE757" w14:textId="77777777" w:rsidR="00AD6DB4" w:rsidRPr="00671C8B" w:rsidRDefault="00AD6DB4" w:rsidP="00166AF3">
            <w:pPr>
              <w:pStyle w:val="TableBody"/>
              <w:rPr>
                <w:u w:val="single"/>
              </w:rPr>
            </w:pPr>
            <w:r w:rsidRPr="00671C8B">
              <w:rPr>
                <w:u w:val="single"/>
              </w:rPr>
              <w:t>Reference</w:t>
            </w:r>
          </w:p>
          <w:p w14:paraId="19A6E081" w14:textId="77777777" w:rsidR="00AD6DB4" w:rsidRPr="00671C8B" w:rsidRDefault="00AD6DB4" w:rsidP="00166AF3">
            <w:pPr>
              <w:pStyle w:val="TableBody"/>
            </w:pPr>
            <w:r w:rsidRPr="00671C8B">
              <w:t>Sierra Wireless Proprietary</w:t>
            </w:r>
          </w:p>
        </w:tc>
        <w:tc>
          <w:tcPr>
            <w:tcW w:w="7560" w:type="dxa"/>
          </w:tcPr>
          <w:p w14:paraId="31FF7DEB" w14:textId="77777777" w:rsidR="00AD6DB4" w:rsidRPr="00671C8B" w:rsidRDefault="00AD6DB4" w:rsidP="00166AF3">
            <w:pPr>
              <w:pStyle w:val="TableBody"/>
              <w:rPr>
                <w:u w:val="single"/>
              </w:rPr>
            </w:pPr>
            <w:r w:rsidRPr="00671C8B">
              <w:rPr>
                <w:u w:val="single"/>
              </w:rPr>
              <w:t>Notes</w:t>
            </w:r>
          </w:p>
          <w:p w14:paraId="318E7E08" w14:textId="77777777" w:rsidR="00AD6DB4" w:rsidRPr="00671C8B" w:rsidRDefault="00AD6DB4" w:rsidP="0059466D">
            <w:pPr>
              <w:pStyle w:val="TableBody"/>
              <w:numPr>
                <w:ilvl w:val="0"/>
                <w:numId w:val="79"/>
              </w:numPr>
            </w:pPr>
            <w:r w:rsidRPr="00671C8B">
              <w:t>As soon as the UDP socket is created, the module can receive data through this socket. This notification is sent when data are available in the receive buffer</w:t>
            </w:r>
            <w:r>
              <w:t>.</w:t>
            </w:r>
          </w:p>
          <w:p w14:paraId="4285D4B2" w14:textId="77777777" w:rsidR="00AD6DB4" w:rsidRPr="00671C8B" w:rsidRDefault="00AD6DB4" w:rsidP="0059466D">
            <w:pPr>
              <w:pStyle w:val="TableBody"/>
              <w:numPr>
                <w:ilvl w:val="0"/>
                <w:numId w:val="79"/>
              </w:numPr>
            </w:pPr>
            <w:r w:rsidRPr="00671C8B">
              <w:rPr>
                <w:lang w:eastAsia="zh-CN"/>
              </w:rPr>
              <w:t>T</w:t>
            </w:r>
            <w:r w:rsidRPr="00671C8B">
              <w:t>his notification will be sent one time. When &lt;data_mode&gt; was set to 0</w:t>
            </w:r>
            <w:r w:rsidRPr="00671C8B">
              <w:rPr>
                <w:lang w:eastAsia="zh-CN"/>
              </w:rPr>
              <w:t xml:space="preserve"> </w:t>
            </w:r>
            <w:r w:rsidRPr="00671C8B">
              <w:t>(</w:t>
            </w:r>
            <w:r>
              <w:t>d</w:t>
            </w:r>
            <w:r w:rsidRPr="00671C8B">
              <w:t>o not display data in URC)</w:t>
            </w:r>
            <w:r w:rsidRPr="00671C8B">
              <w:rPr>
                <w:lang w:eastAsia="zh-CN"/>
              </w:rPr>
              <w:t>, t</w:t>
            </w:r>
            <w:r w:rsidRPr="00671C8B">
              <w:t xml:space="preserve">he controlling software must read the buffer with </w:t>
            </w:r>
            <w:r>
              <w:t>+</w:t>
            </w:r>
            <w:r w:rsidRPr="00671C8B">
              <w:t>KUDPRCV in order to activate the notification again</w:t>
            </w:r>
            <w:r>
              <w:t>.</w:t>
            </w:r>
          </w:p>
          <w:p w14:paraId="233D77B3" w14:textId="77777777" w:rsidR="00AD6DB4" w:rsidRPr="00671C8B" w:rsidRDefault="00AD6DB4" w:rsidP="0059466D">
            <w:pPr>
              <w:pStyle w:val="TableBody"/>
              <w:numPr>
                <w:ilvl w:val="0"/>
                <w:numId w:val="79"/>
              </w:numPr>
            </w:pPr>
            <w:r w:rsidRPr="00671C8B">
              <w:t xml:space="preserve">When &lt;data_mode&gt; was set to 1, &lt;ndata_available&gt; will range </w:t>
            </w:r>
            <w:r>
              <w:t xml:space="preserve">from </w:t>
            </w:r>
            <w:r w:rsidRPr="00671C8B">
              <w:t>1</w:t>
            </w:r>
            <w:r>
              <w:t xml:space="preserve"> – </w:t>
            </w:r>
            <w:r w:rsidRPr="00671C8B">
              <w:t xml:space="preserve">1500 in the URC. </w:t>
            </w:r>
            <w:r w:rsidRPr="00A75EC8">
              <w:t>If the user application sends over 1500 bytes of data to the module, the module will display those data with several URCs. It is possible for other applications (e.g. from Windows) to send more than 1472 bytes UDP packets to the module but the packet will be segmented and reassembled by the network stack.</w:t>
            </w:r>
          </w:p>
          <w:p w14:paraId="0825C900" w14:textId="77777777" w:rsidR="00AD6DB4" w:rsidRPr="00671C8B" w:rsidRDefault="00AD6DB4" w:rsidP="0059466D">
            <w:pPr>
              <w:pStyle w:val="TableBody"/>
              <w:numPr>
                <w:ilvl w:val="0"/>
                <w:numId w:val="79"/>
              </w:numPr>
            </w:pPr>
            <w:r w:rsidRPr="00671C8B">
              <w:t xml:space="preserve">When &lt;data_mode&gt; </w:t>
            </w:r>
            <w:r>
              <w:t>is</w:t>
            </w:r>
            <w:r w:rsidRPr="00671C8B">
              <w:t xml:space="preserve"> set to 1, URC +KUDP_RCV</w:t>
            </w:r>
            <w:r w:rsidRPr="00671C8B">
              <w:rPr>
                <w:lang w:eastAsia="zh-CN"/>
              </w:rPr>
              <w:t xml:space="preserve"> will not be displayed </w:t>
            </w:r>
            <w:r>
              <w:t>after +KUDP_DATA.</w:t>
            </w:r>
          </w:p>
          <w:p w14:paraId="2C9CB69B" w14:textId="77777777" w:rsidR="00AD6DB4" w:rsidRPr="00F81A12" w:rsidRDefault="00AD6DB4" w:rsidP="0059466D">
            <w:pPr>
              <w:pStyle w:val="TableBody"/>
              <w:numPr>
                <w:ilvl w:val="0"/>
                <w:numId w:val="79"/>
              </w:numPr>
            </w:pPr>
            <w:r w:rsidRPr="00671C8B">
              <w:t xml:space="preserve">When &lt;data_mode&gt; was set to 1, the fields &lt;udp remote address&gt; and &lt;udp remote port&gt; will </w:t>
            </w:r>
            <w:r>
              <w:t>be displayed in URC +KUDP_DATA</w:t>
            </w:r>
            <w:r w:rsidRPr="00671C8B">
              <w:t xml:space="preserve">. When &lt;data_mode&gt; was set </w:t>
            </w:r>
            <w:r w:rsidRPr="00F81A12">
              <w:t>to 0, they will be displayed in URC +KUDP_RCV.</w:t>
            </w:r>
          </w:p>
          <w:p w14:paraId="1316153A" w14:textId="343F59BE" w:rsidR="00AD6DB4" w:rsidRPr="00671C8B" w:rsidRDefault="00AD6DB4" w:rsidP="0059466D">
            <w:pPr>
              <w:pStyle w:val="TableBody"/>
              <w:numPr>
                <w:ilvl w:val="0"/>
                <w:numId w:val="79"/>
              </w:numPr>
              <w:rPr>
                <w:u w:val="single"/>
              </w:rPr>
            </w:pPr>
            <w:r w:rsidRPr="00F81A12">
              <w:t>See section</w:t>
            </w:r>
            <w:r w:rsidRPr="00BD7394">
              <w:t xml:space="preserve"> </w:t>
            </w:r>
            <w:r w:rsidRPr="00BD7394">
              <w:fldChar w:fldCharType="begin"/>
            </w:r>
            <w:r w:rsidRPr="00BD7394">
              <w:instrText xml:space="preserve"> REF _Ref424217898 \w \h </w:instrText>
            </w:r>
            <w:r>
              <w:instrText xml:space="preserve"> \* MERGEFORMAT </w:instrText>
            </w:r>
            <w:r w:rsidRPr="00BD7394">
              <w:fldChar w:fldCharType="separate"/>
            </w:r>
            <w:r w:rsidR="00BD7547">
              <w:t>18.6.3</w:t>
            </w:r>
            <w:r w:rsidRPr="00BD7394">
              <w:fldChar w:fldCharType="end"/>
            </w:r>
            <w:r w:rsidRPr="00BD7394">
              <w:t xml:space="preserve"> </w:t>
            </w:r>
            <w:r w:rsidRPr="00BD7394">
              <w:fldChar w:fldCharType="begin"/>
            </w:r>
            <w:r w:rsidRPr="00BD7394">
              <w:instrText xml:space="preserve"> REF _Ref424217898 \h </w:instrText>
            </w:r>
            <w:r>
              <w:instrText xml:space="preserve"> \* MERGEFORMAT </w:instrText>
            </w:r>
            <w:r w:rsidRPr="00BD7394">
              <w:fldChar w:fldCharType="separate"/>
            </w:r>
            <w:r w:rsidR="00BD7547" w:rsidRPr="00671C8B">
              <w:t>Use Cases fo</w:t>
            </w:r>
            <w:r w:rsidR="00BD7547">
              <w:t>r KTCP_DATA and KUDP_DATA</w:t>
            </w:r>
            <w:r w:rsidRPr="00BD7394">
              <w:fldChar w:fldCharType="end"/>
            </w:r>
            <w:r>
              <w:t>.</w:t>
            </w:r>
          </w:p>
        </w:tc>
      </w:tr>
    </w:tbl>
    <w:p w14:paraId="177650EB" w14:textId="26654B0F" w:rsidR="00AD6DB4" w:rsidRPr="00671C8B" w:rsidDel="000934B8" w:rsidRDefault="00AD6DB4" w:rsidP="0059466D">
      <w:pPr>
        <w:pStyle w:val="Heading2"/>
        <w:numPr>
          <w:ilvl w:val="1"/>
          <w:numId w:val="11"/>
        </w:numPr>
        <w:ind w:left="1080" w:hanging="1080"/>
        <w:rPr>
          <w:del w:id="19771" w:author="Alban Roche" w:date="2017-08-02T16:45:00Z"/>
        </w:rPr>
      </w:pPr>
      <w:bookmarkStart w:id="19772" w:name="_Toc448912356"/>
      <w:bookmarkStart w:id="19773" w:name="_Toc486251773"/>
      <w:del w:id="19774" w:author="Alban Roche" w:date="2017-08-02T16:45:00Z">
        <w:r w:rsidRPr="00671C8B" w:rsidDel="000934B8">
          <w:delText>FTP Client Specific Commands</w:delText>
        </w:r>
        <w:bookmarkStart w:id="19775" w:name="_Toc489460934"/>
        <w:bookmarkEnd w:id="19611"/>
        <w:bookmarkEnd w:id="19612"/>
        <w:bookmarkEnd w:id="19613"/>
        <w:bookmarkEnd w:id="19614"/>
        <w:bookmarkEnd w:id="19772"/>
        <w:bookmarkEnd w:id="19773"/>
        <w:bookmarkEnd w:id="19775"/>
      </w:del>
    </w:p>
    <w:p w14:paraId="310AF813" w14:textId="305F628F" w:rsidR="00AD6DB4" w:rsidRPr="00671C8B" w:rsidDel="000934B8" w:rsidRDefault="00AD6DB4" w:rsidP="0059466D">
      <w:pPr>
        <w:pStyle w:val="Heading3"/>
        <w:numPr>
          <w:ilvl w:val="2"/>
          <w:numId w:val="11"/>
        </w:numPr>
        <w:ind w:left="1260" w:hanging="1260"/>
        <w:rPr>
          <w:del w:id="19776" w:author="Alban Roche" w:date="2017-08-02T16:45:00Z"/>
        </w:rPr>
      </w:pPr>
      <w:bookmarkStart w:id="19777" w:name="_Toc170125980"/>
      <w:bookmarkStart w:id="19778" w:name="_Toc345081477"/>
      <w:bookmarkStart w:id="19779" w:name="_Toc349753214"/>
      <w:bookmarkStart w:id="19780" w:name="_Toc349754113"/>
      <w:bookmarkStart w:id="19781" w:name="_Ref366746592"/>
      <w:bookmarkStart w:id="19782" w:name="_Ref369093556"/>
      <w:bookmarkStart w:id="19783" w:name="_Toc368586168"/>
      <w:bookmarkStart w:id="19784" w:name="_Ref371431242"/>
      <w:bookmarkStart w:id="19785" w:name="_Ref396122008"/>
      <w:bookmarkStart w:id="19786" w:name="_Ref396122010"/>
      <w:bookmarkStart w:id="19787" w:name="_Toc448912357"/>
      <w:bookmarkStart w:id="19788" w:name="_Toc486251774"/>
      <w:del w:id="19789" w:author="Alban Roche" w:date="2017-08-02T16:45:00Z">
        <w:r w:rsidRPr="00671C8B" w:rsidDel="000934B8">
          <w:delText>+KFTPCFG Command: FTP Configuration</w:delText>
        </w:r>
        <w:bookmarkStart w:id="19790" w:name="_Toc489460935"/>
        <w:bookmarkEnd w:id="19777"/>
        <w:bookmarkEnd w:id="19778"/>
        <w:bookmarkEnd w:id="19779"/>
        <w:bookmarkEnd w:id="19780"/>
        <w:bookmarkEnd w:id="19781"/>
        <w:bookmarkEnd w:id="19782"/>
        <w:bookmarkEnd w:id="19783"/>
        <w:bookmarkEnd w:id="19784"/>
        <w:bookmarkEnd w:id="19785"/>
        <w:bookmarkEnd w:id="19786"/>
        <w:bookmarkEnd w:id="19787"/>
        <w:bookmarkEnd w:id="19788"/>
        <w:bookmarkEnd w:id="19790"/>
      </w:del>
    </w:p>
    <w:tbl>
      <w:tblPr>
        <w:tblStyle w:val="TableSWIleft"/>
        <w:tblW w:w="9288" w:type="dxa"/>
        <w:tblLayout w:type="fixed"/>
        <w:tblLook w:val="04A0" w:firstRow="1" w:lastRow="0" w:firstColumn="1" w:lastColumn="0" w:noHBand="0" w:noVBand="1"/>
      </w:tblPr>
      <w:tblGrid>
        <w:gridCol w:w="1728"/>
        <w:gridCol w:w="7560"/>
      </w:tblGrid>
      <w:tr w:rsidR="00AD6DB4" w:rsidRPr="00671C8B" w:rsidDel="000934B8" w14:paraId="675F684C" w14:textId="56B87B2F" w:rsidTr="00166AF3">
        <w:trPr>
          <w:cnfStyle w:val="100000000000" w:firstRow="1" w:lastRow="0" w:firstColumn="0" w:lastColumn="0" w:oddVBand="0" w:evenVBand="0" w:oddHBand="0" w:evenHBand="0" w:firstRowFirstColumn="0" w:firstRowLastColumn="0" w:lastRowFirstColumn="0" w:lastRowLastColumn="0"/>
          <w:del w:id="19791" w:author="Alban Roche" w:date="2017-08-02T16:45:00Z"/>
        </w:trPr>
        <w:tc>
          <w:tcPr>
            <w:tcW w:w="9288" w:type="dxa"/>
            <w:gridSpan w:val="2"/>
          </w:tcPr>
          <w:p w14:paraId="0CDBCD4B" w14:textId="0EDD3149" w:rsidR="00AD6DB4" w:rsidRPr="00671C8B" w:rsidDel="000934B8" w:rsidRDefault="00AD6DB4">
            <w:pPr>
              <w:pStyle w:val="TableRowHead"/>
              <w:spacing w:before="144" w:after="144"/>
              <w:rPr>
                <w:del w:id="19792" w:author="Alban Roche" w:date="2017-08-02T16:45:00Z"/>
              </w:rPr>
            </w:pPr>
            <w:del w:id="19793" w:author="Alban Roche" w:date="2017-08-02T14:40:00Z">
              <w:r w:rsidDel="00F22490">
                <w:delText>HL7618, HL7618RD, HL7648, HL7650, HL7688, HL7690 and HL7692</w:delText>
              </w:r>
            </w:del>
            <w:bookmarkStart w:id="19794" w:name="_Toc489460936"/>
            <w:bookmarkEnd w:id="19794"/>
          </w:p>
        </w:tc>
        <w:bookmarkStart w:id="19795" w:name="_Toc489460937"/>
        <w:bookmarkEnd w:id="19795"/>
      </w:tr>
      <w:tr w:rsidR="00AD6DB4" w:rsidRPr="00671C8B" w:rsidDel="000934B8" w14:paraId="71E1E3C8" w14:textId="7E4F9B2D" w:rsidTr="00166AF3">
        <w:trPr>
          <w:del w:id="19796" w:author="Alban Roche" w:date="2017-08-02T16:45:00Z"/>
        </w:trPr>
        <w:tc>
          <w:tcPr>
            <w:tcW w:w="1728" w:type="dxa"/>
          </w:tcPr>
          <w:p w14:paraId="52311256" w14:textId="76BAC937" w:rsidR="00AD6DB4" w:rsidDel="000934B8" w:rsidRDefault="00AD6DB4" w:rsidP="00166AF3">
            <w:pPr>
              <w:pStyle w:val="TableBody"/>
              <w:rPr>
                <w:del w:id="19797" w:author="Alban Roche" w:date="2017-08-02T16:45:00Z"/>
              </w:rPr>
            </w:pPr>
            <w:del w:id="19798" w:author="Alban Roche" w:date="2017-08-02T16:45:00Z">
              <w:r w:rsidDel="000934B8">
                <w:rPr>
                  <w:i/>
                </w:rPr>
                <w:delText>Test command</w:delText>
              </w:r>
              <w:bookmarkStart w:id="19799" w:name="_Toc489460938"/>
              <w:bookmarkEnd w:id="19799"/>
            </w:del>
          </w:p>
          <w:p w14:paraId="3F994835" w14:textId="76C6443B" w:rsidR="00AD6DB4" w:rsidDel="000934B8" w:rsidRDefault="00AD6DB4" w:rsidP="00166AF3">
            <w:pPr>
              <w:pStyle w:val="TableBody"/>
              <w:rPr>
                <w:del w:id="19800" w:author="Alban Roche" w:date="2017-08-02T16:45:00Z"/>
              </w:rPr>
            </w:pPr>
            <w:bookmarkStart w:id="19801" w:name="_Toc489460939"/>
            <w:bookmarkEnd w:id="19801"/>
          </w:p>
          <w:p w14:paraId="7673E05C" w14:textId="0A06AA32" w:rsidR="00AD6DB4" w:rsidDel="000934B8" w:rsidRDefault="00AD6DB4" w:rsidP="00166AF3">
            <w:pPr>
              <w:pStyle w:val="TableBody"/>
              <w:rPr>
                <w:del w:id="19802" w:author="Alban Roche" w:date="2017-08-02T16:45:00Z"/>
              </w:rPr>
            </w:pPr>
            <w:del w:id="19803" w:author="Alban Roche" w:date="2017-08-02T16:45:00Z">
              <w:r w:rsidRPr="004178FE" w:rsidDel="000934B8">
                <w:rPr>
                  <w:u w:val="single"/>
                </w:rPr>
                <w:delText>Syntax</w:delText>
              </w:r>
              <w:bookmarkStart w:id="19804" w:name="_Toc489460940"/>
              <w:bookmarkEnd w:id="19804"/>
            </w:del>
          </w:p>
          <w:p w14:paraId="567311B9" w14:textId="10F79255" w:rsidR="00AD6DB4" w:rsidRPr="004178FE" w:rsidDel="000934B8" w:rsidRDefault="00AD6DB4" w:rsidP="00166AF3">
            <w:pPr>
              <w:pStyle w:val="TableBody"/>
              <w:rPr>
                <w:del w:id="19805" w:author="Alban Roche" w:date="2017-08-02T16:45:00Z"/>
                <w:b/>
              </w:rPr>
            </w:pPr>
            <w:del w:id="19806" w:author="Alban Roche" w:date="2017-08-02T16:45:00Z">
              <w:r w:rsidRPr="004178FE" w:rsidDel="000934B8">
                <w:rPr>
                  <w:b/>
                </w:rPr>
                <w:delText>AT+KFTPCFG=?</w:delText>
              </w:r>
              <w:bookmarkStart w:id="19807" w:name="_Toc489460941"/>
              <w:bookmarkEnd w:id="19807"/>
            </w:del>
          </w:p>
        </w:tc>
        <w:tc>
          <w:tcPr>
            <w:tcW w:w="7560" w:type="dxa"/>
          </w:tcPr>
          <w:p w14:paraId="177BBA0E" w14:textId="04B57BC8" w:rsidR="00AD6DB4" w:rsidDel="000934B8" w:rsidRDefault="00AD6DB4" w:rsidP="00166AF3">
            <w:pPr>
              <w:pStyle w:val="TableBody"/>
              <w:rPr>
                <w:del w:id="19808" w:author="Alban Roche" w:date="2017-08-02T16:45:00Z"/>
                <w:u w:val="single"/>
              </w:rPr>
            </w:pPr>
            <w:bookmarkStart w:id="19809" w:name="_Toc489460942"/>
            <w:bookmarkEnd w:id="19809"/>
          </w:p>
          <w:p w14:paraId="009D6862" w14:textId="415A6446" w:rsidR="00AD6DB4" w:rsidDel="000934B8" w:rsidRDefault="00AD6DB4" w:rsidP="00166AF3">
            <w:pPr>
              <w:pStyle w:val="TableBody"/>
              <w:rPr>
                <w:del w:id="19810" w:author="Alban Roche" w:date="2017-08-02T16:45:00Z"/>
                <w:u w:val="single"/>
              </w:rPr>
            </w:pPr>
            <w:bookmarkStart w:id="19811" w:name="_Toc489460943"/>
            <w:bookmarkEnd w:id="19811"/>
          </w:p>
          <w:p w14:paraId="31BA1B0B" w14:textId="10FAAB3C" w:rsidR="00AD6DB4" w:rsidDel="000934B8" w:rsidRDefault="00AD6DB4" w:rsidP="00166AF3">
            <w:pPr>
              <w:pStyle w:val="TableBody"/>
              <w:rPr>
                <w:del w:id="19812" w:author="Alban Roche" w:date="2017-08-02T16:45:00Z"/>
              </w:rPr>
            </w:pPr>
            <w:del w:id="19813" w:author="Alban Roche" w:date="2017-08-02T16:45:00Z">
              <w:r w:rsidDel="000934B8">
                <w:rPr>
                  <w:u w:val="single"/>
                </w:rPr>
                <w:delText>Response</w:delText>
              </w:r>
              <w:bookmarkStart w:id="19814" w:name="_Toc489460944"/>
              <w:bookmarkEnd w:id="19814"/>
            </w:del>
          </w:p>
          <w:p w14:paraId="4BAC4B9D" w14:textId="136F0245" w:rsidR="00AD6DB4" w:rsidRPr="004178FE" w:rsidDel="000934B8" w:rsidRDefault="00AD6DB4" w:rsidP="00166AF3">
            <w:pPr>
              <w:pStyle w:val="TableBody"/>
              <w:rPr>
                <w:del w:id="19815" w:author="Alban Roche" w:date="2017-08-02T16:45:00Z"/>
                <w:b/>
              </w:rPr>
            </w:pPr>
            <w:del w:id="19816" w:author="Alban Roche" w:date="2017-08-02T16:45:00Z">
              <w:r w:rsidRPr="004178FE" w:rsidDel="000934B8">
                <w:rPr>
                  <w:b/>
                </w:rPr>
                <w:delText>+KFTPCFG: (</w:delText>
              </w:r>
              <w:r w:rsidDel="000934B8">
                <w:delText xml:space="preserve">list of possible </w:delText>
              </w:r>
              <w:r w:rsidDel="000934B8">
                <w:rPr>
                  <w:b/>
                </w:rPr>
                <w:delText xml:space="preserve">&lt;cnx </w:delText>
              </w:r>
              <w:r w:rsidRPr="004178FE" w:rsidDel="000934B8">
                <w:rPr>
                  <w:b/>
                </w:rPr>
                <w:delText>cnf&gt;</w:delText>
              </w:r>
              <w:r w:rsidDel="000934B8">
                <w:delText>s</w:delText>
              </w:r>
              <w:r w:rsidRPr="004178FE" w:rsidDel="000934B8">
                <w:rPr>
                  <w:b/>
                </w:rPr>
                <w:delText>),&lt;server-name/ip&gt;,(</w:delText>
              </w:r>
              <w:r w:rsidDel="000934B8">
                <w:delText xml:space="preserve">range of possible length of </w:delText>
              </w:r>
              <w:r w:rsidRPr="004178FE" w:rsidDel="000934B8">
                <w:rPr>
                  <w:b/>
                </w:rPr>
                <w:delText>&lt;login&gt;),(</w:delText>
              </w:r>
              <w:r w:rsidDel="000934B8">
                <w:delText xml:space="preserve">range of possible length of </w:delText>
              </w:r>
              <w:r w:rsidRPr="004178FE" w:rsidDel="000934B8">
                <w:rPr>
                  <w:b/>
                </w:rPr>
                <w:delText>&lt;password&gt;),(</w:delText>
              </w:r>
              <w:r w:rsidDel="000934B8">
                <w:delText xml:space="preserve">list of possible </w:delText>
              </w:r>
              <w:r w:rsidRPr="004178FE" w:rsidDel="000934B8">
                <w:rPr>
                  <w:b/>
                </w:rPr>
                <w:delText>&lt;port_number&gt;</w:delText>
              </w:r>
              <w:r w:rsidDel="000934B8">
                <w:delText>s</w:delText>
              </w:r>
              <w:r w:rsidRPr="004178FE" w:rsidDel="000934B8">
                <w:rPr>
                  <w:b/>
                </w:rPr>
                <w:delText>),(</w:delText>
              </w:r>
              <w:r w:rsidDel="000934B8">
                <w:delText xml:space="preserve">list of possible </w:delText>
              </w:r>
              <w:r w:rsidRPr="004178FE" w:rsidDel="000934B8">
                <w:rPr>
                  <w:b/>
                </w:rPr>
                <w:delText>&lt;mode&gt;</w:delText>
              </w:r>
              <w:r w:rsidDel="000934B8">
                <w:delText>s</w:delText>
              </w:r>
              <w:r w:rsidRPr="004178FE" w:rsidDel="000934B8">
                <w:rPr>
                  <w:b/>
                </w:rPr>
                <w:delText>),(</w:delText>
              </w:r>
              <w:r w:rsidDel="000934B8">
                <w:delText xml:space="preserve">list of possible </w:delText>
              </w:r>
              <w:r w:rsidRPr="004178FE" w:rsidDel="000934B8">
                <w:rPr>
                  <w:b/>
                </w:rPr>
                <w:delText>&lt;start&gt;</w:delText>
              </w:r>
              <w:r w:rsidDel="000934B8">
                <w:delText>s</w:delText>
              </w:r>
              <w:r w:rsidRPr="0017420F" w:rsidDel="000934B8">
                <w:rPr>
                  <w:b/>
                </w:rPr>
                <w:delText>)</w:delText>
              </w:r>
              <w:r w:rsidRPr="004178FE" w:rsidDel="000934B8">
                <w:rPr>
                  <w:b/>
                </w:rPr>
                <w:delText>,(</w:delText>
              </w:r>
              <w:r w:rsidDel="000934B8">
                <w:delText xml:space="preserve">list of possible </w:delText>
              </w:r>
              <w:r w:rsidRPr="004178FE" w:rsidDel="000934B8">
                <w:rPr>
                  <w:b/>
                </w:rPr>
                <w:delText>&lt;af&gt;</w:delText>
              </w:r>
              <w:r w:rsidDel="000934B8">
                <w:delText>s</w:delText>
              </w:r>
              <w:r w:rsidRPr="004178FE" w:rsidDel="000934B8">
                <w:rPr>
                  <w:b/>
                </w:rPr>
                <w:delText>)</w:delText>
              </w:r>
              <w:bookmarkStart w:id="19817" w:name="_Toc489460945"/>
              <w:bookmarkEnd w:id="19817"/>
            </w:del>
          </w:p>
          <w:p w14:paraId="2BDDAA7A" w14:textId="16816D6D" w:rsidR="00AD6DB4" w:rsidRPr="004178FE" w:rsidDel="000934B8" w:rsidRDefault="00AD6DB4" w:rsidP="00166AF3">
            <w:pPr>
              <w:pStyle w:val="TableBody"/>
              <w:rPr>
                <w:del w:id="19818" w:author="Alban Roche" w:date="2017-08-02T16:45:00Z"/>
              </w:rPr>
            </w:pPr>
            <w:del w:id="19819" w:author="Alban Roche" w:date="2017-08-02T16:45:00Z">
              <w:r w:rsidRPr="004178FE" w:rsidDel="000934B8">
                <w:rPr>
                  <w:b/>
                </w:rPr>
                <w:delText>OK</w:delText>
              </w:r>
              <w:bookmarkStart w:id="19820" w:name="_Toc489460946"/>
              <w:bookmarkEnd w:id="19820"/>
            </w:del>
          </w:p>
        </w:tc>
        <w:bookmarkStart w:id="19821" w:name="_Toc489460947"/>
        <w:bookmarkEnd w:id="19821"/>
      </w:tr>
      <w:tr w:rsidR="00AD6DB4" w:rsidRPr="00671C8B" w:rsidDel="000934B8" w14:paraId="6E0EAE41" w14:textId="2829F1E2" w:rsidTr="00166AF3">
        <w:trPr>
          <w:del w:id="19822" w:author="Alban Roche" w:date="2017-08-02T16:45:00Z"/>
        </w:trPr>
        <w:tc>
          <w:tcPr>
            <w:tcW w:w="1728" w:type="dxa"/>
          </w:tcPr>
          <w:p w14:paraId="01EC6B38" w14:textId="76E1C6FF" w:rsidR="00AD6DB4" w:rsidRPr="00671C8B" w:rsidDel="000934B8" w:rsidRDefault="00AD6DB4" w:rsidP="00166AF3">
            <w:pPr>
              <w:pStyle w:val="TableBody"/>
              <w:rPr>
                <w:del w:id="19823" w:author="Alban Roche" w:date="2017-08-02T16:45:00Z"/>
                <w:i/>
              </w:rPr>
            </w:pPr>
            <w:del w:id="19824" w:author="Alban Roche" w:date="2017-08-02T16:45:00Z">
              <w:r w:rsidRPr="00671C8B" w:rsidDel="000934B8">
                <w:rPr>
                  <w:i/>
                </w:rPr>
                <w:delText>Read command</w:delText>
              </w:r>
              <w:bookmarkStart w:id="19825" w:name="_Toc489460948"/>
              <w:bookmarkEnd w:id="19825"/>
            </w:del>
          </w:p>
          <w:p w14:paraId="65D9E4AF" w14:textId="4E9C2B0F" w:rsidR="00AD6DB4" w:rsidRPr="00671C8B" w:rsidDel="000934B8" w:rsidRDefault="00AD6DB4" w:rsidP="00166AF3">
            <w:pPr>
              <w:pStyle w:val="TableBody"/>
              <w:rPr>
                <w:del w:id="19826" w:author="Alban Roche" w:date="2017-08-02T16:45:00Z"/>
              </w:rPr>
            </w:pPr>
            <w:bookmarkStart w:id="19827" w:name="_Toc489460949"/>
            <w:bookmarkEnd w:id="19827"/>
          </w:p>
          <w:p w14:paraId="73270742" w14:textId="45E34959" w:rsidR="00AD6DB4" w:rsidRPr="00671C8B" w:rsidDel="000934B8" w:rsidRDefault="00AD6DB4" w:rsidP="00166AF3">
            <w:pPr>
              <w:pStyle w:val="TableBody"/>
              <w:rPr>
                <w:del w:id="19828" w:author="Alban Roche" w:date="2017-08-02T16:45:00Z"/>
                <w:u w:val="single"/>
              </w:rPr>
            </w:pPr>
            <w:del w:id="19829" w:author="Alban Roche" w:date="2017-08-02T16:45:00Z">
              <w:r w:rsidRPr="00671C8B" w:rsidDel="000934B8">
                <w:rPr>
                  <w:u w:val="single"/>
                </w:rPr>
                <w:delText>Syntax</w:delText>
              </w:r>
              <w:bookmarkStart w:id="19830" w:name="_Toc489460950"/>
              <w:bookmarkEnd w:id="19830"/>
            </w:del>
          </w:p>
          <w:p w14:paraId="3B4E5F38" w14:textId="7BBF5741" w:rsidR="00AD6DB4" w:rsidRPr="00671C8B" w:rsidDel="000934B8" w:rsidRDefault="00AD6DB4" w:rsidP="00166AF3">
            <w:pPr>
              <w:pStyle w:val="TableBody"/>
              <w:rPr>
                <w:del w:id="19831" w:author="Alban Roche" w:date="2017-08-02T16:45:00Z"/>
                <w:u w:val="single"/>
              </w:rPr>
            </w:pPr>
            <w:del w:id="19832" w:author="Alban Roche" w:date="2017-08-02T16:45:00Z">
              <w:r w:rsidRPr="00671C8B" w:rsidDel="000934B8">
                <w:rPr>
                  <w:b/>
                </w:rPr>
                <w:delText>AT+KFTPCFG?</w:delText>
              </w:r>
              <w:bookmarkStart w:id="19833" w:name="_Toc489460951"/>
              <w:bookmarkEnd w:id="19833"/>
            </w:del>
          </w:p>
        </w:tc>
        <w:tc>
          <w:tcPr>
            <w:tcW w:w="7560" w:type="dxa"/>
          </w:tcPr>
          <w:p w14:paraId="48A7C514" w14:textId="76835404" w:rsidR="00AD6DB4" w:rsidRPr="00671C8B" w:rsidDel="000934B8" w:rsidRDefault="00AD6DB4" w:rsidP="00166AF3">
            <w:pPr>
              <w:pStyle w:val="TableBody"/>
              <w:rPr>
                <w:del w:id="19834" w:author="Alban Roche" w:date="2017-08-02T16:45:00Z"/>
                <w:u w:val="single"/>
              </w:rPr>
            </w:pPr>
            <w:bookmarkStart w:id="19835" w:name="_Toc489460952"/>
            <w:bookmarkEnd w:id="19835"/>
          </w:p>
          <w:p w14:paraId="67407305" w14:textId="273B23F4" w:rsidR="00AD6DB4" w:rsidRPr="00671C8B" w:rsidDel="000934B8" w:rsidRDefault="00AD6DB4" w:rsidP="00166AF3">
            <w:pPr>
              <w:pStyle w:val="TableBody"/>
              <w:rPr>
                <w:del w:id="19836" w:author="Alban Roche" w:date="2017-08-02T16:45:00Z"/>
                <w:u w:val="single"/>
              </w:rPr>
            </w:pPr>
            <w:bookmarkStart w:id="19837" w:name="_Toc489460953"/>
            <w:bookmarkEnd w:id="19837"/>
          </w:p>
          <w:p w14:paraId="2E897018" w14:textId="5F997C77" w:rsidR="00AD6DB4" w:rsidRPr="00671C8B" w:rsidDel="000934B8" w:rsidRDefault="00AD6DB4" w:rsidP="00166AF3">
            <w:pPr>
              <w:pStyle w:val="TableBody"/>
              <w:rPr>
                <w:del w:id="19838" w:author="Alban Roche" w:date="2017-08-02T16:45:00Z"/>
                <w:u w:val="single"/>
              </w:rPr>
            </w:pPr>
            <w:del w:id="19839" w:author="Alban Roche" w:date="2017-08-02T16:45:00Z">
              <w:r w:rsidRPr="00671C8B" w:rsidDel="000934B8">
                <w:rPr>
                  <w:u w:val="single"/>
                </w:rPr>
                <w:delText>Response</w:delText>
              </w:r>
              <w:bookmarkStart w:id="19840" w:name="_Toc489460954"/>
              <w:bookmarkEnd w:id="19840"/>
            </w:del>
          </w:p>
          <w:p w14:paraId="699E040F" w14:textId="7C2EBD88" w:rsidR="00AD6DB4" w:rsidRPr="00671C8B" w:rsidDel="000934B8" w:rsidRDefault="00AD6DB4" w:rsidP="00166AF3">
            <w:pPr>
              <w:pStyle w:val="TableBody"/>
              <w:rPr>
                <w:del w:id="19841" w:author="Alban Roche" w:date="2017-08-02T16:45:00Z"/>
                <w:u w:val="single"/>
              </w:rPr>
            </w:pPr>
            <w:del w:id="19842" w:author="Alban Roche" w:date="2017-08-02T16:45:00Z">
              <w:r w:rsidRPr="00671C8B" w:rsidDel="000934B8">
                <w:rPr>
                  <w:b/>
                </w:rPr>
                <w:delText>+KFTPCFG: &lt;session_id&gt;,&lt;cnx cnf&gt;,&lt;server_name&gt;,&lt;login&gt;,&lt;password&gt;,</w:delText>
              </w:r>
              <w:r w:rsidDel="000934B8">
                <w:rPr>
                  <w:b/>
                </w:rPr>
                <w:br/>
              </w:r>
              <w:r w:rsidRPr="00671C8B" w:rsidDel="000934B8">
                <w:rPr>
                  <w:b/>
                </w:rPr>
                <w:delText>&lt;port_number&gt;,&lt;mode&gt;,&lt;started&gt;,&lt;af&gt;</w:delText>
              </w:r>
              <w:bookmarkStart w:id="19843" w:name="_Toc489460955"/>
              <w:bookmarkEnd w:id="19843"/>
            </w:del>
          </w:p>
        </w:tc>
        <w:bookmarkStart w:id="19844" w:name="_Toc489460956"/>
        <w:bookmarkEnd w:id="19844"/>
      </w:tr>
      <w:tr w:rsidR="00AD6DB4" w:rsidRPr="00671C8B" w:rsidDel="000934B8" w14:paraId="50161D91" w14:textId="7506F896" w:rsidTr="00166AF3">
        <w:trPr>
          <w:cantSplit w:val="0"/>
          <w:del w:id="19845" w:author="Alban Roche" w:date="2017-08-02T16:45:00Z"/>
        </w:trPr>
        <w:tc>
          <w:tcPr>
            <w:tcW w:w="1728" w:type="dxa"/>
          </w:tcPr>
          <w:p w14:paraId="443FE8A7" w14:textId="384E6D50" w:rsidR="00AD6DB4" w:rsidRPr="00671C8B" w:rsidDel="000934B8" w:rsidRDefault="00AD6DB4" w:rsidP="00166AF3">
            <w:pPr>
              <w:pStyle w:val="TableBody"/>
              <w:pageBreakBefore/>
              <w:rPr>
                <w:del w:id="19846" w:author="Alban Roche" w:date="2017-08-02T16:45:00Z"/>
                <w:i/>
              </w:rPr>
            </w:pPr>
            <w:del w:id="19847" w:author="Alban Roche" w:date="2017-08-02T16:45:00Z">
              <w:r w:rsidRPr="00671C8B" w:rsidDel="000934B8">
                <w:rPr>
                  <w:i/>
                </w:rPr>
                <w:delText>Write command</w:delText>
              </w:r>
              <w:bookmarkStart w:id="19848" w:name="_Toc489460957"/>
              <w:bookmarkEnd w:id="19848"/>
            </w:del>
          </w:p>
          <w:p w14:paraId="62CD1E04" w14:textId="33C457A0" w:rsidR="00AD6DB4" w:rsidRPr="00671C8B" w:rsidDel="000934B8" w:rsidRDefault="00AD6DB4" w:rsidP="00166AF3">
            <w:pPr>
              <w:pStyle w:val="TableBody"/>
              <w:rPr>
                <w:del w:id="19849" w:author="Alban Roche" w:date="2017-08-02T16:45:00Z"/>
              </w:rPr>
            </w:pPr>
            <w:bookmarkStart w:id="19850" w:name="_Toc489460958"/>
            <w:bookmarkEnd w:id="19850"/>
          </w:p>
          <w:p w14:paraId="72056700" w14:textId="70E8EFAB" w:rsidR="00AD6DB4" w:rsidRPr="00671C8B" w:rsidDel="000934B8" w:rsidRDefault="00AD6DB4" w:rsidP="00166AF3">
            <w:pPr>
              <w:pStyle w:val="TableBody"/>
              <w:rPr>
                <w:del w:id="19851" w:author="Alban Roche" w:date="2017-08-02T16:45:00Z"/>
                <w:u w:val="single"/>
              </w:rPr>
            </w:pPr>
            <w:del w:id="19852" w:author="Alban Roche" w:date="2017-08-02T16:45:00Z">
              <w:r w:rsidRPr="00671C8B" w:rsidDel="000934B8">
                <w:rPr>
                  <w:u w:val="single"/>
                </w:rPr>
                <w:delText>Syntax</w:delText>
              </w:r>
              <w:bookmarkStart w:id="19853" w:name="_Toc489460959"/>
              <w:bookmarkEnd w:id="19853"/>
            </w:del>
          </w:p>
          <w:p w14:paraId="544D6C40" w14:textId="2A3EC945" w:rsidR="00AD6DB4" w:rsidRPr="00671C8B" w:rsidDel="000934B8" w:rsidRDefault="00AD6DB4" w:rsidP="00166AF3">
            <w:pPr>
              <w:pStyle w:val="TableBody"/>
              <w:rPr>
                <w:del w:id="19854" w:author="Alban Roche" w:date="2017-08-02T16:45:00Z"/>
                <w:u w:val="single"/>
              </w:rPr>
            </w:pPr>
            <w:del w:id="19855" w:author="Alban Roche" w:date="2017-08-02T16:45:00Z">
              <w:r w:rsidRPr="00671C8B" w:rsidDel="000934B8">
                <w:rPr>
                  <w:b/>
                </w:rPr>
                <w:delText>AT+KFTPCFG=</w:delText>
              </w:r>
              <w:r w:rsidDel="000934B8">
                <w:rPr>
                  <w:b/>
                </w:rPr>
                <w:br/>
                <w:delText>[&lt;cnx cnf&gt;],</w:delText>
              </w:r>
              <w:r w:rsidDel="000934B8">
                <w:rPr>
                  <w:b/>
                </w:rPr>
                <w:br/>
              </w:r>
              <w:r w:rsidRPr="00671C8B" w:rsidDel="000934B8">
                <w:rPr>
                  <w:b/>
                </w:rPr>
                <w:delText>&lt;server_name&gt;</w:delText>
              </w:r>
              <w:r w:rsidRPr="00671C8B" w:rsidDel="000934B8">
                <w:rPr>
                  <w:b/>
                </w:rPr>
                <w:br/>
                <w:delText>[,&lt;login&gt;</w:delText>
              </w:r>
              <w:r w:rsidRPr="00671C8B" w:rsidDel="000934B8">
                <w:rPr>
                  <w:b/>
                </w:rPr>
                <w:br/>
                <w:delText>[,&lt;password&gt;</w:delText>
              </w:r>
              <w:r w:rsidRPr="00671C8B" w:rsidDel="000934B8">
                <w:rPr>
                  <w:b/>
                </w:rPr>
                <w:br/>
                <w:delText>[,&lt;port_number&gt;</w:delText>
              </w:r>
              <w:r w:rsidRPr="00671C8B" w:rsidDel="000934B8">
                <w:rPr>
                  <w:b/>
                </w:rPr>
                <w:br/>
                <w:delText>[,&lt;mode&gt;]</w:delText>
              </w:r>
              <w:r w:rsidRPr="00671C8B" w:rsidDel="000934B8">
                <w:rPr>
                  <w:b/>
                </w:rPr>
                <w:br/>
                <w:delText>[,&lt;start&gt;]</w:delText>
              </w:r>
              <w:r w:rsidRPr="00671C8B" w:rsidDel="000934B8">
                <w:rPr>
                  <w:b/>
                </w:rPr>
                <w:br/>
                <w:delText>[,&lt;af&gt;]]]]</w:delText>
              </w:r>
              <w:bookmarkStart w:id="19856" w:name="_Toc489460960"/>
              <w:bookmarkEnd w:id="19856"/>
            </w:del>
          </w:p>
        </w:tc>
        <w:tc>
          <w:tcPr>
            <w:tcW w:w="7560" w:type="dxa"/>
          </w:tcPr>
          <w:p w14:paraId="393EB9D4" w14:textId="45BC3635" w:rsidR="00AD6DB4" w:rsidRPr="00671C8B" w:rsidDel="000934B8" w:rsidRDefault="00AD6DB4" w:rsidP="00166AF3">
            <w:pPr>
              <w:pStyle w:val="TableBody"/>
              <w:rPr>
                <w:del w:id="19857" w:author="Alban Roche" w:date="2017-08-02T16:45:00Z"/>
                <w:u w:val="single"/>
              </w:rPr>
            </w:pPr>
            <w:bookmarkStart w:id="19858" w:name="_Toc489460961"/>
            <w:bookmarkEnd w:id="19858"/>
          </w:p>
          <w:p w14:paraId="366BC70B" w14:textId="6078566F" w:rsidR="00AD6DB4" w:rsidRPr="00671C8B" w:rsidDel="000934B8" w:rsidRDefault="00AD6DB4" w:rsidP="00166AF3">
            <w:pPr>
              <w:pStyle w:val="TableBody"/>
              <w:rPr>
                <w:del w:id="19859" w:author="Alban Roche" w:date="2017-08-02T16:45:00Z"/>
                <w:u w:val="single"/>
              </w:rPr>
            </w:pPr>
            <w:bookmarkStart w:id="19860" w:name="_Toc489460962"/>
            <w:bookmarkEnd w:id="19860"/>
          </w:p>
          <w:p w14:paraId="5FBFC058" w14:textId="1860C9F2" w:rsidR="00AD6DB4" w:rsidRPr="00671C8B" w:rsidDel="000934B8" w:rsidRDefault="00AD6DB4" w:rsidP="00166AF3">
            <w:pPr>
              <w:pStyle w:val="TableBody"/>
              <w:rPr>
                <w:del w:id="19861" w:author="Alban Roche" w:date="2017-08-02T16:45:00Z"/>
                <w:u w:val="single"/>
              </w:rPr>
            </w:pPr>
            <w:del w:id="19862" w:author="Alban Roche" w:date="2017-08-02T16:45:00Z">
              <w:r w:rsidRPr="00671C8B" w:rsidDel="000934B8">
                <w:rPr>
                  <w:u w:val="single"/>
                </w:rPr>
                <w:delText>Response</w:delText>
              </w:r>
              <w:bookmarkStart w:id="19863" w:name="_Toc489460963"/>
              <w:bookmarkEnd w:id="19863"/>
            </w:del>
          </w:p>
          <w:p w14:paraId="5A42D785" w14:textId="51794869" w:rsidR="00AD6DB4" w:rsidRPr="00671C8B" w:rsidDel="000934B8" w:rsidRDefault="00AD6DB4" w:rsidP="00166AF3">
            <w:pPr>
              <w:pStyle w:val="TableBody"/>
              <w:rPr>
                <w:del w:id="19864" w:author="Alban Roche" w:date="2017-08-02T16:45:00Z"/>
                <w:b/>
              </w:rPr>
            </w:pPr>
            <w:del w:id="19865" w:author="Alban Roche" w:date="2017-08-02T16:45:00Z">
              <w:r w:rsidRPr="00671C8B" w:rsidDel="000934B8">
                <w:rPr>
                  <w:b/>
                </w:rPr>
                <w:delText>+KFTPCFG:&lt;session_id&gt;</w:delText>
              </w:r>
              <w:bookmarkStart w:id="19866" w:name="_Toc489460964"/>
              <w:bookmarkEnd w:id="19866"/>
            </w:del>
          </w:p>
          <w:p w14:paraId="5152E434" w14:textId="6F41E520" w:rsidR="00AD6DB4" w:rsidRPr="00671C8B" w:rsidDel="000934B8" w:rsidRDefault="00AD6DB4" w:rsidP="00166AF3">
            <w:pPr>
              <w:pStyle w:val="TableBody"/>
              <w:rPr>
                <w:del w:id="19867" w:author="Alban Roche" w:date="2017-08-02T16:45:00Z"/>
                <w:b/>
              </w:rPr>
            </w:pPr>
            <w:del w:id="19868" w:author="Alban Roche" w:date="2017-08-02T16:45:00Z">
              <w:r w:rsidRPr="00671C8B" w:rsidDel="000934B8">
                <w:rPr>
                  <w:b/>
                </w:rPr>
                <w:delText>OK</w:delText>
              </w:r>
              <w:bookmarkStart w:id="19869" w:name="_Toc489460965"/>
              <w:bookmarkEnd w:id="19869"/>
            </w:del>
          </w:p>
          <w:p w14:paraId="74098564" w14:textId="4E000285" w:rsidR="00AD6DB4" w:rsidRPr="00C318EF" w:rsidDel="000934B8" w:rsidRDefault="00AD6DB4" w:rsidP="00166AF3">
            <w:pPr>
              <w:pStyle w:val="TableBody"/>
              <w:rPr>
                <w:del w:id="19870" w:author="Alban Roche" w:date="2017-08-02T16:45:00Z"/>
              </w:rPr>
            </w:pPr>
            <w:bookmarkStart w:id="19871" w:name="_Toc489460966"/>
            <w:bookmarkEnd w:id="19871"/>
          </w:p>
          <w:p w14:paraId="2C4F39C0" w14:textId="1490E2E4" w:rsidR="00AD6DB4" w:rsidRPr="00C318EF" w:rsidDel="000934B8" w:rsidRDefault="00AD6DB4" w:rsidP="00166AF3">
            <w:pPr>
              <w:pStyle w:val="TableBody"/>
              <w:rPr>
                <w:del w:id="19872" w:author="Alban Roche" w:date="2017-08-02T16:45:00Z"/>
              </w:rPr>
            </w:pPr>
            <w:del w:id="19873" w:author="Alban Roche" w:date="2017-08-02T16:45:00Z">
              <w:r w:rsidRPr="00C318EF" w:rsidDel="000934B8">
                <w:delText>or</w:delText>
              </w:r>
              <w:bookmarkStart w:id="19874" w:name="_Toc489460967"/>
              <w:bookmarkEnd w:id="19874"/>
            </w:del>
          </w:p>
          <w:p w14:paraId="76674E4B" w14:textId="6A8AE7FF" w:rsidR="00AD6DB4" w:rsidRPr="00671C8B" w:rsidDel="000934B8" w:rsidRDefault="00AD6DB4" w:rsidP="00166AF3">
            <w:pPr>
              <w:pStyle w:val="TableBody"/>
              <w:rPr>
                <w:del w:id="19875" w:author="Alban Roche" w:date="2017-08-02T16:45:00Z"/>
                <w:b/>
              </w:rPr>
            </w:pPr>
            <w:del w:id="19876" w:author="Alban Roche" w:date="2017-08-02T16:45:00Z">
              <w:r w:rsidRPr="00671C8B" w:rsidDel="000934B8">
                <w:rPr>
                  <w:b/>
                </w:rPr>
                <w:delText>+KFTP_ERROR:</w:delText>
              </w:r>
              <w:r w:rsidDel="000934B8">
                <w:rPr>
                  <w:b/>
                </w:rPr>
                <w:delText xml:space="preserve"> </w:delText>
              </w:r>
              <w:r w:rsidRPr="00671C8B" w:rsidDel="000934B8">
                <w:rPr>
                  <w:b/>
                </w:rPr>
                <w:delText>&lt;session_id&gt;,&lt;ftp cause&gt;</w:delText>
              </w:r>
              <w:bookmarkStart w:id="19877" w:name="_Toc489460968"/>
              <w:bookmarkEnd w:id="19877"/>
            </w:del>
          </w:p>
          <w:p w14:paraId="74338163" w14:textId="6DF31BD8" w:rsidR="00AD6DB4" w:rsidRPr="00671C8B" w:rsidDel="000934B8" w:rsidRDefault="00AD6DB4" w:rsidP="00166AF3">
            <w:pPr>
              <w:pStyle w:val="TableBody"/>
              <w:rPr>
                <w:del w:id="19878" w:author="Alban Roche" w:date="2017-08-02T16:45:00Z"/>
              </w:rPr>
            </w:pPr>
            <w:bookmarkStart w:id="19879" w:name="_Toc489460969"/>
            <w:bookmarkEnd w:id="19879"/>
          </w:p>
          <w:p w14:paraId="76F7B3C3" w14:textId="261DC295" w:rsidR="00AD6DB4" w:rsidRPr="00671C8B" w:rsidDel="000934B8" w:rsidRDefault="00AD6DB4" w:rsidP="00166AF3">
            <w:pPr>
              <w:pStyle w:val="TableBody"/>
              <w:rPr>
                <w:del w:id="19880" w:author="Alban Roche" w:date="2017-08-02T16:45:00Z"/>
                <w:u w:val="single"/>
              </w:rPr>
            </w:pPr>
            <w:del w:id="19881" w:author="Alban Roche" w:date="2017-08-02T16:45:00Z">
              <w:r w:rsidRPr="00671C8B" w:rsidDel="000934B8">
                <w:rPr>
                  <w:u w:val="single"/>
                </w:rPr>
                <w:delText>Parameters</w:delText>
              </w:r>
              <w:bookmarkStart w:id="19882" w:name="_Toc489460970"/>
              <w:bookmarkEnd w:id="19882"/>
            </w:del>
          </w:p>
          <w:p w14:paraId="17B84956" w14:textId="4FDFB636" w:rsidR="00AD6DB4" w:rsidRPr="00671C8B" w:rsidDel="000934B8" w:rsidRDefault="00AD6DB4" w:rsidP="00166AF3">
            <w:pPr>
              <w:pStyle w:val="TableBody"/>
              <w:rPr>
                <w:del w:id="19883" w:author="Alban Roche" w:date="2017-08-02T16:45:00Z"/>
                <w:lang w:eastAsia="zh-CN"/>
              </w:rPr>
            </w:pPr>
            <w:del w:id="19884" w:author="Alban Roche" w:date="2017-08-02T16:45:00Z">
              <w:r w:rsidRPr="00671C8B" w:rsidDel="000934B8">
                <w:rPr>
                  <w:b/>
                </w:rPr>
                <w:delText>&lt;cnx cnf&gt;</w:delText>
              </w:r>
              <w:r w:rsidRPr="00671C8B" w:rsidDel="000934B8">
                <w:rPr>
                  <w:b/>
                </w:rPr>
                <w:tab/>
              </w:r>
              <w:r w:rsidRPr="00671C8B" w:rsidDel="000934B8">
                <w:delText>1</w:delText>
              </w:r>
              <w:r w:rsidDel="000934B8">
                <w:delText xml:space="preserve"> – </w:delText>
              </w:r>
              <w:r w:rsidRPr="00671C8B" w:rsidDel="000934B8">
                <w:delText>5</w:delText>
              </w:r>
              <w:r w:rsidDel="000934B8">
                <w:rPr>
                  <w:lang w:eastAsia="zh-CN"/>
                </w:rPr>
                <w:tab/>
              </w:r>
              <w:r w:rsidRPr="00671C8B" w:rsidDel="000934B8">
                <w:rPr>
                  <w:lang w:eastAsia="zh-CN"/>
                </w:rPr>
                <w:delText>(PDP context configuration) a numeric parameter which specifies a particular PDP context configuration</w:delText>
              </w:r>
              <w:bookmarkStart w:id="19885" w:name="_Toc489460971"/>
              <w:bookmarkEnd w:id="19885"/>
            </w:del>
          </w:p>
          <w:p w14:paraId="13E227B6" w14:textId="545E0FE8" w:rsidR="00AD6DB4" w:rsidRPr="006928C8" w:rsidDel="000934B8" w:rsidRDefault="00AD6DB4" w:rsidP="00166AF3">
            <w:pPr>
              <w:pStyle w:val="TableBody"/>
              <w:rPr>
                <w:del w:id="19886" w:author="Alban Roche" w:date="2017-08-02T16:45:00Z"/>
                <w:sz w:val="14"/>
                <w:szCs w:val="14"/>
                <w:u w:val="single"/>
              </w:rPr>
            </w:pPr>
            <w:bookmarkStart w:id="19887" w:name="_Toc489460972"/>
            <w:bookmarkEnd w:id="19887"/>
          </w:p>
          <w:p w14:paraId="661A1ED2" w14:textId="223C0C95" w:rsidR="00AD6DB4" w:rsidRPr="00671C8B" w:rsidDel="000934B8" w:rsidRDefault="00AD6DB4" w:rsidP="00166AF3">
            <w:pPr>
              <w:pStyle w:val="TableBody"/>
              <w:rPr>
                <w:del w:id="19888" w:author="Alban Roche" w:date="2017-08-02T16:45:00Z"/>
              </w:rPr>
            </w:pPr>
            <w:del w:id="19889" w:author="Alban Roche" w:date="2017-08-02T16:45:00Z">
              <w:r w:rsidRPr="00671C8B" w:rsidDel="000934B8">
                <w:rPr>
                  <w:b/>
                </w:rPr>
                <w:delText>&lt;session_id&gt;</w:delText>
              </w:r>
              <w:r w:rsidRPr="00671C8B" w:rsidDel="000934B8">
                <w:rPr>
                  <w:b/>
                </w:rPr>
                <w:tab/>
              </w:r>
              <w:r w:rsidRPr="00671C8B" w:rsidDel="000934B8">
                <w:delText>FTP session</w:delText>
              </w:r>
              <w:r w:rsidDel="000934B8">
                <w:delText xml:space="preserve"> index</w:delText>
              </w:r>
              <w:bookmarkStart w:id="19890" w:name="_Toc489460973"/>
              <w:bookmarkEnd w:id="19890"/>
            </w:del>
          </w:p>
          <w:p w14:paraId="131D56DA" w14:textId="74BB8180" w:rsidR="00AD6DB4" w:rsidRPr="006928C8" w:rsidDel="000934B8" w:rsidRDefault="00AD6DB4" w:rsidP="00166AF3">
            <w:pPr>
              <w:pStyle w:val="TableBody"/>
              <w:rPr>
                <w:del w:id="19891" w:author="Alban Roche" w:date="2017-08-02T16:45:00Z"/>
                <w:sz w:val="14"/>
                <w:szCs w:val="14"/>
                <w:u w:val="single"/>
              </w:rPr>
            </w:pPr>
            <w:bookmarkStart w:id="19892" w:name="_Toc489460974"/>
            <w:bookmarkEnd w:id="19892"/>
          </w:p>
          <w:p w14:paraId="6799A6A2" w14:textId="5E3A135C" w:rsidR="00AD6DB4" w:rsidRPr="00671C8B" w:rsidDel="000934B8" w:rsidRDefault="00AD6DB4" w:rsidP="00166AF3">
            <w:pPr>
              <w:pStyle w:val="TableBody"/>
              <w:rPr>
                <w:del w:id="19893" w:author="Alban Roche" w:date="2017-08-02T16:45:00Z"/>
              </w:rPr>
            </w:pPr>
            <w:del w:id="19894" w:author="Alban Roche" w:date="2017-08-02T16:45:00Z">
              <w:r w:rsidRPr="00671C8B" w:rsidDel="000934B8">
                <w:rPr>
                  <w:b/>
                </w:rPr>
                <w:delText>&lt;server_name&gt;</w:delText>
              </w:r>
              <w:r w:rsidRPr="00671C8B" w:rsidDel="000934B8">
                <w:rPr>
                  <w:b/>
                </w:rPr>
                <w:tab/>
              </w:r>
              <w:r w:rsidRPr="00671C8B" w:rsidDel="000934B8">
                <w:rPr>
                  <w:lang w:eastAsia="zh-CN"/>
                </w:rPr>
                <w:delText>IP address string</w:delText>
              </w:r>
              <w:r w:rsidRPr="00671C8B" w:rsidDel="000934B8">
                <w:delText xml:space="preserve"> of the ftp server or domain name of the server</w:delText>
              </w:r>
              <w:bookmarkStart w:id="19895" w:name="_Toc489460975"/>
              <w:bookmarkEnd w:id="19895"/>
            </w:del>
          </w:p>
          <w:p w14:paraId="0C9A92F6" w14:textId="7505975F" w:rsidR="00AD6DB4" w:rsidRPr="006928C8" w:rsidDel="000934B8" w:rsidRDefault="00AD6DB4" w:rsidP="00166AF3">
            <w:pPr>
              <w:pStyle w:val="TableBody"/>
              <w:rPr>
                <w:del w:id="19896" w:author="Alban Roche" w:date="2017-08-02T16:45:00Z"/>
                <w:sz w:val="14"/>
                <w:szCs w:val="14"/>
              </w:rPr>
            </w:pPr>
            <w:bookmarkStart w:id="19897" w:name="_Toc489460976"/>
            <w:bookmarkEnd w:id="19897"/>
          </w:p>
          <w:p w14:paraId="21048F62" w14:textId="0C97A7BC" w:rsidR="00AD6DB4" w:rsidRPr="00671C8B" w:rsidDel="000934B8" w:rsidRDefault="00AD6DB4" w:rsidP="00166AF3">
            <w:pPr>
              <w:pStyle w:val="TableBody"/>
              <w:rPr>
                <w:del w:id="19898" w:author="Alban Roche" w:date="2017-08-02T16:45:00Z"/>
              </w:rPr>
            </w:pPr>
            <w:del w:id="19899" w:author="Alban Roche" w:date="2017-08-02T16:45:00Z">
              <w:r w:rsidRPr="00671C8B" w:rsidDel="000934B8">
                <w:rPr>
                  <w:b/>
                </w:rPr>
                <w:delText>&lt;login&gt;</w:delText>
              </w:r>
              <w:r w:rsidRPr="00BD7394" w:rsidDel="000934B8">
                <w:tab/>
                <w:delText>S</w:delText>
              </w:r>
              <w:r w:rsidRPr="00671C8B" w:rsidDel="000934B8">
                <w:delText>tring type, indicates the user name to be used during the FTP connection</w:delText>
              </w:r>
              <w:bookmarkStart w:id="19900" w:name="_Toc489460977"/>
              <w:bookmarkEnd w:id="19900"/>
            </w:del>
          </w:p>
          <w:p w14:paraId="46FD55ED" w14:textId="310A9FC1" w:rsidR="00AD6DB4" w:rsidRPr="006928C8" w:rsidDel="000934B8" w:rsidRDefault="00AD6DB4" w:rsidP="00166AF3">
            <w:pPr>
              <w:pStyle w:val="TableBody"/>
              <w:rPr>
                <w:del w:id="19901" w:author="Alban Roche" w:date="2017-08-02T16:45:00Z"/>
                <w:sz w:val="14"/>
                <w:szCs w:val="14"/>
              </w:rPr>
            </w:pPr>
            <w:bookmarkStart w:id="19902" w:name="_Toc489460978"/>
            <w:bookmarkEnd w:id="19902"/>
          </w:p>
          <w:p w14:paraId="7FD64F31" w14:textId="38BB6E01" w:rsidR="00AD6DB4" w:rsidRPr="00671C8B" w:rsidDel="000934B8" w:rsidRDefault="00AD6DB4" w:rsidP="00166AF3">
            <w:pPr>
              <w:pStyle w:val="TableBody"/>
              <w:rPr>
                <w:del w:id="19903" w:author="Alban Roche" w:date="2017-08-02T16:45:00Z"/>
              </w:rPr>
            </w:pPr>
            <w:del w:id="19904" w:author="Alban Roche" w:date="2017-08-02T16:45:00Z">
              <w:r w:rsidRPr="00671C8B" w:rsidDel="000934B8">
                <w:rPr>
                  <w:b/>
                </w:rPr>
                <w:delText>&lt;password&gt;</w:delText>
              </w:r>
              <w:r w:rsidRPr="00671C8B" w:rsidDel="000934B8">
                <w:rPr>
                  <w:b/>
                </w:rPr>
                <w:tab/>
              </w:r>
              <w:r w:rsidRPr="00671C8B" w:rsidDel="000934B8">
                <w:tab/>
              </w:r>
              <w:r w:rsidDel="000934B8">
                <w:delText>S</w:delText>
              </w:r>
              <w:r w:rsidRPr="00671C8B" w:rsidDel="000934B8">
                <w:delText>tring type, indicates the password to be used during the FTP connection</w:delText>
              </w:r>
              <w:bookmarkStart w:id="19905" w:name="_Toc489460979"/>
              <w:bookmarkEnd w:id="19905"/>
            </w:del>
          </w:p>
          <w:p w14:paraId="5BA912CB" w14:textId="0977F11C" w:rsidR="00AD6DB4" w:rsidRPr="006928C8" w:rsidDel="000934B8" w:rsidRDefault="00AD6DB4" w:rsidP="00166AF3">
            <w:pPr>
              <w:pStyle w:val="TableBody"/>
              <w:rPr>
                <w:del w:id="19906" w:author="Alban Roche" w:date="2017-08-02T16:45:00Z"/>
                <w:sz w:val="14"/>
                <w:szCs w:val="14"/>
              </w:rPr>
            </w:pPr>
            <w:bookmarkStart w:id="19907" w:name="_Toc489460980"/>
            <w:bookmarkEnd w:id="19907"/>
          </w:p>
          <w:p w14:paraId="0042E9AA" w14:textId="059F70E1" w:rsidR="00AD6DB4" w:rsidRPr="00671C8B" w:rsidDel="000934B8" w:rsidRDefault="00AD6DB4" w:rsidP="00166AF3">
            <w:pPr>
              <w:pStyle w:val="TableBody"/>
              <w:rPr>
                <w:del w:id="19908" w:author="Alban Roche" w:date="2017-08-02T16:45:00Z"/>
              </w:rPr>
            </w:pPr>
            <w:del w:id="19909" w:author="Alban Roche" w:date="2017-08-02T16:45:00Z">
              <w:r w:rsidRPr="00671C8B" w:rsidDel="000934B8">
                <w:rPr>
                  <w:b/>
                </w:rPr>
                <w:delText>&lt;port_number&gt;</w:delText>
              </w:r>
              <w:r w:rsidDel="000934B8">
                <w:tab/>
                <w:delText xml:space="preserve">1 – </w:delText>
              </w:r>
              <w:r w:rsidRPr="00671C8B" w:rsidDel="000934B8">
                <w:delText>65535</w:delText>
              </w:r>
              <w:r w:rsidDel="000934B8">
                <w:tab/>
              </w:r>
              <w:r w:rsidRPr="00671C8B" w:rsidDel="000934B8">
                <w:delText>Indicates the remote command port (</w:delText>
              </w:r>
              <w:r w:rsidRPr="004178FE" w:rsidDel="000934B8">
                <w:rPr>
                  <w:u w:val="single"/>
                </w:rPr>
                <w:delText>21</w:delText>
              </w:r>
              <w:r w:rsidRPr="00671C8B" w:rsidDel="000934B8">
                <w:delText xml:space="preserve"> by default)</w:delText>
              </w:r>
              <w:bookmarkStart w:id="19910" w:name="_Toc489460981"/>
              <w:bookmarkEnd w:id="19910"/>
            </w:del>
          </w:p>
          <w:p w14:paraId="220AD229" w14:textId="50BA1BBD" w:rsidR="00AD6DB4" w:rsidRPr="006928C8" w:rsidDel="000934B8" w:rsidRDefault="00AD6DB4" w:rsidP="00166AF3">
            <w:pPr>
              <w:pStyle w:val="TableBody"/>
              <w:rPr>
                <w:del w:id="19911" w:author="Alban Roche" w:date="2017-08-02T16:45:00Z"/>
                <w:sz w:val="14"/>
                <w:szCs w:val="14"/>
              </w:rPr>
            </w:pPr>
            <w:bookmarkStart w:id="19912" w:name="_Toc489460982"/>
            <w:bookmarkEnd w:id="19912"/>
          </w:p>
          <w:p w14:paraId="142D399A" w14:textId="41FD8B30" w:rsidR="00AD6DB4" w:rsidRPr="00671C8B" w:rsidDel="000934B8" w:rsidRDefault="00AD6DB4" w:rsidP="00166AF3">
            <w:pPr>
              <w:pStyle w:val="TableBody"/>
              <w:rPr>
                <w:del w:id="19913" w:author="Alban Roche" w:date="2017-08-02T16:45:00Z"/>
              </w:rPr>
            </w:pPr>
            <w:del w:id="19914" w:author="Alban Roche" w:date="2017-08-02T16:45:00Z">
              <w:r w:rsidRPr="00671C8B" w:rsidDel="000934B8">
                <w:rPr>
                  <w:b/>
                </w:rPr>
                <w:delText>&lt;mode&gt;</w:delText>
              </w:r>
              <w:r w:rsidRPr="00671C8B" w:rsidDel="000934B8">
                <w:tab/>
                <w:delText xml:space="preserve">Indicates the </w:delText>
              </w:r>
              <w:r w:rsidDel="000934B8">
                <w:delText>initiator of the FTP connection</w:delText>
              </w:r>
              <w:bookmarkStart w:id="19915" w:name="_Toc489460983"/>
              <w:bookmarkEnd w:id="19915"/>
            </w:del>
          </w:p>
          <w:p w14:paraId="26078E7B" w14:textId="1CB319FF" w:rsidR="00AD6DB4" w:rsidRPr="00671C8B" w:rsidDel="000934B8" w:rsidRDefault="00AD6DB4" w:rsidP="00166AF3">
            <w:pPr>
              <w:pStyle w:val="TableBody"/>
              <w:rPr>
                <w:del w:id="19916" w:author="Alban Roche" w:date="2017-08-02T16:45:00Z"/>
              </w:rPr>
            </w:pPr>
            <w:del w:id="19917" w:author="Alban Roche" w:date="2017-08-02T16:45:00Z">
              <w:r w:rsidRPr="00671C8B" w:rsidDel="000934B8">
                <w:delText>0</w:delText>
              </w:r>
              <w:r w:rsidRPr="00671C8B" w:rsidDel="000934B8">
                <w:tab/>
                <w:delText>Active. The server is initiator of the FTP data connection</w:delText>
              </w:r>
              <w:bookmarkStart w:id="19918" w:name="_Toc489460984"/>
              <w:bookmarkEnd w:id="19918"/>
            </w:del>
          </w:p>
          <w:p w14:paraId="0AF1CDBE" w14:textId="48249231" w:rsidR="00AD6DB4" w:rsidRPr="00671C8B" w:rsidDel="000934B8" w:rsidRDefault="00AD6DB4" w:rsidP="00166AF3">
            <w:pPr>
              <w:pStyle w:val="TableBody"/>
              <w:rPr>
                <w:del w:id="19919" w:author="Alban Roche" w:date="2017-08-02T16:45:00Z"/>
              </w:rPr>
            </w:pPr>
            <w:del w:id="19920" w:author="Alban Roche" w:date="2017-08-02T16:45:00Z">
              <w:r w:rsidRPr="00671C8B" w:rsidDel="000934B8">
                <w:rPr>
                  <w:u w:val="single"/>
                </w:rPr>
                <w:delText>1</w:delText>
              </w:r>
              <w:r w:rsidRPr="00671C8B" w:rsidDel="000934B8">
                <w:tab/>
                <w:delText xml:space="preserve">Passive. The client is initiator of the FTP data connection in order to avoid the proxy </w:delText>
              </w:r>
              <w:r w:rsidDel="000934B8">
                <w:tab/>
              </w:r>
              <w:r w:rsidRPr="00671C8B" w:rsidDel="000934B8">
                <w:delText xml:space="preserve">filtrate. The passive data transfer process “listens” on the data port for a connection </w:delText>
              </w:r>
              <w:r w:rsidDel="000934B8">
                <w:tab/>
              </w:r>
              <w:r w:rsidRPr="00671C8B" w:rsidDel="000934B8">
                <w:delText>from the active transfer process in order to open the data connection</w:delText>
              </w:r>
              <w:bookmarkStart w:id="19921" w:name="_Toc489460985"/>
              <w:bookmarkEnd w:id="19921"/>
            </w:del>
          </w:p>
          <w:p w14:paraId="796EA951" w14:textId="3E0932CC" w:rsidR="00AD6DB4" w:rsidRPr="006928C8" w:rsidDel="000934B8" w:rsidRDefault="00AD6DB4" w:rsidP="00166AF3">
            <w:pPr>
              <w:pStyle w:val="TableBody"/>
              <w:rPr>
                <w:del w:id="19922" w:author="Alban Roche" w:date="2017-08-02T16:45:00Z"/>
                <w:sz w:val="14"/>
                <w:szCs w:val="14"/>
              </w:rPr>
            </w:pPr>
            <w:bookmarkStart w:id="19923" w:name="_Toc489460986"/>
            <w:bookmarkEnd w:id="19923"/>
          </w:p>
          <w:p w14:paraId="25628A94" w14:textId="657C3D2B" w:rsidR="00AD6DB4" w:rsidRPr="00671C8B" w:rsidDel="000934B8" w:rsidRDefault="00AD6DB4" w:rsidP="00166AF3">
            <w:pPr>
              <w:pStyle w:val="TableBody"/>
              <w:rPr>
                <w:del w:id="19924" w:author="Alban Roche" w:date="2017-08-02T16:45:00Z"/>
              </w:rPr>
            </w:pPr>
            <w:del w:id="19925" w:author="Alban Roche" w:date="2017-08-02T16:45:00Z">
              <w:r w:rsidRPr="00671C8B" w:rsidDel="000934B8">
                <w:rPr>
                  <w:b/>
                </w:rPr>
                <w:delText>&lt;start&gt;</w:delText>
              </w:r>
              <w:r w:rsidRPr="00671C8B" w:rsidDel="000934B8">
                <w:tab/>
                <w:delText>Specifies</w:delText>
              </w:r>
              <w:r w:rsidRPr="00671C8B" w:rsidDel="000934B8">
                <w:rPr>
                  <w:b/>
                </w:rPr>
                <w:delText xml:space="preserve"> </w:delText>
              </w:r>
              <w:r w:rsidRPr="00671C8B" w:rsidDel="000934B8">
                <w:delText xml:space="preserve">whether to start the FTP connection immediately. </w:delText>
              </w:r>
              <w:bookmarkStart w:id="19926" w:name="_Toc489460987"/>
              <w:bookmarkEnd w:id="19926"/>
            </w:del>
          </w:p>
          <w:p w14:paraId="506B16DF" w14:textId="0C4000B5" w:rsidR="00AD6DB4" w:rsidRPr="00671C8B" w:rsidDel="000934B8" w:rsidRDefault="00AD6DB4" w:rsidP="00166AF3">
            <w:pPr>
              <w:pStyle w:val="TableBody"/>
              <w:rPr>
                <w:del w:id="19927" w:author="Alban Roche" w:date="2017-08-02T16:45:00Z"/>
              </w:rPr>
            </w:pPr>
            <w:del w:id="19928" w:author="Alban Roche" w:date="2017-08-02T16:45:00Z">
              <w:r w:rsidRPr="00671C8B" w:rsidDel="000934B8">
                <w:delText>0</w:delText>
              </w:r>
              <w:r w:rsidRPr="00671C8B" w:rsidDel="000934B8">
                <w:tab/>
                <w:delText>Start the FTP connection later by +KFTPCNX</w:delText>
              </w:r>
              <w:bookmarkStart w:id="19929" w:name="_Toc489460988"/>
              <w:bookmarkEnd w:id="19929"/>
            </w:del>
          </w:p>
          <w:p w14:paraId="37595150" w14:textId="1836C203" w:rsidR="00AD6DB4" w:rsidRPr="00671C8B" w:rsidDel="000934B8" w:rsidRDefault="00AD6DB4" w:rsidP="00166AF3">
            <w:pPr>
              <w:pStyle w:val="TableBody"/>
              <w:rPr>
                <w:del w:id="19930" w:author="Alban Roche" w:date="2017-08-02T16:45:00Z"/>
              </w:rPr>
            </w:pPr>
            <w:del w:id="19931" w:author="Alban Roche" w:date="2017-08-02T16:45:00Z">
              <w:r w:rsidRPr="00671C8B" w:rsidDel="000934B8">
                <w:rPr>
                  <w:u w:val="single"/>
                </w:rPr>
                <w:delText>1</w:delText>
              </w:r>
              <w:r w:rsidRPr="00671C8B" w:rsidDel="000934B8">
                <w:tab/>
                <w:delText>Start the FTP connection immediately</w:delText>
              </w:r>
              <w:bookmarkStart w:id="19932" w:name="_Toc489460989"/>
              <w:bookmarkEnd w:id="19932"/>
            </w:del>
          </w:p>
          <w:p w14:paraId="78913DE7" w14:textId="07BDAAD6" w:rsidR="00AD6DB4" w:rsidRPr="006928C8" w:rsidDel="000934B8" w:rsidRDefault="00AD6DB4" w:rsidP="00166AF3">
            <w:pPr>
              <w:pStyle w:val="TableBody"/>
              <w:rPr>
                <w:del w:id="19933" w:author="Alban Roche" w:date="2017-08-02T16:45:00Z"/>
                <w:b/>
                <w:sz w:val="14"/>
                <w:szCs w:val="14"/>
              </w:rPr>
            </w:pPr>
            <w:bookmarkStart w:id="19934" w:name="_Toc489460990"/>
            <w:bookmarkEnd w:id="19934"/>
          </w:p>
          <w:p w14:paraId="7700D0EF" w14:textId="7C1BE56C" w:rsidR="00AD6DB4" w:rsidRPr="00671C8B" w:rsidDel="000934B8" w:rsidRDefault="00AD6DB4" w:rsidP="00166AF3">
            <w:pPr>
              <w:pStyle w:val="TableBody"/>
              <w:rPr>
                <w:del w:id="19935" w:author="Alban Roche" w:date="2017-08-02T16:45:00Z"/>
              </w:rPr>
            </w:pPr>
            <w:del w:id="19936" w:author="Alban Roche" w:date="2017-08-02T16:45:00Z">
              <w:r w:rsidRPr="00671C8B" w:rsidDel="000934B8">
                <w:rPr>
                  <w:b/>
                </w:rPr>
                <w:delText>&lt;started&gt;</w:delText>
              </w:r>
              <w:r w:rsidRPr="00671C8B" w:rsidDel="000934B8">
                <w:tab/>
                <w:delText>Specifies</w:delText>
              </w:r>
              <w:r w:rsidRPr="00671C8B" w:rsidDel="000934B8">
                <w:rPr>
                  <w:b/>
                </w:rPr>
                <w:delText xml:space="preserve"> </w:delText>
              </w:r>
              <w:r w:rsidRPr="00671C8B" w:rsidDel="000934B8">
                <w:delText>whether to the FTP connection is started</w:delText>
              </w:r>
              <w:bookmarkStart w:id="19937" w:name="_Toc489460991"/>
              <w:bookmarkEnd w:id="19937"/>
            </w:del>
          </w:p>
          <w:p w14:paraId="755C5124" w14:textId="2DEEA2EB" w:rsidR="00AD6DB4" w:rsidRPr="00671C8B" w:rsidDel="000934B8" w:rsidRDefault="00AD6DB4" w:rsidP="00166AF3">
            <w:pPr>
              <w:pStyle w:val="TableBody"/>
              <w:rPr>
                <w:del w:id="19938" w:author="Alban Roche" w:date="2017-08-02T16:45:00Z"/>
              </w:rPr>
            </w:pPr>
            <w:del w:id="19939" w:author="Alban Roche" w:date="2017-08-02T16:45:00Z">
              <w:r w:rsidRPr="00671C8B" w:rsidDel="000934B8">
                <w:delText>0</w:delText>
              </w:r>
              <w:r w:rsidRPr="00671C8B" w:rsidDel="000934B8">
                <w:tab/>
                <w:delText>FTP connection is not started yet</w:delText>
              </w:r>
              <w:bookmarkStart w:id="19940" w:name="_Toc489460992"/>
              <w:bookmarkEnd w:id="19940"/>
            </w:del>
          </w:p>
          <w:p w14:paraId="71A1B6B4" w14:textId="36341464" w:rsidR="00AD6DB4" w:rsidRPr="00671C8B" w:rsidDel="000934B8" w:rsidRDefault="00AD6DB4" w:rsidP="00166AF3">
            <w:pPr>
              <w:pStyle w:val="TableBody"/>
              <w:rPr>
                <w:del w:id="19941" w:author="Alban Roche" w:date="2017-08-02T16:45:00Z"/>
              </w:rPr>
            </w:pPr>
            <w:del w:id="19942" w:author="Alban Roche" w:date="2017-08-02T16:45:00Z">
              <w:r w:rsidRPr="00671C8B" w:rsidDel="000934B8">
                <w:delText>1</w:delText>
              </w:r>
              <w:r w:rsidRPr="00671C8B" w:rsidDel="000934B8">
                <w:tab/>
                <w:delText>FTP connection is started</w:delText>
              </w:r>
              <w:bookmarkStart w:id="19943" w:name="_Toc489460993"/>
              <w:bookmarkEnd w:id="19943"/>
            </w:del>
          </w:p>
          <w:p w14:paraId="63EB157E" w14:textId="06FF0B8F" w:rsidR="00AD6DB4" w:rsidRPr="00671C8B" w:rsidDel="000934B8" w:rsidRDefault="00AD6DB4" w:rsidP="00166AF3">
            <w:pPr>
              <w:pStyle w:val="TableBody"/>
              <w:rPr>
                <w:del w:id="19944" w:author="Alban Roche" w:date="2017-08-02T16:45:00Z"/>
              </w:rPr>
            </w:pPr>
            <w:bookmarkStart w:id="19945" w:name="_Toc489460994"/>
            <w:bookmarkEnd w:id="19945"/>
          </w:p>
          <w:p w14:paraId="4CA47796" w14:textId="57EA3EE7" w:rsidR="00AD6DB4" w:rsidRPr="00671C8B" w:rsidDel="000934B8" w:rsidRDefault="00AD6DB4" w:rsidP="00166AF3">
            <w:pPr>
              <w:pStyle w:val="TableBody"/>
              <w:rPr>
                <w:del w:id="19946" w:author="Alban Roche" w:date="2017-08-02T16:45:00Z"/>
              </w:rPr>
            </w:pPr>
            <w:del w:id="19947" w:author="Alban Roche" w:date="2017-08-02T16:45:00Z">
              <w:r w:rsidRPr="00671C8B" w:rsidDel="000934B8">
                <w:rPr>
                  <w:b/>
                </w:rPr>
                <w:delText>&lt;af&gt;</w:delText>
              </w:r>
              <w:r w:rsidRPr="00671C8B" w:rsidDel="000934B8">
                <w:rPr>
                  <w:b/>
                </w:rPr>
                <w:tab/>
              </w:r>
              <w:r w:rsidRPr="00671C8B" w:rsidDel="000934B8">
                <w:delText>Address family used for the connection.</w:delText>
              </w:r>
              <w:bookmarkStart w:id="19948" w:name="_Toc489460995"/>
              <w:bookmarkEnd w:id="19948"/>
            </w:del>
          </w:p>
          <w:p w14:paraId="5C8C9626" w14:textId="749EC21B" w:rsidR="00AD6DB4" w:rsidRPr="00671C8B" w:rsidDel="000934B8" w:rsidRDefault="00AD6DB4" w:rsidP="00166AF3">
            <w:pPr>
              <w:pStyle w:val="TableBody"/>
              <w:rPr>
                <w:del w:id="19949" w:author="Alban Roche" w:date="2017-08-02T16:45:00Z"/>
              </w:rPr>
            </w:pPr>
            <w:del w:id="19950" w:author="Alban Roche" w:date="2017-08-02T16:45:00Z">
              <w:r w:rsidRPr="00671C8B" w:rsidDel="000934B8">
                <w:rPr>
                  <w:u w:val="single"/>
                </w:rPr>
                <w:delText>0</w:delText>
              </w:r>
              <w:r w:rsidRPr="00671C8B" w:rsidDel="000934B8">
                <w:tab/>
                <w:delText>IPV4</w:delText>
              </w:r>
              <w:bookmarkStart w:id="19951" w:name="_Toc489460996"/>
              <w:bookmarkEnd w:id="19951"/>
            </w:del>
          </w:p>
          <w:p w14:paraId="186915C9" w14:textId="78E4957E" w:rsidR="00AD6DB4" w:rsidRPr="00671C8B" w:rsidDel="000934B8" w:rsidRDefault="00AD6DB4" w:rsidP="00166AF3">
            <w:pPr>
              <w:pStyle w:val="TableBody"/>
              <w:rPr>
                <w:del w:id="19952" w:author="Alban Roche" w:date="2017-08-02T16:45:00Z"/>
              </w:rPr>
            </w:pPr>
            <w:del w:id="19953" w:author="Alban Roche" w:date="2017-08-02T16:45:00Z">
              <w:r w:rsidRPr="00671C8B" w:rsidDel="000934B8">
                <w:delText>1</w:delText>
              </w:r>
              <w:r w:rsidRPr="00671C8B" w:rsidDel="000934B8">
                <w:tab/>
                <w:delText>IPV6</w:delText>
              </w:r>
              <w:bookmarkStart w:id="19954" w:name="_Toc489460997"/>
              <w:bookmarkEnd w:id="19954"/>
            </w:del>
          </w:p>
          <w:p w14:paraId="12757BAA" w14:textId="74480166" w:rsidR="00AD6DB4" w:rsidRPr="00671C8B" w:rsidDel="000934B8" w:rsidRDefault="00AD6DB4" w:rsidP="00166AF3">
            <w:pPr>
              <w:pStyle w:val="TableBody"/>
              <w:rPr>
                <w:del w:id="19955" w:author="Alban Roche" w:date="2017-08-02T16:45:00Z"/>
              </w:rPr>
            </w:pPr>
            <w:bookmarkStart w:id="19956" w:name="_Toc489460998"/>
            <w:bookmarkEnd w:id="19956"/>
          </w:p>
          <w:p w14:paraId="4015F2B6" w14:textId="064CD05C" w:rsidR="00AD6DB4" w:rsidRPr="00671C8B" w:rsidDel="000934B8" w:rsidRDefault="00AD6DB4" w:rsidP="00166AF3">
            <w:pPr>
              <w:pStyle w:val="TableBody"/>
              <w:rPr>
                <w:del w:id="19957" w:author="Alban Roche" w:date="2017-08-02T16:45:00Z"/>
              </w:rPr>
            </w:pPr>
            <w:del w:id="19958" w:author="Alban Roche" w:date="2017-08-02T16:45:00Z">
              <w:r w:rsidRPr="00671C8B" w:rsidDel="000934B8">
                <w:rPr>
                  <w:b/>
                </w:rPr>
                <w:delText>&lt;ftp_cause&gt;</w:delText>
              </w:r>
              <w:r w:rsidRPr="00671C8B" w:rsidDel="000934B8">
                <w:rPr>
                  <w:b/>
                </w:rPr>
                <w:tab/>
              </w:r>
              <w:r w:rsidRPr="00671C8B" w:rsidDel="000934B8">
                <w:delText>Integer type</w:delText>
              </w:r>
              <w:r w:rsidDel="000934B8">
                <w:delText xml:space="preserve"> that i</w:delText>
              </w:r>
              <w:r w:rsidRPr="00671C8B" w:rsidDel="000934B8">
                <w:delText>ndicates the cause of the FTP connection failure.</w:delText>
              </w:r>
              <w:bookmarkStart w:id="19959" w:name="_Toc489460999"/>
              <w:bookmarkEnd w:id="19959"/>
            </w:del>
          </w:p>
          <w:p w14:paraId="250D14AC" w14:textId="480BEB48" w:rsidR="00AD6DB4" w:rsidRPr="00671C8B" w:rsidDel="000934B8" w:rsidRDefault="00AD6DB4" w:rsidP="00166AF3">
            <w:pPr>
              <w:pStyle w:val="TableBody"/>
              <w:rPr>
                <w:del w:id="19960" w:author="Alban Roche" w:date="2017-08-02T16:45:00Z"/>
              </w:rPr>
            </w:pPr>
            <w:del w:id="19961" w:author="Alban Roche" w:date="2017-08-02T16:45:00Z">
              <w:r w:rsidRPr="00671C8B" w:rsidDel="000934B8">
                <w:delText>0</w:delText>
              </w:r>
              <w:r w:rsidRPr="00671C8B" w:rsidDel="000934B8">
                <w:tab/>
              </w:r>
              <w:r w:rsidDel="000934B8">
                <w:delText>T</w:delText>
              </w:r>
              <w:r w:rsidRPr="00671C8B" w:rsidDel="000934B8">
                <w:delText>he sending or the retrieving was impossible due to request timeout</w:delText>
              </w:r>
              <w:bookmarkStart w:id="19962" w:name="_Toc489461000"/>
              <w:bookmarkEnd w:id="19962"/>
            </w:del>
          </w:p>
          <w:p w14:paraId="01DEDB30" w14:textId="72378294" w:rsidR="00AD6DB4" w:rsidRPr="00671C8B" w:rsidDel="000934B8" w:rsidRDefault="00AD6DB4" w:rsidP="00166AF3">
            <w:pPr>
              <w:pStyle w:val="TableBody"/>
              <w:rPr>
                <w:del w:id="19963" w:author="Alban Roche" w:date="2017-08-02T16:45:00Z"/>
              </w:rPr>
            </w:pPr>
            <w:del w:id="19964" w:author="Alban Roche" w:date="2017-08-02T16:45:00Z">
              <w:r w:rsidRPr="00671C8B" w:rsidDel="000934B8">
                <w:delText>1</w:delText>
              </w:r>
              <w:r w:rsidRPr="00671C8B" w:rsidDel="000934B8">
                <w:tab/>
              </w:r>
              <w:r w:rsidDel="000934B8">
                <w:delText>I</w:delText>
              </w:r>
              <w:r w:rsidRPr="00671C8B" w:rsidDel="000934B8">
                <w:delText>mpossible to connect to the server due to DNS resolution failure</w:delText>
              </w:r>
              <w:bookmarkStart w:id="19965" w:name="_Toc489461001"/>
              <w:bookmarkEnd w:id="19965"/>
            </w:del>
          </w:p>
          <w:p w14:paraId="5D8B659A" w14:textId="6C951EFF" w:rsidR="00AD6DB4" w:rsidRPr="00671C8B" w:rsidDel="000934B8" w:rsidRDefault="00AD6DB4" w:rsidP="00166AF3">
            <w:pPr>
              <w:pStyle w:val="TableBody"/>
              <w:rPr>
                <w:del w:id="19966" w:author="Alban Roche" w:date="2017-08-02T16:45:00Z"/>
              </w:rPr>
            </w:pPr>
            <w:del w:id="19967" w:author="Alban Roche" w:date="2017-08-02T16:45:00Z">
              <w:r w:rsidRPr="00671C8B" w:rsidDel="000934B8">
                <w:delText>2</w:delText>
              </w:r>
              <w:r w:rsidRPr="00671C8B" w:rsidDel="000934B8">
                <w:tab/>
              </w:r>
              <w:r w:rsidDel="000934B8">
                <w:delText>I</w:delText>
              </w:r>
              <w:r w:rsidRPr="00671C8B" w:rsidDel="000934B8">
                <w:delText>mpossible to download a file due to connection troubles</w:delText>
              </w:r>
              <w:bookmarkStart w:id="19968" w:name="_Toc489461002"/>
              <w:bookmarkEnd w:id="19968"/>
            </w:del>
          </w:p>
          <w:p w14:paraId="47C5A262" w14:textId="5693BC37" w:rsidR="00AD6DB4" w:rsidRPr="00671C8B" w:rsidDel="000934B8" w:rsidRDefault="00AD6DB4" w:rsidP="00166AF3">
            <w:pPr>
              <w:pStyle w:val="TableBody"/>
              <w:rPr>
                <w:del w:id="19969" w:author="Alban Roche" w:date="2017-08-02T16:45:00Z"/>
              </w:rPr>
            </w:pPr>
            <w:del w:id="19970" w:author="Alban Roche" w:date="2017-08-02T16:45:00Z">
              <w:r w:rsidRPr="00671C8B" w:rsidDel="000934B8">
                <w:delText>3</w:delText>
              </w:r>
              <w:r w:rsidRPr="00671C8B" w:rsidDel="000934B8">
                <w:tab/>
              </w:r>
              <w:r w:rsidDel="000934B8">
                <w:delText>D</w:delText>
              </w:r>
              <w:r w:rsidRPr="00671C8B" w:rsidDel="000934B8">
                <w:delText>ownload was impossible due to connection timeout</w:delText>
              </w:r>
              <w:bookmarkStart w:id="19971" w:name="_Toc489461003"/>
              <w:bookmarkEnd w:id="19971"/>
            </w:del>
          </w:p>
          <w:p w14:paraId="03F3677E" w14:textId="36CEB2D5" w:rsidR="00AD6DB4" w:rsidRPr="00671C8B" w:rsidDel="000934B8" w:rsidRDefault="00AD6DB4" w:rsidP="00166AF3">
            <w:pPr>
              <w:pStyle w:val="TableBody"/>
              <w:rPr>
                <w:del w:id="19972" w:author="Alban Roche" w:date="2017-08-02T16:45:00Z"/>
              </w:rPr>
            </w:pPr>
            <w:del w:id="19973" w:author="Alban Roche" w:date="2017-08-02T16:45:00Z">
              <w:r w:rsidRPr="00671C8B" w:rsidDel="000934B8">
                <w:delText>4</w:delText>
              </w:r>
              <w:r w:rsidRPr="00671C8B" w:rsidDel="000934B8">
                <w:tab/>
              </w:r>
              <w:r w:rsidDel="000934B8">
                <w:delText>N</w:delText>
              </w:r>
              <w:r w:rsidRPr="00671C8B" w:rsidDel="000934B8">
                <w:delText>o network available</w:delText>
              </w:r>
              <w:bookmarkStart w:id="19974" w:name="_Toc489461004"/>
              <w:bookmarkEnd w:id="19974"/>
            </w:del>
          </w:p>
          <w:p w14:paraId="2BD5F0BE" w14:textId="7CCE025D" w:rsidR="00AD6DB4" w:rsidRPr="00671C8B" w:rsidDel="000934B8" w:rsidRDefault="00AD6DB4" w:rsidP="00166AF3">
            <w:pPr>
              <w:pStyle w:val="TableBody"/>
              <w:rPr>
                <w:del w:id="19975" w:author="Alban Roche" w:date="2017-08-02T16:45:00Z"/>
              </w:rPr>
            </w:pPr>
            <w:del w:id="19976" w:author="Alban Roche" w:date="2017-08-02T16:45:00Z">
              <w:r w:rsidDel="000934B8">
                <w:delText>5</w:delText>
              </w:r>
              <w:r w:rsidDel="000934B8">
                <w:tab/>
                <w:delText>F</w:delText>
              </w:r>
              <w:r w:rsidRPr="00671C8B" w:rsidDel="000934B8">
                <w:delText>lash access trouble</w:delText>
              </w:r>
              <w:bookmarkStart w:id="19977" w:name="_Toc489461005"/>
              <w:bookmarkEnd w:id="19977"/>
            </w:del>
          </w:p>
          <w:p w14:paraId="498163B1" w14:textId="2D3EF4DD" w:rsidR="00AD6DB4" w:rsidRPr="00671C8B" w:rsidDel="000934B8" w:rsidRDefault="00AD6DB4" w:rsidP="00166AF3">
            <w:pPr>
              <w:pStyle w:val="TableBody"/>
              <w:rPr>
                <w:del w:id="19978" w:author="Alban Roche" w:date="2017-08-02T16:45:00Z"/>
              </w:rPr>
            </w:pPr>
            <w:del w:id="19979" w:author="Alban Roche" w:date="2017-08-02T16:45:00Z">
              <w:r w:rsidDel="000934B8">
                <w:delText>6</w:delText>
              </w:r>
              <w:r w:rsidDel="000934B8">
                <w:tab/>
                <w:delText>F</w:delText>
              </w:r>
              <w:r w:rsidRPr="00671C8B" w:rsidDel="000934B8">
                <w:delText>lash memory full</w:delText>
              </w:r>
              <w:bookmarkStart w:id="19980" w:name="_Toc489461006"/>
              <w:bookmarkEnd w:id="19980"/>
            </w:del>
          </w:p>
          <w:p w14:paraId="03DA5FC3" w14:textId="392FBB07" w:rsidR="00AD6DB4" w:rsidRPr="00671C8B" w:rsidDel="000934B8" w:rsidRDefault="00AD6DB4" w:rsidP="00166AF3">
            <w:pPr>
              <w:pStyle w:val="TableBody"/>
              <w:rPr>
                <w:del w:id="19981" w:author="Alban Roche" w:date="2017-08-02T16:45:00Z"/>
              </w:rPr>
            </w:pPr>
            <w:del w:id="19982" w:author="Alban Roche" w:date="2017-08-02T16:45:00Z">
              <w:r w:rsidDel="000934B8">
                <w:delText>7</w:delText>
              </w:r>
              <w:r w:rsidDel="000934B8">
                <w:tab/>
                <w:delText>N</w:delText>
              </w:r>
              <w:r w:rsidRPr="00671C8B" w:rsidDel="000934B8">
                <w:delText>etwork error</w:delText>
              </w:r>
              <w:bookmarkStart w:id="19983" w:name="_Toc489461007"/>
              <w:bookmarkEnd w:id="19983"/>
            </w:del>
          </w:p>
          <w:p w14:paraId="6B9862E0" w14:textId="2191E4E5" w:rsidR="00AD6DB4" w:rsidRPr="00671C8B" w:rsidDel="000934B8" w:rsidRDefault="00AD6DB4" w:rsidP="00166AF3">
            <w:pPr>
              <w:pStyle w:val="TableBody"/>
              <w:rPr>
                <w:del w:id="19984" w:author="Alban Roche" w:date="2017-08-02T16:45:00Z"/>
                <w:u w:val="single"/>
              </w:rPr>
            </w:pPr>
            <w:del w:id="19985" w:author="Alban Roche" w:date="2017-08-02T16:45:00Z">
              <w:r w:rsidDel="000934B8">
                <w:delText>XXX</w:delText>
              </w:r>
              <w:r w:rsidDel="000934B8">
                <w:tab/>
                <w:delText>Three-digit</w:delText>
              </w:r>
              <w:r w:rsidRPr="00671C8B" w:rsidDel="000934B8">
                <w:delText xml:space="preserve"> reply cod</w:delText>
              </w:r>
              <w:r w:rsidDel="000934B8">
                <w:delText>e</w:delText>
              </w:r>
              <w:r w:rsidRPr="00671C8B" w:rsidDel="000934B8">
                <w:delText xml:space="preserve"> from </w:delText>
              </w:r>
              <w:r w:rsidDel="000934B8">
                <w:delText xml:space="preserve">the </w:delText>
              </w:r>
              <w:r w:rsidRPr="00671C8B" w:rsidDel="000934B8">
                <w:delText xml:space="preserve">FTP server. See section </w:delText>
              </w:r>
              <w:r w:rsidRPr="00671C8B" w:rsidDel="000934B8">
                <w:rPr>
                  <w:lang w:eastAsia="zh-CN"/>
                </w:rPr>
                <w:fldChar w:fldCharType="begin"/>
              </w:r>
              <w:r w:rsidRPr="00671C8B" w:rsidDel="000934B8">
                <w:delInstrText xml:space="preserve"> REF _Ref368908782 \w \h </w:delInstrText>
              </w:r>
              <w:r w:rsidDel="000934B8">
                <w:rPr>
                  <w:lang w:eastAsia="zh-CN"/>
                </w:rPr>
                <w:delInstrText xml:space="preserve"> \* MERGEFORMAT </w:delInstrText>
              </w:r>
              <w:r w:rsidRPr="00671C8B" w:rsidDel="000934B8">
                <w:rPr>
                  <w:lang w:eastAsia="zh-CN"/>
                </w:rPr>
              </w:r>
              <w:r w:rsidRPr="00671C8B" w:rsidDel="000934B8">
                <w:rPr>
                  <w:lang w:eastAsia="zh-CN"/>
                </w:rPr>
                <w:fldChar w:fldCharType="separate"/>
              </w:r>
              <w:r w:rsidR="00BD7547" w:rsidDel="000934B8">
                <w:delText>18.2.5</w:delText>
              </w:r>
              <w:r w:rsidRPr="00671C8B" w:rsidDel="000934B8">
                <w:rPr>
                  <w:lang w:eastAsia="zh-CN"/>
                </w:rPr>
                <w:fldChar w:fldCharType="end"/>
              </w:r>
              <w:r w:rsidRPr="00671C8B" w:rsidDel="000934B8">
                <w:rPr>
                  <w:lang w:eastAsia="zh-CN"/>
                </w:rPr>
                <w:delText xml:space="preserve"> </w:delText>
              </w:r>
              <w:r w:rsidRPr="00671C8B" w:rsidDel="000934B8">
                <w:rPr>
                  <w:lang w:eastAsia="zh-CN"/>
                </w:rPr>
                <w:fldChar w:fldCharType="begin"/>
              </w:r>
              <w:r w:rsidRPr="00671C8B" w:rsidDel="000934B8">
                <w:rPr>
                  <w:lang w:eastAsia="zh-CN"/>
                </w:rPr>
                <w:delInstrText xml:space="preserve"> REF _Ref368908782 \h </w:delInstrText>
              </w:r>
              <w:r w:rsidDel="000934B8">
                <w:rPr>
                  <w:lang w:eastAsia="zh-CN"/>
                </w:rPr>
                <w:delInstrText xml:space="preserve"> \* MERGEFORMAT </w:delInstrText>
              </w:r>
              <w:r w:rsidRPr="00671C8B" w:rsidDel="000934B8">
                <w:rPr>
                  <w:lang w:eastAsia="zh-CN"/>
                </w:rPr>
              </w:r>
              <w:r w:rsidRPr="00671C8B" w:rsidDel="000934B8">
                <w:rPr>
                  <w:lang w:eastAsia="zh-CN"/>
                </w:rPr>
                <w:fldChar w:fldCharType="separate"/>
              </w:r>
              <w:r w:rsidR="00BD7547" w:rsidRPr="00671C8B" w:rsidDel="000934B8">
                <w:delText>FTP Reply Codes</w:delText>
              </w:r>
              <w:r w:rsidRPr="00671C8B" w:rsidDel="000934B8">
                <w:rPr>
                  <w:lang w:eastAsia="zh-CN"/>
                </w:rPr>
                <w:fldChar w:fldCharType="end"/>
              </w:r>
              <w:bookmarkStart w:id="19986" w:name="_Toc489461008"/>
              <w:bookmarkEnd w:id="19986"/>
            </w:del>
          </w:p>
        </w:tc>
        <w:bookmarkStart w:id="19987" w:name="_Toc489461009"/>
        <w:bookmarkEnd w:id="19987"/>
      </w:tr>
      <w:tr w:rsidR="00AD6DB4" w:rsidRPr="00671C8B" w:rsidDel="000934B8" w14:paraId="5EC96D5C" w14:textId="58AD3EA1" w:rsidTr="00166AF3">
        <w:trPr>
          <w:del w:id="19988" w:author="Alban Roche" w:date="2017-08-02T16:45:00Z"/>
        </w:trPr>
        <w:tc>
          <w:tcPr>
            <w:tcW w:w="1728" w:type="dxa"/>
          </w:tcPr>
          <w:p w14:paraId="7B79169E" w14:textId="495E97EE" w:rsidR="00AD6DB4" w:rsidRPr="00671C8B" w:rsidDel="000934B8" w:rsidRDefault="00AD6DB4" w:rsidP="00166AF3">
            <w:pPr>
              <w:pStyle w:val="TableBody"/>
              <w:rPr>
                <w:del w:id="19989" w:author="Alban Roche" w:date="2017-08-02T16:45:00Z"/>
                <w:u w:val="single"/>
              </w:rPr>
            </w:pPr>
            <w:del w:id="19990" w:author="Alban Roche" w:date="2017-08-02T16:45:00Z">
              <w:r w:rsidRPr="00671C8B" w:rsidDel="000934B8">
                <w:rPr>
                  <w:u w:val="single"/>
                </w:rPr>
                <w:delText>Reference</w:delText>
              </w:r>
              <w:bookmarkStart w:id="19991" w:name="_Toc489461010"/>
              <w:bookmarkEnd w:id="19991"/>
            </w:del>
          </w:p>
          <w:p w14:paraId="6F65AE85" w14:textId="4968FAA3" w:rsidR="00AD6DB4" w:rsidRPr="00671C8B" w:rsidDel="000934B8" w:rsidRDefault="00AD6DB4" w:rsidP="00166AF3">
            <w:pPr>
              <w:pStyle w:val="TableBody"/>
              <w:rPr>
                <w:del w:id="19992" w:author="Alban Roche" w:date="2017-08-02T16:45:00Z"/>
              </w:rPr>
            </w:pPr>
            <w:del w:id="19993" w:author="Alban Roche" w:date="2017-08-02T16:45:00Z">
              <w:r w:rsidRPr="00671C8B" w:rsidDel="000934B8">
                <w:delText>Sierra Wireless Proprietary</w:delText>
              </w:r>
              <w:bookmarkStart w:id="19994" w:name="_Toc489461011"/>
              <w:bookmarkEnd w:id="19994"/>
            </w:del>
          </w:p>
          <w:p w14:paraId="2AE51FBA" w14:textId="5B640BF1" w:rsidR="00AD6DB4" w:rsidRPr="00671C8B" w:rsidDel="000934B8" w:rsidRDefault="00AD6DB4" w:rsidP="00166AF3">
            <w:pPr>
              <w:pStyle w:val="TableBody"/>
              <w:rPr>
                <w:del w:id="19995" w:author="Alban Roche" w:date="2017-08-02T16:45:00Z"/>
                <w:u w:val="single"/>
              </w:rPr>
            </w:pPr>
            <w:bookmarkStart w:id="19996" w:name="_Toc489461012"/>
            <w:bookmarkEnd w:id="19996"/>
          </w:p>
        </w:tc>
        <w:tc>
          <w:tcPr>
            <w:tcW w:w="7560" w:type="dxa"/>
          </w:tcPr>
          <w:p w14:paraId="32FEDC57" w14:textId="133B2C01" w:rsidR="00AD6DB4" w:rsidRPr="00671C8B" w:rsidDel="000934B8" w:rsidRDefault="00AD6DB4" w:rsidP="00166AF3">
            <w:pPr>
              <w:pStyle w:val="TableBody"/>
              <w:rPr>
                <w:del w:id="19997" w:author="Alban Roche" w:date="2017-08-02T16:45:00Z"/>
                <w:u w:val="single"/>
              </w:rPr>
            </w:pPr>
            <w:del w:id="19998" w:author="Alban Roche" w:date="2017-08-02T16:45:00Z">
              <w:r w:rsidRPr="00671C8B" w:rsidDel="000934B8">
                <w:rPr>
                  <w:u w:val="single"/>
                </w:rPr>
                <w:delText>Notes</w:delText>
              </w:r>
              <w:bookmarkStart w:id="19999" w:name="_Toc489461013"/>
              <w:bookmarkEnd w:id="19999"/>
            </w:del>
          </w:p>
          <w:p w14:paraId="7657D12A" w14:textId="0BC5A9A7" w:rsidR="00AD6DB4" w:rsidRPr="00671C8B" w:rsidDel="000934B8" w:rsidRDefault="00AD6DB4" w:rsidP="0059466D">
            <w:pPr>
              <w:pStyle w:val="TableBody"/>
              <w:numPr>
                <w:ilvl w:val="0"/>
                <w:numId w:val="158"/>
              </w:numPr>
              <w:rPr>
                <w:del w:id="20000" w:author="Alban Roche" w:date="2017-08-02T16:45:00Z"/>
              </w:rPr>
            </w:pPr>
            <w:del w:id="20001" w:author="Alban Roche" w:date="2017-08-02T16:45:00Z">
              <w:r w:rsidDel="000934B8">
                <w:delText>The write</w:delText>
              </w:r>
              <w:r w:rsidRPr="00671C8B" w:rsidDel="000934B8">
                <w:delText xml:space="preserve"> command sets the server name, login, password, port number and mode for </w:delText>
              </w:r>
              <w:r w:rsidDel="000934B8">
                <w:delText xml:space="preserve">FTP </w:delText>
              </w:r>
              <w:r w:rsidRPr="00671C8B" w:rsidDel="000934B8">
                <w:delText>operations</w:delText>
              </w:r>
              <w:r w:rsidDel="000934B8">
                <w:delText>.</w:delText>
              </w:r>
              <w:bookmarkStart w:id="20002" w:name="_Toc489461014"/>
              <w:bookmarkEnd w:id="20002"/>
            </w:del>
          </w:p>
          <w:p w14:paraId="2200371D" w14:textId="3482292A" w:rsidR="00AD6DB4" w:rsidDel="000934B8" w:rsidRDefault="00AD6DB4" w:rsidP="0059466D">
            <w:pPr>
              <w:pStyle w:val="TableBody"/>
              <w:numPr>
                <w:ilvl w:val="0"/>
                <w:numId w:val="158"/>
              </w:numPr>
              <w:rPr>
                <w:del w:id="20003" w:author="Alban Roche" w:date="2017-08-02T16:45:00Z"/>
              </w:rPr>
            </w:pPr>
            <w:del w:id="20004" w:author="Alban Roche" w:date="2017-08-02T16:45:00Z">
              <w:r w:rsidDel="000934B8">
                <w:delText>This command (with &lt;start&gt; = 0) can be used before setting up +KCNXCFG. Note however that the latter is required to start the connection properly.</w:delText>
              </w:r>
              <w:bookmarkStart w:id="20005" w:name="_Toc489461015"/>
              <w:bookmarkEnd w:id="20005"/>
            </w:del>
          </w:p>
          <w:p w14:paraId="7D4F1AF0" w14:textId="321131B8" w:rsidR="00AD6DB4" w:rsidRPr="00671C8B" w:rsidDel="000934B8" w:rsidRDefault="00AD6DB4" w:rsidP="0059466D">
            <w:pPr>
              <w:pStyle w:val="TableBody"/>
              <w:numPr>
                <w:ilvl w:val="0"/>
                <w:numId w:val="158"/>
              </w:numPr>
              <w:rPr>
                <w:del w:id="20006" w:author="Alban Roche" w:date="2017-08-02T16:45:00Z"/>
              </w:rPr>
            </w:pPr>
            <w:del w:id="20007" w:author="Alban Roche" w:date="2017-08-02T16:45:00Z">
              <w:r w:rsidDel="000934B8">
                <w:delText>The result of the FTP connection is notified using unsolicited response.</w:delText>
              </w:r>
              <w:bookmarkStart w:id="20008" w:name="_Toc489461016"/>
              <w:bookmarkEnd w:id="20008"/>
            </w:del>
          </w:p>
        </w:tc>
        <w:bookmarkStart w:id="20009" w:name="_Toc489461017"/>
        <w:bookmarkEnd w:id="20009"/>
      </w:tr>
      <w:tr w:rsidR="00AD6DB4" w:rsidRPr="00671C8B" w:rsidDel="000934B8" w14:paraId="46AB0573" w14:textId="32311AE2" w:rsidTr="00166AF3">
        <w:trPr>
          <w:del w:id="20010" w:author="Alban Roche" w:date="2017-08-02T16:45:00Z"/>
        </w:trPr>
        <w:tc>
          <w:tcPr>
            <w:tcW w:w="1728" w:type="dxa"/>
          </w:tcPr>
          <w:p w14:paraId="70754C25" w14:textId="3DDE932C" w:rsidR="00AD6DB4" w:rsidRPr="00671C8B" w:rsidDel="000934B8" w:rsidRDefault="00AD6DB4" w:rsidP="00166AF3">
            <w:pPr>
              <w:pStyle w:val="TableBody"/>
              <w:rPr>
                <w:del w:id="20011" w:author="Alban Roche" w:date="2017-08-02T16:45:00Z"/>
                <w:i/>
              </w:rPr>
            </w:pPr>
            <w:del w:id="20012" w:author="Alban Roche" w:date="2017-08-02T16:45:00Z">
              <w:r w:rsidRPr="00671C8B" w:rsidDel="000934B8">
                <w:rPr>
                  <w:u w:val="single"/>
                </w:rPr>
                <w:delText>Example</w:delText>
              </w:r>
              <w:bookmarkStart w:id="20013" w:name="_Toc489461018"/>
              <w:bookmarkEnd w:id="20013"/>
            </w:del>
          </w:p>
        </w:tc>
        <w:tc>
          <w:tcPr>
            <w:tcW w:w="7560" w:type="dxa"/>
          </w:tcPr>
          <w:p w14:paraId="5EF70C98" w14:textId="65EC381A" w:rsidR="00AD6DB4" w:rsidRPr="00671C8B" w:rsidDel="000934B8" w:rsidRDefault="00AD6DB4" w:rsidP="00166AF3">
            <w:pPr>
              <w:pStyle w:val="TableBody"/>
              <w:rPr>
                <w:del w:id="20014" w:author="Alban Roche" w:date="2017-08-02T16:45:00Z"/>
                <w:b/>
                <w:u w:val="single"/>
              </w:rPr>
            </w:pPr>
            <w:del w:id="20015" w:author="Alban Roche" w:date="2017-08-02T16:45:00Z">
              <w:r w:rsidRPr="00671C8B" w:rsidDel="000934B8">
                <w:rPr>
                  <w:b/>
                </w:rPr>
                <w:delText>AT+KFTPCFG=1,"ftp.connect.com","username","password",21,0</w:delText>
              </w:r>
              <w:bookmarkStart w:id="20016" w:name="_Toc489461019"/>
              <w:bookmarkEnd w:id="20016"/>
            </w:del>
          </w:p>
        </w:tc>
        <w:bookmarkStart w:id="20017" w:name="_Toc489461020"/>
        <w:bookmarkEnd w:id="20017"/>
      </w:tr>
    </w:tbl>
    <w:p w14:paraId="29FCEBA3" w14:textId="66CDC1C2" w:rsidR="00AD6DB4" w:rsidRPr="00671C8B" w:rsidDel="000934B8" w:rsidRDefault="00AD6DB4" w:rsidP="0059466D">
      <w:pPr>
        <w:pStyle w:val="Heading3"/>
        <w:numPr>
          <w:ilvl w:val="2"/>
          <w:numId w:val="11"/>
        </w:numPr>
        <w:ind w:left="1260" w:hanging="1260"/>
        <w:rPr>
          <w:del w:id="20018" w:author="Alban Roche" w:date="2017-08-02T16:45:00Z"/>
        </w:rPr>
      </w:pPr>
      <w:bookmarkStart w:id="20019" w:name="_Toc448912358"/>
      <w:bookmarkStart w:id="20020" w:name="_Toc486251775"/>
      <w:bookmarkStart w:id="20021" w:name="_Toc345081478"/>
      <w:bookmarkStart w:id="20022" w:name="_Toc349753215"/>
      <w:bookmarkStart w:id="20023" w:name="_Toc349754114"/>
      <w:bookmarkStart w:id="20024" w:name="_Ref366746601"/>
      <w:bookmarkStart w:id="20025" w:name="_Ref369093610"/>
      <w:bookmarkStart w:id="20026" w:name="_Toc368586169"/>
      <w:del w:id="20027" w:author="Alban Roche" w:date="2017-08-02T16:45:00Z">
        <w:r w:rsidRPr="00671C8B" w:rsidDel="000934B8">
          <w:delText>+KFTPCNX Command: Start FTP Connection</w:delText>
        </w:r>
        <w:bookmarkStart w:id="20028" w:name="_Toc489461021"/>
        <w:bookmarkEnd w:id="20019"/>
        <w:bookmarkEnd w:id="20020"/>
        <w:bookmarkEnd w:id="20028"/>
      </w:del>
    </w:p>
    <w:tbl>
      <w:tblPr>
        <w:tblStyle w:val="TableSWIleft"/>
        <w:tblW w:w="9288" w:type="dxa"/>
        <w:tblLayout w:type="fixed"/>
        <w:tblLook w:val="04A0" w:firstRow="1" w:lastRow="0" w:firstColumn="1" w:lastColumn="0" w:noHBand="0" w:noVBand="1"/>
      </w:tblPr>
      <w:tblGrid>
        <w:gridCol w:w="1728"/>
        <w:gridCol w:w="7560"/>
      </w:tblGrid>
      <w:tr w:rsidR="00AD6DB4" w:rsidRPr="00671C8B" w:rsidDel="000934B8" w14:paraId="05F7FB9B" w14:textId="4E5AA5F0" w:rsidTr="00166AF3">
        <w:trPr>
          <w:cnfStyle w:val="100000000000" w:firstRow="1" w:lastRow="0" w:firstColumn="0" w:lastColumn="0" w:oddVBand="0" w:evenVBand="0" w:oddHBand="0" w:evenHBand="0" w:firstRowFirstColumn="0" w:firstRowLastColumn="0" w:lastRowFirstColumn="0" w:lastRowLastColumn="0"/>
          <w:del w:id="20029" w:author="Alban Roche" w:date="2017-08-02T16:45:00Z"/>
        </w:trPr>
        <w:tc>
          <w:tcPr>
            <w:tcW w:w="9288" w:type="dxa"/>
            <w:gridSpan w:val="2"/>
          </w:tcPr>
          <w:p w14:paraId="66E8A467" w14:textId="51B2AB18" w:rsidR="00AD6DB4" w:rsidRPr="00671C8B" w:rsidDel="000934B8" w:rsidRDefault="00AD6DB4">
            <w:pPr>
              <w:pStyle w:val="TableRowHead"/>
              <w:spacing w:before="144" w:after="144"/>
              <w:rPr>
                <w:del w:id="20030" w:author="Alban Roche" w:date="2017-08-02T16:45:00Z"/>
                <w:bCs w:val="0"/>
              </w:rPr>
            </w:pPr>
            <w:del w:id="20031" w:author="Alban Roche" w:date="2017-08-02T14:40:00Z">
              <w:r w:rsidDel="00F22490">
                <w:delText>HL7618, HL7618RD, HL7648, HL7650, HL7688, HL7690 and HL7692</w:delText>
              </w:r>
            </w:del>
            <w:bookmarkStart w:id="20032" w:name="_Toc489461022"/>
            <w:bookmarkEnd w:id="20032"/>
          </w:p>
        </w:tc>
        <w:bookmarkStart w:id="20033" w:name="_Toc489461023"/>
        <w:bookmarkEnd w:id="20033"/>
      </w:tr>
      <w:tr w:rsidR="00AD6DB4" w:rsidRPr="00671C8B" w:rsidDel="000934B8" w14:paraId="27BE8065" w14:textId="2AD170BC" w:rsidTr="00166AF3">
        <w:trPr>
          <w:cantSplit w:val="0"/>
          <w:trHeight w:val="1058"/>
          <w:del w:id="20034" w:author="Alban Roche" w:date="2017-08-02T16:45:00Z"/>
        </w:trPr>
        <w:tc>
          <w:tcPr>
            <w:tcW w:w="1728" w:type="dxa"/>
          </w:tcPr>
          <w:p w14:paraId="157C2A46" w14:textId="47E8EB69" w:rsidR="00AD6DB4" w:rsidDel="000934B8" w:rsidRDefault="00AD6DB4" w:rsidP="00166AF3">
            <w:pPr>
              <w:pStyle w:val="TableBody"/>
              <w:rPr>
                <w:del w:id="20035" w:author="Alban Roche" w:date="2017-08-02T16:45:00Z"/>
              </w:rPr>
            </w:pPr>
            <w:del w:id="20036" w:author="Alban Roche" w:date="2017-08-02T16:45:00Z">
              <w:r w:rsidDel="000934B8">
                <w:rPr>
                  <w:i/>
                </w:rPr>
                <w:delText>Test command</w:delText>
              </w:r>
              <w:bookmarkStart w:id="20037" w:name="_Toc489461024"/>
              <w:bookmarkEnd w:id="20037"/>
            </w:del>
          </w:p>
          <w:p w14:paraId="576E8569" w14:textId="4D9C028C" w:rsidR="00AD6DB4" w:rsidDel="000934B8" w:rsidRDefault="00AD6DB4" w:rsidP="00166AF3">
            <w:pPr>
              <w:pStyle w:val="TableBody"/>
              <w:rPr>
                <w:del w:id="20038" w:author="Alban Roche" w:date="2017-08-02T16:45:00Z"/>
              </w:rPr>
            </w:pPr>
            <w:bookmarkStart w:id="20039" w:name="_Toc489461025"/>
            <w:bookmarkEnd w:id="20039"/>
          </w:p>
          <w:p w14:paraId="46010002" w14:textId="14F2D0F2" w:rsidR="00AD6DB4" w:rsidDel="000934B8" w:rsidRDefault="00AD6DB4" w:rsidP="00166AF3">
            <w:pPr>
              <w:pStyle w:val="TableBody"/>
              <w:rPr>
                <w:del w:id="20040" w:author="Alban Roche" w:date="2017-08-02T16:45:00Z"/>
              </w:rPr>
            </w:pPr>
            <w:del w:id="20041" w:author="Alban Roche" w:date="2017-08-02T16:45:00Z">
              <w:r w:rsidRPr="00CB4B23" w:rsidDel="000934B8">
                <w:rPr>
                  <w:u w:val="single"/>
                </w:rPr>
                <w:delText>Syntax</w:delText>
              </w:r>
              <w:bookmarkStart w:id="20042" w:name="_Toc489461026"/>
              <w:bookmarkEnd w:id="20042"/>
            </w:del>
          </w:p>
          <w:p w14:paraId="2F6A3806" w14:textId="2976B9F7" w:rsidR="00AD6DB4" w:rsidRPr="00CB4B23" w:rsidDel="000934B8" w:rsidRDefault="00AD6DB4" w:rsidP="00166AF3">
            <w:pPr>
              <w:pStyle w:val="TableBody"/>
              <w:rPr>
                <w:del w:id="20043" w:author="Alban Roche" w:date="2017-08-02T16:45:00Z"/>
                <w:b/>
              </w:rPr>
            </w:pPr>
            <w:del w:id="20044" w:author="Alban Roche" w:date="2017-08-02T16:45:00Z">
              <w:r w:rsidRPr="00CB4B23" w:rsidDel="000934B8">
                <w:rPr>
                  <w:b/>
                </w:rPr>
                <w:delText>AT+KFTPCNX=?</w:delText>
              </w:r>
              <w:bookmarkStart w:id="20045" w:name="_Toc489461027"/>
              <w:bookmarkEnd w:id="20045"/>
            </w:del>
          </w:p>
        </w:tc>
        <w:tc>
          <w:tcPr>
            <w:tcW w:w="7560" w:type="dxa"/>
          </w:tcPr>
          <w:p w14:paraId="18F41C38" w14:textId="4AC8F426" w:rsidR="00AD6DB4" w:rsidDel="000934B8" w:rsidRDefault="00AD6DB4" w:rsidP="00166AF3">
            <w:pPr>
              <w:pStyle w:val="TableBody"/>
              <w:rPr>
                <w:del w:id="20046" w:author="Alban Roche" w:date="2017-08-02T16:45:00Z"/>
                <w:u w:val="single"/>
              </w:rPr>
            </w:pPr>
            <w:bookmarkStart w:id="20047" w:name="_Toc489461028"/>
            <w:bookmarkEnd w:id="20047"/>
          </w:p>
          <w:p w14:paraId="67EB423E" w14:textId="1A4B3138" w:rsidR="00AD6DB4" w:rsidDel="000934B8" w:rsidRDefault="00AD6DB4" w:rsidP="00166AF3">
            <w:pPr>
              <w:pStyle w:val="TableBody"/>
              <w:rPr>
                <w:del w:id="20048" w:author="Alban Roche" w:date="2017-08-02T16:45:00Z"/>
                <w:u w:val="single"/>
              </w:rPr>
            </w:pPr>
            <w:bookmarkStart w:id="20049" w:name="_Toc489461029"/>
            <w:bookmarkEnd w:id="20049"/>
          </w:p>
          <w:p w14:paraId="475943AD" w14:textId="4DEB7621" w:rsidR="00AD6DB4" w:rsidDel="000934B8" w:rsidRDefault="00AD6DB4" w:rsidP="00166AF3">
            <w:pPr>
              <w:pStyle w:val="TableBody"/>
              <w:rPr>
                <w:del w:id="20050" w:author="Alban Roche" w:date="2017-08-02T16:45:00Z"/>
              </w:rPr>
            </w:pPr>
            <w:del w:id="20051" w:author="Alban Roche" w:date="2017-08-02T16:45:00Z">
              <w:r w:rsidDel="000934B8">
                <w:rPr>
                  <w:u w:val="single"/>
                </w:rPr>
                <w:delText>Response</w:delText>
              </w:r>
              <w:bookmarkStart w:id="20052" w:name="_Toc489461030"/>
              <w:bookmarkEnd w:id="20052"/>
            </w:del>
          </w:p>
          <w:p w14:paraId="4686270D" w14:textId="7282CCF2" w:rsidR="00AD6DB4" w:rsidRPr="00CB4B23" w:rsidDel="000934B8" w:rsidRDefault="00AD6DB4" w:rsidP="00166AF3">
            <w:pPr>
              <w:pStyle w:val="TableBody"/>
              <w:rPr>
                <w:del w:id="20053" w:author="Alban Roche" w:date="2017-08-02T16:45:00Z"/>
                <w:b/>
              </w:rPr>
            </w:pPr>
            <w:del w:id="20054" w:author="Alban Roche" w:date="2017-08-02T16:45:00Z">
              <w:r w:rsidRPr="00CB4B23" w:rsidDel="000934B8">
                <w:rPr>
                  <w:b/>
                </w:rPr>
                <w:delText>+KFTPCNX: (</w:delText>
              </w:r>
              <w:r w:rsidDel="000934B8">
                <w:delText xml:space="preserve">list of possible </w:delText>
              </w:r>
              <w:r w:rsidRPr="00CB4B23" w:rsidDel="000934B8">
                <w:rPr>
                  <w:b/>
                </w:rPr>
                <w:delText>&lt;session_id&gt;</w:delText>
              </w:r>
              <w:r w:rsidDel="000934B8">
                <w:delText>s</w:delText>
              </w:r>
              <w:r w:rsidRPr="00CB4B23" w:rsidDel="000934B8">
                <w:rPr>
                  <w:b/>
                </w:rPr>
                <w:delText>)</w:delText>
              </w:r>
              <w:bookmarkStart w:id="20055" w:name="_Toc489461031"/>
              <w:bookmarkEnd w:id="20055"/>
            </w:del>
          </w:p>
          <w:p w14:paraId="23950A72" w14:textId="77E1C1B7" w:rsidR="00AD6DB4" w:rsidRPr="00CB4B23" w:rsidDel="000934B8" w:rsidRDefault="00AD6DB4" w:rsidP="00166AF3">
            <w:pPr>
              <w:pStyle w:val="TableBody"/>
              <w:rPr>
                <w:del w:id="20056" w:author="Alban Roche" w:date="2017-08-02T16:45:00Z"/>
              </w:rPr>
            </w:pPr>
            <w:del w:id="20057" w:author="Alban Roche" w:date="2017-08-02T16:45:00Z">
              <w:r w:rsidRPr="00CB4B23" w:rsidDel="000934B8">
                <w:rPr>
                  <w:b/>
                </w:rPr>
                <w:delText>OK</w:delText>
              </w:r>
              <w:bookmarkStart w:id="20058" w:name="_Toc489461032"/>
              <w:bookmarkEnd w:id="20058"/>
            </w:del>
          </w:p>
        </w:tc>
        <w:bookmarkStart w:id="20059" w:name="_Toc489461033"/>
        <w:bookmarkEnd w:id="20059"/>
      </w:tr>
      <w:tr w:rsidR="00AD6DB4" w:rsidRPr="00671C8B" w:rsidDel="000934B8" w14:paraId="29FE7EAE" w14:textId="584C3B5A" w:rsidTr="00166AF3">
        <w:trPr>
          <w:cantSplit w:val="0"/>
          <w:trHeight w:val="1058"/>
          <w:del w:id="20060" w:author="Alban Roche" w:date="2017-08-02T16:45:00Z"/>
        </w:trPr>
        <w:tc>
          <w:tcPr>
            <w:tcW w:w="1728" w:type="dxa"/>
          </w:tcPr>
          <w:p w14:paraId="52507962" w14:textId="59FEDC6D" w:rsidR="00AD6DB4" w:rsidRPr="00671C8B" w:rsidDel="000934B8" w:rsidRDefault="00AD6DB4" w:rsidP="00166AF3">
            <w:pPr>
              <w:pStyle w:val="TableBody"/>
              <w:rPr>
                <w:del w:id="20061" w:author="Alban Roche" w:date="2017-08-02T16:45:00Z"/>
                <w:i/>
              </w:rPr>
            </w:pPr>
            <w:del w:id="20062" w:author="Alban Roche" w:date="2017-08-02T16:45:00Z">
              <w:r w:rsidRPr="00671C8B" w:rsidDel="000934B8">
                <w:rPr>
                  <w:i/>
                </w:rPr>
                <w:delText>Write command</w:delText>
              </w:r>
              <w:bookmarkStart w:id="20063" w:name="_Toc489461034"/>
              <w:bookmarkEnd w:id="20063"/>
            </w:del>
          </w:p>
          <w:p w14:paraId="744D8482" w14:textId="215B2448" w:rsidR="00AD6DB4" w:rsidRPr="00671C8B" w:rsidDel="000934B8" w:rsidRDefault="00AD6DB4" w:rsidP="00166AF3">
            <w:pPr>
              <w:pStyle w:val="TableBody"/>
              <w:rPr>
                <w:del w:id="20064" w:author="Alban Roche" w:date="2017-08-02T16:45:00Z"/>
              </w:rPr>
            </w:pPr>
            <w:bookmarkStart w:id="20065" w:name="_Toc489461035"/>
            <w:bookmarkEnd w:id="20065"/>
          </w:p>
          <w:p w14:paraId="5CE15C3F" w14:textId="46A396E9" w:rsidR="00AD6DB4" w:rsidRPr="00671C8B" w:rsidDel="000934B8" w:rsidRDefault="00AD6DB4" w:rsidP="00166AF3">
            <w:pPr>
              <w:pStyle w:val="TableBody"/>
              <w:rPr>
                <w:del w:id="20066" w:author="Alban Roche" w:date="2017-08-02T16:45:00Z"/>
                <w:u w:val="single"/>
              </w:rPr>
            </w:pPr>
            <w:del w:id="20067" w:author="Alban Roche" w:date="2017-08-02T16:45:00Z">
              <w:r w:rsidRPr="00671C8B" w:rsidDel="000934B8">
                <w:rPr>
                  <w:u w:val="single"/>
                </w:rPr>
                <w:delText>Syntax</w:delText>
              </w:r>
              <w:bookmarkStart w:id="20068" w:name="_Toc489461036"/>
              <w:bookmarkEnd w:id="20068"/>
            </w:del>
          </w:p>
          <w:p w14:paraId="4C9CC1D1" w14:textId="30C44869" w:rsidR="00AD6DB4" w:rsidRPr="00671C8B" w:rsidDel="000934B8" w:rsidRDefault="00AD6DB4" w:rsidP="00166AF3">
            <w:pPr>
              <w:pStyle w:val="TableBody"/>
              <w:rPr>
                <w:del w:id="20069" w:author="Alban Roche" w:date="2017-08-02T16:45:00Z"/>
              </w:rPr>
            </w:pPr>
            <w:del w:id="20070" w:author="Alban Roche" w:date="2017-08-02T16:45:00Z">
              <w:r w:rsidRPr="00671C8B" w:rsidDel="000934B8">
                <w:rPr>
                  <w:b/>
                </w:rPr>
                <w:delText>AT+KFTPCNX=</w:delText>
              </w:r>
              <w:r w:rsidDel="000934B8">
                <w:rPr>
                  <w:b/>
                </w:rPr>
                <w:br/>
              </w:r>
              <w:r w:rsidRPr="00671C8B" w:rsidDel="000934B8">
                <w:rPr>
                  <w:b/>
                </w:rPr>
                <w:delText>&lt;session_id&gt;</w:delText>
              </w:r>
              <w:bookmarkStart w:id="20071" w:name="_Toc489461037"/>
              <w:bookmarkEnd w:id="20071"/>
            </w:del>
          </w:p>
        </w:tc>
        <w:tc>
          <w:tcPr>
            <w:tcW w:w="7560" w:type="dxa"/>
          </w:tcPr>
          <w:p w14:paraId="34C43C1A" w14:textId="751AB284" w:rsidR="00AD6DB4" w:rsidRPr="00671C8B" w:rsidDel="000934B8" w:rsidRDefault="00AD6DB4" w:rsidP="00166AF3">
            <w:pPr>
              <w:pStyle w:val="TableBody"/>
              <w:rPr>
                <w:del w:id="20072" w:author="Alban Roche" w:date="2017-08-02T16:45:00Z"/>
                <w:u w:val="single"/>
              </w:rPr>
            </w:pPr>
            <w:bookmarkStart w:id="20073" w:name="_Toc489461038"/>
            <w:bookmarkEnd w:id="20073"/>
          </w:p>
          <w:p w14:paraId="67428EBB" w14:textId="1C3F7202" w:rsidR="00AD6DB4" w:rsidRPr="00671C8B" w:rsidDel="000934B8" w:rsidRDefault="00AD6DB4" w:rsidP="00166AF3">
            <w:pPr>
              <w:pStyle w:val="TableBody"/>
              <w:rPr>
                <w:del w:id="20074" w:author="Alban Roche" w:date="2017-08-02T16:45:00Z"/>
                <w:u w:val="single"/>
              </w:rPr>
            </w:pPr>
            <w:bookmarkStart w:id="20075" w:name="_Toc489461039"/>
            <w:bookmarkEnd w:id="20075"/>
          </w:p>
          <w:p w14:paraId="7F6A7B3D" w14:textId="723AC25E" w:rsidR="00AD6DB4" w:rsidRPr="00671C8B" w:rsidDel="000934B8" w:rsidRDefault="00AD6DB4" w:rsidP="00166AF3">
            <w:pPr>
              <w:pStyle w:val="TableBody"/>
              <w:rPr>
                <w:del w:id="20076" w:author="Alban Roche" w:date="2017-08-02T16:45:00Z"/>
                <w:u w:val="single"/>
              </w:rPr>
            </w:pPr>
            <w:del w:id="20077" w:author="Alban Roche" w:date="2017-08-02T16:45:00Z">
              <w:r w:rsidRPr="00671C8B" w:rsidDel="000934B8">
                <w:rPr>
                  <w:u w:val="single"/>
                </w:rPr>
                <w:delText>Response</w:delText>
              </w:r>
              <w:bookmarkStart w:id="20078" w:name="_Toc489461040"/>
              <w:bookmarkEnd w:id="20078"/>
            </w:del>
          </w:p>
          <w:p w14:paraId="3306D529" w14:textId="46193AE5" w:rsidR="00AD6DB4" w:rsidRPr="00671C8B" w:rsidDel="000934B8" w:rsidRDefault="00AD6DB4" w:rsidP="00166AF3">
            <w:pPr>
              <w:pStyle w:val="TableBody"/>
              <w:rPr>
                <w:del w:id="20079" w:author="Alban Roche" w:date="2017-08-02T16:45:00Z"/>
                <w:b/>
              </w:rPr>
            </w:pPr>
            <w:del w:id="20080" w:author="Alban Roche" w:date="2017-08-02T16:45:00Z">
              <w:r w:rsidRPr="00671C8B" w:rsidDel="000934B8">
                <w:rPr>
                  <w:b/>
                </w:rPr>
                <w:delText>OK</w:delText>
              </w:r>
              <w:bookmarkStart w:id="20081" w:name="_Toc489461041"/>
              <w:bookmarkEnd w:id="20081"/>
            </w:del>
          </w:p>
          <w:p w14:paraId="282C656E" w14:textId="50F53576" w:rsidR="00AD6DB4" w:rsidRPr="00C318EF" w:rsidDel="000934B8" w:rsidRDefault="00AD6DB4" w:rsidP="00166AF3">
            <w:pPr>
              <w:pStyle w:val="TableBody"/>
              <w:rPr>
                <w:del w:id="20082" w:author="Alban Roche" w:date="2017-08-02T16:45:00Z"/>
                <w:b/>
              </w:rPr>
            </w:pPr>
            <w:bookmarkStart w:id="20083" w:name="_Toc489461042"/>
            <w:bookmarkEnd w:id="20083"/>
          </w:p>
          <w:p w14:paraId="4A3BF724" w14:textId="23A09933" w:rsidR="00AD6DB4" w:rsidRPr="00C318EF" w:rsidDel="000934B8" w:rsidRDefault="00AD6DB4" w:rsidP="00166AF3">
            <w:pPr>
              <w:pStyle w:val="TableBody"/>
              <w:rPr>
                <w:del w:id="20084" w:author="Alban Roche" w:date="2017-08-02T16:45:00Z"/>
              </w:rPr>
            </w:pPr>
            <w:del w:id="20085" w:author="Alban Roche" w:date="2017-08-02T16:45:00Z">
              <w:r w:rsidRPr="00C318EF" w:rsidDel="000934B8">
                <w:delText>or</w:delText>
              </w:r>
              <w:bookmarkStart w:id="20086" w:name="_Toc489461043"/>
              <w:bookmarkEnd w:id="20086"/>
            </w:del>
          </w:p>
          <w:p w14:paraId="7984F32C" w14:textId="2BA461F6" w:rsidR="00AD6DB4" w:rsidRPr="00671C8B" w:rsidDel="000934B8" w:rsidRDefault="00AD6DB4" w:rsidP="00166AF3">
            <w:pPr>
              <w:pStyle w:val="TableBody"/>
              <w:rPr>
                <w:del w:id="20087" w:author="Alban Roche" w:date="2017-08-02T16:45:00Z"/>
                <w:b/>
                <w:lang w:eastAsia="zh-CN"/>
              </w:rPr>
            </w:pPr>
            <w:del w:id="20088" w:author="Alban Roche" w:date="2017-08-02T16:45:00Z">
              <w:r w:rsidRPr="00671C8B" w:rsidDel="000934B8">
                <w:rPr>
                  <w:b/>
                </w:rPr>
                <w:delText>NO CARRIER</w:delText>
              </w:r>
              <w:bookmarkStart w:id="20089" w:name="_Toc489461044"/>
              <w:bookmarkEnd w:id="20089"/>
            </w:del>
          </w:p>
          <w:p w14:paraId="7C71C9AE" w14:textId="5B54AE6D" w:rsidR="00AD6DB4" w:rsidRPr="00671C8B" w:rsidDel="000934B8" w:rsidRDefault="00AD6DB4" w:rsidP="00166AF3">
            <w:pPr>
              <w:pStyle w:val="TableBody"/>
              <w:rPr>
                <w:del w:id="20090" w:author="Alban Roche" w:date="2017-08-02T16:45:00Z"/>
                <w:b/>
                <w:lang w:eastAsia="zh-CN"/>
              </w:rPr>
            </w:pPr>
            <w:del w:id="20091" w:author="Alban Roche" w:date="2017-08-02T16:45:00Z">
              <w:r w:rsidRPr="00671C8B" w:rsidDel="000934B8">
                <w:rPr>
                  <w:b/>
                </w:rPr>
                <w:delText>+CME ERROR: &lt;err&gt;</w:delText>
              </w:r>
              <w:bookmarkStart w:id="20092" w:name="_Toc489461045"/>
              <w:bookmarkEnd w:id="20092"/>
            </w:del>
          </w:p>
          <w:p w14:paraId="34530B3A" w14:textId="57A5CD7F" w:rsidR="00AD6DB4" w:rsidRPr="00671C8B" w:rsidDel="000934B8" w:rsidRDefault="00AD6DB4" w:rsidP="00166AF3">
            <w:pPr>
              <w:pStyle w:val="TableBody"/>
              <w:rPr>
                <w:del w:id="20093" w:author="Alban Roche" w:date="2017-08-02T16:45:00Z"/>
                <w:b/>
              </w:rPr>
            </w:pPr>
            <w:del w:id="20094" w:author="Alban Roche" w:date="2017-08-02T16:45:00Z">
              <w:r w:rsidRPr="00671C8B" w:rsidDel="000934B8">
                <w:rPr>
                  <w:b/>
                </w:rPr>
                <w:delText>+KFTP_ERROR:</w:delText>
              </w:r>
              <w:r w:rsidDel="000934B8">
                <w:rPr>
                  <w:b/>
                </w:rPr>
                <w:delText xml:space="preserve"> </w:delText>
              </w:r>
              <w:r w:rsidRPr="00671C8B" w:rsidDel="000934B8">
                <w:rPr>
                  <w:b/>
                </w:rPr>
                <w:delText>&lt;session_id&gt;,&lt;ftp cause&gt;</w:delText>
              </w:r>
              <w:bookmarkStart w:id="20095" w:name="_Toc489461046"/>
              <w:bookmarkEnd w:id="20095"/>
            </w:del>
          </w:p>
          <w:p w14:paraId="70E28303" w14:textId="0EC96877" w:rsidR="00AD6DB4" w:rsidRPr="00671C8B" w:rsidDel="000934B8" w:rsidRDefault="00AD6DB4" w:rsidP="00166AF3">
            <w:pPr>
              <w:pStyle w:val="TableBody"/>
              <w:rPr>
                <w:del w:id="20096" w:author="Alban Roche" w:date="2017-08-02T16:45:00Z"/>
                <w:b/>
              </w:rPr>
            </w:pPr>
            <w:bookmarkStart w:id="20097" w:name="_Toc489461047"/>
            <w:bookmarkEnd w:id="20097"/>
          </w:p>
          <w:p w14:paraId="3CC90D37" w14:textId="6620017B" w:rsidR="00AD6DB4" w:rsidRPr="00671C8B" w:rsidDel="000934B8" w:rsidRDefault="00AD6DB4" w:rsidP="00166AF3">
            <w:pPr>
              <w:pStyle w:val="TableBody"/>
              <w:rPr>
                <w:del w:id="20098" w:author="Alban Roche" w:date="2017-08-02T16:45:00Z"/>
                <w:u w:val="single"/>
              </w:rPr>
            </w:pPr>
            <w:del w:id="20099" w:author="Alban Roche" w:date="2017-08-02T16:45:00Z">
              <w:r w:rsidRPr="00671C8B" w:rsidDel="000934B8">
                <w:rPr>
                  <w:u w:val="single"/>
                </w:rPr>
                <w:delText>Parameters</w:delText>
              </w:r>
              <w:bookmarkStart w:id="20100" w:name="_Toc489461048"/>
              <w:bookmarkEnd w:id="20100"/>
            </w:del>
          </w:p>
          <w:p w14:paraId="080CCC07" w14:textId="3DE40655" w:rsidR="00AD6DB4" w:rsidRPr="00671C8B" w:rsidDel="000934B8" w:rsidRDefault="00AD6DB4" w:rsidP="00166AF3">
            <w:pPr>
              <w:pStyle w:val="TableBody"/>
              <w:ind w:left="1348" w:hanging="1348"/>
              <w:rPr>
                <w:del w:id="20101" w:author="Alban Roche" w:date="2017-08-02T16:45:00Z"/>
              </w:rPr>
            </w:pPr>
            <w:del w:id="20102" w:author="Alban Roche" w:date="2017-08-02T16:45:00Z">
              <w:r w:rsidRPr="00671C8B" w:rsidDel="000934B8">
                <w:rPr>
                  <w:b/>
                </w:rPr>
                <w:delText>&lt;session_id&gt;</w:delText>
              </w:r>
              <w:r w:rsidRPr="00671C8B" w:rsidDel="000934B8">
                <w:rPr>
                  <w:b/>
                </w:rPr>
                <w:tab/>
              </w:r>
              <w:r w:rsidRPr="00671C8B" w:rsidDel="000934B8">
                <w:delText>FTP session</w:delText>
              </w:r>
              <w:r w:rsidDel="000934B8">
                <w:delText xml:space="preserve"> index</w:delText>
              </w:r>
              <w:bookmarkStart w:id="20103" w:name="_Toc489461049"/>
              <w:bookmarkEnd w:id="20103"/>
            </w:del>
          </w:p>
          <w:p w14:paraId="6DFBE23C" w14:textId="6FD3C9F6" w:rsidR="00AD6DB4" w:rsidDel="000934B8" w:rsidRDefault="00AD6DB4" w:rsidP="00166AF3">
            <w:pPr>
              <w:pStyle w:val="TableBody"/>
              <w:ind w:left="1348" w:hanging="1348"/>
              <w:rPr>
                <w:del w:id="20104" w:author="Alban Roche" w:date="2017-08-02T16:45:00Z"/>
              </w:rPr>
            </w:pPr>
            <w:bookmarkStart w:id="20105" w:name="_Toc489461050"/>
            <w:bookmarkEnd w:id="20105"/>
          </w:p>
          <w:p w14:paraId="732312C0" w14:textId="2358D4E6" w:rsidR="00AD6DB4" w:rsidRPr="00671C8B" w:rsidDel="000934B8" w:rsidRDefault="00AD6DB4" w:rsidP="00166AF3">
            <w:pPr>
              <w:pStyle w:val="TableBody"/>
              <w:rPr>
                <w:del w:id="20106" w:author="Alban Roche" w:date="2017-08-02T16:45:00Z"/>
              </w:rPr>
            </w:pPr>
            <w:del w:id="20107" w:author="Alban Roche" w:date="2017-08-02T16:45:00Z">
              <w:r w:rsidRPr="00671C8B" w:rsidDel="000934B8">
                <w:rPr>
                  <w:b/>
                </w:rPr>
                <w:delText>&lt;ftp_cause&gt;</w:delText>
              </w:r>
              <w:r w:rsidRPr="00671C8B" w:rsidDel="000934B8">
                <w:rPr>
                  <w:b/>
                </w:rPr>
                <w:tab/>
              </w:r>
              <w:r w:rsidRPr="00671C8B" w:rsidDel="000934B8">
                <w:rPr>
                  <w:b/>
                </w:rPr>
                <w:tab/>
              </w:r>
              <w:r w:rsidDel="000934B8">
                <w:delText>Integer type that i</w:delText>
              </w:r>
              <w:r w:rsidRPr="00671C8B" w:rsidDel="000934B8">
                <w:delText>ndicates the cause of the FTP connection failure.</w:delText>
              </w:r>
              <w:bookmarkStart w:id="20108" w:name="_Toc489461051"/>
              <w:bookmarkEnd w:id="20108"/>
            </w:del>
          </w:p>
          <w:p w14:paraId="239352CD" w14:textId="52D540BA" w:rsidR="00AD6DB4" w:rsidRPr="00671C8B" w:rsidDel="000934B8" w:rsidRDefault="00AD6DB4" w:rsidP="00166AF3">
            <w:pPr>
              <w:pStyle w:val="TableBody"/>
              <w:rPr>
                <w:del w:id="20109" w:author="Alban Roche" w:date="2017-08-02T16:45:00Z"/>
              </w:rPr>
            </w:pPr>
            <w:del w:id="20110" w:author="Alban Roche" w:date="2017-08-02T16:45:00Z">
              <w:r w:rsidRPr="00671C8B" w:rsidDel="000934B8">
                <w:delText>0</w:delText>
              </w:r>
              <w:r w:rsidRPr="00671C8B" w:rsidDel="000934B8">
                <w:tab/>
              </w:r>
              <w:r w:rsidDel="000934B8">
                <w:delText>S</w:delText>
              </w:r>
              <w:r w:rsidRPr="00671C8B" w:rsidDel="000934B8">
                <w:delText>ending or the retrieving was impossible due to request timeout</w:delText>
              </w:r>
              <w:bookmarkStart w:id="20111" w:name="_Toc489461052"/>
              <w:bookmarkEnd w:id="20111"/>
            </w:del>
          </w:p>
          <w:p w14:paraId="65DC5079" w14:textId="02805426" w:rsidR="00AD6DB4" w:rsidRPr="00671C8B" w:rsidDel="000934B8" w:rsidRDefault="00AD6DB4" w:rsidP="00166AF3">
            <w:pPr>
              <w:pStyle w:val="TableBody"/>
              <w:rPr>
                <w:del w:id="20112" w:author="Alban Roche" w:date="2017-08-02T16:45:00Z"/>
              </w:rPr>
            </w:pPr>
            <w:del w:id="20113" w:author="Alban Roche" w:date="2017-08-02T16:45:00Z">
              <w:r w:rsidRPr="00671C8B" w:rsidDel="000934B8">
                <w:delText>1</w:delText>
              </w:r>
              <w:r w:rsidRPr="00671C8B" w:rsidDel="000934B8">
                <w:tab/>
              </w:r>
              <w:r w:rsidDel="000934B8">
                <w:delText>I</w:delText>
              </w:r>
              <w:r w:rsidRPr="00671C8B" w:rsidDel="000934B8">
                <w:delText>mpossible to connect to the server due to DNS resolution failure</w:delText>
              </w:r>
              <w:bookmarkStart w:id="20114" w:name="_Toc489461053"/>
              <w:bookmarkEnd w:id="20114"/>
            </w:del>
          </w:p>
          <w:p w14:paraId="50080F2B" w14:textId="2955B07B" w:rsidR="00AD6DB4" w:rsidRPr="00671C8B" w:rsidDel="000934B8" w:rsidRDefault="00AD6DB4" w:rsidP="00166AF3">
            <w:pPr>
              <w:pStyle w:val="TableBody"/>
              <w:rPr>
                <w:del w:id="20115" w:author="Alban Roche" w:date="2017-08-02T16:45:00Z"/>
              </w:rPr>
            </w:pPr>
            <w:del w:id="20116" w:author="Alban Roche" w:date="2017-08-02T16:45:00Z">
              <w:r w:rsidRPr="00671C8B" w:rsidDel="000934B8">
                <w:delText>2</w:delText>
              </w:r>
              <w:r w:rsidRPr="00671C8B" w:rsidDel="000934B8">
                <w:tab/>
              </w:r>
              <w:r w:rsidDel="000934B8">
                <w:delText>I</w:delText>
              </w:r>
              <w:r w:rsidRPr="00671C8B" w:rsidDel="000934B8">
                <w:delText>mpossible to download a file due to connection troubles</w:delText>
              </w:r>
              <w:bookmarkStart w:id="20117" w:name="_Toc489461054"/>
              <w:bookmarkEnd w:id="20117"/>
            </w:del>
          </w:p>
          <w:p w14:paraId="603ABCF6" w14:textId="285DB049" w:rsidR="00AD6DB4" w:rsidRPr="00671C8B" w:rsidDel="000934B8" w:rsidRDefault="00AD6DB4" w:rsidP="00166AF3">
            <w:pPr>
              <w:pStyle w:val="TableBody"/>
              <w:rPr>
                <w:del w:id="20118" w:author="Alban Roche" w:date="2017-08-02T16:45:00Z"/>
              </w:rPr>
            </w:pPr>
            <w:del w:id="20119" w:author="Alban Roche" w:date="2017-08-02T16:45:00Z">
              <w:r w:rsidRPr="00671C8B" w:rsidDel="000934B8">
                <w:delText>3</w:delText>
              </w:r>
              <w:r w:rsidRPr="00671C8B" w:rsidDel="000934B8">
                <w:tab/>
              </w:r>
              <w:r w:rsidDel="000934B8">
                <w:delText>D</w:delText>
              </w:r>
              <w:r w:rsidRPr="00671C8B" w:rsidDel="000934B8">
                <w:delText>ownload was impossible due to connection timeout</w:delText>
              </w:r>
              <w:bookmarkStart w:id="20120" w:name="_Toc489461055"/>
              <w:bookmarkEnd w:id="20120"/>
            </w:del>
          </w:p>
          <w:p w14:paraId="48700920" w14:textId="70FC7CDA" w:rsidR="00AD6DB4" w:rsidRPr="00671C8B" w:rsidDel="000934B8" w:rsidRDefault="00AD6DB4" w:rsidP="00166AF3">
            <w:pPr>
              <w:pStyle w:val="TableBody"/>
              <w:rPr>
                <w:del w:id="20121" w:author="Alban Roche" w:date="2017-08-02T16:45:00Z"/>
              </w:rPr>
            </w:pPr>
            <w:del w:id="20122" w:author="Alban Roche" w:date="2017-08-02T16:45:00Z">
              <w:r w:rsidRPr="00671C8B" w:rsidDel="000934B8">
                <w:delText>4</w:delText>
              </w:r>
              <w:r w:rsidRPr="00671C8B" w:rsidDel="000934B8">
                <w:tab/>
              </w:r>
              <w:r w:rsidDel="000934B8">
                <w:delText>N</w:delText>
              </w:r>
              <w:r w:rsidRPr="00671C8B" w:rsidDel="000934B8">
                <w:delText>o network available</w:delText>
              </w:r>
              <w:bookmarkStart w:id="20123" w:name="_Toc489461056"/>
              <w:bookmarkEnd w:id="20123"/>
            </w:del>
          </w:p>
          <w:p w14:paraId="0D1AEFB6" w14:textId="26FA1009" w:rsidR="00AD6DB4" w:rsidRPr="00671C8B" w:rsidDel="000934B8" w:rsidRDefault="00AD6DB4" w:rsidP="00166AF3">
            <w:pPr>
              <w:pStyle w:val="TableBody"/>
              <w:rPr>
                <w:del w:id="20124" w:author="Alban Roche" w:date="2017-08-02T16:45:00Z"/>
              </w:rPr>
            </w:pPr>
            <w:del w:id="20125" w:author="Alban Roche" w:date="2017-08-02T16:45:00Z">
              <w:r w:rsidDel="000934B8">
                <w:delText>5</w:delText>
              </w:r>
              <w:r w:rsidDel="000934B8">
                <w:tab/>
                <w:delText>F</w:delText>
              </w:r>
              <w:r w:rsidRPr="00671C8B" w:rsidDel="000934B8">
                <w:delText>lash access trouble</w:delText>
              </w:r>
              <w:bookmarkStart w:id="20126" w:name="_Toc489461057"/>
              <w:bookmarkEnd w:id="20126"/>
            </w:del>
          </w:p>
          <w:p w14:paraId="5D6ADFD9" w14:textId="6BAE9BEA" w:rsidR="00AD6DB4" w:rsidRPr="00671C8B" w:rsidDel="000934B8" w:rsidRDefault="00AD6DB4" w:rsidP="00166AF3">
            <w:pPr>
              <w:pStyle w:val="TableBody"/>
              <w:rPr>
                <w:del w:id="20127" w:author="Alban Roche" w:date="2017-08-02T16:45:00Z"/>
              </w:rPr>
            </w:pPr>
            <w:del w:id="20128" w:author="Alban Roche" w:date="2017-08-02T16:45:00Z">
              <w:r w:rsidDel="000934B8">
                <w:delText>6</w:delText>
              </w:r>
              <w:r w:rsidDel="000934B8">
                <w:tab/>
                <w:delText>F</w:delText>
              </w:r>
              <w:r w:rsidRPr="00671C8B" w:rsidDel="000934B8">
                <w:delText>lash memory full</w:delText>
              </w:r>
              <w:bookmarkStart w:id="20129" w:name="_Toc489461058"/>
              <w:bookmarkEnd w:id="20129"/>
            </w:del>
          </w:p>
          <w:p w14:paraId="681A73A7" w14:textId="594707C5" w:rsidR="00AD6DB4" w:rsidRPr="00671C8B" w:rsidDel="000934B8" w:rsidRDefault="00AD6DB4" w:rsidP="00166AF3">
            <w:pPr>
              <w:pStyle w:val="TableBody"/>
              <w:rPr>
                <w:del w:id="20130" w:author="Alban Roche" w:date="2017-08-02T16:45:00Z"/>
              </w:rPr>
            </w:pPr>
            <w:del w:id="20131" w:author="Alban Roche" w:date="2017-08-02T16:45:00Z">
              <w:r w:rsidDel="000934B8">
                <w:delText>7</w:delText>
              </w:r>
              <w:r w:rsidDel="000934B8">
                <w:tab/>
                <w:delText>N</w:delText>
              </w:r>
              <w:r w:rsidRPr="00671C8B" w:rsidDel="000934B8">
                <w:delText>etwork error</w:delText>
              </w:r>
              <w:bookmarkStart w:id="20132" w:name="_Toc489461059"/>
              <w:bookmarkEnd w:id="20132"/>
            </w:del>
          </w:p>
          <w:p w14:paraId="59D3B61E" w14:textId="66DA1B0A" w:rsidR="00AD6DB4" w:rsidRPr="00671C8B" w:rsidDel="000934B8" w:rsidRDefault="00AD6DB4" w:rsidP="00166AF3">
            <w:pPr>
              <w:pStyle w:val="TableBody"/>
              <w:rPr>
                <w:del w:id="20133" w:author="Alban Roche" w:date="2017-08-02T16:45:00Z"/>
                <w:lang w:eastAsia="zh-CN"/>
              </w:rPr>
            </w:pPr>
            <w:del w:id="20134" w:author="Alban Roche" w:date="2017-08-02T16:45:00Z">
              <w:r w:rsidDel="000934B8">
                <w:delText>XXX</w:delText>
              </w:r>
              <w:r w:rsidDel="000934B8">
                <w:tab/>
                <w:delText>Three-digit reply code</w:delText>
              </w:r>
              <w:r w:rsidRPr="00671C8B" w:rsidDel="000934B8">
                <w:delText xml:space="preserve"> from </w:delText>
              </w:r>
              <w:r w:rsidDel="000934B8">
                <w:delText xml:space="preserve">the </w:delText>
              </w:r>
              <w:r w:rsidRPr="00671C8B" w:rsidDel="000934B8">
                <w:delText xml:space="preserve">FTP server. See section </w:delText>
              </w:r>
              <w:r w:rsidRPr="00671C8B" w:rsidDel="000934B8">
                <w:rPr>
                  <w:lang w:eastAsia="zh-CN"/>
                </w:rPr>
                <w:fldChar w:fldCharType="begin"/>
              </w:r>
              <w:r w:rsidRPr="00671C8B" w:rsidDel="000934B8">
                <w:delInstrText xml:space="preserve"> REF _Ref368908782 \w \h </w:delInstrText>
              </w:r>
              <w:r w:rsidDel="000934B8">
                <w:rPr>
                  <w:lang w:eastAsia="zh-CN"/>
                </w:rPr>
                <w:delInstrText xml:space="preserve"> \* MERGEFORMAT </w:delInstrText>
              </w:r>
              <w:r w:rsidRPr="00671C8B" w:rsidDel="000934B8">
                <w:rPr>
                  <w:lang w:eastAsia="zh-CN"/>
                </w:rPr>
              </w:r>
              <w:r w:rsidRPr="00671C8B" w:rsidDel="000934B8">
                <w:rPr>
                  <w:lang w:eastAsia="zh-CN"/>
                </w:rPr>
                <w:fldChar w:fldCharType="separate"/>
              </w:r>
              <w:r w:rsidR="00BD7547" w:rsidDel="000934B8">
                <w:delText>18.2.5</w:delText>
              </w:r>
              <w:r w:rsidRPr="00671C8B" w:rsidDel="000934B8">
                <w:rPr>
                  <w:lang w:eastAsia="zh-CN"/>
                </w:rPr>
                <w:fldChar w:fldCharType="end"/>
              </w:r>
              <w:r w:rsidRPr="00671C8B" w:rsidDel="000934B8">
                <w:rPr>
                  <w:lang w:eastAsia="zh-CN"/>
                </w:rPr>
                <w:delText xml:space="preserve"> </w:delText>
              </w:r>
              <w:r w:rsidRPr="00671C8B" w:rsidDel="000934B8">
                <w:rPr>
                  <w:lang w:eastAsia="zh-CN"/>
                </w:rPr>
                <w:fldChar w:fldCharType="begin"/>
              </w:r>
              <w:r w:rsidRPr="00671C8B" w:rsidDel="000934B8">
                <w:rPr>
                  <w:lang w:eastAsia="zh-CN"/>
                </w:rPr>
                <w:delInstrText xml:space="preserve"> REF _Ref368908782 \h </w:delInstrText>
              </w:r>
              <w:r w:rsidDel="000934B8">
                <w:rPr>
                  <w:lang w:eastAsia="zh-CN"/>
                </w:rPr>
                <w:delInstrText xml:space="preserve"> \* MERGEFORMAT </w:delInstrText>
              </w:r>
              <w:r w:rsidRPr="00671C8B" w:rsidDel="000934B8">
                <w:rPr>
                  <w:lang w:eastAsia="zh-CN"/>
                </w:rPr>
              </w:r>
              <w:r w:rsidRPr="00671C8B" w:rsidDel="000934B8">
                <w:rPr>
                  <w:lang w:eastAsia="zh-CN"/>
                </w:rPr>
                <w:fldChar w:fldCharType="separate"/>
              </w:r>
              <w:r w:rsidR="00BD7547" w:rsidRPr="00671C8B" w:rsidDel="000934B8">
                <w:delText>FTP Reply Codes</w:delText>
              </w:r>
              <w:r w:rsidRPr="00671C8B" w:rsidDel="000934B8">
                <w:rPr>
                  <w:lang w:eastAsia="zh-CN"/>
                </w:rPr>
                <w:fldChar w:fldCharType="end"/>
              </w:r>
              <w:bookmarkStart w:id="20135" w:name="_Toc489461060"/>
              <w:bookmarkEnd w:id="20135"/>
            </w:del>
          </w:p>
        </w:tc>
        <w:bookmarkStart w:id="20136" w:name="_Toc489461061"/>
        <w:bookmarkEnd w:id="20136"/>
      </w:tr>
      <w:tr w:rsidR="00AD6DB4" w:rsidRPr="00671C8B" w:rsidDel="000934B8" w14:paraId="0A71D7C3" w14:textId="1243070E" w:rsidTr="00166AF3">
        <w:trPr>
          <w:trHeight w:val="604"/>
          <w:del w:id="20137" w:author="Alban Roche" w:date="2017-08-02T16:45:00Z"/>
        </w:trPr>
        <w:tc>
          <w:tcPr>
            <w:tcW w:w="1728" w:type="dxa"/>
          </w:tcPr>
          <w:p w14:paraId="234EB4A0" w14:textId="0018E554" w:rsidR="00AD6DB4" w:rsidRPr="00671C8B" w:rsidDel="000934B8" w:rsidRDefault="00AD6DB4" w:rsidP="00166AF3">
            <w:pPr>
              <w:pStyle w:val="TableBody"/>
              <w:rPr>
                <w:del w:id="20138" w:author="Alban Roche" w:date="2017-08-02T16:45:00Z"/>
                <w:u w:val="single"/>
              </w:rPr>
            </w:pPr>
            <w:del w:id="20139" w:author="Alban Roche" w:date="2017-08-02T16:45:00Z">
              <w:r w:rsidRPr="00671C8B" w:rsidDel="000934B8">
                <w:rPr>
                  <w:u w:val="single"/>
                </w:rPr>
                <w:delText>Reference</w:delText>
              </w:r>
              <w:bookmarkStart w:id="20140" w:name="_Toc489461062"/>
              <w:bookmarkEnd w:id="20140"/>
            </w:del>
          </w:p>
          <w:p w14:paraId="1D7428AE" w14:textId="04C0E959" w:rsidR="00AD6DB4" w:rsidRPr="00671C8B" w:rsidDel="000934B8" w:rsidRDefault="00AD6DB4" w:rsidP="00166AF3">
            <w:pPr>
              <w:pStyle w:val="TableBody"/>
              <w:rPr>
                <w:del w:id="20141" w:author="Alban Roche" w:date="2017-08-02T16:45:00Z"/>
              </w:rPr>
            </w:pPr>
            <w:del w:id="20142" w:author="Alban Roche" w:date="2017-08-02T16:45:00Z">
              <w:r w:rsidRPr="00671C8B" w:rsidDel="000934B8">
                <w:delText>Sierra Wireless Proprietary</w:delText>
              </w:r>
              <w:bookmarkStart w:id="20143" w:name="_Toc489461063"/>
              <w:bookmarkEnd w:id="20143"/>
            </w:del>
          </w:p>
        </w:tc>
        <w:tc>
          <w:tcPr>
            <w:tcW w:w="7560" w:type="dxa"/>
          </w:tcPr>
          <w:p w14:paraId="0C496ACA" w14:textId="4CC6EBA6" w:rsidR="00AD6DB4" w:rsidRPr="00671C8B" w:rsidDel="000934B8" w:rsidRDefault="00AD6DB4" w:rsidP="00166AF3">
            <w:pPr>
              <w:pStyle w:val="TableBody"/>
              <w:rPr>
                <w:del w:id="20144" w:author="Alban Roche" w:date="2017-08-02T16:45:00Z"/>
                <w:u w:val="single"/>
              </w:rPr>
            </w:pPr>
            <w:del w:id="20145" w:author="Alban Roche" w:date="2017-08-02T16:45:00Z">
              <w:r w:rsidRPr="00671C8B" w:rsidDel="000934B8">
                <w:rPr>
                  <w:u w:val="single"/>
                </w:rPr>
                <w:delText>Notes</w:delText>
              </w:r>
              <w:bookmarkStart w:id="20146" w:name="_Toc489461064"/>
              <w:bookmarkEnd w:id="20146"/>
            </w:del>
          </w:p>
          <w:p w14:paraId="7792771C" w14:textId="4FBF7E9A" w:rsidR="00AD6DB4" w:rsidDel="000934B8" w:rsidRDefault="00AD6DB4" w:rsidP="00166AF3">
            <w:pPr>
              <w:pStyle w:val="TableBody"/>
              <w:numPr>
                <w:ilvl w:val="0"/>
                <w:numId w:val="1"/>
              </w:numPr>
              <w:rPr>
                <w:del w:id="20147" w:author="Alban Roche" w:date="2017-08-02T16:45:00Z"/>
              </w:rPr>
            </w:pPr>
            <w:del w:id="20148" w:author="Alban Roche" w:date="2017-08-02T16:45:00Z">
              <w:r w:rsidRPr="00671C8B" w:rsidDel="000934B8">
                <w:delText xml:space="preserve">This command is used </w:delText>
              </w:r>
              <w:r w:rsidDel="000934B8">
                <w:delText xml:space="preserve">to </w:delText>
              </w:r>
              <w:r w:rsidRPr="00671C8B" w:rsidDel="000934B8">
                <w:delText xml:space="preserve">start the FTP connection created by +KFTPCFG with </w:delText>
              </w:r>
              <w:r w:rsidRPr="00671C8B" w:rsidDel="000934B8">
                <w:rPr>
                  <w:lang w:eastAsia="zh-CN"/>
                </w:rPr>
                <w:delText>&lt;</w:delText>
              </w:r>
              <w:r w:rsidRPr="00671C8B" w:rsidDel="000934B8">
                <w:delText>start</w:delText>
              </w:r>
              <w:r w:rsidRPr="00671C8B" w:rsidDel="000934B8">
                <w:rPr>
                  <w:lang w:eastAsia="zh-CN"/>
                </w:rPr>
                <w:delText>&gt;=0</w:delText>
              </w:r>
              <w:r w:rsidDel="000934B8">
                <w:rPr>
                  <w:lang w:eastAsia="zh-CN"/>
                </w:rPr>
                <w:delText>.</w:delText>
              </w:r>
              <w:bookmarkStart w:id="20149" w:name="_Toc489461065"/>
              <w:bookmarkEnd w:id="20149"/>
            </w:del>
          </w:p>
          <w:p w14:paraId="48F0620F" w14:textId="64C0FCDD" w:rsidR="00AD6DB4" w:rsidDel="000934B8" w:rsidRDefault="00AD6DB4" w:rsidP="00166AF3">
            <w:pPr>
              <w:pStyle w:val="TableBody"/>
              <w:numPr>
                <w:ilvl w:val="0"/>
                <w:numId w:val="1"/>
              </w:numPr>
              <w:rPr>
                <w:del w:id="20150" w:author="Alban Roche" w:date="2017-08-02T16:45:00Z"/>
              </w:rPr>
            </w:pPr>
            <w:del w:id="20151" w:author="Alban Roche" w:date="2017-08-02T16:45:00Z">
              <w:r w:rsidRPr="0017420F" w:rsidDel="000934B8">
                <w:delText xml:space="preserve">+KFTPRCV, +KFTPSND, +KFTPDEL automatically starts the connection if </w:delText>
              </w:r>
              <w:r w:rsidDel="000934B8">
                <w:delText>it has not been started using AT+KFTP</w:delText>
              </w:r>
              <w:r w:rsidRPr="0017420F" w:rsidDel="000934B8">
                <w:delText>CNX</w:delText>
              </w:r>
              <w:r w:rsidDel="000934B8">
                <w:delText>.</w:delText>
              </w:r>
              <w:bookmarkStart w:id="20152" w:name="_Toc489461066"/>
              <w:bookmarkEnd w:id="20152"/>
            </w:del>
          </w:p>
          <w:p w14:paraId="48EEC113" w14:textId="68E41D40" w:rsidR="00AD6DB4" w:rsidRPr="00671C8B" w:rsidDel="000934B8" w:rsidRDefault="00AD6DB4" w:rsidP="00166AF3">
            <w:pPr>
              <w:pStyle w:val="TableBody"/>
              <w:numPr>
                <w:ilvl w:val="0"/>
                <w:numId w:val="1"/>
              </w:numPr>
              <w:rPr>
                <w:del w:id="20153" w:author="Alban Roche" w:date="2017-08-02T16:45:00Z"/>
              </w:rPr>
            </w:pPr>
            <w:del w:id="20154" w:author="Alban Roche" w:date="2017-08-02T16:45:00Z">
              <w:r w:rsidDel="000934B8">
                <w:delText>The result of the FTP connection is notified using unsolicited response.</w:delText>
              </w:r>
              <w:bookmarkStart w:id="20155" w:name="_Toc489461067"/>
              <w:bookmarkEnd w:id="20155"/>
            </w:del>
          </w:p>
        </w:tc>
        <w:bookmarkStart w:id="20156" w:name="_Toc489461068"/>
        <w:bookmarkEnd w:id="20156"/>
      </w:tr>
    </w:tbl>
    <w:p w14:paraId="4C6F0FDB" w14:textId="78B685DB" w:rsidR="00AD6DB4" w:rsidRPr="00671C8B" w:rsidDel="000934B8" w:rsidRDefault="00AD6DB4" w:rsidP="0059466D">
      <w:pPr>
        <w:pStyle w:val="Heading3"/>
        <w:numPr>
          <w:ilvl w:val="2"/>
          <w:numId w:val="11"/>
        </w:numPr>
        <w:ind w:left="1260" w:hanging="1260"/>
        <w:rPr>
          <w:del w:id="20157" w:author="Alban Roche" w:date="2017-08-02T16:45:00Z"/>
        </w:rPr>
      </w:pPr>
      <w:bookmarkStart w:id="20158" w:name="_Ref383505425"/>
      <w:bookmarkStart w:id="20159" w:name="_Ref383505428"/>
      <w:bookmarkStart w:id="20160" w:name="_Toc448912359"/>
      <w:bookmarkStart w:id="20161" w:name="_Toc486251776"/>
      <w:del w:id="20162" w:author="Alban Roche" w:date="2017-08-02T16:45:00Z">
        <w:r w:rsidRPr="00671C8B" w:rsidDel="000934B8">
          <w:delText xml:space="preserve">+KFTPRCV Command: Receive FTP </w:delText>
        </w:r>
        <w:bookmarkEnd w:id="20021"/>
        <w:r w:rsidRPr="00671C8B" w:rsidDel="000934B8">
          <w:delText>Files</w:delText>
        </w:r>
        <w:bookmarkStart w:id="20163" w:name="_Toc489461069"/>
        <w:bookmarkEnd w:id="20022"/>
        <w:bookmarkEnd w:id="20023"/>
        <w:bookmarkEnd w:id="20024"/>
        <w:bookmarkEnd w:id="20025"/>
        <w:bookmarkEnd w:id="20026"/>
        <w:bookmarkEnd w:id="20158"/>
        <w:bookmarkEnd w:id="20159"/>
        <w:bookmarkEnd w:id="20160"/>
        <w:bookmarkEnd w:id="20161"/>
        <w:bookmarkEnd w:id="20163"/>
      </w:del>
    </w:p>
    <w:tbl>
      <w:tblPr>
        <w:tblStyle w:val="TableSWIleft"/>
        <w:tblW w:w="9288" w:type="dxa"/>
        <w:tblLayout w:type="fixed"/>
        <w:tblLook w:val="04A0" w:firstRow="1" w:lastRow="0" w:firstColumn="1" w:lastColumn="0" w:noHBand="0" w:noVBand="1"/>
      </w:tblPr>
      <w:tblGrid>
        <w:gridCol w:w="1728"/>
        <w:gridCol w:w="7560"/>
      </w:tblGrid>
      <w:tr w:rsidR="00AD6DB4" w:rsidRPr="00671C8B" w:rsidDel="000934B8" w14:paraId="77324001" w14:textId="607E9092" w:rsidTr="00166AF3">
        <w:trPr>
          <w:cnfStyle w:val="100000000000" w:firstRow="1" w:lastRow="0" w:firstColumn="0" w:lastColumn="0" w:oddVBand="0" w:evenVBand="0" w:oddHBand="0" w:evenHBand="0" w:firstRowFirstColumn="0" w:firstRowLastColumn="0" w:lastRowFirstColumn="0" w:lastRowLastColumn="0"/>
          <w:del w:id="20164" w:author="Alban Roche" w:date="2017-08-02T16:45:00Z"/>
        </w:trPr>
        <w:tc>
          <w:tcPr>
            <w:tcW w:w="9288" w:type="dxa"/>
            <w:gridSpan w:val="2"/>
          </w:tcPr>
          <w:p w14:paraId="5BC0315A" w14:textId="0B62986F" w:rsidR="00AD6DB4" w:rsidRPr="00671C8B" w:rsidDel="000934B8" w:rsidRDefault="00AD6DB4">
            <w:pPr>
              <w:pStyle w:val="TableRowHead"/>
              <w:spacing w:before="144" w:after="144"/>
              <w:rPr>
                <w:del w:id="20165" w:author="Alban Roche" w:date="2017-08-02T16:45:00Z"/>
              </w:rPr>
            </w:pPr>
            <w:del w:id="20166" w:author="Alban Roche" w:date="2017-08-02T14:40:00Z">
              <w:r w:rsidDel="00F22490">
                <w:delText>HL7618, HL7618RD, HL7648, HL7650, HL7688, HL7690 and HL7692</w:delText>
              </w:r>
            </w:del>
            <w:bookmarkStart w:id="20167" w:name="_Toc489461070"/>
            <w:bookmarkEnd w:id="20167"/>
          </w:p>
        </w:tc>
        <w:bookmarkStart w:id="20168" w:name="_Toc489461071"/>
        <w:bookmarkEnd w:id="20168"/>
      </w:tr>
      <w:tr w:rsidR="00AD6DB4" w:rsidRPr="00671C8B" w:rsidDel="000934B8" w14:paraId="77E57FC0" w14:textId="0EEF14DB" w:rsidTr="00166AF3">
        <w:trPr>
          <w:cantSplit w:val="0"/>
          <w:del w:id="20169" w:author="Alban Roche" w:date="2017-08-02T16:45:00Z"/>
        </w:trPr>
        <w:tc>
          <w:tcPr>
            <w:tcW w:w="1728" w:type="dxa"/>
          </w:tcPr>
          <w:p w14:paraId="5DCE5F4C" w14:textId="450289C9" w:rsidR="00AD6DB4" w:rsidDel="000934B8" w:rsidRDefault="00AD6DB4" w:rsidP="00166AF3">
            <w:pPr>
              <w:pStyle w:val="TableBody"/>
              <w:rPr>
                <w:del w:id="20170" w:author="Alban Roche" w:date="2017-08-02T16:45:00Z"/>
              </w:rPr>
            </w:pPr>
            <w:del w:id="20171" w:author="Alban Roche" w:date="2017-08-02T16:45:00Z">
              <w:r w:rsidDel="000934B8">
                <w:rPr>
                  <w:i/>
                </w:rPr>
                <w:delText>Test command</w:delText>
              </w:r>
              <w:bookmarkStart w:id="20172" w:name="_Toc489461072"/>
              <w:bookmarkEnd w:id="20172"/>
            </w:del>
          </w:p>
          <w:p w14:paraId="512AC70B" w14:textId="0D6CC042" w:rsidR="00AD6DB4" w:rsidDel="000934B8" w:rsidRDefault="00AD6DB4" w:rsidP="00166AF3">
            <w:pPr>
              <w:pStyle w:val="TableBody"/>
              <w:rPr>
                <w:del w:id="20173" w:author="Alban Roche" w:date="2017-08-02T16:45:00Z"/>
              </w:rPr>
            </w:pPr>
            <w:bookmarkStart w:id="20174" w:name="_Toc489461073"/>
            <w:bookmarkEnd w:id="20174"/>
          </w:p>
          <w:p w14:paraId="7122C211" w14:textId="6452471C" w:rsidR="00AD6DB4" w:rsidDel="000934B8" w:rsidRDefault="00AD6DB4" w:rsidP="00166AF3">
            <w:pPr>
              <w:pStyle w:val="TableBody"/>
              <w:rPr>
                <w:del w:id="20175" w:author="Alban Roche" w:date="2017-08-02T16:45:00Z"/>
              </w:rPr>
            </w:pPr>
            <w:del w:id="20176" w:author="Alban Roche" w:date="2017-08-02T16:45:00Z">
              <w:r w:rsidRPr="00CB4B23" w:rsidDel="000934B8">
                <w:rPr>
                  <w:u w:val="single"/>
                </w:rPr>
                <w:delText>Syntax</w:delText>
              </w:r>
              <w:bookmarkStart w:id="20177" w:name="_Toc489461074"/>
              <w:bookmarkEnd w:id="20177"/>
            </w:del>
          </w:p>
          <w:p w14:paraId="5D7BF48B" w14:textId="7419BF1D" w:rsidR="00AD6DB4" w:rsidRPr="00CB4B23" w:rsidDel="000934B8" w:rsidRDefault="00AD6DB4" w:rsidP="00166AF3">
            <w:pPr>
              <w:pStyle w:val="TableBody"/>
              <w:rPr>
                <w:del w:id="20178" w:author="Alban Roche" w:date="2017-08-02T16:45:00Z"/>
                <w:b/>
              </w:rPr>
            </w:pPr>
            <w:del w:id="20179" w:author="Alban Roche" w:date="2017-08-02T16:45:00Z">
              <w:r w:rsidRPr="00CB4B23" w:rsidDel="000934B8">
                <w:rPr>
                  <w:b/>
                </w:rPr>
                <w:delText>AT+KFTPRCV=?</w:delText>
              </w:r>
              <w:bookmarkStart w:id="20180" w:name="_Toc489461075"/>
              <w:bookmarkEnd w:id="20180"/>
            </w:del>
          </w:p>
        </w:tc>
        <w:tc>
          <w:tcPr>
            <w:tcW w:w="7560" w:type="dxa"/>
          </w:tcPr>
          <w:p w14:paraId="776167C3" w14:textId="1AC5A6AF" w:rsidR="00AD6DB4" w:rsidDel="000934B8" w:rsidRDefault="00AD6DB4" w:rsidP="00166AF3">
            <w:pPr>
              <w:pStyle w:val="TableBody"/>
              <w:rPr>
                <w:del w:id="20181" w:author="Alban Roche" w:date="2017-08-02T16:45:00Z"/>
                <w:u w:val="single"/>
              </w:rPr>
            </w:pPr>
            <w:bookmarkStart w:id="20182" w:name="_Toc489461076"/>
            <w:bookmarkEnd w:id="20182"/>
          </w:p>
          <w:p w14:paraId="6ED699ED" w14:textId="2B9857D3" w:rsidR="00AD6DB4" w:rsidDel="000934B8" w:rsidRDefault="00AD6DB4" w:rsidP="00166AF3">
            <w:pPr>
              <w:pStyle w:val="TableBody"/>
              <w:rPr>
                <w:del w:id="20183" w:author="Alban Roche" w:date="2017-08-02T16:45:00Z"/>
                <w:u w:val="single"/>
              </w:rPr>
            </w:pPr>
            <w:bookmarkStart w:id="20184" w:name="_Toc489461077"/>
            <w:bookmarkEnd w:id="20184"/>
          </w:p>
          <w:p w14:paraId="39DBFD21" w14:textId="2D455919" w:rsidR="00AD6DB4" w:rsidDel="000934B8" w:rsidRDefault="00AD6DB4" w:rsidP="00166AF3">
            <w:pPr>
              <w:pStyle w:val="TableBody"/>
              <w:rPr>
                <w:del w:id="20185" w:author="Alban Roche" w:date="2017-08-02T16:45:00Z"/>
              </w:rPr>
            </w:pPr>
            <w:del w:id="20186" w:author="Alban Roche" w:date="2017-08-02T16:45:00Z">
              <w:r w:rsidDel="000934B8">
                <w:rPr>
                  <w:u w:val="single"/>
                </w:rPr>
                <w:delText>Response</w:delText>
              </w:r>
              <w:bookmarkStart w:id="20187" w:name="_Toc489461078"/>
              <w:bookmarkEnd w:id="20187"/>
            </w:del>
          </w:p>
          <w:p w14:paraId="478AA159" w14:textId="532AD676" w:rsidR="00AD6DB4" w:rsidDel="000934B8" w:rsidRDefault="00AD6DB4" w:rsidP="00166AF3">
            <w:pPr>
              <w:pStyle w:val="TableBody"/>
              <w:rPr>
                <w:del w:id="20188" w:author="Alban Roche" w:date="2017-08-02T16:45:00Z"/>
              </w:rPr>
            </w:pPr>
            <w:del w:id="20189" w:author="Alban Roche" w:date="2017-08-02T16:45:00Z">
              <w:r w:rsidRPr="00CB4B23" w:rsidDel="000934B8">
                <w:rPr>
                  <w:b/>
                </w:rPr>
                <w:delText>+KFTPRCV: (</w:delText>
              </w:r>
              <w:r w:rsidDel="000934B8">
                <w:delText xml:space="preserve">list of possible </w:delText>
              </w:r>
              <w:r w:rsidRPr="00CB4B23" w:rsidDel="000934B8">
                <w:rPr>
                  <w:b/>
                </w:rPr>
                <w:delText>&lt;session_id&gt;</w:delText>
              </w:r>
              <w:r w:rsidDel="000934B8">
                <w:delText>s</w:delText>
              </w:r>
              <w:r w:rsidRPr="00CB4B23" w:rsidDel="000934B8">
                <w:rPr>
                  <w:b/>
                </w:rPr>
                <w:delText>),&lt;local_uri&gt;,&lt;server_path&gt;,&lt;file_name&gt;,</w:delText>
              </w:r>
              <w:r w:rsidDel="000934B8">
                <w:rPr>
                  <w:b/>
                </w:rPr>
                <w:br/>
              </w:r>
              <w:r w:rsidRPr="00CB4B23" w:rsidDel="000934B8">
                <w:rPr>
                  <w:b/>
                </w:rPr>
                <w:delText>(</w:delText>
              </w:r>
              <w:r w:rsidDel="000934B8">
                <w:delText xml:space="preserve">list of possible </w:delText>
              </w:r>
              <w:r w:rsidRPr="00CB4B23" w:rsidDel="000934B8">
                <w:rPr>
                  <w:b/>
                </w:rPr>
                <w:delText>&lt;type_of_file&gt;</w:delText>
              </w:r>
              <w:r w:rsidDel="000934B8">
                <w:delText>s</w:delText>
              </w:r>
              <w:r w:rsidRPr="00CB4B23" w:rsidDel="000934B8">
                <w:rPr>
                  <w:b/>
                </w:rPr>
                <w:delText>),(</w:delText>
              </w:r>
              <w:r w:rsidDel="000934B8">
                <w:delText xml:space="preserve">list of possible </w:delText>
              </w:r>
              <w:r w:rsidRPr="00CB4B23" w:rsidDel="000934B8">
                <w:rPr>
                  <w:b/>
                </w:rPr>
                <w:delText>&lt;offset&gt;</w:delText>
              </w:r>
              <w:r w:rsidDel="000934B8">
                <w:delText>s</w:delText>
              </w:r>
              <w:r w:rsidRPr="00CB4B23" w:rsidDel="000934B8">
                <w:rPr>
                  <w:b/>
                </w:rPr>
                <w:delText>)</w:delText>
              </w:r>
              <w:bookmarkStart w:id="20190" w:name="_Toc489461079"/>
              <w:bookmarkEnd w:id="20190"/>
            </w:del>
          </w:p>
          <w:p w14:paraId="2C5C9C50" w14:textId="160668CC" w:rsidR="00AD6DB4" w:rsidRPr="00CB4B23" w:rsidDel="000934B8" w:rsidRDefault="00AD6DB4" w:rsidP="00166AF3">
            <w:pPr>
              <w:pStyle w:val="TableBody"/>
              <w:rPr>
                <w:del w:id="20191" w:author="Alban Roche" w:date="2017-08-02T16:45:00Z"/>
                <w:b/>
              </w:rPr>
            </w:pPr>
            <w:del w:id="20192" w:author="Alban Roche" w:date="2017-08-02T16:45:00Z">
              <w:r w:rsidRPr="00CB4B23" w:rsidDel="000934B8">
                <w:rPr>
                  <w:b/>
                </w:rPr>
                <w:delText>OK</w:delText>
              </w:r>
              <w:bookmarkStart w:id="20193" w:name="_Toc489461080"/>
              <w:bookmarkEnd w:id="20193"/>
            </w:del>
          </w:p>
        </w:tc>
        <w:bookmarkStart w:id="20194" w:name="_Toc489461081"/>
        <w:bookmarkEnd w:id="20194"/>
      </w:tr>
      <w:tr w:rsidR="00AD6DB4" w:rsidRPr="00671C8B" w:rsidDel="000934B8" w14:paraId="0C76A932" w14:textId="1BCECF63" w:rsidTr="00166AF3">
        <w:trPr>
          <w:cantSplit w:val="0"/>
          <w:del w:id="20195" w:author="Alban Roche" w:date="2017-08-02T16:45:00Z"/>
        </w:trPr>
        <w:tc>
          <w:tcPr>
            <w:tcW w:w="1728" w:type="dxa"/>
          </w:tcPr>
          <w:p w14:paraId="3A62EF06" w14:textId="6626150A" w:rsidR="00AD6DB4" w:rsidRPr="00CB4B23" w:rsidDel="000934B8" w:rsidRDefault="00AD6DB4" w:rsidP="00166AF3">
            <w:pPr>
              <w:pStyle w:val="TableBody"/>
              <w:rPr>
                <w:del w:id="20196" w:author="Alban Roche" w:date="2017-08-02T16:45:00Z"/>
                <w:i/>
              </w:rPr>
            </w:pPr>
            <w:del w:id="20197" w:author="Alban Roche" w:date="2017-08-02T16:45:00Z">
              <w:r w:rsidRPr="00CB4B23" w:rsidDel="000934B8">
                <w:rPr>
                  <w:i/>
                </w:rPr>
                <w:delText>Write command</w:delText>
              </w:r>
              <w:bookmarkStart w:id="20198" w:name="_Toc489461082"/>
              <w:bookmarkEnd w:id="20198"/>
            </w:del>
          </w:p>
          <w:p w14:paraId="00787FD7" w14:textId="5E021332" w:rsidR="00AD6DB4" w:rsidRPr="00671C8B" w:rsidDel="000934B8" w:rsidRDefault="00AD6DB4" w:rsidP="00166AF3">
            <w:pPr>
              <w:pStyle w:val="TableBody"/>
              <w:rPr>
                <w:del w:id="20199" w:author="Alban Roche" w:date="2017-08-02T16:45:00Z"/>
              </w:rPr>
            </w:pPr>
            <w:bookmarkStart w:id="20200" w:name="_Toc489461083"/>
            <w:bookmarkEnd w:id="20200"/>
          </w:p>
          <w:p w14:paraId="29CD1999" w14:textId="7F590ACB" w:rsidR="00AD6DB4" w:rsidRPr="00671C8B" w:rsidDel="000934B8" w:rsidRDefault="00AD6DB4" w:rsidP="00166AF3">
            <w:pPr>
              <w:pStyle w:val="TableBody"/>
              <w:rPr>
                <w:del w:id="20201" w:author="Alban Roche" w:date="2017-08-02T16:45:00Z"/>
                <w:u w:val="single"/>
              </w:rPr>
            </w:pPr>
            <w:del w:id="20202" w:author="Alban Roche" w:date="2017-08-02T16:45:00Z">
              <w:r w:rsidRPr="00671C8B" w:rsidDel="000934B8">
                <w:rPr>
                  <w:u w:val="single"/>
                </w:rPr>
                <w:delText>Syntax</w:delText>
              </w:r>
              <w:bookmarkStart w:id="20203" w:name="_Toc489461084"/>
              <w:bookmarkEnd w:id="20203"/>
            </w:del>
          </w:p>
          <w:p w14:paraId="3C5BC8CB" w14:textId="07B054D1" w:rsidR="00AD6DB4" w:rsidRPr="00671C8B" w:rsidDel="000934B8" w:rsidRDefault="00AD6DB4" w:rsidP="00166AF3">
            <w:pPr>
              <w:pStyle w:val="TableBody"/>
              <w:rPr>
                <w:del w:id="20204" w:author="Alban Roche" w:date="2017-08-02T16:45:00Z"/>
                <w:b/>
                <w:bCs/>
                <w:lang w:eastAsia="zh-CN"/>
              </w:rPr>
            </w:pPr>
            <w:del w:id="20205" w:author="Alban Roche" w:date="2017-08-02T16:45:00Z">
              <w:r w:rsidRPr="00671C8B" w:rsidDel="000934B8">
                <w:rPr>
                  <w:b/>
                  <w:lang w:eastAsia="zh-CN"/>
                </w:rPr>
                <w:delText>AT</w:delText>
              </w:r>
              <w:r w:rsidRPr="00671C8B" w:rsidDel="000934B8">
                <w:rPr>
                  <w:b/>
                </w:rPr>
                <w:delText>+KFTPRCV=</w:delText>
              </w:r>
              <w:r w:rsidRPr="00671C8B" w:rsidDel="000934B8">
                <w:rPr>
                  <w:b/>
                </w:rPr>
                <w:br/>
                <w:delText>&lt;session_id&gt;,</w:delText>
              </w:r>
              <w:r w:rsidRPr="00671C8B" w:rsidDel="000934B8">
                <w:rPr>
                  <w:b/>
                </w:rPr>
                <w:br/>
                <w:delText>[&lt;local_uri&gt;,]</w:delText>
              </w:r>
              <w:r w:rsidRPr="00671C8B" w:rsidDel="000934B8">
                <w:rPr>
                  <w:b/>
                </w:rPr>
                <w:br/>
                <w:delText>[&lt;server_path&gt;,]</w:delText>
              </w:r>
              <w:r w:rsidRPr="00671C8B" w:rsidDel="000934B8">
                <w:rPr>
                  <w:b/>
                </w:rPr>
                <w:br/>
                <w:delText>&lt;file_name&gt;</w:delText>
              </w:r>
              <w:r w:rsidRPr="00671C8B" w:rsidDel="000934B8">
                <w:rPr>
                  <w:b/>
                </w:rPr>
                <w:br/>
                <w:delText>[,&lt;type_of_file&gt;</w:delText>
              </w:r>
              <w:r w:rsidRPr="00671C8B" w:rsidDel="000934B8">
                <w:rPr>
                  <w:b/>
                </w:rPr>
                <w:br/>
              </w:r>
              <w:r w:rsidRPr="00671C8B" w:rsidDel="000934B8">
                <w:rPr>
                  <w:b/>
                  <w:bCs/>
                  <w:lang w:eastAsia="zh-CN"/>
                </w:rPr>
                <w:delText>[,&lt;offset&gt;]]</w:delText>
              </w:r>
              <w:bookmarkStart w:id="20206" w:name="_Toc489461085"/>
              <w:bookmarkEnd w:id="20206"/>
            </w:del>
          </w:p>
        </w:tc>
        <w:tc>
          <w:tcPr>
            <w:tcW w:w="7560" w:type="dxa"/>
          </w:tcPr>
          <w:p w14:paraId="2832DA4B" w14:textId="12B2995D" w:rsidR="00AD6DB4" w:rsidRPr="00671C8B" w:rsidDel="000934B8" w:rsidRDefault="00AD6DB4" w:rsidP="00166AF3">
            <w:pPr>
              <w:pStyle w:val="TableBody"/>
              <w:rPr>
                <w:del w:id="20207" w:author="Alban Roche" w:date="2017-08-02T16:45:00Z"/>
                <w:u w:val="single"/>
              </w:rPr>
            </w:pPr>
            <w:bookmarkStart w:id="20208" w:name="_Toc489461086"/>
            <w:bookmarkEnd w:id="20208"/>
          </w:p>
          <w:p w14:paraId="41ED366E" w14:textId="68B24A8B" w:rsidR="00AD6DB4" w:rsidRPr="00671C8B" w:rsidDel="000934B8" w:rsidRDefault="00AD6DB4" w:rsidP="00166AF3">
            <w:pPr>
              <w:pStyle w:val="TableBody"/>
              <w:rPr>
                <w:del w:id="20209" w:author="Alban Roche" w:date="2017-08-02T16:45:00Z"/>
                <w:u w:val="single"/>
              </w:rPr>
            </w:pPr>
            <w:bookmarkStart w:id="20210" w:name="_Toc489461087"/>
            <w:bookmarkEnd w:id="20210"/>
          </w:p>
          <w:p w14:paraId="444DE2DE" w14:textId="01661DCE" w:rsidR="00AD6DB4" w:rsidRPr="00671C8B" w:rsidDel="000934B8" w:rsidRDefault="00AD6DB4" w:rsidP="00166AF3">
            <w:pPr>
              <w:pStyle w:val="TableBody"/>
              <w:rPr>
                <w:del w:id="20211" w:author="Alban Roche" w:date="2017-08-02T16:45:00Z"/>
                <w:u w:val="single"/>
              </w:rPr>
            </w:pPr>
            <w:del w:id="20212" w:author="Alban Roche" w:date="2017-08-02T16:45:00Z">
              <w:r w:rsidRPr="00671C8B" w:rsidDel="000934B8">
                <w:rPr>
                  <w:u w:val="single"/>
                </w:rPr>
                <w:delText>Response</w:delText>
              </w:r>
              <w:bookmarkStart w:id="20213" w:name="_Toc489461088"/>
              <w:bookmarkEnd w:id="20213"/>
            </w:del>
          </w:p>
          <w:p w14:paraId="7B052E5E" w14:textId="11A47870" w:rsidR="00AD6DB4" w:rsidRPr="00671C8B" w:rsidDel="000934B8" w:rsidRDefault="00AD6DB4" w:rsidP="00166AF3">
            <w:pPr>
              <w:pStyle w:val="TableBody"/>
              <w:rPr>
                <w:del w:id="20214" w:author="Alban Roche" w:date="2017-08-02T16:45:00Z"/>
                <w:b/>
              </w:rPr>
            </w:pPr>
            <w:del w:id="20215" w:author="Alban Roche" w:date="2017-08-02T16:45:00Z">
              <w:r w:rsidRPr="00671C8B" w:rsidDel="000934B8">
                <w:rPr>
                  <w:b/>
                </w:rPr>
                <w:delText xml:space="preserve">CONNECT            </w:delText>
              </w:r>
              <w:bookmarkStart w:id="20216" w:name="_Toc489461089"/>
              <w:bookmarkEnd w:id="20216"/>
            </w:del>
          </w:p>
          <w:p w14:paraId="10D0D68B" w14:textId="233EE8B1" w:rsidR="00AD6DB4" w:rsidRPr="00671C8B" w:rsidDel="000934B8" w:rsidRDefault="00AD6DB4" w:rsidP="00166AF3">
            <w:pPr>
              <w:pStyle w:val="TableBody"/>
              <w:rPr>
                <w:del w:id="20217" w:author="Alban Roche" w:date="2017-08-02T16:45:00Z"/>
                <w:b/>
              </w:rPr>
            </w:pPr>
            <w:del w:id="20218" w:author="Alban Roche" w:date="2017-08-02T16:45:00Z">
              <w:r w:rsidRPr="00671C8B" w:rsidDel="000934B8">
                <w:rPr>
                  <w:b/>
                </w:rPr>
                <w:delText>&lt;EOF_pattern&gt;</w:delText>
              </w:r>
              <w:bookmarkStart w:id="20219" w:name="_Toc489461090"/>
              <w:bookmarkEnd w:id="20219"/>
            </w:del>
          </w:p>
          <w:p w14:paraId="36C358DB" w14:textId="03106400" w:rsidR="00AD6DB4" w:rsidRPr="00671C8B" w:rsidDel="000934B8" w:rsidRDefault="00AD6DB4" w:rsidP="00166AF3">
            <w:pPr>
              <w:pStyle w:val="TableBody"/>
              <w:rPr>
                <w:del w:id="20220" w:author="Alban Roche" w:date="2017-08-02T16:45:00Z"/>
                <w:b/>
              </w:rPr>
            </w:pPr>
            <w:del w:id="20221" w:author="Alban Roche" w:date="2017-08-02T16:45:00Z">
              <w:r w:rsidRPr="00671C8B" w:rsidDel="000934B8">
                <w:rPr>
                  <w:b/>
                </w:rPr>
                <w:delText>OK</w:delText>
              </w:r>
              <w:bookmarkStart w:id="20222" w:name="_Toc489461091"/>
              <w:bookmarkEnd w:id="20222"/>
            </w:del>
          </w:p>
          <w:p w14:paraId="7F349289" w14:textId="26D904A1" w:rsidR="00AD6DB4" w:rsidRPr="00C318EF" w:rsidDel="000934B8" w:rsidRDefault="00AD6DB4" w:rsidP="00166AF3">
            <w:pPr>
              <w:pStyle w:val="TableBody"/>
              <w:rPr>
                <w:del w:id="20223" w:author="Alban Roche" w:date="2017-08-02T16:45:00Z"/>
              </w:rPr>
            </w:pPr>
            <w:bookmarkStart w:id="20224" w:name="_Toc489461092"/>
            <w:bookmarkEnd w:id="20224"/>
          </w:p>
          <w:p w14:paraId="1EE68ED4" w14:textId="2852DCD3" w:rsidR="00AD6DB4" w:rsidRPr="00C318EF" w:rsidDel="000934B8" w:rsidRDefault="00AD6DB4" w:rsidP="00166AF3">
            <w:pPr>
              <w:pStyle w:val="TableBody"/>
              <w:rPr>
                <w:del w:id="20225" w:author="Alban Roche" w:date="2017-08-02T16:45:00Z"/>
              </w:rPr>
            </w:pPr>
            <w:del w:id="20226" w:author="Alban Roche" w:date="2017-08-02T16:45:00Z">
              <w:r w:rsidRPr="00C318EF" w:rsidDel="000934B8">
                <w:delText>or</w:delText>
              </w:r>
              <w:bookmarkStart w:id="20227" w:name="_Toc489461093"/>
              <w:bookmarkEnd w:id="20227"/>
            </w:del>
          </w:p>
          <w:p w14:paraId="0E0214A4" w14:textId="085C4375" w:rsidR="00AD6DB4" w:rsidRPr="00671C8B" w:rsidDel="000934B8" w:rsidRDefault="00AD6DB4" w:rsidP="00166AF3">
            <w:pPr>
              <w:pStyle w:val="TableBody"/>
              <w:rPr>
                <w:del w:id="20228" w:author="Alban Roche" w:date="2017-08-02T16:45:00Z"/>
                <w:b/>
              </w:rPr>
            </w:pPr>
            <w:del w:id="20229" w:author="Alban Roche" w:date="2017-08-02T16:45:00Z">
              <w:r w:rsidRPr="00671C8B" w:rsidDel="000934B8">
                <w:rPr>
                  <w:b/>
                </w:rPr>
                <w:delText>+CME ERROR&lt;err&gt;</w:delText>
              </w:r>
              <w:bookmarkStart w:id="20230" w:name="_Toc489461094"/>
              <w:bookmarkEnd w:id="20230"/>
            </w:del>
          </w:p>
          <w:p w14:paraId="00DE7ED8" w14:textId="1BE043FB" w:rsidR="00AD6DB4" w:rsidRPr="00671C8B" w:rsidDel="000934B8" w:rsidRDefault="00AD6DB4" w:rsidP="00166AF3">
            <w:pPr>
              <w:pStyle w:val="TableBody"/>
              <w:rPr>
                <w:del w:id="20231" w:author="Alban Roche" w:date="2017-08-02T16:45:00Z"/>
                <w:b/>
              </w:rPr>
            </w:pPr>
            <w:del w:id="20232" w:author="Alban Roche" w:date="2017-08-02T16:45:00Z">
              <w:r w:rsidRPr="00671C8B" w:rsidDel="000934B8">
                <w:rPr>
                  <w:b/>
                </w:rPr>
                <w:delText>NO CARRIER</w:delText>
              </w:r>
              <w:bookmarkStart w:id="20233" w:name="_Toc489461095"/>
              <w:bookmarkEnd w:id="20233"/>
            </w:del>
          </w:p>
          <w:p w14:paraId="72B4DED6" w14:textId="7017E16B" w:rsidR="00AD6DB4" w:rsidRPr="00671C8B" w:rsidDel="000934B8" w:rsidRDefault="00AD6DB4" w:rsidP="00166AF3">
            <w:pPr>
              <w:pStyle w:val="TableBody"/>
              <w:rPr>
                <w:del w:id="20234" w:author="Alban Roche" w:date="2017-08-02T16:45:00Z"/>
                <w:b/>
              </w:rPr>
            </w:pPr>
            <w:del w:id="20235" w:author="Alban Roche" w:date="2017-08-02T16:45:00Z">
              <w:r w:rsidRPr="00671C8B" w:rsidDel="000934B8">
                <w:rPr>
                  <w:b/>
                </w:rPr>
                <w:delText>+KFTP_ERROR:</w:delText>
              </w:r>
              <w:r w:rsidDel="000934B8">
                <w:rPr>
                  <w:b/>
                </w:rPr>
                <w:delText xml:space="preserve"> </w:delText>
              </w:r>
              <w:r w:rsidRPr="00671C8B" w:rsidDel="000934B8">
                <w:rPr>
                  <w:b/>
                </w:rPr>
                <w:delText>&lt;session_id&gt;,&lt;ftp cause&gt;</w:delText>
              </w:r>
              <w:bookmarkStart w:id="20236" w:name="_Toc489461096"/>
              <w:bookmarkEnd w:id="20236"/>
            </w:del>
          </w:p>
          <w:p w14:paraId="1FD5A4B1" w14:textId="5F2FC579" w:rsidR="00AD6DB4" w:rsidRPr="006928C8" w:rsidDel="000934B8" w:rsidRDefault="00AD6DB4" w:rsidP="00166AF3">
            <w:pPr>
              <w:pStyle w:val="TableBody"/>
              <w:rPr>
                <w:del w:id="20237" w:author="Alban Roche" w:date="2017-08-02T16:45:00Z"/>
              </w:rPr>
            </w:pPr>
            <w:bookmarkStart w:id="20238" w:name="_Toc489461097"/>
            <w:bookmarkEnd w:id="20238"/>
          </w:p>
          <w:p w14:paraId="621BDD5C" w14:textId="0C8FA98A" w:rsidR="00AD6DB4" w:rsidRPr="00671C8B" w:rsidDel="000934B8" w:rsidRDefault="00AD6DB4" w:rsidP="00166AF3">
            <w:pPr>
              <w:pStyle w:val="TableBody"/>
              <w:rPr>
                <w:del w:id="20239" w:author="Alban Roche" w:date="2017-08-02T16:45:00Z"/>
                <w:u w:val="single"/>
              </w:rPr>
            </w:pPr>
            <w:del w:id="20240" w:author="Alban Roche" w:date="2017-08-02T16:45:00Z">
              <w:r w:rsidRPr="00671C8B" w:rsidDel="000934B8">
                <w:rPr>
                  <w:u w:val="single"/>
                </w:rPr>
                <w:delText>Parameters</w:delText>
              </w:r>
              <w:bookmarkStart w:id="20241" w:name="_Toc489461098"/>
              <w:bookmarkEnd w:id="20241"/>
            </w:del>
          </w:p>
          <w:p w14:paraId="62080210" w14:textId="440C11D9" w:rsidR="00AD6DB4" w:rsidRPr="00671C8B" w:rsidDel="000934B8" w:rsidRDefault="00AD6DB4" w:rsidP="00166AF3">
            <w:pPr>
              <w:pStyle w:val="TableBody"/>
              <w:rPr>
                <w:del w:id="20242" w:author="Alban Roche" w:date="2017-08-02T16:45:00Z"/>
              </w:rPr>
            </w:pPr>
            <w:del w:id="20243" w:author="Alban Roche" w:date="2017-08-02T16:45:00Z">
              <w:r w:rsidRPr="00671C8B" w:rsidDel="000934B8">
                <w:rPr>
                  <w:b/>
                </w:rPr>
                <w:delText>&lt;session_id&gt;</w:delText>
              </w:r>
              <w:r w:rsidRPr="00671C8B" w:rsidDel="000934B8">
                <w:tab/>
                <w:delText>FTP session</w:delText>
              </w:r>
              <w:r w:rsidDel="000934B8">
                <w:delText xml:space="preserve"> index</w:delText>
              </w:r>
              <w:bookmarkStart w:id="20244" w:name="_Toc489461099"/>
              <w:bookmarkEnd w:id="20244"/>
            </w:del>
          </w:p>
          <w:p w14:paraId="68441260" w14:textId="1E15829B" w:rsidR="00AD6DB4" w:rsidRPr="00D86F43" w:rsidDel="000934B8" w:rsidRDefault="00AD6DB4" w:rsidP="00166AF3">
            <w:pPr>
              <w:pStyle w:val="TableBody"/>
              <w:rPr>
                <w:del w:id="20245" w:author="Alban Roche" w:date="2017-08-02T16:45:00Z"/>
              </w:rPr>
            </w:pPr>
            <w:bookmarkStart w:id="20246" w:name="_Toc489461100"/>
            <w:bookmarkEnd w:id="20246"/>
          </w:p>
          <w:p w14:paraId="1681E2AA" w14:textId="61696D6C" w:rsidR="00AD6DB4" w:rsidRPr="00671C8B" w:rsidDel="000934B8" w:rsidRDefault="00AD6DB4" w:rsidP="00166AF3">
            <w:pPr>
              <w:pStyle w:val="TableBody"/>
              <w:rPr>
                <w:del w:id="20247" w:author="Alban Roche" w:date="2017-08-02T16:45:00Z"/>
                <w:b/>
              </w:rPr>
            </w:pPr>
            <w:del w:id="20248" w:author="Alban Roche" w:date="2017-08-02T16:45:00Z">
              <w:r w:rsidRPr="00671C8B" w:rsidDel="000934B8">
                <w:rPr>
                  <w:b/>
                </w:rPr>
                <w:delText>&lt;local_uri&gt;</w:delText>
              </w:r>
              <w:r w:rsidRPr="00671C8B" w:rsidDel="000934B8">
                <w:rPr>
                  <w:b/>
                </w:rPr>
                <w:tab/>
              </w:r>
              <w:r w:rsidRPr="00671C8B" w:rsidDel="000934B8">
                <w:delText>This argument must be empty. It is reserved for compatibility of command syntax.</w:delText>
              </w:r>
              <w:bookmarkStart w:id="20249" w:name="_Toc489461101"/>
              <w:bookmarkEnd w:id="20249"/>
            </w:del>
          </w:p>
          <w:p w14:paraId="0FE15BEB" w14:textId="2497BE79" w:rsidR="00AD6DB4" w:rsidRPr="006928C8" w:rsidDel="000934B8" w:rsidRDefault="00AD6DB4" w:rsidP="00166AF3">
            <w:pPr>
              <w:pStyle w:val="TableBody"/>
              <w:rPr>
                <w:del w:id="20250" w:author="Alban Roche" w:date="2017-08-02T16:45:00Z"/>
              </w:rPr>
            </w:pPr>
            <w:bookmarkStart w:id="20251" w:name="_Toc489461102"/>
            <w:bookmarkEnd w:id="20251"/>
          </w:p>
          <w:p w14:paraId="538FF6C6" w14:textId="66541E0F" w:rsidR="00AD6DB4" w:rsidRPr="00671C8B" w:rsidDel="000934B8" w:rsidRDefault="00AD6DB4" w:rsidP="00166AF3">
            <w:pPr>
              <w:pStyle w:val="TableBody"/>
              <w:rPr>
                <w:del w:id="20252" w:author="Alban Roche" w:date="2017-08-02T16:45:00Z"/>
              </w:rPr>
            </w:pPr>
            <w:del w:id="20253" w:author="Alban Roche" w:date="2017-08-02T16:45:00Z">
              <w:r w:rsidRPr="00671C8B" w:rsidDel="000934B8">
                <w:rPr>
                  <w:b/>
                </w:rPr>
                <w:delText>&lt;server_path&gt;</w:delText>
              </w:r>
              <w:r w:rsidRPr="00671C8B" w:rsidDel="000934B8">
                <w:rPr>
                  <w:b/>
                </w:rPr>
                <w:tab/>
              </w:r>
              <w:r w:rsidRPr="00671C8B" w:rsidDel="000934B8">
                <w:delText>String type. Indicates the path of the file to be downloaded. An empty string or no string indicates the downloading is done from the path given by the FTP server</w:delText>
              </w:r>
              <w:bookmarkStart w:id="20254" w:name="_Toc489461103"/>
              <w:bookmarkEnd w:id="20254"/>
            </w:del>
          </w:p>
          <w:p w14:paraId="54FAF0CE" w14:textId="44120223" w:rsidR="00AD6DB4" w:rsidRPr="006928C8" w:rsidDel="000934B8" w:rsidRDefault="00AD6DB4" w:rsidP="00166AF3">
            <w:pPr>
              <w:pStyle w:val="TableBody"/>
              <w:rPr>
                <w:del w:id="20255" w:author="Alban Roche" w:date="2017-08-02T16:45:00Z"/>
              </w:rPr>
            </w:pPr>
            <w:bookmarkStart w:id="20256" w:name="_Toc489461104"/>
            <w:bookmarkEnd w:id="20256"/>
          </w:p>
          <w:p w14:paraId="39F4F7BC" w14:textId="194AEFC1" w:rsidR="00AD6DB4" w:rsidRPr="00671C8B" w:rsidDel="000934B8" w:rsidRDefault="00AD6DB4" w:rsidP="00166AF3">
            <w:pPr>
              <w:pStyle w:val="TableBody"/>
              <w:rPr>
                <w:del w:id="20257" w:author="Alban Roche" w:date="2017-08-02T16:45:00Z"/>
              </w:rPr>
            </w:pPr>
            <w:del w:id="20258" w:author="Alban Roche" w:date="2017-08-02T16:45:00Z">
              <w:r w:rsidRPr="00671C8B" w:rsidDel="000934B8">
                <w:rPr>
                  <w:b/>
                </w:rPr>
                <w:delText>&lt;file_name&gt;</w:delText>
              </w:r>
              <w:r w:rsidRPr="00671C8B" w:rsidDel="000934B8">
                <w:rPr>
                  <w:b/>
                </w:rPr>
                <w:tab/>
              </w:r>
              <w:r w:rsidRPr="00671C8B" w:rsidDel="000934B8">
                <w:delText>string type. Indicates the name of the file to download</w:delText>
              </w:r>
              <w:bookmarkStart w:id="20259" w:name="_Toc489461105"/>
              <w:bookmarkEnd w:id="20259"/>
            </w:del>
          </w:p>
          <w:p w14:paraId="05D0CC87" w14:textId="6ADC8F22" w:rsidR="00AD6DB4" w:rsidRPr="006928C8" w:rsidDel="000934B8" w:rsidRDefault="00AD6DB4" w:rsidP="00166AF3">
            <w:pPr>
              <w:pStyle w:val="TableBody"/>
              <w:rPr>
                <w:del w:id="20260" w:author="Alban Roche" w:date="2017-08-02T16:45:00Z"/>
              </w:rPr>
            </w:pPr>
            <w:bookmarkStart w:id="20261" w:name="_Toc489461106"/>
            <w:bookmarkEnd w:id="20261"/>
          </w:p>
          <w:p w14:paraId="364319BB" w14:textId="150CADAD" w:rsidR="00AD6DB4" w:rsidRPr="00671C8B" w:rsidDel="000934B8" w:rsidRDefault="00AD6DB4" w:rsidP="00166AF3">
            <w:pPr>
              <w:pStyle w:val="TableBody"/>
              <w:rPr>
                <w:del w:id="20262" w:author="Alban Roche" w:date="2017-08-02T16:45:00Z"/>
              </w:rPr>
            </w:pPr>
            <w:del w:id="20263" w:author="Alban Roche" w:date="2017-08-02T16:45:00Z">
              <w:r w:rsidRPr="00671C8B" w:rsidDel="000934B8">
                <w:rPr>
                  <w:b/>
                </w:rPr>
                <w:delText>&lt;type_of_file&gt;</w:delText>
              </w:r>
              <w:r w:rsidRPr="00671C8B" w:rsidDel="000934B8">
                <w:rPr>
                  <w:b/>
                </w:rPr>
                <w:tab/>
              </w:r>
              <w:r w:rsidRPr="00671C8B" w:rsidDel="000934B8">
                <w:delText>Numeric type. Indicates the type of file (ASCII or binary) to transfer</w:delText>
              </w:r>
              <w:bookmarkStart w:id="20264" w:name="_Toc489461107"/>
              <w:bookmarkEnd w:id="20264"/>
            </w:del>
          </w:p>
          <w:p w14:paraId="473EE7BC" w14:textId="1E9CCB67" w:rsidR="00AD6DB4" w:rsidRPr="00671C8B" w:rsidDel="000934B8" w:rsidRDefault="00AD6DB4" w:rsidP="00166AF3">
            <w:pPr>
              <w:pStyle w:val="TableBody"/>
              <w:rPr>
                <w:del w:id="20265" w:author="Alban Roche" w:date="2017-08-02T16:45:00Z"/>
              </w:rPr>
            </w:pPr>
            <w:del w:id="20266" w:author="Alban Roche" w:date="2017-08-02T16:45:00Z">
              <w:r w:rsidRPr="00671C8B" w:rsidDel="000934B8">
                <w:rPr>
                  <w:u w:val="single"/>
                </w:rPr>
                <w:delText>0</w:delText>
              </w:r>
              <w:r w:rsidRPr="00671C8B" w:rsidDel="000934B8">
                <w:tab/>
                <w:delText>Binary (default value)</w:delText>
              </w:r>
              <w:bookmarkStart w:id="20267" w:name="_Toc489461108"/>
              <w:bookmarkEnd w:id="20267"/>
            </w:del>
          </w:p>
          <w:p w14:paraId="534CF81A" w14:textId="65B7EE75" w:rsidR="00AD6DB4" w:rsidRPr="00671C8B" w:rsidDel="000934B8" w:rsidRDefault="00AD6DB4" w:rsidP="00166AF3">
            <w:pPr>
              <w:pStyle w:val="TableBody"/>
              <w:rPr>
                <w:del w:id="20268" w:author="Alban Roche" w:date="2017-08-02T16:45:00Z"/>
              </w:rPr>
            </w:pPr>
            <w:del w:id="20269" w:author="Alban Roche" w:date="2017-08-02T16:45:00Z">
              <w:r w:rsidRPr="00671C8B" w:rsidDel="000934B8">
                <w:delText>1</w:delText>
              </w:r>
              <w:r w:rsidRPr="00671C8B" w:rsidDel="000934B8">
                <w:tab/>
                <w:delText>ASCII</w:delText>
              </w:r>
              <w:bookmarkStart w:id="20270" w:name="_Toc489461109"/>
              <w:bookmarkEnd w:id="20270"/>
            </w:del>
          </w:p>
          <w:p w14:paraId="4AD6F15C" w14:textId="5C43FCE8" w:rsidR="00AD6DB4" w:rsidRPr="006928C8" w:rsidDel="000934B8" w:rsidRDefault="00AD6DB4" w:rsidP="00166AF3">
            <w:pPr>
              <w:pStyle w:val="TableBody"/>
              <w:rPr>
                <w:del w:id="20271" w:author="Alban Roche" w:date="2017-08-02T16:45:00Z"/>
              </w:rPr>
            </w:pPr>
            <w:bookmarkStart w:id="20272" w:name="_Toc489461110"/>
            <w:bookmarkEnd w:id="20272"/>
          </w:p>
          <w:p w14:paraId="32F63030" w14:textId="27281C27" w:rsidR="00AD6DB4" w:rsidRPr="00F81A12" w:rsidDel="000934B8" w:rsidRDefault="00AD6DB4" w:rsidP="00166AF3">
            <w:pPr>
              <w:pStyle w:val="TableBody"/>
              <w:rPr>
                <w:del w:id="20273" w:author="Alban Roche" w:date="2017-08-02T16:45:00Z"/>
                <w:lang w:eastAsia="zh-CN"/>
              </w:rPr>
            </w:pPr>
            <w:del w:id="20274" w:author="Alban Roche" w:date="2017-08-02T16:45:00Z">
              <w:r w:rsidRPr="00671C8B" w:rsidDel="000934B8">
                <w:rPr>
                  <w:b/>
                  <w:bCs/>
                  <w:lang w:eastAsia="zh-CN"/>
                </w:rPr>
                <w:delText>&lt;offset&gt;</w:delText>
              </w:r>
              <w:r w:rsidRPr="00671C8B" w:rsidDel="000934B8">
                <w:rPr>
                  <w:b/>
                  <w:bCs/>
                  <w:lang w:eastAsia="zh-CN"/>
                </w:rPr>
                <w:tab/>
              </w:r>
              <w:r w:rsidRPr="00671C8B" w:rsidDel="000934B8">
                <w:rPr>
                  <w:lang w:eastAsia="zh-CN"/>
                </w:rPr>
                <w:delText>0 – 4294967295</w:delText>
              </w:r>
              <w:r w:rsidRPr="00671C8B" w:rsidDel="000934B8">
                <w:rPr>
                  <w:lang w:eastAsia="zh-CN"/>
                </w:rPr>
                <w:tab/>
              </w:r>
              <w:r w:rsidRPr="00F81A12" w:rsidDel="000934B8">
                <w:delText>Integer</w:delText>
              </w:r>
              <w:r w:rsidRPr="00F81A12" w:rsidDel="000934B8">
                <w:rPr>
                  <w:lang w:eastAsia="zh-CN"/>
                </w:rPr>
                <w:delText xml:space="preserve"> type indicating the offset to “resume transfer”. See</w:delText>
              </w:r>
              <w:r w:rsidRPr="00BD7394" w:rsidDel="000934B8">
                <w:rPr>
                  <w:lang w:eastAsia="zh-CN"/>
                </w:rPr>
                <w:delText xml:space="preserve"> section </w:delText>
              </w:r>
              <w:r w:rsidRPr="00BD7394" w:rsidDel="000934B8">
                <w:rPr>
                  <w:lang w:eastAsia="zh-CN"/>
                </w:rPr>
                <w:fldChar w:fldCharType="begin"/>
              </w:r>
              <w:r w:rsidRPr="00BD7394" w:rsidDel="000934B8">
                <w:rPr>
                  <w:lang w:eastAsia="zh-CN"/>
                </w:rPr>
                <w:delInstrText xml:space="preserve"> REF _Ref368908722 \w \h </w:delInstrText>
              </w:r>
              <w:r w:rsidDel="000934B8">
                <w:rPr>
                  <w:lang w:eastAsia="zh-CN"/>
                </w:rPr>
                <w:delInstrText xml:space="preserve"> \* MERGEFORMAT </w:delInstrText>
              </w:r>
              <w:r w:rsidRPr="00BD7394" w:rsidDel="000934B8">
                <w:rPr>
                  <w:lang w:eastAsia="zh-CN"/>
                </w:rPr>
              </w:r>
              <w:r w:rsidRPr="00BD7394" w:rsidDel="000934B8">
                <w:rPr>
                  <w:lang w:eastAsia="zh-CN"/>
                </w:rPr>
                <w:fldChar w:fldCharType="separate"/>
              </w:r>
              <w:r w:rsidR="00BD7547" w:rsidDel="000934B8">
                <w:rPr>
                  <w:lang w:eastAsia="zh-CN"/>
                </w:rPr>
                <w:delText>18.7.2</w:delText>
              </w:r>
              <w:r w:rsidRPr="00BD7394" w:rsidDel="000934B8">
                <w:rPr>
                  <w:lang w:eastAsia="zh-CN"/>
                </w:rPr>
                <w:fldChar w:fldCharType="end"/>
              </w:r>
              <w:r w:rsidRPr="00BD7394" w:rsidDel="000934B8">
                <w:rPr>
                  <w:lang w:eastAsia="zh-CN"/>
                </w:rPr>
                <w:delText xml:space="preserve"> </w:delText>
              </w:r>
              <w:r w:rsidRPr="00BD7394" w:rsidDel="000934B8">
                <w:rPr>
                  <w:lang w:eastAsia="zh-CN"/>
                </w:rPr>
                <w:fldChar w:fldCharType="begin"/>
              </w:r>
              <w:r w:rsidRPr="00BD7394" w:rsidDel="000934B8">
                <w:rPr>
                  <w:lang w:eastAsia="zh-CN"/>
                </w:rPr>
                <w:delInstrText xml:space="preserve"> REF _Ref368908722 \h </w:delInstrText>
              </w:r>
              <w:r w:rsidDel="000934B8">
                <w:rPr>
                  <w:lang w:eastAsia="zh-CN"/>
                </w:rPr>
                <w:delInstrText xml:space="preserve"> \* MERGEFORMAT </w:delInstrText>
              </w:r>
              <w:r w:rsidRPr="00BD7394" w:rsidDel="000934B8">
                <w:rPr>
                  <w:lang w:eastAsia="zh-CN"/>
                </w:rPr>
              </w:r>
              <w:r w:rsidRPr="00BD7394" w:rsidDel="000934B8">
                <w:rPr>
                  <w:lang w:eastAsia="zh-CN"/>
                </w:rPr>
                <w:fldChar w:fldCharType="separate"/>
              </w:r>
              <w:r w:rsidR="00BD7547" w:rsidRPr="00671C8B" w:rsidDel="000934B8">
                <w:delText>"FTP Resume" Use Case</w:delText>
              </w:r>
              <w:r w:rsidRPr="00BD7394" w:rsidDel="000934B8">
                <w:rPr>
                  <w:lang w:eastAsia="zh-CN"/>
                </w:rPr>
                <w:fldChar w:fldCharType="end"/>
              </w:r>
              <w:r w:rsidRPr="00F81A12" w:rsidDel="000934B8">
                <w:rPr>
                  <w:lang w:eastAsia="zh-CN"/>
                </w:rPr>
                <w:delText xml:space="preserve">. </w:delText>
              </w:r>
              <w:r w:rsidRPr="00F81A12" w:rsidDel="000934B8">
                <w:delText>When</w:delText>
              </w:r>
              <w:r w:rsidRPr="00F81A12" w:rsidDel="000934B8">
                <w:rPr>
                  <w:lang w:eastAsia="zh-CN"/>
                </w:rPr>
                <w:delText xml:space="preserve"> downloading file and transmitting to serial link, module will use the &lt;offset&gt; value and “resume transfer” from this position.</w:delText>
              </w:r>
              <w:bookmarkStart w:id="20275" w:name="_Toc489461111"/>
              <w:bookmarkEnd w:id="20275"/>
            </w:del>
          </w:p>
          <w:p w14:paraId="29A36C25" w14:textId="48CCCB6D" w:rsidR="00AD6DB4" w:rsidRPr="006928C8" w:rsidDel="000934B8" w:rsidRDefault="00AD6DB4" w:rsidP="00166AF3">
            <w:pPr>
              <w:pStyle w:val="TableBody"/>
              <w:rPr>
                <w:del w:id="20276" w:author="Alban Roche" w:date="2017-08-02T16:45:00Z"/>
              </w:rPr>
            </w:pPr>
            <w:bookmarkStart w:id="20277" w:name="_Toc489461112"/>
            <w:bookmarkEnd w:id="20277"/>
          </w:p>
          <w:p w14:paraId="7D787E96" w14:textId="025A98B2" w:rsidR="00AD6DB4" w:rsidRPr="00671C8B" w:rsidDel="000934B8" w:rsidRDefault="00AD6DB4" w:rsidP="00166AF3">
            <w:pPr>
              <w:pStyle w:val="TableBody"/>
              <w:rPr>
                <w:del w:id="20278" w:author="Alban Roche" w:date="2017-08-02T16:45:00Z"/>
              </w:rPr>
            </w:pPr>
            <w:del w:id="20279" w:author="Alban Roche" w:date="2017-08-02T16:45:00Z">
              <w:r w:rsidRPr="00F81A12" w:rsidDel="000934B8">
                <w:rPr>
                  <w:b/>
                </w:rPr>
                <w:delText>&lt;EOF_pattern&gt;</w:delText>
              </w:r>
              <w:r w:rsidRPr="00F81A12" w:rsidDel="000934B8">
                <w:rPr>
                  <w:b/>
                </w:rPr>
                <w:tab/>
              </w:r>
              <w:r w:rsidRPr="00F81A12" w:rsidDel="000934B8">
                <w:delText>End of file notification. See +KPATTERN for value</w:delText>
              </w:r>
              <w:bookmarkStart w:id="20280" w:name="_Toc489461113"/>
              <w:bookmarkEnd w:id="20280"/>
            </w:del>
          </w:p>
          <w:p w14:paraId="129D34B6" w14:textId="68A08DF3" w:rsidR="00AD6DB4" w:rsidRPr="006928C8" w:rsidDel="000934B8" w:rsidRDefault="00AD6DB4" w:rsidP="00166AF3">
            <w:pPr>
              <w:pStyle w:val="TableBody"/>
              <w:rPr>
                <w:del w:id="20281" w:author="Alban Roche" w:date="2017-08-02T16:45:00Z"/>
              </w:rPr>
            </w:pPr>
            <w:bookmarkStart w:id="20282" w:name="_Toc489461114"/>
            <w:bookmarkEnd w:id="20282"/>
          </w:p>
          <w:p w14:paraId="33FBD31B" w14:textId="346BE14F" w:rsidR="00AD6DB4" w:rsidRPr="00671C8B" w:rsidDel="000934B8" w:rsidRDefault="00AD6DB4" w:rsidP="00166AF3">
            <w:pPr>
              <w:pStyle w:val="TableBody"/>
              <w:rPr>
                <w:del w:id="20283" w:author="Alban Roche" w:date="2017-08-02T16:45:00Z"/>
              </w:rPr>
            </w:pPr>
            <w:del w:id="20284" w:author="Alban Roche" w:date="2017-08-02T16:45:00Z">
              <w:r w:rsidRPr="00671C8B" w:rsidDel="000934B8">
                <w:rPr>
                  <w:b/>
                </w:rPr>
                <w:delText>&lt;ftp_cause&gt;</w:delText>
              </w:r>
              <w:r w:rsidRPr="00671C8B" w:rsidDel="000934B8">
                <w:rPr>
                  <w:b/>
                </w:rPr>
                <w:tab/>
              </w:r>
              <w:r w:rsidRPr="00671C8B" w:rsidDel="000934B8">
                <w:delText>Integer type</w:delText>
              </w:r>
              <w:r w:rsidDel="000934B8">
                <w:delText xml:space="preserve"> that i</w:delText>
              </w:r>
              <w:r w:rsidRPr="00671C8B" w:rsidDel="000934B8">
                <w:delText>ndicates the cause of the FTP connection failure</w:delText>
              </w:r>
              <w:bookmarkStart w:id="20285" w:name="_Toc489461115"/>
              <w:bookmarkEnd w:id="20285"/>
            </w:del>
          </w:p>
          <w:p w14:paraId="5EDE73FF" w14:textId="3E71BCFE" w:rsidR="00AD6DB4" w:rsidRPr="00671C8B" w:rsidDel="000934B8" w:rsidRDefault="00AD6DB4" w:rsidP="00166AF3">
            <w:pPr>
              <w:pStyle w:val="TableBody"/>
              <w:rPr>
                <w:del w:id="20286" w:author="Alban Roche" w:date="2017-08-02T16:45:00Z"/>
              </w:rPr>
            </w:pPr>
            <w:del w:id="20287" w:author="Alban Roche" w:date="2017-08-02T16:45:00Z">
              <w:r w:rsidRPr="00671C8B" w:rsidDel="000934B8">
                <w:delText>0</w:delText>
              </w:r>
              <w:r w:rsidRPr="00671C8B" w:rsidDel="000934B8">
                <w:tab/>
              </w:r>
              <w:r w:rsidDel="000934B8">
                <w:delText>S</w:delText>
              </w:r>
              <w:r w:rsidRPr="00671C8B" w:rsidDel="000934B8">
                <w:delText>ending or the retrieving was impossible due to request timeout</w:delText>
              </w:r>
              <w:bookmarkStart w:id="20288" w:name="_Toc489461116"/>
              <w:bookmarkEnd w:id="20288"/>
            </w:del>
          </w:p>
          <w:p w14:paraId="1714D887" w14:textId="561B9066" w:rsidR="00AD6DB4" w:rsidRPr="00671C8B" w:rsidDel="000934B8" w:rsidRDefault="00AD6DB4" w:rsidP="00166AF3">
            <w:pPr>
              <w:pStyle w:val="TableBody"/>
              <w:rPr>
                <w:del w:id="20289" w:author="Alban Roche" w:date="2017-08-02T16:45:00Z"/>
              </w:rPr>
            </w:pPr>
            <w:del w:id="20290" w:author="Alban Roche" w:date="2017-08-02T16:45:00Z">
              <w:r w:rsidRPr="00671C8B" w:rsidDel="000934B8">
                <w:delText>1</w:delText>
              </w:r>
              <w:r w:rsidRPr="00671C8B" w:rsidDel="000934B8">
                <w:tab/>
              </w:r>
              <w:r w:rsidDel="000934B8">
                <w:delText>I</w:delText>
              </w:r>
              <w:r w:rsidRPr="00671C8B" w:rsidDel="000934B8">
                <w:delText>mpossible to connect to the server due to DNS resolution failure</w:delText>
              </w:r>
              <w:bookmarkStart w:id="20291" w:name="_Toc489461117"/>
              <w:bookmarkEnd w:id="20291"/>
            </w:del>
          </w:p>
          <w:p w14:paraId="15C3732F" w14:textId="7C854E16" w:rsidR="00AD6DB4" w:rsidRPr="00671C8B" w:rsidDel="000934B8" w:rsidRDefault="00AD6DB4" w:rsidP="00166AF3">
            <w:pPr>
              <w:pStyle w:val="TableBody"/>
              <w:rPr>
                <w:del w:id="20292" w:author="Alban Roche" w:date="2017-08-02T16:45:00Z"/>
              </w:rPr>
            </w:pPr>
            <w:del w:id="20293" w:author="Alban Roche" w:date="2017-08-02T16:45:00Z">
              <w:r w:rsidRPr="00671C8B" w:rsidDel="000934B8">
                <w:delText>2</w:delText>
              </w:r>
              <w:r w:rsidRPr="00671C8B" w:rsidDel="000934B8">
                <w:tab/>
              </w:r>
              <w:r w:rsidDel="000934B8">
                <w:delText>I</w:delText>
              </w:r>
              <w:r w:rsidRPr="00671C8B" w:rsidDel="000934B8">
                <w:delText>mpossible to download a file due to connection troubles.</w:delText>
              </w:r>
              <w:bookmarkStart w:id="20294" w:name="_Toc489461118"/>
              <w:bookmarkEnd w:id="20294"/>
            </w:del>
          </w:p>
          <w:p w14:paraId="06269823" w14:textId="7EDC1C72" w:rsidR="00AD6DB4" w:rsidRPr="00671C8B" w:rsidDel="000934B8" w:rsidRDefault="00AD6DB4" w:rsidP="00166AF3">
            <w:pPr>
              <w:pStyle w:val="TableBody"/>
              <w:rPr>
                <w:del w:id="20295" w:author="Alban Roche" w:date="2017-08-02T16:45:00Z"/>
              </w:rPr>
            </w:pPr>
            <w:del w:id="20296" w:author="Alban Roche" w:date="2017-08-02T16:45:00Z">
              <w:r w:rsidRPr="00671C8B" w:rsidDel="000934B8">
                <w:delText>3</w:delText>
              </w:r>
              <w:r w:rsidRPr="00671C8B" w:rsidDel="000934B8">
                <w:tab/>
              </w:r>
              <w:r w:rsidDel="000934B8">
                <w:delText>D</w:delText>
              </w:r>
              <w:r w:rsidRPr="00671C8B" w:rsidDel="000934B8">
                <w:delText>ownload was impossible due to connection timeout</w:delText>
              </w:r>
              <w:bookmarkStart w:id="20297" w:name="_Toc489461119"/>
              <w:bookmarkEnd w:id="20297"/>
            </w:del>
          </w:p>
          <w:p w14:paraId="11A723D3" w14:textId="77EA1717" w:rsidR="00AD6DB4" w:rsidRPr="00671C8B" w:rsidDel="000934B8" w:rsidRDefault="00AD6DB4" w:rsidP="00166AF3">
            <w:pPr>
              <w:pStyle w:val="TableBody"/>
              <w:rPr>
                <w:del w:id="20298" w:author="Alban Roche" w:date="2017-08-02T16:45:00Z"/>
              </w:rPr>
            </w:pPr>
            <w:del w:id="20299" w:author="Alban Roche" w:date="2017-08-02T16:45:00Z">
              <w:r w:rsidDel="000934B8">
                <w:delText>4</w:delText>
              </w:r>
              <w:r w:rsidDel="000934B8">
                <w:tab/>
                <w:delText>N</w:delText>
              </w:r>
              <w:r w:rsidRPr="00671C8B" w:rsidDel="000934B8">
                <w:delText>o network available</w:delText>
              </w:r>
              <w:bookmarkStart w:id="20300" w:name="_Toc489461120"/>
              <w:bookmarkEnd w:id="20300"/>
            </w:del>
          </w:p>
          <w:p w14:paraId="54161677" w14:textId="6258B8E2" w:rsidR="00AD6DB4" w:rsidRPr="00671C8B" w:rsidDel="000934B8" w:rsidRDefault="00AD6DB4" w:rsidP="00166AF3">
            <w:pPr>
              <w:pStyle w:val="TableBody"/>
              <w:rPr>
                <w:del w:id="20301" w:author="Alban Roche" w:date="2017-08-02T16:45:00Z"/>
              </w:rPr>
            </w:pPr>
            <w:del w:id="20302" w:author="Alban Roche" w:date="2017-08-02T16:45:00Z">
              <w:r w:rsidDel="000934B8">
                <w:delText>5</w:delText>
              </w:r>
              <w:r w:rsidDel="000934B8">
                <w:tab/>
                <w:delText>F</w:delText>
              </w:r>
              <w:r w:rsidRPr="00671C8B" w:rsidDel="000934B8">
                <w:delText>lash access trouble</w:delText>
              </w:r>
              <w:bookmarkStart w:id="20303" w:name="_Toc489461121"/>
              <w:bookmarkEnd w:id="20303"/>
            </w:del>
          </w:p>
          <w:p w14:paraId="6E68B1A3" w14:textId="4D384B9E" w:rsidR="00AD6DB4" w:rsidRPr="00671C8B" w:rsidDel="000934B8" w:rsidRDefault="00AD6DB4" w:rsidP="00166AF3">
            <w:pPr>
              <w:pStyle w:val="TableBody"/>
              <w:rPr>
                <w:del w:id="20304" w:author="Alban Roche" w:date="2017-08-02T16:45:00Z"/>
              </w:rPr>
            </w:pPr>
            <w:del w:id="20305" w:author="Alban Roche" w:date="2017-08-02T16:45:00Z">
              <w:r w:rsidDel="000934B8">
                <w:delText>6</w:delText>
              </w:r>
              <w:r w:rsidDel="000934B8">
                <w:tab/>
                <w:delText>F</w:delText>
              </w:r>
              <w:r w:rsidRPr="00671C8B" w:rsidDel="000934B8">
                <w:delText>lash memory full</w:delText>
              </w:r>
              <w:bookmarkStart w:id="20306" w:name="_Toc489461122"/>
              <w:bookmarkEnd w:id="20306"/>
            </w:del>
          </w:p>
          <w:p w14:paraId="4173B553" w14:textId="1204967F" w:rsidR="00AD6DB4" w:rsidRPr="00671C8B" w:rsidDel="000934B8" w:rsidRDefault="00AD6DB4" w:rsidP="00166AF3">
            <w:pPr>
              <w:pStyle w:val="TableBody"/>
              <w:rPr>
                <w:del w:id="20307" w:author="Alban Roche" w:date="2017-08-02T16:45:00Z"/>
              </w:rPr>
            </w:pPr>
            <w:del w:id="20308" w:author="Alban Roche" w:date="2017-08-02T16:45:00Z">
              <w:r w:rsidDel="000934B8">
                <w:delText>7</w:delText>
              </w:r>
              <w:r w:rsidDel="000934B8">
                <w:tab/>
                <w:delText>N</w:delText>
              </w:r>
              <w:r w:rsidRPr="00671C8B" w:rsidDel="000934B8">
                <w:delText>etwork error</w:delText>
              </w:r>
              <w:bookmarkStart w:id="20309" w:name="_Toc489461123"/>
              <w:bookmarkEnd w:id="20309"/>
            </w:del>
          </w:p>
          <w:p w14:paraId="0EFFF56A" w14:textId="50E928CB" w:rsidR="00AD6DB4" w:rsidRPr="00671C8B" w:rsidDel="000934B8" w:rsidRDefault="00AD6DB4" w:rsidP="00166AF3">
            <w:pPr>
              <w:pStyle w:val="TableBody"/>
              <w:rPr>
                <w:del w:id="20310" w:author="Alban Roche" w:date="2017-08-02T16:45:00Z"/>
                <w:u w:val="single"/>
              </w:rPr>
            </w:pPr>
            <w:del w:id="20311" w:author="Alban Roche" w:date="2017-08-02T16:45:00Z">
              <w:r w:rsidDel="000934B8">
                <w:delText>XXX</w:delText>
              </w:r>
              <w:r w:rsidDel="000934B8">
                <w:tab/>
                <w:delText>Three-digit reply code</w:delText>
              </w:r>
              <w:r w:rsidRPr="00671C8B" w:rsidDel="000934B8">
                <w:delText xml:space="preserve"> from </w:delText>
              </w:r>
              <w:r w:rsidDel="000934B8">
                <w:delText xml:space="preserve">the </w:delText>
              </w:r>
              <w:r w:rsidRPr="00671C8B" w:rsidDel="000934B8">
                <w:delText xml:space="preserve">FTP server. See section </w:delText>
              </w:r>
              <w:r w:rsidRPr="00671C8B" w:rsidDel="000934B8">
                <w:rPr>
                  <w:lang w:eastAsia="zh-CN"/>
                </w:rPr>
                <w:fldChar w:fldCharType="begin"/>
              </w:r>
              <w:r w:rsidRPr="00671C8B" w:rsidDel="000934B8">
                <w:delInstrText xml:space="preserve"> REF _Ref368908782 \w \h </w:delInstrText>
              </w:r>
              <w:r w:rsidDel="000934B8">
                <w:rPr>
                  <w:lang w:eastAsia="zh-CN"/>
                </w:rPr>
                <w:delInstrText xml:space="preserve"> \* MERGEFORMAT </w:delInstrText>
              </w:r>
              <w:r w:rsidRPr="00671C8B" w:rsidDel="000934B8">
                <w:rPr>
                  <w:lang w:eastAsia="zh-CN"/>
                </w:rPr>
              </w:r>
              <w:r w:rsidRPr="00671C8B" w:rsidDel="000934B8">
                <w:rPr>
                  <w:lang w:eastAsia="zh-CN"/>
                </w:rPr>
                <w:fldChar w:fldCharType="separate"/>
              </w:r>
              <w:r w:rsidR="00BD7547" w:rsidDel="000934B8">
                <w:delText>18.2.5</w:delText>
              </w:r>
              <w:r w:rsidRPr="00671C8B" w:rsidDel="000934B8">
                <w:rPr>
                  <w:lang w:eastAsia="zh-CN"/>
                </w:rPr>
                <w:fldChar w:fldCharType="end"/>
              </w:r>
              <w:r w:rsidRPr="00671C8B" w:rsidDel="000934B8">
                <w:rPr>
                  <w:lang w:eastAsia="zh-CN"/>
                </w:rPr>
                <w:delText xml:space="preserve"> </w:delText>
              </w:r>
              <w:r w:rsidRPr="00671C8B" w:rsidDel="000934B8">
                <w:rPr>
                  <w:lang w:eastAsia="zh-CN"/>
                </w:rPr>
                <w:fldChar w:fldCharType="begin"/>
              </w:r>
              <w:r w:rsidRPr="00671C8B" w:rsidDel="000934B8">
                <w:rPr>
                  <w:lang w:eastAsia="zh-CN"/>
                </w:rPr>
                <w:delInstrText xml:space="preserve"> REF _Ref368908782 \h </w:delInstrText>
              </w:r>
              <w:r w:rsidDel="000934B8">
                <w:rPr>
                  <w:lang w:eastAsia="zh-CN"/>
                </w:rPr>
                <w:delInstrText xml:space="preserve"> \* MERGEFORMAT </w:delInstrText>
              </w:r>
              <w:r w:rsidRPr="00671C8B" w:rsidDel="000934B8">
                <w:rPr>
                  <w:lang w:eastAsia="zh-CN"/>
                </w:rPr>
              </w:r>
              <w:r w:rsidRPr="00671C8B" w:rsidDel="000934B8">
                <w:rPr>
                  <w:lang w:eastAsia="zh-CN"/>
                </w:rPr>
                <w:fldChar w:fldCharType="separate"/>
              </w:r>
              <w:r w:rsidR="00BD7547" w:rsidRPr="00671C8B" w:rsidDel="000934B8">
                <w:delText>FTP Reply Codes</w:delText>
              </w:r>
              <w:r w:rsidRPr="00671C8B" w:rsidDel="000934B8">
                <w:rPr>
                  <w:lang w:eastAsia="zh-CN"/>
                </w:rPr>
                <w:fldChar w:fldCharType="end"/>
              </w:r>
              <w:bookmarkStart w:id="20312" w:name="_Toc489461124"/>
              <w:bookmarkEnd w:id="20312"/>
            </w:del>
          </w:p>
        </w:tc>
        <w:bookmarkStart w:id="20313" w:name="_Toc489461125"/>
        <w:bookmarkEnd w:id="20313"/>
      </w:tr>
      <w:tr w:rsidR="00AD6DB4" w:rsidRPr="00671C8B" w:rsidDel="000934B8" w14:paraId="375BAC94" w14:textId="05A0544A" w:rsidTr="00166AF3">
        <w:trPr>
          <w:del w:id="20314" w:author="Alban Roche" w:date="2017-08-02T16:45:00Z"/>
        </w:trPr>
        <w:tc>
          <w:tcPr>
            <w:tcW w:w="1728" w:type="dxa"/>
          </w:tcPr>
          <w:p w14:paraId="3F4593CB" w14:textId="02376F3E" w:rsidR="00AD6DB4" w:rsidRPr="00671C8B" w:rsidDel="000934B8" w:rsidRDefault="00AD6DB4" w:rsidP="00166AF3">
            <w:pPr>
              <w:pStyle w:val="TableBody"/>
              <w:rPr>
                <w:del w:id="20315" w:author="Alban Roche" w:date="2017-08-02T16:45:00Z"/>
                <w:u w:val="single"/>
              </w:rPr>
            </w:pPr>
            <w:del w:id="20316" w:author="Alban Roche" w:date="2017-08-02T16:45:00Z">
              <w:r w:rsidRPr="00671C8B" w:rsidDel="000934B8">
                <w:rPr>
                  <w:u w:val="single"/>
                </w:rPr>
                <w:delText>Reference</w:delText>
              </w:r>
              <w:bookmarkStart w:id="20317" w:name="_Toc489461126"/>
              <w:bookmarkEnd w:id="20317"/>
            </w:del>
          </w:p>
          <w:p w14:paraId="6B43A829" w14:textId="0C758517" w:rsidR="00AD6DB4" w:rsidRPr="00671C8B" w:rsidDel="000934B8" w:rsidRDefault="00AD6DB4" w:rsidP="00166AF3">
            <w:pPr>
              <w:pStyle w:val="TableBody"/>
              <w:rPr>
                <w:del w:id="20318" w:author="Alban Roche" w:date="2017-08-02T16:45:00Z"/>
              </w:rPr>
            </w:pPr>
            <w:del w:id="20319" w:author="Alban Roche" w:date="2017-08-02T16:45:00Z">
              <w:r w:rsidRPr="00671C8B" w:rsidDel="000934B8">
                <w:delText>Sierra Wireless Proprietary</w:delText>
              </w:r>
              <w:bookmarkStart w:id="20320" w:name="_Toc489461127"/>
              <w:bookmarkEnd w:id="20320"/>
            </w:del>
          </w:p>
        </w:tc>
        <w:tc>
          <w:tcPr>
            <w:tcW w:w="7560" w:type="dxa"/>
          </w:tcPr>
          <w:p w14:paraId="1D972FCC" w14:textId="1BA85EEF" w:rsidR="00AD6DB4" w:rsidRPr="00671C8B" w:rsidDel="000934B8" w:rsidRDefault="00AD6DB4" w:rsidP="00166AF3">
            <w:pPr>
              <w:pStyle w:val="TableBody"/>
              <w:rPr>
                <w:del w:id="20321" w:author="Alban Roche" w:date="2017-08-02T16:45:00Z"/>
                <w:u w:val="single"/>
              </w:rPr>
            </w:pPr>
            <w:del w:id="20322" w:author="Alban Roche" w:date="2017-08-02T16:45:00Z">
              <w:r w:rsidRPr="00671C8B" w:rsidDel="000934B8">
                <w:rPr>
                  <w:u w:val="single"/>
                </w:rPr>
                <w:delText>Notes</w:delText>
              </w:r>
              <w:bookmarkStart w:id="20323" w:name="_Toc489461128"/>
              <w:bookmarkEnd w:id="20323"/>
            </w:del>
          </w:p>
          <w:p w14:paraId="4C11652C" w14:textId="571E8FAD" w:rsidR="00AD6DB4" w:rsidRPr="006928C8" w:rsidDel="000934B8" w:rsidRDefault="00AD6DB4" w:rsidP="0059466D">
            <w:pPr>
              <w:pStyle w:val="TableBody"/>
              <w:numPr>
                <w:ilvl w:val="0"/>
                <w:numId w:val="145"/>
              </w:numPr>
              <w:rPr>
                <w:del w:id="20324" w:author="Alban Roche" w:date="2017-08-02T16:45:00Z"/>
              </w:rPr>
            </w:pPr>
            <w:del w:id="20325" w:author="Alban Roche" w:date="2017-08-02T16:45:00Z">
              <w:r w:rsidRPr="006928C8" w:rsidDel="000934B8">
                <w:delText>An FTP connection must have been achieved using AT+KFTPCFG before using this command.</w:delText>
              </w:r>
              <w:bookmarkStart w:id="20326" w:name="_Toc489461129"/>
              <w:bookmarkEnd w:id="20326"/>
            </w:del>
          </w:p>
          <w:p w14:paraId="52632E70" w14:textId="636B8D00" w:rsidR="00AD6DB4" w:rsidRPr="006928C8" w:rsidDel="000934B8" w:rsidRDefault="00AD6DB4" w:rsidP="0059466D">
            <w:pPr>
              <w:pStyle w:val="TableBody"/>
              <w:numPr>
                <w:ilvl w:val="0"/>
                <w:numId w:val="145"/>
              </w:numPr>
              <w:rPr>
                <w:del w:id="20327" w:author="Alban Roche" w:date="2017-08-02T16:45:00Z"/>
              </w:rPr>
            </w:pPr>
            <w:del w:id="20328" w:author="Alban Roche" w:date="2017-08-02T16:45:00Z">
              <w:r w:rsidRPr="006928C8" w:rsidDel="000934B8">
                <w:delText>The user will receive the entire data stream after sending the +KFTPRCV command.</w:delText>
              </w:r>
              <w:bookmarkStart w:id="20329" w:name="_Toc489461130"/>
              <w:bookmarkEnd w:id="20329"/>
            </w:del>
          </w:p>
          <w:p w14:paraId="41F95647" w14:textId="7DA24A71" w:rsidR="00AD6DB4" w:rsidRPr="006928C8" w:rsidDel="000934B8" w:rsidRDefault="00AD6DB4" w:rsidP="0059466D">
            <w:pPr>
              <w:pStyle w:val="TableBody"/>
              <w:numPr>
                <w:ilvl w:val="0"/>
                <w:numId w:val="145"/>
              </w:numPr>
              <w:rPr>
                <w:del w:id="20330" w:author="Alban Roche" w:date="2017-08-02T16:45:00Z"/>
              </w:rPr>
            </w:pPr>
            <w:del w:id="20331" w:author="Alban Roche" w:date="2017-08-02T16:45:00Z">
              <w:r w:rsidRPr="006928C8" w:rsidDel="000934B8">
                <w:delText>The user can abort the download by sending the “End of Data pattern” from the host. In this case, the module will end the transfer by transmitting the EOF followed by NO CARRIER.</w:delText>
              </w:r>
              <w:bookmarkStart w:id="20332" w:name="_Toc489461131"/>
              <w:bookmarkEnd w:id="20332"/>
            </w:del>
          </w:p>
          <w:p w14:paraId="156FC899" w14:textId="5C95F2B7" w:rsidR="00AD6DB4" w:rsidRPr="006928C8" w:rsidDel="000934B8" w:rsidRDefault="00AD6DB4" w:rsidP="0059466D">
            <w:pPr>
              <w:pStyle w:val="TableBody"/>
              <w:numPr>
                <w:ilvl w:val="0"/>
                <w:numId w:val="145"/>
              </w:numPr>
              <w:rPr>
                <w:del w:id="20333" w:author="Alban Roche" w:date="2017-08-02T16:45:00Z"/>
              </w:rPr>
            </w:pPr>
            <w:del w:id="20334" w:author="Alban Roche" w:date="2017-08-02T16:45:00Z">
              <w:r w:rsidRPr="006928C8" w:rsidDel="000934B8">
                <w:delText xml:space="preserve">Download can also be aborted (disconnected) by +++ or DTR as specified in section </w:delText>
              </w:r>
              <w:r w:rsidRPr="006928C8" w:rsidDel="000934B8">
                <w:fldChar w:fldCharType="begin"/>
              </w:r>
              <w:r w:rsidRPr="006928C8" w:rsidDel="000934B8">
                <w:delInstrText xml:space="preserve"> REF _Ref450925358 \w \h  \* MERGEFORMAT </w:delInstrText>
              </w:r>
              <w:r w:rsidRPr="006928C8" w:rsidDel="000934B8">
                <w:fldChar w:fldCharType="separate"/>
              </w:r>
              <w:r w:rsidR="00BD7547" w:rsidDel="000934B8">
                <w:delText>18.9</w:delText>
              </w:r>
              <w:r w:rsidRPr="006928C8" w:rsidDel="000934B8">
                <w:fldChar w:fldCharType="end"/>
              </w:r>
              <w:r w:rsidRPr="006928C8" w:rsidDel="000934B8">
                <w:delText xml:space="preserve"> </w:delText>
              </w:r>
              <w:r w:rsidRPr="006928C8" w:rsidDel="000934B8">
                <w:fldChar w:fldCharType="begin"/>
              </w:r>
              <w:r w:rsidRPr="006928C8" w:rsidDel="000934B8">
                <w:delInstrText xml:space="preserve"> REF _Ref450925358 \h  \* MERGEFORMAT </w:delInstrText>
              </w:r>
              <w:r w:rsidRPr="006928C8" w:rsidDel="000934B8">
                <w:fldChar w:fldCharType="separate"/>
              </w:r>
              <w:r w:rsidR="00BD7547" w:rsidRPr="00671C8B" w:rsidDel="000934B8">
                <w:delText>Switch Data/Command Mode DTR +++ ATO Behavior Table</w:delText>
              </w:r>
              <w:r w:rsidRPr="006928C8" w:rsidDel="000934B8">
                <w:fldChar w:fldCharType="end"/>
              </w:r>
              <w:r w:rsidRPr="006928C8" w:rsidDel="000934B8">
                <w:delText>.</w:delText>
              </w:r>
              <w:bookmarkStart w:id="20335" w:name="_Toc489461132"/>
              <w:bookmarkEnd w:id="20335"/>
            </w:del>
          </w:p>
          <w:p w14:paraId="7C6F5126" w14:textId="47FCA7D9" w:rsidR="00AD6DB4" w:rsidRPr="006928C8" w:rsidDel="000934B8" w:rsidRDefault="00AD6DB4" w:rsidP="0059466D">
            <w:pPr>
              <w:pStyle w:val="TableBody"/>
              <w:numPr>
                <w:ilvl w:val="0"/>
                <w:numId w:val="145"/>
              </w:numPr>
              <w:rPr>
                <w:del w:id="20336" w:author="Alban Roche" w:date="2017-08-02T16:45:00Z"/>
              </w:rPr>
            </w:pPr>
            <w:del w:id="20337" w:author="Alban Roche" w:date="2017-08-02T16:45:00Z">
              <w:r w:rsidRPr="006928C8" w:rsidDel="000934B8">
                <w:delText>If AT&amp;C1 is set, DCD will be ON after CONNECT and DCD will be OFF after download is done.</w:delText>
              </w:r>
              <w:bookmarkStart w:id="20338" w:name="_Toc489461133"/>
              <w:bookmarkEnd w:id="20338"/>
            </w:del>
          </w:p>
          <w:p w14:paraId="55890827" w14:textId="5DE66A25" w:rsidR="00AD6DB4" w:rsidRPr="006928C8" w:rsidDel="000934B8" w:rsidRDefault="00AD6DB4" w:rsidP="0059466D">
            <w:pPr>
              <w:pStyle w:val="TableBody"/>
              <w:numPr>
                <w:ilvl w:val="0"/>
                <w:numId w:val="145"/>
              </w:numPr>
              <w:rPr>
                <w:del w:id="20339" w:author="Alban Roche" w:date="2017-08-02T16:45:00Z"/>
              </w:rPr>
            </w:pPr>
            <w:del w:id="20340" w:author="Alban Roche" w:date="2017-08-02T16:45:00Z">
              <w:r w:rsidRPr="006928C8" w:rsidDel="000934B8">
                <w:delText>“Resume transfer” feature should be supported by the FTP server to be used.</w:delText>
              </w:r>
              <w:bookmarkStart w:id="20341" w:name="_Toc489461134"/>
              <w:bookmarkEnd w:id="20341"/>
            </w:del>
          </w:p>
          <w:p w14:paraId="050AA8FF" w14:textId="2F640059" w:rsidR="00AD6DB4" w:rsidRPr="00F425F8" w:rsidDel="000934B8" w:rsidRDefault="00AD6DB4" w:rsidP="0059466D">
            <w:pPr>
              <w:pStyle w:val="TableBody"/>
              <w:numPr>
                <w:ilvl w:val="0"/>
                <w:numId w:val="145"/>
              </w:numPr>
              <w:rPr>
                <w:del w:id="20342" w:author="Alban Roche" w:date="2017-08-02T16:45:00Z"/>
              </w:rPr>
            </w:pPr>
            <w:del w:id="20343" w:author="Alban Roche" w:date="2017-08-02T16:45:00Z">
              <w:r w:rsidRPr="00F425F8" w:rsidDel="000934B8">
                <w:delText>See section</w:delText>
              </w:r>
              <w:r w:rsidRPr="006928C8" w:rsidDel="000934B8">
                <w:delText xml:space="preserve"> </w:delText>
              </w:r>
              <w:r w:rsidRPr="006928C8" w:rsidDel="000934B8">
                <w:fldChar w:fldCharType="begin"/>
              </w:r>
              <w:r w:rsidRPr="006928C8" w:rsidDel="000934B8">
                <w:delInstrText xml:space="preserve"> REF _Ref368908722 \w \h  \* MERGEFORMAT </w:delInstrText>
              </w:r>
              <w:r w:rsidRPr="006928C8" w:rsidDel="000934B8">
                <w:fldChar w:fldCharType="separate"/>
              </w:r>
              <w:r w:rsidR="00BD7547" w:rsidDel="000934B8">
                <w:delText>18.7.2</w:delText>
              </w:r>
              <w:r w:rsidRPr="006928C8" w:rsidDel="000934B8">
                <w:fldChar w:fldCharType="end"/>
              </w:r>
              <w:r w:rsidRPr="006928C8" w:rsidDel="000934B8">
                <w:delText xml:space="preserve"> </w:delText>
              </w:r>
              <w:r w:rsidRPr="006928C8" w:rsidDel="000934B8">
                <w:fldChar w:fldCharType="begin"/>
              </w:r>
              <w:r w:rsidRPr="006928C8" w:rsidDel="000934B8">
                <w:delInstrText xml:space="preserve"> REF _Ref368908722 \h  \* MERGEFORMAT </w:delInstrText>
              </w:r>
              <w:r w:rsidRPr="006928C8" w:rsidDel="000934B8">
                <w:fldChar w:fldCharType="separate"/>
              </w:r>
              <w:r w:rsidR="00BD7547" w:rsidRPr="00671C8B" w:rsidDel="000934B8">
                <w:delText>"FTP Resume" Use Case</w:delText>
              </w:r>
              <w:r w:rsidRPr="006928C8" w:rsidDel="000934B8">
                <w:fldChar w:fldCharType="end"/>
              </w:r>
              <w:r w:rsidRPr="006928C8" w:rsidDel="000934B8">
                <w:delText>.</w:delText>
              </w:r>
              <w:bookmarkStart w:id="20344" w:name="_Toc489461135"/>
              <w:bookmarkEnd w:id="20344"/>
            </w:del>
          </w:p>
          <w:p w14:paraId="0501F68A" w14:textId="4BE75B24" w:rsidR="00AD6DB4" w:rsidRPr="00671C8B" w:rsidDel="000934B8" w:rsidRDefault="00AD6DB4" w:rsidP="0059466D">
            <w:pPr>
              <w:pStyle w:val="TableBody"/>
              <w:numPr>
                <w:ilvl w:val="0"/>
                <w:numId w:val="145"/>
              </w:numPr>
              <w:rPr>
                <w:del w:id="20345" w:author="Alban Roche" w:date="2017-08-02T16:45:00Z"/>
                <w:u w:val="single"/>
              </w:rPr>
            </w:pPr>
            <w:del w:id="20346" w:author="Alban Roche" w:date="2017-08-02T16:45:00Z">
              <w:r w:rsidRPr="006928C8" w:rsidDel="000934B8">
                <w:delText xml:space="preserve">If the FTP server does not support the resume feature, the module will output +KFTP_ERROR. The &lt;ftp_cause&gt; will be in the sets {500, 501, 502, 421, 530}. See section </w:delText>
              </w:r>
              <w:r w:rsidRPr="006928C8" w:rsidDel="000934B8">
                <w:fldChar w:fldCharType="begin"/>
              </w:r>
              <w:r w:rsidRPr="006928C8" w:rsidDel="000934B8">
                <w:delInstrText xml:space="preserve"> REF _Ref368908754 \w \h  \* MERGEFORMAT </w:delInstrText>
              </w:r>
              <w:r w:rsidRPr="006928C8" w:rsidDel="000934B8">
                <w:fldChar w:fldCharType="separate"/>
              </w:r>
              <w:r w:rsidR="00BD7547" w:rsidDel="000934B8">
                <w:delText>18.2.5</w:delText>
              </w:r>
              <w:r w:rsidRPr="006928C8" w:rsidDel="000934B8">
                <w:fldChar w:fldCharType="end"/>
              </w:r>
              <w:r w:rsidRPr="006928C8" w:rsidDel="000934B8">
                <w:delText xml:space="preserve"> </w:delText>
              </w:r>
              <w:r w:rsidRPr="006928C8" w:rsidDel="000934B8">
                <w:fldChar w:fldCharType="begin"/>
              </w:r>
              <w:r w:rsidRPr="006928C8" w:rsidDel="000934B8">
                <w:delInstrText xml:space="preserve"> REF _Ref368908782 \h  \* MERGEFORMAT </w:delInstrText>
              </w:r>
              <w:r w:rsidRPr="006928C8" w:rsidDel="000934B8">
                <w:fldChar w:fldCharType="separate"/>
              </w:r>
              <w:r w:rsidR="00BD7547" w:rsidRPr="00671C8B" w:rsidDel="000934B8">
                <w:delText>FTP Reply Codes</w:delText>
              </w:r>
              <w:r w:rsidRPr="006928C8" w:rsidDel="000934B8">
                <w:fldChar w:fldCharType="end"/>
              </w:r>
              <w:r w:rsidRPr="006928C8" w:rsidDel="000934B8">
                <w:delText xml:space="preserve"> for error codes.</w:delText>
              </w:r>
              <w:bookmarkStart w:id="20347" w:name="_Toc489461136"/>
              <w:bookmarkEnd w:id="20347"/>
            </w:del>
          </w:p>
        </w:tc>
        <w:bookmarkStart w:id="20348" w:name="_Toc489461137"/>
        <w:bookmarkEnd w:id="20348"/>
      </w:tr>
    </w:tbl>
    <w:p w14:paraId="52F87631" w14:textId="5D648016" w:rsidR="00AD6DB4" w:rsidRPr="00671C8B" w:rsidDel="000934B8" w:rsidRDefault="00AD6DB4" w:rsidP="0059466D">
      <w:pPr>
        <w:pStyle w:val="Heading3"/>
        <w:numPr>
          <w:ilvl w:val="2"/>
          <w:numId w:val="11"/>
        </w:numPr>
        <w:ind w:left="1260" w:hanging="1260"/>
        <w:rPr>
          <w:del w:id="20349" w:author="Alban Roche" w:date="2017-08-02T16:45:00Z"/>
        </w:rPr>
      </w:pPr>
      <w:bookmarkStart w:id="20350" w:name="_Toc345081479"/>
      <w:bookmarkStart w:id="20351" w:name="_Toc349753216"/>
      <w:bookmarkStart w:id="20352" w:name="_Toc349754115"/>
      <w:bookmarkStart w:id="20353" w:name="_Ref366746607"/>
      <w:bookmarkStart w:id="20354" w:name="_Ref369093621"/>
      <w:bookmarkStart w:id="20355" w:name="_Toc368586170"/>
      <w:bookmarkStart w:id="20356" w:name="_Ref378178540"/>
      <w:bookmarkStart w:id="20357" w:name="_Ref396121715"/>
      <w:bookmarkStart w:id="20358" w:name="_Ref396121717"/>
      <w:bookmarkStart w:id="20359" w:name="_Toc448912360"/>
      <w:bookmarkStart w:id="20360" w:name="_Ref479355984"/>
      <w:bookmarkStart w:id="20361" w:name="_Ref479355987"/>
      <w:bookmarkStart w:id="20362" w:name="_Toc486251777"/>
      <w:bookmarkStart w:id="20363" w:name="_Ref489361866"/>
      <w:bookmarkStart w:id="20364" w:name="_Ref489361869"/>
      <w:del w:id="20365" w:author="Alban Roche" w:date="2017-08-02T16:45:00Z">
        <w:r w:rsidRPr="00671C8B" w:rsidDel="000934B8">
          <w:delText xml:space="preserve">+KFTPSND Command: Send FTP </w:delText>
        </w:r>
        <w:bookmarkEnd w:id="20350"/>
        <w:r w:rsidRPr="00671C8B" w:rsidDel="000934B8">
          <w:delText>Files</w:delText>
        </w:r>
        <w:bookmarkStart w:id="20366" w:name="_Toc489461138"/>
        <w:bookmarkEnd w:id="20351"/>
        <w:bookmarkEnd w:id="20352"/>
        <w:bookmarkEnd w:id="20353"/>
        <w:bookmarkEnd w:id="20354"/>
        <w:bookmarkEnd w:id="20355"/>
        <w:bookmarkEnd w:id="20356"/>
        <w:bookmarkEnd w:id="20357"/>
        <w:bookmarkEnd w:id="20358"/>
        <w:bookmarkEnd w:id="20359"/>
        <w:bookmarkEnd w:id="20360"/>
        <w:bookmarkEnd w:id="20361"/>
        <w:bookmarkEnd w:id="20362"/>
        <w:bookmarkEnd w:id="20363"/>
        <w:bookmarkEnd w:id="20364"/>
        <w:bookmarkEnd w:id="20366"/>
      </w:del>
    </w:p>
    <w:tbl>
      <w:tblPr>
        <w:tblStyle w:val="TableSWIleft"/>
        <w:tblW w:w="9288" w:type="dxa"/>
        <w:tblLayout w:type="fixed"/>
        <w:tblLook w:val="04A0" w:firstRow="1" w:lastRow="0" w:firstColumn="1" w:lastColumn="0" w:noHBand="0" w:noVBand="1"/>
      </w:tblPr>
      <w:tblGrid>
        <w:gridCol w:w="1728"/>
        <w:gridCol w:w="7560"/>
      </w:tblGrid>
      <w:tr w:rsidR="00AD6DB4" w:rsidRPr="00671C8B" w:rsidDel="000934B8" w14:paraId="10864626" w14:textId="2B21F8E6" w:rsidTr="00166AF3">
        <w:trPr>
          <w:cnfStyle w:val="100000000000" w:firstRow="1" w:lastRow="0" w:firstColumn="0" w:lastColumn="0" w:oddVBand="0" w:evenVBand="0" w:oddHBand="0" w:evenHBand="0" w:firstRowFirstColumn="0" w:firstRowLastColumn="0" w:lastRowFirstColumn="0" w:lastRowLastColumn="0"/>
          <w:del w:id="20367" w:author="Alban Roche" w:date="2017-08-02T16:45:00Z"/>
        </w:trPr>
        <w:tc>
          <w:tcPr>
            <w:tcW w:w="9288" w:type="dxa"/>
            <w:gridSpan w:val="2"/>
          </w:tcPr>
          <w:p w14:paraId="20DB1A22" w14:textId="5E8B900C" w:rsidR="00AD6DB4" w:rsidRPr="00671C8B" w:rsidDel="000934B8" w:rsidRDefault="00AD6DB4">
            <w:pPr>
              <w:pStyle w:val="TableRowHead"/>
              <w:spacing w:before="144" w:after="144"/>
              <w:rPr>
                <w:del w:id="20368" w:author="Alban Roche" w:date="2017-08-02T16:45:00Z"/>
              </w:rPr>
            </w:pPr>
            <w:del w:id="20369" w:author="Alban Roche" w:date="2017-08-02T14:40:00Z">
              <w:r w:rsidDel="00F22490">
                <w:delText>HL7618, HL7618RD, HL7648, HL7650, HL7688, HL7690 and HL7692</w:delText>
              </w:r>
            </w:del>
            <w:bookmarkStart w:id="20370" w:name="_Toc489461139"/>
            <w:bookmarkEnd w:id="20370"/>
          </w:p>
        </w:tc>
        <w:bookmarkStart w:id="20371" w:name="_Toc489461140"/>
        <w:bookmarkEnd w:id="20371"/>
      </w:tr>
      <w:tr w:rsidR="00AD6DB4" w:rsidRPr="00671C8B" w:rsidDel="000934B8" w14:paraId="19F0C75D" w14:textId="3AE0A986" w:rsidTr="00166AF3">
        <w:trPr>
          <w:cantSplit w:val="0"/>
          <w:del w:id="20372" w:author="Alban Roche" w:date="2017-08-02T16:45:00Z"/>
        </w:trPr>
        <w:tc>
          <w:tcPr>
            <w:tcW w:w="1728" w:type="dxa"/>
          </w:tcPr>
          <w:p w14:paraId="0A3DD156" w14:textId="773665FA" w:rsidR="00AD6DB4" w:rsidDel="000934B8" w:rsidRDefault="00AD6DB4" w:rsidP="00166AF3">
            <w:pPr>
              <w:pStyle w:val="TableBody"/>
              <w:rPr>
                <w:del w:id="20373" w:author="Alban Roche" w:date="2017-08-02T16:45:00Z"/>
              </w:rPr>
            </w:pPr>
            <w:del w:id="20374" w:author="Alban Roche" w:date="2017-08-02T16:45:00Z">
              <w:r w:rsidDel="000934B8">
                <w:rPr>
                  <w:i/>
                </w:rPr>
                <w:delText>Test command</w:delText>
              </w:r>
              <w:bookmarkStart w:id="20375" w:name="_Toc489461141"/>
              <w:bookmarkEnd w:id="20375"/>
            </w:del>
          </w:p>
          <w:p w14:paraId="00948632" w14:textId="7CF329E4" w:rsidR="00AD6DB4" w:rsidRPr="006928C8" w:rsidDel="000934B8" w:rsidRDefault="00AD6DB4" w:rsidP="00166AF3">
            <w:pPr>
              <w:pStyle w:val="TableBody"/>
              <w:rPr>
                <w:del w:id="20376" w:author="Alban Roche" w:date="2017-08-02T16:45:00Z"/>
                <w:sz w:val="14"/>
                <w:szCs w:val="14"/>
              </w:rPr>
            </w:pPr>
            <w:bookmarkStart w:id="20377" w:name="_Toc489461142"/>
            <w:bookmarkEnd w:id="20377"/>
          </w:p>
          <w:p w14:paraId="5CECD73F" w14:textId="34A5BEED" w:rsidR="00AD6DB4" w:rsidDel="000934B8" w:rsidRDefault="00AD6DB4" w:rsidP="00166AF3">
            <w:pPr>
              <w:pStyle w:val="TableBody"/>
              <w:rPr>
                <w:del w:id="20378" w:author="Alban Roche" w:date="2017-08-02T16:45:00Z"/>
              </w:rPr>
            </w:pPr>
            <w:del w:id="20379" w:author="Alban Roche" w:date="2017-08-02T16:45:00Z">
              <w:r w:rsidRPr="004178FE" w:rsidDel="000934B8">
                <w:rPr>
                  <w:u w:val="single"/>
                </w:rPr>
                <w:delText>Syntax</w:delText>
              </w:r>
              <w:bookmarkStart w:id="20380" w:name="_Toc489461143"/>
              <w:bookmarkEnd w:id="20380"/>
            </w:del>
          </w:p>
          <w:p w14:paraId="050A76BD" w14:textId="1FADD7B7" w:rsidR="00AD6DB4" w:rsidRPr="004178FE" w:rsidDel="000934B8" w:rsidRDefault="00AD6DB4" w:rsidP="00166AF3">
            <w:pPr>
              <w:pStyle w:val="TableBody"/>
              <w:rPr>
                <w:del w:id="20381" w:author="Alban Roche" w:date="2017-08-02T16:45:00Z"/>
                <w:b/>
              </w:rPr>
            </w:pPr>
            <w:del w:id="20382" w:author="Alban Roche" w:date="2017-08-02T16:45:00Z">
              <w:r w:rsidRPr="004178FE" w:rsidDel="000934B8">
                <w:rPr>
                  <w:b/>
                </w:rPr>
                <w:delText>AT+KFTPSND=?</w:delText>
              </w:r>
              <w:bookmarkStart w:id="20383" w:name="_Toc489461144"/>
              <w:bookmarkEnd w:id="20383"/>
            </w:del>
          </w:p>
        </w:tc>
        <w:tc>
          <w:tcPr>
            <w:tcW w:w="7560" w:type="dxa"/>
          </w:tcPr>
          <w:p w14:paraId="7D79F059" w14:textId="6B39436C" w:rsidR="00AD6DB4" w:rsidDel="000934B8" w:rsidRDefault="00AD6DB4" w:rsidP="00166AF3">
            <w:pPr>
              <w:pStyle w:val="TableBody"/>
              <w:rPr>
                <w:del w:id="20384" w:author="Alban Roche" w:date="2017-08-02T16:45:00Z"/>
                <w:u w:val="single"/>
              </w:rPr>
            </w:pPr>
            <w:bookmarkStart w:id="20385" w:name="_Toc489461145"/>
            <w:bookmarkEnd w:id="20385"/>
          </w:p>
          <w:p w14:paraId="4A066F4E" w14:textId="0EDC6C11" w:rsidR="00AD6DB4" w:rsidRPr="006928C8" w:rsidDel="000934B8" w:rsidRDefault="00AD6DB4" w:rsidP="00166AF3">
            <w:pPr>
              <w:pStyle w:val="TableBody"/>
              <w:rPr>
                <w:del w:id="20386" w:author="Alban Roche" w:date="2017-08-02T16:45:00Z"/>
                <w:sz w:val="14"/>
                <w:szCs w:val="14"/>
                <w:u w:val="single"/>
              </w:rPr>
            </w:pPr>
            <w:bookmarkStart w:id="20387" w:name="_Toc489461146"/>
            <w:bookmarkEnd w:id="20387"/>
          </w:p>
          <w:p w14:paraId="73E8EF9B" w14:textId="2CFC112C" w:rsidR="00AD6DB4" w:rsidDel="000934B8" w:rsidRDefault="00AD6DB4" w:rsidP="00166AF3">
            <w:pPr>
              <w:pStyle w:val="TableBody"/>
              <w:rPr>
                <w:del w:id="20388" w:author="Alban Roche" w:date="2017-08-02T16:45:00Z"/>
              </w:rPr>
            </w:pPr>
            <w:del w:id="20389" w:author="Alban Roche" w:date="2017-08-02T16:45:00Z">
              <w:r w:rsidDel="000934B8">
                <w:rPr>
                  <w:u w:val="single"/>
                </w:rPr>
                <w:delText>Response</w:delText>
              </w:r>
              <w:bookmarkStart w:id="20390" w:name="_Toc489461147"/>
              <w:bookmarkEnd w:id="20390"/>
            </w:del>
          </w:p>
          <w:p w14:paraId="4A3CF934" w14:textId="73B002A1" w:rsidR="00AD6DB4" w:rsidRPr="004178FE" w:rsidDel="000934B8" w:rsidRDefault="00AD6DB4" w:rsidP="00166AF3">
            <w:pPr>
              <w:pStyle w:val="TableBody"/>
              <w:rPr>
                <w:del w:id="20391" w:author="Alban Roche" w:date="2017-08-02T16:45:00Z"/>
                <w:b/>
              </w:rPr>
            </w:pPr>
            <w:del w:id="20392" w:author="Alban Roche" w:date="2017-08-02T16:45:00Z">
              <w:r w:rsidRPr="004178FE" w:rsidDel="000934B8">
                <w:rPr>
                  <w:b/>
                </w:rPr>
                <w:delText>+KFTPSND: (</w:delText>
              </w:r>
              <w:r w:rsidDel="000934B8">
                <w:delText xml:space="preserve">list of possible </w:delText>
              </w:r>
              <w:r w:rsidRPr="004178FE" w:rsidDel="000934B8">
                <w:rPr>
                  <w:b/>
                </w:rPr>
                <w:delText>&lt;session_id&gt;</w:delText>
              </w:r>
              <w:r w:rsidDel="000934B8">
                <w:delText>s</w:delText>
              </w:r>
              <w:r w:rsidRPr="004178FE" w:rsidDel="000934B8">
                <w:rPr>
                  <w:b/>
                </w:rPr>
                <w:delText>),&lt;local_uri&gt;,&lt;server_path&gt;,&lt;file_name&gt;, (</w:delText>
              </w:r>
              <w:r w:rsidDel="000934B8">
                <w:delText xml:space="preserve">list of possible </w:delText>
              </w:r>
              <w:r w:rsidRPr="004178FE" w:rsidDel="000934B8">
                <w:rPr>
                  <w:b/>
                </w:rPr>
                <w:delText>&lt;type of file&gt;</w:delText>
              </w:r>
              <w:r w:rsidDel="000934B8">
                <w:delText>s</w:delText>
              </w:r>
              <w:r w:rsidRPr="00E70E05" w:rsidDel="000934B8">
                <w:rPr>
                  <w:b/>
                </w:rPr>
                <w:delText>),</w:delText>
              </w:r>
              <w:r w:rsidRPr="004178FE" w:rsidDel="000934B8">
                <w:rPr>
                  <w:b/>
                </w:rPr>
                <w:delText>(</w:delText>
              </w:r>
              <w:r w:rsidDel="000934B8">
                <w:delText xml:space="preserve">list of possible </w:delText>
              </w:r>
              <w:r w:rsidRPr="004178FE" w:rsidDel="000934B8">
                <w:rPr>
                  <w:b/>
                </w:rPr>
                <w:delText>&lt;append&gt;</w:delText>
              </w:r>
              <w:r w:rsidDel="000934B8">
                <w:delText>s</w:delText>
              </w:r>
              <w:r w:rsidRPr="004178FE" w:rsidDel="000934B8">
                <w:rPr>
                  <w:b/>
                </w:rPr>
                <w:delText>)</w:delText>
              </w:r>
              <w:bookmarkStart w:id="20393" w:name="_Toc489461148"/>
              <w:bookmarkEnd w:id="20393"/>
            </w:del>
          </w:p>
          <w:p w14:paraId="20312F50" w14:textId="3D21204B" w:rsidR="00AD6DB4" w:rsidRPr="004178FE" w:rsidDel="000934B8" w:rsidRDefault="00AD6DB4" w:rsidP="00166AF3">
            <w:pPr>
              <w:pStyle w:val="TableBody"/>
              <w:rPr>
                <w:del w:id="20394" w:author="Alban Roche" w:date="2017-08-02T16:45:00Z"/>
              </w:rPr>
            </w:pPr>
            <w:del w:id="20395" w:author="Alban Roche" w:date="2017-08-02T16:45:00Z">
              <w:r w:rsidRPr="004178FE" w:rsidDel="000934B8">
                <w:rPr>
                  <w:b/>
                </w:rPr>
                <w:delText>OK</w:delText>
              </w:r>
              <w:bookmarkStart w:id="20396" w:name="_Toc489461149"/>
              <w:bookmarkEnd w:id="20396"/>
            </w:del>
          </w:p>
        </w:tc>
        <w:bookmarkStart w:id="20397" w:name="_Toc489461150"/>
        <w:bookmarkEnd w:id="20397"/>
      </w:tr>
      <w:tr w:rsidR="00AD6DB4" w:rsidRPr="00671C8B" w:rsidDel="000934B8" w14:paraId="134319F0" w14:textId="1EC380C4" w:rsidTr="00166AF3">
        <w:trPr>
          <w:cantSplit w:val="0"/>
          <w:del w:id="20398" w:author="Alban Roche" w:date="2017-08-02T16:45:00Z"/>
        </w:trPr>
        <w:tc>
          <w:tcPr>
            <w:tcW w:w="1728" w:type="dxa"/>
          </w:tcPr>
          <w:p w14:paraId="451CF036" w14:textId="0710ACF1" w:rsidR="00AD6DB4" w:rsidRPr="00671C8B" w:rsidDel="000934B8" w:rsidRDefault="00AD6DB4" w:rsidP="00166AF3">
            <w:pPr>
              <w:pStyle w:val="TableBody"/>
              <w:rPr>
                <w:del w:id="20399" w:author="Alban Roche" w:date="2017-08-02T16:45:00Z"/>
                <w:i/>
              </w:rPr>
            </w:pPr>
            <w:del w:id="20400" w:author="Alban Roche" w:date="2017-08-02T16:45:00Z">
              <w:r w:rsidRPr="00671C8B" w:rsidDel="000934B8">
                <w:rPr>
                  <w:i/>
                </w:rPr>
                <w:delText>Write command</w:delText>
              </w:r>
              <w:bookmarkStart w:id="20401" w:name="_Toc489461151"/>
              <w:bookmarkEnd w:id="20401"/>
            </w:del>
          </w:p>
          <w:p w14:paraId="02380EA7" w14:textId="25C74A55" w:rsidR="00AD6DB4" w:rsidRPr="006928C8" w:rsidDel="000934B8" w:rsidRDefault="00AD6DB4" w:rsidP="00166AF3">
            <w:pPr>
              <w:pStyle w:val="TableBody"/>
              <w:rPr>
                <w:del w:id="20402" w:author="Alban Roche" w:date="2017-08-02T16:45:00Z"/>
                <w:sz w:val="14"/>
                <w:szCs w:val="14"/>
              </w:rPr>
            </w:pPr>
            <w:bookmarkStart w:id="20403" w:name="_Toc489461152"/>
            <w:bookmarkEnd w:id="20403"/>
          </w:p>
          <w:p w14:paraId="3B96D7A3" w14:textId="3C804E4E" w:rsidR="00AD6DB4" w:rsidRPr="00671C8B" w:rsidDel="000934B8" w:rsidRDefault="00AD6DB4" w:rsidP="00166AF3">
            <w:pPr>
              <w:pStyle w:val="TableBody"/>
              <w:rPr>
                <w:del w:id="20404" w:author="Alban Roche" w:date="2017-08-02T16:45:00Z"/>
                <w:u w:val="single"/>
              </w:rPr>
            </w:pPr>
            <w:del w:id="20405" w:author="Alban Roche" w:date="2017-08-02T16:45:00Z">
              <w:r w:rsidRPr="00671C8B" w:rsidDel="000934B8">
                <w:rPr>
                  <w:u w:val="single"/>
                </w:rPr>
                <w:delText>Syntax</w:delText>
              </w:r>
              <w:bookmarkStart w:id="20406" w:name="_Toc489461153"/>
              <w:bookmarkEnd w:id="20406"/>
            </w:del>
          </w:p>
          <w:p w14:paraId="24DB602F" w14:textId="0ECF57FB" w:rsidR="00AD6DB4" w:rsidRPr="00671C8B" w:rsidDel="000934B8" w:rsidRDefault="00AD6DB4" w:rsidP="00166AF3">
            <w:pPr>
              <w:pStyle w:val="TableBody"/>
              <w:rPr>
                <w:del w:id="20407" w:author="Alban Roche" w:date="2017-08-02T16:45:00Z"/>
                <w:u w:val="single"/>
              </w:rPr>
            </w:pPr>
            <w:del w:id="20408" w:author="Alban Roche" w:date="2017-08-02T16:45:00Z">
              <w:r w:rsidRPr="00671C8B" w:rsidDel="000934B8">
                <w:rPr>
                  <w:b/>
                  <w:lang w:eastAsia="zh-CN"/>
                </w:rPr>
                <w:delText>AT</w:delText>
              </w:r>
              <w:r w:rsidRPr="00671C8B" w:rsidDel="000934B8">
                <w:rPr>
                  <w:b/>
                </w:rPr>
                <w:delText>+KFTPSND=</w:delText>
              </w:r>
              <w:r w:rsidRPr="00671C8B" w:rsidDel="000934B8">
                <w:rPr>
                  <w:b/>
                </w:rPr>
                <w:br/>
              </w:r>
              <w:r w:rsidRPr="00671C8B" w:rsidDel="000934B8">
                <w:rPr>
                  <w:b/>
                  <w:lang w:eastAsia="zh-CN"/>
                </w:rPr>
                <w:delText>&lt;session_id&gt;,</w:delText>
              </w:r>
              <w:r w:rsidRPr="00671C8B" w:rsidDel="000934B8">
                <w:rPr>
                  <w:b/>
                  <w:lang w:eastAsia="zh-CN"/>
                </w:rPr>
                <w:br/>
                <w:delText>[&lt;local_uri&gt;,]</w:delText>
              </w:r>
              <w:r w:rsidRPr="00671C8B" w:rsidDel="000934B8">
                <w:rPr>
                  <w:b/>
                  <w:lang w:eastAsia="zh-CN"/>
                </w:rPr>
                <w:br/>
              </w:r>
              <w:r w:rsidRPr="00671C8B" w:rsidDel="000934B8">
                <w:rPr>
                  <w:b/>
                </w:rPr>
                <w:delText>[&lt;server_path&gt;</w:delText>
              </w:r>
              <w:r w:rsidRPr="00671C8B" w:rsidDel="000934B8">
                <w:rPr>
                  <w:b/>
                  <w:lang w:eastAsia="zh-CN"/>
                </w:rPr>
                <w:delText>,</w:delText>
              </w:r>
              <w:r w:rsidRPr="00671C8B" w:rsidDel="000934B8">
                <w:rPr>
                  <w:b/>
                </w:rPr>
                <w:delText>]</w:delText>
              </w:r>
              <w:r w:rsidRPr="00671C8B" w:rsidDel="000934B8">
                <w:rPr>
                  <w:b/>
                </w:rPr>
                <w:br/>
                <w:delText>&lt;file_name&gt;</w:delText>
              </w:r>
              <w:r w:rsidRPr="00671C8B" w:rsidDel="000934B8">
                <w:rPr>
                  <w:b/>
                </w:rPr>
                <w:br/>
                <w:delText>[,&lt;type of file&gt;]</w:delText>
              </w:r>
              <w:r w:rsidRPr="00671C8B" w:rsidDel="000934B8">
                <w:rPr>
                  <w:b/>
                </w:rPr>
                <w:br/>
                <w:delText>[,&lt;append&gt;]</w:delText>
              </w:r>
              <w:bookmarkStart w:id="20409" w:name="_Toc489461154"/>
              <w:bookmarkEnd w:id="20409"/>
            </w:del>
          </w:p>
        </w:tc>
        <w:tc>
          <w:tcPr>
            <w:tcW w:w="7560" w:type="dxa"/>
          </w:tcPr>
          <w:p w14:paraId="0F05BEFF" w14:textId="436F037D" w:rsidR="00AD6DB4" w:rsidRPr="00671C8B" w:rsidDel="000934B8" w:rsidRDefault="00AD6DB4" w:rsidP="00166AF3">
            <w:pPr>
              <w:pStyle w:val="TableBody"/>
              <w:rPr>
                <w:del w:id="20410" w:author="Alban Roche" w:date="2017-08-02T16:45:00Z"/>
                <w:u w:val="single"/>
              </w:rPr>
            </w:pPr>
            <w:bookmarkStart w:id="20411" w:name="_Toc489461155"/>
            <w:bookmarkEnd w:id="20411"/>
          </w:p>
          <w:p w14:paraId="6A7D00E5" w14:textId="14E59AF2" w:rsidR="00AD6DB4" w:rsidRPr="006928C8" w:rsidDel="000934B8" w:rsidRDefault="00AD6DB4" w:rsidP="00166AF3">
            <w:pPr>
              <w:pStyle w:val="TableBody"/>
              <w:rPr>
                <w:del w:id="20412" w:author="Alban Roche" w:date="2017-08-02T16:45:00Z"/>
                <w:sz w:val="14"/>
                <w:szCs w:val="14"/>
                <w:u w:val="single"/>
              </w:rPr>
            </w:pPr>
            <w:bookmarkStart w:id="20413" w:name="_Toc489461156"/>
            <w:bookmarkEnd w:id="20413"/>
          </w:p>
          <w:p w14:paraId="58983D3D" w14:textId="108A7E62" w:rsidR="00AD6DB4" w:rsidRPr="00671C8B" w:rsidDel="000934B8" w:rsidRDefault="00AD6DB4" w:rsidP="00166AF3">
            <w:pPr>
              <w:pStyle w:val="TableBody"/>
              <w:rPr>
                <w:del w:id="20414" w:author="Alban Roche" w:date="2017-08-02T16:45:00Z"/>
                <w:u w:val="single"/>
              </w:rPr>
            </w:pPr>
            <w:del w:id="20415" w:author="Alban Roche" w:date="2017-08-02T16:45:00Z">
              <w:r w:rsidRPr="00671C8B" w:rsidDel="000934B8">
                <w:rPr>
                  <w:u w:val="single"/>
                </w:rPr>
                <w:delText>Response</w:delText>
              </w:r>
              <w:bookmarkStart w:id="20416" w:name="_Toc489461157"/>
              <w:bookmarkEnd w:id="20416"/>
            </w:del>
          </w:p>
          <w:p w14:paraId="63722426" w14:textId="450158B6" w:rsidR="00AD6DB4" w:rsidDel="000934B8" w:rsidRDefault="00AD6DB4" w:rsidP="00166AF3">
            <w:pPr>
              <w:pStyle w:val="TableBody"/>
              <w:rPr>
                <w:del w:id="20417" w:author="Alban Roche" w:date="2017-08-02T16:45:00Z"/>
                <w:b/>
              </w:rPr>
            </w:pPr>
            <w:commentRangeStart w:id="20418"/>
            <w:commentRangeStart w:id="20419"/>
            <w:del w:id="20420" w:author="Alban Roche" w:date="2017-08-02T16:45:00Z">
              <w:r w:rsidRPr="00671C8B" w:rsidDel="000934B8">
                <w:rPr>
                  <w:b/>
                </w:rPr>
                <w:delText>CONNECT</w:delText>
              </w:r>
              <w:bookmarkStart w:id="20421" w:name="_Toc489461158"/>
              <w:bookmarkEnd w:id="20421"/>
            </w:del>
          </w:p>
          <w:p w14:paraId="1D8C16E6" w14:textId="023EBD61" w:rsidR="00AD6DB4" w:rsidRPr="00671C8B" w:rsidDel="000934B8" w:rsidRDefault="00AD6DB4" w:rsidP="00166AF3">
            <w:pPr>
              <w:pStyle w:val="TableBody"/>
              <w:rPr>
                <w:del w:id="20422" w:author="Alban Roche" w:date="2017-08-02T16:45:00Z"/>
                <w:b/>
              </w:rPr>
            </w:pPr>
            <w:del w:id="20423" w:author="Alban Roche" w:date="2017-08-02T16:45:00Z">
              <w:r w:rsidRPr="00671C8B" w:rsidDel="000934B8">
                <w:rPr>
                  <w:b/>
                </w:rPr>
                <w:delText>OK</w:delText>
              </w:r>
              <w:commentRangeEnd w:id="20418"/>
              <w:r w:rsidDel="000934B8">
                <w:rPr>
                  <w:rStyle w:val="CommentReference"/>
                  <w:rFonts w:ascii="Verdana" w:hAnsi="Verdana" w:cs="Times New Roman"/>
                  <w:lang w:eastAsia="en-US"/>
                </w:rPr>
                <w:commentReference w:id="20418"/>
              </w:r>
              <w:commentRangeEnd w:id="20419"/>
              <w:r w:rsidR="000E68EC" w:rsidDel="000934B8">
                <w:rPr>
                  <w:rStyle w:val="CommentReference"/>
                  <w:rFonts w:ascii="Verdana" w:hAnsi="Verdana" w:cs="Times New Roman"/>
                  <w:lang w:eastAsia="en-US"/>
                </w:rPr>
                <w:commentReference w:id="20419"/>
              </w:r>
              <w:bookmarkStart w:id="20424" w:name="_Toc489461159"/>
              <w:bookmarkEnd w:id="20424"/>
            </w:del>
          </w:p>
          <w:p w14:paraId="22572DD4" w14:textId="3BF3EE1B" w:rsidR="00AD6DB4" w:rsidRPr="00C318EF" w:rsidDel="000934B8" w:rsidRDefault="00AD6DB4" w:rsidP="00166AF3">
            <w:pPr>
              <w:pStyle w:val="TableBody"/>
              <w:rPr>
                <w:del w:id="20425" w:author="Alban Roche" w:date="2017-08-02T16:45:00Z"/>
              </w:rPr>
            </w:pPr>
            <w:bookmarkStart w:id="20426" w:name="_Toc489461160"/>
            <w:bookmarkEnd w:id="20426"/>
          </w:p>
          <w:p w14:paraId="0585E14E" w14:textId="2E436F51" w:rsidR="00AD6DB4" w:rsidRPr="00C318EF" w:rsidDel="000934B8" w:rsidRDefault="00AD6DB4" w:rsidP="00166AF3">
            <w:pPr>
              <w:pStyle w:val="TableBody"/>
              <w:rPr>
                <w:del w:id="20427" w:author="Alban Roche" w:date="2017-08-02T16:45:00Z"/>
              </w:rPr>
            </w:pPr>
            <w:del w:id="20428" w:author="Alban Roche" w:date="2017-08-02T16:45:00Z">
              <w:r w:rsidRPr="00C318EF" w:rsidDel="000934B8">
                <w:delText>or</w:delText>
              </w:r>
              <w:bookmarkStart w:id="20429" w:name="_Toc489461161"/>
              <w:bookmarkEnd w:id="20429"/>
            </w:del>
          </w:p>
          <w:p w14:paraId="7C212527" w14:textId="130EAFDD" w:rsidR="00AD6DB4" w:rsidRPr="00671C8B" w:rsidDel="000934B8" w:rsidRDefault="00AD6DB4" w:rsidP="00166AF3">
            <w:pPr>
              <w:pStyle w:val="TableBody"/>
              <w:rPr>
                <w:del w:id="20430" w:author="Alban Roche" w:date="2017-08-02T16:45:00Z"/>
                <w:b/>
              </w:rPr>
            </w:pPr>
            <w:del w:id="20431" w:author="Alban Roche" w:date="2017-08-02T16:45:00Z">
              <w:r w:rsidRPr="00671C8B" w:rsidDel="000934B8">
                <w:rPr>
                  <w:b/>
                </w:rPr>
                <w:delText xml:space="preserve">+CME ERROR &lt;err&gt;       </w:delText>
              </w:r>
              <w:bookmarkStart w:id="20432" w:name="_Toc489461162"/>
              <w:bookmarkEnd w:id="20432"/>
            </w:del>
          </w:p>
          <w:p w14:paraId="1E9B55BC" w14:textId="29583E71" w:rsidR="00AD6DB4" w:rsidRPr="00671C8B" w:rsidDel="000934B8" w:rsidRDefault="00AD6DB4" w:rsidP="00166AF3">
            <w:pPr>
              <w:pStyle w:val="TableBody"/>
              <w:rPr>
                <w:del w:id="20433" w:author="Alban Roche" w:date="2017-08-02T16:45:00Z"/>
                <w:b/>
              </w:rPr>
            </w:pPr>
            <w:del w:id="20434" w:author="Alban Roche" w:date="2017-08-02T16:45:00Z">
              <w:r w:rsidRPr="00671C8B" w:rsidDel="000934B8">
                <w:rPr>
                  <w:b/>
                </w:rPr>
                <w:delText>NO CARRIER</w:delText>
              </w:r>
              <w:bookmarkStart w:id="20435" w:name="_Toc489461163"/>
              <w:bookmarkEnd w:id="20435"/>
            </w:del>
          </w:p>
          <w:p w14:paraId="4834DDD8" w14:textId="1B0C4255" w:rsidR="00AD6DB4" w:rsidRPr="00671C8B" w:rsidDel="000934B8" w:rsidRDefault="00AD6DB4" w:rsidP="00166AF3">
            <w:pPr>
              <w:pStyle w:val="TableBody"/>
              <w:rPr>
                <w:del w:id="20436" w:author="Alban Roche" w:date="2017-08-02T16:45:00Z"/>
                <w:b/>
                <w:u w:val="single"/>
              </w:rPr>
            </w:pPr>
            <w:del w:id="20437" w:author="Alban Roche" w:date="2017-08-02T16:45:00Z">
              <w:r w:rsidRPr="00671C8B" w:rsidDel="000934B8">
                <w:rPr>
                  <w:b/>
                </w:rPr>
                <w:delText xml:space="preserve">+KFTP_ERROR: </w:delText>
              </w:r>
              <w:r w:rsidRPr="00671C8B" w:rsidDel="000934B8">
                <w:rPr>
                  <w:b/>
                  <w:lang w:eastAsia="zh-CN"/>
                </w:rPr>
                <w:delText>&lt;session_id&gt;,</w:delText>
              </w:r>
              <w:r w:rsidRPr="00671C8B" w:rsidDel="000934B8">
                <w:rPr>
                  <w:b/>
                </w:rPr>
                <w:delText>&lt;ftp cause&gt;</w:delText>
              </w:r>
              <w:bookmarkStart w:id="20438" w:name="_Toc489461164"/>
              <w:bookmarkEnd w:id="20438"/>
            </w:del>
          </w:p>
          <w:p w14:paraId="2F2F8B6D" w14:textId="405975BE" w:rsidR="00AD6DB4" w:rsidRPr="006928C8" w:rsidDel="000934B8" w:rsidRDefault="00AD6DB4" w:rsidP="00166AF3">
            <w:pPr>
              <w:pStyle w:val="TableBody"/>
              <w:rPr>
                <w:del w:id="20439" w:author="Alban Roche" w:date="2017-08-02T16:45:00Z"/>
              </w:rPr>
            </w:pPr>
            <w:bookmarkStart w:id="20440" w:name="_Toc489461165"/>
            <w:bookmarkEnd w:id="20440"/>
          </w:p>
          <w:p w14:paraId="4E0493E9" w14:textId="7A421CB3" w:rsidR="00AD6DB4" w:rsidRPr="00671C8B" w:rsidDel="000934B8" w:rsidRDefault="00AD6DB4" w:rsidP="00166AF3">
            <w:pPr>
              <w:pStyle w:val="TableBody"/>
              <w:rPr>
                <w:del w:id="20441" w:author="Alban Roche" w:date="2017-08-02T16:45:00Z"/>
                <w:u w:val="single"/>
                <w:lang w:eastAsia="zh-CN"/>
              </w:rPr>
            </w:pPr>
            <w:del w:id="20442" w:author="Alban Roche" w:date="2017-08-02T16:45:00Z">
              <w:r w:rsidRPr="00671C8B" w:rsidDel="000934B8">
                <w:rPr>
                  <w:u w:val="single"/>
                </w:rPr>
                <w:delText>Parameters</w:delText>
              </w:r>
              <w:bookmarkStart w:id="20443" w:name="_Toc489461166"/>
              <w:bookmarkEnd w:id="20443"/>
            </w:del>
          </w:p>
          <w:p w14:paraId="20AB3E25" w14:textId="7491729B" w:rsidR="00AD6DB4" w:rsidRPr="00671C8B" w:rsidDel="000934B8" w:rsidRDefault="00AD6DB4" w:rsidP="00166AF3">
            <w:pPr>
              <w:pStyle w:val="TableBody"/>
              <w:rPr>
                <w:del w:id="20444" w:author="Alban Roche" w:date="2017-08-02T16:45:00Z"/>
              </w:rPr>
            </w:pPr>
            <w:del w:id="20445" w:author="Alban Roche" w:date="2017-08-02T16:45:00Z">
              <w:r w:rsidRPr="00671C8B" w:rsidDel="000934B8">
                <w:rPr>
                  <w:b/>
                </w:rPr>
                <w:delText>&lt;session_id&gt;</w:delText>
              </w:r>
              <w:r w:rsidRPr="00671C8B" w:rsidDel="000934B8">
                <w:tab/>
                <w:delText>FTP session</w:delText>
              </w:r>
              <w:r w:rsidDel="000934B8">
                <w:delText xml:space="preserve"> index</w:delText>
              </w:r>
              <w:bookmarkStart w:id="20446" w:name="_Toc489461167"/>
              <w:bookmarkEnd w:id="20446"/>
            </w:del>
          </w:p>
          <w:p w14:paraId="647BC584" w14:textId="0AE6A843" w:rsidR="00AD6DB4" w:rsidRPr="00F425F8" w:rsidDel="000934B8" w:rsidRDefault="00AD6DB4" w:rsidP="00166AF3">
            <w:pPr>
              <w:pStyle w:val="TableBody"/>
              <w:rPr>
                <w:del w:id="20447" w:author="Alban Roche" w:date="2017-08-02T16:45:00Z"/>
              </w:rPr>
            </w:pPr>
            <w:bookmarkStart w:id="20448" w:name="_Toc489461168"/>
            <w:bookmarkEnd w:id="20448"/>
          </w:p>
          <w:p w14:paraId="7B553C01" w14:textId="0C5BDE31" w:rsidR="00AD6DB4" w:rsidRPr="00671C8B" w:rsidDel="000934B8" w:rsidRDefault="00AD6DB4" w:rsidP="00166AF3">
            <w:pPr>
              <w:pStyle w:val="TableBody"/>
              <w:rPr>
                <w:del w:id="20449" w:author="Alban Roche" w:date="2017-08-02T16:45:00Z"/>
                <w:b/>
              </w:rPr>
            </w:pPr>
            <w:del w:id="20450" w:author="Alban Roche" w:date="2017-08-02T16:45:00Z">
              <w:r w:rsidRPr="00671C8B" w:rsidDel="000934B8">
                <w:rPr>
                  <w:b/>
                </w:rPr>
                <w:delText>&lt;local_uri&gt;</w:delText>
              </w:r>
              <w:r w:rsidRPr="00671C8B" w:rsidDel="000934B8">
                <w:tab/>
                <w:delText>This argument must be empty. It is reserved for compatibility of command syntax.</w:delText>
              </w:r>
              <w:bookmarkStart w:id="20451" w:name="_Toc489461169"/>
              <w:bookmarkEnd w:id="20451"/>
            </w:del>
          </w:p>
          <w:p w14:paraId="0FEBF784" w14:textId="3B67B34D" w:rsidR="00AD6DB4" w:rsidRPr="00F425F8" w:rsidDel="000934B8" w:rsidRDefault="00AD6DB4" w:rsidP="00166AF3">
            <w:pPr>
              <w:pStyle w:val="TableBody"/>
              <w:rPr>
                <w:del w:id="20452" w:author="Alban Roche" w:date="2017-08-02T16:45:00Z"/>
              </w:rPr>
            </w:pPr>
            <w:bookmarkStart w:id="20453" w:name="_Toc489461170"/>
            <w:bookmarkEnd w:id="20453"/>
          </w:p>
          <w:p w14:paraId="6A832DE3" w14:textId="692C4F72" w:rsidR="00AD6DB4" w:rsidRPr="00671C8B" w:rsidDel="000934B8" w:rsidRDefault="00AD6DB4" w:rsidP="00166AF3">
            <w:pPr>
              <w:pStyle w:val="TableBody"/>
              <w:rPr>
                <w:del w:id="20454" w:author="Alban Roche" w:date="2017-08-02T16:45:00Z"/>
              </w:rPr>
            </w:pPr>
            <w:del w:id="20455" w:author="Alban Roche" w:date="2017-08-02T16:45:00Z">
              <w:r w:rsidRPr="00671C8B" w:rsidDel="000934B8">
                <w:rPr>
                  <w:b/>
                </w:rPr>
                <w:delText>&lt;server_path&gt;</w:delText>
              </w:r>
              <w:r w:rsidRPr="00BD7394" w:rsidDel="000934B8">
                <w:tab/>
                <w:delText>S</w:delText>
              </w:r>
              <w:r w:rsidRPr="00391BFD" w:rsidDel="000934B8">
                <w:delText>t</w:delText>
              </w:r>
              <w:r w:rsidRPr="00671C8B" w:rsidDel="000934B8">
                <w:delText>ring type. Indicates the path of the file to be uploaded. An empty string or no string indicates the uploading is done from the path given by the FTP server</w:delText>
              </w:r>
              <w:bookmarkStart w:id="20456" w:name="_Toc489461171"/>
              <w:bookmarkEnd w:id="20456"/>
            </w:del>
          </w:p>
          <w:p w14:paraId="45843A60" w14:textId="63F0A639" w:rsidR="00AD6DB4" w:rsidRPr="00F425F8" w:rsidDel="000934B8" w:rsidRDefault="00AD6DB4" w:rsidP="00166AF3">
            <w:pPr>
              <w:pStyle w:val="TableBody"/>
              <w:rPr>
                <w:del w:id="20457" w:author="Alban Roche" w:date="2017-08-02T16:45:00Z"/>
              </w:rPr>
            </w:pPr>
            <w:bookmarkStart w:id="20458" w:name="_Toc489461172"/>
            <w:bookmarkEnd w:id="20458"/>
          </w:p>
          <w:p w14:paraId="7CC057B4" w14:textId="68FD8352" w:rsidR="00AD6DB4" w:rsidRPr="00671C8B" w:rsidDel="000934B8" w:rsidRDefault="00AD6DB4" w:rsidP="00166AF3">
            <w:pPr>
              <w:pStyle w:val="TableBody"/>
              <w:rPr>
                <w:del w:id="20459" w:author="Alban Roche" w:date="2017-08-02T16:45:00Z"/>
              </w:rPr>
            </w:pPr>
            <w:del w:id="20460" w:author="Alban Roche" w:date="2017-08-02T16:45:00Z">
              <w:r w:rsidRPr="00671C8B" w:rsidDel="000934B8">
                <w:rPr>
                  <w:b/>
                </w:rPr>
                <w:delText>&lt;file_name&gt;</w:delText>
              </w:r>
              <w:r w:rsidRPr="00BD7394" w:rsidDel="000934B8">
                <w:tab/>
                <w:delText>S</w:delText>
              </w:r>
              <w:r w:rsidRPr="00671C8B" w:rsidDel="000934B8">
                <w:delText>tring type. Indicates the name of the file to upload</w:delText>
              </w:r>
              <w:bookmarkStart w:id="20461" w:name="_Toc489461173"/>
              <w:bookmarkEnd w:id="20461"/>
            </w:del>
          </w:p>
          <w:p w14:paraId="79F184A1" w14:textId="60A3C138" w:rsidR="00AD6DB4" w:rsidRPr="00F425F8" w:rsidDel="000934B8" w:rsidRDefault="00AD6DB4" w:rsidP="00166AF3">
            <w:pPr>
              <w:pStyle w:val="TableBody"/>
              <w:rPr>
                <w:del w:id="20462" w:author="Alban Roche" w:date="2017-08-02T16:45:00Z"/>
              </w:rPr>
            </w:pPr>
            <w:bookmarkStart w:id="20463" w:name="_Toc489461174"/>
            <w:bookmarkEnd w:id="20463"/>
          </w:p>
          <w:p w14:paraId="417A1896" w14:textId="6A007B9C" w:rsidR="00AD6DB4" w:rsidRPr="00671C8B" w:rsidDel="000934B8" w:rsidRDefault="00AD6DB4" w:rsidP="00166AF3">
            <w:pPr>
              <w:pStyle w:val="TableBody"/>
              <w:rPr>
                <w:del w:id="20464" w:author="Alban Roche" w:date="2017-08-02T16:45:00Z"/>
              </w:rPr>
            </w:pPr>
            <w:del w:id="20465" w:author="Alban Roche" w:date="2017-08-02T16:45:00Z">
              <w:r w:rsidRPr="00671C8B" w:rsidDel="000934B8">
                <w:rPr>
                  <w:b/>
                </w:rPr>
                <w:delText>&lt;type of file&gt;</w:delText>
              </w:r>
              <w:r w:rsidRPr="00671C8B" w:rsidDel="000934B8">
                <w:tab/>
                <w:delText>Numeric type. Indicates the type of file (ASCII or binary) to transfer</w:delText>
              </w:r>
              <w:bookmarkStart w:id="20466" w:name="_Toc489461175"/>
              <w:bookmarkEnd w:id="20466"/>
            </w:del>
          </w:p>
          <w:p w14:paraId="040E1554" w14:textId="34D99CD9" w:rsidR="00AD6DB4" w:rsidRPr="00671C8B" w:rsidDel="000934B8" w:rsidRDefault="00AD6DB4" w:rsidP="00166AF3">
            <w:pPr>
              <w:pStyle w:val="TableBody"/>
              <w:rPr>
                <w:del w:id="20467" w:author="Alban Roche" w:date="2017-08-02T16:45:00Z"/>
              </w:rPr>
            </w:pPr>
            <w:del w:id="20468" w:author="Alban Roche" w:date="2017-08-02T16:45:00Z">
              <w:r w:rsidRPr="00671C8B" w:rsidDel="000934B8">
                <w:rPr>
                  <w:u w:val="single"/>
                </w:rPr>
                <w:delText>0</w:delText>
              </w:r>
              <w:r w:rsidRPr="00671C8B" w:rsidDel="000934B8">
                <w:tab/>
                <w:delText>Binary</w:delText>
              </w:r>
              <w:bookmarkStart w:id="20469" w:name="_Toc489461176"/>
              <w:bookmarkEnd w:id="20469"/>
            </w:del>
          </w:p>
          <w:p w14:paraId="2B54DB09" w14:textId="3F195720" w:rsidR="00AD6DB4" w:rsidRPr="00671C8B" w:rsidDel="000934B8" w:rsidRDefault="00AD6DB4" w:rsidP="00166AF3">
            <w:pPr>
              <w:pStyle w:val="TableBody"/>
              <w:rPr>
                <w:del w:id="20470" w:author="Alban Roche" w:date="2017-08-02T16:45:00Z"/>
              </w:rPr>
            </w:pPr>
            <w:del w:id="20471" w:author="Alban Roche" w:date="2017-08-02T16:45:00Z">
              <w:r w:rsidRPr="00671C8B" w:rsidDel="000934B8">
                <w:delText>1</w:delText>
              </w:r>
              <w:r w:rsidRPr="00671C8B" w:rsidDel="000934B8">
                <w:tab/>
                <w:delText>ASCII</w:delText>
              </w:r>
              <w:bookmarkStart w:id="20472" w:name="_Toc489461177"/>
              <w:bookmarkEnd w:id="20472"/>
            </w:del>
          </w:p>
          <w:p w14:paraId="71639F7D" w14:textId="4A304269" w:rsidR="00AD6DB4" w:rsidRPr="00F425F8" w:rsidDel="000934B8" w:rsidRDefault="00AD6DB4" w:rsidP="00166AF3">
            <w:pPr>
              <w:pStyle w:val="TableBody"/>
              <w:rPr>
                <w:del w:id="20473" w:author="Alban Roche" w:date="2017-08-02T16:45:00Z"/>
              </w:rPr>
            </w:pPr>
            <w:bookmarkStart w:id="20474" w:name="_Toc489461178"/>
            <w:bookmarkEnd w:id="20474"/>
          </w:p>
          <w:p w14:paraId="15EA7998" w14:textId="07509B33" w:rsidR="00AD6DB4" w:rsidRPr="00671C8B" w:rsidDel="000934B8" w:rsidRDefault="00AD6DB4" w:rsidP="00166AF3">
            <w:pPr>
              <w:pStyle w:val="TableBody"/>
              <w:rPr>
                <w:del w:id="20475" w:author="Alban Roche" w:date="2017-08-02T16:45:00Z"/>
              </w:rPr>
            </w:pPr>
            <w:del w:id="20476" w:author="Alban Roche" w:date="2017-08-02T16:45:00Z">
              <w:r w:rsidRPr="00671C8B" w:rsidDel="000934B8">
                <w:rPr>
                  <w:b/>
                </w:rPr>
                <w:delText>&lt;append&gt;</w:delText>
              </w:r>
              <w:r w:rsidRPr="00671C8B" w:rsidDel="000934B8">
                <w:rPr>
                  <w:b/>
                </w:rPr>
                <w:tab/>
              </w:r>
              <w:r w:rsidRPr="00671C8B" w:rsidDel="000934B8">
                <w:delText>Numeric type. Indicates using "append" or not when uploading.</w:delText>
              </w:r>
              <w:bookmarkStart w:id="20477" w:name="_Toc489461179"/>
              <w:bookmarkEnd w:id="20477"/>
            </w:del>
          </w:p>
          <w:p w14:paraId="5F47875F" w14:textId="70D887E1" w:rsidR="00AD6DB4" w:rsidRPr="00671C8B" w:rsidDel="000934B8" w:rsidRDefault="00AD6DB4" w:rsidP="00166AF3">
            <w:pPr>
              <w:pStyle w:val="TableBody"/>
              <w:rPr>
                <w:del w:id="20478" w:author="Alban Roche" w:date="2017-08-02T16:45:00Z"/>
                <w:lang w:eastAsia="zh-CN"/>
              </w:rPr>
            </w:pPr>
            <w:del w:id="20479" w:author="Alban Roche" w:date="2017-08-02T16:45:00Z">
              <w:r w:rsidRPr="00671C8B" w:rsidDel="000934B8">
                <w:rPr>
                  <w:u w:val="single"/>
                </w:rPr>
                <w:delText>0</w:delText>
              </w:r>
              <w:r w:rsidRPr="00671C8B" w:rsidDel="000934B8">
                <w:tab/>
                <w:delText>Do not use "append". If the file already exists then the file will be overridden</w:delText>
              </w:r>
              <w:bookmarkStart w:id="20480" w:name="_Toc489461180"/>
              <w:bookmarkEnd w:id="20480"/>
            </w:del>
          </w:p>
          <w:p w14:paraId="56212878" w14:textId="470A8E96" w:rsidR="00AD6DB4" w:rsidRPr="00671C8B" w:rsidDel="000934B8" w:rsidRDefault="00AD6DB4" w:rsidP="00166AF3">
            <w:pPr>
              <w:pStyle w:val="TableBody"/>
              <w:rPr>
                <w:del w:id="20481" w:author="Alban Roche" w:date="2017-08-02T16:45:00Z"/>
                <w:lang w:eastAsia="zh-CN"/>
              </w:rPr>
            </w:pPr>
            <w:del w:id="20482" w:author="Alban Roche" w:date="2017-08-02T16:45:00Z">
              <w:r w:rsidRPr="00671C8B" w:rsidDel="000934B8">
                <w:delText>1</w:delText>
              </w:r>
              <w:r w:rsidRPr="00671C8B" w:rsidDel="000934B8">
                <w:tab/>
                <w:delText xml:space="preserve">Use "append". If the file already exists then the data will </w:delText>
              </w:r>
              <w:r w:rsidRPr="00671C8B" w:rsidDel="000934B8">
                <w:tab/>
                <w:delText xml:space="preserve">be appended at the end of </w:delText>
              </w:r>
              <w:r w:rsidRPr="00671C8B" w:rsidDel="000934B8">
                <w:tab/>
                <w:delText>the file;</w:delText>
              </w:r>
              <w:r w:rsidRPr="00671C8B" w:rsidDel="000934B8">
                <w:rPr>
                  <w:lang w:eastAsia="zh-CN"/>
                </w:rPr>
                <w:delText xml:space="preserve"> otherwise the file will be created</w:delText>
              </w:r>
              <w:bookmarkStart w:id="20483" w:name="_Toc489461181"/>
              <w:bookmarkEnd w:id="20483"/>
            </w:del>
          </w:p>
          <w:p w14:paraId="511A5F15" w14:textId="7B0CEC33" w:rsidR="00AD6DB4" w:rsidRPr="00F425F8" w:rsidDel="000934B8" w:rsidRDefault="00AD6DB4" w:rsidP="00166AF3">
            <w:pPr>
              <w:pStyle w:val="TableBody"/>
              <w:rPr>
                <w:del w:id="20484" w:author="Alban Roche" w:date="2017-08-02T16:45:00Z"/>
              </w:rPr>
            </w:pPr>
            <w:bookmarkStart w:id="20485" w:name="_Toc489461182"/>
            <w:bookmarkEnd w:id="20485"/>
          </w:p>
          <w:p w14:paraId="7BBE7A26" w14:textId="34762A90" w:rsidR="00AD6DB4" w:rsidRPr="00671C8B" w:rsidDel="000934B8" w:rsidRDefault="00AD6DB4" w:rsidP="00166AF3">
            <w:pPr>
              <w:pStyle w:val="TableBody"/>
              <w:rPr>
                <w:del w:id="20486" w:author="Alban Roche" w:date="2017-08-02T16:45:00Z"/>
              </w:rPr>
            </w:pPr>
            <w:del w:id="20487" w:author="Alban Roche" w:date="2017-08-02T16:45:00Z">
              <w:r w:rsidRPr="00671C8B" w:rsidDel="000934B8">
                <w:rPr>
                  <w:b/>
                </w:rPr>
                <w:delText>&lt;EOF pattern&gt;</w:delText>
              </w:r>
              <w:r w:rsidRPr="00671C8B" w:rsidDel="000934B8">
                <w:tab/>
                <w:delText xml:space="preserve">End of file notification. See </w:delText>
              </w:r>
              <w:r w:rsidDel="000934B8">
                <w:delText>+</w:delText>
              </w:r>
              <w:r w:rsidRPr="00671C8B" w:rsidDel="000934B8">
                <w:delText>KPATTERN for values</w:delText>
              </w:r>
              <w:bookmarkStart w:id="20488" w:name="_Toc489461183"/>
              <w:bookmarkEnd w:id="20488"/>
            </w:del>
          </w:p>
          <w:p w14:paraId="5560F59F" w14:textId="344B95C7" w:rsidR="00AD6DB4" w:rsidRPr="00F425F8" w:rsidDel="000934B8" w:rsidRDefault="00AD6DB4" w:rsidP="00166AF3">
            <w:pPr>
              <w:pStyle w:val="TableBody"/>
              <w:rPr>
                <w:del w:id="20489" w:author="Alban Roche" w:date="2017-08-02T16:45:00Z"/>
              </w:rPr>
            </w:pPr>
            <w:bookmarkStart w:id="20490" w:name="_Toc489461184"/>
            <w:bookmarkEnd w:id="20490"/>
          </w:p>
          <w:p w14:paraId="03BBAB4F" w14:textId="71B0AE1D" w:rsidR="00AD6DB4" w:rsidRPr="00671C8B" w:rsidDel="000934B8" w:rsidRDefault="00AD6DB4" w:rsidP="00166AF3">
            <w:pPr>
              <w:pStyle w:val="TableBody"/>
              <w:rPr>
                <w:del w:id="20491" w:author="Alban Roche" w:date="2017-08-02T16:45:00Z"/>
              </w:rPr>
            </w:pPr>
            <w:del w:id="20492" w:author="Alban Roche" w:date="2017-08-02T16:45:00Z">
              <w:r w:rsidRPr="00671C8B" w:rsidDel="000934B8">
                <w:rPr>
                  <w:b/>
                </w:rPr>
                <w:delText>&lt;ftp_cause&gt;</w:delText>
              </w:r>
              <w:r w:rsidRPr="00671C8B" w:rsidDel="000934B8">
                <w:rPr>
                  <w:b/>
                </w:rPr>
                <w:tab/>
              </w:r>
              <w:r w:rsidRPr="00671C8B" w:rsidDel="000934B8">
                <w:delText>Integer type</w:delText>
              </w:r>
              <w:r w:rsidDel="000934B8">
                <w:delText xml:space="preserve"> that i</w:delText>
              </w:r>
              <w:r w:rsidRPr="00671C8B" w:rsidDel="000934B8">
                <w:delText>ndicates the cause of the FTP connection failure.</w:delText>
              </w:r>
              <w:bookmarkStart w:id="20493" w:name="_Toc489461185"/>
              <w:bookmarkEnd w:id="20493"/>
            </w:del>
          </w:p>
          <w:p w14:paraId="51A7A14F" w14:textId="087010FD" w:rsidR="00AD6DB4" w:rsidRPr="00671C8B" w:rsidDel="000934B8" w:rsidRDefault="00AD6DB4" w:rsidP="00166AF3">
            <w:pPr>
              <w:pStyle w:val="TableBody"/>
              <w:rPr>
                <w:del w:id="20494" w:author="Alban Roche" w:date="2017-08-02T16:45:00Z"/>
              </w:rPr>
            </w:pPr>
            <w:del w:id="20495" w:author="Alban Roche" w:date="2017-08-02T16:45:00Z">
              <w:r w:rsidRPr="00671C8B" w:rsidDel="000934B8">
                <w:delText>0</w:delText>
              </w:r>
              <w:r w:rsidRPr="00671C8B" w:rsidDel="000934B8">
                <w:tab/>
              </w:r>
              <w:r w:rsidDel="000934B8">
                <w:delText>S</w:delText>
              </w:r>
              <w:r w:rsidRPr="00671C8B" w:rsidDel="000934B8">
                <w:delText>ending or the retrieving was impossible due to request timeout</w:delText>
              </w:r>
              <w:bookmarkStart w:id="20496" w:name="_Toc489461186"/>
              <w:bookmarkEnd w:id="20496"/>
            </w:del>
          </w:p>
          <w:p w14:paraId="26E4229A" w14:textId="77420ABC" w:rsidR="00AD6DB4" w:rsidRPr="00671C8B" w:rsidDel="000934B8" w:rsidRDefault="00AD6DB4" w:rsidP="00166AF3">
            <w:pPr>
              <w:pStyle w:val="TableBody"/>
              <w:rPr>
                <w:del w:id="20497" w:author="Alban Roche" w:date="2017-08-02T16:45:00Z"/>
              </w:rPr>
            </w:pPr>
            <w:del w:id="20498" w:author="Alban Roche" w:date="2017-08-02T16:45:00Z">
              <w:r w:rsidRPr="00671C8B" w:rsidDel="000934B8">
                <w:delText>1</w:delText>
              </w:r>
              <w:r w:rsidRPr="00671C8B" w:rsidDel="000934B8">
                <w:tab/>
              </w:r>
              <w:r w:rsidDel="000934B8">
                <w:delText>I</w:delText>
              </w:r>
              <w:r w:rsidRPr="00671C8B" w:rsidDel="000934B8">
                <w:delText>mpossible to connect to the server due to DNS resolution failure</w:delText>
              </w:r>
              <w:bookmarkStart w:id="20499" w:name="_Toc489461187"/>
              <w:bookmarkEnd w:id="20499"/>
            </w:del>
          </w:p>
          <w:p w14:paraId="19102BB0" w14:textId="452F362D" w:rsidR="00AD6DB4" w:rsidRPr="00671C8B" w:rsidDel="000934B8" w:rsidRDefault="00AD6DB4" w:rsidP="00166AF3">
            <w:pPr>
              <w:pStyle w:val="TableBody"/>
              <w:rPr>
                <w:del w:id="20500" w:author="Alban Roche" w:date="2017-08-02T16:45:00Z"/>
              </w:rPr>
            </w:pPr>
            <w:del w:id="20501" w:author="Alban Roche" w:date="2017-08-02T16:45:00Z">
              <w:r w:rsidRPr="00671C8B" w:rsidDel="000934B8">
                <w:delText>2</w:delText>
              </w:r>
              <w:r w:rsidRPr="00671C8B" w:rsidDel="000934B8">
                <w:tab/>
              </w:r>
              <w:r w:rsidDel="000934B8">
                <w:delText>I</w:delText>
              </w:r>
              <w:r w:rsidRPr="00671C8B" w:rsidDel="000934B8">
                <w:delText>mpossible to download a file due to connection troubles.</w:delText>
              </w:r>
              <w:bookmarkStart w:id="20502" w:name="_Toc489461188"/>
              <w:bookmarkEnd w:id="20502"/>
            </w:del>
          </w:p>
          <w:p w14:paraId="1C68CC31" w14:textId="57749E05" w:rsidR="00AD6DB4" w:rsidRPr="00671C8B" w:rsidDel="000934B8" w:rsidRDefault="00AD6DB4" w:rsidP="00166AF3">
            <w:pPr>
              <w:pStyle w:val="TableBody"/>
              <w:rPr>
                <w:del w:id="20503" w:author="Alban Roche" w:date="2017-08-02T16:45:00Z"/>
              </w:rPr>
            </w:pPr>
            <w:del w:id="20504" w:author="Alban Roche" w:date="2017-08-02T16:45:00Z">
              <w:r w:rsidRPr="00671C8B" w:rsidDel="000934B8">
                <w:delText>3</w:delText>
              </w:r>
              <w:r w:rsidRPr="00671C8B" w:rsidDel="000934B8">
                <w:tab/>
              </w:r>
              <w:r w:rsidDel="000934B8">
                <w:delText>D</w:delText>
              </w:r>
              <w:r w:rsidRPr="00671C8B" w:rsidDel="000934B8">
                <w:delText>ownload was impossible due to connection timeout</w:delText>
              </w:r>
              <w:bookmarkStart w:id="20505" w:name="_Toc489461189"/>
              <w:bookmarkEnd w:id="20505"/>
            </w:del>
          </w:p>
          <w:p w14:paraId="7B6E31B0" w14:textId="547AA4E3" w:rsidR="00AD6DB4" w:rsidRPr="00671C8B" w:rsidDel="000934B8" w:rsidRDefault="00AD6DB4" w:rsidP="00166AF3">
            <w:pPr>
              <w:pStyle w:val="TableBody"/>
              <w:rPr>
                <w:del w:id="20506" w:author="Alban Roche" w:date="2017-08-02T16:45:00Z"/>
              </w:rPr>
            </w:pPr>
            <w:del w:id="20507" w:author="Alban Roche" w:date="2017-08-02T16:45:00Z">
              <w:r w:rsidRPr="00671C8B" w:rsidDel="000934B8">
                <w:delText>4</w:delText>
              </w:r>
              <w:r w:rsidRPr="00671C8B" w:rsidDel="000934B8">
                <w:tab/>
              </w:r>
              <w:r w:rsidDel="000934B8">
                <w:delText>N</w:delText>
              </w:r>
              <w:r w:rsidRPr="00671C8B" w:rsidDel="000934B8">
                <w:delText>o network available</w:delText>
              </w:r>
              <w:bookmarkStart w:id="20508" w:name="_Toc489461190"/>
              <w:bookmarkEnd w:id="20508"/>
            </w:del>
          </w:p>
          <w:p w14:paraId="4D752E7D" w14:textId="2A3DECA7" w:rsidR="00AD6DB4" w:rsidRPr="00671C8B" w:rsidDel="000934B8" w:rsidRDefault="00AD6DB4" w:rsidP="00166AF3">
            <w:pPr>
              <w:pStyle w:val="TableBody"/>
              <w:rPr>
                <w:del w:id="20509" w:author="Alban Roche" w:date="2017-08-02T16:45:00Z"/>
              </w:rPr>
            </w:pPr>
            <w:del w:id="20510" w:author="Alban Roche" w:date="2017-08-02T16:45:00Z">
              <w:r w:rsidDel="000934B8">
                <w:delText>5</w:delText>
              </w:r>
              <w:r w:rsidDel="000934B8">
                <w:tab/>
                <w:delText>F</w:delText>
              </w:r>
              <w:r w:rsidRPr="00671C8B" w:rsidDel="000934B8">
                <w:delText>lash access trouble</w:delText>
              </w:r>
              <w:bookmarkStart w:id="20511" w:name="_Toc489461191"/>
              <w:bookmarkEnd w:id="20511"/>
            </w:del>
          </w:p>
          <w:p w14:paraId="23854D80" w14:textId="723A9096" w:rsidR="00AD6DB4" w:rsidRPr="00671C8B" w:rsidDel="000934B8" w:rsidRDefault="00AD6DB4" w:rsidP="00166AF3">
            <w:pPr>
              <w:pStyle w:val="TableBody"/>
              <w:rPr>
                <w:del w:id="20512" w:author="Alban Roche" w:date="2017-08-02T16:45:00Z"/>
              </w:rPr>
            </w:pPr>
            <w:del w:id="20513" w:author="Alban Roche" w:date="2017-08-02T16:45:00Z">
              <w:r w:rsidDel="000934B8">
                <w:delText>6</w:delText>
              </w:r>
              <w:r w:rsidDel="000934B8">
                <w:tab/>
                <w:delText>F</w:delText>
              </w:r>
              <w:r w:rsidRPr="00671C8B" w:rsidDel="000934B8">
                <w:delText>lash memory full</w:delText>
              </w:r>
              <w:bookmarkStart w:id="20514" w:name="_Toc489461192"/>
              <w:bookmarkEnd w:id="20514"/>
            </w:del>
          </w:p>
          <w:p w14:paraId="4BFAE40B" w14:textId="4440DD99" w:rsidR="00AD6DB4" w:rsidRPr="00671C8B" w:rsidDel="000934B8" w:rsidRDefault="00AD6DB4" w:rsidP="00166AF3">
            <w:pPr>
              <w:pStyle w:val="TableBody"/>
              <w:rPr>
                <w:del w:id="20515" w:author="Alban Roche" w:date="2017-08-02T16:45:00Z"/>
              </w:rPr>
            </w:pPr>
            <w:del w:id="20516" w:author="Alban Roche" w:date="2017-08-02T16:45:00Z">
              <w:r w:rsidDel="000934B8">
                <w:delText>7</w:delText>
              </w:r>
              <w:r w:rsidDel="000934B8">
                <w:tab/>
                <w:delText>N</w:delText>
              </w:r>
              <w:r w:rsidRPr="00671C8B" w:rsidDel="000934B8">
                <w:delText>etwork error</w:delText>
              </w:r>
              <w:bookmarkStart w:id="20517" w:name="_Toc489461193"/>
              <w:bookmarkEnd w:id="20517"/>
            </w:del>
          </w:p>
          <w:p w14:paraId="730B4AD7" w14:textId="6C5F4ABF" w:rsidR="00AD6DB4" w:rsidRPr="00671C8B" w:rsidDel="000934B8" w:rsidRDefault="00AD6DB4" w:rsidP="00166AF3">
            <w:pPr>
              <w:pStyle w:val="TableBody"/>
              <w:rPr>
                <w:del w:id="20518" w:author="Alban Roche" w:date="2017-08-02T16:45:00Z"/>
                <w:u w:val="single"/>
              </w:rPr>
            </w:pPr>
            <w:del w:id="20519" w:author="Alban Roche" w:date="2017-08-02T16:45:00Z">
              <w:r w:rsidDel="000934B8">
                <w:delText>XXX</w:delText>
              </w:r>
              <w:r w:rsidDel="000934B8">
                <w:tab/>
                <w:delText>Three-</w:delText>
              </w:r>
              <w:r w:rsidRPr="00671C8B" w:rsidDel="000934B8">
                <w:delText>digit</w:delText>
              </w:r>
              <w:r w:rsidDel="000934B8">
                <w:delText xml:space="preserve"> </w:delText>
              </w:r>
              <w:r w:rsidRPr="00671C8B" w:rsidDel="000934B8">
                <w:delText xml:space="preserve">reply codes from </w:delText>
              </w:r>
              <w:r w:rsidDel="000934B8">
                <w:delText xml:space="preserve">the </w:delText>
              </w:r>
              <w:r w:rsidRPr="00671C8B" w:rsidDel="000934B8">
                <w:delText xml:space="preserve">FTP server. See section </w:delText>
              </w:r>
              <w:r w:rsidRPr="00671C8B" w:rsidDel="000934B8">
                <w:rPr>
                  <w:lang w:eastAsia="zh-CN"/>
                </w:rPr>
                <w:fldChar w:fldCharType="begin"/>
              </w:r>
              <w:r w:rsidRPr="00671C8B" w:rsidDel="000934B8">
                <w:delInstrText xml:space="preserve"> REF _Ref368908782 \w \h </w:delInstrText>
              </w:r>
              <w:r w:rsidDel="000934B8">
                <w:rPr>
                  <w:lang w:eastAsia="zh-CN"/>
                </w:rPr>
                <w:delInstrText xml:space="preserve"> \* MERGEFORMAT </w:delInstrText>
              </w:r>
              <w:r w:rsidRPr="00671C8B" w:rsidDel="000934B8">
                <w:rPr>
                  <w:lang w:eastAsia="zh-CN"/>
                </w:rPr>
              </w:r>
              <w:r w:rsidRPr="00671C8B" w:rsidDel="000934B8">
                <w:rPr>
                  <w:lang w:eastAsia="zh-CN"/>
                </w:rPr>
                <w:fldChar w:fldCharType="separate"/>
              </w:r>
              <w:r w:rsidR="00BD7547" w:rsidDel="000934B8">
                <w:delText>18.2.5</w:delText>
              </w:r>
              <w:r w:rsidRPr="00671C8B" w:rsidDel="000934B8">
                <w:rPr>
                  <w:lang w:eastAsia="zh-CN"/>
                </w:rPr>
                <w:fldChar w:fldCharType="end"/>
              </w:r>
              <w:r w:rsidRPr="00671C8B" w:rsidDel="000934B8">
                <w:rPr>
                  <w:lang w:eastAsia="zh-CN"/>
                </w:rPr>
                <w:delText xml:space="preserve"> </w:delText>
              </w:r>
              <w:r w:rsidRPr="00671C8B" w:rsidDel="000934B8">
                <w:rPr>
                  <w:lang w:eastAsia="zh-CN"/>
                </w:rPr>
                <w:fldChar w:fldCharType="begin"/>
              </w:r>
              <w:r w:rsidRPr="00671C8B" w:rsidDel="000934B8">
                <w:rPr>
                  <w:lang w:eastAsia="zh-CN"/>
                </w:rPr>
                <w:delInstrText xml:space="preserve"> REF _Ref368908782 \h </w:delInstrText>
              </w:r>
              <w:r w:rsidDel="000934B8">
                <w:rPr>
                  <w:lang w:eastAsia="zh-CN"/>
                </w:rPr>
                <w:delInstrText xml:space="preserve"> \* MERGEFORMAT </w:delInstrText>
              </w:r>
              <w:r w:rsidRPr="00671C8B" w:rsidDel="000934B8">
                <w:rPr>
                  <w:lang w:eastAsia="zh-CN"/>
                </w:rPr>
              </w:r>
              <w:r w:rsidRPr="00671C8B" w:rsidDel="000934B8">
                <w:rPr>
                  <w:lang w:eastAsia="zh-CN"/>
                </w:rPr>
                <w:fldChar w:fldCharType="separate"/>
              </w:r>
              <w:r w:rsidR="00BD7547" w:rsidRPr="00671C8B" w:rsidDel="000934B8">
                <w:delText>FTP Reply Codes</w:delText>
              </w:r>
              <w:r w:rsidRPr="00671C8B" w:rsidDel="000934B8">
                <w:rPr>
                  <w:lang w:eastAsia="zh-CN"/>
                </w:rPr>
                <w:fldChar w:fldCharType="end"/>
              </w:r>
              <w:bookmarkStart w:id="20520" w:name="_Toc489461194"/>
              <w:bookmarkEnd w:id="20520"/>
            </w:del>
          </w:p>
        </w:tc>
        <w:bookmarkStart w:id="20521" w:name="_Toc489461195"/>
        <w:bookmarkEnd w:id="20521"/>
      </w:tr>
      <w:tr w:rsidR="00AD6DB4" w:rsidRPr="00671C8B" w:rsidDel="000934B8" w14:paraId="5E94E278" w14:textId="5E5592D3" w:rsidTr="00166AF3">
        <w:trPr>
          <w:cantSplit w:val="0"/>
          <w:del w:id="20522" w:author="Alban Roche" w:date="2017-08-02T16:45:00Z"/>
        </w:trPr>
        <w:tc>
          <w:tcPr>
            <w:tcW w:w="1728" w:type="dxa"/>
          </w:tcPr>
          <w:p w14:paraId="1046BB2C" w14:textId="39A43AA3" w:rsidR="00AD6DB4" w:rsidRPr="00671C8B" w:rsidDel="000934B8" w:rsidRDefault="00AD6DB4" w:rsidP="00166AF3">
            <w:pPr>
              <w:pStyle w:val="TableBody"/>
              <w:rPr>
                <w:del w:id="20523" w:author="Alban Roche" w:date="2017-08-02T16:45:00Z"/>
                <w:u w:val="single"/>
              </w:rPr>
            </w:pPr>
            <w:del w:id="20524" w:author="Alban Roche" w:date="2017-08-02T16:45:00Z">
              <w:r w:rsidRPr="00671C8B" w:rsidDel="000934B8">
                <w:rPr>
                  <w:u w:val="single"/>
                </w:rPr>
                <w:delText>Reference</w:delText>
              </w:r>
              <w:bookmarkStart w:id="20525" w:name="_Toc489461196"/>
              <w:bookmarkEnd w:id="20525"/>
            </w:del>
          </w:p>
          <w:p w14:paraId="04873631" w14:textId="448B9AEB" w:rsidR="00AD6DB4" w:rsidRPr="00671C8B" w:rsidDel="000934B8" w:rsidRDefault="00AD6DB4" w:rsidP="00166AF3">
            <w:pPr>
              <w:pStyle w:val="TableBody"/>
              <w:rPr>
                <w:del w:id="20526" w:author="Alban Roche" w:date="2017-08-02T16:45:00Z"/>
              </w:rPr>
            </w:pPr>
            <w:del w:id="20527" w:author="Alban Roche" w:date="2017-08-02T16:45:00Z">
              <w:r w:rsidRPr="00671C8B" w:rsidDel="000934B8">
                <w:delText>Sierra Wireless Proprietary</w:delText>
              </w:r>
              <w:bookmarkStart w:id="20528" w:name="_Toc489461197"/>
              <w:bookmarkEnd w:id="20528"/>
            </w:del>
          </w:p>
        </w:tc>
        <w:tc>
          <w:tcPr>
            <w:tcW w:w="7560" w:type="dxa"/>
          </w:tcPr>
          <w:p w14:paraId="5236B9E9" w14:textId="63C41E4A" w:rsidR="00AD6DB4" w:rsidRPr="00671C8B" w:rsidDel="000934B8" w:rsidRDefault="00AD6DB4" w:rsidP="00166AF3">
            <w:pPr>
              <w:pStyle w:val="TableBody"/>
              <w:rPr>
                <w:del w:id="20529" w:author="Alban Roche" w:date="2017-08-02T16:45:00Z"/>
                <w:u w:val="single"/>
              </w:rPr>
            </w:pPr>
            <w:del w:id="20530" w:author="Alban Roche" w:date="2017-08-02T16:45:00Z">
              <w:r w:rsidRPr="00671C8B" w:rsidDel="000934B8">
                <w:rPr>
                  <w:u w:val="single"/>
                </w:rPr>
                <w:delText>Notes</w:delText>
              </w:r>
              <w:bookmarkStart w:id="20531" w:name="_Toc489461198"/>
              <w:bookmarkEnd w:id="20531"/>
            </w:del>
          </w:p>
          <w:p w14:paraId="1886FDC2" w14:textId="4248F3B4" w:rsidR="00AD6DB4" w:rsidRPr="00671C8B" w:rsidDel="000934B8" w:rsidRDefault="00AD6DB4" w:rsidP="0059466D">
            <w:pPr>
              <w:pStyle w:val="TableBody"/>
              <w:numPr>
                <w:ilvl w:val="0"/>
                <w:numId w:val="81"/>
              </w:numPr>
              <w:rPr>
                <w:del w:id="20532" w:author="Alban Roche" w:date="2017-08-02T16:45:00Z"/>
              </w:rPr>
            </w:pPr>
            <w:del w:id="20533" w:author="Alban Roche" w:date="2017-08-02T16:45:00Z">
              <w:r w:rsidDel="000934B8">
                <w:delText>A</w:delText>
              </w:r>
              <w:r w:rsidRPr="00671C8B" w:rsidDel="000934B8">
                <w:delText>n FTP connection must have been achieved using AT+KFTPCFG</w:delText>
              </w:r>
              <w:r w:rsidDel="000934B8">
                <w:delText xml:space="preserve"> before using this command.</w:delText>
              </w:r>
              <w:bookmarkStart w:id="20534" w:name="_Toc489461199"/>
              <w:bookmarkEnd w:id="20534"/>
            </w:del>
          </w:p>
          <w:p w14:paraId="0DC1B45A" w14:textId="3BDFA7C0" w:rsidR="00AD6DB4" w:rsidRPr="00671C8B" w:rsidDel="000934B8" w:rsidRDefault="00AD6DB4" w:rsidP="0059466D">
            <w:pPr>
              <w:pStyle w:val="TableBody"/>
              <w:numPr>
                <w:ilvl w:val="0"/>
                <w:numId w:val="81"/>
              </w:numPr>
              <w:rPr>
                <w:del w:id="20535" w:author="Alban Roche" w:date="2017-08-02T16:45:00Z"/>
              </w:rPr>
            </w:pPr>
            <w:del w:id="20536" w:author="Alban Roche" w:date="2017-08-02T16:45:00Z">
              <w:r w:rsidRPr="00671C8B" w:rsidDel="000934B8">
                <w:delText>After sending the +KFTPSND command, the host must send the entire data stream of the file</w:delText>
              </w:r>
              <w:r w:rsidDel="000934B8">
                <w:delText>.</w:delText>
              </w:r>
              <w:bookmarkStart w:id="20537" w:name="_Toc489461200"/>
              <w:bookmarkEnd w:id="20537"/>
            </w:del>
          </w:p>
          <w:p w14:paraId="5B308F00" w14:textId="76EA5D06" w:rsidR="00AD6DB4" w:rsidRPr="00BD7394" w:rsidDel="000934B8" w:rsidRDefault="00AD6DB4" w:rsidP="0059466D">
            <w:pPr>
              <w:pStyle w:val="TableBody"/>
              <w:numPr>
                <w:ilvl w:val="0"/>
                <w:numId w:val="81"/>
              </w:numPr>
              <w:rPr>
                <w:del w:id="20538" w:author="Alban Roche" w:date="2017-08-02T16:45:00Z"/>
              </w:rPr>
            </w:pPr>
            <w:del w:id="20539" w:author="Alban Roche" w:date="2017-08-02T16:45:00Z">
              <w:r w:rsidDel="000934B8">
                <w:delText xml:space="preserve">Upload can also be ended (disconnected) by +++ or DTR as specified </w:delText>
              </w:r>
              <w:r w:rsidRPr="00BD7394" w:rsidDel="000934B8">
                <w:delText xml:space="preserve">in </w:delText>
              </w:r>
              <w:r w:rsidDel="000934B8">
                <w:fldChar w:fldCharType="begin"/>
              </w:r>
              <w:r w:rsidDel="000934B8">
                <w:delInstrText xml:space="preserve"> REF _Ref450925358 \w \h </w:delInstrText>
              </w:r>
              <w:r w:rsidDel="000934B8">
                <w:fldChar w:fldCharType="separate"/>
              </w:r>
              <w:r w:rsidR="00BD7547" w:rsidDel="000934B8">
                <w:delText>18.9</w:delText>
              </w:r>
              <w:r w:rsidDel="000934B8">
                <w:fldChar w:fldCharType="end"/>
              </w:r>
              <w:r w:rsidDel="000934B8">
                <w:delText xml:space="preserve"> </w:delText>
              </w:r>
              <w:r w:rsidDel="000934B8">
                <w:fldChar w:fldCharType="begin"/>
              </w:r>
              <w:r w:rsidDel="000934B8">
                <w:delInstrText xml:space="preserve"> REF _Ref450925358 \h </w:delInstrText>
              </w:r>
              <w:r w:rsidDel="000934B8">
                <w:fldChar w:fldCharType="separate"/>
              </w:r>
              <w:r w:rsidR="00BD7547" w:rsidRPr="00671C8B" w:rsidDel="000934B8">
                <w:delText>Switch Data/Command Mode DTR +++ ATO Behavior Table</w:delText>
              </w:r>
              <w:r w:rsidDel="000934B8">
                <w:fldChar w:fldCharType="end"/>
              </w:r>
              <w:r w:rsidRPr="00BD7394" w:rsidDel="000934B8">
                <w:delText>.</w:delText>
              </w:r>
              <w:bookmarkStart w:id="20540" w:name="_Toc489461201"/>
              <w:bookmarkEnd w:id="20540"/>
            </w:del>
          </w:p>
          <w:p w14:paraId="70EAD694" w14:textId="06D881AA" w:rsidR="00AD6DB4" w:rsidRPr="00671C8B" w:rsidDel="000934B8" w:rsidRDefault="00AD6DB4" w:rsidP="0059466D">
            <w:pPr>
              <w:pStyle w:val="TableBody"/>
              <w:numPr>
                <w:ilvl w:val="0"/>
                <w:numId w:val="81"/>
              </w:numPr>
              <w:rPr>
                <w:del w:id="20541" w:author="Alban Roche" w:date="2017-08-02T16:45:00Z"/>
              </w:rPr>
            </w:pPr>
            <w:del w:id="20542" w:author="Alban Roche" w:date="2017-08-02T16:45:00Z">
              <w:r w:rsidRPr="00671C8B" w:rsidDel="000934B8">
                <w:delText>ATO is not available for this command</w:delText>
              </w:r>
              <w:r w:rsidDel="000934B8">
                <w:delText>.</w:delText>
              </w:r>
              <w:bookmarkStart w:id="20543" w:name="_Toc489461202"/>
              <w:bookmarkEnd w:id="20543"/>
            </w:del>
          </w:p>
          <w:p w14:paraId="7C36D4F6" w14:textId="797A27CB" w:rsidR="00AD6DB4" w:rsidRPr="00CB4B23" w:rsidDel="000934B8" w:rsidRDefault="00AD6DB4" w:rsidP="0059466D">
            <w:pPr>
              <w:pStyle w:val="TableBody"/>
              <w:numPr>
                <w:ilvl w:val="0"/>
                <w:numId w:val="81"/>
              </w:numPr>
              <w:rPr>
                <w:del w:id="20544" w:author="Alban Roche" w:date="2017-08-02T16:45:00Z"/>
              </w:rPr>
            </w:pPr>
            <w:del w:id="20545" w:author="Alban Roche" w:date="2017-08-02T16:45:00Z">
              <w:r w:rsidRPr="00671C8B" w:rsidDel="000934B8">
                <w:delText>If AT&amp;C1 is set, DCD will be ON after CONNECT, and it will be OFF after the upload done</w:delText>
              </w:r>
              <w:r w:rsidDel="000934B8">
                <w:delText>.</w:delText>
              </w:r>
              <w:bookmarkStart w:id="20546" w:name="_Toc489461203"/>
              <w:bookmarkEnd w:id="20546"/>
            </w:del>
          </w:p>
        </w:tc>
        <w:bookmarkStart w:id="20547" w:name="_Toc489461204"/>
        <w:bookmarkEnd w:id="20547"/>
      </w:tr>
    </w:tbl>
    <w:p w14:paraId="10C0EE3D" w14:textId="44AC6592" w:rsidR="00AD6DB4" w:rsidRPr="00671C8B" w:rsidDel="000934B8" w:rsidRDefault="00AD6DB4" w:rsidP="0059466D">
      <w:pPr>
        <w:pStyle w:val="Heading3"/>
        <w:numPr>
          <w:ilvl w:val="2"/>
          <w:numId w:val="11"/>
        </w:numPr>
        <w:ind w:left="1260" w:hanging="1260"/>
        <w:rPr>
          <w:del w:id="20548" w:author="Alban Roche" w:date="2017-08-02T16:45:00Z"/>
        </w:rPr>
      </w:pPr>
      <w:bookmarkStart w:id="20549" w:name="_Toc345081480"/>
      <w:bookmarkStart w:id="20550" w:name="_Toc349753217"/>
      <w:bookmarkStart w:id="20551" w:name="_Toc349754116"/>
      <w:bookmarkStart w:id="20552" w:name="_Ref366746613"/>
      <w:bookmarkStart w:id="20553" w:name="_Ref369093630"/>
      <w:bookmarkStart w:id="20554" w:name="_Toc368586171"/>
      <w:bookmarkStart w:id="20555" w:name="_Ref384133992"/>
      <w:bookmarkStart w:id="20556" w:name="_Ref384133994"/>
      <w:bookmarkStart w:id="20557" w:name="_Toc448912361"/>
      <w:bookmarkStart w:id="20558" w:name="_Toc486251778"/>
      <w:del w:id="20559" w:author="Alban Roche" w:date="2017-08-02T16:45:00Z">
        <w:r w:rsidRPr="00671C8B" w:rsidDel="000934B8">
          <w:delText xml:space="preserve">+KFTPDEL Command: Delete FTP </w:delText>
        </w:r>
        <w:bookmarkEnd w:id="20549"/>
        <w:r w:rsidRPr="00671C8B" w:rsidDel="000934B8">
          <w:delText>Files</w:delText>
        </w:r>
        <w:bookmarkStart w:id="20560" w:name="_Toc489461205"/>
        <w:bookmarkEnd w:id="20550"/>
        <w:bookmarkEnd w:id="20551"/>
        <w:bookmarkEnd w:id="20552"/>
        <w:bookmarkEnd w:id="20553"/>
        <w:bookmarkEnd w:id="20554"/>
        <w:bookmarkEnd w:id="20555"/>
        <w:bookmarkEnd w:id="20556"/>
        <w:bookmarkEnd w:id="20557"/>
        <w:bookmarkEnd w:id="20558"/>
        <w:bookmarkEnd w:id="20560"/>
      </w:del>
    </w:p>
    <w:tbl>
      <w:tblPr>
        <w:tblStyle w:val="TableSWIleft"/>
        <w:tblW w:w="9288" w:type="dxa"/>
        <w:tblLayout w:type="fixed"/>
        <w:tblLook w:val="04A0" w:firstRow="1" w:lastRow="0" w:firstColumn="1" w:lastColumn="0" w:noHBand="0" w:noVBand="1"/>
      </w:tblPr>
      <w:tblGrid>
        <w:gridCol w:w="1728"/>
        <w:gridCol w:w="7560"/>
      </w:tblGrid>
      <w:tr w:rsidR="00AD6DB4" w:rsidRPr="00671C8B" w:rsidDel="000934B8" w14:paraId="587FDFC6" w14:textId="75FA4505" w:rsidTr="00166AF3">
        <w:trPr>
          <w:cnfStyle w:val="100000000000" w:firstRow="1" w:lastRow="0" w:firstColumn="0" w:lastColumn="0" w:oddVBand="0" w:evenVBand="0" w:oddHBand="0" w:evenHBand="0" w:firstRowFirstColumn="0" w:firstRowLastColumn="0" w:lastRowFirstColumn="0" w:lastRowLastColumn="0"/>
          <w:del w:id="20561" w:author="Alban Roche" w:date="2017-08-02T16:45:00Z"/>
        </w:trPr>
        <w:tc>
          <w:tcPr>
            <w:tcW w:w="9288" w:type="dxa"/>
            <w:gridSpan w:val="2"/>
          </w:tcPr>
          <w:p w14:paraId="54804910" w14:textId="3546BE2B" w:rsidR="00AD6DB4" w:rsidRPr="00671C8B" w:rsidDel="000934B8" w:rsidRDefault="00AD6DB4">
            <w:pPr>
              <w:pStyle w:val="TableRowHead"/>
              <w:spacing w:before="144" w:after="144"/>
              <w:rPr>
                <w:del w:id="20562" w:author="Alban Roche" w:date="2017-08-02T16:45:00Z"/>
                <w:rFonts w:cs="Arial"/>
                <w:bCs w:val="0"/>
              </w:rPr>
            </w:pPr>
            <w:del w:id="20563" w:author="Alban Roche" w:date="2017-08-02T14:40:00Z">
              <w:r w:rsidDel="00F22490">
                <w:delText>HL7618, HL7618RD, HL7648, HL7650, HL7688, HL7690 and HL7692</w:delText>
              </w:r>
            </w:del>
            <w:bookmarkStart w:id="20564" w:name="_Toc489461206"/>
            <w:bookmarkEnd w:id="20564"/>
          </w:p>
        </w:tc>
        <w:bookmarkStart w:id="20565" w:name="_Toc489461207"/>
        <w:bookmarkEnd w:id="20565"/>
      </w:tr>
      <w:tr w:rsidR="00AD6DB4" w:rsidRPr="00671C8B" w:rsidDel="000934B8" w14:paraId="4BDF9789" w14:textId="70C1D9A0" w:rsidTr="00166AF3">
        <w:trPr>
          <w:cantSplit w:val="0"/>
          <w:del w:id="20566" w:author="Alban Roche" w:date="2017-08-02T16:45:00Z"/>
        </w:trPr>
        <w:tc>
          <w:tcPr>
            <w:tcW w:w="1728" w:type="dxa"/>
          </w:tcPr>
          <w:p w14:paraId="3CB89D86" w14:textId="58E3F6AC" w:rsidR="00AD6DB4" w:rsidDel="000934B8" w:rsidRDefault="00AD6DB4" w:rsidP="00166AF3">
            <w:pPr>
              <w:pStyle w:val="TableBody"/>
              <w:rPr>
                <w:del w:id="20567" w:author="Alban Roche" w:date="2017-08-02T16:45:00Z"/>
              </w:rPr>
            </w:pPr>
            <w:del w:id="20568" w:author="Alban Roche" w:date="2017-08-02T16:45:00Z">
              <w:r w:rsidDel="000934B8">
                <w:rPr>
                  <w:i/>
                </w:rPr>
                <w:delText>Test command</w:delText>
              </w:r>
              <w:bookmarkStart w:id="20569" w:name="_Toc489461208"/>
              <w:bookmarkEnd w:id="20569"/>
            </w:del>
          </w:p>
          <w:p w14:paraId="117FFB6B" w14:textId="3C7B013F" w:rsidR="00AD6DB4" w:rsidRPr="006928C8" w:rsidDel="000934B8" w:rsidRDefault="00AD6DB4" w:rsidP="00166AF3">
            <w:pPr>
              <w:pStyle w:val="TableBody"/>
              <w:rPr>
                <w:del w:id="20570" w:author="Alban Roche" w:date="2017-08-02T16:45:00Z"/>
                <w:sz w:val="14"/>
                <w:szCs w:val="14"/>
              </w:rPr>
            </w:pPr>
            <w:bookmarkStart w:id="20571" w:name="_Toc489461209"/>
            <w:bookmarkEnd w:id="20571"/>
          </w:p>
          <w:p w14:paraId="75DCF443" w14:textId="4BD0A4C7" w:rsidR="00AD6DB4" w:rsidDel="000934B8" w:rsidRDefault="00AD6DB4" w:rsidP="00166AF3">
            <w:pPr>
              <w:pStyle w:val="TableBody"/>
              <w:rPr>
                <w:del w:id="20572" w:author="Alban Roche" w:date="2017-08-02T16:45:00Z"/>
              </w:rPr>
            </w:pPr>
            <w:del w:id="20573" w:author="Alban Roche" w:date="2017-08-02T16:45:00Z">
              <w:r w:rsidRPr="00CB4B23" w:rsidDel="000934B8">
                <w:rPr>
                  <w:u w:val="single"/>
                </w:rPr>
                <w:delText>Syntax</w:delText>
              </w:r>
              <w:bookmarkStart w:id="20574" w:name="_Toc489461210"/>
              <w:bookmarkEnd w:id="20574"/>
            </w:del>
          </w:p>
          <w:p w14:paraId="3893979D" w14:textId="3B7224DA" w:rsidR="00AD6DB4" w:rsidRPr="00CB4B23" w:rsidDel="000934B8" w:rsidRDefault="00AD6DB4" w:rsidP="00166AF3">
            <w:pPr>
              <w:pStyle w:val="TableBody"/>
              <w:rPr>
                <w:del w:id="20575" w:author="Alban Roche" w:date="2017-08-02T16:45:00Z"/>
                <w:b/>
              </w:rPr>
            </w:pPr>
            <w:del w:id="20576" w:author="Alban Roche" w:date="2017-08-02T16:45:00Z">
              <w:r w:rsidRPr="00CB4B23" w:rsidDel="000934B8">
                <w:rPr>
                  <w:b/>
                </w:rPr>
                <w:delText>AT+KFTPDEL=?</w:delText>
              </w:r>
              <w:bookmarkStart w:id="20577" w:name="_Toc489461211"/>
              <w:bookmarkEnd w:id="20577"/>
            </w:del>
          </w:p>
        </w:tc>
        <w:tc>
          <w:tcPr>
            <w:tcW w:w="7560" w:type="dxa"/>
          </w:tcPr>
          <w:p w14:paraId="112C43D2" w14:textId="24FC8D33" w:rsidR="00AD6DB4" w:rsidDel="000934B8" w:rsidRDefault="00AD6DB4" w:rsidP="00166AF3">
            <w:pPr>
              <w:pStyle w:val="TableBody"/>
              <w:rPr>
                <w:del w:id="20578" w:author="Alban Roche" w:date="2017-08-02T16:45:00Z"/>
                <w:u w:val="single"/>
              </w:rPr>
            </w:pPr>
            <w:bookmarkStart w:id="20579" w:name="_Toc489461212"/>
            <w:bookmarkEnd w:id="20579"/>
          </w:p>
          <w:p w14:paraId="6A328456" w14:textId="07C19461" w:rsidR="00AD6DB4" w:rsidRPr="006928C8" w:rsidDel="000934B8" w:rsidRDefault="00AD6DB4" w:rsidP="00166AF3">
            <w:pPr>
              <w:pStyle w:val="TableBody"/>
              <w:rPr>
                <w:del w:id="20580" w:author="Alban Roche" w:date="2017-08-02T16:45:00Z"/>
                <w:sz w:val="14"/>
                <w:szCs w:val="14"/>
                <w:u w:val="single"/>
              </w:rPr>
            </w:pPr>
            <w:bookmarkStart w:id="20581" w:name="_Toc489461213"/>
            <w:bookmarkEnd w:id="20581"/>
          </w:p>
          <w:p w14:paraId="2F0BC829" w14:textId="6BFCC0BD" w:rsidR="00AD6DB4" w:rsidDel="000934B8" w:rsidRDefault="00AD6DB4" w:rsidP="00166AF3">
            <w:pPr>
              <w:pStyle w:val="TableBody"/>
              <w:rPr>
                <w:del w:id="20582" w:author="Alban Roche" w:date="2017-08-02T16:45:00Z"/>
              </w:rPr>
            </w:pPr>
            <w:del w:id="20583" w:author="Alban Roche" w:date="2017-08-02T16:45:00Z">
              <w:r w:rsidDel="000934B8">
                <w:rPr>
                  <w:u w:val="single"/>
                </w:rPr>
                <w:delText>Response</w:delText>
              </w:r>
              <w:bookmarkStart w:id="20584" w:name="_Toc489461214"/>
              <w:bookmarkEnd w:id="20584"/>
            </w:del>
          </w:p>
          <w:p w14:paraId="720A9C77" w14:textId="48869E67" w:rsidR="00AD6DB4" w:rsidRPr="00CB4B23" w:rsidDel="000934B8" w:rsidRDefault="00AD6DB4" w:rsidP="00166AF3">
            <w:pPr>
              <w:pStyle w:val="TableBody"/>
              <w:rPr>
                <w:del w:id="20585" w:author="Alban Roche" w:date="2017-08-02T16:45:00Z"/>
                <w:b/>
              </w:rPr>
            </w:pPr>
            <w:del w:id="20586" w:author="Alban Roche" w:date="2017-08-02T16:45:00Z">
              <w:r w:rsidRPr="00CB4B23" w:rsidDel="000934B8">
                <w:rPr>
                  <w:b/>
                </w:rPr>
                <w:delText>+KFTPDEL: (</w:delText>
              </w:r>
              <w:r w:rsidDel="000934B8">
                <w:delText xml:space="preserve">list of possible </w:delText>
              </w:r>
              <w:r w:rsidRPr="00CB4B23" w:rsidDel="000934B8">
                <w:rPr>
                  <w:b/>
                </w:rPr>
                <w:delText>&lt;session_id&gt;</w:delText>
              </w:r>
              <w:r w:rsidDel="000934B8">
                <w:delText>s</w:delText>
              </w:r>
              <w:r w:rsidRPr="00CB4B23" w:rsidDel="000934B8">
                <w:rPr>
                  <w:b/>
                </w:rPr>
                <w:delText>),&lt;server_path&gt;,&lt;file_name&gt;,(</w:delText>
              </w:r>
              <w:r w:rsidDel="000934B8">
                <w:delText xml:space="preserve">list of possible </w:delText>
              </w:r>
              <w:r w:rsidRPr="00CB4B23" w:rsidDel="000934B8">
                <w:rPr>
                  <w:b/>
                </w:rPr>
                <w:delText>&lt;type&gt;</w:delText>
              </w:r>
              <w:r w:rsidDel="000934B8">
                <w:delText>s</w:delText>
              </w:r>
              <w:r w:rsidRPr="00CB4B23" w:rsidDel="000934B8">
                <w:rPr>
                  <w:b/>
                </w:rPr>
                <w:delText>)</w:delText>
              </w:r>
              <w:bookmarkStart w:id="20587" w:name="_Toc489461215"/>
              <w:bookmarkEnd w:id="20587"/>
            </w:del>
          </w:p>
          <w:p w14:paraId="1C217DB0" w14:textId="5D5A6AD8" w:rsidR="00AD6DB4" w:rsidRPr="00CB4B23" w:rsidDel="000934B8" w:rsidRDefault="00AD6DB4" w:rsidP="00166AF3">
            <w:pPr>
              <w:pStyle w:val="TableBody"/>
              <w:rPr>
                <w:del w:id="20588" w:author="Alban Roche" w:date="2017-08-02T16:45:00Z"/>
              </w:rPr>
            </w:pPr>
            <w:del w:id="20589" w:author="Alban Roche" w:date="2017-08-02T16:45:00Z">
              <w:r w:rsidRPr="00CB4B23" w:rsidDel="000934B8">
                <w:rPr>
                  <w:b/>
                </w:rPr>
                <w:delText>OK</w:delText>
              </w:r>
              <w:bookmarkStart w:id="20590" w:name="_Toc489461216"/>
              <w:bookmarkEnd w:id="20590"/>
            </w:del>
          </w:p>
        </w:tc>
        <w:bookmarkStart w:id="20591" w:name="_Toc489461217"/>
        <w:bookmarkEnd w:id="20591"/>
      </w:tr>
      <w:tr w:rsidR="00AD6DB4" w:rsidRPr="00671C8B" w:rsidDel="000934B8" w14:paraId="6C27E745" w14:textId="076D8DC0" w:rsidTr="00166AF3">
        <w:trPr>
          <w:cantSplit w:val="0"/>
          <w:del w:id="20592" w:author="Alban Roche" w:date="2017-08-02T16:45:00Z"/>
        </w:trPr>
        <w:tc>
          <w:tcPr>
            <w:tcW w:w="1728" w:type="dxa"/>
          </w:tcPr>
          <w:p w14:paraId="5BC5515D" w14:textId="7F660E32" w:rsidR="00AD6DB4" w:rsidRPr="00671C8B" w:rsidDel="000934B8" w:rsidRDefault="00AD6DB4" w:rsidP="00166AF3">
            <w:pPr>
              <w:pStyle w:val="TableBody"/>
              <w:rPr>
                <w:del w:id="20593" w:author="Alban Roche" w:date="2017-08-02T16:45:00Z"/>
                <w:i/>
              </w:rPr>
            </w:pPr>
            <w:del w:id="20594" w:author="Alban Roche" w:date="2017-08-02T16:45:00Z">
              <w:r w:rsidRPr="00671C8B" w:rsidDel="000934B8">
                <w:rPr>
                  <w:i/>
                </w:rPr>
                <w:delText>Write command</w:delText>
              </w:r>
              <w:bookmarkStart w:id="20595" w:name="_Toc489461218"/>
              <w:bookmarkEnd w:id="20595"/>
            </w:del>
          </w:p>
          <w:p w14:paraId="3BCF3A85" w14:textId="093B8BE7" w:rsidR="00AD6DB4" w:rsidRPr="00671C8B" w:rsidDel="000934B8" w:rsidRDefault="00AD6DB4" w:rsidP="00166AF3">
            <w:pPr>
              <w:pStyle w:val="TableBody"/>
              <w:rPr>
                <w:del w:id="20596" w:author="Alban Roche" w:date="2017-08-02T16:45:00Z"/>
              </w:rPr>
            </w:pPr>
            <w:bookmarkStart w:id="20597" w:name="_Toc489461219"/>
            <w:bookmarkEnd w:id="20597"/>
          </w:p>
          <w:p w14:paraId="1804E313" w14:textId="6D3872C6" w:rsidR="00AD6DB4" w:rsidRPr="00671C8B" w:rsidDel="000934B8" w:rsidRDefault="00AD6DB4" w:rsidP="00166AF3">
            <w:pPr>
              <w:pStyle w:val="TableBody"/>
              <w:rPr>
                <w:del w:id="20598" w:author="Alban Roche" w:date="2017-08-02T16:45:00Z"/>
                <w:u w:val="single"/>
              </w:rPr>
            </w:pPr>
            <w:del w:id="20599" w:author="Alban Roche" w:date="2017-08-02T16:45:00Z">
              <w:r w:rsidRPr="00671C8B" w:rsidDel="000934B8">
                <w:rPr>
                  <w:u w:val="single"/>
                </w:rPr>
                <w:delText>Syntax</w:delText>
              </w:r>
              <w:bookmarkStart w:id="20600" w:name="_Toc489461220"/>
              <w:bookmarkEnd w:id="20600"/>
            </w:del>
          </w:p>
          <w:p w14:paraId="0E8812D1" w14:textId="3838CD3F" w:rsidR="00AD6DB4" w:rsidRPr="00671C8B" w:rsidDel="000934B8" w:rsidRDefault="00AD6DB4" w:rsidP="00166AF3">
            <w:pPr>
              <w:pStyle w:val="TableBody"/>
              <w:rPr>
                <w:del w:id="20601" w:author="Alban Roche" w:date="2017-08-02T16:45:00Z"/>
              </w:rPr>
            </w:pPr>
            <w:del w:id="20602" w:author="Alban Roche" w:date="2017-08-02T16:45:00Z">
              <w:r w:rsidRPr="00671C8B" w:rsidDel="000934B8">
                <w:rPr>
                  <w:b/>
                  <w:lang w:eastAsia="zh-CN"/>
                </w:rPr>
                <w:delText>AT</w:delText>
              </w:r>
              <w:r w:rsidRPr="00671C8B" w:rsidDel="000934B8">
                <w:rPr>
                  <w:b/>
                </w:rPr>
                <w:delText>+KFTPDEL=</w:delText>
              </w:r>
              <w:r w:rsidRPr="00671C8B" w:rsidDel="000934B8">
                <w:rPr>
                  <w:b/>
                </w:rPr>
                <w:br/>
              </w:r>
              <w:r w:rsidRPr="00671C8B" w:rsidDel="000934B8">
                <w:rPr>
                  <w:b/>
                  <w:lang w:eastAsia="zh-CN"/>
                </w:rPr>
                <w:delText>&lt;session_id&gt;,</w:delText>
              </w:r>
              <w:r w:rsidRPr="00671C8B" w:rsidDel="000934B8">
                <w:rPr>
                  <w:b/>
                  <w:lang w:eastAsia="zh-CN"/>
                </w:rPr>
                <w:br/>
              </w:r>
              <w:r w:rsidRPr="00671C8B" w:rsidDel="000934B8">
                <w:rPr>
                  <w:b/>
                </w:rPr>
                <w:delText>[&lt;server_path&gt;</w:delText>
              </w:r>
              <w:r w:rsidRPr="00671C8B" w:rsidDel="000934B8">
                <w:rPr>
                  <w:b/>
                  <w:lang w:eastAsia="zh-CN"/>
                </w:rPr>
                <w:delText>,</w:delText>
              </w:r>
              <w:r w:rsidRPr="00671C8B" w:rsidDel="000934B8">
                <w:rPr>
                  <w:b/>
                </w:rPr>
                <w:delText>]</w:delText>
              </w:r>
              <w:r w:rsidRPr="00671C8B" w:rsidDel="000934B8">
                <w:rPr>
                  <w:b/>
                </w:rPr>
                <w:br/>
                <w:delText>&lt;file_name&gt;</w:delText>
              </w:r>
              <w:r w:rsidRPr="00671C8B" w:rsidDel="000934B8">
                <w:rPr>
                  <w:b/>
                </w:rPr>
                <w:br/>
                <w:delText>[,&lt;type&gt;]</w:delText>
              </w:r>
              <w:bookmarkStart w:id="20603" w:name="_Toc489461221"/>
              <w:bookmarkEnd w:id="20603"/>
            </w:del>
          </w:p>
        </w:tc>
        <w:tc>
          <w:tcPr>
            <w:tcW w:w="7560" w:type="dxa"/>
          </w:tcPr>
          <w:p w14:paraId="15469746" w14:textId="7626BF01" w:rsidR="00AD6DB4" w:rsidRPr="00671C8B" w:rsidDel="000934B8" w:rsidRDefault="00AD6DB4" w:rsidP="00166AF3">
            <w:pPr>
              <w:pStyle w:val="TableBody"/>
              <w:rPr>
                <w:del w:id="20604" w:author="Alban Roche" w:date="2017-08-02T16:45:00Z"/>
                <w:u w:val="single"/>
              </w:rPr>
            </w:pPr>
            <w:bookmarkStart w:id="20605" w:name="_Toc489461222"/>
            <w:bookmarkEnd w:id="20605"/>
          </w:p>
          <w:p w14:paraId="50260683" w14:textId="477A7064" w:rsidR="00AD6DB4" w:rsidRPr="00671C8B" w:rsidDel="000934B8" w:rsidRDefault="00AD6DB4" w:rsidP="00166AF3">
            <w:pPr>
              <w:pStyle w:val="TableBody"/>
              <w:rPr>
                <w:del w:id="20606" w:author="Alban Roche" w:date="2017-08-02T16:45:00Z"/>
                <w:u w:val="single"/>
              </w:rPr>
            </w:pPr>
            <w:bookmarkStart w:id="20607" w:name="_Toc489461223"/>
            <w:bookmarkEnd w:id="20607"/>
          </w:p>
          <w:p w14:paraId="5DD49E43" w14:textId="28618155" w:rsidR="00AD6DB4" w:rsidRPr="00671C8B" w:rsidDel="000934B8" w:rsidRDefault="00AD6DB4" w:rsidP="00166AF3">
            <w:pPr>
              <w:pStyle w:val="TableBody"/>
              <w:rPr>
                <w:del w:id="20608" w:author="Alban Roche" w:date="2017-08-02T16:45:00Z"/>
                <w:u w:val="single"/>
              </w:rPr>
            </w:pPr>
            <w:del w:id="20609" w:author="Alban Roche" w:date="2017-08-02T16:45:00Z">
              <w:r w:rsidRPr="00671C8B" w:rsidDel="000934B8">
                <w:rPr>
                  <w:u w:val="single"/>
                </w:rPr>
                <w:delText>Response</w:delText>
              </w:r>
              <w:bookmarkStart w:id="20610" w:name="_Toc489461224"/>
              <w:bookmarkEnd w:id="20610"/>
            </w:del>
          </w:p>
          <w:p w14:paraId="40C865E7" w14:textId="2B89994C" w:rsidR="00AD6DB4" w:rsidRPr="00671C8B" w:rsidDel="000934B8" w:rsidRDefault="00AD6DB4" w:rsidP="00166AF3">
            <w:pPr>
              <w:pStyle w:val="TableBody"/>
              <w:rPr>
                <w:del w:id="20611" w:author="Alban Roche" w:date="2017-08-02T16:45:00Z"/>
                <w:b/>
              </w:rPr>
            </w:pPr>
            <w:del w:id="20612" w:author="Alban Roche" w:date="2017-08-02T16:45:00Z">
              <w:r w:rsidRPr="00671C8B" w:rsidDel="000934B8">
                <w:rPr>
                  <w:b/>
                </w:rPr>
                <w:delText>OK</w:delText>
              </w:r>
              <w:bookmarkStart w:id="20613" w:name="_Toc489461225"/>
              <w:bookmarkEnd w:id="20613"/>
            </w:del>
          </w:p>
          <w:p w14:paraId="62FA2888" w14:textId="58CAD30C" w:rsidR="00AD6DB4" w:rsidRPr="00C318EF" w:rsidDel="000934B8" w:rsidRDefault="00AD6DB4" w:rsidP="00166AF3">
            <w:pPr>
              <w:pStyle w:val="TableBody"/>
              <w:rPr>
                <w:del w:id="20614" w:author="Alban Roche" w:date="2017-08-02T16:45:00Z"/>
                <w:b/>
              </w:rPr>
            </w:pPr>
            <w:bookmarkStart w:id="20615" w:name="_Toc489461226"/>
            <w:bookmarkEnd w:id="20615"/>
          </w:p>
          <w:p w14:paraId="31F1CC8A" w14:textId="7F72FF4A" w:rsidR="00AD6DB4" w:rsidRPr="00C318EF" w:rsidDel="000934B8" w:rsidRDefault="00AD6DB4" w:rsidP="00166AF3">
            <w:pPr>
              <w:pStyle w:val="TableBody"/>
              <w:rPr>
                <w:del w:id="20616" w:author="Alban Roche" w:date="2017-08-02T16:45:00Z"/>
              </w:rPr>
            </w:pPr>
            <w:del w:id="20617" w:author="Alban Roche" w:date="2017-08-02T16:45:00Z">
              <w:r w:rsidRPr="00C318EF" w:rsidDel="000934B8">
                <w:delText>or</w:delText>
              </w:r>
              <w:bookmarkStart w:id="20618" w:name="_Toc489461227"/>
              <w:bookmarkEnd w:id="20618"/>
            </w:del>
          </w:p>
          <w:p w14:paraId="24408986" w14:textId="3D7FFE7C" w:rsidR="00AD6DB4" w:rsidRPr="00671C8B" w:rsidDel="000934B8" w:rsidRDefault="00AD6DB4" w:rsidP="00166AF3">
            <w:pPr>
              <w:pStyle w:val="TableBody"/>
              <w:rPr>
                <w:del w:id="20619" w:author="Alban Roche" w:date="2017-08-02T16:45:00Z"/>
                <w:b/>
              </w:rPr>
            </w:pPr>
            <w:del w:id="20620" w:author="Alban Roche" w:date="2017-08-02T16:45:00Z">
              <w:r w:rsidRPr="00671C8B" w:rsidDel="000934B8">
                <w:rPr>
                  <w:b/>
                </w:rPr>
                <w:delText>+CME ERROR &lt;err&gt;</w:delText>
              </w:r>
              <w:bookmarkStart w:id="20621" w:name="_Toc489461228"/>
              <w:bookmarkEnd w:id="20621"/>
            </w:del>
          </w:p>
          <w:p w14:paraId="5AE8A6C8" w14:textId="6699A0AC" w:rsidR="00AD6DB4" w:rsidRPr="00671C8B" w:rsidDel="000934B8" w:rsidRDefault="00AD6DB4" w:rsidP="00166AF3">
            <w:pPr>
              <w:pStyle w:val="TableBody"/>
              <w:rPr>
                <w:del w:id="20622" w:author="Alban Roche" w:date="2017-08-02T16:45:00Z"/>
                <w:b/>
              </w:rPr>
            </w:pPr>
            <w:del w:id="20623" w:author="Alban Roche" w:date="2017-08-02T16:45:00Z">
              <w:r w:rsidRPr="00671C8B" w:rsidDel="000934B8">
                <w:rPr>
                  <w:b/>
                </w:rPr>
                <w:delText>NO CARRIER</w:delText>
              </w:r>
              <w:bookmarkStart w:id="20624" w:name="_Toc489461229"/>
              <w:bookmarkEnd w:id="20624"/>
            </w:del>
          </w:p>
          <w:p w14:paraId="2A531CFA" w14:textId="3F043D0A" w:rsidR="00AD6DB4" w:rsidRPr="00671C8B" w:rsidDel="000934B8" w:rsidRDefault="00AD6DB4" w:rsidP="00166AF3">
            <w:pPr>
              <w:pStyle w:val="TableBody"/>
              <w:rPr>
                <w:del w:id="20625" w:author="Alban Roche" w:date="2017-08-02T16:45:00Z"/>
                <w:b/>
              </w:rPr>
            </w:pPr>
            <w:del w:id="20626" w:author="Alban Roche" w:date="2017-08-02T16:45:00Z">
              <w:r w:rsidRPr="00671C8B" w:rsidDel="000934B8">
                <w:rPr>
                  <w:b/>
                </w:rPr>
                <w:delText xml:space="preserve">+KFTP_ERROR: </w:delText>
              </w:r>
              <w:r w:rsidRPr="00671C8B" w:rsidDel="000934B8">
                <w:rPr>
                  <w:b/>
                  <w:lang w:eastAsia="zh-CN"/>
                </w:rPr>
                <w:delText>&lt;session_id&gt;,</w:delText>
              </w:r>
              <w:r w:rsidRPr="00671C8B" w:rsidDel="000934B8">
                <w:rPr>
                  <w:b/>
                </w:rPr>
                <w:delText>&lt;ftp cause&gt;</w:delText>
              </w:r>
              <w:bookmarkStart w:id="20627" w:name="_Toc489461230"/>
              <w:bookmarkEnd w:id="20627"/>
            </w:del>
          </w:p>
          <w:p w14:paraId="518B5FE3" w14:textId="20A67463" w:rsidR="00AD6DB4" w:rsidRPr="00671C8B" w:rsidDel="000934B8" w:rsidRDefault="00AD6DB4" w:rsidP="00166AF3">
            <w:pPr>
              <w:pStyle w:val="TableBody"/>
              <w:rPr>
                <w:del w:id="20628" w:author="Alban Roche" w:date="2017-08-02T16:45:00Z"/>
                <w:b/>
              </w:rPr>
            </w:pPr>
            <w:bookmarkStart w:id="20629" w:name="_Toc489461231"/>
            <w:bookmarkEnd w:id="20629"/>
          </w:p>
          <w:p w14:paraId="6AEA62BA" w14:textId="20758F6F" w:rsidR="00AD6DB4" w:rsidRPr="00671C8B" w:rsidDel="000934B8" w:rsidRDefault="00AD6DB4" w:rsidP="00166AF3">
            <w:pPr>
              <w:pStyle w:val="TableBody"/>
              <w:rPr>
                <w:del w:id="20630" w:author="Alban Roche" w:date="2017-08-02T16:45:00Z"/>
                <w:u w:val="single"/>
                <w:lang w:eastAsia="zh-CN"/>
              </w:rPr>
            </w:pPr>
            <w:del w:id="20631" w:author="Alban Roche" w:date="2017-08-02T16:45:00Z">
              <w:r w:rsidRPr="00671C8B" w:rsidDel="000934B8">
                <w:rPr>
                  <w:u w:val="single"/>
                </w:rPr>
                <w:delText>Parameters</w:delText>
              </w:r>
              <w:bookmarkStart w:id="20632" w:name="_Toc489461232"/>
              <w:bookmarkEnd w:id="20632"/>
            </w:del>
          </w:p>
          <w:p w14:paraId="3CDA5C8D" w14:textId="67D93AC9" w:rsidR="00AD6DB4" w:rsidRPr="00671C8B" w:rsidDel="000934B8" w:rsidRDefault="00AD6DB4" w:rsidP="00166AF3">
            <w:pPr>
              <w:pStyle w:val="TableBody"/>
              <w:rPr>
                <w:del w:id="20633" w:author="Alban Roche" w:date="2017-08-02T16:45:00Z"/>
              </w:rPr>
            </w:pPr>
            <w:del w:id="20634" w:author="Alban Roche" w:date="2017-08-02T16:45:00Z">
              <w:r w:rsidRPr="00671C8B" w:rsidDel="000934B8">
                <w:rPr>
                  <w:b/>
                </w:rPr>
                <w:delText>&lt;session_id&gt;</w:delText>
              </w:r>
              <w:r w:rsidRPr="00671C8B" w:rsidDel="000934B8">
                <w:rPr>
                  <w:lang w:eastAsia="zh-CN"/>
                </w:rPr>
                <w:tab/>
              </w:r>
              <w:r w:rsidRPr="00671C8B" w:rsidDel="000934B8">
                <w:delText>FTP session</w:delText>
              </w:r>
              <w:r w:rsidDel="000934B8">
                <w:delText xml:space="preserve"> index</w:delText>
              </w:r>
              <w:bookmarkStart w:id="20635" w:name="_Toc489461233"/>
              <w:bookmarkEnd w:id="20635"/>
            </w:del>
          </w:p>
          <w:p w14:paraId="201D651E" w14:textId="13B12888" w:rsidR="00AD6DB4" w:rsidRPr="00671C8B" w:rsidDel="000934B8" w:rsidRDefault="00AD6DB4" w:rsidP="00166AF3">
            <w:pPr>
              <w:pStyle w:val="TableBody"/>
              <w:rPr>
                <w:del w:id="20636" w:author="Alban Roche" w:date="2017-08-02T16:45:00Z"/>
              </w:rPr>
            </w:pPr>
            <w:bookmarkStart w:id="20637" w:name="_Toc489461234"/>
            <w:bookmarkEnd w:id="20637"/>
          </w:p>
          <w:p w14:paraId="22BCE5D9" w14:textId="495514E5" w:rsidR="00AD6DB4" w:rsidRPr="00671C8B" w:rsidDel="000934B8" w:rsidRDefault="00AD6DB4" w:rsidP="00166AF3">
            <w:pPr>
              <w:pStyle w:val="TableBody"/>
              <w:rPr>
                <w:del w:id="20638" w:author="Alban Roche" w:date="2017-08-02T16:45:00Z"/>
              </w:rPr>
            </w:pPr>
            <w:del w:id="20639" w:author="Alban Roche" w:date="2017-08-02T16:45:00Z">
              <w:r w:rsidRPr="00671C8B" w:rsidDel="000934B8">
                <w:rPr>
                  <w:b/>
                </w:rPr>
                <w:delText>&lt;server_path&gt;</w:delText>
              </w:r>
              <w:r w:rsidRPr="00671C8B" w:rsidDel="000934B8">
                <w:rPr>
                  <w:lang w:eastAsia="zh-CN"/>
                </w:rPr>
                <w:tab/>
              </w:r>
              <w:r w:rsidDel="000934B8">
                <w:rPr>
                  <w:lang w:eastAsia="zh-CN"/>
                </w:rPr>
                <w:delText>S</w:delText>
              </w:r>
              <w:r w:rsidRPr="00671C8B" w:rsidDel="000934B8">
                <w:delText>tring type. Indicates the path of the file to be deleted. An empty string or no string indicates the deleting is done from the path given by the &lt;server_name&gt; parameter</w:delText>
              </w:r>
              <w:bookmarkStart w:id="20640" w:name="_Toc489461235"/>
              <w:bookmarkEnd w:id="20640"/>
            </w:del>
          </w:p>
          <w:p w14:paraId="43CA8747" w14:textId="600F7300" w:rsidR="00AD6DB4" w:rsidRPr="00671C8B" w:rsidDel="000934B8" w:rsidRDefault="00AD6DB4" w:rsidP="00166AF3">
            <w:pPr>
              <w:pStyle w:val="TableBody"/>
              <w:rPr>
                <w:del w:id="20641" w:author="Alban Roche" w:date="2017-08-02T16:45:00Z"/>
              </w:rPr>
            </w:pPr>
            <w:bookmarkStart w:id="20642" w:name="_Toc489461236"/>
            <w:bookmarkEnd w:id="20642"/>
          </w:p>
          <w:p w14:paraId="4BB499A4" w14:textId="46E6C2DC" w:rsidR="00AD6DB4" w:rsidRPr="00671C8B" w:rsidDel="000934B8" w:rsidRDefault="00AD6DB4" w:rsidP="00166AF3">
            <w:pPr>
              <w:pStyle w:val="TableBody"/>
              <w:rPr>
                <w:del w:id="20643" w:author="Alban Roche" w:date="2017-08-02T16:45:00Z"/>
              </w:rPr>
            </w:pPr>
            <w:del w:id="20644" w:author="Alban Roche" w:date="2017-08-02T16:45:00Z">
              <w:r w:rsidRPr="00671C8B" w:rsidDel="000934B8">
                <w:rPr>
                  <w:b/>
                </w:rPr>
                <w:delText>&lt;file_name&gt;</w:delText>
              </w:r>
              <w:r w:rsidDel="000934B8">
                <w:delText xml:space="preserve"> </w:delText>
              </w:r>
              <w:r w:rsidDel="000934B8">
                <w:tab/>
                <w:delText>S</w:delText>
              </w:r>
              <w:r w:rsidRPr="00671C8B" w:rsidDel="000934B8">
                <w:delText>tring type. Indicates the name of the file to delete</w:delText>
              </w:r>
              <w:bookmarkStart w:id="20645" w:name="_Toc489461237"/>
              <w:bookmarkEnd w:id="20645"/>
            </w:del>
          </w:p>
          <w:p w14:paraId="6A77032A" w14:textId="1DCE5953" w:rsidR="00AD6DB4" w:rsidRPr="00671C8B" w:rsidDel="000934B8" w:rsidRDefault="00AD6DB4" w:rsidP="00166AF3">
            <w:pPr>
              <w:pStyle w:val="TableBody"/>
              <w:rPr>
                <w:del w:id="20646" w:author="Alban Roche" w:date="2017-08-02T16:45:00Z"/>
                <w:b/>
              </w:rPr>
            </w:pPr>
            <w:bookmarkStart w:id="20647" w:name="_Toc489461238"/>
            <w:bookmarkEnd w:id="20647"/>
          </w:p>
          <w:p w14:paraId="72C1533F" w14:textId="47D3E3AF" w:rsidR="00AD6DB4" w:rsidRPr="00671C8B" w:rsidDel="000934B8" w:rsidRDefault="00AD6DB4" w:rsidP="00166AF3">
            <w:pPr>
              <w:pStyle w:val="TableBody"/>
              <w:rPr>
                <w:del w:id="20648" w:author="Alban Roche" w:date="2017-08-02T16:45:00Z"/>
              </w:rPr>
            </w:pPr>
            <w:del w:id="20649" w:author="Alban Roche" w:date="2017-08-02T16:45:00Z">
              <w:r w:rsidRPr="00671C8B" w:rsidDel="000934B8">
                <w:rPr>
                  <w:b/>
                </w:rPr>
                <w:delText>&lt;type&gt;</w:delText>
              </w:r>
              <w:r w:rsidRPr="00671C8B" w:rsidDel="000934B8">
                <w:tab/>
                <w:delText>Numeric type. Indicates the type of file (ASCII or binary) to transfer</w:delText>
              </w:r>
              <w:bookmarkStart w:id="20650" w:name="_Toc489461239"/>
              <w:bookmarkEnd w:id="20650"/>
            </w:del>
          </w:p>
          <w:p w14:paraId="7DA394CA" w14:textId="258AA0B3" w:rsidR="00AD6DB4" w:rsidRPr="00671C8B" w:rsidDel="000934B8" w:rsidRDefault="00AD6DB4" w:rsidP="00166AF3">
            <w:pPr>
              <w:pStyle w:val="TableBody"/>
              <w:rPr>
                <w:del w:id="20651" w:author="Alban Roche" w:date="2017-08-02T16:45:00Z"/>
              </w:rPr>
            </w:pPr>
            <w:del w:id="20652" w:author="Alban Roche" w:date="2017-08-02T16:45:00Z">
              <w:r w:rsidRPr="00671C8B" w:rsidDel="000934B8">
                <w:rPr>
                  <w:u w:val="single"/>
                </w:rPr>
                <w:delText>0</w:delText>
              </w:r>
              <w:r w:rsidRPr="00671C8B" w:rsidDel="000934B8">
                <w:tab/>
                <w:delText>Binary</w:delText>
              </w:r>
              <w:bookmarkStart w:id="20653" w:name="_Toc489461240"/>
              <w:bookmarkEnd w:id="20653"/>
            </w:del>
          </w:p>
          <w:p w14:paraId="079001CC" w14:textId="0A7F5BB5" w:rsidR="00AD6DB4" w:rsidRPr="00671C8B" w:rsidDel="000934B8" w:rsidRDefault="00AD6DB4" w:rsidP="00166AF3">
            <w:pPr>
              <w:pStyle w:val="TableBody"/>
              <w:rPr>
                <w:del w:id="20654" w:author="Alban Roche" w:date="2017-08-02T16:45:00Z"/>
              </w:rPr>
            </w:pPr>
            <w:del w:id="20655" w:author="Alban Roche" w:date="2017-08-02T16:45:00Z">
              <w:r w:rsidRPr="00671C8B" w:rsidDel="000934B8">
                <w:delText>1</w:delText>
              </w:r>
              <w:r w:rsidRPr="00671C8B" w:rsidDel="000934B8">
                <w:tab/>
                <w:delText>ASCII</w:delText>
              </w:r>
              <w:bookmarkStart w:id="20656" w:name="_Toc489461241"/>
              <w:bookmarkEnd w:id="20656"/>
            </w:del>
          </w:p>
          <w:p w14:paraId="3AA19EB1" w14:textId="52EDF02A" w:rsidR="00AD6DB4" w:rsidRPr="00671C8B" w:rsidDel="000934B8" w:rsidRDefault="00AD6DB4" w:rsidP="00166AF3">
            <w:pPr>
              <w:pStyle w:val="TableBody"/>
              <w:rPr>
                <w:del w:id="20657" w:author="Alban Roche" w:date="2017-08-02T16:45:00Z"/>
                <w:b/>
              </w:rPr>
            </w:pPr>
            <w:bookmarkStart w:id="20658" w:name="_Toc489461242"/>
            <w:bookmarkEnd w:id="20658"/>
          </w:p>
          <w:p w14:paraId="6551ACE3" w14:textId="2F20564D" w:rsidR="00AD6DB4" w:rsidRPr="00671C8B" w:rsidDel="000934B8" w:rsidRDefault="00AD6DB4" w:rsidP="00166AF3">
            <w:pPr>
              <w:pStyle w:val="TableBody"/>
              <w:rPr>
                <w:del w:id="20659" w:author="Alban Roche" w:date="2017-08-02T16:45:00Z"/>
              </w:rPr>
            </w:pPr>
            <w:del w:id="20660" w:author="Alban Roche" w:date="2017-08-02T16:45:00Z">
              <w:r w:rsidRPr="00671C8B" w:rsidDel="000934B8">
                <w:rPr>
                  <w:b/>
                </w:rPr>
                <w:delText>&lt;ftp_cause&gt;</w:delText>
              </w:r>
              <w:r w:rsidRPr="00671C8B" w:rsidDel="000934B8">
                <w:tab/>
                <w:delText>Integer type</w:delText>
              </w:r>
              <w:r w:rsidDel="000934B8">
                <w:delText xml:space="preserve"> that i</w:delText>
              </w:r>
              <w:r w:rsidRPr="00671C8B" w:rsidDel="000934B8">
                <w:delText>ndicates the cause of the FTP connection failure</w:delText>
              </w:r>
              <w:bookmarkStart w:id="20661" w:name="_Toc489461243"/>
              <w:bookmarkEnd w:id="20661"/>
            </w:del>
          </w:p>
          <w:p w14:paraId="09627056" w14:textId="06B53B49" w:rsidR="00AD6DB4" w:rsidRPr="00671C8B" w:rsidDel="000934B8" w:rsidRDefault="00AD6DB4" w:rsidP="00166AF3">
            <w:pPr>
              <w:pStyle w:val="TableBody"/>
              <w:rPr>
                <w:del w:id="20662" w:author="Alban Roche" w:date="2017-08-02T16:45:00Z"/>
              </w:rPr>
            </w:pPr>
            <w:del w:id="20663" w:author="Alban Roche" w:date="2017-08-02T16:45:00Z">
              <w:r w:rsidRPr="00671C8B" w:rsidDel="000934B8">
                <w:delText>0</w:delText>
              </w:r>
              <w:r w:rsidRPr="00671C8B" w:rsidDel="000934B8">
                <w:tab/>
              </w:r>
              <w:r w:rsidDel="000934B8">
                <w:delText>S</w:delText>
              </w:r>
              <w:r w:rsidRPr="00671C8B" w:rsidDel="000934B8">
                <w:delText>ending or the retrieving was impossible due to request timeout</w:delText>
              </w:r>
              <w:bookmarkStart w:id="20664" w:name="_Toc489461244"/>
              <w:bookmarkEnd w:id="20664"/>
            </w:del>
          </w:p>
          <w:p w14:paraId="207C4DFD" w14:textId="29525A1A" w:rsidR="00AD6DB4" w:rsidRPr="00671C8B" w:rsidDel="000934B8" w:rsidRDefault="00AD6DB4" w:rsidP="00166AF3">
            <w:pPr>
              <w:pStyle w:val="TableBody"/>
              <w:rPr>
                <w:del w:id="20665" w:author="Alban Roche" w:date="2017-08-02T16:45:00Z"/>
              </w:rPr>
            </w:pPr>
            <w:del w:id="20666" w:author="Alban Roche" w:date="2017-08-02T16:45:00Z">
              <w:r w:rsidRPr="00671C8B" w:rsidDel="000934B8">
                <w:delText>1</w:delText>
              </w:r>
              <w:r w:rsidRPr="00671C8B" w:rsidDel="000934B8">
                <w:tab/>
              </w:r>
              <w:r w:rsidDel="000934B8">
                <w:delText>I</w:delText>
              </w:r>
              <w:r w:rsidRPr="00671C8B" w:rsidDel="000934B8">
                <w:delText>mpossible to connect to the server due to DNS resolution failure</w:delText>
              </w:r>
              <w:bookmarkStart w:id="20667" w:name="_Toc489461245"/>
              <w:bookmarkEnd w:id="20667"/>
            </w:del>
          </w:p>
          <w:p w14:paraId="5BC8A5F8" w14:textId="0452FD30" w:rsidR="00AD6DB4" w:rsidRPr="00671C8B" w:rsidDel="000934B8" w:rsidRDefault="00AD6DB4" w:rsidP="00166AF3">
            <w:pPr>
              <w:pStyle w:val="TableBody"/>
              <w:rPr>
                <w:del w:id="20668" w:author="Alban Roche" w:date="2017-08-02T16:45:00Z"/>
              </w:rPr>
            </w:pPr>
            <w:del w:id="20669" w:author="Alban Roche" w:date="2017-08-02T16:45:00Z">
              <w:r w:rsidRPr="00671C8B" w:rsidDel="000934B8">
                <w:delText>2</w:delText>
              </w:r>
              <w:r w:rsidRPr="00671C8B" w:rsidDel="000934B8">
                <w:tab/>
              </w:r>
              <w:r w:rsidDel="000934B8">
                <w:delText>I</w:delText>
              </w:r>
              <w:r w:rsidRPr="00671C8B" w:rsidDel="000934B8">
                <w:delText>mpossible to delete a file due to connection troubles</w:delText>
              </w:r>
              <w:bookmarkStart w:id="20670" w:name="_Toc489461246"/>
              <w:bookmarkEnd w:id="20670"/>
            </w:del>
          </w:p>
          <w:p w14:paraId="3B940ABD" w14:textId="468B54A3" w:rsidR="00AD6DB4" w:rsidRPr="00671C8B" w:rsidDel="000934B8" w:rsidRDefault="00AD6DB4" w:rsidP="00166AF3">
            <w:pPr>
              <w:pStyle w:val="TableBody"/>
              <w:rPr>
                <w:del w:id="20671" w:author="Alban Roche" w:date="2017-08-02T16:45:00Z"/>
              </w:rPr>
            </w:pPr>
            <w:del w:id="20672" w:author="Alban Roche" w:date="2017-08-02T16:45:00Z">
              <w:r w:rsidRPr="00671C8B" w:rsidDel="000934B8">
                <w:delText>3</w:delText>
              </w:r>
              <w:r w:rsidRPr="00671C8B" w:rsidDel="000934B8">
                <w:tab/>
              </w:r>
              <w:r w:rsidDel="000934B8">
                <w:delText>D</w:delText>
              </w:r>
              <w:r w:rsidRPr="00671C8B" w:rsidDel="000934B8">
                <w:delText>eleting was impossible due to connection timeout</w:delText>
              </w:r>
              <w:bookmarkStart w:id="20673" w:name="_Toc489461247"/>
              <w:bookmarkEnd w:id="20673"/>
            </w:del>
          </w:p>
          <w:p w14:paraId="396CC0DD" w14:textId="69DC9C59" w:rsidR="00AD6DB4" w:rsidRPr="00671C8B" w:rsidDel="000934B8" w:rsidRDefault="00AD6DB4" w:rsidP="00166AF3">
            <w:pPr>
              <w:pStyle w:val="TableBody"/>
              <w:rPr>
                <w:del w:id="20674" w:author="Alban Roche" w:date="2017-08-02T16:45:00Z"/>
              </w:rPr>
            </w:pPr>
            <w:del w:id="20675" w:author="Alban Roche" w:date="2017-08-02T16:45:00Z">
              <w:r w:rsidRPr="00671C8B" w:rsidDel="000934B8">
                <w:delText>4</w:delText>
              </w:r>
              <w:r w:rsidRPr="00671C8B" w:rsidDel="000934B8">
                <w:tab/>
              </w:r>
              <w:r w:rsidDel="000934B8">
                <w:delText>N</w:delText>
              </w:r>
              <w:r w:rsidRPr="00671C8B" w:rsidDel="000934B8">
                <w:delText>o network available</w:delText>
              </w:r>
              <w:bookmarkStart w:id="20676" w:name="_Toc489461248"/>
              <w:bookmarkEnd w:id="20676"/>
            </w:del>
          </w:p>
          <w:p w14:paraId="1C2FADB6" w14:textId="673C17E5" w:rsidR="00AD6DB4" w:rsidRPr="00671C8B" w:rsidDel="000934B8" w:rsidRDefault="00AD6DB4" w:rsidP="00166AF3">
            <w:pPr>
              <w:pStyle w:val="TableBody"/>
              <w:rPr>
                <w:del w:id="20677" w:author="Alban Roche" w:date="2017-08-02T16:45:00Z"/>
              </w:rPr>
            </w:pPr>
            <w:del w:id="20678" w:author="Alban Roche" w:date="2017-08-02T16:45:00Z">
              <w:r w:rsidDel="000934B8">
                <w:delText>XXX</w:delText>
              </w:r>
              <w:r w:rsidDel="000934B8">
                <w:tab/>
                <w:delText>Three-</w:delText>
              </w:r>
              <w:r w:rsidRPr="00671C8B" w:rsidDel="000934B8">
                <w:delText>digit</w:delText>
              </w:r>
              <w:r w:rsidDel="000934B8">
                <w:delText xml:space="preserve"> </w:delText>
              </w:r>
              <w:r w:rsidRPr="00671C8B" w:rsidDel="000934B8">
                <w:delText xml:space="preserve">reply codes from </w:delText>
              </w:r>
              <w:r w:rsidDel="000934B8">
                <w:delText xml:space="preserve">the FTP server. </w:delText>
              </w:r>
              <w:r w:rsidRPr="00671C8B" w:rsidDel="000934B8">
                <w:delText xml:space="preserve">See section </w:delText>
              </w:r>
              <w:r w:rsidRPr="00671C8B" w:rsidDel="000934B8">
                <w:fldChar w:fldCharType="begin"/>
              </w:r>
              <w:r w:rsidRPr="00671C8B" w:rsidDel="000934B8">
                <w:delInstrText xml:space="preserve"> REF _Ref368908754 \w \h  \* MERGEFORMAT </w:delInstrText>
              </w:r>
              <w:r w:rsidRPr="00671C8B" w:rsidDel="000934B8">
                <w:fldChar w:fldCharType="separate"/>
              </w:r>
              <w:r w:rsidR="00BD7547" w:rsidDel="000934B8">
                <w:delText>18.2.5</w:delText>
              </w:r>
              <w:r w:rsidRPr="00671C8B" w:rsidDel="000934B8">
                <w:fldChar w:fldCharType="end"/>
              </w:r>
              <w:r w:rsidRPr="00671C8B" w:rsidDel="000934B8">
                <w:delText xml:space="preserve"> </w:delText>
              </w:r>
              <w:r w:rsidRPr="00671C8B" w:rsidDel="000934B8">
                <w:fldChar w:fldCharType="begin"/>
              </w:r>
              <w:r w:rsidRPr="00671C8B" w:rsidDel="000934B8">
                <w:delInstrText xml:space="preserve"> REF _Ref368908782 \h  \* MERGEFORMAT </w:delInstrText>
              </w:r>
              <w:r w:rsidRPr="00671C8B" w:rsidDel="000934B8">
                <w:fldChar w:fldCharType="separate"/>
              </w:r>
              <w:r w:rsidR="00BD7547" w:rsidRPr="00671C8B" w:rsidDel="000934B8">
                <w:delText>FTP Reply Codes</w:delText>
              </w:r>
              <w:r w:rsidRPr="00671C8B" w:rsidDel="000934B8">
                <w:fldChar w:fldCharType="end"/>
              </w:r>
              <w:bookmarkStart w:id="20679" w:name="_Toc489461249"/>
              <w:bookmarkEnd w:id="20679"/>
            </w:del>
          </w:p>
        </w:tc>
        <w:bookmarkStart w:id="20680" w:name="_Toc489461250"/>
        <w:bookmarkEnd w:id="20680"/>
      </w:tr>
      <w:tr w:rsidR="00AD6DB4" w:rsidRPr="00671C8B" w:rsidDel="000934B8" w14:paraId="5F6AF275" w14:textId="357BF2E5" w:rsidTr="00166AF3">
        <w:trPr>
          <w:del w:id="20681" w:author="Alban Roche" w:date="2017-08-02T16:45:00Z"/>
        </w:trPr>
        <w:tc>
          <w:tcPr>
            <w:tcW w:w="1728" w:type="dxa"/>
          </w:tcPr>
          <w:p w14:paraId="51E03F32" w14:textId="0D134BE6" w:rsidR="00AD6DB4" w:rsidRPr="00671C8B" w:rsidDel="000934B8" w:rsidRDefault="00AD6DB4" w:rsidP="00166AF3">
            <w:pPr>
              <w:pStyle w:val="TableBody"/>
              <w:rPr>
                <w:del w:id="20682" w:author="Alban Roche" w:date="2017-08-02T16:45:00Z"/>
                <w:u w:val="single"/>
              </w:rPr>
            </w:pPr>
            <w:del w:id="20683" w:author="Alban Roche" w:date="2017-08-02T16:45:00Z">
              <w:r w:rsidRPr="00671C8B" w:rsidDel="000934B8">
                <w:rPr>
                  <w:u w:val="single"/>
                </w:rPr>
                <w:delText>Reference</w:delText>
              </w:r>
              <w:bookmarkStart w:id="20684" w:name="_Toc489461251"/>
              <w:bookmarkEnd w:id="20684"/>
            </w:del>
          </w:p>
          <w:p w14:paraId="22E54831" w14:textId="71629A3C" w:rsidR="00AD6DB4" w:rsidRPr="00671C8B" w:rsidDel="000934B8" w:rsidRDefault="00AD6DB4" w:rsidP="00166AF3">
            <w:pPr>
              <w:pStyle w:val="TableBody"/>
              <w:rPr>
                <w:del w:id="20685" w:author="Alban Roche" w:date="2017-08-02T16:45:00Z"/>
                <w:u w:val="single"/>
              </w:rPr>
            </w:pPr>
            <w:del w:id="20686" w:author="Alban Roche" w:date="2017-08-02T16:45:00Z">
              <w:r w:rsidRPr="00671C8B" w:rsidDel="000934B8">
                <w:delText>Sierra Wireless Proprietary</w:delText>
              </w:r>
              <w:bookmarkStart w:id="20687" w:name="_Toc489461252"/>
              <w:bookmarkEnd w:id="20687"/>
            </w:del>
          </w:p>
        </w:tc>
        <w:tc>
          <w:tcPr>
            <w:tcW w:w="7560" w:type="dxa"/>
          </w:tcPr>
          <w:p w14:paraId="510F5046" w14:textId="69ECEF02" w:rsidR="00AD6DB4" w:rsidRPr="00671C8B" w:rsidDel="000934B8" w:rsidRDefault="00AD6DB4" w:rsidP="00166AF3">
            <w:pPr>
              <w:pStyle w:val="TableBody"/>
              <w:rPr>
                <w:del w:id="20688" w:author="Alban Roche" w:date="2017-08-02T16:45:00Z"/>
                <w:u w:val="single"/>
              </w:rPr>
            </w:pPr>
            <w:del w:id="20689" w:author="Alban Roche" w:date="2017-08-02T16:45:00Z">
              <w:r w:rsidRPr="00671C8B" w:rsidDel="000934B8">
                <w:rPr>
                  <w:u w:val="single"/>
                </w:rPr>
                <w:delText>Notes</w:delText>
              </w:r>
              <w:bookmarkStart w:id="20690" w:name="_Toc489461253"/>
              <w:bookmarkEnd w:id="20690"/>
            </w:del>
          </w:p>
          <w:p w14:paraId="53876A6A" w14:textId="689DDC75" w:rsidR="00AD6DB4" w:rsidDel="000934B8" w:rsidRDefault="00AD6DB4" w:rsidP="0059466D">
            <w:pPr>
              <w:pStyle w:val="TableBody"/>
              <w:numPr>
                <w:ilvl w:val="0"/>
                <w:numId w:val="108"/>
              </w:numPr>
              <w:rPr>
                <w:del w:id="20691" w:author="Alban Roche" w:date="2017-08-02T16:45:00Z"/>
              </w:rPr>
            </w:pPr>
            <w:del w:id="20692" w:author="Alban Roche" w:date="2017-08-02T16:45:00Z">
              <w:r w:rsidDel="000934B8">
                <w:delText>A</w:delText>
              </w:r>
              <w:r w:rsidRPr="00671C8B" w:rsidDel="000934B8">
                <w:delText>n FTP connection must have been achieved using AT+KFTPCFG</w:delText>
              </w:r>
              <w:r w:rsidDel="000934B8">
                <w:delText xml:space="preserve"> before using this command.</w:delText>
              </w:r>
              <w:bookmarkStart w:id="20693" w:name="_Toc489461254"/>
              <w:bookmarkEnd w:id="20693"/>
            </w:del>
          </w:p>
          <w:p w14:paraId="0D0A4E4F" w14:textId="50E9D422" w:rsidR="00AD6DB4" w:rsidRPr="00671C8B" w:rsidDel="000934B8" w:rsidRDefault="00AD6DB4" w:rsidP="0059466D">
            <w:pPr>
              <w:pStyle w:val="TableBody"/>
              <w:numPr>
                <w:ilvl w:val="0"/>
                <w:numId w:val="108"/>
              </w:numPr>
              <w:rPr>
                <w:del w:id="20694" w:author="Alban Roche" w:date="2017-08-02T16:45:00Z"/>
              </w:rPr>
            </w:pPr>
            <w:del w:id="20695" w:author="Alban Roche" w:date="2017-08-02T16:45:00Z">
              <w:r w:rsidDel="000934B8">
                <w:delText>The result of the delete operation is notified using unsolicited response.</w:delText>
              </w:r>
              <w:bookmarkStart w:id="20696" w:name="_Toc489461255"/>
              <w:bookmarkEnd w:id="20696"/>
            </w:del>
          </w:p>
        </w:tc>
        <w:bookmarkStart w:id="20697" w:name="_Toc489461256"/>
        <w:bookmarkEnd w:id="20697"/>
      </w:tr>
    </w:tbl>
    <w:p w14:paraId="24E45077" w14:textId="085FD329" w:rsidR="00AD6DB4" w:rsidRPr="00671C8B" w:rsidDel="000934B8" w:rsidRDefault="00AD6DB4" w:rsidP="0059466D">
      <w:pPr>
        <w:pStyle w:val="Heading3"/>
        <w:numPr>
          <w:ilvl w:val="2"/>
          <w:numId w:val="11"/>
        </w:numPr>
        <w:ind w:left="1260" w:hanging="1260"/>
        <w:rPr>
          <w:del w:id="20698" w:author="Alban Roche" w:date="2017-08-02T16:45:00Z"/>
        </w:rPr>
      </w:pPr>
      <w:bookmarkStart w:id="20699" w:name="_Toc448912362"/>
      <w:bookmarkStart w:id="20700" w:name="_Toc486251779"/>
      <w:bookmarkStart w:id="20701" w:name="_Toc345081481"/>
      <w:bookmarkStart w:id="20702" w:name="_Toc349753218"/>
      <w:bookmarkStart w:id="20703" w:name="_Toc349754117"/>
      <w:bookmarkStart w:id="20704" w:name="_Ref366746620"/>
      <w:bookmarkStart w:id="20705" w:name="_Ref369093642"/>
      <w:bookmarkStart w:id="20706" w:name="_Toc368586172"/>
      <w:del w:id="20707" w:author="Alban Roche" w:date="2017-08-02T16:45:00Z">
        <w:r w:rsidRPr="00671C8B" w:rsidDel="000934B8">
          <w:delText>+KFTP_IND Notification: FTP Status</w:delText>
        </w:r>
        <w:bookmarkStart w:id="20708" w:name="_Toc489461257"/>
        <w:bookmarkEnd w:id="20699"/>
        <w:bookmarkEnd w:id="20700"/>
        <w:bookmarkEnd w:id="20708"/>
      </w:del>
    </w:p>
    <w:tbl>
      <w:tblPr>
        <w:tblStyle w:val="TableSWIleft"/>
        <w:tblW w:w="9288" w:type="dxa"/>
        <w:tblLayout w:type="fixed"/>
        <w:tblLook w:val="04A0" w:firstRow="1" w:lastRow="0" w:firstColumn="1" w:lastColumn="0" w:noHBand="0" w:noVBand="1"/>
      </w:tblPr>
      <w:tblGrid>
        <w:gridCol w:w="1728"/>
        <w:gridCol w:w="7560"/>
      </w:tblGrid>
      <w:tr w:rsidR="00AD6DB4" w:rsidRPr="00671C8B" w:rsidDel="000934B8" w14:paraId="383A35F4" w14:textId="2CEBC660" w:rsidTr="00166AF3">
        <w:trPr>
          <w:cnfStyle w:val="100000000000" w:firstRow="1" w:lastRow="0" w:firstColumn="0" w:lastColumn="0" w:oddVBand="0" w:evenVBand="0" w:oddHBand="0" w:evenHBand="0" w:firstRowFirstColumn="0" w:firstRowLastColumn="0" w:lastRowFirstColumn="0" w:lastRowLastColumn="0"/>
          <w:del w:id="20709" w:author="Alban Roche" w:date="2017-08-02T16:45:00Z"/>
        </w:trPr>
        <w:tc>
          <w:tcPr>
            <w:tcW w:w="9288" w:type="dxa"/>
            <w:gridSpan w:val="2"/>
          </w:tcPr>
          <w:p w14:paraId="65EFB687" w14:textId="7D93DF55" w:rsidR="00AD6DB4" w:rsidRPr="00671C8B" w:rsidDel="000934B8" w:rsidRDefault="00AD6DB4">
            <w:pPr>
              <w:pStyle w:val="TableRowHead"/>
              <w:spacing w:before="144" w:after="144"/>
              <w:rPr>
                <w:del w:id="20710" w:author="Alban Roche" w:date="2017-08-02T16:45:00Z"/>
                <w:rFonts w:cs="Arial"/>
              </w:rPr>
            </w:pPr>
            <w:del w:id="20711" w:author="Alban Roche" w:date="2017-08-02T14:40:00Z">
              <w:r w:rsidDel="00F22490">
                <w:delText>HL7618, HL7618RD, HL7648, HL7650, HL7688, HL7690 and HL7692</w:delText>
              </w:r>
            </w:del>
            <w:bookmarkStart w:id="20712" w:name="_Toc489461258"/>
            <w:bookmarkEnd w:id="20712"/>
          </w:p>
        </w:tc>
        <w:bookmarkStart w:id="20713" w:name="_Toc489461259"/>
        <w:bookmarkEnd w:id="20713"/>
      </w:tr>
      <w:tr w:rsidR="00AD6DB4" w:rsidRPr="00671C8B" w:rsidDel="000934B8" w14:paraId="25005DF3" w14:textId="7ADA5FA2" w:rsidTr="00166AF3">
        <w:trPr>
          <w:del w:id="20714" w:author="Alban Roche" w:date="2017-08-02T16:45:00Z"/>
        </w:trPr>
        <w:tc>
          <w:tcPr>
            <w:tcW w:w="1728" w:type="dxa"/>
          </w:tcPr>
          <w:p w14:paraId="2C34B479" w14:textId="0F867D0D" w:rsidR="00AD6DB4" w:rsidRPr="00671C8B" w:rsidDel="000934B8" w:rsidRDefault="00AD6DB4" w:rsidP="00166AF3">
            <w:pPr>
              <w:pStyle w:val="TableBody"/>
              <w:rPr>
                <w:del w:id="20715" w:author="Alban Roche" w:date="2017-08-02T16:45:00Z"/>
                <w:i/>
              </w:rPr>
            </w:pPr>
            <w:del w:id="20716" w:author="Alban Roche" w:date="2017-08-02T16:45:00Z">
              <w:r w:rsidRPr="00671C8B" w:rsidDel="000934B8">
                <w:rPr>
                  <w:i/>
                </w:rPr>
                <w:delText>Unsolicited Notification</w:delText>
              </w:r>
              <w:bookmarkStart w:id="20717" w:name="_Toc489461260"/>
              <w:bookmarkEnd w:id="20717"/>
            </w:del>
          </w:p>
        </w:tc>
        <w:tc>
          <w:tcPr>
            <w:tcW w:w="7560" w:type="dxa"/>
          </w:tcPr>
          <w:p w14:paraId="7CFC4FD5" w14:textId="5C4D4DC8" w:rsidR="00AD6DB4" w:rsidRPr="00671C8B" w:rsidDel="000934B8" w:rsidRDefault="00AD6DB4" w:rsidP="00166AF3">
            <w:pPr>
              <w:pStyle w:val="TableBody"/>
              <w:rPr>
                <w:del w:id="20718" w:author="Alban Roche" w:date="2017-08-02T16:45:00Z"/>
                <w:u w:val="single"/>
              </w:rPr>
            </w:pPr>
            <w:del w:id="20719" w:author="Alban Roche" w:date="2017-08-02T16:45:00Z">
              <w:r w:rsidRPr="00671C8B" w:rsidDel="000934B8">
                <w:rPr>
                  <w:u w:val="single"/>
                </w:rPr>
                <w:delText>Response</w:delText>
              </w:r>
              <w:bookmarkStart w:id="20720" w:name="_Toc489461261"/>
              <w:bookmarkEnd w:id="20720"/>
            </w:del>
          </w:p>
          <w:p w14:paraId="768FA253" w14:textId="53A0CA95" w:rsidR="00AD6DB4" w:rsidRPr="00671C8B" w:rsidDel="000934B8" w:rsidRDefault="00AD6DB4" w:rsidP="00166AF3">
            <w:pPr>
              <w:pStyle w:val="TableBody"/>
              <w:rPr>
                <w:del w:id="20721" w:author="Alban Roche" w:date="2017-08-02T16:45:00Z"/>
                <w:b/>
              </w:rPr>
            </w:pPr>
            <w:del w:id="20722" w:author="Alban Roche" w:date="2017-08-02T16:45:00Z">
              <w:r w:rsidRPr="00671C8B" w:rsidDel="000934B8">
                <w:rPr>
                  <w:b/>
                </w:rPr>
                <w:delText>+KFTP_IND: &lt;session_id&gt;,&lt;status&gt;[,&lt;data_len&gt;]</w:delText>
              </w:r>
              <w:bookmarkStart w:id="20723" w:name="_Toc489461262"/>
              <w:bookmarkEnd w:id="20723"/>
            </w:del>
          </w:p>
          <w:p w14:paraId="7F534568" w14:textId="5A88968F" w:rsidR="00AD6DB4" w:rsidRPr="00671C8B" w:rsidDel="000934B8" w:rsidRDefault="00AD6DB4" w:rsidP="00166AF3">
            <w:pPr>
              <w:pStyle w:val="TableBody"/>
              <w:rPr>
                <w:del w:id="20724" w:author="Alban Roche" w:date="2017-08-02T16:45:00Z"/>
              </w:rPr>
            </w:pPr>
            <w:bookmarkStart w:id="20725" w:name="_Toc489461263"/>
            <w:bookmarkEnd w:id="20725"/>
          </w:p>
          <w:p w14:paraId="389A9F57" w14:textId="679414F8" w:rsidR="00AD6DB4" w:rsidRPr="00671C8B" w:rsidDel="000934B8" w:rsidRDefault="00AD6DB4" w:rsidP="00166AF3">
            <w:pPr>
              <w:pStyle w:val="TableBody"/>
              <w:rPr>
                <w:del w:id="20726" w:author="Alban Roche" w:date="2017-08-02T16:45:00Z"/>
                <w:u w:val="single"/>
              </w:rPr>
            </w:pPr>
            <w:del w:id="20727" w:author="Alban Roche" w:date="2017-08-02T16:45:00Z">
              <w:r w:rsidRPr="00671C8B" w:rsidDel="000934B8">
                <w:rPr>
                  <w:u w:val="single"/>
                </w:rPr>
                <w:delText>Parameters</w:delText>
              </w:r>
              <w:bookmarkStart w:id="20728" w:name="_Toc489461264"/>
              <w:bookmarkEnd w:id="20728"/>
            </w:del>
          </w:p>
          <w:p w14:paraId="1EDFB07D" w14:textId="331CA535" w:rsidR="00AD6DB4" w:rsidRPr="00671C8B" w:rsidDel="000934B8" w:rsidRDefault="00AD6DB4" w:rsidP="00166AF3">
            <w:pPr>
              <w:pStyle w:val="TableBody"/>
              <w:rPr>
                <w:del w:id="20729" w:author="Alban Roche" w:date="2017-08-02T16:45:00Z"/>
              </w:rPr>
            </w:pPr>
            <w:del w:id="20730" w:author="Alban Roche" w:date="2017-08-02T16:45:00Z">
              <w:r w:rsidRPr="00671C8B" w:rsidDel="000934B8">
                <w:rPr>
                  <w:b/>
                </w:rPr>
                <w:delText>&lt;session_id&gt;</w:delText>
              </w:r>
              <w:r w:rsidRPr="00671C8B" w:rsidDel="000934B8">
                <w:tab/>
                <w:delText>FTP session</w:delText>
              </w:r>
              <w:r w:rsidDel="000934B8">
                <w:delText xml:space="preserve"> index</w:delText>
              </w:r>
              <w:bookmarkStart w:id="20731" w:name="_Toc489461265"/>
              <w:bookmarkEnd w:id="20731"/>
            </w:del>
          </w:p>
          <w:p w14:paraId="068263C3" w14:textId="6CFAB5B9" w:rsidR="00AD6DB4" w:rsidRPr="00671C8B" w:rsidDel="000934B8" w:rsidRDefault="00AD6DB4" w:rsidP="00166AF3">
            <w:pPr>
              <w:pStyle w:val="TableBody"/>
              <w:rPr>
                <w:del w:id="20732" w:author="Alban Roche" w:date="2017-08-02T16:45:00Z"/>
              </w:rPr>
            </w:pPr>
            <w:bookmarkStart w:id="20733" w:name="_Toc489461266"/>
            <w:bookmarkEnd w:id="20733"/>
          </w:p>
          <w:p w14:paraId="5339D3BB" w14:textId="04946DD2" w:rsidR="00AD6DB4" w:rsidRPr="00671C8B" w:rsidDel="000934B8" w:rsidRDefault="00AD6DB4" w:rsidP="00166AF3">
            <w:pPr>
              <w:pStyle w:val="TableBody"/>
              <w:rPr>
                <w:del w:id="20734" w:author="Alban Roche" w:date="2017-08-02T16:45:00Z"/>
              </w:rPr>
            </w:pPr>
            <w:del w:id="20735" w:author="Alban Roche" w:date="2017-08-02T16:45:00Z">
              <w:r w:rsidRPr="00671C8B" w:rsidDel="000934B8">
                <w:rPr>
                  <w:b/>
                </w:rPr>
                <w:delText>&lt;status&gt;</w:delText>
              </w:r>
              <w:r w:rsidRPr="00671C8B" w:rsidDel="000934B8">
                <w:rPr>
                  <w:b/>
                </w:rPr>
                <w:tab/>
              </w:r>
              <w:r w:rsidRPr="00671C8B" w:rsidDel="000934B8">
                <w:delText>FTP session</w:delText>
              </w:r>
              <w:r w:rsidDel="000934B8">
                <w:delText xml:space="preserve"> status</w:delText>
              </w:r>
              <w:bookmarkStart w:id="20736" w:name="_Toc489461267"/>
              <w:bookmarkEnd w:id="20736"/>
            </w:del>
          </w:p>
          <w:p w14:paraId="6C7C86FF" w14:textId="7A9590F4" w:rsidR="00AD6DB4" w:rsidRPr="00671C8B" w:rsidDel="000934B8" w:rsidRDefault="00AD6DB4" w:rsidP="00166AF3">
            <w:pPr>
              <w:pStyle w:val="TableBody"/>
              <w:rPr>
                <w:del w:id="20737" w:author="Alban Roche" w:date="2017-08-02T16:45:00Z"/>
                <w:lang w:eastAsia="zh-CN"/>
              </w:rPr>
            </w:pPr>
            <w:del w:id="20738" w:author="Alban Roche" w:date="2017-08-02T16:45:00Z">
              <w:r w:rsidRPr="00671C8B" w:rsidDel="000934B8">
                <w:delText>1</w:delText>
              </w:r>
              <w:r w:rsidRPr="00671C8B" w:rsidDel="000934B8">
                <w:rPr>
                  <w:lang w:eastAsia="zh-CN"/>
                </w:rPr>
                <w:tab/>
              </w:r>
              <w:r w:rsidRPr="00671C8B" w:rsidDel="000934B8">
                <w:delText>Session is set up and ready for operation</w:delText>
              </w:r>
              <w:r w:rsidRPr="00671C8B" w:rsidDel="000934B8">
                <w:br/>
              </w:r>
              <w:r w:rsidRPr="00671C8B" w:rsidDel="000934B8">
                <w:rPr>
                  <w:lang w:eastAsia="zh-CN"/>
                </w:rPr>
                <w:delText>2</w:delText>
              </w:r>
              <w:r w:rsidRPr="00671C8B" w:rsidDel="000934B8">
                <w:rPr>
                  <w:lang w:eastAsia="zh-CN"/>
                </w:rPr>
                <w:tab/>
              </w:r>
              <w:r w:rsidRPr="00671C8B" w:rsidDel="000934B8">
                <w:delText>The last FTP command is executed successfully</w:delText>
              </w:r>
              <w:bookmarkStart w:id="20739" w:name="_Toc489461268"/>
              <w:bookmarkEnd w:id="20739"/>
            </w:del>
          </w:p>
          <w:p w14:paraId="0053CB38" w14:textId="56E6D753" w:rsidR="00AD6DB4" w:rsidRPr="00671C8B" w:rsidDel="000934B8" w:rsidRDefault="00AD6DB4" w:rsidP="00166AF3">
            <w:pPr>
              <w:pStyle w:val="TableBody"/>
              <w:spacing w:before="30" w:after="30"/>
              <w:rPr>
                <w:del w:id="20740" w:author="Alban Roche" w:date="2017-08-02T16:45:00Z"/>
                <w:b/>
              </w:rPr>
            </w:pPr>
            <w:bookmarkStart w:id="20741" w:name="_Toc489461269"/>
            <w:bookmarkEnd w:id="20741"/>
          </w:p>
          <w:p w14:paraId="29A7CA15" w14:textId="7483AEEB" w:rsidR="00AD6DB4" w:rsidRPr="00671C8B" w:rsidDel="000934B8" w:rsidRDefault="00AD6DB4" w:rsidP="00166AF3">
            <w:pPr>
              <w:pStyle w:val="TableBody"/>
              <w:spacing w:before="30" w:after="30"/>
              <w:rPr>
                <w:del w:id="20742" w:author="Alban Roche" w:date="2017-08-02T16:45:00Z"/>
              </w:rPr>
            </w:pPr>
            <w:del w:id="20743" w:author="Alban Roche" w:date="2017-08-02T16:45:00Z">
              <w:r w:rsidRPr="00671C8B" w:rsidDel="000934B8">
                <w:rPr>
                  <w:b/>
                </w:rPr>
                <w:delText>&lt;data_len&gt;</w:delText>
              </w:r>
              <w:r w:rsidRPr="00671C8B" w:rsidDel="000934B8">
                <w:rPr>
                  <w:b/>
                </w:rPr>
                <w:tab/>
              </w:r>
              <w:r w:rsidRPr="00671C8B" w:rsidDel="000934B8">
                <w:delText>Byte length of data downloaded/uploaded to/from the terminal (+KFTPRCV/+KFTPSND)</w:delText>
              </w:r>
              <w:bookmarkStart w:id="20744" w:name="_Toc489461270"/>
              <w:bookmarkEnd w:id="20744"/>
            </w:del>
          </w:p>
        </w:tc>
        <w:bookmarkStart w:id="20745" w:name="_Toc489461271"/>
        <w:bookmarkEnd w:id="20745"/>
      </w:tr>
      <w:tr w:rsidR="00AD6DB4" w:rsidRPr="00671C8B" w:rsidDel="000934B8" w14:paraId="698FC654" w14:textId="1781A926" w:rsidTr="00166AF3">
        <w:trPr>
          <w:del w:id="20746" w:author="Alban Roche" w:date="2017-08-02T16:45:00Z"/>
        </w:trPr>
        <w:tc>
          <w:tcPr>
            <w:tcW w:w="1728" w:type="dxa"/>
          </w:tcPr>
          <w:p w14:paraId="1A20FEBC" w14:textId="0EC10C94" w:rsidR="00AD6DB4" w:rsidRPr="00671C8B" w:rsidDel="000934B8" w:rsidRDefault="00AD6DB4" w:rsidP="00166AF3">
            <w:pPr>
              <w:pStyle w:val="TableBody"/>
              <w:spacing w:before="30" w:after="30"/>
              <w:rPr>
                <w:del w:id="20747" w:author="Alban Roche" w:date="2017-08-02T16:45:00Z"/>
                <w:u w:val="single"/>
              </w:rPr>
            </w:pPr>
            <w:del w:id="20748" w:author="Alban Roche" w:date="2017-08-02T16:45:00Z">
              <w:r w:rsidRPr="00671C8B" w:rsidDel="000934B8">
                <w:rPr>
                  <w:u w:val="single"/>
                </w:rPr>
                <w:delText>Reference</w:delText>
              </w:r>
              <w:bookmarkStart w:id="20749" w:name="_Toc489461272"/>
              <w:bookmarkEnd w:id="20749"/>
            </w:del>
          </w:p>
          <w:p w14:paraId="7ED92266" w14:textId="3354282C" w:rsidR="00AD6DB4" w:rsidRPr="00671C8B" w:rsidDel="000934B8" w:rsidRDefault="00AD6DB4" w:rsidP="00166AF3">
            <w:pPr>
              <w:pStyle w:val="TableBody"/>
              <w:spacing w:before="30" w:after="30"/>
              <w:rPr>
                <w:del w:id="20750" w:author="Alban Roche" w:date="2017-08-02T16:45:00Z"/>
              </w:rPr>
            </w:pPr>
            <w:del w:id="20751" w:author="Alban Roche" w:date="2017-08-02T16:45:00Z">
              <w:r w:rsidRPr="00671C8B" w:rsidDel="000934B8">
                <w:delText>Sierra Wireless Proprietary</w:delText>
              </w:r>
              <w:bookmarkStart w:id="20752" w:name="_Toc489461273"/>
              <w:bookmarkEnd w:id="20752"/>
            </w:del>
          </w:p>
        </w:tc>
        <w:tc>
          <w:tcPr>
            <w:tcW w:w="7560" w:type="dxa"/>
          </w:tcPr>
          <w:p w14:paraId="6B09946B" w14:textId="3E95E512" w:rsidR="00AD6DB4" w:rsidRPr="00671C8B" w:rsidDel="000934B8" w:rsidRDefault="00AD6DB4" w:rsidP="00166AF3">
            <w:pPr>
              <w:pStyle w:val="TableBody"/>
              <w:rPr>
                <w:del w:id="20753" w:author="Alban Roche" w:date="2017-08-02T16:45:00Z"/>
              </w:rPr>
            </w:pPr>
            <w:bookmarkStart w:id="20754" w:name="_Toc489461274"/>
            <w:bookmarkEnd w:id="20754"/>
          </w:p>
        </w:tc>
        <w:bookmarkStart w:id="20755" w:name="_Toc489461275"/>
        <w:bookmarkEnd w:id="20755"/>
      </w:tr>
    </w:tbl>
    <w:p w14:paraId="4BB86F4A" w14:textId="669BA445" w:rsidR="00AD6DB4" w:rsidRPr="00671C8B" w:rsidDel="000934B8" w:rsidRDefault="00AD6DB4" w:rsidP="0059466D">
      <w:pPr>
        <w:pStyle w:val="Heading3"/>
        <w:numPr>
          <w:ilvl w:val="2"/>
          <w:numId w:val="11"/>
        </w:numPr>
        <w:ind w:left="1260" w:hanging="1260"/>
        <w:rPr>
          <w:del w:id="20756" w:author="Alban Roche" w:date="2017-08-02T16:45:00Z"/>
        </w:rPr>
      </w:pPr>
      <w:bookmarkStart w:id="20757" w:name="_Ref381868959"/>
      <w:bookmarkStart w:id="20758" w:name="_Toc448912363"/>
      <w:bookmarkStart w:id="20759" w:name="_Toc486251780"/>
      <w:del w:id="20760" w:author="Alban Roche" w:date="2017-08-02T16:45:00Z">
        <w:r w:rsidRPr="00671C8B" w:rsidDel="000934B8">
          <w:delText xml:space="preserve">+KFTPCLOSE Command: Close Current FTP </w:delText>
        </w:r>
        <w:bookmarkEnd w:id="20701"/>
        <w:r w:rsidRPr="00671C8B" w:rsidDel="000934B8">
          <w:delText>Connection</w:delText>
        </w:r>
        <w:bookmarkStart w:id="20761" w:name="_Toc489461276"/>
        <w:bookmarkEnd w:id="20702"/>
        <w:bookmarkEnd w:id="20703"/>
        <w:bookmarkEnd w:id="20704"/>
        <w:bookmarkEnd w:id="20705"/>
        <w:bookmarkEnd w:id="20706"/>
        <w:bookmarkEnd w:id="20757"/>
        <w:bookmarkEnd w:id="20758"/>
        <w:bookmarkEnd w:id="20759"/>
        <w:bookmarkEnd w:id="20761"/>
      </w:del>
    </w:p>
    <w:tbl>
      <w:tblPr>
        <w:tblStyle w:val="TableSWIleft"/>
        <w:tblW w:w="9288" w:type="dxa"/>
        <w:tblLayout w:type="fixed"/>
        <w:tblLook w:val="04A0" w:firstRow="1" w:lastRow="0" w:firstColumn="1" w:lastColumn="0" w:noHBand="0" w:noVBand="1"/>
      </w:tblPr>
      <w:tblGrid>
        <w:gridCol w:w="1728"/>
        <w:gridCol w:w="7560"/>
      </w:tblGrid>
      <w:tr w:rsidR="00AD6DB4" w:rsidRPr="00671C8B" w:rsidDel="000934B8" w14:paraId="6E4E4C9C" w14:textId="1B785A03" w:rsidTr="00166AF3">
        <w:trPr>
          <w:cnfStyle w:val="100000000000" w:firstRow="1" w:lastRow="0" w:firstColumn="0" w:lastColumn="0" w:oddVBand="0" w:evenVBand="0" w:oddHBand="0" w:evenHBand="0" w:firstRowFirstColumn="0" w:firstRowLastColumn="0" w:lastRowFirstColumn="0" w:lastRowLastColumn="0"/>
          <w:del w:id="20762" w:author="Alban Roche" w:date="2017-08-02T16:45:00Z"/>
        </w:trPr>
        <w:tc>
          <w:tcPr>
            <w:tcW w:w="9288" w:type="dxa"/>
            <w:gridSpan w:val="2"/>
          </w:tcPr>
          <w:p w14:paraId="7D923D80" w14:textId="3B67E2E6" w:rsidR="00AD6DB4" w:rsidRPr="00671C8B" w:rsidDel="000934B8" w:rsidRDefault="00AD6DB4">
            <w:pPr>
              <w:pStyle w:val="TableRowHead"/>
              <w:spacing w:before="144" w:after="144"/>
              <w:rPr>
                <w:del w:id="20763" w:author="Alban Roche" w:date="2017-08-02T16:45:00Z"/>
              </w:rPr>
            </w:pPr>
            <w:del w:id="20764" w:author="Alban Roche" w:date="2017-08-02T14:40:00Z">
              <w:r w:rsidDel="00F22490">
                <w:delText>HL7618, HL7618RD, HL7648, HL7650, HL7688, HL7690 and HL7692</w:delText>
              </w:r>
            </w:del>
            <w:bookmarkStart w:id="20765" w:name="_Toc489461277"/>
            <w:bookmarkEnd w:id="20765"/>
          </w:p>
        </w:tc>
        <w:bookmarkStart w:id="20766" w:name="_Toc489461278"/>
        <w:bookmarkEnd w:id="20766"/>
      </w:tr>
      <w:tr w:rsidR="00AD6DB4" w:rsidRPr="00671C8B" w:rsidDel="000934B8" w14:paraId="455E3E9D" w14:textId="6EC730D8" w:rsidTr="00166AF3">
        <w:trPr>
          <w:del w:id="20767" w:author="Alban Roche" w:date="2017-08-02T16:45:00Z"/>
        </w:trPr>
        <w:tc>
          <w:tcPr>
            <w:tcW w:w="1728" w:type="dxa"/>
          </w:tcPr>
          <w:p w14:paraId="4CDDF947" w14:textId="7835798A" w:rsidR="00AD6DB4" w:rsidDel="000934B8" w:rsidRDefault="00AD6DB4" w:rsidP="00166AF3">
            <w:pPr>
              <w:pStyle w:val="TableBody"/>
              <w:spacing w:before="30" w:after="30"/>
              <w:rPr>
                <w:del w:id="20768" w:author="Alban Roche" w:date="2017-08-02T16:45:00Z"/>
              </w:rPr>
            </w:pPr>
            <w:del w:id="20769" w:author="Alban Roche" w:date="2017-08-02T16:45:00Z">
              <w:r w:rsidDel="000934B8">
                <w:rPr>
                  <w:i/>
                </w:rPr>
                <w:delText>Test command</w:delText>
              </w:r>
              <w:bookmarkStart w:id="20770" w:name="_Toc489461279"/>
              <w:bookmarkEnd w:id="20770"/>
            </w:del>
          </w:p>
          <w:p w14:paraId="7AB0F553" w14:textId="36848D9B" w:rsidR="00AD6DB4" w:rsidDel="000934B8" w:rsidRDefault="00AD6DB4" w:rsidP="00166AF3">
            <w:pPr>
              <w:pStyle w:val="TableBody"/>
              <w:spacing w:before="30" w:after="30"/>
              <w:rPr>
                <w:del w:id="20771" w:author="Alban Roche" w:date="2017-08-02T16:45:00Z"/>
              </w:rPr>
            </w:pPr>
            <w:bookmarkStart w:id="20772" w:name="_Toc489461280"/>
            <w:bookmarkEnd w:id="20772"/>
          </w:p>
          <w:p w14:paraId="71C07DDD" w14:textId="2FF834FA" w:rsidR="00AD6DB4" w:rsidDel="000934B8" w:rsidRDefault="00AD6DB4" w:rsidP="00166AF3">
            <w:pPr>
              <w:pStyle w:val="TableBody"/>
              <w:spacing w:before="30" w:after="30"/>
              <w:rPr>
                <w:del w:id="20773" w:author="Alban Roche" w:date="2017-08-02T16:45:00Z"/>
              </w:rPr>
            </w:pPr>
            <w:del w:id="20774" w:author="Alban Roche" w:date="2017-08-02T16:45:00Z">
              <w:r w:rsidRPr="00CB4B23" w:rsidDel="000934B8">
                <w:rPr>
                  <w:u w:val="single"/>
                </w:rPr>
                <w:delText>Syntax</w:delText>
              </w:r>
              <w:bookmarkStart w:id="20775" w:name="_Toc489461281"/>
              <w:bookmarkEnd w:id="20775"/>
            </w:del>
          </w:p>
          <w:p w14:paraId="00A98C49" w14:textId="272D991B" w:rsidR="00AD6DB4" w:rsidRPr="00CB4B23" w:rsidDel="000934B8" w:rsidRDefault="00AD6DB4" w:rsidP="00166AF3">
            <w:pPr>
              <w:pStyle w:val="TableBody"/>
              <w:spacing w:before="30" w:after="30"/>
              <w:rPr>
                <w:del w:id="20776" w:author="Alban Roche" w:date="2017-08-02T16:45:00Z"/>
                <w:b/>
              </w:rPr>
            </w:pPr>
            <w:del w:id="20777" w:author="Alban Roche" w:date="2017-08-02T16:45:00Z">
              <w:r w:rsidRPr="00CB4B23" w:rsidDel="000934B8">
                <w:rPr>
                  <w:b/>
                </w:rPr>
                <w:delText>AT+KFTPCLOSE=?</w:delText>
              </w:r>
              <w:bookmarkStart w:id="20778" w:name="_Toc489461282"/>
              <w:bookmarkEnd w:id="20778"/>
            </w:del>
          </w:p>
        </w:tc>
        <w:tc>
          <w:tcPr>
            <w:tcW w:w="7560" w:type="dxa"/>
          </w:tcPr>
          <w:p w14:paraId="03778FE2" w14:textId="1B576020" w:rsidR="00AD6DB4" w:rsidDel="000934B8" w:rsidRDefault="00AD6DB4" w:rsidP="00166AF3">
            <w:pPr>
              <w:pStyle w:val="TableBody"/>
              <w:rPr>
                <w:del w:id="20779" w:author="Alban Roche" w:date="2017-08-02T16:45:00Z"/>
              </w:rPr>
            </w:pPr>
            <w:bookmarkStart w:id="20780" w:name="_Toc489461283"/>
            <w:bookmarkEnd w:id="20780"/>
          </w:p>
          <w:p w14:paraId="1CD78FE5" w14:textId="020F71C3" w:rsidR="00AD6DB4" w:rsidDel="000934B8" w:rsidRDefault="00AD6DB4" w:rsidP="00166AF3">
            <w:pPr>
              <w:pStyle w:val="TableBody"/>
              <w:rPr>
                <w:del w:id="20781" w:author="Alban Roche" w:date="2017-08-02T16:45:00Z"/>
              </w:rPr>
            </w:pPr>
            <w:bookmarkStart w:id="20782" w:name="_Toc489461284"/>
            <w:bookmarkEnd w:id="20782"/>
          </w:p>
          <w:p w14:paraId="14B80B69" w14:textId="05FF6912" w:rsidR="00AD6DB4" w:rsidDel="000934B8" w:rsidRDefault="00AD6DB4" w:rsidP="00166AF3">
            <w:pPr>
              <w:pStyle w:val="TableBody"/>
              <w:rPr>
                <w:del w:id="20783" w:author="Alban Roche" w:date="2017-08-02T16:45:00Z"/>
              </w:rPr>
            </w:pPr>
            <w:del w:id="20784" w:author="Alban Roche" w:date="2017-08-02T16:45:00Z">
              <w:r w:rsidRPr="00CB4B23" w:rsidDel="000934B8">
                <w:rPr>
                  <w:u w:val="single"/>
                </w:rPr>
                <w:delText>Response</w:delText>
              </w:r>
              <w:bookmarkStart w:id="20785" w:name="_Toc489461285"/>
              <w:bookmarkEnd w:id="20785"/>
            </w:del>
          </w:p>
          <w:p w14:paraId="739A6CB5" w14:textId="4F261C37" w:rsidR="00AD6DB4" w:rsidRPr="00CB4B23" w:rsidDel="000934B8" w:rsidRDefault="00AD6DB4" w:rsidP="00166AF3">
            <w:pPr>
              <w:pStyle w:val="TableBody"/>
              <w:rPr>
                <w:del w:id="20786" w:author="Alban Roche" w:date="2017-08-02T16:45:00Z"/>
                <w:b/>
              </w:rPr>
            </w:pPr>
            <w:del w:id="20787" w:author="Alban Roche" w:date="2017-08-02T16:45:00Z">
              <w:r w:rsidRPr="00CB4B23" w:rsidDel="000934B8">
                <w:rPr>
                  <w:b/>
                </w:rPr>
                <w:delText>+KFTPCLOSE: (</w:delText>
              </w:r>
              <w:r w:rsidDel="000934B8">
                <w:delText xml:space="preserve">list of possible </w:delText>
              </w:r>
              <w:r w:rsidRPr="00CB4B23" w:rsidDel="000934B8">
                <w:rPr>
                  <w:b/>
                </w:rPr>
                <w:delText>&lt;session_id&gt;</w:delText>
              </w:r>
              <w:r w:rsidDel="000934B8">
                <w:delText>s</w:delText>
              </w:r>
              <w:r w:rsidRPr="00CB4B23" w:rsidDel="000934B8">
                <w:rPr>
                  <w:b/>
                </w:rPr>
                <w:delText>),(</w:delText>
              </w:r>
              <w:r w:rsidDel="000934B8">
                <w:delText xml:space="preserve">list of possible </w:delText>
              </w:r>
              <w:r w:rsidRPr="00CB4B23" w:rsidDel="000934B8">
                <w:rPr>
                  <w:b/>
                </w:rPr>
                <w:delText>&lt;keep_cfg&gt;</w:delText>
              </w:r>
              <w:r w:rsidDel="000934B8">
                <w:delText>s</w:delText>
              </w:r>
              <w:r w:rsidRPr="00CB4B23" w:rsidDel="000934B8">
                <w:rPr>
                  <w:b/>
                </w:rPr>
                <w:delText>)</w:delText>
              </w:r>
              <w:bookmarkStart w:id="20788" w:name="_Toc489461286"/>
              <w:bookmarkEnd w:id="20788"/>
            </w:del>
          </w:p>
          <w:p w14:paraId="06494EBC" w14:textId="41FF009C" w:rsidR="00AD6DB4" w:rsidRPr="00654350" w:rsidDel="000934B8" w:rsidRDefault="00AD6DB4" w:rsidP="00166AF3">
            <w:pPr>
              <w:pStyle w:val="TableBody"/>
              <w:rPr>
                <w:del w:id="20789" w:author="Alban Roche" w:date="2017-08-02T16:45:00Z"/>
              </w:rPr>
            </w:pPr>
            <w:del w:id="20790" w:author="Alban Roche" w:date="2017-08-02T16:45:00Z">
              <w:r w:rsidRPr="00CB4B23" w:rsidDel="000934B8">
                <w:rPr>
                  <w:b/>
                </w:rPr>
                <w:delText>OK</w:delText>
              </w:r>
              <w:bookmarkStart w:id="20791" w:name="_Toc489461287"/>
              <w:bookmarkEnd w:id="20791"/>
            </w:del>
          </w:p>
        </w:tc>
        <w:bookmarkStart w:id="20792" w:name="_Toc489461288"/>
        <w:bookmarkEnd w:id="20792"/>
      </w:tr>
      <w:tr w:rsidR="00AD6DB4" w:rsidRPr="00671C8B" w:rsidDel="000934B8" w14:paraId="51DC0D41" w14:textId="7E7C31B5" w:rsidTr="00166AF3">
        <w:trPr>
          <w:del w:id="20793" w:author="Alban Roche" w:date="2017-08-02T16:45:00Z"/>
        </w:trPr>
        <w:tc>
          <w:tcPr>
            <w:tcW w:w="1728" w:type="dxa"/>
          </w:tcPr>
          <w:p w14:paraId="4B94EF57" w14:textId="0BB5D8EA" w:rsidR="00AD6DB4" w:rsidRPr="00671C8B" w:rsidDel="000934B8" w:rsidRDefault="00AD6DB4" w:rsidP="00166AF3">
            <w:pPr>
              <w:pStyle w:val="TableBody"/>
              <w:spacing w:before="30" w:after="30"/>
              <w:rPr>
                <w:del w:id="20794" w:author="Alban Roche" w:date="2017-08-02T16:45:00Z"/>
                <w:i/>
              </w:rPr>
            </w:pPr>
            <w:del w:id="20795" w:author="Alban Roche" w:date="2017-08-02T16:45:00Z">
              <w:r w:rsidRPr="00671C8B" w:rsidDel="000934B8">
                <w:rPr>
                  <w:i/>
                </w:rPr>
                <w:delText>Write command</w:delText>
              </w:r>
              <w:bookmarkStart w:id="20796" w:name="_Toc489461289"/>
              <w:bookmarkEnd w:id="20796"/>
            </w:del>
          </w:p>
          <w:p w14:paraId="2BAEC26F" w14:textId="5A4F2DDF" w:rsidR="00AD6DB4" w:rsidRPr="00671C8B" w:rsidDel="000934B8" w:rsidRDefault="00AD6DB4" w:rsidP="00166AF3">
            <w:pPr>
              <w:pStyle w:val="TableBody"/>
              <w:spacing w:before="30" w:after="30"/>
              <w:rPr>
                <w:del w:id="20797" w:author="Alban Roche" w:date="2017-08-02T16:45:00Z"/>
              </w:rPr>
            </w:pPr>
            <w:bookmarkStart w:id="20798" w:name="_Toc489461290"/>
            <w:bookmarkEnd w:id="20798"/>
          </w:p>
          <w:p w14:paraId="6A65F064" w14:textId="4A93ED8E" w:rsidR="00AD6DB4" w:rsidRPr="00671C8B" w:rsidDel="000934B8" w:rsidRDefault="00AD6DB4" w:rsidP="00166AF3">
            <w:pPr>
              <w:pStyle w:val="TableBody"/>
              <w:spacing w:before="30" w:after="30"/>
              <w:rPr>
                <w:del w:id="20799" w:author="Alban Roche" w:date="2017-08-02T16:45:00Z"/>
                <w:u w:val="single"/>
              </w:rPr>
            </w:pPr>
            <w:del w:id="20800" w:author="Alban Roche" w:date="2017-08-02T16:45:00Z">
              <w:r w:rsidRPr="00671C8B" w:rsidDel="000934B8">
                <w:rPr>
                  <w:u w:val="single"/>
                </w:rPr>
                <w:delText>Syntax</w:delText>
              </w:r>
              <w:bookmarkStart w:id="20801" w:name="_Toc489461291"/>
              <w:bookmarkEnd w:id="20801"/>
            </w:del>
          </w:p>
          <w:p w14:paraId="63C424E3" w14:textId="2329AF93" w:rsidR="00AD6DB4" w:rsidRPr="00671C8B" w:rsidDel="000934B8" w:rsidRDefault="00AD6DB4" w:rsidP="00166AF3">
            <w:pPr>
              <w:pStyle w:val="TableBody"/>
              <w:spacing w:before="30" w:after="30"/>
              <w:rPr>
                <w:del w:id="20802" w:author="Alban Roche" w:date="2017-08-02T16:45:00Z"/>
              </w:rPr>
            </w:pPr>
            <w:del w:id="20803" w:author="Alban Roche" w:date="2017-08-02T16:45:00Z">
              <w:r w:rsidRPr="00671C8B" w:rsidDel="000934B8">
                <w:rPr>
                  <w:b/>
                  <w:lang w:eastAsia="zh-CN"/>
                </w:rPr>
                <w:delText>AT</w:delText>
              </w:r>
              <w:r w:rsidRPr="00671C8B" w:rsidDel="000934B8">
                <w:rPr>
                  <w:b/>
                </w:rPr>
                <w:delText>+KFTPCLOSE</w:delText>
              </w:r>
              <w:r w:rsidRPr="00671C8B" w:rsidDel="000934B8">
                <w:rPr>
                  <w:b/>
                  <w:lang w:eastAsia="zh-CN"/>
                </w:rPr>
                <w:delText>=&lt;session_id&gt;</w:delText>
              </w:r>
              <w:r w:rsidRPr="00671C8B" w:rsidDel="000934B8">
                <w:rPr>
                  <w:b/>
                  <w:lang w:eastAsia="zh-CN"/>
                </w:rPr>
                <w:br/>
              </w:r>
              <w:r w:rsidRPr="00671C8B" w:rsidDel="000934B8">
                <w:rPr>
                  <w:b/>
                </w:rPr>
                <w:delText>[,&lt;keep_cfg&gt;]</w:delText>
              </w:r>
              <w:bookmarkStart w:id="20804" w:name="_Toc489461292"/>
              <w:bookmarkEnd w:id="20804"/>
            </w:del>
          </w:p>
        </w:tc>
        <w:tc>
          <w:tcPr>
            <w:tcW w:w="7560" w:type="dxa"/>
          </w:tcPr>
          <w:p w14:paraId="76C7FC44" w14:textId="114163D6" w:rsidR="00AD6DB4" w:rsidRPr="00671C8B" w:rsidDel="000934B8" w:rsidRDefault="00AD6DB4" w:rsidP="00166AF3">
            <w:pPr>
              <w:pStyle w:val="TableBody"/>
              <w:rPr>
                <w:del w:id="20805" w:author="Alban Roche" w:date="2017-08-02T16:45:00Z"/>
              </w:rPr>
            </w:pPr>
            <w:bookmarkStart w:id="20806" w:name="_Toc489461293"/>
            <w:bookmarkEnd w:id="20806"/>
          </w:p>
          <w:p w14:paraId="7125BACE" w14:textId="149FBC85" w:rsidR="00AD6DB4" w:rsidRPr="00671C8B" w:rsidDel="000934B8" w:rsidRDefault="00AD6DB4" w:rsidP="00166AF3">
            <w:pPr>
              <w:pStyle w:val="TableBody"/>
              <w:rPr>
                <w:del w:id="20807" w:author="Alban Roche" w:date="2017-08-02T16:45:00Z"/>
              </w:rPr>
            </w:pPr>
            <w:bookmarkStart w:id="20808" w:name="_Toc489461294"/>
            <w:bookmarkEnd w:id="20808"/>
          </w:p>
          <w:p w14:paraId="4F7C65A6" w14:textId="34165468" w:rsidR="00AD6DB4" w:rsidRPr="00671C8B" w:rsidDel="000934B8" w:rsidRDefault="00AD6DB4" w:rsidP="00166AF3">
            <w:pPr>
              <w:pStyle w:val="TableBody"/>
              <w:spacing w:before="30" w:after="30"/>
              <w:rPr>
                <w:del w:id="20809" w:author="Alban Roche" w:date="2017-08-02T16:45:00Z"/>
                <w:u w:val="single"/>
              </w:rPr>
            </w:pPr>
            <w:del w:id="20810" w:author="Alban Roche" w:date="2017-08-02T16:45:00Z">
              <w:r w:rsidRPr="00671C8B" w:rsidDel="000934B8">
                <w:rPr>
                  <w:u w:val="single"/>
                </w:rPr>
                <w:delText>Response</w:delText>
              </w:r>
              <w:bookmarkStart w:id="20811" w:name="_Toc489461295"/>
              <w:bookmarkEnd w:id="20811"/>
            </w:del>
          </w:p>
          <w:p w14:paraId="72547209" w14:textId="38FADDE5" w:rsidR="00AD6DB4" w:rsidRPr="00671C8B" w:rsidDel="000934B8" w:rsidRDefault="00AD6DB4" w:rsidP="00166AF3">
            <w:pPr>
              <w:pStyle w:val="TableBody"/>
              <w:spacing w:before="30" w:after="30"/>
              <w:rPr>
                <w:del w:id="20812" w:author="Alban Roche" w:date="2017-08-02T16:45:00Z"/>
                <w:b/>
                <w:lang w:eastAsia="zh-CN"/>
              </w:rPr>
            </w:pPr>
            <w:del w:id="20813" w:author="Alban Roche" w:date="2017-08-02T16:45:00Z">
              <w:r w:rsidRPr="00671C8B" w:rsidDel="000934B8">
                <w:rPr>
                  <w:b/>
                </w:rPr>
                <w:delText>OK</w:delText>
              </w:r>
              <w:bookmarkStart w:id="20814" w:name="_Toc489461296"/>
              <w:bookmarkEnd w:id="20814"/>
            </w:del>
          </w:p>
          <w:p w14:paraId="2CA7B037" w14:textId="0B1F607A" w:rsidR="00AD6DB4" w:rsidRPr="00671C8B" w:rsidDel="000934B8" w:rsidRDefault="00AD6DB4" w:rsidP="00166AF3">
            <w:pPr>
              <w:pStyle w:val="TableBody"/>
              <w:spacing w:before="30" w:after="30"/>
              <w:rPr>
                <w:del w:id="20815" w:author="Alban Roche" w:date="2017-08-02T16:45:00Z"/>
                <w:lang w:eastAsia="zh-CN"/>
              </w:rPr>
            </w:pPr>
            <w:bookmarkStart w:id="20816" w:name="_Toc489461297"/>
            <w:bookmarkEnd w:id="20816"/>
          </w:p>
          <w:p w14:paraId="38200C04" w14:textId="165E99B2" w:rsidR="00AD6DB4" w:rsidRPr="00671C8B" w:rsidDel="000934B8" w:rsidRDefault="00AD6DB4" w:rsidP="00166AF3">
            <w:pPr>
              <w:pStyle w:val="TableBody"/>
              <w:spacing w:before="30" w:after="30"/>
              <w:rPr>
                <w:del w:id="20817" w:author="Alban Roche" w:date="2017-08-02T16:45:00Z"/>
                <w:u w:val="single"/>
              </w:rPr>
            </w:pPr>
            <w:del w:id="20818" w:author="Alban Roche" w:date="2017-08-02T16:45:00Z">
              <w:r w:rsidRPr="00671C8B" w:rsidDel="000934B8">
                <w:rPr>
                  <w:u w:val="single"/>
                </w:rPr>
                <w:delText>Parameters</w:delText>
              </w:r>
              <w:bookmarkStart w:id="20819" w:name="_Toc489461298"/>
              <w:bookmarkEnd w:id="20819"/>
            </w:del>
          </w:p>
          <w:p w14:paraId="4079CDB8" w14:textId="7C2BF4B6" w:rsidR="00AD6DB4" w:rsidRPr="00671C8B" w:rsidDel="000934B8" w:rsidRDefault="00AD6DB4" w:rsidP="00166AF3">
            <w:pPr>
              <w:pStyle w:val="TableBody"/>
              <w:spacing w:before="30" w:after="30"/>
              <w:rPr>
                <w:del w:id="20820" w:author="Alban Roche" w:date="2017-08-02T16:45:00Z"/>
              </w:rPr>
            </w:pPr>
            <w:del w:id="20821" w:author="Alban Roche" w:date="2017-08-02T16:45:00Z">
              <w:r w:rsidRPr="00671C8B" w:rsidDel="000934B8">
                <w:rPr>
                  <w:b/>
                </w:rPr>
                <w:delText>&lt;session_id&gt;</w:delText>
              </w:r>
              <w:r w:rsidRPr="00671C8B" w:rsidDel="000934B8">
                <w:rPr>
                  <w:b/>
                </w:rPr>
                <w:tab/>
              </w:r>
              <w:r w:rsidRPr="00671C8B" w:rsidDel="000934B8">
                <w:delText>FTP session</w:delText>
              </w:r>
              <w:r w:rsidDel="000934B8">
                <w:delText xml:space="preserve"> index</w:delText>
              </w:r>
              <w:bookmarkStart w:id="20822" w:name="_Toc489461299"/>
              <w:bookmarkEnd w:id="20822"/>
            </w:del>
          </w:p>
          <w:p w14:paraId="1BD5E4A3" w14:textId="3D57DD22" w:rsidR="00AD6DB4" w:rsidRPr="00671C8B" w:rsidDel="000934B8" w:rsidRDefault="00AD6DB4" w:rsidP="00166AF3">
            <w:pPr>
              <w:pStyle w:val="TableBody"/>
              <w:rPr>
                <w:del w:id="20823" w:author="Alban Roche" w:date="2017-08-02T16:45:00Z"/>
                <w:b/>
              </w:rPr>
            </w:pPr>
            <w:bookmarkStart w:id="20824" w:name="_Toc489461300"/>
            <w:bookmarkEnd w:id="20824"/>
          </w:p>
          <w:p w14:paraId="77B0FE0E" w14:textId="5D205261" w:rsidR="00AD6DB4" w:rsidRPr="00671C8B" w:rsidDel="000934B8" w:rsidRDefault="00AD6DB4" w:rsidP="00166AF3">
            <w:pPr>
              <w:pStyle w:val="TableBody"/>
              <w:rPr>
                <w:del w:id="20825" w:author="Alban Roche" w:date="2017-08-02T16:45:00Z"/>
              </w:rPr>
            </w:pPr>
            <w:del w:id="20826" w:author="Alban Roche" w:date="2017-08-02T16:45:00Z">
              <w:r w:rsidRPr="00671C8B" w:rsidDel="000934B8">
                <w:rPr>
                  <w:b/>
                </w:rPr>
                <w:delText>&lt;keep_cfg&gt;</w:delText>
              </w:r>
              <w:r w:rsidRPr="00671C8B" w:rsidDel="000934B8">
                <w:rPr>
                  <w:b/>
                </w:rPr>
                <w:tab/>
              </w:r>
              <w:r w:rsidRPr="00671C8B" w:rsidDel="000934B8">
                <w:delText>Specifie</w:delText>
              </w:r>
              <w:r w:rsidDel="000934B8">
                <w:delText>s</w:delText>
              </w:r>
              <w:r w:rsidRPr="00671C8B" w:rsidDel="000934B8">
                <w:delText xml:space="preserve"> whether to delete the session configuration after closing it</w:delText>
              </w:r>
              <w:r w:rsidDel="000934B8">
                <w:delText xml:space="preserve"> or not</w:delText>
              </w:r>
              <w:bookmarkStart w:id="20827" w:name="_Toc489461301"/>
              <w:bookmarkEnd w:id="20827"/>
            </w:del>
          </w:p>
          <w:p w14:paraId="5C0F4BCE" w14:textId="4D9C4126" w:rsidR="00AD6DB4" w:rsidRPr="00671C8B" w:rsidDel="000934B8" w:rsidRDefault="00AD6DB4" w:rsidP="00166AF3">
            <w:pPr>
              <w:pStyle w:val="TableBody"/>
              <w:spacing w:before="30" w:after="30"/>
              <w:rPr>
                <w:del w:id="20828" w:author="Alban Roche" w:date="2017-08-02T16:45:00Z"/>
              </w:rPr>
            </w:pPr>
            <w:del w:id="20829" w:author="Alban Roche" w:date="2017-08-02T16:45:00Z">
              <w:r w:rsidRPr="00CB4B23" w:rsidDel="000934B8">
                <w:rPr>
                  <w:u w:val="single"/>
                </w:rPr>
                <w:delText>0</w:delText>
              </w:r>
              <w:r w:rsidRPr="00671C8B" w:rsidDel="000934B8">
                <w:tab/>
                <w:delText>Delete the session configuration</w:delText>
              </w:r>
              <w:r w:rsidRPr="00671C8B" w:rsidDel="000934B8">
                <w:br/>
                <w:delText>1</w:delText>
              </w:r>
              <w:r w:rsidRPr="00671C8B" w:rsidDel="000934B8">
                <w:tab/>
                <w:delText>Keep the session configuration</w:delText>
              </w:r>
              <w:bookmarkStart w:id="20830" w:name="_Toc489461302"/>
              <w:bookmarkEnd w:id="20830"/>
            </w:del>
          </w:p>
        </w:tc>
        <w:bookmarkStart w:id="20831" w:name="_Toc489461303"/>
        <w:bookmarkEnd w:id="20831"/>
      </w:tr>
      <w:tr w:rsidR="00AD6DB4" w:rsidRPr="00671C8B" w:rsidDel="000934B8" w14:paraId="6AF70984" w14:textId="12E2FA22" w:rsidTr="00166AF3">
        <w:trPr>
          <w:del w:id="20832" w:author="Alban Roche" w:date="2017-08-02T16:45:00Z"/>
        </w:trPr>
        <w:tc>
          <w:tcPr>
            <w:tcW w:w="1728" w:type="dxa"/>
          </w:tcPr>
          <w:p w14:paraId="01F55447" w14:textId="7AB55444" w:rsidR="00AD6DB4" w:rsidRPr="00671C8B" w:rsidDel="000934B8" w:rsidRDefault="00AD6DB4" w:rsidP="00166AF3">
            <w:pPr>
              <w:pStyle w:val="TableBody"/>
              <w:spacing w:before="30" w:after="30"/>
              <w:rPr>
                <w:del w:id="20833" w:author="Alban Roche" w:date="2017-08-02T16:45:00Z"/>
                <w:u w:val="single"/>
              </w:rPr>
            </w:pPr>
            <w:del w:id="20834" w:author="Alban Roche" w:date="2017-08-02T16:45:00Z">
              <w:r w:rsidRPr="00671C8B" w:rsidDel="000934B8">
                <w:rPr>
                  <w:u w:val="single"/>
                </w:rPr>
                <w:delText>Reference</w:delText>
              </w:r>
              <w:bookmarkStart w:id="20835" w:name="_Toc489461304"/>
              <w:bookmarkEnd w:id="20835"/>
            </w:del>
          </w:p>
          <w:p w14:paraId="3BAEDD38" w14:textId="477AF5E4" w:rsidR="00AD6DB4" w:rsidRPr="00671C8B" w:rsidDel="000934B8" w:rsidRDefault="00AD6DB4" w:rsidP="00166AF3">
            <w:pPr>
              <w:pStyle w:val="TableBody"/>
              <w:spacing w:before="30" w:after="30"/>
              <w:rPr>
                <w:del w:id="20836" w:author="Alban Roche" w:date="2017-08-02T16:45:00Z"/>
                <w:u w:val="single"/>
              </w:rPr>
            </w:pPr>
            <w:del w:id="20837" w:author="Alban Roche" w:date="2017-08-02T16:45:00Z">
              <w:r w:rsidRPr="00671C8B" w:rsidDel="000934B8">
                <w:delText>Sierra Wireless Proprietary</w:delText>
              </w:r>
              <w:bookmarkStart w:id="20838" w:name="_Toc489461305"/>
              <w:bookmarkEnd w:id="20838"/>
            </w:del>
          </w:p>
        </w:tc>
        <w:tc>
          <w:tcPr>
            <w:tcW w:w="7560" w:type="dxa"/>
          </w:tcPr>
          <w:p w14:paraId="3E697461" w14:textId="25B47483" w:rsidR="00AD6DB4" w:rsidRPr="00671C8B" w:rsidDel="000934B8" w:rsidRDefault="00AD6DB4" w:rsidP="00166AF3">
            <w:pPr>
              <w:pStyle w:val="TableBody"/>
              <w:spacing w:before="30" w:after="30"/>
              <w:rPr>
                <w:del w:id="20839" w:author="Alban Roche" w:date="2017-08-02T16:45:00Z"/>
                <w:u w:val="single"/>
              </w:rPr>
            </w:pPr>
            <w:del w:id="20840" w:author="Alban Roche" w:date="2017-08-02T16:45:00Z">
              <w:r w:rsidRPr="00671C8B" w:rsidDel="000934B8">
                <w:rPr>
                  <w:u w:val="single"/>
                </w:rPr>
                <w:delText>Notes</w:delText>
              </w:r>
              <w:bookmarkStart w:id="20841" w:name="_Toc489461306"/>
              <w:bookmarkEnd w:id="20841"/>
            </w:del>
          </w:p>
          <w:p w14:paraId="6EA27F35" w14:textId="22257AC1" w:rsidR="00AD6DB4" w:rsidRPr="00671C8B" w:rsidDel="000934B8" w:rsidRDefault="00AD6DB4" w:rsidP="00166AF3">
            <w:pPr>
              <w:pStyle w:val="TableBody"/>
              <w:spacing w:before="30" w:after="30"/>
              <w:rPr>
                <w:del w:id="20842" w:author="Alban Roche" w:date="2017-08-02T16:45:00Z"/>
                <w:u w:val="single"/>
              </w:rPr>
            </w:pPr>
            <w:del w:id="20843" w:author="Alban Roche" w:date="2017-08-02T16:45:00Z">
              <w:r w:rsidRPr="00671C8B" w:rsidDel="000934B8">
                <w:delText>This command will close the connection to the FTP server</w:delText>
              </w:r>
              <w:r w:rsidDel="000934B8">
                <w:delText>.</w:delText>
              </w:r>
              <w:bookmarkStart w:id="20844" w:name="_Toc489461307"/>
              <w:bookmarkEnd w:id="20844"/>
            </w:del>
          </w:p>
        </w:tc>
        <w:bookmarkStart w:id="20845" w:name="_Toc489461308"/>
        <w:bookmarkEnd w:id="20845"/>
      </w:tr>
    </w:tbl>
    <w:p w14:paraId="2234F122" w14:textId="2CCAA2AB" w:rsidR="00AD6DB4" w:rsidRPr="00671C8B" w:rsidDel="000934B8" w:rsidRDefault="00AD6DB4" w:rsidP="0059466D">
      <w:pPr>
        <w:pStyle w:val="Heading3"/>
        <w:numPr>
          <w:ilvl w:val="2"/>
          <w:numId w:val="11"/>
        </w:numPr>
        <w:ind w:left="1260" w:hanging="1260"/>
        <w:rPr>
          <w:del w:id="20846" w:author="Alban Roche" w:date="2017-08-02T16:45:00Z"/>
        </w:rPr>
      </w:pPr>
      <w:bookmarkStart w:id="20847" w:name="_Toc369684177"/>
      <w:bookmarkStart w:id="20848" w:name="_Ref381869369"/>
      <w:bookmarkStart w:id="20849" w:name="_Toc448912364"/>
      <w:bookmarkStart w:id="20850" w:name="_Toc486251781"/>
      <w:bookmarkStart w:id="20851" w:name="_Toc345081482"/>
      <w:bookmarkStart w:id="20852" w:name="_Toc349753219"/>
      <w:bookmarkStart w:id="20853" w:name="_Toc349754118"/>
      <w:bookmarkStart w:id="20854" w:name="_Toc368586173"/>
      <w:bookmarkEnd w:id="20847"/>
      <w:del w:id="20855" w:author="Alban Roche" w:date="2017-08-02T16:45:00Z">
        <w:r w:rsidRPr="00671C8B" w:rsidDel="000934B8">
          <w:delText>+KFTPCFGDEL Command: Delete a Configured FTP Session</w:delText>
        </w:r>
        <w:bookmarkStart w:id="20856" w:name="_Toc489461309"/>
        <w:bookmarkEnd w:id="20848"/>
        <w:bookmarkEnd w:id="20849"/>
        <w:bookmarkEnd w:id="20850"/>
        <w:bookmarkEnd w:id="20856"/>
      </w:del>
    </w:p>
    <w:tbl>
      <w:tblPr>
        <w:tblStyle w:val="TableSWIleft"/>
        <w:tblW w:w="9288" w:type="dxa"/>
        <w:tblLayout w:type="fixed"/>
        <w:tblLook w:val="04A0" w:firstRow="1" w:lastRow="0" w:firstColumn="1" w:lastColumn="0" w:noHBand="0" w:noVBand="1"/>
      </w:tblPr>
      <w:tblGrid>
        <w:gridCol w:w="1728"/>
        <w:gridCol w:w="7560"/>
      </w:tblGrid>
      <w:tr w:rsidR="00AD6DB4" w:rsidRPr="00671C8B" w:rsidDel="000934B8" w14:paraId="5A2E960B" w14:textId="0EF7E19A" w:rsidTr="00166AF3">
        <w:trPr>
          <w:cnfStyle w:val="100000000000" w:firstRow="1" w:lastRow="0" w:firstColumn="0" w:lastColumn="0" w:oddVBand="0" w:evenVBand="0" w:oddHBand="0" w:evenHBand="0" w:firstRowFirstColumn="0" w:firstRowLastColumn="0" w:lastRowFirstColumn="0" w:lastRowLastColumn="0"/>
          <w:del w:id="20857" w:author="Alban Roche" w:date="2017-08-02T16:45:00Z"/>
        </w:trPr>
        <w:tc>
          <w:tcPr>
            <w:tcW w:w="9288" w:type="dxa"/>
            <w:gridSpan w:val="2"/>
          </w:tcPr>
          <w:p w14:paraId="641379A5" w14:textId="4C0C4D22" w:rsidR="00AD6DB4" w:rsidRPr="00671C8B" w:rsidDel="000934B8" w:rsidRDefault="00AD6DB4">
            <w:pPr>
              <w:pStyle w:val="TableRowHead"/>
              <w:spacing w:before="144" w:after="144"/>
              <w:rPr>
                <w:del w:id="20858" w:author="Alban Roche" w:date="2017-08-02T16:45:00Z"/>
                <w:rFonts w:cs="Arial"/>
              </w:rPr>
            </w:pPr>
            <w:del w:id="20859" w:author="Alban Roche" w:date="2017-08-02T14:40:00Z">
              <w:r w:rsidDel="00F22490">
                <w:delText>HL7618, HL7618RD, HL7648, HL7650, HL7688, HL7690 and HL7692</w:delText>
              </w:r>
            </w:del>
            <w:bookmarkStart w:id="20860" w:name="_Toc489461310"/>
            <w:bookmarkEnd w:id="20860"/>
          </w:p>
        </w:tc>
        <w:bookmarkStart w:id="20861" w:name="_Toc489461311"/>
        <w:bookmarkEnd w:id="20861"/>
      </w:tr>
      <w:tr w:rsidR="00AD6DB4" w:rsidRPr="00671C8B" w:rsidDel="000934B8" w14:paraId="4ECFC6F4" w14:textId="0675F929" w:rsidTr="00166AF3">
        <w:trPr>
          <w:del w:id="20862" w:author="Alban Roche" w:date="2017-08-02T16:45:00Z"/>
        </w:trPr>
        <w:tc>
          <w:tcPr>
            <w:tcW w:w="1728" w:type="dxa"/>
          </w:tcPr>
          <w:p w14:paraId="483EFB70" w14:textId="6A797157" w:rsidR="00AD6DB4" w:rsidDel="000934B8" w:rsidRDefault="00AD6DB4" w:rsidP="00166AF3">
            <w:pPr>
              <w:pStyle w:val="TableBody"/>
              <w:rPr>
                <w:del w:id="20863" w:author="Alban Roche" w:date="2017-08-02T16:45:00Z"/>
              </w:rPr>
            </w:pPr>
            <w:del w:id="20864" w:author="Alban Roche" w:date="2017-08-02T16:45:00Z">
              <w:r w:rsidDel="000934B8">
                <w:rPr>
                  <w:i/>
                </w:rPr>
                <w:delText>Test command</w:delText>
              </w:r>
              <w:bookmarkStart w:id="20865" w:name="_Toc489461312"/>
              <w:bookmarkEnd w:id="20865"/>
            </w:del>
          </w:p>
          <w:p w14:paraId="3340D08E" w14:textId="4FFE019A" w:rsidR="00AD6DB4" w:rsidDel="000934B8" w:rsidRDefault="00AD6DB4" w:rsidP="00166AF3">
            <w:pPr>
              <w:pStyle w:val="TableBody"/>
              <w:rPr>
                <w:del w:id="20866" w:author="Alban Roche" w:date="2017-08-02T16:45:00Z"/>
              </w:rPr>
            </w:pPr>
            <w:bookmarkStart w:id="20867" w:name="_Toc489461313"/>
            <w:bookmarkEnd w:id="20867"/>
          </w:p>
          <w:p w14:paraId="588D9B65" w14:textId="62C53957" w:rsidR="00AD6DB4" w:rsidDel="000934B8" w:rsidRDefault="00AD6DB4" w:rsidP="00166AF3">
            <w:pPr>
              <w:pStyle w:val="TableBody"/>
              <w:rPr>
                <w:del w:id="20868" w:author="Alban Roche" w:date="2017-08-02T16:45:00Z"/>
              </w:rPr>
            </w:pPr>
            <w:del w:id="20869" w:author="Alban Roche" w:date="2017-08-02T16:45:00Z">
              <w:r w:rsidRPr="00916FD0" w:rsidDel="000934B8">
                <w:rPr>
                  <w:u w:val="single"/>
                </w:rPr>
                <w:delText>Syntax</w:delText>
              </w:r>
              <w:bookmarkStart w:id="20870" w:name="_Toc489461314"/>
              <w:bookmarkEnd w:id="20870"/>
            </w:del>
          </w:p>
          <w:p w14:paraId="4B8F5A4A" w14:textId="2BC606D3" w:rsidR="00AD6DB4" w:rsidRPr="00916FD0" w:rsidDel="000934B8" w:rsidRDefault="00AD6DB4" w:rsidP="00166AF3">
            <w:pPr>
              <w:pStyle w:val="TableBody"/>
              <w:rPr>
                <w:del w:id="20871" w:author="Alban Roche" w:date="2017-08-02T16:45:00Z"/>
                <w:b/>
              </w:rPr>
            </w:pPr>
            <w:del w:id="20872" w:author="Alban Roche" w:date="2017-08-02T16:45:00Z">
              <w:r w:rsidRPr="00916FD0" w:rsidDel="000934B8">
                <w:rPr>
                  <w:b/>
                </w:rPr>
                <w:delText>AT+</w:delText>
              </w:r>
              <w:r w:rsidDel="000934B8">
                <w:rPr>
                  <w:b/>
                </w:rPr>
                <w:br/>
              </w:r>
              <w:r w:rsidRPr="00916FD0" w:rsidDel="000934B8">
                <w:rPr>
                  <w:b/>
                </w:rPr>
                <w:delText>KFTPCFGDEL=?</w:delText>
              </w:r>
              <w:bookmarkStart w:id="20873" w:name="_Toc489461315"/>
              <w:bookmarkEnd w:id="20873"/>
            </w:del>
          </w:p>
        </w:tc>
        <w:tc>
          <w:tcPr>
            <w:tcW w:w="7560" w:type="dxa"/>
          </w:tcPr>
          <w:p w14:paraId="5587B89A" w14:textId="6700A404" w:rsidR="00AD6DB4" w:rsidDel="000934B8" w:rsidRDefault="00AD6DB4" w:rsidP="00166AF3">
            <w:pPr>
              <w:pStyle w:val="TableBody"/>
              <w:rPr>
                <w:del w:id="20874" w:author="Alban Roche" w:date="2017-08-02T16:45:00Z"/>
                <w:u w:val="single"/>
              </w:rPr>
            </w:pPr>
            <w:bookmarkStart w:id="20875" w:name="_Toc489461316"/>
            <w:bookmarkEnd w:id="20875"/>
          </w:p>
          <w:p w14:paraId="52C1BF1D" w14:textId="1EA125B7" w:rsidR="00AD6DB4" w:rsidDel="000934B8" w:rsidRDefault="00AD6DB4" w:rsidP="00166AF3">
            <w:pPr>
              <w:pStyle w:val="TableBody"/>
              <w:rPr>
                <w:del w:id="20876" w:author="Alban Roche" w:date="2017-08-02T16:45:00Z"/>
                <w:u w:val="single"/>
              </w:rPr>
            </w:pPr>
            <w:bookmarkStart w:id="20877" w:name="_Toc489461317"/>
            <w:bookmarkEnd w:id="20877"/>
          </w:p>
          <w:p w14:paraId="6DCDAD33" w14:textId="1046955F" w:rsidR="00AD6DB4" w:rsidDel="000934B8" w:rsidRDefault="00AD6DB4" w:rsidP="00166AF3">
            <w:pPr>
              <w:pStyle w:val="TableBody"/>
              <w:rPr>
                <w:del w:id="20878" w:author="Alban Roche" w:date="2017-08-02T16:45:00Z"/>
              </w:rPr>
            </w:pPr>
            <w:del w:id="20879" w:author="Alban Roche" w:date="2017-08-02T16:45:00Z">
              <w:r w:rsidDel="000934B8">
                <w:rPr>
                  <w:u w:val="single"/>
                </w:rPr>
                <w:delText>Response</w:delText>
              </w:r>
              <w:bookmarkStart w:id="20880" w:name="_Toc489461318"/>
              <w:bookmarkEnd w:id="20880"/>
            </w:del>
          </w:p>
          <w:p w14:paraId="067A6C6D" w14:textId="542B64B6" w:rsidR="00AD6DB4" w:rsidRPr="00916FD0" w:rsidDel="000934B8" w:rsidRDefault="00AD6DB4" w:rsidP="00166AF3">
            <w:pPr>
              <w:pStyle w:val="TableBody"/>
              <w:rPr>
                <w:del w:id="20881" w:author="Alban Roche" w:date="2017-08-02T16:45:00Z"/>
                <w:b/>
              </w:rPr>
            </w:pPr>
            <w:del w:id="20882" w:author="Alban Roche" w:date="2017-08-02T16:45:00Z">
              <w:r w:rsidRPr="00916FD0" w:rsidDel="000934B8">
                <w:rPr>
                  <w:b/>
                </w:rPr>
                <w:delText>+KFTPCFGDEL: (</w:delText>
              </w:r>
              <w:r w:rsidDel="000934B8">
                <w:delText xml:space="preserve">list of possible </w:delText>
              </w:r>
              <w:r w:rsidRPr="00916FD0" w:rsidDel="000934B8">
                <w:rPr>
                  <w:b/>
                </w:rPr>
                <w:delText>&lt;session_id&gt;</w:delText>
              </w:r>
              <w:r w:rsidDel="000934B8">
                <w:delText>s</w:delText>
              </w:r>
              <w:r w:rsidRPr="00916FD0" w:rsidDel="000934B8">
                <w:rPr>
                  <w:b/>
                </w:rPr>
                <w:delText>)</w:delText>
              </w:r>
              <w:bookmarkStart w:id="20883" w:name="_Toc489461319"/>
              <w:bookmarkEnd w:id="20883"/>
            </w:del>
          </w:p>
          <w:p w14:paraId="219E3E7B" w14:textId="2BF8E500" w:rsidR="00AD6DB4" w:rsidRPr="00916FD0" w:rsidDel="000934B8" w:rsidRDefault="00AD6DB4" w:rsidP="00166AF3">
            <w:pPr>
              <w:pStyle w:val="TableBody"/>
              <w:rPr>
                <w:del w:id="20884" w:author="Alban Roche" w:date="2017-08-02T16:45:00Z"/>
              </w:rPr>
            </w:pPr>
            <w:del w:id="20885" w:author="Alban Roche" w:date="2017-08-02T16:45:00Z">
              <w:r w:rsidRPr="00916FD0" w:rsidDel="000934B8">
                <w:rPr>
                  <w:b/>
                </w:rPr>
                <w:delText>OK</w:delText>
              </w:r>
              <w:bookmarkStart w:id="20886" w:name="_Toc489461320"/>
              <w:bookmarkEnd w:id="20886"/>
            </w:del>
          </w:p>
        </w:tc>
        <w:bookmarkStart w:id="20887" w:name="_Toc489461321"/>
        <w:bookmarkEnd w:id="20887"/>
      </w:tr>
      <w:tr w:rsidR="00AD6DB4" w:rsidRPr="00671C8B" w:rsidDel="000934B8" w14:paraId="1FB0F27A" w14:textId="72E17A85" w:rsidTr="00166AF3">
        <w:trPr>
          <w:del w:id="20888" w:author="Alban Roche" w:date="2017-08-02T16:45:00Z"/>
        </w:trPr>
        <w:tc>
          <w:tcPr>
            <w:tcW w:w="1728" w:type="dxa"/>
          </w:tcPr>
          <w:p w14:paraId="1410696B" w14:textId="2F032C7D" w:rsidR="00AD6DB4" w:rsidRPr="00671C8B" w:rsidDel="000934B8" w:rsidRDefault="00AD6DB4" w:rsidP="00166AF3">
            <w:pPr>
              <w:pStyle w:val="TableBody"/>
              <w:rPr>
                <w:del w:id="20889" w:author="Alban Roche" w:date="2017-08-02T16:45:00Z"/>
                <w:i/>
              </w:rPr>
            </w:pPr>
            <w:del w:id="20890" w:author="Alban Roche" w:date="2017-08-02T16:45:00Z">
              <w:r w:rsidRPr="00671C8B" w:rsidDel="000934B8">
                <w:rPr>
                  <w:i/>
                </w:rPr>
                <w:delText>Write command</w:delText>
              </w:r>
              <w:bookmarkStart w:id="20891" w:name="_Toc489461322"/>
              <w:bookmarkEnd w:id="20891"/>
            </w:del>
          </w:p>
          <w:p w14:paraId="54A8DB20" w14:textId="27CE7A06" w:rsidR="00AD6DB4" w:rsidRPr="00671C8B" w:rsidDel="000934B8" w:rsidRDefault="00AD6DB4" w:rsidP="00166AF3">
            <w:pPr>
              <w:pStyle w:val="TableBody"/>
              <w:rPr>
                <w:del w:id="20892" w:author="Alban Roche" w:date="2017-08-02T16:45:00Z"/>
              </w:rPr>
            </w:pPr>
            <w:bookmarkStart w:id="20893" w:name="_Toc489461323"/>
            <w:bookmarkEnd w:id="20893"/>
          </w:p>
          <w:p w14:paraId="6CEB4FBC" w14:textId="2DBC9E05" w:rsidR="00AD6DB4" w:rsidRPr="00671C8B" w:rsidDel="000934B8" w:rsidRDefault="00AD6DB4" w:rsidP="00166AF3">
            <w:pPr>
              <w:pStyle w:val="TableBody"/>
              <w:rPr>
                <w:del w:id="20894" w:author="Alban Roche" w:date="2017-08-02T16:45:00Z"/>
                <w:u w:val="single"/>
              </w:rPr>
            </w:pPr>
            <w:del w:id="20895" w:author="Alban Roche" w:date="2017-08-02T16:45:00Z">
              <w:r w:rsidRPr="00671C8B" w:rsidDel="000934B8">
                <w:rPr>
                  <w:u w:val="single"/>
                </w:rPr>
                <w:delText>Syntax</w:delText>
              </w:r>
              <w:bookmarkStart w:id="20896" w:name="_Toc489461324"/>
              <w:bookmarkEnd w:id="20896"/>
            </w:del>
          </w:p>
          <w:p w14:paraId="1A5EDBD5" w14:textId="7DA4D78E" w:rsidR="00AD6DB4" w:rsidRPr="00671C8B" w:rsidDel="000934B8" w:rsidRDefault="00AD6DB4" w:rsidP="00166AF3">
            <w:pPr>
              <w:pStyle w:val="TableBody"/>
              <w:rPr>
                <w:del w:id="20897" w:author="Alban Roche" w:date="2017-08-02T16:45:00Z"/>
                <w:b/>
              </w:rPr>
            </w:pPr>
            <w:del w:id="20898" w:author="Alban Roche" w:date="2017-08-02T16:45:00Z">
              <w:r w:rsidRPr="00671C8B" w:rsidDel="000934B8">
                <w:rPr>
                  <w:b/>
                </w:rPr>
                <w:delText>AT+</w:delText>
              </w:r>
              <w:r w:rsidRPr="00671C8B" w:rsidDel="000934B8">
                <w:rPr>
                  <w:b/>
                </w:rPr>
                <w:br/>
                <w:delText>KFTPCFGDEL=</w:delText>
              </w:r>
              <w:bookmarkStart w:id="20899" w:name="_Toc489461325"/>
              <w:bookmarkEnd w:id="20899"/>
            </w:del>
          </w:p>
          <w:p w14:paraId="442429A9" w14:textId="5022879D" w:rsidR="00AD6DB4" w:rsidRPr="00671C8B" w:rsidDel="000934B8" w:rsidRDefault="00AD6DB4" w:rsidP="00166AF3">
            <w:pPr>
              <w:pStyle w:val="TableBody"/>
              <w:rPr>
                <w:del w:id="20900" w:author="Alban Roche" w:date="2017-08-02T16:45:00Z"/>
                <w:i/>
              </w:rPr>
            </w:pPr>
            <w:del w:id="20901" w:author="Alban Roche" w:date="2017-08-02T16:45:00Z">
              <w:r w:rsidRPr="00671C8B" w:rsidDel="000934B8">
                <w:rPr>
                  <w:b/>
                </w:rPr>
                <w:delText>&lt;session_id&gt;</w:delText>
              </w:r>
              <w:bookmarkStart w:id="20902" w:name="_Toc489461326"/>
              <w:bookmarkEnd w:id="20902"/>
            </w:del>
          </w:p>
        </w:tc>
        <w:tc>
          <w:tcPr>
            <w:tcW w:w="7560" w:type="dxa"/>
          </w:tcPr>
          <w:p w14:paraId="3A5F0379" w14:textId="57B9717E" w:rsidR="00AD6DB4" w:rsidRPr="00671C8B" w:rsidDel="000934B8" w:rsidRDefault="00AD6DB4" w:rsidP="00166AF3">
            <w:pPr>
              <w:pStyle w:val="TableBody"/>
              <w:rPr>
                <w:del w:id="20903" w:author="Alban Roche" w:date="2017-08-02T16:45:00Z"/>
                <w:u w:val="single"/>
              </w:rPr>
            </w:pPr>
            <w:bookmarkStart w:id="20904" w:name="_Toc489461327"/>
            <w:bookmarkEnd w:id="20904"/>
          </w:p>
          <w:p w14:paraId="6A1512F2" w14:textId="0043D85A" w:rsidR="00AD6DB4" w:rsidRPr="00671C8B" w:rsidDel="000934B8" w:rsidRDefault="00AD6DB4" w:rsidP="00166AF3">
            <w:pPr>
              <w:pStyle w:val="TableBody"/>
              <w:rPr>
                <w:del w:id="20905" w:author="Alban Roche" w:date="2017-08-02T16:45:00Z"/>
                <w:u w:val="single"/>
              </w:rPr>
            </w:pPr>
            <w:bookmarkStart w:id="20906" w:name="_Toc489461328"/>
            <w:bookmarkEnd w:id="20906"/>
          </w:p>
          <w:p w14:paraId="4584AD86" w14:textId="4A0ED62F" w:rsidR="00AD6DB4" w:rsidRPr="00671C8B" w:rsidDel="000934B8" w:rsidRDefault="00AD6DB4" w:rsidP="00166AF3">
            <w:pPr>
              <w:pStyle w:val="TableBody"/>
              <w:rPr>
                <w:del w:id="20907" w:author="Alban Roche" w:date="2017-08-02T16:45:00Z"/>
                <w:u w:val="single"/>
              </w:rPr>
            </w:pPr>
            <w:del w:id="20908" w:author="Alban Roche" w:date="2017-08-02T16:45:00Z">
              <w:r w:rsidRPr="00671C8B" w:rsidDel="000934B8">
                <w:rPr>
                  <w:u w:val="single"/>
                </w:rPr>
                <w:delText>Response</w:delText>
              </w:r>
              <w:bookmarkStart w:id="20909" w:name="_Toc489461329"/>
              <w:bookmarkEnd w:id="20909"/>
            </w:del>
          </w:p>
          <w:p w14:paraId="0E01BED5" w14:textId="299AD489" w:rsidR="00AD6DB4" w:rsidDel="000934B8" w:rsidRDefault="00AD6DB4" w:rsidP="00166AF3">
            <w:pPr>
              <w:pStyle w:val="TableBody"/>
              <w:rPr>
                <w:del w:id="20910" w:author="Alban Roche" w:date="2017-08-02T16:45:00Z"/>
                <w:b/>
              </w:rPr>
            </w:pPr>
            <w:del w:id="20911" w:author="Alban Roche" w:date="2017-08-02T16:45:00Z">
              <w:r w:rsidRPr="00671C8B" w:rsidDel="000934B8">
                <w:rPr>
                  <w:b/>
                </w:rPr>
                <w:delText>OK</w:delText>
              </w:r>
              <w:bookmarkStart w:id="20912" w:name="_Toc489461330"/>
              <w:bookmarkEnd w:id="20912"/>
            </w:del>
          </w:p>
          <w:p w14:paraId="740299FD" w14:textId="33D847B7" w:rsidR="00AD6DB4" w:rsidRPr="00476469" w:rsidDel="000934B8" w:rsidRDefault="00AD6DB4" w:rsidP="00166AF3">
            <w:pPr>
              <w:pStyle w:val="TableBody"/>
              <w:rPr>
                <w:del w:id="20913" w:author="Alban Roche" w:date="2017-08-02T16:45:00Z"/>
              </w:rPr>
            </w:pPr>
            <w:bookmarkStart w:id="20914" w:name="_Toc489461331"/>
            <w:bookmarkEnd w:id="20914"/>
          </w:p>
          <w:p w14:paraId="22DA69FC" w14:textId="496575FC" w:rsidR="00AD6DB4" w:rsidRPr="00671C8B" w:rsidDel="000934B8" w:rsidRDefault="00AD6DB4" w:rsidP="00166AF3">
            <w:pPr>
              <w:pStyle w:val="TableBody"/>
              <w:rPr>
                <w:del w:id="20915" w:author="Alban Roche" w:date="2017-08-02T16:45:00Z"/>
                <w:b/>
              </w:rPr>
            </w:pPr>
            <w:del w:id="20916" w:author="Alban Roche" w:date="2017-08-02T16:45:00Z">
              <w:r w:rsidRPr="00476469" w:rsidDel="000934B8">
                <w:delText>or</w:delText>
              </w:r>
              <w:bookmarkStart w:id="20917" w:name="_Toc489461332"/>
              <w:bookmarkEnd w:id="20917"/>
            </w:del>
          </w:p>
          <w:p w14:paraId="3020B1C1" w14:textId="51B15AD4" w:rsidR="00AD6DB4" w:rsidRPr="00671C8B" w:rsidDel="000934B8" w:rsidRDefault="00AD6DB4" w:rsidP="00166AF3">
            <w:pPr>
              <w:pStyle w:val="TableBody"/>
              <w:rPr>
                <w:del w:id="20918" w:author="Alban Roche" w:date="2017-08-02T16:45:00Z"/>
                <w:b/>
              </w:rPr>
            </w:pPr>
            <w:del w:id="20919" w:author="Alban Roche" w:date="2017-08-02T16:45:00Z">
              <w:r w:rsidRPr="00671C8B" w:rsidDel="000934B8">
                <w:rPr>
                  <w:b/>
                </w:rPr>
                <w:delText>+CME ERROR: &lt;err&gt;</w:delText>
              </w:r>
              <w:bookmarkStart w:id="20920" w:name="_Toc489461333"/>
              <w:bookmarkEnd w:id="20920"/>
            </w:del>
          </w:p>
          <w:p w14:paraId="714FFE58" w14:textId="1BF64EC2" w:rsidR="00AD6DB4" w:rsidRPr="00671C8B" w:rsidDel="000934B8" w:rsidRDefault="00AD6DB4" w:rsidP="00166AF3">
            <w:pPr>
              <w:pStyle w:val="TableBody"/>
              <w:rPr>
                <w:del w:id="20921" w:author="Alban Roche" w:date="2017-08-02T16:45:00Z"/>
              </w:rPr>
            </w:pPr>
            <w:bookmarkStart w:id="20922" w:name="_Toc489461334"/>
            <w:bookmarkEnd w:id="20922"/>
          </w:p>
          <w:p w14:paraId="24DD6FE1" w14:textId="2E9D22E3" w:rsidR="00AD6DB4" w:rsidRPr="00671C8B" w:rsidDel="000934B8" w:rsidRDefault="00AD6DB4" w:rsidP="00166AF3">
            <w:pPr>
              <w:pStyle w:val="TableBody"/>
              <w:rPr>
                <w:del w:id="20923" w:author="Alban Roche" w:date="2017-08-02T16:45:00Z"/>
                <w:u w:val="single"/>
              </w:rPr>
            </w:pPr>
            <w:del w:id="20924" w:author="Alban Roche" w:date="2017-08-02T16:45:00Z">
              <w:r w:rsidRPr="00671C8B" w:rsidDel="000934B8">
                <w:rPr>
                  <w:u w:val="single"/>
                </w:rPr>
                <w:delText>Parameter</w:delText>
              </w:r>
              <w:bookmarkStart w:id="20925" w:name="_Toc489461335"/>
              <w:bookmarkEnd w:id="20925"/>
            </w:del>
          </w:p>
          <w:p w14:paraId="5E19D298" w14:textId="1814D94F" w:rsidR="00AD6DB4" w:rsidRPr="00671C8B" w:rsidDel="000934B8" w:rsidRDefault="00AD6DB4" w:rsidP="00166AF3">
            <w:pPr>
              <w:pStyle w:val="TableBody"/>
              <w:spacing w:before="30" w:after="30"/>
              <w:rPr>
                <w:del w:id="20926" w:author="Alban Roche" w:date="2017-08-02T16:45:00Z"/>
              </w:rPr>
            </w:pPr>
            <w:del w:id="20927" w:author="Alban Roche" w:date="2017-08-02T16:45:00Z">
              <w:r w:rsidRPr="00671C8B" w:rsidDel="000934B8">
                <w:rPr>
                  <w:b/>
                </w:rPr>
                <w:delText>&lt;session_id&gt;</w:delText>
              </w:r>
              <w:r w:rsidRPr="00671C8B" w:rsidDel="000934B8">
                <w:rPr>
                  <w:b/>
                </w:rPr>
                <w:tab/>
              </w:r>
              <w:r w:rsidRPr="00671C8B" w:rsidDel="000934B8">
                <w:delText>FTP session</w:delText>
              </w:r>
              <w:r w:rsidDel="000934B8">
                <w:delText xml:space="preserve"> index</w:delText>
              </w:r>
              <w:bookmarkStart w:id="20928" w:name="_Toc489461336"/>
              <w:bookmarkEnd w:id="20928"/>
            </w:del>
          </w:p>
        </w:tc>
        <w:bookmarkStart w:id="20929" w:name="_Toc489461337"/>
        <w:bookmarkEnd w:id="20929"/>
      </w:tr>
      <w:tr w:rsidR="00AD6DB4" w:rsidRPr="00671C8B" w:rsidDel="000934B8" w14:paraId="338275A1" w14:textId="12B8B835" w:rsidTr="00166AF3">
        <w:trPr>
          <w:del w:id="20930" w:author="Alban Roche" w:date="2017-08-02T16:45:00Z"/>
        </w:trPr>
        <w:tc>
          <w:tcPr>
            <w:tcW w:w="1728" w:type="dxa"/>
          </w:tcPr>
          <w:p w14:paraId="62530351" w14:textId="0A047A60" w:rsidR="00AD6DB4" w:rsidRPr="00671C8B" w:rsidDel="000934B8" w:rsidRDefault="00AD6DB4" w:rsidP="00166AF3">
            <w:pPr>
              <w:pStyle w:val="TableBody"/>
              <w:spacing w:before="30" w:after="30"/>
              <w:rPr>
                <w:del w:id="20931" w:author="Alban Roche" w:date="2017-08-02T16:45:00Z"/>
                <w:u w:val="single"/>
              </w:rPr>
            </w:pPr>
            <w:del w:id="20932" w:author="Alban Roche" w:date="2017-08-02T16:45:00Z">
              <w:r w:rsidRPr="00671C8B" w:rsidDel="000934B8">
                <w:rPr>
                  <w:u w:val="single"/>
                </w:rPr>
                <w:delText>Reference</w:delText>
              </w:r>
              <w:bookmarkStart w:id="20933" w:name="_Toc489461338"/>
              <w:bookmarkEnd w:id="20933"/>
            </w:del>
          </w:p>
          <w:p w14:paraId="25B321D4" w14:textId="2D579903" w:rsidR="00AD6DB4" w:rsidRPr="00671C8B" w:rsidDel="000934B8" w:rsidRDefault="00AD6DB4" w:rsidP="00166AF3">
            <w:pPr>
              <w:pStyle w:val="TableBody"/>
              <w:spacing w:before="30" w:after="30"/>
              <w:rPr>
                <w:del w:id="20934" w:author="Alban Roche" w:date="2017-08-02T16:45:00Z"/>
              </w:rPr>
            </w:pPr>
            <w:del w:id="20935" w:author="Alban Roche" w:date="2017-08-02T16:45:00Z">
              <w:r w:rsidRPr="00671C8B" w:rsidDel="000934B8">
                <w:delText>Sierra Wireless Proprietary</w:delText>
              </w:r>
              <w:bookmarkStart w:id="20936" w:name="_Toc489461339"/>
              <w:bookmarkEnd w:id="20936"/>
            </w:del>
          </w:p>
        </w:tc>
        <w:tc>
          <w:tcPr>
            <w:tcW w:w="7560" w:type="dxa"/>
          </w:tcPr>
          <w:p w14:paraId="64258EF7" w14:textId="52C1B363" w:rsidR="00AD6DB4" w:rsidRPr="00671C8B" w:rsidDel="000934B8" w:rsidRDefault="00AD6DB4" w:rsidP="00166AF3">
            <w:pPr>
              <w:pStyle w:val="TableBody"/>
              <w:rPr>
                <w:del w:id="20937" w:author="Alban Roche" w:date="2017-08-02T16:45:00Z"/>
                <w:u w:val="single"/>
              </w:rPr>
            </w:pPr>
            <w:del w:id="20938" w:author="Alban Roche" w:date="2017-08-02T16:45:00Z">
              <w:r w:rsidRPr="00671C8B" w:rsidDel="000934B8">
                <w:rPr>
                  <w:u w:val="single"/>
                </w:rPr>
                <w:delText>Notes</w:delText>
              </w:r>
              <w:bookmarkStart w:id="20939" w:name="_Toc489461340"/>
              <w:bookmarkEnd w:id="20939"/>
            </w:del>
          </w:p>
          <w:p w14:paraId="0FEA887A" w14:textId="7FCDBC2B" w:rsidR="00AD6DB4" w:rsidRPr="00671C8B" w:rsidDel="000934B8" w:rsidRDefault="00AD6DB4" w:rsidP="00166AF3">
            <w:pPr>
              <w:pStyle w:val="TableBody"/>
              <w:rPr>
                <w:del w:id="20940" w:author="Alban Roche" w:date="2017-08-02T16:45:00Z"/>
              </w:rPr>
            </w:pPr>
            <w:del w:id="20941" w:author="Alban Roche" w:date="2017-08-02T16:45:00Z">
              <w:r w:rsidRPr="00671C8B" w:rsidDel="000934B8">
                <w:delText>The session must be closed (using +KFTPCLOSE) before using this command</w:delText>
              </w:r>
              <w:r w:rsidDel="000934B8">
                <w:delText>.</w:delText>
              </w:r>
              <w:bookmarkStart w:id="20942" w:name="_Toc489461341"/>
              <w:bookmarkEnd w:id="20942"/>
            </w:del>
          </w:p>
        </w:tc>
        <w:bookmarkStart w:id="20943" w:name="_Toc489461342"/>
        <w:bookmarkEnd w:id="20943"/>
      </w:tr>
    </w:tbl>
    <w:p w14:paraId="2EE77C01" w14:textId="69A34983" w:rsidR="00AD6DB4" w:rsidDel="000934B8" w:rsidRDefault="00AD6DB4" w:rsidP="0059466D">
      <w:pPr>
        <w:pStyle w:val="Heading2"/>
        <w:numPr>
          <w:ilvl w:val="1"/>
          <w:numId w:val="11"/>
        </w:numPr>
        <w:ind w:left="1080" w:hanging="1080"/>
        <w:rPr>
          <w:del w:id="20944" w:author="Alban Roche" w:date="2017-08-02T16:45:00Z"/>
        </w:rPr>
      </w:pPr>
      <w:bookmarkStart w:id="20945" w:name="_Toc369684185"/>
      <w:bookmarkStart w:id="20946" w:name="_Toc405883959"/>
      <w:bookmarkStart w:id="20947" w:name="_Toc382213261"/>
      <w:bookmarkStart w:id="20948" w:name="_Toc382213848"/>
      <w:bookmarkStart w:id="20949" w:name="_Toc382215706"/>
      <w:bookmarkStart w:id="20950" w:name="_Toc384297700"/>
      <w:bookmarkStart w:id="20951" w:name="_Toc384300330"/>
      <w:bookmarkStart w:id="20952" w:name="_Toc384301546"/>
      <w:bookmarkStart w:id="20953" w:name="_Toc384302135"/>
      <w:bookmarkStart w:id="20954" w:name="_Toc384302745"/>
      <w:bookmarkStart w:id="20955" w:name="_Toc384315241"/>
      <w:bookmarkStart w:id="20956" w:name="_Toc369684193"/>
      <w:bookmarkStart w:id="20957" w:name="_Toc369684202"/>
      <w:bookmarkStart w:id="20958" w:name="_Toc369684210"/>
      <w:bookmarkStart w:id="20959" w:name="_Toc445905386"/>
      <w:bookmarkStart w:id="20960" w:name="_Toc445905387"/>
      <w:bookmarkStart w:id="20961" w:name="_Toc445905457"/>
      <w:bookmarkStart w:id="20962" w:name="_Toc445905502"/>
      <w:bookmarkStart w:id="20963" w:name="_Toc445905552"/>
      <w:bookmarkStart w:id="20964" w:name="_Toc445905608"/>
      <w:bookmarkStart w:id="20965" w:name="_Toc369684216"/>
      <w:bookmarkStart w:id="20966" w:name="_Toc445905657"/>
      <w:bookmarkStart w:id="20967" w:name="_Toc445905708"/>
      <w:bookmarkStart w:id="20968" w:name="_Toc445905744"/>
      <w:bookmarkStart w:id="20969" w:name="_Toc445905775"/>
      <w:bookmarkStart w:id="20970" w:name="_Toc445905798"/>
      <w:bookmarkStart w:id="20971" w:name="_Toc389645268"/>
      <w:bookmarkStart w:id="20972" w:name="_Toc390089161"/>
      <w:bookmarkStart w:id="20973" w:name="_Toc390855694"/>
      <w:bookmarkStart w:id="20974" w:name="_Toc391026359"/>
      <w:bookmarkStart w:id="20975" w:name="_Toc381955562"/>
      <w:bookmarkStart w:id="20976" w:name="_Toc382213306"/>
      <w:bookmarkStart w:id="20977" w:name="_Toc382213893"/>
      <w:bookmarkStart w:id="20978" w:name="_Toc382215751"/>
      <w:bookmarkStart w:id="20979" w:name="_Toc384297745"/>
      <w:bookmarkStart w:id="20980" w:name="_Toc384300375"/>
      <w:bookmarkStart w:id="20981" w:name="_Toc384301591"/>
      <w:bookmarkStart w:id="20982" w:name="_Toc384302180"/>
      <w:bookmarkStart w:id="20983" w:name="_Toc384302790"/>
      <w:bookmarkStart w:id="20984" w:name="_Toc384315286"/>
      <w:bookmarkStart w:id="20985" w:name="_Toc445905799"/>
      <w:bookmarkStart w:id="20986" w:name="_Toc369684221"/>
      <w:bookmarkStart w:id="20987" w:name="_Toc445905888"/>
      <w:bookmarkStart w:id="20988" w:name="_Toc445905931"/>
      <w:bookmarkStart w:id="20989" w:name="_Toc445905978"/>
      <w:bookmarkStart w:id="20990" w:name="_Toc445906032"/>
      <w:bookmarkStart w:id="20991" w:name="_Toc445906071"/>
      <w:bookmarkStart w:id="20992" w:name="_Toc445906121"/>
      <w:bookmarkStart w:id="20993" w:name="_Toc445906156"/>
      <w:bookmarkStart w:id="20994" w:name="_Toc445906187"/>
      <w:bookmarkStart w:id="20995" w:name="_Toc389645277"/>
      <w:bookmarkStart w:id="20996" w:name="_Toc390089170"/>
      <w:bookmarkStart w:id="20997" w:name="_Toc390855703"/>
      <w:bookmarkStart w:id="20998" w:name="_Toc391026368"/>
      <w:bookmarkStart w:id="20999" w:name="_Toc381955570"/>
      <w:bookmarkStart w:id="21000" w:name="_Toc382213314"/>
      <w:bookmarkStart w:id="21001" w:name="_Toc382213901"/>
      <w:bookmarkStart w:id="21002" w:name="_Toc382215759"/>
      <w:bookmarkStart w:id="21003" w:name="_Toc384297753"/>
      <w:bookmarkStart w:id="21004" w:name="_Toc384300383"/>
      <w:bookmarkStart w:id="21005" w:name="_Toc384301599"/>
      <w:bookmarkStart w:id="21006" w:name="_Toc384302188"/>
      <w:bookmarkStart w:id="21007" w:name="_Toc384302798"/>
      <w:bookmarkStart w:id="21008" w:name="_Toc384315294"/>
      <w:bookmarkStart w:id="21009" w:name="_Toc345081511"/>
      <w:bookmarkStart w:id="21010" w:name="_Toc349753248"/>
      <w:bookmarkStart w:id="21011" w:name="_Toc349754147"/>
      <w:bookmarkStart w:id="21012" w:name="_Toc368586202"/>
      <w:bookmarkStart w:id="21013" w:name="_Toc435632868"/>
      <w:bookmarkStart w:id="21014" w:name="_Ref451178181"/>
      <w:bookmarkStart w:id="21015" w:name="_Toc486251782"/>
      <w:bookmarkStart w:id="21016" w:name="_Toc345081518"/>
      <w:bookmarkStart w:id="21017" w:name="_Ref347910955"/>
      <w:bookmarkEnd w:id="20851"/>
      <w:bookmarkEnd w:id="20852"/>
      <w:bookmarkEnd w:id="20853"/>
      <w:bookmarkEnd w:id="20854"/>
      <w:bookmarkEnd w:id="20945"/>
      <w:bookmarkEnd w:id="20946"/>
      <w:bookmarkEnd w:id="20947"/>
      <w:bookmarkEnd w:id="20948"/>
      <w:bookmarkEnd w:id="20949"/>
      <w:bookmarkEnd w:id="20950"/>
      <w:bookmarkEnd w:id="20951"/>
      <w:bookmarkEnd w:id="20952"/>
      <w:bookmarkEnd w:id="20953"/>
      <w:bookmarkEnd w:id="20954"/>
      <w:bookmarkEnd w:id="20955"/>
      <w:bookmarkEnd w:id="20956"/>
      <w:bookmarkEnd w:id="20957"/>
      <w:bookmarkEnd w:id="20958"/>
      <w:bookmarkEnd w:id="20959"/>
      <w:bookmarkEnd w:id="20960"/>
      <w:bookmarkEnd w:id="20961"/>
      <w:bookmarkEnd w:id="20962"/>
      <w:bookmarkEnd w:id="20963"/>
      <w:bookmarkEnd w:id="20964"/>
      <w:bookmarkEnd w:id="20965"/>
      <w:bookmarkEnd w:id="20966"/>
      <w:bookmarkEnd w:id="20967"/>
      <w:bookmarkEnd w:id="20968"/>
      <w:bookmarkEnd w:id="20969"/>
      <w:bookmarkEnd w:id="20970"/>
      <w:bookmarkEnd w:id="20971"/>
      <w:bookmarkEnd w:id="20972"/>
      <w:bookmarkEnd w:id="20973"/>
      <w:bookmarkEnd w:id="20974"/>
      <w:bookmarkEnd w:id="20975"/>
      <w:bookmarkEnd w:id="20976"/>
      <w:bookmarkEnd w:id="20977"/>
      <w:bookmarkEnd w:id="20978"/>
      <w:bookmarkEnd w:id="20979"/>
      <w:bookmarkEnd w:id="20980"/>
      <w:bookmarkEnd w:id="20981"/>
      <w:bookmarkEnd w:id="20982"/>
      <w:bookmarkEnd w:id="20983"/>
      <w:bookmarkEnd w:id="20984"/>
      <w:bookmarkEnd w:id="20985"/>
      <w:bookmarkEnd w:id="20986"/>
      <w:bookmarkEnd w:id="20987"/>
      <w:bookmarkEnd w:id="20988"/>
      <w:bookmarkEnd w:id="20989"/>
      <w:bookmarkEnd w:id="20990"/>
      <w:bookmarkEnd w:id="20991"/>
      <w:bookmarkEnd w:id="20992"/>
      <w:bookmarkEnd w:id="20993"/>
      <w:bookmarkEnd w:id="20994"/>
      <w:bookmarkEnd w:id="20995"/>
      <w:bookmarkEnd w:id="20996"/>
      <w:bookmarkEnd w:id="20997"/>
      <w:bookmarkEnd w:id="20998"/>
      <w:bookmarkEnd w:id="20999"/>
      <w:bookmarkEnd w:id="21000"/>
      <w:bookmarkEnd w:id="21001"/>
      <w:bookmarkEnd w:id="21002"/>
      <w:bookmarkEnd w:id="21003"/>
      <w:bookmarkEnd w:id="21004"/>
      <w:bookmarkEnd w:id="21005"/>
      <w:bookmarkEnd w:id="21006"/>
      <w:bookmarkEnd w:id="21007"/>
      <w:bookmarkEnd w:id="21008"/>
      <w:commentRangeStart w:id="21018"/>
      <w:del w:id="21019" w:author="Alban Roche" w:date="2017-08-02T16:45:00Z">
        <w:r w:rsidRPr="00671C8B" w:rsidDel="000934B8">
          <w:delText>HTTP Client Specific Commands</w:delText>
        </w:r>
        <w:bookmarkEnd w:id="21009"/>
        <w:bookmarkEnd w:id="21010"/>
        <w:bookmarkEnd w:id="21011"/>
        <w:bookmarkEnd w:id="21012"/>
        <w:bookmarkEnd w:id="21013"/>
        <w:commentRangeEnd w:id="21018"/>
        <w:r w:rsidDel="000934B8">
          <w:rPr>
            <w:rStyle w:val="CommentReference"/>
            <w:rFonts w:ascii="Verdana" w:eastAsia="Times New Roman" w:hAnsi="Verdana" w:cs="Times New Roman"/>
            <w:b w:val="0"/>
            <w:lang w:eastAsia="en-US"/>
          </w:rPr>
          <w:commentReference w:id="21018"/>
        </w:r>
        <w:bookmarkStart w:id="21020" w:name="_Toc489461343"/>
        <w:bookmarkEnd w:id="21014"/>
        <w:bookmarkEnd w:id="21015"/>
        <w:bookmarkEnd w:id="21020"/>
      </w:del>
    </w:p>
    <w:p w14:paraId="018CF607" w14:textId="4DA3B644" w:rsidR="00AD6DB4" w:rsidRPr="00344B0D" w:rsidDel="000934B8" w:rsidRDefault="00AD6DB4" w:rsidP="00AD6DB4">
      <w:pPr>
        <w:pStyle w:val="Note"/>
        <w:keepNext/>
        <w:rPr>
          <w:del w:id="21021" w:author="Alban Roche" w:date="2017-08-02T16:45:00Z"/>
        </w:rPr>
      </w:pPr>
      <w:del w:id="21022" w:author="Alban Roche" w:date="2017-08-02T16:45:00Z">
        <w:r w:rsidDel="000934B8">
          <w:delText>All commands in this sub-section are for the HL7618, HL7618RD, HL7648, HL7650, HL7690 and HL7692 only.</w:delText>
        </w:r>
        <w:bookmarkStart w:id="21023" w:name="_Toc489461344"/>
        <w:bookmarkEnd w:id="21023"/>
      </w:del>
    </w:p>
    <w:p w14:paraId="17C71ED8" w14:textId="7C87DB48" w:rsidR="00AD6DB4" w:rsidRPr="00671C8B" w:rsidDel="000934B8" w:rsidRDefault="00AD6DB4" w:rsidP="0059466D">
      <w:pPr>
        <w:pStyle w:val="Heading3"/>
        <w:numPr>
          <w:ilvl w:val="2"/>
          <w:numId w:val="11"/>
        </w:numPr>
        <w:ind w:left="1260" w:hanging="1260"/>
        <w:rPr>
          <w:del w:id="21024" w:author="Alban Roche" w:date="2017-08-02T16:45:00Z"/>
        </w:rPr>
      </w:pPr>
      <w:bookmarkStart w:id="21025" w:name="_Toc464573838"/>
      <w:bookmarkStart w:id="21026" w:name="_Toc464574719"/>
      <w:bookmarkStart w:id="21027" w:name="_Toc465760409"/>
      <w:bookmarkStart w:id="21028" w:name="_Toc465955335"/>
      <w:bookmarkStart w:id="21029" w:name="_Toc247534706"/>
      <w:bookmarkStart w:id="21030" w:name="_Toc345081512"/>
      <w:bookmarkStart w:id="21031" w:name="_Toc349753249"/>
      <w:bookmarkStart w:id="21032" w:name="_Toc349754148"/>
      <w:bookmarkStart w:id="21033" w:name="_Ref366746897"/>
      <w:bookmarkStart w:id="21034" w:name="_Ref369094105"/>
      <w:bookmarkStart w:id="21035" w:name="_Toc368586203"/>
      <w:bookmarkStart w:id="21036" w:name="_Toc435632869"/>
      <w:bookmarkStart w:id="21037" w:name="_Ref458763694"/>
      <w:bookmarkStart w:id="21038" w:name="_Ref458763695"/>
      <w:bookmarkStart w:id="21039" w:name="_Ref473042198"/>
      <w:bookmarkStart w:id="21040" w:name="_Ref473042201"/>
      <w:bookmarkStart w:id="21041" w:name="_Ref479358838"/>
      <w:bookmarkStart w:id="21042" w:name="_Ref479358841"/>
      <w:bookmarkStart w:id="21043" w:name="_Toc486251783"/>
      <w:bookmarkEnd w:id="21025"/>
      <w:bookmarkEnd w:id="21026"/>
      <w:bookmarkEnd w:id="21027"/>
      <w:bookmarkEnd w:id="21028"/>
      <w:del w:id="21044" w:author="Alban Roche" w:date="2017-08-02T16:45:00Z">
        <w:r w:rsidRPr="00671C8B" w:rsidDel="000934B8">
          <w:delText>+KHTTPCFG Command: HTTP Connection Configuration</w:delText>
        </w:r>
        <w:bookmarkStart w:id="21045" w:name="_Toc489461345"/>
        <w:bookmarkEnd w:id="21029"/>
        <w:bookmarkEnd w:id="21030"/>
        <w:bookmarkEnd w:id="21031"/>
        <w:bookmarkEnd w:id="21032"/>
        <w:bookmarkEnd w:id="21033"/>
        <w:bookmarkEnd w:id="21034"/>
        <w:bookmarkEnd w:id="21035"/>
        <w:bookmarkEnd w:id="21036"/>
        <w:bookmarkEnd w:id="21037"/>
        <w:bookmarkEnd w:id="21038"/>
        <w:bookmarkEnd w:id="21039"/>
        <w:bookmarkEnd w:id="21040"/>
        <w:bookmarkEnd w:id="21041"/>
        <w:bookmarkEnd w:id="21042"/>
        <w:bookmarkEnd w:id="21043"/>
        <w:bookmarkEnd w:id="21045"/>
      </w:del>
    </w:p>
    <w:tbl>
      <w:tblPr>
        <w:tblStyle w:val="TableSWIleft"/>
        <w:tblW w:w="9288" w:type="dxa"/>
        <w:tblLayout w:type="fixed"/>
        <w:tblLook w:val="04A0" w:firstRow="1" w:lastRow="0" w:firstColumn="1" w:lastColumn="0" w:noHBand="0" w:noVBand="1"/>
      </w:tblPr>
      <w:tblGrid>
        <w:gridCol w:w="1728"/>
        <w:gridCol w:w="7560"/>
      </w:tblGrid>
      <w:tr w:rsidR="00AD6DB4" w:rsidRPr="00671C8B" w:rsidDel="000934B8" w14:paraId="3E166819" w14:textId="383708ED" w:rsidTr="00166AF3">
        <w:trPr>
          <w:cnfStyle w:val="100000000000" w:firstRow="1" w:lastRow="0" w:firstColumn="0" w:lastColumn="0" w:oddVBand="0" w:evenVBand="0" w:oddHBand="0" w:evenHBand="0" w:firstRowFirstColumn="0" w:firstRowLastColumn="0" w:lastRowFirstColumn="0" w:lastRowLastColumn="0"/>
          <w:del w:id="21046" w:author="Alban Roche" w:date="2017-08-02T16:45:00Z"/>
        </w:trPr>
        <w:tc>
          <w:tcPr>
            <w:tcW w:w="9288" w:type="dxa"/>
            <w:gridSpan w:val="2"/>
          </w:tcPr>
          <w:p w14:paraId="4CF71611" w14:textId="74D55BFE" w:rsidR="00AD6DB4" w:rsidRPr="00671C8B" w:rsidDel="000934B8" w:rsidRDefault="00AD6DB4">
            <w:pPr>
              <w:pStyle w:val="TableRowHead"/>
              <w:spacing w:before="144" w:after="144"/>
              <w:rPr>
                <w:del w:id="21047" w:author="Alban Roche" w:date="2017-08-02T16:45:00Z"/>
              </w:rPr>
            </w:pPr>
            <w:del w:id="21048" w:author="Alban Roche" w:date="2017-08-02T16:45:00Z">
              <w:r w:rsidDel="000934B8">
                <w:delText>HL7618, HL7618RD, HL7648, HL7650, HL7690 and HL7692</w:delText>
              </w:r>
              <w:bookmarkStart w:id="21049" w:name="_Toc489461346"/>
              <w:bookmarkEnd w:id="21049"/>
            </w:del>
          </w:p>
        </w:tc>
        <w:bookmarkStart w:id="21050" w:name="_Toc489461347"/>
        <w:bookmarkEnd w:id="21050"/>
      </w:tr>
      <w:tr w:rsidR="00AD6DB4" w:rsidRPr="00671C8B" w:rsidDel="000934B8" w14:paraId="24B25600" w14:textId="76F0F543" w:rsidTr="00166AF3">
        <w:trPr>
          <w:del w:id="21051" w:author="Alban Roche" w:date="2017-08-02T16:45:00Z"/>
        </w:trPr>
        <w:tc>
          <w:tcPr>
            <w:tcW w:w="1728" w:type="dxa"/>
          </w:tcPr>
          <w:p w14:paraId="7CA46809" w14:textId="640A2CBD" w:rsidR="00AD6DB4" w:rsidDel="000934B8" w:rsidRDefault="00AD6DB4" w:rsidP="00166AF3">
            <w:pPr>
              <w:pStyle w:val="TableBody"/>
              <w:rPr>
                <w:del w:id="21052" w:author="Alban Roche" w:date="2017-08-02T16:45:00Z"/>
              </w:rPr>
            </w:pPr>
            <w:del w:id="21053" w:author="Alban Roche" w:date="2017-08-02T16:45:00Z">
              <w:r w:rsidDel="000934B8">
                <w:rPr>
                  <w:i/>
                </w:rPr>
                <w:delText>Test command</w:delText>
              </w:r>
              <w:bookmarkStart w:id="21054" w:name="_Toc489461348"/>
              <w:bookmarkEnd w:id="21054"/>
            </w:del>
          </w:p>
          <w:p w14:paraId="4A38231F" w14:textId="75634246" w:rsidR="00AD6DB4" w:rsidDel="000934B8" w:rsidRDefault="00AD6DB4" w:rsidP="00166AF3">
            <w:pPr>
              <w:pStyle w:val="TableBody"/>
              <w:rPr>
                <w:del w:id="21055" w:author="Alban Roche" w:date="2017-08-02T16:45:00Z"/>
              </w:rPr>
            </w:pPr>
            <w:bookmarkStart w:id="21056" w:name="_Toc489461349"/>
            <w:bookmarkEnd w:id="21056"/>
          </w:p>
          <w:p w14:paraId="66A82DDB" w14:textId="1BB423EA" w:rsidR="00AD6DB4" w:rsidDel="000934B8" w:rsidRDefault="00AD6DB4" w:rsidP="00166AF3">
            <w:pPr>
              <w:pStyle w:val="TableBody"/>
              <w:rPr>
                <w:del w:id="21057" w:author="Alban Roche" w:date="2017-08-02T16:45:00Z"/>
              </w:rPr>
            </w:pPr>
            <w:del w:id="21058" w:author="Alban Roche" w:date="2017-08-02T16:45:00Z">
              <w:r w:rsidRPr="00CB4B23" w:rsidDel="000934B8">
                <w:rPr>
                  <w:u w:val="single"/>
                </w:rPr>
                <w:delText>Syntax</w:delText>
              </w:r>
              <w:bookmarkStart w:id="21059" w:name="_Toc489461350"/>
              <w:bookmarkEnd w:id="21059"/>
            </w:del>
          </w:p>
          <w:p w14:paraId="5CF42357" w14:textId="325A30E5" w:rsidR="00AD6DB4" w:rsidRPr="00916FD0" w:rsidDel="000934B8" w:rsidRDefault="00AD6DB4" w:rsidP="00166AF3">
            <w:pPr>
              <w:pStyle w:val="TableBody"/>
              <w:rPr>
                <w:del w:id="21060" w:author="Alban Roche" w:date="2017-08-02T16:45:00Z"/>
                <w:b/>
              </w:rPr>
            </w:pPr>
            <w:del w:id="21061" w:author="Alban Roche" w:date="2017-08-02T16:45:00Z">
              <w:r w:rsidRPr="00CB4B23" w:rsidDel="000934B8">
                <w:rPr>
                  <w:b/>
                </w:rPr>
                <w:delText>AT+KHTTPCFG</w:delText>
              </w:r>
              <w:r w:rsidDel="000934B8">
                <w:rPr>
                  <w:b/>
                </w:rPr>
                <w:br/>
              </w:r>
              <w:r w:rsidRPr="00CB4B23" w:rsidDel="000934B8">
                <w:rPr>
                  <w:b/>
                </w:rPr>
                <w:delText>=?</w:delText>
              </w:r>
              <w:bookmarkStart w:id="21062" w:name="_Toc489461351"/>
              <w:bookmarkEnd w:id="21062"/>
            </w:del>
          </w:p>
        </w:tc>
        <w:tc>
          <w:tcPr>
            <w:tcW w:w="7560" w:type="dxa"/>
          </w:tcPr>
          <w:p w14:paraId="1CFCB951" w14:textId="49129A81" w:rsidR="00AD6DB4" w:rsidDel="000934B8" w:rsidRDefault="00AD6DB4" w:rsidP="00166AF3">
            <w:pPr>
              <w:pStyle w:val="TableBody"/>
              <w:rPr>
                <w:del w:id="21063" w:author="Alban Roche" w:date="2017-08-02T16:45:00Z"/>
                <w:u w:val="single"/>
              </w:rPr>
            </w:pPr>
            <w:bookmarkStart w:id="21064" w:name="_Toc489461352"/>
            <w:bookmarkEnd w:id="21064"/>
          </w:p>
          <w:p w14:paraId="265E23CE" w14:textId="69BE347B" w:rsidR="00AD6DB4" w:rsidDel="000934B8" w:rsidRDefault="00AD6DB4" w:rsidP="00166AF3">
            <w:pPr>
              <w:pStyle w:val="TableBody"/>
              <w:rPr>
                <w:del w:id="21065" w:author="Alban Roche" w:date="2017-08-02T16:45:00Z"/>
                <w:u w:val="single"/>
              </w:rPr>
            </w:pPr>
            <w:bookmarkStart w:id="21066" w:name="_Toc489461353"/>
            <w:bookmarkEnd w:id="21066"/>
          </w:p>
          <w:p w14:paraId="04906557" w14:textId="5D2A5156" w:rsidR="00AD6DB4" w:rsidDel="000934B8" w:rsidRDefault="00AD6DB4" w:rsidP="00166AF3">
            <w:pPr>
              <w:pStyle w:val="TableBody"/>
              <w:rPr>
                <w:del w:id="21067" w:author="Alban Roche" w:date="2017-08-02T16:45:00Z"/>
              </w:rPr>
            </w:pPr>
            <w:del w:id="21068" w:author="Alban Roche" w:date="2017-08-02T16:45:00Z">
              <w:r w:rsidDel="000934B8">
                <w:rPr>
                  <w:u w:val="single"/>
                </w:rPr>
                <w:delText>Response</w:delText>
              </w:r>
              <w:bookmarkStart w:id="21069" w:name="_Toc489461354"/>
              <w:bookmarkEnd w:id="21069"/>
            </w:del>
          </w:p>
          <w:p w14:paraId="328C635E" w14:textId="563377DB" w:rsidR="00AD6DB4" w:rsidRPr="00916FD0" w:rsidDel="000934B8" w:rsidRDefault="00AD6DB4" w:rsidP="00166AF3">
            <w:pPr>
              <w:pStyle w:val="TableBody"/>
              <w:rPr>
                <w:del w:id="21070" w:author="Alban Roche" w:date="2017-08-02T16:45:00Z"/>
                <w:b/>
              </w:rPr>
            </w:pPr>
            <w:del w:id="21071" w:author="Alban Roche" w:date="2017-08-02T16:45:00Z">
              <w:r w:rsidRPr="00CB4B23" w:rsidDel="000934B8">
                <w:rPr>
                  <w:b/>
                </w:rPr>
                <w:delText>+KHTTPCFG: (</w:delText>
              </w:r>
              <w:r w:rsidDel="000934B8">
                <w:delText xml:space="preserve">list of possible </w:delText>
              </w:r>
              <w:r w:rsidRPr="00CB4B23" w:rsidDel="000934B8">
                <w:rPr>
                  <w:b/>
                </w:rPr>
                <w:delText>&lt;cnx_cnf&gt;</w:delText>
              </w:r>
              <w:r w:rsidDel="000934B8">
                <w:delText>s</w:delText>
              </w:r>
              <w:r w:rsidRPr="00916FD0" w:rsidDel="000934B8">
                <w:rPr>
                  <w:b/>
                </w:rPr>
                <w:delText>),&lt;server-name/ip&gt;,(</w:delText>
              </w:r>
              <w:r w:rsidDel="000934B8">
                <w:delText xml:space="preserve">list of possible </w:delText>
              </w:r>
              <w:r w:rsidRPr="00CB4B23" w:rsidDel="000934B8">
                <w:rPr>
                  <w:b/>
                </w:rPr>
                <w:delText>&lt;http_port&gt;</w:delText>
              </w:r>
              <w:r w:rsidDel="000934B8">
                <w:delText>s</w:delText>
              </w:r>
              <w:r w:rsidRPr="00CB4B23" w:rsidDel="000934B8">
                <w:rPr>
                  <w:b/>
                </w:rPr>
                <w:delText>),(</w:delText>
              </w:r>
              <w:r w:rsidDel="000934B8">
                <w:delText xml:space="preserve">list of possible </w:delText>
              </w:r>
              <w:r w:rsidRPr="00CB4B23" w:rsidDel="000934B8">
                <w:rPr>
                  <w:b/>
                </w:rPr>
                <w:delText>&lt;http_version&gt;</w:delText>
              </w:r>
              <w:r w:rsidDel="000934B8">
                <w:delText>s</w:delText>
              </w:r>
              <w:r w:rsidRPr="00CB4B23" w:rsidDel="000934B8">
                <w:rPr>
                  <w:b/>
                </w:rPr>
                <w:delText>),(</w:delText>
              </w:r>
              <w:r w:rsidDel="000934B8">
                <w:delText xml:space="preserve">range of possible length of </w:delText>
              </w:r>
              <w:r w:rsidRPr="00CB4B23" w:rsidDel="000934B8">
                <w:rPr>
                  <w:b/>
                </w:rPr>
                <w:delText>&lt;login&gt;),</w:delText>
              </w:r>
              <w:r w:rsidDel="000934B8">
                <w:rPr>
                  <w:b/>
                </w:rPr>
                <w:br/>
              </w:r>
              <w:r w:rsidRPr="00CB4B23" w:rsidDel="000934B8">
                <w:rPr>
                  <w:b/>
                </w:rPr>
                <w:delText>(</w:delText>
              </w:r>
              <w:r w:rsidDel="000934B8">
                <w:delText xml:space="preserve">range of possible length of </w:delText>
              </w:r>
              <w:r w:rsidRPr="00CB4B23" w:rsidDel="000934B8">
                <w:rPr>
                  <w:b/>
                </w:rPr>
                <w:delText>&lt;password&gt;),(</w:delText>
              </w:r>
              <w:r w:rsidDel="000934B8">
                <w:delText xml:space="preserve">list of possible </w:delText>
              </w:r>
              <w:r w:rsidRPr="00CB4B23" w:rsidDel="000934B8">
                <w:rPr>
                  <w:b/>
                </w:rPr>
                <w:delText>&lt;started&gt;</w:delText>
              </w:r>
              <w:r w:rsidDel="000934B8">
                <w:delText>s</w:delText>
              </w:r>
              <w:r w:rsidRPr="00CB4B23" w:rsidDel="000934B8">
                <w:rPr>
                  <w:b/>
                </w:rPr>
                <w:delText xml:space="preserve">), </w:delText>
              </w:r>
              <w:r w:rsidDel="000934B8">
                <w:rPr>
                  <w:b/>
                </w:rPr>
                <w:br/>
              </w:r>
              <w:r w:rsidRPr="00CB4B23" w:rsidDel="000934B8">
                <w:rPr>
                  <w:b/>
                </w:rPr>
                <w:delText>(</w:delText>
              </w:r>
              <w:r w:rsidDel="000934B8">
                <w:delText xml:space="preserve">list of possible </w:delText>
              </w:r>
              <w:r w:rsidRPr="00CB4B23" w:rsidDel="000934B8">
                <w:rPr>
                  <w:b/>
                </w:rPr>
                <w:delText>&lt;af&gt;</w:delText>
              </w:r>
              <w:r w:rsidDel="000934B8">
                <w:delText>s</w:delText>
              </w:r>
              <w:r w:rsidRPr="00916FD0" w:rsidDel="000934B8">
                <w:rPr>
                  <w:b/>
                </w:rPr>
                <w:delText>)</w:delText>
              </w:r>
              <w:r w:rsidDel="000934B8">
                <w:rPr>
                  <w:b/>
                </w:rPr>
                <w:delText>,&lt;cipher_index&gt;</w:delText>
              </w:r>
              <w:bookmarkStart w:id="21072" w:name="_Toc489461355"/>
              <w:bookmarkEnd w:id="21072"/>
            </w:del>
          </w:p>
          <w:p w14:paraId="4ECCDFCB" w14:textId="3AFC2A56" w:rsidR="00AD6DB4" w:rsidRPr="00916FD0" w:rsidDel="000934B8" w:rsidRDefault="00AD6DB4" w:rsidP="00166AF3">
            <w:pPr>
              <w:pStyle w:val="TableBody"/>
              <w:rPr>
                <w:del w:id="21073" w:author="Alban Roche" w:date="2017-08-02T16:45:00Z"/>
              </w:rPr>
            </w:pPr>
            <w:del w:id="21074" w:author="Alban Roche" w:date="2017-08-02T16:45:00Z">
              <w:r w:rsidRPr="00916FD0" w:rsidDel="000934B8">
                <w:rPr>
                  <w:b/>
                </w:rPr>
                <w:delText>OK</w:delText>
              </w:r>
              <w:bookmarkStart w:id="21075" w:name="_Toc489461356"/>
              <w:bookmarkEnd w:id="21075"/>
            </w:del>
          </w:p>
        </w:tc>
        <w:bookmarkStart w:id="21076" w:name="_Toc489461357"/>
        <w:bookmarkEnd w:id="21076"/>
      </w:tr>
      <w:tr w:rsidR="00AD6DB4" w:rsidRPr="00671C8B" w:rsidDel="000934B8" w14:paraId="5456F576" w14:textId="640B7752" w:rsidTr="00166AF3">
        <w:trPr>
          <w:cantSplit w:val="0"/>
          <w:del w:id="21077" w:author="Alban Roche" w:date="2017-08-02T16:45:00Z"/>
        </w:trPr>
        <w:tc>
          <w:tcPr>
            <w:tcW w:w="1728" w:type="dxa"/>
          </w:tcPr>
          <w:p w14:paraId="6899FD03" w14:textId="710225C2" w:rsidR="00AD6DB4" w:rsidRPr="00671C8B" w:rsidDel="000934B8" w:rsidRDefault="00AD6DB4" w:rsidP="00166AF3">
            <w:pPr>
              <w:pStyle w:val="TableBody"/>
              <w:rPr>
                <w:del w:id="21078" w:author="Alban Roche" w:date="2017-08-02T16:45:00Z"/>
                <w:i/>
              </w:rPr>
            </w:pPr>
            <w:del w:id="21079" w:author="Alban Roche" w:date="2017-08-02T16:45:00Z">
              <w:r w:rsidRPr="00671C8B" w:rsidDel="000934B8">
                <w:rPr>
                  <w:i/>
                </w:rPr>
                <w:delText>Read command</w:delText>
              </w:r>
              <w:bookmarkStart w:id="21080" w:name="_Toc489461358"/>
              <w:bookmarkEnd w:id="21080"/>
            </w:del>
          </w:p>
          <w:p w14:paraId="768C5313" w14:textId="7A6F7451" w:rsidR="00AD6DB4" w:rsidRPr="00671C8B" w:rsidDel="000934B8" w:rsidRDefault="00AD6DB4" w:rsidP="00166AF3">
            <w:pPr>
              <w:pStyle w:val="TableBody"/>
              <w:rPr>
                <w:del w:id="21081" w:author="Alban Roche" w:date="2017-08-02T16:45:00Z"/>
              </w:rPr>
            </w:pPr>
            <w:bookmarkStart w:id="21082" w:name="_Toc489461359"/>
            <w:bookmarkEnd w:id="21082"/>
          </w:p>
          <w:p w14:paraId="005BEAD4" w14:textId="220F5AB9" w:rsidR="00AD6DB4" w:rsidRPr="00671C8B" w:rsidDel="000934B8" w:rsidRDefault="00AD6DB4" w:rsidP="00166AF3">
            <w:pPr>
              <w:pStyle w:val="TableBody"/>
              <w:rPr>
                <w:del w:id="21083" w:author="Alban Roche" w:date="2017-08-02T16:45:00Z"/>
                <w:u w:val="single"/>
              </w:rPr>
            </w:pPr>
            <w:del w:id="21084" w:author="Alban Roche" w:date="2017-08-02T16:45:00Z">
              <w:r w:rsidRPr="00671C8B" w:rsidDel="000934B8">
                <w:rPr>
                  <w:u w:val="single"/>
                </w:rPr>
                <w:delText>Syntax</w:delText>
              </w:r>
              <w:bookmarkStart w:id="21085" w:name="_Toc489461360"/>
              <w:bookmarkEnd w:id="21085"/>
            </w:del>
          </w:p>
          <w:p w14:paraId="614C8248" w14:textId="362C6568" w:rsidR="00AD6DB4" w:rsidRPr="00671C8B" w:rsidDel="000934B8" w:rsidRDefault="00AD6DB4" w:rsidP="00166AF3">
            <w:pPr>
              <w:pStyle w:val="TableBody"/>
              <w:rPr>
                <w:del w:id="21086" w:author="Alban Roche" w:date="2017-08-02T16:45:00Z"/>
                <w:u w:val="single"/>
              </w:rPr>
            </w:pPr>
            <w:del w:id="21087" w:author="Alban Roche" w:date="2017-08-02T16:45:00Z">
              <w:r w:rsidRPr="00671C8B" w:rsidDel="000934B8">
                <w:rPr>
                  <w:b/>
                </w:rPr>
                <w:delText>AT+KHTTPCFG?</w:delText>
              </w:r>
              <w:bookmarkStart w:id="21088" w:name="_Toc489461361"/>
              <w:bookmarkEnd w:id="21088"/>
            </w:del>
          </w:p>
        </w:tc>
        <w:tc>
          <w:tcPr>
            <w:tcW w:w="7560" w:type="dxa"/>
          </w:tcPr>
          <w:p w14:paraId="4F2EF7FF" w14:textId="603B1036" w:rsidR="00AD6DB4" w:rsidRPr="00671C8B" w:rsidDel="000934B8" w:rsidRDefault="00AD6DB4" w:rsidP="00166AF3">
            <w:pPr>
              <w:pStyle w:val="TableBody"/>
              <w:rPr>
                <w:del w:id="21089" w:author="Alban Roche" w:date="2017-08-02T16:45:00Z"/>
                <w:u w:val="single"/>
              </w:rPr>
            </w:pPr>
            <w:bookmarkStart w:id="21090" w:name="_Toc489461362"/>
            <w:bookmarkEnd w:id="21090"/>
          </w:p>
          <w:p w14:paraId="57ECD2D1" w14:textId="54E9C1C1" w:rsidR="00AD6DB4" w:rsidRPr="00671C8B" w:rsidDel="000934B8" w:rsidRDefault="00AD6DB4" w:rsidP="00166AF3">
            <w:pPr>
              <w:pStyle w:val="TableBody"/>
              <w:rPr>
                <w:del w:id="21091" w:author="Alban Roche" w:date="2017-08-02T16:45:00Z"/>
                <w:u w:val="single"/>
              </w:rPr>
            </w:pPr>
            <w:bookmarkStart w:id="21092" w:name="_Toc489461363"/>
            <w:bookmarkEnd w:id="21092"/>
          </w:p>
          <w:p w14:paraId="33608C52" w14:textId="6D957A4C" w:rsidR="00AD6DB4" w:rsidRPr="00671C8B" w:rsidDel="000934B8" w:rsidRDefault="00AD6DB4" w:rsidP="00166AF3">
            <w:pPr>
              <w:pStyle w:val="TableBody"/>
              <w:rPr>
                <w:del w:id="21093" w:author="Alban Roche" w:date="2017-08-02T16:45:00Z"/>
                <w:u w:val="single"/>
              </w:rPr>
            </w:pPr>
            <w:del w:id="21094" w:author="Alban Roche" w:date="2017-08-02T16:45:00Z">
              <w:r w:rsidRPr="00671C8B" w:rsidDel="000934B8">
                <w:rPr>
                  <w:u w:val="single"/>
                </w:rPr>
                <w:delText>Response</w:delText>
              </w:r>
              <w:bookmarkStart w:id="21095" w:name="_Toc489461364"/>
              <w:bookmarkEnd w:id="21095"/>
            </w:del>
          </w:p>
          <w:p w14:paraId="19F3EAF3" w14:textId="68347F00" w:rsidR="00AD6DB4" w:rsidDel="000934B8" w:rsidRDefault="00AD6DB4" w:rsidP="00166AF3">
            <w:pPr>
              <w:pStyle w:val="TableBody"/>
              <w:rPr>
                <w:del w:id="21096" w:author="Alban Roche" w:date="2017-08-02T16:45:00Z"/>
                <w:b/>
                <w:szCs w:val="18"/>
                <w:lang w:val="en-GB" w:eastAsia="zh-CN"/>
              </w:rPr>
            </w:pPr>
            <w:del w:id="21097" w:author="Alban Roche" w:date="2017-08-02T16:45:00Z">
              <w:r w:rsidRPr="00671C8B" w:rsidDel="000934B8">
                <w:rPr>
                  <w:b/>
                </w:rPr>
                <w:delText>+KHTTPCFG: &lt;session_id&gt;,&lt;cnx cnf&gt;,</w:delText>
              </w:r>
              <w:r w:rsidRPr="00671C8B" w:rsidDel="000934B8">
                <w:rPr>
                  <w:b/>
                  <w:szCs w:val="18"/>
                  <w:lang w:val="en-GB"/>
                </w:rPr>
                <w:delText>&lt;http_server&gt;,&lt;http_port&gt;</w:delText>
              </w:r>
              <w:r w:rsidRPr="00671C8B" w:rsidDel="000934B8">
                <w:rPr>
                  <w:b/>
                  <w:szCs w:val="18"/>
                  <w:lang w:val="en-GB" w:eastAsia="zh-CN"/>
                </w:rPr>
                <w:delText>,&lt;http_version&gt;,</w:delText>
              </w:r>
              <w:r w:rsidRPr="00671C8B" w:rsidDel="000934B8">
                <w:rPr>
                  <w:b/>
                  <w:szCs w:val="18"/>
                  <w:lang w:val="en-GB" w:eastAsia="zh-CN"/>
                </w:rPr>
                <w:br/>
                <w:delText>&lt;login&gt;,&lt;password&gt;,</w:delText>
              </w:r>
              <w:r w:rsidDel="000934B8">
                <w:rPr>
                  <w:b/>
                  <w:szCs w:val="18"/>
                  <w:lang w:val="en-GB" w:eastAsia="zh-CN"/>
                </w:rPr>
                <w:delText>&lt;started&gt;,</w:delText>
              </w:r>
              <w:r w:rsidRPr="00671C8B" w:rsidDel="000934B8">
                <w:rPr>
                  <w:b/>
                  <w:szCs w:val="18"/>
                  <w:lang w:val="en-GB" w:eastAsia="zh-CN"/>
                </w:rPr>
                <w:delText>&lt;af&gt;</w:delText>
              </w:r>
              <w:r w:rsidDel="000934B8">
                <w:rPr>
                  <w:b/>
                  <w:szCs w:val="18"/>
                  <w:lang w:val="en-GB" w:eastAsia="zh-CN"/>
                </w:rPr>
                <w:delText>,&lt;cipher_index&gt;</w:delText>
              </w:r>
              <w:bookmarkStart w:id="21098" w:name="_Toc489461365"/>
              <w:bookmarkEnd w:id="21098"/>
            </w:del>
          </w:p>
          <w:p w14:paraId="3D8938DB" w14:textId="74FE8A45" w:rsidR="00AD6DB4" w:rsidRPr="00671C8B" w:rsidDel="000934B8" w:rsidRDefault="00AD6DB4" w:rsidP="00166AF3">
            <w:pPr>
              <w:pStyle w:val="TableBody"/>
              <w:rPr>
                <w:del w:id="21099" w:author="Alban Roche" w:date="2017-08-02T16:45:00Z"/>
                <w:u w:val="single"/>
              </w:rPr>
            </w:pPr>
            <w:commentRangeStart w:id="21100"/>
            <w:del w:id="21101" w:author="Alban Roche" w:date="2017-08-02T16:45:00Z">
              <w:r w:rsidDel="000934B8">
                <w:rPr>
                  <w:b/>
                  <w:szCs w:val="18"/>
                  <w:lang w:val="en-GB" w:eastAsia="zh-CN"/>
                </w:rPr>
                <w:delText>OK</w:delText>
              </w:r>
              <w:commentRangeEnd w:id="21100"/>
              <w:r w:rsidDel="000934B8">
                <w:rPr>
                  <w:rStyle w:val="CommentReference"/>
                  <w:rFonts w:ascii="Verdana" w:hAnsi="Verdana" w:cs="Times New Roman"/>
                  <w:lang w:eastAsia="en-US"/>
                </w:rPr>
                <w:commentReference w:id="21100"/>
              </w:r>
              <w:bookmarkStart w:id="21102" w:name="_Toc489461366"/>
              <w:bookmarkEnd w:id="21102"/>
            </w:del>
          </w:p>
        </w:tc>
        <w:bookmarkStart w:id="21103" w:name="_Toc489461367"/>
        <w:bookmarkEnd w:id="21103"/>
      </w:tr>
      <w:tr w:rsidR="00AD6DB4" w:rsidRPr="00671C8B" w:rsidDel="000934B8" w14:paraId="1945CE5F" w14:textId="29F18852" w:rsidTr="00166AF3">
        <w:trPr>
          <w:cantSplit w:val="0"/>
          <w:del w:id="21104" w:author="Alban Roche" w:date="2017-08-02T16:45:00Z"/>
        </w:trPr>
        <w:tc>
          <w:tcPr>
            <w:tcW w:w="1728" w:type="dxa"/>
          </w:tcPr>
          <w:p w14:paraId="271389C8" w14:textId="7BB5D3C2" w:rsidR="00AD6DB4" w:rsidRPr="00671C8B" w:rsidDel="000934B8" w:rsidRDefault="00AD6DB4" w:rsidP="00166AF3">
            <w:pPr>
              <w:pStyle w:val="TableBody"/>
              <w:rPr>
                <w:del w:id="21105" w:author="Alban Roche" w:date="2017-08-02T16:45:00Z"/>
                <w:i/>
              </w:rPr>
            </w:pPr>
            <w:del w:id="21106" w:author="Alban Roche" w:date="2017-08-02T16:45:00Z">
              <w:r w:rsidRPr="00671C8B" w:rsidDel="000934B8">
                <w:rPr>
                  <w:i/>
                </w:rPr>
                <w:delText>Write command</w:delText>
              </w:r>
              <w:bookmarkStart w:id="21107" w:name="_Toc489461368"/>
              <w:bookmarkEnd w:id="21107"/>
            </w:del>
          </w:p>
          <w:p w14:paraId="3399964C" w14:textId="0989C692" w:rsidR="00AD6DB4" w:rsidRPr="00671C8B" w:rsidDel="000934B8" w:rsidRDefault="00AD6DB4" w:rsidP="00166AF3">
            <w:pPr>
              <w:pStyle w:val="TableBody"/>
              <w:rPr>
                <w:del w:id="21108" w:author="Alban Roche" w:date="2017-08-02T16:45:00Z"/>
              </w:rPr>
            </w:pPr>
            <w:bookmarkStart w:id="21109" w:name="_Toc489461369"/>
            <w:bookmarkEnd w:id="21109"/>
          </w:p>
          <w:p w14:paraId="2627B6E1" w14:textId="0730D18F" w:rsidR="00AD6DB4" w:rsidRPr="00671C8B" w:rsidDel="000934B8" w:rsidRDefault="00AD6DB4" w:rsidP="00166AF3">
            <w:pPr>
              <w:pStyle w:val="TableBody"/>
              <w:rPr>
                <w:del w:id="21110" w:author="Alban Roche" w:date="2017-08-02T16:45:00Z"/>
                <w:u w:val="single"/>
              </w:rPr>
            </w:pPr>
            <w:del w:id="21111" w:author="Alban Roche" w:date="2017-08-02T16:45:00Z">
              <w:r w:rsidRPr="00671C8B" w:rsidDel="000934B8">
                <w:rPr>
                  <w:u w:val="single"/>
                </w:rPr>
                <w:delText>Syntax</w:delText>
              </w:r>
              <w:bookmarkStart w:id="21112" w:name="_Toc489461370"/>
              <w:bookmarkEnd w:id="21112"/>
            </w:del>
          </w:p>
          <w:p w14:paraId="5C9FA456" w14:textId="66309AA7" w:rsidR="00AD6DB4" w:rsidRPr="00671C8B" w:rsidDel="000934B8" w:rsidRDefault="00AD6DB4" w:rsidP="00166AF3">
            <w:pPr>
              <w:pStyle w:val="TableBody"/>
              <w:rPr>
                <w:del w:id="21113" w:author="Alban Roche" w:date="2017-08-02T16:45:00Z"/>
                <w:u w:val="single"/>
              </w:rPr>
            </w:pPr>
            <w:del w:id="21114" w:author="Alban Roche" w:date="2017-08-02T16:45:00Z">
              <w:r w:rsidRPr="00671C8B" w:rsidDel="000934B8">
                <w:rPr>
                  <w:b/>
                </w:rPr>
                <w:delText>AT+KHTTPCFG=</w:delText>
              </w:r>
              <w:r w:rsidRPr="00671C8B" w:rsidDel="000934B8">
                <w:rPr>
                  <w:b/>
                </w:rPr>
                <w:br/>
                <w:delText>[&lt;cnx</w:delText>
              </w:r>
              <w:r w:rsidRPr="00671C8B" w:rsidDel="000934B8">
                <w:rPr>
                  <w:b/>
                  <w:lang w:eastAsia="zh-CN"/>
                </w:rPr>
                <w:delText xml:space="preserve"> </w:delText>
              </w:r>
              <w:r w:rsidRPr="00671C8B" w:rsidDel="000934B8">
                <w:rPr>
                  <w:b/>
                </w:rPr>
                <w:delText>cnf&gt;</w:delText>
              </w:r>
              <w:r w:rsidRPr="00671C8B" w:rsidDel="000934B8">
                <w:rPr>
                  <w:b/>
                  <w:lang w:eastAsia="zh-CN"/>
                </w:rPr>
                <w:delText>]</w:delText>
              </w:r>
              <w:r w:rsidDel="000934B8">
                <w:rPr>
                  <w:b/>
                  <w:lang w:eastAsia="zh-CN"/>
                </w:rPr>
                <w:delText>,</w:delText>
              </w:r>
              <w:r w:rsidRPr="00671C8B" w:rsidDel="000934B8">
                <w:rPr>
                  <w:b/>
                  <w:lang w:eastAsia="zh-CN"/>
                </w:rPr>
                <w:br/>
              </w:r>
              <w:r w:rsidRPr="00671C8B" w:rsidDel="000934B8">
                <w:rPr>
                  <w:b/>
                </w:rPr>
                <w:delText>&lt;http_</w:delText>
              </w:r>
              <w:r w:rsidRPr="00671C8B" w:rsidDel="000934B8">
                <w:rPr>
                  <w:b/>
                  <w:lang w:eastAsia="zh-CN"/>
                </w:rPr>
                <w:delText>server</w:delText>
              </w:r>
              <w:r w:rsidRPr="00671C8B" w:rsidDel="000934B8">
                <w:rPr>
                  <w:b/>
                </w:rPr>
                <w:delText>&gt;</w:delText>
              </w:r>
              <w:r w:rsidRPr="00671C8B" w:rsidDel="000934B8">
                <w:rPr>
                  <w:b/>
                </w:rPr>
                <w:br/>
                <w:delText>[,&lt;http_port&gt;</w:delText>
              </w:r>
              <w:r w:rsidRPr="00671C8B" w:rsidDel="000934B8">
                <w:rPr>
                  <w:b/>
                </w:rPr>
                <w:br/>
                <w:delText>[,&lt;http_version&gt;</w:delText>
              </w:r>
              <w:r w:rsidRPr="00671C8B" w:rsidDel="000934B8">
                <w:rPr>
                  <w:b/>
                </w:rPr>
                <w:br/>
                <w:delText>[,&lt;login&gt;</w:delText>
              </w:r>
              <w:r w:rsidRPr="00671C8B" w:rsidDel="000934B8">
                <w:rPr>
                  <w:b/>
                </w:rPr>
                <w:br/>
                <w:delText>[,&lt;password&gt;]</w:delText>
              </w:r>
              <w:r w:rsidDel="000934B8">
                <w:rPr>
                  <w:b/>
                </w:rPr>
                <w:br/>
                <w:delText>[,&lt;start&gt;]</w:delText>
              </w:r>
              <w:r w:rsidRPr="00671C8B" w:rsidDel="000934B8">
                <w:rPr>
                  <w:b/>
                </w:rPr>
                <w:br/>
                <w:delText>[,&lt;af&gt;]]]</w:delText>
              </w:r>
              <w:r w:rsidDel="000934B8">
                <w:rPr>
                  <w:b/>
                </w:rPr>
                <w:br/>
                <w:delText>[,&lt;cipher_index&gt;</w:delText>
              </w:r>
              <w:r w:rsidDel="000934B8">
                <w:rPr>
                  <w:b/>
                </w:rPr>
                <w:br/>
                <w:delText>]</w:delText>
              </w:r>
              <w:r w:rsidRPr="00671C8B" w:rsidDel="000934B8">
                <w:rPr>
                  <w:b/>
                </w:rPr>
                <w:delText>]</w:delText>
              </w:r>
              <w:bookmarkStart w:id="21115" w:name="_Toc489461371"/>
              <w:bookmarkEnd w:id="21115"/>
            </w:del>
          </w:p>
        </w:tc>
        <w:tc>
          <w:tcPr>
            <w:tcW w:w="7560" w:type="dxa"/>
          </w:tcPr>
          <w:p w14:paraId="737065D5" w14:textId="71A9F87E" w:rsidR="00AD6DB4" w:rsidRPr="00671C8B" w:rsidDel="000934B8" w:rsidRDefault="00AD6DB4" w:rsidP="00166AF3">
            <w:pPr>
              <w:pStyle w:val="TableBody"/>
              <w:rPr>
                <w:del w:id="21116" w:author="Alban Roche" w:date="2017-08-02T16:45:00Z"/>
                <w:u w:val="single"/>
              </w:rPr>
            </w:pPr>
            <w:bookmarkStart w:id="21117" w:name="_Toc489461372"/>
            <w:bookmarkEnd w:id="21117"/>
          </w:p>
          <w:p w14:paraId="39FFA07A" w14:textId="20AEF555" w:rsidR="00AD6DB4" w:rsidRPr="00671C8B" w:rsidDel="000934B8" w:rsidRDefault="00AD6DB4" w:rsidP="00166AF3">
            <w:pPr>
              <w:pStyle w:val="TableBody"/>
              <w:rPr>
                <w:del w:id="21118" w:author="Alban Roche" w:date="2017-08-02T16:45:00Z"/>
                <w:u w:val="single"/>
              </w:rPr>
            </w:pPr>
            <w:bookmarkStart w:id="21119" w:name="_Toc489461373"/>
            <w:bookmarkEnd w:id="21119"/>
          </w:p>
          <w:p w14:paraId="1EBC4B27" w14:textId="5C3F9ED0" w:rsidR="00AD6DB4" w:rsidRPr="00671C8B" w:rsidDel="000934B8" w:rsidRDefault="00AD6DB4" w:rsidP="00166AF3">
            <w:pPr>
              <w:pStyle w:val="TableBody"/>
              <w:rPr>
                <w:del w:id="21120" w:author="Alban Roche" w:date="2017-08-02T16:45:00Z"/>
                <w:u w:val="single"/>
              </w:rPr>
            </w:pPr>
            <w:del w:id="21121" w:author="Alban Roche" w:date="2017-08-02T16:45:00Z">
              <w:r w:rsidRPr="00671C8B" w:rsidDel="000934B8">
                <w:rPr>
                  <w:u w:val="single"/>
                </w:rPr>
                <w:delText>Response</w:delText>
              </w:r>
              <w:bookmarkStart w:id="21122" w:name="_Toc489461374"/>
              <w:bookmarkEnd w:id="21122"/>
            </w:del>
          </w:p>
          <w:p w14:paraId="389BE10C" w14:textId="4A5A2120" w:rsidR="00AD6DB4" w:rsidRPr="00671C8B" w:rsidDel="000934B8" w:rsidRDefault="00AD6DB4" w:rsidP="00166AF3">
            <w:pPr>
              <w:pStyle w:val="TableBody"/>
              <w:rPr>
                <w:del w:id="21123" w:author="Alban Roche" w:date="2017-08-02T16:45:00Z"/>
                <w:b/>
              </w:rPr>
            </w:pPr>
            <w:del w:id="21124" w:author="Alban Roche" w:date="2017-08-02T16:45:00Z">
              <w:r w:rsidRPr="00671C8B" w:rsidDel="000934B8">
                <w:rPr>
                  <w:b/>
                </w:rPr>
                <w:delText>+KHTTPCFG: &lt;session_id&gt;</w:delText>
              </w:r>
              <w:bookmarkStart w:id="21125" w:name="_Toc489461375"/>
              <w:bookmarkEnd w:id="21125"/>
            </w:del>
          </w:p>
          <w:p w14:paraId="4F1566F2" w14:textId="18464AFE" w:rsidR="00AD6DB4" w:rsidRPr="00671C8B" w:rsidDel="000934B8" w:rsidRDefault="00AD6DB4" w:rsidP="00166AF3">
            <w:pPr>
              <w:pStyle w:val="TableBody"/>
              <w:rPr>
                <w:del w:id="21126" w:author="Alban Roche" w:date="2017-08-02T16:45:00Z"/>
                <w:b/>
              </w:rPr>
            </w:pPr>
            <w:del w:id="21127" w:author="Alban Roche" w:date="2017-08-02T16:45:00Z">
              <w:r w:rsidRPr="00671C8B" w:rsidDel="000934B8">
                <w:rPr>
                  <w:b/>
                </w:rPr>
                <w:delText>OK</w:delText>
              </w:r>
              <w:bookmarkStart w:id="21128" w:name="_Toc489461376"/>
              <w:bookmarkEnd w:id="21128"/>
            </w:del>
          </w:p>
          <w:p w14:paraId="031B26BD" w14:textId="5BB7B3D6" w:rsidR="00AD6DB4" w:rsidRPr="00C318EF" w:rsidDel="000934B8" w:rsidRDefault="00AD6DB4" w:rsidP="00166AF3">
            <w:pPr>
              <w:pStyle w:val="TableBody"/>
              <w:rPr>
                <w:del w:id="21129" w:author="Alban Roche" w:date="2017-08-02T16:45:00Z"/>
              </w:rPr>
            </w:pPr>
            <w:bookmarkStart w:id="21130" w:name="_Toc489461377"/>
            <w:bookmarkEnd w:id="21130"/>
          </w:p>
          <w:p w14:paraId="43A9C573" w14:textId="545A3411" w:rsidR="00AD6DB4" w:rsidRPr="00C318EF" w:rsidDel="000934B8" w:rsidRDefault="00AD6DB4" w:rsidP="00166AF3">
            <w:pPr>
              <w:pStyle w:val="TableBody"/>
              <w:rPr>
                <w:del w:id="21131" w:author="Alban Roche" w:date="2017-08-02T16:45:00Z"/>
                <w:lang w:eastAsia="zh-CN"/>
              </w:rPr>
            </w:pPr>
            <w:del w:id="21132" w:author="Alban Roche" w:date="2017-08-02T16:45:00Z">
              <w:r w:rsidRPr="00C318EF" w:rsidDel="000934B8">
                <w:delText>or</w:delText>
              </w:r>
              <w:bookmarkStart w:id="21133" w:name="_Toc489461378"/>
              <w:bookmarkEnd w:id="21133"/>
            </w:del>
          </w:p>
          <w:p w14:paraId="6308ADBC" w14:textId="5B1109D1" w:rsidR="00AD6DB4" w:rsidRPr="00671C8B" w:rsidDel="000934B8" w:rsidRDefault="00AD6DB4" w:rsidP="00166AF3">
            <w:pPr>
              <w:pStyle w:val="TableBody"/>
              <w:rPr>
                <w:del w:id="21134" w:author="Alban Roche" w:date="2017-08-02T16:45:00Z"/>
                <w:b/>
                <w:lang w:eastAsia="zh-CN"/>
              </w:rPr>
            </w:pPr>
            <w:del w:id="21135" w:author="Alban Roche" w:date="2017-08-02T16:45:00Z">
              <w:r w:rsidRPr="00671C8B" w:rsidDel="000934B8">
                <w:rPr>
                  <w:b/>
                </w:rPr>
                <w:delText>+CME ERROR: &lt;err&gt;</w:delText>
              </w:r>
              <w:bookmarkStart w:id="21136" w:name="_Toc489461379"/>
              <w:bookmarkEnd w:id="21136"/>
            </w:del>
          </w:p>
          <w:p w14:paraId="5EFDF7C9" w14:textId="37B28A2B" w:rsidR="00AD6DB4" w:rsidRPr="00671C8B" w:rsidDel="000934B8" w:rsidRDefault="00AD6DB4" w:rsidP="00166AF3">
            <w:pPr>
              <w:pStyle w:val="TableBody"/>
              <w:rPr>
                <w:del w:id="21137" w:author="Alban Roche" w:date="2017-08-02T16:45:00Z"/>
              </w:rPr>
            </w:pPr>
            <w:bookmarkStart w:id="21138" w:name="_Toc489461380"/>
            <w:bookmarkEnd w:id="21138"/>
          </w:p>
          <w:p w14:paraId="5017C8D6" w14:textId="4BAA03B3" w:rsidR="00AD6DB4" w:rsidRPr="00671C8B" w:rsidDel="000934B8" w:rsidRDefault="00AD6DB4" w:rsidP="00166AF3">
            <w:pPr>
              <w:pStyle w:val="TableBody"/>
              <w:rPr>
                <w:del w:id="21139" w:author="Alban Roche" w:date="2017-08-02T16:45:00Z"/>
                <w:u w:val="single"/>
              </w:rPr>
            </w:pPr>
            <w:del w:id="21140" w:author="Alban Roche" w:date="2017-08-02T16:45:00Z">
              <w:r w:rsidRPr="00671C8B" w:rsidDel="000934B8">
                <w:rPr>
                  <w:u w:val="single"/>
                </w:rPr>
                <w:delText>Parameters</w:delText>
              </w:r>
              <w:bookmarkStart w:id="21141" w:name="_Toc489461381"/>
              <w:bookmarkEnd w:id="21141"/>
            </w:del>
          </w:p>
          <w:p w14:paraId="3B80AC62" w14:textId="1D46DA3C" w:rsidR="00AD6DB4" w:rsidRPr="00671C8B" w:rsidDel="000934B8" w:rsidRDefault="00AD6DB4" w:rsidP="00166AF3">
            <w:pPr>
              <w:pStyle w:val="TableBody"/>
              <w:rPr>
                <w:del w:id="21142" w:author="Alban Roche" w:date="2017-08-02T16:45:00Z"/>
              </w:rPr>
            </w:pPr>
            <w:del w:id="21143" w:author="Alban Roche" w:date="2017-08-02T16:45:00Z">
              <w:r w:rsidRPr="00671C8B" w:rsidDel="000934B8">
                <w:rPr>
                  <w:b/>
                </w:rPr>
                <w:delText>&lt;cnx cnf&gt;</w:delText>
              </w:r>
              <w:r w:rsidRPr="00671C8B" w:rsidDel="000934B8">
                <w:rPr>
                  <w:b/>
                </w:rPr>
                <w:tab/>
              </w:r>
              <w:r w:rsidRPr="00671C8B" w:rsidDel="000934B8">
                <w:delText>1</w:delText>
              </w:r>
              <w:r w:rsidDel="000934B8">
                <w:delText xml:space="preserve"> – </w:delText>
              </w:r>
              <w:r w:rsidRPr="00671C8B" w:rsidDel="000934B8">
                <w:delText>5</w:delText>
              </w:r>
              <w:r w:rsidDel="000934B8">
                <w:rPr>
                  <w:lang w:eastAsia="zh-CN"/>
                </w:rPr>
                <w:tab/>
              </w:r>
              <w:r w:rsidRPr="00671C8B" w:rsidDel="000934B8">
                <w:rPr>
                  <w:lang w:eastAsia="zh-CN"/>
                </w:rPr>
                <w:delText>(PDP context configuration) a numeric parameter which specifies a particular PDP context configuration</w:delText>
              </w:r>
              <w:r w:rsidRPr="00671C8B" w:rsidDel="000934B8">
                <w:delText xml:space="preserve"> (see KCNXCFG)</w:delText>
              </w:r>
              <w:bookmarkStart w:id="21144" w:name="_Toc489461382"/>
              <w:bookmarkEnd w:id="21144"/>
            </w:del>
          </w:p>
          <w:p w14:paraId="526201FE" w14:textId="422EF9FA" w:rsidR="00AD6DB4" w:rsidRPr="00671C8B" w:rsidDel="000934B8" w:rsidRDefault="00AD6DB4" w:rsidP="00166AF3">
            <w:pPr>
              <w:pStyle w:val="TableBody"/>
              <w:rPr>
                <w:del w:id="21145" w:author="Alban Roche" w:date="2017-08-02T16:45:00Z"/>
              </w:rPr>
            </w:pPr>
            <w:bookmarkStart w:id="21146" w:name="_Toc489461383"/>
            <w:bookmarkEnd w:id="21146"/>
          </w:p>
          <w:p w14:paraId="14F357AD" w14:textId="7A2BEDA6" w:rsidR="00AD6DB4" w:rsidRPr="00671C8B" w:rsidDel="000934B8" w:rsidRDefault="00AD6DB4" w:rsidP="00166AF3">
            <w:pPr>
              <w:pStyle w:val="TableBody"/>
              <w:rPr>
                <w:del w:id="21147" w:author="Alban Roche" w:date="2017-08-02T16:45:00Z"/>
                <w:lang w:eastAsia="zh-CN"/>
              </w:rPr>
            </w:pPr>
            <w:del w:id="21148" w:author="Alban Roche" w:date="2017-08-02T16:45:00Z">
              <w:r w:rsidRPr="00671C8B" w:rsidDel="000934B8">
                <w:rPr>
                  <w:b/>
                </w:rPr>
                <w:delText>&lt;session_id&gt;</w:delText>
              </w:r>
              <w:r w:rsidRPr="00671C8B" w:rsidDel="000934B8">
                <w:rPr>
                  <w:b/>
                </w:rPr>
                <w:tab/>
              </w:r>
              <w:r w:rsidRPr="00671C8B" w:rsidDel="000934B8">
                <w:delText>HTTP session</w:delText>
              </w:r>
              <w:r w:rsidDel="000934B8">
                <w:delText xml:space="preserve"> index</w:delText>
              </w:r>
              <w:bookmarkStart w:id="21149" w:name="_Toc489461384"/>
              <w:bookmarkEnd w:id="21149"/>
            </w:del>
          </w:p>
          <w:p w14:paraId="567738A0" w14:textId="0248F577" w:rsidR="00AD6DB4" w:rsidRPr="00671C8B" w:rsidDel="000934B8" w:rsidRDefault="00AD6DB4" w:rsidP="00166AF3">
            <w:pPr>
              <w:pStyle w:val="TableBody"/>
              <w:rPr>
                <w:del w:id="21150" w:author="Alban Roche" w:date="2017-08-02T16:45:00Z"/>
                <w:b/>
              </w:rPr>
            </w:pPr>
            <w:bookmarkStart w:id="21151" w:name="_Toc489461385"/>
            <w:bookmarkEnd w:id="21151"/>
          </w:p>
          <w:p w14:paraId="36C4357B" w14:textId="0B4DC28A" w:rsidR="00AD6DB4" w:rsidRPr="00671C8B" w:rsidDel="000934B8" w:rsidRDefault="00AD6DB4" w:rsidP="00166AF3">
            <w:pPr>
              <w:pStyle w:val="TableBody"/>
              <w:rPr>
                <w:del w:id="21152" w:author="Alban Roche" w:date="2017-08-02T16:45:00Z"/>
              </w:rPr>
            </w:pPr>
            <w:del w:id="21153" w:author="Alban Roche" w:date="2017-08-02T16:45:00Z">
              <w:r w:rsidRPr="00671C8B" w:rsidDel="000934B8">
                <w:rPr>
                  <w:b/>
                </w:rPr>
                <w:delText>&lt;http_</w:delText>
              </w:r>
              <w:r w:rsidRPr="00671C8B" w:rsidDel="000934B8">
                <w:rPr>
                  <w:b/>
                  <w:lang w:eastAsia="zh-CN"/>
                </w:rPr>
                <w:delText>server</w:delText>
              </w:r>
              <w:r w:rsidRPr="00671C8B" w:rsidDel="000934B8">
                <w:rPr>
                  <w:b/>
                </w:rPr>
                <w:delText>&gt;</w:delText>
              </w:r>
              <w:r w:rsidRPr="00671C8B" w:rsidDel="000934B8">
                <w:rPr>
                  <w:b/>
                </w:rPr>
                <w:tab/>
              </w:r>
              <w:r w:rsidRPr="00671C8B" w:rsidDel="000934B8">
                <w:rPr>
                  <w:lang w:eastAsia="zh-CN"/>
                </w:rPr>
                <w:delText>IP address string</w:delText>
              </w:r>
              <w:r w:rsidRPr="00671C8B" w:rsidDel="000934B8">
                <w:delText xml:space="preserve"> or explicit name of the remote server</w:delText>
              </w:r>
              <w:bookmarkStart w:id="21154" w:name="_Toc489461386"/>
              <w:bookmarkEnd w:id="21154"/>
            </w:del>
          </w:p>
          <w:p w14:paraId="204483FB" w14:textId="412CF010" w:rsidR="00AD6DB4" w:rsidRPr="00671C8B" w:rsidDel="000934B8" w:rsidRDefault="00AD6DB4" w:rsidP="00166AF3">
            <w:pPr>
              <w:pStyle w:val="TableBody"/>
              <w:rPr>
                <w:del w:id="21155" w:author="Alban Roche" w:date="2017-08-02T16:45:00Z"/>
              </w:rPr>
            </w:pPr>
            <w:bookmarkStart w:id="21156" w:name="_Toc489461387"/>
            <w:bookmarkEnd w:id="21156"/>
          </w:p>
          <w:p w14:paraId="7F87F4EB" w14:textId="2B6E84CC" w:rsidR="00AD6DB4" w:rsidRPr="00671C8B" w:rsidDel="000934B8" w:rsidRDefault="00AD6DB4" w:rsidP="00166AF3">
            <w:pPr>
              <w:pStyle w:val="TableBody"/>
              <w:rPr>
                <w:del w:id="21157" w:author="Alban Roche" w:date="2017-08-02T16:45:00Z"/>
              </w:rPr>
            </w:pPr>
            <w:del w:id="21158" w:author="Alban Roche" w:date="2017-08-02T16:45:00Z">
              <w:r w:rsidRPr="00671C8B" w:rsidDel="000934B8">
                <w:rPr>
                  <w:b/>
                </w:rPr>
                <w:delText>&lt;http_port&gt;</w:delText>
              </w:r>
              <w:r w:rsidRPr="00671C8B" w:rsidDel="000934B8">
                <w:rPr>
                  <w:b/>
                </w:rPr>
                <w:tab/>
              </w:r>
              <w:r w:rsidRPr="00671C8B" w:rsidDel="000934B8">
                <w:rPr>
                  <w:lang w:eastAsia="zh-CN"/>
                </w:rPr>
                <w:delText>N</w:delText>
              </w:r>
              <w:r w:rsidRPr="00671C8B" w:rsidDel="000934B8">
                <w:delText>umeric parameter (</w:delText>
              </w:r>
              <w:r w:rsidDel="000934B8">
                <w:delText>1</w:delText>
              </w:r>
              <w:r w:rsidRPr="00671C8B" w:rsidDel="000934B8">
                <w:delText>-65535), 80 by default</w:delText>
              </w:r>
              <w:bookmarkStart w:id="21159" w:name="_Toc489461388"/>
              <w:bookmarkEnd w:id="21159"/>
            </w:del>
          </w:p>
          <w:p w14:paraId="1DCBD92E" w14:textId="49E93FBB" w:rsidR="00AD6DB4" w:rsidRPr="00671C8B" w:rsidDel="000934B8" w:rsidRDefault="00AD6DB4" w:rsidP="00166AF3">
            <w:pPr>
              <w:pStyle w:val="TableBody"/>
              <w:rPr>
                <w:del w:id="21160" w:author="Alban Roche" w:date="2017-08-02T16:45:00Z"/>
                <w:b/>
              </w:rPr>
            </w:pPr>
            <w:bookmarkStart w:id="21161" w:name="_Toc489461389"/>
            <w:bookmarkEnd w:id="21161"/>
          </w:p>
          <w:p w14:paraId="30576C4A" w14:textId="7B45DB32" w:rsidR="00AD6DB4" w:rsidDel="000934B8" w:rsidRDefault="00AD6DB4" w:rsidP="00166AF3">
            <w:pPr>
              <w:pStyle w:val="TableBody"/>
              <w:rPr>
                <w:del w:id="21162" w:author="Alban Roche" w:date="2017-08-02T16:45:00Z"/>
              </w:rPr>
            </w:pPr>
            <w:del w:id="21163" w:author="Alban Roche" w:date="2017-08-02T16:45:00Z">
              <w:r w:rsidRPr="00671C8B" w:rsidDel="000934B8">
                <w:rPr>
                  <w:b/>
                </w:rPr>
                <w:delText>&lt;http_version&gt;</w:delText>
              </w:r>
              <w:r w:rsidRPr="00671C8B" w:rsidDel="000934B8">
                <w:rPr>
                  <w:b/>
                </w:rPr>
                <w:tab/>
              </w:r>
              <w:r w:rsidRPr="00671C8B" w:rsidDel="000934B8">
                <w:rPr>
                  <w:u w:val="single"/>
                </w:rPr>
                <w:delText>0</w:delText>
              </w:r>
              <w:r w:rsidRPr="00671C8B" w:rsidDel="000934B8">
                <w:tab/>
                <w:delText>HTTP 1.1(by default)</w:delText>
              </w:r>
              <w:r w:rsidRPr="00671C8B" w:rsidDel="000934B8">
                <w:br/>
              </w:r>
              <w:r w:rsidRPr="00671C8B" w:rsidDel="000934B8">
                <w:tab/>
              </w:r>
              <w:r w:rsidRPr="00671C8B" w:rsidDel="000934B8">
                <w:tab/>
              </w:r>
              <w:r w:rsidRPr="00671C8B" w:rsidDel="000934B8">
                <w:tab/>
                <w:delText>1</w:delText>
              </w:r>
              <w:r w:rsidRPr="00671C8B" w:rsidDel="000934B8">
                <w:tab/>
                <w:delText>HTTP 1.0</w:delText>
              </w:r>
              <w:bookmarkStart w:id="21164" w:name="_Toc489461390"/>
              <w:bookmarkEnd w:id="21164"/>
            </w:del>
          </w:p>
          <w:p w14:paraId="24E21DAA" w14:textId="3EDC947B" w:rsidR="00AD6DB4" w:rsidRPr="00671C8B" w:rsidDel="000934B8" w:rsidRDefault="00AD6DB4" w:rsidP="00166AF3">
            <w:pPr>
              <w:pStyle w:val="TableBody"/>
              <w:rPr>
                <w:del w:id="21165" w:author="Alban Roche" w:date="2017-08-02T16:45:00Z"/>
              </w:rPr>
            </w:pPr>
            <w:del w:id="21166" w:author="Alban Roche" w:date="2017-08-02T16:45:00Z">
              <w:r w:rsidDel="000934B8">
                <w:tab/>
              </w:r>
              <w:r w:rsidDel="000934B8">
                <w:tab/>
              </w:r>
              <w:r w:rsidDel="000934B8">
                <w:tab/>
              </w:r>
              <w:commentRangeStart w:id="21167"/>
              <w:r w:rsidDel="000934B8">
                <w:delText>2</w:delText>
              </w:r>
              <w:r w:rsidDel="000934B8">
                <w:tab/>
                <w:delText>HTTP 1.1 over TLS (HTTPS)</w:delText>
              </w:r>
              <w:bookmarkStart w:id="21168" w:name="_Toc489461391"/>
              <w:bookmarkEnd w:id="21168"/>
            </w:del>
          </w:p>
          <w:p w14:paraId="1198C0E0" w14:textId="7DC24B69" w:rsidR="00AD6DB4" w:rsidRPr="00C15AFD" w:rsidDel="000934B8" w:rsidRDefault="00AD6DB4" w:rsidP="00166AF3">
            <w:pPr>
              <w:pStyle w:val="TableBody"/>
              <w:rPr>
                <w:del w:id="21169" w:author="Alban Roche" w:date="2017-08-02T16:45:00Z"/>
              </w:rPr>
            </w:pPr>
            <w:del w:id="21170" w:author="Alban Roche" w:date="2017-08-02T16:45:00Z">
              <w:r w:rsidRPr="00C15AFD" w:rsidDel="000934B8">
                <w:tab/>
              </w:r>
              <w:r w:rsidRPr="00C15AFD" w:rsidDel="000934B8">
                <w:tab/>
              </w:r>
              <w:r w:rsidRPr="00C15AFD" w:rsidDel="000934B8">
                <w:tab/>
                <w:delText>3</w:delText>
              </w:r>
              <w:r w:rsidDel="000934B8">
                <w:tab/>
                <w:delText>HTTP 1.0 over TLS (HTTPS)</w:delText>
              </w:r>
              <w:commentRangeEnd w:id="21167"/>
              <w:r w:rsidDel="000934B8">
                <w:rPr>
                  <w:rStyle w:val="CommentReference"/>
                  <w:rFonts w:ascii="Verdana" w:hAnsi="Verdana" w:cs="Times New Roman"/>
                  <w:lang w:eastAsia="en-US"/>
                </w:rPr>
                <w:commentReference w:id="21167"/>
              </w:r>
              <w:bookmarkStart w:id="21171" w:name="_Toc489461392"/>
              <w:bookmarkEnd w:id="21171"/>
            </w:del>
          </w:p>
          <w:p w14:paraId="2C2C1B1B" w14:textId="21D40829" w:rsidR="00AD6DB4" w:rsidRPr="00671C8B" w:rsidDel="000934B8" w:rsidRDefault="00AD6DB4" w:rsidP="00166AF3">
            <w:pPr>
              <w:pStyle w:val="TableBody"/>
              <w:rPr>
                <w:del w:id="21172" w:author="Alban Roche" w:date="2017-08-02T16:45:00Z"/>
                <w:b/>
              </w:rPr>
            </w:pPr>
            <w:bookmarkStart w:id="21173" w:name="_Toc489461393"/>
            <w:bookmarkEnd w:id="21173"/>
          </w:p>
          <w:p w14:paraId="3318AA75" w14:textId="6C2DCDDC" w:rsidR="00AD6DB4" w:rsidRPr="00671C8B" w:rsidDel="000934B8" w:rsidRDefault="00AD6DB4" w:rsidP="00166AF3">
            <w:pPr>
              <w:pStyle w:val="TableBody"/>
              <w:rPr>
                <w:del w:id="21174" w:author="Alban Roche" w:date="2017-08-02T16:45:00Z"/>
              </w:rPr>
            </w:pPr>
            <w:del w:id="21175" w:author="Alban Roche" w:date="2017-08-02T16:45:00Z">
              <w:r w:rsidRPr="00671C8B" w:rsidDel="000934B8">
                <w:rPr>
                  <w:b/>
                </w:rPr>
                <w:delText>&lt;login&gt;</w:delText>
              </w:r>
              <w:r w:rsidRPr="00CA3F4B" w:rsidDel="000934B8">
                <w:tab/>
                <w:delText>S</w:delText>
              </w:r>
              <w:r w:rsidRPr="00671C8B" w:rsidDel="000934B8">
                <w:delText>tring type, indicates the user name to be used during the HTTP connection</w:delText>
              </w:r>
              <w:bookmarkStart w:id="21176" w:name="_Toc489461394"/>
              <w:bookmarkEnd w:id="21176"/>
            </w:del>
          </w:p>
          <w:p w14:paraId="54502790" w14:textId="343F6224" w:rsidR="00AD6DB4" w:rsidRPr="00671C8B" w:rsidDel="000934B8" w:rsidRDefault="00AD6DB4" w:rsidP="00166AF3">
            <w:pPr>
              <w:pStyle w:val="TableBody"/>
              <w:rPr>
                <w:del w:id="21177" w:author="Alban Roche" w:date="2017-08-02T16:45:00Z"/>
              </w:rPr>
            </w:pPr>
            <w:bookmarkStart w:id="21178" w:name="_Toc489461395"/>
            <w:bookmarkEnd w:id="21178"/>
          </w:p>
          <w:p w14:paraId="220AB015" w14:textId="497F7646" w:rsidR="00AD6DB4" w:rsidRPr="00671C8B" w:rsidDel="000934B8" w:rsidRDefault="00AD6DB4" w:rsidP="00166AF3">
            <w:pPr>
              <w:pStyle w:val="TableBody"/>
              <w:rPr>
                <w:del w:id="21179" w:author="Alban Roche" w:date="2017-08-02T16:45:00Z"/>
              </w:rPr>
            </w:pPr>
            <w:del w:id="21180" w:author="Alban Roche" w:date="2017-08-02T16:45:00Z">
              <w:r w:rsidRPr="00671C8B" w:rsidDel="000934B8">
                <w:rPr>
                  <w:b/>
                </w:rPr>
                <w:delText>&lt;password&gt;</w:delText>
              </w:r>
              <w:r w:rsidRPr="00671C8B" w:rsidDel="000934B8">
                <w:rPr>
                  <w:b/>
                </w:rPr>
                <w:tab/>
              </w:r>
              <w:r w:rsidDel="000934B8">
                <w:delText>S</w:delText>
              </w:r>
              <w:r w:rsidRPr="00671C8B" w:rsidDel="000934B8">
                <w:delText>tring type, indicates the password to be used during the HTTP connection</w:delText>
              </w:r>
              <w:bookmarkStart w:id="21181" w:name="_Toc489461396"/>
              <w:bookmarkEnd w:id="21181"/>
            </w:del>
          </w:p>
          <w:p w14:paraId="0F11D745" w14:textId="39E930A0" w:rsidR="00AD6DB4" w:rsidDel="000934B8" w:rsidRDefault="00AD6DB4" w:rsidP="00166AF3">
            <w:pPr>
              <w:pStyle w:val="TableBody"/>
              <w:rPr>
                <w:del w:id="21182" w:author="Alban Roche" w:date="2017-08-02T16:45:00Z"/>
                <w:b/>
              </w:rPr>
            </w:pPr>
            <w:bookmarkStart w:id="21183" w:name="_Toc489461397"/>
            <w:bookmarkEnd w:id="21183"/>
          </w:p>
          <w:p w14:paraId="3A7C2A0A" w14:textId="41FB31C2" w:rsidR="00AD6DB4" w:rsidDel="000934B8" w:rsidRDefault="00AD6DB4" w:rsidP="00166AF3">
            <w:pPr>
              <w:pStyle w:val="TableBody"/>
              <w:rPr>
                <w:del w:id="21184" w:author="Alban Roche" w:date="2017-08-02T16:45:00Z"/>
                <w:b/>
              </w:rPr>
            </w:pPr>
            <w:bookmarkStart w:id="21185" w:name="_Toc489461398"/>
            <w:bookmarkEnd w:id="21185"/>
          </w:p>
          <w:p w14:paraId="48658F68" w14:textId="6E82BDAF" w:rsidR="00AD6DB4" w:rsidDel="000934B8" w:rsidRDefault="00AD6DB4" w:rsidP="00166AF3">
            <w:pPr>
              <w:pStyle w:val="TableBody"/>
              <w:rPr>
                <w:del w:id="21186" w:author="Alban Roche" w:date="2017-08-02T16:45:00Z"/>
              </w:rPr>
            </w:pPr>
            <w:del w:id="21187" w:author="Alban Roche" w:date="2017-08-02T16:45:00Z">
              <w:r w:rsidDel="000934B8">
                <w:rPr>
                  <w:b/>
                </w:rPr>
                <w:delText>&lt;start&gt;</w:delText>
              </w:r>
              <w:r w:rsidRPr="00CB4B23" w:rsidDel="000934B8">
                <w:tab/>
              </w:r>
              <w:r w:rsidDel="000934B8">
                <w:delText>Specifies whether to start the HTTP connection immediately or not</w:delText>
              </w:r>
              <w:bookmarkStart w:id="21188" w:name="_Toc489461399"/>
              <w:bookmarkEnd w:id="21188"/>
            </w:del>
          </w:p>
          <w:p w14:paraId="7B3B7772" w14:textId="14EDC20D" w:rsidR="00AD6DB4" w:rsidDel="000934B8" w:rsidRDefault="00AD6DB4" w:rsidP="00166AF3">
            <w:pPr>
              <w:pStyle w:val="TableBody"/>
              <w:rPr>
                <w:del w:id="21189" w:author="Alban Roche" w:date="2017-08-02T16:45:00Z"/>
              </w:rPr>
            </w:pPr>
            <w:del w:id="21190" w:author="Alban Roche" w:date="2017-08-02T16:45:00Z">
              <w:r w:rsidDel="000934B8">
                <w:delText>0</w:delText>
              </w:r>
              <w:r w:rsidDel="000934B8">
                <w:tab/>
                <w:delText>Start the HTTP connection later using +KTTPCNX</w:delText>
              </w:r>
              <w:bookmarkStart w:id="21191" w:name="_Toc489461400"/>
              <w:bookmarkEnd w:id="21191"/>
            </w:del>
          </w:p>
          <w:p w14:paraId="33625B7B" w14:textId="6683CC36" w:rsidR="00AD6DB4" w:rsidDel="000934B8" w:rsidRDefault="00AD6DB4" w:rsidP="00166AF3">
            <w:pPr>
              <w:pStyle w:val="TableBody"/>
              <w:rPr>
                <w:del w:id="21192" w:author="Alban Roche" w:date="2017-08-02T16:45:00Z"/>
              </w:rPr>
            </w:pPr>
            <w:del w:id="21193" w:author="Alban Roche" w:date="2017-08-02T16:45:00Z">
              <w:r w:rsidRPr="00CB4B23" w:rsidDel="000934B8">
                <w:rPr>
                  <w:u w:val="single"/>
                </w:rPr>
                <w:delText>1</w:delText>
              </w:r>
              <w:r w:rsidDel="000934B8">
                <w:tab/>
                <w:delText>Start the HTTP connection immediately</w:delText>
              </w:r>
              <w:bookmarkStart w:id="21194" w:name="_Toc489461401"/>
              <w:bookmarkEnd w:id="21194"/>
            </w:del>
          </w:p>
          <w:p w14:paraId="5F5C5C51" w14:textId="693E2EB9" w:rsidR="00AD6DB4" w:rsidDel="000934B8" w:rsidRDefault="00AD6DB4" w:rsidP="00166AF3">
            <w:pPr>
              <w:pStyle w:val="TableBody"/>
              <w:rPr>
                <w:del w:id="21195" w:author="Alban Roche" w:date="2017-08-02T16:45:00Z"/>
                <w:b/>
              </w:rPr>
            </w:pPr>
            <w:bookmarkStart w:id="21196" w:name="_Toc489461402"/>
            <w:bookmarkEnd w:id="21196"/>
          </w:p>
          <w:p w14:paraId="754E7912" w14:textId="2AB100EA" w:rsidR="00AD6DB4" w:rsidDel="000934B8" w:rsidRDefault="00AD6DB4" w:rsidP="00166AF3">
            <w:pPr>
              <w:pStyle w:val="TableBody"/>
              <w:rPr>
                <w:del w:id="21197" w:author="Alban Roche" w:date="2017-08-02T16:45:00Z"/>
              </w:rPr>
            </w:pPr>
            <w:del w:id="21198" w:author="Alban Roche" w:date="2017-08-02T16:45:00Z">
              <w:r w:rsidDel="000934B8">
                <w:rPr>
                  <w:b/>
                </w:rPr>
                <w:delText>&lt;started&gt;</w:delText>
              </w:r>
              <w:r w:rsidDel="000934B8">
                <w:tab/>
                <w:delText>Specifies whether the HTTP connection has been started</w:delText>
              </w:r>
              <w:bookmarkStart w:id="21199" w:name="_Toc489461403"/>
              <w:bookmarkEnd w:id="21199"/>
            </w:del>
          </w:p>
          <w:p w14:paraId="5E87AC16" w14:textId="0F97AD41" w:rsidR="00AD6DB4" w:rsidDel="000934B8" w:rsidRDefault="00AD6DB4" w:rsidP="00166AF3">
            <w:pPr>
              <w:pStyle w:val="TableBody"/>
              <w:rPr>
                <w:del w:id="21200" w:author="Alban Roche" w:date="2017-08-02T16:45:00Z"/>
              </w:rPr>
            </w:pPr>
            <w:del w:id="21201" w:author="Alban Roche" w:date="2017-08-02T16:45:00Z">
              <w:r w:rsidDel="000934B8">
                <w:delText>0</w:delText>
              </w:r>
              <w:r w:rsidDel="000934B8">
                <w:tab/>
                <w:delText>The HTTP connection has not been started yet</w:delText>
              </w:r>
              <w:bookmarkStart w:id="21202" w:name="_Toc489461404"/>
              <w:bookmarkEnd w:id="21202"/>
            </w:del>
          </w:p>
          <w:p w14:paraId="15E1AE46" w14:textId="1337813F" w:rsidR="00AD6DB4" w:rsidRPr="00CB4B23" w:rsidDel="000934B8" w:rsidRDefault="00AD6DB4" w:rsidP="00166AF3">
            <w:pPr>
              <w:pStyle w:val="TableBody"/>
              <w:rPr>
                <w:del w:id="21203" w:author="Alban Roche" w:date="2017-08-02T16:45:00Z"/>
              </w:rPr>
            </w:pPr>
            <w:del w:id="21204" w:author="Alban Roche" w:date="2017-08-02T16:45:00Z">
              <w:r w:rsidDel="000934B8">
                <w:delText>1</w:delText>
              </w:r>
              <w:r w:rsidDel="000934B8">
                <w:tab/>
                <w:delText>The HTTP connection has already been started</w:delText>
              </w:r>
              <w:bookmarkStart w:id="21205" w:name="_Toc489461405"/>
              <w:bookmarkEnd w:id="21205"/>
            </w:del>
          </w:p>
          <w:p w14:paraId="0DE76496" w14:textId="536601E3" w:rsidR="00AD6DB4" w:rsidRPr="00671C8B" w:rsidDel="000934B8" w:rsidRDefault="00AD6DB4" w:rsidP="00166AF3">
            <w:pPr>
              <w:pStyle w:val="TableBody"/>
              <w:rPr>
                <w:del w:id="21206" w:author="Alban Roche" w:date="2017-08-02T16:45:00Z"/>
                <w:b/>
              </w:rPr>
            </w:pPr>
            <w:bookmarkStart w:id="21207" w:name="_Toc489461406"/>
            <w:bookmarkEnd w:id="21207"/>
          </w:p>
          <w:p w14:paraId="010A87F7" w14:textId="01ADBA49" w:rsidR="00AD6DB4" w:rsidRPr="00671C8B" w:rsidDel="000934B8" w:rsidRDefault="00AD6DB4" w:rsidP="00166AF3">
            <w:pPr>
              <w:pStyle w:val="TableBody"/>
              <w:rPr>
                <w:del w:id="21208" w:author="Alban Roche" w:date="2017-08-02T16:45:00Z"/>
              </w:rPr>
            </w:pPr>
            <w:del w:id="21209" w:author="Alban Roche" w:date="2017-08-02T16:45:00Z">
              <w:r w:rsidRPr="00671C8B" w:rsidDel="000934B8">
                <w:rPr>
                  <w:b/>
                </w:rPr>
                <w:delText>&lt;af&gt;</w:delText>
              </w:r>
              <w:r w:rsidRPr="00671C8B" w:rsidDel="000934B8">
                <w:rPr>
                  <w:b/>
                </w:rPr>
                <w:tab/>
              </w:r>
              <w:r w:rsidDel="000934B8">
                <w:delText>A</w:delText>
              </w:r>
              <w:r w:rsidRPr="00671C8B" w:rsidDel="000934B8">
                <w:delText>ddress family used for the connection. Default is IPV4.</w:delText>
              </w:r>
              <w:bookmarkStart w:id="21210" w:name="_Toc489461407"/>
              <w:bookmarkEnd w:id="21210"/>
            </w:del>
          </w:p>
          <w:p w14:paraId="0C0ECE6C" w14:textId="4FF41EB2" w:rsidR="00AD6DB4" w:rsidRPr="00671C8B" w:rsidDel="000934B8" w:rsidRDefault="00AD6DB4" w:rsidP="00166AF3">
            <w:pPr>
              <w:pStyle w:val="TableBody"/>
              <w:rPr>
                <w:del w:id="21211" w:author="Alban Roche" w:date="2017-08-02T16:45:00Z"/>
              </w:rPr>
            </w:pPr>
            <w:del w:id="21212" w:author="Alban Roche" w:date="2017-08-02T16:45:00Z">
              <w:r w:rsidRPr="00671C8B" w:rsidDel="000934B8">
                <w:rPr>
                  <w:u w:val="single"/>
                </w:rPr>
                <w:delText>0</w:delText>
              </w:r>
              <w:r w:rsidRPr="00671C8B" w:rsidDel="000934B8">
                <w:tab/>
                <w:delText>IPV4</w:delText>
              </w:r>
              <w:bookmarkStart w:id="21213" w:name="_Toc489461408"/>
              <w:bookmarkEnd w:id="21213"/>
            </w:del>
          </w:p>
          <w:p w14:paraId="2F11C7D9" w14:textId="3AB850F3" w:rsidR="00AD6DB4" w:rsidDel="000934B8" w:rsidRDefault="00AD6DB4" w:rsidP="00166AF3">
            <w:pPr>
              <w:pStyle w:val="TableBody"/>
              <w:rPr>
                <w:del w:id="21214" w:author="Alban Roche" w:date="2017-08-02T16:45:00Z"/>
              </w:rPr>
            </w:pPr>
            <w:del w:id="21215" w:author="Alban Roche" w:date="2017-08-02T16:45:00Z">
              <w:r w:rsidRPr="00671C8B" w:rsidDel="000934B8">
                <w:delText>1</w:delText>
              </w:r>
              <w:r w:rsidRPr="00671C8B" w:rsidDel="000934B8">
                <w:tab/>
                <w:delText>IPV6</w:delText>
              </w:r>
              <w:bookmarkStart w:id="21216" w:name="_Toc489461409"/>
              <w:bookmarkEnd w:id="21216"/>
            </w:del>
          </w:p>
          <w:p w14:paraId="582CA12A" w14:textId="4C063C4A" w:rsidR="00AD6DB4" w:rsidDel="000934B8" w:rsidRDefault="00AD6DB4" w:rsidP="00166AF3">
            <w:pPr>
              <w:pStyle w:val="TableBody"/>
              <w:rPr>
                <w:del w:id="21217" w:author="Alban Roche" w:date="2017-08-02T16:45:00Z"/>
              </w:rPr>
            </w:pPr>
            <w:bookmarkStart w:id="21218" w:name="_Toc489461410"/>
            <w:bookmarkEnd w:id="21218"/>
          </w:p>
          <w:p w14:paraId="432FBBD6" w14:textId="7498EE0E" w:rsidR="00AD6DB4" w:rsidRPr="00671C8B" w:rsidDel="000934B8" w:rsidRDefault="00AD6DB4" w:rsidP="00166AF3">
            <w:pPr>
              <w:pStyle w:val="TableBody"/>
              <w:rPr>
                <w:del w:id="21219" w:author="Alban Roche" w:date="2017-08-02T16:45:00Z"/>
                <w:u w:val="single"/>
              </w:rPr>
            </w:pPr>
            <w:commentRangeStart w:id="21220"/>
            <w:del w:id="21221" w:author="Alban Roche" w:date="2017-08-02T16:45:00Z">
              <w:r w:rsidDel="000934B8">
                <w:rPr>
                  <w:b/>
                </w:rPr>
                <w:delText>&lt;cipher_index&gt;</w:delText>
              </w:r>
              <w:r w:rsidRPr="00C15AFD" w:rsidDel="000934B8">
                <w:tab/>
                <w:delText>C</w:delText>
              </w:r>
              <w:r w:rsidRPr="004B7907" w:rsidDel="000934B8">
                <w:delText>ipher suite profile index</w:delText>
              </w:r>
              <w:r w:rsidDel="000934B8">
                <w:delText xml:space="preserve"> to use for a secured socket; defined by +KSSLCRYPTO</w:delText>
              </w:r>
              <w:commentRangeEnd w:id="21220"/>
              <w:r w:rsidDel="000934B8">
                <w:rPr>
                  <w:rStyle w:val="CommentReference"/>
                  <w:rFonts w:ascii="Verdana" w:hAnsi="Verdana" w:cs="Times New Roman"/>
                  <w:lang w:eastAsia="en-US"/>
                </w:rPr>
                <w:commentReference w:id="21220"/>
              </w:r>
              <w:bookmarkStart w:id="21222" w:name="_Toc489461411"/>
              <w:bookmarkEnd w:id="21222"/>
            </w:del>
          </w:p>
        </w:tc>
        <w:bookmarkStart w:id="21223" w:name="_Toc489461412"/>
        <w:bookmarkEnd w:id="21223"/>
      </w:tr>
      <w:tr w:rsidR="00AD6DB4" w:rsidRPr="00671C8B" w:rsidDel="000934B8" w14:paraId="490DA316" w14:textId="58528943" w:rsidTr="00166AF3">
        <w:trPr>
          <w:trHeight w:val="65"/>
          <w:del w:id="21224" w:author="Alban Roche" w:date="2017-08-02T16:45:00Z"/>
        </w:trPr>
        <w:tc>
          <w:tcPr>
            <w:tcW w:w="1728" w:type="dxa"/>
          </w:tcPr>
          <w:p w14:paraId="260ACCE2" w14:textId="65EEF7E2" w:rsidR="00AD6DB4" w:rsidRPr="00671C8B" w:rsidDel="000934B8" w:rsidRDefault="00AD6DB4" w:rsidP="00166AF3">
            <w:pPr>
              <w:pStyle w:val="TableBody"/>
              <w:rPr>
                <w:del w:id="21225" w:author="Alban Roche" w:date="2017-08-02T16:45:00Z"/>
                <w:u w:val="single"/>
              </w:rPr>
            </w:pPr>
            <w:del w:id="21226" w:author="Alban Roche" w:date="2017-08-02T16:45:00Z">
              <w:r w:rsidRPr="00671C8B" w:rsidDel="000934B8">
                <w:rPr>
                  <w:u w:val="single"/>
                </w:rPr>
                <w:delText>Reference</w:delText>
              </w:r>
              <w:bookmarkStart w:id="21227" w:name="_Toc489461413"/>
              <w:bookmarkEnd w:id="21227"/>
            </w:del>
          </w:p>
          <w:p w14:paraId="0762C0B0" w14:textId="059F54F5" w:rsidR="00AD6DB4" w:rsidRPr="00671C8B" w:rsidDel="000934B8" w:rsidRDefault="00AD6DB4" w:rsidP="00166AF3">
            <w:pPr>
              <w:pStyle w:val="TableBody"/>
              <w:rPr>
                <w:del w:id="21228" w:author="Alban Roche" w:date="2017-08-02T16:45:00Z"/>
              </w:rPr>
            </w:pPr>
            <w:del w:id="21229" w:author="Alban Roche" w:date="2017-08-02T16:45:00Z">
              <w:r w:rsidRPr="00671C8B" w:rsidDel="000934B8">
                <w:delText>Sierra Wireless Proprietary</w:delText>
              </w:r>
              <w:bookmarkStart w:id="21230" w:name="_Toc489461414"/>
              <w:bookmarkEnd w:id="21230"/>
            </w:del>
          </w:p>
        </w:tc>
        <w:tc>
          <w:tcPr>
            <w:tcW w:w="7560" w:type="dxa"/>
          </w:tcPr>
          <w:p w14:paraId="7286D775" w14:textId="067072F1" w:rsidR="00AD6DB4" w:rsidRPr="00671C8B" w:rsidDel="000934B8" w:rsidRDefault="00AD6DB4" w:rsidP="00166AF3">
            <w:pPr>
              <w:pStyle w:val="TableBody"/>
              <w:rPr>
                <w:del w:id="21231" w:author="Alban Roche" w:date="2017-08-02T16:45:00Z"/>
                <w:u w:val="single"/>
              </w:rPr>
            </w:pPr>
            <w:del w:id="21232" w:author="Alban Roche" w:date="2017-08-02T16:45:00Z">
              <w:r w:rsidRPr="00671C8B" w:rsidDel="000934B8">
                <w:rPr>
                  <w:u w:val="single"/>
                </w:rPr>
                <w:delText>Notes</w:delText>
              </w:r>
              <w:bookmarkStart w:id="21233" w:name="_Toc489461415"/>
              <w:bookmarkEnd w:id="21233"/>
            </w:del>
          </w:p>
          <w:p w14:paraId="3A049432" w14:textId="5FBA9191" w:rsidR="00AD6DB4" w:rsidRPr="00E0527E" w:rsidDel="000934B8" w:rsidRDefault="00AD6DB4" w:rsidP="0059466D">
            <w:pPr>
              <w:pStyle w:val="TableBody"/>
              <w:numPr>
                <w:ilvl w:val="0"/>
                <w:numId w:val="96"/>
              </w:numPr>
              <w:rPr>
                <w:del w:id="21234" w:author="Alban Roche" w:date="2017-08-02T16:45:00Z"/>
                <w:u w:val="single"/>
              </w:rPr>
            </w:pPr>
            <w:del w:id="21235" w:author="Alban Roche" w:date="2017-08-02T16:45:00Z">
              <w:r w:rsidRPr="00671C8B" w:rsidDel="000934B8">
                <w:delText>&lt;http_port&gt; and &lt;http_server&gt; define the port and the IP address of the remote server one wants to connect</w:delText>
              </w:r>
              <w:r w:rsidDel="000934B8">
                <w:delText>.</w:delText>
              </w:r>
              <w:bookmarkStart w:id="21236" w:name="_Toc489461416"/>
              <w:bookmarkEnd w:id="21236"/>
            </w:del>
          </w:p>
          <w:p w14:paraId="5CB62332" w14:textId="30256020" w:rsidR="00AD6DB4" w:rsidRPr="00E0527E" w:rsidDel="000934B8" w:rsidRDefault="00AD6DB4" w:rsidP="0059466D">
            <w:pPr>
              <w:pStyle w:val="TableBody"/>
              <w:numPr>
                <w:ilvl w:val="0"/>
                <w:numId w:val="96"/>
              </w:numPr>
              <w:rPr>
                <w:del w:id="21237" w:author="Alban Roche" w:date="2017-08-02T16:45:00Z"/>
              </w:rPr>
            </w:pPr>
            <w:del w:id="21238" w:author="Alban Roche" w:date="2017-08-02T16:45:00Z">
              <w:r w:rsidRPr="00E0527E" w:rsidDel="000934B8">
                <w:delText>The connection timeout for TCP socket is about 9 seconds with 3 retransmissions with 3 seconds delay.</w:delText>
              </w:r>
              <w:bookmarkStart w:id="21239" w:name="_Toc489461417"/>
              <w:bookmarkEnd w:id="21239"/>
            </w:del>
          </w:p>
          <w:p w14:paraId="5271179E" w14:textId="155749AC" w:rsidR="00AD6DB4" w:rsidRPr="00E0527E" w:rsidDel="000934B8" w:rsidRDefault="00AD6DB4" w:rsidP="0059466D">
            <w:pPr>
              <w:pStyle w:val="TableBody"/>
              <w:numPr>
                <w:ilvl w:val="0"/>
                <w:numId w:val="96"/>
              </w:numPr>
              <w:rPr>
                <w:del w:id="21240" w:author="Alban Roche" w:date="2017-08-02T16:45:00Z"/>
                <w:u w:val="single"/>
              </w:rPr>
            </w:pPr>
            <w:del w:id="21241" w:author="Alban Roche" w:date="2017-08-02T16:45:00Z">
              <w:r w:rsidDel="000934B8">
                <w:rPr>
                  <w:lang w:eastAsia="zh-CN"/>
                </w:rPr>
                <w:delText>This command can be used before setting up +KCNXCFG configuration. Note however that the latter is required to start the connection properly.</w:delText>
              </w:r>
              <w:bookmarkStart w:id="21242" w:name="_Toc489461418"/>
              <w:bookmarkEnd w:id="21242"/>
            </w:del>
          </w:p>
          <w:p w14:paraId="57A3FC29" w14:textId="31EFD1DB" w:rsidR="00AD6DB4" w:rsidRPr="00E0527E" w:rsidDel="000934B8" w:rsidRDefault="00AD6DB4" w:rsidP="0059466D">
            <w:pPr>
              <w:pStyle w:val="TableBody"/>
              <w:numPr>
                <w:ilvl w:val="0"/>
                <w:numId w:val="96"/>
              </w:numPr>
              <w:rPr>
                <w:del w:id="21243" w:author="Alban Roche" w:date="2017-08-02T16:45:00Z"/>
              </w:rPr>
            </w:pPr>
            <w:del w:id="21244" w:author="Alban Roche" w:date="2017-08-02T16:45:00Z">
              <w:r w:rsidRPr="00E0527E" w:rsidDel="000934B8">
                <w:delText xml:space="preserve">For &lt;af&gt;=1 (IPV6), server address (&lt;http_server&gt;) in IP address string format can be optionally quoted with square brackets “[]”, e.g. [FEDC:BA98:7654:3210:FEDC:BA98:7654:3210]  </w:delText>
              </w:r>
              <w:bookmarkStart w:id="21245" w:name="_Toc489461419"/>
              <w:bookmarkEnd w:id="21245"/>
            </w:del>
          </w:p>
        </w:tc>
        <w:bookmarkStart w:id="21246" w:name="_Toc489461420"/>
        <w:bookmarkEnd w:id="21246"/>
      </w:tr>
    </w:tbl>
    <w:p w14:paraId="2B3655F0" w14:textId="57BBF50B" w:rsidR="00AD6DB4" w:rsidDel="000934B8" w:rsidRDefault="00AD6DB4" w:rsidP="0059466D">
      <w:pPr>
        <w:pStyle w:val="Heading3"/>
        <w:numPr>
          <w:ilvl w:val="2"/>
          <w:numId w:val="11"/>
        </w:numPr>
        <w:ind w:left="1260" w:hanging="1260"/>
        <w:rPr>
          <w:del w:id="21247" w:author="Alban Roche" w:date="2017-08-02T16:45:00Z"/>
        </w:rPr>
      </w:pPr>
      <w:bookmarkStart w:id="21248" w:name="_Toc435632870"/>
      <w:bookmarkStart w:id="21249" w:name="_Ref479358845"/>
      <w:bookmarkStart w:id="21250" w:name="_Ref479358847"/>
      <w:bookmarkStart w:id="21251" w:name="_Toc486251784"/>
      <w:bookmarkStart w:id="21252" w:name="_Toc349753250"/>
      <w:bookmarkStart w:id="21253" w:name="_Toc349754149"/>
      <w:bookmarkStart w:id="21254" w:name="_Ref366746905"/>
      <w:bookmarkStart w:id="21255" w:name="_Ref369094113"/>
      <w:bookmarkStart w:id="21256" w:name="_Toc368586204"/>
      <w:bookmarkStart w:id="21257" w:name="_Toc345081513"/>
      <w:del w:id="21258" w:author="Alban Roche" w:date="2017-08-02T16:45:00Z">
        <w:r w:rsidDel="000934B8">
          <w:delText>+KHTTPCNX Command: Start the HTTP Connection</w:delText>
        </w:r>
        <w:bookmarkStart w:id="21259" w:name="_Toc489461421"/>
        <w:bookmarkEnd w:id="21248"/>
        <w:bookmarkEnd w:id="21249"/>
        <w:bookmarkEnd w:id="21250"/>
        <w:bookmarkEnd w:id="21251"/>
        <w:bookmarkEnd w:id="21259"/>
      </w:del>
    </w:p>
    <w:tbl>
      <w:tblPr>
        <w:tblStyle w:val="TableSWIleft"/>
        <w:tblW w:w="9288" w:type="dxa"/>
        <w:tblLayout w:type="fixed"/>
        <w:tblLook w:val="04A0" w:firstRow="1" w:lastRow="0" w:firstColumn="1" w:lastColumn="0" w:noHBand="0" w:noVBand="1"/>
      </w:tblPr>
      <w:tblGrid>
        <w:gridCol w:w="1728"/>
        <w:gridCol w:w="7560"/>
      </w:tblGrid>
      <w:tr w:rsidR="00AD6DB4" w:rsidRPr="00671C8B" w:rsidDel="000934B8" w14:paraId="30A9A32C" w14:textId="12A7923A" w:rsidTr="00166AF3">
        <w:trPr>
          <w:cnfStyle w:val="100000000000" w:firstRow="1" w:lastRow="0" w:firstColumn="0" w:lastColumn="0" w:oddVBand="0" w:evenVBand="0" w:oddHBand="0" w:evenHBand="0" w:firstRowFirstColumn="0" w:firstRowLastColumn="0" w:lastRowFirstColumn="0" w:lastRowLastColumn="0"/>
          <w:del w:id="21260" w:author="Alban Roche" w:date="2017-08-02T16:45:00Z"/>
        </w:trPr>
        <w:tc>
          <w:tcPr>
            <w:tcW w:w="9288" w:type="dxa"/>
            <w:gridSpan w:val="2"/>
          </w:tcPr>
          <w:p w14:paraId="5E8BB4F2" w14:textId="0BECB34F" w:rsidR="00AD6DB4" w:rsidRPr="00671C8B" w:rsidDel="000934B8" w:rsidRDefault="00AD6DB4">
            <w:pPr>
              <w:pStyle w:val="TableRowHead"/>
              <w:spacing w:before="144" w:after="144"/>
              <w:rPr>
                <w:del w:id="21261" w:author="Alban Roche" w:date="2017-08-02T16:45:00Z"/>
              </w:rPr>
            </w:pPr>
            <w:del w:id="21262" w:author="Alban Roche" w:date="2017-08-02T16:45:00Z">
              <w:r w:rsidDel="000934B8">
                <w:delText>HL7618, HL7618RD, HL7648, HL7650, HL7690 and HL7692</w:delText>
              </w:r>
              <w:bookmarkStart w:id="21263" w:name="_Toc489461422"/>
              <w:bookmarkEnd w:id="21263"/>
            </w:del>
          </w:p>
        </w:tc>
        <w:bookmarkStart w:id="21264" w:name="_Toc489461423"/>
        <w:bookmarkEnd w:id="21264"/>
      </w:tr>
      <w:tr w:rsidR="00AD6DB4" w:rsidRPr="00671C8B" w:rsidDel="000934B8" w14:paraId="613CF978" w14:textId="46A60327" w:rsidTr="00166AF3">
        <w:trPr>
          <w:del w:id="21265" w:author="Alban Roche" w:date="2017-08-02T16:45:00Z"/>
        </w:trPr>
        <w:tc>
          <w:tcPr>
            <w:tcW w:w="1728" w:type="dxa"/>
          </w:tcPr>
          <w:p w14:paraId="76E5A11A" w14:textId="0F219C52" w:rsidR="00AD6DB4" w:rsidRPr="00671C8B" w:rsidDel="000934B8" w:rsidRDefault="00AD6DB4" w:rsidP="00166AF3">
            <w:pPr>
              <w:pStyle w:val="TableBody"/>
              <w:rPr>
                <w:del w:id="21266" w:author="Alban Roche" w:date="2017-08-02T16:45:00Z"/>
                <w:i/>
              </w:rPr>
            </w:pPr>
            <w:del w:id="21267" w:author="Alban Roche" w:date="2017-08-02T16:45:00Z">
              <w:r w:rsidDel="000934B8">
                <w:rPr>
                  <w:i/>
                </w:rPr>
                <w:delText xml:space="preserve">Test </w:delText>
              </w:r>
              <w:r w:rsidRPr="00671C8B" w:rsidDel="000934B8">
                <w:rPr>
                  <w:i/>
                </w:rPr>
                <w:delText>command</w:delText>
              </w:r>
              <w:bookmarkStart w:id="21268" w:name="_Toc489461424"/>
              <w:bookmarkEnd w:id="21268"/>
            </w:del>
          </w:p>
          <w:p w14:paraId="626265A5" w14:textId="1776B6C1" w:rsidR="00AD6DB4" w:rsidRPr="00671C8B" w:rsidDel="000934B8" w:rsidRDefault="00AD6DB4" w:rsidP="00166AF3">
            <w:pPr>
              <w:pStyle w:val="TableBody"/>
              <w:rPr>
                <w:del w:id="21269" w:author="Alban Roche" w:date="2017-08-02T16:45:00Z"/>
              </w:rPr>
            </w:pPr>
            <w:bookmarkStart w:id="21270" w:name="_Toc489461425"/>
            <w:bookmarkEnd w:id="21270"/>
          </w:p>
          <w:p w14:paraId="73E246E0" w14:textId="04351B96" w:rsidR="00AD6DB4" w:rsidRPr="00671C8B" w:rsidDel="000934B8" w:rsidRDefault="00AD6DB4" w:rsidP="00166AF3">
            <w:pPr>
              <w:pStyle w:val="TableBody"/>
              <w:rPr>
                <w:del w:id="21271" w:author="Alban Roche" w:date="2017-08-02T16:45:00Z"/>
                <w:u w:val="single"/>
              </w:rPr>
            </w:pPr>
            <w:del w:id="21272" w:author="Alban Roche" w:date="2017-08-02T16:45:00Z">
              <w:r w:rsidRPr="00671C8B" w:rsidDel="000934B8">
                <w:rPr>
                  <w:u w:val="single"/>
                </w:rPr>
                <w:delText>Syntax</w:delText>
              </w:r>
              <w:bookmarkStart w:id="21273" w:name="_Toc489461426"/>
              <w:bookmarkEnd w:id="21273"/>
            </w:del>
          </w:p>
          <w:p w14:paraId="4AC5FAB5" w14:textId="31EDA238" w:rsidR="00AD6DB4" w:rsidRPr="00671C8B" w:rsidDel="000934B8" w:rsidRDefault="00AD6DB4" w:rsidP="00166AF3">
            <w:pPr>
              <w:pStyle w:val="TableBody"/>
              <w:rPr>
                <w:del w:id="21274" w:author="Alban Roche" w:date="2017-08-02T16:45:00Z"/>
                <w:u w:val="single"/>
              </w:rPr>
            </w:pPr>
            <w:commentRangeStart w:id="21275"/>
            <w:del w:id="21276" w:author="Alban Roche" w:date="2017-08-02T16:45:00Z">
              <w:r w:rsidRPr="00671C8B" w:rsidDel="000934B8">
                <w:rPr>
                  <w:b/>
                </w:rPr>
                <w:delText>AT+</w:delText>
              </w:r>
              <w:r w:rsidDel="000934B8">
                <w:rPr>
                  <w:b/>
                </w:rPr>
                <w:delText>KHTTPCNX=</w:delText>
              </w:r>
              <w:r w:rsidRPr="00671C8B" w:rsidDel="000934B8">
                <w:rPr>
                  <w:b/>
                </w:rPr>
                <w:delText>?</w:delText>
              </w:r>
              <w:commentRangeEnd w:id="21275"/>
              <w:r w:rsidDel="000934B8">
                <w:rPr>
                  <w:rStyle w:val="CommentReference"/>
                  <w:rFonts w:ascii="Verdana" w:hAnsi="Verdana" w:cs="Times New Roman"/>
                  <w:lang w:eastAsia="en-US"/>
                </w:rPr>
                <w:commentReference w:id="21275"/>
              </w:r>
              <w:bookmarkStart w:id="21277" w:name="_Toc489461427"/>
              <w:bookmarkEnd w:id="21277"/>
            </w:del>
          </w:p>
        </w:tc>
        <w:tc>
          <w:tcPr>
            <w:tcW w:w="7560" w:type="dxa"/>
          </w:tcPr>
          <w:p w14:paraId="282FCAFF" w14:textId="04750BAC" w:rsidR="00AD6DB4" w:rsidRPr="00671C8B" w:rsidDel="000934B8" w:rsidRDefault="00AD6DB4" w:rsidP="00166AF3">
            <w:pPr>
              <w:pStyle w:val="TableBody"/>
              <w:rPr>
                <w:del w:id="21278" w:author="Alban Roche" w:date="2017-08-02T16:45:00Z"/>
                <w:u w:val="single"/>
              </w:rPr>
            </w:pPr>
            <w:bookmarkStart w:id="21279" w:name="_Toc489461428"/>
            <w:bookmarkEnd w:id="21279"/>
          </w:p>
          <w:p w14:paraId="4C8B58ED" w14:textId="194D8A59" w:rsidR="00AD6DB4" w:rsidRPr="00671C8B" w:rsidDel="000934B8" w:rsidRDefault="00AD6DB4" w:rsidP="00166AF3">
            <w:pPr>
              <w:pStyle w:val="TableBody"/>
              <w:rPr>
                <w:del w:id="21280" w:author="Alban Roche" w:date="2017-08-02T16:45:00Z"/>
                <w:u w:val="single"/>
              </w:rPr>
            </w:pPr>
            <w:bookmarkStart w:id="21281" w:name="_Toc489461429"/>
            <w:bookmarkEnd w:id="21281"/>
          </w:p>
          <w:p w14:paraId="18DF5018" w14:textId="63501AA7" w:rsidR="00AD6DB4" w:rsidRPr="00671C8B" w:rsidDel="000934B8" w:rsidRDefault="00AD6DB4" w:rsidP="00166AF3">
            <w:pPr>
              <w:pStyle w:val="TableBody"/>
              <w:rPr>
                <w:del w:id="21282" w:author="Alban Roche" w:date="2017-08-02T16:45:00Z"/>
                <w:u w:val="single"/>
              </w:rPr>
            </w:pPr>
            <w:del w:id="21283" w:author="Alban Roche" w:date="2017-08-02T16:45:00Z">
              <w:r w:rsidRPr="00671C8B" w:rsidDel="000934B8">
                <w:rPr>
                  <w:u w:val="single"/>
                </w:rPr>
                <w:delText>Response</w:delText>
              </w:r>
              <w:bookmarkStart w:id="21284" w:name="_Toc489461430"/>
              <w:bookmarkEnd w:id="21284"/>
            </w:del>
          </w:p>
          <w:p w14:paraId="4A1073F2" w14:textId="218C881B" w:rsidR="00AD6DB4" w:rsidRPr="00951EBE" w:rsidDel="000934B8" w:rsidRDefault="00AD6DB4" w:rsidP="00166AF3">
            <w:pPr>
              <w:pStyle w:val="TableBody"/>
              <w:rPr>
                <w:del w:id="21285" w:author="Alban Roche" w:date="2017-08-02T16:45:00Z"/>
                <w:b/>
              </w:rPr>
            </w:pPr>
            <w:del w:id="21286" w:author="Alban Roche" w:date="2017-08-02T16:45:00Z">
              <w:r w:rsidRPr="00951EBE" w:rsidDel="000934B8">
                <w:rPr>
                  <w:b/>
                </w:rPr>
                <w:delText>+KHTTPCNX: (</w:delText>
              </w:r>
              <w:r w:rsidRPr="00CB4B23" w:rsidDel="000934B8">
                <w:delText>list of possible</w:delText>
              </w:r>
              <w:r w:rsidRPr="00951EBE" w:rsidDel="000934B8">
                <w:rPr>
                  <w:b/>
                </w:rPr>
                <w:delText xml:space="preserve"> &lt;session_id&gt;</w:delText>
              </w:r>
              <w:r w:rsidRPr="00CB4B23" w:rsidDel="000934B8">
                <w:delText>s</w:delText>
              </w:r>
              <w:r w:rsidRPr="00951EBE" w:rsidDel="000934B8">
                <w:rPr>
                  <w:b/>
                </w:rPr>
                <w:delText>)</w:delText>
              </w:r>
              <w:bookmarkStart w:id="21287" w:name="_Toc489461431"/>
              <w:bookmarkEnd w:id="21287"/>
            </w:del>
          </w:p>
          <w:p w14:paraId="743CF2D6" w14:textId="7ED82F92" w:rsidR="00AD6DB4" w:rsidRPr="00671C8B" w:rsidDel="000934B8" w:rsidRDefault="00AD6DB4" w:rsidP="00166AF3">
            <w:pPr>
              <w:pStyle w:val="TableBody"/>
              <w:rPr>
                <w:del w:id="21288" w:author="Alban Roche" w:date="2017-08-02T16:45:00Z"/>
                <w:u w:val="single"/>
              </w:rPr>
            </w:pPr>
            <w:del w:id="21289" w:author="Alban Roche" w:date="2017-08-02T16:45:00Z">
              <w:r w:rsidRPr="00951EBE" w:rsidDel="000934B8">
                <w:rPr>
                  <w:b/>
                </w:rPr>
                <w:delText>OK</w:delText>
              </w:r>
              <w:bookmarkStart w:id="21290" w:name="_Toc489461432"/>
              <w:bookmarkEnd w:id="21290"/>
            </w:del>
          </w:p>
        </w:tc>
        <w:bookmarkStart w:id="21291" w:name="_Toc489461433"/>
        <w:bookmarkEnd w:id="21291"/>
      </w:tr>
      <w:tr w:rsidR="00AD6DB4" w:rsidRPr="00671C8B" w:rsidDel="000934B8" w14:paraId="3520AFBB" w14:textId="60E4B673" w:rsidTr="00166AF3">
        <w:trPr>
          <w:cantSplit w:val="0"/>
          <w:del w:id="21292" w:author="Alban Roche" w:date="2017-08-02T16:45:00Z"/>
        </w:trPr>
        <w:tc>
          <w:tcPr>
            <w:tcW w:w="1728" w:type="dxa"/>
          </w:tcPr>
          <w:p w14:paraId="7B3B6900" w14:textId="7C772789" w:rsidR="00AD6DB4" w:rsidRPr="00671C8B" w:rsidDel="000934B8" w:rsidRDefault="00AD6DB4" w:rsidP="00166AF3">
            <w:pPr>
              <w:pStyle w:val="TableBody"/>
              <w:rPr>
                <w:del w:id="21293" w:author="Alban Roche" w:date="2017-08-02T16:45:00Z"/>
                <w:i/>
              </w:rPr>
            </w:pPr>
            <w:del w:id="21294" w:author="Alban Roche" w:date="2017-08-02T16:45:00Z">
              <w:r w:rsidRPr="00671C8B" w:rsidDel="000934B8">
                <w:rPr>
                  <w:i/>
                </w:rPr>
                <w:delText>Write command</w:delText>
              </w:r>
              <w:bookmarkStart w:id="21295" w:name="_Toc489461434"/>
              <w:bookmarkEnd w:id="21295"/>
            </w:del>
          </w:p>
          <w:p w14:paraId="3138213B" w14:textId="02349CF2" w:rsidR="00AD6DB4" w:rsidRPr="00671C8B" w:rsidDel="000934B8" w:rsidRDefault="00AD6DB4" w:rsidP="00166AF3">
            <w:pPr>
              <w:pStyle w:val="TableBody"/>
              <w:rPr>
                <w:del w:id="21296" w:author="Alban Roche" w:date="2017-08-02T16:45:00Z"/>
              </w:rPr>
            </w:pPr>
            <w:bookmarkStart w:id="21297" w:name="_Toc489461435"/>
            <w:bookmarkEnd w:id="21297"/>
          </w:p>
          <w:p w14:paraId="515FB491" w14:textId="39432B66" w:rsidR="00AD6DB4" w:rsidRPr="00671C8B" w:rsidDel="000934B8" w:rsidRDefault="00AD6DB4" w:rsidP="00166AF3">
            <w:pPr>
              <w:pStyle w:val="TableBody"/>
              <w:rPr>
                <w:del w:id="21298" w:author="Alban Roche" w:date="2017-08-02T16:45:00Z"/>
                <w:u w:val="single"/>
              </w:rPr>
            </w:pPr>
            <w:del w:id="21299" w:author="Alban Roche" w:date="2017-08-02T16:45:00Z">
              <w:r w:rsidRPr="00671C8B" w:rsidDel="000934B8">
                <w:rPr>
                  <w:u w:val="single"/>
                </w:rPr>
                <w:delText>Syntax</w:delText>
              </w:r>
              <w:bookmarkStart w:id="21300" w:name="_Toc489461436"/>
              <w:bookmarkEnd w:id="21300"/>
            </w:del>
          </w:p>
          <w:p w14:paraId="5F9EFA3D" w14:textId="7ED5964E" w:rsidR="00AD6DB4" w:rsidRPr="00671C8B" w:rsidDel="000934B8" w:rsidRDefault="00AD6DB4" w:rsidP="00166AF3">
            <w:pPr>
              <w:pStyle w:val="TableBody"/>
              <w:rPr>
                <w:del w:id="21301" w:author="Alban Roche" w:date="2017-08-02T16:45:00Z"/>
                <w:b/>
              </w:rPr>
            </w:pPr>
            <w:del w:id="21302" w:author="Alban Roche" w:date="2017-08-02T16:45:00Z">
              <w:r w:rsidRPr="00671C8B" w:rsidDel="000934B8">
                <w:rPr>
                  <w:b/>
                </w:rPr>
                <w:delText>AT+</w:delText>
              </w:r>
              <w:r w:rsidDel="000934B8">
                <w:rPr>
                  <w:b/>
                </w:rPr>
                <w:delText>KHTTPCNX=</w:delText>
              </w:r>
              <w:r w:rsidRPr="00671C8B" w:rsidDel="000934B8">
                <w:rPr>
                  <w:b/>
                </w:rPr>
                <w:delText>&lt;session_id&gt;</w:delText>
              </w:r>
              <w:r w:rsidRPr="00671C8B" w:rsidDel="000934B8">
                <w:rPr>
                  <w:b/>
                </w:rPr>
                <w:br/>
              </w:r>
              <w:bookmarkStart w:id="21303" w:name="_Toc489461437"/>
              <w:bookmarkEnd w:id="21303"/>
            </w:del>
          </w:p>
        </w:tc>
        <w:tc>
          <w:tcPr>
            <w:tcW w:w="7560" w:type="dxa"/>
          </w:tcPr>
          <w:p w14:paraId="70F2CEA6" w14:textId="62F421E0" w:rsidR="00AD6DB4" w:rsidRPr="00671C8B" w:rsidDel="000934B8" w:rsidRDefault="00AD6DB4" w:rsidP="00166AF3">
            <w:pPr>
              <w:pStyle w:val="TableBody"/>
              <w:rPr>
                <w:del w:id="21304" w:author="Alban Roche" w:date="2017-08-02T16:45:00Z"/>
                <w:u w:val="single"/>
              </w:rPr>
            </w:pPr>
            <w:bookmarkStart w:id="21305" w:name="_Toc489461438"/>
            <w:bookmarkEnd w:id="21305"/>
          </w:p>
          <w:p w14:paraId="2DEEA400" w14:textId="4AC46BCF" w:rsidR="00AD6DB4" w:rsidRPr="00671C8B" w:rsidDel="000934B8" w:rsidRDefault="00AD6DB4" w:rsidP="00166AF3">
            <w:pPr>
              <w:pStyle w:val="TableBody"/>
              <w:rPr>
                <w:del w:id="21306" w:author="Alban Roche" w:date="2017-08-02T16:45:00Z"/>
                <w:u w:val="single"/>
              </w:rPr>
            </w:pPr>
            <w:bookmarkStart w:id="21307" w:name="_Toc489461439"/>
            <w:bookmarkEnd w:id="21307"/>
          </w:p>
          <w:p w14:paraId="37166AD8" w14:textId="0C37D5D0" w:rsidR="00AD6DB4" w:rsidRPr="00671C8B" w:rsidDel="000934B8" w:rsidRDefault="00AD6DB4" w:rsidP="00166AF3">
            <w:pPr>
              <w:pStyle w:val="TableBody"/>
              <w:rPr>
                <w:del w:id="21308" w:author="Alban Roche" w:date="2017-08-02T16:45:00Z"/>
                <w:u w:val="single"/>
              </w:rPr>
            </w:pPr>
            <w:del w:id="21309" w:author="Alban Roche" w:date="2017-08-02T16:45:00Z">
              <w:r w:rsidRPr="00671C8B" w:rsidDel="000934B8">
                <w:rPr>
                  <w:u w:val="single"/>
                </w:rPr>
                <w:delText>Response</w:delText>
              </w:r>
              <w:bookmarkStart w:id="21310" w:name="_Toc489461440"/>
              <w:bookmarkEnd w:id="21310"/>
            </w:del>
          </w:p>
          <w:p w14:paraId="720DA7F3" w14:textId="3926C62F" w:rsidR="00AD6DB4" w:rsidRPr="00671C8B" w:rsidDel="000934B8" w:rsidRDefault="00AD6DB4" w:rsidP="00166AF3">
            <w:pPr>
              <w:pStyle w:val="TableBody"/>
              <w:rPr>
                <w:del w:id="21311" w:author="Alban Roche" w:date="2017-08-02T16:45:00Z"/>
                <w:b/>
              </w:rPr>
            </w:pPr>
            <w:del w:id="21312" w:author="Alban Roche" w:date="2017-08-02T16:45:00Z">
              <w:r w:rsidRPr="00671C8B" w:rsidDel="000934B8">
                <w:rPr>
                  <w:b/>
                </w:rPr>
                <w:delText>OK</w:delText>
              </w:r>
              <w:bookmarkStart w:id="21313" w:name="_Toc489461441"/>
              <w:bookmarkEnd w:id="21313"/>
            </w:del>
          </w:p>
          <w:p w14:paraId="10F0FA0F" w14:textId="1F8DC953" w:rsidR="00AD6DB4" w:rsidRPr="00C318EF" w:rsidDel="000934B8" w:rsidRDefault="00AD6DB4" w:rsidP="00166AF3">
            <w:pPr>
              <w:pStyle w:val="TableBody"/>
              <w:rPr>
                <w:del w:id="21314" w:author="Alban Roche" w:date="2017-08-02T16:45:00Z"/>
              </w:rPr>
            </w:pPr>
            <w:bookmarkStart w:id="21315" w:name="_Toc489461442"/>
            <w:bookmarkEnd w:id="21315"/>
          </w:p>
          <w:p w14:paraId="07B5D0C4" w14:textId="1C46F699" w:rsidR="00AD6DB4" w:rsidRPr="00C318EF" w:rsidDel="000934B8" w:rsidRDefault="00AD6DB4" w:rsidP="00166AF3">
            <w:pPr>
              <w:pStyle w:val="TableBody"/>
              <w:rPr>
                <w:del w:id="21316" w:author="Alban Roche" w:date="2017-08-02T16:45:00Z"/>
                <w:lang w:eastAsia="zh-CN"/>
              </w:rPr>
            </w:pPr>
            <w:del w:id="21317" w:author="Alban Roche" w:date="2017-08-02T16:45:00Z">
              <w:r w:rsidRPr="00C318EF" w:rsidDel="000934B8">
                <w:delText>or</w:delText>
              </w:r>
              <w:bookmarkStart w:id="21318" w:name="_Toc489461443"/>
              <w:bookmarkEnd w:id="21318"/>
            </w:del>
          </w:p>
          <w:p w14:paraId="6516B556" w14:textId="64CDF681" w:rsidR="00AD6DB4" w:rsidDel="000934B8" w:rsidRDefault="00AD6DB4" w:rsidP="00166AF3">
            <w:pPr>
              <w:pStyle w:val="TableBody"/>
              <w:rPr>
                <w:del w:id="21319" w:author="Alban Roche" w:date="2017-08-02T16:45:00Z"/>
                <w:b/>
              </w:rPr>
            </w:pPr>
            <w:del w:id="21320" w:author="Alban Roche" w:date="2017-08-02T16:45:00Z">
              <w:r w:rsidRPr="00671C8B" w:rsidDel="000934B8">
                <w:rPr>
                  <w:b/>
                </w:rPr>
                <w:delText>+CME ERROR: &lt;err&gt;</w:delText>
              </w:r>
              <w:bookmarkStart w:id="21321" w:name="_Toc489461444"/>
              <w:bookmarkEnd w:id="21321"/>
            </w:del>
          </w:p>
          <w:p w14:paraId="33377EAF" w14:textId="7D3CAD53" w:rsidR="00AD6DB4" w:rsidDel="000934B8" w:rsidRDefault="00AD6DB4" w:rsidP="00166AF3">
            <w:pPr>
              <w:pStyle w:val="TableBody"/>
              <w:rPr>
                <w:del w:id="21322" w:author="Alban Roche" w:date="2017-08-02T16:45:00Z"/>
                <w:b/>
              </w:rPr>
            </w:pPr>
            <w:del w:id="21323" w:author="Alban Roche" w:date="2017-08-02T16:45:00Z">
              <w:r w:rsidRPr="00951EBE" w:rsidDel="000934B8">
                <w:rPr>
                  <w:b/>
                </w:rPr>
                <w:delText>+KHTTP_ERROR: &lt;session_id&gt;, &lt;http_notif&gt;</w:delText>
              </w:r>
              <w:bookmarkStart w:id="21324" w:name="_Toc489461445"/>
              <w:bookmarkEnd w:id="21324"/>
            </w:del>
          </w:p>
          <w:p w14:paraId="7303BC43" w14:textId="1BD23A72" w:rsidR="00AD6DB4" w:rsidRPr="00671C8B" w:rsidDel="000934B8" w:rsidRDefault="00AD6DB4" w:rsidP="00166AF3">
            <w:pPr>
              <w:pStyle w:val="TableBody"/>
              <w:rPr>
                <w:del w:id="21325" w:author="Alban Roche" w:date="2017-08-02T16:45:00Z"/>
                <w:lang w:eastAsia="zh-CN"/>
              </w:rPr>
            </w:pPr>
            <w:bookmarkStart w:id="21326" w:name="_Toc489461446"/>
            <w:bookmarkEnd w:id="21326"/>
          </w:p>
          <w:p w14:paraId="715A5B7C" w14:textId="37410415" w:rsidR="00AD6DB4" w:rsidRPr="00671C8B" w:rsidDel="000934B8" w:rsidRDefault="00AD6DB4" w:rsidP="00166AF3">
            <w:pPr>
              <w:pStyle w:val="TableBody"/>
              <w:rPr>
                <w:del w:id="21327" w:author="Alban Roche" w:date="2017-08-02T16:45:00Z"/>
                <w:u w:val="single"/>
              </w:rPr>
            </w:pPr>
            <w:del w:id="21328" w:author="Alban Roche" w:date="2017-08-02T16:45:00Z">
              <w:r w:rsidRPr="00671C8B" w:rsidDel="000934B8">
                <w:rPr>
                  <w:u w:val="single"/>
                </w:rPr>
                <w:delText>Parameters</w:delText>
              </w:r>
              <w:bookmarkStart w:id="21329" w:name="_Toc489461447"/>
              <w:bookmarkEnd w:id="21329"/>
            </w:del>
          </w:p>
          <w:p w14:paraId="32749BB5" w14:textId="38B463CD" w:rsidR="00AD6DB4" w:rsidRPr="00671C8B" w:rsidDel="000934B8" w:rsidRDefault="00AD6DB4" w:rsidP="00166AF3">
            <w:pPr>
              <w:pStyle w:val="TableBody"/>
              <w:rPr>
                <w:del w:id="21330" w:author="Alban Roche" w:date="2017-08-02T16:45:00Z"/>
                <w:lang w:eastAsia="zh-CN"/>
              </w:rPr>
            </w:pPr>
            <w:del w:id="21331" w:author="Alban Roche" w:date="2017-08-02T16:45:00Z">
              <w:r w:rsidRPr="00671C8B" w:rsidDel="000934B8">
                <w:rPr>
                  <w:b/>
                </w:rPr>
                <w:delText>&lt;session_id&gt;</w:delText>
              </w:r>
              <w:r w:rsidRPr="00671C8B" w:rsidDel="000934B8">
                <w:rPr>
                  <w:b/>
                </w:rPr>
                <w:tab/>
              </w:r>
              <w:r w:rsidRPr="00671C8B" w:rsidDel="000934B8">
                <w:delText>HTTP session</w:delText>
              </w:r>
              <w:r w:rsidDel="000934B8">
                <w:delText xml:space="preserve"> index</w:delText>
              </w:r>
              <w:bookmarkStart w:id="21332" w:name="_Toc489461448"/>
              <w:bookmarkEnd w:id="21332"/>
            </w:del>
          </w:p>
          <w:p w14:paraId="3E864BBE" w14:textId="7B6589E8" w:rsidR="00AD6DB4" w:rsidRPr="00671C8B" w:rsidDel="000934B8" w:rsidRDefault="00AD6DB4" w:rsidP="00166AF3">
            <w:pPr>
              <w:pStyle w:val="TableBody"/>
              <w:rPr>
                <w:del w:id="21333" w:author="Alban Roche" w:date="2017-08-02T16:45:00Z"/>
                <w:b/>
              </w:rPr>
            </w:pPr>
            <w:bookmarkStart w:id="21334" w:name="_Toc489461449"/>
            <w:bookmarkEnd w:id="21334"/>
          </w:p>
          <w:p w14:paraId="41147B76" w14:textId="1C0C333F" w:rsidR="00AD6DB4" w:rsidRPr="00671C8B" w:rsidDel="000934B8" w:rsidRDefault="00AD6DB4" w:rsidP="00166AF3">
            <w:pPr>
              <w:pStyle w:val="TableBody"/>
              <w:rPr>
                <w:del w:id="21335" w:author="Alban Roche" w:date="2017-08-02T16:45:00Z"/>
              </w:rPr>
            </w:pPr>
            <w:del w:id="21336" w:author="Alban Roche" w:date="2017-08-02T16:45:00Z">
              <w:r w:rsidRPr="00671C8B" w:rsidDel="000934B8">
                <w:rPr>
                  <w:b/>
                </w:rPr>
                <w:delText>&lt;http_notif&gt;</w:delText>
              </w:r>
              <w:r w:rsidRPr="00671C8B" w:rsidDel="000934B8">
                <w:rPr>
                  <w:b/>
                  <w:lang w:eastAsia="zh-CN"/>
                </w:rPr>
                <w:tab/>
              </w:r>
              <w:r w:rsidRPr="00671C8B" w:rsidDel="000934B8">
                <w:delText>Integer type. Indicates the cause of the HTTP connection failure</w:delText>
              </w:r>
              <w:bookmarkStart w:id="21337" w:name="_Toc489461450"/>
              <w:bookmarkEnd w:id="21337"/>
            </w:del>
          </w:p>
          <w:p w14:paraId="49D123A0" w14:textId="6A30254A" w:rsidR="00AD6DB4" w:rsidRPr="00671C8B" w:rsidDel="000934B8" w:rsidRDefault="00AD6DB4" w:rsidP="00166AF3">
            <w:pPr>
              <w:pStyle w:val="TableBody"/>
              <w:rPr>
                <w:del w:id="21338" w:author="Alban Roche" w:date="2017-08-02T16:45:00Z"/>
              </w:rPr>
            </w:pPr>
            <w:del w:id="21339" w:author="Alban Roche" w:date="2017-08-02T16:45:00Z">
              <w:r w:rsidRPr="00671C8B" w:rsidDel="000934B8">
                <w:rPr>
                  <w:lang w:eastAsia="zh-CN"/>
                </w:rPr>
                <w:delText>4</w:delText>
              </w:r>
              <w:r w:rsidRPr="00671C8B" w:rsidDel="000934B8">
                <w:tab/>
                <w:delText>DNS error</w:delText>
              </w:r>
              <w:bookmarkStart w:id="21340" w:name="_Toc489461451"/>
              <w:bookmarkEnd w:id="21340"/>
            </w:del>
          </w:p>
          <w:p w14:paraId="77508F15" w14:textId="0E47C700" w:rsidR="00AD6DB4" w:rsidRPr="00671C8B" w:rsidDel="000934B8" w:rsidRDefault="00AD6DB4" w:rsidP="00166AF3">
            <w:pPr>
              <w:pStyle w:val="TableBody"/>
              <w:rPr>
                <w:del w:id="21341" w:author="Alban Roche" w:date="2017-08-02T16:45:00Z"/>
              </w:rPr>
            </w:pPr>
            <w:del w:id="21342" w:author="Alban Roche" w:date="2017-08-02T16:45:00Z">
              <w:r w:rsidRPr="00671C8B" w:rsidDel="000934B8">
                <w:rPr>
                  <w:lang w:eastAsia="zh-CN"/>
                </w:rPr>
                <w:delText>5</w:delText>
              </w:r>
              <w:r w:rsidRPr="00671C8B" w:rsidDel="000934B8">
                <w:tab/>
                <w:delText>HTTP connection error due to internal trouble</w:delText>
              </w:r>
              <w:bookmarkStart w:id="21343" w:name="_Toc489461452"/>
              <w:bookmarkEnd w:id="21343"/>
            </w:del>
          </w:p>
          <w:p w14:paraId="688E104A" w14:textId="445543FA" w:rsidR="00AD6DB4" w:rsidRPr="00671C8B" w:rsidDel="000934B8" w:rsidRDefault="00AD6DB4" w:rsidP="00166AF3">
            <w:pPr>
              <w:pStyle w:val="TableBody"/>
              <w:rPr>
                <w:del w:id="21344" w:author="Alban Roche" w:date="2017-08-02T16:45:00Z"/>
              </w:rPr>
            </w:pPr>
            <w:del w:id="21345" w:author="Alban Roche" w:date="2017-08-02T16:45:00Z">
              <w:r w:rsidRPr="00671C8B" w:rsidDel="000934B8">
                <w:rPr>
                  <w:lang w:eastAsia="zh-CN"/>
                </w:rPr>
                <w:delText>6</w:delText>
              </w:r>
              <w:r w:rsidRPr="00671C8B" w:rsidDel="000934B8">
                <w:tab/>
                <w:delText>HTTP connection timeout</w:delText>
              </w:r>
              <w:bookmarkStart w:id="21346" w:name="_Toc489461453"/>
              <w:bookmarkEnd w:id="21346"/>
            </w:del>
          </w:p>
          <w:p w14:paraId="2D13C3DF" w14:textId="3F33767B" w:rsidR="00AD6DB4" w:rsidRPr="00671C8B" w:rsidDel="000934B8" w:rsidRDefault="00AD6DB4" w:rsidP="00166AF3">
            <w:pPr>
              <w:pStyle w:val="TableBody"/>
              <w:rPr>
                <w:del w:id="21347" w:author="Alban Roche" w:date="2017-08-02T16:45:00Z"/>
                <w:lang w:eastAsia="zh-CN"/>
              </w:rPr>
            </w:pPr>
            <w:del w:id="21348" w:author="Alban Roche" w:date="2017-08-02T16:45:00Z">
              <w:r w:rsidRPr="00671C8B" w:rsidDel="000934B8">
                <w:rPr>
                  <w:lang w:eastAsia="zh-CN"/>
                </w:rPr>
                <w:delText>9</w:delText>
              </w:r>
              <w:r w:rsidRPr="00671C8B" w:rsidDel="000934B8">
                <w:tab/>
                <w:delText>T</w:delText>
              </w:r>
              <w:r w:rsidRPr="00671C8B" w:rsidDel="000934B8">
                <w:rPr>
                  <w:lang w:eastAsia="zh-CN"/>
                </w:rPr>
                <w:delText>riple plus (+++) error (switch to command mode)</w:delText>
              </w:r>
              <w:bookmarkStart w:id="21349" w:name="_Toc489461454"/>
              <w:bookmarkEnd w:id="21349"/>
            </w:del>
          </w:p>
          <w:p w14:paraId="6A4E0572" w14:textId="29E88237" w:rsidR="00AD6DB4" w:rsidRPr="00671C8B" w:rsidDel="000934B8" w:rsidRDefault="00AD6DB4" w:rsidP="00166AF3">
            <w:pPr>
              <w:pStyle w:val="TableBody"/>
              <w:rPr>
                <w:del w:id="21350" w:author="Alban Roche" w:date="2017-08-02T16:45:00Z"/>
                <w:lang w:eastAsia="zh-CN"/>
              </w:rPr>
            </w:pPr>
            <w:del w:id="21351" w:author="Alban Roche" w:date="2017-08-02T16:45:00Z">
              <w:r w:rsidDel="000934B8">
                <w:rPr>
                  <w:lang w:eastAsia="zh-CN"/>
                </w:rPr>
                <w:delText>10</w:delText>
              </w:r>
              <w:r w:rsidDel="000934B8">
                <w:rPr>
                  <w:lang w:eastAsia="zh-CN"/>
                </w:rPr>
                <w:tab/>
                <w:delText>HTTP has</w:delText>
              </w:r>
              <w:r w:rsidRPr="00671C8B" w:rsidDel="000934B8">
                <w:rPr>
                  <w:lang w:eastAsia="zh-CN"/>
                </w:rPr>
                <w:delText xml:space="preserve"> no data</w:delText>
              </w:r>
              <w:bookmarkStart w:id="21352" w:name="_Toc489461455"/>
              <w:bookmarkEnd w:id="21352"/>
            </w:del>
          </w:p>
          <w:p w14:paraId="4E33D289" w14:textId="6A51D852" w:rsidR="00AD6DB4" w:rsidRPr="00CB4B23" w:rsidDel="000934B8" w:rsidRDefault="00AD6DB4" w:rsidP="00166AF3">
            <w:pPr>
              <w:pStyle w:val="TableBody"/>
              <w:rPr>
                <w:del w:id="21353" w:author="Alban Roche" w:date="2017-08-02T16:45:00Z"/>
                <w:lang w:eastAsia="zh-CN"/>
              </w:rPr>
            </w:pPr>
            <w:del w:id="21354" w:author="Alban Roche" w:date="2017-08-02T16:45:00Z">
              <w:r w:rsidRPr="00671C8B" w:rsidDel="000934B8">
                <w:rPr>
                  <w:lang w:eastAsia="zh-CN"/>
                </w:rPr>
                <w:delText>11</w:delText>
              </w:r>
              <w:r w:rsidRPr="00671C8B" w:rsidDel="000934B8">
                <w:rPr>
                  <w:lang w:eastAsia="zh-CN"/>
                </w:rPr>
                <w:tab/>
                <w:delText>HTTP</w:delText>
              </w:r>
              <w:r w:rsidDel="000934B8">
                <w:rPr>
                  <w:lang w:eastAsia="zh-CN"/>
                </w:rPr>
                <w:delText xml:space="preserve"> has partial data</w:delText>
              </w:r>
              <w:bookmarkStart w:id="21355" w:name="_Toc489461456"/>
              <w:bookmarkEnd w:id="21355"/>
            </w:del>
          </w:p>
        </w:tc>
        <w:bookmarkStart w:id="21356" w:name="_Toc489461457"/>
        <w:bookmarkEnd w:id="21356"/>
      </w:tr>
      <w:tr w:rsidR="00AD6DB4" w:rsidRPr="00671C8B" w:rsidDel="000934B8" w14:paraId="3F3A3D04" w14:textId="31FAD87D" w:rsidTr="00166AF3">
        <w:trPr>
          <w:cantSplit w:val="0"/>
          <w:del w:id="21357" w:author="Alban Roche" w:date="2017-08-02T16:45:00Z"/>
        </w:trPr>
        <w:tc>
          <w:tcPr>
            <w:tcW w:w="1728" w:type="dxa"/>
          </w:tcPr>
          <w:p w14:paraId="42026A3B" w14:textId="28CFB025" w:rsidR="00AD6DB4" w:rsidRPr="00671C8B" w:rsidDel="000934B8" w:rsidRDefault="00AD6DB4" w:rsidP="00166AF3">
            <w:pPr>
              <w:pStyle w:val="TableBody"/>
              <w:rPr>
                <w:del w:id="21358" w:author="Alban Roche" w:date="2017-08-02T16:45:00Z"/>
                <w:u w:val="single"/>
              </w:rPr>
            </w:pPr>
            <w:del w:id="21359" w:author="Alban Roche" w:date="2017-08-02T16:45:00Z">
              <w:r w:rsidRPr="00671C8B" w:rsidDel="000934B8">
                <w:rPr>
                  <w:u w:val="single"/>
                </w:rPr>
                <w:delText>Reference</w:delText>
              </w:r>
              <w:bookmarkStart w:id="21360" w:name="_Toc489461458"/>
              <w:bookmarkEnd w:id="21360"/>
            </w:del>
          </w:p>
          <w:p w14:paraId="71B23658" w14:textId="5722523D" w:rsidR="00AD6DB4" w:rsidRPr="00671C8B" w:rsidDel="000934B8" w:rsidRDefault="00AD6DB4" w:rsidP="00166AF3">
            <w:pPr>
              <w:pStyle w:val="TableBody"/>
              <w:rPr>
                <w:del w:id="21361" w:author="Alban Roche" w:date="2017-08-02T16:45:00Z"/>
                <w:i/>
              </w:rPr>
            </w:pPr>
            <w:del w:id="21362" w:author="Alban Roche" w:date="2017-08-02T16:45:00Z">
              <w:r w:rsidRPr="00671C8B" w:rsidDel="000934B8">
                <w:delText>Sierra Wireless Proprietary</w:delText>
              </w:r>
              <w:bookmarkStart w:id="21363" w:name="_Toc489461459"/>
              <w:bookmarkEnd w:id="21363"/>
            </w:del>
          </w:p>
        </w:tc>
        <w:tc>
          <w:tcPr>
            <w:tcW w:w="7560" w:type="dxa"/>
          </w:tcPr>
          <w:p w14:paraId="5CDBB0CC" w14:textId="2642C244" w:rsidR="00AD6DB4" w:rsidRPr="00671C8B" w:rsidDel="000934B8" w:rsidRDefault="00AD6DB4" w:rsidP="00166AF3">
            <w:pPr>
              <w:pStyle w:val="TableBody"/>
              <w:rPr>
                <w:del w:id="21364" w:author="Alban Roche" w:date="2017-08-02T16:45:00Z"/>
                <w:u w:val="single"/>
              </w:rPr>
            </w:pPr>
            <w:del w:id="21365" w:author="Alban Roche" w:date="2017-08-02T16:45:00Z">
              <w:r w:rsidRPr="00671C8B" w:rsidDel="000934B8">
                <w:rPr>
                  <w:u w:val="single"/>
                </w:rPr>
                <w:delText>Notes</w:delText>
              </w:r>
              <w:bookmarkStart w:id="21366" w:name="_Toc489461460"/>
              <w:bookmarkEnd w:id="21366"/>
            </w:del>
          </w:p>
          <w:p w14:paraId="731A726D" w14:textId="2130DC7D" w:rsidR="00AD6DB4" w:rsidDel="000934B8" w:rsidRDefault="00AD6DB4" w:rsidP="0059466D">
            <w:pPr>
              <w:pStyle w:val="TableBody"/>
              <w:numPr>
                <w:ilvl w:val="0"/>
                <w:numId w:val="96"/>
              </w:numPr>
              <w:rPr>
                <w:del w:id="21367" w:author="Alban Roche" w:date="2017-08-02T16:45:00Z"/>
              </w:rPr>
            </w:pPr>
            <w:del w:id="21368" w:author="Alban Roche" w:date="2017-08-02T16:45:00Z">
              <w:r w:rsidDel="000934B8">
                <w:delText>This command is used to start the HTTP connection created by +KHTTPCFG with &lt;start&gt;=0.</w:delText>
              </w:r>
              <w:bookmarkStart w:id="21369" w:name="_Toc489461461"/>
              <w:bookmarkEnd w:id="21369"/>
            </w:del>
          </w:p>
          <w:p w14:paraId="58A4A426" w14:textId="68236C33" w:rsidR="00AD6DB4" w:rsidRPr="00671C8B" w:rsidDel="000934B8" w:rsidRDefault="00AD6DB4" w:rsidP="0059466D">
            <w:pPr>
              <w:pStyle w:val="TableBody"/>
              <w:numPr>
                <w:ilvl w:val="0"/>
                <w:numId w:val="96"/>
              </w:numPr>
              <w:rPr>
                <w:del w:id="21370" w:author="Alban Roche" w:date="2017-08-02T16:45:00Z"/>
                <w:u w:val="single"/>
              </w:rPr>
            </w:pPr>
            <w:del w:id="21371" w:author="Alban Roche" w:date="2017-08-02T16:45:00Z">
              <w:r w:rsidDel="000934B8">
                <w:delText>+KHTTPGET, +KHTTPHEAD, +KHTTPPOST automatically starts the connection if it has not been started before using AT+KHTTPCNX.</w:delText>
              </w:r>
              <w:bookmarkStart w:id="21372" w:name="_Toc489461462"/>
              <w:bookmarkEnd w:id="21372"/>
            </w:del>
          </w:p>
        </w:tc>
        <w:bookmarkStart w:id="21373" w:name="_Toc489461463"/>
        <w:bookmarkEnd w:id="21373"/>
      </w:tr>
    </w:tbl>
    <w:p w14:paraId="38439BEB" w14:textId="3BFC8EBA" w:rsidR="00AD6DB4" w:rsidRPr="00671C8B" w:rsidDel="000934B8" w:rsidRDefault="00AD6DB4" w:rsidP="0059466D">
      <w:pPr>
        <w:pStyle w:val="Heading3"/>
        <w:numPr>
          <w:ilvl w:val="2"/>
          <w:numId w:val="11"/>
        </w:numPr>
        <w:ind w:left="1260" w:hanging="1260"/>
        <w:rPr>
          <w:del w:id="21374" w:author="Alban Roche" w:date="2017-08-02T16:45:00Z"/>
        </w:rPr>
      </w:pPr>
      <w:bookmarkStart w:id="21375" w:name="_Toc435632871"/>
      <w:bookmarkStart w:id="21376" w:name="_Toc486251785"/>
      <w:bookmarkStart w:id="21377" w:name="_Ref489361880"/>
      <w:bookmarkStart w:id="21378" w:name="_Ref489361882"/>
      <w:del w:id="21379" w:author="Alban Roche" w:date="2017-08-02T16:45:00Z">
        <w:r w:rsidRPr="00671C8B" w:rsidDel="000934B8">
          <w:delText>+KHTTPHEADER Command: Set the HTTP Request Header</w:delText>
        </w:r>
        <w:bookmarkEnd w:id="21252"/>
        <w:bookmarkEnd w:id="21253"/>
        <w:bookmarkEnd w:id="21254"/>
        <w:bookmarkEnd w:id="21255"/>
        <w:bookmarkEnd w:id="21256"/>
        <w:bookmarkEnd w:id="21375"/>
        <w:bookmarkEnd w:id="21376"/>
        <w:bookmarkEnd w:id="21377"/>
        <w:bookmarkEnd w:id="21378"/>
        <w:r w:rsidRPr="00671C8B" w:rsidDel="000934B8">
          <w:delText xml:space="preserve"> </w:delText>
        </w:r>
        <w:bookmarkStart w:id="21380" w:name="_Toc489461464"/>
        <w:bookmarkEnd w:id="21257"/>
        <w:bookmarkEnd w:id="21380"/>
      </w:del>
    </w:p>
    <w:tbl>
      <w:tblPr>
        <w:tblStyle w:val="TableSWIleft"/>
        <w:tblW w:w="9288" w:type="dxa"/>
        <w:tblLayout w:type="fixed"/>
        <w:tblLook w:val="04A0" w:firstRow="1" w:lastRow="0" w:firstColumn="1" w:lastColumn="0" w:noHBand="0" w:noVBand="1"/>
      </w:tblPr>
      <w:tblGrid>
        <w:gridCol w:w="1728"/>
        <w:gridCol w:w="7560"/>
      </w:tblGrid>
      <w:tr w:rsidR="00AD6DB4" w:rsidRPr="00671C8B" w:rsidDel="000934B8" w14:paraId="58E2914E" w14:textId="4973A9B9" w:rsidTr="00166AF3">
        <w:trPr>
          <w:cnfStyle w:val="100000000000" w:firstRow="1" w:lastRow="0" w:firstColumn="0" w:lastColumn="0" w:oddVBand="0" w:evenVBand="0" w:oddHBand="0" w:evenHBand="0" w:firstRowFirstColumn="0" w:firstRowLastColumn="0" w:lastRowFirstColumn="0" w:lastRowLastColumn="0"/>
          <w:del w:id="21381" w:author="Alban Roche" w:date="2017-08-02T16:45:00Z"/>
        </w:trPr>
        <w:tc>
          <w:tcPr>
            <w:tcW w:w="9288" w:type="dxa"/>
            <w:gridSpan w:val="2"/>
          </w:tcPr>
          <w:p w14:paraId="14C15B91" w14:textId="6C17004E" w:rsidR="00AD6DB4" w:rsidRPr="00671C8B" w:rsidDel="000934B8" w:rsidRDefault="00AD6DB4" w:rsidP="00656947">
            <w:pPr>
              <w:pStyle w:val="TableRowHead"/>
              <w:spacing w:before="144" w:after="144"/>
              <w:rPr>
                <w:del w:id="21382" w:author="Alban Roche" w:date="2017-08-02T16:45:00Z"/>
              </w:rPr>
            </w:pPr>
            <w:del w:id="21383" w:author="Alban Roche" w:date="2017-08-02T16:45:00Z">
              <w:r w:rsidDel="000934B8">
                <w:delText>HL7618, HL7618RD, HL7648, HL7650, HL7690 and HL7692</w:delText>
              </w:r>
              <w:bookmarkStart w:id="21384" w:name="_Toc489461465"/>
              <w:bookmarkEnd w:id="21384"/>
            </w:del>
          </w:p>
        </w:tc>
        <w:bookmarkStart w:id="21385" w:name="_Toc489461466"/>
        <w:bookmarkEnd w:id="21385"/>
      </w:tr>
      <w:tr w:rsidR="00AD6DB4" w:rsidRPr="00671C8B" w:rsidDel="000934B8" w14:paraId="2F712B7C" w14:textId="4C912F99" w:rsidTr="00166AF3">
        <w:trPr>
          <w:del w:id="21386" w:author="Alban Roche" w:date="2017-08-02T16:45:00Z"/>
        </w:trPr>
        <w:tc>
          <w:tcPr>
            <w:tcW w:w="1728" w:type="dxa"/>
          </w:tcPr>
          <w:p w14:paraId="06ED500E" w14:textId="2463BF58" w:rsidR="00AD6DB4" w:rsidDel="000934B8" w:rsidRDefault="00AD6DB4" w:rsidP="00166AF3">
            <w:pPr>
              <w:pStyle w:val="TableBody"/>
              <w:rPr>
                <w:del w:id="21387" w:author="Alban Roche" w:date="2017-08-02T16:45:00Z"/>
              </w:rPr>
            </w:pPr>
            <w:del w:id="21388" w:author="Alban Roche" w:date="2017-08-02T16:45:00Z">
              <w:r w:rsidDel="000934B8">
                <w:rPr>
                  <w:i/>
                </w:rPr>
                <w:delText>Test command</w:delText>
              </w:r>
              <w:bookmarkStart w:id="21389" w:name="_Toc489461467"/>
              <w:bookmarkEnd w:id="21389"/>
            </w:del>
          </w:p>
          <w:p w14:paraId="5924E015" w14:textId="21B06252" w:rsidR="00AD6DB4" w:rsidDel="000934B8" w:rsidRDefault="00AD6DB4" w:rsidP="00166AF3">
            <w:pPr>
              <w:pStyle w:val="TableBody"/>
              <w:rPr>
                <w:del w:id="21390" w:author="Alban Roche" w:date="2017-08-02T16:45:00Z"/>
              </w:rPr>
            </w:pPr>
            <w:bookmarkStart w:id="21391" w:name="_Toc489461468"/>
            <w:bookmarkEnd w:id="21391"/>
          </w:p>
          <w:p w14:paraId="76B56BE7" w14:textId="749DE5B5" w:rsidR="00AD6DB4" w:rsidDel="000934B8" w:rsidRDefault="00AD6DB4" w:rsidP="00166AF3">
            <w:pPr>
              <w:pStyle w:val="TableBody"/>
              <w:rPr>
                <w:del w:id="21392" w:author="Alban Roche" w:date="2017-08-02T16:45:00Z"/>
              </w:rPr>
            </w:pPr>
            <w:del w:id="21393" w:author="Alban Roche" w:date="2017-08-02T16:45:00Z">
              <w:r w:rsidRPr="00CB4B23" w:rsidDel="000934B8">
                <w:rPr>
                  <w:u w:val="single"/>
                </w:rPr>
                <w:delText>Syntax</w:delText>
              </w:r>
              <w:bookmarkStart w:id="21394" w:name="_Toc489461469"/>
              <w:bookmarkEnd w:id="21394"/>
            </w:del>
          </w:p>
          <w:p w14:paraId="28F97ACD" w14:textId="0BF72EEA" w:rsidR="00AD6DB4" w:rsidRPr="00CB4B23" w:rsidDel="000934B8" w:rsidRDefault="00AD6DB4" w:rsidP="00166AF3">
            <w:pPr>
              <w:pStyle w:val="TableBody"/>
              <w:rPr>
                <w:del w:id="21395" w:author="Alban Roche" w:date="2017-08-02T16:45:00Z"/>
                <w:b/>
              </w:rPr>
            </w:pPr>
            <w:del w:id="21396" w:author="Alban Roche" w:date="2017-08-02T16:45:00Z">
              <w:r w:rsidRPr="00CB4B23" w:rsidDel="000934B8">
                <w:rPr>
                  <w:b/>
                </w:rPr>
                <w:delText>AT+</w:delText>
              </w:r>
              <w:r w:rsidDel="000934B8">
                <w:rPr>
                  <w:b/>
                </w:rPr>
                <w:br/>
              </w:r>
              <w:r w:rsidRPr="00CB4B23" w:rsidDel="000934B8">
                <w:rPr>
                  <w:b/>
                </w:rPr>
                <w:delText>KHTTPHEADER</w:delText>
              </w:r>
              <w:r w:rsidDel="000934B8">
                <w:rPr>
                  <w:b/>
                </w:rPr>
                <w:br/>
              </w:r>
              <w:r w:rsidRPr="00CB4B23" w:rsidDel="000934B8">
                <w:rPr>
                  <w:b/>
                </w:rPr>
                <w:delText>=?</w:delText>
              </w:r>
              <w:bookmarkStart w:id="21397" w:name="_Toc489461470"/>
              <w:bookmarkEnd w:id="21397"/>
            </w:del>
          </w:p>
        </w:tc>
        <w:tc>
          <w:tcPr>
            <w:tcW w:w="7560" w:type="dxa"/>
          </w:tcPr>
          <w:p w14:paraId="05E8C3F2" w14:textId="24CF8B32" w:rsidR="00AD6DB4" w:rsidDel="000934B8" w:rsidRDefault="00AD6DB4" w:rsidP="00166AF3">
            <w:pPr>
              <w:pStyle w:val="TableBody"/>
              <w:rPr>
                <w:del w:id="21398" w:author="Alban Roche" w:date="2017-08-02T16:45:00Z"/>
                <w:u w:val="single"/>
              </w:rPr>
            </w:pPr>
            <w:bookmarkStart w:id="21399" w:name="_Toc489461471"/>
            <w:bookmarkEnd w:id="21399"/>
          </w:p>
          <w:p w14:paraId="4DB1DA9A" w14:textId="491BBBE1" w:rsidR="00AD6DB4" w:rsidDel="000934B8" w:rsidRDefault="00AD6DB4" w:rsidP="00166AF3">
            <w:pPr>
              <w:pStyle w:val="TableBody"/>
              <w:rPr>
                <w:del w:id="21400" w:author="Alban Roche" w:date="2017-08-02T16:45:00Z"/>
                <w:u w:val="single"/>
              </w:rPr>
            </w:pPr>
            <w:bookmarkStart w:id="21401" w:name="_Toc489461472"/>
            <w:bookmarkEnd w:id="21401"/>
          </w:p>
          <w:p w14:paraId="3B1C2EEC" w14:textId="49995D3D" w:rsidR="00AD6DB4" w:rsidDel="000934B8" w:rsidRDefault="00AD6DB4" w:rsidP="00166AF3">
            <w:pPr>
              <w:pStyle w:val="TableBody"/>
              <w:rPr>
                <w:del w:id="21402" w:author="Alban Roche" w:date="2017-08-02T16:45:00Z"/>
              </w:rPr>
            </w:pPr>
            <w:del w:id="21403" w:author="Alban Roche" w:date="2017-08-02T16:45:00Z">
              <w:r w:rsidDel="000934B8">
                <w:rPr>
                  <w:u w:val="single"/>
                </w:rPr>
                <w:delText>Response</w:delText>
              </w:r>
              <w:bookmarkStart w:id="21404" w:name="_Toc489461473"/>
              <w:bookmarkEnd w:id="21404"/>
            </w:del>
          </w:p>
          <w:p w14:paraId="4340D991" w14:textId="50F1ECB4" w:rsidR="00AD6DB4" w:rsidDel="000934B8" w:rsidRDefault="00AD6DB4" w:rsidP="00166AF3">
            <w:pPr>
              <w:pStyle w:val="TableBody"/>
              <w:rPr>
                <w:del w:id="21405" w:author="Alban Roche" w:date="2017-08-02T16:45:00Z"/>
              </w:rPr>
            </w:pPr>
            <w:del w:id="21406" w:author="Alban Roche" w:date="2017-08-02T16:45:00Z">
              <w:r w:rsidRPr="00CB4B23" w:rsidDel="000934B8">
                <w:rPr>
                  <w:b/>
                </w:rPr>
                <w:delText>+KHTTPHEADER: (</w:delText>
              </w:r>
              <w:r w:rsidDel="000934B8">
                <w:delText xml:space="preserve">list of possible </w:delText>
              </w:r>
              <w:r w:rsidRPr="00CB4B23" w:rsidDel="000934B8">
                <w:rPr>
                  <w:b/>
                </w:rPr>
                <w:delText>&lt;session_id&gt;</w:delText>
              </w:r>
              <w:r w:rsidDel="000934B8">
                <w:delText>s</w:delText>
              </w:r>
              <w:r w:rsidRPr="00CB4B23" w:rsidDel="000934B8">
                <w:rPr>
                  <w:b/>
                </w:rPr>
                <w:delText>),&lt;local_uri&gt;</w:delText>
              </w:r>
              <w:bookmarkStart w:id="21407" w:name="_Toc489461474"/>
              <w:bookmarkEnd w:id="21407"/>
            </w:del>
          </w:p>
          <w:p w14:paraId="29E7749B" w14:textId="1F3B9A0A" w:rsidR="00AD6DB4" w:rsidRPr="00CB4B23" w:rsidDel="000934B8" w:rsidRDefault="00AD6DB4" w:rsidP="00166AF3">
            <w:pPr>
              <w:pStyle w:val="TableBody"/>
              <w:rPr>
                <w:del w:id="21408" w:author="Alban Roche" w:date="2017-08-02T16:45:00Z"/>
                <w:b/>
              </w:rPr>
            </w:pPr>
            <w:del w:id="21409" w:author="Alban Roche" w:date="2017-08-02T16:45:00Z">
              <w:r w:rsidRPr="00CB4B23" w:rsidDel="000934B8">
                <w:rPr>
                  <w:b/>
                </w:rPr>
                <w:delText>OK</w:delText>
              </w:r>
              <w:bookmarkStart w:id="21410" w:name="_Toc489461475"/>
              <w:bookmarkEnd w:id="21410"/>
            </w:del>
          </w:p>
        </w:tc>
        <w:bookmarkStart w:id="21411" w:name="_Toc489461476"/>
        <w:bookmarkEnd w:id="21411"/>
      </w:tr>
      <w:tr w:rsidR="00AD6DB4" w:rsidRPr="00671C8B" w:rsidDel="000934B8" w14:paraId="42EE1A0D" w14:textId="5A4C8F19" w:rsidTr="00166AF3">
        <w:trPr>
          <w:del w:id="21412" w:author="Alban Roche" w:date="2017-08-02T16:45:00Z"/>
        </w:trPr>
        <w:tc>
          <w:tcPr>
            <w:tcW w:w="1728" w:type="dxa"/>
          </w:tcPr>
          <w:p w14:paraId="239E1156" w14:textId="2696448E" w:rsidR="00AD6DB4" w:rsidRPr="00671C8B" w:rsidDel="000934B8" w:rsidRDefault="00AD6DB4" w:rsidP="00166AF3">
            <w:pPr>
              <w:pStyle w:val="TableBody"/>
              <w:rPr>
                <w:del w:id="21413" w:author="Alban Roche" w:date="2017-08-02T16:45:00Z"/>
                <w:i/>
              </w:rPr>
            </w:pPr>
            <w:del w:id="21414" w:author="Alban Roche" w:date="2017-08-02T16:45:00Z">
              <w:r w:rsidRPr="00671C8B" w:rsidDel="000934B8">
                <w:rPr>
                  <w:i/>
                </w:rPr>
                <w:delText>Read command</w:delText>
              </w:r>
              <w:bookmarkStart w:id="21415" w:name="_Toc489461477"/>
              <w:bookmarkEnd w:id="21415"/>
            </w:del>
          </w:p>
          <w:p w14:paraId="020BC931" w14:textId="6DD0B19B" w:rsidR="00AD6DB4" w:rsidRPr="00671C8B" w:rsidDel="000934B8" w:rsidRDefault="00AD6DB4" w:rsidP="00166AF3">
            <w:pPr>
              <w:pStyle w:val="TableBody"/>
              <w:rPr>
                <w:del w:id="21416" w:author="Alban Roche" w:date="2017-08-02T16:45:00Z"/>
              </w:rPr>
            </w:pPr>
            <w:bookmarkStart w:id="21417" w:name="_Toc489461478"/>
            <w:bookmarkEnd w:id="21417"/>
          </w:p>
          <w:p w14:paraId="19321214" w14:textId="3236E0B8" w:rsidR="00AD6DB4" w:rsidRPr="00671C8B" w:rsidDel="000934B8" w:rsidRDefault="00AD6DB4" w:rsidP="00166AF3">
            <w:pPr>
              <w:pStyle w:val="TableBody"/>
              <w:rPr>
                <w:del w:id="21418" w:author="Alban Roche" w:date="2017-08-02T16:45:00Z"/>
                <w:u w:val="single"/>
              </w:rPr>
            </w:pPr>
            <w:del w:id="21419" w:author="Alban Roche" w:date="2017-08-02T16:45:00Z">
              <w:r w:rsidRPr="00671C8B" w:rsidDel="000934B8">
                <w:rPr>
                  <w:u w:val="single"/>
                </w:rPr>
                <w:delText>Syntax</w:delText>
              </w:r>
              <w:bookmarkStart w:id="21420" w:name="_Toc489461479"/>
              <w:bookmarkEnd w:id="21420"/>
            </w:del>
          </w:p>
          <w:p w14:paraId="30EC425D" w14:textId="02D4B602" w:rsidR="00AD6DB4" w:rsidRPr="00671C8B" w:rsidDel="000934B8" w:rsidRDefault="00AD6DB4" w:rsidP="00166AF3">
            <w:pPr>
              <w:pStyle w:val="TableBody"/>
              <w:rPr>
                <w:del w:id="21421" w:author="Alban Roche" w:date="2017-08-02T16:45:00Z"/>
                <w:u w:val="single"/>
              </w:rPr>
            </w:pPr>
            <w:del w:id="21422" w:author="Alban Roche" w:date="2017-08-02T16:45:00Z">
              <w:r w:rsidRPr="00671C8B" w:rsidDel="000934B8">
                <w:rPr>
                  <w:b/>
                </w:rPr>
                <w:delText>AT+</w:delText>
              </w:r>
              <w:r w:rsidRPr="00671C8B" w:rsidDel="000934B8">
                <w:rPr>
                  <w:b/>
                </w:rPr>
                <w:br/>
                <w:delText>KHTTP</w:delText>
              </w:r>
              <w:r w:rsidRPr="00671C8B" w:rsidDel="000934B8">
                <w:rPr>
                  <w:b/>
                  <w:lang w:eastAsia="zh-CN"/>
                </w:rPr>
                <w:delText>HEADER</w:delText>
              </w:r>
              <w:r w:rsidRPr="00671C8B" w:rsidDel="000934B8">
                <w:rPr>
                  <w:b/>
                </w:rPr>
                <w:delText>?</w:delText>
              </w:r>
              <w:bookmarkStart w:id="21423" w:name="_Toc489461480"/>
              <w:bookmarkEnd w:id="21423"/>
            </w:del>
          </w:p>
        </w:tc>
        <w:tc>
          <w:tcPr>
            <w:tcW w:w="7560" w:type="dxa"/>
          </w:tcPr>
          <w:p w14:paraId="72BAC3FF" w14:textId="35571C41" w:rsidR="00AD6DB4" w:rsidRPr="00671C8B" w:rsidDel="000934B8" w:rsidRDefault="00AD6DB4" w:rsidP="00166AF3">
            <w:pPr>
              <w:pStyle w:val="TableBody"/>
              <w:rPr>
                <w:del w:id="21424" w:author="Alban Roche" w:date="2017-08-02T16:45:00Z"/>
                <w:u w:val="single"/>
              </w:rPr>
            </w:pPr>
            <w:bookmarkStart w:id="21425" w:name="_Toc489461481"/>
            <w:bookmarkEnd w:id="21425"/>
          </w:p>
          <w:p w14:paraId="01FE0228" w14:textId="69E3C5ED" w:rsidR="00AD6DB4" w:rsidRPr="00671C8B" w:rsidDel="000934B8" w:rsidRDefault="00AD6DB4" w:rsidP="00166AF3">
            <w:pPr>
              <w:pStyle w:val="TableBody"/>
              <w:rPr>
                <w:del w:id="21426" w:author="Alban Roche" w:date="2017-08-02T16:45:00Z"/>
                <w:u w:val="single"/>
              </w:rPr>
            </w:pPr>
            <w:bookmarkStart w:id="21427" w:name="_Toc489461482"/>
            <w:bookmarkEnd w:id="21427"/>
          </w:p>
          <w:p w14:paraId="08A55708" w14:textId="7307C5A3" w:rsidR="00AD6DB4" w:rsidRPr="00671C8B" w:rsidDel="000934B8" w:rsidRDefault="00AD6DB4" w:rsidP="00166AF3">
            <w:pPr>
              <w:pStyle w:val="TableBody"/>
              <w:rPr>
                <w:del w:id="21428" w:author="Alban Roche" w:date="2017-08-02T16:45:00Z"/>
                <w:u w:val="single"/>
              </w:rPr>
            </w:pPr>
            <w:del w:id="21429" w:author="Alban Roche" w:date="2017-08-02T16:45:00Z">
              <w:r w:rsidRPr="00671C8B" w:rsidDel="000934B8">
                <w:rPr>
                  <w:u w:val="single"/>
                </w:rPr>
                <w:delText>Response</w:delText>
              </w:r>
              <w:bookmarkStart w:id="21430" w:name="_Toc489461483"/>
              <w:bookmarkEnd w:id="21430"/>
            </w:del>
          </w:p>
          <w:p w14:paraId="4A087E9D" w14:textId="67D7BBCD" w:rsidR="00AD6DB4" w:rsidRPr="00671C8B" w:rsidDel="000934B8" w:rsidRDefault="00AD6DB4" w:rsidP="00166AF3">
            <w:pPr>
              <w:pStyle w:val="TableBody"/>
              <w:rPr>
                <w:del w:id="21431" w:author="Alban Roche" w:date="2017-08-02T16:45:00Z"/>
                <w:u w:val="single"/>
              </w:rPr>
            </w:pPr>
            <w:del w:id="21432" w:author="Alban Roche" w:date="2017-08-02T16:45:00Z">
              <w:r w:rsidRPr="00671C8B" w:rsidDel="000934B8">
                <w:rPr>
                  <w:b/>
                </w:rPr>
                <w:delText>+KHTTP</w:delText>
              </w:r>
              <w:r w:rsidRPr="00671C8B" w:rsidDel="000934B8">
                <w:rPr>
                  <w:b/>
                  <w:lang w:eastAsia="zh-CN"/>
                </w:rPr>
                <w:delText>HEADER</w:delText>
              </w:r>
              <w:r w:rsidRPr="00671C8B" w:rsidDel="000934B8">
                <w:rPr>
                  <w:b/>
                </w:rPr>
                <w:delText>: &lt;session_id&gt;,&lt;count&gt;</w:delText>
              </w:r>
              <w:r w:rsidRPr="00671C8B" w:rsidDel="000934B8">
                <w:rPr>
                  <w:b/>
                  <w:lang w:eastAsia="zh-CN"/>
                </w:rPr>
                <w:br/>
                <w:delText>[…]</w:delText>
              </w:r>
              <w:bookmarkStart w:id="21433" w:name="_Toc489461484"/>
              <w:bookmarkEnd w:id="21433"/>
            </w:del>
          </w:p>
        </w:tc>
        <w:bookmarkStart w:id="21434" w:name="_Toc489461485"/>
        <w:bookmarkEnd w:id="21434"/>
      </w:tr>
      <w:tr w:rsidR="00AD6DB4" w:rsidRPr="00671C8B" w:rsidDel="000934B8" w14:paraId="04C78CBB" w14:textId="78BAA1F9" w:rsidTr="00166AF3">
        <w:trPr>
          <w:cantSplit w:val="0"/>
          <w:del w:id="21435" w:author="Alban Roche" w:date="2017-08-02T16:45:00Z"/>
        </w:trPr>
        <w:tc>
          <w:tcPr>
            <w:tcW w:w="1728" w:type="dxa"/>
          </w:tcPr>
          <w:p w14:paraId="436A4B26" w14:textId="04AA4093" w:rsidR="00AD6DB4" w:rsidRPr="00671C8B" w:rsidDel="000934B8" w:rsidRDefault="00AD6DB4" w:rsidP="00166AF3">
            <w:pPr>
              <w:pStyle w:val="TableBody"/>
              <w:rPr>
                <w:del w:id="21436" w:author="Alban Roche" w:date="2017-08-02T16:45:00Z"/>
                <w:i/>
              </w:rPr>
            </w:pPr>
            <w:del w:id="21437" w:author="Alban Roche" w:date="2017-08-02T16:45:00Z">
              <w:r w:rsidRPr="00671C8B" w:rsidDel="000934B8">
                <w:rPr>
                  <w:i/>
                </w:rPr>
                <w:delText>Write command</w:delText>
              </w:r>
              <w:bookmarkStart w:id="21438" w:name="_Toc489461486"/>
              <w:bookmarkEnd w:id="21438"/>
            </w:del>
          </w:p>
          <w:p w14:paraId="5FD1D642" w14:textId="127BE77A" w:rsidR="00AD6DB4" w:rsidRPr="00671C8B" w:rsidDel="000934B8" w:rsidRDefault="00AD6DB4" w:rsidP="00166AF3">
            <w:pPr>
              <w:pStyle w:val="TableBody"/>
              <w:rPr>
                <w:del w:id="21439" w:author="Alban Roche" w:date="2017-08-02T16:45:00Z"/>
              </w:rPr>
            </w:pPr>
            <w:bookmarkStart w:id="21440" w:name="_Toc489461487"/>
            <w:bookmarkEnd w:id="21440"/>
          </w:p>
          <w:p w14:paraId="10157992" w14:textId="630682DA" w:rsidR="00AD6DB4" w:rsidRPr="00671C8B" w:rsidDel="000934B8" w:rsidRDefault="00AD6DB4" w:rsidP="00166AF3">
            <w:pPr>
              <w:pStyle w:val="TableBody"/>
              <w:rPr>
                <w:del w:id="21441" w:author="Alban Roche" w:date="2017-08-02T16:45:00Z"/>
                <w:u w:val="single"/>
              </w:rPr>
            </w:pPr>
            <w:del w:id="21442" w:author="Alban Roche" w:date="2017-08-02T16:45:00Z">
              <w:r w:rsidRPr="00671C8B" w:rsidDel="000934B8">
                <w:rPr>
                  <w:u w:val="single"/>
                </w:rPr>
                <w:delText>Syntax</w:delText>
              </w:r>
              <w:bookmarkStart w:id="21443" w:name="_Toc489461488"/>
              <w:bookmarkEnd w:id="21443"/>
            </w:del>
          </w:p>
          <w:p w14:paraId="22E5967B" w14:textId="4962C2D2" w:rsidR="00AD6DB4" w:rsidRPr="00671C8B" w:rsidDel="000934B8" w:rsidRDefault="00AD6DB4" w:rsidP="00166AF3">
            <w:pPr>
              <w:pStyle w:val="TableBody"/>
              <w:rPr>
                <w:del w:id="21444" w:author="Alban Roche" w:date="2017-08-02T16:45:00Z"/>
                <w:b/>
              </w:rPr>
            </w:pPr>
            <w:del w:id="21445" w:author="Alban Roche" w:date="2017-08-02T16:45:00Z">
              <w:r w:rsidRPr="00671C8B" w:rsidDel="000934B8">
                <w:rPr>
                  <w:b/>
                </w:rPr>
                <w:delText>AT+</w:delText>
              </w:r>
              <w:r w:rsidRPr="00671C8B" w:rsidDel="000934B8">
                <w:rPr>
                  <w:b/>
                </w:rPr>
                <w:br/>
                <w:delText>KHTTPHEADER=</w:delText>
              </w:r>
              <w:bookmarkStart w:id="21446" w:name="_Toc489461489"/>
              <w:bookmarkEnd w:id="21446"/>
            </w:del>
          </w:p>
          <w:p w14:paraId="5CCAA840" w14:textId="52ABF037" w:rsidR="00AD6DB4" w:rsidRPr="00671C8B" w:rsidDel="000934B8" w:rsidRDefault="00AD6DB4" w:rsidP="00166AF3">
            <w:pPr>
              <w:pStyle w:val="TableBody"/>
              <w:rPr>
                <w:del w:id="21447" w:author="Alban Roche" w:date="2017-08-02T16:45:00Z"/>
                <w:b/>
              </w:rPr>
            </w:pPr>
            <w:del w:id="21448" w:author="Alban Roche" w:date="2017-08-02T16:45:00Z">
              <w:r w:rsidRPr="00671C8B" w:rsidDel="000934B8">
                <w:rPr>
                  <w:b/>
                </w:rPr>
                <w:delText>&lt;session_id&gt;</w:delText>
              </w:r>
              <w:r w:rsidRPr="00671C8B" w:rsidDel="000934B8">
                <w:rPr>
                  <w:b/>
                </w:rPr>
                <w:br/>
                <w:delText>[,&lt;local_uri&gt;]</w:delText>
              </w:r>
              <w:bookmarkStart w:id="21449" w:name="_Toc489461490"/>
              <w:bookmarkEnd w:id="21449"/>
            </w:del>
          </w:p>
        </w:tc>
        <w:tc>
          <w:tcPr>
            <w:tcW w:w="7560" w:type="dxa"/>
          </w:tcPr>
          <w:p w14:paraId="65A58899" w14:textId="292B3DEE" w:rsidR="00AD6DB4" w:rsidRPr="00671C8B" w:rsidDel="000934B8" w:rsidRDefault="00AD6DB4" w:rsidP="00166AF3">
            <w:pPr>
              <w:pStyle w:val="TableBody"/>
              <w:rPr>
                <w:del w:id="21450" w:author="Alban Roche" w:date="2017-08-02T16:45:00Z"/>
                <w:u w:val="single"/>
              </w:rPr>
            </w:pPr>
            <w:bookmarkStart w:id="21451" w:name="_Toc489461491"/>
            <w:bookmarkEnd w:id="21451"/>
          </w:p>
          <w:p w14:paraId="1A763E42" w14:textId="7AF3A607" w:rsidR="00AD6DB4" w:rsidRPr="00671C8B" w:rsidDel="000934B8" w:rsidRDefault="00AD6DB4" w:rsidP="00166AF3">
            <w:pPr>
              <w:pStyle w:val="TableBody"/>
              <w:rPr>
                <w:del w:id="21452" w:author="Alban Roche" w:date="2017-08-02T16:45:00Z"/>
                <w:u w:val="single"/>
              </w:rPr>
            </w:pPr>
            <w:bookmarkStart w:id="21453" w:name="_Toc489461492"/>
            <w:bookmarkEnd w:id="21453"/>
          </w:p>
          <w:p w14:paraId="453F3A4D" w14:textId="4ADE5803" w:rsidR="00AD6DB4" w:rsidRPr="00671C8B" w:rsidDel="000934B8" w:rsidRDefault="00AD6DB4" w:rsidP="00166AF3">
            <w:pPr>
              <w:pStyle w:val="TableBody"/>
              <w:rPr>
                <w:del w:id="21454" w:author="Alban Roche" w:date="2017-08-02T16:45:00Z"/>
                <w:u w:val="single"/>
              </w:rPr>
            </w:pPr>
            <w:del w:id="21455" w:author="Alban Roche" w:date="2017-08-02T16:45:00Z">
              <w:r w:rsidRPr="00671C8B" w:rsidDel="000934B8">
                <w:rPr>
                  <w:u w:val="single"/>
                </w:rPr>
                <w:delText>Response</w:delText>
              </w:r>
              <w:bookmarkStart w:id="21456" w:name="_Toc489461493"/>
              <w:bookmarkEnd w:id="21456"/>
            </w:del>
          </w:p>
          <w:p w14:paraId="25AC6B06" w14:textId="7F767487" w:rsidR="00AD6DB4" w:rsidRPr="00671C8B" w:rsidDel="000934B8" w:rsidRDefault="00AD6DB4" w:rsidP="00166AF3">
            <w:pPr>
              <w:pStyle w:val="TableBody"/>
              <w:rPr>
                <w:del w:id="21457" w:author="Alban Roche" w:date="2017-08-02T16:45:00Z"/>
                <w:b/>
              </w:rPr>
            </w:pPr>
            <w:del w:id="21458" w:author="Alban Roche" w:date="2017-08-02T16:45:00Z">
              <w:r w:rsidRPr="00671C8B" w:rsidDel="000934B8">
                <w:rPr>
                  <w:b/>
                </w:rPr>
                <w:delText>OK</w:delText>
              </w:r>
              <w:bookmarkStart w:id="21459" w:name="_Toc489461494"/>
              <w:bookmarkEnd w:id="21459"/>
            </w:del>
          </w:p>
          <w:p w14:paraId="629290DB" w14:textId="7E615174" w:rsidR="00AD6DB4" w:rsidRPr="00C318EF" w:rsidDel="000934B8" w:rsidRDefault="00AD6DB4" w:rsidP="00166AF3">
            <w:pPr>
              <w:pStyle w:val="TableBody"/>
              <w:rPr>
                <w:del w:id="21460" w:author="Alban Roche" w:date="2017-08-02T16:45:00Z"/>
              </w:rPr>
            </w:pPr>
            <w:bookmarkStart w:id="21461" w:name="_Toc489461495"/>
            <w:bookmarkEnd w:id="21461"/>
          </w:p>
          <w:p w14:paraId="2BCC0CEF" w14:textId="7C019C66" w:rsidR="00AD6DB4" w:rsidRPr="00C318EF" w:rsidDel="000934B8" w:rsidRDefault="00AD6DB4" w:rsidP="00166AF3">
            <w:pPr>
              <w:pStyle w:val="TableBody"/>
              <w:rPr>
                <w:del w:id="21462" w:author="Alban Roche" w:date="2017-08-02T16:45:00Z"/>
                <w:lang w:eastAsia="zh-CN"/>
              </w:rPr>
            </w:pPr>
            <w:del w:id="21463" w:author="Alban Roche" w:date="2017-08-02T16:45:00Z">
              <w:r w:rsidRPr="00C318EF" w:rsidDel="000934B8">
                <w:delText>or</w:delText>
              </w:r>
              <w:bookmarkStart w:id="21464" w:name="_Toc489461496"/>
              <w:bookmarkEnd w:id="21464"/>
            </w:del>
          </w:p>
          <w:p w14:paraId="4E18EB77" w14:textId="18803847" w:rsidR="00AD6DB4" w:rsidRPr="00671C8B" w:rsidDel="000934B8" w:rsidRDefault="00AD6DB4" w:rsidP="00166AF3">
            <w:pPr>
              <w:pStyle w:val="TableBody"/>
              <w:rPr>
                <w:del w:id="21465" w:author="Alban Roche" w:date="2017-08-02T16:45:00Z"/>
                <w:b/>
                <w:lang w:eastAsia="zh-CN"/>
              </w:rPr>
            </w:pPr>
            <w:del w:id="21466" w:author="Alban Roche" w:date="2017-08-02T16:45:00Z">
              <w:r w:rsidRPr="00671C8B" w:rsidDel="000934B8">
                <w:rPr>
                  <w:b/>
                </w:rPr>
                <w:delText>+CME ERROR: &lt;err&gt;</w:delText>
              </w:r>
              <w:bookmarkStart w:id="21467" w:name="_Toc489461497"/>
              <w:bookmarkEnd w:id="21467"/>
            </w:del>
          </w:p>
          <w:p w14:paraId="2D0E0860" w14:textId="09FBC0E1" w:rsidR="00AD6DB4" w:rsidRPr="00671C8B" w:rsidDel="000934B8" w:rsidRDefault="00AD6DB4" w:rsidP="00166AF3">
            <w:pPr>
              <w:pStyle w:val="TableBody"/>
              <w:rPr>
                <w:del w:id="21468" w:author="Alban Roche" w:date="2017-08-02T16:45:00Z"/>
                <w:lang w:eastAsia="zh-CN"/>
              </w:rPr>
            </w:pPr>
            <w:bookmarkStart w:id="21469" w:name="_Toc489461498"/>
            <w:bookmarkEnd w:id="21469"/>
          </w:p>
          <w:p w14:paraId="0E64240B" w14:textId="54F54F5B" w:rsidR="00AD6DB4" w:rsidRPr="00671C8B" w:rsidDel="000934B8" w:rsidRDefault="00AD6DB4" w:rsidP="00166AF3">
            <w:pPr>
              <w:pStyle w:val="TableBody"/>
              <w:rPr>
                <w:del w:id="21470" w:author="Alban Roche" w:date="2017-08-02T16:45:00Z"/>
                <w:u w:val="single"/>
              </w:rPr>
            </w:pPr>
            <w:del w:id="21471" w:author="Alban Roche" w:date="2017-08-02T16:45:00Z">
              <w:r w:rsidRPr="00671C8B" w:rsidDel="000934B8">
                <w:rPr>
                  <w:u w:val="single"/>
                </w:rPr>
                <w:delText>Parameters</w:delText>
              </w:r>
              <w:bookmarkStart w:id="21472" w:name="_Toc489461499"/>
              <w:bookmarkEnd w:id="21472"/>
            </w:del>
          </w:p>
          <w:p w14:paraId="32C77351" w14:textId="2AB49A48" w:rsidR="00AD6DB4" w:rsidRPr="00671C8B" w:rsidDel="000934B8" w:rsidRDefault="00AD6DB4" w:rsidP="00166AF3">
            <w:pPr>
              <w:pStyle w:val="TableBody"/>
              <w:rPr>
                <w:del w:id="21473" w:author="Alban Roche" w:date="2017-08-02T16:45:00Z"/>
                <w:lang w:eastAsia="zh-CN"/>
              </w:rPr>
            </w:pPr>
            <w:del w:id="21474" w:author="Alban Roche" w:date="2017-08-02T16:45:00Z">
              <w:r w:rsidRPr="00671C8B" w:rsidDel="000934B8">
                <w:rPr>
                  <w:b/>
                </w:rPr>
                <w:delText>&lt;session_id&gt;</w:delText>
              </w:r>
              <w:r w:rsidRPr="00671C8B" w:rsidDel="000934B8">
                <w:rPr>
                  <w:b/>
                </w:rPr>
                <w:tab/>
              </w:r>
              <w:r w:rsidRPr="00671C8B" w:rsidDel="000934B8">
                <w:delText>HTTP session</w:delText>
              </w:r>
              <w:r w:rsidDel="000934B8">
                <w:delText xml:space="preserve"> index</w:delText>
              </w:r>
              <w:bookmarkStart w:id="21475" w:name="_Toc489461500"/>
              <w:bookmarkEnd w:id="21475"/>
            </w:del>
          </w:p>
          <w:p w14:paraId="289FC28B" w14:textId="6D8F95FE" w:rsidR="00AD6DB4" w:rsidRPr="00671C8B" w:rsidDel="000934B8" w:rsidRDefault="00AD6DB4" w:rsidP="00166AF3">
            <w:pPr>
              <w:pStyle w:val="TableBody"/>
              <w:rPr>
                <w:del w:id="21476" w:author="Alban Roche" w:date="2017-08-02T16:45:00Z"/>
                <w:b/>
              </w:rPr>
            </w:pPr>
            <w:bookmarkStart w:id="21477" w:name="_Toc489461501"/>
            <w:bookmarkEnd w:id="21477"/>
          </w:p>
          <w:p w14:paraId="13F7195A" w14:textId="3C5D2153" w:rsidR="00AD6DB4" w:rsidRPr="00671C8B" w:rsidDel="000934B8" w:rsidRDefault="00AD6DB4" w:rsidP="00166AF3">
            <w:pPr>
              <w:pStyle w:val="TableBody"/>
              <w:rPr>
                <w:del w:id="21478" w:author="Alban Roche" w:date="2017-08-02T16:45:00Z"/>
              </w:rPr>
            </w:pPr>
            <w:del w:id="21479" w:author="Alban Roche" w:date="2017-08-02T16:45:00Z">
              <w:r w:rsidRPr="00671C8B" w:rsidDel="000934B8">
                <w:rPr>
                  <w:b/>
                </w:rPr>
                <w:delText>&lt;local_uri&gt;</w:delText>
              </w:r>
              <w:r w:rsidRPr="00671C8B" w:rsidDel="000934B8">
                <w:rPr>
                  <w:b/>
                </w:rPr>
                <w:tab/>
              </w:r>
              <w:r w:rsidRPr="00671C8B" w:rsidDel="000934B8">
                <w:delText>This argument must be empty. It is reserved for compatibility of command syntax.</w:delText>
              </w:r>
              <w:bookmarkStart w:id="21480" w:name="_Toc489461502"/>
              <w:bookmarkEnd w:id="21480"/>
            </w:del>
          </w:p>
          <w:p w14:paraId="099456C8" w14:textId="5BD430A9" w:rsidR="00AD6DB4" w:rsidRPr="00671C8B" w:rsidDel="000934B8" w:rsidRDefault="00AD6DB4" w:rsidP="00166AF3">
            <w:pPr>
              <w:pStyle w:val="TableBody"/>
              <w:rPr>
                <w:del w:id="21481" w:author="Alban Roche" w:date="2017-08-02T16:45:00Z"/>
                <w:b/>
              </w:rPr>
            </w:pPr>
            <w:bookmarkStart w:id="21482" w:name="_Toc489461503"/>
            <w:bookmarkEnd w:id="21482"/>
          </w:p>
          <w:p w14:paraId="1AD1FC44" w14:textId="0D4DB237" w:rsidR="00AD6DB4" w:rsidRPr="00671C8B" w:rsidDel="000934B8" w:rsidRDefault="00AD6DB4" w:rsidP="00166AF3">
            <w:pPr>
              <w:pStyle w:val="TableBody"/>
              <w:rPr>
                <w:del w:id="21483" w:author="Alban Roche" w:date="2017-08-02T16:45:00Z"/>
                <w:u w:val="single"/>
              </w:rPr>
            </w:pPr>
            <w:del w:id="21484" w:author="Alban Roche" w:date="2017-08-02T16:45:00Z">
              <w:r w:rsidRPr="00671C8B" w:rsidDel="000934B8">
                <w:rPr>
                  <w:b/>
                </w:rPr>
                <w:delText>&lt;count&gt;</w:delText>
              </w:r>
              <w:r w:rsidRPr="00671C8B" w:rsidDel="000934B8">
                <w:rPr>
                  <w:b/>
                </w:rPr>
                <w:tab/>
              </w:r>
              <w:r w:rsidRPr="00671C8B" w:rsidDel="000934B8">
                <w:delText>Count of HTTP headers</w:delText>
              </w:r>
              <w:bookmarkStart w:id="21485" w:name="_Toc489461504"/>
              <w:bookmarkEnd w:id="21485"/>
            </w:del>
          </w:p>
        </w:tc>
        <w:bookmarkStart w:id="21486" w:name="_Toc489461505"/>
        <w:bookmarkEnd w:id="21486"/>
      </w:tr>
      <w:tr w:rsidR="00AD6DB4" w:rsidRPr="00671C8B" w:rsidDel="000934B8" w14:paraId="02809DA0" w14:textId="551D2593" w:rsidTr="00166AF3">
        <w:trPr>
          <w:del w:id="21487" w:author="Alban Roche" w:date="2017-08-02T16:45:00Z"/>
        </w:trPr>
        <w:tc>
          <w:tcPr>
            <w:tcW w:w="1728" w:type="dxa"/>
          </w:tcPr>
          <w:p w14:paraId="766E951B" w14:textId="2456F94D" w:rsidR="00AD6DB4" w:rsidRPr="00671C8B" w:rsidDel="000934B8" w:rsidRDefault="00AD6DB4" w:rsidP="00166AF3">
            <w:pPr>
              <w:pStyle w:val="TableBody"/>
              <w:rPr>
                <w:del w:id="21488" w:author="Alban Roche" w:date="2017-08-02T16:45:00Z"/>
                <w:u w:val="single"/>
              </w:rPr>
            </w:pPr>
            <w:del w:id="21489" w:author="Alban Roche" w:date="2017-08-02T16:45:00Z">
              <w:r w:rsidRPr="00671C8B" w:rsidDel="000934B8">
                <w:rPr>
                  <w:u w:val="single"/>
                </w:rPr>
                <w:delText>Reference</w:delText>
              </w:r>
              <w:bookmarkStart w:id="21490" w:name="_Toc489461506"/>
              <w:bookmarkEnd w:id="21490"/>
            </w:del>
          </w:p>
          <w:p w14:paraId="0B5B2F56" w14:textId="28DAD963" w:rsidR="00AD6DB4" w:rsidRPr="00671C8B" w:rsidDel="000934B8" w:rsidRDefault="00AD6DB4" w:rsidP="00166AF3">
            <w:pPr>
              <w:pStyle w:val="TableBody"/>
              <w:rPr>
                <w:del w:id="21491" w:author="Alban Roche" w:date="2017-08-02T16:45:00Z"/>
              </w:rPr>
            </w:pPr>
            <w:del w:id="21492" w:author="Alban Roche" w:date="2017-08-02T16:45:00Z">
              <w:r w:rsidRPr="00671C8B" w:rsidDel="000934B8">
                <w:delText>Sierra Wireless Proprietary</w:delText>
              </w:r>
              <w:bookmarkStart w:id="21493" w:name="_Toc489461507"/>
              <w:bookmarkEnd w:id="21493"/>
            </w:del>
          </w:p>
        </w:tc>
        <w:tc>
          <w:tcPr>
            <w:tcW w:w="7560" w:type="dxa"/>
          </w:tcPr>
          <w:p w14:paraId="4433B9E7" w14:textId="19721039" w:rsidR="00AD6DB4" w:rsidRPr="00671C8B" w:rsidDel="000934B8" w:rsidRDefault="00AD6DB4" w:rsidP="00166AF3">
            <w:pPr>
              <w:pStyle w:val="TableBody"/>
              <w:rPr>
                <w:del w:id="21494" w:author="Alban Roche" w:date="2017-08-02T16:45:00Z"/>
              </w:rPr>
            </w:pPr>
            <w:del w:id="21495" w:author="Alban Roche" w:date="2017-08-02T16:45:00Z">
              <w:r w:rsidRPr="00671C8B" w:rsidDel="000934B8">
                <w:rPr>
                  <w:u w:val="single"/>
                </w:rPr>
                <w:delText>Notes</w:delText>
              </w:r>
              <w:bookmarkStart w:id="21496" w:name="_Toc489461508"/>
              <w:bookmarkEnd w:id="21496"/>
            </w:del>
          </w:p>
          <w:p w14:paraId="6DB9C474" w14:textId="3B12DF17" w:rsidR="00656947" w:rsidDel="000934B8" w:rsidRDefault="00656947" w:rsidP="00656947">
            <w:pPr>
              <w:pStyle w:val="TableBody"/>
              <w:numPr>
                <w:ilvl w:val="0"/>
                <w:numId w:val="146"/>
              </w:numPr>
              <w:rPr>
                <w:del w:id="21497" w:author="Alban Roche" w:date="2017-08-02T16:45:00Z"/>
              </w:rPr>
            </w:pPr>
            <w:commentRangeStart w:id="21498"/>
            <w:del w:id="21499" w:author="Alban Roche" w:date="2017-08-02T16:45:00Z">
              <w:r w:rsidDel="000934B8">
                <w:delText>The data session is automatically ended when &lt;ndata&gt; data bytes are sent/received, and the module returns to command state and returns OK.</w:delText>
              </w:r>
              <w:bookmarkStart w:id="21500" w:name="_Toc489461509"/>
              <w:bookmarkEnd w:id="21500"/>
            </w:del>
          </w:p>
          <w:p w14:paraId="52D2F7FE" w14:textId="557DC5E1" w:rsidR="00AD6DB4" w:rsidRPr="00671C8B" w:rsidDel="000934B8" w:rsidRDefault="00656947" w:rsidP="00656947">
            <w:pPr>
              <w:pStyle w:val="TableBody"/>
              <w:numPr>
                <w:ilvl w:val="0"/>
                <w:numId w:val="146"/>
              </w:numPr>
              <w:rPr>
                <w:del w:id="21501" w:author="Alban Roche" w:date="2017-08-02T16:45:00Z"/>
              </w:rPr>
            </w:pPr>
            <w:del w:id="21502" w:author="Alban Roche" w:date="2017-08-02T16:45:00Z">
              <w:r w:rsidDel="000934B8">
                <w:delText xml:space="preserve">The data session can also be ended by &lt;EOF pattern&gt;, +++ or DTR. Refer to section </w:delText>
              </w:r>
              <w:r w:rsidDel="000934B8">
                <w:fldChar w:fldCharType="begin"/>
              </w:r>
              <w:r w:rsidDel="000934B8">
                <w:delInstrText xml:space="preserve"> REF _Ref451179867 \w \h </w:delInstrText>
              </w:r>
              <w:r w:rsidDel="000934B8">
                <w:fldChar w:fldCharType="separate"/>
              </w:r>
              <w:r w:rsidR="00BD7547" w:rsidDel="000934B8">
                <w:delText>18.9</w:delText>
              </w:r>
              <w:r w:rsidDel="000934B8">
                <w:fldChar w:fldCharType="end"/>
              </w:r>
              <w:r w:rsidDel="000934B8">
                <w:delText xml:space="preserve"> </w:delText>
              </w:r>
              <w:r w:rsidDel="000934B8">
                <w:fldChar w:fldCharType="begin"/>
              </w:r>
              <w:r w:rsidDel="000934B8">
                <w:delInstrText xml:space="preserve"> REF _Ref451179867 \h </w:delInstrText>
              </w:r>
              <w:r w:rsidDel="000934B8">
                <w:fldChar w:fldCharType="separate"/>
              </w:r>
              <w:r w:rsidR="00BD7547" w:rsidRPr="00671C8B" w:rsidDel="000934B8">
                <w:delText>Switch Data/Command Mode DTR +++ ATO Behavior Table</w:delText>
              </w:r>
              <w:r w:rsidDel="000934B8">
                <w:fldChar w:fldCharType="end"/>
              </w:r>
              <w:r w:rsidDel="000934B8">
                <w:delText xml:space="preserve"> for the behavior of +++, DTR or ATO.</w:delText>
              </w:r>
              <w:commentRangeEnd w:id="21498"/>
              <w:r w:rsidR="00BD7547" w:rsidDel="000934B8">
                <w:rPr>
                  <w:rStyle w:val="CommentReference"/>
                  <w:rFonts w:ascii="Verdana" w:hAnsi="Verdana" w:cs="Times New Roman"/>
                  <w:lang w:eastAsia="en-US"/>
                </w:rPr>
                <w:commentReference w:id="21498"/>
              </w:r>
              <w:bookmarkStart w:id="21503" w:name="_Toc489461510"/>
              <w:bookmarkEnd w:id="21503"/>
            </w:del>
          </w:p>
        </w:tc>
        <w:bookmarkStart w:id="21504" w:name="_Toc489461511"/>
        <w:bookmarkEnd w:id="21504"/>
      </w:tr>
    </w:tbl>
    <w:p w14:paraId="1B2BA824" w14:textId="5BA8BC49" w:rsidR="00AD6DB4" w:rsidRPr="00671C8B" w:rsidDel="000934B8" w:rsidRDefault="00AD6DB4" w:rsidP="0059466D">
      <w:pPr>
        <w:pStyle w:val="Heading3"/>
        <w:numPr>
          <w:ilvl w:val="2"/>
          <w:numId w:val="11"/>
        </w:numPr>
        <w:ind w:left="1260" w:hanging="1260"/>
        <w:rPr>
          <w:del w:id="21505" w:author="Alban Roche" w:date="2017-08-02T16:45:00Z"/>
        </w:rPr>
      </w:pPr>
      <w:bookmarkStart w:id="21506" w:name="_Toc349753251"/>
      <w:bookmarkStart w:id="21507" w:name="_Toc349754150"/>
      <w:bookmarkStart w:id="21508" w:name="_Ref366746909"/>
      <w:bookmarkStart w:id="21509" w:name="_Ref369094122"/>
      <w:bookmarkStart w:id="21510" w:name="_Toc368586205"/>
      <w:bookmarkStart w:id="21511" w:name="_Toc247534708"/>
      <w:bookmarkStart w:id="21512" w:name="_Toc345081514"/>
      <w:bookmarkStart w:id="21513" w:name="_Toc435632872"/>
      <w:bookmarkStart w:id="21514" w:name="_Toc486251786"/>
      <w:del w:id="21515" w:author="Alban Roche" w:date="2017-08-02T16:45:00Z">
        <w:r w:rsidRPr="00671C8B" w:rsidDel="000934B8">
          <w:delText>+KHTTPGET Command: Get HTTP Server Information</w:delText>
        </w:r>
        <w:bookmarkStart w:id="21516" w:name="_Toc489461512"/>
        <w:bookmarkEnd w:id="21506"/>
        <w:bookmarkEnd w:id="21507"/>
        <w:bookmarkEnd w:id="21508"/>
        <w:bookmarkEnd w:id="21509"/>
        <w:bookmarkEnd w:id="21510"/>
        <w:bookmarkEnd w:id="21511"/>
        <w:bookmarkEnd w:id="21512"/>
        <w:bookmarkEnd w:id="21513"/>
        <w:bookmarkEnd w:id="21514"/>
        <w:bookmarkEnd w:id="21516"/>
      </w:del>
    </w:p>
    <w:tbl>
      <w:tblPr>
        <w:tblStyle w:val="TableSWIleft"/>
        <w:tblW w:w="9288" w:type="dxa"/>
        <w:tblLayout w:type="fixed"/>
        <w:tblLook w:val="04A0" w:firstRow="1" w:lastRow="0" w:firstColumn="1" w:lastColumn="0" w:noHBand="0" w:noVBand="1"/>
      </w:tblPr>
      <w:tblGrid>
        <w:gridCol w:w="1728"/>
        <w:gridCol w:w="7560"/>
      </w:tblGrid>
      <w:tr w:rsidR="00AD6DB4" w:rsidRPr="00671C8B" w:rsidDel="000934B8" w14:paraId="0CC6DFE5" w14:textId="4A852B49" w:rsidTr="00166AF3">
        <w:trPr>
          <w:cnfStyle w:val="100000000000" w:firstRow="1" w:lastRow="0" w:firstColumn="0" w:lastColumn="0" w:oddVBand="0" w:evenVBand="0" w:oddHBand="0" w:evenHBand="0" w:firstRowFirstColumn="0" w:firstRowLastColumn="0" w:lastRowFirstColumn="0" w:lastRowLastColumn="0"/>
          <w:del w:id="21517" w:author="Alban Roche" w:date="2017-08-02T16:45:00Z"/>
        </w:trPr>
        <w:tc>
          <w:tcPr>
            <w:tcW w:w="9288" w:type="dxa"/>
            <w:gridSpan w:val="2"/>
          </w:tcPr>
          <w:p w14:paraId="74DE3C94" w14:textId="0B72B48D" w:rsidR="00AD6DB4" w:rsidRPr="00671C8B" w:rsidDel="000934B8" w:rsidRDefault="00AD6DB4">
            <w:pPr>
              <w:pStyle w:val="TableRowHead"/>
              <w:spacing w:before="144" w:after="144"/>
              <w:rPr>
                <w:del w:id="21518" w:author="Alban Roche" w:date="2017-08-02T16:45:00Z"/>
              </w:rPr>
            </w:pPr>
            <w:del w:id="21519" w:author="Alban Roche" w:date="2017-08-02T16:45:00Z">
              <w:r w:rsidDel="000934B8">
                <w:delText>HL7618, HL7618RD, HL7648, HL7650, HL7690 and HL7692</w:delText>
              </w:r>
              <w:bookmarkStart w:id="21520" w:name="_Toc489461513"/>
              <w:bookmarkEnd w:id="21520"/>
            </w:del>
          </w:p>
        </w:tc>
        <w:bookmarkStart w:id="21521" w:name="_Toc489461514"/>
        <w:bookmarkEnd w:id="21521"/>
      </w:tr>
      <w:tr w:rsidR="00AD6DB4" w:rsidRPr="00671C8B" w:rsidDel="000934B8" w14:paraId="06D507F9" w14:textId="16AAA7A4" w:rsidTr="00166AF3">
        <w:trPr>
          <w:cantSplit w:val="0"/>
          <w:del w:id="21522" w:author="Alban Roche" w:date="2017-08-02T16:45:00Z"/>
        </w:trPr>
        <w:tc>
          <w:tcPr>
            <w:tcW w:w="1728" w:type="dxa"/>
          </w:tcPr>
          <w:p w14:paraId="44881DD9" w14:textId="649B2DFC" w:rsidR="00AD6DB4" w:rsidDel="000934B8" w:rsidRDefault="00AD6DB4" w:rsidP="00166AF3">
            <w:pPr>
              <w:pStyle w:val="TableBody"/>
              <w:rPr>
                <w:del w:id="21523" w:author="Alban Roche" w:date="2017-08-02T16:45:00Z"/>
              </w:rPr>
            </w:pPr>
            <w:del w:id="21524" w:author="Alban Roche" w:date="2017-08-02T16:45:00Z">
              <w:r w:rsidDel="000934B8">
                <w:rPr>
                  <w:i/>
                </w:rPr>
                <w:delText>Test command</w:delText>
              </w:r>
              <w:bookmarkStart w:id="21525" w:name="_Toc489461515"/>
              <w:bookmarkEnd w:id="21525"/>
            </w:del>
          </w:p>
          <w:p w14:paraId="34EDD683" w14:textId="30401AF4" w:rsidR="00AD6DB4" w:rsidDel="000934B8" w:rsidRDefault="00AD6DB4" w:rsidP="00166AF3">
            <w:pPr>
              <w:pStyle w:val="TableBody"/>
              <w:rPr>
                <w:del w:id="21526" w:author="Alban Roche" w:date="2017-08-02T16:45:00Z"/>
              </w:rPr>
            </w:pPr>
            <w:bookmarkStart w:id="21527" w:name="_Toc489461516"/>
            <w:bookmarkEnd w:id="21527"/>
          </w:p>
          <w:p w14:paraId="234B40C6" w14:textId="6A0AF23F" w:rsidR="00AD6DB4" w:rsidDel="000934B8" w:rsidRDefault="00AD6DB4" w:rsidP="00166AF3">
            <w:pPr>
              <w:pStyle w:val="TableBody"/>
              <w:rPr>
                <w:del w:id="21528" w:author="Alban Roche" w:date="2017-08-02T16:45:00Z"/>
              </w:rPr>
            </w:pPr>
            <w:del w:id="21529" w:author="Alban Roche" w:date="2017-08-02T16:45:00Z">
              <w:r w:rsidRPr="00CB4B23" w:rsidDel="000934B8">
                <w:rPr>
                  <w:u w:val="single"/>
                </w:rPr>
                <w:delText>Syntax</w:delText>
              </w:r>
              <w:bookmarkStart w:id="21530" w:name="_Toc489461517"/>
              <w:bookmarkEnd w:id="21530"/>
            </w:del>
          </w:p>
          <w:p w14:paraId="1900B5F6" w14:textId="5F3FD349" w:rsidR="00AD6DB4" w:rsidRPr="00CB4B23" w:rsidDel="000934B8" w:rsidRDefault="00AD6DB4" w:rsidP="00166AF3">
            <w:pPr>
              <w:pStyle w:val="TableBody"/>
              <w:rPr>
                <w:del w:id="21531" w:author="Alban Roche" w:date="2017-08-02T16:45:00Z"/>
                <w:b/>
              </w:rPr>
            </w:pPr>
            <w:del w:id="21532" w:author="Alban Roche" w:date="2017-08-02T16:45:00Z">
              <w:r w:rsidRPr="00CB4B23" w:rsidDel="000934B8">
                <w:rPr>
                  <w:b/>
                </w:rPr>
                <w:delText>AT+KHTTPGET</w:delText>
              </w:r>
              <w:r w:rsidDel="000934B8">
                <w:rPr>
                  <w:b/>
                </w:rPr>
                <w:br/>
              </w:r>
              <w:r w:rsidRPr="00CB4B23" w:rsidDel="000934B8">
                <w:rPr>
                  <w:b/>
                </w:rPr>
                <w:delText>=?</w:delText>
              </w:r>
              <w:bookmarkStart w:id="21533" w:name="_Toc489461518"/>
              <w:bookmarkEnd w:id="21533"/>
            </w:del>
          </w:p>
        </w:tc>
        <w:tc>
          <w:tcPr>
            <w:tcW w:w="7560" w:type="dxa"/>
          </w:tcPr>
          <w:p w14:paraId="4B516387" w14:textId="2E999301" w:rsidR="00AD6DB4" w:rsidDel="000934B8" w:rsidRDefault="00AD6DB4" w:rsidP="00166AF3">
            <w:pPr>
              <w:pStyle w:val="TableBody"/>
              <w:rPr>
                <w:del w:id="21534" w:author="Alban Roche" w:date="2017-08-02T16:45:00Z"/>
                <w:u w:val="single"/>
              </w:rPr>
            </w:pPr>
            <w:bookmarkStart w:id="21535" w:name="_Toc489461519"/>
            <w:bookmarkEnd w:id="21535"/>
          </w:p>
          <w:p w14:paraId="0C63FEA0" w14:textId="54A94E07" w:rsidR="00AD6DB4" w:rsidDel="000934B8" w:rsidRDefault="00AD6DB4" w:rsidP="00166AF3">
            <w:pPr>
              <w:pStyle w:val="TableBody"/>
              <w:rPr>
                <w:del w:id="21536" w:author="Alban Roche" w:date="2017-08-02T16:45:00Z"/>
                <w:u w:val="single"/>
              </w:rPr>
            </w:pPr>
            <w:bookmarkStart w:id="21537" w:name="_Toc489461520"/>
            <w:bookmarkEnd w:id="21537"/>
          </w:p>
          <w:p w14:paraId="732BE5A9" w14:textId="2768FD71" w:rsidR="00AD6DB4" w:rsidDel="000934B8" w:rsidRDefault="00AD6DB4" w:rsidP="00166AF3">
            <w:pPr>
              <w:pStyle w:val="TableBody"/>
              <w:rPr>
                <w:del w:id="21538" w:author="Alban Roche" w:date="2017-08-02T16:45:00Z"/>
              </w:rPr>
            </w:pPr>
            <w:del w:id="21539" w:author="Alban Roche" w:date="2017-08-02T16:45:00Z">
              <w:r w:rsidDel="000934B8">
                <w:rPr>
                  <w:u w:val="single"/>
                </w:rPr>
                <w:delText>Response</w:delText>
              </w:r>
              <w:bookmarkStart w:id="21540" w:name="_Toc489461521"/>
              <w:bookmarkEnd w:id="21540"/>
            </w:del>
          </w:p>
          <w:p w14:paraId="761684AB" w14:textId="3BB67E6B" w:rsidR="00AD6DB4" w:rsidRPr="00CB4B23" w:rsidDel="000934B8" w:rsidRDefault="00AD6DB4" w:rsidP="00166AF3">
            <w:pPr>
              <w:pStyle w:val="TableBody"/>
              <w:rPr>
                <w:del w:id="21541" w:author="Alban Roche" w:date="2017-08-02T16:45:00Z"/>
                <w:b/>
              </w:rPr>
            </w:pPr>
            <w:del w:id="21542" w:author="Alban Roche" w:date="2017-08-02T16:45:00Z">
              <w:r w:rsidRPr="00CB4B23" w:rsidDel="000934B8">
                <w:rPr>
                  <w:b/>
                </w:rPr>
                <w:delText>+KHTTPGET: (</w:delText>
              </w:r>
              <w:r w:rsidDel="000934B8">
                <w:delText xml:space="preserve">list of possible </w:delText>
              </w:r>
              <w:r w:rsidRPr="00CB4B23" w:rsidDel="000934B8">
                <w:rPr>
                  <w:b/>
                </w:rPr>
                <w:delText>&lt;session_id&gt;</w:delText>
              </w:r>
              <w:r w:rsidDel="000934B8">
                <w:delText>s</w:delText>
              </w:r>
              <w:r w:rsidRPr="001E4708" w:rsidDel="000934B8">
                <w:rPr>
                  <w:b/>
                </w:rPr>
                <w:delText>),</w:delText>
              </w:r>
              <w:r w:rsidRPr="00CB4B23" w:rsidDel="000934B8">
                <w:rPr>
                  <w:b/>
                </w:rPr>
                <w:delText>&lt;request_uri &gt;,</w:delText>
              </w:r>
              <w:r w:rsidDel="000934B8">
                <w:rPr>
                  <w:b/>
                </w:rPr>
                <w:br/>
              </w:r>
              <w:r w:rsidRPr="00CB4B23" w:rsidDel="000934B8">
                <w:rPr>
                  <w:b/>
                </w:rPr>
                <w:delText>(</w:delText>
              </w:r>
              <w:r w:rsidDel="000934B8">
                <w:delText xml:space="preserve">list of possible </w:delText>
              </w:r>
              <w:r w:rsidRPr="00CB4B23" w:rsidDel="000934B8">
                <w:rPr>
                  <w:b/>
                </w:rPr>
                <w:delText>&lt;show_resp&gt;</w:delText>
              </w:r>
              <w:r w:rsidDel="000934B8">
                <w:delText>s</w:delText>
              </w:r>
              <w:r w:rsidRPr="00CB4B23" w:rsidDel="000934B8">
                <w:rPr>
                  <w:b/>
                </w:rPr>
                <w:delText>)</w:delText>
              </w:r>
              <w:bookmarkStart w:id="21543" w:name="_Toc489461522"/>
              <w:bookmarkEnd w:id="21543"/>
            </w:del>
          </w:p>
          <w:p w14:paraId="58EC9320" w14:textId="5B4239A7" w:rsidR="00AD6DB4" w:rsidRPr="00CB4B23" w:rsidDel="000934B8" w:rsidRDefault="00AD6DB4" w:rsidP="00166AF3">
            <w:pPr>
              <w:pStyle w:val="TableBody"/>
              <w:rPr>
                <w:del w:id="21544" w:author="Alban Roche" w:date="2017-08-02T16:45:00Z"/>
              </w:rPr>
            </w:pPr>
            <w:del w:id="21545" w:author="Alban Roche" w:date="2017-08-02T16:45:00Z">
              <w:r w:rsidRPr="00CB4B23" w:rsidDel="000934B8">
                <w:rPr>
                  <w:b/>
                </w:rPr>
                <w:delText>OK</w:delText>
              </w:r>
              <w:bookmarkStart w:id="21546" w:name="_Toc489461523"/>
              <w:bookmarkEnd w:id="21546"/>
            </w:del>
          </w:p>
        </w:tc>
        <w:bookmarkStart w:id="21547" w:name="_Toc489461524"/>
        <w:bookmarkEnd w:id="21547"/>
      </w:tr>
      <w:tr w:rsidR="00AD6DB4" w:rsidRPr="00671C8B" w:rsidDel="000934B8" w14:paraId="0E12769A" w14:textId="4797B617" w:rsidTr="00166AF3">
        <w:trPr>
          <w:cantSplit w:val="0"/>
          <w:del w:id="21548" w:author="Alban Roche" w:date="2017-08-02T16:45:00Z"/>
        </w:trPr>
        <w:tc>
          <w:tcPr>
            <w:tcW w:w="1728" w:type="dxa"/>
          </w:tcPr>
          <w:p w14:paraId="359F8AAA" w14:textId="66B3037C" w:rsidR="00AD6DB4" w:rsidRPr="00671C8B" w:rsidDel="000934B8" w:rsidRDefault="00AD6DB4" w:rsidP="00166AF3">
            <w:pPr>
              <w:pStyle w:val="TableBody"/>
              <w:rPr>
                <w:del w:id="21549" w:author="Alban Roche" w:date="2017-08-02T16:45:00Z"/>
                <w:i/>
              </w:rPr>
            </w:pPr>
            <w:del w:id="21550" w:author="Alban Roche" w:date="2017-08-02T16:45:00Z">
              <w:r w:rsidRPr="00671C8B" w:rsidDel="000934B8">
                <w:rPr>
                  <w:i/>
                </w:rPr>
                <w:delText>Write command</w:delText>
              </w:r>
              <w:bookmarkStart w:id="21551" w:name="_Toc489461525"/>
              <w:bookmarkEnd w:id="21551"/>
            </w:del>
          </w:p>
          <w:p w14:paraId="44975FDE" w14:textId="7C998835" w:rsidR="00AD6DB4" w:rsidRPr="00671C8B" w:rsidDel="000934B8" w:rsidRDefault="00AD6DB4" w:rsidP="00166AF3">
            <w:pPr>
              <w:pStyle w:val="TableBody"/>
              <w:rPr>
                <w:del w:id="21552" w:author="Alban Roche" w:date="2017-08-02T16:45:00Z"/>
              </w:rPr>
            </w:pPr>
            <w:bookmarkStart w:id="21553" w:name="_Toc489461526"/>
            <w:bookmarkEnd w:id="21553"/>
          </w:p>
          <w:p w14:paraId="7E45A5C1" w14:textId="301B15CB" w:rsidR="00AD6DB4" w:rsidRPr="00671C8B" w:rsidDel="000934B8" w:rsidRDefault="00AD6DB4" w:rsidP="00166AF3">
            <w:pPr>
              <w:pStyle w:val="TableBody"/>
              <w:rPr>
                <w:del w:id="21554" w:author="Alban Roche" w:date="2017-08-02T16:45:00Z"/>
                <w:u w:val="single"/>
              </w:rPr>
            </w:pPr>
            <w:del w:id="21555" w:author="Alban Roche" w:date="2017-08-02T16:45:00Z">
              <w:r w:rsidRPr="00671C8B" w:rsidDel="000934B8">
                <w:rPr>
                  <w:u w:val="single"/>
                </w:rPr>
                <w:delText>Syntax</w:delText>
              </w:r>
              <w:bookmarkStart w:id="21556" w:name="_Toc489461527"/>
              <w:bookmarkEnd w:id="21556"/>
            </w:del>
          </w:p>
          <w:p w14:paraId="50F4E2B6" w14:textId="1EA5698D" w:rsidR="00AD6DB4" w:rsidRPr="00671C8B" w:rsidDel="000934B8" w:rsidRDefault="00AD6DB4" w:rsidP="00166AF3">
            <w:pPr>
              <w:pStyle w:val="TableBody"/>
              <w:rPr>
                <w:del w:id="21557" w:author="Alban Roche" w:date="2017-08-02T16:45:00Z"/>
                <w:u w:val="single"/>
              </w:rPr>
            </w:pPr>
            <w:del w:id="21558" w:author="Alban Roche" w:date="2017-08-02T16:45:00Z">
              <w:r w:rsidRPr="00671C8B" w:rsidDel="000934B8">
                <w:rPr>
                  <w:b/>
                </w:rPr>
                <w:delText>AT+KHTTPGET=</w:delText>
              </w:r>
              <w:r w:rsidDel="000934B8">
                <w:rPr>
                  <w:b/>
                </w:rPr>
                <w:br/>
              </w:r>
              <w:r w:rsidRPr="00671C8B" w:rsidDel="000934B8">
                <w:rPr>
                  <w:b/>
                </w:rPr>
                <w:delText>&lt;session_id&gt;,</w:delText>
              </w:r>
              <w:r w:rsidRPr="00671C8B" w:rsidDel="000934B8">
                <w:rPr>
                  <w:b/>
                </w:rPr>
                <w:br/>
                <w:delText>&lt;request_uri&gt;</w:delText>
              </w:r>
              <w:r w:rsidRPr="00671C8B" w:rsidDel="000934B8">
                <w:rPr>
                  <w:b/>
                </w:rPr>
                <w:br/>
                <w:delText>[,&lt;show_resp&gt;]</w:delText>
              </w:r>
              <w:bookmarkStart w:id="21559" w:name="_Toc489461528"/>
              <w:bookmarkEnd w:id="21559"/>
            </w:del>
          </w:p>
        </w:tc>
        <w:tc>
          <w:tcPr>
            <w:tcW w:w="7560" w:type="dxa"/>
          </w:tcPr>
          <w:p w14:paraId="5DAA34DC" w14:textId="4ACF1413" w:rsidR="00AD6DB4" w:rsidRPr="00671C8B" w:rsidDel="000934B8" w:rsidRDefault="00AD6DB4" w:rsidP="00166AF3">
            <w:pPr>
              <w:pStyle w:val="TableBody"/>
              <w:rPr>
                <w:del w:id="21560" w:author="Alban Roche" w:date="2017-08-02T16:45:00Z"/>
                <w:u w:val="single"/>
              </w:rPr>
            </w:pPr>
            <w:bookmarkStart w:id="21561" w:name="_Toc489461529"/>
            <w:bookmarkEnd w:id="21561"/>
          </w:p>
          <w:p w14:paraId="65BAC678" w14:textId="0541EC2E" w:rsidR="00AD6DB4" w:rsidRPr="00671C8B" w:rsidDel="000934B8" w:rsidRDefault="00AD6DB4" w:rsidP="00166AF3">
            <w:pPr>
              <w:pStyle w:val="TableBody"/>
              <w:rPr>
                <w:del w:id="21562" w:author="Alban Roche" w:date="2017-08-02T16:45:00Z"/>
                <w:u w:val="single"/>
              </w:rPr>
            </w:pPr>
            <w:bookmarkStart w:id="21563" w:name="_Toc489461530"/>
            <w:bookmarkEnd w:id="21563"/>
          </w:p>
          <w:p w14:paraId="495CCEAC" w14:textId="3AC33B78" w:rsidR="00AD6DB4" w:rsidRPr="00671C8B" w:rsidDel="000934B8" w:rsidRDefault="00AD6DB4" w:rsidP="00166AF3">
            <w:pPr>
              <w:pStyle w:val="TableBody"/>
              <w:rPr>
                <w:del w:id="21564" w:author="Alban Roche" w:date="2017-08-02T16:45:00Z"/>
                <w:u w:val="single"/>
              </w:rPr>
            </w:pPr>
            <w:del w:id="21565" w:author="Alban Roche" w:date="2017-08-02T16:45:00Z">
              <w:r w:rsidRPr="00671C8B" w:rsidDel="000934B8">
                <w:rPr>
                  <w:u w:val="single"/>
                </w:rPr>
                <w:delText>Response</w:delText>
              </w:r>
              <w:bookmarkStart w:id="21566" w:name="_Toc489461531"/>
              <w:bookmarkEnd w:id="21566"/>
            </w:del>
          </w:p>
          <w:p w14:paraId="0871779A" w14:textId="559E92C9" w:rsidR="00AD6DB4" w:rsidRPr="00671C8B" w:rsidDel="000934B8" w:rsidRDefault="00AD6DB4" w:rsidP="00166AF3">
            <w:pPr>
              <w:pStyle w:val="TableBody"/>
              <w:rPr>
                <w:del w:id="21567" w:author="Alban Roche" w:date="2017-08-02T16:45:00Z"/>
                <w:b/>
                <w:lang w:eastAsia="zh-CN"/>
              </w:rPr>
            </w:pPr>
            <w:del w:id="21568" w:author="Alban Roche" w:date="2017-08-02T16:45:00Z">
              <w:r w:rsidRPr="00671C8B" w:rsidDel="000934B8">
                <w:rPr>
                  <w:b/>
                </w:rPr>
                <w:delText>CONNECT</w:delText>
              </w:r>
              <w:bookmarkStart w:id="21569" w:name="_Toc489461532"/>
              <w:bookmarkEnd w:id="21569"/>
            </w:del>
          </w:p>
          <w:p w14:paraId="0405FDA1" w14:textId="7568A29D" w:rsidR="00AD6DB4" w:rsidRPr="00671C8B" w:rsidDel="000934B8" w:rsidRDefault="00AD6DB4" w:rsidP="00166AF3">
            <w:pPr>
              <w:pStyle w:val="TableBody"/>
              <w:rPr>
                <w:del w:id="21570" w:author="Alban Roche" w:date="2017-08-02T16:45:00Z"/>
                <w:b/>
                <w:lang w:eastAsia="zh-CN"/>
              </w:rPr>
            </w:pPr>
            <w:del w:id="21571" w:author="Alban Roche" w:date="2017-08-02T16:45:00Z">
              <w:r w:rsidRPr="00671C8B" w:rsidDel="000934B8">
                <w:rPr>
                  <w:b/>
                  <w:lang w:eastAsia="zh-CN"/>
                </w:rPr>
                <w:delText>…</w:delText>
              </w:r>
              <w:r w:rsidRPr="00671C8B" w:rsidDel="000934B8">
                <w:rPr>
                  <w:b/>
                </w:rPr>
                <w:delText>&lt;EOF pattern&gt;</w:delText>
              </w:r>
              <w:bookmarkStart w:id="21572" w:name="_Toc489461533"/>
              <w:bookmarkEnd w:id="21572"/>
            </w:del>
          </w:p>
          <w:p w14:paraId="74DFC32E" w14:textId="2DB0AF28" w:rsidR="00AD6DB4" w:rsidRPr="00671C8B" w:rsidDel="000934B8" w:rsidRDefault="00AD6DB4" w:rsidP="00166AF3">
            <w:pPr>
              <w:pStyle w:val="TableBody"/>
              <w:rPr>
                <w:del w:id="21573" w:author="Alban Roche" w:date="2017-08-02T16:45:00Z"/>
                <w:b/>
              </w:rPr>
            </w:pPr>
            <w:del w:id="21574" w:author="Alban Roche" w:date="2017-08-02T16:45:00Z">
              <w:r w:rsidRPr="00671C8B" w:rsidDel="000934B8">
                <w:rPr>
                  <w:b/>
                </w:rPr>
                <w:delText>OK</w:delText>
              </w:r>
              <w:bookmarkStart w:id="21575" w:name="_Toc489461534"/>
              <w:bookmarkEnd w:id="21575"/>
            </w:del>
          </w:p>
          <w:p w14:paraId="474FB6AB" w14:textId="6E3C58B6" w:rsidR="00AD6DB4" w:rsidRPr="00C318EF" w:rsidDel="000934B8" w:rsidRDefault="00AD6DB4" w:rsidP="00166AF3">
            <w:pPr>
              <w:pStyle w:val="TableBody"/>
              <w:rPr>
                <w:del w:id="21576" w:author="Alban Roche" w:date="2017-08-02T16:45:00Z"/>
              </w:rPr>
            </w:pPr>
            <w:bookmarkStart w:id="21577" w:name="_Toc489461535"/>
            <w:bookmarkEnd w:id="21577"/>
          </w:p>
          <w:p w14:paraId="581F9ACE" w14:textId="32EDFEC4" w:rsidR="00AD6DB4" w:rsidRPr="00C318EF" w:rsidDel="000934B8" w:rsidRDefault="00AD6DB4" w:rsidP="00166AF3">
            <w:pPr>
              <w:pStyle w:val="TableBody"/>
              <w:rPr>
                <w:del w:id="21578" w:author="Alban Roche" w:date="2017-08-02T16:45:00Z"/>
                <w:lang w:eastAsia="zh-CN"/>
              </w:rPr>
            </w:pPr>
            <w:del w:id="21579" w:author="Alban Roche" w:date="2017-08-02T16:45:00Z">
              <w:r w:rsidRPr="00C318EF" w:rsidDel="000934B8">
                <w:delText>or</w:delText>
              </w:r>
              <w:bookmarkStart w:id="21580" w:name="_Toc489461536"/>
              <w:bookmarkEnd w:id="21580"/>
            </w:del>
          </w:p>
          <w:p w14:paraId="4F82C520" w14:textId="6E101F44" w:rsidR="00AD6DB4" w:rsidRPr="00671C8B" w:rsidDel="000934B8" w:rsidRDefault="00AD6DB4" w:rsidP="00166AF3">
            <w:pPr>
              <w:pStyle w:val="TableBody"/>
              <w:rPr>
                <w:del w:id="21581" w:author="Alban Roche" w:date="2017-08-02T16:45:00Z"/>
                <w:b/>
                <w:lang w:eastAsia="zh-CN"/>
              </w:rPr>
            </w:pPr>
            <w:del w:id="21582" w:author="Alban Roche" w:date="2017-08-02T16:45:00Z">
              <w:r w:rsidRPr="00671C8B" w:rsidDel="000934B8">
                <w:rPr>
                  <w:b/>
                </w:rPr>
                <w:delText>NO CARRIER</w:delText>
              </w:r>
              <w:bookmarkStart w:id="21583" w:name="_Toc489461537"/>
              <w:bookmarkEnd w:id="21583"/>
            </w:del>
          </w:p>
          <w:p w14:paraId="66D132DE" w14:textId="52C68560" w:rsidR="00AD6DB4" w:rsidRPr="00671C8B" w:rsidDel="000934B8" w:rsidRDefault="00AD6DB4" w:rsidP="00166AF3">
            <w:pPr>
              <w:pStyle w:val="TableBody"/>
              <w:rPr>
                <w:del w:id="21584" w:author="Alban Roche" w:date="2017-08-02T16:45:00Z"/>
                <w:b/>
                <w:lang w:eastAsia="zh-CN"/>
              </w:rPr>
            </w:pPr>
            <w:del w:id="21585" w:author="Alban Roche" w:date="2017-08-02T16:45:00Z">
              <w:r w:rsidRPr="00671C8B" w:rsidDel="000934B8">
                <w:rPr>
                  <w:b/>
                </w:rPr>
                <w:delText>+CME ERROR: &lt;err&gt;</w:delText>
              </w:r>
              <w:bookmarkStart w:id="21586" w:name="_Toc489461538"/>
              <w:bookmarkEnd w:id="21586"/>
            </w:del>
          </w:p>
          <w:p w14:paraId="02994B1D" w14:textId="0F2D8613" w:rsidR="00AD6DB4" w:rsidRPr="00671C8B" w:rsidDel="000934B8" w:rsidRDefault="00AD6DB4" w:rsidP="00166AF3">
            <w:pPr>
              <w:pStyle w:val="TableBody"/>
              <w:rPr>
                <w:del w:id="21587" w:author="Alban Roche" w:date="2017-08-02T16:45:00Z"/>
                <w:b/>
              </w:rPr>
            </w:pPr>
            <w:del w:id="21588" w:author="Alban Roche" w:date="2017-08-02T16:45:00Z">
              <w:r w:rsidRPr="00671C8B" w:rsidDel="000934B8">
                <w:rPr>
                  <w:b/>
                  <w:lang w:eastAsia="zh-CN"/>
                </w:rPr>
                <w:delText xml:space="preserve">+KHTTP_ERROR: </w:delText>
              </w:r>
              <w:r w:rsidRPr="00671C8B" w:rsidDel="000934B8">
                <w:rPr>
                  <w:b/>
                </w:rPr>
                <w:delText>&lt;session_id&gt;, &lt;http_notif&gt;</w:delText>
              </w:r>
              <w:bookmarkStart w:id="21589" w:name="_Toc489461539"/>
              <w:bookmarkEnd w:id="21589"/>
            </w:del>
          </w:p>
          <w:p w14:paraId="4DE3508E" w14:textId="607D3F8C" w:rsidR="00AD6DB4" w:rsidRPr="00671C8B" w:rsidDel="000934B8" w:rsidRDefault="00AD6DB4" w:rsidP="00166AF3">
            <w:pPr>
              <w:pStyle w:val="TableBody"/>
              <w:rPr>
                <w:del w:id="21590" w:author="Alban Roche" w:date="2017-08-02T16:45:00Z"/>
                <w:u w:val="single"/>
              </w:rPr>
            </w:pPr>
            <w:bookmarkStart w:id="21591" w:name="_Toc489461540"/>
            <w:bookmarkEnd w:id="21591"/>
          </w:p>
          <w:p w14:paraId="24963A32" w14:textId="389A8A7E" w:rsidR="00AD6DB4" w:rsidRPr="00671C8B" w:rsidDel="000934B8" w:rsidRDefault="00AD6DB4" w:rsidP="00166AF3">
            <w:pPr>
              <w:pStyle w:val="TableBody"/>
              <w:rPr>
                <w:del w:id="21592" w:author="Alban Roche" w:date="2017-08-02T16:45:00Z"/>
                <w:u w:val="single"/>
              </w:rPr>
            </w:pPr>
            <w:del w:id="21593" w:author="Alban Roche" w:date="2017-08-02T16:45:00Z">
              <w:r w:rsidRPr="00671C8B" w:rsidDel="000934B8">
                <w:rPr>
                  <w:u w:val="single"/>
                </w:rPr>
                <w:delText>Parameters</w:delText>
              </w:r>
              <w:bookmarkStart w:id="21594" w:name="_Toc489461541"/>
              <w:bookmarkEnd w:id="21594"/>
            </w:del>
          </w:p>
          <w:p w14:paraId="32435C24" w14:textId="24795661" w:rsidR="00AD6DB4" w:rsidRPr="00671C8B" w:rsidDel="000934B8" w:rsidRDefault="00AD6DB4" w:rsidP="00166AF3">
            <w:pPr>
              <w:pStyle w:val="TableBody"/>
              <w:rPr>
                <w:del w:id="21595" w:author="Alban Roche" w:date="2017-08-02T16:45:00Z"/>
              </w:rPr>
            </w:pPr>
            <w:del w:id="21596" w:author="Alban Roche" w:date="2017-08-02T16:45:00Z">
              <w:r w:rsidRPr="00671C8B" w:rsidDel="000934B8">
                <w:rPr>
                  <w:b/>
                </w:rPr>
                <w:delText>&lt;session_id&gt;</w:delText>
              </w:r>
              <w:r w:rsidRPr="00671C8B" w:rsidDel="000934B8">
                <w:rPr>
                  <w:b/>
                </w:rPr>
                <w:tab/>
              </w:r>
              <w:r w:rsidRPr="00671C8B" w:rsidDel="000934B8">
                <w:delText>HTTP session</w:delText>
              </w:r>
              <w:r w:rsidDel="000934B8">
                <w:delText xml:space="preserve"> index</w:delText>
              </w:r>
              <w:bookmarkStart w:id="21597" w:name="_Toc489461542"/>
              <w:bookmarkEnd w:id="21597"/>
            </w:del>
          </w:p>
          <w:p w14:paraId="5D32B1F5" w14:textId="5DF38235" w:rsidR="00AD6DB4" w:rsidRPr="00671C8B" w:rsidDel="000934B8" w:rsidRDefault="00AD6DB4" w:rsidP="00166AF3">
            <w:pPr>
              <w:pStyle w:val="TableBody"/>
              <w:rPr>
                <w:del w:id="21598" w:author="Alban Roche" w:date="2017-08-02T16:45:00Z"/>
                <w:b/>
              </w:rPr>
            </w:pPr>
            <w:bookmarkStart w:id="21599" w:name="_Toc489461543"/>
            <w:bookmarkEnd w:id="21599"/>
          </w:p>
          <w:p w14:paraId="7CE1FEE2" w14:textId="3BAF4000" w:rsidR="00AD6DB4" w:rsidRPr="00671C8B" w:rsidDel="000934B8" w:rsidRDefault="00AD6DB4" w:rsidP="00166AF3">
            <w:pPr>
              <w:pStyle w:val="TableBody"/>
              <w:rPr>
                <w:del w:id="21600" w:author="Alban Roche" w:date="2017-08-02T16:45:00Z"/>
              </w:rPr>
            </w:pPr>
            <w:del w:id="21601" w:author="Alban Roche" w:date="2017-08-02T16:45:00Z">
              <w:r w:rsidRPr="00671C8B" w:rsidDel="000934B8">
                <w:rPr>
                  <w:b/>
                </w:rPr>
                <w:delText>&lt;request_uri&gt;</w:delText>
              </w:r>
              <w:r w:rsidRPr="00671C8B" w:rsidDel="000934B8">
                <w:rPr>
                  <w:b/>
                </w:rPr>
                <w:tab/>
              </w:r>
              <w:r w:rsidRPr="00671C8B" w:rsidDel="000934B8">
                <w:delText>string type, indicates the information url to get during the HTTP connection</w:delText>
              </w:r>
              <w:bookmarkStart w:id="21602" w:name="_Toc489461544"/>
              <w:bookmarkEnd w:id="21602"/>
            </w:del>
          </w:p>
          <w:p w14:paraId="04FC201D" w14:textId="4D371711" w:rsidR="00AD6DB4" w:rsidRPr="00671C8B" w:rsidDel="000934B8" w:rsidRDefault="00AD6DB4" w:rsidP="00166AF3">
            <w:pPr>
              <w:pStyle w:val="TableBody"/>
              <w:rPr>
                <w:del w:id="21603" w:author="Alban Roche" w:date="2017-08-02T16:45:00Z"/>
                <w:b/>
              </w:rPr>
            </w:pPr>
            <w:bookmarkStart w:id="21604" w:name="_Toc489461545"/>
            <w:bookmarkEnd w:id="21604"/>
          </w:p>
          <w:p w14:paraId="57689D53" w14:textId="2ED6C793" w:rsidR="00AD6DB4" w:rsidRPr="00671C8B" w:rsidDel="000934B8" w:rsidRDefault="00AD6DB4" w:rsidP="00166AF3">
            <w:pPr>
              <w:pStyle w:val="TableBody"/>
              <w:rPr>
                <w:del w:id="21605" w:author="Alban Roche" w:date="2017-08-02T16:45:00Z"/>
              </w:rPr>
            </w:pPr>
            <w:del w:id="21606" w:author="Alban Roche" w:date="2017-08-02T16:45:00Z">
              <w:r w:rsidRPr="00671C8B" w:rsidDel="000934B8">
                <w:rPr>
                  <w:b/>
                </w:rPr>
                <w:delText>&lt;http_notif&gt;</w:delText>
              </w:r>
              <w:r w:rsidRPr="00671C8B" w:rsidDel="000934B8">
                <w:rPr>
                  <w:b/>
                  <w:lang w:eastAsia="zh-CN"/>
                </w:rPr>
                <w:tab/>
              </w:r>
              <w:r w:rsidRPr="00671C8B" w:rsidDel="000934B8">
                <w:delText>Integer type. Indicates the cause of the HTTP connection failure</w:delText>
              </w:r>
              <w:bookmarkStart w:id="21607" w:name="_Toc489461546"/>
              <w:bookmarkEnd w:id="21607"/>
            </w:del>
          </w:p>
          <w:p w14:paraId="63685A1C" w14:textId="31AAA6E4" w:rsidR="00AD6DB4" w:rsidRPr="00671C8B" w:rsidDel="000934B8" w:rsidRDefault="00AD6DB4" w:rsidP="00166AF3">
            <w:pPr>
              <w:pStyle w:val="TableBody"/>
              <w:rPr>
                <w:del w:id="21608" w:author="Alban Roche" w:date="2017-08-02T16:45:00Z"/>
              </w:rPr>
            </w:pPr>
            <w:del w:id="21609" w:author="Alban Roche" w:date="2017-08-02T16:45:00Z">
              <w:r w:rsidRPr="00671C8B" w:rsidDel="000934B8">
                <w:rPr>
                  <w:lang w:eastAsia="zh-CN"/>
                </w:rPr>
                <w:delText>4</w:delText>
              </w:r>
              <w:r w:rsidRPr="00671C8B" w:rsidDel="000934B8">
                <w:tab/>
                <w:delText>DNS error</w:delText>
              </w:r>
              <w:bookmarkStart w:id="21610" w:name="_Toc489461547"/>
              <w:bookmarkEnd w:id="21610"/>
            </w:del>
          </w:p>
          <w:p w14:paraId="3555BFA9" w14:textId="78A238D8" w:rsidR="00AD6DB4" w:rsidRPr="00671C8B" w:rsidDel="000934B8" w:rsidRDefault="00AD6DB4" w:rsidP="00166AF3">
            <w:pPr>
              <w:pStyle w:val="TableBody"/>
              <w:rPr>
                <w:del w:id="21611" w:author="Alban Roche" w:date="2017-08-02T16:45:00Z"/>
              </w:rPr>
            </w:pPr>
            <w:del w:id="21612" w:author="Alban Roche" w:date="2017-08-02T16:45:00Z">
              <w:r w:rsidRPr="00671C8B" w:rsidDel="000934B8">
                <w:rPr>
                  <w:lang w:eastAsia="zh-CN"/>
                </w:rPr>
                <w:delText>5</w:delText>
              </w:r>
              <w:r w:rsidRPr="00671C8B" w:rsidDel="000934B8">
                <w:tab/>
                <w:delText>HTTP connection error due to internal trouble</w:delText>
              </w:r>
              <w:bookmarkStart w:id="21613" w:name="_Toc489461548"/>
              <w:bookmarkEnd w:id="21613"/>
            </w:del>
          </w:p>
          <w:p w14:paraId="35A687EB" w14:textId="7AD3C033" w:rsidR="00AD6DB4" w:rsidRPr="00671C8B" w:rsidDel="000934B8" w:rsidRDefault="00AD6DB4" w:rsidP="00166AF3">
            <w:pPr>
              <w:pStyle w:val="TableBody"/>
              <w:rPr>
                <w:del w:id="21614" w:author="Alban Roche" w:date="2017-08-02T16:45:00Z"/>
              </w:rPr>
            </w:pPr>
            <w:del w:id="21615" w:author="Alban Roche" w:date="2017-08-02T16:45:00Z">
              <w:r w:rsidRPr="00671C8B" w:rsidDel="000934B8">
                <w:rPr>
                  <w:lang w:eastAsia="zh-CN"/>
                </w:rPr>
                <w:delText>6</w:delText>
              </w:r>
              <w:r w:rsidRPr="00671C8B" w:rsidDel="000934B8">
                <w:tab/>
                <w:delText>HTTP connection timeout</w:delText>
              </w:r>
              <w:bookmarkStart w:id="21616" w:name="_Toc489461549"/>
              <w:bookmarkEnd w:id="21616"/>
            </w:del>
          </w:p>
          <w:p w14:paraId="50B90DD3" w14:textId="5EDB24E2" w:rsidR="00AD6DB4" w:rsidRPr="00671C8B" w:rsidDel="000934B8" w:rsidRDefault="00AD6DB4" w:rsidP="00166AF3">
            <w:pPr>
              <w:pStyle w:val="TableBody"/>
              <w:rPr>
                <w:del w:id="21617" w:author="Alban Roche" w:date="2017-08-02T16:45:00Z"/>
                <w:lang w:eastAsia="zh-CN"/>
              </w:rPr>
            </w:pPr>
            <w:del w:id="21618" w:author="Alban Roche" w:date="2017-08-02T16:45:00Z">
              <w:r w:rsidRPr="00671C8B" w:rsidDel="000934B8">
                <w:rPr>
                  <w:lang w:eastAsia="zh-CN"/>
                </w:rPr>
                <w:delText>9</w:delText>
              </w:r>
              <w:r w:rsidRPr="00671C8B" w:rsidDel="000934B8">
                <w:tab/>
                <w:delText>T</w:delText>
              </w:r>
              <w:r w:rsidRPr="00671C8B" w:rsidDel="000934B8">
                <w:rPr>
                  <w:lang w:eastAsia="zh-CN"/>
                </w:rPr>
                <w:delText>riple plus (+++) error (switch to command mode)</w:delText>
              </w:r>
              <w:bookmarkStart w:id="21619" w:name="_Toc489461550"/>
              <w:bookmarkEnd w:id="21619"/>
            </w:del>
          </w:p>
          <w:p w14:paraId="66542E1E" w14:textId="20F17268" w:rsidR="00AD6DB4" w:rsidRPr="00671C8B" w:rsidDel="000934B8" w:rsidRDefault="00AD6DB4" w:rsidP="00166AF3">
            <w:pPr>
              <w:pStyle w:val="TableBody"/>
              <w:rPr>
                <w:del w:id="21620" w:author="Alban Roche" w:date="2017-08-02T16:45:00Z"/>
                <w:lang w:eastAsia="zh-CN"/>
              </w:rPr>
            </w:pPr>
            <w:del w:id="21621" w:author="Alban Roche" w:date="2017-08-02T16:45:00Z">
              <w:r w:rsidRPr="00671C8B" w:rsidDel="000934B8">
                <w:rPr>
                  <w:lang w:eastAsia="zh-CN"/>
                </w:rPr>
                <w:delText>10</w:delText>
              </w:r>
              <w:r w:rsidRPr="00671C8B" w:rsidDel="000934B8">
                <w:rPr>
                  <w:lang w:eastAsia="zh-CN"/>
                </w:rPr>
                <w:tab/>
                <w:delText xml:space="preserve">HTTP </w:delText>
              </w:r>
              <w:r w:rsidDel="000934B8">
                <w:rPr>
                  <w:lang w:eastAsia="zh-CN"/>
                </w:rPr>
                <w:delText>has</w:delText>
              </w:r>
              <w:r w:rsidRPr="00671C8B" w:rsidDel="000934B8">
                <w:rPr>
                  <w:lang w:eastAsia="zh-CN"/>
                </w:rPr>
                <w:delText xml:space="preserve"> no data</w:delText>
              </w:r>
              <w:bookmarkStart w:id="21622" w:name="_Toc489461551"/>
              <w:bookmarkEnd w:id="21622"/>
            </w:del>
          </w:p>
          <w:p w14:paraId="467A2644" w14:textId="06A87FCD" w:rsidR="00AD6DB4" w:rsidRPr="00671C8B" w:rsidDel="000934B8" w:rsidRDefault="00AD6DB4" w:rsidP="00166AF3">
            <w:pPr>
              <w:pStyle w:val="TableBody"/>
              <w:rPr>
                <w:del w:id="21623" w:author="Alban Roche" w:date="2017-08-02T16:45:00Z"/>
                <w:lang w:eastAsia="zh-CN"/>
              </w:rPr>
            </w:pPr>
            <w:del w:id="21624" w:author="Alban Roche" w:date="2017-08-02T16:45:00Z">
              <w:r w:rsidRPr="00671C8B" w:rsidDel="000934B8">
                <w:rPr>
                  <w:lang w:eastAsia="zh-CN"/>
                </w:rPr>
                <w:delText>11</w:delText>
              </w:r>
              <w:r w:rsidRPr="00671C8B" w:rsidDel="000934B8">
                <w:rPr>
                  <w:lang w:eastAsia="zh-CN"/>
                </w:rPr>
                <w:tab/>
                <w:delText xml:space="preserve">HTTP </w:delText>
              </w:r>
              <w:r w:rsidDel="000934B8">
                <w:rPr>
                  <w:lang w:eastAsia="zh-CN"/>
                </w:rPr>
                <w:delText>has</w:delText>
              </w:r>
              <w:r w:rsidRPr="00671C8B" w:rsidDel="000934B8">
                <w:rPr>
                  <w:lang w:eastAsia="zh-CN"/>
                </w:rPr>
                <w:delText xml:space="preserve"> partial data</w:delText>
              </w:r>
              <w:bookmarkStart w:id="21625" w:name="_Toc489461552"/>
              <w:bookmarkEnd w:id="21625"/>
            </w:del>
          </w:p>
          <w:p w14:paraId="571AD1B9" w14:textId="093B940C" w:rsidR="00AD6DB4" w:rsidRPr="00671C8B" w:rsidDel="000934B8" w:rsidRDefault="00AD6DB4" w:rsidP="00166AF3">
            <w:pPr>
              <w:pStyle w:val="TableBody"/>
              <w:rPr>
                <w:del w:id="21626" w:author="Alban Roche" w:date="2017-08-02T16:45:00Z"/>
                <w:b/>
              </w:rPr>
            </w:pPr>
            <w:bookmarkStart w:id="21627" w:name="_Toc489461553"/>
            <w:bookmarkEnd w:id="21627"/>
          </w:p>
          <w:p w14:paraId="3AEC89F0" w14:textId="22932C23" w:rsidR="00AD6DB4" w:rsidRPr="00671C8B" w:rsidDel="000934B8" w:rsidRDefault="00AD6DB4" w:rsidP="00166AF3">
            <w:pPr>
              <w:pStyle w:val="TableBody"/>
              <w:rPr>
                <w:del w:id="21628" w:author="Alban Roche" w:date="2017-08-02T16:45:00Z"/>
              </w:rPr>
            </w:pPr>
            <w:del w:id="21629" w:author="Alban Roche" w:date="2017-08-02T16:45:00Z">
              <w:r w:rsidRPr="00671C8B" w:rsidDel="000934B8">
                <w:rPr>
                  <w:b/>
                </w:rPr>
                <w:delText>&lt;show_resp&gt;</w:delText>
              </w:r>
              <w:r w:rsidRPr="00671C8B" w:rsidDel="000934B8">
                <w:rPr>
                  <w:b/>
                </w:rPr>
                <w:tab/>
              </w:r>
              <w:r w:rsidRPr="00671C8B" w:rsidDel="000934B8">
                <w:delText>Whether to show HTTP response and HTTP headers</w:delText>
              </w:r>
              <w:bookmarkStart w:id="21630" w:name="_Toc489461554"/>
              <w:bookmarkEnd w:id="21630"/>
            </w:del>
          </w:p>
          <w:p w14:paraId="1F748CF6" w14:textId="3DCD859C" w:rsidR="00AD6DB4" w:rsidRPr="00671C8B" w:rsidDel="000934B8" w:rsidRDefault="00AD6DB4" w:rsidP="00166AF3">
            <w:pPr>
              <w:pStyle w:val="TableBody"/>
              <w:rPr>
                <w:del w:id="21631" w:author="Alban Roche" w:date="2017-08-02T16:45:00Z"/>
              </w:rPr>
            </w:pPr>
            <w:del w:id="21632" w:author="Alban Roche" w:date="2017-08-02T16:45:00Z">
              <w:r w:rsidRPr="00671C8B" w:rsidDel="000934B8">
                <w:delText>0</w:delText>
              </w:r>
              <w:r w:rsidRPr="00671C8B" w:rsidDel="000934B8">
                <w:tab/>
                <w:delText>Do not show response and headers</w:delText>
              </w:r>
              <w:bookmarkStart w:id="21633" w:name="_Toc489461555"/>
              <w:bookmarkEnd w:id="21633"/>
            </w:del>
          </w:p>
          <w:p w14:paraId="55508BDD" w14:textId="18B735CD" w:rsidR="00AD6DB4" w:rsidRPr="00671C8B" w:rsidDel="000934B8" w:rsidRDefault="00AD6DB4" w:rsidP="00166AF3">
            <w:pPr>
              <w:pStyle w:val="TableBody"/>
              <w:rPr>
                <w:del w:id="21634" w:author="Alban Roche" w:date="2017-08-02T16:45:00Z"/>
                <w:u w:val="single"/>
              </w:rPr>
            </w:pPr>
            <w:del w:id="21635" w:author="Alban Roche" w:date="2017-08-02T16:45:00Z">
              <w:r w:rsidRPr="00671C8B" w:rsidDel="000934B8">
                <w:rPr>
                  <w:u w:val="single"/>
                </w:rPr>
                <w:delText>1</w:delText>
              </w:r>
              <w:r w:rsidRPr="00671C8B" w:rsidDel="000934B8">
                <w:tab/>
                <w:delText>Show response and headers (default)</w:delText>
              </w:r>
              <w:bookmarkStart w:id="21636" w:name="_Toc489461556"/>
              <w:bookmarkEnd w:id="21636"/>
            </w:del>
          </w:p>
        </w:tc>
        <w:bookmarkStart w:id="21637" w:name="_Toc489461557"/>
        <w:bookmarkEnd w:id="21637"/>
      </w:tr>
      <w:tr w:rsidR="00AD6DB4" w:rsidRPr="00671C8B" w:rsidDel="000934B8" w14:paraId="7DF238D8" w14:textId="15399D0B" w:rsidTr="00166AF3">
        <w:trPr>
          <w:del w:id="21638" w:author="Alban Roche" w:date="2017-08-02T16:45:00Z"/>
        </w:trPr>
        <w:tc>
          <w:tcPr>
            <w:tcW w:w="1728" w:type="dxa"/>
          </w:tcPr>
          <w:p w14:paraId="755CB933" w14:textId="5C763554" w:rsidR="00AD6DB4" w:rsidRPr="00671C8B" w:rsidDel="000934B8" w:rsidRDefault="00AD6DB4" w:rsidP="00166AF3">
            <w:pPr>
              <w:pStyle w:val="TableBody"/>
              <w:rPr>
                <w:del w:id="21639" w:author="Alban Roche" w:date="2017-08-02T16:45:00Z"/>
                <w:u w:val="single"/>
              </w:rPr>
            </w:pPr>
            <w:del w:id="21640" w:author="Alban Roche" w:date="2017-08-02T16:45:00Z">
              <w:r w:rsidRPr="00671C8B" w:rsidDel="000934B8">
                <w:rPr>
                  <w:u w:val="single"/>
                </w:rPr>
                <w:delText>Reference</w:delText>
              </w:r>
              <w:bookmarkStart w:id="21641" w:name="_Toc489461558"/>
              <w:bookmarkEnd w:id="21641"/>
            </w:del>
          </w:p>
          <w:p w14:paraId="0139CFC5" w14:textId="2244E91B" w:rsidR="00AD6DB4" w:rsidRPr="00671C8B" w:rsidDel="000934B8" w:rsidRDefault="00AD6DB4" w:rsidP="00166AF3">
            <w:pPr>
              <w:pStyle w:val="TableBody"/>
              <w:rPr>
                <w:del w:id="21642" w:author="Alban Roche" w:date="2017-08-02T16:45:00Z"/>
              </w:rPr>
            </w:pPr>
            <w:del w:id="21643" w:author="Alban Roche" w:date="2017-08-02T16:45:00Z">
              <w:r w:rsidRPr="00671C8B" w:rsidDel="000934B8">
                <w:delText>Sierra Wireless Proprietary</w:delText>
              </w:r>
              <w:bookmarkStart w:id="21644" w:name="_Toc489461559"/>
              <w:bookmarkEnd w:id="21644"/>
            </w:del>
          </w:p>
        </w:tc>
        <w:tc>
          <w:tcPr>
            <w:tcW w:w="7560" w:type="dxa"/>
          </w:tcPr>
          <w:p w14:paraId="21E45DF5" w14:textId="0C4AEED3" w:rsidR="00AD6DB4" w:rsidRPr="00671C8B" w:rsidDel="000934B8" w:rsidRDefault="00AD6DB4" w:rsidP="00166AF3">
            <w:pPr>
              <w:pStyle w:val="TableBody"/>
              <w:rPr>
                <w:del w:id="21645" w:author="Alban Roche" w:date="2017-08-02T16:45:00Z"/>
                <w:u w:val="single"/>
              </w:rPr>
            </w:pPr>
            <w:del w:id="21646" w:author="Alban Roche" w:date="2017-08-02T16:45:00Z">
              <w:r w:rsidRPr="00671C8B" w:rsidDel="000934B8">
                <w:rPr>
                  <w:u w:val="single"/>
                </w:rPr>
                <w:delText>Notes</w:delText>
              </w:r>
              <w:bookmarkStart w:id="21647" w:name="_Toc489461560"/>
              <w:bookmarkEnd w:id="21647"/>
            </w:del>
          </w:p>
          <w:p w14:paraId="50F54BFB" w14:textId="181C1496" w:rsidR="00AD6DB4" w:rsidRPr="006928C8" w:rsidDel="000934B8" w:rsidRDefault="00AD6DB4" w:rsidP="0059466D">
            <w:pPr>
              <w:pStyle w:val="TableBody"/>
              <w:numPr>
                <w:ilvl w:val="0"/>
                <w:numId w:val="147"/>
              </w:numPr>
              <w:rPr>
                <w:del w:id="21648" w:author="Alban Roche" w:date="2017-08-02T16:45:00Z"/>
              </w:rPr>
            </w:pPr>
            <w:del w:id="21649" w:author="Alban Roche" w:date="2017-08-02T16:45:00Z">
              <w:r w:rsidRPr="006928C8" w:rsidDel="000934B8">
                <w:delText>&lt;session_id&gt; is always 0.</w:delText>
              </w:r>
              <w:bookmarkStart w:id="21650" w:name="_Toc489461561"/>
              <w:bookmarkEnd w:id="21650"/>
            </w:del>
          </w:p>
          <w:p w14:paraId="6D70C891" w14:textId="73FAEC2D" w:rsidR="00AD6DB4" w:rsidRPr="006928C8" w:rsidDel="000934B8" w:rsidRDefault="00AD6DB4" w:rsidP="0059466D">
            <w:pPr>
              <w:pStyle w:val="TableBody"/>
              <w:numPr>
                <w:ilvl w:val="0"/>
                <w:numId w:val="147"/>
              </w:numPr>
              <w:rPr>
                <w:del w:id="21651" w:author="Alban Roche" w:date="2017-08-02T16:45:00Z"/>
              </w:rPr>
            </w:pPr>
            <w:del w:id="21652" w:author="Alban Roche" w:date="2017-08-02T16:45:00Z">
              <w:r w:rsidRPr="006928C8" w:rsidDel="000934B8">
                <w:delText>The user can abort the download by sending the “End of Data pattern” from the host. In this case, the module will end the transfer by transmitting the EOF followed by NO CARRIER.</w:delText>
              </w:r>
              <w:bookmarkStart w:id="21653" w:name="_Toc489461562"/>
              <w:bookmarkEnd w:id="21653"/>
            </w:del>
          </w:p>
          <w:p w14:paraId="1ACB45E2" w14:textId="4AFFEE24" w:rsidR="00AD6DB4" w:rsidRPr="006928C8" w:rsidDel="000934B8" w:rsidRDefault="00AD6DB4" w:rsidP="0059466D">
            <w:pPr>
              <w:pStyle w:val="TableBody"/>
              <w:numPr>
                <w:ilvl w:val="0"/>
                <w:numId w:val="147"/>
              </w:numPr>
              <w:rPr>
                <w:del w:id="21654" w:author="Alban Roche" w:date="2017-08-02T16:45:00Z"/>
              </w:rPr>
            </w:pPr>
            <w:del w:id="21655" w:author="Alban Roche" w:date="2017-08-02T16:45:00Z">
              <w:r w:rsidRPr="006928C8" w:rsidDel="000934B8">
                <w:delText xml:space="preserve">Download can also be aborted (disconnected) by +++ or DTR as specified in </w:delText>
              </w:r>
              <w:r w:rsidRPr="006928C8" w:rsidDel="000934B8">
                <w:fldChar w:fldCharType="begin"/>
              </w:r>
              <w:r w:rsidRPr="006928C8" w:rsidDel="000934B8">
                <w:delInstrText xml:space="preserve"> REF _Ref451179867 \w \h  \* MERGEFORMAT </w:delInstrText>
              </w:r>
              <w:r w:rsidRPr="006928C8" w:rsidDel="000934B8">
                <w:fldChar w:fldCharType="separate"/>
              </w:r>
              <w:r w:rsidR="00BD7547" w:rsidDel="000934B8">
                <w:delText>18.9</w:delText>
              </w:r>
              <w:r w:rsidRPr="006928C8" w:rsidDel="000934B8">
                <w:fldChar w:fldCharType="end"/>
              </w:r>
              <w:r w:rsidRPr="006928C8" w:rsidDel="000934B8">
                <w:delText xml:space="preserve"> </w:delText>
              </w:r>
              <w:r w:rsidRPr="006928C8" w:rsidDel="000934B8">
                <w:fldChar w:fldCharType="begin"/>
              </w:r>
              <w:r w:rsidRPr="006928C8" w:rsidDel="000934B8">
                <w:delInstrText xml:space="preserve"> REF _Ref451179867 \h  \* MERGEFORMAT </w:delInstrText>
              </w:r>
              <w:r w:rsidRPr="006928C8" w:rsidDel="000934B8">
                <w:fldChar w:fldCharType="separate"/>
              </w:r>
              <w:r w:rsidR="00BD7547" w:rsidRPr="00671C8B" w:rsidDel="000934B8">
                <w:delText>Switch Data/Command Mode DTR +++ ATO Behavior Table</w:delText>
              </w:r>
              <w:r w:rsidRPr="006928C8" w:rsidDel="000934B8">
                <w:fldChar w:fldCharType="end"/>
              </w:r>
              <w:r w:rsidRPr="006928C8" w:rsidDel="000934B8">
                <w:delText xml:space="preserve">. </w:delText>
              </w:r>
              <w:bookmarkStart w:id="21656" w:name="_Toc489461563"/>
              <w:bookmarkEnd w:id="21656"/>
            </w:del>
          </w:p>
          <w:p w14:paraId="0344B577" w14:textId="0D9B2DD3" w:rsidR="00AD6DB4" w:rsidRPr="00671C8B" w:rsidDel="000934B8" w:rsidRDefault="00AD6DB4" w:rsidP="0059466D">
            <w:pPr>
              <w:pStyle w:val="TableBody"/>
              <w:numPr>
                <w:ilvl w:val="0"/>
                <w:numId w:val="147"/>
              </w:numPr>
              <w:rPr>
                <w:del w:id="21657" w:author="Alban Roche" w:date="2017-08-02T16:45:00Z"/>
                <w:u w:val="single"/>
              </w:rPr>
            </w:pPr>
            <w:del w:id="21658" w:author="Alban Roche" w:date="2017-08-02T16:45:00Z">
              <w:r w:rsidRPr="006928C8" w:rsidDel="000934B8">
                <w:delText>HTTP does not support DTR1.</w:delText>
              </w:r>
              <w:bookmarkStart w:id="21659" w:name="_Toc489461564"/>
              <w:bookmarkEnd w:id="21659"/>
            </w:del>
          </w:p>
        </w:tc>
        <w:bookmarkStart w:id="21660" w:name="_Toc489461565"/>
        <w:bookmarkEnd w:id="21660"/>
      </w:tr>
    </w:tbl>
    <w:p w14:paraId="507BB387" w14:textId="6A5C8356" w:rsidR="00AD6DB4" w:rsidRPr="00671C8B" w:rsidDel="000934B8" w:rsidRDefault="00AD6DB4" w:rsidP="0059466D">
      <w:pPr>
        <w:pStyle w:val="Heading3"/>
        <w:numPr>
          <w:ilvl w:val="2"/>
          <w:numId w:val="11"/>
        </w:numPr>
        <w:ind w:left="1260" w:hanging="1260"/>
        <w:rPr>
          <w:del w:id="21661" w:author="Alban Roche" w:date="2017-08-02T16:45:00Z"/>
        </w:rPr>
      </w:pPr>
      <w:bookmarkStart w:id="21662" w:name="_Toc247534709"/>
      <w:bookmarkStart w:id="21663" w:name="_Toc345081515"/>
      <w:bookmarkStart w:id="21664" w:name="_Toc349753252"/>
      <w:bookmarkStart w:id="21665" w:name="_Toc349754151"/>
      <w:bookmarkStart w:id="21666" w:name="_Ref366746912"/>
      <w:bookmarkStart w:id="21667" w:name="_Ref369094133"/>
      <w:bookmarkStart w:id="21668" w:name="_Toc368586206"/>
      <w:bookmarkStart w:id="21669" w:name="_Toc435632873"/>
      <w:bookmarkStart w:id="21670" w:name="_Toc486251787"/>
      <w:del w:id="21671" w:author="Alban Roche" w:date="2017-08-02T16:45:00Z">
        <w:r w:rsidRPr="00671C8B" w:rsidDel="000934B8">
          <w:delText xml:space="preserve">+KHTTPHEAD Command: Get HTTP </w:delText>
        </w:r>
        <w:bookmarkEnd w:id="21662"/>
        <w:bookmarkEnd w:id="21663"/>
        <w:bookmarkEnd w:id="21664"/>
        <w:bookmarkEnd w:id="21665"/>
        <w:bookmarkEnd w:id="21666"/>
        <w:bookmarkEnd w:id="21667"/>
        <w:bookmarkEnd w:id="21668"/>
        <w:r w:rsidRPr="00671C8B" w:rsidDel="000934B8">
          <w:delText>Headers</w:delText>
        </w:r>
        <w:bookmarkStart w:id="21672" w:name="_Toc489461566"/>
        <w:bookmarkEnd w:id="21669"/>
        <w:bookmarkEnd w:id="21670"/>
        <w:bookmarkEnd w:id="21672"/>
      </w:del>
    </w:p>
    <w:tbl>
      <w:tblPr>
        <w:tblStyle w:val="TableSWIleft"/>
        <w:tblW w:w="9288" w:type="dxa"/>
        <w:tblLayout w:type="fixed"/>
        <w:tblLook w:val="04A0" w:firstRow="1" w:lastRow="0" w:firstColumn="1" w:lastColumn="0" w:noHBand="0" w:noVBand="1"/>
      </w:tblPr>
      <w:tblGrid>
        <w:gridCol w:w="1728"/>
        <w:gridCol w:w="7560"/>
      </w:tblGrid>
      <w:tr w:rsidR="00AD6DB4" w:rsidRPr="00671C8B" w:rsidDel="000934B8" w14:paraId="6F0D0ECF" w14:textId="63C07C38" w:rsidTr="00166AF3">
        <w:trPr>
          <w:cnfStyle w:val="100000000000" w:firstRow="1" w:lastRow="0" w:firstColumn="0" w:lastColumn="0" w:oddVBand="0" w:evenVBand="0" w:oddHBand="0" w:evenHBand="0" w:firstRowFirstColumn="0" w:firstRowLastColumn="0" w:lastRowFirstColumn="0" w:lastRowLastColumn="0"/>
          <w:del w:id="21673" w:author="Alban Roche" w:date="2017-08-02T16:45:00Z"/>
        </w:trPr>
        <w:tc>
          <w:tcPr>
            <w:tcW w:w="9288" w:type="dxa"/>
            <w:gridSpan w:val="2"/>
          </w:tcPr>
          <w:p w14:paraId="34A31298" w14:textId="56C52244" w:rsidR="00AD6DB4" w:rsidRPr="00671C8B" w:rsidDel="000934B8" w:rsidRDefault="00AD6DB4" w:rsidP="00656947">
            <w:pPr>
              <w:pStyle w:val="TableRowHead"/>
              <w:spacing w:before="144" w:after="144"/>
              <w:rPr>
                <w:del w:id="21674" w:author="Alban Roche" w:date="2017-08-02T16:45:00Z"/>
                <w:rFonts w:cs="Arial"/>
                <w:bCs w:val="0"/>
              </w:rPr>
            </w:pPr>
            <w:del w:id="21675" w:author="Alban Roche" w:date="2017-08-02T16:45:00Z">
              <w:r w:rsidDel="000934B8">
                <w:delText>HL7618, HL7618RD, HL7648, HL7650, HL7690 and HL7692</w:delText>
              </w:r>
              <w:bookmarkStart w:id="21676" w:name="_Toc489461567"/>
              <w:bookmarkEnd w:id="21676"/>
            </w:del>
          </w:p>
        </w:tc>
        <w:bookmarkStart w:id="21677" w:name="_Toc489461568"/>
        <w:bookmarkEnd w:id="21677"/>
      </w:tr>
      <w:tr w:rsidR="00AD6DB4" w:rsidRPr="00671C8B" w:rsidDel="000934B8" w14:paraId="10900379" w14:textId="5E07A5C2" w:rsidTr="00166AF3">
        <w:trPr>
          <w:del w:id="21678" w:author="Alban Roche" w:date="2017-08-02T16:45:00Z"/>
        </w:trPr>
        <w:tc>
          <w:tcPr>
            <w:tcW w:w="1728" w:type="dxa"/>
          </w:tcPr>
          <w:p w14:paraId="62FE00E0" w14:textId="0BBDD277" w:rsidR="00AD6DB4" w:rsidDel="000934B8" w:rsidRDefault="00AD6DB4" w:rsidP="00166AF3">
            <w:pPr>
              <w:pStyle w:val="TableBody"/>
              <w:rPr>
                <w:del w:id="21679" w:author="Alban Roche" w:date="2017-08-02T16:45:00Z"/>
              </w:rPr>
            </w:pPr>
            <w:del w:id="21680" w:author="Alban Roche" w:date="2017-08-02T16:45:00Z">
              <w:r w:rsidDel="000934B8">
                <w:rPr>
                  <w:i/>
                </w:rPr>
                <w:delText>Test command</w:delText>
              </w:r>
              <w:bookmarkStart w:id="21681" w:name="_Toc489461569"/>
              <w:bookmarkEnd w:id="21681"/>
            </w:del>
          </w:p>
          <w:p w14:paraId="45747DF2" w14:textId="0C3FCA65" w:rsidR="00AD6DB4" w:rsidDel="000934B8" w:rsidRDefault="00AD6DB4" w:rsidP="00166AF3">
            <w:pPr>
              <w:pStyle w:val="TableBody"/>
              <w:rPr>
                <w:del w:id="21682" w:author="Alban Roche" w:date="2017-08-02T16:45:00Z"/>
              </w:rPr>
            </w:pPr>
            <w:bookmarkStart w:id="21683" w:name="_Toc489461570"/>
            <w:bookmarkEnd w:id="21683"/>
          </w:p>
          <w:p w14:paraId="21108E53" w14:textId="0003B421" w:rsidR="00AD6DB4" w:rsidDel="000934B8" w:rsidRDefault="00AD6DB4" w:rsidP="00166AF3">
            <w:pPr>
              <w:pStyle w:val="TableBody"/>
              <w:rPr>
                <w:del w:id="21684" w:author="Alban Roche" w:date="2017-08-02T16:45:00Z"/>
              </w:rPr>
            </w:pPr>
            <w:del w:id="21685" w:author="Alban Roche" w:date="2017-08-02T16:45:00Z">
              <w:r w:rsidRPr="00CB4B23" w:rsidDel="000934B8">
                <w:rPr>
                  <w:u w:val="single"/>
                </w:rPr>
                <w:delText>Syntax</w:delText>
              </w:r>
              <w:bookmarkStart w:id="21686" w:name="_Toc489461571"/>
              <w:bookmarkEnd w:id="21686"/>
            </w:del>
          </w:p>
          <w:p w14:paraId="1330BEBA" w14:textId="1798C583" w:rsidR="00AD6DB4" w:rsidRPr="00CB4B23" w:rsidDel="000934B8" w:rsidRDefault="00AD6DB4" w:rsidP="00166AF3">
            <w:pPr>
              <w:pStyle w:val="TableBody"/>
              <w:rPr>
                <w:del w:id="21687" w:author="Alban Roche" w:date="2017-08-02T16:45:00Z"/>
                <w:b/>
              </w:rPr>
            </w:pPr>
            <w:del w:id="21688" w:author="Alban Roche" w:date="2017-08-02T16:45:00Z">
              <w:r w:rsidRPr="00CB4B23" w:rsidDel="000934B8">
                <w:rPr>
                  <w:b/>
                </w:rPr>
                <w:delText>AT+KHTTPHEAD=?</w:delText>
              </w:r>
              <w:bookmarkStart w:id="21689" w:name="_Toc489461572"/>
              <w:bookmarkEnd w:id="21689"/>
            </w:del>
          </w:p>
        </w:tc>
        <w:tc>
          <w:tcPr>
            <w:tcW w:w="7560" w:type="dxa"/>
          </w:tcPr>
          <w:p w14:paraId="50119E5E" w14:textId="5ADDFDC7" w:rsidR="00AD6DB4" w:rsidDel="000934B8" w:rsidRDefault="00AD6DB4" w:rsidP="00166AF3">
            <w:pPr>
              <w:pStyle w:val="TableBody"/>
              <w:rPr>
                <w:del w:id="21690" w:author="Alban Roche" w:date="2017-08-02T16:45:00Z"/>
                <w:u w:val="single"/>
              </w:rPr>
            </w:pPr>
            <w:bookmarkStart w:id="21691" w:name="_Toc489461573"/>
            <w:bookmarkEnd w:id="21691"/>
          </w:p>
          <w:p w14:paraId="4EF549D9" w14:textId="115DB2EB" w:rsidR="00AD6DB4" w:rsidDel="000934B8" w:rsidRDefault="00AD6DB4" w:rsidP="00166AF3">
            <w:pPr>
              <w:pStyle w:val="TableBody"/>
              <w:rPr>
                <w:del w:id="21692" w:author="Alban Roche" w:date="2017-08-02T16:45:00Z"/>
                <w:u w:val="single"/>
              </w:rPr>
            </w:pPr>
            <w:bookmarkStart w:id="21693" w:name="_Toc489461574"/>
            <w:bookmarkEnd w:id="21693"/>
          </w:p>
          <w:p w14:paraId="331EF189" w14:textId="381D9A0B" w:rsidR="00AD6DB4" w:rsidDel="000934B8" w:rsidRDefault="00AD6DB4" w:rsidP="00166AF3">
            <w:pPr>
              <w:pStyle w:val="TableBody"/>
              <w:rPr>
                <w:del w:id="21694" w:author="Alban Roche" w:date="2017-08-02T16:45:00Z"/>
              </w:rPr>
            </w:pPr>
            <w:del w:id="21695" w:author="Alban Roche" w:date="2017-08-02T16:45:00Z">
              <w:r w:rsidDel="000934B8">
                <w:rPr>
                  <w:u w:val="single"/>
                </w:rPr>
                <w:delText>Response</w:delText>
              </w:r>
              <w:bookmarkStart w:id="21696" w:name="_Toc489461575"/>
              <w:bookmarkEnd w:id="21696"/>
            </w:del>
          </w:p>
          <w:p w14:paraId="4524D73B" w14:textId="0052E5E9" w:rsidR="00AD6DB4" w:rsidRPr="00CB4B23" w:rsidDel="000934B8" w:rsidRDefault="00AD6DB4" w:rsidP="00166AF3">
            <w:pPr>
              <w:pStyle w:val="TableBody"/>
              <w:rPr>
                <w:del w:id="21697" w:author="Alban Roche" w:date="2017-08-02T16:45:00Z"/>
                <w:b/>
              </w:rPr>
            </w:pPr>
            <w:del w:id="21698" w:author="Alban Roche" w:date="2017-08-02T16:45:00Z">
              <w:r w:rsidRPr="00CB4B23" w:rsidDel="000934B8">
                <w:rPr>
                  <w:b/>
                </w:rPr>
                <w:delText>+KHTTPHEAD: (</w:delText>
              </w:r>
              <w:r w:rsidDel="000934B8">
                <w:delText xml:space="preserve">list of possible </w:delText>
              </w:r>
              <w:r w:rsidRPr="00CB4B23" w:rsidDel="000934B8">
                <w:rPr>
                  <w:b/>
                </w:rPr>
                <w:delText>&lt;session_id&gt;</w:delText>
              </w:r>
              <w:r w:rsidDel="000934B8">
                <w:delText>s</w:delText>
              </w:r>
              <w:r w:rsidRPr="00CB4B23" w:rsidDel="000934B8">
                <w:rPr>
                  <w:b/>
                </w:rPr>
                <w:delText>),&lt;request_uri&gt;</w:delText>
              </w:r>
              <w:bookmarkStart w:id="21699" w:name="_Toc489461576"/>
              <w:bookmarkEnd w:id="21699"/>
            </w:del>
          </w:p>
          <w:p w14:paraId="3161D0B2" w14:textId="5AED55F6" w:rsidR="00AD6DB4" w:rsidRPr="00CB4B23" w:rsidDel="000934B8" w:rsidRDefault="00AD6DB4" w:rsidP="00166AF3">
            <w:pPr>
              <w:pStyle w:val="TableBody"/>
              <w:rPr>
                <w:del w:id="21700" w:author="Alban Roche" w:date="2017-08-02T16:45:00Z"/>
              </w:rPr>
            </w:pPr>
            <w:del w:id="21701" w:author="Alban Roche" w:date="2017-08-02T16:45:00Z">
              <w:r w:rsidRPr="00CB4B23" w:rsidDel="000934B8">
                <w:rPr>
                  <w:b/>
                </w:rPr>
                <w:delText>OK</w:delText>
              </w:r>
              <w:bookmarkStart w:id="21702" w:name="_Toc489461577"/>
              <w:bookmarkEnd w:id="21702"/>
            </w:del>
          </w:p>
        </w:tc>
        <w:bookmarkStart w:id="21703" w:name="_Toc489461578"/>
        <w:bookmarkEnd w:id="21703"/>
      </w:tr>
      <w:tr w:rsidR="00AD6DB4" w:rsidRPr="00671C8B" w:rsidDel="000934B8" w14:paraId="7A79299C" w14:textId="15D6E5CB" w:rsidTr="00166AF3">
        <w:trPr>
          <w:cantSplit w:val="0"/>
          <w:del w:id="21704" w:author="Alban Roche" w:date="2017-08-02T16:45:00Z"/>
        </w:trPr>
        <w:tc>
          <w:tcPr>
            <w:tcW w:w="1728" w:type="dxa"/>
          </w:tcPr>
          <w:p w14:paraId="7FE20561" w14:textId="47B42C82" w:rsidR="00AD6DB4" w:rsidRPr="00671C8B" w:rsidDel="000934B8" w:rsidRDefault="00AD6DB4" w:rsidP="00166AF3">
            <w:pPr>
              <w:pStyle w:val="TableBody"/>
              <w:rPr>
                <w:del w:id="21705" w:author="Alban Roche" w:date="2017-08-02T16:45:00Z"/>
                <w:b/>
                <w:i/>
              </w:rPr>
            </w:pPr>
            <w:del w:id="21706" w:author="Alban Roche" w:date="2017-08-02T16:45:00Z">
              <w:r w:rsidRPr="00671C8B" w:rsidDel="000934B8">
                <w:rPr>
                  <w:i/>
                </w:rPr>
                <w:delText>Write command</w:delText>
              </w:r>
              <w:bookmarkStart w:id="21707" w:name="_Toc489461579"/>
              <w:bookmarkEnd w:id="21707"/>
            </w:del>
          </w:p>
          <w:p w14:paraId="1CF564EF" w14:textId="661C5F9A" w:rsidR="00AD6DB4" w:rsidRPr="00671C8B" w:rsidDel="000934B8" w:rsidRDefault="00AD6DB4" w:rsidP="00166AF3">
            <w:pPr>
              <w:pStyle w:val="TableBody"/>
              <w:rPr>
                <w:del w:id="21708" w:author="Alban Roche" w:date="2017-08-02T16:45:00Z"/>
              </w:rPr>
            </w:pPr>
            <w:bookmarkStart w:id="21709" w:name="_Toc489461580"/>
            <w:bookmarkEnd w:id="21709"/>
          </w:p>
          <w:p w14:paraId="0D2DE0B2" w14:textId="4BF4FF02" w:rsidR="00AD6DB4" w:rsidRPr="00671C8B" w:rsidDel="000934B8" w:rsidRDefault="00AD6DB4" w:rsidP="00166AF3">
            <w:pPr>
              <w:pStyle w:val="TableBody"/>
              <w:rPr>
                <w:del w:id="21710" w:author="Alban Roche" w:date="2017-08-02T16:45:00Z"/>
                <w:u w:val="single"/>
              </w:rPr>
            </w:pPr>
            <w:del w:id="21711" w:author="Alban Roche" w:date="2017-08-02T16:45:00Z">
              <w:r w:rsidRPr="00671C8B" w:rsidDel="000934B8">
                <w:rPr>
                  <w:u w:val="single"/>
                </w:rPr>
                <w:delText>Syntax</w:delText>
              </w:r>
              <w:bookmarkStart w:id="21712" w:name="_Toc489461581"/>
              <w:bookmarkEnd w:id="21712"/>
            </w:del>
          </w:p>
          <w:p w14:paraId="3411C529" w14:textId="2A938A2A" w:rsidR="00AD6DB4" w:rsidRPr="00671C8B" w:rsidDel="000934B8" w:rsidRDefault="00AD6DB4" w:rsidP="00166AF3">
            <w:pPr>
              <w:pStyle w:val="TableBody"/>
              <w:rPr>
                <w:del w:id="21713" w:author="Alban Roche" w:date="2017-08-02T16:45:00Z"/>
              </w:rPr>
            </w:pPr>
            <w:del w:id="21714" w:author="Alban Roche" w:date="2017-08-02T16:45:00Z">
              <w:r w:rsidRPr="00671C8B" w:rsidDel="000934B8">
                <w:rPr>
                  <w:b/>
                </w:rPr>
                <w:delText>AT+KHTTPHEAD=&lt;session_id&gt;,</w:delText>
              </w:r>
              <w:r w:rsidRPr="00671C8B" w:rsidDel="000934B8">
                <w:rPr>
                  <w:b/>
                </w:rPr>
                <w:br/>
                <w:delText>&lt;request_uri&gt;</w:delText>
              </w:r>
              <w:bookmarkStart w:id="21715" w:name="_Toc489461582"/>
              <w:bookmarkEnd w:id="21715"/>
            </w:del>
          </w:p>
        </w:tc>
        <w:tc>
          <w:tcPr>
            <w:tcW w:w="7560" w:type="dxa"/>
          </w:tcPr>
          <w:p w14:paraId="28C58E16" w14:textId="79283197" w:rsidR="00AD6DB4" w:rsidRPr="00671C8B" w:rsidDel="000934B8" w:rsidRDefault="00AD6DB4" w:rsidP="00166AF3">
            <w:pPr>
              <w:pStyle w:val="TableBody"/>
              <w:rPr>
                <w:del w:id="21716" w:author="Alban Roche" w:date="2017-08-02T16:45:00Z"/>
                <w:u w:val="single"/>
              </w:rPr>
            </w:pPr>
            <w:bookmarkStart w:id="21717" w:name="_Toc489461583"/>
            <w:bookmarkEnd w:id="21717"/>
          </w:p>
          <w:p w14:paraId="3DE8B3D0" w14:textId="160360E0" w:rsidR="00AD6DB4" w:rsidRPr="00671C8B" w:rsidDel="000934B8" w:rsidRDefault="00AD6DB4" w:rsidP="00166AF3">
            <w:pPr>
              <w:pStyle w:val="TableBody"/>
              <w:rPr>
                <w:del w:id="21718" w:author="Alban Roche" w:date="2017-08-02T16:45:00Z"/>
                <w:u w:val="single"/>
              </w:rPr>
            </w:pPr>
            <w:bookmarkStart w:id="21719" w:name="_Toc489461584"/>
            <w:bookmarkEnd w:id="21719"/>
          </w:p>
          <w:p w14:paraId="234719E4" w14:textId="3E921CC4" w:rsidR="00AD6DB4" w:rsidRPr="00671C8B" w:rsidDel="000934B8" w:rsidRDefault="00AD6DB4" w:rsidP="00166AF3">
            <w:pPr>
              <w:pStyle w:val="TableBody"/>
              <w:rPr>
                <w:del w:id="21720" w:author="Alban Roche" w:date="2017-08-02T16:45:00Z"/>
                <w:u w:val="single"/>
              </w:rPr>
            </w:pPr>
            <w:del w:id="21721" w:author="Alban Roche" w:date="2017-08-02T16:45:00Z">
              <w:r w:rsidRPr="00671C8B" w:rsidDel="000934B8">
                <w:rPr>
                  <w:u w:val="single"/>
                </w:rPr>
                <w:delText>Response</w:delText>
              </w:r>
              <w:bookmarkStart w:id="21722" w:name="_Toc489461585"/>
              <w:bookmarkEnd w:id="21722"/>
            </w:del>
          </w:p>
          <w:p w14:paraId="79B905CF" w14:textId="20817135" w:rsidR="00AD6DB4" w:rsidRPr="00671C8B" w:rsidDel="000934B8" w:rsidRDefault="00AD6DB4" w:rsidP="00166AF3">
            <w:pPr>
              <w:pStyle w:val="TableBody"/>
              <w:rPr>
                <w:del w:id="21723" w:author="Alban Roche" w:date="2017-08-02T16:45:00Z"/>
                <w:b/>
                <w:lang w:eastAsia="zh-CN"/>
              </w:rPr>
            </w:pPr>
            <w:del w:id="21724" w:author="Alban Roche" w:date="2017-08-02T16:45:00Z">
              <w:r w:rsidRPr="00671C8B" w:rsidDel="000934B8">
                <w:rPr>
                  <w:b/>
                </w:rPr>
                <w:delText>CONNECT</w:delText>
              </w:r>
              <w:bookmarkStart w:id="21725" w:name="_Toc489461586"/>
              <w:bookmarkEnd w:id="21725"/>
            </w:del>
          </w:p>
          <w:p w14:paraId="4A20C910" w14:textId="05FCB354" w:rsidR="00AD6DB4" w:rsidRPr="00671C8B" w:rsidDel="000934B8" w:rsidRDefault="00AD6DB4" w:rsidP="00166AF3">
            <w:pPr>
              <w:pStyle w:val="TableBody"/>
              <w:rPr>
                <w:del w:id="21726" w:author="Alban Roche" w:date="2017-08-02T16:45:00Z"/>
                <w:b/>
                <w:lang w:eastAsia="zh-CN"/>
              </w:rPr>
            </w:pPr>
            <w:del w:id="21727" w:author="Alban Roche" w:date="2017-08-02T16:45:00Z">
              <w:r w:rsidRPr="00671C8B" w:rsidDel="000934B8">
                <w:rPr>
                  <w:b/>
                  <w:lang w:eastAsia="zh-CN"/>
                </w:rPr>
                <w:delText>…</w:delText>
              </w:r>
              <w:r w:rsidRPr="00671C8B" w:rsidDel="000934B8">
                <w:rPr>
                  <w:b/>
                </w:rPr>
                <w:delText>&lt;EOF pattern&gt;</w:delText>
              </w:r>
              <w:bookmarkStart w:id="21728" w:name="_Toc489461587"/>
              <w:bookmarkEnd w:id="21728"/>
            </w:del>
          </w:p>
          <w:p w14:paraId="66CE562F" w14:textId="05494C21" w:rsidR="00AD6DB4" w:rsidDel="000934B8" w:rsidRDefault="00AD6DB4" w:rsidP="00166AF3">
            <w:pPr>
              <w:pStyle w:val="TableBody"/>
              <w:rPr>
                <w:del w:id="21729" w:author="Alban Roche" w:date="2017-08-02T16:45:00Z"/>
                <w:b/>
              </w:rPr>
            </w:pPr>
            <w:del w:id="21730" w:author="Alban Roche" w:date="2017-08-02T16:45:00Z">
              <w:r w:rsidRPr="00671C8B" w:rsidDel="000934B8">
                <w:rPr>
                  <w:b/>
                </w:rPr>
                <w:delText>OK</w:delText>
              </w:r>
              <w:bookmarkStart w:id="21731" w:name="_Toc489461588"/>
              <w:bookmarkEnd w:id="21731"/>
            </w:del>
          </w:p>
          <w:p w14:paraId="14CD2E15" w14:textId="6E2A7BAB" w:rsidR="00AD6DB4" w:rsidRPr="00C318EF" w:rsidDel="000934B8" w:rsidRDefault="00AD6DB4" w:rsidP="00166AF3">
            <w:pPr>
              <w:pStyle w:val="TableBody"/>
              <w:rPr>
                <w:del w:id="21732" w:author="Alban Roche" w:date="2017-08-02T16:45:00Z"/>
                <w:lang w:eastAsia="zh-CN"/>
              </w:rPr>
            </w:pPr>
            <w:del w:id="21733" w:author="Alban Roche" w:date="2017-08-02T16:45:00Z">
              <w:r w:rsidRPr="00671C8B" w:rsidDel="000934B8">
                <w:br/>
              </w:r>
              <w:r w:rsidRPr="00C318EF" w:rsidDel="000934B8">
                <w:delText>or</w:delText>
              </w:r>
              <w:bookmarkStart w:id="21734" w:name="_Toc489461589"/>
              <w:bookmarkEnd w:id="21734"/>
            </w:del>
          </w:p>
          <w:p w14:paraId="1E6D896A" w14:textId="51FD1813" w:rsidR="00AD6DB4" w:rsidRPr="00671C8B" w:rsidDel="000934B8" w:rsidRDefault="00AD6DB4" w:rsidP="00166AF3">
            <w:pPr>
              <w:pStyle w:val="TableBody"/>
              <w:rPr>
                <w:del w:id="21735" w:author="Alban Roche" w:date="2017-08-02T16:45:00Z"/>
                <w:b/>
                <w:lang w:eastAsia="zh-CN"/>
              </w:rPr>
            </w:pPr>
            <w:del w:id="21736" w:author="Alban Roche" w:date="2017-08-02T16:45:00Z">
              <w:r w:rsidRPr="00671C8B" w:rsidDel="000934B8">
                <w:rPr>
                  <w:b/>
                </w:rPr>
                <w:delText>NO CARRIER</w:delText>
              </w:r>
              <w:bookmarkStart w:id="21737" w:name="_Toc489461590"/>
              <w:bookmarkEnd w:id="21737"/>
            </w:del>
          </w:p>
          <w:p w14:paraId="6B3D5A4F" w14:textId="68F7B2D4" w:rsidR="00AD6DB4" w:rsidRPr="00671C8B" w:rsidDel="000934B8" w:rsidRDefault="00AD6DB4" w:rsidP="00166AF3">
            <w:pPr>
              <w:pStyle w:val="TableBody"/>
              <w:rPr>
                <w:del w:id="21738" w:author="Alban Roche" w:date="2017-08-02T16:45:00Z"/>
                <w:b/>
                <w:lang w:eastAsia="zh-CN"/>
              </w:rPr>
            </w:pPr>
            <w:del w:id="21739" w:author="Alban Roche" w:date="2017-08-02T16:45:00Z">
              <w:r w:rsidRPr="00671C8B" w:rsidDel="000934B8">
                <w:rPr>
                  <w:b/>
                </w:rPr>
                <w:delText>+CME ERROR: &lt;err&gt;</w:delText>
              </w:r>
              <w:bookmarkStart w:id="21740" w:name="_Toc489461591"/>
              <w:bookmarkEnd w:id="21740"/>
            </w:del>
          </w:p>
          <w:p w14:paraId="2BBE6862" w14:textId="2EF3FB66" w:rsidR="00AD6DB4" w:rsidRPr="00671C8B" w:rsidDel="000934B8" w:rsidRDefault="00AD6DB4" w:rsidP="00166AF3">
            <w:pPr>
              <w:pStyle w:val="TableBody"/>
              <w:rPr>
                <w:del w:id="21741" w:author="Alban Roche" w:date="2017-08-02T16:45:00Z"/>
                <w:b/>
                <w:lang w:eastAsia="zh-CN"/>
              </w:rPr>
            </w:pPr>
            <w:del w:id="21742" w:author="Alban Roche" w:date="2017-08-02T16:45:00Z">
              <w:r w:rsidRPr="00671C8B" w:rsidDel="000934B8">
                <w:rPr>
                  <w:b/>
                  <w:lang w:eastAsia="zh-CN"/>
                </w:rPr>
                <w:delText xml:space="preserve">+KHTTP_ERROR: </w:delText>
              </w:r>
              <w:r w:rsidRPr="00671C8B" w:rsidDel="000934B8">
                <w:rPr>
                  <w:b/>
                </w:rPr>
                <w:delText>&lt;session_id&gt;, &lt;http_notif&gt;</w:delText>
              </w:r>
              <w:bookmarkStart w:id="21743" w:name="_Toc489461592"/>
              <w:bookmarkEnd w:id="21743"/>
            </w:del>
          </w:p>
          <w:p w14:paraId="42B74FCB" w14:textId="61004019" w:rsidR="00AD6DB4" w:rsidRPr="00671C8B" w:rsidDel="000934B8" w:rsidRDefault="00AD6DB4" w:rsidP="00166AF3">
            <w:pPr>
              <w:pStyle w:val="TableBody"/>
              <w:rPr>
                <w:del w:id="21744" w:author="Alban Roche" w:date="2017-08-02T16:45:00Z"/>
                <w:lang w:eastAsia="zh-CN"/>
              </w:rPr>
            </w:pPr>
            <w:bookmarkStart w:id="21745" w:name="_Toc489461593"/>
            <w:bookmarkEnd w:id="21745"/>
          </w:p>
          <w:p w14:paraId="0D7CF092" w14:textId="0012ADAF" w:rsidR="00AD6DB4" w:rsidRPr="00671C8B" w:rsidDel="000934B8" w:rsidRDefault="00AD6DB4" w:rsidP="00166AF3">
            <w:pPr>
              <w:pStyle w:val="TableBody"/>
              <w:rPr>
                <w:del w:id="21746" w:author="Alban Roche" w:date="2017-08-02T16:45:00Z"/>
                <w:u w:val="single"/>
              </w:rPr>
            </w:pPr>
            <w:del w:id="21747" w:author="Alban Roche" w:date="2017-08-02T16:45:00Z">
              <w:r w:rsidRPr="00671C8B" w:rsidDel="000934B8">
                <w:rPr>
                  <w:u w:val="single"/>
                </w:rPr>
                <w:delText>Parameters</w:delText>
              </w:r>
              <w:bookmarkStart w:id="21748" w:name="_Toc489461594"/>
              <w:bookmarkEnd w:id="21748"/>
            </w:del>
          </w:p>
          <w:p w14:paraId="0D25D201" w14:textId="2EF40C82" w:rsidR="00AD6DB4" w:rsidRPr="00671C8B" w:rsidDel="000934B8" w:rsidRDefault="00AD6DB4" w:rsidP="00166AF3">
            <w:pPr>
              <w:pStyle w:val="TableBody"/>
              <w:rPr>
                <w:del w:id="21749" w:author="Alban Roche" w:date="2017-08-02T16:45:00Z"/>
              </w:rPr>
            </w:pPr>
            <w:del w:id="21750" w:author="Alban Roche" w:date="2017-08-02T16:45:00Z">
              <w:r w:rsidRPr="00671C8B" w:rsidDel="000934B8">
                <w:rPr>
                  <w:b/>
                </w:rPr>
                <w:delText>&lt;session_id&gt;</w:delText>
              </w:r>
              <w:r w:rsidRPr="00671C8B" w:rsidDel="000934B8">
                <w:rPr>
                  <w:b/>
                </w:rPr>
                <w:tab/>
              </w:r>
              <w:r w:rsidRPr="00671C8B" w:rsidDel="000934B8">
                <w:delText>HTTP session</w:delText>
              </w:r>
              <w:r w:rsidDel="000934B8">
                <w:delText xml:space="preserve"> index</w:delText>
              </w:r>
              <w:bookmarkStart w:id="21751" w:name="_Toc489461595"/>
              <w:bookmarkEnd w:id="21751"/>
            </w:del>
          </w:p>
          <w:p w14:paraId="7EF63658" w14:textId="6390B170" w:rsidR="00AD6DB4" w:rsidRPr="00671C8B" w:rsidDel="000934B8" w:rsidRDefault="00AD6DB4" w:rsidP="00166AF3">
            <w:pPr>
              <w:pStyle w:val="TableBody"/>
              <w:rPr>
                <w:del w:id="21752" w:author="Alban Roche" w:date="2017-08-02T16:45:00Z"/>
              </w:rPr>
            </w:pPr>
            <w:bookmarkStart w:id="21753" w:name="_Toc489461596"/>
            <w:bookmarkEnd w:id="21753"/>
          </w:p>
          <w:p w14:paraId="468FC0D5" w14:textId="1FD689F3" w:rsidR="00AD6DB4" w:rsidRPr="00671C8B" w:rsidDel="000934B8" w:rsidRDefault="00AD6DB4" w:rsidP="00166AF3">
            <w:pPr>
              <w:pStyle w:val="TableBody"/>
              <w:rPr>
                <w:del w:id="21754" w:author="Alban Roche" w:date="2017-08-02T16:45:00Z"/>
              </w:rPr>
            </w:pPr>
            <w:del w:id="21755" w:author="Alban Roche" w:date="2017-08-02T16:45:00Z">
              <w:r w:rsidRPr="00671C8B" w:rsidDel="000934B8">
                <w:rPr>
                  <w:b/>
                </w:rPr>
                <w:delText>&lt;request_uri&gt;</w:delText>
              </w:r>
              <w:r w:rsidRPr="00671C8B" w:rsidDel="000934B8">
                <w:tab/>
                <w:delText>String type, indicates the information URL to get during HTTP connection</w:delText>
              </w:r>
              <w:bookmarkStart w:id="21756" w:name="_Toc489461597"/>
              <w:bookmarkEnd w:id="21756"/>
            </w:del>
          </w:p>
          <w:p w14:paraId="13E596C1" w14:textId="0476E980" w:rsidR="00AD6DB4" w:rsidRPr="00671C8B" w:rsidDel="000934B8" w:rsidRDefault="00AD6DB4" w:rsidP="00166AF3">
            <w:pPr>
              <w:pStyle w:val="TableBody"/>
              <w:rPr>
                <w:del w:id="21757" w:author="Alban Roche" w:date="2017-08-02T16:45:00Z"/>
              </w:rPr>
            </w:pPr>
            <w:bookmarkStart w:id="21758" w:name="_Toc489461598"/>
            <w:bookmarkEnd w:id="21758"/>
          </w:p>
          <w:p w14:paraId="69D528C0" w14:textId="3FCACC79" w:rsidR="00AD6DB4" w:rsidRPr="00671C8B" w:rsidDel="000934B8" w:rsidRDefault="00AD6DB4" w:rsidP="00166AF3">
            <w:pPr>
              <w:pStyle w:val="TableBody"/>
              <w:rPr>
                <w:del w:id="21759" w:author="Alban Roche" w:date="2017-08-02T16:45:00Z"/>
              </w:rPr>
            </w:pPr>
            <w:del w:id="21760" w:author="Alban Roche" w:date="2017-08-02T16:45:00Z">
              <w:r w:rsidRPr="00671C8B" w:rsidDel="000934B8">
                <w:rPr>
                  <w:b/>
                </w:rPr>
                <w:delText>&lt;http_notif&gt;</w:delText>
              </w:r>
              <w:r w:rsidRPr="00671C8B" w:rsidDel="000934B8">
                <w:rPr>
                  <w:b/>
                  <w:lang w:eastAsia="zh-CN"/>
                </w:rPr>
                <w:tab/>
              </w:r>
              <w:r w:rsidRPr="00671C8B" w:rsidDel="000934B8">
                <w:delText>Integer type. Indicates the cause of the HTTP connection failure</w:delText>
              </w:r>
              <w:bookmarkStart w:id="21761" w:name="_Toc489461599"/>
              <w:bookmarkEnd w:id="21761"/>
            </w:del>
          </w:p>
          <w:p w14:paraId="31894842" w14:textId="14AD2152" w:rsidR="00AD6DB4" w:rsidRPr="00671C8B" w:rsidDel="000934B8" w:rsidRDefault="00AD6DB4" w:rsidP="00166AF3">
            <w:pPr>
              <w:pStyle w:val="TableBody"/>
              <w:rPr>
                <w:del w:id="21762" w:author="Alban Roche" w:date="2017-08-02T16:45:00Z"/>
              </w:rPr>
            </w:pPr>
            <w:del w:id="21763" w:author="Alban Roche" w:date="2017-08-02T16:45:00Z">
              <w:r w:rsidRPr="00671C8B" w:rsidDel="000934B8">
                <w:rPr>
                  <w:lang w:eastAsia="zh-CN"/>
                </w:rPr>
                <w:delText>4</w:delText>
              </w:r>
              <w:r w:rsidRPr="00671C8B" w:rsidDel="000934B8">
                <w:tab/>
                <w:delText>DNS error</w:delText>
              </w:r>
              <w:bookmarkStart w:id="21764" w:name="_Toc489461600"/>
              <w:bookmarkEnd w:id="21764"/>
            </w:del>
          </w:p>
          <w:p w14:paraId="7AA5E523" w14:textId="6C48C98C" w:rsidR="00AD6DB4" w:rsidRPr="00671C8B" w:rsidDel="000934B8" w:rsidRDefault="00AD6DB4" w:rsidP="00166AF3">
            <w:pPr>
              <w:pStyle w:val="TableBody"/>
              <w:rPr>
                <w:del w:id="21765" w:author="Alban Roche" w:date="2017-08-02T16:45:00Z"/>
              </w:rPr>
            </w:pPr>
            <w:del w:id="21766" w:author="Alban Roche" w:date="2017-08-02T16:45:00Z">
              <w:r w:rsidRPr="00671C8B" w:rsidDel="000934B8">
                <w:rPr>
                  <w:lang w:eastAsia="zh-CN"/>
                </w:rPr>
                <w:delText>5</w:delText>
              </w:r>
              <w:r w:rsidRPr="00671C8B" w:rsidDel="000934B8">
                <w:tab/>
                <w:delText>HTTP connection error due to internal trouble</w:delText>
              </w:r>
              <w:bookmarkStart w:id="21767" w:name="_Toc489461601"/>
              <w:bookmarkEnd w:id="21767"/>
            </w:del>
          </w:p>
          <w:p w14:paraId="495475C3" w14:textId="7D401BCD" w:rsidR="00AD6DB4" w:rsidRPr="00671C8B" w:rsidDel="000934B8" w:rsidRDefault="00AD6DB4" w:rsidP="00166AF3">
            <w:pPr>
              <w:pStyle w:val="TableBody"/>
              <w:rPr>
                <w:del w:id="21768" w:author="Alban Roche" w:date="2017-08-02T16:45:00Z"/>
              </w:rPr>
            </w:pPr>
            <w:del w:id="21769" w:author="Alban Roche" w:date="2017-08-02T16:45:00Z">
              <w:r w:rsidRPr="00671C8B" w:rsidDel="000934B8">
                <w:rPr>
                  <w:lang w:eastAsia="zh-CN"/>
                </w:rPr>
                <w:delText>6</w:delText>
              </w:r>
              <w:r w:rsidRPr="00671C8B" w:rsidDel="000934B8">
                <w:tab/>
                <w:delText>HTTP connection timeout</w:delText>
              </w:r>
              <w:bookmarkStart w:id="21770" w:name="_Toc489461602"/>
              <w:bookmarkEnd w:id="21770"/>
            </w:del>
          </w:p>
          <w:p w14:paraId="48369208" w14:textId="1CE50FA4" w:rsidR="00AD6DB4" w:rsidRPr="00671C8B" w:rsidDel="000934B8" w:rsidRDefault="00AD6DB4" w:rsidP="00166AF3">
            <w:pPr>
              <w:pStyle w:val="TableBody"/>
              <w:rPr>
                <w:del w:id="21771" w:author="Alban Roche" w:date="2017-08-02T16:45:00Z"/>
                <w:lang w:eastAsia="zh-CN"/>
              </w:rPr>
            </w:pPr>
            <w:del w:id="21772" w:author="Alban Roche" w:date="2017-08-02T16:45:00Z">
              <w:r w:rsidRPr="00671C8B" w:rsidDel="000934B8">
                <w:rPr>
                  <w:lang w:eastAsia="zh-CN"/>
                </w:rPr>
                <w:delText>9</w:delText>
              </w:r>
              <w:r w:rsidRPr="00671C8B" w:rsidDel="000934B8">
                <w:tab/>
                <w:delText>T</w:delText>
              </w:r>
              <w:r w:rsidRPr="00671C8B" w:rsidDel="000934B8">
                <w:rPr>
                  <w:lang w:eastAsia="zh-CN"/>
                </w:rPr>
                <w:delText>riple plus (+++) error (switch to command mode)</w:delText>
              </w:r>
              <w:bookmarkStart w:id="21773" w:name="_Toc489461603"/>
              <w:bookmarkEnd w:id="21773"/>
            </w:del>
          </w:p>
          <w:p w14:paraId="708D0EBA" w14:textId="6C498ECB" w:rsidR="00AD6DB4" w:rsidRPr="00671C8B" w:rsidDel="000934B8" w:rsidRDefault="00AD6DB4" w:rsidP="00166AF3">
            <w:pPr>
              <w:pStyle w:val="TableBody"/>
              <w:rPr>
                <w:del w:id="21774" w:author="Alban Roche" w:date="2017-08-02T16:45:00Z"/>
                <w:lang w:eastAsia="zh-CN"/>
              </w:rPr>
            </w:pPr>
            <w:del w:id="21775" w:author="Alban Roche" w:date="2017-08-02T16:45:00Z">
              <w:r w:rsidRPr="00671C8B" w:rsidDel="000934B8">
                <w:rPr>
                  <w:lang w:eastAsia="zh-CN"/>
                </w:rPr>
                <w:delText>10</w:delText>
              </w:r>
              <w:r w:rsidRPr="00671C8B" w:rsidDel="000934B8">
                <w:rPr>
                  <w:lang w:eastAsia="zh-CN"/>
                </w:rPr>
                <w:tab/>
                <w:delText xml:space="preserve">HTTP </w:delText>
              </w:r>
              <w:r w:rsidDel="000934B8">
                <w:rPr>
                  <w:lang w:eastAsia="zh-CN"/>
                </w:rPr>
                <w:delText>has</w:delText>
              </w:r>
              <w:r w:rsidRPr="00671C8B" w:rsidDel="000934B8">
                <w:rPr>
                  <w:lang w:eastAsia="zh-CN"/>
                </w:rPr>
                <w:delText xml:space="preserve"> no data</w:delText>
              </w:r>
              <w:bookmarkStart w:id="21776" w:name="_Toc489461604"/>
              <w:bookmarkEnd w:id="21776"/>
            </w:del>
          </w:p>
          <w:p w14:paraId="6E7ADCE5" w14:textId="64BBDB3F" w:rsidR="00AD6DB4" w:rsidRPr="00671C8B" w:rsidDel="000934B8" w:rsidRDefault="00AD6DB4" w:rsidP="00166AF3">
            <w:pPr>
              <w:pStyle w:val="TableBody"/>
              <w:rPr>
                <w:del w:id="21777" w:author="Alban Roche" w:date="2017-08-02T16:45:00Z"/>
              </w:rPr>
            </w:pPr>
            <w:del w:id="21778" w:author="Alban Roche" w:date="2017-08-02T16:45:00Z">
              <w:r w:rsidRPr="00671C8B" w:rsidDel="000934B8">
                <w:rPr>
                  <w:lang w:eastAsia="zh-CN"/>
                </w:rPr>
                <w:delText>11</w:delText>
              </w:r>
              <w:r w:rsidRPr="00671C8B" w:rsidDel="000934B8">
                <w:rPr>
                  <w:lang w:eastAsia="zh-CN"/>
                </w:rPr>
                <w:tab/>
                <w:delText xml:space="preserve">HTTP </w:delText>
              </w:r>
              <w:r w:rsidDel="000934B8">
                <w:rPr>
                  <w:lang w:eastAsia="zh-CN"/>
                </w:rPr>
                <w:delText>has</w:delText>
              </w:r>
              <w:r w:rsidRPr="00671C8B" w:rsidDel="000934B8">
                <w:rPr>
                  <w:lang w:eastAsia="zh-CN"/>
                </w:rPr>
                <w:delText xml:space="preserve"> partial data</w:delText>
              </w:r>
              <w:bookmarkStart w:id="21779" w:name="_Toc489461605"/>
              <w:bookmarkEnd w:id="21779"/>
            </w:del>
          </w:p>
        </w:tc>
        <w:bookmarkStart w:id="21780" w:name="_Toc489461606"/>
        <w:bookmarkEnd w:id="21780"/>
      </w:tr>
      <w:tr w:rsidR="00AD6DB4" w:rsidRPr="00671C8B" w:rsidDel="000934B8" w14:paraId="66A6089B" w14:textId="7A0BC49D" w:rsidTr="00166AF3">
        <w:trPr>
          <w:del w:id="21781" w:author="Alban Roche" w:date="2017-08-02T16:45:00Z"/>
        </w:trPr>
        <w:tc>
          <w:tcPr>
            <w:tcW w:w="1728" w:type="dxa"/>
          </w:tcPr>
          <w:p w14:paraId="153E3F95" w14:textId="08526A50" w:rsidR="00AD6DB4" w:rsidRPr="00671C8B" w:rsidDel="000934B8" w:rsidRDefault="00AD6DB4" w:rsidP="00166AF3">
            <w:pPr>
              <w:pStyle w:val="TableBody"/>
              <w:rPr>
                <w:del w:id="21782" w:author="Alban Roche" w:date="2017-08-02T16:45:00Z"/>
                <w:u w:val="single"/>
              </w:rPr>
            </w:pPr>
            <w:del w:id="21783" w:author="Alban Roche" w:date="2017-08-02T16:45:00Z">
              <w:r w:rsidRPr="00671C8B" w:rsidDel="000934B8">
                <w:rPr>
                  <w:u w:val="single"/>
                </w:rPr>
                <w:delText>Reference</w:delText>
              </w:r>
              <w:bookmarkStart w:id="21784" w:name="_Toc489461607"/>
              <w:bookmarkEnd w:id="21784"/>
            </w:del>
          </w:p>
          <w:p w14:paraId="1019FEFD" w14:textId="15C317B4" w:rsidR="00AD6DB4" w:rsidRPr="00671C8B" w:rsidDel="000934B8" w:rsidRDefault="00AD6DB4" w:rsidP="00166AF3">
            <w:pPr>
              <w:pStyle w:val="TableBody"/>
              <w:rPr>
                <w:del w:id="21785" w:author="Alban Roche" w:date="2017-08-02T16:45:00Z"/>
                <w:u w:val="single"/>
              </w:rPr>
            </w:pPr>
            <w:del w:id="21786" w:author="Alban Roche" w:date="2017-08-02T16:45:00Z">
              <w:r w:rsidRPr="00671C8B" w:rsidDel="000934B8">
                <w:delText>Sierra Wireless Proprietary</w:delText>
              </w:r>
              <w:bookmarkStart w:id="21787" w:name="_Toc489461608"/>
              <w:bookmarkEnd w:id="21787"/>
            </w:del>
          </w:p>
        </w:tc>
        <w:tc>
          <w:tcPr>
            <w:tcW w:w="7560" w:type="dxa"/>
          </w:tcPr>
          <w:p w14:paraId="5057EACE" w14:textId="22FCE4AF" w:rsidR="00AD6DB4" w:rsidRPr="00671C8B" w:rsidDel="000934B8" w:rsidRDefault="00AD6DB4" w:rsidP="00166AF3">
            <w:pPr>
              <w:pStyle w:val="TableBody"/>
              <w:rPr>
                <w:del w:id="21788" w:author="Alban Roche" w:date="2017-08-02T16:45:00Z"/>
                <w:u w:val="single"/>
              </w:rPr>
            </w:pPr>
            <w:del w:id="21789" w:author="Alban Roche" w:date="2017-08-02T16:45:00Z">
              <w:r w:rsidRPr="00671C8B" w:rsidDel="000934B8">
                <w:rPr>
                  <w:u w:val="single"/>
                </w:rPr>
                <w:delText>Notes</w:delText>
              </w:r>
              <w:bookmarkStart w:id="21790" w:name="_Toc489461609"/>
              <w:bookmarkEnd w:id="21790"/>
            </w:del>
          </w:p>
          <w:p w14:paraId="57D7B1D5" w14:textId="0CC1ADAB" w:rsidR="00AD6DB4" w:rsidRPr="00671C8B" w:rsidDel="000934B8" w:rsidRDefault="00AD6DB4" w:rsidP="0059466D">
            <w:pPr>
              <w:pStyle w:val="TableBody"/>
              <w:numPr>
                <w:ilvl w:val="0"/>
                <w:numId w:val="57"/>
              </w:numPr>
              <w:rPr>
                <w:del w:id="21791" w:author="Alban Roche" w:date="2017-08-02T16:45:00Z"/>
              </w:rPr>
            </w:pPr>
            <w:del w:id="21792" w:author="Alban Roche" w:date="2017-08-02T16:45:00Z">
              <w:r w:rsidRPr="00671C8B" w:rsidDel="000934B8">
                <w:delText>HTTP does not support DTR1</w:delText>
              </w:r>
              <w:bookmarkStart w:id="21793" w:name="_Toc489461610"/>
              <w:bookmarkEnd w:id="21793"/>
            </w:del>
          </w:p>
          <w:p w14:paraId="08CE1FC9" w14:textId="437BA8E9" w:rsidR="00AD6DB4" w:rsidRPr="00671C8B" w:rsidDel="000934B8" w:rsidRDefault="00AD6DB4" w:rsidP="0059466D">
            <w:pPr>
              <w:pStyle w:val="TableBody"/>
              <w:numPr>
                <w:ilvl w:val="0"/>
                <w:numId w:val="57"/>
              </w:numPr>
              <w:rPr>
                <w:del w:id="21794" w:author="Alban Roche" w:date="2017-08-02T16:45:00Z"/>
              </w:rPr>
            </w:pPr>
            <w:del w:id="21795" w:author="Alban Roche" w:date="2017-08-02T16:45:00Z">
              <w:r w:rsidRPr="00671C8B" w:rsidDel="000934B8">
                <w:delText>This method is identical to GET except that the server MUST NOT return a message-body in the response. The meta-information contained in the HTTP headers in response to a HEAD request SHOULD be identical to the information sent in response to a GET request</w:delText>
              </w:r>
              <w:bookmarkStart w:id="21796" w:name="_Toc489461611"/>
              <w:bookmarkEnd w:id="21796"/>
            </w:del>
          </w:p>
        </w:tc>
        <w:bookmarkStart w:id="21797" w:name="_Toc489461612"/>
        <w:bookmarkEnd w:id="21797"/>
      </w:tr>
    </w:tbl>
    <w:p w14:paraId="0AA5110E" w14:textId="20B237CA" w:rsidR="00AD6DB4" w:rsidRPr="00671C8B" w:rsidDel="000934B8" w:rsidRDefault="00AD6DB4" w:rsidP="0059466D">
      <w:pPr>
        <w:pStyle w:val="Heading3"/>
        <w:numPr>
          <w:ilvl w:val="2"/>
          <w:numId w:val="11"/>
        </w:numPr>
        <w:ind w:left="1260" w:hanging="1260"/>
        <w:rPr>
          <w:del w:id="21798" w:author="Alban Roche" w:date="2017-08-02T16:45:00Z"/>
        </w:rPr>
      </w:pPr>
      <w:bookmarkStart w:id="21799" w:name="_Toc247534710"/>
      <w:bookmarkStart w:id="21800" w:name="_Toc345081516"/>
      <w:bookmarkStart w:id="21801" w:name="_Toc349753253"/>
      <w:bookmarkStart w:id="21802" w:name="_Toc349754152"/>
      <w:bookmarkStart w:id="21803" w:name="_Ref366746922"/>
      <w:bookmarkStart w:id="21804" w:name="_Ref369094193"/>
      <w:bookmarkStart w:id="21805" w:name="_Toc368586207"/>
      <w:bookmarkStart w:id="21806" w:name="_Toc435632874"/>
      <w:bookmarkStart w:id="21807" w:name="_Toc486251788"/>
      <w:del w:id="21808" w:author="Alban Roche" w:date="2017-08-02T16:45:00Z">
        <w:r w:rsidRPr="00671C8B" w:rsidDel="000934B8">
          <w:delText xml:space="preserve">+KHTTPPOST Command: </w:delText>
        </w:r>
        <w:bookmarkEnd w:id="21799"/>
        <w:bookmarkEnd w:id="21800"/>
        <w:bookmarkEnd w:id="21801"/>
        <w:bookmarkEnd w:id="21802"/>
        <w:bookmarkEnd w:id="21803"/>
        <w:bookmarkEnd w:id="21804"/>
        <w:bookmarkEnd w:id="21805"/>
        <w:r w:rsidRPr="00671C8B" w:rsidDel="000934B8">
          <w:delText>Perform HTTP Post</w:delText>
        </w:r>
        <w:bookmarkStart w:id="21809" w:name="_Toc489461613"/>
        <w:bookmarkEnd w:id="21806"/>
        <w:bookmarkEnd w:id="21807"/>
        <w:bookmarkEnd w:id="21809"/>
      </w:del>
    </w:p>
    <w:tbl>
      <w:tblPr>
        <w:tblStyle w:val="TableSWIleft"/>
        <w:tblW w:w="9288" w:type="dxa"/>
        <w:tblLayout w:type="fixed"/>
        <w:tblLook w:val="04A0" w:firstRow="1" w:lastRow="0" w:firstColumn="1" w:lastColumn="0" w:noHBand="0" w:noVBand="1"/>
      </w:tblPr>
      <w:tblGrid>
        <w:gridCol w:w="1728"/>
        <w:gridCol w:w="7560"/>
      </w:tblGrid>
      <w:tr w:rsidR="00AD6DB4" w:rsidRPr="00671C8B" w:rsidDel="000934B8" w14:paraId="0C9DFC35" w14:textId="44ABA760" w:rsidTr="00166AF3">
        <w:trPr>
          <w:cnfStyle w:val="100000000000" w:firstRow="1" w:lastRow="0" w:firstColumn="0" w:lastColumn="0" w:oddVBand="0" w:evenVBand="0" w:oddHBand="0" w:evenHBand="0" w:firstRowFirstColumn="0" w:firstRowLastColumn="0" w:lastRowFirstColumn="0" w:lastRowLastColumn="0"/>
          <w:del w:id="21810" w:author="Alban Roche" w:date="2017-08-02T16:45:00Z"/>
        </w:trPr>
        <w:tc>
          <w:tcPr>
            <w:tcW w:w="9288" w:type="dxa"/>
            <w:gridSpan w:val="2"/>
          </w:tcPr>
          <w:p w14:paraId="798C0B64" w14:textId="4E1632E7" w:rsidR="00AD6DB4" w:rsidRPr="00671C8B" w:rsidDel="000934B8" w:rsidRDefault="00AD6DB4" w:rsidP="00656947">
            <w:pPr>
              <w:pStyle w:val="TableRowHead"/>
              <w:spacing w:before="144" w:after="144"/>
              <w:rPr>
                <w:del w:id="21811" w:author="Alban Roche" w:date="2017-08-02T16:45:00Z"/>
              </w:rPr>
            </w:pPr>
            <w:del w:id="21812" w:author="Alban Roche" w:date="2017-08-02T16:45:00Z">
              <w:r w:rsidDel="000934B8">
                <w:delText>HL7618, HL7618RD, HL7648, HL7650, HL7690 and HL7692</w:delText>
              </w:r>
              <w:bookmarkStart w:id="21813" w:name="_Toc489461614"/>
              <w:bookmarkEnd w:id="21813"/>
            </w:del>
          </w:p>
        </w:tc>
        <w:bookmarkStart w:id="21814" w:name="_Toc489461615"/>
        <w:bookmarkEnd w:id="21814"/>
      </w:tr>
      <w:tr w:rsidR="00AD6DB4" w:rsidRPr="00671C8B" w:rsidDel="000934B8" w14:paraId="70BFAEBF" w14:textId="05FF0F3D" w:rsidTr="00166AF3">
        <w:trPr>
          <w:cantSplit w:val="0"/>
          <w:del w:id="21815" w:author="Alban Roche" w:date="2017-08-02T16:45:00Z"/>
        </w:trPr>
        <w:tc>
          <w:tcPr>
            <w:tcW w:w="1728" w:type="dxa"/>
          </w:tcPr>
          <w:p w14:paraId="23E140EB" w14:textId="3F61CDFF" w:rsidR="00AD6DB4" w:rsidDel="000934B8" w:rsidRDefault="00AD6DB4" w:rsidP="00166AF3">
            <w:pPr>
              <w:pStyle w:val="TableBody"/>
              <w:rPr>
                <w:del w:id="21816" w:author="Alban Roche" w:date="2017-08-02T16:45:00Z"/>
              </w:rPr>
            </w:pPr>
            <w:del w:id="21817" w:author="Alban Roche" w:date="2017-08-02T16:45:00Z">
              <w:r w:rsidDel="000934B8">
                <w:rPr>
                  <w:i/>
                </w:rPr>
                <w:delText>Test command</w:delText>
              </w:r>
              <w:bookmarkStart w:id="21818" w:name="_Toc489461616"/>
              <w:bookmarkEnd w:id="21818"/>
            </w:del>
          </w:p>
          <w:p w14:paraId="13842BAD" w14:textId="26287399" w:rsidR="00AD6DB4" w:rsidDel="000934B8" w:rsidRDefault="00AD6DB4" w:rsidP="00166AF3">
            <w:pPr>
              <w:pStyle w:val="TableBody"/>
              <w:rPr>
                <w:del w:id="21819" w:author="Alban Roche" w:date="2017-08-02T16:45:00Z"/>
              </w:rPr>
            </w:pPr>
            <w:bookmarkStart w:id="21820" w:name="_Toc489461617"/>
            <w:bookmarkEnd w:id="21820"/>
          </w:p>
          <w:p w14:paraId="508C3715" w14:textId="64DCC796" w:rsidR="00AD6DB4" w:rsidDel="000934B8" w:rsidRDefault="00AD6DB4" w:rsidP="00166AF3">
            <w:pPr>
              <w:pStyle w:val="TableBody"/>
              <w:rPr>
                <w:del w:id="21821" w:author="Alban Roche" w:date="2017-08-02T16:45:00Z"/>
              </w:rPr>
            </w:pPr>
            <w:del w:id="21822" w:author="Alban Roche" w:date="2017-08-02T16:45:00Z">
              <w:r w:rsidRPr="00CB4B23" w:rsidDel="000934B8">
                <w:rPr>
                  <w:u w:val="single"/>
                </w:rPr>
                <w:delText>Syntax</w:delText>
              </w:r>
              <w:bookmarkStart w:id="21823" w:name="_Toc489461618"/>
              <w:bookmarkEnd w:id="21823"/>
            </w:del>
          </w:p>
          <w:p w14:paraId="2E29F30D" w14:textId="6389D96C" w:rsidR="00AD6DB4" w:rsidRPr="00CB4B23" w:rsidDel="000934B8" w:rsidRDefault="00AD6DB4" w:rsidP="00166AF3">
            <w:pPr>
              <w:pStyle w:val="TableBody"/>
              <w:rPr>
                <w:del w:id="21824" w:author="Alban Roche" w:date="2017-08-02T16:45:00Z"/>
                <w:b/>
              </w:rPr>
            </w:pPr>
            <w:del w:id="21825" w:author="Alban Roche" w:date="2017-08-02T16:45:00Z">
              <w:r w:rsidRPr="00CB4B23" w:rsidDel="000934B8">
                <w:rPr>
                  <w:b/>
                </w:rPr>
                <w:delText>AT+KHTTPPOST=?</w:delText>
              </w:r>
              <w:bookmarkStart w:id="21826" w:name="_Toc489461619"/>
              <w:bookmarkEnd w:id="21826"/>
            </w:del>
          </w:p>
        </w:tc>
        <w:tc>
          <w:tcPr>
            <w:tcW w:w="7560" w:type="dxa"/>
          </w:tcPr>
          <w:p w14:paraId="1A5E0C12" w14:textId="3A66EC29" w:rsidR="00AD6DB4" w:rsidDel="000934B8" w:rsidRDefault="00AD6DB4" w:rsidP="00166AF3">
            <w:pPr>
              <w:pStyle w:val="TableBody"/>
              <w:rPr>
                <w:del w:id="21827" w:author="Alban Roche" w:date="2017-08-02T16:45:00Z"/>
                <w:u w:val="single"/>
              </w:rPr>
            </w:pPr>
            <w:bookmarkStart w:id="21828" w:name="_Toc489461620"/>
            <w:bookmarkEnd w:id="21828"/>
          </w:p>
          <w:p w14:paraId="2501D9EB" w14:textId="197EB843" w:rsidR="00AD6DB4" w:rsidDel="000934B8" w:rsidRDefault="00AD6DB4" w:rsidP="00166AF3">
            <w:pPr>
              <w:pStyle w:val="TableBody"/>
              <w:rPr>
                <w:del w:id="21829" w:author="Alban Roche" w:date="2017-08-02T16:45:00Z"/>
                <w:u w:val="single"/>
              </w:rPr>
            </w:pPr>
            <w:bookmarkStart w:id="21830" w:name="_Toc489461621"/>
            <w:bookmarkEnd w:id="21830"/>
          </w:p>
          <w:p w14:paraId="5311DBDF" w14:textId="31625018" w:rsidR="00AD6DB4" w:rsidDel="000934B8" w:rsidRDefault="00AD6DB4" w:rsidP="00166AF3">
            <w:pPr>
              <w:pStyle w:val="TableBody"/>
              <w:rPr>
                <w:del w:id="21831" w:author="Alban Roche" w:date="2017-08-02T16:45:00Z"/>
              </w:rPr>
            </w:pPr>
            <w:del w:id="21832" w:author="Alban Roche" w:date="2017-08-02T16:45:00Z">
              <w:r w:rsidDel="000934B8">
                <w:rPr>
                  <w:u w:val="single"/>
                </w:rPr>
                <w:delText>Response</w:delText>
              </w:r>
              <w:bookmarkStart w:id="21833" w:name="_Toc489461622"/>
              <w:bookmarkEnd w:id="21833"/>
            </w:del>
          </w:p>
          <w:p w14:paraId="6F2CC922" w14:textId="3E4AA2CD" w:rsidR="00AD6DB4" w:rsidRPr="00CB4B23" w:rsidDel="000934B8" w:rsidRDefault="00AD6DB4" w:rsidP="00166AF3">
            <w:pPr>
              <w:pStyle w:val="TableBody"/>
              <w:rPr>
                <w:del w:id="21834" w:author="Alban Roche" w:date="2017-08-02T16:45:00Z"/>
                <w:b/>
              </w:rPr>
            </w:pPr>
            <w:del w:id="21835" w:author="Alban Roche" w:date="2017-08-02T16:45:00Z">
              <w:r w:rsidRPr="00CB4B23" w:rsidDel="000934B8">
                <w:rPr>
                  <w:b/>
                </w:rPr>
                <w:delText>+KHTTPPOST: (</w:delText>
              </w:r>
              <w:r w:rsidDel="000934B8">
                <w:delText xml:space="preserve">list of possible </w:delText>
              </w:r>
              <w:r w:rsidRPr="00CB4B23" w:rsidDel="000934B8">
                <w:rPr>
                  <w:b/>
                </w:rPr>
                <w:delText>&lt;session_id&gt;</w:delText>
              </w:r>
              <w:r w:rsidDel="000934B8">
                <w:delText>s</w:delText>
              </w:r>
              <w:r w:rsidRPr="00494998" w:rsidDel="000934B8">
                <w:rPr>
                  <w:b/>
                </w:rPr>
                <w:delText>),</w:delText>
              </w:r>
              <w:r w:rsidRPr="00CB4B23" w:rsidDel="000934B8">
                <w:rPr>
                  <w:b/>
                </w:rPr>
                <w:delText>&lt;local_uri&gt;,&lt;request_uri&gt;,(</w:delText>
              </w:r>
              <w:r w:rsidDel="000934B8">
                <w:delText xml:space="preserve">list of possible </w:delText>
              </w:r>
              <w:r w:rsidRPr="00CB4B23" w:rsidDel="000934B8">
                <w:rPr>
                  <w:b/>
                </w:rPr>
                <w:delText>&lt;show_resp&gt;</w:delText>
              </w:r>
              <w:r w:rsidDel="000934B8">
                <w:delText>s</w:delText>
              </w:r>
              <w:r w:rsidRPr="00CB4B23" w:rsidDel="000934B8">
                <w:rPr>
                  <w:b/>
                </w:rPr>
                <w:delText>)</w:delText>
              </w:r>
              <w:bookmarkStart w:id="21836" w:name="_Toc489461623"/>
              <w:bookmarkEnd w:id="21836"/>
            </w:del>
          </w:p>
          <w:p w14:paraId="242D165D" w14:textId="5275A31A" w:rsidR="00AD6DB4" w:rsidRPr="00CB4B23" w:rsidDel="000934B8" w:rsidRDefault="00AD6DB4" w:rsidP="00166AF3">
            <w:pPr>
              <w:pStyle w:val="TableBody"/>
              <w:rPr>
                <w:del w:id="21837" w:author="Alban Roche" w:date="2017-08-02T16:45:00Z"/>
              </w:rPr>
            </w:pPr>
            <w:del w:id="21838" w:author="Alban Roche" w:date="2017-08-02T16:45:00Z">
              <w:r w:rsidRPr="00CB4B23" w:rsidDel="000934B8">
                <w:rPr>
                  <w:b/>
                </w:rPr>
                <w:delText>OK</w:delText>
              </w:r>
              <w:bookmarkStart w:id="21839" w:name="_Toc489461624"/>
              <w:bookmarkEnd w:id="21839"/>
            </w:del>
          </w:p>
        </w:tc>
        <w:bookmarkStart w:id="21840" w:name="_Toc489461625"/>
        <w:bookmarkEnd w:id="21840"/>
      </w:tr>
      <w:tr w:rsidR="00AD6DB4" w:rsidRPr="00671C8B" w:rsidDel="000934B8" w14:paraId="5DB9AA19" w14:textId="1A053D4C" w:rsidTr="00166AF3">
        <w:trPr>
          <w:del w:id="21841" w:author="Alban Roche" w:date="2017-08-02T16:45:00Z"/>
        </w:trPr>
        <w:tc>
          <w:tcPr>
            <w:tcW w:w="1728" w:type="dxa"/>
          </w:tcPr>
          <w:p w14:paraId="049FC1BD" w14:textId="65E68EC7" w:rsidR="00AD6DB4" w:rsidRPr="00671C8B" w:rsidDel="000934B8" w:rsidRDefault="00AD6DB4" w:rsidP="00166AF3">
            <w:pPr>
              <w:pStyle w:val="TableBody"/>
              <w:rPr>
                <w:del w:id="21842" w:author="Alban Roche" w:date="2017-08-02T16:45:00Z"/>
                <w:i/>
              </w:rPr>
            </w:pPr>
            <w:del w:id="21843" w:author="Alban Roche" w:date="2017-08-02T16:45:00Z">
              <w:r w:rsidRPr="00671C8B" w:rsidDel="000934B8">
                <w:rPr>
                  <w:i/>
                </w:rPr>
                <w:delText>Write command</w:delText>
              </w:r>
              <w:bookmarkStart w:id="21844" w:name="_Toc489461626"/>
              <w:bookmarkEnd w:id="21844"/>
            </w:del>
          </w:p>
          <w:p w14:paraId="7FD815F2" w14:textId="5900668C" w:rsidR="00AD6DB4" w:rsidRPr="00671C8B" w:rsidDel="000934B8" w:rsidRDefault="00AD6DB4" w:rsidP="00166AF3">
            <w:pPr>
              <w:pStyle w:val="TableBody"/>
              <w:rPr>
                <w:del w:id="21845" w:author="Alban Roche" w:date="2017-08-02T16:45:00Z"/>
              </w:rPr>
            </w:pPr>
            <w:bookmarkStart w:id="21846" w:name="_Toc489461627"/>
            <w:bookmarkEnd w:id="21846"/>
          </w:p>
          <w:p w14:paraId="1FCEDE26" w14:textId="42E69A6E" w:rsidR="00AD6DB4" w:rsidRPr="00671C8B" w:rsidDel="000934B8" w:rsidRDefault="00AD6DB4" w:rsidP="00166AF3">
            <w:pPr>
              <w:pStyle w:val="TableBody"/>
              <w:rPr>
                <w:del w:id="21847" w:author="Alban Roche" w:date="2017-08-02T16:45:00Z"/>
                <w:u w:val="single"/>
              </w:rPr>
            </w:pPr>
            <w:del w:id="21848" w:author="Alban Roche" w:date="2017-08-02T16:45:00Z">
              <w:r w:rsidRPr="00671C8B" w:rsidDel="000934B8">
                <w:rPr>
                  <w:u w:val="single"/>
                </w:rPr>
                <w:delText>Syntax</w:delText>
              </w:r>
              <w:bookmarkStart w:id="21849" w:name="_Toc489461628"/>
              <w:bookmarkEnd w:id="21849"/>
            </w:del>
          </w:p>
          <w:p w14:paraId="5E2D2DBF" w14:textId="68AF94E6" w:rsidR="00AD6DB4" w:rsidRPr="00671C8B" w:rsidDel="000934B8" w:rsidRDefault="00AD6DB4" w:rsidP="00166AF3">
            <w:pPr>
              <w:pStyle w:val="TableBody"/>
              <w:rPr>
                <w:del w:id="21850" w:author="Alban Roche" w:date="2017-08-02T16:45:00Z"/>
              </w:rPr>
            </w:pPr>
            <w:del w:id="21851" w:author="Alban Roche" w:date="2017-08-02T16:45:00Z">
              <w:r w:rsidRPr="00671C8B" w:rsidDel="000934B8">
                <w:rPr>
                  <w:b/>
                </w:rPr>
                <w:delText>AT+KHTTPPOST= &lt;session_id&gt;,</w:delText>
              </w:r>
              <w:r w:rsidRPr="00671C8B" w:rsidDel="000934B8">
                <w:rPr>
                  <w:b/>
                </w:rPr>
                <w:br/>
                <w:delText>&lt;local_uri&gt;,</w:delText>
              </w:r>
              <w:r w:rsidRPr="00671C8B" w:rsidDel="000934B8">
                <w:rPr>
                  <w:b/>
                </w:rPr>
                <w:br/>
                <w:delText>&lt;request_uri&gt;</w:delText>
              </w:r>
              <w:r w:rsidRPr="00671C8B" w:rsidDel="000934B8">
                <w:rPr>
                  <w:b/>
                </w:rPr>
                <w:br/>
                <w:delText>[,&lt;show_resp&gt;]</w:delText>
              </w:r>
              <w:bookmarkStart w:id="21852" w:name="_Toc489461629"/>
              <w:bookmarkEnd w:id="21852"/>
            </w:del>
          </w:p>
        </w:tc>
        <w:tc>
          <w:tcPr>
            <w:tcW w:w="7560" w:type="dxa"/>
          </w:tcPr>
          <w:p w14:paraId="0640DF58" w14:textId="32F038E9" w:rsidR="00AD6DB4" w:rsidRPr="00671C8B" w:rsidDel="000934B8" w:rsidRDefault="00AD6DB4" w:rsidP="00166AF3">
            <w:pPr>
              <w:pStyle w:val="TableBody"/>
              <w:rPr>
                <w:del w:id="21853" w:author="Alban Roche" w:date="2017-08-02T16:45:00Z"/>
                <w:u w:val="single"/>
              </w:rPr>
            </w:pPr>
            <w:bookmarkStart w:id="21854" w:name="_Toc489461630"/>
            <w:bookmarkEnd w:id="21854"/>
          </w:p>
          <w:p w14:paraId="01C4D61D" w14:textId="44C41810" w:rsidR="00AD6DB4" w:rsidRPr="00671C8B" w:rsidDel="000934B8" w:rsidRDefault="00AD6DB4" w:rsidP="00166AF3">
            <w:pPr>
              <w:pStyle w:val="TableBody"/>
              <w:rPr>
                <w:del w:id="21855" w:author="Alban Roche" w:date="2017-08-02T16:45:00Z"/>
                <w:u w:val="single"/>
              </w:rPr>
            </w:pPr>
            <w:bookmarkStart w:id="21856" w:name="_Toc489461631"/>
            <w:bookmarkEnd w:id="21856"/>
          </w:p>
          <w:p w14:paraId="7756D147" w14:textId="5F200EAF" w:rsidR="00AD6DB4" w:rsidRPr="00671C8B" w:rsidDel="000934B8" w:rsidRDefault="00AD6DB4" w:rsidP="00166AF3">
            <w:pPr>
              <w:pStyle w:val="TableBody"/>
              <w:rPr>
                <w:del w:id="21857" w:author="Alban Roche" w:date="2017-08-02T16:45:00Z"/>
                <w:u w:val="single"/>
              </w:rPr>
            </w:pPr>
            <w:del w:id="21858" w:author="Alban Roche" w:date="2017-08-02T16:45:00Z">
              <w:r w:rsidRPr="00671C8B" w:rsidDel="000934B8">
                <w:rPr>
                  <w:u w:val="single"/>
                </w:rPr>
                <w:delText>Response</w:delText>
              </w:r>
              <w:bookmarkStart w:id="21859" w:name="_Toc489461632"/>
              <w:bookmarkEnd w:id="21859"/>
            </w:del>
          </w:p>
          <w:p w14:paraId="58A77A38" w14:textId="1253D12A" w:rsidR="00AD6DB4" w:rsidRPr="00671C8B" w:rsidDel="000934B8" w:rsidRDefault="00AD6DB4" w:rsidP="00166AF3">
            <w:pPr>
              <w:pStyle w:val="TableBody"/>
              <w:rPr>
                <w:del w:id="21860" w:author="Alban Roche" w:date="2017-08-02T16:45:00Z"/>
                <w:b/>
              </w:rPr>
            </w:pPr>
            <w:del w:id="21861" w:author="Alban Roche" w:date="2017-08-02T16:45:00Z">
              <w:r w:rsidRPr="00671C8B" w:rsidDel="000934B8">
                <w:rPr>
                  <w:b/>
                </w:rPr>
                <w:delText>CONNECT</w:delText>
              </w:r>
              <w:bookmarkStart w:id="21862" w:name="_Toc489461633"/>
              <w:bookmarkEnd w:id="21862"/>
            </w:del>
          </w:p>
          <w:p w14:paraId="2C0896A1" w14:textId="5033ED1D" w:rsidR="00AD6DB4" w:rsidRPr="00671C8B" w:rsidDel="000934B8" w:rsidRDefault="00AD6DB4" w:rsidP="00166AF3">
            <w:pPr>
              <w:pStyle w:val="TableBody"/>
              <w:rPr>
                <w:del w:id="21863" w:author="Alban Roche" w:date="2017-08-02T16:45:00Z"/>
                <w:b/>
                <w:lang w:eastAsia="zh-CN"/>
              </w:rPr>
            </w:pPr>
            <w:del w:id="21864" w:author="Alban Roche" w:date="2017-08-02T16:45:00Z">
              <w:r w:rsidRPr="00671C8B" w:rsidDel="000934B8">
                <w:rPr>
                  <w:b/>
                  <w:lang w:eastAsia="zh-CN"/>
                </w:rPr>
                <w:delText>…</w:delText>
              </w:r>
              <w:r w:rsidRPr="00671C8B" w:rsidDel="000934B8">
                <w:rPr>
                  <w:b/>
                </w:rPr>
                <w:delText>&lt;EOF pattern&gt;</w:delText>
              </w:r>
              <w:bookmarkStart w:id="21865" w:name="_Toc489461634"/>
              <w:bookmarkEnd w:id="21865"/>
            </w:del>
          </w:p>
          <w:p w14:paraId="6087619F" w14:textId="21789D0C" w:rsidR="00AD6DB4" w:rsidRPr="00671C8B" w:rsidDel="000934B8" w:rsidRDefault="00AD6DB4" w:rsidP="00166AF3">
            <w:pPr>
              <w:pStyle w:val="TableBody"/>
              <w:rPr>
                <w:del w:id="21866" w:author="Alban Roche" w:date="2017-08-02T16:45:00Z"/>
                <w:b/>
                <w:lang w:eastAsia="zh-CN"/>
              </w:rPr>
            </w:pPr>
            <w:del w:id="21867" w:author="Alban Roche" w:date="2017-08-02T16:45:00Z">
              <w:r w:rsidRPr="00671C8B" w:rsidDel="000934B8">
                <w:rPr>
                  <w:b/>
                </w:rPr>
                <w:delText>OK</w:delText>
              </w:r>
              <w:bookmarkStart w:id="21868" w:name="_Toc489461635"/>
              <w:bookmarkEnd w:id="21868"/>
            </w:del>
          </w:p>
          <w:p w14:paraId="44B90760" w14:textId="2B2D943A" w:rsidR="00AD6DB4" w:rsidRPr="00C318EF" w:rsidDel="000934B8" w:rsidRDefault="00AD6DB4" w:rsidP="00166AF3">
            <w:pPr>
              <w:pStyle w:val="TableBody"/>
              <w:rPr>
                <w:del w:id="21869" w:author="Alban Roche" w:date="2017-08-02T16:45:00Z"/>
                <w:lang w:eastAsia="zh-CN"/>
              </w:rPr>
            </w:pPr>
            <w:bookmarkStart w:id="21870" w:name="_Toc489461636"/>
            <w:bookmarkEnd w:id="21870"/>
          </w:p>
          <w:p w14:paraId="095CB5F6" w14:textId="1A13DA48" w:rsidR="00AD6DB4" w:rsidRPr="00C318EF" w:rsidDel="000934B8" w:rsidRDefault="00AD6DB4" w:rsidP="00166AF3">
            <w:pPr>
              <w:pStyle w:val="TableBody"/>
              <w:rPr>
                <w:del w:id="21871" w:author="Alban Roche" w:date="2017-08-02T16:45:00Z"/>
                <w:lang w:eastAsia="zh-CN"/>
              </w:rPr>
            </w:pPr>
            <w:del w:id="21872" w:author="Alban Roche" w:date="2017-08-02T16:45:00Z">
              <w:r w:rsidRPr="00C318EF" w:rsidDel="000934B8">
                <w:delText>or</w:delText>
              </w:r>
              <w:bookmarkStart w:id="21873" w:name="_Toc489461637"/>
              <w:bookmarkEnd w:id="21873"/>
            </w:del>
          </w:p>
          <w:p w14:paraId="44BD47CD" w14:textId="37CEFF7F" w:rsidR="00AD6DB4" w:rsidRPr="00671C8B" w:rsidDel="000934B8" w:rsidRDefault="00AD6DB4" w:rsidP="00166AF3">
            <w:pPr>
              <w:pStyle w:val="TableBody"/>
              <w:rPr>
                <w:del w:id="21874" w:author="Alban Roche" w:date="2017-08-02T16:45:00Z"/>
                <w:b/>
                <w:lang w:eastAsia="zh-CN"/>
              </w:rPr>
            </w:pPr>
            <w:del w:id="21875" w:author="Alban Roche" w:date="2017-08-02T16:45:00Z">
              <w:r w:rsidRPr="00671C8B" w:rsidDel="000934B8">
                <w:rPr>
                  <w:b/>
                </w:rPr>
                <w:delText>NO CARRIER</w:delText>
              </w:r>
              <w:bookmarkStart w:id="21876" w:name="_Toc489461638"/>
              <w:bookmarkEnd w:id="21876"/>
            </w:del>
          </w:p>
          <w:p w14:paraId="2C786E79" w14:textId="15F35CA0" w:rsidR="00AD6DB4" w:rsidRPr="00671C8B" w:rsidDel="000934B8" w:rsidRDefault="00AD6DB4" w:rsidP="00166AF3">
            <w:pPr>
              <w:pStyle w:val="TableBody"/>
              <w:rPr>
                <w:del w:id="21877" w:author="Alban Roche" w:date="2017-08-02T16:45:00Z"/>
                <w:b/>
                <w:lang w:eastAsia="zh-CN"/>
              </w:rPr>
            </w:pPr>
            <w:del w:id="21878" w:author="Alban Roche" w:date="2017-08-02T16:45:00Z">
              <w:r w:rsidRPr="00671C8B" w:rsidDel="000934B8">
                <w:rPr>
                  <w:b/>
                </w:rPr>
                <w:delText>+CME ERROR: &lt;err&gt;</w:delText>
              </w:r>
              <w:bookmarkStart w:id="21879" w:name="_Toc489461639"/>
              <w:bookmarkEnd w:id="21879"/>
            </w:del>
          </w:p>
          <w:p w14:paraId="2332DA1F" w14:textId="3ECC9D6E" w:rsidR="00AD6DB4" w:rsidRPr="00671C8B" w:rsidDel="000934B8" w:rsidRDefault="00AD6DB4" w:rsidP="00166AF3">
            <w:pPr>
              <w:pStyle w:val="TableBody"/>
              <w:rPr>
                <w:del w:id="21880" w:author="Alban Roche" w:date="2017-08-02T16:45:00Z"/>
                <w:b/>
                <w:lang w:eastAsia="zh-CN"/>
              </w:rPr>
            </w:pPr>
            <w:del w:id="21881" w:author="Alban Roche" w:date="2017-08-02T16:45:00Z">
              <w:r w:rsidRPr="00671C8B" w:rsidDel="000934B8">
                <w:rPr>
                  <w:b/>
                  <w:lang w:eastAsia="zh-CN"/>
                </w:rPr>
                <w:delText xml:space="preserve">+KHTTP_ERROR: </w:delText>
              </w:r>
              <w:r w:rsidRPr="00671C8B" w:rsidDel="000934B8">
                <w:rPr>
                  <w:b/>
                </w:rPr>
                <w:delText>&lt;session_id&gt;, &lt;http_notif&gt;</w:delText>
              </w:r>
              <w:bookmarkStart w:id="21882" w:name="_Toc489461640"/>
              <w:bookmarkEnd w:id="21882"/>
            </w:del>
          </w:p>
          <w:p w14:paraId="70E699A5" w14:textId="4AC065B1" w:rsidR="00AD6DB4" w:rsidRPr="00671C8B" w:rsidDel="000934B8" w:rsidRDefault="00AD6DB4" w:rsidP="00166AF3">
            <w:pPr>
              <w:pStyle w:val="TableBody"/>
              <w:rPr>
                <w:del w:id="21883" w:author="Alban Roche" w:date="2017-08-02T16:45:00Z"/>
              </w:rPr>
            </w:pPr>
            <w:bookmarkStart w:id="21884" w:name="_Toc489461641"/>
            <w:bookmarkEnd w:id="21884"/>
          </w:p>
          <w:p w14:paraId="59A14C98" w14:textId="6A1D62C5" w:rsidR="00AD6DB4" w:rsidRPr="00671C8B" w:rsidDel="000934B8" w:rsidRDefault="00AD6DB4" w:rsidP="00166AF3">
            <w:pPr>
              <w:pStyle w:val="TableBody"/>
              <w:rPr>
                <w:del w:id="21885" w:author="Alban Roche" w:date="2017-08-02T16:45:00Z"/>
                <w:u w:val="single"/>
              </w:rPr>
            </w:pPr>
            <w:del w:id="21886" w:author="Alban Roche" w:date="2017-08-02T16:45:00Z">
              <w:r w:rsidRPr="00671C8B" w:rsidDel="000934B8">
                <w:rPr>
                  <w:u w:val="single"/>
                </w:rPr>
                <w:delText>Parameters</w:delText>
              </w:r>
              <w:bookmarkStart w:id="21887" w:name="_Toc489461642"/>
              <w:bookmarkEnd w:id="21887"/>
            </w:del>
          </w:p>
          <w:p w14:paraId="1C045496" w14:textId="1D98E87A" w:rsidR="00AD6DB4" w:rsidRPr="00671C8B" w:rsidDel="000934B8" w:rsidRDefault="00AD6DB4" w:rsidP="00166AF3">
            <w:pPr>
              <w:pStyle w:val="TableBody"/>
              <w:rPr>
                <w:del w:id="21888" w:author="Alban Roche" w:date="2017-08-02T16:45:00Z"/>
              </w:rPr>
            </w:pPr>
            <w:del w:id="21889" w:author="Alban Roche" w:date="2017-08-02T16:45:00Z">
              <w:r w:rsidRPr="00671C8B" w:rsidDel="000934B8">
                <w:rPr>
                  <w:b/>
                </w:rPr>
                <w:delText>&lt;session_id&gt;</w:delText>
              </w:r>
              <w:r w:rsidRPr="00671C8B" w:rsidDel="000934B8">
                <w:rPr>
                  <w:b/>
                </w:rPr>
                <w:tab/>
              </w:r>
              <w:r w:rsidRPr="00671C8B" w:rsidDel="000934B8">
                <w:delText>HTTP session</w:delText>
              </w:r>
              <w:r w:rsidDel="000934B8">
                <w:delText xml:space="preserve"> index</w:delText>
              </w:r>
              <w:bookmarkStart w:id="21890" w:name="_Toc489461643"/>
              <w:bookmarkEnd w:id="21890"/>
            </w:del>
          </w:p>
          <w:p w14:paraId="6D2DD183" w14:textId="0E1B5C27" w:rsidR="00AD6DB4" w:rsidRPr="00671C8B" w:rsidDel="000934B8" w:rsidRDefault="00AD6DB4" w:rsidP="00166AF3">
            <w:pPr>
              <w:pStyle w:val="TableBody"/>
              <w:rPr>
                <w:del w:id="21891" w:author="Alban Roche" w:date="2017-08-02T16:45:00Z"/>
                <w:b/>
              </w:rPr>
            </w:pPr>
            <w:bookmarkStart w:id="21892" w:name="_Toc489461644"/>
            <w:bookmarkEnd w:id="21892"/>
          </w:p>
          <w:p w14:paraId="11CB7253" w14:textId="068F272C" w:rsidR="00AD6DB4" w:rsidRPr="00671C8B" w:rsidDel="000934B8" w:rsidRDefault="00AD6DB4" w:rsidP="00166AF3">
            <w:pPr>
              <w:pStyle w:val="TableBody"/>
              <w:rPr>
                <w:del w:id="21893" w:author="Alban Roche" w:date="2017-08-02T16:45:00Z"/>
                <w:b/>
              </w:rPr>
            </w:pPr>
            <w:del w:id="21894" w:author="Alban Roche" w:date="2017-08-02T16:45:00Z">
              <w:r w:rsidRPr="00671C8B" w:rsidDel="000934B8">
                <w:rPr>
                  <w:b/>
                </w:rPr>
                <w:delText>&lt;local_uri&gt;</w:delText>
              </w:r>
              <w:r w:rsidRPr="00671C8B" w:rsidDel="000934B8">
                <w:rPr>
                  <w:b/>
                </w:rPr>
                <w:tab/>
              </w:r>
              <w:r w:rsidRPr="00671C8B" w:rsidDel="000934B8">
                <w:rPr>
                  <w:b/>
                </w:rPr>
                <w:tab/>
              </w:r>
              <w:r w:rsidRPr="00671C8B" w:rsidDel="000934B8">
                <w:delText>This argument must be empty. It is reserved for compatibility of command syntax.</w:delText>
              </w:r>
              <w:bookmarkStart w:id="21895" w:name="_Toc489461645"/>
              <w:bookmarkEnd w:id="21895"/>
            </w:del>
          </w:p>
          <w:p w14:paraId="44ED84A3" w14:textId="3CDE7975" w:rsidR="00AD6DB4" w:rsidRPr="00671C8B" w:rsidDel="000934B8" w:rsidRDefault="00AD6DB4" w:rsidP="00166AF3">
            <w:pPr>
              <w:pStyle w:val="TableBody"/>
              <w:rPr>
                <w:del w:id="21896" w:author="Alban Roche" w:date="2017-08-02T16:45:00Z"/>
                <w:b/>
              </w:rPr>
            </w:pPr>
            <w:bookmarkStart w:id="21897" w:name="_Toc489461646"/>
            <w:bookmarkEnd w:id="21897"/>
          </w:p>
          <w:p w14:paraId="67063AAD" w14:textId="02404405" w:rsidR="00AD6DB4" w:rsidRPr="00671C8B" w:rsidDel="000934B8" w:rsidRDefault="00AD6DB4" w:rsidP="00166AF3">
            <w:pPr>
              <w:pStyle w:val="TableBody"/>
              <w:rPr>
                <w:del w:id="21898" w:author="Alban Roche" w:date="2017-08-02T16:45:00Z"/>
              </w:rPr>
            </w:pPr>
            <w:del w:id="21899" w:author="Alban Roche" w:date="2017-08-02T16:45:00Z">
              <w:r w:rsidRPr="00671C8B" w:rsidDel="000934B8">
                <w:rPr>
                  <w:b/>
                </w:rPr>
                <w:delText>&lt;request_uri&gt;</w:delText>
              </w:r>
              <w:r w:rsidRPr="00671C8B" w:rsidDel="000934B8">
                <w:rPr>
                  <w:b/>
                </w:rPr>
                <w:tab/>
              </w:r>
              <w:r w:rsidRPr="00671C8B" w:rsidDel="000934B8">
                <w:delText>string type, the request data of the HTTP connection</w:delText>
              </w:r>
              <w:bookmarkStart w:id="21900" w:name="_Toc489461647"/>
              <w:bookmarkEnd w:id="21900"/>
            </w:del>
          </w:p>
          <w:p w14:paraId="7505FA67" w14:textId="767E25CA" w:rsidR="00AD6DB4" w:rsidRPr="00671C8B" w:rsidDel="000934B8" w:rsidRDefault="00AD6DB4" w:rsidP="00166AF3">
            <w:pPr>
              <w:pStyle w:val="TableBody"/>
              <w:rPr>
                <w:del w:id="21901" w:author="Alban Roche" w:date="2017-08-02T16:45:00Z"/>
                <w:b/>
              </w:rPr>
            </w:pPr>
            <w:bookmarkStart w:id="21902" w:name="_Toc489461648"/>
            <w:bookmarkEnd w:id="21902"/>
          </w:p>
          <w:p w14:paraId="01642F6B" w14:textId="5DA6AC2D" w:rsidR="00AD6DB4" w:rsidRPr="00671C8B" w:rsidDel="000934B8" w:rsidRDefault="00AD6DB4" w:rsidP="00166AF3">
            <w:pPr>
              <w:pStyle w:val="TableBody"/>
              <w:rPr>
                <w:del w:id="21903" w:author="Alban Roche" w:date="2017-08-02T16:45:00Z"/>
              </w:rPr>
            </w:pPr>
            <w:del w:id="21904" w:author="Alban Roche" w:date="2017-08-02T16:45:00Z">
              <w:r w:rsidRPr="00671C8B" w:rsidDel="000934B8">
                <w:rPr>
                  <w:b/>
                </w:rPr>
                <w:delText>&lt;http_notif&gt;</w:delText>
              </w:r>
              <w:r w:rsidRPr="00671C8B" w:rsidDel="000934B8">
                <w:rPr>
                  <w:b/>
                </w:rPr>
                <w:tab/>
              </w:r>
              <w:r w:rsidRPr="00671C8B" w:rsidDel="000934B8">
                <w:rPr>
                  <w:b/>
                </w:rPr>
                <w:tab/>
              </w:r>
              <w:r w:rsidRPr="00671C8B" w:rsidDel="000934B8">
                <w:delText>Refer to +KHTTPGET</w:delText>
              </w:r>
              <w:bookmarkStart w:id="21905" w:name="_Toc489461649"/>
              <w:bookmarkEnd w:id="21905"/>
            </w:del>
          </w:p>
          <w:p w14:paraId="7B7BC1DB" w14:textId="5E2822DF" w:rsidR="00AD6DB4" w:rsidRPr="00671C8B" w:rsidDel="000934B8" w:rsidRDefault="00AD6DB4" w:rsidP="00166AF3">
            <w:pPr>
              <w:pStyle w:val="TableBody"/>
              <w:rPr>
                <w:del w:id="21906" w:author="Alban Roche" w:date="2017-08-02T16:45:00Z"/>
                <w:b/>
              </w:rPr>
            </w:pPr>
            <w:bookmarkStart w:id="21907" w:name="_Toc489461650"/>
            <w:bookmarkEnd w:id="21907"/>
          </w:p>
          <w:p w14:paraId="55C8F248" w14:textId="66B88847" w:rsidR="00AD6DB4" w:rsidRPr="00671C8B" w:rsidDel="000934B8" w:rsidRDefault="00AD6DB4" w:rsidP="00166AF3">
            <w:pPr>
              <w:pStyle w:val="TableBody"/>
              <w:rPr>
                <w:del w:id="21908" w:author="Alban Roche" w:date="2017-08-02T16:45:00Z"/>
              </w:rPr>
            </w:pPr>
            <w:del w:id="21909" w:author="Alban Roche" w:date="2017-08-02T16:45:00Z">
              <w:r w:rsidRPr="00671C8B" w:rsidDel="000934B8">
                <w:rPr>
                  <w:b/>
                </w:rPr>
                <w:delText>&lt;show_resp&gt;</w:delText>
              </w:r>
              <w:r w:rsidRPr="00671C8B" w:rsidDel="000934B8">
                <w:rPr>
                  <w:b/>
                </w:rPr>
                <w:tab/>
              </w:r>
              <w:r w:rsidRPr="00671C8B" w:rsidDel="000934B8">
                <w:delText>Whether to show HTTP response and HTTP headers</w:delText>
              </w:r>
              <w:bookmarkStart w:id="21910" w:name="_Toc489461651"/>
              <w:bookmarkEnd w:id="21910"/>
            </w:del>
          </w:p>
          <w:p w14:paraId="1903A5FA" w14:textId="4E351F1B" w:rsidR="00AD6DB4" w:rsidRPr="00671C8B" w:rsidDel="000934B8" w:rsidRDefault="00AD6DB4" w:rsidP="00166AF3">
            <w:pPr>
              <w:pStyle w:val="TableBody"/>
              <w:rPr>
                <w:del w:id="21911" w:author="Alban Roche" w:date="2017-08-02T16:45:00Z"/>
              </w:rPr>
            </w:pPr>
            <w:del w:id="21912" w:author="Alban Roche" w:date="2017-08-02T16:45:00Z">
              <w:r w:rsidRPr="00671C8B" w:rsidDel="000934B8">
                <w:delText>0</w:delText>
              </w:r>
              <w:r w:rsidRPr="00671C8B" w:rsidDel="000934B8">
                <w:tab/>
                <w:delText>Do not show HTTP response and headers</w:delText>
              </w:r>
              <w:bookmarkStart w:id="21913" w:name="_Toc489461652"/>
              <w:bookmarkEnd w:id="21913"/>
            </w:del>
          </w:p>
          <w:p w14:paraId="3C0317ED" w14:textId="7217E6FC" w:rsidR="00AD6DB4" w:rsidRPr="00671C8B" w:rsidDel="000934B8" w:rsidRDefault="00AD6DB4" w:rsidP="00166AF3">
            <w:pPr>
              <w:pStyle w:val="TableBody"/>
              <w:rPr>
                <w:del w:id="21914" w:author="Alban Roche" w:date="2017-08-02T16:45:00Z"/>
              </w:rPr>
            </w:pPr>
            <w:del w:id="21915" w:author="Alban Roche" w:date="2017-08-02T16:45:00Z">
              <w:r w:rsidRPr="00671C8B" w:rsidDel="000934B8">
                <w:rPr>
                  <w:u w:val="single"/>
                </w:rPr>
                <w:delText>1</w:delText>
              </w:r>
              <w:r w:rsidRPr="00671C8B" w:rsidDel="000934B8">
                <w:tab/>
                <w:delText>Show HTTP response and headers (default)</w:delText>
              </w:r>
              <w:bookmarkStart w:id="21916" w:name="_Toc489461653"/>
              <w:bookmarkEnd w:id="21916"/>
            </w:del>
          </w:p>
        </w:tc>
        <w:bookmarkStart w:id="21917" w:name="_Toc489461654"/>
        <w:bookmarkEnd w:id="21917"/>
      </w:tr>
      <w:tr w:rsidR="00AD6DB4" w:rsidRPr="00671C8B" w:rsidDel="000934B8" w14:paraId="24BA8622" w14:textId="73F70BAE" w:rsidTr="00166AF3">
        <w:trPr>
          <w:trHeight w:val="65"/>
          <w:del w:id="21918" w:author="Alban Roche" w:date="2017-08-02T16:45:00Z"/>
        </w:trPr>
        <w:tc>
          <w:tcPr>
            <w:tcW w:w="1728" w:type="dxa"/>
          </w:tcPr>
          <w:p w14:paraId="36BF7A77" w14:textId="399120C7" w:rsidR="00AD6DB4" w:rsidRPr="00671C8B" w:rsidDel="000934B8" w:rsidRDefault="00AD6DB4" w:rsidP="00166AF3">
            <w:pPr>
              <w:pStyle w:val="TableBody"/>
              <w:rPr>
                <w:del w:id="21919" w:author="Alban Roche" w:date="2017-08-02T16:45:00Z"/>
                <w:u w:val="single"/>
              </w:rPr>
            </w:pPr>
            <w:del w:id="21920" w:author="Alban Roche" w:date="2017-08-02T16:45:00Z">
              <w:r w:rsidRPr="00671C8B" w:rsidDel="000934B8">
                <w:rPr>
                  <w:u w:val="single"/>
                </w:rPr>
                <w:delText>Reference</w:delText>
              </w:r>
              <w:bookmarkStart w:id="21921" w:name="_Toc489461655"/>
              <w:bookmarkEnd w:id="21921"/>
            </w:del>
          </w:p>
          <w:p w14:paraId="6ACA0AF5" w14:textId="0505F90A" w:rsidR="00AD6DB4" w:rsidRPr="00671C8B" w:rsidDel="000934B8" w:rsidRDefault="00AD6DB4" w:rsidP="00166AF3">
            <w:pPr>
              <w:pStyle w:val="TableBody"/>
              <w:rPr>
                <w:del w:id="21922" w:author="Alban Roche" w:date="2017-08-02T16:45:00Z"/>
              </w:rPr>
            </w:pPr>
            <w:del w:id="21923" w:author="Alban Roche" w:date="2017-08-02T16:45:00Z">
              <w:r w:rsidRPr="00671C8B" w:rsidDel="000934B8">
                <w:delText>Sierra Wireless Proprietary</w:delText>
              </w:r>
              <w:bookmarkStart w:id="21924" w:name="_Toc489461656"/>
              <w:bookmarkEnd w:id="21924"/>
            </w:del>
          </w:p>
        </w:tc>
        <w:tc>
          <w:tcPr>
            <w:tcW w:w="7560" w:type="dxa"/>
          </w:tcPr>
          <w:p w14:paraId="64135023" w14:textId="2B0C3A76" w:rsidR="00AD6DB4" w:rsidRPr="00671C8B" w:rsidDel="000934B8" w:rsidRDefault="00AD6DB4" w:rsidP="00166AF3">
            <w:pPr>
              <w:pStyle w:val="TableBody"/>
              <w:rPr>
                <w:del w:id="21925" w:author="Alban Roche" w:date="2017-08-02T16:45:00Z"/>
                <w:u w:val="single"/>
              </w:rPr>
            </w:pPr>
            <w:del w:id="21926" w:author="Alban Roche" w:date="2017-08-02T16:45:00Z">
              <w:r w:rsidRPr="00671C8B" w:rsidDel="000934B8">
                <w:rPr>
                  <w:u w:val="single"/>
                </w:rPr>
                <w:delText>Notes</w:delText>
              </w:r>
              <w:bookmarkStart w:id="21927" w:name="_Toc489461657"/>
              <w:bookmarkEnd w:id="21927"/>
            </w:del>
          </w:p>
          <w:p w14:paraId="53F647B9" w14:textId="5960C0DC" w:rsidR="00AD6DB4" w:rsidRPr="00857FC1" w:rsidDel="000934B8" w:rsidRDefault="00AD6DB4" w:rsidP="0059466D">
            <w:pPr>
              <w:pStyle w:val="TableBody"/>
              <w:numPr>
                <w:ilvl w:val="0"/>
                <w:numId w:val="140"/>
              </w:numPr>
              <w:rPr>
                <w:del w:id="21928" w:author="Alban Roche" w:date="2017-08-02T16:45:00Z"/>
              </w:rPr>
            </w:pPr>
            <w:del w:id="21929" w:author="Alban Roche" w:date="2017-08-02T16:45:00Z">
              <w:r w:rsidRPr="00B41DF2" w:rsidDel="000934B8">
                <w:delText>&lt;session_id&gt; is always 0</w:delText>
              </w:r>
              <w:r w:rsidRPr="00857FC1" w:rsidDel="000934B8">
                <w:delText>.</w:delText>
              </w:r>
              <w:bookmarkStart w:id="21930" w:name="_Toc489461658"/>
              <w:bookmarkEnd w:id="21930"/>
            </w:del>
          </w:p>
          <w:p w14:paraId="2A2A6B76" w14:textId="4795AEE1" w:rsidR="00AD6DB4" w:rsidDel="000934B8" w:rsidRDefault="00AD6DB4" w:rsidP="0059466D">
            <w:pPr>
              <w:pStyle w:val="TableBody"/>
              <w:numPr>
                <w:ilvl w:val="0"/>
                <w:numId w:val="140"/>
              </w:numPr>
              <w:rPr>
                <w:del w:id="21931" w:author="Alban Roche" w:date="2017-08-02T16:45:00Z"/>
              </w:rPr>
            </w:pPr>
            <w:del w:id="21932" w:author="Alban Roche" w:date="2017-08-02T16:45:00Z">
              <w:r w:rsidRPr="00857FC1" w:rsidDel="000934B8">
                <w:delText>It is highly recommended</w:delText>
              </w:r>
              <w:r w:rsidRPr="0014573D" w:rsidDel="000934B8">
                <w:delText xml:space="preserve"> to configure the module for hardware flow control using AT&amp;K3 before using this command</w:delText>
              </w:r>
              <w:r w:rsidDel="000934B8">
                <w:delText>.</w:delText>
              </w:r>
              <w:bookmarkStart w:id="21933" w:name="_Toc489461659"/>
              <w:bookmarkEnd w:id="21933"/>
            </w:del>
          </w:p>
          <w:p w14:paraId="38694CE2" w14:textId="73C13925" w:rsidR="00AD6DB4" w:rsidDel="000934B8" w:rsidRDefault="00AD6DB4" w:rsidP="0059466D">
            <w:pPr>
              <w:pStyle w:val="TableBody"/>
              <w:numPr>
                <w:ilvl w:val="0"/>
                <w:numId w:val="140"/>
              </w:numPr>
              <w:rPr>
                <w:del w:id="21934" w:author="Alban Roche" w:date="2017-08-02T16:45:00Z"/>
              </w:rPr>
            </w:pPr>
            <w:del w:id="21935" w:author="Alban Roche" w:date="2017-08-02T16:45:00Z">
              <w:r w:rsidDel="000934B8">
                <w:delText xml:space="preserve">Upload can also be ended (disconnected) by +++ or DTR as specified in </w:delText>
              </w:r>
              <w:r w:rsidDel="000934B8">
                <w:fldChar w:fldCharType="begin"/>
              </w:r>
              <w:r w:rsidDel="000934B8">
                <w:delInstrText xml:space="preserve"> REF _Ref450925358 \w \h  \* MERGEFORMAT </w:delInstrText>
              </w:r>
              <w:r w:rsidDel="000934B8">
                <w:fldChar w:fldCharType="separate"/>
              </w:r>
              <w:r w:rsidR="00BD7547" w:rsidDel="000934B8">
                <w:delText>18.9</w:delText>
              </w:r>
              <w:r w:rsidDel="000934B8">
                <w:fldChar w:fldCharType="end"/>
              </w:r>
              <w:r w:rsidDel="000934B8">
                <w:delText xml:space="preserve"> </w:delText>
              </w:r>
              <w:r w:rsidDel="000934B8">
                <w:fldChar w:fldCharType="begin"/>
              </w:r>
              <w:r w:rsidDel="000934B8">
                <w:delInstrText xml:space="preserve"> REF _Ref450925358 \h  \* MERGEFORMAT </w:delInstrText>
              </w:r>
              <w:r w:rsidDel="000934B8">
                <w:fldChar w:fldCharType="separate"/>
              </w:r>
              <w:r w:rsidR="00BD7547" w:rsidRPr="00671C8B" w:rsidDel="000934B8">
                <w:delText>Switch Data/Command Mode DTR +++ ATO Behavior Table</w:delText>
              </w:r>
              <w:r w:rsidDel="000934B8">
                <w:fldChar w:fldCharType="end"/>
              </w:r>
              <w:r w:rsidDel="000934B8">
                <w:delText>.</w:delText>
              </w:r>
              <w:bookmarkStart w:id="21936" w:name="_Toc489461660"/>
              <w:bookmarkEnd w:id="21936"/>
            </w:del>
          </w:p>
          <w:p w14:paraId="3AB74ABA" w14:textId="406EC136" w:rsidR="00AD6DB4" w:rsidRPr="00671C8B" w:rsidDel="000934B8" w:rsidRDefault="00AD6DB4" w:rsidP="0059466D">
            <w:pPr>
              <w:pStyle w:val="TableBody"/>
              <w:numPr>
                <w:ilvl w:val="0"/>
                <w:numId w:val="140"/>
              </w:numPr>
              <w:rPr>
                <w:del w:id="21937" w:author="Alban Roche" w:date="2017-08-02T16:45:00Z"/>
              </w:rPr>
            </w:pPr>
            <w:del w:id="21938" w:author="Alban Roche" w:date="2017-08-02T16:45:00Z">
              <w:r w:rsidDel="000934B8">
                <w:delText>ATO is not available for this command.</w:delText>
              </w:r>
              <w:bookmarkStart w:id="21939" w:name="_Toc489461661"/>
              <w:bookmarkEnd w:id="21939"/>
            </w:del>
          </w:p>
        </w:tc>
        <w:bookmarkStart w:id="21940" w:name="_Toc489461662"/>
        <w:bookmarkEnd w:id="21940"/>
      </w:tr>
    </w:tbl>
    <w:p w14:paraId="22B8818C" w14:textId="6A98F9DB" w:rsidR="00AD6DB4" w:rsidRPr="00671C8B" w:rsidDel="000934B8" w:rsidRDefault="00AD6DB4" w:rsidP="0059466D">
      <w:pPr>
        <w:pStyle w:val="Heading3"/>
        <w:numPr>
          <w:ilvl w:val="2"/>
          <w:numId w:val="11"/>
        </w:numPr>
        <w:ind w:left="1260" w:hanging="1260"/>
        <w:rPr>
          <w:del w:id="21941" w:author="Alban Roche" w:date="2017-08-02T16:45:00Z"/>
        </w:rPr>
      </w:pPr>
      <w:bookmarkStart w:id="21942" w:name="_Toc435632875"/>
      <w:bookmarkStart w:id="21943" w:name="_Toc486251789"/>
      <w:bookmarkStart w:id="21944" w:name="_Toc345081517"/>
      <w:bookmarkStart w:id="21945" w:name="_Toc349753254"/>
      <w:bookmarkStart w:id="21946" w:name="_Toc349754153"/>
      <w:bookmarkStart w:id="21947" w:name="_Ref366746929"/>
      <w:bookmarkStart w:id="21948" w:name="_Ref369094201"/>
      <w:bookmarkStart w:id="21949" w:name="_Toc368586208"/>
      <w:del w:id="21950" w:author="Alban Roche" w:date="2017-08-02T16:45:00Z">
        <w:r w:rsidRPr="00671C8B" w:rsidDel="000934B8">
          <w:delText>+KHTTPCLOSE Command: Close an HTTP Connection</w:delText>
        </w:r>
        <w:bookmarkStart w:id="21951" w:name="_Toc489461663"/>
        <w:bookmarkEnd w:id="21942"/>
        <w:bookmarkEnd w:id="21943"/>
        <w:bookmarkEnd w:id="21951"/>
      </w:del>
    </w:p>
    <w:tbl>
      <w:tblPr>
        <w:tblStyle w:val="TableSWIleft"/>
        <w:tblW w:w="9288" w:type="dxa"/>
        <w:tblLayout w:type="fixed"/>
        <w:tblLook w:val="04A0" w:firstRow="1" w:lastRow="0" w:firstColumn="1" w:lastColumn="0" w:noHBand="0" w:noVBand="1"/>
      </w:tblPr>
      <w:tblGrid>
        <w:gridCol w:w="1728"/>
        <w:gridCol w:w="7560"/>
      </w:tblGrid>
      <w:tr w:rsidR="00AD6DB4" w:rsidRPr="00671C8B" w:rsidDel="000934B8" w14:paraId="321E5311" w14:textId="3CBCE7FC" w:rsidTr="00166AF3">
        <w:trPr>
          <w:cnfStyle w:val="100000000000" w:firstRow="1" w:lastRow="0" w:firstColumn="0" w:lastColumn="0" w:oddVBand="0" w:evenVBand="0" w:oddHBand="0" w:evenHBand="0" w:firstRowFirstColumn="0" w:firstRowLastColumn="0" w:lastRowFirstColumn="0" w:lastRowLastColumn="0"/>
          <w:del w:id="21952" w:author="Alban Roche" w:date="2017-08-02T16:45:00Z"/>
        </w:trPr>
        <w:tc>
          <w:tcPr>
            <w:tcW w:w="9288" w:type="dxa"/>
            <w:gridSpan w:val="2"/>
          </w:tcPr>
          <w:p w14:paraId="1B4E9E5F" w14:textId="2DFF7875" w:rsidR="00AD6DB4" w:rsidRPr="00671C8B" w:rsidDel="000934B8" w:rsidRDefault="00AD6DB4">
            <w:pPr>
              <w:pStyle w:val="TableRowHead"/>
              <w:spacing w:before="144" w:after="144"/>
              <w:rPr>
                <w:del w:id="21953" w:author="Alban Roche" w:date="2017-08-02T16:45:00Z"/>
                <w:rFonts w:cs="Arial"/>
                <w:bCs w:val="0"/>
              </w:rPr>
            </w:pPr>
            <w:del w:id="21954" w:author="Alban Roche" w:date="2017-08-02T16:45:00Z">
              <w:r w:rsidDel="000934B8">
                <w:delText>HL7618, HL7618RD, HL7648, HL7650, HL7690 and HL7692</w:delText>
              </w:r>
              <w:bookmarkStart w:id="21955" w:name="_Toc489461664"/>
              <w:bookmarkEnd w:id="21955"/>
            </w:del>
          </w:p>
        </w:tc>
        <w:bookmarkStart w:id="21956" w:name="_Toc489461665"/>
        <w:bookmarkEnd w:id="21956"/>
      </w:tr>
      <w:tr w:rsidR="00AD6DB4" w:rsidRPr="00671C8B" w:rsidDel="000934B8" w14:paraId="2719275E" w14:textId="7DC3101C" w:rsidTr="00166AF3">
        <w:trPr>
          <w:del w:id="21957" w:author="Alban Roche" w:date="2017-08-02T16:45:00Z"/>
        </w:trPr>
        <w:tc>
          <w:tcPr>
            <w:tcW w:w="1728" w:type="dxa"/>
          </w:tcPr>
          <w:p w14:paraId="506581A0" w14:textId="014CBCC2" w:rsidR="00AD6DB4" w:rsidDel="000934B8" w:rsidRDefault="00AD6DB4" w:rsidP="00166AF3">
            <w:pPr>
              <w:pStyle w:val="TableBody"/>
              <w:rPr>
                <w:del w:id="21958" w:author="Alban Roche" w:date="2017-08-02T16:45:00Z"/>
              </w:rPr>
            </w:pPr>
            <w:del w:id="21959" w:author="Alban Roche" w:date="2017-08-02T16:45:00Z">
              <w:r w:rsidDel="000934B8">
                <w:rPr>
                  <w:i/>
                </w:rPr>
                <w:delText>Test command</w:delText>
              </w:r>
              <w:bookmarkStart w:id="21960" w:name="_Toc489461666"/>
              <w:bookmarkEnd w:id="21960"/>
            </w:del>
          </w:p>
          <w:p w14:paraId="612AB7C8" w14:textId="77F21DA3" w:rsidR="00AD6DB4" w:rsidDel="000934B8" w:rsidRDefault="00AD6DB4" w:rsidP="00166AF3">
            <w:pPr>
              <w:pStyle w:val="TableBody"/>
              <w:rPr>
                <w:del w:id="21961" w:author="Alban Roche" w:date="2017-08-02T16:45:00Z"/>
              </w:rPr>
            </w:pPr>
            <w:bookmarkStart w:id="21962" w:name="_Toc489461667"/>
            <w:bookmarkEnd w:id="21962"/>
          </w:p>
          <w:p w14:paraId="3ED959A2" w14:textId="161A5BF0" w:rsidR="00AD6DB4" w:rsidDel="000934B8" w:rsidRDefault="00AD6DB4" w:rsidP="00166AF3">
            <w:pPr>
              <w:pStyle w:val="TableBody"/>
              <w:rPr>
                <w:del w:id="21963" w:author="Alban Roche" w:date="2017-08-02T16:45:00Z"/>
              </w:rPr>
            </w:pPr>
            <w:del w:id="21964" w:author="Alban Roche" w:date="2017-08-02T16:45:00Z">
              <w:r w:rsidRPr="00CB4B23" w:rsidDel="000934B8">
                <w:rPr>
                  <w:u w:val="single"/>
                </w:rPr>
                <w:delText>Syntax</w:delText>
              </w:r>
              <w:bookmarkStart w:id="21965" w:name="_Toc489461668"/>
              <w:bookmarkEnd w:id="21965"/>
            </w:del>
          </w:p>
          <w:p w14:paraId="33507DDC" w14:textId="5237AFFE" w:rsidR="00AD6DB4" w:rsidRPr="00CB4B23" w:rsidDel="000934B8" w:rsidRDefault="00AD6DB4" w:rsidP="00166AF3">
            <w:pPr>
              <w:pStyle w:val="TableBody"/>
              <w:rPr>
                <w:del w:id="21966" w:author="Alban Roche" w:date="2017-08-02T16:45:00Z"/>
                <w:b/>
              </w:rPr>
            </w:pPr>
            <w:del w:id="21967" w:author="Alban Roche" w:date="2017-08-02T16:45:00Z">
              <w:r w:rsidRPr="00CB4B23" w:rsidDel="000934B8">
                <w:rPr>
                  <w:b/>
                </w:rPr>
                <w:delText>AT+</w:delText>
              </w:r>
              <w:r w:rsidDel="000934B8">
                <w:rPr>
                  <w:b/>
                </w:rPr>
                <w:br/>
              </w:r>
              <w:r w:rsidRPr="00CB4B23" w:rsidDel="000934B8">
                <w:rPr>
                  <w:b/>
                </w:rPr>
                <w:delText>KHTTPCLOSE=?</w:delText>
              </w:r>
              <w:bookmarkStart w:id="21968" w:name="_Toc489461669"/>
              <w:bookmarkEnd w:id="21968"/>
            </w:del>
          </w:p>
        </w:tc>
        <w:tc>
          <w:tcPr>
            <w:tcW w:w="7560" w:type="dxa"/>
          </w:tcPr>
          <w:p w14:paraId="31F92AE1" w14:textId="3D679218" w:rsidR="00AD6DB4" w:rsidDel="000934B8" w:rsidRDefault="00AD6DB4" w:rsidP="00166AF3">
            <w:pPr>
              <w:pStyle w:val="TableBody"/>
              <w:rPr>
                <w:del w:id="21969" w:author="Alban Roche" w:date="2017-08-02T16:45:00Z"/>
              </w:rPr>
            </w:pPr>
            <w:bookmarkStart w:id="21970" w:name="_Toc489461670"/>
            <w:bookmarkEnd w:id="21970"/>
          </w:p>
          <w:p w14:paraId="3EEEB7EE" w14:textId="495C6EFF" w:rsidR="00AD6DB4" w:rsidDel="000934B8" w:rsidRDefault="00AD6DB4" w:rsidP="00166AF3">
            <w:pPr>
              <w:pStyle w:val="TableBody"/>
              <w:rPr>
                <w:del w:id="21971" w:author="Alban Roche" w:date="2017-08-02T16:45:00Z"/>
              </w:rPr>
            </w:pPr>
            <w:bookmarkStart w:id="21972" w:name="_Toc489461671"/>
            <w:bookmarkEnd w:id="21972"/>
          </w:p>
          <w:p w14:paraId="6712F628" w14:textId="79500DF0" w:rsidR="00AD6DB4" w:rsidDel="000934B8" w:rsidRDefault="00AD6DB4" w:rsidP="00166AF3">
            <w:pPr>
              <w:pStyle w:val="TableBody"/>
              <w:rPr>
                <w:del w:id="21973" w:author="Alban Roche" w:date="2017-08-02T16:45:00Z"/>
              </w:rPr>
            </w:pPr>
            <w:del w:id="21974" w:author="Alban Roche" w:date="2017-08-02T16:45:00Z">
              <w:r w:rsidRPr="00CB4B23" w:rsidDel="000934B8">
                <w:rPr>
                  <w:u w:val="single"/>
                </w:rPr>
                <w:delText>Response</w:delText>
              </w:r>
              <w:bookmarkStart w:id="21975" w:name="_Toc489461672"/>
              <w:bookmarkEnd w:id="21975"/>
            </w:del>
          </w:p>
          <w:p w14:paraId="5D7A4E6C" w14:textId="443D3D18" w:rsidR="00AD6DB4" w:rsidDel="000934B8" w:rsidRDefault="00AD6DB4" w:rsidP="00166AF3">
            <w:pPr>
              <w:pStyle w:val="TableBody"/>
              <w:rPr>
                <w:del w:id="21976" w:author="Alban Roche" w:date="2017-08-02T16:45:00Z"/>
              </w:rPr>
            </w:pPr>
            <w:del w:id="21977" w:author="Alban Roche" w:date="2017-08-02T16:45:00Z">
              <w:r w:rsidRPr="00CB4B23" w:rsidDel="000934B8">
                <w:rPr>
                  <w:b/>
                </w:rPr>
                <w:delText>+KHTTPCLOSE: (</w:delText>
              </w:r>
              <w:r w:rsidDel="000934B8">
                <w:delText xml:space="preserve">list of possible </w:delText>
              </w:r>
              <w:r w:rsidRPr="00CB4B23" w:rsidDel="000934B8">
                <w:rPr>
                  <w:b/>
                </w:rPr>
                <w:delText>&lt;session_id&gt;</w:delText>
              </w:r>
              <w:r w:rsidDel="000934B8">
                <w:delText>s</w:delText>
              </w:r>
              <w:r w:rsidRPr="00CB4B23" w:rsidDel="000934B8">
                <w:rPr>
                  <w:b/>
                </w:rPr>
                <w:delText>), (</w:delText>
              </w:r>
              <w:r w:rsidDel="000934B8">
                <w:delText xml:space="preserve">list of possible </w:delText>
              </w:r>
              <w:r w:rsidRPr="00CB4B23" w:rsidDel="000934B8">
                <w:rPr>
                  <w:b/>
                </w:rPr>
                <w:delText>&lt;keep_cfg&gt;</w:delText>
              </w:r>
              <w:r w:rsidDel="000934B8">
                <w:delText>s</w:delText>
              </w:r>
              <w:r w:rsidRPr="00CB4B23" w:rsidDel="000934B8">
                <w:rPr>
                  <w:b/>
                </w:rPr>
                <w:delText>)</w:delText>
              </w:r>
              <w:bookmarkStart w:id="21978" w:name="_Toc489461673"/>
              <w:bookmarkEnd w:id="21978"/>
            </w:del>
          </w:p>
          <w:p w14:paraId="381F62AC" w14:textId="2DA71450" w:rsidR="00AD6DB4" w:rsidRPr="00CB4B23" w:rsidDel="000934B8" w:rsidRDefault="00AD6DB4" w:rsidP="00166AF3">
            <w:pPr>
              <w:pStyle w:val="TableBody"/>
              <w:rPr>
                <w:del w:id="21979" w:author="Alban Roche" w:date="2017-08-02T16:45:00Z"/>
                <w:b/>
              </w:rPr>
            </w:pPr>
            <w:del w:id="21980" w:author="Alban Roche" w:date="2017-08-02T16:45:00Z">
              <w:r w:rsidRPr="00CB4B23" w:rsidDel="000934B8">
                <w:rPr>
                  <w:b/>
                </w:rPr>
                <w:delText>OK</w:delText>
              </w:r>
              <w:bookmarkStart w:id="21981" w:name="_Toc489461674"/>
              <w:bookmarkEnd w:id="21981"/>
            </w:del>
          </w:p>
        </w:tc>
        <w:bookmarkStart w:id="21982" w:name="_Toc489461675"/>
        <w:bookmarkEnd w:id="21982"/>
      </w:tr>
      <w:tr w:rsidR="00AD6DB4" w:rsidRPr="00671C8B" w:rsidDel="000934B8" w14:paraId="4F3F19FE" w14:textId="679D2169" w:rsidTr="00166AF3">
        <w:trPr>
          <w:cantSplit w:val="0"/>
          <w:del w:id="21983" w:author="Alban Roche" w:date="2017-08-02T16:45:00Z"/>
        </w:trPr>
        <w:tc>
          <w:tcPr>
            <w:tcW w:w="1728" w:type="dxa"/>
          </w:tcPr>
          <w:p w14:paraId="0B08148C" w14:textId="2C9EA724" w:rsidR="00AD6DB4" w:rsidRPr="00671C8B" w:rsidDel="000934B8" w:rsidRDefault="00AD6DB4" w:rsidP="00166AF3">
            <w:pPr>
              <w:pStyle w:val="TableBody"/>
              <w:rPr>
                <w:del w:id="21984" w:author="Alban Roche" w:date="2017-08-02T16:45:00Z"/>
                <w:i/>
              </w:rPr>
            </w:pPr>
            <w:del w:id="21985" w:author="Alban Roche" w:date="2017-08-02T16:45:00Z">
              <w:r w:rsidRPr="00671C8B" w:rsidDel="000934B8">
                <w:rPr>
                  <w:i/>
                </w:rPr>
                <w:delText>Write command</w:delText>
              </w:r>
              <w:bookmarkStart w:id="21986" w:name="_Toc489461676"/>
              <w:bookmarkEnd w:id="21986"/>
            </w:del>
          </w:p>
          <w:p w14:paraId="5008F8B4" w14:textId="5D7EDCA7" w:rsidR="00AD6DB4" w:rsidRPr="00671C8B" w:rsidDel="000934B8" w:rsidRDefault="00AD6DB4" w:rsidP="00166AF3">
            <w:pPr>
              <w:pStyle w:val="TableBody"/>
              <w:rPr>
                <w:del w:id="21987" w:author="Alban Roche" w:date="2017-08-02T16:45:00Z"/>
              </w:rPr>
            </w:pPr>
            <w:bookmarkStart w:id="21988" w:name="_Toc489461677"/>
            <w:bookmarkEnd w:id="21988"/>
          </w:p>
          <w:p w14:paraId="0339F3ED" w14:textId="4FD27EBD" w:rsidR="00AD6DB4" w:rsidRPr="00671C8B" w:rsidDel="000934B8" w:rsidRDefault="00AD6DB4" w:rsidP="00166AF3">
            <w:pPr>
              <w:pStyle w:val="TableBody"/>
              <w:rPr>
                <w:del w:id="21989" w:author="Alban Roche" w:date="2017-08-02T16:45:00Z"/>
                <w:u w:val="single"/>
              </w:rPr>
            </w:pPr>
            <w:del w:id="21990" w:author="Alban Roche" w:date="2017-08-02T16:45:00Z">
              <w:r w:rsidRPr="00671C8B" w:rsidDel="000934B8">
                <w:rPr>
                  <w:u w:val="single"/>
                </w:rPr>
                <w:delText>Syntax</w:delText>
              </w:r>
              <w:bookmarkStart w:id="21991" w:name="_Toc489461678"/>
              <w:bookmarkEnd w:id="21991"/>
            </w:del>
          </w:p>
          <w:p w14:paraId="614F791A" w14:textId="6232534B" w:rsidR="00AD6DB4" w:rsidRPr="00671C8B" w:rsidDel="000934B8" w:rsidRDefault="00AD6DB4" w:rsidP="00166AF3">
            <w:pPr>
              <w:pStyle w:val="TableBody"/>
              <w:rPr>
                <w:del w:id="21992" w:author="Alban Roche" w:date="2017-08-02T16:45:00Z"/>
              </w:rPr>
            </w:pPr>
            <w:del w:id="21993" w:author="Alban Roche" w:date="2017-08-02T16:45:00Z">
              <w:r w:rsidRPr="00671C8B" w:rsidDel="000934B8">
                <w:rPr>
                  <w:b/>
                </w:rPr>
                <w:delText>AT+</w:delText>
              </w:r>
              <w:r w:rsidRPr="00671C8B" w:rsidDel="000934B8">
                <w:rPr>
                  <w:b/>
                </w:rPr>
                <w:br/>
                <w:delText>KHTTPCLOSE=</w:delText>
              </w:r>
              <w:r w:rsidDel="000934B8">
                <w:rPr>
                  <w:b/>
                </w:rPr>
                <w:br/>
              </w:r>
              <w:r w:rsidRPr="00671C8B" w:rsidDel="000934B8">
                <w:rPr>
                  <w:b/>
                </w:rPr>
                <w:delText>&lt;session_id&gt;</w:delText>
              </w:r>
              <w:r w:rsidDel="000934B8">
                <w:rPr>
                  <w:b/>
                </w:rPr>
                <w:br/>
                <w:delText>[,&lt;keep_cfg&gt;]</w:delText>
              </w:r>
              <w:bookmarkStart w:id="21994" w:name="_Toc489461679"/>
              <w:bookmarkEnd w:id="21994"/>
            </w:del>
          </w:p>
        </w:tc>
        <w:tc>
          <w:tcPr>
            <w:tcW w:w="7560" w:type="dxa"/>
          </w:tcPr>
          <w:p w14:paraId="40E5C885" w14:textId="3FB24700" w:rsidR="00AD6DB4" w:rsidRPr="00671C8B" w:rsidDel="000934B8" w:rsidRDefault="00AD6DB4" w:rsidP="00166AF3">
            <w:pPr>
              <w:pStyle w:val="TableBody"/>
              <w:rPr>
                <w:del w:id="21995" w:author="Alban Roche" w:date="2017-08-02T16:45:00Z"/>
              </w:rPr>
            </w:pPr>
            <w:bookmarkStart w:id="21996" w:name="_Toc489461680"/>
            <w:bookmarkEnd w:id="21996"/>
          </w:p>
          <w:p w14:paraId="4A4A5A47" w14:textId="355AB446" w:rsidR="00AD6DB4" w:rsidRPr="00671C8B" w:rsidDel="000934B8" w:rsidRDefault="00AD6DB4" w:rsidP="00166AF3">
            <w:pPr>
              <w:pStyle w:val="TableBody"/>
              <w:rPr>
                <w:del w:id="21997" w:author="Alban Roche" w:date="2017-08-02T16:45:00Z"/>
              </w:rPr>
            </w:pPr>
            <w:bookmarkStart w:id="21998" w:name="_Toc489461681"/>
            <w:bookmarkEnd w:id="21998"/>
          </w:p>
          <w:p w14:paraId="217625F8" w14:textId="11C4EA2A" w:rsidR="00AD6DB4" w:rsidRPr="00671C8B" w:rsidDel="000934B8" w:rsidRDefault="00AD6DB4" w:rsidP="00166AF3">
            <w:pPr>
              <w:pStyle w:val="TableBody"/>
              <w:rPr>
                <w:del w:id="21999" w:author="Alban Roche" w:date="2017-08-02T16:45:00Z"/>
                <w:u w:val="single"/>
              </w:rPr>
            </w:pPr>
            <w:del w:id="22000" w:author="Alban Roche" w:date="2017-08-02T16:45:00Z">
              <w:r w:rsidRPr="00671C8B" w:rsidDel="000934B8">
                <w:rPr>
                  <w:u w:val="single"/>
                </w:rPr>
                <w:delText>Response</w:delText>
              </w:r>
              <w:bookmarkStart w:id="22001" w:name="_Toc489461682"/>
              <w:bookmarkEnd w:id="22001"/>
            </w:del>
          </w:p>
          <w:p w14:paraId="4C9B5C35" w14:textId="2B77911C" w:rsidR="00AD6DB4" w:rsidRPr="00671C8B" w:rsidDel="000934B8" w:rsidRDefault="00AD6DB4" w:rsidP="00166AF3">
            <w:pPr>
              <w:pStyle w:val="TableBody"/>
              <w:rPr>
                <w:del w:id="22002" w:author="Alban Roche" w:date="2017-08-02T16:45:00Z"/>
                <w:b/>
                <w:lang w:eastAsia="zh-CN"/>
              </w:rPr>
            </w:pPr>
            <w:del w:id="22003" w:author="Alban Roche" w:date="2017-08-02T16:45:00Z">
              <w:r w:rsidRPr="00671C8B" w:rsidDel="000934B8">
                <w:rPr>
                  <w:b/>
                </w:rPr>
                <w:delText>OK</w:delText>
              </w:r>
              <w:bookmarkStart w:id="22004" w:name="_Toc489461683"/>
              <w:bookmarkEnd w:id="22004"/>
            </w:del>
          </w:p>
          <w:p w14:paraId="7F2D312C" w14:textId="2506B4AB" w:rsidR="00AD6DB4" w:rsidRPr="00C318EF" w:rsidDel="000934B8" w:rsidRDefault="00AD6DB4" w:rsidP="00166AF3">
            <w:pPr>
              <w:pStyle w:val="TableBody"/>
              <w:rPr>
                <w:del w:id="22005" w:author="Alban Roche" w:date="2017-08-02T16:45:00Z"/>
                <w:lang w:eastAsia="zh-CN"/>
              </w:rPr>
            </w:pPr>
            <w:bookmarkStart w:id="22006" w:name="_Toc489461684"/>
            <w:bookmarkEnd w:id="22006"/>
          </w:p>
          <w:p w14:paraId="03C44F9D" w14:textId="7AFC0991" w:rsidR="00AD6DB4" w:rsidRPr="00C318EF" w:rsidDel="000934B8" w:rsidRDefault="00AD6DB4" w:rsidP="00166AF3">
            <w:pPr>
              <w:pStyle w:val="TableBody"/>
              <w:rPr>
                <w:del w:id="22007" w:author="Alban Roche" w:date="2017-08-02T16:45:00Z"/>
                <w:lang w:eastAsia="zh-CN"/>
              </w:rPr>
            </w:pPr>
            <w:del w:id="22008" w:author="Alban Roche" w:date="2017-08-02T16:45:00Z">
              <w:r w:rsidRPr="00C318EF" w:rsidDel="000934B8">
                <w:delText>or</w:delText>
              </w:r>
              <w:bookmarkStart w:id="22009" w:name="_Toc489461685"/>
              <w:bookmarkEnd w:id="22009"/>
            </w:del>
          </w:p>
          <w:p w14:paraId="1D2ED96F" w14:textId="78B0C3E4" w:rsidR="00AD6DB4" w:rsidRPr="00671C8B" w:rsidDel="000934B8" w:rsidRDefault="00AD6DB4" w:rsidP="00166AF3">
            <w:pPr>
              <w:pStyle w:val="TableBody"/>
              <w:rPr>
                <w:del w:id="22010" w:author="Alban Roche" w:date="2017-08-02T16:45:00Z"/>
                <w:b/>
                <w:lang w:eastAsia="zh-CN"/>
              </w:rPr>
            </w:pPr>
            <w:del w:id="22011" w:author="Alban Roche" w:date="2017-08-02T16:45:00Z">
              <w:r w:rsidRPr="00671C8B" w:rsidDel="000934B8">
                <w:rPr>
                  <w:b/>
                </w:rPr>
                <w:delText>+CME ERROR: &lt;err&gt;</w:delText>
              </w:r>
              <w:bookmarkStart w:id="22012" w:name="_Toc489461686"/>
              <w:bookmarkEnd w:id="22012"/>
            </w:del>
          </w:p>
          <w:p w14:paraId="29582EEC" w14:textId="305807F3" w:rsidR="00AD6DB4" w:rsidRPr="00671C8B" w:rsidDel="000934B8" w:rsidRDefault="00AD6DB4" w:rsidP="00166AF3">
            <w:pPr>
              <w:pStyle w:val="TableBody"/>
              <w:rPr>
                <w:del w:id="22013" w:author="Alban Roche" w:date="2017-08-02T16:45:00Z"/>
              </w:rPr>
            </w:pPr>
            <w:bookmarkStart w:id="22014" w:name="_Toc489461687"/>
            <w:bookmarkEnd w:id="22014"/>
          </w:p>
          <w:p w14:paraId="370CE508" w14:textId="78267A41" w:rsidR="00AD6DB4" w:rsidRPr="00671C8B" w:rsidDel="000934B8" w:rsidRDefault="00AD6DB4" w:rsidP="00166AF3">
            <w:pPr>
              <w:pStyle w:val="TableBody"/>
              <w:rPr>
                <w:del w:id="22015" w:author="Alban Roche" w:date="2017-08-02T16:45:00Z"/>
                <w:u w:val="single"/>
              </w:rPr>
            </w:pPr>
            <w:del w:id="22016" w:author="Alban Roche" w:date="2017-08-02T16:45:00Z">
              <w:r w:rsidRPr="00671C8B" w:rsidDel="000934B8">
                <w:rPr>
                  <w:u w:val="single"/>
                </w:rPr>
                <w:delText>Parameters</w:delText>
              </w:r>
              <w:bookmarkStart w:id="22017" w:name="_Toc489461688"/>
              <w:bookmarkEnd w:id="22017"/>
            </w:del>
          </w:p>
          <w:p w14:paraId="04BB40D2" w14:textId="4EB6D6CD" w:rsidR="00AD6DB4" w:rsidDel="000934B8" w:rsidRDefault="00AD6DB4" w:rsidP="00166AF3">
            <w:pPr>
              <w:pStyle w:val="TableBody"/>
              <w:rPr>
                <w:del w:id="22018" w:author="Alban Roche" w:date="2017-08-02T16:45:00Z"/>
              </w:rPr>
            </w:pPr>
            <w:del w:id="22019" w:author="Alban Roche" w:date="2017-08-02T16:45:00Z">
              <w:r w:rsidRPr="00671C8B" w:rsidDel="000934B8">
                <w:rPr>
                  <w:b/>
                </w:rPr>
                <w:delText>&lt;session_id&gt;</w:delText>
              </w:r>
              <w:r w:rsidRPr="00671C8B" w:rsidDel="000934B8">
                <w:rPr>
                  <w:b/>
                </w:rPr>
                <w:tab/>
              </w:r>
              <w:r w:rsidRPr="00671C8B" w:rsidDel="000934B8">
                <w:delText>HTTP session</w:delText>
              </w:r>
              <w:r w:rsidDel="000934B8">
                <w:delText xml:space="preserve"> index</w:delText>
              </w:r>
              <w:bookmarkStart w:id="22020" w:name="_Toc489461689"/>
              <w:bookmarkEnd w:id="22020"/>
            </w:del>
          </w:p>
          <w:p w14:paraId="1EB274C2" w14:textId="575B6763" w:rsidR="00AD6DB4" w:rsidDel="000934B8" w:rsidRDefault="00AD6DB4" w:rsidP="00166AF3">
            <w:pPr>
              <w:pStyle w:val="TableBody"/>
              <w:rPr>
                <w:del w:id="22021" w:author="Alban Roche" w:date="2017-08-02T16:45:00Z"/>
              </w:rPr>
            </w:pPr>
            <w:bookmarkStart w:id="22022" w:name="_Toc489461690"/>
            <w:bookmarkEnd w:id="22022"/>
          </w:p>
          <w:p w14:paraId="3F36005B" w14:textId="5AB42DA9" w:rsidR="00AD6DB4" w:rsidDel="000934B8" w:rsidRDefault="00AD6DB4" w:rsidP="00166AF3">
            <w:pPr>
              <w:pStyle w:val="TableBody"/>
              <w:rPr>
                <w:del w:id="22023" w:author="Alban Roche" w:date="2017-08-02T16:45:00Z"/>
              </w:rPr>
            </w:pPr>
            <w:del w:id="22024" w:author="Alban Roche" w:date="2017-08-02T16:45:00Z">
              <w:r w:rsidRPr="00CB4B23" w:rsidDel="000934B8">
                <w:rPr>
                  <w:b/>
                </w:rPr>
                <w:delText>&lt;keep_cfg&gt;</w:delText>
              </w:r>
              <w:r w:rsidDel="000934B8">
                <w:tab/>
              </w:r>
              <w:r w:rsidDel="000934B8">
                <w:tab/>
                <w:delText>Specifies whether to delete the session configuration after closing it</w:delText>
              </w:r>
              <w:bookmarkStart w:id="22025" w:name="_Toc489461691"/>
              <w:bookmarkEnd w:id="22025"/>
            </w:del>
          </w:p>
          <w:p w14:paraId="15B880A6" w14:textId="73860FA1" w:rsidR="00AD6DB4" w:rsidDel="000934B8" w:rsidRDefault="00AD6DB4" w:rsidP="00166AF3">
            <w:pPr>
              <w:pStyle w:val="TableBody"/>
              <w:rPr>
                <w:del w:id="22026" w:author="Alban Roche" w:date="2017-08-02T16:45:00Z"/>
              </w:rPr>
            </w:pPr>
            <w:del w:id="22027" w:author="Alban Roche" w:date="2017-08-02T16:45:00Z">
              <w:r w:rsidDel="000934B8">
                <w:delText>0</w:delText>
              </w:r>
              <w:r w:rsidDel="000934B8">
                <w:tab/>
                <w:delText>Delete the session configuration</w:delText>
              </w:r>
              <w:bookmarkStart w:id="22028" w:name="_Toc489461692"/>
              <w:bookmarkEnd w:id="22028"/>
            </w:del>
          </w:p>
          <w:p w14:paraId="622C0EC2" w14:textId="31460E3E" w:rsidR="00AD6DB4" w:rsidRPr="00671C8B" w:rsidDel="000934B8" w:rsidRDefault="00AD6DB4" w:rsidP="00166AF3">
            <w:pPr>
              <w:pStyle w:val="TableBody"/>
              <w:rPr>
                <w:del w:id="22029" w:author="Alban Roche" w:date="2017-08-02T16:45:00Z"/>
                <w:u w:val="single"/>
              </w:rPr>
            </w:pPr>
            <w:del w:id="22030" w:author="Alban Roche" w:date="2017-08-02T16:45:00Z">
              <w:r w:rsidRPr="00CB4B23" w:rsidDel="000934B8">
                <w:rPr>
                  <w:u w:val="single"/>
                </w:rPr>
                <w:delText>1</w:delText>
              </w:r>
              <w:r w:rsidDel="000934B8">
                <w:tab/>
                <w:delText>Keep the session configuration</w:delText>
              </w:r>
              <w:bookmarkStart w:id="22031" w:name="_Toc489461693"/>
              <w:bookmarkEnd w:id="22031"/>
            </w:del>
          </w:p>
        </w:tc>
        <w:bookmarkStart w:id="22032" w:name="_Toc489461694"/>
        <w:bookmarkEnd w:id="22032"/>
      </w:tr>
      <w:tr w:rsidR="00AD6DB4" w:rsidRPr="00671C8B" w:rsidDel="000934B8" w14:paraId="65DDA26E" w14:textId="5DEC57E4" w:rsidTr="00166AF3">
        <w:trPr>
          <w:del w:id="22033" w:author="Alban Roche" w:date="2017-08-02T16:45:00Z"/>
        </w:trPr>
        <w:tc>
          <w:tcPr>
            <w:tcW w:w="1728" w:type="dxa"/>
          </w:tcPr>
          <w:p w14:paraId="42D5063B" w14:textId="2F294B4E" w:rsidR="00AD6DB4" w:rsidRPr="00671C8B" w:rsidDel="000934B8" w:rsidRDefault="00AD6DB4" w:rsidP="00166AF3">
            <w:pPr>
              <w:pStyle w:val="TableBody"/>
              <w:rPr>
                <w:del w:id="22034" w:author="Alban Roche" w:date="2017-08-02T16:45:00Z"/>
                <w:u w:val="single"/>
              </w:rPr>
            </w:pPr>
            <w:del w:id="22035" w:author="Alban Roche" w:date="2017-08-02T16:45:00Z">
              <w:r w:rsidRPr="00671C8B" w:rsidDel="000934B8">
                <w:rPr>
                  <w:u w:val="single"/>
                </w:rPr>
                <w:delText>Reference</w:delText>
              </w:r>
              <w:bookmarkStart w:id="22036" w:name="_Toc489461695"/>
              <w:bookmarkEnd w:id="22036"/>
            </w:del>
          </w:p>
          <w:p w14:paraId="015CE0ED" w14:textId="0D1439C0" w:rsidR="00AD6DB4" w:rsidRPr="00671C8B" w:rsidDel="000934B8" w:rsidRDefault="00AD6DB4" w:rsidP="00166AF3">
            <w:pPr>
              <w:pStyle w:val="TableBody"/>
              <w:rPr>
                <w:del w:id="22037" w:author="Alban Roche" w:date="2017-08-02T16:45:00Z"/>
              </w:rPr>
            </w:pPr>
            <w:del w:id="22038" w:author="Alban Roche" w:date="2017-08-02T16:45:00Z">
              <w:r w:rsidRPr="00671C8B" w:rsidDel="000934B8">
                <w:delText>Sierra Wireless Proprietary</w:delText>
              </w:r>
              <w:bookmarkStart w:id="22039" w:name="_Toc489461696"/>
              <w:bookmarkEnd w:id="22039"/>
            </w:del>
          </w:p>
        </w:tc>
        <w:tc>
          <w:tcPr>
            <w:tcW w:w="7560" w:type="dxa"/>
          </w:tcPr>
          <w:p w14:paraId="632D8F41" w14:textId="5BF84142" w:rsidR="00AD6DB4" w:rsidRPr="00671C8B" w:rsidDel="000934B8" w:rsidRDefault="00AD6DB4" w:rsidP="00166AF3">
            <w:pPr>
              <w:pStyle w:val="TableBody"/>
              <w:rPr>
                <w:del w:id="22040" w:author="Alban Roche" w:date="2017-08-02T16:45:00Z"/>
              </w:rPr>
            </w:pPr>
            <w:bookmarkStart w:id="22041" w:name="_Toc489461697"/>
            <w:bookmarkEnd w:id="22041"/>
          </w:p>
        </w:tc>
        <w:bookmarkStart w:id="22042" w:name="_Toc489461698"/>
        <w:bookmarkEnd w:id="22042"/>
      </w:tr>
    </w:tbl>
    <w:p w14:paraId="02AD37E5" w14:textId="7076C78C" w:rsidR="00AD6DB4" w:rsidRPr="00671C8B" w:rsidDel="000934B8" w:rsidRDefault="00AD6DB4" w:rsidP="0059466D">
      <w:pPr>
        <w:pStyle w:val="Heading3"/>
        <w:numPr>
          <w:ilvl w:val="2"/>
          <w:numId w:val="11"/>
        </w:numPr>
        <w:ind w:left="1260" w:hanging="1260"/>
        <w:rPr>
          <w:del w:id="22043" w:author="Alban Roche" w:date="2017-08-02T16:45:00Z"/>
        </w:rPr>
      </w:pPr>
      <w:bookmarkStart w:id="22044" w:name="_Toc435632876"/>
      <w:bookmarkStart w:id="22045" w:name="_Toc486251790"/>
      <w:del w:id="22046" w:author="Alban Roche" w:date="2017-08-02T16:45:00Z">
        <w:r w:rsidRPr="00671C8B" w:rsidDel="000934B8">
          <w:delText>+KHTTP</w:delText>
        </w:r>
        <w:r w:rsidDel="000934B8">
          <w:delText>DEL</w:delText>
        </w:r>
        <w:r w:rsidRPr="00671C8B" w:rsidDel="000934B8">
          <w:delText xml:space="preserve"> Command: </w:delText>
        </w:r>
        <w:r w:rsidDel="000934B8">
          <w:delText xml:space="preserve">Delete a Configured </w:delText>
        </w:r>
        <w:r w:rsidRPr="00671C8B" w:rsidDel="000934B8">
          <w:delText xml:space="preserve">HTTP </w:delText>
        </w:r>
        <w:r w:rsidDel="000934B8">
          <w:delText>Session</w:delText>
        </w:r>
        <w:bookmarkStart w:id="22047" w:name="_Toc489461699"/>
        <w:bookmarkEnd w:id="22044"/>
        <w:bookmarkEnd w:id="22045"/>
        <w:bookmarkEnd w:id="22047"/>
      </w:del>
    </w:p>
    <w:tbl>
      <w:tblPr>
        <w:tblStyle w:val="TableSWIleft"/>
        <w:tblW w:w="9288" w:type="dxa"/>
        <w:tblLayout w:type="fixed"/>
        <w:tblLook w:val="04A0" w:firstRow="1" w:lastRow="0" w:firstColumn="1" w:lastColumn="0" w:noHBand="0" w:noVBand="1"/>
      </w:tblPr>
      <w:tblGrid>
        <w:gridCol w:w="1728"/>
        <w:gridCol w:w="7560"/>
      </w:tblGrid>
      <w:tr w:rsidR="00AD6DB4" w:rsidRPr="00671C8B" w:rsidDel="000934B8" w14:paraId="7CC11A05" w14:textId="170E5E53" w:rsidTr="00166AF3">
        <w:trPr>
          <w:cnfStyle w:val="100000000000" w:firstRow="1" w:lastRow="0" w:firstColumn="0" w:lastColumn="0" w:oddVBand="0" w:evenVBand="0" w:oddHBand="0" w:evenHBand="0" w:firstRowFirstColumn="0" w:firstRowLastColumn="0" w:lastRowFirstColumn="0" w:lastRowLastColumn="0"/>
          <w:del w:id="22048" w:author="Alban Roche" w:date="2017-08-02T16:45:00Z"/>
        </w:trPr>
        <w:tc>
          <w:tcPr>
            <w:tcW w:w="9288" w:type="dxa"/>
            <w:gridSpan w:val="2"/>
          </w:tcPr>
          <w:p w14:paraId="4A460F2D" w14:textId="76B19E2F" w:rsidR="00AD6DB4" w:rsidRPr="00671C8B" w:rsidDel="000934B8" w:rsidRDefault="00AD6DB4">
            <w:pPr>
              <w:pStyle w:val="TableRowHead"/>
              <w:spacing w:before="144" w:after="144"/>
              <w:rPr>
                <w:del w:id="22049" w:author="Alban Roche" w:date="2017-08-02T16:45:00Z"/>
                <w:rFonts w:cs="Arial"/>
                <w:bCs w:val="0"/>
              </w:rPr>
            </w:pPr>
            <w:del w:id="22050" w:author="Alban Roche" w:date="2017-08-02T16:45:00Z">
              <w:r w:rsidDel="000934B8">
                <w:delText>HL7618, HL7618RD, HL7648, HL7650, HL7690 and HL7692</w:delText>
              </w:r>
              <w:bookmarkStart w:id="22051" w:name="_Toc489461700"/>
              <w:bookmarkEnd w:id="22051"/>
            </w:del>
          </w:p>
        </w:tc>
        <w:bookmarkStart w:id="22052" w:name="_Toc489461701"/>
        <w:bookmarkEnd w:id="22052"/>
      </w:tr>
      <w:tr w:rsidR="00AD6DB4" w:rsidRPr="00671C8B" w:rsidDel="000934B8" w14:paraId="2499647E" w14:textId="011C34DD" w:rsidTr="00166AF3">
        <w:trPr>
          <w:del w:id="22053" w:author="Alban Roche" w:date="2017-08-02T16:45:00Z"/>
        </w:trPr>
        <w:tc>
          <w:tcPr>
            <w:tcW w:w="1728" w:type="dxa"/>
          </w:tcPr>
          <w:p w14:paraId="17103F82" w14:textId="05350207" w:rsidR="00AD6DB4" w:rsidDel="000934B8" w:rsidRDefault="00AD6DB4" w:rsidP="00166AF3">
            <w:pPr>
              <w:pStyle w:val="TableBody"/>
              <w:rPr>
                <w:del w:id="22054" w:author="Alban Roche" w:date="2017-08-02T16:45:00Z"/>
              </w:rPr>
            </w:pPr>
            <w:del w:id="22055" w:author="Alban Roche" w:date="2017-08-02T16:45:00Z">
              <w:r w:rsidDel="000934B8">
                <w:rPr>
                  <w:i/>
                </w:rPr>
                <w:delText>Test command</w:delText>
              </w:r>
              <w:bookmarkStart w:id="22056" w:name="_Toc489461702"/>
              <w:bookmarkEnd w:id="22056"/>
            </w:del>
          </w:p>
          <w:p w14:paraId="65612448" w14:textId="5D9B7A78" w:rsidR="00AD6DB4" w:rsidDel="000934B8" w:rsidRDefault="00AD6DB4" w:rsidP="00166AF3">
            <w:pPr>
              <w:pStyle w:val="TableBody"/>
              <w:rPr>
                <w:del w:id="22057" w:author="Alban Roche" w:date="2017-08-02T16:45:00Z"/>
              </w:rPr>
            </w:pPr>
            <w:bookmarkStart w:id="22058" w:name="_Toc489461703"/>
            <w:bookmarkEnd w:id="22058"/>
          </w:p>
          <w:p w14:paraId="5AB9D7FD" w14:textId="565E8724" w:rsidR="00AD6DB4" w:rsidDel="000934B8" w:rsidRDefault="00AD6DB4" w:rsidP="00166AF3">
            <w:pPr>
              <w:pStyle w:val="TableBody"/>
              <w:rPr>
                <w:del w:id="22059" w:author="Alban Roche" w:date="2017-08-02T16:45:00Z"/>
              </w:rPr>
            </w:pPr>
            <w:del w:id="22060" w:author="Alban Roche" w:date="2017-08-02T16:45:00Z">
              <w:r w:rsidRPr="00AF64FD" w:rsidDel="000934B8">
                <w:rPr>
                  <w:u w:val="single"/>
                </w:rPr>
                <w:delText>Syntax</w:delText>
              </w:r>
              <w:bookmarkStart w:id="22061" w:name="_Toc489461704"/>
              <w:bookmarkEnd w:id="22061"/>
            </w:del>
          </w:p>
          <w:p w14:paraId="269FEC17" w14:textId="663B83A9" w:rsidR="00AD6DB4" w:rsidRPr="00AF64FD" w:rsidDel="000934B8" w:rsidRDefault="00AD6DB4" w:rsidP="00166AF3">
            <w:pPr>
              <w:pStyle w:val="TableBody"/>
              <w:rPr>
                <w:del w:id="22062" w:author="Alban Roche" w:date="2017-08-02T16:45:00Z"/>
                <w:b/>
              </w:rPr>
            </w:pPr>
            <w:del w:id="22063" w:author="Alban Roche" w:date="2017-08-02T16:45:00Z">
              <w:r w:rsidRPr="00AF64FD" w:rsidDel="000934B8">
                <w:rPr>
                  <w:b/>
                </w:rPr>
                <w:delText>AT+KHTTP</w:delText>
              </w:r>
              <w:r w:rsidDel="000934B8">
                <w:rPr>
                  <w:b/>
                </w:rPr>
                <w:delText>DEL</w:delText>
              </w:r>
              <w:r w:rsidDel="000934B8">
                <w:rPr>
                  <w:b/>
                </w:rPr>
                <w:br/>
              </w:r>
              <w:r w:rsidRPr="00AF64FD" w:rsidDel="000934B8">
                <w:rPr>
                  <w:b/>
                </w:rPr>
                <w:delText>=?</w:delText>
              </w:r>
              <w:bookmarkStart w:id="22064" w:name="_Toc489461705"/>
              <w:bookmarkEnd w:id="22064"/>
            </w:del>
          </w:p>
        </w:tc>
        <w:tc>
          <w:tcPr>
            <w:tcW w:w="7560" w:type="dxa"/>
          </w:tcPr>
          <w:p w14:paraId="6030E666" w14:textId="1436C85C" w:rsidR="00AD6DB4" w:rsidDel="000934B8" w:rsidRDefault="00AD6DB4" w:rsidP="00166AF3">
            <w:pPr>
              <w:pStyle w:val="TableBody"/>
              <w:rPr>
                <w:del w:id="22065" w:author="Alban Roche" w:date="2017-08-02T16:45:00Z"/>
              </w:rPr>
            </w:pPr>
            <w:bookmarkStart w:id="22066" w:name="_Toc489461706"/>
            <w:bookmarkEnd w:id="22066"/>
          </w:p>
          <w:p w14:paraId="4F03D229" w14:textId="14B11C5C" w:rsidR="00AD6DB4" w:rsidDel="000934B8" w:rsidRDefault="00AD6DB4" w:rsidP="00166AF3">
            <w:pPr>
              <w:pStyle w:val="TableBody"/>
              <w:rPr>
                <w:del w:id="22067" w:author="Alban Roche" w:date="2017-08-02T16:45:00Z"/>
              </w:rPr>
            </w:pPr>
            <w:bookmarkStart w:id="22068" w:name="_Toc489461707"/>
            <w:bookmarkEnd w:id="22068"/>
          </w:p>
          <w:p w14:paraId="60A25971" w14:textId="47672BED" w:rsidR="00AD6DB4" w:rsidDel="000934B8" w:rsidRDefault="00AD6DB4" w:rsidP="00166AF3">
            <w:pPr>
              <w:pStyle w:val="TableBody"/>
              <w:rPr>
                <w:del w:id="22069" w:author="Alban Roche" w:date="2017-08-02T16:45:00Z"/>
              </w:rPr>
            </w:pPr>
            <w:del w:id="22070" w:author="Alban Roche" w:date="2017-08-02T16:45:00Z">
              <w:r w:rsidRPr="00AF64FD" w:rsidDel="000934B8">
                <w:rPr>
                  <w:u w:val="single"/>
                </w:rPr>
                <w:delText>Response</w:delText>
              </w:r>
              <w:bookmarkStart w:id="22071" w:name="_Toc489461708"/>
              <w:bookmarkEnd w:id="22071"/>
            </w:del>
          </w:p>
          <w:p w14:paraId="4F4E2921" w14:textId="5D041C79" w:rsidR="00AD6DB4" w:rsidDel="000934B8" w:rsidRDefault="00AD6DB4" w:rsidP="00166AF3">
            <w:pPr>
              <w:pStyle w:val="TableBody"/>
              <w:rPr>
                <w:del w:id="22072" w:author="Alban Roche" w:date="2017-08-02T16:45:00Z"/>
              </w:rPr>
            </w:pPr>
            <w:del w:id="22073" w:author="Alban Roche" w:date="2017-08-02T16:45:00Z">
              <w:r w:rsidRPr="00AF64FD" w:rsidDel="000934B8">
                <w:rPr>
                  <w:b/>
                </w:rPr>
                <w:delText>+KHTTP</w:delText>
              </w:r>
              <w:r w:rsidDel="000934B8">
                <w:rPr>
                  <w:b/>
                </w:rPr>
                <w:delText>DEL</w:delText>
              </w:r>
              <w:r w:rsidRPr="00AF64FD" w:rsidDel="000934B8">
                <w:rPr>
                  <w:b/>
                </w:rPr>
                <w:delText>: (</w:delText>
              </w:r>
              <w:r w:rsidDel="000934B8">
                <w:delText xml:space="preserve">list of possible </w:delText>
              </w:r>
              <w:r w:rsidRPr="00AF64FD" w:rsidDel="000934B8">
                <w:rPr>
                  <w:b/>
                </w:rPr>
                <w:delText>&lt;session_id&gt;</w:delText>
              </w:r>
              <w:r w:rsidDel="000934B8">
                <w:delText>s</w:delText>
              </w:r>
              <w:r w:rsidRPr="00AF64FD" w:rsidDel="000934B8">
                <w:rPr>
                  <w:b/>
                </w:rPr>
                <w:delText>)</w:delText>
              </w:r>
              <w:bookmarkStart w:id="22074" w:name="_Toc489461709"/>
              <w:bookmarkEnd w:id="22074"/>
            </w:del>
          </w:p>
          <w:p w14:paraId="048CB21B" w14:textId="0316147A" w:rsidR="00AD6DB4" w:rsidRPr="00AF64FD" w:rsidDel="000934B8" w:rsidRDefault="00AD6DB4" w:rsidP="00166AF3">
            <w:pPr>
              <w:pStyle w:val="TableBody"/>
              <w:rPr>
                <w:del w:id="22075" w:author="Alban Roche" w:date="2017-08-02T16:45:00Z"/>
                <w:b/>
              </w:rPr>
            </w:pPr>
            <w:del w:id="22076" w:author="Alban Roche" w:date="2017-08-02T16:45:00Z">
              <w:r w:rsidRPr="00AF64FD" w:rsidDel="000934B8">
                <w:rPr>
                  <w:b/>
                </w:rPr>
                <w:delText>OK</w:delText>
              </w:r>
              <w:bookmarkStart w:id="22077" w:name="_Toc489461710"/>
              <w:bookmarkEnd w:id="22077"/>
            </w:del>
          </w:p>
        </w:tc>
        <w:bookmarkStart w:id="22078" w:name="_Toc489461711"/>
        <w:bookmarkEnd w:id="22078"/>
      </w:tr>
      <w:tr w:rsidR="00AD6DB4" w:rsidRPr="00671C8B" w:rsidDel="000934B8" w14:paraId="36157D37" w14:textId="653FCE26" w:rsidTr="00166AF3">
        <w:trPr>
          <w:del w:id="22079" w:author="Alban Roche" w:date="2017-08-02T16:45:00Z"/>
        </w:trPr>
        <w:tc>
          <w:tcPr>
            <w:tcW w:w="1728" w:type="dxa"/>
          </w:tcPr>
          <w:p w14:paraId="2BB0EF78" w14:textId="449A2651" w:rsidR="00AD6DB4" w:rsidDel="000934B8" w:rsidRDefault="00AD6DB4" w:rsidP="00166AF3">
            <w:pPr>
              <w:pStyle w:val="TableBody"/>
              <w:rPr>
                <w:del w:id="22080" w:author="Alban Roche" w:date="2017-08-02T16:45:00Z"/>
              </w:rPr>
            </w:pPr>
            <w:del w:id="22081" w:author="Alban Roche" w:date="2017-08-02T16:45:00Z">
              <w:r w:rsidDel="000934B8">
                <w:rPr>
                  <w:i/>
                </w:rPr>
                <w:delText>Write command</w:delText>
              </w:r>
              <w:bookmarkStart w:id="22082" w:name="_Toc489461712"/>
              <w:bookmarkEnd w:id="22082"/>
            </w:del>
          </w:p>
          <w:p w14:paraId="3DDFA330" w14:textId="68BCBE4D" w:rsidR="00AD6DB4" w:rsidDel="000934B8" w:rsidRDefault="00AD6DB4" w:rsidP="00166AF3">
            <w:pPr>
              <w:pStyle w:val="TableBody"/>
              <w:rPr>
                <w:del w:id="22083" w:author="Alban Roche" w:date="2017-08-02T16:45:00Z"/>
              </w:rPr>
            </w:pPr>
            <w:bookmarkStart w:id="22084" w:name="_Toc489461713"/>
            <w:bookmarkEnd w:id="22084"/>
          </w:p>
          <w:p w14:paraId="4784450C" w14:textId="6A47CA2D" w:rsidR="00AD6DB4" w:rsidDel="000934B8" w:rsidRDefault="00AD6DB4" w:rsidP="00166AF3">
            <w:pPr>
              <w:pStyle w:val="TableBody"/>
              <w:rPr>
                <w:del w:id="22085" w:author="Alban Roche" w:date="2017-08-02T16:45:00Z"/>
              </w:rPr>
            </w:pPr>
            <w:del w:id="22086" w:author="Alban Roche" w:date="2017-08-02T16:45:00Z">
              <w:r w:rsidRPr="00CB4B23" w:rsidDel="000934B8">
                <w:rPr>
                  <w:u w:val="single"/>
                </w:rPr>
                <w:delText>Syntax</w:delText>
              </w:r>
              <w:bookmarkStart w:id="22087" w:name="_Toc489461714"/>
              <w:bookmarkEnd w:id="22087"/>
            </w:del>
          </w:p>
          <w:p w14:paraId="3859CAAE" w14:textId="080D1262" w:rsidR="00AD6DB4" w:rsidRPr="00CB4B23" w:rsidDel="000934B8" w:rsidRDefault="00AD6DB4" w:rsidP="00166AF3">
            <w:pPr>
              <w:pStyle w:val="TableBody"/>
              <w:rPr>
                <w:del w:id="22088" w:author="Alban Roche" w:date="2017-08-02T16:45:00Z"/>
                <w:b/>
              </w:rPr>
            </w:pPr>
            <w:del w:id="22089" w:author="Alban Roche" w:date="2017-08-02T16:45:00Z">
              <w:r w:rsidRPr="00CB4B23" w:rsidDel="000934B8">
                <w:rPr>
                  <w:b/>
                </w:rPr>
                <w:delText>AT+KHTTPDEL=&lt;session_id&gt;</w:delText>
              </w:r>
              <w:bookmarkStart w:id="22090" w:name="_Toc489461715"/>
              <w:bookmarkEnd w:id="22090"/>
            </w:del>
          </w:p>
        </w:tc>
        <w:tc>
          <w:tcPr>
            <w:tcW w:w="7560" w:type="dxa"/>
          </w:tcPr>
          <w:p w14:paraId="67C14F93" w14:textId="7886DC24" w:rsidR="00AD6DB4" w:rsidDel="000934B8" w:rsidRDefault="00AD6DB4" w:rsidP="00166AF3">
            <w:pPr>
              <w:pStyle w:val="TableBody"/>
              <w:rPr>
                <w:del w:id="22091" w:author="Alban Roche" w:date="2017-08-02T16:45:00Z"/>
              </w:rPr>
            </w:pPr>
            <w:bookmarkStart w:id="22092" w:name="_Toc489461716"/>
            <w:bookmarkEnd w:id="22092"/>
          </w:p>
          <w:p w14:paraId="7E16967C" w14:textId="68B8472A" w:rsidR="00AD6DB4" w:rsidDel="000934B8" w:rsidRDefault="00AD6DB4" w:rsidP="00166AF3">
            <w:pPr>
              <w:pStyle w:val="TableBody"/>
              <w:rPr>
                <w:del w:id="22093" w:author="Alban Roche" w:date="2017-08-02T16:45:00Z"/>
              </w:rPr>
            </w:pPr>
            <w:bookmarkStart w:id="22094" w:name="_Toc489461717"/>
            <w:bookmarkEnd w:id="22094"/>
          </w:p>
          <w:p w14:paraId="43981C51" w14:textId="0824AF2B" w:rsidR="00AD6DB4" w:rsidDel="000934B8" w:rsidRDefault="00AD6DB4" w:rsidP="00166AF3">
            <w:pPr>
              <w:pStyle w:val="TableBody"/>
              <w:rPr>
                <w:del w:id="22095" w:author="Alban Roche" w:date="2017-08-02T16:45:00Z"/>
              </w:rPr>
            </w:pPr>
            <w:del w:id="22096" w:author="Alban Roche" w:date="2017-08-02T16:45:00Z">
              <w:r w:rsidRPr="00CB4B23" w:rsidDel="000934B8">
                <w:rPr>
                  <w:u w:val="single"/>
                </w:rPr>
                <w:delText>Response</w:delText>
              </w:r>
              <w:bookmarkStart w:id="22097" w:name="_Toc489461718"/>
              <w:bookmarkEnd w:id="22097"/>
            </w:del>
          </w:p>
          <w:p w14:paraId="3D832046" w14:textId="55B11B2A" w:rsidR="00AD6DB4" w:rsidDel="000934B8" w:rsidRDefault="00AD6DB4" w:rsidP="00166AF3">
            <w:pPr>
              <w:pStyle w:val="TableBody"/>
              <w:rPr>
                <w:del w:id="22098" w:author="Alban Roche" w:date="2017-08-02T16:45:00Z"/>
                <w:b/>
              </w:rPr>
            </w:pPr>
            <w:del w:id="22099" w:author="Alban Roche" w:date="2017-08-02T16:45:00Z">
              <w:r w:rsidRPr="00CB4B23" w:rsidDel="000934B8">
                <w:rPr>
                  <w:b/>
                </w:rPr>
                <w:delText>OK</w:delText>
              </w:r>
              <w:bookmarkStart w:id="22100" w:name="_Toc489461719"/>
              <w:bookmarkEnd w:id="22100"/>
            </w:del>
          </w:p>
          <w:p w14:paraId="6A79F6E4" w14:textId="066C0872" w:rsidR="00AD6DB4" w:rsidRPr="00C318EF" w:rsidDel="000934B8" w:rsidRDefault="00AD6DB4" w:rsidP="00166AF3">
            <w:pPr>
              <w:pStyle w:val="TableBody"/>
              <w:rPr>
                <w:del w:id="22101" w:author="Alban Roche" w:date="2017-08-02T16:45:00Z"/>
              </w:rPr>
            </w:pPr>
            <w:bookmarkStart w:id="22102" w:name="_Toc489461720"/>
            <w:bookmarkEnd w:id="22102"/>
          </w:p>
          <w:p w14:paraId="64018462" w14:textId="2692FF2E" w:rsidR="00AD6DB4" w:rsidRPr="00C318EF" w:rsidDel="000934B8" w:rsidRDefault="00AD6DB4" w:rsidP="00166AF3">
            <w:pPr>
              <w:pStyle w:val="TableBody"/>
              <w:rPr>
                <w:del w:id="22103" w:author="Alban Roche" w:date="2017-08-02T16:45:00Z"/>
              </w:rPr>
            </w:pPr>
            <w:del w:id="22104" w:author="Alban Roche" w:date="2017-08-02T16:45:00Z">
              <w:r w:rsidRPr="00C318EF" w:rsidDel="000934B8">
                <w:delText>or</w:delText>
              </w:r>
              <w:bookmarkStart w:id="22105" w:name="_Toc489461721"/>
              <w:bookmarkEnd w:id="22105"/>
            </w:del>
          </w:p>
          <w:p w14:paraId="29409199" w14:textId="6FC1F4CE" w:rsidR="00AD6DB4" w:rsidDel="000934B8" w:rsidRDefault="00AD6DB4" w:rsidP="00166AF3">
            <w:pPr>
              <w:pStyle w:val="TableBody"/>
              <w:rPr>
                <w:del w:id="22106" w:author="Alban Roche" w:date="2017-08-02T16:45:00Z"/>
              </w:rPr>
            </w:pPr>
            <w:del w:id="22107" w:author="Alban Roche" w:date="2017-08-02T16:45:00Z">
              <w:r w:rsidRPr="00CB4B23" w:rsidDel="000934B8">
                <w:rPr>
                  <w:b/>
                </w:rPr>
                <w:delText>+CME ERROR: &lt;err&gt;</w:delText>
              </w:r>
              <w:bookmarkStart w:id="22108" w:name="_Toc489461722"/>
              <w:bookmarkEnd w:id="22108"/>
            </w:del>
          </w:p>
          <w:p w14:paraId="2D1E66EF" w14:textId="7ED985BB" w:rsidR="00AD6DB4" w:rsidDel="000934B8" w:rsidRDefault="00AD6DB4" w:rsidP="00166AF3">
            <w:pPr>
              <w:pStyle w:val="TableBody"/>
              <w:rPr>
                <w:del w:id="22109" w:author="Alban Roche" w:date="2017-08-02T16:45:00Z"/>
              </w:rPr>
            </w:pPr>
            <w:bookmarkStart w:id="22110" w:name="_Toc489461723"/>
            <w:bookmarkEnd w:id="22110"/>
          </w:p>
          <w:p w14:paraId="025FBC30" w14:textId="7CBA95BB" w:rsidR="00AD6DB4" w:rsidDel="000934B8" w:rsidRDefault="00AD6DB4" w:rsidP="00166AF3">
            <w:pPr>
              <w:pStyle w:val="TableBody"/>
              <w:rPr>
                <w:del w:id="22111" w:author="Alban Roche" w:date="2017-08-02T16:45:00Z"/>
              </w:rPr>
            </w:pPr>
            <w:del w:id="22112" w:author="Alban Roche" w:date="2017-08-02T16:45:00Z">
              <w:r w:rsidRPr="00494998" w:rsidDel="000934B8">
                <w:rPr>
                  <w:u w:val="single"/>
                </w:rPr>
                <w:delText>Parameter</w:delText>
              </w:r>
              <w:bookmarkStart w:id="22113" w:name="_Toc489461724"/>
              <w:bookmarkEnd w:id="22113"/>
            </w:del>
          </w:p>
          <w:p w14:paraId="2DC33D5A" w14:textId="4A59773A" w:rsidR="00AD6DB4" w:rsidRPr="00494998" w:rsidDel="000934B8" w:rsidRDefault="00AD6DB4" w:rsidP="00166AF3">
            <w:pPr>
              <w:pStyle w:val="TableBody"/>
              <w:rPr>
                <w:del w:id="22114" w:author="Alban Roche" w:date="2017-08-02T16:45:00Z"/>
              </w:rPr>
            </w:pPr>
            <w:del w:id="22115" w:author="Alban Roche" w:date="2017-08-02T16:45:00Z">
              <w:r w:rsidRPr="00CB4B23" w:rsidDel="000934B8">
                <w:rPr>
                  <w:b/>
                </w:rPr>
                <w:delText>&lt;session_id&gt;</w:delText>
              </w:r>
              <w:r w:rsidDel="000934B8">
                <w:tab/>
                <w:delText>HTTP session index</w:delText>
              </w:r>
              <w:bookmarkStart w:id="22116" w:name="_Toc489461725"/>
              <w:bookmarkEnd w:id="22116"/>
            </w:del>
          </w:p>
        </w:tc>
        <w:bookmarkStart w:id="22117" w:name="_Toc489461726"/>
        <w:bookmarkEnd w:id="22117"/>
      </w:tr>
      <w:tr w:rsidR="00AD6DB4" w:rsidRPr="00671C8B" w:rsidDel="000934B8" w14:paraId="4DD038E9" w14:textId="28B21D5C" w:rsidTr="00166AF3">
        <w:trPr>
          <w:del w:id="22118" w:author="Alban Roche" w:date="2017-08-02T16:45:00Z"/>
        </w:trPr>
        <w:tc>
          <w:tcPr>
            <w:tcW w:w="1728" w:type="dxa"/>
          </w:tcPr>
          <w:p w14:paraId="71717773" w14:textId="021C75CB" w:rsidR="00AD6DB4" w:rsidRPr="00671C8B" w:rsidDel="000934B8" w:rsidRDefault="00AD6DB4" w:rsidP="00166AF3">
            <w:pPr>
              <w:pStyle w:val="TableBody"/>
              <w:rPr>
                <w:del w:id="22119" w:author="Alban Roche" w:date="2017-08-02T16:45:00Z"/>
                <w:u w:val="single"/>
              </w:rPr>
            </w:pPr>
            <w:del w:id="22120" w:author="Alban Roche" w:date="2017-08-02T16:45:00Z">
              <w:r w:rsidRPr="00671C8B" w:rsidDel="000934B8">
                <w:rPr>
                  <w:u w:val="single"/>
                </w:rPr>
                <w:delText>Reference</w:delText>
              </w:r>
              <w:bookmarkStart w:id="22121" w:name="_Toc489461727"/>
              <w:bookmarkEnd w:id="22121"/>
            </w:del>
          </w:p>
          <w:p w14:paraId="29007A21" w14:textId="54C22B83" w:rsidR="00AD6DB4" w:rsidDel="000934B8" w:rsidRDefault="00AD6DB4" w:rsidP="00166AF3">
            <w:pPr>
              <w:pStyle w:val="TableBody"/>
              <w:rPr>
                <w:del w:id="22122" w:author="Alban Roche" w:date="2017-08-02T16:45:00Z"/>
                <w:i/>
              </w:rPr>
            </w:pPr>
            <w:del w:id="22123" w:author="Alban Roche" w:date="2017-08-02T16:45:00Z">
              <w:r w:rsidRPr="00671C8B" w:rsidDel="000934B8">
                <w:delText>Sierra Wireless Proprietary</w:delText>
              </w:r>
              <w:bookmarkStart w:id="22124" w:name="_Toc489461728"/>
              <w:bookmarkEnd w:id="22124"/>
            </w:del>
          </w:p>
        </w:tc>
        <w:tc>
          <w:tcPr>
            <w:tcW w:w="7560" w:type="dxa"/>
          </w:tcPr>
          <w:p w14:paraId="125A0780" w14:textId="4444B549" w:rsidR="00AD6DB4" w:rsidDel="000934B8" w:rsidRDefault="00AD6DB4" w:rsidP="00166AF3">
            <w:pPr>
              <w:pStyle w:val="TableBody"/>
              <w:rPr>
                <w:del w:id="22125" w:author="Alban Roche" w:date="2017-08-02T16:45:00Z"/>
              </w:rPr>
            </w:pPr>
            <w:del w:id="22126" w:author="Alban Roche" w:date="2017-08-02T16:45:00Z">
              <w:r w:rsidRPr="00CB4B23" w:rsidDel="000934B8">
                <w:rPr>
                  <w:u w:val="single"/>
                </w:rPr>
                <w:delText>Notes</w:delText>
              </w:r>
              <w:bookmarkStart w:id="22127" w:name="_Toc489461729"/>
              <w:bookmarkEnd w:id="22127"/>
            </w:del>
          </w:p>
          <w:p w14:paraId="22DE863B" w14:textId="27DB7206" w:rsidR="00AD6DB4" w:rsidRPr="00494998" w:rsidDel="000934B8" w:rsidRDefault="00AD6DB4" w:rsidP="00166AF3">
            <w:pPr>
              <w:pStyle w:val="TableBody"/>
              <w:rPr>
                <w:del w:id="22128" w:author="Alban Roche" w:date="2017-08-02T16:45:00Z"/>
              </w:rPr>
            </w:pPr>
            <w:del w:id="22129" w:author="Alban Roche" w:date="2017-08-02T16:45:00Z">
              <w:r w:rsidDel="000934B8">
                <w:delText>The HTTP session must be closed (using +KHTTPCLOSE) before using this command.</w:delText>
              </w:r>
              <w:bookmarkStart w:id="22130" w:name="_Toc489461730"/>
              <w:bookmarkEnd w:id="22130"/>
            </w:del>
          </w:p>
        </w:tc>
        <w:bookmarkStart w:id="22131" w:name="_Toc489461731"/>
        <w:bookmarkEnd w:id="22131"/>
      </w:tr>
    </w:tbl>
    <w:p w14:paraId="48241451" w14:textId="78FC5446" w:rsidR="00AD6DB4" w:rsidRPr="00671C8B" w:rsidDel="000934B8" w:rsidRDefault="00AD6DB4" w:rsidP="0059466D">
      <w:pPr>
        <w:pStyle w:val="Heading3"/>
        <w:numPr>
          <w:ilvl w:val="2"/>
          <w:numId w:val="11"/>
        </w:numPr>
        <w:ind w:left="1260" w:hanging="1260"/>
        <w:rPr>
          <w:del w:id="22132" w:author="Alban Roche" w:date="2017-08-02T16:45:00Z"/>
        </w:rPr>
      </w:pPr>
      <w:bookmarkStart w:id="22133" w:name="_Toc435632877"/>
      <w:bookmarkStart w:id="22134" w:name="_Toc486251791"/>
      <w:del w:id="22135" w:author="Alban Roche" w:date="2017-08-02T16:45:00Z">
        <w:r w:rsidRPr="00671C8B" w:rsidDel="000934B8">
          <w:delText>+KHTTP_IND Notification: HTTP Status</w:delText>
        </w:r>
        <w:bookmarkStart w:id="22136" w:name="_Toc489461732"/>
        <w:bookmarkEnd w:id="22133"/>
        <w:bookmarkEnd w:id="22134"/>
        <w:bookmarkEnd w:id="22136"/>
      </w:del>
    </w:p>
    <w:tbl>
      <w:tblPr>
        <w:tblStyle w:val="TableSWIleft"/>
        <w:tblW w:w="9288" w:type="dxa"/>
        <w:tblLayout w:type="fixed"/>
        <w:tblLook w:val="04A0" w:firstRow="1" w:lastRow="0" w:firstColumn="1" w:lastColumn="0" w:noHBand="0" w:noVBand="1"/>
      </w:tblPr>
      <w:tblGrid>
        <w:gridCol w:w="1728"/>
        <w:gridCol w:w="7560"/>
      </w:tblGrid>
      <w:tr w:rsidR="00AD6DB4" w:rsidRPr="00671C8B" w:rsidDel="000934B8" w14:paraId="5BBF6026" w14:textId="6A0F3C51" w:rsidTr="00166AF3">
        <w:trPr>
          <w:cnfStyle w:val="100000000000" w:firstRow="1" w:lastRow="0" w:firstColumn="0" w:lastColumn="0" w:oddVBand="0" w:evenVBand="0" w:oddHBand="0" w:evenHBand="0" w:firstRowFirstColumn="0" w:firstRowLastColumn="0" w:lastRowFirstColumn="0" w:lastRowLastColumn="0"/>
          <w:del w:id="22137" w:author="Alban Roche" w:date="2017-08-02T16:45:00Z"/>
        </w:trPr>
        <w:tc>
          <w:tcPr>
            <w:tcW w:w="9288" w:type="dxa"/>
            <w:gridSpan w:val="2"/>
          </w:tcPr>
          <w:p w14:paraId="2B2C40D1" w14:textId="63A2727E" w:rsidR="00AD6DB4" w:rsidRPr="00671C8B" w:rsidDel="000934B8" w:rsidRDefault="00AD6DB4">
            <w:pPr>
              <w:pStyle w:val="TableRowHead"/>
              <w:spacing w:before="144" w:after="144"/>
              <w:rPr>
                <w:del w:id="22138" w:author="Alban Roche" w:date="2017-08-02T16:45:00Z"/>
                <w:rFonts w:cs="Arial"/>
              </w:rPr>
            </w:pPr>
            <w:del w:id="22139" w:author="Alban Roche" w:date="2017-08-02T16:45:00Z">
              <w:r w:rsidDel="000934B8">
                <w:delText>HL7618, HL7618RD, HL7648, HL7650, HL7690 and HL7692</w:delText>
              </w:r>
              <w:bookmarkStart w:id="22140" w:name="_Toc489461733"/>
              <w:bookmarkEnd w:id="22140"/>
            </w:del>
          </w:p>
        </w:tc>
        <w:bookmarkStart w:id="22141" w:name="_Toc489461734"/>
        <w:bookmarkEnd w:id="22141"/>
      </w:tr>
      <w:tr w:rsidR="00AD6DB4" w:rsidRPr="00671C8B" w:rsidDel="000934B8" w14:paraId="33EEBE5E" w14:textId="3689544A" w:rsidTr="00166AF3">
        <w:trPr>
          <w:cantSplit w:val="0"/>
          <w:del w:id="22142" w:author="Alban Roche" w:date="2017-08-02T16:45:00Z"/>
        </w:trPr>
        <w:tc>
          <w:tcPr>
            <w:tcW w:w="1728" w:type="dxa"/>
          </w:tcPr>
          <w:p w14:paraId="57D883EB" w14:textId="746ACB4F" w:rsidR="00AD6DB4" w:rsidRPr="00671C8B" w:rsidDel="000934B8" w:rsidRDefault="00AD6DB4" w:rsidP="00166AF3">
            <w:pPr>
              <w:pStyle w:val="TableBody"/>
              <w:rPr>
                <w:del w:id="22143" w:author="Alban Roche" w:date="2017-08-02T16:45:00Z"/>
                <w:i/>
              </w:rPr>
            </w:pPr>
            <w:del w:id="22144" w:author="Alban Roche" w:date="2017-08-02T16:45:00Z">
              <w:r w:rsidRPr="00671C8B" w:rsidDel="000934B8">
                <w:rPr>
                  <w:i/>
                </w:rPr>
                <w:delText>Unsolicited Notification</w:delText>
              </w:r>
              <w:bookmarkStart w:id="22145" w:name="_Toc489461735"/>
              <w:bookmarkEnd w:id="22145"/>
            </w:del>
          </w:p>
        </w:tc>
        <w:tc>
          <w:tcPr>
            <w:tcW w:w="7560" w:type="dxa"/>
          </w:tcPr>
          <w:p w14:paraId="2849C0B7" w14:textId="55D74614" w:rsidR="00AD6DB4" w:rsidRPr="00671C8B" w:rsidDel="000934B8" w:rsidRDefault="00AD6DB4" w:rsidP="00166AF3">
            <w:pPr>
              <w:pStyle w:val="TableBody"/>
              <w:rPr>
                <w:del w:id="22146" w:author="Alban Roche" w:date="2017-08-02T16:45:00Z"/>
                <w:u w:val="single"/>
              </w:rPr>
            </w:pPr>
            <w:del w:id="22147" w:author="Alban Roche" w:date="2017-08-02T16:45:00Z">
              <w:r w:rsidRPr="00671C8B" w:rsidDel="000934B8">
                <w:rPr>
                  <w:u w:val="single"/>
                </w:rPr>
                <w:delText>Response</w:delText>
              </w:r>
              <w:bookmarkStart w:id="22148" w:name="_Toc489461736"/>
              <w:bookmarkEnd w:id="22148"/>
            </w:del>
          </w:p>
          <w:p w14:paraId="3072E700" w14:textId="592CC36F" w:rsidR="00AD6DB4" w:rsidRPr="00671C8B" w:rsidDel="000934B8" w:rsidRDefault="00AD6DB4" w:rsidP="00166AF3">
            <w:pPr>
              <w:pStyle w:val="TableBody"/>
              <w:rPr>
                <w:del w:id="22149" w:author="Alban Roche" w:date="2017-08-02T16:45:00Z"/>
                <w:b/>
              </w:rPr>
            </w:pPr>
            <w:del w:id="22150" w:author="Alban Roche" w:date="2017-08-02T16:45:00Z">
              <w:r w:rsidRPr="00671C8B" w:rsidDel="000934B8">
                <w:rPr>
                  <w:b/>
                </w:rPr>
                <w:delText>+KHTTP_IND: &lt;session_id&gt;,&lt;status&gt;[,&lt;data_len&gt;,&lt;st_code&gt;,&lt;st_reason&gt;]</w:delText>
              </w:r>
              <w:bookmarkStart w:id="22151" w:name="_Toc489461737"/>
              <w:bookmarkEnd w:id="22151"/>
            </w:del>
          </w:p>
          <w:p w14:paraId="4314BF85" w14:textId="255271D0" w:rsidR="00AD6DB4" w:rsidRPr="006928C8" w:rsidDel="000934B8" w:rsidRDefault="00AD6DB4" w:rsidP="00166AF3">
            <w:pPr>
              <w:pStyle w:val="TableBody"/>
              <w:rPr>
                <w:del w:id="22152" w:author="Alban Roche" w:date="2017-08-02T16:45:00Z"/>
                <w:sz w:val="16"/>
                <w:szCs w:val="16"/>
              </w:rPr>
            </w:pPr>
            <w:bookmarkStart w:id="22153" w:name="_Toc489461738"/>
            <w:bookmarkEnd w:id="22153"/>
          </w:p>
          <w:p w14:paraId="0E0426F6" w14:textId="77B30821" w:rsidR="00AD6DB4" w:rsidRPr="00671C8B" w:rsidDel="000934B8" w:rsidRDefault="00AD6DB4" w:rsidP="00166AF3">
            <w:pPr>
              <w:pStyle w:val="TableBody"/>
              <w:rPr>
                <w:del w:id="22154" w:author="Alban Roche" w:date="2017-08-02T16:45:00Z"/>
                <w:u w:val="single"/>
              </w:rPr>
            </w:pPr>
            <w:del w:id="22155" w:author="Alban Roche" w:date="2017-08-02T16:45:00Z">
              <w:r w:rsidRPr="00671C8B" w:rsidDel="000934B8">
                <w:rPr>
                  <w:u w:val="single"/>
                </w:rPr>
                <w:delText>Parameters</w:delText>
              </w:r>
              <w:bookmarkStart w:id="22156" w:name="_Toc489461739"/>
              <w:bookmarkEnd w:id="22156"/>
            </w:del>
          </w:p>
          <w:p w14:paraId="50577672" w14:textId="73AEB068" w:rsidR="00AD6DB4" w:rsidRPr="00671C8B" w:rsidDel="000934B8" w:rsidRDefault="00AD6DB4" w:rsidP="00166AF3">
            <w:pPr>
              <w:pStyle w:val="TableBody"/>
              <w:rPr>
                <w:del w:id="22157" w:author="Alban Roche" w:date="2017-08-02T16:45:00Z"/>
              </w:rPr>
            </w:pPr>
            <w:del w:id="22158" w:author="Alban Roche" w:date="2017-08-02T16:45:00Z">
              <w:r w:rsidRPr="00671C8B" w:rsidDel="000934B8">
                <w:rPr>
                  <w:b/>
                </w:rPr>
                <w:delText>&lt;session_id&gt;</w:delText>
              </w:r>
              <w:r w:rsidRPr="00671C8B" w:rsidDel="000934B8">
                <w:rPr>
                  <w:b/>
                </w:rPr>
                <w:tab/>
              </w:r>
              <w:r w:rsidRPr="00671C8B" w:rsidDel="000934B8">
                <w:delText>HTTP session</w:delText>
              </w:r>
              <w:r w:rsidDel="000934B8">
                <w:delText xml:space="preserve"> index</w:delText>
              </w:r>
              <w:bookmarkStart w:id="22159" w:name="_Toc489461740"/>
              <w:bookmarkEnd w:id="22159"/>
            </w:del>
          </w:p>
          <w:p w14:paraId="4667CD67" w14:textId="0FB28B9B" w:rsidR="00AD6DB4" w:rsidRPr="006928C8" w:rsidDel="000934B8" w:rsidRDefault="00AD6DB4" w:rsidP="00166AF3">
            <w:pPr>
              <w:pStyle w:val="TableBody"/>
              <w:rPr>
                <w:del w:id="22160" w:author="Alban Roche" w:date="2017-08-02T16:45:00Z"/>
                <w:b/>
                <w:sz w:val="16"/>
                <w:szCs w:val="16"/>
              </w:rPr>
            </w:pPr>
            <w:bookmarkStart w:id="22161" w:name="_Toc489461741"/>
            <w:bookmarkEnd w:id="22161"/>
          </w:p>
          <w:p w14:paraId="173FC807" w14:textId="1A33CE84" w:rsidR="00AD6DB4" w:rsidRPr="00671C8B" w:rsidDel="000934B8" w:rsidRDefault="00AD6DB4" w:rsidP="00166AF3">
            <w:pPr>
              <w:pStyle w:val="TableBody"/>
              <w:rPr>
                <w:del w:id="22162" w:author="Alban Roche" w:date="2017-08-02T16:45:00Z"/>
              </w:rPr>
            </w:pPr>
            <w:del w:id="22163" w:author="Alban Roche" w:date="2017-08-02T16:45:00Z">
              <w:r w:rsidRPr="00671C8B" w:rsidDel="000934B8">
                <w:rPr>
                  <w:b/>
                </w:rPr>
                <w:delText>&lt;status&gt;</w:delText>
              </w:r>
              <w:r w:rsidRPr="00671C8B" w:rsidDel="000934B8">
                <w:rPr>
                  <w:b/>
                </w:rPr>
                <w:tab/>
              </w:r>
              <w:r w:rsidRPr="00671C8B" w:rsidDel="000934B8">
                <w:delText>HTTP session</w:delText>
              </w:r>
              <w:r w:rsidDel="000934B8">
                <w:delText xml:space="preserve"> status</w:delText>
              </w:r>
              <w:bookmarkStart w:id="22164" w:name="_Toc489461742"/>
              <w:bookmarkEnd w:id="22164"/>
            </w:del>
          </w:p>
          <w:p w14:paraId="04E985B2" w14:textId="376D1F9C" w:rsidR="00AD6DB4" w:rsidRPr="00671C8B" w:rsidDel="000934B8" w:rsidRDefault="00AD6DB4" w:rsidP="00166AF3">
            <w:pPr>
              <w:pStyle w:val="TableBody"/>
              <w:rPr>
                <w:del w:id="22165" w:author="Alban Roche" w:date="2017-08-02T16:45:00Z"/>
                <w:lang w:eastAsia="zh-CN"/>
              </w:rPr>
            </w:pPr>
            <w:del w:id="22166" w:author="Alban Roche" w:date="2017-08-02T16:45:00Z">
              <w:r w:rsidRPr="00671C8B" w:rsidDel="000934B8">
                <w:delText>1</w:delText>
              </w:r>
              <w:r w:rsidRPr="00671C8B" w:rsidDel="000934B8">
                <w:rPr>
                  <w:lang w:eastAsia="zh-CN"/>
                </w:rPr>
                <w:tab/>
              </w:r>
              <w:r w:rsidRPr="00671C8B" w:rsidDel="000934B8">
                <w:delText>Session is set up and ready for operation</w:delText>
              </w:r>
              <w:r w:rsidRPr="00671C8B" w:rsidDel="000934B8">
                <w:br/>
              </w:r>
              <w:r w:rsidRPr="00671C8B" w:rsidDel="000934B8">
                <w:rPr>
                  <w:lang w:eastAsia="zh-CN"/>
                </w:rPr>
                <w:delText>3</w:delText>
              </w:r>
              <w:r w:rsidRPr="00671C8B" w:rsidDel="000934B8">
                <w:rPr>
                  <w:lang w:eastAsia="zh-CN"/>
                </w:rPr>
                <w:tab/>
              </w:r>
              <w:r w:rsidRPr="00671C8B" w:rsidDel="000934B8">
                <w:delText>The last HTTP command is executed successfully</w:delText>
              </w:r>
              <w:bookmarkStart w:id="22167" w:name="_Toc489461743"/>
              <w:bookmarkEnd w:id="22167"/>
            </w:del>
          </w:p>
          <w:p w14:paraId="0DBAA647" w14:textId="70626994" w:rsidR="00AD6DB4" w:rsidRPr="006928C8" w:rsidDel="000934B8" w:rsidRDefault="00AD6DB4" w:rsidP="00166AF3">
            <w:pPr>
              <w:pStyle w:val="TableBody"/>
              <w:rPr>
                <w:del w:id="22168" w:author="Alban Roche" w:date="2017-08-02T16:45:00Z"/>
                <w:b/>
                <w:sz w:val="16"/>
                <w:szCs w:val="16"/>
              </w:rPr>
            </w:pPr>
            <w:bookmarkStart w:id="22169" w:name="_Toc489461744"/>
            <w:bookmarkEnd w:id="22169"/>
          </w:p>
          <w:p w14:paraId="4C89B680" w14:textId="57FCB37E" w:rsidR="00AD6DB4" w:rsidRPr="00671C8B" w:rsidDel="000934B8" w:rsidRDefault="00AD6DB4" w:rsidP="00166AF3">
            <w:pPr>
              <w:pStyle w:val="TableBody"/>
              <w:rPr>
                <w:del w:id="22170" w:author="Alban Roche" w:date="2017-08-02T16:45:00Z"/>
              </w:rPr>
            </w:pPr>
            <w:del w:id="22171" w:author="Alban Roche" w:date="2017-08-02T16:45:00Z">
              <w:r w:rsidRPr="00671C8B" w:rsidDel="000934B8">
                <w:rPr>
                  <w:b/>
                </w:rPr>
                <w:delText>&lt;data_len&gt;</w:delText>
              </w:r>
              <w:r w:rsidRPr="00671C8B" w:rsidDel="000934B8">
                <w:rPr>
                  <w:b/>
                </w:rPr>
                <w:tab/>
              </w:r>
              <w:r w:rsidRPr="00671C8B" w:rsidDel="000934B8">
                <w:delText>Byte length of data downloaded/uploaded to/from the terminal (using +KHTTPHEAD, +KHTTPGET, or +KHTTPPOST)</w:delText>
              </w:r>
              <w:bookmarkStart w:id="22172" w:name="_Toc489461745"/>
              <w:bookmarkEnd w:id="22172"/>
            </w:del>
          </w:p>
          <w:p w14:paraId="5A2B3BFE" w14:textId="147ED62C" w:rsidR="00AD6DB4" w:rsidRPr="00671C8B" w:rsidDel="000934B8" w:rsidRDefault="00AD6DB4" w:rsidP="00166AF3">
            <w:pPr>
              <w:pStyle w:val="TableBody"/>
              <w:rPr>
                <w:del w:id="22173" w:author="Alban Roche" w:date="2017-08-02T16:45:00Z"/>
                <w:b/>
              </w:rPr>
            </w:pPr>
            <w:bookmarkStart w:id="22174" w:name="_Toc489461746"/>
            <w:bookmarkEnd w:id="22174"/>
          </w:p>
          <w:p w14:paraId="47A963E7" w14:textId="64E67596" w:rsidR="00AD6DB4" w:rsidRPr="00671C8B" w:rsidDel="000934B8" w:rsidRDefault="00AD6DB4" w:rsidP="00166AF3">
            <w:pPr>
              <w:pStyle w:val="TableBody"/>
              <w:rPr>
                <w:del w:id="22175" w:author="Alban Roche" w:date="2017-08-02T16:45:00Z"/>
              </w:rPr>
            </w:pPr>
            <w:del w:id="22176" w:author="Alban Roche" w:date="2017-08-02T16:45:00Z">
              <w:r w:rsidRPr="00671C8B" w:rsidDel="000934B8">
                <w:rPr>
                  <w:b/>
                </w:rPr>
                <w:delText>&lt;st_code&gt;</w:delText>
              </w:r>
              <w:r w:rsidRPr="00671C8B" w:rsidDel="000934B8">
                <w:rPr>
                  <w:b/>
                </w:rPr>
                <w:tab/>
              </w:r>
              <w:r w:rsidRPr="00671C8B" w:rsidDel="000934B8">
                <w:delText>HTTP response status code</w:delText>
              </w:r>
              <w:bookmarkStart w:id="22177" w:name="_Toc489461747"/>
              <w:bookmarkEnd w:id="22177"/>
            </w:del>
          </w:p>
          <w:p w14:paraId="486A6C95" w14:textId="7839EF2E" w:rsidR="00AD6DB4" w:rsidRPr="00671C8B" w:rsidDel="000934B8" w:rsidRDefault="00AD6DB4" w:rsidP="00166AF3">
            <w:pPr>
              <w:pStyle w:val="TableBody"/>
              <w:spacing w:before="30" w:after="30"/>
              <w:rPr>
                <w:del w:id="22178" w:author="Alban Roche" w:date="2017-08-02T16:45:00Z"/>
                <w:b/>
              </w:rPr>
            </w:pPr>
            <w:bookmarkStart w:id="22179" w:name="_Toc489461748"/>
            <w:bookmarkEnd w:id="22179"/>
          </w:p>
          <w:p w14:paraId="35D47DE6" w14:textId="20E2C416" w:rsidR="00AD6DB4" w:rsidRPr="00671C8B" w:rsidDel="000934B8" w:rsidRDefault="00AD6DB4" w:rsidP="00166AF3">
            <w:pPr>
              <w:pStyle w:val="TableBody"/>
              <w:spacing w:before="30" w:after="30"/>
              <w:rPr>
                <w:del w:id="22180" w:author="Alban Roche" w:date="2017-08-02T16:45:00Z"/>
              </w:rPr>
            </w:pPr>
            <w:del w:id="22181" w:author="Alban Roche" w:date="2017-08-02T16:45:00Z">
              <w:r w:rsidRPr="00671C8B" w:rsidDel="000934B8">
                <w:rPr>
                  <w:b/>
                </w:rPr>
                <w:delText>&lt;st_reason&gt;</w:delText>
              </w:r>
              <w:r w:rsidRPr="00671C8B" w:rsidDel="000934B8">
                <w:rPr>
                  <w:b/>
                </w:rPr>
                <w:tab/>
              </w:r>
              <w:r w:rsidRPr="00671C8B" w:rsidDel="000934B8">
                <w:delText>HTTP response status reason string</w:delText>
              </w:r>
              <w:bookmarkStart w:id="22182" w:name="_Toc489461749"/>
              <w:bookmarkEnd w:id="22182"/>
            </w:del>
          </w:p>
        </w:tc>
        <w:bookmarkStart w:id="22183" w:name="_Toc489461750"/>
        <w:bookmarkEnd w:id="22183"/>
      </w:tr>
      <w:tr w:rsidR="00AD6DB4" w:rsidRPr="00671C8B" w:rsidDel="000934B8" w14:paraId="69A5B4B6" w14:textId="6BE3529D" w:rsidTr="00166AF3">
        <w:trPr>
          <w:del w:id="22184" w:author="Alban Roche" w:date="2017-08-02T16:45:00Z"/>
        </w:trPr>
        <w:tc>
          <w:tcPr>
            <w:tcW w:w="1728" w:type="dxa"/>
          </w:tcPr>
          <w:p w14:paraId="6909DF82" w14:textId="5D8EBA34" w:rsidR="00AD6DB4" w:rsidRPr="00671C8B" w:rsidDel="000934B8" w:rsidRDefault="00AD6DB4" w:rsidP="00166AF3">
            <w:pPr>
              <w:pStyle w:val="TableBody"/>
              <w:rPr>
                <w:del w:id="22185" w:author="Alban Roche" w:date="2017-08-02T16:45:00Z"/>
                <w:u w:val="single"/>
              </w:rPr>
            </w:pPr>
            <w:del w:id="22186" w:author="Alban Roche" w:date="2017-08-02T16:45:00Z">
              <w:r w:rsidRPr="00671C8B" w:rsidDel="000934B8">
                <w:rPr>
                  <w:u w:val="single"/>
                </w:rPr>
                <w:delText>Reference</w:delText>
              </w:r>
              <w:bookmarkStart w:id="22187" w:name="_Toc489461751"/>
              <w:bookmarkEnd w:id="22187"/>
            </w:del>
          </w:p>
          <w:p w14:paraId="3AD06361" w14:textId="1C3D174A" w:rsidR="00AD6DB4" w:rsidRPr="00671C8B" w:rsidDel="000934B8" w:rsidRDefault="00AD6DB4" w:rsidP="00166AF3">
            <w:pPr>
              <w:pStyle w:val="TableBody"/>
              <w:rPr>
                <w:del w:id="22188" w:author="Alban Roche" w:date="2017-08-02T16:45:00Z"/>
              </w:rPr>
            </w:pPr>
            <w:del w:id="22189" w:author="Alban Roche" w:date="2017-08-02T16:45:00Z">
              <w:r w:rsidRPr="00671C8B" w:rsidDel="000934B8">
                <w:delText>Sierra Wireless Proprietary</w:delText>
              </w:r>
              <w:bookmarkStart w:id="22190" w:name="_Toc489461752"/>
              <w:bookmarkEnd w:id="22190"/>
            </w:del>
          </w:p>
        </w:tc>
        <w:tc>
          <w:tcPr>
            <w:tcW w:w="7560" w:type="dxa"/>
          </w:tcPr>
          <w:p w14:paraId="67816251" w14:textId="6EB3341E" w:rsidR="00AD6DB4" w:rsidRPr="00671C8B" w:rsidDel="000934B8" w:rsidRDefault="00AD6DB4" w:rsidP="00166AF3">
            <w:pPr>
              <w:pStyle w:val="TableBody"/>
              <w:rPr>
                <w:del w:id="22191" w:author="Alban Roche" w:date="2017-08-02T16:45:00Z"/>
                <w:u w:val="single"/>
              </w:rPr>
            </w:pPr>
            <w:bookmarkStart w:id="22192" w:name="_Toc489461753"/>
            <w:bookmarkEnd w:id="22192"/>
          </w:p>
        </w:tc>
        <w:bookmarkStart w:id="22193" w:name="_Toc489461754"/>
        <w:bookmarkEnd w:id="22193"/>
      </w:tr>
    </w:tbl>
    <w:p w14:paraId="15128A8E" w14:textId="3340CE15" w:rsidR="00AD6DB4" w:rsidDel="000934B8" w:rsidRDefault="00AD6DB4" w:rsidP="0059466D">
      <w:pPr>
        <w:pStyle w:val="Heading2"/>
        <w:numPr>
          <w:ilvl w:val="1"/>
          <w:numId w:val="11"/>
        </w:numPr>
        <w:ind w:left="1080" w:hanging="1080"/>
        <w:rPr>
          <w:del w:id="22194" w:author="Alban Roche" w:date="2017-08-02T16:45:00Z"/>
        </w:rPr>
      </w:pPr>
      <w:bookmarkStart w:id="22195" w:name="_Toc347415772"/>
      <w:bookmarkStart w:id="22196" w:name="_Ref352593645"/>
      <w:bookmarkStart w:id="22197" w:name="_Ref352593652"/>
      <w:bookmarkStart w:id="22198" w:name="_Toc368586209"/>
      <w:bookmarkStart w:id="22199" w:name="_Toc435632878"/>
      <w:bookmarkStart w:id="22200" w:name="_Ref451178189"/>
      <w:bookmarkStart w:id="22201" w:name="_Toc486251792"/>
      <w:bookmarkEnd w:id="21944"/>
      <w:bookmarkEnd w:id="21945"/>
      <w:bookmarkEnd w:id="21946"/>
      <w:bookmarkEnd w:id="21947"/>
      <w:bookmarkEnd w:id="21948"/>
      <w:bookmarkEnd w:id="21949"/>
      <w:commentRangeStart w:id="22202"/>
      <w:del w:id="22203" w:author="Alban Roche" w:date="2017-08-02T16:45:00Z">
        <w:r w:rsidRPr="00671C8B" w:rsidDel="000934B8">
          <w:rPr>
            <w:rFonts w:hint="eastAsia"/>
          </w:rPr>
          <w:delText>HTTPS</w:delText>
        </w:r>
        <w:r w:rsidRPr="00671C8B" w:rsidDel="000934B8">
          <w:delText xml:space="preserve"> </w:delText>
        </w:r>
        <w:r w:rsidRPr="00671C8B" w:rsidDel="000934B8">
          <w:rPr>
            <w:rFonts w:hint="eastAsia"/>
          </w:rPr>
          <w:delText>C</w:delText>
        </w:r>
        <w:r w:rsidRPr="00671C8B" w:rsidDel="000934B8">
          <w:delText>lient Specific Commands</w:delText>
        </w:r>
        <w:bookmarkEnd w:id="22195"/>
        <w:bookmarkEnd w:id="22196"/>
        <w:bookmarkEnd w:id="22197"/>
        <w:bookmarkEnd w:id="22198"/>
        <w:bookmarkEnd w:id="22199"/>
        <w:commentRangeEnd w:id="22202"/>
        <w:r w:rsidDel="000934B8">
          <w:rPr>
            <w:rStyle w:val="CommentReference"/>
            <w:rFonts w:ascii="Verdana" w:eastAsia="Times New Roman" w:hAnsi="Verdana" w:cs="Times New Roman"/>
            <w:b w:val="0"/>
            <w:lang w:eastAsia="en-US"/>
          </w:rPr>
          <w:commentReference w:id="22202"/>
        </w:r>
        <w:bookmarkStart w:id="22204" w:name="_Toc489461755"/>
        <w:bookmarkEnd w:id="22200"/>
        <w:bookmarkEnd w:id="22201"/>
        <w:bookmarkEnd w:id="22204"/>
      </w:del>
    </w:p>
    <w:p w14:paraId="035A144D" w14:textId="51240280" w:rsidR="00AD6DB4" w:rsidRPr="00E81B6A" w:rsidDel="000934B8" w:rsidRDefault="00AD6DB4" w:rsidP="00AD6DB4">
      <w:pPr>
        <w:pStyle w:val="Note"/>
        <w:keepNext/>
        <w:rPr>
          <w:del w:id="22205" w:author="Alban Roche" w:date="2017-08-02T16:45:00Z"/>
        </w:rPr>
      </w:pPr>
      <w:del w:id="22206" w:author="Alban Roche" w:date="2017-08-02T16:45:00Z">
        <w:r w:rsidDel="000934B8">
          <w:rPr>
            <w:lang w:eastAsia="zh-CN"/>
          </w:rPr>
          <w:delText xml:space="preserve">All commands in this sub-section are for the HL7618RD, HL7648, </w:delText>
        </w:r>
        <w:r w:rsidDel="000934B8">
          <w:delText>HL7650, HL7690 and HL7692 only.</w:delText>
        </w:r>
        <w:bookmarkStart w:id="22207" w:name="_Toc489461756"/>
        <w:bookmarkEnd w:id="22207"/>
      </w:del>
    </w:p>
    <w:p w14:paraId="31C96F9E" w14:textId="023BB7CC" w:rsidR="00AD6DB4" w:rsidRPr="00671C8B" w:rsidDel="000934B8" w:rsidRDefault="00AD6DB4" w:rsidP="0059466D">
      <w:pPr>
        <w:pStyle w:val="Heading3"/>
        <w:numPr>
          <w:ilvl w:val="2"/>
          <w:numId w:val="11"/>
        </w:numPr>
        <w:ind w:left="1260" w:hanging="1260"/>
        <w:rPr>
          <w:del w:id="22208" w:author="Alban Roche" w:date="2017-08-02T16:45:00Z"/>
        </w:rPr>
      </w:pPr>
      <w:bookmarkStart w:id="22209" w:name="_Toc307404069"/>
      <w:bookmarkStart w:id="22210" w:name="_Toc327978592"/>
      <w:bookmarkStart w:id="22211" w:name="_Toc347415773"/>
      <w:bookmarkStart w:id="22212" w:name="_Ref352593674"/>
      <w:bookmarkStart w:id="22213" w:name="_Ref366746937"/>
      <w:bookmarkStart w:id="22214" w:name="_Ref369094333"/>
      <w:bookmarkStart w:id="22215" w:name="_Toc368586210"/>
      <w:bookmarkStart w:id="22216" w:name="_Toc435632879"/>
      <w:bookmarkStart w:id="22217" w:name="_Ref479355996"/>
      <w:bookmarkStart w:id="22218" w:name="_Ref479355999"/>
      <w:bookmarkStart w:id="22219" w:name="_Toc486251793"/>
      <w:del w:id="22220" w:author="Alban Roche" w:date="2017-08-02T16:45:00Z">
        <w:r w:rsidRPr="00671C8B" w:rsidDel="000934B8">
          <w:delText>+KHTTPSCFG Command: HTTPS Connection Configuration</w:delText>
        </w:r>
        <w:bookmarkStart w:id="22221" w:name="_Toc489461757"/>
        <w:bookmarkEnd w:id="22209"/>
        <w:bookmarkEnd w:id="22210"/>
        <w:bookmarkEnd w:id="22211"/>
        <w:bookmarkEnd w:id="22212"/>
        <w:bookmarkEnd w:id="22213"/>
        <w:bookmarkEnd w:id="22214"/>
        <w:bookmarkEnd w:id="22215"/>
        <w:bookmarkEnd w:id="22216"/>
        <w:bookmarkEnd w:id="22217"/>
        <w:bookmarkEnd w:id="22218"/>
        <w:bookmarkEnd w:id="22219"/>
        <w:bookmarkEnd w:id="22221"/>
      </w:del>
    </w:p>
    <w:tbl>
      <w:tblPr>
        <w:tblStyle w:val="TableSWIleft"/>
        <w:tblW w:w="5000" w:type="pct"/>
        <w:tblLayout w:type="fixed"/>
        <w:tblLook w:val="04A0" w:firstRow="1" w:lastRow="0" w:firstColumn="1" w:lastColumn="0" w:noHBand="0" w:noVBand="1"/>
      </w:tblPr>
      <w:tblGrid>
        <w:gridCol w:w="1687"/>
        <w:gridCol w:w="7336"/>
      </w:tblGrid>
      <w:tr w:rsidR="00AD6DB4" w:rsidRPr="00671C8B" w:rsidDel="000934B8" w14:paraId="7FF3A52F" w14:textId="7F8872EA" w:rsidTr="00166AF3">
        <w:trPr>
          <w:cnfStyle w:val="100000000000" w:firstRow="1" w:lastRow="0" w:firstColumn="0" w:lastColumn="0" w:oddVBand="0" w:evenVBand="0" w:oddHBand="0" w:evenHBand="0" w:firstRowFirstColumn="0" w:firstRowLastColumn="0" w:lastRowFirstColumn="0" w:lastRowLastColumn="0"/>
          <w:del w:id="22222" w:author="Alban Roche" w:date="2017-08-02T16:45:00Z"/>
        </w:trPr>
        <w:tc>
          <w:tcPr>
            <w:tcW w:w="5000" w:type="pct"/>
            <w:gridSpan w:val="2"/>
          </w:tcPr>
          <w:p w14:paraId="17CBC93B" w14:textId="36D0B3A4" w:rsidR="00AD6DB4" w:rsidRPr="00671C8B" w:rsidDel="000934B8" w:rsidRDefault="00AD6DB4" w:rsidP="00700A20">
            <w:pPr>
              <w:pStyle w:val="TableRowHead"/>
              <w:spacing w:before="144" w:after="144"/>
              <w:rPr>
                <w:del w:id="22223" w:author="Alban Roche" w:date="2017-08-02T16:45:00Z"/>
              </w:rPr>
            </w:pPr>
            <w:del w:id="22224" w:author="Alban Roche" w:date="2017-08-02T16:45:00Z">
              <w:r w:rsidDel="000934B8">
                <w:rPr>
                  <w:lang w:eastAsia="zh-CN"/>
                </w:rPr>
                <w:delText>HL7618RD</w:delText>
              </w:r>
              <w:r w:rsidDel="000934B8">
                <w:delText>, HL7648, HL7650, HL7690 and HL7692</w:delText>
              </w:r>
              <w:bookmarkStart w:id="22225" w:name="_Toc489461758"/>
              <w:bookmarkEnd w:id="22225"/>
            </w:del>
          </w:p>
        </w:tc>
        <w:bookmarkStart w:id="22226" w:name="_Toc489461759"/>
        <w:bookmarkEnd w:id="22226"/>
      </w:tr>
      <w:tr w:rsidR="00AD6DB4" w:rsidRPr="00671C8B" w:rsidDel="000934B8" w14:paraId="576483F5" w14:textId="4EDC5667" w:rsidTr="00166AF3">
        <w:trPr>
          <w:trHeight w:val="630"/>
          <w:del w:id="22227" w:author="Alban Roche" w:date="2017-08-02T16:45:00Z"/>
        </w:trPr>
        <w:tc>
          <w:tcPr>
            <w:tcW w:w="935" w:type="pct"/>
          </w:tcPr>
          <w:p w14:paraId="41150A97" w14:textId="0B3FAE3A" w:rsidR="00AD6DB4" w:rsidDel="000934B8" w:rsidRDefault="00AD6DB4" w:rsidP="00166AF3">
            <w:pPr>
              <w:pStyle w:val="TableBody"/>
              <w:keepNext/>
              <w:rPr>
                <w:del w:id="22228" w:author="Alban Roche" w:date="2017-08-02T16:45:00Z"/>
              </w:rPr>
            </w:pPr>
            <w:del w:id="22229" w:author="Alban Roche" w:date="2017-08-02T16:45:00Z">
              <w:r w:rsidDel="000934B8">
                <w:rPr>
                  <w:i/>
                </w:rPr>
                <w:delText>Test command</w:delText>
              </w:r>
              <w:bookmarkStart w:id="22230" w:name="_Toc489461760"/>
              <w:bookmarkEnd w:id="22230"/>
            </w:del>
          </w:p>
          <w:p w14:paraId="5F4408E9" w14:textId="250B9561" w:rsidR="00AD6DB4" w:rsidDel="000934B8" w:rsidRDefault="00AD6DB4" w:rsidP="00166AF3">
            <w:pPr>
              <w:pStyle w:val="TableBody"/>
              <w:keepNext/>
              <w:rPr>
                <w:del w:id="22231" w:author="Alban Roche" w:date="2017-08-02T16:45:00Z"/>
              </w:rPr>
            </w:pPr>
            <w:bookmarkStart w:id="22232" w:name="_Toc489461761"/>
            <w:bookmarkEnd w:id="22232"/>
          </w:p>
          <w:p w14:paraId="5016CC7A" w14:textId="4E83B657" w:rsidR="00AD6DB4" w:rsidDel="000934B8" w:rsidRDefault="00AD6DB4" w:rsidP="00166AF3">
            <w:pPr>
              <w:pStyle w:val="TableBody"/>
              <w:keepNext/>
              <w:rPr>
                <w:del w:id="22233" w:author="Alban Roche" w:date="2017-08-02T16:45:00Z"/>
              </w:rPr>
            </w:pPr>
            <w:del w:id="22234" w:author="Alban Roche" w:date="2017-08-02T16:45:00Z">
              <w:r w:rsidRPr="00CB4B23" w:rsidDel="000934B8">
                <w:rPr>
                  <w:u w:val="single"/>
                </w:rPr>
                <w:delText>Syntax</w:delText>
              </w:r>
              <w:bookmarkStart w:id="22235" w:name="_Toc489461762"/>
              <w:bookmarkEnd w:id="22235"/>
            </w:del>
          </w:p>
          <w:p w14:paraId="15AF4B80" w14:textId="7821C288" w:rsidR="00AD6DB4" w:rsidRPr="00CB4B23" w:rsidDel="000934B8" w:rsidRDefault="00AD6DB4" w:rsidP="00166AF3">
            <w:pPr>
              <w:pStyle w:val="TableBody"/>
              <w:keepNext/>
              <w:rPr>
                <w:del w:id="22236" w:author="Alban Roche" w:date="2017-08-02T16:45:00Z"/>
                <w:b/>
              </w:rPr>
            </w:pPr>
            <w:del w:id="22237" w:author="Alban Roche" w:date="2017-08-02T16:45:00Z">
              <w:r w:rsidRPr="00CB4B23" w:rsidDel="000934B8">
                <w:rPr>
                  <w:b/>
                </w:rPr>
                <w:delText>AT+KHTTPSCFG=?</w:delText>
              </w:r>
              <w:bookmarkStart w:id="22238" w:name="_Toc489461763"/>
              <w:bookmarkEnd w:id="22238"/>
            </w:del>
          </w:p>
        </w:tc>
        <w:tc>
          <w:tcPr>
            <w:tcW w:w="4065" w:type="pct"/>
          </w:tcPr>
          <w:p w14:paraId="00F0258D" w14:textId="4230D012" w:rsidR="00AD6DB4" w:rsidDel="000934B8" w:rsidRDefault="00AD6DB4" w:rsidP="00166AF3">
            <w:pPr>
              <w:pStyle w:val="TableBody"/>
              <w:keepNext/>
              <w:rPr>
                <w:del w:id="22239" w:author="Alban Roche" w:date="2017-08-02T16:45:00Z"/>
              </w:rPr>
            </w:pPr>
            <w:bookmarkStart w:id="22240" w:name="_Toc489461764"/>
            <w:bookmarkEnd w:id="22240"/>
          </w:p>
          <w:p w14:paraId="17DD409B" w14:textId="65AB1555" w:rsidR="00AD6DB4" w:rsidDel="000934B8" w:rsidRDefault="00AD6DB4" w:rsidP="00166AF3">
            <w:pPr>
              <w:pStyle w:val="TableBody"/>
              <w:keepNext/>
              <w:rPr>
                <w:del w:id="22241" w:author="Alban Roche" w:date="2017-08-02T16:45:00Z"/>
              </w:rPr>
            </w:pPr>
            <w:bookmarkStart w:id="22242" w:name="_Toc489461765"/>
            <w:bookmarkEnd w:id="22242"/>
          </w:p>
          <w:p w14:paraId="1E043E7F" w14:textId="10A59051" w:rsidR="00AD6DB4" w:rsidDel="000934B8" w:rsidRDefault="00AD6DB4" w:rsidP="00166AF3">
            <w:pPr>
              <w:pStyle w:val="TableBody"/>
              <w:keepNext/>
              <w:rPr>
                <w:del w:id="22243" w:author="Alban Roche" w:date="2017-08-02T16:45:00Z"/>
              </w:rPr>
            </w:pPr>
            <w:del w:id="22244" w:author="Alban Roche" w:date="2017-08-02T16:45:00Z">
              <w:r w:rsidRPr="00CB4B23" w:rsidDel="000934B8">
                <w:rPr>
                  <w:u w:val="single"/>
                </w:rPr>
                <w:delText>Response</w:delText>
              </w:r>
              <w:bookmarkStart w:id="22245" w:name="_Toc489461766"/>
              <w:bookmarkEnd w:id="22245"/>
            </w:del>
          </w:p>
          <w:p w14:paraId="23DE585B" w14:textId="39618341" w:rsidR="00AD6DB4" w:rsidDel="000934B8" w:rsidRDefault="00AD6DB4" w:rsidP="00166AF3">
            <w:pPr>
              <w:pStyle w:val="TableBody"/>
              <w:keepNext/>
              <w:rPr>
                <w:del w:id="22246" w:author="Alban Roche" w:date="2017-08-02T16:45:00Z"/>
              </w:rPr>
            </w:pPr>
            <w:del w:id="22247" w:author="Alban Roche" w:date="2017-08-02T16:45:00Z">
              <w:r w:rsidRPr="00CB4B23" w:rsidDel="000934B8">
                <w:rPr>
                  <w:b/>
                </w:rPr>
                <w:delText>+KHTTPSCFG: (</w:delText>
              </w:r>
              <w:r w:rsidDel="000934B8">
                <w:delText xml:space="preserve">list of possible </w:delText>
              </w:r>
              <w:r w:rsidRPr="00CB4B23" w:rsidDel="000934B8">
                <w:rPr>
                  <w:b/>
                </w:rPr>
                <w:delText>&lt;cnx_cnf&gt;</w:delText>
              </w:r>
              <w:r w:rsidDel="000934B8">
                <w:delText>s</w:delText>
              </w:r>
              <w:r w:rsidRPr="00CB4B23" w:rsidDel="000934B8">
                <w:rPr>
                  <w:b/>
                </w:rPr>
                <w:delText>),&lt;server-name/ip&gt;,(</w:delText>
              </w:r>
              <w:r w:rsidDel="000934B8">
                <w:delText xml:space="preserve">list of possible </w:delText>
              </w:r>
              <w:r w:rsidRPr="00CB4B23" w:rsidDel="000934B8">
                <w:rPr>
                  <w:b/>
                </w:rPr>
                <w:delText>&lt;http</w:delText>
              </w:r>
              <w:r w:rsidDel="000934B8">
                <w:rPr>
                  <w:b/>
                </w:rPr>
                <w:delText>s</w:delText>
              </w:r>
              <w:r w:rsidRPr="00CB4B23" w:rsidDel="000934B8">
                <w:rPr>
                  <w:b/>
                </w:rPr>
                <w:delText>_port&gt;</w:delText>
              </w:r>
              <w:r w:rsidDel="000934B8">
                <w:delText>s</w:delText>
              </w:r>
              <w:r w:rsidRPr="00CB4B23" w:rsidDel="000934B8">
                <w:rPr>
                  <w:b/>
                </w:rPr>
                <w:delText>),(</w:delText>
              </w:r>
              <w:r w:rsidDel="000934B8">
                <w:delText xml:space="preserve">list of possible </w:delText>
              </w:r>
              <w:r w:rsidRPr="00CB4B23" w:rsidDel="000934B8">
                <w:rPr>
                  <w:b/>
                </w:rPr>
                <w:delText>&lt;http_version&gt;</w:delText>
              </w:r>
              <w:r w:rsidDel="000934B8">
                <w:delText>s</w:delText>
              </w:r>
              <w:r w:rsidRPr="00CB4B23" w:rsidDel="000934B8">
                <w:rPr>
                  <w:b/>
                </w:rPr>
                <w:delText>),(</w:delText>
              </w:r>
              <w:r w:rsidDel="000934B8">
                <w:delText xml:space="preserve">list of possible </w:delText>
              </w:r>
              <w:r w:rsidRPr="00CB4B23" w:rsidDel="000934B8">
                <w:rPr>
                  <w:b/>
                </w:rPr>
                <w:delText>&lt;cipher_suite&gt;</w:delText>
              </w:r>
              <w:r w:rsidDel="000934B8">
                <w:delText>s</w:delText>
              </w:r>
              <w:r w:rsidRPr="00CB4B23" w:rsidDel="000934B8">
                <w:rPr>
                  <w:b/>
                </w:rPr>
                <w:delText>) ,(</w:delText>
              </w:r>
              <w:r w:rsidDel="000934B8">
                <w:delText xml:space="preserve">list of possible </w:delText>
              </w:r>
              <w:r w:rsidRPr="00CB4B23" w:rsidDel="000934B8">
                <w:rPr>
                  <w:b/>
                </w:rPr>
                <w:delText>&lt;sec_level&gt;</w:delText>
              </w:r>
              <w:r w:rsidDel="000934B8">
                <w:delText>s</w:delText>
              </w:r>
              <w:r w:rsidRPr="00CB4B23" w:rsidDel="000934B8">
                <w:rPr>
                  <w:b/>
                </w:rPr>
                <w:delText>) ,(</w:delText>
              </w:r>
              <w:r w:rsidDel="000934B8">
                <w:delText xml:space="preserve">range of possible length of </w:delText>
              </w:r>
              <w:r w:rsidRPr="00CB4B23" w:rsidDel="000934B8">
                <w:rPr>
                  <w:b/>
                </w:rPr>
                <w:delText>&lt;login&gt;),(</w:delText>
              </w:r>
              <w:r w:rsidDel="000934B8">
                <w:delText xml:space="preserve">range of possible length of </w:delText>
              </w:r>
              <w:r w:rsidRPr="00CB4B23" w:rsidDel="000934B8">
                <w:rPr>
                  <w:b/>
                </w:rPr>
                <w:delText>&lt;password&gt;),(</w:delText>
              </w:r>
              <w:r w:rsidDel="000934B8">
                <w:delText xml:space="preserve">list of possible </w:delText>
              </w:r>
              <w:r w:rsidRPr="00CB4B23" w:rsidDel="000934B8">
                <w:rPr>
                  <w:b/>
                </w:rPr>
                <w:delText>&lt;started&gt;</w:delText>
              </w:r>
              <w:r w:rsidDel="000934B8">
                <w:delText>s</w:delText>
              </w:r>
              <w:r w:rsidRPr="00CB4B23" w:rsidDel="000934B8">
                <w:rPr>
                  <w:b/>
                </w:rPr>
                <w:delText>), (</w:delText>
              </w:r>
              <w:r w:rsidDel="000934B8">
                <w:delText xml:space="preserve">list of possible </w:delText>
              </w:r>
              <w:r w:rsidRPr="00CB4B23" w:rsidDel="000934B8">
                <w:rPr>
                  <w:b/>
                </w:rPr>
                <w:delText>&lt;af&gt;</w:delText>
              </w:r>
              <w:r w:rsidDel="000934B8">
                <w:delText>s</w:delText>
              </w:r>
              <w:r w:rsidRPr="00CB4B23" w:rsidDel="000934B8">
                <w:rPr>
                  <w:b/>
                </w:rPr>
                <w:delText>)</w:delText>
              </w:r>
              <w:bookmarkStart w:id="22248" w:name="_Toc489461767"/>
              <w:bookmarkEnd w:id="22248"/>
            </w:del>
          </w:p>
          <w:p w14:paraId="23F05E75" w14:textId="114994C0" w:rsidR="00AD6DB4" w:rsidRPr="00CB4B23" w:rsidDel="000934B8" w:rsidRDefault="00AD6DB4" w:rsidP="00166AF3">
            <w:pPr>
              <w:pStyle w:val="TableBody"/>
              <w:keepNext/>
              <w:rPr>
                <w:del w:id="22249" w:author="Alban Roche" w:date="2017-08-02T16:45:00Z"/>
                <w:b/>
              </w:rPr>
            </w:pPr>
            <w:del w:id="22250" w:author="Alban Roche" w:date="2017-08-02T16:45:00Z">
              <w:r w:rsidRPr="00CB4B23" w:rsidDel="000934B8">
                <w:rPr>
                  <w:b/>
                </w:rPr>
                <w:delText>OK</w:delText>
              </w:r>
              <w:bookmarkStart w:id="22251" w:name="_Toc489461768"/>
              <w:bookmarkEnd w:id="22251"/>
            </w:del>
          </w:p>
        </w:tc>
        <w:bookmarkStart w:id="22252" w:name="_Toc489461769"/>
        <w:bookmarkEnd w:id="22252"/>
      </w:tr>
      <w:tr w:rsidR="00AD6DB4" w:rsidRPr="00671C8B" w:rsidDel="000934B8" w14:paraId="78353553" w14:textId="0A9F2DBE" w:rsidTr="00166AF3">
        <w:trPr>
          <w:trHeight w:val="630"/>
          <w:del w:id="22253" w:author="Alban Roche" w:date="2017-08-02T16:45:00Z"/>
        </w:trPr>
        <w:tc>
          <w:tcPr>
            <w:tcW w:w="935" w:type="pct"/>
          </w:tcPr>
          <w:p w14:paraId="46274135" w14:textId="66A56CAC" w:rsidR="00AD6DB4" w:rsidRPr="00671C8B" w:rsidDel="000934B8" w:rsidRDefault="00AD6DB4" w:rsidP="00166AF3">
            <w:pPr>
              <w:pStyle w:val="TableBody"/>
              <w:rPr>
                <w:del w:id="22254" w:author="Alban Roche" w:date="2017-08-02T16:45:00Z"/>
                <w:rFonts w:ascii="Helvetica" w:hAnsi="Helvetica"/>
                <w:i/>
                <w:sz w:val="20"/>
              </w:rPr>
            </w:pPr>
            <w:del w:id="22255" w:author="Alban Roche" w:date="2017-08-02T16:45:00Z">
              <w:r w:rsidRPr="00671C8B" w:rsidDel="000934B8">
                <w:rPr>
                  <w:i/>
                </w:rPr>
                <w:delText>Read command</w:delText>
              </w:r>
              <w:bookmarkStart w:id="22256" w:name="_Toc489461770"/>
              <w:bookmarkEnd w:id="22256"/>
            </w:del>
          </w:p>
          <w:p w14:paraId="6AFD5F53" w14:textId="734701EF" w:rsidR="00AD6DB4" w:rsidRPr="00671C8B" w:rsidDel="000934B8" w:rsidRDefault="00AD6DB4" w:rsidP="00166AF3">
            <w:pPr>
              <w:pStyle w:val="TableBody"/>
              <w:rPr>
                <w:del w:id="22257" w:author="Alban Roche" w:date="2017-08-02T16:45:00Z"/>
                <w:rFonts w:ascii="Helvetica" w:hAnsi="Helvetica"/>
                <w:sz w:val="20"/>
              </w:rPr>
            </w:pPr>
            <w:bookmarkStart w:id="22258" w:name="_Toc489461771"/>
            <w:bookmarkEnd w:id="22258"/>
          </w:p>
          <w:p w14:paraId="153EE186" w14:textId="68217627" w:rsidR="00AD6DB4" w:rsidRPr="00671C8B" w:rsidDel="000934B8" w:rsidRDefault="00AD6DB4" w:rsidP="00166AF3">
            <w:pPr>
              <w:pStyle w:val="TableBody"/>
              <w:rPr>
                <w:del w:id="22259" w:author="Alban Roche" w:date="2017-08-02T16:45:00Z"/>
                <w:rFonts w:ascii="Helvetica" w:hAnsi="Helvetica"/>
                <w:sz w:val="20"/>
                <w:u w:val="single"/>
              </w:rPr>
            </w:pPr>
            <w:del w:id="22260" w:author="Alban Roche" w:date="2017-08-02T16:45:00Z">
              <w:r w:rsidRPr="00671C8B" w:rsidDel="000934B8">
                <w:rPr>
                  <w:u w:val="single"/>
                </w:rPr>
                <w:delText>Syntax</w:delText>
              </w:r>
              <w:bookmarkStart w:id="22261" w:name="_Toc489461772"/>
              <w:bookmarkEnd w:id="22261"/>
            </w:del>
          </w:p>
          <w:p w14:paraId="285E9A96" w14:textId="3B19E6B2" w:rsidR="00AD6DB4" w:rsidRPr="00671C8B" w:rsidDel="000934B8" w:rsidRDefault="00AD6DB4" w:rsidP="00166AF3">
            <w:pPr>
              <w:pStyle w:val="TableBody"/>
              <w:rPr>
                <w:del w:id="22262" w:author="Alban Roche" w:date="2017-08-02T16:45:00Z"/>
              </w:rPr>
            </w:pPr>
            <w:del w:id="22263" w:author="Alban Roche" w:date="2017-08-02T16:45:00Z">
              <w:r w:rsidRPr="00671C8B" w:rsidDel="000934B8">
                <w:rPr>
                  <w:b/>
                </w:rPr>
                <w:delText>AT+KHTTPSCFG?</w:delText>
              </w:r>
              <w:bookmarkStart w:id="22264" w:name="_Toc489461773"/>
              <w:bookmarkEnd w:id="22264"/>
            </w:del>
          </w:p>
        </w:tc>
        <w:tc>
          <w:tcPr>
            <w:tcW w:w="4065" w:type="pct"/>
          </w:tcPr>
          <w:p w14:paraId="505D3C37" w14:textId="6BB414E0" w:rsidR="00AD6DB4" w:rsidRPr="00671C8B" w:rsidDel="000934B8" w:rsidRDefault="00AD6DB4" w:rsidP="00166AF3">
            <w:pPr>
              <w:pStyle w:val="TableBody"/>
              <w:rPr>
                <w:del w:id="22265" w:author="Alban Roche" w:date="2017-08-02T16:45:00Z"/>
              </w:rPr>
            </w:pPr>
            <w:bookmarkStart w:id="22266" w:name="_Toc489461774"/>
            <w:bookmarkEnd w:id="22266"/>
          </w:p>
          <w:p w14:paraId="23DBEE03" w14:textId="7691C9E3" w:rsidR="00AD6DB4" w:rsidRPr="00671C8B" w:rsidDel="000934B8" w:rsidRDefault="00AD6DB4" w:rsidP="00166AF3">
            <w:pPr>
              <w:pStyle w:val="TableBody"/>
              <w:rPr>
                <w:del w:id="22267" w:author="Alban Roche" w:date="2017-08-02T16:45:00Z"/>
              </w:rPr>
            </w:pPr>
            <w:bookmarkStart w:id="22268" w:name="_Toc489461775"/>
            <w:bookmarkEnd w:id="22268"/>
          </w:p>
          <w:p w14:paraId="4746AF5F" w14:textId="2389DB15" w:rsidR="00AD6DB4" w:rsidRPr="00671C8B" w:rsidDel="000934B8" w:rsidRDefault="00AD6DB4" w:rsidP="00166AF3">
            <w:pPr>
              <w:pStyle w:val="TableBody"/>
              <w:rPr>
                <w:del w:id="22269" w:author="Alban Roche" w:date="2017-08-02T16:45:00Z"/>
                <w:rFonts w:ascii="Helvetica" w:hAnsi="Helvetica"/>
                <w:sz w:val="20"/>
                <w:u w:val="single"/>
              </w:rPr>
            </w:pPr>
            <w:del w:id="22270" w:author="Alban Roche" w:date="2017-08-02T16:45:00Z">
              <w:r w:rsidRPr="00671C8B" w:rsidDel="000934B8">
                <w:rPr>
                  <w:u w:val="single"/>
                </w:rPr>
                <w:delText>Response</w:delText>
              </w:r>
              <w:bookmarkStart w:id="22271" w:name="_Toc489461776"/>
              <w:bookmarkEnd w:id="22271"/>
            </w:del>
          </w:p>
          <w:p w14:paraId="7DC2B7E2" w14:textId="71E205BF" w:rsidR="00AD6DB4" w:rsidRPr="00671C8B" w:rsidDel="000934B8" w:rsidRDefault="00AD6DB4" w:rsidP="00166AF3">
            <w:pPr>
              <w:pStyle w:val="TableBody"/>
              <w:rPr>
                <w:del w:id="22272" w:author="Alban Roche" w:date="2017-08-02T16:45:00Z"/>
                <w:b/>
                <w:lang w:val="en-GB"/>
              </w:rPr>
            </w:pPr>
            <w:del w:id="22273" w:author="Alban Roche" w:date="2017-08-02T16:45:00Z">
              <w:r w:rsidRPr="00671C8B" w:rsidDel="000934B8">
                <w:rPr>
                  <w:b/>
                  <w:lang w:val="en-GB"/>
                </w:rPr>
                <w:delText>+KHTTPSCFG: &lt;session_id&gt;,&lt;cnx cnf&gt;,&lt;http_server&gt;,&lt;https_port&gt;,&lt;http_version&gt;,</w:delText>
              </w:r>
              <w:r w:rsidRPr="00671C8B" w:rsidDel="000934B8">
                <w:rPr>
                  <w:b/>
                  <w:lang w:val="en-GB"/>
                </w:rPr>
                <w:br/>
                <w:delText>&lt;cipher suite&gt;,&lt;sec_level&gt;,&lt;login&gt;,&lt;password&gt;,</w:delText>
              </w:r>
              <w:r w:rsidDel="000934B8">
                <w:rPr>
                  <w:b/>
                  <w:lang w:val="en-GB"/>
                </w:rPr>
                <w:delText>&lt;started&gt;,</w:delText>
              </w:r>
              <w:r w:rsidRPr="00671C8B" w:rsidDel="000934B8">
                <w:rPr>
                  <w:b/>
                  <w:lang w:val="en-GB"/>
                </w:rPr>
                <w:delText>&lt;af&gt;</w:delText>
              </w:r>
              <w:bookmarkStart w:id="22274" w:name="_Toc489461777"/>
              <w:bookmarkEnd w:id="22274"/>
            </w:del>
          </w:p>
          <w:p w14:paraId="32155A47" w14:textId="293FAB66" w:rsidR="00AD6DB4" w:rsidRPr="00671C8B" w:rsidDel="000934B8" w:rsidRDefault="00AD6DB4" w:rsidP="00166AF3">
            <w:pPr>
              <w:pStyle w:val="TableBody"/>
              <w:rPr>
                <w:del w:id="22275" w:author="Alban Roche" w:date="2017-08-02T16:45:00Z"/>
              </w:rPr>
            </w:pPr>
            <w:del w:id="22276" w:author="Alban Roche" w:date="2017-08-02T16:45:00Z">
              <w:r w:rsidRPr="00671C8B" w:rsidDel="000934B8">
                <w:rPr>
                  <w:b/>
                  <w:lang w:val="en-GB"/>
                </w:rPr>
                <w:delText>OK</w:delText>
              </w:r>
              <w:bookmarkStart w:id="22277" w:name="_Toc489461778"/>
              <w:bookmarkEnd w:id="22277"/>
            </w:del>
          </w:p>
        </w:tc>
        <w:bookmarkStart w:id="22278" w:name="_Toc489461779"/>
        <w:bookmarkEnd w:id="22278"/>
      </w:tr>
      <w:tr w:rsidR="00AD6DB4" w:rsidRPr="00671C8B" w:rsidDel="000934B8" w14:paraId="3CB398EB" w14:textId="6337522F" w:rsidTr="00166AF3">
        <w:trPr>
          <w:cantSplit w:val="0"/>
          <w:trHeight w:val="65"/>
          <w:del w:id="22279" w:author="Alban Roche" w:date="2017-08-02T16:45:00Z"/>
        </w:trPr>
        <w:tc>
          <w:tcPr>
            <w:tcW w:w="935" w:type="pct"/>
          </w:tcPr>
          <w:p w14:paraId="2C4BA1B2" w14:textId="03631617" w:rsidR="00AD6DB4" w:rsidRPr="00671C8B" w:rsidDel="000934B8" w:rsidRDefault="00AD6DB4" w:rsidP="00166AF3">
            <w:pPr>
              <w:pStyle w:val="TableBody"/>
              <w:rPr>
                <w:del w:id="22280" w:author="Alban Roche" w:date="2017-08-02T16:45:00Z"/>
                <w:rFonts w:ascii="Helvetica" w:hAnsi="Helvetica"/>
                <w:i/>
                <w:sz w:val="20"/>
              </w:rPr>
            </w:pPr>
            <w:del w:id="22281" w:author="Alban Roche" w:date="2017-08-02T16:45:00Z">
              <w:r w:rsidRPr="00671C8B" w:rsidDel="000934B8">
                <w:rPr>
                  <w:i/>
                </w:rPr>
                <w:delText>Write command</w:delText>
              </w:r>
              <w:bookmarkStart w:id="22282" w:name="_Toc489461780"/>
              <w:bookmarkEnd w:id="22282"/>
            </w:del>
          </w:p>
          <w:p w14:paraId="6C86FCE8" w14:textId="0B532688" w:rsidR="00AD6DB4" w:rsidRPr="00671C8B" w:rsidDel="000934B8" w:rsidRDefault="00AD6DB4" w:rsidP="00166AF3">
            <w:pPr>
              <w:pStyle w:val="TableBody"/>
              <w:rPr>
                <w:del w:id="22283" w:author="Alban Roche" w:date="2017-08-02T16:45:00Z"/>
                <w:rFonts w:ascii="Helvetica" w:hAnsi="Helvetica"/>
                <w:sz w:val="20"/>
              </w:rPr>
            </w:pPr>
            <w:bookmarkStart w:id="22284" w:name="_Toc489461781"/>
            <w:bookmarkEnd w:id="22284"/>
          </w:p>
          <w:p w14:paraId="11A148EB" w14:textId="0261D42E" w:rsidR="00AD6DB4" w:rsidRPr="00671C8B" w:rsidDel="000934B8" w:rsidRDefault="00AD6DB4" w:rsidP="00166AF3">
            <w:pPr>
              <w:pStyle w:val="TableBody"/>
              <w:rPr>
                <w:del w:id="22285" w:author="Alban Roche" w:date="2017-08-02T16:45:00Z"/>
                <w:rFonts w:ascii="Helvetica" w:hAnsi="Helvetica"/>
                <w:sz w:val="20"/>
                <w:u w:val="single"/>
              </w:rPr>
            </w:pPr>
            <w:del w:id="22286" w:author="Alban Roche" w:date="2017-08-02T16:45:00Z">
              <w:r w:rsidRPr="00671C8B" w:rsidDel="000934B8">
                <w:rPr>
                  <w:u w:val="single"/>
                </w:rPr>
                <w:delText>Syntax</w:delText>
              </w:r>
              <w:bookmarkStart w:id="22287" w:name="_Toc489461782"/>
              <w:bookmarkEnd w:id="22287"/>
            </w:del>
          </w:p>
          <w:p w14:paraId="737723ED" w14:textId="5531845A" w:rsidR="00AD6DB4" w:rsidRPr="00671C8B" w:rsidDel="000934B8" w:rsidRDefault="00AD6DB4" w:rsidP="00166AF3">
            <w:pPr>
              <w:pStyle w:val="TableBody"/>
              <w:rPr>
                <w:del w:id="22288" w:author="Alban Roche" w:date="2017-08-02T16:45:00Z"/>
              </w:rPr>
            </w:pPr>
            <w:del w:id="22289" w:author="Alban Roche" w:date="2017-08-02T16:45:00Z">
              <w:r w:rsidRPr="00671C8B" w:rsidDel="000934B8">
                <w:rPr>
                  <w:b/>
                </w:rPr>
                <w:delText>AT+KHTTPSCFG=[&lt;cnx cnf&gt;]</w:delText>
              </w:r>
              <w:r w:rsidDel="000934B8">
                <w:rPr>
                  <w:b/>
                </w:rPr>
                <w:delText>,</w:delText>
              </w:r>
              <w:r w:rsidRPr="00671C8B" w:rsidDel="000934B8">
                <w:rPr>
                  <w:b/>
                </w:rPr>
                <w:br/>
                <w:delText>&lt;http_server&gt;</w:delText>
              </w:r>
              <w:r w:rsidRPr="00671C8B" w:rsidDel="000934B8">
                <w:rPr>
                  <w:b/>
                </w:rPr>
                <w:br/>
                <w:delText>[,&lt;https_port&gt;</w:delText>
              </w:r>
              <w:r w:rsidRPr="00671C8B" w:rsidDel="000934B8">
                <w:rPr>
                  <w:b/>
                </w:rPr>
                <w:br/>
                <w:delText>[,&lt;http_version&gt;</w:delText>
              </w:r>
              <w:r w:rsidRPr="00671C8B" w:rsidDel="000934B8">
                <w:rPr>
                  <w:b/>
                </w:rPr>
                <w:br/>
                <w:delText>[,&lt;cipher_suite&gt;</w:delText>
              </w:r>
              <w:r w:rsidRPr="00671C8B" w:rsidDel="000934B8">
                <w:rPr>
                  <w:b/>
                </w:rPr>
                <w:br/>
                <w:delText>[,&lt;sec_level&gt;</w:delText>
              </w:r>
              <w:r w:rsidRPr="00671C8B" w:rsidDel="000934B8">
                <w:rPr>
                  <w:b/>
                </w:rPr>
                <w:br/>
                <w:delText>[,&lt;login&gt;</w:delText>
              </w:r>
              <w:r w:rsidRPr="00671C8B" w:rsidDel="000934B8">
                <w:rPr>
                  <w:b/>
                </w:rPr>
                <w:br/>
                <w:delText>[,&lt;password&gt;]</w:delText>
              </w:r>
              <w:r w:rsidDel="000934B8">
                <w:rPr>
                  <w:b/>
                </w:rPr>
                <w:br/>
                <w:delText>[,&lt;start&gt;]</w:delText>
              </w:r>
              <w:r w:rsidRPr="00671C8B" w:rsidDel="000934B8">
                <w:rPr>
                  <w:b/>
                </w:rPr>
                <w:br/>
                <w:delText>[,&lt;af&gt;]]]]]]</w:delText>
              </w:r>
              <w:bookmarkStart w:id="22290" w:name="_Toc489461783"/>
              <w:bookmarkEnd w:id="22290"/>
            </w:del>
          </w:p>
        </w:tc>
        <w:tc>
          <w:tcPr>
            <w:tcW w:w="4065" w:type="pct"/>
          </w:tcPr>
          <w:p w14:paraId="3CAA4305" w14:textId="67AF60B6" w:rsidR="00AD6DB4" w:rsidRPr="00671C8B" w:rsidDel="000934B8" w:rsidRDefault="00AD6DB4" w:rsidP="00166AF3">
            <w:pPr>
              <w:pStyle w:val="TableBody"/>
              <w:rPr>
                <w:del w:id="22291" w:author="Alban Roche" w:date="2017-08-02T16:45:00Z"/>
              </w:rPr>
            </w:pPr>
            <w:bookmarkStart w:id="22292" w:name="_Toc489461784"/>
            <w:bookmarkEnd w:id="22292"/>
          </w:p>
          <w:p w14:paraId="6AD9DD79" w14:textId="4E1E1529" w:rsidR="00AD6DB4" w:rsidRPr="00671C8B" w:rsidDel="000934B8" w:rsidRDefault="00AD6DB4" w:rsidP="00166AF3">
            <w:pPr>
              <w:pStyle w:val="TableBody"/>
              <w:rPr>
                <w:del w:id="22293" w:author="Alban Roche" w:date="2017-08-02T16:45:00Z"/>
              </w:rPr>
            </w:pPr>
            <w:bookmarkStart w:id="22294" w:name="_Toc489461785"/>
            <w:bookmarkEnd w:id="22294"/>
          </w:p>
          <w:p w14:paraId="43124FD0" w14:textId="79FC744B" w:rsidR="00AD6DB4" w:rsidRPr="00671C8B" w:rsidDel="000934B8" w:rsidRDefault="00AD6DB4" w:rsidP="00166AF3">
            <w:pPr>
              <w:pStyle w:val="TableBody"/>
              <w:rPr>
                <w:del w:id="22295" w:author="Alban Roche" w:date="2017-08-02T16:45:00Z"/>
                <w:rFonts w:ascii="Helvetica" w:hAnsi="Helvetica"/>
                <w:sz w:val="20"/>
                <w:u w:val="single"/>
              </w:rPr>
            </w:pPr>
            <w:del w:id="22296" w:author="Alban Roche" w:date="2017-08-02T16:45:00Z">
              <w:r w:rsidRPr="00671C8B" w:rsidDel="000934B8">
                <w:rPr>
                  <w:u w:val="single"/>
                </w:rPr>
                <w:delText>Response</w:delText>
              </w:r>
              <w:bookmarkStart w:id="22297" w:name="_Toc489461786"/>
              <w:bookmarkEnd w:id="22297"/>
            </w:del>
          </w:p>
          <w:p w14:paraId="308CA4EC" w14:textId="6137ECC6" w:rsidR="00AD6DB4" w:rsidRPr="00671C8B" w:rsidDel="000934B8" w:rsidRDefault="00AD6DB4" w:rsidP="00166AF3">
            <w:pPr>
              <w:pStyle w:val="TableBody"/>
              <w:rPr>
                <w:del w:id="22298" w:author="Alban Roche" w:date="2017-08-02T16:45:00Z"/>
                <w:rFonts w:ascii="Helvetica" w:hAnsi="Helvetica"/>
                <w:b/>
                <w:sz w:val="20"/>
                <w:lang w:val="en-GB"/>
              </w:rPr>
            </w:pPr>
            <w:del w:id="22299" w:author="Alban Roche" w:date="2017-08-02T16:45:00Z">
              <w:r w:rsidRPr="00671C8B" w:rsidDel="000934B8">
                <w:rPr>
                  <w:b/>
                  <w:lang w:val="en-GB"/>
                </w:rPr>
                <w:delText>+KHTTP</w:delText>
              </w:r>
              <w:r w:rsidDel="000934B8">
                <w:rPr>
                  <w:b/>
                  <w:lang w:val="en-GB"/>
                </w:rPr>
                <w:delText>S</w:delText>
              </w:r>
              <w:r w:rsidRPr="00671C8B" w:rsidDel="000934B8">
                <w:rPr>
                  <w:b/>
                  <w:lang w:val="en-GB"/>
                </w:rPr>
                <w:delText>CFG: &lt;session_id&gt;</w:delText>
              </w:r>
              <w:bookmarkStart w:id="22300" w:name="_Toc489461787"/>
              <w:bookmarkEnd w:id="22300"/>
            </w:del>
          </w:p>
          <w:p w14:paraId="1E9FBAB8" w14:textId="7B623587" w:rsidR="00AD6DB4" w:rsidRPr="00671C8B" w:rsidDel="000934B8" w:rsidRDefault="00AD6DB4" w:rsidP="00166AF3">
            <w:pPr>
              <w:pStyle w:val="TableBody"/>
              <w:rPr>
                <w:del w:id="22301" w:author="Alban Roche" w:date="2017-08-02T16:45:00Z"/>
                <w:rFonts w:ascii="Helvetica" w:hAnsi="Helvetica"/>
                <w:b/>
                <w:sz w:val="20"/>
                <w:lang w:val="en-GB"/>
              </w:rPr>
            </w:pPr>
            <w:del w:id="22302" w:author="Alban Roche" w:date="2017-08-02T16:45:00Z">
              <w:r w:rsidRPr="00671C8B" w:rsidDel="000934B8">
                <w:rPr>
                  <w:b/>
                  <w:lang w:val="en-GB"/>
                </w:rPr>
                <w:delText>OK</w:delText>
              </w:r>
              <w:bookmarkStart w:id="22303" w:name="_Toc489461788"/>
              <w:bookmarkEnd w:id="22303"/>
            </w:del>
          </w:p>
          <w:p w14:paraId="70CAD52B" w14:textId="01AC7EA6" w:rsidR="00AD6DB4" w:rsidRPr="00BE6DD7" w:rsidDel="000934B8" w:rsidRDefault="00AD6DB4" w:rsidP="00166AF3">
            <w:pPr>
              <w:pStyle w:val="TableBody"/>
              <w:rPr>
                <w:del w:id="22304" w:author="Alban Roche" w:date="2017-08-02T16:45:00Z"/>
                <w:lang w:val="en-GB"/>
              </w:rPr>
            </w:pPr>
            <w:bookmarkStart w:id="22305" w:name="_Toc489461789"/>
            <w:bookmarkEnd w:id="22305"/>
          </w:p>
          <w:p w14:paraId="3060D8E5" w14:textId="34CDB9B7" w:rsidR="00AD6DB4" w:rsidRPr="000E71B8" w:rsidDel="000934B8" w:rsidRDefault="00AD6DB4" w:rsidP="00166AF3">
            <w:pPr>
              <w:pStyle w:val="TableBody"/>
              <w:rPr>
                <w:del w:id="22306" w:author="Alban Roche" w:date="2017-08-02T16:45:00Z"/>
                <w:rFonts w:ascii="Helvetica" w:hAnsi="Helvetica"/>
                <w:sz w:val="20"/>
              </w:rPr>
            </w:pPr>
            <w:del w:id="22307" w:author="Alban Roche" w:date="2017-08-02T16:45:00Z">
              <w:r w:rsidRPr="000E71B8" w:rsidDel="000934B8">
                <w:delText>or</w:delText>
              </w:r>
              <w:bookmarkStart w:id="22308" w:name="_Toc489461790"/>
              <w:bookmarkEnd w:id="22308"/>
            </w:del>
          </w:p>
          <w:p w14:paraId="0E6D8FDA" w14:textId="4E5CCB70" w:rsidR="00AD6DB4" w:rsidRPr="00671C8B" w:rsidDel="000934B8" w:rsidRDefault="00AD6DB4" w:rsidP="00166AF3">
            <w:pPr>
              <w:pStyle w:val="TableBody"/>
              <w:rPr>
                <w:del w:id="22309" w:author="Alban Roche" w:date="2017-08-02T16:45:00Z"/>
                <w:rFonts w:ascii="Helvetica" w:hAnsi="Helvetica"/>
                <w:b/>
                <w:sz w:val="20"/>
                <w:lang w:val="en-GB"/>
              </w:rPr>
            </w:pPr>
            <w:del w:id="22310" w:author="Alban Roche" w:date="2017-08-02T16:45:00Z">
              <w:r w:rsidRPr="00671C8B" w:rsidDel="000934B8">
                <w:rPr>
                  <w:b/>
                  <w:lang w:val="en-GB"/>
                </w:rPr>
                <w:delText>+CME ERROR: &lt;err&gt;</w:delText>
              </w:r>
              <w:bookmarkStart w:id="22311" w:name="_Toc489461791"/>
              <w:bookmarkEnd w:id="22311"/>
            </w:del>
          </w:p>
          <w:p w14:paraId="1C345CB0" w14:textId="58F57023" w:rsidR="00AD6DB4" w:rsidRPr="00B91869" w:rsidDel="000934B8" w:rsidRDefault="00AD6DB4" w:rsidP="00166AF3">
            <w:pPr>
              <w:pStyle w:val="TableBody"/>
              <w:rPr>
                <w:del w:id="22312" w:author="Alban Roche" w:date="2017-08-02T16:45:00Z"/>
                <w:lang w:val="en-GB"/>
              </w:rPr>
            </w:pPr>
            <w:bookmarkStart w:id="22313" w:name="_Toc489461792"/>
            <w:bookmarkEnd w:id="22313"/>
          </w:p>
          <w:p w14:paraId="1FD49226" w14:textId="3DDA738D" w:rsidR="00AD6DB4" w:rsidRPr="00671C8B" w:rsidDel="000934B8" w:rsidRDefault="00AD6DB4" w:rsidP="00166AF3">
            <w:pPr>
              <w:pStyle w:val="TableBody"/>
              <w:rPr>
                <w:del w:id="22314" w:author="Alban Roche" w:date="2017-08-02T16:45:00Z"/>
                <w:rFonts w:ascii="Helvetica" w:hAnsi="Helvetica"/>
                <w:sz w:val="20"/>
                <w:u w:val="single"/>
              </w:rPr>
            </w:pPr>
            <w:del w:id="22315" w:author="Alban Roche" w:date="2017-08-02T16:45:00Z">
              <w:r w:rsidRPr="00671C8B" w:rsidDel="000934B8">
                <w:rPr>
                  <w:u w:val="single"/>
                </w:rPr>
                <w:delText>Parameters</w:delText>
              </w:r>
              <w:bookmarkStart w:id="22316" w:name="_Toc489461793"/>
              <w:bookmarkEnd w:id="22316"/>
            </w:del>
          </w:p>
          <w:p w14:paraId="38F776D9" w14:textId="7F5448E5" w:rsidR="00AD6DB4" w:rsidRPr="00671C8B" w:rsidDel="000934B8" w:rsidRDefault="00AD6DB4" w:rsidP="00166AF3">
            <w:pPr>
              <w:pStyle w:val="TableBody"/>
              <w:rPr>
                <w:del w:id="22317" w:author="Alban Roche" w:date="2017-08-02T16:45:00Z"/>
                <w:rFonts w:ascii="Helvetica" w:hAnsi="Helvetica"/>
                <w:sz w:val="20"/>
              </w:rPr>
            </w:pPr>
            <w:del w:id="22318" w:author="Alban Roche" w:date="2017-08-02T16:45:00Z">
              <w:r w:rsidRPr="00671C8B" w:rsidDel="000934B8">
                <w:rPr>
                  <w:b/>
                </w:rPr>
                <w:delText>&lt;cnx cnf&gt;</w:delText>
              </w:r>
              <w:r w:rsidRPr="00671C8B" w:rsidDel="000934B8">
                <w:rPr>
                  <w:b/>
                </w:rPr>
                <w:tab/>
                <w:delText xml:space="preserve"> </w:delText>
              </w:r>
              <w:r w:rsidRPr="00671C8B" w:rsidDel="000934B8">
                <w:rPr>
                  <w:b/>
                </w:rPr>
                <w:tab/>
              </w:r>
              <w:r w:rsidRPr="00671C8B" w:rsidDel="000934B8">
                <w:delText>1</w:delText>
              </w:r>
              <w:r w:rsidDel="000934B8">
                <w:delText xml:space="preserve"> – </w:delText>
              </w:r>
              <w:r w:rsidRPr="00671C8B" w:rsidDel="000934B8">
                <w:delText>5</w:delText>
              </w:r>
              <w:r w:rsidDel="000934B8">
                <w:rPr>
                  <w:lang w:eastAsia="zh-CN"/>
                </w:rPr>
                <w:tab/>
              </w:r>
              <w:r w:rsidRPr="00671C8B" w:rsidDel="000934B8">
                <w:rPr>
                  <w:lang w:eastAsia="zh-CN"/>
                </w:rPr>
                <w:delText>(PDP context configuration) a numeric parameter which specifies a particular PDP context configuration</w:delText>
              </w:r>
              <w:r w:rsidRPr="00671C8B" w:rsidDel="000934B8">
                <w:delText xml:space="preserve"> (see +KCNXCFG).</w:delText>
              </w:r>
              <w:bookmarkStart w:id="22319" w:name="_Toc489461794"/>
              <w:bookmarkEnd w:id="22319"/>
            </w:del>
          </w:p>
          <w:p w14:paraId="089741C5" w14:textId="5F7D774B" w:rsidR="00AD6DB4" w:rsidRPr="00B91869" w:rsidDel="000934B8" w:rsidRDefault="00AD6DB4" w:rsidP="00166AF3">
            <w:pPr>
              <w:pStyle w:val="TableBody"/>
              <w:rPr>
                <w:del w:id="22320" w:author="Alban Roche" w:date="2017-08-02T16:45:00Z"/>
              </w:rPr>
            </w:pPr>
            <w:bookmarkStart w:id="22321" w:name="_Toc489461795"/>
            <w:bookmarkEnd w:id="22321"/>
          </w:p>
          <w:p w14:paraId="2DC2DB5D" w14:textId="16A426F0" w:rsidR="00AD6DB4" w:rsidRPr="00671C8B" w:rsidDel="000934B8" w:rsidRDefault="00AD6DB4" w:rsidP="00166AF3">
            <w:pPr>
              <w:pStyle w:val="TableBody"/>
              <w:rPr>
                <w:del w:id="22322" w:author="Alban Roche" w:date="2017-08-02T16:45:00Z"/>
                <w:rFonts w:ascii="Helvetica" w:hAnsi="Helvetica"/>
                <w:sz w:val="20"/>
              </w:rPr>
            </w:pPr>
            <w:del w:id="22323" w:author="Alban Roche" w:date="2017-08-02T16:45:00Z">
              <w:r w:rsidRPr="00671C8B" w:rsidDel="000934B8">
                <w:rPr>
                  <w:b/>
                </w:rPr>
                <w:delText>&lt;session_id&gt;</w:delText>
              </w:r>
              <w:r w:rsidDel="000934B8">
                <w:tab/>
                <w:delText>HTTPS session index</w:delText>
              </w:r>
              <w:bookmarkStart w:id="22324" w:name="_Toc489461796"/>
              <w:bookmarkEnd w:id="22324"/>
            </w:del>
          </w:p>
          <w:p w14:paraId="27664C7D" w14:textId="32768ED8" w:rsidR="00AD6DB4" w:rsidRPr="00B91869" w:rsidDel="000934B8" w:rsidRDefault="00AD6DB4" w:rsidP="00166AF3">
            <w:pPr>
              <w:pStyle w:val="TableBody"/>
              <w:rPr>
                <w:del w:id="22325" w:author="Alban Roche" w:date="2017-08-02T16:45:00Z"/>
              </w:rPr>
            </w:pPr>
            <w:bookmarkStart w:id="22326" w:name="_Toc489461797"/>
            <w:bookmarkEnd w:id="22326"/>
          </w:p>
          <w:p w14:paraId="1A9118C0" w14:textId="01D23CB7" w:rsidR="00AD6DB4" w:rsidRPr="00671C8B" w:rsidDel="000934B8" w:rsidRDefault="00AD6DB4" w:rsidP="00166AF3">
            <w:pPr>
              <w:pStyle w:val="TableBody"/>
              <w:rPr>
                <w:del w:id="22327" w:author="Alban Roche" w:date="2017-08-02T16:45:00Z"/>
                <w:rFonts w:ascii="Helvetica" w:hAnsi="Helvetica"/>
                <w:sz w:val="20"/>
              </w:rPr>
            </w:pPr>
            <w:del w:id="22328" w:author="Alban Roche" w:date="2017-08-02T16:45:00Z">
              <w:r w:rsidRPr="00671C8B" w:rsidDel="000934B8">
                <w:rPr>
                  <w:b/>
                </w:rPr>
                <w:delText>&lt;http_server&gt;</w:delText>
              </w:r>
              <w:r w:rsidRPr="00671C8B" w:rsidDel="000934B8">
                <w:rPr>
                  <w:b/>
                </w:rPr>
                <w:tab/>
              </w:r>
              <w:r w:rsidRPr="00671C8B" w:rsidDel="000934B8">
                <w:rPr>
                  <w:lang w:eastAsia="zh-CN"/>
                </w:rPr>
                <w:delText>IP address string</w:delText>
              </w:r>
              <w:r w:rsidRPr="00671C8B" w:rsidDel="000934B8">
                <w:delText xml:space="preserve"> or explicit name of the remote server </w:delText>
              </w:r>
              <w:bookmarkStart w:id="22329" w:name="_Toc489461798"/>
              <w:bookmarkEnd w:id="22329"/>
            </w:del>
          </w:p>
          <w:p w14:paraId="4B6F4036" w14:textId="796FDEB1" w:rsidR="00AD6DB4" w:rsidRPr="00B91869" w:rsidDel="000934B8" w:rsidRDefault="00AD6DB4" w:rsidP="00166AF3">
            <w:pPr>
              <w:pStyle w:val="TableBody"/>
              <w:rPr>
                <w:del w:id="22330" w:author="Alban Roche" w:date="2017-08-02T16:45:00Z"/>
              </w:rPr>
            </w:pPr>
            <w:bookmarkStart w:id="22331" w:name="_Toc489461799"/>
            <w:bookmarkEnd w:id="22331"/>
          </w:p>
          <w:p w14:paraId="05FF35E1" w14:textId="315C4E95" w:rsidR="00AD6DB4" w:rsidRPr="00671C8B" w:rsidDel="000934B8" w:rsidRDefault="00AD6DB4" w:rsidP="00166AF3">
            <w:pPr>
              <w:pStyle w:val="TableBody"/>
              <w:rPr>
                <w:del w:id="22332" w:author="Alban Roche" w:date="2017-08-02T16:45:00Z"/>
                <w:rFonts w:ascii="Helvetica" w:hAnsi="Helvetica"/>
                <w:sz w:val="20"/>
              </w:rPr>
            </w:pPr>
            <w:del w:id="22333" w:author="Alban Roche" w:date="2017-08-02T16:45:00Z">
              <w:r w:rsidRPr="00671C8B" w:rsidDel="000934B8">
                <w:rPr>
                  <w:b/>
                </w:rPr>
                <w:delText>&lt;https_port&gt;</w:delText>
              </w:r>
              <w:r w:rsidRPr="00671C8B" w:rsidDel="000934B8">
                <w:tab/>
              </w:r>
              <w:r w:rsidRPr="00671C8B" w:rsidDel="000934B8">
                <w:tab/>
                <w:delText>Numeric parameter (</w:delText>
              </w:r>
              <w:r w:rsidDel="000934B8">
                <w:delText>1</w:delText>
              </w:r>
              <w:r w:rsidRPr="00671C8B" w:rsidDel="000934B8">
                <w:delText xml:space="preserve">-65535), </w:delText>
              </w:r>
              <w:r w:rsidRPr="00671C8B" w:rsidDel="000934B8">
                <w:rPr>
                  <w:u w:val="single"/>
                </w:rPr>
                <w:delText>443</w:delText>
              </w:r>
              <w:r w:rsidRPr="00671C8B" w:rsidDel="000934B8">
                <w:delText xml:space="preserve"> by default.</w:delText>
              </w:r>
              <w:bookmarkStart w:id="22334" w:name="_Toc489461800"/>
              <w:bookmarkEnd w:id="22334"/>
            </w:del>
          </w:p>
          <w:p w14:paraId="2AC2BF8C" w14:textId="3D3F6C97" w:rsidR="00AD6DB4" w:rsidRPr="00D60B45" w:rsidDel="000934B8" w:rsidRDefault="00AD6DB4" w:rsidP="00166AF3">
            <w:pPr>
              <w:pStyle w:val="TableBody"/>
              <w:rPr>
                <w:del w:id="22335" w:author="Alban Roche" w:date="2017-08-02T16:45:00Z"/>
              </w:rPr>
            </w:pPr>
            <w:bookmarkStart w:id="22336" w:name="_Toc489461801"/>
            <w:bookmarkEnd w:id="22336"/>
          </w:p>
          <w:p w14:paraId="0C3B2A4A" w14:textId="2401B6CA" w:rsidR="00AD6DB4" w:rsidRPr="001F769E" w:rsidDel="000934B8" w:rsidRDefault="00AD6DB4" w:rsidP="00166AF3">
            <w:pPr>
              <w:pStyle w:val="TableBody"/>
              <w:rPr>
                <w:del w:id="22337" w:author="Alban Roche" w:date="2017-08-02T16:45:00Z"/>
                <w:rFonts w:ascii="Helvetica" w:hAnsi="Helvetica"/>
                <w:sz w:val="20"/>
              </w:rPr>
            </w:pPr>
            <w:del w:id="22338" w:author="Alban Roche" w:date="2017-08-02T16:45:00Z">
              <w:r w:rsidRPr="001F769E" w:rsidDel="000934B8">
                <w:rPr>
                  <w:b/>
                </w:rPr>
                <w:delText>&lt;http_version&gt;</w:delText>
              </w:r>
              <w:r w:rsidRPr="001F769E" w:rsidDel="000934B8">
                <w:tab/>
              </w:r>
              <w:r w:rsidRPr="001F769E" w:rsidDel="000934B8">
                <w:rPr>
                  <w:u w:val="single"/>
                </w:rPr>
                <w:delText>0</w:delText>
              </w:r>
              <w:r w:rsidRPr="001F769E" w:rsidDel="000934B8">
                <w:tab/>
                <w:delText>HTTP 1.1</w:delText>
              </w:r>
              <w:r w:rsidRPr="001F769E" w:rsidDel="000934B8">
                <w:br/>
                <w:delText xml:space="preserve"> </w:delText>
              </w:r>
              <w:r w:rsidRPr="001F769E" w:rsidDel="000934B8">
                <w:tab/>
              </w:r>
              <w:r w:rsidRPr="001F769E" w:rsidDel="000934B8">
                <w:tab/>
              </w:r>
              <w:r w:rsidRPr="001F769E" w:rsidDel="000934B8">
                <w:tab/>
                <w:delText>1</w:delText>
              </w:r>
              <w:r w:rsidRPr="001F769E" w:rsidDel="000934B8">
                <w:tab/>
                <w:delText>HTTP 1.0</w:delText>
              </w:r>
              <w:bookmarkStart w:id="22339" w:name="_Toc489461802"/>
              <w:bookmarkEnd w:id="22339"/>
            </w:del>
          </w:p>
          <w:p w14:paraId="54D216D9" w14:textId="70CE3B45" w:rsidR="00AD6DB4" w:rsidRPr="001F769E" w:rsidDel="000934B8" w:rsidRDefault="00AD6DB4" w:rsidP="00166AF3">
            <w:pPr>
              <w:pStyle w:val="TableBody"/>
              <w:rPr>
                <w:del w:id="22340" w:author="Alban Roche" w:date="2017-08-02T16:45:00Z"/>
              </w:rPr>
            </w:pPr>
            <w:bookmarkStart w:id="22341" w:name="_Toc489461803"/>
            <w:bookmarkEnd w:id="22341"/>
          </w:p>
          <w:p w14:paraId="1AC364FE" w14:textId="4255F278" w:rsidR="00AD6DB4" w:rsidRPr="001F769E" w:rsidDel="000934B8" w:rsidRDefault="00AD6DB4" w:rsidP="00166AF3">
            <w:pPr>
              <w:pStyle w:val="TableBody"/>
              <w:rPr>
                <w:del w:id="22342" w:author="Alban Roche" w:date="2017-08-02T16:45:00Z"/>
                <w:b/>
              </w:rPr>
            </w:pPr>
            <w:del w:id="22343" w:author="Alban Roche" w:date="2017-08-02T16:45:00Z">
              <w:r w:rsidRPr="001F769E" w:rsidDel="000934B8">
                <w:rPr>
                  <w:b/>
                </w:rPr>
                <w:delText>&lt;cipher_suite&gt;</w:delText>
              </w:r>
              <w:bookmarkStart w:id="22344" w:name="_Toc489461804"/>
              <w:bookmarkEnd w:id="22344"/>
            </w:del>
          </w:p>
          <w:p w14:paraId="550615CD" w14:textId="7C9BB347" w:rsidR="00AD6DB4" w:rsidRPr="00671C8B" w:rsidDel="000934B8" w:rsidRDefault="00AD6DB4" w:rsidP="00166AF3">
            <w:pPr>
              <w:pStyle w:val="TableBody"/>
              <w:rPr>
                <w:del w:id="22345" w:author="Alban Roche" w:date="2017-08-02T16:45:00Z"/>
                <w:rFonts w:ascii="Helvetica" w:hAnsi="Helvetica"/>
                <w:sz w:val="20"/>
              </w:rPr>
            </w:pPr>
            <w:del w:id="22346" w:author="Alban Roche" w:date="2017-08-02T16:45:00Z">
              <w:r w:rsidRPr="00671C8B" w:rsidDel="000934B8">
                <w:rPr>
                  <w:u w:val="single"/>
                </w:rPr>
                <w:delText>0</w:delText>
              </w:r>
              <w:r w:rsidRPr="00671C8B" w:rsidDel="000934B8">
                <w:tab/>
                <w:delText>TLS_RSA_CHOOSE_BY_SERVER</w:delText>
              </w:r>
              <w:bookmarkStart w:id="22347" w:name="_Toc489461805"/>
              <w:bookmarkEnd w:id="22347"/>
            </w:del>
          </w:p>
          <w:p w14:paraId="657F35C8" w14:textId="4BEEA3F9" w:rsidR="00AD6DB4" w:rsidRPr="00671C8B" w:rsidDel="000934B8" w:rsidRDefault="00AD6DB4" w:rsidP="00166AF3">
            <w:pPr>
              <w:pStyle w:val="TableBody"/>
              <w:rPr>
                <w:del w:id="22348" w:author="Alban Roche" w:date="2017-08-02T16:45:00Z"/>
                <w:rFonts w:ascii="Helvetica" w:hAnsi="Helvetica"/>
                <w:sz w:val="20"/>
              </w:rPr>
            </w:pPr>
            <w:del w:id="22349" w:author="Alban Roche" w:date="2017-08-02T16:45:00Z">
              <w:r w:rsidRPr="00671C8B" w:rsidDel="000934B8">
                <w:delText>1</w:delText>
              </w:r>
              <w:r w:rsidRPr="00671C8B" w:rsidDel="000934B8">
                <w:tab/>
                <w:delText>TLS_RSA_WITH_RC4_128_MD5</w:delText>
              </w:r>
              <w:bookmarkStart w:id="22350" w:name="_Toc489461806"/>
              <w:bookmarkEnd w:id="22350"/>
            </w:del>
          </w:p>
          <w:p w14:paraId="5C3F3177" w14:textId="56B00463" w:rsidR="00AD6DB4" w:rsidRPr="00671C8B" w:rsidDel="000934B8" w:rsidRDefault="00AD6DB4" w:rsidP="00166AF3">
            <w:pPr>
              <w:pStyle w:val="TableBody"/>
              <w:rPr>
                <w:del w:id="22351" w:author="Alban Roche" w:date="2017-08-02T16:45:00Z"/>
                <w:rFonts w:ascii="Helvetica" w:hAnsi="Helvetica"/>
                <w:sz w:val="20"/>
              </w:rPr>
            </w:pPr>
            <w:del w:id="22352" w:author="Alban Roche" w:date="2017-08-02T16:45:00Z">
              <w:r w:rsidRPr="00671C8B" w:rsidDel="000934B8">
                <w:delText>2</w:delText>
              </w:r>
              <w:r w:rsidRPr="00671C8B" w:rsidDel="000934B8">
                <w:tab/>
                <w:delText>TLS_RSA_WITH_RC4_128_SHA</w:delText>
              </w:r>
              <w:bookmarkStart w:id="22353" w:name="_Toc489461807"/>
              <w:bookmarkEnd w:id="22353"/>
            </w:del>
          </w:p>
          <w:p w14:paraId="7F598D13" w14:textId="0F83A5B3" w:rsidR="00AD6DB4" w:rsidRPr="00671C8B" w:rsidDel="000934B8" w:rsidRDefault="00AD6DB4" w:rsidP="00166AF3">
            <w:pPr>
              <w:pStyle w:val="TableBody"/>
              <w:rPr>
                <w:del w:id="22354" w:author="Alban Roche" w:date="2017-08-02T16:45:00Z"/>
                <w:rFonts w:ascii="Helvetica" w:hAnsi="Helvetica"/>
                <w:sz w:val="20"/>
              </w:rPr>
            </w:pPr>
            <w:del w:id="22355" w:author="Alban Roche" w:date="2017-08-02T16:45:00Z">
              <w:r w:rsidRPr="00671C8B" w:rsidDel="000934B8">
                <w:delText>3</w:delText>
              </w:r>
              <w:r w:rsidRPr="00671C8B" w:rsidDel="000934B8">
                <w:tab/>
                <w:delText>TLS_RSA_WITH_DES_CBC_SHA (not supported)</w:delText>
              </w:r>
              <w:bookmarkStart w:id="22356" w:name="_Toc489461808"/>
              <w:bookmarkEnd w:id="22356"/>
            </w:del>
          </w:p>
          <w:p w14:paraId="298612DB" w14:textId="2F1A330B" w:rsidR="00AD6DB4" w:rsidRPr="00671C8B" w:rsidDel="000934B8" w:rsidRDefault="00AD6DB4" w:rsidP="00166AF3">
            <w:pPr>
              <w:pStyle w:val="TableBody"/>
              <w:rPr>
                <w:del w:id="22357" w:author="Alban Roche" w:date="2017-08-02T16:45:00Z"/>
                <w:rFonts w:ascii="Helvetica" w:hAnsi="Helvetica"/>
                <w:sz w:val="20"/>
              </w:rPr>
            </w:pPr>
            <w:del w:id="22358" w:author="Alban Roche" w:date="2017-08-02T16:45:00Z">
              <w:r w:rsidRPr="00671C8B" w:rsidDel="000934B8">
                <w:delText>4</w:delText>
              </w:r>
              <w:r w:rsidRPr="00671C8B" w:rsidDel="000934B8">
                <w:tab/>
                <w:delText>TLS_RSA_WITH_3DES_EDE_CBC_SHA (not supported)</w:delText>
              </w:r>
              <w:bookmarkStart w:id="22359" w:name="_Toc489461809"/>
              <w:bookmarkEnd w:id="22359"/>
            </w:del>
          </w:p>
          <w:p w14:paraId="178E2644" w14:textId="77336986" w:rsidR="00AD6DB4" w:rsidRPr="00671C8B" w:rsidDel="000934B8" w:rsidRDefault="00AD6DB4" w:rsidP="00166AF3">
            <w:pPr>
              <w:pStyle w:val="TableBody"/>
              <w:rPr>
                <w:del w:id="22360" w:author="Alban Roche" w:date="2017-08-02T16:45:00Z"/>
                <w:rFonts w:ascii="Helvetica" w:hAnsi="Helvetica"/>
                <w:sz w:val="20"/>
              </w:rPr>
            </w:pPr>
            <w:del w:id="22361" w:author="Alban Roche" w:date="2017-08-02T16:45:00Z">
              <w:r w:rsidRPr="00671C8B" w:rsidDel="000934B8">
                <w:delText>5</w:delText>
              </w:r>
              <w:r w:rsidRPr="00671C8B" w:rsidDel="000934B8">
                <w:tab/>
                <w:delText>TLS_RSA_EXPORT1024_WITH_DES_CBC_SHA (not supported)</w:delText>
              </w:r>
              <w:bookmarkStart w:id="22362" w:name="_Toc489461810"/>
              <w:bookmarkEnd w:id="22362"/>
            </w:del>
          </w:p>
          <w:p w14:paraId="435EB5DA" w14:textId="3ECEAA4D" w:rsidR="00AD6DB4" w:rsidRPr="003C0647" w:rsidDel="000934B8" w:rsidRDefault="00AD6DB4" w:rsidP="007C4241">
            <w:pPr>
              <w:pStyle w:val="TableBody"/>
              <w:rPr>
                <w:del w:id="22363" w:author="Alban Roche" w:date="2017-08-02T16:45:00Z"/>
              </w:rPr>
            </w:pPr>
            <w:del w:id="22364" w:author="Alban Roche" w:date="2017-08-02T16:45:00Z">
              <w:r w:rsidRPr="007C4241" w:rsidDel="000934B8">
                <w:delText>6</w:delText>
              </w:r>
              <w:r w:rsidRPr="007C4241" w:rsidDel="000934B8">
                <w:tab/>
                <w:delText>TLS_RSA_WITH_AES_128_CBC_SHA</w:delText>
              </w:r>
              <w:bookmarkStart w:id="22365" w:name="_Toc489461811"/>
              <w:bookmarkEnd w:id="22365"/>
            </w:del>
          </w:p>
          <w:p w14:paraId="23733A0C" w14:textId="48073632" w:rsidR="00AD6DB4" w:rsidRPr="00C13F4C" w:rsidDel="000934B8" w:rsidRDefault="00AD6DB4" w:rsidP="007C4241">
            <w:pPr>
              <w:pStyle w:val="TableBody"/>
              <w:rPr>
                <w:del w:id="22366" w:author="Alban Roche" w:date="2017-08-02T16:45:00Z"/>
              </w:rPr>
            </w:pPr>
            <w:del w:id="22367" w:author="Alban Roche" w:date="2017-08-02T16:45:00Z">
              <w:r w:rsidRPr="007C4241" w:rsidDel="000934B8">
                <w:delText>7</w:delText>
              </w:r>
              <w:r w:rsidRPr="007C4241" w:rsidDel="000934B8">
                <w:tab/>
                <w:delText>TLS_RSA_WITH_AES_256_CBC_SHA</w:delText>
              </w:r>
              <w:bookmarkStart w:id="22368" w:name="_Toc489461812"/>
              <w:bookmarkEnd w:id="22368"/>
            </w:del>
          </w:p>
          <w:p w14:paraId="1686ADA3" w14:textId="676DE87D" w:rsidR="00AD6DB4" w:rsidRPr="003C0647" w:rsidDel="000934B8" w:rsidRDefault="00AD6DB4" w:rsidP="00C13F4C">
            <w:pPr>
              <w:pStyle w:val="TableBody"/>
              <w:rPr>
                <w:del w:id="22369" w:author="Alban Roche" w:date="2017-08-02T16:45:00Z"/>
              </w:rPr>
            </w:pPr>
            <w:commentRangeStart w:id="22370"/>
            <w:del w:id="22371" w:author="Alban Roche" w:date="2017-08-02T16:45:00Z">
              <w:r w:rsidRPr="00C13F4C" w:rsidDel="000934B8">
                <w:delText>8</w:delText>
              </w:r>
              <w:r w:rsidRPr="00C13F4C" w:rsidDel="000934B8">
                <w:tab/>
                <w:delText>TLS_RSA_WITH_AES_128_GCM_SHA256</w:delText>
              </w:r>
              <w:commentRangeEnd w:id="22370"/>
              <w:r w:rsidRPr="003C0647" w:rsidDel="000934B8">
                <w:rPr>
                  <w:rStyle w:val="CommentReference"/>
                  <w:sz w:val="18"/>
                  <w:szCs w:val="24"/>
                </w:rPr>
                <w:commentReference w:id="22370"/>
              </w:r>
              <w:bookmarkStart w:id="22372" w:name="_Toc489461813"/>
              <w:bookmarkEnd w:id="22372"/>
            </w:del>
          </w:p>
          <w:p w14:paraId="47C0006F" w14:textId="7E7CF479" w:rsidR="00AD6DB4" w:rsidRPr="00671C8B" w:rsidDel="000934B8" w:rsidRDefault="00AD6DB4" w:rsidP="00166AF3">
            <w:pPr>
              <w:pStyle w:val="TableBody"/>
              <w:rPr>
                <w:del w:id="22373" w:author="Alban Roche" w:date="2017-08-02T16:45:00Z"/>
              </w:rPr>
            </w:pPr>
            <w:bookmarkStart w:id="22374" w:name="_Toc489461814"/>
            <w:bookmarkEnd w:id="22374"/>
          </w:p>
          <w:p w14:paraId="2BDD8156" w14:textId="76C4CE40" w:rsidR="00AD6DB4" w:rsidRPr="00671C8B" w:rsidDel="000934B8" w:rsidRDefault="00AD6DB4" w:rsidP="00166AF3">
            <w:pPr>
              <w:pStyle w:val="TableBody"/>
              <w:rPr>
                <w:del w:id="22375" w:author="Alban Roche" w:date="2017-08-02T16:45:00Z"/>
                <w:rFonts w:ascii="Helvetica" w:hAnsi="Helvetica"/>
                <w:sz w:val="20"/>
              </w:rPr>
            </w:pPr>
            <w:del w:id="22376" w:author="Alban Roche" w:date="2017-08-02T16:45:00Z">
              <w:r w:rsidRPr="00671C8B" w:rsidDel="000934B8">
                <w:rPr>
                  <w:b/>
                </w:rPr>
                <w:delText>&lt;sec_level&gt;</w:delText>
              </w:r>
              <w:r w:rsidRPr="00671C8B" w:rsidDel="000934B8">
                <w:tab/>
              </w:r>
              <w:r w:rsidRPr="00671C8B" w:rsidDel="000934B8">
                <w:rPr>
                  <w:u w:val="single"/>
                </w:rPr>
                <w:delText>1</w:delText>
              </w:r>
              <w:r w:rsidRPr="00671C8B" w:rsidDel="000934B8">
                <w:tab/>
                <w:delText>No authentication</w:delText>
              </w:r>
              <w:bookmarkStart w:id="22377" w:name="_Toc489461815"/>
              <w:bookmarkEnd w:id="22377"/>
            </w:del>
          </w:p>
          <w:p w14:paraId="6BB78001" w14:textId="01010EF3" w:rsidR="00AD6DB4" w:rsidRPr="00671C8B" w:rsidDel="000934B8" w:rsidRDefault="00AD6DB4" w:rsidP="00166AF3">
            <w:pPr>
              <w:pStyle w:val="TableBody"/>
              <w:rPr>
                <w:del w:id="22378" w:author="Alban Roche" w:date="2017-08-02T16:45:00Z"/>
                <w:rFonts w:ascii="Helvetica" w:hAnsi="Helvetica"/>
                <w:sz w:val="20"/>
              </w:rPr>
            </w:pPr>
            <w:del w:id="22379" w:author="Alban Roche" w:date="2017-08-02T16:45:00Z">
              <w:r w:rsidRPr="00671C8B" w:rsidDel="000934B8">
                <w:tab/>
              </w:r>
              <w:r w:rsidRPr="00671C8B" w:rsidDel="000934B8">
                <w:tab/>
                <w:delText>2</w:delText>
              </w:r>
              <w:r w:rsidRPr="00671C8B" w:rsidDel="000934B8">
                <w:tab/>
                <w:delText xml:space="preserve">Manage server authentication (renegotiation of client certificate is not </w:delText>
              </w:r>
              <w:r w:rsidRPr="00671C8B" w:rsidDel="000934B8">
                <w:tab/>
              </w:r>
              <w:r w:rsidRPr="00671C8B" w:rsidDel="000934B8">
                <w:tab/>
              </w:r>
              <w:r w:rsidRPr="00671C8B" w:rsidDel="000934B8">
                <w:tab/>
                <w:delText>supported)</w:delText>
              </w:r>
              <w:bookmarkStart w:id="22380" w:name="_Toc489461816"/>
              <w:bookmarkEnd w:id="22380"/>
            </w:del>
          </w:p>
          <w:p w14:paraId="79B6964E" w14:textId="4B9E4C16" w:rsidR="00AD6DB4" w:rsidRPr="00671C8B" w:rsidDel="000934B8" w:rsidRDefault="00AD6DB4" w:rsidP="00166AF3">
            <w:pPr>
              <w:pStyle w:val="TableBody"/>
              <w:rPr>
                <w:del w:id="22381" w:author="Alban Roche" w:date="2017-08-02T16:45:00Z"/>
                <w:rFonts w:ascii="Helvetica" w:hAnsi="Helvetica"/>
                <w:sz w:val="20"/>
              </w:rPr>
            </w:pPr>
            <w:del w:id="22382" w:author="Alban Roche" w:date="2017-08-02T16:45:00Z">
              <w:r w:rsidRPr="00671C8B" w:rsidDel="000934B8">
                <w:tab/>
              </w:r>
              <w:r w:rsidRPr="00671C8B" w:rsidDel="000934B8">
                <w:tab/>
                <w:delText>3</w:delText>
              </w:r>
              <w:r w:rsidRPr="00671C8B" w:rsidDel="000934B8">
                <w:tab/>
                <w:delText xml:space="preserve">Manage server and client authentication if requested by remote server </w:delText>
              </w:r>
              <w:r w:rsidRPr="00671C8B" w:rsidDel="000934B8">
                <w:tab/>
              </w:r>
              <w:r w:rsidRPr="00671C8B" w:rsidDel="000934B8">
                <w:tab/>
              </w:r>
              <w:r w:rsidRPr="00671C8B" w:rsidDel="000934B8">
                <w:tab/>
                <w:delText>(renegotiation of client certificate is not supported)</w:delText>
              </w:r>
              <w:bookmarkStart w:id="22383" w:name="_Toc489461817"/>
              <w:bookmarkEnd w:id="22383"/>
            </w:del>
          </w:p>
          <w:p w14:paraId="6CB1168F" w14:textId="12D9B908" w:rsidR="00AD6DB4" w:rsidRPr="00671C8B" w:rsidDel="000934B8" w:rsidRDefault="00AD6DB4" w:rsidP="00166AF3">
            <w:pPr>
              <w:pStyle w:val="TableBody"/>
              <w:rPr>
                <w:del w:id="22384" w:author="Alban Roche" w:date="2017-08-02T16:45:00Z"/>
              </w:rPr>
            </w:pPr>
            <w:bookmarkStart w:id="22385" w:name="_Toc489461818"/>
            <w:bookmarkEnd w:id="22385"/>
          </w:p>
          <w:p w14:paraId="60BB5F43" w14:textId="71BF3EA2" w:rsidR="00AD6DB4" w:rsidRPr="00671C8B" w:rsidDel="000934B8" w:rsidRDefault="00AD6DB4" w:rsidP="00166AF3">
            <w:pPr>
              <w:pStyle w:val="TableBody"/>
              <w:rPr>
                <w:del w:id="22386" w:author="Alban Roche" w:date="2017-08-02T16:45:00Z"/>
              </w:rPr>
            </w:pPr>
            <w:del w:id="22387" w:author="Alban Roche" w:date="2017-08-02T16:45:00Z">
              <w:r w:rsidRPr="00671C8B" w:rsidDel="000934B8">
                <w:rPr>
                  <w:b/>
                </w:rPr>
                <w:delText>&lt;login&gt;</w:delText>
              </w:r>
              <w:r w:rsidRPr="00671C8B" w:rsidDel="000934B8">
                <w:rPr>
                  <w:b/>
                </w:rPr>
                <w:tab/>
              </w:r>
              <w:r w:rsidRPr="00671C8B" w:rsidDel="000934B8">
                <w:delText>String type, indicates the user name to be used during the HTTPS connection.</w:delText>
              </w:r>
              <w:bookmarkStart w:id="22388" w:name="_Toc489461819"/>
              <w:bookmarkEnd w:id="22388"/>
            </w:del>
          </w:p>
          <w:p w14:paraId="0F427C29" w14:textId="50D2B201" w:rsidR="00AD6DB4" w:rsidRPr="00AD50AC" w:rsidDel="000934B8" w:rsidRDefault="00AD6DB4" w:rsidP="00166AF3">
            <w:pPr>
              <w:pStyle w:val="TableBody"/>
              <w:rPr>
                <w:del w:id="22389" w:author="Alban Roche" w:date="2017-08-02T16:45:00Z"/>
              </w:rPr>
            </w:pPr>
            <w:bookmarkStart w:id="22390" w:name="_Toc489461820"/>
            <w:bookmarkEnd w:id="22390"/>
          </w:p>
          <w:p w14:paraId="04A1FD2D" w14:textId="7AF7E774" w:rsidR="00AD6DB4" w:rsidDel="000934B8" w:rsidRDefault="00AD6DB4" w:rsidP="00166AF3">
            <w:pPr>
              <w:pStyle w:val="TableBody"/>
              <w:rPr>
                <w:del w:id="22391" w:author="Alban Roche" w:date="2017-08-02T16:45:00Z"/>
              </w:rPr>
            </w:pPr>
            <w:del w:id="22392" w:author="Alban Roche" w:date="2017-08-02T16:45:00Z">
              <w:r w:rsidRPr="00671C8B" w:rsidDel="000934B8">
                <w:rPr>
                  <w:b/>
                </w:rPr>
                <w:delText>&lt;password&gt;</w:delText>
              </w:r>
              <w:r w:rsidRPr="00671C8B" w:rsidDel="000934B8">
                <w:tab/>
              </w:r>
              <w:r w:rsidRPr="00671C8B" w:rsidDel="000934B8">
                <w:tab/>
                <w:delText>String type, indicates the password to be used during the HTTPS connection.</w:delText>
              </w:r>
              <w:bookmarkStart w:id="22393" w:name="_Toc489461821"/>
              <w:bookmarkEnd w:id="22393"/>
            </w:del>
          </w:p>
          <w:p w14:paraId="557A5760" w14:textId="13774554" w:rsidR="00AD6DB4" w:rsidRPr="00671C8B" w:rsidDel="000934B8" w:rsidRDefault="00AD6DB4" w:rsidP="00166AF3">
            <w:pPr>
              <w:pStyle w:val="TableBody"/>
              <w:rPr>
                <w:del w:id="22394" w:author="Alban Roche" w:date="2017-08-02T16:45:00Z"/>
              </w:rPr>
            </w:pPr>
            <w:bookmarkStart w:id="22395" w:name="_Toc489461822"/>
            <w:bookmarkEnd w:id="22395"/>
          </w:p>
          <w:p w14:paraId="5176E846" w14:textId="569ED70F" w:rsidR="00AD6DB4" w:rsidDel="000934B8" w:rsidRDefault="00AD6DB4" w:rsidP="00166AF3">
            <w:pPr>
              <w:pStyle w:val="TableBody"/>
              <w:rPr>
                <w:del w:id="22396" w:author="Alban Roche" w:date="2017-08-02T16:45:00Z"/>
              </w:rPr>
            </w:pPr>
            <w:del w:id="22397" w:author="Alban Roche" w:date="2017-08-02T16:45:00Z">
              <w:r w:rsidDel="000934B8">
                <w:rPr>
                  <w:b/>
                </w:rPr>
                <w:delText>&lt;start&gt;</w:delText>
              </w:r>
              <w:r w:rsidRPr="00AF64FD" w:rsidDel="000934B8">
                <w:tab/>
              </w:r>
              <w:r w:rsidDel="000934B8">
                <w:delText>Specifies whether to start the HTTPS connection immediately or not</w:delText>
              </w:r>
              <w:bookmarkStart w:id="22398" w:name="_Toc489461823"/>
              <w:bookmarkEnd w:id="22398"/>
            </w:del>
          </w:p>
          <w:p w14:paraId="59B99C92" w14:textId="280A66DB" w:rsidR="00AD6DB4" w:rsidDel="000934B8" w:rsidRDefault="00AD6DB4" w:rsidP="00166AF3">
            <w:pPr>
              <w:pStyle w:val="TableBody"/>
              <w:rPr>
                <w:del w:id="22399" w:author="Alban Roche" w:date="2017-08-02T16:45:00Z"/>
              </w:rPr>
            </w:pPr>
            <w:del w:id="22400" w:author="Alban Roche" w:date="2017-08-02T16:45:00Z">
              <w:r w:rsidDel="000934B8">
                <w:delText>0</w:delText>
              </w:r>
              <w:r w:rsidDel="000934B8">
                <w:tab/>
                <w:delText>Start the HTTPS connection later using +KTTPSCNX</w:delText>
              </w:r>
              <w:bookmarkStart w:id="22401" w:name="_Toc489461824"/>
              <w:bookmarkEnd w:id="22401"/>
            </w:del>
          </w:p>
          <w:p w14:paraId="40B87065" w14:textId="08C65847" w:rsidR="00AD6DB4" w:rsidDel="000934B8" w:rsidRDefault="00AD6DB4" w:rsidP="00166AF3">
            <w:pPr>
              <w:pStyle w:val="TableBody"/>
              <w:rPr>
                <w:del w:id="22402" w:author="Alban Roche" w:date="2017-08-02T16:45:00Z"/>
              </w:rPr>
            </w:pPr>
            <w:del w:id="22403" w:author="Alban Roche" w:date="2017-08-02T16:45:00Z">
              <w:r w:rsidRPr="00AF64FD" w:rsidDel="000934B8">
                <w:rPr>
                  <w:u w:val="single"/>
                </w:rPr>
                <w:delText>1</w:delText>
              </w:r>
              <w:r w:rsidDel="000934B8">
                <w:tab/>
                <w:delText>Start the HTTPS connection immediately</w:delText>
              </w:r>
              <w:bookmarkStart w:id="22404" w:name="_Toc489461825"/>
              <w:bookmarkEnd w:id="22404"/>
            </w:del>
          </w:p>
          <w:p w14:paraId="7EBCA6FB" w14:textId="3C354C46" w:rsidR="00AD6DB4" w:rsidDel="000934B8" w:rsidRDefault="00AD6DB4" w:rsidP="00166AF3">
            <w:pPr>
              <w:pStyle w:val="TableBody"/>
              <w:rPr>
                <w:del w:id="22405" w:author="Alban Roche" w:date="2017-08-02T16:45:00Z"/>
                <w:b/>
              </w:rPr>
            </w:pPr>
            <w:bookmarkStart w:id="22406" w:name="_Toc489461826"/>
            <w:bookmarkEnd w:id="22406"/>
          </w:p>
          <w:p w14:paraId="265EF8A6" w14:textId="371827D7" w:rsidR="00AD6DB4" w:rsidDel="000934B8" w:rsidRDefault="00AD6DB4" w:rsidP="00166AF3">
            <w:pPr>
              <w:pStyle w:val="TableBody"/>
              <w:rPr>
                <w:del w:id="22407" w:author="Alban Roche" w:date="2017-08-02T16:45:00Z"/>
              </w:rPr>
            </w:pPr>
            <w:del w:id="22408" w:author="Alban Roche" w:date="2017-08-02T16:45:00Z">
              <w:r w:rsidDel="000934B8">
                <w:rPr>
                  <w:b/>
                </w:rPr>
                <w:delText>&lt;started&gt;</w:delText>
              </w:r>
              <w:r w:rsidDel="000934B8">
                <w:tab/>
                <w:delText>Specifies whether the HTTPS connection has been started</w:delText>
              </w:r>
              <w:bookmarkStart w:id="22409" w:name="_Toc489461827"/>
              <w:bookmarkEnd w:id="22409"/>
            </w:del>
          </w:p>
          <w:p w14:paraId="2475CFBF" w14:textId="56D88FA0" w:rsidR="00AD6DB4" w:rsidDel="000934B8" w:rsidRDefault="00AD6DB4" w:rsidP="00166AF3">
            <w:pPr>
              <w:pStyle w:val="TableBody"/>
              <w:rPr>
                <w:del w:id="22410" w:author="Alban Roche" w:date="2017-08-02T16:45:00Z"/>
              </w:rPr>
            </w:pPr>
            <w:del w:id="22411" w:author="Alban Roche" w:date="2017-08-02T16:45:00Z">
              <w:r w:rsidDel="000934B8">
                <w:delText>0</w:delText>
              </w:r>
              <w:r w:rsidDel="000934B8">
                <w:tab/>
                <w:delText>The HTTPS connection has not been started yet</w:delText>
              </w:r>
              <w:bookmarkStart w:id="22412" w:name="_Toc489461828"/>
              <w:bookmarkEnd w:id="22412"/>
            </w:del>
          </w:p>
          <w:p w14:paraId="56AFAB40" w14:textId="32D2F425" w:rsidR="00AD6DB4" w:rsidRPr="00AF64FD" w:rsidDel="000934B8" w:rsidRDefault="00AD6DB4" w:rsidP="00166AF3">
            <w:pPr>
              <w:pStyle w:val="TableBody"/>
              <w:rPr>
                <w:del w:id="22413" w:author="Alban Roche" w:date="2017-08-02T16:45:00Z"/>
              </w:rPr>
            </w:pPr>
            <w:del w:id="22414" w:author="Alban Roche" w:date="2017-08-02T16:45:00Z">
              <w:r w:rsidDel="000934B8">
                <w:delText>1</w:delText>
              </w:r>
              <w:r w:rsidDel="000934B8">
                <w:tab/>
                <w:delText>The HTTPS connection has already been started</w:delText>
              </w:r>
              <w:bookmarkStart w:id="22415" w:name="_Toc489461829"/>
              <w:bookmarkEnd w:id="22415"/>
            </w:del>
          </w:p>
          <w:p w14:paraId="2C49A06D" w14:textId="61ECEEE7" w:rsidR="00AD6DB4" w:rsidRPr="00CB4B23" w:rsidDel="000934B8" w:rsidRDefault="00AD6DB4" w:rsidP="00166AF3">
            <w:pPr>
              <w:pStyle w:val="TableBody"/>
              <w:rPr>
                <w:del w:id="22416" w:author="Alban Roche" w:date="2017-08-02T16:45:00Z"/>
              </w:rPr>
            </w:pPr>
            <w:bookmarkStart w:id="22417" w:name="_Toc489461830"/>
            <w:bookmarkEnd w:id="22417"/>
          </w:p>
          <w:p w14:paraId="1F9C37D6" w14:textId="616CB897" w:rsidR="00AD6DB4" w:rsidRPr="00671C8B" w:rsidDel="000934B8" w:rsidRDefault="00AD6DB4" w:rsidP="00166AF3">
            <w:pPr>
              <w:pStyle w:val="TableBody"/>
              <w:rPr>
                <w:del w:id="22418" w:author="Alban Roche" w:date="2017-08-02T16:45:00Z"/>
              </w:rPr>
            </w:pPr>
            <w:del w:id="22419" w:author="Alban Roche" w:date="2017-08-02T16:45:00Z">
              <w:r w:rsidRPr="00671C8B" w:rsidDel="000934B8">
                <w:rPr>
                  <w:b/>
                </w:rPr>
                <w:delText>&lt;af&gt;</w:delText>
              </w:r>
              <w:r w:rsidRPr="00671C8B" w:rsidDel="000934B8">
                <w:tab/>
                <w:delText>Address family used for the connection</w:delText>
              </w:r>
              <w:bookmarkStart w:id="22420" w:name="_Toc489461831"/>
              <w:bookmarkEnd w:id="22420"/>
            </w:del>
          </w:p>
          <w:p w14:paraId="4716D619" w14:textId="6CF7CD45" w:rsidR="00AD6DB4" w:rsidRPr="00671C8B" w:rsidDel="000934B8" w:rsidRDefault="00AD6DB4" w:rsidP="00166AF3">
            <w:pPr>
              <w:pStyle w:val="TableBody"/>
              <w:rPr>
                <w:del w:id="22421" w:author="Alban Roche" w:date="2017-08-02T16:45:00Z"/>
              </w:rPr>
            </w:pPr>
            <w:del w:id="22422" w:author="Alban Roche" w:date="2017-08-02T16:45:00Z">
              <w:r w:rsidRPr="00671C8B" w:rsidDel="000934B8">
                <w:rPr>
                  <w:u w:val="single"/>
                </w:rPr>
                <w:delText>0</w:delText>
              </w:r>
              <w:r w:rsidRPr="00671C8B" w:rsidDel="000934B8">
                <w:tab/>
                <w:delText>IPV4</w:delText>
              </w:r>
              <w:bookmarkStart w:id="22423" w:name="_Toc489461832"/>
              <w:bookmarkEnd w:id="22423"/>
            </w:del>
          </w:p>
          <w:p w14:paraId="52205040" w14:textId="58DE4CDB" w:rsidR="00AD6DB4" w:rsidRPr="00671C8B" w:rsidDel="000934B8" w:rsidRDefault="00AD6DB4" w:rsidP="00166AF3">
            <w:pPr>
              <w:pStyle w:val="TableBody"/>
              <w:rPr>
                <w:del w:id="22424" w:author="Alban Roche" w:date="2017-08-02T16:45:00Z"/>
              </w:rPr>
            </w:pPr>
            <w:del w:id="22425" w:author="Alban Roche" w:date="2017-08-02T16:45:00Z">
              <w:r w:rsidRPr="00671C8B" w:rsidDel="000934B8">
                <w:delText>1</w:delText>
              </w:r>
              <w:r w:rsidRPr="00671C8B" w:rsidDel="000934B8">
                <w:tab/>
                <w:delText>IPV6</w:delText>
              </w:r>
              <w:bookmarkStart w:id="22426" w:name="_Toc489461833"/>
              <w:bookmarkEnd w:id="22426"/>
            </w:del>
          </w:p>
        </w:tc>
        <w:bookmarkStart w:id="22427" w:name="_Toc489461834"/>
        <w:bookmarkEnd w:id="22427"/>
      </w:tr>
      <w:tr w:rsidR="00AD6DB4" w:rsidRPr="00671C8B" w:rsidDel="000934B8" w14:paraId="76C38C03" w14:textId="76E99F6F" w:rsidTr="00166AF3">
        <w:trPr>
          <w:cantSplit w:val="0"/>
          <w:trHeight w:val="65"/>
          <w:del w:id="22428" w:author="Alban Roche" w:date="2017-08-02T16:45:00Z"/>
        </w:trPr>
        <w:tc>
          <w:tcPr>
            <w:tcW w:w="0" w:type="pct"/>
          </w:tcPr>
          <w:p w14:paraId="50FE37E7" w14:textId="56A77A37" w:rsidR="00AD6DB4" w:rsidRPr="00671C8B" w:rsidDel="000934B8" w:rsidRDefault="00AD6DB4" w:rsidP="00166AF3">
            <w:pPr>
              <w:pStyle w:val="TableBody"/>
              <w:rPr>
                <w:del w:id="22429" w:author="Alban Roche" w:date="2017-08-02T16:45:00Z"/>
                <w:u w:val="single"/>
              </w:rPr>
            </w:pPr>
            <w:del w:id="22430" w:author="Alban Roche" w:date="2017-08-02T16:45:00Z">
              <w:r w:rsidRPr="00671C8B" w:rsidDel="000934B8">
                <w:rPr>
                  <w:u w:val="single"/>
                </w:rPr>
                <w:delText>Reference</w:delText>
              </w:r>
              <w:bookmarkStart w:id="22431" w:name="_Toc489461835"/>
              <w:bookmarkEnd w:id="22431"/>
            </w:del>
          </w:p>
          <w:p w14:paraId="43B36C2A" w14:textId="4868C81B" w:rsidR="00AD6DB4" w:rsidRPr="00671C8B" w:rsidDel="000934B8" w:rsidRDefault="00AD6DB4" w:rsidP="00166AF3">
            <w:pPr>
              <w:pStyle w:val="TableBody"/>
              <w:rPr>
                <w:del w:id="22432" w:author="Alban Roche" w:date="2017-08-02T16:45:00Z"/>
                <w:u w:val="single"/>
              </w:rPr>
            </w:pPr>
            <w:del w:id="22433" w:author="Alban Roche" w:date="2017-08-02T16:45:00Z">
              <w:r w:rsidRPr="00671C8B" w:rsidDel="000934B8">
                <w:delText xml:space="preserve">Sierra Wireless Proprietary </w:delText>
              </w:r>
              <w:bookmarkStart w:id="22434" w:name="_Toc489461836"/>
              <w:bookmarkEnd w:id="22434"/>
            </w:del>
          </w:p>
        </w:tc>
        <w:tc>
          <w:tcPr>
            <w:tcW w:w="0" w:type="pct"/>
          </w:tcPr>
          <w:p w14:paraId="55495987" w14:textId="61E8D751" w:rsidR="00AD6DB4" w:rsidRPr="00671C8B" w:rsidDel="000934B8" w:rsidRDefault="00AD6DB4" w:rsidP="00166AF3">
            <w:pPr>
              <w:pStyle w:val="TableBody"/>
              <w:rPr>
                <w:del w:id="22435" w:author="Alban Roche" w:date="2017-08-02T16:45:00Z"/>
                <w:u w:val="single"/>
              </w:rPr>
            </w:pPr>
            <w:del w:id="22436" w:author="Alban Roche" w:date="2017-08-02T16:45:00Z">
              <w:r w:rsidRPr="00671C8B" w:rsidDel="000934B8">
                <w:rPr>
                  <w:u w:val="single"/>
                </w:rPr>
                <w:delText>Notes</w:delText>
              </w:r>
              <w:bookmarkStart w:id="22437" w:name="_Toc489461837"/>
              <w:bookmarkEnd w:id="22437"/>
            </w:del>
          </w:p>
          <w:p w14:paraId="79FC7AD0" w14:textId="5C160E67" w:rsidR="00AD6DB4" w:rsidDel="000934B8" w:rsidRDefault="00AD6DB4" w:rsidP="0059466D">
            <w:pPr>
              <w:pStyle w:val="TableBody"/>
              <w:numPr>
                <w:ilvl w:val="0"/>
                <w:numId w:val="61"/>
              </w:numPr>
              <w:rPr>
                <w:del w:id="22438" w:author="Alban Roche" w:date="2017-08-02T16:45:00Z"/>
              </w:rPr>
            </w:pPr>
            <w:del w:id="22439" w:author="Alban Roche" w:date="2017-08-02T16:45:00Z">
              <w:r w:rsidRPr="00671C8B" w:rsidDel="000934B8">
                <w:delText>&lt;https_port&gt; and &lt;http_server&gt; define the port and the IP address of the remote server one wants to connect.</w:delText>
              </w:r>
              <w:bookmarkStart w:id="22440" w:name="_Toc489461838"/>
              <w:bookmarkEnd w:id="22440"/>
            </w:del>
          </w:p>
          <w:p w14:paraId="6600778B" w14:textId="0A3283AD" w:rsidR="00AD6DB4" w:rsidRPr="00671C8B" w:rsidDel="000934B8" w:rsidRDefault="00AD6DB4" w:rsidP="0059466D">
            <w:pPr>
              <w:pStyle w:val="TableBody"/>
              <w:numPr>
                <w:ilvl w:val="0"/>
                <w:numId w:val="61"/>
              </w:numPr>
              <w:rPr>
                <w:del w:id="22441" w:author="Alban Roche" w:date="2017-08-02T16:45:00Z"/>
              </w:rPr>
            </w:pPr>
            <w:del w:id="22442" w:author="Alban Roche" w:date="2017-08-02T16:45:00Z">
              <w:r w:rsidRPr="00FA4A56" w:rsidDel="000934B8">
                <w:delText>The connection timeout for TCP socket is about 9 seconds with 3 retransmissions with 3 seconds delay.</w:delText>
              </w:r>
              <w:bookmarkStart w:id="22443" w:name="_Toc489461839"/>
              <w:bookmarkEnd w:id="22443"/>
            </w:del>
          </w:p>
          <w:p w14:paraId="3AF7049C" w14:textId="3DD19A74" w:rsidR="00AD6DB4" w:rsidRPr="00671C8B" w:rsidDel="000934B8" w:rsidRDefault="00AD6DB4" w:rsidP="0059466D">
            <w:pPr>
              <w:pStyle w:val="TableBody"/>
              <w:numPr>
                <w:ilvl w:val="0"/>
                <w:numId w:val="61"/>
              </w:numPr>
              <w:rPr>
                <w:del w:id="22444" w:author="Alban Roche" w:date="2017-08-02T16:45:00Z"/>
              </w:rPr>
            </w:pPr>
            <w:del w:id="22445" w:author="Alban Roche" w:date="2017-08-02T16:45:00Z">
              <w:r w:rsidRPr="00671C8B" w:rsidDel="000934B8">
                <w:delText>For &lt;sec_level&gt;:2</w:delText>
              </w:r>
              <w:r w:rsidDel="000934B8">
                <w:delText xml:space="preserve"> and </w:delText>
              </w:r>
              <w:r w:rsidRPr="00671C8B" w:rsidDel="000934B8">
                <w:delText xml:space="preserve">3, certificates or private key must be loaded from internal storage. See SSL Certificate Management for more information. </w:delText>
              </w:r>
              <w:bookmarkStart w:id="22446" w:name="_Toc489461840"/>
              <w:bookmarkEnd w:id="22446"/>
            </w:del>
          </w:p>
          <w:p w14:paraId="3178AAD7" w14:textId="5A71210C" w:rsidR="00AD6DB4" w:rsidRPr="00671C8B" w:rsidDel="000934B8" w:rsidRDefault="00AD6DB4" w:rsidP="0059466D">
            <w:pPr>
              <w:pStyle w:val="TableBody"/>
              <w:numPr>
                <w:ilvl w:val="0"/>
                <w:numId w:val="61"/>
              </w:numPr>
              <w:rPr>
                <w:del w:id="22447" w:author="Alban Roche" w:date="2017-08-02T16:45:00Z"/>
                <w:u w:val="single"/>
              </w:rPr>
            </w:pPr>
            <w:del w:id="22448" w:author="Alban Roche" w:date="2017-08-02T16:45:00Z">
              <w:r w:rsidRPr="00671C8B" w:rsidDel="000934B8">
                <w:delText>Any certificates referenced in HTTPS feature should be DER encoded</w:delText>
              </w:r>
              <w:r w:rsidDel="000934B8">
                <w:delText>.</w:delText>
              </w:r>
              <w:bookmarkStart w:id="22449" w:name="_Toc489461841"/>
              <w:bookmarkEnd w:id="22449"/>
            </w:del>
          </w:p>
          <w:p w14:paraId="7D3ECF98" w14:textId="6F7F696E" w:rsidR="00AD6DB4" w:rsidRPr="00CB4B23" w:rsidDel="000934B8" w:rsidRDefault="00AD6DB4" w:rsidP="0059466D">
            <w:pPr>
              <w:pStyle w:val="TableBody"/>
              <w:numPr>
                <w:ilvl w:val="0"/>
                <w:numId w:val="61"/>
              </w:numPr>
              <w:rPr>
                <w:del w:id="22450" w:author="Alban Roche" w:date="2017-08-02T16:45:00Z"/>
                <w:u w:val="single"/>
              </w:rPr>
            </w:pPr>
            <w:del w:id="22451" w:author="Alban Roche" w:date="2017-08-02T16:45:00Z">
              <w:r w:rsidRPr="00671C8B" w:rsidDel="000934B8">
                <w:delText xml:space="preserve">Any private key referenced in HTTPS feature should be DER- PKCS#8 encoded. </w:delText>
              </w:r>
              <w:bookmarkStart w:id="22452" w:name="_Toc489461842"/>
              <w:bookmarkEnd w:id="22452"/>
            </w:del>
          </w:p>
          <w:p w14:paraId="6DAF0416" w14:textId="23644D9A" w:rsidR="00AD6DB4" w:rsidDel="000934B8" w:rsidRDefault="00AD6DB4" w:rsidP="0059466D">
            <w:pPr>
              <w:pStyle w:val="TableBody"/>
              <w:numPr>
                <w:ilvl w:val="0"/>
                <w:numId w:val="61"/>
              </w:numPr>
              <w:rPr>
                <w:del w:id="22453" w:author="Alban Roche" w:date="2017-08-02T16:45:00Z"/>
              </w:rPr>
            </w:pPr>
            <w:del w:id="22454" w:author="Alban Roche" w:date="2017-08-02T16:45:00Z">
              <w:r w:rsidRPr="00926D57" w:rsidDel="000934B8">
                <w:delText xml:space="preserve">This command can be used before setting up +KCNXCFG configuration. </w:delText>
              </w:r>
              <w:r w:rsidDel="000934B8">
                <w:delText xml:space="preserve">Note however that </w:delText>
              </w:r>
              <w:r w:rsidRPr="00926D57" w:rsidDel="000934B8">
                <w:delText>the latter is required to start the connection properly</w:delText>
              </w:r>
              <w:r w:rsidDel="000934B8">
                <w:delText>.</w:delText>
              </w:r>
              <w:bookmarkStart w:id="22455" w:name="_Toc489461843"/>
              <w:bookmarkEnd w:id="22455"/>
            </w:del>
          </w:p>
          <w:p w14:paraId="6E3CA238" w14:textId="5A01DB65" w:rsidR="00AD6DB4" w:rsidDel="000934B8" w:rsidRDefault="00AD6DB4" w:rsidP="00166AF3">
            <w:pPr>
              <w:pStyle w:val="TableBody"/>
              <w:rPr>
                <w:del w:id="22456" w:author="Alban Roche" w:date="2017-08-02T16:45:00Z"/>
              </w:rPr>
            </w:pPr>
            <w:bookmarkStart w:id="22457" w:name="_Toc489461844"/>
            <w:bookmarkEnd w:id="22457"/>
          </w:p>
          <w:p w14:paraId="272843A5" w14:textId="144A925A" w:rsidR="00AD6DB4" w:rsidDel="000934B8" w:rsidRDefault="00AD6DB4" w:rsidP="00166AF3">
            <w:pPr>
              <w:pStyle w:val="TableBody"/>
              <w:rPr>
                <w:del w:id="22458" w:author="Alban Roche" w:date="2017-08-02T16:45:00Z"/>
              </w:rPr>
            </w:pPr>
            <w:bookmarkStart w:id="22459" w:name="_Toc489461845"/>
            <w:bookmarkEnd w:id="22459"/>
          </w:p>
          <w:p w14:paraId="4EB7C9D0" w14:textId="05DCB7B6" w:rsidR="00AD6DB4" w:rsidDel="000934B8" w:rsidRDefault="00AD6DB4" w:rsidP="0059466D">
            <w:pPr>
              <w:pStyle w:val="TableBody"/>
              <w:numPr>
                <w:ilvl w:val="0"/>
                <w:numId w:val="61"/>
              </w:numPr>
              <w:rPr>
                <w:del w:id="22460" w:author="Alban Roche" w:date="2017-08-02T16:45:00Z"/>
              </w:rPr>
            </w:pPr>
            <w:del w:id="22461" w:author="Alban Roche" w:date="2017-08-02T16:45:00Z">
              <w:r w:rsidRPr="00FA4A56" w:rsidDel="000934B8">
                <w:delText>For &lt;af&gt;=1 (IPV6), server address (&lt;http_server&gt;) in IP address string format can be optionally quoted with square brackets “[]”, e.g. [FEDC:BA98:7654:3210:FEDC:BA98:7654:3210]</w:delText>
              </w:r>
              <w:bookmarkStart w:id="22462" w:name="_Toc489461846"/>
              <w:bookmarkEnd w:id="22462"/>
            </w:del>
          </w:p>
          <w:p w14:paraId="7BC6053A" w14:textId="283E3E52" w:rsidR="00AD6DB4" w:rsidRPr="00CB4B23" w:rsidDel="000934B8" w:rsidRDefault="00AD6DB4" w:rsidP="0059466D">
            <w:pPr>
              <w:pStyle w:val="TableBody"/>
              <w:numPr>
                <w:ilvl w:val="0"/>
                <w:numId w:val="61"/>
              </w:numPr>
              <w:rPr>
                <w:del w:id="22463" w:author="Alban Roche" w:date="2017-08-02T16:45:00Z"/>
              </w:rPr>
            </w:pPr>
            <w:del w:id="22464" w:author="Alban Roche" w:date="2017-08-02T16:45:00Z">
              <w:r w:rsidRPr="00FA4A56" w:rsidDel="000934B8">
                <w:delText>SSL version is TLS 1.1 by default</w:delText>
              </w:r>
              <w:r w:rsidDel="000934B8">
                <w:delText>;</w:delText>
              </w:r>
              <w:r w:rsidRPr="00FA4A56" w:rsidDel="000934B8">
                <w:delText xml:space="preserve"> refer to &lt;ssl_ver&gt; of +KIPOPT for configuration</w:delText>
              </w:r>
              <w:r w:rsidDel="000934B8">
                <w:delText>.</w:delText>
              </w:r>
              <w:bookmarkStart w:id="22465" w:name="_Toc489461847"/>
              <w:bookmarkEnd w:id="22465"/>
            </w:del>
          </w:p>
        </w:tc>
        <w:bookmarkStart w:id="22466" w:name="_Toc489461848"/>
        <w:bookmarkEnd w:id="22466"/>
      </w:tr>
    </w:tbl>
    <w:p w14:paraId="46DF385D" w14:textId="070D4642" w:rsidR="00AD6DB4" w:rsidRPr="00671C8B" w:rsidDel="000934B8" w:rsidRDefault="00AD6DB4" w:rsidP="0059466D">
      <w:pPr>
        <w:pStyle w:val="Heading3"/>
        <w:numPr>
          <w:ilvl w:val="2"/>
          <w:numId w:val="11"/>
        </w:numPr>
        <w:ind w:left="1260" w:hanging="1260"/>
        <w:rPr>
          <w:del w:id="22467" w:author="Alban Roche" w:date="2017-08-02T16:45:00Z"/>
        </w:rPr>
      </w:pPr>
      <w:bookmarkStart w:id="22468" w:name="_Toc435632880"/>
      <w:bookmarkStart w:id="22469" w:name="_Toc486251794"/>
      <w:bookmarkStart w:id="22470" w:name="_Toc347415774"/>
      <w:bookmarkStart w:id="22471" w:name="_Ref352593684"/>
      <w:bookmarkStart w:id="22472" w:name="_Ref366746945"/>
      <w:bookmarkStart w:id="22473" w:name="_Toc368586211"/>
      <w:bookmarkStart w:id="22474" w:name="_Ref369094341"/>
      <w:del w:id="22475" w:author="Alban Roche" w:date="2017-08-02T16:45:00Z">
        <w:r w:rsidRPr="00671C8B" w:rsidDel="000934B8">
          <w:delText>+KHTTP</w:delText>
        </w:r>
        <w:r w:rsidRPr="00671C8B" w:rsidDel="000934B8">
          <w:rPr>
            <w:rFonts w:hint="eastAsia"/>
          </w:rPr>
          <w:delText>S</w:delText>
        </w:r>
        <w:r w:rsidDel="000934B8">
          <w:delText>CNX</w:delText>
        </w:r>
        <w:r w:rsidRPr="00671C8B" w:rsidDel="000934B8">
          <w:delText xml:space="preserve"> Command:</w:delText>
        </w:r>
        <w:r w:rsidRPr="00671C8B" w:rsidDel="000934B8">
          <w:rPr>
            <w:rFonts w:hint="eastAsia"/>
          </w:rPr>
          <w:delText xml:space="preserve"> </w:delText>
        </w:r>
        <w:r w:rsidDel="000934B8">
          <w:delText>Start HTTPS Connection</w:delText>
        </w:r>
        <w:bookmarkStart w:id="22476" w:name="_Toc489461849"/>
        <w:bookmarkEnd w:id="22468"/>
        <w:bookmarkEnd w:id="22469"/>
        <w:bookmarkEnd w:id="22476"/>
      </w:del>
    </w:p>
    <w:tbl>
      <w:tblPr>
        <w:tblStyle w:val="TableSWIleft"/>
        <w:tblW w:w="5000" w:type="pct"/>
        <w:tblLayout w:type="fixed"/>
        <w:tblLook w:val="04A0" w:firstRow="1" w:lastRow="0" w:firstColumn="1" w:lastColumn="0" w:noHBand="0" w:noVBand="1"/>
      </w:tblPr>
      <w:tblGrid>
        <w:gridCol w:w="1687"/>
        <w:gridCol w:w="7336"/>
      </w:tblGrid>
      <w:tr w:rsidR="00AD6DB4" w:rsidRPr="00671C8B" w:rsidDel="000934B8" w14:paraId="28817B17" w14:textId="3C331D75" w:rsidTr="00166AF3">
        <w:trPr>
          <w:cnfStyle w:val="100000000000" w:firstRow="1" w:lastRow="0" w:firstColumn="0" w:lastColumn="0" w:oddVBand="0" w:evenVBand="0" w:oddHBand="0" w:evenHBand="0" w:firstRowFirstColumn="0" w:firstRowLastColumn="0" w:lastRowFirstColumn="0" w:lastRowLastColumn="0"/>
          <w:del w:id="22477" w:author="Alban Roche" w:date="2017-08-02T16:45:00Z"/>
        </w:trPr>
        <w:tc>
          <w:tcPr>
            <w:tcW w:w="5000" w:type="pct"/>
            <w:gridSpan w:val="2"/>
          </w:tcPr>
          <w:p w14:paraId="7C822990" w14:textId="0CBFFBFF" w:rsidR="00AD6DB4" w:rsidRPr="00671C8B" w:rsidDel="000934B8" w:rsidRDefault="00AD6DB4" w:rsidP="00166AF3">
            <w:pPr>
              <w:pStyle w:val="TableColumnHead"/>
              <w:spacing w:before="144" w:after="144"/>
              <w:rPr>
                <w:del w:id="22478" w:author="Alban Roche" w:date="2017-08-02T16:45:00Z"/>
              </w:rPr>
            </w:pPr>
            <w:del w:id="22479" w:author="Alban Roche" w:date="2017-08-02T16:45:00Z">
              <w:r w:rsidDel="000934B8">
                <w:rPr>
                  <w:lang w:eastAsia="zh-CN"/>
                </w:rPr>
                <w:delText>HL7618RD</w:delText>
              </w:r>
              <w:r w:rsidDel="000934B8">
                <w:delText xml:space="preserve">, HL7648, HL7650, </w:delText>
              </w:r>
              <w:r w:rsidDel="000934B8">
                <w:rPr>
                  <w:lang w:val="en-GB"/>
                </w:rPr>
                <w:delText>HL7690 and HL7692</w:delText>
              </w:r>
              <w:bookmarkStart w:id="22480" w:name="_Toc489461850"/>
              <w:bookmarkEnd w:id="22480"/>
            </w:del>
          </w:p>
        </w:tc>
        <w:bookmarkStart w:id="22481" w:name="_Toc489461851"/>
        <w:bookmarkEnd w:id="22481"/>
      </w:tr>
      <w:tr w:rsidR="00AD6DB4" w:rsidRPr="00671C8B" w:rsidDel="000934B8" w14:paraId="20455B84" w14:textId="18A09368" w:rsidTr="00166AF3">
        <w:trPr>
          <w:trHeight w:val="599"/>
          <w:del w:id="22482" w:author="Alban Roche" w:date="2017-08-02T16:45:00Z"/>
        </w:trPr>
        <w:tc>
          <w:tcPr>
            <w:tcW w:w="935" w:type="pct"/>
          </w:tcPr>
          <w:p w14:paraId="0A5BEBEA" w14:textId="3CFC8CED" w:rsidR="00AD6DB4" w:rsidRPr="00671C8B" w:rsidDel="000934B8" w:rsidRDefault="00AD6DB4" w:rsidP="00166AF3">
            <w:pPr>
              <w:pStyle w:val="TableBody"/>
              <w:rPr>
                <w:del w:id="22483" w:author="Alban Roche" w:date="2017-08-02T16:45:00Z"/>
                <w:rFonts w:ascii="Helvetica" w:hAnsi="Helvetica"/>
                <w:i/>
                <w:sz w:val="20"/>
              </w:rPr>
            </w:pPr>
            <w:del w:id="22484" w:author="Alban Roche" w:date="2017-08-02T16:45:00Z">
              <w:r w:rsidDel="000934B8">
                <w:rPr>
                  <w:i/>
                </w:rPr>
                <w:delText>Test</w:delText>
              </w:r>
              <w:r w:rsidRPr="00671C8B" w:rsidDel="000934B8">
                <w:rPr>
                  <w:i/>
                </w:rPr>
                <w:delText xml:space="preserve"> command</w:delText>
              </w:r>
              <w:bookmarkStart w:id="22485" w:name="_Toc489461852"/>
              <w:bookmarkEnd w:id="22485"/>
            </w:del>
          </w:p>
          <w:p w14:paraId="03761939" w14:textId="3FB745C7" w:rsidR="00AD6DB4" w:rsidRPr="00671C8B" w:rsidDel="000934B8" w:rsidRDefault="00AD6DB4" w:rsidP="00166AF3">
            <w:pPr>
              <w:pStyle w:val="TableBody"/>
              <w:rPr>
                <w:del w:id="22486" w:author="Alban Roche" w:date="2017-08-02T16:45:00Z"/>
                <w:rFonts w:ascii="Helvetica" w:hAnsi="Helvetica"/>
                <w:sz w:val="20"/>
              </w:rPr>
            </w:pPr>
            <w:bookmarkStart w:id="22487" w:name="_Toc489461853"/>
            <w:bookmarkEnd w:id="22487"/>
          </w:p>
          <w:p w14:paraId="64B24F6F" w14:textId="1BFC950A" w:rsidR="00AD6DB4" w:rsidRPr="00671C8B" w:rsidDel="000934B8" w:rsidRDefault="00AD6DB4" w:rsidP="00166AF3">
            <w:pPr>
              <w:pStyle w:val="TableBody"/>
              <w:rPr>
                <w:del w:id="22488" w:author="Alban Roche" w:date="2017-08-02T16:45:00Z"/>
                <w:rFonts w:ascii="Helvetica" w:hAnsi="Helvetica"/>
                <w:sz w:val="20"/>
                <w:u w:val="single"/>
              </w:rPr>
            </w:pPr>
            <w:del w:id="22489" w:author="Alban Roche" w:date="2017-08-02T16:45:00Z">
              <w:r w:rsidRPr="00671C8B" w:rsidDel="000934B8">
                <w:rPr>
                  <w:u w:val="single"/>
                </w:rPr>
                <w:delText>Syntax</w:delText>
              </w:r>
              <w:bookmarkStart w:id="22490" w:name="_Toc489461854"/>
              <w:bookmarkEnd w:id="22490"/>
            </w:del>
          </w:p>
          <w:p w14:paraId="279E4A37" w14:textId="1795994B" w:rsidR="00AD6DB4" w:rsidRPr="00671C8B" w:rsidDel="000934B8" w:rsidRDefault="00AD6DB4" w:rsidP="00166AF3">
            <w:pPr>
              <w:pStyle w:val="TableBody"/>
              <w:rPr>
                <w:del w:id="22491" w:author="Alban Roche" w:date="2017-08-02T16:45:00Z"/>
              </w:rPr>
            </w:pPr>
            <w:del w:id="22492" w:author="Alban Roche" w:date="2017-08-02T16:45:00Z">
              <w:r w:rsidRPr="00671C8B" w:rsidDel="000934B8">
                <w:rPr>
                  <w:b/>
                </w:rPr>
                <w:delText>AT+KHTTPS</w:delText>
              </w:r>
              <w:r w:rsidDel="000934B8">
                <w:rPr>
                  <w:b/>
                </w:rPr>
                <w:delText>CNX=</w:delText>
              </w:r>
              <w:r w:rsidRPr="00671C8B" w:rsidDel="000934B8">
                <w:rPr>
                  <w:b/>
                </w:rPr>
                <w:delText>?</w:delText>
              </w:r>
              <w:bookmarkStart w:id="22493" w:name="_Toc489461855"/>
              <w:bookmarkEnd w:id="22493"/>
            </w:del>
          </w:p>
        </w:tc>
        <w:tc>
          <w:tcPr>
            <w:tcW w:w="4065" w:type="pct"/>
          </w:tcPr>
          <w:p w14:paraId="7E91E13D" w14:textId="61268F50" w:rsidR="00AD6DB4" w:rsidRPr="00671C8B" w:rsidDel="000934B8" w:rsidRDefault="00AD6DB4" w:rsidP="00166AF3">
            <w:pPr>
              <w:pStyle w:val="TableBody"/>
              <w:rPr>
                <w:del w:id="22494" w:author="Alban Roche" w:date="2017-08-02T16:45:00Z"/>
              </w:rPr>
            </w:pPr>
            <w:bookmarkStart w:id="22495" w:name="_Toc489461856"/>
            <w:bookmarkEnd w:id="22495"/>
          </w:p>
          <w:p w14:paraId="3D7AE961" w14:textId="1F54CB54" w:rsidR="00AD6DB4" w:rsidRPr="00671C8B" w:rsidDel="000934B8" w:rsidRDefault="00AD6DB4" w:rsidP="00166AF3">
            <w:pPr>
              <w:pStyle w:val="TableBody"/>
              <w:rPr>
                <w:del w:id="22496" w:author="Alban Roche" w:date="2017-08-02T16:45:00Z"/>
              </w:rPr>
            </w:pPr>
            <w:bookmarkStart w:id="22497" w:name="_Toc489461857"/>
            <w:bookmarkEnd w:id="22497"/>
          </w:p>
          <w:p w14:paraId="2F5810C5" w14:textId="5E097A2A" w:rsidR="00AD6DB4" w:rsidRPr="00671C8B" w:rsidDel="000934B8" w:rsidRDefault="00AD6DB4" w:rsidP="00166AF3">
            <w:pPr>
              <w:pStyle w:val="TableBody"/>
              <w:rPr>
                <w:del w:id="22498" w:author="Alban Roche" w:date="2017-08-02T16:45:00Z"/>
                <w:rFonts w:ascii="Helvetica" w:hAnsi="Helvetica"/>
                <w:sz w:val="20"/>
                <w:u w:val="single"/>
              </w:rPr>
            </w:pPr>
            <w:del w:id="22499" w:author="Alban Roche" w:date="2017-08-02T16:45:00Z">
              <w:r w:rsidRPr="00671C8B" w:rsidDel="000934B8">
                <w:rPr>
                  <w:u w:val="single"/>
                </w:rPr>
                <w:delText>Response</w:delText>
              </w:r>
              <w:bookmarkStart w:id="22500" w:name="_Toc489461858"/>
              <w:bookmarkEnd w:id="22500"/>
            </w:del>
          </w:p>
          <w:p w14:paraId="608829EF" w14:textId="480205DE" w:rsidR="00AD6DB4" w:rsidRPr="00671C8B" w:rsidDel="000934B8" w:rsidRDefault="00AD6DB4" w:rsidP="00166AF3">
            <w:pPr>
              <w:pStyle w:val="TableBody"/>
              <w:rPr>
                <w:del w:id="22501" w:author="Alban Roche" w:date="2017-08-02T16:45:00Z"/>
                <w:rFonts w:ascii="Helvetica" w:hAnsi="Helvetica"/>
                <w:b/>
                <w:sz w:val="20"/>
              </w:rPr>
            </w:pPr>
            <w:del w:id="22502" w:author="Alban Roche" w:date="2017-08-02T16:45:00Z">
              <w:r w:rsidRPr="00671C8B" w:rsidDel="000934B8">
                <w:rPr>
                  <w:b/>
                  <w:lang w:val="en-GB"/>
                </w:rPr>
                <w:delText>+KHTTP</w:delText>
              </w:r>
              <w:r w:rsidRPr="00671C8B" w:rsidDel="000934B8">
                <w:rPr>
                  <w:rFonts w:hint="eastAsia"/>
                  <w:b/>
                  <w:lang w:val="en-GB"/>
                </w:rPr>
                <w:delText>S</w:delText>
              </w:r>
              <w:r w:rsidDel="000934B8">
                <w:rPr>
                  <w:b/>
                  <w:lang w:val="en-GB"/>
                </w:rPr>
                <w:delText>CNX</w:delText>
              </w:r>
              <w:r w:rsidRPr="00671C8B" w:rsidDel="000934B8">
                <w:rPr>
                  <w:b/>
                  <w:lang w:val="en-GB"/>
                </w:rPr>
                <w:delText xml:space="preserve">: </w:delText>
              </w:r>
              <w:r w:rsidDel="000934B8">
                <w:rPr>
                  <w:b/>
                  <w:lang w:val="en-GB"/>
                </w:rPr>
                <w:delText>(</w:delText>
              </w:r>
              <w:r w:rsidRPr="00CB4B23" w:rsidDel="000934B8">
                <w:rPr>
                  <w:lang w:val="en-GB"/>
                </w:rPr>
                <w:delText>list of possible</w:delText>
              </w:r>
              <w:r w:rsidDel="000934B8">
                <w:rPr>
                  <w:b/>
                  <w:lang w:val="en-GB"/>
                </w:rPr>
                <w:delText xml:space="preserve"> </w:delText>
              </w:r>
              <w:r w:rsidRPr="00671C8B" w:rsidDel="000934B8">
                <w:rPr>
                  <w:b/>
                  <w:lang w:val="en-GB"/>
                </w:rPr>
                <w:delText>&lt;session_id&gt;</w:delText>
              </w:r>
              <w:r w:rsidRPr="00CB4B23" w:rsidDel="000934B8">
                <w:rPr>
                  <w:lang w:val="en-GB"/>
                </w:rPr>
                <w:delText>s</w:delText>
              </w:r>
              <w:r w:rsidDel="000934B8">
                <w:rPr>
                  <w:b/>
                  <w:lang w:val="en-GB"/>
                </w:rPr>
                <w:delText>)</w:delText>
              </w:r>
              <w:bookmarkStart w:id="22503" w:name="_Toc489461859"/>
              <w:bookmarkEnd w:id="22503"/>
            </w:del>
          </w:p>
          <w:p w14:paraId="62BDA3E4" w14:textId="148A4C5F" w:rsidR="00AD6DB4" w:rsidRPr="00671C8B" w:rsidDel="000934B8" w:rsidRDefault="00AD6DB4" w:rsidP="00166AF3">
            <w:pPr>
              <w:pStyle w:val="TableBody"/>
              <w:rPr>
                <w:del w:id="22504" w:author="Alban Roche" w:date="2017-08-02T16:45:00Z"/>
              </w:rPr>
            </w:pPr>
            <w:del w:id="22505" w:author="Alban Roche" w:date="2017-08-02T16:45:00Z">
              <w:r w:rsidDel="000934B8">
                <w:rPr>
                  <w:b/>
                  <w:lang w:val="en-GB"/>
                </w:rPr>
                <w:delText>OK</w:delText>
              </w:r>
              <w:bookmarkStart w:id="22506" w:name="_Toc489461860"/>
              <w:bookmarkEnd w:id="22506"/>
            </w:del>
          </w:p>
        </w:tc>
        <w:bookmarkStart w:id="22507" w:name="_Toc489461861"/>
        <w:bookmarkEnd w:id="22507"/>
      </w:tr>
      <w:tr w:rsidR="00AD6DB4" w:rsidRPr="00671C8B" w:rsidDel="000934B8" w14:paraId="37FB9E48" w14:textId="70F38363" w:rsidTr="00166AF3">
        <w:trPr>
          <w:trHeight w:val="599"/>
          <w:del w:id="22508" w:author="Alban Roche" w:date="2017-08-02T16:45:00Z"/>
        </w:trPr>
        <w:tc>
          <w:tcPr>
            <w:tcW w:w="935" w:type="pct"/>
          </w:tcPr>
          <w:p w14:paraId="1FD489D5" w14:textId="3B3A32B2" w:rsidR="00AD6DB4" w:rsidDel="000934B8" w:rsidRDefault="00AD6DB4" w:rsidP="00166AF3">
            <w:pPr>
              <w:pStyle w:val="TableBody"/>
              <w:rPr>
                <w:del w:id="22509" w:author="Alban Roche" w:date="2017-08-02T16:45:00Z"/>
              </w:rPr>
            </w:pPr>
            <w:del w:id="22510" w:author="Alban Roche" w:date="2017-08-02T16:45:00Z">
              <w:r w:rsidDel="000934B8">
                <w:rPr>
                  <w:i/>
                </w:rPr>
                <w:delText>Write command</w:delText>
              </w:r>
              <w:bookmarkStart w:id="22511" w:name="_Toc489461862"/>
              <w:bookmarkEnd w:id="22511"/>
            </w:del>
          </w:p>
          <w:p w14:paraId="37B870AB" w14:textId="42B7A39E" w:rsidR="00AD6DB4" w:rsidDel="000934B8" w:rsidRDefault="00AD6DB4" w:rsidP="00166AF3">
            <w:pPr>
              <w:pStyle w:val="TableBody"/>
              <w:rPr>
                <w:del w:id="22512" w:author="Alban Roche" w:date="2017-08-02T16:45:00Z"/>
              </w:rPr>
            </w:pPr>
            <w:bookmarkStart w:id="22513" w:name="_Toc489461863"/>
            <w:bookmarkEnd w:id="22513"/>
          </w:p>
          <w:p w14:paraId="39C7241E" w14:textId="734D39F6" w:rsidR="00AD6DB4" w:rsidDel="000934B8" w:rsidRDefault="00AD6DB4" w:rsidP="00166AF3">
            <w:pPr>
              <w:pStyle w:val="TableBody"/>
              <w:rPr>
                <w:del w:id="22514" w:author="Alban Roche" w:date="2017-08-02T16:45:00Z"/>
              </w:rPr>
            </w:pPr>
            <w:del w:id="22515" w:author="Alban Roche" w:date="2017-08-02T16:45:00Z">
              <w:r w:rsidRPr="00CB4B23" w:rsidDel="000934B8">
                <w:rPr>
                  <w:u w:val="single"/>
                </w:rPr>
                <w:delText>Syntax</w:delText>
              </w:r>
              <w:bookmarkStart w:id="22516" w:name="_Toc489461864"/>
              <w:bookmarkEnd w:id="22516"/>
            </w:del>
          </w:p>
          <w:p w14:paraId="27C15E21" w14:textId="74DE9B8B" w:rsidR="00AD6DB4" w:rsidRPr="00CB4B23" w:rsidDel="000934B8" w:rsidRDefault="00AD6DB4" w:rsidP="00166AF3">
            <w:pPr>
              <w:pStyle w:val="TableBody"/>
              <w:rPr>
                <w:del w:id="22517" w:author="Alban Roche" w:date="2017-08-02T16:45:00Z"/>
                <w:b/>
              </w:rPr>
            </w:pPr>
            <w:del w:id="22518" w:author="Alban Roche" w:date="2017-08-02T16:45:00Z">
              <w:r w:rsidRPr="00CB4B23" w:rsidDel="000934B8">
                <w:rPr>
                  <w:b/>
                </w:rPr>
                <w:delText>AT+KHTTPSCNX=&lt;session_id&gt;</w:delText>
              </w:r>
              <w:bookmarkStart w:id="22519" w:name="_Toc489461865"/>
              <w:bookmarkEnd w:id="22519"/>
            </w:del>
          </w:p>
        </w:tc>
        <w:tc>
          <w:tcPr>
            <w:tcW w:w="4065" w:type="pct"/>
          </w:tcPr>
          <w:p w14:paraId="4044D98D" w14:textId="1B02249A" w:rsidR="00AD6DB4" w:rsidDel="000934B8" w:rsidRDefault="00AD6DB4" w:rsidP="00166AF3">
            <w:pPr>
              <w:pStyle w:val="TableBody"/>
              <w:rPr>
                <w:del w:id="22520" w:author="Alban Roche" w:date="2017-08-02T16:45:00Z"/>
              </w:rPr>
            </w:pPr>
            <w:bookmarkStart w:id="22521" w:name="_Toc489461866"/>
            <w:bookmarkEnd w:id="22521"/>
          </w:p>
          <w:p w14:paraId="2C5ACD97" w14:textId="3C42DA39" w:rsidR="00AD6DB4" w:rsidDel="000934B8" w:rsidRDefault="00AD6DB4" w:rsidP="00166AF3">
            <w:pPr>
              <w:pStyle w:val="TableBody"/>
              <w:rPr>
                <w:del w:id="22522" w:author="Alban Roche" w:date="2017-08-02T16:45:00Z"/>
              </w:rPr>
            </w:pPr>
            <w:bookmarkStart w:id="22523" w:name="_Toc489461867"/>
            <w:bookmarkEnd w:id="22523"/>
          </w:p>
          <w:p w14:paraId="328DEBC1" w14:textId="6F7EF26B" w:rsidR="00AD6DB4" w:rsidDel="000934B8" w:rsidRDefault="00AD6DB4" w:rsidP="00166AF3">
            <w:pPr>
              <w:pStyle w:val="TableBody"/>
              <w:rPr>
                <w:del w:id="22524" w:author="Alban Roche" w:date="2017-08-02T16:45:00Z"/>
              </w:rPr>
            </w:pPr>
            <w:del w:id="22525" w:author="Alban Roche" w:date="2017-08-02T16:45:00Z">
              <w:r w:rsidRPr="00CB4B23" w:rsidDel="000934B8">
                <w:rPr>
                  <w:u w:val="single"/>
                </w:rPr>
                <w:delText>Response</w:delText>
              </w:r>
              <w:bookmarkStart w:id="22526" w:name="_Toc489461868"/>
              <w:bookmarkEnd w:id="22526"/>
            </w:del>
          </w:p>
          <w:p w14:paraId="099A130C" w14:textId="12A74FEA" w:rsidR="00AD6DB4" w:rsidDel="000934B8" w:rsidRDefault="00AD6DB4" w:rsidP="00166AF3">
            <w:pPr>
              <w:pStyle w:val="TableBody"/>
              <w:rPr>
                <w:del w:id="22527" w:author="Alban Roche" w:date="2017-08-02T16:45:00Z"/>
                <w:b/>
              </w:rPr>
            </w:pPr>
            <w:del w:id="22528" w:author="Alban Roche" w:date="2017-08-02T16:45:00Z">
              <w:r w:rsidRPr="00CB4B23" w:rsidDel="000934B8">
                <w:rPr>
                  <w:b/>
                </w:rPr>
                <w:delText>OK</w:delText>
              </w:r>
              <w:bookmarkStart w:id="22529" w:name="_Toc489461869"/>
              <w:bookmarkEnd w:id="22529"/>
            </w:del>
          </w:p>
          <w:p w14:paraId="76D97538" w14:textId="37B18353" w:rsidR="00AD6DB4" w:rsidRPr="00C318EF" w:rsidDel="000934B8" w:rsidRDefault="00AD6DB4" w:rsidP="00166AF3">
            <w:pPr>
              <w:pStyle w:val="TableBody"/>
              <w:rPr>
                <w:del w:id="22530" w:author="Alban Roche" w:date="2017-08-02T16:45:00Z"/>
              </w:rPr>
            </w:pPr>
            <w:bookmarkStart w:id="22531" w:name="_Toc489461870"/>
            <w:bookmarkEnd w:id="22531"/>
          </w:p>
          <w:p w14:paraId="0F72D896" w14:textId="365B43F5" w:rsidR="00AD6DB4" w:rsidRPr="00C318EF" w:rsidDel="000934B8" w:rsidRDefault="00AD6DB4" w:rsidP="00166AF3">
            <w:pPr>
              <w:pStyle w:val="TableBody"/>
              <w:rPr>
                <w:del w:id="22532" w:author="Alban Roche" w:date="2017-08-02T16:45:00Z"/>
              </w:rPr>
            </w:pPr>
            <w:del w:id="22533" w:author="Alban Roche" w:date="2017-08-02T16:45:00Z">
              <w:r w:rsidRPr="00C318EF" w:rsidDel="000934B8">
                <w:delText>or</w:delText>
              </w:r>
              <w:bookmarkStart w:id="22534" w:name="_Toc489461871"/>
              <w:bookmarkEnd w:id="22534"/>
            </w:del>
          </w:p>
          <w:p w14:paraId="43EBB40E" w14:textId="640EAB3B" w:rsidR="00AD6DB4" w:rsidRPr="00CB4B23" w:rsidDel="000934B8" w:rsidRDefault="00AD6DB4" w:rsidP="00166AF3">
            <w:pPr>
              <w:pStyle w:val="TableBody"/>
              <w:rPr>
                <w:del w:id="22535" w:author="Alban Roche" w:date="2017-08-02T16:45:00Z"/>
                <w:b/>
              </w:rPr>
            </w:pPr>
            <w:del w:id="22536" w:author="Alban Roche" w:date="2017-08-02T16:45:00Z">
              <w:r w:rsidRPr="00CB4B23" w:rsidDel="000934B8">
                <w:rPr>
                  <w:b/>
                </w:rPr>
                <w:delText>+CME ERROR: &lt;err&gt;</w:delText>
              </w:r>
              <w:bookmarkStart w:id="22537" w:name="_Toc489461872"/>
              <w:bookmarkEnd w:id="22537"/>
            </w:del>
          </w:p>
          <w:p w14:paraId="44675474" w14:textId="27770BC3" w:rsidR="00AD6DB4" w:rsidDel="000934B8" w:rsidRDefault="00AD6DB4" w:rsidP="00166AF3">
            <w:pPr>
              <w:pStyle w:val="TableBody"/>
              <w:rPr>
                <w:del w:id="22538" w:author="Alban Roche" w:date="2017-08-02T16:45:00Z"/>
                <w:b/>
              </w:rPr>
            </w:pPr>
            <w:del w:id="22539" w:author="Alban Roche" w:date="2017-08-02T16:45:00Z">
              <w:r w:rsidRPr="00CB4B23" w:rsidDel="000934B8">
                <w:rPr>
                  <w:b/>
                </w:rPr>
                <w:delText>+KHTTPS_ERROR: &lt;session_id&gt;, &lt;http_notif&gt;</w:delText>
              </w:r>
              <w:bookmarkStart w:id="22540" w:name="_Toc489461873"/>
              <w:bookmarkEnd w:id="22540"/>
            </w:del>
          </w:p>
          <w:p w14:paraId="4B1FB809" w14:textId="1D0AF86E" w:rsidR="00AD6DB4" w:rsidRPr="00CB4B23" w:rsidDel="000934B8" w:rsidRDefault="00AD6DB4" w:rsidP="00166AF3">
            <w:pPr>
              <w:pStyle w:val="TableBody"/>
              <w:rPr>
                <w:del w:id="22541" w:author="Alban Roche" w:date="2017-08-02T16:45:00Z"/>
              </w:rPr>
            </w:pPr>
            <w:bookmarkStart w:id="22542" w:name="_Toc489461874"/>
            <w:bookmarkEnd w:id="22542"/>
          </w:p>
          <w:p w14:paraId="1AE41F91" w14:textId="3BB37F57" w:rsidR="00AD6DB4" w:rsidDel="000934B8" w:rsidRDefault="00AD6DB4" w:rsidP="00166AF3">
            <w:pPr>
              <w:pStyle w:val="TableBody"/>
              <w:rPr>
                <w:del w:id="22543" w:author="Alban Roche" w:date="2017-08-02T16:45:00Z"/>
              </w:rPr>
            </w:pPr>
            <w:del w:id="22544" w:author="Alban Roche" w:date="2017-08-02T16:45:00Z">
              <w:r w:rsidRPr="00CB4B23" w:rsidDel="000934B8">
                <w:rPr>
                  <w:u w:val="single"/>
                </w:rPr>
                <w:delText>Parameters</w:delText>
              </w:r>
              <w:bookmarkStart w:id="22545" w:name="_Toc489461875"/>
              <w:bookmarkEnd w:id="22545"/>
            </w:del>
          </w:p>
          <w:p w14:paraId="3C9BBF8A" w14:textId="453D07C5" w:rsidR="00AD6DB4" w:rsidDel="000934B8" w:rsidRDefault="00AD6DB4" w:rsidP="00166AF3">
            <w:pPr>
              <w:pStyle w:val="TableBody"/>
              <w:rPr>
                <w:del w:id="22546" w:author="Alban Roche" w:date="2017-08-02T16:45:00Z"/>
              </w:rPr>
            </w:pPr>
            <w:del w:id="22547" w:author="Alban Roche" w:date="2017-08-02T16:45:00Z">
              <w:r w:rsidRPr="00CB4B23" w:rsidDel="000934B8">
                <w:rPr>
                  <w:b/>
                </w:rPr>
                <w:delText>&lt;session_id&gt;</w:delText>
              </w:r>
              <w:r w:rsidDel="000934B8">
                <w:tab/>
                <w:delText>HTTPS session index</w:delText>
              </w:r>
              <w:bookmarkStart w:id="22548" w:name="_Toc489461876"/>
              <w:bookmarkEnd w:id="22548"/>
            </w:del>
          </w:p>
          <w:p w14:paraId="3E0FDE02" w14:textId="515FEE00" w:rsidR="00AD6DB4" w:rsidDel="000934B8" w:rsidRDefault="00AD6DB4" w:rsidP="00166AF3">
            <w:pPr>
              <w:pStyle w:val="TableBody"/>
              <w:rPr>
                <w:del w:id="22549" w:author="Alban Roche" w:date="2017-08-02T16:45:00Z"/>
              </w:rPr>
            </w:pPr>
            <w:bookmarkStart w:id="22550" w:name="_Toc489461877"/>
            <w:bookmarkEnd w:id="22550"/>
          </w:p>
          <w:p w14:paraId="01C4DA82" w14:textId="489173D1" w:rsidR="00AD6DB4" w:rsidRPr="00671C8B" w:rsidDel="000934B8" w:rsidRDefault="00AD6DB4" w:rsidP="00166AF3">
            <w:pPr>
              <w:pStyle w:val="TableBody"/>
              <w:rPr>
                <w:del w:id="22551" w:author="Alban Roche" w:date="2017-08-02T16:45:00Z"/>
              </w:rPr>
            </w:pPr>
            <w:del w:id="22552" w:author="Alban Roche" w:date="2017-08-02T16:45:00Z">
              <w:r w:rsidRPr="00671C8B" w:rsidDel="000934B8">
                <w:rPr>
                  <w:b/>
                </w:rPr>
                <w:delText>&lt;http_notif&gt;</w:delText>
              </w:r>
              <w:r w:rsidRPr="00671C8B" w:rsidDel="000934B8">
                <w:rPr>
                  <w:b/>
                  <w:lang w:eastAsia="zh-CN"/>
                </w:rPr>
                <w:tab/>
              </w:r>
              <w:r w:rsidRPr="00671C8B" w:rsidDel="000934B8">
                <w:delText>Integer type. Indicates the cause of the HTTP</w:delText>
              </w:r>
              <w:r w:rsidDel="000934B8">
                <w:delText>S</w:delText>
              </w:r>
              <w:r w:rsidRPr="00671C8B" w:rsidDel="000934B8">
                <w:delText xml:space="preserve"> connection failure</w:delText>
              </w:r>
              <w:bookmarkStart w:id="22553" w:name="_Toc489461878"/>
              <w:bookmarkEnd w:id="22553"/>
            </w:del>
          </w:p>
          <w:p w14:paraId="77FF504A" w14:textId="0D164A2C" w:rsidR="00AD6DB4" w:rsidRPr="00671C8B" w:rsidDel="000934B8" w:rsidRDefault="00AD6DB4" w:rsidP="00166AF3">
            <w:pPr>
              <w:pStyle w:val="TableBody"/>
              <w:rPr>
                <w:del w:id="22554" w:author="Alban Roche" w:date="2017-08-02T16:45:00Z"/>
              </w:rPr>
            </w:pPr>
            <w:del w:id="22555" w:author="Alban Roche" w:date="2017-08-02T16:45:00Z">
              <w:r w:rsidRPr="00671C8B" w:rsidDel="000934B8">
                <w:rPr>
                  <w:lang w:eastAsia="zh-CN"/>
                </w:rPr>
                <w:delText>4</w:delText>
              </w:r>
              <w:r w:rsidRPr="00671C8B" w:rsidDel="000934B8">
                <w:tab/>
                <w:delText>DNS error</w:delText>
              </w:r>
              <w:bookmarkStart w:id="22556" w:name="_Toc489461879"/>
              <w:bookmarkEnd w:id="22556"/>
            </w:del>
          </w:p>
          <w:p w14:paraId="18B82764" w14:textId="1C4E7C19" w:rsidR="00AD6DB4" w:rsidRPr="00671C8B" w:rsidDel="000934B8" w:rsidRDefault="00AD6DB4" w:rsidP="00166AF3">
            <w:pPr>
              <w:pStyle w:val="TableBody"/>
              <w:rPr>
                <w:del w:id="22557" w:author="Alban Roche" w:date="2017-08-02T16:45:00Z"/>
              </w:rPr>
            </w:pPr>
            <w:del w:id="22558" w:author="Alban Roche" w:date="2017-08-02T16:45:00Z">
              <w:r w:rsidRPr="00671C8B" w:rsidDel="000934B8">
                <w:rPr>
                  <w:lang w:eastAsia="zh-CN"/>
                </w:rPr>
                <w:delText>5</w:delText>
              </w:r>
              <w:r w:rsidRPr="00671C8B" w:rsidDel="000934B8">
                <w:tab/>
                <w:delText>HTTP</w:delText>
              </w:r>
              <w:r w:rsidDel="000934B8">
                <w:delText>S</w:delText>
              </w:r>
              <w:r w:rsidRPr="00671C8B" w:rsidDel="000934B8">
                <w:delText xml:space="preserve"> connection error due to internal trouble</w:delText>
              </w:r>
              <w:bookmarkStart w:id="22559" w:name="_Toc489461880"/>
              <w:bookmarkEnd w:id="22559"/>
            </w:del>
          </w:p>
          <w:p w14:paraId="6BCBDF26" w14:textId="349F4897" w:rsidR="00AD6DB4" w:rsidRPr="00671C8B" w:rsidDel="000934B8" w:rsidRDefault="00AD6DB4" w:rsidP="00166AF3">
            <w:pPr>
              <w:pStyle w:val="TableBody"/>
              <w:rPr>
                <w:del w:id="22560" w:author="Alban Roche" w:date="2017-08-02T16:45:00Z"/>
              </w:rPr>
            </w:pPr>
            <w:del w:id="22561" w:author="Alban Roche" w:date="2017-08-02T16:45:00Z">
              <w:r w:rsidRPr="00671C8B" w:rsidDel="000934B8">
                <w:rPr>
                  <w:lang w:eastAsia="zh-CN"/>
                </w:rPr>
                <w:delText>6</w:delText>
              </w:r>
              <w:r w:rsidRPr="00671C8B" w:rsidDel="000934B8">
                <w:tab/>
                <w:delText>HTTP</w:delText>
              </w:r>
              <w:r w:rsidDel="000934B8">
                <w:delText>S</w:delText>
              </w:r>
              <w:r w:rsidRPr="00671C8B" w:rsidDel="000934B8">
                <w:delText xml:space="preserve"> connection timeout</w:delText>
              </w:r>
              <w:bookmarkStart w:id="22562" w:name="_Toc489461881"/>
              <w:bookmarkEnd w:id="22562"/>
            </w:del>
          </w:p>
          <w:p w14:paraId="073C9B03" w14:textId="5E15AED4" w:rsidR="00AD6DB4" w:rsidRPr="00671C8B" w:rsidDel="000934B8" w:rsidRDefault="00AD6DB4" w:rsidP="00166AF3">
            <w:pPr>
              <w:pStyle w:val="TableBody"/>
              <w:rPr>
                <w:del w:id="22563" w:author="Alban Roche" w:date="2017-08-02T16:45:00Z"/>
                <w:lang w:eastAsia="zh-CN"/>
              </w:rPr>
            </w:pPr>
            <w:del w:id="22564" w:author="Alban Roche" w:date="2017-08-02T16:45:00Z">
              <w:r w:rsidRPr="00671C8B" w:rsidDel="000934B8">
                <w:rPr>
                  <w:lang w:eastAsia="zh-CN"/>
                </w:rPr>
                <w:delText>9</w:delText>
              </w:r>
              <w:r w:rsidRPr="00671C8B" w:rsidDel="000934B8">
                <w:tab/>
                <w:delText>T</w:delText>
              </w:r>
              <w:r w:rsidRPr="00671C8B" w:rsidDel="000934B8">
                <w:rPr>
                  <w:lang w:eastAsia="zh-CN"/>
                </w:rPr>
                <w:delText>riple plus (+++) error (switch to command mode)</w:delText>
              </w:r>
              <w:bookmarkStart w:id="22565" w:name="_Toc489461882"/>
              <w:bookmarkEnd w:id="22565"/>
            </w:del>
          </w:p>
          <w:p w14:paraId="3B136C46" w14:textId="428EC827" w:rsidR="00AD6DB4" w:rsidRPr="00671C8B" w:rsidDel="000934B8" w:rsidRDefault="00AD6DB4" w:rsidP="00166AF3">
            <w:pPr>
              <w:pStyle w:val="TableBody"/>
              <w:rPr>
                <w:del w:id="22566" w:author="Alban Roche" w:date="2017-08-02T16:45:00Z"/>
                <w:lang w:eastAsia="zh-CN"/>
              </w:rPr>
            </w:pPr>
            <w:del w:id="22567" w:author="Alban Roche" w:date="2017-08-02T16:45:00Z">
              <w:r w:rsidRPr="00671C8B" w:rsidDel="000934B8">
                <w:rPr>
                  <w:lang w:eastAsia="zh-CN"/>
                </w:rPr>
                <w:delText>10</w:delText>
              </w:r>
              <w:r w:rsidRPr="00671C8B" w:rsidDel="000934B8">
                <w:rPr>
                  <w:lang w:eastAsia="zh-CN"/>
                </w:rPr>
                <w:tab/>
                <w:delText>HTTP</w:delText>
              </w:r>
              <w:r w:rsidDel="000934B8">
                <w:rPr>
                  <w:lang w:eastAsia="zh-CN"/>
                </w:rPr>
                <w:delText>S</w:delText>
              </w:r>
              <w:r w:rsidRPr="00671C8B" w:rsidDel="000934B8">
                <w:rPr>
                  <w:lang w:eastAsia="zh-CN"/>
                </w:rPr>
                <w:delText xml:space="preserve"> got no data</w:delText>
              </w:r>
              <w:bookmarkStart w:id="22568" w:name="_Toc489461883"/>
              <w:bookmarkEnd w:id="22568"/>
            </w:del>
          </w:p>
          <w:p w14:paraId="732D9D62" w14:textId="6D6FB159" w:rsidR="00AD6DB4" w:rsidRPr="00926D57" w:rsidDel="000934B8" w:rsidRDefault="00AD6DB4" w:rsidP="00166AF3">
            <w:pPr>
              <w:pStyle w:val="TableBody"/>
              <w:rPr>
                <w:del w:id="22569" w:author="Alban Roche" w:date="2017-08-02T16:45:00Z"/>
              </w:rPr>
            </w:pPr>
            <w:del w:id="22570" w:author="Alban Roche" w:date="2017-08-02T16:45:00Z">
              <w:r w:rsidRPr="00671C8B" w:rsidDel="000934B8">
                <w:rPr>
                  <w:lang w:eastAsia="zh-CN"/>
                </w:rPr>
                <w:delText>11</w:delText>
              </w:r>
              <w:r w:rsidRPr="00671C8B" w:rsidDel="000934B8">
                <w:rPr>
                  <w:lang w:eastAsia="zh-CN"/>
                </w:rPr>
                <w:tab/>
                <w:delText>HTTP</w:delText>
              </w:r>
              <w:r w:rsidDel="000934B8">
                <w:rPr>
                  <w:lang w:eastAsia="zh-CN"/>
                </w:rPr>
                <w:delText>S got partial data</w:delText>
              </w:r>
              <w:bookmarkStart w:id="22571" w:name="_Toc489461884"/>
              <w:bookmarkEnd w:id="22571"/>
            </w:del>
          </w:p>
        </w:tc>
        <w:bookmarkStart w:id="22572" w:name="_Toc489461885"/>
        <w:bookmarkEnd w:id="22572"/>
      </w:tr>
      <w:tr w:rsidR="00AD6DB4" w:rsidRPr="00671C8B" w:rsidDel="000934B8" w14:paraId="6A4FC055" w14:textId="6BB487FE" w:rsidTr="00166AF3">
        <w:trPr>
          <w:cantSplit w:val="0"/>
          <w:trHeight w:val="599"/>
          <w:del w:id="22573" w:author="Alban Roche" w:date="2017-08-02T16:45:00Z"/>
        </w:trPr>
        <w:tc>
          <w:tcPr>
            <w:tcW w:w="935" w:type="pct"/>
          </w:tcPr>
          <w:p w14:paraId="4AF3F65D" w14:textId="49196529" w:rsidR="00AD6DB4" w:rsidRPr="00671C8B" w:rsidDel="000934B8" w:rsidRDefault="00AD6DB4" w:rsidP="00166AF3">
            <w:pPr>
              <w:pStyle w:val="TableBody"/>
              <w:rPr>
                <w:del w:id="22574" w:author="Alban Roche" w:date="2017-08-02T16:45:00Z"/>
              </w:rPr>
            </w:pPr>
            <w:del w:id="22575" w:author="Alban Roche" w:date="2017-08-02T16:45:00Z">
              <w:r w:rsidRPr="00671C8B" w:rsidDel="000934B8">
                <w:rPr>
                  <w:u w:val="single"/>
                </w:rPr>
                <w:delText>Reference</w:delText>
              </w:r>
              <w:bookmarkStart w:id="22576" w:name="_Toc489461886"/>
              <w:bookmarkEnd w:id="22576"/>
            </w:del>
          </w:p>
          <w:p w14:paraId="0C3F2F32" w14:textId="44FF118B" w:rsidR="00AD6DB4" w:rsidDel="000934B8" w:rsidRDefault="00AD6DB4" w:rsidP="00166AF3">
            <w:pPr>
              <w:pStyle w:val="TableBody"/>
              <w:rPr>
                <w:del w:id="22577" w:author="Alban Roche" w:date="2017-08-02T16:45:00Z"/>
                <w:i/>
              </w:rPr>
            </w:pPr>
            <w:del w:id="22578" w:author="Alban Roche" w:date="2017-08-02T16:45:00Z">
              <w:r w:rsidRPr="00671C8B" w:rsidDel="000934B8">
                <w:delText>Sierra Wireless Proprietary</w:delText>
              </w:r>
              <w:bookmarkStart w:id="22579" w:name="_Toc489461887"/>
              <w:bookmarkEnd w:id="22579"/>
            </w:del>
          </w:p>
        </w:tc>
        <w:tc>
          <w:tcPr>
            <w:tcW w:w="4065" w:type="pct"/>
          </w:tcPr>
          <w:p w14:paraId="6F0249BB" w14:textId="20548B6B" w:rsidR="00AD6DB4" w:rsidRPr="00671C8B" w:rsidDel="000934B8" w:rsidRDefault="00AD6DB4" w:rsidP="00166AF3">
            <w:pPr>
              <w:pStyle w:val="TableBody"/>
              <w:rPr>
                <w:del w:id="22580" w:author="Alban Roche" w:date="2017-08-02T16:45:00Z"/>
              </w:rPr>
            </w:pPr>
            <w:del w:id="22581" w:author="Alban Roche" w:date="2017-08-02T16:45:00Z">
              <w:r w:rsidRPr="00671C8B" w:rsidDel="000934B8">
                <w:rPr>
                  <w:u w:val="single"/>
                </w:rPr>
                <w:delText>Notes</w:delText>
              </w:r>
              <w:bookmarkStart w:id="22582" w:name="_Toc489461888"/>
              <w:bookmarkEnd w:id="22582"/>
            </w:del>
          </w:p>
          <w:p w14:paraId="45D39075" w14:textId="3BB48885" w:rsidR="00AD6DB4" w:rsidDel="000934B8" w:rsidRDefault="00AD6DB4" w:rsidP="0059466D">
            <w:pPr>
              <w:pStyle w:val="TableBody"/>
              <w:numPr>
                <w:ilvl w:val="0"/>
                <w:numId w:val="97"/>
              </w:numPr>
              <w:rPr>
                <w:del w:id="22583" w:author="Alban Roche" w:date="2017-08-02T16:45:00Z"/>
              </w:rPr>
            </w:pPr>
            <w:del w:id="22584" w:author="Alban Roche" w:date="2017-08-02T16:45:00Z">
              <w:r w:rsidDel="000934B8">
                <w:delText>This command is used to start the HTTPS connection created by +KHTTPSCFG with &lt;start&gt;=0.</w:delText>
              </w:r>
              <w:bookmarkStart w:id="22585" w:name="_Toc489461889"/>
              <w:bookmarkEnd w:id="22585"/>
            </w:del>
          </w:p>
          <w:p w14:paraId="6059A65A" w14:textId="46E8CAAF" w:rsidR="00AD6DB4" w:rsidDel="000934B8" w:rsidRDefault="00AD6DB4" w:rsidP="0059466D">
            <w:pPr>
              <w:pStyle w:val="TableBody"/>
              <w:numPr>
                <w:ilvl w:val="0"/>
                <w:numId w:val="97"/>
              </w:numPr>
              <w:rPr>
                <w:del w:id="22586" w:author="Alban Roche" w:date="2017-08-02T16:45:00Z"/>
              </w:rPr>
            </w:pPr>
            <w:del w:id="22587" w:author="Alban Roche" w:date="2017-08-02T16:45:00Z">
              <w:r w:rsidDel="000934B8">
                <w:delText>+KHTTPSGET, +KHTTPSHEAD, +KHTTPSPOST automatically starts the connection if it has not been started using AT+KHTTPSCNX.</w:delText>
              </w:r>
              <w:bookmarkStart w:id="22588" w:name="_Toc489461890"/>
              <w:bookmarkEnd w:id="22588"/>
            </w:del>
          </w:p>
        </w:tc>
        <w:bookmarkStart w:id="22589" w:name="_Toc489461891"/>
        <w:bookmarkEnd w:id="22589"/>
      </w:tr>
    </w:tbl>
    <w:p w14:paraId="10925D77" w14:textId="114674A5" w:rsidR="00AD6DB4" w:rsidRPr="00671C8B" w:rsidDel="000934B8" w:rsidRDefault="00AD6DB4" w:rsidP="0059466D">
      <w:pPr>
        <w:pStyle w:val="Heading3"/>
        <w:numPr>
          <w:ilvl w:val="2"/>
          <w:numId w:val="11"/>
        </w:numPr>
        <w:ind w:left="1260" w:hanging="1260"/>
        <w:rPr>
          <w:del w:id="22590" w:author="Alban Roche" w:date="2017-08-02T16:45:00Z"/>
        </w:rPr>
      </w:pPr>
      <w:bookmarkStart w:id="22591" w:name="_Toc435632881"/>
      <w:bookmarkStart w:id="22592" w:name="_Toc486251795"/>
      <w:bookmarkStart w:id="22593" w:name="_Ref489361887"/>
      <w:bookmarkStart w:id="22594" w:name="_Ref489361889"/>
      <w:del w:id="22595" w:author="Alban Roche" w:date="2017-08-02T16:45:00Z">
        <w:r w:rsidRPr="00671C8B" w:rsidDel="000934B8">
          <w:delText>+KHTTP</w:delText>
        </w:r>
        <w:r w:rsidRPr="00671C8B" w:rsidDel="000934B8">
          <w:rPr>
            <w:rFonts w:hint="eastAsia"/>
          </w:rPr>
          <w:delText>SHEADER</w:delText>
        </w:r>
        <w:r w:rsidRPr="00671C8B" w:rsidDel="000934B8">
          <w:delText xml:space="preserve"> Command:</w:delText>
        </w:r>
        <w:r w:rsidRPr="00671C8B" w:rsidDel="000934B8">
          <w:rPr>
            <w:rFonts w:hint="eastAsia"/>
          </w:rPr>
          <w:delText xml:space="preserve"> S</w:delText>
        </w:r>
        <w:r w:rsidRPr="00671C8B" w:rsidDel="000934B8">
          <w:delText>et the HTTPS Request Header</w:delText>
        </w:r>
        <w:bookmarkStart w:id="22596" w:name="_Toc489461892"/>
        <w:bookmarkEnd w:id="22470"/>
        <w:bookmarkEnd w:id="22471"/>
        <w:bookmarkEnd w:id="22472"/>
        <w:bookmarkEnd w:id="22473"/>
        <w:bookmarkEnd w:id="22474"/>
        <w:bookmarkEnd w:id="22591"/>
        <w:bookmarkEnd w:id="22592"/>
        <w:bookmarkEnd w:id="22593"/>
        <w:bookmarkEnd w:id="22594"/>
        <w:bookmarkEnd w:id="22596"/>
      </w:del>
    </w:p>
    <w:tbl>
      <w:tblPr>
        <w:tblStyle w:val="TableSWIleft"/>
        <w:tblW w:w="5000" w:type="pct"/>
        <w:tblLayout w:type="fixed"/>
        <w:tblLook w:val="04A0" w:firstRow="1" w:lastRow="0" w:firstColumn="1" w:lastColumn="0" w:noHBand="0" w:noVBand="1"/>
      </w:tblPr>
      <w:tblGrid>
        <w:gridCol w:w="1687"/>
        <w:gridCol w:w="7336"/>
      </w:tblGrid>
      <w:tr w:rsidR="00AD6DB4" w:rsidRPr="00671C8B" w:rsidDel="000934B8" w14:paraId="72C9B580" w14:textId="52A140AC" w:rsidTr="00166AF3">
        <w:trPr>
          <w:cnfStyle w:val="100000000000" w:firstRow="1" w:lastRow="0" w:firstColumn="0" w:lastColumn="0" w:oddVBand="0" w:evenVBand="0" w:oddHBand="0" w:evenHBand="0" w:firstRowFirstColumn="0" w:firstRowLastColumn="0" w:lastRowFirstColumn="0" w:lastRowLastColumn="0"/>
          <w:del w:id="22597" w:author="Alban Roche" w:date="2017-08-02T16:45:00Z"/>
        </w:trPr>
        <w:tc>
          <w:tcPr>
            <w:tcW w:w="5000" w:type="pct"/>
            <w:gridSpan w:val="2"/>
          </w:tcPr>
          <w:p w14:paraId="5A1856E0" w14:textId="7FCF66A2" w:rsidR="00AD6DB4" w:rsidRPr="00671C8B" w:rsidDel="000934B8" w:rsidRDefault="00AD6DB4" w:rsidP="00166AF3">
            <w:pPr>
              <w:pStyle w:val="TableColumnHead"/>
              <w:spacing w:before="144" w:after="144"/>
              <w:rPr>
                <w:del w:id="22598" w:author="Alban Roche" w:date="2017-08-02T16:45:00Z"/>
              </w:rPr>
            </w:pPr>
            <w:del w:id="22599" w:author="Alban Roche" w:date="2017-08-02T16:45:00Z">
              <w:r w:rsidDel="000934B8">
                <w:rPr>
                  <w:lang w:eastAsia="zh-CN"/>
                </w:rPr>
                <w:delText>HL7618RD</w:delText>
              </w:r>
              <w:r w:rsidDel="000934B8">
                <w:delText xml:space="preserve">, HL7648, HL7650, </w:delText>
              </w:r>
              <w:r w:rsidDel="000934B8">
                <w:rPr>
                  <w:lang w:val="en-GB"/>
                </w:rPr>
                <w:delText>HL7690 and HL7692</w:delText>
              </w:r>
              <w:bookmarkStart w:id="22600" w:name="_Toc489461893"/>
              <w:bookmarkEnd w:id="22600"/>
            </w:del>
          </w:p>
        </w:tc>
        <w:bookmarkStart w:id="22601" w:name="_Toc489461894"/>
        <w:bookmarkEnd w:id="22601"/>
      </w:tr>
      <w:tr w:rsidR="00AD6DB4" w:rsidRPr="00671C8B" w:rsidDel="000934B8" w14:paraId="4BE2BA5A" w14:textId="0A000291" w:rsidTr="00166AF3">
        <w:trPr>
          <w:trHeight w:val="599"/>
          <w:del w:id="22602" w:author="Alban Roche" w:date="2017-08-02T16:45:00Z"/>
        </w:trPr>
        <w:tc>
          <w:tcPr>
            <w:tcW w:w="935" w:type="pct"/>
          </w:tcPr>
          <w:p w14:paraId="3F44DF71" w14:textId="62F00879" w:rsidR="00AD6DB4" w:rsidDel="000934B8" w:rsidRDefault="00AD6DB4" w:rsidP="00166AF3">
            <w:pPr>
              <w:pStyle w:val="TableBody"/>
              <w:rPr>
                <w:del w:id="22603" w:author="Alban Roche" w:date="2017-08-02T16:45:00Z"/>
              </w:rPr>
            </w:pPr>
            <w:del w:id="22604" w:author="Alban Roche" w:date="2017-08-02T16:45:00Z">
              <w:r w:rsidDel="000934B8">
                <w:rPr>
                  <w:i/>
                </w:rPr>
                <w:delText>Test command</w:delText>
              </w:r>
              <w:bookmarkStart w:id="22605" w:name="_Toc489461895"/>
              <w:bookmarkEnd w:id="22605"/>
            </w:del>
          </w:p>
          <w:p w14:paraId="503CDA46" w14:textId="2D82079D" w:rsidR="00AD6DB4" w:rsidDel="000934B8" w:rsidRDefault="00AD6DB4" w:rsidP="00166AF3">
            <w:pPr>
              <w:pStyle w:val="TableBody"/>
              <w:rPr>
                <w:del w:id="22606" w:author="Alban Roche" w:date="2017-08-02T16:45:00Z"/>
              </w:rPr>
            </w:pPr>
            <w:bookmarkStart w:id="22607" w:name="_Toc489461896"/>
            <w:bookmarkEnd w:id="22607"/>
          </w:p>
          <w:p w14:paraId="498EA2AB" w14:textId="4EABBBC8" w:rsidR="00AD6DB4" w:rsidDel="000934B8" w:rsidRDefault="00AD6DB4" w:rsidP="00166AF3">
            <w:pPr>
              <w:pStyle w:val="TableBody"/>
              <w:rPr>
                <w:del w:id="22608" w:author="Alban Roche" w:date="2017-08-02T16:45:00Z"/>
              </w:rPr>
            </w:pPr>
            <w:del w:id="22609" w:author="Alban Roche" w:date="2017-08-02T16:45:00Z">
              <w:r w:rsidRPr="00CB4B23" w:rsidDel="000934B8">
                <w:rPr>
                  <w:u w:val="single"/>
                </w:rPr>
                <w:delText>Syntax</w:delText>
              </w:r>
              <w:bookmarkStart w:id="22610" w:name="_Toc489461897"/>
              <w:bookmarkEnd w:id="22610"/>
            </w:del>
          </w:p>
          <w:p w14:paraId="000361E7" w14:textId="639F2133" w:rsidR="00AD6DB4" w:rsidRPr="00CB4B23" w:rsidDel="000934B8" w:rsidRDefault="00AD6DB4" w:rsidP="00166AF3">
            <w:pPr>
              <w:pStyle w:val="TableBody"/>
              <w:rPr>
                <w:del w:id="22611" w:author="Alban Roche" w:date="2017-08-02T16:45:00Z"/>
                <w:b/>
              </w:rPr>
            </w:pPr>
            <w:del w:id="22612" w:author="Alban Roche" w:date="2017-08-02T16:45:00Z">
              <w:r w:rsidRPr="00CB4B23" w:rsidDel="000934B8">
                <w:rPr>
                  <w:b/>
                </w:rPr>
                <w:delText>AT+</w:delText>
              </w:r>
              <w:r w:rsidDel="000934B8">
                <w:rPr>
                  <w:b/>
                </w:rPr>
                <w:br/>
              </w:r>
              <w:r w:rsidRPr="00CB4B23" w:rsidDel="000934B8">
                <w:rPr>
                  <w:b/>
                </w:rPr>
                <w:delText>KHTTPSHEADER=?</w:delText>
              </w:r>
              <w:bookmarkStart w:id="22613" w:name="_Toc489461898"/>
              <w:bookmarkEnd w:id="22613"/>
            </w:del>
          </w:p>
        </w:tc>
        <w:tc>
          <w:tcPr>
            <w:tcW w:w="4065" w:type="pct"/>
          </w:tcPr>
          <w:p w14:paraId="1CCF7DFD" w14:textId="6AC989C0" w:rsidR="00AD6DB4" w:rsidDel="000934B8" w:rsidRDefault="00AD6DB4" w:rsidP="00166AF3">
            <w:pPr>
              <w:pStyle w:val="TableBody"/>
              <w:rPr>
                <w:del w:id="22614" w:author="Alban Roche" w:date="2017-08-02T16:45:00Z"/>
              </w:rPr>
            </w:pPr>
            <w:bookmarkStart w:id="22615" w:name="_Toc489461899"/>
            <w:bookmarkEnd w:id="22615"/>
          </w:p>
          <w:p w14:paraId="5F2106AF" w14:textId="50B67DFD" w:rsidR="00AD6DB4" w:rsidDel="000934B8" w:rsidRDefault="00AD6DB4" w:rsidP="00166AF3">
            <w:pPr>
              <w:pStyle w:val="TableBody"/>
              <w:rPr>
                <w:del w:id="22616" w:author="Alban Roche" w:date="2017-08-02T16:45:00Z"/>
              </w:rPr>
            </w:pPr>
            <w:bookmarkStart w:id="22617" w:name="_Toc489461900"/>
            <w:bookmarkEnd w:id="22617"/>
          </w:p>
          <w:p w14:paraId="110A62F2" w14:textId="6439FB1B" w:rsidR="00AD6DB4" w:rsidDel="000934B8" w:rsidRDefault="00AD6DB4" w:rsidP="00166AF3">
            <w:pPr>
              <w:pStyle w:val="TableBody"/>
              <w:rPr>
                <w:del w:id="22618" w:author="Alban Roche" w:date="2017-08-02T16:45:00Z"/>
              </w:rPr>
            </w:pPr>
            <w:del w:id="22619" w:author="Alban Roche" w:date="2017-08-02T16:45:00Z">
              <w:r w:rsidRPr="00CB4B23" w:rsidDel="000934B8">
                <w:rPr>
                  <w:u w:val="single"/>
                </w:rPr>
                <w:delText>Response</w:delText>
              </w:r>
              <w:bookmarkStart w:id="22620" w:name="_Toc489461901"/>
              <w:bookmarkEnd w:id="22620"/>
            </w:del>
          </w:p>
          <w:p w14:paraId="5682A758" w14:textId="726DAB2A" w:rsidR="00AD6DB4" w:rsidRPr="00CB4B23" w:rsidDel="000934B8" w:rsidRDefault="00AD6DB4" w:rsidP="00166AF3">
            <w:pPr>
              <w:pStyle w:val="TableBody"/>
              <w:rPr>
                <w:del w:id="22621" w:author="Alban Roche" w:date="2017-08-02T16:45:00Z"/>
                <w:b/>
              </w:rPr>
            </w:pPr>
            <w:del w:id="22622" w:author="Alban Roche" w:date="2017-08-02T16:45:00Z">
              <w:r w:rsidRPr="00CB4B23" w:rsidDel="000934B8">
                <w:rPr>
                  <w:b/>
                </w:rPr>
                <w:delText>+KHTTPSHEADER: (</w:delText>
              </w:r>
              <w:r w:rsidDel="000934B8">
                <w:delText xml:space="preserve">list of possible </w:delText>
              </w:r>
              <w:r w:rsidRPr="00CB4B23" w:rsidDel="000934B8">
                <w:rPr>
                  <w:b/>
                </w:rPr>
                <w:delText>&lt;session_id&gt;</w:delText>
              </w:r>
              <w:r w:rsidDel="000934B8">
                <w:delText>s</w:delText>
              </w:r>
              <w:r w:rsidRPr="00CB4B23" w:rsidDel="000934B8">
                <w:rPr>
                  <w:b/>
                </w:rPr>
                <w:delText>), &lt;local_uri&gt;</w:delText>
              </w:r>
              <w:bookmarkStart w:id="22623" w:name="_Toc489461902"/>
              <w:bookmarkEnd w:id="22623"/>
            </w:del>
          </w:p>
          <w:p w14:paraId="6D5AB51B" w14:textId="2FD142E4" w:rsidR="00AD6DB4" w:rsidRPr="00FB2802" w:rsidDel="000934B8" w:rsidRDefault="00AD6DB4" w:rsidP="00166AF3">
            <w:pPr>
              <w:pStyle w:val="TableBody"/>
              <w:rPr>
                <w:del w:id="22624" w:author="Alban Roche" w:date="2017-08-02T16:45:00Z"/>
              </w:rPr>
            </w:pPr>
            <w:del w:id="22625" w:author="Alban Roche" w:date="2017-08-02T16:45:00Z">
              <w:r w:rsidRPr="00CB4B23" w:rsidDel="000934B8">
                <w:rPr>
                  <w:b/>
                </w:rPr>
                <w:delText>OK</w:delText>
              </w:r>
              <w:bookmarkStart w:id="22626" w:name="_Toc489461903"/>
              <w:bookmarkEnd w:id="22626"/>
            </w:del>
          </w:p>
        </w:tc>
        <w:bookmarkStart w:id="22627" w:name="_Toc489461904"/>
        <w:bookmarkEnd w:id="22627"/>
      </w:tr>
      <w:tr w:rsidR="00AD6DB4" w:rsidRPr="00671C8B" w:rsidDel="000934B8" w14:paraId="4AD14BFD" w14:textId="37C5E413" w:rsidTr="00166AF3">
        <w:trPr>
          <w:trHeight w:val="599"/>
          <w:del w:id="22628" w:author="Alban Roche" w:date="2017-08-02T16:45:00Z"/>
        </w:trPr>
        <w:tc>
          <w:tcPr>
            <w:tcW w:w="935" w:type="pct"/>
          </w:tcPr>
          <w:p w14:paraId="5413FE1D" w14:textId="6DBA4273" w:rsidR="00AD6DB4" w:rsidRPr="00671C8B" w:rsidDel="000934B8" w:rsidRDefault="00AD6DB4" w:rsidP="00166AF3">
            <w:pPr>
              <w:pStyle w:val="TableBody"/>
              <w:rPr>
                <w:del w:id="22629" w:author="Alban Roche" w:date="2017-08-02T16:45:00Z"/>
                <w:rFonts w:ascii="Helvetica" w:hAnsi="Helvetica"/>
                <w:i/>
                <w:sz w:val="20"/>
              </w:rPr>
            </w:pPr>
            <w:del w:id="22630" w:author="Alban Roche" w:date="2017-08-02T16:45:00Z">
              <w:r w:rsidRPr="00671C8B" w:rsidDel="000934B8">
                <w:rPr>
                  <w:i/>
                </w:rPr>
                <w:delText>Read command</w:delText>
              </w:r>
              <w:bookmarkStart w:id="22631" w:name="_Toc489461905"/>
              <w:bookmarkEnd w:id="22631"/>
            </w:del>
          </w:p>
          <w:p w14:paraId="1E087C33" w14:textId="1D94177C" w:rsidR="00AD6DB4" w:rsidRPr="00671C8B" w:rsidDel="000934B8" w:rsidRDefault="00AD6DB4" w:rsidP="00166AF3">
            <w:pPr>
              <w:pStyle w:val="TableBody"/>
              <w:rPr>
                <w:del w:id="22632" w:author="Alban Roche" w:date="2017-08-02T16:45:00Z"/>
                <w:rFonts w:ascii="Helvetica" w:hAnsi="Helvetica"/>
                <w:sz w:val="20"/>
              </w:rPr>
            </w:pPr>
            <w:bookmarkStart w:id="22633" w:name="_Toc489461906"/>
            <w:bookmarkEnd w:id="22633"/>
          </w:p>
          <w:p w14:paraId="469165F3" w14:textId="565FE472" w:rsidR="00AD6DB4" w:rsidRPr="00671C8B" w:rsidDel="000934B8" w:rsidRDefault="00AD6DB4" w:rsidP="00166AF3">
            <w:pPr>
              <w:pStyle w:val="TableBody"/>
              <w:rPr>
                <w:del w:id="22634" w:author="Alban Roche" w:date="2017-08-02T16:45:00Z"/>
                <w:rFonts w:ascii="Helvetica" w:hAnsi="Helvetica"/>
                <w:sz w:val="20"/>
                <w:u w:val="single"/>
              </w:rPr>
            </w:pPr>
            <w:del w:id="22635" w:author="Alban Roche" w:date="2017-08-02T16:45:00Z">
              <w:r w:rsidRPr="00671C8B" w:rsidDel="000934B8">
                <w:rPr>
                  <w:u w:val="single"/>
                </w:rPr>
                <w:delText>Syntax</w:delText>
              </w:r>
              <w:bookmarkStart w:id="22636" w:name="_Toc489461907"/>
              <w:bookmarkEnd w:id="22636"/>
            </w:del>
          </w:p>
          <w:p w14:paraId="530108AC" w14:textId="2335F670" w:rsidR="00AD6DB4" w:rsidRPr="00671C8B" w:rsidDel="000934B8" w:rsidRDefault="00AD6DB4" w:rsidP="00166AF3">
            <w:pPr>
              <w:pStyle w:val="TableBody"/>
              <w:rPr>
                <w:del w:id="22637" w:author="Alban Roche" w:date="2017-08-02T16:45:00Z"/>
              </w:rPr>
            </w:pPr>
            <w:del w:id="22638" w:author="Alban Roche" w:date="2017-08-02T16:45:00Z">
              <w:r w:rsidRPr="00671C8B" w:rsidDel="000934B8">
                <w:rPr>
                  <w:b/>
                </w:rPr>
                <w:delText>AT+</w:delText>
              </w:r>
              <w:r w:rsidRPr="00671C8B" w:rsidDel="000934B8">
                <w:rPr>
                  <w:b/>
                </w:rPr>
                <w:br/>
                <w:delText>KHTTPSHEADER?</w:delText>
              </w:r>
              <w:bookmarkStart w:id="22639" w:name="_Toc489461908"/>
              <w:bookmarkEnd w:id="22639"/>
            </w:del>
          </w:p>
        </w:tc>
        <w:tc>
          <w:tcPr>
            <w:tcW w:w="4065" w:type="pct"/>
          </w:tcPr>
          <w:p w14:paraId="69B68FD0" w14:textId="683BE374" w:rsidR="00AD6DB4" w:rsidRPr="00671C8B" w:rsidDel="000934B8" w:rsidRDefault="00AD6DB4" w:rsidP="00166AF3">
            <w:pPr>
              <w:pStyle w:val="TableBody"/>
              <w:rPr>
                <w:del w:id="22640" w:author="Alban Roche" w:date="2017-08-02T16:45:00Z"/>
              </w:rPr>
            </w:pPr>
            <w:bookmarkStart w:id="22641" w:name="_Toc489461909"/>
            <w:bookmarkEnd w:id="22641"/>
          </w:p>
          <w:p w14:paraId="1BB81CE5" w14:textId="5C91BEE4" w:rsidR="00AD6DB4" w:rsidRPr="00671C8B" w:rsidDel="000934B8" w:rsidRDefault="00AD6DB4" w:rsidP="00166AF3">
            <w:pPr>
              <w:pStyle w:val="TableBody"/>
              <w:rPr>
                <w:del w:id="22642" w:author="Alban Roche" w:date="2017-08-02T16:45:00Z"/>
              </w:rPr>
            </w:pPr>
            <w:bookmarkStart w:id="22643" w:name="_Toc489461910"/>
            <w:bookmarkEnd w:id="22643"/>
          </w:p>
          <w:p w14:paraId="01393A1D" w14:textId="035E2791" w:rsidR="00AD6DB4" w:rsidRPr="00671C8B" w:rsidDel="000934B8" w:rsidRDefault="00AD6DB4" w:rsidP="00166AF3">
            <w:pPr>
              <w:pStyle w:val="TableBody"/>
              <w:rPr>
                <w:del w:id="22644" w:author="Alban Roche" w:date="2017-08-02T16:45:00Z"/>
                <w:rFonts w:ascii="Helvetica" w:hAnsi="Helvetica"/>
                <w:sz w:val="20"/>
                <w:u w:val="single"/>
              </w:rPr>
            </w:pPr>
            <w:del w:id="22645" w:author="Alban Roche" w:date="2017-08-02T16:45:00Z">
              <w:r w:rsidRPr="00671C8B" w:rsidDel="000934B8">
                <w:rPr>
                  <w:u w:val="single"/>
                </w:rPr>
                <w:delText>Response</w:delText>
              </w:r>
              <w:bookmarkStart w:id="22646" w:name="_Toc489461911"/>
              <w:bookmarkEnd w:id="22646"/>
            </w:del>
          </w:p>
          <w:p w14:paraId="0B771180" w14:textId="09C3CB52" w:rsidR="00AD6DB4" w:rsidRPr="00671C8B" w:rsidDel="000934B8" w:rsidRDefault="00AD6DB4" w:rsidP="00166AF3">
            <w:pPr>
              <w:pStyle w:val="TableBody"/>
              <w:rPr>
                <w:del w:id="22647" w:author="Alban Roche" w:date="2017-08-02T16:45:00Z"/>
                <w:rFonts w:ascii="Helvetica" w:hAnsi="Helvetica"/>
                <w:b/>
                <w:sz w:val="20"/>
              </w:rPr>
            </w:pPr>
            <w:del w:id="22648" w:author="Alban Roche" w:date="2017-08-02T16:45:00Z">
              <w:r w:rsidRPr="00671C8B" w:rsidDel="000934B8">
                <w:rPr>
                  <w:b/>
                  <w:lang w:val="en-GB"/>
                </w:rPr>
                <w:delText>+KHTTP</w:delText>
              </w:r>
              <w:r w:rsidRPr="00671C8B" w:rsidDel="000934B8">
                <w:rPr>
                  <w:rFonts w:hint="eastAsia"/>
                  <w:b/>
                  <w:lang w:val="en-GB"/>
                </w:rPr>
                <w:delText>SHEADER</w:delText>
              </w:r>
              <w:r w:rsidRPr="00671C8B" w:rsidDel="000934B8">
                <w:rPr>
                  <w:b/>
                  <w:lang w:val="en-GB"/>
                </w:rPr>
                <w:delText>: &lt;session_id&gt;,&lt;count&gt;</w:delText>
              </w:r>
              <w:bookmarkStart w:id="22649" w:name="_Toc489461912"/>
              <w:bookmarkEnd w:id="22649"/>
            </w:del>
          </w:p>
          <w:p w14:paraId="71E7205C" w14:textId="2C363CC4" w:rsidR="00AD6DB4" w:rsidRPr="00671C8B" w:rsidDel="000934B8" w:rsidRDefault="00AD6DB4" w:rsidP="00166AF3">
            <w:pPr>
              <w:pStyle w:val="TableBody"/>
              <w:rPr>
                <w:del w:id="22650" w:author="Alban Roche" w:date="2017-08-02T16:45:00Z"/>
              </w:rPr>
            </w:pPr>
            <w:del w:id="22651" w:author="Alban Roche" w:date="2017-08-02T16:45:00Z">
              <w:r w:rsidRPr="00671C8B" w:rsidDel="000934B8">
                <w:rPr>
                  <w:rFonts w:hint="eastAsia"/>
                  <w:b/>
                  <w:lang w:val="en-GB"/>
                </w:rPr>
                <w:delText>[</w:delText>
              </w:r>
              <w:r w:rsidRPr="00671C8B" w:rsidDel="000934B8">
                <w:rPr>
                  <w:b/>
                  <w:lang w:val="en-GB"/>
                </w:rPr>
                <w:delText>…</w:delText>
              </w:r>
              <w:r w:rsidRPr="00671C8B" w:rsidDel="000934B8">
                <w:rPr>
                  <w:rFonts w:hint="eastAsia"/>
                  <w:b/>
                  <w:lang w:val="en-GB"/>
                </w:rPr>
                <w:delText>]</w:delText>
              </w:r>
              <w:bookmarkStart w:id="22652" w:name="_Toc489461913"/>
              <w:bookmarkEnd w:id="22652"/>
            </w:del>
          </w:p>
        </w:tc>
        <w:bookmarkStart w:id="22653" w:name="_Toc489461914"/>
        <w:bookmarkEnd w:id="22653"/>
      </w:tr>
      <w:tr w:rsidR="00AD6DB4" w:rsidRPr="00671C8B" w:rsidDel="000934B8" w14:paraId="5444013B" w14:textId="22B80796" w:rsidTr="00166AF3">
        <w:trPr>
          <w:trHeight w:val="599"/>
          <w:del w:id="22654" w:author="Alban Roche" w:date="2017-08-02T16:45:00Z"/>
        </w:trPr>
        <w:tc>
          <w:tcPr>
            <w:tcW w:w="935" w:type="pct"/>
          </w:tcPr>
          <w:p w14:paraId="5A5D13FB" w14:textId="4336A19E" w:rsidR="00AD6DB4" w:rsidRPr="00671C8B" w:rsidDel="000934B8" w:rsidRDefault="00AD6DB4" w:rsidP="00166AF3">
            <w:pPr>
              <w:pStyle w:val="TableBody"/>
              <w:rPr>
                <w:del w:id="22655" w:author="Alban Roche" w:date="2017-08-02T16:45:00Z"/>
                <w:rFonts w:ascii="Helvetica" w:hAnsi="Helvetica"/>
                <w:i/>
                <w:sz w:val="20"/>
              </w:rPr>
            </w:pPr>
            <w:del w:id="22656" w:author="Alban Roche" w:date="2017-08-02T16:45:00Z">
              <w:r w:rsidRPr="00671C8B" w:rsidDel="000934B8">
                <w:rPr>
                  <w:i/>
                </w:rPr>
                <w:delText>Write command</w:delText>
              </w:r>
              <w:bookmarkStart w:id="22657" w:name="_Toc489461915"/>
              <w:bookmarkEnd w:id="22657"/>
            </w:del>
          </w:p>
          <w:p w14:paraId="3FD473AD" w14:textId="21E3139A" w:rsidR="00AD6DB4" w:rsidRPr="00671C8B" w:rsidDel="000934B8" w:rsidRDefault="00AD6DB4" w:rsidP="00166AF3">
            <w:pPr>
              <w:pStyle w:val="TableBody"/>
              <w:rPr>
                <w:del w:id="22658" w:author="Alban Roche" w:date="2017-08-02T16:45:00Z"/>
                <w:rFonts w:ascii="Helvetica" w:hAnsi="Helvetica"/>
                <w:sz w:val="20"/>
              </w:rPr>
            </w:pPr>
            <w:bookmarkStart w:id="22659" w:name="_Toc489461916"/>
            <w:bookmarkEnd w:id="22659"/>
          </w:p>
          <w:p w14:paraId="5466987A" w14:textId="3419B55B" w:rsidR="00AD6DB4" w:rsidRPr="00671C8B" w:rsidDel="000934B8" w:rsidRDefault="00AD6DB4" w:rsidP="00166AF3">
            <w:pPr>
              <w:pStyle w:val="TableBody"/>
              <w:rPr>
                <w:del w:id="22660" w:author="Alban Roche" w:date="2017-08-02T16:45:00Z"/>
                <w:rFonts w:ascii="Helvetica" w:hAnsi="Helvetica"/>
                <w:sz w:val="20"/>
                <w:u w:val="single"/>
              </w:rPr>
            </w:pPr>
            <w:del w:id="22661" w:author="Alban Roche" w:date="2017-08-02T16:45:00Z">
              <w:r w:rsidRPr="00671C8B" w:rsidDel="000934B8">
                <w:rPr>
                  <w:u w:val="single"/>
                </w:rPr>
                <w:delText>Syntax</w:delText>
              </w:r>
              <w:bookmarkStart w:id="22662" w:name="_Toc489461917"/>
              <w:bookmarkEnd w:id="22662"/>
            </w:del>
          </w:p>
          <w:p w14:paraId="7EF457FC" w14:textId="4DBEE1DE" w:rsidR="00AD6DB4" w:rsidRPr="00671C8B" w:rsidDel="000934B8" w:rsidRDefault="00AD6DB4" w:rsidP="00166AF3">
            <w:pPr>
              <w:pStyle w:val="TableBody"/>
              <w:rPr>
                <w:del w:id="22663" w:author="Alban Roche" w:date="2017-08-02T16:45:00Z"/>
              </w:rPr>
            </w:pPr>
            <w:del w:id="22664" w:author="Alban Roche" w:date="2017-08-02T16:45:00Z">
              <w:r w:rsidRPr="00671C8B" w:rsidDel="000934B8">
                <w:rPr>
                  <w:b/>
                </w:rPr>
                <w:delText>AT+</w:delText>
              </w:r>
              <w:r w:rsidRPr="00671C8B" w:rsidDel="000934B8">
                <w:rPr>
                  <w:b/>
                </w:rPr>
                <w:br/>
                <w:delText>KHTTP</w:delText>
              </w:r>
              <w:r w:rsidRPr="00671C8B" w:rsidDel="000934B8">
                <w:rPr>
                  <w:rFonts w:hint="eastAsia"/>
                  <w:b/>
                </w:rPr>
                <w:delText>S</w:delText>
              </w:r>
              <w:r w:rsidRPr="00671C8B" w:rsidDel="000934B8">
                <w:rPr>
                  <w:b/>
                </w:rPr>
                <w:delText>HEADER=&lt;session_id&gt;</w:delText>
              </w:r>
              <w:r w:rsidRPr="00671C8B" w:rsidDel="000934B8">
                <w:rPr>
                  <w:b/>
                </w:rPr>
                <w:br/>
                <w:delText>[,&lt;local_uri&gt;]</w:delText>
              </w:r>
              <w:bookmarkStart w:id="22665" w:name="_Toc489461918"/>
              <w:bookmarkEnd w:id="22665"/>
            </w:del>
          </w:p>
        </w:tc>
        <w:tc>
          <w:tcPr>
            <w:tcW w:w="4065" w:type="pct"/>
          </w:tcPr>
          <w:p w14:paraId="7EE04C50" w14:textId="2EEBD2A6" w:rsidR="00AD6DB4" w:rsidRPr="00671C8B" w:rsidDel="000934B8" w:rsidRDefault="00AD6DB4" w:rsidP="00166AF3">
            <w:pPr>
              <w:pStyle w:val="TableBody"/>
              <w:rPr>
                <w:del w:id="22666" w:author="Alban Roche" w:date="2017-08-02T16:45:00Z"/>
              </w:rPr>
            </w:pPr>
            <w:bookmarkStart w:id="22667" w:name="_Toc489461919"/>
            <w:bookmarkEnd w:id="22667"/>
          </w:p>
          <w:p w14:paraId="7DDC9D4F" w14:textId="27FCEB58" w:rsidR="00AD6DB4" w:rsidRPr="00671C8B" w:rsidDel="000934B8" w:rsidRDefault="00AD6DB4" w:rsidP="00166AF3">
            <w:pPr>
              <w:pStyle w:val="TableBody"/>
              <w:rPr>
                <w:del w:id="22668" w:author="Alban Roche" w:date="2017-08-02T16:45:00Z"/>
              </w:rPr>
            </w:pPr>
            <w:bookmarkStart w:id="22669" w:name="_Toc489461920"/>
            <w:bookmarkEnd w:id="22669"/>
          </w:p>
          <w:p w14:paraId="138BD078" w14:textId="431C351E" w:rsidR="00AD6DB4" w:rsidRPr="00671C8B" w:rsidDel="000934B8" w:rsidRDefault="00AD6DB4" w:rsidP="00166AF3">
            <w:pPr>
              <w:pStyle w:val="TableBody"/>
              <w:rPr>
                <w:del w:id="22670" w:author="Alban Roche" w:date="2017-08-02T16:45:00Z"/>
                <w:rFonts w:ascii="Helvetica" w:hAnsi="Helvetica"/>
                <w:sz w:val="20"/>
                <w:u w:val="single"/>
              </w:rPr>
            </w:pPr>
            <w:del w:id="22671" w:author="Alban Roche" w:date="2017-08-02T16:45:00Z">
              <w:r w:rsidRPr="00671C8B" w:rsidDel="000934B8">
                <w:rPr>
                  <w:u w:val="single"/>
                </w:rPr>
                <w:delText>Response</w:delText>
              </w:r>
              <w:bookmarkStart w:id="22672" w:name="_Toc489461921"/>
              <w:bookmarkEnd w:id="22672"/>
            </w:del>
          </w:p>
          <w:p w14:paraId="75C94D4E" w14:textId="0FB91CC5" w:rsidR="00AD6DB4" w:rsidRPr="00671C8B" w:rsidDel="000934B8" w:rsidRDefault="00AD6DB4" w:rsidP="00166AF3">
            <w:pPr>
              <w:pStyle w:val="TableBody"/>
              <w:rPr>
                <w:del w:id="22673" w:author="Alban Roche" w:date="2017-08-02T16:45:00Z"/>
                <w:b/>
              </w:rPr>
            </w:pPr>
            <w:del w:id="22674" w:author="Alban Roche" w:date="2017-08-02T16:45:00Z">
              <w:r w:rsidRPr="00671C8B" w:rsidDel="000934B8">
                <w:rPr>
                  <w:b/>
                </w:rPr>
                <w:delText>OK</w:delText>
              </w:r>
              <w:bookmarkStart w:id="22675" w:name="_Toc489461922"/>
              <w:bookmarkEnd w:id="22675"/>
            </w:del>
          </w:p>
          <w:p w14:paraId="46A78EA4" w14:textId="4B91753A" w:rsidR="00AD6DB4" w:rsidRPr="00C318EF" w:rsidDel="000934B8" w:rsidRDefault="00AD6DB4" w:rsidP="00166AF3">
            <w:pPr>
              <w:pStyle w:val="TableBody"/>
              <w:rPr>
                <w:del w:id="22676" w:author="Alban Roche" w:date="2017-08-02T16:45:00Z"/>
              </w:rPr>
            </w:pPr>
            <w:bookmarkStart w:id="22677" w:name="_Toc489461923"/>
            <w:bookmarkEnd w:id="22677"/>
          </w:p>
          <w:p w14:paraId="2517F33C" w14:textId="283459E5" w:rsidR="00AD6DB4" w:rsidRPr="00C318EF" w:rsidDel="000934B8" w:rsidRDefault="00AD6DB4" w:rsidP="00166AF3">
            <w:pPr>
              <w:pStyle w:val="TableBody"/>
              <w:rPr>
                <w:del w:id="22678" w:author="Alban Roche" w:date="2017-08-02T16:45:00Z"/>
              </w:rPr>
            </w:pPr>
            <w:del w:id="22679" w:author="Alban Roche" w:date="2017-08-02T16:45:00Z">
              <w:r w:rsidRPr="00C318EF" w:rsidDel="000934B8">
                <w:delText>or</w:delText>
              </w:r>
              <w:bookmarkStart w:id="22680" w:name="_Toc489461924"/>
              <w:bookmarkEnd w:id="22680"/>
            </w:del>
          </w:p>
          <w:p w14:paraId="22DB0D7B" w14:textId="1844F162" w:rsidR="00AD6DB4" w:rsidRPr="00671C8B" w:rsidDel="000934B8" w:rsidRDefault="00AD6DB4" w:rsidP="00166AF3">
            <w:pPr>
              <w:pStyle w:val="TableBody"/>
              <w:rPr>
                <w:del w:id="22681" w:author="Alban Roche" w:date="2017-08-02T16:45:00Z"/>
                <w:b/>
              </w:rPr>
            </w:pPr>
            <w:del w:id="22682" w:author="Alban Roche" w:date="2017-08-02T16:45:00Z">
              <w:r w:rsidRPr="00671C8B" w:rsidDel="000934B8">
                <w:rPr>
                  <w:b/>
                </w:rPr>
                <w:delText>+CME ERROR: &lt;err&gt;</w:delText>
              </w:r>
              <w:bookmarkStart w:id="22683" w:name="_Toc489461925"/>
              <w:bookmarkEnd w:id="22683"/>
            </w:del>
          </w:p>
          <w:p w14:paraId="48A0E281" w14:textId="27ED080E" w:rsidR="00AD6DB4" w:rsidRPr="00671C8B" w:rsidDel="000934B8" w:rsidRDefault="00AD6DB4" w:rsidP="00166AF3">
            <w:pPr>
              <w:pStyle w:val="TableBody"/>
              <w:rPr>
                <w:del w:id="22684" w:author="Alban Roche" w:date="2017-08-02T16:45:00Z"/>
                <w:b/>
                <w:lang w:val="en-GB"/>
              </w:rPr>
            </w:pPr>
            <w:bookmarkStart w:id="22685" w:name="_Toc489461926"/>
            <w:bookmarkEnd w:id="22685"/>
          </w:p>
          <w:p w14:paraId="5F1E38E4" w14:textId="770C2D96" w:rsidR="00AD6DB4" w:rsidRPr="00671C8B" w:rsidDel="000934B8" w:rsidRDefault="00AD6DB4" w:rsidP="00166AF3">
            <w:pPr>
              <w:pStyle w:val="TableBody"/>
              <w:rPr>
                <w:del w:id="22686" w:author="Alban Roche" w:date="2017-08-02T16:45:00Z"/>
                <w:u w:val="single"/>
              </w:rPr>
            </w:pPr>
            <w:del w:id="22687" w:author="Alban Roche" w:date="2017-08-02T16:45:00Z">
              <w:r w:rsidRPr="00671C8B" w:rsidDel="000934B8">
                <w:rPr>
                  <w:u w:val="single"/>
                </w:rPr>
                <w:delText>Parameters</w:delText>
              </w:r>
              <w:bookmarkStart w:id="22688" w:name="_Toc489461927"/>
              <w:bookmarkEnd w:id="22688"/>
            </w:del>
          </w:p>
          <w:p w14:paraId="25796E5A" w14:textId="4BB1E04F" w:rsidR="00AD6DB4" w:rsidRPr="00671C8B" w:rsidDel="000934B8" w:rsidRDefault="00AD6DB4" w:rsidP="00166AF3">
            <w:pPr>
              <w:pStyle w:val="TableBody"/>
              <w:rPr>
                <w:del w:id="22689" w:author="Alban Roche" w:date="2017-08-02T16:45:00Z"/>
              </w:rPr>
            </w:pPr>
            <w:del w:id="22690" w:author="Alban Roche" w:date="2017-08-02T16:45:00Z">
              <w:r w:rsidRPr="00671C8B" w:rsidDel="000934B8">
                <w:rPr>
                  <w:b/>
                </w:rPr>
                <w:delText>&lt;session_id&gt;</w:delText>
              </w:r>
              <w:r w:rsidRPr="00671C8B" w:rsidDel="000934B8">
                <w:tab/>
                <w:delText>HTTP</w:delText>
              </w:r>
              <w:r w:rsidRPr="00671C8B" w:rsidDel="000934B8">
                <w:rPr>
                  <w:rFonts w:hint="eastAsia"/>
                </w:rPr>
                <w:delText>S</w:delText>
              </w:r>
              <w:r w:rsidRPr="00671C8B" w:rsidDel="000934B8">
                <w:delText xml:space="preserve"> session</w:delText>
              </w:r>
              <w:r w:rsidDel="000934B8">
                <w:delText xml:space="preserve"> index</w:delText>
              </w:r>
              <w:bookmarkStart w:id="22691" w:name="_Toc489461928"/>
              <w:bookmarkEnd w:id="22691"/>
            </w:del>
          </w:p>
          <w:p w14:paraId="3E8B3F46" w14:textId="01F70694" w:rsidR="00AD6DB4" w:rsidRPr="00671C8B" w:rsidDel="000934B8" w:rsidRDefault="00AD6DB4" w:rsidP="00166AF3">
            <w:pPr>
              <w:pStyle w:val="TableBody"/>
              <w:rPr>
                <w:del w:id="22692" w:author="Alban Roche" w:date="2017-08-02T16:45:00Z"/>
              </w:rPr>
            </w:pPr>
            <w:bookmarkStart w:id="22693" w:name="_Toc489461929"/>
            <w:bookmarkEnd w:id="22693"/>
          </w:p>
          <w:p w14:paraId="7F072C54" w14:textId="769E4087" w:rsidR="00AD6DB4" w:rsidRPr="00671C8B" w:rsidDel="000934B8" w:rsidRDefault="00AD6DB4" w:rsidP="00166AF3">
            <w:pPr>
              <w:pStyle w:val="TableBody"/>
              <w:rPr>
                <w:del w:id="22694" w:author="Alban Roche" w:date="2017-08-02T16:45:00Z"/>
              </w:rPr>
            </w:pPr>
            <w:del w:id="22695" w:author="Alban Roche" w:date="2017-08-02T16:45:00Z">
              <w:r w:rsidRPr="00671C8B" w:rsidDel="000934B8">
                <w:rPr>
                  <w:b/>
                </w:rPr>
                <w:delText>&lt;local_uri&gt;</w:delText>
              </w:r>
              <w:r w:rsidRPr="00671C8B" w:rsidDel="000934B8">
                <w:tab/>
                <w:delText xml:space="preserve"> This argument must be empty. It is reserved for compatibility of command syntax.</w:delText>
              </w:r>
              <w:bookmarkStart w:id="22696" w:name="_Toc489461930"/>
              <w:bookmarkEnd w:id="22696"/>
            </w:del>
          </w:p>
          <w:p w14:paraId="513C92CB" w14:textId="301E6FB5" w:rsidR="00AD6DB4" w:rsidRPr="00671C8B" w:rsidDel="000934B8" w:rsidRDefault="00AD6DB4" w:rsidP="00166AF3">
            <w:pPr>
              <w:pStyle w:val="TableBody"/>
              <w:rPr>
                <w:del w:id="22697" w:author="Alban Roche" w:date="2017-08-02T16:45:00Z"/>
              </w:rPr>
            </w:pPr>
            <w:bookmarkStart w:id="22698" w:name="_Toc489461931"/>
            <w:bookmarkEnd w:id="22698"/>
          </w:p>
          <w:p w14:paraId="1BD84E64" w14:textId="125A0680" w:rsidR="00AD6DB4" w:rsidRPr="00671C8B" w:rsidDel="000934B8" w:rsidRDefault="00AD6DB4" w:rsidP="00166AF3">
            <w:pPr>
              <w:pStyle w:val="TableBody"/>
              <w:rPr>
                <w:del w:id="22699" w:author="Alban Roche" w:date="2017-08-02T16:45:00Z"/>
              </w:rPr>
            </w:pPr>
            <w:del w:id="22700" w:author="Alban Roche" w:date="2017-08-02T16:45:00Z">
              <w:r w:rsidRPr="00671C8B" w:rsidDel="000934B8">
                <w:rPr>
                  <w:b/>
                </w:rPr>
                <w:delText>&lt;count&gt;</w:delText>
              </w:r>
              <w:r w:rsidRPr="00671C8B" w:rsidDel="000934B8">
                <w:tab/>
                <w:delText>HTTPS header count</w:delText>
              </w:r>
              <w:bookmarkStart w:id="22701" w:name="_Toc489461932"/>
              <w:bookmarkEnd w:id="22701"/>
            </w:del>
          </w:p>
        </w:tc>
        <w:bookmarkStart w:id="22702" w:name="_Toc489461933"/>
        <w:bookmarkEnd w:id="22702"/>
      </w:tr>
      <w:tr w:rsidR="00AD6DB4" w:rsidRPr="00671C8B" w:rsidDel="000934B8" w14:paraId="543EAB6C" w14:textId="0C361FFD" w:rsidTr="00166AF3">
        <w:trPr>
          <w:trHeight w:val="599"/>
          <w:del w:id="22703" w:author="Alban Roche" w:date="2017-08-02T16:45:00Z"/>
        </w:trPr>
        <w:tc>
          <w:tcPr>
            <w:tcW w:w="935" w:type="pct"/>
          </w:tcPr>
          <w:p w14:paraId="4FF02965" w14:textId="0ADC566A" w:rsidR="00AD6DB4" w:rsidRPr="00671C8B" w:rsidDel="000934B8" w:rsidRDefault="00AD6DB4" w:rsidP="00166AF3">
            <w:pPr>
              <w:pStyle w:val="TableBody"/>
              <w:rPr>
                <w:del w:id="22704" w:author="Alban Roche" w:date="2017-08-02T16:45:00Z"/>
              </w:rPr>
            </w:pPr>
            <w:del w:id="22705" w:author="Alban Roche" w:date="2017-08-02T16:45:00Z">
              <w:r w:rsidRPr="00671C8B" w:rsidDel="000934B8">
                <w:rPr>
                  <w:u w:val="single"/>
                </w:rPr>
                <w:delText>Reference</w:delText>
              </w:r>
              <w:bookmarkStart w:id="22706" w:name="_Toc489461934"/>
              <w:bookmarkEnd w:id="22706"/>
            </w:del>
          </w:p>
          <w:p w14:paraId="4B70F649" w14:textId="0CE8B67A" w:rsidR="00AD6DB4" w:rsidRPr="00671C8B" w:rsidDel="000934B8" w:rsidRDefault="00AD6DB4" w:rsidP="00166AF3">
            <w:pPr>
              <w:pStyle w:val="TableBody"/>
              <w:rPr>
                <w:del w:id="22707" w:author="Alban Roche" w:date="2017-08-02T16:45:00Z"/>
              </w:rPr>
            </w:pPr>
            <w:del w:id="22708" w:author="Alban Roche" w:date="2017-08-02T16:45:00Z">
              <w:r w:rsidRPr="00671C8B" w:rsidDel="000934B8">
                <w:delText>Sierra Wireless Proprietary</w:delText>
              </w:r>
              <w:bookmarkStart w:id="22709" w:name="_Toc489461935"/>
              <w:bookmarkEnd w:id="22709"/>
            </w:del>
          </w:p>
        </w:tc>
        <w:tc>
          <w:tcPr>
            <w:tcW w:w="4065" w:type="pct"/>
          </w:tcPr>
          <w:p w14:paraId="47A52C41" w14:textId="4895A65C" w:rsidR="00AD6DB4" w:rsidRPr="00671C8B" w:rsidDel="000934B8" w:rsidRDefault="00AD6DB4" w:rsidP="00166AF3">
            <w:pPr>
              <w:pStyle w:val="TableBody"/>
              <w:rPr>
                <w:del w:id="22710" w:author="Alban Roche" w:date="2017-08-02T16:45:00Z"/>
              </w:rPr>
            </w:pPr>
            <w:del w:id="22711" w:author="Alban Roche" w:date="2017-08-02T16:45:00Z">
              <w:r w:rsidRPr="00671C8B" w:rsidDel="000934B8">
                <w:rPr>
                  <w:u w:val="single"/>
                </w:rPr>
                <w:delText>Notes</w:delText>
              </w:r>
              <w:bookmarkStart w:id="22712" w:name="_Toc489461936"/>
              <w:bookmarkEnd w:id="22712"/>
            </w:del>
          </w:p>
          <w:p w14:paraId="577221B3" w14:textId="108F1C81" w:rsidR="00656947" w:rsidDel="000934B8" w:rsidRDefault="00656947" w:rsidP="00BD7547">
            <w:pPr>
              <w:pStyle w:val="TableBody"/>
              <w:numPr>
                <w:ilvl w:val="0"/>
                <w:numId w:val="146"/>
              </w:numPr>
              <w:rPr>
                <w:del w:id="22713" w:author="Alban Roche" w:date="2017-08-02T16:45:00Z"/>
              </w:rPr>
            </w:pPr>
            <w:commentRangeStart w:id="22714"/>
            <w:del w:id="22715" w:author="Alban Roche" w:date="2017-08-02T16:45:00Z">
              <w:r w:rsidDel="000934B8">
                <w:delText>The data session is automatically ended when &lt;ndata&gt; data bytes are sent/received, and the module returns to command state and returns OK.</w:delText>
              </w:r>
              <w:bookmarkStart w:id="22716" w:name="_Toc489461937"/>
              <w:bookmarkEnd w:id="22716"/>
            </w:del>
          </w:p>
          <w:p w14:paraId="269F9C5F" w14:textId="3C405CD5" w:rsidR="00AD6DB4" w:rsidRPr="00671C8B" w:rsidDel="000934B8" w:rsidRDefault="00656947" w:rsidP="00BD7547">
            <w:pPr>
              <w:pStyle w:val="TableBody"/>
              <w:numPr>
                <w:ilvl w:val="0"/>
                <w:numId w:val="146"/>
              </w:numPr>
              <w:rPr>
                <w:del w:id="22717" w:author="Alban Roche" w:date="2017-08-02T16:45:00Z"/>
              </w:rPr>
            </w:pPr>
            <w:del w:id="22718" w:author="Alban Roche" w:date="2017-08-02T16:45:00Z">
              <w:r w:rsidDel="000934B8">
                <w:delText xml:space="preserve">The data session can also be ended by &lt;EOF pattern&gt;, +++ or DTR. Refer to section </w:delText>
              </w:r>
              <w:r w:rsidDel="000934B8">
                <w:fldChar w:fldCharType="begin"/>
              </w:r>
              <w:r w:rsidDel="000934B8">
                <w:delInstrText xml:space="preserve"> REF _Ref451179867 \w \h </w:delInstrText>
              </w:r>
              <w:r w:rsidDel="000934B8">
                <w:fldChar w:fldCharType="separate"/>
              </w:r>
              <w:r w:rsidR="00BD7547" w:rsidDel="000934B8">
                <w:delText>18.9</w:delText>
              </w:r>
              <w:r w:rsidDel="000934B8">
                <w:fldChar w:fldCharType="end"/>
              </w:r>
              <w:r w:rsidDel="000934B8">
                <w:delText xml:space="preserve"> </w:delText>
              </w:r>
              <w:r w:rsidDel="000934B8">
                <w:fldChar w:fldCharType="begin"/>
              </w:r>
              <w:r w:rsidDel="000934B8">
                <w:delInstrText xml:space="preserve"> REF _Ref451179867 \h </w:delInstrText>
              </w:r>
              <w:r w:rsidDel="000934B8">
                <w:fldChar w:fldCharType="separate"/>
              </w:r>
              <w:r w:rsidR="00BD7547" w:rsidRPr="00671C8B" w:rsidDel="000934B8">
                <w:delText>Switch Data/Command Mode DTR +++ ATO Behavior Table</w:delText>
              </w:r>
              <w:r w:rsidDel="000934B8">
                <w:fldChar w:fldCharType="end"/>
              </w:r>
              <w:r w:rsidDel="000934B8">
                <w:delText xml:space="preserve"> for the behavior of +++, DTR or ATO.</w:delText>
              </w:r>
              <w:commentRangeEnd w:id="22714"/>
              <w:r w:rsidDel="000934B8">
                <w:rPr>
                  <w:rStyle w:val="CommentReference"/>
                  <w:rFonts w:ascii="Verdana" w:hAnsi="Verdana" w:cs="Times New Roman"/>
                  <w:lang w:eastAsia="en-US"/>
                </w:rPr>
                <w:commentReference w:id="22714"/>
              </w:r>
              <w:bookmarkStart w:id="22719" w:name="_Toc489461938"/>
              <w:bookmarkEnd w:id="22719"/>
            </w:del>
          </w:p>
        </w:tc>
        <w:bookmarkStart w:id="22720" w:name="_Toc489461939"/>
        <w:bookmarkEnd w:id="22720"/>
      </w:tr>
    </w:tbl>
    <w:p w14:paraId="03432FF2" w14:textId="028EB331" w:rsidR="00AD6DB4" w:rsidRPr="00671C8B" w:rsidDel="000934B8" w:rsidRDefault="00AD6DB4" w:rsidP="0059466D">
      <w:pPr>
        <w:pStyle w:val="Heading3"/>
        <w:numPr>
          <w:ilvl w:val="2"/>
          <w:numId w:val="11"/>
        </w:numPr>
        <w:ind w:left="1260" w:hanging="1260"/>
        <w:rPr>
          <w:del w:id="22721" w:author="Alban Roche" w:date="2017-08-02T16:45:00Z"/>
        </w:rPr>
      </w:pPr>
      <w:bookmarkStart w:id="22722" w:name="_Toc347415775"/>
      <w:bookmarkStart w:id="22723" w:name="_Ref352593690"/>
      <w:bookmarkStart w:id="22724" w:name="_Ref366746948"/>
      <w:bookmarkStart w:id="22725" w:name="_Toc368586212"/>
      <w:bookmarkStart w:id="22726" w:name="_Ref369094348"/>
      <w:bookmarkStart w:id="22727" w:name="_Toc435632882"/>
      <w:bookmarkStart w:id="22728" w:name="_Toc486251796"/>
      <w:del w:id="22729" w:author="Alban Roche" w:date="2017-08-02T16:45:00Z">
        <w:r w:rsidRPr="00671C8B" w:rsidDel="000934B8">
          <w:delText>+K</w:delText>
        </w:r>
        <w:r w:rsidRPr="00671C8B" w:rsidDel="000934B8">
          <w:rPr>
            <w:rFonts w:hint="eastAsia"/>
          </w:rPr>
          <w:delText>HTTPSGET</w:delText>
        </w:r>
        <w:r w:rsidRPr="00671C8B" w:rsidDel="000934B8">
          <w:delText xml:space="preserve"> Command: </w:delText>
        </w:r>
        <w:r w:rsidRPr="00671C8B" w:rsidDel="000934B8">
          <w:rPr>
            <w:rFonts w:hint="eastAsia"/>
          </w:rPr>
          <w:delText>G</w:delText>
        </w:r>
        <w:r w:rsidRPr="00671C8B" w:rsidDel="000934B8">
          <w:delText xml:space="preserve">et Information from HTTPS </w:delText>
        </w:r>
        <w:bookmarkEnd w:id="22722"/>
        <w:bookmarkEnd w:id="22723"/>
        <w:bookmarkEnd w:id="22724"/>
        <w:bookmarkEnd w:id="22725"/>
        <w:r w:rsidRPr="00671C8B" w:rsidDel="000934B8">
          <w:delText>Server</w:delText>
        </w:r>
        <w:bookmarkStart w:id="22730" w:name="_Toc489461940"/>
        <w:bookmarkEnd w:id="22726"/>
        <w:bookmarkEnd w:id="22727"/>
        <w:bookmarkEnd w:id="22728"/>
        <w:bookmarkEnd w:id="22730"/>
      </w:del>
    </w:p>
    <w:tbl>
      <w:tblPr>
        <w:tblStyle w:val="TableSWIleft"/>
        <w:tblW w:w="5000" w:type="pct"/>
        <w:tblLayout w:type="fixed"/>
        <w:tblLook w:val="04A0" w:firstRow="1" w:lastRow="0" w:firstColumn="1" w:lastColumn="0" w:noHBand="0" w:noVBand="1"/>
      </w:tblPr>
      <w:tblGrid>
        <w:gridCol w:w="1687"/>
        <w:gridCol w:w="7336"/>
      </w:tblGrid>
      <w:tr w:rsidR="00AD6DB4" w:rsidRPr="00671C8B" w:rsidDel="000934B8" w14:paraId="7A33794F" w14:textId="5C2623B0" w:rsidTr="00166AF3">
        <w:trPr>
          <w:cnfStyle w:val="100000000000" w:firstRow="1" w:lastRow="0" w:firstColumn="0" w:lastColumn="0" w:oddVBand="0" w:evenVBand="0" w:oddHBand="0" w:evenHBand="0" w:firstRowFirstColumn="0" w:firstRowLastColumn="0" w:lastRowFirstColumn="0" w:lastRowLastColumn="0"/>
          <w:del w:id="22731" w:author="Alban Roche" w:date="2017-08-02T16:45:00Z"/>
        </w:trPr>
        <w:tc>
          <w:tcPr>
            <w:tcW w:w="5000" w:type="pct"/>
            <w:gridSpan w:val="2"/>
          </w:tcPr>
          <w:p w14:paraId="439304FF" w14:textId="19BBFEAE" w:rsidR="00AD6DB4" w:rsidRPr="00671C8B" w:rsidDel="000934B8" w:rsidRDefault="00AD6DB4" w:rsidP="00166AF3">
            <w:pPr>
              <w:pStyle w:val="TableColumnHead"/>
              <w:spacing w:before="144" w:after="144"/>
              <w:rPr>
                <w:del w:id="22732" w:author="Alban Roche" w:date="2017-08-02T16:45:00Z"/>
              </w:rPr>
            </w:pPr>
            <w:del w:id="22733" w:author="Alban Roche" w:date="2017-08-02T16:45:00Z">
              <w:r w:rsidDel="000934B8">
                <w:rPr>
                  <w:lang w:eastAsia="zh-CN"/>
                </w:rPr>
                <w:delText>HL7618RD</w:delText>
              </w:r>
              <w:r w:rsidDel="000934B8">
                <w:delText>, HL7648, HL7650, HL7690 and HL7692</w:delText>
              </w:r>
              <w:bookmarkStart w:id="22734" w:name="_Toc489461941"/>
              <w:bookmarkEnd w:id="22734"/>
            </w:del>
          </w:p>
        </w:tc>
        <w:bookmarkStart w:id="22735" w:name="_Toc489461942"/>
        <w:bookmarkEnd w:id="22735"/>
      </w:tr>
      <w:tr w:rsidR="00AD6DB4" w:rsidRPr="00671C8B" w:rsidDel="000934B8" w14:paraId="70AAB6C8" w14:textId="0F4B3E5B" w:rsidTr="00166AF3">
        <w:trPr>
          <w:cantSplit w:val="0"/>
          <w:trHeight w:val="35"/>
          <w:del w:id="22736" w:author="Alban Roche" w:date="2017-08-02T16:45:00Z"/>
        </w:trPr>
        <w:tc>
          <w:tcPr>
            <w:tcW w:w="935" w:type="pct"/>
          </w:tcPr>
          <w:p w14:paraId="23C1D844" w14:textId="6CD36F7E" w:rsidR="00AD6DB4" w:rsidDel="000934B8" w:rsidRDefault="00AD6DB4" w:rsidP="00166AF3">
            <w:pPr>
              <w:pStyle w:val="TableBody"/>
              <w:rPr>
                <w:del w:id="22737" w:author="Alban Roche" w:date="2017-08-02T16:45:00Z"/>
              </w:rPr>
            </w:pPr>
            <w:del w:id="22738" w:author="Alban Roche" w:date="2017-08-02T16:45:00Z">
              <w:r w:rsidDel="000934B8">
                <w:rPr>
                  <w:i/>
                </w:rPr>
                <w:delText>Test command</w:delText>
              </w:r>
              <w:bookmarkStart w:id="22739" w:name="_Toc489461943"/>
              <w:bookmarkEnd w:id="22739"/>
            </w:del>
          </w:p>
          <w:p w14:paraId="5E927940" w14:textId="0669294A" w:rsidR="00AD6DB4" w:rsidDel="000934B8" w:rsidRDefault="00AD6DB4" w:rsidP="00166AF3">
            <w:pPr>
              <w:pStyle w:val="TableBody"/>
              <w:rPr>
                <w:del w:id="22740" w:author="Alban Roche" w:date="2017-08-02T16:45:00Z"/>
              </w:rPr>
            </w:pPr>
            <w:bookmarkStart w:id="22741" w:name="_Toc489461944"/>
            <w:bookmarkEnd w:id="22741"/>
          </w:p>
          <w:p w14:paraId="34427035" w14:textId="402C1017" w:rsidR="00AD6DB4" w:rsidRPr="00CB4B23" w:rsidDel="000934B8" w:rsidRDefault="00AD6DB4" w:rsidP="00166AF3">
            <w:pPr>
              <w:pStyle w:val="TableBody"/>
              <w:rPr>
                <w:del w:id="22742" w:author="Alban Roche" w:date="2017-08-02T16:45:00Z"/>
                <w:u w:val="single"/>
              </w:rPr>
            </w:pPr>
            <w:del w:id="22743" w:author="Alban Roche" w:date="2017-08-02T16:45:00Z">
              <w:r w:rsidRPr="00CB4B23" w:rsidDel="000934B8">
                <w:rPr>
                  <w:u w:val="single"/>
                </w:rPr>
                <w:delText>Syntax</w:delText>
              </w:r>
              <w:bookmarkStart w:id="22744" w:name="_Toc489461945"/>
              <w:bookmarkEnd w:id="22744"/>
            </w:del>
          </w:p>
          <w:p w14:paraId="73D76091" w14:textId="36123771" w:rsidR="00AD6DB4" w:rsidRPr="00CB4B23" w:rsidDel="000934B8" w:rsidRDefault="00AD6DB4" w:rsidP="00166AF3">
            <w:pPr>
              <w:pStyle w:val="TableBody"/>
              <w:rPr>
                <w:del w:id="22745" w:author="Alban Roche" w:date="2017-08-02T16:45:00Z"/>
                <w:b/>
              </w:rPr>
            </w:pPr>
            <w:del w:id="22746" w:author="Alban Roche" w:date="2017-08-02T16:45:00Z">
              <w:r w:rsidRPr="00CB4B23" w:rsidDel="000934B8">
                <w:rPr>
                  <w:b/>
                </w:rPr>
                <w:delText>AT+KHTTPSGET=?</w:delText>
              </w:r>
              <w:bookmarkStart w:id="22747" w:name="_Toc489461946"/>
              <w:bookmarkEnd w:id="22747"/>
            </w:del>
          </w:p>
        </w:tc>
        <w:tc>
          <w:tcPr>
            <w:tcW w:w="4065" w:type="pct"/>
          </w:tcPr>
          <w:p w14:paraId="28A0872C" w14:textId="73E5AA69" w:rsidR="00AD6DB4" w:rsidDel="000934B8" w:rsidRDefault="00AD6DB4" w:rsidP="00166AF3">
            <w:pPr>
              <w:pStyle w:val="TableBody"/>
              <w:rPr>
                <w:del w:id="22748" w:author="Alban Roche" w:date="2017-08-02T16:45:00Z"/>
              </w:rPr>
            </w:pPr>
            <w:bookmarkStart w:id="22749" w:name="_Toc489461947"/>
            <w:bookmarkEnd w:id="22749"/>
          </w:p>
          <w:p w14:paraId="316E7D6D" w14:textId="4CC77F78" w:rsidR="00AD6DB4" w:rsidDel="000934B8" w:rsidRDefault="00AD6DB4" w:rsidP="00166AF3">
            <w:pPr>
              <w:pStyle w:val="TableBody"/>
              <w:rPr>
                <w:del w:id="22750" w:author="Alban Roche" w:date="2017-08-02T16:45:00Z"/>
              </w:rPr>
            </w:pPr>
            <w:bookmarkStart w:id="22751" w:name="_Toc489461948"/>
            <w:bookmarkEnd w:id="22751"/>
          </w:p>
          <w:p w14:paraId="76CE7B49" w14:textId="5E4B69DA" w:rsidR="00AD6DB4" w:rsidDel="000934B8" w:rsidRDefault="00AD6DB4" w:rsidP="00166AF3">
            <w:pPr>
              <w:pStyle w:val="TableBody"/>
              <w:rPr>
                <w:del w:id="22752" w:author="Alban Roche" w:date="2017-08-02T16:45:00Z"/>
              </w:rPr>
            </w:pPr>
            <w:del w:id="22753" w:author="Alban Roche" w:date="2017-08-02T16:45:00Z">
              <w:r w:rsidRPr="00CB4B23" w:rsidDel="000934B8">
                <w:rPr>
                  <w:u w:val="single"/>
                </w:rPr>
                <w:delText>Response</w:delText>
              </w:r>
              <w:bookmarkStart w:id="22754" w:name="_Toc489461949"/>
              <w:bookmarkEnd w:id="22754"/>
            </w:del>
          </w:p>
          <w:p w14:paraId="6A5CA4AA" w14:textId="2D88E43B" w:rsidR="00AD6DB4" w:rsidRPr="00CB4B23" w:rsidDel="000934B8" w:rsidRDefault="00AD6DB4" w:rsidP="00166AF3">
            <w:pPr>
              <w:pStyle w:val="TableBody"/>
              <w:rPr>
                <w:del w:id="22755" w:author="Alban Roche" w:date="2017-08-02T16:45:00Z"/>
                <w:b/>
              </w:rPr>
            </w:pPr>
            <w:del w:id="22756" w:author="Alban Roche" w:date="2017-08-02T16:45:00Z">
              <w:r w:rsidRPr="00CB4B23" w:rsidDel="000934B8">
                <w:rPr>
                  <w:b/>
                </w:rPr>
                <w:delText>+KHTTPSGET: (</w:delText>
              </w:r>
              <w:r w:rsidDel="000934B8">
                <w:delText xml:space="preserve">list of possible </w:delText>
              </w:r>
              <w:r w:rsidRPr="00CB4B23" w:rsidDel="000934B8">
                <w:rPr>
                  <w:b/>
                </w:rPr>
                <w:delText>&lt;session_id&gt;</w:delText>
              </w:r>
              <w:r w:rsidDel="000934B8">
                <w:delText>s</w:delText>
              </w:r>
              <w:r w:rsidRPr="00CB4B23" w:rsidDel="000934B8">
                <w:rPr>
                  <w:b/>
                </w:rPr>
                <w:delText>),&lt;request_uri &gt;,(</w:delText>
              </w:r>
              <w:r w:rsidDel="000934B8">
                <w:delText xml:space="preserve">list of possible </w:delText>
              </w:r>
              <w:r w:rsidRPr="00CB4B23" w:rsidDel="000934B8">
                <w:rPr>
                  <w:b/>
                </w:rPr>
                <w:delText>&lt;show_resp&gt;</w:delText>
              </w:r>
              <w:r w:rsidDel="000934B8">
                <w:delText>s</w:delText>
              </w:r>
              <w:r w:rsidRPr="00CB4B23" w:rsidDel="000934B8">
                <w:rPr>
                  <w:b/>
                </w:rPr>
                <w:delText>)</w:delText>
              </w:r>
              <w:bookmarkStart w:id="22757" w:name="_Toc489461950"/>
              <w:bookmarkEnd w:id="22757"/>
            </w:del>
          </w:p>
          <w:p w14:paraId="7F26056A" w14:textId="12959394" w:rsidR="00AD6DB4" w:rsidRPr="00FB2802" w:rsidDel="000934B8" w:rsidRDefault="00AD6DB4" w:rsidP="00166AF3">
            <w:pPr>
              <w:pStyle w:val="TableBody"/>
              <w:rPr>
                <w:del w:id="22758" w:author="Alban Roche" w:date="2017-08-02T16:45:00Z"/>
              </w:rPr>
            </w:pPr>
            <w:del w:id="22759" w:author="Alban Roche" w:date="2017-08-02T16:45:00Z">
              <w:r w:rsidRPr="00CB4B23" w:rsidDel="000934B8">
                <w:rPr>
                  <w:b/>
                </w:rPr>
                <w:delText>OK</w:delText>
              </w:r>
              <w:bookmarkStart w:id="22760" w:name="_Toc489461951"/>
              <w:bookmarkEnd w:id="22760"/>
            </w:del>
          </w:p>
        </w:tc>
        <w:bookmarkStart w:id="22761" w:name="_Toc489461952"/>
        <w:bookmarkEnd w:id="22761"/>
      </w:tr>
      <w:tr w:rsidR="00AD6DB4" w:rsidRPr="00671C8B" w:rsidDel="000934B8" w14:paraId="58C03D61" w14:textId="70A3A5C0" w:rsidTr="00166AF3">
        <w:trPr>
          <w:cantSplit w:val="0"/>
          <w:trHeight w:val="35"/>
          <w:del w:id="22762" w:author="Alban Roche" w:date="2017-08-02T16:45:00Z"/>
        </w:trPr>
        <w:tc>
          <w:tcPr>
            <w:tcW w:w="935" w:type="pct"/>
          </w:tcPr>
          <w:p w14:paraId="6032F97C" w14:textId="2C3971FD" w:rsidR="00AD6DB4" w:rsidRPr="00671C8B" w:rsidDel="000934B8" w:rsidRDefault="00AD6DB4" w:rsidP="00166AF3">
            <w:pPr>
              <w:pStyle w:val="TableBody"/>
              <w:pageBreakBefore/>
              <w:rPr>
                <w:del w:id="22763" w:author="Alban Roche" w:date="2017-08-02T16:45:00Z"/>
                <w:rFonts w:ascii="Helvetica" w:hAnsi="Helvetica"/>
                <w:i/>
                <w:sz w:val="20"/>
              </w:rPr>
            </w:pPr>
            <w:del w:id="22764" w:author="Alban Roche" w:date="2017-08-02T16:45:00Z">
              <w:r w:rsidRPr="00671C8B" w:rsidDel="000934B8">
                <w:rPr>
                  <w:i/>
                </w:rPr>
                <w:delText>Write command</w:delText>
              </w:r>
              <w:bookmarkStart w:id="22765" w:name="_Toc489461953"/>
              <w:bookmarkEnd w:id="22765"/>
            </w:del>
          </w:p>
          <w:p w14:paraId="1E99FA5E" w14:textId="32D6BA0C" w:rsidR="00AD6DB4" w:rsidRPr="00671C8B" w:rsidDel="000934B8" w:rsidRDefault="00AD6DB4" w:rsidP="00166AF3">
            <w:pPr>
              <w:pStyle w:val="TableBody"/>
              <w:rPr>
                <w:del w:id="22766" w:author="Alban Roche" w:date="2017-08-02T16:45:00Z"/>
                <w:rFonts w:ascii="Helvetica" w:hAnsi="Helvetica"/>
                <w:sz w:val="20"/>
              </w:rPr>
            </w:pPr>
            <w:bookmarkStart w:id="22767" w:name="_Toc489461954"/>
            <w:bookmarkEnd w:id="22767"/>
          </w:p>
          <w:p w14:paraId="1426A658" w14:textId="5284DEC1" w:rsidR="00AD6DB4" w:rsidRPr="00671C8B" w:rsidDel="000934B8" w:rsidRDefault="00AD6DB4" w:rsidP="00166AF3">
            <w:pPr>
              <w:pStyle w:val="TableBody"/>
              <w:rPr>
                <w:del w:id="22768" w:author="Alban Roche" w:date="2017-08-02T16:45:00Z"/>
                <w:rFonts w:ascii="Helvetica" w:hAnsi="Helvetica"/>
                <w:sz w:val="20"/>
                <w:u w:val="single"/>
              </w:rPr>
            </w:pPr>
            <w:del w:id="22769" w:author="Alban Roche" w:date="2017-08-02T16:45:00Z">
              <w:r w:rsidRPr="00671C8B" w:rsidDel="000934B8">
                <w:rPr>
                  <w:u w:val="single"/>
                </w:rPr>
                <w:delText>Syntax</w:delText>
              </w:r>
              <w:bookmarkStart w:id="22770" w:name="_Toc489461955"/>
              <w:bookmarkEnd w:id="22770"/>
            </w:del>
          </w:p>
          <w:p w14:paraId="29C8284E" w14:textId="79329C99" w:rsidR="00AD6DB4" w:rsidRPr="00671C8B" w:rsidDel="000934B8" w:rsidRDefault="00AD6DB4" w:rsidP="00166AF3">
            <w:pPr>
              <w:pStyle w:val="TableBody"/>
              <w:rPr>
                <w:del w:id="22771" w:author="Alban Roche" w:date="2017-08-02T16:45:00Z"/>
              </w:rPr>
            </w:pPr>
            <w:del w:id="22772" w:author="Alban Roche" w:date="2017-08-02T16:45:00Z">
              <w:r w:rsidRPr="00671C8B" w:rsidDel="000934B8">
                <w:rPr>
                  <w:b/>
                </w:rPr>
                <w:delText>AT+KHTTP</w:delText>
              </w:r>
              <w:r w:rsidRPr="00671C8B" w:rsidDel="000934B8">
                <w:rPr>
                  <w:rFonts w:hint="eastAsia"/>
                  <w:b/>
                </w:rPr>
                <w:delText>S</w:delText>
              </w:r>
              <w:r w:rsidRPr="00671C8B" w:rsidDel="000934B8">
                <w:rPr>
                  <w:b/>
                </w:rPr>
                <w:delText>GET=&lt;session_id&gt;,</w:delText>
              </w:r>
              <w:r w:rsidRPr="00671C8B" w:rsidDel="000934B8">
                <w:rPr>
                  <w:b/>
                </w:rPr>
                <w:br/>
                <w:delText>&lt;request_uri&gt;</w:delText>
              </w:r>
              <w:r w:rsidRPr="00671C8B" w:rsidDel="000934B8">
                <w:rPr>
                  <w:b/>
                </w:rPr>
                <w:br/>
                <w:delText>[,&lt;show_resp&gt;]</w:delText>
              </w:r>
              <w:bookmarkStart w:id="22773" w:name="_Toc489461956"/>
              <w:bookmarkEnd w:id="22773"/>
            </w:del>
          </w:p>
        </w:tc>
        <w:tc>
          <w:tcPr>
            <w:tcW w:w="4065" w:type="pct"/>
          </w:tcPr>
          <w:p w14:paraId="7EBF03DC" w14:textId="25AE9032" w:rsidR="00AD6DB4" w:rsidRPr="00671C8B" w:rsidDel="000934B8" w:rsidRDefault="00AD6DB4" w:rsidP="00166AF3">
            <w:pPr>
              <w:pStyle w:val="TableBody"/>
              <w:rPr>
                <w:del w:id="22774" w:author="Alban Roche" w:date="2017-08-02T16:45:00Z"/>
              </w:rPr>
            </w:pPr>
            <w:bookmarkStart w:id="22775" w:name="_Toc489461957"/>
            <w:bookmarkEnd w:id="22775"/>
          </w:p>
          <w:p w14:paraId="010412BA" w14:textId="34DE9652" w:rsidR="00AD6DB4" w:rsidRPr="00671C8B" w:rsidDel="000934B8" w:rsidRDefault="00AD6DB4" w:rsidP="00166AF3">
            <w:pPr>
              <w:pStyle w:val="TableBody"/>
              <w:rPr>
                <w:del w:id="22776" w:author="Alban Roche" w:date="2017-08-02T16:45:00Z"/>
              </w:rPr>
            </w:pPr>
            <w:bookmarkStart w:id="22777" w:name="_Toc489461958"/>
            <w:bookmarkEnd w:id="22777"/>
          </w:p>
          <w:p w14:paraId="144F0A2B" w14:textId="6F849476" w:rsidR="00AD6DB4" w:rsidRPr="00671C8B" w:rsidDel="000934B8" w:rsidRDefault="00AD6DB4" w:rsidP="00166AF3">
            <w:pPr>
              <w:pStyle w:val="TableBody"/>
              <w:rPr>
                <w:del w:id="22778" w:author="Alban Roche" w:date="2017-08-02T16:45:00Z"/>
                <w:rFonts w:ascii="Helvetica" w:hAnsi="Helvetica"/>
                <w:sz w:val="20"/>
                <w:u w:val="single"/>
              </w:rPr>
            </w:pPr>
            <w:del w:id="22779" w:author="Alban Roche" w:date="2017-08-02T16:45:00Z">
              <w:r w:rsidRPr="00671C8B" w:rsidDel="000934B8">
                <w:rPr>
                  <w:u w:val="single"/>
                </w:rPr>
                <w:delText>Response</w:delText>
              </w:r>
              <w:bookmarkStart w:id="22780" w:name="_Toc489461959"/>
              <w:bookmarkEnd w:id="22780"/>
            </w:del>
          </w:p>
          <w:p w14:paraId="3745C7A0" w14:textId="5C0D536E" w:rsidR="00AD6DB4" w:rsidRPr="00671C8B" w:rsidDel="000934B8" w:rsidRDefault="00AD6DB4" w:rsidP="00166AF3">
            <w:pPr>
              <w:pStyle w:val="TableBody"/>
              <w:rPr>
                <w:del w:id="22781" w:author="Alban Roche" w:date="2017-08-02T16:45:00Z"/>
                <w:b/>
              </w:rPr>
            </w:pPr>
            <w:del w:id="22782" w:author="Alban Roche" w:date="2017-08-02T16:45:00Z">
              <w:r w:rsidRPr="00671C8B" w:rsidDel="000934B8">
                <w:rPr>
                  <w:b/>
                </w:rPr>
                <w:delText>CONNECT</w:delText>
              </w:r>
              <w:bookmarkStart w:id="22783" w:name="_Toc489461960"/>
              <w:bookmarkEnd w:id="22783"/>
            </w:del>
          </w:p>
          <w:p w14:paraId="0B08065B" w14:textId="5B761BE4" w:rsidR="00AD6DB4" w:rsidRPr="00671C8B" w:rsidDel="000934B8" w:rsidRDefault="00AD6DB4" w:rsidP="00166AF3">
            <w:pPr>
              <w:pStyle w:val="TableBody"/>
              <w:rPr>
                <w:del w:id="22784" w:author="Alban Roche" w:date="2017-08-02T16:45:00Z"/>
                <w:b/>
              </w:rPr>
            </w:pPr>
            <w:del w:id="22785" w:author="Alban Roche" w:date="2017-08-02T16:45:00Z">
              <w:r w:rsidRPr="00671C8B" w:rsidDel="000934B8">
                <w:rPr>
                  <w:b/>
                </w:rPr>
                <w:delText>…&lt;EOF pattern&gt;</w:delText>
              </w:r>
              <w:bookmarkStart w:id="22786" w:name="_Toc489461961"/>
              <w:bookmarkEnd w:id="22786"/>
            </w:del>
          </w:p>
          <w:p w14:paraId="4DE875EC" w14:textId="1D886CC5" w:rsidR="00AD6DB4" w:rsidRPr="00671C8B" w:rsidDel="000934B8" w:rsidRDefault="00AD6DB4" w:rsidP="00166AF3">
            <w:pPr>
              <w:pStyle w:val="TableBody"/>
              <w:rPr>
                <w:del w:id="22787" w:author="Alban Roche" w:date="2017-08-02T16:45:00Z"/>
                <w:b/>
              </w:rPr>
            </w:pPr>
            <w:del w:id="22788" w:author="Alban Roche" w:date="2017-08-02T16:45:00Z">
              <w:r w:rsidRPr="00671C8B" w:rsidDel="000934B8">
                <w:rPr>
                  <w:b/>
                </w:rPr>
                <w:delText>OK</w:delText>
              </w:r>
              <w:bookmarkStart w:id="22789" w:name="_Toc489461962"/>
              <w:bookmarkEnd w:id="22789"/>
            </w:del>
          </w:p>
          <w:p w14:paraId="6A00C6A8" w14:textId="15C174F8" w:rsidR="00AD6DB4" w:rsidRPr="00C318EF" w:rsidDel="000934B8" w:rsidRDefault="00AD6DB4" w:rsidP="00166AF3">
            <w:pPr>
              <w:pStyle w:val="TableBody"/>
              <w:rPr>
                <w:del w:id="22790" w:author="Alban Roche" w:date="2017-08-02T16:45:00Z"/>
                <w:sz w:val="16"/>
                <w:szCs w:val="16"/>
              </w:rPr>
            </w:pPr>
            <w:bookmarkStart w:id="22791" w:name="_Toc489461963"/>
            <w:bookmarkEnd w:id="22791"/>
          </w:p>
          <w:p w14:paraId="3AD218C3" w14:textId="5A11279E" w:rsidR="00AD6DB4" w:rsidRPr="00C318EF" w:rsidDel="000934B8" w:rsidRDefault="00AD6DB4" w:rsidP="00166AF3">
            <w:pPr>
              <w:pStyle w:val="TableBody"/>
              <w:rPr>
                <w:del w:id="22792" w:author="Alban Roche" w:date="2017-08-02T16:45:00Z"/>
              </w:rPr>
            </w:pPr>
            <w:del w:id="22793" w:author="Alban Roche" w:date="2017-08-02T16:45:00Z">
              <w:r w:rsidRPr="00C318EF" w:rsidDel="000934B8">
                <w:delText>or</w:delText>
              </w:r>
              <w:bookmarkStart w:id="22794" w:name="_Toc489461964"/>
              <w:bookmarkEnd w:id="22794"/>
            </w:del>
          </w:p>
          <w:p w14:paraId="290CC2BD" w14:textId="619B724F" w:rsidR="00AD6DB4" w:rsidRPr="00671C8B" w:rsidDel="000934B8" w:rsidRDefault="00AD6DB4" w:rsidP="00166AF3">
            <w:pPr>
              <w:pStyle w:val="TableBody"/>
              <w:rPr>
                <w:del w:id="22795" w:author="Alban Roche" w:date="2017-08-02T16:45:00Z"/>
                <w:b/>
                <w:lang w:val="en-GB"/>
              </w:rPr>
            </w:pPr>
            <w:del w:id="22796" w:author="Alban Roche" w:date="2017-08-02T16:45:00Z">
              <w:r w:rsidRPr="00671C8B" w:rsidDel="000934B8">
                <w:rPr>
                  <w:b/>
                  <w:lang w:val="en-GB"/>
                </w:rPr>
                <w:delText>NO CARRIER</w:delText>
              </w:r>
              <w:bookmarkStart w:id="22797" w:name="_Toc489461965"/>
              <w:bookmarkEnd w:id="22797"/>
            </w:del>
          </w:p>
          <w:p w14:paraId="69979497" w14:textId="1272A62B" w:rsidR="00AD6DB4" w:rsidRPr="00671C8B" w:rsidDel="000934B8" w:rsidRDefault="00AD6DB4" w:rsidP="00166AF3">
            <w:pPr>
              <w:pStyle w:val="TableBody"/>
              <w:rPr>
                <w:del w:id="22798" w:author="Alban Roche" w:date="2017-08-02T16:45:00Z"/>
                <w:b/>
                <w:lang w:val="en-GB"/>
              </w:rPr>
            </w:pPr>
            <w:del w:id="22799" w:author="Alban Roche" w:date="2017-08-02T16:45:00Z">
              <w:r w:rsidRPr="00671C8B" w:rsidDel="000934B8">
                <w:rPr>
                  <w:b/>
                  <w:lang w:val="en-GB"/>
                </w:rPr>
                <w:delText>+CME ERROR: &lt;err&gt;</w:delText>
              </w:r>
              <w:bookmarkStart w:id="22800" w:name="_Toc489461966"/>
              <w:bookmarkEnd w:id="22800"/>
            </w:del>
          </w:p>
          <w:p w14:paraId="772C4D14" w14:textId="20E6BBCF" w:rsidR="00AD6DB4" w:rsidRPr="00671C8B" w:rsidDel="000934B8" w:rsidRDefault="00AD6DB4" w:rsidP="00166AF3">
            <w:pPr>
              <w:pStyle w:val="TableBody"/>
              <w:rPr>
                <w:del w:id="22801" w:author="Alban Roche" w:date="2017-08-02T16:45:00Z"/>
                <w:b/>
              </w:rPr>
            </w:pPr>
            <w:del w:id="22802" w:author="Alban Roche" w:date="2017-08-02T16:45:00Z">
              <w:r w:rsidRPr="00671C8B" w:rsidDel="000934B8">
                <w:rPr>
                  <w:b/>
                </w:rPr>
                <w:delText>+KHTTP</w:delText>
              </w:r>
              <w:r w:rsidRPr="00671C8B" w:rsidDel="000934B8">
                <w:rPr>
                  <w:rFonts w:hint="eastAsia"/>
                  <w:b/>
                </w:rPr>
                <w:delText>S</w:delText>
              </w:r>
              <w:r w:rsidRPr="00671C8B" w:rsidDel="000934B8">
                <w:rPr>
                  <w:b/>
                </w:rPr>
                <w:delText>_ERROR:</w:delText>
              </w:r>
              <w:r w:rsidRPr="00671C8B" w:rsidDel="000934B8">
                <w:rPr>
                  <w:rFonts w:hint="eastAsia"/>
                  <w:b/>
                </w:rPr>
                <w:delText xml:space="preserve"> </w:delText>
              </w:r>
              <w:r w:rsidRPr="00671C8B" w:rsidDel="000934B8">
                <w:rPr>
                  <w:b/>
                </w:rPr>
                <w:delText>&lt;session_id&gt;, &lt;http_notif&gt;</w:delText>
              </w:r>
              <w:bookmarkStart w:id="22803" w:name="_Toc489461967"/>
              <w:bookmarkEnd w:id="22803"/>
            </w:del>
          </w:p>
          <w:p w14:paraId="7995EB81" w14:textId="4EBFAF04" w:rsidR="00AD6DB4" w:rsidRPr="00CA3F4B" w:rsidDel="000934B8" w:rsidRDefault="00AD6DB4" w:rsidP="00166AF3">
            <w:pPr>
              <w:pStyle w:val="TableBody"/>
              <w:rPr>
                <w:del w:id="22804" w:author="Alban Roche" w:date="2017-08-02T16:45:00Z"/>
                <w:sz w:val="16"/>
                <w:szCs w:val="16"/>
              </w:rPr>
            </w:pPr>
            <w:bookmarkStart w:id="22805" w:name="_Toc489461968"/>
            <w:bookmarkEnd w:id="22805"/>
          </w:p>
          <w:p w14:paraId="07789BCB" w14:textId="5B2175FD" w:rsidR="00AD6DB4" w:rsidRPr="00671C8B" w:rsidDel="000934B8" w:rsidRDefault="00AD6DB4" w:rsidP="00166AF3">
            <w:pPr>
              <w:pStyle w:val="TableBody"/>
              <w:rPr>
                <w:del w:id="22806" w:author="Alban Roche" w:date="2017-08-02T16:45:00Z"/>
                <w:u w:val="single"/>
              </w:rPr>
            </w:pPr>
            <w:del w:id="22807" w:author="Alban Roche" w:date="2017-08-02T16:45:00Z">
              <w:r w:rsidRPr="00671C8B" w:rsidDel="000934B8">
                <w:rPr>
                  <w:u w:val="single"/>
                </w:rPr>
                <w:delText>Parameters</w:delText>
              </w:r>
              <w:bookmarkStart w:id="22808" w:name="_Toc489461969"/>
              <w:bookmarkEnd w:id="22808"/>
            </w:del>
          </w:p>
          <w:p w14:paraId="38FD6BD3" w14:textId="2B998747" w:rsidR="00AD6DB4" w:rsidDel="000934B8" w:rsidRDefault="00AD6DB4" w:rsidP="00166AF3">
            <w:pPr>
              <w:pStyle w:val="TableBody"/>
              <w:rPr>
                <w:del w:id="22809" w:author="Alban Roche" w:date="2017-08-02T16:45:00Z"/>
              </w:rPr>
            </w:pPr>
            <w:del w:id="22810" w:author="Alban Roche" w:date="2017-08-02T16:45:00Z">
              <w:r w:rsidRPr="00671C8B" w:rsidDel="000934B8">
                <w:rPr>
                  <w:b/>
                  <w:lang w:val="en-GB"/>
                </w:rPr>
                <w:delText>&lt;session_id&gt;</w:delText>
              </w:r>
              <w:r w:rsidRPr="00671C8B" w:rsidDel="000934B8">
                <w:rPr>
                  <w:b/>
                  <w:lang w:val="en-GB"/>
                </w:rPr>
                <w:tab/>
              </w:r>
              <w:r w:rsidRPr="00671C8B" w:rsidDel="000934B8">
                <w:delText>HTTPS session</w:delText>
              </w:r>
              <w:r w:rsidDel="000934B8">
                <w:delText xml:space="preserve"> index</w:delText>
              </w:r>
              <w:bookmarkStart w:id="22811" w:name="_Toc489461970"/>
              <w:bookmarkEnd w:id="22811"/>
            </w:del>
          </w:p>
          <w:p w14:paraId="6D1E5684" w14:textId="64AB36A4" w:rsidR="00AD6DB4" w:rsidRPr="00CA3F4B" w:rsidDel="000934B8" w:rsidRDefault="00AD6DB4" w:rsidP="00166AF3">
            <w:pPr>
              <w:pStyle w:val="TableBody"/>
              <w:rPr>
                <w:del w:id="22812" w:author="Alban Roche" w:date="2017-08-02T16:45:00Z"/>
                <w:sz w:val="14"/>
                <w:szCs w:val="14"/>
              </w:rPr>
            </w:pPr>
            <w:del w:id="22813" w:author="Alban Roche" w:date="2017-08-02T16:45:00Z">
              <w:r w:rsidRPr="00671C8B" w:rsidDel="000934B8">
                <w:br/>
              </w:r>
              <w:r w:rsidRPr="00671C8B" w:rsidDel="000934B8">
                <w:rPr>
                  <w:b/>
                </w:rPr>
                <w:delText>&lt;request_uri&gt;</w:delText>
              </w:r>
              <w:r w:rsidRPr="00671C8B" w:rsidDel="000934B8">
                <w:delText xml:space="preserve"> </w:delText>
              </w:r>
              <w:r w:rsidRPr="00671C8B" w:rsidDel="000934B8">
                <w:tab/>
                <w:delText>String type, indicates the information URL to get during HTTP</w:delText>
              </w:r>
              <w:r w:rsidRPr="00671C8B" w:rsidDel="000934B8">
                <w:rPr>
                  <w:rFonts w:hint="eastAsia"/>
                </w:rPr>
                <w:delText>S</w:delText>
              </w:r>
              <w:r w:rsidRPr="00671C8B" w:rsidDel="000934B8">
                <w:delText xml:space="preserve"> connection</w:delText>
              </w:r>
              <w:r w:rsidRPr="00671C8B" w:rsidDel="000934B8">
                <w:br/>
              </w:r>
              <w:bookmarkStart w:id="22814" w:name="_Toc489461971"/>
              <w:bookmarkEnd w:id="22814"/>
            </w:del>
          </w:p>
          <w:p w14:paraId="3FE9F020" w14:textId="7B5859A7" w:rsidR="00AD6DB4" w:rsidRPr="00671C8B" w:rsidDel="000934B8" w:rsidRDefault="00AD6DB4" w:rsidP="00166AF3">
            <w:pPr>
              <w:pStyle w:val="TableBody"/>
              <w:rPr>
                <w:del w:id="22815" w:author="Alban Roche" w:date="2017-08-02T16:45:00Z"/>
              </w:rPr>
            </w:pPr>
            <w:del w:id="22816" w:author="Alban Roche" w:date="2017-08-02T16:45:00Z">
              <w:r w:rsidRPr="00671C8B" w:rsidDel="000934B8">
                <w:rPr>
                  <w:b/>
                  <w:lang w:val="en-GB"/>
                </w:rPr>
                <w:delText>&lt;http_notif&gt;</w:delText>
              </w:r>
              <w:r w:rsidRPr="00671C8B" w:rsidDel="000934B8">
                <w:rPr>
                  <w:b/>
                  <w:lang w:val="en-GB"/>
                </w:rPr>
                <w:tab/>
              </w:r>
              <w:r w:rsidRPr="00671C8B" w:rsidDel="000934B8">
                <w:rPr>
                  <w:rFonts w:hint="eastAsia"/>
                  <w:b/>
                  <w:lang w:val="en-GB"/>
                </w:rPr>
                <w:delText xml:space="preserve"> </w:delText>
              </w:r>
              <w:r w:rsidRPr="00671C8B" w:rsidDel="000934B8">
                <w:rPr>
                  <w:b/>
                  <w:lang w:val="en-GB"/>
                </w:rPr>
                <w:tab/>
              </w:r>
              <w:r w:rsidRPr="00671C8B" w:rsidDel="000934B8">
                <w:delText>Integer type. Indicates the cause of the HTTP</w:delText>
              </w:r>
              <w:r w:rsidRPr="00671C8B" w:rsidDel="000934B8">
                <w:rPr>
                  <w:rFonts w:hint="eastAsia"/>
                </w:rPr>
                <w:delText>S</w:delText>
              </w:r>
              <w:r w:rsidRPr="00671C8B" w:rsidDel="000934B8">
                <w:delText xml:space="preserve"> connection failure</w:delText>
              </w:r>
              <w:bookmarkStart w:id="22817" w:name="_Toc489461972"/>
              <w:bookmarkEnd w:id="22817"/>
            </w:del>
          </w:p>
          <w:p w14:paraId="0CADE44E" w14:textId="2DC12ADE" w:rsidR="00AD6DB4" w:rsidRPr="00671C8B" w:rsidDel="000934B8" w:rsidRDefault="00AD6DB4" w:rsidP="00166AF3">
            <w:pPr>
              <w:pStyle w:val="TableBody"/>
              <w:rPr>
                <w:del w:id="22818" w:author="Alban Roche" w:date="2017-08-02T16:45:00Z"/>
              </w:rPr>
            </w:pPr>
            <w:del w:id="22819" w:author="Alban Roche" w:date="2017-08-02T16:45:00Z">
              <w:r w:rsidRPr="00671C8B" w:rsidDel="000934B8">
                <w:rPr>
                  <w:rFonts w:hint="eastAsia"/>
                </w:rPr>
                <w:delText>4</w:delText>
              </w:r>
              <w:r w:rsidRPr="00671C8B" w:rsidDel="000934B8">
                <w:tab/>
                <w:delText>DNS error</w:delText>
              </w:r>
              <w:bookmarkStart w:id="22820" w:name="_Toc489461973"/>
              <w:bookmarkEnd w:id="22820"/>
            </w:del>
          </w:p>
          <w:p w14:paraId="061C2E4D" w14:textId="4C5F9820" w:rsidR="00AD6DB4" w:rsidRPr="00671C8B" w:rsidDel="000934B8" w:rsidRDefault="00AD6DB4" w:rsidP="00166AF3">
            <w:pPr>
              <w:pStyle w:val="TableBody"/>
              <w:rPr>
                <w:del w:id="22821" w:author="Alban Roche" w:date="2017-08-02T16:45:00Z"/>
              </w:rPr>
            </w:pPr>
            <w:del w:id="22822" w:author="Alban Roche" w:date="2017-08-02T16:45:00Z">
              <w:r w:rsidRPr="00671C8B" w:rsidDel="000934B8">
                <w:rPr>
                  <w:rFonts w:hint="eastAsia"/>
                </w:rPr>
                <w:delText>5</w:delText>
              </w:r>
              <w:r w:rsidRPr="00671C8B" w:rsidDel="000934B8">
                <w:tab/>
                <w:delText>HTTP connection error due to internal trouble</w:delText>
              </w:r>
              <w:bookmarkStart w:id="22823" w:name="_Toc489461974"/>
              <w:bookmarkEnd w:id="22823"/>
            </w:del>
          </w:p>
          <w:p w14:paraId="0228E8AA" w14:textId="27A215E5" w:rsidR="00AD6DB4" w:rsidRPr="00671C8B" w:rsidDel="000934B8" w:rsidRDefault="00AD6DB4" w:rsidP="00166AF3">
            <w:pPr>
              <w:pStyle w:val="TableBody"/>
              <w:rPr>
                <w:del w:id="22824" w:author="Alban Roche" w:date="2017-08-02T16:45:00Z"/>
              </w:rPr>
            </w:pPr>
            <w:del w:id="22825" w:author="Alban Roche" w:date="2017-08-02T16:45:00Z">
              <w:r w:rsidRPr="00671C8B" w:rsidDel="000934B8">
                <w:rPr>
                  <w:rFonts w:hint="eastAsia"/>
                </w:rPr>
                <w:delText>6</w:delText>
              </w:r>
              <w:r w:rsidRPr="00671C8B" w:rsidDel="000934B8">
                <w:tab/>
                <w:delText>HTTP connection timeout</w:delText>
              </w:r>
              <w:bookmarkStart w:id="22826" w:name="_Toc489461975"/>
              <w:bookmarkEnd w:id="22826"/>
            </w:del>
          </w:p>
          <w:p w14:paraId="76726712" w14:textId="22D0F3FF" w:rsidR="00AD6DB4" w:rsidRPr="00671C8B" w:rsidDel="000934B8" w:rsidRDefault="00AD6DB4" w:rsidP="00166AF3">
            <w:pPr>
              <w:pStyle w:val="TableBody"/>
              <w:rPr>
                <w:del w:id="22827" w:author="Alban Roche" w:date="2017-08-02T16:45:00Z"/>
              </w:rPr>
            </w:pPr>
            <w:del w:id="22828" w:author="Alban Roche" w:date="2017-08-02T16:45:00Z">
              <w:r w:rsidRPr="00671C8B" w:rsidDel="000934B8">
                <w:rPr>
                  <w:rFonts w:hint="eastAsia"/>
                </w:rPr>
                <w:delText>7</w:delText>
              </w:r>
              <w:r w:rsidRPr="00671C8B" w:rsidDel="000934B8">
                <w:tab/>
                <w:delText>Flash access trouble</w:delText>
              </w:r>
              <w:bookmarkStart w:id="22829" w:name="_Toc489461976"/>
              <w:bookmarkEnd w:id="22829"/>
            </w:del>
          </w:p>
          <w:p w14:paraId="1DE908EB" w14:textId="1F242D85" w:rsidR="00AD6DB4" w:rsidRPr="00671C8B" w:rsidDel="000934B8" w:rsidRDefault="00AD6DB4" w:rsidP="00166AF3">
            <w:pPr>
              <w:pStyle w:val="TableBody"/>
              <w:rPr>
                <w:del w:id="22830" w:author="Alban Roche" w:date="2017-08-02T16:45:00Z"/>
              </w:rPr>
            </w:pPr>
            <w:del w:id="22831" w:author="Alban Roche" w:date="2017-08-02T16:45:00Z">
              <w:r w:rsidRPr="00671C8B" w:rsidDel="000934B8">
                <w:rPr>
                  <w:rFonts w:hint="eastAsia"/>
                </w:rPr>
                <w:delText>8</w:delText>
              </w:r>
              <w:r w:rsidRPr="00671C8B" w:rsidDel="000934B8">
                <w:tab/>
                <w:delText>Flash memory full</w:delText>
              </w:r>
              <w:bookmarkStart w:id="22832" w:name="_Toc489461977"/>
              <w:bookmarkEnd w:id="22832"/>
            </w:del>
          </w:p>
          <w:p w14:paraId="1007CEA7" w14:textId="5C9CC3BA" w:rsidR="00AD6DB4" w:rsidRPr="00671C8B" w:rsidDel="000934B8" w:rsidRDefault="00AD6DB4" w:rsidP="00166AF3">
            <w:pPr>
              <w:pStyle w:val="TableBody"/>
              <w:rPr>
                <w:del w:id="22833" w:author="Alban Roche" w:date="2017-08-02T16:45:00Z"/>
              </w:rPr>
            </w:pPr>
            <w:del w:id="22834" w:author="Alban Roche" w:date="2017-08-02T16:45:00Z">
              <w:r w:rsidRPr="00671C8B" w:rsidDel="000934B8">
                <w:rPr>
                  <w:rFonts w:hint="eastAsia"/>
                </w:rPr>
                <w:delText>9</w:delText>
              </w:r>
              <w:r w:rsidRPr="00671C8B" w:rsidDel="000934B8">
                <w:tab/>
                <w:delText>Triple plus (+++) error (switch to command mode)</w:delText>
              </w:r>
              <w:bookmarkStart w:id="22835" w:name="_Toc489461978"/>
              <w:bookmarkEnd w:id="22835"/>
            </w:del>
          </w:p>
          <w:p w14:paraId="168FA7C0" w14:textId="21216858" w:rsidR="00AD6DB4" w:rsidRPr="00671C8B" w:rsidDel="000934B8" w:rsidRDefault="00AD6DB4" w:rsidP="00166AF3">
            <w:pPr>
              <w:pStyle w:val="TableBody"/>
              <w:rPr>
                <w:del w:id="22836" w:author="Alban Roche" w:date="2017-08-02T16:45:00Z"/>
              </w:rPr>
            </w:pPr>
            <w:del w:id="22837" w:author="Alban Roche" w:date="2017-08-02T16:45:00Z">
              <w:r w:rsidRPr="00671C8B" w:rsidDel="000934B8">
                <w:delText>10</w:delText>
              </w:r>
              <w:r w:rsidRPr="00671C8B" w:rsidDel="000934B8">
                <w:tab/>
                <w:delText xml:space="preserve">HTTP </w:delText>
              </w:r>
              <w:r w:rsidDel="000934B8">
                <w:delText>has</w:delText>
              </w:r>
              <w:r w:rsidRPr="00671C8B" w:rsidDel="000934B8">
                <w:delText xml:space="preserve"> no data</w:delText>
              </w:r>
              <w:bookmarkStart w:id="22838" w:name="_Toc489461979"/>
              <w:bookmarkEnd w:id="22838"/>
            </w:del>
          </w:p>
          <w:p w14:paraId="20232461" w14:textId="25B3AF77" w:rsidR="00AD6DB4" w:rsidRPr="00671C8B" w:rsidDel="000934B8" w:rsidRDefault="00AD6DB4" w:rsidP="00166AF3">
            <w:pPr>
              <w:pStyle w:val="TableBody"/>
              <w:rPr>
                <w:del w:id="22839" w:author="Alban Roche" w:date="2017-08-02T16:45:00Z"/>
              </w:rPr>
            </w:pPr>
            <w:del w:id="22840" w:author="Alban Roche" w:date="2017-08-02T16:45:00Z">
              <w:r w:rsidRPr="00671C8B" w:rsidDel="000934B8">
                <w:delText>11</w:delText>
              </w:r>
              <w:r w:rsidRPr="00671C8B" w:rsidDel="000934B8">
                <w:tab/>
                <w:delText xml:space="preserve">HTTP </w:delText>
              </w:r>
              <w:r w:rsidDel="000934B8">
                <w:delText>has</w:delText>
              </w:r>
              <w:r w:rsidRPr="00671C8B" w:rsidDel="000934B8">
                <w:delText xml:space="preserve"> partial data</w:delText>
              </w:r>
              <w:bookmarkStart w:id="22841" w:name="_Toc489461980"/>
              <w:bookmarkEnd w:id="22841"/>
            </w:del>
          </w:p>
          <w:p w14:paraId="7F37567B" w14:textId="256870A4" w:rsidR="00AD6DB4" w:rsidRPr="00671C8B" w:rsidDel="000934B8" w:rsidRDefault="00AD6DB4" w:rsidP="00166AF3">
            <w:pPr>
              <w:pStyle w:val="TableBody"/>
              <w:rPr>
                <w:del w:id="22842" w:author="Alban Roche" w:date="2017-08-02T16:45:00Z"/>
              </w:rPr>
            </w:pPr>
            <w:commentRangeStart w:id="22843"/>
            <w:del w:id="22844" w:author="Alban Roche" w:date="2017-08-02T16:45:00Z">
              <w:r w:rsidRPr="00671C8B" w:rsidDel="000934B8">
                <w:rPr>
                  <w:rFonts w:hint="eastAsia"/>
                </w:rPr>
                <w:delText>12</w:delText>
              </w:r>
              <w:r w:rsidRPr="00671C8B" w:rsidDel="000934B8">
                <w:tab/>
              </w:r>
              <w:r w:rsidR="00656947" w:rsidDel="000934B8">
                <w:delText>SSL connection</w:delText>
              </w:r>
              <w:r w:rsidRPr="00671C8B" w:rsidDel="000934B8">
                <w:rPr>
                  <w:rFonts w:hint="eastAsia"/>
                </w:rPr>
                <w:delText xml:space="preserve"> error</w:delText>
              </w:r>
              <w:bookmarkStart w:id="22845" w:name="_Toc489461981"/>
              <w:bookmarkEnd w:id="22845"/>
            </w:del>
          </w:p>
          <w:p w14:paraId="08FDA433" w14:textId="0AF80477" w:rsidR="00AD6DB4" w:rsidRPr="00671C8B" w:rsidDel="000934B8" w:rsidRDefault="00AD6DB4" w:rsidP="00166AF3">
            <w:pPr>
              <w:pStyle w:val="TableBody"/>
              <w:rPr>
                <w:del w:id="22846" w:author="Alban Roche" w:date="2017-08-02T16:45:00Z"/>
              </w:rPr>
            </w:pPr>
            <w:del w:id="22847" w:author="Alban Roche" w:date="2017-08-02T16:45:00Z">
              <w:r w:rsidRPr="00671C8B" w:rsidDel="000934B8">
                <w:rPr>
                  <w:rFonts w:hint="eastAsia"/>
                </w:rPr>
                <w:delText>13</w:delText>
              </w:r>
              <w:r w:rsidRPr="00671C8B" w:rsidDel="000934B8">
                <w:tab/>
              </w:r>
              <w:r w:rsidRPr="00671C8B" w:rsidDel="000934B8">
                <w:rPr>
                  <w:rFonts w:hint="eastAsia"/>
                </w:rPr>
                <w:delText xml:space="preserve">SSL </w:delText>
              </w:r>
              <w:r w:rsidR="00656947" w:rsidDel="000934B8">
                <w:delText xml:space="preserve">initialization </w:delText>
              </w:r>
              <w:r w:rsidRPr="00671C8B" w:rsidDel="000934B8">
                <w:rPr>
                  <w:rFonts w:hint="eastAsia"/>
                </w:rPr>
                <w:delText>error</w:delText>
              </w:r>
              <w:commentRangeEnd w:id="22843"/>
              <w:r w:rsidR="00BD7547" w:rsidDel="000934B8">
                <w:rPr>
                  <w:rStyle w:val="CommentReference"/>
                  <w:rFonts w:ascii="Verdana" w:hAnsi="Verdana" w:cs="Times New Roman"/>
                  <w:lang w:eastAsia="en-US"/>
                </w:rPr>
                <w:commentReference w:id="22843"/>
              </w:r>
              <w:bookmarkStart w:id="22848" w:name="_Toc489461982"/>
              <w:bookmarkEnd w:id="22848"/>
            </w:del>
          </w:p>
          <w:p w14:paraId="0590E138" w14:textId="67D00CAA" w:rsidR="00AD6DB4" w:rsidRPr="00CA3F4B" w:rsidDel="000934B8" w:rsidRDefault="00AD6DB4" w:rsidP="00166AF3">
            <w:pPr>
              <w:pStyle w:val="TableBody"/>
              <w:rPr>
                <w:del w:id="22849" w:author="Alban Roche" w:date="2017-08-02T16:45:00Z"/>
                <w:sz w:val="14"/>
                <w:szCs w:val="14"/>
              </w:rPr>
            </w:pPr>
            <w:bookmarkStart w:id="22850" w:name="_Toc489461983"/>
            <w:bookmarkEnd w:id="22850"/>
          </w:p>
          <w:p w14:paraId="221CC6A9" w14:textId="7CC1A30F" w:rsidR="00AD6DB4" w:rsidRPr="00671C8B" w:rsidDel="000934B8" w:rsidRDefault="00AD6DB4" w:rsidP="00166AF3">
            <w:pPr>
              <w:pStyle w:val="TableBody"/>
              <w:rPr>
                <w:del w:id="22851" w:author="Alban Roche" w:date="2017-08-02T16:45:00Z"/>
              </w:rPr>
            </w:pPr>
            <w:del w:id="22852" w:author="Alban Roche" w:date="2017-08-02T16:45:00Z">
              <w:r w:rsidRPr="00671C8B" w:rsidDel="000934B8">
                <w:rPr>
                  <w:b/>
                </w:rPr>
                <w:delText>&lt;show_resp&gt;</w:delText>
              </w:r>
              <w:r w:rsidRPr="00671C8B" w:rsidDel="000934B8">
                <w:tab/>
                <w:delText>Defines whether HTTPS response and HTTPS headers are shown</w:delText>
              </w:r>
              <w:bookmarkStart w:id="22853" w:name="_Toc489461984"/>
              <w:bookmarkEnd w:id="22853"/>
            </w:del>
          </w:p>
          <w:p w14:paraId="44FE0667" w14:textId="3AC2A6E5" w:rsidR="00AD6DB4" w:rsidRPr="00671C8B" w:rsidDel="000934B8" w:rsidRDefault="00AD6DB4" w:rsidP="00166AF3">
            <w:pPr>
              <w:pStyle w:val="TableBody"/>
              <w:rPr>
                <w:del w:id="22854" w:author="Alban Roche" w:date="2017-08-02T16:45:00Z"/>
              </w:rPr>
            </w:pPr>
            <w:del w:id="22855" w:author="Alban Roche" w:date="2017-08-02T16:45:00Z">
              <w:r w:rsidRPr="00671C8B" w:rsidDel="000934B8">
                <w:delText>0</w:delText>
              </w:r>
              <w:r w:rsidRPr="00671C8B" w:rsidDel="000934B8">
                <w:tab/>
                <w:delText>Do not show HTTPS response and headers</w:delText>
              </w:r>
              <w:bookmarkStart w:id="22856" w:name="_Toc489461985"/>
              <w:bookmarkEnd w:id="22856"/>
            </w:del>
          </w:p>
          <w:p w14:paraId="6048826B" w14:textId="666CA285" w:rsidR="00AD6DB4" w:rsidRPr="00671C8B" w:rsidDel="000934B8" w:rsidRDefault="00AD6DB4" w:rsidP="00166AF3">
            <w:pPr>
              <w:pStyle w:val="TableBody"/>
              <w:rPr>
                <w:del w:id="22857" w:author="Alban Roche" w:date="2017-08-02T16:45:00Z"/>
              </w:rPr>
            </w:pPr>
            <w:del w:id="22858" w:author="Alban Roche" w:date="2017-08-02T16:45:00Z">
              <w:r w:rsidRPr="00671C8B" w:rsidDel="000934B8">
                <w:rPr>
                  <w:u w:val="single"/>
                </w:rPr>
                <w:delText>1</w:delText>
              </w:r>
              <w:r w:rsidRPr="00671C8B" w:rsidDel="000934B8">
                <w:tab/>
                <w:delText>Show HTTPS response and headers</w:delText>
              </w:r>
              <w:bookmarkStart w:id="22859" w:name="_Toc489461986"/>
              <w:bookmarkEnd w:id="22859"/>
            </w:del>
          </w:p>
        </w:tc>
        <w:bookmarkStart w:id="22860" w:name="_Toc489461987"/>
        <w:bookmarkEnd w:id="22860"/>
      </w:tr>
      <w:tr w:rsidR="00AD6DB4" w:rsidRPr="00671C8B" w:rsidDel="000934B8" w14:paraId="7FD1D93B" w14:textId="267AACF5" w:rsidTr="00166AF3">
        <w:trPr>
          <w:trHeight w:val="599"/>
          <w:del w:id="22861" w:author="Alban Roche" w:date="2017-08-02T16:45:00Z"/>
        </w:trPr>
        <w:tc>
          <w:tcPr>
            <w:tcW w:w="935" w:type="pct"/>
          </w:tcPr>
          <w:p w14:paraId="61FF8B67" w14:textId="06124130" w:rsidR="00AD6DB4" w:rsidRPr="00671C8B" w:rsidDel="000934B8" w:rsidRDefault="00AD6DB4" w:rsidP="00166AF3">
            <w:pPr>
              <w:pStyle w:val="TableBody"/>
              <w:rPr>
                <w:del w:id="22862" w:author="Alban Roche" w:date="2017-08-02T16:45:00Z"/>
                <w:rFonts w:ascii="Helvetica" w:hAnsi="Helvetica"/>
                <w:sz w:val="20"/>
                <w:u w:val="single"/>
              </w:rPr>
            </w:pPr>
            <w:del w:id="22863" w:author="Alban Roche" w:date="2017-08-02T16:45:00Z">
              <w:r w:rsidRPr="00671C8B" w:rsidDel="000934B8">
                <w:rPr>
                  <w:u w:val="single"/>
                </w:rPr>
                <w:delText>Reference</w:delText>
              </w:r>
              <w:bookmarkStart w:id="22864" w:name="_Toc489461988"/>
              <w:bookmarkEnd w:id="22864"/>
            </w:del>
          </w:p>
          <w:p w14:paraId="2393CE1A" w14:textId="1FDEFED9" w:rsidR="00AD6DB4" w:rsidRPr="00671C8B" w:rsidDel="000934B8" w:rsidRDefault="00AD6DB4" w:rsidP="00166AF3">
            <w:pPr>
              <w:pStyle w:val="TableBody"/>
              <w:rPr>
                <w:del w:id="22865" w:author="Alban Roche" w:date="2017-08-02T16:45:00Z"/>
                <w:u w:val="single"/>
              </w:rPr>
            </w:pPr>
            <w:del w:id="22866" w:author="Alban Roche" w:date="2017-08-02T16:45:00Z">
              <w:r w:rsidRPr="00671C8B" w:rsidDel="000934B8">
                <w:delText xml:space="preserve">Sierra Wireless Proprietary </w:delText>
              </w:r>
              <w:bookmarkStart w:id="22867" w:name="_Toc489461989"/>
              <w:bookmarkEnd w:id="22867"/>
            </w:del>
          </w:p>
        </w:tc>
        <w:tc>
          <w:tcPr>
            <w:tcW w:w="4065" w:type="pct"/>
          </w:tcPr>
          <w:p w14:paraId="7856938F" w14:textId="5F7C144D" w:rsidR="00AD6DB4" w:rsidRPr="00671C8B" w:rsidDel="000934B8" w:rsidRDefault="00AD6DB4" w:rsidP="00166AF3">
            <w:pPr>
              <w:pStyle w:val="TableBody"/>
              <w:rPr>
                <w:del w:id="22868" w:author="Alban Roche" w:date="2017-08-02T16:45:00Z"/>
                <w:rFonts w:ascii="Helvetica" w:hAnsi="Helvetica"/>
                <w:sz w:val="20"/>
                <w:u w:val="single"/>
              </w:rPr>
            </w:pPr>
            <w:del w:id="22869" w:author="Alban Roche" w:date="2017-08-02T16:45:00Z">
              <w:r w:rsidRPr="00671C8B" w:rsidDel="000934B8">
                <w:rPr>
                  <w:u w:val="single"/>
                </w:rPr>
                <w:delText>Notes</w:delText>
              </w:r>
              <w:bookmarkStart w:id="22870" w:name="_Toc489461990"/>
              <w:bookmarkEnd w:id="22870"/>
            </w:del>
          </w:p>
          <w:p w14:paraId="2C67C62B" w14:textId="2359F2E0" w:rsidR="00AD6DB4" w:rsidRPr="00E0527E" w:rsidDel="000934B8" w:rsidRDefault="00AD6DB4" w:rsidP="0059466D">
            <w:pPr>
              <w:pStyle w:val="TableBody"/>
              <w:numPr>
                <w:ilvl w:val="0"/>
                <w:numId w:val="109"/>
              </w:numPr>
              <w:rPr>
                <w:del w:id="22871" w:author="Alban Roche" w:date="2017-08-02T16:45:00Z"/>
                <w:u w:val="single"/>
              </w:rPr>
            </w:pPr>
            <w:del w:id="22872" w:author="Alban Roche" w:date="2017-08-02T16:45:00Z">
              <w:r w:rsidRPr="00224211" w:rsidDel="000934B8">
                <w:delText>The user can abort the download by sending the “End of Data pattern” from the host. In this case, the module will end the transfer by transmitting the EOF followed by NO CARRIER.</w:delText>
              </w:r>
              <w:bookmarkStart w:id="22873" w:name="_Toc489461991"/>
              <w:bookmarkEnd w:id="22873"/>
            </w:del>
          </w:p>
          <w:p w14:paraId="242A24C8" w14:textId="731C79D4" w:rsidR="00AD6DB4" w:rsidRPr="00671C8B" w:rsidDel="000934B8" w:rsidRDefault="00AD6DB4" w:rsidP="0059466D">
            <w:pPr>
              <w:pStyle w:val="TableBody"/>
              <w:numPr>
                <w:ilvl w:val="0"/>
                <w:numId w:val="109"/>
              </w:numPr>
              <w:rPr>
                <w:del w:id="22874" w:author="Alban Roche" w:date="2017-08-02T16:45:00Z"/>
                <w:u w:val="single"/>
              </w:rPr>
            </w:pPr>
            <w:del w:id="22875" w:author="Alban Roche" w:date="2017-08-02T16:45:00Z">
              <w:r w:rsidDel="000934B8">
                <w:delText xml:space="preserve">Download can also be aborted (disconnected) by +++ or DTR as specified in </w:delText>
              </w:r>
              <w:r w:rsidDel="000934B8">
                <w:fldChar w:fldCharType="begin"/>
              </w:r>
              <w:r w:rsidDel="000934B8">
                <w:delInstrText xml:space="preserve"> REF _Ref450925358 \w \h </w:delInstrText>
              </w:r>
              <w:r w:rsidDel="000934B8">
                <w:fldChar w:fldCharType="separate"/>
              </w:r>
              <w:r w:rsidR="00BD7547" w:rsidDel="000934B8">
                <w:delText>18.9</w:delText>
              </w:r>
              <w:r w:rsidDel="000934B8">
                <w:fldChar w:fldCharType="end"/>
              </w:r>
              <w:r w:rsidDel="000934B8">
                <w:delText xml:space="preserve"> </w:delText>
              </w:r>
              <w:r w:rsidDel="000934B8">
                <w:fldChar w:fldCharType="begin"/>
              </w:r>
              <w:r w:rsidDel="000934B8">
                <w:delInstrText xml:space="preserve"> REF _Ref450925358 \h </w:delInstrText>
              </w:r>
              <w:r w:rsidDel="000934B8">
                <w:fldChar w:fldCharType="separate"/>
              </w:r>
              <w:r w:rsidR="00BD7547" w:rsidRPr="00671C8B" w:rsidDel="000934B8">
                <w:delText>Switch Data/Command Mode DTR +++ ATO Behavior Table</w:delText>
              </w:r>
              <w:r w:rsidDel="000934B8">
                <w:fldChar w:fldCharType="end"/>
              </w:r>
              <w:r w:rsidDel="000934B8">
                <w:delText>.</w:delText>
              </w:r>
              <w:bookmarkStart w:id="22876" w:name="_Toc489461992"/>
              <w:bookmarkEnd w:id="22876"/>
            </w:del>
          </w:p>
        </w:tc>
        <w:bookmarkStart w:id="22877" w:name="_Toc489461993"/>
        <w:bookmarkEnd w:id="22877"/>
      </w:tr>
    </w:tbl>
    <w:p w14:paraId="30879EB3" w14:textId="7FD69695" w:rsidR="00AD6DB4" w:rsidRPr="00671C8B" w:rsidDel="000934B8" w:rsidRDefault="00AD6DB4" w:rsidP="0059466D">
      <w:pPr>
        <w:pStyle w:val="Heading3"/>
        <w:numPr>
          <w:ilvl w:val="2"/>
          <w:numId w:val="11"/>
        </w:numPr>
        <w:ind w:left="1260" w:hanging="1260"/>
        <w:rPr>
          <w:del w:id="22878" w:author="Alban Roche" w:date="2017-08-02T16:45:00Z"/>
        </w:rPr>
      </w:pPr>
      <w:bookmarkStart w:id="22879" w:name="_Toc347415776"/>
      <w:bookmarkStart w:id="22880" w:name="_Ref352593696"/>
      <w:bookmarkStart w:id="22881" w:name="_Ref366746953"/>
      <w:bookmarkStart w:id="22882" w:name="_Toc368586213"/>
      <w:bookmarkStart w:id="22883" w:name="_Ref369094355"/>
      <w:bookmarkStart w:id="22884" w:name="_Toc435632883"/>
      <w:bookmarkStart w:id="22885" w:name="_Toc486251797"/>
      <w:del w:id="22886" w:author="Alban Roche" w:date="2017-08-02T16:45:00Z">
        <w:r w:rsidRPr="00671C8B" w:rsidDel="000934B8">
          <w:delText>+KHTTP</w:delText>
        </w:r>
        <w:r w:rsidRPr="00671C8B" w:rsidDel="000934B8">
          <w:rPr>
            <w:rFonts w:hint="eastAsia"/>
          </w:rPr>
          <w:delText>S</w:delText>
        </w:r>
        <w:r w:rsidRPr="00671C8B" w:rsidDel="000934B8">
          <w:delText xml:space="preserve">HEAD Command: </w:delText>
        </w:r>
        <w:bookmarkEnd w:id="22879"/>
        <w:bookmarkEnd w:id="22880"/>
        <w:bookmarkEnd w:id="22881"/>
        <w:bookmarkEnd w:id="22882"/>
        <w:bookmarkEnd w:id="22883"/>
        <w:r w:rsidRPr="00671C8B" w:rsidDel="000934B8">
          <w:delText>Retrieve HTTP Headers</w:delText>
        </w:r>
        <w:bookmarkStart w:id="22887" w:name="_Toc489461994"/>
        <w:bookmarkEnd w:id="22884"/>
        <w:bookmarkEnd w:id="22885"/>
        <w:bookmarkEnd w:id="22887"/>
      </w:del>
    </w:p>
    <w:tbl>
      <w:tblPr>
        <w:tblStyle w:val="TableSWIleft"/>
        <w:tblW w:w="5000" w:type="pct"/>
        <w:tblLayout w:type="fixed"/>
        <w:tblLook w:val="04A0" w:firstRow="1" w:lastRow="0" w:firstColumn="1" w:lastColumn="0" w:noHBand="0" w:noVBand="1"/>
      </w:tblPr>
      <w:tblGrid>
        <w:gridCol w:w="1687"/>
        <w:gridCol w:w="7336"/>
      </w:tblGrid>
      <w:tr w:rsidR="00AD6DB4" w:rsidRPr="00671C8B" w:rsidDel="000934B8" w14:paraId="7846600F" w14:textId="785670A4" w:rsidTr="00166AF3">
        <w:trPr>
          <w:cnfStyle w:val="100000000000" w:firstRow="1" w:lastRow="0" w:firstColumn="0" w:lastColumn="0" w:oddVBand="0" w:evenVBand="0" w:oddHBand="0" w:evenHBand="0" w:firstRowFirstColumn="0" w:firstRowLastColumn="0" w:lastRowFirstColumn="0" w:lastRowLastColumn="0"/>
          <w:del w:id="22888" w:author="Alban Roche" w:date="2017-08-02T16:45:00Z"/>
        </w:trPr>
        <w:tc>
          <w:tcPr>
            <w:tcW w:w="5000" w:type="pct"/>
            <w:gridSpan w:val="2"/>
          </w:tcPr>
          <w:p w14:paraId="5DE01304" w14:textId="0917FD20" w:rsidR="00AD6DB4" w:rsidRPr="00671C8B" w:rsidDel="000934B8" w:rsidRDefault="00AD6DB4">
            <w:pPr>
              <w:pStyle w:val="TableRowHead"/>
              <w:spacing w:before="144" w:after="144"/>
              <w:rPr>
                <w:del w:id="22889" w:author="Alban Roche" w:date="2017-08-02T16:45:00Z"/>
                <w:bCs w:val="0"/>
                <w:sz w:val="24"/>
              </w:rPr>
            </w:pPr>
            <w:del w:id="22890" w:author="Alban Roche" w:date="2017-08-02T16:45:00Z">
              <w:r w:rsidDel="000934B8">
                <w:rPr>
                  <w:lang w:eastAsia="zh-CN"/>
                </w:rPr>
                <w:delText>HL7618RD</w:delText>
              </w:r>
              <w:r w:rsidDel="000934B8">
                <w:delText>, HL7648, HL7650, HL7690 and HL7692</w:delText>
              </w:r>
              <w:bookmarkStart w:id="22891" w:name="_Toc489461995"/>
              <w:bookmarkEnd w:id="22891"/>
            </w:del>
          </w:p>
        </w:tc>
        <w:bookmarkStart w:id="22892" w:name="_Toc489461996"/>
        <w:bookmarkEnd w:id="22892"/>
      </w:tr>
      <w:tr w:rsidR="00AD6DB4" w:rsidRPr="00671C8B" w:rsidDel="000934B8" w14:paraId="158D0FBE" w14:textId="1076F0E6" w:rsidTr="00166AF3">
        <w:trPr>
          <w:trHeight w:val="180"/>
          <w:del w:id="22893" w:author="Alban Roche" w:date="2017-08-02T16:45:00Z"/>
        </w:trPr>
        <w:tc>
          <w:tcPr>
            <w:tcW w:w="935" w:type="pct"/>
          </w:tcPr>
          <w:p w14:paraId="3EE016F6" w14:textId="6548A2D2" w:rsidR="00AD6DB4" w:rsidDel="000934B8" w:rsidRDefault="00AD6DB4" w:rsidP="00166AF3">
            <w:pPr>
              <w:pStyle w:val="TableBody"/>
              <w:rPr>
                <w:del w:id="22894" w:author="Alban Roche" w:date="2017-08-02T16:45:00Z"/>
              </w:rPr>
            </w:pPr>
            <w:del w:id="22895" w:author="Alban Roche" w:date="2017-08-02T16:45:00Z">
              <w:r w:rsidDel="000934B8">
                <w:rPr>
                  <w:i/>
                </w:rPr>
                <w:delText>Test command</w:delText>
              </w:r>
              <w:bookmarkStart w:id="22896" w:name="_Toc489461997"/>
              <w:bookmarkEnd w:id="22896"/>
            </w:del>
          </w:p>
          <w:p w14:paraId="35DDAA6B" w14:textId="2E9B4B3A" w:rsidR="00AD6DB4" w:rsidDel="000934B8" w:rsidRDefault="00AD6DB4" w:rsidP="00166AF3">
            <w:pPr>
              <w:pStyle w:val="TableBody"/>
              <w:rPr>
                <w:del w:id="22897" w:author="Alban Roche" w:date="2017-08-02T16:45:00Z"/>
              </w:rPr>
            </w:pPr>
            <w:bookmarkStart w:id="22898" w:name="_Toc489461998"/>
            <w:bookmarkEnd w:id="22898"/>
          </w:p>
          <w:p w14:paraId="13DF968D" w14:textId="53033869" w:rsidR="00AD6DB4" w:rsidDel="000934B8" w:rsidRDefault="00AD6DB4" w:rsidP="00166AF3">
            <w:pPr>
              <w:pStyle w:val="TableBody"/>
              <w:rPr>
                <w:del w:id="22899" w:author="Alban Roche" w:date="2017-08-02T16:45:00Z"/>
              </w:rPr>
            </w:pPr>
            <w:del w:id="22900" w:author="Alban Roche" w:date="2017-08-02T16:45:00Z">
              <w:r w:rsidRPr="00CB4B23" w:rsidDel="000934B8">
                <w:rPr>
                  <w:u w:val="single"/>
                </w:rPr>
                <w:delText>Syntax</w:delText>
              </w:r>
              <w:bookmarkStart w:id="22901" w:name="_Toc489461999"/>
              <w:bookmarkEnd w:id="22901"/>
            </w:del>
          </w:p>
          <w:p w14:paraId="039F643C" w14:textId="0C9DA792" w:rsidR="00AD6DB4" w:rsidRPr="00CB4B23" w:rsidDel="000934B8" w:rsidRDefault="00AD6DB4" w:rsidP="00166AF3">
            <w:pPr>
              <w:pStyle w:val="TableBody"/>
              <w:rPr>
                <w:del w:id="22902" w:author="Alban Roche" w:date="2017-08-02T16:45:00Z"/>
                <w:b/>
              </w:rPr>
            </w:pPr>
            <w:del w:id="22903" w:author="Alban Roche" w:date="2017-08-02T16:45:00Z">
              <w:r w:rsidRPr="00CB4B23" w:rsidDel="000934B8">
                <w:rPr>
                  <w:b/>
                </w:rPr>
                <w:delText>AT+</w:delText>
              </w:r>
              <w:r w:rsidDel="000934B8">
                <w:rPr>
                  <w:b/>
                </w:rPr>
                <w:br/>
              </w:r>
              <w:r w:rsidRPr="00CB4B23" w:rsidDel="000934B8">
                <w:rPr>
                  <w:b/>
                </w:rPr>
                <w:delText>KHTTPSHEAD=?</w:delText>
              </w:r>
              <w:bookmarkStart w:id="22904" w:name="_Toc489462000"/>
              <w:bookmarkEnd w:id="22904"/>
            </w:del>
          </w:p>
        </w:tc>
        <w:tc>
          <w:tcPr>
            <w:tcW w:w="4065" w:type="pct"/>
          </w:tcPr>
          <w:p w14:paraId="14D51071" w14:textId="17324E34" w:rsidR="00AD6DB4" w:rsidDel="000934B8" w:rsidRDefault="00AD6DB4" w:rsidP="00166AF3">
            <w:pPr>
              <w:pStyle w:val="TableBody"/>
              <w:rPr>
                <w:del w:id="22905" w:author="Alban Roche" w:date="2017-08-02T16:45:00Z"/>
              </w:rPr>
            </w:pPr>
            <w:bookmarkStart w:id="22906" w:name="_Toc489462001"/>
            <w:bookmarkEnd w:id="22906"/>
          </w:p>
          <w:p w14:paraId="4CE46CD5" w14:textId="7FEEE346" w:rsidR="00AD6DB4" w:rsidDel="000934B8" w:rsidRDefault="00AD6DB4" w:rsidP="00166AF3">
            <w:pPr>
              <w:pStyle w:val="TableBody"/>
              <w:rPr>
                <w:del w:id="22907" w:author="Alban Roche" w:date="2017-08-02T16:45:00Z"/>
              </w:rPr>
            </w:pPr>
            <w:bookmarkStart w:id="22908" w:name="_Toc489462002"/>
            <w:bookmarkEnd w:id="22908"/>
          </w:p>
          <w:p w14:paraId="7230008A" w14:textId="1C0100FF" w:rsidR="00AD6DB4" w:rsidDel="000934B8" w:rsidRDefault="00AD6DB4" w:rsidP="00166AF3">
            <w:pPr>
              <w:pStyle w:val="TableBody"/>
              <w:rPr>
                <w:del w:id="22909" w:author="Alban Roche" w:date="2017-08-02T16:45:00Z"/>
              </w:rPr>
            </w:pPr>
            <w:del w:id="22910" w:author="Alban Roche" w:date="2017-08-02T16:45:00Z">
              <w:r w:rsidRPr="00CB4B23" w:rsidDel="000934B8">
                <w:rPr>
                  <w:u w:val="single"/>
                </w:rPr>
                <w:delText>Response</w:delText>
              </w:r>
              <w:bookmarkStart w:id="22911" w:name="_Toc489462003"/>
              <w:bookmarkEnd w:id="22911"/>
            </w:del>
          </w:p>
          <w:p w14:paraId="3691B42E" w14:textId="2CAAF852" w:rsidR="00AD6DB4" w:rsidRPr="00CB4B23" w:rsidDel="000934B8" w:rsidRDefault="00AD6DB4" w:rsidP="00166AF3">
            <w:pPr>
              <w:pStyle w:val="TableBody"/>
              <w:rPr>
                <w:del w:id="22912" w:author="Alban Roche" w:date="2017-08-02T16:45:00Z"/>
                <w:b/>
              </w:rPr>
            </w:pPr>
            <w:del w:id="22913" w:author="Alban Roche" w:date="2017-08-02T16:45:00Z">
              <w:r w:rsidRPr="00CB4B23" w:rsidDel="000934B8">
                <w:rPr>
                  <w:b/>
                </w:rPr>
                <w:delText>+KHTTPSHEAD: (</w:delText>
              </w:r>
              <w:r w:rsidDel="000934B8">
                <w:delText xml:space="preserve">list of possible </w:delText>
              </w:r>
              <w:r w:rsidRPr="00CB4B23" w:rsidDel="000934B8">
                <w:rPr>
                  <w:b/>
                </w:rPr>
                <w:delText>&lt;session_id&gt;</w:delText>
              </w:r>
              <w:r w:rsidDel="000934B8">
                <w:delText>s</w:delText>
              </w:r>
              <w:r w:rsidDel="000934B8">
                <w:rPr>
                  <w:b/>
                </w:rPr>
                <w:delText>),</w:delText>
              </w:r>
              <w:r w:rsidRPr="00FB2802" w:rsidDel="000934B8">
                <w:rPr>
                  <w:b/>
                </w:rPr>
                <w:delText>&lt;request_uri</w:delText>
              </w:r>
              <w:r w:rsidRPr="00CB4B23" w:rsidDel="000934B8">
                <w:rPr>
                  <w:b/>
                </w:rPr>
                <w:delText>&gt;</w:delText>
              </w:r>
              <w:bookmarkStart w:id="22914" w:name="_Toc489462004"/>
              <w:bookmarkEnd w:id="22914"/>
            </w:del>
          </w:p>
          <w:p w14:paraId="0EBA20E8" w14:textId="7DF08DA5" w:rsidR="00AD6DB4" w:rsidRPr="00FB2802" w:rsidDel="000934B8" w:rsidRDefault="00AD6DB4" w:rsidP="00166AF3">
            <w:pPr>
              <w:pStyle w:val="TableBody"/>
              <w:rPr>
                <w:del w:id="22915" w:author="Alban Roche" w:date="2017-08-02T16:45:00Z"/>
              </w:rPr>
            </w:pPr>
            <w:del w:id="22916" w:author="Alban Roche" w:date="2017-08-02T16:45:00Z">
              <w:r w:rsidRPr="00CB4B23" w:rsidDel="000934B8">
                <w:rPr>
                  <w:b/>
                </w:rPr>
                <w:delText>OK</w:delText>
              </w:r>
              <w:bookmarkStart w:id="22917" w:name="_Toc489462005"/>
              <w:bookmarkEnd w:id="22917"/>
            </w:del>
          </w:p>
        </w:tc>
        <w:bookmarkStart w:id="22918" w:name="_Toc489462006"/>
        <w:bookmarkEnd w:id="22918"/>
      </w:tr>
      <w:tr w:rsidR="00AD6DB4" w:rsidRPr="00671C8B" w:rsidDel="000934B8" w14:paraId="5FD6BA54" w14:textId="525C9C41" w:rsidTr="00166AF3">
        <w:trPr>
          <w:trHeight w:val="1316"/>
          <w:del w:id="22919" w:author="Alban Roche" w:date="2017-08-02T16:45:00Z"/>
        </w:trPr>
        <w:tc>
          <w:tcPr>
            <w:tcW w:w="935" w:type="pct"/>
          </w:tcPr>
          <w:p w14:paraId="5FA1ACFC" w14:textId="4A193D13" w:rsidR="00AD6DB4" w:rsidRPr="00671C8B" w:rsidDel="000934B8" w:rsidRDefault="00AD6DB4" w:rsidP="00166AF3">
            <w:pPr>
              <w:pStyle w:val="TableBody"/>
              <w:rPr>
                <w:del w:id="22920" w:author="Alban Roche" w:date="2017-08-02T16:45:00Z"/>
                <w:rFonts w:ascii="Helvetica" w:hAnsi="Helvetica"/>
                <w:i/>
                <w:sz w:val="20"/>
              </w:rPr>
            </w:pPr>
            <w:del w:id="22921" w:author="Alban Roche" w:date="2017-08-02T16:45:00Z">
              <w:r w:rsidRPr="00671C8B" w:rsidDel="000934B8">
                <w:rPr>
                  <w:i/>
                </w:rPr>
                <w:delText>Write command</w:delText>
              </w:r>
              <w:bookmarkStart w:id="22922" w:name="_Toc489462007"/>
              <w:bookmarkEnd w:id="22922"/>
            </w:del>
          </w:p>
          <w:p w14:paraId="58762BE4" w14:textId="4548E721" w:rsidR="00AD6DB4" w:rsidRPr="00671C8B" w:rsidDel="000934B8" w:rsidRDefault="00AD6DB4" w:rsidP="00166AF3">
            <w:pPr>
              <w:pStyle w:val="TableBody"/>
              <w:rPr>
                <w:del w:id="22923" w:author="Alban Roche" w:date="2017-08-02T16:45:00Z"/>
                <w:rFonts w:ascii="Helvetica" w:hAnsi="Helvetica"/>
                <w:sz w:val="20"/>
              </w:rPr>
            </w:pPr>
            <w:bookmarkStart w:id="22924" w:name="_Toc489462008"/>
            <w:bookmarkEnd w:id="22924"/>
          </w:p>
          <w:p w14:paraId="487EBCB1" w14:textId="28D53A70" w:rsidR="00AD6DB4" w:rsidRPr="00671C8B" w:rsidDel="000934B8" w:rsidRDefault="00AD6DB4" w:rsidP="00166AF3">
            <w:pPr>
              <w:pStyle w:val="TableBody"/>
              <w:rPr>
                <w:del w:id="22925" w:author="Alban Roche" w:date="2017-08-02T16:45:00Z"/>
                <w:rFonts w:ascii="Helvetica" w:hAnsi="Helvetica"/>
                <w:sz w:val="20"/>
                <w:u w:val="single"/>
              </w:rPr>
            </w:pPr>
            <w:del w:id="22926" w:author="Alban Roche" w:date="2017-08-02T16:45:00Z">
              <w:r w:rsidRPr="00671C8B" w:rsidDel="000934B8">
                <w:rPr>
                  <w:u w:val="single"/>
                </w:rPr>
                <w:delText>Syntax</w:delText>
              </w:r>
              <w:bookmarkStart w:id="22927" w:name="_Toc489462009"/>
              <w:bookmarkEnd w:id="22927"/>
            </w:del>
          </w:p>
          <w:p w14:paraId="4119BD99" w14:textId="4882F547" w:rsidR="00AD6DB4" w:rsidRPr="00671C8B" w:rsidDel="000934B8" w:rsidRDefault="00AD6DB4" w:rsidP="00166AF3">
            <w:pPr>
              <w:pStyle w:val="TableBody"/>
              <w:rPr>
                <w:del w:id="22928" w:author="Alban Roche" w:date="2017-08-02T16:45:00Z"/>
                <w:rFonts w:ascii="Helvetica" w:hAnsi="Helvetica"/>
                <w:b/>
                <w:sz w:val="20"/>
              </w:rPr>
            </w:pPr>
            <w:del w:id="22929" w:author="Alban Roche" w:date="2017-08-02T16:45:00Z">
              <w:r w:rsidRPr="00671C8B" w:rsidDel="000934B8">
                <w:rPr>
                  <w:b/>
                </w:rPr>
                <w:delText>AT+</w:delText>
              </w:r>
              <w:r w:rsidRPr="00671C8B" w:rsidDel="000934B8">
                <w:rPr>
                  <w:b/>
                </w:rPr>
                <w:br/>
                <w:delText>KHTTP</w:delText>
              </w:r>
              <w:r w:rsidRPr="00671C8B" w:rsidDel="000934B8">
                <w:rPr>
                  <w:rFonts w:hint="eastAsia"/>
                  <w:b/>
                </w:rPr>
                <w:delText>S</w:delText>
              </w:r>
              <w:r w:rsidRPr="00671C8B" w:rsidDel="000934B8">
                <w:rPr>
                  <w:b/>
                </w:rPr>
                <w:delText>HEAD=</w:delText>
              </w:r>
              <w:r w:rsidRPr="00671C8B" w:rsidDel="000934B8">
                <w:rPr>
                  <w:b/>
                </w:rPr>
                <w:br/>
                <w:delText>&lt;session_id&gt;,</w:delText>
              </w:r>
              <w:r w:rsidRPr="00671C8B" w:rsidDel="000934B8">
                <w:rPr>
                  <w:b/>
                </w:rPr>
                <w:br/>
                <w:delText>&lt;request_uri&gt;</w:delText>
              </w:r>
              <w:bookmarkStart w:id="22930" w:name="_Toc489462010"/>
              <w:bookmarkEnd w:id="22930"/>
            </w:del>
          </w:p>
        </w:tc>
        <w:tc>
          <w:tcPr>
            <w:tcW w:w="4065" w:type="pct"/>
          </w:tcPr>
          <w:p w14:paraId="138B749F" w14:textId="6308824D" w:rsidR="00AD6DB4" w:rsidRPr="00671C8B" w:rsidDel="000934B8" w:rsidRDefault="00AD6DB4" w:rsidP="00166AF3">
            <w:pPr>
              <w:pStyle w:val="TableBody"/>
              <w:rPr>
                <w:del w:id="22931" w:author="Alban Roche" w:date="2017-08-02T16:45:00Z"/>
              </w:rPr>
            </w:pPr>
            <w:bookmarkStart w:id="22932" w:name="_Toc489462011"/>
            <w:bookmarkEnd w:id="22932"/>
          </w:p>
          <w:p w14:paraId="6805A9A9" w14:textId="587BB82F" w:rsidR="00AD6DB4" w:rsidRPr="00671C8B" w:rsidDel="000934B8" w:rsidRDefault="00AD6DB4" w:rsidP="00166AF3">
            <w:pPr>
              <w:pStyle w:val="TableBody"/>
              <w:rPr>
                <w:del w:id="22933" w:author="Alban Roche" w:date="2017-08-02T16:45:00Z"/>
              </w:rPr>
            </w:pPr>
            <w:bookmarkStart w:id="22934" w:name="_Toc489462012"/>
            <w:bookmarkEnd w:id="22934"/>
          </w:p>
          <w:p w14:paraId="3C4AB78C" w14:textId="01679EB4" w:rsidR="00AD6DB4" w:rsidRPr="00671C8B" w:rsidDel="000934B8" w:rsidRDefault="00AD6DB4" w:rsidP="00166AF3">
            <w:pPr>
              <w:pStyle w:val="TableBody"/>
              <w:rPr>
                <w:del w:id="22935" w:author="Alban Roche" w:date="2017-08-02T16:45:00Z"/>
                <w:rFonts w:ascii="Helvetica" w:hAnsi="Helvetica"/>
                <w:sz w:val="20"/>
                <w:u w:val="single"/>
              </w:rPr>
            </w:pPr>
            <w:del w:id="22936" w:author="Alban Roche" w:date="2017-08-02T16:45:00Z">
              <w:r w:rsidRPr="00671C8B" w:rsidDel="000934B8">
                <w:rPr>
                  <w:u w:val="single"/>
                </w:rPr>
                <w:delText>Response</w:delText>
              </w:r>
              <w:bookmarkStart w:id="22937" w:name="_Toc489462013"/>
              <w:bookmarkEnd w:id="22937"/>
            </w:del>
          </w:p>
          <w:p w14:paraId="19705911" w14:textId="58E6F766" w:rsidR="00AD6DB4" w:rsidRPr="00671C8B" w:rsidDel="000934B8" w:rsidRDefault="00AD6DB4" w:rsidP="00166AF3">
            <w:pPr>
              <w:pStyle w:val="TableBody"/>
              <w:rPr>
                <w:del w:id="22938" w:author="Alban Roche" w:date="2017-08-02T16:45:00Z"/>
                <w:b/>
              </w:rPr>
            </w:pPr>
            <w:del w:id="22939" w:author="Alban Roche" w:date="2017-08-02T16:45:00Z">
              <w:r w:rsidRPr="00671C8B" w:rsidDel="000934B8">
                <w:rPr>
                  <w:b/>
                </w:rPr>
                <w:delText>CONNECT</w:delText>
              </w:r>
              <w:bookmarkStart w:id="22940" w:name="_Toc489462014"/>
              <w:bookmarkEnd w:id="22940"/>
            </w:del>
          </w:p>
          <w:p w14:paraId="0615A78A" w14:textId="3B7433E2" w:rsidR="00AD6DB4" w:rsidRPr="00671C8B" w:rsidDel="000934B8" w:rsidRDefault="00AD6DB4" w:rsidP="00166AF3">
            <w:pPr>
              <w:pStyle w:val="TableBody"/>
              <w:rPr>
                <w:del w:id="22941" w:author="Alban Roche" w:date="2017-08-02T16:45:00Z"/>
                <w:b/>
              </w:rPr>
            </w:pPr>
            <w:del w:id="22942" w:author="Alban Roche" w:date="2017-08-02T16:45:00Z">
              <w:r w:rsidRPr="00671C8B" w:rsidDel="000934B8">
                <w:rPr>
                  <w:b/>
                </w:rPr>
                <w:delText>…&lt;EOF pattern&gt;</w:delText>
              </w:r>
              <w:bookmarkStart w:id="22943" w:name="_Toc489462015"/>
              <w:bookmarkEnd w:id="22943"/>
            </w:del>
          </w:p>
          <w:p w14:paraId="07C8FBC1" w14:textId="6D310C80" w:rsidR="00AD6DB4" w:rsidRPr="00D86F43" w:rsidDel="000934B8" w:rsidRDefault="00AD6DB4" w:rsidP="00166AF3">
            <w:pPr>
              <w:pStyle w:val="TableBody"/>
              <w:rPr>
                <w:del w:id="22944" w:author="Alban Roche" w:date="2017-08-02T16:45:00Z"/>
                <w:b/>
                <w:sz w:val="14"/>
                <w:szCs w:val="14"/>
              </w:rPr>
            </w:pPr>
            <w:del w:id="22945" w:author="Alban Roche" w:date="2017-08-02T16:45:00Z">
              <w:r w:rsidRPr="00671C8B" w:rsidDel="000934B8">
                <w:rPr>
                  <w:b/>
                </w:rPr>
                <w:delText>OK</w:delText>
              </w:r>
              <w:r w:rsidRPr="00671C8B" w:rsidDel="000934B8">
                <w:rPr>
                  <w:b/>
                </w:rPr>
                <w:br/>
              </w:r>
              <w:bookmarkStart w:id="22946" w:name="_Toc489462016"/>
              <w:bookmarkEnd w:id="22946"/>
            </w:del>
          </w:p>
          <w:p w14:paraId="446ECB71" w14:textId="1E2E19A1" w:rsidR="00AD6DB4" w:rsidRPr="00C318EF" w:rsidDel="000934B8" w:rsidRDefault="00AD6DB4" w:rsidP="00166AF3">
            <w:pPr>
              <w:pStyle w:val="TableBody"/>
              <w:rPr>
                <w:del w:id="22947" w:author="Alban Roche" w:date="2017-08-02T16:45:00Z"/>
              </w:rPr>
            </w:pPr>
            <w:del w:id="22948" w:author="Alban Roche" w:date="2017-08-02T16:45:00Z">
              <w:r w:rsidRPr="00C318EF" w:rsidDel="000934B8">
                <w:delText>or</w:delText>
              </w:r>
              <w:bookmarkStart w:id="22949" w:name="_Toc489462017"/>
              <w:bookmarkEnd w:id="22949"/>
            </w:del>
          </w:p>
          <w:p w14:paraId="697F8DF5" w14:textId="51403541" w:rsidR="00AD6DB4" w:rsidRPr="00671C8B" w:rsidDel="000934B8" w:rsidRDefault="00AD6DB4" w:rsidP="00166AF3">
            <w:pPr>
              <w:pStyle w:val="TableBody"/>
              <w:rPr>
                <w:del w:id="22950" w:author="Alban Roche" w:date="2017-08-02T16:45:00Z"/>
                <w:b/>
              </w:rPr>
            </w:pPr>
            <w:del w:id="22951" w:author="Alban Roche" w:date="2017-08-02T16:45:00Z">
              <w:r w:rsidRPr="00671C8B" w:rsidDel="000934B8">
                <w:rPr>
                  <w:b/>
                </w:rPr>
                <w:delText>NO CARRIER</w:delText>
              </w:r>
              <w:bookmarkStart w:id="22952" w:name="_Toc489462018"/>
              <w:bookmarkEnd w:id="22952"/>
            </w:del>
          </w:p>
          <w:p w14:paraId="5D75DD06" w14:textId="0B8C7D34" w:rsidR="00AD6DB4" w:rsidRPr="00671C8B" w:rsidDel="000934B8" w:rsidRDefault="00AD6DB4" w:rsidP="00166AF3">
            <w:pPr>
              <w:pStyle w:val="TableBody"/>
              <w:rPr>
                <w:del w:id="22953" w:author="Alban Roche" w:date="2017-08-02T16:45:00Z"/>
                <w:b/>
              </w:rPr>
            </w:pPr>
            <w:del w:id="22954" w:author="Alban Roche" w:date="2017-08-02T16:45:00Z">
              <w:r w:rsidRPr="00671C8B" w:rsidDel="000934B8">
                <w:rPr>
                  <w:b/>
                </w:rPr>
                <w:delText>+CME ERROR: &lt;err&gt;</w:delText>
              </w:r>
              <w:bookmarkStart w:id="22955" w:name="_Toc489462019"/>
              <w:bookmarkEnd w:id="22955"/>
            </w:del>
          </w:p>
          <w:p w14:paraId="0DAD1409" w14:textId="2E8C0F3C" w:rsidR="00AD6DB4" w:rsidRPr="00671C8B" w:rsidDel="000934B8" w:rsidRDefault="00AD6DB4" w:rsidP="00166AF3">
            <w:pPr>
              <w:pStyle w:val="TableBody"/>
              <w:rPr>
                <w:del w:id="22956" w:author="Alban Roche" w:date="2017-08-02T16:45:00Z"/>
                <w:b/>
              </w:rPr>
            </w:pPr>
            <w:del w:id="22957" w:author="Alban Roche" w:date="2017-08-02T16:45:00Z">
              <w:r w:rsidRPr="00671C8B" w:rsidDel="000934B8">
                <w:rPr>
                  <w:b/>
                </w:rPr>
                <w:delText>+KHTTP</w:delText>
              </w:r>
              <w:r w:rsidRPr="00671C8B" w:rsidDel="000934B8">
                <w:rPr>
                  <w:rFonts w:hint="eastAsia"/>
                  <w:b/>
                </w:rPr>
                <w:delText>S</w:delText>
              </w:r>
              <w:r w:rsidRPr="00671C8B" w:rsidDel="000934B8">
                <w:rPr>
                  <w:b/>
                </w:rPr>
                <w:delText>_ERROR:</w:delText>
              </w:r>
              <w:r w:rsidRPr="00671C8B" w:rsidDel="000934B8">
                <w:rPr>
                  <w:rFonts w:hint="eastAsia"/>
                  <w:b/>
                </w:rPr>
                <w:delText xml:space="preserve"> </w:delText>
              </w:r>
              <w:r w:rsidRPr="00671C8B" w:rsidDel="000934B8">
                <w:rPr>
                  <w:b/>
                </w:rPr>
                <w:delText>&lt;session_id&gt;, &lt;http_notif&gt;</w:delText>
              </w:r>
              <w:bookmarkStart w:id="22958" w:name="_Toc489462020"/>
              <w:bookmarkEnd w:id="22958"/>
            </w:del>
          </w:p>
          <w:p w14:paraId="43E6637A" w14:textId="4E313488" w:rsidR="00AD6DB4" w:rsidRPr="00D86F43" w:rsidDel="000934B8" w:rsidRDefault="00AD6DB4" w:rsidP="00166AF3">
            <w:pPr>
              <w:pStyle w:val="TableBody"/>
              <w:rPr>
                <w:del w:id="22959" w:author="Alban Roche" w:date="2017-08-02T16:45:00Z"/>
                <w:b/>
                <w:sz w:val="14"/>
                <w:szCs w:val="14"/>
              </w:rPr>
            </w:pPr>
            <w:bookmarkStart w:id="22960" w:name="_Toc489462021"/>
            <w:bookmarkEnd w:id="22960"/>
          </w:p>
          <w:p w14:paraId="788320B9" w14:textId="6A1B781B" w:rsidR="00AD6DB4" w:rsidRPr="00671C8B" w:rsidDel="000934B8" w:rsidRDefault="00AD6DB4" w:rsidP="00166AF3">
            <w:pPr>
              <w:pStyle w:val="TableBody"/>
              <w:rPr>
                <w:del w:id="22961" w:author="Alban Roche" w:date="2017-08-02T16:45:00Z"/>
                <w:u w:val="single"/>
              </w:rPr>
            </w:pPr>
            <w:del w:id="22962" w:author="Alban Roche" w:date="2017-08-02T16:45:00Z">
              <w:r w:rsidRPr="00671C8B" w:rsidDel="000934B8">
                <w:rPr>
                  <w:u w:val="single"/>
                </w:rPr>
                <w:delText>Parameters</w:delText>
              </w:r>
              <w:bookmarkStart w:id="22963" w:name="_Toc489462022"/>
              <w:bookmarkEnd w:id="22963"/>
            </w:del>
          </w:p>
          <w:p w14:paraId="598B5E81" w14:textId="4EA26E93" w:rsidR="00AD6DB4" w:rsidRPr="00671C8B" w:rsidDel="000934B8" w:rsidRDefault="00AD6DB4" w:rsidP="00166AF3">
            <w:pPr>
              <w:pStyle w:val="TableBody"/>
              <w:rPr>
                <w:del w:id="22964" w:author="Alban Roche" w:date="2017-08-02T16:45:00Z"/>
              </w:rPr>
            </w:pPr>
            <w:del w:id="22965" w:author="Alban Roche" w:date="2017-08-02T16:45:00Z">
              <w:r w:rsidRPr="00671C8B" w:rsidDel="000934B8">
                <w:rPr>
                  <w:b/>
                </w:rPr>
                <w:delText>&lt;session_id&gt;</w:delText>
              </w:r>
              <w:r w:rsidRPr="00671C8B" w:rsidDel="000934B8">
                <w:tab/>
                <w:delText>HTTP</w:delText>
              </w:r>
              <w:r w:rsidRPr="00671C8B" w:rsidDel="000934B8">
                <w:rPr>
                  <w:rFonts w:hint="eastAsia"/>
                </w:rPr>
                <w:delText xml:space="preserve">S </w:delText>
              </w:r>
              <w:r w:rsidRPr="00671C8B" w:rsidDel="000934B8">
                <w:delText>session</w:delText>
              </w:r>
              <w:r w:rsidDel="000934B8">
                <w:delText xml:space="preserve"> index</w:delText>
              </w:r>
              <w:bookmarkStart w:id="22966" w:name="_Toc489462023"/>
              <w:bookmarkEnd w:id="22966"/>
            </w:del>
          </w:p>
          <w:p w14:paraId="52B55A19" w14:textId="4878EE05" w:rsidR="00AD6DB4" w:rsidRPr="00D86F43" w:rsidDel="000934B8" w:rsidRDefault="00AD6DB4" w:rsidP="00166AF3">
            <w:pPr>
              <w:pStyle w:val="TableBody"/>
              <w:rPr>
                <w:del w:id="22967" w:author="Alban Roche" w:date="2017-08-02T16:45:00Z"/>
                <w:sz w:val="14"/>
                <w:szCs w:val="14"/>
              </w:rPr>
            </w:pPr>
            <w:bookmarkStart w:id="22968" w:name="_Toc489462024"/>
            <w:bookmarkEnd w:id="22968"/>
          </w:p>
          <w:p w14:paraId="124E45C1" w14:textId="36E034F6" w:rsidR="00AD6DB4" w:rsidRPr="00671C8B" w:rsidDel="000934B8" w:rsidRDefault="00AD6DB4" w:rsidP="00166AF3">
            <w:pPr>
              <w:pStyle w:val="TableBody"/>
              <w:rPr>
                <w:del w:id="22969" w:author="Alban Roche" w:date="2017-08-02T16:45:00Z"/>
                <w:u w:val="single"/>
              </w:rPr>
            </w:pPr>
            <w:del w:id="22970" w:author="Alban Roche" w:date="2017-08-02T16:45:00Z">
              <w:r w:rsidRPr="00671C8B" w:rsidDel="000934B8">
                <w:rPr>
                  <w:b/>
                </w:rPr>
                <w:delText>&lt;request_uri&gt;</w:delText>
              </w:r>
              <w:r w:rsidRPr="00671C8B" w:rsidDel="000934B8">
                <w:tab/>
                <w:delText>String type, indicates the information URL to get during HTTP</w:delText>
              </w:r>
              <w:r w:rsidRPr="00671C8B" w:rsidDel="000934B8">
                <w:rPr>
                  <w:rFonts w:hint="eastAsia"/>
                </w:rPr>
                <w:delText>S</w:delText>
              </w:r>
              <w:r w:rsidRPr="00671C8B" w:rsidDel="000934B8">
                <w:delText xml:space="preserve"> connection</w:delText>
              </w:r>
              <w:bookmarkStart w:id="22971" w:name="_Toc489462025"/>
              <w:bookmarkEnd w:id="22971"/>
            </w:del>
          </w:p>
        </w:tc>
        <w:bookmarkStart w:id="22972" w:name="_Toc489462026"/>
        <w:bookmarkEnd w:id="22972"/>
      </w:tr>
      <w:tr w:rsidR="00AD6DB4" w:rsidRPr="00671C8B" w:rsidDel="000934B8" w14:paraId="0A418B13" w14:textId="300ADDBC" w:rsidTr="00166AF3">
        <w:trPr>
          <w:trHeight w:val="599"/>
          <w:del w:id="22973" w:author="Alban Roche" w:date="2017-08-02T16:45:00Z"/>
        </w:trPr>
        <w:tc>
          <w:tcPr>
            <w:tcW w:w="935" w:type="pct"/>
          </w:tcPr>
          <w:p w14:paraId="4BB711B7" w14:textId="3C8554F5" w:rsidR="00AD6DB4" w:rsidRPr="00671C8B" w:rsidDel="000934B8" w:rsidRDefault="00AD6DB4" w:rsidP="00166AF3">
            <w:pPr>
              <w:pStyle w:val="TableBody"/>
              <w:rPr>
                <w:del w:id="22974" w:author="Alban Roche" w:date="2017-08-02T16:45:00Z"/>
                <w:rFonts w:ascii="Helvetica" w:hAnsi="Helvetica"/>
                <w:sz w:val="20"/>
                <w:u w:val="single"/>
              </w:rPr>
            </w:pPr>
            <w:del w:id="22975" w:author="Alban Roche" w:date="2017-08-02T16:45:00Z">
              <w:r w:rsidRPr="00671C8B" w:rsidDel="000934B8">
                <w:rPr>
                  <w:u w:val="single"/>
                </w:rPr>
                <w:delText>Reference</w:delText>
              </w:r>
              <w:bookmarkStart w:id="22976" w:name="_Toc489462027"/>
              <w:bookmarkEnd w:id="22976"/>
            </w:del>
          </w:p>
          <w:p w14:paraId="492F7438" w14:textId="764D1F21" w:rsidR="00AD6DB4" w:rsidRPr="00671C8B" w:rsidDel="000934B8" w:rsidRDefault="00AD6DB4" w:rsidP="00166AF3">
            <w:pPr>
              <w:pStyle w:val="TableBody"/>
              <w:rPr>
                <w:del w:id="22977" w:author="Alban Roche" w:date="2017-08-02T16:45:00Z"/>
                <w:rFonts w:ascii="Helvetica" w:hAnsi="Helvetica"/>
                <w:sz w:val="20"/>
              </w:rPr>
            </w:pPr>
            <w:del w:id="22978" w:author="Alban Roche" w:date="2017-08-02T16:45:00Z">
              <w:r w:rsidRPr="00671C8B" w:rsidDel="000934B8">
                <w:delText xml:space="preserve">Sierra Wireless Proprietary </w:delText>
              </w:r>
              <w:bookmarkStart w:id="22979" w:name="_Toc489462028"/>
              <w:bookmarkEnd w:id="22979"/>
            </w:del>
          </w:p>
        </w:tc>
        <w:tc>
          <w:tcPr>
            <w:tcW w:w="4065" w:type="pct"/>
          </w:tcPr>
          <w:p w14:paraId="3C8A60E9" w14:textId="0EA4C296" w:rsidR="00AD6DB4" w:rsidRPr="00671C8B" w:rsidDel="000934B8" w:rsidRDefault="00AD6DB4" w:rsidP="00166AF3">
            <w:pPr>
              <w:pStyle w:val="TableBody"/>
              <w:rPr>
                <w:del w:id="22980" w:author="Alban Roche" w:date="2017-08-02T16:45:00Z"/>
                <w:rFonts w:ascii="Helvetica" w:hAnsi="Helvetica"/>
                <w:sz w:val="20"/>
                <w:u w:val="single"/>
              </w:rPr>
            </w:pPr>
            <w:del w:id="22981" w:author="Alban Roche" w:date="2017-08-02T16:45:00Z">
              <w:r w:rsidRPr="00671C8B" w:rsidDel="000934B8">
                <w:rPr>
                  <w:u w:val="single"/>
                </w:rPr>
                <w:delText>Notes</w:delText>
              </w:r>
              <w:bookmarkStart w:id="22982" w:name="_Toc489462029"/>
              <w:bookmarkEnd w:id="22982"/>
            </w:del>
          </w:p>
          <w:p w14:paraId="23B498F2" w14:textId="12BEA9EE" w:rsidR="00AD6DB4" w:rsidRPr="00671C8B" w:rsidDel="000934B8" w:rsidRDefault="00AD6DB4" w:rsidP="0059466D">
            <w:pPr>
              <w:pStyle w:val="TableBody"/>
              <w:numPr>
                <w:ilvl w:val="0"/>
                <w:numId w:val="84"/>
              </w:numPr>
              <w:rPr>
                <w:del w:id="22983" w:author="Alban Roche" w:date="2017-08-02T16:45:00Z"/>
                <w:rFonts w:ascii="Helvetica" w:hAnsi="Helvetica"/>
                <w:sz w:val="20"/>
              </w:rPr>
            </w:pPr>
            <w:del w:id="22984" w:author="Alban Roche" w:date="2017-08-02T16:45:00Z">
              <w:r w:rsidRPr="00671C8B" w:rsidDel="000934B8">
                <w:delText>HTTPS does not support DTR1</w:delText>
              </w:r>
              <w:bookmarkStart w:id="22985" w:name="_Toc489462030"/>
              <w:bookmarkEnd w:id="22985"/>
            </w:del>
          </w:p>
          <w:p w14:paraId="625C4EA2" w14:textId="19A6D375" w:rsidR="00AD6DB4" w:rsidRPr="00671C8B" w:rsidDel="000934B8" w:rsidRDefault="00AD6DB4" w:rsidP="0059466D">
            <w:pPr>
              <w:pStyle w:val="TableBody"/>
              <w:numPr>
                <w:ilvl w:val="0"/>
                <w:numId w:val="84"/>
              </w:numPr>
              <w:rPr>
                <w:del w:id="22986" w:author="Alban Roche" w:date="2017-08-02T16:45:00Z"/>
                <w:rFonts w:ascii="Helvetica" w:hAnsi="Helvetica"/>
                <w:sz w:val="20"/>
              </w:rPr>
            </w:pPr>
            <w:del w:id="22987" w:author="Alban Roche" w:date="2017-08-02T16:45:00Z">
              <w:r w:rsidRPr="00671C8B" w:rsidDel="000934B8">
                <w:delText>This method is identical to GET except that the server MUST NOT return a message-body in the response. The meta-information contained in the HTTP headers in response to a HEAD request SHOULD be identical to the information sent in response to a GET request.</w:delText>
              </w:r>
              <w:bookmarkStart w:id="22988" w:name="_Toc489462031"/>
              <w:bookmarkEnd w:id="22988"/>
            </w:del>
          </w:p>
        </w:tc>
        <w:bookmarkStart w:id="22989" w:name="_Toc489462032"/>
        <w:bookmarkEnd w:id="22989"/>
      </w:tr>
    </w:tbl>
    <w:p w14:paraId="0F8112CD" w14:textId="0BC41FEE" w:rsidR="00AD6DB4" w:rsidRPr="00671C8B" w:rsidDel="000934B8" w:rsidRDefault="00AD6DB4" w:rsidP="0059466D">
      <w:pPr>
        <w:pStyle w:val="Heading3"/>
        <w:numPr>
          <w:ilvl w:val="2"/>
          <w:numId w:val="11"/>
        </w:numPr>
        <w:ind w:left="1260" w:hanging="1260"/>
        <w:rPr>
          <w:del w:id="22990" w:author="Alban Roche" w:date="2017-08-02T16:45:00Z"/>
        </w:rPr>
      </w:pPr>
      <w:bookmarkStart w:id="22991" w:name="_Toc347415777"/>
      <w:bookmarkStart w:id="22992" w:name="_Ref352593701"/>
      <w:bookmarkStart w:id="22993" w:name="_Ref366746957"/>
      <w:bookmarkStart w:id="22994" w:name="_Toc368586214"/>
      <w:bookmarkStart w:id="22995" w:name="_Ref369094363"/>
      <w:bookmarkStart w:id="22996" w:name="_Toc435632884"/>
      <w:bookmarkStart w:id="22997" w:name="_Toc486251798"/>
      <w:del w:id="22998" w:author="Alban Roche" w:date="2017-08-02T16:45:00Z">
        <w:r w:rsidRPr="00671C8B" w:rsidDel="000934B8">
          <w:delText>+KHTTP</w:delText>
        </w:r>
        <w:r w:rsidRPr="00671C8B" w:rsidDel="000934B8">
          <w:rPr>
            <w:rFonts w:hint="eastAsia"/>
          </w:rPr>
          <w:delText>S</w:delText>
        </w:r>
        <w:r w:rsidRPr="00671C8B" w:rsidDel="000934B8">
          <w:delText xml:space="preserve">POST Command: Send Data to HTTPS </w:delText>
        </w:r>
        <w:bookmarkEnd w:id="22991"/>
        <w:bookmarkEnd w:id="22992"/>
        <w:bookmarkEnd w:id="22993"/>
        <w:bookmarkEnd w:id="22994"/>
        <w:r w:rsidRPr="00671C8B" w:rsidDel="000934B8">
          <w:delText>Server</w:delText>
        </w:r>
        <w:bookmarkStart w:id="22999" w:name="_Toc489462033"/>
        <w:bookmarkEnd w:id="22995"/>
        <w:bookmarkEnd w:id="22996"/>
        <w:bookmarkEnd w:id="22997"/>
        <w:bookmarkEnd w:id="22999"/>
      </w:del>
    </w:p>
    <w:tbl>
      <w:tblPr>
        <w:tblStyle w:val="TableSWIleft"/>
        <w:tblW w:w="5000" w:type="pct"/>
        <w:tblLayout w:type="fixed"/>
        <w:tblLook w:val="04A0" w:firstRow="1" w:lastRow="0" w:firstColumn="1" w:lastColumn="0" w:noHBand="0" w:noVBand="1"/>
      </w:tblPr>
      <w:tblGrid>
        <w:gridCol w:w="1687"/>
        <w:gridCol w:w="7336"/>
      </w:tblGrid>
      <w:tr w:rsidR="00AD6DB4" w:rsidRPr="00671C8B" w:rsidDel="000934B8" w14:paraId="4F270C36" w14:textId="2C2907B3" w:rsidTr="00166AF3">
        <w:trPr>
          <w:cnfStyle w:val="100000000000" w:firstRow="1" w:lastRow="0" w:firstColumn="0" w:lastColumn="0" w:oddVBand="0" w:evenVBand="0" w:oddHBand="0" w:evenHBand="0" w:firstRowFirstColumn="0" w:firstRowLastColumn="0" w:lastRowFirstColumn="0" w:lastRowLastColumn="0"/>
          <w:del w:id="23000" w:author="Alban Roche" w:date="2017-08-02T16:45:00Z"/>
        </w:trPr>
        <w:tc>
          <w:tcPr>
            <w:tcW w:w="5000" w:type="pct"/>
            <w:gridSpan w:val="2"/>
          </w:tcPr>
          <w:p w14:paraId="65BAED1B" w14:textId="79437694" w:rsidR="00AD6DB4" w:rsidRPr="00671C8B" w:rsidDel="000934B8" w:rsidRDefault="00AD6DB4" w:rsidP="00166AF3">
            <w:pPr>
              <w:pStyle w:val="TableColumnHead"/>
              <w:spacing w:before="144" w:after="144"/>
              <w:rPr>
                <w:del w:id="23001" w:author="Alban Roche" w:date="2017-08-02T16:45:00Z"/>
              </w:rPr>
            </w:pPr>
            <w:del w:id="23002" w:author="Alban Roche" w:date="2017-08-02T16:45:00Z">
              <w:r w:rsidDel="000934B8">
                <w:rPr>
                  <w:lang w:eastAsia="zh-CN"/>
                </w:rPr>
                <w:delText>HL7618RD</w:delText>
              </w:r>
              <w:r w:rsidDel="000934B8">
                <w:delText>, HL7648, HL7650, HL7690 and HL7692</w:delText>
              </w:r>
              <w:bookmarkStart w:id="23003" w:name="_Toc489462034"/>
              <w:bookmarkEnd w:id="23003"/>
            </w:del>
          </w:p>
        </w:tc>
        <w:bookmarkStart w:id="23004" w:name="_Toc489462035"/>
        <w:bookmarkEnd w:id="23004"/>
      </w:tr>
      <w:tr w:rsidR="00AD6DB4" w:rsidRPr="00671C8B" w:rsidDel="000934B8" w14:paraId="664BFD30" w14:textId="26589805" w:rsidTr="00166AF3">
        <w:trPr>
          <w:trHeight w:val="35"/>
          <w:del w:id="23005" w:author="Alban Roche" w:date="2017-08-02T16:45:00Z"/>
        </w:trPr>
        <w:tc>
          <w:tcPr>
            <w:tcW w:w="935" w:type="pct"/>
          </w:tcPr>
          <w:p w14:paraId="280C4092" w14:textId="08453692" w:rsidR="00AD6DB4" w:rsidDel="000934B8" w:rsidRDefault="00AD6DB4" w:rsidP="00166AF3">
            <w:pPr>
              <w:pStyle w:val="TableBody"/>
              <w:rPr>
                <w:del w:id="23006" w:author="Alban Roche" w:date="2017-08-02T16:45:00Z"/>
              </w:rPr>
            </w:pPr>
            <w:del w:id="23007" w:author="Alban Roche" w:date="2017-08-02T16:45:00Z">
              <w:r w:rsidDel="000934B8">
                <w:rPr>
                  <w:i/>
                </w:rPr>
                <w:delText>Test command</w:delText>
              </w:r>
              <w:bookmarkStart w:id="23008" w:name="_Toc489462036"/>
              <w:bookmarkEnd w:id="23008"/>
            </w:del>
          </w:p>
          <w:p w14:paraId="7915E96B" w14:textId="624B2FAA" w:rsidR="00AD6DB4" w:rsidDel="000934B8" w:rsidRDefault="00AD6DB4" w:rsidP="00166AF3">
            <w:pPr>
              <w:pStyle w:val="TableBody"/>
              <w:rPr>
                <w:del w:id="23009" w:author="Alban Roche" w:date="2017-08-02T16:45:00Z"/>
              </w:rPr>
            </w:pPr>
            <w:bookmarkStart w:id="23010" w:name="_Toc489462037"/>
            <w:bookmarkEnd w:id="23010"/>
          </w:p>
          <w:p w14:paraId="58A8998B" w14:textId="6D32F2AB" w:rsidR="00AD6DB4" w:rsidDel="000934B8" w:rsidRDefault="00AD6DB4" w:rsidP="00166AF3">
            <w:pPr>
              <w:pStyle w:val="TableBody"/>
              <w:rPr>
                <w:del w:id="23011" w:author="Alban Roche" w:date="2017-08-02T16:45:00Z"/>
              </w:rPr>
            </w:pPr>
            <w:del w:id="23012" w:author="Alban Roche" w:date="2017-08-02T16:45:00Z">
              <w:r w:rsidRPr="00CB4B23" w:rsidDel="000934B8">
                <w:rPr>
                  <w:u w:val="single"/>
                </w:rPr>
                <w:delText>Syntax</w:delText>
              </w:r>
              <w:bookmarkStart w:id="23013" w:name="_Toc489462038"/>
              <w:bookmarkEnd w:id="23013"/>
            </w:del>
          </w:p>
          <w:p w14:paraId="57174415" w14:textId="79486B5B" w:rsidR="00AD6DB4" w:rsidRPr="00CB4B23" w:rsidDel="000934B8" w:rsidRDefault="00AD6DB4" w:rsidP="00166AF3">
            <w:pPr>
              <w:pStyle w:val="TableBody"/>
              <w:rPr>
                <w:del w:id="23014" w:author="Alban Roche" w:date="2017-08-02T16:45:00Z"/>
                <w:b/>
              </w:rPr>
            </w:pPr>
            <w:del w:id="23015" w:author="Alban Roche" w:date="2017-08-02T16:45:00Z">
              <w:r w:rsidRPr="00CB4B23" w:rsidDel="000934B8">
                <w:rPr>
                  <w:b/>
                </w:rPr>
                <w:delText>AT+</w:delText>
              </w:r>
              <w:r w:rsidDel="000934B8">
                <w:rPr>
                  <w:b/>
                </w:rPr>
                <w:br/>
              </w:r>
              <w:r w:rsidRPr="00CB4B23" w:rsidDel="000934B8">
                <w:rPr>
                  <w:b/>
                </w:rPr>
                <w:delText>KHTTPSPOST=?</w:delText>
              </w:r>
              <w:bookmarkStart w:id="23016" w:name="_Toc489462039"/>
              <w:bookmarkEnd w:id="23016"/>
            </w:del>
          </w:p>
        </w:tc>
        <w:tc>
          <w:tcPr>
            <w:tcW w:w="4065" w:type="pct"/>
          </w:tcPr>
          <w:p w14:paraId="329BCA9F" w14:textId="6A4B8ABA" w:rsidR="00AD6DB4" w:rsidDel="000934B8" w:rsidRDefault="00AD6DB4" w:rsidP="00166AF3">
            <w:pPr>
              <w:pStyle w:val="TableBody"/>
              <w:rPr>
                <w:del w:id="23017" w:author="Alban Roche" w:date="2017-08-02T16:45:00Z"/>
              </w:rPr>
            </w:pPr>
            <w:bookmarkStart w:id="23018" w:name="_Toc489462040"/>
            <w:bookmarkEnd w:id="23018"/>
          </w:p>
          <w:p w14:paraId="1DB90C4E" w14:textId="6F15E765" w:rsidR="00AD6DB4" w:rsidDel="000934B8" w:rsidRDefault="00AD6DB4" w:rsidP="00166AF3">
            <w:pPr>
              <w:pStyle w:val="TableBody"/>
              <w:rPr>
                <w:del w:id="23019" w:author="Alban Roche" w:date="2017-08-02T16:45:00Z"/>
              </w:rPr>
            </w:pPr>
            <w:bookmarkStart w:id="23020" w:name="_Toc489462041"/>
            <w:bookmarkEnd w:id="23020"/>
          </w:p>
          <w:p w14:paraId="5F19DE4E" w14:textId="5D5385F8" w:rsidR="00AD6DB4" w:rsidDel="000934B8" w:rsidRDefault="00AD6DB4" w:rsidP="00166AF3">
            <w:pPr>
              <w:pStyle w:val="TableBody"/>
              <w:rPr>
                <w:del w:id="23021" w:author="Alban Roche" w:date="2017-08-02T16:45:00Z"/>
              </w:rPr>
            </w:pPr>
            <w:del w:id="23022" w:author="Alban Roche" w:date="2017-08-02T16:45:00Z">
              <w:r w:rsidRPr="00CB4B23" w:rsidDel="000934B8">
                <w:rPr>
                  <w:u w:val="single"/>
                </w:rPr>
                <w:delText>Response</w:delText>
              </w:r>
              <w:bookmarkStart w:id="23023" w:name="_Toc489462042"/>
              <w:bookmarkEnd w:id="23023"/>
            </w:del>
          </w:p>
          <w:p w14:paraId="7E724B98" w14:textId="08346CA4" w:rsidR="00AD6DB4" w:rsidRPr="00CB4B23" w:rsidDel="000934B8" w:rsidRDefault="00AD6DB4" w:rsidP="00166AF3">
            <w:pPr>
              <w:pStyle w:val="TableBody"/>
              <w:rPr>
                <w:del w:id="23024" w:author="Alban Roche" w:date="2017-08-02T16:45:00Z"/>
                <w:b/>
              </w:rPr>
            </w:pPr>
            <w:del w:id="23025" w:author="Alban Roche" w:date="2017-08-02T16:45:00Z">
              <w:r w:rsidRPr="00CB4B23" w:rsidDel="000934B8">
                <w:rPr>
                  <w:b/>
                </w:rPr>
                <w:delText>+KHTTPSPOST: (</w:delText>
              </w:r>
              <w:r w:rsidDel="000934B8">
                <w:delText xml:space="preserve">list of possible </w:delText>
              </w:r>
              <w:r w:rsidRPr="00CB4B23" w:rsidDel="000934B8">
                <w:rPr>
                  <w:b/>
                </w:rPr>
                <w:delText>&lt;session_id&gt;</w:delText>
              </w:r>
              <w:r w:rsidDel="000934B8">
                <w:delText>s</w:delText>
              </w:r>
              <w:r w:rsidRPr="00FB2802" w:rsidDel="000934B8">
                <w:rPr>
                  <w:b/>
                </w:rPr>
                <w:delText>),</w:delText>
              </w:r>
              <w:r w:rsidRPr="00CB4B23" w:rsidDel="000934B8">
                <w:rPr>
                  <w:b/>
                </w:rPr>
                <w:delText>&lt;local_uri&gt;,&lt;request_uri&gt;,(</w:delText>
              </w:r>
              <w:r w:rsidDel="000934B8">
                <w:delText xml:space="preserve">list of possible </w:delText>
              </w:r>
              <w:r w:rsidRPr="00CB4B23" w:rsidDel="000934B8">
                <w:rPr>
                  <w:b/>
                </w:rPr>
                <w:delText>&lt;show_resp&gt;</w:delText>
              </w:r>
              <w:r w:rsidDel="000934B8">
                <w:delText>s</w:delText>
              </w:r>
              <w:r w:rsidRPr="00CB4B23" w:rsidDel="000934B8">
                <w:rPr>
                  <w:b/>
                </w:rPr>
                <w:delText>)</w:delText>
              </w:r>
              <w:bookmarkStart w:id="23026" w:name="_Toc489462043"/>
              <w:bookmarkEnd w:id="23026"/>
            </w:del>
          </w:p>
          <w:p w14:paraId="01CB10B1" w14:textId="37E34EF3" w:rsidR="00AD6DB4" w:rsidRPr="00FB2802" w:rsidDel="000934B8" w:rsidRDefault="00AD6DB4" w:rsidP="00166AF3">
            <w:pPr>
              <w:pStyle w:val="TableBody"/>
              <w:rPr>
                <w:del w:id="23027" w:author="Alban Roche" w:date="2017-08-02T16:45:00Z"/>
              </w:rPr>
            </w:pPr>
            <w:del w:id="23028" w:author="Alban Roche" w:date="2017-08-02T16:45:00Z">
              <w:r w:rsidRPr="00CB4B23" w:rsidDel="000934B8">
                <w:rPr>
                  <w:b/>
                </w:rPr>
                <w:delText>OK</w:delText>
              </w:r>
              <w:bookmarkStart w:id="23029" w:name="_Toc489462044"/>
              <w:bookmarkEnd w:id="23029"/>
            </w:del>
          </w:p>
        </w:tc>
        <w:bookmarkStart w:id="23030" w:name="_Toc489462045"/>
        <w:bookmarkEnd w:id="23030"/>
      </w:tr>
      <w:tr w:rsidR="00AD6DB4" w:rsidRPr="00671C8B" w:rsidDel="000934B8" w14:paraId="35810CDA" w14:textId="5680ABB7" w:rsidTr="00166AF3">
        <w:trPr>
          <w:cantSplit w:val="0"/>
          <w:trHeight w:val="35"/>
          <w:del w:id="23031" w:author="Alban Roche" w:date="2017-08-02T16:45:00Z"/>
        </w:trPr>
        <w:tc>
          <w:tcPr>
            <w:tcW w:w="935" w:type="pct"/>
          </w:tcPr>
          <w:p w14:paraId="0C3CFEB3" w14:textId="5DDC1F7D" w:rsidR="00AD6DB4" w:rsidRPr="00671C8B" w:rsidDel="000934B8" w:rsidRDefault="00AD6DB4" w:rsidP="00166AF3">
            <w:pPr>
              <w:pStyle w:val="TableBody"/>
              <w:rPr>
                <w:del w:id="23032" w:author="Alban Roche" w:date="2017-08-02T16:45:00Z"/>
                <w:rFonts w:ascii="Helvetica" w:hAnsi="Helvetica"/>
                <w:i/>
                <w:sz w:val="20"/>
              </w:rPr>
            </w:pPr>
            <w:del w:id="23033" w:author="Alban Roche" w:date="2017-08-02T16:45:00Z">
              <w:r w:rsidRPr="00671C8B" w:rsidDel="000934B8">
                <w:rPr>
                  <w:i/>
                </w:rPr>
                <w:delText>Write command</w:delText>
              </w:r>
              <w:bookmarkStart w:id="23034" w:name="_Toc489462046"/>
              <w:bookmarkEnd w:id="23034"/>
            </w:del>
          </w:p>
          <w:p w14:paraId="1B03BE7E" w14:textId="60B0E882" w:rsidR="00AD6DB4" w:rsidRPr="00671C8B" w:rsidDel="000934B8" w:rsidRDefault="00AD6DB4" w:rsidP="00166AF3">
            <w:pPr>
              <w:pStyle w:val="TableBody"/>
              <w:rPr>
                <w:del w:id="23035" w:author="Alban Roche" w:date="2017-08-02T16:45:00Z"/>
                <w:rFonts w:ascii="Helvetica" w:hAnsi="Helvetica"/>
                <w:sz w:val="20"/>
              </w:rPr>
            </w:pPr>
            <w:bookmarkStart w:id="23036" w:name="_Toc489462047"/>
            <w:bookmarkEnd w:id="23036"/>
          </w:p>
          <w:p w14:paraId="79AFBAB7" w14:textId="61C55965" w:rsidR="00AD6DB4" w:rsidRPr="00671C8B" w:rsidDel="000934B8" w:rsidRDefault="00AD6DB4" w:rsidP="00166AF3">
            <w:pPr>
              <w:pStyle w:val="TableBody"/>
              <w:rPr>
                <w:del w:id="23037" w:author="Alban Roche" w:date="2017-08-02T16:45:00Z"/>
                <w:rFonts w:ascii="Helvetica" w:hAnsi="Helvetica"/>
                <w:sz w:val="20"/>
                <w:u w:val="single"/>
              </w:rPr>
            </w:pPr>
            <w:del w:id="23038" w:author="Alban Roche" w:date="2017-08-02T16:45:00Z">
              <w:r w:rsidRPr="00671C8B" w:rsidDel="000934B8">
                <w:rPr>
                  <w:u w:val="single"/>
                </w:rPr>
                <w:delText>Syntax</w:delText>
              </w:r>
              <w:bookmarkStart w:id="23039" w:name="_Toc489462048"/>
              <w:bookmarkEnd w:id="23039"/>
            </w:del>
          </w:p>
          <w:p w14:paraId="659B019A" w14:textId="0141683D" w:rsidR="00AD6DB4" w:rsidRPr="00671C8B" w:rsidDel="000934B8" w:rsidRDefault="00AD6DB4" w:rsidP="00166AF3">
            <w:pPr>
              <w:pStyle w:val="TableBody"/>
              <w:rPr>
                <w:del w:id="23040" w:author="Alban Roche" w:date="2017-08-02T16:45:00Z"/>
                <w:rFonts w:ascii="Helvetica" w:hAnsi="Helvetica"/>
                <w:b/>
                <w:sz w:val="20"/>
              </w:rPr>
            </w:pPr>
            <w:del w:id="23041" w:author="Alban Roche" w:date="2017-08-02T16:45:00Z">
              <w:r w:rsidRPr="00671C8B" w:rsidDel="000934B8">
                <w:rPr>
                  <w:b/>
                </w:rPr>
                <w:delText>AT+</w:delText>
              </w:r>
              <w:r w:rsidRPr="00671C8B" w:rsidDel="000934B8">
                <w:rPr>
                  <w:b/>
                </w:rPr>
                <w:br/>
                <w:delText>KHTTP</w:delText>
              </w:r>
              <w:r w:rsidRPr="00671C8B" w:rsidDel="000934B8">
                <w:rPr>
                  <w:rFonts w:hint="eastAsia"/>
                  <w:b/>
                </w:rPr>
                <w:delText>S</w:delText>
              </w:r>
              <w:r w:rsidRPr="00671C8B" w:rsidDel="000934B8">
                <w:rPr>
                  <w:b/>
                </w:rPr>
                <w:delText>POST=</w:delText>
              </w:r>
              <w:bookmarkStart w:id="23042" w:name="_Toc489462049"/>
              <w:bookmarkEnd w:id="23042"/>
            </w:del>
          </w:p>
          <w:p w14:paraId="06996C5B" w14:textId="0E631EEB" w:rsidR="00AD6DB4" w:rsidRPr="00671C8B" w:rsidDel="000934B8" w:rsidRDefault="00AD6DB4" w:rsidP="00166AF3">
            <w:pPr>
              <w:pStyle w:val="TableBody"/>
              <w:rPr>
                <w:del w:id="23043" w:author="Alban Roche" w:date="2017-08-02T16:45:00Z"/>
              </w:rPr>
            </w:pPr>
            <w:del w:id="23044" w:author="Alban Roche" w:date="2017-08-02T16:45:00Z">
              <w:r w:rsidRPr="00671C8B" w:rsidDel="000934B8">
                <w:rPr>
                  <w:b/>
                </w:rPr>
                <w:delText>&lt;session_id&gt;,</w:delText>
              </w:r>
              <w:r w:rsidRPr="00671C8B" w:rsidDel="000934B8">
                <w:rPr>
                  <w:b/>
                </w:rPr>
                <w:br/>
                <w:delText>&lt;local_uri&gt;,</w:delText>
              </w:r>
              <w:r w:rsidRPr="00671C8B" w:rsidDel="000934B8">
                <w:rPr>
                  <w:b/>
                </w:rPr>
                <w:br/>
                <w:delText>&lt;request_uri&gt;</w:delText>
              </w:r>
              <w:r w:rsidRPr="00671C8B" w:rsidDel="000934B8">
                <w:rPr>
                  <w:b/>
                </w:rPr>
                <w:br/>
                <w:delText>[,&lt;show_resp&gt;]</w:delText>
              </w:r>
              <w:bookmarkStart w:id="23045" w:name="_Toc489462050"/>
              <w:bookmarkEnd w:id="23045"/>
            </w:del>
          </w:p>
        </w:tc>
        <w:tc>
          <w:tcPr>
            <w:tcW w:w="4065" w:type="pct"/>
          </w:tcPr>
          <w:p w14:paraId="46DE98C1" w14:textId="0BA5C9CF" w:rsidR="00AD6DB4" w:rsidRPr="00671C8B" w:rsidDel="000934B8" w:rsidRDefault="00AD6DB4" w:rsidP="00166AF3">
            <w:pPr>
              <w:pStyle w:val="TableBody"/>
              <w:rPr>
                <w:del w:id="23046" w:author="Alban Roche" w:date="2017-08-02T16:45:00Z"/>
              </w:rPr>
            </w:pPr>
            <w:bookmarkStart w:id="23047" w:name="_Toc489462051"/>
            <w:bookmarkEnd w:id="23047"/>
          </w:p>
          <w:p w14:paraId="6496F8B5" w14:textId="723BB2A8" w:rsidR="00AD6DB4" w:rsidRPr="00671C8B" w:rsidDel="000934B8" w:rsidRDefault="00AD6DB4" w:rsidP="00166AF3">
            <w:pPr>
              <w:pStyle w:val="TableBody"/>
              <w:rPr>
                <w:del w:id="23048" w:author="Alban Roche" w:date="2017-08-02T16:45:00Z"/>
              </w:rPr>
            </w:pPr>
            <w:bookmarkStart w:id="23049" w:name="_Toc489462052"/>
            <w:bookmarkEnd w:id="23049"/>
          </w:p>
          <w:p w14:paraId="0ED0145E" w14:textId="346964DB" w:rsidR="00AD6DB4" w:rsidRPr="00671C8B" w:rsidDel="000934B8" w:rsidRDefault="00AD6DB4" w:rsidP="00166AF3">
            <w:pPr>
              <w:pStyle w:val="TableBody"/>
              <w:rPr>
                <w:del w:id="23050" w:author="Alban Roche" w:date="2017-08-02T16:45:00Z"/>
                <w:rFonts w:ascii="Helvetica" w:hAnsi="Helvetica"/>
                <w:sz w:val="20"/>
                <w:u w:val="single"/>
              </w:rPr>
            </w:pPr>
            <w:del w:id="23051" w:author="Alban Roche" w:date="2017-08-02T16:45:00Z">
              <w:r w:rsidRPr="00671C8B" w:rsidDel="000934B8">
                <w:rPr>
                  <w:u w:val="single"/>
                </w:rPr>
                <w:delText>Response</w:delText>
              </w:r>
              <w:bookmarkStart w:id="23052" w:name="_Toc489462053"/>
              <w:bookmarkEnd w:id="23052"/>
            </w:del>
          </w:p>
          <w:p w14:paraId="5FAA211B" w14:textId="50786274" w:rsidR="00AD6DB4" w:rsidRPr="00671C8B" w:rsidDel="000934B8" w:rsidRDefault="00AD6DB4" w:rsidP="00166AF3">
            <w:pPr>
              <w:pStyle w:val="TableBody"/>
              <w:rPr>
                <w:del w:id="23053" w:author="Alban Roche" w:date="2017-08-02T16:45:00Z"/>
                <w:b/>
              </w:rPr>
            </w:pPr>
            <w:del w:id="23054" w:author="Alban Roche" w:date="2017-08-02T16:45:00Z">
              <w:r w:rsidRPr="00671C8B" w:rsidDel="000934B8">
                <w:rPr>
                  <w:b/>
                </w:rPr>
                <w:delText>CONNECT</w:delText>
              </w:r>
              <w:bookmarkStart w:id="23055" w:name="_Toc489462054"/>
              <w:bookmarkEnd w:id="23055"/>
            </w:del>
          </w:p>
          <w:p w14:paraId="1CC4E32D" w14:textId="21A8EF02" w:rsidR="00AD6DB4" w:rsidRPr="00671C8B" w:rsidDel="000934B8" w:rsidRDefault="00AD6DB4" w:rsidP="00166AF3">
            <w:pPr>
              <w:pStyle w:val="TableBody"/>
              <w:rPr>
                <w:del w:id="23056" w:author="Alban Roche" w:date="2017-08-02T16:45:00Z"/>
                <w:b/>
              </w:rPr>
            </w:pPr>
            <w:del w:id="23057" w:author="Alban Roche" w:date="2017-08-02T16:45:00Z">
              <w:r w:rsidRPr="00671C8B" w:rsidDel="000934B8">
                <w:rPr>
                  <w:b/>
                </w:rPr>
                <w:delText>…&lt;EOF pattern&gt;</w:delText>
              </w:r>
              <w:bookmarkStart w:id="23058" w:name="_Toc489462055"/>
              <w:bookmarkEnd w:id="23058"/>
            </w:del>
          </w:p>
          <w:p w14:paraId="484BEB12" w14:textId="57EF1501" w:rsidR="00AD6DB4" w:rsidRPr="00671C8B" w:rsidDel="000934B8" w:rsidRDefault="00AD6DB4" w:rsidP="00166AF3">
            <w:pPr>
              <w:pStyle w:val="TableBody"/>
              <w:rPr>
                <w:del w:id="23059" w:author="Alban Roche" w:date="2017-08-02T16:45:00Z"/>
                <w:b/>
              </w:rPr>
            </w:pPr>
            <w:del w:id="23060" w:author="Alban Roche" w:date="2017-08-02T16:45:00Z">
              <w:r w:rsidRPr="00671C8B" w:rsidDel="000934B8">
                <w:rPr>
                  <w:b/>
                </w:rPr>
                <w:delText>OK</w:delText>
              </w:r>
              <w:bookmarkStart w:id="23061" w:name="_Toc489462056"/>
              <w:bookmarkEnd w:id="23061"/>
            </w:del>
          </w:p>
          <w:p w14:paraId="2385F472" w14:textId="0A05AD58" w:rsidR="00AD6DB4" w:rsidRPr="00D86F43" w:rsidDel="000934B8" w:rsidRDefault="00AD6DB4" w:rsidP="00166AF3">
            <w:pPr>
              <w:pStyle w:val="TableBody"/>
              <w:rPr>
                <w:del w:id="23062" w:author="Alban Roche" w:date="2017-08-02T16:45:00Z"/>
                <w:sz w:val="14"/>
                <w:szCs w:val="14"/>
              </w:rPr>
            </w:pPr>
            <w:bookmarkStart w:id="23063" w:name="_Toc489462057"/>
            <w:bookmarkEnd w:id="23063"/>
          </w:p>
          <w:p w14:paraId="64FF8A42" w14:textId="6E9E84FD" w:rsidR="00AD6DB4" w:rsidRPr="00C318EF" w:rsidDel="000934B8" w:rsidRDefault="00AD6DB4" w:rsidP="00166AF3">
            <w:pPr>
              <w:pStyle w:val="TableBody"/>
              <w:rPr>
                <w:del w:id="23064" w:author="Alban Roche" w:date="2017-08-02T16:45:00Z"/>
              </w:rPr>
            </w:pPr>
            <w:del w:id="23065" w:author="Alban Roche" w:date="2017-08-02T16:45:00Z">
              <w:r w:rsidRPr="00C318EF" w:rsidDel="000934B8">
                <w:delText>or</w:delText>
              </w:r>
              <w:bookmarkStart w:id="23066" w:name="_Toc489462058"/>
              <w:bookmarkEnd w:id="23066"/>
            </w:del>
          </w:p>
          <w:p w14:paraId="3A6805CE" w14:textId="65112013" w:rsidR="00AD6DB4" w:rsidRPr="00671C8B" w:rsidDel="000934B8" w:rsidRDefault="00AD6DB4" w:rsidP="00166AF3">
            <w:pPr>
              <w:pStyle w:val="TableBody"/>
              <w:rPr>
                <w:del w:id="23067" w:author="Alban Roche" w:date="2017-08-02T16:45:00Z"/>
                <w:b/>
              </w:rPr>
            </w:pPr>
            <w:del w:id="23068" w:author="Alban Roche" w:date="2017-08-02T16:45:00Z">
              <w:r w:rsidRPr="00671C8B" w:rsidDel="000934B8">
                <w:rPr>
                  <w:b/>
                </w:rPr>
                <w:delText>NO CARRIER</w:delText>
              </w:r>
              <w:bookmarkStart w:id="23069" w:name="_Toc489462059"/>
              <w:bookmarkEnd w:id="23069"/>
            </w:del>
          </w:p>
          <w:p w14:paraId="43B38508" w14:textId="290C7321" w:rsidR="00AD6DB4" w:rsidRPr="00671C8B" w:rsidDel="000934B8" w:rsidRDefault="00AD6DB4" w:rsidP="00166AF3">
            <w:pPr>
              <w:pStyle w:val="TableBody"/>
              <w:rPr>
                <w:del w:id="23070" w:author="Alban Roche" w:date="2017-08-02T16:45:00Z"/>
                <w:b/>
              </w:rPr>
            </w:pPr>
            <w:del w:id="23071" w:author="Alban Roche" w:date="2017-08-02T16:45:00Z">
              <w:r w:rsidRPr="00671C8B" w:rsidDel="000934B8">
                <w:rPr>
                  <w:b/>
                </w:rPr>
                <w:delText>+CME ERROR: &lt;err&gt;</w:delText>
              </w:r>
              <w:bookmarkStart w:id="23072" w:name="_Toc489462060"/>
              <w:bookmarkEnd w:id="23072"/>
            </w:del>
          </w:p>
          <w:p w14:paraId="59034B89" w14:textId="02331102" w:rsidR="00AD6DB4" w:rsidRPr="00671C8B" w:rsidDel="000934B8" w:rsidRDefault="00AD6DB4" w:rsidP="00166AF3">
            <w:pPr>
              <w:pStyle w:val="TableBody"/>
              <w:rPr>
                <w:del w:id="23073" w:author="Alban Roche" w:date="2017-08-02T16:45:00Z"/>
                <w:b/>
              </w:rPr>
            </w:pPr>
            <w:del w:id="23074" w:author="Alban Roche" w:date="2017-08-02T16:45:00Z">
              <w:r w:rsidRPr="00671C8B" w:rsidDel="000934B8">
                <w:rPr>
                  <w:b/>
                </w:rPr>
                <w:delText>+KHTTP</w:delText>
              </w:r>
              <w:r w:rsidRPr="00671C8B" w:rsidDel="000934B8">
                <w:rPr>
                  <w:rFonts w:hint="eastAsia"/>
                  <w:b/>
                </w:rPr>
                <w:delText>S</w:delText>
              </w:r>
              <w:r w:rsidRPr="00671C8B" w:rsidDel="000934B8">
                <w:rPr>
                  <w:b/>
                </w:rPr>
                <w:delText>_ERROR:</w:delText>
              </w:r>
              <w:r w:rsidRPr="00671C8B" w:rsidDel="000934B8">
                <w:rPr>
                  <w:rFonts w:hint="eastAsia"/>
                  <w:b/>
                </w:rPr>
                <w:delText xml:space="preserve"> </w:delText>
              </w:r>
              <w:r w:rsidRPr="00671C8B" w:rsidDel="000934B8">
                <w:rPr>
                  <w:b/>
                </w:rPr>
                <w:delText>&lt;session_id&gt;, &lt;http_notif&gt;</w:delText>
              </w:r>
              <w:bookmarkStart w:id="23075" w:name="_Toc489462061"/>
              <w:bookmarkEnd w:id="23075"/>
            </w:del>
          </w:p>
          <w:p w14:paraId="6E75B97B" w14:textId="7C20396A" w:rsidR="00AD6DB4" w:rsidRPr="00D86F43" w:rsidDel="000934B8" w:rsidRDefault="00AD6DB4" w:rsidP="00166AF3">
            <w:pPr>
              <w:pStyle w:val="TableBody"/>
              <w:rPr>
                <w:del w:id="23076" w:author="Alban Roche" w:date="2017-08-02T16:45:00Z"/>
                <w:b/>
                <w:sz w:val="14"/>
                <w:szCs w:val="14"/>
              </w:rPr>
            </w:pPr>
            <w:bookmarkStart w:id="23077" w:name="_Toc489462062"/>
            <w:bookmarkEnd w:id="23077"/>
          </w:p>
          <w:p w14:paraId="3559A769" w14:textId="0118F1E3" w:rsidR="00AD6DB4" w:rsidRPr="00671C8B" w:rsidDel="000934B8" w:rsidRDefault="00AD6DB4" w:rsidP="00166AF3">
            <w:pPr>
              <w:pStyle w:val="TableBody"/>
              <w:rPr>
                <w:del w:id="23078" w:author="Alban Roche" w:date="2017-08-02T16:45:00Z"/>
                <w:u w:val="single"/>
              </w:rPr>
            </w:pPr>
            <w:del w:id="23079" w:author="Alban Roche" w:date="2017-08-02T16:45:00Z">
              <w:r w:rsidRPr="00671C8B" w:rsidDel="000934B8">
                <w:rPr>
                  <w:u w:val="single"/>
                </w:rPr>
                <w:delText>Parameters</w:delText>
              </w:r>
              <w:bookmarkStart w:id="23080" w:name="_Toc489462063"/>
              <w:bookmarkEnd w:id="23080"/>
            </w:del>
          </w:p>
          <w:p w14:paraId="4B782735" w14:textId="4956A3DB" w:rsidR="00AD6DB4" w:rsidRPr="00671C8B" w:rsidDel="000934B8" w:rsidRDefault="00AD6DB4" w:rsidP="00166AF3">
            <w:pPr>
              <w:pStyle w:val="TableBody"/>
              <w:rPr>
                <w:del w:id="23081" w:author="Alban Roche" w:date="2017-08-02T16:45:00Z"/>
              </w:rPr>
            </w:pPr>
            <w:del w:id="23082" w:author="Alban Roche" w:date="2017-08-02T16:45:00Z">
              <w:r w:rsidRPr="00671C8B" w:rsidDel="000934B8">
                <w:rPr>
                  <w:b/>
                </w:rPr>
                <w:delText>&lt;session_id&gt;</w:delText>
              </w:r>
              <w:r w:rsidRPr="00671C8B" w:rsidDel="000934B8">
                <w:tab/>
                <w:delText>HTTP</w:delText>
              </w:r>
              <w:r w:rsidRPr="00671C8B" w:rsidDel="000934B8">
                <w:rPr>
                  <w:rFonts w:hint="eastAsia"/>
                </w:rPr>
                <w:delText>S</w:delText>
              </w:r>
              <w:r w:rsidRPr="00671C8B" w:rsidDel="000934B8">
                <w:delText xml:space="preserve"> session</w:delText>
              </w:r>
              <w:r w:rsidDel="000934B8">
                <w:delText xml:space="preserve"> index</w:delText>
              </w:r>
              <w:bookmarkStart w:id="23083" w:name="_Toc489462064"/>
              <w:bookmarkEnd w:id="23083"/>
            </w:del>
          </w:p>
          <w:p w14:paraId="5B8501B5" w14:textId="1BD8F150" w:rsidR="00AD6DB4" w:rsidRPr="00D86F43" w:rsidDel="000934B8" w:rsidRDefault="00AD6DB4" w:rsidP="00166AF3">
            <w:pPr>
              <w:pStyle w:val="TableBody"/>
              <w:rPr>
                <w:del w:id="23084" w:author="Alban Roche" w:date="2017-08-02T16:45:00Z"/>
                <w:sz w:val="14"/>
                <w:szCs w:val="14"/>
              </w:rPr>
            </w:pPr>
            <w:bookmarkStart w:id="23085" w:name="_Toc489462065"/>
            <w:bookmarkEnd w:id="23085"/>
          </w:p>
          <w:p w14:paraId="189F5459" w14:textId="5643987A" w:rsidR="00AD6DB4" w:rsidRPr="00671C8B" w:rsidDel="000934B8" w:rsidRDefault="00AD6DB4" w:rsidP="00166AF3">
            <w:pPr>
              <w:pStyle w:val="TableBody"/>
              <w:rPr>
                <w:del w:id="23086" w:author="Alban Roche" w:date="2017-08-02T16:45:00Z"/>
              </w:rPr>
            </w:pPr>
            <w:del w:id="23087" w:author="Alban Roche" w:date="2017-08-02T16:45:00Z">
              <w:r w:rsidRPr="00671C8B" w:rsidDel="000934B8">
                <w:rPr>
                  <w:b/>
                </w:rPr>
                <w:delText>&lt;local_uri&gt;</w:delText>
              </w:r>
              <w:r w:rsidRPr="00671C8B" w:rsidDel="000934B8">
                <w:tab/>
                <w:delText>This argument must be empty. It is reserved for compatibility of command syntax.</w:delText>
              </w:r>
              <w:bookmarkStart w:id="23088" w:name="_Toc489462066"/>
              <w:bookmarkEnd w:id="23088"/>
            </w:del>
          </w:p>
          <w:p w14:paraId="33739AC5" w14:textId="7A3D57AF" w:rsidR="00AD6DB4" w:rsidRPr="00671C8B" w:rsidDel="000934B8" w:rsidRDefault="00AD6DB4" w:rsidP="00166AF3">
            <w:pPr>
              <w:pStyle w:val="TableBody"/>
              <w:rPr>
                <w:del w:id="23089" w:author="Alban Roche" w:date="2017-08-02T16:45:00Z"/>
              </w:rPr>
            </w:pPr>
            <w:bookmarkStart w:id="23090" w:name="_Toc489462067"/>
            <w:bookmarkEnd w:id="23090"/>
          </w:p>
          <w:p w14:paraId="7505597F" w14:textId="755A3953" w:rsidR="00AD6DB4" w:rsidRPr="00671C8B" w:rsidDel="000934B8" w:rsidRDefault="00AD6DB4" w:rsidP="00166AF3">
            <w:pPr>
              <w:pStyle w:val="TableBody"/>
              <w:rPr>
                <w:del w:id="23091" w:author="Alban Roche" w:date="2017-08-02T16:45:00Z"/>
              </w:rPr>
            </w:pPr>
            <w:del w:id="23092" w:author="Alban Roche" w:date="2017-08-02T16:45:00Z">
              <w:r w:rsidRPr="00671C8B" w:rsidDel="000934B8">
                <w:rPr>
                  <w:b/>
                </w:rPr>
                <w:delText>&lt;request_uri&gt;</w:delText>
              </w:r>
              <w:r w:rsidRPr="00671C8B" w:rsidDel="000934B8">
                <w:tab/>
                <w:delText>String type, indicates the request data of the HTTP</w:delText>
              </w:r>
              <w:r w:rsidRPr="00671C8B" w:rsidDel="000934B8">
                <w:rPr>
                  <w:rFonts w:hint="eastAsia"/>
                </w:rPr>
                <w:delText>S</w:delText>
              </w:r>
              <w:r w:rsidRPr="00671C8B" w:rsidDel="000934B8">
                <w:delText xml:space="preserve"> connection</w:delText>
              </w:r>
              <w:bookmarkStart w:id="23093" w:name="_Toc489462068"/>
              <w:bookmarkEnd w:id="23093"/>
            </w:del>
          </w:p>
          <w:p w14:paraId="6947467C" w14:textId="21561865" w:rsidR="00AD6DB4" w:rsidRPr="00671C8B" w:rsidDel="000934B8" w:rsidRDefault="00AD6DB4" w:rsidP="00166AF3">
            <w:pPr>
              <w:pStyle w:val="TableBody"/>
              <w:rPr>
                <w:del w:id="23094" w:author="Alban Roche" w:date="2017-08-02T16:45:00Z"/>
              </w:rPr>
            </w:pPr>
            <w:bookmarkStart w:id="23095" w:name="_Toc489462069"/>
            <w:bookmarkEnd w:id="23095"/>
          </w:p>
          <w:p w14:paraId="6E67EBDE" w14:textId="7A06AF3A" w:rsidR="00AD6DB4" w:rsidRPr="00671C8B" w:rsidDel="000934B8" w:rsidRDefault="00AD6DB4" w:rsidP="00166AF3">
            <w:pPr>
              <w:pStyle w:val="TableBody"/>
              <w:rPr>
                <w:del w:id="23096" w:author="Alban Roche" w:date="2017-08-02T16:45:00Z"/>
              </w:rPr>
            </w:pPr>
            <w:del w:id="23097" w:author="Alban Roche" w:date="2017-08-02T16:45:00Z">
              <w:r w:rsidRPr="00671C8B" w:rsidDel="000934B8">
                <w:rPr>
                  <w:b/>
                </w:rPr>
                <w:delText>&lt;http_notif&gt;</w:delText>
              </w:r>
              <w:r w:rsidRPr="00671C8B" w:rsidDel="000934B8">
                <w:tab/>
                <w:delText>Refer to +KHTTPSGET</w:delText>
              </w:r>
              <w:bookmarkStart w:id="23098" w:name="_Toc489462070"/>
              <w:bookmarkEnd w:id="23098"/>
            </w:del>
          </w:p>
          <w:p w14:paraId="23D0A846" w14:textId="6D7D404D" w:rsidR="00AD6DB4" w:rsidRPr="00671C8B" w:rsidDel="000934B8" w:rsidRDefault="00AD6DB4" w:rsidP="00166AF3">
            <w:pPr>
              <w:pStyle w:val="TableBody"/>
              <w:rPr>
                <w:del w:id="23099" w:author="Alban Roche" w:date="2017-08-02T16:45:00Z"/>
              </w:rPr>
            </w:pPr>
            <w:bookmarkStart w:id="23100" w:name="_Toc489462071"/>
            <w:bookmarkEnd w:id="23100"/>
          </w:p>
          <w:p w14:paraId="16D44C64" w14:textId="67B42099" w:rsidR="00AD6DB4" w:rsidRPr="00671C8B" w:rsidDel="000934B8" w:rsidRDefault="00AD6DB4" w:rsidP="00166AF3">
            <w:pPr>
              <w:pStyle w:val="TableBody"/>
              <w:rPr>
                <w:del w:id="23101" w:author="Alban Roche" w:date="2017-08-02T16:45:00Z"/>
              </w:rPr>
            </w:pPr>
            <w:del w:id="23102" w:author="Alban Roche" w:date="2017-08-02T16:45:00Z">
              <w:r w:rsidRPr="00671C8B" w:rsidDel="000934B8">
                <w:rPr>
                  <w:b/>
                </w:rPr>
                <w:delText>&lt;show_resp&gt;</w:delText>
              </w:r>
              <w:r w:rsidRPr="00671C8B" w:rsidDel="000934B8">
                <w:tab/>
                <w:delText>Defines whether HTTPS response and HTTP</w:delText>
              </w:r>
              <w:r w:rsidDel="000934B8">
                <w:delText>S</w:delText>
              </w:r>
              <w:r w:rsidRPr="00671C8B" w:rsidDel="000934B8">
                <w:delText xml:space="preserve"> headers are shown</w:delText>
              </w:r>
              <w:bookmarkStart w:id="23103" w:name="_Toc489462072"/>
              <w:bookmarkEnd w:id="23103"/>
            </w:del>
          </w:p>
          <w:p w14:paraId="69834C53" w14:textId="00228E13" w:rsidR="00AD6DB4" w:rsidRPr="00671C8B" w:rsidDel="000934B8" w:rsidRDefault="00AD6DB4" w:rsidP="00166AF3">
            <w:pPr>
              <w:pStyle w:val="TableBody"/>
              <w:rPr>
                <w:del w:id="23104" w:author="Alban Roche" w:date="2017-08-02T16:45:00Z"/>
              </w:rPr>
            </w:pPr>
            <w:del w:id="23105" w:author="Alban Roche" w:date="2017-08-02T16:45:00Z">
              <w:r w:rsidRPr="00671C8B" w:rsidDel="000934B8">
                <w:delText>0</w:delText>
              </w:r>
              <w:r w:rsidRPr="00671C8B" w:rsidDel="000934B8">
                <w:tab/>
                <w:delText>Do not show HTTPS response and headers</w:delText>
              </w:r>
              <w:bookmarkStart w:id="23106" w:name="_Toc489462073"/>
              <w:bookmarkEnd w:id="23106"/>
            </w:del>
          </w:p>
          <w:p w14:paraId="6D140E9A" w14:textId="77CEE052" w:rsidR="00AD6DB4" w:rsidRPr="00671C8B" w:rsidDel="000934B8" w:rsidRDefault="00AD6DB4" w:rsidP="00166AF3">
            <w:pPr>
              <w:pStyle w:val="TableBody"/>
              <w:rPr>
                <w:del w:id="23107" w:author="Alban Roche" w:date="2017-08-02T16:45:00Z"/>
              </w:rPr>
            </w:pPr>
            <w:del w:id="23108" w:author="Alban Roche" w:date="2017-08-02T16:45:00Z">
              <w:r w:rsidRPr="00671C8B" w:rsidDel="000934B8">
                <w:rPr>
                  <w:u w:val="single"/>
                </w:rPr>
                <w:delText>1</w:delText>
              </w:r>
              <w:r w:rsidRPr="00671C8B" w:rsidDel="000934B8">
                <w:tab/>
                <w:delText>Show HTTPS response and headers</w:delText>
              </w:r>
              <w:bookmarkStart w:id="23109" w:name="_Toc489462074"/>
              <w:bookmarkEnd w:id="23109"/>
            </w:del>
          </w:p>
        </w:tc>
        <w:bookmarkStart w:id="23110" w:name="_Toc489462075"/>
        <w:bookmarkEnd w:id="23110"/>
      </w:tr>
      <w:tr w:rsidR="00AD6DB4" w:rsidRPr="00671C8B" w:rsidDel="000934B8" w14:paraId="20E58FDF" w14:textId="7DE610E2" w:rsidTr="00166AF3">
        <w:trPr>
          <w:trHeight w:val="599"/>
          <w:del w:id="23111" w:author="Alban Roche" w:date="2017-08-02T16:45:00Z"/>
        </w:trPr>
        <w:tc>
          <w:tcPr>
            <w:tcW w:w="935" w:type="pct"/>
          </w:tcPr>
          <w:p w14:paraId="32D6D80B" w14:textId="7135CE87" w:rsidR="00AD6DB4" w:rsidRPr="00671C8B" w:rsidDel="000934B8" w:rsidRDefault="00AD6DB4" w:rsidP="00166AF3">
            <w:pPr>
              <w:pStyle w:val="TableBody"/>
              <w:rPr>
                <w:del w:id="23112" w:author="Alban Roche" w:date="2017-08-02T16:45:00Z"/>
                <w:rFonts w:ascii="Helvetica" w:hAnsi="Helvetica"/>
                <w:sz w:val="20"/>
                <w:u w:val="single"/>
              </w:rPr>
            </w:pPr>
            <w:del w:id="23113" w:author="Alban Roche" w:date="2017-08-02T16:45:00Z">
              <w:r w:rsidRPr="00671C8B" w:rsidDel="000934B8">
                <w:rPr>
                  <w:u w:val="single"/>
                </w:rPr>
                <w:delText>Reference</w:delText>
              </w:r>
              <w:bookmarkStart w:id="23114" w:name="_Toc489462076"/>
              <w:bookmarkEnd w:id="23114"/>
            </w:del>
          </w:p>
          <w:p w14:paraId="772AF775" w14:textId="31904309" w:rsidR="00AD6DB4" w:rsidRPr="00671C8B" w:rsidDel="000934B8" w:rsidRDefault="00AD6DB4" w:rsidP="00166AF3">
            <w:pPr>
              <w:pStyle w:val="TableBody"/>
              <w:rPr>
                <w:del w:id="23115" w:author="Alban Roche" w:date="2017-08-02T16:45:00Z"/>
                <w:u w:val="single"/>
              </w:rPr>
            </w:pPr>
            <w:del w:id="23116" w:author="Alban Roche" w:date="2017-08-02T16:45:00Z">
              <w:r w:rsidRPr="00671C8B" w:rsidDel="000934B8">
                <w:delText xml:space="preserve">Sierra Wireless Proprietary </w:delText>
              </w:r>
              <w:bookmarkStart w:id="23117" w:name="_Toc489462077"/>
              <w:bookmarkEnd w:id="23117"/>
            </w:del>
          </w:p>
        </w:tc>
        <w:tc>
          <w:tcPr>
            <w:tcW w:w="4065" w:type="pct"/>
          </w:tcPr>
          <w:p w14:paraId="46643F10" w14:textId="6F68354E" w:rsidR="00AD6DB4" w:rsidRPr="00671C8B" w:rsidDel="000934B8" w:rsidRDefault="00AD6DB4" w:rsidP="00166AF3">
            <w:pPr>
              <w:pStyle w:val="TableBody"/>
              <w:rPr>
                <w:del w:id="23118" w:author="Alban Roche" w:date="2017-08-02T16:45:00Z"/>
                <w:rFonts w:ascii="Helvetica" w:hAnsi="Helvetica"/>
                <w:sz w:val="20"/>
                <w:u w:val="single"/>
              </w:rPr>
            </w:pPr>
            <w:del w:id="23119" w:author="Alban Roche" w:date="2017-08-02T16:45:00Z">
              <w:r w:rsidRPr="00671C8B" w:rsidDel="000934B8">
                <w:rPr>
                  <w:u w:val="single"/>
                </w:rPr>
                <w:delText>Notes</w:delText>
              </w:r>
              <w:bookmarkStart w:id="23120" w:name="_Toc489462078"/>
              <w:bookmarkEnd w:id="23120"/>
            </w:del>
          </w:p>
          <w:p w14:paraId="0ED41086" w14:textId="5C2F52E0" w:rsidR="00AD6DB4" w:rsidDel="000934B8" w:rsidRDefault="00AD6DB4" w:rsidP="0059466D">
            <w:pPr>
              <w:pStyle w:val="TableBody"/>
              <w:numPr>
                <w:ilvl w:val="0"/>
                <w:numId w:val="141"/>
              </w:numPr>
              <w:rPr>
                <w:del w:id="23121" w:author="Alban Roche" w:date="2017-08-02T16:45:00Z"/>
              </w:rPr>
            </w:pPr>
            <w:del w:id="23122" w:author="Alban Roche" w:date="2017-08-02T16:45:00Z">
              <w:r w:rsidRPr="00C72E0C" w:rsidDel="000934B8">
                <w:delText>It is highly recommended to configure the module for hardware flow control using AT&amp;K3 before using this command</w:delText>
              </w:r>
              <w:r w:rsidDel="000934B8">
                <w:delText>.</w:delText>
              </w:r>
              <w:bookmarkStart w:id="23123" w:name="_Toc489462079"/>
              <w:bookmarkEnd w:id="23123"/>
            </w:del>
          </w:p>
          <w:p w14:paraId="788A91A2" w14:textId="48247E54" w:rsidR="00AD6DB4" w:rsidDel="000934B8" w:rsidRDefault="00AD6DB4" w:rsidP="0059466D">
            <w:pPr>
              <w:pStyle w:val="TableBody"/>
              <w:numPr>
                <w:ilvl w:val="0"/>
                <w:numId w:val="141"/>
              </w:numPr>
              <w:rPr>
                <w:del w:id="23124" w:author="Alban Roche" w:date="2017-08-02T16:45:00Z"/>
              </w:rPr>
            </w:pPr>
            <w:del w:id="23125" w:author="Alban Roche" w:date="2017-08-02T16:45:00Z">
              <w:r w:rsidDel="000934B8">
                <w:delText xml:space="preserve">Upload can also be ended (disconnected) by +++ or DTR as specified in </w:delText>
              </w:r>
              <w:r w:rsidDel="000934B8">
                <w:fldChar w:fldCharType="begin"/>
              </w:r>
              <w:r w:rsidDel="000934B8">
                <w:delInstrText xml:space="preserve"> REF _Ref450925358 \w \h  \* MERGEFORMAT </w:delInstrText>
              </w:r>
              <w:r w:rsidDel="000934B8">
                <w:fldChar w:fldCharType="separate"/>
              </w:r>
              <w:r w:rsidR="00BD7547" w:rsidDel="000934B8">
                <w:delText>18.9</w:delText>
              </w:r>
              <w:r w:rsidDel="000934B8">
                <w:fldChar w:fldCharType="end"/>
              </w:r>
              <w:r w:rsidDel="000934B8">
                <w:delText xml:space="preserve"> </w:delText>
              </w:r>
              <w:r w:rsidDel="000934B8">
                <w:fldChar w:fldCharType="begin"/>
              </w:r>
              <w:r w:rsidDel="000934B8">
                <w:delInstrText xml:space="preserve"> REF _Ref450925358 \h  \* MERGEFORMAT </w:delInstrText>
              </w:r>
              <w:r w:rsidDel="000934B8">
                <w:fldChar w:fldCharType="separate"/>
              </w:r>
              <w:r w:rsidR="00BD7547" w:rsidRPr="00671C8B" w:rsidDel="000934B8">
                <w:delText>Switch Data/Command Mode DTR +++ ATO Behavior Table</w:delText>
              </w:r>
              <w:r w:rsidDel="000934B8">
                <w:fldChar w:fldCharType="end"/>
              </w:r>
              <w:r w:rsidDel="000934B8">
                <w:delText>.</w:delText>
              </w:r>
              <w:bookmarkStart w:id="23126" w:name="_Toc489462080"/>
              <w:bookmarkEnd w:id="23126"/>
            </w:del>
          </w:p>
          <w:p w14:paraId="7701F374" w14:textId="51B09236" w:rsidR="00AD6DB4" w:rsidRPr="00671C8B" w:rsidDel="000934B8" w:rsidRDefault="00AD6DB4" w:rsidP="0059466D">
            <w:pPr>
              <w:pStyle w:val="TableBody"/>
              <w:numPr>
                <w:ilvl w:val="0"/>
                <w:numId w:val="141"/>
              </w:numPr>
              <w:rPr>
                <w:del w:id="23127" w:author="Alban Roche" w:date="2017-08-02T16:45:00Z"/>
              </w:rPr>
            </w:pPr>
            <w:del w:id="23128" w:author="Alban Roche" w:date="2017-08-02T16:45:00Z">
              <w:r w:rsidDel="000934B8">
                <w:delText>ATO is not available for this command.</w:delText>
              </w:r>
              <w:bookmarkStart w:id="23129" w:name="_Toc489462081"/>
              <w:bookmarkEnd w:id="23129"/>
            </w:del>
          </w:p>
        </w:tc>
        <w:bookmarkStart w:id="23130" w:name="_Toc489462082"/>
        <w:bookmarkEnd w:id="23130"/>
      </w:tr>
    </w:tbl>
    <w:p w14:paraId="21CD12B0" w14:textId="37DBA320" w:rsidR="00AD6DB4" w:rsidRPr="00671C8B" w:rsidDel="000934B8" w:rsidRDefault="00AD6DB4" w:rsidP="0059466D">
      <w:pPr>
        <w:pStyle w:val="Heading3"/>
        <w:numPr>
          <w:ilvl w:val="2"/>
          <w:numId w:val="11"/>
        </w:numPr>
        <w:ind w:left="1260" w:hanging="1260"/>
        <w:rPr>
          <w:del w:id="23131" w:author="Alban Roche" w:date="2017-08-02T16:45:00Z"/>
        </w:rPr>
      </w:pPr>
      <w:bookmarkStart w:id="23132" w:name="_Toc347415778"/>
      <w:bookmarkStart w:id="23133" w:name="_Ref352593705"/>
      <w:bookmarkStart w:id="23134" w:name="_Ref366746960"/>
      <w:bookmarkStart w:id="23135" w:name="_Toc368586215"/>
      <w:bookmarkStart w:id="23136" w:name="_Ref369094372"/>
      <w:bookmarkStart w:id="23137" w:name="_Toc435632885"/>
      <w:bookmarkStart w:id="23138" w:name="_Toc486251799"/>
      <w:del w:id="23139" w:author="Alban Roche" w:date="2017-08-02T16:45:00Z">
        <w:r w:rsidRPr="00671C8B" w:rsidDel="000934B8">
          <w:delText>+KHTTP</w:delText>
        </w:r>
        <w:r w:rsidRPr="00671C8B" w:rsidDel="000934B8">
          <w:rPr>
            <w:rFonts w:hint="eastAsia"/>
          </w:rPr>
          <w:delText>SCLOSE</w:delText>
        </w:r>
        <w:r w:rsidRPr="00671C8B" w:rsidDel="000934B8">
          <w:delText xml:space="preserve"> Command: Close an HTTP</w:delText>
        </w:r>
        <w:r w:rsidRPr="00671C8B" w:rsidDel="000934B8">
          <w:rPr>
            <w:rFonts w:hint="eastAsia"/>
          </w:rPr>
          <w:delText>S</w:delText>
        </w:r>
        <w:r w:rsidRPr="00671C8B" w:rsidDel="000934B8">
          <w:delText xml:space="preserve"> </w:delText>
        </w:r>
        <w:bookmarkEnd w:id="23132"/>
        <w:bookmarkEnd w:id="23133"/>
        <w:bookmarkEnd w:id="23134"/>
        <w:bookmarkEnd w:id="23135"/>
        <w:r w:rsidRPr="00671C8B" w:rsidDel="000934B8">
          <w:delText>Connection</w:delText>
        </w:r>
        <w:bookmarkStart w:id="23140" w:name="_Toc489462083"/>
        <w:bookmarkEnd w:id="23136"/>
        <w:bookmarkEnd w:id="23137"/>
        <w:bookmarkEnd w:id="23138"/>
        <w:bookmarkEnd w:id="23140"/>
      </w:del>
    </w:p>
    <w:tbl>
      <w:tblPr>
        <w:tblStyle w:val="TableSWIleft"/>
        <w:tblW w:w="5000" w:type="pct"/>
        <w:tblLayout w:type="fixed"/>
        <w:tblLook w:val="04A0" w:firstRow="1" w:lastRow="0" w:firstColumn="1" w:lastColumn="0" w:noHBand="0" w:noVBand="1"/>
      </w:tblPr>
      <w:tblGrid>
        <w:gridCol w:w="1687"/>
        <w:gridCol w:w="7336"/>
      </w:tblGrid>
      <w:tr w:rsidR="00AD6DB4" w:rsidRPr="00671C8B" w:rsidDel="000934B8" w14:paraId="276A2F45" w14:textId="5B2D7E82" w:rsidTr="00166AF3">
        <w:trPr>
          <w:cnfStyle w:val="100000000000" w:firstRow="1" w:lastRow="0" w:firstColumn="0" w:lastColumn="0" w:oddVBand="0" w:evenVBand="0" w:oddHBand="0" w:evenHBand="0" w:firstRowFirstColumn="0" w:firstRowLastColumn="0" w:lastRowFirstColumn="0" w:lastRowLastColumn="0"/>
          <w:del w:id="23141" w:author="Alban Roche" w:date="2017-08-02T16:45:00Z"/>
        </w:trPr>
        <w:tc>
          <w:tcPr>
            <w:tcW w:w="5000" w:type="pct"/>
            <w:gridSpan w:val="2"/>
          </w:tcPr>
          <w:p w14:paraId="5352B803" w14:textId="356E1522" w:rsidR="00AD6DB4" w:rsidRPr="00671C8B" w:rsidDel="000934B8" w:rsidRDefault="00AD6DB4" w:rsidP="00166AF3">
            <w:pPr>
              <w:pStyle w:val="TableColumnHead"/>
              <w:spacing w:before="144" w:after="144"/>
              <w:rPr>
                <w:del w:id="23142" w:author="Alban Roche" w:date="2017-08-02T16:45:00Z"/>
                <w:bCs w:val="0"/>
                <w:sz w:val="24"/>
              </w:rPr>
            </w:pPr>
            <w:del w:id="23143" w:author="Alban Roche" w:date="2017-08-02T16:45:00Z">
              <w:r w:rsidDel="000934B8">
                <w:rPr>
                  <w:lang w:eastAsia="zh-CN"/>
                </w:rPr>
                <w:delText>HL7618RD</w:delText>
              </w:r>
              <w:r w:rsidDel="000934B8">
                <w:delText>, HL7648, HL7650, HL7690 and HL7692</w:delText>
              </w:r>
              <w:bookmarkStart w:id="23144" w:name="_Toc489462084"/>
              <w:bookmarkEnd w:id="23144"/>
            </w:del>
          </w:p>
        </w:tc>
        <w:bookmarkStart w:id="23145" w:name="_Toc489462085"/>
        <w:bookmarkEnd w:id="23145"/>
      </w:tr>
      <w:tr w:rsidR="00AD6DB4" w:rsidRPr="00671C8B" w:rsidDel="000934B8" w14:paraId="55C52915" w14:textId="1F8DCCCF" w:rsidTr="00166AF3">
        <w:trPr>
          <w:trHeight w:val="35"/>
          <w:del w:id="23146" w:author="Alban Roche" w:date="2017-08-02T16:45:00Z"/>
        </w:trPr>
        <w:tc>
          <w:tcPr>
            <w:tcW w:w="935" w:type="pct"/>
          </w:tcPr>
          <w:p w14:paraId="2FA43E4A" w14:textId="74ED2185" w:rsidR="00AD6DB4" w:rsidDel="000934B8" w:rsidRDefault="00AD6DB4" w:rsidP="00166AF3">
            <w:pPr>
              <w:pStyle w:val="TableBody"/>
              <w:rPr>
                <w:del w:id="23147" w:author="Alban Roche" w:date="2017-08-02T16:45:00Z"/>
              </w:rPr>
            </w:pPr>
            <w:del w:id="23148" w:author="Alban Roche" w:date="2017-08-02T16:45:00Z">
              <w:r w:rsidDel="000934B8">
                <w:rPr>
                  <w:i/>
                </w:rPr>
                <w:delText>Test command</w:delText>
              </w:r>
              <w:bookmarkStart w:id="23149" w:name="_Toc489462086"/>
              <w:bookmarkEnd w:id="23149"/>
            </w:del>
          </w:p>
          <w:p w14:paraId="4AF656A7" w14:textId="482BEBAB" w:rsidR="00AD6DB4" w:rsidDel="000934B8" w:rsidRDefault="00AD6DB4" w:rsidP="00166AF3">
            <w:pPr>
              <w:pStyle w:val="TableBody"/>
              <w:rPr>
                <w:del w:id="23150" w:author="Alban Roche" w:date="2017-08-02T16:45:00Z"/>
              </w:rPr>
            </w:pPr>
            <w:bookmarkStart w:id="23151" w:name="_Toc489462087"/>
            <w:bookmarkEnd w:id="23151"/>
          </w:p>
          <w:p w14:paraId="6767203A" w14:textId="1AFC5CF4" w:rsidR="00AD6DB4" w:rsidDel="000934B8" w:rsidRDefault="00AD6DB4" w:rsidP="00166AF3">
            <w:pPr>
              <w:pStyle w:val="TableBody"/>
              <w:rPr>
                <w:del w:id="23152" w:author="Alban Roche" w:date="2017-08-02T16:45:00Z"/>
              </w:rPr>
            </w:pPr>
            <w:del w:id="23153" w:author="Alban Roche" w:date="2017-08-02T16:45:00Z">
              <w:r w:rsidRPr="00CB4B23" w:rsidDel="000934B8">
                <w:rPr>
                  <w:u w:val="single"/>
                </w:rPr>
                <w:delText>Syntax</w:delText>
              </w:r>
              <w:bookmarkStart w:id="23154" w:name="_Toc489462088"/>
              <w:bookmarkEnd w:id="23154"/>
            </w:del>
          </w:p>
          <w:p w14:paraId="7A4C4FEC" w14:textId="46AEFD7A" w:rsidR="00AD6DB4" w:rsidRPr="00CB4B23" w:rsidDel="000934B8" w:rsidRDefault="00AD6DB4" w:rsidP="00166AF3">
            <w:pPr>
              <w:pStyle w:val="TableBody"/>
              <w:rPr>
                <w:del w:id="23155" w:author="Alban Roche" w:date="2017-08-02T16:45:00Z"/>
                <w:b/>
              </w:rPr>
            </w:pPr>
            <w:del w:id="23156" w:author="Alban Roche" w:date="2017-08-02T16:45:00Z">
              <w:r w:rsidRPr="00CB4B23" w:rsidDel="000934B8">
                <w:rPr>
                  <w:b/>
                </w:rPr>
                <w:delText>AT+</w:delText>
              </w:r>
              <w:r w:rsidDel="000934B8">
                <w:rPr>
                  <w:b/>
                </w:rPr>
                <w:br/>
              </w:r>
              <w:r w:rsidRPr="00CB4B23" w:rsidDel="000934B8">
                <w:rPr>
                  <w:b/>
                </w:rPr>
                <w:delText>KHTTPSCLOSE</w:delText>
              </w:r>
              <w:r w:rsidDel="000934B8">
                <w:rPr>
                  <w:b/>
                </w:rPr>
                <w:br/>
              </w:r>
              <w:r w:rsidRPr="00CB4B23" w:rsidDel="000934B8">
                <w:rPr>
                  <w:b/>
                </w:rPr>
                <w:delText>=?</w:delText>
              </w:r>
              <w:bookmarkStart w:id="23157" w:name="_Toc489462089"/>
              <w:bookmarkEnd w:id="23157"/>
            </w:del>
          </w:p>
        </w:tc>
        <w:tc>
          <w:tcPr>
            <w:tcW w:w="4065" w:type="pct"/>
          </w:tcPr>
          <w:p w14:paraId="5CA2FE6E" w14:textId="423F1BA5" w:rsidR="00AD6DB4" w:rsidDel="000934B8" w:rsidRDefault="00AD6DB4" w:rsidP="00166AF3">
            <w:pPr>
              <w:pStyle w:val="TableBody"/>
              <w:rPr>
                <w:del w:id="23158" w:author="Alban Roche" w:date="2017-08-02T16:45:00Z"/>
              </w:rPr>
            </w:pPr>
            <w:bookmarkStart w:id="23159" w:name="_Toc489462090"/>
            <w:bookmarkEnd w:id="23159"/>
          </w:p>
          <w:p w14:paraId="740798CD" w14:textId="0A14591E" w:rsidR="00AD6DB4" w:rsidDel="000934B8" w:rsidRDefault="00AD6DB4" w:rsidP="00166AF3">
            <w:pPr>
              <w:pStyle w:val="TableBody"/>
              <w:rPr>
                <w:del w:id="23160" w:author="Alban Roche" w:date="2017-08-02T16:45:00Z"/>
              </w:rPr>
            </w:pPr>
            <w:bookmarkStart w:id="23161" w:name="_Toc489462091"/>
            <w:bookmarkEnd w:id="23161"/>
          </w:p>
          <w:p w14:paraId="627DDE51" w14:textId="56806802" w:rsidR="00AD6DB4" w:rsidDel="000934B8" w:rsidRDefault="00AD6DB4" w:rsidP="00166AF3">
            <w:pPr>
              <w:pStyle w:val="TableBody"/>
              <w:rPr>
                <w:del w:id="23162" w:author="Alban Roche" w:date="2017-08-02T16:45:00Z"/>
              </w:rPr>
            </w:pPr>
            <w:del w:id="23163" w:author="Alban Roche" w:date="2017-08-02T16:45:00Z">
              <w:r w:rsidRPr="00CB4B23" w:rsidDel="000934B8">
                <w:rPr>
                  <w:u w:val="single"/>
                </w:rPr>
                <w:delText>Response</w:delText>
              </w:r>
              <w:bookmarkStart w:id="23164" w:name="_Toc489462092"/>
              <w:bookmarkEnd w:id="23164"/>
            </w:del>
          </w:p>
          <w:p w14:paraId="11C6AE5B" w14:textId="0E20D3F9" w:rsidR="00AD6DB4" w:rsidDel="000934B8" w:rsidRDefault="00AD6DB4" w:rsidP="00166AF3">
            <w:pPr>
              <w:pStyle w:val="TableBody"/>
              <w:rPr>
                <w:del w:id="23165" w:author="Alban Roche" w:date="2017-08-02T16:45:00Z"/>
              </w:rPr>
            </w:pPr>
            <w:del w:id="23166" w:author="Alban Roche" w:date="2017-08-02T16:45:00Z">
              <w:r w:rsidRPr="00CB4B23" w:rsidDel="000934B8">
                <w:rPr>
                  <w:b/>
                </w:rPr>
                <w:delText>+KHTTPSCLOSE: (</w:delText>
              </w:r>
              <w:r w:rsidDel="000934B8">
                <w:delText xml:space="preserve">list of possible </w:delText>
              </w:r>
              <w:r w:rsidRPr="00CB4B23" w:rsidDel="000934B8">
                <w:rPr>
                  <w:b/>
                </w:rPr>
                <w:delText>&lt;session_id&gt;</w:delText>
              </w:r>
              <w:r w:rsidDel="000934B8">
                <w:delText>s</w:delText>
              </w:r>
              <w:r w:rsidRPr="00CB4B23" w:rsidDel="000934B8">
                <w:rPr>
                  <w:b/>
                </w:rPr>
                <w:delText>), (</w:delText>
              </w:r>
              <w:r w:rsidDel="000934B8">
                <w:delText xml:space="preserve">list of possible </w:delText>
              </w:r>
              <w:r w:rsidRPr="00CB4B23" w:rsidDel="000934B8">
                <w:rPr>
                  <w:b/>
                </w:rPr>
                <w:delText>&lt;keep_cfg&gt;</w:delText>
              </w:r>
              <w:r w:rsidDel="000934B8">
                <w:delText>s</w:delText>
              </w:r>
              <w:r w:rsidRPr="007C6ED9" w:rsidDel="000934B8">
                <w:rPr>
                  <w:b/>
                </w:rPr>
                <w:delText>)</w:delText>
              </w:r>
              <w:bookmarkStart w:id="23167" w:name="_Toc489462093"/>
              <w:bookmarkEnd w:id="23167"/>
            </w:del>
          </w:p>
          <w:p w14:paraId="0E1BA63D" w14:textId="29042861" w:rsidR="00AD6DB4" w:rsidRPr="00CB4B23" w:rsidDel="000934B8" w:rsidRDefault="00AD6DB4" w:rsidP="00166AF3">
            <w:pPr>
              <w:pStyle w:val="TableBody"/>
              <w:rPr>
                <w:del w:id="23168" w:author="Alban Roche" w:date="2017-08-02T16:45:00Z"/>
                <w:b/>
              </w:rPr>
            </w:pPr>
            <w:del w:id="23169" w:author="Alban Roche" w:date="2017-08-02T16:45:00Z">
              <w:r w:rsidRPr="00CB4B23" w:rsidDel="000934B8">
                <w:rPr>
                  <w:b/>
                </w:rPr>
                <w:delText>OK</w:delText>
              </w:r>
              <w:bookmarkStart w:id="23170" w:name="_Toc489462094"/>
              <w:bookmarkEnd w:id="23170"/>
            </w:del>
          </w:p>
        </w:tc>
        <w:bookmarkStart w:id="23171" w:name="_Toc489462095"/>
        <w:bookmarkEnd w:id="23171"/>
      </w:tr>
      <w:tr w:rsidR="00AD6DB4" w:rsidRPr="00671C8B" w:rsidDel="000934B8" w14:paraId="4C19EA79" w14:textId="5882D528" w:rsidTr="00166AF3">
        <w:trPr>
          <w:trHeight w:val="1316"/>
          <w:del w:id="23172" w:author="Alban Roche" w:date="2017-08-02T16:45:00Z"/>
        </w:trPr>
        <w:tc>
          <w:tcPr>
            <w:tcW w:w="935" w:type="pct"/>
          </w:tcPr>
          <w:p w14:paraId="07C5E9F1" w14:textId="239CC7C0" w:rsidR="00AD6DB4" w:rsidRPr="00671C8B" w:rsidDel="000934B8" w:rsidRDefault="00AD6DB4" w:rsidP="00166AF3">
            <w:pPr>
              <w:pStyle w:val="TableBody"/>
              <w:rPr>
                <w:del w:id="23173" w:author="Alban Roche" w:date="2017-08-02T16:45:00Z"/>
                <w:rFonts w:ascii="Helvetica" w:hAnsi="Helvetica"/>
                <w:i/>
                <w:sz w:val="20"/>
              </w:rPr>
            </w:pPr>
            <w:del w:id="23174" w:author="Alban Roche" w:date="2017-08-02T16:45:00Z">
              <w:r w:rsidRPr="00671C8B" w:rsidDel="000934B8">
                <w:rPr>
                  <w:i/>
                </w:rPr>
                <w:delText>Write command</w:delText>
              </w:r>
              <w:bookmarkStart w:id="23175" w:name="_Toc489462096"/>
              <w:bookmarkEnd w:id="23175"/>
            </w:del>
          </w:p>
          <w:p w14:paraId="4EAC77D3" w14:textId="50A7E113" w:rsidR="00AD6DB4" w:rsidRPr="00671C8B" w:rsidDel="000934B8" w:rsidRDefault="00AD6DB4" w:rsidP="00166AF3">
            <w:pPr>
              <w:pStyle w:val="TableBody"/>
              <w:rPr>
                <w:del w:id="23176" w:author="Alban Roche" w:date="2017-08-02T16:45:00Z"/>
                <w:rFonts w:ascii="Helvetica" w:hAnsi="Helvetica"/>
                <w:sz w:val="20"/>
              </w:rPr>
            </w:pPr>
            <w:bookmarkStart w:id="23177" w:name="_Toc489462097"/>
            <w:bookmarkEnd w:id="23177"/>
          </w:p>
          <w:p w14:paraId="497DB91C" w14:textId="6697B051" w:rsidR="00AD6DB4" w:rsidRPr="00671C8B" w:rsidDel="000934B8" w:rsidRDefault="00AD6DB4" w:rsidP="00166AF3">
            <w:pPr>
              <w:pStyle w:val="TableBody"/>
              <w:rPr>
                <w:del w:id="23178" w:author="Alban Roche" w:date="2017-08-02T16:45:00Z"/>
                <w:rFonts w:ascii="Helvetica" w:hAnsi="Helvetica"/>
                <w:sz w:val="20"/>
                <w:u w:val="single"/>
              </w:rPr>
            </w:pPr>
            <w:del w:id="23179" w:author="Alban Roche" w:date="2017-08-02T16:45:00Z">
              <w:r w:rsidRPr="00671C8B" w:rsidDel="000934B8">
                <w:rPr>
                  <w:u w:val="single"/>
                </w:rPr>
                <w:delText>Syntax</w:delText>
              </w:r>
              <w:bookmarkStart w:id="23180" w:name="_Toc489462098"/>
              <w:bookmarkEnd w:id="23180"/>
            </w:del>
          </w:p>
          <w:p w14:paraId="773350BE" w14:textId="06D43B90" w:rsidR="00AD6DB4" w:rsidRPr="00671C8B" w:rsidDel="000934B8" w:rsidRDefault="00AD6DB4" w:rsidP="00166AF3">
            <w:pPr>
              <w:pStyle w:val="TableBody"/>
              <w:rPr>
                <w:del w:id="23181" w:author="Alban Roche" w:date="2017-08-02T16:45:00Z"/>
                <w:rFonts w:ascii="Helvetica" w:hAnsi="Helvetica"/>
                <w:b/>
                <w:sz w:val="20"/>
              </w:rPr>
            </w:pPr>
            <w:del w:id="23182" w:author="Alban Roche" w:date="2017-08-02T16:45:00Z">
              <w:r w:rsidRPr="00671C8B" w:rsidDel="000934B8">
                <w:rPr>
                  <w:b/>
                </w:rPr>
                <w:delText>AT+</w:delText>
              </w:r>
              <w:r w:rsidRPr="00671C8B" w:rsidDel="000934B8">
                <w:rPr>
                  <w:b/>
                </w:rPr>
                <w:br/>
                <w:delText>KHTTP</w:delText>
              </w:r>
              <w:r w:rsidRPr="00671C8B" w:rsidDel="000934B8">
                <w:rPr>
                  <w:rFonts w:hint="eastAsia"/>
                  <w:b/>
                </w:rPr>
                <w:delText>S</w:delText>
              </w:r>
              <w:r w:rsidRPr="00671C8B" w:rsidDel="000934B8">
                <w:rPr>
                  <w:b/>
                </w:rPr>
                <w:delText>CLOSE=</w:delText>
              </w:r>
              <w:r w:rsidRPr="00671C8B" w:rsidDel="000934B8">
                <w:rPr>
                  <w:b/>
                </w:rPr>
                <w:br/>
                <w:delText>&lt;session_id&gt;</w:delText>
              </w:r>
              <w:r w:rsidDel="000934B8">
                <w:rPr>
                  <w:b/>
                </w:rPr>
                <w:br/>
                <w:delText>[,&lt;keep_cfg&gt;]</w:delText>
              </w:r>
              <w:bookmarkStart w:id="23183" w:name="_Toc489462099"/>
              <w:bookmarkEnd w:id="23183"/>
            </w:del>
          </w:p>
        </w:tc>
        <w:tc>
          <w:tcPr>
            <w:tcW w:w="4065" w:type="pct"/>
          </w:tcPr>
          <w:p w14:paraId="06AD869B" w14:textId="16FDB511" w:rsidR="00AD6DB4" w:rsidRPr="00671C8B" w:rsidDel="000934B8" w:rsidRDefault="00AD6DB4" w:rsidP="00166AF3">
            <w:pPr>
              <w:pStyle w:val="TableBody"/>
              <w:rPr>
                <w:del w:id="23184" w:author="Alban Roche" w:date="2017-08-02T16:45:00Z"/>
              </w:rPr>
            </w:pPr>
            <w:bookmarkStart w:id="23185" w:name="_Toc489462100"/>
            <w:bookmarkEnd w:id="23185"/>
          </w:p>
          <w:p w14:paraId="4A11AC45" w14:textId="1E181808" w:rsidR="00AD6DB4" w:rsidRPr="00671C8B" w:rsidDel="000934B8" w:rsidRDefault="00AD6DB4" w:rsidP="00166AF3">
            <w:pPr>
              <w:pStyle w:val="TableBody"/>
              <w:rPr>
                <w:del w:id="23186" w:author="Alban Roche" w:date="2017-08-02T16:45:00Z"/>
              </w:rPr>
            </w:pPr>
            <w:bookmarkStart w:id="23187" w:name="_Toc489462101"/>
            <w:bookmarkEnd w:id="23187"/>
          </w:p>
          <w:p w14:paraId="230AA33E" w14:textId="549268E2" w:rsidR="00AD6DB4" w:rsidRPr="00671C8B" w:rsidDel="000934B8" w:rsidRDefault="00AD6DB4" w:rsidP="00166AF3">
            <w:pPr>
              <w:pStyle w:val="TableBody"/>
              <w:rPr>
                <w:del w:id="23188" w:author="Alban Roche" w:date="2017-08-02T16:45:00Z"/>
                <w:rFonts w:ascii="Helvetica" w:hAnsi="Helvetica"/>
                <w:sz w:val="20"/>
                <w:u w:val="single"/>
              </w:rPr>
            </w:pPr>
            <w:del w:id="23189" w:author="Alban Roche" w:date="2017-08-02T16:45:00Z">
              <w:r w:rsidRPr="00671C8B" w:rsidDel="000934B8">
                <w:rPr>
                  <w:u w:val="single"/>
                </w:rPr>
                <w:delText>Response</w:delText>
              </w:r>
              <w:bookmarkStart w:id="23190" w:name="_Toc489462102"/>
              <w:bookmarkEnd w:id="23190"/>
            </w:del>
          </w:p>
          <w:p w14:paraId="6A2542A2" w14:textId="7E968329" w:rsidR="00AD6DB4" w:rsidRPr="00671C8B" w:rsidDel="000934B8" w:rsidRDefault="00AD6DB4" w:rsidP="00166AF3">
            <w:pPr>
              <w:pStyle w:val="TableBody"/>
              <w:rPr>
                <w:del w:id="23191" w:author="Alban Roche" w:date="2017-08-02T16:45:00Z"/>
                <w:b/>
              </w:rPr>
            </w:pPr>
            <w:del w:id="23192" w:author="Alban Roche" w:date="2017-08-02T16:45:00Z">
              <w:r w:rsidRPr="00671C8B" w:rsidDel="000934B8">
                <w:rPr>
                  <w:b/>
                </w:rPr>
                <w:delText>OK</w:delText>
              </w:r>
              <w:bookmarkStart w:id="23193" w:name="_Toc489462103"/>
              <w:bookmarkEnd w:id="23193"/>
            </w:del>
          </w:p>
          <w:p w14:paraId="327A3B23" w14:textId="6F32BE6B" w:rsidR="00AD6DB4" w:rsidRPr="00C318EF" w:rsidDel="000934B8" w:rsidRDefault="00AD6DB4" w:rsidP="00166AF3">
            <w:pPr>
              <w:pStyle w:val="TableBody"/>
              <w:rPr>
                <w:del w:id="23194" w:author="Alban Roche" w:date="2017-08-02T16:45:00Z"/>
                <w:b/>
              </w:rPr>
            </w:pPr>
            <w:bookmarkStart w:id="23195" w:name="_Toc489462104"/>
            <w:bookmarkEnd w:id="23195"/>
          </w:p>
          <w:p w14:paraId="163B71FA" w14:textId="47BC43EE" w:rsidR="00AD6DB4" w:rsidRPr="00C318EF" w:rsidDel="000934B8" w:rsidRDefault="00AD6DB4" w:rsidP="00166AF3">
            <w:pPr>
              <w:pStyle w:val="TableBody"/>
              <w:rPr>
                <w:del w:id="23196" w:author="Alban Roche" w:date="2017-08-02T16:45:00Z"/>
              </w:rPr>
            </w:pPr>
            <w:del w:id="23197" w:author="Alban Roche" w:date="2017-08-02T16:45:00Z">
              <w:r w:rsidRPr="00C318EF" w:rsidDel="000934B8">
                <w:delText>or</w:delText>
              </w:r>
              <w:bookmarkStart w:id="23198" w:name="_Toc489462105"/>
              <w:bookmarkEnd w:id="23198"/>
            </w:del>
          </w:p>
          <w:p w14:paraId="01904982" w14:textId="7C670CD7" w:rsidR="00AD6DB4" w:rsidRPr="00671C8B" w:rsidDel="000934B8" w:rsidRDefault="00AD6DB4" w:rsidP="00166AF3">
            <w:pPr>
              <w:pStyle w:val="TableBody"/>
              <w:rPr>
                <w:del w:id="23199" w:author="Alban Roche" w:date="2017-08-02T16:45:00Z"/>
                <w:b/>
              </w:rPr>
            </w:pPr>
            <w:del w:id="23200" w:author="Alban Roche" w:date="2017-08-02T16:45:00Z">
              <w:r w:rsidRPr="00671C8B" w:rsidDel="000934B8">
                <w:rPr>
                  <w:b/>
                </w:rPr>
                <w:delText>+CME ERROR: &lt;err&gt;</w:delText>
              </w:r>
              <w:bookmarkStart w:id="23201" w:name="_Toc489462106"/>
              <w:bookmarkEnd w:id="23201"/>
            </w:del>
          </w:p>
          <w:p w14:paraId="1760B0DC" w14:textId="18648D31" w:rsidR="00AD6DB4" w:rsidRPr="00671C8B" w:rsidDel="000934B8" w:rsidRDefault="00AD6DB4" w:rsidP="00166AF3">
            <w:pPr>
              <w:pStyle w:val="TableBody"/>
              <w:rPr>
                <w:del w:id="23202" w:author="Alban Roche" w:date="2017-08-02T16:45:00Z"/>
                <w:b/>
              </w:rPr>
            </w:pPr>
            <w:bookmarkStart w:id="23203" w:name="_Toc489462107"/>
            <w:bookmarkEnd w:id="23203"/>
          </w:p>
          <w:p w14:paraId="736D96FA" w14:textId="041B064B" w:rsidR="00AD6DB4" w:rsidRPr="00671C8B" w:rsidDel="000934B8" w:rsidRDefault="00AD6DB4" w:rsidP="00166AF3">
            <w:pPr>
              <w:pStyle w:val="TableBody"/>
              <w:rPr>
                <w:del w:id="23204" w:author="Alban Roche" w:date="2017-08-02T16:45:00Z"/>
                <w:u w:val="single"/>
              </w:rPr>
            </w:pPr>
            <w:del w:id="23205" w:author="Alban Roche" w:date="2017-08-02T16:45:00Z">
              <w:r w:rsidRPr="00671C8B" w:rsidDel="000934B8">
                <w:rPr>
                  <w:u w:val="single"/>
                </w:rPr>
                <w:delText>Parameters</w:delText>
              </w:r>
              <w:bookmarkStart w:id="23206" w:name="_Toc489462108"/>
              <w:bookmarkEnd w:id="23206"/>
            </w:del>
          </w:p>
          <w:p w14:paraId="4E45DCDC" w14:textId="386C6B51" w:rsidR="00AD6DB4" w:rsidDel="000934B8" w:rsidRDefault="00AD6DB4" w:rsidP="00166AF3">
            <w:pPr>
              <w:pStyle w:val="TableBody"/>
              <w:rPr>
                <w:del w:id="23207" w:author="Alban Roche" w:date="2017-08-02T16:45:00Z"/>
              </w:rPr>
            </w:pPr>
            <w:del w:id="23208" w:author="Alban Roche" w:date="2017-08-02T16:45:00Z">
              <w:r w:rsidRPr="00671C8B" w:rsidDel="000934B8">
                <w:rPr>
                  <w:b/>
                </w:rPr>
                <w:delText>&lt;session_id&gt;</w:delText>
              </w:r>
              <w:r w:rsidRPr="00671C8B" w:rsidDel="000934B8">
                <w:tab/>
                <w:delText>HTTP</w:delText>
              </w:r>
              <w:r w:rsidRPr="00671C8B" w:rsidDel="000934B8">
                <w:rPr>
                  <w:rFonts w:hint="eastAsia"/>
                </w:rPr>
                <w:delText>S</w:delText>
              </w:r>
              <w:r w:rsidRPr="00671C8B" w:rsidDel="000934B8">
                <w:delText xml:space="preserve"> session</w:delText>
              </w:r>
              <w:r w:rsidDel="000934B8">
                <w:delText xml:space="preserve"> index</w:delText>
              </w:r>
              <w:bookmarkStart w:id="23209" w:name="_Toc489462109"/>
              <w:bookmarkEnd w:id="23209"/>
            </w:del>
          </w:p>
          <w:p w14:paraId="6936B2AB" w14:textId="325DC616" w:rsidR="00AD6DB4" w:rsidDel="000934B8" w:rsidRDefault="00AD6DB4" w:rsidP="00166AF3">
            <w:pPr>
              <w:pStyle w:val="TableBody"/>
              <w:rPr>
                <w:del w:id="23210" w:author="Alban Roche" w:date="2017-08-02T16:45:00Z"/>
              </w:rPr>
            </w:pPr>
            <w:bookmarkStart w:id="23211" w:name="_Toc489462110"/>
            <w:bookmarkEnd w:id="23211"/>
          </w:p>
          <w:p w14:paraId="727146A6" w14:textId="11E6ECEA" w:rsidR="00AD6DB4" w:rsidRPr="00671C8B" w:rsidDel="000934B8" w:rsidRDefault="00AD6DB4" w:rsidP="00166AF3">
            <w:pPr>
              <w:pStyle w:val="TableBody"/>
              <w:rPr>
                <w:del w:id="23212" w:author="Alban Roche" w:date="2017-08-02T16:45:00Z"/>
              </w:rPr>
            </w:pPr>
            <w:del w:id="23213" w:author="Alban Roche" w:date="2017-08-02T16:45:00Z">
              <w:r w:rsidRPr="00671C8B" w:rsidDel="000934B8">
                <w:rPr>
                  <w:b/>
                </w:rPr>
                <w:delText>&lt;keep_cfg&gt;</w:delText>
              </w:r>
              <w:r w:rsidRPr="00671C8B" w:rsidDel="000934B8">
                <w:rPr>
                  <w:b/>
                </w:rPr>
                <w:tab/>
              </w:r>
              <w:r w:rsidRPr="00671C8B" w:rsidDel="000934B8">
                <w:delText>Specified whether to delete the session configuration after closing it</w:delText>
              </w:r>
              <w:bookmarkStart w:id="23214" w:name="_Toc489462111"/>
              <w:bookmarkEnd w:id="23214"/>
            </w:del>
          </w:p>
          <w:p w14:paraId="7EB04A28" w14:textId="7125F708" w:rsidR="00AD6DB4" w:rsidRPr="00671C8B" w:rsidDel="000934B8" w:rsidRDefault="00AD6DB4" w:rsidP="00166AF3">
            <w:pPr>
              <w:pStyle w:val="TableBody"/>
              <w:rPr>
                <w:del w:id="23215" w:author="Alban Roche" w:date="2017-08-02T16:45:00Z"/>
                <w:u w:val="single"/>
              </w:rPr>
            </w:pPr>
            <w:del w:id="23216" w:author="Alban Roche" w:date="2017-08-02T16:45:00Z">
              <w:r w:rsidRPr="00CB4B23" w:rsidDel="000934B8">
                <w:delText>0</w:delText>
              </w:r>
              <w:r w:rsidRPr="00671C8B" w:rsidDel="000934B8">
                <w:tab/>
                <w:delText>Delete the session configuration</w:delText>
              </w:r>
              <w:r w:rsidRPr="00671C8B" w:rsidDel="000934B8">
                <w:br/>
              </w:r>
              <w:r w:rsidRPr="00CB4B23" w:rsidDel="000934B8">
                <w:rPr>
                  <w:u w:val="single"/>
                </w:rPr>
                <w:delText>1</w:delText>
              </w:r>
              <w:r w:rsidRPr="00671C8B" w:rsidDel="000934B8">
                <w:tab/>
                <w:delText>Keep the session configuration</w:delText>
              </w:r>
              <w:bookmarkStart w:id="23217" w:name="_Toc489462112"/>
              <w:bookmarkEnd w:id="23217"/>
            </w:del>
          </w:p>
        </w:tc>
        <w:bookmarkStart w:id="23218" w:name="_Toc489462113"/>
        <w:bookmarkEnd w:id="23218"/>
      </w:tr>
      <w:tr w:rsidR="00AD6DB4" w:rsidRPr="00671C8B" w:rsidDel="000934B8" w14:paraId="215A1A5B" w14:textId="2D6D9B5C" w:rsidTr="00166AF3">
        <w:trPr>
          <w:trHeight w:val="65"/>
          <w:del w:id="23219" w:author="Alban Roche" w:date="2017-08-02T16:45:00Z"/>
        </w:trPr>
        <w:tc>
          <w:tcPr>
            <w:tcW w:w="935" w:type="pct"/>
          </w:tcPr>
          <w:p w14:paraId="19450D3C" w14:textId="3FBE2F02" w:rsidR="00AD6DB4" w:rsidRPr="00671C8B" w:rsidDel="000934B8" w:rsidRDefault="00AD6DB4" w:rsidP="00166AF3">
            <w:pPr>
              <w:pStyle w:val="TableBody"/>
              <w:rPr>
                <w:del w:id="23220" w:author="Alban Roche" w:date="2017-08-02T16:45:00Z"/>
                <w:rFonts w:ascii="Helvetica" w:hAnsi="Helvetica"/>
                <w:sz w:val="20"/>
                <w:u w:val="single"/>
              </w:rPr>
            </w:pPr>
            <w:del w:id="23221" w:author="Alban Roche" w:date="2017-08-02T16:45:00Z">
              <w:r w:rsidRPr="00671C8B" w:rsidDel="000934B8">
                <w:rPr>
                  <w:u w:val="single"/>
                </w:rPr>
                <w:delText>Reference</w:delText>
              </w:r>
              <w:bookmarkStart w:id="23222" w:name="_Toc489462114"/>
              <w:bookmarkEnd w:id="23222"/>
            </w:del>
          </w:p>
          <w:p w14:paraId="09197225" w14:textId="69E67216" w:rsidR="00AD6DB4" w:rsidRPr="00671C8B" w:rsidDel="000934B8" w:rsidRDefault="00AD6DB4" w:rsidP="00166AF3">
            <w:pPr>
              <w:pStyle w:val="TableBody"/>
              <w:rPr>
                <w:del w:id="23223" w:author="Alban Roche" w:date="2017-08-02T16:45:00Z"/>
                <w:rFonts w:ascii="Helvetica" w:hAnsi="Helvetica"/>
                <w:sz w:val="20"/>
              </w:rPr>
            </w:pPr>
            <w:del w:id="23224" w:author="Alban Roche" w:date="2017-08-02T16:45:00Z">
              <w:r w:rsidRPr="00671C8B" w:rsidDel="000934B8">
                <w:delText xml:space="preserve">Sierra Wireless Proprietary </w:delText>
              </w:r>
              <w:bookmarkStart w:id="23225" w:name="_Toc489462115"/>
              <w:bookmarkEnd w:id="23225"/>
            </w:del>
          </w:p>
        </w:tc>
        <w:tc>
          <w:tcPr>
            <w:tcW w:w="4065" w:type="pct"/>
          </w:tcPr>
          <w:p w14:paraId="303CA386" w14:textId="48B39BD2" w:rsidR="00AD6DB4" w:rsidRPr="00671C8B" w:rsidDel="000934B8" w:rsidRDefault="00AD6DB4" w:rsidP="00166AF3">
            <w:pPr>
              <w:pStyle w:val="TableBody"/>
              <w:rPr>
                <w:del w:id="23226" w:author="Alban Roche" w:date="2017-08-02T16:45:00Z"/>
                <w:rFonts w:ascii="Helvetica" w:hAnsi="Helvetica"/>
                <w:sz w:val="20"/>
                <w:lang w:val="en-GB"/>
              </w:rPr>
            </w:pPr>
            <w:bookmarkStart w:id="23227" w:name="_Toc489462116"/>
            <w:bookmarkEnd w:id="23227"/>
          </w:p>
        </w:tc>
        <w:bookmarkStart w:id="23228" w:name="_Toc489462117"/>
        <w:bookmarkEnd w:id="23228"/>
      </w:tr>
    </w:tbl>
    <w:p w14:paraId="18B1E443" w14:textId="2E709109" w:rsidR="00AD6DB4" w:rsidRPr="00671C8B" w:rsidDel="000934B8" w:rsidRDefault="00AD6DB4" w:rsidP="0059466D">
      <w:pPr>
        <w:pStyle w:val="Heading3"/>
        <w:numPr>
          <w:ilvl w:val="2"/>
          <w:numId w:val="11"/>
        </w:numPr>
        <w:ind w:left="1260" w:hanging="1260"/>
        <w:rPr>
          <w:del w:id="23229" w:author="Alban Roche" w:date="2017-08-02T16:45:00Z"/>
        </w:rPr>
      </w:pPr>
      <w:bookmarkStart w:id="23230" w:name="_Toc435632886"/>
      <w:bookmarkStart w:id="23231" w:name="_Toc486251800"/>
      <w:bookmarkStart w:id="23232" w:name="_Ref389645444"/>
      <w:bookmarkStart w:id="23233" w:name="_Toc347415779"/>
      <w:bookmarkStart w:id="23234" w:name="_Ref352593748"/>
      <w:bookmarkStart w:id="23235" w:name="_Toc368586216"/>
      <w:del w:id="23236" w:author="Alban Roche" w:date="2017-08-02T16:45:00Z">
        <w:r w:rsidRPr="00671C8B" w:rsidDel="000934B8">
          <w:delText>+KHTTP</w:delText>
        </w:r>
        <w:r w:rsidRPr="00671C8B" w:rsidDel="000934B8">
          <w:rPr>
            <w:rFonts w:hint="eastAsia"/>
          </w:rPr>
          <w:delText>S</w:delText>
        </w:r>
        <w:r w:rsidDel="000934B8">
          <w:delText xml:space="preserve">DEL </w:delText>
        </w:r>
        <w:r w:rsidRPr="00671C8B" w:rsidDel="000934B8">
          <w:delText>Command: Close an HTTP</w:delText>
        </w:r>
        <w:r w:rsidRPr="00671C8B" w:rsidDel="000934B8">
          <w:rPr>
            <w:rFonts w:hint="eastAsia"/>
          </w:rPr>
          <w:delText>S</w:delText>
        </w:r>
        <w:r w:rsidRPr="00671C8B" w:rsidDel="000934B8">
          <w:delText xml:space="preserve"> Connection</w:delText>
        </w:r>
        <w:bookmarkStart w:id="23237" w:name="_Toc489462118"/>
        <w:bookmarkEnd w:id="23230"/>
        <w:bookmarkEnd w:id="23231"/>
        <w:bookmarkEnd w:id="23237"/>
      </w:del>
    </w:p>
    <w:tbl>
      <w:tblPr>
        <w:tblStyle w:val="TableSWIleft"/>
        <w:tblW w:w="5000" w:type="pct"/>
        <w:tblLayout w:type="fixed"/>
        <w:tblLook w:val="04A0" w:firstRow="1" w:lastRow="0" w:firstColumn="1" w:lastColumn="0" w:noHBand="0" w:noVBand="1"/>
      </w:tblPr>
      <w:tblGrid>
        <w:gridCol w:w="1687"/>
        <w:gridCol w:w="7336"/>
      </w:tblGrid>
      <w:tr w:rsidR="00AD6DB4" w:rsidRPr="00671C8B" w:rsidDel="000934B8" w14:paraId="277430FD" w14:textId="7003B9AC" w:rsidTr="00166AF3">
        <w:trPr>
          <w:cnfStyle w:val="100000000000" w:firstRow="1" w:lastRow="0" w:firstColumn="0" w:lastColumn="0" w:oddVBand="0" w:evenVBand="0" w:oddHBand="0" w:evenHBand="0" w:firstRowFirstColumn="0" w:firstRowLastColumn="0" w:lastRowFirstColumn="0" w:lastRowLastColumn="0"/>
          <w:del w:id="23238" w:author="Alban Roche" w:date="2017-08-02T16:45:00Z"/>
        </w:trPr>
        <w:tc>
          <w:tcPr>
            <w:tcW w:w="5000" w:type="pct"/>
            <w:gridSpan w:val="2"/>
          </w:tcPr>
          <w:p w14:paraId="7B8E9196" w14:textId="1983CAB1" w:rsidR="00AD6DB4" w:rsidRPr="00671C8B" w:rsidDel="000934B8" w:rsidRDefault="00AD6DB4" w:rsidP="00166AF3">
            <w:pPr>
              <w:pStyle w:val="TableColumnHead"/>
              <w:spacing w:before="144" w:after="144"/>
              <w:rPr>
                <w:del w:id="23239" w:author="Alban Roche" w:date="2017-08-02T16:45:00Z"/>
                <w:bCs w:val="0"/>
                <w:sz w:val="24"/>
              </w:rPr>
            </w:pPr>
            <w:del w:id="23240" w:author="Alban Roche" w:date="2017-08-02T16:45:00Z">
              <w:r w:rsidDel="000934B8">
                <w:rPr>
                  <w:lang w:eastAsia="zh-CN"/>
                </w:rPr>
                <w:delText>HL7618RD</w:delText>
              </w:r>
              <w:r w:rsidDel="000934B8">
                <w:delText>, HL7648, HL7650, HL7690 and HL7692</w:delText>
              </w:r>
              <w:bookmarkStart w:id="23241" w:name="_Toc489462119"/>
              <w:bookmarkEnd w:id="23241"/>
            </w:del>
          </w:p>
        </w:tc>
        <w:bookmarkStart w:id="23242" w:name="_Toc489462120"/>
        <w:bookmarkEnd w:id="23242"/>
      </w:tr>
      <w:tr w:rsidR="00AD6DB4" w:rsidRPr="00671C8B" w:rsidDel="000934B8" w14:paraId="43F9127D" w14:textId="40201063" w:rsidTr="00166AF3">
        <w:trPr>
          <w:trHeight w:val="35"/>
          <w:del w:id="23243" w:author="Alban Roche" w:date="2017-08-02T16:45:00Z"/>
        </w:trPr>
        <w:tc>
          <w:tcPr>
            <w:tcW w:w="935" w:type="pct"/>
          </w:tcPr>
          <w:p w14:paraId="2F881960" w14:textId="6EE3D191" w:rsidR="00AD6DB4" w:rsidDel="000934B8" w:rsidRDefault="00AD6DB4" w:rsidP="00166AF3">
            <w:pPr>
              <w:pStyle w:val="TableBody"/>
              <w:rPr>
                <w:del w:id="23244" w:author="Alban Roche" w:date="2017-08-02T16:45:00Z"/>
              </w:rPr>
            </w:pPr>
            <w:del w:id="23245" w:author="Alban Roche" w:date="2017-08-02T16:45:00Z">
              <w:r w:rsidDel="000934B8">
                <w:rPr>
                  <w:i/>
                </w:rPr>
                <w:delText>Test command</w:delText>
              </w:r>
              <w:bookmarkStart w:id="23246" w:name="_Toc489462121"/>
              <w:bookmarkEnd w:id="23246"/>
            </w:del>
          </w:p>
          <w:p w14:paraId="13424BF3" w14:textId="34EB9F43" w:rsidR="00AD6DB4" w:rsidDel="000934B8" w:rsidRDefault="00AD6DB4" w:rsidP="00166AF3">
            <w:pPr>
              <w:pStyle w:val="TableBody"/>
              <w:rPr>
                <w:del w:id="23247" w:author="Alban Roche" w:date="2017-08-02T16:45:00Z"/>
              </w:rPr>
            </w:pPr>
            <w:bookmarkStart w:id="23248" w:name="_Toc489462122"/>
            <w:bookmarkEnd w:id="23248"/>
          </w:p>
          <w:p w14:paraId="7168551C" w14:textId="7A09E81B" w:rsidR="00AD6DB4" w:rsidDel="000934B8" w:rsidRDefault="00AD6DB4" w:rsidP="00166AF3">
            <w:pPr>
              <w:pStyle w:val="TableBody"/>
              <w:rPr>
                <w:del w:id="23249" w:author="Alban Roche" w:date="2017-08-02T16:45:00Z"/>
              </w:rPr>
            </w:pPr>
            <w:del w:id="23250" w:author="Alban Roche" w:date="2017-08-02T16:45:00Z">
              <w:r w:rsidRPr="00AF64FD" w:rsidDel="000934B8">
                <w:rPr>
                  <w:u w:val="single"/>
                </w:rPr>
                <w:delText>Syntax</w:delText>
              </w:r>
              <w:bookmarkStart w:id="23251" w:name="_Toc489462123"/>
              <w:bookmarkEnd w:id="23251"/>
            </w:del>
          </w:p>
          <w:p w14:paraId="4A95F6FA" w14:textId="77165558" w:rsidR="00AD6DB4" w:rsidRPr="00AF64FD" w:rsidDel="000934B8" w:rsidRDefault="00AD6DB4" w:rsidP="00166AF3">
            <w:pPr>
              <w:pStyle w:val="TableBody"/>
              <w:rPr>
                <w:del w:id="23252" w:author="Alban Roche" w:date="2017-08-02T16:45:00Z"/>
                <w:b/>
              </w:rPr>
            </w:pPr>
            <w:del w:id="23253" w:author="Alban Roche" w:date="2017-08-02T16:45:00Z">
              <w:r w:rsidRPr="00AF64FD" w:rsidDel="000934B8">
                <w:rPr>
                  <w:b/>
                </w:rPr>
                <w:delText>AT+KHTTPS</w:delText>
              </w:r>
              <w:r w:rsidDel="000934B8">
                <w:rPr>
                  <w:b/>
                </w:rPr>
                <w:delText>DEL</w:delText>
              </w:r>
              <w:r w:rsidRPr="00AF64FD" w:rsidDel="000934B8">
                <w:rPr>
                  <w:b/>
                </w:rPr>
                <w:delText>=?</w:delText>
              </w:r>
              <w:bookmarkStart w:id="23254" w:name="_Toc489462124"/>
              <w:bookmarkEnd w:id="23254"/>
            </w:del>
          </w:p>
        </w:tc>
        <w:tc>
          <w:tcPr>
            <w:tcW w:w="4065" w:type="pct"/>
          </w:tcPr>
          <w:p w14:paraId="7630AC8F" w14:textId="2ED503E9" w:rsidR="00AD6DB4" w:rsidDel="000934B8" w:rsidRDefault="00AD6DB4" w:rsidP="00166AF3">
            <w:pPr>
              <w:pStyle w:val="TableBody"/>
              <w:rPr>
                <w:del w:id="23255" w:author="Alban Roche" w:date="2017-08-02T16:45:00Z"/>
              </w:rPr>
            </w:pPr>
            <w:bookmarkStart w:id="23256" w:name="_Toc489462125"/>
            <w:bookmarkEnd w:id="23256"/>
          </w:p>
          <w:p w14:paraId="4458DEB0" w14:textId="3D03CDB2" w:rsidR="00AD6DB4" w:rsidDel="000934B8" w:rsidRDefault="00AD6DB4" w:rsidP="00166AF3">
            <w:pPr>
              <w:pStyle w:val="TableBody"/>
              <w:rPr>
                <w:del w:id="23257" w:author="Alban Roche" w:date="2017-08-02T16:45:00Z"/>
              </w:rPr>
            </w:pPr>
            <w:bookmarkStart w:id="23258" w:name="_Toc489462126"/>
            <w:bookmarkEnd w:id="23258"/>
          </w:p>
          <w:p w14:paraId="2063DFC7" w14:textId="01CE515B" w:rsidR="00AD6DB4" w:rsidDel="000934B8" w:rsidRDefault="00AD6DB4" w:rsidP="00166AF3">
            <w:pPr>
              <w:pStyle w:val="TableBody"/>
              <w:rPr>
                <w:del w:id="23259" w:author="Alban Roche" w:date="2017-08-02T16:45:00Z"/>
              </w:rPr>
            </w:pPr>
            <w:del w:id="23260" w:author="Alban Roche" w:date="2017-08-02T16:45:00Z">
              <w:r w:rsidRPr="00AF64FD" w:rsidDel="000934B8">
                <w:rPr>
                  <w:u w:val="single"/>
                </w:rPr>
                <w:delText>Response</w:delText>
              </w:r>
              <w:bookmarkStart w:id="23261" w:name="_Toc489462127"/>
              <w:bookmarkEnd w:id="23261"/>
            </w:del>
          </w:p>
          <w:p w14:paraId="328CA6F7" w14:textId="27EF0796" w:rsidR="00AD6DB4" w:rsidDel="000934B8" w:rsidRDefault="00AD6DB4" w:rsidP="00166AF3">
            <w:pPr>
              <w:pStyle w:val="TableBody"/>
              <w:rPr>
                <w:del w:id="23262" w:author="Alban Roche" w:date="2017-08-02T16:45:00Z"/>
              </w:rPr>
            </w:pPr>
            <w:del w:id="23263" w:author="Alban Roche" w:date="2017-08-02T16:45:00Z">
              <w:r w:rsidRPr="00AF64FD" w:rsidDel="000934B8">
                <w:rPr>
                  <w:b/>
                </w:rPr>
                <w:delText>+KHTTPS</w:delText>
              </w:r>
              <w:r w:rsidDel="000934B8">
                <w:rPr>
                  <w:b/>
                </w:rPr>
                <w:delText>DEL</w:delText>
              </w:r>
              <w:r w:rsidRPr="00AF64FD" w:rsidDel="000934B8">
                <w:rPr>
                  <w:b/>
                </w:rPr>
                <w:delText>: (</w:delText>
              </w:r>
              <w:r w:rsidDel="000934B8">
                <w:delText xml:space="preserve">list of possible </w:delText>
              </w:r>
              <w:r w:rsidRPr="00AF64FD" w:rsidDel="000934B8">
                <w:rPr>
                  <w:b/>
                </w:rPr>
                <w:delText>&lt;session_id&gt;</w:delText>
              </w:r>
              <w:r w:rsidDel="000934B8">
                <w:delText>s</w:delText>
              </w:r>
              <w:r w:rsidRPr="00AF64FD" w:rsidDel="000934B8">
                <w:rPr>
                  <w:b/>
                </w:rPr>
                <w:delText>)</w:delText>
              </w:r>
              <w:bookmarkStart w:id="23264" w:name="_Toc489462128"/>
              <w:bookmarkEnd w:id="23264"/>
            </w:del>
          </w:p>
          <w:p w14:paraId="58EE2B1E" w14:textId="3F1C6A1F" w:rsidR="00AD6DB4" w:rsidRPr="00AF64FD" w:rsidDel="000934B8" w:rsidRDefault="00AD6DB4" w:rsidP="00166AF3">
            <w:pPr>
              <w:pStyle w:val="TableBody"/>
              <w:rPr>
                <w:del w:id="23265" w:author="Alban Roche" w:date="2017-08-02T16:45:00Z"/>
                <w:b/>
              </w:rPr>
            </w:pPr>
            <w:del w:id="23266" w:author="Alban Roche" w:date="2017-08-02T16:45:00Z">
              <w:r w:rsidRPr="00AF64FD" w:rsidDel="000934B8">
                <w:rPr>
                  <w:b/>
                </w:rPr>
                <w:delText>OK</w:delText>
              </w:r>
              <w:bookmarkStart w:id="23267" w:name="_Toc489462129"/>
              <w:bookmarkEnd w:id="23267"/>
            </w:del>
          </w:p>
        </w:tc>
        <w:bookmarkStart w:id="23268" w:name="_Toc489462130"/>
        <w:bookmarkEnd w:id="23268"/>
      </w:tr>
      <w:tr w:rsidR="00AD6DB4" w:rsidRPr="00671C8B" w:rsidDel="000934B8" w14:paraId="3E713D3E" w14:textId="0A15C4E2" w:rsidTr="00166AF3">
        <w:trPr>
          <w:trHeight w:val="35"/>
          <w:del w:id="23269" w:author="Alban Roche" w:date="2017-08-02T16:45:00Z"/>
        </w:trPr>
        <w:tc>
          <w:tcPr>
            <w:tcW w:w="935" w:type="pct"/>
          </w:tcPr>
          <w:p w14:paraId="4547112A" w14:textId="0447FDFD" w:rsidR="00AD6DB4" w:rsidDel="000934B8" w:rsidRDefault="00AD6DB4" w:rsidP="00166AF3">
            <w:pPr>
              <w:pStyle w:val="TableBody"/>
              <w:rPr>
                <w:del w:id="23270" w:author="Alban Roche" w:date="2017-08-02T16:45:00Z"/>
              </w:rPr>
            </w:pPr>
            <w:del w:id="23271" w:author="Alban Roche" w:date="2017-08-02T16:45:00Z">
              <w:r w:rsidDel="000934B8">
                <w:rPr>
                  <w:i/>
                </w:rPr>
                <w:delText>Write command</w:delText>
              </w:r>
              <w:bookmarkStart w:id="23272" w:name="_Toc489462131"/>
              <w:bookmarkEnd w:id="23272"/>
            </w:del>
          </w:p>
          <w:p w14:paraId="526A443C" w14:textId="58E77A79" w:rsidR="00AD6DB4" w:rsidDel="000934B8" w:rsidRDefault="00AD6DB4" w:rsidP="00166AF3">
            <w:pPr>
              <w:pStyle w:val="TableBody"/>
              <w:rPr>
                <w:del w:id="23273" w:author="Alban Roche" w:date="2017-08-02T16:45:00Z"/>
              </w:rPr>
            </w:pPr>
            <w:bookmarkStart w:id="23274" w:name="_Toc489462132"/>
            <w:bookmarkEnd w:id="23274"/>
          </w:p>
          <w:p w14:paraId="51C892AE" w14:textId="46F562FD" w:rsidR="00AD6DB4" w:rsidDel="000934B8" w:rsidRDefault="00AD6DB4" w:rsidP="00166AF3">
            <w:pPr>
              <w:pStyle w:val="TableBody"/>
              <w:rPr>
                <w:del w:id="23275" w:author="Alban Roche" w:date="2017-08-02T16:45:00Z"/>
              </w:rPr>
            </w:pPr>
            <w:del w:id="23276" w:author="Alban Roche" w:date="2017-08-02T16:45:00Z">
              <w:r w:rsidRPr="00CB4B23" w:rsidDel="000934B8">
                <w:rPr>
                  <w:u w:val="single"/>
                </w:rPr>
                <w:delText>Syntax</w:delText>
              </w:r>
              <w:bookmarkStart w:id="23277" w:name="_Toc489462133"/>
              <w:bookmarkEnd w:id="23277"/>
            </w:del>
          </w:p>
          <w:p w14:paraId="16AFF1BC" w14:textId="046516DB" w:rsidR="00AD6DB4" w:rsidRPr="00CB4B23" w:rsidDel="000934B8" w:rsidRDefault="00AD6DB4" w:rsidP="00166AF3">
            <w:pPr>
              <w:pStyle w:val="TableBody"/>
              <w:rPr>
                <w:del w:id="23278" w:author="Alban Roche" w:date="2017-08-02T16:45:00Z"/>
                <w:b/>
              </w:rPr>
            </w:pPr>
            <w:del w:id="23279" w:author="Alban Roche" w:date="2017-08-02T16:45:00Z">
              <w:r w:rsidRPr="00CB4B23" w:rsidDel="000934B8">
                <w:rPr>
                  <w:b/>
                </w:rPr>
                <w:delText>AT+KHTTPSDEL=&lt;session_id&gt;</w:delText>
              </w:r>
              <w:bookmarkStart w:id="23280" w:name="_Toc489462134"/>
              <w:bookmarkEnd w:id="23280"/>
            </w:del>
          </w:p>
        </w:tc>
        <w:tc>
          <w:tcPr>
            <w:tcW w:w="4065" w:type="pct"/>
          </w:tcPr>
          <w:p w14:paraId="76D96893" w14:textId="352A8489" w:rsidR="00AD6DB4" w:rsidDel="000934B8" w:rsidRDefault="00AD6DB4" w:rsidP="00166AF3">
            <w:pPr>
              <w:pStyle w:val="TableBody"/>
              <w:rPr>
                <w:del w:id="23281" w:author="Alban Roche" w:date="2017-08-02T16:45:00Z"/>
              </w:rPr>
            </w:pPr>
            <w:bookmarkStart w:id="23282" w:name="_Toc489462135"/>
            <w:bookmarkEnd w:id="23282"/>
          </w:p>
          <w:p w14:paraId="0D8DC0D9" w14:textId="3B2B3F5B" w:rsidR="00AD6DB4" w:rsidDel="000934B8" w:rsidRDefault="00AD6DB4" w:rsidP="00166AF3">
            <w:pPr>
              <w:pStyle w:val="TableBody"/>
              <w:rPr>
                <w:del w:id="23283" w:author="Alban Roche" w:date="2017-08-02T16:45:00Z"/>
              </w:rPr>
            </w:pPr>
            <w:bookmarkStart w:id="23284" w:name="_Toc489462136"/>
            <w:bookmarkEnd w:id="23284"/>
          </w:p>
          <w:p w14:paraId="122BF89C" w14:textId="44C216D5" w:rsidR="00AD6DB4" w:rsidDel="000934B8" w:rsidRDefault="00AD6DB4" w:rsidP="00166AF3">
            <w:pPr>
              <w:pStyle w:val="TableBody"/>
              <w:rPr>
                <w:del w:id="23285" w:author="Alban Roche" w:date="2017-08-02T16:45:00Z"/>
              </w:rPr>
            </w:pPr>
            <w:del w:id="23286" w:author="Alban Roche" w:date="2017-08-02T16:45:00Z">
              <w:r w:rsidRPr="00CB4B23" w:rsidDel="000934B8">
                <w:rPr>
                  <w:u w:val="single"/>
                </w:rPr>
                <w:delText>Response</w:delText>
              </w:r>
              <w:bookmarkStart w:id="23287" w:name="_Toc489462137"/>
              <w:bookmarkEnd w:id="23287"/>
            </w:del>
          </w:p>
          <w:p w14:paraId="3BED3FDB" w14:textId="4F0D1A77" w:rsidR="00AD6DB4" w:rsidDel="000934B8" w:rsidRDefault="00AD6DB4" w:rsidP="00166AF3">
            <w:pPr>
              <w:pStyle w:val="TableBody"/>
              <w:rPr>
                <w:del w:id="23288" w:author="Alban Roche" w:date="2017-08-02T16:45:00Z"/>
                <w:b/>
              </w:rPr>
            </w:pPr>
            <w:del w:id="23289" w:author="Alban Roche" w:date="2017-08-02T16:45:00Z">
              <w:r w:rsidRPr="00CB4B23" w:rsidDel="000934B8">
                <w:rPr>
                  <w:b/>
                </w:rPr>
                <w:delText>OK</w:delText>
              </w:r>
              <w:bookmarkStart w:id="23290" w:name="_Toc489462138"/>
              <w:bookmarkEnd w:id="23290"/>
            </w:del>
          </w:p>
          <w:p w14:paraId="17B77D77" w14:textId="44BD2737" w:rsidR="00AD6DB4" w:rsidRPr="00C318EF" w:rsidDel="000934B8" w:rsidRDefault="00AD6DB4" w:rsidP="00166AF3">
            <w:pPr>
              <w:pStyle w:val="TableBody"/>
              <w:rPr>
                <w:del w:id="23291" w:author="Alban Roche" w:date="2017-08-02T16:45:00Z"/>
              </w:rPr>
            </w:pPr>
            <w:bookmarkStart w:id="23292" w:name="_Toc489462139"/>
            <w:bookmarkEnd w:id="23292"/>
          </w:p>
          <w:p w14:paraId="75550DF4" w14:textId="48B9B90A" w:rsidR="00AD6DB4" w:rsidRPr="00C318EF" w:rsidDel="000934B8" w:rsidRDefault="00AD6DB4" w:rsidP="00166AF3">
            <w:pPr>
              <w:pStyle w:val="TableBody"/>
              <w:rPr>
                <w:del w:id="23293" w:author="Alban Roche" w:date="2017-08-02T16:45:00Z"/>
              </w:rPr>
            </w:pPr>
            <w:del w:id="23294" w:author="Alban Roche" w:date="2017-08-02T16:45:00Z">
              <w:r w:rsidRPr="00C318EF" w:rsidDel="000934B8">
                <w:delText>or</w:delText>
              </w:r>
              <w:bookmarkStart w:id="23295" w:name="_Toc489462140"/>
              <w:bookmarkEnd w:id="23295"/>
            </w:del>
          </w:p>
          <w:p w14:paraId="5B052DAB" w14:textId="51CF88A6" w:rsidR="00AD6DB4" w:rsidDel="000934B8" w:rsidRDefault="00AD6DB4" w:rsidP="00166AF3">
            <w:pPr>
              <w:pStyle w:val="TableBody"/>
              <w:rPr>
                <w:del w:id="23296" w:author="Alban Roche" w:date="2017-08-02T16:45:00Z"/>
              </w:rPr>
            </w:pPr>
            <w:del w:id="23297" w:author="Alban Roche" w:date="2017-08-02T16:45:00Z">
              <w:r w:rsidRPr="00CB4B23" w:rsidDel="000934B8">
                <w:rPr>
                  <w:b/>
                </w:rPr>
                <w:delText>+CME ERROR: &lt;err&gt;</w:delText>
              </w:r>
              <w:bookmarkStart w:id="23298" w:name="_Toc489462141"/>
              <w:bookmarkEnd w:id="23298"/>
            </w:del>
          </w:p>
          <w:p w14:paraId="70B5E5D7" w14:textId="21BA3900" w:rsidR="00AD6DB4" w:rsidDel="000934B8" w:rsidRDefault="00AD6DB4" w:rsidP="00166AF3">
            <w:pPr>
              <w:pStyle w:val="TableBody"/>
              <w:rPr>
                <w:del w:id="23299" w:author="Alban Roche" w:date="2017-08-02T16:45:00Z"/>
              </w:rPr>
            </w:pPr>
            <w:bookmarkStart w:id="23300" w:name="_Toc489462142"/>
            <w:bookmarkEnd w:id="23300"/>
          </w:p>
          <w:p w14:paraId="0D3F5874" w14:textId="50ADD594" w:rsidR="00AD6DB4" w:rsidDel="000934B8" w:rsidRDefault="00AD6DB4" w:rsidP="00166AF3">
            <w:pPr>
              <w:pStyle w:val="TableBody"/>
              <w:rPr>
                <w:del w:id="23301" w:author="Alban Roche" w:date="2017-08-02T16:45:00Z"/>
              </w:rPr>
            </w:pPr>
            <w:del w:id="23302" w:author="Alban Roche" w:date="2017-08-02T16:45:00Z">
              <w:r w:rsidRPr="00CB4B23" w:rsidDel="000934B8">
                <w:rPr>
                  <w:u w:val="single"/>
                </w:rPr>
                <w:delText>Parameter</w:delText>
              </w:r>
              <w:bookmarkStart w:id="23303" w:name="_Toc489462143"/>
              <w:bookmarkEnd w:id="23303"/>
            </w:del>
          </w:p>
          <w:p w14:paraId="52310A9E" w14:textId="752791EA" w:rsidR="00AD6DB4" w:rsidRPr="007C6ED9" w:rsidDel="000934B8" w:rsidRDefault="00AD6DB4" w:rsidP="00166AF3">
            <w:pPr>
              <w:pStyle w:val="TableBody"/>
              <w:rPr>
                <w:del w:id="23304" w:author="Alban Roche" w:date="2017-08-02T16:45:00Z"/>
              </w:rPr>
            </w:pPr>
            <w:del w:id="23305" w:author="Alban Roche" w:date="2017-08-02T16:45:00Z">
              <w:r w:rsidRPr="007F1B4D" w:rsidDel="000934B8">
                <w:rPr>
                  <w:b/>
                </w:rPr>
                <w:delText>&lt;session</w:delText>
              </w:r>
              <w:r w:rsidDel="000934B8">
                <w:rPr>
                  <w:b/>
                </w:rPr>
                <w:delText>_</w:delText>
              </w:r>
              <w:r w:rsidRPr="00CB4B23" w:rsidDel="000934B8">
                <w:rPr>
                  <w:b/>
                </w:rPr>
                <w:delText>id&gt;</w:delText>
              </w:r>
              <w:r w:rsidDel="000934B8">
                <w:tab/>
                <w:delText>HTTPS session index</w:delText>
              </w:r>
              <w:bookmarkStart w:id="23306" w:name="_Toc489462144"/>
              <w:bookmarkEnd w:id="23306"/>
            </w:del>
          </w:p>
        </w:tc>
        <w:bookmarkStart w:id="23307" w:name="_Toc489462145"/>
        <w:bookmarkEnd w:id="23307"/>
      </w:tr>
      <w:tr w:rsidR="00AD6DB4" w:rsidRPr="00671C8B" w:rsidDel="000934B8" w14:paraId="4D85B67F" w14:textId="37DEA79A" w:rsidTr="00166AF3">
        <w:trPr>
          <w:trHeight w:val="65"/>
          <w:del w:id="23308" w:author="Alban Roche" w:date="2017-08-02T16:45:00Z"/>
        </w:trPr>
        <w:tc>
          <w:tcPr>
            <w:tcW w:w="935" w:type="pct"/>
          </w:tcPr>
          <w:p w14:paraId="1947584E" w14:textId="1D19938B" w:rsidR="00AD6DB4" w:rsidRPr="00671C8B" w:rsidDel="000934B8" w:rsidRDefault="00AD6DB4" w:rsidP="00166AF3">
            <w:pPr>
              <w:pStyle w:val="TableBody"/>
              <w:rPr>
                <w:del w:id="23309" w:author="Alban Roche" w:date="2017-08-02T16:45:00Z"/>
                <w:rFonts w:ascii="Helvetica" w:hAnsi="Helvetica"/>
                <w:sz w:val="20"/>
                <w:u w:val="single"/>
              </w:rPr>
            </w:pPr>
            <w:del w:id="23310" w:author="Alban Roche" w:date="2017-08-02T16:45:00Z">
              <w:r w:rsidRPr="00671C8B" w:rsidDel="000934B8">
                <w:rPr>
                  <w:u w:val="single"/>
                </w:rPr>
                <w:delText>Reference</w:delText>
              </w:r>
              <w:bookmarkStart w:id="23311" w:name="_Toc489462146"/>
              <w:bookmarkEnd w:id="23311"/>
            </w:del>
          </w:p>
          <w:p w14:paraId="61136793" w14:textId="5B474102" w:rsidR="00AD6DB4" w:rsidRPr="00671C8B" w:rsidDel="000934B8" w:rsidRDefault="00AD6DB4" w:rsidP="00166AF3">
            <w:pPr>
              <w:pStyle w:val="TableBody"/>
              <w:rPr>
                <w:del w:id="23312" w:author="Alban Roche" w:date="2017-08-02T16:45:00Z"/>
                <w:rFonts w:ascii="Helvetica" w:hAnsi="Helvetica"/>
                <w:sz w:val="20"/>
              </w:rPr>
            </w:pPr>
            <w:del w:id="23313" w:author="Alban Roche" w:date="2017-08-02T16:45:00Z">
              <w:r w:rsidRPr="00671C8B" w:rsidDel="000934B8">
                <w:delText xml:space="preserve">Sierra Wireless Proprietary </w:delText>
              </w:r>
              <w:bookmarkStart w:id="23314" w:name="_Toc489462147"/>
              <w:bookmarkEnd w:id="23314"/>
            </w:del>
          </w:p>
        </w:tc>
        <w:tc>
          <w:tcPr>
            <w:tcW w:w="4065" w:type="pct"/>
          </w:tcPr>
          <w:p w14:paraId="407957EE" w14:textId="2B92B446" w:rsidR="00AD6DB4" w:rsidDel="000934B8" w:rsidRDefault="00AD6DB4" w:rsidP="00166AF3">
            <w:pPr>
              <w:pStyle w:val="TableBody"/>
              <w:rPr>
                <w:del w:id="23315" w:author="Alban Roche" w:date="2017-08-02T16:45:00Z"/>
                <w:rFonts w:ascii="Helvetica" w:hAnsi="Helvetica"/>
                <w:sz w:val="20"/>
                <w:lang w:val="en-GB"/>
              </w:rPr>
            </w:pPr>
            <w:del w:id="23316" w:author="Alban Roche" w:date="2017-08-02T16:45:00Z">
              <w:r w:rsidRPr="00CB4B23" w:rsidDel="000934B8">
                <w:rPr>
                  <w:rFonts w:ascii="Helvetica" w:hAnsi="Helvetica"/>
                  <w:sz w:val="20"/>
                  <w:u w:val="single"/>
                  <w:lang w:val="en-GB"/>
                </w:rPr>
                <w:delText>Notes</w:delText>
              </w:r>
              <w:bookmarkStart w:id="23317" w:name="_Toc489462148"/>
              <w:bookmarkEnd w:id="23317"/>
            </w:del>
          </w:p>
          <w:p w14:paraId="0A2F2406" w14:textId="10BCD907" w:rsidR="00AD6DB4" w:rsidRPr="007C6ED9" w:rsidDel="000934B8" w:rsidRDefault="00AD6DB4" w:rsidP="00166AF3">
            <w:pPr>
              <w:pStyle w:val="TableBody"/>
              <w:rPr>
                <w:del w:id="23318" w:author="Alban Roche" w:date="2017-08-02T16:45:00Z"/>
                <w:rFonts w:ascii="Helvetica" w:hAnsi="Helvetica"/>
                <w:sz w:val="20"/>
                <w:lang w:val="en-GB"/>
              </w:rPr>
            </w:pPr>
            <w:del w:id="23319" w:author="Alban Roche" w:date="2017-08-02T16:45:00Z">
              <w:r w:rsidRPr="00671C8B" w:rsidDel="000934B8">
                <w:delText>The s</w:delText>
              </w:r>
              <w:r w:rsidDel="000934B8">
                <w:delText>ession must be closed (using +KHT</w:delText>
              </w:r>
              <w:r w:rsidRPr="00671C8B" w:rsidDel="000934B8">
                <w:delText>TP</w:delText>
              </w:r>
              <w:r w:rsidDel="000934B8">
                <w:delText>S</w:delText>
              </w:r>
              <w:r w:rsidRPr="00671C8B" w:rsidDel="000934B8">
                <w:delText>CLOSE) before using this command</w:delText>
              </w:r>
              <w:r w:rsidDel="000934B8">
                <w:delText>.</w:delText>
              </w:r>
              <w:bookmarkStart w:id="23320" w:name="_Toc489462149"/>
              <w:bookmarkEnd w:id="23320"/>
            </w:del>
          </w:p>
        </w:tc>
        <w:bookmarkStart w:id="23321" w:name="_Toc489462150"/>
        <w:bookmarkEnd w:id="23321"/>
      </w:tr>
    </w:tbl>
    <w:p w14:paraId="1DB70872" w14:textId="238DD3B0" w:rsidR="00AD6DB4" w:rsidRPr="00671C8B" w:rsidDel="000934B8" w:rsidRDefault="00AD6DB4" w:rsidP="0059466D">
      <w:pPr>
        <w:pStyle w:val="Heading3"/>
        <w:numPr>
          <w:ilvl w:val="2"/>
          <w:numId w:val="11"/>
        </w:numPr>
        <w:ind w:left="1260" w:hanging="1260"/>
        <w:rPr>
          <w:del w:id="23322" w:author="Alban Roche" w:date="2017-08-02T16:45:00Z"/>
        </w:rPr>
      </w:pPr>
      <w:bookmarkStart w:id="23323" w:name="_Toc435632887"/>
      <w:bookmarkStart w:id="23324" w:name="_Toc486251801"/>
      <w:del w:id="23325" w:author="Alban Roche" w:date="2017-08-02T16:45:00Z">
        <w:r w:rsidRPr="00671C8B" w:rsidDel="000934B8">
          <w:delText>+KHTTPS_IND Notification: HTTPS Status</w:delText>
        </w:r>
        <w:bookmarkStart w:id="23326" w:name="_Toc489462151"/>
        <w:bookmarkEnd w:id="23232"/>
        <w:bookmarkEnd w:id="23323"/>
        <w:bookmarkEnd w:id="23324"/>
        <w:bookmarkEnd w:id="23326"/>
      </w:del>
    </w:p>
    <w:tbl>
      <w:tblPr>
        <w:tblStyle w:val="TableSWIleft"/>
        <w:tblW w:w="9288" w:type="dxa"/>
        <w:tblLayout w:type="fixed"/>
        <w:tblLook w:val="04A0" w:firstRow="1" w:lastRow="0" w:firstColumn="1" w:lastColumn="0" w:noHBand="0" w:noVBand="1"/>
      </w:tblPr>
      <w:tblGrid>
        <w:gridCol w:w="1728"/>
        <w:gridCol w:w="7560"/>
      </w:tblGrid>
      <w:tr w:rsidR="00AD6DB4" w:rsidRPr="00671C8B" w:rsidDel="000934B8" w14:paraId="5019D7CF" w14:textId="20A31C3F" w:rsidTr="00166AF3">
        <w:trPr>
          <w:cnfStyle w:val="100000000000" w:firstRow="1" w:lastRow="0" w:firstColumn="0" w:lastColumn="0" w:oddVBand="0" w:evenVBand="0" w:oddHBand="0" w:evenHBand="0" w:firstRowFirstColumn="0" w:firstRowLastColumn="0" w:lastRowFirstColumn="0" w:lastRowLastColumn="0"/>
          <w:del w:id="23327" w:author="Alban Roche" w:date="2017-08-02T16:45:00Z"/>
        </w:trPr>
        <w:tc>
          <w:tcPr>
            <w:tcW w:w="9288" w:type="dxa"/>
            <w:gridSpan w:val="2"/>
          </w:tcPr>
          <w:p w14:paraId="11CBBCE2" w14:textId="2B98D153" w:rsidR="00AD6DB4" w:rsidRPr="00671C8B" w:rsidDel="000934B8" w:rsidRDefault="00AD6DB4" w:rsidP="00166AF3">
            <w:pPr>
              <w:pStyle w:val="TableColumnHead"/>
              <w:spacing w:before="144" w:after="144"/>
              <w:rPr>
                <w:del w:id="23328" w:author="Alban Roche" w:date="2017-08-02T16:45:00Z"/>
                <w:rFonts w:cs="Arial"/>
              </w:rPr>
            </w:pPr>
            <w:del w:id="23329" w:author="Alban Roche" w:date="2017-08-02T16:45:00Z">
              <w:r w:rsidDel="000934B8">
                <w:rPr>
                  <w:lang w:eastAsia="zh-CN"/>
                </w:rPr>
                <w:delText>HL7618RD</w:delText>
              </w:r>
              <w:r w:rsidDel="000934B8">
                <w:delText>, HL7648, HL7650, HL7690 and HL7692</w:delText>
              </w:r>
              <w:bookmarkStart w:id="23330" w:name="_Toc489462152"/>
              <w:bookmarkEnd w:id="23330"/>
            </w:del>
          </w:p>
        </w:tc>
        <w:bookmarkStart w:id="23331" w:name="_Toc489462153"/>
        <w:bookmarkEnd w:id="23331"/>
      </w:tr>
      <w:tr w:rsidR="00AD6DB4" w:rsidRPr="00671C8B" w:rsidDel="000934B8" w14:paraId="44912E6F" w14:textId="0030E2CA" w:rsidTr="00166AF3">
        <w:trPr>
          <w:cantSplit w:val="0"/>
          <w:del w:id="23332" w:author="Alban Roche" w:date="2017-08-02T16:45:00Z"/>
        </w:trPr>
        <w:tc>
          <w:tcPr>
            <w:tcW w:w="1728" w:type="dxa"/>
          </w:tcPr>
          <w:p w14:paraId="0A78F266" w14:textId="2AE49557" w:rsidR="00AD6DB4" w:rsidRPr="00671C8B" w:rsidDel="000934B8" w:rsidRDefault="00AD6DB4" w:rsidP="00166AF3">
            <w:pPr>
              <w:pStyle w:val="TableBody"/>
              <w:rPr>
                <w:del w:id="23333" w:author="Alban Roche" w:date="2017-08-02T16:45:00Z"/>
                <w:i/>
              </w:rPr>
            </w:pPr>
            <w:del w:id="23334" w:author="Alban Roche" w:date="2017-08-02T16:45:00Z">
              <w:r w:rsidRPr="00671C8B" w:rsidDel="000934B8">
                <w:rPr>
                  <w:i/>
                </w:rPr>
                <w:delText>Unsolicited Notification</w:delText>
              </w:r>
              <w:bookmarkStart w:id="23335" w:name="_Toc489462154"/>
              <w:bookmarkEnd w:id="23335"/>
            </w:del>
          </w:p>
        </w:tc>
        <w:tc>
          <w:tcPr>
            <w:tcW w:w="7560" w:type="dxa"/>
          </w:tcPr>
          <w:p w14:paraId="5CF7F07F" w14:textId="61280F55" w:rsidR="00AD6DB4" w:rsidRPr="00671C8B" w:rsidDel="000934B8" w:rsidRDefault="00AD6DB4" w:rsidP="00166AF3">
            <w:pPr>
              <w:pStyle w:val="TableBody"/>
              <w:rPr>
                <w:del w:id="23336" w:author="Alban Roche" w:date="2017-08-02T16:45:00Z"/>
                <w:u w:val="single"/>
              </w:rPr>
            </w:pPr>
            <w:del w:id="23337" w:author="Alban Roche" w:date="2017-08-02T16:45:00Z">
              <w:r w:rsidRPr="00671C8B" w:rsidDel="000934B8">
                <w:rPr>
                  <w:u w:val="single"/>
                </w:rPr>
                <w:delText>Response</w:delText>
              </w:r>
              <w:bookmarkStart w:id="23338" w:name="_Toc489462155"/>
              <w:bookmarkEnd w:id="23338"/>
            </w:del>
          </w:p>
          <w:p w14:paraId="2ED20FE1" w14:textId="656FECB1" w:rsidR="00AD6DB4" w:rsidRPr="00671C8B" w:rsidDel="000934B8" w:rsidRDefault="00AD6DB4" w:rsidP="00166AF3">
            <w:pPr>
              <w:pStyle w:val="TableBody"/>
              <w:rPr>
                <w:del w:id="23339" w:author="Alban Roche" w:date="2017-08-02T16:45:00Z"/>
                <w:b/>
              </w:rPr>
            </w:pPr>
            <w:del w:id="23340" w:author="Alban Roche" w:date="2017-08-02T16:45:00Z">
              <w:r w:rsidRPr="00671C8B" w:rsidDel="000934B8">
                <w:rPr>
                  <w:b/>
                </w:rPr>
                <w:delText>+KHTTPS_IND: &lt;session_id&gt;,&lt;status&gt;[,&lt;data_len&gt;]</w:delText>
              </w:r>
              <w:bookmarkStart w:id="23341" w:name="_Toc489462156"/>
              <w:bookmarkEnd w:id="23341"/>
            </w:del>
          </w:p>
          <w:p w14:paraId="4BB7F91D" w14:textId="11D83458" w:rsidR="00AD6DB4" w:rsidRPr="00671C8B" w:rsidDel="000934B8" w:rsidRDefault="00AD6DB4" w:rsidP="00166AF3">
            <w:pPr>
              <w:pStyle w:val="TableBody"/>
              <w:rPr>
                <w:del w:id="23342" w:author="Alban Roche" w:date="2017-08-02T16:45:00Z"/>
              </w:rPr>
            </w:pPr>
            <w:bookmarkStart w:id="23343" w:name="_Toc489462157"/>
            <w:bookmarkEnd w:id="23343"/>
          </w:p>
          <w:p w14:paraId="6BDCA739" w14:textId="3AFCD3D3" w:rsidR="00AD6DB4" w:rsidRPr="00671C8B" w:rsidDel="000934B8" w:rsidRDefault="00AD6DB4" w:rsidP="00166AF3">
            <w:pPr>
              <w:pStyle w:val="TableBody"/>
              <w:rPr>
                <w:del w:id="23344" w:author="Alban Roche" w:date="2017-08-02T16:45:00Z"/>
                <w:u w:val="single"/>
              </w:rPr>
            </w:pPr>
            <w:del w:id="23345" w:author="Alban Roche" w:date="2017-08-02T16:45:00Z">
              <w:r w:rsidRPr="00671C8B" w:rsidDel="000934B8">
                <w:rPr>
                  <w:u w:val="single"/>
                </w:rPr>
                <w:delText>Parameters</w:delText>
              </w:r>
              <w:bookmarkStart w:id="23346" w:name="_Toc489462158"/>
              <w:bookmarkEnd w:id="23346"/>
            </w:del>
          </w:p>
          <w:p w14:paraId="0B081FCF" w14:textId="1AAD79BA" w:rsidR="00AD6DB4" w:rsidRPr="00671C8B" w:rsidDel="000934B8" w:rsidRDefault="00AD6DB4" w:rsidP="00166AF3">
            <w:pPr>
              <w:pStyle w:val="TableBody"/>
              <w:rPr>
                <w:del w:id="23347" w:author="Alban Roche" w:date="2017-08-02T16:45:00Z"/>
              </w:rPr>
            </w:pPr>
            <w:del w:id="23348" w:author="Alban Roche" w:date="2017-08-02T16:45:00Z">
              <w:r w:rsidRPr="00671C8B" w:rsidDel="000934B8">
                <w:rPr>
                  <w:b/>
                </w:rPr>
                <w:delText>&lt;session_id&gt;</w:delText>
              </w:r>
              <w:r w:rsidRPr="00671C8B" w:rsidDel="000934B8">
                <w:rPr>
                  <w:b/>
                </w:rPr>
                <w:tab/>
              </w:r>
              <w:r w:rsidRPr="00671C8B" w:rsidDel="000934B8">
                <w:delText>HTTPS session</w:delText>
              </w:r>
              <w:r w:rsidDel="000934B8">
                <w:delText xml:space="preserve"> index</w:delText>
              </w:r>
              <w:bookmarkStart w:id="23349" w:name="_Toc489462159"/>
              <w:bookmarkEnd w:id="23349"/>
            </w:del>
          </w:p>
          <w:p w14:paraId="51B90377" w14:textId="0C23A665" w:rsidR="00AD6DB4" w:rsidRPr="00671C8B" w:rsidDel="000934B8" w:rsidRDefault="00AD6DB4" w:rsidP="00166AF3">
            <w:pPr>
              <w:pStyle w:val="TableBody"/>
              <w:rPr>
                <w:del w:id="23350" w:author="Alban Roche" w:date="2017-08-02T16:45:00Z"/>
                <w:b/>
              </w:rPr>
            </w:pPr>
            <w:bookmarkStart w:id="23351" w:name="_Toc489462160"/>
            <w:bookmarkEnd w:id="23351"/>
          </w:p>
          <w:p w14:paraId="41C6E012" w14:textId="7907ECEF" w:rsidR="00AD6DB4" w:rsidRPr="00671C8B" w:rsidDel="000934B8" w:rsidRDefault="00AD6DB4" w:rsidP="00166AF3">
            <w:pPr>
              <w:pStyle w:val="TableBody"/>
              <w:rPr>
                <w:del w:id="23352" w:author="Alban Roche" w:date="2017-08-02T16:45:00Z"/>
              </w:rPr>
            </w:pPr>
            <w:del w:id="23353" w:author="Alban Roche" w:date="2017-08-02T16:45:00Z">
              <w:r w:rsidRPr="00671C8B" w:rsidDel="000934B8">
                <w:rPr>
                  <w:b/>
                </w:rPr>
                <w:delText>&lt;status&gt;</w:delText>
              </w:r>
              <w:r w:rsidRPr="00671C8B" w:rsidDel="000934B8">
                <w:rPr>
                  <w:b/>
                </w:rPr>
                <w:tab/>
              </w:r>
              <w:r w:rsidRPr="00671C8B" w:rsidDel="000934B8">
                <w:delText>HTTPS session</w:delText>
              </w:r>
              <w:r w:rsidDel="000934B8">
                <w:delText xml:space="preserve"> status</w:delText>
              </w:r>
              <w:bookmarkStart w:id="23354" w:name="_Toc489462161"/>
              <w:bookmarkEnd w:id="23354"/>
            </w:del>
          </w:p>
          <w:p w14:paraId="058EE557" w14:textId="403295B3" w:rsidR="00AD6DB4" w:rsidRPr="00671C8B" w:rsidDel="000934B8" w:rsidRDefault="00AD6DB4" w:rsidP="00166AF3">
            <w:pPr>
              <w:pStyle w:val="TableBody"/>
              <w:rPr>
                <w:del w:id="23355" w:author="Alban Roche" w:date="2017-08-02T16:45:00Z"/>
                <w:lang w:eastAsia="zh-CN"/>
              </w:rPr>
            </w:pPr>
            <w:del w:id="23356" w:author="Alban Roche" w:date="2017-08-02T16:45:00Z">
              <w:r w:rsidRPr="00671C8B" w:rsidDel="000934B8">
                <w:delText>1</w:delText>
              </w:r>
              <w:r w:rsidRPr="00671C8B" w:rsidDel="000934B8">
                <w:rPr>
                  <w:lang w:eastAsia="zh-CN"/>
                </w:rPr>
                <w:tab/>
              </w:r>
              <w:r w:rsidRPr="00671C8B" w:rsidDel="000934B8">
                <w:delText>Session is set up and ready for operation</w:delText>
              </w:r>
              <w:r w:rsidRPr="00671C8B" w:rsidDel="000934B8">
                <w:br/>
              </w:r>
              <w:r w:rsidDel="000934B8">
                <w:rPr>
                  <w:lang w:eastAsia="zh-CN"/>
                </w:rPr>
                <w:delText>2</w:delText>
              </w:r>
              <w:r w:rsidRPr="00671C8B" w:rsidDel="000934B8">
                <w:rPr>
                  <w:lang w:eastAsia="zh-CN"/>
                </w:rPr>
                <w:tab/>
              </w:r>
              <w:r w:rsidRPr="00671C8B" w:rsidDel="000934B8">
                <w:delText>The last HTTPS command is executed successfully</w:delText>
              </w:r>
              <w:bookmarkStart w:id="23357" w:name="_Toc489462162"/>
              <w:bookmarkEnd w:id="23357"/>
            </w:del>
          </w:p>
          <w:p w14:paraId="5600E311" w14:textId="6FA5C52C" w:rsidR="00AD6DB4" w:rsidRPr="00671C8B" w:rsidDel="000934B8" w:rsidRDefault="00AD6DB4" w:rsidP="00166AF3">
            <w:pPr>
              <w:pStyle w:val="TableBody"/>
              <w:rPr>
                <w:del w:id="23358" w:author="Alban Roche" w:date="2017-08-02T16:45:00Z"/>
                <w:b/>
              </w:rPr>
            </w:pPr>
            <w:bookmarkStart w:id="23359" w:name="_Toc489462163"/>
            <w:bookmarkEnd w:id="23359"/>
          </w:p>
          <w:p w14:paraId="7B13E04F" w14:textId="52F0EFEB" w:rsidR="00AD6DB4" w:rsidRPr="00671C8B" w:rsidDel="000934B8" w:rsidRDefault="00AD6DB4" w:rsidP="00166AF3">
            <w:pPr>
              <w:pStyle w:val="TableBody"/>
              <w:rPr>
                <w:del w:id="23360" w:author="Alban Roche" w:date="2017-08-02T16:45:00Z"/>
              </w:rPr>
            </w:pPr>
            <w:del w:id="23361" w:author="Alban Roche" w:date="2017-08-02T16:45:00Z">
              <w:r w:rsidRPr="00671C8B" w:rsidDel="000934B8">
                <w:rPr>
                  <w:b/>
                </w:rPr>
                <w:delText>&lt;data_len&gt;</w:delText>
              </w:r>
              <w:r w:rsidRPr="00671C8B" w:rsidDel="000934B8">
                <w:rPr>
                  <w:b/>
                </w:rPr>
                <w:tab/>
              </w:r>
              <w:r w:rsidRPr="00671C8B" w:rsidDel="000934B8">
                <w:delText>Byte length of data downloaded/uploaded to/from the terminal (using +KHTTPSHEAD, +KHTTPSGET, or +KHTTPSPOST)</w:delText>
              </w:r>
              <w:bookmarkStart w:id="23362" w:name="_Toc489462164"/>
              <w:bookmarkEnd w:id="23362"/>
            </w:del>
          </w:p>
        </w:tc>
        <w:bookmarkStart w:id="23363" w:name="_Toc489462165"/>
        <w:bookmarkEnd w:id="23363"/>
      </w:tr>
      <w:tr w:rsidR="00AD6DB4" w:rsidRPr="00671C8B" w:rsidDel="000934B8" w14:paraId="19F2A200" w14:textId="58C51584" w:rsidTr="00166AF3">
        <w:trPr>
          <w:del w:id="23364" w:author="Alban Roche" w:date="2017-08-02T16:45:00Z"/>
        </w:trPr>
        <w:tc>
          <w:tcPr>
            <w:tcW w:w="1728" w:type="dxa"/>
          </w:tcPr>
          <w:p w14:paraId="10AF3C5B" w14:textId="37C3BD5A" w:rsidR="00AD6DB4" w:rsidRPr="00671C8B" w:rsidDel="000934B8" w:rsidRDefault="00AD6DB4" w:rsidP="00166AF3">
            <w:pPr>
              <w:pStyle w:val="TableBody"/>
              <w:rPr>
                <w:del w:id="23365" w:author="Alban Roche" w:date="2017-08-02T16:45:00Z"/>
                <w:u w:val="single"/>
              </w:rPr>
            </w:pPr>
            <w:del w:id="23366" w:author="Alban Roche" w:date="2017-08-02T16:45:00Z">
              <w:r w:rsidRPr="00671C8B" w:rsidDel="000934B8">
                <w:rPr>
                  <w:u w:val="single"/>
                </w:rPr>
                <w:delText>Reference</w:delText>
              </w:r>
              <w:bookmarkStart w:id="23367" w:name="_Toc489462166"/>
              <w:bookmarkEnd w:id="23367"/>
            </w:del>
          </w:p>
          <w:p w14:paraId="2DAB3558" w14:textId="2A0843F2" w:rsidR="00AD6DB4" w:rsidRPr="00671C8B" w:rsidDel="000934B8" w:rsidRDefault="00AD6DB4" w:rsidP="00166AF3">
            <w:pPr>
              <w:pStyle w:val="TableBody"/>
              <w:rPr>
                <w:del w:id="23368" w:author="Alban Roche" w:date="2017-08-02T16:45:00Z"/>
              </w:rPr>
            </w:pPr>
            <w:del w:id="23369" w:author="Alban Roche" w:date="2017-08-02T16:45:00Z">
              <w:r w:rsidRPr="00671C8B" w:rsidDel="000934B8">
                <w:delText>Sierra Wireless Proprietary</w:delText>
              </w:r>
              <w:bookmarkStart w:id="23370" w:name="_Toc489462167"/>
              <w:bookmarkEnd w:id="23370"/>
            </w:del>
          </w:p>
        </w:tc>
        <w:tc>
          <w:tcPr>
            <w:tcW w:w="7560" w:type="dxa"/>
          </w:tcPr>
          <w:p w14:paraId="1C2A32FC" w14:textId="1A2356C9" w:rsidR="00AD6DB4" w:rsidRPr="00671C8B" w:rsidDel="000934B8" w:rsidRDefault="00AD6DB4" w:rsidP="00166AF3">
            <w:pPr>
              <w:pStyle w:val="TableBody"/>
              <w:rPr>
                <w:del w:id="23371" w:author="Alban Roche" w:date="2017-08-02T16:45:00Z"/>
                <w:u w:val="single"/>
              </w:rPr>
            </w:pPr>
            <w:bookmarkStart w:id="23372" w:name="_Toc489462168"/>
            <w:bookmarkEnd w:id="23372"/>
          </w:p>
        </w:tc>
        <w:bookmarkStart w:id="23373" w:name="_Toc489462169"/>
        <w:bookmarkEnd w:id="23373"/>
      </w:tr>
    </w:tbl>
    <w:p w14:paraId="0C3D932C" w14:textId="77777777" w:rsidR="00AD6DB4" w:rsidRDefault="00AD6DB4" w:rsidP="0059466D">
      <w:pPr>
        <w:pStyle w:val="Heading2"/>
        <w:numPr>
          <w:ilvl w:val="1"/>
          <w:numId w:val="11"/>
        </w:numPr>
        <w:ind w:left="1080" w:hanging="1080"/>
      </w:pPr>
      <w:bookmarkStart w:id="23374" w:name="_Toc435632888"/>
      <w:bookmarkStart w:id="23375" w:name="_Ref451178195"/>
      <w:bookmarkStart w:id="23376" w:name="_Toc486251802"/>
      <w:bookmarkStart w:id="23377" w:name="_Toc489462170"/>
      <w:commentRangeStart w:id="23378"/>
      <w:r w:rsidRPr="00671C8B">
        <w:rPr>
          <w:rFonts w:hint="eastAsia"/>
        </w:rPr>
        <w:t>SSL</w:t>
      </w:r>
      <w:r w:rsidRPr="00671C8B">
        <w:t xml:space="preserve"> </w:t>
      </w:r>
      <w:r w:rsidRPr="00671C8B">
        <w:rPr>
          <w:rFonts w:hint="eastAsia"/>
        </w:rPr>
        <w:t>Certificate Manager</w:t>
      </w:r>
      <w:bookmarkEnd w:id="23233"/>
      <w:bookmarkEnd w:id="23234"/>
      <w:bookmarkEnd w:id="23235"/>
      <w:bookmarkEnd w:id="23374"/>
      <w:commentRangeEnd w:id="23378"/>
      <w:r>
        <w:rPr>
          <w:rStyle w:val="CommentReference"/>
          <w:rFonts w:ascii="Verdana" w:eastAsia="Times New Roman" w:hAnsi="Verdana" w:cs="Times New Roman"/>
          <w:b w:val="0"/>
          <w:lang w:eastAsia="en-US"/>
        </w:rPr>
        <w:commentReference w:id="23378"/>
      </w:r>
      <w:bookmarkEnd w:id="23375"/>
      <w:bookmarkEnd w:id="23376"/>
      <w:bookmarkEnd w:id="23377"/>
    </w:p>
    <w:p w14:paraId="1089235B" w14:textId="77777777" w:rsidR="00AD6DB4" w:rsidRPr="00671C8B" w:rsidRDefault="00AD6DB4" w:rsidP="0059466D">
      <w:pPr>
        <w:pStyle w:val="Heading3"/>
        <w:numPr>
          <w:ilvl w:val="2"/>
          <w:numId w:val="11"/>
        </w:numPr>
        <w:ind w:left="1260" w:hanging="1260"/>
      </w:pPr>
      <w:bookmarkStart w:id="23379" w:name="_Toc460838625"/>
      <w:bookmarkStart w:id="23380" w:name="_Toc460926294"/>
      <w:bookmarkStart w:id="23381" w:name="_Toc461195400"/>
      <w:bookmarkStart w:id="23382" w:name="_Toc462217264"/>
      <w:bookmarkStart w:id="23383" w:name="_Toc462824432"/>
      <w:bookmarkStart w:id="23384" w:name="_Toc463533825"/>
      <w:bookmarkStart w:id="23385" w:name="_Toc463534172"/>
      <w:bookmarkStart w:id="23386" w:name="_Toc368586217"/>
      <w:bookmarkStart w:id="23387" w:name="_Toc347415780"/>
      <w:bookmarkStart w:id="23388" w:name="_Ref352593754"/>
      <w:bookmarkStart w:id="23389" w:name="_Ref366746964"/>
      <w:bookmarkStart w:id="23390" w:name="_Ref369094386"/>
      <w:bookmarkStart w:id="23391" w:name="_Toc435632889"/>
      <w:bookmarkStart w:id="23392" w:name="_Toc486251803"/>
      <w:bookmarkStart w:id="23393" w:name="_Ref489361912"/>
      <w:bookmarkStart w:id="23394" w:name="_Ref489362351"/>
      <w:bookmarkStart w:id="23395" w:name="_Toc489462171"/>
      <w:bookmarkEnd w:id="23379"/>
      <w:bookmarkEnd w:id="23380"/>
      <w:bookmarkEnd w:id="23381"/>
      <w:bookmarkEnd w:id="23382"/>
      <w:bookmarkEnd w:id="23383"/>
      <w:bookmarkEnd w:id="23384"/>
      <w:bookmarkEnd w:id="23385"/>
      <w:r w:rsidRPr="00671C8B">
        <w:t xml:space="preserve">+KCERTSTORE Command: Store Root CA and Local Certificates to </w:t>
      </w:r>
      <w:bookmarkEnd w:id="23386"/>
      <w:bookmarkEnd w:id="23387"/>
      <w:bookmarkEnd w:id="23388"/>
      <w:bookmarkEnd w:id="23389"/>
      <w:bookmarkEnd w:id="23390"/>
      <w:r>
        <w:t>Internal Storage</w:t>
      </w:r>
      <w:bookmarkEnd w:id="23391"/>
      <w:bookmarkEnd w:id="23392"/>
      <w:bookmarkEnd w:id="23393"/>
      <w:bookmarkEnd w:id="23394"/>
      <w:bookmarkEnd w:id="23395"/>
    </w:p>
    <w:tbl>
      <w:tblPr>
        <w:tblStyle w:val="TableSWIleft"/>
        <w:tblW w:w="5023" w:type="pct"/>
        <w:tblLayout w:type="fixed"/>
        <w:tblLook w:val="04A0" w:firstRow="1" w:lastRow="0" w:firstColumn="1" w:lastColumn="0" w:noHBand="0" w:noVBand="1"/>
      </w:tblPr>
      <w:tblGrid>
        <w:gridCol w:w="1688"/>
        <w:gridCol w:w="7377"/>
      </w:tblGrid>
      <w:tr w:rsidR="00AD6DB4" w:rsidRPr="00671C8B" w14:paraId="3680D558" w14:textId="77777777" w:rsidTr="00166AF3">
        <w:trPr>
          <w:cnfStyle w:val="100000000000" w:firstRow="1" w:lastRow="0" w:firstColumn="0" w:lastColumn="0" w:oddVBand="0" w:evenVBand="0" w:oddHBand="0" w:evenHBand="0" w:firstRowFirstColumn="0" w:firstRowLastColumn="0" w:lastRowFirstColumn="0" w:lastRowLastColumn="0"/>
        </w:trPr>
        <w:tc>
          <w:tcPr>
            <w:tcW w:w="5000" w:type="pct"/>
            <w:gridSpan w:val="2"/>
          </w:tcPr>
          <w:p w14:paraId="781E1E64" w14:textId="79A627CA" w:rsidR="00AD6DB4" w:rsidRPr="00671C8B" w:rsidRDefault="002103F8" w:rsidP="00166AF3">
            <w:pPr>
              <w:pStyle w:val="TableColumnHead"/>
              <w:spacing w:before="144" w:after="144"/>
            </w:pPr>
            <w:r>
              <w:t>HL7800</w:t>
            </w:r>
          </w:p>
        </w:tc>
      </w:tr>
      <w:tr w:rsidR="00AD6DB4" w:rsidRPr="00671C8B" w14:paraId="661C51E7" w14:textId="77777777" w:rsidTr="00166AF3">
        <w:trPr>
          <w:trHeight w:val="1079"/>
        </w:trPr>
        <w:tc>
          <w:tcPr>
            <w:tcW w:w="931" w:type="pct"/>
          </w:tcPr>
          <w:p w14:paraId="078563EB" w14:textId="77777777" w:rsidR="00AD6DB4" w:rsidRDefault="00AD6DB4" w:rsidP="00166AF3">
            <w:pPr>
              <w:pStyle w:val="TableBody"/>
            </w:pPr>
            <w:r>
              <w:rPr>
                <w:i/>
              </w:rPr>
              <w:t>Test command</w:t>
            </w:r>
          </w:p>
          <w:p w14:paraId="2356E4C5" w14:textId="77777777" w:rsidR="00AD6DB4" w:rsidRDefault="00AD6DB4" w:rsidP="00166AF3">
            <w:pPr>
              <w:pStyle w:val="TableBody"/>
            </w:pPr>
          </w:p>
          <w:p w14:paraId="57932E76" w14:textId="77777777" w:rsidR="00AD6DB4" w:rsidRDefault="00AD6DB4" w:rsidP="00166AF3">
            <w:pPr>
              <w:pStyle w:val="TableBody"/>
            </w:pPr>
            <w:r w:rsidRPr="00CB4B23">
              <w:rPr>
                <w:u w:val="single"/>
              </w:rPr>
              <w:t>Syntax</w:t>
            </w:r>
          </w:p>
          <w:p w14:paraId="446A36FD" w14:textId="77777777" w:rsidR="00AD6DB4" w:rsidRPr="00CB4B23" w:rsidRDefault="00AD6DB4" w:rsidP="00166AF3">
            <w:pPr>
              <w:pStyle w:val="TableBody"/>
              <w:rPr>
                <w:b/>
              </w:rPr>
            </w:pPr>
            <w:r w:rsidRPr="00CB4B23">
              <w:rPr>
                <w:b/>
              </w:rPr>
              <w:t>AT+</w:t>
            </w:r>
            <w:r>
              <w:rPr>
                <w:b/>
              </w:rPr>
              <w:br/>
            </w:r>
            <w:r w:rsidRPr="00CB4B23">
              <w:rPr>
                <w:b/>
              </w:rPr>
              <w:t>KCERTSTORE=?</w:t>
            </w:r>
          </w:p>
        </w:tc>
        <w:tc>
          <w:tcPr>
            <w:tcW w:w="4069" w:type="pct"/>
          </w:tcPr>
          <w:p w14:paraId="39CC64BF" w14:textId="77777777" w:rsidR="00AD6DB4" w:rsidRDefault="00AD6DB4" w:rsidP="00166AF3">
            <w:pPr>
              <w:pStyle w:val="TableBody"/>
            </w:pPr>
          </w:p>
          <w:p w14:paraId="7141CF3F" w14:textId="77777777" w:rsidR="00AD6DB4" w:rsidRDefault="00AD6DB4" w:rsidP="00166AF3">
            <w:pPr>
              <w:pStyle w:val="TableBody"/>
            </w:pPr>
          </w:p>
          <w:p w14:paraId="04B89841" w14:textId="77777777" w:rsidR="00AD6DB4" w:rsidRDefault="00AD6DB4" w:rsidP="00166AF3">
            <w:pPr>
              <w:pStyle w:val="TableBody"/>
            </w:pPr>
            <w:r w:rsidRPr="00CB4B23">
              <w:rPr>
                <w:u w:val="single"/>
              </w:rPr>
              <w:t>Response</w:t>
            </w:r>
          </w:p>
          <w:p w14:paraId="38B5AC89" w14:textId="77777777" w:rsidR="00AD6DB4" w:rsidRPr="00CB4B23" w:rsidRDefault="00AD6DB4" w:rsidP="00166AF3">
            <w:pPr>
              <w:pStyle w:val="TableBody"/>
              <w:rPr>
                <w:b/>
              </w:rPr>
            </w:pPr>
            <w:r w:rsidRPr="00CB4B23">
              <w:rPr>
                <w:b/>
              </w:rPr>
              <w:t>+KCERTSTORE: (</w:t>
            </w:r>
            <w:r>
              <w:t xml:space="preserve">list of possible </w:t>
            </w:r>
            <w:r w:rsidRPr="00CB4B23">
              <w:rPr>
                <w:b/>
              </w:rPr>
              <w:t>&lt;data_type&gt;</w:t>
            </w:r>
            <w:r>
              <w:t>s</w:t>
            </w:r>
            <w:r w:rsidRPr="00CB4B23">
              <w:rPr>
                <w:b/>
              </w:rPr>
              <w:t>),</w:t>
            </w:r>
            <w:r>
              <w:rPr>
                <w:b/>
              </w:rPr>
              <w:t>(</w:t>
            </w:r>
            <w:r w:rsidRPr="00E0527E">
              <w:t>range of possible lengths o</w:t>
            </w:r>
            <w:r>
              <w:t>f</w:t>
            </w:r>
            <w:r w:rsidRPr="00E0527E">
              <w:t xml:space="preserve"> </w:t>
            </w:r>
            <w:r w:rsidRPr="00CB4B23">
              <w:rPr>
                <w:b/>
              </w:rPr>
              <w:t>&lt;NbData&gt;</w:t>
            </w:r>
            <w:r>
              <w:rPr>
                <w:b/>
              </w:rPr>
              <w:t>)</w:t>
            </w:r>
            <w:r w:rsidRPr="00CB4B23">
              <w:rPr>
                <w:b/>
              </w:rPr>
              <w:t>, (</w:t>
            </w:r>
            <w:r>
              <w:t xml:space="preserve">list of possible </w:t>
            </w:r>
            <w:r w:rsidRPr="00CB4B23">
              <w:rPr>
                <w:b/>
              </w:rPr>
              <w:t>&lt;index&gt;</w:t>
            </w:r>
            <w:r w:rsidRPr="00E0527E">
              <w:t>e</w:t>
            </w:r>
            <w:r>
              <w:t>s</w:t>
            </w:r>
            <w:r w:rsidRPr="00CB4B23">
              <w:rPr>
                <w:b/>
              </w:rPr>
              <w:t>)</w:t>
            </w:r>
          </w:p>
          <w:p w14:paraId="2CA8E314" w14:textId="77777777" w:rsidR="00AD6DB4" w:rsidRPr="007F637D" w:rsidRDefault="00AD6DB4" w:rsidP="00166AF3">
            <w:pPr>
              <w:pStyle w:val="TableBody"/>
            </w:pPr>
            <w:r w:rsidRPr="00CB4B23">
              <w:rPr>
                <w:b/>
              </w:rPr>
              <w:t>OK</w:t>
            </w:r>
          </w:p>
        </w:tc>
      </w:tr>
      <w:tr w:rsidR="00AD6DB4" w:rsidRPr="00671C8B" w14:paraId="6CB5869C" w14:textId="77777777" w:rsidTr="00166AF3">
        <w:trPr>
          <w:trHeight w:val="1079"/>
        </w:trPr>
        <w:tc>
          <w:tcPr>
            <w:tcW w:w="931" w:type="pct"/>
          </w:tcPr>
          <w:p w14:paraId="677EEA60" w14:textId="77777777" w:rsidR="00AD6DB4" w:rsidRPr="00671C8B" w:rsidRDefault="00AD6DB4" w:rsidP="00166AF3">
            <w:pPr>
              <w:pStyle w:val="TableBody"/>
              <w:rPr>
                <w:rFonts w:ascii="Helvetica" w:hAnsi="Helvetica"/>
                <w:i/>
                <w:sz w:val="20"/>
              </w:rPr>
            </w:pPr>
            <w:r w:rsidRPr="00671C8B">
              <w:rPr>
                <w:i/>
              </w:rPr>
              <w:t>Read command</w:t>
            </w:r>
          </w:p>
          <w:p w14:paraId="0AF24E74" w14:textId="77777777" w:rsidR="00AD6DB4" w:rsidRPr="00671C8B" w:rsidRDefault="00AD6DB4" w:rsidP="00166AF3">
            <w:pPr>
              <w:pStyle w:val="TableBody"/>
              <w:rPr>
                <w:rFonts w:ascii="Helvetica" w:hAnsi="Helvetica"/>
                <w:sz w:val="20"/>
              </w:rPr>
            </w:pPr>
          </w:p>
          <w:p w14:paraId="0CB868FF" w14:textId="77777777" w:rsidR="00AD6DB4" w:rsidRPr="00671C8B" w:rsidRDefault="00AD6DB4" w:rsidP="00166AF3">
            <w:pPr>
              <w:pStyle w:val="TableBody"/>
              <w:rPr>
                <w:rFonts w:ascii="Helvetica" w:hAnsi="Helvetica"/>
                <w:sz w:val="20"/>
                <w:u w:val="single"/>
              </w:rPr>
            </w:pPr>
            <w:r w:rsidRPr="00671C8B">
              <w:rPr>
                <w:u w:val="single"/>
              </w:rPr>
              <w:t>Syntax</w:t>
            </w:r>
          </w:p>
          <w:p w14:paraId="19A0C299" w14:textId="77777777" w:rsidR="00AD6DB4" w:rsidRPr="00671C8B" w:rsidRDefault="00AD6DB4" w:rsidP="00166AF3">
            <w:pPr>
              <w:pStyle w:val="TableBody"/>
            </w:pPr>
            <w:r w:rsidRPr="00671C8B">
              <w:rPr>
                <w:b/>
              </w:rPr>
              <w:t>AT+</w:t>
            </w:r>
            <w:r w:rsidRPr="00671C8B">
              <w:rPr>
                <w:b/>
              </w:rPr>
              <w:br/>
              <w:t>KCERTSTORE?</w:t>
            </w:r>
          </w:p>
        </w:tc>
        <w:tc>
          <w:tcPr>
            <w:tcW w:w="4069" w:type="pct"/>
          </w:tcPr>
          <w:p w14:paraId="475637C1" w14:textId="77777777" w:rsidR="00AD6DB4" w:rsidRPr="00671C8B" w:rsidRDefault="00AD6DB4" w:rsidP="00166AF3">
            <w:pPr>
              <w:pStyle w:val="TableBody"/>
            </w:pPr>
          </w:p>
          <w:p w14:paraId="51A5CE97" w14:textId="77777777" w:rsidR="00AD6DB4" w:rsidRPr="00671C8B" w:rsidRDefault="00AD6DB4" w:rsidP="00166AF3">
            <w:pPr>
              <w:pStyle w:val="TableBody"/>
            </w:pPr>
          </w:p>
          <w:p w14:paraId="60F34AC6" w14:textId="77777777" w:rsidR="00AD6DB4" w:rsidRPr="00671C8B" w:rsidRDefault="00AD6DB4" w:rsidP="00166AF3">
            <w:pPr>
              <w:pStyle w:val="TableBody"/>
              <w:rPr>
                <w:u w:val="single"/>
              </w:rPr>
            </w:pPr>
            <w:r w:rsidRPr="00671C8B">
              <w:rPr>
                <w:u w:val="single"/>
              </w:rPr>
              <w:t>Response</w:t>
            </w:r>
          </w:p>
          <w:p w14:paraId="7088788D" w14:textId="77777777" w:rsidR="00AD6DB4" w:rsidRPr="00671C8B" w:rsidRDefault="00AD6DB4" w:rsidP="00166AF3">
            <w:pPr>
              <w:pStyle w:val="TableBody"/>
              <w:rPr>
                <w:rFonts w:ascii="Helvetica" w:hAnsi="Helvetica"/>
                <w:b/>
                <w:sz w:val="20"/>
                <w:lang w:val="da-DK"/>
              </w:rPr>
            </w:pPr>
            <w:r w:rsidRPr="00671C8B">
              <w:rPr>
                <w:b/>
                <w:lang w:val="da-DK"/>
              </w:rPr>
              <w:t>+KCERTSTORE</w:t>
            </w:r>
          </w:p>
          <w:p w14:paraId="3E85A545" w14:textId="77777777" w:rsidR="00AD6DB4" w:rsidRPr="00671C8B" w:rsidRDefault="00AD6DB4" w:rsidP="00166AF3">
            <w:pPr>
              <w:pStyle w:val="TableBody"/>
              <w:rPr>
                <w:b/>
                <w:lang w:val="da-DK"/>
              </w:rPr>
            </w:pPr>
            <w:r w:rsidRPr="00671C8B">
              <w:rPr>
                <w:b/>
                <w:lang w:val="da-DK"/>
              </w:rPr>
              <w:t>[root_cert,&lt;index&gt;,&lt;NbData&gt;&lt;CR&gt;&lt;LF&gt;</w:t>
            </w:r>
          </w:p>
          <w:p w14:paraId="28221F36" w14:textId="77777777" w:rsidR="00AD6DB4" w:rsidRPr="00671C8B" w:rsidRDefault="00AD6DB4" w:rsidP="00166AF3">
            <w:pPr>
              <w:pStyle w:val="TableBody"/>
              <w:rPr>
                <w:b/>
                <w:lang w:val="da-DK"/>
              </w:rPr>
            </w:pPr>
            <w:r w:rsidRPr="00671C8B">
              <w:rPr>
                <w:b/>
                <w:lang w:val="da-DK"/>
              </w:rPr>
              <w:t>&lt;File_data&gt;&lt;CR&gt;&lt;LF&gt;]</w:t>
            </w:r>
          </w:p>
          <w:p w14:paraId="4014179C" w14:textId="77777777" w:rsidR="00AD6DB4" w:rsidRPr="00671C8B" w:rsidRDefault="00AD6DB4" w:rsidP="00166AF3">
            <w:pPr>
              <w:pStyle w:val="TableBody"/>
              <w:rPr>
                <w:b/>
                <w:lang w:val="da-DK"/>
              </w:rPr>
            </w:pPr>
            <w:r w:rsidRPr="00671C8B">
              <w:rPr>
                <w:b/>
                <w:lang w:val="da-DK"/>
              </w:rPr>
              <w:t>[local_cert,&lt;index&gt;,&lt;NbData&gt;&lt;CR&gt;&lt;LF&gt;</w:t>
            </w:r>
          </w:p>
          <w:p w14:paraId="5DDA8FF7" w14:textId="77777777" w:rsidR="00AD6DB4" w:rsidRPr="00671C8B" w:rsidRDefault="00AD6DB4" w:rsidP="00166AF3">
            <w:pPr>
              <w:pStyle w:val="TableBody"/>
              <w:rPr>
                <w:b/>
                <w:lang w:val="da-DK"/>
              </w:rPr>
            </w:pPr>
            <w:r w:rsidRPr="00671C8B">
              <w:rPr>
                <w:b/>
                <w:lang w:val="da-DK"/>
              </w:rPr>
              <w:t>&lt;File_data&gt; &lt;CR&gt;&lt;LF&gt;]</w:t>
            </w:r>
          </w:p>
          <w:p w14:paraId="24D1DDD5" w14:textId="77777777" w:rsidR="00AD6DB4" w:rsidRPr="00671C8B" w:rsidRDefault="00AD6DB4" w:rsidP="00166AF3">
            <w:pPr>
              <w:pStyle w:val="TableBody"/>
              <w:rPr>
                <w:b/>
                <w:lang w:val="da-DK"/>
              </w:rPr>
            </w:pPr>
            <w:r w:rsidRPr="00671C8B">
              <w:rPr>
                <w:b/>
                <w:lang w:val="da-DK"/>
              </w:rPr>
              <w:t>[...]</w:t>
            </w:r>
          </w:p>
          <w:p w14:paraId="22380BD3" w14:textId="77777777" w:rsidR="00AD6DB4" w:rsidRPr="00671C8B" w:rsidRDefault="00AD6DB4" w:rsidP="00166AF3">
            <w:pPr>
              <w:pStyle w:val="TableBody"/>
              <w:rPr>
                <w:rFonts w:ascii="Helvetica" w:hAnsi="Helvetica"/>
                <w:b/>
                <w:sz w:val="20"/>
                <w:lang w:val="da-DK"/>
              </w:rPr>
            </w:pPr>
            <w:r w:rsidRPr="00671C8B">
              <w:rPr>
                <w:b/>
                <w:lang w:val="da-DK"/>
              </w:rPr>
              <w:t>OK</w:t>
            </w:r>
          </w:p>
          <w:p w14:paraId="5B2A5027" w14:textId="77777777" w:rsidR="00AD6DB4" w:rsidRPr="00C318EF" w:rsidRDefault="00AD6DB4" w:rsidP="00166AF3">
            <w:pPr>
              <w:pStyle w:val="TableBody"/>
              <w:rPr>
                <w:rFonts w:ascii="Helvetica" w:hAnsi="Helvetica"/>
                <w:b/>
                <w:sz w:val="20"/>
                <w:lang w:val="da-DK"/>
              </w:rPr>
            </w:pPr>
          </w:p>
          <w:p w14:paraId="0151D258" w14:textId="77777777" w:rsidR="00AD6DB4" w:rsidRPr="00C318EF" w:rsidRDefault="00AD6DB4" w:rsidP="00166AF3">
            <w:pPr>
              <w:pStyle w:val="TableBody"/>
              <w:rPr>
                <w:rFonts w:ascii="Helvetica" w:hAnsi="Helvetica"/>
                <w:sz w:val="20"/>
                <w:lang w:val="da-DK"/>
              </w:rPr>
            </w:pPr>
            <w:r w:rsidRPr="00C318EF">
              <w:rPr>
                <w:lang w:val="da-DK"/>
              </w:rPr>
              <w:t>or</w:t>
            </w:r>
          </w:p>
          <w:p w14:paraId="3AFF3C35" w14:textId="77777777" w:rsidR="00AD6DB4" w:rsidRPr="00671C8B" w:rsidRDefault="00AD6DB4" w:rsidP="00166AF3">
            <w:pPr>
              <w:pStyle w:val="TableBody"/>
            </w:pPr>
            <w:r w:rsidRPr="00671C8B">
              <w:rPr>
                <w:b/>
                <w:lang w:val="da-DK"/>
              </w:rPr>
              <w:t>+CME ERROR: &lt;err&gt;</w:t>
            </w:r>
          </w:p>
        </w:tc>
      </w:tr>
      <w:tr w:rsidR="00AD6DB4" w:rsidRPr="00671C8B" w14:paraId="3B2852D6" w14:textId="77777777" w:rsidTr="00166AF3">
        <w:trPr>
          <w:trHeight w:val="65"/>
        </w:trPr>
        <w:tc>
          <w:tcPr>
            <w:tcW w:w="931" w:type="pct"/>
          </w:tcPr>
          <w:p w14:paraId="0AF9ED4F" w14:textId="77777777" w:rsidR="00AD6DB4" w:rsidRPr="00671C8B" w:rsidRDefault="00AD6DB4" w:rsidP="00166AF3">
            <w:pPr>
              <w:pStyle w:val="TableBody"/>
              <w:rPr>
                <w:rFonts w:ascii="Helvetica" w:hAnsi="Helvetica"/>
                <w:i/>
                <w:sz w:val="20"/>
              </w:rPr>
            </w:pPr>
            <w:r w:rsidRPr="00671C8B">
              <w:rPr>
                <w:i/>
              </w:rPr>
              <w:t>Write command</w:t>
            </w:r>
          </w:p>
          <w:p w14:paraId="3111B310" w14:textId="77777777" w:rsidR="00AD6DB4" w:rsidRPr="00671C8B" w:rsidRDefault="00AD6DB4" w:rsidP="00166AF3">
            <w:pPr>
              <w:pStyle w:val="TableBody"/>
              <w:rPr>
                <w:rFonts w:ascii="Helvetica" w:hAnsi="Helvetica"/>
                <w:sz w:val="20"/>
              </w:rPr>
            </w:pPr>
          </w:p>
          <w:p w14:paraId="0F0F2B9B" w14:textId="77777777" w:rsidR="00AD6DB4" w:rsidRPr="00671C8B" w:rsidRDefault="00AD6DB4" w:rsidP="00166AF3">
            <w:pPr>
              <w:pStyle w:val="TableBody"/>
              <w:rPr>
                <w:rFonts w:ascii="Helvetica" w:hAnsi="Helvetica"/>
                <w:sz w:val="20"/>
                <w:u w:val="single"/>
              </w:rPr>
            </w:pPr>
            <w:r w:rsidRPr="00671C8B">
              <w:rPr>
                <w:u w:val="single"/>
              </w:rPr>
              <w:t>Syntax</w:t>
            </w:r>
          </w:p>
          <w:p w14:paraId="54089507" w14:textId="77777777" w:rsidR="00AD6DB4" w:rsidRPr="00671C8B" w:rsidRDefault="00AD6DB4" w:rsidP="00166AF3">
            <w:pPr>
              <w:pStyle w:val="TableBody"/>
            </w:pPr>
            <w:r w:rsidRPr="00671C8B">
              <w:rPr>
                <w:b/>
                <w:lang w:val="da-DK"/>
              </w:rPr>
              <w:t>AT+</w:t>
            </w:r>
            <w:r w:rsidRPr="00671C8B">
              <w:rPr>
                <w:b/>
                <w:lang w:val="da-DK"/>
              </w:rPr>
              <w:br/>
              <w:t>KCERTSTORE=</w:t>
            </w:r>
            <w:r w:rsidRPr="00671C8B">
              <w:rPr>
                <w:b/>
                <w:lang w:val="da-DK"/>
              </w:rPr>
              <w:br/>
              <w:t>&lt;data_type&gt;</w:t>
            </w:r>
            <w:r w:rsidRPr="00671C8B">
              <w:rPr>
                <w:b/>
                <w:lang w:val="da-DK"/>
              </w:rPr>
              <w:br/>
              <w:t>[,&lt;NbData&gt;</w:t>
            </w:r>
            <w:r w:rsidRPr="00671C8B">
              <w:rPr>
                <w:b/>
                <w:lang w:val="da-DK"/>
              </w:rPr>
              <w:br/>
              <w:t>[,&lt;index&gt;]]</w:t>
            </w:r>
          </w:p>
        </w:tc>
        <w:tc>
          <w:tcPr>
            <w:tcW w:w="4069" w:type="pct"/>
          </w:tcPr>
          <w:p w14:paraId="6849FE77" w14:textId="77777777" w:rsidR="00AD6DB4" w:rsidRPr="00671C8B" w:rsidRDefault="00AD6DB4" w:rsidP="00166AF3">
            <w:pPr>
              <w:pStyle w:val="TableBody"/>
            </w:pPr>
          </w:p>
          <w:p w14:paraId="79B3FBA9" w14:textId="77777777" w:rsidR="00AD6DB4" w:rsidRPr="00671C8B" w:rsidRDefault="00AD6DB4" w:rsidP="00166AF3">
            <w:pPr>
              <w:pStyle w:val="TableBody"/>
            </w:pPr>
          </w:p>
          <w:p w14:paraId="08CA79D5" w14:textId="77777777" w:rsidR="00AD6DB4" w:rsidRPr="00671C8B" w:rsidRDefault="00AD6DB4" w:rsidP="00166AF3">
            <w:pPr>
              <w:pStyle w:val="TableBody"/>
              <w:rPr>
                <w:rFonts w:ascii="Helvetica" w:hAnsi="Helvetica"/>
                <w:sz w:val="20"/>
                <w:u w:val="single"/>
              </w:rPr>
            </w:pPr>
            <w:r w:rsidRPr="00671C8B">
              <w:rPr>
                <w:u w:val="single"/>
              </w:rPr>
              <w:t>Response</w:t>
            </w:r>
          </w:p>
          <w:p w14:paraId="5AB0A889" w14:textId="77777777" w:rsidR="00AD6DB4" w:rsidRPr="00671C8B" w:rsidRDefault="00AD6DB4" w:rsidP="00166AF3">
            <w:pPr>
              <w:pStyle w:val="TableBody"/>
              <w:rPr>
                <w:b/>
              </w:rPr>
            </w:pPr>
            <w:r w:rsidRPr="00671C8B">
              <w:rPr>
                <w:b/>
              </w:rPr>
              <w:t>CONNECT</w:t>
            </w:r>
          </w:p>
          <w:p w14:paraId="463E6689" w14:textId="77777777" w:rsidR="00AD6DB4" w:rsidRPr="00671C8B" w:rsidRDefault="00AD6DB4" w:rsidP="00166AF3">
            <w:pPr>
              <w:pStyle w:val="TableBody"/>
              <w:rPr>
                <w:b/>
              </w:rPr>
            </w:pPr>
            <w:r w:rsidRPr="00671C8B">
              <w:rPr>
                <w:b/>
              </w:rPr>
              <w:t>OK</w:t>
            </w:r>
          </w:p>
          <w:p w14:paraId="62F07CA5" w14:textId="77777777" w:rsidR="00AD6DB4" w:rsidRPr="00C318EF" w:rsidRDefault="00AD6DB4" w:rsidP="00166AF3">
            <w:pPr>
              <w:pStyle w:val="TableBody"/>
              <w:rPr>
                <w:lang w:eastAsia="zh-CN"/>
              </w:rPr>
            </w:pPr>
          </w:p>
          <w:p w14:paraId="3EEAAED7" w14:textId="77777777" w:rsidR="00AD6DB4" w:rsidRPr="00C318EF" w:rsidRDefault="00AD6DB4" w:rsidP="00166AF3">
            <w:pPr>
              <w:pStyle w:val="TableBody"/>
            </w:pPr>
            <w:r w:rsidRPr="00C318EF">
              <w:t>or</w:t>
            </w:r>
          </w:p>
          <w:p w14:paraId="4C425355" w14:textId="77777777" w:rsidR="00AD6DB4" w:rsidRPr="00671C8B" w:rsidRDefault="00AD6DB4" w:rsidP="00166AF3">
            <w:pPr>
              <w:pStyle w:val="TableBody"/>
              <w:rPr>
                <w:b/>
              </w:rPr>
            </w:pPr>
            <w:r w:rsidRPr="00671C8B">
              <w:rPr>
                <w:b/>
              </w:rPr>
              <w:t>+CME ERROR: &lt;err&gt;</w:t>
            </w:r>
          </w:p>
          <w:p w14:paraId="2783CCEE" w14:textId="77777777" w:rsidR="00AD6DB4" w:rsidRPr="00671C8B" w:rsidRDefault="00AD6DB4" w:rsidP="00166AF3">
            <w:pPr>
              <w:pStyle w:val="TableBody"/>
              <w:rPr>
                <w:b/>
              </w:rPr>
            </w:pPr>
          </w:p>
          <w:p w14:paraId="06599344" w14:textId="77777777" w:rsidR="00AD6DB4" w:rsidRPr="00671C8B" w:rsidRDefault="00AD6DB4" w:rsidP="00166AF3">
            <w:pPr>
              <w:pStyle w:val="TableBody"/>
              <w:rPr>
                <w:color w:val="000000"/>
                <w:u w:val="single"/>
                <w:lang w:eastAsia="zh-CN"/>
              </w:rPr>
            </w:pPr>
            <w:r w:rsidRPr="00671C8B">
              <w:rPr>
                <w:u w:val="single"/>
              </w:rPr>
              <w:t>Parameters</w:t>
            </w:r>
          </w:p>
          <w:p w14:paraId="35735226" w14:textId="77777777" w:rsidR="00AD6DB4" w:rsidRPr="00671C8B" w:rsidRDefault="00AD6DB4" w:rsidP="00166AF3">
            <w:pPr>
              <w:pStyle w:val="TableBody"/>
              <w:rPr>
                <w:rFonts w:ascii="Helvetica" w:hAnsi="Helvetica"/>
                <w:sz w:val="20"/>
              </w:rPr>
            </w:pPr>
            <w:r w:rsidRPr="00671C8B">
              <w:rPr>
                <w:b/>
              </w:rPr>
              <w:t>&lt;data_type&gt;</w:t>
            </w:r>
            <w:r w:rsidRPr="00671C8B">
              <w:rPr>
                <w:lang w:eastAsia="zh-CN"/>
              </w:rPr>
              <w:tab/>
              <w:t>0</w:t>
            </w:r>
            <w:r w:rsidRPr="00671C8B">
              <w:rPr>
                <w:lang w:eastAsia="zh-CN"/>
              </w:rPr>
              <w:tab/>
            </w:r>
            <w:r w:rsidRPr="00671C8B">
              <w:t>Root certificate</w:t>
            </w:r>
          </w:p>
          <w:p w14:paraId="2423495C" w14:textId="77777777" w:rsidR="00AD6DB4" w:rsidRPr="00671C8B" w:rsidRDefault="00AD6DB4" w:rsidP="00166AF3">
            <w:pPr>
              <w:pStyle w:val="TableBody"/>
            </w:pPr>
            <w:r w:rsidRPr="00671C8B">
              <w:rPr>
                <w:lang w:eastAsia="zh-CN"/>
              </w:rPr>
              <w:tab/>
            </w:r>
            <w:r w:rsidRPr="00671C8B">
              <w:rPr>
                <w:lang w:eastAsia="zh-CN"/>
              </w:rPr>
              <w:tab/>
              <w:t>1</w:t>
            </w:r>
            <w:r w:rsidRPr="00671C8B">
              <w:rPr>
                <w:lang w:eastAsia="zh-CN"/>
              </w:rPr>
              <w:tab/>
            </w:r>
            <w:r w:rsidRPr="00671C8B">
              <w:t>Local certificate</w:t>
            </w:r>
          </w:p>
          <w:p w14:paraId="78C201D2" w14:textId="77777777" w:rsidR="00AD6DB4" w:rsidRPr="00671C8B" w:rsidRDefault="00AD6DB4" w:rsidP="00166AF3">
            <w:pPr>
              <w:pStyle w:val="TableBody"/>
              <w:rPr>
                <w:rFonts w:ascii="Helvetica" w:hAnsi="Helvetica"/>
                <w:sz w:val="20"/>
              </w:rPr>
            </w:pPr>
          </w:p>
          <w:p w14:paraId="45CCC65B" w14:textId="77777777" w:rsidR="00AD6DB4" w:rsidRPr="00671C8B" w:rsidRDefault="00AD6DB4" w:rsidP="00166AF3">
            <w:pPr>
              <w:pStyle w:val="TableBody"/>
            </w:pPr>
            <w:r w:rsidRPr="00671C8B">
              <w:rPr>
                <w:b/>
              </w:rPr>
              <w:t>&lt;NbData&gt;</w:t>
            </w:r>
            <w:r w:rsidRPr="00671C8B">
              <w:rPr>
                <w:b/>
              </w:rPr>
              <w:tab/>
            </w:r>
            <w:r w:rsidRPr="00671C8B">
              <w:t>Number of bytes to read/write</w:t>
            </w:r>
            <w:r w:rsidRPr="00671C8B">
              <w:rPr>
                <w:rFonts w:hint="eastAsia"/>
              </w:rPr>
              <w:t>.</w:t>
            </w:r>
            <w:r w:rsidRPr="00671C8B">
              <w:t xml:space="preserve"> Value range: </w:t>
            </w:r>
            <w:r w:rsidRPr="00671C8B">
              <w:rPr>
                <w:rFonts w:hint="eastAsia"/>
              </w:rPr>
              <w:t>1</w:t>
            </w:r>
            <w:r w:rsidRPr="00671C8B">
              <w:t>-</w:t>
            </w:r>
            <w:r w:rsidRPr="00671C8B">
              <w:rPr>
                <w:rFonts w:hint="eastAsia"/>
              </w:rPr>
              <w:t>3000.</w:t>
            </w:r>
          </w:p>
          <w:p w14:paraId="5BE26EA5" w14:textId="77777777" w:rsidR="00AD6DB4" w:rsidRPr="00671C8B" w:rsidRDefault="00AD6DB4" w:rsidP="00166AF3">
            <w:pPr>
              <w:pStyle w:val="TableBody"/>
              <w:rPr>
                <w:color w:val="000000"/>
                <w:lang w:eastAsia="zh-CN"/>
              </w:rPr>
            </w:pPr>
          </w:p>
          <w:p w14:paraId="18BB84C3" w14:textId="77777777" w:rsidR="00AD6DB4" w:rsidRPr="00671C8B" w:rsidRDefault="00AD6DB4" w:rsidP="00166AF3">
            <w:pPr>
              <w:pStyle w:val="TableBody"/>
            </w:pPr>
            <w:r w:rsidRPr="00671C8B">
              <w:rPr>
                <w:b/>
              </w:rPr>
              <w:t>&lt;index&gt;</w:t>
            </w:r>
            <w:r w:rsidRPr="00671C8B">
              <w:rPr>
                <w:b/>
                <w:lang w:eastAsia="zh-CN"/>
              </w:rPr>
              <w:tab/>
            </w:r>
            <w:r>
              <w:t>S</w:t>
            </w:r>
            <w:r w:rsidRPr="00671C8B">
              <w:t>tored root/local certificate</w:t>
            </w:r>
            <w:r>
              <w:t xml:space="preserve"> index</w:t>
            </w:r>
            <w:r w:rsidRPr="00671C8B">
              <w:t xml:space="preserve">. If a root/local certificate is already stored at the index, it will be overloaded. </w:t>
            </w:r>
            <w:r w:rsidRPr="00671C8B">
              <w:rPr>
                <w:u w:val="single"/>
              </w:rPr>
              <w:t>0</w:t>
            </w:r>
            <w:r w:rsidRPr="00671C8B">
              <w:t xml:space="preserve"> by default.</w:t>
            </w:r>
          </w:p>
          <w:p w14:paraId="6CE0F7FE" w14:textId="77777777" w:rsidR="00AD6DB4" w:rsidRPr="00671C8B" w:rsidRDefault="00AD6DB4" w:rsidP="00166AF3">
            <w:pPr>
              <w:pStyle w:val="TableBody"/>
            </w:pPr>
            <w:r w:rsidRPr="00671C8B">
              <w:t>Value range:</w:t>
            </w:r>
          </w:p>
          <w:p w14:paraId="0D96AC3C" w14:textId="77777777" w:rsidR="00AD6DB4" w:rsidRPr="00671C8B" w:rsidRDefault="00AD6DB4" w:rsidP="00166AF3">
            <w:pPr>
              <w:pStyle w:val="TableBody"/>
            </w:pPr>
            <w:r w:rsidRPr="00671C8B">
              <w:t>0</w:t>
            </w:r>
            <w:r w:rsidRPr="00671C8B">
              <w:tab/>
              <w:t>If &lt;data_type&gt; = 0</w:t>
            </w:r>
          </w:p>
          <w:p w14:paraId="685A2F12" w14:textId="77777777" w:rsidR="00AD6DB4" w:rsidRPr="00671C8B" w:rsidRDefault="00AD6DB4" w:rsidP="00166AF3">
            <w:pPr>
              <w:pStyle w:val="TableBody"/>
            </w:pPr>
            <w:r w:rsidRPr="00671C8B">
              <w:t>0 – 2</w:t>
            </w:r>
            <w:r w:rsidRPr="00671C8B">
              <w:tab/>
              <w:t>If &lt;data_type&gt; = 1</w:t>
            </w:r>
          </w:p>
          <w:p w14:paraId="66CCA4FF" w14:textId="77777777" w:rsidR="00AD6DB4" w:rsidRPr="00671C8B" w:rsidRDefault="00AD6DB4" w:rsidP="00166AF3">
            <w:pPr>
              <w:pStyle w:val="TableBody"/>
            </w:pPr>
          </w:p>
          <w:p w14:paraId="53E2B436" w14:textId="77777777" w:rsidR="00AD6DB4" w:rsidRPr="00671C8B" w:rsidRDefault="00AD6DB4" w:rsidP="00166AF3">
            <w:pPr>
              <w:pStyle w:val="TableBody"/>
            </w:pPr>
            <w:r w:rsidRPr="00671C8B">
              <w:rPr>
                <w:rFonts w:hint="eastAsia"/>
                <w:b/>
              </w:rPr>
              <w:t>&lt;File_data&gt;</w:t>
            </w:r>
            <w:r w:rsidRPr="00671C8B">
              <w:rPr>
                <w:b/>
                <w:lang w:eastAsia="zh-CN"/>
              </w:rPr>
              <w:tab/>
            </w:r>
            <w:r w:rsidRPr="00671C8B">
              <w:rPr>
                <w:rFonts w:hint="eastAsia"/>
              </w:rPr>
              <w:t>File data in</w:t>
            </w:r>
            <w:r>
              <w:rPr>
                <w:rFonts w:hint="eastAsia"/>
              </w:rPr>
              <w:t xml:space="preserve"> bytes</w:t>
            </w:r>
          </w:p>
        </w:tc>
      </w:tr>
      <w:tr w:rsidR="00AD6DB4" w:rsidRPr="00671C8B" w14:paraId="06252B45" w14:textId="77777777" w:rsidTr="00166AF3">
        <w:trPr>
          <w:trHeight w:val="599"/>
        </w:trPr>
        <w:tc>
          <w:tcPr>
            <w:tcW w:w="931" w:type="pct"/>
          </w:tcPr>
          <w:p w14:paraId="14FE9FB5" w14:textId="77777777" w:rsidR="00AD6DB4" w:rsidRPr="00671C8B" w:rsidRDefault="00AD6DB4" w:rsidP="00166AF3">
            <w:pPr>
              <w:pStyle w:val="TableBody"/>
              <w:rPr>
                <w:rFonts w:ascii="Helvetica" w:hAnsi="Helvetica"/>
                <w:sz w:val="20"/>
                <w:u w:val="single"/>
              </w:rPr>
            </w:pPr>
            <w:r w:rsidRPr="00671C8B">
              <w:rPr>
                <w:u w:val="single"/>
              </w:rPr>
              <w:t>Reference</w:t>
            </w:r>
          </w:p>
          <w:p w14:paraId="07418C91" w14:textId="77777777" w:rsidR="00AD6DB4" w:rsidRPr="00671C8B" w:rsidRDefault="00AD6DB4" w:rsidP="00166AF3">
            <w:pPr>
              <w:pStyle w:val="TableBody"/>
              <w:rPr>
                <w:u w:val="single"/>
              </w:rPr>
            </w:pPr>
            <w:r w:rsidRPr="00671C8B">
              <w:t xml:space="preserve">Sierra Wireless Proprietary </w:t>
            </w:r>
          </w:p>
        </w:tc>
        <w:tc>
          <w:tcPr>
            <w:tcW w:w="4069" w:type="pct"/>
          </w:tcPr>
          <w:p w14:paraId="78BA57C9" w14:textId="77777777" w:rsidR="00AD6DB4" w:rsidRPr="00671C8B" w:rsidRDefault="00AD6DB4" w:rsidP="00166AF3">
            <w:pPr>
              <w:pStyle w:val="TableBody"/>
              <w:rPr>
                <w:u w:val="single"/>
              </w:rPr>
            </w:pPr>
            <w:r w:rsidRPr="00671C8B">
              <w:rPr>
                <w:u w:val="single"/>
              </w:rPr>
              <w:t>Notes</w:t>
            </w:r>
          </w:p>
          <w:p w14:paraId="1FC6B44E" w14:textId="77777777" w:rsidR="00AD6DB4" w:rsidRPr="00671C8B" w:rsidRDefault="00AD6DB4" w:rsidP="00656947">
            <w:pPr>
              <w:pStyle w:val="TableBody"/>
              <w:numPr>
                <w:ilvl w:val="0"/>
                <w:numId w:val="83"/>
              </w:numPr>
            </w:pPr>
            <w:r w:rsidRPr="00671C8B">
              <w:t>The &lt;index&gt; parameter is the link between a local certificate and a private key (refer to +KPRIVKSTORE and +KCERTDELETE for more information).</w:t>
            </w:r>
          </w:p>
          <w:p w14:paraId="79C2066F" w14:textId="77777777" w:rsidR="00656947" w:rsidRDefault="00656947" w:rsidP="00656947">
            <w:pPr>
              <w:pStyle w:val="TableBody"/>
              <w:numPr>
                <w:ilvl w:val="0"/>
                <w:numId w:val="83"/>
              </w:numPr>
            </w:pPr>
            <w:commentRangeStart w:id="23396"/>
            <w:r>
              <w:t>The data session is automatically ended when &lt;ndata&gt; data bytes are sent/received, and the module returns to command state and returns OK.</w:t>
            </w:r>
          </w:p>
          <w:p w14:paraId="6E76899F" w14:textId="622F1938" w:rsidR="00656947" w:rsidRDefault="00656947" w:rsidP="00656947">
            <w:pPr>
              <w:pStyle w:val="TableBody"/>
              <w:numPr>
                <w:ilvl w:val="0"/>
                <w:numId w:val="83"/>
              </w:numPr>
            </w:pPr>
            <w:r>
              <w:t xml:space="preserve">The data session can also be ended by &lt;EOF pattern&gt;, +++ or DTR. Refer to section </w:t>
            </w:r>
            <w:r>
              <w:fldChar w:fldCharType="begin"/>
            </w:r>
            <w:r>
              <w:instrText xml:space="preserve"> REF _Ref451179867 \w \h </w:instrText>
            </w:r>
            <w:r>
              <w:fldChar w:fldCharType="separate"/>
            </w:r>
            <w:r w:rsidR="00BD7547">
              <w:t>18.9</w:t>
            </w:r>
            <w:r>
              <w:fldChar w:fldCharType="end"/>
            </w:r>
            <w:r>
              <w:t xml:space="preserve"> </w:t>
            </w:r>
            <w:r>
              <w:fldChar w:fldCharType="begin"/>
            </w:r>
            <w:r>
              <w:instrText xml:space="preserve"> REF _Ref451179867 \h </w:instrText>
            </w:r>
            <w:r>
              <w:fldChar w:fldCharType="separate"/>
            </w:r>
            <w:r w:rsidR="00BD7547" w:rsidRPr="00671C8B">
              <w:t>Switch Data/Command Mode DTR +++ ATO Behavior Table</w:t>
            </w:r>
            <w:r>
              <w:fldChar w:fldCharType="end"/>
            </w:r>
            <w:r>
              <w:t xml:space="preserve"> for the behavior of +++ or DTR.</w:t>
            </w:r>
          </w:p>
          <w:p w14:paraId="24FFD899" w14:textId="455F36BA" w:rsidR="00AD6DB4" w:rsidRPr="00671C8B" w:rsidRDefault="00656947" w:rsidP="00656947">
            <w:pPr>
              <w:pStyle w:val="TableBody"/>
              <w:numPr>
                <w:ilvl w:val="0"/>
                <w:numId w:val="83"/>
              </w:numPr>
            </w:pPr>
            <w:r>
              <w:t>ATO is not available for this command.</w:t>
            </w:r>
            <w:commentRangeEnd w:id="23396"/>
            <w:r>
              <w:rPr>
                <w:rStyle w:val="CommentReference"/>
                <w:rFonts w:ascii="Verdana" w:hAnsi="Verdana" w:cs="Times New Roman"/>
                <w:lang w:eastAsia="en-US"/>
              </w:rPr>
              <w:commentReference w:id="23396"/>
            </w:r>
          </w:p>
        </w:tc>
      </w:tr>
    </w:tbl>
    <w:p w14:paraId="5AF9A6B2" w14:textId="70C35A41" w:rsidR="00AD6DB4" w:rsidRPr="00671C8B" w:rsidRDefault="00AD6DB4" w:rsidP="0059466D">
      <w:pPr>
        <w:pStyle w:val="Heading3"/>
        <w:numPr>
          <w:ilvl w:val="2"/>
          <w:numId w:val="11"/>
        </w:numPr>
        <w:ind w:left="1260" w:hanging="1260"/>
      </w:pPr>
      <w:bookmarkStart w:id="23397" w:name="_Toc368586218"/>
      <w:bookmarkStart w:id="23398" w:name="_Toc347415781"/>
      <w:bookmarkStart w:id="23399" w:name="_Ref352593758"/>
      <w:bookmarkStart w:id="23400" w:name="_Ref366746970"/>
      <w:bookmarkStart w:id="23401" w:name="_Ref369094400"/>
      <w:bookmarkStart w:id="23402" w:name="_Toc435632890"/>
      <w:bookmarkStart w:id="23403" w:name="_Toc486251804"/>
      <w:bookmarkStart w:id="23404" w:name="_Toc489462172"/>
      <w:r w:rsidRPr="00671C8B">
        <w:t xml:space="preserve">+KPRIVKSTORE Command: Store Private Key Associated to a </w:t>
      </w:r>
      <w:bookmarkEnd w:id="23397"/>
      <w:r w:rsidRPr="00671C8B">
        <w:t xml:space="preserve">Local </w:t>
      </w:r>
      <w:bookmarkEnd w:id="23398"/>
      <w:bookmarkEnd w:id="23399"/>
      <w:bookmarkEnd w:id="23400"/>
      <w:r w:rsidRPr="00671C8B">
        <w:t>Certificate</w:t>
      </w:r>
      <w:bookmarkEnd w:id="23401"/>
      <w:bookmarkEnd w:id="23402"/>
      <w:bookmarkEnd w:id="23403"/>
      <w:bookmarkEnd w:id="23404"/>
    </w:p>
    <w:tbl>
      <w:tblPr>
        <w:tblStyle w:val="TableSWIleft"/>
        <w:tblW w:w="5023" w:type="pct"/>
        <w:tblLayout w:type="fixed"/>
        <w:tblLook w:val="04A0" w:firstRow="1" w:lastRow="0" w:firstColumn="1" w:lastColumn="0" w:noHBand="0" w:noVBand="1"/>
      </w:tblPr>
      <w:tblGrid>
        <w:gridCol w:w="1688"/>
        <w:gridCol w:w="7377"/>
      </w:tblGrid>
      <w:tr w:rsidR="00AD6DB4" w:rsidRPr="00671C8B" w14:paraId="6D47922A" w14:textId="77777777" w:rsidTr="00166AF3">
        <w:trPr>
          <w:cnfStyle w:val="100000000000" w:firstRow="1" w:lastRow="0" w:firstColumn="0" w:lastColumn="0" w:oddVBand="0" w:evenVBand="0" w:oddHBand="0" w:evenHBand="0" w:firstRowFirstColumn="0" w:firstRowLastColumn="0" w:lastRowFirstColumn="0" w:lastRowLastColumn="0"/>
        </w:trPr>
        <w:tc>
          <w:tcPr>
            <w:tcW w:w="5000" w:type="pct"/>
            <w:gridSpan w:val="2"/>
          </w:tcPr>
          <w:p w14:paraId="367CD015" w14:textId="42287FE7" w:rsidR="00AD6DB4" w:rsidRPr="00671C8B" w:rsidRDefault="002103F8" w:rsidP="00166AF3">
            <w:pPr>
              <w:pStyle w:val="TableColumnHead"/>
              <w:spacing w:before="144" w:after="144"/>
            </w:pPr>
            <w:r>
              <w:t>HL7800</w:t>
            </w:r>
          </w:p>
        </w:tc>
      </w:tr>
      <w:tr w:rsidR="00AD6DB4" w:rsidRPr="00671C8B" w14:paraId="1273C78A" w14:textId="77777777" w:rsidTr="00166AF3">
        <w:trPr>
          <w:trHeight w:val="1079"/>
        </w:trPr>
        <w:tc>
          <w:tcPr>
            <w:tcW w:w="931" w:type="pct"/>
          </w:tcPr>
          <w:p w14:paraId="6DBF3B9B" w14:textId="77777777" w:rsidR="00AD6DB4" w:rsidRDefault="00AD6DB4" w:rsidP="00166AF3">
            <w:pPr>
              <w:pStyle w:val="TableBody"/>
            </w:pPr>
            <w:r>
              <w:rPr>
                <w:i/>
              </w:rPr>
              <w:t>Test command</w:t>
            </w:r>
          </w:p>
          <w:p w14:paraId="5C5EAE4E" w14:textId="77777777" w:rsidR="00AD6DB4" w:rsidRDefault="00AD6DB4" w:rsidP="00166AF3">
            <w:pPr>
              <w:pStyle w:val="TableBody"/>
            </w:pPr>
          </w:p>
          <w:p w14:paraId="3751D010" w14:textId="77777777" w:rsidR="00AD6DB4" w:rsidRDefault="00AD6DB4" w:rsidP="00166AF3">
            <w:pPr>
              <w:pStyle w:val="TableBody"/>
            </w:pPr>
            <w:r w:rsidRPr="00CB4B23">
              <w:rPr>
                <w:u w:val="single"/>
              </w:rPr>
              <w:t>Syntax</w:t>
            </w:r>
          </w:p>
          <w:p w14:paraId="58A7B49A" w14:textId="77777777" w:rsidR="00AD6DB4" w:rsidRPr="00CB4B23" w:rsidRDefault="00AD6DB4" w:rsidP="00166AF3">
            <w:pPr>
              <w:pStyle w:val="TableBody"/>
              <w:rPr>
                <w:b/>
              </w:rPr>
            </w:pPr>
            <w:r w:rsidRPr="00CB4B23">
              <w:rPr>
                <w:b/>
              </w:rPr>
              <w:t>AT+</w:t>
            </w:r>
            <w:r>
              <w:rPr>
                <w:b/>
              </w:rPr>
              <w:br/>
            </w:r>
            <w:r w:rsidRPr="00CB4B23">
              <w:rPr>
                <w:b/>
              </w:rPr>
              <w:t>KPRIVKSTORE</w:t>
            </w:r>
            <w:r>
              <w:rPr>
                <w:b/>
              </w:rPr>
              <w:br/>
            </w:r>
            <w:r w:rsidRPr="00CB4B23">
              <w:rPr>
                <w:b/>
              </w:rPr>
              <w:t>=?</w:t>
            </w:r>
          </w:p>
        </w:tc>
        <w:tc>
          <w:tcPr>
            <w:tcW w:w="4069" w:type="pct"/>
          </w:tcPr>
          <w:p w14:paraId="34C85A07" w14:textId="77777777" w:rsidR="00AD6DB4" w:rsidRDefault="00AD6DB4" w:rsidP="00166AF3">
            <w:pPr>
              <w:pStyle w:val="TableBody"/>
            </w:pPr>
          </w:p>
          <w:p w14:paraId="05328F78" w14:textId="77777777" w:rsidR="00AD6DB4" w:rsidRDefault="00AD6DB4" w:rsidP="00166AF3">
            <w:pPr>
              <w:pStyle w:val="TableBody"/>
            </w:pPr>
          </w:p>
          <w:p w14:paraId="7FB6A8A9" w14:textId="77777777" w:rsidR="00AD6DB4" w:rsidRDefault="00AD6DB4" w:rsidP="00166AF3">
            <w:pPr>
              <w:pStyle w:val="TableBody"/>
            </w:pPr>
            <w:r w:rsidRPr="00CB4B23">
              <w:rPr>
                <w:u w:val="single"/>
              </w:rPr>
              <w:t>Response</w:t>
            </w:r>
          </w:p>
          <w:p w14:paraId="1D7152D5" w14:textId="77777777" w:rsidR="00AD6DB4" w:rsidRPr="00CB4B23" w:rsidRDefault="00AD6DB4" w:rsidP="00166AF3">
            <w:pPr>
              <w:pStyle w:val="TableBody"/>
              <w:rPr>
                <w:b/>
              </w:rPr>
            </w:pPr>
            <w:r w:rsidRPr="00CB4B23">
              <w:rPr>
                <w:b/>
              </w:rPr>
              <w:t>+KPRIVKSTORE: (</w:t>
            </w:r>
            <w:r>
              <w:t xml:space="preserve">list of possible </w:t>
            </w:r>
            <w:r w:rsidRPr="00CB4B23">
              <w:rPr>
                <w:b/>
              </w:rPr>
              <w:t>&lt;index&gt;</w:t>
            </w:r>
            <w:r>
              <w:t>s</w:t>
            </w:r>
            <w:r w:rsidRPr="00CB4B23">
              <w:rPr>
                <w:b/>
              </w:rPr>
              <w:t>),</w:t>
            </w:r>
            <w:r>
              <w:rPr>
                <w:b/>
              </w:rPr>
              <w:t>(</w:t>
            </w:r>
            <w:r w:rsidRPr="00485EAB">
              <w:t xml:space="preserve"> range of possible lengths o</w:t>
            </w:r>
            <w:r>
              <w:t>f</w:t>
            </w:r>
            <w:r w:rsidRPr="00485EAB">
              <w:t xml:space="preserve"> </w:t>
            </w:r>
            <w:r w:rsidRPr="00CB4B23">
              <w:rPr>
                <w:b/>
              </w:rPr>
              <w:t>&lt;NbData&gt;</w:t>
            </w:r>
            <w:r>
              <w:rPr>
                <w:b/>
              </w:rPr>
              <w:t>)</w:t>
            </w:r>
          </w:p>
          <w:p w14:paraId="1F837D8A" w14:textId="77777777" w:rsidR="00AD6DB4" w:rsidRPr="0027632A" w:rsidRDefault="00AD6DB4" w:rsidP="00166AF3">
            <w:pPr>
              <w:pStyle w:val="TableBody"/>
            </w:pPr>
            <w:r w:rsidRPr="00CB4B23">
              <w:rPr>
                <w:b/>
              </w:rPr>
              <w:t>OK</w:t>
            </w:r>
          </w:p>
        </w:tc>
      </w:tr>
      <w:tr w:rsidR="00AD6DB4" w:rsidRPr="00671C8B" w14:paraId="34834023" w14:textId="77777777" w:rsidTr="00166AF3">
        <w:trPr>
          <w:trHeight w:val="1079"/>
        </w:trPr>
        <w:tc>
          <w:tcPr>
            <w:tcW w:w="931" w:type="pct"/>
          </w:tcPr>
          <w:p w14:paraId="7EBAB9A4" w14:textId="77777777" w:rsidR="00AD6DB4" w:rsidRPr="00671C8B" w:rsidRDefault="00AD6DB4" w:rsidP="00166AF3">
            <w:pPr>
              <w:pStyle w:val="TableBody"/>
              <w:rPr>
                <w:rFonts w:ascii="Helvetica" w:hAnsi="Helvetica"/>
                <w:i/>
                <w:sz w:val="20"/>
              </w:rPr>
            </w:pPr>
            <w:r w:rsidRPr="00671C8B">
              <w:rPr>
                <w:i/>
              </w:rPr>
              <w:t>Read command</w:t>
            </w:r>
          </w:p>
          <w:p w14:paraId="5C70D7D7" w14:textId="77777777" w:rsidR="00AD6DB4" w:rsidRPr="00671C8B" w:rsidRDefault="00AD6DB4" w:rsidP="00166AF3">
            <w:pPr>
              <w:pStyle w:val="TableBody"/>
              <w:rPr>
                <w:rFonts w:ascii="Helvetica" w:hAnsi="Helvetica"/>
                <w:sz w:val="20"/>
              </w:rPr>
            </w:pPr>
          </w:p>
          <w:p w14:paraId="70153855" w14:textId="77777777" w:rsidR="00AD6DB4" w:rsidRPr="00671C8B" w:rsidRDefault="00AD6DB4" w:rsidP="00166AF3">
            <w:pPr>
              <w:pStyle w:val="TableBody"/>
              <w:rPr>
                <w:rFonts w:ascii="Helvetica" w:hAnsi="Helvetica"/>
                <w:sz w:val="20"/>
                <w:u w:val="single"/>
              </w:rPr>
            </w:pPr>
            <w:r w:rsidRPr="00671C8B">
              <w:rPr>
                <w:u w:val="single"/>
              </w:rPr>
              <w:t>Syntax</w:t>
            </w:r>
          </w:p>
          <w:p w14:paraId="791EFDED" w14:textId="77777777" w:rsidR="00AD6DB4" w:rsidRPr="00671C8B" w:rsidRDefault="00AD6DB4" w:rsidP="00166AF3">
            <w:pPr>
              <w:pStyle w:val="TableBody"/>
            </w:pPr>
            <w:r w:rsidRPr="00671C8B">
              <w:rPr>
                <w:b/>
              </w:rPr>
              <w:t>AT+</w:t>
            </w:r>
            <w:r w:rsidRPr="00671C8B">
              <w:rPr>
                <w:b/>
              </w:rPr>
              <w:br/>
              <w:t>KPRIVKSTORE?</w:t>
            </w:r>
          </w:p>
        </w:tc>
        <w:tc>
          <w:tcPr>
            <w:tcW w:w="4069" w:type="pct"/>
          </w:tcPr>
          <w:p w14:paraId="3500606A" w14:textId="77777777" w:rsidR="00AD6DB4" w:rsidRPr="00671C8B" w:rsidRDefault="00AD6DB4" w:rsidP="00166AF3">
            <w:pPr>
              <w:pStyle w:val="TableBody"/>
            </w:pPr>
          </w:p>
          <w:p w14:paraId="6A7F8AF6" w14:textId="77777777" w:rsidR="00AD6DB4" w:rsidRPr="00671C8B" w:rsidRDefault="00AD6DB4" w:rsidP="00166AF3">
            <w:pPr>
              <w:pStyle w:val="TableBody"/>
            </w:pPr>
          </w:p>
          <w:p w14:paraId="3A02F202" w14:textId="77777777" w:rsidR="00AD6DB4" w:rsidRPr="00671C8B" w:rsidRDefault="00AD6DB4" w:rsidP="00166AF3">
            <w:pPr>
              <w:pStyle w:val="TableBody"/>
              <w:rPr>
                <w:u w:val="single"/>
              </w:rPr>
            </w:pPr>
            <w:r w:rsidRPr="00671C8B">
              <w:rPr>
                <w:u w:val="single"/>
              </w:rPr>
              <w:t>Response</w:t>
            </w:r>
          </w:p>
          <w:p w14:paraId="1E0B0D1F" w14:textId="77777777" w:rsidR="00AD6DB4" w:rsidRPr="00671C8B" w:rsidRDefault="00AD6DB4" w:rsidP="00166AF3">
            <w:pPr>
              <w:pStyle w:val="TableBody"/>
              <w:rPr>
                <w:rFonts w:ascii="Helvetica" w:hAnsi="Helvetica"/>
                <w:b/>
                <w:sz w:val="20"/>
                <w:lang w:val="da-DK"/>
              </w:rPr>
            </w:pPr>
            <w:r w:rsidRPr="00671C8B">
              <w:rPr>
                <w:b/>
                <w:lang w:val="da-DK"/>
              </w:rPr>
              <w:t>+KPRIVKSTORE</w:t>
            </w:r>
          </w:p>
          <w:p w14:paraId="2903224C" w14:textId="77777777" w:rsidR="00AD6DB4" w:rsidRPr="00671C8B" w:rsidRDefault="00AD6DB4" w:rsidP="00166AF3">
            <w:pPr>
              <w:pStyle w:val="TableBody"/>
              <w:rPr>
                <w:rFonts w:ascii="Helvetica" w:hAnsi="Helvetica"/>
                <w:b/>
                <w:sz w:val="20"/>
                <w:lang w:val="da-DK"/>
              </w:rPr>
            </w:pPr>
            <w:r w:rsidRPr="00671C8B">
              <w:rPr>
                <w:b/>
                <w:lang w:val="da-DK"/>
              </w:rPr>
              <w:t>private_key</w:t>
            </w:r>
            <w:r w:rsidRPr="00671C8B">
              <w:rPr>
                <w:rFonts w:hint="eastAsia"/>
                <w:b/>
                <w:lang w:val="da-DK"/>
              </w:rPr>
              <w:t>,</w:t>
            </w:r>
            <w:r w:rsidRPr="00671C8B">
              <w:rPr>
                <w:b/>
                <w:lang w:val="da-DK"/>
              </w:rPr>
              <w:t>&lt;index</w:t>
            </w:r>
            <w:r w:rsidRPr="00671C8B">
              <w:rPr>
                <w:rFonts w:hint="eastAsia"/>
                <w:b/>
                <w:lang w:val="da-DK"/>
              </w:rPr>
              <w:t>&gt;,</w:t>
            </w:r>
            <w:r w:rsidRPr="00671C8B">
              <w:rPr>
                <w:b/>
                <w:lang w:val="da-DK"/>
              </w:rPr>
              <w:t>&lt;NbData&gt;&lt;CR&gt;&lt;LF&gt;</w:t>
            </w:r>
          </w:p>
          <w:p w14:paraId="784794BF" w14:textId="77777777" w:rsidR="00AD6DB4" w:rsidRPr="00671C8B" w:rsidRDefault="00AD6DB4" w:rsidP="00166AF3">
            <w:pPr>
              <w:pStyle w:val="TableBody"/>
              <w:rPr>
                <w:rFonts w:ascii="Helvetica" w:hAnsi="Helvetica"/>
                <w:b/>
                <w:sz w:val="20"/>
                <w:lang w:val="da-DK"/>
              </w:rPr>
            </w:pPr>
            <w:r w:rsidRPr="00671C8B">
              <w:rPr>
                <w:rFonts w:hint="eastAsia"/>
                <w:b/>
                <w:lang w:val="da-DK"/>
              </w:rPr>
              <w:t>&lt;File_data&gt;</w:t>
            </w:r>
            <w:r w:rsidRPr="00671C8B">
              <w:rPr>
                <w:b/>
                <w:lang w:val="da-DK"/>
              </w:rPr>
              <w:t xml:space="preserve"> &lt;CR&gt;&lt;LF&gt;</w:t>
            </w:r>
          </w:p>
          <w:p w14:paraId="6D226D1A" w14:textId="77777777" w:rsidR="00AD6DB4" w:rsidRPr="00671C8B" w:rsidRDefault="00AD6DB4" w:rsidP="00166AF3">
            <w:pPr>
              <w:pStyle w:val="TableBody"/>
              <w:rPr>
                <w:rFonts w:ascii="Helvetica" w:hAnsi="Helvetica"/>
                <w:b/>
                <w:sz w:val="20"/>
                <w:lang w:val="da-DK"/>
              </w:rPr>
            </w:pPr>
            <w:r w:rsidRPr="00671C8B">
              <w:rPr>
                <w:b/>
                <w:lang w:val="da-DK"/>
              </w:rPr>
              <w:t>OK</w:t>
            </w:r>
          </w:p>
          <w:p w14:paraId="5CC07940" w14:textId="77777777" w:rsidR="00AD6DB4" w:rsidRPr="00C318EF" w:rsidRDefault="00AD6DB4" w:rsidP="00166AF3">
            <w:pPr>
              <w:pStyle w:val="TableBody"/>
              <w:rPr>
                <w:rFonts w:ascii="Helvetica" w:hAnsi="Helvetica"/>
                <w:b/>
                <w:sz w:val="20"/>
                <w:lang w:val="da-DK"/>
              </w:rPr>
            </w:pPr>
          </w:p>
          <w:p w14:paraId="5EF8815D" w14:textId="77777777" w:rsidR="00AD6DB4" w:rsidRPr="00C318EF" w:rsidRDefault="00AD6DB4" w:rsidP="00166AF3">
            <w:pPr>
              <w:pStyle w:val="TableBody"/>
              <w:rPr>
                <w:rFonts w:ascii="Helvetica" w:hAnsi="Helvetica"/>
                <w:sz w:val="20"/>
                <w:lang w:val="da-DK"/>
              </w:rPr>
            </w:pPr>
            <w:r w:rsidRPr="00C318EF">
              <w:rPr>
                <w:lang w:val="da-DK"/>
              </w:rPr>
              <w:t>or</w:t>
            </w:r>
          </w:p>
          <w:p w14:paraId="7E87A2F3" w14:textId="77777777" w:rsidR="00AD6DB4" w:rsidRPr="00671C8B" w:rsidRDefault="00AD6DB4" w:rsidP="00166AF3">
            <w:pPr>
              <w:pStyle w:val="TableBody"/>
            </w:pPr>
            <w:r w:rsidRPr="00671C8B">
              <w:rPr>
                <w:b/>
                <w:lang w:val="da-DK"/>
              </w:rPr>
              <w:t>+CME ERROR: &lt;err&gt;</w:t>
            </w:r>
          </w:p>
        </w:tc>
      </w:tr>
      <w:tr w:rsidR="00AD6DB4" w:rsidRPr="00671C8B" w14:paraId="7D2C6ECC" w14:textId="77777777" w:rsidTr="00166AF3">
        <w:trPr>
          <w:cantSplit w:val="0"/>
          <w:trHeight w:val="1316"/>
        </w:trPr>
        <w:tc>
          <w:tcPr>
            <w:tcW w:w="931" w:type="pct"/>
          </w:tcPr>
          <w:p w14:paraId="2A403BEF" w14:textId="77777777" w:rsidR="00AD6DB4" w:rsidRPr="00671C8B" w:rsidRDefault="00AD6DB4" w:rsidP="00166AF3">
            <w:pPr>
              <w:pStyle w:val="TableBody"/>
              <w:rPr>
                <w:rFonts w:ascii="Helvetica" w:hAnsi="Helvetica"/>
                <w:i/>
                <w:sz w:val="20"/>
              </w:rPr>
            </w:pPr>
            <w:r w:rsidRPr="00671C8B">
              <w:rPr>
                <w:i/>
              </w:rPr>
              <w:t>Write command</w:t>
            </w:r>
          </w:p>
          <w:p w14:paraId="7D4802A8" w14:textId="77777777" w:rsidR="00AD6DB4" w:rsidRPr="00671C8B" w:rsidRDefault="00AD6DB4" w:rsidP="00166AF3">
            <w:pPr>
              <w:pStyle w:val="TableBody"/>
              <w:rPr>
                <w:rFonts w:ascii="Helvetica" w:hAnsi="Helvetica"/>
                <w:sz w:val="20"/>
              </w:rPr>
            </w:pPr>
          </w:p>
          <w:p w14:paraId="4E9AE822" w14:textId="77777777" w:rsidR="00AD6DB4" w:rsidRPr="00671C8B" w:rsidRDefault="00AD6DB4" w:rsidP="00166AF3">
            <w:pPr>
              <w:pStyle w:val="TableBody"/>
              <w:rPr>
                <w:rFonts w:ascii="Helvetica" w:hAnsi="Helvetica"/>
                <w:sz w:val="20"/>
                <w:u w:val="single"/>
              </w:rPr>
            </w:pPr>
            <w:r w:rsidRPr="00671C8B">
              <w:rPr>
                <w:u w:val="single"/>
              </w:rPr>
              <w:t>Syntax</w:t>
            </w:r>
          </w:p>
          <w:p w14:paraId="27C838FE" w14:textId="77777777" w:rsidR="00AD6DB4" w:rsidRPr="00671C8B" w:rsidRDefault="00AD6DB4" w:rsidP="00166AF3">
            <w:pPr>
              <w:pStyle w:val="TableBody"/>
            </w:pPr>
            <w:r w:rsidRPr="00671C8B">
              <w:rPr>
                <w:b/>
                <w:lang w:val="da-DK"/>
              </w:rPr>
              <w:t>AT+</w:t>
            </w:r>
            <w:r w:rsidRPr="00671C8B">
              <w:rPr>
                <w:b/>
                <w:lang w:val="da-DK"/>
              </w:rPr>
              <w:br/>
              <w:t>KPRIVKSTORE=</w:t>
            </w:r>
            <w:r w:rsidRPr="00671C8B">
              <w:rPr>
                <w:rFonts w:hint="eastAsia"/>
                <w:b/>
                <w:lang w:val="da-DK"/>
              </w:rPr>
              <w:t xml:space="preserve"> </w:t>
            </w:r>
            <w:r w:rsidRPr="00671C8B">
              <w:rPr>
                <w:b/>
                <w:lang w:val="da-DK"/>
              </w:rPr>
              <w:t>&lt;index&gt;</w:t>
            </w:r>
            <w:r w:rsidRPr="00671C8B">
              <w:rPr>
                <w:b/>
                <w:lang w:val="da-DK"/>
              </w:rPr>
              <w:br/>
              <w:t>[,&lt;NbData&gt;]</w:t>
            </w:r>
          </w:p>
        </w:tc>
        <w:tc>
          <w:tcPr>
            <w:tcW w:w="4069" w:type="pct"/>
          </w:tcPr>
          <w:p w14:paraId="473F3D8B" w14:textId="77777777" w:rsidR="00AD6DB4" w:rsidRPr="00671C8B" w:rsidRDefault="00AD6DB4" w:rsidP="00166AF3">
            <w:pPr>
              <w:pStyle w:val="TableBody"/>
            </w:pPr>
          </w:p>
          <w:p w14:paraId="6028CC18" w14:textId="77777777" w:rsidR="00AD6DB4" w:rsidRPr="00671C8B" w:rsidRDefault="00AD6DB4" w:rsidP="00166AF3">
            <w:pPr>
              <w:pStyle w:val="TableBody"/>
            </w:pPr>
          </w:p>
          <w:p w14:paraId="182AA351" w14:textId="77777777" w:rsidR="00AD6DB4" w:rsidRPr="00671C8B" w:rsidRDefault="00AD6DB4" w:rsidP="00166AF3">
            <w:pPr>
              <w:pStyle w:val="TableBody"/>
              <w:rPr>
                <w:rFonts w:ascii="Helvetica" w:hAnsi="Helvetica"/>
                <w:sz w:val="20"/>
                <w:u w:val="single"/>
              </w:rPr>
            </w:pPr>
            <w:r w:rsidRPr="00671C8B">
              <w:rPr>
                <w:u w:val="single"/>
              </w:rPr>
              <w:t>Response</w:t>
            </w:r>
          </w:p>
          <w:p w14:paraId="36C811CC" w14:textId="77777777" w:rsidR="00AD6DB4" w:rsidRPr="00671C8B" w:rsidRDefault="00AD6DB4" w:rsidP="00166AF3">
            <w:pPr>
              <w:pStyle w:val="TableBody"/>
              <w:rPr>
                <w:b/>
              </w:rPr>
            </w:pPr>
            <w:r w:rsidRPr="00671C8B">
              <w:rPr>
                <w:b/>
              </w:rPr>
              <w:t>CONNECT</w:t>
            </w:r>
          </w:p>
          <w:p w14:paraId="345FA1DE" w14:textId="77777777" w:rsidR="00AD6DB4" w:rsidRPr="00671C8B" w:rsidRDefault="00AD6DB4" w:rsidP="00166AF3">
            <w:pPr>
              <w:pStyle w:val="TableBody"/>
              <w:rPr>
                <w:b/>
              </w:rPr>
            </w:pPr>
            <w:r w:rsidRPr="00671C8B">
              <w:rPr>
                <w:b/>
              </w:rPr>
              <w:t>OK</w:t>
            </w:r>
          </w:p>
          <w:p w14:paraId="53D1848F" w14:textId="77777777" w:rsidR="00AD6DB4" w:rsidRPr="00BE6DD7" w:rsidRDefault="00AD6DB4" w:rsidP="00166AF3">
            <w:pPr>
              <w:pStyle w:val="TableBody"/>
              <w:rPr>
                <w:lang w:eastAsia="zh-CN"/>
              </w:rPr>
            </w:pPr>
          </w:p>
          <w:p w14:paraId="27D743A8" w14:textId="77777777" w:rsidR="00AD6DB4" w:rsidRPr="00D86F43" w:rsidRDefault="00AD6DB4" w:rsidP="00166AF3">
            <w:pPr>
              <w:pStyle w:val="TableBody"/>
            </w:pPr>
            <w:r w:rsidRPr="00D86F43">
              <w:t>or</w:t>
            </w:r>
          </w:p>
          <w:p w14:paraId="084B587B" w14:textId="77777777" w:rsidR="00AD6DB4" w:rsidRPr="00671C8B" w:rsidRDefault="00AD6DB4" w:rsidP="00166AF3">
            <w:pPr>
              <w:pStyle w:val="TableBody"/>
              <w:rPr>
                <w:b/>
              </w:rPr>
            </w:pPr>
            <w:r w:rsidRPr="00671C8B">
              <w:rPr>
                <w:b/>
              </w:rPr>
              <w:t>+CME ERROR: &lt;err&gt;</w:t>
            </w:r>
          </w:p>
          <w:p w14:paraId="4D8E0EFF" w14:textId="77777777" w:rsidR="00AD6DB4" w:rsidRPr="00671C8B" w:rsidRDefault="00AD6DB4" w:rsidP="00166AF3">
            <w:pPr>
              <w:pStyle w:val="TableBody"/>
              <w:rPr>
                <w:b/>
              </w:rPr>
            </w:pPr>
          </w:p>
          <w:p w14:paraId="5DE21BD6" w14:textId="77777777" w:rsidR="00AD6DB4" w:rsidRPr="00671C8B" w:rsidRDefault="00AD6DB4" w:rsidP="00166AF3">
            <w:pPr>
              <w:pStyle w:val="TableBody"/>
              <w:rPr>
                <w:color w:val="000000"/>
                <w:u w:val="single"/>
                <w:lang w:eastAsia="zh-CN"/>
              </w:rPr>
            </w:pPr>
            <w:r w:rsidRPr="00671C8B">
              <w:rPr>
                <w:u w:val="single"/>
              </w:rPr>
              <w:t>Parameters</w:t>
            </w:r>
          </w:p>
          <w:p w14:paraId="4652BA5B" w14:textId="77777777" w:rsidR="00AD6DB4" w:rsidRPr="00671C8B" w:rsidRDefault="00AD6DB4" w:rsidP="00166AF3">
            <w:pPr>
              <w:pStyle w:val="TableBody"/>
            </w:pPr>
            <w:r w:rsidRPr="00671C8B">
              <w:rPr>
                <w:b/>
              </w:rPr>
              <w:t>&lt;index&gt;</w:t>
            </w:r>
            <w:r w:rsidRPr="00671C8B">
              <w:rPr>
                <w:b/>
              </w:rPr>
              <w:tab/>
            </w:r>
            <w:r w:rsidRPr="00671C8B">
              <w:t>Index of the stored local certificate associated to this private key.</w:t>
            </w:r>
          </w:p>
          <w:p w14:paraId="6EC41830" w14:textId="77777777" w:rsidR="00AD6DB4" w:rsidRPr="00671C8B" w:rsidRDefault="00AD6DB4" w:rsidP="00166AF3">
            <w:pPr>
              <w:pStyle w:val="TableBody"/>
            </w:pPr>
            <w:r w:rsidRPr="00671C8B">
              <w:t>Value range: 0 – 2</w:t>
            </w:r>
          </w:p>
          <w:p w14:paraId="73E0CF30" w14:textId="77777777" w:rsidR="00AD6DB4" w:rsidRPr="00671C8B" w:rsidRDefault="00AD6DB4" w:rsidP="00166AF3">
            <w:pPr>
              <w:pStyle w:val="TableBody"/>
            </w:pPr>
          </w:p>
          <w:p w14:paraId="1279580E" w14:textId="77777777" w:rsidR="00AD6DB4" w:rsidRPr="00671C8B" w:rsidRDefault="00AD6DB4" w:rsidP="00166AF3">
            <w:pPr>
              <w:pStyle w:val="TableBody"/>
            </w:pPr>
            <w:r w:rsidRPr="00671C8B">
              <w:rPr>
                <w:b/>
              </w:rPr>
              <w:t>&lt;NbData&gt;</w:t>
            </w:r>
            <w:r w:rsidRPr="00671C8B">
              <w:rPr>
                <w:b/>
                <w:color w:val="000000"/>
                <w:lang w:eastAsia="zh-CN"/>
              </w:rPr>
              <w:tab/>
            </w:r>
            <w:r w:rsidRPr="00671C8B">
              <w:t>Number of bytes to read/write (mandatory for both reading and writing)</w:t>
            </w:r>
            <w:r w:rsidRPr="00671C8B">
              <w:rPr>
                <w:rFonts w:hint="eastAsia"/>
              </w:rPr>
              <w:t>.</w:t>
            </w:r>
          </w:p>
          <w:p w14:paraId="5433CF0D" w14:textId="77777777" w:rsidR="00AD6DB4" w:rsidRPr="00671C8B" w:rsidRDefault="00AD6DB4" w:rsidP="00166AF3">
            <w:pPr>
              <w:pStyle w:val="TableBody"/>
            </w:pPr>
            <w:r w:rsidRPr="00671C8B">
              <w:t xml:space="preserve">Value range: </w:t>
            </w:r>
            <w:r w:rsidRPr="00671C8B">
              <w:rPr>
                <w:rFonts w:hint="eastAsia"/>
              </w:rPr>
              <w:t>1</w:t>
            </w:r>
            <w:r w:rsidRPr="00671C8B">
              <w:t>-</w:t>
            </w:r>
            <w:r w:rsidRPr="00671C8B">
              <w:rPr>
                <w:rFonts w:hint="eastAsia"/>
              </w:rPr>
              <w:t>3000.</w:t>
            </w:r>
          </w:p>
          <w:p w14:paraId="629B07E0" w14:textId="77777777" w:rsidR="00AD6DB4" w:rsidRPr="00671C8B" w:rsidRDefault="00AD6DB4" w:rsidP="00166AF3">
            <w:pPr>
              <w:pStyle w:val="TableBody"/>
              <w:rPr>
                <w:color w:val="000000"/>
                <w:lang w:eastAsia="zh-CN"/>
              </w:rPr>
            </w:pPr>
          </w:p>
          <w:p w14:paraId="708A1AA0" w14:textId="77777777" w:rsidR="00AD6DB4" w:rsidRPr="00671C8B" w:rsidRDefault="00AD6DB4" w:rsidP="00166AF3">
            <w:pPr>
              <w:pStyle w:val="TableBody"/>
            </w:pPr>
            <w:r w:rsidRPr="00671C8B">
              <w:rPr>
                <w:rFonts w:hint="eastAsia"/>
                <w:b/>
              </w:rPr>
              <w:t>&lt;File_data&gt;</w:t>
            </w:r>
            <w:r w:rsidRPr="00671C8B">
              <w:rPr>
                <w:b/>
                <w:lang w:eastAsia="zh-CN"/>
              </w:rPr>
              <w:tab/>
            </w:r>
            <w:r w:rsidRPr="00671C8B">
              <w:rPr>
                <w:rFonts w:hint="eastAsia"/>
              </w:rPr>
              <w:t>File data in byte</w:t>
            </w:r>
            <w:r>
              <w:rPr>
                <w:rFonts w:hint="eastAsia"/>
              </w:rPr>
              <w:t>s</w:t>
            </w:r>
          </w:p>
        </w:tc>
      </w:tr>
      <w:tr w:rsidR="00AD6DB4" w:rsidRPr="00671C8B" w14:paraId="2C9CDEE3" w14:textId="77777777" w:rsidTr="00166AF3">
        <w:trPr>
          <w:trHeight w:val="65"/>
        </w:trPr>
        <w:tc>
          <w:tcPr>
            <w:tcW w:w="931" w:type="pct"/>
          </w:tcPr>
          <w:p w14:paraId="2CA37FEC" w14:textId="77777777" w:rsidR="00AD6DB4" w:rsidRPr="00671C8B" w:rsidRDefault="00AD6DB4" w:rsidP="00166AF3">
            <w:pPr>
              <w:pStyle w:val="TableBody"/>
              <w:rPr>
                <w:rFonts w:ascii="Helvetica" w:hAnsi="Helvetica"/>
                <w:sz w:val="20"/>
                <w:u w:val="single"/>
              </w:rPr>
            </w:pPr>
            <w:r w:rsidRPr="00671C8B">
              <w:rPr>
                <w:u w:val="single"/>
              </w:rPr>
              <w:t>Reference</w:t>
            </w:r>
          </w:p>
          <w:p w14:paraId="176F454C" w14:textId="77777777" w:rsidR="00AD6DB4" w:rsidRPr="00671C8B" w:rsidRDefault="00AD6DB4" w:rsidP="00166AF3">
            <w:pPr>
              <w:pStyle w:val="TableBody"/>
              <w:rPr>
                <w:rFonts w:ascii="Helvetica" w:hAnsi="Helvetica"/>
                <w:sz w:val="20"/>
                <w:lang w:val="en-GB"/>
              </w:rPr>
            </w:pPr>
            <w:r w:rsidRPr="00671C8B">
              <w:t xml:space="preserve">Sierra Wireless Proprietary </w:t>
            </w:r>
          </w:p>
        </w:tc>
        <w:tc>
          <w:tcPr>
            <w:tcW w:w="4069" w:type="pct"/>
          </w:tcPr>
          <w:p w14:paraId="22C22FCE" w14:textId="77777777" w:rsidR="00AD6DB4" w:rsidRPr="00671C8B" w:rsidRDefault="00AD6DB4" w:rsidP="00166AF3">
            <w:pPr>
              <w:pStyle w:val="TableBody"/>
              <w:rPr>
                <w:u w:val="single"/>
              </w:rPr>
            </w:pPr>
            <w:r w:rsidRPr="00671C8B">
              <w:rPr>
                <w:u w:val="single"/>
              </w:rPr>
              <w:t>Notes</w:t>
            </w:r>
          </w:p>
          <w:p w14:paraId="3479BDEC" w14:textId="39876B29" w:rsidR="00656947" w:rsidRDefault="00656947" w:rsidP="00656947">
            <w:pPr>
              <w:pStyle w:val="TableBody"/>
              <w:numPr>
                <w:ilvl w:val="0"/>
                <w:numId w:val="83"/>
              </w:numPr>
            </w:pPr>
            <w:commentRangeStart w:id="23405"/>
            <w:r>
              <w:t>The data session is automatically ended when &lt;ndata&gt; data bytes are sent/received, and the module returns to command state and returns OK.</w:t>
            </w:r>
          </w:p>
          <w:p w14:paraId="14D566F8" w14:textId="3B90A4E6" w:rsidR="00656947" w:rsidRDefault="00656947" w:rsidP="00BD7547">
            <w:pPr>
              <w:pStyle w:val="TableBody"/>
              <w:numPr>
                <w:ilvl w:val="0"/>
                <w:numId w:val="83"/>
              </w:numPr>
            </w:pPr>
            <w:r>
              <w:t xml:space="preserve">The data session can also be ended by &lt;EOF pattern&gt;, +++ or DTR. Refer to section </w:t>
            </w:r>
            <w:r>
              <w:fldChar w:fldCharType="begin"/>
            </w:r>
            <w:r>
              <w:instrText xml:space="preserve"> REF _Ref451179867 \w \h </w:instrText>
            </w:r>
            <w:r>
              <w:fldChar w:fldCharType="separate"/>
            </w:r>
            <w:r w:rsidR="00BD7547">
              <w:t>18.9</w:t>
            </w:r>
            <w:r>
              <w:fldChar w:fldCharType="end"/>
            </w:r>
            <w:r>
              <w:t xml:space="preserve"> </w:t>
            </w:r>
            <w:r>
              <w:fldChar w:fldCharType="begin"/>
            </w:r>
            <w:r>
              <w:instrText xml:space="preserve"> REF _Ref451179867 \h </w:instrText>
            </w:r>
            <w:r>
              <w:fldChar w:fldCharType="separate"/>
            </w:r>
            <w:r w:rsidR="00BD7547" w:rsidRPr="00671C8B">
              <w:t>Switch Data/Command Mode DTR +++ ATO Behavior Table</w:t>
            </w:r>
            <w:r>
              <w:fldChar w:fldCharType="end"/>
            </w:r>
            <w:r>
              <w:t xml:space="preserve"> for the behavior of +++ or DTR.</w:t>
            </w:r>
          </w:p>
          <w:p w14:paraId="0EB0B859" w14:textId="3AB0345B" w:rsidR="00AD6DB4" w:rsidRPr="00671C8B" w:rsidRDefault="00656947" w:rsidP="00BD7547">
            <w:pPr>
              <w:pStyle w:val="TableBody"/>
              <w:numPr>
                <w:ilvl w:val="0"/>
                <w:numId w:val="83"/>
              </w:numPr>
            </w:pPr>
            <w:r>
              <w:t>ATO is not available for this command.</w:t>
            </w:r>
            <w:commentRangeEnd w:id="23405"/>
            <w:r>
              <w:rPr>
                <w:rStyle w:val="CommentReference"/>
                <w:rFonts w:ascii="Verdana" w:hAnsi="Verdana" w:cs="Times New Roman"/>
                <w:lang w:eastAsia="en-US"/>
              </w:rPr>
              <w:commentReference w:id="23405"/>
            </w:r>
          </w:p>
        </w:tc>
      </w:tr>
    </w:tbl>
    <w:p w14:paraId="191F78EB" w14:textId="77777777" w:rsidR="00AD6DB4" w:rsidRPr="00671C8B" w:rsidRDefault="00AD6DB4" w:rsidP="0059466D">
      <w:pPr>
        <w:pStyle w:val="Heading3"/>
        <w:numPr>
          <w:ilvl w:val="2"/>
          <w:numId w:val="11"/>
        </w:numPr>
        <w:ind w:left="1260" w:hanging="1260"/>
      </w:pPr>
      <w:bookmarkStart w:id="23406" w:name="_Toc347415782"/>
      <w:bookmarkStart w:id="23407" w:name="_Ref352593762"/>
      <w:bookmarkStart w:id="23408" w:name="_Ref366746992"/>
      <w:bookmarkStart w:id="23409" w:name="_Toc368586219"/>
      <w:bookmarkStart w:id="23410" w:name="_Ref369094413"/>
      <w:bookmarkStart w:id="23411" w:name="_Toc435632891"/>
      <w:bookmarkStart w:id="23412" w:name="_Toc486251805"/>
      <w:bookmarkStart w:id="23413" w:name="_Toc489462173"/>
      <w:r w:rsidRPr="00671C8B">
        <w:t xml:space="preserve">+KCERTDELETE Command: Delete Local Certificate from the </w:t>
      </w:r>
      <w:bookmarkEnd w:id="23406"/>
      <w:bookmarkEnd w:id="23407"/>
      <w:bookmarkEnd w:id="23408"/>
      <w:bookmarkEnd w:id="23409"/>
      <w:r w:rsidRPr="00671C8B">
        <w:t>Index</w:t>
      </w:r>
      <w:bookmarkEnd w:id="23410"/>
      <w:bookmarkEnd w:id="23411"/>
      <w:bookmarkEnd w:id="23412"/>
      <w:bookmarkEnd w:id="23413"/>
    </w:p>
    <w:tbl>
      <w:tblPr>
        <w:tblStyle w:val="TableSWIleft"/>
        <w:tblW w:w="5023" w:type="pct"/>
        <w:tblLayout w:type="fixed"/>
        <w:tblLook w:val="04A0" w:firstRow="1" w:lastRow="0" w:firstColumn="1" w:lastColumn="0" w:noHBand="0" w:noVBand="1"/>
      </w:tblPr>
      <w:tblGrid>
        <w:gridCol w:w="1688"/>
        <w:gridCol w:w="7377"/>
      </w:tblGrid>
      <w:tr w:rsidR="00AD6DB4" w:rsidRPr="00671C8B" w14:paraId="16A424BD" w14:textId="77777777" w:rsidTr="00166AF3">
        <w:trPr>
          <w:cnfStyle w:val="100000000000" w:firstRow="1" w:lastRow="0" w:firstColumn="0" w:lastColumn="0" w:oddVBand="0" w:evenVBand="0" w:oddHBand="0" w:evenHBand="0" w:firstRowFirstColumn="0" w:firstRowLastColumn="0" w:lastRowFirstColumn="0" w:lastRowLastColumn="0"/>
        </w:trPr>
        <w:tc>
          <w:tcPr>
            <w:tcW w:w="5000" w:type="pct"/>
            <w:gridSpan w:val="2"/>
          </w:tcPr>
          <w:p w14:paraId="676E89AA" w14:textId="2075316D" w:rsidR="00AD6DB4" w:rsidRPr="00671C8B" w:rsidRDefault="002103F8" w:rsidP="00166AF3">
            <w:pPr>
              <w:pStyle w:val="TableColumnHead"/>
              <w:spacing w:before="144" w:after="144"/>
            </w:pPr>
            <w:r>
              <w:t>HL7800</w:t>
            </w:r>
          </w:p>
        </w:tc>
      </w:tr>
      <w:tr w:rsidR="00AD6DB4" w:rsidRPr="00671C8B" w14:paraId="52727CDE" w14:textId="77777777" w:rsidTr="00166AF3">
        <w:trPr>
          <w:trHeight w:val="1079"/>
        </w:trPr>
        <w:tc>
          <w:tcPr>
            <w:tcW w:w="931" w:type="pct"/>
          </w:tcPr>
          <w:p w14:paraId="3222224E" w14:textId="77777777" w:rsidR="00AD6DB4" w:rsidRDefault="00AD6DB4" w:rsidP="00166AF3">
            <w:pPr>
              <w:pStyle w:val="TableBody"/>
            </w:pPr>
            <w:r>
              <w:rPr>
                <w:i/>
              </w:rPr>
              <w:t>Test command</w:t>
            </w:r>
          </w:p>
          <w:p w14:paraId="628AD44A" w14:textId="77777777" w:rsidR="00AD6DB4" w:rsidRDefault="00AD6DB4" w:rsidP="00166AF3">
            <w:pPr>
              <w:pStyle w:val="TableBody"/>
            </w:pPr>
          </w:p>
          <w:p w14:paraId="02FEFF71" w14:textId="77777777" w:rsidR="00AD6DB4" w:rsidRDefault="00AD6DB4" w:rsidP="00166AF3">
            <w:pPr>
              <w:pStyle w:val="TableBody"/>
            </w:pPr>
            <w:r w:rsidRPr="00CB4B23">
              <w:rPr>
                <w:u w:val="single"/>
              </w:rPr>
              <w:t>Syntax</w:t>
            </w:r>
          </w:p>
          <w:p w14:paraId="0B9A3C64" w14:textId="77777777" w:rsidR="00AD6DB4" w:rsidRPr="00CB4B23" w:rsidRDefault="00AD6DB4" w:rsidP="00166AF3">
            <w:pPr>
              <w:pStyle w:val="TableBody"/>
              <w:rPr>
                <w:b/>
              </w:rPr>
            </w:pPr>
            <w:r w:rsidRPr="00CB4B23">
              <w:rPr>
                <w:b/>
              </w:rPr>
              <w:t>AT+</w:t>
            </w:r>
            <w:r>
              <w:rPr>
                <w:b/>
              </w:rPr>
              <w:br/>
            </w:r>
            <w:r w:rsidRPr="00CB4B23">
              <w:rPr>
                <w:b/>
              </w:rPr>
              <w:t>KCERTDELETE</w:t>
            </w:r>
            <w:r>
              <w:rPr>
                <w:b/>
              </w:rPr>
              <w:br/>
            </w:r>
            <w:r w:rsidRPr="00CB4B23">
              <w:rPr>
                <w:b/>
              </w:rPr>
              <w:t>=?</w:t>
            </w:r>
          </w:p>
        </w:tc>
        <w:tc>
          <w:tcPr>
            <w:tcW w:w="4069" w:type="pct"/>
          </w:tcPr>
          <w:p w14:paraId="370B6D7F" w14:textId="77777777" w:rsidR="00AD6DB4" w:rsidRDefault="00AD6DB4" w:rsidP="00166AF3">
            <w:pPr>
              <w:pStyle w:val="TableBody"/>
            </w:pPr>
          </w:p>
          <w:p w14:paraId="4C746F34" w14:textId="77777777" w:rsidR="00AD6DB4" w:rsidRDefault="00AD6DB4" w:rsidP="00166AF3">
            <w:pPr>
              <w:pStyle w:val="TableBody"/>
            </w:pPr>
          </w:p>
          <w:p w14:paraId="29DAF2C9" w14:textId="77777777" w:rsidR="00AD6DB4" w:rsidRDefault="00AD6DB4" w:rsidP="00166AF3">
            <w:pPr>
              <w:pStyle w:val="TableBody"/>
            </w:pPr>
            <w:r w:rsidRPr="00CB4B23">
              <w:rPr>
                <w:u w:val="single"/>
              </w:rPr>
              <w:t>Response</w:t>
            </w:r>
          </w:p>
          <w:p w14:paraId="4FA0DB24" w14:textId="77777777" w:rsidR="00AD6DB4" w:rsidRPr="00CB4B23" w:rsidRDefault="00AD6DB4" w:rsidP="00166AF3">
            <w:pPr>
              <w:pStyle w:val="TableBody"/>
              <w:rPr>
                <w:b/>
              </w:rPr>
            </w:pPr>
            <w:r w:rsidRPr="00CB4B23">
              <w:rPr>
                <w:b/>
              </w:rPr>
              <w:t>+KCERTDELETE: (</w:t>
            </w:r>
            <w:r>
              <w:t xml:space="preserve">list of possible </w:t>
            </w:r>
            <w:r w:rsidRPr="00CB4B23">
              <w:rPr>
                <w:b/>
              </w:rPr>
              <w:t>&lt;data_type&gt;</w:t>
            </w:r>
            <w:r>
              <w:t>s</w:t>
            </w:r>
            <w:r w:rsidRPr="00CB4B23">
              <w:rPr>
                <w:b/>
              </w:rPr>
              <w:t>),(</w:t>
            </w:r>
            <w:r>
              <w:t xml:space="preserve">list of possible </w:t>
            </w:r>
            <w:r w:rsidRPr="00CB4B23">
              <w:rPr>
                <w:b/>
              </w:rPr>
              <w:t>&lt;index&gt;</w:t>
            </w:r>
            <w:r>
              <w:t>s</w:t>
            </w:r>
            <w:r w:rsidRPr="00CB4B23">
              <w:rPr>
                <w:b/>
              </w:rPr>
              <w:t>)</w:t>
            </w:r>
          </w:p>
          <w:p w14:paraId="6903D0E9" w14:textId="77777777" w:rsidR="00AD6DB4" w:rsidRPr="0027632A" w:rsidRDefault="00AD6DB4" w:rsidP="00166AF3">
            <w:pPr>
              <w:pStyle w:val="TableBody"/>
            </w:pPr>
            <w:r w:rsidRPr="00CB4B23">
              <w:rPr>
                <w:b/>
              </w:rPr>
              <w:t>OK</w:t>
            </w:r>
          </w:p>
        </w:tc>
      </w:tr>
      <w:tr w:rsidR="00AD6DB4" w:rsidRPr="00671C8B" w14:paraId="12A9E92D" w14:textId="77777777" w:rsidTr="00166AF3">
        <w:trPr>
          <w:trHeight w:val="1079"/>
        </w:trPr>
        <w:tc>
          <w:tcPr>
            <w:tcW w:w="931" w:type="pct"/>
          </w:tcPr>
          <w:p w14:paraId="0D2D4504" w14:textId="77777777" w:rsidR="00AD6DB4" w:rsidRPr="00671C8B" w:rsidRDefault="00AD6DB4" w:rsidP="00166AF3">
            <w:pPr>
              <w:pStyle w:val="TableBody"/>
              <w:rPr>
                <w:rFonts w:ascii="Helvetica" w:hAnsi="Helvetica"/>
                <w:i/>
                <w:sz w:val="20"/>
              </w:rPr>
            </w:pPr>
            <w:r w:rsidRPr="00671C8B">
              <w:rPr>
                <w:i/>
              </w:rPr>
              <w:t>Read command</w:t>
            </w:r>
          </w:p>
          <w:p w14:paraId="1CBD614E" w14:textId="77777777" w:rsidR="00AD6DB4" w:rsidRPr="00671C8B" w:rsidRDefault="00AD6DB4" w:rsidP="00166AF3">
            <w:pPr>
              <w:pStyle w:val="TableBody"/>
              <w:rPr>
                <w:rFonts w:ascii="Helvetica" w:hAnsi="Helvetica"/>
                <w:sz w:val="20"/>
              </w:rPr>
            </w:pPr>
          </w:p>
          <w:p w14:paraId="284A9F51" w14:textId="77777777" w:rsidR="00AD6DB4" w:rsidRPr="00671C8B" w:rsidRDefault="00AD6DB4" w:rsidP="00166AF3">
            <w:pPr>
              <w:pStyle w:val="TableBody"/>
              <w:rPr>
                <w:rFonts w:ascii="Helvetica" w:hAnsi="Helvetica"/>
                <w:sz w:val="20"/>
                <w:u w:val="single"/>
              </w:rPr>
            </w:pPr>
            <w:r w:rsidRPr="00671C8B">
              <w:rPr>
                <w:u w:val="single"/>
              </w:rPr>
              <w:t>Syntax</w:t>
            </w:r>
          </w:p>
          <w:p w14:paraId="51CE9FD2" w14:textId="77777777" w:rsidR="00AD6DB4" w:rsidRPr="00671C8B" w:rsidRDefault="00AD6DB4" w:rsidP="00166AF3">
            <w:pPr>
              <w:pStyle w:val="TableBody"/>
            </w:pPr>
            <w:r w:rsidRPr="00671C8B">
              <w:rPr>
                <w:b/>
              </w:rPr>
              <w:t>AT+</w:t>
            </w:r>
            <w:r w:rsidRPr="00671C8B">
              <w:rPr>
                <w:b/>
              </w:rPr>
              <w:br/>
              <w:t>KCERTDELETE?</w:t>
            </w:r>
          </w:p>
        </w:tc>
        <w:tc>
          <w:tcPr>
            <w:tcW w:w="4069" w:type="pct"/>
          </w:tcPr>
          <w:p w14:paraId="7ED61A5F" w14:textId="77777777" w:rsidR="00AD6DB4" w:rsidRPr="00671C8B" w:rsidRDefault="00AD6DB4" w:rsidP="00166AF3">
            <w:pPr>
              <w:pStyle w:val="TableBody"/>
            </w:pPr>
          </w:p>
          <w:p w14:paraId="76BE9B9B" w14:textId="77777777" w:rsidR="00AD6DB4" w:rsidRPr="00671C8B" w:rsidRDefault="00AD6DB4" w:rsidP="00166AF3">
            <w:pPr>
              <w:pStyle w:val="TableBody"/>
            </w:pPr>
          </w:p>
          <w:p w14:paraId="09647522" w14:textId="77777777" w:rsidR="00AD6DB4" w:rsidRPr="00671C8B" w:rsidRDefault="00AD6DB4" w:rsidP="00166AF3">
            <w:pPr>
              <w:pStyle w:val="TableBody"/>
              <w:rPr>
                <w:u w:val="single"/>
              </w:rPr>
            </w:pPr>
            <w:r w:rsidRPr="00671C8B">
              <w:rPr>
                <w:u w:val="single"/>
              </w:rPr>
              <w:t>Response</w:t>
            </w:r>
          </w:p>
          <w:p w14:paraId="6DEE5B83" w14:textId="77777777" w:rsidR="00AD6DB4" w:rsidRPr="00671C8B" w:rsidRDefault="00AD6DB4" w:rsidP="00166AF3">
            <w:pPr>
              <w:pStyle w:val="TableBody"/>
              <w:rPr>
                <w:rFonts w:ascii="Helvetica" w:hAnsi="Helvetica"/>
                <w:b/>
                <w:sz w:val="20"/>
                <w:lang w:val="da-DK"/>
              </w:rPr>
            </w:pPr>
            <w:r w:rsidRPr="00671C8B">
              <w:rPr>
                <w:b/>
                <w:lang w:val="da-DK"/>
              </w:rPr>
              <w:t>+KCERTDELETE</w:t>
            </w:r>
            <w:r w:rsidRPr="00671C8B">
              <w:rPr>
                <w:rFonts w:hint="eastAsia"/>
                <w:b/>
                <w:lang w:val="da-DK"/>
              </w:rPr>
              <w:t>:</w:t>
            </w:r>
          </w:p>
          <w:p w14:paraId="6C399956" w14:textId="77777777" w:rsidR="00AD6DB4" w:rsidRPr="00671C8B" w:rsidRDefault="00AD6DB4" w:rsidP="00166AF3">
            <w:pPr>
              <w:pStyle w:val="TableBody"/>
              <w:rPr>
                <w:rFonts w:ascii="Helvetica" w:hAnsi="Helvetica"/>
                <w:b/>
                <w:sz w:val="20"/>
                <w:lang w:val="da-DK"/>
              </w:rPr>
            </w:pPr>
            <w:r w:rsidRPr="00671C8B">
              <w:rPr>
                <w:b/>
                <w:lang w:val="da-DK"/>
              </w:rPr>
              <w:t>OK</w:t>
            </w:r>
          </w:p>
          <w:p w14:paraId="78BC760B" w14:textId="77777777" w:rsidR="00AD6DB4" w:rsidRPr="00C318EF" w:rsidRDefault="00AD6DB4" w:rsidP="00166AF3">
            <w:pPr>
              <w:pStyle w:val="TableBody"/>
              <w:rPr>
                <w:rFonts w:ascii="Helvetica" w:hAnsi="Helvetica"/>
                <w:b/>
                <w:sz w:val="20"/>
                <w:lang w:val="da-DK"/>
              </w:rPr>
            </w:pPr>
          </w:p>
          <w:p w14:paraId="7109834C" w14:textId="77777777" w:rsidR="00AD6DB4" w:rsidRPr="00C318EF" w:rsidRDefault="00AD6DB4" w:rsidP="00166AF3">
            <w:pPr>
              <w:pStyle w:val="TableBody"/>
              <w:rPr>
                <w:rFonts w:ascii="Helvetica" w:hAnsi="Helvetica"/>
                <w:sz w:val="20"/>
                <w:lang w:val="da-DK"/>
              </w:rPr>
            </w:pPr>
            <w:r w:rsidRPr="00C318EF">
              <w:rPr>
                <w:lang w:val="da-DK"/>
              </w:rPr>
              <w:t>or</w:t>
            </w:r>
          </w:p>
          <w:p w14:paraId="14FEEBD4" w14:textId="77777777" w:rsidR="00AD6DB4" w:rsidRPr="00671C8B" w:rsidRDefault="00AD6DB4" w:rsidP="00166AF3">
            <w:pPr>
              <w:pStyle w:val="TableBody"/>
            </w:pPr>
            <w:r w:rsidRPr="00671C8B">
              <w:rPr>
                <w:b/>
                <w:lang w:val="da-DK"/>
              </w:rPr>
              <w:t>+CME ERROR: &lt;err&gt;</w:t>
            </w:r>
          </w:p>
        </w:tc>
      </w:tr>
      <w:tr w:rsidR="00AD6DB4" w:rsidRPr="00671C8B" w14:paraId="26F25BEC" w14:textId="77777777" w:rsidTr="00166AF3">
        <w:trPr>
          <w:cantSplit w:val="0"/>
          <w:trHeight w:val="65"/>
        </w:trPr>
        <w:tc>
          <w:tcPr>
            <w:tcW w:w="931" w:type="pct"/>
          </w:tcPr>
          <w:p w14:paraId="1B632FED" w14:textId="77777777" w:rsidR="00AD6DB4" w:rsidRPr="00671C8B" w:rsidRDefault="00AD6DB4" w:rsidP="00166AF3">
            <w:pPr>
              <w:pStyle w:val="TableBody"/>
              <w:rPr>
                <w:rFonts w:ascii="Helvetica" w:hAnsi="Helvetica"/>
                <w:i/>
                <w:sz w:val="20"/>
              </w:rPr>
            </w:pPr>
            <w:r w:rsidRPr="00671C8B">
              <w:rPr>
                <w:i/>
              </w:rPr>
              <w:t>Write command</w:t>
            </w:r>
          </w:p>
          <w:p w14:paraId="47326300" w14:textId="77777777" w:rsidR="00AD6DB4" w:rsidRPr="00671C8B" w:rsidRDefault="00AD6DB4" w:rsidP="00166AF3">
            <w:pPr>
              <w:pStyle w:val="TableBody"/>
              <w:rPr>
                <w:rFonts w:ascii="Helvetica" w:hAnsi="Helvetica"/>
                <w:sz w:val="20"/>
              </w:rPr>
            </w:pPr>
          </w:p>
          <w:p w14:paraId="730CD0E9" w14:textId="77777777" w:rsidR="00AD6DB4" w:rsidRPr="00671C8B" w:rsidRDefault="00AD6DB4" w:rsidP="00166AF3">
            <w:pPr>
              <w:pStyle w:val="TableBody"/>
              <w:rPr>
                <w:rFonts w:ascii="Helvetica" w:hAnsi="Helvetica"/>
                <w:sz w:val="20"/>
                <w:u w:val="single"/>
              </w:rPr>
            </w:pPr>
            <w:r w:rsidRPr="00671C8B">
              <w:rPr>
                <w:u w:val="single"/>
              </w:rPr>
              <w:t>Syntax</w:t>
            </w:r>
          </w:p>
          <w:p w14:paraId="4DB779A6" w14:textId="77777777" w:rsidR="00AD6DB4" w:rsidRPr="00671C8B" w:rsidRDefault="00AD6DB4" w:rsidP="00166AF3">
            <w:pPr>
              <w:pStyle w:val="TableBody"/>
            </w:pPr>
            <w:r w:rsidRPr="00671C8B">
              <w:rPr>
                <w:b/>
                <w:lang w:val="da-DK"/>
              </w:rPr>
              <w:t>AT+</w:t>
            </w:r>
            <w:r w:rsidRPr="00671C8B">
              <w:rPr>
                <w:b/>
                <w:lang w:val="da-DK"/>
              </w:rPr>
              <w:br/>
              <w:t>KCERTDELETE=&lt;data_type&gt;</w:t>
            </w:r>
            <w:r w:rsidRPr="00671C8B">
              <w:rPr>
                <w:b/>
                <w:lang w:val="da-DK"/>
              </w:rPr>
              <w:br/>
              <w:t>[,&lt;index&gt;]</w:t>
            </w:r>
          </w:p>
        </w:tc>
        <w:tc>
          <w:tcPr>
            <w:tcW w:w="4069" w:type="pct"/>
          </w:tcPr>
          <w:p w14:paraId="12C2AAA7" w14:textId="77777777" w:rsidR="00AD6DB4" w:rsidRPr="00671C8B" w:rsidRDefault="00AD6DB4" w:rsidP="00166AF3">
            <w:pPr>
              <w:pStyle w:val="TableBody"/>
            </w:pPr>
          </w:p>
          <w:p w14:paraId="511977DF" w14:textId="77777777" w:rsidR="00AD6DB4" w:rsidRPr="00671C8B" w:rsidRDefault="00AD6DB4" w:rsidP="00166AF3">
            <w:pPr>
              <w:pStyle w:val="TableBody"/>
            </w:pPr>
          </w:p>
          <w:p w14:paraId="5918907C" w14:textId="77777777" w:rsidR="00AD6DB4" w:rsidRPr="00671C8B" w:rsidRDefault="00AD6DB4" w:rsidP="00166AF3">
            <w:pPr>
              <w:pStyle w:val="TableBody"/>
              <w:rPr>
                <w:rFonts w:ascii="Helvetica" w:hAnsi="Helvetica"/>
                <w:sz w:val="20"/>
                <w:u w:val="single"/>
              </w:rPr>
            </w:pPr>
            <w:r w:rsidRPr="00671C8B">
              <w:rPr>
                <w:u w:val="single"/>
              </w:rPr>
              <w:t>Response</w:t>
            </w:r>
          </w:p>
          <w:p w14:paraId="1E6BC329" w14:textId="77777777" w:rsidR="00AD6DB4" w:rsidRPr="00671C8B" w:rsidRDefault="00AD6DB4" w:rsidP="00166AF3">
            <w:pPr>
              <w:pStyle w:val="TableBody"/>
              <w:rPr>
                <w:b/>
              </w:rPr>
            </w:pPr>
            <w:r w:rsidRPr="00671C8B">
              <w:rPr>
                <w:b/>
              </w:rPr>
              <w:t>OK</w:t>
            </w:r>
          </w:p>
          <w:p w14:paraId="272AB4C4" w14:textId="77777777" w:rsidR="00AD6DB4" w:rsidRPr="00671C8B" w:rsidRDefault="00AD6DB4" w:rsidP="00166AF3">
            <w:pPr>
              <w:pStyle w:val="TableBody"/>
              <w:rPr>
                <w:lang w:eastAsia="zh-CN"/>
              </w:rPr>
            </w:pPr>
          </w:p>
          <w:p w14:paraId="2C6597E0" w14:textId="77777777" w:rsidR="00AD6DB4" w:rsidRPr="00671C8B" w:rsidRDefault="00AD6DB4" w:rsidP="00166AF3">
            <w:pPr>
              <w:pStyle w:val="TableBody"/>
              <w:rPr>
                <w:u w:val="single"/>
              </w:rPr>
            </w:pPr>
            <w:r>
              <w:rPr>
                <w:lang w:eastAsia="zh-CN"/>
              </w:rPr>
              <w:t>or</w:t>
            </w:r>
          </w:p>
          <w:p w14:paraId="50802997" w14:textId="77777777" w:rsidR="00AD6DB4" w:rsidRPr="00671C8B" w:rsidRDefault="00AD6DB4" w:rsidP="00166AF3">
            <w:pPr>
              <w:pStyle w:val="TableBody"/>
              <w:rPr>
                <w:b/>
              </w:rPr>
            </w:pPr>
            <w:r w:rsidRPr="00671C8B">
              <w:rPr>
                <w:b/>
              </w:rPr>
              <w:t>+CME ERROR: &lt;err&gt;</w:t>
            </w:r>
          </w:p>
          <w:p w14:paraId="5FC86F0E" w14:textId="77777777" w:rsidR="00AD6DB4" w:rsidRPr="00671C8B" w:rsidRDefault="00AD6DB4" w:rsidP="00166AF3">
            <w:pPr>
              <w:pStyle w:val="TableBody"/>
              <w:rPr>
                <w:b/>
              </w:rPr>
            </w:pPr>
          </w:p>
          <w:p w14:paraId="275946D3" w14:textId="77777777" w:rsidR="00AD6DB4" w:rsidRPr="00671C8B" w:rsidRDefault="00AD6DB4" w:rsidP="00166AF3">
            <w:pPr>
              <w:pStyle w:val="TableBody"/>
              <w:rPr>
                <w:color w:val="000000"/>
                <w:u w:val="single"/>
                <w:lang w:eastAsia="zh-CN"/>
              </w:rPr>
            </w:pPr>
            <w:r w:rsidRPr="00671C8B">
              <w:rPr>
                <w:u w:val="single"/>
              </w:rPr>
              <w:t>Parameters</w:t>
            </w:r>
          </w:p>
          <w:p w14:paraId="26FEE538" w14:textId="77777777" w:rsidR="00AD6DB4" w:rsidRPr="00671C8B" w:rsidRDefault="00AD6DB4" w:rsidP="00166AF3">
            <w:pPr>
              <w:pStyle w:val="TableBody"/>
              <w:rPr>
                <w:rFonts w:ascii="Helvetica" w:hAnsi="Helvetica"/>
                <w:sz w:val="20"/>
              </w:rPr>
            </w:pPr>
            <w:r w:rsidRPr="00671C8B">
              <w:rPr>
                <w:b/>
              </w:rPr>
              <w:t>&lt;data_type&gt;</w:t>
            </w:r>
            <w:r w:rsidRPr="00671C8B">
              <w:rPr>
                <w:lang w:eastAsia="zh-CN"/>
              </w:rPr>
              <w:tab/>
              <w:t>0</w:t>
            </w:r>
            <w:r w:rsidRPr="00671C8B">
              <w:rPr>
                <w:lang w:eastAsia="zh-CN"/>
              </w:rPr>
              <w:tab/>
            </w:r>
            <w:r w:rsidRPr="00671C8B">
              <w:t>Root certificate</w:t>
            </w:r>
          </w:p>
          <w:p w14:paraId="1BAC63A5" w14:textId="77777777" w:rsidR="00AD6DB4" w:rsidRPr="00671C8B" w:rsidRDefault="00AD6DB4" w:rsidP="00166AF3">
            <w:pPr>
              <w:pStyle w:val="TableBody"/>
            </w:pPr>
            <w:r w:rsidRPr="00671C8B">
              <w:rPr>
                <w:lang w:eastAsia="zh-CN"/>
              </w:rPr>
              <w:tab/>
            </w:r>
            <w:r w:rsidRPr="00671C8B">
              <w:rPr>
                <w:lang w:eastAsia="zh-CN"/>
              </w:rPr>
              <w:tab/>
              <w:t>1</w:t>
            </w:r>
            <w:r w:rsidRPr="00671C8B">
              <w:rPr>
                <w:lang w:eastAsia="zh-CN"/>
              </w:rPr>
              <w:tab/>
            </w:r>
            <w:r w:rsidRPr="00671C8B">
              <w:t>Local certificate</w:t>
            </w:r>
          </w:p>
          <w:p w14:paraId="3F7783AA" w14:textId="77777777" w:rsidR="00AD6DB4" w:rsidRPr="00671C8B" w:rsidRDefault="00AD6DB4" w:rsidP="00166AF3">
            <w:pPr>
              <w:pStyle w:val="TableBody"/>
              <w:rPr>
                <w:rFonts w:ascii="Helvetica" w:hAnsi="Helvetica"/>
                <w:sz w:val="20"/>
              </w:rPr>
            </w:pPr>
          </w:p>
          <w:p w14:paraId="6702D89D" w14:textId="77777777" w:rsidR="00AD6DB4" w:rsidRPr="00671C8B" w:rsidRDefault="00AD6DB4" w:rsidP="00166AF3">
            <w:pPr>
              <w:pStyle w:val="TableBody"/>
            </w:pPr>
            <w:r w:rsidRPr="00671C8B">
              <w:rPr>
                <w:b/>
              </w:rPr>
              <w:t>&lt;index&gt;</w:t>
            </w:r>
            <w:r w:rsidRPr="00671C8B">
              <w:tab/>
            </w:r>
            <w:r>
              <w:rPr>
                <w:lang w:eastAsia="zh-CN"/>
              </w:rPr>
              <w:t>S</w:t>
            </w:r>
            <w:r w:rsidRPr="00671C8B">
              <w:rPr>
                <w:lang w:eastAsia="zh-CN"/>
              </w:rPr>
              <w:t>tored local certificate</w:t>
            </w:r>
            <w:r>
              <w:rPr>
                <w:lang w:eastAsia="zh-CN"/>
              </w:rPr>
              <w:t xml:space="preserve"> index</w:t>
            </w:r>
            <w:r w:rsidRPr="00671C8B">
              <w:rPr>
                <w:lang w:eastAsia="zh-CN"/>
              </w:rPr>
              <w:t xml:space="preserve">. Default value = </w:t>
            </w:r>
            <w:r w:rsidRPr="00CA3F4B">
              <w:rPr>
                <w:u w:val="single"/>
                <w:lang w:eastAsia="zh-CN"/>
              </w:rPr>
              <w:t>0</w:t>
            </w:r>
            <w:r w:rsidRPr="00671C8B">
              <w:t>.</w:t>
            </w:r>
          </w:p>
          <w:p w14:paraId="733CE04A" w14:textId="77777777" w:rsidR="00AD6DB4" w:rsidRPr="00671C8B" w:rsidRDefault="00AD6DB4" w:rsidP="00166AF3">
            <w:pPr>
              <w:pStyle w:val="TableBody"/>
            </w:pPr>
            <w:r w:rsidRPr="00671C8B">
              <w:t>Value range:</w:t>
            </w:r>
          </w:p>
          <w:p w14:paraId="01756E3F" w14:textId="77777777" w:rsidR="00AD6DB4" w:rsidRPr="00671C8B" w:rsidRDefault="00AD6DB4" w:rsidP="00166AF3">
            <w:pPr>
              <w:pStyle w:val="TableBody"/>
            </w:pPr>
            <w:r w:rsidRPr="00671C8B">
              <w:t>0</w:t>
            </w:r>
            <w:r w:rsidRPr="00671C8B">
              <w:tab/>
              <w:t>If &lt;data_type&gt; = 0</w:t>
            </w:r>
          </w:p>
          <w:p w14:paraId="11132801" w14:textId="77777777" w:rsidR="00AD6DB4" w:rsidRPr="00671C8B" w:rsidRDefault="00AD6DB4" w:rsidP="00166AF3">
            <w:pPr>
              <w:pStyle w:val="TableBody"/>
            </w:pPr>
            <w:r w:rsidRPr="00671C8B">
              <w:t>0 – 2</w:t>
            </w:r>
            <w:r w:rsidRPr="00671C8B">
              <w:tab/>
              <w:t>If &lt;data_type&gt; = 1</w:t>
            </w:r>
          </w:p>
        </w:tc>
      </w:tr>
      <w:tr w:rsidR="00AD6DB4" w:rsidRPr="00671C8B" w14:paraId="6E91E143" w14:textId="77777777" w:rsidTr="00166AF3">
        <w:trPr>
          <w:trHeight w:val="599"/>
        </w:trPr>
        <w:tc>
          <w:tcPr>
            <w:tcW w:w="931" w:type="pct"/>
          </w:tcPr>
          <w:p w14:paraId="3ABD3C7F" w14:textId="77777777" w:rsidR="00AD6DB4" w:rsidRPr="00671C8B" w:rsidRDefault="00AD6DB4" w:rsidP="00166AF3">
            <w:pPr>
              <w:pStyle w:val="TableBody"/>
              <w:rPr>
                <w:rFonts w:ascii="Helvetica" w:hAnsi="Helvetica"/>
                <w:sz w:val="20"/>
                <w:u w:val="single"/>
              </w:rPr>
            </w:pPr>
            <w:r w:rsidRPr="00671C8B">
              <w:rPr>
                <w:u w:val="single"/>
              </w:rPr>
              <w:t>Reference</w:t>
            </w:r>
          </w:p>
          <w:p w14:paraId="08C6A879" w14:textId="77777777" w:rsidR="00AD6DB4" w:rsidRPr="00671C8B" w:rsidRDefault="00AD6DB4" w:rsidP="00166AF3">
            <w:pPr>
              <w:pStyle w:val="TableBody"/>
              <w:rPr>
                <w:u w:val="single"/>
              </w:rPr>
            </w:pPr>
            <w:r w:rsidRPr="00671C8B">
              <w:t xml:space="preserve">Sierra Wireless Proprietary </w:t>
            </w:r>
          </w:p>
        </w:tc>
        <w:tc>
          <w:tcPr>
            <w:tcW w:w="4069" w:type="pct"/>
          </w:tcPr>
          <w:p w14:paraId="4839DAF6" w14:textId="77777777" w:rsidR="00AD6DB4" w:rsidRPr="00671C8B" w:rsidRDefault="00AD6DB4" w:rsidP="00166AF3">
            <w:pPr>
              <w:pStyle w:val="TableBody"/>
              <w:rPr>
                <w:u w:val="single"/>
              </w:rPr>
            </w:pPr>
          </w:p>
        </w:tc>
      </w:tr>
    </w:tbl>
    <w:p w14:paraId="6D7BB5A2" w14:textId="77777777" w:rsidR="00AD6DB4" w:rsidRPr="00671C8B" w:rsidRDefault="00AD6DB4" w:rsidP="0059466D">
      <w:pPr>
        <w:pStyle w:val="Heading3"/>
        <w:numPr>
          <w:ilvl w:val="2"/>
          <w:numId w:val="11"/>
        </w:numPr>
        <w:ind w:left="1260" w:hanging="1260"/>
      </w:pPr>
      <w:bookmarkStart w:id="23414" w:name="_Ref358819883"/>
      <w:bookmarkStart w:id="23415" w:name="_Toc368586220"/>
      <w:bookmarkStart w:id="23416" w:name="_Ref369094420"/>
      <w:bookmarkStart w:id="23417" w:name="_Ref372647583"/>
      <w:bookmarkStart w:id="23418" w:name="_Toc435632892"/>
      <w:bookmarkStart w:id="23419" w:name="_Toc486251806"/>
      <w:bookmarkStart w:id="23420" w:name="_Toc489462174"/>
      <w:r w:rsidRPr="00671C8B">
        <w:t>+K</w:t>
      </w:r>
      <w:r w:rsidRPr="00671C8B">
        <w:rPr>
          <w:rFonts w:hint="eastAsia"/>
        </w:rPr>
        <w:t>PRIVK</w:t>
      </w:r>
      <w:r w:rsidRPr="00671C8B">
        <w:t>DELETE Command: Delete P</w:t>
      </w:r>
      <w:r w:rsidRPr="00671C8B">
        <w:rPr>
          <w:rFonts w:hint="eastAsia"/>
        </w:rPr>
        <w:t xml:space="preserve">rivate </w:t>
      </w:r>
      <w:r w:rsidRPr="00671C8B">
        <w:t>K</w:t>
      </w:r>
      <w:r w:rsidRPr="00671C8B">
        <w:rPr>
          <w:rFonts w:hint="eastAsia"/>
        </w:rPr>
        <w:t>ey</w:t>
      </w:r>
      <w:r w:rsidRPr="00671C8B">
        <w:t xml:space="preserve"> from the </w:t>
      </w:r>
      <w:bookmarkEnd w:id="23414"/>
      <w:bookmarkEnd w:id="23415"/>
      <w:r w:rsidRPr="00671C8B">
        <w:t>Index</w:t>
      </w:r>
      <w:bookmarkEnd w:id="23416"/>
      <w:bookmarkEnd w:id="23417"/>
      <w:bookmarkEnd w:id="23418"/>
      <w:bookmarkEnd w:id="23419"/>
      <w:bookmarkEnd w:id="23420"/>
    </w:p>
    <w:tbl>
      <w:tblPr>
        <w:tblStyle w:val="TableSWIleft"/>
        <w:tblW w:w="5023" w:type="pct"/>
        <w:tblLayout w:type="fixed"/>
        <w:tblLook w:val="04A0" w:firstRow="1" w:lastRow="0" w:firstColumn="1" w:lastColumn="0" w:noHBand="0" w:noVBand="1"/>
      </w:tblPr>
      <w:tblGrid>
        <w:gridCol w:w="1688"/>
        <w:gridCol w:w="7377"/>
      </w:tblGrid>
      <w:tr w:rsidR="00AD6DB4" w:rsidRPr="00671C8B" w14:paraId="524DFC37" w14:textId="77777777" w:rsidTr="00166AF3">
        <w:trPr>
          <w:cnfStyle w:val="100000000000" w:firstRow="1" w:lastRow="0" w:firstColumn="0" w:lastColumn="0" w:oddVBand="0" w:evenVBand="0" w:oddHBand="0" w:evenHBand="0" w:firstRowFirstColumn="0" w:firstRowLastColumn="0" w:lastRowFirstColumn="0" w:lastRowLastColumn="0"/>
        </w:trPr>
        <w:tc>
          <w:tcPr>
            <w:tcW w:w="5000" w:type="pct"/>
            <w:gridSpan w:val="2"/>
          </w:tcPr>
          <w:p w14:paraId="3DF3F014" w14:textId="0A57E83F" w:rsidR="00AD6DB4" w:rsidRPr="00671C8B" w:rsidRDefault="002103F8" w:rsidP="00166AF3">
            <w:pPr>
              <w:pStyle w:val="TableColumnHead"/>
              <w:spacing w:before="144" w:after="144"/>
            </w:pPr>
            <w:r>
              <w:t>HL7800</w:t>
            </w:r>
          </w:p>
        </w:tc>
      </w:tr>
      <w:tr w:rsidR="00AD6DB4" w:rsidRPr="00671C8B" w14:paraId="5ED8F521" w14:textId="77777777" w:rsidTr="00166AF3">
        <w:trPr>
          <w:cantSplit w:val="0"/>
          <w:trHeight w:val="63"/>
        </w:trPr>
        <w:tc>
          <w:tcPr>
            <w:tcW w:w="931" w:type="pct"/>
          </w:tcPr>
          <w:p w14:paraId="14D1B8BA" w14:textId="77777777" w:rsidR="00AD6DB4" w:rsidRDefault="00AD6DB4" w:rsidP="00166AF3">
            <w:pPr>
              <w:pStyle w:val="TableBody"/>
            </w:pPr>
            <w:r>
              <w:rPr>
                <w:i/>
              </w:rPr>
              <w:t>Test command</w:t>
            </w:r>
          </w:p>
          <w:p w14:paraId="4CA87CE1" w14:textId="77777777" w:rsidR="00AD6DB4" w:rsidRDefault="00AD6DB4" w:rsidP="00166AF3">
            <w:pPr>
              <w:pStyle w:val="TableBody"/>
            </w:pPr>
          </w:p>
          <w:p w14:paraId="76CB9E40" w14:textId="77777777" w:rsidR="00AD6DB4" w:rsidRDefault="00AD6DB4" w:rsidP="00166AF3">
            <w:pPr>
              <w:pStyle w:val="TableBody"/>
            </w:pPr>
            <w:r w:rsidRPr="00CB4B23">
              <w:rPr>
                <w:u w:val="single"/>
              </w:rPr>
              <w:t>Syntax</w:t>
            </w:r>
          </w:p>
          <w:p w14:paraId="7C82E745" w14:textId="77777777" w:rsidR="00AD6DB4" w:rsidRPr="00CB4B23" w:rsidRDefault="00AD6DB4" w:rsidP="00166AF3">
            <w:pPr>
              <w:pStyle w:val="TableBody"/>
              <w:rPr>
                <w:b/>
              </w:rPr>
            </w:pPr>
            <w:r w:rsidRPr="00CB4B23">
              <w:rPr>
                <w:b/>
              </w:rPr>
              <w:t>AT+</w:t>
            </w:r>
            <w:r>
              <w:rPr>
                <w:b/>
              </w:rPr>
              <w:br/>
            </w:r>
            <w:r w:rsidRPr="00CB4B23">
              <w:rPr>
                <w:b/>
              </w:rPr>
              <w:t>KPRIVKDELETE</w:t>
            </w:r>
            <w:r>
              <w:rPr>
                <w:b/>
              </w:rPr>
              <w:br/>
            </w:r>
            <w:r w:rsidRPr="00CB4B23">
              <w:rPr>
                <w:b/>
              </w:rPr>
              <w:t>=?</w:t>
            </w:r>
          </w:p>
        </w:tc>
        <w:tc>
          <w:tcPr>
            <w:tcW w:w="4069" w:type="pct"/>
          </w:tcPr>
          <w:p w14:paraId="44EF432B" w14:textId="77777777" w:rsidR="00AD6DB4" w:rsidRDefault="00AD6DB4" w:rsidP="00166AF3">
            <w:pPr>
              <w:pStyle w:val="TableBody"/>
              <w:rPr>
                <w:rFonts w:ascii="Helvetica" w:hAnsi="Helvetica"/>
                <w:sz w:val="20"/>
              </w:rPr>
            </w:pPr>
          </w:p>
          <w:p w14:paraId="29F0A143" w14:textId="77777777" w:rsidR="00AD6DB4" w:rsidRDefault="00AD6DB4" w:rsidP="00166AF3">
            <w:pPr>
              <w:pStyle w:val="TableBody"/>
              <w:rPr>
                <w:rFonts w:ascii="Helvetica" w:hAnsi="Helvetica"/>
                <w:sz w:val="20"/>
              </w:rPr>
            </w:pPr>
          </w:p>
          <w:p w14:paraId="0F675C9D" w14:textId="77777777" w:rsidR="00AD6DB4" w:rsidRDefault="00AD6DB4" w:rsidP="00166AF3">
            <w:pPr>
              <w:pStyle w:val="TableBody"/>
              <w:rPr>
                <w:rFonts w:ascii="Helvetica" w:hAnsi="Helvetica"/>
                <w:sz w:val="20"/>
              </w:rPr>
            </w:pPr>
            <w:r w:rsidRPr="00CB4B23">
              <w:rPr>
                <w:rFonts w:ascii="Helvetica" w:hAnsi="Helvetica"/>
                <w:sz w:val="20"/>
                <w:u w:val="single"/>
              </w:rPr>
              <w:t>Response</w:t>
            </w:r>
          </w:p>
          <w:p w14:paraId="0B589B46" w14:textId="77777777" w:rsidR="00AD6DB4" w:rsidRPr="00CB4B23" w:rsidRDefault="00AD6DB4" w:rsidP="00166AF3">
            <w:pPr>
              <w:pStyle w:val="TableBody"/>
              <w:rPr>
                <w:b/>
              </w:rPr>
            </w:pPr>
            <w:r w:rsidRPr="00CB4B23">
              <w:rPr>
                <w:b/>
              </w:rPr>
              <w:t>+KPRIVKDELETE: (</w:t>
            </w:r>
            <w:r w:rsidRPr="00CB4B23">
              <w:t xml:space="preserve">list of possible </w:t>
            </w:r>
            <w:r w:rsidRPr="00CB4B23">
              <w:rPr>
                <w:b/>
              </w:rPr>
              <w:t>&lt;index&gt;</w:t>
            </w:r>
            <w:r>
              <w:t>e</w:t>
            </w:r>
            <w:r w:rsidRPr="00CB4B23">
              <w:t>s</w:t>
            </w:r>
            <w:r w:rsidRPr="00CB4B23">
              <w:rPr>
                <w:b/>
              </w:rPr>
              <w:t>)</w:t>
            </w:r>
          </w:p>
          <w:p w14:paraId="614994A9" w14:textId="77777777" w:rsidR="00AD6DB4" w:rsidRPr="00BC42E1" w:rsidRDefault="00AD6DB4" w:rsidP="00166AF3">
            <w:pPr>
              <w:pStyle w:val="TableBody"/>
            </w:pPr>
            <w:r w:rsidRPr="00CB4B23">
              <w:rPr>
                <w:b/>
              </w:rPr>
              <w:t>OK</w:t>
            </w:r>
          </w:p>
        </w:tc>
      </w:tr>
      <w:tr w:rsidR="00AD6DB4" w:rsidRPr="00671C8B" w14:paraId="1D05F037" w14:textId="77777777" w:rsidTr="00166AF3">
        <w:trPr>
          <w:cantSplit w:val="0"/>
          <w:trHeight w:val="1316"/>
        </w:trPr>
        <w:tc>
          <w:tcPr>
            <w:tcW w:w="931" w:type="pct"/>
          </w:tcPr>
          <w:p w14:paraId="4440D5BE" w14:textId="77777777" w:rsidR="00AD6DB4" w:rsidRPr="00671C8B" w:rsidRDefault="00AD6DB4" w:rsidP="00166AF3">
            <w:pPr>
              <w:pStyle w:val="TableBody"/>
              <w:rPr>
                <w:rFonts w:ascii="Helvetica" w:hAnsi="Helvetica"/>
                <w:b/>
                <w:i/>
                <w:sz w:val="20"/>
              </w:rPr>
            </w:pPr>
            <w:r w:rsidRPr="00671C8B">
              <w:rPr>
                <w:i/>
              </w:rPr>
              <w:t>Write command</w:t>
            </w:r>
          </w:p>
          <w:p w14:paraId="0654C34D" w14:textId="77777777" w:rsidR="00AD6DB4" w:rsidRPr="00671C8B" w:rsidRDefault="00AD6DB4" w:rsidP="00166AF3">
            <w:pPr>
              <w:pStyle w:val="TableBody"/>
              <w:rPr>
                <w:rFonts w:ascii="Helvetica" w:hAnsi="Helvetica"/>
                <w:sz w:val="20"/>
              </w:rPr>
            </w:pPr>
          </w:p>
          <w:p w14:paraId="7CD51C50" w14:textId="77777777" w:rsidR="00AD6DB4" w:rsidRPr="00671C8B" w:rsidRDefault="00AD6DB4" w:rsidP="00166AF3">
            <w:pPr>
              <w:pStyle w:val="TableBody"/>
              <w:rPr>
                <w:rFonts w:ascii="Helvetica" w:hAnsi="Helvetica"/>
                <w:sz w:val="20"/>
                <w:u w:val="single"/>
              </w:rPr>
            </w:pPr>
            <w:r w:rsidRPr="00671C8B">
              <w:rPr>
                <w:u w:val="single"/>
              </w:rPr>
              <w:t>Syntax</w:t>
            </w:r>
          </w:p>
          <w:p w14:paraId="16AC23DF" w14:textId="77777777" w:rsidR="00AD6DB4" w:rsidRPr="00671C8B" w:rsidRDefault="00AD6DB4" w:rsidP="00166AF3">
            <w:pPr>
              <w:pStyle w:val="TableBody"/>
              <w:rPr>
                <w:rFonts w:ascii="Helvetica" w:hAnsi="Helvetica"/>
                <w:sz w:val="20"/>
              </w:rPr>
            </w:pPr>
            <w:r w:rsidRPr="00671C8B">
              <w:rPr>
                <w:b/>
                <w:lang w:val="da-DK"/>
              </w:rPr>
              <w:t>AT+</w:t>
            </w:r>
            <w:r w:rsidRPr="00671C8B">
              <w:rPr>
                <w:b/>
                <w:lang w:val="da-DK"/>
              </w:rPr>
              <w:br/>
              <w:t>K</w:t>
            </w:r>
            <w:r w:rsidRPr="00671C8B">
              <w:rPr>
                <w:rFonts w:hint="eastAsia"/>
                <w:b/>
                <w:lang w:val="da-DK"/>
              </w:rPr>
              <w:t>PRIVK</w:t>
            </w:r>
            <w:r w:rsidRPr="00671C8B">
              <w:rPr>
                <w:b/>
                <w:lang w:val="da-DK"/>
              </w:rPr>
              <w:t>DELETE=</w:t>
            </w:r>
            <w:r w:rsidRPr="00671C8B">
              <w:rPr>
                <w:rFonts w:hint="eastAsia"/>
                <w:b/>
                <w:lang w:val="da-DK"/>
              </w:rPr>
              <w:t>&lt;</w:t>
            </w:r>
            <w:r w:rsidRPr="00671C8B">
              <w:rPr>
                <w:b/>
                <w:lang w:val="da-DK"/>
              </w:rPr>
              <w:t>index&gt;</w:t>
            </w:r>
          </w:p>
        </w:tc>
        <w:tc>
          <w:tcPr>
            <w:tcW w:w="4069" w:type="pct"/>
          </w:tcPr>
          <w:p w14:paraId="64E8F0C2" w14:textId="77777777" w:rsidR="00AD6DB4" w:rsidRPr="00671C8B" w:rsidRDefault="00AD6DB4" w:rsidP="00166AF3">
            <w:pPr>
              <w:pStyle w:val="TableBody"/>
              <w:rPr>
                <w:rFonts w:ascii="Helvetica" w:hAnsi="Helvetica"/>
                <w:sz w:val="20"/>
              </w:rPr>
            </w:pPr>
          </w:p>
          <w:p w14:paraId="57693F02" w14:textId="77777777" w:rsidR="00AD6DB4" w:rsidRPr="00671C8B" w:rsidRDefault="00AD6DB4" w:rsidP="00166AF3">
            <w:pPr>
              <w:pStyle w:val="TableBody"/>
              <w:rPr>
                <w:rFonts w:ascii="Helvetica" w:hAnsi="Helvetica"/>
                <w:sz w:val="20"/>
              </w:rPr>
            </w:pPr>
          </w:p>
          <w:p w14:paraId="7BA30537" w14:textId="77777777" w:rsidR="00AD6DB4" w:rsidRPr="00671C8B" w:rsidRDefault="00AD6DB4" w:rsidP="00166AF3">
            <w:pPr>
              <w:pStyle w:val="TableBody"/>
              <w:rPr>
                <w:rFonts w:ascii="Helvetica" w:hAnsi="Helvetica"/>
                <w:sz w:val="20"/>
                <w:u w:val="single"/>
              </w:rPr>
            </w:pPr>
            <w:r w:rsidRPr="00671C8B">
              <w:rPr>
                <w:u w:val="single"/>
              </w:rPr>
              <w:t>Response</w:t>
            </w:r>
          </w:p>
          <w:p w14:paraId="380C18D9" w14:textId="77777777" w:rsidR="00AD6DB4" w:rsidRPr="00671C8B" w:rsidRDefault="00AD6DB4" w:rsidP="00166AF3">
            <w:pPr>
              <w:pStyle w:val="TableBody"/>
              <w:rPr>
                <w:rFonts w:ascii="Helvetica" w:hAnsi="Helvetica"/>
                <w:b/>
                <w:sz w:val="20"/>
              </w:rPr>
            </w:pPr>
            <w:r w:rsidRPr="00671C8B">
              <w:rPr>
                <w:b/>
              </w:rPr>
              <w:t>OK</w:t>
            </w:r>
          </w:p>
          <w:p w14:paraId="43221F10" w14:textId="77777777" w:rsidR="00AD6DB4" w:rsidRPr="00C318EF" w:rsidRDefault="00AD6DB4" w:rsidP="00166AF3">
            <w:pPr>
              <w:pStyle w:val="TableBody"/>
              <w:rPr>
                <w:lang w:eastAsia="zh-CN"/>
              </w:rPr>
            </w:pPr>
          </w:p>
          <w:p w14:paraId="0F0E87AD" w14:textId="77777777" w:rsidR="00AD6DB4" w:rsidRPr="00C318EF" w:rsidRDefault="00AD6DB4" w:rsidP="00166AF3">
            <w:pPr>
              <w:pStyle w:val="TableBody"/>
            </w:pPr>
            <w:r w:rsidRPr="00C318EF">
              <w:t>or</w:t>
            </w:r>
          </w:p>
          <w:p w14:paraId="3B77A9AD" w14:textId="77777777" w:rsidR="00AD6DB4" w:rsidRPr="00671C8B" w:rsidRDefault="00AD6DB4" w:rsidP="00166AF3">
            <w:pPr>
              <w:pStyle w:val="TableBody"/>
              <w:rPr>
                <w:b/>
              </w:rPr>
            </w:pPr>
            <w:r w:rsidRPr="00671C8B">
              <w:rPr>
                <w:b/>
              </w:rPr>
              <w:t>+CME ERROR: &lt;err&gt;</w:t>
            </w:r>
          </w:p>
          <w:p w14:paraId="78B523AB" w14:textId="77777777" w:rsidR="00AD6DB4" w:rsidRPr="00671C8B" w:rsidRDefault="00AD6DB4" w:rsidP="00166AF3">
            <w:pPr>
              <w:pStyle w:val="TableBody"/>
              <w:rPr>
                <w:b/>
              </w:rPr>
            </w:pPr>
          </w:p>
          <w:p w14:paraId="58263E72" w14:textId="77777777" w:rsidR="00AD6DB4" w:rsidRPr="00671C8B" w:rsidRDefault="00AD6DB4" w:rsidP="00166AF3">
            <w:pPr>
              <w:pStyle w:val="TableBody"/>
              <w:rPr>
                <w:color w:val="000000"/>
                <w:u w:val="single"/>
                <w:lang w:eastAsia="zh-CN"/>
              </w:rPr>
            </w:pPr>
            <w:r w:rsidRPr="00671C8B">
              <w:rPr>
                <w:u w:val="single"/>
              </w:rPr>
              <w:t>Parameter</w:t>
            </w:r>
          </w:p>
          <w:p w14:paraId="4E3687D6" w14:textId="77777777" w:rsidR="00AD6DB4" w:rsidRPr="00671C8B" w:rsidRDefault="00AD6DB4" w:rsidP="00166AF3">
            <w:pPr>
              <w:pStyle w:val="TableBody"/>
            </w:pPr>
            <w:r w:rsidRPr="00671C8B">
              <w:rPr>
                <w:b/>
              </w:rPr>
              <w:t>&lt;index&gt;</w:t>
            </w:r>
            <w:r w:rsidRPr="00671C8B">
              <w:rPr>
                <w:b/>
              </w:rPr>
              <w:tab/>
            </w:r>
            <w:r>
              <w:rPr>
                <w:lang w:eastAsia="zh-CN"/>
              </w:rPr>
              <w:t>S</w:t>
            </w:r>
            <w:r w:rsidRPr="00671C8B">
              <w:rPr>
                <w:lang w:eastAsia="zh-CN"/>
              </w:rPr>
              <w:t xml:space="preserve">tored </w:t>
            </w:r>
            <w:r w:rsidRPr="00671C8B">
              <w:rPr>
                <w:rFonts w:hint="eastAsia"/>
                <w:lang w:eastAsia="zh-CN"/>
              </w:rPr>
              <w:t>private key</w:t>
            </w:r>
            <w:r>
              <w:rPr>
                <w:lang w:eastAsia="zh-CN"/>
              </w:rPr>
              <w:t xml:space="preserve"> index</w:t>
            </w:r>
            <w:r w:rsidRPr="00671C8B">
              <w:rPr>
                <w:lang w:eastAsia="zh-CN"/>
              </w:rPr>
              <w:t xml:space="preserve">. </w:t>
            </w:r>
            <w:r w:rsidRPr="00671C8B">
              <w:t>Value range: 0 – 2</w:t>
            </w:r>
          </w:p>
        </w:tc>
      </w:tr>
      <w:tr w:rsidR="00AD6DB4" w:rsidRPr="00671C8B" w14:paraId="1A210EFB" w14:textId="77777777" w:rsidTr="00166AF3">
        <w:trPr>
          <w:trHeight w:val="599"/>
        </w:trPr>
        <w:tc>
          <w:tcPr>
            <w:tcW w:w="931" w:type="pct"/>
          </w:tcPr>
          <w:p w14:paraId="07DD2ECC" w14:textId="77777777" w:rsidR="00AD6DB4" w:rsidRPr="00671C8B" w:rsidRDefault="00AD6DB4" w:rsidP="00166AF3">
            <w:pPr>
              <w:pStyle w:val="TableBody"/>
              <w:rPr>
                <w:rFonts w:ascii="Helvetica" w:hAnsi="Helvetica"/>
                <w:b/>
                <w:sz w:val="20"/>
                <w:u w:val="single"/>
              </w:rPr>
            </w:pPr>
            <w:r w:rsidRPr="00671C8B">
              <w:rPr>
                <w:u w:val="single"/>
              </w:rPr>
              <w:t>Reference</w:t>
            </w:r>
          </w:p>
          <w:p w14:paraId="4B590028" w14:textId="77777777" w:rsidR="00AD6DB4" w:rsidRPr="00671C8B" w:rsidRDefault="00AD6DB4" w:rsidP="00166AF3">
            <w:pPr>
              <w:pStyle w:val="TableBody"/>
              <w:rPr>
                <w:u w:val="single"/>
              </w:rPr>
            </w:pPr>
            <w:r w:rsidRPr="00671C8B">
              <w:t xml:space="preserve">Sierra Wireless Proprietary </w:t>
            </w:r>
          </w:p>
        </w:tc>
        <w:tc>
          <w:tcPr>
            <w:tcW w:w="4069" w:type="pct"/>
          </w:tcPr>
          <w:p w14:paraId="3067D347" w14:textId="77777777" w:rsidR="00AD6DB4" w:rsidRPr="00671C8B" w:rsidRDefault="00AD6DB4" w:rsidP="00166AF3">
            <w:pPr>
              <w:pStyle w:val="TableBody"/>
              <w:rPr>
                <w:u w:val="single"/>
              </w:rPr>
            </w:pPr>
          </w:p>
        </w:tc>
      </w:tr>
    </w:tbl>
    <w:p w14:paraId="014871E7" w14:textId="77777777" w:rsidR="00AD6DB4" w:rsidRPr="00671C8B" w:rsidRDefault="00AD6DB4" w:rsidP="00AD6DB4">
      <w:pPr>
        <w:rPr>
          <w:lang w:val="en-GB"/>
        </w:rPr>
        <w:sectPr w:rsidR="00AD6DB4" w:rsidRPr="00671C8B" w:rsidSect="00166AF3">
          <w:pgSz w:w="11909" w:h="16834" w:code="9"/>
          <w:pgMar w:top="1440" w:right="1440" w:bottom="1440" w:left="1440" w:header="691" w:footer="800" w:gutter="0"/>
          <w:cols w:space="720"/>
          <w:titlePg/>
          <w:docGrid w:linePitch="360"/>
        </w:sectPr>
      </w:pPr>
    </w:p>
    <w:p w14:paraId="53465FAB" w14:textId="5F868D62" w:rsidR="00AD6DB4" w:rsidRDefault="00AD6DB4" w:rsidP="0059466D">
      <w:pPr>
        <w:pStyle w:val="Heading1"/>
        <w:numPr>
          <w:ilvl w:val="0"/>
          <w:numId w:val="11"/>
        </w:numPr>
        <w:ind w:left="1440" w:hanging="720"/>
      </w:pPr>
      <w:bookmarkStart w:id="23421" w:name="_Toc369684262"/>
      <w:bookmarkStart w:id="23422" w:name="_Ref368584427"/>
      <w:bookmarkStart w:id="23423" w:name="_Ref368584429"/>
      <w:bookmarkStart w:id="23424" w:name="_Toc368586239"/>
      <w:bookmarkStart w:id="23425" w:name="_Ref389558874"/>
      <w:bookmarkStart w:id="23426" w:name="_Ref389558877"/>
      <w:bookmarkStart w:id="23427" w:name="_Toc448912365"/>
      <w:bookmarkStart w:id="23428" w:name="_Ref448916285"/>
      <w:bookmarkStart w:id="23429" w:name="_Toc486251807"/>
      <w:bookmarkStart w:id="23430" w:name="_Toc489462175"/>
      <w:bookmarkEnd w:id="21016"/>
      <w:bookmarkEnd w:id="21017"/>
      <w:bookmarkEnd w:id="23421"/>
      <w:commentRangeStart w:id="23431"/>
      <w:r w:rsidRPr="00D607BB">
        <w:t>AVMS Commands</w:t>
      </w:r>
      <w:bookmarkEnd w:id="23422"/>
      <w:bookmarkEnd w:id="23423"/>
      <w:bookmarkEnd w:id="23424"/>
      <w:bookmarkEnd w:id="23425"/>
      <w:bookmarkEnd w:id="23426"/>
      <w:bookmarkEnd w:id="23427"/>
      <w:commentRangeEnd w:id="23431"/>
      <w:r>
        <w:rPr>
          <w:rStyle w:val="CommentReference"/>
          <w:rFonts w:ascii="Verdana" w:eastAsia="Times New Roman" w:hAnsi="Verdana" w:cs="Times New Roman"/>
          <w:b w:val="0"/>
          <w:lang w:eastAsia="en-US"/>
        </w:rPr>
        <w:commentReference w:id="23431"/>
      </w:r>
      <w:bookmarkEnd w:id="23428"/>
      <w:bookmarkEnd w:id="23429"/>
      <w:bookmarkEnd w:id="23430"/>
    </w:p>
    <w:p w14:paraId="4DD0F82A" w14:textId="77777777" w:rsidR="00AD6DB4" w:rsidRDefault="00AD6DB4" w:rsidP="0059466D">
      <w:pPr>
        <w:pStyle w:val="Heading2"/>
        <w:numPr>
          <w:ilvl w:val="1"/>
          <w:numId w:val="11"/>
        </w:numPr>
        <w:ind w:left="1080" w:hanging="1080"/>
      </w:pPr>
      <w:bookmarkStart w:id="23432" w:name="_Toc489371295"/>
      <w:bookmarkStart w:id="23433" w:name="_Toc474156426"/>
      <w:bookmarkStart w:id="23434" w:name="_Toc474159532"/>
      <w:bookmarkStart w:id="23435" w:name="_Toc474312722"/>
      <w:bookmarkStart w:id="23436" w:name="_Toc474745224"/>
      <w:bookmarkStart w:id="23437" w:name="_Toc476241137"/>
      <w:bookmarkStart w:id="23438" w:name="_Toc368586242"/>
      <w:bookmarkStart w:id="23439" w:name="_Toc364183929"/>
      <w:bookmarkStart w:id="23440" w:name="_Toc367724477"/>
      <w:bookmarkStart w:id="23441" w:name="_Ref369094868"/>
      <w:bookmarkStart w:id="23442" w:name="_Ref393184892"/>
      <w:bookmarkStart w:id="23443" w:name="_Ref393184894"/>
      <w:bookmarkStart w:id="23444" w:name="_Ref396742974"/>
      <w:bookmarkStart w:id="23445" w:name="_Ref396742976"/>
      <w:bookmarkStart w:id="23446" w:name="_Toc417632409"/>
      <w:bookmarkStart w:id="23447" w:name="_Toc448912367"/>
      <w:bookmarkStart w:id="23448" w:name="_Toc486251808"/>
      <w:bookmarkStart w:id="23449" w:name="_Toc489462176"/>
      <w:bookmarkEnd w:id="23432"/>
      <w:bookmarkEnd w:id="23433"/>
      <w:bookmarkEnd w:id="23434"/>
      <w:bookmarkEnd w:id="23435"/>
      <w:bookmarkEnd w:id="23436"/>
      <w:bookmarkEnd w:id="23437"/>
      <w:r w:rsidRPr="00671C8B">
        <w:t xml:space="preserve">+WDSC </w:t>
      </w:r>
      <w:bookmarkEnd w:id="23438"/>
      <w:r w:rsidRPr="00671C8B">
        <w:t>Command: Device Services Configuration</w:t>
      </w:r>
      <w:bookmarkEnd w:id="23439"/>
      <w:bookmarkEnd w:id="23440"/>
      <w:bookmarkEnd w:id="23441"/>
      <w:bookmarkEnd w:id="23442"/>
      <w:bookmarkEnd w:id="23443"/>
      <w:bookmarkEnd w:id="23444"/>
      <w:bookmarkEnd w:id="23445"/>
      <w:bookmarkEnd w:id="23446"/>
      <w:bookmarkEnd w:id="23447"/>
      <w:bookmarkEnd w:id="23448"/>
      <w:bookmarkEnd w:id="23449"/>
    </w:p>
    <w:tbl>
      <w:tblPr>
        <w:tblStyle w:val="TableSWIleft"/>
        <w:tblW w:w="8997" w:type="dxa"/>
        <w:tblLayout w:type="fixed"/>
        <w:tblLook w:val="04A0" w:firstRow="1" w:lastRow="0" w:firstColumn="1" w:lastColumn="0" w:noHBand="0" w:noVBand="1"/>
      </w:tblPr>
      <w:tblGrid>
        <w:gridCol w:w="2967"/>
        <w:gridCol w:w="6030"/>
        <w:tblGridChange w:id="23450">
          <w:tblGrid>
            <w:gridCol w:w="236"/>
            <w:gridCol w:w="8761"/>
          </w:tblGrid>
        </w:tblGridChange>
      </w:tblGrid>
      <w:tr w:rsidR="00AD6DB4" w:rsidRPr="00671C8B" w14:paraId="33541B3C" w14:textId="77777777" w:rsidTr="003C064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64CD4EC7" w14:textId="1ED87423" w:rsidR="00AD6DB4" w:rsidRPr="00671C8B" w:rsidRDefault="00AD6DB4">
            <w:pPr>
              <w:pStyle w:val="TableRowHead"/>
              <w:spacing w:before="144" w:after="144"/>
              <w:rPr>
                <w:lang w:eastAsia="zh-CN"/>
              </w:rPr>
            </w:pPr>
            <w:del w:id="23451" w:author="Alban Roche" w:date="2017-08-02T14:40:00Z">
              <w:r w:rsidDel="00F22490">
                <w:delText>HL7618, HL7618RD, HL7648, HL7650, HL7688, HL7690 and HL7692</w:delText>
              </w:r>
            </w:del>
            <w:ins w:id="23452" w:author="Alban Roche" w:date="2017-08-02T14:40:00Z">
              <w:r w:rsidR="00F22490">
                <w:t>HL7800</w:t>
              </w:r>
            </w:ins>
          </w:p>
        </w:tc>
      </w:tr>
      <w:tr w:rsidR="00AD6DB4" w:rsidRPr="00671C8B" w14:paraId="0ABA3CE7" w14:textId="77777777" w:rsidTr="000934B8">
        <w:tblPrEx>
          <w:tblW w:w="8997" w:type="dxa"/>
          <w:tblLayout w:type="fixed"/>
          <w:tblPrExChange w:id="23453" w:author="Alban Roche" w:date="2017-08-02T16:47:00Z">
            <w:tblPrEx>
              <w:tblW w:w="8997" w:type="dxa"/>
              <w:tblLayout w:type="fixed"/>
            </w:tblPrEx>
          </w:tblPrExChange>
        </w:tblPrEx>
        <w:trPr>
          <w:trHeight w:val="978"/>
          <w:trPrChange w:id="23454" w:author="Alban Roche" w:date="2017-08-02T16:47:00Z">
            <w:trPr>
              <w:trHeight w:val="978"/>
            </w:trPr>
          </w:trPrChange>
        </w:trPr>
        <w:tc>
          <w:tcPr>
            <w:tcW w:w="2967" w:type="dxa"/>
            <w:tcPrChange w:id="23455" w:author="Alban Roche" w:date="2017-08-02T16:47:00Z">
              <w:tcPr>
                <w:tcW w:w="0" w:type="dxa"/>
              </w:tcPr>
            </w:tcPrChange>
          </w:tcPr>
          <w:p w14:paraId="3CA598B3" w14:textId="77777777" w:rsidR="00AD6DB4" w:rsidRPr="00671C8B" w:rsidRDefault="00AD6DB4" w:rsidP="00166AF3">
            <w:pPr>
              <w:pStyle w:val="TableBody"/>
              <w:keepNext/>
              <w:rPr>
                <w:i/>
              </w:rPr>
            </w:pPr>
            <w:r w:rsidRPr="00671C8B">
              <w:rPr>
                <w:i/>
              </w:rPr>
              <w:t>Test command</w:t>
            </w:r>
          </w:p>
          <w:p w14:paraId="37DFE4F1" w14:textId="77777777" w:rsidR="00AD6DB4" w:rsidRPr="00D86F43" w:rsidRDefault="00AD6DB4" w:rsidP="00166AF3">
            <w:pPr>
              <w:pStyle w:val="TableBody"/>
              <w:keepNext/>
              <w:rPr>
                <w:sz w:val="14"/>
                <w:szCs w:val="14"/>
              </w:rPr>
            </w:pPr>
          </w:p>
          <w:p w14:paraId="235ECA31" w14:textId="77777777" w:rsidR="00AD6DB4" w:rsidRPr="00671C8B" w:rsidRDefault="00AD6DB4" w:rsidP="00166AF3">
            <w:pPr>
              <w:pStyle w:val="TableBody"/>
              <w:keepNext/>
              <w:rPr>
                <w:u w:val="single"/>
              </w:rPr>
            </w:pPr>
            <w:r w:rsidRPr="00671C8B">
              <w:rPr>
                <w:u w:val="single"/>
              </w:rPr>
              <w:t>Syntax</w:t>
            </w:r>
          </w:p>
          <w:p w14:paraId="067F8F13" w14:textId="77777777" w:rsidR="00AD6DB4" w:rsidRPr="00671C8B" w:rsidRDefault="00AD6DB4" w:rsidP="00166AF3">
            <w:pPr>
              <w:pStyle w:val="TableBody"/>
              <w:keepNext/>
              <w:rPr>
                <w:u w:val="single"/>
              </w:rPr>
            </w:pPr>
            <w:r w:rsidRPr="00671C8B">
              <w:rPr>
                <w:b/>
              </w:rPr>
              <w:t>AT+WDSC=?</w:t>
            </w:r>
          </w:p>
        </w:tc>
        <w:tc>
          <w:tcPr>
            <w:tcW w:w="6030" w:type="dxa"/>
            <w:tcPrChange w:id="23456" w:author="Alban Roche" w:date="2017-08-02T16:47:00Z">
              <w:tcPr>
                <w:tcW w:w="7269" w:type="dxa"/>
              </w:tcPr>
            </w:tcPrChange>
          </w:tcPr>
          <w:p w14:paraId="66A07423" w14:textId="77777777" w:rsidR="00AD6DB4" w:rsidRPr="00671C8B" w:rsidRDefault="00AD6DB4" w:rsidP="00166AF3">
            <w:pPr>
              <w:pStyle w:val="TableBody"/>
              <w:keepNext/>
              <w:rPr>
                <w:u w:val="single"/>
              </w:rPr>
            </w:pPr>
          </w:p>
          <w:p w14:paraId="3494514F" w14:textId="77777777" w:rsidR="00AD6DB4" w:rsidRPr="00D86F43" w:rsidRDefault="00AD6DB4" w:rsidP="00166AF3">
            <w:pPr>
              <w:pStyle w:val="TableBody"/>
              <w:keepNext/>
              <w:rPr>
                <w:sz w:val="14"/>
                <w:szCs w:val="14"/>
                <w:u w:val="single"/>
              </w:rPr>
            </w:pPr>
          </w:p>
          <w:p w14:paraId="3900216F" w14:textId="77777777" w:rsidR="00AD6DB4" w:rsidRPr="00671C8B" w:rsidRDefault="00AD6DB4" w:rsidP="00166AF3">
            <w:pPr>
              <w:pStyle w:val="TableBody"/>
              <w:keepNext/>
              <w:rPr>
                <w:u w:val="single"/>
              </w:rPr>
            </w:pPr>
            <w:r w:rsidRPr="00671C8B">
              <w:rPr>
                <w:u w:val="single"/>
              </w:rPr>
              <w:t>Response</w:t>
            </w:r>
          </w:p>
          <w:p w14:paraId="550F8214" w14:textId="77777777" w:rsidR="00AD6DB4" w:rsidRPr="00671C8B" w:rsidRDefault="00AD6DB4" w:rsidP="00166AF3">
            <w:pPr>
              <w:pStyle w:val="TableBody"/>
              <w:keepNext/>
            </w:pPr>
            <w:r w:rsidRPr="00671C8B">
              <w:rPr>
                <w:b/>
              </w:rPr>
              <w:t>+WDSC:</w:t>
            </w:r>
            <w:r w:rsidRPr="00671C8B">
              <w:t xml:space="preserve"> (0-2), (list of supported </w:t>
            </w:r>
            <w:r w:rsidRPr="00671C8B">
              <w:rPr>
                <w:b/>
              </w:rPr>
              <w:t>&lt;State&gt;</w:t>
            </w:r>
            <w:r w:rsidRPr="00671C8B">
              <w:t>s)</w:t>
            </w:r>
          </w:p>
          <w:p w14:paraId="4EFE228A" w14:textId="77777777" w:rsidR="00AD6DB4" w:rsidRPr="00671C8B" w:rsidRDefault="00AD6DB4" w:rsidP="00166AF3">
            <w:pPr>
              <w:pStyle w:val="TableBody"/>
              <w:keepNext/>
            </w:pPr>
            <w:r w:rsidRPr="00671C8B">
              <w:rPr>
                <w:b/>
              </w:rPr>
              <w:t>+WDSC:</w:t>
            </w:r>
            <w:r w:rsidRPr="00671C8B">
              <w:t xml:space="preserve"> 3, (list of supported </w:t>
            </w:r>
            <w:r w:rsidRPr="00671C8B">
              <w:rPr>
                <w:b/>
              </w:rPr>
              <w:t>&lt;State&gt;</w:t>
            </w:r>
            <w:r w:rsidRPr="00671C8B">
              <w:t>s)</w:t>
            </w:r>
          </w:p>
          <w:p w14:paraId="067FE9D8" w14:textId="77777777" w:rsidR="00AD6DB4" w:rsidRPr="00671C8B" w:rsidRDefault="00AD6DB4" w:rsidP="00166AF3">
            <w:pPr>
              <w:pStyle w:val="TableBody"/>
              <w:keepNext/>
            </w:pPr>
            <w:r w:rsidRPr="00671C8B">
              <w:rPr>
                <w:b/>
              </w:rPr>
              <w:t>+WDSC:</w:t>
            </w:r>
            <w:r w:rsidRPr="00671C8B">
              <w:t xml:space="preserve"> 4, (list of supported </w:t>
            </w:r>
            <w:r w:rsidRPr="00671C8B">
              <w:rPr>
                <w:b/>
              </w:rPr>
              <w:t>&lt;Timer_n&gt;</w:t>
            </w:r>
            <w:r w:rsidRPr="00671C8B">
              <w:t>s)</w:t>
            </w:r>
          </w:p>
          <w:p w14:paraId="743AB18C" w14:textId="77777777" w:rsidR="00AD6DB4" w:rsidRPr="00671C8B" w:rsidRDefault="00AD6DB4" w:rsidP="00166AF3">
            <w:pPr>
              <w:pStyle w:val="TableBody"/>
              <w:keepNext/>
              <w:rPr>
                <w:u w:val="single"/>
              </w:rPr>
            </w:pPr>
            <w:r w:rsidRPr="00671C8B">
              <w:rPr>
                <w:b/>
              </w:rPr>
              <w:t>OK</w:t>
            </w:r>
          </w:p>
        </w:tc>
      </w:tr>
      <w:tr w:rsidR="00AD6DB4" w:rsidRPr="00671C8B" w14:paraId="1AB58AD7" w14:textId="77777777" w:rsidTr="000934B8">
        <w:tblPrEx>
          <w:tblW w:w="8997" w:type="dxa"/>
          <w:tblLayout w:type="fixed"/>
          <w:tblPrExChange w:id="23457" w:author="Alban Roche" w:date="2017-08-02T16:47:00Z">
            <w:tblPrEx>
              <w:tblW w:w="8997" w:type="dxa"/>
              <w:tblLayout w:type="fixed"/>
            </w:tblPrEx>
          </w:tblPrExChange>
        </w:tblPrEx>
        <w:trPr>
          <w:trHeight w:val="1486"/>
          <w:trPrChange w:id="23458" w:author="Alban Roche" w:date="2017-08-02T16:47:00Z">
            <w:trPr>
              <w:trHeight w:val="1486"/>
            </w:trPr>
          </w:trPrChange>
        </w:trPr>
        <w:tc>
          <w:tcPr>
            <w:tcW w:w="2967" w:type="dxa"/>
            <w:tcPrChange w:id="23459" w:author="Alban Roche" w:date="2017-08-02T16:47:00Z">
              <w:tcPr>
                <w:tcW w:w="0" w:type="dxa"/>
              </w:tcPr>
            </w:tcPrChange>
          </w:tcPr>
          <w:p w14:paraId="25BF12E8" w14:textId="77777777" w:rsidR="00AD6DB4" w:rsidRPr="00671C8B" w:rsidRDefault="00AD6DB4" w:rsidP="00166AF3">
            <w:pPr>
              <w:pStyle w:val="TableBody"/>
              <w:rPr>
                <w:i/>
              </w:rPr>
            </w:pPr>
            <w:r w:rsidRPr="00671C8B">
              <w:rPr>
                <w:i/>
              </w:rPr>
              <w:t>Read command</w:t>
            </w:r>
          </w:p>
          <w:p w14:paraId="2E450F78" w14:textId="77777777" w:rsidR="00AD6DB4" w:rsidRPr="00D86F43" w:rsidRDefault="00AD6DB4" w:rsidP="00166AF3">
            <w:pPr>
              <w:pStyle w:val="TableBody"/>
              <w:rPr>
                <w:sz w:val="14"/>
                <w:szCs w:val="14"/>
              </w:rPr>
            </w:pPr>
          </w:p>
          <w:p w14:paraId="2A6F497C" w14:textId="77777777" w:rsidR="00AD6DB4" w:rsidRPr="00671C8B" w:rsidRDefault="00AD6DB4" w:rsidP="00166AF3">
            <w:pPr>
              <w:pStyle w:val="TableBody"/>
              <w:rPr>
                <w:u w:val="single"/>
              </w:rPr>
            </w:pPr>
            <w:r w:rsidRPr="00671C8B">
              <w:rPr>
                <w:u w:val="single"/>
              </w:rPr>
              <w:t>Syntax</w:t>
            </w:r>
          </w:p>
          <w:p w14:paraId="0A62DA30" w14:textId="77777777" w:rsidR="00AD6DB4" w:rsidRPr="00671C8B" w:rsidRDefault="00AD6DB4" w:rsidP="00166AF3">
            <w:pPr>
              <w:pStyle w:val="TableBody"/>
              <w:rPr>
                <w:u w:val="single"/>
              </w:rPr>
            </w:pPr>
            <w:r w:rsidRPr="00671C8B">
              <w:rPr>
                <w:b/>
              </w:rPr>
              <w:t>AT+WDSC?</w:t>
            </w:r>
          </w:p>
        </w:tc>
        <w:tc>
          <w:tcPr>
            <w:tcW w:w="6030" w:type="dxa"/>
            <w:tcPrChange w:id="23460" w:author="Alban Roche" w:date="2017-08-02T16:47:00Z">
              <w:tcPr>
                <w:tcW w:w="7269" w:type="dxa"/>
              </w:tcPr>
            </w:tcPrChange>
          </w:tcPr>
          <w:p w14:paraId="0D592980" w14:textId="77777777" w:rsidR="00AD6DB4" w:rsidRPr="00671C8B" w:rsidRDefault="00AD6DB4" w:rsidP="00166AF3">
            <w:pPr>
              <w:pStyle w:val="TableBody"/>
              <w:rPr>
                <w:u w:val="single"/>
              </w:rPr>
            </w:pPr>
          </w:p>
          <w:p w14:paraId="3099C09C" w14:textId="77777777" w:rsidR="00AD6DB4" w:rsidRPr="00D86F43" w:rsidRDefault="00AD6DB4" w:rsidP="00166AF3">
            <w:pPr>
              <w:pStyle w:val="TableBody"/>
              <w:rPr>
                <w:sz w:val="14"/>
                <w:szCs w:val="14"/>
                <w:u w:val="single"/>
              </w:rPr>
            </w:pPr>
          </w:p>
          <w:p w14:paraId="157EE17D" w14:textId="77777777" w:rsidR="00AD6DB4" w:rsidRPr="00671C8B" w:rsidRDefault="00AD6DB4" w:rsidP="00166AF3">
            <w:pPr>
              <w:pStyle w:val="TableBody"/>
              <w:rPr>
                <w:u w:val="single"/>
              </w:rPr>
            </w:pPr>
            <w:r w:rsidRPr="00671C8B">
              <w:rPr>
                <w:u w:val="single"/>
              </w:rPr>
              <w:t>Response</w:t>
            </w:r>
          </w:p>
          <w:p w14:paraId="3F9D3075" w14:textId="77777777" w:rsidR="00AD6DB4" w:rsidRPr="00671C8B" w:rsidRDefault="00AD6DB4" w:rsidP="00166AF3">
            <w:pPr>
              <w:pStyle w:val="TableBody"/>
              <w:rPr>
                <w:b/>
                <w:snapToGrid w:val="0"/>
              </w:rPr>
            </w:pPr>
            <w:r w:rsidRPr="00671C8B">
              <w:rPr>
                <w:b/>
                <w:snapToGrid w:val="0"/>
              </w:rPr>
              <w:t>+WDSC: 0,&lt;State&gt;</w:t>
            </w:r>
          </w:p>
          <w:p w14:paraId="0C58CD40" w14:textId="77777777" w:rsidR="00AD6DB4" w:rsidRPr="00671C8B" w:rsidRDefault="00AD6DB4" w:rsidP="00166AF3">
            <w:pPr>
              <w:pStyle w:val="TableBody"/>
              <w:rPr>
                <w:b/>
                <w:snapToGrid w:val="0"/>
              </w:rPr>
            </w:pPr>
            <w:r w:rsidRPr="00671C8B">
              <w:rPr>
                <w:b/>
                <w:snapToGrid w:val="0"/>
              </w:rPr>
              <w:t>+WDSC: 1,&lt;State&gt;</w:t>
            </w:r>
          </w:p>
          <w:p w14:paraId="45C6D46F" w14:textId="77777777" w:rsidR="00AD6DB4" w:rsidRPr="00671C8B" w:rsidRDefault="00AD6DB4" w:rsidP="00166AF3">
            <w:pPr>
              <w:pStyle w:val="TableBody"/>
              <w:rPr>
                <w:b/>
                <w:snapToGrid w:val="0"/>
              </w:rPr>
            </w:pPr>
            <w:r w:rsidRPr="00671C8B">
              <w:rPr>
                <w:b/>
                <w:snapToGrid w:val="0"/>
              </w:rPr>
              <w:t>+WDSC: 2,&lt;State&gt;</w:t>
            </w:r>
          </w:p>
          <w:p w14:paraId="77D08B66" w14:textId="77777777" w:rsidR="00AD6DB4" w:rsidRPr="00671C8B" w:rsidRDefault="00AD6DB4" w:rsidP="00166AF3">
            <w:pPr>
              <w:pStyle w:val="TableBody"/>
              <w:rPr>
                <w:b/>
                <w:snapToGrid w:val="0"/>
              </w:rPr>
            </w:pPr>
            <w:r w:rsidRPr="00671C8B">
              <w:rPr>
                <w:b/>
                <w:snapToGrid w:val="0"/>
              </w:rPr>
              <w:t>+WDSC: 3,&lt;State&gt;</w:t>
            </w:r>
          </w:p>
          <w:p w14:paraId="1680C989" w14:textId="77777777" w:rsidR="00AD6DB4" w:rsidRPr="00671C8B" w:rsidRDefault="00AD6DB4" w:rsidP="00166AF3">
            <w:pPr>
              <w:pStyle w:val="TableBody"/>
              <w:rPr>
                <w:b/>
                <w:snapToGrid w:val="0"/>
              </w:rPr>
            </w:pPr>
            <w:r w:rsidRPr="00671C8B">
              <w:rPr>
                <w:b/>
                <w:snapToGrid w:val="0"/>
              </w:rPr>
              <w:t>+WDSC: 4,&lt;Timer_1&gt;[[,&lt;Timer_2&gt;]…[,&lt;Timer_n]]</w:t>
            </w:r>
          </w:p>
          <w:p w14:paraId="65C03B73" w14:textId="77777777" w:rsidR="00AD6DB4" w:rsidRPr="00671C8B" w:rsidRDefault="00AD6DB4" w:rsidP="00166AF3">
            <w:pPr>
              <w:pStyle w:val="TableBody"/>
              <w:rPr>
                <w:u w:val="single"/>
              </w:rPr>
            </w:pPr>
            <w:r w:rsidRPr="00671C8B">
              <w:rPr>
                <w:b/>
                <w:snapToGrid w:val="0"/>
              </w:rPr>
              <w:t>OK</w:t>
            </w:r>
          </w:p>
        </w:tc>
      </w:tr>
      <w:tr w:rsidR="00AD6DB4" w:rsidRPr="00671C8B" w14:paraId="7B6A59D1" w14:textId="77777777" w:rsidTr="000934B8">
        <w:tblPrEx>
          <w:tblW w:w="8997" w:type="dxa"/>
          <w:tblLayout w:type="fixed"/>
          <w:tblPrExChange w:id="23461" w:author="Alban Roche" w:date="2017-08-02T16:47:00Z">
            <w:tblPrEx>
              <w:tblW w:w="8997" w:type="dxa"/>
              <w:tblLayout w:type="fixed"/>
            </w:tblPrEx>
          </w:tblPrExChange>
        </w:tblPrEx>
        <w:trPr>
          <w:cantSplit w:val="0"/>
          <w:trHeight w:val="65"/>
          <w:trPrChange w:id="23462" w:author="Alban Roche" w:date="2017-08-02T16:47:00Z">
            <w:trPr>
              <w:cantSplit w:val="0"/>
              <w:trHeight w:val="65"/>
            </w:trPr>
          </w:trPrChange>
        </w:trPr>
        <w:tc>
          <w:tcPr>
            <w:tcW w:w="2967" w:type="dxa"/>
            <w:tcPrChange w:id="23463" w:author="Alban Roche" w:date="2017-08-02T16:47:00Z">
              <w:tcPr>
                <w:tcW w:w="0" w:type="dxa"/>
              </w:tcPr>
            </w:tcPrChange>
          </w:tcPr>
          <w:p w14:paraId="419C0856" w14:textId="77777777" w:rsidR="00AD6DB4" w:rsidRPr="00671C8B" w:rsidRDefault="00AD6DB4" w:rsidP="00166AF3">
            <w:pPr>
              <w:pStyle w:val="TableBody"/>
              <w:rPr>
                <w:i/>
              </w:rPr>
            </w:pPr>
            <w:r w:rsidRPr="00671C8B">
              <w:rPr>
                <w:i/>
              </w:rPr>
              <w:t>Write command</w:t>
            </w:r>
          </w:p>
          <w:p w14:paraId="19F8A7DB" w14:textId="77777777" w:rsidR="00AD6DB4" w:rsidRPr="00D86F43" w:rsidRDefault="00AD6DB4" w:rsidP="00166AF3">
            <w:pPr>
              <w:pStyle w:val="TableBody"/>
              <w:rPr>
                <w:sz w:val="14"/>
                <w:szCs w:val="14"/>
              </w:rPr>
            </w:pPr>
          </w:p>
          <w:p w14:paraId="734C4383" w14:textId="77777777" w:rsidR="00AD6DB4" w:rsidRPr="00671C8B" w:rsidRDefault="00AD6DB4" w:rsidP="00166AF3">
            <w:pPr>
              <w:pStyle w:val="TableBody"/>
              <w:rPr>
                <w:u w:val="single"/>
              </w:rPr>
            </w:pPr>
            <w:r w:rsidRPr="00671C8B">
              <w:rPr>
                <w:u w:val="single"/>
              </w:rPr>
              <w:t>Syntax</w:t>
            </w:r>
          </w:p>
          <w:p w14:paraId="4FC6F951" w14:textId="77777777" w:rsidR="00AD6DB4" w:rsidRPr="00671C8B" w:rsidRDefault="00AD6DB4" w:rsidP="00166AF3">
            <w:pPr>
              <w:pStyle w:val="TableBody"/>
            </w:pPr>
            <w:r w:rsidRPr="00671C8B">
              <w:t>For &lt;Mode&gt;= 0, 1, 2 or 3</w:t>
            </w:r>
          </w:p>
          <w:p w14:paraId="1F5774AA" w14:textId="77777777" w:rsidR="00AD6DB4" w:rsidRPr="00671C8B" w:rsidRDefault="00AD6DB4" w:rsidP="00166AF3">
            <w:pPr>
              <w:pStyle w:val="TableBody"/>
              <w:rPr>
                <w:b/>
              </w:rPr>
            </w:pPr>
            <w:r w:rsidRPr="00671C8B">
              <w:rPr>
                <w:b/>
              </w:rPr>
              <w:t>AT+WDSC=</w:t>
            </w:r>
            <w:r w:rsidRPr="00671C8B">
              <w:rPr>
                <w:b/>
              </w:rPr>
              <w:br/>
              <w:t>&lt;Mode&gt;,&lt;State&gt;</w:t>
            </w:r>
          </w:p>
          <w:p w14:paraId="7923683C" w14:textId="77777777" w:rsidR="00AD6DB4" w:rsidRPr="00671C8B" w:rsidRDefault="00AD6DB4" w:rsidP="00166AF3">
            <w:pPr>
              <w:pStyle w:val="TableBody"/>
              <w:rPr>
                <w:b/>
              </w:rPr>
            </w:pPr>
          </w:p>
          <w:p w14:paraId="5E62B4C4" w14:textId="77777777" w:rsidR="00AD6DB4" w:rsidRPr="00671C8B" w:rsidRDefault="00AD6DB4" w:rsidP="00166AF3">
            <w:pPr>
              <w:pStyle w:val="TableBody"/>
            </w:pPr>
            <w:r w:rsidRPr="00671C8B">
              <w:t>For &lt;Mode&gt;= 4</w:t>
            </w:r>
          </w:p>
          <w:p w14:paraId="0BBD9D7F" w14:textId="77777777" w:rsidR="00AD6DB4" w:rsidRPr="00671C8B" w:rsidRDefault="00AD6DB4" w:rsidP="00166AF3">
            <w:pPr>
              <w:pStyle w:val="TableBody"/>
              <w:rPr>
                <w:u w:val="single"/>
              </w:rPr>
            </w:pPr>
            <w:r w:rsidRPr="00671C8B">
              <w:rPr>
                <w:b/>
              </w:rPr>
              <w:t>AT+WDSC=</w:t>
            </w:r>
            <w:r w:rsidRPr="00671C8B">
              <w:rPr>
                <w:b/>
              </w:rPr>
              <w:br/>
              <w:t>&lt;Mode&gt;,</w:t>
            </w:r>
            <w:r w:rsidRPr="00671C8B">
              <w:rPr>
                <w:b/>
              </w:rPr>
              <w:br/>
              <w:t>&lt;timer_1&gt;</w:t>
            </w:r>
            <w:r w:rsidRPr="00671C8B">
              <w:rPr>
                <w:b/>
              </w:rPr>
              <w:br/>
              <w:t>[[,&lt;Timer_2&gt;]…</w:t>
            </w:r>
            <w:r w:rsidRPr="00671C8B">
              <w:rPr>
                <w:b/>
              </w:rPr>
              <w:br/>
              <w:t>[,&lt;Timer_n&gt;]]</w:t>
            </w:r>
          </w:p>
        </w:tc>
        <w:tc>
          <w:tcPr>
            <w:tcW w:w="6030" w:type="dxa"/>
            <w:tcPrChange w:id="23464" w:author="Alban Roche" w:date="2017-08-02T16:47:00Z">
              <w:tcPr>
                <w:tcW w:w="7269" w:type="dxa"/>
              </w:tcPr>
            </w:tcPrChange>
          </w:tcPr>
          <w:p w14:paraId="044FBFE5" w14:textId="77777777" w:rsidR="00AD6DB4" w:rsidRPr="00671C8B" w:rsidRDefault="00AD6DB4" w:rsidP="00166AF3">
            <w:pPr>
              <w:pStyle w:val="TableBody"/>
              <w:rPr>
                <w:u w:val="single"/>
              </w:rPr>
            </w:pPr>
          </w:p>
          <w:p w14:paraId="028174DC" w14:textId="77777777" w:rsidR="00AD6DB4" w:rsidRPr="00D86F43" w:rsidRDefault="00AD6DB4" w:rsidP="00166AF3">
            <w:pPr>
              <w:pStyle w:val="TableBody"/>
              <w:rPr>
                <w:sz w:val="14"/>
                <w:szCs w:val="14"/>
                <w:u w:val="single"/>
              </w:rPr>
            </w:pPr>
          </w:p>
          <w:p w14:paraId="3B6CC608" w14:textId="77777777" w:rsidR="00AD6DB4" w:rsidRPr="00671C8B" w:rsidRDefault="00AD6DB4" w:rsidP="00166AF3">
            <w:pPr>
              <w:pStyle w:val="TableBody"/>
              <w:rPr>
                <w:u w:val="single"/>
              </w:rPr>
            </w:pPr>
            <w:r w:rsidRPr="00671C8B">
              <w:rPr>
                <w:u w:val="single"/>
              </w:rPr>
              <w:t>Response</w:t>
            </w:r>
          </w:p>
          <w:p w14:paraId="56F5FDE5" w14:textId="77777777" w:rsidR="00AD6DB4" w:rsidRPr="00671C8B" w:rsidRDefault="00AD6DB4" w:rsidP="00166AF3">
            <w:pPr>
              <w:pStyle w:val="TableBody"/>
              <w:rPr>
                <w:b/>
                <w:snapToGrid w:val="0"/>
              </w:rPr>
            </w:pPr>
            <w:r w:rsidRPr="00671C8B">
              <w:rPr>
                <w:b/>
                <w:snapToGrid w:val="0"/>
              </w:rPr>
              <w:t>OK</w:t>
            </w:r>
          </w:p>
          <w:p w14:paraId="361A14A1" w14:textId="77777777" w:rsidR="00AD6DB4" w:rsidRPr="00D86F43" w:rsidRDefault="00AD6DB4" w:rsidP="00166AF3">
            <w:pPr>
              <w:pStyle w:val="TableBody"/>
              <w:rPr>
                <w:snapToGrid w:val="0"/>
                <w:sz w:val="14"/>
                <w:szCs w:val="14"/>
              </w:rPr>
            </w:pPr>
          </w:p>
          <w:p w14:paraId="2196478C" w14:textId="77777777" w:rsidR="00AD6DB4" w:rsidRPr="00671C8B" w:rsidRDefault="00AD6DB4" w:rsidP="00166AF3">
            <w:pPr>
              <w:pStyle w:val="TableBody"/>
              <w:rPr>
                <w:snapToGrid w:val="0"/>
              </w:rPr>
            </w:pPr>
            <w:r w:rsidRPr="00671C8B">
              <w:rPr>
                <w:snapToGrid w:val="0"/>
              </w:rPr>
              <w:t>or</w:t>
            </w:r>
          </w:p>
          <w:p w14:paraId="1D437E48" w14:textId="77777777" w:rsidR="00AD6DB4" w:rsidRPr="00671C8B" w:rsidRDefault="00AD6DB4" w:rsidP="00166AF3">
            <w:pPr>
              <w:pStyle w:val="TableBody"/>
              <w:rPr>
                <w:b/>
              </w:rPr>
            </w:pPr>
            <w:r w:rsidRPr="00671C8B">
              <w:rPr>
                <w:b/>
              </w:rPr>
              <w:t>+CME ERROR &lt;err&gt;</w:t>
            </w:r>
          </w:p>
          <w:p w14:paraId="41506161" w14:textId="77777777" w:rsidR="00AD6DB4" w:rsidRPr="00D86F43" w:rsidRDefault="00AD6DB4" w:rsidP="00166AF3">
            <w:pPr>
              <w:pStyle w:val="TableBody"/>
              <w:rPr>
                <w:sz w:val="14"/>
                <w:szCs w:val="14"/>
                <w:u w:val="single"/>
              </w:rPr>
            </w:pPr>
          </w:p>
          <w:p w14:paraId="43B49C2E" w14:textId="77777777" w:rsidR="00AD6DB4" w:rsidRPr="00671C8B" w:rsidRDefault="00AD6DB4" w:rsidP="00166AF3">
            <w:pPr>
              <w:pStyle w:val="TableBody"/>
              <w:rPr>
                <w:u w:val="single"/>
                <w:lang w:eastAsia="zh-CN"/>
              </w:rPr>
            </w:pPr>
            <w:r w:rsidRPr="00671C8B">
              <w:rPr>
                <w:u w:val="single"/>
              </w:rPr>
              <w:t>Parameters</w:t>
            </w:r>
          </w:p>
          <w:p w14:paraId="02D877AB" w14:textId="77777777" w:rsidR="00AD6DB4" w:rsidRPr="00671C8B" w:rsidRDefault="00AD6DB4" w:rsidP="00166AF3">
            <w:pPr>
              <w:pStyle w:val="TableBody"/>
            </w:pPr>
            <w:r w:rsidRPr="00671C8B">
              <w:rPr>
                <w:b/>
              </w:rPr>
              <w:t>&lt;Mode&gt;</w:t>
            </w:r>
            <w:r w:rsidRPr="00671C8B">
              <w:tab/>
              <w:t>Integer type</w:t>
            </w:r>
          </w:p>
          <w:p w14:paraId="45737E43" w14:textId="77777777" w:rsidR="00AD6DB4" w:rsidRPr="00671C8B" w:rsidRDefault="00AD6DB4" w:rsidP="00166AF3">
            <w:pPr>
              <w:pStyle w:val="TableBody"/>
            </w:pPr>
            <w:r w:rsidRPr="00671C8B">
              <w:t>0</w:t>
            </w:r>
            <w:r w:rsidRPr="00671C8B">
              <w:tab/>
              <w:t>User agreement for connection</w:t>
            </w:r>
          </w:p>
          <w:p w14:paraId="7ABFB172" w14:textId="77777777" w:rsidR="00AD6DB4" w:rsidRPr="00671C8B" w:rsidRDefault="00AD6DB4" w:rsidP="00166AF3">
            <w:pPr>
              <w:pStyle w:val="TableBody"/>
            </w:pPr>
            <w:r w:rsidRPr="00671C8B">
              <w:tab/>
              <w:t xml:space="preserve">When this mode is activated and when a notification SMS is received by the </w:t>
            </w:r>
            <w:r w:rsidRPr="00671C8B">
              <w:tab/>
              <w:t xml:space="preserve">embedded module, an indication (see +WDSI indication for more information) is </w:t>
            </w:r>
            <w:r w:rsidRPr="00671C8B">
              <w:tab/>
              <w:t xml:space="preserve">returned by the embedded module to request for an agreement before connecting to </w:t>
            </w:r>
            <w:r w:rsidRPr="00671C8B">
              <w:tab/>
              <w:t xml:space="preserve">the AirPrime </w:t>
            </w:r>
            <w:r w:rsidRPr="00671C8B">
              <w:tab/>
              <w:t>Management Services server</w:t>
            </w:r>
          </w:p>
          <w:p w14:paraId="270762D8" w14:textId="77777777" w:rsidR="00AD6DB4" w:rsidRPr="00671C8B" w:rsidRDefault="00AD6DB4" w:rsidP="00166AF3">
            <w:pPr>
              <w:pStyle w:val="TableBody"/>
            </w:pPr>
            <w:r w:rsidRPr="00671C8B">
              <w:t>1</w:t>
            </w:r>
            <w:r w:rsidRPr="00671C8B">
              <w:tab/>
              <w:t>User agreement for package download</w:t>
            </w:r>
          </w:p>
          <w:p w14:paraId="6167B8D5" w14:textId="77777777" w:rsidR="00AD6DB4" w:rsidRPr="00671C8B" w:rsidRDefault="00AD6DB4" w:rsidP="00166AF3">
            <w:pPr>
              <w:pStyle w:val="TableBody"/>
            </w:pPr>
            <w:r w:rsidRPr="00671C8B">
              <w:tab/>
              <w:t xml:space="preserve">When this mode is activated, an indication (see +WDSI indication for more </w:t>
            </w:r>
            <w:r w:rsidRPr="00671C8B">
              <w:tab/>
              <w:t xml:space="preserve">information) is returned by the embedded module to request for an agreement before </w:t>
            </w:r>
            <w:r w:rsidRPr="00671C8B">
              <w:tab/>
              <w:t>downloading any package</w:t>
            </w:r>
          </w:p>
          <w:p w14:paraId="632A9E57" w14:textId="77777777" w:rsidR="00AD6DB4" w:rsidRPr="00671C8B" w:rsidRDefault="00AD6DB4" w:rsidP="00166AF3">
            <w:pPr>
              <w:pStyle w:val="TableBody"/>
            </w:pPr>
            <w:r w:rsidRPr="00671C8B">
              <w:t>2</w:t>
            </w:r>
            <w:r w:rsidRPr="00671C8B">
              <w:tab/>
              <w:t>User agreement for package install</w:t>
            </w:r>
          </w:p>
          <w:p w14:paraId="75095D13" w14:textId="77777777" w:rsidR="00AD6DB4" w:rsidRPr="00671C8B" w:rsidRDefault="00AD6DB4" w:rsidP="00166AF3">
            <w:pPr>
              <w:pStyle w:val="TableBody"/>
            </w:pPr>
            <w:r w:rsidRPr="00671C8B">
              <w:tab/>
              <w:t xml:space="preserve">When this mode is activated, an indication (see +WDSI indication for more </w:t>
            </w:r>
            <w:r w:rsidRPr="00671C8B">
              <w:tab/>
              <w:t xml:space="preserve">information) is returned by the embedded module to request for an agreement before </w:t>
            </w:r>
            <w:r w:rsidRPr="00671C8B">
              <w:tab/>
              <w:t>installing any package</w:t>
            </w:r>
          </w:p>
          <w:p w14:paraId="03448A35" w14:textId="77777777" w:rsidR="00AD6DB4" w:rsidRPr="00671C8B" w:rsidRDefault="00AD6DB4" w:rsidP="00166AF3">
            <w:pPr>
              <w:pStyle w:val="TableBody"/>
            </w:pPr>
            <w:r w:rsidRPr="00671C8B">
              <w:t>3</w:t>
            </w:r>
            <w:r w:rsidRPr="00671C8B">
              <w:tab/>
              <w:t>Polling mode</w:t>
            </w:r>
          </w:p>
          <w:p w14:paraId="7776C0BB" w14:textId="77777777" w:rsidR="00AD6DB4" w:rsidRPr="00671C8B" w:rsidRDefault="00AD6DB4" w:rsidP="00166AF3">
            <w:pPr>
              <w:pStyle w:val="TableBody"/>
            </w:pPr>
            <w:r w:rsidRPr="00671C8B">
              <w:rPr>
                <w:iCs/>
              </w:rPr>
              <w:tab/>
              <w:t>The e</w:t>
            </w:r>
            <w:r w:rsidRPr="00671C8B">
              <w:t xml:space="preserve">mbedded module </w:t>
            </w:r>
            <w:r w:rsidRPr="00671C8B">
              <w:rPr>
                <w:iCs/>
              </w:rPr>
              <w:t xml:space="preserve">will initiate a connection to the Device Services server </w:t>
            </w:r>
            <w:r w:rsidRPr="00671C8B">
              <w:rPr>
                <w:iCs/>
              </w:rPr>
              <w:tab/>
              <w:t>according to the defined timer</w:t>
            </w:r>
          </w:p>
          <w:p w14:paraId="21CCCFF5" w14:textId="77777777" w:rsidR="00AD6DB4" w:rsidRPr="00671C8B" w:rsidRDefault="00AD6DB4" w:rsidP="00166AF3">
            <w:pPr>
              <w:pStyle w:val="TableBody"/>
            </w:pPr>
            <w:r w:rsidRPr="00671C8B">
              <w:rPr>
                <w:iCs/>
              </w:rPr>
              <w:t>4</w:t>
            </w:r>
            <w:r w:rsidRPr="00671C8B">
              <w:rPr>
                <w:iCs/>
              </w:rPr>
              <w:tab/>
              <w:t>Retry mode</w:t>
            </w:r>
          </w:p>
          <w:p w14:paraId="4952A486" w14:textId="77777777" w:rsidR="00AD6DB4" w:rsidRPr="00D86F43" w:rsidRDefault="00AD6DB4" w:rsidP="00166AF3">
            <w:pPr>
              <w:pStyle w:val="TableBody"/>
              <w:rPr>
                <w:sz w:val="14"/>
                <w:szCs w:val="14"/>
              </w:rPr>
            </w:pPr>
            <w:r w:rsidRPr="00671C8B">
              <w:tab/>
              <w:t xml:space="preserve">If an error occurs during a connection to the Device Services server (GPRS </w:t>
            </w:r>
            <w:r w:rsidRPr="00671C8B">
              <w:tab/>
              <w:t>establishment failed,</w:t>
            </w:r>
            <w:r>
              <w:t xml:space="preserve"> etc.</w:t>
            </w:r>
            <w:r w:rsidRPr="00671C8B">
              <w:t xml:space="preserve">), the embedded module will initiate a </w:t>
            </w:r>
            <w:r w:rsidRPr="00671C8B">
              <w:tab/>
              <w:t xml:space="preserve">new connection </w:t>
            </w:r>
            <w:r>
              <w:tab/>
            </w:r>
            <w:r w:rsidRPr="00671C8B">
              <w:t>according to the defined timers. This mechanism is persistent to the reset.</w:t>
            </w:r>
            <w:r w:rsidRPr="00671C8B">
              <w:br/>
            </w:r>
          </w:p>
          <w:p w14:paraId="027E7D34" w14:textId="77777777" w:rsidR="00AD6DB4" w:rsidRPr="00671C8B" w:rsidRDefault="00AD6DB4" w:rsidP="00166AF3">
            <w:pPr>
              <w:pStyle w:val="TableBody"/>
            </w:pPr>
            <w:r w:rsidRPr="00671C8B">
              <w:rPr>
                <w:b/>
              </w:rPr>
              <w:t>&lt;State&gt;</w:t>
            </w:r>
            <w:r w:rsidRPr="00671C8B">
              <w:tab/>
              <w:t>Integer type</w:t>
            </w:r>
            <w:r>
              <w:t>; mode status</w:t>
            </w:r>
          </w:p>
          <w:p w14:paraId="4995E32C" w14:textId="77777777" w:rsidR="00AD6DB4" w:rsidRPr="00671C8B" w:rsidRDefault="00AD6DB4" w:rsidP="00166AF3">
            <w:pPr>
              <w:pStyle w:val="TableBody"/>
            </w:pPr>
            <w:r w:rsidRPr="00671C8B">
              <w:t>For &lt;Mode&gt; = 0, 1 or 2</w:t>
            </w:r>
          </w:p>
          <w:p w14:paraId="1638DA11" w14:textId="77777777" w:rsidR="00AD6DB4" w:rsidRPr="00671C8B" w:rsidRDefault="00AD6DB4" w:rsidP="00166AF3">
            <w:pPr>
              <w:pStyle w:val="TableBody"/>
            </w:pPr>
            <w:r w:rsidRPr="00671C8B">
              <w:rPr>
                <w:u w:val="single"/>
              </w:rPr>
              <w:t>0</w:t>
            </w:r>
            <w:r w:rsidRPr="00671C8B">
              <w:tab/>
              <w:t>Disabled (default value)</w:t>
            </w:r>
          </w:p>
          <w:p w14:paraId="1E1288CF" w14:textId="77777777" w:rsidR="00AD6DB4" w:rsidRPr="00671C8B" w:rsidRDefault="00AD6DB4" w:rsidP="00166AF3">
            <w:pPr>
              <w:pStyle w:val="TableBody"/>
            </w:pPr>
            <w:r w:rsidRPr="00671C8B">
              <w:t>1</w:t>
            </w:r>
            <w:r w:rsidRPr="00671C8B">
              <w:tab/>
              <w:t>Enabled</w:t>
            </w:r>
          </w:p>
          <w:p w14:paraId="48171D61" w14:textId="77777777" w:rsidR="00AD6DB4" w:rsidRPr="00671C8B" w:rsidRDefault="00AD6DB4" w:rsidP="00166AF3">
            <w:pPr>
              <w:pStyle w:val="TableBody"/>
            </w:pPr>
            <w:r>
              <w:t>For &lt;Mode&gt; = 3</w:t>
            </w:r>
            <w:r>
              <w:tab/>
              <w:t xml:space="preserve">Value in range 0 – 525600 (units = </w:t>
            </w:r>
            <w:r w:rsidRPr="00671C8B">
              <w:t>min)</w:t>
            </w:r>
          </w:p>
          <w:p w14:paraId="39CEE436" w14:textId="77777777" w:rsidR="00AD6DB4" w:rsidRPr="00671C8B" w:rsidRDefault="00AD6DB4" w:rsidP="00166AF3">
            <w:pPr>
              <w:pStyle w:val="TableBody"/>
            </w:pPr>
            <w:r w:rsidRPr="00671C8B">
              <w:t>0</w:t>
            </w:r>
            <w:r w:rsidRPr="00671C8B">
              <w:tab/>
              <w:t>The polling mode is deactivated</w:t>
            </w:r>
          </w:p>
          <w:p w14:paraId="5115BA84" w14:textId="77777777" w:rsidR="00AD6DB4" w:rsidRPr="00D86F43" w:rsidRDefault="00AD6DB4" w:rsidP="00166AF3">
            <w:pPr>
              <w:pStyle w:val="TableBody"/>
              <w:rPr>
                <w:sz w:val="14"/>
                <w:szCs w:val="14"/>
              </w:rPr>
            </w:pPr>
          </w:p>
          <w:p w14:paraId="49A13E0F" w14:textId="77777777" w:rsidR="00AD6DB4" w:rsidRPr="00671C8B" w:rsidRDefault="00AD6DB4" w:rsidP="00166AF3">
            <w:pPr>
              <w:pStyle w:val="TableBody"/>
            </w:pPr>
            <w:r w:rsidRPr="00671C8B">
              <w:rPr>
                <w:b/>
              </w:rPr>
              <w:t>&lt;Timer_1&gt;</w:t>
            </w:r>
            <w:r w:rsidRPr="00671C8B">
              <w:rPr>
                <w:b/>
              </w:rPr>
              <w:tab/>
            </w:r>
            <w:r w:rsidRPr="00671C8B">
              <w:t xml:space="preserve">Timer between the first failed connection and the next attempt. </w:t>
            </w:r>
            <w:r>
              <w:tab/>
              <w:t>Value in range 0 – 20160</w:t>
            </w:r>
            <w:r w:rsidRPr="00671C8B">
              <w:t xml:space="preserve"> (units</w:t>
            </w:r>
            <w:r>
              <w:t xml:space="preserve"> = min).</w:t>
            </w:r>
          </w:p>
          <w:p w14:paraId="49D692B3" w14:textId="77777777" w:rsidR="00AD6DB4" w:rsidRPr="00671C8B" w:rsidRDefault="00AD6DB4" w:rsidP="00166AF3">
            <w:pPr>
              <w:pStyle w:val="TableBody"/>
            </w:pPr>
            <w:r w:rsidRPr="00671C8B">
              <w:t>0</w:t>
            </w:r>
            <w:r w:rsidRPr="00671C8B">
              <w:tab/>
              <w:t>The retry mode is deactivated</w:t>
            </w:r>
          </w:p>
          <w:p w14:paraId="47C6C148" w14:textId="77777777" w:rsidR="00AD6DB4" w:rsidRPr="00671C8B" w:rsidRDefault="00AD6DB4" w:rsidP="00166AF3">
            <w:pPr>
              <w:pStyle w:val="TableBody"/>
            </w:pPr>
            <w:r w:rsidRPr="00E0527E">
              <w:rPr>
                <w:u w:val="single"/>
              </w:rPr>
              <w:t>15</w:t>
            </w:r>
            <w:r w:rsidRPr="00671C8B">
              <w:tab/>
              <w:t>Default value</w:t>
            </w:r>
          </w:p>
          <w:p w14:paraId="2EF1C258" w14:textId="77777777" w:rsidR="00AD6DB4" w:rsidRPr="00D86F43" w:rsidRDefault="00AD6DB4" w:rsidP="00166AF3">
            <w:pPr>
              <w:pStyle w:val="TableBody"/>
              <w:rPr>
                <w:sz w:val="14"/>
                <w:szCs w:val="14"/>
              </w:rPr>
            </w:pPr>
          </w:p>
          <w:p w14:paraId="0BB985FC" w14:textId="77777777" w:rsidR="00AD6DB4" w:rsidRPr="00671C8B" w:rsidRDefault="00AD6DB4" w:rsidP="00166AF3">
            <w:pPr>
              <w:pStyle w:val="TableBody"/>
            </w:pPr>
            <w:r w:rsidRPr="00671C8B">
              <w:rPr>
                <w:b/>
              </w:rPr>
              <w:t>&lt;Timer_n&gt;</w:t>
            </w:r>
            <w:r w:rsidRPr="00671C8B">
              <w:tab/>
              <w:t>Timer between the n</w:t>
            </w:r>
            <w:r w:rsidRPr="00671C8B">
              <w:rPr>
                <w:vertAlign w:val="superscript"/>
              </w:rPr>
              <w:t>th</w:t>
            </w:r>
            <w:r w:rsidRPr="00671C8B">
              <w:t xml:space="preserve"> failed attempt connection and the (n+1)</w:t>
            </w:r>
            <w:r w:rsidRPr="00671C8B">
              <w:rPr>
                <w:vertAlign w:val="superscript"/>
              </w:rPr>
              <w:t>th</w:t>
            </w:r>
            <w:r w:rsidRPr="00671C8B">
              <w:t xml:space="preserve"> con</w:t>
            </w:r>
            <w:r>
              <w:t xml:space="preserve">nection (n&lt;=8). Value in range </w:t>
            </w:r>
            <w:r w:rsidRPr="00671C8B">
              <w:t xml:space="preserve">1 </w:t>
            </w:r>
            <w:r>
              <w:t xml:space="preserve">– </w:t>
            </w:r>
            <w:r w:rsidRPr="00671C8B">
              <w:t>20160 (units</w:t>
            </w:r>
            <w:r>
              <w:t xml:space="preserve"> =</w:t>
            </w:r>
            <w:r w:rsidRPr="00671C8B">
              <w:t xml:space="preserve"> min)</w:t>
            </w:r>
          </w:p>
          <w:p w14:paraId="6755CA1E" w14:textId="77777777" w:rsidR="00AD6DB4" w:rsidRPr="00671C8B" w:rsidRDefault="00AD6DB4" w:rsidP="00166AF3">
            <w:pPr>
              <w:pStyle w:val="TableBody"/>
            </w:pPr>
            <w:r w:rsidRPr="00671C8B">
              <w:t>Default values:</w:t>
            </w:r>
          </w:p>
          <w:p w14:paraId="6137DC3B" w14:textId="77777777" w:rsidR="00AD6DB4" w:rsidRPr="00671C8B" w:rsidRDefault="00AD6DB4" w:rsidP="00166AF3">
            <w:pPr>
              <w:pStyle w:val="TableBody"/>
              <w:rPr>
                <w:lang w:val="da"/>
              </w:rPr>
            </w:pPr>
            <w:r w:rsidRPr="00671C8B">
              <w:rPr>
                <w:lang w:val="da"/>
              </w:rPr>
              <w:t>&lt;Timer_2&gt;</w:t>
            </w:r>
            <w:r>
              <w:rPr>
                <w:lang w:val="da"/>
              </w:rPr>
              <w:t xml:space="preserve"> </w:t>
            </w:r>
            <w:r w:rsidRPr="00671C8B">
              <w:rPr>
                <w:lang w:val="da"/>
              </w:rPr>
              <w:t>=</w:t>
            </w:r>
            <w:r>
              <w:rPr>
                <w:lang w:val="da"/>
              </w:rPr>
              <w:t xml:space="preserve"> </w:t>
            </w:r>
            <w:r w:rsidRPr="00671C8B">
              <w:rPr>
                <w:lang w:val="da"/>
              </w:rPr>
              <w:t>60</w:t>
            </w:r>
          </w:p>
          <w:p w14:paraId="37089C86" w14:textId="77777777" w:rsidR="00AD6DB4" w:rsidRPr="00671C8B" w:rsidRDefault="00AD6DB4" w:rsidP="00166AF3">
            <w:pPr>
              <w:pStyle w:val="TableBody"/>
              <w:rPr>
                <w:lang w:val="da"/>
              </w:rPr>
            </w:pPr>
            <w:r w:rsidRPr="00671C8B">
              <w:rPr>
                <w:lang w:val="da"/>
              </w:rPr>
              <w:t>&lt;Timer_3&gt;</w:t>
            </w:r>
            <w:r>
              <w:rPr>
                <w:lang w:val="da"/>
              </w:rPr>
              <w:t xml:space="preserve"> </w:t>
            </w:r>
            <w:r w:rsidRPr="00671C8B">
              <w:rPr>
                <w:lang w:val="da"/>
              </w:rPr>
              <w:t>=</w:t>
            </w:r>
            <w:r>
              <w:rPr>
                <w:lang w:val="da"/>
              </w:rPr>
              <w:t xml:space="preserve"> </w:t>
            </w:r>
            <w:r w:rsidRPr="00671C8B">
              <w:rPr>
                <w:lang w:val="da"/>
              </w:rPr>
              <w:t>240</w:t>
            </w:r>
          </w:p>
          <w:p w14:paraId="60699965" w14:textId="77777777" w:rsidR="00AD6DB4" w:rsidRPr="00671C8B" w:rsidRDefault="00AD6DB4" w:rsidP="00166AF3">
            <w:pPr>
              <w:pStyle w:val="TableBody"/>
              <w:rPr>
                <w:lang w:val="da"/>
              </w:rPr>
            </w:pPr>
            <w:r w:rsidRPr="00671C8B">
              <w:rPr>
                <w:lang w:val="da"/>
              </w:rPr>
              <w:t>&lt;Timer_4&gt;</w:t>
            </w:r>
            <w:r>
              <w:rPr>
                <w:lang w:val="da"/>
              </w:rPr>
              <w:t xml:space="preserve"> </w:t>
            </w:r>
            <w:r w:rsidRPr="00671C8B">
              <w:rPr>
                <w:lang w:val="da"/>
              </w:rPr>
              <w:t>=</w:t>
            </w:r>
            <w:r>
              <w:rPr>
                <w:lang w:val="da"/>
              </w:rPr>
              <w:t xml:space="preserve"> </w:t>
            </w:r>
            <w:r w:rsidRPr="00671C8B">
              <w:rPr>
                <w:lang w:val="da"/>
              </w:rPr>
              <w:t>960</w:t>
            </w:r>
          </w:p>
          <w:p w14:paraId="4E2E93ED" w14:textId="77777777" w:rsidR="00AD6DB4" w:rsidRPr="00671C8B" w:rsidRDefault="00AD6DB4" w:rsidP="00166AF3">
            <w:pPr>
              <w:pStyle w:val="TableBody"/>
              <w:rPr>
                <w:lang w:val="da"/>
              </w:rPr>
            </w:pPr>
            <w:r w:rsidRPr="00671C8B">
              <w:rPr>
                <w:lang w:val="da"/>
              </w:rPr>
              <w:t>&lt;Timer_5&gt;</w:t>
            </w:r>
            <w:r>
              <w:rPr>
                <w:lang w:val="da"/>
              </w:rPr>
              <w:t xml:space="preserve"> </w:t>
            </w:r>
            <w:r w:rsidRPr="00671C8B">
              <w:rPr>
                <w:lang w:val="da"/>
              </w:rPr>
              <w:t>=</w:t>
            </w:r>
            <w:r>
              <w:rPr>
                <w:lang w:val="da"/>
              </w:rPr>
              <w:t xml:space="preserve"> </w:t>
            </w:r>
            <w:r w:rsidRPr="00671C8B">
              <w:rPr>
                <w:lang w:val="da"/>
              </w:rPr>
              <w:t>2880</w:t>
            </w:r>
          </w:p>
          <w:p w14:paraId="6BEDDBF0" w14:textId="77777777" w:rsidR="00AD6DB4" w:rsidRPr="00671C8B" w:rsidRDefault="00AD6DB4" w:rsidP="00166AF3">
            <w:pPr>
              <w:pStyle w:val="TableBody"/>
              <w:rPr>
                <w:lang w:val="da"/>
              </w:rPr>
            </w:pPr>
            <w:r w:rsidRPr="00671C8B">
              <w:rPr>
                <w:lang w:val="da"/>
              </w:rPr>
              <w:t>&lt;Timer_6&gt;</w:t>
            </w:r>
            <w:r>
              <w:rPr>
                <w:lang w:val="da"/>
              </w:rPr>
              <w:t xml:space="preserve"> </w:t>
            </w:r>
            <w:r w:rsidRPr="00671C8B">
              <w:rPr>
                <w:lang w:val="da"/>
              </w:rPr>
              <w:t>=</w:t>
            </w:r>
            <w:r>
              <w:rPr>
                <w:lang w:val="da"/>
              </w:rPr>
              <w:t xml:space="preserve"> </w:t>
            </w:r>
            <w:r w:rsidRPr="00671C8B">
              <w:rPr>
                <w:lang w:val="da"/>
              </w:rPr>
              <w:t>10080</w:t>
            </w:r>
          </w:p>
          <w:p w14:paraId="1F1B7529" w14:textId="77777777" w:rsidR="00AD6DB4" w:rsidRPr="00671C8B" w:rsidRDefault="00AD6DB4" w:rsidP="00166AF3">
            <w:pPr>
              <w:pStyle w:val="TableBody"/>
              <w:rPr>
                <w:u w:val="single"/>
              </w:rPr>
            </w:pPr>
            <w:r w:rsidRPr="00671C8B">
              <w:rPr>
                <w:lang w:val="da"/>
              </w:rPr>
              <w:t>&lt;Timer_7&gt;</w:t>
            </w:r>
            <w:r>
              <w:rPr>
                <w:lang w:val="da"/>
              </w:rPr>
              <w:t xml:space="preserve"> </w:t>
            </w:r>
            <w:r w:rsidRPr="00671C8B">
              <w:rPr>
                <w:lang w:val="da"/>
              </w:rPr>
              <w:t>=</w:t>
            </w:r>
            <w:r>
              <w:rPr>
                <w:lang w:val="da"/>
              </w:rPr>
              <w:t xml:space="preserve"> </w:t>
            </w:r>
            <w:r w:rsidRPr="00671C8B">
              <w:rPr>
                <w:lang w:val="da"/>
              </w:rPr>
              <w:t>10080</w:t>
            </w:r>
          </w:p>
        </w:tc>
      </w:tr>
      <w:tr w:rsidR="00AD6DB4" w:rsidRPr="00671C8B" w14:paraId="486A0764" w14:textId="77777777" w:rsidTr="000934B8">
        <w:tblPrEx>
          <w:tblW w:w="8997" w:type="dxa"/>
          <w:tblLayout w:type="fixed"/>
          <w:tblPrExChange w:id="23465" w:author="Alban Roche" w:date="2017-08-02T16:47:00Z">
            <w:tblPrEx>
              <w:tblW w:w="8997" w:type="dxa"/>
              <w:tblLayout w:type="fixed"/>
            </w:tblPrEx>
          </w:tblPrExChange>
        </w:tblPrEx>
        <w:trPr>
          <w:trHeight w:val="815"/>
          <w:trPrChange w:id="23466" w:author="Alban Roche" w:date="2017-08-02T16:47:00Z">
            <w:trPr>
              <w:trHeight w:val="815"/>
            </w:trPr>
          </w:trPrChange>
        </w:trPr>
        <w:tc>
          <w:tcPr>
            <w:tcW w:w="2967" w:type="dxa"/>
            <w:tcPrChange w:id="23467" w:author="Alban Roche" w:date="2017-08-02T16:47:00Z">
              <w:tcPr>
                <w:tcW w:w="0" w:type="dxa"/>
              </w:tcPr>
            </w:tcPrChange>
          </w:tcPr>
          <w:p w14:paraId="3A04A269" w14:textId="77777777" w:rsidR="00AD6DB4" w:rsidRPr="00671C8B" w:rsidRDefault="00AD6DB4" w:rsidP="00166AF3">
            <w:pPr>
              <w:pStyle w:val="TableBody"/>
              <w:rPr>
                <w:u w:val="single"/>
              </w:rPr>
            </w:pPr>
            <w:r w:rsidRPr="00671C8B">
              <w:rPr>
                <w:u w:val="single"/>
              </w:rPr>
              <w:t>Notes</w:t>
            </w:r>
          </w:p>
        </w:tc>
        <w:tc>
          <w:tcPr>
            <w:tcW w:w="6030" w:type="dxa"/>
            <w:tcPrChange w:id="23468" w:author="Alban Roche" w:date="2017-08-02T16:47:00Z">
              <w:tcPr>
                <w:tcW w:w="7269" w:type="dxa"/>
              </w:tcPr>
            </w:tcPrChange>
          </w:tcPr>
          <w:p w14:paraId="5ED756CE" w14:textId="77777777" w:rsidR="00AD6DB4" w:rsidRPr="00671C8B" w:rsidRDefault="00AD6DB4" w:rsidP="0059466D">
            <w:pPr>
              <w:pStyle w:val="TableBody"/>
              <w:numPr>
                <w:ilvl w:val="0"/>
                <w:numId w:val="47"/>
              </w:numPr>
            </w:pPr>
            <w:r w:rsidRPr="00671C8B">
              <w:t>This command is available when the embedded module has finished the Device Services initialization (see +WDSI) and when the AVMS services are in prohibited state (see +WDSG).</w:t>
            </w:r>
          </w:p>
          <w:p w14:paraId="062A13AD" w14:textId="77777777" w:rsidR="00AD6DB4" w:rsidRPr="00671C8B" w:rsidRDefault="00AD6DB4" w:rsidP="0059466D">
            <w:pPr>
              <w:pStyle w:val="TableBody"/>
              <w:numPr>
                <w:ilvl w:val="0"/>
                <w:numId w:val="47"/>
              </w:numPr>
            </w:pPr>
            <w:r w:rsidRPr="00671C8B">
              <w:t>Parameters &lt;State&gt; and &lt;Timer_1&gt; to &lt;Timer_n&gt; are stored in non-volatile memory. The &amp;F command has no impact on these values.</w:t>
            </w:r>
          </w:p>
          <w:p w14:paraId="17418A79" w14:textId="77777777" w:rsidR="00AD6DB4" w:rsidRPr="00671C8B" w:rsidRDefault="00AD6DB4" w:rsidP="0059466D">
            <w:pPr>
              <w:pStyle w:val="TableBody"/>
              <w:numPr>
                <w:ilvl w:val="0"/>
                <w:numId w:val="47"/>
              </w:numPr>
              <w:rPr>
                <w:u w:val="single"/>
              </w:rPr>
            </w:pPr>
            <w:r w:rsidRPr="00671C8B">
              <w:t xml:space="preserve">The network registration is considered as “failed” when all connections configured by the retry mode have failed. This registration is forbidden while the APN is not set by the +WDSS command. </w:t>
            </w:r>
          </w:p>
        </w:tc>
      </w:tr>
      <w:tr w:rsidR="00AD6DB4" w:rsidRPr="00671C8B" w14:paraId="4B6AEC01" w14:textId="77777777" w:rsidTr="000934B8">
        <w:tblPrEx>
          <w:tblW w:w="8997" w:type="dxa"/>
          <w:tblLayout w:type="fixed"/>
          <w:tblPrExChange w:id="23469" w:author="Alban Roche" w:date="2017-08-02T16:47:00Z">
            <w:tblPrEx>
              <w:tblW w:w="8997" w:type="dxa"/>
              <w:tblLayout w:type="fixed"/>
            </w:tblPrEx>
          </w:tblPrExChange>
        </w:tblPrEx>
        <w:trPr>
          <w:cantSplit w:val="0"/>
          <w:trHeight w:val="65"/>
          <w:trPrChange w:id="23470" w:author="Alban Roche" w:date="2017-08-02T16:47:00Z">
            <w:trPr>
              <w:cantSplit w:val="0"/>
              <w:trHeight w:val="65"/>
            </w:trPr>
          </w:trPrChange>
        </w:trPr>
        <w:tc>
          <w:tcPr>
            <w:tcW w:w="2967" w:type="dxa"/>
            <w:tcPrChange w:id="23471" w:author="Alban Roche" w:date="2017-08-02T16:47:00Z">
              <w:tcPr>
                <w:tcW w:w="0" w:type="dxa"/>
              </w:tcPr>
            </w:tcPrChange>
          </w:tcPr>
          <w:p w14:paraId="26AA7374" w14:textId="77777777" w:rsidR="00AD6DB4" w:rsidRPr="00671C8B" w:rsidRDefault="00AD6DB4" w:rsidP="00166AF3">
            <w:pPr>
              <w:pStyle w:val="TableBody"/>
              <w:rPr>
                <w:b/>
              </w:rPr>
            </w:pPr>
            <w:r w:rsidRPr="00671C8B">
              <w:rPr>
                <w:u w:val="single"/>
              </w:rPr>
              <w:t>Examples</w:t>
            </w:r>
          </w:p>
        </w:tc>
        <w:tc>
          <w:tcPr>
            <w:tcW w:w="6030" w:type="dxa"/>
            <w:tcPrChange w:id="23472" w:author="Alban Roche" w:date="2017-08-02T16:47:00Z">
              <w:tcPr>
                <w:tcW w:w="7269" w:type="dxa"/>
              </w:tcPr>
            </w:tcPrChange>
          </w:tcPr>
          <w:p w14:paraId="741BE0BC" w14:textId="77777777" w:rsidR="00AD6DB4" w:rsidRPr="00671C8B" w:rsidRDefault="00AD6DB4" w:rsidP="00166AF3">
            <w:pPr>
              <w:pStyle w:val="TableBody"/>
              <w:rPr>
                <w:b/>
              </w:rPr>
            </w:pPr>
            <w:r w:rsidRPr="00671C8B">
              <w:rPr>
                <w:b/>
              </w:rPr>
              <w:t>AT+WDSC=?</w:t>
            </w:r>
          </w:p>
          <w:p w14:paraId="6C8983F4" w14:textId="77777777" w:rsidR="00AD6DB4" w:rsidRPr="00671C8B" w:rsidRDefault="00AD6DB4" w:rsidP="00166AF3">
            <w:pPr>
              <w:pStyle w:val="TableBody"/>
              <w:rPr>
                <w:b/>
              </w:rPr>
            </w:pPr>
            <w:r w:rsidRPr="00671C8B">
              <w:rPr>
                <w:b/>
              </w:rPr>
              <w:t>+WDSC:(0-2),(0-1)</w:t>
            </w:r>
          </w:p>
          <w:p w14:paraId="72982AFD" w14:textId="77777777" w:rsidR="00AD6DB4" w:rsidRPr="00671C8B" w:rsidRDefault="00AD6DB4" w:rsidP="00166AF3">
            <w:pPr>
              <w:pStyle w:val="TableBody"/>
              <w:rPr>
                <w:b/>
              </w:rPr>
            </w:pPr>
            <w:r w:rsidRPr="00671C8B">
              <w:rPr>
                <w:b/>
              </w:rPr>
              <w:t>+WDSC:3,(0-525600)</w:t>
            </w:r>
          </w:p>
          <w:p w14:paraId="52B615C8" w14:textId="77777777" w:rsidR="00AD6DB4" w:rsidRPr="00671C8B" w:rsidRDefault="00AD6DB4" w:rsidP="00166AF3">
            <w:pPr>
              <w:pStyle w:val="TableBody"/>
              <w:rPr>
                <w:b/>
              </w:rPr>
            </w:pPr>
            <w:r w:rsidRPr="00671C8B">
              <w:rPr>
                <w:b/>
              </w:rPr>
              <w:t>+WDSC:4,(0-20160),(1-20160),(1-20160),(1-20160),(1-20160),(1-20160),(1-20160),</w:t>
            </w:r>
            <w:r w:rsidRPr="00671C8B">
              <w:rPr>
                <w:b/>
              </w:rPr>
              <w:br/>
              <w:t>(1-20160)</w:t>
            </w:r>
          </w:p>
          <w:p w14:paraId="2E6E8CD3" w14:textId="77777777" w:rsidR="00AD6DB4" w:rsidRPr="00671C8B" w:rsidRDefault="00AD6DB4" w:rsidP="00166AF3">
            <w:pPr>
              <w:pStyle w:val="TableBody"/>
              <w:rPr>
                <w:b/>
              </w:rPr>
            </w:pPr>
            <w:r w:rsidRPr="00671C8B">
              <w:rPr>
                <w:b/>
              </w:rPr>
              <w:t>OK</w:t>
            </w:r>
          </w:p>
          <w:p w14:paraId="621D3518" w14:textId="77777777" w:rsidR="00AD6DB4" w:rsidRPr="00D86F43" w:rsidRDefault="00AD6DB4" w:rsidP="00166AF3">
            <w:pPr>
              <w:pStyle w:val="TableBody"/>
              <w:rPr>
                <w:sz w:val="10"/>
                <w:szCs w:val="10"/>
              </w:rPr>
            </w:pPr>
          </w:p>
          <w:p w14:paraId="158ACDA3" w14:textId="77777777" w:rsidR="00AD6DB4" w:rsidRPr="00671C8B" w:rsidRDefault="00AD6DB4" w:rsidP="00166AF3">
            <w:pPr>
              <w:pStyle w:val="TableBody"/>
              <w:rPr>
                <w:b/>
              </w:rPr>
            </w:pPr>
            <w:r w:rsidRPr="00671C8B">
              <w:rPr>
                <w:b/>
              </w:rPr>
              <w:t xml:space="preserve">AT+WDSC? </w:t>
            </w:r>
          </w:p>
          <w:p w14:paraId="08FF999F" w14:textId="77777777" w:rsidR="00AD6DB4" w:rsidRPr="00671C8B" w:rsidRDefault="00AD6DB4" w:rsidP="00166AF3">
            <w:pPr>
              <w:pStyle w:val="TableBody"/>
              <w:rPr>
                <w:b/>
              </w:rPr>
            </w:pPr>
            <w:r w:rsidRPr="00671C8B">
              <w:rPr>
                <w:i/>
              </w:rPr>
              <w:t>// All modes are deactivated except retry mode which is used with default timers</w:t>
            </w:r>
          </w:p>
          <w:p w14:paraId="50B50D1A" w14:textId="77777777" w:rsidR="00AD6DB4" w:rsidRPr="00671C8B" w:rsidRDefault="00AD6DB4" w:rsidP="00166AF3">
            <w:pPr>
              <w:pStyle w:val="TableBody"/>
              <w:rPr>
                <w:b/>
              </w:rPr>
            </w:pPr>
            <w:r w:rsidRPr="00671C8B">
              <w:rPr>
                <w:b/>
              </w:rPr>
              <w:t>+WDSC: 0,0</w:t>
            </w:r>
          </w:p>
          <w:p w14:paraId="4CC47BF5" w14:textId="77777777" w:rsidR="00AD6DB4" w:rsidRPr="00671C8B" w:rsidRDefault="00AD6DB4" w:rsidP="00166AF3">
            <w:pPr>
              <w:pStyle w:val="TableBody"/>
              <w:rPr>
                <w:b/>
              </w:rPr>
            </w:pPr>
            <w:r w:rsidRPr="00671C8B">
              <w:rPr>
                <w:b/>
              </w:rPr>
              <w:t>+WDSC: 1,0</w:t>
            </w:r>
          </w:p>
          <w:p w14:paraId="28D433DB" w14:textId="77777777" w:rsidR="00AD6DB4" w:rsidRPr="00671C8B" w:rsidRDefault="00AD6DB4" w:rsidP="00166AF3">
            <w:pPr>
              <w:pStyle w:val="TableBody"/>
              <w:rPr>
                <w:b/>
              </w:rPr>
            </w:pPr>
            <w:r w:rsidRPr="00671C8B">
              <w:rPr>
                <w:b/>
              </w:rPr>
              <w:t>+WDSC: 2,0</w:t>
            </w:r>
          </w:p>
          <w:p w14:paraId="6FD627D5" w14:textId="77777777" w:rsidR="00AD6DB4" w:rsidRPr="00671C8B" w:rsidRDefault="00AD6DB4" w:rsidP="00166AF3">
            <w:pPr>
              <w:pStyle w:val="TableBody"/>
              <w:rPr>
                <w:b/>
              </w:rPr>
            </w:pPr>
            <w:r w:rsidRPr="00671C8B">
              <w:rPr>
                <w:b/>
              </w:rPr>
              <w:t>+WDSC: 3,0</w:t>
            </w:r>
          </w:p>
          <w:p w14:paraId="05C2F6F7" w14:textId="77777777" w:rsidR="00AD6DB4" w:rsidRPr="00671C8B" w:rsidRDefault="00AD6DB4" w:rsidP="00166AF3">
            <w:pPr>
              <w:pStyle w:val="TableBody"/>
              <w:rPr>
                <w:b/>
              </w:rPr>
            </w:pPr>
            <w:r w:rsidRPr="00671C8B">
              <w:rPr>
                <w:b/>
              </w:rPr>
              <w:t>+WDSC: 4,15,60,240,960,2880,10080,10080</w:t>
            </w:r>
          </w:p>
          <w:p w14:paraId="23891A74" w14:textId="77777777" w:rsidR="00AD6DB4" w:rsidRPr="00671C8B" w:rsidRDefault="00AD6DB4" w:rsidP="00166AF3">
            <w:pPr>
              <w:pStyle w:val="TableBody"/>
              <w:rPr>
                <w:b/>
              </w:rPr>
            </w:pPr>
            <w:r w:rsidRPr="00671C8B">
              <w:rPr>
                <w:b/>
              </w:rPr>
              <w:t>OK</w:t>
            </w:r>
          </w:p>
          <w:p w14:paraId="5DC89ADF" w14:textId="77777777" w:rsidR="00AD6DB4" w:rsidRPr="00D86F43" w:rsidRDefault="00AD6DB4" w:rsidP="00166AF3">
            <w:pPr>
              <w:pStyle w:val="TableBody"/>
              <w:rPr>
                <w:sz w:val="10"/>
                <w:szCs w:val="10"/>
              </w:rPr>
            </w:pPr>
          </w:p>
          <w:p w14:paraId="73EA48D5" w14:textId="77777777" w:rsidR="00AD6DB4" w:rsidRPr="00671C8B" w:rsidRDefault="00AD6DB4" w:rsidP="00166AF3">
            <w:pPr>
              <w:pStyle w:val="TableBody"/>
              <w:rPr>
                <w:b/>
              </w:rPr>
            </w:pPr>
            <w:r w:rsidRPr="00671C8B">
              <w:rPr>
                <w:b/>
              </w:rPr>
              <w:t>AT+WDSC=0,1</w:t>
            </w:r>
          </w:p>
          <w:p w14:paraId="7DF8FBD3" w14:textId="77777777" w:rsidR="00AD6DB4" w:rsidRDefault="00AD6DB4" w:rsidP="00166AF3">
            <w:pPr>
              <w:pStyle w:val="TableBody"/>
              <w:rPr>
                <w:b/>
              </w:rPr>
            </w:pPr>
            <w:r w:rsidRPr="00671C8B">
              <w:rPr>
                <w:b/>
              </w:rPr>
              <w:t>OK</w:t>
            </w:r>
          </w:p>
          <w:p w14:paraId="53E1D5F2" w14:textId="77777777" w:rsidR="00AD6DB4" w:rsidRPr="00D86F43" w:rsidRDefault="00AD6DB4" w:rsidP="00166AF3">
            <w:pPr>
              <w:pStyle w:val="TableBody"/>
              <w:rPr>
                <w:b/>
                <w:sz w:val="10"/>
                <w:szCs w:val="10"/>
              </w:rPr>
            </w:pPr>
          </w:p>
          <w:p w14:paraId="19D98E57" w14:textId="77777777" w:rsidR="00AD6DB4" w:rsidRPr="00671C8B" w:rsidRDefault="00AD6DB4" w:rsidP="00166AF3">
            <w:pPr>
              <w:pStyle w:val="TableBody"/>
              <w:rPr>
                <w:b/>
              </w:rPr>
            </w:pPr>
            <w:r w:rsidRPr="00671C8B">
              <w:rPr>
                <w:b/>
              </w:rPr>
              <w:t>AT+WDSC?</w:t>
            </w:r>
          </w:p>
          <w:p w14:paraId="4A3668E3" w14:textId="77777777" w:rsidR="00AD6DB4" w:rsidRPr="00671C8B" w:rsidRDefault="00AD6DB4" w:rsidP="00166AF3">
            <w:pPr>
              <w:pStyle w:val="TableBody"/>
              <w:rPr>
                <w:b/>
              </w:rPr>
            </w:pPr>
            <w:r w:rsidRPr="00671C8B">
              <w:rPr>
                <w:b/>
              </w:rPr>
              <w:t>+WDSC: 0,1</w:t>
            </w:r>
          </w:p>
          <w:p w14:paraId="246298AB" w14:textId="77777777" w:rsidR="00AD6DB4" w:rsidRPr="00671C8B" w:rsidRDefault="00AD6DB4" w:rsidP="00166AF3">
            <w:pPr>
              <w:pStyle w:val="TableBody"/>
              <w:rPr>
                <w:b/>
              </w:rPr>
            </w:pPr>
            <w:r w:rsidRPr="00671C8B">
              <w:rPr>
                <w:b/>
              </w:rPr>
              <w:t>+WDSC: 1,0</w:t>
            </w:r>
          </w:p>
          <w:p w14:paraId="7587A78B" w14:textId="77777777" w:rsidR="00AD6DB4" w:rsidRPr="00671C8B" w:rsidRDefault="00AD6DB4" w:rsidP="00166AF3">
            <w:pPr>
              <w:pStyle w:val="TableBody"/>
              <w:rPr>
                <w:b/>
              </w:rPr>
            </w:pPr>
            <w:r w:rsidRPr="00671C8B">
              <w:rPr>
                <w:b/>
              </w:rPr>
              <w:t>+WDSC: 2,0</w:t>
            </w:r>
          </w:p>
          <w:p w14:paraId="70336E03" w14:textId="77777777" w:rsidR="00AD6DB4" w:rsidRPr="00671C8B" w:rsidRDefault="00AD6DB4" w:rsidP="00166AF3">
            <w:pPr>
              <w:pStyle w:val="TableBody"/>
              <w:rPr>
                <w:b/>
              </w:rPr>
            </w:pPr>
            <w:r w:rsidRPr="00671C8B">
              <w:rPr>
                <w:b/>
              </w:rPr>
              <w:t>+WDSC: 3,0</w:t>
            </w:r>
          </w:p>
          <w:p w14:paraId="0010664D" w14:textId="77777777" w:rsidR="00AD6DB4" w:rsidRPr="00671C8B" w:rsidRDefault="00AD6DB4" w:rsidP="00166AF3">
            <w:pPr>
              <w:pStyle w:val="TableBody"/>
              <w:rPr>
                <w:b/>
              </w:rPr>
            </w:pPr>
            <w:r w:rsidRPr="00671C8B">
              <w:rPr>
                <w:b/>
              </w:rPr>
              <w:t>+WDSC: 4,15,60,240,960,2880,10080,10080</w:t>
            </w:r>
          </w:p>
          <w:p w14:paraId="1031392B" w14:textId="77777777" w:rsidR="00AD6DB4" w:rsidRPr="00671C8B" w:rsidRDefault="00AD6DB4" w:rsidP="00166AF3">
            <w:pPr>
              <w:pStyle w:val="TableBody"/>
              <w:rPr>
                <w:b/>
              </w:rPr>
            </w:pPr>
            <w:r w:rsidRPr="00671C8B">
              <w:rPr>
                <w:b/>
              </w:rPr>
              <w:t>OK</w:t>
            </w:r>
          </w:p>
        </w:tc>
      </w:tr>
    </w:tbl>
    <w:p w14:paraId="5FECD180" w14:textId="77777777" w:rsidR="00AD6DB4" w:rsidRDefault="00AD6DB4" w:rsidP="0059466D">
      <w:pPr>
        <w:pStyle w:val="Heading2"/>
        <w:numPr>
          <w:ilvl w:val="1"/>
          <w:numId w:val="11"/>
        </w:numPr>
        <w:ind w:left="1080" w:hanging="1080"/>
      </w:pPr>
      <w:bookmarkStart w:id="23473" w:name="_Ref415472537"/>
      <w:bookmarkStart w:id="23474" w:name="_Toc417632410"/>
      <w:bookmarkStart w:id="23475" w:name="_Toc448912368"/>
      <w:bookmarkStart w:id="23476" w:name="_Toc486251809"/>
      <w:bookmarkStart w:id="23477" w:name="_Toc489462177"/>
      <w:bookmarkStart w:id="23478" w:name="_Toc368586244"/>
      <w:bookmarkStart w:id="23479" w:name="_Toc364183937"/>
      <w:bookmarkStart w:id="23480" w:name="_Toc367724479"/>
      <w:bookmarkStart w:id="23481" w:name="_Ref369094892"/>
      <w:bookmarkStart w:id="23482" w:name="_Ref369094904"/>
      <w:r>
        <w:t>+WDSD</w:t>
      </w:r>
      <w:r w:rsidRPr="00671C8B">
        <w:t xml:space="preserve"> Command: Device Services </w:t>
      </w:r>
      <w:r>
        <w:t>Local Download</w:t>
      </w:r>
      <w:bookmarkEnd w:id="23473"/>
      <w:bookmarkEnd w:id="23474"/>
      <w:bookmarkEnd w:id="23475"/>
      <w:bookmarkEnd w:id="23476"/>
      <w:bookmarkEnd w:id="23477"/>
    </w:p>
    <w:tbl>
      <w:tblPr>
        <w:tblStyle w:val="TableSWIleft"/>
        <w:tblW w:w="8997" w:type="dxa"/>
        <w:tblLayout w:type="fixed"/>
        <w:tblLook w:val="04A0" w:firstRow="1" w:lastRow="0" w:firstColumn="1" w:lastColumn="0" w:noHBand="0" w:noVBand="1"/>
      </w:tblPr>
      <w:tblGrid>
        <w:gridCol w:w="2697"/>
        <w:gridCol w:w="6300"/>
      </w:tblGrid>
      <w:tr w:rsidR="00AD6DB4" w:rsidRPr="00671C8B" w14:paraId="4E211128" w14:textId="77777777" w:rsidTr="003C064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1B2DFBC9" w14:textId="70EC1CB5" w:rsidR="00AD6DB4" w:rsidRPr="00671C8B" w:rsidRDefault="00AD6DB4">
            <w:pPr>
              <w:pStyle w:val="TableRowHead"/>
              <w:spacing w:before="144" w:after="144"/>
              <w:rPr>
                <w:bCs w:val="0"/>
              </w:rPr>
            </w:pPr>
            <w:del w:id="23483" w:author="Alban Roche" w:date="2017-08-02T14:40:00Z">
              <w:r w:rsidDel="00F22490">
                <w:delText>HL7618, HL7618RD, HL7648, HL7650, HL7688, HL7690 and HL7692</w:delText>
              </w:r>
            </w:del>
            <w:ins w:id="23484" w:author="Alban Roche" w:date="2017-08-02T14:40:00Z">
              <w:r w:rsidR="00F22490">
                <w:t>HL7800</w:t>
              </w:r>
            </w:ins>
          </w:p>
        </w:tc>
      </w:tr>
      <w:tr w:rsidR="00AD6DB4" w:rsidRPr="00671C8B" w14:paraId="708CF694" w14:textId="77777777" w:rsidTr="000A6729">
        <w:trPr>
          <w:cantSplit w:val="0"/>
        </w:trPr>
        <w:tc>
          <w:tcPr>
            <w:tcW w:w="2697" w:type="dxa"/>
          </w:tcPr>
          <w:p w14:paraId="659BFBC7" w14:textId="77777777" w:rsidR="00AD6DB4" w:rsidRPr="00C41274" w:rsidRDefault="00AD6DB4" w:rsidP="00166AF3">
            <w:pPr>
              <w:pStyle w:val="TableBody"/>
              <w:rPr>
                <w:i/>
              </w:rPr>
            </w:pPr>
            <w:r w:rsidRPr="00C41274">
              <w:rPr>
                <w:i/>
              </w:rPr>
              <w:t>Test command</w:t>
            </w:r>
          </w:p>
          <w:p w14:paraId="2C16EFBD" w14:textId="77777777" w:rsidR="00AD6DB4" w:rsidRPr="00C41274" w:rsidRDefault="00AD6DB4" w:rsidP="00166AF3">
            <w:pPr>
              <w:pStyle w:val="TableBody"/>
            </w:pPr>
          </w:p>
          <w:p w14:paraId="06F7F576" w14:textId="77777777" w:rsidR="00AD6DB4" w:rsidRPr="00C41274" w:rsidRDefault="00AD6DB4" w:rsidP="00166AF3">
            <w:pPr>
              <w:pStyle w:val="TableBody"/>
              <w:rPr>
                <w:u w:val="single"/>
              </w:rPr>
            </w:pPr>
            <w:r w:rsidRPr="00C41274">
              <w:rPr>
                <w:u w:val="single"/>
              </w:rPr>
              <w:t>Syntax</w:t>
            </w:r>
          </w:p>
          <w:p w14:paraId="71907480" w14:textId="77777777" w:rsidR="00AD6DB4" w:rsidRPr="00671C8B" w:rsidRDefault="00AD6DB4" w:rsidP="00166AF3">
            <w:pPr>
              <w:pStyle w:val="TableBody"/>
            </w:pPr>
            <w:r w:rsidRPr="00C41274">
              <w:rPr>
                <w:b/>
              </w:rPr>
              <w:t>AT+</w:t>
            </w:r>
            <w:r>
              <w:rPr>
                <w:b/>
              </w:rPr>
              <w:t>WDSD</w:t>
            </w:r>
            <w:r w:rsidRPr="00C41274">
              <w:rPr>
                <w:b/>
              </w:rPr>
              <w:t>=?</w:t>
            </w:r>
          </w:p>
        </w:tc>
        <w:tc>
          <w:tcPr>
            <w:tcW w:w="6300" w:type="dxa"/>
          </w:tcPr>
          <w:p w14:paraId="4DD23B06" w14:textId="77777777" w:rsidR="00AD6DB4" w:rsidRPr="00C41274" w:rsidRDefault="00AD6DB4" w:rsidP="00166AF3">
            <w:pPr>
              <w:pStyle w:val="TableBody"/>
              <w:rPr>
                <w:u w:val="single"/>
              </w:rPr>
            </w:pPr>
          </w:p>
          <w:p w14:paraId="152F3E02" w14:textId="77777777" w:rsidR="00AD6DB4" w:rsidRPr="00C41274" w:rsidRDefault="00AD6DB4" w:rsidP="00166AF3">
            <w:pPr>
              <w:pStyle w:val="TableBody"/>
              <w:rPr>
                <w:u w:val="single"/>
              </w:rPr>
            </w:pPr>
          </w:p>
          <w:p w14:paraId="506A8A9F" w14:textId="77777777" w:rsidR="00AD6DB4" w:rsidRPr="00C41274" w:rsidRDefault="00AD6DB4" w:rsidP="00166AF3">
            <w:pPr>
              <w:pStyle w:val="TableBody"/>
              <w:rPr>
                <w:u w:val="single"/>
              </w:rPr>
            </w:pPr>
            <w:r w:rsidRPr="00C41274">
              <w:rPr>
                <w:u w:val="single"/>
              </w:rPr>
              <w:t>Response</w:t>
            </w:r>
          </w:p>
          <w:p w14:paraId="2254E2EF" w14:textId="77777777" w:rsidR="00AD6DB4" w:rsidRPr="00C41274" w:rsidRDefault="00AD6DB4" w:rsidP="00166AF3">
            <w:pPr>
              <w:pStyle w:val="TableBody"/>
            </w:pPr>
            <w:r w:rsidRPr="00C41274">
              <w:rPr>
                <w:b/>
              </w:rPr>
              <w:t>+</w:t>
            </w:r>
            <w:r>
              <w:rPr>
                <w:b/>
              </w:rPr>
              <w:t>WDSD</w:t>
            </w:r>
            <w:r w:rsidRPr="00C41274">
              <w:rPr>
                <w:b/>
              </w:rPr>
              <w:t>:</w:t>
            </w:r>
            <w:r w:rsidRPr="00C41274">
              <w:t xml:space="preserve"> (list of supported </w:t>
            </w:r>
            <w:r w:rsidRPr="00C41274">
              <w:rPr>
                <w:b/>
              </w:rPr>
              <w:t>&lt;</w:t>
            </w:r>
            <w:r>
              <w:rPr>
                <w:b/>
              </w:rPr>
              <w:t>Size</w:t>
            </w:r>
            <w:r w:rsidRPr="00C41274">
              <w:rPr>
                <w:b/>
              </w:rPr>
              <w:t>&gt;</w:t>
            </w:r>
            <w:r w:rsidRPr="00C41274">
              <w:t>s)</w:t>
            </w:r>
          </w:p>
          <w:p w14:paraId="2D92B741" w14:textId="77777777" w:rsidR="00AD6DB4" w:rsidRPr="00671C8B" w:rsidRDefault="00AD6DB4" w:rsidP="00166AF3">
            <w:pPr>
              <w:pStyle w:val="TableBody"/>
              <w:rPr>
                <w:b/>
              </w:rPr>
            </w:pPr>
            <w:r w:rsidRPr="00C41274">
              <w:rPr>
                <w:b/>
              </w:rPr>
              <w:t>OK</w:t>
            </w:r>
          </w:p>
        </w:tc>
      </w:tr>
      <w:tr w:rsidR="00AD6DB4" w:rsidRPr="00671C8B" w14:paraId="1CF63904" w14:textId="77777777" w:rsidTr="000A6729">
        <w:trPr>
          <w:cantSplit w:val="0"/>
        </w:trPr>
        <w:tc>
          <w:tcPr>
            <w:tcW w:w="2697" w:type="dxa"/>
          </w:tcPr>
          <w:p w14:paraId="6ADC6DEB" w14:textId="77777777" w:rsidR="00AD6DB4" w:rsidRPr="00D56C1E" w:rsidRDefault="00AD6DB4" w:rsidP="00166AF3">
            <w:pPr>
              <w:pStyle w:val="TableBody"/>
              <w:rPr>
                <w:i/>
              </w:rPr>
            </w:pPr>
            <w:r w:rsidRPr="00D56C1E">
              <w:rPr>
                <w:i/>
              </w:rPr>
              <w:t>Write command</w:t>
            </w:r>
          </w:p>
          <w:p w14:paraId="2571CEC7" w14:textId="77777777" w:rsidR="00AD6DB4" w:rsidRPr="00D56C1E" w:rsidRDefault="00AD6DB4" w:rsidP="00166AF3">
            <w:pPr>
              <w:pStyle w:val="TableBody"/>
            </w:pPr>
          </w:p>
          <w:p w14:paraId="1A166C41" w14:textId="77777777" w:rsidR="00AD6DB4" w:rsidRPr="00D56C1E" w:rsidRDefault="00AD6DB4" w:rsidP="00166AF3">
            <w:pPr>
              <w:pStyle w:val="TableBody"/>
              <w:rPr>
                <w:u w:val="single"/>
              </w:rPr>
            </w:pPr>
            <w:r w:rsidRPr="00D56C1E">
              <w:rPr>
                <w:u w:val="single"/>
              </w:rPr>
              <w:t>Syntax</w:t>
            </w:r>
          </w:p>
          <w:p w14:paraId="6943C9C9" w14:textId="77777777" w:rsidR="00AD6DB4" w:rsidRPr="00671C8B" w:rsidRDefault="00AD6DB4" w:rsidP="00166AF3">
            <w:pPr>
              <w:pStyle w:val="TableBody"/>
              <w:rPr>
                <w:u w:val="single"/>
              </w:rPr>
            </w:pPr>
            <w:r w:rsidRPr="00D56C1E">
              <w:rPr>
                <w:b/>
              </w:rPr>
              <w:t>AT+WDS</w:t>
            </w:r>
            <w:r>
              <w:rPr>
                <w:b/>
              </w:rPr>
              <w:t>D</w:t>
            </w:r>
            <w:r w:rsidRPr="00D56C1E">
              <w:rPr>
                <w:b/>
              </w:rPr>
              <w:t>=</w:t>
            </w:r>
            <w:r>
              <w:rPr>
                <w:b/>
              </w:rPr>
              <w:br/>
            </w:r>
            <w:r w:rsidRPr="00D56C1E">
              <w:rPr>
                <w:b/>
              </w:rPr>
              <w:t>&lt;</w:t>
            </w:r>
            <w:r>
              <w:rPr>
                <w:b/>
              </w:rPr>
              <w:t>Size</w:t>
            </w:r>
            <w:r w:rsidRPr="00D56C1E">
              <w:rPr>
                <w:b/>
              </w:rPr>
              <w:t>&gt;</w:t>
            </w:r>
          </w:p>
        </w:tc>
        <w:tc>
          <w:tcPr>
            <w:tcW w:w="6300" w:type="dxa"/>
          </w:tcPr>
          <w:p w14:paraId="68A10B7E" w14:textId="77777777" w:rsidR="00AD6DB4" w:rsidRDefault="00AD6DB4" w:rsidP="00166AF3">
            <w:pPr>
              <w:pStyle w:val="TableBody"/>
              <w:rPr>
                <w:u w:val="single"/>
              </w:rPr>
            </w:pPr>
          </w:p>
          <w:p w14:paraId="0542DB0F" w14:textId="77777777" w:rsidR="00AD6DB4" w:rsidRPr="00C41274" w:rsidRDefault="00AD6DB4" w:rsidP="00166AF3">
            <w:pPr>
              <w:pStyle w:val="TableBody"/>
              <w:rPr>
                <w:u w:val="single"/>
              </w:rPr>
            </w:pPr>
          </w:p>
          <w:p w14:paraId="70DA92B5" w14:textId="77777777" w:rsidR="00AD6DB4" w:rsidRPr="00C41274" w:rsidRDefault="00AD6DB4" w:rsidP="00166AF3">
            <w:pPr>
              <w:pStyle w:val="TableBody"/>
              <w:rPr>
                <w:u w:val="single"/>
              </w:rPr>
            </w:pPr>
            <w:r w:rsidRPr="00C41274">
              <w:rPr>
                <w:u w:val="single"/>
              </w:rPr>
              <w:t>Response</w:t>
            </w:r>
          </w:p>
          <w:p w14:paraId="0C3B15CE" w14:textId="77777777" w:rsidR="00AD6DB4" w:rsidRDefault="00AD6DB4" w:rsidP="00166AF3">
            <w:pPr>
              <w:pStyle w:val="TableBody"/>
              <w:rPr>
                <w:b/>
                <w:snapToGrid w:val="0"/>
              </w:rPr>
            </w:pPr>
            <w:r>
              <w:rPr>
                <w:b/>
                <w:snapToGrid w:val="0"/>
              </w:rPr>
              <w:t>&lt;NACK&gt;</w:t>
            </w:r>
          </w:p>
          <w:p w14:paraId="51C0309D" w14:textId="77777777" w:rsidR="00AD6DB4" w:rsidRDefault="00AD6DB4" w:rsidP="00166AF3">
            <w:pPr>
              <w:pStyle w:val="TableBody"/>
              <w:rPr>
                <w:b/>
                <w:snapToGrid w:val="0"/>
              </w:rPr>
            </w:pPr>
            <w:r w:rsidRPr="00D56C1E">
              <w:rPr>
                <w:i/>
                <w:snapToGrid w:val="0"/>
              </w:rPr>
              <w:t>//</w:t>
            </w:r>
            <w:r>
              <w:rPr>
                <w:i/>
                <w:snapToGrid w:val="0"/>
              </w:rPr>
              <w:t xml:space="preserve"> User s</w:t>
            </w:r>
            <w:r w:rsidRPr="00D56C1E">
              <w:rPr>
                <w:i/>
                <w:snapToGrid w:val="0"/>
              </w:rPr>
              <w:t>end</w:t>
            </w:r>
            <w:r>
              <w:rPr>
                <w:i/>
                <w:snapToGrid w:val="0"/>
              </w:rPr>
              <w:t>s</w:t>
            </w:r>
            <w:r w:rsidRPr="00D56C1E">
              <w:rPr>
                <w:i/>
                <w:snapToGrid w:val="0"/>
              </w:rPr>
              <w:t xml:space="preserve"> data</w:t>
            </w:r>
          </w:p>
          <w:p w14:paraId="5515DA64" w14:textId="77777777" w:rsidR="00AD6DB4" w:rsidRDefault="00AD6DB4" w:rsidP="00166AF3">
            <w:pPr>
              <w:pStyle w:val="TableBody"/>
              <w:rPr>
                <w:b/>
                <w:snapToGrid w:val="0"/>
              </w:rPr>
            </w:pPr>
            <w:r w:rsidRPr="00C41274">
              <w:rPr>
                <w:b/>
                <w:snapToGrid w:val="0"/>
              </w:rPr>
              <w:t>OK</w:t>
            </w:r>
          </w:p>
          <w:p w14:paraId="4268029F" w14:textId="77777777" w:rsidR="00AD6DB4" w:rsidRPr="00D86F43" w:rsidRDefault="00AD6DB4" w:rsidP="00166AF3">
            <w:pPr>
              <w:pStyle w:val="TableBody"/>
              <w:rPr>
                <w:snapToGrid w:val="0"/>
                <w:sz w:val="14"/>
                <w:szCs w:val="14"/>
              </w:rPr>
            </w:pPr>
          </w:p>
          <w:p w14:paraId="2B3974DD" w14:textId="77777777" w:rsidR="00AD6DB4" w:rsidRPr="00960894" w:rsidRDefault="00AD6DB4" w:rsidP="00166AF3">
            <w:pPr>
              <w:pStyle w:val="TableBody"/>
              <w:rPr>
                <w:snapToGrid w:val="0"/>
              </w:rPr>
            </w:pPr>
            <w:r w:rsidRPr="00324529">
              <w:rPr>
                <w:snapToGrid w:val="0"/>
              </w:rPr>
              <w:t>or</w:t>
            </w:r>
          </w:p>
          <w:p w14:paraId="564519BA" w14:textId="77777777" w:rsidR="00AD6DB4" w:rsidRPr="00C41274" w:rsidRDefault="00AD6DB4" w:rsidP="00166AF3">
            <w:pPr>
              <w:pStyle w:val="TableBody"/>
              <w:rPr>
                <w:b/>
              </w:rPr>
            </w:pPr>
            <w:r w:rsidRPr="00C41274">
              <w:rPr>
                <w:b/>
              </w:rPr>
              <w:t>+CME ERROR &lt;err&gt;</w:t>
            </w:r>
          </w:p>
          <w:p w14:paraId="33F8CD70" w14:textId="77777777" w:rsidR="00AD6DB4" w:rsidRPr="00D86F43" w:rsidRDefault="00AD6DB4" w:rsidP="00166AF3">
            <w:pPr>
              <w:pStyle w:val="TableBody"/>
              <w:rPr>
                <w:sz w:val="14"/>
                <w:szCs w:val="14"/>
                <w:u w:val="single"/>
              </w:rPr>
            </w:pPr>
          </w:p>
          <w:p w14:paraId="6AEE057F" w14:textId="77777777" w:rsidR="00AD6DB4" w:rsidRPr="00C41274" w:rsidRDefault="00AD6DB4" w:rsidP="00166AF3">
            <w:pPr>
              <w:pStyle w:val="TableBody"/>
              <w:rPr>
                <w:u w:val="single"/>
                <w:lang w:eastAsia="zh-CN"/>
              </w:rPr>
            </w:pPr>
            <w:r>
              <w:rPr>
                <w:u w:val="single"/>
              </w:rPr>
              <w:t>Parameter</w:t>
            </w:r>
          </w:p>
          <w:p w14:paraId="4855C1BD" w14:textId="77777777" w:rsidR="00AD6DB4" w:rsidRPr="00671C8B" w:rsidRDefault="00AD6DB4" w:rsidP="00166AF3">
            <w:pPr>
              <w:pStyle w:val="TableBody"/>
              <w:rPr>
                <w:u w:val="single"/>
              </w:rPr>
            </w:pPr>
            <w:r w:rsidRPr="00C41274">
              <w:rPr>
                <w:b/>
              </w:rPr>
              <w:t>&lt;</w:t>
            </w:r>
            <w:r>
              <w:rPr>
                <w:b/>
              </w:rPr>
              <w:t>Size</w:t>
            </w:r>
            <w:r w:rsidRPr="00C41274">
              <w:rPr>
                <w:b/>
              </w:rPr>
              <w:t>&gt;</w:t>
            </w:r>
            <w:r>
              <w:tab/>
              <w:t>1</w:t>
            </w:r>
            <w:r w:rsidRPr="00E52399">
              <w:t xml:space="preserve"> </w:t>
            </w:r>
            <w:r>
              <w:t xml:space="preserve">– </w:t>
            </w:r>
            <w:r w:rsidRPr="006D7AA6">
              <w:t>24643584</w:t>
            </w:r>
            <w:r>
              <w:tab/>
            </w:r>
            <w:r>
              <w:tab/>
              <w:t xml:space="preserve">Package size in bytes </w:t>
            </w:r>
          </w:p>
        </w:tc>
      </w:tr>
      <w:tr w:rsidR="00AD6DB4" w:rsidRPr="00671C8B" w14:paraId="4CCD7AF1" w14:textId="77777777" w:rsidTr="000A6729">
        <w:trPr>
          <w:trHeight w:val="65"/>
        </w:trPr>
        <w:tc>
          <w:tcPr>
            <w:tcW w:w="2697" w:type="dxa"/>
          </w:tcPr>
          <w:p w14:paraId="2CF621A0" w14:textId="77777777" w:rsidR="00AD6DB4" w:rsidRPr="00671C8B" w:rsidRDefault="00AD6DB4" w:rsidP="00166AF3">
            <w:pPr>
              <w:pStyle w:val="TableBody"/>
            </w:pPr>
            <w:r w:rsidRPr="00324529">
              <w:rPr>
                <w:u w:val="single"/>
              </w:rPr>
              <w:t>Example</w:t>
            </w:r>
            <w:r>
              <w:rPr>
                <w:u w:val="single"/>
              </w:rPr>
              <w:t>s</w:t>
            </w:r>
          </w:p>
        </w:tc>
        <w:tc>
          <w:tcPr>
            <w:tcW w:w="6300" w:type="dxa"/>
          </w:tcPr>
          <w:p w14:paraId="7974C26D" w14:textId="77777777" w:rsidR="00AD6DB4" w:rsidRPr="00C41274" w:rsidRDefault="00AD6DB4" w:rsidP="00166AF3">
            <w:pPr>
              <w:pStyle w:val="TableBody"/>
              <w:keepNext/>
              <w:rPr>
                <w:b/>
              </w:rPr>
            </w:pPr>
            <w:r w:rsidRPr="00C41274">
              <w:rPr>
                <w:b/>
              </w:rPr>
              <w:t>AT+</w:t>
            </w:r>
            <w:r>
              <w:rPr>
                <w:b/>
              </w:rPr>
              <w:t>WDSD=?</w:t>
            </w:r>
          </w:p>
          <w:p w14:paraId="0F53BE7F" w14:textId="77777777" w:rsidR="00AD6DB4" w:rsidRPr="0077536E" w:rsidRDefault="00AD6DB4" w:rsidP="00166AF3">
            <w:pPr>
              <w:pStyle w:val="TableBody"/>
              <w:keepNext/>
              <w:rPr>
                <w:b/>
              </w:rPr>
            </w:pPr>
            <w:r w:rsidRPr="0077536E">
              <w:rPr>
                <w:b/>
              </w:rPr>
              <w:t>+WDSD: (</w:t>
            </w:r>
            <w:r w:rsidRPr="006D7AA6">
              <w:rPr>
                <w:b/>
              </w:rPr>
              <w:t>1-24643584</w:t>
            </w:r>
            <w:r w:rsidRPr="0077536E">
              <w:rPr>
                <w:b/>
              </w:rPr>
              <w:t>)</w:t>
            </w:r>
          </w:p>
          <w:p w14:paraId="1ABFBB05" w14:textId="77777777" w:rsidR="00AD6DB4" w:rsidRPr="0077536E" w:rsidRDefault="00AD6DB4" w:rsidP="00166AF3">
            <w:pPr>
              <w:pStyle w:val="TableBody"/>
              <w:keepNext/>
              <w:rPr>
                <w:b/>
              </w:rPr>
            </w:pPr>
            <w:r w:rsidRPr="0077536E">
              <w:rPr>
                <w:b/>
              </w:rPr>
              <w:t>OK</w:t>
            </w:r>
          </w:p>
          <w:p w14:paraId="48768116" w14:textId="77777777" w:rsidR="00AD6DB4" w:rsidRPr="00D86F43" w:rsidRDefault="00AD6DB4" w:rsidP="00166AF3">
            <w:pPr>
              <w:pStyle w:val="TableBody"/>
              <w:keepNext/>
              <w:rPr>
                <w:b/>
                <w:sz w:val="14"/>
                <w:szCs w:val="14"/>
              </w:rPr>
            </w:pPr>
          </w:p>
          <w:p w14:paraId="054313C5" w14:textId="77777777" w:rsidR="00AD6DB4" w:rsidRPr="0077536E" w:rsidRDefault="00AD6DB4" w:rsidP="00166AF3">
            <w:pPr>
              <w:pStyle w:val="TableBody"/>
              <w:keepNext/>
            </w:pPr>
            <w:r>
              <w:rPr>
                <w:b/>
              </w:rPr>
              <w:t>AT+WDSD=1024</w:t>
            </w:r>
            <w:r w:rsidRPr="0077536E">
              <w:t xml:space="preserve"> </w:t>
            </w:r>
            <w:r w:rsidRPr="0077536E">
              <w:tab/>
              <w:t>//download a 1kBytes package</w:t>
            </w:r>
          </w:p>
          <w:p w14:paraId="795A19D2" w14:textId="77777777" w:rsidR="00AD6DB4" w:rsidRPr="00602FD0" w:rsidRDefault="00AD6DB4" w:rsidP="00166AF3">
            <w:pPr>
              <w:pStyle w:val="TableBody"/>
              <w:keepNext/>
            </w:pPr>
            <w:r w:rsidRPr="0077536E">
              <w:rPr>
                <w:b/>
              </w:rPr>
              <w:t>&lt;NACK&gt;</w:t>
            </w:r>
            <w:r w:rsidRPr="00602FD0">
              <w:t xml:space="preserve"> </w:t>
            </w:r>
            <w:r w:rsidRPr="00602FD0">
              <w:tab/>
            </w:r>
            <w:r w:rsidRPr="00602FD0">
              <w:tab/>
            </w:r>
            <w:r w:rsidRPr="0077536E">
              <w:t>//the device is ready to receive data</w:t>
            </w:r>
          </w:p>
          <w:p w14:paraId="109D8268" w14:textId="77777777" w:rsidR="00AD6DB4" w:rsidRPr="0077536E" w:rsidRDefault="00AD6DB4" w:rsidP="00166AF3">
            <w:pPr>
              <w:pStyle w:val="TableBody"/>
              <w:keepNext/>
            </w:pPr>
            <w:r>
              <w:tab/>
            </w:r>
            <w:r>
              <w:tab/>
            </w:r>
            <w:r>
              <w:tab/>
              <w:t>//Send d</w:t>
            </w:r>
            <w:r w:rsidRPr="0077536E">
              <w:t>ata</w:t>
            </w:r>
          </w:p>
          <w:p w14:paraId="05A07FAA" w14:textId="77777777" w:rsidR="00AD6DB4" w:rsidRPr="00602FD0" w:rsidRDefault="00AD6DB4" w:rsidP="00166AF3">
            <w:pPr>
              <w:pStyle w:val="TableBody"/>
              <w:keepNext/>
            </w:pPr>
            <w:r w:rsidRPr="0077536E">
              <w:rPr>
                <w:b/>
              </w:rPr>
              <w:t xml:space="preserve">OK </w:t>
            </w:r>
            <w:r>
              <w:tab/>
            </w:r>
            <w:r>
              <w:tab/>
            </w:r>
            <w:r>
              <w:tab/>
            </w:r>
            <w:r w:rsidRPr="0077536E">
              <w:t xml:space="preserve">//All data are well received by the </w:t>
            </w:r>
            <w:r>
              <w:t>m</w:t>
            </w:r>
            <w:r w:rsidRPr="0077536E">
              <w:t>odule</w:t>
            </w:r>
          </w:p>
          <w:p w14:paraId="794E52DA" w14:textId="77777777" w:rsidR="00AD6DB4" w:rsidRPr="00671C8B" w:rsidRDefault="00AD6DB4" w:rsidP="00166AF3">
            <w:pPr>
              <w:pStyle w:val="TableBody"/>
            </w:pPr>
            <w:r w:rsidRPr="0077536E">
              <w:rPr>
                <w:b/>
              </w:rPr>
              <w:t>+WDSI: 3</w:t>
            </w:r>
            <w:r>
              <w:t xml:space="preserve"> </w:t>
            </w:r>
            <w:r>
              <w:tab/>
            </w:r>
            <w:r>
              <w:tab/>
            </w:r>
            <w:r w:rsidRPr="0077536E">
              <w:t>//A package is ready to install (see +WDSI and +WDSR commands)</w:t>
            </w:r>
          </w:p>
        </w:tc>
      </w:tr>
      <w:tr w:rsidR="00AD6DB4" w:rsidRPr="00671C8B" w14:paraId="4135A058" w14:textId="77777777" w:rsidTr="000A6729">
        <w:trPr>
          <w:trHeight w:val="65"/>
        </w:trPr>
        <w:tc>
          <w:tcPr>
            <w:tcW w:w="2697" w:type="dxa"/>
          </w:tcPr>
          <w:p w14:paraId="01F2523C" w14:textId="77777777" w:rsidR="00AD6DB4" w:rsidRPr="00C41274" w:rsidRDefault="00AD6DB4" w:rsidP="00166AF3">
            <w:pPr>
              <w:pStyle w:val="TableBody"/>
            </w:pPr>
            <w:r w:rsidRPr="00C41274">
              <w:rPr>
                <w:u w:val="single"/>
              </w:rPr>
              <w:t>Reference</w:t>
            </w:r>
          </w:p>
          <w:p w14:paraId="484983BD" w14:textId="77777777" w:rsidR="00AD6DB4" w:rsidRPr="00324529" w:rsidRDefault="00AD6DB4" w:rsidP="00166AF3">
            <w:pPr>
              <w:pStyle w:val="TableBody"/>
              <w:rPr>
                <w:u w:val="single"/>
              </w:rPr>
            </w:pPr>
            <w:r w:rsidRPr="00E52399">
              <w:t>Sierra Wireless Prop</w:t>
            </w:r>
            <w:r>
              <w:t>r</w:t>
            </w:r>
            <w:r w:rsidRPr="00E52399">
              <w:t>ietary Command</w:t>
            </w:r>
          </w:p>
        </w:tc>
        <w:tc>
          <w:tcPr>
            <w:tcW w:w="6300" w:type="dxa"/>
          </w:tcPr>
          <w:p w14:paraId="474FCF7D" w14:textId="77777777" w:rsidR="00AD6DB4" w:rsidRPr="00C41274" w:rsidRDefault="00AD6DB4" w:rsidP="00166AF3">
            <w:pPr>
              <w:pStyle w:val="TableBody"/>
            </w:pPr>
            <w:r w:rsidRPr="00C41274">
              <w:rPr>
                <w:u w:val="single"/>
              </w:rPr>
              <w:t>Notes</w:t>
            </w:r>
          </w:p>
          <w:p w14:paraId="5BD7D97B" w14:textId="77777777" w:rsidR="00AD6DB4" w:rsidRDefault="00AD6DB4" w:rsidP="0059466D">
            <w:pPr>
              <w:pStyle w:val="TableBody"/>
              <w:numPr>
                <w:ilvl w:val="0"/>
                <w:numId w:val="48"/>
              </w:numPr>
            </w:pPr>
            <w:r>
              <w:t>This command is available when the embedded module has finished its initialization.</w:t>
            </w:r>
          </w:p>
          <w:p w14:paraId="02BF332E" w14:textId="77777777" w:rsidR="00AD6DB4" w:rsidRDefault="00AD6DB4" w:rsidP="0059466D">
            <w:pPr>
              <w:pStyle w:val="TableBody"/>
              <w:numPr>
                <w:ilvl w:val="0"/>
                <w:numId w:val="48"/>
              </w:numPr>
            </w:pPr>
            <w:r>
              <w:t>The  response to the AT+WDSD=&lt;Size&gt; command is the &lt;NACK&gt; character when the device is ready to receive data using the 1K-Xmodem protocol</w:t>
            </w:r>
          </w:p>
          <w:p w14:paraId="7C1B29F9" w14:textId="77777777" w:rsidR="00AD6DB4" w:rsidRDefault="00AD6DB4" w:rsidP="0059466D">
            <w:pPr>
              <w:pStyle w:val="TableBody"/>
              <w:numPr>
                <w:ilvl w:val="0"/>
                <w:numId w:val="48"/>
              </w:numPr>
            </w:pPr>
            <w:r>
              <w:t>The flow control of the TE has to be set to ‘Hardware’</w:t>
            </w:r>
          </w:p>
          <w:p w14:paraId="3926337D" w14:textId="77777777" w:rsidR="00AD6DB4" w:rsidRDefault="00AD6DB4" w:rsidP="0059466D">
            <w:pPr>
              <w:pStyle w:val="TableBody"/>
              <w:numPr>
                <w:ilvl w:val="0"/>
                <w:numId w:val="48"/>
              </w:numPr>
            </w:pPr>
            <w:r>
              <w:t>This command will automatically activate the user agreement for install (see +WDSC command description).</w:t>
            </w:r>
          </w:p>
          <w:p w14:paraId="099220E6" w14:textId="77777777" w:rsidR="00AD6DB4" w:rsidRPr="00682FAD" w:rsidRDefault="00AD6DB4" w:rsidP="0059466D">
            <w:pPr>
              <w:pStyle w:val="TableBody"/>
              <w:numPr>
                <w:ilvl w:val="0"/>
                <w:numId w:val="48"/>
              </w:numPr>
              <w:rPr>
                <w:b/>
              </w:rPr>
            </w:pPr>
            <w:r>
              <w:t>No reset is made during the package download.</w:t>
            </w:r>
          </w:p>
          <w:p w14:paraId="4604CCE7" w14:textId="77777777" w:rsidR="00AD6DB4" w:rsidRPr="00C41274" w:rsidRDefault="00AD6DB4" w:rsidP="0059466D">
            <w:pPr>
              <w:pStyle w:val="TableBody"/>
              <w:numPr>
                <w:ilvl w:val="0"/>
                <w:numId w:val="48"/>
              </w:numPr>
              <w:rPr>
                <w:b/>
              </w:rPr>
            </w:pPr>
            <w:r>
              <w:t>A timeout will happen (and a +CME ERROR: 3 is returned) if no data is sent to the device in 5 minutes.</w:t>
            </w:r>
          </w:p>
        </w:tc>
      </w:tr>
    </w:tbl>
    <w:p w14:paraId="4155356C" w14:textId="706E6FF5" w:rsidR="00AD6DB4" w:rsidRDefault="00AD6DB4" w:rsidP="0059466D">
      <w:pPr>
        <w:pStyle w:val="Heading2"/>
        <w:numPr>
          <w:ilvl w:val="1"/>
          <w:numId w:val="11"/>
        </w:numPr>
        <w:ind w:left="1080" w:hanging="1080"/>
      </w:pPr>
      <w:bookmarkStart w:id="23485" w:name="_Toc417632411"/>
      <w:bookmarkStart w:id="23486" w:name="_Toc448912369"/>
      <w:bookmarkStart w:id="23487" w:name="_Toc486251810"/>
      <w:bookmarkStart w:id="23488" w:name="_Toc489462178"/>
      <w:r w:rsidRPr="00671C8B">
        <w:t xml:space="preserve">+WDSE Command: Device </w:t>
      </w:r>
      <w:bookmarkEnd w:id="23478"/>
      <w:r w:rsidRPr="00671C8B">
        <w:t>Services Error</w:t>
      </w:r>
      <w:bookmarkEnd w:id="23479"/>
      <w:bookmarkEnd w:id="23480"/>
      <w:bookmarkEnd w:id="23481"/>
      <w:bookmarkEnd w:id="23482"/>
      <w:bookmarkEnd w:id="23485"/>
      <w:bookmarkEnd w:id="23486"/>
      <w:bookmarkEnd w:id="23487"/>
      <w:bookmarkEnd w:id="23488"/>
    </w:p>
    <w:tbl>
      <w:tblPr>
        <w:tblStyle w:val="TableSWIleft"/>
        <w:tblW w:w="8997" w:type="dxa"/>
        <w:tblLayout w:type="fixed"/>
        <w:tblLook w:val="04A0" w:firstRow="1" w:lastRow="0" w:firstColumn="1" w:lastColumn="0" w:noHBand="0" w:noVBand="1"/>
      </w:tblPr>
      <w:tblGrid>
        <w:gridCol w:w="2337"/>
        <w:gridCol w:w="6660"/>
      </w:tblGrid>
      <w:tr w:rsidR="00AD6DB4" w:rsidRPr="00671C8B" w14:paraId="02A35075" w14:textId="77777777" w:rsidTr="003C064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7CEF47D2" w14:textId="6A7D9D88" w:rsidR="00AD6DB4" w:rsidRPr="00671C8B" w:rsidRDefault="00AD6DB4">
            <w:pPr>
              <w:pStyle w:val="TableRowHead"/>
              <w:spacing w:before="144" w:after="144"/>
              <w:rPr>
                <w:bCs w:val="0"/>
              </w:rPr>
            </w:pPr>
            <w:del w:id="23489" w:author="Alban Roche" w:date="2017-08-02T14:40:00Z">
              <w:r w:rsidDel="00F22490">
                <w:delText>HL7618, HL7618RD, HL7648, HL7650, HL7688, HL7690 and HL7692</w:delText>
              </w:r>
            </w:del>
            <w:ins w:id="23490" w:author="Alban Roche" w:date="2017-08-02T14:40:00Z">
              <w:r w:rsidR="00F22490">
                <w:t>HL7800</w:t>
              </w:r>
            </w:ins>
          </w:p>
        </w:tc>
      </w:tr>
      <w:tr w:rsidR="00AD6DB4" w:rsidRPr="00671C8B" w14:paraId="4AA95ADA" w14:textId="77777777" w:rsidTr="000A6729">
        <w:trPr>
          <w:cantSplit w:val="0"/>
        </w:trPr>
        <w:tc>
          <w:tcPr>
            <w:tcW w:w="2337" w:type="dxa"/>
          </w:tcPr>
          <w:p w14:paraId="4E525412" w14:textId="77777777" w:rsidR="00AD6DB4" w:rsidRPr="00671C8B" w:rsidRDefault="00AD6DB4" w:rsidP="00166AF3">
            <w:pPr>
              <w:pStyle w:val="TableBody"/>
              <w:rPr>
                <w:b/>
                <w:i/>
              </w:rPr>
            </w:pPr>
            <w:r w:rsidRPr="00671C8B">
              <w:rPr>
                <w:i/>
              </w:rPr>
              <w:t>Execute command</w:t>
            </w:r>
          </w:p>
          <w:p w14:paraId="47701FE4" w14:textId="77777777" w:rsidR="00AD6DB4" w:rsidRPr="00671C8B" w:rsidRDefault="00AD6DB4" w:rsidP="00166AF3">
            <w:pPr>
              <w:pStyle w:val="TableBody"/>
            </w:pPr>
          </w:p>
          <w:p w14:paraId="33844725" w14:textId="77777777" w:rsidR="00AD6DB4" w:rsidRPr="00671C8B" w:rsidRDefault="00AD6DB4" w:rsidP="00166AF3">
            <w:pPr>
              <w:pStyle w:val="TableBody"/>
              <w:rPr>
                <w:u w:val="single"/>
              </w:rPr>
            </w:pPr>
            <w:r w:rsidRPr="00671C8B">
              <w:rPr>
                <w:u w:val="single"/>
              </w:rPr>
              <w:t>Syntax</w:t>
            </w:r>
          </w:p>
          <w:p w14:paraId="74AA1DB2" w14:textId="77777777" w:rsidR="00AD6DB4" w:rsidRPr="00671C8B" w:rsidRDefault="00AD6DB4" w:rsidP="00166AF3">
            <w:pPr>
              <w:pStyle w:val="TableBody"/>
            </w:pPr>
            <w:r w:rsidRPr="00671C8B">
              <w:rPr>
                <w:b/>
              </w:rPr>
              <w:t>AT+WDSE</w:t>
            </w:r>
          </w:p>
        </w:tc>
        <w:tc>
          <w:tcPr>
            <w:tcW w:w="6660" w:type="dxa"/>
          </w:tcPr>
          <w:p w14:paraId="3D422BE7" w14:textId="77777777" w:rsidR="00AD6DB4" w:rsidRPr="00671C8B" w:rsidRDefault="00AD6DB4" w:rsidP="00166AF3">
            <w:pPr>
              <w:pStyle w:val="TableBody"/>
              <w:rPr>
                <w:u w:val="single"/>
              </w:rPr>
            </w:pPr>
          </w:p>
          <w:p w14:paraId="2E9B08AC" w14:textId="77777777" w:rsidR="00AD6DB4" w:rsidRPr="00671C8B" w:rsidRDefault="00AD6DB4" w:rsidP="00166AF3">
            <w:pPr>
              <w:pStyle w:val="TableBody"/>
              <w:rPr>
                <w:u w:val="single"/>
              </w:rPr>
            </w:pPr>
          </w:p>
          <w:p w14:paraId="0CA87A77" w14:textId="77777777" w:rsidR="00AD6DB4" w:rsidRPr="00671C8B" w:rsidRDefault="00AD6DB4" w:rsidP="00166AF3">
            <w:pPr>
              <w:pStyle w:val="TableBody"/>
              <w:rPr>
                <w:u w:val="single"/>
              </w:rPr>
            </w:pPr>
            <w:r w:rsidRPr="00671C8B">
              <w:rPr>
                <w:u w:val="single"/>
              </w:rPr>
              <w:t>Response</w:t>
            </w:r>
          </w:p>
          <w:p w14:paraId="366EE1C0" w14:textId="77777777" w:rsidR="00AD6DB4" w:rsidRPr="00671C8B" w:rsidRDefault="00AD6DB4" w:rsidP="00166AF3">
            <w:pPr>
              <w:pStyle w:val="TableBody"/>
              <w:rPr>
                <w:b/>
                <w:snapToGrid w:val="0"/>
              </w:rPr>
            </w:pPr>
            <w:r w:rsidRPr="00671C8B">
              <w:rPr>
                <w:b/>
                <w:snapToGrid w:val="0"/>
              </w:rPr>
              <w:t>[+WDSE:&lt;HTTP_Status&gt;]</w:t>
            </w:r>
          </w:p>
          <w:p w14:paraId="56D75745" w14:textId="77777777" w:rsidR="00AD6DB4" w:rsidRPr="00671C8B" w:rsidRDefault="00AD6DB4" w:rsidP="00166AF3">
            <w:pPr>
              <w:pStyle w:val="TableBody"/>
              <w:rPr>
                <w:b/>
                <w:snapToGrid w:val="0"/>
              </w:rPr>
            </w:pPr>
            <w:r w:rsidRPr="00671C8B">
              <w:rPr>
                <w:b/>
                <w:snapToGrid w:val="0"/>
              </w:rPr>
              <w:t>OK</w:t>
            </w:r>
          </w:p>
          <w:p w14:paraId="1E3BC7B6" w14:textId="77777777" w:rsidR="00AD6DB4" w:rsidRPr="00671C8B" w:rsidRDefault="00AD6DB4" w:rsidP="00166AF3">
            <w:pPr>
              <w:pStyle w:val="TableBody"/>
              <w:rPr>
                <w:snapToGrid w:val="0"/>
              </w:rPr>
            </w:pPr>
          </w:p>
          <w:p w14:paraId="76695C31" w14:textId="77777777" w:rsidR="00AD6DB4" w:rsidRPr="00671C8B" w:rsidRDefault="00AD6DB4" w:rsidP="00166AF3">
            <w:pPr>
              <w:pStyle w:val="TableBody"/>
              <w:rPr>
                <w:snapToGrid w:val="0"/>
              </w:rPr>
            </w:pPr>
            <w:r w:rsidRPr="00671C8B">
              <w:rPr>
                <w:snapToGrid w:val="0"/>
              </w:rPr>
              <w:t>or</w:t>
            </w:r>
          </w:p>
          <w:p w14:paraId="4302C427" w14:textId="77777777" w:rsidR="00AD6DB4" w:rsidRPr="00671C8B" w:rsidRDefault="00AD6DB4" w:rsidP="00166AF3">
            <w:pPr>
              <w:pStyle w:val="TableBody"/>
              <w:rPr>
                <w:b/>
              </w:rPr>
            </w:pPr>
            <w:r w:rsidRPr="00671C8B">
              <w:rPr>
                <w:b/>
              </w:rPr>
              <w:t>+CME ERROR &lt;err&gt;</w:t>
            </w:r>
          </w:p>
          <w:p w14:paraId="5C2BEBDA" w14:textId="77777777" w:rsidR="00AD6DB4" w:rsidRPr="00671C8B" w:rsidRDefault="00AD6DB4" w:rsidP="00166AF3">
            <w:pPr>
              <w:pStyle w:val="TableBody"/>
              <w:rPr>
                <w:u w:val="single"/>
              </w:rPr>
            </w:pPr>
          </w:p>
          <w:p w14:paraId="1C03E250" w14:textId="77777777" w:rsidR="00AD6DB4" w:rsidRPr="00671C8B" w:rsidRDefault="00AD6DB4" w:rsidP="00166AF3">
            <w:pPr>
              <w:pStyle w:val="TableBody"/>
              <w:rPr>
                <w:u w:val="single"/>
                <w:lang w:eastAsia="zh-CN"/>
              </w:rPr>
            </w:pPr>
            <w:r>
              <w:rPr>
                <w:u w:val="single"/>
              </w:rPr>
              <w:t>Parameter</w:t>
            </w:r>
          </w:p>
          <w:p w14:paraId="5C0DE1EA" w14:textId="77777777" w:rsidR="00AD6DB4" w:rsidRPr="00671C8B" w:rsidRDefault="00AD6DB4" w:rsidP="00166AF3">
            <w:pPr>
              <w:pStyle w:val="TableBody"/>
            </w:pPr>
            <w:r w:rsidRPr="00671C8B">
              <w:rPr>
                <w:b/>
              </w:rPr>
              <w:t>&lt;HTTP_Status&gt;</w:t>
            </w:r>
            <w:r>
              <w:tab/>
              <w:t>Integer type – l</w:t>
            </w:r>
            <w:r w:rsidRPr="00671C8B">
              <w:t>ast</w:t>
            </w:r>
            <w:r>
              <w:t xml:space="preserve"> HTTP response received by the m</w:t>
            </w:r>
            <w:r w:rsidRPr="00671C8B">
              <w:t>odule</w:t>
            </w:r>
          </w:p>
          <w:p w14:paraId="1BA0B975" w14:textId="77777777" w:rsidR="00AD6DB4" w:rsidRPr="00671C8B" w:rsidRDefault="00AD6DB4" w:rsidP="00166AF3">
            <w:pPr>
              <w:pStyle w:val="TableBody"/>
            </w:pPr>
            <w:r w:rsidRPr="00671C8B">
              <w:t>100</w:t>
            </w:r>
            <w:r w:rsidRPr="00671C8B">
              <w:tab/>
              <w:t>Continue</w:t>
            </w:r>
          </w:p>
          <w:p w14:paraId="7FF7831C" w14:textId="77777777" w:rsidR="00AD6DB4" w:rsidRPr="00671C8B" w:rsidRDefault="00AD6DB4" w:rsidP="00166AF3">
            <w:pPr>
              <w:pStyle w:val="TableBody"/>
            </w:pPr>
            <w:r w:rsidRPr="00671C8B">
              <w:t>101</w:t>
            </w:r>
            <w:r w:rsidRPr="00671C8B">
              <w:tab/>
              <w:t>Switching Protocols</w:t>
            </w:r>
          </w:p>
          <w:p w14:paraId="556DBF8F" w14:textId="77777777" w:rsidR="00AD6DB4" w:rsidRPr="00671C8B" w:rsidRDefault="00AD6DB4" w:rsidP="00166AF3">
            <w:pPr>
              <w:pStyle w:val="TableBody"/>
            </w:pPr>
            <w:r w:rsidRPr="00671C8B">
              <w:t>200</w:t>
            </w:r>
            <w:r w:rsidRPr="00671C8B">
              <w:tab/>
              <w:t>OK</w:t>
            </w:r>
          </w:p>
          <w:p w14:paraId="6E5AAA7C" w14:textId="77777777" w:rsidR="00AD6DB4" w:rsidRPr="00671C8B" w:rsidRDefault="00AD6DB4" w:rsidP="00166AF3">
            <w:pPr>
              <w:pStyle w:val="TableBody"/>
            </w:pPr>
            <w:r w:rsidRPr="00671C8B">
              <w:t>201</w:t>
            </w:r>
            <w:r w:rsidRPr="00671C8B">
              <w:tab/>
              <w:t>Created</w:t>
            </w:r>
          </w:p>
          <w:p w14:paraId="274B5993" w14:textId="77777777" w:rsidR="00AD6DB4" w:rsidRPr="00671C8B" w:rsidRDefault="00AD6DB4" w:rsidP="00166AF3">
            <w:pPr>
              <w:pStyle w:val="TableBody"/>
            </w:pPr>
            <w:r w:rsidRPr="00671C8B">
              <w:t>202</w:t>
            </w:r>
            <w:r w:rsidRPr="00671C8B">
              <w:tab/>
              <w:t>Accepted</w:t>
            </w:r>
          </w:p>
          <w:p w14:paraId="10B82011" w14:textId="77777777" w:rsidR="00AD6DB4" w:rsidRPr="00671C8B" w:rsidRDefault="00AD6DB4" w:rsidP="00166AF3">
            <w:pPr>
              <w:pStyle w:val="TableBody"/>
            </w:pPr>
            <w:r w:rsidRPr="00671C8B">
              <w:t>203</w:t>
            </w:r>
            <w:r w:rsidRPr="00671C8B">
              <w:tab/>
              <w:t>Non-Authoritative Information</w:t>
            </w:r>
          </w:p>
          <w:p w14:paraId="02B2E07B" w14:textId="77777777" w:rsidR="00AD6DB4" w:rsidRPr="00671C8B" w:rsidRDefault="00AD6DB4" w:rsidP="00166AF3">
            <w:pPr>
              <w:pStyle w:val="TableBody"/>
            </w:pPr>
            <w:r w:rsidRPr="00671C8B">
              <w:t>204</w:t>
            </w:r>
            <w:r w:rsidRPr="00671C8B">
              <w:tab/>
              <w:t>No Content</w:t>
            </w:r>
          </w:p>
          <w:p w14:paraId="235A79EB" w14:textId="77777777" w:rsidR="00AD6DB4" w:rsidRPr="00671C8B" w:rsidRDefault="00AD6DB4" w:rsidP="00166AF3">
            <w:pPr>
              <w:pStyle w:val="TableBody"/>
            </w:pPr>
            <w:r w:rsidRPr="00671C8B">
              <w:t>205</w:t>
            </w:r>
            <w:r w:rsidRPr="00671C8B">
              <w:tab/>
              <w:t>Reset Content</w:t>
            </w:r>
          </w:p>
          <w:p w14:paraId="6103FECB" w14:textId="77777777" w:rsidR="00AD6DB4" w:rsidRPr="00671C8B" w:rsidRDefault="00AD6DB4" w:rsidP="00166AF3">
            <w:pPr>
              <w:pStyle w:val="TableBody"/>
            </w:pPr>
            <w:r w:rsidRPr="00671C8B">
              <w:t>206</w:t>
            </w:r>
            <w:r w:rsidRPr="00671C8B">
              <w:tab/>
              <w:t>Partial content</w:t>
            </w:r>
          </w:p>
          <w:p w14:paraId="71529B18" w14:textId="77777777" w:rsidR="00AD6DB4" w:rsidRPr="00671C8B" w:rsidRDefault="00AD6DB4" w:rsidP="00166AF3">
            <w:pPr>
              <w:pStyle w:val="TableBody"/>
            </w:pPr>
            <w:r w:rsidRPr="00671C8B">
              <w:t>300</w:t>
            </w:r>
            <w:r w:rsidRPr="00671C8B">
              <w:tab/>
              <w:t>Multiple Choices</w:t>
            </w:r>
          </w:p>
          <w:p w14:paraId="0914D066" w14:textId="77777777" w:rsidR="00AD6DB4" w:rsidRPr="00671C8B" w:rsidRDefault="00AD6DB4" w:rsidP="00166AF3">
            <w:pPr>
              <w:pStyle w:val="TableBody"/>
            </w:pPr>
            <w:r w:rsidRPr="00671C8B">
              <w:t>301</w:t>
            </w:r>
            <w:r w:rsidRPr="00671C8B">
              <w:tab/>
              <w:t>Moved Permanently</w:t>
            </w:r>
          </w:p>
          <w:p w14:paraId="7E8B8316" w14:textId="77777777" w:rsidR="00AD6DB4" w:rsidRPr="00671C8B" w:rsidRDefault="00AD6DB4" w:rsidP="00166AF3">
            <w:pPr>
              <w:pStyle w:val="TableBody"/>
            </w:pPr>
            <w:r w:rsidRPr="00671C8B">
              <w:t>302</w:t>
            </w:r>
            <w:r w:rsidRPr="00671C8B">
              <w:tab/>
              <w:t>Found</w:t>
            </w:r>
          </w:p>
          <w:p w14:paraId="4930DF5F" w14:textId="77777777" w:rsidR="00AD6DB4" w:rsidRPr="00671C8B" w:rsidRDefault="00AD6DB4" w:rsidP="00166AF3">
            <w:pPr>
              <w:pStyle w:val="TableBody"/>
            </w:pPr>
            <w:r w:rsidRPr="00671C8B">
              <w:t>303</w:t>
            </w:r>
            <w:r w:rsidRPr="00671C8B">
              <w:tab/>
              <w:t>See Other</w:t>
            </w:r>
          </w:p>
          <w:p w14:paraId="72F62D6E" w14:textId="77777777" w:rsidR="00AD6DB4" w:rsidRPr="00671C8B" w:rsidRDefault="00AD6DB4" w:rsidP="00166AF3">
            <w:pPr>
              <w:pStyle w:val="TableBody"/>
            </w:pPr>
            <w:r w:rsidRPr="00671C8B">
              <w:t>304</w:t>
            </w:r>
            <w:r w:rsidRPr="00671C8B">
              <w:tab/>
              <w:t>Not Modified</w:t>
            </w:r>
          </w:p>
          <w:p w14:paraId="6939C0B5" w14:textId="77777777" w:rsidR="00AD6DB4" w:rsidRPr="00671C8B" w:rsidRDefault="00AD6DB4" w:rsidP="00166AF3">
            <w:pPr>
              <w:pStyle w:val="TableBody"/>
            </w:pPr>
            <w:r w:rsidRPr="00671C8B">
              <w:t>305</w:t>
            </w:r>
            <w:r w:rsidRPr="00671C8B">
              <w:tab/>
              <w:t>Use Proxy</w:t>
            </w:r>
          </w:p>
          <w:p w14:paraId="67A2C162" w14:textId="77777777" w:rsidR="00AD6DB4" w:rsidRPr="00671C8B" w:rsidRDefault="00AD6DB4" w:rsidP="00166AF3">
            <w:pPr>
              <w:pStyle w:val="TableBody"/>
            </w:pPr>
            <w:r w:rsidRPr="00671C8B">
              <w:t>307</w:t>
            </w:r>
            <w:r w:rsidRPr="00671C8B">
              <w:tab/>
              <w:t>Temporary Redirect</w:t>
            </w:r>
          </w:p>
          <w:p w14:paraId="69E1C070" w14:textId="77777777" w:rsidR="00AD6DB4" w:rsidRPr="00671C8B" w:rsidRDefault="00AD6DB4" w:rsidP="00166AF3">
            <w:pPr>
              <w:pStyle w:val="TableBody"/>
            </w:pPr>
            <w:r w:rsidRPr="00671C8B">
              <w:t>400</w:t>
            </w:r>
            <w:r w:rsidRPr="00671C8B">
              <w:tab/>
              <w:t>Bad Request</w:t>
            </w:r>
          </w:p>
          <w:p w14:paraId="14A081D9" w14:textId="77777777" w:rsidR="00AD6DB4" w:rsidRPr="00671C8B" w:rsidRDefault="00AD6DB4" w:rsidP="00166AF3">
            <w:pPr>
              <w:pStyle w:val="TableBody"/>
            </w:pPr>
            <w:r w:rsidRPr="00671C8B">
              <w:t>401</w:t>
            </w:r>
            <w:r w:rsidRPr="00671C8B">
              <w:tab/>
              <w:t>Unauthorized</w:t>
            </w:r>
          </w:p>
          <w:p w14:paraId="6CA230A7" w14:textId="77777777" w:rsidR="00AD6DB4" w:rsidRPr="00671C8B" w:rsidRDefault="00AD6DB4" w:rsidP="00166AF3">
            <w:pPr>
              <w:pStyle w:val="TableBody"/>
            </w:pPr>
            <w:r w:rsidRPr="00671C8B">
              <w:t>402</w:t>
            </w:r>
            <w:r w:rsidRPr="00671C8B">
              <w:tab/>
              <w:t>Payment Required</w:t>
            </w:r>
          </w:p>
          <w:p w14:paraId="25317A2B" w14:textId="77777777" w:rsidR="00AD6DB4" w:rsidRPr="00671C8B" w:rsidRDefault="00AD6DB4" w:rsidP="00166AF3">
            <w:pPr>
              <w:pStyle w:val="TableBody"/>
            </w:pPr>
            <w:r w:rsidRPr="00671C8B">
              <w:t>403</w:t>
            </w:r>
            <w:r w:rsidRPr="00671C8B">
              <w:tab/>
              <w:t>Forbidden</w:t>
            </w:r>
          </w:p>
          <w:p w14:paraId="76289511" w14:textId="77777777" w:rsidR="00AD6DB4" w:rsidRPr="00671C8B" w:rsidRDefault="00AD6DB4" w:rsidP="00166AF3">
            <w:pPr>
              <w:pStyle w:val="TableBody"/>
            </w:pPr>
            <w:r w:rsidRPr="00671C8B">
              <w:t>404</w:t>
            </w:r>
            <w:r w:rsidRPr="00671C8B">
              <w:tab/>
              <w:t>Not Found</w:t>
            </w:r>
          </w:p>
          <w:p w14:paraId="0DEB9807" w14:textId="77777777" w:rsidR="00AD6DB4" w:rsidRPr="00671C8B" w:rsidRDefault="00AD6DB4" w:rsidP="00166AF3">
            <w:pPr>
              <w:pStyle w:val="TableBody"/>
            </w:pPr>
            <w:r w:rsidRPr="00671C8B">
              <w:t>405</w:t>
            </w:r>
            <w:r w:rsidRPr="00671C8B">
              <w:tab/>
              <w:t>Method Not Allowed</w:t>
            </w:r>
          </w:p>
          <w:p w14:paraId="2233F8EC" w14:textId="77777777" w:rsidR="00AD6DB4" w:rsidRPr="00671C8B" w:rsidRDefault="00AD6DB4" w:rsidP="00166AF3">
            <w:pPr>
              <w:pStyle w:val="TableBody"/>
            </w:pPr>
            <w:r w:rsidRPr="00671C8B">
              <w:t>406</w:t>
            </w:r>
            <w:r w:rsidRPr="00671C8B">
              <w:tab/>
              <w:t>Not Acceptable</w:t>
            </w:r>
          </w:p>
          <w:p w14:paraId="3EE127F0" w14:textId="77777777" w:rsidR="00AD6DB4" w:rsidRPr="00671C8B" w:rsidRDefault="00AD6DB4" w:rsidP="00166AF3">
            <w:pPr>
              <w:pStyle w:val="TableBody"/>
            </w:pPr>
            <w:r w:rsidRPr="00671C8B">
              <w:t>407</w:t>
            </w:r>
            <w:r w:rsidRPr="00671C8B">
              <w:tab/>
              <w:t>Proxy Authentication Required</w:t>
            </w:r>
          </w:p>
          <w:p w14:paraId="5EC5F07C" w14:textId="77777777" w:rsidR="00AD6DB4" w:rsidRPr="00671C8B" w:rsidRDefault="00AD6DB4" w:rsidP="00166AF3">
            <w:pPr>
              <w:pStyle w:val="TableBody"/>
            </w:pPr>
            <w:r w:rsidRPr="00671C8B">
              <w:t>408</w:t>
            </w:r>
            <w:r w:rsidRPr="00671C8B">
              <w:tab/>
              <w:t>Request time-out</w:t>
            </w:r>
          </w:p>
          <w:p w14:paraId="6AA7BE21" w14:textId="77777777" w:rsidR="00AD6DB4" w:rsidRPr="00671C8B" w:rsidRDefault="00AD6DB4" w:rsidP="00166AF3">
            <w:pPr>
              <w:pStyle w:val="TableBody"/>
            </w:pPr>
            <w:r w:rsidRPr="00671C8B">
              <w:t>409</w:t>
            </w:r>
            <w:r w:rsidRPr="00671C8B">
              <w:tab/>
              <w:t>Conflict</w:t>
            </w:r>
          </w:p>
          <w:p w14:paraId="4035E635" w14:textId="77777777" w:rsidR="00AD6DB4" w:rsidRPr="00671C8B" w:rsidRDefault="00AD6DB4" w:rsidP="00166AF3">
            <w:pPr>
              <w:pStyle w:val="TableBody"/>
            </w:pPr>
            <w:r w:rsidRPr="00671C8B">
              <w:t>410</w:t>
            </w:r>
            <w:r w:rsidRPr="00671C8B">
              <w:tab/>
              <w:t>Gone</w:t>
            </w:r>
          </w:p>
          <w:p w14:paraId="6ECD6082" w14:textId="77777777" w:rsidR="00AD6DB4" w:rsidRPr="00671C8B" w:rsidRDefault="00AD6DB4" w:rsidP="00166AF3">
            <w:pPr>
              <w:pStyle w:val="TableBody"/>
            </w:pPr>
            <w:r w:rsidRPr="00671C8B">
              <w:t>411</w:t>
            </w:r>
            <w:r w:rsidRPr="00671C8B">
              <w:tab/>
              <w:t>Length Required</w:t>
            </w:r>
          </w:p>
          <w:p w14:paraId="57FC5296" w14:textId="77777777" w:rsidR="00AD6DB4" w:rsidRPr="00671C8B" w:rsidRDefault="00AD6DB4" w:rsidP="00166AF3">
            <w:pPr>
              <w:pStyle w:val="TableBody"/>
            </w:pPr>
            <w:r w:rsidRPr="00671C8B">
              <w:t>412</w:t>
            </w:r>
            <w:r w:rsidRPr="00671C8B">
              <w:tab/>
              <w:t>Precondition Failed</w:t>
            </w:r>
          </w:p>
          <w:p w14:paraId="05F92BF9" w14:textId="77777777" w:rsidR="00AD6DB4" w:rsidRPr="00671C8B" w:rsidRDefault="00AD6DB4" w:rsidP="00166AF3">
            <w:pPr>
              <w:pStyle w:val="TableBody"/>
            </w:pPr>
            <w:r w:rsidRPr="00671C8B">
              <w:t>413</w:t>
            </w:r>
            <w:r w:rsidRPr="00671C8B">
              <w:tab/>
              <w:t>Request Entity too large</w:t>
            </w:r>
          </w:p>
          <w:p w14:paraId="43189D03" w14:textId="77777777" w:rsidR="00AD6DB4" w:rsidRPr="00671C8B" w:rsidRDefault="00AD6DB4" w:rsidP="00166AF3">
            <w:pPr>
              <w:pStyle w:val="TableBody"/>
            </w:pPr>
            <w:r w:rsidRPr="00671C8B">
              <w:t>414</w:t>
            </w:r>
            <w:r w:rsidRPr="00671C8B">
              <w:tab/>
              <w:t>Request URI too large</w:t>
            </w:r>
          </w:p>
          <w:p w14:paraId="224C66B7" w14:textId="77777777" w:rsidR="00AD6DB4" w:rsidRPr="00671C8B" w:rsidRDefault="00AD6DB4" w:rsidP="00166AF3">
            <w:pPr>
              <w:pStyle w:val="TableBody"/>
            </w:pPr>
            <w:r w:rsidRPr="00671C8B">
              <w:t>415</w:t>
            </w:r>
            <w:r w:rsidRPr="00671C8B">
              <w:tab/>
              <w:t>Unsupported Media type</w:t>
            </w:r>
          </w:p>
          <w:p w14:paraId="680D4029" w14:textId="77777777" w:rsidR="00AD6DB4" w:rsidRPr="00671C8B" w:rsidRDefault="00AD6DB4" w:rsidP="00166AF3">
            <w:pPr>
              <w:pStyle w:val="TableBody"/>
            </w:pPr>
            <w:r w:rsidRPr="00671C8B">
              <w:t>416</w:t>
            </w:r>
            <w:r w:rsidRPr="00671C8B">
              <w:tab/>
              <w:t>Request range unsatisfiable</w:t>
            </w:r>
          </w:p>
          <w:p w14:paraId="5F63623F" w14:textId="77777777" w:rsidR="00AD6DB4" w:rsidRPr="00671C8B" w:rsidRDefault="00AD6DB4" w:rsidP="00166AF3">
            <w:pPr>
              <w:pStyle w:val="TableBody"/>
            </w:pPr>
            <w:r w:rsidRPr="00671C8B">
              <w:t>417</w:t>
            </w:r>
            <w:r w:rsidRPr="00671C8B">
              <w:tab/>
              <w:t>Expectation failed</w:t>
            </w:r>
          </w:p>
          <w:p w14:paraId="02BD06AC" w14:textId="77777777" w:rsidR="00AD6DB4" w:rsidRPr="00671C8B" w:rsidRDefault="00AD6DB4" w:rsidP="00166AF3">
            <w:pPr>
              <w:pStyle w:val="TableBody"/>
            </w:pPr>
            <w:r w:rsidRPr="00671C8B">
              <w:t>500</w:t>
            </w:r>
            <w:r w:rsidRPr="00671C8B">
              <w:tab/>
              <w:t>Internal server error</w:t>
            </w:r>
          </w:p>
          <w:p w14:paraId="28B5AAA9" w14:textId="77777777" w:rsidR="00AD6DB4" w:rsidRPr="00671C8B" w:rsidRDefault="00AD6DB4" w:rsidP="00166AF3">
            <w:pPr>
              <w:pStyle w:val="TableBody"/>
            </w:pPr>
            <w:r w:rsidRPr="00671C8B">
              <w:t>501</w:t>
            </w:r>
            <w:r w:rsidRPr="00671C8B">
              <w:tab/>
              <w:t>Not implemented</w:t>
            </w:r>
          </w:p>
          <w:p w14:paraId="5C60D562" w14:textId="77777777" w:rsidR="00AD6DB4" w:rsidRPr="00671C8B" w:rsidRDefault="00AD6DB4" w:rsidP="00166AF3">
            <w:pPr>
              <w:pStyle w:val="TableBody"/>
            </w:pPr>
            <w:r w:rsidRPr="00671C8B">
              <w:t>502</w:t>
            </w:r>
            <w:r w:rsidRPr="00671C8B">
              <w:tab/>
              <w:t>Bad Gateway</w:t>
            </w:r>
          </w:p>
          <w:p w14:paraId="09E70618" w14:textId="77777777" w:rsidR="00AD6DB4" w:rsidRPr="00671C8B" w:rsidRDefault="00AD6DB4" w:rsidP="00166AF3">
            <w:pPr>
              <w:pStyle w:val="TableBody"/>
            </w:pPr>
            <w:r w:rsidRPr="00671C8B">
              <w:t>503</w:t>
            </w:r>
            <w:r w:rsidRPr="00671C8B">
              <w:tab/>
              <w:t>Service unavailable</w:t>
            </w:r>
          </w:p>
          <w:p w14:paraId="7EE172FF" w14:textId="77777777" w:rsidR="00AD6DB4" w:rsidRPr="00671C8B" w:rsidRDefault="00AD6DB4" w:rsidP="00166AF3">
            <w:pPr>
              <w:pStyle w:val="TableBody"/>
            </w:pPr>
            <w:r w:rsidRPr="00671C8B">
              <w:t>504</w:t>
            </w:r>
            <w:r w:rsidRPr="00671C8B">
              <w:tab/>
              <w:t>Gateway time-out</w:t>
            </w:r>
          </w:p>
          <w:p w14:paraId="2A05AE41" w14:textId="77777777" w:rsidR="00AD6DB4" w:rsidRPr="00671C8B" w:rsidRDefault="00AD6DB4" w:rsidP="00166AF3">
            <w:pPr>
              <w:pStyle w:val="TableBody"/>
              <w:rPr>
                <w:snapToGrid w:val="0"/>
              </w:rPr>
            </w:pPr>
            <w:r w:rsidRPr="00671C8B">
              <w:t>505</w:t>
            </w:r>
            <w:r w:rsidRPr="00671C8B">
              <w:tab/>
              <w:t>HTTP version not supported</w:t>
            </w:r>
          </w:p>
          <w:p w14:paraId="36FAB2C7" w14:textId="77777777" w:rsidR="00AD6DB4" w:rsidRPr="00671C8B" w:rsidRDefault="00AD6DB4" w:rsidP="00166AF3">
            <w:pPr>
              <w:pStyle w:val="TableBody"/>
              <w:rPr>
                <w:b/>
              </w:rPr>
            </w:pPr>
            <w:r w:rsidRPr="00671C8B">
              <w:rPr>
                <w:snapToGrid w:val="0"/>
              </w:rPr>
              <w:t xml:space="preserve">If no session was made with the server, AT+WDSE only returns </w:t>
            </w:r>
            <w:r w:rsidRPr="00E0527E">
              <w:rPr>
                <w:b/>
                <w:snapToGrid w:val="0"/>
              </w:rPr>
              <w:t>OK</w:t>
            </w:r>
            <w:r w:rsidRPr="00671C8B">
              <w:rPr>
                <w:snapToGrid w:val="0"/>
              </w:rPr>
              <w:t xml:space="preserve">, without </w:t>
            </w:r>
            <w:r w:rsidRPr="00E0527E">
              <w:rPr>
                <w:b/>
                <w:snapToGrid w:val="0"/>
              </w:rPr>
              <w:t>+WDSE: &lt;HTTP_Status&gt;</w:t>
            </w:r>
            <w:r w:rsidRPr="00671C8B">
              <w:rPr>
                <w:snapToGrid w:val="0"/>
              </w:rPr>
              <w:t xml:space="preserve"> intermediary response.</w:t>
            </w:r>
          </w:p>
        </w:tc>
      </w:tr>
      <w:tr w:rsidR="00AD6DB4" w:rsidRPr="00671C8B" w14:paraId="7C943709" w14:textId="77777777" w:rsidTr="000A6729">
        <w:trPr>
          <w:trHeight w:val="65"/>
        </w:trPr>
        <w:tc>
          <w:tcPr>
            <w:tcW w:w="2337" w:type="dxa"/>
          </w:tcPr>
          <w:p w14:paraId="5E0F3FE0" w14:textId="77777777" w:rsidR="00AD6DB4" w:rsidRPr="00671C8B" w:rsidRDefault="00AD6DB4" w:rsidP="00166AF3">
            <w:pPr>
              <w:pStyle w:val="TableBody"/>
            </w:pPr>
            <w:r w:rsidRPr="00671C8B">
              <w:rPr>
                <w:u w:val="single"/>
              </w:rPr>
              <w:t>Notes</w:t>
            </w:r>
          </w:p>
        </w:tc>
        <w:tc>
          <w:tcPr>
            <w:tcW w:w="6660" w:type="dxa"/>
          </w:tcPr>
          <w:p w14:paraId="0A1256AF" w14:textId="77777777" w:rsidR="00AD6DB4" w:rsidRPr="00671C8B" w:rsidRDefault="00AD6DB4" w:rsidP="00166AF3">
            <w:pPr>
              <w:pStyle w:val="TableBody"/>
            </w:pPr>
            <w:r w:rsidRPr="00671C8B">
              <w:t xml:space="preserve">This command is available when the embedded module has finished the Device Services initialization (see +WDSI) and when AVMS services </w:t>
            </w:r>
            <w:r>
              <w:t xml:space="preserve">is </w:t>
            </w:r>
            <w:r w:rsidRPr="00671C8B">
              <w:t>activated</w:t>
            </w:r>
            <w:r>
              <w:t xml:space="preserve"> </w:t>
            </w:r>
            <w:r w:rsidRPr="00671C8B">
              <w:t>(see +WDSG).</w:t>
            </w:r>
          </w:p>
        </w:tc>
      </w:tr>
      <w:tr w:rsidR="00AD6DB4" w:rsidRPr="00671C8B" w14:paraId="064AEFB7" w14:textId="77777777" w:rsidTr="000A6729">
        <w:trPr>
          <w:cantSplit w:val="0"/>
        </w:trPr>
        <w:tc>
          <w:tcPr>
            <w:tcW w:w="2337" w:type="dxa"/>
          </w:tcPr>
          <w:p w14:paraId="5D104EB3" w14:textId="77777777" w:rsidR="00AD6DB4" w:rsidRPr="00671C8B" w:rsidRDefault="00AD6DB4" w:rsidP="00166AF3">
            <w:pPr>
              <w:pStyle w:val="TableBody"/>
              <w:rPr>
                <w:u w:val="single"/>
              </w:rPr>
            </w:pPr>
            <w:r w:rsidRPr="00671C8B">
              <w:rPr>
                <w:u w:val="single"/>
              </w:rPr>
              <w:t>Examples</w:t>
            </w:r>
          </w:p>
        </w:tc>
        <w:tc>
          <w:tcPr>
            <w:tcW w:w="6660" w:type="dxa"/>
          </w:tcPr>
          <w:p w14:paraId="55A821BC" w14:textId="77777777" w:rsidR="00AD6DB4" w:rsidRPr="00671C8B" w:rsidRDefault="00AD6DB4" w:rsidP="00166AF3">
            <w:pPr>
              <w:pStyle w:val="TableBody"/>
              <w:rPr>
                <w:b/>
              </w:rPr>
            </w:pPr>
            <w:r w:rsidRPr="00671C8B">
              <w:rPr>
                <w:b/>
              </w:rPr>
              <w:t xml:space="preserve">AT+WDSS=1,1  </w:t>
            </w:r>
            <w:r w:rsidRPr="00671C8B">
              <w:rPr>
                <w:b/>
              </w:rPr>
              <w:tab/>
            </w:r>
            <w:r w:rsidRPr="00671C8B">
              <w:t>//A session was made with the server</w:t>
            </w:r>
          </w:p>
          <w:p w14:paraId="2E231B0A" w14:textId="77777777" w:rsidR="00AD6DB4" w:rsidRPr="00671C8B" w:rsidRDefault="00AD6DB4" w:rsidP="00166AF3">
            <w:pPr>
              <w:pStyle w:val="TableBody"/>
              <w:rPr>
                <w:b/>
              </w:rPr>
            </w:pPr>
            <w:r w:rsidRPr="00671C8B">
              <w:rPr>
                <w:b/>
              </w:rPr>
              <w:t>OK</w:t>
            </w:r>
          </w:p>
          <w:p w14:paraId="13D11E22" w14:textId="77777777" w:rsidR="00AD6DB4" w:rsidRPr="00671C8B" w:rsidRDefault="00AD6DB4" w:rsidP="00166AF3">
            <w:pPr>
              <w:pStyle w:val="TableBody"/>
              <w:rPr>
                <w:b/>
              </w:rPr>
            </w:pPr>
          </w:p>
          <w:p w14:paraId="587DCD7A" w14:textId="77777777" w:rsidR="00AD6DB4" w:rsidRPr="00671C8B" w:rsidRDefault="00AD6DB4" w:rsidP="00166AF3">
            <w:pPr>
              <w:pStyle w:val="TableBody"/>
              <w:rPr>
                <w:b/>
              </w:rPr>
            </w:pPr>
            <w:r w:rsidRPr="00671C8B">
              <w:rPr>
                <w:b/>
              </w:rPr>
              <w:t>AT+WDSE</w:t>
            </w:r>
          </w:p>
          <w:p w14:paraId="6D4093F7" w14:textId="77777777" w:rsidR="00AD6DB4" w:rsidRPr="00671C8B" w:rsidRDefault="00AD6DB4" w:rsidP="00166AF3">
            <w:pPr>
              <w:pStyle w:val="TableBody"/>
            </w:pPr>
            <w:r w:rsidRPr="00671C8B">
              <w:rPr>
                <w:b/>
              </w:rPr>
              <w:t>+WDSE: 200</w:t>
            </w:r>
            <w:r w:rsidRPr="00671C8B">
              <w:t xml:space="preserve">     </w:t>
            </w:r>
            <w:r w:rsidRPr="00671C8B">
              <w:tab/>
              <w:t>//The last HTTP response received is “OK”</w:t>
            </w:r>
          </w:p>
          <w:p w14:paraId="617951FB" w14:textId="77777777" w:rsidR="00AD6DB4" w:rsidRPr="00671C8B" w:rsidRDefault="00AD6DB4" w:rsidP="00166AF3">
            <w:pPr>
              <w:pStyle w:val="TableBody"/>
              <w:rPr>
                <w:u w:val="single"/>
              </w:rPr>
            </w:pPr>
            <w:r w:rsidRPr="00671C8B">
              <w:rPr>
                <w:b/>
              </w:rPr>
              <w:t>OK</w:t>
            </w:r>
          </w:p>
        </w:tc>
      </w:tr>
    </w:tbl>
    <w:p w14:paraId="03DAF7AE" w14:textId="440A8481" w:rsidR="00AD6DB4" w:rsidDel="000934B8" w:rsidRDefault="00AD6DB4" w:rsidP="0059466D">
      <w:pPr>
        <w:pStyle w:val="Heading2"/>
        <w:numPr>
          <w:ilvl w:val="1"/>
          <w:numId w:val="11"/>
        </w:numPr>
        <w:ind w:left="1080" w:hanging="1080"/>
        <w:rPr>
          <w:del w:id="23491" w:author="Alban Roche" w:date="2017-08-02T16:46:00Z"/>
        </w:rPr>
      </w:pPr>
      <w:bookmarkStart w:id="23492" w:name="_Toc364183941"/>
      <w:bookmarkStart w:id="23493" w:name="_Toc367724480"/>
      <w:bookmarkStart w:id="23494" w:name="_Ref369094924"/>
      <w:bookmarkStart w:id="23495" w:name="_Toc368586245"/>
      <w:bookmarkStart w:id="23496" w:name="_Ref393184904"/>
      <w:bookmarkStart w:id="23497" w:name="_Ref393184906"/>
      <w:bookmarkStart w:id="23498" w:name="_Toc417632412"/>
      <w:bookmarkStart w:id="23499" w:name="_Toc448912370"/>
      <w:bookmarkStart w:id="23500" w:name="_Toc486251811"/>
      <w:del w:id="23501" w:author="Alban Roche" w:date="2017-08-02T16:46:00Z">
        <w:r w:rsidRPr="00671C8B" w:rsidDel="000934B8">
          <w:delText>+WDSF Command: Device Services Fallback</w:delText>
        </w:r>
        <w:bookmarkStart w:id="23502" w:name="_Toc489462179"/>
        <w:bookmarkEnd w:id="23492"/>
        <w:bookmarkEnd w:id="23493"/>
        <w:bookmarkEnd w:id="23494"/>
        <w:bookmarkEnd w:id="23495"/>
        <w:bookmarkEnd w:id="23496"/>
        <w:bookmarkEnd w:id="23497"/>
        <w:bookmarkEnd w:id="23498"/>
        <w:bookmarkEnd w:id="23499"/>
        <w:bookmarkEnd w:id="23500"/>
        <w:bookmarkEnd w:id="23502"/>
      </w:del>
    </w:p>
    <w:tbl>
      <w:tblPr>
        <w:tblStyle w:val="TableSWIleft"/>
        <w:tblW w:w="8997" w:type="dxa"/>
        <w:tblLayout w:type="fixed"/>
        <w:tblLook w:val="04A0" w:firstRow="1" w:lastRow="0" w:firstColumn="1" w:lastColumn="0" w:noHBand="0" w:noVBand="1"/>
      </w:tblPr>
      <w:tblGrid>
        <w:gridCol w:w="236"/>
        <w:gridCol w:w="8761"/>
      </w:tblGrid>
      <w:tr w:rsidR="00AD6DB4" w:rsidRPr="00671C8B" w:rsidDel="000934B8" w14:paraId="333B3F5A" w14:textId="7EDF89D5" w:rsidTr="003C0647">
        <w:trPr>
          <w:cnfStyle w:val="100000000000" w:firstRow="1" w:lastRow="0" w:firstColumn="0" w:lastColumn="0" w:oddVBand="0" w:evenVBand="0" w:oddHBand="0" w:evenHBand="0" w:firstRowFirstColumn="0" w:firstRowLastColumn="0" w:lastRowFirstColumn="0" w:lastRowLastColumn="0"/>
          <w:del w:id="23503" w:author="Alban Roche" w:date="2017-08-02T16:46:00Z"/>
        </w:trPr>
        <w:tc>
          <w:tcPr>
            <w:tcW w:w="8997" w:type="dxa"/>
            <w:gridSpan w:val="2"/>
          </w:tcPr>
          <w:p w14:paraId="025C8A88" w14:textId="66C7178E" w:rsidR="00AD6DB4" w:rsidRPr="00671C8B" w:rsidDel="000934B8" w:rsidRDefault="00AD6DB4">
            <w:pPr>
              <w:pStyle w:val="TableRowHead"/>
              <w:spacing w:before="144" w:after="144"/>
              <w:rPr>
                <w:del w:id="23504" w:author="Alban Roche" w:date="2017-08-02T16:46:00Z"/>
                <w:bCs w:val="0"/>
              </w:rPr>
            </w:pPr>
            <w:del w:id="23505" w:author="Alban Roche" w:date="2017-08-02T14:40:00Z">
              <w:r w:rsidDel="00F22490">
                <w:delText>HL7618, HL7618RD, HL7648, HL7650, HL7688, HL7690 and HL7692</w:delText>
              </w:r>
            </w:del>
            <w:bookmarkStart w:id="23506" w:name="_Toc489462180"/>
            <w:bookmarkEnd w:id="23506"/>
          </w:p>
        </w:tc>
        <w:bookmarkStart w:id="23507" w:name="_Toc489462181"/>
        <w:bookmarkEnd w:id="23507"/>
      </w:tr>
      <w:tr w:rsidR="00AD6DB4" w:rsidRPr="00671C8B" w:rsidDel="000934B8" w14:paraId="5ECA77F2" w14:textId="06C0AFC4" w:rsidTr="003C0647">
        <w:trPr>
          <w:trHeight w:val="35"/>
          <w:del w:id="23508" w:author="Alban Roche" w:date="2017-08-02T16:46:00Z"/>
        </w:trPr>
        <w:tc>
          <w:tcPr>
            <w:tcW w:w="0" w:type="dxa"/>
          </w:tcPr>
          <w:p w14:paraId="02FA1F2A" w14:textId="03B8C1F7" w:rsidR="00AD6DB4" w:rsidRPr="00671C8B" w:rsidDel="000934B8" w:rsidRDefault="00AD6DB4" w:rsidP="00166AF3">
            <w:pPr>
              <w:pStyle w:val="TableBody"/>
              <w:keepNext/>
              <w:rPr>
                <w:del w:id="23509" w:author="Alban Roche" w:date="2017-08-02T16:46:00Z"/>
                <w:i/>
              </w:rPr>
            </w:pPr>
            <w:del w:id="23510" w:author="Alban Roche" w:date="2017-08-02T16:46:00Z">
              <w:r w:rsidRPr="00671C8B" w:rsidDel="000934B8">
                <w:rPr>
                  <w:i/>
                </w:rPr>
                <w:delText>Test command</w:delText>
              </w:r>
              <w:bookmarkStart w:id="23511" w:name="_Toc489462182"/>
              <w:bookmarkEnd w:id="23511"/>
            </w:del>
          </w:p>
          <w:p w14:paraId="508A52F7" w14:textId="61F5C5E5" w:rsidR="00AD6DB4" w:rsidRPr="00671C8B" w:rsidDel="000934B8" w:rsidRDefault="00AD6DB4" w:rsidP="00166AF3">
            <w:pPr>
              <w:pStyle w:val="TableBody"/>
              <w:keepNext/>
              <w:rPr>
                <w:del w:id="23512" w:author="Alban Roche" w:date="2017-08-02T16:46:00Z"/>
              </w:rPr>
            </w:pPr>
            <w:bookmarkStart w:id="23513" w:name="_Toc489462183"/>
            <w:bookmarkEnd w:id="23513"/>
          </w:p>
          <w:p w14:paraId="659DBD39" w14:textId="53854A5F" w:rsidR="00AD6DB4" w:rsidRPr="00671C8B" w:rsidDel="000934B8" w:rsidRDefault="00AD6DB4" w:rsidP="00166AF3">
            <w:pPr>
              <w:pStyle w:val="TableBody"/>
              <w:keepNext/>
              <w:rPr>
                <w:del w:id="23514" w:author="Alban Roche" w:date="2017-08-02T16:46:00Z"/>
                <w:u w:val="single"/>
              </w:rPr>
            </w:pPr>
            <w:del w:id="23515" w:author="Alban Roche" w:date="2017-08-02T16:46:00Z">
              <w:r w:rsidRPr="00671C8B" w:rsidDel="000934B8">
                <w:rPr>
                  <w:u w:val="single"/>
                </w:rPr>
                <w:delText>Syntax</w:delText>
              </w:r>
              <w:bookmarkStart w:id="23516" w:name="_Toc489462184"/>
              <w:bookmarkEnd w:id="23516"/>
            </w:del>
          </w:p>
          <w:p w14:paraId="6F712F56" w14:textId="2987317E" w:rsidR="00AD6DB4" w:rsidRPr="00671C8B" w:rsidDel="000934B8" w:rsidRDefault="00AD6DB4" w:rsidP="00166AF3">
            <w:pPr>
              <w:pStyle w:val="TableBody"/>
              <w:keepNext/>
              <w:rPr>
                <w:del w:id="23517" w:author="Alban Roche" w:date="2017-08-02T16:46:00Z"/>
                <w:b/>
              </w:rPr>
            </w:pPr>
            <w:del w:id="23518" w:author="Alban Roche" w:date="2017-08-02T16:46:00Z">
              <w:r w:rsidRPr="00671C8B" w:rsidDel="000934B8">
                <w:rPr>
                  <w:b/>
                </w:rPr>
                <w:delText>AT+WDSF=?</w:delText>
              </w:r>
              <w:bookmarkStart w:id="23519" w:name="_Toc489462185"/>
              <w:bookmarkEnd w:id="23519"/>
            </w:del>
          </w:p>
        </w:tc>
        <w:tc>
          <w:tcPr>
            <w:tcW w:w="7269" w:type="dxa"/>
          </w:tcPr>
          <w:p w14:paraId="6431EB34" w14:textId="42826AF1" w:rsidR="00AD6DB4" w:rsidRPr="00671C8B" w:rsidDel="000934B8" w:rsidRDefault="00AD6DB4" w:rsidP="00166AF3">
            <w:pPr>
              <w:pStyle w:val="TableBody"/>
              <w:keepNext/>
              <w:rPr>
                <w:del w:id="23520" w:author="Alban Roche" w:date="2017-08-02T16:46:00Z"/>
                <w:u w:val="single"/>
              </w:rPr>
            </w:pPr>
            <w:bookmarkStart w:id="23521" w:name="_Toc489462186"/>
            <w:bookmarkEnd w:id="23521"/>
          </w:p>
          <w:p w14:paraId="6A19188F" w14:textId="204D73EC" w:rsidR="00AD6DB4" w:rsidRPr="00671C8B" w:rsidDel="000934B8" w:rsidRDefault="00AD6DB4" w:rsidP="00166AF3">
            <w:pPr>
              <w:pStyle w:val="TableBody"/>
              <w:keepNext/>
              <w:rPr>
                <w:del w:id="23522" w:author="Alban Roche" w:date="2017-08-02T16:46:00Z"/>
                <w:u w:val="single"/>
              </w:rPr>
            </w:pPr>
            <w:bookmarkStart w:id="23523" w:name="_Toc489462187"/>
            <w:bookmarkEnd w:id="23523"/>
          </w:p>
          <w:p w14:paraId="5FD00AA7" w14:textId="78CF7E5E" w:rsidR="00AD6DB4" w:rsidRPr="00671C8B" w:rsidDel="000934B8" w:rsidRDefault="00AD6DB4" w:rsidP="00166AF3">
            <w:pPr>
              <w:pStyle w:val="TableBody"/>
              <w:keepNext/>
              <w:rPr>
                <w:del w:id="23524" w:author="Alban Roche" w:date="2017-08-02T16:46:00Z"/>
                <w:u w:val="single"/>
              </w:rPr>
            </w:pPr>
            <w:del w:id="23525" w:author="Alban Roche" w:date="2017-08-02T16:46:00Z">
              <w:r w:rsidRPr="00671C8B" w:rsidDel="000934B8">
                <w:rPr>
                  <w:u w:val="single"/>
                </w:rPr>
                <w:delText>Response</w:delText>
              </w:r>
              <w:bookmarkStart w:id="23526" w:name="_Toc489462188"/>
              <w:bookmarkEnd w:id="23526"/>
            </w:del>
          </w:p>
          <w:p w14:paraId="4B35874D" w14:textId="3A94FF80" w:rsidR="00AD6DB4" w:rsidRPr="00671C8B" w:rsidDel="000934B8" w:rsidRDefault="00AD6DB4" w:rsidP="00166AF3">
            <w:pPr>
              <w:pStyle w:val="TableBody"/>
              <w:keepNext/>
              <w:rPr>
                <w:del w:id="23527" w:author="Alban Roche" w:date="2017-08-02T16:46:00Z"/>
              </w:rPr>
            </w:pPr>
            <w:del w:id="23528" w:author="Alban Roche" w:date="2017-08-02T16:46:00Z">
              <w:r w:rsidRPr="00671C8B" w:rsidDel="000934B8">
                <w:rPr>
                  <w:b/>
                </w:rPr>
                <w:delText>+WDSF:</w:delText>
              </w:r>
              <w:r w:rsidRPr="00671C8B" w:rsidDel="000934B8">
                <w:delText xml:space="preserve"> (list of supported </w:delText>
              </w:r>
              <w:r w:rsidRPr="00671C8B" w:rsidDel="000934B8">
                <w:rPr>
                  <w:b/>
                </w:rPr>
                <w:delText>&lt;Mode&gt;</w:delText>
              </w:r>
              <w:r w:rsidRPr="00671C8B" w:rsidDel="000934B8">
                <w:delText>s)</w:delText>
              </w:r>
              <w:bookmarkStart w:id="23529" w:name="_Toc489462189"/>
              <w:bookmarkEnd w:id="23529"/>
            </w:del>
          </w:p>
          <w:p w14:paraId="5F947E9F" w14:textId="77515898" w:rsidR="00AD6DB4" w:rsidRPr="00671C8B" w:rsidDel="000934B8" w:rsidRDefault="00AD6DB4" w:rsidP="00166AF3">
            <w:pPr>
              <w:pStyle w:val="TableBody"/>
              <w:keepNext/>
              <w:rPr>
                <w:del w:id="23530" w:author="Alban Roche" w:date="2017-08-02T16:46:00Z"/>
              </w:rPr>
            </w:pPr>
            <w:del w:id="23531" w:author="Alban Roche" w:date="2017-08-02T16:46:00Z">
              <w:r w:rsidRPr="00671C8B" w:rsidDel="000934B8">
                <w:rPr>
                  <w:b/>
                </w:rPr>
                <w:delText>OK</w:delText>
              </w:r>
              <w:bookmarkStart w:id="23532" w:name="_Toc489462190"/>
              <w:bookmarkEnd w:id="23532"/>
            </w:del>
          </w:p>
        </w:tc>
        <w:bookmarkStart w:id="23533" w:name="_Toc489462191"/>
        <w:bookmarkEnd w:id="23533"/>
      </w:tr>
      <w:tr w:rsidR="00AD6DB4" w:rsidRPr="00671C8B" w:rsidDel="000934B8" w14:paraId="6F7E9CDB" w14:textId="420C6D70" w:rsidTr="003C0647">
        <w:trPr>
          <w:trHeight w:val="1486"/>
          <w:del w:id="23534" w:author="Alban Roche" w:date="2017-08-02T16:46:00Z"/>
        </w:trPr>
        <w:tc>
          <w:tcPr>
            <w:tcW w:w="0" w:type="dxa"/>
          </w:tcPr>
          <w:p w14:paraId="1868651E" w14:textId="584FCD9B" w:rsidR="00AD6DB4" w:rsidRPr="00671C8B" w:rsidDel="000934B8" w:rsidRDefault="00AD6DB4" w:rsidP="00166AF3">
            <w:pPr>
              <w:pStyle w:val="TableBody"/>
              <w:rPr>
                <w:del w:id="23535" w:author="Alban Roche" w:date="2017-08-02T16:46:00Z"/>
                <w:i/>
              </w:rPr>
            </w:pPr>
            <w:del w:id="23536" w:author="Alban Roche" w:date="2017-08-02T16:46:00Z">
              <w:r w:rsidRPr="00671C8B" w:rsidDel="000934B8">
                <w:rPr>
                  <w:i/>
                </w:rPr>
                <w:delText>Read command</w:delText>
              </w:r>
              <w:bookmarkStart w:id="23537" w:name="_Toc489462192"/>
              <w:bookmarkEnd w:id="23537"/>
            </w:del>
          </w:p>
          <w:p w14:paraId="77FC0071" w14:textId="088F917F" w:rsidR="00AD6DB4" w:rsidRPr="00671C8B" w:rsidDel="000934B8" w:rsidRDefault="00AD6DB4" w:rsidP="00166AF3">
            <w:pPr>
              <w:pStyle w:val="TableBody"/>
              <w:rPr>
                <w:del w:id="23538" w:author="Alban Roche" w:date="2017-08-02T16:46:00Z"/>
              </w:rPr>
            </w:pPr>
            <w:bookmarkStart w:id="23539" w:name="_Toc489462193"/>
            <w:bookmarkEnd w:id="23539"/>
          </w:p>
          <w:p w14:paraId="19A9F95F" w14:textId="130D6B5F" w:rsidR="00AD6DB4" w:rsidRPr="00671C8B" w:rsidDel="000934B8" w:rsidRDefault="00AD6DB4" w:rsidP="00166AF3">
            <w:pPr>
              <w:pStyle w:val="TableBody"/>
              <w:rPr>
                <w:del w:id="23540" w:author="Alban Roche" w:date="2017-08-02T16:46:00Z"/>
                <w:u w:val="single"/>
              </w:rPr>
            </w:pPr>
            <w:del w:id="23541" w:author="Alban Roche" w:date="2017-08-02T16:46:00Z">
              <w:r w:rsidRPr="00671C8B" w:rsidDel="000934B8">
                <w:rPr>
                  <w:u w:val="single"/>
                </w:rPr>
                <w:delText>Syntax</w:delText>
              </w:r>
              <w:bookmarkStart w:id="23542" w:name="_Toc489462194"/>
              <w:bookmarkEnd w:id="23542"/>
            </w:del>
          </w:p>
          <w:p w14:paraId="28D070FA" w14:textId="2781A020" w:rsidR="00AD6DB4" w:rsidRPr="00671C8B" w:rsidDel="000934B8" w:rsidRDefault="00AD6DB4" w:rsidP="00166AF3">
            <w:pPr>
              <w:pStyle w:val="TableBody"/>
              <w:rPr>
                <w:del w:id="23543" w:author="Alban Roche" w:date="2017-08-02T16:46:00Z"/>
                <w:b/>
              </w:rPr>
            </w:pPr>
            <w:del w:id="23544" w:author="Alban Roche" w:date="2017-08-02T16:46:00Z">
              <w:r w:rsidRPr="00671C8B" w:rsidDel="000934B8">
                <w:rPr>
                  <w:b/>
                </w:rPr>
                <w:delText>AT+WDSF?</w:delText>
              </w:r>
              <w:bookmarkStart w:id="23545" w:name="_Toc489462195"/>
              <w:bookmarkEnd w:id="23545"/>
            </w:del>
          </w:p>
        </w:tc>
        <w:tc>
          <w:tcPr>
            <w:tcW w:w="7269" w:type="dxa"/>
          </w:tcPr>
          <w:p w14:paraId="5F8AFAE3" w14:textId="32E8B1C2" w:rsidR="00AD6DB4" w:rsidRPr="00671C8B" w:rsidDel="000934B8" w:rsidRDefault="00AD6DB4" w:rsidP="00166AF3">
            <w:pPr>
              <w:pStyle w:val="TableBody"/>
              <w:rPr>
                <w:del w:id="23546" w:author="Alban Roche" w:date="2017-08-02T16:46:00Z"/>
                <w:u w:val="single"/>
              </w:rPr>
            </w:pPr>
            <w:bookmarkStart w:id="23547" w:name="_Toc489462196"/>
            <w:bookmarkEnd w:id="23547"/>
          </w:p>
          <w:p w14:paraId="71C7CF06" w14:textId="23F839EB" w:rsidR="00AD6DB4" w:rsidRPr="00671C8B" w:rsidDel="000934B8" w:rsidRDefault="00AD6DB4" w:rsidP="00166AF3">
            <w:pPr>
              <w:pStyle w:val="TableBody"/>
              <w:rPr>
                <w:del w:id="23548" w:author="Alban Roche" w:date="2017-08-02T16:46:00Z"/>
                <w:u w:val="single"/>
              </w:rPr>
            </w:pPr>
            <w:bookmarkStart w:id="23549" w:name="_Toc489462197"/>
            <w:bookmarkEnd w:id="23549"/>
          </w:p>
          <w:p w14:paraId="195DFCFD" w14:textId="20ACA999" w:rsidR="00AD6DB4" w:rsidRPr="00671C8B" w:rsidDel="000934B8" w:rsidRDefault="00AD6DB4" w:rsidP="00166AF3">
            <w:pPr>
              <w:pStyle w:val="TableBody"/>
              <w:rPr>
                <w:del w:id="23550" w:author="Alban Roche" w:date="2017-08-02T16:46:00Z"/>
                <w:u w:val="single"/>
              </w:rPr>
            </w:pPr>
            <w:del w:id="23551" w:author="Alban Roche" w:date="2017-08-02T16:46:00Z">
              <w:r w:rsidRPr="00671C8B" w:rsidDel="000934B8">
                <w:rPr>
                  <w:u w:val="single"/>
                </w:rPr>
                <w:delText>Response</w:delText>
              </w:r>
              <w:bookmarkStart w:id="23552" w:name="_Toc489462198"/>
              <w:bookmarkEnd w:id="23552"/>
            </w:del>
          </w:p>
          <w:p w14:paraId="45BF274A" w14:textId="7CB16BC6" w:rsidR="00AD6DB4" w:rsidRPr="00671C8B" w:rsidDel="000934B8" w:rsidRDefault="00AD6DB4" w:rsidP="00166AF3">
            <w:pPr>
              <w:pStyle w:val="TableBody"/>
              <w:rPr>
                <w:del w:id="23553" w:author="Alban Roche" w:date="2017-08-02T16:46:00Z"/>
                <w:b/>
                <w:snapToGrid w:val="0"/>
              </w:rPr>
            </w:pPr>
            <w:del w:id="23554" w:author="Alban Roche" w:date="2017-08-02T16:46:00Z">
              <w:r w:rsidRPr="00671C8B" w:rsidDel="000934B8">
                <w:rPr>
                  <w:b/>
                  <w:snapToGrid w:val="0"/>
                </w:rPr>
                <w:delText>+WDSF: 1,&lt;FallbackInfo&gt;</w:delText>
              </w:r>
              <w:bookmarkStart w:id="23555" w:name="_Toc489462199"/>
              <w:bookmarkEnd w:id="23555"/>
            </w:del>
          </w:p>
          <w:p w14:paraId="51531042" w14:textId="095D728B" w:rsidR="00AD6DB4" w:rsidRPr="00671C8B" w:rsidDel="000934B8" w:rsidRDefault="00AD6DB4" w:rsidP="00166AF3">
            <w:pPr>
              <w:pStyle w:val="TableBody"/>
              <w:rPr>
                <w:del w:id="23556" w:author="Alban Roche" w:date="2017-08-02T16:46:00Z"/>
                <w:b/>
                <w:snapToGrid w:val="0"/>
              </w:rPr>
            </w:pPr>
            <w:del w:id="23557" w:author="Alban Roche" w:date="2017-08-02T16:46:00Z">
              <w:r w:rsidRPr="00671C8B" w:rsidDel="000934B8">
                <w:rPr>
                  <w:b/>
                  <w:snapToGrid w:val="0"/>
                </w:rPr>
                <w:delText>+WDSF: 2,&lt;EraseInfo&gt;</w:delText>
              </w:r>
              <w:bookmarkStart w:id="23558" w:name="_Toc489462200"/>
              <w:bookmarkEnd w:id="23558"/>
            </w:del>
          </w:p>
          <w:p w14:paraId="7AA38DAA" w14:textId="59202A87" w:rsidR="00AD6DB4" w:rsidRPr="00671C8B" w:rsidDel="000934B8" w:rsidRDefault="00AD6DB4" w:rsidP="00166AF3">
            <w:pPr>
              <w:pStyle w:val="TableBody"/>
              <w:rPr>
                <w:del w:id="23559" w:author="Alban Roche" w:date="2017-08-02T16:46:00Z"/>
              </w:rPr>
            </w:pPr>
            <w:del w:id="23560" w:author="Alban Roche" w:date="2017-08-02T16:46:00Z">
              <w:r w:rsidRPr="00671C8B" w:rsidDel="000934B8">
                <w:rPr>
                  <w:b/>
                  <w:snapToGrid w:val="0"/>
                </w:rPr>
                <w:delText>OK</w:delText>
              </w:r>
              <w:bookmarkStart w:id="23561" w:name="_Toc489462201"/>
              <w:bookmarkEnd w:id="23561"/>
            </w:del>
          </w:p>
        </w:tc>
        <w:bookmarkStart w:id="23562" w:name="_Toc489462202"/>
        <w:bookmarkEnd w:id="23562"/>
      </w:tr>
      <w:tr w:rsidR="00AD6DB4" w:rsidRPr="00671C8B" w:rsidDel="000934B8" w14:paraId="6F7D2189" w14:textId="31019DBC" w:rsidTr="003C0647">
        <w:trPr>
          <w:cantSplit w:val="0"/>
          <w:trHeight w:val="72"/>
          <w:del w:id="23563" w:author="Alban Roche" w:date="2017-08-02T16:46:00Z"/>
        </w:trPr>
        <w:tc>
          <w:tcPr>
            <w:tcW w:w="0" w:type="dxa"/>
          </w:tcPr>
          <w:p w14:paraId="67545F30" w14:textId="33121F69" w:rsidR="00AD6DB4" w:rsidRPr="00671C8B" w:rsidDel="000934B8" w:rsidRDefault="00AD6DB4" w:rsidP="00166AF3">
            <w:pPr>
              <w:pStyle w:val="TableBody"/>
              <w:rPr>
                <w:del w:id="23564" w:author="Alban Roche" w:date="2017-08-02T16:46:00Z"/>
                <w:i/>
              </w:rPr>
            </w:pPr>
            <w:del w:id="23565" w:author="Alban Roche" w:date="2017-08-02T16:46:00Z">
              <w:r w:rsidRPr="00671C8B" w:rsidDel="000934B8">
                <w:rPr>
                  <w:i/>
                </w:rPr>
                <w:delText>Write command</w:delText>
              </w:r>
              <w:bookmarkStart w:id="23566" w:name="_Toc489462203"/>
              <w:bookmarkEnd w:id="23566"/>
            </w:del>
          </w:p>
          <w:p w14:paraId="2AD4A85A" w14:textId="594BCB32" w:rsidR="00AD6DB4" w:rsidRPr="00671C8B" w:rsidDel="000934B8" w:rsidRDefault="00AD6DB4" w:rsidP="00166AF3">
            <w:pPr>
              <w:pStyle w:val="TableBody"/>
              <w:rPr>
                <w:del w:id="23567" w:author="Alban Roche" w:date="2017-08-02T16:46:00Z"/>
              </w:rPr>
            </w:pPr>
            <w:bookmarkStart w:id="23568" w:name="_Toc489462204"/>
            <w:bookmarkEnd w:id="23568"/>
          </w:p>
          <w:p w14:paraId="3B4B5E76" w14:textId="7EFBDAD9" w:rsidR="00AD6DB4" w:rsidRPr="00671C8B" w:rsidDel="000934B8" w:rsidRDefault="00AD6DB4" w:rsidP="00166AF3">
            <w:pPr>
              <w:pStyle w:val="TableBody"/>
              <w:rPr>
                <w:del w:id="23569" w:author="Alban Roche" w:date="2017-08-02T16:46:00Z"/>
                <w:u w:val="single"/>
              </w:rPr>
            </w:pPr>
            <w:del w:id="23570" w:author="Alban Roche" w:date="2017-08-02T16:46:00Z">
              <w:r w:rsidRPr="00671C8B" w:rsidDel="000934B8">
                <w:rPr>
                  <w:u w:val="single"/>
                </w:rPr>
                <w:delText>Syntax</w:delText>
              </w:r>
              <w:bookmarkStart w:id="23571" w:name="_Toc489462205"/>
              <w:bookmarkEnd w:id="23571"/>
            </w:del>
          </w:p>
          <w:p w14:paraId="55739F92" w14:textId="05730C8A" w:rsidR="00AD6DB4" w:rsidRPr="00671C8B" w:rsidDel="000934B8" w:rsidRDefault="00AD6DB4" w:rsidP="00166AF3">
            <w:pPr>
              <w:pStyle w:val="TableBody"/>
              <w:rPr>
                <w:del w:id="23572" w:author="Alban Roche" w:date="2017-08-02T16:46:00Z"/>
                <w:b/>
              </w:rPr>
            </w:pPr>
            <w:del w:id="23573" w:author="Alban Roche" w:date="2017-08-02T16:46:00Z">
              <w:r w:rsidRPr="00671C8B" w:rsidDel="000934B8">
                <w:rPr>
                  <w:b/>
                </w:rPr>
                <w:delText>AT+WDSF=</w:delText>
              </w:r>
              <w:r w:rsidRPr="00671C8B" w:rsidDel="000934B8">
                <w:rPr>
                  <w:b/>
                </w:rPr>
                <w:br/>
                <w:delText>&lt;Mode&gt;</w:delText>
              </w:r>
              <w:bookmarkStart w:id="23574" w:name="_Toc489462206"/>
              <w:bookmarkEnd w:id="23574"/>
            </w:del>
          </w:p>
        </w:tc>
        <w:tc>
          <w:tcPr>
            <w:tcW w:w="7269" w:type="dxa"/>
          </w:tcPr>
          <w:p w14:paraId="4FBD818D" w14:textId="29B4CF85" w:rsidR="00AD6DB4" w:rsidRPr="00671C8B" w:rsidDel="000934B8" w:rsidRDefault="00AD6DB4" w:rsidP="00166AF3">
            <w:pPr>
              <w:pStyle w:val="TableBody"/>
              <w:rPr>
                <w:del w:id="23575" w:author="Alban Roche" w:date="2017-08-02T16:46:00Z"/>
                <w:u w:val="single"/>
              </w:rPr>
            </w:pPr>
            <w:bookmarkStart w:id="23576" w:name="_Toc489462207"/>
            <w:bookmarkEnd w:id="23576"/>
          </w:p>
          <w:p w14:paraId="341FCC13" w14:textId="1889DC70" w:rsidR="00AD6DB4" w:rsidRPr="00671C8B" w:rsidDel="000934B8" w:rsidRDefault="00AD6DB4" w:rsidP="00166AF3">
            <w:pPr>
              <w:pStyle w:val="TableBody"/>
              <w:rPr>
                <w:del w:id="23577" w:author="Alban Roche" w:date="2017-08-02T16:46:00Z"/>
                <w:u w:val="single"/>
              </w:rPr>
            </w:pPr>
            <w:bookmarkStart w:id="23578" w:name="_Toc489462208"/>
            <w:bookmarkEnd w:id="23578"/>
          </w:p>
          <w:p w14:paraId="42E4C42D" w14:textId="06A9B01D" w:rsidR="00AD6DB4" w:rsidRPr="00671C8B" w:rsidDel="000934B8" w:rsidRDefault="00AD6DB4" w:rsidP="00166AF3">
            <w:pPr>
              <w:pStyle w:val="TableBody"/>
              <w:rPr>
                <w:del w:id="23579" w:author="Alban Roche" w:date="2017-08-02T16:46:00Z"/>
                <w:u w:val="single"/>
              </w:rPr>
            </w:pPr>
            <w:del w:id="23580" w:author="Alban Roche" w:date="2017-08-02T16:46:00Z">
              <w:r w:rsidRPr="00671C8B" w:rsidDel="000934B8">
                <w:rPr>
                  <w:u w:val="single"/>
                </w:rPr>
                <w:delText>Response</w:delText>
              </w:r>
              <w:bookmarkStart w:id="23581" w:name="_Toc489462209"/>
              <w:bookmarkEnd w:id="23581"/>
            </w:del>
          </w:p>
          <w:p w14:paraId="5D46D2EE" w14:textId="487164F0" w:rsidR="00AD6DB4" w:rsidRPr="00671C8B" w:rsidDel="000934B8" w:rsidRDefault="00AD6DB4" w:rsidP="00166AF3">
            <w:pPr>
              <w:pStyle w:val="TableBody"/>
              <w:rPr>
                <w:del w:id="23582" w:author="Alban Roche" w:date="2017-08-02T16:46:00Z"/>
                <w:b/>
                <w:snapToGrid w:val="0"/>
              </w:rPr>
            </w:pPr>
            <w:del w:id="23583" w:author="Alban Roche" w:date="2017-08-02T16:46:00Z">
              <w:r w:rsidRPr="00671C8B" w:rsidDel="000934B8">
                <w:rPr>
                  <w:b/>
                  <w:snapToGrid w:val="0"/>
                </w:rPr>
                <w:delText>OK</w:delText>
              </w:r>
              <w:bookmarkStart w:id="23584" w:name="_Toc489462210"/>
              <w:bookmarkEnd w:id="23584"/>
            </w:del>
          </w:p>
          <w:p w14:paraId="0116D379" w14:textId="413A1B49" w:rsidR="00AD6DB4" w:rsidRPr="00671C8B" w:rsidDel="000934B8" w:rsidRDefault="00AD6DB4" w:rsidP="00166AF3">
            <w:pPr>
              <w:pStyle w:val="TableBody"/>
              <w:rPr>
                <w:del w:id="23585" w:author="Alban Roche" w:date="2017-08-02T16:46:00Z"/>
                <w:snapToGrid w:val="0"/>
              </w:rPr>
            </w:pPr>
            <w:bookmarkStart w:id="23586" w:name="_Toc489462211"/>
            <w:bookmarkEnd w:id="23586"/>
          </w:p>
          <w:p w14:paraId="63BB88B8" w14:textId="3D490496" w:rsidR="00AD6DB4" w:rsidRPr="00671C8B" w:rsidDel="000934B8" w:rsidRDefault="00AD6DB4" w:rsidP="00166AF3">
            <w:pPr>
              <w:pStyle w:val="TableBody"/>
              <w:rPr>
                <w:del w:id="23587" w:author="Alban Roche" w:date="2017-08-02T16:46:00Z"/>
                <w:snapToGrid w:val="0"/>
              </w:rPr>
            </w:pPr>
            <w:del w:id="23588" w:author="Alban Roche" w:date="2017-08-02T16:46:00Z">
              <w:r w:rsidRPr="00671C8B" w:rsidDel="000934B8">
                <w:rPr>
                  <w:snapToGrid w:val="0"/>
                </w:rPr>
                <w:delText>or</w:delText>
              </w:r>
              <w:bookmarkStart w:id="23589" w:name="_Toc489462212"/>
              <w:bookmarkEnd w:id="23589"/>
            </w:del>
          </w:p>
          <w:p w14:paraId="2C78EACA" w14:textId="3467DC51" w:rsidR="00AD6DB4" w:rsidRPr="00671C8B" w:rsidDel="000934B8" w:rsidRDefault="00AD6DB4" w:rsidP="00166AF3">
            <w:pPr>
              <w:pStyle w:val="TableBody"/>
              <w:rPr>
                <w:del w:id="23590" w:author="Alban Roche" w:date="2017-08-02T16:46:00Z"/>
                <w:b/>
              </w:rPr>
            </w:pPr>
            <w:del w:id="23591" w:author="Alban Roche" w:date="2017-08-02T16:46:00Z">
              <w:r w:rsidRPr="00671C8B" w:rsidDel="000934B8">
                <w:rPr>
                  <w:b/>
                </w:rPr>
                <w:delText>+CME ERROR &lt;err&gt;</w:delText>
              </w:r>
              <w:bookmarkStart w:id="23592" w:name="_Toc489462213"/>
              <w:bookmarkEnd w:id="23592"/>
            </w:del>
          </w:p>
          <w:p w14:paraId="35D4148F" w14:textId="0F7BD08B" w:rsidR="00AD6DB4" w:rsidDel="000934B8" w:rsidRDefault="00AD6DB4" w:rsidP="00166AF3">
            <w:pPr>
              <w:pStyle w:val="TableBody"/>
              <w:rPr>
                <w:del w:id="23593" w:author="Alban Roche" w:date="2017-08-02T16:46:00Z"/>
                <w:u w:val="single"/>
              </w:rPr>
            </w:pPr>
            <w:bookmarkStart w:id="23594" w:name="_Toc489462214"/>
            <w:bookmarkEnd w:id="23594"/>
          </w:p>
          <w:p w14:paraId="24258F3D" w14:textId="304D6759" w:rsidR="00AD6DB4" w:rsidRPr="00671C8B" w:rsidDel="000934B8" w:rsidRDefault="00AD6DB4" w:rsidP="00166AF3">
            <w:pPr>
              <w:pStyle w:val="TableBody"/>
              <w:rPr>
                <w:del w:id="23595" w:author="Alban Roche" w:date="2017-08-02T16:46:00Z"/>
                <w:u w:val="single"/>
                <w:lang w:eastAsia="zh-CN"/>
              </w:rPr>
            </w:pPr>
            <w:del w:id="23596" w:author="Alban Roche" w:date="2017-08-02T16:46:00Z">
              <w:r w:rsidRPr="00671C8B" w:rsidDel="000934B8">
                <w:rPr>
                  <w:u w:val="single"/>
                </w:rPr>
                <w:delText>Parameters</w:delText>
              </w:r>
              <w:bookmarkStart w:id="23597" w:name="_Toc489462215"/>
              <w:bookmarkEnd w:id="23597"/>
            </w:del>
          </w:p>
          <w:p w14:paraId="4FF4D01B" w14:textId="2EC699D5" w:rsidR="00AD6DB4" w:rsidRPr="00671C8B" w:rsidDel="000934B8" w:rsidRDefault="00AD6DB4" w:rsidP="00166AF3">
            <w:pPr>
              <w:pStyle w:val="TableBody"/>
              <w:rPr>
                <w:del w:id="23598" w:author="Alban Roche" w:date="2017-08-02T16:46:00Z"/>
              </w:rPr>
            </w:pPr>
            <w:del w:id="23599" w:author="Alban Roche" w:date="2017-08-02T16:46:00Z">
              <w:r w:rsidRPr="00671C8B" w:rsidDel="000934B8">
                <w:rPr>
                  <w:b/>
                </w:rPr>
                <w:delText>&lt;Mode&gt;</w:delText>
              </w:r>
              <w:r w:rsidRPr="00671C8B" w:rsidDel="000934B8">
                <w:tab/>
                <w:delText>Integer type</w:delText>
              </w:r>
              <w:bookmarkStart w:id="23600" w:name="_Toc489462216"/>
              <w:bookmarkEnd w:id="23600"/>
            </w:del>
          </w:p>
          <w:p w14:paraId="7DE07771" w14:textId="1FE1635D" w:rsidR="00AD6DB4" w:rsidRPr="00671C8B" w:rsidDel="000934B8" w:rsidRDefault="00AD6DB4" w:rsidP="00166AF3">
            <w:pPr>
              <w:pStyle w:val="TableBody"/>
              <w:rPr>
                <w:del w:id="23601" w:author="Alban Roche" w:date="2017-08-02T16:46:00Z"/>
              </w:rPr>
            </w:pPr>
            <w:del w:id="23602" w:author="Alban Roche" w:date="2017-08-02T16:46:00Z">
              <w:r w:rsidRPr="00671C8B" w:rsidDel="000934B8">
                <w:delText>1</w:delText>
              </w:r>
              <w:r w:rsidRPr="00671C8B" w:rsidDel="000934B8">
                <w:tab/>
                <w:delText>Downgrade to a previous installation</w:delText>
              </w:r>
              <w:bookmarkStart w:id="23603" w:name="_Toc489462217"/>
              <w:bookmarkEnd w:id="23603"/>
            </w:del>
          </w:p>
          <w:p w14:paraId="27532FE0" w14:textId="33B605FF" w:rsidR="00AD6DB4" w:rsidRPr="00671C8B" w:rsidDel="000934B8" w:rsidRDefault="00AD6DB4" w:rsidP="00166AF3">
            <w:pPr>
              <w:pStyle w:val="TableBody"/>
              <w:rPr>
                <w:del w:id="23604" w:author="Alban Roche" w:date="2017-08-02T16:46:00Z"/>
              </w:rPr>
            </w:pPr>
            <w:del w:id="23605" w:author="Alban Roche" w:date="2017-08-02T16:46:00Z">
              <w:r w:rsidRPr="00671C8B" w:rsidDel="000934B8">
                <w:delText>2</w:delText>
              </w:r>
              <w:r w:rsidRPr="00671C8B" w:rsidDel="000934B8">
                <w:tab/>
                <w:delText>Delete the downloaded package which contains the reverse patch</w:delText>
              </w:r>
              <w:bookmarkStart w:id="23606" w:name="_Toc489462218"/>
              <w:bookmarkEnd w:id="23606"/>
            </w:del>
          </w:p>
          <w:p w14:paraId="3D6067BC" w14:textId="6910C7B3" w:rsidR="00AD6DB4" w:rsidRPr="00671C8B" w:rsidDel="000934B8" w:rsidRDefault="00AD6DB4" w:rsidP="00166AF3">
            <w:pPr>
              <w:pStyle w:val="TableBody"/>
              <w:rPr>
                <w:del w:id="23607" w:author="Alban Roche" w:date="2017-08-02T16:46:00Z"/>
                <w:b/>
              </w:rPr>
            </w:pPr>
            <w:bookmarkStart w:id="23608" w:name="_Toc489462219"/>
            <w:bookmarkEnd w:id="23608"/>
          </w:p>
          <w:p w14:paraId="36787C73" w14:textId="34AB2D3B" w:rsidR="00AD6DB4" w:rsidRPr="00671C8B" w:rsidDel="000934B8" w:rsidRDefault="00AD6DB4" w:rsidP="00166AF3">
            <w:pPr>
              <w:pStyle w:val="TableBody"/>
              <w:rPr>
                <w:del w:id="23609" w:author="Alban Roche" w:date="2017-08-02T16:46:00Z"/>
              </w:rPr>
            </w:pPr>
            <w:del w:id="23610" w:author="Alban Roche" w:date="2017-08-02T16:46:00Z">
              <w:r w:rsidRPr="00671C8B" w:rsidDel="000934B8">
                <w:rPr>
                  <w:b/>
                </w:rPr>
                <w:delText>&lt;FallbackInfo&gt;</w:delText>
              </w:r>
              <w:r w:rsidRPr="00671C8B" w:rsidDel="000934B8">
                <w:tab/>
                <w:delText>Integer type – Indicates the presence of the previous package</w:delText>
              </w:r>
              <w:bookmarkStart w:id="23611" w:name="_Toc489462220"/>
              <w:bookmarkEnd w:id="23611"/>
            </w:del>
          </w:p>
          <w:p w14:paraId="474B29DC" w14:textId="79146322" w:rsidR="00AD6DB4" w:rsidRPr="00671C8B" w:rsidDel="000934B8" w:rsidRDefault="00AD6DB4" w:rsidP="00166AF3">
            <w:pPr>
              <w:pStyle w:val="TableBody"/>
              <w:rPr>
                <w:del w:id="23612" w:author="Alban Roche" w:date="2017-08-02T16:46:00Z"/>
              </w:rPr>
            </w:pPr>
            <w:del w:id="23613" w:author="Alban Roche" w:date="2017-08-02T16:46:00Z">
              <w:r w:rsidRPr="00671C8B" w:rsidDel="000934B8">
                <w:delText>0</w:delText>
              </w:r>
              <w:r w:rsidRPr="00671C8B" w:rsidDel="000934B8">
                <w:tab/>
                <w:delText>Previous package is not present</w:delText>
              </w:r>
              <w:bookmarkStart w:id="23614" w:name="_Toc489462221"/>
              <w:bookmarkEnd w:id="23614"/>
            </w:del>
          </w:p>
          <w:p w14:paraId="2991ADD9" w14:textId="2C7F9792" w:rsidR="00AD6DB4" w:rsidRPr="00671C8B" w:rsidDel="000934B8" w:rsidRDefault="00AD6DB4" w:rsidP="00166AF3">
            <w:pPr>
              <w:pStyle w:val="TableBody"/>
              <w:rPr>
                <w:del w:id="23615" w:author="Alban Roche" w:date="2017-08-02T16:46:00Z"/>
              </w:rPr>
            </w:pPr>
            <w:del w:id="23616" w:author="Alban Roche" w:date="2017-08-02T16:46:00Z">
              <w:r w:rsidRPr="00671C8B" w:rsidDel="000934B8">
                <w:delText>1</w:delText>
              </w:r>
              <w:r w:rsidRPr="00671C8B" w:rsidDel="000934B8">
                <w:tab/>
                <w:delText>Previous package is present</w:delText>
              </w:r>
              <w:bookmarkStart w:id="23617" w:name="_Toc489462222"/>
              <w:bookmarkEnd w:id="23617"/>
            </w:del>
          </w:p>
          <w:p w14:paraId="54C717E7" w14:textId="35E68399" w:rsidR="00AD6DB4" w:rsidRPr="00671C8B" w:rsidDel="000934B8" w:rsidRDefault="00AD6DB4" w:rsidP="00166AF3">
            <w:pPr>
              <w:pStyle w:val="TableBody"/>
              <w:rPr>
                <w:del w:id="23618" w:author="Alban Roche" w:date="2017-08-02T16:46:00Z"/>
                <w:b/>
              </w:rPr>
            </w:pPr>
            <w:bookmarkStart w:id="23619" w:name="_Toc489462223"/>
            <w:bookmarkEnd w:id="23619"/>
          </w:p>
          <w:p w14:paraId="74ECC9FD" w14:textId="5B34EC5B" w:rsidR="00AD6DB4" w:rsidRPr="00671C8B" w:rsidDel="000934B8" w:rsidRDefault="00AD6DB4" w:rsidP="00166AF3">
            <w:pPr>
              <w:pStyle w:val="TableBody"/>
              <w:rPr>
                <w:del w:id="23620" w:author="Alban Roche" w:date="2017-08-02T16:46:00Z"/>
                <w:szCs w:val="18"/>
              </w:rPr>
            </w:pPr>
            <w:del w:id="23621" w:author="Alban Roche" w:date="2017-08-02T16:46:00Z">
              <w:r w:rsidRPr="00671C8B" w:rsidDel="000934B8">
                <w:rPr>
                  <w:b/>
                </w:rPr>
                <w:delText>&lt;EraseInfo&gt;</w:delText>
              </w:r>
              <w:r w:rsidRPr="00671C8B" w:rsidDel="000934B8">
                <w:tab/>
              </w:r>
              <w:r w:rsidRPr="00671C8B" w:rsidDel="000934B8">
                <w:tab/>
                <w:delText xml:space="preserve">Integer type – Indicate if a package can be deleted. </w:delText>
              </w:r>
              <w:r w:rsidRPr="00671C8B" w:rsidDel="000934B8">
                <w:rPr>
                  <w:szCs w:val="18"/>
                </w:rPr>
                <w:delText xml:space="preserve">Be careful, erasing the package will disable the possibility to make any recovery or manual fallback </w:delText>
              </w:r>
              <w:bookmarkStart w:id="23622" w:name="_Toc489462224"/>
              <w:bookmarkEnd w:id="23622"/>
            </w:del>
          </w:p>
          <w:p w14:paraId="3B0DDD48" w14:textId="24F9E17D" w:rsidR="00AD6DB4" w:rsidRPr="00671C8B" w:rsidDel="000934B8" w:rsidRDefault="00AD6DB4" w:rsidP="00166AF3">
            <w:pPr>
              <w:pStyle w:val="TableBody"/>
              <w:rPr>
                <w:del w:id="23623" w:author="Alban Roche" w:date="2017-08-02T16:46:00Z"/>
              </w:rPr>
            </w:pPr>
            <w:del w:id="23624" w:author="Alban Roche" w:date="2017-08-02T16:46:00Z">
              <w:r w:rsidRPr="00671C8B" w:rsidDel="000934B8">
                <w:delText>0</w:delText>
              </w:r>
              <w:r w:rsidRPr="00671C8B" w:rsidDel="000934B8">
                <w:tab/>
                <w:delText>The package cannot be deleted</w:delText>
              </w:r>
              <w:bookmarkStart w:id="23625" w:name="_Toc489462225"/>
              <w:bookmarkEnd w:id="23625"/>
            </w:del>
          </w:p>
          <w:p w14:paraId="1DEEDC10" w14:textId="036767B1" w:rsidR="00AD6DB4" w:rsidRPr="00671C8B" w:rsidDel="000934B8" w:rsidRDefault="00AD6DB4" w:rsidP="00166AF3">
            <w:pPr>
              <w:pStyle w:val="TableBody"/>
              <w:rPr>
                <w:del w:id="23626" w:author="Alban Roche" w:date="2017-08-02T16:46:00Z"/>
                <w:snapToGrid w:val="0"/>
              </w:rPr>
            </w:pPr>
            <w:del w:id="23627" w:author="Alban Roche" w:date="2017-08-02T16:46:00Z">
              <w:r w:rsidRPr="00671C8B" w:rsidDel="000934B8">
                <w:delText>1</w:delText>
              </w:r>
              <w:r w:rsidRPr="00671C8B" w:rsidDel="000934B8">
                <w:tab/>
                <w:delText>The package can be deleted</w:delText>
              </w:r>
              <w:bookmarkStart w:id="23628" w:name="_Toc489462226"/>
              <w:bookmarkEnd w:id="23628"/>
            </w:del>
          </w:p>
        </w:tc>
        <w:bookmarkStart w:id="23629" w:name="_Toc489462227"/>
        <w:bookmarkEnd w:id="23629"/>
      </w:tr>
      <w:tr w:rsidR="00AD6DB4" w:rsidRPr="00671C8B" w:rsidDel="000934B8" w14:paraId="5F23225C" w14:textId="61991408" w:rsidTr="003C0647">
        <w:trPr>
          <w:trHeight w:val="65"/>
          <w:del w:id="23630" w:author="Alban Roche" w:date="2017-08-02T16:46:00Z"/>
        </w:trPr>
        <w:tc>
          <w:tcPr>
            <w:tcW w:w="0" w:type="dxa"/>
          </w:tcPr>
          <w:p w14:paraId="2E7C68CD" w14:textId="5C63F665" w:rsidR="00AD6DB4" w:rsidRPr="00671C8B" w:rsidDel="000934B8" w:rsidRDefault="00AD6DB4" w:rsidP="00166AF3">
            <w:pPr>
              <w:pStyle w:val="TableBody"/>
              <w:rPr>
                <w:del w:id="23631" w:author="Alban Roche" w:date="2017-08-02T16:46:00Z"/>
              </w:rPr>
            </w:pPr>
            <w:del w:id="23632" w:author="Alban Roche" w:date="2017-08-02T16:46:00Z">
              <w:r w:rsidRPr="00671C8B" w:rsidDel="000934B8">
                <w:rPr>
                  <w:u w:val="single"/>
                </w:rPr>
                <w:delText>Notes</w:delText>
              </w:r>
              <w:bookmarkStart w:id="23633" w:name="_Toc489462228"/>
              <w:bookmarkEnd w:id="23633"/>
            </w:del>
          </w:p>
        </w:tc>
        <w:tc>
          <w:tcPr>
            <w:tcW w:w="7269" w:type="dxa"/>
          </w:tcPr>
          <w:p w14:paraId="75CD46D4" w14:textId="0148D17B" w:rsidR="00AD6DB4" w:rsidRPr="00671C8B" w:rsidDel="000934B8" w:rsidRDefault="00AD6DB4" w:rsidP="00166AF3">
            <w:pPr>
              <w:pStyle w:val="TableBody"/>
              <w:rPr>
                <w:del w:id="23634" w:author="Alban Roche" w:date="2017-08-02T16:46:00Z"/>
              </w:rPr>
            </w:pPr>
            <w:del w:id="23635" w:author="Alban Roche" w:date="2017-08-02T16:46:00Z">
              <w:r w:rsidRPr="00671C8B" w:rsidDel="000934B8">
                <w:delText>This command is available when the embedded module has finished the Device Services initialization (see +WDSI).</w:delText>
              </w:r>
              <w:bookmarkStart w:id="23636" w:name="_Toc489462229"/>
              <w:bookmarkEnd w:id="23636"/>
            </w:del>
          </w:p>
        </w:tc>
        <w:bookmarkStart w:id="23637" w:name="_Toc489462230"/>
        <w:bookmarkEnd w:id="23637"/>
      </w:tr>
      <w:tr w:rsidR="00AD6DB4" w:rsidRPr="00671C8B" w:rsidDel="000934B8" w14:paraId="1728AABF" w14:textId="6C6B0694" w:rsidTr="003C0647">
        <w:trPr>
          <w:cantSplit w:val="0"/>
          <w:trHeight w:val="65"/>
          <w:del w:id="23638" w:author="Alban Roche" w:date="2017-08-02T16:46:00Z"/>
        </w:trPr>
        <w:tc>
          <w:tcPr>
            <w:tcW w:w="0" w:type="dxa"/>
          </w:tcPr>
          <w:p w14:paraId="61E9FA43" w14:textId="171CDACA" w:rsidR="00AD6DB4" w:rsidRPr="00671C8B" w:rsidDel="000934B8" w:rsidRDefault="00AD6DB4" w:rsidP="00166AF3">
            <w:pPr>
              <w:pStyle w:val="TableBody"/>
              <w:rPr>
                <w:del w:id="23639" w:author="Alban Roche" w:date="2017-08-02T16:46:00Z"/>
                <w:u w:val="single"/>
              </w:rPr>
            </w:pPr>
            <w:del w:id="23640" w:author="Alban Roche" w:date="2017-08-02T16:46:00Z">
              <w:r w:rsidRPr="00671C8B" w:rsidDel="000934B8">
                <w:rPr>
                  <w:u w:val="single"/>
                </w:rPr>
                <w:delText>Examples</w:delText>
              </w:r>
              <w:bookmarkStart w:id="23641" w:name="_Toc489462231"/>
              <w:bookmarkEnd w:id="23641"/>
            </w:del>
          </w:p>
        </w:tc>
        <w:tc>
          <w:tcPr>
            <w:tcW w:w="7269" w:type="dxa"/>
          </w:tcPr>
          <w:p w14:paraId="6832CA2F" w14:textId="5365959F" w:rsidR="00AD6DB4" w:rsidRPr="00671C8B" w:rsidDel="000934B8" w:rsidRDefault="00AD6DB4" w:rsidP="00166AF3">
            <w:pPr>
              <w:pStyle w:val="TableBody"/>
              <w:rPr>
                <w:del w:id="23642" w:author="Alban Roche" w:date="2017-08-02T16:46:00Z"/>
                <w:b/>
                <w:i/>
              </w:rPr>
            </w:pPr>
            <w:del w:id="23643" w:author="Alban Roche" w:date="2017-08-02T16:46:00Z">
              <w:r w:rsidRPr="00671C8B" w:rsidDel="000934B8">
                <w:rPr>
                  <w:b/>
                </w:rPr>
                <w:delText>AT+WDSF?</w:delText>
              </w:r>
              <w:r w:rsidRPr="00671C8B" w:rsidDel="000934B8">
                <w:delText xml:space="preserve"> </w:delText>
              </w:r>
              <w:r w:rsidRPr="00671C8B" w:rsidDel="000934B8">
                <w:tab/>
              </w:r>
              <w:r w:rsidRPr="00671C8B" w:rsidDel="000934B8">
                <w:tab/>
              </w:r>
              <w:r w:rsidRPr="00671C8B" w:rsidDel="000934B8">
                <w:rPr>
                  <w:i/>
                </w:rPr>
                <w:delText>//a reverse package is present, deletion impossible</w:delText>
              </w:r>
              <w:bookmarkStart w:id="23644" w:name="_Toc489462232"/>
              <w:bookmarkEnd w:id="23644"/>
            </w:del>
          </w:p>
          <w:p w14:paraId="7F8351D9" w14:textId="0ED650E3" w:rsidR="00AD6DB4" w:rsidRPr="00671C8B" w:rsidDel="000934B8" w:rsidRDefault="00AD6DB4" w:rsidP="00166AF3">
            <w:pPr>
              <w:pStyle w:val="TableBody"/>
              <w:rPr>
                <w:del w:id="23645" w:author="Alban Roche" w:date="2017-08-02T16:46:00Z"/>
                <w:b/>
              </w:rPr>
            </w:pPr>
            <w:del w:id="23646" w:author="Alban Roche" w:date="2017-08-02T16:46:00Z">
              <w:r w:rsidRPr="00671C8B" w:rsidDel="000934B8">
                <w:rPr>
                  <w:b/>
                </w:rPr>
                <w:delText>+WDSF: 1,1</w:delText>
              </w:r>
              <w:bookmarkStart w:id="23647" w:name="_Toc489462233"/>
              <w:bookmarkEnd w:id="23647"/>
            </w:del>
          </w:p>
          <w:p w14:paraId="6BE7FDCC" w14:textId="7A15754E" w:rsidR="00AD6DB4" w:rsidRPr="00671C8B" w:rsidDel="000934B8" w:rsidRDefault="00AD6DB4" w:rsidP="00166AF3">
            <w:pPr>
              <w:pStyle w:val="TableBody"/>
              <w:rPr>
                <w:del w:id="23648" w:author="Alban Roche" w:date="2017-08-02T16:46:00Z"/>
                <w:b/>
              </w:rPr>
            </w:pPr>
            <w:del w:id="23649" w:author="Alban Roche" w:date="2017-08-02T16:46:00Z">
              <w:r w:rsidRPr="00671C8B" w:rsidDel="000934B8">
                <w:rPr>
                  <w:b/>
                </w:rPr>
                <w:delText>+WDSF: 2,0</w:delText>
              </w:r>
              <w:bookmarkStart w:id="23650" w:name="_Toc489462234"/>
              <w:bookmarkEnd w:id="23650"/>
            </w:del>
          </w:p>
          <w:p w14:paraId="3E0060A3" w14:textId="19E95317" w:rsidR="00AD6DB4" w:rsidRPr="00671C8B" w:rsidDel="000934B8" w:rsidRDefault="00AD6DB4" w:rsidP="00166AF3">
            <w:pPr>
              <w:pStyle w:val="TableBody"/>
              <w:rPr>
                <w:del w:id="23651" w:author="Alban Roche" w:date="2017-08-02T16:46:00Z"/>
                <w:b/>
              </w:rPr>
            </w:pPr>
            <w:del w:id="23652" w:author="Alban Roche" w:date="2017-08-02T16:46:00Z">
              <w:r w:rsidRPr="00671C8B" w:rsidDel="000934B8">
                <w:rPr>
                  <w:b/>
                </w:rPr>
                <w:delText>OK</w:delText>
              </w:r>
              <w:bookmarkStart w:id="23653" w:name="_Toc489462235"/>
              <w:bookmarkEnd w:id="23653"/>
            </w:del>
          </w:p>
          <w:p w14:paraId="2F882BDA" w14:textId="27255959" w:rsidR="00AD6DB4" w:rsidRPr="00D86F43" w:rsidDel="000934B8" w:rsidRDefault="00AD6DB4" w:rsidP="00166AF3">
            <w:pPr>
              <w:pStyle w:val="TableBody"/>
              <w:rPr>
                <w:del w:id="23654" w:author="Alban Roche" w:date="2017-08-02T16:46:00Z"/>
                <w:b/>
                <w:sz w:val="14"/>
                <w:szCs w:val="14"/>
              </w:rPr>
            </w:pPr>
            <w:bookmarkStart w:id="23655" w:name="_Toc489462236"/>
            <w:bookmarkEnd w:id="23655"/>
          </w:p>
          <w:p w14:paraId="16070D7C" w14:textId="07CC2793" w:rsidR="00AD6DB4" w:rsidRPr="00671C8B" w:rsidDel="000934B8" w:rsidRDefault="00AD6DB4" w:rsidP="00166AF3">
            <w:pPr>
              <w:pStyle w:val="TableBody"/>
              <w:rPr>
                <w:del w:id="23656" w:author="Alban Roche" w:date="2017-08-02T16:46:00Z"/>
                <w:b/>
                <w:i/>
              </w:rPr>
            </w:pPr>
            <w:del w:id="23657" w:author="Alban Roche" w:date="2017-08-02T16:46:00Z">
              <w:r w:rsidRPr="00671C8B" w:rsidDel="000934B8">
                <w:rPr>
                  <w:b/>
                </w:rPr>
                <w:delText>AT+WDSF=1</w:delText>
              </w:r>
              <w:r w:rsidRPr="00671C8B" w:rsidDel="000934B8">
                <w:delText xml:space="preserve"> </w:delText>
              </w:r>
              <w:r w:rsidRPr="00671C8B" w:rsidDel="000934B8">
                <w:tab/>
              </w:r>
              <w:r w:rsidRPr="00671C8B" w:rsidDel="000934B8">
                <w:rPr>
                  <w:i/>
                </w:rPr>
                <w:delText>//downgrade to the previous installation</w:delText>
              </w:r>
              <w:bookmarkStart w:id="23658" w:name="_Toc489462237"/>
              <w:bookmarkEnd w:id="23658"/>
            </w:del>
          </w:p>
          <w:p w14:paraId="279D05DF" w14:textId="116F040A" w:rsidR="00AD6DB4" w:rsidRPr="00671C8B" w:rsidDel="000934B8" w:rsidRDefault="00AD6DB4" w:rsidP="00166AF3">
            <w:pPr>
              <w:pStyle w:val="TableBody"/>
              <w:rPr>
                <w:del w:id="23659" w:author="Alban Roche" w:date="2017-08-02T16:46:00Z"/>
                <w:b/>
              </w:rPr>
            </w:pPr>
            <w:del w:id="23660" w:author="Alban Roche" w:date="2017-08-02T16:46:00Z">
              <w:r w:rsidRPr="00671C8B" w:rsidDel="000934B8">
                <w:rPr>
                  <w:b/>
                </w:rPr>
                <w:delText>OK</w:delText>
              </w:r>
              <w:bookmarkStart w:id="23661" w:name="_Toc489462238"/>
              <w:bookmarkEnd w:id="23661"/>
            </w:del>
          </w:p>
          <w:p w14:paraId="4DF6FBDA" w14:textId="740B3130" w:rsidR="00AD6DB4" w:rsidRPr="00671C8B" w:rsidDel="000934B8" w:rsidRDefault="00AD6DB4" w:rsidP="00166AF3">
            <w:pPr>
              <w:pStyle w:val="TableBody"/>
              <w:rPr>
                <w:del w:id="23662" w:author="Alban Roche" w:date="2017-08-02T16:46:00Z"/>
                <w:u w:val="single"/>
              </w:rPr>
            </w:pPr>
            <w:del w:id="23663" w:author="Alban Roche" w:date="2017-08-02T16:46:00Z">
              <w:r w:rsidRPr="00671C8B" w:rsidDel="000934B8">
                <w:rPr>
                  <w:b/>
                </w:rPr>
                <w:delText>+WDSI: 17,1</w:delText>
              </w:r>
              <w:r w:rsidRPr="00671C8B" w:rsidDel="000934B8">
                <w:delText xml:space="preserve">  </w:delText>
              </w:r>
              <w:r w:rsidRPr="00671C8B" w:rsidDel="000934B8">
                <w:tab/>
              </w:r>
              <w:r w:rsidRPr="00671C8B" w:rsidDel="000934B8">
                <w:rPr>
                  <w:i/>
                </w:rPr>
                <w:delText xml:space="preserve">//downgrade the package successfully done, displayed only if </w:delText>
              </w:r>
              <w:r w:rsidR="005A7259" w:rsidDel="000934B8">
                <w:rPr>
                  <w:i/>
                </w:rPr>
                <w:tab/>
              </w:r>
              <w:r w:rsidR="005A7259" w:rsidDel="000934B8">
                <w:rPr>
                  <w:i/>
                </w:rPr>
                <w:tab/>
              </w:r>
              <w:r w:rsidR="005A7259" w:rsidDel="000934B8">
                <w:rPr>
                  <w:i/>
                </w:rPr>
                <w:tab/>
              </w:r>
              <w:r w:rsidR="005A7259" w:rsidDel="000934B8">
                <w:rPr>
                  <w:i/>
                </w:rPr>
                <w:tab/>
                <w:delText>//</w:delText>
              </w:r>
              <w:r w:rsidRPr="00671C8B" w:rsidDel="000934B8">
                <w:rPr>
                  <w:i/>
                </w:rPr>
                <w:delText>+WDSI indication is activated</w:delText>
              </w:r>
              <w:bookmarkStart w:id="23664" w:name="_Toc489462239"/>
              <w:bookmarkEnd w:id="23664"/>
            </w:del>
          </w:p>
        </w:tc>
        <w:bookmarkStart w:id="23665" w:name="_Toc489462240"/>
        <w:bookmarkEnd w:id="23665"/>
      </w:tr>
    </w:tbl>
    <w:p w14:paraId="0E2B1EFB" w14:textId="77777777" w:rsidR="00AD6DB4" w:rsidRDefault="00AD6DB4" w:rsidP="0059466D">
      <w:pPr>
        <w:pStyle w:val="Heading2"/>
        <w:numPr>
          <w:ilvl w:val="1"/>
          <w:numId w:val="11"/>
        </w:numPr>
        <w:ind w:left="1080" w:hanging="1080"/>
      </w:pPr>
      <w:bookmarkStart w:id="23666" w:name="_Toc368586246"/>
      <w:bookmarkStart w:id="23667" w:name="_Toc364183945"/>
      <w:bookmarkStart w:id="23668" w:name="_Toc367724481"/>
      <w:bookmarkStart w:id="23669" w:name="_Ref369094930"/>
      <w:bookmarkStart w:id="23670" w:name="_Ref393184909"/>
      <w:bookmarkStart w:id="23671" w:name="_Ref393184911"/>
      <w:bookmarkStart w:id="23672" w:name="_Ref396743274"/>
      <w:bookmarkStart w:id="23673" w:name="_Ref396743276"/>
      <w:bookmarkStart w:id="23674" w:name="_Toc417632413"/>
      <w:bookmarkStart w:id="23675" w:name="_Toc448912371"/>
      <w:bookmarkStart w:id="23676" w:name="_Toc486251812"/>
      <w:bookmarkStart w:id="23677" w:name="_Toc489462241"/>
      <w:r w:rsidRPr="00671C8B">
        <w:t xml:space="preserve">+WDSG Command: Device Services General </w:t>
      </w:r>
      <w:bookmarkEnd w:id="23666"/>
      <w:r w:rsidRPr="00671C8B">
        <w:t>Status</w:t>
      </w:r>
      <w:bookmarkEnd w:id="23667"/>
      <w:bookmarkEnd w:id="23668"/>
      <w:bookmarkEnd w:id="23669"/>
      <w:bookmarkEnd w:id="23670"/>
      <w:bookmarkEnd w:id="23671"/>
      <w:bookmarkEnd w:id="23672"/>
      <w:bookmarkEnd w:id="23673"/>
      <w:bookmarkEnd w:id="23674"/>
      <w:bookmarkEnd w:id="23675"/>
      <w:bookmarkEnd w:id="23676"/>
      <w:bookmarkEnd w:id="23677"/>
    </w:p>
    <w:tbl>
      <w:tblPr>
        <w:tblStyle w:val="TableSWIleft"/>
        <w:tblW w:w="8997" w:type="dxa"/>
        <w:tblLayout w:type="fixed"/>
        <w:tblLook w:val="04A0" w:firstRow="1" w:lastRow="0" w:firstColumn="1" w:lastColumn="0" w:noHBand="0" w:noVBand="1"/>
      </w:tblPr>
      <w:tblGrid>
        <w:gridCol w:w="1887"/>
        <w:gridCol w:w="7110"/>
      </w:tblGrid>
      <w:tr w:rsidR="00AD6DB4" w:rsidRPr="00671C8B" w14:paraId="4D13EEA2" w14:textId="77777777" w:rsidTr="003C064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27504280" w14:textId="64457619" w:rsidR="00AD6DB4" w:rsidRPr="00671C8B" w:rsidRDefault="00AD6DB4">
            <w:pPr>
              <w:pStyle w:val="TableRowHead"/>
              <w:spacing w:before="144" w:after="144"/>
              <w:rPr>
                <w:bCs w:val="0"/>
              </w:rPr>
            </w:pPr>
            <w:del w:id="23678" w:author="Alban Roche" w:date="2017-08-02T14:40:00Z">
              <w:r w:rsidDel="00F22490">
                <w:delText>HL7618, HL7618RD, HL7648, HL7650, HL7688, HL7690 and HL7692</w:delText>
              </w:r>
            </w:del>
            <w:ins w:id="23679" w:author="Alban Roche" w:date="2017-08-02T14:40:00Z">
              <w:r w:rsidR="00F22490">
                <w:t>HL7800</w:t>
              </w:r>
            </w:ins>
          </w:p>
        </w:tc>
      </w:tr>
      <w:tr w:rsidR="00AD6DB4" w:rsidRPr="00671C8B" w14:paraId="15751020" w14:textId="77777777" w:rsidTr="000A6729">
        <w:trPr>
          <w:trHeight w:val="978"/>
        </w:trPr>
        <w:tc>
          <w:tcPr>
            <w:tcW w:w="1887" w:type="dxa"/>
          </w:tcPr>
          <w:p w14:paraId="10B6974B" w14:textId="77777777" w:rsidR="00AD6DB4" w:rsidRPr="00671C8B" w:rsidRDefault="00AD6DB4" w:rsidP="00166AF3">
            <w:pPr>
              <w:pStyle w:val="TableBody"/>
              <w:rPr>
                <w:i/>
              </w:rPr>
            </w:pPr>
            <w:r w:rsidRPr="00671C8B">
              <w:rPr>
                <w:i/>
              </w:rPr>
              <w:t>Test command</w:t>
            </w:r>
          </w:p>
          <w:p w14:paraId="47D6D4F0" w14:textId="77777777" w:rsidR="00AD6DB4" w:rsidRPr="00671C8B" w:rsidRDefault="00AD6DB4" w:rsidP="00166AF3">
            <w:pPr>
              <w:pStyle w:val="TableBody"/>
            </w:pPr>
          </w:p>
          <w:p w14:paraId="17B3D9F9" w14:textId="77777777" w:rsidR="00AD6DB4" w:rsidRPr="00671C8B" w:rsidRDefault="00AD6DB4" w:rsidP="00166AF3">
            <w:pPr>
              <w:pStyle w:val="TableBody"/>
              <w:rPr>
                <w:u w:val="single"/>
              </w:rPr>
            </w:pPr>
            <w:r w:rsidRPr="00671C8B">
              <w:rPr>
                <w:u w:val="single"/>
              </w:rPr>
              <w:t>Syntax</w:t>
            </w:r>
          </w:p>
          <w:p w14:paraId="69BDF6AD" w14:textId="77777777" w:rsidR="00AD6DB4" w:rsidRPr="00671C8B" w:rsidRDefault="00AD6DB4" w:rsidP="00166AF3">
            <w:pPr>
              <w:pStyle w:val="TableBody"/>
              <w:rPr>
                <w:b/>
              </w:rPr>
            </w:pPr>
            <w:r w:rsidRPr="00671C8B">
              <w:rPr>
                <w:b/>
              </w:rPr>
              <w:t>AT+WDSG=?</w:t>
            </w:r>
          </w:p>
        </w:tc>
        <w:tc>
          <w:tcPr>
            <w:tcW w:w="7110" w:type="dxa"/>
          </w:tcPr>
          <w:p w14:paraId="37AD4728" w14:textId="77777777" w:rsidR="00AD6DB4" w:rsidRPr="00671C8B" w:rsidRDefault="00AD6DB4" w:rsidP="00166AF3">
            <w:pPr>
              <w:pStyle w:val="TableBody"/>
              <w:rPr>
                <w:u w:val="single"/>
              </w:rPr>
            </w:pPr>
          </w:p>
          <w:p w14:paraId="0D8F8A1F" w14:textId="77777777" w:rsidR="00AD6DB4" w:rsidRPr="00671C8B" w:rsidRDefault="00AD6DB4" w:rsidP="00166AF3">
            <w:pPr>
              <w:pStyle w:val="TableBody"/>
              <w:rPr>
                <w:u w:val="single"/>
              </w:rPr>
            </w:pPr>
          </w:p>
          <w:p w14:paraId="56B290C4" w14:textId="77777777" w:rsidR="00AD6DB4" w:rsidRPr="00671C8B" w:rsidRDefault="00AD6DB4" w:rsidP="00166AF3">
            <w:pPr>
              <w:pStyle w:val="TableBody"/>
              <w:rPr>
                <w:u w:val="single"/>
              </w:rPr>
            </w:pPr>
            <w:r w:rsidRPr="00671C8B">
              <w:rPr>
                <w:u w:val="single"/>
              </w:rPr>
              <w:t>Response</w:t>
            </w:r>
          </w:p>
          <w:p w14:paraId="1B689050" w14:textId="77777777" w:rsidR="00AD6DB4" w:rsidRPr="00671C8B" w:rsidRDefault="00AD6DB4" w:rsidP="00166AF3">
            <w:pPr>
              <w:pStyle w:val="TableBody"/>
            </w:pPr>
            <w:r w:rsidRPr="00671C8B">
              <w:rPr>
                <w:b/>
              </w:rPr>
              <w:t>OK</w:t>
            </w:r>
          </w:p>
        </w:tc>
      </w:tr>
      <w:tr w:rsidR="00AD6DB4" w:rsidRPr="00671C8B" w14:paraId="32A4C765" w14:textId="77777777" w:rsidTr="000A6729">
        <w:trPr>
          <w:cantSplit w:val="0"/>
          <w:trHeight w:val="59"/>
        </w:trPr>
        <w:tc>
          <w:tcPr>
            <w:tcW w:w="1887" w:type="dxa"/>
          </w:tcPr>
          <w:p w14:paraId="46F864E8" w14:textId="77777777" w:rsidR="00AD6DB4" w:rsidRPr="00671C8B" w:rsidRDefault="00AD6DB4" w:rsidP="00166AF3">
            <w:pPr>
              <w:pStyle w:val="TableBody"/>
              <w:rPr>
                <w:i/>
              </w:rPr>
            </w:pPr>
            <w:r w:rsidRPr="00671C8B">
              <w:rPr>
                <w:i/>
              </w:rPr>
              <w:t>Execute command</w:t>
            </w:r>
          </w:p>
          <w:p w14:paraId="4243E47C" w14:textId="77777777" w:rsidR="00AD6DB4" w:rsidRPr="00671C8B" w:rsidRDefault="00AD6DB4" w:rsidP="00166AF3">
            <w:pPr>
              <w:pStyle w:val="TableBody"/>
            </w:pPr>
          </w:p>
          <w:p w14:paraId="41A13879" w14:textId="77777777" w:rsidR="00AD6DB4" w:rsidRPr="00671C8B" w:rsidRDefault="00AD6DB4" w:rsidP="00166AF3">
            <w:pPr>
              <w:pStyle w:val="TableBody"/>
              <w:rPr>
                <w:u w:val="single"/>
              </w:rPr>
            </w:pPr>
            <w:r w:rsidRPr="00671C8B">
              <w:rPr>
                <w:u w:val="single"/>
              </w:rPr>
              <w:t>Syntax</w:t>
            </w:r>
          </w:p>
          <w:p w14:paraId="6100421C" w14:textId="77777777" w:rsidR="00AD6DB4" w:rsidRPr="00671C8B" w:rsidRDefault="00AD6DB4" w:rsidP="00166AF3">
            <w:pPr>
              <w:pStyle w:val="TableBody"/>
              <w:rPr>
                <w:b/>
              </w:rPr>
            </w:pPr>
            <w:r w:rsidRPr="00671C8B">
              <w:rPr>
                <w:b/>
              </w:rPr>
              <w:t>AT+WDSG</w:t>
            </w:r>
          </w:p>
        </w:tc>
        <w:tc>
          <w:tcPr>
            <w:tcW w:w="7110" w:type="dxa"/>
          </w:tcPr>
          <w:p w14:paraId="61F5294D" w14:textId="77777777" w:rsidR="00AD6DB4" w:rsidRPr="00671C8B" w:rsidRDefault="00AD6DB4" w:rsidP="00166AF3">
            <w:pPr>
              <w:pStyle w:val="TableBody"/>
              <w:rPr>
                <w:u w:val="single"/>
              </w:rPr>
            </w:pPr>
          </w:p>
          <w:p w14:paraId="153E55DA" w14:textId="77777777" w:rsidR="00AD6DB4" w:rsidRPr="00671C8B" w:rsidRDefault="00AD6DB4" w:rsidP="00166AF3">
            <w:pPr>
              <w:pStyle w:val="TableBody"/>
              <w:rPr>
                <w:u w:val="single"/>
              </w:rPr>
            </w:pPr>
          </w:p>
          <w:p w14:paraId="13704EBC" w14:textId="77777777" w:rsidR="00AD6DB4" w:rsidRPr="00671C8B" w:rsidRDefault="00AD6DB4" w:rsidP="00166AF3">
            <w:pPr>
              <w:pStyle w:val="TableBody"/>
              <w:rPr>
                <w:u w:val="single"/>
              </w:rPr>
            </w:pPr>
            <w:r w:rsidRPr="00671C8B">
              <w:rPr>
                <w:u w:val="single"/>
              </w:rPr>
              <w:t>Response</w:t>
            </w:r>
          </w:p>
          <w:p w14:paraId="56894129" w14:textId="77777777" w:rsidR="00AD6DB4" w:rsidRPr="00671C8B" w:rsidRDefault="00AD6DB4" w:rsidP="00166AF3">
            <w:pPr>
              <w:pStyle w:val="TableBody"/>
              <w:rPr>
                <w:b/>
                <w:snapToGrid w:val="0"/>
              </w:rPr>
            </w:pPr>
            <w:r w:rsidRPr="00671C8B">
              <w:rPr>
                <w:b/>
                <w:snapToGrid w:val="0"/>
              </w:rPr>
              <w:t>+WDSG: &lt;Indication&gt;,&lt;State&gt;</w:t>
            </w:r>
          </w:p>
          <w:p w14:paraId="6A95AAF1" w14:textId="77777777" w:rsidR="00AD6DB4" w:rsidRPr="00671C8B" w:rsidRDefault="00AD6DB4" w:rsidP="00166AF3">
            <w:pPr>
              <w:pStyle w:val="TableBody"/>
              <w:rPr>
                <w:b/>
                <w:snapToGrid w:val="0"/>
              </w:rPr>
            </w:pPr>
            <w:r w:rsidRPr="00671C8B">
              <w:rPr>
                <w:b/>
                <w:snapToGrid w:val="0"/>
              </w:rPr>
              <w:t>[+WDSG: &lt;Indication&gt;,&lt;State&gt;[…]]</w:t>
            </w:r>
          </w:p>
          <w:p w14:paraId="0ACBD2B8" w14:textId="77777777" w:rsidR="00AD6DB4" w:rsidRPr="00671C8B" w:rsidRDefault="00AD6DB4" w:rsidP="00166AF3">
            <w:pPr>
              <w:pStyle w:val="TableBody"/>
              <w:rPr>
                <w:snapToGrid w:val="0"/>
              </w:rPr>
            </w:pPr>
            <w:r w:rsidRPr="00671C8B">
              <w:rPr>
                <w:b/>
                <w:snapToGrid w:val="0"/>
              </w:rPr>
              <w:t>OK</w:t>
            </w:r>
          </w:p>
          <w:p w14:paraId="485F974A" w14:textId="77777777" w:rsidR="00AD6DB4" w:rsidRPr="00671C8B" w:rsidRDefault="00AD6DB4" w:rsidP="00166AF3">
            <w:pPr>
              <w:pStyle w:val="TableBody"/>
            </w:pPr>
          </w:p>
          <w:p w14:paraId="163BBF70" w14:textId="77777777" w:rsidR="00AD6DB4" w:rsidRPr="00671C8B" w:rsidRDefault="00AD6DB4" w:rsidP="00166AF3">
            <w:pPr>
              <w:pStyle w:val="TableBody"/>
            </w:pPr>
            <w:r w:rsidRPr="00671C8B">
              <w:t>or</w:t>
            </w:r>
          </w:p>
          <w:p w14:paraId="0D2BDF17" w14:textId="77777777" w:rsidR="00AD6DB4" w:rsidRPr="00671C8B" w:rsidRDefault="00AD6DB4" w:rsidP="00166AF3">
            <w:pPr>
              <w:pStyle w:val="TableBody"/>
              <w:rPr>
                <w:b/>
              </w:rPr>
            </w:pPr>
            <w:r w:rsidRPr="00671C8B">
              <w:rPr>
                <w:b/>
              </w:rPr>
              <w:t>+CME ERROR &lt;err&gt;</w:t>
            </w:r>
          </w:p>
          <w:p w14:paraId="671A400F" w14:textId="77777777" w:rsidR="00AD6DB4" w:rsidRPr="00671C8B" w:rsidRDefault="00AD6DB4" w:rsidP="00166AF3">
            <w:pPr>
              <w:pStyle w:val="TableBody"/>
              <w:rPr>
                <w:u w:val="single"/>
              </w:rPr>
            </w:pPr>
          </w:p>
          <w:p w14:paraId="75185CF5" w14:textId="77777777" w:rsidR="00AD6DB4" w:rsidRPr="00671C8B" w:rsidRDefault="00AD6DB4" w:rsidP="00166AF3">
            <w:pPr>
              <w:pStyle w:val="TableBody"/>
              <w:rPr>
                <w:u w:val="single"/>
                <w:lang w:eastAsia="zh-CN"/>
              </w:rPr>
            </w:pPr>
            <w:r w:rsidRPr="00671C8B">
              <w:rPr>
                <w:u w:val="single"/>
              </w:rPr>
              <w:t>Parameters</w:t>
            </w:r>
          </w:p>
          <w:p w14:paraId="42B31738" w14:textId="77777777" w:rsidR="00AD6DB4" w:rsidRPr="00671C8B" w:rsidRDefault="00AD6DB4" w:rsidP="00166AF3">
            <w:pPr>
              <w:pStyle w:val="TableBody"/>
            </w:pPr>
            <w:r w:rsidRPr="00671C8B">
              <w:rPr>
                <w:b/>
              </w:rPr>
              <w:t>&lt;Indication&gt;</w:t>
            </w:r>
            <w:r w:rsidRPr="00671C8B">
              <w:t xml:space="preserve"> Integer type</w:t>
            </w:r>
          </w:p>
          <w:p w14:paraId="6B8E8EB1" w14:textId="77777777" w:rsidR="00AD6DB4" w:rsidRPr="00671C8B" w:rsidRDefault="00AD6DB4" w:rsidP="00166AF3">
            <w:pPr>
              <w:pStyle w:val="TableBody"/>
            </w:pPr>
            <w:r w:rsidRPr="00671C8B">
              <w:t>0</w:t>
            </w:r>
            <w:r w:rsidRPr="00671C8B">
              <w:tab/>
              <w:t>Device services activation state</w:t>
            </w:r>
          </w:p>
          <w:p w14:paraId="570503DA" w14:textId="77777777" w:rsidR="00AD6DB4" w:rsidRPr="00671C8B" w:rsidRDefault="00AD6DB4" w:rsidP="00166AF3">
            <w:pPr>
              <w:pStyle w:val="TableBody"/>
            </w:pPr>
            <w:r w:rsidRPr="00671C8B">
              <w:t>1</w:t>
            </w:r>
            <w:r w:rsidRPr="00671C8B">
              <w:tab/>
              <w:t>Session and package indication</w:t>
            </w:r>
          </w:p>
          <w:p w14:paraId="76719D3B" w14:textId="77777777" w:rsidR="00AD6DB4" w:rsidRDefault="00AD6DB4" w:rsidP="00166AF3">
            <w:pPr>
              <w:pStyle w:val="TableBody"/>
              <w:rPr>
                <w:b/>
              </w:rPr>
            </w:pPr>
          </w:p>
          <w:p w14:paraId="7FA9D4DE" w14:textId="77777777" w:rsidR="00AD6DB4" w:rsidRPr="00671C8B" w:rsidRDefault="00AD6DB4" w:rsidP="00166AF3">
            <w:pPr>
              <w:pStyle w:val="TableBody"/>
            </w:pPr>
            <w:r w:rsidRPr="00671C8B">
              <w:rPr>
                <w:b/>
              </w:rPr>
              <w:t>&lt;State&gt;</w:t>
            </w:r>
            <w:r w:rsidRPr="00671C8B">
              <w:tab/>
              <w:t>Status of indication</w:t>
            </w:r>
          </w:p>
          <w:p w14:paraId="31585358" w14:textId="77777777" w:rsidR="00AD6DB4" w:rsidRPr="00671C8B" w:rsidRDefault="00AD6DB4" w:rsidP="00166AF3">
            <w:pPr>
              <w:pStyle w:val="TableBody"/>
              <w:tabs>
                <w:tab w:val="left" w:pos="235"/>
              </w:tabs>
            </w:pPr>
            <w:r w:rsidRPr="00671C8B">
              <w:t>For &lt;Indication&gt;=0</w:t>
            </w:r>
          </w:p>
          <w:p w14:paraId="248212D7" w14:textId="77777777" w:rsidR="00AD6DB4" w:rsidRPr="00671C8B" w:rsidRDefault="00AD6DB4" w:rsidP="00166AF3">
            <w:pPr>
              <w:pStyle w:val="TableBody"/>
            </w:pPr>
            <w:r w:rsidRPr="00671C8B">
              <w:t>0</w:t>
            </w:r>
            <w:r w:rsidRPr="00671C8B">
              <w:tab/>
              <w:t>Device services are prohibited. Devices services will never be activated.</w:t>
            </w:r>
          </w:p>
          <w:p w14:paraId="2D197A9A" w14:textId="77777777" w:rsidR="00AD6DB4" w:rsidRPr="00671C8B" w:rsidRDefault="00AD6DB4" w:rsidP="00166AF3">
            <w:pPr>
              <w:pStyle w:val="TableBody"/>
            </w:pPr>
            <w:r w:rsidRPr="00671C8B">
              <w:t>1</w:t>
            </w:r>
            <w:r w:rsidRPr="00671C8B">
              <w:tab/>
              <w:t xml:space="preserve">Device services are deactivated. Connection parameters to a device services have </w:t>
            </w:r>
            <w:r w:rsidRPr="00671C8B">
              <w:tab/>
              <w:t>to be provisioned.</w:t>
            </w:r>
          </w:p>
          <w:p w14:paraId="45813E23" w14:textId="77777777" w:rsidR="00AD6DB4" w:rsidRPr="00671C8B" w:rsidRDefault="00AD6DB4" w:rsidP="00166AF3">
            <w:pPr>
              <w:pStyle w:val="TableBody"/>
            </w:pPr>
            <w:r w:rsidRPr="00671C8B">
              <w:t>2</w:t>
            </w:r>
            <w:r w:rsidRPr="00671C8B">
              <w:tab/>
              <w:t>Device services have to be provisioned. NAP parameters have to be provisioned.</w:t>
            </w:r>
          </w:p>
          <w:p w14:paraId="0A39968A" w14:textId="77777777" w:rsidR="00AD6DB4" w:rsidRPr="00671C8B" w:rsidRDefault="00AD6DB4" w:rsidP="00166AF3">
            <w:pPr>
              <w:pStyle w:val="TableBody"/>
            </w:pPr>
            <w:r w:rsidRPr="00671C8B">
              <w:t>3</w:t>
            </w:r>
            <w:r w:rsidRPr="00671C8B">
              <w:tab/>
              <w:t>Device services are activated.</w:t>
            </w:r>
          </w:p>
          <w:p w14:paraId="5E50ED18" w14:textId="77777777" w:rsidR="00AD6DB4" w:rsidRPr="00671C8B" w:rsidRDefault="00AD6DB4" w:rsidP="00166AF3">
            <w:pPr>
              <w:pStyle w:val="TableBody"/>
            </w:pPr>
            <w:r w:rsidRPr="00671C8B">
              <w:t>If a device has never been activated (first use of device services on this device), &lt;State&gt; is set to 1. The connection parameters are automatically provisioned, no action is needed from the user.</w:t>
            </w:r>
          </w:p>
          <w:p w14:paraId="61A49E10" w14:textId="77777777" w:rsidR="00AD6DB4" w:rsidRPr="00CA3F4B" w:rsidRDefault="00AD6DB4" w:rsidP="00166AF3">
            <w:pPr>
              <w:pStyle w:val="TableBody"/>
              <w:tabs>
                <w:tab w:val="left" w:pos="235"/>
              </w:tabs>
              <w:rPr>
                <w:sz w:val="12"/>
                <w:szCs w:val="12"/>
              </w:rPr>
            </w:pPr>
          </w:p>
          <w:p w14:paraId="0350BEAE" w14:textId="77777777" w:rsidR="00AD6DB4" w:rsidRPr="00671C8B" w:rsidRDefault="00AD6DB4" w:rsidP="00166AF3">
            <w:pPr>
              <w:pStyle w:val="TableBody"/>
              <w:tabs>
                <w:tab w:val="left" w:pos="235"/>
              </w:tabs>
            </w:pPr>
            <w:r w:rsidRPr="00671C8B">
              <w:t>For &lt;Indication&gt;=1</w:t>
            </w:r>
          </w:p>
          <w:p w14:paraId="4BAFDE25" w14:textId="77777777" w:rsidR="00AD6DB4" w:rsidRPr="00671C8B" w:rsidRDefault="00AD6DB4" w:rsidP="00166AF3">
            <w:pPr>
              <w:pStyle w:val="TableBody"/>
            </w:pPr>
            <w:r w:rsidRPr="00671C8B">
              <w:t>0</w:t>
            </w:r>
            <w:r w:rsidRPr="00671C8B">
              <w:tab/>
              <w:t>No session or package</w:t>
            </w:r>
          </w:p>
          <w:p w14:paraId="34EA0F7B" w14:textId="77777777" w:rsidR="00AD6DB4" w:rsidRPr="00671C8B" w:rsidRDefault="00AD6DB4" w:rsidP="00166AF3">
            <w:pPr>
              <w:pStyle w:val="TableBody"/>
            </w:pPr>
            <w:r w:rsidRPr="00671C8B">
              <w:t>1</w:t>
            </w:r>
            <w:r w:rsidRPr="00671C8B">
              <w:tab/>
              <w:t>A session is under treatment</w:t>
            </w:r>
          </w:p>
          <w:p w14:paraId="1260AA98" w14:textId="77777777" w:rsidR="00AD6DB4" w:rsidRPr="00671C8B" w:rsidRDefault="00AD6DB4" w:rsidP="00166AF3">
            <w:pPr>
              <w:pStyle w:val="TableBody"/>
            </w:pPr>
            <w:r w:rsidRPr="00671C8B">
              <w:t>2</w:t>
            </w:r>
            <w:r w:rsidRPr="00671C8B">
              <w:tab/>
              <w:t>A package is available on the server.</w:t>
            </w:r>
          </w:p>
          <w:p w14:paraId="217D3295" w14:textId="77777777" w:rsidR="00AD6DB4" w:rsidRPr="00671C8B" w:rsidRDefault="00AD6DB4" w:rsidP="00166AF3">
            <w:pPr>
              <w:pStyle w:val="TableBody"/>
            </w:pPr>
            <w:r w:rsidRPr="00671C8B">
              <w:t>3</w:t>
            </w:r>
            <w:r w:rsidRPr="00671C8B">
              <w:tab/>
              <w:t>A package was downloaded and ready to install</w:t>
            </w:r>
          </w:p>
          <w:p w14:paraId="5B0A3BCB" w14:textId="77777777" w:rsidR="00AD6DB4" w:rsidRPr="00671C8B" w:rsidRDefault="00AD6DB4" w:rsidP="00166AF3">
            <w:pPr>
              <w:pStyle w:val="TableBody"/>
              <w:rPr>
                <w:b/>
              </w:rPr>
            </w:pPr>
            <w:r w:rsidRPr="00671C8B">
              <w:t>When a package was installed or a recovery was made, &lt;State&gt; is set to 0.</w:t>
            </w:r>
          </w:p>
        </w:tc>
      </w:tr>
      <w:tr w:rsidR="00AD6DB4" w:rsidRPr="00671C8B" w14:paraId="1BEE956D" w14:textId="77777777" w:rsidTr="000A6729">
        <w:trPr>
          <w:trHeight w:val="65"/>
        </w:trPr>
        <w:tc>
          <w:tcPr>
            <w:tcW w:w="1887" w:type="dxa"/>
          </w:tcPr>
          <w:p w14:paraId="76822FB3" w14:textId="77777777" w:rsidR="00AD6DB4" w:rsidRPr="00671C8B" w:rsidRDefault="00AD6DB4" w:rsidP="00166AF3">
            <w:pPr>
              <w:pStyle w:val="TableBody"/>
            </w:pPr>
            <w:r w:rsidRPr="00671C8B">
              <w:rPr>
                <w:u w:val="single"/>
              </w:rPr>
              <w:t>Notes</w:t>
            </w:r>
          </w:p>
        </w:tc>
        <w:tc>
          <w:tcPr>
            <w:tcW w:w="7110" w:type="dxa"/>
          </w:tcPr>
          <w:p w14:paraId="7B6CE733" w14:textId="77777777" w:rsidR="00AD6DB4" w:rsidRPr="00671C8B" w:rsidRDefault="00AD6DB4" w:rsidP="00166AF3">
            <w:pPr>
              <w:pStyle w:val="TableBody"/>
            </w:pPr>
            <w:r w:rsidRPr="00671C8B">
              <w:t>This command is available when the embedded module has finished the Device Services initialization (see +WDSI).</w:t>
            </w:r>
          </w:p>
        </w:tc>
      </w:tr>
      <w:tr w:rsidR="00AD6DB4" w:rsidRPr="00671C8B" w14:paraId="50D824EA" w14:textId="77777777" w:rsidTr="000A6729">
        <w:trPr>
          <w:cantSplit w:val="0"/>
          <w:trHeight w:val="815"/>
        </w:trPr>
        <w:tc>
          <w:tcPr>
            <w:tcW w:w="1887" w:type="dxa"/>
          </w:tcPr>
          <w:p w14:paraId="2AE740DA" w14:textId="77777777" w:rsidR="00AD6DB4" w:rsidRPr="00671C8B" w:rsidRDefault="00AD6DB4" w:rsidP="00166AF3">
            <w:pPr>
              <w:pStyle w:val="TableBody"/>
              <w:rPr>
                <w:u w:val="single"/>
              </w:rPr>
            </w:pPr>
            <w:r w:rsidRPr="00671C8B">
              <w:rPr>
                <w:u w:val="single"/>
              </w:rPr>
              <w:t>Examples</w:t>
            </w:r>
          </w:p>
        </w:tc>
        <w:tc>
          <w:tcPr>
            <w:tcW w:w="7110" w:type="dxa"/>
          </w:tcPr>
          <w:p w14:paraId="04AFC543" w14:textId="77777777" w:rsidR="00AD6DB4" w:rsidRPr="00671C8B" w:rsidRDefault="00AD6DB4" w:rsidP="00166AF3">
            <w:pPr>
              <w:pStyle w:val="TableBody"/>
              <w:rPr>
                <w:b/>
              </w:rPr>
            </w:pPr>
            <w:r w:rsidRPr="00671C8B">
              <w:rPr>
                <w:b/>
              </w:rPr>
              <w:t>AT+WDSG=?</w:t>
            </w:r>
          </w:p>
          <w:p w14:paraId="662F5B8D" w14:textId="77777777" w:rsidR="00AD6DB4" w:rsidRPr="00671C8B" w:rsidRDefault="00AD6DB4" w:rsidP="00166AF3">
            <w:pPr>
              <w:pStyle w:val="TableBody"/>
              <w:rPr>
                <w:b/>
              </w:rPr>
            </w:pPr>
            <w:r w:rsidRPr="00671C8B">
              <w:rPr>
                <w:b/>
              </w:rPr>
              <w:t>OK</w:t>
            </w:r>
          </w:p>
          <w:p w14:paraId="41D8239D" w14:textId="77777777" w:rsidR="00AD6DB4" w:rsidRPr="00671C8B" w:rsidRDefault="00AD6DB4" w:rsidP="00166AF3">
            <w:pPr>
              <w:pStyle w:val="TableBody"/>
              <w:rPr>
                <w:b/>
              </w:rPr>
            </w:pPr>
          </w:p>
          <w:p w14:paraId="1BDB0D63" w14:textId="77777777" w:rsidR="00AD6DB4" w:rsidRPr="00671C8B" w:rsidRDefault="00AD6DB4" w:rsidP="00166AF3">
            <w:pPr>
              <w:pStyle w:val="TableBody"/>
              <w:rPr>
                <w:b/>
                <w:i/>
              </w:rPr>
            </w:pPr>
            <w:r w:rsidRPr="00671C8B">
              <w:rPr>
                <w:b/>
              </w:rPr>
              <w:t>AT+WDSG</w:t>
            </w:r>
          </w:p>
          <w:p w14:paraId="3D9D5027" w14:textId="77777777" w:rsidR="00AD6DB4" w:rsidRPr="00671C8B" w:rsidRDefault="00AD6DB4" w:rsidP="00166AF3">
            <w:pPr>
              <w:pStyle w:val="TableBody"/>
            </w:pPr>
            <w:r w:rsidRPr="00671C8B">
              <w:rPr>
                <w:b/>
              </w:rPr>
              <w:t>+WDSG: 0,3</w:t>
            </w:r>
            <w:r w:rsidRPr="00671C8B">
              <w:t xml:space="preserve">    </w:t>
            </w:r>
            <w:r w:rsidRPr="00671C8B">
              <w:tab/>
            </w:r>
            <w:r w:rsidRPr="00671C8B">
              <w:rPr>
                <w:i/>
              </w:rPr>
              <w:t>//Device services are activated,</w:t>
            </w:r>
          </w:p>
          <w:p w14:paraId="5718C30E" w14:textId="77777777" w:rsidR="00AD6DB4" w:rsidRPr="00671C8B" w:rsidRDefault="00AD6DB4" w:rsidP="00166AF3">
            <w:pPr>
              <w:pStyle w:val="TableBody"/>
            </w:pPr>
            <w:r w:rsidRPr="00671C8B">
              <w:rPr>
                <w:b/>
              </w:rPr>
              <w:t>+WDSG: 1,0</w:t>
            </w:r>
            <w:r w:rsidRPr="00671C8B">
              <w:t xml:space="preserve">    </w:t>
            </w:r>
            <w:r w:rsidRPr="00671C8B">
              <w:tab/>
            </w:r>
            <w:r w:rsidRPr="00671C8B">
              <w:rPr>
                <w:i/>
              </w:rPr>
              <w:t>//No session to the server, no patch to download or to install</w:t>
            </w:r>
          </w:p>
          <w:p w14:paraId="6BFFD696" w14:textId="77777777" w:rsidR="00AD6DB4" w:rsidRPr="00671C8B" w:rsidRDefault="00AD6DB4" w:rsidP="00166AF3">
            <w:pPr>
              <w:pStyle w:val="TableBody"/>
              <w:rPr>
                <w:u w:val="single"/>
              </w:rPr>
            </w:pPr>
            <w:r w:rsidRPr="00671C8B">
              <w:rPr>
                <w:b/>
              </w:rPr>
              <w:t>OK</w:t>
            </w:r>
          </w:p>
        </w:tc>
      </w:tr>
    </w:tbl>
    <w:p w14:paraId="0F0CF88E" w14:textId="77777777" w:rsidR="00AD6DB4" w:rsidRDefault="00AD6DB4" w:rsidP="0059466D">
      <w:pPr>
        <w:pStyle w:val="Heading2"/>
        <w:numPr>
          <w:ilvl w:val="1"/>
          <w:numId w:val="11"/>
        </w:numPr>
        <w:ind w:left="1080" w:hanging="1080"/>
      </w:pPr>
      <w:bookmarkStart w:id="23680" w:name="_Toc368586247"/>
      <w:bookmarkStart w:id="23681" w:name="_Toc364183951"/>
      <w:bookmarkStart w:id="23682" w:name="_Toc367724482"/>
      <w:bookmarkStart w:id="23683" w:name="_Ref369094944"/>
      <w:bookmarkStart w:id="23684" w:name="_Ref393184915"/>
      <w:bookmarkStart w:id="23685" w:name="_Ref393184919"/>
      <w:bookmarkStart w:id="23686" w:name="_Ref396743872"/>
      <w:bookmarkStart w:id="23687" w:name="_Ref396743874"/>
      <w:bookmarkStart w:id="23688" w:name="_Toc417632414"/>
      <w:bookmarkStart w:id="23689" w:name="_Toc448912372"/>
      <w:bookmarkStart w:id="23690" w:name="_Ref473046793"/>
      <w:bookmarkStart w:id="23691" w:name="_Ref473046796"/>
      <w:bookmarkStart w:id="23692" w:name="_Toc486251813"/>
      <w:bookmarkStart w:id="23693" w:name="_Toc489462242"/>
      <w:r w:rsidRPr="00671C8B">
        <w:t xml:space="preserve">+WDSI Command: Device </w:t>
      </w:r>
      <w:bookmarkEnd w:id="23680"/>
      <w:r w:rsidRPr="00671C8B">
        <w:t>Services Indication</w:t>
      </w:r>
      <w:bookmarkEnd w:id="23681"/>
      <w:bookmarkEnd w:id="23682"/>
      <w:bookmarkEnd w:id="23683"/>
      <w:bookmarkEnd w:id="23684"/>
      <w:bookmarkEnd w:id="23685"/>
      <w:bookmarkEnd w:id="23686"/>
      <w:bookmarkEnd w:id="23687"/>
      <w:bookmarkEnd w:id="23688"/>
      <w:bookmarkEnd w:id="23689"/>
      <w:bookmarkEnd w:id="23690"/>
      <w:bookmarkEnd w:id="23691"/>
      <w:bookmarkEnd w:id="23692"/>
      <w:bookmarkEnd w:id="23693"/>
    </w:p>
    <w:tbl>
      <w:tblPr>
        <w:tblStyle w:val="TableSWIleft"/>
        <w:tblW w:w="8997" w:type="dxa"/>
        <w:tblLayout w:type="fixed"/>
        <w:tblLook w:val="04A0" w:firstRow="1" w:lastRow="0" w:firstColumn="1" w:lastColumn="0" w:noHBand="0" w:noVBand="1"/>
      </w:tblPr>
      <w:tblGrid>
        <w:gridCol w:w="2067"/>
        <w:gridCol w:w="6930"/>
      </w:tblGrid>
      <w:tr w:rsidR="00AD6DB4" w:rsidRPr="00671C8B" w14:paraId="70FB1B6F" w14:textId="77777777" w:rsidTr="003C064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7FA8275D" w14:textId="57D077F8" w:rsidR="00AD6DB4" w:rsidRPr="00671C8B" w:rsidRDefault="00AD6DB4">
            <w:pPr>
              <w:pStyle w:val="TableRowHead"/>
              <w:spacing w:before="144" w:after="144"/>
              <w:rPr>
                <w:lang w:eastAsia="zh-CN"/>
              </w:rPr>
            </w:pPr>
            <w:del w:id="23694" w:author="Alban Roche" w:date="2017-08-02T14:40:00Z">
              <w:r w:rsidDel="00F22490">
                <w:delText>HL7618, HL7618RD, HL7648, HL7650, HL7688, HL7690 and HL7692</w:delText>
              </w:r>
            </w:del>
            <w:ins w:id="23695" w:author="Alban Roche" w:date="2017-08-02T14:40:00Z">
              <w:r w:rsidR="00F22490">
                <w:t>HL7800</w:t>
              </w:r>
            </w:ins>
          </w:p>
        </w:tc>
      </w:tr>
      <w:tr w:rsidR="00AD6DB4" w:rsidRPr="00671C8B" w14:paraId="61F3F8D7" w14:textId="77777777" w:rsidTr="000A6729">
        <w:trPr>
          <w:trHeight w:val="978"/>
        </w:trPr>
        <w:tc>
          <w:tcPr>
            <w:tcW w:w="2067" w:type="dxa"/>
          </w:tcPr>
          <w:p w14:paraId="6C586CE1" w14:textId="77777777" w:rsidR="00AD6DB4" w:rsidRPr="00671C8B" w:rsidRDefault="00AD6DB4" w:rsidP="00166AF3">
            <w:pPr>
              <w:pStyle w:val="TableBody"/>
              <w:rPr>
                <w:i/>
              </w:rPr>
            </w:pPr>
            <w:r w:rsidRPr="00671C8B">
              <w:rPr>
                <w:i/>
              </w:rPr>
              <w:t>Test command</w:t>
            </w:r>
          </w:p>
          <w:p w14:paraId="1755E1D0" w14:textId="77777777" w:rsidR="00AD6DB4" w:rsidRPr="00671C8B" w:rsidRDefault="00AD6DB4" w:rsidP="00166AF3">
            <w:pPr>
              <w:pStyle w:val="TableBody"/>
            </w:pPr>
          </w:p>
          <w:p w14:paraId="54C49598" w14:textId="77777777" w:rsidR="00AD6DB4" w:rsidRPr="00671C8B" w:rsidRDefault="00AD6DB4" w:rsidP="00166AF3">
            <w:pPr>
              <w:pStyle w:val="TableBody"/>
              <w:rPr>
                <w:u w:val="single"/>
              </w:rPr>
            </w:pPr>
            <w:r w:rsidRPr="00671C8B">
              <w:rPr>
                <w:u w:val="single"/>
              </w:rPr>
              <w:t>Syntax</w:t>
            </w:r>
          </w:p>
          <w:p w14:paraId="14ABC86E" w14:textId="77777777" w:rsidR="00AD6DB4" w:rsidRPr="00671C8B" w:rsidRDefault="00AD6DB4" w:rsidP="00166AF3">
            <w:pPr>
              <w:pStyle w:val="TableBody"/>
              <w:rPr>
                <w:u w:val="single"/>
              </w:rPr>
            </w:pPr>
            <w:r w:rsidRPr="00671C8B">
              <w:rPr>
                <w:b/>
              </w:rPr>
              <w:t>AT+WDSI=?</w:t>
            </w:r>
          </w:p>
        </w:tc>
        <w:tc>
          <w:tcPr>
            <w:tcW w:w="6930" w:type="dxa"/>
          </w:tcPr>
          <w:p w14:paraId="1D34E021" w14:textId="77777777" w:rsidR="00AD6DB4" w:rsidRPr="00671C8B" w:rsidRDefault="00AD6DB4" w:rsidP="00166AF3">
            <w:pPr>
              <w:pStyle w:val="TableBody"/>
              <w:rPr>
                <w:u w:val="single"/>
              </w:rPr>
            </w:pPr>
          </w:p>
          <w:p w14:paraId="1087265C" w14:textId="77777777" w:rsidR="00AD6DB4" w:rsidRPr="00671C8B" w:rsidRDefault="00AD6DB4" w:rsidP="00166AF3">
            <w:pPr>
              <w:pStyle w:val="TableBody"/>
              <w:rPr>
                <w:u w:val="single"/>
              </w:rPr>
            </w:pPr>
          </w:p>
          <w:p w14:paraId="2BD75F21" w14:textId="77777777" w:rsidR="00AD6DB4" w:rsidRPr="00671C8B" w:rsidRDefault="00AD6DB4" w:rsidP="00166AF3">
            <w:pPr>
              <w:pStyle w:val="TableBody"/>
              <w:rPr>
                <w:u w:val="single"/>
              </w:rPr>
            </w:pPr>
            <w:r w:rsidRPr="00671C8B">
              <w:rPr>
                <w:u w:val="single"/>
              </w:rPr>
              <w:t>Response</w:t>
            </w:r>
          </w:p>
          <w:p w14:paraId="00694850" w14:textId="77777777" w:rsidR="00AD6DB4" w:rsidRPr="00671C8B" w:rsidRDefault="00AD6DB4" w:rsidP="00166AF3">
            <w:pPr>
              <w:pStyle w:val="TableBody"/>
            </w:pPr>
            <w:r w:rsidRPr="00671C8B">
              <w:rPr>
                <w:b/>
              </w:rPr>
              <w:t>+WDSI:</w:t>
            </w:r>
            <w:r w:rsidRPr="00671C8B">
              <w:t xml:space="preserve"> (list of supported </w:t>
            </w:r>
            <w:r w:rsidRPr="00671C8B">
              <w:rPr>
                <w:b/>
              </w:rPr>
              <w:t>&lt;Level&gt;</w:t>
            </w:r>
            <w:r w:rsidRPr="00671C8B">
              <w:t>s)</w:t>
            </w:r>
          </w:p>
          <w:p w14:paraId="6207D7F0" w14:textId="77777777" w:rsidR="00AD6DB4" w:rsidRPr="00671C8B" w:rsidRDefault="00AD6DB4" w:rsidP="00166AF3">
            <w:pPr>
              <w:pStyle w:val="TableBody"/>
              <w:rPr>
                <w:u w:val="single"/>
              </w:rPr>
            </w:pPr>
            <w:r w:rsidRPr="00671C8B">
              <w:rPr>
                <w:b/>
              </w:rPr>
              <w:t>OK</w:t>
            </w:r>
          </w:p>
        </w:tc>
      </w:tr>
      <w:tr w:rsidR="00AD6DB4" w:rsidRPr="00671C8B" w14:paraId="4C078E09" w14:textId="77777777" w:rsidTr="000A6729">
        <w:trPr>
          <w:trHeight w:val="65"/>
        </w:trPr>
        <w:tc>
          <w:tcPr>
            <w:tcW w:w="2067" w:type="dxa"/>
          </w:tcPr>
          <w:p w14:paraId="679E327C" w14:textId="77777777" w:rsidR="00AD6DB4" w:rsidRPr="00671C8B" w:rsidRDefault="00AD6DB4" w:rsidP="00166AF3">
            <w:pPr>
              <w:pStyle w:val="TableBody"/>
              <w:rPr>
                <w:i/>
              </w:rPr>
            </w:pPr>
            <w:r w:rsidRPr="00671C8B">
              <w:rPr>
                <w:i/>
              </w:rPr>
              <w:t>Read command</w:t>
            </w:r>
          </w:p>
          <w:p w14:paraId="3B03ABD8" w14:textId="77777777" w:rsidR="00AD6DB4" w:rsidRPr="00671C8B" w:rsidRDefault="00AD6DB4" w:rsidP="00166AF3">
            <w:pPr>
              <w:pStyle w:val="TableBody"/>
            </w:pPr>
          </w:p>
          <w:p w14:paraId="16E44D6C" w14:textId="77777777" w:rsidR="00AD6DB4" w:rsidRPr="00671C8B" w:rsidRDefault="00AD6DB4" w:rsidP="00166AF3">
            <w:pPr>
              <w:pStyle w:val="TableBody"/>
              <w:rPr>
                <w:u w:val="single"/>
              </w:rPr>
            </w:pPr>
            <w:r w:rsidRPr="00671C8B">
              <w:rPr>
                <w:u w:val="single"/>
              </w:rPr>
              <w:t>Syntax</w:t>
            </w:r>
          </w:p>
          <w:p w14:paraId="4F7AD471" w14:textId="77777777" w:rsidR="00AD6DB4" w:rsidRPr="00671C8B" w:rsidRDefault="00AD6DB4" w:rsidP="00166AF3">
            <w:pPr>
              <w:pStyle w:val="TableBody"/>
              <w:rPr>
                <w:u w:val="single"/>
              </w:rPr>
            </w:pPr>
            <w:r w:rsidRPr="00671C8B">
              <w:rPr>
                <w:b/>
              </w:rPr>
              <w:t>AT+WDSI?</w:t>
            </w:r>
          </w:p>
        </w:tc>
        <w:tc>
          <w:tcPr>
            <w:tcW w:w="6930" w:type="dxa"/>
          </w:tcPr>
          <w:p w14:paraId="3634D356" w14:textId="77777777" w:rsidR="00AD6DB4" w:rsidRPr="00671C8B" w:rsidRDefault="00AD6DB4" w:rsidP="00166AF3">
            <w:pPr>
              <w:pStyle w:val="TableBody"/>
              <w:rPr>
                <w:u w:val="single"/>
              </w:rPr>
            </w:pPr>
          </w:p>
          <w:p w14:paraId="239C4D61" w14:textId="77777777" w:rsidR="00AD6DB4" w:rsidRPr="00671C8B" w:rsidRDefault="00AD6DB4" w:rsidP="00166AF3">
            <w:pPr>
              <w:pStyle w:val="TableBody"/>
              <w:rPr>
                <w:u w:val="single"/>
              </w:rPr>
            </w:pPr>
          </w:p>
          <w:p w14:paraId="3E51527D" w14:textId="77777777" w:rsidR="00AD6DB4" w:rsidRPr="00671C8B" w:rsidRDefault="00AD6DB4" w:rsidP="00166AF3">
            <w:pPr>
              <w:pStyle w:val="TableBody"/>
              <w:rPr>
                <w:u w:val="single"/>
              </w:rPr>
            </w:pPr>
            <w:r w:rsidRPr="00671C8B">
              <w:rPr>
                <w:u w:val="single"/>
              </w:rPr>
              <w:t>Response</w:t>
            </w:r>
          </w:p>
          <w:p w14:paraId="50D64D7E" w14:textId="77777777" w:rsidR="00AD6DB4" w:rsidRPr="00671C8B" w:rsidRDefault="00AD6DB4" w:rsidP="00166AF3">
            <w:pPr>
              <w:pStyle w:val="TableBody"/>
              <w:rPr>
                <w:b/>
                <w:snapToGrid w:val="0"/>
              </w:rPr>
            </w:pPr>
            <w:r w:rsidRPr="00671C8B">
              <w:rPr>
                <w:b/>
                <w:snapToGrid w:val="0"/>
              </w:rPr>
              <w:t>[+WDSI: &lt;Level&gt;]</w:t>
            </w:r>
          </w:p>
          <w:p w14:paraId="4867AA92" w14:textId="77777777" w:rsidR="00AD6DB4" w:rsidRPr="00671C8B" w:rsidRDefault="00AD6DB4" w:rsidP="00166AF3">
            <w:pPr>
              <w:pStyle w:val="TableBody"/>
              <w:rPr>
                <w:u w:val="single"/>
              </w:rPr>
            </w:pPr>
            <w:r w:rsidRPr="00671C8B">
              <w:rPr>
                <w:b/>
                <w:snapToGrid w:val="0"/>
              </w:rPr>
              <w:t>OK</w:t>
            </w:r>
          </w:p>
        </w:tc>
      </w:tr>
      <w:tr w:rsidR="00AD6DB4" w:rsidRPr="00671C8B" w14:paraId="4C3B7234" w14:textId="77777777" w:rsidTr="000A6729">
        <w:trPr>
          <w:cantSplit w:val="0"/>
          <w:trHeight w:val="815"/>
        </w:trPr>
        <w:tc>
          <w:tcPr>
            <w:tcW w:w="2067" w:type="dxa"/>
          </w:tcPr>
          <w:p w14:paraId="58E0D7CB" w14:textId="77777777" w:rsidR="00AD6DB4" w:rsidRPr="00671C8B" w:rsidRDefault="00AD6DB4" w:rsidP="00166AF3">
            <w:pPr>
              <w:pStyle w:val="TableBody"/>
              <w:rPr>
                <w:i/>
              </w:rPr>
            </w:pPr>
            <w:r w:rsidRPr="00671C8B">
              <w:rPr>
                <w:i/>
              </w:rPr>
              <w:t>Write command</w:t>
            </w:r>
          </w:p>
          <w:p w14:paraId="44C36F7F" w14:textId="77777777" w:rsidR="00AD6DB4" w:rsidRPr="00671C8B" w:rsidRDefault="00AD6DB4" w:rsidP="00166AF3">
            <w:pPr>
              <w:pStyle w:val="TableBody"/>
            </w:pPr>
          </w:p>
          <w:p w14:paraId="1899326E" w14:textId="77777777" w:rsidR="00AD6DB4" w:rsidRPr="00671C8B" w:rsidRDefault="00AD6DB4" w:rsidP="00166AF3">
            <w:pPr>
              <w:pStyle w:val="TableBody"/>
              <w:rPr>
                <w:u w:val="single"/>
              </w:rPr>
            </w:pPr>
            <w:r w:rsidRPr="00671C8B">
              <w:rPr>
                <w:u w:val="single"/>
              </w:rPr>
              <w:t>Syntax</w:t>
            </w:r>
          </w:p>
          <w:p w14:paraId="483070E4" w14:textId="77777777" w:rsidR="00AD6DB4" w:rsidRPr="00671C8B" w:rsidRDefault="00AD6DB4" w:rsidP="00166AF3">
            <w:pPr>
              <w:pStyle w:val="TableBody"/>
              <w:rPr>
                <w:b/>
              </w:rPr>
            </w:pPr>
            <w:r w:rsidRPr="00671C8B">
              <w:rPr>
                <w:b/>
              </w:rPr>
              <w:t>AT+WDSI=</w:t>
            </w:r>
            <w:r w:rsidRPr="00671C8B">
              <w:rPr>
                <w:b/>
              </w:rPr>
              <w:br/>
              <w:t>&lt;Level&gt;</w:t>
            </w:r>
          </w:p>
        </w:tc>
        <w:tc>
          <w:tcPr>
            <w:tcW w:w="6930" w:type="dxa"/>
          </w:tcPr>
          <w:p w14:paraId="0567A6E2" w14:textId="77777777" w:rsidR="00AD6DB4" w:rsidRPr="00671C8B" w:rsidRDefault="00AD6DB4" w:rsidP="00166AF3">
            <w:pPr>
              <w:pStyle w:val="TableBody"/>
              <w:rPr>
                <w:u w:val="single"/>
              </w:rPr>
            </w:pPr>
          </w:p>
          <w:p w14:paraId="7479ED96" w14:textId="77777777" w:rsidR="00AD6DB4" w:rsidRPr="00671C8B" w:rsidRDefault="00AD6DB4" w:rsidP="00166AF3">
            <w:pPr>
              <w:pStyle w:val="TableBody"/>
              <w:rPr>
                <w:u w:val="single"/>
              </w:rPr>
            </w:pPr>
          </w:p>
          <w:p w14:paraId="049C8A42" w14:textId="77777777" w:rsidR="00AD6DB4" w:rsidRPr="00671C8B" w:rsidRDefault="00AD6DB4" w:rsidP="00166AF3">
            <w:pPr>
              <w:pStyle w:val="TableBody"/>
              <w:rPr>
                <w:u w:val="single"/>
              </w:rPr>
            </w:pPr>
            <w:r w:rsidRPr="00671C8B">
              <w:rPr>
                <w:u w:val="single"/>
              </w:rPr>
              <w:t>Response</w:t>
            </w:r>
          </w:p>
          <w:p w14:paraId="0470B5B6" w14:textId="77777777" w:rsidR="00AD6DB4" w:rsidRPr="00671C8B" w:rsidRDefault="00AD6DB4" w:rsidP="00166AF3">
            <w:pPr>
              <w:pStyle w:val="TableBody"/>
              <w:rPr>
                <w:b/>
                <w:snapToGrid w:val="0"/>
              </w:rPr>
            </w:pPr>
            <w:r w:rsidRPr="00671C8B">
              <w:rPr>
                <w:b/>
                <w:snapToGrid w:val="0"/>
              </w:rPr>
              <w:t>OK</w:t>
            </w:r>
          </w:p>
          <w:p w14:paraId="72F7AF47" w14:textId="77777777" w:rsidR="00AD6DB4" w:rsidRPr="00671C8B" w:rsidRDefault="00AD6DB4" w:rsidP="00166AF3">
            <w:pPr>
              <w:pStyle w:val="TableBody"/>
              <w:rPr>
                <w:snapToGrid w:val="0"/>
              </w:rPr>
            </w:pPr>
          </w:p>
          <w:p w14:paraId="230C1E6C" w14:textId="77777777" w:rsidR="00AD6DB4" w:rsidRPr="00671C8B" w:rsidRDefault="00AD6DB4" w:rsidP="00166AF3">
            <w:pPr>
              <w:pStyle w:val="TableBody"/>
              <w:rPr>
                <w:snapToGrid w:val="0"/>
              </w:rPr>
            </w:pPr>
            <w:r w:rsidRPr="00671C8B">
              <w:rPr>
                <w:snapToGrid w:val="0"/>
              </w:rPr>
              <w:t>or</w:t>
            </w:r>
          </w:p>
          <w:p w14:paraId="22F7D0CE" w14:textId="77777777" w:rsidR="00AD6DB4" w:rsidRPr="00671C8B" w:rsidRDefault="00AD6DB4" w:rsidP="00166AF3">
            <w:pPr>
              <w:pStyle w:val="TableBody"/>
              <w:rPr>
                <w:b/>
              </w:rPr>
            </w:pPr>
            <w:r w:rsidRPr="00671C8B">
              <w:rPr>
                <w:b/>
              </w:rPr>
              <w:t>+CME ERROR &lt;err&gt;</w:t>
            </w:r>
          </w:p>
          <w:p w14:paraId="181231D3" w14:textId="77777777" w:rsidR="00AD6DB4" w:rsidRDefault="00AD6DB4" w:rsidP="00166AF3">
            <w:pPr>
              <w:pStyle w:val="TableBody"/>
              <w:rPr>
                <w:u w:val="single"/>
              </w:rPr>
            </w:pPr>
          </w:p>
          <w:p w14:paraId="0D0E2DF8" w14:textId="77777777" w:rsidR="00AD6DB4" w:rsidRPr="00671C8B" w:rsidRDefault="00AD6DB4" w:rsidP="00166AF3">
            <w:pPr>
              <w:pStyle w:val="TableBody"/>
              <w:rPr>
                <w:u w:val="single"/>
                <w:lang w:eastAsia="zh-CN"/>
              </w:rPr>
            </w:pPr>
            <w:r w:rsidRPr="00671C8B">
              <w:rPr>
                <w:u w:val="single"/>
              </w:rPr>
              <w:t>Parameters</w:t>
            </w:r>
          </w:p>
          <w:p w14:paraId="74062D0D" w14:textId="77777777" w:rsidR="00AD6DB4" w:rsidRPr="00671C8B" w:rsidRDefault="00AD6DB4" w:rsidP="00166AF3">
            <w:pPr>
              <w:pStyle w:val="TableBody"/>
            </w:pPr>
            <w:r w:rsidRPr="00671C8B">
              <w:rPr>
                <w:b/>
              </w:rPr>
              <w:t>&lt;Level&gt;</w:t>
            </w:r>
            <w:r w:rsidRPr="00671C8B">
              <w:tab/>
              <w:t>Indication level, bit field (default value = 0)</w:t>
            </w:r>
          </w:p>
          <w:p w14:paraId="2BFB4123" w14:textId="77777777" w:rsidR="00AD6DB4" w:rsidRPr="00671C8B" w:rsidRDefault="00AD6DB4" w:rsidP="00166AF3">
            <w:pPr>
              <w:pStyle w:val="TableBody"/>
            </w:pPr>
            <w:r w:rsidRPr="00671C8B">
              <w:t>Bit set to 0</w:t>
            </w:r>
            <w:r w:rsidRPr="00671C8B">
              <w:tab/>
              <w:t>Indication deactivated</w:t>
            </w:r>
          </w:p>
          <w:p w14:paraId="60FEA777" w14:textId="77777777" w:rsidR="00AD6DB4" w:rsidRPr="00671C8B" w:rsidRDefault="00AD6DB4" w:rsidP="00166AF3">
            <w:pPr>
              <w:pStyle w:val="TableBody"/>
            </w:pPr>
            <w:r w:rsidRPr="00671C8B">
              <w:t>Bit set to 1</w:t>
            </w:r>
            <w:r w:rsidRPr="00671C8B">
              <w:tab/>
              <w:t>Indication activated</w:t>
            </w:r>
          </w:p>
          <w:p w14:paraId="246B7293" w14:textId="77777777" w:rsidR="00AD6DB4" w:rsidRPr="00671C8B" w:rsidRDefault="00AD6DB4" w:rsidP="00166AF3">
            <w:pPr>
              <w:pStyle w:val="TableBody"/>
            </w:pPr>
            <w:r w:rsidRPr="00671C8B">
              <w:t>0</w:t>
            </w:r>
            <w:r w:rsidRPr="00671C8B">
              <w:tab/>
              <w:t>No indication</w:t>
            </w:r>
          </w:p>
          <w:p w14:paraId="49172BEC" w14:textId="77777777" w:rsidR="00AD6DB4" w:rsidRPr="00671C8B" w:rsidRDefault="00AD6DB4" w:rsidP="00166AF3">
            <w:pPr>
              <w:pStyle w:val="TableBody"/>
            </w:pPr>
            <w:r w:rsidRPr="00671C8B">
              <w:t>1</w:t>
            </w:r>
            <w:r w:rsidRPr="00671C8B">
              <w:tab/>
              <w:t>Activate the initialization end indication (&lt;Event&gt; = 0)</w:t>
            </w:r>
          </w:p>
          <w:p w14:paraId="18FCD142" w14:textId="77777777" w:rsidR="00AD6DB4" w:rsidRPr="00671C8B" w:rsidRDefault="00AD6DB4" w:rsidP="00166AF3">
            <w:pPr>
              <w:pStyle w:val="TableBody"/>
            </w:pPr>
            <w:r w:rsidRPr="00671C8B">
              <w:t>2</w:t>
            </w:r>
            <w:r w:rsidRPr="00671C8B">
              <w:tab/>
              <w:t xml:space="preserve">Activate the server request for a user agreement </w:t>
            </w:r>
            <w:r w:rsidRPr="00671C8B">
              <w:tab/>
              <w:t>indication (&lt;Event&gt;</w:t>
            </w:r>
            <w:r>
              <w:t xml:space="preserve"> </w:t>
            </w:r>
            <w:r w:rsidRPr="00671C8B">
              <w:t>=</w:t>
            </w:r>
            <w:r>
              <w:t xml:space="preserve"> </w:t>
            </w:r>
            <w:r w:rsidRPr="00671C8B">
              <w:t>1,</w:t>
            </w:r>
            <w:r>
              <w:t xml:space="preserve"> 2 and</w:t>
            </w:r>
            <w:r w:rsidRPr="00671C8B">
              <w:t xml:space="preserve"> 3)</w:t>
            </w:r>
          </w:p>
          <w:p w14:paraId="35F48042" w14:textId="77777777" w:rsidR="00AD6DB4" w:rsidRPr="00671C8B" w:rsidRDefault="00AD6DB4" w:rsidP="00166AF3">
            <w:pPr>
              <w:pStyle w:val="TableBody"/>
            </w:pPr>
            <w:r w:rsidRPr="00671C8B">
              <w:t>4</w:t>
            </w:r>
            <w:r w:rsidRPr="00671C8B">
              <w:tab/>
              <w:t>Activate the authentic</w:t>
            </w:r>
            <w:r>
              <w:t>ation indications (&lt;Event&gt; = 4 and</w:t>
            </w:r>
            <w:r w:rsidRPr="00671C8B">
              <w:t xml:space="preserve"> 5)</w:t>
            </w:r>
          </w:p>
          <w:p w14:paraId="7FE92F0D" w14:textId="77777777" w:rsidR="00AD6DB4" w:rsidRPr="00671C8B" w:rsidRDefault="00AD6DB4" w:rsidP="00166AF3">
            <w:pPr>
              <w:pStyle w:val="TableBody"/>
            </w:pPr>
            <w:r w:rsidRPr="00671C8B">
              <w:t>8</w:t>
            </w:r>
            <w:r w:rsidRPr="00671C8B">
              <w:tab/>
              <w:t>Activate the session start indication (&lt;Event&gt; = 6,</w:t>
            </w:r>
            <w:r>
              <w:t xml:space="preserve"> 7 and</w:t>
            </w:r>
            <w:r w:rsidRPr="00671C8B">
              <w:t xml:space="preserve"> 8)</w:t>
            </w:r>
          </w:p>
          <w:p w14:paraId="2FBF0613" w14:textId="77777777" w:rsidR="00AD6DB4" w:rsidRPr="00671C8B" w:rsidRDefault="00AD6DB4" w:rsidP="00166AF3">
            <w:pPr>
              <w:pStyle w:val="TableBody"/>
            </w:pPr>
            <w:r w:rsidRPr="00671C8B">
              <w:t>16</w:t>
            </w:r>
            <w:r w:rsidRPr="00671C8B">
              <w:tab/>
              <w:t xml:space="preserve">Activate the package download indications (&lt;Event&gt; = </w:t>
            </w:r>
            <w:r>
              <w:t>9,10 and</w:t>
            </w:r>
            <w:r w:rsidRPr="00671C8B">
              <w:t xml:space="preserve"> 11)</w:t>
            </w:r>
          </w:p>
          <w:p w14:paraId="4E58E696" w14:textId="77777777" w:rsidR="00AD6DB4" w:rsidRPr="00671C8B" w:rsidRDefault="00AD6DB4" w:rsidP="00166AF3">
            <w:pPr>
              <w:pStyle w:val="TableBody"/>
            </w:pPr>
            <w:r w:rsidRPr="00671C8B">
              <w:t>32</w:t>
            </w:r>
            <w:r w:rsidRPr="00671C8B">
              <w:tab/>
              <w:t>Activate the certified downloaded pac</w:t>
            </w:r>
            <w:r>
              <w:t xml:space="preserve">kage indication </w:t>
            </w:r>
            <w:r>
              <w:tab/>
              <w:t>(&lt;Event&gt; = 12 and</w:t>
            </w:r>
            <w:r w:rsidRPr="00671C8B">
              <w:t>13)</w:t>
            </w:r>
          </w:p>
          <w:p w14:paraId="4392E09C" w14:textId="77777777" w:rsidR="00AD6DB4" w:rsidRPr="00671C8B" w:rsidRDefault="00AD6DB4" w:rsidP="00166AF3">
            <w:pPr>
              <w:pStyle w:val="TableBody"/>
            </w:pPr>
            <w:r w:rsidRPr="00671C8B">
              <w:t>64</w:t>
            </w:r>
            <w:r w:rsidRPr="00671C8B">
              <w:tab/>
              <w:t>Activate the updat</w:t>
            </w:r>
            <w:r>
              <w:t>e indications (&lt;Event&gt; = 14,15 and</w:t>
            </w:r>
            <w:r w:rsidRPr="00671C8B">
              <w:t xml:space="preserve"> 16)</w:t>
            </w:r>
          </w:p>
          <w:p w14:paraId="74BF8B86" w14:textId="77777777" w:rsidR="00AD6DB4" w:rsidRPr="00671C8B" w:rsidRDefault="00AD6DB4" w:rsidP="00166AF3">
            <w:pPr>
              <w:pStyle w:val="TableBody"/>
            </w:pPr>
            <w:r w:rsidRPr="00671C8B">
              <w:t>128</w:t>
            </w:r>
            <w:r w:rsidRPr="00671C8B">
              <w:tab/>
              <w:t>Activate the fallback indication (&lt;Event&gt; = 17)</w:t>
            </w:r>
          </w:p>
          <w:p w14:paraId="73587F20" w14:textId="77777777" w:rsidR="00AD6DB4" w:rsidRPr="00671C8B" w:rsidRDefault="00AD6DB4" w:rsidP="00166AF3">
            <w:pPr>
              <w:pStyle w:val="TableBody"/>
            </w:pPr>
            <w:r w:rsidRPr="00671C8B">
              <w:t>256</w:t>
            </w:r>
            <w:r w:rsidRPr="00671C8B">
              <w:tab/>
              <w:t>Activate download progress indication (&lt;Event&gt; = 18)</w:t>
            </w:r>
          </w:p>
          <w:p w14:paraId="2511DAC0" w14:textId="77777777" w:rsidR="00AD6DB4" w:rsidRPr="00671C8B" w:rsidRDefault="00AD6DB4" w:rsidP="00166AF3">
            <w:pPr>
              <w:pStyle w:val="TableBody"/>
            </w:pPr>
            <w:r w:rsidRPr="00671C8B">
              <w:t>512</w:t>
            </w:r>
            <w:r w:rsidRPr="00671C8B">
              <w:tab/>
              <w:t>Reserved</w:t>
            </w:r>
          </w:p>
          <w:p w14:paraId="3901AF6C" w14:textId="77777777" w:rsidR="00AD6DB4" w:rsidRPr="00671C8B" w:rsidRDefault="00AD6DB4" w:rsidP="00166AF3">
            <w:pPr>
              <w:pStyle w:val="TableBody"/>
            </w:pPr>
            <w:r w:rsidRPr="00671C8B">
              <w:t>1024</w:t>
            </w:r>
            <w:r w:rsidRPr="00671C8B">
              <w:tab/>
              <w:t>Reserved</w:t>
            </w:r>
          </w:p>
          <w:p w14:paraId="10B39A81" w14:textId="77777777" w:rsidR="00AD6DB4" w:rsidRPr="00671C8B" w:rsidRDefault="00AD6DB4" w:rsidP="00166AF3">
            <w:pPr>
              <w:pStyle w:val="TableBody"/>
            </w:pPr>
            <w:r w:rsidRPr="00671C8B">
              <w:t>2048</w:t>
            </w:r>
            <w:r w:rsidRPr="00671C8B">
              <w:tab/>
              <w:t>Activate provisioning indication (&lt;Event&gt;</w:t>
            </w:r>
            <w:r>
              <w:t xml:space="preserve"> </w:t>
            </w:r>
            <w:r w:rsidRPr="00671C8B">
              <w:t>=</w:t>
            </w:r>
            <w:r>
              <w:t xml:space="preserve"> </w:t>
            </w:r>
            <w:r w:rsidRPr="00671C8B">
              <w:t>21)</w:t>
            </w:r>
          </w:p>
          <w:p w14:paraId="553AF94A" w14:textId="77777777" w:rsidR="00AD6DB4" w:rsidRPr="00671C8B" w:rsidRDefault="00AD6DB4" w:rsidP="00166AF3">
            <w:pPr>
              <w:pStyle w:val="TableBody"/>
              <w:rPr>
                <w:snapToGrid w:val="0"/>
              </w:rPr>
            </w:pPr>
            <w:r w:rsidRPr="00671C8B">
              <w:t>4096</w:t>
            </w:r>
            <w:r w:rsidRPr="00671C8B">
              <w:tab/>
              <w:t>Reserved</w:t>
            </w:r>
          </w:p>
          <w:p w14:paraId="527A6F16" w14:textId="77777777" w:rsidR="00AD6DB4" w:rsidRPr="00CA3F4B" w:rsidRDefault="00AD6DB4" w:rsidP="00166AF3">
            <w:pPr>
              <w:pStyle w:val="TableBody"/>
              <w:rPr>
                <w:b/>
                <w:snapToGrid w:val="0"/>
                <w:sz w:val="12"/>
                <w:szCs w:val="12"/>
              </w:rPr>
            </w:pPr>
          </w:p>
          <w:p w14:paraId="3E048BB7" w14:textId="77777777" w:rsidR="00AD6DB4" w:rsidRPr="00671C8B" w:rsidRDefault="00AD6DB4" w:rsidP="00166AF3">
            <w:pPr>
              <w:pStyle w:val="TableBody"/>
            </w:pPr>
            <w:r w:rsidRPr="00671C8B">
              <w:rPr>
                <w:b/>
                <w:snapToGrid w:val="0"/>
              </w:rPr>
              <w:t>&lt;Event&gt;</w:t>
            </w:r>
            <w:r w:rsidRPr="00671C8B">
              <w:rPr>
                <w:bCs/>
              </w:rPr>
              <w:tab/>
            </w:r>
            <w:r w:rsidRPr="00671C8B">
              <w:t>0</w:t>
            </w:r>
            <w:r w:rsidRPr="00671C8B">
              <w:tab/>
              <w:t xml:space="preserve">Device services are initialized and can be </w:t>
            </w:r>
            <w:r w:rsidRPr="00671C8B">
              <w:tab/>
              <w:t xml:space="preserve">used. Devices services are </w:t>
            </w:r>
            <w:r w:rsidRPr="00671C8B">
              <w:tab/>
            </w:r>
            <w:r w:rsidRPr="00671C8B">
              <w:tab/>
            </w:r>
            <w:r w:rsidRPr="00671C8B">
              <w:tab/>
            </w:r>
            <w:r w:rsidRPr="00671C8B">
              <w:tab/>
              <w:t xml:space="preserve">initialized when the SIM PIN code is entered and a dedicated NAP is </w:t>
            </w:r>
            <w:r w:rsidRPr="00671C8B">
              <w:tab/>
            </w:r>
            <w:r w:rsidRPr="00671C8B">
              <w:tab/>
            </w:r>
            <w:r w:rsidRPr="00671C8B">
              <w:tab/>
            </w:r>
            <w:r w:rsidRPr="00671C8B">
              <w:tab/>
              <w:t>configured (see  +WDSS command)</w:t>
            </w:r>
          </w:p>
          <w:p w14:paraId="4F70B476" w14:textId="77777777" w:rsidR="00AD6DB4" w:rsidRPr="00671C8B" w:rsidRDefault="00AD6DB4" w:rsidP="00166AF3">
            <w:pPr>
              <w:pStyle w:val="TableBody"/>
            </w:pPr>
            <w:r w:rsidRPr="00671C8B">
              <w:tab/>
            </w:r>
            <w:r w:rsidRPr="00671C8B">
              <w:tab/>
              <w:t>1</w:t>
            </w:r>
            <w:r w:rsidRPr="00671C8B">
              <w:tab/>
              <w:t xml:space="preserve">The Device Services server requests the </w:t>
            </w:r>
            <w:r w:rsidRPr="00671C8B">
              <w:tab/>
              <w:t xml:space="preserve">device to make a </w:t>
            </w:r>
            <w:r w:rsidRPr="00671C8B">
              <w:tab/>
            </w:r>
            <w:r w:rsidRPr="00671C8B">
              <w:tab/>
            </w:r>
            <w:r w:rsidRPr="00671C8B">
              <w:tab/>
            </w:r>
            <w:r w:rsidRPr="00671C8B">
              <w:tab/>
            </w:r>
            <w:r w:rsidRPr="00671C8B">
              <w:tab/>
              <w:t xml:space="preserve">connection. The device requests a user agreement to allow the </w:t>
            </w:r>
            <w:r w:rsidRPr="00671C8B">
              <w:tab/>
            </w:r>
            <w:r w:rsidRPr="00671C8B">
              <w:tab/>
            </w:r>
            <w:r w:rsidRPr="00671C8B">
              <w:tab/>
            </w:r>
            <w:r w:rsidRPr="00671C8B">
              <w:tab/>
              <w:t xml:space="preserve">embedded module to make the connection. The response can be sent </w:t>
            </w:r>
            <w:r w:rsidRPr="00671C8B">
              <w:tab/>
            </w:r>
            <w:r w:rsidRPr="00671C8B">
              <w:tab/>
            </w:r>
            <w:r w:rsidRPr="00671C8B">
              <w:tab/>
              <w:t xml:space="preserve">using +WDSR command and this indication can be returned by the </w:t>
            </w:r>
            <w:r w:rsidRPr="00671C8B">
              <w:tab/>
            </w:r>
            <w:r w:rsidRPr="00671C8B">
              <w:tab/>
            </w:r>
            <w:r w:rsidRPr="00671C8B">
              <w:tab/>
            </w:r>
            <w:r w:rsidRPr="00671C8B">
              <w:tab/>
              <w:t xml:space="preserve">device if the user has activated the user agreement for connection </w:t>
            </w:r>
            <w:r w:rsidRPr="00671C8B">
              <w:tab/>
            </w:r>
            <w:r w:rsidRPr="00671C8B">
              <w:tab/>
            </w:r>
            <w:r w:rsidRPr="00671C8B">
              <w:tab/>
            </w:r>
            <w:r w:rsidRPr="00671C8B">
              <w:tab/>
              <w:t xml:space="preserve">(see +WDSC command for </w:t>
            </w:r>
            <w:r w:rsidRPr="00671C8B">
              <w:tab/>
              <w:t>more information)</w:t>
            </w:r>
          </w:p>
          <w:p w14:paraId="31C7E98F" w14:textId="77777777" w:rsidR="00AD6DB4" w:rsidRPr="00671C8B" w:rsidRDefault="00AD6DB4" w:rsidP="00166AF3">
            <w:pPr>
              <w:pStyle w:val="TableBody"/>
            </w:pPr>
            <w:r w:rsidRPr="00671C8B">
              <w:tab/>
            </w:r>
            <w:r w:rsidRPr="00671C8B">
              <w:tab/>
              <w:t>2</w:t>
            </w:r>
            <w:r w:rsidRPr="00671C8B">
              <w:tab/>
              <w:t xml:space="preserve">The Device Services server requests the device to make a package </w:t>
            </w:r>
            <w:r w:rsidRPr="00671C8B">
              <w:tab/>
            </w:r>
            <w:r w:rsidRPr="00671C8B">
              <w:tab/>
            </w:r>
            <w:r w:rsidRPr="00671C8B">
              <w:tab/>
            </w:r>
            <w:r w:rsidRPr="00671C8B">
              <w:tab/>
              <w:t xml:space="preserve">download. The device requests a user agreement to allow the </w:t>
            </w:r>
            <w:r w:rsidRPr="00671C8B">
              <w:tab/>
            </w:r>
            <w:r w:rsidRPr="00671C8B">
              <w:tab/>
            </w:r>
            <w:r w:rsidRPr="00671C8B">
              <w:tab/>
            </w:r>
            <w:r w:rsidRPr="00671C8B">
              <w:tab/>
            </w:r>
            <w:r w:rsidRPr="00671C8B">
              <w:tab/>
              <w:t xml:space="preserve">embedded module to make the download. The response can be sent </w:t>
            </w:r>
            <w:r w:rsidRPr="00671C8B">
              <w:tab/>
            </w:r>
            <w:r w:rsidRPr="00671C8B">
              <w:tab/>
            </w:r>
            <w:r w:rsidRPr="00671C8B">
              <w:tab/>
            </w:r>
            <w:r w:rsidRPr="00671C8B">
              <w:tab/>
              <w:t xml:space="preserve">using +WDSR command and this indication can be returned by the </w:t>
            </w:r>
            <w:r w:rsidRPr="00671C8B">
              <w:tab/>
            </w:r>
            <w:r w:rsidRPr="00671C8B">
              <w:tab/>
            </w:r>
            <w:r w:rsidRPr="00671C8B">
              <w:tab/>
            </w:r>
            <w:r w:rsidRPr="00671C8B">
              <w:tab/>
              <w:t xml:space="preserve">device if the user has activated the user agreement for download (see </w:t>
            </w:r>
            <w:r w:rsidRPr="00671C8B">
              <w:tab/>
            </w:r>
            <w:r w:rsidRPr="00671C8B">
              <w:tab/>
            </w:r>
            <w:r w:rsidRPr="00671C8B">
              <w:tab/>
            </w:r>
            <w:r w:rsidRPr="00671C8B">
              <w:tab/>
              <w:t>+WDSC command for more information).</w:t>
            </w:r>
          </w:p>
          <w:p w14:paraId="5D57F2DB" w14:textId="77777777" w:rsidR="00AD6DB4" w:rsidRPr="00671C8B" w:rsidRDefault="00AD6DB4" w:rsidP="00166AF3">
            <w:pPr>
              <w:pStyle w:val="TableBody"/>
            </w:pPr>
            <w:r w:rsidRPr="00671C8B">
              <w:tab/>
            </w:r>
            <w:r w:rsidRPr="00671C8B">
              <w:tab/>
              <w:t>3</w:t>
            </w:r>
            <w:r w:rsidRPr="00671C8B">
              <w:tab/>
              <w:t xml:space="preserve">The device has downloaded a package. The device requests a user </w:t>
            </w:r>
            <w:r w:rsidRPr="00671C8B">
              <w:tab/>
            </w:r>
            <w:r w:rsidRPr="00671C8B">
              <w:tab/>
            </w:r>
            <w:r w:rsidRPr="00671C8B">
              <w:tab/>
            </w:r>
            <w:r w:rsidRPr="00671C8B">
              <w:tab/>
              <w:t xml:space="preserve">agreement to install the downloaded package. The response can be </w:t>
            </w:r>
            <w:r w:rsidRPr="00671C8B">
              <w:tab/>
            </w:r>
            <w:r w:rsidRPr="00671C8B">
              <w:tab/>
            </w:r>
            <w:r w:rsidRPr="00671C8B">
              <w:tab/>
            </w:r>
            <w:r w:rsidRPr="00671C8B">
              <w:tab/>
              <w:t xml:space="preserve">sent using +WDSR command and this indication can be returned by </w:t>
            </w:r>
            <w:r w:rsidRPr="00671C8B">
              <w:tab/>
            </w:r>
            <w:r w:rsidRPr="00671C8B">
              <w:tab/>
            </w:r>
            <w:r w:rsidRPr="00671C8B">
              <w:tab/>
            </w:r>
            <w:r w:rsidRPr="00671C8B">
              <w:tab/>
              <w:t xml:space="preserve">the device if the user has activated the user agreement for install (see </w:t>
            </w:r>
            <w:r w:rsidRPr="00671C8B">
              <w:tab/>
            </w:r>
            <w:r w:rsidRPr="00671C8B">
              <w:tab/>
            </w:r>
            <w:r w:rsidRPr="00671C8B">
              <w:tab/>
            </w:r>
            <w:r w:rsidRPr="00671C8B">
              <w:tab/>
              <w:t>+WDSC command for more information).</w:t>
            </w:r>
          </w:p>
          <w:p w14:paraId="120CA895" w14:textId="77777777" w:rsidR="00AD6DB4" w:rsidRPr="00671C8B" w:rsidRDefault="00AD6DB4" w:rsidP="00166AF3">
            <w:pPr>
              <w:pStyle w:val="TableBody"/>
            </w:pPr>
            <w:r w:rsidRPr="00671C8B">
              <w:tab/>
            </w:r>
            <w:r w:rsidRPr="00671C8B">
              <w:tab/>
              <w:t>4</w:t>
            </w:r>
            <w:r w:rsidRPr="00671C8B">
              <w:tab/>
              <w:t>The embedded module starts sending data to the server</w:t>
            </w:r>
          </w:p>
          <w:p w14:paraId="0AAC1A9F" w14:textId="77777777" w:rsidR="00AD6DB4" w:rsidRPr="00671C8B" w:rsidRDefault="00AD6DB4" w:rsidP="00166AF3">
            <w:pPr>
              <w:pStyle w:val="TableBody"/>
            </w:pPr>
            <w:r w:rsidRPr="00671C8B">
              <w:tab/>
            </w:r>
            <w:r w:rsidRPr="00671C8B">
              <w:tab/>
              <w:t>5</w:t>
            </w:r>
            <w:r w:rsidRPr="00671C8B">
              <w:tab/>
              <w:t>Authentication with the server failed</w:t>
            </w:r>
          </w:p>
          <w:p w14:paraId="07860BF9" w14:textId="77777777" w:rsidR="00AD6DB4" w:rsidRPr="00671C8B" w:rsidRDefault="00AD6DB4" w:rsidP="00166AF3">
            <w:pPr>
              <w:pStyle w:val="TableBody"/>
            </w:pPr>
            <w:r w:rsidRPr="00671C8B">
              <w:tab/>
            </w:r>
            <w:r w:rsidRPr="00671C8B">
              <w:tab/>
              <w:t>6</w:t>
            </w:r>
            <w:r w:rsidRPr="00671C8B">
              <w:tab/>
              <w:t xml:space="preserve">Authentication has succeeded, a session </w:t>
            </w:r>
            <w:r w:rsidRPr="00671C8B">
              <w:tab/>
              <w:t>with the server started</w:t>
            </w:r>
          </w:p>
          <w:p w14:paraId="3C860A80" w14:textId="77777777" w:rsidR="00AD6DB4" w:rsidRPr="00671C8B" w:rsidRDefault="00AD6DB4" w:rsidP="00166AF3">
            <w:pPr>
              <w:pStyle w:val="TableBody"/>
            </w:pPr>
            <w:r w:rsidRPr="00671C8B">
              <w:tab/>
            </w:r>
            <w:r w:rsidRPr="00671C8B">
              <w:tab/>
              <w:t>7</w:t>
            </w:r>
            <w:r w:rsidRPr="00671C8B">
              <w:tab/>
              <w:t>Session with the server failed</w:t>
            </w:r>
          </w:p>
          <w:p w14:paraId="7D4DAF6E" w14:textId="77777777" w:rsidR="00AD6DB4" w:rsidRPr="00671C8B" w:rsidRDefault="00AD6DB4" w:rsidP="00166AF3">
            <w:pPr>
              <w:pStyle w:val="TableBody"/>
            </w:pPr>
            <w:r w:rsidRPr="00671C8B">
              <w:tab/>
            </w:r>
            <w:r w:rsidRPr="00671C8B">
              <w:tab/>
              <w:t>8</w:t>
            </w:r>
            <w:r w:rsidRPr="00671C8B">
              <w:tab/>
              <w:t>Session with the server is finished</w:t>
            </w:r>
          </w:p>
          <w:p w14:paraId="2850147C" w14:textId="77777777" w:rsidR="00AD6DB4" w:rsidRPr="00671C8B" w:rsidRDefault="00AD6DB4" w:rsidP="00166AF3">
            <w:pPr>
              <w:pStyle w:val="TableBody"/>
            </w:pPr>
            <w:r w:rsidRPr="00671C8B">
              <w:tab/>
            </w:r>
            <w:r w:rsidRPr="00671C8B">
              <w:tab/>
              <w:t>9</w:t>
            </w:r>
            <w:r w:rsidRPr="00671C8B">
              <w:tab/>
              <w:t xml:space="preserve">A package is available on the server and </w:t>
            </w:r>
            <w:r w:rsidRPr="00671C8B">
              <w:tab/>
              <w:t xml:space="preserve">can be downloaded by the </w:t>
            </w:r>
            <w:r w:rsidRPr="00671C8B">
              <w:tab/>
            </w:r>
            <w:r w:rsidRPr="00671C8B">
              <w:tab/>
            </w:r>
            <w:r w:rsidRPr="00671C8B">
              <w:tab/>
            </w:r>
            <w:r w:rsidRPr="00671C8B">
              <w:tab/>
              <w:t xml:space="preserve">embedded module. A &lt;Data&gt; parameter is returned indicating the </w:t>
            </w:r>
            <w:r w:rsidRPr="00671C8B">
              <w:tab/>
            </w:r>
            <w:r w:rsidRPr="00671C8B">
              <w:tab/>
            </w:r>
            <w:r w:rsidRPr="00671C8B">
              <w:tab/>
            </w:r>
            <w:r w:rsidRPr="00671C8B">
              <w:tab/>
              <w:t>package size in kB</w:t>
            </w:r>
          </w:p>
          <w:p w14:paraId="232EA6E6" w14:textId="77777777" w:rsidR="00AD6DB4" w:rsidRPr="00671C8B" w:rsidRDefault="00AD6DB4" w:rsidP="00166AF3">
            <w:pPr>
              <w:pStyle w:val="TableBody"/>
            </w:pPr>
            <w:r w:rsidRPr="00671C8B">
              <w:tab/>
            </w:r>
            <w:r w:rsidRPr="00671C8B">
              <w:tab/>
              <w:t>10</w:t>
            </w:r>
            <w:r w:rsidRPr="00671C8B">
              <w:tab/>
              <w:t>A package was successfully downloaded and stored in flash</w:t>
            </w:r>
          </w:p>
          <w:p w14:paraId="4FC594D4" w14:textId="77777777" w:rsidR="00AD6DB4" w:rsidRPr="00671C8B" w:rsidRDefault="00AD6DB4" w:rsidP="00166AF3">
            <w:pPr>
              <w:pStyle w:val="TableBody"/>
            </w:pPr>
            <w:r w:rsidRPr="00671C8B">
              <w:tab/>
            </w:r>
            <w:r w:rsidRPr="00671C8B">
              <w:tab/>
              <w:t>11</w:t>
            </w:r>
            <w:r w:rsidRPr="00671C8B">
              <w:tab/>
              <w:t xml:space="preserve">An issue happens during the package download. If the download has </w:t>
            </w:r>
            <w:r w:rsidRPr="00671C8B">
              <w:tab/>
            </w:r>
            <w:r w:rsidRPr="00671C8B">
              <w:tab/>
            </w:r>
            <w:r w:rsidRPr="00671C8B">
              <w:tab/>
            </w:r>
            <w:r w:rsidRPr="00671C8B">
              <w:tab/>
              <w:t xml:space="preserve">not started (+WDSI: 9 indication was not returned), this indication </w:t>
            </w:r>
            <w:r w:rsidRPr="00671C8B">
              <w:tab/>
            </w:r>
            <w:r w:rsidRPr="00671C8B">
              <w:tab/>
            </w:r>
            <w:r w:rsidRPr="00671C8B">
              <w:tab/>
            </w:r>
            <w:r w:rsidRPr="00671C8B">
              <w:tab/>
              <w:t xml:space="preserve">indicates that there is not enough space in the device to download the </w:t>
            </w:r>
            <w:r w:rsidRPr="00671C8B">
              <w:tab/>
            </w:r>
            <w:r w:rsidRPr="00671C8B">
              <w:tab/>
            </w:r>
            <w:r w:rsidRPr="00671C8B">
              <w:tab/>
            </w:r>
            <w:r w:rsidRPr="00671C8B">
              <w:tab/>
              <w:t xml:space="preserve">update package. If the download has started (+WDSI: 9 indication was </w:t>
            </w:r>
            <w:r w:rsidRPr="00671C8B">
              <w:tab/>
            </w:r>
            <w:r w:rsidRPr="00671C8B">
              <w:tab/>
            </w:r>
            <w:r w:rsidRPr="00671C8B">
              <w:tab/>
              <w:t xml:space="preserve">returned), a flash problem implies that the package has not been </w:t>
            </w:r>
            <w:r w:rsidRPr="00671C8B">
              <w:tab/>
            </w:r>
            <w:r w:rsidRPr="00671C8B">
              <w:tab/>
            </w:r>
            <w:r w:rsidRPr="00671C8B">
              <w:tab/>
            </w:r>
            <w:r w:rsidRPr="00671C8B">
              <w:tab/>
              <w:t>saved in the device</w:t>
            </w:r>
          </w:p>
          <w:p w14:paraId="69EB6999" w14:textId="77777777" w:rsidR="00AD6DB4" w:rsidRPr="00671C8B" w:rsidRDefault="00AD6DB4" w:rsidP="00166AF3">
            <w:pPr>
              <w:pStyle w:val="TableBody"/>
            </w:pPr>
            <w:r w:rsidRPr="00671C8B">
              <w:tab/>
            </w:r>
            <w:r w:rsidRPr="00671C8B">
              <w:tab/>
              <w:t>12</w:t>
            </w:r>
            <w:r w:rsidRPr="00671C8B">
              <w:tab/>
              <w:t xml:space="preserve">Downloaded package is certified to be sent by the AirPrime </w:t>
            </w:r>
            <w:r w:rsidRPr="00671C8B">
              <w:tab/>
            </w:r>
            <w:r w:rsidRPr="00671C8B">
              <w:tab/>
            </w:r>
            <w:r w:rsidRPr="00671C8B">
              <w:tab/>
            </w:r>
            <w:r w:rsidRPr="00671C8B">
              <w:tab/>
            </w:r>
            <w:r w:rsidRPr="00671C8B">
              <w:tab/>
              <w:t xml:space="preserve">Management </w:t>
            </w:r>
            <w:r w:rsidRPr="00671C8B">
              <w:tab/>
              <w:t>Services server</w:t>
            </w:r>
          </w:p>
          <w:p w14:paraId="073EF198" w14:textId="77777777" w:rsidR="00AD6DB4" w:rsidRPr="00671C8B" w:rsidRDefault="00AD6DB4" w:rsidP="00166AF3">
            <w:pPr>
              <w:pStyle w:val="TableBody"/>
            </w:pPr>
            <w:r w:rsidRPr="00671C8B">
              <w:tab/>
            </w:r>
            <w:r w:rsidRPr="00671C8B">
              <w:tab/>
              <w:t>13</w:t>
            </w:r>
            <w:r w:rsidRPr="00671C8B">
              <w:tab/>
              <w:t xml:space="preserve">Downloaded package is not certified to be sent by the AirPrime </w:t>
            </w:r>
            <w:r w:rsidRPr="00671C8B">
              <w:tab/>
            </w:r>
            <w:r w:rsidRPr="00671C8B">
              <w:tab/>
            </w:r>
            <w:r w:rsidRPr="00671C8B">
              <w:tab/>
            </w:r>
            <w:r w:rsidRPr="00671C8B">
              <w:tab/>
              <w:t>Management Services server</w:t>
            </w:r>
          </w:p>
          <w:p w14:paraId="14C713FC" w14:textId="77777777" w:rsidR="00AD6DB4" w:rsidRPr="00671C8B" w:rsidRDefault="00AD6DB4" w:rsidP="00166AF3">
            <w:pPr>
              <w:pStyle w:val="TableBody"/>
            </w:pPr>
            <w:r w:rsidRPr="00671C8B">
              <w:tab/>
            </w:r>
            <w:r w:rsidRPr="00671C8B">
              <w:tab/>
              <w:t>14</w:t>
            </w:r>
            <w:r w:rsidRPr="00671C8B">
              <w:tab/>
              <w:t>Update will be launched</w:t>
            </w:r>
          </w:p>
          <w:p w14:paraId="34567421" w14:textId="77777777" w:rsidR="00AD6DB4" w:rsidRPr="00671C8B" w:rsidRDefault="00AD6DB4" w:rsidP="00166AF3">
            <w:pPr>
              <w:pStyle w:val="TableBody"/>
            </w:pPr>
            <w:r w:rsidRPr="00671C8B">
              <w:tab/>
            </w:r>
            <w:r w:rsidRPr="00671C8B">
              <w:tab/>
              <w:t>15</w:t>
            </w:r>
            <w:r w:rsidRPr="00671C8B">
              <w:tab/>
              <w:t>OTA update client has finished unsuccessfully</w:t>
            </w:r>
          </w:p>
          <w:p w14:paraId="73B1D7B3" w14:textId="77777777" w:rsidR="00AD6DB4" w:rsidRPr="00671C8B" w:rsidRDefault="00AD6DB4" w:rsidP="00166AF3">
            <w:pPr>
              <w:pStyle w:val="TableBody"/>
            </w:pPr>
            <w:r w:rsidRPr="00671C8B">
              <w:tab/>
            </w:r>
            <w:r w:rsidRPr="00671C8B">
              <w:tab/>
              <w:t>16</w:t>
            </w:r>
            <w:r w:rsidRPr="00671C8B">
              <w:tab/>
              <w:t>OTA update client has finished successfully</w:t>
            </w:r>
          </w:p>
          <w:p w14:paraId="08ACD356" w14:textId="77777777" w:rsidR="00AD6DB4" w:rsidRPr="00671C8B" w:rsidRDefault="00AD6DB4" w:rsidP="00166AF3">
            <w:pPr>
              <w:pStyle w:val="TableBody"/>
            </w:pPr>
            <w:r w:rsidRPr="00671C8B">
              <w:tab/>
            </w:r>
            <w:r w:rsidRPr="00671C8B">
              <w:tab/>
              <w:t>17</w:t>
            </w:r>
            <w:r w:rsidRPr="00671C8B">
              <w:tab/>
              <w:t>A fallback mechanism was launched</w:t>
            </w:r>
          </w:p>
          <w:p w14:paraId="69342D88" w14:textId="77777777" w:rsidR="00AD6DB4" w:rsidRPr="00671C8B" w:rsidRDefault="00AD6DB4" w:rsidP="00166AF3">
            <w:pPr>
              <w:pStyle w:val="TableBody"/>
            </w:pPr>
            <w:r w:rsidRPr="00671C8B">
              <w:tab/>
            </w:r>
            <w:r w:rsidRPr="00671C8B">
              <w:tab/>
              <w:t>18</w:t>
            </w:r>
            <w:r w:rsidRPr="00671C8B">
              <w:tab/>
              <w:t xml:space="preserve">Download progress. This event is returned without &lt;Data&gt; parameter </w:t>
            </w:r>
            <w:r w:rsidRPr="00671C8B">
              <w:tab/>
            </w:r>
            <w:r w:rsidRPr="00671C8B">
              <w:tab/>
            </w:r>
            <w:r w:rsidRPr="00671C8B">
              <w:tab/>
            </w:r>
            <w:r w:rsidRPr="00671C8B">
              <w:tab/>
              <w:t xml:space="preserve">to indicate that a download starts. During the download, a percentage </w:t>
            </w:r>
            <w:r w:rsidRPr="00671C8B">
              <w:tab/>
            </w:r>
            <w:r w:rsidRPr="00671C8B">
              <w:tab/>
            </w:r>
            <w:r w:rsidRPr="00671C8B">
              <w:tab/>
            </w:r>
            <w:r w:rsidRPr="00671C8B">
              <w:tab/>
              <w:t>progress is indicated in &lt;Data&gt; parameter</w:t>
            </w:r>
          </w:p>
          <w:p w14:paraId="11C3A974" w14:textId="77777777" w:rsidR="00AD6DB4" w:rsidRPr="00671C8B" w:rsidRDefault="00AD6DB4" w:rsidP="00166AF3">
            <w:pPr>
              <w:pStyle w:val="TableBody"/>
            </w:pPr>
            <w:r w:rsidRPr="00671C8B">
              <w:tab/>
            </w:r>
            <w:r w:rsidRPr="00671C8B">
              <w:tab/>
              <w:t>19</w:t>
            </w:r>
            <w:r w:rsidRPr="00671C8B">
              <w:tab/>
              <w:t>Reserved</w:t>
            </w:r>
          </w:p>
          <w:p w14:paraId="1A4881F6" w14:textId="77777777" w:rsidR="00AD6DB4" w:rsidRPr="00671C8B" w:rsidRDefault="00AD6DB4" w:rsidP="00166AF3">
            <w:pPr>
              <w:pStyle w:val="TableBody"/>
            </w:pPr>
            <w:r w:rsidRPr="00671C8B">
              <w:tab/>
            </w:r>
            <w:r w:rsidRPr="00671C8B">
              <w:tab/>
              <w:t>20</w:t>
            </w:r>
            <w:r w:rsidRPr="00671C8B">
              <w:tab/>
            </w:r>
            <w:r>
              <w:t>Reserved</w:t>
            </w:r>
          </w:p>
          <w:p w14:paraId="6AAE8465" w14:textId="77777777" w:rsidR="00AD6DB4" w:rsidRPr="00671C8B" w:rsidRDefault="00AD6DB4" w:rsidP="00166AF3">
            <w:pPr>
              <w:pStyle w:val="TableBody"/>
            </w:pPr>
            <w:r w:rsidRPr="00671C8B">
              <w:tab/>
            </w:r>
            <w:r w:rsidRPr="00671C8B">
              <w:tab/>
              <w:t>21</w:t>
            </w:r>
            <w:r w:rsidRPr="00671C8B">
              <w:tab/>
              <w:t>A provision was made by the AirPrime Management Services server</w:t>
            </w:r>
          </w:p>
          <w:p w14:paraId="441A0237" w14:textId="77777777" w:rsidR="00AD6DB4" w:rsidRPr="00671C8B" w:rsidRDefault="00AD6DB4" w:rsidP="00166AF3">
            <w:pPr>
              <w:pStyle w:val="TableBody"/>
            </w:pPr>
            <w:r w:rsidRPr="00671C8B">
              <w:tab/>
            </w:r>
            <w:r w:rsidRPr="00671C8B">
              <w:tab/>
              <w:t>22</w:t>
            </w:r>
            <w:r w:rsidRPr="00671C8B">
              <w:tab/>
              <w:t>Reserved</w:t>
            </w:r>
          </w:p>
          <w:p w14:paraId="34D3C48F" w14:textId="77777777" w:rsidR="00AD6DB4" w:rsidRPr="00CA3F4B" w:rsidRDefault="00AD6DB4" w:rsidP="00166AF3">
            <w:pPr>
              <w:pStyle w:val="TableBody"/>
              <w:rPr>
                <w:sz w:val="12"/>
                <w:szCs w:val="12"/>
              </w:rPr>
            </w:pPr>
          </w:p>
          <w:p w14:paraId="3B286DDA" w14:textId="77777777" w:rsidR="00AD6DB4" w:rsidRPr="00671C8B" w:rsidRDefault="00AD6DB4" w:rsidP="00166AF3">
            <w:pPr>
              <w:pStyle w:val="TableBody"/>
            </w:pPr>
            <w:r w:rsidRPr="00671C8B">
              <w:rPr>
                <w:b/>
              </w:rPr>
              <w:t>&lt;Data&gt;</w:t>
            </w:r>
            <w:r w:rsidRPr="00671C8B">
              <w:tab/>
              <w:t>Specific data for some &lt;Event&gt;</w:t>
            </w:r>
          </w:p>
          <w:p w14:paraId="190B1E1D" w14:textId="77777777" w:rsidR="00AD6DB4" w:rsidRPr="00671C8B" w:rsidRDefault="00AD6DB4" w:rsidP="00166AF3">
            <w:pPr>
              <w:pStyle w:val="TableBody"/>
              <w:rPr>
                <w:sz w:val="20"/>
              </w:rPr>
            </w:pPr>
            <w:r w:rsidRPr="00671C8B">
              <w:t>For&lt;Event&gt;=9, &lt;Data&gt; indicates the package size in bytes, which will be downloaded</w:t>
            </w:r>
          </w:p>
          <w:p w14:paraId="5A8EF0D0" w14:textId="77777777" w:rsidR="00AD6DB4" w:rsidRPr="00CA3F4B" w:rsidRDefault="00AD6DB4" w:rsidP="00166AF3">
            <w:pPr>
              <w:pStyle w:val="TableBody"/>
              <w:rPr>
                <w:sz w:val="12"/>
                <w:szCs w:val="12"/>
              </w:rPr>
            </w:pPr>
          </w:p>
          <w:p w14:paraId="38B930D5" w14:textId="77777777" w:rsidR="00AD6DB4" w:rsidRPr="00671C8B" w:rsidRDefault="00AD6DB4" w:rsidP="00166AF3">
            <w:pPr>
              <w:pStyle w:val="TableBody"/>
            </w:pPr>
            <w:r w:rsidRPr="00671C8B">
              <w:t>For&lt;Event&gt;=17, &lt;Data&gt; indicates if the fallback was asked by the user or applied because a recovery was necessary</w:t>
            </w:r>
          </w:p>
          <w:p w14:paraId="339329FB" w14:textId="77777777" w:rsidR="00AD6DB4" w:rsidRPr="00671C8B" w:rsidRDefault="00AD6DB4" w:rsidP="00166AF3">
            <w:pPr>
              <w:pStyle w:val="TableBody"/>
            </w:pPr>
            <w:r w:rsidRPr="00671C8B">
              <w:t>0</w:t>
            </w:r>
            <w:r w:rsidRPr="00671C8B">
              <w:tab/>
              <w:t>Automatic recovery (a recovery mechanism was made)</w:t>
            </w:r>
          </w:p>
          <w:p w14:paraId="2FBE4A6A" w14:textId="77777777" w:rsidR="00AD6DB4" w:rsidRPr="00671C8B" w:rsidRDefault="00AD6DB4" w:rsidP="00166AF3">
            <w:pPr>
              <w:pStyle w:val="TableBody"/>
              <w:rPr>
                <w:snapToGrid w:val="0"/>
              </w:rPr>
            </w:pPr>
            <w:r w:rsidRPr="00671C8B">
              <w:t>1</w:t>
            </w:r>
            <w:r w:rsidRPr="00671C8B">
              <w:tab/>
              <w:t>Fallback asked by the user (see +WDSF for more information)</w:t>
            </w:r>
          </w:p>
          <w:p w14:paraId="3239A23F" w14:textId="77777777" w:rsidR="00AD6DB4" w:rsidRPr="00671C8B" w:rsidRDefault="00AD6DB4" w:rsidP="00166AF3">
            <w:pPr>
              <w:pStyle w:val="TableBody"/>
            </w:pPr>
          </w:p>
          <w:p w14:paraId="68120747" w14:textId="77777777" w:rsidR="00AD6DB4" w:rsidRPr="00671C8B" w:rsidRDefault="00AD6DB4" w:rsidP="00166AF3">
            <w:pPr>
              <w:pStyle w:val="TableBody"/>
            </w:pPr>
            <w:r w:rsidRPr="00671C8B">
              <w:t>For&lt;Event&gt;=18, &lt;Data&gt; indicates the download progress in percentage</w:t>
            </w:r>
          </w:p>
          <w:p w14:paraId="16AE1812" w14:textId="77777777" w:rsidR="00AD6DB4" w:rsidRPr="00671C8B" w:rsidRDefault="00AD6DB4" w:rsidP="00166AF3">
            <w:pPr>
              <w:pStyle w:val="TableBody"/>
            </w:pPr>
          </w:p>
          <w:p w14:paraId="2FDE25E2" w14:textId="77777777" w:rsidR="00AD6DB4" w:rsidRPr="00671C8B" w:rsidRDefault="00AD6DB4" w:rsidP="00166AF3">
            <w:pPr>
              <w:pStyle w:val="TableBody"/>
            </w:pPr>
            <w:r w:rsidRPr="00671C8B">
              <w:t>For&lt;Event&gt;=21, &lt;Data&gt; indicates the provisioned parameters</w:t>
            </w:r>
          </w:p>
          <w:p w14:paraId="7860238B" w14:textId="77777777" w:rsidR="00AD6DB4" w:rsidRPr="00671C8B" w:rsidRDefault="00AD6DB4" w:rsidP="00166AF3">
            <w:pPr>
              <w:pStyle w:val="TableBody"/>
            </w:pPr>
            <w:r w:rsidRPr="00671C8B">
              <w:t>0</w:t>
            </w:r>
            <w:r w:rsidRPr="00671C8B">
              <w:tab/>
              <w:t>Reserved</w:t>
            </w:r>
          </w:p>
          <w:p w14:paraId="1B408089" w14:textId="77777777" w:rsidR="00AD6DB4" w:rsidRPr="00671C8B" w:rsidRDefault="00AD6DB4" w:rsidP="00166AF3">
            <w:pPr>
              <w:pStyle w:val="TableBody"/>
            </w:pPr>
            <w:r w:rsidRPr="00671C8B">
              <w:t>1</w:t>
            </w:r>
            <w:r w:rsidRPr="00671C8B">
              <w:tab/>
              <w:t>Reserved</w:t>
            </w:r>
          </w:p>
          <w:p w14:paraId="148FD71F" w14:textId="77777777" w:rsidR="00AD6DB4" w:rsidRPr="00671C8B" w:rsidRDefault="00AD6DB4" w:rsidP="00166AF3">
            <w:pPr>
              <w:pStyle w:val="TableBody"/>
            </w:pPr>
            <w:r w:rsidRPr="00671C8B">
              <w:t>2</w:t>
            </w:r>
            <w:r w:rsidRPr="00671C8B">
              <w:tab/>
              <w:t>Reserved</w:t>
            </w:r>
          </w:p>
          <w:p w14:paraId="6D3C8172" w14:textId="77777777" w:rsidR="00AD6DB4" w:rsidRPr="00671C8B" w:rsidRDefault="00AD6DB4" w:rsidP="00166AF3">
            <w:pPr>
              <w:pStyle w:val="TableBody"/>
            </w:pPr>
            <w:r w:rsidRPr="00671C8B">
              <w:t>3</w:t>
            </w:r>
            <w:r w:rsidRPr="00671C8B">
              <w:tab/>
              <w:t>Reserved</w:t>
            </w:r>
          </w:p>
          <w:p w14:paraId="453EF3AA" w14:textId="77777777" w:rsidR="00AD6DB4" w:rsidRPr="00671C8B" w:rsidRDefault="00AD6DB4" w:rsidP="00166AF3">
            <w:pPr>
              <w:pStyle w:val="TableBody"/>
            </w:pPr>
            <w:r w:rsidRPr="00671C8B">
              <w:t>4</w:t>
            </w:r>
            <w:r w:rsidRPr="00671C8B">
              <w:tab/>
              <w:t>Reserved</w:t>
            </w:r>
          </w:p>
          <w:p w14:paraId="1B16A756" w14:textId="77777777" w:rsidR="00AD6DB4" w:rsidRPr="00671C8B" w:rsidRDefault="00AD6DB4" w:rsidP="00166AF3">
            <w:pPr>
              <w:pStyle w:val="TableBody"/>
            </w:pPr>
            <w:r w:rsidRPr="00671C8B">
              <w:t>5</w:t>
            </w:r>
            <w:r w:rsidRPr="00671C8B">
              <w:tab/>
              <w:t>Reserved</w:t>
            </w:r>
          </w:p>
          <w:p w14:paraId="4F1E5B45" w14:textId="77777777" w:rsidR="00AD6DB4" w:rsidRPr="00671C8B" w:rsidRDefault="00AD6DB4" w:rsidP="00166AF3">
            <w:pPr>
              <w:pStyle w:val="TableBody"/>
            </w:pPr>
            <w:r w:rsidRPr="00671C8B">
              <w:t>6</w:t>
            </w:r>
            <w:r w:rsidRPr="00671C8B">
              <w:tab/>
              <w:t>Reserved</w:t>
            </w:r>
          </w:p>
          <w:p w14:paraId="5AA0356A" w14:textId="77777777" w:rsidR="00AD6DB4" w:rsidRPr="00671C8B" w:rsidRDefault="00AD6DB4" w:rsidP="00166AF3">
            <w:pPr>
              <w:pStyle w:val="TableBody"/>
            </w:pPr>
            <w:r w:rsidRPr="00671C8B">
              <w:t>7</w:t>
            </w:r>
            <w:r w:rsidRPr="00671C8B">
              <w:tab/>
              <w:t>Reserved</w:t>
            </w:r>
          </w:p>
          <w:p w14:paraId="4F2E0B0F" w14:textId="77777777" w:rsidR="00AD6DB4" w:rsidRPr="00671C8B" w:rsidRDefault="00AD6DB4" w:rsidP="00166AF3">
            <w:pPr>
              <w:pStyle w:val="TableBody"/>
            </w:pPr>
            <w:r w:rsidRPr="00671C8B">
              <w:t>8</w:t>
            </w:r>
            <w:r w:rsidRPr="00671C8B">
              <w:tab/>
              <w:t>Reserved</w:t>
            </w:r>
          </w:p>
          <w:p w14:paraId="346B1957" w14:textId="77777777" w:rsidR="00AD6DB4" w:rsidRPr="00671C8B" w:rsidRDefault="00AD6DB4" w:rsidP="00166AF3">
            <w:pPr>
              <w:pStyle w:val="TableBody"/>
            </w:pPr>
            <w:r w:rsidRPr="00671C8B">
              <w:t>9</w:t>
            </w:r>
            <w:r w:rsidRPr="00671C8B">
              <w:tab/>
              <w:t>Device Service polling mode (see +WDSC command for more information)</w:t>
            </w:r>
          </w:p>
          <w:p w14:paraId="0BB7DEBF" w14:textId="77777777" w:rsidR="00AD6DB4" w:rsidRPr="00671C8B" w:rsidRDefault="00AD6DB4" w:rsidP="00166AF3">
            <w:pPr>
              <w:pStyle w:val="TableBody"/>
            </w:pPr>
            <w:r w:rsidRPr="00671C8B">
              <w:t>10</w:t>
            </w:r>
            <w:r w:rsidRPr="00671C8B">
              <w:tab/>
              <w:t>Reserved</w:t>
            </w:r>
          </w:p>
          <w:p w14:paraId="27E90B72" w14:textId="77777777" w:rsidR="00AD6DB4" w:rsidRPr="00671C8B" w:rsidRDefault="00AD6DB4" w:rsidP="00166AF3">
            <w:pPr>
              <w:pStyle w:val="TableBody"/>
            </w:pPr>
            <w:r w:rsidRPr="00671C8B">
              <w:t>11</w:t>
            </w:r>
            <w:r w:rsidRPr="00671C8B">
              <w:tab/>
              <w:t>Reserved</w:t>
            </w:r>
          </w:p>
          <w:p w14:paraId="3268E7E3" w14:textId="77777777" w:rsidR="00AD6DB4" w:rsidRPr="00671C8B" w:rsidRDefault="00AD6DB4" w:rsidP="00166AF3">
            <w:pPr>
              <w:pStyle w:val="TableBody"/>
            </w:pPr>
            <w:r w:rsidRPr="00671C8B">
              <w:t>12</w:t>
            </w:r>
            <w:r w:rsidRPr="00671C8B">
              <w:tab/>
              <w:t>Reserved</w:t>
            </w:r>
          </w:p>
          <w:p w14:paraId="7D94B046" w14:textId="77777777" w:rsidR="00AD6DB4" w:rsidRPr="00671C8B" w:rsidRDefault="00AD6DB4" w:rsidP="00166AF3">
            <w:pPr>
              <w:pStyle w:val="TableBody"/>
              <w:rPr>
                <w:u w:val="single"/>
              </w:rPr>
            </w:pPr>
            <w:r w:rsidRPr="00671C8B">
              <w:t>13</w:t>
            </w:r>
            <w:r w:rsidRPr="00671C8B">
              <w:tab/>
              <w:t>Reserved</w:t>
            </w:r>
          </w:p>
        </w:tc>
      </w:tr>
      <w:tr w:rsidR="00AD6DB4" w:rsidRPr="00671C8B" w14:paraId="0F884F78" w14:textId="77777777" w:rsidTr="000A6729">
        <w:trPr>
          <w:trHeight w:val="65"/>
        </w:trPr>
        <w:tc>
          <w:tcPr>
            <w:tcW w:w="2067" w:type="dxa"/>
          </w:tcPr>
          <w:p w14:paraId="1F9909A3" w14:textId="77777777" w:rsidR="00AD6DB4" w:rsidRPr="00671C8B" w:rsidRDefault="00AD6DB4" w:rsidP="00166AF3">
            <w:pPr>
              <w:pStyle w:val="TableBody"/>
              <w:rPr>
                <w:u w:val="single"/>
              </w:rPr>
            </w:pPr>
            <w:r w:rsidRPr="00671C8B">
              <w:rPr>
                <w:i/>
              </w:rPr>
              <w:t>Unsolicited Notification</w:t>
            </w:r>
          </w:p>
        </w:tc>
        <w:tc>
          <w:tcPr>
            <w:tcW w:w="6930" w:type="dxa"/>
          </w:tcPr>
          <w:p w14:paraId="4D137666" w14:textId="77777777" w:rsidR="00AD6DB4" w:rsidRPr="00671C8B" w:rsidRDefault="00AD6DB4" w:rsidP="00166AF3">
            <w:pPr>
              <w:pStyle w:val="TableBody"/>
              <w:rPr>
                <w:u w:val="single"/>
              </w:rPr>
            </w:pPr>
            <w:r w:rsidRPr="00671C8B">
              <w:rPr>
                <w:u w:val="single"/>
              </w:rPr>
              <w:t>Response</w:t>
            </w:r>
          </w:p>
          <w:p w14:paraId="7EB20C21" w14:textId="77777777" w:rsidR="00AD6DB4" w:rsidRPr="00671C8B" w:rsidRDefault="00AD6DB4" w:rsidP="00166AF3">
            <w:pPr>
              <w:pStyle w:val="TableBody"/>
              <w:rPr>
                <w:u w:val="single"/>
              </w:rPr>
            </w:pPr>
            <w:r w:rsidRPr="00671C8B">
              <w:rPr>
                <w:b/>
              </w:rPr>
              <w:t>+WDSI: &lt;Event&gt;[,&lt;Data&gt;]</w:t>
            </w:r>
          </w:p>
        </w:tc>
      </w:tr>
      <w:tr w:rsidR="00AD6DB4" w:rsidRPr="00671C8B" w14:paraId="4E18DE10" w14:textId="77777777" w:rsidTr="000A6729">
        <w:trPr>
          <w:trHeight w:val="815"/>
        </w:trPr>
        <w:tc>
          <w:tcPr>
            <w:tcW w:w="2067" w:type="dxa"/>
          </w:tcPr>
          <w:p w14:paraId="7B5D5D45" w14:textId="77777777" w:rsidR="00AD6DB4" w:rsidRPr="00671C8B" w:rsidRDefault="00AD6DB4" w:rsidP="00166AF3">
            <w:pPr>
              <w:pStyle w:val="TableBody"/>
              <w:rPr>
                <w:u w:val="single"/>
              </w:rPr>
            </w:pPr>
            <w:r w:rsidRPr="00671C8B">
              <w:rPr>
                <w:u w:val="single"/>
              </w:rPr>
              <w:t>Notes</w:t>
            </w:r>
          </w:p>
        </w:tc>
        <w:tc>
          <w:tcPr>
            <w:tcW w:w="6930" w:type="dxa"/>
          </w:tcPr>
          <w:p w14:paraId="47D0267D" w14:textId="77777777" w:rsidR="00AD6DB4" w:rsidRPr="00671C8B" w:rsidRDefault="00AD6DB4" w:rsidP="0059466D">
            <w:pPr>
              <w:pStyle w:val="TableBody"/>
              <w:numPr>
                <w:ilvl w:val="0"/>
                <w:numId w:val="49"/>
              </w:numPr>
            </w:pPr>
            <w:r w:rsidRPr="00671C8B">
              <w:t>This command is available when the embedded module has finished its initialization.</w:t>
            </w:r>
          </w:p>
          <w:p w14:paraId="17615E28" w14:textId="77777777" w:rsidR="00AD6DB4" w:rsidRPr="00671C8B" w:rsidRDefault="00AD6DB4" w:rsidP="0059466D">
            <w:pPr>
              <w:pStyle w:val="TableBody"/>
              <w:numPr>
                <w:ilvl w:val="0"/>
                <w:numId w:val="49"/>
              </w:numPr>
              <w:rPr>
                <w:u w:val="single"/>
              </w:rPr>
            </w:pPr>
            <w:r w:rsidRPr="00671C8B">
              <w:t>To receive +WDSI indications, Device Services should be activated (see +WDSG for more information).</w:t>
            </w:r>
          </w:p>
          <w:p w14:paraId="0D65E8B8" w14:textId="77777777" w:rsidR="00AD6DB4" w:rsidRPr="009872E1" w:rsidRDefault="00AD6DB4" w:rsidP="0059466D">
            <w:pPr>
              <w:pStyle w:val="TableBody"/>
              <w:numPr>
                <w:ilvl w:val="0"/>
                <w:numId w:val="49"/>
              </w:numPr>
            </w:pPr>
            <w:r w:rsidRPr="00671C8B">
              <w:t>&lt;Level&gt; is stored in non-</w:t>
            </w:r>
            <w:r w:rsidRPr="009872E1">
              <w:t>volatile memory. The default value can be restored using AT&amp;F.</w:t>
            </w:r>
          </w:p>
          <w:p w14:paraId="199D9990" w14:textId="77777777" w:rsidR="00AD6DB4" w:rsidRPr="00671C8B" w:rsidRDefault="00AD6DB4" w:rsidP="0059466D">
            <w:pPr>
              <w:pStyle w:val="TableBody"/>
              <w:numPr>
                <w:ilvl w:val="0"/>
                <w:numId w:val="49"/>
              </w:numPr>
              <w:rPr>
                <w:u w:val="single"/>
              </w:rPr>
            </w:pPr>
            <w:commentRangeStart w:id="23696"/>
            <w:r w:rsidRPr="001C1354">
              <w:t>When the AVMS status is updated, the +WDSI unsolicited response will be displayed according to the AVMS status change at the same time. If there is a power loss when the AVMS status is updating but it was updated successfully, the +WDSI unsolicited response may be lost.</w:t>
            </w:r>
            <w:commentRangeEnd w:id="23696"/>
            <w:r w:rsidRPr="001C1354">
              <w:rPr>
                <w:rStyle w:val="CommentReference"/>
                <w:sz w:val="18"/>
                <w:szCs w:val="24"/>
              </w:rPr>
              <w:commentReference w:id="23696"/>
            </w:r>
          </w:p>
        </w:tc>
      </w:tr>
      <w:tr w:rsidR="00AD6DB4" w:rsidRPr="00671C8B" w14:paraId="18C24AAD" w14:textId="77777777" w:rsidTr="000A6729">
        <w:trPr>
          <w:cantSplit w:val="0"/>
          <w:trHeight w:val="80"/>
        </w:trPr>
        <w:tc>
          <w:tcPr>
            <w:tcW w:w="2067" w:type="dxa"/>
          </w:tcPr>
          <w:p w14:paraId="2B0BE0DC" w14:textId="77777777" w:rsidR="00AD6DB4" w:rsidRPr="00671C8B" w:rsidRDefault="00AD6DB4" w:rsidP="00166AF3">
            <w:pPr>
              <w:pStyle w:val="TableBody"/>
              <w:rPr>
                <w:u w:val="single"/>
                <w:lang w:eastAsia="zh-CN"/>
              </w:rPr>
            </w:pPr>
            <w:r w:rsidRPr="00671C8B">
              <w:rPr>
                <w:u w:val="single"/>
              </w:rPr>
              <w:t>Examples</w:t>
            </w:r>
          </w:p>
          <w:p w14:paraId="01BE119F" w14:textId="77777777" w:rsidR="00AD6DB4" w:rsidRPr="00671C8B" w:rsidRDefault="00AD6DB4" w:rsidP="00166AF3">
            <w:pPr>
              <w:pStyle w:val="TableBody"/>
              <w:rPr>
                <w:b/>
              </w:rPr>
            </w:pPr>
          </w:p>
        </w:tc>
        <w:tc>
          <w:tcPr>
            <w:tcW w:w="6930" w:type="dxa"/>
          </w:tcPr>
          <w:p w14:paraId="73B6AEFD" w14:textId="77777777" w:rsidR="00AD6DB4" w:rsidRPr="00671C8B" w:rsidRDefault="00AD6DB4" w:rsidP="00166AF3">
            <w:pPr>
              <w:pStyle w:val="TableBody"/>
              <w:rPr>
                <w:b/>
              </w:rPr>
            </w:pPr>
            <w:r w:rsidRPr="00671C8B">
              <w:rPr>
                <w:b/>
              </w:rPr>
              <w:t>AT+WDSI=?</w:t>
            </w:r>
          </w:p>
          <w:p w14:paraId="426422E3" w14:textId="77777777" w:rsidR="00AD6DB4" w:rsidRPr="00671C8B" w:rsidRDefault="00AD6DB4" w:rsidP="00166AF3">
            <w:pPr>
              <w:pStyle w:val="commandreponse"/>
              <w:keepNext w:val="0"/>
              <w:rPr>
                <w:rFonts w:ascii="Arial" w:hAnsi="Arial" w:cs="Arial"/>
                <w:b/>
                <w:color w:val="3D3E40"/>
                <w:sz w:val="18"/>
                <w:lang w:eastAsia="ja-JP"/>
              </w:rPr>
            </w:pPr>
            <w:r w:rsidRPr="00671C8B">
              <w:rPr>
                <w:rFonts w:ascii="Arial" w:hAnsi="Arial" w:cs="Arial"/>
                <w:b/>
                <w:color w:val="3D3E40"/>
                <w:sz w:val="18"/>
                <w:lang w:eastAsia="ja-JP"/>
              </w:rPr>
              <w:t>+WDSI: (0-2047)</w:t>
            </w:r>
          </w:p>
          <w:p w14:paraId="169B3C81" w14:textId="77777777" w:rsidR="00AD6DB4" w:rsidRPr="00671C8B" w:rsidRDefault="00AD6DB4" w:rsidP="00166AF3">
            <w:pPr>
              <w:pStyle w:val="TableBody"/>
              <w:rPr>
                <w:b/>
              </w:rPr>
            </w:pPr>
            <w:r w:rsidRPr="00671C8B">
              <w:rPr>
                <w:b/>
              </w:rPr>
              <w:t>OK</w:t>
            </w:r>
          </w:p>
          <w:p w14:paraId="5C6CD2C4" w14:textId="77777777" w:rsidR="00AD6DB4" w:rsidRPr="00671C8B" w:rsidRDefault="00AD6DB4" w:rsidP="00166AF3">
            <w:pPr>
              <w:pStyle w:val="TableBody"/>
              <w:rPr>
                <w:b/>
              </w:rPr>
            </w:pPr>
          </w:p>
          <w:p w14:paraId="55DE81FE" w14:textId="77777777" w:rsidR="00AD6DB4" w:rsidRPr="00671C8B" w:rsidRDefault="00AD6DB4" w:rsidP="00166AF3">
            <w:pPr>
              <w:pStyle w:val="TableBody"/>
              <w:rPr>
                <w:b/>
              </w:rPr>
            </w:pPr>
            <w:r w:rsidRPr="00671C8B">
              <w:rPr>
                <w:b/>
              </w:rPr>
              <w:t>AT+WDSI?</w:t>
            </w:r>
          </w:p>
          <w:p w14:paraId="542DD07A" w14:textId="77777777" w:rsidR="00AD6DB4" w:rsidRPr="00671C8B" w:rsidRDefault="00AD6DB4" w:rsidP="00166AF3">
            <w:pPr>
              <w:pStyle w:val="TableBody"/>
              <w:rPr>
                <w:i/>
              </w:rPr>
            </w:pPr>
            <w:r w:rsidRPr="00671C8B">
              <w:rPr>
                <w:b/>
              </w:rPr>
              <w:t>+WDSI: 0</w:t>
            </w:r>
            <w:r w:rsidRPr="00671C8B">
              <w:rPr>
                <w:b/>
              </w:rPr>
              <w:tab/>
            </w:r>
            <w:r w:rsidRPr="00671C8B">
              <w:tab/>
            </w:r>
            <w:r w:rsidRPr="00671C8B">
              <w:tab/>
            </w:r>
            <w:r w:rsidRPr="00671C8B">
              <w:rPr>
                <w:i/>
              </w:rPr>
              <w:t>// All indications are deactivated</w:t>
            </w:r>
          </w:p>
          <w:p w14:paraId="7CA3C50A" w14:textId="77777777" w:rsidR="00AD6DB4" w:rsidRPr="00671C8B" w:rsidRDefault="00AD6DB4" w:rsidP="00166AF3">
            <w:pPr>
              <w:pStyle w:val="TableBody"/>
              <w:rPr>
                <w:b/>
              </w:rPr>
            </w:pPr>
            <w:r w:rsidRPr="00671C8B">
              <w:rPr>
                <w:b/>
              </w:rPr>
              <w:t>OK</w:t>
            </w:r>
          </w:p>
          <w:p w14:paraId="31CAFFFA" w14:textId="77777777" w:rsidR="00AD6DB4" w:rsidRPr="00671C8B" w:rsidRDefault="00AD6DB4" w:rsidP="00166AF3">
            <w:pPr>
              <w:pStyle w:val="TableBody"/>
            </w:pPr>
          </w:p>
          <w:p w14:paraId="53CAF0A9" w14:textId="77777777" w:rsidR="00AD6DB4" w:rsidRPr="00671C8B" w:rsidRDefault="00AD6DB4" w:rsidP="00166AF3">
            <w:pPr>
              <w:pStyle w:val="TableBody"/>
              <w:rPr>
                <w:b/>
              </w:rPr>
            </w:pPr>
            <w:r w:rsidRPr="00671C8B">
              <w:rPr>
                <w:b/>
              </w:rPr>
              <w:t>AT+WDSI=207</w:t>
            </w:r>
          </w:p>
          <w:p w14:paraId="2B7F713E" w14:textId="77777777" w:rsidR="00AD6DB4" w:rsidRPr="00671C8B" w:rsidRDefault="00AD6DB4" w:rsidP="00166AF3">
            <w:pPr>
              <w:pStyle w:val="TableBody"/>
              <w:rPr>
                <w:b/>
              </w:rPr>
            </w:pPr>
            <w:r w:rsidRPr="00671C8B">
              <w:rPr>
                <w:b/>
              </w:rPr>
              <w:t>OK</w:t>
            </w:r>
          </w:p>
          <w:p w14:paraId="532815F0" w14:textId="77777777" w:rsidR="00AD6DB4" w:rsidRPr="00671C8B" w:rsidRDefault="00AD6DB4" w:rsidP="00166AF3">
            <w:pPr>
              <w:pStyle w:val="TableBody"/>
              <w:rPr>
                <w:i/>
              </w:rPr>
            </w:pPr>
            <w:r w:rsidRPr="00671C8B">
              <w:rPr>
                <w:b/>
              </w:rPr>
              <w:t>+WDSI: 1</w:t>
            </w:r>
            <w:r w:rsidRPr="00671C8B">
              <w:tab/>
            </w:r>
            <w:r w:rsidRPr="00671C8B">
              <w:tab/>
            </w:r>
            <w:r w:rsidRPr="00671C8B">
              <w:tab/>
            </w:r>
            <w:r w:rsidRPr="00671C8B">
              <w:rPr>
                <w:i/>
              </w:rPr>
              <w:t xml:space="preserve">// The devices services server request a connection to the </w:t>
            </w:r>
            <w:r w:rsidRPr="00671C8B">
              <w:rPr>
                <w:i/>
              </w:rPr>
              <w:tab/>
            </w:r>
            <w:r w:rsidRPr="00671C8B">
              <w:rPr>
                <w:i/>
              </w:rPr>
              <w:tab/>
            </w:r>
            <w:r w:rsidRPr="00671C8B">
              <w:rPr>
                <w:i/>
              </w:rPr>
              <w:tab/>
            </w:r>
            <w:r w:rsidRPr="00671C8B">
              <w:rPr>
                <w:i/>
              </w:rPr>
              <w:tab/>
            </w:r>
            <w:r w:rsidRPr="00671C8B">
              <w:rPr>
                <w:i/>
              </w:rPr>
              <w:tab/>
              <w:t>// embedded module</w:t>
            </w:r>
          </w:p>
          <w:p w14:paraId="43DE7DCA" w14:textId="77777777" w:rsidR="00AD6DB4" w:rsidRPr="00671C8B" w:rsidRDefault="00AD6DB4" w:rsidP="00166AF3">
            <w:pPr>
              <w:pStyle w:val="TableBody"/>
              <w:rPr>
                <w:i/>
              </w:rPr>
            </w:pPr>
          </w:p>
          <w:p w14:paraId="498C93E9" w14:textId="77777777" w:rsidR="00AD6DB4" w:rsidRPr="00671C8B" w:rsidRDefault="00AD6DB4" w:rsidP="00166AF3">
            <w:pPr>
              <w:pStyle w:val="TableBody"/>
              <w:rPr>
                <w:b/>
                <w:i/>
              </w:rPr>
            </w:pPr>
            <w:r w:rsidRPr="00671C8B">
              <w:rPr>
                <w:b/>
              </w:rPr>
              <w:t>AT+WDSR=1</w:t>
            </w:r>
            <w:r w:rsidRPr="00671C8B">
              <w:rPr>
                <w:b/>
              </w:rPr>
              <w:tab/>
            </w:r>
            <w:r w:rsidRPr="00671C8B">
              <w:rPr>
                <w:b/>
              </w:rPr>
              <w:tab/>
            </w:r>
            <w:r w:rsidRPr="00671C8B">
              <w:rPr>
                <w:b/>
              </w:rPr>
              <w:tab/>
            </w:r>
            <w:r w:rsidRPr="00671C8B">
              <w:rPr>
                <w:b/>
                <w:i/>
              </w:rPr>
              <w:t>/</w:t>
            </w:r>
            <w:r w:rsidRPr="00671C8B">
              <w:rPr>
                <w:i/>
              </w:rPr>
              <w:t>/ Accept the connection</w:t>
            </w:r>
          </w:p>
          <w:p w14:paraId="31133035" w14:textId="77777777" w:rsidR="00AD6DB4" w:rsidRPr="00671C8B" w:rsidRDefault="00AD6DB4" w:rsidP="00166AF3">
            <w:pPr>
              <w:pStyle w:val="TableBody"/>
              <w:rPr>
                <w:b/>
              </w:rPr>
            </w:pPr>
            <w:r w:rsidRPr="00671C8B">
              <w:rPr>
                <w:b/>
              </w:rPr>
              <w:t>OK</w:t>
            </w:r>
          </w:p>
          <w:p w14:paraId="482D1D92" w14:textId="77777777" w:rsidR="00AD6DB4" w:rsidRPr="00671C8B" w:rsidRDefault="00AD6DB4" w:rsidP="00166AF3">
            <w:pPr>
              <w:pStyle w:val="TableBody"/>
              <w:rPr>
                <w:i/>
              </w:rPr>
            </w:pPr>
            <w:r w:rsidRPr="00671C8B">
              <w:rPr>
                <w:b/>
              </w:rPr>
              <w:t>+WDSI: 4</w:t>
            </w:r>
            <w:r w:rsidRPr="00671C8B">
              <w:tab/>
            </w:r>
            <w:r w:rsidRPr="00671C8B">
              <w:tab/>
            </w:r>
            <w:r w:rsidRPr="00671C8B">
              <w:tab/>
            </w:r>
            <w:r w:rsidRPr="00671C8B">
              <w:rPr>
                <w:i/>
              </w:rPr>
              <w:t xml:space="preserve">// The embedded module will send </w:t>
            </w:r>
            <w:r w:rsidRPr="00671C8B">
              <w:rPr>
                <w:i/>
              </w:rPr>
              <w:tab/>
              <w:t xml:space="preserve">the first data to the AirPrime </w:t>
            </w:r>
            <w:r w:rsidRPr="00671C8B">
              <w:rPr>
                <w:i/>
              </w:rPr>
              <w:tab/>
            </w:r>
            <w:r w:rsidRPr="00671C8B">
              <w:rPr>
                <w:i/>
              </w:rPr>
              <w:tab/>
            </w:r>
            <w:r w:rsidRPr="00671C8B">
              <w:rPr>
                <w:i/>
              </w:rPr>
              <w:tab/>
            </w:r>
            <w:r w:rsidRPr="00671C8B">
              <w:rPr>
                <w:i/>
              </w:rPr>
              <w:tab/>
              <w:t>// Management Services server</w:t>
            </w:r>
          </w:p>
          <w:p w14:paraId="05D44C59" w14:textId="77777777" w:rsidR="00AD6DB4" w:rsidRPr="00671C8B" w:rsidRDefault="00AD6DB4" w:rsidP="00166AF3">
            <w:pPr>
              <w:pStyle w:val="TableBody"/>
              <w:rPr>
                <w:i/>
              </w:rPr>
            </w:pPr>
            <w:r w:rsidRPr="00671C8B">
              <w:rPr>
                <w:b/>
              </w:rPr>
              <w:t>+WDSI: 6</w:t>
            </w:r>
            <w:r w:rsidRPr="00671C8B">
              <w:tab/>
            </w:r>
            <w:r w:rsidRPr="00671C8B">
              <w:tab/>
            </w:r>
            <w:r w:rsidRPr="00671C8B">
              <w:tab/>
            </w:r>
            <w:r w:rsidRPr="00671C8B">
              <w:rPr>
                <w:i/>
              </w:rPr>
              <w:t>// The authentication succeeded</w:t>
            </w:r>
          </w:p>
          <w:p w14:paraId="3C81B1CC" w14:textId="77777777" w:rsidR="00AD6DB4" w:rsidRPr="00671C8B" w:rsidRDefault="00AD6DB4" w:rsidP="00166AF3">
            <w:pPr>
              <w:pStyle w:val="TableBody"/>
              <w:rPr>
                <w:i/>
              </w:rPr>
            </w:pPr>
            <w:r w:rsidRPr="00671C8B">
              <w:rPr>
                <w:b/>
              </w:rPr>
              <w:t>+WDSI: 8</w:t>
            </w:r>
            <w:r w:rsidRPr="00671C8B">
              <w:tab/>
            </w:r>
            <w:r w:rsidRPr="00671C8B">
              <w:tab/>
            </w:r>
            <w:r w:rsidRPr="00671C8B">
              <w:tab/>
            </w:r>
            <w:r w:rsidRPr="00671C8B">
              <w:rPr>
                <w:i/>
              </w:rPr>
              <w:t>// The session with the server is over</w:t>
            </w:r>
          </w:p>
          <w:p w14:paraId="568EB32E" w14:textId="77777777" w:rsidR="00AD6DB4" w:rsidRPr="00671C8B" w:rsidRDefault="00AD6DB4" w:rsidP="00166AF3">
            <w:pPr>
              <w:pStyle w:val="TableBody"/>
              <w:rPr>
                <w:i/>
              </w:rPr>
            </w:pPr>
            <w:r w:rsidRPr="00671C8B">
              <w:rPr>
                <w:b/>
              </w:rPr>
              <w:t>+WDSI: 9,1000</w:t>
            </w:r>
            <w:r w:rsidRPr="00671C8B">
              <w:tab/>
            </w:r>
            <w:r w:rsidRPr="00671C8B">
              <w:tab/>
            </w:r>
            <w:r w:rsidRPr="00671C8B">
              <w:rPr>
                <w:i/>
              </w:rPr>
              <w:t>// A package will be downloaded, the size is 1kbytes</w:t>
            </w:r>
          </w:p>
          <w:p w14:paraId="3B7CBDE8" w14:textId="77777777" w:rsidR="00AD6DB4" w:rsidRPr="00671C8B" w:rsidRDefault="00AD6DB4" w:rsidP="00166AF3">
            <w:pPr>
              <w:pStyle w:val="TableBody"/>
              <w:rPr>
                <w:i/>
              </w:rPr>
            </w:pPr>
            <w:r w:rsidRPr="00671C8B">
              <w:rPr>
                <w:b/>
              </w:rPr>
              <w:t>+WDSI: 18,</w:t>
            </w:r>
            <w:r>
              <w:rPr>
                <w:b/>
              </w:rPr>
              <w:t>“</w:t>
            </w:r>
            <w:r w:rsidRPr="00671C8B">
              <w:rPr>
                <w:b/>
              </w:rPr>
              <w:t>1%”</w:t>
            </w:r>
            <w:r w:rsidRPr="00671C8B">
              <w:tab/>
            </w:r>
            <w:r w:rsidRPr="00671C8B">
              <w:tab/>
            </w:r>
            <w:r w:rsidRPr="00671C8B">
              <w:rPr>
                <w:i/>
              </w:rPr>
              <w:t>// 1% was downloaded</w:t>
            </w:r>
          </w:p>
          <w:p w14:paraId="3B8E5116" w14:textId="77777777" w:rsidR="00AD6DB4" w:rsidRPr="00671C8B" w:rsidRDefault="00AD6DB4" w:rsidP="00166AF3">
            <w:pPr>
              <w:pStyle w:val="TableBody"/>
              <w:rPr>
                <w:i/>
              </w:rPr>
            </w:pPr>
            <w:r w:rsidRPr="00671C8B">
              <w:rPr>
                <w:b/>
              </w:rPr>
              <w:t>+WDSI: 18,</w:t>
            </w:r>
            <w:r>
              <w:rPr>
                <w:b/>
              </w:rPr>
              <w:t>“</w:t>
            </w:r>
            <w:r w:rsidRPr="00671C8B">
              <w:rPr>
                <w:b/>
              </w:rPr>
              <w:t>100%”</w:t>
            </w:r>
            <w:r w:rsidRPr="00671C8B">
              <w:rPr>
                <w:b/>
              </w:rPr>
              <w:tab/>
            </w:r>
            <w:r w:rsidRPr="00671C8B">
              <w:rPr>
                <w:b/>
              </w:rPr>
              <w:tab/>
            </w:r>
            <w:r w:rsidRPr="00671C8B">
              <w:rPr>
                <w:i/>
              </w:rPr>
              <w:t xml:space="preserve">// The whole package was </w:t>
            </w:r>
            <w:r w:rsidRPr="00671C8B">
              <w:rPr>
                <w:i/>
              </w:rPr>
              <w:tab/>
              <w:t>downloaded</w:t>
            </w:r>
          </w:p>
          <w:p w14:paraId="5DC990BB" w14:textId="77777777" w:rsidR="00AD6DB4" w:rsidRPr="00671C8B" w:rsidRDefault="00AD6DB4" w:rsidP="00166AF3">
            <w:pPr>
              <w:pStyle w:val="TableBody"/>
              <w:rPr>
                <w:b/>
              </w:rPr>
            </w:pPr>
            <w:r w:rsidRPr="00671C8B">
              <w:rPr>
                <w:b/>
              </w:rPr>
              <w:t>+WDSI: 10</w:t>
            </w:r>
            <w:r w:rsidRPr="00671C8B">
              <w:rPr>
                <w:b/>
              </w:rPr>
              <w:tab/>
            </w:r>
            <w:r w:rsidRPr="00671C8B">
              <w:tab/>
            </w:r>
            <w:r w:rsidRPr="00671C8B">
              <w:tab/>
            </w:r>
            <w:r w:rsidRPr="00671C8B">
              <w:rPr>
                <w:i/>
              </w:rPr>
              <w:t>// The whole package was stored in flash</w:t>
            </w:r>
          </w:p>
        </w:tc>
      </w:tr>
    </w:tbl>
    <w:p w14:paraId="70B7822C" w14:textId="77777777" w:rsidR="00AD6DB4" w:rsidRDefault="00AD6DB4" w:rsidP="0059466D">
      <w:pPr>
        <w:pStyle w:val="Heading2"/>
        <w:numPr>
          <w:ilvl w:val="1"/>
          <w:numId w:val="11"/>
        </w:numPr>
        <w:ind w:left="1080" w:hanging="1080"/>
      </w:pPr>
      <w:bookmarkStart w:id="23697" w:name="_Toc364183957"/>
      <w:bookmarkStart w:id="23698" w:name="_Toc367724483"/>
      <w:bookmarkStart w:id="23699" w:name="_Ref369094959"/>
      <w:bookmarkStart w:id="23700" w:name="_Toc368586248"/>
      <w:bookmarkStart w:id="23701" w:name="_Ref393184922"/>
      <w:bookmarkStart w:id="23702" w:name="_Ref393184924"/>
      <w:bookmarkStart w:id="23703" w:name="_Toc417632415"/>
      <w:bookmarkStart w:id="23704" w:name="_Toc448912373"/>
      <w:bookmarkStart w:id="23705" w:name="_Toc486251814"/>
      <w:bookmarkStart w:id="23706" w:name="_Toc489462243"/>
      <w:r w:rsidRPr="00671C8B">
        <w:t>+WDSR Command: Device Services Reply</w:t>
      </w:r>
      <w:bookmarkEnd w:id="23697"/>
      <w:bookmarkEnd w:id="23698"/>
      <w:bookmarkEnd w:id="23699"/>
      <w:bookmarkEnd w:id="23700"/>
      <w:bookmarkEnd w:id="23701"/>
      <w:bookmarkEnd w:id="23702"/>
      <w:bookmarkEnd w:id="23703"/>
      <w:bookmarkEnd w:id="23704"/>
      <w:bookmarkEnd w:id="23705"/>
      <w:bookmarkEnd w:id="23706"/>
    </w:p>
    <w:tbl>
      <w:tblPr>
        <w:tblStyle w:val="TableSWIleft"/>
        <w:tblW w:w="8997" w:type="dxa"/>
        <w:tblLayout w:type="fixed"/>
        <w:tblLook w:val="04A0" w:firstRow="1" w:lastRow="0" w:firstColumn="1" w:lastColumn="0" w:noHBand="0" w:noVBand="1"/>
      </w:tblPr>
      <w:tblGrid>
        <w:gridCol w:w="1887"/>
        <w:gridCol w:w="7110"/>
      </w:tblGrid>
      <w:tr w:rsidR="00AD6DB4" w:rsidRPr="00671C8B" w14:paraId="4F815343" w14:textId="77777777" w:rsidTr="003C064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4B09BC15" w14:textId="73974B98" w:rsidR="00AD6DB4" w:rsidRPr="00671C8B" w:rsidRDefault="00AD6DB4">
            <w:pPr>
              <w:pStyle w:val="TableRowHead"/>
              <w:spacing w:before="144" w:after="144"/>
              <w:rPr>
                <w:bCs w:val="0"/>
              </w:rPr>
            </w:pPr>
            <w:del w:id="23707" w:author="Alban Roche" w:date="2017-08-02T14:40:00Z">
              <w:r w:rsidDel="00F22490">
                <w:delText>HL7618, HL7618RD, HL7648, HL7650, HL7688, HL7690 and HL7692</w:delText>
              </w:r>
            </w:del>
            <w:ins w:id="23708" w:author="Alban Roche" w:date="2017-08-02T14:40:00Z">
              <w:r w:rsidR="00F22490">
                <w:t>HL7800</w:t>
              </w:r>
            </w:ins>
          </w:p>
        </w:tc>
      </w:tr>
      <w:tr w:rsidR="00AD6DB4" w:rsidRPr="00671C8B" w14:paraId="376A4FB2" w14:textId="77777777" w:rsidTr="000A6729">
        <w:trPr>
          <w:trHeight w:val="978"/>
        </w:trPr>
        <w:tc>
          <w:tcPr>
            <w:tcW w:w="1887" w:type="dxa"/>
          </w:tcPr>
          <w:p w14:paraId="2F63FED1" w14:textId="77777777" w:rsidR="00AD6DB4" w:rsidRPr="00671C8B" w:rsidRDefault="00AD6DB4" w:rsidP="00166AF3">
            <w:pPr>
              <w:pStyle w:val="TableBody"/>
              <w:rPr>
                <w:i/>
              </w:rPr>
            </w:pPr>
            <w:r w:rsidRPr="00671C8B">
              <w:rPr>
                <w:i/>
              </w:rPr>
              <w:t>Test command</w:t>
            </w:r>
          </w:p>
          <w:p w14:paraId="2A336AB9" w14:textId="77777777" w:rsidR="00AD6DB4" w:rsidRPr="00671C8B" w:rsidRDefault="00AD6DB4" w:rsidP="00166AF3">
            <w:pPr>
              <w:pStyle w:val="TableBody"/>
            </w:pPr>
          </w:p>
          <w:p w14:paraId="11920A09" w14:textId="77777777" w:rsidR="00AD6DB4" w:rsidRPr="00671C8B" w:rsidRDefault="00AD6DB4" w:rsidP="00166AF3">
            <w:pPr>
              <w:pStyle w:val="TableBody"/>
              <w:rPr>
                <w:u w:val="single"/>
              </w:rPr>
            </w:pPr>
            <w:r w:rsidRPr="00671C8B">
              <w:rPr>
                <w:u w:val="single"/>
              </w:rPr>
              <w:t>Syntax</w:t>
            </w:r>
          </w:p>
          <w:p w14:paraId="2A97B20B" w14:textId="77777777" w:rsidR="00AD6DB4" w:rsidRPr="00671C8B" w:rsidRDefault="00AD6DB4" w:rsidP="00166AF3">
            <w:pPr>
              <w:pStyle w:val="TableBody"/>
              <w:rPr>
                <w:b/>
              </w:rPr>
            </w:pPr>
            <w:r w:rsidRPr="00671C8B">
              <w:rPr>
                <w:b/>
              </w:rPr>
              <w:t>AT+WDSR=?</w:t>
            </w:r>
          </w:p>
        </w:tc>
        <w:tc>
          <w:tcPr>
            <w:tcW w:w="7110" w:type="dxa"/>
          </w:tcPr>
          <w:p w14:paraId="1896215F" w14:textId="77777777" w:rsidR="00AD6DB4" w:rsidRPr="00671C8B" w:rsidRDefault="00AD6DB4" w:rsidP="00166AF3">
            <w:pPr>
              <w:pStyle w:val="TableBody"/>
              <w:rPr>
                <w:u w:val="single"/>
              </w:rPr>
            </w:pPr>
          </w:p>
          <w:p w14:paraId="528AF707" w14:textId="77777777" w:rsidR="00AD6DB4" w:rsidRPr="00671C8B" w:rsidRDefault="00AD6DB4" w:rsidP="00166AF3">
            <w:pPr>
              <w:pStyle w:val="TableBody"/>
              <w:rPr>
                <w:u w:val="single"/>
              </w:rPr>
            </w:pPr>
          </w:p>
          <w:p w14:paraId="3833A641" w14:textId="77777777" w:rsidR="00AD6DB4" w:rsidRPr="00671C8B" w:rsidRDefault="00AD6DB4" w:rsidP="00166AF3">
            <w:pPr>
              <w:pStyle w:val="TableBody"/>
              <w:rPr>
                <w:u w:val="single"/>
              </w:rPr>
            </w:pPr>
            <w:r w:rsidRPr="00671C8B">
              <w:rPr>
                <w:u w:val="single"/>
              </w:rPr>
              <w:t>Response</w:t>
            </w:r>
          </w:p>
          <w:p w14:paraId="307DD5DE" w14:textId="77777777" w:rsidR="00AD6DB4" w:rsidRPr="00671C8B" w:rsidRDefault="00AD6DB4" w:rsidP="00166AF3">
            <w:pPr>
              <w:pStyle w:val="TableBody"/>
            </w:pPr>
            <w:r w:rsidRPr="00671C8B">
              <w:rPr>
                <w:b/>
              </w:rPr>
              <w:t>+WDSR:</w:t>
            </w:r>
            <w:r w:rsidRPr="00671C8B">
              <w:t xml:space="preserve"> (list of supported </w:t>
            </w:r>
            <w:r w:rsidRPr="00671C8B">
              <w:rPr>
                <w:b/>
              </w:rPr>
              <w:t>&lt;Reply&gt;</w:t>
            </w:r>
            <w:r w:rsidRPr="00671C8B">
              <w:t xml:space="preserve">s),(list of supported </w:t>
            </w:r>
            <w:r w:rsidRPr="00671C8B">
              <w:rPr>
                <w:b/>
              </w:rPr>
              <w:t>&lt;Timer&gt;</w:t>
            </w:r>
            <w:r w:rsidRPr="00671C8B">
              <w:t>s)</w:t>
            </w:r>
          </w:p>
          <w:p w14:paraId="66827FB6" w14:textId="77777777" w:rsidR="00AD6DB4" w:rsidRPr="00671C8B" w:rsidRDefault="00AD6DB4" w:rsidP="00166AF3">
            <w:pPr>
              <w:pStyle w:val="TableBody"/>
            </w:pPr>
            <w:r w:rsidRPr="00671C8B">
              <w:rPr>
                <w:b/>
              </w:rPr>
              <w:t>OK</w:t>
            </w:r>
          </w:p>
        </w:tc>
      </w:tr>
      <w:tr w:rsidR="00AD6DB4" w:rsidRPr="00671C8B" w14:paraId="7F9441DE" w14:textId="77777777" w:rsidTr="000A6729">
        <w:trPr>
          <w:cantSplit w:val="0"/>
          <w:trHeight w:val="815"/>
        </w:trPr>
        <w:tc>
          <w:tcPr>
            <w:tcW w:w="1887" w:type="dxa"/>
          </w:tcPr>
          <w:p w14:paraId="04802CB2" w14:textId="77777777" w:rsidR="00AD6DB4" w:rsidRPr="00671C8B" w:rsidRDefault="00AD6DB4" w:rsidP="00166AF3">
            <w:pPr>
              <w:pStyle w:val="TableBody"/>
              <w:rPr>
                <w:i/>
              </w:rPr>
            </w:pPr>
            <w:r w:rsidRPr="00671C8B">
              <w:rPr>
                <w:i/>
              </w:rPr>
              <w:t>Write command</w:t>
            </w:r>
          </w:p>
          <w:p w14:paraId="443F51A6" w14:textId="77777777" w:rsidR="00AD6DB4" w:rsidRPr="00671C8B" w:rsidRDefault="00AD6DB4" w:rsidP="00166AF3">
            <w:pPr>
              <w:pStyle w:val="TableBody"/>
            </w:pPr>
          </w:p>
          <w:p w14:paraId="4C2C34DB" w14:textId="77777777" w:rsidR="00AD6DB4" w:rsidRPr="00671C8B" w:rsidRDefault="00AD6DB4" w:rsidP="00166AF3">
            <w:pPr>
              <w:pStyle w:val="TableBody"/>
              <w:rPr>
                <w:u w:val="single"/>
              </w:rPr>
            </w:pPr>
            <w:r w:rsidRPr="00671C8B">
              <w:rPr>
                <w:u w:val="single"/>
              </w:rPr>
              <w:t>Syntax</w:t>
            </w:r>
          </w:p>
          <w:p w14:paraId="56F49072" w14:textId="77777777" w:rsidR="00AD6DB4" w:rsidRPr="00671C8B" w:rsidRDefault="00AD6DB4" w:rsidP="00166AF3">
            <w:pPr>
              <w:pStyle w:val="TableBody"/>
              <w:rPr>
                <w:b/>
              </w:rPr>
            </w:pPr>
            <w:r w:rsidRPr="00671C8B">
              <w:rPr>
                <w:b/>
              </w:rPr>
              <w:t>AT+WDSR=</w:t>
            </w:r>
            <w:r w:rsidRPr="00671C8B">
              <w:rPr>
                <w:b/>
              </w:rPr>
              <w:br/>
              <w:t>&lt;Reply&gt;</w:t>
            </w:r>
            <w:r w:rsidRPr="00671C8B">
              <w:rPr>
                <w:b/>
              </w:rPr>
              <w:br/>
              <w:t>[,&lt;Timer&gt;]</w:t>
            </w:r>
          </w:p>
        </w:tc>
        <w:tc>
          <w:tcPr>
            <w:tcW w:w="7110" w:type="dxa"/>
          </w:tcPr>
          <w:p w14:paraId="7F564BEA" w14:textId="77777777" w:rsidR="00AD6DB4" w:rsidRPr="00671C8B" w:rsidRDefault="00AD6DB4" w:rsidP="00166AF3">
            <w:pPr>
              <w:pStyle w:val="TableBody"/>
              <w:rPr>
                <w:u w:val="single"/>
              </w:rPr>
            </w:pPr>
          </w:p>
          <w:p w14:paraId="2CAB3C6E" w14:textId="77777777" w:rsidR="00AD6DB4" w:rsidRPr="00671C8B" w:rsidRDefault="00AD6DB4" w:rsidP="00166AF3">
            <w:pPr>
              <w:pStyle w:val="TableBody"/>
              <w:rPr>
                <w:u w:val="single"/>
              </w:rPr>
            </w:pPr>
          </w:p>
          <w:p w14:paraId="403A1B82" w14:textId="77777777" w:rsidR="00AD6DB4" w:rsidRPr="00671C8B" w:rsidRDefault="00AD6DB4" w:rsidP="00166AF3">
            <w:pPr>
              <w:pStyle w:val="TableBody"/>
              <w:rPr>
                <w:u w:val="single"/>
              </w:rPr>
            </w:pPr>
            <w:r w:rsidRPr="00671C8B">
              <w:rPr>
                <w:u w:val="single"/>
              </w:rPr>
              <w:t>Response</w:t>
            </w:r>
          </w:p>
          <w:p w14:paraId="103E1203" w14:textId="77777777" w:rsidR="00AD6DB4" w:rsidRPr="00671C8B" w:rsidRDefault="00AD6DB4" w:rsidP="00166AF3">
            <w:pPr>
              <w:pStyle w:val="TableBody"/>
              <w:rPr>
                <w:b/>
                <w:snapToGrid w:val="0"/>
              </w:rPr>
            </w:pPr>
            <w:r w:rsidRPr="00671C8B">
              <w:rPr>
                <w:b/>
                <w:snapToGrid w:val="0"/>
              </w:rPr>
              <w:t>OK</w:t>
            </w:r>
          </w:p>
          <w:p w14:paraId="3845B104" w14:textId="77777777" w:rsidR="00AD6DB4" w:rsidRPr="00671C8B" w:rsidRDefault="00AD6DB4" w:rsidP="00166AF3">
            <w:pPr>
              <w:pStyle w:val="TableBody"/>
              <w:rPr>
                <w:snapToGrid w:val="0"/>
              </w:rPr>
            </w:pPr>
          </w:p>
          <w:p w14:paraId="64A4BB92" w14:textId="77777777" w:rsidR="00AD6DB4" w:rsidRPr="00671C8B" w:rsidRDefault="00AD6DB4" w:rsidP="00166AF3">
            <w:pPr>
              <w:pStyle w:val="TableBody"/>
              <w:rPr>
                <w:snapToGrid w:val="0"/>
              </w:rPr>
            </w:pPr>
            <w:r w:rsidRPr="00671C8B">
              <w:rPr>
                <w:snapToGrid w:val="0"/>
              </w:rPr>
              <w:t>or</w:t>
            </w:r>
          </w:p>
          <w:p w14:paraId="1EBCB711" w14:textId="77777777" w:rsidR="00AD6DB4" w:rsidRPr="00671C8B" w:rsidRDefault="00AD6DB4" w:rsidP="00166AF3">
            <w:pPr>
              <w:pStyle w:val="TableBody"/>
              <w:rPr>
                <w:b/>
              </w:rPr>
            </w:pPr>
            <w:r w:rsidRPr="00671C8B">
              <w:rPr>
                <w:b/>
              </w:rPr>
              <w:t>+CME ERROR &lt;err&gt;</w:t>
            </w:r>
          </w:p>
          <w:p w14:paraId="48C7D7A6" w14:textId="77777777" w:rsidR="00AD6DB4" w:rsidRPr="00671C8B" w:rsidRDefault="00AD6DB4" w:rsidP="00166AF3">
            <w:pPr>
              <w:pStyle w:val="TableBody"/>
              <w:rPr>
                <w:u w:val="single"/>
              </w:rPr>
            </w:pPr>
          </w:p>
          <w:p w14:paraId="35A8D84B" w14:textId="77777777" w:rsidR="00AD6DB4" w:rsidRPr="00671C8B" w:rsidRDefault="00AD6DB4" w:rsidP="00166AF3">
            <w:pPr>
              <w:pStyle w:val="TableBody"/>
              <w:rPr>
                <w:u w:val="single"/>
                <w:lang w:eastAsia="zh-CN"/>
              </w:rPr>
            </w:pPr>
            <w:r w:rsidRPr="00671C8B">
              <w:rPr>
                <w:u w:val="single"/>
              </w:rPr>
              <w:t>Parameters</w:t>
            </w:r>
          </w:p>
          <w:p w14:paraId="297E78AF" w14:textId="77777777" w:rsidR="00AD6DB4" w:rsidRPr="00671C8B" w:rsidRDefault="00AD6DB4" w:rsidP="00166AF3">
            <w:pPr>
              <w:pStyle w:val="TableBody"/>
            </w:pPr>
            <w:r w:rsidRPr="00671C8B">
              <w:rPr>
                <w:b/>
              </w:rPr>
              <w:t>&lt;Reply&gt;</w:t>
            </w:r>
            <w:r w:rsidRPr="00671C8B">
              <w:tab/>
              <w:t>R</w:t>
            </w:r>
            <w:r>
              <w:t>eply to user agreement request</w:t>
            </w:r>
          </w:p>
          <w:p w14:paraId="73E89754" w14:textId="77777777" w:rsidR="00AD6DB4" w:rsidRPr="00671C8B" w:rsidRDefault="00AD6DB4" w:rsidP="00166AF3">
            <w:pPr>
              <w:pStyle w:val="TableBody"/>
            </w:pPr>
            <w:r w:rsidRPr="00671C8B">
              <w:t>0</w:t>
            </w:r>
            <w:r w:rsidRPr="00671C8B">
              <w:tab/>
              <w:t>Delay or refuse the connection to the server</w:t>
            </w:r>
          </w:p>
          <w:p w14:paraId="3D0275D7" w14:textId="77777777" w:rsidR="00AD6DB4" w:rsidRPr="00671C8B" w:rsidRDefault="00AD6DB4" w:rsidP="00166AF3">
            <w:pPr>
              <w:pStyle w:val="TableBody"/>
            </w:pPr>
            <w:r w:rsidRPr="00671C8B">
              <w:t>1</w:t>
            </w:r>
            <w:r w:rsidRPr="00671C8B">
              <w:tab/>
              <w:t>Accept the connection to the server</w:t>
            </w:r>
          </w:p>
          <w:p w14:paraId="226F8A8E" w14:textId="77777777" w:rsidR="00AD6DB4" w:rsidRPr="00671C8B" w:rsidRDefault="00AD6DB4" w:rsidP="00166AF3">
            <w:pPr>
              <w:pStyle w:val="TableBody"/>
            </w:pPr>
            <w:r w:rsidRPr="00671C8B">
              <w:t>2</w:t>
            </w:r>
            <w:r w:rsidRPr="00671C8B">
              <w:tab/>
              <w:t>Delay or refuse the download</w:t>
            </w:r>
          </w:p>
          <w:p w14:paraId="2C232E12" w14:textId="77777777" w:rsidR="00AD6DB4" w:rsidRPr="00671C8B" w:rsidRDefault="00AD6DB4" w:rsidP="00166AF3">
            <w:pPr>
              <w:pStyle w:val="TableBody"/>
            </w:pPr>
            <w:r w:rsidRPr="00671C8B">
              <w:t>3</w:t>
            </w:r>
            <w:r w:rsidRPr="00671C8B">
              <w:tab/>
              <w:t>Accept the download</w:t>
            </w:r>
          </w:p>
          <w:p w14:paraId="5CAB4320" w14:textId="77777777" w:rsidR="00AD6DB4" w:rsidRPr="00671C8B" w:rsidRDefault="00AD6DB4" w:rsidP="00166AF3">
            <w:pPr>
              <w:pStyle w:val="TableBody"/>
            </w:pPr>
            <w:r w:rsidRPr="00671C8B">
              <w:t>4</w:t>
            </w:r>
            <w:r w:rsidRPr="00671C8B">
              <w:tab/>
              <w:t>Accept the install</w:t>
            </w:r>
          </w:p>
          <w:p w14:paraId="313B139E" w14:textId="77777777" w:rsidR="00AD6DB4" w:rsidRPr="00671C8B" w:rsidRDefault="00AD6DB4" w:rsidP="00166AF3">
            <w:pPr>
              <w:pStyle w:val="TableBody"/>
            </w:pPr>
            <w:r w:rsidRPr="00671C8B">
              <w:t>5</w:t>
            </w:r>
            <w:r w:rsidRPr="00671C8B">
              <w:tab/>
              <w:t>Delay the install</w:t>
            </w:r>
          </w:p>
          <w:p w14:paraId="426C6AF1" w14:textId="77777777" w:rsidR="00AD6DB4" w:rsidRPr="00671C8B" w:rsidRDefault="00AD6DB4" w:rsidP="00166AF3">
            <w:pPr>
              <w:pStyle w:val="TableBody"/>
              <w:rPr>
                <w:b/>
              </w:rPr>
            </w:pPr>
          </w:p>
          <w:p w14:paraId="544F7185" w14:textId="77777777" w:rsidR="00AD6DB4" w:rsidRDefault="00AD6DB4" w:rsidP="00166AF3">
            <w:pPr>
              <w:pStyle w:val="TableBody"/>
            </w:pPr>
            <w:r w:rsidRPr="00671C8B">
              <w:rPr>
                <w:b/>
              </w:rPr>
              <w:t>&lt;timer&gt;</w:t>
            </w:r>
            <w:r w:rsidRPr="00671C8B">
              <w:tab/>
            </w:r>
            <w:r>
              <w:t>0 – 1440</w:t>
            </w:r>
            <w:r>
              <w:tab/>
            </w:r>
            <w:r w:rsidRPr="00671C8B">
              <w:t xml:space="preserve">Timer </w:t>
            </w:r>
            <w:r>
              <w:t xml:space="preserve">(in minutes) </w:t>
            </w:r>
            <w:r w:rsidRPr="00671C8B">
              <w:t xml:space="preserve">until a new </w:t>
            </w:r>
            <w:r>
              <w:t>u</w:t>
            </w:r>
            <w:r w:rsidRPr="00671C8B">
              <w:t>ser agreement request is returned by the module. This parameter is only available for &lt;Reply&gt;=0, 2 or 5.</w:t>
            </w:r>
          </w:p>
          <w:p w14:paraId="06C2F095" w14:textId="77777777" w:rsidR="00AD6DB4" w:rsidRPr="00671C8B" w:rsidRDefault="00AD6DB4" w:rsidP="00166AF3">
            <w:pPr>
              <w:pStyle w:val="TableBody"/>
              <w:rPr>
                <w:b/>
              </w:rPr>
            </w:pPr>
            <w:r w:rsidRPr="00671C8B">
              <w:t xml:space="preserve">Default value = </w:t>
            </w:r>
            <w:r w:rsidRPr="00E0527E">
              <w:rPr>
                <w:u w:val="single"/>
              </w:rPr>
              <w:t>30</w:t>
            </w:r>
            <w:r w:rsidRPr="00671C8B">
              <w:t>. Value 0 indicates that the application refuses the user agreement (impossible when &lt;Reply&gt;=5).</w:t>
            </w:r>
          </w:p>
        </w:tc>
      </w:tr>
      <w:tr w:rsidR="00AD6DB4" w:rsidRPr="00671C8B" w14:paraId="2912ABB9" w14:textId="77777777" w:rsidTr="000A6729">
        <w:trPr>
          <w:trHeight w:val="815"/>
        </w:trPr>
        <w:tc>
          <w:tcPr>
            <w:tcW w:w="1887" w:type="dxa"/>
          </w:tcPr>
          <w:p w14:paraId="75AFD543" w14:textId="77777777" w:rsidR="00AD6DB4" w:rsidRPr="00671C8B" w:rsidRDefault="00AD6DB4" w:rsidP="00166AF3">
            <w:pPr>
              <w:pStyle w:val="TableBody"/>
            </w:pPr>
            <w:r w:rsidRPr="00671C8B">
              <w:rPr>
                <w:u w:val="single"/>
              </w:rPr>
              <w:t>Notes</w:t>
            </w:r>
          </w:p>
        </w:tc>
        <w:tc>
          <w:tcPr>
            <w:tcW w:w="7110" w:type="dxa"/>
          </w:tcPr>
          <w:p w14:paraId="75954FAA" w14:textId="77777777" w:rsidR="00AD6DB4" w:rsidRPr="005D3415" w:rsidRDefault="00AD6DB4" w:rsidP="0059466D">
            <w:pPr>
              <w:pStyle w:val="TableBody"/>
              <w:numPr>
                <w:ilvl w:val="0"/>
                <w:numId w:val="50"/>
              </w:numPr>
            </w:pPr>
            <w:r w:rsidRPr="00671C8B">
              <w:t>This command is available when the embedded module has finished the Device Services initialization (see +WDSI) and when AVMS services are activated (see +WDSG)</w:t>
            </w:r>
          </w:p>
          <w:p w14:paraId="7C1E3559" w14:textId="77777777" w:rsidR="00AD6DB4" w:rsidRPr="005D3415" w:rsidRDefault="00AD6DB4" w:rsidP="0059466D">
            <w:pPr>
              <w:pStyle w:val="TableBody"/>
              <w:numPr>
                <w:ilvl w:val="0"/>
                <w:numId w:val="50"/>
              </w:numPr>
              <w:rPr>
                <w:snapToGrid w:val="0"/>
              </w:rPr>
            </w:pPr>
            <w:r w:rsidRPr="005D3415">
              <w:t>It is impossible to refuse an install request (AT+WDSR=5,0); this will return +CME ERROR: 3.</w:t>
            </w:r>
          </w:p>
          <w:p w14:paraId="2DF19CA2" w14:textId="77777777" w:rsidR="00AD6DB4" w:rsidRPr="00671C8B" w:rsidRDefault="00AD6DB4" w:rsidP="0059466D">
            <w:pPr>
              <w:pStyle w:val="TableBody"/>
              <w:numPr>
                <w:ilvl w:val="0"/>
                <w:numId w:val="50"/>
              </w:numPr>
            </w:pPr>
            <w:r w:rsidRPr="00671C8B">
              <w:t>After an install delay if the embedded module is powered down until after the delay, it is not powered on and the new user agreement request should be returned at the newt start up.</w:t>
            </w:r>
          </w:p>
        </w:tc>
      </w:tr>
      <w:tr w:rsidR="00AD6DB4" w:rsidRPr="00671C8B" w14:paraId="785E118F" w14:textId="77777777" w:rsidTr="000A6729">
        <w:trPr>
          <w:trHeight w:val="815"/>
        </w:trPr>
        <w:tc>
          <w:tcPr>
            <w:tcW w:w="1887" w:type="dxa"/>
          </w:tcPr>
          <w:p w14:paraId="4C52ACE0" w14:textId="77777777" w:rsidR="00AD6DB4" w:rsidRPr="00671C8B" w:rsidRDefault="00AD6DB4" w:rsidP="00166AF3">
            <w:pPr>
              <w:pStyle w:val="TableBody"/>
              <w:rPr>
                <w:u w:val="single"/>
              </w:rPr>
            </w:pPr>
            <w:r w:rsidRPr="00671C8B">
              <w:rPr>
                <w:u w:val="single"/>
              </w:rPr>
              <w:t>Examples</w:t>
            </w:r>
          </w:p>
        </w:tc>
        <w:tc>
          <w:tcPr>
            <w:tcW w:w="7110" w:type="dxa"/>
          </w:tcPr>
          <w:p w14:paraId="1ABEF0F5" w14:textId="77777777" w:rsidR="00AD6DB4" w:rsidRPr="00671C8B" w:rsidRDefault="00AD6DB4" w:rsidP="00166AF3">
            <w:pPr>
              <w:pStyle w:val="TableBody"/>
              <w:rPr>
                <w:b/>
              </w:rPr>
            </w:pPr>
            <w:r w:rsidRPr="00671C8B">
              <w:rPr>
                <w:b/>
              </w:rPr>
              <w:t>AT+WDSR=?</w:t>
            </w:r>
          </w:p>
          <w:p w14:paraId="2A2EA9D7" w14:textId="77777777" w:rsidR="00AD6DB4" w:rsidRPr="00671C8B" w:rsidRDefault="00AD6DB4" w:rsidP="00166AF3">
            <w:pPr>
              <w:pStyle w:val="TableBody"/>
              <w:rPr>
                <w:b/>
              </w:rPr>
            </w:pPr>
            <w:r w:rsidRPr="00671C8B">
              <w:rPr>
                <w:b/>
              </w:rPr>
              <w:t>+WDSR: (0-5),(0-1440)</w:t>
            </w:r>
          </w:p>
          <w:p w14:paraId="5B3677D8" w14:textId="77777777" w:rsidR="00AD6DB4" w:rsidRPr="00671C8B" w:rsidRDefault="00AD6DB4" w:rsidP="00166AF3">
            <w:pPr>
              <w:pStyle w:val="TableBody"/>
              <w:rPr>
                <w:b/>
              </w:rPr>
            </w:pPr>
            <w:r w:rsidRPr="00671C8B">
              <w:rPr>
                <w:b/>
              </w:rPr>
              <w:t>OK</w:t>
            </w:r>
          </w:p>
          <w:p w14:paraId="53A07208" w14:textId="77777777" w:rsidR="00AD6DB4" w:rsidRPr="00671C8B" w:rsidRDefault="00AD6DB4" w:rsidP="00166AF3">
            <w:pPr>
              <w:pStyle w:val="TableBody"/>
              <w:ind w:left="1064" w:hanging="1064"/>
              <w:rPr>
                <w:i/>
              </w:rPr>
            </w:pPr>
            <w:r w:rsidRPr="00671C8B">
              <w:rPr>
                <w:b/>
              </w:rPr>
              <w:t>+WDSI: 1</w:t>
            </w:r>
            <w:r w:rsidRPr="00671C8B">
              <w:tab/>
            </w:r>
            <w:r w:rsidRPr="00671C8B">
              <w:tab/>
            </w:r>
            <w:r w:rsidRPr="00671C8B">
              <w:tab/>
            </w:r>
            <w:r w:rsidRPr="00671C8B">
              <w:rPr>
                <w:i/>
              </w:rPr>
              <w:t xml:space="preserve">//The device Services server requests the device to make a connection </w:t>
            </w:r>
            <w:r w:rsidRPr="00671C8B">
              <w:rPr>
                <w:i/>
              </w:rPr>
              <w:tab/>
            </w:r>
            <w:r w:rsidRPr="00671C8B">
              <w:rPr>
                <w:i/>
              </w:rPr>
              <w:tab/>
              <w:t>// to the server. The user is requested to allow the connection.</w:t>
            </w:r>
          </w:p>
          <w:p w14:paraId="4D439192" w14:textId="77777777" w:rsidR="00AD6DB4" w:rsidRPr="00671C8B" w:rsidRDefault="00AD6DB4" w:rsidP="00166AF3">
            <w:pPr>
              <w:pStyle w:val="TableBody"/>
            </w:pPr>
          </w:p>
          <w:p w14:paraId="343460C3" w14:textId="77777777" w:rsidR="00AD6DB4" w:rsidRPr="00671C8B" w:rsidRDefault="00AD6DB4" w:rsidP="00166AF3">
            <w:pPr>
              <w:pStyle w:val="TableBody"/>
              <w:rPr>
                <w:b/>
              </w:rPr>
            </w:pPr>
            <w:r w:rsidRPr="00671C8B">
              <w:rPr>
                <w:b/>
              </w:rPr>
              <w:t>AT+WDSR=1</w:t>
            </w:r>
          </w:p>
          <w:p w14:paraId="5870E0B2" w14:textId="77777777" w:rsidR="00AD6DB4" w:rsidRPr="00671C8B" w:rsidRDefault="00AD6DB4" w:rsidP="00166AF3">
            <w:pPr>
              <w:pStyle w:val="TableBody"/>
              <w:rPr>
                <w:b/>
              </w:rPr>
            </w:pPr>
            <w:r w:rsidRPr="00671C8B">
              <w:rPr>
                <w:b/>
              </w:rPr>
              <w:t>OK</w:t>
            </w:r>
          </w:p>
          <w:p w14:paraId="7D68EDEB" w14:textId="77777777" w:rsidR="00AD6DB4" w:rsidRPr="00671C8B" w:rsidRDefault="00AD6DB4" w:rsidP="00166AF3">
            <w:pPr>
              <w:pStyle w:val="TableBody"/>
              <w:rPr>
                <w:i/>
              </w:rPr>
            </w:pPr>
            <w:r w:rsidRPr="00671C8B">
              <w:rPr>
                <w:b/>
              </w:rPr>
              <w:t>+WDSI: 3</w:t>
            </w:r>
            <w:r w:rsidRPr="00671C8B">
              <w:tab/>
            </w:r>
            <w:r w:rsidRPr="00671C8B">
              <w:tab/>
            </w:r>
            <w:r w:rsidRPr="00671C8B">
              <w:rPr>
                <w:i/>
              </w:rPr>
              <w:t>//A user agreement is requested to install a package</w:t>
            </w:r>
          </w:p>
          <w:p w14:paraId="3D7C47BB" w14:textId="77777777" w:rsidR="00AD6DB4" w:rsidRPr="00671C8B" w:rsidRDefault="00AD6DB4" w:rsidP="00166AF3">
            <w:pPr>
              <w:pStyle w:val="TableBody"/>
            </w:pPr>
          </w:p>
          <w:p w14:paraId="63D8B868" w14:textId="77777777" w:rsidR="00AD6DB4" w:rsidRPr="00671C8B" w:rsidRDefault="00AD6DB4" w:rsidP="00166AF3">
            <w:pPr>
              <w:pStyle w:val="TableBody"/>
              <w:rPr>
                <w:b/>
                <w:i/>
              </w:rPr>
            </w:pPr>
            <w:r w:rsidRPr="00671C8B">
              <w:rPr>
                <w:b/>
              </w:rPr>
              <w:t>AT+WDSR=5,10</w:t>
            </w:r>
            <w:r w:rsidRPr="00671C8B">
              <w:tab/>
            </w:r>
            <w:r w:rsidRPr="00671C8B">
              <w:rPr>
                <w:i/>
              </w:rPr>
              <w:t>//A delay of 10 minutes is requested</w:t>
            </w:r>
          </w:p>
          <w:p w14:paraId="0C276811" w14:textId="77777777" w:rsidR="00AD6DB4" w:rsidRPr="00671C8B" w:rsidRDefault="00AD6DB4" w:rsidP="00166AF3">
            <w:pPr>
              <w:pStyle w:val="TableBody"/>
              <w:rPr>
                <w:b/>
              </w:rPr>
            </w:pPr>
            <w:r w:rsidRPr="00671C8B">
              <w:rPr>
                <w:b/>
              </w:rPr>
              <w:t>OK</w:t>
            </w:r>
          </w:p>
          <w:p w14:paraId="5ED0186F" w14:textId="77777777" w:rsidR="00AD6DB4" w:rsidRPr="00671C8B" w:rsidRDefault="00AD6DB4" w:rsidP="00166AF3">
            <w:pPr>
              <w:pStyle w:val="TableBody"/>
              <w:ind w:left="1064" w:hanging="1064"/>
              <w:rPr>
                <w:i/>
              </w:rPr>
            </w:pPr>
            <w:r w:rsidRPr="00671C8B">
              <w:rPr>
                <w:b/>
              </w:rPr>
              <w:t>+WDSI: 3</w:t>
            </w:r>
            <w:r w:rsidRPr="00671C8B">
              <w:tab/>
            </w:r>
            <w:r w:rsidRPr="00671C8B">
              <w:tab/>
            </w:r>
            <w:r w:rsidRPr="00671C8B">
              <w:tab/>
            </w:r>
            <w:r w:rsidRPr="00671C8B">
              <w:rPr>
                <w:i/>
              </w:rPr>
              <w:t xml:space="preserve">//10 minutes later, a new user agreement is requested to install a </w:t>
            </w:r>
            <w:r w:rsidRPr="00671C8B">
              <w:rPr>
                <w:i/>
              </w:rPr>
              <w:tab/>
            </w:r>
            <w:r w:rsidRPr="00671C8B">
              <w:rPr>
                <w:i/>
              </w:rPr>
              <w:tab/>
            </w:r>
            <w:r w:rsidRPr="00671C8B">
              <w:rPr>
                <w:i/>
              </w:rPr>
              <w:tab/>
              <w:t>//package</w:t>
            </w:r>
          </w:p>
          <w:p w14:paraId="7046465E" w14:textId="77777777" w:rsidR="00AD6DB4" w:rsidRPr="00671C8B" w:rsidRDefault="00AD6DB4" w:rsidP="00166AF3">
            <w:pPr>
              <w:pStyle w:val="TableBody"/>
            </w:pPr>
          </w:p>
          <w:p w14:paraId="53068181" w14:textId="77777777" w:rsidR="00AD6DB4" w:rsidRPr="00671C8B" w:rsidRDefault="00AD6DB4" w:rsidP="00166AF3">
            <w:pPr>
              <w:pStyle w:val="TableBody"/>
              <w:rPr>
                <w:b/>
                <w:i/>
              </w:rPr>
            </w:pPr>
            <w:r w:rsidRPr="00671C8B">
              <w:rPr>
                <w:b/>
              </w:rPr>
              <w:t>AT+WDSR=4</w:t>
            </w:r>
            <w:r w:rsidRPr="00671C8B">
              <w:tab/>
            </w:r>
            <w:r w:rsidRPr="00671C8B">
              <w:tab/>
            </w:r>
            <w:r w:rsidRPr="00671C8B">
              <w:rPr>
                <w:i/>
              </w:rPr>
              <w:t>//The install is requested</w:t>
            </w:r>
          </w:p>
          <w:p w14:paraId="3BA3075B" w14:textId="77777777" w:rsidR="00AD6DB4" w:rsidRPr="00671C8B" w:rsidRDefault="00AD6DB4" w:rsidP="00166AF3">
            <w:pPr>
              <w:pStyle w:val="TableBody"/>
              <w:rPr>
                <w:u w:val="single"/>
              </w:rPr>
            </w:pPr>
            <w:r w:rsidRPr="00671C8B">
              <w:rPr>
                <w:b/>
              </w:rPr>
              <w:t>OK</w:t>
            </w:r>
          </w:p>
        </w:tc>
      </w:tr>
    </w:tbl>
    <w:p w14:paraId="4BD4A38B" w14:textId="77777777" w:rsidR="00AD6DB4" w:rsidRPr="008B1462" w:rsidRDefault="00AD6DB4" w:rsidP="0059466D">
      <w:pPr>
        <w:pStyle w:val="Heading2"/>
        <w:numPr>
          <w:ilvl w:val="1"/>
          <w:numId w:val="11"/>
        </w:numPr>
        <w:ind w:left="1080" w:hanging="1080"/>
      </w:pPr>
      <w:bookmarkStart w:id="23709" w:name="_Toc368586249"/>
      <w:bookmarkStart w:id="23710" w:name="_Toc364183965"/>
      <w:bookmarkStart w:id="23711" w:name="_Toc367724484"/>
      <w:bookmarkStart w:id="23712" w:name="_Ref369094965"/>
      <w:bookmarkStart w:id="23713" w:name="_Ref393184927"/>
      <w:bookmarkStart w:id="23714" w:name="_Ref393184929"/>
      <w:bookmarkStart w:id="23715" w:name="_Ref396744620"/>
      <w:bookmarkStart w:id="23716" w:name="_Ref396744622"/>
      <w:bookmarkStart w:id="23717" w:name="_Toc417632416"/>
      <w:bookmarkStart w:id="23718" w:name="_Ref433793938"/>
      <w:bookmarkStart w:id="23719" w:name="_Ref433793940"/>
      <w:bookmarkStart w:id="23720" w:name="_Ref445891005"/>
      <w:bookmarkStart w:id="23721" w:name="_Ref445891007"/>
      <w:bookmarkStart w:id="23722" w:name="_Toc448912374"/>
      <w:bookmarkStart w:id="23723" w:name="_Ref474159648"/>
      <w:bookmarkStart w:id="23724" w:name="_Ref474159649"/>
      <w:bookmarkStart w:id="23725" w:name="_Toc486251815"/>
      <w:bookmarkStart w:id="23726" w:name="_Toc489462244"/>
      <w:r w:rsidRPr="008B1462">
        <w:t xml:space="preserve">+WDSS Command: Device </w:t>
      </w:r>
      <w:bookmarkEnd w:id="23709"/>
      <w:r w:rsidRPr="008B1462">
        <w:t>Services Session</w:t>
      </w:r>
      <w:bookmarkEnd w:id="23710"/>
      <w:bookmarkEnd w:id="23711"/>
      <w:bookmarkEnd w:id="23712"/>
      <w:bookmarkEnd w:id="23713"/>
      <w:bookmarkEnd w:id="23714"/>
      <w:bookmarkEnd w:id="23715"/>
      <w:bookmarkEnd w:id="23716"/>
      <w:bookmarkEnd w:id="23717"/>
      <w:bookmarkEnd w:id="23718"/>
      <w:bookmarkEnd w:id="23719"/>
      <w:bookmarkEnd w:id="23720"/>
      <w:bookmarkEnd w:id="23721"/>
      <w:bookmarkEnd w:id="23722"/>
      <w:bookmarkEnd w:id="23723"/>
      <w:bookmarkEnd w:id="23724"/>
      <w:bookmarkEnd w:id="23725"/>
      <w:bookmarkEnd w:id="23726"/>
    </w:p>
    <w:tbl>
      <w:tblPr>
        <w:tblStyle w:val="TableSWIleft"/>
        <w:tblW w:w="8997" w:type="dxa"/>
        <w:tblLayout w:type="fixed"/>
        <w:tblLook w:val="04A0" w:firstRow="1" w:lastRow="0" w:firstColumn="1" w:lastColumn="0" w:noHBand="0" w:noVBand="1"/>
      </w:tblPr>
      <w:tblGrid>
        <w:gridCol w:w="2157"/>
        <w:gridCol w:w="6840"/>
      </w:tblGrid>
      <w:tr w:rsidR="00AD6DB4" w:rsidRPr="00671C8B" w14:paraId="1A385D1F" w14:textId="77777777" w:rsidTr="003C064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3792EA6E" w14:textId="0E3BF2A5" w:rsidR="00AD6DB4" w:rsidRPr="00671C8B" w:rsidRDefault="00AD6DB4">
            <w:pPr>
              <w:pStyle w:val="TableRowHead"/>
              <w:spacing w:before="144" w:after="144"/>
              <w:rPr>
                <w:lang w:eastAsia="zh-CN"/>
              </w:rPr>
            </w:pPr>
            <w:del w:id="23727" w:author="Alban Roche" w:date="2017-08-02T14:40:00Z">
              <w:r w:rsidDel="00F22490">
                <w:delText>HL7618, HL7618RD, HL7648, HL7650, HL7688, HL7690 and HL7692</w:delText>
              </w:r>
            </w:del>
            <w:ins w:id="23728" w:author="Alban Roche" w:date="2017-08-02T14:40:00Z">
              <w:r w:rsidR="00F22490">
                <w:t>HL7800</w:t>
              </w:r>
            </w:ins>
          </w:p>
        </w:tc>
      </w:tr>
      <w:tr w:rsidR="00AD6DB4" w:rsidRPr="00671C8B" w14:paraId="4B310C49" w14:textId="77777777" w:rsidTr="000A6729">
        <w:trPr>
          <w:trHeight w:val="978"/>
        </w:trPr>
        <w:tc>
          <w:tcPr>
            <w:tcW w:w="2157" w:type="dxa"/>
          </w:tcPr>
          <w:p w14:paraId="7F593BF5" w14:textId="77777777" w:rsidR="00AD6DB4" w:rsidRPr="00671C8B" w:rsidRDefault="00AD6DB4" w:rsidP="00166AF3">
            <w:pPr>
              <w:pStyle w:val="TableBody"/>
              <w:rPr>
                <w:i/>
              </w:rPr>
            </w:pPr>
            <w:r w:rsidRPr="00671C8B">
              <w:rPr>
                <w:i/>
              </w:rPr>
              <w:t>Test command</w:t>
            </w:r>
          </w:p>
          <w:p w14:paraId="1D5E3412" w14:textId="77777777" w:rsidR="00AD6DB4" w:rsidRPr="00671C8B" w:rsidRDefault="00AD6DB4" w:rsidP="00166AF3">
            <w:pPr>
              <w:pStyle w:val="TableBody"/>
            </w:pPr>
          </w:p>
          <w:p w14:paraId="42005900" w14:textId="77777777" w:rsidR="00AD6DB4" w:rsidRPr="00671C8B" w:rsidRDefault="00AD6DB4" w:rsidP="00166AF3">
            <w:pPr>
              <w:pStyle w:val="TableBody"/>
              <w:rPr>
                <w:u w:val="single"/>
              </w:rPr>
            </w:pPr>
            <w:r w:rsidRPr="00671C8B">
              <w:rPr>
                <w:u w:val="single"/>
              </w:rPr>
              <w:t>Syntax</w:t>
            </w:r>
          </w:p>
          <w:p w14:paraId="22633343" w14:textId="77777777" w:rsidR="00AD6DB4" w:rsidRPr="00671C8B" w:rsidRDefault="00AD6DB4" w:rsidP="00166AF3">
            <w:pPr>
              <w:pStyle w:val="TableBody"/>
              <w:rPr>
                <w:u w:val="single"/>
              </w:rPr>
            </w:pPr>
            <w:r w:rsidRPr="00671C8B">
              <w:rPr>
                <w:b/>
              </w:rPr>
              <w:t>AT+WDSS=?</w:t>
            </w:r>
          </w:p>
        </w:tc>
        <w:tc>
          <w:tcPr>
            <w:tcW w:w="6840" w:type="dxa"/>
          </w:tcPr>
          <w:p w14:paraId="52B25825" w14:textId="77777777" w:rsidR="00AD6DB4" w:rsidRPr="00671C8B" w:rsidRDefault="00AD6DB4" w:rsidP="00166AF3">
            <w:pPr>
              <w:pStyle w:val="TableBody"/>
              <w:rPr>
                <w:u w:val="single"/>
              </w:rPr>
            </w:pPr>
          </w:p>
          <w:p w14:paraId="1EEC763C" w14:textId="77777777" w:rsidR="00AD6DB4" w:rsidRPr="00671C8B" w:rsidRDefault="00AD6DB4" w:rsidP="00166AF3">
            <w:pPr>
              <w:pStyle w:val="TableBody"/>
              <w:rPr>
                <w:u w:val="single"/>
              </w:rPr>
            </w:pPr>
          </w:p>
          <w:p w14:paraId="708099C3" w14:textId="77777777" w:rsidR="00AD6DB4" w:rsidRPr="00671C8B" w:rsidRDefault="00AD6DB4" w:rsidP="00166AF3">
            <w:pPr>
              <w:pStyle w:val="TableBody"/>
              <w:rPr>
                <w:u w:val="single"/>
              </w:rPr>
            </w:pPr>
            <w:r w:rsidRPr="00671C8B">
              <w:rPr>
                <w:u w:val="single"/>
              </w:rPr>
              <w:t>Response</w:t>
            </w:r>
          </w:p>
          <w:p w14:paraId="1097B000" w14:textId="77777777" w:rsidR="00AD6DB4" w:rsidRPr="00671C8B" w:rsidRDefault="00AD6DB4" w:rsidP="00166AF3">
            <w:pPr>
              <w:pStyle w:val="TableBody"/>
            </w:pPr>
            <w:r w:rsidRPr="00671C8B">
              <w:rPr>
                <w:b/>
              </w:rPr>
              <w:t>+WDSS:</w:t>
            </w:r>
            <w:r w:rsidRPr="00671C8B">
              <w:t xml:space="preserve"> </w:t>
            </w:r>
            <w:r w:rsidRPr="00671C8B">
              <w:rPr>
                <w:b/>
              </w:rPr>
              <w:t>0,</w:t>
            </w:r>
            <w:r w:rsidRPr="00671C8B">
              <w:t xml:space="preserve">(Max length for </w:t>
            </w:r>
            <w:r w:rsidRPr="00671C8B">
              <w:rPr>
                <w:b/>
              </w:rPr>
              <w:t>&lt;Apn&gt;</w:t>
            </w:r>
            <w:r w:rsidRPr="00671C8B">
              <w:t>)</w:t>
            </w:r>
            <w:r w:rsidRPr="00671C8B">
              <w:rPr>
                <w:b/>
              </w:rPr>
              <w:t>,</w:t>
            </w:r>
            <w:r w:rsidRPr="00671C8B">
              <w:t xml:space="preserve">(Max length for </w:t>
            </w:r>
            <w:r w:rsidRPr="00671C8B">
              <w:rPr>
                <w:b/>
              </w:rPr>
              <w:t>&lt;User&gt;</w:t>
            </w:r>
            <w:r w:rsidRPr="00671C8B">
              <w:t>)</w:t>
            </w:r>
            <w:r w:rsidRPr="00671C8B">
              <w:rPr>
                <w:b/>
              </w:rPr>
              <w:t>,</w:t>
            </w:r>
            <w:r w:rsidRPr="00671C8B">
              <w:t xml:space="preserve">(Max length for </w:t>
            </w:r>
            <w:r w:rsidRPr="00671C8B">
              <w:rPr>
                <w:b/>
              </w:rPr>
              <w:t>&lt;Pwd&gt;</w:t>
            </w:r>
            <w:r w:rsidRPr="00671C8B">
              <w:t>)</w:t>
            </w:r>
            <w:r>
              <w:t xml:space="preserve">,(list of supported </w:t>
            </w:r>
            <w:r w:rsidRPr="00443B28">
              <w:rPr>
                <w:b/>
              </w:rPr>
              <w:t>&lt;Cid&gt;</w:t>
            </w:r>
            <w:r>
              <w:t>s)</w:t>
            </w:r>
          </w:p>
          <w:p w14:paraId="2647A1AE" w14:textId="77777777" w:rsidR="00AD6DB4" w:rsidRPr="00671C8B" w:rsidRDefault="00AD6DB4" w:rsidP="00166AF3">
            <w:pPr>
              <w:pStyle w:val="TableBody"/>
            </w:pPr>
            <w:r w:rsidRPr="00CB4B23">
              <w:rPr>
                <w:b/>
              </w:rPr>
              <w:t>[</w:t>
            </w:r>
            <w:r w:rsidRPr="00671C8B">
              <w:rPr>
                <w:b/>
              </w:rPr>
              <w:t>+WDSS: 1,</w:t>
            </w:r>
            <w:r w:rsidRPr="00671C8B">
              <w:t xml:space="preserve">(list of supported </w:t>
            </w:r>
            <w:r w:rsidRPr="00671C8B">
              <w:rPr>
                <w:b/>
              </w:rPr>
              <w:t>&lt;Action&gt;</w:t>
            </w:r>
            <w:r w:rsidRPr="00671C8B">
              <w:t xml:space="preserve">s for this </w:t>
            </w:r>
            <w:r w:rsidRPr="00671C8B">
              <w:rPr>
                <w:b/>
              </w:rPr>
              <w:t>&lt;Mode&gt;</w:t>
            </w:r>
            <w:r w:rsidRPr="00671C8B">
              <w:t>)]</w:t>
            </w:r>
          </w:p>
          <w:p w14:paraId="25125419" w14:textId="77777777" w:rsidR="00AD6DB4" w:rsidRPr="00671C8B" w:rsidRDefault="00AD6DB4" w:rsidP="00166AF3">
            <w:pPr>
              <w:pStyle w:val="TableBody"/>
              <w:rPr>
                <w:u w:val="single"/>
              </w:rPr>
            </w:pPr>
            <w:r w:rsidRPr="00671C8B">
              <w:rPr>
                <w:b/>
              </w:rPr>
              <w:t>OK</w:t>
            </w:r>
          </w:p>
        </w:tc>
      </w:tr>
      <w:tr w:rsidR="00AD6DB4" w:rsidRPr="00671C8B" w14:paraId="0CDEC11B" w14:textId="77777777" w:rsidTr="000A6729">
        <w:trPr>
          <w:trHeight w:val="1486"/>
        </w:trPr>
        <w:tc>
          <w:tcPr>
            <w:tcW w:w="2157" w:type="dxa"/>
          </w:tcPr>
          <w:p w14:paraId="33B1381E" w14:textId="77777777" w:rsidR="00AD6DB4" w:rsidRPr="00671C8B" w:rsidRDefault="00AD6DB4" w:rsidP="00166AF3">
            <w:pPr>
              <w:pStyle w:val="TableBody"/>
              <w:rPr>
                <w:i/>
              </w:rPr>
            </w:pPr>
            <w:r w:rsidRPr="00671C8B">
              <w:rPr>
                <w:i/>
              </w:rPr>
              <w:t>Read command</w:t>
            </w:r>
          </w:p>
          <w:p w14:paraId="30C2AA72" w14:textId="77777777" w:rsidR="00AD6DB4" w:rsidRPr="00671C8B" w:rsidRDefault="00AD6DB4" w:rsidP="00166AF3">
            <w:pPr>
              <w:pStyle w:val="TableBody"/>
            </w:pPr>
          </w:p>
          <w:p w14:paraId="37119F32" w14:textId="77777777" w:rsidR="00AD6DB4" w:rsidRPr="00671C8B" w:rsidRDefault="00AD6DB4" w:rsidP="00166AF3">
            <w:pPr>
              <w:pStyle w:val="TableBody"/>
              <w:rPr>
                <w:u w:val="single"/>
              </w:rPr>
            </w:pPr>
            <w:r w:rsidRPr="00671C8B">
              <w:rPr>
                <w:u w:val="single"/>
              </w:rPr>
              <w:t>Syntax</w:t>
            </w:r>
          </w:p>
          <w:p w14:paraId="3A151B74" w14:textId="77777777" w:rsidR="00AD6DB4" w:rsidRPr="00671C8B" w:rsidRDefault="00AD6DB4" w:rsidP="00166AF3">
            <w:pPr>
              <w:pStyle w:val="TableBody"/>
              <w:rPr>
                <w:u w:val="single"/>
              </w:rPr>
            </w:pPr>
            <w:r w:rsidRPr="00671C8B">
              <w:rPr>
                <w:b/>
              </w:rPr>
              <w:t>AT+WDSS?</w:t>
            </w:r>
          </w:p>
        </w:tc>
        <w:tc>
          <w:tcPr>
            <w:tcW w:w="6840" w:type="dxa"/>
          </w:tcPr>
          <w:p w14:paraId="56CB0642" w14:textId="77777777" w:rsidR="00AD6DB4" w:rsidRPr="00671C8B" w:rsidRDefault="00AD6DB4" w:rsidP="00166AF3">
            <w:pPr>
              <w:pStyle w:val="TableBody"/>
              <w:rPr>
                <w:u w:val="single"/>
              </w:rPr>
            </w:pPr>
          </w:p>
          <w:p w14:paraId="45BBF901" w14:textId="77777777" w:rsidR="00AD6DB4" w:rsidRPr="00671C8B" w:rsidRDefault="00AD6DB4" w:rsidP="00166AF3">
            <w:pPr>
              <w:pStyle w:val="TableBody"/>
              <w:rPr>
                <w:u w:val="single"/>
              </w:rPr>
            </w:pPr>
          </w:p>
          <w:p w14:paraId="574C6BD6" w14:textId="77777777" w:rsidR="00AD6DB4" w:rsidRPr="00671C8B" w:rsidRDefault="00AD6DB4" w:rsidP="00166AF3">
            <w:pPr>
              <w:pStyle w:val="TableBody"/>
              <w:rPr>
                <w:u w:val="single"/>
              </w:rPr>
            </w:pPr>
            <w:r w:rsidRPr="00671C8B">
              <w:rPr>
                <w:u w:val="single"/>
              </w:rPr>
              <w:t>Response</w:t>
            </w:r>
          </w:p>
          <w:p w14:paraId="29D1CDBB" w14:textId="77777777" w:rsidR="00AD6DB4" w:rsidRPr="00671C8B" w:rsidRDefault="00AD6DB4" w:rsidP="00166AF3">
            <w:pPr>
              <w:pStyle w:val="TableBody"/>
              <w:rPr>
                <w:b/>
                <w:snapToGrid w:val="0"/>
              </w:rPr>
            </w:pPr>
            <w:r w:rsidRPr="00671C8B">
              <w:rPr>
                <w:b/>
                <w:snapToGrid w:val="0"/>
              </w:rPr>
              <w:t>[+WDSS: 0,&lt;Apn&gt;[,&lt;User&gt;]</w:t>
            </w:r>
            <w:r>
              <w:rPr>
                <w:b/>
                <w:snapToGrid w:val="0"/>
              </w:rPr>
              <w:t>,&lt;Cid&gt;</w:t>
            </w:r>
            <w:r w:rsidRPr="00671C8B">
              <w:rPr>
                <w:b/>
                <w:snapToGrid w:val="0"/>
              </w:rPr>
              <w:t>]</w:t>
            </w:r>
          </w:p>
          <w:p w14:paraId="70CE425E" w14:textId="77777777" w:rsidR="00AD6DB4" w:rsidRPr="00671C8B" w:rsidRDefault="00AD6DB4" w:rsidP="00166AF3">
            <w:pPr>
              <w:pStyle w:val="TableBody"/>
              <w:rPr>
                <w:b/>
                <w:snapToGrid w:val="0"/>
              </w:rPr>
            </w:pPr>
            <w:r w:rsidRPr="00671C8B">
              <w:rPr>
                <w:b/>
                <w:snapToGrid w:val="0"/>
              </w:rPr>
              <w:t>[+WDSS: 1,&lt;Action&gt;]</w:t>
            </w:r>
          </w:p>
          <w:p w14:paraId="33D4FC45" w14:textId="77777777" w:rsidR="00AD6DB4" w:rsidRPr="00671C8B" w:rsidRDefault="00AD6DB4" w:rsidP="00166AF3">
            <w:pPr>
              <w:pStyle w:val="TableBody"/>
              <w:rPr>
                <w:u w:val="single"/>
              </w:rPr>
            </w:pPr>
            <w:r w:rsidRPr="00671C8B">
              <w:rPr>
                <w:b/>
                <w:snapToGrid w:val="0"/>
              </w:rPr>
              <w:t>OK</w:t>
            </w:r>
          </w:p>
        </w:tc>
      </w:tr>
      <w:tr w:rsidR="00AD6DB4" w:rsidRPr="00671C8B" w14:paraId="52DD2318" w14:textId="77777777" w:rsidTr="000A6729">
        <w:trPr>
          <w:cantSplit w:val="0"/>
          <w:trHeight w:val="65"/>
        </w:trPr>
        <w:tc>
          <w:tcPr>
            <w:tcW w:w="2157" w:type="dxa"/>
          </w:tcPr>
          <w:p w14:paraId="58A2DAB6" w14:textId="77777777" w:rsidR="00AD6DB4" w:rsidRPr="00671C8B" w:rsidRDefault="00AD6DB4" w:rsidP="00166AF3">
            <w:pPr>
              <w:pStyle w:val="TableBody"/>
              <w:rPr>
                <w:i/>
              </w:rPr>
            </w:pPr>
            <w:r w:rsidRPr="00671C8B">
              <w:rPr>
                <w:i/>
              </w:rPr>
              <w:t>Write command</w:t>
            </w:r>
          </w:p>
          <w:p w14:paraId="7AAD50E7" w14:textId="77777777" w:rsidR="00AD6DB4" w:rsidRPr="00671C8B" w:rsidRDefault="00AD6DB4" w:rsidP="00166AF3">
            <w:pPr>
              <w:pStyle w:val="TableBody"/>
            </w:pPr>
          </w:p>
          <w:p w14:paraId="6605B77C" w14:textId="77777777" w:rsidR="00AD6DB4" w:rsidRPr="00671C8B" w:rsidRDefault="00AD6DB4" w:rsidP="00166AF3">
            <w:pPr>
              <w:pStyle w:val="TableBody"/>
              <w:rPr>
                <w:u w:val="single"/>
              </w:rPr>
            </w:pPr>
            <w:r w:rsidRPr="00671C8B">
              <w:rPr>
                <w:u w:val="single"/>
              </w:rPr>
              <w:t>Syntax</w:t>
            </w:r>
          </w:p>
          <w:p w14:paraId="045CFCC6" w14:textId="77777777" w:rsidR="00AD6DB4" w:rsidRPr="0094615C" w:rsidRDefault="00AD6DB4" w:rsidP="00166AF3">
            <w:pPr>
              <w:pStyle w:val="TableBody"/>
            </w:pPr>
            <w:r w:rsidRPr="00771349">
              <w:t xml:space="preserve">For </w:t>
            </w:r>
            <w:r>
              <w:t>&lt;Mode&gt;=0:</w:t>
            </w:r>
          </w:p>
          <w:p w14:paraId="7E59DA8B" w14:textId="77777777" w:rsidR="00AD6DB4" w:rsidRPr="00671C8B" w:rsidRDefault="00AD6DB4" w:rsidP="00166AF3">
            <w:pPr>
              <w:pStyle w:val="TableBody"/>
              <w:rPr>
                <w:b/>
              </w:rPr>
            </w:pPr>
            <w:r w:rsidRPr="00671C8B">
              <w:rPr>
                <w:b/>
              </w:rPr>
              <w:t>AT+WDSS=</w:t>
            </w:r>
            <w:r w:rsidRPr="00671C8B">
              <w:rPr>
                <w:b/>
              </w:rPr>
              <w:br/>
              <w:t>&lt;Mode&gt;</w:t>
            </w:r>
            <w:r>
              <w:rPr>
                <w:b/>
              </w:rPr>
              <w:t>[</w:t>
            </w:r>
            <w:r w:rsidRPr="00671C8B">
              <w:rPr>
                <w:b/>
              </w:rPr>
              <w:t>,&lt;Apn&gt;</w:t>
            </w:r>
            <w:r>
              <w:rPr>
                <w:b/>
              </w:rPr>
              <w:br/>
            </w:r>
            <w:r w:rsidRPr="00671C8B">
              <w:rPr>
                <w:b/>
              </w:rPr>
              <w:t>[,&lt;User&gt;</w:t>
            </w:r>
            <w:r>
              <w:rPr>
                <w:b/>
              </w:rPr>
              <w:br/>
            </w:r>
            <w:r w:rsidRPr="00671C8B">
              <w:rPr>
                <w:b/>
              </w:rPr>
              <w:t>[,&lt;Pwd&gt;</w:t>
            </w:r>
            <w:r>
              <w:rPr>
                <w:b/>
              </w:rPr>
              <w:t>[,&lt;Cid&gt;]</w:t>
            </w:r>
            <w:r>
              <w:rPr>
                <w:b/>
              </w:rPr>
              <w:br/>
              <w:t>]]]</w:t>
            </w:r>
          </w:p>
          <w:p w14:paraId="5822038D" w14:textId="77777777" w:rsidR="00AD6DB4" w:rsidRDefault="00AD6DB4" w:rsidP="00166AF3">
            <w:pPr>
              <w:pStyle w:val="TableBody"/>
              <w:rPr>
                <w:b/>
              </w:rPr>
            </w:pPr>
          </w:p>
          <w:p w14:paraId="2BEF1835" w14:textId="77777777" w:rsidR="00AD6DB4" w:rsidRPr="00671C8B" w:rsidRDefault="00AD6DB4" w:rsidP="00166AF3">
            <w:pPr>
              <w:pStyle w:val="TableBody"/>
            </w:pPr>
            <w:r w:rsidRPr="00671C8B">
              <w:t>For &lt;Mode&gt;=1</w:t>
            </w:r>
          </w:p>
          <w:p w14:paraId="0E8076E2" w14:textId="77777777" w:rsidR="00AD6DB4" w:rsidRPr="00671C8B" w:rsidRDefault="00AD6DB4" w:rsidP="00166AF3">
            <w:pPr>
              <w:pStyle w:val="TableBody"/>
              <w:rPr>
                <w:u w:val="single"/>
              </w:rPr>
            </w:pPr>
            <w:r w:rsidRPr="00671C8B">
              <w:rPr>
                <w:b/>
              </w:rPr>
              <w:t>AT+WDSS=</w:t>
            </w:r>
            <w:r w:rsidRPr="00671C8B">
              <w:rPr>
                <w:b/>
              </w:rPr>
              <w:br/>
              <w:t>&lt;Mode&gt;,&lt;Action&gt;</w:t>
            </w:r>
          </w:p>
        </w:tc>
        <w:tc>
          <w:tcPr>
            <w:tcW w:w="6840" w:type="dxa"/>
          </w:tcPr>
          <w:p w14:paraId="715D7678" w14:textId="77777777" w:rsidR="00AD6DB4" w:rsidRPr="00671C8B" w:rsidRDefault="00AD6DB4" w:rsidP="00166AF3">
            <w:pPr>
              <w:pStyle w:val="TableBody"/>
              <w:rPr>
                <w:u w:val="single"/>
              </w:rPr>
            </w:pPr>
          </w:p>
          <w:p w14:paraId="2996C68B" w14:textId="77777777" w:rsidR="00AD6DB4" w:rsidRPr="00671C8B" w:rsidRDefault="00AD6DB4" w:rsidP="00166AF3">
            <w:pPr>
              <w:pStyle w:val="TableBody"/>
              <w:rPr>
                <w:u w:val="single"/>
              </w:rPr>
            </w:pPr>
          </w:p>
          <w:p w14:paraId="184B7A2C" w14:textId="77777777" w:rsidR="00AD6DB4" w:rsidRPr="00671C8B" w:rsidRDefault="00AD6DB4" w:rsidP="00166AF3">
            <w:pPr>
              <w:pStyle w:val="TableBody"/>
              <w:rPr>
                <w:u w:val="single"/>
              </w:rPr>
            </w:pPr>
            <w:r w:rsidRPr="00671C8B">
              <w:rPr>
                <w:u w:val="single"/>
              </w:rPr>
              <w:t>Response</w:t>
            </w:r>
          </w:p>
          <w:p w14:paraId="229A9BE4" w14:textId="77777777" w:rsidR="00AD6DB4" w:rsidRDefault="00AD6DB4" w:rsidP="00166AF3">
            <w:pPr>
              <w:pStyle w:val="TableBody"/>
              <w:rPr>
                <w:b/>
                <w:snapToGrid w:val="0"/>
              </w:rPr>
            </w:pPr>
            <w:r w:rsidRPr="00671C8B">
              <w:rPr>
                <w:b/>
                <w:snapToGrid w:val="0"/>
              </w:rPr>
              <w:t>OK</w:t>
            </w:r>
          </w:p>
          <w:p w14:paraId="205B2C42" w14:textId="77777777" w:rsidR="00AD6DB4" w:rsidRPr="008D5480" w:rsidRDefault="00AD6DB4" w:rsidP="00166AF3">
            <w:pPr>
              <w:pStyle w:val="TableBody"/>
              <w:rPr>
                <w:snapToGrid w:val="0"/>
              </w:rPr>
            </w:pPr>
          </w:p>
          <w:p w14:paraId="64BD9CD1" w14:textId="77777777" w:rsidR="00AD6DB4" w:rsidRPr="00A2756C" w:rsidRDefault="00AD6DB4" w:rsidP="00166AF3">
            <w:pPr>
              <w:pStyle w:val="TableBody"/>
              <w:rPr>
                <w:snapToGrid w:val="0"/>
              </w:rPr>
            </w:pPr>
            <w:r w:rsidRPr="008D5480">
              <w:rPr>
                <w:snapToGrid w:val="0"/>
              </w:rPr>
              <w:t>or</w:t>
            </w:r>
          </w:p>
          <w:p w14:paraId="5935EAA5" w14:textId="77777777" w:rsidR="00AD6DB4" w:rsidRPr="00671C8B" w:rsidRDefault="00AD6DB4" w:rsidP="00166AF3">
            <w:pPr>
              <w:pStyle w:val="TableBody"/>
              <w:rPr>
                <w:b/>
              </w:rPr>
            </w:pPr>
            <w:r w:rsidRPr="00671C8B">
              <w:rPr>
                <w:b/>
              </w:rPr>
              <w:t>+CME ERROR &lt;err&gt;</w:t>
            </w:r>
          </w:p>
          <w:p w14:paraId="0477AB4A" w14:textId="77777777" w:rsidR="00AD6DB4" w:rsidRPr="00671C8B" w:rsidRDefault="00AD6DB4" w:rsidP="00166AF3">
            <w:pPr>
              <w:pStyle w:val="TableBody"/>
              <w:rPr>
                <w:u w:val="single"/>
              </w:rPr>
            </w:pPr>
          </w:p>
          <w:p w14:paraId="7DF2E635" w14:textId="77777777" w:rsidR="00AD6DB4" w:rsidRPr="00671C8B" w:rsidRDefault="00AD6DB4" w:rsidP="00166AF3">
            <w:pPr>
              <w:pStyle w:val="TableBody"/>
              <w:rPr>
                <w:u w:val="single"/>
                <w:lang w:eastAsia="zh-CN"/>
              </w:rPr>
            </w:pPr>
            <w:r w:rsidRPr="00671C8B">
              <w:rPr>
                <w:u w:val="single"/>
              </w:rPr>
              <w:t>Parameters</w:t>
            </w:r>
          </w:p>
          <w:p w14:paraId="6A768586" w14:textId="77777777" w:rsidR="00AD6DB4" w:rsidRPr="00671C8B" w:rsidRDefault="00AD6DB4" w:rsidP="00166AF3">
            <w:pPr>
              <w:pStyle w:val="TableBody"/>
            </w:pPr>
            <w:r w:rsidRPr="00671C8B">
              <w:rPr>
                <w:b/>
              </w:rPr>
              <w:t>&lt;Mode&gt;</w:t>
            </w:r>
            <w:r w:rsidRPr="00671C8B">
              <w:tab/>
              <w:t>Integer type</w:t>
            </w:r>
          </w:p>
          <w:p w14:paraId="5FED52B3" w14:textId="77777777" w:rsidR="00AD6DB4" w:rsidRPr="00671C8B" w:rsidRDefault="00AD6DB4" w:rsidP="00166AF3">
            <w:pPr>
              <w:pStyle w:val="TableBody"/>
            </w:pPr>
            <w:r w:rsidRPr="00671C8B">
              <w:t>0</w:t>
            </w:r>
            <w:r w:rsidRPr="00671C8B">
              <w:tab/>
              <w:t>PDP context configuration for Device Services</w:t>
            </w:r>
          </w:p>
          <w:p w14:paraId="2E8A81E2" w14:textId="77777777" w:rsidR="00AD6DB4" w:rsidRPr="00671C8B" w:rsidRDefault="00AD6DB4" w:rsidP="00166AF3">
            <w:pPr>
              <w:pStyle w:val="TableBody"/>
            </w:pPr>
            <w:r w:rsidRPr="00671C8B">
              <w:t>1</w:t>
            </w:r>
            <w:r w:rsidRPr="00671C8B">
              <w:tab/>
              <w:t>User initiated connection to the Device services server</w:t>
            </w:r>
          </w:p>
          <w:p w14:paraId="12A58150" w14:textId="77777777" w:rsidR="00AD6DB4" w:rsidRPr="00671C8B" w:rsidRDefault="00AD6DB4" w:rsidP="00166AF3">
            <w:pPr>
              <w:pStyle w:val="TableBody"/>
              <w:rPr>
                <w:b/>
              </w:rPr>
            </w:pPr>
          </w:p>
          <w:p w14:paraId="725E951A" w14:textId="77777777" w:rsidR="00AD6DB4" w:rsidRPr="00671C8B" w:rsidRDefault="00AD6DB4" w:rsidP="00166AF3">
            <w:pPr>
              <w:pStyle w:val="TableBody"/>
            </w:pPr>
            <w:r w:rsidRPr="00671C8B">
              <w:rPr>
                <w:b/>
              </w:rPr>
              <w:t>&lt;Apn&gt;</w:t>
            </w:r>
            <w:r w:rsidRPr="00671C8B">
              <w:tab/>
            </w:r>
            <w:r w:rsidRPr="00671C8B">
              <w:tab/>
              <w:t>Access Point Name for Devices Services. String type up to 50 characters</w:t>
            </w:r>
            <w:r>
              <w:t>. For empty string, see &lt;Cid&gt;</w:t>
            </w:r>
          </w:p>
          <w:p w14:paraId="318B0BBE" w14:textId="77777777" w:rsidR="00AD6DB4" w:rsidRPr="00671C8B" w:rsidRDefault="00AD6DB4" w:rsidP="00166AF3">
            <w:pPr>
              <w:pStyle w:val="TableBody"/>
              <w:rPr>
                <w:b/>
              </w:rPr>
            </w:pPr>
          </w:p>
          <w:p w14:paraId="3E4E5742" w14:textId="77777777" w:rsidR="00AD6DB4" w:rsidRPr="00671C8B" w:rsidRDefault="00AD6DB4" w:rsidP="00166AF3">
            <w:pPr>
              <w:pStyle w:val="TableBody"/>
            </w:pPr>
            <w:r w:rsidRPr="00671C8B">
              <w:rPr>
                <w:b/>
              </w:rPr>
              <w:t>&lt;User&gt;</w:t>
            </w:r>
            <w:r w:rsidRPr="00671C8B">
              <w:rPr>
                <w:b/>
              </w:rPr>
              <w:tab/>
            </w:r>
            <w:r w:rsidRPr="00671C8B">
              <w:t>Login for the APN. String type, up to 30 characters</w:t>
            </w:r>
          </w:p>
          <w:p w14:paraId="5E7653A5" w14:textId="77777777" w:rsidR="00AD6DB4" w:rsidRPr="00671C8B" w:rsidRDefault="00AD6DB4" w:rsidP="00166AF3">
            <w:pPr>
              <w:pStyle w:val="TableBody"/>
              <w:rPr>
                <w:b/>
              </w:rPr>
            </w:pPr>
          </w:p>
          <w:p w14:paraId="7C73C485" w14:textId="77777777" w:rsidR="00AD6DB4" w:rsidRPr="00671C8B" w:rsidRDefault="00AD6DB4" w:rsidP="00166AF3">
            <w:pPr>
              <w:pStyle w:val="TableBody"/>
            </w:pPr>
            <w:r w:rsidRPr="00671C8B">
              <w:rPr>
                <w:b/>
              </w:rPr>
              <w:t>&lt;Pwd&gt;</w:t>
            </w:r>
            <w:r w:rsidRPr="00671C8B">
              <w:t xml:space="preserve"> </w:t>
            </w:r>
            <w:r w:rsidRPr="00671C8B">
              <w:tab/>
              <w:t>Password for the APN. String type, up to 30 characters</w:t>
            </w:r>
          </w:p>
          <w:p w14:paraId="00470B85" w14:textId="77777777" w:rsidR="00AD6DB4" w:rsidRDefault="00AD6DB4" w:rsidP="00166AF3">
            <w:pPr>
              <w:pStyle w:val="TableBody"/>
              <w:rPr>
                <w:b/>
              </w:rPr>
            </w:pPr>
          </w:p>
          <w:p w14:paraId="4091A1B1" w14:textId="77777777" w:rsidR="00AD6DB4" w:rsidRDefault="00AD6DB4" w:rsidP="00166AF3">
            <w:pPr>
              <w:pStyle w:val="TableBody"/>
            </w:pPr>
            <w:r w:rsidRPr="00443B28">
              <w:rPr>
                <w:b/>
              </w:rPr>
              <w:t>&lt;Cid&gt;</w:t>
            </w:r>
            <w:r>
              <w:tab/>
            </w:r>
            <w:r>
              <w:tab/>
              <w:t xml:space="preserve">1 – </w:t>
            </w:r>
            <w:r w:rsidRPr="001C1354">
              <w:rPr>
                <w:u w:val="single"/>
              </w:rPr>
              <w:t>5</w:t>
            </w:r>
            <w:r>
              <w:tab/>
              <w:t>Context ID used for AVMS PDP activation</w:t>
            </w:r>
          </w:p>
          <w:p w14:paraId="2DF4DBDE" w14:textId="77777777" w:rsidR="00AD6DB4" w:rsidRDefault="00AD6DB4" w:rsidP="00166AF3">
            <w:pPr>
              <w:pStyle w:val="TableBody"/>
            </w:pPr>
            <w:r>
              <w:t>For connection to the server:</w:t>
            </w:r>
          </w:p>
          <w:p w14:paraId="25A3B056" w14:textId="77777777" w:rsidR="00AD6DB4" w:rsidRDefault="00AD6DB4" w:rsidP="00166AF3">
            <w:pPr>
              <w:pStyle w:val="TableBody"/>
            </w:pPr>
            <w:r>
              <w:t>If the PDP of &lt;Cid&gt; has already been activated:</w:t>
            </w:r>
          </w:p>
          <w:p w14:paraId="13B0A12C" w14:textId="77777777" w:rsidR="00AD6DB4" w:rsidRDefault="00AD6DB4" w:rsidP="0059466D">
            <w:pPr>
              <w:pStyle w:val="TableBody"/>
              <w:numPr>
                <w:ilvl w:val="0"/>
                <w:numId w:val="156"/>
              </w:numPr>
            </w:pPr>
            <w:r>
              <w:t>when &lt;Apn&gt; is set as an empty string, AVMS connection will directly reuse the PDP of that &lt;Cid&gt;, or</w:t>
            </w:r>
          </w:p>
          <w:p w14:paraId="7A23C4DC" w14:textId="77777777" w:rsidR="00AD6DB4" w:rsidRDefault="00AD6DB4" w:rsidP="0059466D">
            <w:pPr>
              <w:pStyle w:val="TableBody"/>
              <w:numPr>
                <w:ilvl w:val="0"/>
                <w:numId w:val="156"/>
              </w:numPr>
            </w:pPr>
            <w:r>
              <w:t>when &lt;Apn&gt; is set as a non-empty string, it will check if &lt;Apn&gt; matches with +CGDCONT settings to reuse the connection</w:t>
            </w:r>
          </w:p>
          <w:p w14:paraId="49442EBF" w14:textId="77777777" w:rsidR="00AD6DB4" w:rsidRDefault="00AD6DB4" w:rsidP="00166AF3">
            <w:pPr>
              <w:pStyle w:val="TableBody"/>
            </w:pPr>
            <w:r>
              <w:t>Otherwise, it will activate with APN &lt;Apn&gt;.</w:t>
            </w:r>
          </w:p>
          <w:p w14:paraId="57C234EB" w14:textId="77777777" w:rsidR="00AD6DB4" w:rsidRPr="00671C8B" w:rsidRDefault="00AD6DB4" w:rsidP="00166AF3">
            <w:pPr>
              <w:pStyle w:val="TableBody"/>
              <w:rPr>
                <w:b/>
              </w:rPr>
            </w:pPr>
          </w:p>
          <w:p w14:paraId="50750BEA" w14:textId="77777777" w:rsidR="00AD6DB4" w:rsidRPr="00671C8B" w:rsidRDefault="00AD6DB4" w:rsidP="00166AF3">
            <w:pPr>
              <w:pStyle w:val="TableBody"/>
            </w:pPr>
            <w:r w:rsidRPr="00671C8B">
              <w:rPr>
                <w:b/>
              </w:rPr>
              <w:t>&lt;Action&gt;</w:t>
            </w:r>
            <w:r w:rsidRPr="00671C8B">
              <w:rPr>
                <w:b/>
              </w:rPr>
              <w:tab/>
            </w:r>
            <w:r w:rsidRPr="00671C8B">
              <w:t>For &lt;Mode&gt;=1 only</w:t>
            </w:r>
          </w:p>
          <w:p w14:paraId="3556E31B" w14:textId="77777777" w:rsidR="00AD6DB4" w:rsidRPr="00671C8B" w:rsidRDefault="00AD6DB4" w:rsidP="00166AF3">
            <w:pPr>
              <w:pStyle w:val="TableBody"/>
            </w:pPr>
            <w:r w:rsidRPr="00671C8B">
              <w:rPr>
                <w:u w:val="single"/>
              </w:rPr>
              <w:t>0</w:t>
            </w:r>
            <w:r w:rsidRPr="00671C8B">
              <w:tab/>
              <w:t>Release the current connection to the Device Services Server</w:t>
            </w:r>
          </w:p>
          <w:p w14:paraId="61534724" w14:textId="77777777" w:rsidR="00AD6DB4" w:rsidRPr="00671C8B" w:rsidRDefault="00AD6DB4" w:rsidP="00166AF3">
            <w:pPr>
              <w:pStyle w:val="TableBody"/>
              <w:rPr>
                <w:u w:val="single"/>
              </w:rPr>
            </w:pPr>
            <w:r w:rsidRPr="00671C8B">
              <w:t>1</w:t>
            </w:r>
            <w:r w:rsidRPr="00671C8B">
              <w:tab/>
              <w:t>Establish a connection to the Device Services Server</w:t>
            </w:r>
          </w:p>
        </w:tc>
      </w:tr>
      <w:tr w:rsidR="00AD6DB4" w:rsidRPr="00671C8B" w14:paraId="32A4A944" w14:textId="77777777" w:rsidTr="000A6729">
        <w:trPr>
          <w:cantSplit w:val="0"/>
          <w:trHeight w:val="65"/>
        </w:trPr>
        <w:tc>
          <w:tcPr>
            <w:tcW w:w="2157" w:type="dxa"/>
          </w:tcPr>
          <w:p w14:paraId="08982298" w14:textId="77777777" w:rsidR="00AD6DB4" w:rsidRPr="00671C8B" w:rsidRDefault="00AD6DB4" w:rsidP="00166AF3">
            <w:pPr>
              <w:pStyle w:val="TableBody"/>
              <w:rPr>
                <w:u w:val="single"/>
              </w:rPr>
            </w:pPr>
            <w:r w:rsidRPr="00671C8B">
              <w:rPr>
                <w:u w:val="single"/>
              </w:rPr>
              <w:t>Notes</w:t>
            </w:r>
          </w:p>
        </w:tc>
        <w:tc>
          <w:tcPr>
            <w:tcW w:w="6840" w:type="dxa"/>
          </w:tcPr>
          <w:p w14:paraId="4F73D0A6" w14:textId="77777777" w:rsidR="00AD6DB4" w:rsidRPr="00671C8B" w:rsidRDefault="00AD6DB4" w:rsidP="0059466D">
            <w:pPr>
              <w:pStyle w:val="TableBody"/>
              <w:numPr>
                <w:ilvl w:val="0"/>
                <w:numId w:val="51"/>
              </w:numPr>
            </w:pPr>
            <w:r w:rsidRPr="00671C8B">
              <w:t>This command is available when the embedded module has finished the Device Services initialization (see +WDSI)</w:t>
            </w:r>
            <w:r>
              <w:t>.</w:t>
            </w:r>
          </w:p>
          <w:p w14:paraId="29184952" w14:textId="77777777" w:rsidR="00AD6DB4" w:rsidRPr="005D3415" w:rsidRDefault="00AD6DB4" w:rsidP="0059466D">
            <w:pPr>
              <w:pStyle w:val="TableBody"/>
              <w:numPr>
                <w:ilvl w:val="0"/>
                <w:numId w:val="51"/>
              </w:numPr>
            </w:pPr>
            <w:r w:rsidRPr="00671C8B">
              <w:t>&lt;Apn&gt;, &lt;User&gt;</w:t>
            </w:r>
            <w:r>
              <w:t xml:space="preserve">, </w:t>
            </w:r>
            <w:r w:rsidRPr="00671C8B">
              <w:t xml:space="preserve">&lt;Pwd&gt; </w:t>
            </w:r>
            <w:r>
              <w:t xml:space="preserve">and &lt;Cid&gt; </w:t>
            </w:r>
            <w:r w:rsidRPr="00671C8B">
              <w:t xml:space="preserve">parameters are </w:t>
            </w:r>
            <w:r>
              <w:t xml:space="preserve">automatically </w:t>
            </w:r>
            <w:r w:rsidRPr="00671C8B">
              <w:t xml:space="preserve">stored in non-volatile memory. AT&amp;F has no effect on </w:t>
            </w:r>
            <w:r w:rsidRPr="005D3415">
              <w:t>these parameters.</w:t>
            </w:r>
          </w:p>
          <w:p w14:paraId="23C1A08A" w14:textId="77777777" w:rsidR="00AD6DB4" w:rsidRDefault="00AD6DB4" w:rsidP="0059466D">
            <w:pPr>
              <w:pStyle w:val="TableBody"/>
              <w:numPr>
                <w:ilvl w:val="0"/>
                <w:numId w:val="51"/>
              </w:numPr>
            </w:pPr>
            <w:r w:rsidRPr="005D3415">
              <w:t>AT+WDSS? command only returns OK if no APN is defined.</w:t>
            </w:r>
          </w:p>
          <w:p w14:paraId="56388820" w14:textId="77777777" w:rsidR="00AD6DB4" w:rsidRDefault="00AD6DB4" w:rsidP="00166AF3">
            <w:pPr>
              <w:pStyle w:val="TableBody"/>
            </w:pPr>
          </w:p>
          <w:p w14:paraId="51CB2417" w14:textId="77777777" w:rsidR="00AD6DB4" w:rsidRPr="005D3415" w:rsidRDefault="00AD6DB4" w:rsidP="0059466D">
            <w:pPr>
              <w:pStyle w:val="TableBody"/>
              <w:numPr>
                <w:ilvl w:val="0"/>
                <w:numId w:val="51"/>
              </w:numPr>
            </w:pPr>
            <w:r w:rsidRPr="005D3415">
              <w:t>When a request is sent to the embedded module to resume a</w:t>
            </w:r>
            <w:r>
              <w:t xml:space="preserve"> </w:t>
            </w:r>
            <w:r w:rsidRPr="005D3415">
              <w:t>n</w:t>
            </w:r>
            <w:r>
              <w:t>o</w:t>
            </w:r>
            <w:r w:rsidRPr="005D3415">
              <w:t>n</w:t>
            </w:r>
            <w:r>
              <w:t>-</w:t>
            </w:r>
            <w:r w:rsidRPr="005D3415">
              <w:t>existent or unsuspended session, +CME ERROR: 3 is returned.</w:t>
            </w:r>
          </w:p>
          <w:p w14:paraId="793478D8" w14:textId="77777777" w:rsidR="00AD6DB4" w:rsidRDefault="00AD6DB4" w:rsidP="0059466D">
            <w:pPr>
              <w:pStyle w:val="TableBody"/>
              <w:numPr>
                <w:ilvl w:val="0"/>
                <w:numId w:val="51"/>
              </w:numPr>
            </w:pPr>
            <w:r w:rsidRPr="005D3415">
              <w:t>When a request is sent to the embedded module to release a</w:t>
            </w:r>
            <w:r>
              <w:t xml:space="preserve"> </w:t>
            </w:r>
            <w:r w:rsidRPr="005D3415">
              <w:t>n</w:t>
            </w:r>
            <w:r>
              <w:t>on-</w:t>
            </w:r>
            <w:r w:rsidRPr="005D3415">
              <w:t>existent session, +CME ERROR: 3 is returned.</w:t>
            </w:r>
          </w:p>
          <w:p w14:paraId="6D0CE549" w14:textId="77777777" w:rsidR="00AD6DB4" w:rsidRPr="00671C8B" w:rsidRDefault="00AD6DB4" w:rsidP="0059466D">
            <w:pPr>
              <w:pStyle w:val="TableBody"/>
              <w:numPr>
                <w:ilvl w:val="0"/>
                <w:numId w:val="51"/>
              </w:numPr>
            </w:pPr>
            <w:r w:rsidRPr="005D3415">
              <w:t>Depending on +WDSM configuration, when no dedicated NAP is defined using +WDSS command and a session is asked (by AT command or notify by SMS), the embedded module</w:t>
            </w:r>
            <w:r w:rsidRPr="005D3415">
              <w:rPr>
                <w:vertAlign w:val="superscript"/>
              </w:rPr>
              <w:t xml:space="preserve"> </w:t>
            </w:r>
            <w:r w:rsidRPr="005D3415">
              <w:t>will</w:t>
            </w:r>
            <w:r w:rsidRPr="00671C8B">
              <w:t xml:space="preserve"> use a NAP defined by +CGDCONT command to activate the dedicated PDP context. This NAP will be recorded to configure the NAP Device Services and it will be used to activate the dedicated PDP context for the next sessions.</w:t>
            </w:r>
          </w:p>
          <w:p w14:paraId="22C5143D" w14:textId="77777777" w:rsidR="00AD6DB4" w:rsidRPr="00671C8B" w:rsidRDefault="00AD6DB4" w:rsidP="0059466D">
            <w:pPr>
              <w:pStyle w:val="TableBody"/>
              <w:numPr>
                <w:ilvl w:val="0"/>
                <w:numId w:val="51"/>
              </w:numPr>
            </w:pPr>
            <w:r w:rsidRPr="00671C8B">
              <w:t xml:space="preserve">When the PDP context cannot be activated because of bad </w:t>
            </w:r>
            <w:r>
              <w:t>AirVantage</w:t>
            </w:r>
            <w:r w:rsidRPr="00671C8B">
              <w:t xml:space="preserve"> Management Services NAP configuration, the embedded module</w:t>
            </w:r>
            <w:r w:rsidRPr="00671C8B">
              <w:rPr>
                <w:vertAlign w:val="superscript"/>
              </w:rPr>
              <w:t xml:space="preserve"> </w:t>
            </w:r>
            <w:r w:rsidRPr="00671C8B">
              <w:t>will use a NAP defined by +CGDCONT command to activate the dedicated PDP context (but the initial NAP configuration is not erased).</w:t>
            </w:r>
          </w:p>
          <w:p w14:paraId="7DA61F3B" w14:textId="77777777" w:rsidR="00AD6DB4" w:rsidRPr="00671C8B" w:rsidRDefault="00AD6DB4" w:rsidP="0059466D">
            <w:pPr>
              <w:pStyle w:val="TableBody"/>
              <w:numPr>
                <w:ilvl w:val="0"/>
                <w:numId w:val="51"/>
              </w:numPr>
            </w:pPr>
            <w:r>
              <w:t>A</w:t>
            </w:r>
            <w:r w:rsidRPr="00671C8B">
              <w:t xml:space="preserve">ctivation </w:t>
            </w:r>
            <w:r w:rsidRPr="00671C8B">
              <w:rPr>
                <w:rFonts w:hint="eastAsia"/>
              </w:rPr>
              <w:t xml:space="preserve">is done if the </w:t>
            </w:r>
            <w:r w:rsidRPr="00671C8B">
              <w:t>embedded module</w:t>
            </w:r>
            <w:r w:rsidRPr="00671C8B">
              <w:rPr>
                <w:rFonts w:hint="eastAsia"/>
              </w:rPr>
              <w:t xml:space="preserve"> is registered on the network. </w:t>
            </w:r>
            <w:r w:rsidRPr="00671C8B">
              <w:t xml:space="preserve">If </w:t>
            </w:r>
            <w:r w:rsidRPr="00671C8B">
              <w:rPr>
                <w:rFonts w:hint="eastAsia"/>
              </w:rPr>
              <w:t>the</w:t>
            </w:r>
            <w:r w:rsidRPr="00671C8B">
              <w:t xml:space="preserve"> embedded module is not registered when the command is performed, activation will be done at the next network registration (even if the embedded module resets).</w:t>
            </w:r>
          </w:p>
          <w:p w14:paraId="690907AD" w14:textId="77777777" w:rsidR="00AD6DB4" w:rsidRDefault="00AD6DB4" w:rsidP="0059466D">
            <w:pPr>
              <w:pStyle w:val="TableBody"/>
              <w:numPr>
                <w:ilvl w:val="0"/>
                <w:numId w:val="51"/>
              </w:numPr>
            </w:pPr>
            <w:r w:rsidRPr="00671C8B">
              <w:t xml:space="preserve">No GPRS connection to the </w:t>
            </w:r>
            <w:r>
              <w:t>AirVantage</w:t>
            </w:r>
            <w:r w:rsidRPr="00671C8B">
              <w:t xml:space="preserve"> Management Services server is possible when a registration is not completed.</w:t>
            </w:r>
          </w:p>
          <w:p w14:paraId="1A7871C2" w14:textId="77777777" w:rsidR="00AD6DB4" w:rsidRPr="009872E1" w:rsidRDefault="00AD6DB4" w:rsidP="0059466D">
            <w:pPr>
              <w:pStyle w:val="TableBody"/>
              <w:numPr>
                <w:ilvl w:val="0"/>
                <w:numId w:val="51"/>
              </w:numPr>
            </w:pPr>
            <w:r w:rsidRPr="009872E1">
              <w:t xml:space="preserve">If </w:t>
            </w:r>
            <w:r w:rsidRPr="001C1354">
              <w:t>reuse of existing activated PDP context is required</w:t>
            </w:r>
            <w:r w:rsidRPr="009872E1">
              <w:t xml:space="preserve"> for all internet connection</w:t>
            </w:r>
            <w:r>
              <w:t>s</w:t>
            </w:r>
            <w:r w:rsidRPr="009872E1">
              <w:t>, set the &lt;Cid&gt; accordingly.</w:t>
            </w:r>
            <w:r>
              <w:t xml:space="preserve"> </w:t>
            </w:r>
            <w:r w:rsidRPr="009872E1">
              <w:t xml:space="preserve">For example, in LTE, if </w:t>
            </w:r>
            <w:r>
              <w:t xml:space="preserve">the </w:t>
            </w:r>
            <w:r w:rsidRPr="009872E1">
              <w:t>internet connection uses PDP of cid1, then &lt;Cid&gt; should be 1</w:t>
            </w:r>
            <w:r>
              <w:t>.</w:t>
            </w:r>
          </w:p>
          <w:p w14:paraId="19B0E743" w14:textId="77777777" w:rsidR="00AD6DB4" w:rsidRPr="00671C8B" w:rsidRDefault="00AD6DB4" w:rsidP="0059466D">
            <w:pPr>
              <w:pStyle w:val="TableBody"/>
              <w:numPr>
                <w:ilvl w:val="0"/>
                <w:numId w:val="51"/>
              </w:numPr>
            </w:pPr>
            <w:r w:rsidRPr="009872E1">
              <w:t xml:space="preserve">AT+WDSS=0 will remove all stored information </w:t>
            </w:r>
            <w:r>
              <w:t>(</w:t>
            </w:r>
            <w:r w:rsidRPr="009872E1">
              <w:t>&lt;Apn&gt;, &lt;User&gt;, &lt;Pwd&gt; and &lt;Cid&gt;</w:t>
            </w:r>
            <w:r>
              <w:t>)</w:t>
            </w:r>
            <w:r w:rsidRPr="009872E1">
              <w:t xml:space="preserve">. &lt;Apn&gt; will become unprovisioned, but not </w:t>
            </w:r>
            <w:r>
              <w:t xml:space="preserve">an </w:t>
            </w:r>
            <w:r w:rsidRPr="009872E1">
              <w:t xml:space="preserve">empty </w:t>
            </w:r>
            <w:r>
              <w:t>string.</w:t>
            </w:r>
          </w:p>
        </w:tc>
      </w:tr>
      <w:tr w:rsidR="00AD6DB4" w:rsidRPr="00671C8B" w14:paraId="208DBB5B" w14:textId="77777777" w:rsidTr="000A6729">
        <w:trPr>
          <w:cantSplit w:val="0"/>
          <w:trHeight w:val="65"/>
        </w:trPr>
        <w:tc>
          <w:tcPr>
            <w:tcW w:w="2157" w:type="dxa"/>
          </w:tcPr>
          <w:p w14:paraId="71FE6AD2" w14:textId="77777777" w:rsidR="00AD6DB4" w:rsidRPr="008B1462" w:rsidRDefault="00AD6DB4" w:rsidP="00166AF3">
            <w:pPr>
              <w:pStyle w:val="TableBody"/>
              <w:rPr>
                <w:b/>
              </w:rPr>
            </w:pPr>
            <w:r w:rsidRPr="008B1462">
              <w:rPr>
                <w:u w:val="single"/>
              </w:rPr>
              <w:t>Examples</w:t>
            </w:r>
          </w:p>
        </w:tc>
        <w:tc>
          <w:tcPr>
            <w:tcW w:w="6840" w:type="dxa"/>
          </w:tcPr>
          <w:p w14:paraId="4854E151" w14:textId="77777777" w:rsidR="00AD6DB4" w:rsidRPr="00671C8B" w:rsidRDefault="00AD6DB4" w:rsidP="00166AF3">
            <w:pPr>
              <w:pStyle w:val="TableBody"/>
              <w:rPr>
                <w:b/>
              </w:rPr>
            </w:pPr>
            <w:r w:rsidRPr="00671C8B">
              <w:rPr>
                <w:b/>
              </w:rPr>
              <w:t>AT+WDSS?</w:t>
            </w:r>
          </w:p>
          <w:p w14:paraId="7B54B0F8" w14:textId="77777777" w:rsidR="00AD6DB4" w:rsidRPr="00671C8B" w:rsidRDefault="00AD6DB4" w:rsidP="00166AF3">
            <w:pPr>
              <w:pStyle w:val="TableBody"/>
              <w:rPr>
                <w:i/>
              </w:rPr>
            </w:pPr>
            <w:r w:rsidRPr="00671C8B">
              <w:rPr>
                <w:b/>
              </w:rPr>
              <w:t>OK</w:t>
            </w:r>
            <w:r w:rsidRPr="00671C8B">
              <w:tab/>
            </w:r>
            <w:r w:rsidRPr="00671C8B">
              <w:tab/>
            </w:r>
            <w:r w:rsidRPr="00671C8B">
              <w:tab/>
            </w:r>
            <w:r w:rsidRPr="00671C8B">
              <w:tab/>
            </w:r>
            <w:r w:rsidRPr="00671C8B">
              <w:rPr>
                <w:i/>
              </w:rPr>
              <w:t>//No APN defined</w:t>
            </w:r>
          </w:p>
          <w:p w14:paraId="7B162468" w14:textId="77777777" w:rsidR="00AD6DB4" w:rsidRPr="00671C8B" w:rsidRDefault="00AD6DB4" w:rsidP="00166AF3">
            <w:pPr>
              <w:pStyle w:val="TableBody"/>
              <w:rPr>
                <w:b/>
              </w:rPr>
            </w:pPr>
          </w:p>
          <w:p w14:paraId="1B7FB5FA" w14:textId="77777777" w:rsidR="00AD6DB4" w:rsidRPr="00671C8B" w:rsidRDefault="00AD6DB4" w:rsidP="00166AF3">
            <w:pPr>
              <w:pStyle w:val="TableBody"/>
              <w:rPr>
                <w:b/>
              </w:rPr>
            </w:pPr>
            <w:r w:rsidRPr="00671C8B">
              <w:rPr>
                <w:b/>
              </w:rPr>
              <w:t>AT+WDSS=?</w:t>
            </w:r>
          </w:p>
          <w:p w14:paraId="0D74E59B" w14:textId="77777777" w:rsidR="00AD6DB4" w:rsidRDefault="00AD6DB4" w:rsidP="00166AF3">
            <w:pPr>
              <w:pStyle w:val="TableBody"/>
              <w:rPr>
                <w:b/>
              </w:rPr>
            </w:pPr>
            <w:r w:rsidRPr="00671C8B">
              <w:rPr>
                <w:b/>
              </w:rPr>
              <w:t>+WDSS: 0, 50,30,30</w:t>
            </w:r>
            <w:r>
              <w:rPr>
                <w:b/>
              </w:rPr>
              <w:t>,(1-5)</w:t>
            </w:r>
          </w:p>
          <w:p w14:paraId="58991E1C" w14:textId="77777777" w:rsidR="00AD6DB4" w:rsidRDefault="00AD6DB4" w:rsidP="00166AF3">
            <w:pPr>
              <w:pStyle w:val="TableBody"/>
              <w:rPr>
                <w:b/>
              </w:rPr>
            </w:pPr>
            <w:r w:rsidRPr="0010683F">
              <w:rPr>
                <w:b/>
              </w:rPr>
              <w:t>+WDSS: 1,(0-1)</w:t>
            </w:r>
          </w:p>
          <w:p w14:paraId="0524F7DC" w14:textId="77777777" w:rsidR="00AD6DB4" w:rsidRPr="00671C8B" w:rsidRDefault="00AD6DB4" w:rsidP="00166AF3">
            <w:pPr>
              <w:pStyle w:val="TableBody"/>
              <w:rPr>
                <w:b/>
              </w:rPr>
            </w:pPr>
            <w:r w:rsidRPr="00671C8B">
              <w:rPr>
                <w:b/>
              </w:rPr>
              <w:t>OK</w:t>
            </w:r>
          </w:p>
          <w:p w14:paraId="764564AC" w14:textId="77777777" w:rsidR="00AD6DB4" w:rsidRPr="00671C8B" w:rsidRDefault="00AD6DB4" w:rsidP="00166AF3">
            <w:pPr>
              <w:pStyle w:val="TableBody"/>
            </w:pPr>
          </w:p>
          <w:p w14:paraId="5F340BB3" w14:textId="77777777" w:rsidR="00AD6DB4" w:rsidRPr="00671C8B" w:rsidRDefault="00AD6DB4" w:rsidP="00166AF3">
            <w:pPr>
              <w:pStyle w:val="TableBody"/>
              <w:rPr>
                <w:b/>
                <w:i/>
              </w:rPr>
            </w:pPr>
            <w:r w:rsidRPr="00671C8B">
              <w:rPr>
                <w:b/>
              </w:rPr>
              <w:t>AT+WDSS=0,</w:t>
            </w:r>
            <w:r>
              <w:rPr>
                <w:b/>
              </w:rPr>
              <w:t>“</w:t>
            </w:r>
            <w:r w:rsidRPr="00671C8B">
              <w:rPr>
                <w:b/>
              </w:rPr>
              <w:t>Sierra Wireless</w:t>
            </w:r>
            <w:r>
              <w:rPr>
                <w:b/>
              </w:rPr>
              <w:t>”,,,5</w:t>
            </w:r>
            <w:r>
              <w:rPr>
                <w:b/>
              </w:rPr>
              <w:tab/>
            </w:r>
            <w:r w:rsidRPr="00671C8B">
              <w:rPr>
                <w:i/>
              </w:rPr>
              <w:t xml:space="preserve">//Define the APN for </w:t>
            </w:r>
            <w:r w:rsidRPr="00671C8B">
              <w:rPr>
                <w:i/>
              </w:rPr>
              <w:tab/>
              <w:t>the Device Services</w:t>
            </w:r>
            <w:r>
              <w:rPr>
                <w:i/>
              </w:rPr>
              <w:t xml:space="preserve">; contect </w:t>
            </w:r>
            <w:r>
              <w:rPr>
                <w:i/>
              </w:rPr>
              <w:tab/>
            </w:r>
            <w:r>
              <w:rPr>
                <w:i/>
              </w:rPr>
              <w:tab/>
            </w:r>
            <w:r>
              <w:rPr>
                <w:i/>
              </w:rPr>
              <w:tab/>
            </w:r>
            <w:r>
              <w:rPr>
                <w:i/>
              </w:rPr>
              <w:tab/>
            </w:r>
            <w:r>
              <w:rPr>
                <w:i/>
              </w:rPr>
              <w:tab/>
            </w:r>
            <w:r>
              <w:rPr>
                <w:i/>
              </w:rPr>
              <w:tab/>
              <w:t>//ID = 5</w:t>
            </w:r>
          </w:p>
          <w:p w14:paraId="6AB1BD8C" w14:textId="77777777" w:rsidR="00AD6DB4" w:rsidRPr="00671C8B" w:rsidRDefault="00AD6DB4" w:rsidP="00166AF3">
            <w:pPr>
              <w:pStyle w:val="TableBody"/>
              <w:ind w:left="2907" w:hanging="2907"/>
              <w:rPr>
                <w:b/>
                <w:i/>
              </w:rPr>
            </w:pPr>
            <w:r w:rsidRPr="00671C8B">
              <w:rPr>
                <w:b/>
              </w:rPr>
              <w:t>OK</w:t>
            </w:r>
            <w:r w:rsidRPr="00671C8B">
              <w:tab/>
            </w:r>
            <w:r w:rsidRPr="00671C8B">
              <w:tab/>
            </w:r>
          </w:p>
          <w:p w14:paraId="3FC196CD" w14:textId="77777777" w:rsidR="00AD6DB4" w:rsidRDefault="00AD6DB4" w:rsidP="00166AF3">
            <w:pPr>
              <w:pStyle w:val="TableBody"/>
            </w:pPr>
          </w:p>
          <w:p w14:paraId="00C30261" w14:textId="77777777" w:rsidR="00AD6DB4" w:rsidRPr="00671C8B" w:rsidRDefault="00AD6DB4" w:rsidP="00166AF3">
            <w:pPr>
              <w:pStyle w:val="TableBody"/>
              <w:rPr>
                <w:b/>
              </w:rPr>
            </w:pPr>
            <w:r w:rsidRPr="00671C8B">
              <w:rPr>
                <w:b/>
              </w:rPr>
              <w:t>AT+WDSS?</w:t>
            </w:r>
          </w:p>
          <w:p w14:paraId="543EF6CA" w14:textId="77777777" w:rsidR="00AD6DB4" w:rsidRDefault="00AD6DB4" w:rsidP="00166AF3">
            <w:pPr>
              <w:pStyle w:val="TableBody"/>
              <w:rPr>
                <w:b/>
              </w:rPr>
            </w:pPr>
            <w:r w:rsidRPr="00C27160">
              <w:rPr>
                <w:b/>
              </w:rPr>
              <w:t>+WDSS: 0,</w:t>
            </w:r>
            <w:r>
              <w:rPr>
                <w:b/>
              </w:rPr>
              <w:t>“Sierra Wireless”,,5</w:t>
            </w:r>
          </w:p>
          <w:p w14:paraId="0E8E7C07" w14:textId="77777777" w:rsidR="00AD6DB4" w:rsidRPr="00671C8B" w:rsidRDefault="00AD6DB4" w:rsidP="00166AF3">
            <w:pPr>
              <w:pStyle w:val="TableBody"/>
              <w:rPr>
                <w:b/>
              </w:rPr>
            </w:pPr>
            <w:r>
              <w:rPr>
                <w:b/>
              </w:rPr>
              <w:t>+WDSS: 1,0</w:t>
            </w:r>
          </w:p>
          <w:p w14:paraId="0B38D2EA" w14:textId="77777777" w:rsidR="00AD6DB4" w:rsidRPr="00671C8B" w:rsidRDefault="00AD6DB4" w:rsidP="00166AF3">
            <w:pPr>
              <w:pStyle w:val="TableBody"/>
              <w:rPr>
                <w:b/>
              </w:rPr>
            </w:pPr>
            <w:r w:rsidRPr="00671C8B">
              <w:rPr>
                <w:b/>
              </w:rPr>
              <w:t>OK</w:t>
            </w:r>
          </w:p>
          <w:p w14:paraId="1E002198" w14:textId="77777777" w:rsidR="00AD6DB4" w:rsidRPr="00671C8B" w:rsidRDefault="00AD6DB4" w:rsidP="00166AF3">
            <w:pPr>
              <w:pStyle w:val="TableBody"/>
            </w:pPr>
          </w:p>
          <w:p w14:paraId="06157BBF" w14:textId="77777777" w:rsidR="00AD6DB4" w:rsidRPr="00671C8B" w:rsidRDefault="00AD6DB4" w:rsidP="00166AF3">
            <w:pPr>
              <w:pStyle w:val="TableBody"/>
              <w:rPr>
                <w:i/>
              </w:rPr>
            </w:pPr>
            <w:r w:rsidRPr="00671C8B">
              <w:rPr>
                <w:b/>
              </w:rPr>
              <w:t>AT+WDSS=1,1</w:t>
            </w:r>
            <w:r w:rsidRPr="00671C8B">
              <w:tab/>
            </w:r>
            <w:r w:rsidRPr="00671C8B">
              <w:tab/>
            </w:r>
            <w:r w:rsidRPr="00671C8B">
              <w:rPr>
                <w:i/>
              </w:rPr>
              <w:t>//Initiation of a connection to the Device Services server</w:t>
            </w:r>
          </w:p>
          <w:p w14:paraId="0138F25B" w14:textId="77777777" w:rsidR="00AD6DB4" w:rsidRPr="00671C8B" w:rsidRDefault="00AD6DB4" w:rsidP="00166AF3">
            <w:pPr>
              <w:pStyle w:val="TableBody"/>
              <w:rPr>
                <w:b/>
              </w:rPr>
            </w:pPr>
            <w:r w:rsidRPr="00671C8B">
              <w:rPr>
                <w:b/>
              </w:rPr>
              <w:t>OK</w:t>
            </w:r>
          </w:p>
          <w:p w14:paraId="00B647BB" w14:textId="77777777" w:rsidR="00AD6DB4" w:rsidRPr="00671C8B" w:rsidRDefault="00AD6DB4" w:rsidP="00166AF3">
            <w:pPr>
              <w:pStyle w:val="TableBody"/>
              <w:rPr>
                <w:b/>
              </w:rPr>
            </w:pPr>
          </w:p>
          <w:p w14:paraId="6BEA8D06" w14:textId="77777777" w:rsidR="00AD6DB4" w:rsidRPr="00671C8B" w:rsidRDefault="00AD6DB4" w:rsidP="00166AF3">
            <w:pPr>
              <w:pStyle w:val="TableBody"/>
              <w:rPr>
                <w:i/>
              </w:rPr>
            </w:pPr>
            <w:r w:rsidRPr="00671C8B">
              <w:rPr>
                <w:b/>
              </w:rPr>
              <w:t>AT+WDSS=1,0</w:t>
            </w:r>
            <w:r w:rsidRPr="00671C8B">
              <w:tab/>
            </w:r>
            <w:r w:rsidRPr="00671C8B">
              <w:tab/>
            </w:r>
            <w:r w:rsidRPr="00671C8B">
              <w:rPr>
                <w:i/>
              </w:rPr>
              <w:t>//Release connection to the Device Services server</w:t>
            </w:r>
          </w:p>
          <w:p w14:paraId="20311E72" w14:textId="77777777" w:rsidR="00AD6DB4" w:rsidRDefault="00AD6DB4" w:rsidP="00166AF3">
            <w:pPr>
              <w:pStyle w:val="TableBody"/>
            </w:pPr>
            <w:r w:rsidRPr="00671C8B">
              <w:rPr>
                <w:b/>
              </w:rPr>
              <w:t>OK</w:t>
            </w:r>
          </w:p>
          <w:p w14:paraId="1769BEED" w14:textId="77777777" w:rsidR="00AD6DB4" w:rsidRDefault="00AD6DB4" w:rsidP="00166AF3">
            <w:pPr>
              <w:pStyle w:val="TableBody"/>
              <w:rPr>
                <w:b/>
              </w:rPr>
            </w:pPr>
          </w:p>
          <w:p w14:paraId="4ECE56D3" w14:textId="77777777" w:rsidR="00AD6DB4" w:rsidRPr="001C1354" w:rsidRDefault="00AD6DB4" w:rsidP="00166AF3">
            <w:pPr>
              <w:pStyle w:val="TableBody"/>
            </w:pPr>
            <w:r>
              <w:t xml:space="preserve">// Example for </w:t>
            </w:r>
            <w:r w:rsidRPr="001C1354">
              <w:t>LTE with only one PDP context is allowed</w:t>
            </w:r>
            <w:r w:rsidRPr="009872E1" w:rsidDel="009872E1">
              <w:t xml:space="preserve"> </w:t>
            </w:r>
          </w:p>
          <w:p w14:paraId="5CE5B67D" w14:textId="77777777" w:rsidR="00AD6DB4" w:rsidRPr="00AF3446" w:rsidRDefault="00AD6DB4" w:rsidP="00166AF3">
            <w:pPr>
              <w:pStyle w:val="TableBody"/>
              <w:rPr>
                <w:b/>
              </w:rPr>
            </w:pPr>
            <w:r w:rsidRPr="00AF3446">
              <w:rPr>
                <w:b/>
              </w:rPr>
              <w:t>at+cgdcont?</w:t>
            </w:r>
          </w:p>
          <w:p w14:paraId="7396D171" w14:textId="77777777" w:rsidR="00AD6DB4" w:rsidRPr="00AF3446" w:rsidRDefault="00AD6DB4" w:rsidP="00166AF3">
            <w:pPr>
              <w:pStyle w:val="TableBody"/>
              <w:rPr>
                <w:b/>
              </w:rPr>
            </w:pPr>
            <w:r w:rsidRPr="00AF3446">
              <w:rPr>
                <w:b/>
              </w:rPr>
              <w:t>+CGDCONT: 1,"IP","broadband","10.191.8.184",0,0,0,0,0,0</w:t>
            </w:r>
          </w:p>
          <w:p w14:paraId="7BEDDBCD" w14:textId="77777777" w:rsidR="00AD6DB4" w:rsidRPr="00AF3446" w:rsidRDefault="00AD6DB4" w:rsidP="00166AF3">
            <w:pPr>
              <w:pStyle w:val="TableBody"/>
              <w:rPr>
                <w:b/>
              </w:rPr>
            </w:pPr>
            <w:r w:rsidRPr="00AF3446">
              <w:rPr>
                <w:b/>
              </w:rPr>
              <w:t>OK</w:t>
            </w:r>
          </w:p>
          <w:p w14:paraId="6F163C22" w14:textId="77777777" w:rsidR="00AD6DB4" w:rsidRPr="00AF3446" w:rsidRDefault="00AD6DB4" w:rsidP="00166AF3">
            <w:pPr>
              <w:pStyle w:val="TableBody"/>
              <w:rPr>
                <w:b/>
              </w:rPr>
            </w:pPr>
          </w:p>
          <w:p w14:paraId="430DDD83" w14:textId="77777777" w:rsidR="00AD6DB4" w:rsidRPr="00AF3446" w:rsidRDefault="00AD6DB4" w:rsidP="00166AF3">
            <w:pPr>
              <w:pStyle w:val="TableBody"/>
              <w:rPr>
                <w:b/>
              </w:rPr>
            </w:pPr>
            <w:r w:rsidRPr="00AF3446">
              <w:rPr>
                <w:b/>
              </w:rPr>
              <w:t>at+wdss=0,”broadband”,,,1</w:t>
            </w:r>
          </w:p>
          <w:p w14:paraId="05F7B97E" w14:textId="77777777" w:rsidR="00AD6DB4" w:rsidRPr="00AF3446" w:rsidRDefault="00AD6DB4" w:rsidP="00166AF3">
            <w:pPr>
              <w:pStyle w:val="TableBody"/>
              <w:rPr>
                <w:b/>
              </w:rPr>
            </w:pPr>
            <w:r w:rsidRPr="00AF3446">
              <w:rPr>
                <w:b/>
              </w:rPr>
              <w:t>OK</w:t>
            </w:r>
          </w:p>
          <w:p w14:paraId="0B93D485" w14:textId="77777777" w:rsidR="00AD6DB4" w:rsidRPr="00AF3446" w:rsidRDefault="00AD6DB4" w:rsidP="00166AF3">
            <w:pPr>
              <w:pStyle w:val="TableBody"/>
              <w:rPr>
                <w:b/>
              </w:rPr>
            </w:pPr>
          </w:p>
          <w:p w14:paraId="414C9934" w14:textId="77777777" w:rsidR="00AD6DB4" w:rsidRPr="00AF3446" w:rsidRDefault="00AD6DB4" w:rsidP="00166AF3">
            <w:pPr>
              <w:pStyle w:val="TableBody"/>
              <w:rPr>
                <w:b/>
              </w:rPr>
            </w:pPr>
            <w:r w:rsidRPr="00AF3446">
              <w:rPr>
                <w:b/>
              </w:rPr>
              <w:t>at+wdss?</w:t>
            </w:r>
          </w:p>
          <w:p w14:paraId="329E4425" w14:textId="77777777" w:rsidR="00AD6DB4" w:rsidRPr="00AF3446" w:rsidRDefault="00AD6DB4" w:rsidP="00166AF3">
            <w:pPr>
              <w:pStyle w:val="TableBody"/>
              <w:rPr>
                <w:b/>
              </w:rPr>
            </w:pPr>
            <w:r w:rsidRPr="00AF3446">
              <w:rPr>
                <w:b/>
              </w:rPr>
              <w:t>+WDSS: 0,"broadband",,1</w:t>
            </w:r>
          </w:p>
          <w:p w14:paraId="7CA91AA0" w14:textId="77777777" w:rsidR="00AD6DB4" w:rsidRPr="00AF3446" w:rsidRDefault="00AD6DB4" w:rsidP="00166AF3">
            <w:pPr>
              <w:pStyle w:val="TableBody"/>
              <w:rPr>
                <w:b/>
              </w:rPr>
            </w:pPr>
            <w:r w:rsidRPr="00AF3446">
              <w:rPr>
                <w:b/>
              </w:rPr>
              <w:t>+WDSS: 1,0</w:t>
            </w:r>
          </w:p>
          <w:p w14:paraId="7E6F6E7F" w14:textId="77777777" w:rsidR="00AD6DB4" w:rsidRPr="00AF3446" w:rsidRDefault="00AD6DB4" w:rsidP="00166AF3">
            <w:pPr>
              <w:pStyle w:val="TableBody"/>
              <w:rPr>
                <w:b/>
              </w:rPr>
            </w:pPr>
          </w:p>
          <w:p w14:paraId="13EF0071" w14:textId="77777777" w:rsidR="00AD6DB4" w:rsidRPr="00AF3446" w:rsidRDefault="00AD6DB4" w:rsidP="00166AF3">
            <w:pPr>
              <w:pStyle w:val="TableBody"/>
              <w:rPr>
                <w:b/>
              </w:rPr>
            </w:pPr>
            <w:r w:rsidRPr="00AF3446">
              <w:rPr>
                <w:b/>
              </w:rPr>
              <w:t>at+cgact?</w:t>
            </w:r>
          </w:p>
          <w:p w14:paraId="52F09DBB" w14:textId="77777777" w:rsidR="00AD6DB4" w:rsidRPr="00AF3446" w:rsidRDefault="00AD6DB4" w:rsidP="00166AF3">
            <w:pPr>
              <w:pStyle w:val="TableBody"/>
              <w:rPr>
                <w:b/>
              </w:rPr>
            </w:pPr>
            <w:r w:rsidRPr="00AF3446">
              <w:rPr>
                <w:b/>
              </w:rPr>
              <w:t>+CGACT: 1,1</w:t>
            </w:r>
          </w:p>
          <w:p w14:paraId="73DFEEFD" w14:textId="77777777" w:rsidR="00AD6DB4" w:rsidRPr="00AF3446" w:rsidRDefault="00AD6DB4" w:rsidP="00166AF3">
            <w:pPr>
              <w:pStyle w:val="TableBody"/>
              <w:rPr>
                <w:b/>
              </w:rPr>
            </w:pPr>
            <w:r w:rsidRPr="00AF3446">
              <w:rPr>
                <w:b/>
              </w:rPr>
              <w:t>OK</w:t>
            </w:r>
          </w:p>
          <w:p w14:paraId="70E05ADD" w14:textId="77777777" w:rsidR="00AD6DB4" w:rsidRPr="00AF3446" w:rsidRDefault="00AD6DB4" w:rsidP="00166AF3">
            <w:pPr>
              <w:pStyle w:val="TableBody"/>
              <w:rPr>
                <w:b/>
              </w:rPr>
            </w:pPr>
          </w:p>
          <w:p w14:paraId="6A0AD355" w14:textId="77777777" w:rsidR="00AD6DB4" w:rsidRPr="00AF3446" w:rsidRDefault="00AD6DB4" w:rsidP="00166AF3">
            <w:pPr>
              <w:pStyle w:val="TableBody"/>
              <w:rPr>
                <w:b/>
              </w:rPr>
            </w:pPr>
            <w:r w:rsidRPr="00AF3446">
              <w:rPr>
                <w:b/>
              </w:rPr>
              <w:t>at+wdss=1,1</w:t>
            </w:r>
          </w:p>
          <w:p w14:paraId="3C5A583E" w14:textId="77777777" w:rsidR="00AD6DB4" w:rsidRPr="00AF3446" w:rsidRDefault="00AD6DB4" w:rsidP="00166AF3">
            <w:pPr>
              <w:pStyle w:val="TableBody"/>
              <w:rPr>
                <w:b/>
              </w:rPr>
            </w:pPr>
            <w:r w:rsidRPr="00AF3446">
              <w:rPr>
                <w:b/>
              </w:rPr>
              <w:t>OK</w:t>
            </w:r>
          </w:p>
          <w:p w14:paraId="70F81FBB" w14:textId="77777777" w:rsidR="00AD6DB4" w:rsidRPr="00AF3446" w:rsidRDefault="00AD6DB4" w:rsidP="00166AF3">
            <w:pPr>
              <w:pStyle w:val="TableBody"/>
              <w:rPr>
                <w:b/>
              </w:rPr>
            </w:pPr>
            <w:r w:rsidRPr="00AF3446">
              <w:rPr>
                <w:b/>
              </w:rPr>
              <w:t>+WDSI: 4</w:t>
            </w:r>
          </w:p>
          <w:p w14:paraId="79E647A2" w14:textId="77777777" w:rsidR="00AD6DB4" w:rsidRPr="00AF3446" w:rsidRDefault="00AD6DB4" w:rsidP="00166AF3">
            <w:pPr>
              <w:pStyle w:val="TableBody"/>
              <w:rPr>
                <w:b/>
              </w:rPr>
            </w:pPr>
            <w:r w:rsidRPr="00AF3446">
              <w:rPr>
                <w:b/>
              </w:rPr>
              <w:t>+WDSI: 8</w:t>
            </w:r>
          </w:p>
          <w:p w14:paraId="1257180D" w14:textId="77777777" w:rsidR="00AD6DB4" w:rsidRPr="00AF3446" w:rsidRDefault="00AD6DB4" w:rsidP="00166AF3">
            <w:pPr>
              <w:pStyle w:val="TableBody"/>
              <w:rPr>
                <w:b/>
              </w:rPr>
            </w:pPr>
          </w:p>
          <w:p w14:paraId="32426A7D" w14:textId="77777777" w:rsidR="00AD6DB4" w:rsidRPr="00AF3446" w:rsidRDefault="00AD6DB4" w:rsidP="00166AF3">
            <w:pPr>
              <w:pStyle w:val="TableBody"/>
              <w:rPr>
                <w:b/>
              </w:rPr>
            </w:pPr>
            <w:r w:rsidRPr="00AF3446">
              <w:rPr>
                <w:b/>
              </w:rPr>
              <w:t>at+cgdcont?</w:t>
            </w:r>
          </w:p>
          <w:p w14:paraId="38FC06FE" w14:textId="77777777" w:rsidR="00AD6DB4" w:rsidRPr="00AF3446" w:rsidRDefault="00AD6DB4" w:rsidP="00166AF3">
            <w:pPr>
              <w:pStyle w:val="TableBody"/>
              <w:rPr>
                <w:b/>
              </w:rPr>
            </w:pPr>
            <w:r w:rsidRPr="00AF3446">
              <w:rPr>
                <w:b/>
              </w:rPr>
              <w:t>+CGDCONT: 1,"IP","broadband","10.191.8.184",0,0,0,0,0,0</w:t>
            </w:r>
          </w:p>
          <w:p w14:paraId="37A4FFFD" w14:textId="77777777" w:rsidR="00AD6DB4" w:rsidRDefault="00AD6DB4" w:rsidP="00166AF3">
            <w:pPr>
              <w:pStyle w:val="TableBody"/>
              <w:rPr>
                <w:b/>
              </w:rPr>
            </w:pPr>
            <w:r w:rsidRPr="00AF3446">
              <w:rPr>
                <w:b/>
              </w:rPr>
              <w:t>OK</w:t>
            </w:r>
          </w:p>
          <w:p w14:paraId="4FFD4BD9" w14:textId="77777777" w:rsidR="00AD6DB4" w:rsidRDefault="00AD6DB4" w:rsidP="00166AF3">
            <w:pPr>
              <w:pStyle w:val="TableBody"/>
              <w:rPr>
                <w:b/>
              </w:rPr>
            </w:pPr>
          </w:p>
          <w:p w14:paraId="4353B3DA" w14:textId="77777777" w:rsidR="00AD6DB4" w:rsidRDefault="00AD6DB4" w:rsidP="00166AF3">
            <w:pPr>
              <w:pStyle w:val="TableBody"/>
            </w:pPr>
            <w:r>
              <w:t>//Example for reusing activated PDP</w:t>
            </w:r>
          </w:p>
          <w:p w14:paraId="7D277ADF" w14:textId="77777777" w:rsidR="00AD6DB4" w:rsidRPr="001C1354" w:rsidRDefault="00AD6DB4" w:rsidP="00166AF3">
            <w:pPr>
              <w:pStyle w:val="TableBody"/>
              <w:rPr>
                <w:b/>
              </w:rPr>
            </w:pPr>
            <w:r w:rsidRPr="001C1354">
              <w:rPr>
                <w:b/>
              </w:rPr>
              <w:t>at+cgdcont?</w:t>
            </w:r>
          </w:p>
          <w:p w14:paraId="6EA1C48E" w14:textId="77777777" w:rsidR="00AD6DB4" w:rsidRPr="001C1354" w:rsidRDefault="00AD6DB4" w:rsidP="00166AF3">
            <w:pPr>
              <w:pStyle w:val="TableBody"/>
              <w:rPr>
                <w:b/>
              </w:rPr>
            </w:pPr>
            <w:r w:rsidRPr="001C1354">
              <w:rPr>
                <w:b/>
              </w:rPr>
              <w:t>+CGDCONT: 1,"IP","broadband","10.191.8.184",0,0,0,0,0,0</w:t>
            </w:r>
          </w:p>
          <w:p w14:paraId="4EFE6C0D" w14:textId="77777777" w:rsidR="00AD6DB4" w:rsidRPr="001C1354" w:rsidRDefault="00AD6DB4" w:rsidP="00166AF3">
            <w:pPr>
              <w:pStyle w:val="TableBody"/>
              <w:rPr>
                <w:b/>
              </w:rPr>
            </w:pPr>
            <w:r w:rsidRPr="001C1354">
              <w:rPr>
                <w:b/>
              </w:rPr>
              <w:t>OK</w:t>
            </w:r>
          </w:p>
          <w:p w14:paraId="1184214B" w14:textId="77777777" w:rsidR="00AD6DB4" w:rsidRPr="001C1354" w:rsidRDefault="00AD6DB4" w:rsidP="00166AF3">
            <w:pPr>
              <w:pStyle w:val="TableBody"/>
              <w:rPr>
                <w:b/>
              </w:rPr>
            </w:pPr>
          </w:p>
          <w:p w14:paraId="14FDE34F" w14:textId="77777777" w:rsidR="00AD6DB4" w:rsidRDefault="00AD6DB4" w:rsidP="00166AF3">
            <w:pPr>
              <w:pStyle w:val="TableBody"/>
            </w:pPr>
            <w:r w:rsidRPr="001C1354">
              <w:rPr>
                <w:b/>
              </w:rPr>
              <w:t>at+wdss=0</w:t>
            </w:r>
            <w:r>
              <w:t xml:space="preserve">  </w:t>
            </w:r>
            <w:r>
              <w:tab/>
            </w:r>
            <w:r>
              <w:tab/>
            </w:r>
            <w:r>
              <w:tab/>
              <w:t xml:space="preserve"> //Clear all setting</w:t>
            </w:r>
          </w:p>
          <w:p w14:paraId="6B0615DA" w14:textId="77777777" w:rsidR="00AD6DB4" w:rsidRPr="001C1354" w:rsidRDefault="00AD6DB4" w:rsidP="00166AF3">
            <w:pPr>
              <w:pStyle w:val="TableBody"/>
              <w:rPr>
                <w:b/>
              </w:rPr>
            </w:pPr>
            <w:r w:rsidRPr="001C1354">
              <w:rPr>
                <w:b/>
              </w:rPr>
              <w:t>OK</w:t>
            </w:r>
          </w:p>
          <w:p w14:paraId="63814953" w14:textId="77777777" w:rsidR="00AD6DB4" w:rsidRPr="001C1354" w:rsidRDefault="00AD6DB4" w:rsidP="00166AF3">
            <w:pPr>
              <w:pStyle w:val="TableBody"/>
              <w:rPr>
                <w:b/>
              </w:rPr>
            </w:pPr>
          </w:p>
          <w:p w14:paraId="71E6DC2D" w14:textId="77777777" w:rsidR="00AD6DB4" w:rsidRPr="001C1354" w:rsidRDefault="00AD6DB4" w:rsidP="00166AF3">
            <w:pPr>
              <w:pStyle w:val="TableBody"/>
              <w:rPr>
                <w:b/>
              </w:rPr>
            </w:pPr>
            <w:r w:rsidRPr="001C1354">
              <w:rPr>
                <w:b/>
              </w:rPr>
              <w:t>at+wdss?</w:t>
            </w:r>
          </w:p>
          <w:p w14:paraId="4099A12F" w14:textId="77777777" w:rsidR="00AD6DB4" w:rsidRPr="001C1354" w:rsidRDefault="00AD6DB4" w:rsidP="00166AF3">
            <w:pPr>
              <w:pStyle w:val="TableBody"/>
              <w:rPr>
                <w:b/>
              </w:rPr>
            </w:pPr>
            <w:r w:rsidRPr="001C1354">
              <w:rPr>
                <w:b/>
              </w:rPr>
              <w:t>OK</w:t>
            </w:r>
          </w:p>
          <w:p w14:paraId="60C96535" w14:textId="77777777" w:rsidR="00AD6DB4" w:rsidRPr="001C1354" w:rsidRDefault="00AD6DB4" w:rsidP="00166AF3">
            <w:pPr>
              <w:pStyle w:val="TableBody"/>
              <w:rPr>
                <w:b/>
              </w:rPr>
            </w:pPr>
          </w:p>
          <w:p w14:paraId="293C99FE" w14:textId="77777777" w:rsidR="00AD6DB4" w:rsidRDefault="00AD6DB4" w:rsidP="00166AF3">
            <w:pPr>
              <w:pStyle w:val="TableBody"/>
            </w:pPr>
            <w:r w:rsidRPr="001C1354">
              <w:rPr>
                <w:b/>
              </w:rPr>
              <w:t>at+wdss=0,,,,1</w:t>
            </w:r>
            <w:r>
              <w:t xml:space="preserve">  </w:t>
            </w:r>
            <w:r>
              <w:tab/>
            </w:r>
            <w:r>
              <w:tab/>
              <w:t>//Define empty string APN</w:t>
            </w:r>
          </w:p>
          <w:p w14:paraId="14EC62CB" w14:textId="77777777" w:rsidR="00AD6DB4" w:rsidRPr="001C1354" w:rsidRDefault="00AD6DB4" w:rsidP="00166AF3">
            <w:pPr>
              <w:pStyle w:val="TableBody"/>
              <w:rPr>
                <w:b/>
              </w:rPr>
            </w:pPr>
            <w:r w:rsidRPr="001C1354">
              <w:rPr>
                <w:b/>
              </w:rPr>
              <w:t>OK</w:t>
            </w:r>
          </w:p>
          <w:p w14:paraId="4B96BE17" w14:textId="77777777" w:rsidR="00AD6DB4" w:rsidRPr="001C1354" w:rsidRDefault="00AD6DB4" w:rsidP="00166AF3">
            <w:pPr>
              <w:pStyle w:val="TableBody"/>
              <w:rPr>
                <w:b/>
              </w:rPr>
            </w:pPr>
          </w:p>
          <w:p w14:paraId="710768F8" w14:textId="77777777" w:rsidR="00AD6DB4" w:rsidRPr="001C1354" w:rsidRDefault="00AD6DB4" w:rsidP="00166AF3">
            <w:pPr>
              <w:pStyle w:val="TableBody"/>
              <w:rPr>
                <w:b/>
              </w:rPr>
            </w:pPr>
            <w:r w:rsidRPr="001C1354">
              <w:rPr>
                <w:b/>
              </w:rPr>
              <w:t xml:space="preserve">at+wdss?  </w:t>
            </w:r>
          </w:p>
          <w:p w14:paraId="4452F285" w14:textId="77777777" w:rsidR="00AD6DB4" w:rsidRPr="001C1354" w:rsidRDefault="00AD6DB4" w:rsidP="00166AF3">
            <w:pPr>
              <w:pStyle w:val="TableBody"/>
              <w:rPr>
                <w:b/>
              </w:rPr>
            </w:pPr>
            <w:r w:rsidRPr="001C1354">
              <w:rPr>
                <w:b/>
              </w:rPr>
              <w:t>+WDSS: 0,"",,1</w:t>
            </w:r>
          </w:p>
          <w:p w14:paraId="3D2EBF0B" w14:textId="77777777" w:rsidR="00AD6DB4" w:rsidRPr="001C1354" w:rsidRDefault="00AD6DB4" w:rsidP="00166AF3">
            <w:pPr>
              <w:pStyle w:val="TableBody"/>
              <w:rPr>
                <w:b/>
              </w:rPr>
            </w:pPr>
            <w:r w:rsidRPr="001C1354">
              <w:rPr>
                <w:b/>
              </w:rPr>
              <w:t>+WDSS: 1,0</w:t>
            </w:r>
          </w:p>
          <w:p w14:paraId="4563E3F6" w14:textId="77777777" w:rsidR="00AD6DB4" w:rsidRPr="001C1354" w:rsidRDefault="00AD6DB4" w:rsidP="00166AF3">
            <w:pPr>
              <w:pStyle w:val="TableBody"/>
              <w:rPr>
                <w:b/>
              </w:rPr>
            </w:pPr>
            <w:r w:rsidRPr="001C1354">
              <w:rPr>
                <w:b/>
              </w:rPr>
              <w:t>OK</w:t>
            </w:r>
          </w:p>
          <w:p w14:paraId="242D1B7A" w14:textId="77777777" w:rsidR="00AD6DB4" w:rsidRPr="001C1354" w:rsidRDefault="00AD6DB4" w:rsidP="00166AF3">
            <w:pPr>
              <w:pStyle w:val="TableBody"/>
              <w:rPr>
                <w:b/>
              </w:rPr>
            </w:pPr>
          </w:p>
          <w:p w14:paraId="7183D941" w14:textId="77777777" w:rsidR="00AD6DB4" w:rsidRDefault="00AD6DB4" w:rsidP="00166AF3">
            <w:pPr>
              <w:pStyle w:val="TableBody"/>
            </w:pPr>
            <w:r w:rsidRPr="001C1354">
              <w:rPr>
                <w:b/>
              </w:rPr>
              <w:t>at+wdss=1,1</w:t>
            </w:r>
            <w:r>
              <w:t xml:space="preserve">  </w:t>
            </w:r>
            <w:r>
              <w:tab/>
            </w:r>
            <w:r>
              <w:tab/>
              <w:t>//Reuse activated PDP of cid 1 for connection</w:t>
            </w:r>
          </w:p>
          <w:p w14:paraId="6A328CD2" w14:textId="77777777" w:rsidR="00AD6DB4" w:rsidRPr="001C1354" w:rsidRDefault="00AD6DB4" w:rsidP="00166AF3">
            <w:pPr>
              <w:pStyle w:val="TableBody"/>
              <w:rPr>
                <w:b/>
              </w:rPr>
            </w:pPr>
            <w:r w:rsidRPr="001C1354">
              <w:rPr>
                <w:b/>
              </w:rPr>
              <w:t>OK</w:t>
            </w:r>
          </w:p>
          <w:p w14:paraId="30513805" w14:textId="77777777" w:rsidR="00AD6DB4" w:rsidRPr="001C1354" w:rsidRDefault="00AD6DB4" w:rsidP="00166AF3">
            <w:pPr>
              <w:pStyle w:val="TableBody"/>
              <w:rPr>
                <w:b/>
              </w:rPr>
            </w:pPr>
            <w:r w:rsidRPr="001C1354">
              <w:rPr>
                <w:b/>
              </w:rPr>
              <w:t>+WDSI: 4</w:t>
            </w:r>
          </w:p>
          <w:p w14:paraId="36DEE897" w14:textId="77777777" w:rsidR="00AD6DB4" w:rsidRPr="00671C8B" w:rsidRDefault="00AD6DB4" w:rsidP="00166AF3">
            <w:pPr>
              <w:pStyle w:val="TableBody"/>
              <w:rPr>
                <w:b/>
              </w:rPr>
            </w:pPr>
            <w:r w:rsidRPr="001C1354">
              <w:rPr>
                <w:b/>
              </w:rPr>
              <w:t>+WDSI: 8</w:t>
            </w:r>
          </w:p>
        </w:tc>
      </w:tr>
    </w:tbl>
    <w:p w14:paraId="3DF77F39" w14:textId="77777777" w:rsidR="001B2A26" w:rsidRDefault="001B2A26" w:rsidP="00AD6DB4">
      <w:pPr>
        <w:rPr>
          <w:lang w:eastAsia="zh-CN"/>
        </w:rPr>
        <w:sectPr w:rsidR="001B2A26" w:rsidSect="004F7779">
          <w:pgSz w:w="11909" w:h="16834" w:code="9"/>
          <w:pgMar w:top="1440" w:right="1440" w:bottom="1440" w:left="1440" w:header="720" w:footer="720" w:gutter="0"/>
          <w:cols w:space="720"/>
          <w:titlePg/>
          <w:docGrid w:linePitch="360"/>
        </w:sectPr>
      </w:pPr>
    </w:p>
    <w:p w14:paraId="1C72C0D2" w14:textId="7FF50E26" w:rsidR="001B2A26" w:rsidRDefault="001B2A26" w:rsidP="001B2A26">
      <w:pPr>
        <w:pStyle w:val="Heading1"/>
      </w:pPr>
      <w:bookmarkStart w:id="23729" w:name="_Ref378183843"/>
      <w:bookmarkStart w:id="23730" w:name="_Ref378183844"/>
      <w:bookmarkStart w:id="23731" w:name="_Ref378183845"/>
      <w:bookmarkStart w:id="23732" w:name="_Ref382313327"/>
      <w:bookmarkStart w:id="23733" w:name="_Ref382313328"/>
      <w:bookmarkStart w:id="23734" w:name="_Ref384823492"/>
      <w:bookmarkStart w:id="23735" w:name="_Ref384823495"/>
      <w:bookmarkStart w:id="23736" w:name="_Toc448912377"/>
      <w:bookmarkStart w:id="23737" w:name="_Ref448916293"/>
      <w:bookmarkStart w:id="23738" w:name="_Toc486251817"/>
      <w:bookmarkStart w:id="23739" w:name="_Toc489462245"/>
      <w:commentRangeStart w:id="23740"/>
      <w:r w:rsidRPr="00671C8B">
        <w:t>Test Commands</w:t>
      </w:r>
      <w:bookmarkEnd w:id="23729"/>
      <w:bookmarkEnd w:id="23730"/>
      <w:bookmarkEnd w:id="23731"/>
      <w:bookmarkEnd w:id="23732"/>
      <w:bookmarkEnd w:id="23733"/>
      <w:bookmarkEnd w:id="23734"/>
      <w:bookmarkEnd w:id="23735"/>
      <w:bookmarkEnd w:id="23736"/>
      <w:commentRangeEnd w:id="23740"/>
      <w:r>
        <w:rPr>
          <w:rStyle w:val="CommentReference"/>
          <w:rFonts w:ascii="Verdana" w:eastAsia="Times New Roman" w:hAnsi="Verdana" w:cs="Times New Roman"/>
          <w:b w:val="0"/>
          <w:lang w:eastAsia="en-US"/>
        </w:rPr>
        <w:commentReference w:id="23740"/>
      </w:r>
      <w:bookmarkEnd w:id="23737"/>
      <w:bookmarkEnd w:id="23738"/>
      <w:bookmarkEnd w:id="23739"/>
    </w:p>
    <w:p w14:paraId="0276E930" w14:textId="77777777" w:rsidR="001B2A26" w:rsidRPr="00671C8B" w:rsidRDefault="001B2A26" w:rsidP="001B2A26">
      <w:r w:rsidRPr="00671C8B">
        <w:rPr>
          <w:lang w:eastAsia="zh-CN"/>
        </w:rPr>
        <w:t>The following commands are used for testing purposes.</w:t>
      </w:r>
    </w:p>
    <w:p w14:paraId="26DC82A6" w14:textId="77777777" w:rsidR="001B2A26" w:rsidRPr="00335C25" w:rsidRDefault="001B2A26" w:rsidP="001B2A26">
      <w:pPr>
        <w:pStyle w:val="Heading2"/>
        <w:rPr>
          <w:highlight w:val="yellow"/>
        </w:rPr>
      </w:pPr>
      <w:bookmarkStart w:id="23741" w:name="_Ref378181194"/>
      <w:bookmarkStart w:id="23742" w:name="_Toc448912378"/>
      <w:bookmarkStart w:id="23743" w:name="_Toc486251818"/>
      <w:bookmarkStart w:id="23744" w:name="_Toc489462246"/>
      <w:r w:rsidRPr="00335C25">
        <w:rPr>
          <w:highlight w:val="yellow"/>
        </w:rPr>
        <w:t>+WMTXPOWER Command: Test RF Tx</w:t>
      </w:r>
      <w:bookmarkEnd w:id="23741"/>
      <w:bookmarkEnd w:id="23742"/>
      <w:bookmarkEnd w:id="23743"/>
      <w:bookmarkEnd w:id="23744"/>
    </w:p>
    <w:tbl>
      <w:tblPr>
        <w:tblStyle w:val="TableSWIleft"/>
        <w:tblW w:w="9288" w:type="dxa"/>
        <w:tblLayout w:type="fixed"/>
        <w:tblLook w:val="04A0" w:firstRow="1" w:lastRow="0" w:firstColumn="1" w:lastColumn="0" w:noHBand="0" w:noVBand="1"/>
      </w:tblPr>
      <w:tblGrid>
        <w:gridCol w:w="1728"/>
        <w:gridCol w:w="7560"/>
      </w:tblGrid>
      <w:tr w:rsidR="001B2A26" w:rsidRPr="00335C25" w14:paraId="59B68F35"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748CD439" w14:textId="01AD0069" w:rsidR="001B2A26" w:rsidRPr="00335C25" w:rsidRDefault="001B2A26">
            <w:pPr>
              <w:pStyle w:val="TableRowHead"/>
              <w:spacing w:before="144" w:after="144"/>
              <w:rPr>
                <w:highlight w:val="yellow"/>
              </w:rPr>
            </w:pPr>
            <w:del w:id="23745" w:author="Alban Roche" w:date="2017-08-02T14:40:00Z">
              <w:r w:rsidRPr="00335C25" w:rsidDel="00F22490">
                <w:rPr>
                  <w:highlight w:val="yellow"/>
                </w:rPr>
                <w:delText>HL7618, HL7618RD, HL7648, HL7650, HL7688, HL7690 and HL7692</w:delText>
              </w:r>
            </w:del>
            <w:ins w:id="23746" w:author="Alban Roche" w:date="2017-08-02T14:40:00Z">
              <w:r w:rsidR="00F22490" w:rsidRPr="00335C25">
                <w:rPr>
                  <w:highlight w:val="yellow"/>
                </w:rPr>
                <w:t>HL7800</w:t>
              </w:r>
            </w:ins>
          </w:p>
        </w:tc>
      </w:tr>
      <w:tr w:rsidR="001B2A26" w:rsidRPr="00335C25" w14:paraId="26C38374" w14:textId="77777777" w:rsidTr="00166AF3">
        <w:trPr>
          <w:trHeight w:val="523"/>
        </w:trPr>
        <w:tc>
          <w:tcPr>
            <w:tcW w:w="1728" w:type="dxa"/>
          </w:tcPr>
          <w:p w14:paraId="4BA0D1E0" w14:textId="77777777" w:rsidR="001B2A26" w:rsidRPr="00335C25" w:rsidRDefault="001B2A26" w:rsidP="00166AF3">
            <w:pPr>
              <w:pStyle w:val="TableBody"/>
              <w:rPr>
                <w:rFonts w:ascii="Times New Roman" w:hAnsi="Times New Roman" w:cs="Times New Roman"/>
                <w:i/>
                <w:sz w:val="20"/>
                <w:szCs w:val="20"/>
                <w:highlight w:val="yellow"/>
              </w:rPr>
            </w:pPr>
            <w:r w:rsidRPr="00335C25">
              <w:rPr>
                <w:i/>
                <w:highlight w:val="yellow"/>
              </w:rPr>
              <w:t>Test command</w:t>
            </w:r>
          </w:p>
          <w:p w14:paraId="73A04E3F" w14:textId="77777777" w:rsidR="001B2A26" w:rsidRPr="00335C25" w:rsidRDefault="001B2A26" w:rsidP="00166AF3">
            <w:pPr>
              <w:pStyle w:val="TableBody"/>
              <w:rPr>
                <w:highlight w:val="yellow"/>
              </w:rPr>
            </w:pPr>
          </w:p>
          <w:p w14:paraId="67E6B8DA" w14:textId="77777777" w:rsidR="001B2A26" w:rsidRPr="00335C25" w:rsidRDefault="001B2A26" w:rsidP="00166AF3">
            <w:pPr>
              <w:pStyle w:val="TableBody"/>
              <w:rPr>
                <w:highlight w:val="yellow"/>
                <w:u w:val="single"/>
              </w:rPr>
            </w:pPr>
            <w:r w:rsidRPr="00335C25">
              <w:rPr>
                <w:highlight w:val="yellow"/>
                <w:u w:val="single"/>
              </w:rPr>
              <w:t>Syntax</w:t>
            </w:r>
          </w:p>
          <w:p w14:paraId="194E67AD" w14:textId="77777777" w:rsidR="001B2A26" w:rsidRPr="00335C25" w:rsidRDefault="001B2A26" w:rsidP="00166AF3">
            <w:pPr>
              <w:pStyle w:val="TableBody"/>
              <w:rPr>
                <w:highlight w:val="yellow"/>
              </w:rPr>
            </w:pPr>
            <w:r w:rsidRPr="00335C25">
              <w:rPr>
                <w:b/>
                <w:highlight w:val="yellow"/>
              </w:rPr>
              <w:t>AT+</w:t>
            </w:r>
            <w:r w:rsidRPr="00335C25">
              <w:rPr>
                <w:b/>
                <w:highlight w:val="yellow"/>
              </w:rPr>
              <w:br/>
              <w:t>WMTXPOWER=?</w:t>
            </w:r>
          </w:p>
        </w:tc>
        <w:tc>
          <w:tcPr>
            <w:tcW w:w="7560" w:type="dxa"/>
          </w:tcPr>
          <w:p w14:paraId="6FEC2193" w14:textId="77777777" w:rsidR="001B2A26" w:rsidRPr="00335C25" w:rsidRDefault="001B2A26" w:rsidP="00166AF3">
            <w:pPr>
              <w:pStyle w:val="TableBody"/>
              <w:rPr>
                <w:highlight w:val="yellow"/>
              </w:rPr>
            </w:pPr>
          </w:p>
          <w:p w14:paraId="50D0FA6A" w14:textId="77777777" w:rsidR="001B2A26" w:rsidRPr="00335C25" w:rsidRDefault="001B2A26" w:rsidP="00166AF3">
            <w:pPr>
              <w:pStyle w:val="TableBody"/>
              <w:rPr>
                <w:highlight w:val="yellow"/>
              </w:rPr>
            </w:pPr>
          </w:p>
          <w:p w14:paraId="7C2391A4" w14:textId="77777777" w:rsidR="001B2A26" w:rsidRPr="00335C25" w:rsidRDefault="001B2A26" w:rsidP="00166AF3">
            <w:pPr>
              <w:pStyle w:val="TableBody"/>
              <w:rPr>
                <w:highlight w:val="yellow"/>
                <w:u w:val="single"/>
              </w:rPr>
            </w:pPr>
            <w:r w:rsidRPr="00335C25">
              <w:rPr>
                <w:highlight w:val="yellow"/>
                <w:u w:val="single"/>
              </w:rPr>
              <w:t>Response</w:t>
            </w:r>
          </w:p>
          <w:p w14:paraId="1A931414" w14:textId="77777777" w:rsidR="001B2A26" w:rsidRPr="00335C25" w:rsidRDefault="001B2A26" w:rsidP="00166AF3">
            <w:pPr>
              <w:spacing w:before="40" w:after="40"/>
              <w:rPr>
                <w:rFonts w:eastAsia="SimSun" w:cs="Arial"/>
                <w:b/>
                <w:szCs w:val="18"/>
                <w:highlight w:val="yellow"/>
                <w:lang w:eastAsia="ja-JP"/>
              </w:rPr>
            </w:pPr>
            <w:r w:rsidRPr="00335C25">
              <w:rPr>
                <w:rFonts w:eastAsia="SimSun" w:cs="Arial"/>
                <w:b/>
                <w:szCs w:val="18"/>
                <w:highlight w:val="yellow"/>
                <w:lang w:eastAsia="ja-JP"/>
              </w:rPr>
              <w:t xml:space="preserve">+WMTXPOWER: </w:t>
            </w:r>
            <w:r w:rsidRPr="00335C25">
              <w:rPr>
                <w:rFonts w:eastAsia="SimSun" w:cs="Arial"/>
                <w:szCs w:val="18"/>
                <w:highlight w:val="yellow"/>
                <w:lang w:eastAsia="ja-JP"/>
              </w:rPr>
              <w:t>(list of supported</w:t>
            </w:r>
            <w:r w:rsidRPr="00335C25">
              <w:rPr>
                <w:rFonts w:eastAsia="SimSun" w:cs="Arial"/>
                <w:b/>
                <w:szCs w:val="18"/>
                <w:highlight w:val="yellow"/>
                <w:lang w:eastAsia="ja-JP"/>
              </w:rPr>
              <w:t xml:space="preserve"> &lt;ENABLE&gt;</w:t>
            </w:r>
            <w:r w:rsidRPr="00335C25">
              <w:rPr>
                <w:rFonts w:eastAsia="SimSun" w:cs="Arial"/>
                <w:szCs w:val="18"/>
                <w:highlight w:val="yellow"/>
                <w:lang w:eastAsia="ja-JP"/>
              </w:rPr>
              <w:t>s),(list of supported 4G</w:t>
            </w:r>
            <w:r w:rsidRPr="00335C25">
              <w:rPr>
                <w:rFonts w:eastAsia="SimSun" w:cs="Arial"/>
                <w:b/>
                <w:szCs w:val="18"/>
                <w:highlight w:val="yellow"/>
                <w:lang w:eastAsia="ja-JP"/>
              </w:rPr>
              <w:t xml:space="preserve"> &lt;BAND&gt;</w:t>
            </w:r>
            <w:r w:rsidRPr="00335C25">
              <w:rPr>
                <w:rFonts w:eastAsia="SimSun" w:cs="Arial"/>
                <w:szCs w:val="18"/>
                <w:highlight w:val="yellow"/>
                <w:lang w:eastAsia="ja-JP"/>
              </w:rPr>
              <w:t>s), (list of supported 4G</w:t>
            </w:r>
            <w:r w:rsidRPr="00335C25">
              <w:rPr>
                <w:rFonts w:eastAsia="SimSun" w:cs="Arial"/>
                <w:b/>
                <w:szCs w:val="18"/>
                <w:highlight w:val="yellow"/>
                <w:lang w:eastAsia="ja-JP"/>
              </w:rPr>
              <w:t xml:space="preserve"> &lt;CHANNEL&gt;</w:t>
            </w:r>
            <w:r w:rsidRPr="00335C25">
              <w:rPr>
                <w:rFonts w:eastAsia="SimSun" w:cs="Arial"/>
                <w:szCs w:val="18"/>
                <w:highlight w:val="yellow"/>
                <w:lang w:eastAsia="ja-JP"/>
              </w:rPr>
              <w:t>s), (list of supported 4G</w:t>
            </w:r>
            <w:r w:rsidRPr="00335C25">
              <w:rPr>
                <w:rFonts w:eastAsia="SimSun" w:cs="Arial"/>
                <w:b/>
                <w:szCs w:val="18"/>
                <w:highlight w:val="yellow"/>
                <w:lang w:eastAsia="ja-JP"/>
              </w:rPr>
              <w:t xml:space="preserve"> &lt;POWER_LEVEL&gt;</w:t>
            </w:r>
            <w:r w:rsidRPr="00335C25">
              <w:rPr>
                <w:rFonts w:eastAsia="SimSun" w:cs="Arial"/>
                <w:szCs w:val="18"/>
                <w:highlight w:val="yellow"/>
                <w:lang w:eastAsia="ja-JP"/>
              </w:rPr>
              <w:t>s),(list of supported</w:t>
            </w:r>
            <w:r w:rsidRPr="00335C25">
              <w:rPr>
                <w:rFonts w:eastAsia="SimSun" w:cs="Arial"/>
                <w:b/>
                <w:szCs w:val="18"/>
                <w:highlight w:val="yellow"/>
                <w:lang w:eastAsia="ja-JP"/>
              </w:rPr>
              <w:t xml:space="preserve"> &lt;BANDWIDTH&gt;</w:t>
            </w:r>
            <w:r w:rsidRPr="00335C25">
              <w:rPr>
                <w:rFonts w:eastAsia="SimSun" w:cs="Arial"/>
                <w:szCs w:val="18"/>
                <w:highlight w:val="yellow"/>
                <w:lang w:eastAsia="ja-JP"/>
              </w:rPr>
              <w:t>s)</w:t>
            </w:r>
          </w:p>
          <w:p w14:paraId="17760C53" w14:textId="77777777" w:rsidR="001B2A26" w:rsidRPr="00335C25" w:rsidRDefault="001B2A26" w:rsidP="00166AF3">
            <w:pPr>
              <w:pStyle w:val="TableBody"/>
              <w:rPr>
                <w:highlight w:val="yellow"/>
              </w:rPr>
            </w:pPr>
            <w:r w:rsidRPr="00335C25">
              <w:rPr>
                <w:b/>
                <w:highlight w:val="yellow"/>
              </w:rPr>
              <w:t>OK</w:t>
            </w:r>
          </w:p>
        </w:tc>
      </w:tr>
      <w:tr w:rsidR="001B2A26" w:rsidRPr="00335C25" w14:paraId="7D6B2E06" w14:textId="77777777" w:rsidTr="00166AF3">
        <w:trPr>
          <w:cantSplit w:val="0"/>
          <w:trHeight w:val="1316"/>
        </w:trPr>
        <w:tc>
          <w:tcPr>
            <w:tcW w:w="1728" w:type="dxa"/>
          </w:tcPr>
          <w:p w14:paraId="3596AE91" w14:textId="77777777" w:rsidR="001B2A26" w:rsidRPr="00335C25" w:rsidRDefault="001B2A26" w:rsidP="00166AF3">
            <w:pPr>
              <w:pStyle w:val="TableBody"/>
              <w:rPr>
                <w:rFonts w:ascii="Times New Roman" w:hAnsi="Times New Roman" w:cs="Times New Roman"/>
                <w:i/>
                <w:sz w:val="20"/>
                <w:szCs w:val="20"/>
                <w:highlight w:val="yellow"/>
              </w:rPr>
            </w:pPr>
            <w:r w:rsidRPr="00335C25">
              <w:rPr>
                <w:i/>
                <w:highlight w:val="yellow"/>
              </w:rPr>
              <w:t>Read command</w:t>
            </w:r>
          </w:p>
          <w:p w14:paraId="70B3B7B5" w14:textId="77777777" w:rsidR="001B2A26" w:rsidRPr="00335C25" w:rsidRDefault="001B2A26" w:rsidP="00166AF3">
            <w:pPr>
              <w:pStyle w:val="TableBody"/>
              <w:rPr>
                <w:highlight w:val="yellow"/>
              </w:rPr>
            </w:pPr>
          </w:p>
          <w:p w14:paraId="399B7C16" w14:textId="77777777" w:rsidR="001B2A26" w:rsidRPr="00335C25" w:rsidRDefault="001B2A26" w:rsidP="00166AF3">
            <w:pPr>
              <w:pStyle w:val="TableBody"/>
              <w:rPr>
                <w:highlight w:val="yellow"/>
                <w:u w:val="single"/>
              </w:rPr>
            </w:pPr>
            <w:r w:rsidRPr="00335C25">
              <w:rPr>
                <w:highlight w:val="yellow"/>
                <w:u w:val="single"/>
              </w:rPr>
              <w:t>Syntax</w:t>
            </w:r>
          </w:p>
          <w:p w14:paraId="1CF43009" w14:textId="77777777" w:rsidR="001B2A26" w:rsidRPr="00335C25" w:rsidRDefault="001B2A26" w:rsidP="00166AF3">
            <w:pPr>
              <w:pStyle w:val="TableBody"/>
              <w:rPr>
                <w:highlight w:val="yellow"/>
              </w:rPr>
            </w:pPr>
            <w:r w:rsidRPr="00335C25">
              <w:rPr>
                <w:b/>
                <w:highlight w:val="yellow"/>
              </w:rPr>
              <w:t>AT+</w:t>
            </w:r>
            <w:r w:rsidRPr="00335C25">
              <w:rPr>
                <w:b/>
                <w:highlight w:val="yellow"/>
              </w:rPr>
              <w:br/>
              <w:t>WMTXPOWER?</w:t>
            </w:r>
          </w:p>
        </w:tc>
        <w:tc>
          <w:tcPr>
            <w:tcW w:w="7560" w:type="dxa"/>
          </w:tcPr>
          <w:p w14:paraId="5EE38D27" w14:textId="77777777" w:rsidR="001B2A26" w:rsidRPr="00335C25" w:rsidRDefault="001B2A26" w:rsidP="00166AF3">
            <w:pPr>
              <w:pStyle w:val="TableBody"/>
              <w:rPr>
                <w:highlight w:val="yellow"/>
              </w:rPr>
            </w:pPr>
          </w:p>
          <w:p w14:paraId="5AAB00BC" w14:textId="77777777" w:rsidR="001B2A26" w:rsidRPr="00335C25" w:rsidRDefault="001B2A26" w:rsidP="00166AF3">
            <w:pPr>
              <w:pStyle w:val="TableBody"/>
              <w:rPr>
                <w:highlight w:val="yellow"/>
              </w:rPr>
            </w:pPr>
          </w:p>
          <w:p w14:paraId="6D4817E4" w14:textId="77777777" w:rsidR="001B2A26" w:rsidRPr="00335C25" w:rsidRDefault="001B2A26" w:rsidP="00166AF3">
            <w:pPr>
              <w:pStyle w:val="TableBody"/>
              <w:rPr>
                <w:highlight w:val="yellow"/>
                <w:u w:val="single"/>
              </w:rPr>
            </w:pPr>
            <w:r w:rsidRPr="00335C25">
              <w:rPr>
                <w:highlight w:val="yellow"/>
                <w:u w:val="single"/>
              </w:rPr>
              <w:t>Response</w:t>
            </w:r>
          </w:p>
          <w:p w14:paraId="01C97FBE" w14:textId="77777777" w:rsidR="001B2A26" w:rsidRPr="00335C25" w:rsidRDefault="001B2A26" w:rsidP="00166AF3">
            <w:pPr>
              <w:spacing w:before="40" w:after="40"/>
              <w:rPr>
                <w:rFonts w:eastAsia="SimSun" w:cs="Arial"/>
                <w:highlight w:val="yellow"/>
                <w:lang w:eastAsia="ja-JP"/>
              </w:rPr>
            </w:pPr>
            <w:r w:rsidRPr="00335C25">
              <w:rPr>
                <w:rFonts w:eastAsia="SimSun" w:cs="Arial"/>
                <w:highlight w:val="yellow"/>
                <w:lang w:eastAsia="ja-JP"/>
              </w:rPr>
              <w:t>For GSM:</w:t>
            </w:r>
          </w:p>
          <w:p w14:paraId="2A363D85" w14:textId="77777777" w:rsidR="001B2A26" w:rsidRPr="00335C25" w:rsidRDefault="001B2A26" w:rsidP="00166AF3">
            <w:pPr>
              <w:spacing w:before="40" w:after="40"/>
              <w:rPr>
                <w:rFonts w:eastAsia="SimSun" w:cs="Arial"/>
                <w:b/>
                <w:highlight w:val="yellow"/>
                <w:lang w:eastAsia="ja-JP"/>
              </w:rPr>
            </w:pPr>
            <w:r w:rsidRPr="00335C25">
              <w:rPr>
                <w:rFonts w:eastAsia="SimSun" w:cs="Arial"/>
                <w:b/>
                <w:highlight w:val="yellow"/>
                <w:lang w:eastAsia="ja-JP"/>
              </w:rPr>
              <w:t>+WMTXPOWER: &lt;ENABLE&gt;[,&lt;BAND&gt;,&lt;CHANNEL&gt;,&lt;POWER_LEVEL&gt;,</w:t>
            </w:r>
            <w:r w:rsidRPr="00335C25">
              <w:rPr>
                <w:rFonts w:eastAsia="SimSun" w:cs="Arial"/>
                <w:b/>
                <w:highlight w:val="yellow"/>
                <w:lang w:eastAsia="ja-JP"/>
              </w:rPr>
              <w:br/>
              <w:t>&lt;MULTISLOT&gt;]</w:t>
            </w:r>
          </w:p>
          <w:p w14:paraId="7DE2D235" w14:textId="77777777" w:rsidR="001B2A26" w:rsidRPr="00335C25" w:rsidRDefault="001B2A26" w:rsidP="00166AF3">
            <w:pPr>
              <w:spacing w:before="40" w:after="40"/>
              <w:rPr>
                <w:rFonts w:eastAsia="SimSun" w:cs="Arial"/>
                <w:b/>
                <w:highlight w:val="yellow"/>
                <w:lang w:eastAsia="ja-JP"/>
              </w:rPr>
            </w:pPr>
            <w:r w:rsidRPr="00335C25">
              <w:rPr>
                <w:rFonts w:eastAsia="SimSun" w:cs="Arial"/>
                <w:b/>
                <w:highlight w:val="yellow"/>
                <w:lang w:eastAsia="ja-JP"/>
              </w:rPr>
              <w:t>OK</w:t>
            </w:r>
          </w:p>
          <w:p w14:paraId="01A7499F" w14:textId="77777777" w:rsidR="001B2A26" w:rsidRPr="00335C25" w:rsidRDefault="001B2A26" w:rsidP="00166AF3">
            <w:pPr>
              <w:spacing w:before="40" w:after="40"/>
              <w:rPr>
                <w:rFonts w:eastAsia="SimSun" w:cs="Arial"/>
                <w:sz w:val="16"/>
                <w:szCs w:val="16"/>
                <w:highlight w:val="yellow"/>
                <w:lang w:eastAsia="ja-JP"/>
              </w:rPr>
            </w:pPr>
          </w:p>
          <w:p w14:paraId="09C010BD" w14:textId="77777777" w:rsidR="001B2A26" w:rsidRPr="00335C25" w:rsidRDefault="001B2A26" w:rsidP="00166AF3">
            <w:pPr>
              <w:spacing w:before="40" w:after="40"/>
              <w:rPr>
                <w:rFonts w:eastAsia="SimSun" w:cs="Arial"/>
                <w:highlight w:val="yellow"/>
                <w:lang w:eastAsia="ja-JP"/>
              </w:rPr>
            </w:pPr>
            <w:r w:rsidRPr="00335C25">
              <w:rPr>
                <w:rFonts w:eastAsia="SimSun" w:cs="Arial"/>
                <w:highlight w:val="yellow"/>
                <w:lang w:eastAsia="ja-JP"/>
              </w:rPr>
              <w:t>For UMTS:</w:t>
            </w:r>
          </w:p>
          <w:p w14:paraId="284ECA13" w14:textId="77777777" w:rsidR="001B2A26" w:rsidRPr="00335C25" w:rsidRDefault="001B2A26" w:rsidP="00166AF3">
            <w:pPr>
              <w:spacing w:before="40" w:after="40"/>
              <w:rPr>
                <w:rFonts w:eastAsia="SimSun" w:cs="Arial"/>
                <w:b/>
                <w:highlight w:val="yellow"/>
                <w:lang w:eastAsia="ja-JP"/>
              </w:rPr>
            </w:pPr>
            <w:r w:rsidRPr="00335C25">
              <w:rPr>
                <w:rFonts w:eastAsia="SimSun" w:cs="Arial"/>
                <w:b/>
                <w:highlight w:val="yellow"/>
                <w:lang w:eastAsia="ja-JP"/>
              </w:rPr>
              <w:t>+WMTXPOWER: &lt;ENABLE&gt;[,&lt;BAND&gt;,&lt;CHANNEL&gt;,&lt;POWER_LEVEL&gt;]</w:t>
            </w:r>
          </w:p>
          <w:p w14:paraId="71AB0EB5" w14:textId="77777777" w:rsidR="001B2A26" w:rsidRPr="00335C25" w:rsidRDefault="001B2A26" w:rsidP="00166AF3">
            <w:pPr>
              <w:pStyle w:val="TableBody"/>
              <w:rPr>
                <w:b/>
                <w:highlight w:val="yellow"/>
              </w:rPr>
            </w:pPr>
            <w:r w:rsidRPr="00335C25">
              <w:rPr>
                <w:b/>
                <w:highlight w:val="yellow"/>
              </w:rPr>
              <w:t>OK</w:t>
            </w:r>
          </w:p>
          <w:p w14:paraId="4A60291B" w14:textId="77777777" w:rsidR="001B2A26" w:rsidRPr="00335C25" w:rsidRDefault="001B2A26" w:rsidP="00166AF3">
            <w:pPr>
              <w:spacing w:before="40" w:after="40"/>
              <w:rPr>
                <w:rFonts w:eastAsia="SimSun" w:cs="Arial"/>
                <w:b/>
                <w:sz w:val="16"/>
                <w:szCs w:val="16"/>
                <w:highlight w:val="yellow"/>
                <w:lang w:eastAsia="ja-JP"/>
              </w:rPr>
            </w:pPr>
          </w:p>
          <w:p w14:paraId="6615CFE4" w14:textId="77777777" w:rsidR="001B2A26" w:rsidRPr="00335C25" w:rsidRDefault="001B2A26" w:rsidP="00166AF3">
            <w:pPr>
              <w:spacing w:before="40" w:after="40"/>
              <w:rPr>
                <w:rFonts w:eastAsia="SimSun" w:cs="Arial"/>
                <w:highlight w:val="yellow"/>
                <w:lang w:eastAsia="ja-JP"/>
              </w:rPr>
            </w:pPr>
            <w:r w:rsidRPr="00335C25">
              <w:rPr>
                <w:rFonts w:eastAsia="SimSun" w:cs="Arial"/>
                <w:highlight w:val="yellow"/>
                <w:lang w:eastAsia="ja-JP"/>
              </w:rPr>
              <w:t>For LTE:</w:t>
            </w:r>
          </w:p>
          <w:p w14:paraId="6DD54AEC" w14:textId="77777777" w:rsidR="001B2A26" w:rsidRPr="00335C25" w:rsidRDefault="001B2A26" w:rsidP="00166AF3">
            <w:pPr>
              <w:spacing w:before="40" w:after="40"/>
              <w:rPr>
                <w:rFonts w:eastAsia="SimSun" w:cs="Arial"/>
                <w:b/>
                <w:highlight w:val="yellow"/>
                <w:lang w:eastAsia="ja-JP"/>
              </w:rPr>
            </w:pPr>
            <w:r w:rsidRPr="00335C25">
              <w:rPr>
                <w:rFonts w:eastAsia="SimSun" w:cs="Arial"/>
                <w:b/>
                <w:highlight w:val="yellow"/>
                <w:lang w:eastAsia="ja-JP"/>
              </w:rPr>
              <w:t>+WMTXPOWER: &lt;ENABLE&gt;[,&lt;BAND&gt;,&lt;CHANNEL&gt;,&lt;POWER_LEVEL&gt;,</w:t>
            </w:r>
            <w:r w:rsidRPr="00335C25">
              <w:rPr>
                <w:rFonts w:eastAsia="SimSun" w:cs="Arial"/>
                <w:b/>
                <w:highlight w:val="yellow"/>
                <w:lang w:eastAsia="ja-JP"/>
              </w:rPr>
              <w:br/>
              <w:t>&lt;BANDWIDTH&gt;]</w:t>
            </w:r>
          </w:p>
          <w:p w14:paraId="2AA82B8F" w14:textId="77777777" w:rsidR="001B2A26" w:rsidRPr="00335C25" w:rsidRDefault="001B2A26" w:rsidP="00166AF3">
            <w:pPr>
              <w:pStyle w:val="TableBody"/>
              <w:rPr>
                <w:b/>
                <w:highlight w:val="yellow"/>
              </w:rPr>
            </w:pPr>
            <w:r w:rsidRPr="00335C25">
              <w:rPr>
                <w:b/>
                <w:highlight w:val="yellow"/>
              </w:rPr>
              <w:t>OK</w:t>
            </w:r>
          </w:p>
          <w:p w14:paraId="109BCF1D" w14:textId="77777777" w:rsidR="001B2A26" w:rsidRPr="00335C25" w:rsidRDefault="001B2A26" w:rsidP="00166AF3">
            <w:pPr>
              <w:pStyle w:val="TableBody"/>
              <w:rPr>
                <w:sz w:val="16"/>
                <w:szCs w:val="16"/>
                <w:highlight w:val="yellow"/>
              </w:rPr>
            </w:pPr>
          </w:p>
          <w:p w14:paraId="44654DEC" w14:textId="77777777" w:rsidR="001B2A26" w:rsidRPr="00335C25" w:rsidRDefault="001B2A26" w:rsidP="00166AF3">
            <w:pPr>
              <w:pStyle w:val="TableBody"/>
              <w:rPr>
                <w:highlight w:val="yellow"/>
              </w:rPr>
            </w:pPr>
            <w:r w:rsidRPr="00335C25">
              <w:rPr>
                <w:highlight w:val="yellow"/>
              </w:rPr>
              <w:t xml:space="preserve">Note that parameters </w:t>
            </w:r>
            <w:r w:rsidRPr="00335C25">
              <w:rPr>
                <w:rFonts w:eastAsia="SimSun"/>
                <w:highlight w:val="yellow"/>
              </w:rPr>
              <w:t>&lt;BAND&gt;, &lt;CHANNEL&gt;, &lt;POWER_LEVEL&gt;, &lt;MULTISLOT&gt; and &lt;BANDWIDTH&gt; are only available if &lt;ENABLE&gt;=1.</w:t>
            </w:r>
          </w:p>
        </w:tc>
      </w:tr>
      <w:tr w:rsidR="001B2A26" w:rsidRPr="00335C25" w14:paraId="363F4BE4" w14:textId="77777777" w:rsidTr="00166AF3">
        <w:trPr>
          <w:cantSplit w:val="0"/>
          <w:trHeight w:val="65"/>
        </w:trPr>
        <w:tc>
          <w:tcPr>
            <w:tcW w:w="1728" w:type="dxa"/>
          </w:tcPr>
          <w:p w14:paraId="13D18D79" w14:textId="77777777" w:rsidR="001B2A26" w:rsidRPr="00335C25" w:rsidRDefault="001B2A26" w:rsidP="00166AF3">
            <w:pPr>
              <w:pStyle w:val="TableBody"/>
              <w:rPr>
                <w:i/>
                <w:highlight w:val="yellow"/>
              </w:rPr>
            </w:pPr>
            <w:r w:rsidRPr="00335C25">
              <w:rPr>
                <w:i/>
                <w:highlight w:val="yellow"/>
              </w:rPr>
              <w:t>Write command</w:t>
            </w:r>
          </w:p>
          <w:p w14:paraId="692D2702" w14:textId="77777777" w:rsidR="001B2A26" w:rsidRPr="00335C25" w:rsidRDefault="001B2A26" w:rsidP="00166AF3">
            <w:pPr>
              <w:pStyle w:val="TableBody"/>
              <w:rPr>
                <w:highlight w:val="yellow"/>
              </w:rPr>
            </w:pPr>
          </w:p>
          <w:p w14:paraId="043E5F95" w14:textId="77777777" w:rsidR="001B2A26" w:rsidRPr="00335C25" w:rsidRDefault="001B2A26" w:rsidP="00166AF3">
            <w:pPr>
              <w:pStyle w:val="TableBody"/>
              <w:rPr>
                <w:highlight w:val="yellow"/>
                <w:u w:val="single"/>
              </w:rPr>
            </w:pPr>
            <w:r w:rsidRPr="00335C25">
              <w:rPr>
                <w:highlight w:val="yellow"/>
                <w:u w:val="single"/>
              </w:rPr>
              <w:t>Syntax</w:t>
            </w:r>
          </w:p>
          <w:p w14:paraId="67E58129" w14:textId="77777777" w:rsidR="001B2A26" w:rsidRPr="00335C25" w:rsidRDefault="001B2A26" w:rsidP="00166AF3">
            <w:pPr>
              <w:pStyle w:val="TableBody"/>
              <w:rPr>
                <w:highlight w:val="yellow"/>
              </w:rPr>
            </w:pPr>
            <w:r w:rsidRPr="00335C25">
              <w:rPr>
                <w:b/>
                <w:highlight w:val="yellow"/>
              </w:rPr>
              <w:t>AT+</w:t>
            </w:r>
            <w:r w:rsidRPr="00335C25">
              <w:rPr>
                <w:b/>
                <w:highlight w:val="yellow"/>
              </w:rPr>
              <w:br/>
              <w:t>WMTXPOWER=</w:t>
            </w:r>
            <w:r w:rsidRPr="00335C25">
              <w:rPr>
                <w:b/>
                <w:highlight w:val="yellow"/>
              </w:rPr>
              <w:br/>
              <w:t>&lt;ENABLE&gt;,</w:t>
            </w:r>
            <w:r w:rsidRPr="00335C25">
              <w:rPr>
                <w:b/>
                <w:highlight w:val="yellow"/>
              </w:rPr>
              <w:br/>
              <w:t>[,&lt;BAND&gt;,</w:t>
            </w:r>
            <w:r w:rsidRPr="00335C25">
              <w:rPr>
                <w:b/>
                <w:highlight w:val="yellow"/>
              </w:rPr>
              <w:br/>
              <w:t>&lt;CHANNEL&gt;, &lt;POWER_</w:t>
            </w:r>
            <w:r w:rsidRPr="00335C25">
              <w:rPr>
                <w:b/>
                <w:highlight w:val="yellow"/>
              </w:rPr>
              <w:br/>
              <w:t>LEVEL&gt;,</w:t>
            </w:r>
            <w:r w:rsidRPr="00335C25">
              <w:rPr>
                <w:b/>
                <w:highlight w:val="yellow"/>
              </w:rPr>
              <w:br/>
              <w:t>[&lt;MULTISLOT&gt;][,&lt;BANDWIDTH&gt;]]</w:t>
            </w:r>
          </w:p>
        </w:tc>
        <w:tc>
          <w:tcPr>
            <w:tcW w:w="7560" w:type="dxa"/>
          </w:tcPr>
          <w:p w14:paraId="6A98FE46" w14:textId="77777777" w:rsidR="001B2A26" w:rsidRPr="00335C25" w:rsidRDefault="001B2A26" w:rsidP="00166AF3">
            <w:pPr>
              <w:pStyle w:val="TableBody"/>
              <w:rPr>
                <w:highlight w:val="yellow"/>
              </w:rPr>
            </w:pPr>
          </w:p>
          <w:p w14:paraId="0A5FB15A" w14:textId="77777777" w:rsidR="001B2A26" w:rsidRPr="00335C25" w:rsidRDefault="001B2A26" w:rsidP="00166AF3">
            <w:pPr>
              <w:pStyle w:val="TableBody"/>
              <w:rPr>
                <w:highlight w:val="yellow"/>
              </w:rPr>
            </w:pPr>
          </w:p>
          <w:p w14:paraId="14238F15" w14:textId="77777777" w:rsidR="001B2A26" w:rsidRPr="00335C25" w:rsidRDefault="001B2A26" w:rsidP="00166AF3">
            <w:pPr>
              <w:pStyle w:val="TableBody"/>
              <w:rPr>
                <w:highlight w:val="yellow"/>
                <w:u w:val="single"/>
              </w:rPr>
            </w:pPr>
            <w:r w:rsidRPr="00335C25">
              <w:rPr>
                <w:highlight w:val="yellow"/>
                <w:u w:val="single"/>
              </w:rPr>
              <w:t>Response</w:t>
            </w:r>
          </w:p>
          <w:p w14:paraId="3334D3C0" w14:textId="77777777" w:rsidR="001B2A26" w:rsidRPr="00335C25" w:rsidRDefault="001B2A26" w:rsidP="00166AF3">
            <w:pPr>
              <w:pStyle w:val="TableBody"/>
              <w:rPr>
                <w:b/>
                <w:highlight w:val="yellow"/>
              </w:rPr>
            </w:pPr>
            <w:r w:rsidRPr="00335C25">
              <w:rPr>
                <w:b/>
                <w:highlight w:val="yellow"/>
              </w:rPr>
              <w:t>OK</w:t>
            </w:r>
          </w:p>
          <w:p w14:paraId="0CAC2C4B" w14:textId="77777777" w:rsidR="001B2A26" w:rsidRPr="00335C25" w:rsidRDefault="001B2A26" w:rsidP="00166AF3">
            <w:pPr>
              <w:pStyle w:val="TableBody"/>
              <w:rPr>
                <w:sz w:val="16"/>
                <w:szCs w:val="16"/>
                <w:highlight w:val="yellow"/>
              </w:rPr>
            </w:pPr>
          </w:p>
          <w:p w14:paraId="442BEDEC" w14:textId="77777777" w:rsidR="001B2A26" w:rsidRPr="00335C25" w:rsidRDefault="001B2A26" w:rsidP="00166AF3">
            <w:pPr>
              <w:pStyle w:val="TableBody"/>
              <w:rPr>
                <w:highlight w:val="yellow"/>
              </w:rPr>
            </w:pPr>
            <w:r w:rsidRPr="00335C25">
              <w:rPr>
                <w:highlight w:val="yellow"/>
                <w:u w:val="single"/>
              </w:rPr>
              <w:t>Parameters</w:t>
            </w:r>
          </w:p>
          <w:p w14:paraId="645344CF" w14:textId="77777777" w:rsidR="001B2A26" w:rsidRPr="00335C25" w:rsidRDefault="001B2A26" w:rsidP="00166AF3">
            <w:pPr>
              <w:pStyle w:val="TableBody"/>
              <w:rPr>
                <w:highlight w:val="yellow"/>
              </w:rPr>
            </w:pPr>
            <w:r w:rsidRPr="00335C25">
              <w:rPr>
                <w:b/>
                <w:highlight w:val="yellow"/>
              </w:rPr>
              <w:t>&lt;ENABLE&gt;</w:t>
            </w:r>
            <w:r w:rsidRPr="00335C25">
              <w:rPr>
                <w:highlight w:val="yellow"/>
              </w:rPr>
              <w:tab/>
              <w:t>0</w:t>
            </w:r>
            <w:r w:rsidRPr="00335C25">
              <w:rPr>
                <w:highlight w:val="yellow"/>
              </w:rPr>
              <w:tab/>
              <w:t>Stop the burst emission</w:t>
            </w:r>
          </w:p>
          <w:p w14:paraId="69839D60" w14:textId="77777777" w:rsidR="001B2A26" w:rsidRPr="00335C25" w:rsidRDefault="001B2A26" w:rsidP="00166AF3">
            <w:pPr>
              <w:pStyle w:val="TableBody"/>
              <w:rPr>
                <w:highlight w:val="yellow"/>
              </w:rPr>
            </w:pPr>
            <w:r w:rsidRPr="00335C25">
              <w:rPr>
                <w:highlight w:val="yellow"/>
              </w:rPr>
              <w:tab/>
            </w:r>
            <w:r w:rsidRPr="00335C25">
              <w:rPr>
                <w:highlight w:val="yellow"/>
              </w:rPr>
              <w:tab/>
              <w:t>1</w:t>
            </w:r>
            <w:r w:rsidRPr="00335C25">
              <w:rPr>
                <w:highlight w:val="yellow"/>
              </w:rPr>
              <w:tab/>
              <w:t>Start the burst emission</w:t>
            </w:r>
          </w:p>
          <w:p w14:paraId="79396674" w14:textId="77777777" w:rsidR="001B2A26" w:rsidRPr="00335C25" w:rsidRDefault="001B2A26" w:rsidP="00166AF3">
            <w:pPr>
              <w:pStyle w:val="TableBody"/>
              <w:rPr>
                <w:b/>
                <w:sz w:val="16"/>
                <w:szCs w:val="16"/>
                <w:highlight w:val="yellow"/>
              </w:rPr>
            </w:pPr>
          </w:p>
          <w:p w14:paraId="2A1C76A3" w14:textId="77777777" w:rsidR="001B2A26" w:rsidRPr="00335C25" w:rsidRDefault="001B2A26" w:rsidP="00166AF3">
            <w:pPr>
              <w:pStyle w:val="TableBody"/>
              <w:rPr>
                <w:highlight w:val="yellow"/>
              </w:rPr>
            </w:pPr>
            <w:r w:rsidRPr="00335C25">
              <w:rPr>
                <w:b/>
                <w:highlight w:val="yellow"/>
              </w:rPr>
              <w:t>&lt;BAND&gt;</w:t>
            </w:r>
            <w:r w:rsidRPr="00335C25">
              <w:rPr>
                <w:highlight w:val="yellow"/>
              </w:rPr>
              <w:tab/>
              <w:t>Tx burst band emission. This is a mandatory parameter if &lt;ENABLE&gt;=1, but is not allowed if &lt;ENABLE&gt;=0.</w:t>
            </w:r>
          </w:p>
          <w:p w14:paraId="210026DB" w14:textId="77777777" w:rsidR="001B2A26" w:rsidRPr="00335C25" w:rsidRDefault="001B2A26" w:rsidP="00166AF3">
            <w:pPr>
              <w:pStyle w:val="TableBody"/>
              <w:rPr>
                <w:highlight w:val="yellow"/>
              </w:rPr>
            </w:pPr>
            <w:r w:rsidRPr="00335C25">
              <w:rPr>
                <w:highlight w:val="yellow"/>
              </w:rPr>
              <w:t>For GSM:</w:t>
            </w:r>
          </w:p>
          <w:p w14:paraId="1DDF58A8" w14:textId="77777777" w:rsidR="001B2A26" w:rsidRPr="00335C25" w:rsidRDefault="001B2A26" w:rsidP="00166AF3">
            <w:pPr>
              <w:pStyle w:val="TableBody"/>
              <w:rPr>
                <w:highlight w:val="yellow"/>
              </w:rPr>
            </w:pPr>
            <w:r w:rsidRPr="00335C25">
              <w:rPr>
                <w:highlight w:val="yellow"/>
              </w:rPr>
              <w:t>900</w:t>
            </w:r>
            <w:r w:rsidRPr="00335C25">
              <w:rPr>
                <w:highlight w:val="yellow"/>
              </w:rPr>
              <w:tab/>
              <w:t>GSM900 band</w:t>
            </w:r>
          </w:p>
          <w:p w14:paraId="1C58E83F" w14:textId="77777777" w:rsidR="001B2A26" w:rsidRPr="00335C25" w:rsidRDefault="001B2A26" w:rsidP="00166AF3">
            <w:pPr>
              <w:pStyle w:val="TableBody"/>
              <w:rPr>
                <w:highlight w:val="yellow"/>
              </w:rPr>
            </w:pPr>
            <w:r w:rsidRPr="00335C25">
              <w:rPr>
                <w:highlight w:val="yellow"/>
              </w:rPr>
              <w:t>1800</w:t>
            </w:r>
            <w:r w:rsidRPr="00335C25">
              <w:rPr>
                <w:highlight w:val="yellow"/>
              </w:rPr>
              <w:tab/>
              <w:t>DCS band</w:t>
            </w:r>
          </w:p>
          <w:p w14:paraId="19D269BE" w14:textId="77777777" w:rsidR="001B2A26" w:rsidRPr="00335C25" w:rsidRDefault="001B2A26" w:rsidP="00166AF3">
            <w:pPr>
              <w:pStyle w:val="TableBody"/>
              <w:rPr>
                <w:highlight w:val="yellow"/>
              </w:rPr>
            </w:pPr>
          </w:p>
          <w:p w14:paraId="382F61FC" w14:textId="77777777" w:rsidR="001B2A26" w:rsidRPr="00335C25" w:rsidRDefault="001B2A26" w:rsidP="00166AF3">
            <w:pPr>
              <w:pStyle w:val="TableBody"/>
              <w:rPr>
                <w:highlight w:val="yellow"/>
              </w:rPr>
            </w:pPr>
            <w:r w:rsidRPr="00335C25">
              <w:rPr>
                <w:highlight w:val="yellow"/>
              </w:rPr>
              <w:t>For UMTS:</w:t>
            </w:r>
          </w:p>
          <w:p w14:paraId="0CCED0B9" w14:textId="77777777" w:rsidR="001B2A26" w:rsidRPr="00335C25" w:rsidRDefault="001B2A26" w:rsidP="00166AF3">
            <w:pPr>
              <w:pStyle w:val="TableBody"/>
              <w:rPr>
                <w:highlight w:val="yellow"/>
              </w:rPr>
            </w:pPr>
            <w:r w:rsidRPr="00335C25">
              <w:rPr>
                <w:highlight w:val="yellow"/>
              </w:rPr>
              <w:t>1</w:t>
            </w:r>
            <w:r w:rsidRPr="00335C25">
              <w:rPr>
                <w:highlight w:val="yellow"/>
              </w:rPr>
              <w:tab/>
              <w:t>Band I (2100 band)</w:t>
            </w:r>
          </w:p>
          <w:p w14:paraId="752A0A51" w14:textId="77777777" w:rsidR="001B2A26" w:rsidRPr="00335C25" w:rsidRDefault="001B2A26" w:rsidP="00166AF3">
            <w:pPr>
              <w:pStyle w:val="TableBody"/>
              <w:rPr>
                <w:highlight w:val="yellow"/>
              </w:rPr>
            </w:pPr>
            <w:r w:rsidRPr="00335C25">
              <w:rPr>
                <w:highlight w:val="yellow"/>
              </w:rPr>
              <w:t>2</w:t>
            </w:r>
            <w:r w:rsidRPr="00335C25">
              <w:rPr>
                <w:highlight w:val="yellow"/>
              </w:rPr>
              <w:tab/>
              <w:t>Band II (1900 band)</w:t>
            </w:r>
          </w:p>
          <w:p w14:paraId="68DABFB5" w14:textId="77777777" w:rsidR="001B2A26" w:rsidRPr="00335C25" w:rsidRDefault="001B2A26" w:rsidP="00166AF3">
            <w:pPr>
              <w:pStyle w:val="TableBody"/>
              <w:rPr>
                <w:highlight w:val="yellow"/>
              </w:rPr>
            </w:pPr>
            <w:r w:rsidRPr="00335C25">
              <w:rPr>
                <w:highlight w:val="yellow"/>
              </w:rPr>
              <w:t>5</w:t>
            </w:r>
            <w:r w:rsidRPr="00335C25">
              <w:rPr>
                <w:highlight w:val="yellow"/>
              </w:rPr>
              <w:tab/>
              <w:t>Band V (850 band)</w:t>
            </w:r>
          </w:p>
          <w:p w14:paraId="2AF96D61" w14:textId="77777777" w:rsidR="001B2A26" w:rsidRPr="00335C25" w:rsidRDefault="001B2A26" w:rsidP="00166AF3">
            <w:pPr>
              <w:pStyle w:val="TableBody"/>
              <w:rPr>
                <w:highlight w:val="yellow"/>
              </w:rPr>
            </w:pPr>
            <w:r w:rsidRPr="00335C25">
              <w:rPr>
                <w:highlight w:val="yellow"/>
              </w:rPr>
              <w:t>8</w:t>
            </w:r>
            <w:r w:rsidRPr="00335C25">
              <w:rPr>
                <w:highlight w:val="yellow"/>
              </w:rPr>
              <w:tab/>
              <w:t>Band VIII (700 band)</w:t>
            </w:r>
          </w:p>
          <w:p w14:paraId="3DE5E7EC" w14:textId="77777777" w:rsidR="001B2A26" w:rsidRPr="00335C25" w:rsidRDefault="001B2A26" w:rsidP="00166AF3">
            <w:pPr>
              <w:pStyle w:val="TableBody"/>
              <w:rPr>
                <w:highlight w:val="yellow"/>
              </w:rPr>
            </w:pPr>
          </w:p>
          <w:p w14:paraId="37FF1FBA" w14:textId="77777777" w:rsidR="001B2A26" w:rsidRPr="00335C25" w:rsidRDefault="001B2A26" w:rsidP="00166AF3">
            <w:pPr>
              <w:pStyle w:val="TableBody"/>
              <w:rPr>
                <w:highlight w:val="yellow"/>
              </w:rPr>
            </w:pPr>
            <w:r w:rsidRPr="00335C25">
              <w:rPr>
                <w:highlight w:val="yellow"/>
              </w:rPr>
              <w:t>For LTE:</w:t>
            </w:r>
          </w:p>
          <w:p w14:paraId="5170F7FD" w14:textId="77777777" w:rsidR="001B2A26" w:rsidRPr="00335C25" w:rsidRDefault="001B2A26" w:rsidP="00166AF3">
            <w:pPr>
              <w:pStyle w:val="TableBody"/>
              <w:keepNext/>
              <w:rPr>
                <w:highlight w:val="yellow"/>
              </w:rPr>
            </w:pPr>
            <w:r w:rsidRPr="00335C25">
              <w:rPr>
                <w:highlight w:val="yellow"/>
              </w:rPr>
              <w:t>2</w:t>
            </w:r>
            <w:r w:rsidRPr="00335C25">
              <w:rPr>
                <w:highlight w:val="yellow"/>
              </w:rPr>
              <w:tab/>
              <w:t>PCS</w:t>
            </w:r>
          </w:p>
          <w:p w14:paraId="75E68172" w14:textId="77777777" w:rsidR="001B2A26" w:rsidRPr="00335C25" w:rsidRDefault="001B2A26" w:rsidP="00166AF3">
            <w:pPr>
              <w:pStyle w:val="TableBody"/>
              <w:keepNext/>
              <w:rPr>
                <w:highlight w:val="yellow"/>
              </w:rPr>
            </w:pPr>
            <w:r w:rsidRPr="00335C25">
              <w:rPr>
                <w:highlight w:val="yellow"/>
              </w:rPr>
              <w:t>3</w:t>
            </w:r>
            <w:r w:rsidRPr="00335C25">
              <w:rPr>
                <w:highlight w:val="yellow"/>
              </w:rPr>
              <w:tab/>
              <w:t>DCS</w:t>
            </w:r>
          </w:p>
          <w:p w14:paraId="2700D8C5" w14:textId="77777777" w:rsidR="001B2A26" w:rsidRPr="00335C25" w:rsidRDefault="001B2A26" w:rsidP="00166AF3">
            <w:pPr>
              <w:pStyle w:val="TableBody"/>
              <w:keepNext/>
              <w:rPr>
                <w:highlight w:val="yellow"/>
              </w:rPr>
            </w:pPr>
            <w:r w:rsidRPr="00335C25">
              <w:rPr>
                <w:highlight w:val="yellow"/>
              </w:rPr>
              <w:t>4</w:t>
            </w:r>
            <w:r w:rsidRPr="00335C25">
              <w:rPr>
                <w:highlight w:val="yellow"/>
              </w:rPr>
              <w:tab/>
              <w:t>AWS</w:t>
            </w:r>
          </w:p>
          <w:p w14:paraId="6688B5D6" w14:textId="77777777" w:rsidR="001B2A26" w:rsidRPr="00335C25" w:rsidRDefault="001B2A26" w:rsidP="00166AF3">
            <w:pPr>
              <w:pStyle w:val="TableBody"/>
              <w:keepNext/>
              <w:rPr>
                <w:highlight w:val="yellow"/>
              </w:rPr>
            </w:pPr>
            <w:r w:rsidRPr="00335C25">
              <w:rPr>
                <w:highlight w:val="yellow"/>
              </w:rPr>
              <w:t>5</w:t>
            </w:r>
            <w:r w:rsidRPr="00335C25">
              <w:rPr>
                <w:highlight w:val="yellow"/>
              </w:rPr>
              <w:tab/>
              <w:t>CLR</w:t>
            </w:r>
          </w:p>
          <w:p w14:paraId="25B4BC65" w14:textId="77777777" w:rsidR="001B2A26" w:rsidRPr="00335C25" w:rsidRDefault="001B2A26" w:rsidP="00166AF3">
            <w:pPr>
              <w:pStyle w:val="TableBody"/>
              <w:keepNext/>
              <w:rPr>
                <w:highlight w:val="yellow"/>
              </w:rPr>
            </w:pPr>
            <w:r w:rsidRPr="00335C25">
              <w:rPr>
                <w:highlight w:val="yellow"/>
              </w:rPr>
              <w:t>8</w:t>
            </w:r>
            <w:r w:rsidRPr="00335C25">
              <w:rPr>
                <w:highlight w:val="yellow"/>
              </w:rPr>
              <w:tab/>
              <w:t>E-GSM</w:t>
            </w:r>
          </w:p>
          <w:p w14:paraId="21AC2684" w14:textId="77777777" w:rsidR="001B2A26" w:rsidRPr="00335C25" w:rsidRDefault="001B2A26" w:rsidP="00166AF3">
            <w:pPr>
              <w:pStyle w:val="TableBody"/>
              <w:rPr>
                <w:highlight w:val="yellow"/>
              </w:rPr>
            </w:pPr>
            <w:r w:rsidRPr="00335C25">
              <w:rPr>
                <w:highlight w:val="yellow"/>
              </w:rPr>
              <w:t>12</w:t>
            </w:r>
            <w:r w:rsidRPr="00335C25">
              <w:rPr>
                <w:highlight w:val="yellow"/>
              </w:rPr>
              <w:tab/>
              <w:t>Lower SMH blocks A/B/C</w:t>
            </w:r>
          </w:p>
          <w:p w14:paraId="644E55CA" w14:textId="77777777" w:rsidR="001B2A26" w:rsidRPr="00335C25" w:rsidRDefault="001B2A26" w:rsidP="00166AF3">
            <w:pPr>
              <w:pStyle w:val="TableBody"/>
              <w:keepNext/>
              <w:rPr>
                <w:highlight w:val="yellow"/>
              </w:rPr>
            </w:pPr>
            <w:r w:rsidRPr="00335C25">
              <w:rPr>
                <w:highlight w:val="yellow"/>
              </w:rPr>
              <w:t>13</w:t>
            </w:r>
            <w:r w:rsidRPr="00335C25">
              <w:rPr>
                <w:highlight w:val="yellow"/>
              </w:rPr>
              <w:tab/>
              <w:t>Upper SMH block C</w:t>
            </w:r>
          </w:p>
          <w:p w14:paraId="2C3E1D4C" w14:textId="77777777" w:rsidR="001B2A26" w:rsidRPr="00335C25" w:rsidRDefault="001B2A26" w:rsidP="00166AF3">
            <w:pPr>
              <w:pStyle w:val="TableBody"/>
              <w:keepNext/>
              <w:rPr>
                <w:highlight w:val="yellow"/>
              </w:rPr>
            </w:pPr>
            <w:r w:rsidRPr="00335C25">
              <w:rPr>
                <w:highlight w:val="yellow"/>
              </w:rPr>
              <w:t>17</w:t>
            </w:r>
            <w:r w:rsidRPr="00335C25">
              <w:rPr>
                <w:highlight w:val="yellow"/>
              </w:rPr>
              <w:tab/>
              <w:t>Lower SMH blocks B/C</w:t>
            </w:r>
          </w:p>
          <w:p w14:paraId="65F6AA33" w14:textId="77777777" w:rsidR="001B2A26" w:rsidRPr="00335C25" w:rsidRDefault="001B2A26" w:rsidP="00166AF3">
            <w:pPr>
              <w:pStyle w:val="TableBody"/>
              <w:keepNext/>
              <w:rPr>
                <w:highlight w:val="yellow"/>
              </w:rPr>
            </w:pPr>
            <w:r w:rsidRPr="00335C25">
              <w:rPr>
                <w:highlight w:val="yellow"/>
              </w:rPr>
              <w:t>20</w:t>
            </w:r>
            <w:r w:rsidRPr="00335C25">
              <w:rPr>
                <w:highlight w:val="yellow"/>
              </w:rPr>
              <w:tab/>
              <w:t>EU Digital Dividend</w:t>
            </w:r>
          </w:p>
          <w:p w14:paraId="42EC4C35" w14:textId="77777777" w:rsidR="001B2A26" w:rsidRPr="00335C25" w:rsidRDefault="001B2A26" w:rsidP="00166AF3">
            <w:pPr>
              <w:pStyle w:val="TableBody"/>
              <w:keepNext/>
              <w:rPr>
                <w:highlight w:val="yellow"/>
              </w:rPr>
            </w:pPr>
            <w:r w:rsidRPr="00335C25">
              <w:rPr>
                <w:highlight w:val="yellow"/>
              </w:rPr>
              <w:t>28</w:t>
            </w:r>
            <w:r w:rsidRPr="00335C25">
              <w:rPr>
                <w:highlight w:val="yellow"/>
              </w:rPr>
              <w:tab/>
              <w:t>APT</w:t>
            </w:r>
          </w:p>
          <w:p w14:paraId="7E345362" w14:textId="77777777" w:rsidR="001B2A26" w:rsidRPr="00335C25" w:rsidRDefault="001B2A26" w:rsidP="00166AF3">
            <w:pPr>
              <w:pStyle w:val="TableBody"/>
              <w:rPr>
                <w:highlight w:val="yellow"/>
              </w:rPr>
            </w:pPr>
          </w:p>
          <w:p w14:paraId="386FD767" w14:textId="77777777" w:rsidR="001B2A26" w:rsidRPr="00335C25" w:rsidRDefault="001B2A26" w:rsidP="00166AF3">
            <w:pPr>
              <w:pStyle w:val="TableBody"/>
              <w:rPr>
                <w:highlight w:val="yellow"/>
              </w:rPr>
            </w:pPr>
            <w:r w:rsidRPr="00335C25">
              <w:rPr>
                <w:b/>
                <w:highlight w:val="yellow"/>
              </w:rPr>
              <w:t>&lt;CHANNEL&gt;</w:t>
            </w:r>
            <w:r w:rsidRPr="00335C25">
              <w:rPr>
                <w:highlight w:val="yellow"/>
              </w:rPr>
              <w:tab/>
              <w:t>Tx burst channel emission. This is a mandatory parameter if &lt;ENABLE&gt;=1, but is not allowed if &lt;ENABLE&gt;=0.</w:t>
            </w:r>
          </w:p>
          <w:p w14:paraId="35A76D8D" w14:textId="77777777" w:rsidR="001B2A26" w:rsidRPr="00335C25" w:rsidRDefault="001B2A26" w:rsidP="00166AF3">
            <w:pPr>
              <w:pStyle w:val="TableBody"/>
              <w:rPr>
                <w:highlight w:val="yellow"/>
              </w:rPr>
            </w:pPr>
            <w:r w:rsidRPr="00335C25">
              <w:rPr>
                <w:highlight w:val="yellow"/>
              </w:rPr>
              <w:t>For GSM:</w:t>
            </w:r>
          </w:p>
          <w:p w14:paraId="7322799C" w14:textId="77777777" w:rsidR="001B2A26" w:rsidRPr="00335C25" w:rsidRDefault="001B2A26" w:rsidP="00166AF3">
            <w:pPr>
              <w:pStyle w:val="TableBody"/>
              <w:rPr>
                <w:highlight w:val="yellow"/>
              </w:rPr>
            </w:pPr>
            <w:r w:rsidRPr="00335C25">
              <w:rPr>
                <w:highlight w:val="yellow"/>
              </w:rPr>
              <w:t>If &lt;BAND&gt;=900</w:t>
            </w:r>
            <w:r w:rsidRPr="00335C25">
              <w:rPr>
                <w:highlight w:val="yellow"/>
              </w:rPr>
              <w:tab/>
              <w:t>0 – 124, 975 – 1023</w:t>
            </w:r>
          </w:p>
          <w:p w14:paraId="0CA04924" w14:textId="77777777" w:rsidR="001B2A26" w:rsidRPr="00335C25" w:rsidRDefault="001B2A26" w:rsidP="00166AF3">
            <w:pPr>
              <w:pStyle w:val="TableBody"/>
              <w:rPr>
                <w:highlight w:val="yellow"/>
              </w:rPr>
            </w:pPr>
            <w:r w:rsidRPr="00335C25">
              <w:rPr>
                <w:highlight w:val="yellow"/>
              </w:rPr>
              <w:t>If &lt;BAND&gt;=1800</w:t>
            </w:r>
            <w:r w:rsidRPr="00335C25">
              <w:rPr>
                <w:highlight w:val="yellow"/>
              </w:rPr>
              <w:tab/>
              <w:t>512 – 885</w:t>
            </w:r>
          </w:p>
          <w:p w14:paraId="7C229A1B" w14:textId="77777777" w:rsidR="001B2A26" w:rsidRPr="00335C25" w:rsidRDefault="001B2A26" w:rsidP="00166AF3">
            <w:pPr>
              <w:pStyle w:val="TableBody"/>
              <w:rPr>
                <w:highlight w:val="yellow"/>
              </w:rPr>
            </w:pPr>
          </w:p>
          <w:p w14:paraId="567EE835" w14:textId="77777777" w:rsidR="001B2A26" w:rsidRPr="00335C25" w:rsidRDefault="001B2A26" w:rsidP="00166AF3">
            <w:pPr>
              <w:pStyle w:val="TableBody"/>
              <w:rPr>
                <w:highlight w:val="yellow"/>
              </w:rPr>
            </w:pPr>
            <w:r w:rsidRPr="00335C25">
              <w:rPr>
                <w:highlight w:val="yellow"/>
              </w:rPr>
              <w:t>For UMTS:</w:t>
            </w:r>
          </w:p>
          <w:p w14:paraId="5D9F1065" w14:textId="77777777" w:rsidR="001B2A26" w:rsidRPr="00335C25" w:rsidRDefault="001B2A26" w:rsidP="00166AF3">
            <w:pPr>
              <w:pStyle w:val="TableBody"/>
              <w:rPr>
                <w:highlight w:val="yellow"/>
              </w:rPr>
            </w:pPr>
            <w:r w:rsidRPr="00335C25">
              <w:rPr>
                <w:highlight w:val="yellow"/>
              </w:rPr>
              <w:t>If &lt;BAND&gt;=1</w:t>
            </w:r>
            <w:r w:rsidRPr="00335C25">
              <w:rPr>
                <w:highlight w:val="yellow"/>
              </w:rPr>
              <w:tab/>
            </w:r>
            <w:r w:rsidRPr="00335C25">
              <w:rPr>
                <w:highlight w:val="yellow"/>
              </w:rPr>
              <w:tab/>
              <w:t>9612 – 9888</w:t>
            </w:r>
          </w:p>
          <w:p w14:paraId="3A44D60C" w14:textId="77777777" w:rsidR="001B2A26" w:rsidRPr="00335C25" w:rsidRDefault="001B2A26" w:rsidP="00166AF3">
            <w:pPr>
              <w:pStyle w:val="TableBody"/>
              <w:keepNext/>
              <w:rPr>
                <w:highlight w:val="yellow"/>
              </w:rPr>
            </w:pPr>
            <w:r w:rsidRPr="00335C25">
              <w:rPr>
                <w:highlight w:val="yellow"/>
              </w:rPr>
              <w:t>If &lt;BAND&gt;=2</w:t>
            </w:r>
            <w:r w:rsidRPr="00335C25">
              <w:rPr>
                <w:highlight w:val="yellow"/>
              </w:rPr>
              <w:tab/>
            </w:r>
            <w:r w:rsidRPr="00335C25">
              <w:rPr>
                <w:highlight w:val="yellow"/>
              </w:rPr>
              <w:tab/>
              <w:t>9262 – 9538, 12, 37, 62, 87, 112, 137, 162, 187, 212, 237, 262, 287</w:t>
            </w:r>
          </w:p>
          <w:p w14:paraId="7DD45EA6" w14:textId="77777777" w:rsidR="001B2A26" w:rsidRPr="00335C25" w:rsidRDefault="001B2A26" w:rsidP="00166AF3">
            <w:pPr>
              <w:pStyle w:val="TableBody"/>
              <w:keepNext/>
              <w:rPr>
                <w:highlight w:val="yellow"/>
              </w:rPr>
            </w:pPr>
            <w:r w:rsidRPr="00335C25">
              <w:rPr>
                <w:highlight w:val="yellow"/>
              </w:rPr>
              <w:t>If &lt;BAND&gt;=5</w:t>
            </w:r>
            <w:r w:rsidRPr="00335C25">
              <w:rPr>
                <w:highlight w:val="yellow"/>
              </w:rPr>
              <w:tab/>
            </w:r>
            <w:r w:rsidRPr="00335C25">
              <w:rPr>
                <w:highlight w:val="yellow"/>
              </w:rPr>
              <w:tab/>
              <w:t>4132 – 4233, 782, 787, 807, 812, 837, 862</w:t>
            </w:r>
          </w:p>
          <w:p w14:paraId="574013C5" w14:textId="77777777" w:rsidR="001B2A26" w:rsidRPr="00335C25" w:rsidRDefault="001B2A26" w:rsidP="00166AF3">
            <w:pPr>
              <w:pStyle w:val="TableBody"/>
              <w:keepNext/>
              <w:rPr>
                <w:highlight w:val="yellow"/>
              </w:rPr>
            </w:pPr>
            <w:r w:rsidRPr="00335C25">
              <w:rPr>
                <w:highlight w:val="yellow"/>
              </w:rPr>
              <w:t>If &lt;BAND&gt;=8</w:t>
            </w:r>
            <w:r w:rsidRPr="00335C25">
              <w:rPr>
                <w:highlight w:val="yellow"/>
              </w:rPr>
              <w:tab/>
            </w:r>
            <w:r w:rsidRPr="00335C25">
              <w:rPr>
                <w:highlight w:val="yellow"/>
              </w:rPr>
              <w:tab/>
              <w:t>2712 – 2863</w:t>
            </w:r>
          </w:p>
          <w:p w14:paraId="50434402" w14:textId="77777777" w:rsidR="001B2A26" w:rsidRPr="00335C25" w:rsidRDefault="001B2A26" w:rsidP="00166AF3">
            <w:pPr>
              <w:pStyle w:val="TableBody"/>
              <w:keepNext/>
              <w:rPr>
                <w:highlight w:val="yellow"/>
              </w:rPr>
            </w:pPr>
          </w:p>
          <w:p w14:paraId="3F94D998" w14:textId="77777777" w:rsidR="001B2A26" w:rsidRPr="00335C25" w:rsidRDefault="001B2A26" w:rsidP="00166AF3">
            <w:pPr>
              <w:pStyle w:val="TableBody"/>
              <w:keepNext/>
              <w:rPr>
                <w:highlight w:val="yellow"/>
              </w:rPr>
            </w:pPr>
            <w:r w:rsidRPr="00335C25">
              <w:rPr>
                <w:highlight w:val="yellow"/>
              </w:rPr>
              <w:t>For LTE:</w:t>
            </w:r>
          </w:p>
          <w:p w14:paraId="4C6C6007" w14:textId="77777777" w:rsidR="001B2A26" w:rsidRPr="00335C25" w:rsidRDefault="001B2A26" w:rsidP="00166AF3">
            <w:pPr>
              <w:pStyle w:val="TableBody"/>
              <w:rPr>
                <w:highlight w:val="yellow"/>
              </w:rPr>
            </w:pPr>
            <w:r w:rsidRPr="00335C25">
              <w:rPr>
                <w:highlight w:val="yellow"/>
              </w:rPr>
              <w:t>If &lt;BAND&gt;=2</w:t>
            </w:r>
            <w:r w:rsidRPr="00335C25">
              <w:rPr>
                <w:highlight w:val="yellow"/>
              </w:rPr>
              <w:tab/>
            </w:r>
            <w:r w:rsidRPr="00335C25">
              <w:rPr>
                <w:highlight w:val="yellow"/>
              </w:rPr>
              <w:tab/>
              <w:t>18600 – 19199</w:t>
            </w:r>
          </w:p>
          <w:p w14:paraId="74ACD524" w14:textId="77777777" w:rsidR="001B2A26" w:rsidRPr="00335C25" w:rsidRDefault="001B2A26" w:rsidP="00166AF3">
            <w:pPr>
              <w:pStyle w:val="TableBody"/>
              <w:rPr>
                <w:highlight w:val="yellow"/>
              </w:rPr>
            </w:pPr>
            <w:r w:rsidRPr="00335C25">
              <w:rPr>
                <w:highlight w:val="yellow"/>
              </w:rPr>
              <w:t>If &lt;BAND&gt;=3</w:t>
            </w:r>
            <w:r w:rsidRPr="00335C25">
              <w:rPr>
                <w:highlight w:val="yellow"/>
              </w:rPr>
              <w:tab/>
            </w:r>
            <w:r w:rsidRPr="00335C25">
              <w:rPr>
                <w:highlight w:val="yellow"/>
              </w:rPr>
              <w:tab/>
              <w:t>19200 – 19949</w:t>
            </w:r>
          </w:p>
          <w:p w14:paraId="2579B5CC" w14:textId="77777777" w:rsidR="001B2A26" w:rsidRPr="00335C25" w:rsidRDefault="001B2A26" w:rsidP="00166AF3">
            <w:pPr>
              <w:pStyle w:val="TableBody"/>
              <w:rPr>
                <w:highlight w:val="yellow"/>
              </w:rPr>
            </w:pPr>
            <w:r w:rsidRPr="00335C25">
              <w:rPr>
                <w:highlight w:val="yellow"/>
              </w:rPr>
              <w:t>If &lt;BAND&gt;=4</w:t>
            </w:r>
            <w:r w:rsidRPr="00335C25">
              <w:rPr>
                <w:highlight w:val="yellow"/>
              </w:rPr>
              <w:tab/>
            </w:r>
            <w:r w:rsidRPr="00335C25">
              <w:rPr>
                <w:highlight w:val="yellow"/>
              </w:rPr>
              <w:tab/>
              <w:t>19950 – 20399</w:t>
            </w:r>
          </w:p>
          <w:p w14:paraId="4940265B" w14:textId="77777777" w:rsidR="001B2A26" w:rsidRPr="00335C25" w:rsidRDefault="001B2A26" w:rsidP="00166AF3">
            <w:pPr>
              <w:pStyle w:val="TableBody"/>
              <w:rPr>
                <w:highlight w:val="yellow"/>
              </w:rPr>
            </w:pPr>
            <w:r w:rsidRPr="00335C25">
              <w:rPr>
                <w:highlight w:val="yellow"/>
              </w:rPr>
              <w:t>If &lt;BAND&gt;=5</w:t>
            </w:r>
            <w:r w:rsidRPr="00335C25">
              <w:rPr>
                <w:highlight w:val="yellow"/>
              </w:rPr>
              <w:tab/>
            </w:r>
            <w:r w:rsidRPr="00335C25">
              <w:rPr>
                <w:highlight w:val="yellow"/>
              </w:rPr>
              <w:tab/>
              <w:t>20400 – 20649</w:t>
            </w:r>
          </w:p>
          <w:p w14:paraId="3D0C4355" w14:textId="77777777" w:rsidR="001B2A26" w:rsidRPr="00335C25" w:rsidRDefault="001B2A26" w:rsidP="00166AF3">
            <w:pPr>
              <w:pStyle w:val="TableBody"/>
              <w:rPr>
                <w:highlight w:val="yellow"/>
              </w:rPr>
            </w:pPr>
            <w:r w:rsidRPr="00335C25">
              <w:rPr>
                <w:highlight w:val="yellow"/>
              </w:rPr>
              <w:t>If &lt;BAND&gt;=8</w:t>
            </w:r>
            <w:r w:rsidRPr="00335C25">
              <w:rPr>
                <w:highlight w:val="yellow"/>
              </w:rPr>
              <w:tab/>
            </w:r>
            <w:r w:rsidRPr="00335C25">
              <w:rPr>
                <w:highlight w:val="yellow"/>
              </w:rPr>
              <w:tab/>
              <w:t>21450 – 21799</w:t>
            </w:r>
          </w:p>
          <w:p w14:paraId="1A7FD84B" w14:textId="77777777" w:rsidR="001B2A26" w:rsidRPr="00335C25" w:rsidRDefault="001B2A26" w:rsidP="00166AF3">
            <w:pPr>
              <w:pStyle w:val="TableBody"/>
              <w:rPr>
                <w:highlight w:val="yellow"/>
              </w:rPr>
            </w:pPr>
            <w:r w:rsidRPr="00335C25">
              <w:rPr>
                <w:highlight w:val="yellow"/>
              </w:rPr>
              <w:t>If &lt;BAND&gt;=12</w:t>
            </w:r>
            <w:r w:rsidRPr="00335C25">
              <w:rPr>
                <w:highlight w:val="yellow"/>
              </w:rPr>
              <w:tab/>
              <w:t>23010 – 23179</w:t>
            </w:r>
          </w:p>
          <w:p w14:paraId="35996281" w14:textId="77777777" w:rsidR="001B2A26" w:rsidRPr="00335C25" w:rsidRDefault="001B2A26" w:rsidP="00166AF3">
            <w:pPr>
              <w:pStyle w:val="TableBody"/>
              <w:rPr>
                <w:highlight w:val="yellow"/>
              </w:rPr>
            </w:pPr>
            <w:r w:rsidRPr="00335C25">
              <w:rPr>
                <w:highlight w:val="yellow"/>
              </w:rPr>
              <w:t>If &lt;BAND&gt;=13</w:t>
            </w:r>
            <w:r w:rsidRPr="00335C25">
              <w:rPr>
                <w:highlight w:val="yellow"/>
              </w:rPr>
              <w:tab/>
              <w:t>23180 – 23279</w:t>
            </w:r>
          </w:p>
          <w:p w14:paraId="5864BD9D" w14:textId="77777777" w:rsidR="001B2A26" w:rsidRPr="00335C25" w:rsidRDefault="001B2A26" w:rsidP="00166AF3">
            <w:pPr>
              <w:pStyle w:val="TableBody"/>
              <w:rPr>
                <w:highlight w:val="yellow"/>
              </w:rPr>
            </w:pPr>
            <w:r w:rsidRPr="00335C25">
              <w:rPr>
                <w:highlight w:val="yellow"/>
              </w:rPr>
              <w:t>If &lt;BAND&gt;=17</w:t>
            </w:r>
            <w:r w:rsidRPr="00335C25">
              <w:rPr>
                <w:highlight w:val="yellow"/>
              </w:rPr>
              <w:tab/>
              <w:t>23730 – 23849</w:t>
            </w:r>
          </w:p>
          <w:p w14:paraId="2BCB0634" w14:textId="77777777" w:rsidR="001B2A26" w:rsidRPr="00335C25" w:rsidRDefault="001B2A26" w:rsidP="00166AF3">
            <w:pPr>
              <w:pStyle w:val="TableBody"/>
              <w:rPr>
                <w:highlight w:val="yellow"/>
              </w:rPr>
            </w:pPr>
            <w:r w:rsidRPr="00335C25">
              <w:rPr>
                <w:highlight w:val="yellow"/>
              </w:rPr>
              <w:t>If &lt;BAND&gt;=20</w:t>
            </w:r>
            <w:r w:rsidRPr="00335C25">
              <w:rPr>
                <w:highlight w:val="yellow"/>
              </w:rPr>
              <w:tab/>
              <w:t>24150 – 24449</w:t>
            </w:r>
          </w:p>
          <w:p w14:paraId="26B9CE63" w14:textId="77777777" w:rsidR="001B2A26" w:rsidRPr="00335C25" w:rsidRDefault="001B2A26" w:rsidP="00166AF3">
            <w:pPr>
              <w:pStyle w:val="TableBody"/>
              <w:rPr>
                <w:highlight w:val="yellow"/>
              </w:rPr>
            </w:pPr>
            <w:r w:rsidRPr="00335C25">
              <w:rPr>
                <w:highlight w:val="yellow"/>
              </w:rPr>
              <w:t>If &lt;BAND&gt;=28</w:t>
            </w:r>
            <w:r w:rsidRPr="00335C25">
              <w:rPr>
                <w:highlight w:val="yellow"/>
              </w:rPr>
              <w:tab/>
              <w:t>27210 – 27659</w:t>
            </w:r>
          </w:p>
          <w:p w14:paraId="412F691B" w14:textId="77777777" w:rsidR="001B2A26" w:rsidRPr="00335C25" w:rsidRDefault="001B2A26" w:rsidP="00166AF3">
            <w:pPr>
              <w:pStyle w:val="TableBody"/>
              <w:rPr>
                <w:b/>
                <w:highlight w:val="yellow"/>
              </w:rPr>
            </w:pPr>
          </w:p>
          <w:p w14:paraId="52E0130A" w14:textId="77777777" w:rsidR="001B2A26" w:rsidRPr="00335C25" w:rsidRDefault="001B2A26" w:rsidP="00166AF3">
            <w:pPr>
              <w:pStyle w:val="TableBody"/>
              <w:rPr>
                <w:highlight w:val="yellow"/>
              </w:rPr>
            </w:pPr>
            <w:r w:rsidRPr="00335C25">
              <w:rPr>
                <w:b/>
                <w:highlight w:val="yellow"/>
              </w:rPr>
              <w:t>&lt;POWER_LEVEL&gt;</w:t>
            </w:r>
            <w:r w:rsidRPr="00335C25">
              <w:rPr>
                <w:highlight w:val="yellow"/>
              </w:rPr>
              <w:tab/>
              <w:t>Tx burst power. This is a mandatory parameter if &lt;ENABLE&gt;=1, but is not allowed if &lt;ENABLE&gt;=0.</w:t>
            </w:r>
          </w:p>
          <w:p w14:paraId="7947457D" w14:textId="77777777" w:rsidR="001B2A26" w:rsidRPr="00335C25" w:rsidRDefault="001B2A26" w:rsidP="00166AF3">
            <w:pPr>
              <w:pStyle w:val="TableBody"/>
              <w:rPr>
                <w:highlight w:val="yellow"/>
              </w:rPr>
            </w:pPr>
            <w:r w:rsidRPr="00335C25">
              <w:rPr>
                <w:highlight w:val="yellow"/>
              </w:rPr>
              <w:t>Range:</w:t>
            </w:r>
          </w:p>
          <w:p w14:paraId="3E41CAF7" w14:textId="77777777" w:rsidR="001B2A26" w:rsidRPr="00335C25" w:rsidRDefault="001B2A26" w:rsidP="00166AF3">
            <w:pPr>
              <w:pStyle w:val="TableBody"/>
              <w:rPr>
                <w:highlight w:val="yellow"/>
              </w:rPr>
            </w:pPr>
            <w:r w:rsidRPr="00335C25">
              <w:rPr>
                <w:highlight w:val="yellow"/>
              </w:rPr>
              <w:t>5 (33 dBm) to 19 (5 dBm) for GSM900 bands</w:t>
            </w:r>
          </w:p>
          <w:p w14:paraId="7D1437A0" w14:textId="77777777" w:rsidR="001B2A26" w:rsidRPr="00335C25" w:rsidRDefault="001B2A26" w:rsidP="00166AF3">
            <w:pPr>
              <w:pStyle w:val="TableBody"/>
              <w:rPr>
                <w:highlight w:val="yellow"/>
              </w:rPr>
            </w:pPr>
            <w:r w:rsidRPr="00335C25">
              <w:rPr>
                <w:highlight w:val="yellow"/>
              </w:rPr>
              <w:t>0 (30 dBm) to 15 (0 dBm) for GSM1800 bands</w:t>
            </w:r>
          </w:p>
          <w:p w14:paraId="0BA6E36C" w14:textId="77777777" w:rsidR="001B2A26" w:rsidRPr="00335C25" w:rsidRDefault="001B2A26" w:rsidP="00166AF3">
            <w:pPr>
              <w:pStyle w:val="TableBody"/>
              <w:rPr>
                <w:highlight w:val="yellow"/>
              </w:rPr>
            </w:pPr>
            <w:r w:rsidRPr="00335C25">
              <w:rPr>
                <w:highlight w:val="yellow"/>
              </w:rPr>
              <w:t>0 (0 dBm) to 384 (24 dBm) for all UMTS bands</w:t>
            </w:r>
          </w:p>
          <w:p w14:paraId="1C6F6819" w14:textId="77777777" w:rsidR="001B2A26" w:rsidRPr="00335C25" w:rsidRDefault="001B2A26" w:rsidP="00166AF3">
            <w:pPr>
              <w:pStyle w:val="TableBody"/>
              <w:rPr>
                <w:highlight w:val="yellow"/>
              </w:rPr>
            </w:pPr>
            <w:r w:rsidRPr="00335C25">
              <w:rPr>
                <w:highlight w:val="yellow"/>
              </w:rPr>
              <w:t>0 (0 dBm) to 368 (23 dBm) for all LTE bands</w:t>
            </w:r>
          </w:p>
          <w:p w14:paraId="78F953F5" w14:textId="77777777" w:rsidR="001B2A26" w:rsidRPr="00335C25" w:rsidRDefault="001B2A26" w:rsidP="00166AF3">
            <w:pPr>
              <w:pStyle w:val="TableBody"/>
              <w:rPr>
                <w:highlight w:val="yellow"/>
              </w:rPr>
            </w:pPr>
          </w:p>
          <w:p w14:paraId="1016C5C8" w14:textId="77777777" w:rsidR="001B2A26" w:rsidRPr="00335C25" w:rsidRDefault="001B2A26" w:rsidP="00166AF3">
            <w:pPr>
              <w:pStyle w:val="TableBody"/>
              <w:rPr>
                <w:highlight w:val="yellow"/>
              </w:rPr>
            </w:pPr>
          </w:p>
          <w:p w14:paraId="54AE5329" w14:textId="77777777" w:rsidR="001B2A26" w:rsidRPr="00335C25" w:rsidRDefault="001B2A26" w:rsidP="00166AF3">
            <w:pPr>
              <w:pStyle w:val="TableBody"/>
              <w:rPr>
                <w:highlight w:val="yellow"/>
              </w:rPr>
            </w:pPr>
          </w:p>
          <w:p w14:paraId="3EB92D01" w14:textId="77777777" w:rsidR="001B2A26" w:rsidRPr="00335C25" w:rsidRDefault="001B2A26" w:rsidP="00166AF3">
            <w:pPr>
              <w:pStyle w:val="TableBody"/>
              <w:rPr>
                <w:highlight w:val="yellow"/>
              </w:rPr>
            </w:pPr>
          </w:p>
          <w:p w14:paraId="6100426C" w14:textId="77777777" w:rsidR="001B2A26" w:rsidRPr="00335C25" w:rsidRDefault="001B2A26" w:rsidP="00166AF3">
            <w:pPr>
              <w:pStyle w:val="TableBody"/>
              <w:rPr>
                <w:highlight w:val="yellow"/>
              </w:rPr>
            </w:pPr>
            <w:r w:rsidRPr="00335C25">
              <w:rPr>
                <w:b/>
                <w:highlight w:val="yellow"/>
              </w:rPr>
              <w:t>&lt;MULTISLOT&gt;</w:t>
            </w:r>
            <w:r w:rsidRPr="00335C25">
              <w:rPr>
                <w:highlight w:val="yellow"/>
              </w:rPr>
              <w:tab/>
              <w:t>Defines the slot used in Tx burst emissions. This parameter is not allowed if &lt;ENABLE&gt;=0 and is only applicable with GSM bands.</w:t>
            </w:r>
          </w:p>
          <w:p w14:paraId="620118E0" w14:textId="77777777" w:rsidR="001B2A26" w:rsidRPr="00335C25" w:rsidRDefault="001B2A26" w:rsidP="00166AF3">
            <w:pPr>
              <w:pStyle w:val="TableBody"/>
              <w:rPr>
                <w:highlight w:val="yellow"/>
              </w:rPr>
            </w:pPr>
            <w:r w:rsidRPr="00335C25">
              <w:rPr>
                <w:highlight w:val="yellow"/>
                <w:u w:val="single"/>
              </w:rPr>
              <w:t>0</w:t>
            </w:r>
            <w:r w:rsidRPr="00335C25">
              <w:rPr>
                <w:highlight w:val="yellow"/>
              </w:rPr>
              <w:tab/>
              <w:t>Emit on one time slot (GSM)</w:t>
            </w:r>
          </w:p>
          <w:p w14:paraId="5F243BF0" w14:textId="77777777" w:rsidR="001B2A26" w:rsidRPr="00335C25" w:rsidRDefault="001B2A26" w:rsidP="00166AF3">
            <w:pPr>
              <w:pStyle w:val="TableBody"/>
              <w:rPr>
                <w:highlight w:val="yellow"/>
              </w:rPr>
            </w:pPr>
            <w:r w:rsidRPr="00335C25">
              <w:rPr>
                <w:highlight w:val="yellow"/>
              </w:rPr>
              <w:t>1</w:t>
            </w:r>
            <w:r w:rsidRPr="00335C25">
              <w:rPr>
                <w:highlight w:val="yellow"/>
              </w:rPr>
              <w:tab/>
              <w:t>Emit on two time slots (GPRS compliant)</w:t>
            </w:r>
          </w:p>
          <w:p w14:paraId="0C1C5BFA" w14:textId="77777777" w:rsidR="001B2A26" w:rsidRPr="00335C25" w:rsidRDefault="001B2A26" w:rsidP="00166AF3">
            <w:pPr>
              <w:pStyle w:val="TableBody"/>
              <w:rPr>
                <w:highlight w:val="yellow"/>
              </w:rPr>
            </w:pPr>
            <w:r w:rsidRPr="00335C25">
              <w:rPr>
                <w:highlight w:val="yellow"/>
              </w:rPr>
              <w:t>2</w:t>
            </w:r>
            <w:r w:rsidRPr="00335C25">
              <w:rPr>
                <w:highlight w:val="yellow"/>
              </w:rPr>
              <w:tab/>
              <w:t>Emit on three time slots</w:t>
            </w:r>
          </w:p>
          <w:p w14:paraId="37014DFA" w14:textId="77777777" w:rsidR="001B2A26" w:rsidRPr="00335C25" w:rsidRDefault="001B2A26" w:rsidP="00166AF3">
            <w:pPr>
              <w:pStyle w:val="TableBody"/>
              <w:rPr>
                <w:highlight w:val="yellow"/>
              </w:rPr>
            </w:pPr>
            <w:r w:rsidRPr="00335C25">
              <w:rPr>
                <w:highlight w:val="yellow"/>
              </w:rPr>
              <w:t>3</w:t>
            </w:r>
            <w:r w:rsidRPr="00335C25">
              <w:rPr>
                <w:highlight w:val="yellow"/>
              </w:rPr>
              <w:tab/>
              <w:t>Emit on four time slots</w:t>
            </w:r>
          </w:p>
          <w:p w14:paraId="48194696" w14:textId="77777777" w:rsidR="001B2A26" w:rsidRPr="00335C25" w:rsidRDefault="001B2A26" w:rsidP="00166AF3">
            <w:pPr>
              <w:pStyle w:val="TableBody"/>
              <w:rPr>
                <w:highlight w:val="yellow"/>
              </w:rPr>
            </w:pPr>
          </w:p>
          <w:p w14:paraId="0CB5CF5F" w14:textId="77777777" w:rsidR="001B2A26" w:rsidRPr="00335C25" w:rsidRDefault="001B2A26" w:rsidP="00166AF3">
            <w:pPr>
              <w:pStyle w:val="TableBody"/>
              <w:rPr>
                <w:highlight w:val="yellow"/>
              </w:rPr>
            </w:pPr>
            <w:r w:rsidRPr="00335C25">
              <w:rPr>
                <w:b/>
                <w:highlight w:val="yellow"/>
              </w:rPr>
              <w:t>&lt;BANDWIDTH&gt;</w:t>
            </w:r>
            <w:r w:rsidRPr="00335C25">
              <w:rPr>
                <w:highlight w:val="yellow"/>
              </w:rPr>
              <w:tab/>
              <w:t>Defines the bandwidth of Tx burst emissions. This parameter is not allowed if &lt;ENABLE&gt;=0 and is only applicable with LTE bands.</w:t>
            </w:r>
          </w:p>
          <w:p w14:paraId="35E1320D" w14:textId="77777777" w:rsidR="001B2A26" w:rsidRPr="00335C25" w:rsidRDefault="001B2A26" w:rsidP="00166AF3">
            <w:pPr>
              <w:pStyle w:val="TableBody"/>
              <w:keepNext/>
              <w:rPr>
                <w:highlight w:val="yellow"/>
              </w:rPr>
            </w:pPr>
            <w:r w:rsidRPr="00335C25">
              <w:rPr>
                <w:highlight w:val="yellow"/>
                <w:u w:val="single"/>
              </w:rPr>
              <w:t>0</w:t>
            </w:r>
            <w:r w:rsidRPr="00335C25">
              <w:rPr>
                <w:highlight w:val="yellow"/>
              </w:rPr>
              <w:tab/>
              <w:t>1.4MHz</w:t>
            </w:r>
          </w:p>
          <w:p w14:paraId="1B49DB97" w14:textId="77777777" w:rsidR="001B2A26" w:rsidRPr="00335C25" w:rsidRDefault="001B2A26" w:rsidP="00166AF3">
            <w:pPr>
              <w:pStyle w:val="TableBody"/>
              <w:keepNext/>
              <w:rPr>
                <w:highlight w:val="yellow"/>
              </w:rPr>
            </w:pPr>
            <w:r w:rsidRPr="00335C25">
              <w:rPr>
                <w:highlight w:val="yellow"/>
              </w:rPr>
              <w:t>1</w:t>
            </w:r>
            <w:r w:rsidRPr="00335C25">
              <w:rPr>
                <w:highlight w:val="yellow"/>
              </w:rPr>
              <w:tab/>
              <w:t>3 MHz</w:t>
            </w:r>
          </w:p>
          <w:p w14:paraId="7B79F28A" w14:textId="77777777" w:rsidR="001B2A26" w:rsidRPr="00335C25" w:rsidRDefault="001B2A26" w:rsidP="00166AF3">
            <w:pPr>
              <w:pStyle w:val="TableBody"/>
              <w:keepNext/>
              <w:rPr>
                <w:highlight w:val="yellow"/>
              </w:rPr>
            </w:pPr>
            <w:r w:rsidRPr="00335C25">
              <w:rPr>
                <w:highlight w:val="yellow"/>
              </w:rPr>
              <w:t xml:space="preserve">2 </w:t>
            </w:r>
            <w:r w:rsidRPr="00335C25">
              <w:rPr>
                <w:highlight w:val="yellow"/>
              </w:rPr>
              <w:tab/>
              <w:t>5 MHz</w:t>
            </w:r>
          </w:p>
          <w:p w14:paraId="105A8B4D" w14:textId="77777777" w:rsidR="001B2A26" w:rsidRPr="00335C25" w:rsidRDefault="001B2A26" w:rsidP="00166AF3">
            <w:pPr>
              <w:pStyle w:val="TableBody"/>
              <w:keepNext/>
              <w:rPr>
                <w:highlight w:val="yellow"/>
              </w:rPr>
            </w:pPr>
            <w:r w:rsidRPr="00335C25">
              <w:rPr>
                <w:highlight w:val="yellow"/>
              </w:rPr>
              <w:t xml:space="preserve">3 </w:t>
            </w:r>
            <w:r w:rsidRPr="00335C25">
              <w:rPr>
                <w:highlight w:val="yellow"/>
              </w:rPr>
              <w:tab/>
              <w:t>10 MHz</w:t>
            </w:r>
          </w:p>
          <w:p w14:paraId="7C9EC37D" w14:textId="77777777" w:rsidR="001B2A26" w:rsidRPr="00335C25" w:rsidRDefault="001B2A26" w:rsidP="00166AF3">
            <w:pPr>
              <w:pStyle w:val="TableBody"/>
              <w:keepNext/>
              <w:rPr>
                <w:highlight w:val="yellow"/>
              </w:rPr>
            </w:pPr>
            <w:r w:rsidRPr="00335C25">
              <w:rPr>
                <w:highlight w:val="yellow"/>
              </w:rPr>
              <w:t>4</w:t>
            </w:r>
            <w:r w:rsidRPr="00335C25">
              <w:rPr>
                <w:highlight w:val="yellow"/>
              </w:rPr>
              <w:tab/>
              <w:t>15 MHz</w:t>
            </w:r>
          </w:p>
          <w:p w14:paraId="71BE8D4A" w14:textId="77777777" w:rsidR="001B2A26" w:rsidRPr="00335C25" w:rsidRDefault="001B2A26" w:rsidP="00166AF3">
            <w:pPr>
              <w:pStyle w:val="TableBody"/>
              <w:keepNext/>
              <w:rPr>
                <w:highlight w:val="yellow"/>
              </w:rPr>
            </w:pPr>
            <w:r w:rsidRPr="00335C25">
              <w:rPr>
                <w:highlight w:val="yellow"/>
              </w:rPr>
              <w:t>5</w:t>
            </w:r>
            <w:r w:rsidRPr="00335C25">
              <w:rPr>
                <w:highlight w:val="yellow"/>
              </w:rPr>
              <w:tab/>
              <w:t>20 MHz</w:t>
            </w:r>
          </w:p>
        </w:tc>
      </w:tr>
      <w:tr w:rsidR="001B2A26" w:rsidRPr="00335C25" w14:paraId="6FD21A81" w14:textId="77777777" w:rsidTr="00166AF3">
        <w:tc>
          <w:tcPr>
            <w:tcW w:w="1728" w:type="dxa"/>
          </w:tcPr>
          <w:p w14:paraId="354F34FB" w14:textId="77777777" w:rsidR="001B2A26" w:rsidRPr="00335C25" w:rsidRDefault="001B2A26" w:rsidP="00166AF3">
            <w:pPr>
              <w:pStyle w:val="TableBody"/>
              <w:rPr>
                <w:highlight w:val="yellow"/>
                <w:u w:val="single"/>
              </w:rPr>
            </w:pPr>
            <w:r w:rsidRPr="00335C25">
              <w:rPr>
                <w:highlight w:val="yellow"/>
                <w:u w:val="single"/>
              </w:rPr>
              <w:t>Reference</w:t>
            </w:r>
          </w:p>
          <w:p w14:paraId="3AB06224" w14:textId="77777777" w:rsidR="001B2A26" w:rsidRPr="00335C25" w:rsidRDefault="001B2A26" w:rsidP="00166AF3">
            <w:pPr>
              <w:pStyle w:val="TableBody"/>
              <w:rPr>
                <w:highlight w:val="yellow"/>
              </w:rPr>
            </w:pPr>
            <w:r w:rsidRPr="00335C25">
              <w:rPr>
                <w:highlight w:val="yellow"/>
              </w:rPr>
              <w:t>Sierra Wireless Proprietary</w:t>
            </w:r>
          </w:p>
        </w:tc>
        <w:tc>
          <w:tcPr>
            <w:tcW w:w="7560" w:type="dxa"/>
          </w:tcPr>
          <w:p w14:paraId="1BB1DA91" w14:textId="77777777" w:rsidR="001B2A26" w:rsidRPr="00335C25" w:rsidRDefault="001B2A26" w:rsidP="00166AF3">
            <w:pPr>
              <w:pStyle w:val="TableBody"/>
              <w:rPr>
                <w:highlight w:val="yellow"/>
                <w:u w:val="single"/>
              </w:rPr>
            </w:pPr>
            <w:r w:rsidRPr="00335C25">
              <w:rPr>
                <w:highlight w:val="yellow"/>
                <w:u w:val="single"/>
              </w:rPr>
              <w:t>Notes</w:t>
            </w:r>
          </w:p>
          <w:p w14:paraId="111ABE33" w14:textId="77777777" w:rsidR="001B2A26" w:rsidRPr="00335C25" w:rsidRDefault="001B2A26" w:rsidP="0059466D">
            <w:pPr>
              <w:pStyle w:val="TableBody"/>
              <w:numPr>
                <w:ilvl w:val="0"/>
                <w:numId w:val="87"/>
              </w:numPr>
              <w:rPr>
                <w:highlight w:val="yellow"/>
              </w:rPr>
            </w:pPr>
            <w:r w:rsidRPr="00335C25">
              <w:rPr>
                <w:highlight w:val="yellow"/>
              </w:rPr>
              <w:t>Burst must be sent on all TDMA frames.</w:t>
            </w:r>
          </w:p>
          <w:p w14:paraId="49FF75FB" w14:textId="77777777" w:rsidR="001B2A26" w:rsidRPr="00335C25" w:rsidRDefault="001B2A26" w:rsidP="0059466D">
            <w:pPr>
              <w:pStyle w:val="TableBody"/>
              <w:numPr>
                <w:ilvl w:val="0"/>
                <w:numId w:val="87"/>
              </w:numPr>
              <w:rPr>
                <w:highlight w:val="yellow"/>
              </w:rPr>
            </w:pPr>
            <w:r w:rsidRPr="00335C25">
              <w:rPr>
                <w:highlight w:val="yellow"/>
              </w:rPr>
              <w:t>Only one burst can be emitted at a time.</w:t>
            </w:r>
          </w:p>
          <w:p w14:paraId="685DF4A6" w14:textId="77777777" w:rsidR="001B2A26" w:rsidRPr="00335C25" w:rsidRDefault="001B2A26" w:rsidP="0059466D">
            <w:pPr>
              <w:pStyle w:val="TableBody"/>
              <w:numPr>
                <w:ilvl w:val="0"/>
                <w:numId w:val="87"/>
              </w:numPr>
              <w:rPr>
                <w:highlight w:val="yellow"/>
                <w:u w:val="single"/>
              </w:rPr>
            </w:pPr>
            <w:r w:rsidRPr="00335C25">
              <w:rPr>
                <w:highlight w:val="yellow"/>
              </w:rPr>
              <w:t>This AT command is not available if AT+WMRXPOWER is enabled.</w:t>
            </w:r>
          </w:p>
          <w:p w14:paraId="777F75AB" w14:textId="77777777" w:rsidR="001B2A26" w:rsidRPr="00335C25" w:rsidRDefault="001B2A26" w:rsidP="0059466D">
            <w:pPr>
              <w:pStyle w:val="TableBody"/>
              <w:numPr>
                <w:ilvl w:val="0"/>
                <w:numId w:val="87"/>
              </w:numPr>
              <w:rPr>
                <w:highlight w:val="yellow"/>
              </w:rPr>
            </w:pPr>
            <w:r w:rsidRPr="00335C25">
              <w:rPr>
                <w:highlight w:val="yellow"/>
              </w:rPr>
              <w:t>The module must be restarted after using this command.</w:t>
            </w:r>
          </w:p>
        </w:tc>
      </w:tr>
      <w:tr w:rsidR="001B2A26" w:rsidRPr="00335C25" w14:paraId="1B431BE0" w14:textId="77777777" w:rsidTr="00166AF3">
        <w:trPr>
          <w:cantSplit w:val="0"/>
        </w:trPr>
        <w:tc>
          <w:tcPr>
            <w:tcW w:w="1728" w:type="dxa"/>
          </w:tcPr>
          <w:p w14:paraId="6A4FAA97" w14:textId="77777777" w:rsidR="001B2A26" w:rsidRPr="00335C25" w:rsidRDefault="001B2A26" w:rsidP="00166AF3">
            <w:pPr>
              <w:pStyle w:val="TableBody"/>
              <w:rPr>
                <w:highlight w:val="yellow"/>
                <w:u w:val="single"/>
              </w:rPr>
            </w:pPr>
            <w:r w:rsidRPr="00335C25">
              <w:rPr>
                <w:highlight w:val="yellow"/>
                <w:u w:val="single"/>
              </w:rPr>
              <w:t>Examples</w:t>
            </w:r>
          </w:p>
        </w:tc>
        <w:tc>
          <w:tcPr>
            <w:tcW w:w="7560" w:type="dxa"/>
          </w:tcPr>
          <w:p w14:paraId="0D505A12" w14:textId="77777777" w:rsidR="001B2A26" w:rsidRPr="00335C25" w:rsidRDefault="001B2A26" w:rsidP="00166AF3">
            <w:pPr>
              <w:pStyle w:val="TableBody"/>
              <w:keepNext/>
              <w:rPr>
                <w:highlight w:val="yellow"/>
              </w:rPr>
            </w:pPr>
            <w:r w:rsidRPr="00335C25">
              <w:rPr>
                <w:highlight w:val="yellow"/>
              </w:rPr>
              <w:t>// Using an HL7690 module:</w:t>
            </w:r>
          </w:p>
          <w:p w14:paraId="5E9C17A3" w14:textId="77777777" w:rsidR="001B2A26" w:rsidRPr="00335C25" w:rsidRDefault="001B2A26" w:rsidP="00166AF3">
            <w:pPr>
              <w:pStyle w:val="TableBody"/>
              <w:keepNext/>
              <w:rPr>
                <w:b/>
                <w:highlight w:val="yellow"/>
              </w:rPr>
            </w:pPr>
            <w:r w:rsidRPr="00335C25">
              <w:rPr>
                <w:b/>
                <w:highlight w:val="yellow"/>
              </w:rPr>
              <w:t>at+wmtxpower=?</w:t>
            </w:r>
          </w:p>
          <w:p w14:paraId="2543C3C6" w14:textId="77777777" w:rsidR="001B2A26" w:rsidRPr="00335C25" w:rsidRDefault="001B2A26" w:rsidP="00166AF3">
            <w:pPr>
              <w:pStyle w:val="TableBody"/>
              <w:keepNext/>
              <w:rPr>
                <w:b/>
                <w:highlight w:val="yellow"/>
              </w:rPr>
            </w:pPr>
            <w:r w:rsidRPr="00335C25">
              <w:rPr>
                <w:b/>
                <w:highlight w:val="yellow"/>
              </w:rPr>
              <w:t>+WMTXPOWER: (0-1),(3,8,20),(19200-19949,21450-21799,24150-24449),(0-368),(0-5)</w:t>
            </w:r>
          </w:p>
          <w:p w14:paraId="33BA4A90" w14:textId="77777777" w:rsidR="001B2A26" w:rsidRPr="00335C25" w:rsidRDefault="001B2A26" w:rsidP="00166AF3">
            <w:pPr>
              <w:pStyle w:val="TableBody"/>
              <w:keepNext/>
              <w:rPr>
                <w:b/>
                <w:highlight w:val="yellow"/>
              </w:rPr>
            </w:pPr>
            <w:r w:rsidRPr="00335C25">
              <w:rPr>
                <w:b/>
                <w:highlight w:val="yellow"/>
              </w:rPr>
              <w:t>OK</w:t>
            </w:r>
          </w:p>
          <w:p w14:paraId="0CCB42AB" w14:textId="77777777" w:rsidR="001B2A26" w:rsidRPr="00335C25" w:rsidRDefault="001B2A26" w:rsidP="00166AF3">
            <w:pPr>
              <w:pStyle w:val="TableBody"/>
              <w:keepNext/>
              <w:rPr>
                <w:b/>
                <w:sz w:val="16"/>
                <w:szCs w:val="16"/>
                <w:highlight w:val="yellow"/>
              </w:rPr>
            </w:pPr>
          </w:p>
          <w:p w14:paraId="6CC9511E" w14:textId="77777777" w:rsidR="001B2A26" w:rsidRPr="00335C25" w:rsidRDefault="001B2A26" w:rsidP="00166AF3">
            <w:pPr>
              <w:pStyle w:val="TableBody"/>
              <w:keepNext/>
              <w:rPr>
                <w:highlight w:val="yellow"/>
              </w:rPr>
            </w:pPr>
            <w:r w:rsidRPr="00335C25">
              <w:rPr>
                <w:b/>
                <w:highlight w:val="yellow"/>
              </w:rPr>
              <w:t xml:space="preserve">at+wmtxpower=1,3,19575,0,3        </w:t>
            </w:r>
            <w:r w:rsidRPr="00335C25">
              <w:rPr>
                <w:highlight w:val="yellow"/>
              </w:rPr>
              <w:t xml:space="preserve">  // Tx burst is emitted at Uarfcn 19575</w:t>
            </w:r>
          </w:p>
          <w:p w14:paraId="0239D22E" w14:textId="77777777" w:rsidR="001B2A26" w:rsidRPr="00335C25" w:rsidRDefault="001B2A26" w:rsidP="00166AF3">
            <w:pPr>
              <w:pStyle w:val="TableBody"/>
              <w:keepNext/>
              <w:rPr>
                <w:b/>
                <w:highlight w:val="yellow"/>
              </w:rPr>
            </w:pPr>
            <w:r w:rsidRPr="00335C25">
              <w:rPr>
                <w:b/>
                <w:highlight w:val="yellow"/>
              </w:rPr>
              <w:t>OK</w:t>
            </w:r>
          </w:p>
          <w:p w14:paraId="7F40DFEF" w14:textId="77777777" w:rsidR="001B2A26" w:rsidRPr="00335C25" w:rsidRDefault="001B2A26" w:rsidP="00166AF3">
            <w:pPr>
              <w:pStyle w:val="TableBody"/>
              <w:keepNext/>
              <w:rPr>
                <w:b/>
                <w:sz w:val="16"/>
                <w:szCs w:val="16"/>
                <w:highlight w:val="yellow"/>
              </w:rPr>
            </w:pPr>
          </w:p>
          <w:p w14:paraId="76DBE0FD" w14:textId="77777777" w:rsidR="001B2A26" w:rsidRPr="00335C25" w:rsidRDefault="001B2A26" w:rsidP="00166AF3">
            <w:pPr>
              <w:pStyle w:val="TableBody"/>
              <w:keepNext/>
              <w:rPr>
                <w:b/>
                <w:highlight w:val="yellow"/>
              </w:rPr>
            </w:pPr>
            <w:r w:rsidRPr="00335C25">
              <w:rPr>
                <w:b/>
                <w:highlight w:val="yellow"/>
              </w:rPr>
              <w:t>at+wmtxpower=0</w:t>
            </w:r>
          </w:p>
          <w:p w14:paraId="6C5342EB" w14:textId="77777777" w:rsidR="001B2A26" w:rsidRPr="00335C25" w:rsidRDefault="001B2A26" w:rsidP="00166AF3">
            <w:pPr>
              <w:pStyle w:val="TableBody"/>
              <w:keepNext/>
              <w:rPr>
                <w:b/>
                <w:highlight w:val="yellow"/>
              </w:rPr>
            </w:pPr>
            <w:r w:rsidRPr="00335C25">
              <w:rPr>
                <w:b/>
                <w:highlight w:val="yellow"/>
              </w:rPr>
              <w:t>OK</w:t>
            </w:r>
          </w:p>
          <w:p w14:paraId="513B18B2" w14:textId="77777777" w:rsidR="001B2A26" w:rsidRPr="00335C25" w:rsidRDefault="001B2A26" w:rsidP="00166AF3">
            <w:pPr>
              <w:pStyle w:val="TableBody"/>
              <w:keepNext/>
              <w:rPr>
                <w:b/>
                <w:sz w:val="16"/>
                <w:szCs w:val="16"/>
                <w:highlight w:val="yellow"/>
              </w:rPr>
            </w:pPr>
          </w:p>
          <w:p w14:paraId="632F5115" w14:textId="77777777" w:rsidR="001B2A26" w:rsidRPr="00335C25" w:rsidRDefault="001B2A26" w:rsidP="00166AF3">
            <w:pPr>
              <w:pStyle w:val="TableBody"/>
              <w:keepNext/>
              <w:rPr>
                <w:highlight w:val="yellow"/>
              </w:rPr>
            </w:pPr>
            <w:r w:rsidRPr="00335C25">
              <w:rPr>
                <w:b/>
                <w:highlight w:val="yellow"/>
              </w:rPr>
              <w:t xml:space="preserve">at+wmtxpower=1,8,21799,0,3     </w:t>
            </w:r>
            <w:r w:rsidRPr="00335C25">
              <w:rPr>
                <w:highlight w:val="yellow"/>
              </w:rPr>
              <w:t xml:space="preserve">     // Tx burst is emitted at Uarfcn 21799</w:t>
            </w:r>
          </w:p>
          <w:p w14:paraId="29468C77" w14:textId="77777777" w:rsidR="001B2A26" w:rsidRPr="00335C25" w:rsidRDefault="001B2A26" w:rsidP="00166AF3">
            <w:pPr>
              <w:pStyle w:val="TableBody"/>
              <w:keepNext/>
              <w:rPr>
                <w:b/>
                <w:highlight w:val="yellow"/>
              </w:rPr>
            </w:pPr>
            <w:r w:rsidRPr="00335C25">
              <w:rPr>
                <w:b/>
                <w:highlight w:val="yellow"/>
              </w:rPr>
              <w:t>OK</w:t>
            </w:r>
          </w:p>
          <w:p w14:paraId="1287720C" w14:textId="77777777" w:rsidR="001B2A26" w:rsidRPr="00335C25" w:rsidRDefault="001B2A26" w:rsidP="00166AF3">
            <w:pPr>
              <w:pStyle w:val="TableBody"/>
              <w:keepNext/>
              <w:rPr>
                <w:b/>
                <w:sz w:val="16"/>
                <w:szCs w:val="16"/>
                <w:highlight w:val="yellow"/>
              </w:rPr>
            </w:pPr>
          </w:p>
          <w:p w14:paraId="712EEE67" w14:textId="77777777" w:rsidR="001B2A26" w:rsidRPr="00335C25" w:rsidRDefault="001B2A26" w:rsidP="00166AF3">
            <w:pPr>
              <w:pStyle w:val="TableBody"/>
              <w:keepNext/>
              <w:rPr>
                <w:b/>
                <w:highlight w:val="yellow"/>
              </w:rPr>
            </w:pPr>
            <w:r w:rsidRPr="00335C25">
              <w:rPr>
                <w:b/>
                <w:highlight w:val="yellow"/>
              </w:rPr>
              <w:t>at+wmtxpower=0</w:t>
            </w:r>
          </w:p>
          <w:p w14:paraId="307CE087" w14:textId="77777777" w:rsidR="001B2A26" w:rsidRPr="00335C25" w:rsidRDefault="001B2A26" w:rsidP="00166AF3">
            <w:pPr>
              <w:pStyle w:val="TableBody"/>
              <w:rPr>
                <w:b/>
                <w:highlight w:val="yellow"/>
              </w:rPr>
            </w:pPr>
            <w:r w:rsidRPr="00335C25">
              <w:rPr>
                <w:b/>
                <w:highlight w:val="yellow"/>
              </w:rPr>
              <w:t>OK</w:t>
            </w:r>
          </w:p>
          <w:p w14:paraId="41BE5F4E" w14:textId="77777777" w:rsidR="001B2A26" w:rsidRPr="00335C25" w:rsidRDefault="001B2A26" w:rsidP="00166AF3">
            <w:pPr>
              <w:pStyle w:val="TableBody"/>
              <w:rPr>
                <w:sz w:val="16"/>
                <w:szCs w:val="16"/>
                <w:highlight w:val="yellow"/>
              </w:rPr>
            </w:pPr>
          </w:p>
          <w:p w14:paraId="3F5AF905" w14:textId="77777777" w:rsidR="001B2A26" w:rsidRPr="00335C25" w:rsidRDefault="001B2A26" w:rsidP="00166AF3">
            <w:pPr>
              <w:pStyle w:val="TableBody"/>
              <w:rPr>
                <w:highlight w:val="yellow"/>
              </w:rPr>
            </w:pPr>
            <w:r w:rsidRPr="00335C25">
              <w:rPr>
                <w:highlight w:val="yellow"/>
              </w:rPr>
              <w:t>// Using an HL7692 module:</w:t>
            </w:r>
          </w:p>
          <w:p w14:paraId="20100BCF" w14:textId="77777777" w:rsidR="001B2A26" w:rsidRPr="00335C25" w:rsidRDefault="001B2A26" w:rsidP="00166AF3">
            <w:pPr>
              <w:pStyle w:val="TableBody"/>
              <w:rPr>
                <w:b/>
                <w:highlight w:val="yellow"/>
              </w:rPr>
            </w:pPr>
            <w:r w:rsidRPr="00335C25">
              <w:rPr>
                <w:b/>
                <w:highlight w:val="yellow"/>
              </w:rPr>
              <w:t>at+wmtxpower=?</w:t>
            </w:r>
          </w:p>
          <w:p w14:paraId="22A1D99F" w14:textId="77777777" w:rsidR="001B2A26" w:rsidRPr="00335C25" w:rsidRDefault="001B2A26" w:rsidP="00166AF3">
            <w:pPr>
              <w:pStyle w:val="TableBody"/>
              <w:rPr>
                <w:b/>
                <w:highlight w:val="yellow"/>
              </w:rPr>
            </w:pPr>
            <w:r w:rsidRPr="00335C25">
              <w:rPr>
                <w:b/>
                <w:highlight w:val="yellow"/>
              </w:rPr>
              <w:t>+WMTXPOWER: (0-1),(900,1800),(0-124,975-1023,512-885),(5-19,0-15),(0-3)</w:t>
            </w:r>
          </w:p>
          <w:p w14:paraId="36265EF0" w14:textId="77777777" w:rsidR="001B2A26" w:rsidRPr="00335C25" w:rsidRDefault="001B2A26" w:rsidP="00166AF3">
            <w:pPr>
              <w:pStyle w:val="TableBody"/>
              <w:rPr>
                <w:b/>
                <w:highlight w:val="yellow"/>
              </w:rPr>
            </w:pPr>
            <w:r w:rsidRPr="00335C25">
              <w:rPr>
                <w:b/>
                <w:highlight w:val="yellow"/>
              </w:rPr>
              <w:t>+WMTXPOWER: (0-1),(3,8,20),(19200-19949,21450-21799,24150-24449),(0-368),(0-5)</w:t>
            </w:r>
          </w:p>
          <w:p w14:paraId="7914DD2C" w14:textId="77777777" w:rsidR="001B2A26" w:rsidRPr="00335C25" w:rsidRDefault="001B2A26" w:rsidP="00166AF3">
            <w:pPr>
              <w:pStyle w:val="TableBody"/>
              <w:rPr>
                <w:b/>
                <w:highlight w:val="yellow"/>
              </w:rPr>
            </w:pPr>
            <w:r w:rsidRPr="00335C25">
              <w:rPr>
                <w:b/>
                <w:highlight w:val="yellow"/>
              </w:rPr>
              <w:t>OK</w:t>
            </w:r>
          </w:p>
          <w:p w14:paraId="3075E5D5" w14:textId="77777777" w:rsidR="001B2A26" w:rsidRPr="00335C25" w:rsidRDefault="001B2A26" w:rsidP="00166AF3">
            <w:pPr>
              <w:pStyle w:val="TableBody"/>
              <w:rPr>
                <w:b/>
                <w:sz w:val="16"/>
                <w:szCs w:val="16"/>
                <w:highlight w:val="yellow"/>
              </w:rPr>
            </w:pPr>
          </w:p>
          <w:p w14:paraId="35FEF82B" w14:textId="77777777" w:rsidR="001B2A26" w:rsidRPr="00335C25" w:rsidRDefault="001B2A26" w:rsidP="00166AF3">
            <w:pPr>
              <w:pStyle w:val="TableBody"/>
              <w:tabs>
                <w:tab w:val="left" w:pos="2987"/>
              </w:tabs>
              <w:rPr>
                <w:b/>
                <w:highlight w:val="yellow"/>
              </w:rPr>
            </w:pPr>
            <w:r w:rsidRPr="00335C25">
              <w:rPr>
                <w:b/>
                <w:highlight w:val="yellow"/>
              </w:rPr>
              <w:t>at+wmtxpower=1,900,0,19,0</w:t>
            </w:r>
            <w:r w:rsidRPr="00335C25">
              <w:rPr>
                <w:b/>
                <w:highlight w:val="yellow"/>
              </w:rPr>
              <w:tab/>
            </w:r>
            <w:r w:rsidRPr="00335C25">
              <w:rPr>
                <w:highlight w:val="yellow"/>
              </w:rPr>
              <w:t>// A Tx burst is emitted at Earfcn 0</w:t>
            </w:r>
          </w:p>
          <w:p w14:paraId="118350A8" w14:textId="77777777" w:rsidR="001B2A26" w:rsidRPr="00335C25" w:rsidRDefault="001B2A26" w:rsidP="00166AF3">
            <w:pPr>
              <w:pStyle w:val="TableBody"/>
              <w:rPr>
                <w:b/>
                <w:highlight w:val="yellow"/>
              </w:rPr>
            </w:pPr>
            <w:r w:rsidRPr="00335C25">
              <w:rPr>
                <w:b/>
                <w:highlight w:val="yellow"/>
              </w:rPr>
              <w:t>OK</w:t>
            </w:r>
          </w:p>
          <w:p w14:paraId="75B9F7FF" w14:textId="77777777" w:rsidR="001B2A26" w:rsidRPr="00335C25" w:rsidRDefault="001B2A26" w:rsidP="00166AF3">
            <w:pPr>
              <w:pStyle w:val="TableBody"/>
              <w:rPr>
                <w:b/>
                <w:sz w:val="16"/>
                <w:szCs w:val="16"/>
                <w:highlight w:val="yellow"/>
              </w:rPr>
            </w:pPr>
          </w:p>
          <w:p w14:paraId="7A6BEFF6" w14:textId="77777777" w:rsidR="001B2A26" w:rsidRPr="00335C25" w:rsidRDefault="001B2A26" w:rsidP="00166AF3">
            <w:pPr>
              <w:pStyle w:val="TableBody"/>
              <w:tabs>
                <w:tab w:val="left" w:pos="2987"/>
              </w:tabs>
              <w:rPr>
                <w:b/>
                <w:highlight w:val="yellow"/>
              </w:rPr>
            </w:pPr>
            <w:r w:rsidRPr="00335C25">
              <w:rPr>
                <w:b/>
                <w:highlight w:val="yellow"/>
              </w:rPr>
              <w:t>at+wmtxpower=1,1800,512,15,0</w:t>
            </w:r>
            <w:r w:rsidRPr="00335C25">
              <w:rPr>
                <w:b/>
                <w:highlight w:val="yellow"/>
              </w:rPr>
              <w:tab/>
            </w:r>
            <w:r w:rsidRPr="00335C25">
              <w:rPr>
                <w:highlight w:val="yellow"/>
              </w:rPr>
              <w:t>// A Tx burst is emitted at Earfcn 512</w:t>
            </w:r>
          </w:p>
          <w:p w14:paraId="19E1BA2A" w14:textId="77777777" w:rsidR="001B2A26" w:rsidRPr="00335C25" w:rsidRDefault="001B2A26" w:rsidP="00166AF3">
            <w:pPr>
              <w:pStyle w:val="TableBody"/>
              <w:rPr>
                <w:b/>
                <w:highlight w:val="yellow"/>
              </w:rPr>
            </w:pPr>
            <w:r w:rsidRPr="00335C25">
              <w:rPr>
                <w:b/>
                <w:highlight w:val="yellow"/>
              </w:rPr>
              <w:t>OK</w:t>
            </w:r>
          </w:p>
          <w:p w14:paraId="03AF923C" w14:textId="77777777" w:rsidR="001B2A26" w:rsidRPr="00335C25" w:rsidRDefault="001B2A26" w:rsidP="00166AF3">
            <w:pPr>
              <w:pStyle w:val="TableBody"/>
              <w:rPr>
                <w:b/>
                <w:sz w:val="16"/>
                <w:szCs w:val="16"/>
                <w:highlight w:val="yellow"/>
              </w:rPr>
            </w:pPr>
          </w:p>
          <w:p w14:paraId="0189CB63" w14:textId="77777777" w:rsidR="001B2A26" w:rsidRPr="00335C25" w:rsidRDefault="001B2A26" w:rsidP="00166AF3">
            <w:pPr>
              <w:pStyle w:val="TableBody"/>
              <w:rPr>
                <w:highlight w:val="yellow"/>
              </w:rPr>
            </w:pPr>
            <w:r w:rsidRPr="00335C25">
              <w:rPr>
                <w:highlight w:val="yellow"/>
              </w:rPr>
              <w:t>// Using an HL7648 module:</w:t>
            </w:r>
          </w:p>
          <w:p w14:paraId="1E4C424D" w14:textId="77777777" w:rsidR="001B2A26" w:rsidRPr="00335C25" w:rsidRDefault="001B2A26" w:rsidP="00166AF3">
            <w:pPr>
              <w:pStyle w:val="TableBody"/>
              <w:rPr>
                <w:b/>
                <w:highlight w:val="yellow"/>
              </w:rPr>
            </w:pPr>
            <w:r w:rsidRPr="00335C25">
              <w:rPr>
                <w:b/>
                <w:highlight w:val="yellow"/>
              </w:rPr>
              <w:t>at+wmtxpower=?</w:t>
            </w:r>
          </w:p>
          <w:p w14:paraId="6E983353" w14:textId="77777777" w:rsidR="001B2A26" w:rsidRPr="00335C25" w:rsidRDefault="001B2A26" w:rsidP="00166AF3">
            <w:pPr>
              <w:pStyle w:val="TableBody"/>
              <w:rPr>
                <w:b/>
                <w:highlight w:val="yellow"/>
              </w:rPr>
            </w:pPr>
            <w:r w:rsidRPr="00335C25">
              <w:rPr>
                <w:b/>
                <w:highlight w:val="yellow"/>
              </w:rPr>
              <w:t>+WMTXPOWER: (0-1),(2,4,12),(18600-19199,19950-20399,23010-23179),(0-368),(0-5)</w:t>
            </w:r>
          </w:p>
          <w:p w14:paraId="5FF5FB10" w14:textId="77777777" w:rsidR="001B2A26" w:rsidRPr="00335C25" w:rsidRDefault="001B2A26" w:rsidP="00166AF3">
            <w:pPr>
              <w:pStyle w:val="TableBody"/>
              <w:rPr>
                <w:b/>
                <w:highlight w:val="yellow"/>
              </w:rPr>
            </w:pPr>
            <w:r w:rsidRPr="00335C25">
              <w:rPr>
                <w:b/>
                <w:highlight w:val="yellow"/>
              </w:rPr>
              <w:t>OK</w:t>
            </w:r>
          </w:p>
          <w:p w14:paraId="7AAD7970" w14:textId="77777777" w:rsidR="001B2A26" w:rsidRPr="00335C25" w:rsidRDefault="001B2A26" w:rsidP="00166AF3">
            <w:pPr>
              <w:pStyle w:val="TableBody"/>
              <w:rPr>
                <w:b/>
                <w:highlight w:val="yellow"/>
              </w:rPr>
            </w:pPr>
          </w:p>
          <w:p w14:paraId="6C18BBB7" w14:textId="77777777" w:rsidR="001B2A26" w:rsidRPr="00335C25" w:rsidRDefault="001B2A26" w:rsidP="00166AF3">
            <w:pPr>
              <w:pStyle w:val="TableBody"/>
              <w:rPr>
                <w:highlight w:val="yellow"/>
              </w:rPr>
            </w:pPr>
            <w:r w:rsidRPr="00335C25">
              <w:rPr>
                <w:b/>
                <w:highlight w:val="yellow"/>
              </w:rPr>
              <w:t>at+wmtxpower=1,2,18600,0,0</w:t>
            </w:r>
            <w:r w:rsidRPr="00335C25">
              <w:rPr>
                <w:highlight w:val="yellow"/>
              </w:rPr>
              <w:tab/>
              <w:t>// A Tx burst is emitted at Earfcn 18600</w:t>
            </w:r>
          </w:p>
          <w:p w14:paraId="0BE64967" w14:textId="77777777" w:rsidR="001B2A26" w:rsidRPr="00335C25" w:rsidRDefault="001B2A26" w:rsidP="00166AF3">
            <w:pPr>
              <w:pStyle w:val="TableBody"/>
              <w:rPr>
                <w:b/>
                <w:highlight w:val="yellow"/>
              </w:rPr>
            </w:pPr>
            <w:r w:rsidRPr="00335C25">
              <w:rPr>
                <w:b/>
                <w:highlight w:val="yellow"/>
              </w:rPr>
              <w:t>OK</w:t>
            </w:r>
          </w:p>
          <w:p w14:paraId="1C9AB9E1" w14:textId="77777777" w:rsidR="001B2A26" w:rsidRPr="00335C25" w:rsidRDefault="001B2A26" w:rsidP="00166AF3">
            <w:pPr>
              <w:pStyle w:val="TableBody"/>
              <w:rPr>
                <w:b/>
                <w:highlight w:val="yellow"/>
              </w:rPr>
            </w:pPr>
          </w:p>
          <w:p w14:paraId="76D9AED2" w14:textId="77777777" w:rsidR="001B2A26" w:rsidRPr="00335C25" w:rsidRDefault="001B2A26" w:rsidP="00166AF3">
            <w:pPr>
              <w:pStyle w:val="TableBody"/>
              <w:rPr>
                <w:b/>
                <w:highlight w:val="yellow"/>
              </w:rPr>
            </w:pPr>
            <w:r w:rsidRPr="00335C25">
              <w:rPr>
                <w:b/>
                <w:highlight w:val="yellow"/>
              </w:rPr>
              <w:t>at+wmtxpower=0</w:t>
            </w:r>
          </w:p>
          <w:p w14:paraId="1814B670" w14:textId="77777777" w:rsidR="001B2A26" w:rsidRPr="00335C25" w:rsidRDefault="001B2A26" w:rsidP="00166AF3">
            <w:pPr>
              <w:pStyle w:val="TableBody"/>
              <w:rPr>
                <w:b/>
                <w:highlight w:val="yellow"/>
              </w:rPr>
            </w:pPr>
            <w:r w:rsidRPr="00335C25">
              <w:rPr>
                <w:b/>
                <w:highlight w:val="yellow"/>
              </w:rPr>
              <w:t>OK</w:t>
            </w:r>
          </w:p>
          <w:p w14:paraId="6DA79BCF" w14:textId="77777777" w:rsidR="001B2A26" w:rsidRPr="00335C25" w:rsidRDefault="001B2A26" w:rsidP="00166AF3">
            <w:pPr>
              <w:pStyle w:val="TableBody"/>
              <w:rPr>
                <w:highlight w:val="yellow"/>
              </w:rPr>
            </w:pPr>
          </w:p>
          <w:p w14:paraId="52114C15" w14:textId="77777777" w:rsidR="001B2A26" w:rsidRPr="00335C25" w:rsidRDefault="001B2A26" w:rsidP="00166AF3">
            <w:pPr>
              <w:pStyle w:val="TableBody"/>
              <w:rPr>
                <w:highlight w:val="yellow"/>
              </w:rPr>
            </w:pPr>
            <w:r w:rsidRPr="00335C25">
              <w:rPr>
                <w:highlight w:val="yellow"/>
              </w:rPr>
              <w:t>// Using an HL7650 module:</w:t>
            </w:r>
          </w:p>
          <w:p w14:paraId="7CA0B371" w14:textId="77777777" w:rsidR="001B2A26" w:rsidRPr="00335C25" w:rsidRDefault="001B2A26" w:rsidP="00166AF3">
            <w:pPr>
              <w:pStyle w:val="TableBody"/>
              <w:keepNext/>
              <w:rPr>
                <w:b/>
                <w:highlight w:val="yellow"/>
              </w:rPr>
            </w:pPr>
            <w:r w:rsidRPr="00335C25">
              <w:rPr>
                <w:b/>
                <w:highlight w:val="yellow"/>
              </w:rPr>
              <w:t>at+wmtxpower=?</w:t>
            </w:r>
          </w:p>
          <w:p w14:paraId="3C10F2E2" w14:textId="77777777" w:rsidR="001B2A26" w:rsidRPr="00335C25" w:rsidRDefault="001B2A26" w:rsidP="00166AF3">
            <w:pPr>
              <w:pStyle w:val="TableBody"/>
              <w:keepNext/>
              <w:rPr>
                <w:b/>
                <w:highlight w:val="yellow"/>
              </w:rPr>
            </w:pPr>
            <w:r w:rsidRPr="00335C25">
              <w:rPr>
                <w:b/>
                <w:highlight w:val="yellow"/>
              </w:rPr>
              <w:t>+WMTXPOWER: (0,1),(2,5),(9262-9538,12,37,62,87,112,137,162,187,212,237,262,287,</w:t>
            </w:r>
            <w:r w:rsidRPr="00335C25">
              <w:rPr>
                <w:b/>
                <w:highlight w:val="yellow"/>
              </w:rPr>
              <w:br/>
              <w:t>4132-4233,782,787,807,812,837,862),(0-384)</w:t>
            </w:r>
          </w:p>
          <w:p w14:paraId="71429341" w14:textId="77777777" w:rsidR="001B2A26" w:rsidRPr="00335C25" w:rsidRDefault="001B2A26" w:rsidP="00166AF3">
            <w:pPr>
              <w:pStyle w:val="TableBody"/>
              <w:keepNext/>
              <w:rPr>
                <w:b/>
                <w:highlight w:val="yellow"/>
              </w:rPr>
            </w:pPr>
            <w:r w:rsidRPr="00335C25">
              <w:rPr>
                <w:b/>
                <w:highlight w:val="yellow"/>
              </w:rPr>
              <w:t>+WMTXPOWER: (0-1),(2,4,5,13,17),(18600-19199,19950-20399,20400-20649,23180-23279,23730-23849),(0-368),(0-5)</w:t>
            </w:r>
          </w:p>
          <w:p w14:paraId="22180593" w14:textId="77777777" w:rsidR="001B2A26" w:rsidRPr="00335C25" w:rsidRDefault="001B2A26" w:rsidP="00166AF3">
            <w:pPr>
              <w:pStyle w:val="TableBody"/>
              <w:keepNext/>
              <w:rPr>
                <w:b/>
                <w:highlight w:val="yellow"/>
              </w:rPr>
            </w:pPr>
            <w:r w:rsidRPr="00335C25">
              <w:rPr>
                <w:b/>
                <w:highlight w:val="yellow"/>
              </w:rPr>
              <w:t>+WMTXPOWER: (0-1),(2,4,12,17),(18600-19199,19950-20399,23010-23179,23730-23849),(0-368),(0-5)</w:t>
            </w:r>
          </w:p>
          <w:p w14:paraId="0E9A8DAE" w14:textId="77777777" w:rsidR="001B2A26" w:rsidRPr="00335C25" w:rsidRDefault="001B2A26" w:rsidP="00166AF3">
            <w:pPr>
              <w:pStyle w:val="TableBody"/>
              <w:keepNext/>
              <w:rPr>
                <w:b/>
                <w:highlight w:val="yellow"/>
              </w:rPr>
            </w:pPr>
            <w:r w:rsidRPr="00335C25">
              <w:rPr>
                <w:b/>
                <w:highlight w:val="yellow"/>
              </w:rPr>
              <w:t>OK</w:t>
            </w:r>
          </w:p>
          <w:p w14:paraId="5A3A054E" w14:textId="77777777" w:rsidR="001B2A26" w:rsidRPr="00335C25" w:rsidRDefault="001B2A26" w:rsidP="00166AF3">
            <w:pPr>
              <w:pStyle w:val="TableBody"/>
              <w:keepNext/>
              <w:rPr>
                <w:b/>
                <w:highlight w:val="yellow"/>
              </w:rPr>
            </w:pPr>
          </w:p>
          <w:p w14:paraId="7EEA6AE8" w14:textId="77777777" w:rsidR="001B2A26" w:rsidRPr="00335C25" w:rsidRDefault="001B2A26" w:rsidP="00166AF3">
            <w:pPr>
              <w:pStyle w:val="TableBody"/>
              <w:keepNext/>
              <w:rPr>
                <w:highlight w:val="yellow"/>
              </w:rPr>
            </w:pPr>
            <w:r w:rsidRPr="00335C25">
              <w:rPr>
                <w:b/>
                <w:highlight w:val="yellow"/>
              </w:rPr>
              <w:t>at+wmtxpower=1,2,9262,0</w:t>
            </w:r>
            <w:r w:rsidRPr="00335C25">
              <w:rPr>
                <w:b/>
                <w:highlight w:val="yellow"/>
              </w:rPr>
              <w:tab/>
            </w:r>
            <w:r w:rsidRPr="00335C25">
              <w:rPr>
                <w:highlight w:val="yellow"/>
              </w:rPr>
              <w:tab/>
              <w:t>// A Tx burst is emitted at Uarfcn 9262</w:t>
            </w:r>
          </w:p>
          <w:p w14:paraId="021443DD" w14:textId="77777777" w:rsidR="001B2A26" w:rsidRPr="00335C25" w:rsidRDefault="001B2A26" w:rsidP="00166AF3">
            <w:pPr>
              <w:pStyle w:val="TableBody"/>
              <w:keepNext/>
              <w:rPr>
                <w:b/>
                <w:highlight w:val="yellow"/>
              </w:rPr>
            </w:pPr>
            <w:r w:rsidRPr="00335C25">
              <w:rPr>
                <w:b/>
                <w:highlight w:val="yellow"/>
              </w:rPr>
              <w:t>OK</w:t>
            </w:r>
          </w:p>
          <w:p w14:paraId="5E7C393E" w14:textId="77777777" w:rsidR="001B2A26" w:rsidRPr="00335C25" w:rsidRDefault="001B2A26" w:rsidP="00166AF3">
            <w:pPr>
              <w:pStyle w:val="TableBody"/>
              <w:keepNext/>
              <w:rPr>
                <w:b/>
                <w:highlight w:val="yellow"/>
              </w:rPr>
            </w:pPr>
          </w:p>
          <w:p w14:paraId="5EACF610" w14:textId="77777777" w:rsidR="001B2A26" w:rsidRPr="00335C25" w:rsidRDefault="001B2A26" w:rsidP="00166AF3">
            <w:pPr>
              <w:pStyle w:val="TableBody"/>
              <w:keepNext/>
              <w:rPr>
                <w:b/>
                <w:highlight w:val="yellow"/>
              </w:rPr>
            </w:pPr>
            <w:r w:rsidRPr="00335C25">
              <w:rPr>
                <w:b/>
                <w:highlight w:val="yellow"/>
              </w:rPr>
              <w:t>at+wmtxpower=0</w:t>
            </w:r>
          </w:p>
          <w:p w14:paraId="2C689BEE" w14:textId="77777777" w:rsidR="001B2A26" w:rsidRPr="00335C25" w:rsidRDefault="001B2A26" w:rsidP="00166AF3">
            <w:pPr>
              <w:pStyle w:val="TableBody"/>
              <w:keepNext/>
              <w:rPr>
                <w:b/>
                <w:highlight w:val="yellow"/>
              </w:rPr>
            </w:pPr>
            <w:r w:rsidRPr="00335C25">
              <w:rPr>
                <w:b/>
                <w:highlight w:val="yellow"/>
              </w:rPr>
              <w:t>OK</w:t>
            </w:r>
          </w:p>
          <w:p w14:paraId="4432C450" w14:textId="77777777" w:rsidR="001B2A26" w:rsidRPr="00335C25" w:rsidRDefault="001B2A26" w:rsidP="00166AF3">
            <w:pPr>
              <w:pStyle w:val="TableBody"/>
              <w:keepNext/>
              <w:rPr>
                <w:b/>
                <w:highlight w:val="yellow"/>
              </w:rPr>
            </w:pPr>
          </w:p>
          <w:p w14:paraId="6AA21C82" w14:textId="77777777" w:rsidR="001B2A26" w:rsidRPr="00335C25" w:rsidRDefault="001B2A26" w:rsidP="00166AF3">
            <w:pPr>
              <w:pStyle w:val="TableBody"/>
              <w:keepNext/>
              <w:rPr>
                <w:highlight w:val="yellow"/>
              </w:rPr>
            </w:pPr>
            <w:r w:rsidRPr="00335C25">
              <w:rPr>
                <w:b/>
                <w:highlight w:val="yellow"/>
              </w:rPr>
              <w:t>at+wmtxpower=1,2,18600,0,0</w:t>
            </w:r>
            <w:r w:rsidRPr="00335C25">
              <w:rPr>
                <w:highlight w:val="yellow"/>
              </w:rPr>
              <w:tab/>
              <w:t>// A Tx burst is emitted at Earfcn 18600</w:t>
            </w:r>
          </w:p>
          <w:p w14:paraId="682C9332" w14:textId="77777777" w:rsidR="001B2A26" w:rsidRPr="00335C25" w:rsidRDefault="001B2A26" w:rsidP="00166AF3">
            <w:pPr>
              <w:pStyle w:val="TableBody"/>
              <w:keepNext/>
              <w:rPr>
                <w:b/>
                <w:highlight w:val="yellow"/>
              </w:rPr>
            </w:pPr>
            <w:r w:rsidRPr="00335C25">
              <w:rPr>
                <w:b/>
                <w:highlight w:val="yellow"/>
              </w:rPr>
              <w:t>OK</w:t>
            </w:r>
          </w:p>
          <w:p w14:paraId="1117DB8E" w14:textId="77777777" w:rsidR="001B2A26" w:rsidRPr="00335C25" w:rsidRDefault="001B2A26" w:rsidP="00166AF3">
            <w:pPr>
              <w:pStyle w:val="TableBody"/>
              <w:keepNext/>
              <w:rPr>
                <w:b/>
                <w:highlight w:val="yellow"/>
              </w:rPr>
            </w:pPr>
          </w:p>
          <w:p w14:paraId="5B4E89C3" w14:textId="77777777" w:rsidR="001B2A26" w:rsidRPr="00335C25" w:rsidRDefault="001B2A26" w:rsidP="00166AF3">
            <w:pPr>
              <w:pStyle w:val="TableBody"/>
              <w:keepNext/>
              <w:rPr>
                <w:b/>
                <w:highlight w:val="yellow"/>
              </w:rPr>
            </w:pPr>
            <w:r w:rsidRPr="00335C25">
              <w:rPr>
                <w:b/>
                <w:highlight w:val="yellow"/>
              </w:rPr>
              <w:t>at+wmtxpower=0</w:t>
            </w:r>
          </w:p>
          <w:p w14:paraId="6F07DA00" w14:textId="77777777" w:rsidR="001B2A26" w:rsidRPr="00335C25" w:rsidRDefault="001B2A26" w:rsidP="00166AF3">
            <w:pPr>
              <w:pStyle w:val="TableBody"/>
              <w:rPr>
                <w:highlight w:val="yellow"/>
              </w:rPr>
            </w:pPr>
            <w:r w:rsidRPr="00335C25">
              <w:rPr>
                <w:b/>
                <w:highlight w:val="yellow"/>
              </w:rPr>
              <w:t>OK</w:t>
            </w:r>
          </w:p>
        </w:tc>
      </w:tr>
    </w:tbl>
    <w:p w14:paraId="78912D2C" w14:textId="77777777" w:rsidR="001B2A26" w:rsidRPr="00335C25" w:rsidRDefault="001B2A26" w:rsidP="001B2A26">
      <w:pPr>
        <w:pStyle w:val="Heading2"/>
        <w:rPr>
          <w:highlight w:val="yellow"/>
        </w:rPr>
      </w:pPr>
      <w:bookmarkStart w:id="23747" w:name="_Ref378181195"/>
      <w:bookmarkStart w:id="23748" w:name="_Toc448912379"/>
      <w:bookmarkStart w:id="23749" w:name="_Toc486251819"/>
      <w:bookmarkStart w:id="23750" w:name="_Toc489462247"/>
      <w:r w:rsidRPr="00335C25">
        <w:rPr>
          <w:highlight w:val="yellow"/>
        </w:rPr>
        <w:t>+WMRXPOWER Command: Test RF Rx</w:t>
      </w:r>
      <w:bookmarkEnd w:id="23747"/>
      <w:bookmarkEnd w:id="23748"/>
      <w:bookmarkEnd w:id="23749"/>
      <w:bookmarkEnd w:id="23750"/>
    </w:p>
    <w:tbl>
      <w:tblPr>
        <w:tblStyle w:val="TableSWIleft"/>
        <w:tblW w:w="9288" w:type="dxa"/>
        <w:tblLayout w:type="fixed"/>
        <w:tblLook w:val="04A0" w:firstRow="1" w:lastRow="0" w:firstColumn="1" w:lastColumn="0" w:noHBand="0" w:noVBand="1"/>
      </w:tblPr>
      <w:tblGrid>
        <w:gridCol w:w="1728"/>
        <w:gridCol w:w="7560"/>
      </w:tblGrid>
      <w:tr w:rsidR="001B2A26" w:rsidRPr="00335C25" w14:paraId="4602E415"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747EF827" w14:textId="64F57011" w:rsidR="001B2A26" w:rsidRPr="00335C25" w:rsidRDefault="001B2A26">
            <w:pPr>
              <w:pStyle w:val="TableRowHead"/>
              <w:spacing w:before="144" w:after="144"/>
              <w:rPr>
                <w:highlight w:val="yellow"/>
              </w:rPr>
            </w:pPr>
            <w:del w:id="23751" w:author="Alban Roche" w:date="2017-08-02T14:40:00Z">
              <w:r w:rsidRPr="00335C25" w:rsidDel="00F22490">
                <w:rPr>
                  <w:highlight w:val="yellow"/>
                </w:rPr>
                <w:delText>HL7618, HL7618RD, HL7648, HL7650, HL7688, HL7690 and HL7692</w:delText>
              </w:r>
            </w:del>
            <w:ins w:id="23752" w:author="Alban Roche" w:date="2017-08-02T14:40:00Z">
              <w:r w:rsidR="00F22490" w:rsidRPr="00335C25">
                <w:rPr>
                  <w:highlight w:val="yellow"/>
                </w:rPr>
                <w:t>HL7800</w:t>
              </w:r>
            </w:ins>
          </w:p>
        </w:tc>
      </w:tr>
      <w:tr w:rsidR="001B2A26" w:rsidRPr="00335C25" w14:paraId="5C231BE2" w14:textId="77777777" w:rsidTr="00166AF3">
        <w:trPr>
          <w:trHeight w:val="523"/>
        </w:trPr>
        <w:tc>
          <w:tcPr>
            <w:tcW w:w="1728" w:type="dxa"/>
          </w:tcPr>
          <w:p w14:paraId="77F4D377" w14:textId="77777777" w:rsidR="001B2A26" w:rsidRPr="00335C25" w:rsidRDefault="001B2A26" w:rsidP="00166AF3">
            <w:pPr>
              <w:pStyle w:val="TableBody"/>
              <w:rPr>
                <w:rFonts w:ascii="Times New Roman" w:hAnsi="Times New Roman" w:cs="Times New Roman"/>
                <w:i/>
                <w:sz w:val="20"/>
                <w:szCs w:val="20"/>
                <w:highlight w:val="yellow"/>
              </w:rPr>
            </w:pPr>
            <w:r w:rsidRPr="00335C25">
              <w:rPr>
                <w:i/>
                <w:highlight w:val="yellow"/>
              </w:rPr>
              <w:t>Test command</w:t>
            </w:r>
          </w:p>
          <w:p w14:paraId="06617445" w14:textId="77777777" w:rsidR="001B2A26" w:rsidRPr="00335C25" w:rsidRDefault="001B2A26" w:rsidP="00166AF3">
            <w:pPr>
              <w:pStyle w:val="TableBody"/>
              <w:rPr>
                <w:sz w:val="16"/>
                <w:szCs w:val="16"/>
                <w:highlight w:val="yellow"/>
              </w:rPr>
            </w:pPr>
          </w:p>
          <w:p w14:paraId="63B62E3E" w14:textId="77777777" w:rsidR="001B2A26" w:rsidRPr="00335C25" w:rsidRDefault="001B2A26" w:rsidP="00166AF3">
            <w:pPr>
              <w:pStyle w:val="TableBody"/>
              <w:rPr>
                <w:highlight w:val="yellow"/>
                <w:u w:val="single"/>
              </w:rPr>
            </w:pPr>
            <w:r w:rsidRPr="00335C25">
              <w:rPr>
                <w:highlight w:val="yellow"/>
                <w:u w:val="single"/>
              </w:rPr>
              <w:t>Syntax</w:t>
            </w:r>
          </w:p>
          <w:p w14:paraId="5F18DCAF" w14:textId="77777777" w:rsidR="001B2A26" w:rsidRPr="00335C25" w:rsidRDefault="001B2A26" w:rsidP="00166AF3">
            <w:pPr>
              <w:pStyle w:val="TableBody"/>
              <w:rPr>
                <w:highlight w:val="yellow"/>
              </w:rPr>
            </w:pPr>
            <w:r w:rsidRPr="00335C25">
              <w:rPr>
                <w:b/>
                <w:highlight w:val="yellow"/>
              </w:rPr>
              <w:t>AT+</w:t>
            </w:r>
            <w:r w:rsidRPr="00335C25">
              <w:rPr>
                <w:b/>
                <w:highlight w:val="yellow"/>
              </w:rPr>
              <w:br/>
              <w:t>WMRXPOWER=?</w:t>
            </w:r>
          </w:p>
        </w:tc>
        <w:tc>
          <w:tcPr>
            <w:tcW w:w="7560" w:type="dxa"/>
          </w:tcPr>
          <w:p w14:paraId="57D70F72" w14:textId="77777777" w:rsidR="001B2A26" w:rsidRPr="00335C25" w:rsidRDefault="001B2A26" w:rsidP="00166AF3">
            <w:pPr>
              <w:pStyle w:val="TableBody"/>
              <w:rPr>
                <w:highlight w:val="yellow"/>
              </w:rPr>
            </w:pPr>
          </w:p>
          <w:p w14:paraId="70787B80" w14:textId="77777777" w:rsidR="001B2A26" w:rsidRPr="00335C25" w:rsidRDefault="001B2A26" w:rsidP="00166AF3">
            <w:pPr>
              <w:pStyle w:val="TableBody"/>
              <w:rPr>
                <w:sz w:val="16"/>
                <w:szCs w:val="16"/>
                <w:highlight w:val="yellow"/>
              </w:rPr>
            </w:pPr>
          </w:p>
          <w:p w14:paraId="5926DDB3" w14:textId="77777777" w:rsidR="001B2A26" w:rsidRPr="00335C25" w:rsidRDefault="001B2A26" w:rsidP="00166AF3">
            <w:pPr>
              <w:pStyle w:val="TableBody"/>
              <w:rPr>
                <w:highlight w:val="yellow"/>
                <w:u w:val="single"/>
              </w:rPr>
            </w:pPr>
            <w:r w:rsidRPr="00335C25">
              <w:rPr>
                <w:highlight w:val="yellow"/>
                <w:u w:val="single"/>
              </w:rPr>
              <w:t>Response</w:t>
            </w:r>
          </w:p>
          <w:p w14:paraId="0AC69A03" w14:textId="77777777" w:rsidR="001B2A26" w:rsidRPr="00335C25" w:rsidRDefault="001B2A26" w:rsidP="00166AF3">
            <w:pPr>
              <w:spacing w:before="40" w:after="40"/>
              <w:rPr>
                <w:rFonts w:eastAsia="SimSun" w:cs="Arial"/>
                <w:b/>
                <w:szCs w:val="18"/>
                <w:highlight w:val="yellow"/>
                <w:lang w:eastAsia="ja-JP"/>
              </w:rPr>
            </w:pPr>
            <w:r w:rsidRPr="00335C25">
              <w:rPr>
                <w:rFonts w:eastAsia="SimSun" w:cs="Arial"/>
                <w:b/>
                <w:szCs w:val="18"/>
                <w:highlight w:val="yellow"/>
                <w:lang w:eastAsia="ja-JP"/>
              </w:rPr>
              <w:t xml:space="preserve">+WMRXPOWER: </w:t>
            </w:r>
            <w:r w:rsidRPr="00335C25">
              <w:rPr>
                <w:rFonts w:eastAsia="SimSun" w:cs="Arial"/>
                <w:szCs w:val="18"/>
                <w:highlight w:val="yellow"/>
                <w:lang w:eastAsia="ja-JP"/>
              </w:rPr>
              <w:t>(list of supported</w:t>
            </w:r>
            <w:r w:rsidRPr="00335C25">
              <w:rPr>
                <w:rFonts w:eastAsia="SimSun" w:cs="Arial"/>
                <w:b/>
                <w:szCs w:val="18"/>
                <w:highlight w:val="yellow"/>
                <w:lang w:eastAsia="ja-JP"/>
              </w:rPr>
              <w:t xml:space="preserve"> &lt;ENABLE&gt;</w:t>
            </w:r>
            <w:r w:rsidRPr="00335C25">
              <w:rPr>
                <w:rFonts w:eastAsia="SimSun" w:cs="Arial"/>
                <w:szCs w:val="18"/>
                <w:highlight w:val="yellow"/>
                <w:lang w:eastAsia="ja-JP"/>
              </w:rPr>
              <w:t>s),(list of supported 4G</w:t>
            </w:r>
            <w:r w:rsidRPr="00335C25">
              <w:rPr>
                <w:rFonts w:eastAsia="SimSun" w:cs="Arial"/>
                <w:b/>
                <w:szCs w:val="18"/>
                <w:highlight w:val="yellow"/>
                <w:lang w:eastAsia="ja-JP"/>
              </w:rPr>
              <w:t xml:space="preserve"> &lt;BAND&gt;</w:t>
            </w:r>
            <w:r w:rsidRPr="00335C25">
              <w:rPr>
                <w:rFonts w:eastAsia="SimSun" w:cs="Arial"/>
                <w:szCs w:val="18"/>
                <w:highlight w:val="yellow"/>
                <w:lang w:eastAsia="ja-JP"/>
              </w:rPr>
              <w:t>s), (list of supported 4G</w:t>
            </w:r>
            <w:r w:rsidRPr="00335C25">
              <w:rPr>
                <w:rFonts w:eastAsia="SimSun" w:cs="Arial"/>
                <w:b/>
                <w:szCs w:val="18"/>
                <w:highlight w:val="yellow"/>
                <w:lang w:eastAsia="ja-JP"/>
              </w:rPr>
              <w:t xml:space="preserve"> &lt;CHANNEL&gt;</w:t>
            </w:r>
            <w:r w:rsidRPr="00335C25">
              <w:rPr>
                <w:rFonts w:eastAsia="SimSun" w:cs="Arial"/>
                <w:szCs w:val="18"/>
                <w:highlight w:val="yellow"/>
                <w:lang w:eastAsia="ja-JP"/>
              </w:rPr>
              <w:t>s)</w:t>
            </w:r>
          </w:p>
          <w:p w14:paraId="000F0AEF" w14:textId="77777777" w:rsidR="001B2A26" w:rsidRPr="00335C25" w:rsidRDefault="001B2A26" w:rsidP="00166AF3">
            <w:pPr>
              <w:pStyle w:val="TableBody"/>
              <w:rPr>
                <w:highlight w:val="yellow"/>
              </w:rPr>
            </w:pPr>
            <w:r w:rsidRPr="00335C25">
              <w:rPr>
                <w:b/>
                <w:highlight w:val="yellow"/>
              </w:rPr>
              <w:t>OK</w:t>
            </w:r>
          </w:p>
        </w:tc>
      </w:tr>
      <w:tr w:rsidR="001B2A26" w:rsidRPr="00335C25" w14:paraId="6C203404" w14:textId="77777777" w:rsidTr="00166AF3">
        <w:trPr>
          <w:cantSplit w:val="0"/>
          <w:trHeight w:val="72"/>
        </w:trPr>
        <w:tc>
          <w:tcPr>
            <w:tcW w:w="1728" w:type="dxa"/>
          </w:tcPr>
          <w:p w14:paraId="49F19B9F" w14:textId="77777777" w:rsidR="001B2A26" w:rsidRPr="00335C25" w:rsidRDefault="001B2A26" w:rsidP="00166AF3">
            <w:pPr>
              <w:pStyle w:val="TableBody"/>
              <w:rPr>
                <w:rFonts w:ascii="Times New Roman" w:hAnsi="Times New Roman" w:cs="Times New Roman"/>
                <w:i/>
                <w:sz w:val="20"/>
                <w:szCs w:val="20"/>
                <w:highlight w:val="yellow"/>
              </w:rPr>
            </w:pPr>
            <w:r w:rsidRPr="00335C25">
              <w:rPr>
                <w:i/>
                <w:highlight w:val="yellow"/>
              </w:rPr>
              <w:t>Read command</w:t>
            </w:r>
          </w:p>
          <w:p w14:paraId="54EC072A" w14:textId="77777777" w:rsidR="001B2A26" w:rsidRPr="00335C25" w:rsidRDefault="001B2A26" w:rsidP="00166AF3">
            <w:pPr>
              <w:pStyle w:val="TableBody"/>
              <w:rPr>
                <w:sz w:val="16"/>
                <w:szCs w:val="16"/>
                <w:highlight w:val="yellow"/>
              </w:rPr>
            </w:pPr>
          </w:p>
          <w:p w14:paraId="7DDBBF61" w14:textId="77777777" w:rsidR="001B2A26" w:rsidRPr="00335C25" w:rsidRDefault="001B2A26" w:rsidP="00166AF3">
            <w:pPr>
              <w:pStyle w:val="TableBody"/>
              <w:rPr>
                <w:highlight w:val="yellow"/>
                <w:u w:val="single"/>
              </w:rPr>
            </w:pPr>
            <w:r w:rsidRPr="00335C25">
              <w:rPr>
                <w:highlight w:val="yellow"/>
                <w:u w:val="single"/>
              </w:rPr>
              <w:t>Syntax</w:t>
            </w:r>
          </w:p>
          <w:p w14:paraId="7249E65E" w14:textId="77777777" w:rsidR="001B2A26" w:rsidRPr="00335C25" w:rsidRDefault="001B2A26" w:rsidP="00166AF3">
            <w:pPr>
              <w:pStyle w:val="TableBody"/>
              <w:rPr>
                <w:highlight w:val="yellow"/>
              </w:rPr>
            </w:pPr>
            <w:r w:rsidRPr="00335C25">
              <w:rPr>
                <w:b/>
                <w:highlight w:val="yellow"/>
              </w:rPr>
              <w:t>AT+</w:t>
            </w:r>
            <w:r w:rsidRPr="00335C25">
              <w:rPr>
                <w:b/>
                <w:highlight w:val="yellow"/>
              </w:rPr>
              <w:br/>
              <w:t>WMRXPOWER?</w:t>
            </w:r>
          </w:p>
        </w:tc>
        <w:tc>
          <w:tcPr>
            <w:tcW w:w="7560" w:type="dxa"/>
          </w:tcPr>
          <w:p w14:paraId="1817A75A" w14:textId="77777777" w:rsidR="001B2A26" w:rsidRPr="00335C25" w:rsidRDefault="001B2A26" w:rsidP="00166AF3">
            <w:pPr>
              <w:pStyle w:val="TableBody"/>
              <w:rPr>
                <w:highlight w:val="yellow"/>
              </w:rPr>
            </w:pPr>
          </w:p>
          <w:p w14:paraId="5E7BDD44" w14:textId="77777777" w:rsidR="001B2A26" w:rsidRPr="00335C25" w:rsidRDefault="001B2A26" w:rsidP="00166AF3">
            <w:pPr>
              <w:pStyle w:val="TableBody"/>
              <w:rPr>
                <w:sz w:val="16"/>
                <w:szCs w:val="16"/>
                <w:highlight w:val="yellow"/>
              </w:rPr>
            </w:pPr>
          </w:p>
          <w:p w14:paraId="50E47509" w14:textId="77777777" w:rsidR="001B2A26" w:rsidRPr="00335C25" w:rsidRDefault="001B2A26" w:rsidP="00166AF3">
            <w:pPr>
              <w:pStyle w:val="TableBody"/>
              <w:rPr>
                <w:highlight w:val="yellow"/>
                <w:u w:val="single"/>
              </w:rPr>
            </w:pPr>
            <w:r w:rsidRPr="00335C25">
              <w:rPr>
                <w:highlight w:val="yellow"/>
                <w:u w:val="single"/>
              </w:rPr>
              <w:t>Response</w:t>
            </w:r>
          </w:p>
          <w:p w14:paraId="676AB35B" w14:textId="77777777" w:rsidR="001B2A26" w:rsidRPr="00335C25" w:rsidRDefault="001B2A26" w:rsidP="00166AF3">
            <w:pPr>
              <w:spacing w:before="40" w:after="40"/>
              <w:rPr>
                <w:rFonts w:eastAsia="SimSun" w:cs="Arial"/>
                <w:b/>
                <w:highlight w:val="yellow"/>
                <w:lang w:eastAsia="ja-JP"/>
              </w:rPr>
            </w:pPr>
            <w:r w:rsidRPr="00335C25">
              <w:rPr>
                <w:rFonts w:eastAsia="SimSun" w:cs="Arial"/>
                <w:b/>
                <w:highlight w:val="yellow"/>
                <w:lang w:eastAsia="ja-JP"/>
              </w:rPr>
              <w:t>+WMRXPOWER: &lt;ENABLE&gt;[,&lt;BAND&gt;,&lt;CHANNEL&gt;</w:t>
            </w:r>
            <w:r w:rsidRPr="00335C25">
              <w:rPr>
                <w:rFonts w:eastAsia="SimSun" w:cs="Arial"/>
                <w:b/>
                <w:szCs w:val="18"/>
                <w:highlight w:val="yellow"/>
                <w:lang w:eastAsia="ja-JP"/>
              </w:rPr>
              <w:t>,[&lt;EXP_POWER&gt;]</w:t>
            </w:r>
            <w:r w:rsidRPr="00335C25">
              <w:rPr>
                <w:rFonts w:eastAsia="SimSun" w:cs="Arial"/>
                <w:b/>
                <w:highlight w:val="yellow"/>
                <w:lang w:eastAsia="ja-JP"/>
              </w:rPr>
              <w:t>]</w:t>
            </w:r>
          </w:p>
          <w:p w14:paraId="036FA924" w14:textId="77777777" w:rsidR="001B2A26" w:rsidRPr="00335C25" w:rsidRDefault="001B2A26" w:rsidP="00166AF3">
            <w:pPr>
              <w:pStyle w:val="TableBody"/>
              <w:rPr>
                <w:b/>
                <w:highlight w:val="yellow"/>
              </w:rPr>
            </w:pPr>
            <w:r w:rsidRPr="00335C25">
              <w:rPr>
                <w:b/>
                <w:highlight w:val="yellow"/>
              </w:rPr>
              <w:t>OK</w:t>
            </w:r>
          </w:p>
          <w:p w14:paraId="6DB87FF3" w14:textId="77777777" w:rsidR="001B2A26" w:rsidRPr="00335C25" w:rsidRDefault="001B2A26" w:rsidP="00166AF3">
            <w:pPr>
              <w:pStyle w:val="TableBody"/>
              <w:rPr>
                <w:sz w:val="14"/>
                <w:szCs w:val="14"/>
                <w:highlight w:val="yellow"/>
              </w:rPr>
            </w:pPr>
          </w:p>
          <w:p w14:paraId="5A117E1E" w14:textId="77777777" w:rsidR="001B2A26" w:rsidRPr="00335C25" w:rsidRDefault="001B2A26" w:rsidP="00166AF3">
            <w:pPr>
              <w:pStyle w:val="TableBody"/>
              <w:ind w:right="-86"/>
              <w:rPr>
                <w:highlight w:val="yellow"/>
              </w:rPr>
            </w:pPr>
            <w:r w:rsidRPr="00335C25">
              <w:rPr>
                <w:highlight w:val="yellow"/>
              </w:rPr>
              <w:t xml:space="preserve">Note that parameters </w:t>
            </w:r>
            <w:r w:rsidRPr="00335C25">
              <w:rPr>
                <w:rFonts w:eastAsia="SimSun"/>
                <w:highlight w:val="yellow"/>
              </w:rPr>
              <w:t>&lt;BAND&gt;, &lt;CHANNEL&gt; and &lt;EXP_POWER&gt; are only available if &lt;ENABLE&gt;=1. &lt;EXP_POWER&gt; is only applicable for GSM.</w:t>
            </w:r>
          </w:p>
        </w:tc>
      </w:tr>
      <w:tr w:rsidR="001B2A26" w:rsidRPr="00335C25" w14:paraId="1B8CE8B2" w14:textId="77777777" w:rsidTr="00166AF3">
        <w:trPr>
          <w:cantSplit w:val="0"/>
          <w:trHeight w:val="65"/>
        </w:trPr>
        <w:tc>
          <w:tcPr>
            <w:tcW w:w="1728" w:type="dxa"/>
          </w:tcPr>
          <w:p w14:paraId="2A78659B" w14:textId="77777777" w:rsidR="001B2A26" w:rsidRPr="00335C25" w:rsidRDefault="001B2A26" w:rsidP="00166AF3">
            <w:pPr>
              <w:pStyle w:val="TableBody"/>
              <w:pageBreakBefore/>
              <w:rPr>
                <w:i/>
                <w:highlight w:val="yellow"/>
              </w:rPr>
            </w:pPr>
            <w:r w:rsidRPr="00335C25">
              <w:rPr>
                <w:i/>
                <w:highlight w:val="yellow"/>
              </w:rPr>
              <w:t>Write command</w:t>
            </w:r>
          </w:p>
          <w:p w14:paraId="67DEB15D" w14:textId="77777777" w:rsidR="001B2A26" w:rsidRPr="00335C25" w:rsidRDefault="001B2A26" w:rsidP="00166AF3">
            <w:pPr>
              <w:pStyle w:val="TableBody"/>
              <w:rPr>
                <w:highlight w:val="yellow"/>
              </w:rPr>
            </w:pPr>
          </w:p>
          <w:p w14:paraId="6547369E" w14:textId="77777777" w:rsidR="001B2A26" w:rsidRPr="00335C25" w:rsidRDefault="001B2A26" w:rsidP="00166AF3">
            <w:pPr>
              <w:pStyle w:val="TableBody"/>
              <w:rPr>
                <w:highlight w:val="yellow"/>
                <w:u w:val="single"/>
              </w:rPr>
            </w:pPr>
            <w:r w:rsidRPr="00335C25">
              <w:rPr>
                <w:highlight w:val="yellow"/>
                <w:u w:val="single"/>
              </w:rPr>
              <w:t>Syntax</w:t>
            </w:r>
          </w:p>
          <w:p w14:paraId="78073292" w14:textId="77777777" w:rsidR="001B2A26" w:rsidRPr="00335C25" w:rsidRDefault="001B2A26" w:rsidP="00166AF3">
            <w:pPr>
              <w:pStyle w:val="TableBody"/>
              <w:rPr>
                <w:highlight w:val="yellow"/>
              </w:rPr>
            </w:pPr>
            <w:r w:rsidRPr="00335C25">
              <w:rPr>
                <w:b/>
                <w:highlight w:val="yellow"/>
              </w:rPr>
              <w:t>AT+</w:t>
            </w:r>
            <w:r w:rsidRPr="00335C25">
              <w:rPr>
                <w:b/>
                <w:highlight w:val="yellow"/>
              </w:rPr>
              <w:br/>
              <w:t>WMRXPOWER=</w:t>
            </w:r>
            <w:r w:rsidRPr="00335C25">
              <w:rPr>
                <w:b/>
                <w:highlight w:val="yellow"/>
              </w:rPr>
              <w:br/>
              <w:t>&lt;ENABLE&gt;</w:t>
            </w:r>
            <w:r w:rsidRPr="00335C25">
              <w:rPr>
                <w:b/>
                <w:highlight w:val="yellow"/>
              </w:rPr>
              <w:br/>
              <w:t>[,&lt;BAND&gt;,</w:t>
            </w:r>
            <w:r w:rsidRPr="00335C25">
              <w:rPr>
                <w:b/>
                <w:highlight w:val="yellow"/>
              </w:rPr>
              <w:br/>
              <w:t>&lt;CHANNEL&gt;</w:t>
            </w:r>
            <w:r w:rsidRPr="00335C25">
              <w:rPr>
                <w:rFonts w:eastAsia="SimSun"/>
                <w:b/>
                <w:szCs w:val="18"/>
                <w:highlight w:val="yellow"/>
              </w:rPr>
              <w:t>,</w:t>
            </w:r>
            <w:r w:rsidRPr="00335C25">
              <w:rPr>
                <w:rFonts w:eastAsia="SimSun"/>
                <w:b/>
                <w:szCs w:val="18"/>
                <w:highlight w:val="yellow"/>
              </w:rPr>
              <w:br/>
              <w:t>[&lt;EXP_POWER&gt;]</w:t>
            </w:r>
            <w:r w:rsidRPr="00335C25">
              <w:rPr>
                <w:b/>
                <w:highlight w:val="yellow"/>
              </w:rPr>
              <w:t>]</w:t>
            </w:r>
          </w:p>
        </w:tc>
        <w:tc>
          <w:tcPr>
            <w:tcW w:w="7560" w:type="dxa"/>
          </w:tcPr>
          <w:p w14:paraId="472C0FD0" w14:textId="77777777" w:rsidR="001B2A26" w:rsidRPr="00335C25" w:rsidRDefault="001B2A26" w:rsidP="00166AF3">
            <w:pPr>
              <w:pStyle w:val="TableBody"/>
              <w:rPr>
                <w:highlight w:val="yellow"/>
              </w:rPr>
            </w:pPr>
          </w:p>
          <w:p w14:paraId="00677350" w14:textId="77777777" w:rsidR="001B2A26" w:rsidRPr="00335C25" w:rsidRDefault="001B2A26" w:rsidP="00166AF3">
            <w:pPr>
              <w:pStyle w:val="TableBody"/>
              <w:rPr>
                <w:highlight w:val="yellow"/>
              </w:rPr>
            </w:pPr>
          </w:p>
          <w:p w14:paraId="1BBF61E3" w14:textId="77777777" w:rsidR="001B2A26" w:rsidRPr="00335C25" w:rsidRDefault="001B2A26" w:rsidP="00166AF3">
            <w:pPr>
              <w:pStyle w:val="TableBody"/>
              <w:rPr>
                <w:highlight w:val="yellow"/>
                <w:u w:val="single"/>
              </w:rPr>
            </w:pPr>
            <w:r w:rsidRPr="00335C25">
              <w:rPr>
                <w:highlight w:val="yellow"/>
                <w:u w:val="single"/>
              </w:rPr>
              <w:t>Response</w:t>
            </w:r>
          </w:p>
          <w:p w14:paraId="181B002F" w14:textId="77777777" w:rsidR="001B2A26" w:rsidRPr="00335C25" w:rsidRDefault="001B2A26" w:rsidP="00166AF3">
            <w:pPr>
              <w:pStyle w:val="TableBody"/>
              <w:rPr>
                <w:highlight w:val="yellow"/>
              </w:rPr>
            </w:pPr>
            <w:r w:rsidRPr="00335C25">
              <w:rPr>
                <w:highlight w:val="yellow"/>
              </w:rPr>
              <w:t>For GSM:</w:t>
            </w:r>
          </w:p>
          <w:p w14:paraId="5EE2CE35" w14:textId="77777777" w:rsidR="001B2A26" w:rsidRPr="00335C25" w:rsidRDefault="001B2A26" w:rsidP="00166AF3">
            <w:pPr>
              <w:pStyle w:val="TableBody"/>
              <w:rPr>
                <w:b/>
                <w:highlight w:val="yellow"/>
              </w:rPr>
            </w:pPr>
            <w:r w:rsidRPr="00335C25">
              <w:rPr>
                <w:b/>
                <w:highlight w:val="yellow"/>
              </w:rPr>
              <w:t>+WMRXPOWER: &lt;POWER1&gt;</w:t>
            </w:r>
          </w:p>
          <w:p w14:paraId="3E0DBDDE" w14:textId="77777777" w:rsidR="001B2A26" w:rsidRPr="00335C25" w:rsidRDefault="001B2A26" w:rsidP="00166AF3">
            <w:pPr>
              <w:pStyle w:val="TableBody"/>
              <w:rPr>
                <w:b/>
                <w:highlight w:val="yellow"/>
              </w:rPr>
            </w:pPr>
            <w:r w:rsidRPr="00335C25">
              <w:rPr>
                <w:b/>
                <w:highlight w:val="yellow"/>
              </w:rPr>
              <w:t>OK</w:t>
            </w:r>
          </w:p>
          <w:p w14:paraId="3039B5BB" w14:textId="77777777" w:rsidR="001B2A26" w:rsidRPr="00335C25" w:rsidRDefault="001B2A26" w:rsidP="00166AF3">
            <w:pPr>
              <w:pStyle w:val="TableBody"/>
              <w:rPr>
                <w:highlight w:val="yellow"/>
              </w:rPr>
            </w:pPr>
          </w:p>
          <w:p w14:paraId="30FD96BC" w14:textId="77777777" w:rsidR="001B2A26" w:rsidRPr="00335C25" w:rsidRDefault="001B2A26" w:rsidP="00166AF3">
            <w:pPr>
              <w:pStyle w:val="TableBody"/>
              <w:rPr>
                <w:highlight w:val="yellow"/>
              </w:rPr>
            </w:pPr>
            <w:r w:rsidRPr="00335C25">
              <w:rPr>
                <w:highlight w:val="yellow"/>
              </w:rPr>
              <w:t>For UMTS and LTE:</w:t>
            </w:r>
          </w:p>
          <w:p w14:paraId="0B8C6EEF" w14:textId="77777777" w:rsidR="001B2A26" w:rsidRPr="00335C25" w:rsidRDefault="001B2A26" w:rsidP="00166AF3">
            <w:pPr>
              <w:pStyle w:val="TableBody"/>
              <w:rPr>
                <w:b/>
                <w:highlight w:val="yellow"/>
              </w:rPr>
            </w:pPr>
            <w:r w:rsidRPr="00335C25">
              <w:rPr>
                <w:b/>
                <w:highlight w:val="yellow"/>
              </w:rPr>
              <w:t>+WMRXPOWER: &lt;POWER1&gt;,&lt;POWER2&gt;</w:t>
            </w:r>
          </w:p>
          <w:p w14:paraId="258888FD" w14:textId="77777777" w:rsidR="001B2A26" w:rsidRPr="00335C25" w:rsidRDefault="001B2A26" w:rsidP="00166AF3">
            <w:pPr>
              <w:pStyle w:val="TableBody"/>
              <w:rPr>
                <w:b/>
                <w:highlight w:val="yellow"/>
              </w:rPr>
            </w:pPr>
            <w:r w:rsidRPr="00335C25">
              <w:rPr>
                <w:b/>
                <w:highlight w:val="yellow"/>
              </w:rPr>
              <w:t>OK</w:t>
            </w:r>
          </w:p>
          <w:p w14:paraId="01FC144D" w14:textId="77777777" w:rsidR="001B2A26" w:rsidRPr="00335C25" w:rsidRDefault="001B2A26" w:rsidP="00166AF3">
            <w:pPr>
              <w:pStyle w:val="TableBody"/>
              <w:rPr>
                <w:highlight w:val="yellow"/>
              </w:rPr>
            </w:pPr>
          </w:p>
          <w:p w14:paraId="3EA37EE7" w14:textId="77777777" w:rsidR="001B2A26" w:rsidRPr="00335C25" w:rsidRDefault="001B2A26" w:rsidP="00166AF3">
            <w:pPr>
              <w:pStyle w:val="TableBody"/>
              <w:rPr>
                <w:highlight w:val="yellow"/>
              </w:rPr>
            </w:pPr>
            <w:r w:rsidRPr="00335C25">
              <w:rPr>
                <w:highlight w:val="yellow"/>
                <w:u w:val="single"/>
              </w:rPr>
              <w:t>Parameters</w:t>
            </w:r>
          </w:p>
          <w:p w14:paraId="21482EDA" w14:textId="77777777" w:rsidR="001B2A26" w:rsidRPr="00335C25" w:rsidRDefault="001B2A26" w:rsidP="00166AF3">
            <w:pPr>
              <w:pStyle w:val="TableBody"/>
              <w:rPr>
                <w:highlight w:val="yellow"/>
              </w:rPr>
            </w:pPr>
            <w:r w:rsidRPr="00335C25">
              <w:rPr>
                <w:b/>
                <w:highlight w:val="yellow"/>
              </w:rPr>
              <w:t>&lt;ENABLE&gt;</w:t>
            </w:r>
            <w:r w:rsidRPr="00335C25">
              <w:rPr>
                <w:highlight w:val="yellow"/>
              </w:rPr>
              <w:tab/>
              <w:t>0</w:t>
            </w:r>
            <w:r w:rsidRPr="00335C25">
              <w:rPr>
                <w:highlight w:val="yellow"/>
              </w:rPr>
              <w:tab/>
              <w:t>Stop the Rx measurement</w:t>
            </w:r>
          </w:p>
          <w:p w14:paraId="693A1DE3" w14:textId="77777777" w:rsidR="001B2A26" w:rsidRPr="00335C25" w:rsidRDefault="001B2A26" w:rsidP="00166AF3">
            <w:pPr>
              <w:pStyle w:val="TableBody"/>
              <w:rPr>
                <w:highlight w:val="yellow"/>
              </w:rPr>
            </w:pPr>
            <w:r w:rsidRPr="00335C25">
              <w:rPr>
                <w:highlight w:val="yellow"/>
              </w:rPr>
              <w:tab/>
            </w:r>
            <w:r w:rsidRPr="00335C25">
              <w:rPr>
                <w:highlight w:val="yellow"/>
              </w:rPr>
              <w:tab/>
              <w:t>1</w:t>
            </w:r>
            <w:r w:rsidRPr="00335C25">
              <w:rPr>
                <w:highlight w:val="yellow"/>
              </w:rPr>
              <w:tab/>
              <w:t>Start the Rx measurement</w:t>
            </w:r>
          </w:p>
          <w:p w14:paraId="75996C3F" w14:textId="77777777" w:rsidR="001B2A26" w:rsidRPr="00335C25" w:rsidRDefault="001B2A26" w:rsidP="00166AF3">
            <w:pPr>
              <w:pStyle w:val="TableBody"/>
              <w:rPr>
                <w:highlight w:val="yellow"/>
              </w:rPr>
            </w:pPr>
          </w:p>
          <w:p w14:paraId="19DAA47A" w14:textId="77777777" w:rsidR="001B2A26" w:rsidRPr="00335C25" w:rsidRDefault="001B2A26" w:rsidP="00166AF3">
            <w:pPr>
              <w:pStyle w:val="TableBody"/>
              <w:rPr>
                <w:highlight w:val="yellow"/>
              </w:rPr>
            </w:pPr>
            <w:r w:rsidRPr="00335C25">
              <w:rPr>
                <w:b/>
                <w:highlight w:val="yellow"/>
              </w:rPr>
              <w:t>&lt;BAND&gt;</w:t>
            </w:r>
            <w:r w:rsidRPr="00335C25">
              <w:rPr>
                <w:highlight w:val="yellow"/>
              </w:rPr>
              <w:tab/>
              <w:t>Rx band to read. This is a mandatory parameter if &lt;ENABLE&gt;=1, but is not allowed if &lt;ENABLE&gt;=0.</w:t>
            </w:r>
          </w:p>
          <w:p w14:paraId="73E48BE6" w14:textId="77777777" w:rsidR="001B2A26" w:rsidRPr="00335C25" w:rsidRDefault="001B2A26" w:rsidP="00166AF3">
            <w:pPr>
              <w:pStyle w:val="TableBody"/>
              <w:rPr>
                <w:highlight w:val="yellow"/>
              </w:rPr>
            </w:pPr>
            <w:r w:rsidRPr="00335C25">
              <w:rPr>
                <w:highlight w:val="yellow"/>
              </w:rPr>
              <w:t>For GSM:</w:t>
            </w:r>
          </w:p>
          <w:p w14:paraId="21D7DD82" w14:textId="77777777" w:rsidR="001B2A26" w:rsidRPr="00335C25" w:rsidRDefault="001B2A26" w:rsidP="00166AF3">
            <w:pPr>
              <w:pStyle w:val="TableBody"/>
              <w:rPr>
                <w:highlight w:val="yellow"/>
              </w:rPr>
            </w:pPr>
            <w:r w:rsidRPr="00335C25">
              <w:rPr>
                <w:highlight w:val="yellow"/>
              </w:rPr>
              <w:t>900</w:t>
            </w:r>
            <w:r w:rsidRPr="00335C25">
              <w:rPr>
                <w:highlight w:val="yellow"/>
              </w:rPr>
              <w:tab/>
              <w:t>GSM900 band</w:t>
            </w:r>
          </w:p>
          <w:p w14:paraId="71598DE1" w14:textId="77777777" w:rsidR="001B2A26" w:rsidRPr="00335C25" w:rsidRDefault="001B2A26" w:rsidP="00166AF3">
            <w:pPr>
              <w:pStyle w:val="TableBody"/>
              <w:rPr>
                <w:highlight w:val="yellow"/>
              </w:rPr>
            </w:pPr>
            <w:r w:rsidRPr="00335C25">
              <w:rPr>
                <w:highlight w:val="yellow"/>
              </w:rPr>
              <w:t>1800</w:t>
            </w:r>
            <w:r w:rsidRPr="00335C25">
              <w:rPr>
                <w:highlight w:val="yellow"/>
              </w:rPr>
              <w:tab/>
              <w:t>DCS band</w:t>
            </w:r>
          </w:p>
          <w:p w14:paraId="13A4DFC9" w14:textId="77777777" w:rsidR="001B2A26" w:rsidRPr="00335C25" w:rsidRDefault="001B2A26" w:rsidP="00166AF3">
            <w:pPr>
              <w:pStyle w:val="TableBody"/>
              <w:rPr>
                <w:highlight w:val="yellow"/>
              </w:rPr>
            </w:pPr>
          </w:p>
          <w:p w14:paraId="3729DCFD" w14:textId="77777777" w:rsidR="001B2A26" w:rsidRPr="00335C25" w:rsidRDefault="001B2A26" w:rsidP="00166AF3">
            <w:pPr>
              <w:pStyle w:val="TableBody"/>
              <w:rPr>
                <w:highlight w:val="yellow"/>
              </w:rPr>
            </w:pPr>
            <w:r w:rsidRPr="00335C25">
              <w:rPr>
                <w:highlight w:val="yellow"/>
              </w:rPr>
              <w:t>For UMTS:</w:t>
            </w:r>
          </w:p>
          <w:p w14:paraId="5C0FADE0" w14:textId="77777777" w:rsidR="001B2A26" w:rsidRPr="00335C25" w:rsidRDefault="001B2A26" w:rsidP="00166AF3">
            <w:pPr>
              <w:pStyle w:val="TableBody"/>
              <w:rPr>
                <w:highlight w:val="yellow"/>
              </w:rPr>
            </w:pPr>
            <w:r w:rsidRPr="00335C25">
              <w:rPr>
                <w:highlight w:val="yellow"/>
              </w:rPr>
              <w:t>1</w:t>
            </w:r>
            <w:r w:rsidRPr="00335C25">
              <w:rPr>
                <w:highlight w:val="yellow"/>
              </w:rPr>
              <w:tab/>
              <w:t>Band I (2100 band)</w:t>
            </w:r>
          </w:p>
          <w:p w14:paraId="608E4DA7" w14:textId="77777777" w:rsidR="001B2A26" w:rsidRPr="00335C25" w:rsidRDefault="001B2A26" w:rsidP="00166AF3">
            <w:pPr>
              <w:pStyle w:val="TableBody"/>
              <w:rPr>
                <w:highlight w:val="yellow"/>
              </w:rPr>
            </w:pPr>
            <w:r w:rsidRPr="00335C25">
              <w:rPr>
                <w:highlight w:val="yellow"/>
              </w:rPr>
              <w:t>2</w:t>
            </w:r>
            <w:r w:rsidRPr="00335C25">
              <w:rPr>
                <w:highlight w:val="yellow"/>
              </w:rPr>
              <w:tab/>
              <w:t>Band II (1900 band)</w:t>
            </w:r>
          </w:p>
          <w:p w14:paraId="4E45F35B" w14:textId="77777777" w:rsidR="001B2A26" w:rsidRPr="00335C25" w:rsidRDefault="001B2A26" w:rsidP="00166AF3">
            <w:pPr>
              <w:pStyle w:val="TableBody"/>
              <w:rPr>
                <w:highlight w:val="yellow"/>
              </w:rPr>
            </w:pPr>
            <w:r w:rsidRPr="00335C25">
              <w:rPr>
                <w:highlight w:val="yellow"/>
              </w:rPr>
              <w:t>5</w:t>
            </w:r>
            <w:r w:rsidRPr="00335C25">
              <w:rPr>
                <w:highlight w:val="yellow"/>
              </w:rPr>
              <w:tab/>
              <w:t>Band V (850 band)</w:t>
            </w:r>
          </w:p>
          <w:p w14:paraId="6C95D547" w14:textId="77777777" w:rsidR="001B2A26" w:rsidRPr="00335C25" w:rsidRDefault="001B2A26" w:rsidP="00166AF3">
            <w:pPr>
              <w:pStyle w:val="TableBody"/>
              <w:rPr>
                <w:highlight w:val="yellow"/>
              </w:rPr>
            </w:pPr>
            <w:r w:rsidRPr="00335C25">
              <w:rPr>
                <w:highlight w:val="yellow"/>
              </w:rPr>
              <w:t>8</w:t>
            </w:r>
            <w:r w:rsidRPr="00335C25">
              <w:rPr>
                <w:highlight w:val="yellow"/>
              </w:rPr>
              <w:tab/>
              <w:t>Band VIII (700 band)</w:t>
            </w:r>
          </w:p>
          <w:p w14:paraId="4B240239" w14:textId="77777777" w:rsidR="001B2A26" w:rsidRPr="00335C25" w:rsidRDefault="001B2A26" w:rsidP="00166AF3">
            <w:pPr>
              <w:pStyle w:val="TableBody"/>
              <w:rPr>
                <w:highlight w:val="yellow"/>
              </w:rPr>
            </w:pPr>
          </w:p>
          <w:p w14:paraId="3F76213E" w14:textId="77777777" w:rsidR="001B2A26" w:rsidRPr="00335C25" w:rsidRDefault="001B2A26" w:rsidP="00166AF3">
            <w:pPr>
              <w:pStyle w:val="TableBody"/>
              <w:rPr>
                <w:highlight w:val="yellow"/>
              </w:rPr>
            </w:pPr>
            <w:r w:rsidRPr="00335C25">
              <w:rPr>
                <w:highlight w:val="yellow"/>
              </w:rPr>
              <w:t>For LTE:</w:t>
            </w:r>
          </w:p>
          <w:p w14:paraId="31E62DE0" w14:textId="77777777" w:rsidR="001B2A26" w:rsidRPr="00335C25" w:rsidRDefault="001B2A26" w:rsidP="00166AF3">
            <w:pPr>
              <w:pStyle w:val="TableBody"/>
              <w:rPr>
                <w:highlight w:val="yellow"/>
              </w:rPr>
            </w:pPr>
            <w:r w:rsidRPr="00335C25">
              <w:rPr>
                <w:highlight w:val="yellow"/>
              </w:rPr>
              <w:t>2</w:t>
            </w:r>
            <w:r w:rsidRPr="00335C25">
              <w:rPr>
                <w:highlight w:val="yellow"/>
              </w:rPr>
              <w:tab/>
              <w:t>PCS</w:t>
            </w:r>
          </w:p>
          <w:p w14:paraId="667AC8DC" w14:textId="77777777" w:rsidR="001B2A26" w:rsidRPr="00335C25" w:rsidRDefault="001B2A26" w:rsidP="00166AF3">
            <w:pPr>
              <w:pStyle w:val="TableBody"/>
              <w:rPr>
                <w:highlight w:val="yellow"/>
              </w:rPr>
            </w:pPr>
            <w:r w:rsidRPr="00335C25">
              <w:rPr>
                <w:highlight w:val="yellow"/>
              </w:rPr>
              <w:t>3</w:t>
            </w:r>
            <w:r w:rsidRPr="00335C25">
              <w:rPr>
                <w:highlight w:val="yellow"/>
              </w:rPr>
              <w:tab/>
              <w:t>DCS</w:t>
            </w:r>
          </w:p>
          <w:p w14:paraId="0F787BA3" w14:textId="77777777" w:rsidR="001B2A26" w:rsidRPr="00335C25" w:rsidRDefault="001B2A26" w:rsidP="00166AF3">
            <w:pPr>
              <w:pStyle w:val="TableBody"/>
              <w:rPr>
                <w:highlight w:val="yellow"/>
              </w:rPr>
            </w:pPr>
            <w:r w:rsidRPr="00335C25">
              <w:rPr>
                <w:highlight w:val="yellow"/>
              </w:rPr>
              <w:t>4</w:t>
            </w:r>
            <w:r w:rsidRPr="00335C25">
              <w:rPr>
                <w:highlight w:val="yellow"/>
              </w:rPr>
              <w:tab/>
              <w:t>AWS</w:t>
            </w:r>
          </w:p>
          <w:p w14:paraId="1C2BDC48" w14:textId="77777777" w:rsidR="001B2A26" w:rsidRPr="00335C25" w:rsidRDefault="001B2A26" w:rsidP="00166AF3">
            <w:pPr>
              <w:pStyle w:val="TableBody"/>
              <w:rPr>
                <w:highlight w:val="yellow"/>
              </w:rPr>
            </w:pPr>
            <w:r w:rsidRPr="00335C25">
              <w:rPr>
                <w:highlight w:val="yellow"/>
              </w:rPr>
              <w:t>5</w:t>
            </w:r>
            <w:r w:rsidRPr="00335C25">
              <w:rPr>
                <w:highlight w:val="yellow"/>
              </w:rPr>
              <w:tab/>
              <w:t>CLR</w:t>
            </w:r>
          </w:p>
          <w:p w14:paraId="59AE753F" w14:textId="77777777" w:rsidR="001B2A26" w:rsidRPr="00335C25" w:rsidRDefault="001B2A26" w:rsidP="00166AF3">
            <w:pPr>
              <w:pStyle w:val="TableBody"/>
              <w:rPr>
                <w:highlight w:val="yellow"/>
              </w:rPr>
            </w:pPr>
            <w:r w:rsidRPr="00335C25">
              <w:rPr>
                <w:highlight w:val="yellow"/>
              </w:rPr>
              <w:t>8</w:t>
            </w:r>
            <w:r w:rsidRPr="00335C25">
              <w:rPr>
                <w:highlight w:val="yellow"/>
              </w:rPr>
              <w:tab/>
              <w:t>E-GSM</w:t>
            </w:r>
          </w:p>
          <w:p w14:paraId="14D4C97B" w14:textId="77777777" w:rsidR="001B2A26" w:rsidRPr="00335C25" w:rsidRDefault="001B2A26" w:rsidP="00166AF3">
            <w:pPr>
              <w:pStyle w:val="TableBody"/>
              <w:rPr>
                <w:highlight w:val="yellow"/>
              </w:rPr>
            </w:pPr>
            <w:r w:rsidRPr="00335C25">
              <w:rPr>
                <w:highlight w:val="yellow"/>
              </w:rPr>
              <w:t>12</w:t>
            </w:r>
            <w:r w:rsidRPr="00335C25">
              <w:rPr>
                <w:highlight w:val="yellow"/>
              </w:rPr>
              <w:tab/>
              <w:t>Lower SMH blocks A/B/C</w:t>
            </w:r>
          </w:p>
          <w:p w14:paraId="4242341F" w14:textId="77777777" w:rsidR="001B2A26" w:rsidRPr="00335C25" w:rsidRDefault="001B2A26" w:rsidP="00166AF3">
            <w:pPr>
              <w:pStyle w:val="TableBody"/>
              <w:rPr>
                <w:highlight w:val="yellow"/>
              </w:rPr>
            </w:pPr>
            <w:r w:rsidRPr="00335C25">
              <w:rPr>
                <w:highlight w:val="yellow"/>
              </w:rPr>
              <w:t>13</w:t>
            </w:r>
            <w:r w:rsidRPr="00335C25">
              <w:rPr>
                <w:highlight w:val="yellow"/>
              </w:rPr>
              <w:tab/>
              <w:t>Upper SMH block C</w:t>
            </w:r>
          </w:p>
          <w:p w14:paraId="00D66B32" w14:textId="77777777" w:rsidR="001B2A26" w:rsidRPr="00335C25" w:rsidRDefault="001B2A26" w:rsidP="00166AF3">
            <w:pPr>
              <w:pStyle w:val="TableBody"/>
              <w:rPr>
                <w:highlight w:val="yellow"/>
              </w:rPr>
            </w:pPr>
            <w:r w:rsidRPr="00335C25">
              <w:rPr>
                <w:highlight w:val="yellow"/>
              </w:rPr>
              <w:t>17</w:t>
            </w:r>
            <w:r w:rsidRPr="00335C25">
              <w:rPr>
                <w:highlight w:val="yellow"/>
              </w:rPr>
              <w:tab/>
              <w:t>Lower SMH blocks B/C</w:t>
            </w:r>
          </w:p>
          <w:p w14:paraId="3CDB2027" w14:textId="77777777" w:rsidR="001B2A26" w:rsidRPr="00335C25" w:rsidRDefault="001B2A26" w:rsidP="00166AF3">
            <w:pPr>
              <w:pStyle w:val="TableBody"/>
              <w:rPr>
                <w:highlight w:val="yellow"/>
              </w:rPr>
            </w:pPr>
            <w:r w:rsidRPr="00335C25">
              <w:rPr>
                <w:highlight w:val="yellow"/>
              </w:rPr>
              <w:t>20</w:t>
            </w:r>
            <w:r w:rsidRPr="00335C25">
              <w:rPr>
                <w:highlight w:val="yellow"/>
              </w:rPr>
              <w:tab/>
              <w:t>EU Digital Dividend</w:t>
            </w:r>
          </w:p>
          <w:p w14:paraId="3D6D3A7B" w14:textId="77777777" w:rsidR="001B2A26" w:rsidRPr="00335C25" w:rsidRDefault="001B2A26" w:rsidP="00166AF3">
            <w:pPr>
              <w:pStyle w:val="TableBody"/>
              <w:rPr>
                <w:highlight w:val="yellow"/>
              </w:rPr>
            </w:pPr>
            <w:r w:rsidRPr="00335C25">
              <w:rPr>
                <w:highlight w:val="yellow"/>
              </w:rPr>
              <w:t>28</w:t>
            </w:r>
            <w:r w:rsidRPr="00335C25">
              <w:rPr>
                <w:highlight w:val="yellow"/>
              </w:rPr>
              <w:tab/>
              <w:t>APT</w:t>
            </w:r>
          </w:p>
          <w:p w14:paraId="22695C79" w14:textId="77777777" w:rsidR="001B2A26" w:rsidRPr="00335C25" w:rsidRDefault="001B2A26" w:rsidP="00166AF3">
            <w:pPr>
              <w:pStyle w:val="TableBody"/>
              <w:rPr>
                <w:highlight w:val="yellow"/>
              </w:rPr>
            </w:pPr>
          </w:p>
          <w:p w14:paraId="3F0D54FD" w14:textId="77777777" w:rsidR="001B2A26" w:rsidRPr="00335C25" w:rsidRDefault="001B2A26" w:rsidP="00166AF3">
            <w:pPr>
              <w:pStyle w:val="TableBody"/>
              <w:rPr>
                <w:highlight w:val="yellow"/>
              </w:rPr>
            </w:pPr>
            <w:r w:rsidRPr="00335C25">
              <w:rPr>
                <w:b/>
                <w:highlight w:val="yellow"/>
              </w:rPr>
              <w:t>&lt;CHANNEL&gt;</w:t>
            </w:r>
            <w:r w:rsidRPr="00335C25">
              <w:rPr>
                <w:highlight w:val="yellow"/>
              </w:rPr>
              <w:tab/>
              <w:t>Rx channel to read. This is a mandatory parameter if &lt;ENABLE&gt;=1, but is not allowed if &lt;ENABLE&gt;=0.</w:t>
            </w:r>
          </w:p>
          <w:p w14:paraId="7D824F3D" w14:textId="77777777" w:rsidR="001B2A26" w:rsidRPr="00335C25" w:rsidRDefault="001B2A26" w:rsidP="00166AF3">
            <w:pPr>
              <w:pStyle w:val="TableBody"/>
              <w:rPr>
                <w:highlight w:val="yellow"/>
              </w:rPr>
            </w:pPr>
            <w:r w:rsidRPr="00335C25">
              <w:rPr>
                <w:highlight w:val="yellow"/>
              </w:rPr>
              <w:t>For GSM:</w:t>
            </w:r>
          </w:p>
          <w:p w14:paraId="0B26D57E" w14:textId="77777777" w:rsidR="001B2A26" w:rsidRPr="00335C25" w:rsidRDefault="001B2A26" w:rsidP="00166AF3">
            <w:pPr>
              <w:pStyle w:val="TableBody"/>
              <w:rPr>
                <w:highlight w:val="yellow"/>
              </w:rPr>
            </w:pPr>
            <w:r w:rsidRPr="00335C25">
              <w:rPr>
                <w:highlight w:val="yellow"/>
              </w:rPr>
              <w:t>If &lt;BAND&gt;=900</w:t>
            </w:r>
            <w:r w:rsidRPr="00335C25">
              <w:rPr>
                <w:highlight w:val="yellow"/>
              </w:rPr>
              <w:tab/>
              <w:t>0 – 124, 975 – 1023</w:t>
            </w:r>
          </w:p>
          <w:p w14:paraId="6BD8FFD6" w14:textId="77777777" w:rsidR="001B2A26" w:rsidRPr="00335C25" w:rsidRDefault="001B2A26" w:rsidP="00166AF3">
            <w:pPr>
              <w:pStyle w:val="TableBody"/>
              <w:rPr>
                <w:highlight w:val="yellow"/>
              </w:rPr>
            </w:pPr>
            <w:r w:rsidRPr="00335C25">
              <w:rPr>
                <w:highlight w:val="yellow"/>
              </w:rPr>
              <w:t>If &lt;BAND&gt;=1800</w:t>
            </w:r>
            <w:r w:rsidRPr="00335C25">
              <w:rPr>
                <w:highlight w:val="yellow"/>
              </w:rPr>
              <w:tab/>
              <w:t>512 – 885</w:t>
            </w:r>
          </w:p>
          <w:p w14:paraId="7EDBB65D" w14:textId="77777777" w:rsidR="001B2A26" w:rsidRPr="00335C25" w:rsidRDefault="001B2A26" w:rsidP="00166AF3">
            <w:pPr>
              <w:pStyle w:val="TableBody"/>
              <w:rPr>
                <w:highlight w:val="yellow"/>
              </w:rPr>
            </w:pPr>
          </w:p>
          <w:p w14:paraId="4DF01747" w14:textId="77777777" w:rsidR="001B2A26" w:rsidRPr="00335C25" w:rsidRDefault="001B2A26" w:rsidP="00166AF3">
            <w:pPr>
              <w:pStyle w:val="TableBody"/>
              <w:rPr>
                <w:highlight w:val="yellow"/>
              </w:rPr>
            </w:pPr>
            <w:r w:rsidRPr="00335C25">
              <w:rPr>
                <w:highlight w:val="yellow"/>
              </w:rPr>
              <w:t>For UMTS:</w:t>
            </w:r>
          </w:p>
          <w:p w14:paraId="0EB9E4A0" w14:textId="77777777" w:rsidR="001B2A26" w:rsidRPr="00335C25" w:rsidRDefault="001B2A26" w:rsidP="00166AF3">
            <w:pPr>
              <w:pStyle w:val="TableBody"/>
              <w:rPr>
                <w:highlight w:val="yellow"/>
              </w:rPr>
            </w:pPr>
            <w:r w:rsidRPr="00335C25">
              <w:rPr>
                <w:highlight w:val="yellow"/>
              </w:rPr>
              <w:t>If &lt;BAND&gt;=1</w:t>
            </w:r>
            <w:r w:rsidRPr="00335C25">
              <w:rPr>
                <w:highlight w:val="yellow"/>
              </w:rPr>
              <w:tab/>
            </w:r>
            <w:r w:rsidRPr="00335C25">
              <w:rPr>
                <w:highlight w:val="yellow"/>
              </w:rPr>
              <w:tab/>
              <w:t>10562 – 10838</w:t>
            </w:r>
          </w:p>
          <w:p w14:paraId="0C847BD6" w14:textId="77777777" w:rsidR="001B2A26" w:rsidRPr="00335C25" w:rsidRDefault="001B2A26" w:rsidP="00166AF3">
            <w:pPr>
              <w:pStyle w:val="TableBody"/>
              <w:ind w:left="1712" w:hanging="1712"/>
              <w:rPr>
                <w:highlight w:val="yellow"/>
              </w:rPr>
            </w:pPr>
            <w:r w:rsidRPr="00335C25">
              <w:rPr>
                <w:highlight w:val="yellow"/>
              </w:rPr>
              <w:t>If &lt;BAND&gt;=2</w:t>
            </w:r>
            <w:r w:rsidRPr="00335C25">
              <w:rPr>
                <w:highlight w:val="yellow"/>
              </w:rPr>
              <w:tab/>
              <w:t>9662 – 9938</w:t>
            </w:r>
          </w:p>
          <w:p w14:paraId="518F6C93" w14:textId="77777777" w:rsidR="001B2A26" w:rsidRPr="00335C25" w:rsidRDefault="001B2A26" w:rsidP="00166AF3">
            <w:pPr>
              <w:pStyle w:val="TableBody"/>
              <w:rPr>
                <w:highlight w:val="yellow"/>
              </w:rPr>
            </w:pPr>
            <w:r w:rsidRPr="00335C25">
              <w:rPr>
                <w:highlight w:val="yellow"/>
              </w:rPr>
              <w:t>If &lt;BAND&gt;=5</w:t>
            </w:r>
            <w:r w:rsidRPr="00335C25">
              <w:rPr>
                <w:highlight w:val="yellow"/>
              </w:rPr>
              <w:tab/>
            </w:r>
            <w:r w:rsidRPr="00335C25">
              <w:rPr>
                <w:highlight w:val="yellow"/>
              </w:rPr>
              <w:tab/>
              <w:t>4357 – 4458</w:t>
            </w:r>
          </w:p>
          <w:p w14:paraId="06452736" w14:textId="77777777" w:rsidR="001B2A26" w:rsidRPr="00335C25" w:rsidRDefault="001B2A26" w:rsidP="00166AF3">
            <w:pPr>
              <w:pStyle w:val="TableBody"/>
              <w:rPr>
                <w:highlight w:val="yellow"/>
              </w:rPr>
            </w:pPr>
            <w:r w:rsidRPr="00335C25">
              <w:rPr>
                <w:highlight w:val="yellow"/>
              </w:rPr>
              <w:t>If &lt;BAND&gt;=8</w:t>
            </w:r>
            <w:r w:rsidRPr="00335C25">
              <w:rPr>
                <w:highlight w:val="yellow"/>
              </w:rPr>
              <w:tab/>
            </w:r>
            <w:r w:rsidRPr="00335C25">
              <w:rPr>
                <w:highlight w:val="yellow"/>
              </w:rPr>
              <w:tab/>
              <w:t>2937 – 3088</w:t>
            </w:r>
          </w:p>
          <w:p w14:paraId="25FDF3FF" w14:textId="77777777" w:rsidR="001B2A26" w:rsidRPr="00335C25" w:rsidRDefault="001B2A26" w:rsidP="00166AF3">
            <w:pPr>
              <w:pStyle w:val="TableBody"/>
              <w:rPr>
                <w:highlight w:val="yellow"/>
              </w:rPr>
            </w:pPr>
          </w:p>
          <w:p w14:paraId="1A864C04" w14:textId="77777777" w:rsidR="001B2A26" w:rsidRPr="00335C25" w:rsidRDefault="001B2A26" w:rsidP="00166AF3">
            <w:pPr>
              <w:pStyle w:val="TableBody"/>
              <w:rPr>
                <w:highlight w:val="yellow"/>
              </w:rPr>
            </w:pPr>
          </w:p>
          <w:p w14:paraId="2D1EE8C8" w14:textId="77777777" w:rsidR="001B2A26" w:rsidRPr="00335C25" w:rsidRDefault="001B2A26" w:rsidP="00166AF3">
            <w:pPr>
              <w:pStyle w:val="TableBody"/>
              <w:rPr>
                <w:highlight w:val="yellow"/>
              </w:rPr>
            </w:pPr>
          </w:p>
          <w:p w14:paraId="15D50465" w14:textId="77777777" w:rsidR="001B2A26" w:rsidRPr="00335C25" w:rsidRDefault="001B2A26" w:rsidP="00166AF3">
            <w:pPr>
              <w:pStyle w:val="TableBody"/>
              <w:rPr>
                <w:highlight w:val="yellow"/>
              </w:rPr>
            </w:pPr>
            <w:r w:rsidRPr="00335C25">
              <w:rPr>
                <w:highlight w:val="yellow"/>
              </w:rPr>
              <w:t>For LTE:</w:t>
            </w:r>
          </w:p>
          <w:p w14:paraId="281651F6" w14:textId="77777777" w:rsidR="001B2A26" w:rsidRPr="00335C25" w:rsidRDefault="001B2A26" w:rsidP="00166AF3">
            <w:pPr>
              <w:pStyle w:val="TableBody"/>
              <w:rPr>
                <w:highlight w:val="yellow"/>
              </w:rPr>
            </w:pPr>
            <w:r w:rsidRPr="00335C25">
              <w:rPr>
                <w:highlight w:val="yellow"/>
              </w:rPr>
              <w:t>If &lt;BAND&gt;=2</w:t>
            </w:r>
            <w:r w:rsidRPr="00335C25">
              <w:rPr>
                <w:highlight w:val="yellow"/>
              </w:rPr>
              <w:tab/>
            </w:r>
            <w:r w:rsidRPr="00335C25">
              <w:rPr>
                <w:highlight w:val="yellow"/>
              </w:rPr>
              <w:tab/>
              <w:t>600 – 1199</w:t>
            </w:r>
          </w:p>
          <w:p w14:paraId="7B5317D7" w14:textId="77777777" w:rsidR="001B2A26" w:rsidRPr="00335C25" w:rsidRDefault="001B2A26" w:rsidP="00166AF3">
            <w:pPr>
              <w:pStyle w:val="TableBody"/>
              <w:rPr>
                <w:highlight w:val="yellow"/>
              </w:rPr>
            </w:pPr>
            <w:r w:rsidRPr="00335C25">
              <w:rPr>
                <w:highlight w:val="yellow"/>
              </w:rPr>
              <w:t>If &lt;BAND&gt;=3</w:t>
            </w:r>
            <w:r w:rsidRPr="00335C25">
              <w:rPr>
                <w:highlight w:val="yellow"/>
              </w:rPr>
              <w:tab/>
            </w:r>
            <w:r w:rsidRPr="00335C25">
              <w:rPr>
                <w:highlight w:val="yellow"/>
              </w:rPr>
              <w:tab/>
              <w:t>1200 – 1949</w:t>
            </w:r>
          </w:p>
          <w:p w14:paraId="3DC68C44" w14:textId="77777777" w:rsidR="001B2A26" w:rsidRPr="00335C25" w:rsidRDefault="001B2A26" w:rsidP="00166AF3">
            <w:pPr>
              <w:pStyle w:val="TableBody"/>
              <w:rPr>
                <w:highlight w:val="yellow"/>
              </w:rPr>
            </w:pPr>
            <w:r w:rsidRPr="00335C25">
              <w:rPr>
                <w:highlight w:val="yellow"/>
              </w:rPr>
              <w:t>If &lt;BAND&gt;=4</w:t>
            </w:r>
            <w:r w:rsidRPr="00335C25">
              <w:rPr>
                <w:highlight w:val="yellow"/>
              </w:rPr>
              <w:tab/>
            </w:r>
            <w:r w:rsidRPr="00335C25">
              <w:rPr>
                <w:highlight w:val="yellow"/>
              </w:rPr>
              <w:tab/>
              <w:t>1950 – 2399</w:t>
            </w:r>
          </w:p>
          <w:p w14:paraId="04FFDB9B" w14:textId="77777777" w:rsidR="001B2A26" w:rsidRPr="00335C25" w:rsidRDefault="001B2A26" w:rsidP="00166AF3">
            <w:pPr>
              <w:pStyle w:val="TableBody"/>
              <w:rPr>
                <w:highlight w:val="yellow"/>
              </w:rPr>
            </w:pPr>
            <w:r w:rsidRPr="00335C25">
              <w:rPr>
                <w:highlight w:val="yellow"/>
              </w:rPr>
              <w:t>If &lt;BAND&gt;=5</w:t>
            </w:r>
            <w:r w:rsidRPr="00335C25">
              <w:rPr>
                <w:highlight w:val="yellow"/>
              </w:rPr>
              <w:tab/>
            </w:r>
            <w:r w:rsidRPr="00335C25">
              <w:rPr>
                <w:highlight w:val="yellow"/>
              </w:rPr>
              <w:tab/>
              <w:t>2400 – 2649</w:t>
            </w:r>
          </w:p>
          <w:p w14:paraId="6698870C" w14:textId="77777777" w:rsidR="001B2A26" w:rsidRPr="00335C25" w:rsidRDefault="001B2A26" w:rsidP="00166AF3">
            <w:pPr>
              <w:pStyle w:val="TableBody"/>
              <w:rPr>
                <w:highlight w:val="yellow"/>
              </w:rPr>
            </w:pPr>
            <w:r w:rsidRPr="00335C25">
              <w:rPr>
                <w:highlight w:val="yellow"/>
              </w:rPr>
              <w:t>If &lt;BAND&gt;=8</w:t>
            </w:r>
            <w:r w:rsidRPr="00335C25">
              <w:rPr>
                <w:highlight w:val="yellow"/>
              </w:rPr>
              <w:tab/>
            </w:r>
            <w:r w:rsidRPr="00335C25">
              <w:rPr>
                <w:highlight w:val="yellow"/>
              </w:rPr>
              <w:tab/>
              <w:t>3450 – 3799</w:t>
            </w:r>
          </w:p>
          <w:p w14:paraId="0481CAFA" w14:textId="77777777" w:rsidR="001B2A26" w:rsidRPr="00335C25" w:rsidRDefault="001B2A26" w:rsidP="00166AF3">
            <w:pPr>
              <w:pStyle w:val="TableBody"/>
              <w:rPr>
                <w:highlight w:val="yellow"/>
              </w:rPr>
            </w:pPr>
            <w:r w:rsidRPr="00335C25">
              <w:rPr>
                <w:highlight w:val="yellow"/>
              </w:rPr>
              <w:t>If &lt;BAND&gt;=12</w:t>
            </w:r>
            <w:r w:rsidRPr="00335C25">
              <w:rPr>
                <w:highlight w:val="yellow"/>
              </w:rPr>
              <w:tab/>
              <w:t>5010 – 5179</w:t>
            </w:r>
          </w:p>
          <w:p w14:paraId="025496B7" w14:textId="77777777" w:rsidR="001B2A26" w:rsidRPr="00335C25" w:rsidRDefault="001B2A26" w:rsidP="00166AF3">
            <w:pPr>
              <w:pStyle w:val="TableBody"/>
              <w:rPr>
                <w:highlight w:val="yellow"/>
              </w:rPr>
            </w:pPr>
            <w:r w:rsidRPr="00335C25">
              <w:rPr>
                <w:highlight w:val="yellow"/>
              </w:rPr>
              <w:t>If &lt;BAND&gt;=13</w:t>
            </w:r>
            <w:r w:rsidRPr="00335C25">
              <w:rPr>
                <w:highlight w:val="yellow"/>
              </w:rPr>
              <w:tab/>
              <w:t>5180 – 5279</w:t>
            </w:r>
          </w:p>
          <w:p w14:paraId="02269F4F" w14:textId="77777777" w:rsidR="001B2A26" w:rsidRPr="00335C25" w:rsidRDefault="001B2A26" w:rsidP="00166AF3">
            <w:pPr>
              <w:pStyle w:val="TableBody"/>
              <w:rPr>
                <w:highlight w:val="yellow"/>
              </w:rPr>
            </w:pPr>
            <w:r w:rsidRPr="00335C25">
              <w:rPr>
                <w:highlight w:val="yellow"/>
              </w:rPr>
              <w:t>If &lt;BAND&gt;=17</w:t>
            </w:r>
            <w:r w:rsidRPr="00335C25">
              <w:rPr>
                <w:highlight w:val="yellow"/>
              </w:rPr>
              <w:tab/>
              <w:t>5730 – 5849</w:t>
            </w:r>
          </w:p>
          <w:p w14:paraId="1EBA4F5A" w14:textId="77777777" w:rsidR="001B2A26" w:rsidRPr="00335C25" w:rsidRDefault="001B2A26" w:rsidP="00166AF3">
            <w:pPr>
              <w:pStyle w:val="TableBody"/>
              <w:rPr>
                <w:highlight w:val="yellow"/>
              </w:rPr>
            </w:pPr>
            <w:r w:rsidRPr="00335C25">
              <w:rPr>
                <w:highlight w:val="yellow"/>
              </w:rPr>
              <w:t>If &lt;BAND&gt;=20</w:t>
            </w:r>
            <w:r w:rsidRPr="00335C25">
              <w:rPr>
                <w:highlight w:val="yellow"/>
              </w:rPr>
              <w:tab/>
              <w:t>6150 – 6449</w:t>
            </w:r>
          </w:p>
          <w:p w14:paraId="6C82FC44" w14:textId="77777777" w:rsidR="001B2A26" w:rsidRPr="00335C25" w:rsidRDefault="001B2A26" w:rsidP="00166AF3">
            <w:pPr>
              <w:pStyle w:val="TableBody"/>
              <w:rPr>
                <w:highlight w:val="yellow"/>
              </w:rPr>
            </w:pPr>
            <w:r w:rsidRPr="00335C25">
              <w:rPr>
                <w:highlight w:val="yellow"/>
              </w:rPr>
              <w:t>If &lt;BAND&gt;=28</w:t>
            </w:r>
            <w:r w:rsidRPr="00335C25">
              <w:rPr>
                <w:highlight w:val="yellow"/>
              </w:rPr>
              <w:tab/>
              <w:t>9210 – 9659</w:t>
            </w:r>
          </w:p>
          <w:p w14:paraId="7814A753" w14:textId="77777777" w:rsidR="001B2A26" w:rsidRPr="00335C25" w:rsidRDefault="001B2A26" w:rsidP="00166AF3">
            <w:pPr>
              <w:pStyle w:val="TableBody"/>
              <w:rPr>
                <w:highlight w:val="yellow"/>
              </w:rPr>
            </w:pPr>
          </w:p>
          <w:p w14:paraId="4B640746" w14:textId="77777777" w:rsidR="001B2A26" w:rsidRPr="00335C25" w:rsidRDefault="001B2A26" w:rsidP="00166AF3">
            <w:pPr>
              <w:pStyle w:val="TableBody"/>
              <w:rPr>
                <w:highlight w:val="yellow"/>
              </w:rPr>
            </w:pPr>
            <w:r w:rsidRPr="00335C25">
              <w:rPr>
                <w:b/>
                <w:highlight w:val="yellow"/>
              </w:rPr>
              <w:t>&lt;EXP_POWER&gt;</w:t>
            </w:r>
            <w:r w:rsidRPr="00335C25">
              <w:rPr>
                <w:highlight w:val="yellow"/>
              </w:rPr>
              <w:tab/>
              <w:t>Expected power in dBm. This is a mandatory parameter if &lt;ENABLE&gt;=1, but is not allowed if &lt;ENABLE&gt;=0. Note that this parameter is only applicable for GSM.</w:t>
            </w:r>
          </w:p>
          <w:p w14:paraId="5777E677" w14:textId="77777777" w:rsidR="001B2A26" w:rsidRPr="00335C25" w:rsidRDefault="001B2A26" w:rsidP="00166AF3">
            <w:pPr>
              <w:pStyle w:val="TableBody"/>
              <w:rPr>
                <w:highlight w:val="yellow"/>
              </w:rPr>
            </w:pPr>
          </w:p>
          <w:p w14:paraId="2DD13B7F" w14:textId="77777777" w:rsidR="001B2A26" w:rsidRPr="00335C25" w:rsidRDefault="001B2A26" w:rsidP="00166AF3">
            <w:pPr>
              <w:pStyle w:val="TableBody"/>
              <w:rPr>
                <w:highlight w:val="yellow"/>
              </w:rPr>
            </w:pPr>
            <w:r w:rsidRPr="00335C25">
              <w:rPr>
                <w:b/>
                <w:highlight w:val="yellow"/>
              </w:rPr>
              <w:t>&lt;POWER1&gt;</w:t>
            </w:r>
            <w:r w:rsidRPr="00335C25">
              <w:rPr>
                <w:highlight w:val="yellow"/>
              </w:rPr>
              <w:tab/>
              <w:t>Received power at primary antenna in dBm</w:t>
            </w:r>
          </w:p>
          <w:p w14:paraId="4EE44FED" w14:textId="77777777" w:rsidR="001B2A26" w:rsidRPr="00335C25" w:rsidRDefault="001B2A26" w:rsidP="00166AF3">
            <w:pPr>
              <w:pStyle w:val="TableBody"/>
              <w:rPr>
                <w:highlight w:val="yellow"/>
              </w:rPr>
            </w:pPr>
          </w:p>
          <w:p w14:paraId="27DB1A4E" w14:textId="77777777" w:rsidR="001B2A26" w:rsidRPr="00335C25" w:rsidRDefault="001B2A26" w:rsidP="00166AF3">
            <w:pPr>
              <w:pStyle w:val="TableBody"/>
              <w:rPr>
                <w:highlight w:val="yellow"/>
              </w:rPr>
            </w:pPr>
            <w:r w:rsidRPr="00335C25">
              <w:rPr>
                <w:b/>
                <w:highlight w:val="yellow"/>
              </w:rPr>
              <w:t>&lt;POWER2&gt;</w:t>
            </w:r>
            <w:r w:rsidRPr="00335C25">
              <w:rPr>
                <w:highlight w:val="yellow"/>
              </w:rPr>
              <w:tab/>
              <w:t>Received power at secondary antenna in dBm</w:t>
            </w:r>
          </w:p>
        </w:tc>
      </w:tr>
      <w:tr w:rsidR="001B2A26" w:rsidRPr="00671C8B" w14:paraId="21222F2B" w14:textId="77777777" w:rsidTr="00166AF3">
        <w:trPr>
          <w:cantSplit w:val="0"/>
        </w:trPr>
        <w:tc>
          <w:tcPr>
            <w:tcW w:w="1728" w:type="dxa"/>
          </w:tcPr>
          <w:p w14:paraId="07C7BDA6" w14:textId="77777777" w:rsidR="001B2A26" w:rsidRPr="00335C25" w:rsidRDefault="001B2A26" w:rsidP="00166AF3">
            <w:pPr>
              <w:pStyle w:val="TableBody"/>
              <w:rPr>
                <w:highlight w:val="yellow"/>
                <w:u w:val="single"/>
              </w:rPr>
            </w:pPr>
            <w:r w:rsidRPr="00335C25">
              <w:rPr>
                <w:highlight w:val="yellow"/>
                <w:u w:val="single"/>
              </w:rPr>
              <w:t>Reference</w:t>
            </w:r>
          </w:p>
          <w:p w14:paraId="14C339A3" w14:textId="77777777" w:rsidR="001B2A26" w:rsidRPr="00335C25" w:rsidRDefault="001B2A26" w:rsidP="00166AF3">
            <w:pPr>
              <w:pStyle w:val="TableBody"/>
              <w:rPr>
                <w:highlight w:val="yellow"/>
                <w:u w:val="single"/>
              </w:rPr>
            </w:pPr>
            <w:r w:rsidRPr="00335C25">
              <w:rPr>
                <w:highlight w:val="yellow"/>
              </w:rPr>
              <w:t>Sierra Wireless Proprietary</w:t>
            </w:r>
          </w:p>
        </w:tc>
        <w:tc>
          <w:tcPr>
            <w:tcW w:w="7560" w:type="dxa"/>
          </w:tcPr>
          <w:p w14:paraId="2086DBC3" w14:textId="77777777" w:rsidR="001B2A26" w:rsidRPr="00335C25" w:rsidRDefault="001B2A26" w:rsidP="00166AF3">
            <w:pPr>
              <w:pStyle w:val="TableBody"/>
              <w:rPr>
                <w:highlight w:val="yellow"/>
                <w:u w:val="single"/>
              </w:rPr>
            </w:pPr>
            <w:r w:rsidRPr="00335C25">
              <w:rPr>
                <w:highlight w:val="yellow"/>
                <w:u w:val="single"/>
              </w:rPr>
              <w:t>Examples</w:t>
            </w:r>
          </w:p>
          <w:p w14:paraId="70A98E7F" w14:textId="77777777" w:rsidR="001B2A26" w:rsidRPr="00335C25" w:rsidRDefault="001B2A26" w:rsidP="00166AF3">
            <w:pPr>
              <w:pStyle w:val="TableBody"/>
              <w:keepNext/>
              <w:rPr>
                <w:highlight w:val="yellow"/>
              </w:rPr>
            </w:pPr>
            <w:r w:rsidRPr="00335C25">
              <w:rPr>
                <w:highlight w:val="yellow"/>
              </w:rPr>
              <w:t>// Using an HL7690 module:</w:t>
            </w:r>
          </w:p>
          <w:p w14:paraId="33CC82FE" w14:textId="77777777" w:rsidR="001B2A26" w:rsidRPr="00335C25" w:rsidRDefault="001B2A26" w:rsidP="00166AF3">
            <w:pPr>
              <w:pStyle w:val="TableBody"/>
              <w:rPr>
                <w:b/>
                <w:highlight w:val="yellow"/>
              </w:rPr>
            </w:pPr>
            <w:r w:rsidRPr="00335C25">
              <w:rPr>
                <w:b/>
                <w:highlight w:val="yellow"/>
              </w:rPr>
              <w:t>at+wmrxpower=?</w:t>
            </w:r>
          </w:p>
          <w:p w14:paraId="47CA10A2" w14:textId="77777777" w:rsidR="001B2A26" w:rsidRPr="00335C25" w:rsidRDefault="001B2A26" w:rsidP="00166AF3">
            <w:pPr>
              <w:pStyle w:val="TableBody"/>
              <w:rPr>
                <w:b/>
                <w:highlight w:val="yellow"/>
              </w:rPr>
            </w:pPr>
            <w:r w:rsidRPr="00335C25">
              <w:rPr>
                <w:b/>
                <w:highlight w:val="yellow"/>
              </w:rPr>
              <w:t>+WMRXPOWER: (0-1),(3,8,20),(1200-1949,3450-3799,6150-6449)</w:t>
            </w:r>
          </w:p>
          <w:p w14:paraId="2DECDFD5" w14:textId="77777777" w:rsidR="001B2A26" w:rsidRPr="00335C25" w:rsidRDefault="001B2A26" w:rsidP="00166AF3">
            <w:pPr>
              <w:pStyle w:val="TableBody"/>
              <w:rPr>
                <w:b/>
                <w:highlight w:val="yellow"/>
              </w:rPr>
            </w:pPr>
            <w:r w:rsidRPr="00335C25">
              <w:rPr>
                <w:b/>
                <w:highlight w:val="yellow"/>
              </w:rPr>
              <w:t>OK</w:t>
            </w:r>
          </w:p>
          <w:p w14:paraId="7353C511" w14:textId="77777777" w:rsidR="001B2A26" w:rsidRPr="00335C25" w:rsidRDefault="001B2A26" w:rsidP="00166AF3">
            <w:pPr>
              <w:pStyle w:val="TableBody"/>
              <w:rPr>
                <w:b/>
                <w:highlight w:val="yellow"/>
              </w:rPr>
            </w:pPr>
          </w:p>
          <w:p w14:paraId="6FBC2372" w14:textId="77777777" w:rsidR="001B2A26" w:rsidRPr="00335C25" w:rsidRDefault="001B2A26" w:rsidP="00166AF3">
            <w:pPr>
              <w:pStyle w:val="TableBody"/>
              <w:rPr>
                <w:b/>
                <w:highlight w:val="yellow"/>
              </w:rPr>
            </w:pPr>
            <w:r w:rsidRPr="00335C25">
              <w:rPr>
                <w:b/>
                <w:highlight w:val="yellow"/>
              </w:rPr>
              <w:t>at+wmrxpower=1,3,1575</w:t>
            </w:r>
            <w:r w:rsidRPr="00335C25">
              <w:rPr>
                <w:b/>
                <w:highlight w:val="yellow"/>
              </w:rPr>
              <w:tab/>
            </w:r>
            <w:r w:rsidRPr="00335C25">
              <w:rPr>
                <w:b/>
                <w:highlight w:val="yellow"/>
              </w:rPr>
              <w:tab/>
            </w:r>
            <w:r w:rsidRPr="00335C25">
              <w:rPr>
                <w:highlight w:val="yellow"/>
              </w:rPr>
              <w:t>// Read Uarfcn 1575</w:t>
            </w:r>
          </w:p>
          <w:p w14:paraId="1FA8B970" w14:textId="77777777" w:rsidR="001B2A26" w:rsidRPr="00335C25" w:rsidRDefault="001B2A26" w:rsidP="00166AF3">
            <w:pPr>
              <w:pStyle w:val="TableBody"/>
              <w:rPr>
                <w:b/>
                <w:highlight w:val="yellow"/>
              </w:rPr>
            </w:pPr>
            <w:r w:rsidRPr="00335C25">
              <w:rPr>
                <w:b/>
                <w:highlight w:val="yellow"/>
              </w:rPr>
              <w:t>+WMRXPOWER: -80.0,-101.2</w:t>
            </w:r>
            <w:r w:rsidRPr="00335C25">
              <w:rPr>
                <w:highlight w:val="yellow"/>
              </w:rPr>
              <w:tab/>
              <w:t>// Rx power -80.0 dBm at primary antenna</w:t>
            </w:r>
          </w:p>
          <w:p w14:paraId="26DEBC41" w14:textId="77777777" w:rsidR="001B2A26" w:rsidRPr="00335C25" w:rsidRDefault="001B2A26" w:rsidP="00166AF3">
            <w:pPr>
              <w:pStyle w:val="TableBody"/>
              <w:rPr>
                <w:highlight w:val="yellow"/>
              </w:rPr>
            </w:pPr>
            <w:r w:rsidRPr="00335C25">
              <w:rPr>
                <w:b/>
                <w:highlight w:val="yellow"/>
              </w:rPr>
              <w:tab/>
            </w:r>
            <w:r w:rsidRPr="00335C25">
              <w:rPr>
                <w:b/>
                <w:highlight w:val="yellow"/>
              </w:rPr>
              <w:tab/>
            </w:r>
            <w:r w:rsidRPr="00335C25">
              <w:rPr>
                <w:b/>
                <w:highlight w:val="yellow"/>
              </w:rPr>
              <w:tab/>
            </w:r>
            <w:r w:rsidRPr="00335C25">
              <w:rPr>
                <w:b/>
                <w:highlight w:val="yellow"/>
              </w:rPr>
              <w:tab/>
            </w:r>
            <w:r w:rsidRPr="00335C25">
              <w:rPr>
                <w:b/>
                <w:highlight w:val="yellow"/>
              </w:rPr>
              <w:tab/>
            </w:r>
            <w:r w:rsidRPr="00335C25">
              <w:rPr>
                <w:highlight w:val="yellow"/>
              </w:rPr>
              <w:t>// Rx power -101.2 dBm at diversity antenna</w:t>
            </w:r>
          </w:p>
          <w:p w14:paraId="49E8D6CA" w14:textId="77777777" w:rsidR="001B2A26" w:rsidRPr="00335C25" w:rsidRDefault="001B2A26" w:rsidP="00166AF3">
            <w:pPr>
              <w:pStyle w:val="TableBody"/>
              <w:rPr>
                <w:b/>
                <w:highlight w:val="yellow"/>
              </w:rPr>
            </w:pPr>
            <w:r w:rsidRPr="00335C25">
              <w:rPr>
                <w:b/>
                <w:highlight w:val="yellow"/>
              </w:rPr>
              <w:t>OK</w:t>
            </w:r>
          </w:p>
          <w:p w14:paraId="0484E0AC" w14:textId="77777777" w:rsidR="001B2A26" w:rsidRPr="00335C25" w:rsidRDefault="001B2A26" w:rsidP="00166AF3">
            <w:pPr>
              <w:pStyle w:val="TableBody"/>
              <w:rPr>
                <w:b/>
                <w:highlight w:val="yellow"/>
              </w:rPr>
            </w:pPr>
          </w:p>
          <w:p w14:paraId="78ABDF6D" w14:textId="77777777" w:rsidR="001B2A26" w:rsidRPr="00335C25" w:rsidRDefault="001B2A26" w:rsidP="00166AF3">
            <w:pPr>
              <w:pStyle w:val="TableBody"/>
              <w:rPr>
                <w:highlight w:val="yellow"/>
              </w:rPr>
            </w:pPr>
            <w:r w:rsidRPr="00335C25">
              <w:rPr>
                <w:b/>
                <w:highlight w:val="yellow"/>
              </w:rPr>
              <w:t>at+wmrxpower=1,8,3625</w:t>
            </w:r>
            <w:r w:rsidRPr="00335C25">
              <w:rPr>
                <w:b/>
                <w:highlight w:val="yellow"/>
              </w:rPr>
              <w:tab/>
            </w:r>
            <w:r w:rsidRPr="00335C25">
              <w:rPr>
                <w:b/>
                <w:highlight w:val="yellow"/>
              </w:rPr>
              <w:tab/>
            </w:r>
            <w:r w:rsidRPr="00335C25">
              <w:rPr>
                <w:highlight w:val="yellow"/>
              </w:rPr>
              <w:t>// Read Uarfcn 3625</w:t>
            </w:r>
          </w:p>
          <w:p w14:paraId="74A75A98" w14:textId="77777777" w:rsidR="001B2A26" w:rsidRPr="00335C25" w:rsidRDefault="001B2A26" w:rsidP="00166AF3">
            <w:pPr>
              <w:pStyle w:val="TableBody"/>
              <w:rPr>
                <w:highlight w:val="yellow"/>
              </w:rPr>
            </w:pPr>
            <w:r w:rsidRPr="00335C25">
              <w:rPr>
                <w:b/>
                <w:highlight w:val="yellow"/>
              </w:rPr>
              <w:t>+WMRXPOWER: -88.8,-98.2</w:t>
            </w:r>
            <w:r w:rsidRPr="00335C25">
              <w:rPr>
                <w:b/>
                <w:highlight w:val="yellow"/>
              </w:rPr>
              <w:tab/>
            </w:r>
            <w:r w:rsidRPr="00335C25">
              <w:rPr>
                <w:highlight w:val="yellow"/>
              </w:rPr>
              <w:t>// Rx power -88.8 dBm at primary antenna</w:t>
            </w:r>
          </w:p>
          <w:p w14:paraId="534B7F1D" w14:textId="77777777" w:rsidR="001B2A26" w:rsidRPr="00335C25" w:rsidRDefault="001B2A26" w:rsidP="00166AF3">
            <w:pPr>
              <w:pStyle w:val="TableBody"/>
              <w:rPr>
                <w:highlight w:val="yellow"/>
              </w:rPr>
            </w:pPr>
            <w:r w:rsidRPr="00335C25">
              <w:rPr>
                <w:b/>
                <w:highlight w:val="yellow"/>
              </w:rPr>
              <w:tab/>
            </w:r>
            <w:r w:rsidRPr="00335C25">
              <w:rPr>
                <w:b/>
                <w:highlight w:val="yellow"/>
              </w:rPr>
              <w:tab/>
            </w:r>
            <w:r w:rsidRPr="00335C25">
              <w:rPr>
                <w:b/>
                <w:highlight w:val="yellow"/>
              </w:rPr>
              <w:tab/>
            </w:r>
            <w:r w:rsidRPr="00335C25">
              <w:rPr>
                <w:b/>
                <w:highlight w:val="yellow"/>
              </w:rPr>
              <w:tab/>
            </w:r>
            <w:r w:rsidRPr="00335C25">
              <w:rPr>
                <w:b/>
                <w:highlight w:val="yellow"/>
              </w:rPr>
              <w:tab/>
            </w:r>
            <w:r w:rsidRPr="00335C25">
              <w:rPr>
                <w:highlight w:val="yellow"/>
              </w:rPr>
              <w:t>// Rx power -98.2 dBm at diversity antenna</w:t>
            </w:r>
          </w:p>
          <w:p w14:paraId="12586C28" w14:textId="77777777" w:rsidR="001B2A26" w:rsidRPr="00335C25" w:rsidRDefault="001B2A26" w:rsidP="00166AF3">
            <w:pPr>
              <w:pStyle w:val="TableBody"/>
              <w:rPr>
                <w:b/>
                <w:highlight w:val="yellow"/>
              </w:rPr>
            </w:pPr>
            <w:r w:rsidRPr="00335C25">
              <w:rPr>
                <w:b/>
                <w:highlight w:val="yellow"/>
              </w:rPr>
              <w:t>OK</w:t>
            </w:r>
          </w:p>
          <w:p w14:paraId="6539EE3B" w14:textId="77777777" w:rsidR="001B2A26" w:rsidRPr="00335C25" w:rsidRDefault="001B2A26" w:rsidP="00166AF3">
            <w:pPr>
              <w:pStyle w:val="TableBody"/>
              <w:rPr>
                <w:b/>
                <w:highlight w:val="yellow"/>
              </w:rPr>
            </w:pPr>
          </w:p>
          <w:p w14:paraId="7A753402" w14:textId="77777777" w:rsidR="001B2A26" w:rsidRPr="00335C25" w:rsidRDefault="001B2A26" w:rsidP="00166AF3">
            <w:pPr>
              <w:pStyle w:val="TableBody"/>
              <w:rPr>
                <w:highlight w:val="yellow"/>
              </w:rPr>
            </w:pPr>
            <w:r w:rsidRPr="00335C25">
              <w:rPr>
                <w:highlight w:val="yellow"/>
              </w:rPr>
              <w:t>// Using a HL7692 module:</w:t>
            </w:r>
          </w:p>
          <w:p w14:paraId="7D59241D" w14:textId="77777777" w:rsidR="001B2A26" w:rsidRPr="00335C25" w:rsidRDefault="001B2A26" w:rsidP="00166AF3">
            <w:pPr>
              <w:pStyle w:val="TableBody"/>
              <w:rPr>
                <w:b/>
                <w:highlight w:val="yellow"/>
              </w:rPr>
            </w:pPr>
            <w:r w:rsidRPr="00335C25">
              <w:rPr>
                <w:b/>
                <w:highlight w:val="yellow"/>
              </w:rPr>
              <w:t>at+wmrxpower=?</w:t>
            </w:r>
          </w:p>
          <w:p w14:paraId="5FCB623F" w14:textId="77777777" w:rsidR="001B2A26" w:rsidRPr="00335C25" w:rsidRDefault="001B2A26" w:rsidP="00166AF3">
            <w:pPr>
              <w:pStyle w:val="TableBody"/>
              <w:rPr>
                <w:b/>
                <w:highlight w:val="yellow"/>
              </w:rPr>
            </w:pPr>
            <w:r w:rsidRPr="00335C25">
              <w:rPr>
                <w:b/>
                <w:highlight w:val="yellow"/>
              </w:rPr>
              <w:t>+WMRXPOWER: (0-1),(900,1800),(0-124,975-1023,512-885)</w:t>
            </w:r>
          </w:p>
          <w:p w14:paraId="1884F284" w14:textId="77777777" w:rsidR="001B2A26" w:rsidRPr="00335C25" w:rsidRDefault="001B2A26" w:rsidP="00166AF3">
            <w:pPr>
              <w:pStyle w:val="TableBody"/>
              <w:rPr>
                <w:b/>
                <w:highlight w:val="yellow"/>
              </w:rPr>
            </w:pPr>
            <w:r w:rsidRPr="00335C25">
              <w:rPr>
                <w:b/>
                <w:highlight w:val="yellow"/>
              </w:rPr>
              <w:t>+WMRXPOWER: (0-1),(3,8,20),(1200-1949,3450-3799,6150-6449)</w:t>
            </w:r>
          </w:p>
          <w:p w14:paraId="3F586D72" w14:textId="77777777" w:rsidR="001B2A26" w:rsidRPr="00335C25" w:rsidRDefault="001B2A26" w:rsidP="00166AF3">
            <w:pPr>
              <w:pStyle w:val="TableBody"/>
              <w:rPr>
                <w:b/>
                <w:highlight w:val="yellow"/>
              </w:rPr>
            </w:pPr>
            <w:r w:rsidRPr="00335C25">
              <w:rPr>
                <w:b/>
                <w:highlight w:val="yellow"/>
              </w:rPr>
              <w:t>OK</w:t>
            </w:r>
          </w:p>
          <w:p w14:paraId="3E6B90CC" w14:textId="77777777" w:rsidR="001B2A26" w:rsidRPr="00335C25" w:rsidRDefault="001B2A26" w:rsidP="00166AF3">
            <w:pPr>
              <w:pStyle w:val="TableBody"/>
              <w:rPr>
                <w:b/>
                <w:highlight w:val="yellow"/>
              </w:rPr>
            </w:pPr>
          </w:p>
          <w:p w14:paraId="3F9EA88B" w14:textId="77777777" w:rsidR="001B2A26" w:rsidRPr="00335C25" w:rsidRDefault="001B2A26" w:rsidP="00166AF3">
            <w:pPr>
              <w:pStyle w:val="TableBody"/>
              <w:rPr>
                <w:b/>
                <w:highlight w:val="yellow"/>
              </w:rPr>
            </w:pPr>
            <w:r w:rsidRPr="00335C25">
              <w:rPr>
                <w:b/>
                <w:highlight w:val="yellow"/>
              </w:rPr>
              <w:t>at+wmrxpower=1,900,0,-45</w:t>
            </w:r>
            <w:r w:rsidRPr="00335C25">
              <w:rPr>
                <w:b/>
                <w:highlight w:val="yellow"/>
              </w:rPr>
              <w:tab/>
            </w:r>
            <w:r w:rsidRPr="00335C25">
              <w:rPr>
                <w:highlight w:val="yellow"/>
              </w:rPr>
              <w:t>// Read Earfcn 0</w:t>
            </w:r>
          </w:p>
          <w:p w14:paraId="44B4AC72" w14:textId="77777777" w:rsidR="001B2A26" w:rsidRPr="00335C25" w:rsidRDefault="001B2A26" w:rsidP="00166AF3">
            <w:pPr>
              <w:pStyle w:val="TableBody"/>
              <w:rPr>
                <w:b/>
                <w:highlight w:val="yellow"/>
              </w:rPr>
            </w:pPr>
            <w:r w:rsidRPr="00335C25">
              <w:rPr>
                <w:b/>
                <w:highlight w:val="yellow"/>
              </w:rPr>
              <w:t>+WMRXPOWER: -46.8</w:t>
            </w:r>
            <w:r w:rsidRPr="00335C25">
              <w:rPr>
                <w:b/>
                <w:highlight w:val="yellow"/>
              </w:rPr>
              <w:tab/>
            </w:r>
            <w:r w:rsidRPr="00335C25">
              <w:rPr>
                <w:b/>
                <w:highlight w:val="yellow"/>
              </w:rPr>
              <w:tab/>
            </w:r>
            <w:r w:rsidRPr="00335C25">
              <w:rPr>
                <w:highlight w:val="yellow"/>
              </w:rPr>
              <w:t>// Rx power -46.8 dBm at primary antenna</w:t>
            </w:r>
          </w:p>
          <w:p w14:paraId="624863FC" w14:textId="77777777" w:rsidR="001B2A26" w:rsidRPr="00335C25" w:rsidRDefault="001B2A26" w:rsidP="00166AF3">
            <w:pPr>
              <w:pStyle w:val="TableBody"/>
              <w:rPr>
                <w:b/>
                <w:highlight w:val="yellow"/>
              </w:rPr>
            </w:pPr>
            <w:r w:rsidRPr="00335C25">
              <w:rPr>
                <w:b/>
                <w:highlight w:val="yellow"/>
              </w:rPr>
              <w:t>OK</w:t>
            </w:r>
          </w:p>
          <w:p w14:paraId="0E309AD5" w14:textId="77777777" w:rsidR="001B2A26" w:rsidRPr="00335C25" w:rsidRDefault="001B2A26" w:rsidP="00166AF3">
            <w:pPr>
              <w:pStyle w:val="TableBody"/>
              <w:rPr>
                <w:b/>
                <w:highlight w:val="yellow"/>
              </w:rPr>
            </w:pPr>
          </w:p>
          <w:p w14:paraId="79B0A083" w14:textId="77777777" w:rsidR="001B2A26" w:rsidRPr="00335C25" w:rsidRDefault="001B2A26" w:rsidP="00166AF3">
            <w:pPr>
              <w:pStyle w:val="TableBody"/>
              <w:rPr>
                <w:b/>
                <w:highlight w:val="yellow"/>
              </w:rPr>
            </w:pPr>
            <w:r w:rsidRPr="00335C25">
              <w:rPr>
                <w:b/>
                <w:highlight w:val="yellow"/>
              </w:rPr>
              <w:t>at+wmrxpower=1,1800,512,-45</w:t>
            </w:r>
            <w:r w:rsidRPr="00335C25">
              <w:rPr>
                <w:b/>
                <w:highlight w:val="yellow"/>
              </w:rPr>
              <w:tab/>
            </w:r>
            <w:r w:rsidRPr="00335C25">
              <w:rPr>
                <w:highlight w:val="yellow"/>
              </w:rPr>
              <w:t>// Read Earfcn 512</w:t>
            </w:r>
          </w:p>
          <w:p w14:paraId="080AB834" w14:textId="77777777" w:rsidR="001B2A26" w:rsidRPr="00335C25" w:rsidRDefault="001B2A26" w:rsidP="00166AF3">
            <w:pPr>
              <w:pStyle w:val="TableBody"/>
              <w:rPr>
                <w:b/>
                <w:highlight w:val="yellow"/>
              </w:rPr>
            </w:pPr>
            <w:r w:rsidRPr="00335C25">
              <w:rPr>
                <w:b/>
                <w:highlight w:val="yellow"/>
              </w:rPr>
              <w:t>+WMRXPOWER: -46.4</w:t>
            </w:r>
            <w:r w:rsidRPr="00335C25">
              <w:rPr>
                <w:b/>
                <w:highlight w:val="yellow"/>
              </w:rPr>
              <w:tab/>
            </w:r>
            <w:r w:rsidRPr="00335C25">
              <w:rPr>
                <w:b/>
                <w:highlight w:val="yellow"/>
              </w:rPr>
              <w:tab/>
            </w:r>
            <w:r w:rsidRPr="00335C25">
              <w:rPr>
                <w:highlight w:val="yellow"/>
              </w:rPr>
              <w:t>// Rx power -46.4 dBm at primary antenna</w:t>
            </w:r>
          </w:p>
          <w:p w14:paraId="1E496B0D" w14:textId="77777777" w:rsidR="001B2A26" w:rsidRPr="00335C25" w:rsidRDefault="001B2A26" w:rsidP="00166AF3">
            <w:pPr>
              <w:pStyle w:val="TableBody"/>
              <w:rPr>
                <w:b/>
                <w:highlight w:val="yellow"/>
              </w:rPr>
            </w:pPr>
            <w:r w:rsidRPr="00335C25">
              <w:rPr>
                <w:b/>
                <w:highlight w:val="yellow"/>
              </w:rPr>
              <w:t>OK</w:t>
            </w:r>
          </w:p>
          <w:p w14:paraId="019C8221" w14:textId="77777777" w:rsidR="001B2A26" w:rsidRPr="00335C25" w:rsidRDefault="001B2A26" w:rsidP="00166AF3">
            <w:pPr>
              <w:pStyle w:val="TableBody"/>
              <w:rPr>
                <w:b/>
                <w:highlight w:val="yellow"/>
              </w:rPr>
            </w:pPr>
          </w:p>
          <w:p w14:paraId="6C38EC80" w14:textId="77777777" w:rsidR="001B2A26" w:rsidRPr="00335C25" w:rsidRDefault="001B2A26" w:rsidP="00166AF3">
            <w:pPr>
              <w:pStyle w:val="TableBody"/>
              <w:rPr>
                <w:highlight w:val="yellow"/>
              </w:rPr>
            </w:pPr>
            <w:r w:rsidRPr="00335C25">
              <w:rPr>
                <w:highlight w:val="yellow"/>
              </w:rPr>
              <w:t>// Using an HL7648 module:</w:t>
            </w:r>
          </w:p>
          <w:p w14:paraId="5ED5D366" w14:textId="77777777" w:rsidR="001B2A26" w:rsidRPr="00335C25" w:rsidRDefault="001B2A26" w:rsidP="00166AF3">
            <w:pPr>
              <w:pStyle w:val="TableBody"/>
              <w:rPr>
                <w:b/>
                <w:highlight w:val="yellow"/>
              </w:rPr>
            </w:pPr>
            <w:r w:rsidRPr="00335C25">
              <w:rPr>
                <w:b/>
                <w:highlight w:val="yellow"/>
              </w:rPr>
              <w:t>at+wmrxpower=?</w:t>
            </w:r>
          </w:p>
          <w:p w14:paraId="4C1BE0D2" w14:textId="77777777" w:rsidR="001B2A26" w:rsidRPr="00335C25" w:rsidRDefault="001B2A26" w:rsidP="00166AF3">
            <w:pPr>
              <w:pStyle w:val="TableBody"/>
              <w:rPr>
                <w:b/>
                <w:highlight w:val="yellow"/>
              </w:rPr>
            </w:pPr>
            <w:r w:rsidRPr="00335C25">
              <w:rPr>
                <w:b/>
                <w:highlight w:val="yellow"/>
              </w:rPr>
              <w:t>+WMRXPOWER: (0-1),(2,4,12),(600-1199,1950-2399,5010-5179)</w:t>
            </w:r>
          </w:p>
          <w:p w14:paraId="648CC04A" w14:textId="77777777" w:rsidR="001B2A26" w:rsidRPr="00335C25" w:rsidRDefault="001B2A26" w:rsidP="00166AF3">
            <w:pPr>
              <w:pStyle w:val="TableBody"/>
              <w:rPr>
                <w:b/>
                <w:highlight w:val="yellow"/>
              </w:rPr>
            </w:pPr>
            <w:r w:rsidRPr="00335C25">
              <w:rPr>
                <w:b/>
                <w:highlight w:val="yellow"/>
              </w:rPr>
              <w:t>OK</w:t>
            </w:r>
          </w:p>
          <w:p w14:paraId="06B9B539" w14:textId="77777777" w:rsidR="001B2A26" w:rsidRPr="00335C25" w:rsidRDefault="001B2A26" w:rsidP="00166AF3">
            <w:pPr>
              <w:pStyle w:val="TableBody"/>
              <w:rPr>
                <w:b/>
                <w:highlight w:val="yellow"/>
              </w:rPr>
            </w:pPr>
          </w:p>
          <w:p w14:paraId="1D69F31F" w14:textId="77777777" w:rsidR="001B2A26" w:rsidRPr="00335C25" w:rsidRDefault="001B2A26" w:rsidP="00166AF3">
            <w:pPr>
              <w:pStyle w:val="TableBody"/>
              <w:rPr>
                <w:highlight w:val="yellow"/>
              </w:rPr>
            </w:pPr>
            <w:r w:rsidRPr="00335C25">
              <w:rPr>
                <w:b/>
                <w:highlight w:val="yellow"/>
              </w:rPr>
              <w:t>at+wmrxpower=1,4,1950</w:t>
            </w:r>
            <w:r w:rsidRPr="00335C25">
              <w:rPr>
                <w:b/>
                <w:highlight w:val="yellow"/>
              </w:rPr>
              <w:tab/>
            </w:r>
            <w:r w:rsidRPr="00335C25">
              <w:rPr>
                <w:highlight w:val="yellow"/>
              </w:rPr>
              <w:tab/>
              <w:t>// Read Earfcn 1950</w:t>
            </w:r>
          </w:p>
          <w:p w14:paraId="04A0B492" w14:textId="77777777" w:rsidR="001B2A26" w:rsidRPr="00335C25" w:rsidRDefault="001B2A26" w:rsidP="00166AF3">
            <w:pPr>
              <w:pStyle w:val="TableBody"/>
              <w:rPr>
                <w:highlight w:val="yellow"/>
              </w:rPr>
            </w:pPr>
            <w:r w:rsidRPr="00335C25">
              <w:rPr>
                <w:b/>
                <w:highlight w:val="yellow"/>
              </w:rPr>
              <w:t>+WMRXPOWER: -95.0,-108.8</w:t>
            </w:r>
            <w:r w:rsidRPr="00335C25">
              <w:rPr>
                <w:highlight w:val="yellow"/>
              </w:rPr>
              <w:tab/>
              <w:t>// Rx power -95.0 dBm at primary antenna</w:t>
            </w:r>
          </w:p>
          <w:p w14:paraId="243C0362" w14:textId="77777777" w:rsidR="001B2A26" w:rsidRPr="00335C25" w:rsidRDefault="001B2A26" w:rsidP="00166AF3">
            <w:pPr>
              <w:pStyle w:val="TableBody"/>
              <w:rPr>
                <w:highlight w:val="yellow"/>
              </w:rPr>
            </w:pPr>
            <w:r w:rsidRPr="00335C25">
              <w:rPr>
                <w:b/>
                <w:highlight w:val="yellow"/>
              </w:rPr>
              <w:tab/>
            </w:r>
            <w:r w:rsidRPr="00335C25">
              <w:rPr>
                <w:b/>
                <w:highlight w:val="yellow"/>
              </w:rPr>
              <w:tab/>
            </w:r>
            <w:r w:rsidRPr="00335C25">
              <w:rPr>
                <w:b/>
                <w:highlight w:val="yellow"/>
              </w:rPr>
              <w:tab/>
            </w:r>
            <w:r w:rsidRPr="00335C25">
              <w:rPr>
                <w:b/>
                <w:highlight w:val="yellow"/>
              </w:rPr>
              <w:tab/>
            </w:r>
            <w:r w:rsidRPr="00335C25">
              <w:rPr>
                <w:highlight w:val="yellow"/>
              </w:rPr>
              <w:tab/>
              <w:t>// Rx power -108.8 dBm at secondary antenna</w:t>
            </w:r>
          </w:p>
          <w:p w14:paraId="2D5A7EE0" w14:textId="77777777" w:rsidR="001B2A26" w:rsidRPr="00335C25" w:rsidRDefault="001B2A26" w:rsidP="00166AF3">
            <w:pPr>
              <w:pStyle w:val="TableBody"/>
              <w:rPr>
                <w:b/>
                <w:highlight w:val="yellow"/>
              </w:rPr>
            </w:pPr>
            <w:r w:rsidRPr="00335C25">
              <w:rPr>
                <w:b/>
                <w:highlight w:val="yellow"/>
              </w:rPr>
              <w:t>OK</w:t>
            </w:r>
          </w:p>
          <w:p w14:paraId="03C21AAA" w14:textId="77777777" w:rsidR="001B2A26" w:rsidRPr="00335C25" w:rsidRDefault="001B2A26" w:rsidP="00166AF3">
            <w:pPr>
              <w:pStyle w:val="TableBody"/>
              <w:rPr>
                <w:b/>
                <w:highlight w:val="yellow"/>
              </w:rPr>
            </w:pPr>
          </w:p>
          <w:p w14:paraId="4885A394" w14:textId="77777777" w:rsidR="001B2A26" w:rsidRPr="00335C25" w:rsidRDefault="001B2A26" w:rsidP="00166AF3">
            <w:pPr>
              <w:pStyle w:val="TableBody"/>
              <w:rPr>
                <w:highlight w:val="yellow"/>
              </w:rPr>
            </w:pPr>
            <w:r w:rsidRPr="00335C25">
              <w:rPr>
                <w:highlight w:val="yellow"/>
              </w:rPr>
              <w:t>// Using an HL7650 module:</w:t>
            </w:r>
          </w:p>
          <w:p w14:paraId="49E14AF8" w14:textId="77777777" w:rsidR="001B2A26" w:rsidRPr="00335C25" w:rsidRDefault="001B2A26" w:rsidP="00166AF3">
            <w:pPr>
              <w:pStyle w:val="TableBody"/>
              <w:rPr>
                <w:b/>
                <w:highlight w:val="yellow"/>
              </w:rPr>
            </w:pPr>
            <w:r w:rsidRPr="00335C25">
              <w:rPr>
                <w:b/>
                <w:highlight w:val="yellow"/>
              </w:rPr>
              <w:t>at+wmrxpower=?</w:t>
            </w:r>
          </w:p>
          <w:p w14:paraId="6305DCA4" w14:textId="77777777" w:rsidR="001B2A26" w:rsidRPr="00335C25" w:rsidRDefault="001B2A26" w:rsidP="00166AF3">
            <w:pPr>
              <w:pStyle w:val="TableBody"/>
              <w:rPr>
                <w:b/>
                <w:highlight w:val="yellow"/>
              </w:rPr>
            </w:pPr>
            <w:r w:rsidRPr="00335C25">
              <w:rPr>
                <w:b/>
                <w:highlight w:val="yellow"/>
              </w:rPr>
              <w:t>+WMRXPOWER: (0,1),(2,5),(9662-9938,4357-4458)</w:t>
            </w:r>
          </w:p>
          <w:p w14:paraId="72EE6388" w14:textId="77777777" w:rsidR="001B2A26" w:rsidRPr="00335C25" w:rsidRDefault="001B2A26" w:rsidP="00166AF3">
            <w:pPr>
              <w:pStyle w:val="TableBody"/>
              <w:rPr>
                <w:b/>
                <w:highlight w:val="yellow"/>
              </w:rPr>
            </w:pPr>
            <w:r w:rsidRPr="00335C25">
              <w:rPr>
                <w:b/>
                <w:highlight w:val="yellow"/>
              </w:rPr>
              <w:t>+WMRXPOWER: (0-1),(2,4,5,13,17),(600-1199,1950-2399,2400-2649,5180-5279,5730-5849)</w:t>
            </w:r>
          </w:p>
          <w:p w14:paraId="3E6D3E16" w14:textId="77777777" w:rsidR="001B2A26" w:rsidRPr="00335C25" w:rsidRDefault="001B2A26" w:rsidP="00166AF3">
            <w:pPr>
              <w:pStyle w:val="TableBody"/>
              <w:rPr>
                <w:b/>
                <w:highlight w:val="yellow"/>
              </w:rPr>
            </w:pPr>
            <w:r w:rsidRPr="00335C25">
              <w:rPr>
                <w:b/>
                <w:highlight w:val="yellow"/>
              </w:rPr>
              <w:t>+WMRXPOWER: (0-1),(2,4,12,17),(600-1199,1950-2399,5010-5179,5730-5849)</w:t>
            </w:r>
          </w:p>
          <w:p w14:paraId="7FF39832" w14:textId="77777777" w:rsidR="001B2A26" w:rsidRPr="00335C25" w:rsidRDefault="001B2A26" w:rsidP="00166AF3">
            <w:pPr>
              <w:pStyle w:val="TableBody"/>
              <w:rPr>
                <w:b/>
                <w:highlight w:val="yellow"/>
              </w:rPr>
            </w:pPr>
            <w:r w:rsidRPr="00335C25">
              <w:rPr>
                <w:b/>
                <w:highlight w:val="yellow"/>
              </w:rPr>
              <w:t>OK</w:t>
            </w:r>
          </w:p>
          <w:p w14:paraId="3F22BDEF" w14:textId="77777777" w:rsidR="001B2A26" w:rsidRPr="00335C25" w:rsidRDefault="001B2A26" w:rsidP="00166AF3">
            <w:pPr>
              <w:pStyle w:val="TableBody"/>
              <w:rPr>
                <w:highlight w:val="yellow"/>
              </w:rPr>
            </w:pPr>
          </w:p>
          <w:p w14:paraId="32DD58C2" w14:textId="77777777" w:rsidR="001B2A26" w:rsidRPr="00335C25" w:rsidRDefault="001B2A26" w:rsidP="00166AF3">
            <w:pPr>
              <w:pStyle w:val="TableBody"/>
              <w:rPr>
                <w:highlight w:val="yellow"/>
              </w:rPr>
            </w:pPr>
            <w:r w:rsidRPr="00335C25">
              <w:rPr>
                <w:b/>
                <w:highlight w:val="yellow"/>
              </w:rPr>
              <w:t>at+wmrxpower=1,2,9662</w:t>
            </w:r>
            <w:r w:rsidRPr="00335C25">
              <w:rPr>
                <w:highlight w:val="yellow"/>
              </w:rPr>
              <w:tab/>
            </w:r>
            <w:r w:rsidRPr="00335C25">
              <w:rPr>
                <w:highlight w:val="yellow"/>
              </w:rPr>
              <w:tab/>
              <w:t>// Read Uarfcn 9662</w:t>
            </w:r>
          </w:p>
          <w:p w14:paraId="70A2E9A2" w14:textId="77777777" w:rsidR="001B2A26" w:rsidRPr="00335C25" w:rsidRDefault="001B2A26" w:rsidP="00166AF3">
            <w:pPr>
              <w:pStyle w:val="TableBody"/>
              <w:rPr>
                <w:highlight w:val="yellow"/>
              </w:rPr>
            </w:pPr>
            <w:r w:rsidRPr="00335C25">
              <w:rPr>
                <w:b/>
                <w:highlight w:val="yellow"/>
              </w:rPr>
              <w:t>+WMRXPOWER: -97.9,-103.8</w:t>
            </w:r>
            <w:r w:rsidRPr="00335C25">
              <w:rPr>
                <w:highlight w:val="yellow"/>
              </w:rPr>
              <w:tab/>
              <w:t>// Rx power -97.9 dBm at primary antenna</w:t>
            </w:r>
          </w:p>
          <w:p w14:paraId="34E9DFEB" w14:textId="77777777" w:rsidR="001B2A26" w:rsidRPr="00335C25" w:rsidRDefault="001B2A26" w:rsidP="00166AF3">
            <w:pPr>
              <w:pStyle w:val="TableBody"/>
              <w:rPr>
                <w:highlight w:val="yellow"/>
              </w:rPr>
            </w:pPr>
            <w:r w:rsidRPr="00335C25">
              <w:rPr>
                <w:highlight w:val="yellow"/>
              </w:rPr>
              <w:tab/>
            </w:r>
            <w:r w:rsidRPr="00335C25">
              <w:rPr>
                <w:highlight w:val="yellow"/>
              </w:rPr>
              <w:tab/>
            </w:r>
            <w:r w:rsidRPr="00335C25">
              <w:rPr>
                <w:highlight w:val="yellow"/>
              </w:rPr>
              <w:tab/>
            </w:r>
            <w:r w:rsidRPr="00335C25">
              <w:rPr>
                <w:highlight w:val="yellow"/>
              </w:rPr>
              <w:tab/>
            </w:r>
            <w:r w:rsidRPr="00335C25">
              <w:rPr>
                <w:highlight w:val="yellow"/>
              </w:rPr>
              <w:tab/>
              <w:t>// Rx power -103.8 dBm at secondary antenna</w:t>
            </w:r>
          </w:p>
          <w:p w14:paraId="0B3FFBC9" w14:textId="77777777" w:rsidR="001B2A26" w:rsidRPr="00335C25" w:rsidRDefault="001B2A26" w:rsidP="00166AF3">
            <w:pPr>
              <w:pStyle w:val="TableBody"/>
              <w:rPr>
                <w:b/>
                <w:highlight w:val="yellow"/>
              </w:rPr>
            </w:pPr>
            <w:r w:rsidRPr="00335C25">
              <w:rPr>
                <w:b/>
                <w:highlight w:val="yellow"/>
              </w:rPr>
              <w:t>OK</w:t>
            </w:r>
          </w:p>
          <w:p w14:paraId="30AB1773" w14:textId="77777777" w:rsidR="001B2A26" w:rsidRPr="00335C25" w:rsidRDefault="001B2A26" w:rsidP="00166AF3">
            <w:pPr>
              <w:pStyle w:val="TableBody"/>
              <w:rPr>
                <w:b/>
                <w:highlight w:val="yellow"/>
              </w:rPr>
            </w:pPr>
          </w:p>
          <w:p w14:paraId="2EAF70EB" w14:textId="77777777" w:rsidR="001B2A26" w:rsidRPr="00335C25" w:rsidRDefault="001B2A26" w:rsidP="00166AF3">
            <w:pPr>
              <w:pStyle w:val="TableBody"/>
              <w:rPr>
                <w:highlight w:val="yellow"/>
              </w:rPr>
            </w:pPr>
            <w:r w:rsidRPr="00335C25">
              <w:rPr>
                <w:b/>
                <w:highlight w:val="yellow"/>
              </w:rPr>
              <w:t>at+wmrxpower=1,2,600</w:t>
            </w:r>
            <w:r w:rsidRPr="00335C25">
              <w:rPr>
                <w:highlight w:val="yellow"/>
              </w:rPr>
              <w:tab/>
            </w:r>
            <w:r w:rsidRPr="00335C25">
              <w:rPr>
                <w:highlight w:val="yellow"/>
              </w:rPr>
              <w:tab/>
              <w:t>// Read Earfcn 600</w:t>
            </w:r>
          </w:p>
          <w:p w14:paraId="1B8BAE8E" w14:textId="77777777" w:rsidR="001B2A26" w:rsidRPr="00335C25" w:rsidRDefault="001B2A26" w:rsidP="00166AF3">
            <w:pPr>
              <w:pStyle w:val="TableBody"/>
              <w:rPr>
                <w:highlight w:val="yellow"/>
              </w:rPr>
            </w:pPr>
            <w:r w:rsidRPr="00335C25">
              <w:rPr>
                <w:b/>
                <w:highlight w:val="yellow"/>
              </w:rPr>
              <w:t>+WMRXPOWER: -95.0,-108.8</w:t>
            </w:r>
            <w:r w:rsidRPr="00335C25">
              <w:rPr>
                <w:highlight w:val="yellow"/>
              </w:rPr>
              <w:tab/>
              <w:t>// Rx power -95.0 dBm at primary antenna</w:t>
            </w:r>
          </w:p>
          <w:p w14:paraId="58B4467D" w14:textId="77777777" w:rsidR="001B2A26" w:rsidRPr="00335C25" w:rsidRDefault="001B2A26" w:rsidP="00166AF3">
            <w:pPr>
              <w:pStyle w:val="TableBody"/>
              <w:rPr>
                <w:highlight w:val="yellow"/>
              </w:rPr>
            </w:pPr>
            <w:r w:rsidRPr="00335C25">
              <w:rPr>
                <w:highlight w:val="yellow"/>
              </w:rPr>
              <w:tab/>
            </w:r>
            <w:r w:rsidRPr="00335C25">
              <w:rPr>
                <w:highlight w:val="yellow"/>
              </w:rPr>
              <w:tab/>
            </w:r>
            <w:r w:rsidRPr="00335C25">
              <w:rPr>
                <w:highlight w:val="yellow"/>
              </w:rPr>
              <w:tab/>
            </w:r>
            <w:r w:rsidRPr="00335C25">
              <w:rPr>
                <w:highlight w:val="yellow"/>
              </w:rPr>
              <w:tab/>
            </w:r>
            <w:r w:rsidRPr="00335C25">
              <w:rPr>
                <w:highlight w:val="yellow"/>
              </w:rPr>
              <w:tab/>
              <w:t>// Rx power -108.8 dBm at secondary antenna</w:t>
            </w:r>
          </w:p>
          <w:p w14:paraId="17011F80" w14:textId="77777777" w:rsidR="001B2A26" w:rsidRPr="00F764FC" w:rsidRDefault="001B2A26" w:rsidP="00166AF3">
            <w:pPr>
              <w:pStyle w:val="TableBody"/>
              <w:rPr>
                <w:b/>
              </w:rPr>
            </w:pPr>
            <w:r w:rsidRPr="00335C25">
              <w:rPr>
                <w:b/>
                <w:highlight w:val="yellow"/>
              </w:rPr>
              <w:t>OK</w:t>
            </w:r>
          </w:p>
        </w:tc>
      </w:tr>
    </w:tbl>
    <w:p w14:paraId="1D50FD94" w14:textId="77777777" w:rsidR="001B2A26" w:rsidRPr="006D10EB" w:rsidRDefault="001B2A26" w:rsidP="001B2A26"/>
    <w:p w14:paraId="471CDED9" w14:textId="77777777" w:rsidR="001B2A26" w:rsidRDefault="001B2A26" w:rsidP="0059466D">
      <w:pPr>
        <w:pStyle w:val="Heading1"/>
        <w:numPr>
          <w:ilvl w:val="0"/>
          <w:numId w:val="11"/>
        </w:numPr>
        <w:ind w:left="1440" w:hanging="720"/>
        <w:sectPr w:rsidR="001B2A26" w:rsidSect="00166AF3">
          <w:headerReference w:type="default" r:id="rId26"/>
          <w:headerReference w:type="first" r:id="rId27"/>
          <w:pgSz w:w="11909" w:h="16834" w:code="9"/>
          <w:pgMar w:top="1440" w:right="1440" w:bottom="1440" w:left="1440" w:header="691" w:footer="800" w:gutter="0"/>
          <w:cols w:space="720"/>
          <w:titlePg/>
          <w:docGrid w:linePitch="360"/>
        </w:sectPr>
      </w:pPr>
    </w:p>
    <w:p w14:paraId="399DFAA2" w14:textId="1B2E59B4" w:rsidR="001B2A26" w:rsidRDefault="001B2A26" w:rsidP="0059466D">
      <w:pPr>
        <w:pStyle w:val="Heading1"/>
        <w:numPr>
          <w:ilvl w:val="0"/>
          <w:numId w:val="11"/>
        </w:numPr>
        <w:ind w:left="1440" w:hanging="720"/>
      </w:pPr>
      <w:bookmarkStart w:id="23753" w:name="_Toc486251820"/>
      <w:bookmarkStart w:id="23754" w:name="_Toc489462248"/>
      <w:r>
        <w:t>NV Commands</w:t>
      </w:r>
      <w:bookmarkEnd w:id="23753"/>
      <w:bookmarkEnd w:id="23754"/>
    </w:p>
    <w:p w14:paraId="7CA4DD7C" w14:textId="77777777" w:rsidR="001B2A26" w:rsidRDefault="001B2A26" w:rsidP="0059466D">
      <w:pPr>
        <w:pStyle w:val="Heading2"/>
        <w:numPr>
          <w:ilvl w:val="1"/>
          <w:numId w:val="11"/>
        </w:numPr>
        <w:ind w:left="1080" w:hanging="1080"/>
      </w:pPr>
      <w:bookmarkStart w:id="23755" w:name="_Toc425949641"/>
      <w:bookmarkStart w:id="23756" w:name="_Toc427166151"/>
      <w:bookmarkStart w:id="23757" w:name="_Toc486251821"/>
      <w:bookmarkStart w:id="23758" w:name="_Toc489462249"/>
      <w:r>
        <w:t>Auto Generation of NV Backup Files</w:t>
      </w:r>
      <w:bookmarkEnd w:id="23755"/>
      <w:bookmarkEnd w:id="23756"/>
      <w:bookmarkEnd w:id="23757"/>
      <w:bookmarkEnd w:id="23758"/>
    </w:p>
    <w:p w14:paraId="5BD1C692" w14:textId="77777777" w:rsidR="001B2A26" w:rsidRDefault="001B2A26" w:rsidP="001B2A26">
      <w:r>
        <w:t>There are 3 NV partitions in flash used by the f</w:t>
      </w:r>
      <w:r w:rsidRPr="002B6DF5">
        <w:t>irmware</w:t>
      </w:r>
      <w:r>
        <w:t>:</w:t>
      </w:r>
    </w:p>
    <w:p w14:paraId="19BBB7DE" w14:textId="77777777" w:rsidR="001B2A26" w:rsidRDefault="001B2A26" w:rsidP="001B2A26">
      <w:pPr>
        <w:pStyle w:val="Bulleted"/>
      </w:pPr>
      <w:r w:rsidRPr="00CF6A71">
        <w:t xml:space="preserve">Static </w:t>
      </w:r>
      <w:r>
        <w:t xml:space="preserve">Calibrated </w:t>
      </w:r>
      <w:r w:rsidRPr="00CF6A71">
        <w:t>NV partition</w:t>
      </w:r>
    </w:p>
    <w:p w14:paraId="5189778B" w14:textId="77777777" w:rsidR="001B2A26" w:rsidRDefault="001B2A26" w:rsidP="001B2A26">
      <w:pPr>
        <w:pStyle w:val="Bulleted"/>
      </w:pPr>
      <w:r w:rsidRPr="00CF6A71">
        <w:t>Static Fixed NV partition</w:t>
      </w:r>
    </w:p>
    <w:p w14:paraId="21BBFCAB" w14:textId="77777777" w:rsidR="001B2A26" w:rsidRDefault="001B2A26" w:rsidP="001B2A26">
      <w:pPr>
        <w:pStyle w:val="Bulleted"/>
      </w:pPr>
      <w:r w:rsidRPr="00CF6A71">
        <w:t>Dynamic NV</w:t>
      </w:r>
      <w:r>
        <w:t xml:space="preserve"> partition</w:t>
      </w:r>
    </w:p>
    <w:p w14:paraId="43D8F88C" w14:textId="77777777" w:rsidR="001B2A26" w:rsidRDefault="001B2A26" w:rsidP="001B2A26"/>
    <w:p w14:paraId="75C3F72F" w14:textId="77777777" w:rsidR="001B2A26" w:rsidRDefault="001B2A26" w:rsidP="001B2A26">
      <w:r>
        <w:t>NV backup is per partition based, with one NV backup file per partition. These are labelled with &lt;file id&gt;=0, 1, 2 in the NV log and by firmware design.</w:t>
      </w:r>
    </w:p>
    <w:p w14:paraId="79EECE97" w14:textId="77777777" w:rsidR="001B2A26" w:rsidRDefault="001B2A26" w:rsidP="001B2A26">
      <w:r>
        <w:t>The f</w:t>
      </w:r>
      <w:r w:rsidRPr="00982634">
        <w:t>irmware</w:t>
      </w:r>
      <w:r>
        <w:t xml:space="preserve"> automatically generates NV backup files from existing NV data at ~8 seconds after boot if one of the following conditions are met:</w:t>
      </w:r>
    </w:p>
    <w:p w14:paraId="59787542" w14:textId="77777777" w:rsidR="001B2A26" w:rsidRPr="002807F5" w:rsidRDefault="001B2A26" w:rsidP="001B2A26">
      <w:pPr>
        <w:pStyle w:val="Bulleted"/>
      </w:pPr>
      <w:r w:rsidRPr="002807F5">
        <w:t xml:space="preserve">NV backup of a partition does not exist, or it </w:t>
      </w:r>
      <w:r>
        <w:t xml:space="preserve">has been </w:t>
      </w:r>
      <w:r w:rsidRPr="002807F5">
        <w:t>corrupted unexpectedly</w:t>
      </w:r>
      <w:r>
        <w:t>.</w:t>
      </w:r>
    </w:p>
    <w:p w14:paraId="7D374F4C" w14:textId="77777777" w:rsidR="001B2A26" w:rsidRPr="002807F5" w:rsidRDefault="001B2A26" w:rsidP="001B2A26">
      <w:pPr>
        <w:pStyle w:val="Bulleted"/>
      </w:pPr>
      <w:r w:rsidRPr="002864BF">
        <w:t>NV backup file</w:t>
      </w:r>
      <w:r>
        <w:t>s</w:t>
      </w:r>
      <w:r w:rsidRPr="002807F5">
        <w:t xml:space="preserve"> exist</w:t>
      </w:r>
      <w:r w:rsidRPr="002864BF">
        <w:t xml:space="preserve">, </w:t>
      </w:r>
      <w:r>
        <w:t xml:space="preserve">but the firmware </w:t>
      </w:r>
      <w:r w:rsidRPr="002807F5">
        <w:t xml:space="preserve">version </w:t>
      </w:r>
      <w:r>
        <w:t xml:space="preserve">has </w:t>
      </w:r>
      <w:r w:rsidRPr="002807F5">
        <w:t xml:space="preserve">changed </w:t>
      </w:r>
      <w:r>
        <w:t xml:space="preserve">while </w:t>
      </w:r>
      <w:r w:rsidRPr="002807F5">
        <w:t xml:space="preserve">IMEI </w:t>
      </w:r>
      <w:r>
        <w:t xml:space="preserve">has </w:t>
      </w:r>
      <w:r w:rsidRPr="002807F5">
        <w:t>not changed, in comparison to the records in the backup file</w:t>
      </w:r>
      <w:r>
        <w:t>.</w:t>
      </w:r>
    </w:p>
    <w:p w14:paraId="4DEA0D25" w14:textId="77777777" w:rsidR="001B2A26" w:rsidRPr="002807F5" w:rsidRDefault="001B2A26" w:rsidP="001B2A26">
      <w:pPr>
        <w:pStyle w:val="Bulleted"/>
      </w:pPr>
      <w:r w:rsidRPr="002864BF">
        <w:t>NV backup file</w:t>
      </w:r>
      <w:r>
        <w:t>s</w:t>
      </w:r>
      <w:r w:rsidRPr="002807F5">
        <w:t xml:space="preserve"> exist</w:t>
      </w:r>
      <w:r w:rsidRPr="002864BF">
        <w:t xml:space="preserve">, </w:t>
      </w:r>
      <w:r>
        <w:t xml:space="preserve">but the firmware </w:t>
      </w:r>
      <w:r w:rsidRPr="002807F5">
        <w:t xml:space="preserve">version </w:t>
      </w:r>
      <w:r>
        <w:t xml:space="preserve">has </w:t>
      </w:r>
      <w:r w:rsidRPr="002807F5">
        <w:t xml:space="preserve">changed and a valid IMEI </w:t>
      </w:r>
      <w:r>
        <w:t xml:space="preserve">has been </w:t>
      </w:r>
      <w:r w:rsidRPr="002807F5">
        <w:t>updated, in comparison to the records in the backup file</w:t>
      </w:r>
      <w:r>
        <w:t>.</w:t>
      </w:r>
    </w:p>
    <w:p w14:paraId="27072C12" w14:textId="77777777" w:rsidR="001B2A26" w:rsidRDefault="001B2A26" w:rsidP="001B2A26"/>
    <w:p w14:paraId="59326A08" w14:textId="77777777" w:rsidR="001B2A26" w:rsidRDefault="001B2A26" w:rsidP="001B2A26">
      <w:r>
        <w:t>An automatic backup file generation is notified with +NVBU_IND with &lt;status&gt;=0 on all AT ports.</w:t>
      </w:r>
    </w:p>
    <w:p w14:paraId="7E1A9749" w14:textId="77777777" w:rsidR="001B2A26" w:rsidRDefault="001B2A26" w:rsidP="0059466D">
      <w:pPr>
        <w:pStyle w:val="Heading2"/>
        <w:numPr>
          <w:ilvl w:val="1"/>
          <w:numId w:val="11"/>
        </w:numPr>
        <w:ind w:left="1080" w:hanging="1080"/>
      </w:pPr>
      <w:bookmarkStart w:id="23759" w:name="_Toc425949642"/>
      <w:bookmarkStart w:id="23760" w:name="_Toc427166152"/>
      <w:bookmarkStart w:id="23761" w:name="_Toc486251822"/>
      <w:bookmarkStart w:id="23762" w:name="_Toc489462250"/>
      <w:r>
        <w:t>Auto Recovery from Backup NV Files</w:t>
      </w:r>
      <w:bookmarkEnd w:id="23759"/>
      <w:bookmarkEnd w:id="23760"/>
      <w:bookmarkEnd w:id="23761"/>
      <w:bookmarkEnd w:id="23762"/>
    </w:p>
    <w:p w14:paraId="5D2AB850" w14:textId="77777777" w:rsidR="001B2A26" w:rsidRDefault="001B2A26" w:rsidP="001B2A26">
      <w:r>
        <w:rPr>
          <w:lang w:eastAsia="zh-CN"/>
        </w:rPr>
        <w:t>NV</w:t>
      </w:r>
      <w:r w:rsidRPr="00A83751">
        <w:rPr>
          <w:lang w:eastAsia="zh-CN"/>
        </w:rPr>
        <w:t xml:space="preserve"> recovery is automatically done if a</w:t>
      </w:r>
      <w:r>
        <w:rPr>
          <w:lang w:eastAsia="zh-CN"/>
        </w:rPr>
        <w:t>n</w:t>
      </w:r>
      <w:r w:rsidRPr="00A83751">
        <w:rPr>
          <w:lang w:eastAsia="zh-CN"/>
        </w:rPr>
        <w:t xml:space="preserve"> </w:t>
      </w:r>
      <w:r>
        <w:rPr>
          <w:lang w:eastAsia="zh-CN"/>
        </w:rPr>
        <w:t>NV</w:t>
      </w:r>
      <w:r w:rsidRPr="00A83751">
        <w:rPr>
          <w:lang w:eastAsia="zh-CN"/>
        </w:rPr>
        <w:t xml:space="preserve"> corruption is detected during </w:t>
      </w:r>
      <w:r>
        <w:rPr>
          <w:lang w:eastAsia="zh-CN"/>
        </w:rPr>
        <w:t xml:space="preserve">NV </w:t>
      </w:r>
      <w:r w:rsidRPr="00A83751">
        <w:rPr>
          <w:lang w:eastAsia="zh-CN"/>
        </w:rPr>
        <w:t xml:space="preserve">initialization </w:t>
      </w:r>
      <w:r>
        <w:rPr>
          <w:lang w:eastAsia="zh-CN"/>
        </w:rPr>
        <w:t xml:space="preserve">at </w:t>
      </w:r>
      <w:r w:rsidRPr="00A83751">
        <w:rPr>
          <w:lang w:eastAsia="zh-CN"/>
        </w:rPr>
        <w:t>boot</w:t>
      </w:r>
      <w:r>
        <w:rPr>
          <w:lang w:eastAsia="zh-CN"/>
        </w:rPr>
        <w:t>.</w:t>
      </w:r>
    </w:p>
    <w:p w14:paraId="4AEDCB60" w14:textId="77777777" w:rsidR="001B2A26" w:rsidRDefault="001B2A26" w:rsidP="001B2A26">
      <w:pPr>
        <w:rPr>
          <w:lang w:eastAsia="zh-CN"/>
        </w:rPr>
      </w:pPr>
      <w:r>
        <w:t>The f</w:t>
      </w:r>
      <w:r w:rsidRPr="00982634">
        <w:t>irmware</w:t>
      </w:r>
      <w:r>
        <w:t xml:space="preserve"> automatically recovers NV data from available NV backups when one or more NV items are corrupted. This is notified with +NVBU_IND with &lt;status&gt;=3 on all AT ports.</w:t>
      </w:r>
    </w:p>
    <w:p w14:paraId="1F9FF473" w14:textId="77777777" w:rsidR="001B2A26" w:rsidRDefault="001B2A26" w:rsidP="001B2A26">
      <w:r>
        <w:t>Manual NV data restores all data from backup file to the original NV partition.</w:t>
      </w:r>
    </w:p>
    <w:p w14:paraId="567199B2" w14:textId="77777777" w:rsidR="001B2A26" w:rsidRDefault="001B2A26" w:rsidP="001B2A26">
      <w:r>
        <w:t>The firmware will try to recover corrupted or missing NV data items instead of all NV data items (partial restore) if possible; otherwise, the firmware restores all NV data items (full restore).</w:t>
      </w:r>
    </w:p>
    <w:p w14:paraId="5F222B29" w14:textId="77777777" w:rsidR="001B2A26" w:rsidRDefault="001B2A26" w:rsidP="001B2A26">
      <w:r>
        <w:t>If the firmware crashes with 10 consecutive loops and a full restore has not been performed before, the firmware performs a full restore of all NV data items. Only consecutive crashes that happened within 8 seconds after the module boots is counted for this reset loop detection.</w:t>
      </w:r>
    </w:p>
    <w:p w14:paraId="3CDEBA82" w14:textId="77777777" w:rsidR="001B2A26" w:rsidRPr="00671C8B" w:rsidRDefault="001B2A26" w:rsidP="0059466D">
      <w:pPr>
        <w:pStyle w:val="Heading2"/>
        <w:numPr>
          <w:ilvl w:val="1"/>
          <w:numId w:val="11"/>
        </w:numPr>
        <w:ind w:left="1080" w:hanging="1080"/>
      </w:pPr>
      <w:bookmarkStart w:id="23763" w:name="_Toc425949643"/>
      <w:bookmarkStart w:id="23764" w:name="_Toc427166153"/>
      <w:bookmarkStart w:id="23765" w:name="_Toc486251823"/>
      <w:bookmarkStart w:id="23766" w:name="_Toc489462251"/>
      <w:r>
        <w:t>+NVBU Command</w:t>
      </w:r>
      <w:r w:rsidRPr="00AE67EA">
        <w:t xml:space="preserve">: </w:t>
      </w:r>
      <w:r>
        <w:t>NV Backup Status and Control</w:t>
      </w:r>
      <w:bookmarkEnd w:id="23763"/>
      <w:bookmarkEnd w:id="23764"/>
      <w:bookmarkEnd w:id="23765"/>
      <w:bookmarkEnd w:id="23766"/>
    </w:p>
    <w:tbl>
      <w:tblPr>
        <w:tblStyle w:val="TableSWIleft"/>
        <w:tblW w:w="9288" w:type="dxa"/>
        <w:tblLayout w:type="fixed"/>
        <w:tblLook w:val="04A0" w:firstRow="1" w:lastRow="0" w:firstColumn="1" w:lastColumn="0" w:noHBand="0" w:noVBand="1"/>
      </w:tblPr>
      <w:tblGrid>
        <w:gridCol w:w="1728"/>
        <w:gridCol w:w="7560"/>
      </w:tblGrid>
      <w:tr w:rsidR="001B2A26" w:rsidRPr="00671C8B" w14:paraId="3FF50780"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47A5D54F" w14:textId="36D937A9" w:rsidR="001B2A26" w:rsidRPr="00671C8B" w:rsidRDefault="001B2A26">
            <w:pPr>
              <w:pStyle w:val="TableRowHead"/>
              <w:spacing w:before="144" w:after="144"/>
            </w:pPr>
            <w:del w:id="23767" w:author="Alban Roche" w:date="2017-08-02T14:40:00Z">
              <w:r w:rsidDel="00F22490">
                <w:delText>HL7618, HL7618RD, HL7648, HL7650, HL7688, HL7690 and HL7692</w:delText>
              </w:r>
            </w:del>
            <w:ins w:id="23768" w:author="Alban Roche" w:date="2017-08-02T14:40:00Z">
              <w:r w:rsidR="00F22490">
                <w:t>HL7800</w:t>
              </w:r>
            </w:ins>
          </w:p>
        </w:tc>
      </w:tr>
      <w:tr w:rsidR="001B2A26" w:rsidRPr="00671C8B" w14:paraId="42DCE39E" w14:textId="77777777" w:rsidTr="00166AF3">
        <w:trPr>
          <w:trHeight w:val="523"/>
        </w:trPr>
        <w:tc>
          <w:tcPr>
            <w:tcW w:w="1728" w:type="dxa"/>
          </w:tcPr>
          <w:p w14:paraId="362D7E23" w14:textId="77777777" w:rsidR="001B2A26" w:rsidRPr="00C41274" w:rsidRDefault="001B2A26" w:rsidP="00166AF3">
            <w:pPr>
              <w:pStyle w:val="TableBody"/>
              <w:rPr>
                <w:i/>
              </w:rPr>
            </w:pPr>
            <w:r w:rsidRPr="00C41274">
              <w:rPr>
                <w:i/>
              </w:rPr>
              <w:t>Test command</w:t>
            </w:r>
          </w:p>
          <w:p w14:paraId="0A4CC6E1" w14:textId="77777777" w:rsidR="001B2A26" w:rsidRPr="00C41274" w:rsidRDefault="001B2A26" w:rsidP="00166AF3">
            <w:pPr>
              <w:pStyle w:val="TableBody"/>
            </w:pPr>
          </w:p>
          <w:p w14:paraId="3E766820" w14:textId="77777777" w:rsidR="001B2A26" w:rsidRPr="00C41274" w:rsidRDefault="001B2A26" w:rsidP="00166AF3">
            <w:pPr>
              <w:pStyle w:val="TableBody"/>
              <w:rPr>
                <w:u w:val="single"/>
              </w:rPr>
            </w:pPr>
            <w:r w:rsidRPr="00C41274">
              <w:rPr>
                <w:u w:val="single"/>
              </w:rPr>
              <w:t>Syntax</w:t>
            </w:r>
          </w:p>
          <w:p w14:paraId="5F856AEA" w14:textId="77777777" w:rsidR="001B2A26" w:rsidRPr="00671C8B" w:rsidRDefault="001B2A26" w:rsidP="00166AF3">
            <w:pPr>
              <w:pStyle w:val="TableBody"/>
            </w:pPr>
            <w:r w:rsidRPr="00C41274">
              <w:rPr>
                <w:b/>
              </w:rPr>
              <w:t>AT+</w:t>
            </w:r>
            <w:r>
              <w:rPr>
                <w:b/>
              </w:rPr>
              <w:t>NVBU</w:t>
            </w:r>
            <w:r w:rsidRPr="00C41274">
              <w:rPr>
                <w:b/>
              </w:rPr>
              <w:t>=?</w:t>
            </w:r>
          </w:p>
        </w:tc>
        <w:tc>
          <w:tcPr>
            <w:tcW w:w="7560" w:type="dxa"/>
          </w:tcPr>
          <w:p w14:paraId="1C63844D" w14:textId="77777777" w:rsidR="001B2A26" w:rsidRPr="00C41274" w:rsidRDefault="001B2A26" w:rsidP="00166AF3">
            <w:pPr>
              <w:pStyle w:val="TableBody"/>
              <w:rPr>
                <w:u w:val="single"/>
              </w:rPr>
            </w:pPr>
          </w:p>
          <w:p w14:paraId="30D74A07" w14:textId="77777777" w:rsidR="001B2A26" w:rsidRPr="00C41274" w:rsidRDefault="001B2A26" w:rsidP="00166AF3">
            <w:pPr>
              <w:pStyle w:val="TableBody"/>
              <w:rPr>
                <w:u w:val="single"/>
              </w:rPr>
            </w:pPr>
          </w:p>
          <w:p w14:paraId="4E3FB008" w14:textId="77777777" w:rsidR="001B2A26" w:rsidRPr="00C41274" w:rsidRDefault="001B2A26" w:rsidP="00166AF3">
            <w:pPr>
              <w:pStyle w:val="TableBody"/>
              <w:rPr>
                <w:u w:val="single"/>
              </w:rPr>
            </w:pPr>
            <w:r w:rsidRPr="00C41274">
              <w:rPr>
                <w:u w:val="single"/>
              </w:rPr>
              <w:t>Response</w:t>
            </w:r>
          </w:p>
          <w:p w14:paraId="7C50F34D" w14:textId="77777777" w:rsidR="001B2A26" w:rsidRDefault="001B2A26" w:rsidP="00166AF3">
            <w:pPr>
              <w:pStyle w:val="TableBody"/>
              <w:rPr>
                <w:b/>
                <w:lang w:eastAsia="zh-CN"/>
              </w:rPr>
            </w:pPr>
            <w:r w:rsidRPr="00C41274">
              <w:rPr>
                <w:b/>
              </w:rPr>
              <w:t>+</w:t>
            </w:r>
            <w:r>
              <w:rPr>
                <w:b/>
              </w:rPr>
              <w:t>NVBU</w:t>
            </w:r>
            <w:r>
              <w:rPr>
                <w:b/>
                <w:lang w:eastAsia="zh-CN"/>
              </w:rPr>
              <w:t>: (0-2)</w:t>
            </w:r>
          </w:p>
          <w:p w14:paraId="4892CD5A" w14:textId="77777777" w:rsidR="001B2A26" w:rsidRPr="00671C8B" w:rsidRDefault="001B2A26" w:rsidP="00166AF3">
            <w:pPr>
              <w:pStyle w:val="TableBody"/>
            </w:pPr>
            <w:r w:rsidRPr="00C41274">
              <w:rPr>
                <w:b/>
                <w:lang w:eastAsia="zh-CN"/>
              </w:rPr>
              <w:t>OK</w:t>
            </w:r>
          </w:p>
        </w:tc>
      </w:tr>
      <w:tr w:rsidR="001B2A26" w:rsidRPr="00671C8B" w14:paraId="3D126295" w14:textId="77777777" w:rsidTr="00166AF3">
        <w:trPr>
          <w:trHeight w:val="523"/>
        </w:trPr>
        <w:tc>
          <w:tcPr>
            <w:tcW w:w="1728" w:type="dxa"/>
          </w:tcPr>
          <w:p w14:paraId="2F14E9C9" w14:textId="77777777" w:rsidR="001B2A26" w:rsidRPr="00C41274" w:rsidRDefault="001B2A26" w:rsidP="00166AF3">
            <w:pPr>
              <w:pStyle w:val="TableBody"/>
              <w:rPr>
                <w:i/>
              </w:rPr>
            </w:pPr>
            <w:r w:rsidRPr="00C41274">
              <w:rPr>
                <w:i/>
              </w:rPr>
              <w:t>Read command</w:t>
            </w:r>
          </w:p>
          <w:p w14:paraId="50597F23" w14:textId="77777777" w:rsidR="001B2A26" w:rsidRDefault="001B2A26" w:rsidP="00166AF3">
            <w:pPr>
              <w:pStyle w:val="TableBody"/>
            </w:pPr>
          </w:p>
          <w:p w14:paraId="146F479F" w14:textId="77777777" w:rsidR="001B2A26" w:rsidRPr="00C41274" w:rsidRDefault="001B2A26" w:rsidP="00166AF3">
            <w:pPr>
              <w:pStyle w:val="TableBody"/>
            </w:pPr>
          </w:p>
          <w:p w14:paraId="0C1B5371" w14:textId="77777777" w:rsidR="001B2A26" w:rsidRPr="00C41274" w:rsidRDefault="001B2A26" w:rsidP="00166AF3">
            <w:pPr>
              <w:pStyle w:val="TableBody"/>
              <w:rPr>
                <w:u w:val="single"/>
              </w:rPr>
            </w:pPr>
            <w:r w:rsidRPr="00C41274">
              <w:rPr>
                <w:u w:val="single"/>
              </w:rPr>
              <w:t>Syntax</w:t>
            </w:r>
          </w:p>
          <w:p w14:paraId="0F5CBDC4" w14:textId="77777777" w:rsidR="001B2A26" w:rsidRPr="00C41274" w:rsidRDefault="001B2A26" w:rsidP="00166AF3">
            <w:pPr>
              <w:pStyle w:val="TableBody"/>
              <w:rPr>
                <w:i/>
              </w:rPr>
            </w:pPr>
            <w:r>
              <w:rPr>
                <w:b/>
              </w:rPr>
              <w:t>AT+NVBU</w:t>
            </w:r>
            <w:r w:rsidRPr="00C41274">
              <w:rPr>
                <w:b/>
              </w:rPr>
              <w:t>?</w:t>
            </w:r>
          </w:p>
        </w:tc>
        <w:tc>
          <w:tcPr>
            <w:tcW w:w="7560" w:type="dxa"/>
          </w:tcPr>
          <w:p w14:paraId="73E8C604" w14:textId="77777777" w:rsidR="001B2A26" w:rsidRDefault="001B2A26" w:rsidP="00166AF3">
            <w:pPr>
              <w:pStyle w:val="TableBody"/>
              <w:rPr>
                <w:lang w:eastAsia="zh-CN"/>
              </w:rPr>
            </w:pPr>
            <w:r>
              <w:rPr>
                <w:lang w:eastAsia="zh-CN"/>
              </w:rPr>
              <w:t>R</w:t>
            </w:r>
            <w:r w:rsidRPr="00CE3E9E">
              <w:rPr>
                <w:lang w:eastAsia="zh-CN"/>
              </w:rPr>
              <w:t xml:space="preserve">eturns list of </w:t>
            </w:r>
            <w:r>
              <w:rPr>
                <w:lang w:eastAsia="zh-CN"/>
              </w:rPr>
              <w:t xml:space="preserve">NV </w:t>
            </w:r>
            <w:r w:rsidRPr="00CE3E9E">
              <w:rPr>
                <w:lang w:eastAsia="zh-CN"/>
              </w:rPr>
              <w:t>backup</w:t>
            </w:r>
            <w:r>
              <w:rPr>
                <w:lang w:eastAsia="zh-CN"/>
              </w:rPr>
              <w:t xml:space="preserve"> with the format:</w:t>
            </w:r>
          </w:p>
          <w:p w14:paraId="44018209" w14:textId="77777777" w:rsidR="001B2A26" w:rsidRPr="002864BF" w:rsidRDefault="001B2A26" w:rsidP="00166AF3">
            <w:pPr>
              <w:pStyle w:val="TableBody"/>
              <w:rPr>
                <w:b/>
              </w:rPr>
            </w:pPr>
            <w:r w:rsidRPr="002864BF">
              <w:rPr>
                <w:b/>
              </w:rPr>
              <w:t>+NVBU: &lt;file id&gt;,&lt;backup date&gt;,&lt;backup firmware version&gt;</w:t>
            </w:r>
          </w:p>
          <w:p w14:paraId="08E67368" w14:textId="77777777" w:rsidR="001B2A26" w:rsidRPr="00C41274" w:rsidRDefault="001B2A26" w:rsidP="00166AF3">
            <w:pPr>
              <w:pStyle w:val="TableBody"/>
              <w:rPr>
                <w:u w:val="single"/>
              </w:rPr>
            </w:pPr>
          </w:p>
          <w:p w14:paraId="0BE611FC" w14:textId="77777777" w:rsidR="001B2A26" w:rsidRPr="00C41274" w:rsidRDefault="001B2A26" w:rsidP="00166AF3">
            <w:pPr>
              <w:pStyle w:val="TableBody"/>
              <w:rPr>
                <w:u w:val="single"/>
              </w:rPr>
            </w:pPr>
            <w:r w:rsidRPr="00C41274">
              <w:rPr>
                <w:u w:val="single"/>
              </w:rPr>
              <w:t>Response</w:t>
            </w:r>
          </w:p>
          <w:p w14:paraId="144CA2AD" w14:textId="77777777" w:rsidR="001B2A26" w:rsidRPr="00CE3E9E" w:rsidRDefault="001B2A26" w:rsidP="00166AF3">
            <w:pPr>
              <w:pStyle w:val="TableBody"/>
              <w:rPr>
                <w:b/>
                <w:lang w:eastAsia="zh-CN"/>
              </w:rPr>
            </w:pPr>
            <w:r w:rsidRPr="00CE3E9E">
              <w:rPr>
                <w:b/>
                <w:lang w:eastAsia="zh-CN"/>
              </w:rPr>
              <w:t>[+NVBU: 0,&lt;backup date&gt;,&lt;backup firmware version&gt;]</w:t>
            </w:r>
          </w:p>
          <w:p w14:paraId="5B098E2E" w14:textId="77777777" w:rsidR="001B2A26" w:rsidRPr="00CE3E9E" w:rsidRDefault="001B2A26" w:rsidP="00166AF3">
            <w:pPr>
              <w:pStyle w:val="TableBody"/>
              <w:rPr>
                <w:b/>
                <w:lang w:eastAsia="zh-CN"/>
              </w:rPr>
            </w:pPr>
            <w:r w:rsidRPr="00CE3E9E">
              <w:rPr>
                <w:b/>
                <w:lang w:eastAsia="zh-CN"/>
              </w:rPr>
              <w:t>[+NVBU: 1,&lt;backup date&gt;,&lt;backup firmware version&gt;]</w:t>
            </w:r>
          </w:p>
          <w:p w14:paraId="18A0518E" w14:textId="77777777" w:rsidR="001B2A26" w:rsidRPr="00CE3E9E" w:rsidRDefault="001B2A26" w:rsidP="00166AF3">
            <w:pPr>
              <w:pStyle w:val="TableBody"/>
              <w:rPr>
                <w:b/>
                <w:lang w:eastAsia="zh-CN"/>
              </w:rPr>
            </w:pPr>
            <w:r w:rsidRPr="00CE3E9E">
              <w:rPr>
                <w:b/>
                <w:lang w:eastAsia="zh-CN"/>
              </w:rPr>
              <w:t>[+NVBU: 2,&lt;backup date&gt;,&lt;backup firmware version&gt;]</w:t>
            </w:r>
          </w:p>
          <w:p w14:paraId="59657C11" w14:textId="77777777" w:rsidR="001B2A26" w:rsidRPr="00CE3E9E" w:rsidRDefault="001B2A26" w:rsidP="00166AF3">
            <w:pPr>
              <w:pStyle w:val="TableBody"/>
              <w:rPr>
                <w:b/>
                <w:lang w:eastAsia="zh-CN"/>
              </w:rPr>
            </w:pPr>
            <w:r w:rsidRPr="00CE3E9E">
              <w:rPr>
                <w:b/>
                <w:lang w:eastAsia="zh-CN"/>
              </w:rPr>
              <w:t xml:space="preserve">OK </w:t>
            </w:r>
          </w:p>
          <w:p w14:paraId="25557CF5" w14:textId="77777777" w:rsidR="001B2A26" w:rsidRPr="00C41274" w:rsidRDefault="001B2A26" w:rsidP="00166AF3">
            <w:pPr>
              <w:pStyle w:val="TableBody"/>
            </w:pPr>
          </w:p>
          <w:p w14:paraId="5BA7823E" w14:textId="77777777" w:rsidR="001B2A26" w:rsidRPr="00C41274" w:rsidRDefault="001B2A26" w:rsidP="00166AF3">
            <w:pPr>
              <w:pStyle w:val="TableBody"/>
              <w:rPr>
                <w:u w:val="single"/>
              </w:rPr>
            </w:pPr>
            <w:r w:rsidRPr="00C41274">
              <w:rPr>
                <w:u w:val="single"/>
              </w:rPr>
              <w:t>Parameters</w:t>
            </w:r>
          </w:p>
          <w:p w14:paraId="443C6A0D" w14:textId="77777777" w:rsidR="001B2A26" w:rsidRDefault="001B2A26" w:rsidP="00166AF3">
            <w:pPr>
              <w:pStyle w:val="TableBody"/>
              <w:ind w:left="1631" w:hanging="1631"/>
            </w:pPr>
            <w:r w:rsidRPr="00520190">
              <w:rPr>
                <w:b/>
              </w:rPr>
              <w:t>&lt;</w:t>
            </w:r>
            <w:r>
              <w:rPr>
                <w:b/>
              </w:rPr>
              <w:t>file id</w:t>
            </w:r>
            <w:r w:rsidRPr="00520190">
              <w:rPr>
                <w:b/>
              </w:rPr>
              <w:t>&gt;</w:t>
            </w:r>
            <w:r>
              <w:tab/>
            </w:r>
            <w:r w:rsidRPr="002864BF">
              <w:t>B</w:t>
            </w:r>
            <w:r w:rsidRPr="002B6DF5">
              <w:t>ackup</w:t>
            </w:r>
            <w:r>
              <w:t xml:space="preserve"> file ID corresponding to an NV partition in flash</w:t>
            </w:r>
          </w:p>
          <w:p w14:paraId="5CBD5348" w14:textId="77777777" w:rsidR="001B2A26" w:rsidRPr="00520190" w:rsidRDefault="001B2A26" w:rsidP="00166AF3">
            <w:pPr>
              <w:pStyle w:val="TableBody"/>
              <w:ind w:left="1631" w:hanging="1631"/>
              <w:rPr>
                <w:b/>
              </w:rPr>
            </w:pPr>
          </w:p>
          <w:p w14:paraId="6630D3D6" w14:textId="77777777" w:rsidR="001B2A26" w:rsidRDefault="001B2A26" w:rsidP="00166AF3">
            <w:pPr>
              <w:pStyle w:val="TableBody"/>
              <w:ind w:left="1631" w:hanging="1631"/>
            </w:pPr>
            <w:r w:rsidRPr="00520190">
              <w:rPr>
                <w:b/>
              </w:rPr>
              <w:t>&lt;backup date&gt;</w:t>
            </w:r>
            <w:r>
              <w:tab/>
            </w:r>
            <w:r w:rsidRPr="00520190">
              <w:t>NV backup</w:t>
            </w:r>
            <w:r>
              <w:t xml:space="preserve"> generation date</w:t>
            </w:r>
          </w:p>
          <w:p w14:paraId="7A3B9B0B" w14:textId="77777777" w:rsidR="001B2A26" w:rsidRPr="00520190" w:rsidRDefault="001B2A26" w:rsidP="00166AF3">
            <w:pPr>
              <w:pStyle w:val="TableBody"/>
              <w:ind w:left="1631" w:hanging="1631"/>
              <w:rPr>
                <w:b/>
              </w:rPr>
            </w:pPr>
          </w:p>
          <w:p w14:paraId="5BB80130" w14:textId="77777777" w:rsidR="001B2A26" w:rsidRPr="002864BF" w:rsidRDefault="001B2A26" w:rsidP="00166AF3">
            <w:pPr>
              <w:pStyle w:val="TableBody"/>
              <w:ind w:left="1631" w:hanging="1631"/>
              <w:rPr>
                <w:b/>
              </w:rPr>
            </w:pPr>
            <w:r w:rsidRPr="00520190">
              <w:rPr>
                <w:b/>
              </w:rPr>
              <w:t>&lt;backup firmware version&gt;</w:t>
            </w:r>
            <w:r w:rsidRPr="002864BF">
              <w:tab/>
              <w:t>F</w:t>
            </w:r>
            <w:r w:rsidRPr="00520190">
              <w:t>irmware version used to generate the NV backup</w:t>
            </w:r>
          </w:p>
        </w:tc>
      </w:tr>
      <w:tr w:rsidR="001B2A26" w:rsidRPr="00671C8B" w14:paraId="24260AA5" w14:textId="77777777" w:rsidTr="00166AF3">
        <w:trPr>
          <w:cantSplit w:val="0"/>
          <w:trHeight w:val="523"/>
        </w:trPr>
        <w:tc>
          <w:tcPr>
            <w:tcW w:w="1728" w:type="dxa"/>
          </w:tcPr>
          <w:p w14:paraId="055CC74C" w14:textId="77777777" w:rsidR="001B2A26" w:rsidRPr="00C41274" w:rsidRDefault="001B2A26" w:rsidP="00166AF3">
            <w:pPr>
              <w:pStyle w:val="TableBody"/>
              <w:rPr>
                <w:i/>
              </w:rPr>
            </w:pPr>
            <w:r w:rsidRPr="00C41274">
              <w:rPr>
                <w:i/>
              </w:rPr>
              <w:t>Write command</w:t>
            </w:r>
          </w:p>
          <w:p w14:paraId="535667EE" w14:textId="77777777" w:rsidR="001B2A26" w:rsidRPr="00C41274" w:rsidRDefault="001B2A26" w:rsidP="00166AF3">
            <w:pPr>
              <w:pStyle w:val="TableBody"/>
            </w:pPr>
          </w:p>
          <w:p w14:paraId="34DDED94" w14:textId="77777777" w:rsidR="001B2A26" w:rsidRDefault="001B2A26" w:rsidP="00166AF3">
            <w:pPr>
              <w:pStyle w:val="TableBody"/>
              <w:rPr>
                <w:u w:val="single"/>
              </w:rPr>
            </w:pPr>
            <w:r w:rsidRPr="00C41274">
              <w:rPr>
                <w:u w:val="single"/>
              </w:rPr>
              <w:t>Syntax</w:t>
            </w:r>
          </w:p>
          <w:p w14:paraId="40F0119F" w14:textId="77777777" w:rsidR="001B2A26" w:rsidRPr="00D5344E" w:rsidRDefault="001B2A26" w:rsidP="00166AF3">
            <w:pPr>
              <w:pStyle w:val="TableBody"/>
              <w:rPr>
                <w:u w:val="single"/>
              </w:rPr>
            </w:pPr>
            <w:r w:rsidRPr="002864BF">
              <w:t>For &lt;mode&gt;</w:t>
            </w:r>
            <w:r>
              <w:t xml:space="preserve"> </w:t>
            </w:r>
            <w:r w:rsidRPr="002864BF">
              <w:t>=</w:t>
            </w:r>
            <w:r>
              <w:t xml:space="preserve"> </w:t>
            </w:r>
            <w:r w:rsidRPr="002864BF">
              <w:t>0 or</w:t>
            </w:r>
            <w:r>
              <w:t xml:space="preserve"> </w:t>
            </w:r>
            <w:r w:rsidRPr="002864BF">
              <w:t>1</w:t>
            </w:r>
          </w:p>
          <w:p w14:paraId="54E0C5D8" w14:textId="77777777" w:rsidR="001B2A26" w:rsidRDefault="001B2A26" w:rsidP="00166AF3">
            <w:pPr>
              <w:pStyle w:val="TableBody"/>
              <w:rPr>
                <w:b/>
              </w:rPr>
            </w:pPr>
            <w:r>
              <w:rPr>
                <w:b/>
              </w:rPr>
              <w:t>AT+NVBU=</w:t>
            </w:r>
          </w:p>
          <w:p w14:paraId="4E12DB71" w14:textId="77777777" w:rsidR="001B2A26" w:rsidRPr="00F22490" w:rsidRDefault="001B2A26" w:rsidP="00166AF3">
            <w:pPr>
              <w:pStyle w:val="TableBody"/>
              <w:rPr>
                <w:b/>
                <w:lang w:val="fr-FR"/>
                <w:rPrChange w:id="23769" w:author="Alban Roche" w:date="2017-08-02T14:56:00Z">
                  <w:rPr>
                    <w:b/>
                  </w:rPr>
                </w:rPrChange>
              </w:rPr>
            </w:pPr>
            <w:r w:rsidRPr="00F22490">
              <w:rPr>
                <w:b/>
                <w:lang w:val="fr-FR"/>
                <w:rPrChange w:id="23770" w:author="Alban Roche" w:date="2017-08-02T14:56:00Z">
                  <w:rPr>
                    <w:b/>
                  </w:rPr>
                </w:rPrChange>
              </w:rPr>
              <w:t>&lt;mode&gt;</w:t>
            </w:r>
            <w:r w:rsidRPr="00F22490">
              <w:rPr>
                <w:b/>
                <w:lang w:val="fr-FR"/>
                <w:rPrChange w:id="23771" w:author="Alban Roche" w:date="2017-08-02T14:56:00Z">
                  <w:rPr>
                    <w:b/>
                  </w:rPr>
                </w:rPrChange>
              </w:rPr>
              <w:br/>
              <w:t>[,&lt;parti_id&gt;]</w:t>
            </w:r>
          </w:p>
          <w:p w14:paraId="44794E13" w14:textId="77777777" w:rsidR="001B2A26" w:rsidRPr="00F22490" w:rsidRDefault="001B2A26" w:rsidP="00166AF3">
            <w:pPr>
              <w:pStyle w:val="TableBody"/>
              <w:rPr>
                <w:b/>
                <w:lang w:val="fr-FR"/>
                <w:rPrChange w:id="23772" w:author="Alban Roche" w:date="2017-08-02T14:56:00Z">
                  <w:rPr>
                    <w:b/>
                  </w:rPr>
                </w:rPrChange>
              </w:rPr>
            </w:pPr>
          </w:p>
          <w:p w14:paraId="7CB50870" w14:textId="77777777" w:rsidR="001B2A26" w:rsidRPr="00F22490" w:rsidRDefault="001B2A26" w:rsidP="00166AF3">
            <w:pPr>
              <w:pStyle w:val="TableBody"/>
              <w:rPr>
                <w:u w:val="single"/>
                <w:lang w:val="fr-FR"/>
                <w:rPrChange w:id="23773" w:author="Alban Roche" w:date="2017-08-02T14:56:00Z">
                  <w:rPr>
                    <w:u w:val="single"/>
                  </w:rPr>
                </w:rPrChange>
              </w:rPr>
            </w:pPr>
            <w:r w:rsidRPr="00F22490">
              <w:rPr>
                <w:lang w:val="fr-FR"/>
                <w:rPrChange w:id="23774" w:author="Alban Roche" w:date="2017-08-02T14:56:00Z">
                  <w:rPr/>
                </w:rPrChange>
              </w:rPr>
              <w:t>For &lt;mode&gt; = 2</w:t>
            </w:r>
          </w:p>
          <w:p w14:paraId="4811B336" w14:textId="77777777" w:rsidR="001B2A26" w:rsidRDefault="001B2A26" w:rsidP="00166AF3">
            <w:pPr>
              <w:pStyle w:val="TableBody"/>
              <w:rPr>
                <w:b/>
              </w:rPr>
            </w:pPr>
            <w:r>
              <w:rPr>
                <w:b/>
              </w:rPr>
              <w:t>AT+NVBU=</w:t>
            </w:r>
          </w:p>
          <w:p w14:paraId="6A1508A3" w14:textId="77777777" w:rsidR="001B2A26" w:rsidRPr="00C41274" w:rsidRDefault="001B2A26" w:rsidP="00166AF3">
            <w:pPr>
              <w:pStyle w:val="TableBody"/>
              <w:rPr>
                <w:i/>
              </w:rPr>
            </w:pPr>
            <w:r>
              <w:rPr>
                <w:b/>
              </w:rPr>
              <w:t>&lt;mode&gt;[,&lt;clear&gt;]</w:t>
            </w:r>
          </w:p>
        </w:tc>
        <w:tc>
          <w:tcPr>
            <w:tcW w:w="7560" w:type="dxa"/>
          </w:tcPr>
          <w:p w14:paraId="43F9563E" w14:textId="77777777" w:rsidR="001B2A26" w:rsidRPr="00C41274" w:rsidRDefault="001B2A26" w:rsidP="00166AF3">
            <w:pPr>
              <w:pStyle w:val="TableBody"/>
              <w:rPr>
                <w:u w:val="single"/>
              </w:rPr>
            </w:pPr>
          </w:p>
          <w:p w14:paraId="4F6E5A1F" w14:textId="77777777" w:rsidR="001B2A26" w:rsidRPr="00C41274" w:rsidRDefault="001B2A26" w:rsidP="00166AF3">
            <w:pPr>
              <w:pStyle w:val="TableBody"/>
              <w:rPr>
                <w:u w:val="single"/>
              </w:rPr>
            </w:pPr>
          </w:p>
          <w:p w14:paraId="578429AF" w14:textId="77777777" w:rsidR="001B2A26" w:rsidRPr="00C41274" w:rsidRDefault="001B2A26" w:rsidP="00166AF3">
            <w:pPr>
              <w:pStyle w:val="TableBody"/>
              <w:rPr>
                <w:u w:val="single"/>
              </w:rPr>
            </w:pPr>
            <w:r w:rsidRPr="00C41274">
              <w:rPr>
                <w:u w:val="single"/>
              </w:rPr>
              <w:t>Response</w:t>
            </w:r>
          </w:p>
          <w:p w14:paraId="043FF0ED" w14:textId="77777777" w:rsidR="001B2A26" w:rsidRPr="002864BF" w:rsidRDefault="001B2A26" w:rsidP="00166AF3">
            <w:pPr>
              <w:pStyle w:val="TableBody"/>
            </w:pPr>
            <w:r w:rsidRPr="002864BF">
              <w:t>For &lt;mode&gt;=0 or 1</w:t>
            </w:r>
          </w:p>
          <w:p w14:paraId="240A591D" w14:textId="77777777" w:rsidR="001B2A26" w:rsidRPr="00C41274" w:rsidRDefault="001B2A26" w:rsidP="00166AF3">
            <w:pPr>
              <w:pStyle w:val="TableBody"/>
              <w:rPr>
                <w:b/>
              </w:rPr>
            </w:pPr>
            <w:r w:rsidRPr="00C41274">
              <w:rPr>
                <w:b/>
              </w:rPr>
              <w:t>OK</w:t>
            </w:r>
          </w:p>
          <w:p w14:paraId="3C097D09" w14:textId="77777777" w:rsidR="001B2A26" w:rsidRPr="00B91869" w:rsidRDefault="001B2A26" w:rsidP="00166AF3">
            <w:pPr>
              <w:pStyle w:val="TableBody"/>
              <w:rPr>
                <w:sz w:val="14"/>
                <w:szCs w:val="14"/>
              </w:rPr>
            </w:pPr>
          </w:p>
          <w:p w14:paraId="530E9165" w14:textId="77777777" w:rsidR="001B2A26" w:rsidRPr="002864BF" w:rsidRDefault="001B2A26" w:rsidP="00166AF3">
            <w:pPr>
              <w:pStyle w:val="TableBody"/>
            </w:pPr>
            <w:r w:rsidRPr="002864BF">
              <w:t>For &lt;mode&gt;=2 and &lt;clear&gt;=0</w:t>
            </w:r>
          </w:p>
          <w:p w14:paraId="70ECA256" w14:textId="77777777" w:rsidR="001B2A26" w:rsidRDefault="001B2A26" w:rsidP="00166AF3">
            <w:pPr>
              <w:pStyle w:val="TableBody"/>
              <w:rPr>
                <w:b/>
              </w:rPr>
            </w:pPr>
            <w:r>
              <w:rPr>
                <w:b/>
              </w:rPr>
              <w:t>&lt;log data 0&gt;</w:t>
            </w:r>
          </w:p>
          <w:p w14:paraId="411CA47E" w14:textId="77777777" w:rsidR="001B2A26" w:rsidRDefault="001B2A26" w:rsidP="00166AF3">
            <w:pPr>
              <w:pStyle w:val="TableBody"/>
              <w:rPr>
                <w:b/>
              </w:rPr>
            </w:pPr>
            <w:r>
              <w:rPr>
                <w:b/>
              </w:rPr>
              <w:t>[&lt;log data 1&gt;]</w:t>
            </w:r>
          </w:p>
          <w:p w14:paraId="02DF5B4E" w14:textId="77777777" w:rsidR="001B2A26" w:rsidRDefault="001B2A26" w:rsidP="00166AF3">
            <w:pPr>
              <w:pStyle w:val="TableBody"/>
              <w:rPr>
                <w:b/>
              </w:rPr>
            </w:pPr>
            <w:r>
              <w:rPr>
                <w:b/>
              </w:rPr>
              <w:t>…</w:t>
            </w:r>
          </w:p>
          <w:p w14:paraId="4DBE7788" w14:textId="77777777" w:rsidR="001B2A26" w:rsidRDefault="001B2A26" w:rsidP="00166AF3">
            <w:pPr>
              <w:pStyle w:val="TableBody"/>
              <w:rPr>
                <w:b/>
              </w:rPr>
            </w:pPr>
            <w:r>
              <w:rPr>
                <w:b/>
              </w:rPr>
              <w:t>[&lt;log data n&gt;]</w:t>
            </w:r>
          </w:p>
          <w:p w14:paraId="1EFC7F17" w14:textId="77777777" w:rsidR="001B2A26" w:rsidRPr="00C41274" w:rsidRDefault="001B2A26" w:rsidP="00166AF3">
            <w:pPr>
              <w:pStyle w:val="TableBody"/>
              <w:rPr>
                <w:b/>
              </w:rPr>
            </w:pPr>
            <w:r w:rsidRPr="00C41274">
              <w:rPr>
                <w:b/>
              </w:rPr>
              <w:t>OK</w:t>
            </w:r>
          </w:p>
          <w:p w14:paraId="57A4684D" w14:textId="77777777" w:rsidR="001B2A26" w:rsidRPr="00B91869" w:rsidRDefault="001B2A26" w:rsidP="00166AF3">
            <w:pPr>
              <w:pStyle w:val="TableBody"/>
              <w:rPr>
                <w:sz w:val="14"/>
                <w:szCs w:val="14"/>
              </w:rPr>
            </w:pPr>
          </w:p>
          <w:p w14:paraId="59422EBC" w14:textId="77777777" w:rsidR="001B2A26" w:rsidRPr="002864BF" w:rsidRDefault="001B2A26" w:rsidP="00166AF3">
            <w:pPr>
              <w:pStyle w:val="TableBody"/>
            </w:pPr>
            <w:r w:rsidRPr="002864BF">
              <w:t>For &lt;mode&gt;=2 and &lt;clear&gt;=1</w:t>
            </w:r>
          </w:p>
          <w:p w14:paraId="5B07B730" w14:textId="77777777" w:rsidR="001B2A26" w:rsidRPr="00C41274" w:rsidRDefault="001B2A26" w:rsidP="00166AF3">
            <w:pPr>
              <w:pStyle w:val="TableBody"/>
              <w:rPr>
                <w:b/>
              </w:rPr>
            </w:pPr>
            <w:r w:rsidRPr="00C41274">
              <w:rPr>
                <w:b/>
              </w:rPr>
              <w:t>OK</w:t>
            </w:r>
          </w:p>
          <w:p w14:paraId="520BA4EC" w14:textId="77777777" w:rsidR="001B2A26" w:rsidRPr="00B91869" w:rsidRDefault="001B2A26" w:rsidP="00166AF3">
            <w:pPr>
              <w:pStyle w:val="TableBody"/>
              <w:rPr>
                <w:sz w:val="14"/>
                <w:szCs w:val="14"/>
              </w:rPr>
            </w:pPr>
          </w:p>
          <w:p w14:paraId="23C2CE93" w14:textId="77777777" w:rsidR="001B2A26" w:rsidRPr="00C41274" w:rsidRDefault="001B2A26" w:rsidP="00166AF3">
            <w:pPr>
              <w:pStyle w:val="TableBody"/>
              <w:rPr>
                <w:u w:val="single"/>
              </w:rPr>
            </w:pPr>
            <w:r w:rsidRPr="00C41274">
              <w:rPr>
                <w:u w:val="single"/>
              </w:rPr>
              <w:t>Parameters</w:t>
            </w:r>
          </w:p>
          <w:p w14:paraId="037B92E8" w14:textId="77777777" w:rsidR="001B2A26" w:rsidRDefault="001B2A26" w:rsidP="00166AF3">
            <w:pPr>
              <w:pStyle w:val="TableBody"/>
            </w:pPr>
            <w:r w:rsidRPr="00C41274">
              <w:rPr>
                <w:b/>
              </w:rPr>
              <w:t>&lt;</w:t>
            </w:r>
            <w:r>
              <w:rPr>
                <w:b/>
              </w:rPr>
              <w:t>mode</w:t>
            </w:r>
            <w:r w:rsidRPr="00C41274">
              <w:rPr>
                <w:b/>
              </w:rPr>
              <w:t>&gt;</w:t>
            </w:r>
            <w:r>
              <w:rPr>
                <w:b/>
              </w:rPr>
              <w:tab/>
            </w:r>
            <w:r>
              <w:t>0</w:t>
            </w:r>
            <w:r>
              <w:tab/>
              <w:t>G</w:t>
            </w:r>
            <w:r w:rsidRPr="00214EA8">
              <w:t>enerate backup of all NV data to NV backup partition</w:t>
            </w:r>
            <w:r>
              <w:rPr>
                <w:lang w:eastAsia="zh-CN"/>
              </w:rPr>
              <w:br/>
            </w:r>
            <w:r>
              <w:tab/>
            </w:r>
            <w:r>
              <w:tab/>
              <w:t>1</w:t>
            </w:r>
            <w:r>
              <w:tab/>
              <w:t>R</w:t>
            </w:r>
            <w:r w:rsidRPr="00214EA8">
              <w:t>estore all NV data from the NVM backup partition</w:t>
            </w:r>
            <w:r>
              <w:rPr>
                <w:lang w:eastAsia="zh-CN"/>
              </w:rPr>
              <w:t xml:space="preserve"> </w:t>
            </w:r>
            <w:r>
              <w:rPr>
                <w:lang w:eastAsia="zh-CN"/>
              </w:rPr>
              <w:br/>
            </w:r>
            <w:r>
              <w:tab/>
            </w:r>
            <w:r>
              <w:tab/>
              <w:t>2</w:t>
            </w:r>
            <w:r>
              <w:tab/>
              <w:t>L</w:t>
            </w:r>
            <w:r w:rsidRPr="00214EA8">
              <w:t>ist logs of NV backup operations</w:t>
            </w:r>
          </w:p>
          <w:p w14:paraId="36BF75EB" w14:textId="77777777" w:rsidR="001B2A26" w:rsidRPr="00B91869" w:rsidRDefault="001B2A26" w:rsidP="00166AF3">
            <w:pPr>
              <w:pStyle w:val="TableBody"/>
              <w:rPr>
                <w:sz w:val="14"/>
                <w:szCs w:val="14"/>
                <w:lang w:eastAsia="zh-CN"/>
              </w:rPr>
            </w:pPr>
          </w:p>
          <w:p w14:paraId="6A1B9594" w14:textId="77777777" w:rsidR="001B2A26" w:rsidRDefault="001B2A26" w:rsidP="00166AF3">
            <w:pPr>
              <w:pStyle w:val="TableBody"/>
            </w:pPr>
            <w:r>
              <w:rPr>
                <w:b/>
              </w:rPr>
              <w:t>&lt;log data&gt;</w:t>
            </w:r>
            <w:r>
              <w:rPr>
                <w:b/>
              </w:rPr>
              <w:tab/>
            </w:r>
            <w:r w:rsidRPr="008A7D53">
              <w:t>NV backup operations</w:t>
            </w:r>
            <w:r>
              <w:t xml:space="preserve"> log data</w:t>
            </w:r>
          </w:p>
          <w:p w14:paraId="3F464D78" w14:textId="77777777" w:rsidR="001B2A26" w:rsidRPr="00B91869" w:rsidRDefault="001B2A26" w:rsidP="00166AF3">
            <w:pPr>
              <w:pStyle w:val="TableBody"/>
              <w:rPr>
                <w:sz w:val="14"/>
                <w:szCs w:val="14"/>
              </w:rPr>
            </w:pPr>
          </w:p>
          <w:p w14:paraId="0716D45B" w14:textId="77777777" w:rsidR="001B2A26" w:rsidRDefault="001B2A26" w:rsidP="00166AF3">
            <w:pPr>
              <w:pStyle w:val="TableBody"/>
            </w:pPr>
            <w:r>
              <w:rPr>
                <w:b/>
              </w:rPr>
              <w:t>&lt;parti_id&gt;</w:t>
            </w:r>
            <w:r>
              <w:rPr>
                <w:b/>
              </w:rPr>
              <w:tab/>
            </w:r>
            <w:r>
              <w:t>0</w:t>
            </w:r>
            <w:r>
              <w:tab/>
            </w:r>
            <w:r w:rsidRPr="00CF6A71">
              <w:t xml:space="preserve">Static </w:t>
            </w:r>
            <w:r>
              <w:t xml:space="preserve">Calibrated </w:t>
            </w:r>
            <w:r w:rsidRPr="00CF6A71">
              <w:t>NV</w:t>
            </w:r>
          </w:p>
          <w:p w14:paraId="11DD5FC8" w14:textId="77777777" w:rsidR="001B2A26" w:rsidRDefault="001B2A26" w:rsidP="00166AF3">
            <w:pPr>
              <w:pStyle w:val="TableBody"/>
            </w:pPr>
            <w:r>
              <w:tab/>
            </w:r>
            <w:r w:rsidRPr="00D92853">
              <w:tab/>
              <w:t>1</w:t>
            </w:r>
            <w:r>
              <w:tab/>
            </w:r>
            <w:r w:rsidRPr="00CF6A71">
              <w:t>Static Fixed NV partition</w:t>
            </w:r>
          </w:p>
          <w:p w14:paraId="74B04263" w14:textId="77777777" w:rsidR="001B2A26" w:rsidRDefault="001B2A26" w:rsidP="00166AF3">
            <w:pPr>
              <w:pStyle w:val="TableBody"/>
            </w:pPr>
            <w:r>
              <w:tab/>
            </w:r>
            <w:r w:rsidRPr="00D92853">
              <w:tab/>
            </w:r>
            <w:r>
              <w:t>2</w:t>
            </w:r>
            <w:r>
              <w:tab/>
            </w:r>
            <w:r w:rsidRPr="00CF6A71">
              <w:t>Dynamic NV</w:t>
            </w:r>
            <w:r>
              <w:t xml:space="preserve"> partition</w:t>
            </w:r>
          </w:p>
          <w:p w14:paraId="28EFBBCA" w14:textId="77777777" w:rsidR="001B2A26" w:rsidRPr="00D92853" w:rsidRDefault="001B2A26" w:rsidP="00166AF3">
            <w:pPr>
              <w:pStyle w:val="TableBody"/>
            </w:pPr>
            <w:r>
              <w:tab/>
            </w:r>
            <w:r>
              <w:tab/>
              <w:t>3</w:t>
            </w:r>
            <w:r>
              <w:tab/>
              <w:t>All NV partitions</w:t>
            </w:r>
          </w:p>
          <w:p w14:paraId="1003F68C" w14:textId="77777777" w:rsidR="001B2A26" w:rsidRPr="00B91869" w:rsidRDefault="001B2A26" w:rsidP="00166AF3">
            <w:pPr>
              <w:pStyle w:val="TableBody"/>
              <w:rPr>
                <w:b/>
                <w:sz w:val="14"/>
                <w:szCs w:val="14"/>
              </w:rPr>
            </w:pPr>
          </w:p>
          <w:p w14:paraId="03161B40" w14:textId="77777777" w:rsidR="001B2A26" w:rsidRDefault="001B2A26" w:rsidP="00166AF3">
            <w:pPr>
              <w:pStyle w:val="TableBody"/>
            </w:pPr>
            <w:r>
              <w:rPr>
                <w:b/>
              </w:rPr>
              <w:t>&lt;clear log&gt;</w:t>
            </w:r>
            <w:r>
              <w:rPr>
                <w:b/>
              </w:rPr>
              <w:tab/>
            </w:r>
            <w:r w:rsidRPr="002864BF">
              <w:rPr>
                <w:u w:val="single"/>
              </w:rPr>
              <w:t>0</w:t>
            </w:r>
            <w:r>
              <w:tab/>
              <w:t>Read log</w:t>
            </w:r>
          </w:p>
          <w:p w14:paraId="0220172F" w14:textId="77777777" w:rsidR="001B2A26" w:rsidRPr="00CE3E9E" w:rsidRDefault="001B2A26" w:rsidP="00166AF3">
            <w:pPr>
              <w:pStyle w:val="TableBody"/>
            </w:pPr>
            <w:r>
              <w:tab/>
            </w:r>
            <w:r>
              <w:tab/>
              <w:t>1</w:t>
            </w:r>
            <w:r>
              <w:tab/>
              <w:t>Clear log</w:t>
            </w:r>
          </w:p>
        </w:tc>
      </w:tr>
      <w:tr w:rsidR="001B2A26" w:rsidRPr="00671C8B" w14:paraId="2DE10A0D" w14:textId="77777777" w:rsidTr="00166AF3">
        <w:trPr>
          <w:trHeight w:val="523"/>
        </w:trPr>
        <w:tc>
          <w:tcPr>
            <w:tcW w:w="1728" w:type="dxa"/>
          </w:tcPr>
          <w:p w14:paraId="627318A0" w14:textId="77777777" w:rsidR="001B2A26" w:rsidRPr="00C41274" w:rsidRDefault="001B2A26" w:rsidP="00166AF3">
            <w:pPr>
              <w:pStyle w:val="TableBody"/>
              <w:rPr>
                <w:u w:val="single"/>
              </w:rPr>
            </w:pPr>
            <w:r w:rsidRPr="00C41274">
              <w:rPr>
                <w:u w:val="single"/>
              </w:rPr>
              <w:t>Reference</w:t>
            </w:r>
          </w:p>
          <w:p w14:paraId="7484AFA1" w14:textId="77777777" w:rsidR="001B2A26" w:rsidRPr="00C41274" w:rsidRDefault="001B2A26" w:rsidP="00166AF3">
            <w:pPr>
              <w:pStyle w:val="TableBody"/>
            </w:pPr>
            <w:r w:rsidRPr="00C41274">
              <w:t>Sierra Wireless Proprietary</w:t>
            </w:r>
          </w:p>
          <w:p w14:paraId="215296D8" w14:textId="77777777" w:rsidR="001B2A26" w:rsidRPr="00C41274" w:rsidRDefault="001B2A26" w:rsidP="00166AF3">
            <w:pPr>
              <w:pStyle w:val="TableBody"/>
              <w:rPr>
                <w:i/>
              </w:rPr>
            </w:pPr>
          </w:p>
        </w:tc>
        <w:tc>
          <w:tcPr>
            <w:tcW w:w="7560" w:type="dxa"/>
          </w:tcPr>
          <w:p w14:paraId="7871B0E9" w14:textId="77777777" w:rsidR="001B2A26" w:rsidRPr="00C41274" w:rsidRDefault="001B2A26" w:rsidP="00166AF3">
            <w:pPr>
              <w:pStyle w:val="TableBody"/>
              <w:rPr>
                <w:u w:val="single"/>
              </w:rPr>
            </w:pPr>
            <w:r w:rsidRPr="00C41274">
              <w:rPr>
                <w:u w:val="single"/>
              </w:rPr>
              <w:t>Notes</w:t>
            </w:r>
          </w:p>
          <w:p w14:paraId="3C9CCFAF" w14:textId="77777777" w:rsidR="001B2A26" w:rsidRDefault="001B2A26" w:rsidP="0059466D">
            <w:pPr>
              <w:pStyle w:val="TableBody"/>
              <w:numPr>
                <w:ilvl w:val="0"/>
                <w:numId w:val="48"/>
              </w:numPr>
            </w:pPr>
            <w:r w:rsidRPr="002864BF">
              <w:t xml:space="preserve">Status of operations for &lt;mode&gt;=0 and &lt;mode&gt;=1 is notified by +NVBU_IND </w:t>
            </w:r>
            <w:r w:rsidRPr="00C56BAD">
              <w:t>unsolicited notification</w:t>
            </w:r>
            <w:r>
              <w:t>s with &lt;status&gt;=0 and &lt;status&gt;=1 respectively on the AT port that executed the write command.</w:t>
            </w:r>
          </w:p>
          <w:p w14:paraId="66D83BEC" w14:textId="77777777" w:rsidR="001B2A26" w:rsidRPr="002864BF" w:rsidRDefault="001B2A26" w:rsidP="0059466D">
            <w:pPr>
              <w:pStyle w:val="TableBody"/>
              <w:numPr>
                <w:ilvl w:val="0"/>
                <w:numId w:val="48"/>
              </w:numPr>
            </w:pPr>
            <w:r w:rsidRPr="002864BF">
              <w:t>Execution of the write command with &lt;mode&gt;=1 is followed by a modem reboot automatically; NVs are restored to their default values on booting</w:t>
            </w:r>
            <w:r>
              <w:t>.</w:t>
            </w:r>
          </w:p>
          <w:p w14:paraId="107FB44A" w14:textId="77777777" w:rsidR="001B2A26" w:rsidRPr="002864BF" w:rsidRDefault="001B2A26" w:rsidP="0059466D">
            <w:pPr>
              <w:pStyle w:val="TableBody"/>
              <w:numPr>
                <w:ilvl w:val="0"/>
                <w:numId w:val="48"/>
              </w:numPr>
            </w:pPr>
            <w:r>
              <w:t>The number of lines of &lt;</w:t>
            </w:r>
            <w:r w:rsidRPr="008A7D53">
              <w:t>log data</w:t>
            </w:r>
            <w:r>
              <w:t>&gt; ranges from 1 to 2142 lines.</w:t>
            </w:r>
          </w:p>
          <w:p w14:paraId="0E342F69" w14:textId="77777777" w:rsidR="001B2A26" w:rsidRDefault="001B2A26" w:rsidP="0059466D">
            <w:pPr>
              <w:pStyle w:val="TableBody"/>
              <w:numPr>
                <w:ilvl w:val="0"/>
                <w:numId w:val="48"/>
              </w:numPr>
            </w:pPr>
            <w:r>
              <w:t xml:space="preserve">This command can be used without a </w:t>
            </w:r>
            <w:r w:rsidRPr="002864BF">
              <w:t>SIM</w:t>
            </w:r>
            <w:r>
              <w:t>.</w:t>
            </w:r>
          </w:p>
          <w:p w14:paraId="030B8F4A" w14:textId="77777777" w:rsidR="001B2A26" w:rsidRDefault="001B2A26" w:rsidP="0059466D">
            <w:pPr>
              <w:pStyle w:val="TableBody"/>
              <w:pageBreakBefore/>
              <w:numPr>
                <w:ilvl w:val="0"/>
                <w:numId w:val="48"/>
              </w:numPr>
            </w:pPr>
            <w:r w:rsidRPr="002864BF">
              <w:t>&lt;mode&gt;=2 is for retrieving log for R&amp;D analysis and not fully documented, generally</w:t>
            </w:r>
            <w:r w:rsidRPr="00D5344E">
              <w:t>:</w:t>
            </w:r>
          </w:p>
          <w:p w14:paraId="6D84A993" w14:textId="77777777" w:rsidR="001B2A26" w:rsidRDefault="001B2A26" w:rsidP="00166AF3">
            <w:pPr>
              <w:pStyle w:val="TableBody"/>
              <w:pageBreakBefore/>
              <w:numPr>
                <w:ilvl w:val="1"/>
                <w:numId w:val="1"/>
              </w:numPr>
              <w:ind w:left="972" w:hanging="270"/>
              <w:rPr>
                <w:rStyle w:val="f297"/>
              </w:rPr>
            </w:pPr>
            <w:r w:rsidRPr="00CC1629">
              <w:rPr>
                <w:rStyle w:val="f297"/>
              </w:rPr>
              <w:t xml:space="preserve">USER=0 for operations triggered by </w:t>
            </w:r>
            <w:r>
              <w:rPr>
                <w:rStyle w:val="f297"/>
              </w:rPr>
              <w:t>the f</w:t>
            </w:r>
            <w:r w:rsidRPr="00CC1629">
              <w:rPr>
                <w:rStyle w:val="f297"/>
              </w:rPr>
              <w:t>irmware</w:t>
            </w:r>
          </w:p>
          <w:p w14:paraId="156A663E" w14:textId="77777777" w:rsidR="001B2A26" w:rsidRPr="00C41274" w:rsidRDefault="001B2A26" w:rsidP="00166AF3">
            <w:pPr>
              <w:pStyle w:val="TableBody"/>
              <w:pageBreakBefore/>
              <w:numPr>
                <w:ilvl w:val="1"/>
                <w:numId w:val="1"/>
              </w:numPr>
              <w:ind w:left="972" w:hanging="270"/>
              <w:rPr>
                <w:u w:val="single"/>
              </w:rPr>
            </w:pPr>
            <w:r w:rsidRPr="00CC1629">
              <w:rPr>
                <w:rStyle w:val="f297"/>
              </w:rPr>
              <w:t>USER=1 for manual operations</w:t>
            </w:r>
          </w:p>
        </w:tc>
      </w:tr>
      <w:tr w:rsidR="001B2A26" w:rsidRPr="00671C8B" w14:paraId="51B7B4E5" w14:textId="77777777" w:rsidTr="00166AF3">
        <w:trPr>
          <w:cantSplit w:val="0"/>
          <w:trHeight w:val="65"/>
        </w:trPr>
        <w:tc>
          <w:tcPr>
            <w:tcW w:w="1728" w:type="dxa"/>
          </w:tcPr>
          <w:p w14:paraId="2D4B7109" w14:textId="77777777" w:rsidR="001B2A26" w:rsidRPr="00C41274" w:rsidRDefault="001B2A26" w:rsidP="00166AF3">
            <w:pPr>
              <w:pStyle w:val="TableBody"/>
              <w:rPr>
                <w:u w:val="single"/>
              </w:rPr>
            </w:pPr>
            <w:r>
              <w:rPr>
                <w:u w:val="single"/>
              </w:rPr>
              <w:t>Example</w:t>
            </w:r>
          </w:p>
        </w:tc>
        <w:tc>
          <w:tcPr>
            <w:tcW w:w="7560" w:type="dxa"/>
          </w:tcPr>
          <w:p w14:paraId="423C37B7" w14:textId="77777777" w:rsidR="001B2A26" w:rsidRPr="00335C25" w:rsidRDefault="001B2A26" w:rsidP="00166AF3">
            <w:pPr>
              <w:pStyle w:val="TableBody"/>
              <w:rPr>
                <w:highlight w:val="yellow"/>
              </w:rPr>
            </w:pPr>
            <w:r w:rsidRPr="00335C25">
              <w:rPr>
                <w:highlight w:val="yellow"/>
              </w:rPr>
              <w:t># automatic backup files generation after FW upgrade, notified by +NVBU_IND</w:t>
            </w:r>
          </w:p>
          <w:p w14:paraId="1B325255" w14:textId="77777777" w:rsidR="001B2A26" w:rsidRPr="00335C25" w:rsidRDefault="001B2A26" w:rsidP="00166AF3">
            <w:pPr>
              <w:pStyle w:val="TableBody"/>
              <w:rPr>
                <w:b/>
                <w:highlight w:val="yellow"/>
              </w:rPr>
            </w:pPr>
            <w:r w:rsidRPr="00335C25">
              <w:rPr>
                <w:b/>
                <w:highlight w:val="yellow"/>
              </w:rPr>
              <w:t>+NVBU_IND: 0,0,"2015/11/16 04:23:33","BHL7618.3.0.154401.201511132200.x7120_2"</w:t>
            </w:r>
          </w:p>
          <w:p w14:paraId="748D3B1A" w14:textId="77777777" w:rsidR="001B2A26" w:rsidRPr="00335C25" w:rsidRDefault="001B2A26" w:rsidP="00166AF3">
            <w:pPr>
              <w:pStyle w:val="TableBody"/>
              <w:rPr>
                <w:b/>
                <w:highlight w:val="yellow"/>
              </w:rPr>
            </w:pPr>
            <w:r w:rsidRPr="00335C25">
              <w:rPr>
                <w:b/>
                <w:highlight w:val="yellow"/>
              </w:rPr>
              <w:t>+NVBU_IND: 0,1,"2015/11/16 04:23:33","BHL7618.3.0.154401.201511132200.x7120_2"</w:t>
            </w:r>
          </w:p>
          <w:p w14:paraId="6921456F" w14:textId="77777777" w:rsidR="001B2A26" w:rsidRPr="00335C25" w:rsidRDefault="001B2A26" w:rsidP="00166AF3">
            <w:pPr>
              <w:pStyle w:val="TableBody"/>
              <w:rPr>
                <w:b/>
                <w:highlight w:val="yellow"/>
              </w:rPr>
            </w:pPr>
            <w:r w:rsidRPr="00335C25">
              <w:rPr>
                <w:b/>
                <w:highlight w:val="yellow"/>
              </w:rPr>
              <w:t>+NVBU_IND: 0,2,"2015/11/16 04:23:33","BHL7618.3.0.154401.201511132200.x7120_2"</w:t>
            </w:r>
          </w:p>
          <w:p w14:paraId="3C71B03B" w14:textId="77777777" w:rsidR="001B2A26" w:rsidRPr="00335C25" w:rsidRDefault="001B2A26" w:rsidP="00166AF3">
            <w:pPr>
              <w:pStyle w:val="TableBody"/>
              <w:rPr>
                <w:highlight w:val="yellow"/>
              </w:rPr>
            </w:pPr>
          </w:p>
          <w:p w14:paraId="70829967" w14:textId="77777777" w:rsidR="001B2A26" w:rsidRPr="00335C25" w:rsidRDefault="001B2A26" w:rsidP="00166AF3">
            <w:pPr>
              <w:pStyle w:val="TableBody"/>
              <w:rPr>
                <w:highlight w:val="yellow"/>
              </w:rPr>
            </w:pPr>
            <w:r w:rsidRPr="00335C25">
              <w:rPr>
                <w:highlight w:val="yellow"/>
              </w:rPr>
              <w:t># manual generation of backup files from existing NV partitions</w:t>
            </w:r>
          </w:p>
          <w:p w14:paraId="5D43F9AE" w14:textId="77777777" w:rsidR="001B2A26" w:rsidRPr="00335C25" w:rsidRDefault="001B2A26" w:rsidP="00166AF3">
            <w:pPr>
              <w:pStyle w:val="TableBody"/>
              <w:rPr>
                <w:b/>
                <w:highlight w:val="yellow"/>
              </w:rPr>
            </w:pPr>
            <w:r w:rsidRPr="00335C25">
              <w:rPr>
                <w:b/>
                <w:highlight w:val="yellow"/>
              </w:rPr>
              <w:t>AT+NVBU=0,3</w:t>
            </w:r>
          </w:p>
          <w:p w14:paraId="13CE6C65" w14:textId="77777777" w:rsidR="001B2A26" w:rsidRPr="00335C25" w:rsidRDefault="001B2A26" w:rsidP="00166AF3">
            <w:pPr>
              <w:pStyle w:val="TableBody"/>
              <w:rPr>
                <w:b/>
                <w:highlight w:val="yellow"/>
              </w:rPr>
            </w:pPr>
            <w:r w:rsidRPr="00335C25">
              <w:rPr>
                <w:b/>
                <w:highlight w:val="yellow"/>
              </w:rPr>
              <w:t>OK</w:t>
            </w:r>
          </w:p>
          <w:p w14:paraId="71210C8B" w14:textId="77777777" w:rsidR="001B2A26" w:rsidRPr="00335C25" w:rsidRDefault="001B2A26" w:rsidP="00166AF3">
            <w:pPr>
              <w:pStyle w:val="TableBody"/>
              <w:rPr>
                <w:b/>
                <w:highlight w:val="yellow"/>
              </w:rPr>
            </w:pPr>
            <w:r w:rsidRPr="00335C25">
              <w:rPr>
                <w:b/>
                <w:highlight w:val="yellow"/>
              </w:rPr>
              <w:t>+NVBU_IND: 0,0,"2015/11/16 04:23:39","BHL7618.3.0.154401.201511132200.x7120_2"</w:t>
            </w:r>
          </w:p>
          <w:p w14:paraId="1BEB36FF" w14:textId="77777777" w:rsidR="001B2A26" w:rsidRPr="00335C25" w:rsidRDefault="001B2A26" w:rsidP="00166AF3">
            <w:pPr>
              <w:pStyle w:val="TableBody"/>
              <w:rPr>
                <w:b/>
                <w:highlight w:val="yellow"/>
              </w:rPr>
            </w:pPr>
            <w:r w:rsidRPr="00335C25">
              <w:rPr>
                <w:b/>
                <w:highlight w:val="yellow"/>
              </w:rPr>
              <w:t>+NVBU_IND: 0,1,"2015/11/16 04:23:39","BHL7618.3.0.154401.201511132200.x7120_2"</w:t>
            </w:r>
          </w:p>
          <w:p w14:paraId="29A989EA" w14:textId="77777777" w:rsidR="001B2A26" w:rsidRPr="00335C25" w:rsidRDefault="001B2A26" w:rsidP="00166AF3">
            <w:pPr>
              <w:pStyle w:val="TableBody"/>
              <w:rPr>
                <w:b/>
                <w:highlight w:val="yellow"/>
              </w:rPr>
            </w:pPr>
            <w:r w:rsidRPr="00335C25">
              <w:rPr>
                <w:b/>
                <w:highlight w:val="yellow"/>
              </w:rPr>
              <w:t>+NVBU_IND: 0,2,"2015/11/16 04:23:39","BHL7618.3.0.154401.201511132200.x7120_2"</w:t>
            </w:r>
          </w:p>
          <w:p w14:paraId="681C8F1A" w14:textId="77777777" w:rsidR="001B2A26" w:rsidRPr="00335C25" w:rsidRDefault="001B2A26" w:rsidP="00166AF3">
            <w:pPr>
              <w:pStyle w:val="TableBody"/>
              <w:rPr>
                <w:highlight w:val="yellow"/>
              </w:rPr>
            </w:pPr>
          </w:p>
          <w:p w14:paraId="2AAAC205" w14:textId="77777777" w:rsidR="001B2A26" w:rsidRPr="00335C25" w:rsidRDefault="001B2A26" w:rsidP="00166AF3">
            <w:pPr>
              <w:pStyle w:val="TableBody"/>
              <w:rPr>
                <w:highlight w:val="yellow"/>
              </w:rPr>
            </w:pPr>
            <w:r w:rsidRPr="00335C25">
              <w:rPr>
                <w:highlight w:val="yellow"/>
              </w:rPr>
              <w:t># manual restore of backup files to original NV partitions</w:t>
            </w:r>
          </w:p>
          <w:p w14:paraId="73E21108" w14:textId="77777777" w:rsidR="001B2A26" w:rsidRPr="00335C25" w:rsidRDefault="001B2A26" w:rsidP="00166AF3">
            <w:pPr>
              <w:pStyle w:val="TableBody"/>
              <w:rPr>
                <w:b/>
                <w:highlight w:val="yellow"/>
              </w:rPr>
            </w:pPr>
            <w:r w:rsidRPr="00335C25">
              <w:rPr>
                <w:b/>
                <w:highlight w:val="yellow"/>
              </w:rPr>
              <w:t>AT+NVBU=1,3</w:t>
            </w:r>
          </w:p>
          <w:p w14:paraId="42B44A3B" w14:textId="77777777" w:rsidR="001B2A26" w:rsidRPr="00335C25" w:rsidRDefault="001B2A26" w:rsidP="00166AF3">
            <w:pPr>
              <w:pStyle w:val="TableBody"/>
              <w:rPr>
                <w:b/>
                <w:highlight w:val="yellow"/>
              </w:rPr>
            </w:pPr>
            <w:r w:rsidRPr="00335C25">
              <w:rPr>
                <w:b/>
                <w:highlight w:val="yellow"/>
              </w:rPr>
              <w:t>OK</w:t>
            </w:r>
          </w:p>
          <w:p w14:paraId="199089AF" w14:textId="77777777" w:rsidR="001B2A26" w:rsidRPr="00335C25" w:rsidRDefault="001B2A26" w:rsidP="00166AF3">
            <w:pPr>
              <w:pStyle w:val="TableBody"/>
              <w:rPr>
                <w:b/>
                <w:highlight w:val="yellow"/>
              </w:rPr>
            </w:pPr>
            <w:r w:rsidRPr="00335C25">
              <w:rPr>
                <w:b/>
                <w:highlight w:val="yellow"/>
              </w:rPr>
              <w:t>+NVBU_IND: 1,0,"2015/11/16 04:23:39","BHL7618.3.0.154401.201511132200.x7120_2"</w:t>
            </w:r>
          </w:p>
          <w:p w14:paraId="58FEC6A7" w14:textId="77777777" w:rsidR="001B2A26" w:rsidRPr="00335C25" w:rsidRDefault="001B2A26" w:rsidP="00166AF3">
            <w:pPr>
              <w:pStyle w:val="TableBody"/>
              <w:rPr>
                <w:b/>
                <w:highlight w:val="yellow"/>
              </w:rPr>
            </w:pPr>
            <w:r w:rsidRPr="00335C25">
              <w:rPr>
                <w:b/>
                <w:highlight w:val="yellow"/>
              </w:rPr>
              <w:t>+NVBU_IND: 1,1,"2015/11/16 04:23:39","BHL7618.3.0.154401.201511132200.x7120_2"</w:t>
            </w:r>
          </w:p>
          <w:p w14:paraId="4117EAD5" w14:textId="77777777" w:rsidR="001B2A26" w:rsidRPr="00335C25" w:rsidRDefault="001B2A26" w:rsidP="00166AF3">
            <w:pPr>
              <w:pStyle w:val="TableBody"/>
              <w:rPr>
                <w:b/>
                <w:highlight w:val="yellow"/>
              </w:rPr>
            </w:pPr>
            <w:r w:rsidRPr="00335C25">
              <w:rPr>
                <w:b/>
                <w:highlight w:val="yellow"/>
              </w:rPr>
              <w:t>+NVBU_IND: 1,2,"2015/11/16 04:23:39","BHL7618.3.0.154401.201511132200.x7120_2"</w:t>
            </w:r>
          </w:p>
          <w:p w14:paraId="4D98B203" w14:textId="77777777" w:rsidR="001B2A26" w:rsidRPr="00335C25" w:rsidRDefault="001B2A26" w:rsidP="00166AF3">
            <w:pPr>
              <w:pStyle w:val="TableBody"/>
              <w:rPr>
                <w:b/>
                <w:highlight w:val="yellow"/>
              </w:rPr>
            </w:pPr>
          </w:p>
          <w:p w14:paraId="75F2059D" w14:textId="77777777" w:rsidR="001B2A26" w:rsidRPr="00335C25" w:rsidRDefault="001B2A26" w:rsidP="00166AF3">
            <w:pPr>
              <w:pStyle w:val="TableBody"/>
              <w:rPr>
                <w:b/>
                <w:highlight w:val="yellow"/>
              </w:rPr>
            </w:pPr>
            <w:r w:rsidRPr="00335C25">
              <w:rPr>
                <w:b/>
                <w:highlight w:val="yellow"/>
              </w:rPr>
              <w:t>&lt;module reboots automatically&gt;</w:t>
            </w:r>
          </w:p>
          <w:p w14:paraId="60CE40C9" w14:textId="77777777" w:rsidR="001B2A26" w:rsidRPr="00335C25" w:rsidRDefault="001B2A26" w:rsidP="00166AF3">
            <w:pPr>
              <w:pStyle w:val="TableBody"/>
              <w:rPr>
                <w:highlight w:val="yellow"/>
              </w:rPr>
            </w:pPr>
          </w:p>
          <w:p w14:paraId="63983676" w14:textId="77777777" w:rsidR="001B2A26" w:rsidRPr="00335C25" w:rsidRDefault="001B2A26" w:rsidP="00166AF3">
            <w:pPr>
              <w:pStyle w:val="TableBody"/>
              <w:rPr>
                <w:highlight w:val="yellow"/>
              </w:rPr>
            </w:pPr>
            <w:r w:rsidRPr="00335C25">
              <w:rPr>
                <w:highlight w:val="yellow"/>
              </w:rPr>
              <w:t># to retrieve the list of NV related operations done by the Firmware</w:t>
            </w:r>
          </w:p>
          <w:p w14:paraId="616E25BB" w14:textId="77777777" w:rsidR="001B2A26" w:rsidRPr="00335C25" w:rsidRDefault="001B2A26" w:rsidP="00166AF3">
            <w:pPr>
              <w:pStyle w:val="TableBody"/>
              <w:rPr>
                <w:b/>
                <w:highlight w:val="yellow"/>
              </w:rPr>
            </w:pPr>
            <w:r w:rsidRPr="00335C25">
              <w:rPr>
                <w:b/>
                <w:highlight w:val="yellow"/>
              </w:rPr>
              <w:t>at+nvbu=2</w:t>
            </w:r>
          </w:p>
          <w:p w14:paraId="59AA611B" w14:textId="77777777" w:rsidR="001B2A26" w:rsidRPr="00335C25" w:rsidRDefault="001B2A26" w:rsidP="00166AF3">
            <w:pPr>
              <w:pStyle w:val="TableBody"/>
              <w:rPr>
                <w:b/>
                <w:highlight w:val="yellow"/>
              </w:rPr>
            </w:pPr>
            <w:r w:rsidRPr="00335C25">
              <w:rPr>
                <w:b/>
                <w:highlight w:val="yellow"/>
              </w:rPr>
              <w:t>[2015/11/16 04:02:49] BULO: MDM- BHL7618.3.0.154401.201511132200.x7120_2</w:t>
            </w:r>
          </w:p>
          <w:p w14:paraId="785C3168" w14:textId="77777777" w:rsidR="001B2A26" w:rsidRPr="00335C25" w:rsidRDefault="001B2A26" w:rsidP="00166AF3">
            <w:pPr>
              <w:pStyle w:val="TableBody"/>
              <w:rPr>
                <w:b/>
                <w:highlight w:val="yellow"/>
              </w:rPr>
            </w:pPr>
            <w:r w:rsidRPr="00335C25">
              <w:rPr>
                <w:b/>
                <w:highlight w:val="yellow"/>
              </w:rPr>
              <w:t>[2015/11/16 04:02:49] BUFL: GENERATE USER=0 FILE=3 LAS=0,0,0</w:t>
            </w:r>
          </w:p>
          <w:p w14:paraId="03E05281" w14:textId="77777777" w:rsidR="001B2A26" w:rsidRPr="00335C25" w:rsidRDefault="001B2A26" w:rsidP="00166AF3">
            <w:pPr>
              <w:pStyle w:val="TableBody"/>
              <w:rPr>
                <w:b/>
                <w:highlight w:val="yellow"/>
                <w:lang w:val="fr-FR"/>
                <w:rPrChange w:id="23775" w:author="Alban Roche" w:date="2017-08-02T14:56:00Z">
                  <w:rPr>
                    <w:b/>
                  </w:rPr>
                </w:rPrChange>
              </w:rPr>
            </w:pPr>
            <w:r w:rsidRPr="00335C25">
              <w:rPr>
                <w:b/>
                <w:highlight w:val="yellow"/>
                <w:lang w:val="fr-FR"/>
                <w:rPrChange w:id="23776" w:author="Alban Roche" w:date="2017-08-02T14:56:00Z">
                  <w:rPr>
                    <w:b/>
                  </w:rPr>
                </w:rPrChange>
              </w:rPr>
              <w:t>[2015/11/16 04:02:49] BUFM: ENCODE F=0 REF=0 CNT=15/15 41</w:t>
            </w:r>
          </w:p>
          <w:p w14:paraId="4FC9CBBF" w14:textId="77777777" w:rsidR="001B2A26" w:rsidRPr="00335C25" w:rsidRDefault="001B2A26" w:rsidP="00166AF3">
            <w:pPr>
              <w:pStyle w:val="TableBody"/>
              <w:rPr>
                <w:b/>
                <w:highlight w:val="yellow"/>
                <w:lang w:val="fr-FR"/>
                <w:rPrChange w:id="23777" w:author="Alban Roche" w:date="2017-08-02T14:56:00Z">
                  <w:rPr>
                    <w:b/>
                  </w:rPr>
                </w:rPrChange>
              </w:rPr>
            </w:pPr>
            <w:r w:rsidRPr="00335C25">
              <w:rPr>
                <w:b/>
                <w:highlight w:val="yellow"/>
                <w:lang w:val="fr-FR"/>
                <w:rPrChange w:id="23778" w:author="Alban Roche" w:date="2017-08-02T14:56:00Z">
                  <w:rPr>
                    <w:b/>
                  </w:rPr>
                </w:rPrChange>
              </w:rPr>
              <w:t>[2015/11/16 04:02:49] BUFM: ENCODE F=1 REF=0 CNT=16/16 31</w:t>
            </w:r>
          </w:p>
          <w:p w14:paraId="0B9A30A9" w14:textId="77777777" w:rsidR="001B2A26" w:rsidRPr="00335C25" w:rsidRDefault="001B2A26" w:rsidP="00166AF3">
            <w:pPr>
              <w:pStyle w:val="TableBody"/>
              <w:rPr>
                <w:b/>
                <w:highlight w:val="yellow"/>
                <w:lang w:val="fr-FR"/>
                <w:rPrChange w:id="23779" w:author="Alban Roche" w:date="2017-08-02T14:56:00Z">
                  <w:rPr>
                    <w:b/>
                  </w:rPr>
                </w:rPrChange>
              </w:rPr>
            </w:pPr>
            <w:r w:rsidRPr="00335C25">
              <w:rPr>
                <w:b/>
                <w:highlight w:val="yellow"/>
                <w:lang w:val="fr-FR"/>
                <w:rPrChange w:id="23780" w:author="Alban Roche" w:date="2017-08-02T14:56:00Z">
                  <w:rPr>
                    <w:b/>
                  </w:rPr>
                </w:rPrChange>
              </w:rPr>
              <w:t>[2015/11/16 04:02:49] BUFM: ENCODE F=2 REF=42 CNT=41/41 57</w:t>
            </w:r>
          </w:p>
          <w:p w14:paraId="354987CE" w14:textId="77777777" w:rsidR="001B2A26" w:rsidRPr="00335C25" w:rsidRDefault="001B2A26" w:rsidP="00166AF3">
            <w:pPr>
              <w:pStyle w:val="TableBody"/>
              <w:rPr>
                <w:b/>
                <w:highlight w:val="yellow"/>
              </w:rPr>
            </w:pPr>
            <w:r w:rsidRPr="00335C25">
              <w:rPr>
                <w:b/>
                <w:highlight w:val="yellow"/>
              </w:rPr>
              <w:t>[2015/11/16 04:23:39] BUFL: GENERATE USER=1 FILE=3 LAS=0,0,0</w:t>
            </w:r>
          </w:p>
          <w:p w14:paraId="60EBBD74" w14:textId="77777777" w:rsidR="001B2A26" w:rsidRPr="00335C25" w:rsidRDefault="001B2A26" w:rsidP="00166AF3">
            <w:pPr>
              <w:pStyle w:val="TableBody"/>
              <w:rPr>
                <w:b/>
                <w:highlight w:val="yellow"/>
                <w:lang w:val="fr-FR"/>
                <w:rPrChange w:id="23781" w:author="Alban Roche" w:date="2017-08-02T14:56:00Z">
                  <w:rPr>
                    <w:b/>
                  </w:rPr>
                </w:rPrChange>
              </w:rPr>
            </w:pPr>
            <w:r w:rsidRPr="00335C25">
              <w:rPr>
                <w:b/>
                <w:highlight w:val="yellow"/>
                <w:lang w:val="fr-FR"/>
                <w:rPrChange w:id="23782" w:author="Alban Roche" w:date="2017-08-02T14:56:00Z">
                  <w:rPr>
                    <w:b/>
                  </w:rPr>
                </w:rPrChange>
              </w:rPr>
              <w:t>[2015/11/16 04:23:39] BUFM: ENCODE F=0 REF=0 CNT=15/15 41</w:t>
            </w:r>
          </w:p>
          <w:p w14:paraId="4ED00041" w14:textId="77777777" w:rsidR="001B2A26" w:rsidRPr="00335C25" w:rsidRDefault="001B2A26" w:rsidP="00166AF3">
            <w:pPr>
              <w:pStyle w:val="TableBody"/>
              <w:rPr>
                <w:b/>
                <w:highlight w:val="yellow"/>
                <w:lang w:val="fr-FR"/>
                <w:rPrChange w:id="23783" w:author="Alban Roche" w:date="2017-08-02T14:56:00Z">
                  <w:rPr>
                    <w:b/>
                  </w:rPr>
                </w:rPrChange>
              </w:rPr>
            </w:pPr>
            <w:r w:rsidRPr="00335C25">
              <w:rPr>
                <w:b/>
                <w:highlight w:val="yellow"/>
                <w:lang w:val="fr-FR"/>
                <w:rPrChange w:id="23784" w:author="Alban Roche" w:date="2017-08-02T14:56:00Z">
                  <w:rPr>
                    <w:b/>
                  </w:rPr>
                </w:rPrChange>
              </w:rPr>
              <w:t>[2015/11/16 04:23:39] BUFM: ENCODE F=1 REF=0 CNT=16/16 31</w:t>
            </w:r>
          </w:p>
          <w:p w14:paraId="1CA693C9" w14:textId="77777777" w:rsidR="001B2A26" w:rsidRPr="00335C25" w:rsidRDefault="001B2A26" w:rsidP="00166AF3">
            <w:pPr>
              <w:pStyle w:val="TableBody"/>
              <w:rPr>
                <w:b/>
                <w:highlight w:val="yellow"/>
                <w:lang w:val="fr-FR"/>
                <w:rPrChange w:id="23785" w:author="Alban Roche" w:date="2017-08-02T14:56:00Z">
                  <w:rPr>
                    <w:b/>
                  </w:rPr>
                </w:rPrChange>
              </w:rPr>
            </w:pPr>
            <w:r w:rsidRPr="00335C25">
              <w:rPr>
                <w:b/>
                <w:highlight w:val="yellow"/>
                <w:lang w:val="fr-FR"/>
                <w:rPrChange w:id="23786" w:author="Alban Roche" w:date="2017-08-02T14:56:00Z">
                  <w:rPr>
                    <w:b/>
                  </w:rPr>
                </w:rPrChange>
              </w:rPr>
              <w:t>[2015/11/16 04:23:39] BUFM: ENCODE F=2 REF=42 CNT=41/41 57</w:t>
            </w:r>
          </w:p>
          <w:p w14:paraId="3D803526" w14:textId="77777777" w:rsidR="001B2A26" w:rsidRPr="00335C25" w:rsidRDefault="001B2A26" w:rsidP="00166AF3">
            <w:pPr>
              <w:pStyle w:val="TableBody"/>
              <w:rPr>
                <w:b/>
                <w:highlight w:val="yellow"/>
              </w:rPr>
            </w:pPr>
            <w:r w:rsidRPr="00335C25">
              <w:rPr>
                <w:b/>
                <w:highlight w:val="yellow"/>
              </w:rPr>
              <w:t>[2015/11/16 04:23:43] BUFL: RESTORE USER=1 FILE=3 LAS=0,0,0</w:t>
            </w:r>
          </w:p>
          <w:p w14:paraId="7A83D64E" w14:textId="77777777" w:rsidR="001B2A26" w:rsidRPr="00335C25" w:rsidRDefault="001B2A26" w:rsidP="00166AF3">
            <w:pPr>
              <w:pStyle w:val="TableBody"/>
              <w:rPr>
                <w:b/>
                <w:highlight w:val="yellow"/>
              </w:rPr>
            </w:pPr>
            <w:r w:rsidRPr="00335C25">
              <w:rPr>
                <w:b/>
                <w:highlight w:val="yellow"/>
              </w:rPr>
              <w:t>[2015/11/16 04:23:43] BUFM: DECODE-2 F=0 REF=1 CNT=15/15 15,41</w:t>
            </w:r>
          </w:p>
          <w:p w14:paraId="2EC176EE" w14:textId="77777777" w:rsidR="001B2A26" w:rsidRPr="00335C25" w:rsidRDefault="001B2A26" w:rsidP="00166AF3">
            <w:pPr>
              <w:pStyle w:val="TableBody"/>
              <w:rPr>
                <w:b/>
                <w:highlight w:val="yellow"/>
              </w:rPr>
            </w:pPr>
            <w:r w:rsidRPr="00335C25">
              <w:rPr>
                <w:b/>
                <w:highlight w:val="yellow"/>
              </w:rPr>
              <w:t>[2015/11/16 04:23:43] BUFM: DECODE-2 F=1 REF=1 CNT=16/16 16,31</w:t>
            </w:r>
          </w:p>
          <w:p w14:paraId="4EFC6765" w14:textId="77777777" w:rsidR="001B2A26" w:rsidRPr="00335C25" w:rsidRDefault="001B2A26" w:rsidP="00166AF3">
            <w:pPr>
              <w:pStyle w:val="TableBody"/>
              <w:rPr>
                <w:b/>
                <w:highlight w:val="yellow"/>
              </w:rPr>
            </w:pPr>
            <w:r w:rsidRPr="00335C25">
              <w:rPr>
                <w:b/>
                <w:highlight w:val="yellow"/>
              </w:rPr>
              <w:t>[2015/11/16 04:23:43] BUFM: DECODE-2 F=2 REF=43 CNT=41/41 41,57</w:t>
            </w:r>
          </w:p>
          <w:p w14:paraId="44176CDA" w14:textId="77777777" w:rsidR="001B2A26" w:rsidRPr="002864BF" w:rsidRDefault="001B2A26" w:rsidP="00166AF3">
            <w:pPr>
              <w:pStyle w:val="TableBody"/>
            </w:pPr>
            <w:r w:rsidRPr="00335C25">
              <w:rPr>
                <w:b/>
                <w:highlight w:val="yellow"/>
              </w:rPr>
              <w:t>OK</w:t>
            </w:r>
          </w:p>
        </w:tc>
      </w:tr>
    </w:tbl>
    <w:p w14:paraId="0FA39CE5" w14:textId="77777777" w:rsidR="001B2A26" w:rsidRPr="00671C8B" w:rsidRDefault="001B2A26" w:rsidP="0059466D">
      <w:pPr>
        <w:pStyle w:val="Heading2"/>
        <w:numPr>
          <w:ilvl w:val="1"/>
          <w:numId w:val="11"/>
        </w:numPr>
        <w:ind w:left="1080" w:hanging="1080"/>
      </w:pPr>
      <w:bookmarkStart w:id="23787" w:name="_Toc410636752"/>
      <w:bookmarkStart w:id="23788" w:name="_Toc425949644"/>
      <w:bookmarkStart w:id="23789" w:name="_Toc427166154"/>
      <w:bookmarkStart w:id="23790" w:name="_Toc486251824"/>
      <w:bookmarkStart w:id="23791" w:name="_Toc489462252"/>
      <w:r>
        <w:t>+NVBU_IND Notification</w:t>
      </w:r>
      <w:r w:rsidRPr="00AE67EA">
        <w:t xml:space="preserve">: </w:t>
      </w:r>
      <w:r>
        <w:t xml:space="preserve">NV Backup Status </w:t>
      </w:r>
      <w:r w:rsidRPr="00AE67EA">
        <w:t>Notification</w:t>
      </w:r>
      <w:bookmarkEnd w:id="23787"/>
      <w:bookmarkEnd w:id="23788"/>
      <w:bookmarkEnd w:id="23789"/>
      <w:bookmarkEnd w:id="23790"/>
      <w:bookmarkEnd w:id="23791"/>
    </w:p>
    <w:tbl>
      <w:tblPr>
        <w:tblStyle w:val="TableSWIleft"/>
        <w:tblW w:w="9288" w:type="dxa"/>
        <w:tblLayout w:type="fixed"/>
        <w:tblLook w:val="04A0" w:firstRow="1" w:lastRow="0" w:firstColumn="1" w:lastColumn="0" w:noHBand="0" w:noVBand="1"/>
      </w:tblPr>
      <w:tblGrid>
        <w:gridCol w:w="1728"/>
        <w:gridCol w:w="7560"/>
      </w:tblGrid>
      <w:tr w:rsidR="001B2A26" w:rsidRPr="00671C8B" w14:paraId="6DB347ED" w14:textId="77777777" w:rsidTr="00166AF3">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12C6BFA8" w14:textId="46392610" w:rsidR="001B2A26" w:rsidRPr="00671C8B" w:rsidRDefault="001B2A26">
            <w:pPr>
              <w:pStyle w:val="TableRowHead"/>
              <w:spacing w:before="144" w:after="144"/>
            </w:pPr>
            <w:del w:id="23792" w:author="Alban Roche" w:date="2017-08-02T14:40:00Z">
              <w:r w:rsidDel="00F22490">
                <w:delText>HL7618, HL7618RD, HL7648, HL7650, HL7688, HL7690 and HL7692</w:delText>
              </w:r>
            </w:del>
            <w:ins w:id="23793" w:author="Alban Roche" w:date="2017-08-02T14:40:00Z">
              <w:r w:rsidR="00F22490">
                <w:t>HL7800</w:t>
              </w:r>
            </w:ins>
          </w:p>
        </w:tc>
      </w:tr>
      <w:tr w:rsidR="001B2A26" w:rsidRPr="00671C8B" w14:paraId="67977376" w14:textId="77777777" w:rsidTr="00166AF3">
        <w:trPr>
          <w:trHeight w:val="523"/>
        </w:trPr>
        <w:tc>
          <w:tcPr>
            <w:tcW w:w="1728" w:type="dxa"/>
          </w:tcPr>
          <w:p w14:paraId="11DB3C45" w14:textId="77777777" w:rsidR="001B2A26" w:rsidRPr="00671C8B" w:rsidRDefault="001B2A26" w:rsidP="00166AF3">
            <w:pPr>
              <w:pStyle w:val="TableBody"/>
            </w:pPr>
            <w:r w:rsidRPr="00C41274">
              <w:rPr>
                <w:i/>
              </w:rPr>
              <w:t xml:space="preserve">Unsolicited </w:t>
            </w:r>
            <w:r>
              <w:rPr>
                <w:i/>
              </w:rPr>
              <w:t>N</w:t>
            </w:r>
            <w:r w:rsidRPr="00C41274">
              <w:rPr>
                <w:i/>
              </w:rPr>
              <w:t>otification</w:t>
            </w:r>
          </w:p>
        </w:tc>
        <w:tc>
          <w:tcPr>
            <w:tcW w:w="7560" w:type="dxa"/>
          </w:tcPr>
          <w:p w14:paraId="22A3EF92" w14:textId="77777777" w:rsidR="001B2A26" w:rsidRPr="00D82B46" w:rsidRDefault="001B2A26" w:rsidP="00166AF3">
            <w:pPr>
              <w:pStyle w:val="TableBody"/>
              <w:rPr>
                <w:u w:val="single"/>
              </w:rPr>
            </w:pPr>
            <w:r w:rsidRPr="00D82B46">
              <w:rPr>
                <w:u w:val="single"/>
              </w:rPr>
              <w:t>Response</w:t>
            </w:r>
          </w:p>
          <w:p w14:paraId="062A78FA" w14:textId="77777777" w:rsidR="001B2A26" w:rsidRPr="00D82B46" w:rsidRDefault="001B2A26" w:rsidP="00166AF3">
            <w:pPr>
              <w:pStyle w:val="TableBody"/>
              <w:rPr>
                <w:b/>
              </w:rPr>
            </w:pPr>
            <w:r w:rsidRPr="00D82B46">
              <w:rPr>
                <w:b/>
              </w:rPr>
              <w:t>+NVBU_IND: &lt;status&gt;,&lt;file id&gt;,…</w:t>
            </w:r>
          </w:p>
          <w:p w14:paraId="266FC67E" w14:textId="77777777" w:rsidR="001B2A26" w:rsidRPr="00D82B46" w:rsidRDefault="001B2A26" w:rsidP="00166AF3">
            <w:pPr>
              <w:pStyle w:val="TableBody"/>
            </w:pPr>
          </w:p>
          <w:p w14:paraId="291EA80A" w14:textId="77777777" w:rsidR="001B2A26" w:rsidRPr="002864BF" w:rsidRDefault="001B2A26" w:rsidP="00166AF3">
            <w:pPr>
              <w:pStyle w:val="TableBody"/>
            </w:pPr>
            <w:r w:rsidRPr="002864BF">
              <w:t>For &lt;status&gt;=0</w:t>
            </w:r>
          </w:p>
          <w:p w14:paraId="1821606D" w14:textId="77777777" w:rsidR="001B2A26" w:rsidRPr="002864BF" w:rsidRDefault="001B2A26" w:rsidP="00166AF3">
            <w:pPr>
              <w:pStyle w:val="TableBody"/>
              <w:rPr>
                <w:b/>
              </w:rPr>
            </w:pPr>
            <w:r w:rsidRPr="002864BF">
              <w:rPr>
                <w:b/>
              </w:rPr>
              <w:t>+NVBU_IND: &lt;status&gt;,&lt;file id&gt;,&lt;backup date&gt;,&lt;backup firmware version&gt;</w:t>
            </w:r>
          </w:p>
          <w:p w14:paraId="537CF270" w14:textId="77777777" w:rsidR="001B2A26" w:rsidRPr="00D82B46" w:rsidRDefault="001B2A26" w:rsidP="00166AF3">
            <w:pPr>
              <w:pStyle w:val="TableBody"/>
            </w:pPr>
          </w:p>
          <w:p w14:paraId="7B6D9F68" w14:textId="77777777" w:rsidR="001B2A26" w:rsidRPr="002864BF" w:rsidRDefault="001B2A26" w:rsidP="00166AF3">
            <w:pPr>
              <w:pStyle w:val="TableBody"/>
            </w:pPr>
            <w:r w:rsidRPr="002864BF">
              <w:t>For &lt;status&gt;=1</w:t>
            </w:r>
          </w:p>
          <w:p w14:paraId="37894820" w14:textId="77777777" w:rsidR="001B2A26" w:rsidRPr="002864BF" w:rsidRDefault="001B2A26" w:rsidP="00166AF3">
            <w:pPr>
              <w:pStyle w:val="TableBody"/>
              <w:rPr>
                <w:b/>
              </w:rPr>
            </w:pPr>
            <w:r w:rsidRPr="002864BF">
              <w:rPr>
                <w:b/>
              </w:rPr>
              <w:t>+NVBU_IND: &lt;status&gt;,&lt;file id&gt;,&lt;backup date used for restore&gt;,&lt;backup firmware version used for restore&gt;</w:t>
            </w:r>
          </w:p>
          <w:p w14:paraId="28A0CA78" w14:textId="77777777" w:rsidR="001B2A26" w:rsidRPr="00D82B46" w:rsidRDefault="001B2A26" w:rsidP="00166AF3">
            <w:pPr>
              <w:pStyle w:val="TableBody"/>
            </w:pPr>
          </w:p>
          <w:p w14:paraId="3B842513" w14:textId="77777777" w:rsidR="001B2A26" w:rsidRPr="002864BF" w:rsidRDefault="001B2A26" w:rsidP="00166AF3">
            <w:pPr>
              <w:pStyle w:val="TableBody"/>
            </w:pPr>
            <w:r w:rsidRPr="002864BF">
              <w:t>For &lt;status&gt;=2</w:t>
            </w:r>
          </w:p>
          <w:p w14:paraId="578F2EAE" w14:textId="77777777" w:rsidR="001B2A26" w:rsidRPr="002864BF" w:rsidRDefault="001B2A26" w:rsidP="00166AF3">
            <w:pPr>
              <w:pStyle w:val="TableBody"/>
              <w:rPr>
                <w:b/>
              </w:rPr>
            </w:pPr>
            <w:r w:rsidRPr="002864BF">
              <w:rPr>
                <w:b/>
              </w:rPr>
              <w:t>+NVBU_IND: &lt;status&gt;,&lt;file id&gt;,&lt;backup date used for restore&gt;,&lt;backup firmware version used for restore&gt;,&lt;num NV&gt;</w:t>
            </w:r>
          </w:p>
          <w:p w14:paraId="2AFEAED1" w14:textId="77777777" w:rsidR="001B2A26" w:rsidRPr="002864BF" w:rsidRDefault="001B2A26" w:rsidP="00166AF3">
            <w:pPr>
              <w:pStyle w:val="TableBody"/>
              <w:rPr>
                <w:b/>
              </w:rPr>
            </w:pPr>
            <w:r w:rsidRPr="002864BF">
              <w:rPr>
                <w:b/>
              </w:rPr>
              <w:t>&lt;NV ID 1&gt;[&lt;NV ID 2&gt;...[&lt;NV ID 16&gt;&lt;CR&gt;&lt;LF&gt;]]</w:t>
            </w:r>
          </w:p>
          <w:p w14:paraId="07854718" w14:textId="77777777" w:rsidR="001B2A26" w:rsidRPr="002864BF" w:rsidRDefault="001B2A26" w:rsidP="00166AF3">
            <w:pPr>
              <w:pStyle w:val="TableBody"/>
              <w:rPr>
                <w:b/>
              </w:rPr>
            </w:pPr>
            <w:r w:rsidRPr="002864BF">
              <w:rPr>
                <w:b/>
              </w:rPr>
              <w:t>…</w:t>
            </w:r>
          </w:p>
          <w:p w14:paraId="1F051BEB" w14:textId="77777777" w:rsidR="001B2A26" w:rsidRPr="00D82B46" w:rsidRDefault="001B2A26" w:rsidP="00166AF3">
            <w:pPr>
              <w:pStyle w:val="TableBody"/>
            </w:pPr>
          </w:p>
          <w:p w14:paraId="220CC2B1" w14:textId="77777777" w:rsidR="001B2A26" w:rsidRPr="00D82B46" w:rsidRDefault="001B2A26" w:rsidP="00166AF3">
            <w:pPr>
              <w:pStyle w:val="TableBody"/>
              <w:rPr>
                <w:u w:val="single"/>
              </w:rPr>
            </w:pPr>
            <w:r w:rsidRPr="00D82B46">
              <w:rPr>
                <w:u w:val="single"/>
              </w:rPr>
              <w:t>Parameters</w:t>
            </w:r>
          </w:p>
          <w:p w14:paraId="5E95BC3E" w14:textId="77777777" w:rsidR="001B2A26" w:rsidRPr="00636603" w:rsidRDefault="001B2A26" w:rsidP="00166AF3">
            <w:pPr>
              <w:pStyle w:val="TableBody"/>
            </w:pPr>
            <w:r w:rsidRPr="00F82630">
              <w:rPr>
                <w:b/>
              </w:rPr>
              <w:t>&lt;status&gt;</w:t>
            </w:r>
            <w:r w:rsidRPr="00F82630">
              <w:rPr>
                <w:b/>
              </w:rPr>
              <w:tab/>
            </w:r>
            <w:r w:rsidRPr="00F82630">
              <w:t>NV backup</w:t>
            </w:r>
            <w:r>
              <w:t xml:space="preserve"> status</w:t>
            </w:r>
          </w:p>
          <w:p w14:paraId="31637C5A" w14:textId="77777777" w:rsidR="001B2A26" w:rsidRPr="00636603" w:rsidRDefault="001B2A26" w:rsidP="00166AF3">
            <w:pPr>
              <w:pStyle w:val="TableBody"/>
            </w:pPr>
            <w:r w:rsidRPr="00636603">
              <w:t>0</w:t>
            </w:r>
            <w:r w:rsidRPr="00636603">
              <w:tab/>
              <w:t>Indicates completion of NV backup generation</w:t>
            </w:r>
          </w:p>
          <w:p w14:paraId="50A65CC4" w14:textId="77777777" w:rsidR="001B2A26" w:rsidRPr="00D82B46" w:rsidRDefault="001B2A26" w:rsidP="00166AF3">
            <w:pPr>
              <w:pStyle w:val="TableBody"/>
            </w:pPr>
            <w:r w:rsidRPr="00636603">
              <w:rPr>
                <w:lang w:eastAsia="zh-CN"/>
              </w:rPr>
              <w:t>1</w:t>
            </w:r>
            <w:r w:rsidRPr="00A9387B">
              <w:tab/>
              <w:t>Indicates completion of NV backup restore</w:t>
            </w:r>
          </w:p>
          <w:p w14:paraId="19419D67" w14:textId="77777777" w:rsidR="001B2A26" w:rsidRPr="00D82B46" w:rsidRDefault="001B2A26" w:rsidP="00166AF3">
            <w:pPr>
              <w:pStyle w:val="TableBody"/>
            </w:pPr>
            <w:r w:rsidRPr="00D82B46">
              <w:rPr>
                <w:lang w:eastAsia="zh-CN"/>
              </w:rPr>
              <w:t>2</w:t>
            </w:r>
            <w:r w:rsidRPr="00D82B46">
              <w:tab/>
              <w:t xml:space="preserve">Indicates that backup data were restored when the NV corruption was detected </w:t>
            </w:r>
            <w:r w:rsidRPr="00D82B46">
              <w:tab/>
              <w:t>during NV initialization</w:t>
            </w:r>
          </w:p>
          <w:p w14:paraId="054035DD" w14:textId="77777777" w:rsidR="001B2A26" w:rsidRPr="00D82B46" w:rsidRDefault="001B2A26" w:rsidP="00166AF3">
            <w:pPr>
              <w:pStyle w:val="TableBody"/>
              <w:rPr>
                <w:lang w:eastAsia="zh-CN"/>
              </w:rPr>
            </w:pPr>
          </w:p>
          <w:p w14:paraId="0B5F10AB" w14:textId="77777777" w:rsidR="001B2A26" w:rsidRDefault="001B2A26" w:rsidP="00166AF3">
            <w:pPr>
              <w:pStyle w:val="TableBody"/>
            </w:pPr>
            <w:r w:rsidRPr="00D82B46">
              <w:rPr>
                <w:b/>
              </w:rPr>
              <w:t>&lt;backup date&gt;</w:t>
            </w:r>
            <w:r w:rsidRPr="00D82B46">
              <w:rPr>
                <w:b/>
              </w:rPr>
              <w:tab/>
            </w:r>
            <w:r w:rsidRPr="00D82B46">
              <w:t>NV backup generation date</w:t>
            </w:r>
          </w:p>
          <w:p w14:paraId="590F1822" w14:textId="77777777" w:rsidR="001B2A26" w:rsidRPr="00D82B46" w:rsidRDefault="001B2A26" w:rsidP="00166AF3">
            <w:pPr>
              <w:pStyle w:val="TableBody"/>
              <w:rPr>
                <w:b/>
              </w:rPr>
            </w:pPr>
          </w:p>
          <w:p w14:paraId="331DAA0B" w14:textId="77777777" w:rsidR="001B2A26" w:rsidRPr="00D82B46" w:rsidRDefault="001B2A26" w:rsidP="00166AF3">
            <w:pPr>
              <w:pStyle w:val="TableBody"/>
              <w:rPr>
                <w:b/>
              </w:rPr>
            </w:pPr>
            <w:r w:rsidRPr="00D82B46">
              <w:rPr>
                <w:b/>
              </w:rPr>
              <w:t>&lt;backup firmware version&gt;</w:t>
            </w:r>
            <w:r w:rsidRPr="002864BF">
              <w:tab/>
              <w:t>F</w:t>
            </w:r>
            <w:r w:rsidRPr="00D82B46">
              <w:t>irmware version used to generate the NV backup</w:t>
            </w:r>
          </w:p>
          <w:p w14:paraId="14112BBC" w14:textId="77777777" w:rsidR="001B2A26" w:rsidRPr="00D82B46" w:rsidRDefault="001B2A26" w:rsidP="00166AF3">
            <w:pPr>
              <w:pStyle w:val="TableBody"/>
              <w:rPr>
                <w:b/>
              </w:rPr>
            </w:pPr>
          </w:p>
          <w:p w14:paraId="71C78690" w14:textId="77777777" w:rsidR="001B2A26" w:rsidRPr="00D82B46" w:rsidRDefault="001B2A26" w:rsidP="00166AF3">
            <w:pPr>
              <w:pStyle w:val="TableBody"/>
            </w:pPr>
            <w:r w:rsidRPr="00D82B46">
              <w:rPr>
                <w:b/>
              </w:rPr>
              <w:t>&lt;backup date used for restore&gt;</w:t>
            </w:r>
            <w:r w:rsidRPr="002864BF">
              <w:tab/>
            </w:r>
            <w:r>
              <w:t>Generation d</w:t>
            </w:r>
            <w:r w:rsidRPr="00D82B46">
              <w:t>ate of the NV backup that was used for the NV restore</w:t>
            </w:r>
          </w:p>
          <w:p w14:paraId="0E823628" w14:textId="77777777" w:rsidR="001B2A26" w:rsidRDefault="001B2A26" w:rsidP="00166AF3">
            <w:pPr>
              <w:pStyle w:val="TableBody"/>
              <w:rPr>
                <w:b/>
              </w:rPr>
            </w:pPr>
          </w:p>
          <w:p w14:paraId="3464491D" w14:textId="77777777" w:rsidR="001B2A26" w:rsidRPr="00D82B46" w:rsidRDefault="001B2A26" w:rsidP="00166AF3">
            <w:pPr>
              <w:pStyle w:val="TableBody"/>
            </w:pPr>
            <w:r w:rsidRPr="00D82B46">
              <w:rPr>
                <w:b/>
              </w:rPr>
              <w:t>&lt;backup firmware version used for restore&gt;</w:t>
            </w:r>
            <w:r w:rsidRPr="002864BF">
              <w:tab/>
              <w:t>F</w:t>
            </w:r>
            <w:r w:rsidRPr="00D82B46">
              <w:t>irmware version used to generate the NV backup that was used for the NV restore</w:t>
            </w:r>
          </w:p>
          <w:p w14:paraId="0655BA4D" w14:textId="77777777" w:rsidR="001B2A26" w:rsidRPr="00D82B46" w:rsidRDefault="001B2A26" w:rsidP="00166AF3">
            <w:pPr>
              <w:pStyle w:val="TableBody"/>
            </w:pPr>
          </w:p>
          <w:p w14:paraId="21D8CA81" w14:textId="77777777" w:rsidR="001B2A26" w:rsidRPr="00D82B46" w:rsidRDefault="001B2A26" w:rsidP="00166AF3">
            <w:pPr>
              <w:pStyle w:val="TableBody"/>
            </w:pPr>
            <w:r w:rsidRPr="00F82630">
              <w:rPr>
                <w:b/>
              </w:rPr>
              <w:t>&lt;num NV&gt;</w:t>
            </w:r>
            <w:r w:rsidRPr="002864BF">
              <w:tab/>
              <w:t>T</w:t>
            </w:r>
            <w:r w:rsidRPr="00D82B46">
              <w:t>otal number of NV items restored</w:t>
            </w:r>
          </w:p>
          <w:p w14:paraId="14DD88FD" w14:textId="77777777" w:rsidR="001B2A26" w:rsidRDefault="001B2A26" w:rsidP="00166AF3">
            <w:pPr>
              <w:pStyle w:val="TableBody"/>
              <w:rPr>
                <w:b/>
              </w:rPr>
            </w:pPr>
          </w:p>
          <w:p w14:paraId="11DD0863" w14:textId="77777777" w:rsidR="001B2A26" w:rsidRPr="00F82630" w:rsidRDefault="001B2A26" w:rsidP="00166AF3">
            <w:pPr>
              <w:pStyle w:val="TableBody"/>
            </w:pPr>
            <w:r w:rsidRPr="00D82B46">
              <w:rPr>
                <w:b/>
              </w:rPr>
              <w:t>&lt;NV ID&gt;</w:t>
            </w:r>
            <w:r w:rsidRPr="002864BF">
              <w:tab/>
              <w:t>L</w:t>
            </w:r>
            <w:r w:rsidRPr="00D82B46">
              <w:t xml:space="preserve">ist of NV item IDs with data restored, expressed in hexadecimal number delimited by spaces, and </w:t>
            </w:r>
            <w:r w:rsidRPr="00F82630">
              <w:t>delimited by &lt;CR&gt;&lt;LF&gt; every 16 numbers.</w:t>
            </w:r>
          </w:p>
        </w:tc>
      </w:tr>
      <w:tr w:rsidR="001B2A26" w:rsidRPr="00671C8B" w14:paraId="6A78E4F6" w14:textId="77777777" w:rsidTr="00166AF3">
        <w:trPr>
          <w:trHeight w:val="523"/>
        </w:trPr>
        <w:tc>
          <w:tcPr>
            <w:tcW w:w="1728" w:type="dxa"/>
          </w:tcPr>
          <w:p w14:paraId="38356A3B" w14:textId="77777777" w:rsidR="001B2A26" w:rsidRPr="00C41274" w:rsidRDefault="001B2A26" w:rsidP="00166AF3">
            <w:pPr>
              <w:pStyle w:val="TableBody"/>
              <w:rPr>
                <w:u w:val="single"/>
              </w:rPr>
            </w:pPr>
            <w:r w:rsidRPr="00C41274">
              <w:rPr>
                <w:u w:val="single"/>
              </w:rPr>
              <w:t>Reference</w:t>
            </w:r>
          </w:p>
          <w:p w14:paraId="743936A4" w14:textId="77777777" w:rsidR="001B2A26" w:rsidRPr="00C41274" w:rsidRDefault="001B2A26" w:rsidP="00166AF3">
            <w:pPr>
              <w:pStyle w:val="TableBody"/>
              <w:rPr>
                <w:i/>
              </w:rPr>
            </w:pPr>
            <w:r w:rsidRPr="00C41274">
              <w:t>Sierra Wireless Proprietary</w:t>
            </w:r>
          </w:p>
        </w:tc>
        <w:tc>
          <w:tcPr>
            <w:tcW w:w="7560" w:type="dxa"/>
          </w:tcPr>
          <w:p w14:paraId="51F23048" w14:textId="77777777" w:rsidR="001B2A26" w:rsidRPr="00C41274" w:rsidRDefault="001B2A26" w:rsidP="00166AF3">
            <w:pPr>
              <w:pStyle w:val="TableBody"/>
              <w:rPr>
                <w:u w:val="single"/>
              </w:rPr>
            </w:pPr>
            <w:r w:rsidRPr="00C41274">
              <w:rPr>
                <w:u w:val="single"/>
              </w:rPr>
              <w:t>Notes</w:t>
            </w:r>
          </w:p>
          <w:p w14:paraId="533319FD" w14:textId="77777777" w:rsidR="001B2A26" w:rsidRPr="00C41274" w:rsidRDefault="001B2A26" w:rsidP="00166AF3">
            <w:pPr>
              <w:pStyle w:val="TableBody"/>
              <w:rPr>
                <w:u w:val="single"/>
              </w:rPr>
            </w:pPr>
            <w:r w:rsidRPr="002864BF">
              <w:t>The list of &lt;NV ID&gt; is expressed in 16 hexadecimal numbers per line</w:t>
            </w:r>
            <w:r>
              <w:t>.</w:t>
            </w:r>
          </w:p>
        </w:tc>
      </w:tr>
      <w:tr w:rsidR="001B2A26" w:rsidRPr="00671C8B" w14:paraId="3BB28C2C" w14:textId="77777777" w:rsidTr="00166AF3">
        <w:trPr>
          <w:trHeight w:val="523"/>
        </w:trPr>
        <w:tc>
          <w:tcPr>
            <w:tcW w:w="1728" w:type="dxa"/>
          </w:tcPr>
          <w:p w14:paraId="3AF49A58" w14:textId="77777777" w:rsidR="001B2A26" w:rsidRPr="00C41274" w:rsidRDefault="001B2A26" w:rsidP="00166AF3">
            <w:pPr>
              <w:pStyle w:val="TableBody"/>
              <w:rPr>
                <w:u w:val="single"/>
              </w:rPr>
            </w:pPr>
            <w:r>
              <w:rPr>
                <w:u w:val="single"/>
              </w:rPr>
              <w:t>Examples</w:t>
            </w:r>
          </w:p>
        </w:tc>
        <w:tc>
          <w:tcPr>
            <w:tcW w:w="7560" w:type="dxa"/>
          </w:tcPr>
          <w:p w14:paraId="54D1E7CD" w14:textId="77777777" w:rsidR="001B2A26" w:rsidRPr="002864BF" w:rsidRDefault="001B2A26" w:rsidP="00166AF3">
            <w:pPr>
              <w:pStyle w:val="TableBulleted"/>
              <w:numPr>
                <w:ilvl w:val="0"/>
                <w:numId w:val="0"/>
              </w:numPr>
              <w:ind w:left="43"/>
              <w:rPr>
                <w:rStyle w:val="f297"/>
              </w:rPr>
            </w:pPr>
            <w:r w:rsidRPr="002864BF">
              <w:rPr>
                <w:rStyle w:val="f297"/>
              </w:rPr>
              <w:t># recovery in calibrated NV partition after Firmware boot</w:t>
            </w:r>
          </w:p>
          <w:p w14:paraId="13B68867" w14:textId="77777777" w:rsidR="001B2A26" w:rsidRPr="002864BF" w:rsidRDefault="001B2A26" w:rsidP="00166AF3">
            <w:pPr>
              <w:pStyle w:val="TableBulleted"/>
              <w:numPr>
                <w:ilvl w:val="0"/>
                <w:numId w:val="0"/>
              </w:numPr>
              <w:ind w:left="43"/>
              <w:rPr>
                <w:rStyle w:val="f297"/>
              </w:rPr>
            </w:pPr>
            <w:r w:rsidRPr="002864BF">
              <w:rPr>
                <w:rStyle w:val="f297"/>
              </w:rPr>
              <w:t># note that the data is also logged by NV log (i.e. AT+NVBU=2)</w:t>
            </w:r>
          </w:p>
          <w:p w14:paraId="5C9BA498" w14:textId="77777777" w:rsidR="001B2A26" w:rsidRPr="00335C25" w:rsidRDefault="001B2A26" w:rsidP="00166AF3">
            <w:pPr>
              <w:pStyle w:val="Bulleted"/>
              <w:numPr>
                <w:ilvl w:val="0"/>
                <w:numId w:val="0"/>
              </w:numPr>
              <w:ind w:left="43"/>
              <w:rPr>
                <w:rStyle w:val="f297"/>
                <w:b/>
                <w:highlight w:val="yellow"/>
              </w:rPr>
            </w:pPr>
            <w:r w:rsidRPr="00335C25">
              <w:rPr>
                <w:rStyle w:val="f297"/>
                <w:b/>
                <w:highlight w:val="yellow"/>
              </w:rPr>
              <w:t>+NVBU_IND: 2,0,"2015/11/16 04:23:39","BHL7618.3.0.154401.201511132200.x7120_2",15</w:t>
            </w:r>
          </w:p>
          <w:p w14:paraId="5A063881" w14:textId="77777777" w:rsidR="001B2A26" w:rsidRPr="002864BF" w:rsidRDefault="001B2A26" w:rsidP="00166AF3">
            <w:pPr>
              <w:pStyle w:val="TableBulleted"/>
              <w:numPr>
                <w:ilvl w:val="0"/>
                <w:numId w:val="0"/>
              </w:numPr>
              <w:ind w:left="43"/>
              <w:rPr>
                <w:b/>
              </w:rPr>
            </w:pPr>
            <w:r w:rsidRPr="00335C25">
              <w:rPr>
                <w:rStyle w:val="f297"/>
                <w:b/>
                <w:highlight w:val="yellow"/>
              </w:rPr>
              <w:t>10034900 10034901 10034401 10034402 10034902 10035400 10035401 10035402 10035403 10035500 10035501 10035502 10050000 10310000 10370000</w:t>
            </w:r>
          </w:p>
        </w:tc>
      </w:tr>
    </w:tbl>
    <w:p w14:paraId="648CA583" w14:textId="77777777" w:rsidR="001B2A26" w:rsidRPr="00671C8B" w:rsidRDefault="001B2A26" w:rsidP="0059466D">
      <w:pPr>
        <w:pStyle w:val="Heading1"/>
        <w:numPr>
          <w:ilvl w:val="0"/>
          <w:numId w:val="11"/>
        </w:numPr>
        <w:ind w:left="1440" w:hanging="720"/>
      </w:pPr>
      <w:bookmarkStart w:id="23794" w:name="_Toc486251837"/>
      <w:bookmarkStart w:id="23795" w:name="_Toc489462253"/>
      <w:r w:rsidRPr="00671C8B">
        <w:t>Appendix</w:t>
      </w:r>
      <w:bookmarkEnd w:id="23794"/>
      <w:bookmarkEnd w:id="23795"/>
    </w:p>
    <w:p w14:paraId="02B67AAC" w14:textId="77777777" w:rsidR="001B2A26" w:rsidRPr="00671C8B" w:rsidRDefault="001B2A26" w:rsidP="0059466D">
      <w:pPr>
        <w:pStyle w:val="Heading2"/>
        <w:numPr>
          <w:ilvl w:val="1"/>
          <w:numId w:val="11"/>
        </w:numPr>
        <w:ind w:left="1080" w:hanging="1080"/>
      </w:pPr>
      <w:bookmarkStart w:id="23796" w:name="_Toc78179924"/>
      <w:bookmarkStart w:id="23797" w:name="_Toc170126011"/>
      <w:bookmarkStart w:id="23798" w:name="_Toc345081570"/>
      <w:bookmarkStart w:id="23799" w:name="_Toc349753298"/>
      <w:bookmarkStart w:id="23800" w:name="_Toc349754202"/>
      <w:bookmarkStart w:id="23801" w:name="_Toc368586251"/>
      <w:bookmarkStart w:id="23802" w:name="_Toc486251838"/>
      <w:bookmarkStart w:id="23803" w:name="_Toc489462254"/>
      <w:r w:rsidRPr="00671C8B">
        <w:t xml:space="preserve">Result </w:t>
      </w:r>
      <w:bookmarkEnd w:id="23796"/>
      <w:r w:rsidRPr="00671C8B">
        <w:t xml:space="preserve">Codes and Unsolicited </w:t>
      </w:r>
      <w:bookmarkEnd w:id="23797"/>
      <w:bookmarkEnd w:id="23798"/>
      <w:r w:rsidRPr="00671C8B">
        <w:t>Messages</w:t>
      </w:r>
      <w:bookmarkEnd w:id="23799"/>
      <w:bookmarkEnd w:id="23800"/>
      <w:bookmarkEnd w:id="23801"/>
      <w:bookmarkEnd w:id="23802"/>
      <w:bookmarkEnd w:id="23803"/>
    </w:p>
    <w:tbl>
      <w:tblPr>
        <w:tblStyle w:val="TableSWI"/>
        <w:tblW w:w="9288" w:type="dxa"/>
        <w:tblLayout w:type="fixed"/>
        <w:tblLook w:val="04A0" w:firstRow="1" w:lastRow="0" w:firstColumn="1" w:lastColumn="0" w:noHBand="0" w:noVBand="1"/>
      </w:tblPr>
      <w:tblGrid>
        <w:gridCol w:w="4068"/>
        <w:gridCol w:w="1350"/>
        <w:gridCol w:w="1456"/>
        <w:gridCol w:w="2414"/>
      </w:tblGrid>
      <w:tr w:rsidR="001B2A26" w:rsidRPr="00671C8B" w14:paraId="65DC09C7" w14:textId="77777777" w:rsidTr="00166AF3">
        <w:trPr>
          <w:cnfStyle w:val="100000000000" w:firstRow="1" w:lastRow="0" w:firstColumn="0" w:lastColumn="0" w:oddVBand="0" w:evenVBand="0" w:oddHBand="0" w:evenHBand="0" w:firstRowFirstColumn="0" w:firstRowLastColumn="0" w:lastRowFirstColumn="0" w:lastRowLastColumn="0"/>
        </w:trPr>
        <w:tc>
          <w:tcPr>
            <w:tcW w:w="4068" w:type="dxa"/>
          </w:tcPr>
          <w:p w14:paraId="2D8CC811" w14:textId="77777777" w:rsidR="001B2A26" w:rsidRPr="00671C8B" w:rsidRDefault="001B2A26" w:rsidP="00166AF3">
            <w:pPr>
              <w:pStyle w:val="TableColumnHead"/>
              <w:spacing w:before="144" w:after="144"/>
              <w:rPr>
                <w:bCs w:val="0"/>
              </w:rPr>
            </w:pPr>
            <w:r w:rsidRPr="00671C8B">
              <w:t>Verbose Result Code</w:t>
            </w:r>
          </w:p>
        </w:tc>
        <w:tc>
          <w:tcPr>
            <w:tcW w:w="1350" w:type="dxa"/>
          </w:tcPr>
          <w:p w14:paraId="0CE3F4C5" w14:textId="77777777" w:rsidR="001B2A26" w:rsidRPr="00671C8B" w:rsidRDefault="001B2A26" w:rsidP="00166AF3">
            <w:pPr>
              <w:pStyle w:val="TableColumnHead"/>
              <w:spacing w:before="144" w:after="144"/>
              <w:rPr>
                <w:bCs w:val="0"/>
              </w:rPr>
            </w:pPr>
            <w:r w:rsidRPr="00671C8B">
              <w:t>Numeric</w:t>
            </w:r>
          </w:p>
        </w:tc>
        <w:tc>
          <w:tcPr>
            <w:tcW w:w="1456" w:type="dxa"/>
          </w:tcPr>
          <w:p w14:paraId="2031E3B7" w14:textId="77777777" w:rsidR="001B2A26" w:rsidRPr="00671C8B" w:rsidRDefault="001B2A26" w:rsidP="00166AF3">
            <w:pPr>
              <w:pStyle w:val="TableColumnHead"/>
              <w:spacing w:before="144" w:after="144"/>
              <w:rPr>
                <w:bCs w:val="0"/>
              </w:rPr>
            </w:pPr>
            <w:r w:rsidRPr="00671C8B">
              <w:t>Type</w:t>
            </w:r>
          </w:p>
        </w:tc>
        <w:tc>
          <w:tcPr>
            <w:tcW w:w="2414" w:type="dxa"/>
          </w:tcPr>
          <w:p w14:paraId="34F99529" w14:textId="77777777" w:rsidR="001B2A26" w:rsidRPr="00671C8B" w:rsidRDefault="001B2A26" w:rsidP="00166AF3">
            <w:pPr>
              <w:pStyle w:val="TableColumnHead"/>
              <w:spacing w:before="144" w:after="144"/>
              <w:rPr>
                <w:bCs w:val="0"/>
              </w:rPr>
            </w:pPr>
            <w:r w:rsidRPr="00671C8B">
              <w:t>Description</w:t>
            </w:r>
          </w:p>
        </w:tc>
      </w:tr>
      <w:tr w:rsidR="001B2A26" w:rsidRPr="00671C8B" w14:paraId="4233B269" w14:textId="77777777" w:rsidTr="00166AF3">
        <w:tc>
          <w:tcPr>
            <w:tcW w:w="4068" w:type="dxa"/>
          </w:tcPr>
          <w:p w14:paraId="457006DC" w14:textId="77777777" w:rsidR="001B2A26" w:rsidRPr="00671C8B" w:rsidRDefault="001B2A26" w:rsidP="00166AF3">
            <w:pPr>
              <w:pStyle w:val="TableBody"/>
            </w:pPr>
            <w:r w:rsidRPr="00671C8B">
              <w:t>+CCCM: &lt;ccm&gt;</w:t>
            </w:r>
          </w:p>
        </w:tc>
        <w:tc>
          <w:tcPr>
            <w:tcW w:w="1350" w:type="dxa"/>
          </w:tcPr>
          <w:p w14:paraId="75C41184" w14:textId="77777777" w:rsidR="001B2A26" w:rsidRPr="00671C8B" w:rsidRDefault="001B2A26" w:rsidP="00166AF3">
            <w:pPr>
              <w:pStyle w:val="TableBody"/>
            </w:pPr>
            <w:r w:rsidRPr="00671C8B">
              <w:t>like verbose</w:t>
            </w:r>
          </w:p>
        </w:tc>
        <w:tc>
          <w:tcPr>
            <w:tcW w:w="1456" w:type="dxa"/>
          </w:tcPr>
          <w:p w14:paraId="7DE0EEDC" w14:textId="77777777" w:rsidR="001B2A26" w:rsidRPr="00671C8B" w:rsidRDefault="001B2A26" w:rsidP="00166AF3">
            <w:pPr>
              <w:pStyle w:val="TableBody"/>
            </w:pPr>
            <w:r w:rsidRPr="00671C8B">
              <w:t>Unsolicited</w:t>
            </w:r>
          </w:p>
        </w:tc>
        <w:tc>
          <w:tcPr>
            <w:tcW w:w="2414" w:type="dxa"/>
          </w:tcPr>
          <w:p w14:paraId="39385C24" w14:textId="77777777" w:rsidR="001B2A26" w:rsidRPr="00671C8B" w:rsidRDefault="001B2A26" w:rsidP="00166AF3">
            <w:pPr>
              <w:pStyle w:val="TableBody"/>
            </w:pPr>
          </w:p>
        </w:tc>
      </w:tr>
      <w:tr w:rsidR="001B2A26" w:rsidRPr="00671C8B" w14:paraId="3761E735" w14:textId="77777777" w:rsidTr="00166AF3">
        <w:tc>
          <w:tcPr>
            <w:tcW w:w="4068" w:type="dxa"/>
          </w:tcPr>
          <w:p w14:paraId="54503E1C" w14:textId="77777777" w:rsidR="001B2A26" w:rsidRPr="00671C8B" w:rsidRDefault="001B2A26" w:rsidP="00166AF3">
            <w:pPr>
              <w:pStyle w:val="TableBody"/>
            </w:pPr>
            <w:r w:rsidRPr="00671C8B">
              <w:t>+CME ERROR: &lt;err&gt;</w:t>
            </w:r>
          </w:p>
        </w:tc>
        <w:tc>
          <w:tcPr>
            <w:tcW w:w="1350" w:type="dxa"/>
          </w:tcPr>
          <w:p w14:paraId="256B9B74" w14:textId="77777777" w:rsidR="001B2A26" w:rsidRPr="00671C8B" w:rsidRDefault="001B2A26" w:rsidP="00166AF3">
            <w:pPr>
              <w:pStyle w:val="TableBody"/>
            </w:pPr>
            <w:r w:rsidRPr="00671C8B">
              <w:t>like verbose</w:t>
            </w:r>
          </w:p>
        </w:tc>
        <w:tc>
          <w:tcPr>
            <w:tcW w:w="1456" w:type="dxa"/>
          </w:tcPr>
          <w:p w14:paraId="2C377E78" w14:textId="77777777" w:rsidR="001B2A26" w:rsidRPr="00671C8B" w:rsidRDefault="001B2A26" w:rsidP="00166AF3">
            <w:pPr>
              <w:pStyle w:val="TableBody"/>
            </w:pPr>
            <w:r w:rsidRPr="00671C8B">
              <w:t>Final</w:t>
            </w:r>
          </w:p>
        </w:tc>
        <w:tc>
          <w:tcPr>
            <w:tcW w:w="2414" w:type="dxa"/>
          </w:tcPr>
          <w:p w14:paraId="67FB8673" w14:textId="77777777" w:rsidR="001B2A26" w:rsidRPr="00671C8B" w:rsidRDefault="001B2A26" w:rsidP="00166AF3">
            <w:pPr>
              <w:pStyle w:val="TableBody"/>
            </w:pPr>
          </w:p>
        </w:tc>
      </w:tr>
      <w:tr w:rsidR="001B2A26" w:rsidRPr="00671C8B" w14:paraId="57A83AD6" w14:textId="77777777" w:rsidTr="00166AF3">
        <w:tc>
          <w:tcPr>
            <w:tcW w:w="4068" w:type="dxa"/>
          </w:tcPr>
          <w:p w14:paraId="41EFB8A4" w14:textId="77777777" w:rsidR="001B2A26" w:rsidRPr="00671C8B" w:rsidRDefault="001B2A26" w:rsidP="00166AF3">
            <w:pPr>
              <w:pStyle w:val="TableBody"/>
            </w:pPr>
            <w:r w:rsidRPr="00671C8B">
              <w:t>+CMS ERROR: &lt;err&gt;</w:t>
            </w:r>
          </w:p>
        </w:tc>
        <w:tc>
          <w:tcPr>
            <w:tcW w:w="1350" w:type="dxa"/>
          </w:tcPr>
          <w:p w14:paraId="248B43FF" w14:textId="77777777" w:rsidR="001B2A26" w:rsidRPr="00671C8B" w:rsidRDefault="001B2A26" w:rsidP="00166AF3">
            <w:pPr>
              <w:pStyle w:val="TableBody"/>
            </w:pPr>
            <w:r w:rsidRPr="00671C8B">
              <w:t>like verbose</w:t>
            </w:r>
          </w:p>
        </w:tc>
        <w:tc>
          <w:tcPr>
            <w:tcW w:w="1456" w:type="dxa"/>
          </w:tcPr>
          <w:p w14:paraId="0DBC4E01" w14:textId="77777777" w:rsidR="001B2A26" w:rsidRPr="00671C8B" w:rsidRDefault="001B2A26" w:rsidP="00166AF3">
            <w:pPr>
              <w:pStyle w:val="TableBody"/>
            </w:pPr>
            <w:r w:rsidRPr="00671C8B">
              <w:t>Final or unsolicited</w:t>
            </w:r>
          </w:p>
        </w:tc>
        <w:tc>
          <w:tcPr>
            <w:tcW w:w="2414" w:type="dxa"/>
          </w:tcPr>
          <w:p w14:paraId="0C0930F7" w14:textId="77777777" w:rsidR="001B2A26" w:rsidRPr="00671C8B" w:rsidRDefault="001B2A26" w:rsidP="00166AF3">
            <w:pPr>
              <w:pStyle w:val="TableBody"/>
            </w:pPr>
          </w:p>
        </w:tc>
      </w:tr>
      <w:tr w:rsidR="001B2A26" w:rsidRPr="00671C8B" w14:paraId="22CAF052" w14:textId="77777777" w:rsidTr="00166AF3">
        <w:tc>
          <w:tcPr>
            <w:tcW w:w="4068" w:type="dxa"/>
          </w:tcPr>
          <w:p w14:paraId="6BE60C0A" w14:textId="77777777" w:rsidR="001B2A26" w:rsidRPr="00671C8B" w:rsidRDefault="001B2A26" w:rsidP="00166AF3">
            <w:pPr>
              <w:pStyle w:val="TableBody"/>
            </w:pPr>
            <w:r w:rsidRPr="00671C8B">
              <w:t>+CMTI</w:t>
            </w:r>
          </w:p>
        </w:tc>
        <w:tc>
          <w:tcPr>
            <w:tcW w:w="1350" w:type="dxa"/>
          </w:tcPr>
          <w:p w14:paraId="7368D5D7" w14:textId="77777777" w:rsidR="001B2A26" w:rsidRPr="00671C8B" w:rsidRDefault="001B2A26" w:rsidP="00166AF3">
            <w:pPr>
              <w:pStyle w:val="TableBody"/>
            </w:pPr>
            <w:r w:rsidRPr="00671C8B">
              <w:t>like verbose</w:t>
            </w:r>
          </w:p>
        </w:tc>
        <w:tc>
          <w:tcPr>
            <w:tcW w:w="1456" w:type="dxa"/>
          </w:tcPr>
          <w:p w14:paraId="17E07CD6" w14:textId="77777777" w:rsidR="001B2A26" w:rsidRPr="00671C8B" w:rsidRDefault="001B2A26" w:rsidP="00166AF3">
            <w:pPr>
              <w:pStyle w:val="TableBody"/>
            </w:pPr>
            <w:r w:rsidRPr="00671C8B">
              <w:t>Unsolicited</w:t>
            </w:r>
          </w:p>
        </w:tc>
        <w:tc>
          <w:tcPr>
            <w:tcW w:w="2414" w:type="dxa"/>
          </w:tcPr>
          <w:p w14:paraId="1A21EE98" w14:textId="77777777" w:rsidR="001B2A26" w:rsidRPr="00671C8B" w:rsidRDefault="001B2A26" w:rsidP="00166AF3">
            <w:pPr>
              <w:pStyle w:val="TableBody"/>
            </w:pPr>
          </w:p>
        </w:tc>
      </w:tr>
      <w:tr w:rsidR="001B2A26" w:rsidRPr="00671C8B" w14:paraId="7CFC3342" w14:textId="77777777" w:rsidTr="00166AF3">
        <w:tc>
          <w:tcPr>
            <w:tcW w:w="4068" w:type="dxa"/>
          </w:tcPr>
          <w:p w14:paraId="5E724EFB" w14:textId="77777777" w:rsidR="001B2A26" w:rsidRPr="00671C8B" w:rsidRDefault="001B2A26" w:rsidP="00166AF3">
            <w:pPr>
              <w:pStyle w:val="TableBody"/>
            </w:pPr>
            <w:r w:rsidRPr="00671C8B">
              <w:t>+CBM</w:t>
            </w:r>
          </w:p>
        </w:tc>
        <w:tc>
          <w:tcPr>
            <w:tcW w:w="1350" w:type="dxa"/>
          </w:tcPr>
          <w:p w14:paraId="624CE12D" w14:textId="77777777" w:rsidR="001B2A26" w:rsidRPr="00671C8B" w:rsidRDefault="001B2A26" w:rsidP="00166AF3">
            <w:pPr>
              <w:pStyle w:val="TableBody"/>
            </w:pPr>
            <w:r w:rsidRPr="00671C8B">
              <w:t>like verbose</w:t>
            </w:r>
          </w:p>
        </w:tc>
        <w:tc>
          <w:tcPr>
            <w:tcW w:w="1456" w:type="dxa"/>
          </w:tcPr>
          <w:p w14:paraId="3A676E10" w14:textId="77777777" w:rsidR="001B2A26" w:rsidRPr="00671C8B" w:rsidRDefault="001B2A26" w:rsidP="00166AF3">
            <w:pPr>
              <w:pStyle w:val="TableBody"/>
            </w:pPr>
            <w:r w:rsidRPr="00671C8B">
              <w:t>Unsolicited</w:t>
            </w:r>
          </w:p>
        </w:tc>
        <w:tc>
          <w:tcPr>
            <w:tcW w:w="2414" w:type="dxa"/>
          </w:tcPr>
          <w:p w14:paraId="2CF6392D" w14:textId="77777777" w:rsidR="001B2A26" w:rsidRPr="00671C8B" w:rsidRDefault="001B2A26" w:rsidP="00166AF3">
            <w:pPr>
              <w:pStyle w:val="TableBody"/>
            </w:pPr>
          </w:p>
        </w:tc>
      </w:tr>
      <w:tr w:rsidR="001B2A26" w:rsidRPr="00671C8B" w14:paraId="164EA6B5" w14:textId="77777777" w:rsidTr="00166AF3">
        <w:tc>
          <w:tcPr>
            <w:tcW w:w="4068" w:type="dxa"/>
          </w:tcPr>
          <w:p w14:paraId="724768DA" w14:textId="77777777" w:rsidR="001B2A26" w:rsidRPr="00671C8B" w:rsidRDefault="001B2A26" w:rsidP="00166AF3">
            <w:pPr>
              <w:pStyle w:val="TableBody"/>
            </w:pPr>
            <w:r w:rsidRPr="00671C8B">
              <w:t>+CDS</w:t>
            </w:r>
          </w:p>
        </w:tc>
        <w:tc>
          <w:tcPr>
            <w:tcW w:w="1350" w:type="dxa"/>
          </w:tcPr>
          <w:p w14:paraId="388E7965" w14:textId="77777777" w:rsidR="001B2A26" w:rsidRPr="00671C8B" w:rsidRDefault="001B2A26" w:rsidP="00166AF3">
            <w:pPr>
              <w:pStyle w:val="TableBody"/>
            </w:pPr>
            <w:r w:rsidRPr="00671C8B">
              <w:t>like verbose</w:t>
            </w:r>
          </w:p>
        </w:tc>
        <w:tc>
          <w:tcPr>
            <w:tcW w:w="1456" w:type="dxa"/>
          </w:tcPr>
          <w:p w14:paraId="4CD3D774" w14:textId="77777777" w:rsidR="001B2A26" w:rsidRPr="00671C8B" w:rsidRDefault="001B2A26" w:rsidP="00166AF3">
            <w:pPr>
              <w:pStyle w:val="TableBody"/>
            </w:pPr>
            <w:r w:rsidRPr="00671C8B">
              <w:t>Unsolicited</w:t>
            </w:r>
          </w:p>
        </w:tc>
        <w:tc>
          <w:tcPr>
            <w:tcW w:w="2414" w:type="dxa"/>
          </w:tcPr>
          <w:p w14:paraId="75FD6D15" w14:textId="77777777" w:rsidR="001B2A26" w:rsidRPr="00671C8B" w:rsidRDefault="001B2A26" w:rsidP="00166AF3">
            <w:pPr>
              <w:pStyle w:val="TableBody"/>
            </w:pPr>
          </w:p>
        </w:tc>
      </w:tr>
      <w:tr w:rsidR="001B2A26" w:rsidRPr="00671C8B" w14:paraId="182DBBB2" w14:textId="77777777" w:rsidTr="00166AF3">
        <w:tc>
          <w:tcPr>
            <w:tcW w:w="4068" w:type="dxa"/>
          </w:tcPr>
          <w:p w14:paraId="625E2CC4" w14:textId="77777777" w:rsidR="001B2A26" w:rsidRPr="00671C8B" w:rsidRDefault="001B2A26" w:rsidP="00166AF3">
            <w:pPr>
              <w:pStyle w:val="TableBody"/>
            </w:pPr>
            <w:r w:rsidRPr="00671C8B">
              <w:t>+C</w:t>
            </w:r>
            <w:r>
              <w:t>OLP: &lt;number&gt;,&lt;type&gt;[,&lt;subaddr&gt;</w:t>
            </w:r>
            <w:r w:rsidRPr="00671C8B">
              <w:t>,</w:t>
            </w:r>
            <w:r w:rsidRPr="00671C8B">
              <w:br/>
              <w:t>&lt;satype&gt;[,&lt;alpha&gt;]]</w:t>
            </w:r>
          </w:p>
        </w:tc>
        <w:tc>
          <w:tcPr>
            <w:tcW w:w="1350" w:type="dxa"/>
          </w:tcPr>
          <w:p w14:paraId="51E85230" w14:textId="77777777" w:rsidR="001B2A26" w:rsidRPr="00671C8B" w:rsidRDefault="001B2A26" w:rsidP="00166AF3">
            <w:pPr>
              <w:pStyle w:val="TableBody"/>
            </w:pPr>
            <w:r w:rsidRPr="00671C8B">
              <w:t>like verbose</w:t>
            </w:r>
          </w:p>
        </w:tc>
        <w:tc>
          <w:tcPr>
            <w:tcW w:w="1456" w:type="dxa"/>
          </w:tcPr>
          <w:p w14:paraId="58A5E65C" w14:textId="77777777" w:rsidR="001B2A26" w:rsidRPr="00671C8B" w:rsidRDefault="001B2A26" w:rsidP="00166AF3">
            <w:pPr>
              <w:pStyle w:val="TableBody"/>
            </w:pPr>
            <w:r w:rsidRPr="00671C8B">
              <w:t>Intermediate</w:t>
            </w:r>
          </w:p>
        </w:tc>
        <w:tc>
          <w:tcPr>
            <w:tcW w:w="2414" w:type="dxa"/>
          </w:tcPr>
          <w:p w14:paraId="6F8338FA" w14:textId="77777777" w:rsidR="001B2A26" w:rsidRPr="00671C8B" w:rsidRDefault="001B2A26" w:rsidP="00166AF3">
            <w:pPr>
              <w:pStyle w:val="TableBody"/>
            </w:pPr>
          </w:p>
        </w:tc>
      </w:tr>
      <w:tr w:rsidR="001B2A26" w:rsidRPr="00671C8B" w14:paraId="2F726F11" w14:textId="77777777" w:rsidTr="00166AF3">
        <w:tc>
          <w:tcPr>
            <w:tcW w:w="4068" w:type="dxa"/>
          </w:tcPr>
          <w:p w14:paraId="2D864C4B" w14:textId="77777777" w:rsidR="001B2A26" w:rsidRPr="00671C8B" w:rsidRDefault="001B2A26" w:rsidP="00166AF3">
            <w:pPr>
              <w:pStyle w:val="TableBody"/>
            </w:pPr>
            <w:r w:rsidRPr="00671C8B">
              <w:t>+CR: &lt;type&gt;</w:t>
            </w:r>
          </w:p>
        </w:tc>
        <w:tc>
          <w:tcPr>
            <w:tcW w:w="1350" w:type="dxa"/>
          </w:tcPr>
          <w:p w14:paraId="1429AEAB" w14:textId="77777777" w:rsidR="001B2A26" w:rsidRPr="00671C8B" w:rsidRDefault="001B2A26" w:rsidP="00166AF3">
            <w:pPr>
              <w:pStyle w:val="TableBody"/>
            </w:pPr>
            <w:r w:rsidRPr="00671C8B">
              <w:t>like verbose</w:t>
            </w:r>
          </w:p>
        </w:tc>
        <w:tc>
          <w:tcPr>
            <w:tcW w:w="1456" w:type="dxa"/>
          </w:tcPr>
          <w:p w14:paraId="1E1E8C4C" w14:textId="77777777" w:rsidR="001B2A26" w:rsidRPr="00671C8B" w:rsidRDefault="001B2A26" w:rsidP="00166AF3">
            <w:pPr>
              <w:pStyle w:val="TableBody"/>
            </w:pPr>
            <w:r w:rsidRPr="00671C8B">
              <w:t>Intermediate</w:t>
            </w:r>
          </w:p>
        </w:tc>
        <w:tc>
          <w:tcPr>
            <w:tcW w:w="2414" w:type="dxa"/>
          </w:tcPr>
          <w:p w14:paraId="14F8FF9A" w14:textId="77777777" w:rsidR="001B2A26" w:rsidRPr="00671C8B" w:rsidRDefault="001B2A26" w:rsidP="00166AF3">
            <w:pPr>
              <w:pStyle w:val="TableBody"/>
            </w:pPr>
          </w:p>
        </w:tc>
      </w:tr>
      <w:tr w:rsidR="001B2A26" w:rsidRPr="00671C8B" w14:paraId="1A9BFF31" w14:textId="77777777" w:rsidTr="00166AF3">
        <w:tc>
          <w:tcPr>
            <w:tcW w:w="4068" w:type="dxa"/>
          </w:tcPr>
          <w:p w14:paraId="541BBAE3" w14:textId="77777777" w:rsidR="001B2A26" w:rsidRPr="00671C8B" w:rsidRDefault="001B2A26" w:rsidP="00166AF3">
            <w:pPr>
              <w:pStyle w:val="TableBody"/>
            </w:pPr>
            <w:r w:rsidRPr="00671C8B">
              <w:t>+CREG: &lt;stat&gt;[,&lt;lac&gt;,&lt;ci&gt;]</w:t>
            </w:r>
          </w:p>
        </w:tc>
        <w:tc>
          <w:tcPr>
            <w:tcW w:w="1350" w:type="dxa"/>
          </w:tcPr>
          <w:p w14:paraId="46DD7CE4" w14:textId="77777777" w:rsidR="001B2A26" w:rsidRPr="00671C8B" w:rsidRDefault="001B2A26" w:rsidP="00166AF3">
            <w:pPr>
              <w:pStyle w:val="TableBody"/>
            </w:pPr>
            <w:r w:rsidRPr="00671C8B">
              <w:t>like verbose</w:t>
            </w:r>
          </w:p>
        </w:tc>
        <w:tc>
          <w:tcPr>
            <w:tcW w:w="1456" w:type="dxa"/>
          </w:tcPr>
          <w:p w14:paraId="3A0D1C48" w14:textId="77777777" w:rsidR="001B2A26" w:rsidRPr="00671C8B" w:rsidRDefault="001B2A26" w:rsidP="00166AF3">
            <w:pPr>
              <w:pStyle w:val="TableBody"/>
            </w:pPr>
            <w:r w:rsidRPr="00671C8B">
              <w:t>Unsolicited</w:t>
            </w:r>
          </w:p>
        </w:tc>
        <w:tc>
          <w:tcPr>
            <w:tcW w:w="2414" w:type="dxa"/>
          </w:tcPr>
          <w:p w14:paraId="2402CDC0" w14:textId="77777777" w:rsidR="001B2A26" w:rsidRPr="00671C8B" w:rsidRDefault="001B2A26" w:rsidP="00166AF3">
            <w:pPr>
              <w:pStyle w:val="TableBody"/>
            </w:pPr>
          </w:p>
        </w:tc>
      </w:tr>
      <w:tr w:rsidR="001B2A26" w:rsidRPr="00671C8B" w14:paraId="2CB1D74C" w14:textId="77777777" w:rsidTr="00166AF3">
        <w:tc>
          <w:tcPr>
            <w:tcW w:w="4068" w:type="dxa"/>
          </w:tcPr>
          <w:p w14:paraId="6D99B65E" w14:textId="77777777" w:rsidR="001B2A26" w:rsidRPr="00671C8B" w:rsidRDefault="001B2A26" w:rsidP="00166AF3">
            <w:pPr>
              <w:pStyle w:val="TableBody"/>
            </w:pPr>
            <w:r w:rsidRPr="00671C8B">
              <w:t>+CRING: &lt;type&gt;</w:t>
            </w:r>
          </w:p>
        </w:tc>
        <w:tc>
          <w:tcPr>
            <w:tcW w:w="1350" w:type="dxa"/>
          </w:tcPr>
          <w:p w14:paraId="3CF61D80" w14:textId="77777777" w:rsidR="001B2A26" w:rsidRPr="00671C8B" w:rsidRDefault="001B2A26" w:rsidP="00166AF3">
            <w:pPr>
              <w:pStyle w:val="TableBody"/>
            </w:pPr>
            <w:r w:rsidRPr="00671C8B">
              <w:t>like verbose</w:t>
            </w:r>
          </w:p>
        </w:tc>
        <w:tc>
          <w:tcPr>
            <w:tcW w:w="1456" w:type="dxa"/>
          </w:tcPr>
          <w:p w14:paraId="48D679F6" w14:textId="77777777" w:rsidR="001B2A26" w:rsidRPr="00671C8B" w:rsidRDefault="001B2A26" w:rsidP="00166AF3">
            <w:pPr>
              <w:pStyle w:val="TableBody"/>
            </w:pPr>
            <w:r w:rsidRPr="00671C8B">
              <w:t>Unsolicited</w:t>
            </w:r>
          </w:p>
        </w:tc>
        <w:tc>
          <w:tcPr>
            <w:tcW w:w="2414" w:type="dxa"/>
          </w:tcPr>
          <w:p w14:paraId="6711B0A0" w14:textId="77777777" w:rsidR="001B2A26" w:rsidRPr="00671C8B" w:rsidRDefault="001B2A26" w:rsidP="00166AF3">
            <w:pPr>
              <w:pStyle w:val="TableBody"/>
            </w:pPr>
          </w:p>
        </w:tc>
      </w:tr>
      <w:tr w:rsidR="001B2A26" w:rsidRPr="00671C8B" w14:paraId="29C9328A" w14:textId="77777777" w:rsidTr="00166AF3">
        <w:tc>
          <w:tcPr>
            <w:tcW w:w="4068" w:type="dxa"/>
          </w:tcPr>
          <w:p w14:paraId="3D9D4B09" w14:textId="77777777" w:rsidR="001B2A26" w:rsidRPr="00671C8B" w:rsidRDefault="001B2A26" w:rsidP="00166AF3">
            <w:pPr>
              <w:pStyle w:val="TableBody"/>
            </w:pPr>
            <w:r w:rsidRPr="00671C8B">
              <w:t>+CSSI: &lt;code1&gt;[,&lt;index&gt;]</w:t>
            </w:r>
          </w:p>
        </w:tc>
        <w:tc>
          <w:tcPr>
            <w:tcW w:w="1350" w:type="dxa"/>
          </w:tcPr>
          <w:p w14:paraId="56547C99" w14:textId="77777777" w:rsidR="001B2A26" w:rsidRPr="00671C8B" w:rsidRDefault="001B2A26" w:rsidP="00166AF3">
            <w:pPr>
              <w:pStyle w:val="TableBody"/>
            </w:pPr>
            <w:r w:rsidRPr="00671C8B">
              <w:t>like verbose</w:t>
            </w:r>
          </w:p>
        </w:tc>
        <w:tc>
          <w:tcPr>
            <w:tcW w:w="1456" w:type="dxa"/>
          </w:tcPr>
          <w:p w14:paraId="023CDBBE" w14:textId="77777777" w:rsidR="001B2A26" w:rsidRPr="00671C8B" w:rsidRDefault="001B2A26" w:rsidP="00166AF3">
            <w:pPr>
              <w:pStyle w:val="TableBody"/>
            </w:pPr>
            <w:r w:rsidRPr="00671C8B">
              <w:t>Intermediate</w:t>
            </w:r>
          </w:p>
        </w:tc>
        <w:tc>
          <w:tcPr>
            <w:tcW w:w="2414" w:type="dxa"/>
          </w:tcPr>
          <w:p w14:paraId="73C6B98C" w14:textId="77777777" w:rsidR="001B2A26" w:rsidRPr="00671C8B" w:rsidRDefault="001B2A26" w:rsidP="00166AF3">
            <w:pPr>
              <w:pStyle w:val="TableBody"/>
            </w:pPr>
          </w:p>
        </w:tc>
      </w:tr>
      <w:tr w:rsidR="001B2A26" w:rsidRPr="00671C8B" w14:paraId="557AF161" w14:textId="77777777" w:rsidTr="00166AF3">
        <w:tc>
          <w:tcPr>
            <w:tcW w:w="4068" w:type="dxa"/>
          </w:tcPr>
          <w:p w14:paraId="26A49A4C" w14:textId="77777777" w:rsidR="001B2A26" w:rsidRPr="00671C8B" w:rsidRDefault="001B2A26" w:rsidP="00166AF3">
            <w:pPr>
              <w:pStyle w:val="TableBody"/>
            </w:pPr>
            <w:r w:rsidRPr="00671C8B">
              <w:t>+CSSU: &lt;code2&gt;[,&lt;index&gt;[,&lt;number&gt;,&lt;type&gt;</w:t>
            </w:r>
            <w:r w:rsidRPr="00671C8B">
              <w:br/>
              <w:t>[,&lt;subaddr&gt;,&lt;satype&gt;]]]</w:t>
            </w:r>
          </w:p>
        </w:tc>
        <w:tc>
          <w:tcPr>
            <w:tcW w:w="1350" w:type="dxa"/>
          </w:tcPr>
          <w:p w14:paraId="13C01800" w14:textId="77777777" w:rsidR="001B2A26" w:rsidRPr="00671C8B" w:rsidRDefault="001B2A26" w:rsidP="00166AF3">
            <w:pPr>
              <w:pStyle w:val="TableBody"/>
            </w:pPr>
            <w:r w:rsidRPr="00671C8B">
              <w:t>like verbose</w:t>
            </w:r>
          </w:p>
        </w:tc>
        <w:tc>
          <w:tcPr>
            <w:tcW w:w="1456" w:type="dxa"/>
          </w:tcPr>
          <w:p w14:paraId="4B6568EE" w14:textId="77777777" w:rsidR="001B2A26" w:rsidRPr="00671C8B" w:rsidRDefault="001B2A26" w:rsidP="00166AF3">
            <w:pPr>
              <w:pStyle w:val="TableBody"/>
            </w:pPr>
            <w:r w:rsidRPr="00671C8B">
              <w:t>Unsolicited</w:t>
            </w:r>
          </w:p>
        </w:tc>
        <w:tc>
          <w:tcPr>
            <w:tcW w:w="2414" w:type="dxa"/>
          </w:tcPr>
          <w:p w14:paraId="0C773D65" w14:textId="77777777" w:rsidR="001B2A26" w:rsidRPr="00671C8B" w:rsidRDefault="001B2A26" w:rsidP="00166AF3">
            <w:pPr>
              <w:pStyle w:val="TableBody"/>
            </w:pPr>
          </w:p>
        </w:tc>
      </w:tr>
      <w:tr w:rsidR="001B2A26" w:rsidRPr="00671C8B" w14:paraId="2457AD08" w14:textId="77777777" w:rsidTr="00166AF3">
        <w:tc>
          <w:tcPr>
            <w:tcW w:w="4068" w:type="dxa"/>
          </w:tcPr>
          <w:p w14:paraId="688AFE16" w14:textId="77777777" w:rsidR="001B2A26" w:rsidRPr="00671C8B" w:rsidRDefault="001B2A26" w:rsidP="00166AF3">
            <w:pPr>
              <w:pStyle w:val="TableBody"/>
            </w:pPr>
            <w:r w:rsidRPr="00671C8B">
              <w:t>+CUSD: &lt;m&gt;[,&lt;str&gt;,&lt;dcs&gt;]</w:t>
            </w:r>
          </w:p>
        </w:tc>
        <w:tc>
          <w:tcPr>
            <w:tcW w:w="1350" w:type="dxa"/>
          </w:tcPr>
          <w:p w14:paraId="374288C1" w14:textId="77777777" w:rsidR="001B2A26" w:rsidRPr="00671C8B" w:rsidRDefault="001B2A26" w:rsidP="00166AF3">
            <w:pPr>
              <w:pStyle w:val="TableBody"/>
            </w:pPr>
            <w:r w:rsidRPr="00671C8B">
              <w:t>like verbose</w:t>
            </w:r>
          </w:p>
        </w:tc>
        <w:tc>
          <w:tcPr>
            <w:tcW w:w="1456" w:type="dxa"/>
          </w:tcPr>
          <w:p w14:paraId="0E852A22" w14:textId="77777777" w:rsidR="001B2A26" w:rsidRPr="00671C8B" w:rsidRDefault="001B2A26" w:rsidP="00166AF3">
            <w:pPr>
              <w:pStyle w:val="TableBody"/>
            </w:pPr>
            <w:r w:rsidRPr="00671C8B">
              <w:t>Unsolicited</w:t>
            </w:r>
          </w:p>
        </w:tc>
        <w:tc>
          <w:tcPr>
            <w:tcW w:w="2414" w:type="dxa"/>
          </w:tcPr>
          <w:p w14:paraId="25AE21E9" w14:textId="77777777" w:rsidR="001B2A26" w:rsidRPr="00671C8B" w:rsidRDefault="001B2A26" w:rsidP="00166AF3">
            <w:pPr>
              <w:pStyle w:val="TableBody"/>
            </w:pPr>
          </w:p>
        </w:tc>
      </w:tr>
      <w:tr w:rsidR="001B2A26" w:rsidRPr="00671C8B" w14:paraId="3DEBCB58" w14:textId="77777777" w:rsidTr="00166AF3">
        <w:tc>
          <w:tcPr>
            <w:tcW w:w="4068" w:type="dxa"/>
          </w:tcPr>
          <w:p w14:paraId="5295C706" w14:textId="77777777" w:rsidR="001B2A26" w:rsidRPr="00671C8B" w:rsidRDefault="001B2A26" w:rsidP="00166AF3">
            <w:pPr>
              <w:pStyle w:val="TableBody"/>
            </w:pPr>
            <w:r w:rsidRPr="00671C8B">
              <w:t>BUSY</w:t>
            </w:r>
          </w:p>
        </w:tc>
        <w:tc>
          <w:tcPr>
            <w:tcW w:w="1350" w:type="dxa"/>
          </w:tcPr>
          <w:p w14:paraId="57011715" w14:textId="77777777" w:rsidR="001B2A26" w:rsidRPr="00671C8B" w:rsidRDefault="001B2A26" w:rsidP="00166AF3">
            <w:pPr>
              <w:pStyle w:val="TableBody"/>
            </w:pPr>
            <w:r w:rsidRPr="00671C8B">
              <w:t>6</w:t>
            </w:r>
          </w:p>
        </w:tc>
        <w:tc>
          <w:tcPr>
            <w:tcW w:w="1456" w:type="dxa"/>
          </w:tcPr>
          <w:p w14:paraId="5FDF5BAA" w14:textId="77777777" w:rsidR="001B2A26" w:rsidRPr="00671C8B" w:rsidRDefault="001B2A26" w:rsidP="00166AF3">
            <w:pPr>
              <w:pStyle w:val="TableBody"/>
            </w:pPr>
            <w:r w:rsidRPr="00671C8B">
              <w:t>Final</w:t>
            </w:r>
          </w:p>
        </w:tc>
        <w:tc>
          <w:tcPr>
            <w:tcW w:w="2414" w:type="dxa"/>
          </w:tcPr>
          <w:p w14:paraId="16CC7D33" w14:textId="77777777" w:rsidR="001B2A26" w:rsidRPr="00671C8B" w:rsidRDefault="001B2A26" w:rsidP="00166AF3">
            <w:pPr>
              <w:pStyle w:val="TableBody"/>
            </w:pPr>
          </w:p>
        </w:tc>
      </w:tr>
      <w:tr w:rsidR="001B2A26" w:rsidRPr="00671C8B" w14:paraId="492E2FC3" w14:textId="77777777" w:rsidTr="00166AF3">
        <w:tc>
          <w:tcPr>
            <w:tcW w:w="4068" w:type="dxa"/>
          </w:tcPr>
          <w:p w14:paraId="19E4C331" w14:textId="77777777" w:rsidR="001B2A26" w:rsidRPr="00671C8B" w:rsidRDefault="001B2A26" w:rsidP="00166AF3">
            <w:pPr>
              <w:pStyle w:val="TableBody"/>
            </w:pPr>
            <w:r w:rsidRPr="00671C8B">
              <w:t>CONNECT</w:t>
            </w:r>
          </w:p>
        </w:tc>
        <w:tc>
          <w:tcPr>
            <w:tcW w:w="1350" w:type="dxa"/>
          </w:tcPr>
          <w:p w14:paraId="7820E891" w14:textId="77777777" w:rsidR="001B2A26" w:rsidRPr="00671C8B" w:rsidRDefault="001B2A26" w:rsidP="00166AF3">
            <w:pPr>
              <w:pStyle w:val="TableBody"/>
            </w:pPr>
            <w:r w:rsidRPr="00671C8B">
              <w:t>1</w:t>
            </w:r>
          </w:p>
        </w:tc>
        <w:tc>
          <w:tcPr>
            <w:tcW w:w="1456" w:type="dxa"/>
          </w:tcPr>
          <w:p w14:paraId="2187049B" w14:textId="77777777" w:rsidR="001B2A26" w:rsidRPr="00671C8B" w:rsidRDefault="001B2A26" w:rsidP="00166AF3">
            <w:pPr>
              <w:pStyle w:val="TableBody"/>
            </w:pPr>
            <w:r w:rsidRPr="00671C8B">
              <w:t>Intermediate</w:t>
            </w:r>
          </w:p>
        </w:tc>
        <w:tc>
          <w:tcPr>
            <w:tcW w:w="2414" w:type="dxa"/>
          </w:tcPr>
          <w:p w14:paraId="53C86096" w14:textId="77777777" w:rsidR="001B2A26" w:rsidRPr="00671C8B" w:rsidRDefault="001B2A26" w:rsidP="00166AF3">
            <w:pPr>
              <w:pStyle w:val="TableBody"/>
            </w:pPr>
            <w:r w:rsidRPr="00671C8B">
              <w:t>connection has been established</w:t>
            </w:r>
          </w:p>
        </w:tc>
      </w:tr>
      <w:tr w:rsidR="001B2A26" w:rsidRPr="00671C8B" w14:paraId="71F8E267" w14:textId="77777777" w:rsidTr="00166AF3">
        <w:tc>
          <w:tcPr>
            <w:tcW w:w="4068" w:type="dxa"/>
          </w:tcPr>
          <w:p w14:paraId="0BEB1A71" w14:textId="77777777" w:rsidR="001B2A26" w:rsidRPr="00671C8B" w:rsidRDefault="001B2A26" w:rsidP="00166AF3">
            <w:pPr>
              <w:pStyle w:val="TableBody"/>
            </w:pPr>
            <w:r w:rsidRPr="00671C8B">
              <w:t>CONNECT &lt;text&gt;</w:t>
            </w:r>
          </w:p>
        </w:tc>
        <w:tc>
          <w:tcPr>
            <w:tcW w:w="1350" w:type="dxa"/>
          </w:tcPr>
          <w:p w14:paraId="55622948" w14:textId="77777777" w:rsidR="001B2A26" w:rsidRPr="00671C8B" w:rsidRDefault="001B2A26" w:rsidP="00166AF3">
            <w:pPr>
              <w:pStyle w:val="TableBody"/>
            </w:pPr>
            <w:r w:rsidRPr="00671C8B">
              <w:t>manufacturer specific</w:t>
            </w:r>
          </w:p>
        </w:tc>
        <w:tc>
          <w:tcPr>
            <w:tcW w:w="1456" w:type="dxa"/>
          </w:tcPr>
          <w:p w14:paraId="31D68CE5" w14:textId="77777777" w:rsidR="001B2A26" w:rsidRPr="00671C8B" w:rsidRDefault="001B2A26" w:rsidP="00166AF3">
            <w:pPr>
              <w:pStyle w:val="TableBody"/>
            </w:pPr>
            <w:r w:rsidRPr="00671C8B">
              <w:t>Intermediate</w:t>
            </w:r>
          </w:p>
        </w:tc>
        <w:tc>
          <w:tcPr>
            <w:tcW w:w="2414" w:type="dxa"/>
          </w:tcPr>
          <w:p w14:paraId="0EE7E996" w14:textId="77777777" w:rsidR="001B2A26" w:rsidRPr="00671C8B" w:rsidRDefault="001B2A26" w:rsidP="00166AF3">
            <w:pPr>
              <w:pStyle w:val="TableBody"/>
            </w:pPr>
            <w:r w:rsidRPr="00671C8B">
              <w:t>like CONNECT but manufacturer specific &lt;text&gt; gives additional information (e.g. connection data rate)</w:t>
            </w:r>
          </w:p>
        </w:tc>
      </w:tr>
      <w:tr w:rsidR="001B2A26" w:rsidRPr="00671C8B" w14:paraId="28C5B0B8" w14:textId="77777777" w:rsidTr="00166AF3">
        <w:tc>
          <w:tcPr>
            <w:tcW w:w="4068" w:type="dxa"/>
          </w:tcPr>
          <w:p w14:paraId="74126B1F" w14:textId="77777777" w:rsidR="001B2A26" w:rsidRPr="00671C8B" w:rsidRDefault="001B2A26" w:rsidP="00166AF3">
            <w:pPr>
              <w:pStyle w:val="TableBody"/>
            </w:pPr>
            <w:r w:rsidRPr="00671C8B">
              <w:t>ERROR</w:t>
            </w:r>
          </w:p>
        </w:tc>
        <w:tc>
          <w:tcPr>
            <w:tcW w:w="1350" w:type="dxa"/>
          </w:tcPr>
          <w:p w14:paraId="01A47F13" w14:textId="77777777" w:rsidR="001B2A26" w:rsidRPr="00671C8B" w:rsidRDefault="001B2A26" w:rsidP="00166AF3">
            <w:pPr>
              <w:pStyle w:val="TableBody"/>
            </w:pPr>
            <w:r w:rsidRPr="00671C8B">
              <w:t>4</w:t>
            </w:r>
          </w:p>
        </w:tc>
        <w:tc>
          <w:tcPr>
            <w:tcW w:w="1456" w:type="dxa"/>
          </w:tcPr>
          <w:p w14:paraId="1EABA44B" w14:textId="77777777" w:rsidR="001B2A26" w:rsidRPr="00671C8B" w:rsidRDefault="001B2A26" w:rsidP="00166AF3">
            <w:pPr>
              <w:pStyle w:val="TableBody"/>
            </w:pPr>
            <w:r w:rsidRPr="00671C8B">
              <w:t>Final</w:t>
            </w:r>
          </w:p>
        </w:tc>
        <w:tc>
          <w:tcPr>
            <w:tcW w:w="2414" w:type="dxa"/>
          </w:tcPr>
          <w:p w14:paraId="39CA810D" w14:textId="77777777" w:rsidR="001B2A26" w:rsidRPr="00671C8B" w:rsidRDefault="001B2A26" w:rsidP="00166AF3">
            <w:pPr>
              <w:pStyle w:val="TableBody"/>
            </w:pPr>
            <w:r w:rsidRPr="00671C8B">
              <w:t>command not accepted</w:t>
            </w:r>
          </w:p>
        </w:tc>
      </w:tr>
      <w:tr w:rsidR="001B2A26" w:rsidRPr="00671C8B" w14:paraId="1A361092" w14:textId="77777777" w:rsidTr="00166AF3">
        <w:tc>
          <w:tcPr>
            <w:tcW w:w="4068" w:type="dxa"/>
          </w:tcPr>
          <w:p w14:paraId="43194EAC" w14:textId="77777777" w:rsidR="001B2A26" w:rsidRPr="00671C8B" w:rsidRDefault="001B2A26" w:rsidP="00166AF3">
            <w:pPr>
              <w:pStyle w:val="TableBody"/>
            </w:pPr>
            <w:r w:rsidRPr="00671C8B">
              <w:t>NO ANSWER</w:t>
            </w:r>
          </w:p>
        </w:tc>
        <w:tc>
          <w:tcPr>
            <w:tcW w:w="1350" w:type="dxa"/>
          </w:tcPr>
          <w:p w14:paraId="3CEBEF6E" w14:textId="77777777" w:rsidR="001B2A26" w:rsidRPr="00671C8B" w:rsidRDefault="001B2A26" w:rsidP="00166AF3">
            <w:pPr>
              <w:pStyle w:val="TableBody"/>
            </w:pPr>
            <w:r w:rsidRPr="00671C8B">
              <w:t>7</w:t>
            </w:r>
          </w:p>
        </w:tc>
        <w:tc>
          <w:tcPr>
            <w:tcW w:w="1456" w:type="dxa"/>
          </w:tcPr>
          <w:p w14:paraId="424D2BB9" w14:textId="77777777" w:rsidR="001B2A26" w:rsidRPr="00671C8B" w:rsidRDefault="001B2A26" w:rsidP="00166AF3">
            <w:pPr>
              <w:pStyle w:val="TableBody"/>
            </w:pPr>
            <w:r w:rsidRPr="00671C8B">
              <w:t>Final</w:t>
            </w:r>
          </w:p>
        </w:tc>
        <w:tc>
          <w:tcPr>
            <w:tcW w:w="2414" w:type="dxa"/>
          </w:tcPr>
          <w:p w14:paraId="25932D1A" w14:textId="77777777" w:rsidR="001B2A26" w:rsidRPr="00671C8B" w:rsidRDefault="001B2A26" w:rsidP="00166AF3">
            <w:pPr>
              <w:pStyle w:val="TableBody"/>
            </w:pPr>
            <w:r w:rsidRPr="00671C8B">
              <w:t>connection completion timeout</w:t>
            </w:r>
          </w:p>
        </w:tc>
      </w:tr>
      <w:tr w:rsidR="001B2A26" w:rsidRPr="00671C8B" w14:paraId="44BF2139" w14:textId="77777777" w:rsidTr="00166AF3">
        <w:tc>
          <w:tcPr>
            <w:tcW w:w="4068" w:type="dxa"/>
          </w:tcPr>
          <w:p w14:paraId="27266784" w14:textId="77777777" w:rsidR="001B2A26" w:rsidRPr="00671C8B" w:rsidRDefault="001B2A26" w:rsidP="00166AF3">
            <w:pPr>
              <w:pStyle w:val="TableBody"/>
            </w:pPr>
            <w:r w:rsidRPr="00671C8B">
              <w:t>NO CARRIER</w:t>
            </w:r>
          </w:p>
        </w:tc>
        <w:tc>
          <w:tcPr>
            <w:tcW w:w="1350" w:type="dxa"/>
          </w:tcPr>
          <w:p w14:paraId="075DE875" w14:textId="77777777" w:rsidR="001B2A26" w:rsidRPr="00671C8B" w:rsidRDefault="001B2A26" w:rsidP="00166AF3">
            <w:pPr>
              <w:pStyle w:val="TableBody"/>
            </w:pPr>
            <w:r w:rsidRPr="00671C8B">
              <w:t>3</w:t>
            </w:r>
          </w:p>
        </w:tc>
        <w:tc>
          <w:tcPr>
            <w:tcW w:w="1456" w:type="dxa"/>
          </w:tcPr>
          <w:p w14:paraId="38AB7824" w14:textId="77777777" w:rsidR="001B2A26" w:rsidRPr="00671C8B" w:rsidRDefault="001B2A26" w:rsidP="00166AF3">
            <w:pPr>
              <w:pStyle w:val="TableBody"/>
            </w:pPr>
            <w:r w:rsidRPr="00671C8B">
              <w:t>Final</w:t>
            </w:r>
          </w:p>
        </w:tc>
        <w:tc>
          <w:tcPr>
            <w:tcW w:w="2414" w:type="dxa"/>
          </w:tcPr>
          <w:p w14:paraId="252CDA4A" w14:textId="77777777" w:rsidR="001B2A26" w:rsidRPr="00671C8B" w:rsidRDefault="001B2A26" w:rsidP="00166AF3">
            <w:pPr>
              <w:pStyle w:val="TableBody"/>
            </w:pPr>
            <w:r w:rsidRPr="00671C8B">
              <w:t>connection terminated</w:t>
            </w:r>
          </w:p>
        </w:tc>
      </w:tr>
      <w:tr w:rsidR="001B2A26" w:rsidRPr="00671C8B" w14:paraId="38D62609" w14:textId="77777777" w:rsidTr="00166AF3">
        <w:tc>
          <w:tcPr>
            <w:tcW w:w="4068" w:type="dxa"/>
          </w:tcPr>
          <w:p w14:paraId="736A6776" w14:textId="77777777" w:rsidR="001B2A26" w:rsidRPr="00671C8B" w:rsidRDefault="001B2A26" w:rsidP="00166AF3">
            <w:pPr>
              <w:pStyle w:val="TableBody"/>
            </w:pPr>
            <w:r w:rsidRPr="00671C8B">
              <w:t>NO DIALTONE</w:t>
            </w:r>
          </w:p>
        </w:tc>
        <w:tc>
          <w:tcPr>
            <w:tcW w:w="1350" w:type="dxa"/>
          </w:tcPr>
          <w:p w14:paraId="54101F50" w14:textId="77777777" w:rsidR="001B2A26" w:rsidRPr="00671C8B" w:rsidRDefault="001B2A26" w:rsidP="00166AF3">
            <w:pPr>
              <w:pStyle w:val="TableBody"/>
            </w:pPr>
            <w:r w:rsidRPr="00671C8B">
              <w:t>5</w:t>
            </w:r>
          </w:p>
        </w:tc>
        <w:tc>
          <w:tcPr>
            <w:tcW w:w="1456" w:type="dxa"/>
          </w:tcPr>
          <w:p w14:paraId="098E2D3D" w14:textId="77777777" w:rsidR="001B2A26" w:rsidRPr="00671C8B" w:rsidRDefault="001B2A26" w:rsidP="00166AF3">
            <w:pPr>
              <w:pStyle w:val="TableBody"/>
            </w:pPr>
            <w:r w:rsidRPr="00671C8B">
              <w:t>Final</w:t>
            </w:r>
          </w:p>
        </w:tc>
        <w:tc>
          <w:tcPr>
            <w:tcW w:w="2414" w:type="dxa"/>
          </w:tcPr>
          <w:p w14:paraId="2E6A233A" w14:textId="77777777" w:rsidR="001B2A26" w:rsidRPr="00671C8B" w:rsidRDefault="001B2A26" w:rsidP="00166AF3">
            <w:pPr>
              <w:pStyle w:val="TableBody"/>
            </w:pPr>
            <w:r w:rsidRPr="00671C8B">
              <w:t>no dial tone detected</w:t>
            </w:r>
          </w:p>
        </w:tc>
      </w:tr>
      <w:tr w:rsidR="001B2A26" w:rsidRPr="00671C8B" w14:paraId="14E2DC85" w14:textId="77777777" w:rsidTr="00166AF3">
        <w:tc>
          <w:tcPr>
            <w:tcW w:w="4068" w:type="dxa"/>
          </w:tcPr>
          <w:p w14:paraId="0A7E096E" w14:textId="77777777" w:rsidR="001B2A26" w:rsidRPr="00671C8B" w:rsidRDefault="001B2A26" w:rsidP="00166AF3">
            <w:pPr>
              <w:pStyle w:val="TableBody"/>
            </w:pPr>
            <w:r w:rsidRPr="00671C8B">
              <w:t>OK</w:t>
            </w:r>
          </w:p>
        </w:tc>
        <w:tc>
          <w:tcPr>
            <w:tcW w:w="1350" w:type="dxa"/>
          </w:tcPr>
          <w:p w14:paraId="203C727E" w14:textId="77777777" w:rsidR="001B2A26" w:rsidRPr="00671C8B" w:rsidRDefault="001B2A26" w:rsidP="00166AF3">
            <w:pPr>
              <w:pStyle w:val="TableBody"/>
            </w:pPr>
            <w:r w:rsidRPr="00671C8B">
              <w:t>0</w:t>
            </w:r>
          </w:p>
        </w:tc>
        <w:tc>
          <w:tcPr>
            <w:tcW w:w="1456" w:type="dxa"/>
          </w:tcPr>
          <w:p w14:paraId="4A0101B9" w14:textId="77777777" w:rsidR="001B2A26" w:rsidRPr="00671C8B" w:rsidRDefault="001B2A26" w:rsidP="00166AF3">
            <w:pPr>
              <w:pStyle w:val="TableBody"/>
            </w:pPr>
            <w:r w:rsidRPr="00671C8B">
              <w:t>Final</w:t>
            </w:r>
          </w:p>
        </w:tc>
        <w:tc>
          <w:tcPr>
            <w:tcW w:w="2414" w:type="dxa"/>
          </w:tcPr>
          <w:p w14:paraId="23ABE7A8" w14:textId="77777777" w:rsidR="001B2A26" w:rsidRPr="00671C8B" w:rsidRDefault="001B2A26" w:rsidP="00166AF3">
            <w:pPr>
              <w:pStyle w:val="TableBody"/>
            </w:pPr>
            <w:r w:rsidRPr="00671C8B">
              <w:t>acknowledges execution of a command line</w:t>
            </w:r>
          </w:p>
        </w:tc>
      </w:tr>
      <w:tr w:rsidR="001B2A26" w:rsidRPr="00671C8B" w14:paraId="47CF281E" w14:textId="77777777" w:rsidTr="00166AF3">
        <w:tc>
          <w:tcPr>
            <w:tcW w:w="4068" w:type="dxa"/>
          </w:tcPr>
          <w:p w14:paraId="5E328E8A" w14:textId="77777777" w:rsidR="001B2A26" w:rsidRPr="00671C8B" w:rsidRDefault="001B2A26" w:rsidP="00166AF3">
            <w:pPr>
              <w:pStyle w:val="TableBody"/>
            </w:pPr>
            <w:r w:rsidRPr="00671C8B">
              <w:t>RING</w:t>
            </w:r>
          </w:p>
        </w:tc>
        <w:tc>
          <w:tcPr>
            <w:tcW w:w="1350" w:type="dxa"/>
          </w:tcPr>
          <w:p w14:paraId="54933520" w14:textId="77777777" w:rsidR="001B2A26" w:rsidRPr="00671C8B" w:rsidRDefault="001B2A26" w:rsidP="00166AF3">
            <w:pPr>
              <w:pStyle w:val="TableBody"/>
            </w:pPr>
            <w:r w:rsidRPr="00671C8B">
              <w:t>2</w:t>
            </w:r>
          </w:p>
        </w:tc>
        <w:tc>
          <w:tcPr>
            <w:tcW w:w="1456" w:type="dxa"/>
          </w:tcPr>
          <w:p w14:paraId="2E69E32B" w14:textId="77777777" w:rsidR="001B2A26" w:rsidRPr="00671C8B" w:rsidRDefault="001B2A26" w:rsidP="00166AF3">
            <w:pPr>
              <w:pStyle w:val="TableBody"/>
            </w:pPr>
            <w:r w:rsidRPr="00671C8B">
              <w:t>Unsolicited</w:t>
            </w:r>
          </w:p>
        </w:tc>
        <w:tc>
          <w:tcPr>
            <w:tcW w:w="2414" w:type="dxa"/>
          </w:tcPr>
          <w:p w14:paraId="2F3CBA98" w14:textId="77777777" w:rsidR="001B2A26" w:rsidRPr="00671C8B" w:rsidRDefault="001B2A26" w:rsidP="00166AF3">
            <w:pPr>
              <w:pStyle w:val="TableBody"/>
            </w:pPr>
            <w:r w:rsidRPr="00671C8B">
              <w:t>incoming call signal from network</w:t>
            </w:r>
          </w:p>
        </w:tc>
      </w:tr>
    </w:tbl>
    <w:p w14:paraId="7142EB00" w14:textId="77777777" w:rsidR="001B2A26" w:rsidRPr="00671C8B" w:rsidRDefault="001B2A26" w:rsidP="0059466D">
      <w:pPr>
        <w:pStyle w:val="Heading2"/>
        <w:numPr>
          <w:ilvl w:val="1"/>
          <w:numId w:val="11"/>
        </w:numPr>
        <w:ind w:left="1080" w:hanging="1080"/>
      </w:pPr>
      <w:bookmarkStart w:id="23804" w:name="_Toc369684290"/>
      <w:bookmarkStart w:id="23805" w:name="_Ref90295037"/>
      <w:bookmarkStart w:id="23806" w:name="_Toc170126012"/>
      <w:bookmarkStart w:id="23807" w:name="_Toc345081571"/>
      <w:bookmarkStart w:id="23808" w:name="_Toc349753299"/>
      <w:bookmarkStart w:id="23809" w:name="_Toc349754203"/>
      <w:bookmarkStart w:id="23810" w:name="_Toc368586252"/>
      <w:bookmarkStart w:id="23811" w:name="_Toc486251839"/>
      <w:bookmarkStart w:id="23812" w:name="_Toc489462255"/>
      <w:bookmarkEnd w:id="23804"/>
      <w:r w:rsidRPr="00671C8B">
        <w:t xml:space="preserve">Error </w:t>
      </w:r>
      <w:bookmarkEnd w:id="23805"/>
      <w:bookmarkEnd w:id="23806"/>
      <w:bookmarkEnd w:id="23807"/>
      <w:r w:rsidRPr="00671C8B">
        <w:t>Codes</w:t>
      </w:r>
      <w:bookmarkEnd w:id="23808"/>
      <w:bookmarkEnd w:id="23809"/>
      <w:bookmarkEnd w:id="23810"/>
      <w:bookmarkEnd w:id="23811"/>
      <w:bookmarkEnd w:id="23812"/>
    </w:p>
    <w:p w14:paraId="2F3E529E" w14:textId="77777777" w:rsidR="001B2A26" w:rsidRPr="00671C8B" w:rsidRDefault="001B2A26" w:rsidP="0059466D">
      <w:pPr>
        <w:pStyle w:val="Heading3"/>
        <w:numPr>
          <w:ilvl w:val="2"/>
          <w:numId w:val="11"/>
        </w:numPr>
        <w:ind w:left="1260" w:hanging="1260"/>
      </w:pPr>
      <w:bookmarkStart w:id="23813" w:name="_Toc78179925"/>
      <w:bookmarkStart w:id="23814" w:name="_Toc170126013"/>
      <w:bookmarkStart w:id="23815" w:name="_Toc345081572"/>
      <w:bookmarkStart w:id="23816" w:name="_Toc349753300"/>
      <w:bookmarkStart w:id="23817" w:name="_Toc349754204"/>
      <w:bookmarkStart w:id="23818" w:name="_Toc368586253"/>
      <w:bookmarkStart w:id="23819" w:name="_Ref381806176"/>
      <w:bookmarkStart w:id="23820" w:name="_Ref381806178"/>
      <w:bookmarkStart w:id="23821" w:name="_Toc486251840"/>
      <w:bookmarkStart w:id="23822" w:name="_Toc489462256"/>
      <w:r w:rsidRPr="00671C8B">
        <w:t xml:space="preserve">CME Error </w:t>
      </w:r>
      <w:bookmarkEnd w:id="23813"/>
      <w:bookmarkEnd w:id="23814"/>
      <w:bookmarkEnd w:id="23815"/>
      <w:bookmarkEnd w:id="23816"/>
      <w:bookmarkEnd w:id="23817"/>
      <w:bookmarkEnd w:id="23818"/>
      <w:r w:rsidRPr="00671C8B">
        <w:t>Codes</w:t>
      </w:r>
      <w:bookmarkEnd w:id="23819"/>
      <w:bookmarkEnd w:id="23820"/>
      <w:bookmarkEnd w:id="23821"/>
      <w:bookmarkEnd w:id="23822"/>
    </w:p>
    <w:tbl>
      <w:tblPr>
        <w:tblStyle w:val="TableSWI"/>
        <w:tblW w:w="9288" w:type="dxa"/>
        <w:tblLayout w:type="fixed"/>
        <w:tblLook w:val="04A0" w:firstRow="1" w:lastRow="0" w:firstColumn="1" w:lastColumn="0" w:noHBand="0" w:noVBand="1"/>
      </w:tblPr>
      <w:tblGrid>
        <w:gridCol w:w="1458"/>
        <w:gridCol w:w="7830"/>
      </w:tblGrid>
      <w:tr w:rsidR="001B2A26" w:rsidRPr="00671C8B" w14:paraId="28D37F72" w14:textId="77777777" w:rsidTr="00166AF3">
        <w:trPr>
          <w:cnfStyle w:val="100000000000" w:firstRow="1" w:lastRow="0" w:firstColumn="0" w:lastColumn="0" w:oddVBand="0" w:evenVBand="0" w:oddHBand="0" w:evenHBand="0" w:firstRowFirstColumn="0" w:firstRowLastColumn="0" w:lastRowFirstColumn="0" w:lastRowLastColumn="0"/>
        </w:trPr>
        <w:tc>
          <w:tcPr>
            <w:tcW w:w="1458" w:type="dxa"/>
          </w:tcPr>
          <w:p w14:paraId="04F4355E" w14:textId="77777777" w:rsidR="001B2A26" w:rsidRPr="00671C8B" w:rsidRDefault="001B2A26" w:rsidP="00166AF3">
            <w:pPr>
              <w:pStyle w:val="TableColumnHead"/>
              <w:spacing w:before="144" w:after="144"/>
            </w:pPr>
            <w:r w:rsidRPr="00671C8B">
              <w:rPr>
                <w:snapToGrid w:val="0"/>
              </w:rPr>
              <w:t>&lt;err&gt; Code</w:t>
            </w:r>
          </w:p>
        </w:tc>
        <w:tc>
          <w:tcPr>
            <w:tcW w:w="7830" w:type="dxa"/>
          </w:tcPr>
          <w:p w14:paraId="27B012F1" w14:textId="77777777" w:rsidR="001B2A26" w:rsidRPr="00671C8B" w:rsidRDefault="001B2A26" w:rsidP="00166AF3">
            <w:pPr>
              <w:pStyle w:val="TableColumnHead"/>
              <w:spacing w:before="144" w:after="144"/>
            </w:pPr>
            <w:r w:rsidRPr="00671C8B">
              <w:rPr>
                <w:snapToGrid w:val="0"/>
              </w:rPr>
              <w:t>Meaning</w:t>
            </w:r>
          </w:p>
        </w:tc>
      </w:tr>
      <w:tr w:rsidR="001B2A26" w:rsidRPr="00671C8B" w14:paraId="5F10BD48" w14:textId="77777777" w:rsidTr="00166AF3">
        <w:trPr>
          <w:trHeight w:val="35"/>
        </w:trPr>
        <w:tc>
          <w:tcPr>
            <w:tcW w:w="1458" w:type="dxa"/>
          </w:tcPr>
          <w:p w14:paraId="54CCEE5D" w14:textId="77777777" w:rsidR="001B2A26" w:rsidRPr="00671C8B" w:rsidRDefault="001B2A26" w:rsidP="00166AF3">
            <w:pPr>
              <w:pStyle w:val="TableBody"/>
            </w:pPr>
            <w:r w:rsidRPr="00671C8B">
              <w:t>0</w:t>
            </w:r>
          </w:p>
        </w:tc>
        <w:tc>
          <w:tcPr>
            <w:tcW w:w="7830" w:type="dxa"/>
          </w:tcPr>
          <w:p w14:paraId="54E1373B" w14:textId="77777777" w:rsidR="001B2A26" w:rsidRPr="00671C8B" w:rsidRDefault="001B2A26" w:rsidP="00166AF3">
            <w:pPr>
              <w:pStyle w:val="TableBody"/>
            </w:pPr>
            <w:r w:rsidRPr="00671C8B">
              <w:t>Phone failure</w:t>
            </w:r>
          </w:p>
        </w:tc>
      </w:tr>
      <w:tr w:rsidR="001B2A26" w:rsidRPr="00671C8B" w14:paraId="6A7466FE" w14:textId="77777777" w:rsidTr="00166AF3">
        <w:tc>
          <w:tcPr>
            <w:tcW w:w="1458" w:type="dxa"/>
          </w:tcPr>
          <w:p w14:paraId="203A4DBF" w14:textId="77777777" w:rsidR="001B2A26" w:rsidRPr="00671C8B" w:rsidRDefault="001B2A26" w:rsidP="00166AF3">
            <w:pPr>
              <w:pStyle w:val="TableBody"/>
            </w:pPr>
            <w:r w:rsidRPr="00671C8B">
              <w:t>1</w:t>
            </w:r>
          </w:p>
        </w:tc>
        <w:tc>
          <w:tcPr>
            <w:tcW w:w="7830" w:type="dxa"/>
          </w:tcPr>
          <w:p w14:paraId="77C56303" w14:textId="77777777" w:rsidR="001B2A26" w:rsidRPr="00671C8B" w:rsidRDefault="001B2A26" w:rsidP="00166AF3">
            <w:pPr>
              <w:pStyle w:val="TableBody"/>
            </w:pPr>
            <w:r w:rsidRPr="00671C8B">
              <w:t>No connection to phone</w:t>
            </w:r>
          </w:p>
        </w:tc>
      </w:tr>
      <w:tr w:rsidR="001B2A26" w:rsidRPr="00671C8B" w14:paraId="5A778808" w14:textId="77777777" w:rsidTr="00166AF3">
        <w:tc>
          <w:tcPr>
            <w:tcW w:w="1458" w:type="dxa"/>
          </w:tcPr>
          <w:p w14:paraId="0EA016B0" w14:textId="77777777" w:rsidR="001B2A26" w:rsidRPr="00671C8B" w:rsidRDefault="001B2A26" w:rsidP="00166AF3">
            <w:pPr>
              <w:pStyle w:val="TableBody"/>
            </w:pPr>
            <w:r w:rsidRPr="00671C8B">
              <w:t>2</w:t>
            </w:r>
          </w:p>
        </w:tc>
        <w:tc>
          <w:tcPr>
            <w:tcW w:w="7830" w:type="dxa"/>
          </w:tcPr>
          <w:p w14:paraId="2E930D72" w14:textId="77777777" w:rsidR="001B2A26" w:rsidRPr="00671C8B" w:rsidRDefault="001B2A26" w:rsidP="00166AF3">
            <w:pPr>
              <w:pStyle w:val="TableBody"/>
            </w:pPr>
            <w:r w:rsidRPr="00671C8B">
              <w:t>Phone</w:t>
            </w:r>
            <w:r w:rsidRPr="00671C8B">
              <w:noBreakHyphen/>
              <w:t>adapter link reserved</w:t>
            </w:r>
          </w:p>
        </w:tc>
      </w:tr>
      <w:tr w:rsidR="001B2A26" w:rsidRPr="00671C8B" w14:paraId="455A95AE" w14:textId="77777777" w:rsidTr="00166AF3">
        <w:tc>
          <w:tcPr>
            <w:tcW w:w="1458" w:type="dxa"/>
          </w:tcPr>
          <w:p w14:paraId="36AA8EE5" w14:textId="77777777" w:rsidR="001B2A26" w:rsidRPr="00671C8B" w:rsidRDefault="001B2A26" w:rsidP="00166AF3">
            <w:pPr>
              <w:pStyle w:val="TableBody"/>
            </w:pPr>
            <w:r w:rsidRPr="00671C8B">
              <w:t>3</w:t>
            </w:r>
          </w:p>
        </w:tc>
        <w:tc>
          <w:tcPr>
            <w:tcW w:w="7830" w:type="dxa"/>
          </w:tcPr>
          <w:p w14:paraId="4838C7EC" w14:textId="77777777" w:rsidR="001B2A26" w:rsidRPr="00671C8B" w:rsidRDefault="001B2A26" w:rsidP="00166AF3">
            <w:pPr>
              <w:pStyle w:val="TableBody"/>
            </w:pPr>
            <w:r w:rsidRPr="00671C8B">
              <w:t>Operation not allowed</w:t>
            </w:r>
          </w:p>
        </w:tc>
      </w:tr>
      <w:tr w:rsidR="001B2A26" w:rsidRPr="00671C8B" w14:paraId="3321842E" w14:textId="77777777" w:rsidTr="00166AF3">
        <w:tc>
          <w:tcPr>
            <w:tcW w:w="1458" w:type="dxa"/>
          </w:tcPr>
          <w:p w14:paraId="3F2D1219" w14:textId="77777777" w:rsidR="001B2A26" w:rsidRPr="00671C8B" w:rsidRDefault="001B2A26" w:rsidP="00166AF3">
            <w:pPr>
              <w:pStyle w:val="TableBody"/>
            </w:pPr>
            <w:r w:rsidRPr="00671C8B">
              <w:t>4</w:t>
            </w:r>
          </w:p>
        </w:tc>
        <w:tc>
          <w:tcPr>
            <w:tcW w:w="7830" w:type="dxa"/>
          </w:tcPr>
          <w:p w14:paraId="3F1C1369" w14:textId="77777777" w:rsidR="001B2A26" w:rsidRPr="00671C8B" w:rsidRDefault="001B2A26" w:rsidP="00166AF3">
            <w:pPr>
              <w:pStyle w:val="TableBody"/>
            </w:pPr>
            <w:r w:rsidRPr="00671C8B">
              <w:t>Operation not supported</w:t>
            </w:r>
          </w:p>
        </w:tc>
      </w:tr>
      <w:tr w:rsidR="001B2A26" w:rsidRPr="00671C8B" w14:paraId="0FCB9FFE" w14:textId="77777777" w:rsidTr="00166AF3">
        <w:tc>
          <w:tcPr>
            <w:tcW w:w="1458" w:type="dxa"/>
          </w:tcPr>
          <w:p w14:paraId="27D894CE" w14:textId="77777777" w:rsidR="001B2A26" w:rsidRPr="00671C8B" w:rsidRDefault="001B2A26" w:rsidP="00166AF3">
            <w:pPr>
              <w:pStyle w:val="TableBody"/>
            </w:pPr>
            <w:r w:rsidRPr="00671C8B">
              <w:t>5</w:t>
            </w:r>
          </w:p>
        </w:tc>
        <w:tc>
          <w:tcPr>
            <w:tcW w:w="7830" w:type="dxa"/>
          </w:tcPr>
          <w:p w14:paraId="3AD1703D" w14:textId="77777777" w:rsidR="001B2A26" w:rsidRPr="00671C8B" w:rsidRDefault="001B2A26" w:rsidP="00166AF3">
            <w:pPr>
              <w:pStyle w:val="TableBody"/>
            </w:pPr>
            <w:r w:rsidRPr="00671C8B">
              <w:t>PH</w:t>
            </w:r>
            <w:r w:rsidRPr="00671C8B">
              <w:noBreakHyphen/>
              <w:t>SIM PIN required</w:t>
            </w:r>
          </w:p>
        </w:tc>
      </w:tr>
      <w:tr w:rsidR="001B2A26" w:rsidRPr="00671C8B" w14:paraId="46590BAF" w14:textId="77777777" w:rsidTr="00166AF3">
        <w:tc>
          <w:tcPr>
            <w:tcW w:w="1458" w:type="dxa"/>
          </w:tcPr>
          <w:p w14:paraId="11C57FDC" w14:textId="77777777" w:rsidR="001B2A26" w:rsidRPr="00671C8B" w:rsidRDefault="001B2A26" w:rsidP="00166AF3">
            <w:pPr>
              <w:pStyle w:val="TableBody"/>
            </w:pPr>
            <w:r w:rsidRPr="00671C8B">
              <w:t>6</w:t>
            </w:r>
          </w:p>
        </w:tc>
        <w:tc>
          <w:tcPr>
            <w:tcW w:w="7830" w:type="dxa"/>
          </w:tcPr>
          <w:p w14:paraId="60C6D151" w14:textId="77777777" w:rsidR="001B2A26" w:rsidRPr="00671C8B" w:rsidRDefault="001B2A26" w:rsidP="00166AF3">
            <w:pPr>
              <w:pStyle w:val="TableBody"/>
            </w:pPr>
            <w:r w:rsidRPr="00671C8B">
              <w:t>PH-FSIM PIN required</w:t>
            </w:r>
          </w:p>
        </w:tc>
      </w:tr>
      <w:tr w:rsidR="001B2A26" w:rsidRPr="00671C8B" w14:paraId="31EEA95D" w14:textId="77777777" w:rsidTr="00166AF3">
        <w:tc>
          <w:tcPr>
            <w:tcW w:w="1458" w:type="dxa"/>
          </w:tcPr>
          <w:p w14:paraId="61220AB2" w14:textId="77777777" w:rsidR="001B2A26" w:rsidRPr="00671C8B" w:rsidRDefault="001B2A26" w:rsidP="00166AF3">
            <w:pPr>
              <w:pStyle w:val="TableBody"/>
            </w:pPr>
            <w:r w:rsidRPr="00671C8B">
              <w:t>7</w:t>
            </w:r>
          </w:p>
        </w:tc>
        <w:tc>
          <w:tcPr>
            <w:tcW w:w="7830" w:type="dxa"/>
          </w:tcPr>
          <w:p w14:paraId="72012B7F" w14:textId="77777777" w:rsidR="001B2A26" w:rsidRPr="00671C8B" w:rsidRDefault="001B2A26" w:rsidP="00166AF3">
            <w:pPr>
              <w:pStyle w:val="TableBody"/>
            </w:pPr>
            <w:r w:rsidRPr="00671C8B">
              <w:t>PH-FSIM PUK required</w:t>
            </w:r>
          </w:p>
        </w:tc>
      </w:tr>
      <w:tr w:rsidR="001B2A26" w:rsidRPr="00671C8B" w14:paraId="78E0C18D" w14:textId="77777777" w:rsidTr="00166AF3">
        <w:tc>
          <w:tcPr>
            <w:tcW w:w="1458" w:type="dxa"/>
          </w:tcPr>
          <w:p w14:paraId="2BE422F0" w14:textId="77777777" w:rsidR="001B2A26" w:rsidRPr="00671C8B" w:rsidRDefault="001B2A26" w:rsidP="00166AF3">
            <w:pPr>
              <w:pStyle w:val="TableBody"/>
            </w:pPr>
            <w:r w:rsidRPr="00671C8B">
              <w:t>10</w:t>
            </w:r>
          </w:p>
        </w:tc>
        <w:tc>
          <w:tcPr>
            <w:tcW w:w="7830" w:type="dxa"/>
          </w:tcPr>
          <w:p w14:paraId="6A1D15F8" w14:textId="77777777" w:rsidR="001B2A26" w:rsidRPr="00671C8B" w:rsidRDefault="001B2A26" w:rsidP="00166AF3">
            <w:pPr>
              <w:pStyle w:val="TableBody"/>
            </w:pPr>
            <w:r w:rsidRPr="00671C8B">
              <w:t>SIM not inserted</w:t>
            </w:r>
          </w:p>
        </w:tc>
      </w:tr>
      <w:tr w:rsidR="001B2A26" w:rsidRPr="00671C8B" w14:paraId="4447D9BA" w14:textId="77777777" w:rsidTr="00166AF3">
        <w:tc>
          <w:tcPr>
            <w:tcW w:w="1458" w:type="dxa"/>
          </w:tcPr>
          <w:p w14:paraId="616E4518" w14:textId="77777777" w:rsidR="001B2A26" w:rsidRPr="00671C8B" w:rsidRDefault="001B2A26" w:rsidP="00166AF3">
            <w:pPr>
              <w:pStyle w:val="TableBody"/>
            </w:pPr>
            <w:r w:rsidRPr="00671C8B">
              <w:t>11</w:t>
            </w:r>
          </w:p>
        </w:tc>
        <w:tc>
          <w:tcPr>
            <w:tcW w:w="7830" w:type="dxa"/>
          </w:tcPr>
          <w:p w14:paraId="5E5D81C2" w14:textId="77777777" w:rsidR="001B2A26" w:rsidRPr="00671C8B" w:rsidRDefault="001B2A26" w:rsidP="00166AF3">
            <w:pPr>
              <w:pStyle w:val="TableBody"/>
            </w:pPr>
            <w:r w:rsidRPr="00671C8B">
              <w:t>SIM PIN required</w:t>
            </w:r>
          </w:p>
        </w:tc>
      </w:tr>
      <w:tr w:rsidR="001B2A26" w:rsidRPr="00671C8B" w14:paraId="4CE70E96" w14:textId="77777777" w:rsidTr="00166AF3">
        <w:tc>
          <w:tcPr>
            <w:tcW w:w="1458" w:type="dxa"/>
          </w:tcPr>
          <w:p w14:paraId="13787DC7" w14:textId="77777777" w:rsidR="001B2A26" w:rsidRPr="00671C8B" w:rsidRDefault="001B2A26" w:rsidP="00166AF3">
            <w:pPr>
              <w:pStyle w:val="TableBody"/>
            </w:pPr>
            <w:r w:rsidRPr="00671C8B">
              <w:t>12</w:t>
            </w:r>
          </w:p>
        </w:tc>
        <w:tc>
          <w:tcPr>
            <w:tcW w:w="7830" w:type="dxa"/>
          </w:tcPr>
          <w:p w14:paraId="107E0088" w14:textId="77777777" w:rsidR="001B2A26" w:rsidRPr="00671C8B" w:rsidRDefault="001B2A26" w:rsidP="00166AF3">
            <w:pPr>
              <w:pStyle w:val="TableBody"/>
            </w:pPr>
            <w:r w:rsidRPr="00671C8B">
              <w:t>SIM PUK required</w:t>
            </w:r>
          </w:p>
        </w:tc>
      </w:tr>
      <w:tr w:rsidR="001B2A26" w:rsidRPr="00671C8B" w14:paraId="183CE2FC" w14:textId="77777777" w:rsidTr="00166AF3">
        <w:tc>
          <w:tcPr>
            <w:tcW w:w="1458" w:type="dxa"/>
          </w:tcPr>
          <w:p w14:paraId="57277EA3" w14:textId="77777777" w:rsidR="001B2A26" w:rsidRPr="00671C8B" w:rsidRDefault="001B2A26" w:rsidP="00166AF3">
            <w:pPr>
              <w:pStyle w:val="TableBody"/>
            </w:pPr>
            <w:r w:rsidRPr="00671C8B">
              <w:t>13</w:t>
            </w:r>
          </w:p>
        </w:tc>
        <w:tc>
          <w:tcPr>
            <w:tcW w:w="7830" w:type="dxa"/>
          </w:tcPr>
          <w:p w14:paraId="21320D81" w14:textId="77777777" w:rsidR="001B2A26" w:rsidRPr="00671C8B" w:rsidRDefault="001B2A26" w:rsidP="00166AF3">
            <w:pPr>
              <w:pStyle w:val="TableBody"/>
            </w:pPr>
            <w:r w:rsidRPr="00671C8B">
              <w:t>SIM failure</w:t>
            </w:r>
          </w:p>
        </w:tc>
      </w:tr>
      <w:tr w:rsidR="001B2A26" w:rsidRPr="00671C8B" w14:paraId="7DF6A57D" w14:textId="77777777" w:rsidTr="00166AF3">
        <w:tc>
          <w:tcPr>
            <w:tcW w:w="1458" w:type="dxa"/>
          </w:tcPr>
          <w:p w14:paraId="72DC9E35" w14:textId="77777777" w:rsidR="001B2A26" w:rsidRPr="00671C8B" w:rsidRDefault="001B2A26" w:rsidP="00166AF3">
            <w:pPr>
              <w:pStyle w:val="TableBody"/>
            </w:pPr>
            <w:r w:rsidRPr="00671C8B">
              <w:t>14</w:t>
            </w:r>
          </w:p>
        </w:tc>
        <w:tc>
          <w:tcPr>
            <w:tcW w:w="7830" w:type="dxa"/>
          </w:tcPr>
          <w:p w14:paraId="14AE4E18" w14:textId="77777777" w:rsidR="001B2A26" w:rsidRPr="00671C8B" w:rsidRDefault="001B2A26" w:rsidP="00166AF3">
            <w:pPr>
              <w:pStyle w:val="TableBody"/>
            </w:pPr>
            <w:r w:rsidRPr="00671C8B">
              <w:t>SIM busy</w:t>
            </w:r>
          </w:p>
        </w:tc>
      </w:tr>
      <w:tr w:rsidR="001B2A26" w:rsidRPr="00671C8B" w14:paraId="130EFF51" w14:textId="77777777" w:rsidTr="00166AF3">
        <w:tc>
          <w:tcPr>
            <w:tcW w:w="1458" w:type="dxa"/>
          </w:tcPr>
          <w:p w14:paraId="7A37A424" w14:textId="77777777" w:rsidR="001B2A26" w:rsidRPr="00671C8B" w:rsidRDefault="001B2A26" w:rsidP="00166AF3">
            <w:pPr>
              <w:pStyle w:val="TableBody"/>
            </w:pPr>
            <w:r w:rsidRPr="00671C8B">
              <w:t>15</w:t>
            </w:r>
          </w:p>
        </w:tc>
        <w:tc>
          <w:tcPr>
            <w:tcW w:w="7830" w:type="dxa"/>
          </w:tcPr>
          <w:p w14:paraId="43A10379" w14:textId="77777777" w:rsidR="001B2A26" w:rsidRPr="00671C8B" w:rsidRDefault="001B2A26" w:rsidP="00166AF3">
            <w:pPr>
              <w:pStyle w:val="TableBody"/>
            </w:pPr>
            <w:r w:rsidRPr="00671C8B">
              <w:t>SIM wrong</w:t>
            </w:r>
          </w:p>
        </w:tc>
      </w:tr>
      <w:tr w:rsidR="001B2A26" w:rsidRPr="00671C8B" w14:paraId="30CA84DE" w14:textId="77777777" w:rsidTr="00166AF3">
        <w:tc>
          <w:tcPr>
            <w:tcW w:w="1458" w:type="dxa"/>
          </w:tcPr>
          <w:p w14:paraId="41658F68" w14:textId="77777777" w:rsidR="001B2A26" w:rsidRPr="00671C8B" w:rsidRDefault="001B2A26" w:rsidP="00166AF3">
            <w:pPr>
              <w:pStyle w:val="TableBody"/>
            </w:pPr>
            <w:r w:rsidRPr="00671C8B">
              <w:t>16</w:t>
            </w:r>
          </w:p>
        </w:tc>
        <w:tc>
          <w:tcPr>
            <w:tcW w:w="7830" w:type="dxa"/>
          </w:tcPr>
          <w:p w14:paraId="703B5F78" w14:textId="77777777" w:rsidR="001B2A26" w:rsidRPr="00671C8B" w:rsidRDefault="001B2A26" w:rsidP="00166AF3">
            <w:pPr>
              <w:pStyle w:val="TableBody"/>
            </w:pPr>
            <w:r w:rsidRPr="00671C8B">
              <w:t>Incorrect password</w:t>
            </w:r>
          </w:p>
        </w:tc>
      </w:tr>
      <w:tr w:rsidR="001B2A26" w:rsidRPr="00671C8B" w14:paraId="1A7A7603" w14:textId="77777777" w:rsidTr="00166AF3">
        <w:tc>
          <w:tcPr>
            <w:tcW w:w="1458" w:type="dxa"/>
          </w:tcPr>
          <w:p w14:paraId="6457FF4E" w14:textId="77777777" w:rsidR="001B2A26" w:rsidRPr="00671C8B" w:rsidRDefault="001B2A26" w:rsidP="00166AF3">
            <w:pPr>
              <w:pStyle w:val="TableBody"/>
            </w:pPr>
            <w:r w:rsidRPr="00671C8B">
              <w:t>17</w:t>
            </w:r>
          </w:p>
        </w:tc>
        <w:tc>
          <w:tcPr>
            <w:tcW w:w="7830" w:type="dxa"/>
          </w:tcPr>
          <w:p w14:paraId="1EEA3831" w14:textId="77777777" w:rsidR="001B2A26" w:rsidRPr="00671C8B" w:rsidRDefault="001B2A26" w:rsidP="00166AF3">
            <w:pPr>
              <w:pStyle w:val="TableBody"/>
            </w:pPr>
            <w:r w:rsidRPr="00671C8B">
              <w:t>SIM PIN2 required</w:t>
            </w:r>
          </w:p>
        </w:tc>
      </w:tr>
      <w:tr w:rsidR="001B2A26" w:rsidRPr="00671C8B" w14:paraId="582BF6AD" w14:textId="77777777" w:rsidTr="00166AF3">
        <w:tc>
          <w:tcPr>
            <w:tcW w:w="1458" w:type="dxa"/>
          </w:tcPr>
          <w:p w14:paraId="670E0C22" w14:textId="77777777" w:rsidR="001B2A26" w:rsidRPr="00671C8B" w:rsidRDefault="001B2A26" w:rsidP="00166AF3">
            <w:pPr>
              <w:pStyle w:val="TableBody"/>
            </w:pPr>
            <w:r w:rsidRPr="00671C8B">
              <w:t>18</w:t>
            </w:r>
          </w:p>
        </w:tc>
        <w:tc>
          <w:tcPr>
            <w:tcW w:w="7830" w:type="dxa"/>
          </w:tcPr>
          <w:p w14:paraId="20F4534A" w14:textId="77777777" w:rsidR="001B2A26" w:rsidRPr="00671C8B" w:rsidRDefault="001B2A26" w:rsidP="00166AF3">
            <w:pPr>
              <w:pStyle w:val="TableBody"/>
            </w:pPr>
            <w:r w:rsidRPr="00671C8B">
              <w:t>SIM PUK2 required</w:t>
            </w:r>
          </w:p>
        </w:tc>
      </w:tr>
      <w:tr w:rsidR="001B2A26" w:rsidRPr="00671C8B" w14:paraId="0C9710CC" w14:textId="77777777" w:rsidTr="00166AF3">
        <w:tc>
          <w:tcPr>
            <w:tcW w:w="1458" w:type="dxa"/>
          </w:tcPr>
          <w:p w14:paraId="29A33EEA" w14:textId="77777777" w:rsidR="001B2A26" w:rsidRPr="00671C8B" w:rsidRDefault="001B2A26" w:rsidP="00166AF3">
            <w:pPr>
              <w:pStyle w:val="TableBody"/>
            </w:pPr>
            <w:r w:rsidRPr="00671C8B">
              <w:t>20</w:t>
            </w:r>
          </w:p>
        </w:tc>
        <w:tc>
          <w:tcPr>
            <w:tcW w:w="7830" w:type="dxa"/>
          </w:tcPr>
          <w:p w14:paraId="76B15858" w14:textId="77777777" w:rsidR="001B2A26" w:rsidRPr="00671C8B" w:rsidRDefault="001B2A26" w:rsidP="00166AF3">
            <w:pPr>
              <w:pStyle w:val="TableBody"/>
            </w:pPr>
            <w:r w:rsidRPr="00671C8B">
              <w:t>Memory full</w:t>
            </w:r>
          </w:p>
        </w:tc>
      </w:tr>
      <w:tr w:rsidR="001B2A26" w:rsidRPr="00671C8B" w14:paraId="420C0F16" w14:textId="77777777" w:rsidTr="00166AF3">
        <w:tc>
          <w:tcPr>
            <w:tcW w:w="1458" w:type="dxa"/>
          </w:tcPr>
          <w:p w14:paraId="1A6C1A15" w14:textId="77777777" w:rsidR="001B2A26" w:rsidRPr="00671C8B" w:rsidRDefault="001B2A26" w:rsidP="00166AF3">
            <w:pPr>
              <w:pStyle w:val="TableBody"/>
            </w:pPr>
            <w:r w:rsidRPr="00671C8B">
              <w:t>21</w:t>
            </w:r>
          </w:p>
        </w:tc>
        <w:tc>
          <w:tcPr>
            <w:tcW w:w="7830" w:type="dxa"/>
          </w:tcPr>
          <w:p w14:paraId="40316568" w14:textId="77777777" w:rsidR="001B2A26" w:rsidRPr="00671C8B" w:rsidRDefault="001B2A26" w:rsidP="00166AF3">
            <w:pPr>
              <w:pStyle w:val="TableBody"/>
            </w:pPr>
            <w:r w:rsidRPr="00671C8B">
              <w:t>Invalid index</w:t>
            </w:r>
          </w:p>
        </w:tc>
      </w:tr>
      <w:tr w:rsidR="001B2A26" w:rsidRPr="00671C8B" w14:paraId="6D31C741" w14:textId="77777777" w:rsidTr="00166AF3">
        <w:tc>
          <w:tcPr>
            <w:tcW w:w="1458" w:type="dxa"/>
          </w:tcPr>
          <w:p w14:paraId="63ABA3B2" w14:textId="77777777" w:rsidR="001B2A26" w:rsidRPr="00671C8B" w:rsidRDefault="001B2A26" w:rsidP="00166AF3">
            <w:pPr>
              <w:pStyle w:val="TableBody"/>
            </w:pPr>
            <w:r w:rsidRPr="00671C8B">
              <w:t>22</w:t>
            </w:r>
          </w:p>
        </w:tc>
        <w:tc>
          <w:tcPr>
            <w:tcW w:w="7830" w:type="dxa"/>
          </w:tcPr>
          <w:p w14:paraId="4AB3C24C" w14:textId="77777777" w:rsidR="001B2A26" w:rsidRPr="00671C8B" w:rsidRDefault="001B2A26" w:rsidP="00166AF3">
            <w:pPr>
              <w:pStyle w:val="TableBody"/>
            </w:pPr>
            <w:r w:rsidRPr="00671C8B">
              <w:t>Not found</w:t>
            </w:r>
          </w:p>
        </w:tc>
      </w:tr>
      <w:tr w:rsidR="001B2A26" w:rsidRPr="00671C8B" w14:paraId="1F29A381" w14:textId="77777777" w:rsidTr="00166AF3">
        <w:tc>
          <w:tcPr>
            <w:tcW w:w="1458" w:type="dxa"/>
          </w:tcPr>
          <w:p w14:paraId="29B60D2A" w14:textId="77777777" w:rsidR="001B2A26" w:rsidRPr="00671C8B" w:rsidRDefault="001B2A26" w:rsidP="00166AF3">
            <w:pPr>
              <w:pStyle w:val="TableBody"/>
            </w:pPr>
            <w:r w:rsidRPr="00671C8B">
              <w:t>23</w:t>
            </w:r>
          </w:p>
        </w:tc>
        <w:tc>
          <w:tcPr>
            <w:tcW w:w="7830" w:type="dxa"/>
          </w:tcPr>
          <w:p w14:paraId="4823C42C" w14:textId="77777777" w:rsidR="001B2A26" w:rsidRPr="00671C8B" w:rsidRDefault="001B2A26" w:rsidP="00166AF3">
            <w:pPr>
              <w:pStyle w:val="TableBody"/>
            </w:pPr>
            <w:r w:rsidRPr="00671C8B">
              <w:t>Memory failure</w:t>
            </w:r>
          </w:p>
        </w:tc>
      </w:tr>
      <w:tr w:rsidR="001B2A26" w:rsidRPr="00671C8B" w14:paraId="26359A70" w14:textId="77777777" w:rsidTr="00166AF3">
        <w:tc>
          <w:tcPr>
            <w:tcW w:w="1458" w:type="dxa"/>
          </w:tcPr>
          <w:p w14:paraId="1B724556" w14:textId="77777777" w:rsidR="001B2A26" w:rsidRPr="00671C8B" w:rsidRDefault="001B2A26" w:rsidP="00166AF3">
            <w:pPr>
              <w:pStyle w:val="TableBody"/>
            </w:pPr>
            <w:r w:rsidRPr="00671C8B">
              <w:t>24</w:t>
            </w:r>
          </w:p>
        </w:tc>
        <w:tc>
          <w:tcPr>
            <w:tcW w:w="7830" w:type="dxa"/>
          </w:tcPr>
          <w:p w14:paraId="09DAB3EF" w14:textId="77777777" w:rsidR="001B2A26" w:rsidRPr="00671C8B" w:rsidRDefault="001B2A26" w:rsidP="00166AF3">
            <w:pPr>
              <w:pStyle w:val="TableBody"/>
            </w:pPr>
            <w:r w:rsidRPr="00671C8B">
              <w:t>Text string too long</w:t>
            </w:r>
          </w:p>
        </w:tc>
      </w:tr>
      <w:tr w:rsidR="001B2A26" w:rsidRPr="00671C8B" w14:paraId="70BB6523" w14:textId="77777777" w:rsidTr="00166AF3">
        <w:tc>
          <w:tcPr>
            <w:tcW w:w="1458" w:type="dxa"/>
          </w:tcPr>
          <w:p w14:paraId="71728085" w14:textId="77777777" w:rsidR="001B2A26" w:rsidRPr="00671C8B" w:rsidRDefault="001B2A26" w:rsidP="00166AF3">
            <w:pPr>
              <w:pStyle w:val="TableBody"/>
            </w:pPr>
            <w:r w:rsidRPr="00671C8B">
              <w:t>25</w:t>
            </w:r>
          </w:p>
        </w:tc>
        <w:tc>
          <w:tcPr>
            <w:tcW w:w="7830" w:type="dxa"/>
          </w:tcPr>
          <w:p w14:paraId="50B9533E" w14:textId="77777777" w:rsidR="001B2A26" w:rsidRPr="00671C8B" w:rsidRDefault="001B2A26" w:rsidP="00166AF3">
            <w:pPr>
              <w:pStyle w:val="TableBody"/>
            </w:pPr>
            <w:r w:rsidRPr="00671C8B">
              <w:t>Invalid characters in text string</w:t>
            </w:r>
          </w:p>
        </w:tc>
      </w:tr>
      <w:tr w:rsidR="001B2A26" w:rsidRPr="00671C8B" w14:paraId="44EEE1E9" w14:textId="77777777" w:rsidTr="00166AF3">
        <w:tc>
          <w:tcPr>
            <w:tcW w:w="1458" w:type="dxa"/>
          </w:tcPr>
          <w:p w14:paraId="6023D3F8" w14:textId="77777777" w:rsidR="001B2A26" w:rsidRPr="00671C8B" w:rsidRDefault="001B2A26" w:rsidP="00166AF3">
            <w:pPr>
              <w:pStyle w:val="TableBody"/>
            </w:pPr>
            <w:r w:rsidRPr="00671C8B">
              <w:t>26</w:t>
            </w:r>
          </w:p>
        </w:tc>
        <w:tc>
          <w:tcPr>
            <w:tcW w:w="7830" w:type="dxa"/>
          </w:tcPr>
          <w:p w14:paraId="5987AC6E" w14:textId="77777777" w:rsidR="001B2A26" w:rsidRPr="00671C8B" w:rsidRDefault="001B2A26" w:rsidP="00166AF3">
            <w:pPr>
              <w:pStyle w:val="TableBody"/>
            </w:pPr>
            <w:r w:rsidRPr="00671C8B">
              <w:t>Dial string too long</w:t>
            </w:r>
          </w:p>
        </w:tc>
      </w:tr>
      <w:tr w:rsidR="001B2A26" w:rsidRPr="00671C8B" w14:paraId="0FCDD834" w14:textId="77777777" w:rsidTr="00166AF3">
        <w:tc>
          <w:tcPr>
            <w:tcW w:w="1458" w:type="dxa"/>
          </w:tcPr>
          <w:p w14:paraId="1B5D7B58" w14:textId="77777777" w:rsidR="001B2A26" w:rsidRPr="00671C8B" w:rsidRDefault="001B2A26" w:rsidP="00166AF3">
            <w:pPr>
              <w:pStyle w:val="TableBody"/>
            </w:pPr>
            <w:r w:rsidRPr="00671C8B">
              <w:t>27</w:t>
            </w:r>
          </w:p>
        </w:tc>
        <w:tc>
          <w:tcPr>
            <w:tcW w:w="7830" w:type="dxa"/>
          </w:tcPr>
          <w:p w14:paraId="6C518E52" w14:textId="77777777" w:rsidR="001B2A26" w:rsidRPr="00671C8B" w:rsidRDefault="001B2A26" w:rsidP="00166AF3">
            <w:pPr>
              <w:pStyle w:val="TableBody"/>
            </w:pPr>
            <w:r w:rsidRPr="00671C8B">
              <w:t>Invalid characters in dial string</w:t>
            </w:r>
          </w:p>
        </w:tc>
      </w:tr>
      <w:tr w:rsidR="001B2A26" w:rsidRPr="00671C8B" w14:paraId="19D0E05E" w14:textId="77777777" w:rsidTr="00166AF3">
        <w:tc>
          <w:tcPr>
            <w:tcW w:w="1458" w:type="dxa"/>
          </w:tcPr>
          <w:p w14:paraId="66EBF278" w14:textId="77777777" w:rsidR="001B2A26" w:rsidRPr="00671C8B" w:rsidRDefault="001B2A26" w:rsidP="00166AF3">
            <w:pPr>
              <w:pStyle w:val="TableBody"/>
            </w:pPr>
            <w:r w:rsidRPr="00671C8B">
              <w:t>30</w:t>
            </w:r>
          </w:p>
        </w:tc>
        <w:tc>
          <w:tcPr>
            <w:tcW w:w="7830" w:type="dxa"/>
          </w:tcPr>
          <w:p w14:paraId="04C1CC8D" w14:textId="77777777" w:rsidR="001B2A26" w:rsidRPr="00671C8B" w:rsidRDefault="001B2A26" w:rsidP="00166AF3">
            <w:pPr>
              <w:pStyle w:val="TableBody"/>
            </w:pPr>
            <w:r w:rsidRPr="00671C8B">
              <w:t>No network service</w:t>
            </w:r>
          </w:p>
        </w:tc>
      </w:tr>
      <w:tr w:rsidR="001B2A26" w:rsidRPr="00671C8B" w14:paraId="0BDA7AF9" w14:textId="77777777" w:rsidTr="00166AF3">
        <w:tc>
          <w:tcPr>
            <w:tcW w:w="1458" w:type="dxa"/>
          </w:tcPr>
          <w:p w14:paraId="7D3C30E4" w14:textId="77777777" w:rsidR="001B2A26" w:rsidRPr="00671C8B" w:rsidRDefault="001B2A26" w:rsidP="00166AF3">
            <w:pPr>
              <w:pStyle w:val="TableBody"/>
            </w:pPr>
            <w:r w:rsidRPr="00671C8B">
              <w:t>31</w:t>
            </w:r>
          </w:p>
        </w:tc>
        <w:tc>
          <w:tcPr>
            <w:tcW w:w="7830" w:type="dxa"/>
          </w:tcPr>
          <w:p w14:paraId="092C8442" w14:textId="77777777" w:rsidR="001B2A26" w:rsidRPr="00671C8B" w:rsidRDefault="001B2A26" w:rsidP="00166AF3">
            <w:pPr>
              <w:pStyle w:val="TableBody"/>
            </w:pPr>
            <w:r w:rsidRPr="00671C8B">
              <w:t>Network timeout</w:t>
            </w:r>
          </w:p>
        </w:tc>
      </w:tr>
      <w:tr w:rsidR="001B2A26" w:rsidRPr="00671C8B" w14:paraId="596BA842" w14:textId="77777777" w:rsidTr="00166AF3">
        <w:tc>
          <w:tcPr>
            <w:tcW w:w="1458" w:type="dxa"/>
          </w:tcPr>
          <w:p w14:paraId="57AC4F43" w14:textId="77777777" w:rsidR="001B2A26" w:rsidRPr="00671C8B" w:rsidRDefault="001B2A26" w:rsidP="00166AF3">
            <w:pPr>
              <w:pStyle w:val="TableBody"/>
              <w:rPr>
                <w:lang w:eastAsia="zh-CN"/>
              </w:rPr>
            </w:pPr>
            <w:r w:rsidRPr="00671C8B">
              <w:t>3</w:t>
            </w:r>
            <w:r w:rsidRPr="00671C8B">
              <w:rPr>
                <w:lang w:eastAsia="zh-CN"/>
              </w:rPr>
              <w:t>2</w:t>
            </w:r>
          </w:p>
        </w:tc>
        <w:tc>
          <w:tcPr>
            <w:tcW w:w="7830" w:type="dxa"/>
          </w:tcPr>
          <w:p w14:paraId="0869AF03" w14:textId="77777777" w:rsidR="001B2A26" w:rsidRPr="00671C8B" w:rsidRDefault="001B2A26" w:rsidP="00166AF3">
            <w:pPr>
              <w:pStyle w:val="TableBody"/>
            </w:pPr>
            <w:r w:rsidRPr="00671C8B">
              <w:t>Network not allowed - emergency call only</w:t>
            </w:r>
          </w:p>
        </w:tc>
      </w:tr>
      <w:tr w:rsidR="001B2A26" w:rsidRPr="00671C8B" w14:paraId="02E7C499" w14:textId="77777777" w:rsidTr="00166AF3">
        <w:tc>
          <w:tcPr>
            <w:tcW w:w="1458" w:type="dxa"/>
          </w:tcPr>
          <w:p w14:paraId="1222BF3A" w14:textId="77777777" w:rsidR="001B2A26" w:rsidRPr="00671C8B" w:rsidRDefault="001B2A26" w:rsidP="00166AF3">
            <w:pPr>
              <w:pStyle w:val="TableBody"/>
              <w:rPr>
                <w:lang w:eastAsia="zh-CN"/>
              </w:rPr>
            </w:pPr>
            <w:r w:rsidRPr="00671C8B">
              <w:rPr>
                <w:lang w:eastAsia="zh-CN"/>
              </w:rPr>
              <w:t>40</w:t>
            </w:r>
          </w:p>
        </w:tc>
        <w:tc>
          <w:tcPr>
            <w:tcW w:w="7830" w:type="dxa"/>
          </w:tcPr>
          <w:p w14:paraId="5A0EBFFA" w14:textId="77777777" w:rsidR="001B2A26" w:rsidRPr="00671C8B" w:rsidRDefault="001B2A26" w:rsidP="00166AF3">
            <w:pPr>
              <w:pStyle w:val="TableBody"/>
            </w:pPr>
            <w:r w:rsidRPr="00671C8B">
              <w:t>Network personalization PIN required</w:t>
            </w:r>
          </w:p>
        </w:tc>
      </w:tr>
      <w:tr w:rsidR="001B2A26" w:rsidRPr="00671C8B" w14:paraId="52B9AABA" w14:textId="77777777" w:rsidTr="00166AF3">
        <w:tc>
          <w:tcPr>
            <w:tcW w:w="1458" w:type="dxa"/>
          </w:tcPr>
          <w:p w14:paraId="106DCED8" w14:textId="77777777" w:rsidR="001B2A26" w:rsidRPr="00671C8B" w:rsidRDefault="001B2A26" w:rsidP="00166AF3">
            <w:pPr>
              <w:pStyle w:val="TableBody"/>
              <w:rPr>
                <w:lang w:eastAsia="zh-CN"/>
              </w:rPr>
            </w:pPr>
            <w:r w:rsidRPr="00671C8B">
              <w:rPr>
                <w:lang w:eastAsia="zh-CN"/>
              </w:rPr>
              <w:t>41</w:t>
            </w:r>
          </w:p>
        </w:tc>
        <w:tc>
          <w:tcPr>
            <w:tcW w:w="7830" w:type="dxa"/>
          </w:tcPr>
          <w:p w14:paraId="5FA4DCDB" w14:textId="77777777" w:rsidR="001B2A26" w:rsidRPr="00671C8B" w:rsidRDefault="001B2A26" w:rsidP="00166AF3">
            <w:pPr>
              <w:pStyle w:val="TableBody"/>
            </w:pPr>
            <w:r w:rsidRPr="00671C8B">
              <w:t>Network personalization PUK required</w:t>
            </w:r>
          </w:p>
        </w:tc>
      </w:tr>
      <w:tr w:rsidR="001B2A26" w:rsidRPr="00671C8B" w14:paraId="560FB4E8" w14:textId="77777777" w:rsidTr="00166AF3">
        <w:tc>
          <w:tcPr>
            <w:tcW w:w="1458" w:type="dxa"/>
          </w:tcPr>
          <w:p w14:paraId="37D7945C" w14:textId="77777777" w:rsidR="001B2A26" w:rsidRPr="00671C8B" w:rsidRDefault="001B2A26" w:rsidP="00166AF3">
            <w:pPr>
              <w:pStyle w:val="TableBody"/>
              <w:rPr>
                <w:lang w:eastAsia="zh-CN"/>
              </w:rPr>
            </w:pPr>
            <w:r w:rsidRPr="00671C8B">
              <w:rPr>
                <w:lang w:eastAsia="zh-CN"/>
              </w:rPr>
              <w:t>42</w:t>
            </w:r>
          </w:p>
        </w:tc>
        <w:tc>
          <w:tcPr>
            <w:tcW w:w="7830" w:type="dxa"/>
          </w:tcPr>
          <w:p w14:paraId="646371C0" w14:textId="77777777" w:rsidR="001B2A26" w:rsidRPr="00671C8B" w:rsidRDefault="001B2A26" w:rsidP="00166AF3">
            <w:pPr>
              <w:pStyle w:val="TableBody"/>
            </w:pPr>
            <w:r w:rsidRPr="00671C8B">
              <w:t>Network subset personalization PIN required</w:t>
            </w:r>
          </w:p>
        </w:tc>
      </w:tr>
      <w:tr w:rsidR="001B2A26" w:rsidRPr="00671C8B" w14:paraId="05DD590F" w14:textId="77777777" w:rsidTr="00166AF3">
        <w:tc>
          <w:tcPr>
            <w:tcW w:w="1458" w:type="dxa"/>
          </w:tcPr>
          <w:p w14:paraId="339C002C" w14:textId="77777777" w:rsidR="001B2A26" w:rsidRPr="00671C8B" w:rsidRDefault="001B2A26" w:rsidP="00166AF3">
            <w:pPr>
              <w:pStyle w:val="TableBody"/>
              <w:rPr>
                <w:lang w:eastAsia="zh-CN"/>
              </w:rPr>
            </w:pPr>
            <w:r w:rsidRPr="00671C8B">
              <w:rPr>
                <w:lang w:eastAsia="zh-CN"/>
              </w:rPr>
              <w:t>43</w:t>
            </w:r>
          </w:p>
        </w:tc>
        <w:tc>
          <w:tcPr>
            <w:tcW w:w="7830" w:type="dxa"/>
          </w:tcPr>
          <w:p w14:paraId="02BF744D" w14:textId="77777777" w:rsidR="001B2A26" w:rsidRPr="00671C8B" w:rsidRDefault="001B2A26" w:rsidP="00166AF3">
            <w:pPr>
              <w:pStyle w:val="TableBody"/>
              <w:rPr>
                <w:lang w:eastAsia="zh-CN"/>
              </w:rPr>
            </w:pPr>
            <w:r w:rsidRPr="00671C8B">
              <w:t>Network subset personalization PUK required</w:t>
            </w:r>
          </w:p>
        </w:tc>
      </w:tr>
      <w:tr w:rsidR="001B2A26" w:rsidRPr="00671C8B" w14:paraId="2F7A0076" w14:textId="77777777" w:rsidTr="00166AF3">
        <w:tc>
          <w:tcPr>
            <w:tcW w:w="1458" w:type="dxa"/>
          </w:tcPr>
          <w:p w14:paraId="17AE58F0" w14:textId="77777777" w:rsidR="001B2A26" w:rsidRPr="00671C8B" w:rsidRDefault="001B2A26" w:rsidP="00166AF3">
            <w:pPr>
              <w:pStyle w:val="TableBody"/>
              <w:rPr>
                <w:lang w:eastAsia="zh-CN"/>
              </w:rPr>
            </w:pPr>
            <w:r w:rsidRPr="00671C8B">
              <w:rPr>
                <w:lang w:eastAsia="zh-CN"/>
              </w:rPr>
              <w:t>44</w:t>
            </w:r>
          </w:p>
        </w:tc>
        <w:tc>
          <w:tcPr>
            <w:tcW w:w="7830" w:type="dxa"/>
          </w:tcPr>
          <w:p w14:paraId="1696BA69" w14:textId="77777777" w:rsidR="001B2A26" w:rsidRPr="00671C8B" w:rsidRDefault="001B2A26" w:rsidP="00166AF3">
            <w:pPr>
              <w:pStyle w:val="TableBody"/>
            </w:pPr>
            <w:r w:rsidRPr="00671C8B">
              <w:t>Service provider personalization PIN required</w:t>
            </w:r>
          </w:p>
        </w:tc>
      </w:tr>
      <w:tr w:rsidR="001B2A26" w:rsidRPr="00671C8B" w14:paraId="6BC1A099" w14:textId="77777777" w:rsidTr="00166AF3">
        <w:tc>
          <w:tcPr>
            <w:tcW w:w="1458" w:type="dxa"/>
          </w:tcPr>
          <w:p w14:paraId="7670746F" w14:textId="77777777" w:rsidR="001B2A26" w:rsidRPr="00671C8B" w:rsidRDefault="001B2A26" w:rsidP="00166AF3">
            <w:pPr>
              <w:pStyle w:val="TableBody"/>
              <w:rPr>
                <w:lang w:eastAsia="zh-CN"/>
              </w:rPr>
            </w:pPr>
            <w:r w:rsidRPr="00671C8B">
              <w:rPr>
                <w:lang w:eastAsia="zh-CN"/>
              </w:rPr>
              <w:t>45</w:t>
            </w:r>
          </w:p>
        </w:tc>
        <w:tc>
          <w:tcPr>
            <w:tcW w:w="7830" w:type="dxa"/>
          </w:tcPr>
          <w:p w14:paraId="532FCC68" w14:textId="77777777" w:rsidR="001B2A26" w:rsidRPr="00671C8B" w:rsidRDefault="001B2A26" w:rsidP="00166AF3">
            <w:pPr>
              <w:pStyle w:val="TableBody"/>
            </w:pPr>
            <w:r w:rsidRPr="00671C8B">
              <w:t>Service provider personalization PUK required</w:t>
            </w:r>
          </w:p>
        </w:tc>
      </w:tr>
      <w:tr w:rsidR="001B2A26" w:rsidRPr="00671C8B" w14:paraId="4993A64C" w14:textId="77777777" w:rsidTr="00166AF3">
        <w:tc>
          <w:tcPr>
            <w:tcW w:w="1458" w:type="dxa"/>
          </w:tcPr>
          <w:p w14:paraId="7E3B0038" w14:textId="77777777" w:rsidR="001B2A26" w:rsidRPr="00671C8B" w:rsidRDefault="001B2A26" w:rsidP="00166AF3">
            <w:pPr>
              <w:pStyle w:val="TableBody"/>
              <w:rPr>
                <w:lang w:eastAsia="zh-CN"/>
              </w:rPr>
            </w:pPr>
            <w:r w:rsidRPr="00671C8B">
              <w:rPr>
                <w:lang w:eastAsia="zh-CN"/>
              </w:rPr>
              <w:t>46</w:t>
            </w:r>
          </w:p>
        </w:tc>
        <w:tc>
          <w:tcPr>
            <w:tcW w:w="7830" w:type="dxa"/>
          </w:tcPr>
          <w:p w14:paraId="38846140" w14:textId="77777777" w:rsidR="001B2A26" w:rsidRPr="00671C8B" w:rsidRDefault="001B2A26" w:rsidP="00166AF3">
            <w:pPr>
              <w:pStyle w:val="TableBody"/>
            </w:pPr>
            <w:r w:rsidRPr="00671C8B">
              <w:t>Corporate personalization PIN required</w:t>
            </w:r>
          </w:p>
        </w:tc>
      </w:tr>
      <w:tr w:rsidR="001B2A26" w:rsidRPr="00671C8B" w14:paraId="600604F6" w14:textId="77777777" w:rsidTr="00166AF3">
        <w:tc>
          <w:tcPr>
            <w:tcW w:w="1458" w:type="dxa"/>
          </w:tcPr>
          <w:p w14:paraId="405F877A" w14:textId="77777777" w:rsidR="001B2A26" w:rsidRPr="00671C8B" w:rsidRDefault="001B2A26" w:rsidP="00166AF3">
            <w:pPr>
              <w:pStyle w:val="TableBody"/>
              <w:rPr>
                <w:lang w:eastAsia="zh-CN"/>
              </w:rPr>
            </w:pPr>
            <w:r w:rsidRPr="00671C8B">
              <w:rPr>
                <w:lang w:eastAsia="zh-CN"/>
              </w:rPr>
              <w:t>47</w:t>
            </w:r>
          </w:p>
        </w:tc>
        <w:tc>
          <w:tcPr>
            <w:tcW w:w="7830" w:type="dxa"/>
          </w:tcPr>
          <w:p w14:paraId="2BDD334E" w14:textId="77777777" w:rsidR="001B2A26" w:rsidRPr="00671C8B" w:rsidRDefault="001B2A26" w:rsidP="00166AF3">
            <w:pPr>
              <w:pStyle w:val="TableBody"/>
            </w:pPr>
            <w:r w:rsidRPr="00671C8B">
              <w:t>Corporate personalization PUK required</w:t>
            </w:r>
          </w:p>
        </w:tc>
      </w:tr>
      <w:tr w:rsidR="001B2A26" w:rsidRPr="00671C8B" w14:paraId="1E36A86E" w14:textId="77777777" w:rsidTr="00166AF3">
        <w:tc>
          <w:tcPr>
            <w:tcW w:w="1458" w:type="dxa"/>
            <w:vAlign w:val="top"/>
          </w:tcPr>
          <w:p w14:paraId="61F93219" w14:textId="77777777" w:rsidR="001B2A26" w:rsidRPr="00671C8B" w:rsidRDefault="001B2A26" w:rsidP="00166AF3">
            <w:pPr>
              <w:pStyle w:val="TableBody"/>
            </w:pPr>
            <w:r w:rsidRPr="00671C8B">
              <w:t>48</w:t>
            </w:r>
          </w:p>
        </w:tc>
        <w:tc>
          <w:tcPr>
            <w:tcW w:w="7830" w:type="dxa"/>
            <w:vAlign w:val="top"/>
          </w:tcPr>
          <w:p w14:paraId="3003D607" w14:textId="77777777" w:rsidR="001B2A26" w:rsidRPr="00671C8B" w:rsidRDefault="001B2A26" w:rsidP="00166AF3">
            <w:pPr>
              <w:pStyle w:val="TableBody"/>
            </w:pPr>
            <w:r w:rsidRPr="00671C8B">
              <w:t>Hidden key required</w:t>
            </w:r>
          </w:p>
        </w:tc>
      </w:tr>
      <w:tr w:rsidR="001B2A26" w:rsidRPr="00671C8B" w14:paraId="6489EC76" w14:textId="77777777" w:rsidTr="00166AF3">
        <w:tc>
          <w:tcPr>
            <w:tcW w:w="1458" w:type="dxa"/>
            <w:vAlign w:val="top"/>
          </w:tcPr>
          <w:p w14:paraId="31E84E4A" w14:textId="77777777" w:rsidR="001B2A26" w:rsidRPr="00671C8B" w:rsidRDefault="001B2A26" w:rsidP="00166AF3">
            <w:pPr>
              <w:pStyle w:val="TableBody"/>
            </w:pPr>
            <w:r w:rsidRPr="00671C8B">
              <w:t>49</w:t>
            </w:r>
          </w:p>
        </w:tc>
        <w:tc>
          <w:tcPr>
            <w:tcW w:w="7830" w:type="dxa"/>
            <w:vAlign w:val="top"/>
          </w:tcPr>
          <w:p w14:paraId="38104DEA" w14:textId="77777777" w:rsidR="001B2A26" w:rsidRPr="00671C8B" w:rsidRDefault="001B2A26" w:rsidP="00166AF3">
            <w:pPr>
              <w:pStyle w:val="TableBody"/>
            </w:pPr>
            <w:r w:rsidRPr="00671C8B">
              <w:t>EAP method not supported</w:t>
            </w:r>
          </w:p>
        </w:tc>
      </w:tr>
      <w:tr w:rsidR="001B2A26" w:rsidRPr="00671C8B" w14:paraId="7A033E27" w14:textId="77777777" w:rsidTr="00166AF3">
        <w:tc>
          <w:tcPr>
            <w:tcW w:w="1458" w:type="dxa"/>
            <w:vAlign w:val="top"/>
          </w:tcPr>
          <w:p w14:paraId="1A415EA2" w14:textId="77777777" w:rsidR="001B2A26" w:rsidRPr="00671C8B" w:rsidRDefault="001B2A26" w:rsidP="00166AF3">
            <w:pPr>
              <w:pStyle w:val="TableBody"/>
            </w:pPr>
            <w:r w:rsidRPr="00671C8B">
              <w:t>50</w:t>
            </w:r>
          </w:p>
        </w:tc>
        <w:tc>
          <w:tcPr>
            <w:tcW w:w="7830" w:type="dxa"/>
            <w:vAlign w:val="top"/>
          </w:tcPr>
          <w:p w14:paraId="58D838AE" w14:textId="77777777" w:rsidR="001B2A26" w:rsidRPr="00671C8B" w:rsidRDefault="001B2A26" w:rsidP="00166AF3">
            <w:pPr>
              <w:pStyle w:val="TableBody"/>
            </w:pPr>
            <w:r w:rsidRPr="00671C8B">
              <w:t>Incorrect parameters</w:t>
            </w:r>
          </w:p>
        </w:tc>
      </w:tr>
      <w:tr w:rsidR="001B2A26" w:rsidRPr="00671C8B" w14:paraId="1C7FA9F2" w14:textId="77777777" w:rsidTr="00166AF3">
        <w:tc>
          <w:tcPr>
            <w:tcW w:w="1458" w:type="dxa"/>
          </w:tcPr>
          <w:p w14:paraId="6974614A" w14:textId="77777777" w:rsidR="001B2A26" w:rsidRPr="00671C8B" w:rsidRDefault="001B2A26" w:rsidP="00166AF3">
            <w:pPr>
              <w:pStyle w:val="TableBody"/>
              <w:rPr>
                <w:lang w:eastAsia="zh-CN"/>
              </w:rPr>
            </w:pPr>
            <w:r w:rsidRPr="00671C8B">
              <w:rPr>
                <w:lang w:eastAsia="zh-CN"/>
              </w:rPr>
              <w:t>99</w:t>
            </w:r>
          </w:p>
        </w:tc>
        <w:tc>
          <w:tcPr>
            <w:tcW w:w="7830" w:type="dxa"/>
          </w:tcPr>
          <w:p w14:paraId="30C54F4A" w14:textId="77777777" w:rsidR="001B2A26" w:rsidRPr="00671C8B" w:rsidRDefault="001B2A26" w:rsidP="00166AF3">
            <w:pPr>
              <w:pStyle w:val="TableBody"/>
            </w:pPr>
            <w:r w:rsidRPr="00671C8B">
              <w:t>Resource limitation</w:t>
            </w:r>
          </w:p>
        </w:tc>
      </w:tr>
      <w:tr w:rsidR="001B2A26" w:rsidRPr="00671C8B" w14:paraId="4BCCF70B" w14:textId="77777777" w:rsidTr="00166AF3">
        <w:tc>
          <w:tcPr>
            <w:tcW w:w="1458" w:type="dxa"/>
          </w:tcPr>
          <w:p w14:paraId="68A75725" w14:textId="77777777" w:rsidR="001B2A26" w:rsidRPr="00671C8B" w:rsidRDefault="001B2A26" w:rsidP="00166AF3">
            <w:pPr>
              <w:pStyle w:val="TableBody"/>
            </w:pPr>
            <w:r w:rsidRPr="00671C8B">
              <w:t>100</w:t>
            </w:r>
          </w:p>
        </w:tc>
        <w:tc>
          <w:tcPr>
            <w:tcW w:w="7830" w:type="dxa"/>
          </w:tcPr>
          <w:p w14:paraId="76C7030D" w14:textId="77777777" w:rsidR="001B2A26" w:rsidRPr="00671C8B" w:rsidRDefault="001B2A26" w:rsidP="00166AF3">
            <w:pPr>
              <w:pStyle w:val="TableBody"/>
            </w:pPr>
            <w:r>
              <w:t>Unknown</w:t>
            </w:r>
          </w:p>
        </w:tc>
      </w:tr>
      <w:tr w:rsidR="001B2A26" w:rsidRPr="00671C8B" w14:paraId="7A6E0C05" w14:textId="77777777" w:rsidTr="00166AF3">
        <w:tc>
          <w:tcPr>
            <w:tcW w:w="1458" w:type="dxa"/>
          </w:tcPr>
          <w:p w14:paraId="112E3B70" w14:textId="77777777" w:rsidR="001B2A26" w:rsidRPr="00671C8B" w:rsidRDefault="001B2A26" w:rsidP="00166AF3">
            <w:pPr>
              <w:pStyle w:val="TableBody"/>
            </w:pPr>
            <w:r w:rsidRPr="00671C8B">
              <w:t>103</w:t>
            </w:r>
          </w:p>
        </w:tc>
        <w:tc>
          <w:tcPr>
            <w:tcW w:w="7830" w:type="dxa"/>
          </w:tcPr>
          <w:p w14:paraId="35AAF461" w14:textId="77777777" w:rsidR="001B2A26" w:rsidRPr="00671C8B" w:rsidRDefault="001B2A26" w:rsidP="00166AF3">
            <w:pPr>
              <w:pStyle w:val="TableBody"/>
            </w:pPr>
            <w:r w:rsidRPr="00671C8B">
              <w:t>Illegal MS</w:t>
            </w:r>
          </w:p>
        </w:tc>
      </w:tr>
      <w:tr w:rsidR="001B2A26" w:rsidRPr="00671C8B" w14:paraId="4F03AC73" w14:textId="77777777" w:rsidTr="00166AF3">
        <w:tc>
          <w:tcPr>
            <w:tcW w:w="1458" w:type="dxa"/>
          </w:tcPr>
          <w:p w14:paraId="6AD01366" w14:textId="77777777" w:rsidR="001B2A26" w:rsidRPr="00671C8B" w:rsidRDefault="001B2A26" w:rsidP="00166AF3">
            <w:pPr>
              <w:pStyle w:val="TableBody"/>
            </w:pPr>
            <w:r w:rsidRPr="00671C8B">
              <w:t>106</w:t>
            </w:r>
          </w:p>
        </w:tc>
        <w:tc>
          <w:tcPr>
            <w:tcW w:w="7830" w:type="dxa"/>
          </w:tcPr>
          <w:p w14:paraId="4B852C5C" w14:textId="77777777" w:rsidR="001B2A26" w:rsidRPr="00671C8B" w:rsidRDefault="001B2A26" w:rsidP="00166AF3">
            <w:pPr>
              <w:pStyle w:val="TableBody"/>
            </w:pPr>
            <w:r w:rsidRPr="00671C8B">
              <w:t>Illega lME</w:t>
            </w:r>
          </w:p>
        </w:tc>
      </w:tr>
      <w:tr w:rsidR="001B2A26" w:rsidRPr="00671C8B" w14:paraId="625BD398" w14:textId="77777777" w:rsidTr="00166AF3">
        <w:tc>
          <w:tcPr>
            <w:tcW w:w="1458" w:type="dxa"/>
          </w:tcPr>
          <w:p w14:paraId="5AFB8840" w14:textId="77777777" w:rsidR="001B2A26" w:rsidRPr="00671C8B" w:rsidRDefault="001B2A26" w:rsidP="00166AF3">
            <w:pPr>
              <w:pStyle w:val="TableBody"/>
            </w:pPr>
            <w:r w:rsidRPr="00671C8B">
              <w:t>107</w:t>
            </w:r>
          </w:p>
        </w:tc>
        <w:tc>
          <w:tcPr>
            <w:tcW w:w="7830" w:type="dxa"/>
          </w:tcPr>
          <w:p w14:paraId="7EA6DC3C" w14:textId="77777777" w:rsidR="001B2A26" w:rsidRPr="00671C8B" w:rsidRDefault="001B2A26" w:rsidP="00166AF3">
            <w:pPr>
              <w:pStyle w:val="TableBody"/>
            </w:pPr>
            <w:r w:rsidRPr="00671C8B">
              <w:t>GPRS services not allowed</w:t>
            </w:r>
          </w:p>
        </w:tc>
      </w:tr>
      <w:tr w:rsidR="001B2A26" w:rsidRPr="00671C8B" w14:paraId="14A72120" w14:textId="77777777" w:rsidTr="00166AF3">
        <w:tc>
          <w:tcPr>
            <w:tcW w:w="1458" w:type="dxa"/>
          </w:tcPr>
          <w:p w14:paraId="77D15A56" w14:textId="77777777" w:rsidR="001B2A26" w:rsidRPr="00671C8B" w:rsidRDefault="001B2A26" w:rsidP="00166AF3">
            <w:pPr>
              <w:pStyle w:val="TableBody"/>
            </w:pPr>
            <w:r w:rsidRPr="00671C8B">
              <w:t>111</w:t>
            </w:r>
          </w:p>
        </w:tc>
        <w:tc>
          <w:tcPr>
            <w:tcW w:w="7830" w:type="dxa"/>
          </w:tcPr>
          <w:p w14:paraId="35839991" w14:textId="77777777" w:rsidR="001B2A26" w:rsidRPr="00671C8B" w:rsidRDefault="001B2A26" w:rsidP="00166AF3">
            <w:pPr>
              <w:pStyle w:val="TableBody"/>
            </w:pPr>
            <w:r w:rsidRPr="00671C8B">
              <w:t>PLMN not allowed</w:t>
            </w:r>
          </w:p>
        </w:tc>
      </w:tr>
      <w:tr w:rsidR="001B2A26" w:rsidRPr="00671C8B" w14:paraId="4C491478" w14:textId="77777777" w:rsidTr="00166AF3">
        <w:tc>
          <w:tcPr>
            <w:tcW w:w="1458" w:type="dxa"/>
          </w:tcPr>
          <w:p w14:paraId="6AAE8D1B" w14:textId="77777777" w:rsidR="001B2A26" w:rsidRPr="00671C8B" w:rsidRDefault="001B2A26" w:rsidP="00166AF3">
            <w:pPr>
              <w:pStyle w:val="TableBody"/>
            </w:pPr>
            <w:r w:rsidRPr="00671C8B">
              <w:t xml:space="preserve">112  </w:t>
            </w:r>
          </w:p>
        </w:tc>
        <w:tc>
          <w:tcPr>
            <w:tcW w:w="7830" w:type="dxa"/>
          </w:tcPr>
          <w:p w14:paraId="456845C3" w14:textId="77777777" w:rsidR="001B2A26" w:rsidRPr="00671C8B" w:rsidRDefault="001B2A26" w:rsidP="00166AF3">
            <w:pPr>
              <w:pStyle w:val="TableBody"/>
              <w:rPr>
                <w:lang w:eastAsia="zh-CN"/>
              </w:rPr>
            </w:pPr>
            <w:r w:rsidRPr="00671C8B">
              <w:t>Location area not allowed</w:t>
            </w:r>
          </w:p>
        </w:tc>
      </w:tr>
      <w:tr w:rsidR="001B2A26" w:rsidRPr="00671C8B" w14:paraId="6A6144D6" w14:textId="77777777" w:rsidTr="00166AF3">
        <w:tc>
          <w:tcPr>
            <w:tcW w:w="1458" w:type="dxa"/>
          </w:tcPr>
          <w:p w14:paraId="2AA31623" w14:textId="77777777" w:rsidR="001B2A26" w:rsidRPr="00671C8B" w:rsidRDefault="001B2A26" w:rsidP="00166AF3">
            <w:pPr>
              <w:pStyle w:val="TableBody"/>
            </w:pPr>
            <w:r w:rsidRPr="00671C8B">
              <w:t xml:space="preserve">113  </w:t>
            </w:r>
          </w:p>
        </w:tc>
        <w:tc>
          <w:tcPr>
            <w:tcW w:w="7830" w:type="dxa"/>
          </w:tcPr>
          <w:p w14:paraId="4D950EB0" w14:textId="77777777" w:rsidR="001B2A26" w:rsidRPr="00671C8B" w:rsidRDefault="001B2A26" w:rsidP="00166AF3">
            <w:pPr>
              <w:pStyle w:val="TableBody"/>
            </w:pPr>
            <w:r w:rsidRPr="00671C8B">
              <w:t>Roaming not allowed in this location area</w:t>
            </w:r>
          </w:p>
        </w:tc>
      </w:tr>
      <w:tr w:rsidR="001B2A26" w:rsidRPr="00671C8B" w14:paraId="23E684E3" w14:textId="77777777" w:rsidTr="00166AF3">
        <w:tc>
          <w:tcPr>
            <w:tcW w:w="1458" w:type="dxa"/>
          </w:tcPr>
          <w:p w14:paraId="309AA9D9" w14:textId="77777777" w:rsidR="001B2A26" w:rsidRPr="00671C8B" w:rsidRDefault="001B2A26" w:rsidP="00166AF3">
            <w:pPr>
              <w:pStyle w:val="TableBody"/>
            </w:pPr>
            <w:r w:rsidRPr="00671C8B">
              <w:t xml:space="preserve">132  </w:t>
            </w:r>
          </w:p>
        </w:tc>
        <w:tc>
          <w:tcPr>
            <w:tcW w:w="7830" w:type="dxa"/>
          </w:tcPr>
          <w:p w14:paraId="3872B715" w14:textId="77777777" w:rsidR="001B2A26" w:rsidRPr="00671C8B" w:rsidRDefault="001B2A26" w:rsidP="00166AF3">
            <w:pPr>
              <w:pStyle w:val="TableBody"/>
            </w:pPr>
            <w:r w:rsidRPr="00671C8B">
              <w:t>Service option not supported</w:t>
            </w:r>
          </w:p>
        </w:tc>
      </w:tr>
      <w:tr w:rsidR="001B2A26" w:rsidRPr="00671C8B" w14:paraId="74B2EC20" w14:textId="77777777" w:rsidTr="00166AF3">
        <w:tc>
          <w:tcPr>
            <w:tcW w:w="1458" w:type="dxa"/>
          </w:tcPr>
          <w:p w14:paraId="5D84AD4A" w14:textId="77777777" w:rsidR="001B2A26" w:rsidRPr="00671C8B" w:rsidRDefault="001B2A26" w:rsidP="00166AF3">
            <w:pPr>
              <w:pStyle w:val="TableBody"/>
            </w:pPr>
            <w:r w:rsidRPr="00671C8B">
              <w:t xml:space="preserve">133  </w:t>
            </w:r>
          </w:p>
        </w:tc>
        <w:tc>
          <w:tcPr>
            <w:tcW w:w="7830" w:type="dxa"/>
          </w:tcPr>
          <w:p w14:paraId="45F8CBE5" w14:textId="77777777" w:rsidR="001B2A26" w:rsidRPr="00671C8B" w:rsidRDefault="001B2A26" w:rsidP="00166AF3">
            <w:pPr>
              <w:pStyle w:val="TableBody"/>
            </w:pPr>
            <w:r w:rsidRPr="00671C8B">
              <w:t>Requested service option not subscribed</w:t>
            </w:r>
          </w:p>
        </w:tc>
      </w:tr>
      <w:tr w:rsidR="001B2A26" w:rsidRPr="00671C8B" w14:paraId="0578932E" w14:textId="77777777" w:rsidTr="00166AF3">
        <w:tc>
          <w:tcPr>
            <w:tcW w:w="1458" w:type="dxa"/>
          </w:tcPr>
          <w:p w14:paraId="0F1982F6" w14:textId="77777777" w:rsidR="001B2A26" w:rsidRPr="00671C8B" w:rsidRDefault="001B2A26" w:rsidP="00166AF3">
            <w:pPr>
              <w:pStyle w:val="TableBody"/>
            </w:pPr>
            <w:r w:rsidRPr="00671C8B">
              <w:t xml:space="preserve">134  </w:t>
            </w:r>
          </w:p>
        </w:tc>
        <w:tc>
          <w:tcPr>
            <w:tcW w:w="7830" w:type="dxa"/>
          </w:tcPr>
          <w:p w14:paraId="60C1CA3E" w14:textId="77777777" w:rsidR="001B2A26" w:rsidRPr="00671C8B" w:rsidRDefault="001B2A26" w:rsidP="00166AF3">
            <w:pPr>
              <w:pStyle w:val="TableBody"/>
            </w:pPr>
            <w:r w:rsidRPr="00671C8B">
              <w:t>Service option temporarily out of order</w:t>
            </w:r>
          </w:p>
        </w:tc>
      </w:tr>
      <w:tr w:rsidR="001B2A26" w:rsidRPr="00671C8B" w14:paraId="69211616" w14:textId="77777777" w:rsidTr="00166AF3">
        <w:tc>
          <w:tcPr>
            <w:tcW w:w="1458" w:type="dxa"/>
          </w:tcPr>
          <w:p w14:paraId="7DB2F957" w14:textId="77777777" w:rsidR="001B2A26" w:rsidRPr="00671C8B" w:rsidRDefault="001B2A26" w:rsidP="00166AF3">
            <w:pPr>
              <w:pStyle w:val="TableBody"/>
            </w:pPr>
            <w:r w:rsidRPr="00671C8B">
              <w:t xml:space="preserve">148  </w:t>
            </w:r>
          </w:p>
        </w:tc>
        <w:tc>
          <w:tcPr>
            <w:tcW w:w="7830" w:type="dxa"/>
          </w:tcPr>
          <w:p w14:paraId="56147032" w14:textId="77777777" w:rsidR="001B2A26" w:rsidRPr="00671C8B" w:rsidRDefault="001B2A26" w:rsidP="00166AF3">
            <w:pPr>
              <w:pStyle w:val="TableBody"/>
            </w:pPr>
            <w:r w:rsidRPr="00671C8B">
              <w:t>Unspecified GPRS error</w:t>
            </w:r>
          </w:p>
        </w:tc>
      </w:tr>
      <w:tr w:rsidR="001B2A26" w:rsidRPr="00671C8B" w14:paraId="42F111BD" w14:textId="77777777" w:rsidTr="00166AF3">
        <w:tc>
          <w:tcPr>
            <w:tcW w:w="1458" w:type="dxa"/>
          </w:tcPr>
          <w:p w14:paraId="355947B9" w14:textId="77777777" w:rsidR="001B2A26" w:rsidRPr="00671C8B" w:rsidRDefault="001B2A26" w:rsidP="00166AF3">
            <w:pPr>
              <w:pStyle w:val="TableBody"/>
            </w:pPr>
            <w:r w:rsidRPr="00671C8B">
              <w:t>149</w:t>
            </w:r>
          </w:p>
        </w:tc>
        <w:tc>
          <w:tcPr>
            <w:tcW w:w="7830" w:type="dxa"/>
          </w:tcPr>
          <w:p w14:paraId="3D21561B" w14:textId="77777777" w:rsidR="001B2A26" w:rsidRPr="00671C8B" w:rsidRDefault="001B2A26" w:rsidP="00166AF3">
            <w:pPr>
              <w:pStyle w:val="TableBody"/>
            </w:pPr>
            <w:r w:rsidRPr="00671C8B">
              <w:t>PDP authentication failure</w:t>
            </w:r>
          </w:p>
        </w:tc>
      </w:tr>
      <w:tr w:rsidR="001B2A26" w:rsidRPr="00671C8B" w14:paraId="1E4FBD62" w14:textId="77777777" w:rsidTr="00166AF3">
        <w:tc>
          <w:tcPr>
            <w:tcW w:w="1458" w:type="dxa"/>
          </w:tcPr>
          <w:p w14:paraId="354267E3" w14:textId="77777777" w:rsidR="001B2A26" w:rsidRPr="00671C8B" w:rsidRDefault="001B2A26" w:rsidP="00166AF3">
            <w:pPr>
              <w:pStyle w:val="TableBody"/>
            </w:pPr>
            <w:r w:rsidRPr="00671C8B">
              <w:t xml:space="preserve">150   </w:t>
            </w:r>
          </w:p>
        </w:tc>
        <w:tc>
          <w:tcPr>
            <w:tcW w:w="7830" w:type="dxa"/>
          </w:tcPr>
          <w:p w14:paraId="4F983C57" w14:textId="77777777" w:rsidR="001B2A26" w:rsidRPr="00671C8B" w:rsidRDefault="001B2A26" w:rsidP="00166AF3">
            <w:pPr>
              <w:pStyle w:val="TableBody"/>
            </w:pPr>
            <w:r w:rsidRPr="00671C8B">
              <w:t>Invalid mobile class</w:t>
            </w:r>
          </w:p>
        </w:tc>
      </w:tr>
      <w:tr w:rsidR="001B2A26" w:rsidRPr="00671C8B" w14:paraId="0734FE9F" w14:textId="77777777" w:rsidTr="00166AF3">
        <w:tc>
          <w:tcPr>
            <w:tcW w:w="1458" w:type="dxa"/>
            <w:vAlign w:val="top"/>
          </w:tcPr>
          <w:p w14:paraId="74212207" w14:textId="77777777" w:rsidR="001B2A26" w:rsidRPr="00671C8B" w:rsidRDefault="001B2A26" w:rsidP="00166AF3">
            <w:pPr>
              <w:pStyle w:val="TableBody"/>
            </w:pPr>
            <w:r w:rsidRPr="00671C8B">
              <w:t>201</w:t>
            </w:r>
          </w:p>
        </w:tc>
        <w:tc>
          <w:tcPr>
            <w:tcW w:w="7830" w:type="dxa"/>
            <w:vAlign w:val="top"/>
          </w:tcPr>
          <w:p w14:paraId="3623670C" w14:textId="77777777" w:rsidR="001B2A26" w:rsidRPr="00671C8B" w:rsidRDefault="001B2A26" w:rsidP="00166AF3">
            <w:pPr>
              <w:pStyle w:val="TableBody"/>
            </w:pPr>
            <w:r w:rsidRPr="00671C8B">
              <w:t>Alternate SIM conflict</w:t>
            </w:r>
          </w:p>
        </w:tc>
      </w:tr>
      <w:tr w:rsidR="001B2A26" w:rsidRPr="00671C8B" w14:paraId="4EC1B74F" w14:textId="77777777" w:rsidTr="00166AF3">
        <w:tc>
          <w:tcPr>
            <w:tcW w:w="1458" w:type="dxa"/>
            <w:vAlign w:val="top"/>
          </w:tcPr>
          <w:p w14:paraId="1718C346" w14:textId="77777777" w:rsidR="001B2A26" w:rsidRPr="00671C8B" w:rsidRDefault="001B2A26" w:rsidP="00166AF3">
            <w:pPr>
              <w:pStyle w:val="TableBody"/>
            </w:pPr>
            <w:r w:rsidRPr="00671C8B">
              <w:t>500</w:t>
            </w:r>
          </w:p>
        </w:tc>
        <w:tc>
          <w:tcPr>
            <w:tcW w:w="7830" w:type="dxa"/>
            <w:vAlign w:val="top"/>
          </w:tcPr>
          <w:p w14:paraId="2C082009" w14:textId="77777777" w:rsidR="001B2A26" w:rsidRPr="00671C8B" w:rsidRDefault="001B2A26" w:rsidP="00166AF3">
            <w:pPr>
              <w:pStyle w:val="TableBody"/>
            </w:pPr>
            <w:r w:rsidRPr="00671C8B">
              <w:t>CTS Handover on Progress</w:t>
            </w:r>
          </w:p>
        </w:tc>
      </w:tr>
      <w:tr w:rsidR="001B2A26" w:rsidRPr="00671C8B" w14:paraId="55600012" w14:textId="77777777" w:rsidTr="00166AF3">
        <w:tc>
          <w:tcPr>
            <w:tcW w:w="1458" w:type="dxa"/>
            <w:vAlign w:val="top"/>
          </w:tcPr>
          <w:p w14:paraId="78A23AD2" w14:textId="77777777" w:rsidR="001B2A26" w:rsidRPr="00671C8B" w:rsidRDefault="001B2A26" w:rsidP="00166AF3">
            <w:pPr>
              <w:pStyle w:val="TableBody"/>
            </w:pPr>
            <w:r w:rsidRPr="00671C8B">
              <w:t>501</w:t>
            </w:r>
          </w:p>
        </w:tc>
        <w:tc>
          <w:tcPr>
            <w:tcW w:w="7830" w:type="dxa"/>
            <w:vAlign w:val="top"/>
          </w:tcPr>
          <w:p w14:paraId="02B7846D" w14:textId="77777777" w:rsidR="001B2A26" w:rsidRPr="00671C8B" w:rsidRDefault="001B2A26" w:rsidP="00166AF3">
            <w:pPr>
              <w:pStyle w:val="TableBody"/>
            </w:pPr>
            <w:r w:rsidRPr="00671C8B">
              <w:t>Cellular Protocol Stack Out of service state</w:t>
            </w:r>
          </w:p>
        </w:tc>
      </w:tr>
      <w:tr w:rsidR="001B2A26" w:rsidRPr="00671C8B" w14:paraId="00CC0562" w14:textId="77777777" w:rsidTr="00166AF3">
        <w:tc>
          <w:tcPr>
            <w:tcW w:w="1458" w:type="dxa"/>
            <w:vAlign w:val="top"/>
          </w:tcPr>
          <w:p w14:paraId="5EEF8E67" w14:textId="77777777" w:rsidR="001B2A26" w:rsidRPr="00671C8B" w:rsidRDefault="001B2A26" w:rsidP="00166AF3">
            <w:pPr>
              <w:pStyle w:val="TableBody"/>
            </w:pPr>
            <w:r w:rsidRPr="00671C8B">
              <w:t>502</w:t>
            </w:r>
          </w:p>
        </w:tc>
        <w:tc>
          <w:tcPr>
            <w:tcW w:w="7830" w:type="dxa"/>
            <w:vAlign w:val="top"/>
          </w:tcPr>
          <w:p w14:paraId="2736EA6C" w14:textId="77777777" w:rsidR="001B2A26" w:rsidRPr="00671C8B" w:rsidRDefault="001B2A26" w:rsidP="00166AF3">
            <w:pPr>
              <w:pStyle w:val="TableBody"/>
            </w:pPr>
            <w:r w:rsidRPr="00671C8B">
              <w:t>CTS Unspecified Error</w:t>
            </w:r>
          </w:p>
        </w:tc>
      </w:tr>
      <w:tr w:rsidR="001B2A26" w:rsidRPr="00671C8B" w14:paraId="4CD18710" w14:textId="77777777" w:rsidTr="00166AF3">
        <w:tc>
          <w:tcPr>
            <w:tcW w:w="1458" w:type="dxa"/>
            <w:vAlign w:val="top"/>
          </w:tcPr>
          <w:p w14:paraId="2DF73368" w14:textId="77777777" w:rsidR="001B2A26" w:rsidRPr="00671C8B" w:rsidRDefault="001B2A26" w:rsidP="00166AF3">
            <w:pPr>
              <w:pStyle w:val="TableBody"/>
            </w:pPr>
            <w:r w:rsidRPr="00671C8B">
              <w:t>650</w:t>
            </w:r>
          </w:p>
        </w:tc>
        <w:tc>
          <w:tcPr>
            <w:tcW w:w="7830" w:type="dxa"/>
            <w:vAlign w:val="top"/>
          </w:tcPr>
          <w:p w14:paraId="7F7BD619" w14:textId="77777777" w:rsidR="001B2A26" w:rsidRPr="00671C8B" w:rsidRDefault="001B2A26" w:rsidP="00166AF3">
            <w:pPr>
              <w:pStyle w:val="TableBody"/>
            </w:pPr>
            <w:r w:rsidRPr="00671C8B">
              <w:t>General AVMS error</w:t>
            </w:r>
          </w:p>
        </w:tc>
      </w:tr>
      <w:tr w:rsidR="001B2A26" w:rsidRPr="00671C8B" w14:paraId="54DACD6E" w14:textId="77777777" w:rsidTr="00166AF3">
        <w:tc>
          <w:tcPr>
            <w:tcW w:w="1458" w:type="dxa"/>
            <w:vAlign w:val="top"/>
          </w:tcPr>
          <w:p w14:paraId="1D374A5B" w14:textId="77777777" w:rsidR="001B2A26" w:rsidRPr="00671C8B" w:rsidRDefault="001B2A26" w:rsidP="00166AF3">
            <w:pPr>
              <w:pStyle w:val="TableBody"/>
            </w:pPr>
            <w:r w:rsidRPr="00671C8B">
              <w:t>651</w:t>
            </w:r>
          </w:p>
        </w:tc>
        <w:tc>
          <w:tcPr>
            <w:tcW w:w="7830" w:type="dxa"/>
            <w:vAlign w:val="top"/>
          </w:tcPr>
          <w:p w14:paraId="6D2C3ADB" w14:textId="77777777" w:rsidR="001B2A26" w:rsidRPr="00671C8B" w:rsidRDefault="001B2A26" w:rsidP="00166AF3">
            <w:pPr>
              <w:pStyle w:val="TableBody"/>
            </w:pPr>
            <w:r w:rsidRPr="00671C8B">
              <w:t>Communication error</w:t>
            </w:r>
          </w:p>
        </w:tc>
      </w:tr>
      <w:tr w:rsidR="001B2A26" w:rsidRPr="00671C8B" w14:paraId="758E13DF" w14:textId="77777777" w:rsidTr="00166AF3">
        <w:tc>
          <w:tcPr>
            <w:tcW w:w="1458" w:type="dxa"/>
            <w:vAlign w:val="top"/>
          </w:tcPr>
          <w:p w14:paraId="6907E820" w14:textId="77777777" w:rsidR="001B2A26" w:rsidRPr="00671C8B" w:rsidRDefault="001B2A26" w:rsidP="00166AF3">
            <w:pPr>
              <w:pStyle w:val="TableBody"/>
            </w:pPr>
            <w:r w:rsidRPr="00671C8B">
              <w:t>652</w:t>
            </w:r>
          </w:p>
        </w:tc>
        <w:tc>
          <w:tcPr>
            <w:tcW w:w="7830" w:type="dxa"/>
            <w:vAlign w:val="top"/>
          </w:tcPr>
          <w:p w14:paraId="6F60F46E" w14:textId="77777777" w:rsidR="001B2A26" w:rsidRPr="00671C8B" w:rsidRDefault="001B2A26" w:rsidP="00166AF3">
            <w:pPr>
              <w:pStyle w:val="TableBody"/>
            </w:pPr>
            <w:r w:rsidRPr="00671C8B">
              <w:t>Session in progress</w:t>
            </w:r>
          </w:p>
        </w:tc>
      </w:tr>
      <w:tr w:rsidR="001B2A26" w:rsidRPr="00671C8B" w14:paraId="771894ED" w14:textId="77777777" w:rsidTr="00166AF3">
        <w:tc>
          <w:tcPr>
            <w:tcW w:w="1458" w:type="dxa"/>
            <w:vAlign w:val="top"/>
          </w:tcPr>
          <w:p w14:paraId="669D5236" w14:textId="77777777" w:rsidR="001B2A26" w:rsidRPr="00671C8B" w:rsidRDefault="001B2A26" w:rsidP="00166AF3">
            <w:pPr>
              <w:pStyle w:val="TableBody"/>
            </w:pPr>
            <w:r w:rsidRPr="00671C8B">
              <w:t>654</w:t>
            </w:r>
          </w:p>
        </w:tc>
        <w:tc>
          <w:tcPr>
            <w:tcW w:w="7830" w:type="dxa"/>
            <w:vAlign w:val="top"/>
          </w:tcPr>
          <w:p w14:paraId="3C67D9BA" w14:textId="77777777" w:rsidR="001B2A26" w:rsidRPr="00671C8B" w:rsidRDefault="001B2A26" w:rsidP="00166AF3">
            <w:pPr>
              <w:pStyle w:val="TableBody"/>
            </w:pPr>
            <w:r w:rsidRPr="00671C8B">
              <w:t>RDMS services are in “deactivated” state</w:t>
            </w:r>
          </w:p>
        </w:tc>
      </w:tr>
      <w:tr w:rsidR="001B2A26" w:rsidRPr="00671C8B" w14:paraId="44672D2A" w14:textId="77777777" w:rsidTr="00166AF3">
        <w:tc>
          <w:tcPr>
            <w:tcW w:w="1458" w:type="dxa"/>
            <w:vAlign w:val="top"/>
          </w:tcPr>
          <w:p w14:paraId="05163892" w14:textId="77777777" w:rsidR="001B2A26" w:rsidRPr="00671C8B" w:rsidRDefault="001B2A26" w:rsidP="00166AF3">
            <w:pPr>
              <w:pStyle w:val="TableBody"/>
            </w:pPr>
            <w:r w:rsidRPr="00671C8B">
              <w:t>655</w:t>
            </w:r>
          </w:p>
        </w:tc>
        <w:tc>
          <w:tcPr>
            <w:tcW w:w="7830" w:type="dxa"/>
            <w:vAlign w:val="top"/>
          </w:tcPr>
          <w:p w14:paraId="4084DEE1" w14:textId="77777777" w:rsidR="001B2A26" w:rsidRPr="00671C8B" w:rsidRDefault="001B2A26" w:rsidP="00166AF3">
            <w:pPr>
              <w:pStyle w:val="TableBody"/>
            </w:pPr>
            <w:r w:rsidRPr="00671C8B">
              <w:t>RDMS services are in “prohibited” sta</w:t>
            </w:r>
            <w:r>
              <w:t>t</w:t>
            </w:r>
            <w:r w:rsidRPr="00671C8B">
              <w:t>e</w:t>
            </w:r>
          </w:p>
        </w:tc>
      </w:tr>
      <w:tr w:rsidR="001B2A26" w:rsidRPr="00671C8B" w14:paraId="4429654E" w14:textId="77777777" w:rsidTr="00166AF3">
        <w:tc>
          <w:tcPr>
            <w:tcW w:w="1458" w:type="dxa"/>
            <w:vAlign w:val="top"/>
          </w:tcPr>
          <w:p w14:paraId="453C6C6A" w14:textId="77777777" w:rsidR="001B2A26" w:rsidRPr="00671C8B" w:rsidRDefault="001B2A26" w:rsidP="00166AF3">
            <w:pPr>
              <w:pStyle w:val="TableBody"/>
            </w:pPr>
            <w:r w:rsidRPr="00671C8B">
              <w:t>656</w:t>
            </w:r>
          </w:p>
        </w:tc>
        <w:tc>
          <w:tcPr>
            <w:tcW w:w="7830" w:type="dxa"/>
            <w:vAlign w:val="top"/>
          </w:tcPr>
          <w:p w14:paraId="3A17F547" w14:textId="77777777" w:rsidR="001B2A26" w:rsidRPr="00671C8B" w:rsidRDefault="001B2A26" w:rsidP="00166AF3">
            <w:pPr>
              <w:pStyle w:val="TableBody"/>
            </w:pPr>
            <w:r w:rsidRPr="00671C8B">
              <w:t>RDMS services are in “to be provisioned” state; no available NAP</w:t>
            </w:r>
          </w:p>
        </w:tc>
      </w:tr>
      <w:tr w:rsidR="001B2A26" w:rsidRPr="00671C8B" w14:paraId="32AF603C" w14:textId="77777777" w:rsidTr="00166AF3">
        <w:tc>
          <w:tcPr>
            <w:tcW w:w="1458" w:type="dxa"/>
            <w:vAlign w:val="top"/>
          </w:tcPr>
          <w:p w14:paraId="03204A3D" w14:textId="77777777" w:rsidR="001B2A26" w:rsidRPr="00671C8B" w:rsidRDefault="001B2A26" w:rsidP="00166AF3">
            <w:pPr>
              <w:pStyle w:val="TableBody"/>
            </w:pPr>
            <w:r w:rsidRPr="00671C8B">
              <w:t>800</w:t>
            </w:r>
          </w:p>
        </w:tc>
        <w:tc>
          <w:tcPr>
            <w:tcW w:w="7830" w:type="dxa"/>
            <w:vAlign w:val="top"/>
          </w:tcPr>
          <w:p w14:paraId="08CCC507" w14:textId="77777777" w:rsidR="001B2A26" w:rsidRPr="00671C8B" w:rsidRDefault="001B2A26" w:rsidP="00166AF3">
            <w:pPr>
              <w:pStyle w:val="TableBody"/>
            </w:pPr>
            <w:r w:rsidRPr="00671C8B">
              <w:t>SIM Security unspecified error</w:t>
            </w:r>
          </w:p>
        </w:tc>
      </w:tr>
      <w:tr w:rsidR="001B2A26" w:rsidRPr="00671C8B" w14:paraId="1C30DD0B" w14:textId="77777777" w:rsidTr="00166AF3">
        <w:tc>
          <w:tcPr>
            <w:tcW w:w="1458" w:type="dxa"/>
            <w:vAlign w:val="top"/>
          </w:tcPr>
          <w:p w14:paraId="0D0B9B3B" w14:textId="77777777" w:rsidR="001B2A26" w:rsidRPr="00671C8B" w:rsidRDefault="001B2A26" w:rsidP="00166AF3">
            <w:pPr>
              <w:pStyle w:val="TableBody"/>
            </w:pPr>
            <w:r w:rsidRPr="00671C8B">
              <w:t>902</w:t>
            </w:r>
          </w:p>
        </w:tc>
        <w:tc>
          <w:tcPr>
            <w:tcW w:w="7830" w:type="dxa"/>
            <w:vAlign w:val="top"/>
          </w:tcPr>
          <w:p w14:paraId="114EEEEE" w14:textId="77777777" w:rsidR="001B2A26" w:rsidRPr="00671C8B" w:rsidRDefault="001B2A26" w:rsidP="00166AF3">
            <w:pPr>
              <w:pStyle w:val="TableBody"/>
            </w:pPr>
            <w:r w:rsidRPr="00671C8B">
              <w:t>No more sockets available; the maximum number has been reached</w:t>
            </w:r>
          </w:p>
        </w:tc>
      </w:tr>
      <w:tr w:rsidR="001B2A26" w:rsidRPr="00671C8B" w14:paraId="483CEFEC" w14:textId="77777777" w:rsidTr="00166AF3">
        <w:tc>
          <w:tcPr>
            <w:tcW w:w="1458" w:type="dxa"/>
            <w:vAlign w:val="top"/>
          </w:tcPr>
          <w:p w14:paraId="199CB026" w14:textId="77777777" w:rsidR="001B2A26" w:rsidRPr="00671C8B" w:rsidRDefault="001B2A26" w:rsidP="00166AF3">
            <w:pPr>
              <w:pStyle w:val="TableBody"/>
            </w:pPr>
            <w:r w:rsidRPr="00671C8B">
              <w:t>903</w:t>
            </w:r>
          </w:p>
        </w:tc>
        <w:tc>
          <w:tcPr>
            <w:tcW w:w="7830" w:type="dxa"/>
            <w:vAlign w:val="top"/>
          </w:tcPr>
          <w:p w14:paraId="2B1E6607" w14:textId="77777777" w:rsidR="001B2A26" w:rsidRPr="00671C8B" w:rsidRDefault="001B2A26" w:rsidP="00166AF3">
            <w:pPr>
              <w:pStyle w:val="TableBody"/>
            </w:pPr>
            <w:r w:rsidRPr="00671C8B">
              <w:t>Memory problem</w:t>
            </w:r>
          </w:p>
        </w:tc>
      </w:tr>
      <w:tr w:rsidR="001B2A26" w:rsidRPr="00671C8B" w14:paraId="5ED55D62" w14:textId="77777777" w:rsidTr="00166AF3">
        <w:tc>
          <w:tcPr>
            <w:tcW w:w="1458" w:type="dxa"/>
            <w:vAlign w:val="top"/>
          </w:tcPr>
          <w:p w14:paraId="64CD1CF7" w14:textId="77777777" w:rsidR="001B2A26" w:rsidRPr="00671C8B" w:rsidRDefault="001B2A26" w:rsidP="00166AF3">
            <w:pPr>
              <w:pStyle w:val="TableBody"/>
            </w:pPr>
            <w:r w:rsidRPr="00671C8B">
              <w:t>904</w:t>
            </w:r>
          </w:p>
        </w:tc>
        <w:tc>
          <w:tcPr>
            <w:tcW w:w="7830" w:type="dxa"/>
            <w:vAlign w:val="top"/>
          </w:tcPr>
          <w:p w14:paraId="2BDD2B5D" w14:textId="77777777" w:rsidR="001B2A26" w:rsidRPr="00671C8B" w:rsidRDefault="001B2A26" w:rsidP="00166AF3">
            <w:pPr>
              <w:pStyle w:val="TableBody"/>
            </w:pPr>
            <w:r w:rsidRPr="00671C8B">
              <w:t xml:space="preserve">DNS error </w:t>
            </w:r>
          </w:p>
        </w:tc>
      </w:tr>
      <w:tr w:rsidR="001B2A26" w:rsidRPr="00671C8B" w14:paraId="373E4850" w14:textId="77777777" w:rsidTr="00166AF3">
        <w:tc>
          <w:tcPr>
            <w:tcW w:w="1458" w:type="dxa"/>
            <w:vAlign w:val="top"/>
          </w:tcPr>
          <w:p w14:paraId="3A6C6732" w14:textId="77777777" w:rsidR="001B2A26" w:rsidRPr="00671C8B" w:rsidRDefault="001B2A26" w:rsidP="00166AF3">
            <w:pPr>
              <w:pStyle w:val="TableBody"/>
            </w:pPr>
            <w:r w:rsidRPr="00671C8B">
              <w:t>905</w:t>
            </w:r>
          </w:p>
        </w:tc>
        <w:tc>
          <w:tcPr>
            <w:tcW w:w="7830" w:type="dxa"/>
            <w:vAlign w:val="top"/>
          </w:tcPr>
          <w:p w14:paraId="6BBFC6E6" w14:textId="77777777" w:rsidR="001B2A26" w:rsidRPr="00671C8B" w:rsidRDefault="001B2A26" w:rsidP="00166AF3">
            <w:pPr>
              <w:pStyle w:val="TableBody"/>
            </w:pPr>
            <w:r w:rsidRPr="00671C8B">
              <w:t>TCP disconnection by the server</w:t>
            </w:r>
          </w:p>
        </w:tc>
      </w:tr>
      <w:tr w:rsidR="001B2A26" w:rsidRPr="00671C8B" w14:paraId="6D307CA1" w14:textId="77777777" w:rsidTr="00166AF3">
        <w:tc>
          <w:tcPr>
            <w:tcW w:w="1458" w:type="dxa"/>
            <w:vAlign w:val="top"/>
          </w:tcPr>
          <w:p w14:paraId="6B68E81F" w14:textId="77777777" w:rsidR="001B2A26" w:rsidRPr="00671C8B" w:rsidRDefault="001B2A26" w:rsidP="00166AF3">
            <w:pPr>
              <w:pStyle w:val="TableBody"/>
            </w:pPr>
            <w:r w:rsidRPr="00671C8B">
              <w:t>906</w:t>
            </w:r>
          </w:p>
        </w:tc>
        <w:tc>
          <w:tcPr>
            <w:tcW w:w="7830" w:type="dxa"/>
            <w:vAlign w:val="top"/>
          </w:tcPr>
          <w:p w14:paraId="329DDCE8" w14:textId="77777777" w:rsidR="001B2A26" w:rsidRPr="00671C8B" w:rsidRDefault="001B2A26" w:rsidP="00166AF3">
            <w:pPr>
              <w:pStyle w:val="TableBody"/>
            </w:pPr>
            <w:r w:rsidRPr="00671C8B">
              <w:t>TCP/UDP connection error</w:t>
            </w:r>
          </w:p>
        </w:tc>
      </w:tr>
      <w:tr w:rsidR="001B2A26" w:rsidRPr="00671C8B" w14:paraId="5DF28186" w14:textId="77777777" w:rsidTr="00166AF3">
        <w:tc>
          <w:tcPr>
            <w:tcW w:w="1458" w:type="dxa"/>
            <w:vAlign w:val="top"/>
          </w:tcPr>
          <w:p w14:paraId="782A3036" w14:textId="77777777" w:rsidR="001B2A26" w:rsidRPr="00671C8B" w:rsidRDefault="001B2A26" w:rsidP="00166AF3">
            <w:pPr>
              <w:pStyle w:val="TableBody"/>
            </w:pPr>
            <w:r w:rsidRPr="00671C8B">
              <w:t>907</w:t>
            </w:r>
          </w:p>
        </w:tc>
        <w:tc>
          <w:tcPr>
            <w:tcW w:w="7830" w:type="dxa"/>
            <w:vAlign w:val="top"/>
          </w:tcPr>
          <w:p w14:paraId="05886E0C" w14:textId="77777777" w:rsidR="001B2A26" w:rsidRPr="00671C8B" w:rsidRDefault="001B2A26" w:rsidP="00166AF3">
            <w:pPr>
              <w:pStyle w:val="TableBody"/>
            </w:pPr>
            <w:r w:rsidRPr="00671C8B">
              <w:t>Generic error</w:t>
            </w:r>
          </w:p>
        </w:tc>
      </w:tr>
      <w:tr w:rsidR="001B2A26" w:rsidRPr="00671C8B" w14:paraId="41DB9869" w14:textId="77777777" w:rsidTr="00166AF3">
        <w:tc>
          <w:tcPr>
            <w:tcW w:w="1458" w:type="dxa"/>
            <w:vAlign w:val="top"/>
          </w:tcPr>
          <w:p w14:paraId="3B5FD03D" w14:textId="77777777" w:rsidR="001B2A26" w:rsidRPr="00671C8B" w:rsidRDefault="001B2A26" w:rsidP="00166AF3">
            <w:pPr>
              <w:pStyle w:val="TableBody"/>
            </w:pPr>
            <w:r w:rsidRPr="00671C8B">
              <w:t>908</w:t>
            </w:r>
          </w:p>
        </w:tc>
        <w:tc>
          <w:tcPr>
            <w:tcW w:w="7830" w:type="dxa"/>
            <w:vAlign w:val="top"/>
          </w:tcPr>
          <w:p w14:paraId="65C496D7" w14:textId="77777777" w:rsidR="001B2A26" w:rsidRPr="00671C8B" w:rsidRDefault="001B2A26" w:rsidP="00166AF3">
            <w:pPr>
              <w:pStyle w:val="TableBody"/>
            </w:pPr>
            <w:r w:rsidRPr="00671C8B">
              <w:t>Fail to accept client request's</w:t>
            </w:r>
          </w:p>
        </w:tc>
      </w:tr>
      <w:tr w:rsidR="001B2A26" w:rsidRPr="00671C8B" w14:paraId="1911823E" w14:textId="77777777" w:rsidTr="00166AF3">
        <w:tc>
          <w:tcPr>
            <w:tcW w:w="1458" w:type="dxa"/>
            <w:vAlign w:val="top"/>
          </w:tcPr>
          <w:p w14:paraId="2072D9F9" w14:textId="77777777" w:rsidR="001B2A26" w:rsidRPr="00671C8B" w:rsidRDefault="001B2A26" w:rsidP="00166AF3">
            <w:pPr>
              <w:pStyle w:val="TableBody"/>
            </w:pPr>
            <w:r w:rsidRPr="00671C8B">
              <w:t>909</w:t>
            </w:r>
          </w:p>
        </w:tc>
        <w:tc>
          <w:tcPr>
            <w:tcW w:w="7830" w:type="dxa"/>
            <w:vAlign w:val="top"/>
          </w:tcPr>
          <w:p w14:paraId="7120F986" w14:textId="77777777" w:rsidR="001B2A26" w:rsidRPr="00671C8B" w:rsidRDefault="001B2A26" w:rsidP="00166AF3">
            <w:pPr>
              <w:pStyle w:val="TableBody"/>
            </w:pPr>
            <w:r w:rsidRPr="00671C8B">
              <w:t>Data send by KTCPSND/KUDPSND are incoherent</w:t>
            </w:r>
          </w:p>
        </w:tc>
      </w:tr>
      <w:tr w:rsidR="001B2A26" w:rsidRPr="00671C8B" w14:paraId="6261F239" w14:textId="77777777" w:rsidTr="00166AF3">
        <w:tc>
          <w:tcPr>
            <w:tcW w:w="1458" w:type="dxa"/>
            <w:vAlign w:val="top"/>
          </w:tcPr>
          <w:p w14:paraId="4FBE420A" w14:textId="77777777" w:rsidR="001B2A26" w:rsidRPr="00671C8B" w:rsidRDefault="001B2A26" w:rsidP="00166AF3">
            <w:pPr>
              <w:pStyle w:val="TableBody"/>
            </w:pPr>
            <w:r w:rsidRPr="00671C8B">
              <w:t>910</w:t>
            </w:r>
          </w:p>
        </w:tc>
        <w:tc>
          <w:tcPr>
            <w:tcW w:w="7830" w:type="dxa"/>
            <w:vAlign w:val="top"/>
          </w:tcPr>
          <w:p w14:paraId="50F85857" w14:textId="77777777" w:rsidR="001B2A26" w:rsidRPr="00671C8B" w:rsidRDefault="001B2A26" w:rsidP="00166AF3">
            <w:pPr>
              <w:pStyle w:val="TableBody"/>
            </w:pPr>
            <w:r w:rsidRPr="00671C8B">
              <w:t>Bad session ID</w:t>
            </w:r>
          </w:p>
        </w:tc>
      </w:tr>
      <w:tr w:rsidR="001B2A26" w:rsidRPr="00671C8B" w14:paraId="571CD277" w14:textId="77777777" w:rsidTr="00166AF3">
        <w:tc>
          <w:tcPr>
            <w:tcW w:w="1458" w:type="dxa"/>
            <w:vAlign w:val="top"/>
          </w:tcPr>
          <w:p w14:paraId="62964EC5" w14:textId="77777777" w:rsidR="001B2A26" w:rsidRPr="00671C8B" w:rsidRDefault="001B2A26" w:rsidP="00166AF3">
            <w:pPr>
              <w:pStyle w:val="TableBody"/>
            </w:pPr>
            <w:r w:rsidRPr="00671C8B">
              <w:t>911</w:t>
            </w:r>
          </w:p>
        </w:tc>
        <w:tc>
          <w:tcPr>
            <w:tcW w:w="7830" w:type="dxa"/>
            <w:vAlign w:val="top"/>
          </w:tcPr>
          <w:p w14:paraId="3B58C225" w14:textId="77777777" w:rsidR="001B2A26" w:rsidRPr="00671C8B" w:rsidRDefault="001B2A26" w:rsidP="00166AF3">
            <w:pPr>
              <w:pStyle w:val="TableBody"/>
            </w:pPr>
            <w:r w:rsidRPr="00671C8B">
              <w:t>Session is already running</w:t>
            </w:r>
          </w:p>
        </w:tc>
      </w:tr>
      <w:tr w:rsidR="001B2A26" w:rsidRPr="00671C8B" w14:paraId="4C8C4555" w14:textId="77777777" w:rsidTr="00166AF3">
        <w:tc>
          <w:tcPr>
            <w:tcW w:w="1458" w:type="dxa"/>
            <w:vAlign w:val="top"/>
          </w:tcPr>
          <w:p w14:paraId="07C314F2" w14:textId="77777777" w:rsidR="001B2A26" w:rsidRPr="00671C8B" w:rsidRDefault="001B2A26" w:rsidP="00166AF3">
            <w:pPr>
              <w:pStyle w:val="TableBody"/>
            </w:pPr>
            <w:r w:rsidRPr="00671C8B">
              <w:t>912</w:t>
            </w:r>
          </w:p>
        </w:tc>
        <w:tc>
          <w:tcPr>
            <w:tcW w:w="7830" w:type="dxa"/>
            <w:vAlign w:val="top"/>
          </w:tcPr>
          <w:p w14:paraId="6207491A" w14:textId="77777777" w:rsidR="001B2A26" w:rsidRPr="00671C8B" w:rsidRDefault="001B2A26" w:rsidP="00166AF3">
            <w:pPr>
              <w:pStyle w:val="TableBody"/>
            </w:pPr>
            <w:r w:rsidRPr="00671C8B">
              <w:t>No more sessions can be used (maximum session is 32)</w:t>
            </w:r>
          </w:p>
        </w:tc>
      </w:tr>
      <w:tr w:rsidR="001B2A26" w:rsidRPr="00671C8B" w14:paraId="4C9AFBDD" w14:textId="77777777" w:rsidTr="00166AF3">
        <w:tc>
          <w:tcPr>
            <w:tcW w:w="1458" w:type="dxa"/>
            <w:vAlign w:val="top"/>
          </w:tcPr>
          <w:p w14:paraId="3C4CB462" w14:textId="77777777" w:rsidR="001B2A26" w:rsidRPr="00671C8B" w:rsidRDefault="001B2A26" w:rsidP="00166AF3">
            <w:pPr>
              <w:pStyle w:val="TableBody"/>
            </w:pPr>
            <w:r w:rsidRPr="00671C8B">
              <w:t>913</w:t>
            </w:r>
          </w:p>
        </w:tc>
        <w:tc>
          <w:tcPr>
            <w:tcW w:w="7830" w:type="dxa"/>
            <w:vAlign w:val="top"/>
          </w:tcPr>
          <w:p w14:paraId="65B0D9A8" w14:textId="77777777" w:rsidR="001B2A26" w:rsidRPr="00671C8B" w:rsidRDefault="001B2A26" w:rsidP="00166AF3">
            <w:pPr>
              <w:pStyle w:val="TableBody"/>
            </w:pPr>
            <w:r w:rsidRPr="00671C8B">
              <w:t>Socket connection timer timeout</w:t>
            </w:r>
          </w:p>
        </w:tc>
      </w:tr>
      <w:tr w:rsidR="001B2A26" w:rsidRPr="00671C8B" w14:paraId="7E108589" w14:textId="77777777" w:rsidTr="00166AF3">
        <w:tc>
          <w:tcPr>
            <w:tcW w:w="1458" w:type="dxa"/>
            <w:vAlign w:val="top"/>
          </w:tcPr>
          <w:p w14:paraId="70BD3475" w14:textId="77777777" w:rsidR="001B2A26" w:rsidRPr="00671C8B" w:rsidRDefault="001B2A26" w:rsidP="00166AF3">
            <w:pPr>
              <w:pStyle w:val="TableBody"/>
            </w:pPr>
            <w:r w:rsidRPr="00671C8B">
              <w:t>914</w:t>
            </w:r>
          </w:p>
        </w:tc>
        <w:tc>
          <w:tcPr>
            <w:tcW w:w="7830" w:type="dxa"/>
            <w:vAlign w:val="top"/>
          </w:tcPr>
          <w:p w14:paraId="25927147" w14:textId="77777777" w:rsidR="001B2A26" w:rsidRPr="00671C8B" w:rsidRDefault="001B2A26" w:rsidP="00166AF3">
            <w:pPr>
              <w:pStyle w:val="TableBody"/>
            </w:pPr>
            <w:r w:rsidRPr="00671C8B">
              <w:t>Control socket connection timer timeout</w:t>
            </w:r>
          </w:p>
        </w:tc>
      </w:tr>
      <w:tr w:rsidR="001B2A26" w:rsidRPr="00671C8B" w14:paraId="3414F2B8" w14:textId="77777777" w:rsidTr="00166AF3">
        <w:tc>
          <w:tcPr>
            <w:tcW w:w="1458" w:type="dxa"/>
            <w:vAlign w:val="top"/>
          </w:tcPr>
          <w:p w14:paraId="5ADFC351" w14:textId="77777777" w:rsidR="001B2A26" w:rsidRPr="00671C8B" w:rsidRDefault="001B2A26" w:rsidP="00166AF3">
            <w:pPr>
              <w:pStyle w:val="TableBody"/>
            </w:pPr>
            <w:r w:rsidRPr="00671C8B">
              <w:t>915</w:t>
            </w:r>
          </w:p>
        </w:tc>
        <w:tc>
          <w:tcPr>
            <w:tcW w:w="7830" w:type="dxa"/>
            <w:vAlign w:val="top"/>
          </w:tcPr>
          <w:p w14:paraId="5554DFA7" w14:textId="77777777" w:rsidR="001B2A26" w:rsidRPr="00671C8B" w:rsidRDefault="001B2A26" w:rsidP="00166AF3">
            <w:pPr>
              <w:pStyle w:val="TableBody"/>
            </w:pPr>
            <w:r w:rsidRPr="00671C8B">
              <w:t>A parameter is not expected</w:t>
            </w:r>
          </w:p>
        </w:tc>
      </w:tr>
      <w:tr w:rsidR="001B2A26" w:rsidRPr="00671C8B" w14:paraId="65FCD64C" w14:textId="77777777" w:rsidTr="00166AF3">
        <w:tc>
          <w:tcPr>
            <w:tcW w:w="1458" w:type="dxa"/>
            <w:vAlign w:val="top"/>
          </w:tcPr>
          <w:p w14:paraId="22B049A6" w14:textId="77777777" w:rsidR="001B2A26" w:rsidRPr="00671C8B" w:rsidRDefault="001B2A26" w:rsidP="00166AF3">
            <w:pPr>
              <w:pStyle w:val="TableBody"/>
            </w:pPr>
            <w:r w:rsidRPr="00671C8B">
              <w:t>916</w:t>
            </w:r>
          </w:p>
        </w:tc>
        <w:tc>
          <w:tcPr>
            <w:tcW w:w="7830" w:type="dxa"/>
            <w:vAlign w:val="top"/>
          </w:tcPr>
          <w:p w14:paraId="60061FBF" w14:textId="77777777" w:rsidR="001B2A26" w:rsidRPr="00671C8B" w:rsidRDefault="001B2A26" w:rsidP="00166AF3">
            <w:pPr>
              <w:pStyle w:val="TableBody"/>
            </w:pPr>
            <w:r w:rsidRPr="00671C8B">
              <w:t>A parameter has an invalid range of values</w:t>
            </w:r>
          </w:p>
        </w:tc>
      </w:tr>
      <w:tr w:rsidR="001B2A26" w:rsidRPr="00671C8B" w14:paraId="1EB53F4C" w14:textId="77777777" w:rsidTr="00166AF3">
        <w:tc>
          <w:tcPr>
            <w:tcW w:w="1458" w:type="dxa"/>
            <w:vAlign w:val="top"/>
          </w:tcPr>
          <w:p w14:paraId="2FB621BD" w14:textId="77777777" w:rsidR="001B2A26" w:rsidRPr="00671C8B" w:rsidRDefault="001B2A26" w:rsidP="00166AF3">
            <w:pPr>
              <w:pStyle w:val="TableBody"/>
            </w:pPr>
            <w:r w:rsidRPr="00671C8B">
              <w:t>917</w:t>
            </w:r>
          </w:p>
        </w:tc>
        <w:tc>
          <w:tcPr>
            <w:tcW w:w="7830" w:type="dxa"/>
            <w:vAlign w:val="top"/>
          </w:tcPr>
          <w:p w14:paraId="79391A5C" w14:textId="77777777" w:rsidR="001B2A26" w:rsidRPr="00671C8B" w:rsidRDefault="001B2A26" w:rsidP="00166AF3">
            <w:pPr>
              <w:pStyle w:val="TableBody"/>
            </w:pPr>
            <w:r w:rsidRPr="00671C8B">
              <w:t>A parameter is missing</w:t>
            </w:r>
          </w:p>
        </w:tc>
      </w:tr>
      <w:tr w:rsidR="001B2A26" w:rsidRPr="00671C8B" w14:paraId="4CC7BFA9" w14:textId="77777777" w:rsidTr="00166AF3">
        <w:tc>
          <w:tcPr>
            <w:tcW w:w="1458" w:type="dxa"/>
            <w:vAlign w:val="top"/>
          </w:tcPr>
          <w:p w14:paraId="2A4A1476" w14:textId="77777777" w:rsidR="001B2A26" w:rsidRPr="00671C8B" w:rsidRDefault="001B2A26" w:rsidP="00166AF3">
            <w:pPr>
              <w:pStyle w:val="TableBody"/>
            </w:pPr>
            <w:r w:rsidRPr="00671C8B">
              <w:t>918</w:t>
            </w:r>
          </w:p>
        </w:tc>
        <w:tc>
          <w:tcPr>
            <w:tcW w:w="7830" w:type="dxa"/>
            <w:vAlign w:val="top"/>
          </w:tcPr>
          <w:p w14:paraId="76FFC223" w14:textId="77777777" w:rsidR="001B2A26" w:rsidRPr="00671C8B" w:rsidRDefault="001B2A26" w:rsidP="00166AF3">
            <w:pPr>
              <w:pStyle w:val="TableBody"/>
            </w:pPr>
            <w:r w:rsidRPr="00671C8B">
              <w:t>Feature is not supported</w:t>
            </w:r>
          </w:p>
        </w:tc>
      </w:tr>
      <w:tr w:rsidR="001B2A26" w:rsidRPr="00671C8B" w14:paraId="63570C54" w14:textId="77777777" w:rsidTr="00166AF3">
        <w:tc>
          <w:tcPr>
            <w:tcW w:w="1458" w:type="dxa"/>
            <w:vAlign w:val="top"/>
          </w:tcPr>
          <w:p w14:paraId="2610957B" w14:textId="77777777" w:rsidR="001B2A26" w:rsidRPr="00671C8B" w:rsidRDefault="001B2A26" w:rsidP="00166AF3">
            <w:pPr>
              <w:pStyle w:val="TableBody"/>
            </w:pPr>
            <w:r w:rsidRPr="00671C8B">
              <w:t>919</w:t>
            </w:r>
          </w:p>
        </w:tc>
        <w:tc>
          <w:tcPr>
            <w:tcW w:w="7830" w:type="dxa"/>
            <w:vAlign w:val="top"/>
          </w:tcPr>
          <w:p w14:paraId="6543566A" w14:textId="77777777" w:rsidR="001B2A26" w:rsidRPr="00671C8B" w:rsidRDefault="001B2A26" w:rsidP="00166AF3">
            <w:pPr>
              <w:pStyle w:val="TableBody"/>
            </w:pPr>
            <w:r w:rsidRPr="00671C8B">
              <w:t>Feature is not available</w:t>
            </w:r>
          </w:p>
        </w:tc>
      </w:tr>
      <w:tr w:rsidR="001B2A26" w:rsidRPr="00671C8B" w14:paraId="555BD800" w14:textId="77777777" w:rsidTr="00166AF3">
        <w:tc>
          <w:tcPr>
            <w:tcW w:w="1458" w:type="dxa"/>
            <w:vAlign w:val="top"/>
          </w:tcPr>
          <w:p w14:paraId="1D80DAF8" w14:textId="77777777" w:rsidR="001B2A26" w:rsidRPr="00671C8B" w:rsidRDefault="001B2A26" w:rsidP="00166AF3">
            <w:pPr>
              <w:pStyle w:val="TableBody"/>
            </w:pPr>
            <w:r w:rsidRPr="00671C8B">
              <w:t>920</w:t>
            </w:r>
          </w:p>
        </w:tc>
        <w:tc>
          <w:tcPr>
            <w:tcW w:w="7830" w:type="dxa"/>
            <w:vAlign w:val="top"/>
          </w:tcPr>
          <w:p w14:paraId="735D1782" w14:textId="77777777" w:rsidR="001B2A26" w:rsidRPr="00671C8B" w:rsidRDefault="001B2A26" w:rsidP="00166AF3">
            <w:pPr>
              <w:pStyle w:val="TableBody"/>
            </w:pPr>
            <w:r w:rsidRPr="00671C8B">
              <w:t>Protocol is not supported</w:t>
            </w:r>
          </w:p>
        </w:tc>
      </w:tr>
      <w:tr w:rsidR="001B2A26" w:rsidRPr="00671C8B" w14:paraId="6A6AF001" w14:textId="77777777" w:rsidTr="00166AF3">
        <w:tc>
          <w:tcPr>
            <w:tcW w:w="1458" w:type="dxa"/>
            <w:vAlign w:val="top"/>
          </w:tcPr>
          <w:p w14:paraId="3F7A68EB" w14:textId="77777777" w:rsidR="001B2A26" w:rsidRPr="00671C8B" w:rsidRDefault="001B2A26" w:rsidP="00166AF3">
            <w:pPr>
              <w:pStyle w:val="TableBody"/>
            </w:pPr>
            <w:r w:rsidRPr="00671C8B">
              <w:t>921</w:t>
            </w:r>
          </w:p>
        </w:tc>
        <w:tc>
          <w:tcPr>
            <w:tcW w:w="7830" w:type="dxa"/>
            <w:vAlign w:val="top"/>
          </w:tcPr>
          <w:p w14:paraId="5617CEF2" w14:textId="77777777" w:rsidR="001B2A26" w:rsidRPr="00671C8B" w:rsidRDefault="001B2A26" w:rsidP="00166AF3">
            <w:pPr>
              <w:pStyle w:val="TableBody"/>
            </w:pPr>
            <w:r w:rsidRPr="00671C8B">
              <w:t>Error due to invalid state of bearer connection</w:t>
            </w:r>
          </w:p>
        </w:tc>
      </w:tr>
      <w:tr w:rsidR="001B2A26" w:rsidRPr="00671C8B" w14:paraId="47DE1C3B" w14:textId="77777777" w:rsidTr="00166AF3">
        <w:tc>
          <w:tcPr>
            <w:tcW w:w="1458" w:type="dxa"/>
            <w:vAlign w:val="top"/>
          </w:tcPr>
          <w:p w14:paraId="23864B41" w14:textId="77777777" w:rsidR="001B2A26" w:rsidRPr="00671C8B" w:rsidRDefault="001B2A26" w:rsidP="00166AF3">
            <w:pPr>
              <w:pStyle w:val="TableBody"/>
            </w:pPr>
            <w:r w:rsidRPr="00671C8B">
              <w:t>922</w:t>
            </w:r>
          </w:p>
        </w:tc>
        <w:tc>
          <w:tcPr>
            <w:tcW w:w="7830" w:type="dxa"/>
            <w:vAlign w:val="top"/>
          </w:tcPr>
          <w:p w14:paraId="7201BDE0" w14:textId="77777777" w:rsidR="001B2A26" w:rsidRPr="00671C8B" w:rsidRDefault="001B2A26" w:rsidP="00166AF3">
            <w:pPr>
              <w:pStyle w:val="TableBody"/>
            </w:pPr>
            <w:r w:rsidRPr="00671C8B">
              <w:t>Error due to invalid state of session</w:t>
            </w:r>
          </w:p>
        </w:tc>
      </w:tr>
      <w:tr w:rsidR="001B2A26" w:rsidRPr="00671C8B" w14:paraId="3815F227" w14:textId="77777777" w:rsidTr="00166AF3">
        <w:tc>
          <w:tcPr>
            <w:tcW w:w="1458" w:type="dxa"/>
            <w:vAlign w:val="top"/>
          </w:tcPr>
          <w:p w14:paraId="2EEDE5F7" w14:textId="77777777" w:rsidR="001B2A26" w:rsidRPr="00671C8B" w:rsidRDefault="001B2A26" w:rsidP="00166AF3">
            <w:pPr>
              <w:pStyle w:val="TableBody"/>
            </w:pPr>
            <w:r w:rsidRPr="00671C8B">
              <w:t>923</w:t>
            </w:r>
          </w:p>
        </w:tc>
        <w:tc>
          <w:tcPr>
            <w:tcW w:w="7830" w:type="dxa"/>
            <w:vAlign w:val="top"/>
          </w:tcPr>
          <w:p w14:paraId="779C0919" w14:textId="77777777" w:rsidR="001B2A26" w:rsidRPr="00671C8B" w:rsidRDefault="001B2A26" w:rsidP="00166AF3">
            <w:pPr>
              <w:pStyle w:val="TableBody"/>
            </w:pPr>
            <w:r w:rsidRPr="00671C8B">
              <w:t>Error due to invalid state of terminate port data mode</w:t>
            </w:r>
          </w:p>
        </w:tc>
      </w:tr>
      <w:tr w:rsidR="001B2A26" w:rsidRPr="00671C8B" w14:paraId="6641F1D8" w14:textId="77777777" w:rsidTr="00166AF3">
        <w:tc>
          <w:tcPr>
            <w:tcW w:w="1458" w:type="dxa"/>
            <w:vAlign w:val="top"/>
          </w:tcPr>
          <w:p w14:paraId="3CF79590" w14:textId="77777777" w:rsidR="001B2A26" w:rsidRPr="00671C8B" w:rsidRDefault="001B2A26" w:rsidP="00166AF3">
            <w:pPr>
              <w:pStyle w:val="TableBody"/>
            </w:pPr>
            <w:r w:rsidRPr="00671C8B">
              <w:t>924</w:t>
            </w:r>
          </w:p>
        </w:tc>
        <w:tc>
          <w:tcPr>
            <w:tcW w:w="7830" w:type="dxa"/>
            <w:vAlign w:val="top"/>
          </w:tcPr>
          <w:p w14:paraId="01319586" w14:textId="77777777" w:rsidR="001B2A26" w:rsidRPr="00671C8B" w:rsidRDefault="001B2A26" w:rsidP="00166AF3">
            <w:pPr>
              <w:pStyle w:val="TableBody"/>
            </w:pPr>
            <w:r w:rsidRPr="00671C8B">
              <w:t>Error due to session busy, retry later</w:t>
            </w:r>
          </w:p>
        </w:tc>
      </w:tr>
      <w:tr w:rsidR="001B2A26" w:rsidRPr="00671C8B" w14:paraId="5FE22D1D" w14:textId="77777777" w:rsidTr="00166AF3">
        <w:tc>
          <w:tcPr>
            <w:tcW w:w="1458" w:type="dxa"/>
            <w:vAlign w:val="top"/>
          </w:tcPr>
          <w:p w14:paraId="0AE7E635" w14:textId="77777777" w:rsidR="001B2A26" w:rsidRPr="00671C8B" w:rsidRDefault="001B2A26" w:rsidP="00166AF3">
            <w:pPr>
              <w:pStyle w:val="TableBody"/>
            </w:pPr>
            <w:r w:rsidRPr="00671C8B">
              <w:t>925</w:t>
            </w:r>
          </w:p>
        </w:tc>
        <w:tc>
          <w:tcPr>
            <w:tcW w:w="7830" w:type="dxa"/>
            <w:vAlign w:val="top"/>
          </w:tcPr>
          <w:p w14:paraId="7D772C0F" w14:textId="77777777" w:rsidR="001B2A26" w:rsidRPr="00671C8B" w:rsidRDefault="001B2A26" w:rsidP="00166AF3">
            <w:pPr>
              <w:pStyle w:val="TableBody"/>
            </w:pPr>
            <w:r w:rsidRPr="00671C8B">
              <w:t>Failed to decode HTTP header's name, missing ':'</w:t>
            </w:r>
          </w:p>
        </w:tc>
      </w:tr>
      <w:tr w:rsidR="001B2A26" w:rsidRPr="00671C8B" w14:paraId="6149806B" w14:textId="77777777" w:rsidTr="00166AF3">
        <w:tc>
          <w:tcPr>
            <w:tcW w:w="1458" w:type="dxa"/>
            <w:vAlign w:val="top"/>
          </w:tcPr>
          <w:p w14:paraId="02E9A082" w14:textId="77777777" w:rsidR="001B2A26" w:rsidRPr="00671C8B" w:rsidRDefault="001B2A26" w:rsidP="00166AF3">
            <w:pPr>
              <w:pStyle w:val="TableBody"/>
            </w:pPr>
            <w:r w:rsidRPr="00671C8B">
              <w:t>926</w:t>
            </w:r>
          </w:p>
        </w:tc>
        <w:tc>
          <w:tcPr>
            <w:tcW w:w="7830" w:type="dxa"/>
            <w:vAlign w:val="top"/>
          </w:tcPr>
          <w:p w14:paraId="57BF4F13" w14:textId="77777777" w:rsidR="001B2A26" w:rsidRPr="00671C8B" w:rsidRDefault="001B2A26" w:rsidP="00166AF3">
            <w:pPr>
              <w:pStyle w:val="TableBody"/>
            </w:pPr>
            <w:r w:rsidRPr="00671C8B">
              <w:t>Failed to decode HTTP header's value, missing 'cr/lf'</w:t>
            </w:r>
          </w:p>
        </w:tc>
      </w:tr>
      <w:tr w:rsidR="001B2A26" w:rsidRPr="00671C8B" w14:paraId="2C432CEE" w14:textId="77777777" w:rsidTr="00166AF3">
        <w:tc>
          <w:tcPr>
            <w:tcW w:w="1458" w:type="dxa"/>
            <w:vAlign w:val="top"/>
          </w:tcPr>
          <w:p w14:paraId="5BD064A8" w14:textId="77777777" w:rsidR="001B2A26" w:rsidRPr="00671C8B" w:rsidRDefault="001B2A26" w:rsidP="00166AF3">
            <w:pPr>
              <w:pStyle w:val="TableBody"/>
            </w:pPr>
            <w:r w:rsidRPr="00671C8B">
              <w:t>927</w:t>
            </w:r>
          </w:p>
        </w:tc>
        <w:tc>
          <w:tcPr>
            <w:tcW w:w="7830" w:type="dxa"/>
            <w:vAlign w:val="top"/>
          </w:tcPr>
          <w:p w14:paraId="64B26E6D" w14:textId="77777777" w:rsidR="001B2A26" w:rsidRPr="00671C8B" w:rsidRDefault="001B2A26" w:rsidP="00166AF3">
            <w:pPr>
              <w:pStyle w:val="TableBody"/>
            </w:pPr>
            <w:r w:rsidRPr="00671C8B">
              <w:t>HTTP header's name is an empty string</w:t>
            </w:r>
          </w:p>
        </w:tc>
      </w:tr>
      <w:tr w:rsidR="001B2A26" w:rsidRPr="00671C8B" w14:paraId="0DDBCB11" w14:textId="77777777" w:rsidTr="00166AF3">
        <w:tc>
          <w:tcPr>
            <w:tcW w:w="1458" w:type="dxa"/>
            <w:vAlign w:val="top"/>
          </w:tcPr>
          <w:p w14:paraId="281F7E6E" w14:textId="77777777" w:rsidR="001B2A26" w:rsidRPr="00671C8B" w:rsidRDefault="001B2A26" w:rsidP="00166AF3">
            <w:pPr>
              <w:pStyle w:val="TableBody"/>
            </w:pPr>
            <w:r w:rsidRPr="00671C8B">
              <w:t>928</w:t>
            </w:r>
          </w:p>
        </w:tc>
        <w:tc>
          <w:tcPr>
            <w:tcW w:w="7830" w:type="dxa"/>
            <w:vAlign w:val="top"/>
          </w:tcPr>
          <w:p w14:paraId="5B41FEE0" w14:textId="77777777" w:rsidR="001B2A26" w:rsidRPr="00671C8B" w:rsidRDefault="001B2A26" w:rsidP="00166AF3">
            <w:pPr>
              <w:pStyle w:val="TableBody"/>
            </w:pPr>
            <w:r w:rsidRPr="00671C8B">
              <w:t>HTTP header's value is an empty string</w:t>
            </w:r>
          </w:p>
        </w:tc>
      </w:tr>
      <w:tr w:rsidR="001B2A26" w:rsidRPr="00671C8B" w14:paraId="5417BFA1" w14:textId="77777777" w:rsidTr="00166AF3">
        <w:tc>
          <w:tcPr>
            <w:tcW w:w="1458" w:type="dxa"/>
            <w:vAlign w:val="top"/>
          </w:tcPr>
          <w:p w14:paraId="440A1009" w14:textId="77777777" w:rsidR="001B2A26" w:rsidRPr="00671C8B" w:rsidRDefault="001B2A26" w:rsidP="00166AF3">
            <w:pPr>
              <w:pStyle w:val="TableBody"/>
            </w:pPr>
            <w:r w:rsidRPr="00671C8B">
              <w:t>929</w:t>
            </w:r>
          </w:p>
        </w:tc>
        <w:tc>
          <w:tcPr>
            <w:tcW w:w="7830" w:type="dxa"/>
            <w:vAlign w:val="top"/>
          </w:tcPr>
          <w:p w14:paraId="51160056" w14:textId="77777777" w:rsidR="001B2A26" w:rsidRPr="00671C8B" w:rsidRDefault="001B2A26" w:rsidP="00166AF3">
            <w:pPr>
              <w:pStyle w:val="TableBody"/>
            </w:pPr>
            <w:r w:rsidRPr="00671C8B">
              <w:t>Format of input data is invalid</w:t>
            </w:r>
          </w:p>
        </w:tc>
      </w:tr>
      <w:tr w:rsidR="001B2A26" w:rsidRPr="00671C8B" w14:paraId="4ACDFBE7" w14:textId="77777777" w:rsidTr="00166AF3">
        <w:tc>
          <w:tcPr>
            <w:tcW w:w="1458" w:type="dxa"/>
            <w:vAlign w:val="top"/>
          </w:tcPr>
          <w:p w14:paraId="2E1F5BE8" w14:textId="77777777" w:rsidR="001B2A26" w:rsidRPr="00671C8B" w:rsidRDefault="001B2A26" w:rsidP="00166AF3">
            <w:pPr>
              <w:pStyle w:val="TableBody"/>
            </w:pPr>
            <w:r w:rsidRPr="00671C8B">
              <w:t>930</w:t>
            </w:r>
          </w:p>
        </w:tc>
        <w:tc>
          <w:tcPr>
            <w:tcW w:w="7830" w:type="dxa"/>
            <w:vAlign w:val="top"/>
          </w:tcPr>
          <w:p w14:paraId="041593A6" w14:textId="77777777" w:rsidR="001B2A26" w:rsidRPr="00671C8B" w:rsidRDefault="001B2A26" w:rsidP="00166AF3">
            <w:pPr>
              <w:pStyle w:val="TableBody"/>
            </w:pPr>
            <w:r w:rsidRPr="00671C8B">
              <w:t>Content of input data is invalid or not supported</w:t>
            </w:r>
          </w:p>
        </w:tc>
      </w:tr>
      <w:tr w:rsidR="001B2A26" w:rsidRPr="00671C8B" w14:paraId="7C70148B" w14:textId="77777777" w:rsidTr="00166AF3">
        <w:tc>
          <w:tcPr>
            <w:tcW w:w="1458" w:type="dxa"/>
            <w:vAlign w:val="top"/>
          </w:tcPr>
          <w:p w14:paraId="5B45BA63" w14:textId="77777777" w:rsidR="001B2A26" w:rsidRPr="00671C8B" w:rsidRDefault="001B2A26" w:rsidP="00166AF3">
            <w:pPr>
              <w:pStyle w:val="TableBody"/>
            </w:pPr>
            <w:r>
              <w:t>931</w:t>
            </w:r>
          </w:p>
        </w:tc>
        <w:tc>
          <w:tcPr>
            <w:tcW w:w="7830" w:type="dxa"/>
            <w:vAlign w:val="top"/>
          </w:tcPr>
          <w:p w14:paraId="1D0C5044" w14:textId="77777777" w:rsidR="001B2A26" w:rsidRPr="00671C8B" w:rsidRDefault="001B2A26" w:rsidP="00166AF3">
            <w:pPr>
              <w:pStyle w:val="TableBody"/>
            </w:pPr>
            <w:r>
              <w:t>The length of a parameter is invalid</w:t>
            </w:r>
          </w:p>
        </w:tc>
      </w:tr>
      <w:tr w:rsidR="001B2A26" w:rsidRPr="00671C8B" w14:paraId="35D807E9" w14:textId="77777777" w:rsidTr="00166AF3">
        <w:tc>
          <w:tcPr>
            <w:tcW w:w="1458" w:type="dxa"/>
            <w:vAlign w:val="top"/>
          </w:tcPr>
          <w:p w14:paraId="72D12283" w14:textId="77777777" w:rsidR="001B2A26" w:rsidRDefault="001B2A26" w:rsidP="00166AF3">
            <w:pPr>
              <w:pStyle w:val="TableBody"/>
            </w:pPr>
            <w:r>
              <w:t>932</w:t>
            </w:r>
          </w:p>
        </w:tc>
        <w:tc>
          <w:tcPr>
            <w:tcW w:w="7830" w:type="dxa"/>
            <w:vAlign w:val="top"/>
          </w:tcPr>
          <w:p w14:paraId="5C25EBE8" w14:textId="77777777" w:rsidR="001B2A26" w:rsidRDefault="001B2A26" w:rsidP="00166AF3">
            <w:pPr>
              <w:pStyle w:val="TableBody"/>
            </w:pPr>
            <w:r>
              <w:t>The format of a parameter is invalid</w:t>
            </w:r>
          </w:p>
        </w:tc>
      </w:tr>
    </w:tbl>
    <w:p w14:paraId="3BB44D50" w14:textId="77777777" w:rsidR="001B2A26" w:rsidRPr="00671C8B" w:rsidRDefault="001B2A26" w:rsidP="0059466D">
      <w:pPr>
        <w:pStyle w:val="Heading3"/>
        <w:numPr>
          <w:ilvl w:val="2"/>
          <w:numId w:val="11"/>
        </w:numPr>
        <w:ind w:left="1260" w:hanging="1260"/>
      </w:pPr>
      <w:bookmarkStart w:id="23823" w:name="_Toc356477140"/>
      <w:bookmarkStart w:id="23824" w:name="_Toc358729266"/>
      <w:bookmarkStart w:id="23825" w:name="_Toc358822142"/>
      <w:bookmarkStart w:id="23826" w:name="_Toc369684293"/>
      <w:bookmarkStart w:id="23827" w:name="_Ref399242088"/>
      <w:bookmarkStart w:id="23828" w:name="_Toc486251841"/>
      <w:bookmarkStart w:id="23829" w:name="_Toc489462257"/>
      <w:bookmarkStart w:id="23830" w:name="_Toc170126014"/>
      <w:bookmarkStart w:id="23831" w:name="_Toc345081573"/>
      <w:bookmarkStart w:id="23832" w:name="_Toc349753301"/>
      <w:bookmarkStart w:id="23833" w:name="_Toc349754205"/>
      <w:bookmarkStart w:id="23834" w:name="_Toc368586254"/>
      <w:bookmarkEnd w:id="23823"/>
      <w:bookmarkEnd w:id="23824"/>
      <w:bookmarkEnd w:id="23825"/>
      <w:bookmarkEnd w:id="23826"/>
      <w:r w:rsidRPr="00671C8B">
        <w:t>CEER Error Codes</w:t>
      </w:r>
      <w:bookmarkEnd w:id="23827"/>
      <w:bookmarkEnd w:id="23828"/>
      <w:bookmarkEnd w:id="23829"/>
    </w:p>
    <w:tbl>
      <w:tblPr>
        <w:tblStyle w:val="TableSWI"/>
        <w:tblW w:w="9288" w:type="dxa"/>
        <w:tblLayout w:type="fixed"/>
        <w:tblLook w:val="04A0" w:firstRow="1" w:lastRow="0" w:firstColumn="1" w:lastColumn="0" w:noHBand="0" w:noVBand="1"/>
      </w:tblPr>
      <w:tblGrid>
        <w:gridCol w:w="1458"/>
        <w:gridCol w:w="7830"/>
      </w:tblGrid>
      <w:tr w:rsidR="001B2A26" w:rsidRPr="00671C8B" w14:paraId="525A9324" w14:textId="77777777" w:rsidTr="00166AF3">
        <w:trPr>
          <w:cnfStyle w:val="100000000000" w:firstRow="1" w:lastRow="0" w:firstColumn="0" w:lastColumn="0" w:oddVBand="0" w:evenVBand="0" w:oddHBand="0" w:evenHBand="0" w:firstRowFirstColumn="0" w:firstRowLastColumn="0" w:lastRowFirstColumn="0" w:lastRowLastColumn="0"/>
        </w:trPr>
        <w:tc>
          <w:tcPr>
            <w:tcW w:w="1458" w:type="dxa"/>
          </w:tcPr>
          <w:p w14:paraId="0F06BD79" w14:textId="77777777" w:rsidR="001B2A26" w:rsidRPr="00671C8B" w:rsidRDefault="001B2A26" w:rsidP="00166AF3">
            <w:pPr>
              <w:pStyle w:val="TableColumnHead"/>
              <w:spacing w:before="144" w:after="144"/>
            </w:pPr>
            <w:r w:rsidRPr="00671C8B">
              <w:rPr>
                <w:snapToGrid w:val="0"/>
              </w:rPr>
              <w:t>&lt;cause&gt;</w:t>
            </w:r>
          </w:p>
        </w:tc>
        <w:tc>
          <w:tcPr>
            <w:tcW w:w="7830" w:type="dxa"/>
          </w:tcPr>
          <w:p w14:paraId="109F8268" w14:textId="77777777" w:rsidR="001B2A26" w:rsidRPr="00671C8B" w:rsidRDefault="001B2A26" w:rsidP="00166AF3">
            <w:pPr>
              <w:pStyle w:val="TableColumnHead"/>
              <w:spacing w:before="144" w:after="144"/>
            </w:pPr>
            <w:r w:rsidRPr="00671C8B">
              <w:rPr>
                <w:snapToGrid w:val="0"/>
              </w:rPr>
              <w:t>&lt;description&gt;</w:t>
            </w:r>
          </w:p>
        </w:tc>
      </w:tr>
      <w:tr w:rsidR="001B2A26" w:rsidRPr="00671C8B" w14:paraId="2B15C6F4" w14:textId="77777777" w:rsidTr="00166AF3">
        <w:tc>
          <w:tcPr>
            <w:tcW w:w="1458" w:type="dxa"/>
          </w:tcPr>
          <w:p w14:paraId="77CBB13A" w14:textId="77777777" w:rsidR="001B2A26" w:rsidRPr="00671C8B" w:rsidRDefault="001B2A26" w:rsidP="00166AF3">
            <w:pPr>
              <w:pStyle w:val="TableBody"/>
            </w:pPr>
            <w:r w:rsidRPr="00671C8B">
              <w:t xml:space="preserve">0 </w:t>
            </w:r>
          </w:p>
        </w:tc>
        <w:tc>
          <w:tcPr>
            <w:tcW w:w="7830" w:type="dxa"/>
          </w:tcPr>
          <w:p w14:paraId="5C5B0683" w14:textId="77777777" w:rsidR="001B2A26" w:rsidRPr="00671C8B" w:rsidRDefault="001B2A26" w:rsidP="00166AF3">
            <w:pPr>
              <w:pStyle w:val="TableBody"/>
            </w:pPr>
            <w:r w:rsidRPr="00671C8B">
              <w:t>No cause information available</w:t>
            </w:r>
          </w:p>
        </w:tc>
      </w:tr>
      <w:tr w:rsidR="001B2A26" w:rsidRPr="00671C8B" w14:paraId="7B14EAB6" w14:textId="77777777" w:rsidTr="00166AF3">
        <w:trPr>
          <w:trHeight w:val="35"/>
        </w:trPr>
        <w:tc>
          <w:tcPr>
            <w:tcW w:w="1458" w:type="dxa"/>
          </w:tcPr>
          <w:p w14:paraId="7D7E3FAD" w14:textId="77777777" w:rsidR="001B2A26" w:rsidRPr="00671C8B" w:rsidRDefault="001B2A26" w:rsidP="00166AF3">
            <w:pPr>
              <w:pStyle w:val="TableBody"/>
            </w:pPr>
            <w:r w:rsidRPr="00671C8B">
              <w:t xml:space="preserve">1 </w:t>
            </w:r>
          </w:p>
        </w:tc>
        <w:tc>
          <w:tcPr>
            <w:tcW w:w="7830" w:type="dxa"/>
          </w:tcPr>
          <w:p w14:paraId="6F5DC329" w14:textId="77777777" w:rsidR="001B2A26" w:rsidRPr="00671C8B" w:rsidRDefault="001B2A26" w:rsidP="00166AF3">
            <w:pPr>
              <w:pStyle w:val="TableBody"/>
            </w:pPr>
            <w:r w:rsidRPr="00671C8B">
              <w:t>Unassigned (unallocated) number</w:t>
            </w:r>
          </w:p>
        </w:tc>
      </w:tr>
      <w:tr w:rsidR="001B2A26" w:rsidRPr="00671C8B" w14:paraId="08454AE3" w14:textId="77777777" w:rsidTr="00166AF3">
        <w:tc>
          <w:tcPr>
            <w:tcW w:w="1458" w:type="dxa"/>
          </w:tcPr>
          <w:p w14:paraId="6C7D3AD4" w14:textId="77777777" w:rsidR="001B2A26" w:rsidRPr="00671C8B" w:rsidRDefault="001B2A26" w:rsidP="00166AF3">
            <w:pPr>
              <w:pStyle w:val="TableBody"/>
            </w:pPr>
            <w:r w:rsidRPr="00671C8B">
              <w:t xml:space="preserve">3 </w:t>
            </w:r>
          </w:p>
        </w:tc>
        <w:tc>
          <w:tcPr>
            <w:tcW w:w="7830" w:type="dxa"/>
          </w:tcPr>
          <w:p w14:paraId="1B46DAD1" w14:textId="77777777" w:rsidR="001B2A26" w:rsidRPr="00671C8B" w:rsidRDefault="001B2A26" w:rsidP="00166AF3">
            <w:pPr>
              <w:pStyle w:val="TableBody"/>
            </w:pPr>
            <w:r w:rsidRPr="00671C8B">
              <w:t>No route destination</w:t>
            </w:r>
          </w:p>
        </w:tc>
      </w:tr>
      <w:tr w:rsidR="001B2A26" w:rsidRPr="00671C8B" w14:paraId="6A363D54" w14:textId="77777777" w:rsidTr="00166AF3">
        <w:tc>
          <w:tcPr>
            <w:tcW w:w="1458" w:type="dxa"/>
          </w:tcPr>
          <w:p w14:paraId="65569A77" w14:textId="77777777" w:rsidR="001B2A26" w:rsidRPr="00671C8B" w:rsidRDefault="001B2A26" w:rsidP="00166AF3">
            <w:pPr>
              <w:pStyle w:val="TableBody"/>
            </w:pPr>
            <w:r w:rsidRPr="00671C8B">
              <w:t xml:space="preserve">6 </w:t>
            </w:r>
          </w:p>
        </w:tc>
        <w:tc>
          <w:tcPr>
            <w:tcW w:w="7830" w:type="dxa"/>
          </w:tcPr>
          <w:p w14:paraId="4670A351" w14:textId="77777777" w:rsidR="001B2A26" w:rsidRPr="00671C8B" w:rsidRDefault="001B2A26" w:rsidP="00166AF3">
            <w:pPr>
              <w:pStyle w:val="TableBody"/>
            </w:pPr>
            <w:r w:rsidRPr="00671C8B">
              <w:t>Channel unacceptable</w:t>
            </w:r>
          </w:p>
        </w:tc>
      </w:tr>
      <w:tr w:rsidR="001B2A26" w:rsidRPr="00671C8B" w14:paraId="152F4977" w14:textId="77777777" w:rsidTr="00166AF3">
        <w:tc>
          <w:tcPr>
            <w:tcW w:w="1458" w:type="dxa"/>
          </w:tcPr>
          <w:p w14:paraId="3DDBB6BA" w14:textId="77777777" w:rsidR="001B2A26" w:rsidRPr="00671C8B" w:rsidRDefault="001B2A26" w:rsidP="00166AF3">
            <w:pPr>
              <w:pStyle w:val="TableBody"/>
            </w:pPr>
            <w:r w:rsidRPr="00671C8B">
              <w:t xml:space="preserve">8 </w:t>
            </w:r>
          </w:p>
        </w:tc>
        <w:tc>
          <w:tcPr>
            <w:tcW w:w="7830" w:type="dxa"/>
          </w:tcPr>
          <w:p w14:paraId="30FDD709" w14:textId="77777777" w:rsidR="001B2A26" w:rsidRPr="00671C8B" w:rsidRDefault="001B2A26" w:rsidP="00166AF3">
            <w:pPr>
              <w:pStyle w:val="TableBody"/>
            </w:pPr>
            <w:r w:rsidRPr="00671C8B">
              <w:t>Operator determined barring</w:t>
            </w:r>
          </w:p>
        </w:tc>
      </w:tr>
      <w:tr w:rsidR="001B2A26" w:rsidRPr="00671C8B" w14:paraId="19B83594" w14:textId="77777777" w:rsidTr="00166AF3">
        <w:tc>
          <w:tcPr>
            <w:tcW w:w="1458" w:type="dxa"/>
          </w:tcPr>
          <w:p w14:paraId="522221DC" w14:textId="77777777" w:rsidR="001B2A26" w:rsidRPr="00671C8B" w:rsidRDefault="001B2A26" w:rsidP="00166AF3">
            <w:pPr>
              <w:pStyle w:val="TableBody"/>
            </w:pPr>
            <w:r w:rsidRPr="00671C8B">
              <w:t xml:space="preserve">16 </w:t>
            </w:r>
          </w:p>
        </w:tc>
        <w:tc>
          <w:tcPr>
            <w:tcW w:w="7830" w:type="dxa"/>
          </w:tcPr>
          <w:p w14:paraId="0279E7A4" w14:textId="77777777" w:rsidR="001B2A26" w:rsidRPr="00671C8B" w:rsidRDefault="001B2A26" w:rsidP="00166AF3">
            <w:pPr>
              <w:pStyle w:val="TableBody"/>
            </w:pPr>
            <w:r w:rsidRPr="00671C8B">
              <w:t>Normal call clearing</w:t>
            </w:r>
          </w:p>
        </w:tc>
      </w:tr>
      <w:tr w:rsidR="001B2A26" w:rsidRPr="00671C8B" w14:paraId="45E057B3" w14:textId="77777777" w:rsidTr="00166AF3">
        <w:tc>
          <w:tcPr>
            <w:tcW w:w="1458" w:type="dxa"/>
          </w:tcPr>
          <w:p w14:paraId="4AEC2EAE" w14:textId="77777777" w:rsidR="001B2A26" w:rsidRPr="00671C8B" w:rsidRDefault="001B2A26" w:rsidP="00166AF3">
            <w:pPr>
              <w:pStyle w:val="TableBody"/>
            </w:pPr>
            <w:r w:rsidRPr="00671C8B">
              <w:t xml:space="preserve">17 </w:t>
            </w:r>
          </w:p>
        </w:tc>
        <w:tc>
          <w:tcPr>
            <w:tcW w:w="7830" w:type="dxa"/>
          </w:tcPr>
          <w:p w14:paraId="61C7B7BA" w14:textId="77777777" w:rsidR="001B2A26" w:rsidRPr="00671C8B" w:rsidRDefault="001B2A26" w:rsidP="00166AF3">
            <w:pPr>
              <w:pStyle w:val="TableBody"/>
            </w:pPr>
            <w:r w:rsidRPr="00671C8B">
              <w:t>User busy</w:t>
            </w:r>
          </w:p>
        </w:tc>
      </w:tr>
      <w:tr w:rsidR="001B2A26" w:rsidRPr="00671C8B" w14:paraId="0C72D928" w14:textId="77777777" w:rsidTr="00166AF3">
        <w:tc>
          <w:tcPr>
            <w:tcW w:w="1458" w:type="dxa"/>
          </w:tcPr>
          <w:p w14:paraId="4A9154E7" w14:textId="77777777" w:rsidR="001B2A26" w:rsidRPr="00671C8B" w:rsidRDefault="001B2A26" w:rsidP="00166AF3">
            <w:pPr>
              <w:pStyle w:val="TableBody"/>
            </w:pPr>
            <w:r w:rsidRPr="00671C8B">
              <w:t xml:space="preserve">18 </w:t>
            </w:r>
          </w:p>
        </w:tc>
        <w:tc>
          <w:tcPr>
            <w:tcW w:w="7830" w:type="dxa"/>
          </w:tcPr>
          <w:p w14:paraId="44730AD1" w14:textId="77777777" w:rsidR="001B2A26" w:rsidRPr="00671C8B" w:rsidRDefault="001B2A26" w:rsidP="00166AF3">
            <w:pPr>
              <w:pStyle w:val="TableBody"/>
            </w:pPr>
            <w:r w:rsidRPr="00671C8B">
              <w:t>No user responding</w:t>
            </w:r>
          </w:p>
        </w:tc>
      </w:tr>
      <w:tr w:rsidR="001B2A26" w:rsidRPr="00671C8B" w14:paraId="0307FF41" w14:textId="77777777" w:rsidTr="00166AF3">
        <w:tc>
          <w:tcPr>
            <w:tcW w:w="1458" w:type="dxa"/>
          </w:tcPr>
          <w:p w14:paraId="2D019638" w14:textId="77777777" w:rsidR="001B2A26" w:rsidRPr="00671C8B" w:rsidRDefault="001B2A26" w:rsidP="00166AF3">
            <w:pPr>
              <w:pStyle w:val="TableBody"/>
            </w:pPr>
            <w:r w:rsidRPr="00671C8B">
              <w:t xml:space="preserve">19 </w:t>
            </w:r>
          </w:p>
        </w:tc>
        <w:tc>
          <w:tcPr>
            <w:tcW w:w="7830" w:type="dxa"/>
          </w:tcPr>
          <w:p w14:paraId="30ECAF26" w14:textId="77777777" w:rsidR="001B2A26" w:rsidRPr="00671C8B" w:rsidRDefault="001B2A26" w:rsidP="00166AF3">
            <w:pPr>
              <w:pStyle w:val="TableBody"/>
            </w:pPr>
            <w:r w:rsidRPr="00671C8B">
              <w:t>User alerting, no answer</w:t>
            </w:r>
          </w:p>
        </w:tc>
      </w:tr>
      <w:tr w:rsidR="001B2A26" w:rsidRPr="00671C8B" w14:paraId="555E8EDE" w14:textId="77777777" w:rsidTr="00166AF3">
        <w:tc>
          <w:tcPr>
            <w:tcW w:w="1458" w:type="dxa"/>
          </w:tcPr>
          <w:p w14:paraId="64D807CD" w14:textId="77777777" w:rsidR="001B2A26" w:rsidRPr="00671C8B" w:rsidRDefault="001B2A26" w:rsidP="00166AF3">
            <w:pPr>
              <w:pStyle w:val="TableBody"/>
            </w:pPr>
            <w:r w:rsidRPr="00671C8B">
              <w:t xml:space="preserve">21 </w:t>
            </w:r>
          </w:p>
        </w:tc>
        <w:tc>
          <w:tcPr>
            <w:tcW w:w="7830" w:type="dxa"/>
          </w:tcPr>
          <w:p w14:paraId="4EB01D3D" w14:textId="77777777" w:rsidR="001B2A26" w:rsidRPr="00671C8B" w:rsidRDefault="001B2A26" w:rsidP="00166AF3">
            <w:pPr>
              <w:pStyle w:val="TableBody"/>
            </w:pPr>
            <w:r w:rsidRPr="00671C8B">
              <w:t>Call rejected</w:t>
            </w:r>
          </w:p>
        </w:tc>
      </w:tr>
      <w:tr w:rsidR="001B2A26" w:rsidRPr="00671C8B" w14:paraId="79CAC3E3" w14:textId="77777777" w:rsidTr="00166AF3">
        <w:tc>
          <w:tcPr>
            <w:tcW w:w="1458" w:type="dxa"/>
          </w:tcPr>
          <w:p w14:paraId="279BAF18" w14:textId="77777777" w:rsidR="001B2A26" w:rsidRPr="00671C8B" w:rsidRDefault="001B2A26" w:rsidP="00166AF3">
            <w:pPr>
              <w:pStyle w:val="TableBody"/>
            </w:pPr>
            <w:r w:rsidRPr="00671C8B">
              <w:t xml:space="preserve">22 </w:t>
            </w:r>
          </w:p>
        </w:tc>
        <w:tc>
          <w:tcPr>
            <w:tcW w:w="7830" w:type="dxa"/>
          </w:tcPr>
          <w:p w14:paraId="1A98FA65" w14:textId="77777777" w:rsidR="001B2A26" w:rsidRPr="00671C8B" w:rsidRDefault="001B2A26" w:rsidP="00166AF3">
            <w:pPr>
              <w:pStyle w:val="TableBody"/>
            </w:pPr>
            <w:r w:rsidRPr="00671C8B">
              <w:t>Number changed</w:t>
            </w:r>
          </w:p>
        </w:tc>
      </w:tr>
      <w:tr w:rsidR="001B2A26" w:rsidRPr="00671C8B" w14:paraId="6E410789" w14:textId="77777777" w:rsidTr="00166AF3">
        <w:tc>
          <w:tcPr>
            <w:tcW w:w="1458" w:type="dxa"/>
          </w:tcPr>
          <w:p w14:paraId="72C9DB71" w14:textId="77777777" w:rsidR="001B2A26" w:rsidRPr="00671C8B" w:rsidRDefault="001B2A26" w:rsidP="00166AF3">
            <w:pPr>
              <w:pStyle w:val="TableBody"/>
            </w:pPr>
            <w:r w:rsidRPr="00671C8B">
              <w:t xml:space="preserve">26 </w:t>
            </w:r>
          </w:p>
        </w:tc>
        <w:tc>
          <w:tcPr>
            <w:tcW w:w="7830" w:type="dxa"/>
          </w:tcPr>
          <w:p w14:paraId="44F4612E" w14:textId="77777777" w:rsidR="001B2A26" w:rsidRPr="00671C8B" w:rsidRDefault="001B2A26" w:rsidP="00166AF3">
            <w:pPr>
              <w:pStyle w:val="TableBody"/>
            </w:pPr>
            <w:r w:rsidRPr="00671C8B">
              <w:t>Non selected user clearing</w:t>
            </w:r>
          </w:p>
        </w:tc>
      </w:tr>
      <w:tr w:rsidR="001B2A26" w:rsidRPr="00671C8B" w14:paraId="42E72D8A" w14:textId="77777777" w:rsidTr="00166AF3">
        <w:tc>
          <w:tcPr>
            <w:tcW w:w="1458" w:type="dxa"/>
          </w:tcPr>
          <w:p w14:paraId="4FCB0D34" w14:textId="77777777" w:rsidR="001B2A26" w:rsidRPr="00671C8B" w:rsidRDefault="001B2A26" w:rsidP="00166AF3">
            <w:pPr>
              <w:pStyle w:val="TableBody"/>
            </w:pPr>
            <w:r w:rsidRPr="00671C8B">
              <w:t xml:space="preserve">27 </w:t>
            </w:r>
          </w:p>
        </w:tc>
        <w:tc>
          <w:tcPr>
            <w:tcW w:w="7830" w:type="dxa"/>
          </w:tcPr>
          <w:p w14:paraId="3BC6563D" w14:textId="77777777" w:rsidR="001B2A26" w:rsidRPr="00671C8B" w:rsidRDefault="001B2A26" w:rsidP="00166AF3">
            <w:pPr>
              <w:pStyle w:val="TableBody"/>
            </w:pPr>
            <w:r w:rsidRPr="00671C8B">
              <w:t>Destination out of order</w:t>
            </w:r>
          </w:p>
        </w:tc>
      </w:tr>
      <w:tr w:rsidR="001B2A26" w:rsidRPr="00671C8B" w14:paraId="4308F077" w14:textId="77777777" w:rsidTr="00166AF3">
        <w:tc>
          <w:tcPr>
            <w:tcW w:w="1458" w:type="dxa"/>
          </w:tcPr>
          <w:p w14:paraId="39CAD6A2" w14:textId="77777777" w:rsidR="001B2A26" w:rsidRPr="00671C8B" w:rsidRDefault="001B2A26" w:rsidP="00166AF3">
            <w:pPr>
              <w:pStyle w:val="TableBody"/>
            </w:pPr>
            <w:r w:rsidRPr="00671C8B">
              <w:t xml:space="preserve">28 </w:t>
            </w:r>
          </w:p>
        </w:tc>
        <w:tc>
          <w:tcPr>
            <w:tcW w:w="7830" w:type="dxa"/>
          </w:tcPr>
          <w:p w14:paraId="3598D3FA" w14:textId="77777777" w:rsidR="001B2A26" w:rsidRPr="00671C8B" w:rsidRDefault="001B2A26" w:rsidP="00166AF3">
            <w:pPr>
              <w:pStyle w:val="TableBody"/>
            </w:pPr>
            <w:r w:rsidRPr="00671C8B">
              <w:t>Invalid number format (incomplete number)</w:t>
            </w:r>
          </w:p>
        </w:tc>
      </w:tr>
      <w:tr w:rsidR="001B2A26" w:rsidRPr="00671C8B" w14:paraId="7683066F" w14:textId="77777777" w:rsidTr="00166AF3">
        <w:tc>
          <w:tcPr>
            <w:tcW w:w="1458" w:type="dxa"/>
          </w:tcPr>
          <w:p w14:paraId="48FDEC7B" w14:textId="77777777" w:rsidR="001B2A26" w:rsidRPr="00671C8B" w:rsidRDefault="001B2A26" w:rsidP="00166AF3">
            <w:pPr>
              <w:pStyle w:val="TableBody"/>
            </w:pPr>
            <w:r w:rsidRPr="00671C8B">
              <w:t xml:space="preserve">29 </w:t>
            </w:r>
          </w:p>
        </w:tc>
        <w:tc>
          <w:tcPr>
            <w:tcW w:w="7830" w:type="dxa"/>
          </w:tcPr>
          <w:p w14:paraId="50661010" w14:textId="77777777" w:rsidR="001B2A26" w:rsidRPr="00671C8B" w:rsidRDefault="001B2A26" w:rsidP="00166AF3">
            <w:pPr>
              <w:pStyle w:val="TableBody"/>
            </w:pPr>
            <w:r w:rsidRPr="00671C8B">
              <w:t>Facility rejected</w:t>
            </w:r>
          </w:p>
        </w:tc>
      </w:tr>
      <w:tr w:rsidR="001B2A26" w:rsidRPr="00671C8B" w14:paraId="2FF458CB" w14:textId="77777777" w:rsidTr="00166AF3">
        <w:tc>
          <w:tcPr>
            <w:tcW w:w="1458" w:type="dxa"/>
          </w:tcPr>
          <w:p w14:paraId="1B9ABB40" w14:textId="77777777" w:rsidR="001B2A26" w:rsidRPr="00671C8B" w:rsidRDefault="001B2A26" w:rsidP="00166AF3">
            <w:pPr>
              <w:pStyle w:val="TableBody"/>
            </w:pPr>
            <w:r w:rsidRPr="00671C8B">
              <w:t xml:space="preserve">30 </w:t>
            </w:r>
          </w:p>
        </w:tc>
        <w:tc>
          <w:tcPr>
            <w:tcW w:w="7830" w:type="dxa"/>
          </w:tcPr>
          <w:p w14:paraId="1A0E4185" w14:textId="77777777" w:rsidR="001B2A26" w:rsidRPr="00671C8B" w:rsidRDefault="001B2A26" w:rsidP="00166AF3">
            <w:pPr>
              <w:pStyle w:val="TableBody"/>
            </w:pPr>
            <w:r w:rsidRPr="00671C8B">
              <w:t>Response to STATUS ENQUIIRY</w:t>
            </w:r>
          </w:p>
        </w:tc>
      </w:tr>
      <w:tr w:rsidR="001B2A26" w:rsidRPr="00671C8B" w14:paraId="54C2C3ED" w14:textId="77777777" w:rsidTr="00166AF3">
        <w:tc>
          <w:tcPr>
            <w:tcW w:w="1458" w:type="dxa"/>
          </w:tcPr>
          <w:p w14:paraId="4BFF368B" w14:textId="77777777" w:rsidR="001B2A26" w:rsidRPr="00671C8B" w:rsidRDefault="001B2A26" w:rsidP="00166AF3">
            <w:pPr>
              <w:pStyle w:val="TableBody"/>
            </w:pPr>
            <w:r w:rsidRPr="00671C8B">
              <w:t xml:space="preserve">31 </w:t>
            </w:r>
          </w:p>
        </w:tc>
        <w:tc>
          <w:tcPr>
            <w:tcW w:w="7830" w:type="dxa"/>
          </w:tcPr>
          <w:p w14:paraId="18DC4153" w14:textId="77777777" w:rsidR="001B2A26" w:rsidRPr="00671C8B" w:rsidRDefault="001B2A26" w:rsidP="00166AF3">
            <w:pPr>
              <w:pStyle w:val="TableBody"/>
            </w:pPr>
            <w:r w:rsidRPr="00671C8B">
              <w:t>Normal, unspecified</w:t>
            </w:r>
          </w:p>
        </w:tc>
      </w:tr>
      <w:tr w:rsidR="001B2A26" w:rsidRPr="00671C8B" w14:paraId="06498FAC" w14:textId="77777777" w:rsidTr="00166AF3">
        <w:tc>
          <w:tcPr>
            <w:tcW w:w="1458" w:type="dxa"/>
          </w:tcPr>
          <w:p w14:paraId="4EE32C78" w14:textId="77777777" w:rsidR="001B2A26" w:rsidRPr="00671C8B" w:rsidRDefault="001B2A26" w:rsidP="00166AF3">
            <w:pPr>
              <w:pStyle w:val="TableBody"/>
            </w:pPr>
            <w:r w:rsidRPr="00671C8B">
              <w:t xml:space="preserve">34 </w:t>
            </w:r>
          </w:p>
        </w:tc>
        <w:tc>
          <w:tcPr>
            <w:tcW w:w="7830" w:type="dxa"/>
          </w:tcPr>
          <w:p w14:paraId="7C2DDB78" w14:textId="77777777" w:rsidR="001B2A26" w:rsidRPr="00671C8B" w:rsidRDefault="001B2A26" w:rsidP="00166AF3">
            <w:pPr>
              <w:pStyle w:val="TableBody"/>
            </w:pPr>
            <w:r w:rsidRPr="00671C8B">
              <w:t>No circuit / channel available</w:t>
            </w:r>
          </w:p>
        </w:tc>
      </w:tr>
      <w:tr w:rsidR="001B2A26" w:rsidRPr="00671C8B" w14:paraId="3690AEC4" w14:textId="77777777" w:rsidTr="00166AF3">
        <w:tc>
          <w:tcPr>
            <w:tcW w:w="1458" w:type="dxa"/>
          </w:tcPr>
          <w:p w14:paraId="4F195D60" w14:textId="77777777" w:rsidR="001B2A26" w:rsidRPr="00671C8B" w:rsidRDefault="001B2A26" w:rsidP="00166AF3">
            <w:pPr>
              <w:pStyle w:val="TableBody"/>
            </w:pPr>
            <w:r w:rsidRPr="00671C8B">
              <w:t xml:space="preserve">38 </w:t>
            </w:r>
          </w:p>
        </w:tc>
        <w:tc>
          <w:tcPr>
            <w:tcW w:w="7830" w:type="dxa"/>
          </w:tcPr>
          <w:p w14:paraId="1B2005F1" w14:textId="77777777" w:rsidR="001B2A26" w:rsidRPr="00671C8B" w:rsidRDefault="001B2A26" w:rsidP="00166AF3">
            <w:pPr>
              <w:pStyle w:val="TableBody"/>
            </w:pPr>
            <w:r w:rsidRPr="00671C8B">
              <w:t>Network out of order</w:t>
            </w:r>
          </w:p>
        </w:tc>
      </w:tr>
      <w:tr w:rsidR="001B2A26" w:rsidRPr="00671C8B" w14:paraId="76082034" w14:textId="77777777" w:rsidTr="00166AF3">
        <w:tc>
          <w:tcPr>
            <w:tcW w:w="1458" w:type="dxa"/>
          </w:tcPr>
          <w:p w14:paraId="678D623A" w14:textId="77777777" w:rsidR="001B2A26" w:rsidRPr="00671C8B" w:rsidRDefault="001B2A26" w:rsidP="00166AF3">
            <w:pPr>
              <w:pStyle w:val="TableBody"/>
            </w:pPr>
            <w:r w:rsidRPr="00671C8B">
              <w:t xml:space="preserve">41 </w:t>
            </w:r>
          </w:p>
        </w:tc>
        <w:tc>
          <w:tcPr>
            <w:tcW w:w="7830" w:type="dxa"/>
          </w:tcPr>
          <w:p w14:paraId="35FE40C9" w14:textId="77777777" w:rsidR="001B2A26" w:rsidRPr="00671C8B" w:rsidRDefault="001B2A26" w:rsidP="00166AF3">
            <w:pPr>
              <w:pStyle w:val="TableBody"/>
            </w:pPr>
            <w:r w:rsidRPr="00671C8B">
              <w:t>Temporary failure</w:t>
            </w:r>
          </w:p>
        </w:tc>
      </w:tr>
      <w:tr w:rsidR="001B2A26" w:rsidRPr="00671C8B" w14:paraId="01060510" w14:textId="77777777" w:rsidTr="00166AF3">
        <w:tc>
          <w:tcPr>
            <w:tcW w:w="1458" w:type="dxa"/>
          </w:tcPr>
          <w:p w14:paraId="30C86C25" w14:textId="77777777" w:rsidR="001B2A26" w:rsidRPr="00671C8B" w:rsidRDefault="001B2A26" w:rsidP="00166AF3">
            <w:pPr>
              <w:pStyle w:val="TableBody"/>
            </w:pPr>
            <w:r w:rsidRPr="00671C8B">
              <w:t xml:space="preserve">42 </w:t>
            </w:r>
          </w:p>
        </w:tc>
        <w:tc>
          <w:tcPr>
            <w:tcW w:w="7830" w:type="dxa"/>
          </w:tcPr>
          <w:p w14:paraId="13E987A8" w14:textId="77777777" w:rsidR="001B2A26" w:rsidRPr="00671C8B" w:rsidRDefault="001B2A26" w:rsidP="00166AF3">
            <w:pPr>
              <w:pStyle w:val="TableBody"/>
            </w:pPr>
            <w:r w:rsidRPr="00671C8B">
              <w:t>Switching equipment congestion</w:t>
            </w:r>
          </w:p>
        </w:tc>
      </w:tr>
      <w:tr w:rsidR="001B2A26" w:rsidRPr="00671C8B" w14:paraId="141545C0" w14:textId="77777777" w:rsidTr="00166AF3">
        <w:tc>
          <w:tcPr>
            <w:tcW w:w="1458" w:type="dxa"/>
          </w:tcPr>
          <w:p w14:paraId="5EFCDFCC" w14:textId="77777777" w:rsidR="001B2A26" w:rsidRPr="00671C8B" w:rsidRDefault="001B2A26" w:rsidP="00166AF3">
            <w:pPr>
              <w:pStyle w:val="TableBody"/>
            </w:pPr>
            <w:r w:rsidRPr="00671C8B">
              <w:t xml:space="preserve">43 </w:t>
            </w:r>
          </w:p>
        </w:tc>
        <w:tc>
          <w:tcPr>
            <w:tcW w:w="7830" w:type="dxa"/>
          </w:tcPr>
          <w:p w14:paraId="26227CAA" w14:textId="77777777" w:rsidR="001B2A26" w:rsidRPr="00671C8B" w:rsidRDefault="001B2A26" w:rsidP="00166AF3">
            <w:pPr>
              <w:pStyle w:val="TableBody"/>
            </w:pPr>
            <w:r w:rsidRPr="00671C8B">
              <w:t>Access information discarded</w:t>
            </w:r>
          </w:p>
        </w:tc>
      </w:tr>
      <w:tr w:rsidR="001B2A26" w:rsidRPr="00671C8B" w14:paraId="728A8BA2" w14:textId="77777777" w:rsidTr="00166AF3">
        <w:tc>
          <w:tcPr>
            <w:tcW w:w="1458" w:type="dxa"/>
          </w:tcPr>
          <w:p w14:paraId="0F218EE0" w14:textId="77777777" w:rsidR="001B2A26" w:rsidRPr="00671C8B" w:rsidRDefault="001B2A26" w:rsidP="00166AF3">
            <w:pPr>
              <w:pStyle w:val="TableBody"/>
            </w:pPr>
            <w:r w:rsidRPr="00671C8B">
              <w:t xml:space="preserve">44 </w:t>
            </w:r>
          </w:p>
        </w:tc>
        <w:tc>
          <w:tcPr>
            <w:tcW w:w="7830" w:type="dxa"/>
          </w:tcPr>
          <w:p w14:paraId="1572DCBA" w14:textId="77777777" w:rsidR="001B2A26" w:rsidRPr="00671C8B" w:rsidRDefault="001B2A26" w:rsidP="00166AF3">
            <w:pPr>
              <w:pStyle w:val="TableBody"/>
            </w:pPr>
            <w:r w:rsidRPr="00671C8B">
              <w:t>Requested circuit / channel not available</w:t>
            </w:r>
          </w:p>
        </w:tc>
      </w:tr>
      <w:tr w:rsidR="001B2A26" w:rsidRPr="00671C8B" w14:paraId="372178A4" w14:textId="77777777" w:rsidTr="00166AF3">
        <w:tc>
          <w:tcPr>
            <w:tcW w:w="1458" w:type="dxa"/>
          </w:tcPr>
          <w:p w14:paraId="481BAB4E" w14:textId="77777777" w:rsidR="001B2A26" w:rsidRPr="00671C8B" w:rsidRDefault="001B2A26" w:rsidP="00166AF3">
            <w:pPr>
              <w:pStyle w:val="TableBody"/>
            </w:pPr>
            <w:r w:rsidRPr="00671C8B">
              <w:t xml:space="preserve">47 </w:t>
            </w:r>
          </w:p>
        </w:tc>
        <w:tc>
          <w:tcPr>
            <w:tcW w:w="7830" w:type="dxa"/>
          </w:tcPr>
          <w:p w14:paraId="6887A713" w14:textId="77777777" w:rsidR="001B2A26" w:rsidRPr="00671C8B" w:rsidRDefault="001B2A26" w:rsidP="00166AF3">
            <w:pPr>
              <w:pStyle w:val="TableBody"/>
            </w:pPr>
            <w:r w:rsidRPr="00671C8B">
              <w:t>Resources unavailable, unspecified</w:t>
            </w:r>
          </w:p>
        </w:tc>
      </w:tr>
      <w:tr w:rsidR="001B2A26" w:rsidRPr="00671C8B" w14:paraId="46AEF91B" w14:textId="77777777" w:rsidTr="00166AF3">
        <w:tc>
          <w:tcPr>
            <w:tcW w:w="1458" w:type="dxa"/>
          </w:tcPr>
          <w:p w14:paraId="1A1E0545" w14:textId="77777777" w:rsidR="001B2A26" w:rsidRPr="00671C8B" w:rsidRDefault="001B2A26" w:rsidP="00166AF3">
            <w:pPr>
              <w:pStyle w:val="TableBody"/>
            </w:pPr>
            <w:r w:rsidRPr="00671C8B">
              <w:t xml:space="preserve">49 </w:t>
            </w:r>
          </w:p>
        </w:tc>
        <w:tc>
          <w:tcPr>
            <w:tcW w:w="7830" w:type="dxa"/>
          </w:tcPr>
          <w:p w14:paraId="0CBCEBCE" w14:textId="77777777" w:rsidR="001B2A26" w:rsidRPr="00671C8B" w:rsidRDefault="001B2A26" w:rsidP="00166AF3">
            <w:pPr>
              <w:pStyle w:val="TableBody"/>
            </w:pPr>
            <w:r w:rsidRPr="00671C8B">
              <w:t>Quality of service unavailable</w:t>
            </w:r>
          </w:p>
        </w:tc>
      </w:tr>
      <w:tr w:rsidR="001B2A26" w:rsidRPr="00671C8B" w14:paraId="600F0740" w14:textId="77777777" w:rsidTr="00166AF3">
        <w:tc>
          <w:tcPr>
            <w:tcW w:w="1458" w:type="dxa"/>
          </w:tcPr>
          <w:p w14:paraId="41974E49" w14:textId="77777777" w:rsidR="001B2A26" w:rsidRPr="00671C8B" w:rsidRDefault="001B2A26" w:rsidP="00166AF3">
            <w:pPr>
              <w:pStyle w:val="TableBody"/>
            </w:pPr>
            <w:r w:rsidRPr="00671C8B">
              <w:t xml:space="preserve">50 </w:t>
            </w:r>
          </w:p>
        </w:tc>
        <w:tc>
          <w:tcPr>
            <w:tcW w:w="7830" w:type="dxa"/>
          </w:tcPr>
          <w:p w14:paraId="64A31950" w14:textId="77777777" w:rsidR="001B2A26" w:rsidRPr="00671C8B" w:rsidRDefault="001B2A26" w:rsidP="00166AF3">
            <w:pPr>
              <w:pStyle w:val="TableBody"/>
            </w:pPr>
            <w:r w:rsidRPr="00671C8B">
              <w:t>Requested facility not subscribed</w:t>
            </w:r>
          </w:p>
        </w:tc>
      </w:tr>
      <w:tr w:rsidR="001B2A26" w:rsidRPr="00671C8B" w14:paraId="55F7A91F" w14:textId="77777777" w:rsidTr="00166AF3">
        <w:tc>
          <w:tcPr>
            <w:tcW w:w="1458" w:type="dxa"/>
          </w:tcPr>
          <w:p w14:paraId="3B95FF63" w14:textId="77777777" w:rsidR="001B2A26" w:rsidRPr="00671C8B" w:rsidRDefault="001B2A26" w:rsidP="00166AF3">
            <w:pPr>
              <w:pStyle w:val="TableBody"/>
            </w:pPr>
            <w:r w:rsidRPr="00671C8B">
              <w:t xml:space="preserve">55 </w:t>
            </w:r>
          </w:p>
        </w:tc>
        <w:tc>
          <w:tcPr>
            <w:tcW w:w="7830" w:type="dxa"/>
          </w:tcPr>
          <w:p w14:paraId="04734A57" w14:textId="77777777" w:rsidR="001B2A26" w:rsidRPr="00671C8B" w:rsidRDefault="001B2A26" w:rsidP="00166AF3">
            <w:pPr>
              <w:pStyle w:val="TableBody"/>
            </w:pPr>
            <w:r w:rsidRPr="00671C8B">
              <w:t>Incoming calls barred with in the CUG</w:t>
            </w:r>
          </w:p>
        </w:tc>
      </w:tr>
      <w:tr w:rsidR="001B2A26" w:rsidRPr="00671C8B" w14:paraId="4C8CBA2E" w14:textId="77777777" w:rsidTr="00166AF3">
        <w:tc>
          <w:tcPr>
            <w:tcW w:w="1458" w:type="dxa"/>
          </w:tcPr>
          <w:p w14:paraId="191FE8F9" w14:textId="77777777" w:rsidR="001B2A26" w:rsidRPr="00671C8B" w:rsidRDefault="001B2A26" w:rsidP="00166AF3">
            <w:pPr>
              <w:pStyle w:val="TableBody"/>
            </w:pPr>
            <w:r w:rsidRPr="00671C8B">
              <w:t xml:space="preserve">57 </w:t>
            </w:r>
          </w:p>
        </w:tc>
        <w:tc>
          <w:tcPr>
            <w:tcW w:w="7830" w:type="dxa"/>
          </w:tcPr>
          <w:p w14:paraId="783962B5" w14:textId="77777777" w:rsidR="001B2A26" w:rsidRPr="00671C8B" w:rsidRDefault="001B2A26" w:rsidP="00166AF3">
            <w:pPr>
              <w:pStyle w:val="TableBody"/>
            </w:pPr>
            <w:r w:rsidRPr="00671C8B">
              <w:t>Bearer capability not authorized</w:t>
            </w:r>
          </w:p>
        </w:tc>
      </w:tr>
      <w:tr w:rsidR="001B2A26" w:rsidRPr="00671C8B" w14:paraId="6D9509C6" w14:textId="77777777" w:rsidTr="00166AF3">
        <w:tc>
          <w:tcPr>
            <w:tcW w:w="1458" w:type="dxa"/>
          </w:tcPr>
          <w:p w14:paraId="4DCF5D70" w14:textId="77777777" w:rsidR="001B2A26" w:rsidRPr="00671C8B" w:rsidRDefault="001B2A26" w:rsidP="00166AF3">
            <w:pPr>
              <w:pStyle w:val="TableBody"/>
            </w:pPr>
            <w:r w:rsidRPr="00671C8B">
              <w:t xml:space="preserve">58 </w:t>
            </w:r>
          </w:p>
        </w:tc>
        <w:tc>
          <w:tcPr>
            <w:tcW w:w="7830" w:type="dxa"/>
          </w:tcPr>
          <w:p w14:paraId="27406CA7" w14:textId="77777777" w:rsidR="001B2A26" w:rsidRPr="00671C8B" w:rsidRDefault="001B2A26" w:rsidP="00166AF3">
            <w:pPr>
              <w:pStyle w:val="TableBody"/>
            </w:pPr>
            <w:r w:rsidRPr="00671C8B">
              <w:t>Bearer capability not presently available</w:t>
            </w:r>
          </w:p>
        </w:tc>
      </w:tr>
      <w:tr w:rsidR="001B2A26" w:rsidRPr="00671C8B" w14:paraId="56FC0772" w14:textId="77777777" w:rsidTr="00166AF3">
        <w:tc>
          <w:tcPr>
            <w:tcW w:w="1458" w:type="dxa"/>
          </w:tcPr>
          <w:p w14:paraId="09A4D93C" w14:textId="77777777" w:rsidR="001B2A26" w:rsidRPr="00671C8B" w:rsidRDefault="001B2A26" w:rsidP="00166AF3">
            <w:pPr>
              <w:pStyle w:val="TableBody"/>
            </w:pPr>
            <w:r w:rsidRPr="00671C8B">
              <w:t xml:space="preserve">63 </w:t>
            </w:r>
          </w:p>
        </w:tc>
        <w:tc>
          <w:tcPr>
            <w:tcW w:w="7830" w:type="dxa"/>
          </w:tcPr>
          <w:p w14:paraId="142E8048" w14:textId="77777777" w:rsidR="001B2A26" w:rsidRPr="00671C8B" w:rsidRDefault="001B2A26" w:rsidP="00166AF3">
            <w:pPr>
              <w:pStyle w:val="TableBody"/>
            </w:pPr>
            <w:r w:rsidRPr="00671C8B">
              <w:t>Service or option not available, unspecified</w:t>
            </w:r>
          </w:p>
        </w:tc>
      </w:tr>
      <w:tr w:rsidR="001B2A26" w:rsidRPr="00671C8B" w14:paraId="3BD2CA54" w14:textId="77777777" w:rsidTr="00166AF3">
        <w:tc>
          <w:tcPr>
            <w:tcW w:w="1458" w:type="dxa"/>
          </w:tcPr>
          <w:p w14:paraId="1DB69096" w14:textId="77777777" w:rsidR="001B2A26" w:rsidRPr="00671C8B" w:rsidRDefault="001B2A26" w:rsidP="00166AF3">
            <w:pPr>
              <w:pStyle w:val="TableBody"/>
            </w:pPr>
            <w:r w:rsidRPr="00671C8B">
              <w:t xml:space="preserve">65 </w:t>
            </w:r>
          </w:p>
        </w:tc>
        <w:tc>
          <w:tcPr>
            <w:tcW w:w="7830" w:type="dxa"/>
          </w:tcPr>
          <w:p w14:paraId="7FD57ABE" w14:textId="77777777" w:rsidR="001B2A26" w:rsidRPr="00671C8B" w:rsidRDefault="001B2A26" w:rsidP="00166AF3">
            <w:pPr>
              <w:pStyle w:val="TableBody"/>
            </w:pPr>
            <w:r w:rsidRPr="00671C8B">
              <w:t>Bearer service not implemented</w:t>
            </w:r>
          </w:p>
        </w:tc>
      </w:tr>
      <w:tr w:rsidR="001B2A26" w:rsidRPr="00671C8B" w14:paraId="2F912B31" w14:textId="77777777" w:rsidTr="00166AF3">
        <w:tc>
          <w:tcPr>
            <w:tcW w:w="1458" w:type="dxa"/>
          </w:tcPr>
          <w:p w14:paraId="20A8C35F" w14:textId="77777777" w:rsidR="001B2A26" w:rsidRPr="00671C8B" w:rsidRDefault="001B2A26" w:rsidP="00166AF3">
            <w:pPr>
              <w:pStyle w:val="TableBody"/>
            </w:pPr>
            <w:r w:rsidRPr="00671C8B">
              <w:t xml:space="preserve">68 </w:t>
            </w:r>
          </w:p>
        </w:tc>
        <w:tc>
          <w:tcPr>
            <w:tcW w:w="7830" w:type="dxa"/>
          </w:tcPr>
          <w:p w14:paraId="055BD899" w14:textId="77777777" w:rsidR="001B2A26" w:rsidRPr="00671C8B" w:rsidRDefault="001B2A26" w:rsidP="00166AF3">
            <w:pPr>
              <w:pStyle w:val="TableBody"/>
            </w:pPr>
            <w:r w:rsidRPr="00671C8B">
              <w:t>ACM equal to or greater than AC Mmax</w:t>
            </w:r>
          </w:p>
        </w:tc>
      </w:tr>
      <w:tr w:rsidR="001B2A26" w:rsidRPr="00671C8B" w14:paraId="1917420A" w14:textId="77777777" w:rsidTr="00166AF3">
        <w:tc>
          <w:tcPr>
            <w:tcW w:w="1458" w:type="dxa"/>
          </w:tcPr>
          <w:p w14:paraId="6F32C6D2" w14:textId="77777777" w:rsidR="001B2A26" w:rsidRPr="00671C8B" w:rsidRDefault="001B2A26" w:rsidP="00166AF3">
            <w:pPr>
              <w:pStyle w:val="TableBody"/>
            </w:pPr>
            <w:r w:rsidRPr="00671C8B">
              <w:t xml:space="preserve">69 </w:t>
            </w:r>
          </w:p>
        </w:tc>
        <w:tc>
          <w:tcPr>
            <w:tcW w:w="7830" w:type="dxa"/>
          </w:tcPr>
          <w:p w14:paraId="0A026632" w14:textId="77777777" w:rsidR="001B2A26" w:rsidRPr="00671C8B" w:rsidRDefault="001B2A26" w:rsidP="00166AF3">
            <w:pPr>
              <w:pStyle w:val="TableBody"/>
            </w:pPr>
            <w:r w:rsidRPr="00671C8B">
              <w:t>Requested facility not implemented</w:t>
            </w:r>
          </w:p>
        </w:tc>
      </w:tr>
      <w:tr w:rsidR="001B2A26" w:rsidRPr="00671C8B" w14:paraId="0B0FA04C" w14:textId="77777777" w:rsidTr="00166AF3">
        <w:tc>
          <w:tcPr>
            <w:tcW w:w="1458" w:type="dxa"/>
          </w:tcPr>
          <w:p w14:paraId="2C4D441D" w14:textId="77777777" w:rsidR="001B2A26" w:rsidRPr="00671C8B" w:rsidRDefault="001B2A26" w:rsidP="00166AF3">
            <w:pPr>
              <w:pStyle w:val="TableBody"/>
            </w:pPr>
            <w:r w:rsidRPr="00671C8B">
              <w:t xml:space="preserve">70 </w:t>
            </w:r>
          </w:p>
        </w:tc>
        <w:tc>
          <w:tcPr>
            <w:tcW w:w="7830" w:type="dxa"/>
          </w:tcPr>
          <w:p w14:paraId="2B3AD524" w14:textId="77777777" w:rsidR="001B2A26" w:rsidRPr="00671C8B" w:rsidRDefault="001B2A26" w:rsidP="00166AF3">
            <w:pPr>
              <w:pStyle w:val="TableBody"/>
            </w:pPr>
            <w:r w:rsidRPr="00671C8B">
              <w:t>Only restricted digital information bearer capability is available</w:t>
            </w:r>
          </w:p>
        </w:tc>
      </w:tr>
      <w:tr w:rsidR="001B2A26" w:rsidRPr="00671C8B" w14:paraId="2599845B" w14:textId="77777777" w:rsidTr="00166AF3">
        <w:tc>
          <w:tcPr>
            <w:tcW w:w="1458" w:type="dxa"/>
          </w:tcPr>
          <w:p w14:paraId="71852B65" w14:textId="77777777" w:rsidR="001B2A26" w:rsidRPr="00671C8B" w:rsidRDefault="001B2A26" w:rsidP="00166AF3">
            <w:pPr>
              <w:pStyle w:val="TableBody"/>
            </w:pPr>
            <w:r w:rsidRPr="00671C8B">
              <w:t xml:space="preserve">79 </w:t>
            </w:r>
          </w:p>
        </w:tc>
        <w:tc>
          <w:tcPr>
            <w:tcW w:w="7830" w:type="dxa"/>
          </w:tcPr>
          <w:p w14:paraId="1CDEACD7" w14:textId="77777777" w:rsidR="001B2A26" w:rsidRPr="00671C8B" w:rsidRDefault="001B2A26" w:rsidP="00166AF3">
            <w:pPr>
              <w:pStyle w:val="TableBody"/>
            </w:pPr>
            <w:r w:rsidRPr="00671C8B">
              <w:t>Service or option not implemented, unspecified</w:t>
            </w:r>
          </w:p>
        </w:tc>
      </w:tr>
      <w:tr w:rsidR="001B2A26" w:rsidRPr="00671C8B" w14:paraId="395FF760" w14:textId="77777777" w:rsidTr="00166AF3">
        <w:tc>
          <w:tcPr>
            <w:tcW w:w="1458" w:type="dxa"/>
          </w:tcPr>
          <w:p w14:paraId="0D775F25" w14:textId="77777777" w:rsidR="001B2A26" w:rsidRPr="00671C8B" w:rsidRDefault="001B2A26" w:rsidP="00166AF3">
            <w:pPr>
              <w:pStyle w:val="TableBody"/>
            </w:pPr>
            <w:r w:rsidRPr="00671C8B">
              <w:t xml:space="preserve">81 </w:t>
            </w:r>
          </w:p>
        </w:tc>
        <w:tc>
          <w:tcPr>
            <w:tcW w:w="7830" w:type="dxa"/>
          </w:tcPr>
          <w:p w14:paraId="3789B7E1" w14:textId="77777777" w:rsidR="001B2A26" w:rsidRPr="00671C8B" w:rsidRDefault="001B2A26" w:rsidP="00166AF3">
            <w:pPr>
              <w:pStyle w:val="TableBody"/>
            </w:pPr>
            <w:r w:rsidRPr="00671C8B">
              <w:t>Invalid transaction identifier value</w:t>
            </w:r>
          </w:p>
        </w:tc>
      </w:tr>
      <w:tr w:rsidR="001B2A26" w:rsidRPr="00671C8B" w14:paraId="2780711C" w14:textId="77777777" w:rsidTr="00166AF3">
        <w:tc>
          <w:tcPr>
            <w:tcW w:w="1458" w:type="dxa"/>
          </w:tcPr>
          <w:p w14:paraId="31A1E00A" w14:textId="77777777" w:rsidR="001B2A26" w:rsidRPr="00671C8B" w:rsidRDefault="001B2A26" w:rsidP="00166AF3">
            <w:pPr>
              <w:pStyle w:val="TableBody"/>
            </w:pPr>
            <w:r w:rsidRPr="00671C8B">
              <w:t xml:space="preserve">87 </w:t>
            </w:r>
          </w:p>
        </w:tc>
        <w:tc>
          <w:tcPr>
            <w:tcW w:w="7830" w:type="dxa"/>
          </w:tcPr>
          <w:p w14:paraId="2A1CA205" w14:textId="77777777" w:rsidR="001B2A26" w:rsidRPr="00671C8B" w:rsidRDefault="001B2A26" w:rsidP="00166AF3">
            <w:pPr>
              <w:pStyle w:val="TableBody"/>
            </w:pPr>
            <w:r w:rsidRPr="00671C8B">
              <w:t>User not member of CUG</w:t>
            </w:r>
          </w:p>
        </w:tc>
      </w:tr>
      <w:tr w:rsidR="001B2A26" w:rsidRPr="00671C8B" w14:paraId="396016FD" w14:textId="77777777" w:rsidTr="00166AF3">
        <w:tc>
          <w:tcPr>
            <w:tcW w:w="1458" w:type="dxa"/>
          </w:tcPr>
          <w:p w14:paraId="05800A1B" w14:textId="77777777" w:rsidR="001B2A26" w:rsidRPr="00671C8B" w:rsidRDefault="001B2A26" w:rsidP="00166AF3">
            <w:pPr>
              <w:pStyle w:val="TableBody"/>
            </w:pPr>
            <w:r w:rsidRPr="00671C8B">
              <w:t xml:space="preserve">88 </w:t>
            </w:r>
          </w:p>
        </w:tc>
        <w:tc>
          <w:tcPr>
            <w:tcW w:w="7830" w:type="dxa"/>
          </w:tcPr>
          <w:p w14:paraId="1C105380" w14:textId="77777777" w:rsidR="001B2A26" w:rsidRPr="00671C8B" w:rsidRDefault="001B2A26" w:rsidP="00166AF3">
            <w:pPr>
              <w:pStyle w:val="TableBody"/>
            </w:pPr>
            <w:r w:rsidRPr="00671C8B">
              <w:t>Incompatible destination</w:t>
            </w:r>
          </w:p>
        </w:tc>
      </w:tr>
      <w:tr w:rsidR="001B2A26" w:rsidRPr="00671C8B" w14:paraId="02DD4E68" w14:textId="77777777" w:rsidTr="00166AF3">
        <w:tc>
          <w:tcPr>
            <w:tcW w:w="1458" w:type="dxa"/>
          </w:tcPr>
          <w:p w14:paraId="365EB84F" w14:textId="77777777" w:rsidR="001B2A26" w:rsidRPr="00671C8B" w:rsidRDefault="001B2A26" w:rsidP="00166AF3">
            <w:pPr>
              <w:pStyle w:val="TableBody"/>
            </w:pPr>
            <w:r w:rsidRPr="00671C8B">
              <w:t xml:space="preserve">91 </w:t>
            </w:r>
          </w:p>
        </w:tc>
        <w:tc>
          <w:tcPr>
            <w:tcW w:w="7830" w:type="dxa"/>
          </w:tcPr>
          <w:p w14:paraId="6AD184B7" w14:textId="77777777" w:rsidR="001B2A26" w:rsidRPr="00671C8B" w:rsidRDefault="001B2A26" w:rsidP="00166AF3">
            <w:pPr>
              <w:pStyle w:val="TableBody"/>
            </w:pPr>
            <w:r w:rsidRPr="00671C8B">
              <w:t>Invalid transit network selection</w:t>
            </w:r>
          </w:p>
        </w:tc>
      </w:tr>
      <w:tr w:rsidR="001B2A26" w:rsidRPr="00671C8B" w14:paraId="05CFE684" w14:textId="77777777" w:rsidTr="00166AF3">
        <w:tc>
          <w:tcPr>
            <w:tcW w:w="1458" w:type="dxa"/>
          </w:tcPr>
          <w:p w14:paraId="7F158ADF" w14:textId="77777777" w:rsidR="001B2A26" w:rsidRPr="00671C8B" w:rsidRDefault="001B2A26" w:rsidP="00166AF3">
            <w:pPr>
              <w:pStyle w:val="TableBody"/>
            </w:pPr>
            <w:r w:rsidRPr="00671C8B">
              <w:t xml:space="preserve">95 </w:t>
            </w:r>
          </w:p>
        </w:tc>
        <w:tc>
          <w:tcPr>
            <w:tcW w:w="7830" w:type="dxa"/>
          </w:tcPr>
          <w:p w14:paraId="787D9BD3" w14:textId="77777777" w:rsidR="001B2A26" w:rsidRPr="00671C8B" w:rsidRDefault="001B2A26" w:rsidP="00166AF3">
            <w:pPr>
              <w:pStyle w:val="TableBody"/>
            </w:pPr>
            <w:r w:rsidRPr="00671C8B">
              <w:t>Semantically incorrect message</w:t>
            </w:r>
          </w:p>
        </w:tc>
      </w:tr>
      <w:tr w:rsidR="001B2A26" w:rsidRPr="00671C8B" w14:paraId="5FA0AEE5" w14:textId="77777777" w:rsidTr="00166AF3">
        <w:tc>
          <w:tcPr>
            <w:tcW w:w="1458" w:type="dxa"/>
          </w:tcPr>
          <w:p w14:paraId="13CB08FB" w14:textId="77777777" w:rsidR="001B2A26" w:rsidRPr="00671C8B" w:rsidRDefault="001B2A26" w:rsidP="00166AF3">
            <w:pPr>
              <w:pStyle w:val="TableBody"/>
            </w:pPr>
            <w:r w:rsidRPr="00671C8B">
              <w:t xml:space="preserve">96 </w:t>
            </w:r>
          </w:p>
        </w:tc>
        <w:tc>
          <w:tcPr>
            <w:tcW w:w="7830" w:type="dxa"/>
          </w:tcPr>
          <w:p w14:paraId="6F245368" w14:textId="77777777" w:rsidR="001B2A26" w:rsidRPr="00671C8B" w:rsidRDefault="001B2A26" w:rsidP="00166AF3">
            <w:pPr>
              <w:pStyle w:val="TableBody"/>
            </w:pPr>
            <w:r w:rsidRPr="00671C8B">
              <w:t>Invalid mandatory information</w:t>
            </w:r>
          </w:p>
        </w:tc>
      </w:tr>
      <w:tr w:rsidR="001B2A26" w:rsidRPr="00671C8B" w14:paraId="5DE5504B" w14:textId="77777777" w:rsidTr="00166AF3">
        <w:tc>
          <w:tcPr>
            <w:tcW w:w="1458" w:type="dxa"/>
          </w:tcPr>
          <w:p w14:paraId="3262799C" w14:textId="77777777" w:rsidR="001B2A26" w:rsidRPr="00671C8B" w:rsidRDefault="001B2A26" w:rsidP="00166AF3">
            <w:pPr>
              <w:pStyle w:val="TableBody"/>
            </w:pPr>
            <w:r w:rsidRPr="00671C8B">
              <w:t xml:space="preserve">97 </w:t>
            </w:r>
          </w:p>
        </w:tc>
        <w:tc>
          <w:tcPr>
            <w:tcW w:w="7830" w:type="dxa"/>
          </w:tcPr>
          <w:p w14:paraId="06E0172A" w14:textId="77777777" w:rsidR="001B2A26" w:rsidRPr="00671C8B" w:rsidRDefault="001B2A26" w:rsidP="00166AF3">
            <w:pPr>
              <w:pStyle w:val="TableBody"/>
            </w:pPr>
            <w:r w:rsidRPr="00671C8B">
              <w:t>Message type non-existent or not implemented</w:t>
            </w:r>
          </w:p>
        </w:tc>
      </w:tr>
      <w:tr w:rsidR="001B2A26" w:rsidRPr="00671C8B" w14:paraId="002762BA" w14:textId="77777777" w:rsidTr="00166AF3">
        <w:tc>
          <w:tcPr>
            <w:tcW w:w="1458" w:type="dxa"/>
          </w:tcPr>
          <w:p w14:paraId="41462344" w14:textId="77777777" w:rsidR="001B2A26" w:rsidRPr="00671C8B" w:rsidRDefault="001B2A26" w:rsidP="00166AF3">
            <w:pPr>
              <w:pStyle w:val="TableBody"/>
            </w:pPr>
            <w:r w:rsidRPr="00671C8B">
              <w:t xml:space="preserve">98 </w:t>
            </w:r>
          </w:p>
        </w:tc>
        <w:tc>
          <w:tcPr>
            <w:tcW w:w="7830" w:type="dxa"/>
          </w:tcPr>
          <w:p w14:paraId="3AC3AF43" w14:textId="77777777" w:rsidR="001B2A26" w:rsidRPr="00671C8B" w:rsidRDefault="001B2A26" w:rsidP="00166AF3">
            <w:pPr>
              <w:pStyle w:val="TableBody"/>
            </w:pPr>
            <w:r w:rsidRPr="00671C8B">
              <w:t>Message type not compatible with protocol state</w:t>
            </w:r>
          </w:p>
        </w:tc>
      </w:tr>
      <w:tr w:rsidR="001B2A26" w:rsidRPr="00671C8B" w14:paraId="0A970685" w14:textId="77777777" w:rsidTr="00166AF3">
        <w:tc>
          <w:tcPr>
            <w:tcW w:w="1458" w:type="dxa"/>
          </w:tcPr>
          <w:p w14:paraId="020334B1" w14:textId="77777777" w:rsidR="001B2A26" w:rsidRPr="00671C8B" w:rsidRDefault="001B2A26" w:rsidP="00166AF3">
            <w:pPr>
              <w:pStyle w:val="TableBody"/>
            </w:pPr>
            <w:r w:rsidRPr="00671C8B">
              <w:t xml:space="preserve">99 </w:t>
            </w:r>
          </w:p>
        </w:tc>
        <w:tc>
          <w:tcPr>
            <w:tcW w:w="7830" w:type="dxa"/>
          </w:tcPr>
          <w:p w14:paraId="500929D7" w14:textId="77777777" w:rsidR="001B2A26" w:rsidRPr="00671C8B" w:rsidRDefault="001B2A26" w:rsidP="00166AF3">
            <w:pPr>
              <w:pStyle w:val="TableBody"/>
            </w:pPr>
            <w:r w:rsidRPr="00671C8B">
              <w:t>Information element non-existent or not implemented</w:t>
            </w:r>
          </w:p>
        </w:tc>
      </w:tr>
      <w:tr w:rsidR="001B2A26" w:rsidRPr="00671C8B" w14:paraId="534F5A55" w14:textId="77777777" w:rsidTr="00166AF3">
        <w:tc>
          <w:tcPr>
            <w:tcW w:w="1458" w:type="dxa"/>
          </w:tcPr>
          <w:p w14:paraId="5EE1E5AB" w14:textId="77777777" w:rsidR="001B2A26" w:rsidRPr="00671C8B" w:rsidRDefault="001B2A26" w:rsidP="00166AF3">
            <w:pPr>
              <w:pStyle w:val="TableBody"/>
            </w:pPr>
            <w:r w:rsidRPr="00671C8B">
              <w:t xml:space="preserve">100 </w:t>
            </w:r>
          </w:p>
        </w:tc>
        <w:tc>
          <w:tcPr>
            <w:tcW w:w="7830" w:type="dxa"/>
          </w:tcPr>
          <w:p w14:paraId="1B34CAA8" w14:textId="77777777" w:rsidR="001B2A26" w:rsidRPr="00671C8B" w:rsidRDefault="001B2A26" w:rsidP="00166AF3">
            <w:pPr>
              <w:pStyle w:val="TableBody"/>
            </w:pPr>
            <w:r w:rsidRPr="00671C8B">
              <w:t>Conditional IE error</w:t>
            </w:r>
          </w:p>
        </w:tc>
      </w:tr>
      <w:tr w:rsidR="001B2A26" w:rsidRPr="00671C8B" w14:paraId="64A0B89E" w14:textId="77777777" w:rsidTr="00166AF3">
        <w:tc>
          <w:tcPr>
            <w:tcW w:w="1458" w:type="dxa"/>
          </w:tcPr>
          <w:p w14:paraId="26495DC6" w14:textId="77777777" w:rsidR="001B2A26" w:rsidRPr="00671C8B" w:rsidRDefault="001B2A26" w:rsidP="00166AF3">
            <w:pPr>
              <w:pStyle w:val="TableBody"/>
            </w:pPr>
            <w:r w:rsidRPr="00671C8B">
              <w:t xml:space="preserve">101 </w:t>
            </w:r>
          </w:p>
        </w:tc>
        <w:tc>
          <w:tcPr>
            <w:tcW w:w="7830" w:type="dxa"/>
          </w:tcPr>
          <w:p w14:paraId="679F482C" w14:textId="77777777" w:rsidR="001B2A26" w:rsidRPr="00671C8B" w:rsidRDefault="001B2A26" w:rsidP="00166AF3">
            <w:pPr>
              <w:pStyle w:val="TableBody"/>
            </w:pPr>
            <w:r w:rsidRPr="00671C8B">
              <w:t>Message not compatible with protocol state</w:t>
            </w:r>
          </w:p>
        </w:tc>
      </w:tr>
      <w:tr w:rsidR="001B2A26" w:rsidRPr="00671C8B" w14:paraId="3DEAD80F" w14:textId="77777777" w:rsidTr="00166AF3">
        <w:tc>
          <w:tcPr>
            <w:tcW w:w="1458" w:type="dxa"/>
          </w:tcPr>
          <w:p w14:paraId="04D7702D" w14:textId="77777777" w:rsidR="001B2A26" w:rsidRPr="00671C8B" w:rsidRDefault="001B2A26" w:rsidP="00166AF3">
            <w:pPr>
              <w:pStyle w:val="TableBody"/>
            </w:pPr>
            <w:r w:rsidRPr="00671C8B">
              <w:t xml:space="preserve">102 </w:t>
            </w:r>
          </w:p>
        </w:tc>
        <w:tc>
          <w:tcPr>
            <w:tcW w:w="7830" w:type="dxa"/>
          </w:tcPr>
          <w:p w14:paraId="57F71B9A" w14:textId="77777777" w:rsidR="001B2A26" w:rsidRPr="00671C8B" w:rsidRDefault="001B2A26" w:rsidP="00166AF3">
            <w:pPr>
              <w:pStyle w:val="TableBody"/>
            </w:pPr>
            <w:r w:rsidRPr="00671C8B">
              <w:t>Recovery on timer expiry</w:t>
            </w:r>
          </w:p>
        </w:tc>
      </w:tr>
      <w:tr w:rsidR="001B2A26" w:rsidRPr="00671C8B" w14:paraId="256CFD69" w14:textId="77777777" w:rsidTr="00166AF3">
        <w:tc>
          <w:tcPr>
            <w:tcW w:w="1458" w:type="dxa"/>
          </w:tcPr>
          <w:p w14:paraId="756F8D9D" w14:textId="77777777" w:rsidR="001B2A26" w:rsidRPr="00671C8B" w:rsidRDefault="001B2A26" w:rsidP="00166AF3">
            <w:pPr>
              <w:pStyle w:val="TableBody"/>
            </w:pPr>
            <w:r w:rsidRPr="00671C8B">
              <w:t xml:space="preserve">103 </w:t>
            </w:r>
          </w:p>
        </w:tc>
        <w:tc>
          <w:tcPr>
            <w:tcW w:w="7830" w:type="dxa"/>
          </w:tcPr>
          <w:p w14:paraId="5398BBE4" w14:textId="77777777" w:rsidR="001B2A26" w:rsidRPr="00671C8B" w:rsidRDefault="001B2A26" w:rsidP="00166AF3">
            <w:pPr>
              <w:pStyle w:val="TableBody"/>
            </w:pPr>
            <w:r w:rsidRPr="00671C8B">
              <w:t>Illegal MS</w:t>
            </w:r>
          </w:p>
        </w:tc>
      </w:tr>
      <w:tr w:rsidR="001B2A26" w:rsidRPr="00671C8B" w14:paraId="365D504D" w14:textId="77777777" w:rsidTr="00166AF3">
        <w:tc>
          <w:tcPr>
            <w:tcW w:w="1458" w:type="dxa"/>
          </w:tcPr>
          <w:p w14:paraId="614267FB" w14:textId="77777777" w:rsidR="001B2A26" w:rsidRPr="00671C8B" w:rsidRDefault="001B2A26" w:rsidP="00166AF3">
            <w:pPr>
              <w:pStyle w:val="TableBody"/>
            </w:pPr>
            <w:r w:rsidRPr="00671C8B">
              <w:t xml:space="preserve">106 </w:t>
            </w:r>
          </w:p>
        </w:tc>
        <w:tc>
          <w:tcPr>
            <w:tcW w:w="7830" w:type="dxa"/>
          </w:tcPr>
          <w:p w14:paraId="4B9BE2EC" w14:textId="77777777" w:rsidR="001B2A26" w:rsidRPr="00671C8B" w:rsidRDefault="001B2A26" w:rsidP="00166AF3">
            <w:pPr>
              <w:pStyle w:val="TableBody"/>
            </w:pPr>
            <w:r w:rsidRPr="00671C8B">
              <w:t>Illegal ME</w:t>
            </w:r>
          </w:p>
        </w:tc>
      </w:tr>
      <w:tr w:rsidR="001B2A26" w:rsidRPr="00671C8B" w14:paraId="35D25806" w14:textId="77777777" w:rsidTr="00166AF3">
        <w:tc>
          <w:tcPr>
            <w:tcW w:w="1458" w:type="dxa"/>
          </w:tcPr>
          <w:p w14:paraId="34DE6846" w14:textId="77777777" w:rsidR="001B2A26" w:rsidRPr="00671C8B" w:rsidRDefault="001B2A26" w:rsidP="00166AF3">
            <w:pPr>
              <w:pStyle w:val="TableBody"/>
            </w:pPr>
            <w:r w:rsidRPr="00671C8B">
              <w:t xml:space="preserve">107 </w:t>
            </w:r>
          </w:p>
        </w:tc>
        <w:tc>
          <w:tcPr>
            <w:tcW w:w="7830" w:type="dxa"/>
          </w:tcPr>
          <w:p w14:paraId="53531826" w14:textId="77777777" w:rsidR="001B2A26" w:rsidRPr="00671C8B" w:rsidRDefault="001B2A26" w:rsidP="00166AF3">
            <w:pPr>
              <w:pStyle w:val="TableBody"/>
            </w:pPr>
            <w:r w:rsidRPr="00671C8B">
              <w:t>GPRS service not allowed</w:t>
            </w:r>
          </w:p>
        </w:tc>
      </w:tr>
      <w:tr w:rsidR="001B2A26" w:rsidRPr="00671C8B" w14:paraId="2635ACFA" w14:textId="77777777" w:rsidTr="00166AF3">
        <w:tc>
          <w:tcPr>
            <w:tcW w:w="1458" w:type="dxa"/>
          </w:tcPr>
          <w:p w14:paraId="6187BF6F" w14:textId="77777777" w:rsidR="001B2A26" w:rsidRPr="00671C8B" w:rsidRDefault="001B2A26" w:rsidP="00166AF3">
            <w:pPr>
              <w:pStyle w:val="TableBody"/>
            </w:pPr>
            <w:r w:rsidRPr="00671C8B">
              <w:t xml:space="preserve">111 </w:t>
            </w:r>
          </w:p>
        </w:tc>
        <w:tc>
          <w:tcPr>
            <w:tcW w:w="7830" w:type="dxa"/>
          </w:tcPr>
          <w:p w14:paraId="2FC7FCB0" w14:textId="77777777" w:rsidR="001B2A26" w:rsidRPr="00671C8B" w:rsidRDefault="001B2A26" w:rsidP="00166AF3">
            <w:pPr>
              <w:pStyle w:val="TableBody"/>
            </w:pPr>
            <w:r w:rsidRPr="00671C8B">
              <w:t>Protocol error, unspecified</w:t>
            </w:r>
          </w:p>
        </w:tc>
      </w:tr>
      <w:tr w:rsidR="001B2A26" w:rsidRPr="00671C8B" w14:paraId="2B16DD86" w14:textId="77777777" w:rsidTr="00166AF3">
        <w:tc>
          <w:tcPr>
            <w:tcW w:w="1458" w:type="dxa"/>
          </w:tcPr>
          <w:p w14:paraId="7439BFC5" w14:textId="77777777" w:rsidR="001B2A26" w:rsidRPr="00671C8B" w:rsidRDefault="001B2A26" w:rsidP="00166AF3">
            <w:pPr>
              <w:pStyle w:val="TableBody"/>
            </w:pPr>
            <w:r w:rsidRPr="00671C8B">
              <w:t xml:space="preserve">112 </w:t>
            </w:r>
          </w:p>
        </w:tc>
        <w:tc>
          <w:tcPr>
            <w:tcW w:w="7830" w:type="dxa"/>
          </w:tcPr>
          <w:p w14:paraId="667ED74F" w14:textId="77777777" w:rsidR="001B2A26" w:rsidRPr="00671C8B" w:rsidRDefault="001B2A26" w:rsidP="00166AF3">
            <w:pPr>
              <w:pStyle w:val="TableBody"/>
            </w:pPr>
            <w:r w:rsidRPr="00671C8B">
              <w:t>Location area not allowed</w:t>
            </w:r>
          </w:p>
        </w:tc>
      </w:tr>
      <w:tr w:rsidR="001B2A26" w:rsidRPr="00671C8B" w14:paraId="4EEC35F5" w14:textId="77777777" w:rsidTr="00166AF3">
        <w:tc>
          <w:tcPr>
            <w:tcW w:w="1458" w:type="dxa"/>
          </w:tcPr>
          <w:p w14:paraId="273D1FC5" w14:textId="77777777" w:rsidR="001B2A26" w:rsidRPr="00671C8B" w:rsidRDefault="001B2A26" w:rsidP="00166AF3">
            <w:pPr>
              <w:pStyle w:val="TableBody"/>
            </w:pPr>
            <w:r w:rsidRPr="00671C8B">
              <w:t xml:space="preserve">113 </w:t>
            </w:r>
          </w:p>
        </w:tc>
        <w:tc>
          <w:tcPr>
            <w:tcW w:w="7830" w:type="dxa"/>
          </w:tcPr>
          <w:p w14:paraId="6EF883FB" w14:textId="77777777" w:rsidR="001B2A26" w:rsidRPr="00671C8B" w:rsidRDefault="001B2A26" w:rsidP="00166AF3">
            <w:pPr>
              <w:pStyle w:val="TableBody"/>
            </w:pPr>
            <w:r w:rsidRPr="00671C8B">
              <w:t>Roaming not allowed in this location area</w:t>
            </w:r>
          </w:p>
        </w:tc>
      </w:tr>
      <w:tr w:rsidR="001B2A26" w:rsidRPr="00671C8B" w14:paraId="00932DCC" w14:textId="77777777" w:rsidTr="00166AF3">
        <w:tc>
          <w:tcPr>
            <w:tcW w:w="1458" w:type="dxa"/>
          </w:tcPr>
          <w:p w14:paraId="56DEE8EB" w14:textId="77777777" w:rsidR="001B2A26" w:rsidRPr="00671C8B" w:rsidRDefault="001B2A26" w:rsidP="00166AF3">
            <w:pPr>
              <w:pStyle w:val="TableBody"/>
            </w:pPr>
            <w:r w:rsidRPr="00671C8B">
              <w:t xml:space="preserve">124 </w:t>
            </w:r>
          </w:p>
        </w:tc>
        <w:tc>
          <w:tcPr>
            <w:tcW w:w="7830" w:type="dxa"/>
          </w:tcPr>
          <w:p w14:paraId="409A754F" w14:textId="77777777" w:rsidR="001B2A26" w:rsidRPr="00671C8B" w:rsidRDefault="001B2A26" w:rsidP="00166AF3">
            <w:pPr>
              <w:pStyle w:val="TableBody"/>
            </w:pPr>
            <w:r w:rsidRPr="00671C8B">
              <w:t>MBMS bearer capabilities insufficient for the service</w:t>
            </w:r>
          </w:p>
        </w:tc>
      </w:tr>
      <w:tr w:rsidR="001B2A26" w:rsidRPr="00671C8B" w14:paraId="7F9764A8" w14:textId="77777777" w:rsidTr="00166AF3">
        <w:tc>
          <w:tcPr>
            <w:tcW w:w="1458" w:type="dxa"/>
          </w:tcPr>
          <w:p w14:paraId="29509346" w14:textId="77777777" w:rsidR="001B2A26" w:rsidRPr="00671C8B" w:rsidRDefault="001B2A26" w:rsidP="00166AF3">
            <w:pPr>
              <w:pStyle w:val="TableBody"/>
            </w:pPr>
            <w:r w:rsidRPr="00671C8B">
              <w:t xml:space="preserve">125 </w:t>
            </w:r>
          </w:p>
        </w:tc>
        <w:tc>
          <w:tcPr>
            <w:tcW w:w="7830" w:type="dxa"/>
          </w:tcPr>
          <w:p w14:paraId="132EA5B2" w14:textId="77777777" w:rsidR="001B2A26" w:rsidRPr="00671C8B" w:rsidRDefault="001B2A26" w:rsidP="00166AF3">
            <w:pPr>
              <w:pStyle w:val="TableBody"/>
            </w:pPr>
            <w:r w:rsidRPr="00671C8B">
              <w:t>LLC or SNDCP failure</w:t>
            </w:r>
          </w:p>
        </w:tc>
      </w:tr>
      <w:tr w:rsidR="001B2A26" w:rsidRPr="00671C8B" w14:paraId="375DDE01" w14:textId="77777777" w:rsidTr="00166AF3">
        <w:tc>
          <w:tcPr>
            <w:tcW w:w="1458" w:type="dxa"/>
          </w:tcPr>
          <w:p w14:paraId="6DFD720F" w14:textId="77777777" w:rsidR="001B2A26" w:rsidRPr="00671C8B" w:rsidRDefault="001B2A26" w:rsidP="00166AF3">
            <w:pPr>
              <w:pStyle w:val="TableBody"/>
            </w:pPr>
            <w:r w:rsidRPr="00671C8B">
              <w:t xml:space="preserve">126 </w:t>
            </w:r>
          </w:p>
        </w:tc>
        <w:tc>
          <w:tcPr>
            <w:tcW w:w="7830" w:type="dxa"/>
          </w:tcPr>
          <w:p w14:paraId="2F0D96C5" w14:textId="77777777" w:rsidR="001B2A26" w:rsidRPr="00671C8B" w:rsidRDefault="001B2A26" w:rsidP="00166AF3">
            <w:pPr>
              <w:pStyle w:val="TableBody"/>
            </w:pPr>
            <w:r w:rsidRPr="00671C8B">
              <w:t>Insufficient resources</w:t>
            </w:r>
          </w:p>
        </w:tc>
      </w:tr>
      <w:tr w:rsidR="001B2A26" w:rsidRPr="00671C8B" w14:paraId="37165041" w14:textId="77777777" w:rsidTr="00166AF3">
        <w:tc>
          <w:tcPr>
            <w:tcW w:w="1458" w:type="dxa"/>
          </w:tcPr>
          <w:p w14:paraId="271AAF6C" w14:textId="77777777" w:rsidR="001B2A26" w:rsidRPr="00671C8B" w:rsidRDefault="001B2A26" w:rsidP="00166AF3">
            <w:pPr>
              <w:pStyle w:val="TableBody"/>
            </w:pPr>
            <w:r w:rsidRPr="00671C8B">
              <w:t xml:space="preserve">127 </w:t>
            </w:r>
          </w:p>
        </w:tc>
        <w:tc>
          <w:tcPr>
            <w:tcW w:w="7830" w:type="dxa"/>
          </w:tcPr>
          <w:p w14:paraId="45C87AA8" w14:textId="77777777" w:rsidR="001B2A26" w:rsidRPr="00671C8B" w:rsidRDefault="001B2A26" w:rsidP="00166AF3">
            <w:pPr>
              <w:pStyle w:val="TableBody"/>
            </w:pPr>
            <w:r w:rsidRPr="00671C8B">
              <w:t>Missing or unknown APN</w:t>
            </w:r>
          </w:p>
        </w:tc>
      </w:tr>
      <w:tr w:rsidR="001B2A26" w:rsidRPr="00671C8B" w14:paraId="179028CA" w14:textId="77777777" w:rsidTr="00166AF3">
        <w:tc>
          <w:tcPr>
            <w:tcW w:w="1458" w:type="dxa"/>
          </w:tcPr>
          <w:p w14:paraId="6E11A38E" w14:textId="77777777" w:rsidR="001B2A26" w:rsidRPr="00671C8B" w:rsidRDefault="001B2A26" w:rsidP="00166AF3">
            <w:pPr>
              <w:pStyle w:val="TableBody"/>
            </w:pPr>
            <w:r w:rsidRPr="00671C8B">
              <w:t xml:space="preserve">128 </w:t>
            </w:r>
          </w:p>
        </w:tc>
        <w:tc>
          <w:tcPr>
            <w:tcW w:w="7830" w:type="dxa"/>
          </w:tcPr>
          <w:p w14:paraId="35BC658A" w14:textId="77777777" w:rsidR="001B2A26" w:rsidRPr="00671C8B" w:rsidRDefault="001B2A26" w:rsidP="00166AF3">
            <w:pPr>
              <w:pStyle w:val="TableBody"/>
            </w:pPr>
            <w:r w:rsidRPr="00671C8B">
              <w:t>Unknown PDP address or PDP type</w:t>
            </w:r>
          </w:p>
        </w:tc>
      </w:tr>
      <w:tr w:rsidR="001B2A26" w:rsidRPr="00671C8B" w14:paraId="515834AA" w14:textId="77777777" w:rsidTr="00166AF3">
        <w:tc>
          <w:tcPr>
            <w:tcW w:w="1458" w:type="dxa"/>
          </w:tcPr>
          <w:p w14:paraId="10799611" w14:textId="77777777" w:rsidR="001B2A26" w:rsidRPr="00671C8B" w:rsidRDefault="001B2A26" w:rsidP="00166AF3">
            <w:pPr>
              <w:pStyle w:val="TableBody"/>
            </w:pPr>
            <w:r w:rsidRPr="00671C8B">
              <w:t xml:space="preserve">129 </w:t>
            </w:r>
          </w:p>
        </w:tc>
        <w:tc>
          <w:tcPr>
            <w:tcW w:w="7830" w:type="dxa"/>
          </w:tcPr>
          <w:p w14:paraId="237EC4FF" w14:textId="77777777" w:rsidR="001B2A26" w:rsidRPr="00671C8B" w:rsidRDefault="001B2A26" w:rsidP="00166AF3">
            <w:pPr>
              <w:pStyle w:val="TableBody"/>
            </w:pPr>
            <w:r w:rsidRPr="00671C8B">
              <w:t>User authentication failed</w:t>
            </w:r>
          </w:p>
        </w:tc>
      </w:tr>
      <w:tr w:rsidR="001B2A26" w:rsidRPr="00671C8B" w14:paraId="530DC733" w14:textId="77777777" w:rsidTr="00166AF3">
        <w:tc>
          <w:tcPr>
            <w:tcW w:w="1458" w:type="dxa"/>
          </w:tcPr>
          <w:p w14:paraId="3FE94948" w14:textId="77777777" w:rsidR="001B2A26" w:rsidRPr="00671C8B" w:rsidRDefault="001B2A26" w:rsidP="00166AF3">
            <w:pPr>
              <w:pStyle w:val="TableBody"/>
            </w:pPr>
            <w:r w:rsidRPr="00671C8B">
              <w:t xml:space="preserve">130 </w:t>
            </w:r>
          </w:p>
        </w:tc>
        <w:tc>
          <w:tcPr>
            <w:tcW w:w="7830" w:type="dxa"/>
          </w:tcPr>
          <w:p w14:paraId="73AD1BBB" w14:textId="77777777" w:rsidR="001B2A26" w:rsidRPr="00671C8B" w:rsidRDefault="001B2A26" w:rsidP="00166AF3">
            <w:pPr>
              <w:pStyle w:val="TableBody"/>
            </w:pPr>
            <w:r w:rsidRPr="00671C8B">
              <w:t>Activation rejected by GGSN</w:t>
            </w:r>
          </w:p>
        </w:tc>
      </w:tr>
      <w:tr w:rsidR="001B2A26" w:rsidRPr="00671C8B" w14:paraId="1CA2E176" w14:textId="77777777" w:rsidTr="00166AF3">
        <w:tc>
          <w:tcPr>
            <w:tcW w:w="1458" w:type="dxa"/>
          </w:tcPr>
          <w:p w14:paraId="529FC984" w14:textId="77777777" w:rsidR="001B2A26" w:rsidRPr="00671C8B" w:rsidRDefault="001B2A26" w:rsidP="00166AF3">
            <w:pPr>
              <w:pStyle w:val="TableBody"/>
            </w:pPr>
            <w:r w:rsidRPr="00671C8B">
              <w:t xml:space="preserve">131 </w:t>
            </w:r>
          </w:p>
        </w:tc>
        <w:tc>
          <w:tcPr>
            <w:tcW w:w="7830" w:type="dxa"/>
          </w:tcPr>
          <w:p w14:paraId="5702AC8F" w14:textId="77777777" w:rsidR="001B2A26" w:rsidRPr="00671C8B" w:rsidRDefault="001B2A26" w:rsidP="00166AF3">
            <w:pPr>
              <w:pStyle w:val="TableBody"/>
            </w:pPr>
            <w:r w:rsidRPr="00671C8B">
              <w:t>Activation reject,unspecified</w:t>
            </w:r>
          </w:p>
        </w:tc>
      </w:tr>
      <w:tr w:rsidR="001B2A26" w:rsidRPr="00671C8B" w14:paraId="7FDAEED6" w14:textId="77777777" w:rsidTr="00166AF3">
        <w:tc>
          <w:tcPr>
            <w:tcW w:w="1458" w:type="dxa"/>
          </w:tcPr>
          <w:p w14:paraId="2FB03AD8" w14:textId="77777777" w:rsidR="001B2A26" w:rsidRPr="00671C8B" w:rsidRDefault="001B2A26" w:rsidP="00166AF3">
            <w:pPr>
              <w:pStyle w:val="TableBody"/>
            </w:pPr>
            <w:r w:rsidRPr="00671C8B">
              <w:t xml:space="preserve">132 </w:t>
            </w:r>
          </w:p>
        </w:tc>
        <w:tc>
          <w:tcPr>
            <w:tcW w:w="7830" w:type="dxa"/>
          </w:tcPr>
          <w:p w14:paraId="16CE352E" w14:textId="77777777" w:rsidR="001B2A26" w:rsidRPr="00671C8B" w:rsidRDefault="001B2A26" w:rsidP="00166AF3">
            <w:pPr>
              <w:pStyle w:val="TableBody"/>
            </w:pPr>
            <w:r w:rsidRPr="00671C8B">
              <w:t>Service not supported</w:t>
            </w:r>
          </w:p>
        </w:tc>
      </w:tr>
      <w:tr w:rsidR="001B2A26" w:rsidRPr="00671C8B" w14:paraId="4ADA6402" w14:textId="77777777" w:rsidTr="00166AF3">
        <w:tc>
          <w:tcPr>
            <w:tcW w:w="1458" w:type="dxa"/>
          </w:tcPr>
          <w:p w14:paraId="0D0992BD" w14:textId="77777777" w:rsidR="001B2A26" w:rsidRPr="00671C8B" w:rsidRDefault="001B2A26" w:rsidP="00166AF3">
            <w:pPr>
              <w:pStyle w:val="TableBody"/>
            </w:pPr>
            <w:r w:rsidRPr="00671C8B">
              <w:t xml:space="preserve">133 </w:t>
            </w:r>
          </w:p>
        </w:tc>
        <w:tc>
          <w:tcPr>
            <w:tcW w:w="7830" w:type="dxa"/>
          </w:tcPr>
          <w:p w14:paraId="434F0E0A" w14:textId="77777777" w:rsidR="001B2A26" w:rsidRPr="00671C8B" w:rsidRDefault="001B2A26" w:rsidP="00166AF3">
            <w:pPr>
              <w:pStyle w:val="TableBody"/>
            </w:pPr>
            <w:r w:rsidRPr="00671C8B">
              <w:t>Requested service option not subscribed</w:t>
            </w:r>
          </w:p>
        </w:tc>
      </w:tr>
      <w:tr w:rsidR="001B2A26" w:rsidRPr="00671C8B" w14:paraId="07A701F2" w14:textId="77777777" w:rsidTr="00166AF3">
        <w:tc>
          <w:tcPr>
            <w:tcW w:w="1458" w:type="dxa"/>
          </w:tcPr>
          <w:p w14:paraId="373B7A6B" w14:textId="77777777" w:rsidR="001B2A26" w:rsidRPr="00671C8B" w:rsidRDefault="001B2A26" w:rsidP="00166AF3">
            <w:pPr>
              <w:pStyle w:val="TableBody"/>
            </w:pPr>
            <w:r w:rsidRPr="00671C8B">
              <w:t xml:space="preserve">134 </w:t>
            </w:r>
          </w:p>
        </w:tc>
        <w:tc>
          <w:tcPr>
            <w:tcW w:w="7830" w:type="dxa"/>
          </w:tcPr>
          <w:p w14:paraId="7FD41E9A" w14:textId="77777777" w:rsidR="001B2A26" w:rsidRPr="00671C8B" w:rsidRDefault="001B2A26" w:rsidP="00166AF3">
            <w:pPr>
              <w:pStyle w:val="TableBody"/>
            </w:pPr>
            <w:r w:rsidRPr="00671C8B">
              <w:t>Service option temporarily out of order</w:t>
            </w:r>
          </w:p>
        </w:tc>
      </w:tr>
      <w:tr w:rsidR="001B2A26" w:rsidRPr="00671C8B" w14:paraId="2A76CD53" w14:textId="77777777" w:rsidTr="00166AF3">
        <w:tc>
          <w:tcPr>
            <w:tcW w:w="1458" w:type="dxa"/>
          </w:tcPr>
          <w:p w14:paraId="2D02481A" w14:textId="77777777" w:rsidR="001B2A26" w:rsidRPr="00671C8B" w:rsidRDefault="001B2A26" w:rsidP="00166AF3">
            <w:pPr>
              <w:pStyle w:val="TableBody"/>
            </w:pPr>
            <w:r w:rsidRPr="00671C8B">
              <w:t xml:space="preserve">135 </w:t>
            </w:r>
          </w:p>
        </w:tc>
        <w:tc>
          <w:tcPr>
            <w:tcW w:w="7830" w:type="dxa"/>
          </w:tcPr>
          <w:p w14:paraId="4B94E736" w14:textId="77777777" w:rsidR="001B2A26" w:rsidRPr="00671C8B" w:rsidRDefault="001B2A26" w:rsidP="00166AF3">
            <w:pPr>
              <w:pStyle w:val="TableBody"/>
            </w:pPr>
            <w:r w:rsidRPr="00671C8B">
              <w:t>NSAPI already used</w:t>
            </w:r>
          </w:p>
        </w:tc>
      </w:tr>
      <w:tr w:rsidR="001B2A26" w:rsidRPr="00671C8B" w14:paraId="1CF2A8EE" w14:textId="77777777" w:rsidTr="00166AF3">
        <w:tc>
          <w:tcPr>
            <w:tcW w:w="1458" w:type="dxa"/>
          </w:tcPr>
          <w:p w14:paraId="2AAFA04D" w14:textId="77777777" w:rsidR="001B2A26" w:rsidRPr="00671C8B" w:rsidRDefault="001B2A26" w:rsidP="00166AF3">
            <w:pPr>
              <w:pStyle w:val="TableBody"/>
            </w:pPr>
            <w:r w:rsidRPr="00671C8B">
              <w:t xml:space="preserve">136 </w:t>
            </w:r>
          </w:p>
        </w:tc>
        <w:tc>
          <w:tcPr>
            <w:tcW w:w="7830" w:type="dxa"/>
          </w:tcPr>
          <w:p w14:paraId="2EA577D3" w14:textId="77777777" w:rsidR="001B2A26" w:rsidRPr="00671C8B" w:rsidRDefault="001B2A26" w:rsidP="00166AF3">
            <w:pPr>
              <w:pStyle w:val="TableBody"/>
            </w:pPr>
            <w:r w:rsidRPr="00671C8B">
              <w:t>Regular PDP context deactivation</w:t>
            </w:r>
          </w:p>
        </w:tc>
      </w:tr>
      <w:tr w:rsidR="001B2A26" w:rsidRPr="00671C8B" w14:paraId="0AF70079" w14:textId="77777777" w:rsidTr="00166AF3">
        <w:tc>
          <w:tcPr>
            <w:tcW w:w="1458" w:type="dxa"/>
          </w:tcPr>
          <w:p w14:paraId="24476CAF" w14:textId="77777777" w:rsidR="001B2A26" w:rsidRPr="00671C8B" w:rsidRDefault="001B2A26" w:rsidP="00166AF3">
            <w:pPr>
              <w:pStyle w:val="TableBody"/>
            </w:pPr>
            <w:r w:rsidRPr="00671C8B">
              <w:t xml:space="preserve">137 </w:t>
            </w:r>
          </w:p>
        </w:tc>
        <w:tc>
          <w:tcPr>
            <w:tcW w:w="7830" w:type="dxa"/>
          </w:tcPr>
          <w:p w14:paraId="63212E38" w14:textId="77777777" w:rsidR="001B2A26" w:rsidRPr="00671C8B" w:rsidRDefault="001B2A26" w:rsidP="00166AF3">
            <w:pPr>
              <w:pStyle w:val="TableBody"/>
            </w:pPr>
            <w:r w:rsidRPr="00671C8B">
              <w:t>QoS not accepted</w:t>
            </w:r>
          </w:p>
        </w:tc>
      </w:tr>
      <w:tr w:rsidR="001B2A26" w:rsidRPr="00671C8B" w14:paraId="0F6519C6" w14:textId="77777777" w:rsidTr="00166AF3">
        <w:tc>
          <w:tcPr>
            <w:tcW w:w="1458" w:type="dxa"/>
          </w:tcPr>
          <w:p w14:paraId="40D9EB89" w14:textId="77777777" w:rsidR="001B2A26" w:rsidRPr="00671C8B" w:rsidRDefault="001B2A26" w:rsidP="00166AF3">
            <w:pPr>
              <w:pStyle w:val="TableBody"/>
            </w:pPr>
            <w:r w:rsidRPr="00671C8B">
              <w:t xml:space="preserve">138 </w:t>
            </w:r>
          </w:p>
        </w:tc>
        <w:tc>
          <w:tcPr>
            <w:tcW w:w="7830" w:type="dxa"/>
          </w:tcPr>
          <w:p w14:paraId="032DCED9" w14:textId="77777777" w:rsidR="001B2A26" w:rsidRPr="00671C8B" w:rsidRDefault="001B2A26" w:rsidP="00166AF3">
            <w:pPr>
              <w:pStyle w:val="TableBody"/>
            </w:pPr>
            <w:r w:rsidRPr="00671C8B">
              <w:t>Network failure</w:t>
            </w:r>
          </w:p>
        </w:tc>
      </w:tr>
      <w:tr w:rsidR="001B2A26" w:rsidRPr="00671C8B" w14:paraId="117FA277" w14:textId="77777777" w:rsidTr="00166AF3">
        <w:tc>
          <w:tcPr>
            <w:tcW w:w="1458" w:type="dxa"/>
          </w:tcPr>
          <w:p w14:paraId="349A8A96" w14:textId="77777777" w:rsidR="001B2A26" w:rsidRPr="00671C8B" w:rsidRDefault="001B2A26" w:rsidP="00166AF3">
            <w:pPr>
              <w:pStyle w:val="TableBody"/>
            </w:pPr>
            <w:r w:rsidRPr="00671C8B">
              <w:t xml:space="preserve">139 </w:t>
            </w:r>
          </w:p>
        </w:tc>
        <w:tc>
          <w:tcPr>
            <w:tcW w:w="7830" w:type="dxa"/>
          </w:tcPr>
          <w:p w14:paraId="27C37C2D" w14:textId="77777777" w:rsidR="001B2A26" w:rsidRPr="00671C8B" w:rsidRDefault="001B2A26" w:rsidP="00166AF3">
            <w:pPr>
              <w:pStyle w:val="TableBody"/>
            </w:pPr>
            <w:r w:rsidRPr="00671C8B">
              <w:t>Reactivation requested</w:t>
            </w:r>
          </w:p>
        </w:tc>
      </w:tr>
      <w:tr w:rsidR="001B2A26" w:rsidRPr="00671C8B" w14:paraId="2DA5BBE0" w14:textId="77777777" w:rsidTr="00166AF3">
        <w:tc>
          <w:tcPr>
            <w:tcW w:w="1458" w:type="dxa"/>
          </w:tcPr>
          <w:p w14:paraId="68887A15" w14:textId="77777777" w:rsidR="001B2A26" w:rsidRPr="00671C8B" w:rsidRDefault="001B2A26" w:rsidP="00166AF3">
            <w:pPr>
              <w:pStyle w:val="TableBody"/>
            </w:pPr>
            <w:r w:rsidRPr="00671C8B">
              <w:t xml:space="preserve">140 </w:t>
            </w:r>
          </w:p>
        </w:tc>
        <w:tc>
          <w:tcPr>
            <w:tcW w:w="7830" w:type="dxa"/>
          </w:tcPr>
          <w:p w14:paraId="56C06313" w14:textId="77777777" w:rsidR="001B2A26" w:rsidRPr="00671C8B" w:rsidRDefault="001B2A26" w:rsidP="00166AF3">
            <w:pPr>
              <w:pStyle w:val="TableBody"/>
            </w:pPr>
            <w:r w:rsidRPr="00671C8B">
              <w:t>Feature not supported</w:t>
            </w:r>
          </w:p>
        </w:tc>
      </w:tr>
      <w:tr w:rsidR="001B2A26" w:rsidRPr="00671C8B" w14:paraId="14C3CD62" w14:textId="77777777" w:rsidTr="00166AF3">
        <w:tc>
          <w:tcPr>
            <w:tcW w:w="1458" w:type="dxa"/>
          </w:tcPr>
          <w:p w14:paraId="4A255066" w14:textId="77777777" w:rsidR="001B2A26" w:rsidRPr="00671C8B" w:rsidRDefault="001B2A26" w:rsidP="00166AF3">
            <w:pPr>
              <w:pStyle w:val="TableBody"/>
            </w:pPr>
            <w:r w:rsidRPr="00671C8B">
              <w:t xml:space="preserve">141 </w:t>
            </w:r>
          </w:p>
        </w:tc>
        <w:tc>
          <w:tcPr>
            <w:tcW w:w="7830" w:type="dxa"/>
          </w:tcPr>
          <w:p w14:paraId="148A3299" w14:textId="77777777" w:rsidR="001B2A26" w:rsidRPr="00671C8B" w:rsidRDefault="001B2A26" w:rsidP="00166AF3">
            <w:pPr>
              <w:pStyle w:val="TableBody"/>
            </w:pPr>
            <w:r w:rsidRPr="00671C8B">
              <w:t>Semantic error in the TFT operation</w:t>
            </w:r>
          </w:p>
        </w:tc>
      </w:tr>
      <w:tr w:rsidR="001B2A26" w:rsidRPr="00671C8B" w14:paraId="2C3EA12E" w14:textId="77777777" w:rsidTr="00166AF3">
        <w:tc>
          <w:tcPr>
            <w:tcW w:w="1458" w:type="dxa"/>
          </w:tcPr>
          <w:p w14:paraId="36AAEC1D" w14:textId="77777777" w:rsidR="001B2A26" w:rsidRPr="00671C8B" w:rsidRDefault="001B2A26" w:rsidP="00166AF3">
            <w:pPr>
              <w:pStyle w:val="TableBody"/>
            </w:pPr>
            <w:r w:rsidRPr="00671C8B">
              <w:t xml:space="preserve">142 </w:t>
            </w:r>
          </w:p>
        </w:tc>
        <w:tc>
          <w:tcPr>
            <w:tcW w:w="7830" w:type="dxa"/>
          </w:tcPr>
          <w:p w14:paraId="5630E143" w14:textId="77777777" w:rsidR="001B2A26" w:rsidRPr="00671C8B" w:rsidRDefault="001B2A26" w:rsidP="00166AF3">
            <w:pPr>
              <w:pStyle w:val="TableBody"/>
            </w:pPr>
            <w:r w:rsidRPr="00671C8B">
              <w:t>Syntactical error in the TFT operation</w:t>
            </w:r>
          </w:p>
        </w:tc>
      </w:tr>
      <w:tr w:rsidR="001B2A26" w:rsidRPr="00671C8B" w14:paraId="223C5193" w14:textId="77777777" w:rsidTr="00166AF3">
        <w:tc>
          <w:tcPr>
            <w:tcW w:w="1458" w:type="dxa"/>
          </w:tcPr>
          <w:p w14:paraId="79BA3361" w14:textId="77777777" w:rsidR="001B2A26" w:rsidRPr="00671C8B" w:rsidRDefault="001B2A26" w:rsidP="00166AF3">
            <w:pPr>
              <w:pStyle w:val="TableBody"/>
            </w:pPr>
            <w:r w:rsidRPr="00671C8B">
              <w:t xml:space="preserve">143 </w:t>
            </w:r>
          </w:p>
        </w:tc>
        <w:tc>
          <w:tcPr>
            <w:tcW w:w="7830" w:type="dxa"/>
          </w:tcPr>
          <w:p w14:paraId="77520FFD" w14:textId="77777777" w:rsidR="001B2A26" w:rsidRPr="00671C8B" w:rsidRDefault="001B2A26" w:rsidP="00166AF3">
            <w:pPr>
              <w:pStyle w:val="TableBody"/>
            </w:pPr>
            <w:r w:rsidRPr="00671C8B">
              <w:t>Unknown PDP context</w:t>
            </w:r>
          </w:p>
        </w:tc>
      </w:tr>
      <w:tr w:rsidR="001B2A26" w:rsidRPr="00671C8B" w14:paraId="375EDFD5" w14:textId="77777777" w:rsidTr="00166AF3">
        <w:tc>
          <w:tcPr>
            <w:tcW w:w="1458" w:type="dxa"/>
          </w:tcPr>
          <w:p w14:paraId="7F124732" w14:textId="77777777" w:rsidR="001B2A26" w:rsidRPr="00671C8B" w:rsidRDefault="001B2A26" w:rsidP="00166AF3">
            <w:pPr>
              <w:pStyle w:val="TableBody"/>
            </w:pPr>
            <w:r w:rsidRPr="00671C8B">
              <w:t xml:space="preserve">144 </w:t>
            </w:r>
          </w:p>
        </w:tc>
        <w:tc>
          <w:tcPr>
            <w:tcW w:w="7830" w:type="dxa"/>
          </w:tcPr>
          <w:p w14:paraId="7B423E59" w14:textId="77777777" w:rsidR="001B2A26" w:rsidRPr="00671C8B" w:rsidRDefault="001B2A26" w:rsidP="00166AF3">
            <w:pPr>
              <w:pStyle w:val="TableBody"/>
            </w:pPr>
            <w:r w:rsidRPr="00671C8B">
              <w:t>Semantic errors in packet filter(s)</w:t>
            </w:r>
          </w:p>
        </w:tc>
      </w:tr>
      <w:tr w:rsidR="001B2A26" w:rsidRPr="00671C8B" w14:paraId="37A1C517" w14:textId="77777777" w:rsidTr="00166AF3">
        <w:tc>
          <w:tcPr>
            <w:tcW w:w="1458" w:type="dxa"/>
          </w:tcPr>
          <w:p w14:paraId="4DBDBFD3" w14:textId="77777777" w:rsidR="001B2A26" w:rsidRPr="00671C8B" w:rsidRDefault="001B2A26" w:rsidP="00166AF3">
            <w:pPr>
              <w:pStyle w:val="TableBody"/>
            </w:pPr>
            <w:r w:rsidRPr="00671C8B">
              <w:t xml:space="preserve">145 </w:t>
            </w:r>
          </w:p>
        </w:tc>
        <w:tc>
          <w:tcPr>
            <w:tcW w:w="7830" w:type="dxa"/>
          </w:tcPr>
          <w:p w14:paraId="0374EC81" w14:textId="77777777" w:rsidR="001B2A26" w:rsidRPr="00671C8B" w:rsidRDefault="001B2A26" w:rsidP="00166AF3">
            <w:pPr>
              <w:pStyle w:val="TableBody"/>
            </w:pPr>
            <w:r w:rsidRPr="00671C8B">
              <w:t>Syntactical errors in packet filter(s)</w:t>
            </w:r>
          </w:p>
        </w:tc>
      </w:tr>
      <w:tr w:rsidR="001B2A26" w:rsidRPr="00671C8B" w14:paraId="566A2B53" w14:textId="77777777" w:rsidTr="00166AF3">
        <w:tc>
          <w:tcPr>
            <w:tcW w:w="1458" w:type="dxa"/>
          </w:tcPr>
          <w:p w14:paraId="5412CDFC" w14:textId="77777777" w:rsidR="001B2A26" w:rsidRPr="00671C8B" w:rsidRDefault="001B2A26" w:rsidP="00166AF3">
            <w:pPr>
              <w:pStyle w:val="TableBody"/>
            </w:pPr>
            <w:r w:rsidRPr="00671C8B">
              <w:t xml:space="preserve">146 </w:t>
            </w:r>
          </w:p>
        </w:tc>
        <w:tc>
          <w:tcPr>
            <w:tcW w:w="7830" w:type="dxa"/>
          </w:tcPr>
          <w:p w14:paraId="70751316" w14:textId="77777777" w:rsidR="001B2A26" w:rsidRPr="00671C8B" w:rsidRDefault="001B2A26" w:rsidP="00166AF3">
            <w:pPr>
              <w:pStyle w:val="TableBody"/>
            </w:pPr>
            <w:r w:rsidRPr="00671C8B">
              <w:t>PDP context without TFT already activated</w:t>
            </w:r>
          </w:p>
        </w:tc>
      </w:tr>
      <w:tr w:rsidR="001B2A26" w:rsidRPr="00671C8B" w14:paraId="0AB53A12" w14:textId="77777777" w:rsidTr="00166AF3">
        <w:tc>
          <w:tcPr>
            <w:tcW w:w="1458" w:type="dxa"/>
          </w:tcPr>
          <w:p w14:paraId="420D0491" w14:textId="77777777" w:rsidR="001B2A26" w:rsidRPr="00671C8B" w:rsidRDefault="001B2A26" w:rsidP="00166AF3">
            <w:pPr>
              <w:pStyle w:val="TableBody"/>
            </w:pPr>
            <w:r w:rsidRPr="00671C8B">
              <w:t xml:space="preserve">148 </w:t>
            </w:r>
          </w:p>
        </w:tc>
        <w:tc>
          <w:tcPr>
            <w:tcW w:w="7830" w:type="dxa"/>
          </w:tcPr>
          <w:p w14:paraId="0874FA5B" w14:textId="77777777" w:rsidR="001B2A26" w:rsidRPr="00671C8B" w:rsidRDefault="001B2A26" w:rsidP="00166AF3">
            <w:pPr>
              <w:pStyle w:val="TableBody"/>
            </w:pPr>
            <w:r w:rsidRPr="00671C8B">
              <w:t>Unspecified GPRS error</w:t>
            </w:r>
          </w:p>
        </w:tc>
      </w:tr>
      <w:tr w:rsidR="001B2A26" w:rsidRPr="00671C8B" w14:paraId="6C0E5DB9" w14:textId="77777777" w:rsidTr="00166AF3">
        <w:tc>
          <w:tcPr>
            <w:tcW w:w="1458" w:type="dxa"/>
          </w:tcPr>
          <w:p w14:paraId="6581832D" w14:textId="77777777" w:rsidR="001B2A26" w:rsidRPr="00671C8B" w:rsidRDefault="001B2A26" w:rsidP="00166AF3">
            <w:pPr>
              <w:pStyle w:val="TableBody"/>
            </w:pPr>
            <w:r w:rsidRPr="00671C8B">
              <w:t xml:space="preserve">149 </w:t>
            </w:r>
          </w:p>
        </w:tc>
        <w:tc>
          <w:tcPr>
            <w:tcW w:w="7830" w:type="dxa"/>
          </w:tcPr>
          <w:p w14:paraId="34924FDB" w14:textId="77777777" w:rsidR="001B2A26" w:rsidRPr="00671C8B" w:rsidRDefault="001B2A26" w:rsidP="00166AF3">
            <w:pPr>
              <w:pStyle w:val="TableBody"/>
            </w:pPr>
            <w:r w:rsidRPr="00671C8B">
              <w:t>PDP authentification error</w:t>
            </w:r>
          </w:p>
        </w:tc>
      </w:tr>
      <w:tr w:rsidR="001B2A26" w:rsidRPr="008051E5" w14:paraId="249AD1B7" w14:textId="77777777" w:rsidTr="00166AF3">
        <w:tc>
          <w:tcPr>
            <w:tcW w:w="1458" w:type="dxa"/>
          </w:tcPr>
          <w:p w14:paraId="7E2E61E3" w14:textId="77777777" w:rsidR="001B2A26" w:rsidRPr="001A61D6" w:rsidRDefault="001B2A26" w:rsidP="00166AF3">
            <w:pPr>
              <w:pStyle w:val="TableBody"/>
            </w:pPr>
            <w:r w:rsidRPr="001A61D6">
              <w:t>152</w:t>
            </w:r>
          </w:p>
        </w:tc>
        <w:tc>
          <w:tcPr>
            <w:tcW w:w="7830" w:type="dxa"/>
          </w:tcPr>
          <w:p w14:paraId="546E4005" w14:textId="77777777" w:rsidR="001B2A26" w:rsidRPr="001A61D6" w:rsidRDefault="001B2A26" w:rsidP="00166AF3">
            <w:pPr>
              <w:pStyle w:val="TableBody"/>
            </w:pPr>
            <w:r w:rsidRPr="001A61D6">
              <w:t>Single address bearers only allowed</w:t>
            </w:r>
          </w:p>
        </w:tc>
      </w:tr>
      <w:tr w:rsidR="001B2A26" w:rsidRPr="008051E5" w14:paraId="6F1D8663" w14:textId="77777777" w:rsidTr="00166AF3">
        <w:tc>
          <w:tcPr>
            <w:tcW w:w="1458" w:type="dxa"/>
          </w:tcPr>
          <w:p w14:paraId="626C2169" w14:textId="77777777" w:rsidR="001B2A26" w:rsidRPr="001A61D6" w:rsidRDefault="001B2A26" w:rsidP="00166AF3">
            <w:pPr>
              <w:pStyle w:val="TableBody"/>
            </w:pPr>
            <w:r w:rsidRPr="001A61D6">
              <w:t>153</w:t>
            </w:r>
          </w:p>
        </w:tc>
        <w:tc>
          <w:tcPr>
            <w:tcW w:w="7830" w:type="dxa"/>
          </w:tcPr>
          <w:p w14:paraId="694AA15E" w14:textId="77777777" w:rsidR="001B2A26" w:rsidRPr="001A61D6" w:rsidRDefault="001B2A26" w:rsidP="00166AF3">
            <w:pPr>
              <w:pStyle w:val="TableBody"/>
            </w:pPr>
            <w:r w:rsidRPr="001A61D6">
              <w:t>ESM information only allowed</w:t>
            </w:r>
          </w:p>
        </w:tc>
      </w:tr>
      <w:tr w:rsidR="001B2A26" w:rsidRPr="008051E5" w14:paraId="0D7E1927" w14:textId="77777777" w:rsidTr="00166AF3">
        <w:tc>
          <w:tcPr>
            <w:tcW w:w="1458" w:type="dxa"/>
          </w:tcPr>
          <w:p w14:paraId="5AB96BBD" w14:textId="77777777" w:rsidR="001B2A26" w:rsidRPr="001A61D6" w:rsidRDefault="001B2A26" w:rsidP="00166AF3">
            <w:pPr>
              <w:pStyle w:val="TableBody"/>
            </w:pPr>
            <w:r w:rsidRPr="001A61D6">
              <w:t>154</w:t>
            </w:r>
          </w:p>
        </w:tc>
        <w:tc>
          <w:tcPr>
            <w:tcW w:w="7830" w:type="dxa"/>
          </w:tcPr>
          <w:p w14:paraId="16672188" w14:textId="77777777" w:rsidR="001B2A26" w:rsidRPr="001A61D6" w:rsidRDefault="001B2A26" w:rsidP="00166AF3">
            <w:pPr>
              <w:pStyle w:val="TableBody"/>
            </w:pPr>
            <w:r w:rsidRPr="001A61D6">
              <w:t>ESM information not received</w:t>
            </w:r>
          </w:p>
        </w:tc>
      </w:tr>
      <w:tr w:rsidR="001B2A26" w:rsidRPr="008051E5" w14:paraId="2CCC88AF" w14:textId="77777777" w:rsidTr="00166AF3">
        <w:tc>
          <w:tcPr>
            <w:tcW w:w="1458" w:type="dxa"/>
          </w:tcPr>
          <w:p w14:paraId="3997B03B" w14:textId="77777777" w:rsidR="001B2A26" w:rsidRPr="001A61D6" w:rsidRDefault="001B2A26" w:rsidP="00166AF3">
            <w:pPr>
              <w:pStyle w:val="TableBody"/>
            </w:pPr>
            <w:r w:rsidRPr="001A61D6">
              <w:t>155</w:t>
            </w:r>
          </w:p>
        </w:tc>
        <w:tc>
          <w:tcPr>
            <w:tcW w:w="7830" w:type="dxa"/>
          </w:tcPr>
          <w:p w14:paraId="0B5090B8" w14:textId="77777777" w:rsidR="001B2A26" w:rsidRPr="001A61D6" w:rsidRDefault="001B2A26" w:rsidP="00166AF3">
            <w:pPr>
              <w:pStyle w:val="TableBody"/>
            </w:pPr>
            <w:r w:rsidRPr="001A61D6">
              <w:t>PDN connection does not exist</w:t>
            </w:r>
          </w:p>
        </w:tc>
      </w:tr>
      <w:tr w:rsidR="001B2A26" w:rsidRPr="008051E5" w14:paraId="70F1364C" w14:textId="77777777" w:rsidTr="00166AF3">
        <w:tc>
          <w:tcPr>
            <w:tcW w:w="1458" w:type="dxa"/>
          </w:tcPr>
          <w:p w14:paraId="3DA47100" w14:textId="77777777" w:rsidR="001B2A26" w:rsidRPr="001A61D6" w:rsidRDefault="001B2A26" w:rsidP="00166AF3">
            <w:pPr>
              <w:pStyle w:val="TableBody"/>
            </w:pPr>
            <w:r w:rsidRPr="001A61D6">
              <w:t>156</w:t>
            </w:r>
          </w:p>
        </w:tc>
        <w:tc>
          <w:tcPr>
            <w:tcW w:w="7830" w:type="dxa"/>
          </w:tcPr>
          <w:p w14:paraId="688FD527" w14:textId="77777777" w:rsidR="001B2A26" w:rsidRPr="001A61D6" w:rsidRDefault="001B2A26" w:rsidP="00166AF3">
            <w:pPr>
              <w:pStyle w:val="TableBody"/>
            </w:pPr>
            <w:r w:rsidRPr="001A61D6">
              <w:t>Collision with network initiated request</w:t>
            </w:r>
          </w:p>
        </w:tc>
      </w:tr>
      <w:tr w:rsidR="001B2A26" w:rsidRPr="008051E5" w14:paraId="35CC9A17" w14:textId="77777777" w:rsidTr="00166AF3">
        <w:tc>
          <w:tcPr>
            <w:tcW w:w="1458" w:type="dxa"/>
          </w:tcPr>
          <w:p w14:paraId="70BCE87C" w14:textId="77777777" w:rsidR="001B2A26" w:rsidRPr="001A61D6" w:rsidRDefault="001B2A26" w:rsidP="00166AF3">
            <w:pPr>
              <w:pStyle w:val="TableBody"/>
            </w:pPr>
            <w:r w:rsidRPr="001A61D6">
              <w:t>159</w:t>
            </w:r>
          </w:p>
        </w:tc>
        <w:tc>
          <w:tcPr>
            <w:tcW w:w="7830" w:type="dxa"/>
          </w:tcPr>
          <w:p w14:paraId="1A2FC606" w14:textId="77777777" w:rsidR="001B2A26" w:rsidRPr="001A61D6" w:rsidRDefault="001B2A26" w:rsidP="00166AF3">
            <w:pPr>
              <w:pStyle w:val="TableBody"/>
            </w:pPr>
            <w:r w:rsidRPr="001A61D6">
              <w:t>Unsupported QCI value</w:t>
            </w:r>
          </w:p>
        </w:tc>
      </w:tr>
      <w:tr w:rsidR="001B2A26" w:rsidRPr="008051E5" w14:paraId="07F433C4" w14:textId="77777777" w:rsidTr="00166AF3">
        <w:tc>
          <w:tcPr>
            <w:tcW w:w="1458" w:type="dxa"/>
          </w:tcPr>
          <w:p w14:paraId="054029E5" w14:textId="77777777" w:rsidR="001B2A26" w:rsidRPr="001A61D6" w:rsidRDefault="001B2A26" w:rsidP="00166AF3">
            <w:pPr>
              <w:pStyle w:val="TableBody"/>
            </w:pPr>
            <w:r w:rsidRPr="001A61D6">
              <w:t>160</w:t>
            </w:r>
          </w:p>
        </w:tc>
        <w:tc>
          <w:tcPr>
            <w:tcW w:w="7830" w:type="dxa"/>
          </w:tcPr>
          <w:p w14:paraId="0993D8E3" w14:textId="77777777" w:rsidR="001B2A26" w:rsidRPr="001A61D6" w:rsidRDefault="001B2A26" w:rsidP="00166AF3">
            <w:pPr>
              <w:pStyle w:val="TableBody"/>
            </w:pPr>
            <w:r w:rsidRPr="001A61D6">
              <w:t>Bearer handling not supported</w:t>
            </w:r>
          </w:p>
        </w:tc>
      </w:tr>
      <w:tr w:rsidR="001B2A26" w:rsidRPr="008051E5" w14:paraId="3B3D6DA6" w14:textId="77777777" w:rsidTr="00166AF3">
        <w:tc>
          <w:tcPr>
            <w:tcW w:w="1458" w:type="dxa"/>
          </w:tcPr>
          <w:p w14:paraId="3E729BA1" w14:textId="77777777" w:rsidR="001B2A26" w:rsidRPr="001A61D6" w:rsidRDefault="001B2A26" w:rsidP="00166AF3">
            <w:pPr>
              <w:pStyle w:val="TableBody"/>
            </w:pPr>
            <w:r w:rsidRPr="001A61D6">
              <w:t>165</w:t>
            </w:r>
          </w:p>
        </w:tc>
        <w:tc>
          <w:tcPr>
            <w:tcW w:w="7830" w:type="dxa"/>
          </w:tcPr>
          <w:p w14:paraId="4DC93685" w14:textId="77777777" w:rsidR="001B2A26" w:rsidRPr="001A61D6" w:rsidRDefault="001B2A26" w:rsidP="00166AF3">
            <w:pPr>
              <w:pStyle w:val="TableBody"/>
            </w:pPr>
            <w:r w:rsidRPr="001A61D6">
              <w:t>Maximum number of EPS bearers reached</w:t>
            </w:r>
          </w:p>
        </w:tc>
      </w:tr>
      <w:tr w:rsidR="001B2A26" w:rsidRPr="008051E5" w14:paraId="52F6CEA8" w14:textId="77777777" w:rsidTr="00166AF3">
        <w:tc>
          <w:tcPr>
            <w:tcW w:w="1458" w:type="dxa"/>
          </w:tcPr>
          <w:p w14:paraId="3EA45145" w14:textId="77777777" w:rsidR="001B2A26" w:rsidRPr="001A61D6" w:rsidRDefault="001B2A26" w:rsidP="00166AF3">
            <w:pPr>
              <w:pStyle w:val="TableBody"/>
            </w:pPr>
            <w:r w:rsidRPr="001A61D6">
              <w:t>166</w:t>
            </w:r>
          </w:p>
        </w:tc>
        <w:tc>
          <w:tcPr>
            <w:tcW w:w="7830" w:type="dxa"/>
          </w:tcPr>
          <w:p w14:paraId="40CEA759" w14:textId="77777777" w:rsidR="001B2A26" w:rsidRPr="001A61D6" w:rsidRDefault="001B2A26" w:rsidP="00166AF3">
            <w:pPr>
              <w:pStyle w:val="TableBody"/>
            </w:pPr>
            <w:r w:rsidRPr="001A61D6">
              <w:t>Requested APN not supported in current RAT and PLMN combination</w:t>
            </w:r>
          </w:p>
        </w:tc>
      </w:tr>
      <w:tr w:rsidR="001B2A26" w:rsidRPr="008051E5" w14:paraId="5EB59199" w14:textId="77777777" w:rsidTr="00166AF3">
        <w:trPr>
          <w:trHeight w:val="65"/>
        </w:trPr>
        <w:tc>
          <w:tcPr>
            <w:tcW w:w="1458" w:type="dxa"/>
          </w:tcPr>
          <w:p w14:paraId="6162EE40" w14:textId="77777777" w:rsidR="001B2A26" w:rsidRPr="001A61D6" w:rsidRDefault="001B2A26" w:rsidP="00166AF3">
            <w:pPr>
              <w:pStyle w:val="TableBody"/>
            </w:pPr>
            <w:r w:rsidRPr="001A61D6">
              <w:t>181</w:t>
            </w:r>
          </w:p>
        </w:tc>
        <w:tc>
          <w:tcPr>
            <w:tcW w:w="7830" w:type="dxa"/>
          </w:tcPr>
          <w:p w14:paraId="2B5B0AAE" w14:textId="77777777" w:rsidR="001B2A26" w:rsidRPr="001A61D6" w:rsidRDefault="001B2A26" w:rsidP="00166AF3">
            <w:pPr>
              <w:pStyle w:val="TableBody"/>
            </w:pPr>
            <w:r w:rsidRPr="001A61D6">
              <w:t>Invalid PTI value</w:t>
            </w:r>
          </w:p>
        </w:tc>
      </w:tr>
      <w:tr w:rsidR="001B2A26" w:rsidRPr="008051E5" w14:paraId="7B54D5D2" w14:textId="77777777" w:rsidTr="00166AF3">
        <w:tc>
          <w:tcPr>
            <w:tcW w:w="1458" w:type="dxa"/>
          </w:tcPr>
          <w:p w14:paraId="769F72FF" w14:textId="77777777" w:rsidR="001B2A26" w:rsidRPr="001A61D6" w:rsidRDefault="001B2A26" w:rsidP="00166AF3">
            <w:pPr>
              <w:pStyle w:val="TableBody"/>
            </w:pPr>
            <w:r w:rsidRPr="001A61D6">
              <w:t>182</w:t>
            </w:r>
          </w:p>
        </w:tc>
        <w:tc>
          <w:tcPr>
            <w:tcW w:w="7830" w:type="dxa"/>
          </w:tcPr>
          <w:p w14:paraId="5E0B875D" w14:textId="77777777" w:rsidR="001B2A26" w:rsidRPr="001A61D6" w:rsidRDefault="001B2A26" w:rsidP="00166AF3">
            <w:pPr>
              <w:pStyle w:val="TableBody"/>
            </w:pPr>
            <w:r w:rsidRPr="001A61D6">
              <w:t>APN restriction value incompatible with active EPS bearer context</w:t>
            </w:r>
          </w:p>
        </w:tc>
      </w:tr>
      <w:tr w:rsidR="001B2A26" w:rsidRPr="008051E5" w14:paraId="799D25B5" w14:textId="77777777" w:rsidTr="00166AF3">
        <w:tc>
          <w:tcPr>
            <w:tcW w:w="1458" w:type="dxa"/>
          </w:tcPr>
          <w:p w14:paraId="009BCDBB" w14:textId="77777777" w:rsidR="001B2A26" w:rsidRPr="001A61D6" w:rsidRDefault="001B2A26" w:rsidP="00166AF3">
            <w:pPr>
              <w:pStyle w:val="TableBody"/>
            </w:pPr>
            <w:r w:rsidRPr="001A61D6">
              <w:t>183</w:t>
            </w:r>
          </w:p>
        </w:tc>
        <w:tc>
          <w:tcPr>
            <w:tcW w:w="7830" w:type="dxa"/>
          </w:tcPr>
          <w:p w14:paraId="74303CE5" w14:textId="77777777" w:rsidR="001B2A26" w:rsidRPr="001A61D6" w:rsidRDefault="001B2A26" w:rsidP="00166AF3">
            <w:pPr>
              <w:pStyle w:val="TableBody"/>
            </w:pPr>
            <w:r w:rsidRPr="001A61D6">
              <w:t>PTI already in use</w:t>
            </w:r>
          </w:p>
        </w:tc>
      </w:tr>
      <w:tr w:rsidR="001B2A26" w:rsidRPr="008051E5" w14:paraId="2FEA101D" w14:textId="77777777" w:rsidTr="00166AF3">
        <w:tc>
          <w:tcPr>
            <w:tcW w:w="1458" w:type="dxa"/>
          </w:tcPr>
          <w:p w14:paraId="1CBC9A8D" w14:textId="77777777" w:rsidR="001B2A26" w:rsidRPr="001A61D6" w:rsidRDefault="001B2A26" w:rsidP="00166AF3">
            <w:pPr>
              <w:pStyle w:val="TableBody"/>
            </w:pPr>
            <w:r w:rsidRPr="001A61D6">
              <w:t>184</w:t>
            </w:r>
          </w:p>
        </w:tc>
        <w:tc>
          <w:tcPr>
            <w:tcW w:w="7830" w:type="dxa"/>
          </w:tcPr>
          <w:p w14:paraId="0A81C833" w14:textId="77777777" w:rsidR="001B2A26" w:rsidRPr="001A61D6" w:rsidRDefault="001B2A26" w:rsidP="00166AF3">
            <w:pPr>
              <w:pStyle w:val="TableBody"/>
            </w:pPr>
            <w:r w:rsidRPr="001A61D6">
              <w:t>EPS QoS not accepted</w:t>
            </w:r>
          </w:p>
        </w:tc>
      </w:tr>
      <w:tr w:rsidR="001B2A26" w:rsidRPr="008051E5" w14:paraId="67AA5F36" w14:textId="77777777" w:rsidTr="00166AF3">
        <w:tc>
          <w:tcPr>
            <w:tcW w:w="1458" w:type="dxa"/>
          </w:tcPr>
          <w:p w14:paraId="4178FC3B" w14:textId="77777777" w:rsidR="001B2A26" w:rsidRPr="001A61D6" w:rsidRDefault="001B2A26" w:rsidP="00166AF3">
            <w:pPr>
              <w:pStyle w:val="TableBody"/>
            </w:pPr>
            <w:r w:rsidRPr="001A61D6">
              <w:t>185</w:t>
            </w:r>
          </w:p>
        </w:tc>
        <w:tc>
          <w:tcPr>
            <w:tcW w:w="7830" w:type="dxa"/>
          </w:tcPr>
          <w:p w14:paraId="59713926" w14:textId="77777777" w:rsidR="001B2A26" w:rsidRPr="001A61D6" w:rsidRDefault="001B2A26" w:rsidP="00166AF3">
            <w:pPr>
              <w:pStyle w:val="TableBody"/>
            </w:pPr>
            <w:r w:rsidRPr="001A61D6">
              <w:t>Invalid EPS bearer identity</w:t>
            </w:r>
          </w:p>
        </w:tc>
      </w:tr>
      <w:tr w:rsidR="001B2A26" w:rsidRPr="008051E5" w14:paraId="24A0398E" w14:textId="77777777" w:rsidTr="00166AF3">
        <w:tc>
          <w:tcPr>
            <w:tcW w:w="1458" w:type="dxa"/>
          </w:tcPr>
          <w:p w14:paraId="0E1396DA" w14:textId="77777777" w:rsidR="001B2A26" w:rsidRPr="001A61D6" w:rsidRDefault="001B2A26" w:rsidP="00166AF3">
            <w:pPr>
              <w:pStyle w:val="TableBody"/>
            </w:pPr>
            <w:r w:rsidRPr="001A61D6">
              <w:t>186</w:t>
            </w:r>
          </w:p>
        </w:tc>
        <w:tc>
          <w:tcPr>
            <w:tcW w:w="7830" w:type="dxa"/>
          </w:tcPr>
          <w:p w14:paraId="208EE2D1" w14:textId="77777777" w:rsidR="001B2A26" w:rsidRPr="001A61D6" w:rsidRDefault="001B2A26" w:rsidP="00166AF3">
            <w:pPr>
              <w:pStyle w:val="TableBody"/>
            </w:pPr>
            <w:r w:rsidRPr="001A61D6">
              <w:t>PTI mismatch</w:t>
            </w:r>
          </w:p>
        </w:tc>
      </w:tr>
      <w:tr w:rsidR="001B2A26" w:rsidRPr="008051E5" w14:paraId="5AC4A760" w14:textId="77777777" w:rsidTr="00166AF3">
        <w:tc>
          <w:tcPr>
            <w:tcW w:w="1458" w:type="dxa"/>
          </w:tcPr>
          <w:p w14:paraId="31CCB6F5" w14:textId="77777777" w:rsidR="001B2A26" w:rsidRPr="001A61D6" w:rsidRDefault="001B2A26" w:rsidP="00166AF3">
            <w:pPr>
              <w:pStyle w:val="TableBody"/>
            </w:pPr>
            <w:r w:rsidRPr="001A61D6">
              <w:t>187</w:t>
            </w:r>
          </w:p>
        </w:tc>
        <w:tc>
          <w:tcPr>
            <w:tcW w:w="7830" w:type="dxa"/>
          </w:tcPr>
          <w:p w14:paraId="15939B97" w14:textId="77777777" w:rsidR="001B2A26" w:rsidRPr="001A61D6" w:rsidRDefault="001B2A26" w:rsidP="00166AF3">
            <w:pPr>
              <w:pStyle w:val="TableBody"/>
            </w:pPr>
            <w:r w:rsidRPr="001A61D6">
              <w:t>Last PDN disconnection not allowed</w:t>
            </w:r>
          </w:p>
        </w:tc>
      </w:tr>
      <w:tr w:rsidR="001B2A26" w:rsidRPr="008051E5" w14:paraId="08C6BF37" w14:textId="77777777" w:rsidTr="00166AF3">
        <w:tc>
          <w:tcPr>
            <w:tcW w:w="1458" w:type="dxa"/>
          </w:tcPr>
          <w:p w14:paraId="4555FE91" w14:textId="77777777" w:rsidR="001B2A26" w:rsidRPr="001A61D6" w:rsidRDefault="001B2A26" w:rsidP="00166AF3">
            <w:pPr>
              <w:pStyle w:val="TableBody"/>
            </w:pPr>
            <w:r w:rsidRPr="001A61D6">
              <w:t>188</w:t>
            </w:r>
          </w:p>
        </w:tc>
        <w:tc>
          <w:tcPr>
            <w:tcW w:w="7830" w:type="dxa"/>
          </w:tcPr>
          <w:p w14:paraId="0F13E1B6" w14:textId="77777777" w:rsidR="001B2A26" w:rsidRPr="001A61D6" w:rsidRDefault="001B2A26" w:rsidP="00166AF3">
            <w:pPr>
              <w:pStyle w:val="TableBody"/>
            </w:pPr>
            <w:r w:rsidRPr="001A61D6">
              <w:t>PDN type IPv4 only allowed</w:t>
            </w:r>
          </w:p>
        </w:tc>
      </w:tr>
      <w:tr w:rsidR="001B2A26" w:rsidRPr="008051E5" w14:paraId="5B4593E3" w14:textId="77777777" w:rsidTr="00166AF3">
        <w:tc>
          <w:tcPr>
            <w:tcW w:w="1458" w:type="dxa"/>
          </w:tcPr>
          <w:p w14:paraId="4BA24805" w14:textId="77777777" w:rsidR="001B2A26" w:rsidRPr="001A61D6" w:rsidRDefault="001B2A26" w:rsidP="00166AF3">
            <w:pPr>
              <w:pStyle w:val="TableBody"/>
            </w:pPr>
            <w:r w:rsidRPr="001A61D6">
              <w:t>189</w:t>
            </w:r>
          </w:p>
        </w:tc>
        <w:tc>
          <w:tcPr>
            <w:tcW w:w="7830" w:type="dxa"/>
          </w:tcPr>
          <w:p w14:paraId="2BB1B3A5" w14:textId="77777777" w:rsidR="001B2A26" w:rsidRPr="001A61D6" w:rsidRDefault="001B2A26" w:rsidP="00166AF3">
            <w:pPr>
              <w:pStyle w:val="TableBody"/>
            </w:pPr>
            <w:r w:rsidRPr="001A61D6">
              <w:t>PDN type IPv6 only allowed</w:t>
            </w:r>
          </w:p>
        </w:tc>
      </w:tr>
      <w:tr w:rsidR="001B2A26" w:rsidRPr="00671C8B" w14:paraId="42E0AEDA" w14:textId="77777777" w:rsidTr="00166AF3">
        <w:tc>
          <w:tcPr>
            <w:tcW w:w="1458" w:type="dxa"/>
          </w:tcPr>
          <w:p w14:paraId="1747483B" w14:textId="77777777" w:rsidR="001B2A26" w:rsidRPr="00671C8B" w:rsidRDefault="001B2A26" w:rsidP="00166AF3">
            <w:pPr>
              <w:pStyle w:val="TableBody"/>
            </w:pPr>
            <w:r w:rsidRPr="00671C8B">
              <w:t xml:space="preserve">212 </w:t>
            </w:r>
          </w:p>
        </w:tc>
        <w:tc>
          <w:tcPr>
            <w:tcW w:w="7830" w:type="dxa"/>
          </w:tcPr>
          <w:p w14:paraId="24AAADF7" w14:textId="77777777" w:rsidR="001B2A26" w:rsidRPr="00671C8B" w:rsidRDefault="001B2A26" w:rsidP="00166AF3">
            <w:pPr>
              <w:pStyle w:val="TableBody"/>
            </w:pPr>
            <w:r w:rsidRPr="00671C8B">
              <w:t>APN restriction</w:t>
            </w:r>
          </w:p>
        </w:tc>
      </w:tr>
      <w:tr w:rsidR="001B2A26" w:rsidRPr="00671C8B" w14:paraId="31D49791" w14:textId="77777777" w:rsidTr="00166AF3">
        <w:tc>
          <w:tcPr>
            <w:tcW w:w="1458" w:type="dxa"/>
          </w:tcPr>
          <w:p w14:paraId="40A0BE08" w14:textId="77777777" w:rsidR="001B2A26" w:rsidRPr="00671C8B" w:rsidRDefault="001B2A26" w:rsidP="00166AF3">
            <w:pPr>
              <w:pStyle w:val="TableBody"/>
            </w:pPr>
            <w:r w:rsidRPr="00671C8B">
              <w:t xml:space="preserve">256 </w:t>
            </w:r>
          </w:p>
        </w:tc>
        <w:tc>
          <w:tcPr>
            <w:tcW w:w="7830" w:type="dxa"/>
          </w:tcPr>
          <w:p w14:paraId="71A714C4" w14:textId="77777777" w:rsidR="001B2A26" w:rsidRPr="00671C8B" w:rsidRDefault="001B2A26" w:rsidP="00166AF3">
            <w:pPr>
              <w:pStyle w:val="TableBody"/>
            </w:pPr>
            <w:r w:rsidRPr="00671C8B">
              <w:t>Internal unspecified</w:t>
            </w:r>
          </w:p>
        </w:tc>
      </w:tr>
      <w:tr w:rsidR="001B2A26" w:rsidRPr="00671C8B" w14:paraId="62E2967C" w14:textId="77777777" w:rsidTr="00166AF3">
        <w:tc>
          <w:tcPr>
            <w:tcW w:w="1458" w:type="dxa"/>
          </w:tcPr>
          <w:p w14:paraId="43C772F6" w14:textId="77777777" w:rsidR="001B2A26" w:rsidRPr="00671C8B" w:rsidRDefault="001B2A26" w:rsidP="00166AF3">
            <w:pPr>
              <w:pStyle w:val="TableBody"/>
            </w:pPr>
            <w:r w:rsidRPr="00671C8B">
              <w:t xml:space="preserve">257 </w:t>
            </w:r>
          </w:p>
        </w:tc>
        <w:tc>
          <w:tcPr>
            <w:tcW w:w="7830" w:type="dxa"/>
          </w:tcPr>
          <w:p w14:paraId="559226AD" w14:textId="77777777" w:rsidR="001B2A26" w:rsidRPr="00671C8B" w:rsidRDefault="001B2A26" w:rsidP="00166AF3">
            <w:pPr>
              <w:pStyle w:val="TableBody"/>
            </w:pPr>
            <w:r w:rsidRPr="00671C8B">
              <w:t>Out of memory</w:t>
            </w:r>
          </w:p>
        </w:tc>
      </w:tr>
      <w:tr w:rsidR="001B2A26" w:rsidRPr="00671C8B" w14:paraId="64FB27E7" w14:textId="77777777" w:rsidTr="00166AF3">
        <w:tc>
          <w:tcPr>
            <w:tcW w:w="1458" w:type="dxa"/>
          </w:tcPr>
          <w:p w14:paraId="29B3F282" w14:textId="77777777" w:rsidR="001B2A26" w:rsidRPr="00671C8B" w:rsidRDefault="001B2A26" w:rsidP="00166AF3">
            <w:pPr>
              <w:pStyle w:val="TableBody"/>
            </w:pPr>
            <w:r w:rsidRPr="00671C8B">
              <w:t xml:space="preserve">258 </w:t>
            </w:r>
          </w:p>
        </w:tc>
        <w:tc>
          <w:tcPr>
            <w:tcW w:w="7830" w:type="dxa"/>
          </w:tcPr>
          <w:p w14:paraId="776B286F" w14:textId="77777777" w:rsidR="001B2A26" w:rsidRPr="00671C8B" w:rsidRDefault="001B2A26" w:rsidP="00166AF3">
            <w:pPr>
              <w:pStyle w:val="TableBody"/>
            </w:pPr>
            <w:r w:rsidRPr="00671C8B">
              <w:t>Invalid parameters</w:t>
            </w:r>
          </w:p>
        </w:tc>
      </w:tr>
      <w:tr w:rsidR="001B2A26" w:rsidRPr="00671C8B" w14:paraId="76249123" w14:textId="77777777" w:rsidTr="00166AF3">
        <w:tc>
          <w:tcPr>
            <w:tcW w:w="1458" w:type="dxa"/>
          </w:tcPr>
          <w:p w14:paraId="1236B33F" w14:textId="77777777" w:rsidR="001B2A26" w:rsidRPr="00671C8B" w:rsidRDefault="001B2A26" w:rsidP="00166AF3">
            <w:pPr>
              <w:pStyle w:val="TableBody"/>
            </w:pPr>
            <w:r w:rsidRPr="00671C8B">
              <w:t xml:space="preserve">259 </w:t>
            </w:r>
          </w:p>
        </w:tc>
        <w:tc>
          <w:tcPr>
            <w:tcW w:w="7830" w:type="dxa"/>
          </w:tcPr>
          <w:p w14:paraId="578721B2" w14:textId="77777777" w:rsidR="001B2A26" w:rsidRPr="00671C8B" w:rsidRDefault="001B2A26" w:rsidP="00166AF3">
            <w:pPr>
              <w:pStyle w:val="TableBody"/>
            </w:pPr>
            <w:r w:rsidRPr="00671C8B">
              <w:t>Data call active</w:t>
            </w:r>
          </w:p>
        </w:tc>
      </w:tr>
      <w:tr w:rsidR="001B2A26" w:rsidRPr="00671C8B" w14:paraId="73349A18" w14:textId="77777777" w:rsidTr="00166AF3">
        <w:tc>
          <w:tcPr>
            <w:tcW w:w="1458" w:type="dxa"/>
          </w:tcPr>
          <w:p w14:paraId="73E0E5FF" w14:textId="77777777" w:rsidR="001B2A26" w:rsidRPr="00671C8B" w:rsidRDefault="001B2A26" w:rsidP="00166AF3">
            <w:pPr>
              <w:pStyle w:val="TableBody"/>
            </w:pPr>
            <w:r w:rsidRPr="00671C8B">
              <w:t xml:space="preserve">260 </w:t>
            </w:r>
          </w:p>
        </w:tc>
        <w:tc>
          <w:tcPr>
            <w:tcW w:w="7830" w:type="dxa"/>
          </w:tcPr>
          <w:p w14:paraId="15E45243" w14:textId="77777777" w:rsidR="001B2A26" w:rsidRPr="00671C8B" w:rsidRDefault="001B2A26" w:rsidP="00166AF3">
            <w:pPr>
              <w:pStyle w:val="TableBody"/>
            </w:pPr>
            <w:r w:rsidRPr="00671C8B">
              <w:t>Speech call active</w:t>
            </w:r>
          </w:p>
        </w:tc>
      </w:tr>
      <w:tr w:rsidR="001B2A26" w:rsidRPr="00671C8B" w14:paraId="02545BE7" w14:textId="77777777" w:rsidTr="00166AF3">
        <w:tc>
          <w:tcPr>
            <w:tcW w:w="1458" w:type="dxa"/>
          </w:tcPr>
          <w:p w14:paraId="44088F0B" w14:textId="77777777" w:rsidR="001B2A26" w:rsidRPr="00671C8B" w:rsidRDefault="001B2A26" w:rsidP="00166AF3">
            <w:pPr>
              <w:pStyle w:val="TableBody"/>
            </w:pPr>
            <w:r w:rsidRPr="00671C8B">
              <w:t xml:space="preserve">262 </w:t>
            </w:r>
          </w:p>
        </w:tc>
        <w:tc>
          <w:tcPr>
            <w:tcW w:w="7830" w:type="dxa"/>
          </w:tcPr>
          <w:p w14:paraId="17646A72" w14:textId="77777777" w:rsidR="001B2A26" w:rsidRPr="00671C8B" w:rsidRDefault="001B2A26" w:rsidP="00166AF3">
            <w:pPr>
              <w:pStyle w:val="TableBody"/>
            </w:pPr>
            <w:r w:rsidRPr="00671C8B">
              <w:t>Missing ACM information</w:t>
            </w:r>
          </w:p>
        </w:tc>
      </w:tr>
      <w:tr w:rsidR="001B2A26" w:rsidRPr="00671C8B" w14:paraId="12EC072A" w14:textId="77777777" w:rsidTr="00166AF3">
        <w:tc>
          <w:tcPr>
            <w:tcW w:w="1458" w:type="dxa"/>
          </w:tcPr>
          <w:p w14:paraId="79566124" w14:textId="77777777" w:rsidR="001B2A26" w:rsidRPr="00671C8B" w:rsidRDefault="001B2A26" w:rsidP="00166AF3">
            <w:pPr>
              <w:pStyle w:val="TableBody"/>
            </w:pPr>
            <w:r w:rsidRPr="00671C8B">
              <w:t xml:space="preserve">263 </w:t>
            </w:r>
          </w:p>
        </w:tc>
        <w:tc>
          <w:tcPr>
            <w:tcW w:w="7830" w:type="dxa"/>
          </w:tcPr>
          <w:p w14:paraId="01D99314" w14:textId="77777777" w:rsidR="001B2A26" w:rsidRPr="00671C8B" w:rsidRDefault="001B2A26" w:rsidP="00166AF3">
            <w:pPr>
              <w:pStyle w:val="TableBody"/>
            </w:pPr>
            <w:r w:rsidRPr="00671C8B">
              <w:t>Temporary forbidden</w:t>
            </w:r>
          </w:p>
        </w:tc>
      </w:tr>
      <w:tr w:rsidR="001B2A26" w:rsidRPr="00671C8B" w14:paraId="1A04F253" w14:textId="77777777" w:rsidTr="00166AF3">
        <w:tc>
          <w:tcPr>
            <w:tcW w:w="1458" w:type="dxa"/>
          </w:tcPr>
          <w:p w14:paraId="03DB7FC6" w14:textId="77777777" w:rsidR="001B2A26" w:rsidRPr="00671C8B" w:rsidRDefault="001B2A26" w:rsidP="00166AF3">
            <w:pPr>
              <w:pStyle w:val="TableBody"/>
            </w:pPr>
            <w:r w:rsidRPr="00671C8B">
              <w:t xml:space="preserve">264 </w:t>
            </w:r>
          </w:p>
        </w:tc>
        <w:tc>
          <w:tcPr>
            <w:tcW w:w="7830" w:type="dxa"/>
          </w:tcPr>
          <w:p w14:paraId="16C18B2D" w14:textId="77777777" w:rsidR="001B2A26" w:rsidRPr="00671C8B" w:rsidRDefault="001B2A26" w:rsidP="00166AF3">
            <w:pPr>
              <w:pStyle w:val="TableBody"/>
            </w:pPr>
            <w:r w:rsidRPr="00671C8B">
              <w:t>Called party is blacklisted</w:t>
            </w:r>
          </w:p>
        </w:tc>
      </w:tr>
      <w:tr w:rsidR="001B2A26" w:rsidRPr="00671C8B" w14:paraId="584A0BC7" w14:textId="77777777" w:rsidTr="00166AF3">
        <w:tc>
          <w:tcPr>
            <w:tcW w:w="1458" w:type="dxa"/>
          </w:tcPr>
          <w:p w14:paraId="4AD11DBD" w14:textId="77777777" w:rsidR="001B2A26" w:rsidRPr="00671C8B" w:rsidRDefault="001B2A26" w:rsidP="00166AF3">
            <w:pPr>
              <w:pStyle w:val="TableBody"/>
            </w:pPr>
            <w:r w:rsidRPr="00671C8B">
              <w:t xml:space="preserve">265 </w:t>
            </w:r>
          </w:p>
        </w:tc>
        <w:tc>
          <w:tcPr>
            <w:tcW w:w="7830" w:type="dxa"/>
          </w:tcPr>
          <w:p w14:paraId="536EAF5B" w14:textId="77777777" w:rsidR="001B2A26" w:rsidRPr="00671C8B" w:rsidRDefault="001B2A26" w:rsidP="00166AF3">
            <w:pPr>
              <w:pStyle w:val="TableBody"/>
            </w:pPr>
            <w:r w:rsidRPr="00671C8B">
              <w:t>Blacklist is full</w:t>
            </w:r>
          </w:p>
        </w:tc>
      </w:tr>
      <w:tr w:rsidR="001B2A26" w:rsidRPr="00671C8B" w14:paraId="1937FFF1" w14:textId="77777777" w:rsidTr="00166AF3">
        <w:tc>
          <w:tcPr>
            <w:tcW w:w="1458" w:type="dxa"/>
          </w:tcPr>
          <w:p w14:paraId="2BB2A357" w14:textId="77777777" w:rsidR="001B2A26" w:rsidRPr="00671C8B" w:rsidRDefault="001B2A26" w:rsidP="00166AF3">
            <w:pPr>
              <w:pStyle w:val="TableBody"/>
            </w:pPr>
            <w:r w:rsidRPr="00671C8B">
              <w:t xml:space="preserve">266 </w:t>
            </w:r>
          </w:p>
        </w:tc>
        <w:tc>
          <w:tcPr>
            <w:tcW w:w="7830" w:type="dxa"/>
          </w:tcPr>
          <w:p w14:paraId="7F311678" w14:textId="77777777" w:rsidR="001B2A26" w:rsidRPr="00671C8B" w:rsidRDefault="001B2A26" w:rsidP="00166AF3">
            <w:pPr>
              <w:pStyle w:val="TableBody"/>
            </w:pPr>
            <w:r w:rsidRPr="00671C8B">
              <w:t>No service</w:t>
            </w:r>
          </w:p>
        </w:tc>
      </w:tr>
      <w:tr w:rsidR="001B2A26" w:rsidRPr="00671C8B" w14:paraId="7F489719" w14:textId="77777777" w:rsidTr="00166AF3">
        <w:tc>
          <w:tcPr>
            <w:tcW w:w="1458" w:type="dxa"/>
          </w:tcPr>
          <w:p w14:paraId="14628E41" w14:textId="77777777" w:rsidR="001B2A26" w:rsidRPr="00671C8B" w:rsidRDefault="001B2A26" w:rsidP="00166AF3">
            <w:pPr>
              <w:pStyle w:val="TableBody"/>
            </w:pPr>
            <w:r w:rsidRPr="00671C8B">
              <w:t xml:space="preserve">267 </w:t>
            </w:r>
          </w:p>
        </w:tc>
        <w:tc>
          <w:tcPr>
            <w:tcW w:w="7830" w:type="dxa"/>
          </w:tcPr>
          <w:p w14:paraId="23F814F4" w14:textId="77777777" w:rsidR="001B2A26" w:rsidRPr="00671C8B" w:rsidRDefault="001B2A26" w:rsidP="00166AF3">
            <w:pPr>
              <w:pStyle w:val="TableBody"/>
            </w:pPr>
            <w:r w:rsidRPr="00671C8B">
              <w:t>Limited service</w:t>
            </w:r>
          </w:p>
        </w:tc>
      </w:tr>
      <w:tr w:rsidR="001B2A26" w:rsidRPr="00671C8B" w14:paraId="294DBC7B" w14:textId="77777777" w:rsidTr="00166AF3">
        <w:tc>
          <w:tcPr>
            <w:tcW w:w="1458" w:type="dxa"/>
          </w:tcPr>
          <w:p w14:paraId="1ED99EB5" w14:textId="77777777" w:rsidR="001B2A26" w:rsidRPr="00671C8B" w:rsidRDefault="001B2A26" w:rsidP="00166AF3">
            <w:pPr>
              <w:pStyle w:val="TableBody"/>
            </w:pPr>
            <w:r w:rsidRPr="00671C8B">
              <w:t xml:space="preserve">268 </w:t>
            </w:r>
          </w:p>
        </w:tc>
        <w:tc>
          <w:tcPr>
            <w:tcW w:w="7830" w:type="dxa"/>
          </w:tcPr>
          <w:p w14:paraId="1DAA4CB7" w14:textId="77777777" w:rsidR="001B2A26" w:rsidRPr="00671C8B" w:rsidRDefault="001B2A26" w:rsidP="00166AF3">
            <w:pPr>
              <w:pStyle w:val="TableBody"/>
            </w:pPr>
            <w:r w:rsidRPr="00671C8B">
              <w:t>Client conflict</w:t>
            </w:r>
          </w:p>
        </w:tc>
      </w:tr>
      <w:tr w:rsidR="001B2A26" w:rsidRPr="00671C8B" w14:paraId="5D8E80CE" w14:textId="77777777" w:rsidTr="00166AF3">
        <w:tc>
          <w:tcPr>
            <w:tcW w:w="1458" w:type="dxa"/>
          </w:tcPr>
          <w:p w14:paraId="264496C6" w14:textId="77777777" w:rsidR="001B2A26" w:rsidRPr="00671C8B" w:rsidRDefault="001B2A26" w:rsidP="00166AF3">
            <w:pPr>
              <w:pStyle w:val="TableBody"/>
            </w:pPr>
            <w:r w:rsidRPr="00671C8B">
              <w:t xml:space="preserve">269 </w:t>
            </w:r>
          </w:p>
        </w:tc>
        <w:tc>
          <w:tcPr>
            <w:tcW w:w="7830" w:type="dxa"/>
          </w:tcPr>
          <w:p w14:paraId="3058E679" w14:textId="77777777" w:rsidR="001B2A26" w:rsidRPr="00671C8B" w:rsidRDefault="001B2A26" w:rsidP="00166AF3">
            <w:pPr>
              <w:pStyle w:val="TableBody"/>
            </w:pPr>
            <w:r w:rsidRPr="00671C8B">
              <w:t>Dual Service call active</w:t>
            </w:r>
          </w:p>
        </w:tc>
      </w:tr>
      <w:tr w:rsidR="001B2A26" w:rsidRPr="00671C8B" w14:paraId="1CFBB441" w14:textId="77777777" w:rsidTr="00166AF3">
        <w:tc>
          <w:tcPr>
            <w:tcW w:w="1458" w:type="dxa"/>
          </w:tcPr>
          <w:p w14:paraId="3EF0384D" w14:textId="77777777" w:rsidR="001B2A26" w:rsidRPr="00671C8B" w:rsidRDefault="001B2A26" w:rsidP="00166AF3">
            <w:pPr>
              <w:pStyle w:val="TableBody"/>
            </w:pPr>
            <w:r w:rsidRPr="00671C8B">
              <w:t xml:space="preserve">271 </w:t>
            </w:r>
          </w:p>
        </w:tc>
        <w:tc>
          <w:tcPr>
            <w:tcW w:w="7830" w:type="dxa"/>
          </w:tcPr>
          <w:p w14:paraId="20ACB72B" w14:textId="77777777" w:rsidR="001B2A26" w:rsidRPr="00671C8B" w:rsidRDefault="001B2A26" w:rsidP="00166AF3">
            <w:pPr>
              <w:pStyle w:val="TableBody"/>
            </w:pPr>
            <w:r w:rsidRPr="00671C8B">
              <w:t>Unknown SIM error</w:t>
            </w:r>
          </w:p>
        </w:tc>
      </w:tr>
      <w:tr w:rsidR="001B2A26" w:rsidRPr="00671C8B" w14:paraId="13F62AC9" w14:textId="77777777" w:rsidTr="00166AF3">
        <w:tc>
          <w:tcPr>
            <w:tcW w:w="1458" w:type="dxa"/>
          </w:tcPr>
          <w:p w14:paraId="7F3EEDF6" w14:textId="77777777" w:rsidR="001B2A26" w:rsidRPr="00671C8B" w:rsidRDefault="001B2A26" w:rsidP="00166AF3">
            <w:pPr>
              <w:pStyle w:val="TableBody"/>
            </w:pPr>
            <w:r w:rsidRPr="00671C8B">
              <w:t xml:space="preserve">274 </w:t>
            </w:r>
          </w:p>
        </w:tc>
        <w:tc>
          <w:tcPr>
            <w:tcW w:w="7830" w:type="dxa"/>
          </w:tcPr>
          <w:p w14:paraId="2C3BFA18" w14:textId="77777777" w:rsidR="001B2A26" w:rsidRPr="00671C8B" w:rsidRDefault="001B2A26" w:rsidP="00166AF3">
            <w:pPr>
              <w:pStyle w:val="TableBody"/>
            </w:pPr>
            <w:r w:rsidRPr="00671C8B">
              <w:t>Active client is gone</w:t>
            </w:r>
          </w:p>
        </w:tc>
      </w:tr>
      <w:tr w:rsidR="001B2A26" w:rsidRPr="00671C8B" w14:paraId="66DD84A4" w14:textId="77777777" w:rsidTr="00166AF3">
        <w:tc>
          <w:tcPr>
            <w:tcW w:w="1458" w:type="dxa"/>
          </w:tcPr>
          <w:p w14:paraId="65D4201B" w14:textId="77777777" w:rsidR="001B2A26" w:rsidRPr="00671C8B" w:rsidRDefault="001B2A26" w:rsidP="00166AF3">
            <w:pPr>
              <w:pStyle w:val="TableBody"/>
            </w:pPr>
            <w:r w:rsidRPr="00671C8B">
              <w:t xml:space="preserve">277 </w:t>
            </w:r>
          </w:p>
        </w:tc>
        <w:tc>
          <w:tcPr>
            <w:tcW w:w="7830" w:type="dxa"/>
          </w:tcPr>
          <w:p w14:paraId="15E0A9C4" w14:textId="77777777" w:rsidR="001B2A26" w:rsidRPr="00671C8B" w:rsidRDefault="001B2A26" w:rsidP="00166AF3">
            <w:pPr>
              <w:pStyle w:val="TableBody"/>
            </w:pPr>
            <w:r w:rsidRPr="00671C8B">
              <w:t>SIM status failure</w:t>
            </w:r>
          </w:p>
        </w:tc>
      </w:tr>
      <w:tr w:rsidR="001B2A26" w:rsidRPr="00671C8B" w14:paraId="64FCB513" w14:textId="77777777" w:rsidTr="00166AF3">
        <w:tc>
          <w:tcPr>
            <w:tcW w:w="1458" w:type="dxa"/>
          </w:tcPr>
          <w:p w14:paraId="5B366982" w14:textId="77777777" w:rsidR="001B2A26" w:rsidRPr="00671C8B" w:rsidRDefault="001B2A26" w:rsidP="00166AF3">
            <w:pPr>
              <w:pStyle w:val="TableBody"/>
            </w:pPr>
            <w:r w:rsidRPr="00671C8B">
              <w:t xml:space="preserve">278 </w:t>
            </w:r>
          </w:p>
        </w:tc>
        <w:tc>
          <w:tcPr>
            <w:tcW w:w="7830" w:type="dxa"/>
          </w:tcPr>
          <w:p w14:paraId="517A8993" w14:textId="77777777" w:rsidR="001B2A26" w:rsidRPr="00671C8B" w:rsidRDefault="001B2A26" w:rsidP="00166AF3">
            <w:pPr>
              <w:pStyle w:val="TableBody"/>
            </w:pPr>
            <w:r w:rsidRPr="00671C8B">
              <w:t>Rejected by call control</w:t>
            </w:r>
          </w:p>
        </w:tc>
      </w:tr>
      <w:tr w:rsidR="001B2A26" w:rsidRPr="00671C8B" w14:paraId="2B1CF2F6" w14:textId="77777777" w:rsidTr="00166AF3">
        <w:tc>
          <w:tcPr>
            <w:tcW w:w="1458" w:type="dxa"/>
          </w:tcPr>
          <w:p w14:paraId="4DBB9097" w14:textId="77777777" w:rsidR="001B2A26" w:rsidRPr="00671C8B" w:rsidRDefault="001B2A26" w:rsidP="00166AF3">
            <w:pPr>
              <w:pStyle w:val="TableBody"/>
            </w:pPr>
            <w:r w:rsidRPr="00671C8B">
              <w:t xml:space="preserve">279 </w:t>
            </w:r>
          </w:p>
        </w:tc>
        <w:tc>
          <w:tcPr>
            <w:tcW w:w="7830" w:type="dxa"/>
          </w:tcPr>
          <w:p w14:paraId="2FA6BFE8" w14:textId="77777777" w:rsidR="001B2A26" w:rsidRPr="00671C8B" w:rsidRDefault="001B2A26" w:rsidP="00166AF3">
            <w:pPr>
              <w:pStyle w:val="TableBody"/>
            </w:pPr>
            <w:r w:rsidRPr="00671C8B">
              <w:t>FDN failed</w:t>
            </w:r>
          </w:p>
        </w:tc>
      </w:tr>
      <w:tr w:rsidR="001B2A26" w:rsidRPr="00671C8B" w14:paraId="47D442E2" w14:textId="77777777" w:rsidTr="00166AF3">
        <w:tc>
          <w:tcPr>
            <w:tcW w:w="1458" w:type="dxa"/>
          </w:tcPr>
          <w:p w14:paraId="10A18C61" w14:textId="77777777" w:rsidR="001B2A26" w:rsidRPr="00671C8B" w:rsidRDefault="001B2A26" w:rsidP="00166AF3">
            <w:pPr>
              <w:pStyle w:val="TableBody"/>
            </w:pPr>
            <w:r w:rsidRPr="00671C8B">
              <w:t xml:space="preserve">280 </w:t>
            </w:r>
          </w:p>
        </w:tc>
        <w:tc>
          <w:tcPr>
            <w:tcW w:w="7830" w:type="dxa"/>
          </w:tcPr>
          <w:p w14:paraId="209323E1" w14:textId="77777777" w:rsidR="001B2A26" w:rsidRPr="00671C8B" w:rsidRDefault="001B2A26" w:rsidP="00166AF3">
            <w:pPr>
              <w:pStyle w:val="TableBody"/>
            </w:pPr>
            <w:r w:rsidRPr="00671C8B">
              <w:t>BDN failed</w:t>
            </w:r>
          </w:p>
        </w:tc>
      </w:tr>
      <w:tr w:rsidR="001B2A26" w:rsidRPr="00671C8B" w14:paraId="5D5A7714" w14:textId="77777777" w:rsidTr="00166AF3">
        <w:tc>
          <w:tcPr>
            <w:tcW w:w="1458" w:type="dxa"/>
          </w:tcPr>
          <w:p w14:paraId="3516B144" w14:textId="77777777" w:rsidR="001B2A26" w:rsidRPr="00671C8B" w:rsidRDefault="001B2A26" w:rsidP="00166AF3">
            <w:pPr>
              <w:pStyle w:val="TableBody"/>
            </w:pPr>
            <w:r w:rsidRPr="00671C8B">
              <w:t xml:space="preserve">283 </w:t>
            </w:r>
          </w:p>
        </w:tc>
        <w:tc>
          <w:tcPr>
            <w:tcW w:w="7830" w:type="dxa"/>
          </w:tcPr>
          <w:p w14:paraId="429B5D63" w14:textId="77777777" w:rsidR="001B2A26" w:rsidRPr="00671C8B" w:rsidRDefault="001B2A26" w:rsidP="00166AF3">
            <w:pPr>
              <w:pStyle w:val="TableBody"/>
            </w:pPr>
            <w:r w:rsidRPr="00671C8B">
              <w:t>CCBS possible</w:t>
            </w:r>
          </w:p>
        </w:tc>
      </w:tr>
      <w:tr w:rsidR="001B2A26" w:rsidRPr="00671C8B" w14:paraId="4541531C" w14:textId="77777777" w:rsidTr="00166AF3">
        <w:tc>
          <w:tcPr>
            <w:tcW w:w="1458" w:type="dxa"/>
          </w:tcPr>
          <w:p w14:paraId="72972B7B" w14:textId="77777777" w:rsidR="001B2A26" w:rsidRPr="00671C8B" w:rsidRDefault="001B2A26" w:rsidP="00166AF3">
            <w:pPr>
              <w:pStyle w:val="TableBody"/>
            </w:pPr>
            <w:r w:rsidRPr="00671C8B">
              <w:t xml:space="preserve">284 </w:t>
            </w:r>
          </w:p>
        </w:tc>
        <w:tc>
          <w:tcPr>
            <w:tcW w:w="7830" w:type="dxa"/>
          </w:tcPr>
          <w:p w14:paraId="2C6BF922" w14:textId="77777777" w:rsidR="001B2A26" w:rsidRPr="00671C8B" w:rsidRDefault="001B2A26" w:rsidP="00166AF3">
            <w:pPr>
              <w:pStyle w:val="TableBody"/>
            </w:pPr>
            <w:r w:rsidRPr="00671C8B">
              <w:t>Invalid alternate service line</w:t>
            </w:r>
          </w:p>
        </w:tc>
      </w:tr>
      <w:tr w:rsidR="001B2A26" w:rsidRPr="00671C8B" w14:paraId="2E91914B" w14:textId="77777777" w:rsidTr="00166AF3">
        <w:tc>
          <w:tcPr>
            <w:tcW w:w="1458" w:type="dxa"/>
          </w:tcPr>
          <w:p w14:paraId="761E3721" w14:textId="77777777" w:rsidR="001B2A26" w:rsidRPr="00671C8B" w:rsidRDefault="001B2A26" w:rsidP="00166AF3">
            <w:pPr>
              <w:pStyle w:val="TableBody"/>
            </w:pPr>
            <w:r w:rsidRPr="00671C8B">
              <w:t xml:space="preserve">285 </w:t>
            </w:r>
          </w:p>
        </w:tc>
        <w:tc>
          <w:tcPr>
            <w:tcW w:w="7830" w:type="dxa"/>
          </w:tcPr>
          <w:p w14:paraId="0035E4A7" w14:textId="77777777" w:rsidR="001B2A26" w:rsidRPr="00671C8B" w:rsidRDefault="001B2A26" w:rsidP="00166AF3">
            <w:pPr>
              <w:pStyle w:val="TableBody"/>
            </w:pPr>
            <w:r w:rsidRPr="00671C8B">
              <w:t>LND overview</w:t>
            </w:r>
          </w:p>
        </w:tc>
      </w:tr>
      <w:tr w:rsidR="001B2A26" w:rsidRPr="00671C8B" w14:paraId="673DFA02" w14:textId="77777777" w:rsidTr="00166AF3">
        <w:tc>
          <w:tcPr>
            <w:tcW w:w="1458" w:type="dxa"/>
          </w:tcPr>
          <w:p w14:paraId="217FADAF" w14:textId="77777777" w:rsidR="001B2A26" w:rsidRPr="00671C8B" w:rsidRDefault="001B2A26" w:rsidP="00166AF3">
            <w:pPr>
              <w:pStyle w:val="TableBody"/>
            </w:pPr>
            <w:r w:rsidRPr="00671C8B">
              <w:t xml:space="preserve">287 </w:t>
            </w:r>
          </w:p>
        </w:tc>
        <w:tc>
          <w:tcPr>
            <w:tcW w:w="7830" w:type="dxa"/>
          </w:tcPr>
          <w:p w14:paraId="3A36E6B8" w14:textId="77777777" w:rsidR="001B2A26" w:rsidRPr="00671C8B" w:rsidRDefault="001B2A26" w:rsidP="00166AF3">
            <w:pPr>
              <w:pStyle w:val="TableBody"/>
            </w:pPr>
            <w:r w:rsidRPr="00671C8B">
              <w:t>MM network failure unspecified</w:t>
            </w:r>
          </w:p>
        </w:tc>
      </w:tr>
      <w:tr w:rsidR="001B2A26" w:rsidRPr="00671C8B" w14:paraId="7ACA0731" w14:textId="77777777" w:rsidTr="00166AF3">
        <w:tc>
          <w:tcPr>
            <w:tcW w:w="1458" w:type="dxa"/>
          </w:tcPr>
          <w:p w14:paraId="4FACFE69" w14:textId="77777777" w:rsidR="001B2A26" w:rsidRPr="00671C8B" w:rsidRDefault="001B2A26" w:rsidP="00166AF3">
            <w:pPr>
              <w:pStyle w:val="TableBody"/>
            </w:pPr>
            <w:r w:rsidRPr="00671C8B">
              <w:t xml:space="preserve">288 </w:t>
            </w:r>
          </w:p>
        </w:tc>
        <w:tc>
          <w:tcPr>
            <w:tcW w:w="7830" w:type="dxa"/>
          </w:tcPr>
          <w:p w14:paraId="3AA8DA43" w14:textId="77777777" w:rsidR="001B2A26" w:rsidRPr="00671C8B" w:rsidRDefault="001B2A26" w:rsidP="00166AF3">
            <w:pPr>
              <w:pStyle w:val="TableBody"/>
            </w:pPr>
            <w:r w:rsidRPr="00671C8B">
              <w:t>MM no service</w:t>
            </w:r>
          </w:p>
        </w:tc>
      </w:tr>
      <w:tr w:rsidR="001B2A26" w:rsidRPr="00671C8B" w14:paraId="79C4B1AF" w14:textId="77777777" w:rsidTr="00166AF3">
        <w:tc>
          <w:tcPr>
            <w:tcW w:w="1458" w:type="dxa"/>
          </w:tcPr>
          <w:p w14:paraId="3382CE40" w14:textId="77777777" w:rsidR="001B2A26" w:rsidRPr="00671C8B" w:rsidRDefault="001B2A26" w:rsidP="00166AF3">
            <w:pPr>
              <w:pStyle w:val="TableBody"/>
            </w:pPr>
            <w:r w:rsidRPr="00671C8B">
              <w:t xml:space="preserve">289 </w:t>
            </w:r>
          </w:p>
        </w:tc>
        <w:tc>
          <w:tcPr>
            <w:tcW w:w="7830" w:type="dxa"/>
          </w:tcPr>
          <w:p w14:paraId="3C2F3302" w14:textId="77777777" w:rsidR="001B2A26" w:rsidRPr="00671C8B" w:rsidRDefault="001B2A26" w:rsidP="00166AF3">
            <w:pPr>
              <w:pStyle w:val="TableBody"/>
            </w:pPr>
            <w:r w:rsidRPr="00671C8B">
              <w:t>MM access class barred</w:t>
            </w:r>
          </w:p>
        </w:tc>
      </w:tr>
      <w:tr w:rsidR="001B2A26" w:rsidRPr="00671C8B" w14:paraId="6E890274" w14:textId="77777777" w:rsidTr="00166AF3">
        <w:tc>
          <w:tcPr>
            <w:tcW w:w="1458" w:type="dxa"/>
          </w:tcPr>
          <w:p w14:paraId="09E17E3D" w14:textId="77777777" w:rsidR="001B2A26" w:rsidRPr="00671C8B" w:rsidRDefault="001B2A26" w:rsidP="00166AF3">
            <w:pPr>
              <w:pStyle w:val="TableBody"/>
            </w:pPr>
            <w:r w:rsidRPr="00671C8B">
              <w:t xml:space="preserve">290 </w:t>
            </w:r>
          </w:p>
        </w:tc>
        <w:tc>
          <w:tcPr>
            <w:tcW w:w="7830" w:type="dxa"/>
          </w:tcPr>
          <w:p w14:paraId="2AB4A0C9" w14:textId="77777777" w:rsidR="001B2A26" w:rsidRPr="00671C8B" w:rsidRDefault="001B2A26" w:rsidP="00166AF3">
            <w:pPr>
              <w:pStyle w:val="TableBody"/>
            </w:pPr>
            <w:r w:rsidRPr="00671C8B">
              <w:t>MM RR no resource</w:t>
            </w:r>
          </w:p>
        </w:tc>
      </w:tr>
      <w:tr w:rsidR="001B2A26" w:rsidRPr="00671C8B" w14:paraId="0D7BCB25" w14:textId="77777777" w:rsidTr="00166AF3">
        <w:tc>
          <w:tcPr>
            <w:tcW w:w="1458" w:type="dxa"/>
          </w:tcPr>
          <w:p w14:paraId="19300844" w14:textId="77777777" w:rsidR="001B2A26" w:rsidRPr="00671C8B" w:rsidRDefault="001B2A26" w:rsidP="00166AF3">
            <w:pPr>
              <w:pStyle w:val="TableBody"/>
            </w:pPr>
            <w:r w:rsidRPr="00671C8B">
              <w:t xml:space="preserve">291 </w:t>
            </w:r>
          </w:p>
        </w:tc>
        <w:tc>
          <w:tcPr>
            <w:tcW w:w="7830" w:type="dxa"/>
          </w:tcPr>
          <w:p w14:paraId="62B9D060" w14:textId="77777777" w:rsidR="001B2A26" w:rsidRPr="00671C8B" w:rsidRDefault="001B2A26" w:rsidP="00166AF3">
            <w:pPr>
              <w:pStyle w:val="TableBody"/>
            </w:pPr>
            <w:r w:rsidRPr="00671C8B">
              <w:t>MM ME busy</w:t>
            </w:r>
          </w:p>
        </w:tc>
      </w:tr>
      <w:tr w:rsidR="001B2A26" w:rsidRPr="00671C8B" w14:paraId="5B199EEA" w14:textId="77777777" w:rsidTr="00166AF3">
        <w:tc>
          <w:tcPr>
            <w:tcW w:w="1458" w:type="dxa"/>
          </w:tcPr>
          <w:p w14:paraId="612CFCDE" w14:textId="77777777" w:rsidR="001B2A26" w:rsidRPr="00671C8B" w:rsidRDefault="001B2A26" w:rsidP="00166AF3">
            <w:pPr>
              <w:pStyle w:val="TableBody"/>
            </w:pPr>
            <w:r w:rsidRPr="00671C8B">
              <w:t xml:space="preserve">292 </w:t>
            </w:r>
          </w:p>
        </w:tc>
        <w:tc>
          <w:tcPr>
            <w:tcW w:w="7830" w:type="dxa"/>
          </w:tcPr>
          <w:p w14:paraId="15EDB3DB" w14:textId="77777777" w:rsidR="001B2A26" w:rsidRPr="00671C8B" w:rsidRDefault="001B2A26" w:rsidP="00166AF3">
            <w:pPr>
              <w:pStyle w:val="TableBody"/>
            </w:pPr>
            <w:r w:rsidRPr="00671C8B">
              <w:t>MM unspecified</w:t>
            </w:r>
          </w:p>
        </w:tc>
      </w:tr>
      <w:tr w:rsidR="001B2A26" w:rsidRPr="00671C8B" w14:paraId="299DF2E0" w14:textId="77777777" w:rsidTr="00166AF3">
        <w:tc>
          <w:tcPr>
            <w:tcW w:w="1458" w:type="dxa"/>
          </w:tcPr>
          <w:p w14:paraId="00F2665B" w14:textId="77777777" w:rsidR="001B2A26" w:rsidRPr="00671C8B" w:rsidRDefault="001B2A26" w:rsidP="00166AF3">
            <w:pPr>
              <w:pStyle w:val="TableBody"/>
            </w:pPr>
            <w:r w:rsidRPr="00671C8B">
              <w:t xml:space="preserve">301 </w:t>
            </w:r>
          </w:p>
        </w:tc>
        <w:tc>
          <w:tcPr>
            <w:tcW w:w="7830" w:type="dxa"/>
          </w:tcPr>
          <w:p w14:paraId="6E4D6163" w14:textId="77777777" w:rsidR="001B2A26" w:rsidRPr="00671C8B" w:rsidRDefault="001B2A26" w:rsidP="00166AF3">
            <w:pPr>
              <w:pStyle w:val="TableBody"/>
            </w:pPr>
            <w:r w:rsidRPr="00671C8B">
              <w:t>MMI not registered</w:t>
            </w:r>
          </w:p>
        </w:tc>
      </w:tr>
      <w:tr w:rsidR="001B2A26" w:rsidRPr="00671C8B" w14:paraId="3E8EDF36" w14:textId="77777777" w:rsidTr="00166AF3">
        <w:tc>
          <w:tcPr>
            <w:tcW w:w="1458" w:type="dxa"/>
          </w:tcPr>
          <w:p w14:paraId="2B7B4D93" w14:textId="77777777" w:rsidR="001B2A26" w:rsidRPr="00671C8B" w:rsidRDefault="001B2A26" w:rsidP="00166AF3">
            <w:pPr>
              <w:pStyle w:val="TableBody"/>
            </w:pPr>
            <w:r w:rsidRPr="00671C8B">
              <w:t xml:space="preserve">303 </w:t>
            </w:r>
          </w:p>
        </w:tc>
        <w:tc>
          <w:tcPr>
            <w:tcW w:w="7830" w:type="dxa"/>
          </w:tcPr>
          <w:p w14:paraId="345BBDD8" w14:textId="77777777" w:rsidR="001B2A26" w:rsidRPr="00671C8B" w:rsidRDefault="001B2A26" w:rsidP="00166AF3">
            <w:pPr>
              <w:pStyle w:val="TableBody"/>
            </w:pPr>
            <w:r w:rsidRPr="00671C8B">
              <w:t>Rejected by user</w:t>
            </w:r>
          </w:p>
        </w:tc>
      </w:tr>
      <w:tr w:rsidR="001B2A26" w:rsidRPr="00671C8B" w14:paraId="3AC19477" w14:textId="77777777" w:rsidTr="00166AF3">
        <w:tc>
          <w:tcPr>
            <w:tcW w:w="1458" w:type="dxa"/>
          </w:tcPr>
          <w:p w14:paraId="0A15E8FF" w14:textId="77777777" w:rsidR="001B2A26" w:rsidRPr="00671C8B" w:rsidRDefault="001B2A26" w:rsidP="00166AF3">
            <w:pPr>
              <w:pStyle w:val="TableBody"/>
            </w:pPr>
            <w:r w:rsidRPr="00671C8B">
              <w:t xml:space="preserve">304 </w:t>
            </w:r>
          </w:p>
        </w:tc>
        <w:tc>
          <w:tcPr>
            <w:tcW w:w="7830" w:type="dxa"/>
          </w:tcPr>
          <w:p w14:paraId="059831F7" w14:textId="77777777" w:rsidR="001B2A26" w:rsidRPr="00671C8B" w:rsidRDefault="001B2A26" w:rsidP="00166AF3">
            <w:pPr>
              <w:pStyle w:val="TableBody"/>
            </w:pPr>
            <w:r w:rsidRPr="00671C8B">
              <w:t>Rejected due to time out</w:t>
            </w:r>
          </w:p>
        </w:tc>
      </w:tr>
      <w:tr w:rsidR="001B2A26" w:rsidRPr="00671C8B" w14:paraId="6A9D34A2" w14:textId="77777777" w:rsidTr="00166AF3">
        <w:tc>
          <w:tcPr>
            <w:tcW w:w="1458" w:type="dxa"/>
          </w:tcPr>
          <w:p w14:paraId="2F697ADD" w14:textId="77777777" w:rsidR="001B2A26" w:rsidRPr="00671C8B" w:rsidRDefault="001B2A26" w:rsidP="00166AF3">
            <w:pPr>
              <w:pStyle w:val="TableBody"/>
            </w:pPr>
            <w:r w:rsidRPr="00671C8B">
              <w:t xml:space="preserve">306 </w:t>
            </w:r>
          </w:p>
        </w:tc>
        <w:tc>
          <w:tcPr>
            <w:tcW w:w="7830" w:type="dxa"/>
          </w:tcPr>
          <w:p w14:paraId="7C9B3DC2" w14:textId="77777777" w:rsidR="001B2A26" w:rsidRPr="00671C8B" w:rsidRDefault="001B2A26" w:rsidP="00166AF3">
            <w:pPr>
              <w:pStyle w:val="TableBody"/>
            </w:pPr>
            <w:r w:rsidRPr="00671C8B">
              <w:t>Disconnected due to SIM TK call setup</w:t>
            </w:r>
          </w:p>
        </w:tc>
      </w:tr>
      <w:tr w:rsidR="001B2A26" w:rsidRPr="00671C8B" w14:paraId="528A4CD4" w14:textId="77777777" w:rsidTr="00166AF3">
        <w:tc>
          <w:tcPr>
            <w:tcW w:w="1458" w:type="dxa"/>
          </w:tcPr>
          <w:p w14:paraId="2BF9201E" w14:textId="77777777" w:rsidR="001B2A26" w:rsidRPr="00671C8B" w:rsidRDefault="001B2A26" w:rsidP="00166AF3">
            <w:pPr>
              <w:pStyle w:val="TableBody"/>
            </w:pPr>
            <w:r w:rsidRPr="00671C8B">
              <w:t xml:space="preserve">307 </w:t>
            </w:r>
          </w:p>
        </w:tc>
        <w:tc>
          <w:tcPr>
            <w:tcW w:w="7830" w:type="dxa"/>
          </w:tcPr>
          <w:p w14:paraId="0F51DCA5" w14:textId="77777777" w:rsidR="001B2A26" w:rsidRPr="00671C8B" w:rsidRDefault="001B2A26" w:rsidP="00166AF3">
            <w:pPr>
              <w:pStyle w:val="TableBody"/>
            </w:pPr>
            <w:r w:rsidRPr="00671C8B">
              <w:t>Pending SIM TK call setup</w:t>
            </w:r>
          </w:p>
        </w:tc>
      </w:tr>
      <w:tr w:rsidR="001B2A26" w:rsidRPr="00671C8B" w14:paraId="15D8F0A1" w14:textId="77777777" w:rsidTr="00166AF3">
        <w:tc>
          <w:tcPr>
            <w:tcW w:w="1458" w:type="dxa"/>
          </w:tcPr>
          <w:p w14:paraId="1EB24546" w14:textId="77777777" w:rsidR="001B2A26" w:rsidRPr="00671C8B" w:rsidRDefault="001B2A26" w:rsidP="00166AF3">
            <w:pPr>
              <w:pStyle w:val="TableBody"/>
            </w:pPr>
            <w:r w:rsidRPr="00671C8B">
              <w:t xml:space="preserve">310 </w:t>
            </w:r>
          </w:p>
        </w:tc>
        <w:tc>
          <w:tcPr>
            <w:tcW w:w="7830" w:type="dxa"/>
          </w:tcPr>
          <w:p w14:paraId="38184341" w14:textId="77777777" w:rsidR="001B2A26" w:rsidRPr="00671C8B" w:rsidRDefault="001B2A26" w:rsidP="00166AF3">
            <w:pPr>
              <w:pStyle w:val="TableBody"/>
            </w:pPr>
            <w:r w:rsidRPr="00671C8B">
              <w:t>SIM reset</w:t>
            </w:r>
          </w:p>
        </w:tc>
      </w:tr>
      <w:tr w:rsidR="001B2A26" w:rsidRPr="00671C8B" w14:paraId="16F599C0" w14:textId="77777777" w:rsidTr="00166AF3">
        <w:tc>
          <w:tcPr>
            <w:tcW w:w="1458" w:type="dxa"/>
          </w:tcPr>
          <w:p w14:paraId="3E940610" w14:textId="77777777" w:rsidR="001B2A26" w:rsidRPr="00671C8B" w:rsidRDefault="001B2A26" w:rsidP="00166AF3">
            <w:pPr>
              <w:pStyle w:val="TableBody"/>
            </w:pPr>
            <w:r w:rsidRPr="00671C8B">
              <w:t xml:space="preserve">340 </w:t>
            </w:r>
          </w:p>
        </w:tc>
        <w:tc>
          <w:tcPr>
            <w:tcW w:w="7830" w:type="dxa"/>
          </w:tcPr>
          <w:p w14:paraId="4FB968C8" w14:textId="77777777" w:rsidR="001B2A26" w:rsidRPr="00671C8B" w:rsidRDefault="001B2A26" w:rsidP="00166AF3">
            <w:pPr>
              <w:pStyle w:val="TableBody"/>
            </w:pPr>
            <w:r w:rsidRPr="00671C8B">
              <w:t>MM sapi3 release</w:t>
            </w:r>
          </w:p>
        </w:tc>
      </w:tr>
      <w:tr w:rsidR="001B2A26" w:rsidRPr="00671C8B" w14:paraId="535E560D" w14:textId="77777777" w:rsidTr="00166AF3">
        <w:tc>
          <w:tcPr>
            <w:tcW w:w="1458" w:type="dxa"/>
          </w:tcPr>
          <w:p w14:paraId="67180D1A" w14:textId="77777777" w:rsidR="001B2A26" w:rsidRPr="00671C8B" w:rsidRDefault="001B2A26" w:rsidP="00166AF3">
            <w:pPr>
              <w:pStyle w:val="TableBody"/>
            </w:pPr>
            <w:r w:rsidRPr="00671C8B">
              <w:t xml:space="preserve">341 </w:t>
            </w:r>
          </w:p>
        </w:tc>
        <w:tc>
          <w:tcPr>
            <w:tcW w:w="7830" w:type="dxa"/>
          </w:tcPr>
          <w:p w14:paraId="20BB7AAF" w14:textId="77777777" w:rsidR="001B2A26" w:rsidRPr="00671C8B" w:rsidRDefault="001B2A26" w:rsidP="00166AF3">
            <w:pPr>
              <w:pStyle w:val="TableBody"/>
            </w:pPr>
            <w:r w:rsidRPr="00671C8B">
              <w:t>MM lower layer failure</w:t>
            </w:r>
          </w:p>
        </w:tc>
      </w:tr>
      <w:tr w:rsidR="001B2A26" w:rsidRPr="00671C8B" w14:paraId="2081CD1B" w14:textId="77777777" w:rsidTr="00166AF3">
        <w:tc>
          <w:tcPr>
            <w:tcW w:w="1458" w:type="dxa"/>
          </w:tcPr>
          <w:p w14:paraId="65181FB1" w14:textId="77777777" w:rsidR="001B2A26" w:rsidRPr="00671C8B" w:rsidRDefault="001B2A26" w:rsidP="00166AF3">
            <w:pPr>
              <w:pStyle w:val="TableBody"/>
            </w:pPr>
            <w:r w:rsidRPr="00671C8B">
              <w:t xml:space="preserve">342 </w:t>
            </w:r>
          </w:p>
        </w:tc>
        <w:tc>
          <w:tcPr>
            <w:tcW w:w="7830" w:type="dxa"/>
          </w:tcPr>
          <w:p w14:paraId="6984A383" w14:textId="77777777" w:rsidR="001B2A26" w:rsidRPr="00671C8B" w:rsidRDefault="001B2A26" w:rsidP="00166AF3">
            <w:pPr>
              <w:pStyle w:val="TableBody"/>
            </w:pPr>
            <w:r w:rsidRPr="00671C8B">
              <w:t>MM authentification failure</w:t>
            </w:r>
          </w:p>
        </w:tc>
      </w:tr>
      <w:tr w:rsidR="001B2A26" w:rsidRPr="00671C8B" w14:paraId="1AE52FF0" w14:textId="77777777" w:rsidTr="00166AF3">
        <w:tc>
          <w:tcPr>
            <w:tcW w:w="1458" w:type="dxa"/>
          </w:tcPr>
          <w:p w14:paraId="2EA64998" w14:textId="77777777" w:rsidR="001B2A26" w:rsidRPr="00671C8B" w:rsidRDefault="001B2A26" w:rsidP="00166AF3">
            <w:pPr>
              <w:pStyle w:val="TableBody"/>
            </w:pPr>
            <w:r w:rsidRPr="00671C8B">
              <w:t xml:space="preserve">343 </w:t>
            </w:r>
          </w:p>
        </w:tc>
        <w:tc>
          <w:tcPr>
            <w:tcW w:w="7830" w:type="dxa"/>
          </w:tcPr>
          <w:p w14:paraId="3C621C51" w14:textId="77777777" w:rsidR="001B2A26" w:rsidRPr="00671C8B" w:rsidRDefault="001B2A26" w:rsidP="00166AF3">
            <w:pPr>
              <w:pStyle w:val="TableBody"/>
            </w:pPr>
            <w:r w:rsidRPr="00671C8B">
              <w:t>MM PS reject</w:t>
            </w:r>
          </w:p>
        </w:tc>
      </w:tr>
      <w:tr w:rsidR="001B2A26" w:rsidRPr="00671C8B" w14:paraId="3D780BFA" w14:textId="77777777" w:rsidTr="00166AF3">
        <w:tc>
          <w:tcPr>
            <w:tcW w:w="1458" w:type="dxa"/>
          </w:tcPr>
          <w:p w14:paraId="656CBBDD" w14:textId="77777777" w:rsidR="001B2A26" w:rsidRPr="00671C8B" w:rsidRDefault="001B2A26" w:rsidP="00166AF3">
            <w:pPr>
              <w:pStyle w:val="TableBody"/>
            </w:pPr>
            <w:r w:rsidRPr="00671C8B">
              <w:t xml:space="preserve">344 </w:t>
            </w:r>
          </w:p>
        </w:tc>
        <w:tc>
          <w:tcPr>
            <w:tcW w:w="7830" w:type="dxa"/>
          </w:tcPr>
          <w:p w14:paraId="176FF789" w14:textId="77777777" w:rsidR="001B2A26" w:rsidRPr="00671C8B" w:rsidRDefault="001B2A26" w:rsidP="00166AF3">
            <w:pPr>
              <w:pStyle w:val="TableBody"/>
            </w:pPr>
            <w:r w:rsidRPr="00671C8B">
              <w:t>MM service rejected</w:t>
            </w:r>
          </w:p>
        </w:tc>
      </w:tr>
      <w:tr w:rsidR="001B2A26" w:rsidRPr="00671C8B" w14:paraId="68461DA1" w14:textId="77777777" w:rsidTr="00166AF3">
        <w:tc>
          <w:tcPr>
            <w:tcW w:w="1458" w:type="dxa"/>
          </w:tcPr>
          <w:p w14:paraId="41703B0E" w14:textId="77777777" w:rsidR="001B2A26" w:rsidRPr="00671C8B" w:rsidRDefault="001B2A26" w:rsidP="00166AF3">
            <w:pPr>
              <w:pStyle w:val="TableBody"/>
            </w:pPr>
            <w:r w:rsidRPr="00671C8B">
              <w:t xml:space="preserve">345 </w:t>
            </w:r>
          </w:p>
        </w:tc>
        <w:tc>
          <w:tcPr>
            <w:tcW w:w="7830" w:type="dxa"/>
          </w:tcPr>
          <w:p w14:paraId="09965BA2" w14:textId="77777777" w:rsidR="001B2A26" w:rsidRPr="00671C8B" w:rsidRDefault="001B2A26" w:rsidP="00166AF3">
            <w:pPr>
              <w:pStyle w:val="TableBody"/>
            </w:pPr>
            <w:r w:rsidRPr="00671C8B">
              <w:t>MM abort by network</w:t>
            </w:r>
          </w:p>
        </w:tc>
      </w:tr>
      <w:tr w:rsidR="001B2A26" w:rsidRPr="00671C8B" w14:paraId="34D9F131" w14:textId="77777777" w:rsidTr="00166AF3">
        <w:tc>
          <w:tcPr>
            <w:tcW w:w="1458" w:type="dxa"/>
          </w:tcPr>
          <w:p w14:paraId="64EBAA23" w14:textId="77777777" w:rsidR="001B2A26" w:rsidRPr="00671C8B" w:rsidRDefault="001B2A26" w:rsidP="00166AF3">
            <w:pPr>
              <w:pStyle w:val="TableBody"/>
            </w:pPr>
            <w:r w:rsidRPr="00671C8B">
              <w:t xml:space="preserve">346 </w:t>
            </w:r>
          </w:p>
        </w:tc>
        <w:tc>
          <w:tcPr>
            <w:tcW w:w="7830" w:type="dxa"/>
          </w:tcPr>
          <w:p w14:paraId="3FEAFC32" w14:textId="77777777" w:rsidR="001B2A26" w:rsidRPr="00671C8B" w:rsidRDefault="001B2A26" w:rsidP="00166AF3">
            <w:pPr>
              <w:pStyle w:val="TableBody"/>
            </w:pPr>
            <w:r w:rsidRPr="00671C8B">
              <w:t>MM timeout</w:t>
            </w:r>
          </w:p>
        </w:tc>
      </w:tr>
      <w:tr w:rsidR="001B2A26" w:rsidRPr="00671C8B" w14:paraId="55D99B4E" w14:textId="77777777" w:rsidTr="00166AF3">
        <w:tc>
          <w:tcPr>
            <w:tcW w:w="1458" w:type="dxa"/>
          </w:tcPr>
          <w:p w14:paraId="2806B547" w14:textId="77777777" w:rsidR="001B2A26" w:rsidRPr="00671C8B" w:rsidRDefault="001B2A26" w:rsidP="00166AF3">
            <w:pPr>
              <w:pStyle w:val="TableBody"/>
            </w:pPr>
            <w:r w:rsidRPr="00671C8B">
              <w:t xml:space="preserve">347 </w:t>
            </w:r>
          </w:p>
        </w:tc>
        <w:tc>
          <w:tcPr>
            <w:tcW w:w="7830" w:type="dxa"/>
          </w:tcPr>
          <w:p w14:paraId="24651B6B" w14:textId="77777777" w:rsidR="001B2A26" w:rsidRPr="00671C8B" w:rsidRDefault="001B2A26" w:rsidP="00166AF3">
            <w:pPr>
              <w:pStyle w:val="TableBody"/>
            </w:pPr>
            <w:r w:rsidRPr="00671C8B">
              <w:t>MM detach</w:t>
            </w:r>
          </w:p>
        </w:tc>
      </w:tr>
      <w:tr w:rsidR="001B2A26" w:rsidRPr="00671C8B" w14:paraId="3D243787" w14:textId="77777777" w:rsidTr="00166AF3">
        <w:tc>
          <w:tcPr>
            <w:tcW w:w="1458" w:type="dxa"/>
          </w:tcPr>
          <w:p w14:paraId="1827EB76" w14:textId="77777777" w:rsidR="001B2A26" w:rsidRPr="00671C8B" w:rsidRDefault="001B2A26" w:rsidP="00166AF3">
            <w:pPr>
              <w:pStyle w:val="TableBody"/>
            </w:pPr>
            <w:r w:rsidRPr="00671C8B">
              <w:t xml:space="preserve">348 </w:t>
            </w:r>
          </w:p>
        </w:tc>
        <w:tc>
          <w:tcPr>
            <w:tcW w:w="7830" w:type="dxa"/>
          </w:tcPr>
          <w:p w14:paraId="4E80C577" w14:textId="77777777" w:rsidR="001B2A26" w:rsidRPr="00671C8B" w:rsidRDefault="001B2A26" w:rsidP="00166AF3">
            <w:pPr>
              <w:pStyle w:val="TableBody"/>
            </w:pPr>
            <w:r w:rsidRPr="00671C8B">
              <w:t>MM RR connection release</w:t>
            </w:r>
          </w:p>
        </w:tc>
      </w:tr>
      <w:tr w:rsidR="001B2A26" w:rsidRPr="00671C8B" w14:paraId="08CAD4D7" w14:textId="77777777" w:rsidTr="00166AF3">
        <w:tc>
          <w:tcPr>
            <w:tcW w:w="1458" w:type="dxa"/>
          </w:tcPr>
          <w:p w14:paraId="317312F5" w14:textId="77777777" w:rsidR="001B2A26" w:rsidRPr="00671C8B" w:rsidRDefault="001B2A26" w:rsidP="00166AF3">
            <w:pPr>
              <w:pStyle w:val="TableBody"/>
            </w:pPr>
            <w:r w:rsidRPr="00671C8B">
              <w:t xml:space="preserve">349 </w:t>
            </w:r>
          </w:p>
        </w:tc>
        <w:tc>
          <w:tcPr>
            <w:tcW w:w="7830" w:type="dxa"/>
          </w:tcPr>
          <w:p w14:paraId="26AAFD79" w14:textId="77777777" w:rsidR="001B2A26" w:rsidRPr="00671C8B" w:rsidRDefault="001B2A26" w:rsidP="00166AF3">
            <w:pPr>
              <w:pStyle w:val="TableBody"/>
            </w:pPr>
            <w:r w:rsidRPr="00671C8B">
              <w:t>MM not registered</w:t>
            </w:r>
          </w:p>
        </w:tc>
      </w:tr>
      <w:tr w:rsidR="001B2A26" w:rsidRPr="00671C8B" w14:paraId="6A885865" w14:textId="77777777" w:rsidTr="00166AF3">
        <w:tc>
          <w:tcPr>
            <w:tcW w:w="1458" w:type="dxa"/>
          </w:tcPr>
          <w:p w14:paraId="6853F353" w14:textId="77777777" w:rsidR="001B2A26" w:rsidRPr="00671C8B" w:rsidRDefault="001B2A26" w:rsidP="00166AF3">
            <w:pPr>
              <w:pStyle w:val="TableBody"/>
            </w:pPr>
            <w:r w:rsidRPr="00671C8B">
              <w:t xml:space="preserve">350 </w:t>
            </w:r>
          </w:p>
        </w:tc>
        <w:tc>
          <w:tcPr>
            <w:tcW w:w="7830" w:type="dxa"/>
          </w:tcPr>
          <w:p w14:paraId="77AAB255" w14:textId="77777777" w:rsidR="001B2A26" w:rsidRPr="00671C8B" w:rsidRDefault="001B2A26" w:rsidP="00166AF3">
            <w:pPr>
              <w:pStyle w:val="TableBody"/>
            </w:pPr>
            <w:r w:rsidRPr="00671C8B">
              <w:t>MM reestablishment failure</w:t>
            </w:r>
          </w:p>
        </w:tc>
      </w:tr>
      <w:tr w:rsidR="001B2A26" w:rsidRPr="00671C8B" w14:paraId="5587A928" w14:textId="77777777" w:rsidTr="00166AF3">
        <w:tc>
          <w:tcPr>
            <w:tcW w:w="1458" w:type="dxa"/>
          </w:tcPr>
          <w:p w14:paraId="0BB3FBBA" w14:textId="77777777" w:rsidR="001B2A26" w:rsidRPr="00671C8B" w:rsidRDefault="001B2A26" w:rsidP="00166AF3">
            <w:pPr>
              <w:pStyle w:val="TableBody"/>
            </w:pPr>
            <w:r w:rsidRPr="00671C8B">
              <w:t xml:space="preserve">351 </w:t>
            </w:r>
          </w:p>
        </w:tc>
        <w:tc>
          <w:tcPr>
            <w:tcW w:w="7830" w:type="dxa"/>
          </w:tcPr>
          <w:p w14:paraId="12CCCAAA" w14:textId="77777777" w:rsidR="001B2A26" w:rsidRPr="00671C8B" w:rsidRDefault="001B2A26" w:rsidP="00166AF3">
            <w:pPr>
              <w:pStyle w:val="TableBody"/>
            </w:pPr>
            <w:r w:rsidRPr="00671C8B">
              <w:t>Failure due to handover</w:t>
            </w:r>
          </w:p>
        </w:tc>
      </w:tr>
      <w:tr w:rsidR="001B2A26" w:rsidRPr="00671C8B" w14:paraId="3D524DEE" w14:textId="77777777" w:rsidTr="00166AF3">
        <w:tc>
          <w:tcPr>
            <w:tcW w:w="1458" w:type="dxa"/>
          </w:tcPr>
          <w:p w14:paraId="507155B9" w14:textId="77777777" w:rsidR="001B2A26" w:rsidRPr="00671C8B" w:rsidRDefault="001B2A26" w:rsidP="00166AF3">
            <w:pPr>
              <w:pStyle w:val="TableBody"/>
            </w:pPr>
            <w:r w:rsidRPr="00671C8B">
              <w:t xml:space="preserve">352 </w:t>
            </w:r>
          </w:p>
        </w:tc>
        <w:tc>
          <w:tcPr>
            <w:tcW w:w="7830" w:type="dxa"/>
          </w:tcPr>
          <w:p w14:paraId="26F26D28" w14:textId="77777777" w:rsidR="001B2A26" w:rsidRPr="00671C8B" w:rsidRDefault="001B2A26" w:rsidP="00166AF3">
            <w:pPr>
              <w:pStyle w:val="TableBody"/>
            </w:pPr>
            <w:r w:rsidRPr="00671C8B">
              <w:t>Link establishment failure</w:t>
            </w:r>
          </w:p>
        </w:tc>
      </w:tr>
      <w:tr w:rsidR="001B2A26" w:rsidRPr="00671C8B" w14:paraId="3EA87A8C" w14:textId="77777777" w:rsidTr="00166AF3">
        <w:tc>
          <w:tcPr>
            <w:tcW w:w="1458" w:type="dxa"/>
          </w:tcPr>
          <w:p w14:paraId="1984785B" w14:textId="77777777" w:rsidR="001B2A26" w:rsidRPr="00671C8B" w:rsidRDefault="001B2A26" w:rsidP="00166AF3">
            <w:pPr>
              <w:pStyle w:val="TableBody"/>
            </w:pPr>
            <w:r w:rsidRPr="00671C8B">
              <w:t xml:space="preserve">353 </w:t>
            </w:r>
          </w:p>
        </w:tc>
        <w:tc>
          <w:tcPr>
            <w:tcW w:w="7830" w:type="dxa"/>
          </w:tcPr>
          <w:p w14:paraId="0A0A0D2F" w14:textId="77777777" w:rsidR="001B2A26" w:rsidRPr="00671C8B" w:rsidRDefault="001B2A26" w:rsidP="00166AF3">
            <w:pPr>
              <w:pStyle w:val="TableBody"/>
            </w:pPr>
            <w:r w:rsidRPr="00671C8B">
              <w:t>Random access failure</w:t>
            </w:r>
          </w:p>
        </w:tc>
      </w:tr>
      <w:tr w:rsidR="001B2A26" w:rsidRPr="00671C8B" w14:paraId="56014177" w14:textId="77777777" w:rsidTr="00166AF3">
        <w:tc>
          <w:tcPr>
            <w:tcW w:w="1458" w:type="dxa"/>
          </w:tcPr>
          <w:p w14:paraId="607228B8" w14:textId="77777777" w:rsidR="001B2A26" w:rsidRPr="00671C8B" w:rsidRDefault="001B2A26" w:rsidP="00166AF3">
            <w:pPr>
              <w:pStyle w:val="TableBody"/>
            </w:pPr>
            <w:r w:rsidRPr="00671C8B">
              <w:t xml:space="preserve">354 </w:t>
            </w:r>
          </w:p>
        </w:tc>
        <w:tc>
          <w:tcPr>
            <w:tcW w:w="7830" w:type="dxa"/>
          </w:tcPr>
          <w:p w14:paraId="16910F36" w14:textId="77777777" w:rsidR="001B2A26" w:rsidRPr="00671C8B" w:rsidRDefault="001B2A26" w:rsidP="00166AF3">
            <w:pPr>
              <w:pStyle w:val="TableBody"/>
            </w:pPr>
            <w:r w:rsidRPr="00671C8B">
              <w:t>Radio link aborted</w:t>
            </w:r>
          </w:p>
        </w:tc>
      </w:tr>
      <w:tr w:rsidR="001B2A26" w:rsidRPr="00671C8B" w14:paraId="5EE84B31" w14:textId="77777777" w:rsidTr="00166AF3">
        <w:tc>
          <w:tcPr>
            <w:tcW w:w="1458" w:type="dxa"/>
          </w:tcPr>
          <w:p w14:paraId="09394A93" w14:textId="77777777" w:rsidR="001B2A26" w:rsidRPr="00671C8B" w:rsidRDefault="001B2A26" w:rsidP="00166AF3">
            <w:pPr>
              <w:pStyle w:val="TableBody"/>
            </w:pPr>
            <w:r w:rsidRPr="00671C8B">
              <w:t xml:space="preserve">355 </w:t>
            </w:r>
          </w:p>
        </w:tc>
        <w:tc>
          <w:tcPr>
            <w:tcW w:w="7830" w:type="dxa"/>
          </w:tcPr>
          <w:p w14:paraId="75EEA2CB" w14:textId="77777777" w:rsidR="001B2A26" w:rsidRPr="00671C8B" w:rsidRDefault="001B2A26" w:rsidP="00166AF3">
            <w:pPr>
              <w:pStyle w:val="TableBody"/>
            </w:pPr>
            <w:r w:rsidRPr="00671C8B">
              <w:t>Lower layer failure in Layer 1</w:t>
            </w:r>
          </w:p>
        </w:tc>
      </w:tr>
      <w:tr w:rsidR="001B2A26" w:rsidRPr="00671C8B" w14:paraId="07C9C96F" w14:textId="77777777" w:rsidTr="00166AF3">
        <w:tc>
          <w:tcPr>
            <w:tcW w:w="1458" w:type="dxa"/>
          </w:tcPr>
          <w:p w14:paraId="109983F9" w14:textId="77777777" w:rsidR="001B2A26" w:rsidRPr="00671C8B" w:rsidRDefault="001B2A26" w:rsidP="00166AF3">
            <w:pPr>
              <w:pStyle w:val="TableBody"/>
            </w:pPr>
            <w:r w:rsidRPr="00671C8B">
              <w:t xml:space="preserve">356 </w:t>
            </w:r>
          </w:p>
        </w:tc>
        <w:tc>
          <w:tcPr>
            <w:tcW w:w="7830" w:type="dxa"/>
          </w:tcPr>
          <w:p w14:paraId="6C68B3E2" w14:textId="77777777" w:rsidR="001B2A26" w:rsidRPr="00671C8B" w:rsidRDefault="001B2A26" w:rsidP="00166AF3">
            <w:pPr>
              <w:pStyle w:val="TableBody"/>
            </w:pPr>
            <w:r w:rsidRPr="00671C8B">
              <w:t>Immediate assignment reject</w:t>
            </w:r>
          </w:p>
        </w:tc>
      </w:tr>
      <w:tr w:rsidR="001B2A26" w:rsidRPr="00671C8B" w14:paraId="02EF8497" w14:textId="77777777" w:rsidTr="00166AF3">
        <w:tc>
          <w:tcPr>
            <w:tcW w:w="1458" w:type="dxa"/>
          </w:tcPr>
          <w:p w14:paraId="63416331" w14:textId="77777777" w:rsidR="001B2A26" w:rsidRPr="00671C8B" w:rsidRDefault="001B2A26" w:rsidP="00166AF3">
            <w:pPr>
              <w:pStyle w:val="TableBody"/>
            </w:pPr>
            <w:r w:rsidRPr="00671C8B">
              <w:t xml:space="preserve">357 </w:t>
            </w:r>
          </w:p>
        </w:tc>
        <w:tc>
          <w:tcPr>
            <w:tcW w:w="7830" w:type="dxa"/>
          </w:tcPr>
          <w:p w14:paraId="5E872DA9" w14:textId="77777777" w:rsidR="001B2A26" w:rsidRPr="00671C8B" w:rsidRDefault="001B2A26" w:rsidP="00166AF3">
            <w:pPr>
              <w:pStyle w:val="TableBody"/>
            </w:pPr>
            <w:r w:rsidRPr="00671C8B">
              <w:t>Failure due to paging</w:t>
            </w:r>
          </w:p>
        </w:tc>
      </w:tr>
      <w:tr w:rsidR="001B2A26" w:rsidRPr="00671C8B" w14:paraId="309EED51" w14:textId="77777777" w:rsidTr="00166AF3">
        <w:tc>
          <w:tcPr>
            <w:tcW w:w="1458" w:type="dxa"/>
          </w:tcPr>
          <w:p w14:paraId="39BE4051" w14:textId="77777777" w:rsidR="001B2A26" w:rsidRPr="00671C8B" w:rsidRDefault="001B2A26" w:rsidP="00166AF3">
            <w:pPr>
              <w:pStyle w:val="TableBody"/>
            </w:pPr>
            <w:r w:rsidRPr="00671C8B">
              <w:t xml:space="preserve">358 </w:t>
            </w:r>
          </w:p>
        </w:tc>
        <w:tc>
          <w:tcPr>
            <w:tcW w:w="7830" w:type="dxa"/>
          </w:tcPr>
          <w:p w14:paraId="52B62464" w14:textId="77777777" w:rsidR="001B2A26" w:rsidRPr="00671C8B" w:rsidRDefault="001B2A26" w:rsidP="00166AF3">
            <w:pPr>
              <w:pStyle w:val="TableBody"/>
            </w:pPr>
            <w:r w:rsidRPr="00671C8B">
              <w:t>Abnormal release unspecified</w:t>
            </w:r>
          </w:p>
        </w:tc>
      </w:tr>
      <w:tr w:rsidR="001B2A26" w:rsidRPr="00671C8B" w14:paraId="002F8EF6" w14:textId="77777777" w:rsidTr="00166AF3">
        <w:tc>
          <w:tcPr>
            <w:tcW w:w="1458" w:type="dxa"/>
          </w:tcPr>
          <w:p w14:paraId="5C02FFDC" w14:textId="77777777" w:rsidR="001B2A26" w:rsidRPr="00671C8B" w:rsidRDefault="001B2A26" w:rsidP="00166AF3">
            <w:pPr>
              <w:pStyle w:val="TableBody"/>
            </w:pPr>
            <w:r w:rsidRPr="00671C8B">
              <w:t xml:space="preserve">359 </w:t>
            </w:r>
          </w:p>
        </w:tc>
        <w:tc>
          <w:tcPr>
            <w:tcW w:w="7830" w:type="dxa"/>
          </w:tcPr>
          <w:p w14:paraId="7A1E870A" w14:textId="77777777" w:rsidR="001B2A26" w:rsidRPr="00671C8B" w:rsidRDefault="001B2A26" w:rsidP="00166AF3">
            <w:pPr>
              <w:pStyle w:val="TableBody"/>
            </w:pPr>
            <w:r w:rsidRPr="00671C8B">
              <w:t>Abnormal release channel unacceptable</w:t>
            </w:r>
          </w:p>
        </w:tc>
      </w:tr>
      <w:tr w:rsidR="001B2A26" w:rsidRPr="00671C8B" w14:paraId="03E63F1B" w14:textId="77777777" w:rsidTr="00166AF3">
        <w:tc>
          <w:tcPr>
            <w:tcW w:w="1458" w:type="dxa"/>
          </w:tcPr>
          <w:p w14:paraId="3B8C1E74" w14:textId="77777777" w:rsidR="001B2A26" w:rsidRPr="00671C8B" w:rsidRDefault="001B2A26" w:rsidP="00166AF3">
            <w:pPr>
              <w:pStyle w:val="TableBody"/>
            </w:pPr>
            <w:r w:rsidRPr="00671C8B">
              <w:t xml:space="preserve">360 </w:t>
            </w:r>
          </w:p>
        </w:tc>
        <w:tc>
          <w:tcPr>
            <w:tcW w:w="7830" w:type="dxa"/>
          </w:tcPr>
          <w:p w14:paraId="09790CA1" w14:textId="77777777" w:rsidR="001B2A26" w:rsidRPr="00671C8B" w:rsidRDefault="001B2A26" w:rsidP="00166AF3">
            <w:pPr>
              <w:pStyle w:val="TableBody"/>
            </w:pPr>
            <w:r w:rsidRPr="00671C8B">
              <w:t>Abnormal release timer expired</w:t>
            </w:r>
          </w:p>
        </w:tc>
      </w:tr>
      <w:tr w:rsidR="001B2A26" w:rsidRPr="00671C8B" w14:paraId="75F16C61" w14:textId="77777777" w:rsidTr="00166AF3">
        <w:tc>
          <w:tcPr>
            <w:tcW w:w="1458" w:type="dxa"/>
          </w:tcPr>
          <w:p w14:paraId="330F8E48" w14:textId="77777777" w:rsidR="001B2A26" w:rsidRPr="00671C8B" w:rsidRDefault="001B2A26" w:rsidP="00166AF3">
            <w:pPr>
              <w:pStyle w:val="TableBody"/>
            </w:pPr>
            <w:r w:rsidRPr="00671C8B">
              <w:t xml:space="preserve">361 </w:t>
            </w:r>
          </w:p>
        </w:tc>
        <w:tc>
          <w:tcPr>
            <w:tcW w:w="7830" w:type="dxa"/>
          </w:tcPr>
          <w:p w14:paraId="76D21EB8" w14:textId="77777777" w:rsidR="001B2A26" w:rsidRPr="00671C8B" w:rsidRDefault="001B2A26" w:rsidP="00166AF3">
            <w:pPr>
              <w:pStyle w:val="TableBody"/>
            </w:pPr>
            <w:r w:rsidRPr="00671C8B">
              <w:t>Abnormal release no act on radio path</w:t>
            </w:r>
          </w:p>
        </w:tc>
      </w:tr>
      <w:tr w:rsidR="001B2A26" w:rsidRPr="00671C8B" w14:paraId="4E88BA38" w14:textId="77777777" w:rsidTr="00166AF3">
        <w:tc>
          <w:tcPr>
            <w:tcW w:w="1458" w:type="dxa"/>
          </w:tcPr>
          <w:p w14:paraId="49D7C909" w14:textId="77777777" w:rsidR="001B2A26" w:rsidRPr="00671C8B" w:rsidRDefault="001B2A26" w:rsidP="00166AF3">
            <w:pPr>
              <w:pStyle w:val="TableBody"/>
            </w:pPr>
            <w:r w:rsidRPr="00671C8B">
              <w:t xml:space="preserve">362 </w:t>
            </w:r>
          </w:p>
        </w:tc>
        <w:tc>
          <w:tcPr>
            <w:tcW w:w="7830" w:type="dxa"/>
          </w:tcPr>
          <w:p w14:paraId="76484B96" w14:textId="77777777" w:rsidR="001B2A26" w:rsidRPr="00671C8B" w:rsidRDefault="001B2A26" w:rsidP="00166AF3">
            <w:pPr>
              <w:pStyle w:val="TableBody"/>
            </w:pPr>
            <w:r w:rsidRPr="00671C8B">
              <w:t>Preemptive release</w:t>
            </w:r>
          </w:p>
        </w:tc>
      </w:tr>
      <w:tr w:rsidR="001B2A26" w:rsidRPr="00671C8B" w14:paraId="0944F16E" w14:textId="77777777" w:rsidTr="00166AF3">
        <w:tc>
          <w:tcPr>
            <w:tcW w:w="1458" w:type="dxa"/>
          </w:tcPr>
          <w:p w14:paraId="6E5CD294" w14:textId="77777777" w:rsidR="001B2A26" w:rsidRPr="00671C8B" w:rsidRDefault="001B2A26" w:rsidP="00166AF3">
            <w:pPr>
              <w:pStyle w:val="TableBody"/>
            </w:pPr>
            <w:r w:rsidRPr="00671C8B">
              <w:t xml:space="preserve">363 </w:t>
            </w:r>
          </w:p>
        </w:tc>
        <w:tc>
          <w:tcPr>
            <w:tcW w:w="7830" w:type="dxa"/>
          </w:tcPr>
          <w:p w14:paraId="7A07689B" w14:textId="77777777" w:rsidR="001B2A26" w:rsidRPr="00671C8B" w:rsidRDefault="001B2A26" w:rsidP="00166AF3">
            <w:pPr>
              <w:pStyle w:val="TableBody"/>
            </w:pPr>
            <w:r w:rsidRPr="00671C8B">
              <w:t>UTRAN configuration unknown</w:t>
            </w:r>
          </w:p>
        </w:tc>
      </w:tr>
      <w:tr w:rsidR="001B2A26" w:rsidRPr="00671C8B" w14:paraId="22C49BD2" w14:textId="77777777" w:rsidTr="00166AF3">
        <w:tc>
          <w:tcPr>
            <w:tcW w:w="1458" w:type="dxa"/>
          </w:tcPr>
          <w:p w14:paraId="34EECAD3" w14:textId="77777777" w:rsidR="001B2A26" w:rsidRPr="00671C8B" w:rsidRDefault="001B2A26" w:rsidP="00166AF3">
            <w:pPr>
              <w:pStyle w:val="TableBody"/>
            </w:pPr>
            <w:r w:rsidRPr="00671C8B">
              <w:t xml:space="preserve">364 </w:t>
            </w:r>
          </w:p>
        </w:tc>
        <w:tc>
          <w:tcPr>
            <w:tcW w:w="7830" w:type="dxa"/>
          </w:tcPr>
          <w:p w14:paraId="47E7CD87" w14:textId="77777777" w:rsidR="001B2A26" w:rsidRPr="00671C8B" w:rsidRDefault="001B2A26" w:rsidP="00166AF3">
            <w:pPr>
              <w:pStyle w:val="TableBody"/>
            </w:pPr>
            <w:r w:rsidRPr="00671C8B">
              <w:t>Handover impossible</w:t>
            </w:r>
          </w:p>
        </w:tc>
      </w:tr>
      <w:tr w:rsidR="001B2A26" w:rsidRPr="00671C8B" w14:paraId="0194D6CF" w14:textId="77777777" w:rsidTr="00166AF3">
        <w:tc>
          <w:tcPr>
            <w:tcW w:w="1458" w:type="dxa"/>
          </w:tcPr>
          <w:p w14:paraId="6B9A90B7" w14:textId="77777777" w:rsidR="001B2A26" w:rsidRPr="00671C8B" w:rsidRDefault="001B2A26" w:rsidP="00166AF3">
            <w:pPr>
              <w:pStyle w:val="TableBody"/>
            </w:pPr>
            <w:r w:rsidRPr="00671C8B">
              <w:t xml:space="preserve">365 </w:t>
            </w:r>
          </w:p>
        </w:tc>
        <w:tc>
          <w:tcPr>
            <w:tcW w:w="7830" w:type="dxa"/>
          </w:tcPr>
          <w:p w14:paraId="23AEBCFC" w14:textId="77777777" w:rsidR="001B2A26" w:rsidRPr="00671C8B" w:rsidRDefault="001B2A26" w:rsidP="00166AF3">
            <w:pPr>
              <w:pStyle w:val="TableBody"/>
            </w:pPr>
            <w:r w:rsidRPr="00671C8B">
              <w:t>Channel mode unacceptable</w:t>
            </w:r>
          </w:p>
        </w:tc>
      </w:tr>
      <w:tr w:rsidR="001B2A26" w:rsidRPr="00671C8B" w14:paraId="03167BB7" w14:textId="77777777" w:rsidTr="00166AF3">
        <w:tc>
          <w:tcPr>
            <w:tcW w:w="1458" w:type="dxa"/>
          </w:tcPr>
          <w:p w14:paraId="46016CB6" w14:textId="77777777" w:rsidR="001B2A26" w:rsidRPr="00671C8B" w:rsidRDefault="001B2A26" w:rsidP="00166AF3">
            <w:pPr>
              <w:pStyle w:val="TableBody"/>
            </w:pPr>
            <w:r w:rsidRPr="00671C8B">
              <w:t xml:space="preserve">366 </w:t>
            </w:r>
          </w:p>
        </w:tc>
        <w:tc>
          <w:tcPr>
            <w:tcW w:w="7830" w:type="dxa"/>
          </w:tcPr>
          <w:p w14:paraId="3FB44DB9" w14:textId="77777777" w:rsidR="001B2A26" w:rsidRPr="00671C8B" w:rsidRDefault="001B2A26" w:rsidP="00166AF3">
            <w:pPr>
              <w:pStyle w:val="TableBody"/>
            </w:pPr>
            <w:r w:rsidRPr="00671C8B">
              <w:t>Frequency not implemented</w:t>
            </w:r>
          </w:p>
        </w:tc>
      </w:tr>
      <w:tr w:rsidR="001B2A26" w:rsidRPr="00671C8B" w14:paraId="31EF22A3" w14:textId="77777777" w:rsidTr="00166AF3">
        <w:tc>
          <w:tcPr>
            <w:tcW w:w="1458" w:type="dxa"/>
          </w:tcPr>
          <w:p w14:paraId="1094D63A" w14:textId="77777777" w:rsidR="001B2A26" w:rsidRPr="00671C8B" w:rsidRDefault="001B2A26" w:rsidP="00166AF3">
            <w:pPr>
              <w:pStyle w:val="TableBody"/>
            </w:pPr>
            <w:r w:rsidRPr="00671C8B">
              <w:t xml:space="preserve">367 </w:t>
            </w:r>
          </w:p>
        </w:tc>
        <w:tc>
          <w:tcPr>
            <w:tcW w:w="7830" w:type="dxa"/>
          </w:tcPr>
          <w:p w14:paraId="38EB3222" w14:textId="77777777" w:rsidR="001B2A26" w:rsidRPr="00671C8B" w:rsidRDefault="001B2A26" w:rsidP="00166AF3">
            <w:pPr>
              <w:pStyle w:val="TableBody"/>
            </w:pPr>
            <w:r w:rsidRPr="00671C8B">
              <w:t>Originator leaving call group area</w:t>
            </w:r>
          </w:p>
        </w:tc>
      </w:tr>
      <w:tr w:rsidR="001B2A26" w:rsidRPr="00671C8B" w14:paraId="41E501FF" w14:textId="77777777" w:rsidTr="00166AF3">
        <w:tc>
          <w:tcPr>
            <w:tcW w:w="1458" w:type="dxa"/>
          </w:tcPr>
          <w:p w14:paraId="3E108A5A" w14:textId="77777777" w:rsidR="001B2A26" w:rsidRPr="00671C8B" w:rsidRDefault="001B2A26" w:rsidP="00166AF3">
            <w:pPr>
              <w:pStyle w:val="TableBody"/>
            </w:pPr>
            <w:r w:rsidRPr="00671C8B">
              <w:t xml:space="preserve">368 </w:t>
            </w:r>
          </w:p>
        </w:tc>
        <w:tc>
          <w:tcPr>
            <w:tcW w:w="7830" w:type="dxa"/>
          </w:tcPr>
          <w:p w14:paraId="1B986EF2" w14:textId="77777777" w:rsidR="001B2A26" w:rsidRPr="00671C8B" w:rsidRDefault="001B2A26" w:rsidP="00166AF3">
            <w:pPr>
              <w:pStyle w:val="TableBody"/>
            </w:pPr>
            <w:r w:rsidRPr="00671C8B">
              <w:t>Lower layer failure from network</w:t>
            </w:r>
          </w:p>
        </w:tc>
      </w:tr>
      <w:tr w:rsidR="001B2A26" w:rsidRPr="00671C8B" w14:paraId="5D822650" w14:textId="77777777" w:rsidTr="00166AF3">
        <w:tc>
          <w:tcPr>
            <w:tcW w:w="1458" w:type="dxa"/>
          </w:tcPr>
          <w:p w14:paraId="098A6370" w14:textId="77777777" w:rsidR="001B2A26" w:rsidRPr="00671C8B" w:rsidRDefault="001B2A26" w:rsidP="00166AF3">
            <w:pPr>
              <w:pStyle w:val="TableBody"/>
            </w:pPr>
            <w:r w:rsidRPr="00671C8B">
              <w:t xml:space="preserve">369 </w:t>
            </w:r>
          </w:p>
        </w:tc>
        <w:tc>
          <w:tcPr>
            <w:tcW w:w="7830" w:type="dxa"/>
          </w:tcPr>
          <w:p w14:paraId="1D158453" w14:textId="77777777" w:rsidR="001B2A26" w:rsidRPr="00671C8B" w:rsidRDefault="001B2A26" w:rsidP="00166AF3">
            <w:pPr>
              <w:pStyle w:val="TableBody"/>
            </w:pPr>
            <w:r w:rsidRPr="00671C8B">
              <w:t>Call already cleared</w:t>
            </w:r>
          </w:p>
        </w:tc>
      </w:tr>
      <w:tr w:rsidR="001B2A26" w:rsidRPr="00671C8B" w14:paraId="584DE17C" w14:textId="77777777" w:rsidTr="00166AF3">
        <w:tc>
          <w:tcPr>
            <w:tcW w:w="1458" w:type="dxa"/>
          </w:tcPr>
          <w:p w14:paraId="6504B3CF" w14:textId="77777777" w:rsidR="001B2A26" w:rsidRPr="00671C8B" w:rsidRDefault="001B2A26" w:rsidP="00166AF3">
            <w:pPr>
              <w:pStyle w:val="TableBody"/>
            </w:pPr>
            <w:r w:rsidRPr="00671C8B">
              <w:t xml:space="preserve">370 </w:t>
            </w:r>
          </w:p>
        </w:tc>
        <w:tc>
          <w:tcPr>
            <w:tcW w:w="7830" w:type="dxa"/>
          </w:tcPr>
          <w:p w14:paraId="007309DC" w14:textId="77777777" w:rsidR="001B2A26" w:rsidRPr="00671C8B" w:rsidRDefault="001B2A26" w:rsidP="00166AF3">
            <w:pPr>
              <w:pStyle w:val="TableBody"/>
            </w:pPr>
            <w:r w:rsidRPr="00671C8B">
              <w:t>Semantically incorrect message</w:t>
            </w:r>
          </w:p>
        </w:tc>
      </w:tr>
      <w:tr w:rsidR="001B2A26" w:rsidRPr="00671C8B" w14:paraId="50FA1174" w14:textId="77777777" w:rsidTr="00166AF3">
        <w:tc>
          <w:tcPr>
            <w:tcW w:w="1458" w:type="dxa"/>
          </w:tcPr>
          <w:p w14:paraId="3ED04477" w14:textId="77777777" w:rsidR="001B2A26" w:rsidRPr="00671C8B" w:rsidRDefault="001B2A26" w:rsidP="00166AF3">
            <w:pPr>
              <w:pStyle w:val="TableBody"/>
            </w:pPr>
            <w:r w:rsidRPr="00671C8B">
              <w:t xml:space="preserve">371 </w:t>
            </w:r>
          </w:p>
        </w:tc>
        <w:tc>
          <w:tcPr>
            <w:tcW w:w="7830" w:type="dxa"/>
          </w:tcPr>
          <w:p w14:paraId="56DF562E" w14:textId="77777777" w:rsidR="001B2A26" w:rsidRPr="00671C8B" w:rsidRDefault="001B2A26" w:rsidP="00166AF3">
            <w:pPr>
              <w:pStyle w:val="TableBody"/>
            </w:pPr>
            <w:r w:rsidRPr="00671C8B">
              <w:t>Invalid mandatory info</w:t>
            </w:r>
          </w:p>
        </w:tc>
      </w:tr>
      <w:tr w:rsidR="001B2A26" w:rsidRPr="00671C8B" w14:paraId="14BFBAEE" w14:textId="77777777" w:rsidTr="00166AF3">
        <w:tc>
          <w:tcPr>
            <w:tcW w:w="1458" w:type="dxa"/>
          </w:tcPr>
          <w:p w14:paraId="247C7AD1" w14:textId="77777777" w:rsidR="001B2A26" w:rsidRPr="00671C8B" w:rsidRDefault="001B2A26" w:rsidP="00166AF3">
            <w:pPr>
              <w:pStyle w:val="TableBody"/>
            </w:pPr>
            <w:r w:rsidRPr="00671C8B">
              <w:t xml:space="preserve">372 </w:t>
            </w:r>
          </w:p>
        </w:tc>
        <w:tc>
          <w:tcPr>
            <w:tcW w:w="7830" w:type="dxa"/>
          </w:tcPr>
          <w:p w14:paraId="56805813" w14:textId="77777777" w:rsidR="001B2A26" w:rsidRPr="00671C8B" w:rsidRDefault="001B2A26" w:rsidP="00166AF3">
            <w:pPr>
              <w:pStyle w:val="TableBody"/>
            </w:pPr>
            <w:r w:rsidRPr="00671C8B">
              <w:t>Message type non existing</w:t>
            </w:r>
          </w:p>
        </w:tc>
      </w:tr>
      <w:tr w:rsidR="001B2A26" w:rsidRPr="00671C8B" w14:paraId="664DAD1B" w14:textId="77777777" w:rsidTr="00166AF3">
        <w:tc>
          <w:tcPr>
            <w:tcW w:w="1458" w:type="dxa"/>
          </w:tcPr>
          <w:p w14:paraId="1A72F0C3" w14:textId="77777777" w:rsidR="001B2A26" w:rsidRPr="00671C8B" w:rsidRDefault="001B2A26" w:rsidP="00166AF3">
            <w:pPr>
              <w:pStyle w:val="TableBody"/>
            </w:pPr>
            <w:r w:rsidRPr="00671C8B">
              <w:t xml:space="preserve">373 </w:t>
            </w:r>
          </w:p>
        </w:tc>
        <w:tc>
          <w:tcPr>
            <w:tcW w:w="7830" w:type="dxa"/>
          </w:tcPr>
          <w:p w14:paraId="468B3A70" w14:textId="77777777" w:rsidR="001B2A26" w:rsidRPr="00671C8B" w:rsidRDefault="001B2A26" w:rsidP="00166AF3">
            <w:pPr>
              <w:pStyle w:val="TableBody"/>
            </w:pPr>
            <w:r w:rsidRPr="00671C8B">
              <w:t>Message type incompatible in state</w:t>
            </w:r>
          </w:p>
        </w:tc>
      </w:tr>
      <w:tr w:rsidR="001B2A26" w:rsidRPr="00671C8B" w14:paraId="637D3629" w14:textId="77777777" w:rsidTr="00166AF3">
        <w:tc>
          <w:tcPr>
            <w:tcW w:w="1458" w:type="dxa"/>
          </w:tcPr>
          <w:p w14:paraId="4CF6DD85" w14:textId="77777777" w:rsidR="001B2A26" w:rsidRPr="00671C8B" w:rsidRDefault="001B2A26" w:rsidP="00166AF3">
            <w:pPr>
              <w:pStyle w:val="TableBody"/>
            </w:pPr>
            <w:r w:rsidRPr="00671C8B">
              <w:t xml:space="preserve">374 </w:t>
            </w:r>
          </w:p>
        </w:tc>
        <w:tc>
          <w:tcPr>
            <w:tcW w:w="7830" w:type="dxa"/>
          </w:tcPr>
          <w:p w14:paraId="359D02B2" w14:textId="77777777" w:rsidR="001B2A26" w:rsidRPr="00671C8B" w:rsidRDefault="001B2A26" w:rsidP="00166AF3">
            <w:pPr>
              <w:pStyle w:val="TableBody"/>
            </w:pPr>
            <w:r w:rsidRPr="00671C8B">
              <w:t>Conditional information element error</w:t>
            </w:r>
          </w:p>
        </w:tc>
      </w:tr>
      <w:tr w:rsidR="001B2A26" w:rsidRPr="00671C8B" w14:paraId="11340A24" w14:textId="77777777" w:rsidTr="00166AF3">
        <w:tc>
          <w:tcPr>
            <w:tcW w:w="1458" w:type="dxa"/>
          </w:tcPr>
          <w:p w14:paraId="5593B862" w14:textId="77777777" w:rsidR="001B2A26" w:rsidRPr="00671C8B" w:rsidRDefault="001B2A26" w:rsidP="00166AF3">
            <w:pPr>
              <w:pStyle w:val="TableBody"/>
            </w:pPr>
            <w:r w:rsidRPr="00671C8B">
              <w:t xml:space="preserve">375 </w:t>
            </w:r>
          </w:p>
        </w:tc>
        <w:tc>
          <w:tcPr>
            <w:tcW w:w="7830" w:type="dxa"/>
          </w:tcPr>
          <w:p w14:paraId="1F155A40" w14:textId="77777777" w:rsidR="001B2A26" w:rsidRPr="00671C8B" w:rsidRDefault="001B2A26" w:rsidP="00166AF3">
            <w:pPr>
              <w:pStyle w:val="TableBody"/>
            </w:pPr>
            <w:r w:rsidRPr="00671C8B">
              <w:t>No cell allocation available</w:t>
            </w:r>
          </w:p>
        </w:tc>
      </w:tr>
      <w:tr w:rsidR="001B2A26" w:rsidRPr="00671C8B" w14:paraId="1D4C8F88" w14:textId="77777777" w:rsidTr="00166AF3">
        <w:tc>
          <w:tcPr>
            <w:tcW w:w="1458" w:type="dxa"/>
          </w:tcPr>
          <w:p w14:paraId="1475C619" w14:textId="77777777" w:rsidR="001B2A26" w:rsidRPr="00671C8B" w:rsidRDefault="001B2A26" w:rsidP="00166AF3">
            <w:pPr>
              <w:pStyle w:val="TableBody"/>
            </w:pPr>
            <w:r w:rsidRPr="00671C8B">
              <w:t xml:space="preserve">376 </w:t>
            </w:r>
          </w:p>
        </w:tc>
        <w:tc>
          <w:tcPr>
            <w:tcW w:w="7830" w:type="dxa"/>
          </w:tcPr>
          <w:p w14:paraId="053D5758" w14:textId="77777777" w:rsidR="001B2A26" w:rsidRPr="00671C8B" w:rsidRDefault="001B2A26" w:rsidP="00166AF3">
            <w:pPr>
              <w:pStyle w:val="TableBody"/>
            </w:pPr>
            <w:r w:rsidRPr="00671C8B">
              <w:t>Protocol error unspecified</w:t>
            </w:r>
          </w:p>
        </w:tc>
      </w:tr>
      <w:tr w:rsidR="001B2A26" w:rsidRPr="00671C8B" w14:paraId="2B62320F" w14:textId="77777777" w:rsidTr="00166AF3">
        <w:tc>
          <w:tcPr>
            <w:tcW w:w="1458" w:type="dxa"/>
          </w:tcPr>
          <w:p w14:paraId="1D2B0F9A" w14:textId="77777777" w:rsidR="001B2A26" w:rsidRPr="00671C8B" w:rsidRDefault="001B2A26" w:rsidP="00166AF3">
            <w:pPr>
              <w:pStyle w:val="TableBody"/>
            </w:pPr>
            <w:r w:rsidRPr="00671C8B">
              <w:t xml:space="preserve">377 </w:t>
            </w:r>
          </w:p>
        </w:tc>
        <w:tc>
          <w:tcPr>
            <w:tcW w:w="7830" w:type="dxa"/>
          </w:tcPr>
          <w:p w14:paraId="18024D75" w14:textId="77777777" w:rsidR="001B2A26" w:rsidRPr="00671C8B" w:rsidRDefault="001B2A26" w:rsidP="00166AF3">
            <w:pPr>
              <w:pStyle w:val="TableBody"/>
            </w:pPr>
            <w:r w:rsidRPr="00671C8B">
              <w:t>Normal event</w:t>
            </w:r>
          </w:p>
        </w:tc>
      </w:tr>
      <w:tr w:rsidR="001B2A26" w:rsidRPr="00671C8B" w14:paraId="56BD24BE" w14:textId="77777777" w:rsidTr="00166AF3">
        <w:tc>
          <w:tcPr>
            <w:tcW w:w="1458" w:type="dxa"/>
          </w:tcPr>
          <w:p w14:paraId="712737E5" w14:textId="77777777" w:rsidR="001B2A26" w:rsidRPr="00671C8B" w:rsidRDefault="001B2A26" w:rsidP="00166AF3">
            <w:pPr>
              <w:pStyle w:val="TableBody"/>
            </w:pPr>
            <w:r w:rsidRPr="00671C8B">
              <w:t xml:space="preserve">378 </w:t>
            </w:r>
          </w:p>
        </w:tc>
        <w:tc>
          <w:tcPr>
            <w:tcW w:w="7830" w:type="dxa"/>
          </w:tcPr>
          <w:p w14:paraId="08985337" w14:textId="77777777" w:rsidR="001B2A26" w:rsidRPr="00671C8B" w:rsidRDefault="001B2A26" w:rsidP="00166AF3">
            <w:pPr>
              <w:pStyle w:val="TableBody"/>
            </w:pPr>
            <w:r w:rsidRPr="00671C8B">
              <w:t>Unspecified</w:t>
            </w:r>
          </w:p>
        </w:tc>
      </w:tr>
      <w:tr w:rsidR="001B2A26" w:rsidRPr="00671C8B" w14:paraId="044C7F25" w14:textId="77777777" w:rsidTr="00166AF3">
        <w:tc>
          <w:tcPr>
            <w:tcW w:w="1458" w:type="dxa"/>
          </w:tcPr>
          <w:p w14:paraId="31377CF8" w14:textId="77777777" w:rsidR="001B2A26" w:rsidRPr="00671C8B" w:rsidRDefault="001B2A26" w:rsidP="00166AF3">
            <w:pPr>
              <w:pStyle w:val="TableBody"/>
            </w:pPr>
            <w:r w:rsidRPr="00671C8B">
              <w:t xml:space="preserve">379 </w:t>
            </w:r>
          </w:p>
        </w:tc>
        <w:tc>
          <w:tcPr>
            <w:tcW w:w="7830" w:type="dxa"/>
          </w:tcPr>
          <w:p w14:paraId="38C1F7CE" w14:textId="77777777" w:rsidR="001B2A26" w:rsidRPr="00671C8B" w:rsidRDefault="001B2A26" w:rsidP="00166AF3">
            <w:pPr>
              <w:pStyle w:val="TableBody"/>
            </w:pPr>
            <w:r w:rsidRPr="00671C8B">
              <w:t>Preemptive release</w:t>
            </w:r>
          </w:p>
        </w:tc>
      </w:tr>
      <w:tr w:rsidR="001B2A26" w:rsidRPr="00671C8B" w14:paraId="123D9501" w14:textId="77777777" w:rsidTr="00166AF3">
        <w:tc>
          <w:tcPr>
            <w:tcW w:w="1458" w:type="dxa"/>
          </w:tcPr>
          <w:p w14:paraId="05B651BD" w14:textId="77777777" w:rsidR="001B2A26" w:rsidRPr="00671C8B" w:rsidRDefault="001B2A26" w:rsidP="00166AF3">
            <w:pPr>
              <w:pStyle w:val="TableBody"/>
            </w:pPr>
            <w:r w:rsidRPr="00671C8B">
              <w:t xml:space="preserve">380 </w:t>
            </w:r>
          </w:p>
        </w:tc>
        <w:tc>
          <w:tcPr>
            <w:tcW w:w="7830" w:type="dxa"/>
          </w:tcPr>
          <w:p w14:paraId="3E6A61FA" w14:textId="77777777" w:rsidR="001B2A26" w:rsidRPr="00671C8B" w:rsidRDefault="001B2A26" w:rsidP="00166AF3">
            <w:pPr>
              <w:pStyle w:val="TableBody"/>
            </w:pPr>
            <w:r w:rsidRPr="00671C8B">
              <w:t>Congestion</w:t>
            </w:r>
          </w:p>
        </w:tc>
      </w:tr>
      <w:tr w:rsidR="001B2A26" w:rsidRPr="00671C8B" w14:paraId="398EBBC6" w14:textId="77777777" w:rsidTr="00166AF3">
        <w:tc>
          <w:tcPr>
            <w:tcW w:w="1458" w:type="dxa"/>
          </w:tcPr>
          <w:p w14:paraId="5F8A1164" w14:textId="77777777" w:rsidR="001B2A26" w:rsidRPr="00671C8B" w:rsidRDefault="001B2A26" w:rsidP="00166AF3">
            <w:pPr>
              <w:pStyle w:val="TableBody"/>
            </w:pPr>
            <w:r w:rsidRPr="00671C8B">
              <w:t xml:space="preserve">381 </w:t>
            </w:r>
          </w:p>
        </w:tc>
        <w:tc>
          <w:tcPr>
            <w:tcW w:w="7830" w:type="dxa"/>
          </w:tcPr>
          <w:p w14:paraId="4ECA14DA" w14:textId="77777777" w:rsidR="001B2A26" w:rsidRPr="00671C8B" w:rsidRDefault="001B2A26" w:rsidP="00166AF3">
            <w:pPr>
              <w:pStyle w:val="TableBody"/>
            </w:pPr>
            <w:r w:rsidRPr="00671C8B">
              <w:t>RE establishment reject</w:t>
            </w:r>
          </w:p>
        </w:tc>
      </w:tr>
      <w:tr w:rsidR="001B2A26" w:rsidRPr="00671C8B" w14:paraId="59ADBCE3" w14:textId="77777777" w:rsidTr="00166AF3">
        <w:tc>
          <w:tcPr>
            <w:tcW w:w="1458" w:type="dxa"/>
          </w:tcPr>
          <w:p w14:paraId="33C666D5" w14:textId="77777777" w:rsidR="001B2A26" w:rsidRPr="00671C8B" w:rsidRDefault="001B2A26" w:rsidP="00166AF3">
            <w:pPr>
              <w:pStyle w:val="TableBody"/>
            </w:pPr>
            <w:r w:rsidRPr="00671C8B">
              <w:t xml:space="preserve">382 </w:t>
            </w:r>
          </w:p>
        </w:tc>
        <w:tc>
          <w:tcPr>
            <w:tcW w:w="7830" w:type="dxa"/>
          </w:tcPr>
          <w:p w14:paraId="5D63D34B" w14:textId="77777777" w:rsidR="001B2A26" w:rsidRPr="00671C8B" w:rsidRDefault="001B2A26" w:rsidP="00166AF3">
            <w:pPr>
              <w:pStyle w:val="TableBody"/>
            </w:pPr>
            <w:r w:rsidRPr="00671C8B">
              <w:t>Directed sig conn establishment</w:t>
            </w:r>
          </w:p>
        </w:tc>
      </w:tr>
      <w:tr w:rsidR="001B2A26" w:rsidRPr="00671C8B" w14:paraId="52701EDC" w14:textId="77777777" w:rsidTr="00166AF3">
        <w:tc>
          <w:tcPr>
            <w:tcW w:w="1458" w:type="dxa"/>
          </w:tcPr>
          <w:p w14:paraId="793425BB" w14:textId="77777777" w:rsidR="001B2A26" w:rsidRPr="00671C8B" w:rsidRDefault="001B2A26" w:rsidP="00166AF3">
            <w:pPr>
              <w:pStyle w:val="TableBody"/>
            </w:pPr>
            <w:r w:rsidRPr="00671C8B">
              <w:t xml:space="preserve">383 </w:t>
            </w:r>
          </w:p>
        </w:tc>
        <w:tc>
          <w:tcPr>
            <w:tcW w:w="7830" w:type="dxa"/>
          </w:tcPr>
          <w:p w14:paraId="60986BE5" w14:textId="77777777" w:rsidR="001B2A26" w:rsidRPr="00671C8B" w:rsidRDefault="001B2A26" w:rsidP="00166AF3">
            <w:pPr>
              <w:pStyle w:val="TableBody"/>
            </w:pPr>
            <w:r w:rsidRPr="00671C8B">
              <w:t>User inactivity</w:t>
            </w:r>
          </w:p>
        </w:tc>
      </w:tr>
      <w:tr w:rsidR="001B2A26" w:rsidRPr="00671C8B" w14:paraId="33AAC620" w14:textId="77777777" w:rsidTr="00166AF3">
        <w:tc>
          <w:tcPr>
            <w:tcW w:w="1458" w:type="dxa"/>
          </w:tcPr>
          <w:p w14:paraId="325CC2A0" w14:textId="77777777" w:rsidR="001B2A26" w:rsidRPr="00671C8B" w:rsidRDefault="001B2A26" w:rsidP="00166AF3">
            <w:pPr>
              <w:pStyle w:val="TableBody"/>
            </w:pPr>
            <w:r w:rsidRPr="00671C8B">
              <w:t xml:space="preserve">384 </w:t>
            </w:r>
          </w:p>
        </w:tc>
        <w:tc>
          <w:tcPr>
            <w:tcW w:w="7830" w:type="dxa"/>
          </w:tcPr>
          <w:p w14:paraId="2BA352C3" w14:textId="77777777" w:rsidR="001B2A26" w:rsidRPr="00671C8B" w:rsidRDefault="001B2A26" w:rsidP="00166AF3">
            <w:pPr>
              <w:pStyle w:val="TableBody"/>
            </w:pPr>
            <w:r w:rsidRPr="00671C8B">
              <w:t>Lower layer failure downlink</w:t>
            </w:r>
          </w:p>
        </w:tc>
      </w:tr>
      <w:tr w:rsidR="001B2A26" w:rsidRPr="00671C8B" w14:paraId="7F9B2DF6" w14:textId="77777777" w:rsidTr="00166AF3">
        <w:tc>
          <w:tcPr>
            <w:tcW w:w="1458" w:type="dxa"/>
          </w:tcPr>
          <w:p w14:paraId="397F97D0" w14:textId="77777777" w:rsidR="001B2A26" w:rsidRPr="00671C8B" w:rsidRDefault="001B2A26" w:rsidP="00166AF3">
            <w:pPr>
              <w:pStyle w:val="TableBody"/>
            </w:pPr>
            <w:r w:rsidRPr="00671C8B">
              <w:t xml:space="preserve">385 </w:t>
            </w:r>
          </w:p>
        </w:tc>
        <w:tc>
          <w:tcPr>
            <w:tcW w:w="7830" w:type="dxa"/>
          </w:tcPr>
          <w:p w14:paraId="6EEFC666" w14:textId="77777777" w:rsidR="001B2A26" w:rsidRPr="00671C8B" w:rsidRDefault="001B2A26" w:rsidP="00166AF3">
            <w:pPr>
              <w:pStyle w:val="TableBody"/>
            </w:pPr>
            <w:r w:rsidRPr="00671C8B">
              <w:t>Lower layer failure uplink</w:t>
            </w:r>
          </w:p>
        </w:tc>
      </w:tr>
      <w:tr w:rsidR="001B2A26" w:rsidRPr="00671C8B" w14:paraId="10195096" w14:textId="77777777" w:rsidTr="00166AF3">
        <w:tc>
          <w:tcPr>
            <w:tcW w:w="1458" w:type="dxa"/>
          </w:tcPr>
          <w:p w14:paraId="7F3F40C2" w14:textId="77777777" w:rsidR="001B2A26" w:rsidRPr="00671C8B" w:rsidRDefault="001B2A26" w:rsidP="00166AF3">
            <w:pPr>
              <w:pStyle w:val="TableBody"/>
            </w:pPr>
            <w:r w:rsidRPr="00671C8B">
              <w:t xml:space="preserve">386 </w:t>
            </w:r>
          </w:p>
        </w:tc>
        <w:tc>
          <w:tcPr>
            <w:tcW w:w="7830" w:type="dxa"/>
          </w:tcPr>
          <w:p w14:paraId="38A43F33" w14:textId="77777777" w:rsidR="001B2A26" w:rsidRPr="00671C8B" w:rsidRDefault="001B2A26" w:rsidP="00166AF3">
            <w:pPr>
              <w:pStyle w:val="TableBody"/>
            </w:pPr>
            <w:r w:rsidRPr="00671C8B">
              <w:t>Cell barred due to authentication failure</w:t>
            </w:r>
          </w:p>
        </w:tc>
      </w:tr>
      <w:tr w:rsidR="001B2A26" w:rsidRPr="00671C8B" w14:paraId="40716504" w14:textId="77777777" w:rsidTr="00166AF3">
        <w:tc>
          <w:tcPr>
            <w:tcW w:w="1458" w:type="dxa"/>
          </w:tcPr>
          <w:p w14:paraId="363541CA" w14:textId="77777777" w:rsidR="001B2A26" w:rsidRPr="00671C8B" w:rsidRDefault="001B2A26" w:rsidP="00166AF3">
            <w:pPr>
              <w:pStyle w:val="TableBody"/>
            </w:pPr>
            <w:r w:rsidRPr="00671C8B">
              <w:t xml:space="preserve">387 </w:t>
            </w:r>
          </w:p>
        </w:tc>
        <w:tc>
          <w:tcPr>
            <w:tcW w:w="7830" w:type="dxa"/>
          </w:tcPr>
          <w:p w14:paraId="3429BE2C" w14:textId="77777777" w:rsidR="001B2A26" w:rsidRPr="00671C8B" w:rsidRDefault="001B2A26" w:rsidP="00166AF3">
            <w:pPr>
              <w:pStyle w:val="TableBody"/>
            </w:pPr>
            <w:r w:rsidRPr="00671C8B">
              <w:t>Signalling connection release</w:t>
            </w:r>
          </w:p>
        </w:tc>
      </w:tr>
      <w:tr w:rsidR="001B2A26" w:rsidRPr="00671C8B" w14:paraId="2917C7D4" w14:textId="77777777" w:rsidTr="00166AF3">
        <w:tc>
          <w:tcPr>
            <w:tcW w:w="1458" w:type="dxa"/>
          </w:tcPr>
          <w:p w14:paraId="593D2BC9" w14:textId="77777777" w:rsidR="001B2A26" w:rsidRPr="00671C8B" w:rsidRDefault="001B2A26" w:rsidP="00166AF3">
            <w:pPr>
              <w:pStyle w:val="TableBody"/>
            </w:pPr>
            <w:r w:rsidRPr="00671C8B">
              <w:t xml:space="preserve">388 </w:t>
            </w:r>
          </w:p>
        </w:tc>
        <w:tc>
          <w:tcPr>
            <w:tcW w:w="7830" w:type="dxa"/>
          </w:tcPr>
          <w:p w14:paraId="1AC595FD" w14:textId="77777777" w:rsidR="001B2A26" w:rsidRPr="00671C8B" w:rsidRDefault="001B2A26" w:rsidP="00166AF3">
            <w:pPr>
              <w:pStyle w:val="TableBody"/>
            </w:pPr>
            <w:r w:rsidRPr="00671C8B">
              <w:t>CS connection release triggered by MM</w:t>
            </w:r>
          </w:p>
        </w:tc>
      </w:tr>
      <w:tr w:rsidR="001B2A26" w:rsidRPr="00671C8B" w14:paraId="5F89C515" w14:textId="77777777" w:rsidTr="00166AF3">
        <w:tc>
          <w:tcPr>
            <w:tcW w:w="1458" w:type="dxa"/>
          </w:tcPr>
          <w:p w14:paraId="1059DD58" w14:textId="77777777" w:rsidR="001B2A26" w:rsidRPr="00671C8B" w:rsidRDefault="001B2A26" w:rsidP="00166AF3">
            <w:pPr>
              <w:pStyle w:val="TableBody"/>
            </w:pPr>
            <w:r w:rsidRPr="00671C8B">
              <w:t xml:space="preserve">389 </w:t>
            </w:r>
          </w:p>
        </w:tc>
        <w:tc>
          <w:tcPr>
            <w:tcW w:w="7830" w:type="dxa"/>
          </w:tcPr>
          <w:p w14:paraId="628D3DD3" w14:textId="77777777" w:rsidR="001B2A26" w:rsidRPr="00671C8B" w:rsidRDefault="001B2A26" w:rsidP="00166AF3">
            <w:pPr>
              <w:pStyle w:val="TableBody"/>
            </w:pPr>
            <w:r w:rsidRPr="00671C8B">
              <w:t>RRC connection establishment failure</w:t>
            </w:r>
          </w:p>
        </w:tc>
      </w:tr>
      <w:tr w:rsidR="001B2A26" w:rsidRPr="00671C8B" w14:paraId="5B7AA360" w14:textId="77777777" w:rsidTr="00166AF3">
        <w:tc>
          <w:tcPr>
            <w:tcW w:w="1458" w:type="dxa"/>
          </w:tcPr>
          <w:p w14:paraId="435A9304" w14:textId="77777777" w:rsidR="001B2A26" w:rsidRPr="00671C8B" w:rsidRDefault="001B2A26" w:rsidP="00166AF3">
            <w:pPr>
              <w:pStyle w:val="TableBody"/>
            </w:pPr>
            <w:r w:rsidRPr="00671C8B">
              <w:t xml:space="preserve">390 </w:t>
            </w:r>
          </w:p>
        </w:tc>
        <w:tc>
          <w:tcPr>
            <w:tcW w:w="7830" w:type="dxa"/>
          </w:tcPr>
          <w:p w14:paraId="04C6D8DF" w14:textId="77777777" w:rsidR="001B2A26" w:rsidRPr="00671C8B" w:rsidRDefault="001B2A26" w:rsidP="00166AF3">
            <w:pPr>
              <w:pStyle w:val="TableBody"/>
            </w:pPr>
            <w:r w:rsidRPr="00671C8B">
              <w:t>RRC connection establishment re-ject with redirection</w:t>
            </w:r>
          </w:p>
        </w:tc>
      </w:tr>
      <w:tr w:rsidR="001B2A26" w:rsidRPr="00671C8B" w14:paraId="0170B6EC" w14:textId="77777777" w:rsidTr="00166AF3">
        <w:tc>
          <w:tcPr>
            <w:tcW w:w="1458" w:type="dxa"/>
          </w:tcPr>
          <w:p w14:paraId="0ADA74D7" w14:textId="77777777" w:rsidR="001B2A26" w:rsidRPr="00671C8B" w:rsidRDefault="001B2A26" w:rsidP="00166AF3">
            <w:pPr>
              <w:pStyle w:val="TableBody"/>
            </w:pPr>
            <w:r w:rsidRPr="00671C8B">
              <w:t xml:space="preserve">391 </w:t>
            </w:r>
          </w:p>
        </w:tc>
        <w:tc>
          <w:tcPr>
            <w:tcW w:w="7830" w:type="dxa"/>
          </w:tcPr>
          <w:p w14:paraId="79C12336" w14:textId="77777777" w:rsidR="001B2A26" w:rsidRPr="00671C8B" w:rsidRDefault="001B2A26" w:rsidP="00166AF3">
            <w:pPr>
              <w:pStyle w:val="TableBody"/>
            </w:pPr>
            <w:r w:rsidRPr="00671C8B">
              <w:t>Resource conflict</w:t>
            </w:r>
          </w:p>
        </w:tc>
      </w:tr>
      <w:tr w:rsidR="001B2A26" w:rsidRPr="00671C8B" w14:paraId="31F3707C" w14:textId="77777777" w:rsidTr="00166AF3">
        <w:tc>
          <w:tcPr>
            <w:tcW w:w="1458" w:type="dxa"/>
          </w:tcPr>
          <w:p w14:paraId="5C262937" w14:textId="77777777" w:rsidR="001B2A26" w:rsidRPr="00671C8B" w:rsidRDefault="001B2A26" w:rsidP="00166AF3">
            <w:pPr>
              <w:pStyle w:val="TableBody"/>
            </w:pPr>
            <w:r w:rsidRPr="00671C8B">
              <w:t xml:space="preserve">392 </w:t>
            </w:r>
          </w:p>
        </w:tc>
        <w:tc>
          <w:tcPr>
            <w:tcW w:w="7830" w:type="dxa"/>
          </w:tcPr>
          <w:p w14:paraId="3F0806A3" w14:textId="77777777" w:rsidR="001B2A26" w:rsidRPr="00671C8B" w:rsidRDefault="001B2A26" w:rsidP="00166AF3">
            <w:pPr>
              <w:pStyle w:val="TableBody"/>
            </w:pPr>
            <w:r w:rsidRPr="00671C8B">
              <w:t>Layer 2 sequence error</w:t>
            </w:r>
          </w:p>
        </w:tc>
      </w:tr>
      <w:tr w:rsidR="001B2A26" w:rsidRPr="00671C8B" w14:paraId="5CBC5881" w14:textId="77777777" w:rsidTr="00166AF3">
        <w:tc>
          <w:tcPr>
            <w:tcW w:w="1458" w:type="dxa"/>
          </w:tcPr>
          <w:p w14:paraId="632F13A5" w14:textId="77777777" w:rsidR="001B2A26" w:rsidRPr="00671C8B" w:rsidRDefault="001B2A26" w:rsidP="00166AF3">
            <w:pPr>
              <w:pStyle w:val="TableBody"/>
            </w:pPr>
            <w:r w:rsidRPr="00671C8B">
              <w:t xml:space="preserve">393 </w:t>
            </w:r>
          </w:p>
        </w:tc>
        <w:tc>
          <w:tcPr>
            <w:tcW w:w="7830" w:type="dxa"/>
          </w:tcPr>
          <w:p w14:paraId="20118F8A" w14:textId="77777777" w:rsidR="001B2A26" w:rsidRPr="00671C8B" w:rsidRDefault="001B2A26" w:rsidP="00166AF3">
            <w:pPr>
              <w:pStyle w:val="TableBody"/>
            </w:pPr>
            <w:r w:rsidRPr="00671C8B">
              <w:t>Layer 2 T200 exp N200 plus 1 times</w:t>
            </w:r>
          </w:p>
        </w:tc>
      </w:tr>
      <w:tr w:rsidR="001B2A26" w:rsidRPr="00671C8B" w14:paraId="00090D32" w14:textId="77777777" w:rsidTr="00166AF3">
        <w:tc>
          <w:tcPr>
            <w:tcW w:w="1458" w:type="dxa"/>
          </w:tcPr>
          <w:p w14:paraId="409C2F9E" w14:textId="77777777" w:rsidR="001B2A26" w:rsidRPr="00671C8B" w:rsidRDefault="001B2A26" w:rsidP="00166AF3">
            <w:pPr>
              <w:pStyle w:val="TableBody"/>
            </w:pPr>
            <w:r w:rsidRPr="00671C8B">
              <w:t xml:space="preserve">394 </w:t>
            </w:r>
          </w:p>
        </w:tc>
        <w:tc>
          <w:tcPr>
            <w:tcW w:w="7830" w:type="dxa"/>
          </w:tcPr>
          <w:p w14:paraId="42DBA9AC" w14:textId="77777777" w:rsidR="001B2A26" w:rsidRPr="00671C8B" w:rsidRDefault="001B2A26" w:rsidP="00166AF3">
            <w:pPr>
              <w:pStyle w:val="TableBody"/>
            </w:pPr>
            <w:r w:rsidRPr="00671C8B">
              <w:t>Layer 2 unsolicited DM resp MFES</w:t>
            </w:r>
          </w:p>
        </w:tc>
      </w:tr>
      <w:tr w:rsidR="001B2A26" w:rsidRPr="00671C8B" w14:paraId="0439214D" w14:textId="77777777" w:rsidTr="00166AF3">
        <w:tc>
          <w:tcPr>
            <w:tcW w:w="1458" w:type="dxa"/>
          </w:tcPr>
          <w:p w14:paraId="764BE53E" w14:textId="77777777" w:rsidR="001B2A26" w:rsidRPr="00671C8B" w:rsidRDefault="001B2A26" w:rsidP="00166AF3">
            <w:pPr>
              <w:pStyle w:val="TableBody"/>
            </w:pPr>
            <w:r w:rsidRPr="00671C8B">
              <w:t xml:space="preserve">395 </w:t>
            </w:r>
          </w:p>
        </w:tc>
        <w:tc>
          <w:tcPr>
            <w:tcW w:w="7830" w:type="dxa"/>
          </w:tcPr>
          <w:p w14:paraId="58A67090" w14:textId="77777777" w:rsidR="001B2A26" w:rsidRPr="00671C8B" w:rsidRDefault="001B2A26" w:rsidP="00166AF3">
            <w:pPr>
              <w:pStyle w:val="TableBody"/>
            </w:pPr>
            <w:r w:rsidRPr="00671C8B">
              <w:t>Layer 2 contention resolution</w:t>
            </w:r>
          </w:p>
        </w:tc>
      </w:tr>
      <w:tr w:rsidR="001B2A26" w:rsidRPr="00671C8B" w14:paraId="438372E1" w14:textId="77777777" w:rsidTr="00166AF3">
        <w:tc>
          <w:tcPr>
            <w:tcW w:w="1458" w:type="dxa"/>
          </w:tcPr>
          <w:p w14:paraId="1EBF4A69" w14:textId="77777777" w:rsidR="001B2A26" w:rsidRPr="00671C8B" w:rsidRDefault="001B2A26" w:rsidP="00166AF3">
            <w:pPr>
              <w:pStyle w:val="TableBody"/>
            </w:pPr>
            <w:r w:rsidRPr="00671C8B">
              <w:t xml:space="preserve">396 </w:t>
            </w:r>
          </w:p>
        </w:tc>
        <w:tc>
          <w:tcPr>
            <w:tcW w:w="7830" w:type="dxa"/>
          </w:tcPr>
          <w:p w14:paraId="2B9663E8" w14:textId="77777777" w:rsidR="001B2A26" w:rsidRPr="00671C8B" w:rsidRDefault="001B2A26" w:rsidP="00166AF3">
            <w:pPr>
              <w:pStyle w:val="TableBody"/>
            </w:pPr>
            <w:r w:rsidRPr="00671C8B">
              <w:t>Layer 2 normal cause</w:t>
            </w:r>
          </w:p>
        </w:tc>
      </w:tr>
      <w:tr w:rsidR="001B2A26" w:rsidRPr="00671C8B" w14:paraId="6D91308A" w14:textId="77777777" w:rsidTr="00166AF3">
        <w:tc>
          <w:tcPr>
            <w:tcW w:w="1458" w:type="dxa"/>
          </w:tcPr>
          <w:p w14:paraId="24DAF30A" w14:textId="77777777" w:rsidR="001B2A26" w:rsidRPr="00671C8B" w:rsidRDefault="001B2A26" w:rsidP="00166AF3">
            <w:pPr>
              <w:pStyle w:val="TableBody"/>
            </w:pPr>
            <w:r w:rsidRPr="00671C8B">
              <w:t xml:space="preserve">397 </w:t>
            </w:r>
          </w:p>
        </w:tc>
        <w:tc>
          <w:tcPr>
            <w:tcW w:w="7830" w:type="dxa"/>
          </w:tcPr>
          <w:p w14:paraId="7EAA7D2D" w14:textId="77777777" w:rsidR="001B2A26" w:rsidRPr="00671C8B" w:rsidRDefault="001B2A26" w:rsidP="00166AF3">
            <w:pPr>
              <w:pStyle w:val="TableBody"/>
            </w:pPr>
            <w:r w:rsidRPr="00671C8B">
              <w:t>RR connection release due to BAND change (2G)</w:t>
            </w:r>
          </w:p>
        </w:tc>
      </w:tr>
      <w:tr w:rsidR="001B2A26" w:rsidRPr="00671C8B" w14:paraId="102F0B87" w14:textId="77777777" w:rsidTr="00166AF3">
        <w:tc>
          <w:tcPr>
            <w:tcW w:w="1458" w:type="dxa"/>
          </w:tcPr>
          <w:p w14:paraId="76000E73" w14:textId="77777777" w:rsidR="001B2A26" w:rsidRPr="00671C8B" w:rsidRDefault="001B2A26" w:rsidP="00166AF3">
            <w:pPr>
              <w:pStyle w:val="TableBody"/>
            </w:pPr>
            <w:r w:rsidRPr="00671C8B">
              <w:t xml:space="preserve">400 </w:t>
            </w:r>
          </w:p>
        </w:tc>
        <w:tc>
          <w:tcPr>
            <w:tcW w:w="7830" w:type="dxa"/>
          </w:tcPr>
          <w:p w14:paraId="7B373667" w14:textId="77777777" w:rsidR="001B2A26" w:rsidRPr="00671C8B" w:rsidRDefault="001B2A26" w:rsidP="00166AF3">
            <w:pPr>
              <w:pStyle w:val="TableBody"/>
            </w:pPr>
            <w:r w:rsidRPr="00671C8B">
              <w:t>MM RR connection error while release</w:t>
            </w:r>
          </w:p>
        </w:tc>
      </w:tr>
      <w:tr w:rsidR="001B2A26" w:rsidRPr="00671C8B" w14:paraId="29B75C12" w14:textId="77777777" w:rsidTr="00166AF3">
        <w:tc>
          <w:tcPr>
            <w:tcW w:w="1458" w:type="dxa"/>
          </w:tcPr>
          <w:p w14:paraId="77D9E220" w14:textId="77777777" w:rsidR="001B2A26" w:rsidRPr="00671C8B" w:rsidRDefault="001B2A26" w:rsidP="00166AF3">
            <w:pPr>
              <w:pStyle w:val="TableBody"/>
            </w:pPr>
            <w:r w:rsidRPr="00671C8B">
              <w:t xml:space="preserve">500 </w:t>
            </w:r>
          </w:p>
        </w:tc>
        <w:tc>
          <w:tcPr>
            <w:tcW w:w="7830" w:type="dxa"/>
          </w:tcPr>
          <w:p w14:paraId="7CC4ECA4" w14:textId="77777777" w:rsidR="001B2A26" w:rsidRPr="00671C8B" w:rsidRDefault="001B2A26" w:rsidP="00166AF3">
            <w:pPr>
              <w:pStyle w:val="TableBody"/>
            </w:pPr>
            <w:r w:rsidRPr="00671C8B">
              <w:t>User disconnected</w:t>
            </w:r>
          </w:p>
        </w:tc>
      </w:tr>
      <w:tr w:rsidR="001B2A26" w:rsidRPr="00671C8B" w14:paraId="0A17D5CE" w14:textId="77777777" w:rsidTr="00166AF3">
        <w:tc>
          <w:tcPr>
            <w:tcW w:w="1458" w:type="dxa"/>
          </w:tcPr>
          <w:p w14:paraId="7A53E831" w14:textId="77777777" w:rsidR="001B2A26" w:rsidRPr="00671C8B" w:rsidRDefault="001B2A26" w:rsidP="00166AF3">
            <w:pPr>
              <w:pStyle w:val="TableBody"/>
            </w:pPr>
            <w:r w:rsidRPr="00671C8B">
              <w:t xml:space="preserve">510 </w:t>
            </w:r>
          </w:p>
        </w:tc>
        <w:tc>
          <w:tcPr>
            <w:tcW w:w="7830" w:type="dxa"/>
          </w:tcPr>
          <w:p w14:paraId="7FFF8ED7" w14:textId="77777777" w:rsidR="001B2A26" w:rsidRPr="00671C8B" w:rsidRDefault="001B2A26" w:rsidP="00166AF3">
            <w:pPr>
              <w:pStyle w:val="TableBody"/>
            </w:pPr>
            <w:r w:rsidRPr="00671C8B">
              <w:t>Remote user / NW disconnected for call status rather than call proceeding</w:t>
            </w:r>
          </w:p>
        </w:tc>
      </w:tr>
      <w:tr w:rsidR="001B2A26" w:rsidRPr="00671C8B" w14:paraId="1904B950" w14:textId="77777777" w:rsidTr="00166AF3">
        <w:tc>
          <w:tcPr>
            <w:tcW w:w="1458" w:type="dxa"/>
          </w:tcPr>
          <w:p w14:paraId="4F71F183" w14:textId="77777777" w:rsidR="001B2A26" w:rsidRPr="00671C8B" w:rsidRDefault="001B2A26" w:rsidP="00166AF3">
            <w:pPr>
              <w:pStyle w:val="TableBody"/>
            </w:pPr>
            <w:r w:rsidRPr="00671C8B">
              <w:t xml:space="preserve">511 </w:t>
            </w:r>
          </w:p>
        </w:tc>
        <w:tc>
          <w:tcPr>
            <w:tcW w:w="7830" w:type="dxa"/>
          </w:tcPr>
          <w:p w14:paraId="614B18D6" w14:textId="77777777" w:rsidR="001B2A26" w:rsidRPr="00671C8B" w:rsidRDefault="001B2A26" w:rsidP="00166AF3">
            <w:pPr>
              <w:pStyle w:val="TableBody"/>
            </w:pPr>
            <w:r w:rsidRPr="00671C8B">
              <w:t>Remote user / NW disconnected for call status is call proceeding</w:t>
            </w:r>
          </w:p>
        </w:tc>
      </w:tr>
      <w:tr w:rsidR="001B2A26" w:rsidRPr="00671C8B" w14:paraId="7F52B04F" w14:textId="77777777" w:rsidTr="00166AF3">
        <w:tc>
          <w:tcPr>
            <w:tcW w:w="1458" w:type="dxa"/>
          </w:tcPr>
          <w:p w14:paraId="6545F74B" w14:textId="77777777" w:rsidR="001B2A26" w:rsidRPr="00671C8B" w:rsidRDefault="001B2A26" w:rsidP="00166AF3">
            <w:pPr>
              <w:pStyle w:val="TableBody"/>
            </w:pPr>
            <w:r w:rsidRPr="00671C8B">
              <w:t xml:space="preserve">512 </w:t>
            </w:r>
          </w:p>
        </w:tc>
        <w:tc>
          <w:tcPr>
            <w:tcW w:w="7830" w:type="dxa"/>
          </w:tcPr>
          <w:p w14:paraId="482CF227" w14:textId="77777777" w:rsidR="001B2A26" w:rsidRPr="00671C8B" w:rsidRDefault="001B2A26" w:rsidP="00166AF3">
            <w:pPr>
              <w:pStyle w:val="TableBody"/>
            </w:pPr>
            <w:r w:rsidRPr="00671C8B">
              <w:t>Request rejected, BCM violation</w:t>
            </w:r>
          </w:p>
        </w:tc>
      </w:tr>
    </w:tbl>
    <w:p w14:paraId="2242C75A" w14:textId="77777777" w:rsidR="001B2A26" w:rsidRDefault="001B2A26" w:rsidP="0059466D">
      <w:pPr>
        <w:pStyle w:val="Heading4"/>
        <w:numPr>
          <w:ilvl w:val="3"/>
          <w:numId w:val="11"/>
        </w:numPr>
        <w:ind w:left="1440" w:hanging="1440"/>
      </w:pPr>
      <w:bookmarkStart w:id="23835" w:name="_Toc489462258"/>
      <w:r>
        <w:t>SS Error Codes</w:t>
      </w:r>
      <w:bookmarkEnd w:id="23835"/>
    </w:p>
    <w:p w14:paraId="76E69CE3" w14:textId="77777777" w:rsidR="001B2A26" w:rsidRDefault="001B2A26" w:rsidP="0059466D">
      <w:pPr>
        <w:pStyle w:val="Heading5"/>
        <w:numPr>
          <w:ilvl w:val="4"/>
          <w:numId w:val="11"/>
        </w:numPr>
        <w:ind w:left="1800" w:hanging="1800"/>
      </w:pPr>
      <w:r>
        <w:t>SS Network Error Cause</w:t>
      </w:r>
    </w:p>
    <w:p w14:paraId="081D9E77" w14:textId="77777777" w:rsidR="001B2A26" w:rsidRDefault="001B2A26" w:rsidP="001B2A26">
      <w:pPr>
        <w:rPr>
          <w:lang w:eastAsia="zh-CN"/>
        </w:rPr>
      </w:pPr>
      <w:r>
        <w:rPr>
          <w:lang w:eastAsia="zh-CN"/>
        </w:rPr>
        <w:t>According to 3GPP 24.008,</w:t>
      </w:r>
      <w:r w:rsidRPr="000F5F8D">
        <w:rPr>
          <w:lang w:eastAsia="zh-CN"/>
        </w:rPr>
        <w:t xml:space="preserve"> </w:t>
      </w:r>
      <w:r>
        <w:rPr>
          <w:lang w:eastAsia="zh-CN"/>
        </w:rPr>
        <w:t xml:space="preserve">section </w:t>
      </w:r>
      <w:r w:rsidRPr="000F5F8D">
        <w:rPr>
          <w:lang w:eastAsia="zh-CN"/>
        </w:rPr>
        <w:t xml:space="preserve">4.5 except </w:t>
      </w:r>
      <w:r>
        <w:rPr>
          <w:lang w:eastAsia="zh-CN"/>
        </w:rPr>
        <w:t xml:space="preserve">for </w:t>
      </w:r>
      <w:r w:rsidRPr="000F5F8D">
        <w:rPr>
          <w:lang w:eastAsia="zh-CN"/>
        </w:rPr>
        <w:t>internal error</w:t>
      </w:r>
      <w:r>
        <w:rPr>
          <w:lang w:eastAsia="zh-CN"/>
        </w:rPr>
        <w:t>s</w:t>
      </w:r>
      <w:r w:rsidRPr="000F5F8D">
        <w:rPr>
          <w:lang w:eastAsia="zh-CN"/>
        </w:rPr>
        <w:t xml:space="preserve"> 0 and 255</w:t>
      </w:r>
      <w:r>
        <w:rPr>
          <w:lang w:eastAsia="zh-CN"/>
        </w:rPr>
        <w:t>.</w:t>
      </w:r>
    </w:p>
    <w:tbl>
      <w:tblPr>
        <w:tblStyle w:val="TableSWI"/>
        <w:tblW w:w="9288" w:type="dxa"/>
        <w:tblLayout w:type="fixed"/>
        <w:tblLook w:val="04A0" w:firstRow="1" w:lastRow="0" w:firstColumn="1" w:lastColumn="0" w:noHBand="0" w:noVBand="1"/>
      </w:tblPr>
      <w:tblGrid>
        <w:gridCol w:w="1458"/>
        <w:gridCol w:w="7830"/>
      </w:tblGrid>
      <w:tr w:rsidR="001B2A26" w:rsidRPr="00671C8B" w14:paraId="304825D2" w14:textId="77777777" w:rsidTr="00166AF3">
        <w:trPr>
          <w:cnfStyle w:val="100000000000" w:firstRow="1" w:lastRow="0" w:firstColumn="0" w:lastColumn="0" w:oddVBand="0" w:evenVBand="0" w:oddHBand="0" w:evenHBand="0" w:firstRowFirstColumn="0" w:firstRowLastColumn="0" w:lastRowFirstColumn="0" w:lastRowLastColumn="0"/>
        </w:trPr>
        <w:tc>
          <w:tcPr>
            <w:tcW w:w="1458" w:type="dxa"/>
          </w:tcPr>
          <w:p w14:paraId="7354E137" w14:textId="77777777" w:rsidR="001B2A26" w:rsidRPr="00671C8B" w:rsidRDefault="001B2A26">
            <w:pPr>
              <w:pStyle w:val="TableRowHead"/>
              <w:spacing w:before="144" w:after="144"/>
              <w:rPr>
                <w:bCs w:val="0"/>
              </w:rPr>
            </w:pPr>
            <w:r>
              <w:rPr>
                <w:snapToGrid w:val="0"/>
              </w:rPr>
              <w:t>&lt;cause&gt;</w:t>
            </w:r>
          </w:p>
        </w:tc>
        <w:tc>
          <w:tcPr>
            <w:tcW w:w="7830" w:type="dxa"/>
          </w:tcPr>
          <w:p w14:paraId="1A50FEB5" w14:textId="77777777" w:rsidR="001B2A26" w:rsidRPr="00671C8B" w:rsidRDefault="001B2A26">
            <w:pPr>
              <w:pStyle w:val="TableRowHead"/>
              <w:spacing w:before="144" w:after="144"/>
              <w:rPr>
                <w:rFonts w:cs="Microsoft Sans Serif"/>
                <w:bCs w:val="0"/>
              </w:rPr>
            </w:pPr>
            <w:r>
              <w:rPr>
                <w:snapToGrid w:val="0"/>
              </w:rPr>
              <w:t>&lt;description&gt;</w:t>
            </w:r>
          </w:p>
        </w:tc>
      </w:tr>
      <w:tr w:rsidR="001B2A26" w:rsidRPr="00671C8B" w14:paraId="550173D1" w14:textId="77777777" w:rsidTr="00166AF3">
        <w:tc>
          <w:tcPr>
            <w:tcW w:w="1458" w:type="dxa"/>
          </w:tcPr>
          <w:p w14:paraId="5ADFA861" w14:textId="77777777" w:rsidR="001B2A26" w:rsidRPr="00671C8B" w:rsidRDefault="001B2A26" w:rsidP="00166AF3">
            <w:pPr>
              <w:pStyle w:val="TableBody"/>
              <w:rPr>
                <w:snapToGrid w:val="0"/>
              </w:rPr>
            </w:pPr>
            <w:r>
              <w:t>0</w:t>
            </w:r>
          </w:p>
        </w:tc>
        <w:tc>
          <w:tcPr>
            <w:tcW w:w="7830" w:type="dxa"/>
          </w:tcPr>
          <w:p w14:paraId="514B68D4" w14:textId="77777777" w:rsidR="001B2A26" w:rsidRPr="00671C8B" w:rsidRDefault="001B2A26" w:rsidP="00166AF3">
            <w:pPr>
              <w:pStyle w:val="TableBody"/>
              <w:rPr>
                <w:snapToGrid w:val="0"/>
              </w:rPr>
            </w:pPr>
            <w:r w:rsidRPr="008F22B5">
              <w:t>MN_MS_INT_SS_ERROR - This is used when the SS operation was unsuccessful due to an MS internal reason</w:t>
            </w:r>
          </w:p>
        </w:tc>
      </w:tr>
      <w:tr w:rsidR="001B2A26" w:rsidRPr="00671C8B" w14:paraId="626CEF53" w14:textId="77777777" w:rsidTr="00166AF3">
        <w:tc>
          <w:tcPr>
            <w:tcW w:w="1458" w:type="dxa"/>
          </w:tcPr>
          <w:p w14:paraId="33C4FADC" w14:textId="77777777" w:rsidR="001B2A26" w:rsidRPr="00671C8B" w:rsidRDefault="001B2A26" w:rsidP="00166AF3">
            <w:pPr>
              <w:pStyle w:val="TableBody"/>
              <w:rPr>
                <w:snapToGrid w:val="0"/>
              </w:rPr>
            </w:pPr>
            <w:r>
              <w:t>255</w:t>
            </w:r>
          </w:p>
        </w:tc>
        <w:tc>
          <w:tcPr>
            <w:tcW w:w="7830" w:type="dxa"/>
          </w:tcPr>
          <w:p w14:paraId="26D88CE9" w14:textId="77777777" w:rsidR="001B2A26" w:rsidRPr="00C27DF0" w:rsidRDefault="001B2A26" w:rsidP="00166AF3">
            <w:pPr>
              <w:pStyle w:val="TableBody"/>
            </w:pPr>
            <w:r w:rsidRPr="00C27DF0">
              <w:t>MN_MS_INT_SS_TIME_OUT - This is used when the SS operation was unsuccessful</w:t>
            </w:r>
          </w:p>
          <w:p w14:paraId="5CA288F4" w14:textId="77777777" w:rsidR="001B2A26" w:rsidRPr="00671C8B" w:rsidRDefault="001B2A26" w:rsidP="00166AF3">
            <w:pPr>
              <w:pStyle w:val="TableBody"/>
              <w:rPr>
                <w:snapToGrid w:val="0"/>
              </w:rPr>
            </w:pPr>
            <w:r w:rsidRPr="00C27DF0">
              <w:t>due to a missing answer from the network</w:t>
            </w:r>
          </w:p>
        </w:tc>
      </w:tr>
      <w:tr w:rsidR="001B2A26" w:rsidRPr="00671C8B" w14:paraId="7BE30E10" w14:textId="77777777" w:rsidTr="00166AF3">
        <w:tc>
          <w:tcPr>
            <w:tcW w:w="1458" w:type="dxa"/>
          </w:tcPr>
          <w:p w14:paraId="08263892" w14:textId="77777777" w:rsidR="001B2A26" w:rsidRDefault="001B2A26" w:rsidP="00166AF3">
            <w:pPr>
              <w:pStyle w:val="TableBody"/>
            </w:pPr>
            <w:r>
              <w:t>1</w:t>
            </w:r>
          </w:p>
        </w:tc>
        <w:tc>
          <w:tcPr>
            <w:tcW w:w="7830" w:type="dxa"/>
          </w:tcPr>
          <w:p w14:paraId="3D54DE5B" w14:textId="77777777" w:rsidR="001B2A26" w:rsidRPr="00C27DF0" w:rsidRDefault="001B2A26" w:rsidP="00166AF3">
            <w:pPr>
              <w:pStyle w:val="TableBody"/>
            </w:pPr>
            <w:r w:rsidRPr="00C27DF0">
              <w:t>MN_UNKNOWN_SUBSCRIBER</w:t>
            </w:r>
          </w:p>
        </w:tc>
      </w:tr>
      <w:tr w:rsidR="001B2A26" w:rsidRPr="00671C8B" w14:paraId="2B9381BA" w14:textId="77777777" w:rsidTr="00166AF3">
        <w:tc>
          <w:tcPr>
            <w:tcW w:w="1458" w:type="dxa"/>
          </w:tcPr>
          <w:p w14:paraId="509F872E" w14:textId="77777777" w:rsidR="001B2A26" w:rsidRDefault="001B2A26" w:rsidP="00166AF3">
            <w:pPr>
              <w:pStyle w:val="TableBody"/>
            </w:pPr>
            <w:r>
              <w:t>9</w:t>
            </w:r>
          </w:p>
        </w:tc>
        <w:tc>
          <w:tcPr>
            <w:tcW w:w="7830" w:type="dxa"/>
          </w:tcPr>
          <w:p w14:paraId="1311C3DC" w14:textId="77777777" w:rsidR="001B2A26" w:rsidRPr="00C27DF0" w:rsidRDefault="001B2A26" w:rsidP="00166AF3">
            <w:pPr>
              <w:pStyle w:val="TableBody"/>
            </w:pPr>
            <w:r w:rsidRPr="00C27DF0">
              <w:t>MN_ILLEGAL_SUBSCRIBER</w:t>
            </w:r>
          </w:p>
        </w:tc>
      </w:tr>
      <w:tr w:rsidR="001B2A26" w:rsidRPr="00671C8B" w14:paraId="1251A5C5" w14:textId="77777777" w:rsidTr="00166AF3">
        <w:tc>
          <w:tcPr>
            <w:tcW w:w="1458" w:type="dxa"/>
          </w:tcPr>
          <w:p w14:paraId="54E475E4" w14:textId="77777777" w:rsidR="001B2A26" w:rsidRDefault="001B2A26" w:rsidP="00166AF3">
            <w:pPr>
              <w:pStyle w:val="TableBody"/>
            </w:pPr>
            <w:r>
              <w:t>10</w:t>
            </w:r>
          </w:p>
        </w:tc>
        <w:tc>
          <w:tcPr>
            <w:tcW w:w="7830" w:type="dxa"/>
          </w:tcPr>
          <w:p w14:paraId="5B8B83F1" w14:textId="77777777" w:rsidR="001B2A26" w:rsidRPr="00C27DF0" w:rsidRDefault="001B2A26" w:rsidP="00166AF3">
            <w:pPr>
              <w:pStyle w:val="TableBody"/>
            </w:pPr>
            <w:r w:rsidRPr="00C27DF0">
              <w:t>MN_BEARER_SERVICE_NOT_</w:t>
            </w:r>
          </w:p>
        </w:tc>
      </w:tr>
      <w:tr w:rsidR="001B2A26" w:rsidRPr="00671C8B" w14:paraId="7A70E2D0" w14:textId="77777777" w:rsidTr="00166AF3">
        <w:tc>
          <w:tcPr>
            <w:tcW w:w="1458" w:type="dxa"/>
          </w:tcPr>
          <w:p w14:paraId="61513BA6" w14:textId="77777777" w:rsidR="001B2A26" w:rsidRDefault="001B2A26" w:rsidP="00166AF3">
            <w:pPr>
              <w:pStyle w:val="TableBody"/>
            </w:pPr>
            <w:r>
              <w:t>11</w:t>
            </w:r>
          </w:p>
        </w:tc>
        <w:tc>
          <w:tcPr>
            <w:tcW w:w="7830" w:type="dxa"/>
          </w:tcPr>
          <w:p w14:paraId="046A3B48" w14:textId="77777777" w:rsidR="001B2A26" w:rsidRPr="00C27DF0" w:rsidRDefault="001B2A26" w:rsidP="00166AF3">
            <w:pPr>
              <w:pStyle w:val="TableBody"/>
            </w:pPr>
            <w:r w:rsidRPr="00C27DF0">
              <w:t>MN_TELESERVICE_NOT_PROVISIONED</w:t>
            </w:r>
          </w:p>
        </w:tc>
      </w:tr>
      <w:tr w:rsidR="001B2A26" w:rsidRPr="00671C8B" w14:paraId="64BC4012" w14:textId="77777777" w:rsidTr="00166AF3">
        <w:tc>
          <w:tcPr>
            <w:tcW w:w="1458" w:type="dxa"/>
          </w:tcPr>
          <w:p w14:paraId="57BA4577" w14:textId="77777777" w:rsidR="001B2A26" w:rsidRDefault="001B2A26" w:rsidP="00166AF3">
            <w:pPr>
              <w:pStyle w:val="TableBody"/>
            </w:pPr>
            <w:r>
              <w:t>12</w:t>
            </w:r>
          </w:p>
        </w:tc>
        <w:tc>
          <w:tcPr>
            <w:tcW w:w="7830" w:type="dxa"/>
          </w:tcPr>
          <w:p w14:paraId="2007C278" w14:textId="77777777" w:rsidR="001B2A26" w:rsidRPr="00C27DF0" w:rsidRDefault="001B2A26" w:rsidP="00166AF3">
            <w:pPr>
              <w:pStyle w:val="TableBody"/>
            </w:pPr>
            <w:r w:rsidRPr="00C27DF0">
              <w:t>MN_ILLEGAL_EQUIPMENT</w:t>
            </w:r>
          </w:p>
        </w:tc>
      </w:tr>
      <w:tr w:rsidR="001B2A26" w:rsidRPr="00671C8B" w14:paraId="744A4733" w14:textId="77777777" w:rsidTr="00166AF3">
        <w:tc>
          <w:tcPr>
            <w:tcW w:w="1458" w:type="dxa"/>
          </w:tcPr>
          <w:p w14:paraId="24F2E183" w14:textId="77777777" w:rsidR="001B2A26" w:rsidRDefault="001B2A26" w:rsidP="00166AF3">
            <w:pPr>
              <w:pStyle w:val="TableBody"/>
            </w:pPr>
            <w:r>
              <w:t>13</w:t>
            </w:r>
          </w:p>
        </w:tc>
        <w:tc>
          <w:tcPr>
            <w:tcW w:w="7830" w:type="dxa"/>
          </w:tcPr>
          <w:p w14:paraId="14C21271" w14:textId="77777777" w:rsidR="001B2A26" w:rsidRPr="00C27DF0" w:rsidRDefault="001B2A26" w:rsidP="00166AF3">
            <w:pPr>
              <w:pStyle w:val="TableBody"/>
            </w:pPr>
            <w:r w:rsidRPr="00C27DF0">
              <w:t>SYNONYM MN_CALL_BARRED</w:t>
            </w:r>
          </w:p>
        </w:tc>
      </w:tr>
      <w:tr w:rsidR="001B2A26" w:rsidRPr="00671C8B" w14:paraId="2BD3DA2A" w14:textId="77777777" w:rsidTr="00166AF3">
        <w:tc>
          <w:tcPr>
            <w:tcW w:w="1458" w:type="dxa"/>
          </w:tcPr>
          <w:p w14:paraId="609A5AAC" w14:textId="77777777" w:rsidR="001B2A26" w:rsidRDefault="001B2A26" w:rsidP="00166AF3">
            <w:pPr>
              <w:pStyle w:val="TableBody"/>
            </w:pPr>
            <w:r>
              <w:t>16</w:t>
            </w:r>
          </w:p>
        </w:tc>
        <w:tc>
          <w:tcPr>
            <w:tcW w:w="7830" w:type="dxa"/>
          </w:tcPr>
          <w:p w14:paraId="1C956F19" w14:textId="77777777" w:rsidR="001B2A26" w:rsidRPr="00C27DF0" w:rsidRDefault="001B2A26" w:rsidP="00166AF3">
            <w:pPr>
              <w:pStyle w:val="TableBody"/>
            </w:pPr>
            <w:r w:rsidRPr="00C27DF0">
              <w:t>MN_ILLEGAL_SS_OPERATION</w:t>
            </w:r>
          </w:p>
        </w:tc>
      </w:tr>
      <w:tr w:rsidR="001B2A26" w:rsidRPr="00671C8B" w14:paraId="377EF728" w14:textId="77777777" w:rsidTr="00166AF3">
        <w:tc>
          <w:tcPr>
            <w:tcW w:w="1458" w:type="dxa"/>
          </w:tcPr>
          <w:p w14:paraId="79654D0E" w14:textId="77777777" w:rsidR="001B2A26" w:rsidRDefault="001B2A26" w:rsidP="00166AF3">
            <w:pPr>
              <w:pStyle w:val="TableBody"/>
            </w:pPr>
            <w:r>
              <w:t>17</w:t>
            </w:r>
          </w:p>
        </w:tc>
        <w:tc>
          <w:tcPr>
            <w:tcW w:w="7830" w:type="dxa"/>
          </w:tcPr>
          <w:p w14:paraId="3E49FD15" w14:textId="77777777" w:rsidR="001B2A26" w:rsidRPr="00C27DF0" w:rsidRDefault="001B2A26" w:rsidP="00166AF3">
            <w:pPr>
              <w:pStyle w:val="TableBody"/>
            </w:pPr>
            <w:r w:rsidRPr="00C27DF0">
              <w:t>MN_SS_ERROR_STATUS</w:t>
            </w:r>
          </w:p>
        </w:tc>
      </w:tr>
      <w:tr w:rsidR="001B2A26" w:rsidRPr="00671C8B" w14:paraId="529AEDAF" w14:textId="77777777" w:rsidTr="00166AF3">
        <w:tc>
          <w:tcPr>
            <w:tcW w:w="1458" w:type="dxa"/>
          </w:tcPr>
          <w:p w14:paraId="1CDC7BEC" w14:textId="77777777" w:rsidR="001B2A26" w:rsidRDefault="001B2A26" w:rsidP="00166AF3">
            <w:pPr>
              <w:pStyle w:val="TableBody"/>
            </w:pPr>
            <w:r>
              <w:t>18</w:t>
            </w:r>
          </w:p>
        </w:tc>
        <w:tc>
          <w:tcPr>
            <w:tcW w:w="7830" w:type="dxa"/>
          </w:tcPr>
          <w:p w14:paraId="518ABDA9" w14:textId="77777777" w:rsidR="001B2A26" w:rsidRPr="00C27DF0" w:rsidRDefault="001B2A26" w:rsidP="00166AF3">
            <w:pPr>
              <w:pStyle w:val="TableBody"/>
            </w:pPr>
            <w:r w:rsidRPr="00C27DF0">
              <w:t>MN_SS_NOT_AVAILABLE</w:t>
            </w:r>
          </w:p>
        </w:tc>
      </w:tr>
      <w:tr w:rsidR="001B2A26" w:rsidRPr="00671C8B" w14:paraId="56545A3D" w14:textId="77777777" w:rsidTr="00166AF3">
        <w:tc>
          <w:tcPr>
            <w:tcW w:w="1458" w:type="dxa"/>
          </w:tcPr>
          <w:p w14:paraId="1C9D44FE" w14:textId="77777777" w:rsidR="001B2A26" w:rsidRDefault="001B2A26" w:rsidP="00166AF3">
            <w:pPr>
              <w:pStyle w:val="TableBody"/>
            </w:pPr>
            <w:r>
              <w:t>19</w:t>
            </w:r>
          </w:p>
        </w:tc>
        <w:tc>
          <w:tcPr>
            <w:tcW w:w="7830" w:type="dxa"/>
          </w:tcPr>
          <w:p w14:paraId="586C85C2" w14:textId="77777777" w:rsidR="001B2A26" w:rsidRPr="00C27DF0" w:rsidRDefault="001B2A26" w:rsidP="00166AF3">
            <w:pPr>
              <w:pStyle w:val="TableBody"/>
            </w:pPr>
            <w:r w:rsidRPr="00C27DF0">
              <w:t>MN_SS_SUBSCRIPTION_VIOLATION</w:t>
            </w:r>
          </w:p>
        </w:tc>
      </w:tr>
      <w:tr w:rsidR="001B2A26" w:rsidRPr="00671C8B" w14:paraId="248DA487" w14:textId="77777777" w:rsidTr="00166AF3">
        <w:tc>
          <w:tcPr>
            <w:tcW w:w="1458" w:type="dxa"/>
          </w:tcPr>
          <w:p w14:paraId="7D16AC2D" w14:textId="77777777" w:rsidR="001B2A26" w:rsidRDefault="001B2A26" w:rsidP="00166AF3">
            <w:pPr>
              <w:pStyle w:val="TableBody"/>
            </w:pPr>
            <w:r>
              <w:t>20</w:t>
            </w:r>
          </w:p>
        </w:tc>
        <w:tc>
          <w:tcPr>
            <w:tcW w:w="7830" w:type="dxa"/>
          </w:tcPr>
          <w:p w14:paraId="69D82844" w14:textId="77777777" w:rsidR="001B2A26" w:rsidRPr="00C27DF0" w:rsidRDefault="001B2A26" w:rsidP="00166AF3">
            <w:pPr>
              <w:pStyle w:val="TableBody"/>
            </w:pPr>
            <w:r w:rsidRPr="00C27DF0">
              <w:t>MN_SS_INCOMPATIBILITY</w:t>
            </w:r>
          </w:p>
        </w:tc>
      </w:tr>
      <w:tr w:rsidR="001B2A26" w:rsidRPr="00671C8B" w14:paraId="0B89E0FC" w14:textId="77777777" w:rsidTr="00166AF3">
        <w:tc>
          <w:tcPr>
            <w:tcW w:w="1458" w:type="dxa"/>
          </w:tcPr>
          <w:p w14:paraId="68ED9121" w14:textId="77777777" w:rsidR="001B2A26" w:rsidRDefault="001B2A26" w:rsidP="00166AF3">
            <w:pPr>
              <w:pStyle w:val="TableBody"/>
            </w:pPr>
            <w:r>
              <w:t>21</w:t>
            </w:r>
          </w:p>
        </w:tc>
        <w:tc>
          <w:tcPr>
            <w:tcW w:w="7830" w:type="dxa"/>
          </w:tcPr>
          <w:p w14:paraId="7CE580C4" w14:textId="77777777" w:rsidR="001B2A26" w:rsidRPr="00C27DF0" w:rsidRDefault="001B2A26" w:rsidP="00166AF3">
            <w:pPr>
              <w:pStyle w:val="TableBody"/>
            </w:pPr>
            <w:r w:rsidRPr="00C27DF0">
              <w:t>MN_FACILITY_NOT_SUPPORTED</w:t>
            </w:r>
          </w:p>
        </w:tc>
      </w:tr>
      <w:tr w:rsidR="001B2A26" w:rsidRPr="00671C8B" w14:paraId="0E626CE5" w14:textId="77777777" w:rsidTr="00166AF3">
        <w:tc>
          <w:tcPr>
            <w:tcW w:w="1458" w:type="dxa"/>
          </w:tcPr>
          <w:p w14:paraId="4388C7BD" w14:textId="77777777" w:rsidR="001B2A26" w:rsidRDefault="001B2A26" w:rsidP="00166AF3">
            <w:pPr>
              <w:pStyle w:val="TableBody"/>
            </w:pPr>
            <w:r>
              <w:t>27</w:t>
            </w:r>
          </w:p>
        </w:tc>
        <w:tc>
          <w:tcPr>
            <w:tcW w:w="7830" w:type="dxa"/>
          </w:tcPr>
          <w:p w14:paraId="71636D3B" w14:textId="77777777" w:rsidR="001B2A26" w:rsidRPr="00C27DF0" w:rsidRDefault="001B2A26" w:rsidP="00166AF3">
            <w:pPr>
              <w:pStyle w:val="TableBody"/>
            </w:pPr>
            <w:r w:rsidRPr="00C27DF0">
              <w:t>MN_ABSENT_SUBSCRIBER</w:t>
            </w:r>
          </w:p>
        </w:tc>
      </w:tr>
      <w:tr w:rsidR="001B2A26" w:rsidRPr="00671C8B" w14:paraId="49D08689" w14:textId="77777777" w:rsidTr="00166AF3">
        <w:tc>
          <w:tcPr>
            <w:tcW w:w="1458" w:type="dxa"/>
          </w:tcPr>
          <w:p w14:paraId="70F8356D" w14:textId="77777777" w:rsidR="001B2A26" w:rsidRDefault="001B2A26" w:rsidP="00166AF3">
            <w:pPr>
              <w:pStyle w:val="TableBody"/>
            </w:pPr>
            <w:r>
              <w:t>29</w:t>
            </w:r>
          </w:p>
        </w:tc>
        <w:tc>
          <w:tcPr>
            <w:tcW w:w="7830" w:type="dxa"/>
          </w:tcPr>
          <w:p w14:paraId="7D268530" w14:textId="77777777" w:rsidR="001B2A26" w:rsidRPr="00C27DF0" w:rsidRDefault="001B2A26" w:rsidP="00166AF3">
            <w:pPr>
              <w:pStyle w:val="TableBody"/>
            </w:pPr>
            <w:r w:rsidRPr="00C27DF0">
              <w:t>MN_SHORT_TERM_DENIAL</w:t>
            </w:r>
          </w:p>
        </w:tc>
      </w:tr>
      <w:tr w:rsidR="001B2A26" w:rsidRPr="00671C8B" w14:paraId="24429D3D" w14:textId="77777777" w:rsidTr="00166AF3">
        <w:tc>
          <w:tcPr>
            <w:tcW w:w="1458" w:type="dxa"/>
          </w:tcPr>
          <w:p w14:paraId="5FC61899" w14:textId="77777777" w:rsidR="001B2A26" w:rsidRDefault="001B2A26" w:rsidP="00166AF3">
            <w:pPr>
              <w:pStyle w:val="TableBody"/>
            </w:pPr>
            <w:r>
              <w:t>30</w:t>
            </w:r>
          </w:p>
        </w:tc>
        <w:tc>
          <w:tcPr>
            <w:tcW w:w="7830" w:type="dxa"/>
          </w:tcPr>
          <w:p w14:paraId="4DAA95D3" w14:textId="77777777" w:rsidR="001B2A26" w:rsidRPr="00C27DF0" w:rsidRDefault="001B2A26" w:rsidP="00166AF3">
            <w:pPr>
              <w:pStyle w:val="TableBody"/>
            </w:pPr>
            <w:r w:rsidRPr="00C27DF0">
              <w:t>MN_LONG_TERM_DENIAL</w:t>
            </w:r>
          </w:p>
        </w:tc>
      </w:tr>
      <w:tr w:rsidR="001B2A26" w:rsidRPr="00671C8B" w14:paraId="23265534" w14:textId="77777777" w:rsidTr="00166AF3">
        <w:tc>
          <w:tcPr>
            <w:tcW w:w="1458" w:type="dxa"/>
          </w:tcPr>
          <w:p w14:paraId="2A9701FB" w14:textId="77777777" w:rsidR="001B2A26" w:rsidRDefault="001B2A26" w:rsidP="00166AF3">
            <w:pPr>
              <w:pStyle w:val="TableBody"/>
            </w:pPr>
            <w:r>
              <w:t>34</w:t>
            </w:r>
          </w:p>
        </w:tc>
        <w:tc>
          <w:tcPr>
            <w:tcW w:w="7830" w:type="dxa"/>
          </w:tcPr>
          <w:p w14:paraId="7E33C555" w14:textId="77777777" w:rsidR="001B2A26" w:rsidRPr="00C27DF0" w:rsidRDefault="001B2A26" w:rsidP="00166AF3">
            <w:pPr>
              <w:pStyle w:val="TableBody"/>
            </w:pPr>
            <w:r w:rsidRPr="00C27DF0">
              <w:t>MN_SYSTEM_FAILURE</w:t>
            </w:r>
          </w:p>
        </w:tc>
      </w:tr>
      <w:tr w:rsidR="001B2A26" w:rsidRPr="00671C8B" w14:paraId="601AC10E" w14:textId="77777777" w:rsidTr="00166AF3">
        <w:tc>
          <w:tcPr>
            <w:tcW w:w="1458" w:type="dxa"/>
          </w:tcPr>
          <w:p w14:paraId="109F612B" w14:textId="77777777" w:rsidR="001B2A26" w:rsidRDefault="001B2A26" w:rsidP="00166AF3">
            <w:pPr>
              <w:pStyle w:val="TableBody"/>
            </w:pPr>
            <w:r>
              <w:t>35</w:t>
            </w:r>
          </w:p>
        </w:tc>
        <w:tc>
          <w:tcPr>
            <w:tcW w:w="7830" w:type="dxa"/>
          </w:tcPr>
          <w:p w14:paraId="4D5F67B7" w14:textId="77777777" w:rsidR="001B2A26" w:rsidRPr="00C27DF0" w:rsidRDefault="001B2A26" w:rsidP="00166AF3">
            <w:pPr>
              <w:pStyle w:val="TableBody"/>
            </w:pPr>
            <w:r w:rsidRPr="00C27DF0">
              <w:t>MN_DATA_MISSING</w:t>
            </w:r>
          </w:p>
        </w:tc>
      </w:tr>
      <w:tr w:rsidR="001B2A26" w:rsidRPr="00671C8B" w14:paraId="446A8CDC" w14:textId="77777777" w:rsidTr="00166AF3">
        <w:tc>
          <w:tcPr>
            <w:tcW w:w="1458" w:type="dxa"/>
          </w:tcPr>
          <w:p w14:paraId="7D6D0D4D" w14:textId="77777777" w:rsidR="001B2A26" w:rsidRDefault="001B2A26" w:rsidP="00166AF3">
            <w:pPr>
              <w:pStyle w:val="TableBody"/>
            </w:pPr>
            <w:r>
              <w:t>36</w:t>
            </w:r>
          </w:p>
        </w:tc>
        <w:tc>
          <w:tcPr>
            <w:tcW w:w="7830" w:type="dxa"/>
          </w:tcPr>
          <w:p w14:paraId="5BA42D4B" w14:textId="77777777" w:rsidR="001B2A26" w:rsidRPr="00C27DF0" w:rsidRDefault="001B2A26" w:rsidP="00166AF3">
            <w:pPr>
              <w:pStyle w:val="TableBody"/>
            </w:pPr>
            <w:r w:rsidRPr="00C27DF0">
              <w:t>MN_UNEXPECTED_DATA_VALUE</w:t>
            </w:r>
          </w:p>
        </w:tc>
      </w:tr>
      <w:tr w:rsidR="001B2A26" w:rsidRPr="00671C8B" w14:paraId="306CE9E5" w14:textId="77777777" w:rsidTr="00166AF3">
        <w:tc>
          <w:tcPr>
            <w:tcW w:w="1458" w:type="dxa"/>
          </w:tcPr>
          <w:p w14:paraId="46AA9C01" w14:textId="77777777" w:rsidR="001B2A26" w:rsidRDefault="001B2A26" w:rsidP="00166AF3">
            <w:pPr>
              <w:pStyle w:val="TableBody"/>
            </w:pPr>
            <w:r>
              <w:t>37</w:t>
            </w:r>
          </w:p>
        </w:tc>
        <w:tc>
          <w:tcPr>
            <w:tcW w:w="7830" w:type="dxa"/>
          </w:tcPr>
          <w:p w14:paraId="1A2FA22A" w14:textId="77777777" w:rsidR="001B2A26" w:rsidRPr="00C27DF0" w:rsidRDefault="001B2A26" w:rsidP="00166AF3">
            <w:pPr>
              <w:pStyle w:val="TableBody"/>
            </w:pPr>
            <w:r w:rsidRPr="00C27DF0">
              <w:t>MN_PW_REGISTRATION_FAILURE</w:t>
            </w:r>
          </w:p>
        </w:tc>
      </w:tr>
      <w:tr w:rsidR="001B2A26" w:rsidRPr="00671C8B" w14:paraId="37D815B5" w14:textId="77777777" w:rsidTr="00166AF3">
        <w:tc>
          <w:tcPr>
            <w:tcW w:w="1458" w:type="dxa"/>
          </w:tcPr>
          <w:p w14:paraId="5D55B85A" w14:textId="77777777" w:rsidR="001B2A26" w:rsidRDefault="001B2A26" w:rsidP="00166AF3">
            <w:pPr>
              <w:pStyle w:val="TableBody"/>
            </w:pPr>
            <w:r>
              <w:t>38</w:t>
            </w:r>
          </w:p>
        </w:tc>
        <w:tc>
          <w:tcPr>
            <w:tcW w:w="7830" w:type="dxa"/>
          </w:tcPr>
          <w:p w14:paraId="3C8E3D72" w14:textId="77777777" w:rsidR="001B2A26" w:rsidRPr="00C27DF0" w:rsidRDefault="001B2A26" w:rsidP="00166AF3">
            <w:pPr>
              <w:pStyle w:val="TableBody"/>
            </w:pPr>
            <w:r w:rsidRPr="00C27DF0">
              <w:t>MN_NEGATIVE_PW_CHECK</w:t>
            </w:r>
          </w:p>
        </w:tc>
      </w:tr>
      <w:tr w:rsidR="001B2A26" w:rsidRPr="00671C8B" w14:paraId="59C8D60D" w14:textId="77777777" w:rsidTr="00166AF3">
        <w:tc>
          <w:tcPr>
            <w:tcW w:w="1458" w:type="dxa"/>
          </w:tcPr>
          <w:p w14:paraId="77C58BAE" w14:textId="77777777" w:rsidR="001B2A26" w:rsidRDefault="001B2A26" w:rsidP="00166AF3">
            <w:pPr>
              <w:pStyle w:val="TableBody"/>
            </w:pPr>
            <w:r>
              <w:t>43</w:t>
            </w:r>
          </w:p>
        </w:tc>
        <w:tc>
          <w:tcPr>
            <w:tcW w:w="7830" w:type="dxa"/>
          </w:tcPr>
          <w:p w14:paraId="708C84A0" w14:textId="77777777" w:rsidR="001B2A26" w:rsidRPr="00C27DF0" w:rsidRDefault="001B2A26" w:rsidP="00166AF3">
            <w:pPr>
              <w:pStyle w:val="TableBody"/>
            </w:pPr>
            <w:r w:rsidRPr="00C27DF0">
              <w:t>MN_NUMBER_OF_PW_ATTEMPTS_VIOLATION</w:t>
            </w:r>
          </w:p>
        </w:tc>
      </w:tr>
      <w:tr w:rsidR="001B2A26" w:rsidRPr="00671C8B" w14:paraId="32386B70" w14:textId="77777777" w:rsidTr="00166AF3">
        <w:tc>
          <w:tcPr>
            <w:tcW w:w="1458" w:type="dxa"/>
          </w:tcPr>
          <w:p w14:paraId="08C8882B" w14:textId="77777777" w:rsidR="001B2A26" w:rsidRDefault="001B2A26" w:rsidP="00166AF3">
            <w:pPr>
              <w:pStyle w:val="TableBody"/>
            </w:pPr>
            <w:r>
              <w:t>54</w:t>
            </w:r>
          </w:p>
        </w:tc>
        <w:tc>
          <w:tcPr>
            <w:tcW w:w="7830" w:type="dxa"/>
          </w:tcPr>
          <w:p w14:paraId="101C8C20" w14:textId="77777777" w:rsidR="001B2A26" w:rsidRPr="00C27DF0" w:rsidRDefault="001B2A26" w:rsidP="00166AF3">
            <w:pPr>
              <w:pStyle w:val="TableBody"/>
            </w:pPr>
            <w:r w:rsidRPr="00C27DF0">
              <w:t>MN_POS_METHOD_FAILURE</w:t>
            </w:r>
          </w:p>
        </w:tc>
      </w:tr>
      <w:tr w:rsidR="001B2A26" w:rsidRPr="00671C8B" w14:paraId="75DD9F4F" w14:textId="77777777" w:rsidTr="00166AF3">
        <w:tc>
          <w:tcPr>
            <w:tcW w:w="1458" w:type="dxa"/>
          </w:tcPr>
          <w:p w14:paraId="397E69ED" w14:textId="77777777" w:rsidR="001B2A26" w:rsidRDefault="001B2A26" w:rsidP="00166AF3">
            <w:pPr>
              <w:pStyle w:val="TableBody"/>
            </w:pPr>
            <w:r>
              <w:t>71</w:t>
            </w:r>
          </w:p>
        </w:tc>
        <w:tc>
          <w:tcPr>
            <w:tcW w:w="7830" w:type="dxa"/>
          </w:tcPr>
          <w:p w14:paraId="41B27274" w14:textId="77777777" w:rsidR="001B2A26" w:rsidRPr="00C27DF0" w:rsidRDefault="001B2A26" w:rsidP="00166AF3">
            <w:pPr>
              <w:pStyle w:val="TableBody"/>
            </w:pPr>
            <w:r w:rsidRPr="00C27DF0">
              <w:t>MN_UNKNOWN_ALPHABET</w:t>
            </w:r>
          </w:p>
        </w:tc>
      </w:tr>
      <w:tr w:rsidR="001B2A26" w:rsidRPr="00671C8B" w14:paraId="39898F54" w14:textId="77777777" w:rsidTr="00166AF3">
        <w:trPr>
          <w:trHeight w:val="65"/>
        </w:trPr>
        <w:tc>
          <w:tcPr>
            <w:tcW w:w="1458" w:type="dxa"/>
          </w:tcPr>
          <w:p w14:paraId="52358B5D" w14:textId="77777777" w:rsidR="001B2A26" w:rsidRDefault="001B2A26" w:rsidP="00166AF3">
            <w:pPr>
              <w:pStyle w:val="TableBody"/>
            </w:pPr>
            <w:r>
              <w:t>72</w:t>
            </w:r>
          </w:p>
        </w:tc>
        <w:tc>
          <w:tcPr>
            <w:tcW w:w="7830" w:type="dxa"/>
          </w:tcPr>
          <w:p w14:paraId="6B305DC0" w14:textId="77777777" w:rsidR="001B2A26" w:rsidRPr="00C27DF0" w:rsidRDefault="001B2A26" w:rsidP="00166AF3">
            <w:pPr>
              <w:pStyle w:val="TableBody"/>
            </w:pPr>
            <w:r w:rsidRPr="00C27DF0">
              <w:t>MN_USSD_BUSY</w:t>
            </w:r>
          </w:p>
        </w:tc>
      </w:tr>
      <w:tr w:rsidR="001B2A26" w:rsidRPr="00671C8B" w14:paraId="41253788" w14:textId="77777777" w:rsidTr="00166AF3">
        <w:tc>
          <w:tcPr>
            <w:tcW w:w="1458" w:type="dxa"/>
          </w:tcPr>
          <w:p w14:paraId="6D4C57AA" w14:textId="77777777" w:rsidR="001B2A26" w:rsidRDefault="001B2A26" w:rsidP="00166AF3">
            <w:pPr>
              <w:pStyle w:val="TableBody"/>
            </w:pPr>
            <w:r>
              <w:t>121</w:t>
            </w:r>
          </w:p>
        </w:tc>
        <w:tc>
          <w:tcPr>
            <w:tcW w:w="7830" w:type="dxa"/>
          </w:tcPr>
          <w:p w14:paraId="24CBFFE8" w14:textId="77777777" w:rsidR="001B2A26" w:rsidRPr="00C27DF0" w:rsidRDefault="001B2A26" w:rsidP="00166AF3">
            <w:pPr>
              <w:pStyle w:val="TableBody"/>
            </w:pPr>
            <w:r w:rsidRPr="00C27DF0">
              <w:t>MN_REJECTED_BY_USER</w:t>
            </w:r>
          </w:p>
        </w:tc>
      </w:tr>
      <w:tr w:rsidR="001B2A26" w:rsidRPr="00671C8B" w14:paraId="312C9F41" w14:textId="77777777" w:rsidTr="00166AF3">
        <w:tc>
          <w:tcPr>
            <w:tcW w:w="1458" w:type="dxa"/>
          </w:tcPr>
          <w:p w14:paraId="4BD0247D" w14:textId="77777777" w:rsidR="001B2A26" w:rsidRDefault="001B2A26" w:rsidP="00166AF3">
            <w:pPr>
              <w:pStyle w:val="TableBody"/>
            </w:pPr>
            <w:r>
              <w:t>122</w:t>
            </w:r>
          </w:p>
        </w:tc>
        <w:tc>
          <w:tcPr>
            <w:tcW w:w="7830" w:type="dxa"/>
          </w:tcPr>
          <w:p w14:paraId="0B149F36" w14:textId="77777777" w:rsidR="001B2A26" w:rsidRPr="00C27DF0" w:rsidRDefault="001B2A26" w:rsidP="00166AF3">
            <w:pPr>
              <w:pStyle w:val="TableBody"/>
            </w:pPr>
            <w:r w:rsidRPr="00C27DF0">
              <w:t>MN_REJECTED_BY_NETWORK</w:t>
            </w:r>
          </w:p>
        </w:tc>
      </w:tr>
      <w:tr w:rsidR="001B2A26" w:rsidRPr="00671C8B" w14:paraId="4C1A8081" w14:textId="77777777" w:rsidTr="00166AF3">
        <w:tc>
          <w:tcPr>
            <w:tcW w:w="1458" w:type="dxa"/>
          </w:tcPr>
          <w:p w14:paraId="17E642C7" w14:textId="77777777" w:rsidR="001B2A26" w:rsidRDefault="001B2A26" w:rsidP="00166AF3">
            <w:pPr>
              <w:pStyle w:val="TableBody"/>
            </w:pPr>
            <w:r>
              <w:t>123</w:t>
            </w:r>
          </w:p>
        </w:tc>
        <w:tc>
          <w:tcPr>
            <w:tcW w:w="7830" w:type="dxa"/>
          </w:tcPr>
          <w:p w14:paraId="779C8EAD" w14:textId="77777777" w:rsidR="001B2A26" w:rsidRPr="00C27DF0" w:rsidRDefault="001B2A26" w:rsidP="00166AF3">
            <w:pPr>
              <w:pStyle w:val="TableBody"/>
            </w:pPr>
            <w:r w:rsidRPr="00C27DF0">
              <w:t>MN_DEFLECTION_TO_SERVER_SUBSCRIBED</w:t>
            </w:r>
          </w:p>
        </w:tc>
      </w:tr>
      <w:tr w:rsidR="001B2A26" w:rsidRPr="00671C8B" w14:paraId="26EEB5DA" w14:textId="77777777" w:rsidTr="00166AF3">
        <w:tc>
          <w:tcPr>
            <w:tcW w:w="1458" w:type="dxa"/>
          </w:tcPr>
          <w:p w14:paraId="2FC09FDE" w14:textId="77777777" w:rsidR="001B2A26" w:rsidRDefault="001B2A26" w:rsidP="00166AF3">
            <w:pPr>
              <w:pStyle w:val="TableBody"/>
            </w:pPr>
            <w:r>
              <w:t>124</w:t>
            </w:r>
          </w:p>
        </w:tc>
        <w:tc>
          <w:tcPr>
            <w:tcW w:w="7830" w:type="dxa"/>
          </w:tcPr>
          <w:p w14:paraId="0BC1DAAC" w14:textId="77777777" w:rsidR="001B2A26" w:rsidRPr="00C27DF0" w:rsidRDefault="001B2A26" w:rsidP="00166AF3">
            <w:pPr>
              <w:pStyle w:val="TableBody"/>
            </w:pPr>
            <w:r w:rsidRPr="00C27DF0">
              <w:t>MN_SPECIAL_SERVICE_CODE</w:t>
            </w:r>
          </w:p>
        </w:tc>
      </w:tr>
      <w:tr w:rsidR="001B2A26" w:rsidRPr="00671C8B" w14:paraId="064A222D" w14:textId="77777777" w:rsidTr="00166AF3">
        <w:tc>
          <w:tcPr>
            <w:tcW w:w="1458" w:type="dxa"/>
          </w:tcPr>
          <w:p w14:paraId="2EC33CF8" w14:textId="77777777" w:rsidR="001B2A26" w:rsidRDefault="001B2A26" w:rsidP="00166AF3">
            <w:pPr>
              <w:pStyle w:val="TableBody"/>
            </w:pPr>
            <w:r>
              <w:t>125</w:t>
            </w:r>
          </w:p>
        </w:tc>
        <w:tc>
          <w:tcPr>
            <w:tcW w:w="7830" w:type="dxa"/>
          </w:tcPr>
          <w:p w14:paraId="1306C898" w14:textId="77777777" w:rsidR="001B2A26" w:rsidRPr="00C27DF0" w:rsidRDefault="001B2A26" w:rsidP="00166AF3">
            <w:pPr>
              <w:pStyle w:val="TableBody"/>
            </w:pPr>
            <w:r w:rsidRPr="00C27DF0">
              <w:t>MN_INVALID_DEFLECTED_NUMBER</w:t>
            </w:r>
          </w:p>
        </w:tc>
      </w:tr>
      <w:tr w:rsidR="001B2A26" w:rsidRPr="00671C8B" w14:paraId="3A5AC7A8" w14:textId="77777777" w:rsidTr="00166AF3">
        <w:tc>
          <w:tcPr>
            <w:tcW w:w="1458" w:type="dxa"/>
          </w:tcPr>
          <w:p w14:paraId="650DB93D" w14:textId="77777777" w:rsidR="001B2A26" w:rsidRDefault="001B2A26" w:rsidP="00166AF3">
            <w:pPr>
              <w:pStyle w:val="TableBody"/>
            </w:pPr>
            <w:r>
              <w:t>126</w:t>
            </w:r>
          </w:p>
        </w:tc>
        <w:tc>
          <w:tcPr>
            <w:tcW w:w="7830" w:type="dxa"/>
          </w:tcPr>
          <w:p w14:paraId="5A884F65" w14:textId="77777777" w:rsidR="001B2A26" w:rsidRPr="00C27DF0" w:rsidRDefault="001B2A26" w:rsidP="00166AF3">
            <w:pPr>
              <w:pStyle w:val="TableBody"/>
            </w:pPr>
            <w:r w:rsidRPr="00C27DF0">
              <w:t>MN_MAX_NUMBER_OF_MPTY_PARTICIPANTS_EXCEEDED</w:t>
            </w:r>
          </w:p>
        </w:tc>
      </w:tr>
      <w:tr w:rsidR="001B2A26" w:rsidRPr="00671C8B" w14:paraId="0629CA8D" w14:textId="77777777" w:rsidTr="00166AF3">
        <w:tc>
          <w:tcPr>
            <w:tcW w:w="1458" w:type="dxa"/>
          </w:tcPr>
          <w:p w14:paraId="47AA5C6F" w14:textId="77777777" w:rsidR="001B2A26" w:rsidRDefault="001B2A26" w:rsidP="00166AF3">
            <w:pPr>
              <w:pStyle w:val="TableBody"/>
            </w:pPr>
            <w:r>
              <w:t>127</w:t>
            </w:r>
          </w:p>
        </w:tc>
        <w:tc>
          <w:tcPr>
            <w:tcW w:w="7830" w:type="dxa"/>
          </w:tcPr>
          <w:p w14:paraId="6DA8F772" w14:textId="77777777" w:rsidR="001B2A26" w:rsidRPr="00C27DF0" w:rsidRDefault="001B2A26" w:rsidP="00166AF3">
            <w:pPr>
              <w:pStyle w:val="TableBody"/>
            </w:pPr>
            <w:r w:rsidRPr="00C27DF0">
              <w:t>MN_RESOURCES_NOT_AVAILABLE</w:t>
            </w:r>
          </w:p>
        </w:tc>
      </w:tr>
    </w:tbl>
    <w:p w14:paraId="0C4C39B3" w14:textId="77777777" w:rsidR="001B2A26" w:rsidRDefault="001B2A26" w:rsidP="0059466D">
      <w:pPr>
        <w:pStyle w:val="Heading5"/>
        <w:numPr>
          <w:ilvl w:val="4"/>
          <w:numId w:val="11"/>
        </w:numPr>
        <w:ind w:left="1800" w:hanging="1800"/>
      </w:pPr>
      <w:r>
        <w:t>SS Network GSM Cause</w:t>
      </w:r>
    </w:p>
    <w:p w14:paraId="634E3D86" w14:textId="77777777" w:rsidR="001B2A26" w:rsidRDefault="001B2A26" w:rsidP="001B2A26">
      <w:pPr>
        <w:rPr>
          <w:lang w:eastAsia="zh-CN"/>
        </w:rPr>
      </w:pPr>
      <w:r>
        <w:rPr>
          <w:lang w:eastAsia="zh-CN"/>
        </w:rPr>
        <w:t>According to</w:t>
      </w:r>
      <w:r w:rsidRPr="000F5F8D">
        <w:rPr>
          <w:lang w:eastAsia="zh-CN"/>
        </w:rPr>
        <w:t xml:space="preserve"> 3GPP 24.008, section 10.5.4.11 “Cause”</w:t>
      </w:r>
      <w:r>
        <w:rPr>
          <w:lang w:eastAsia="zh-CN"/>
        </w:rPr>
        <w:t>.</w:t>
      </w:r>
      <w:r w:rsidRPr="000F5F8D">
        <w:rPr>
          <w:lang w:eastAsia="zh-CN"/>
        </w:rPr>
        <w:t xml:space="preserve"> </w:t>
      </w:r>
      <w:r>
        <w:rPr>
          <w:lang w:eastAsia="zh-CN"/>
        </w:rPr>
        <w:t>A</w:t>
      </w:r>
      <w:r w:rsidRPr="000F5F8D">
        <w:rPr>
          <w:lang w:eastAsia="zh-CN"/>
        </w:rPr>
        <w:t>ll values greater than 255 are internal values</w:t>
      </w:r>
      <w:r>
        <w:rPr>
          <w:lang w:eastAsia="zh-CN"/>
        </w:rPr>
        <w:t>.</w:t>
      </w:r>
    </w:p>
    <w:tbl>
      <w:tblPr>
        <w:tblStyle w:val="TableSWI"/>
        <w:tblW w:w="9288" w:type="dxa"/>
        <w:tblLayout w:type="fixed"/>
        <w:tblLook w:val="04A0" w:firstRow="1" w:lastRow="0" w:firstColumn="1" w:lastColumn="0" w:noHBand="0" w:noVBand="1"/>
      </w:tblPr>
      <w:tblGrid>
        <w:gridCol w:w="1458"/>
        <w:gridCol w:w="7830"/>
      </w:tblGrid>
      <w:tr w:rsidR="001B2A26" w:rsidRPr="00671C8B" w14:paraId="5590A298" w14:textId="77777777" w:rsidTr="00166AF3">
        <w:trPr>
          <w:cnfStyle w:val="100000000000" w:firstRow="1" w:lastRow="0" w:firstColumn="0" w:lastColumn="0" w:oddVBand="0" w:evenVBand="0" w:oddHBand="0" w:evenHBand="0" w:firstRowFirstColumn="0" w:firstRowLastColumn="0" w:lastRowFirstColumn="0" w:lastRowLastColumn="0"/>
        </w:trPr>
        <w:tc>
          <w:tcPr>
            <w:tcW w:w="1458" w:type="dxa"/>
          </w:tcPr>
          <w:p w14:paraId="4B9B320B" w14:textId="77777777" w:rsidR="001B2A26" w:rsidRPr="00671C8B" w:rsidRDefault="001B2A26">
            <w:pPr>
              <w:pStyle w:val="TableRowHead"/>
              <w:spacing w:before="144" w:after="144"/>
              <w:rPr>
                <w:bCs w:val="0"/>
              </w:rPr>
            </w:pPr>
            <w:r>
              <w:rPr>
                <w:snapToGrid w:val="0"/>
              </w:rPr>
              <w:t>&lt;cause&gt;</w:t>
            </w:r>
          </w:p>
        </w:tc>
        <w:tc>
          <w:tcPr>
            <w:tcW w:w="7830" w:type="dxa"/>
          </w:tcPr>
          <w:p w14:paraId="1BDBAD36" w14:textId="77777777" w:rsidR="001B2A26" w:rsidRPr="00671C8B" w:rsidRDefault="001B2A26">
            <w:pPr>
              <w:pStyle w:val="TableRowHead"/>
              <w:spacing w:before="144" w:after="144"/>
              <w:rPr>
                <w:rFonts w:cs="Microsoft Sans Serif"/>
                <w:bCs w:val="0"/>
              </w:rPr>
            </w:pPr>
            <w:r>
              <w:rPr>
                <w:snapToGrid w:val="0"/>
              </w:rPr>
              <w:t>&lt;description&gt;</w:t>
            </w:r>
          </w:p>
        </w:tc>
      </w:tr>
      <w:tr w:rsidR="001B2A26" w:rsidRPr="00701A8E" w14:paraId="2004EC04" w14:textId="77777777" w:rsidTr="00166AF3">
        <w:tc>
          <w:tcPr>
            <w:tcW w:w="0" w:type="dxa"/>
          </w:tcPr>
          <w:p w14:paraId="28BA80FB" w14:textId="77777777" w:rsidR="001B2A26" w:rsidRPr="00D86F43" w:rsidRDefault="001B2A26" w:rsidP="00166AF3">
            <w:pPr>
              <w:pStyle w:val="TableBody"/>
            </w:pPr>
            <w:r w:rsidRPr="001A61D6">
              <w:t>1</w:t>
            </w:r>
          </w:p>
        </w:tc>
        <w:tc>
          <w:tcPr>
            <w:tcW w:w="0" w:type="dxa"/>
          </w:tcPr>
          <w:p w14:paraId="15F2D5E8" w14:textId="77777777" w:rsidR="001B2A26" w:rsidRPr="00D86F43" w:rsidRDefault="001B2A26" w:rsidP="00166AF3">
            <w:pPr>
              <w:pStyle w:val="TableBody"/>
            </w:pPr>
            <w:r w:rsidRPr="001A61D6">
              <w:t>MN_UNASSIGNED_NUMBER</w:t>
            </w:r>
          </w:p>
        </w:tc>
      </w:tr>
      <w:tr w:rsidR="001B2A26" w:rsidRPr="00701A8E" w14:paraId="4F1F8BA6" w14:textId="77777777" w:rsidTr="00166AF3">
        <w:tc>
          <w:tcPr>
            <w:tcW w:w="0" w:type="dxa"/>
          </w:tcPr>
          <w:p w14:paraId="77DF1AE9" w14:textId="77777777" w:rsidR="001B2A26" w:rsidRPr="00D86F43" w:rsidRDefault="001B2A26" w:rsidP="00166AF3">
            <w:pPr>
              <w:pStyle w:val="TableBody"/>
            </w:pPr>
            <w:r w:rsidRPr="001A61D6">
              <w:t>3</w:t>
            </w:r>
          </w:p>
        </w:tc>
        <w:tc>
          <w:tcPr>
            <w:tcW w:w="0" w:type="dxa"/>
          </w:tcPr>
          <w:p w14:paraId="45184518" w14:textId="77777777" w:rsidR="001B2A26" w:rsidRPr="00D86F43" w:rsidRDefault="001B2A26" w:rsidP="00166AF3">
            <w:pPr>
              <w:pStyle w:val="TableBody"/>
            </w:pPr>
            <w:r w:rsidRPr="00701A8E">
              <w:t>MN_NO_ROUTE</w:t>
            </w:r>
          </w:p>
        </w:tc>
      </w:tr>
      <w:tr w:rsidR="001B2A26" w:rsidRPr="006F5511" w14:paraId="07A15B4C" w14:textId="77777777" w:rsidTr="00166AF3">
        <w:tc>
          <w:tcPr>
            <w:tcW w:w="1458" w:type="dxa"/>
            <w:vAlign w:val="top"/>
          </w:tcPr>
          <w:p w14:paraId="083D48A8" w14:textId="77777777" w:rsidR="001B2A26" w:rsidRPr="001A61D6" w:rsidRDefault="001B2A26" w:rsidP="00166AF3">
            <w:pPr>
              <w:pStyle w:val="TableBody"/>
            </w:pPr>
            <w:r w:rsidRPr="001A61D6">
              <w:t>6</w:t>
            </w:r>
          </w:p>
        </w:tc>
        <w:tc>
          <w:tcPr>
            <w:tcW w:w="7830" w:type="dxa"/>
            <w:vAlign w:val="top"/>
          </w:tcPr>
          <w:p w14:paraId="32191758" w14:textId="77777777" w:rsidR="001B2A26" w:rsidRPr="001A61D6" w:rsidRDefault="001B2A26" w:rsidP="00166AF3">
            <w:pPr>
              <w:pStyle w:val="TableBody"/>
            </w:pPr>
            <w:r w:rsidRPr="001A61D6">
              <w:t>MN_CHANNEL_UNACCEPTABLE</w:t>
            </w:r>
          </w:p>
        </w:tc>
      </w:tr>
      <w:tr w:rsidR="001B2A26" w:rsidRPr="006F5511" w14:paraId="3AD721E4" w14:textId="77777777" w:rsidTr="00166AF3">
        <w:tc>
          <w:tcPr>
            <w:tcW w:w="1458" w:type="dxa"/>
            <w:vAlign w:val="top"/>
          </w:tcPr>
          <w:p w14:paraId="54381B4B" w14:textId="77777777" w:rsidR="001B2A26" w:rsidRPr="001A61D6" w:rsidRDefault="001B2A26" w:rsidP="00166AF3">
            <w:pPr>
              <w:pStyle w:val="TableBody"/>
            </w:pPr>
            <w:r w:rsidRPr="001A61D6">
              <w:t>8</w:t>
            </w:r>
          </w:p>
        </w:tc>
        <w:tc>
          <w:tcPr>
            <w:tcW w:w="7830" w:type="dxa"/>
            <w:vAlign w:val="top"/>
          </w:tcPr>
          <w:p w14:paraId="077BFE4A" w14:textId="77777777" w:rsidR="001B2A26" w:rsidRPr="001A61D6" w:rsidRDefault="001B2A26" w:rsidP="00166AF3">
            <w:pPr>
              <w:pStyle w:val="TableBody"/>
            </w:pPr>
            <w:r w:rsidRPr="001A61D6">
              <w:t>MN_OPERATOR_BARRING</w:t>
            </w:r>
          </w:p>
        </w:tc>
      </w:tr>
      <w:tr w:rsidR="001B2A26" w:rsidRPr="006F5511" w14:paraId="50BDBCD8" w14:textId="77777777" w:rsidTr="00166AF3">
        <w:tc>
          <w:tcPr>
            <w:tcW w:w="1458" w:type="dxa"/>
            <w:vAlign w:val="top"/>
          </w:tcPr>
          <w:p w14:paraId="6A3C0CD4" w14:textId="77777777" w:rsidR="001B2A26" w:rsidRPr="001A61D6" w:rsidRDefault="001B2A26" w:rsidP="00166AF3">
            <w:pPr>
              <w:pStyle w:val="TableBody"/>
            </w:pPr>
            <w:r w:rsidRPr="001A61D6">
              <w:t>16</w:t>
            </w:r>
          </w:p>
        </w:tc>
        <w:tc>
          <w:tcPr>
            <w:tcW w:w="7830" w:type="dxa"/>
            <w:vAlign w:val="top"/>
          </w:tcPr>
          <w:p w14:paraId="1CC51B87" w14:textId="77777777" w:rsidR="001B2A26" w:rsidRPr="001A61D6" w:rsidRDefault="001B2A26" w:rsidP="00166AF3">
            <w:pPr>
              <w:pStyle w:val="TableBody"/>
            </w:pPr>
            <w:r w:rsidRPr="001A61D6">
              <w:t>MN_NORMAL_CALL_CLEARING</w:t>
            </w:r>
          </w:p>
        </w:tc>
      </w:tr>
      <w:tr w:rsidR="001B2A26" w:rsidRPr="006F5511" w14:paraId="78E2055F" w14:textId="77777777" w:rsidTr="00166AF3">
        <w:tc>
          <w:tcPr>
            <w:tcW w:w="1458" w:type="dxa"/>
            <w:vAlign w:val="top"/>
          </w:tcPr>
          <w:p w14:paraId="1A028A28" w14:textId="77777777" w:rsidR="001B2A26" w:rsidRPr="001A61D6" w:rsidRDefault="001B2A26" w:rsidP="00166AF3">
            <w:pPr>
              <w:pStyle w:val="TableBody"/>
            </w:pPr>
            <w:r w:rsidRPr="001A61D6">
              <w:t>17</w:t>
            </w:r>
          </w:p>
        </w:tc>
        <w:tc>
          <w:tcPr>
            <w:tcW w:w="7830" w:type="dxa"/>
            <w:vAlign w:val="top"/>
          </w:tcPr>
          <w:p w14:paraId="6E7AD248" w14:textId="77777777" w:rsidR="001B2A26" w:rsidRPr="001A61D6" w:rsidRDefault="001B2A26" w:rsidP="00166AF3">
            <w:pPr>
              <w:pStyle w:val="TableBody"/>
            </w:pPr>
            <w:r w:rsidRPr="001A61D6">
              <w:t>MN_USER_BUSY</w:t>
            </w:r>
          </w:p>
        </w:tc>
      </w:tr>
      <w:tr w:rsidR="001B2A26" w:rsidRPr="006F5511" w14:paraId="44FE229B" w14:textId="77777777" w:rsidTr="00166AF3">
        <w:tc>
          <w:tcPr>
            <w:tcW w:w="1458" w:type="dxa"/>
            <w:vAlign w:val="top"/>
          </w:tcPr>
          <w:p w14:paraId="11F4F909" w14:textId="77777777" w:rsidR="001B2A26" w:rsidRPr="001A61D6" w:rsidRDefault="001B2A26" w:rsidP="00166AF3">
            <w:pPr>
              <w:pStyle w:val="TableBody"/>
            </w:pPr>
            <w:r w:rsidRPr="001A61D6">
              <w:t>18</w:t>
            </w:r>
          </w:p>
        </w:tc>
        <w:tc>
          <w:tcPr>
            <w:tcW w:w="7830" w:type="dxa"/>
            <w:vAlign w:val="top"/>
          </w:tcPr>
          <w:p w14:paraId="7E029AEB" w14:textId="77777777" w:rsidR="001B2A26" w:rsidRPr="001A61D6" w:rsidRDefault="001B2A26" w:rsidP="00166AF3">
            <w:pPr>
              <w:pStyle w:val="TableBody"/>
            </w:pPr>
            <w:r w:rsidRPr="001A61D6">
              <w:t>MN_NO_USER_RESPONDING</w:t>
            </w:r>
          </w:p>
        </w:tc>
      </w:tr>
      <w:tr w:rsidR="001B2A26" w:rsidRPr="006F5511" w14:paraId="119B9466" w14:textId="77777777" w:rsidTr="00166AF3">
        <w:tc>
          <w:tcPr>
            <w:tcW w:w="1458" w:type="dxa"/>
            <w:vAlign w:val="top"/>
          </w:tcPr>
          <w:p w14:paraId="64826A40" w14:textId="77777777" w:rsidR="001B2A26" w:rsidRPr="001A61D6" w:rsidRDefault="001B2A26" w:rsidP="00166AF3">
            <w:pPr>
              <w:pStyle w:val="TableBody"/>
            </w:pPr>
            <w:r w:rsidRPr="001A61D6">
              <w:t>19</w:t>
            </w:r>
          </w:p>
        </w:tc>
        <w:tc>
          <w:tcPr>
            <w:tcW w:w="7830" w:type="dxa"/>
            <w:vAlign w:val="top"/>
          </w:tcPr>
          <w:p w14:paraId="7A330033" w14:textId="77777777" w:rsidR="001B2A26" w:rsidRPr="001A61D6" w:rsidRDefault="001B2A26" w:rsidP="00166AF3">
            <w:pPr>
              <w:pStyle w:val="TableBody"/>
            </w:pPr>
            <w:r w:rsidRPr="001A61D6">
              <w:t>MN_USER_ALERTING_NO_ANSWER</w:t>
            </w:r>
          </w:p>
        </w:tc>
      </w:tr>
      <w:tr w:rsidR="001B2A26" w:rsidRPr="006F5511" w14:paraId="7054A8F0" w14:textId="77777777" w:rsidTr="00166AF3">
        <w:tc>
          <w:tcPr>
            <w:tcW w:w="1458" w:type="dxa"/>
            <w:vAlign w:val="top"/>
          </w:tcPr>
          <w:p w14:paraId="1898C7E0" w14:textId="77777777" w:rsidR="001B2A26" w:rsidRPr="001A61D6" w:rsidRDefault="001B2A26" w:rsidP="00166AF3">
            <w:pPr>
              <w:pStyle w:val="TableBody"/>
            </w:pPr>
            <w:r w:rsidRPr="001A61D6">
              <w:t>21</w:t>
            </w:r>
          </w:p>
        </w:tc>
        <w:tc>
          <w:tcPr>
            <w:tcW w:w="7830" w:type="dxa"/>
            <w:vAlign w:val="top"/>
          </w:tcPr>
          <w:p w14:paraId="3838A668" w14:textId="77777777" w:rsidR="001B2A26" w:rsidRPr="001A61D6" w:rsidRDefault="001B2A26" w:rsidP="00166AF3">
            <w:pPr>
              <w:pStyle w:val="TableBody"/>
            </w:pPr>
            <w:r w:rsidRPr="001A61D6">
              <w:t>MN_CALL_REJECTED</w:t>
            </w:r>
          </w:p>
        </w:tc>
      </w:tr>
      <w:tr w:rsidR="001B2A26" w:rsidRPr="006F5511" w14:paraId="6BC56F8E" w14:textId="77777777" w:rsidTr="00166AF3">
        <w:tc>
          <w:tcPr>
            <w:tcW w:w="1458" w:type="dxa"/>
            <w:vAlign w:val="top"/>
          </w:tcPr>
          <w:p w14:paraId="7AE1F220" w14:textId="77777777" w:rsidR="001B2A26" w:rsidRPr="001A61D6" w:rsidRDefault="001B2A26" w:rsidP="00166AF3">
            <w:pPr>
              <w:pStyle w:val="TableBody"/>
            </w:pPr>
            <w:r w:rsidRPr="001A61D6">
              <w:t>22</w:t>
            </w:r>
          </w:p>
        </w:tc>
        <w:tc>
          <w:tcPr>
            <w:tcW w:w="7830" w:type="dxa"/>
            <w:vAlign w:val="top"/>
          </w:tcPr>
          <w:p w14:paraId="4912A80A" w14:textId="77777777" w:rsidR="001B2A26" w:rsidRPr="001A61D6" w:rsidRDefault="001B2A26" w:rsidP="00166AF3">
            <w:pPr>
              <w:pStyle w:val="TableBody"/>
            </w:pPr>
            <w:r w:rsidRPr="001A61D6">
              <w:t>MN_NUMBER_CHANGED</w:t>
            </w:r>
          </w:p>
        </w:tc>
      </w:tr>
      <w:tr w:rsidR="001B2A26" w:rsidRPr="006F5511" w14:paraId="13FA50D4" w14:textId="77777777" w:rsidTr="00166AF3">
        <w:tc>
          <w:tcPr>
            <w:tcW w:w="1458" w:type="dxa"/>
            <w:vAlign w:val="top"/>
          </w:tcPr>
          <w:p w14:paraId="10559852" w14:textId="77777777" w:rsidR="001B2A26" w:rsidRPr="001A61D6" w:rsidRDefault="001B2A26" w:rsidP="00166AF3">
            <w:pPr>
              <w:pStyle w:val="TableBody"/>
            </w:pPr>
            <w:r w:rsidRPr="001A61D6">
              <w:t>26</w:t>
            </w:r>
          </w:p>
        </w:tc>
        <w:tc>
          <w:tcPr>
            <w:tcW w:w="7830" w:type="dxa"/>
            <w:vAlign w:val="top"/>
          </w:tcPr>
          <w:p w14:paraId="3EC12D79" w14:textId="77777777" w:rsidR="001B2A26" w:rsidRPr="001A61D6" w:rsidRDefault="001B2A26" w:rsidP="00166AF3">
            <w:pPr>
              <w:pStyle w:val="TableBody"/>
            </w:pPr>
            <w:r w:rsidRPr="001A61D6">
              <w:t>MN_NON_SELECTED_USER_CLEARING</w:t>
            </w:r>
          </w:p>
        </w:tc>
      </w:tr>
      <w:tr w:rsidR="001B2A26" w:rsidRPr="006F5511" w14:paraId="11A7A8D7" w14:textId="77777777" w:rsidTr="00166AF3">
        <w:tc>
          <w:tcPr>
            <w:tcW w:w="1458" w:type="dxa"/>
            <w:vAlign w:val="top"/>
          </w:tcPr>
          <w:p w14:paraId="04FB8EA4" w14:textId="77777777" w:rsidR="001B2A26" w:rsidRPr="001A61D6" w:rsidRDefault="001B2A26" w:rsidP="00166AF3">
            <w:pPr>
              <w:pStyle w:val="TableBody"/>
            </w:pPr>
            <w:r w:rsidRPr="001A61D6">
              <w:t>27</w:t>
            </w:r>
          </w:p>
        </w:tc>
        <w:tc>
          <w:tcPr>
            <w:tcW w:w="7830" w:type="dxa"/>
            <w:vAlign w:val="top"/>
          </w:tcPr>
          <w:p w14:paraId="419BD0D7" w14:textId="77777777" w:rsidR="001B2A26" w:rsidRPr="001A61D6" w:rsidRDefault="001B2A26" w:rsidP="00166AF3">
            <w:pPr>
              <w:pStyle w:val="TableBody"/>
            </w:pPr>
            <w:r w:rsidRPr="001A61D6">
              <w:t>MN_DESTINATION_OUT_OF_ORDER</w:t>
            </w:r>
          </w:p>
        </w:tc>
      </w:tr>
      <w:tr w:rsidR="001B2A26" w:rsidRPr="006F5511" w14:paraId="26DB47FC" w14:textId="77777777" w:rsidTr="00166AF3">
        <w:tc>
          <w:tcPr>
            <w:tcW w:w="1458" w:type="dxa"/>
            <w:vAlign w:val="top"/>
          </w:tcPr>
          <w:p w14:paraId="680506B0" w14:textId="77777777" w:rsidR="001B2A26" w:rsidRPr="001A61D6" w:rsidRDefault="001B2A26" w:rsidP="00166AF3">
            <w:pPr>
              <w:pStyle w:val="TableBody"/>
            </w:pPr>
            <w:r w:rsidRPr="001A61D6">
              <w:t>28</w:t>
            </w:r>
          </w:p>
        </w:tc>
        <w:tc>
          <w:tcPr>
            <w:tcW w:w="7830" w:type="dxa"/>
            <w:vAlign w:val="top"/>
          </w:tcPr>
          <w:p w14:paraId="23DE6BD3" w14:textId="77777777" w:rsidR="001B2A26" w:rsidRPr="001A61D6" w:rsidRDefault="001B2A26" w:rsidP="00166AF3">
            <w:pPr>
              <w:pStyle w:val="TableBody"/>
            </w:pPr>
            <w:r w:rsidRPr="001A61D6">
              <w:t>MN_INVALID_NUMBER_FORMAT</w:t>
            </w:r>
          </w:p>
        </w:tc>
      </w:tr>
      <w:tr w:rsidR="001B2A26" w:rsidRPr="006F5511" w14:paraId="4EF58716" w14:textId="77777777" w:rsidTr="00166AF3">
        <w:tc>
          <w:tcPr>
            <w:tcW w:w="1458" w:type="dxa"/>
            <w:vAlign w:val="top"/>
          </w:tcPr>
          <w:p w14:paraId="45654937" w14:textId="77777777" w:rsidR="001B2A26" w:rsidRPr="001A61D6" w:rsidRDefault="001B2A26" w:rsidP="00166AF3">
            <w:pPr>
              <w:pStyle w:val="TableBody"/>
            </w:pPr>
            <w:r w:rsidRPr="001A61D6">
              <w:t>29</w:t>
            </w:r>
          </w:p>
        </w:tc>
        <w:tc>
          <w:tcPr>
            <w:tcW w:w="7830" w:type="dxa"/>
            <w:vAlign w:val="top"/>
          </w:tcPr>
          <w:p w14:paraId="59B6A56F" w14:textId="77777777" w:rsidR="001B2A26" w:rsidRPr="001A61D6" w:rsidRDefault="001B2A26" w:rsidP="00166AF3">
            <w:pPr>
              <w:pStyle w:val="TableBody"/>
            </w:pPr>
            <w:r w:rsidRPr="001A61D6">
              <w:t>MN_FACILITY_REJECTED</w:t>
            </w:r>
          </w:p>
        </w:tc>
      </w:tr>
      <w:tr w:rsidR="001B2A26" w:rsidRPr="006F5511" w14:paraId="05039395" w14:textId="77777777" w:rsidTr="00166AF3">
        <w:tc>
          <w:tcPr>
            <w:tcW w:w="1458" w:type="dxa"/>
            <w:vAlign w:val="top"/>
          </w:tcPr>
          <w:p w14:paraId="3C4C492F" w14:textId="77777777" w:rsidR="001B2A26" w:rsidRPr="001A61D6" w:rsidRDefault="001B2A26" w:rsidP="00166AF3">
            <w:pPr>
              <w:pStyle w:val="TableBody"/>
            </w:pPr>
            <w:r w:rsidRPr="001A61D6">
              <w:t>30</w:t>
            </w:r>
          </w:p>
        </w:tc>
        <w:tc>
          <w:tcPr>
            <w:tcW w:w="7830" w:type="dxa"/>
            <w:vAlign w:val="top"/>
          </w:tcPr>
          <w:p w14:paraId="55A06305" w14:textId="77777777" w:rsidR="001B2A26" w:rsidRPr="001A61D6" w:rsidRDefault="001B2A26" w:rsidP="00166AF3">
            <w:pPr>
              <w:pStyle w:val="TableBody"/>
            </w:pPr>
            <w:r w:rsidRPr="001A61D6">
              <w:t>MN_RESPONSE_TO_STATUS_ENQUIRY</w:t>
            </w:r>
          </w:p>
        </w:tc>
      </w:tr>
      <w:tr w:rsidR="001B2A26" w:rsidRPr="006F5511" w14:paraId="535A86CA" w14:textId="77777777" w:rsidTr="00166AF3">
        <w:tc>
          <w:tcPr>
            <w:tcW w:w="1458" w:type="dxa"/>
            <w:vAlign w:val="top"/>
          </w:tcPr>
          <w:p w14:paraId="754169A8" w14:textId="77777777" w:rsidR="001B2A26" w:rsidRPr="001A61D6" w:rsidRDefault="001B2A26" w:rsidP="00166AF3">
            <w:pPr>
              <w:pStyle w:val="TableBody"/>
            </w:pPr>
            <w:r w:rsidRPr="001A61D6">
              <w:t>31</w:t>
            </w:r>
          </w:p>
        </w:tc>
        <w:tc>
          <w:tcPr>
            <w:tcW w:w="7830" w:type="dxa"/>
            <w:vAlign w:val="top"/>
          </w:tcPr>
          <w:p w14:paraId="697F4A84" w14:textId="77777777" w:rsidR="001B2A26" w:rsidRPr="001A61D6" w:rsidRDefault="001B2A26" w:rsidP="00166AF3">
            <w:pPr>
              <w:pStyle w:val="TableBody"/>
            </w:pPr>
            <w:r w:rsidRPr="001A61D6">
              <w:t>MN_NORMAL_UNSPECIFIED</w:t>
            </w:r>
          </w:p>
        </w:tc>
      </w:tr>
      <w:tr w:rsidR="001B2A26" w:rsidRPr="006F5511" w14:paraId="5625EEAD" w14:textId="77777777" w:rsidTr="00166AF3">
        <w:tc>
          <w:tcPr>
            <w:tcW w:w="1458" w:type="dxa"/>
            <w:vAlign w:val="top"/>
          </w:tcPr>
          <w:p w14:paraId="52F1CF3E" w14:textId="77777777" w:rsidR="001B2A26" w:rsidRPr="001A61D6" w:rsidRDefault="001B2A26" w:rsidP="00166AF3">
            <w:pPr>
              <w:pStyle w:val="TableBody"/>
            </w:pPr>
            <w:r w:rsidRPr="001A61D6">
              <w:t>34</w:t>
            </w:r>
          </w:p>
        </w:tc>
        <w:tc>
          <w:tcPr>
            <w:tcW w:w="7830" w:type="dxa"/>
            <w:vAlign w:val="top"/>
          </w:tcPr>
          <w:p w14:paraId="21A871E4" w14:textId="77777777" w:rsidR="001B2A26" w:rsidRPr="001A61D6" w:rsidRDefault="001B2A26" w:rsidP="00166AF3">
            <w:pPr>
              <w:pStyle w:val="TableBody"/>
            </w:pPr>
            <w:r w:rsidRPr="001A61D6">
              <w:t>MN_NO_CIRCUIT_AVAILABLE</w:t>
            </w:r>
          </w:p>
        </w:tc>
      </w:tr>
      <w:tr w:rsidR="001B2A26" w:rsidRPr="006F5511" w14:paraId="5273DD3F" w14:textId="77777777" w:rsidTr="00166AF3">
        <w:tc>
          <w:tcPr>
            <w:tcW w:w="1458" w:type="dxa"/>
            <w:vAlign w:val="top"/>
          </w:tcPr>
          <w:p w14:paraId="08423B31" w14:textId="77777777" w:rsidR="001B2A26" w:rsidRPr="001A61D6" w:rsidRDefault="001B2A26" w:rsidP="00166AF3">
            <w:pPr>
              <w:pStyle w:val="TableBody"/>
            </w:pPr>
            <w:r w:rsidRPr="001A61D6">
              <w:t>38</w:t>
            </w:r>
          </w:p>
        </w:tc>
        <w:tc>
          <w:tcPr>
            <w:tcW w:w="7830" w:type="dxa"/>
            <w:vAlign w:val="top"/>
          </w:tcPr>
          <w:p w14:paraId="6FE58031" w14:textId="77777777" w:rsidR="001B2A26" w:rsidRPr="001A61D6" w:rsidRDefault="001B2A26" w:rsidP="00166AF3">
            <w:pPr>
              <w:pStyle w:val="TableBody"/>
            </w:pPr>
            <w:r w:rsidRPr="001A61D6">
              <w:t>MN_NETWORK_OUT_OF_ORDER</w:t>
            </w:r>
          </w:p>
        </w:tc>
      </w:tr>
      <w:tr w:rsidR="001B2A26" w:rsidRPr="006F5511" w14:paraId="5D2893B4" w14:textId="77777777" w:rsidTr="00166AF3">
        <w:tc>
          <w:tcPr>
            <w:tcW w:w="1458" w:type="dxa"/>
            <w:vAlign w:val="top"/>
          </w:tcPr>
          <w:p w14:paraId="41FBA70F" w14:textId="77777777" w:rsidR="001B2A26" w:rsidRPr="001A61D6" w:rsidRDefault="001B2A26" w:rsidP="00166AF3">
            <w:pPr>
              <w:pStyle w:val="TableBody"/>
            </w:pPr>
            <w:r w:rsidRPr="001A61D6">
              <w:t>41</w:t>
            </w:r>
          </w:p>
        </w:tc>
        <w:tc>
          <w:tcPr>
            <w:tcW w:w="7830" w:type="dxa"/>
            <w:vAlign w:val="top"/>
          </w:tcPr>
          <w:p w14:paraId="6E44B6E0" w14:textId="77777777" w:rsidR="001B2A26" w:rsidRPr="001A61D6" w:rsidRDefault="001B2A26" w:rsidP="00166AF3">
            <w:pPr>
              <w:pStyle w:val="TableBody"/>
            </w:pPr>
            <w:r w:rsidRPr="001A61D6">
              <w:t>MN_TEMPORARY_FAILURE</w:t>
            </w:r>
          </w:p>
        </w:tc>
      </w:tr>
      <w:tr w:rsidR="001B2A26" w:rsidRPr="006F5511" w14:paraId="3B82281A" w14:textId="77777777" w:rsidTr="00166AF3">
        <w:tc>
          <w:tcPr>
            <w:tcW w:w="1458" w:type="dxa"/>
            <w:vAlign w:val="top"/>
          </w:tcPr>
          <w:p w14:paraId="78B7429E" w14:textId="77777777" w:rsidR="001B2A26" w:rsidRPr="001A61D6" w:rsidRDefault="001B2A26" w:rsidP="00166AF3">
            <w:pPr>
              <w:pStyle w:val="TableBody"/>
            </w:pPr>
            <w:r w:rsidRPr="001A61D6">
              <w:t>42</w:t>
            </w:r>
          </w:p>
        </w:tc>
        <w:tc>
          <w:tcPr>
            <w:tcW w:w="7830" w:type="dxa"/>
            <w:vAlign w:val="top"/>
          </w:tcPr>
          <w:p w14:paraId="2983AC9F" w14:textId="77777777" w:rsidR="001B2A26" w:rsidRPr="001A61D6" w:rsidRDefault="001B2A26" w:rsidP="00166AF3">
            <w:pPr>
              <w:pStyle w:val="TableBody"/>
            </w:pPr>
            <w:r w:rsidRPr="001A61D6">
              <w:t>MN_SWITCH_CONGESTION</w:t>
            </w:r>
          </w:p>
        </w:tc>
      </w:tr>
      <w:tr w:rsidR="001B2A26" w:rsidRPr="006F5511" w14:paraId="7030178D" w14:textId="77777777" w:rsidTr="00166AF3">
        <w:tc>
          <w:tcPr>
            <w:tcW w:w="1458" w:type="dxa"/>
            <w:vAlign w:val="top"/>
          </w:tcPr>
          <w:p w14:paraId="0B494D35" w14:textId="77777777" w:rsidR="001B2A26" w:rsidRPr="001A61D6" w:rsidRDefault="001B2A26" w:rsidP="00166AF3">
            <w:pPr>
              <w:pStyle w:val="TableBody"/>
            </w:pPr>
            <w:r w:rsidRPr="001A61D6">
              <w:t>43</w:t>
            </w:r>
          </w:p>
        </w:tc>
        <w:tc>
          <w:tcPr>
            <w:tcW w:w="7830" w:type="dxa"/>
            <w:vAlign w:val="top"/>
          </w:tcPr>
          <w:p w14:paraId="1623A2FA" w14:textId="77777777" w:rsidR="001B2A26" w:rsidRPr="001A61D6" w:rsidRDefault="001B2A26" w:rsidP="00166AF3">
            <w:pPr>
              <w:pStyle w:val="TableBody"/>
            </w:pPr>
            <w:r w:rsidRPr="001A61D6">
              <w:t>MN_ACCESS_INFORMATION_DISCARDED</w:t>
            </w:r>
          </w:p>
        </w:tc>
      </w:tr>
      <w:tr w:rsidR="001B2A26" w:rsidRPr="006F5511" w14:paraId="74BC1511" w14:textId="77777777" w:rsidTr="00166AF3">
        <w:tc>
          <w:tcPr>
            <w:tcW w:w="1458" w:type="dxa"/>
            <w:vAlign w:val="top"/>
          </w:tcPr>
          <w:p w14:paraId="0004680C" w14:textId="77777777" w:rsidR="001B2A26" w:rsidRPr="001A61D6" w:rsidRDefault="001B2A26" w:rsidP="00166AF3">
            <w:pPr>
              <w:pStyle w:val="TableBody"/>
            </w:pPr>
            <w:r w:rsidRPr="001A61D6">
              <w:t>44</w:t>
            </w:r>
          </w:p>
        </w:tc>
        <w:tc>
          <w:tcPr>
            <w:tcW w:w="7830" w:type="dxa"/>
            <w:vAlign w:val="top"/>
          </w:tcPr>
          <w:p w14:paraId="44185685" w14:textId="77777777" w:rsidR="001B2A26" w:rsidRPr="001A61D6" w:rsidRDefault="001B2A26" w:rsidP="00166AF3">
            <w:pPr>
              <w:pStyle w:val="TableBody"/>
            </w:pPr>
            <w:r w:rsidRPr="001A61D6">
              <w:t>MN_REQUESTED_CIRCUIT_NOT_AVAILABLE</w:t>
            </w:r>
          </w:p>
        </w:tc>
      </w:tr>
      <w:tr w:rsidR="001B2A26" w:rsidRPr="006F5511" w14:paraId="36DB3852" w14:textId="77777777" w:rsidTr="00166AF3">
        <w:tc>
          <w:tcPr>
            <w:tcW w:w="1458" w:type="dxa"/>
            <w:vAlign w:val="top"/>
          </w:tcPr>
          <w:p w14:paraId="6E811254" w14:textId="77777777" w:rsidR="001B2A26" w:rsidRPr="001A61D6" w:rsidRDefault="001B2A26" w:rsidP="00166AF3">
            <w:pPr>
              <w:pStyle w:val="TableBody"/>
            </w:pPr>
            <w:r w:rsidRPr="001A61D6">
              <w:t>47</w:t>
            </w:r>
          </w:p>
        </w:tc>
        <w:tc>
          <w:tcPr>
            <w:tcW w:w="7830" w:type="dxa"/>
            <w:vAlign w:val="top"/>
          </w:tcPr>
          <w:p w14:paraId="68A902BF" w14:textId="77777777" w:rsidR="001B2A26" w:rsidRPr="001A61D6" w:rsidRDefault="001B2A26" w:rsidP="00166AF3">
            <w:pPr>
              <w:pStyle w:val="TableBody"/>
            </w:pPr>
            <w:r w:rsidRPr="001A61D6">
              <w:t>MN_RESOURCES_UNAVAILABLE</w:t>
            </w:r>
          </w:p>
        </w:tc>
      </w:tr>
      <w:tr w:rsidR="001B2A26" w:rsidRPr="006F5511" w14:paraId="798DD985" w14:textId="77777777" w:rsidTr="00166AF3">
        <w:tc>
          <w:tcPr>
            <w:tcW w:w="1458" w:type="dxa"/>
            <w:vAlign w:val="top"/>
          </w:tcPr>
          <w:p w14:paraId="130C80F3" w14:textId="77777777" w:rsidR="001B2A26" w:rsidRPr="001A61D6" w:rsidRDefault="001B2A26" w:rsidP="00166AF3">
            <w:pPr>
              <w:pStyle w:val="TableBody"/>
            </w:pPr>
            <w:r w:rsidRPr="001A61D6">
              <w:t>49</w:t>
            </w:r>
          </w:p>
        </w:tc>
        <w:tc>
          <w:tcPr>
            <w:tcW w:w="7830" w:type="dxa"/>
            <w:vAlign w:val="top"/>
          </w:tcPr>
          <w:p w14:paraId="61BBB7FA" w14:textId="77777777" w:rsidR="001B2A26" w:rsidRPr="001A61D6" w:rsidRDefault="001B2A26" w:rsidP="00166AF3">
            <w:pPr>
              <w:pStyle w:val="TableBody"/>
            </w:pPr>
            <w:r w:rsidRPr="001A61D6">
              <w:t>MN_QUALITY_UNAVAILABLE</w:t>
            </w:r>
          </w:p>
        </w:tc>
      </w:tr>
      <w:tr w:rsidR="001B2A26" w:rsidRPr="006F5511" w14:paraId="27821349" w14:textId="77777777" w:rsidTr="00166AF3">
        <w:tc>
          <w:tcPr>
            <w:tcW w:w="1458" w:type="dxa"/>
            <w:vAlign w:val="top"/>
          </w:tcPr>
          <w:p w14:paraId="51DEAC24" w14:textId="77777777" w:rsidR="001B2A26" w:rsidRPr="001A61D6" w:rsidRDefault="001B2A26" w:rsidP="00166AF3">
            <w:pPr>
              <w:pStyle w:val="TableBody"/>
            </w:pPr>
            <w:r w:rsidRPr="001A61D6">
              <w:t>50</w:t>
            </w:r>
          </w:p>
        </w:tc>
        <w:tc>
          <w:tcPr>
            <w:tcW w:w="7830" w:type="dxa"/>
            <w:vAlign w:val="top"/>
          </w:tcPr>
          <w:p w14:paraId="667EBF69" w14:textId="77777777" w:rsidR="001B2A26" w:rsidRPr="001A61D6" w:rsidRDefault="001B2A26" w:rsidP="00166AF3">
            <w:pPr>
              <w:pStyle w:val="TableBody"/>
            </w:pPr>
            <w:r w:rsidRPr="001A61D6">
              <w:t>MN_FACILITY_NOT_SUBSCRIBED</w:t>
            </w:r>
          </w:p>
        </w:tc>
      </w:tr>
      <w:tr w:rsidR="001B2A26" w:rsidRPr="006F5511" w14:paraId="3391EFB2" w14:textId="77777777" w:rsidTr="00166AF3">
        <w:tc>
          <w:tcPr>
            <w:tcW w:w="1458" w:type="dxa"/>
            <w:vAlign w:val="top"/>
          </w:tcPr>
          <w:p w14:paraId="442A9FD3" w14:textId="77777777" w:rsidR="001B2A26" w:rsidRPr="001A61D6" w:rsidRDefault="001B2A26" w:rsidP="00166AF3">
            <w:pPr>
              <w:pStyle w:val="TableBody"/>
            </w:pPr>
            <w:r w:rsidRPr="001A61D6">
              <w:t>55</w:t>
            </w:r>
          </w:p>
        </w:tc>
        <w:tc>
          <w:tcPr>
            <w:tcW w:w="7830" w:type="dxa"/>
            <w:vAlign w:val="top"/>
          </w:tcPr>
          <w:p w14:paraId="3242465B" w14:textId="77777777" w:rsidR="001B2A26" w:rsidRPr="001A61D6" w:rsidRDefault="001B2A26" w:rsidP="00166AF3">
            <w:pPr>
              <w:pStyle w:val="TableBody"/>
            </w:pPr>
            <w:r w:rsidRPr="001A61D6">
              <w:t>MN_INCOMING_CALLS_BARRED_IN_CUG</w:t>
            </w:r>
          </w:p>
        </w:tc>
      </w:tr>
      <w:tr w:rsidR="001B2A26" w:rsidRPr="006F5511" w14:paraId="0E308F13" w14:textId="77777777" w:rsidTr="00166AF3">
        <w:tc>
          <w:tcPr>
            <w:tcW w:w="1458" w:type="dxa"/>
            <w:vAlign w:val="top"/>
          </w:tcPr>
          <w:p w14:paraId="00A542F4" w14:textId="77777777" w:rsidR="001B2A26" w:rsidRPr="001A61D6" w:rsidRDefault="001B2A26" w:rsidP="00166AF3">
            <w:pPr>
              <w:pStyle w:val="TableBody"/>
            </w:pPr>
            <w:r w:rsidRPr="001A61D6">
              <w:t>57</w:t>
            </w:r>
          </w:p>
        </w:tc>
        <w:tc>
          <w:tcPr>
            <w:tcW w:w="7830" w:type="dxa"/>
            <w:vAlign w:val="top"/>
          </w:tcPr>
          <w:p w14:paraId="5F064276" w14:textId="77777777" w:rsidR="001B2A26" w:rsidRPr="001A61D6" w:rsidRDefault="001B2A26" w:rsidP="00166AF3">
            <w:pPr>
              <w:pStyle w:val="TableBody"/>
            </w:pPr>
            <w:r w:rsidRPr="001A61D6">
              <w:t>MN_BEARER_CAPABILITY_NOT_ALLOWED</w:t>
            </w:r>
          </w:p>
        </w:tc>
      </w:tr>
      <w:tr w:rsidR="001B2A26" w:rsidRPr="006F5511" w14:paraId="42B12BF0" w14:textId="77777777" w:rsidTr="00166AF3">
        <w:tc>
          <w:tcPr>
            <w:tcW w:w="1458" w:type="dxa"/>
            <w:vAlign w:val="top"/>
          </w:tcPr>
          <w:p w14:paraId="77ED818C" w14:textId="77777777" w:rsidR="001B2A26" w:rsidRPr="001A61D6" w:rsidRDefault="001B2A26" w:rsidP="00166AF3">
            <w:pPr>
              <w:pStyle w:val="TableBody"/>
            </w:pPr>
            <w:r w:rsidRPr="001A61D6">
              <w:t>58</w:t>
            </w:r>
          </w:p>
        </w:tc>
        <w:tc>
          <w:tcPr>
            <w:tcW w:w="7830" w:type="dxa"/>
            <w:vAlign w:val="top"/>
          </w:tcPr>
          <w:p w14:paraId="6D8FDA28" w14:textId="77777777" w:rsidR="001B2A26" w:rsidRPr="001A61D6" w:rsidRDefault="001B2A26" w:rsidP="00166AF3">
            <w:pPr>
              <w:pStyle w:val="TableBody"/>
            </w:pPr>
            <w:r w:rsidRPr="001A61D6">
              <w:t>MN_BEARER_CAPABILITY_NOT_AVAILABLE</w:t>
            </w:r>
          </w:p>
        </w:tc>
      </w:tr>
      <w:tr w:rsidR="001B2A26" w:rsidRPr="006F5511" w14:paraId="27DC6C30" w14:textId="77777777" w:rsidTr="00166AF3">
        <w:tc>
          <w:tcPr>
            <w:tcW w:w="1458" w:type="dxa"/>
            <w:vAlign w:val="top"/>
          </w:tcPr>
          <w:p w14:paraId="21EF7653" w14:textId="77777777" w:rsidR="001B2A26" w:rsidRPr="001A61D6" w:rsidRDefault="001B2A26" w:rsidP="00166AF3">
            <w:pPr>
              <w:pStyle w:val="TableBody"/>
            </w:pPr>
            <w:r w:rsidRPr="001A61D6">
              <w:t>63</w:t>
            </w:r>
          </w:p>
        </w:tc>
        <w:tc>
          <w:tcPr>
            <w:tcW w:w="7830" w:type="dxa"/>
            <w:vAlign w:val="top"/>
          </w:tcPr>
          <w:p w14:paraId="7A9B0359" w14:textId="77777777" w:rsidR="001B2A26" w:rsidRPr="001A61D6" w:rsidRDefault="001B2A26" w:rsidP="00166AF3">
            <w:pPr>
              <w:pStyle w:val="TableBody"/>
            </w:pPr>
            <w:r w:rsidRPr="001A61D6">
              <w:t>MN_SERVICE_NOT_AVAILABLE</w:t>
            </w:r>
          </w:p>
        </w:tc>
      </w:tr>
      <w:tr w:rsidR="001B2A26" w:rsidRPr="006F5511" w14:paraId="39E22D84" w14:textId="77777777" w:rsidTr="00166AF3">
        <w:tc>
          <w:tcPr>
            <w:tcW w:w="1458" w:type="dxa"/>
            <w:vAlign w:val="top"/>
          </w:tcPr>
          <w:p w14:paraId="4E2F34D8" w14:textId="77777777" w:rsidR="001B2A26" w:rsidRPr="001A61D6" w:rsidRDefault="001B2A26" w:rsidP="00166AF3">
            <w:pPr>
              <w:pStyle w:val="TableBody"/>
            </w:pPr>
            <w:r w:rsidRPr="001A61D6">
              <w:t>65</w:t>
            </w:r>
          </w:p>
        </w:tc>
        <w:tc>
          <w:tcPr>
            <w:tcW w:w="7830" w:type="dxa"/>
            <w:vAlign w:val="top"/>
          </w:tcPr>
          <w:p w14:paraId="040B2048" w14:textId="77777777" w:rsidR="001B2A26" w:rsidRPr="001A61D6" w:rsidRDefault="001B2A26" w:rsidP="00166AF3">
            <w:pPr>
              <w:pStyle w:val="TableBody"/>
            </w:pPr>
            <w:r w:rsidRPr="001A61D6">
              <w:t>MN_BEARER_SERVICE_NOT_IMPLEMENTED</w:t>
            </w:r>
          </w:p>
        </w:tc>
      </w:tr>
      <w:tr w:rsidR="001B2A26" w:rsidRPr="006F5511" w14:paraId="5E76CAC0" w14:textId="77777777" w:rsidTr="00166AF3">
        <w:tc>
          <w:tcPr>
            <w:tcW w:w="1458" w:type="dxa"/>
            <w:vAlign w:val="top"/>
          </w:tcPr>
          <w:p w14:paraId="34F9061B" w14:textId="77777777" w:rsidR="001B2A26" w:rsidRPr="001A61D6" w:rsidRDefault="001B2A26" w:rsidP="00166AF3">
            <w:pPr>
              <w:pStyle w:val="TableBody"/>
            </w:pPr>
            <w:r w:rsidRPr="001A61D6">
              <w:t>68</w:t>
            </w:r>
          </w:p>
        </w:tc>
        <w:tc>
          <w:tcPr>
            <w:tcW w:w="7830" w:type="dxa"/>
            <w:vAlign w:val="top"/>
          </w:tcPr>
          <w:p w14:paraId="506C1BE4" w14:textId="77777777" w:rsidR="001B2A26" w:rsidRPr="001A61D6" w:rsidRDefault="001B2A26" w:rsidP="00166AF3">
            <w:pPr>
              <w:pStyle w:val="TableBody"/>
            </w:pPr>
            <w:r w:rsidRPr="001A61D6">
              <w:t>MN_ACM_GREATER_OR_EQUAL_TO_ACMMAX</w:t>
            </w:r>
          </w:p>
        </w:tc>
      </w:tr>
      <w:tr w:rsidR="001B2A26" w:rsidRPr="006F5511" w14:paraId="7554ADCF" w14:textId="77777777" w:rsidTr="00166AF3">
        <w:tc>
          <w:tcPr>
            <w:tcW w:w="1458" w:type="dxa"/>
            <w:vAlign w:val="top"/>
          </w:tcPr>
          <w:p w14:paraId="0E4D0830" w14:textId="77777777" w:rsidR="001B2A26" w:rsidRPr="001A61D6" w:rsidRDefault="001B2A26" w:rsidP="00166AF3">
            <w:pPr>
              <w:pStyle w:val="TableBody"/>
            </w:pPr>
            <w:r w:rsidRPr="001A61D6">
              <w:t>69</w:t>
            </w:r>
          </w:p>
        </w:tc>
        <w:tc>
          <w:tcPr>
            <w:tcW w:w="7830" w:type="dxa"/>
            <w:vAlign w:val="top"/>
          </w:tcPr>
          <w:p w14:paraId="3C3FC426" w14:textId="77777777" w:rsidR="001B2A26" w:rsidRPr="001A61D6" w:rsidRDefault="001B2A26" w:rsidP="00166AF3">
            <w:pPr>
              <w:pStyle w:val="TableBody"/>
            </w:pPr>
            <w:r w:rsidRPr="001A61D6">
              <w:t>MN_FACILITY_NOT_IMPLEMENTED</w:t>
            </w:r>
          </w:p>
        </w:tc>
      </w:tr>
      <w:tr w:rsidR="001B2A26" w:rsidRPr="006F5511" w14:paraId="769A5190" w14:textId="77777777" w:rsidTr="00166AF3">
        <w:tc>
          <w:tcPr>
            <w:tcW w:w="1458" w:type="dxa"/>
            <w:vAlign w:val="top"/>
          </w:tcPr>
          <w:p w14:paraId="4C9CCD64" w14:textId="77777777" w:rsidR="001B2A26" w:rsidRPr="001A61D6" w:rsidRDefault="001B2A26" w:rsidP="00166AF3">
            <w:pPr>
              <w:pStyle w:val="TableBody"/>
            </w:pPr>
            <w:r w:rsidRPr="001A61D6">
              <w:t>70</w:t>
            </w:r>
          </w:p>
        </w:tc>
        <w:tc>
          <w:tcPr>
            <w:tcW w:w="7830" w:type="dxa"/>
            <w:vAlign w:val="top"/>
          </w:tcPr>
          <w:p w14:paraId="36806473" w14:textId="77777777" w:rsidR="001B2A26" w:rsidRPr="001A61D6" w:rsidRDefault="001B2A26" w:rsidP="00166AF3">
            <w:pPr>
              <w:pStyle w:val="TableBody"/>
            </w:pPr>
            <w:r w:rsidRPr="001A61D6">
              <w:t>MN_ONLY_RESTRICTED_DIGITAL</w:t>
            </w:r>
          </w:p>
        </w:tc>
      </w:tr>
      <w:tr w:rsidR="001B2A26" w:rsidRPr="006F5511" w14:paraId="1C410A79" w14:textId="77777777" w:rsidTr="00166AF3">
        <w:tc>
          <w:tcPr>
            <w:tcW w:w="1458" w:type="dxa"/>
            <w:vAlign w:val="top"/>
          </w:tcPr>
          <w:p w14:paraId="1937ED96" w14:textId="77777777" w:rsidR="001B2A26" w:rsidRPr="001A61D6" w:rsidRDefault="001B2A26" w:rsidP="00166AF3">
            <w:pPr>
              <w:pStyle w:val="TableBody"/>
            </w:pPr>
            <w:r w:rsidRPr="001A61D6">
              <w:t>79</w:t>
            </w:r>
          </w:p>
        </w:tc>
        <w:tc>
          <w:tcPr>
            <w:tcW w:w="7830" w:type="dxa"/>
            <w:vAlign w:val="top"/>
          </w:tcPr>
          <w:p w14:paraId="11A2591B" w14:textId="77777777" w:rsidR="001B2A26" w:rsidRPr="001A61D6" w:rsidRDefault="001B2A26" w:rsidP="00166AF3">
            <w:pPr>
              <w:pStyle w:val="TableBody"/>
            </w:pPr>
            <w:r w:rsidRPr="001A61D6">
              <w:t>MN_SERVICE_NOT_IMPLEMENTED</w:t>
            </w:r>
          </w:p>
        </w:tc>
      </w:tr>
      <w:tr w:rsidR="001B2A26" w:rsidRPr="006F5511" w14:paraId="2F699E77" w14:textId="77777777" w:rsidTr="00166AF3">
        <w:tc>
          <w:tcPr>
            <w:tcW w:w="1458" w:type="dxa"/>
            <w:vAlign w:val="top"/>
          </w:tcPr>
          <w:p w14:paraId="063B7723" w14:textId="77777777" w:rsidR="001B2A26" w:rsidRPr="001A61D6" w:rsidRDefault="001B2A26" w:rsidP="00166AF3">
            <w:pPr>
              <w:pStyle w:val="TableBody"/>
            </w:pPr>
            <w:r w:rsidRPr="001A61D6">
              <w:t>81</w:t>
            </w:r>
          </w:p>
        </w:tc>
        <w:tc>
          <w:tcPr>
            <w:tcW w:w="7830" w:type="dxa"/>
            <w:vAlign w:val="top"/>
          </w:tcPr>
          <w:p w14:paraId="32562F84" w14:textId="77777777" w:rsidR="001B2A26" w:rsidRPr="001A61D6" w:rsidRDefault="001B2A26" w:rsidP="00166AF3">
            <w:pPr>
              <w:pStyle w:val="TableBody"/>
            </w:pPr>
            <w:r w:rsidRPr="001A61D6">
              <w:t>MN_INVALID_TI</w:t>
            </w:r>
          </w:p>
        </w:tc>
      </w:tr>
      <w:tr w:rsidR="001B2A26" w:rsidRPr="006F5511" w14:paraId="08F7FF26" w14:textId="77777777" w:rsidTr="00166AF3">
        <w:tc>
          <w:tcPr>
            <w:tcW w:w="1458" w:type="dxa"/>
            <w:vAlign w:val="top"/>
          </w:tcPr>
          <w:p w14:paraId="01F107F6" w14:textId="77777777" w:rsidR="001B2A26" w:rsidRPr="001A61D6" w:rsidRDefault="001B2A26" w:rsidP="00166AF3">
            <w:pPr>
              <w:pStyle w:val="TableBody"/>
            </w:pPr>
            <w:r w:rsidRPr="001A61D6">
              <w:t>87</w:t>
            </w:r>
          </w:p>
        </w:tc>
        <w:tc>
          <w:tcPr>
            <w:tcW w:w="7830" w:type="dxa"/>
            <w:vAlign w:val="top"/>
          </w:tcPr>
          <w:p w14:paraId="16CB1BD9" w14:textId="77777777" w:rsidR="001B2A26" w:rsidRPr="001A61D6" w:rsidRDefault="001B2A26" w:rsidP="00166AF3">
            <w:pPr>
              <w:pStyle w:val="TableBody"/>
            </w:pPr>
            <w:r w:rsidRPr="001A61D6">
              <w:t>MN_USER_NOT_IN_CUG</w:t>
            </w:r>
          </w:p>
        </w:tc>
      </w:tr>
      <w:tr w:rsidR="001B2A26" w:rsidRPr="006F5511" w14:paraId="59CAEE79" w14:textId="77777777" w:rsidTr="00166AF3">
        <w:tc>
          <w:tcPr>
            <w:tcW w:w="1458" w:type="dxa"/>
            <w:vAlign w:val="top"/>
          </w:tcPr>
          <w:p w14:paraId="2D03F879" w14:textId="77777777" w:rsidR="001B2A26" w:rsidRPr="001A61D6" w:rsidRDefault="001B2A26" w:rsidP="00166AF3">
            <w:pPr>
              <w:pStyle w:val="TableBody"/>
            </w:pPr>
            <w:r w:rsidRPr="001A61D6">
              <w:t>88</w:t>
            </w:r>
          </w:p>
        </w:tc>
        <w:tc>
          <w:tcPr>
            <w:tcW w:w="7830" w:type="dxa"/>
            <w:vAlign w:val="top"/>
          </w:tcPr>
          <w:p w14:paraId="0C5FFF1F" w14:textId="77777777" w:rsidR="001B2A26" w:rsidRPr="001A61D6" w:rsidRDefault="001B2A26" w:rsidP="00166AF3">
            <w:pPr>
              <w:pStyle w:val="TableBody"/>
            </w:pPr>
            <w:r w:rsidRPr="001A61D6">
              <w:t>MN_INCOMPATIBLE_DESTINATION</w:t>
            </w:r>
          </w:p>
        </w:tc>
      </w:tr>
      <w:tr w:rsidR="001B2A26" w:rsidRPr="006F5511" w14:paraId="3CD35A67" w14:textId="77777777" w:rsidTr="00166AF3">
        <w:tc>
          <w:tcPr>
            <w:tcW w:w="1458" w:type="dxa"/>
            <w:vAlign w:val="top"/>
          </w:tcPr>
          <w:p w14:paraId="592B8A39" w14:textId="77777777" w:rsidR="001B2A26" w:rsidRPr="001A61D6" w:rsidRDefault="001B2A26" w:rsidP="00166AF3">
            <w:pPr>
              <w:pStyle w:val="TableBody"/>
            </w:pPr>
            <w:r w:rsidRPr="001A61D6">
              <w:t>91</w:t>
            </w:r>
          </w:p>
        </w:tc>
        <w:tc>
          <w:tcPr>
            <w:tcW w:w="7830" w:type="dxa"/>
            <w:vAlign w:val="top"/>
          </w:tcPr>
          <w:p w14:paraId="7662869E" w14:textId="77777777" w:rsidR="001B2A26" w:rsidRPr="001A61D6" w:rsidRDefault="001B2A26" w:rsidP="00166AF3">
            <w:pPr>
              <w:pStyle w:val="TableBody"/>
            </w:pPr>
            <w:r w:rsidRPr="001A61D6">
              <w:t>MN_INVALID_TRANSIT_NETWORK</w:t>
            </w:r>
          </w:p>
        </w:tc>
      </w:tr>
      <w:tr w:rsidR="001B2A26" w:rsidRPr="006F5511" w14:paraId="174DBC42" w14:textId="77777777" w:rsidTr="00166AF3">
        <w:tc>
          <w:tcPr>
            <w:tcW w:w="1458" w:type="dxa"/>
            <w:vAlign w:val="top"/>
          </w:tcPr>
          <w:p w14:paraId="133FF6C4" w14:textId="77777777" w:rsidR="001B2A26" w:rsidRPr="001A61D6" w:rsidRDefault="001B2A26" w:rsidP="00166AF3">
            <w:pPr>
              <w:pStyle w:val="TableBody"/>
            </w:pPr>
            <w:r w:rsidRPr="001A61D6">
              <w:t>95</w:t>
            </w:r>
          </w:p>
        </w:tc>
        <w:tc>
          <w:tcPr>
            <w:tcW w:w="7830" w:type="dxa"/>
            <w:vAlign w:val="top"/>
          </w:tcPr>
          <w:p w14:paraId="17EA6C69" w14:textId="77777777" w:rsidR="001B2A26" w:rsidRPr="001A61D6" w:rsidRDefault="001B2A26" w:rsidP="00166AF3">
            <w:pPr>
              <w:pStyle w:val="TableBody"/>
            </w:pPr>
            <w:r w:rsidRPr="001A61D6">
              <w:t>MN_SEMANTICS_INCORRECT</w:t>
            </w:r>
          </w:p>
        </w:tc>
      </w:tr>
      <w:tr w:rsidR="001B2A26" w:rsidRPr="006F5511" w14:paraId="3D005AB8" w14:textId="77777777" w:rsidTr="00166AF3">
        <w:tc>
          <w:tcPr>
            <w:tcW w:w="1458" w:type="dxa"/>
            <w:vAlign w:val="top"/>
          </w:tcPr>
          <w:p w14:paraId="1C3BE7BA" w14:textId="77777777" w:rsidR="001B2A26" w:rsidRPr="001A61D6" w:rsidRDefault="001B2A26" w:rsidP="00166AF3">
            <w:pPr>
              <w:pStyle w:val="TableBody"/>
            </w:pPr>
            <w:r w:rsidRPr="001A61D6">
              <w:t>96</w:t>
            </w:r>
          </w:p>
        </w:tc>
        <w:tc>
          <w:tcPr>
            <w:tcW w:w="7830" w:type="dxa"/>
            <w:vAlign w:val="top"/>
          </w:tcPr>
          <w:p w14:paraId="41358371" w14:textId="77777777" w:rsidR="001B2A26" w:rsidRPr="001A61D6" w:rsidRDefault="001B2A26" w:rsidP="00166AF3">
            <w:pPr>
              <w:pStyle w:val="TableBody"/>
            </w:pPr>
            <w:r w:rsidRPr="001A61D6">
              <w:t>MN_INVALID_MANATORY_INFORMATION</w:t>
            </w:r>
          </w:p>
        </w:tc>
      </w:tr>
      <w:tr w:rsidR="001B2A26" w:rsidRPr="006F5511" w14:paraId="27739D10" w14:textId="77777777" w:rsidTr="00166AF3">
        <w:tc>
          <w:tcPr>
            <w:tcW w:w="1458" w:type="dxa"/>
            <w:vAlign w:val="top"/>
          </w:tcPr>
          <w:p w14:paraId="51A5286C" w14:textId="77777777" w:rsidR="001B2A26" w:rsidRPr="001A61D6" w:rsidRDefault="001B2A26" w:rsidP="00166AF3">
            <w:pPr>
              <w:pStyle w:val="TableBody"/>
            </w:pPr>
            <w:r w:rsidRPr="001A61D6">
              <w:t>97</w:t>
            </w:r>
          </w:p>
        </w:tc>
        <w:tc>
          <w:tcPr>
            <w:tcW w:w="7830" w:type="dxa"/>
            <w:vAlign w:val="top"/>
          </w:tcPr>
          <w:p w14:paraId="480CA06F" w14:textId="77777777" w:rsidR="001B2A26" w:rsidRPr="001A61D6" w:rsidRDefault="001B2A26" w:rsidP="00166AF3">
            <w:pPr>
              <w:pStyle w:val="TableBody"/>
            </w:pPr>
            <w:r w:rsidRPr="001A61D6">
              <w:t>MN_UNKNOWN_MESSAGE_TYPE_1</w:t>
            </w:r>
          </w:p>
        </w:tc>
      </w:tr>
      <w:tr w:rsidR="001B2A26" w:rsidRPr="006F5511" w14:paraId="43A1DADB" w14:textId="77777777" w:rsidTr="00166AF3">
        <w:tc>
          <w:tcPr>
            <w:tcW w:w="1458" w:type="dxa"/>
            <w:vAlign w:val="top"/>
          </w:tcPr>
          <w:p w14:paraId="195D4761" w14:textId="77777777" w:rsidR="001B2A26" w:rsidRPr="001A61D6" w:rsidRDefault="001B2A26" w:rsidP="00166AF3">
            <w:pPr>
              <w:pStyle w:val="TableBody"/>
            </w:pPr>
            <w:r w:rsidRPr="001A61D6">
              <w:t>98</w:t>
            </w:r>
          </w:p>
        </w:tc>
        <w:tc>
          <w:tcPr>
            <w:tcW w:w="7830" w:type="dxa"/>
            <w:vAlign w:val="top"/>
          </w:tcPr>
          <w:p w14:paraId="2A88228A" w14:textId="77777777" w:rsidR="001B2A26" w:rsidRPr="001A61D6" w:rsidRDefault="001B2A26" w:rsidP="00166AF3">
            <w:pPr>
              <w:pStyle w:val="TableBody"/>
            </w:pPr>
            <w:r w:rsidRPr="001A61D6">
              <w:t>MN_UNEXPECTED_MESSAGE_TYPE</w:t>
            </w:r>
          </w:p>
        </w:tc>
      </w:tr>
      <w:tr w:rsidR="001B2A26" w:rsidRPr="006F5511" w14:paraId="53CA6A33" w14:textId="77777777" w:rsidTr="00166AF3">
        <w:tc>
          <w:tcPr>
            <w:tcW w:w="1458" w:type="dxa"/>
            <w:vAlign w:val="top"/>
          </w:tcPr>
          <w:p w14:paraId="3355CB6A" w14:textId="77777777" w:rsidR="001B2A26" w:rsidRPr="001A61D6" w:rsidRDefault="001B2A26" w:rsidP="00166AF3">
            <w:pPr>
              <w:pStyle w:val="TableBody"/>
            </w:pPr>
            <w:r w:rsidRPr="001A61D6">
              <w:t>99</w:t>
            </w:r>
          </w:p>
        </w:tc>
        <w:tc>
          <w:tcPr>
            <w:tcW w:w="7830" w:type="dxa"/>
            <w:vAlign w:val="top"/>
          </w:tcPr>
          <w:p w14:paraId="7D6982C3" w14:textId="77777777" w:rsidR="001B2A26" w:rsidRPr="001A61D6" w:rsidRDefault="001B2A26" w:rsidP="00166AF3">
            <w:pPr>
              <w:pStyle w:val="TableBody"/>
            </w:pPr>
            <w:r w:rsidRPr="001A61D6">
              <w:t>MN_UNEXPECTED_IE</w:t>
            </w:r>
          </w:p>
        </w:tc>
      </w:tr>
      <w:tr w:rsidR="001B2A26" w:rsidRPr="006F5511" w14:paraId="622C84C7" w14:textId="77777777" w:rsidTr="00166AF3">
        <w:tc>
          <w:tcPr>
            <w:tcW w:w="1458" w:type="dxa"/>
            <w:vAlign w:val="top"/>
          </w:tcPr>
          <w:p w14:paraId="17590E02" w14:textId="77777777" w:rsidR="001B2A26" w:rsidRPr="001A61D6" w:rsidRDefault="001B2A26" w:rsidP="00166AF3">
            <w:pPr>
              <w:pStyle w:val="TableBody"/>
            </w:pPr>
            <w:r w:rsidRPr="001A61D6">
              <w:t>100</w:t>
            </w:r>
          </w:p>
        </w:tc>
        <w:tc>
          <w:tcPr>
            <w:tcW w:w="7830" w:type="dxa"/>
            <w:vAlign w:val="top"/>
          </w:tcPr>
          <w:p w14:paraId="4E7B1048" w14:textId="77777777" w:rsidR="001B2A26" w:rsidRPr="001A61D6" w:rsidRDefault="001B2A26" w:rsidP="00166AF3">
            <w:pPr>
              <w:pStyle w:val="TableBody"/>
            </w:pPr>
            <w:r w:rsidRPr="001A61D6">
              <w:t>MN_CONDITIONAL_IE_ERROR</w:t>
            </w:r>
          </w:p>
        </w:tc>
      </w:tr>
      <w:tr w:rsidR="001B2A26" w:rsidRPr="006F5511" w14:paraId="6D9DE4FF" w14:textId="77777777" w:rsidTr="00166AF3">
        <w:tc>
          <w:tcPr>
            <w:tcW w:w="1458" w:type="dxa"/>
            <w:vAlign w:val="top"/>
          </w:tcPr>
          <w:p w14:paraId="60EEB256" w14:textId="77777777" w:rsidR="001B2A26" w:rsidRPr="001A61D6" w:rsidRDefault="001B2A26" w:rsidP="00166AF3">
            <w:pPr>
              <w:pStyle w:val="TableBody"/>
            </w:pPr>
            <w:r w:rsidRPr="001A61D6">
              <w:t>101</w:t>
            </w:r>
          </w:p>
        </w:tc>
        <w:tc>
          <w:tcPr>
            <w:tcW w:w="7830" w:type="dxa"/>
            <w:vAlign w:val="top"/>
          </w:tcPr>
          <w:p w14:paraId="403C8A99" w14:textId="77777777" w:rsidR="001B2A26" w:rsidRPr="001A61D6" w:rsidRDefault="001B2A26" w:rsidP="00166AF3">
            <w:pPr>
              <w:pStyle w:val="TableBody"/>
            </w:pPr>
            <w:r w:rsidRPr="001A61D6">
              <w:t>MN_UNKNOWN_MESSAGE_TYPE_2</w:t>
            </w:r>
          </w:p>
        </w:tc>
      </w:tr>
      <w:tr w:rsidR="001B2A26" w:rsidRPr="006F5511" w14:paraId="0A0F8E9F" w14:textId="77777777" w:rsidTr="00166AF3">
        <w:tc>
          <w:tcPr>
            <w:tcW w:w="1458" w:type="dxa"/>
            <w:vAlign w:val="top"/>
          </w:tcPr>
          <w:p w14:paraId="5D670D89" w14:textId="77777777" w:rsidR="001B2A26" w:rsidRPr="001A61D6" w:rsidRDefault="001B2A26" w:rsidP="00166AF3">
            <w:pPr>
              <w:pStyle w:val="TableBody"/>
            </w:pPr>
            <w:r w:rsidRPr="001A61D6">
              <w:t>102</w:t>
            </w:r>
          </w:p>
        </w:tc>
        <w:tc>
          <w:tcPr>
            <w:tcW w:w="7830" w:type="dxa"/>
            <w:vAlign w:val="top"/>
          </w:tcPr>
          <w:p w14:paraId="557F2732" w14:textId="77777777" w:rsidR="001B2A26" w:rsidRPr="001A61D6" w:rsidRDefault="001B2A26" w:rsidP="00166AF3">
            <w:pPr>
              <w:pStyle w:val="TableBody"/>
            </w:pPr>
            <w:r w:rsidRPr="001A61D6">
              <w:t>MN_RECOVERY_ON_TIMER_EXPIRY</w:t>
            </w:r>
          </w:p>
        </w:tc>
      </w:tr>
      <w:tr w:rsidR="001B2A26" w:rsidRPr="006F5511" w14:paraId="2BDB220D" w14:textId="77777777" w:rsidTr="00166AF3">
        <w:tc>
          <w:tcPr>
            <w:tcW w:w="1458" w:type="dxa"/>
            <w:vAlign w:val="top"/>
          </w:tcPr>
          <w:p w14:paraId="11DF1AFE" w14:textId="77777777" w:rsidR="001B2A26" w:rsidRPr="001A61D6" w:rsidRDefault="001B2A26" w:rsidP="00166AF3">
            <w:pPr>
              <w:pStyle w:val="TableBody"/>
            </w:pPr>
            <w:r w:rsidRPr="001A61D6">
              <w:t>111</w:t>
            </w:r>
          </w:p>
        </w:tc>
        <w:tc>
          <w:tcPr>
            <w:tcW w:w="7830" w:type="dxa"/>
            <w:vAlign w:val="top"/>
          </w:tcPr>
          <w:p w14:paraId="371B42B6" w14:textId="77777777" w:rsidR="001B2A26" w:rsidRPr="001A61D6" w:rsidRDefault="001B2A26" w:rsidP="00166AF3">
            <w:pPr>
              <w:pStyle w:val="TableBody"/>
            </w:pPr>
            <w:r w:rsidRPr="001A61D6">
              <w:t>MN_PROTOCOL_ERROR</w:t>
            </w:r>
          </w:p>
        </w:tc>
      </w:tr>
      <w:tr w:rsidR="001B2A26" w:rsidRPr="006F5511" w14:paraId="22DCFB49" w14:textId="77777777" w:rsidTr="00166AF3">
        <w:tc>
          <w:tcPr>
            <w:tcW w:w="1458" w:type="dxa"/>
            <w:vAlign w:val="top"/>
          </w:tcPr>
          <w:p w14:paraId="10B60FB6" w14:textId="77777777" w:rsidR="001B2A26" w:rsidRPr="001A61D6" w:rsidRDefault="001B2A26" w:rsidP="00166AF3">
            <w:pPr>
              <w:pStyle w:val="TableBody"/>
            </w:pPr>
            <w:r w:rsidRPr="001A61D6">
              <w:t>127</w:t>
            </w:r>
          </w:p>
        </w:tc>
        <w:tc>
          <w:tcPr>
            <w:tcW w:w="7830" w:type="dxa"/>
            <w:vAlign w:val="top"/>
          </w:tcPr>
          <w:p w14:paraId="33857B6E" w14:textId="77777777" w:rsidR="001B2A26" w:rsidRPr="001A61D6" w:rsidRDefault="001B2A26" w:rsidP="00166AF3">
            <w:pPr>
              <w:pStyle w:val="TableBody"/>
            </w:pPr>
            <w:r w:rsidRPr="001A61D6">
              <w:t>MN_INTERWORKING</w:t>
            </w:r>
          </w:p>
        </w:tc>
      </w:tr>
      <w:tr w:rsidR="001B2A26" w:rsidRPr="006F5511" w14:paraId="1E59B1DB" w14:textId="77777777" w:rsidTr="00166AF3">
        <w:tc>
          <w:tcPr>
            <w:tcW w:w="1458" w:type="dxa"/>
            <w:vAlign w:val="top"/>
          </w:tcPr>
          <w:p w14:paraId="12A0EE92" w14:textId="77777777" w:rsidR="001B2A26" w:rsidRPr="001A61D6" w:rsidRDefault="001B2A26" w:rsidP="00166AF3">
            <w:pPr>
              <w:pStyle w:val="TableBody"/>
            </w:pPr>
            <w:r w:rsidRPr="001A61D6">
              <w:t>256</w:t>
            </w:r>
          </w:p>
        </w:tc>
        <w:tc>
          <w:tcPr>
            <w:tcW w:w="7830" w:type="dxa"/>
            <w:vAlign w:val="top"/>
          </w:tcPr>
          <w:p w14:paraId="42ED22B7" w14:textId="77777777" w:rsidR="001B2A26" w:rsidRPr="001A61D6" w:rsidRDefault="001B2A26" w:rsidP="00166AF3">
            <w:pPr>
              <w:pStyle w:val="TableBody"/>
            </w:pPr>
            <w:r w:rsidRPr="001A61D6">
              <w:t>MN_VOID_CAUSE</w:t>
            </w:r>
          </w:p>
        </w:tc>
      </w:tr>
      <w:tr w:rsidR="001B2A26" w:rsidRPr="006F5511" w14:paraId="7284BCB9" w14:textId="77777777" w:rsidTr="00166AF3">
        <w:tc>
          <w:tcPr>
            <w:tcW w:w="1458" w:type="dxa"/>
            <w:vAlign w:val="top"/>
          </w:tcPr>
          <w:p w14:paraId="7208DD32" w14:textId="77777777" w:rsidR="001B2A26" w:rsidRPr="001A61D6" w:rsidRDefault="001B2A26" w:rsidP="00166AF3">
            <w:pPr>
              <w:pStyle w:val="TableBody"/>
            </w:pPr>
            <w:r w:rsidRPr="001A61D6">
              <w:t>257</w:t>
            </w:r>
          </w:p>
        </w:tc>
        <w:tc>
          <w:tcPr>
            <w:tcW w:w="7830" w:type="dxa"/>
            <w:vAlign w:val="top"/>
          </w:tcPr>
          <w:p w14:paraId="591AC1AC" w14:textId="77777777" w:rsidR="001B2A26" w:rsidRPr="001A61D6" w:rsidRDefault="001B2A26" w:rsidP="00166AF3">
            <w:pPr>
              <w:pStyle w:val="TableBody"/>
            </w:pPr>
            <w:r w:rsidRPr="001A61D6">
              <w:t>MN_OUT_OF_MEMORY</w:t>
            </w:r>
          </w:p>
        </w:tc>
      </w:tr>
      <w:tr w:rsidR="001B2A26" w:rsidRPr="006F5511" w14:paraId="1BBA0458" w14:textId="77777777" w:rsidTr="00166AF3">
        <w:tc>
          <w:tcPr>
            <w:tcW w:w="1458" w:type="dxa"/>
            <w:vAlign w:val="top"/>
          </w:tcPr>
          <w:p w14:paraId="6948EBDB" w14:textId="77777777" w:rsidR="001B2A26" w:rsidRPr="001A61D6" w:rsidRDefault="001B2A26" w:rsidP="00166AF3">
            <w:pPr>
              <w:pStyle w:val="TableBody"/>
            </w:pPr>
            <w:r w:rsidRPr="001A61D6">
              <w:t>258</w:t>
            </w:r>
          </w:p>
        </w:tc>
        <w:tc>
          <w:tcPr>
            <w:tcW w:w="7830" w:type="dxa"/>
            <w:vAlign w:val="top"/>
          </w:tcPr>
          <w:p w14:paraId="2D8D2B11" w14:textId="77777777" w:rsidR="001B2A26" w:rsidRPr="001A61D6" w:rsidRDefault="001B2A26" w:rsidP="00166AF3">
            <w:pPr>
              <w:pStyle w:val="TableBody"/>
            </w:pPr>
            <w:r w:rsidRPr="001A61D6">
              <w:t>MN_INVALID_PARAM</w:t>
            </w:r>
          </w:p>
        </w:tc>
      </w:tr>
      <w:tr w:rsidR="001B2A26" w:rsidRPr="006F5511" w14:paraId="6957A2DA" w14:textId="77777777" w:rsidTr="00166AF3">
        <w:tc>
          <w:tcPr>
            <w:tcW w:w="1458" w:type="dxa"/>
            <w:vAlign w:val="top"/>
          </w:tcPr>
          <w:p w14:paraId="4A455D4A" w14:textId="77777777" w:rsidR="001B2A26" w:rsidRPr="001A61D6" w:rsidRDefault="001B2A26" w:rsidP="00166AF3">
            <w:pPr>
              <w:pStyle w:val="TableBody"/>
            </w:pPr>
            <w:r w:rsidRPr="001A61D6">
              <w:t>259</w:t>
            </w:r>
          </w:p>
        </w:tc>
        <w:tc>
          <w:tcPr>
            <w:tcW w:w="7830" w:type="dxa"/>
            <w:vAlign w:val="top"/>
          </w:tcPr>
          <w:p w14:paraId="6218B7FF" w14:textId="77777777" w:rsidR="001B2A26" w:rsidRPr="001A61D6" w:rsidRDefault="001B2A26" w:rsidP="00166AF3">
            <w:pPr>
              <w:pStyle w:val="TableBody"/>
            </w:pPr>
            <w:r w:rsidRPr="001A61D6">
              <w:t>MN_DATA_CALL_ACTIVE</w:t>
            </w:r>
          </w:p>
        </w:tc>
      </w:tr>
      <w:tr w:rsidR="001B2A26" w:rsidRPr="006F5511" w14:paraId="7C6A043E" w14:textId="77777777" w:rsidTr="00166AF3">
        <w:tc>
          <w:tcPr>
            <w:tcW w:w="1458" w:type="dxa"/>
            <w:vAlign w:val="top"/>
          </w:tcPr>
          <w:p w14:paraId="620F70A4" w14:textId="77777777" w:rsidR="001B2A26" w:rsidRPr="001A61D6" w:rsidRDefault="001B2A26" w:rsidP="00166AF3">
            <w:pPr>
              <w:pStyle w:val="TableBody"/>
            </w:pPr>
            <w:r w:rsidRPr="001A61D6">
              <w:t>260</w:t>
            </w:r>
          </w:p>
        </w:tc>
        <w:tc>
          <w:tcPr>
            <w:tcW w:w="7830" w:type="dxa"/>
            <w:vAlign w:val="top"/>
          </w:tcPr>
          <w:p w14:paraId="05612F8E" w14:textId="77777777" w:rsidR="001B2A26" w:rsidRPr="001A61D6" w:rsidRDefault="001B2A26" w:rsidP="00166AF3">
            <w:pPr>
              <w:pStyle w:val="TableBody"/>
            </w:pPr>
            <w:r w:rsidRPr="001A61D6">
              <w:t>MN_SPEECH_CALL_ACTIVE</w:t>
            </w:r>
          </w:p>
        </w:tc>
      </w:tr>
      <w:tr w:rsidR="001B2A26" w:rsidRPr="006F5511" w14:paraId="4661D739" w14:textId="77777777" w:rsidTr="00166AF3">
        <w:tc>
          <w:tcPr>
            <w:tcW w:w="1458" w:type="dxa"/>
            <w:vAlign w:val="top"/>
          </w:tcPr>
          <w:p w14:paraId="0A31BE6E" w14:textId="77777777" w:rsidR="001B2A26" w:rsidRPr="001A61D6" w:rsidRDefault="001B2A26" w:rsidP="00166AF3">
            <w:pPr>
              <w:pStyle w:val="TableBody"/>
            </w:pPr>
            <w:r w:rsidRPr="001A61D6">
              <w:t>261</w:t>
            </w:r>
          </w:p>
        </w:tc>
        <w:tc>
          <w:tcPr>
            <w:tcW w:w="7830" w:type="dxa"/>
            <w:vAlign w:val="top"/>
          </w:tcPr>
          <w:p w14:paraId="316337D6" w14:textId="77777777" w:rsidR="001B2A26" w:rsidRPr="001A61D6" w:rsidRDefault="001B2A26" w:rsidP="00166AF3">
            <w:pPr>
              <w:pStyle w:val="TableBody"/>
            </w:pPr>
            <w:r w:rsidRPr="001A61D6">
              <w:t>MN_DTMF_REJECTED_DURING_MO_CALL_SETUP</w:t>
            </w:r>
          </w:p>
        </w:tc>
      </w:tr>
      <w:tr w:rsidR="001B2A26" w:rsidRPr="006F5511" w14:paraId="16EDEAF2" w14:textId="77777777" w:rsidTr="00166AF3">
        <w:tc>
          <w:tcPr>
            <w:tcW w:w="1458" w:type="dxa"/>
            <w:vAlign w:val="top"/>
          </w:tcPr>
          <w:p w14:paraId="328A6E50" w14:textId="77777777" w:rsidR="001B2A26" w:rsidRPr="001A61D6" w:rsidRDefault="001B2A26" w:rsidP="00166AF3">
            <w:pPr>
              <w:pStyle w:val="TableBody"/>
            </w:pPr>
            <w:r w:rsidRPr="001A61D6">
              <w:t>262</w:t>
            </w:r>
          </w:p>
        </w:tc>
        <w:tc>
          <w:tcPr>
            <w:tcW w:w="7830" w:type="dxa"/>
            <w:vAlign w:val="top"/>
          </w:tcPr>
          <w:p w14:paraId="03B6CD48" w14:textId="77777777" w:rsidR="001B2A26" w:rsidRPr="001A61D6" w:rsidRDefault="001B2A26" w:rsidP="00166AF3">
            <w:pPr>
              <w:pStyle w:val="TableBody"/>
            </w:pPr>
            <w:r w:rsidRPr="001A61D6">
              <w:t>MN_MOC_SETUP_REJ_DUE_TO_MISSING_ACM_INFO_IND</w:t>
            </w:r>
          </w:p>
        </w:tc>
      </w:tr>
      <w:tr w:rsidR="001B2A26" w:rsidRPr="006F5511" w14:paraId="0E86BD23" w14:textId="77777777" w:rsidTr="00166AF3">
        <w:tc>
          <w:tcPr>
            <w:tcW w:w="1458" w:type="dxa"/>
            <w:vAlign w:val="top"/>
          </w:tcPr>
          <w:p w14:paraId="405B0AB3" w14:textId="77777777" w:rsidR="001B2A26" w:rsidRPr="001A61D6" w:rsidRDefault="001B2A26" w:rsidP="00166AF3">
            <w:pPr>
              <w:pStyle w:val="TableBody"/>
            </w:pPr>
            <w:r w:rsidRPr="001A61D6">
              <w:t>263</w:t>
            </w:r>
          </w:p>
        </w:tc>
        <w:tc>
          <w:tcPr>
            <w:tcW w:w="7830" w:type="dxa"/>
            <w:vAlign w:val="top"/>
          </w:tcPr>
          <w:p w14:paraId="7FB6451F" w14:textId="77777777" w:rsidR="001B2A26" w:rsidRPr="001A61D6" w:rsidRDefault="001B2A26" w:rsidP="00166AF3">
            <w:pPr>
              <w:pStyle w:val="TableBody"/>
            </w:pPr>
            <w:r w:rsidRPr="001A61D6">
              <w:t>MN_TEMPORARY_FORBIDDEN_CALL_ATTEMPT</w:t>
            </w:r>
          </w:p>
        </w:tc>
      </w:tr>
      <w:tr w:rsidR="001B2A26" w:rsidRPr="006F5511" w14:paraId="7AF8A5F8" w14:textId="77777777" w:rsidTr="00166AF3">
        <w:tc>
          <w:tcPr>
            <w:tcW w:w="1458" w:type="dxa"/>
            <w:vAlign w:val="top"/>
          </w:tcPr>
          <w:p w14:paraId="62129964" w14:textId="77777777" w:rsidR="001B2A26" w:rsidRPr="001A61D6" w:rsidRDefault="001B2A26" w:rsidP="00166AF3">
            <w:pPr>
              <w:pStyle w:val="TableBody"/>
            </w:pPr>
            <w:r w:rsidRPr="001A61D6">
              <w:t>264</w:t>
            </w:r>
          </w:p>
        </w:tc>
        <w:tc>
          <w:tcPr>
            <w:tcW w:w="7830" w:type="dxa"/>
            <w:vAlign w:val="top"/>
          </w:tcPr>
          <w:p w14:paraId="7E937B93" w14:textId="77777777" w:rsidR="001B2A26" w:rsidRPr="001A61D6" w:rsidRDefault="001B2A26" w:rsidP="00166AF3">
            <w:pPr>
              <w:pStyle w:val="TableBody"/>
            </w:pPr>
            <w:r w:rsidRPr="001A61D6">
              <w:t>MN_CALLED_PARTY_IS_BLACKLISTED</w:t>
            </w:r>
          </w:p>
        </w:tc>
      </w:tr>
      <w:tr w:rsidR="001B2A26" w:rsidRPr="006F5511" w14:paraId="638EA15F" w14:textId="77777777" w:rsidTr="00166AF3">
        <w:tc>
          <w:tcPr>
            <w:tcW w:w="1458" w:type="dxa"/>
            <w:vAlign w:val="top"/>
          </w:tcPr>
          <w:p w14:paraId="300406C4" w14:textId="77777777" w:rsidR="001B2A26" w:rsidRPr="001A61D6" w:rsidRDefault="001B2A26" w:rsidP="00166AF3">
            <w:pPr>
              <w:pStyle w:val="TableBody"/>
            </w:pPr>
            <w:r w:rsidRPr="001A61D6">
              <w:t>265</w:t>
            </w:r>
          </w:p>
        </w:tc>
        <w:tc>
          <w:tcPr>
            <w:tcW w:w="7830" w:type="dxa"/>
            <w:vAlign w:val="top"/>
          </w:tcPr>
          <w:p w14:paraId="258467CB" w14:textId="77777777" w:rsidR="001B2A26" w:rsidRPr="001A61D6" w:rsidRDefault="001B2A26" w:rsidP="00166AF3">
            <w:pPr>
              <w:pStyle w:val="TableBody"/>
            </w:pPr>
            <w:r w:rsidRPr="001A61D6">
              <w:t>MN_BLACKLIST_IS_FULL_NO_AUTO_CALL_ATTEMPTS</w:t>
            </w:r>
          </w:p>
        </w:tc>
      </w:tr>
      <w:tr w:rsidR="001B2A26" w:rsidRPr="006F5511" w14:paraId="380A4585" w14:textId="77777777" w:rsidTr="00166AF3">
        <w:tc>
          <w:tcPr>
            <w:tcW w:w="1458" w:type="dxa"/>
            <w:vAlign w:val="top"/>
          </w:tcPr>
          <w:p w14:paraId="71D1B66A" w14:textId="77777777" w:rsidR="001B2A26" w:rsidRPr="001A61D6" w:rsidRDefault="001B2A26" w:rsidP="00166AF3">
            <w:pPr>
              <w:pStyle w:val="TableBody"/>
            </w:pPr>
            <w:r w:rsidRPr="001A61D6">
              <w:t>266</w:t>
            </w:r>
          </w:p>
        </w:tc>
        <w:tc>
          <w:tcPr>
            <w:tcW w:w="7830" w:type="dxa"/>
            <w:vAlign w:val="top"/>
          </w:tcPr>
          <w:p w14:paraId="154FF8D8" w14:textId="77777777" w:rsidR="001B2A26" w:rsidRPr="001A61D6" w:rsidRDefault="001B2A26" w:rsidP="00166AF3">
            <w:pPr>
              <w:pStyle w:val="TableBody"/>
            </w:pPr>
            <w:r w:rsidRPr="001A61D6">
              <w:t>MN_TEMPORARY_FORBIDDEN_CALL_ATTEMPT_NO_SERVICE</w:t>
            </w:r>
          </w:p>
        </w:tc>
      </w:tr>
      <w:tr w:rsidR="001B2A26" w:rsidRPr="006F5511" w14:paraId="074E6806" w14:textId="77777777" w:rsidTr="00166AF3">
        <w:tc>
          <w:tcPr>
            <w:tcW w:w="1458" w:type="dxa"/>
            <w:vAlign w:val="top"/>
          </w:tcPr>
          <w:p w14:paraId="7D19CAFE" w14:textId="77777777" w:rsidR="001B2A26" w:rsidRPr="001A61D6" w:rsidRDefault="001B2A26" w:rsidP="00166AF3">
            <w:pPr>
              <w:pStyle w:val="TableBody"/>
            </w:pPr>
            <w:r w:rsidRPr="001A61D6">
              <w:t>267</w:t>
            </w:r>
          </w:p>
        </w:tc>
        <w:tc>
          <w:tcPr>
            <w:tcW w:w="7830" w:type="dxa"/>
            <w:vAlign w:val="top"/>
          </w:tcPr>
          <w:p w14:paraId="618D5DA5" w14:textId="77777777" w:rsidR="001B2A26" w:rsidRPr="001A61D6" w:rsidRDefault="001B2A26" w:rsidP="00166AF3">
            <w:pPr>
              <w:pStyle w:val="TableBody"/>
            </w:pPr>
            <w:r w:rsidRPr="001A61D6">
              <w:t>MN_TEMPORARY_FORBIDDEN_CALL_ATTEMPT_LIMITED_SERVICE</w:t>
            </w:r>
          </w:p>
        </w:tc>
      </w:tr>
      <w:tr w:rsidR="001B2A26" w:rsidRPr="006F5511" w14:paraId="7AC049EB" w14:textId="77777777" w:rsidTr="00166AF3">
        <w:tc>
          <w:tcPr>
            <w:tcW w:w="1458" w:type="dxa"/>
            <w:vAlign w:val="top"/>
          </w:tcPr>
          <w:p w14:paraId="65F962ED" w14:textId="77777777" w:rsidR="001B2A26" w:rsidRPr="001A61D6" w:rsidRDefault="001B2A26" w:rsidP="00166AF3">
            <w:pPr>
              <w:pStyle w:val="TableBody"/>
            </w:pPr>
            <w:r w:rsidRPr="001A61D6">
              <w:t>268</w:t>
            </w:r>
          </w:p>
        </w:tc>
        <w:tc>
          <w:tcPr>
            <w:tcW w:w="7830" w:type="dxa"/>
            <w:vAlign w:val="top"/>
          </w:tcPr>
          <w:p w14:paraId="2B551982" w14:textId="77777777" w:rsidR="001B2A26" w:rsidRPr="001A61D6" w:rsidRDefault="001B2A26" w:rsidP="00166AF3">
            <w:pPr>
              <w:pStyle w:val="TableBody"/>
            </w:pPr>
            <w:r w:rsidRPr="001A61D6">
              <w:t>MN_CLIENT_TEMPORARY_BARRED</w:t>
            </w:r>
          </w:p>
        </w:tc>
      </w:tr>
      <w:tr w:rsidR="001B2A26" w:rsidRPr="006F5511" w14:paraId="3FF00ED1" w14:textId="77777777" w:rsidTr="00166AF3">
        <w:tc>
          <w:tcPr>
            <w:tcW w:w="1458" w:type="dxa"/>
            <w:vAlign w:val="top"/>
          </w:tcPr>
          <w:p w14:paraId="3DE0B754" w14:textId="77777777" w:rsidR="001B2A26" w:rsidRPr="001A61D6" w:rsidRDefault="001B2A26" w:rsidP="00166AF3">
            <w:pPr>
              <w:pStyle w:val="TableBody"/>
            </w:pPr>
            <w:r w:rsidRPr="001A61D6">
              <w:t>269</w:t>
            </w:r>
          </w:p>
        </w:tc>
        <w:tc>
          <w:tcPr>
            <w:tcW w:w="7830" w:type="dxa"/>
            <w:vAlign w:val="top"/>
          </w:tcPr>
          <w:p w14:paraId="70E5EE33" w14:textId="77777777" w:rsidR="001B2A26" w:rsidRPr="001A61D6" w:rsidRDefault="001B2A26" w:rsidP="00166AF3">
            <w:pPr>
              <w:pStyle w:val="TableBody"/>
            </w:pPr>
            <w:r w:rsidRPr="001A61D6">
              <w:t>MN_DUAL_SERVICE_CALL_ACTIVE</w:t>
            </w:r>
          </w:p>
        </w:tc>
      </w:tr>
      <w:tr w:rsidR="001B2A26" w:rsidRPr="006F5511" w14:paraId="6A7B0929" w14:textId="77777777" w:rsidTr="00166AF3">
        <w:tc>
          <w:tcPr>
            <w:tcW w:w="1458" w:type="dxa"/>
            <w:vAlign w:val="top"/>
          </w:tcPr>
          <w:p w14:paraId="77753E2A" w14:textId="77777777" w:rsidR="001B2A26" w:rsidRPr="001A61D6" w:rsidRDefault="001B2A26" w:rsidP="00166AF3">
            <w:pPr>
              <w:pStyle w:val="TableBody"/>
            </w:pPr>
            <w:r w:rsidRPr="001A61D6">
              <w:t>270</w:t>
            </w:r>
          </w:p>
        </w:tc>
        <w:tc>
          <w:tcPr>
            <w:tcW w:w="7830" w:type="dxa"/>
            <w:vAlign w:val="top"/>
          </w:tcPr>
          <w:p w14:paraId="67DED415" w14:textId="77777777" w:rsidR="001B2A26" w:rsidRPr="001A61D6" w:rsidRDefault="001B2A26" w:rsidP="00166AF3">
            <w:pPr>
              <w:pStyle w:val="TableBody"/>
            </w:pPr>
            <w:r w:rsidRPr="001A61D6">
              <w:t>MN_ATC_FCLASS_NOT_SPEECH</w:t>
            </w:r>
          </w:p>
        </w:tc>
      </w:tr>
      <w:tr w:rsidR="001B2A26" w:rsidRPr="006F5511" w14:paraId="7BD9DC5A" w14:textId="77777777" w:rsidTr="00166AF3">
        <w:tc>
          <w:tcPr>
            <w:tcW w:w="1458" w:type="dxa"/>
            <w:vAlign w:val="top"/>
          </w:tcPr>
          <w:p w14:paraId="0D1B5A71" w14:textId="77777777" w:rsidR="001B2A26" w:rsidRPr="001A61D6" w:rsidRDefault="001B2A26" w:rsidP="00166AF3">
            <w:pPr>
              <w:pStyle w:val="TableBody"/>
            </w:pPr>
            <w:r w:rsidRPr="001A61D6">
              <w:t>271</w:t>
            </w:r>
          </w:p>
        </w:tc>
        <w:tc>
          <w:tcPr>
            <w:tcW w:w="7830" w:type="dxa"/>
            <w:vAlign w:val="top"/>
          </w:tcPr>
          <w:p w14:paraId="6D694DC8" w14:textId="77777777" w:rsidR="001B2A26" w:rsidRPr="001A61D6" w:rsidRDefault="001B2A26" w:rsidP="00166AF3">
            <w:pPr>
              <w:pStyle w:val="TableBody"/>
            </w:pPr>
            <w:r w:rsidRPr="001A61D6">
              <w:t>MN_SI_UNKNOWN_ERROR</w:t>
            </w:r>
          </w:p>
        </w:tc>
      </w:tr>
      <w:tr w:rsidR="001B2A26" w:rsidRPr="006F5511" w14:paraId="7C2BCAA5" w14:textId="77777777" w:rsidTr="00166AF3">
        <w:tc>
          <w:tcPr>
            <w:tcW w:w="1458" w:type="dxa"/>
            <w:vAlign w:val="top"/>
          </w:tcPr>
          <w:p w14:paraId="6FE75BB5" w14:textId="77777777" w:rsidR="001B2A26" w:rsidRPr="001A61D6" w:rsidRDefault="001B2A26" w:rsidP="00166AF3">
            <w:pPr>
              <w:pStyle w:val="TableBody"/>
            </w:pPr>
            <w:r w:rsidRPr="001A61D6">
              <w:t>272</w:t>
            </w:r>
          </w:p>
        </w:tc>
        <w:tc>
          <w:tcPr>
            <w:tcW w:w="7830" w:type="dxa"/>
            <w:vAlign w:val="top"/>
          </w:tcPr>
          <w:p w14:paraId="19B62811" w14:textId="77777777" w:rsidR="001B2A26" w:rsidRPr="001A61D6" w:rsidRDefault="001B2A26" w:rsidP="00166AF3">
            <w:pPr>
              <w:pStyle w:val="TableBody"/>
            </w:pPr>
            <w:r w:rsidRPr="001A61D6">
              <w:t>MN_DTMF_REJECTED_DUE_TO_CALL_HELD_OR_MPARTY</w:t>
            </w:r>
          </w:p>
        </w:tc>
      </w:tr>
      <w:tr w:rsidR="001B2A26" w:rsidRPr="006F5511" w14:paraId="5D99E1B6" w14:textId="77777777" w:rsidTr="00166AF3">
        <w:tc>
          <w:tcPr>
            <w:tcW w:w="1458" w:type="dxa"/>
            <w:vAlign w:val="top"/>
          </w:tcPr>
          <w:p w14:paraId="370A1E2B" w14:textId="77777777" w:rsidR="001B2A26" w:rsidRPr="001A61D6" w:rsidRDefault="001B2A26" w:rsidP="00166AF3">
            <w:pPr>
              <w:pStyle w:val="TableBody"/>
            </w:pPr>
            <w:r w:rsidRPr="001A61D6">
              <w:t>273</w:t>
            </w:r>
          </w:p>
        </w:tc>
        <w:tc>
          <w:tcPr>
            <w:tcW w:w="7830" w:type="dxa"/>
            <w:vAlign w:val="top"/>
          </w:tcPr>
          <w:p w14:paraId="1A3425C6" w14:textId="77777777" w:rsidR="001B2A26" w:rsidRPr="001A61D6" w:rsidRDefault="001B2A26" w:rsidP="00166AF3">
            <w:pPr>
              <w:pStyle w:val="TableBody"/>
            </w:pPr>
            <w:r w:rsidRPr="001A61D6">
              <w:t>MN_CLIENT_NOT_REGISTRATED</w:t>
            </w:r>
          </w:p>
        </w:tc>
      </w:tr>
      <w:tr w:rsidR="001B2A26" w:rsidRPr="006F5511" w14:paraId="7493EC78" w14:textId="77777777" w:rsidTr="00166AF3">
        <w:tc>
          <w:tcPr>
            <w:tcW w:w="1458" w:type="dxa"/>
            <w:vAlign w:val="top"/>
          </w:tcPr>
          <w:p w14:paraId="7374F993" w14:textId="77777777" w:rsidR="001B2A26" w:rsidRPr="001A61D6" w:rsidRDefault="001B2A26" w:rsidP="00166AF3">
            <w:pPr>
              <w:pStyle w:val="TableBody"/>
            </w:pPr>
            <w:r w:rsidRPr="001A61D6">
              <w:t>274</w:t>
            </w:r>
          </w:p>
        </w:tc>
        <w:tc>
          <w:tcPr>
            <w:tcW w:w="7830" w:type="dxa"/>
            <w:vAlign w:val="top"/>
          </w:tcPr>
          <w:p w14:paraId="69978345" w14:textId="77777777" w:rsidR="001B2A26" w:rsidRPr="001A61D6" w:rsidRDefault="001B2A26" w:rsidP="00166AF3">
            <w:pPr>
              <w:pStyle w:val="TableBody"/>
            </w:pPr>
            <w:r w:rsidRPr="001A61D6">
              <w:t>MN_ACTIVE_CLIENT_GONE</w:t>
            </w:r>
          </w:p>
        </w:tc>
      </w:tr>
      <w:tr w:rsidR="001B2A26" w:rsidRPr="006F5511" w14:paraId="7EF405D2" w14:textId="77777777" w:rsidTr="00166AF3">
        <w:tc>
          <w:tcPr>
            <w:tcW w:w="1458" w:type="dxa"/>
            <w:vAlign w:val="top"/>
          </w:tcPr>
          <w:p w14:paraId="69E3A1D7" w14:textId="77777777" w:rsidR="001B2A26" w:rsidRPr="001A61D6" w:rsidRDefault="001B2A26" w:rsidP="00166AF3">
            <w:pPr>
              <w:pStyle w:val="TableBody"/>
            </w:pPr>
            <w:r w:rsidRPr="001A61D6">
              <w:t>275</w:t>
            </w:r>
          </w:p>
        </w:tc>
        <w:tc>
          <w:tcPr>
            <w:tcW w:w="7830" w:type="dxa"/>
            <w:vAlign w:val="top"/>
          </w:tcPr>
          <w:p w14:paraId="5CC4A4D2" w14:textId="77777777" w:rsidR="001B2A26" w:rsidRPr="001A61D6" w:rsidRDefault="001B2A26" w:rsidP="00166AF3">
            <w:pPr>
              <w:pStyle w:val="TableBody"/>
            </w:pPr>
            <w:r w:rsidRPr="001A61D6">
              <w:t>MN_DTMF_REJECTED_DUE_TO_DATA_TRANSMISSION</w:t>
            </w:r>
          </w:p>
        </w:tc>
      </w:tr>
      <w:tr w:rsidR="001B2A26" w:rsidRPr="006F5511" w14:paraId="0908E7F7" w14:textId="77777777" w:rsidTr="00166AF3">
        <w:tc>
          <w:tcPr>
            <w:tcW w:w="1458" w:type="dxa"/>
            <w:vAlign w:val="top"/>
          </w:tcPr>
          <w:p w14:paraId="72903AF4" w14:textId="77777777" w:rsidR="001B2A26" w:rsidRPr="001A61D6" w:rsidRDefault="001B2A26" w:rsidP="00166AF3">
            <w:pPr>
              <w:pStyle w:val="TableBody"/>
            </w:pPr>
            <w:r w:rsidRPr="001A61D6">
              <w:t>276</w:t>
            </w:r>
          </w:p>
        </w:tc>
        <w:tc>
          <w:tcPr>
            <w:tcW w:w="7830" w:type="dxa"/>
            <w:vAlign w:val="top"/>
          </w:tcPr>
          <w:p w14:paraId="2232919D" w14:textId="77777777" w:rsidR="001B2A26" w:rsidRPr="001A61D6" w:rsidRDefault="001B2A26" w:rsidP="00166AF3">
            <w:pPr>
              <w:pStyle w:val="TableBody"/>
            </w:pPr>
            <w:r w:rsidRPr="001A61D6">
              <w:t>MN_NO_APPROPRIATE_DTMF_ENTRY</w:t>
            </w:r>
          </w:p>
        </w:tc>
      </w:tr>
      <w:tr w:rsidR="001B2A26" w:rsidRPr="006F5511" w14:paraId="00FAFA61" w14:textId="77777777" w:rsidTr="00166AF3">
        <w:tc>
          <w:tcPr>
            <w:tcW w:w="1458" w:type="dxa"/>
            <w:vAlign w:val="top"/>
          </w:tcPr>
          <w:p w14:paraId="35B79D7D" w14:textId="77777777" w:rsidR="001B2A26" w:rsidRPr="001A61D6" w:rsidRDefault="001B2A26" w:rsidP="00166AF3">
            <w:pPr>
              <w:pStyle w:val="TableBody"/>
            </w:pPr>
            <w:r w:rsidRPr="001A61D6">
              <w:t>277</w:t>
            </w:r>
          </w:p>
        </w:tc>
        <w:tc>
          <w:tcPr>
            <w:tcW w:w="7830" w:type="dxa"/>
            <w:vAlign w:val="top"/>
          </w:tcPr>
          <w:p w14:paraId="60218512" w14:textId="77777777" w:rsidR="001B2A26" w:rsidRPr="001A61D6" w:rsidRDefault="001B2A26" w:rsidP="00166AF3">
            <w:pPr>
              <w:pStyle w:val="TableBody"/>
            </w:pPr>
            <w:r w:rsidRPr="001A61D6">
              <w:t>MN_SIM_STATUS_FAILURE</w:t>
            </w:r>
          </w:p>
        </w:tc>
      </w:tr>
      <w:tr w:rsidR="001B2A26" w:rsidRPr="006F5511" w14:paraId="5757A06E" w14:textId="77777777" w:rsidTr="00166AF3">
        <w:tc>
          <w:tcPr>
            <w:tcW w:w="1458" w:type="dxa"/>
            <w:vAlign w:val="top"/>
          </w:tcPr>
          <w:p w14:paraId="376411DD" w14:textId="77777777" w:rsidR="001B2A26" w:rsidRPr="001A61D6" w:rsidRDefault="001B2A26" w:rsidP="00166AF3">
            <w:pPr>
              <w:pStyle w:val="TableBody"/>
            </w:pPr>
            <w:r w:rsidRPr="001A61D6">
              <w:t>278</w:t>
            </w:r>
          </w:p>
        </w:tc>
        <w:tc>
          <w:tcPr>
            <w:tcW w:w="7830" w:type="dxa"/>
            <w:vAlign w:val="top"/>
          </w:tcPr>
          <w:p w14:paraId="150E0EBA" w14:textId="77777777" w:rsidR="001B2A26" w:rsidRPr="001A61D6" w:rsidRDefault="001B2A26" w:rsidP="00166AF3">
            <w:pPr>
              <w:pStyle w:val="TableBody"/>
            </w:pPr>
            <w:r w:rsidRPr="001A61D6">
              <w:t>MN_REJ_BY_CALL_CONTROL</w:t>
            </w:r>
          </w:p>
        </w:tc>
      </w:tr>
      <w:tr w:rsidR="001B2A26" w:rsidRPr="006F5511" w14:paraId="7090E184" w14:textId="77777777" w:rsidTr="00166AF3">
        <w:tc>
          <w:tcPr>
            <w:tcW w:w="1458" w:type="dxa"/>
            <w:vAlign w:val="top"/>
          </w:tcPr>
          <w:p w14:paraId="57B271E7" w14:textId="77777777" w:rsidR="001B2A26" w:rsidRPr="001A61D6" w:rsidRDefault="001B2A26" w:rsidP="00166AF3">
            <w:pPr>
              <w:pStyle w:val="TableBody"/>
            </w:pPr>
            <w:r w:rsidRPr="001A61D6">
              <w:t>279</w:t>
            </w:r>
          </w:p>
        </w:tc>
        <w:tc>
          <w:tcPr>
            <w:tcW w:w="7830" w:type="dxa"/>
            <w:vAlign w:val="top"/>
          </w:tcPr>
          <w:p w14:paraId="73C891DE" w14:textId="77777777" w:rsidR="001B2A26" w:rsidRPr="001A61D6" w:rsidRDefault="001B2A26" w:rsidP="00166AF3">
            <w:pPr>
              <w:pStyle w:val="TableBody"/>
            </w:pPr>
            <w:r w:rsidRPr="001A61D6">
              <w:t>MN_FDN_FAILED</w:t>
            </w:r>
          </w:p>
        </w:tc>
      </w:tr>
      <w:tr w:rsidR="001B2A26" w:rsidRPr="006F5511" w14:paraId="73EF426A" w14:textId="77777777" w:rsidTr="00166AF3">
        <w:tc>
          <w:tcPr>
            <w:tcW w:w="1458" w:type="dxa"/>
            <w:vAlign w:val="top"/>
          </w:tcPr>
          <w:p w14:paraId="01286624" w14:textId="77777777" w:rsidR="001B2A26" w:rsidRPr="001A61D6" w:rsidRDefault="001B2A26" w:rsidP="00166AF3">
            <w:pPr>
              <w:pStyle w:val="TableBody"/>
            </w:pPr>
            <w:r w:rsidRPr="001A61D6">
              <w:t>280</w:t>
            </w:r>
          </w:p>
        </w:tc>
        <w:tc>
          <w:tcPr>
            <w:tcW w:w="7830" w:type="dxa"/>
            <w:vAlign w:val="top"/>
          </w:tcPr>
          <w:p w14:paraId="05E316D3" w14:textId="77777777" w:rsidR="001B2A26" w:rsidRPr="001A61D6" w:rsidRDefault="001B2A26" w:rsidP="00166AF3">
            <w:pPr>
              <w:pStyle w:val="TableBody"/>
            </w:pPr>
            <w:r w:rsidRPr="001A61D6">
              <w:t>MN_BDN_FAILED</w:t>
            </w:r>
          </w:p>
        </w:tc>
      </w:tr>
      <w:tr w:rsidR="001B2A26" w:rsidRPr="006F5511" w14:paraId="64711C91" w14:textId="77777777" w:rsidTr="00166AF3">
        <w:tc>
          <w:tcPr>
            <w:tcW w:w="1458" w:type="dxa"/>
            <w:vAlign w:val="top"/>
          </w:tcPr>
          <w:p w14:paraId="3CD3D6D3" w14:textId="77777777" w:rsidR="001B2A26" w:rsidRPr="001A61D6" w:rsidRDefault="001B2A26" w:rsidP="00166AF3">
            <w:pPr>
              <w:pStyle w:val="TableBody"/>
            </w:pPr>
            <w:r w:rsidRPr="001A61D6">
              <w:t>281</w:t>
            </w:r>
          </w:p>
        </w:tc>
        <w:tc>
          <w:tcPr>
            <w:tcW w:w="7830" w:type="dxa"/>
            <w:vAlign w:val="top"/>
          </w:tcPr>
          <w:p w14:paraId="25E5300D" w14:textId="77777777" w:rsidR="001B2A26" w:rsidRPr="001A61D6" w:rsidRDefault="001B2A26" w:rsidP="00166AF3">
            <w:pPr>
              <w:pStyle w:val="TableBody"/>
            </w:pPr>
            <w:r w:rsidRPr="001A61D6">
              <w:t>MN_ONLY_ERROR</w:t>
            </w:r>
          </w:p>
        </w:tc>
      </w:tr>
      <w:tr w:rsidR="001B2A26" w:rsidRPr="006F5511" w14:paraId="6E1A23D4" w14:textId="77777777" w:rsidTr="00166AF3">
        <w:tc>
          <w:tcPr>
            <w:tcW w:w="1458" w:type="dxa"/>
            <w:vAlign w:val="top"/>
          </w:tcPr>
          <w:p w14:paraId="6261C934" w14:textId="77777777" w:rsidR="001B2A26" w:rsidRPr="001A61D6" w:rsidRDefault="001B2A26" w:rsidP="00166AF3">
            <w:pPr>
              <w:pStyle w:val="TableBody"/>
            </w:pPr>
            <w:r w:rsidRPr="001A61D6">
              <w:t>282</w:t>
            </w:r>
          </w:p>
        </w:tc>
        <w:tc>
          <w:tcPr>
            <w:tcW w:w="7830" w:type="dxa"/>
            <w:vAlign w:val="top"/>
          </w:tcPr>
          <w:p w14:paraId="5C70CA9F" w14:textId="77777777" w:rsidR="001B2A26" w:rsidRPr="001A61D6" w:rsidRDefault="001B2A26" w:rsidP="00166AF3">
            <w:pPr>
              <w:pStyle w:val="TableBody"/>
            </w:pPr>
            <w:r w:rsidRPr="001A61D6">
              <w:t>MN_NOT_IN_SPEECH_CALL</w:t>
            </w:r>
          </w:p>
        </w:tc>
      </w:tr>
      <w:tr w:rsidR="001B2A26" w:rsidRPr="006F5511" w14:paraId="674A706E" w14:textId="77777777" w:rsidTr="00166AF3">
        <w:tc>
          <w:tcPr>
            <w:tcW w:w="1458" w:type="dxa"/>
            <w:vAlign w:val="top"/>
          </w:tcPr>
          <w:p w14:paraId="7BDD75B2" w14:textId="77777777" w:rsidR="001B2A26" w:rsidRPr="001A61D6" w:rsidRDefault="001B2A26" w:rsidP="00166AF3">
            <w:pPr>
              <w:pStyle w:val="TableBody"/>
            </w:pPr>
            <w:r w:rsidRPr="001A61D6">
              <w:t>283</w:t>
            </w:r>
          </w:p>
        </w:tc>
        <w:tc>
          <w:tcPr>
            <w:tcW w:w="7830" w:type="dxa"/>
            <w:vAlign w:val="top"/>
          </w:tcPr>
          <w:p w14:paraId="79F92D44" w14:textId="77777777" w:rsidR="001B2A26" w:rsidRPr="001A61D6" w:rsidRDefault="001B2A26" w:rsidP="00166AF3">
            <w:pPr>
              <w:pStyle w:val="TableBody"/>
            </w:pPr>
            <w:r w:rsidRPr="001A61D6">
              <w:t>MN_CCBS_POSSIBLE</w:t>
            </w:r>
          </w:p>
        </w:tc>
      </w:tr>
      <w:tr w:rsidR="001B2A26" w:rsidRPr="006F5511" w14:paraId="2D831215" w14:textId="77777777" w:rsidTr="00166AF3">
        <w:tc>
          <w:tcPr>
            <w:tcW w:w="1458" w:type="dxa"/>
            <w:vAlign w:val="top"/>
          </w:tcPr>
          <w:p w14:paraId="2DC80700" w14:textId="77777777" w:rsidR="001B2A26" w:rsidRPr="001A61D6" w:rsidRDefault="001B2A26" w:rsidP="00166AF3">
            <w:pPr>
              <w:pStyle w:val="TableBody"/>
            </w:pPr>
            <w:r w:rsidRPr="001A61D6">
              <w:t>283</w:t>
            </w:r>
          </w:p>
        </w:tc>
        <w:tc>
          <w:tcPr>
            <w:tcW w:w="7830" w:type="dxa"/>
            <w:vAlign w:val="top"/>
          </w:tcPr>
          <w:p w14:paraId="6DC15913" w14:textId="77777777" w:rsidR="001B2A26" w:rsidRPr="001A61D6" w:rsidRDefault="001B2A26" w:rsidP="00166AF3">
            <w:pPr>
              <w:pStyle w:val="TableBody"/>
            </w:pPr>
            <w:r w:rsidRPr="001A61D6">
              <w:t>MN_INVALID_ALS_LINE</w:t>
            </w:r>
          </w:p>
        </w:tc>
      </w:tr>
      <w:tr w:rsidR="001B2A26" w:rsidRPr="006F5511" w14:paraId="16CC7830" w14:textId="77777777" w:rsidTr="00166AF3">
        <w:tc>
          <w:tcPr>
            <w:tcW w:w="1458" w:type="dxa"/>
            <w:vAlign w:val="top"/>
          </w:tcPr>
          <w:p w14:paraId="185983ED" w14:textId="77777777" w:rsidR="001B2A26" w:rsidRPr="001A61D6" w:rsidRDefault="001B2A26" w:rsidP="00166AF3">
            <w:pPr>
              <w:pStyle w:val="TableBody"/>
            </w:pPr>
            <w:r w:rsidRPr="001A61D6">
              <w:t>284</w:t>
            </w:r>
          </w:p>
        </w:tc>
        <w:tc>
          <w:tcPr>
            <w:tcW w:w="7830" w:type="dxa"/>
            <w:vAlign w:val="top"/>
          </w:tcPr>
          <w:p w14:paraId="3D26DBD6" w14:textId="77777777" w:rsidR="001B2A26" w:rsidRPr="001A61D6" w:rsidRDefault="001B2A26" w:rsidP="00166AF3">
            <w:pPr>
              <w:pStyle w:val="TableBody"/>
            </w:pPr>
            <w:r w:rsidRPr="001A61D6">
              <w:t>MN_INVALID_ALS_LINE</w:t>
            </w:r>
          </w:p>
        </w:tc>
      </w:tr>
      <w:tr w:rsidR="001B2A26" w:rsidRPr="006F5511" w14:paraId="23350206" w14:textId="77777777" w:rsidTr="00166AF3">
        <w:tc>
          <w:tcPr>
            <w:tcW w:w="1458" w:type="dxa"/>
            <w:vAlign w:val="top"/>
          </w:tcPr>
          <w:p w14:paraId="3D2B7BF1" w14:textId="77777777" w:rsidR="001B2A26" w:rsidRPr="001A61D6" w:rsidRDefault="001B2A26" w:rsidP="00166AF3">
            <w:pPr>
              <w:pStyle w:val="TableBody"/>
            </w:pPr>
            <w:r w:rsidRPr="001A61D6">
              <w:t>285</w:t>
            </w:r>
          </w:p>
        </w:tc>
        <w:tc>
          <w:tcPr>
            <w:tcW w:w="7830" w:type="dxa"/>
            <w:vAlign w:val="top"/>
          </w:tcPr>
          <w:p w14:paraId="483E905C" w14:textId="77777777" w:rsidR="001B2A26" w:rsidRPr="001A61D6" w:rsidRDefault="001B2A26" w:rsidP="00166AF3">
            <w:pPr>
              <w:pStyle w:val="TableBody"/>
            </w:pPr>
            <w:r w:rsidRPr="001A61D6">
              <w:t>MN_LND_OVERFLOW</w:t>
            </w:r>
          </w:p>
        </w:tc>
      </w:tr>
      <w:tr w:rsidR="001B2A26" w:rsidRPr="006F5511" w14:paraId="12350BDB" w14:textId="77777777" w:rsidTr="00166AF3">
        <w:tc>
          <w:tcPr>
            <w:tcW w:w="1458" w:type="dxa"/>
            <w:vAlign w:val="top"/>
          </w:tcPr>
          <w:p w14:paraId="439B6989" w14:textId="77777777" w:rsidR="001B2A26" w:rsidRPr="001A61D6" w:rsidRDefault="001B2A26" w:rsidP="00166AF3">
            <w:pPr>
              <w:pStyle w:val="TableBody"/>
            </w:pPr>
            <w:r w:rsidRPr="001A61D6">
              <w:t>286</w:t>
            </w:r>
          </w:p>
        </w:tc>
        <w:tc>
          <w:tcPr>
            <w:tcW w:w="7830" w:type="dxa"/>
            <w:vAlign w:val="top"/>
          </w:tcPr>
          <w:p w14:paraId="3C2C7FF1" w14:textId="77777777" w:rsidR="001B2A26" w:rsidRPr="001A61D6" w:rsidRDefault="001B2A26" w:rsidP="00166AF3">
            <w:pPr>
              <w:pStyle w:val="TableBody"/>
            </w:pPr>
            <w:r w:rsidRPr="001A61D6">
              <w:t>MN_DTMF_REJECTED_NO_TCH_AVAILABLE</w:t>
            </w:r>
          </w:p>
        </w:tc>
      </w:tr>
      <w:tr w:rsidR="001B2A26" w:rsidRPr="006F5511" w14:paraId="1E6C1838" w14:textId="77777777" w:rsidTr="00166AF3">
        <w:tc>
          <w:tcPr>
            <w:tcW w:w="1458" w:type="dxa"/>
            <w:vAlign w:val="top"/>
          </w:tcPr>
          <w:p w14:paraId="18149918" w14:textId="77777777" w:rsidR="001B2A26" w:rsidRPr="001A61D6" w:rsidRDefault="001B2A26" w:rsidP="00166AF3">
            <w:pPr>
              <w:pStyle w:val="TableBody"/>
            </w:pPr>
            <w:r w:rsidRPr="001A61D6">
              <w:t>287</w:t>
            </w:r>
          </w:p>
        </w:tc>
        <w:tc>
          <w:tcPr>
            <w:tcW w:w="7830" w:type="dxa"/>
            <w:vAlign w:val="top"/>
          </w:tcPr>
          <w:p w14:paraId="6941DA99" w14:textId="77777777" w:rsidR="001B2A26" w:rsidRPr="001A61D6" w:rsidRDefault="001B2A26" w:rsidP="00166AF3">
            <w:pPr>
              <w:pStyle w:val="TableBody"/>
            </w:pPr>
            <w:r w:rsidRPr="001A61D6">
              <w:t>MN_NW_FAILURE_UNSPECIFIED</w:t>
            </w:r>
          </w:p>
        </w:tc>
      </w:tr>
      <w:tr w:rsidR="001B2A26" w:rsidRPr="006F5511" w14:paraId="38AE3E0C" w14:textId="77777777" w:rsidTr="00166AF3">
        <w:tc>
          <w:tcPr>
            <w:tcW w:w="1458" w:type="dxa"/>
            <w:vAlign w:val="top"/>
          </w:tcPr>
          <w:p w14:paraId="33E9E0C1" w14:textId="77777777" w:rsidR="001B2A26" w:rsidRPr="001A61D6" w:rsidRDefault="001B2A26" w:rsidP="00166AF3">
            <w:pPr>
              <w:pStyle w:val="TableBody"/>
            </w:pPr>
            <w:r w:rsidRPr="001A61D6">
              <w:t>288</w:t>
            </w:r>
          </w:p>
        </w:tc>
        <w:tc>
          <w:tcPr>
            <w:tcW w:w="7830" w:type="dxa"/>
            <w:vAlign w:val="top"/>
          </w:tcPr>
          <w:p w14:paraId="2E601FBC" w14:textId="77777777" w:rsidR="001B2A26" w:rsidRPr="001A61D6" w:rsidRDefault="001B2A26" w:rsidP="00166AF3">
            <w:pPr>
              <w:pStyle w:val="TableBody"/>
            </w:pPr>
            <w:r w:rsidRPr="001A61D6">
              <w:t>MN_MS_NO_SERVICE</w:t>
            </w:r>
          </w:p>
        </w:tc>
      </w:tr>
      <w:tr w:rsidR="001B2A26" w:rsidRPr="006F5511" w14:paraId="1E72A347" w14:textId="77777777" w:rsidTr="00166AF3">
        <w:tc>
          <w:tcPr>
            <w:tcW w:w="1458" w:type="dxa"/>
            <w:vAlign w:val="top"/>
          </w:tcPr>
          <w:p w14:paraId="0F8F2888" w14:textId="77777777" w:rsidR="001B2A26" w:rsidRPr="001A61D6" w:rsidRDefault="001B2A26" w:rsidP="00166AF3">
            <w:pPr>
              <w:pStyle w:val="TableBody"/>
            </w:pPr>
            <w:r w:rsidRPr="001A61D6">
              <w:t>289</w:t>
            </w:r>
          </w:p>
        </w:tc>
        <w:tc>
          <w:tcPr>
            <w:tcW w:w="7830" w:type="dxa"/>
            <w:vAlign w:val="top"/>
          </w:tcPr>
          <w:p w14:paraId="0212988A" w14:textId="77777777" w:rsidR="001B2A26" w:rsidRPr="001A61D6" w:rsidRDefault="001B2A26" w:rsidP="00166AF3">
            <w:pPr>
              <w:pStyle w:val="TableBody"/>
            </w:pPr>
            <w:r w:rsidRPr="001A61D6">
              <w:t>MN_MS_ACCESS_CLASS_BARRED</w:t>
            </w:r>
          </w:p>
        </w:tc>
      </w:tr>
      <w:tr w:rsidR="001B2A26" w:rsidRPr="006F5511" w14:paraId="0EE6FE1B" w14:textId="77777777" w:rsidTr="00166AF3">
        <w:tc>
          <w:tcPr>
            <w:tcW w:w="1458" w:type="dxa"/>
            <w:vAlign w:val="top"/>
          </w:tcPr>
          <w:p w14:paraId="2EEE96AA" w14:textId="77777777" w:rsidR="001B2A26" w:rsidRPr="001A61D6" w:rsidRDefault="001B2A26" w:rsidP="00166AF3">
            <w:pPr>
              <w:pStyle w:val="TableBody"/>
            </w:pPr>
            <w:r w:rsidRPr="001A61D6">
              <w:t>290</w:t>
            </w:r>
          </w:p>
        </w:tc>
        <w:tc>
          <w:tcPr>
            <w:tcW w:w="7830" w:type="dxa"/>
            <w:vAlign w:val="top"/>
          </w:tcPr>
          <w:p w14:paraId="1216C743" w14:textId="77777777" w:rsidR="001B2A26" w:rsidRPr="001A61D6" w:rsidRDefault="001B2A26" w:rsidP="00166AF3">
            <w:pPr>
              <w:pStyle w:val="TableBody"/>
            </w:pPr>
            <w:r w:rsidRPr="001A61D6">
              <w:t>MN_MS_NO_RESOURCE</w:t>
            </w:r>
          </w:p>
        </w:tc>
      </w:tr>
      <w:tr w:rsidR="001B2A26" w:rsidRPr="006F5511" w14:paraId="5835E2AF" w14:textId="77777777" w:rsidTr="00166AF3">
        <w:tc>
          <w:tcPr>
            <w:tcW w:w="1458" w:type="dxa"/>
            <w:vAlign w:val="top"/>
          </w:tcPr>
          <w:p w14:paraId="4EAEFE17" w14:textId="77777777" w:rsidR="001B2A26" w:rsidRPr="001A61D6" w:rsidRDefault="001B2A26" w:rsidP="00166AF3">
            <w:pPr>
              <w:pStyle w:val="TableBody"/>
            </w:pPr>
            <w:r w:rsidRPr="001A61D6">
              <w:t>291</w:t>
            </w:r>
          </w:p>
        </w:tc>
        <w:tc>
          <w:tcPr>
            <w:tcW w:w="7830" w:type="dxa"/>
            <w:vAlign w:val="top"/>
          </w:tcPr>
          <w:p w14:paraId="2A569F9C" w14:textId="77777777" w:rsidR="001B2A26" w:rsidRPr="001A61D6" w:rsidRDefault="001B2A26" w:rsidP="00166AF3">
            <w:pPr>
              <w:pStyle w:val="TableBody"/>
            </w:pPr>
            <w:r w:rsidRPr="001A61D6">
              <w:t>MN_MS_SERVICE_BUSY</w:t>
            </w:r>
          </w:p>
        </w:tc>
      </w:tr>
      <w:tr w:rsidR="001B2A26" w:rsidRPr="006F5511" w14:paraId="378A5E92" w14:textId="77777777" w:rsidTr="00166AF3">
        <w:tc>
          <w:tcPr>
            <w:tcW w:w="1458" w:type="dxa"/>
            <w:vAlign w:val="top"/>
          </w:tcPr>
          <w:p w14:paraId="26464A90" w14:textId="77777777" w:rsidR="001B2A26" w:rsidRPr="001A61D6" w:rsidRDefault="001B2A26" w:rsidP="00166AF3">
            <w:pPr>
              <w:pStyle w:val="TableBody"/>
            </w:pPr>
            <w:r w:rsidRPr="001A61D6">
              <w:t>292</w:t>
            </w:r>
          </w:p>
        </w:tc>
        <w:tc>
          <w:tcPr>
            <w:tcW w:w="7830" w:type="dxa"/>
            <w:vAlign w:val="top"/>
          </w:tcPr>
          <w:p w14:paraId="71A73ADF" w14:textId="77777777" w:rsidR="001B2A26" w:rsidRPr="001A61D6" w:rsidRDefault="001B2A26" w:rsidP="00166AF3">
            <w:pPr>
              <w:pStyle w:val="TableBody"/>
            </w:pPr>
            <w:r w:rsidRPr="001A61D6">
              <w:t>MN_MS_FAILURE_UNSPECIFIED</w:t>
            </w:r>
          </w:p>
        </w:tc>
      </w:tr>
      <w:tr w:rsidR="001B2A26" w:rsidRPr="006F5511" w14:paraId="7DAA5685" w14:textId="77777777" w:rsidTr="00166AF3">
        <w:tc>
          <w:tcPr>
            <w:tcW w:w="1458" w:type="dxa"/>
            <w:vAlign w:val="top"/>
          </w:tcPr>
          <w:p w14:paraId="525ACDB2" w14:textId="77777777" w:rsidR="001B2A26" w:rsidRPr="001A61D6" w:rsidRDefault="001B2A26" w:rsidP="00166AF3">
            <w:pPr>
              <w:pStyle w:val="TableBody"/>
            </w:pPr>
            <w:r w:rsidRPr="001A61D6">
              <w:t>293</w:t>
            </w:r>
          </w:p>
        </w:tc>
        <w:tc>
          <w:tcPr>
            <w:tcW w:w="7830" w:type="dxa"/>
            <w:vAlign w:val="top"/>
          </w:tcPr>
          <w:p w14:paraId="00920A86" w14:textId="77777777" w:rsidR="001B2A26" w:rsidRPr="001A61D6" w:rsidRDefault="001B2A26" w:rsidP="00166AF3">
            <w:pPr>
              <w:pStyle w:val="TableBody"/>
            </w:pPr>
            <w:r w:rsidRPr="001A61D6">
              <w:t>MN_DTMF_REJECTED_DUE_TO_SUP_TIMER_EXPIRY</w:t>
            </w:r>
          </w:p>
        </w:tc>
      </w:tr>
      <w:tr w:rsidR="001B2A26" w:rsidRPr="006F5511" w14:paraId="6E092557" w14:textId="77777777" w:rsidTr="00166AF3">
        <w:tc>
          <w:tcPr>
            <w:tcW w:w="1458" w:type="dxa"/>
            <w:vAlign w:val="top"/>
          </w:tcPr>
          <w:p w14:paraId="0AC63417" w14:textId="77777777" w:rsidR="001B2A26" w:rsidRPr="001A61D6" w:rsidRDefault="001B2A26" w:rsidP="00166AF3">
            <w:pPr>
              <w:pStyle w:val="TableBody"/>
            </w:pPr>
            <w:r w:rsidRPr="001A61D6">
              <w:t>300</w:t>
            </w:r>
          </w:p>
        </w:tc>
        <w:tc>
          <w:tcPr>
            <w:tcW w:w="7830" w:type="dxa"/>
            <w:vAlign w:val="top"/>
          </w:tcPr>
          <w:p w14:paraId="70C91A76" w14:textId="77777777" w:rsidR="001B2A26" w:rsidRPr="001A61D6" w:rsidRDefault="001B2A26" w:rsidP="00166AF3">
            <w:pPr>
              <w:pStyle w:val="TableBody"/>
            </w:pPr>
            <w:r w:rsidRPr="001A61D6">
              <w:t>MN_SIMTK_SETUP_MODE_NOT_SUPPORTED</w:t>
            </w:r>
          </w:p>
        </w:tc>
      </w:tr>
      <w:tr w:rsidR="001B2A26" w:rsidRPr="006F5511" w14:paraId="7407AC74" w14:textId="77777777" w:rsidTr="00166AF3">
        <w:tc>
          <w:tcPr>
            <w:tcW w:w="1458" w:type="dxa"/>
            <w:vAlign w:val="top"/>
          </w:tcPr>
          <w:p w14:paraId="6FEA59D6" w14:textId="77777777" w:rsidR="001B2A26" w:rsidRPr="001A61D6" w:rsidRDefault="001B2A26" w:rsidP="00166AF3">
            <w:pPr>
              <w:pStyle w:val="TableBody"/>
            </w:pPr>
            <w:r w:rsidRPr="001A61D6">
              <w:t>301</w:t>
            </w:r>
          </w:p>
        </w:tc>
        <w:tc>
          <w:tcPr>
            <w:tcW w:w="7830" w:type="dxa"/>
            <w:vAlign w:val="top"/>
          </w:tcPr>
          <w:p w14:paraId="0C8561DA" w14:textId="77777777" w:rsidR="001B2A26" w:rsidRPr="001A61D6" w:rsidRDefault="001B2A26" w:rsidP="00166AF3">
            <w:pPr>
              <w:pStyle w:val="TableBody"/>
            </w:pPr>
            <w:r w:rsidRPr="001A61D6">
              <w:t>MN_MMI_NOT_REGISTERED</w:t>
            </w:r>
          </w:p>
        </w:tc>
      </w:tr>
      <w:tr w:rsidR="001B2A26" w:rsidRPr="006F5511" w14:paraId="4D81931F" w14:textId="77777777" w:rsidTr="00166AF3">
        <w:tc>
          <w:tcPr>
            <w:tcW w:w="1458" w:type="dxa"/>
            <w:vAlign w:val="top"/>
          </w:tcPr>
          <w:p w14:paraId="656FCA2F" w14:textId="77777777" w:rsidR="001B2A26" w:rsidRPr="001A61D6" w:rsidRDefault="001B2A26" w:rsidP="00166AF3">
            <w:pPr>
              <w:pStyle w:val="TableBody"/>
            </w:pPr>
            <w:r w:rsidRPr="001A61D6">
              <w:t>302</w:t>
            </w:r>
          </w:p>
        </w:tc>
        <w:tc>
          <w:tcPr>
            <w:tcW w:w="7830" w:type="dxa"/>
            <w:vAlign w:val="top"/>
          </w:tcPr>
          <w:p w14:paraId="0CAC6A95" w14:textId="77777777" w:rsidR="001B2A26" w:rsidRPr="001A61D6" w:rsidRDefault="001B2A26" w:rsidP="00166AF3">
            <w:pPr>
              <w:pStyle w:val="TableBody"/>
            </w:pPr>
            <w:r w:rsidRPr="001A61D6">
              <w:t>MN_SIMTK_SETUP_REJ_DUE_TO_MISSING_ACM_INFO_IND</w:t>
            </w:r>
          </w:p>
        </w:tc>
      </w:tr>
      <w:tr w:rsidR="001B2A26" w:rsidRPr="006F5511" w14:paraId="5ED2CD61" w14:textId="77777777" w:rsidTr="00166AF3">
        <w:tc>
          <w:tcPr>
            <w:tcW w:w="1458" w:type="dxa"/>
            <w:vAlign w:val="top"/>
          </w:tcPr>
          <w:p w14:paraId="7EF5E08D" w14:textId="77777777" w:rsidR="001B2A26" w:rsidRPr="001A61D6" w:rsidRDefault="001B2A26" w:rsidP="00166AF3">
            <w:pPr>
              <w:pStyle w:val="TableBody"/>
            </w:pPr>
            <w:r w:rsidRPr="001A61D6">
              <w:t>303</w:t>
            </w:r>
          </w:p>
        </w:tc>
        <w:tc>
          <w:tcPr>
            <w:tcW w:w="7830" w:type="dxa"/>
            <w:vAlign w:val="top"/>
          </w:tcPr>
          <w:p w14:paraId="39B48EB0" w14:textId="77777777" w:rsidR="001B2A26" w:rsidRPr="001A61D6" w:rsidRDefault="001B2A26" w:rsidP="00166AF3">
            <w:pPr>
              <w:pStyle w:val="TableBody"/>
            </w:pPr>
            <w:r w:rsidRPr="001A61D6">
              <w:t>MN_SIMTK_SETUP_REJECTED_BY_THE_USER</w:t>
            </w:r>
          </w:p>
        </w:tc>
      </w:tr>
      <w:tr w:rsidR="001B2A26" w:rsidRPr="006F5511" w14:paraId="0E19BC00" w14:textId="77777777" w:rsidTr="00166AF3">
        <w:tc>
          <w:tcPr>
            <w:tcW w:w="1458" w:type="dxa"/>
            <w:vAlign w:val="top"/>
          </w:tcPr>
          <w:p w14:paraId="581DDB1A" w14:textId="77777777" w:rsidR="001B2A26" w:rsidRPr="001A61D6" w:rsidRDefault="001B2A26" w:rsidP="00166AF3">
            <w:pPr>
              <w:pStyle w:val="TableBody"/>
            </w:pPr>
            <w:r w:rsidRPr="001A61D6">
              <w:t>304</w:t>
            </w:r>
          </w:p>
        </w:tc>
        <w:tc>
          <w:tcPr>
            <w:tcW w:w="7830" w:type="dxa"/>
            <w:vAlign w:val="top"/>
          </w:tcPr>
          <w:p w14:paraId="0C6B5E9F" w14:textId="77777777" w:rsidR="001B2A26" w:rsidRPr="001A61D6" w:rsidRDefault="001B2A26" w:rsidP="00166AF3">
            <w:pPr>
              <w:pStyle w:val="TableBody"/>
            </w:pPr>
            <w:r w:rsidRPr="001A61D6">
              <w:t>MN_SIMTK_SETUP_REJECTED_TIME_OUT</w:t>
            </w:r>
          </w:p>
        </w:tc>
      </w:tr>
      <w:tr w:rsidR="001B2A26" w:rsidRPr="006F5511" w14:paraId="5B05FDBC" w14:textId="77777777" w:rsidTr="00166AF3">
        <w:tc>
          <w:tcPr>
            <w:tcW w:w="1458" w:type="dxa"/>
            <w:vAlign w:val="top"/>
          </w:tcPr>
          <w:p w14:paraId="0C4E155C" w14:textId="77777777" w:rsidR="001B2A26" w:rsidRPr="001A61D6" w:rsidRDefault="001B2A26" w:rsidP="00166AF3">
            <w:pPr>
              <w:pStyle w:val="TableBody"/>
            </w:pPr>
            <w:r w:rsidRPr="001A61D6">
              <w:t>305</w:t>
            </w:r>
          </w:p>
        </w:tc>
        <w:tc>
          <w:tcPr>
            <w:tcW w:w="7830" w:type="dxa"/>
            <w:vAlign w:val="top"/>
          </w:tcPr>
          <w:p w14:paraId="2A96173B" w14:textId="77777777" w:rsidR="001B2A26" w:rsidRPr="001A61D6" w:rsidRDefault="001B2A26" w:rsidP="00166AF3">
            <w:pPr>
              <w:pStyle w:val="TableBody"/>
            </w:pPr>
            <w:r w:rsidRPr="001A61D6">
              <w:t>MN_SIMTK_CALL_CONNECTED</w:t>
            </w:r>
          </w:p>
        </w:tc>
      </w:tr>
      <w:tr w:rsidR="001B2A26" w:rsidRPr="006F5511" w14:paraId="3CBF61A2" w14:textId="77777777" w:rsidTr="00166AF3">
        <w:tc>
          <w:tcPr>
            <w:tcW w:w="1458" w:type="dxa"/>
            <w:vAlign w:val="top"/>
          </w:tcPr>
          <w:p w14:paraId="0FE40432" w14:textId="77777777" w:rsidR="001B2A26" w:rsidRPr="001A61D6" w:rsidRDefault="001B2A26" w:rsidP="00166AF3">
            <w:pPr>
              <w:pStyle w:val="TableBody"/>
            </w:pPr>
            <w:r w:rsidRPr="001A61D6">
              <w:t>306</w:t>
            </w:r>
          </w:p>
        </w:tc>
        <w:tc>
          <w:tcPr>
            <w:tcW w:w="7830" w:type="dxa"/>
            <w:vAlign w:val="top"/>
          </w:tcPr>
          <w:p w14:paraId="39819F0C" w14:textId="77777777" w:rsidR="001B2A26" w:rsidRPr="001A61D6" w:rsidRDefault="001B2A26" w:rsidP="00166AF3">
            <w:pPr>
              <w:pStyle w:val="TableBody"/>
            </w:pPr>
            <w:r w:rsidRPr="001A61D6">
              <w:t>MN_DISCONNECT_DUE_TO_SIMTK_SETUP</w:t>
            </w:r>
          </w:p>
        </w:tc>
      </w:tr>
      <w:tr w:rsidR="001B2A26" w:rsidRPr="006F5511" w14:paraId="5C077D1E" w14:textId="77777777" w:rsidTr="00166AF3">
        <w:tc>
          <w:tcPr>
            <w:tcW w:w="1458" w:type="dxa"/>
            <w:vAlign w:val="top"/>
          </w:tcPr>
          <w:p w14:paraId="15114844" w14:textId="77777777" w:rsidR="001B2A26" w:rsidRPr="001A61D6" w:rsidRDefault="001B2A26" w:rsidP="00166AF3">
            <w:pPr>
              <w:pStyle w:val="TableBody"/>
            </w:pPr>
            <w:r w:rsidRPr="001A61D6">
              <w:t>307</w:t>
            </w:r>
          </w:p>
        </w:tc>
        <w:tc>
          <w:tcPr>
            <w:tcW w:w="7830" w:type="dxa"/>
            <w:vAlign w:val="top"/>
          </w:tcPr>
          <w:p w14:paraId="530E05F5" w14:textId="77777777" w:rsidR="001B2A26" w:rsidRPr="001A61D6" w:rsidRDefault="001B2A26" w:rsidP="00166AF3">
            <w:pPr>
              <w:pStyle w:val="TableBody"/>
            </w:pPr>
            <w:r w:rsidRPr="001A61D6">
              <w:t>MN_SIMTK_SETUP_REJ_DUE_TO_PENDING_SIMTK_SETUP</w:t>
            </w:r>
          </w:p>
        </w:tc>
      </w:tr>
      <w:tr w:rsidR="001B2A26" w:rsidRPr="006F5511" w14:paraId="5C4CEEA0" w14:textId="77777777" w:rsidTr="00166AF3">
        <w:tc>
          <w:tcPr>
            <w:tcW w:w="1458" w:type="dxa"/>
            <w:vAlign w:val="top"/>
          </w:tcPr>
          <w:p w14:paraId="2657BE11" w14:textId="77777777" w:rsidR="001B2A26" w:rsidRPr="001A61D6" w:rsidRDefault="001B2A26" w:rsidP="00166AF3">
            <w:pPr>
              <w:pStyle w:val="TableBody"/>
            </w:pPr>
            <w:r w:rsidRPr="001A61D6">
              <w:t>308</w:t>
            </w:r>
          </w:p>
        </w:tc>
        <w:tc>
          <w:tcPr>
            <w:tcW w:w="7830" w:type="dxa"/>
            <w:vAlign w:val="top"/>
          </w:tcPr>
          <w:p w14:paraId="0F2367AC" w14:textId="77777777" w:rsidR="001B2A26" w:rsidRPr="001A61D6" w:rsidRDefault="001B2A26" w:rsidP="00166AF3">
            <w:pPr>
              <w:pStyle w:val="TableBody"/>
            </w:pPr>
            <w:r w:rsidRPr="001A61D6">
              <w:t>MN_SIMTK_CALL_CONNECTED_NO_ICON_DISPLAY</w:t>
            </w:r>
          </w:p>
        </w:tc>
      </w:tr>
      <w:tr w:rsidR="001B2A26" w:rsidRPr="006F5511" w14:paraId="1EC44E90" w14:textId="77777777" w:rsidTr="00166AF3">
        <w:tc>
          <w:tcPr>
            <w:tcW w:w="1458" w:type="dxa"/>
            <w:vAlign w:val="top"/>
          </w:tcPr>
          <w:p w14:paraId="0E6B525C" w14:textId="77777777" w:rsidR="001B2A26" w:rsidRPr="001A61D6" w:rsidRDefault="001B2A26" w:rsidP="00166AF3">
            <w:pPr>
              <w:pStyle w:val="TableBody"/>
            </w:pPr>
            <w:r w:rsidRPr="001A61D6">
              <w:t>309</w:t>
            </w:r>
          </w:p>
        </w:tc>
        <w:tc>
          <w:tcPr>
            <w:tcW w:w="7830" w:type="dxa"/>
            <w:vAlign w:val="top"/>
          </w:tcPr>
          <w:p w14:paraId="46434BEB" w14:textId="77777777" w:rsidR="001B2A26" w:rsidRPr="001A61D6" w:rsidRDefault="001B2A26" w:rsidP="00166AF3">
            <w:pPr>
              <w:pStyle w:val="TableBody"/>
            </w:pPr>
            <w:r w:rsidRPr="001A61D6">
              <w:t>MN_PENDING_SIMTK_SETUP</w:t>
            </w:r>
          </w:p>
        </w:tc>
      </w:tr>
      <w:tr w:rsidR="001B2A26" w:rsidRPr="006F5511" w14:paraId="2AA01845" w14:textId="77777777" w:rsidTr="00166AF3">
        <w:tc>
          <w:tcPr>
            <w:tcW w:w="1458" w:type="dxa"/>
            <w:vAlign w:val="top"/>
          </w:tcPr>
          <w:p w14:paraId="6C06BC22" w14:textId="77777777" w:rsidR="001B2A26" w:rsidRPr="001A61D6" w:rsidRDefault="001B2A26" w:rsidP="00166AF3">
            <w:pPr>
              <w:pStyle w:val="TableBody"/>
            </w:pPr>
            <w:r w:rsidRPr="001A61D6">
              <w:t>310</w:t>
            </w:r>
          </w:p>
        </w:tc>
        <w:tc>
          <w:tcPr>
            <w:tcW w:w="7830" w:type="dxa"/>
            <w:vAlign w:val="top"/>
          </w:tcPr>
          <w:p w14:paraId="596C4BAD" w14:textId="77777777" w:rsidR="001B2A26" w:rsidRPr="001A61D6" w:rsidRDefault="001B2A26" w:rsidP="00166AF3">
            <w:pPr>
              <w:pStyle w:val="TableBody"/>
            </w:pPr>
            <w:r w:rsidRPr="001A61D6">
              <w:t>MN_SIMTK_SIM_RESET</w:t>
            </w:r>
          </w:p>
        </w:tc>
      </w:tr>
      <w:tr w:rsidR="001B2A26" w:rsidRPr="006F5511" w14:paraId="51BC8A53" w14:textId="77777777" w:rsidTr="00166AF3">
        <w:tc>
          <w:tcPr>
            <w:tcW w:w="1458" w:type="dxa"/>
            <w:vAlign w:val="top"/>
          </w:tcPr>
          <w:p w14:paraId="5ACFE289" w14:textId="77777777" w:rsidR="001B2A26" w:rsidRPr="001A61D6" w:rsidRDefault="001B2A26" w:rsidP="00166AF3">
            <w:pPr>
              <w:pStyle w:val="TableBody"/>
            </w:pPr>
            <w:r w:rsidRPr="001A61D6">
              <w:t>311</w:t>
            </w:r>
          </w:p>
        </w:tc>
        <w:tc>
          <w:tcPr>
            <w:tcW w:w="7830" w:type="dxa"/>
            <w:vAlign w:val="top"/>
          </w:tcPr>
          <w:p w14:paraId="743288F1" w14:textId="77777777" w:rsidR="001B2A26" w:rsidRPr="001A61D6" w:rsidRDefault="001B2A26" w:rsidP="00166AF3">
            <w:pPr>
              <w:pStyle w:val="TableBody"/>
            </w:pPr>
            <w:r w:rsidRPr="001A61D6">
              <w:t>MN_SIMTK_DTMF_TRANSMITTED</w:t>
            </w:r>
          </w:p>
        </w:tc>
      </w:tr>
      <w:tr w:rsidR="001B2A26" w:rsidRPr="006F5511" w14:paraId="4A9CBCBD" w14:textId="77777777" w:rsidTr="00166AF3">
        <w:tc>
          <w:tcPr>
            <w:tcW w:w="1458" w:type="dxa"/>
            <w:vAlign w:val="top"/>
          </w:tcPr>
          <w:p w14:paraId="491366E5" w14:textId="77777777" w:rsidR="001B2A26" w:rsidRPr="001A61D6" w:rsidRDefault="001B2A26" w:rsidP="00166AF3">
            <w:pPr>
              <w:pStyle w:val="TableBody"/>
            </w:pPr>
            <w:r w:rsidRPr="001A61D6">
              <w:t>312</w:t>
            </w:r>
          </w:p>
        </w:tc>
        <w:tc>
          <w:tcPr>
            <w:tcW w:w="7830" w:type="dxa"/>
            <w:vAlign w:val="top"/>
          </w:tcPr>
          <w:p w14:paraId="085F49BE" w14:textId="77777777" w:rsidR="001B2A26" w:rsidRPr="001A61D6" w:rsidRDefault="001B2A26" w:rsidP="00166AF3">
            <w:pPr>
              <w:pStyle w:val="TableBody"/>
            </w:pPr>
            <w:r w:rsidRPr="001A61D6">
              <w:t>MN_SIMTK_DTMF_TRANSMITTED_NO_ICON_DISPLAY</w:t>
            </w:r>
          </w:p>
        </w:tc>
      </w:tr>
      <w:tr w:rsidR="001B2A26" w:rsidRPr="006F5511" w14:paraId="711FB196" w14:textId="77777777" w:rsidTr="00166AF3">
        <w:tc>
          <w:tcPr>
            <w:tcW w:w="1458" w:type="dxa"/>
            <w:vAlign w:val="top"/>
          </w:tcPr>
          <w:p w14:paraId="7A0179C5" w14:textId="77777777" w:rsidR="001B2A26" w:rsidRPr="001A61D6" w:rsidRDefault="001B2A26" w:rsidP="00166AF3">
            <w:pPr>
              <w:pStyle w:val="TableBody"/>
            </w:pPr>
            <w:r w:rsidRPr="001A61D6">
              <w:t>313</w:t>
            </w:r>
          </w:p>
        </w:tc>
        <w:tc>
          <w:tcPr>
            <w:tcW w:w="7830" w:type="dxa"/>
            <w:vAlign w:val="top"/>
          </w:tcPr>
          <w:p w14:paraId="25A975FA" w14:textId="77777777" w:rsidR="001B2A26" w:rsidRPr="001A61D6" w:rsidRDefault="001B2A26" w:rsidP="00166AF3">
            <w:pPr>
              <w:pStyle w:val="TableBody"/>
            </w:pPr>
            <w:r w:rsidRPr="001A61D6">
              <w:t>MN_USER_DID_NOT_ACCEPT_CALL_SETUP</w:t>
            </w:r>
          </w:p>
        </w:tc>
      </w:tr>
      <w:tr w:rsidR="001B2A26" w:rsidRPr="006F5511" w14:paraId="1E5304DC" w14:textId="77777777" w:rsidTr="00166AF3">
        <w:tc>
          <w:tcPr>
            <w:tcW w:w="1458" w:type="dxa"/>
            <w:vAlign w:val="top"/>
          </w:tcPr>
          <w:p w14:paraId="67ECC96A" w14:textId="77777777" w:rsidR="001B2A26" w:rsidRPr="001A61D6" w:rsidRDefault="001B2A26" w:rsidP="00166AF3">
            <w:pPr>
              <w:pStyle w:val="TableBody"/>
            </w:pPr>
            <w:r w:rsidRPr="001A61D6">
              <w:t>314</w:t>
            </w:r>
          </w:p>
        </w:tc>
        <w:tc>
          <w:tcPr>
            <w:tcW w:w="7830" w:type="dxa"/>
            <w:vAlign w:val="top"/>
          </w:tcPr>
          <w:p w14:paraId="01F7E684" w14:textId="77777777" w:rsidR="001B2A26" w:rsidRPr="001A61D6" w:rsidRDefault="001B2A26" w:rsidP="00166AF3">
            <w:pPr>
              <w:pStyle w:val="TableBody"/>
            </w:pPr>
            <w:r w:rsidRPr="001A61D6">
              <w:t>MN_PROACTIVE_SIM_APPL_TERMINATED_BY_USER</w:t>
            </w:r>
          </w:p>
        </w:tc>
      </w:tr>
      <w:tr w:rsidR="001B2A26" w:rsidRPr="006F5511" w14:paraId="7517B6C0" w14:textId="77777777" w:rsidTr="00166AF3">
        <w:tc>
          <w:tcPr>
            <w:tcW w:w="1458" w:type="dxa"/>
            <w:vAlign w:val="top"/>
          </w:tcPr>
          <w:p w14:paraId="71EE3A85" w14:textId="77777777" w:rsidR="001B2A26" w:rsidRPr="001A61D6" w:rsidRDefault="001B2A26" w:rsidP="00166AF3">
            <w:pPr>
              <w:pStyle w:val="TableBody"/>
            </w:pPr>
            <w:r w:rsidRPr="001A61D6">
              <w:t>315</w:t>
            </w:r>
          </w:p>
        </w:tc>
        <w:tc>
          <w:tcPr>
            <w:tcW w:w="7830" w:type="dxa"/>
            <w:vAlign w:val="top"/>
          </w:tcPr>
          <w:p w14:paraId="5B4805EA" w14:textId="77777777" w:rsidR="001B2A26" w:rsidRPr="001A61D6" w:rsidRDefault="001B2A26" w:rsidP="00166AF3">
            <w:pPr>
              <w:pStyle w:val="TableBody"/>
            </w:pPr>
            <w:r w:rsidRPr="001A61D6">
              <w:t>MN_SIMTK_ME_UNABLE_SCREEN_BUSY</w:t>
            </w:r>
          </w:p>
        </w:tc>
      </w:tr>
      <w:tr w:rsidR="001B2A26" w:rsidRPr="006F5511" w14:paraId="4A00E0CB" w14:textId="77777777" w:rsidTr="00166AF3">
        <w:tc>
          <w:tcPr>
            <w:tcW w:w="1458" w:type="dxa"/>
            <w:vAlign w:val="top"/>
          </w:tcPr>
          <w:p w14:paraId="29CACE4D" w14:textId="77777777" w:rsidR="001B2A26" w:rsidRPr="001A61D6" w:rsidRDefault="001B2A26" w:rsidP="00166AF3">
            <w:pPr>
              <w:pStyle w:val="TableBody"/>
            </w:pPr>
            <w:r w:rsidRPr="001A61D6">
              <w:t>316</w:t>
            </w:r>
          </w:p>
        </w:tc>
        <w:tc>
          <w:tcPr>
            <w:tcW w:w="7830" w:type="dxa"/>
            <w:vAlign w:val="top"/>
          </w:tcPr>
          <w:p w14:paraId="64591ED6" w14:textId="77777777" w:rsidR="001B2A26" w:rsidRPr="001A61D6" w:rsidRDefault="001B2A26" w:rsidP="00166AF3">
            <w:pPr>
              <w:pStyle w:val="TableBody"/>
            </w:pPr>
            <w:r w:rsidRPr="001A61D6">
              <w:t>MN_SIMTK_ME_UNABLE_NO_SPECIFIC_CAUSE</w:t>
            </w:r>
          </w:p>
        </w:tc>
      </w:tr>
      <w:tr w:rsidR="001B2A26" w:rsidRPr="006F5511" w14:paraId="434054AC" w14:textId="77777777" w:rsidTr="00166AF3">
        <w:tc>
          <w:tcPr>
            <w:tcW w:w="1458" w:type="dxa"/>
            <w:vAlign w:val="top"/>
          </w:tcPr>
          <w:p w14:paraId="1EBC988D" w14:textId="77777777" w:rsidR="001B2A26" w:rsidRPr="001A61D6" w:rsidRDefault="001B2A26" w:rsidP="00166AF3">
            <w:pPr>
              <w:pStyle w:val="TableBody"/>
            </w:pPr>
            <w:r w:rsidRPr="001A61D6">
              <w:t>317</w:t>
            </w:r>
          </w:p>
        </w:tc>
        <w:tc>
          <w:tcPr>
            <w:tcW w:w="7830" w:type="dxa"/>
            <w:vAlign w:val="top"/>
          </w:tcPr>
          <w:p w14:paraId="443513AB" w14:textId="77777777" w:rsidR="001B2A26" w:rsidRPr="001A61D6" w:rsidRDefault="001B2A26" w:rsidP="00166AF3">
            <w:pPr>
              <w:pStyle w:val="TableBody"/>
            </w:pPr>
            <w:r w:rsidRPr="001A61D6">
              <w:t>MN_SIMTK_UNSPECIFIED</w:t>
            </w:r>
          </w:p>
        </w:tc>
      </w:tr>
      <w:tr w:rsidR="001B2A26" w:rsidRPr="006F5511" w14:paraId="480DEF27" w14:textId="77777777" w:rsidTr="00166AF3">
        <w:tc>
          <w:tcPr>
            <w:tcW w:w="1458" w:type="dxa"/>
            <w:vAlign w:val="top"/>
          </w:tcPr>
          <w:p w14:paraId="15FD2440" w14:textId="77777777" w:rsidR="001B2A26" w:rsidRPr="001A61D6" w:rsidRDefault="001B2A26" w:rsidP="00166AF3">
            <w:pPr>
              <w:pStyle w:val="TableBody"/>
            </w:pPr>
            <w:r w:rsidRPr="001A61D6">
              <w:t>318</w:t>
            </w:r>
          </w:p>
        </w:tc>
        <w:tc>
          <w:tcPr>
            <w:tcW w:w="7830" w:type="dxa"/>
            <w:vAlign w:val="top"/>
          </w:tcPr>
          <w:p w14:paraId="2B6475F5" w14:textId="77777777" w:rsidR="001B2A26" w:rsidRPr="001A61D6" w:rsidRDefault="001B2A26" w:rsidP="00166AF3">
            <w:pPr>
              <w:pStyle w:val="TableBody"/>
            </w:pPr>
            <w:r w:rsidRPr="001A61D6">
              <w:t>MN_SETUP_SS_ERR</w:t>
            </w:r>
          </w:p>
        </w:tc>
      </w:tr>
      <w:tr w:rsidR="001B2A26" w:rsidRPr="006F5511" w14:paraId="1A6746F1" w14:textId="77777777" w:rsidTr="00166AF3">
        <w:tc>
          <w:tcPr>
            <w:tcW w:w="1458" w:type="dxa"/>
            <w:vAlign w:val="top"/>
          </w:tcPr>
          <w:p w14:paraId="599C7904" w14:textId="77777777" w:rsidR="001B2A26" w:rsidRPr="001A61D6" w:rsidRDefault="001B2A26" w:rsidP="00166AF3">
            <w:pPr>
              <w:pStyle w:val="TableBody"/>
            </w:pPr>
            <w:r w:rsidRPr="001A61D6">
              <w:t>319</w:t>
            </w:r>
          </w:p>
        </w:tc>
        <w:tc>
          <w:tcPr>
            <w:tcW w:w="7830" w:type="dxa"/>
            <w:vAlign w:val="top"/>
          </w:tcPr>
          <w:p w14:paraId="62DB8417" w14:textId="77777777" w:rsidR="001B2A26" w:rsidRPr="001A61D6" w:rsidRDefault="001B2A26" w:rsidP="00166AF3">
            <w:pPr>
              <w:pStyle w:val="TableBody"/>
            </w:pPr>
            <w:r w:rsidRPr="001A61D6">
              <w:t>MN_SIMTK_NET_UNABLE_NO_SPECIFIC_CAUSE</w:t>
            </w:r>
          </w:p>
        </w:tc>
      </w:tr>
      <w:tr w:rsidR="001B2A26" w:rsidRPr="006F5511" w14:paraId="6E62BED3" w14:textId="77777777" w:rsidTr="00166AF3">
        <w:tc>
          <w:tcPr>
            <w:tcW w:w="1458" w:type="dxa"/>
            <w:vAlign w:val="top"/>
          </w:tcPr>
          <w:p w14:paraId="07194433" w14:textId="77777777" w:rsidR="001B2A26" w:rsidRPr="001A61D6" w:rsidRDefault="001B2A26" w:rsidP="00166AF3">
            <w:pPr>
              <w:pStyle w:val="TableBody"/>
            </w:pPr>
            <w:r w:rsidRPr="001A61D6">
              <w:t>320</w:t>
            </w:r>
          </w:p>
        </w:tc>
        <w:tc>
          <w:tcPr>
            <w:tcW w:w="7830" w:type="dxa"/>
            <w:vAlign w:val="top"/>
          </w:tcPr>
          <w:p w14:paraId="6F5A184A" w14:textId="77777777" w:rsidR="001B2A26" w:rsidRPr="001A61D6" w:rsidRDefault="001B2A26" w:rsidP="00166AF3">
            <w:pPr>
              <w:pStyle w:val="TableBody"/>
            </w:pPr>
            <w:r w:rsidRPr="001A61D6">
              <w:t>MN_SIMTK_USSD_TRANSACTION_TERMINATED_BY_USER</w:t>
            </w:r>
          </w:p>
        </w:tc>
      </w:tr>
      <w:tr w:rsidR="001B2A26" w:rsidRPr="006F5511" w14:paraId="77E62EAE" w14:textId="77777777" w:rsidTr="00166AF3">
        <w:tc>
          <w:tcPr>
            <w:tcW w:w="1458" w:type="dxa"/>
            <w:vAlign w:val="top"/>
          </w:tcPr>
          <w:p w14:paraId="5D3F8CE0" w14:textId="77777777" w:rsidR="001B2A26" w:rsidRPr="001A61D6" w:rsidRDefault="001B2A26" w:rsidP="00166AF3">
            <w:pPr>
              <w:pStyle w:val="TableBody"/>
            </w:pPr>
            <w:r w:rsidRPr="001A61D6">
              <w:t>330</w:t>
            </w:r>
          </w:p>
        </w:tc>
        <w:tc>
          <w:tcPr>
            <w:tcW w:w="7830" w:type="dxa"/>
            <w:vAlign w:val="top"/>
          </w:tcPr>
          <w:p w14:paraId="6A0C60B0" w14:textId="77777777" w:rsidR="001B2A26" w:rsidRPr="001A61D6" w:rsidRDefault="001B2A26" w:rsidP="00166AF3">
            <w:pPr>
              <w:pStyle w:val="TableBody"/>
            </w:pPr>
            <w:r w:rsidRPr="001A61D6">
              <w:t>MN_PHONEBOOK_NOT_AVAILABLE</w:t>
            </w:r>
          </w:p>
        </w:tc>
      </w:tr>
      <w:tr w:rsidR="001B2A26" w:rsidRPr="006F5511" w14:paraId="1D027CEF" w14:textId="77777777" w:rsidTr="00166AF3">
        <w:tc>
          <w:tcPr>
            <w:tcW w:w="1458" w:type="dxa"/>
            <w:vAlign w:val="top"/>
          </w:tcPr>
          <w:p w14:paraId="5499B4E2" w14:textId="77777777" w:rsidR="001B2A26" w:rsidRPr="001A61D6" w:rsidRDefault="001B2A26" w:rsidP="00166AF3">
            <w:pPr>
              <w:pStyle w:val="TableBody"/>
            </w:pPr>
            <w:r w:rsidRPr="001A61D6">
              <w:t>331</w:t>
            </w:r>
          </w:p>
        </w:tc>
        <w:tc>
          <w:tcPr>
            <w:tcW w:w="7830" w:type="dxa"/>
            <w:vAlign w:val="top"/>
          </w:tcPr>
          <w:p w14:paraId="27BD1CB1" w14:textId="77777777" w:rsidR="001B2A26" w:rsidRPr="001A61D6" w:rsidRDefault="001B2A26" w:rsidP="00166AF3">
            <w:pPr>
              <w:pStyle w:val="TableBody"/>
            </w:pPr>
            <w:r w:rsidRPr="001A61D6">
              <w:t>MN_ATC_NO_MATCHING_PHONEBOOK_ENTRY</w:t>
            </w:r>
          </w:p>
        </w:tc>
      </w:tr>
      <w:tr w:rsidR="001B2A26" w:rsidRPr="006F5511" w14:paraId="78DE7F23" w14:textId="77777777" w:rsidTr="00166AF3">
        <w:tc>
          <w:tcPr>
            <w:tcW w:w="1458" w:type="dxa"/>
            <w:vAlign w:val="top"/>
          </w:tcPr>
          <w:p w14:paraId="037F8D02" w14:textId="77777777" w:rsidR="001B2A26" w:rsidRPr="001A61D6" w:rsidRDefault="001B2A26" w:rsidP="00166AF3">
            <w:pPr>
              <w:pStyle w:val="TableBody"/>
            </w:pPr>
            <w:r w:rsidRPr="001A61D6">
              <w:t>332</w:t>
            </w:r>
          </w:p>
        </w:tc>
        <w:tc>
          <w:tcPr>
            <w:tcW w:w="7830" w:type="dxa"/>
            <w:vAlign w:val="top"/>
          </w:tcPr>
          <w:p w14:paraId="4F513156" w14:textId="77777777" w:rsidR="001B2A26" w:rsidRPr="001A61D6" w:rsidRDefault="001B2A26" w:rsidP="00166AF3">
            <w:pPr>
              <w:pStyle w:val="TableBody"/>
            </w:pPr>
            <w:r w:rsidRPr="001A61D6">
              <w:t>MN_ATC_INVALID_DIALED_NUMBER</w:t>
            </w:r>
          </w:p>
        </w:tc>
      </w:tr>
      <w:tr w:rsidR="001B2A26" w:rsidRPr="006F5511" w14:paraId="782F9867" w14:textId="77777777" w:rsidTr="00166AF3">
        <w:tc>
          <w:tcPr>
            <w:tcW w:w="1458" w:type="dxa"/>
            <w:vAlign w:val="top"/>
          </w:tcPr>
          <w:p w14:paraId="0AC06C30" w14:textId="77777777" w:rsidR="001B2A26" w:rsidRPr="001A61D6" w:rsidRDefault="001B2A26" w:rsidP="00166AF3">
            <w:pPr>
              <w:pStyle w:val="TableBody"/>
            </w:pPr>
            <w:r w:rsidRPr="001A61D6">
              <w:t>333</w:t>
            </w:r>
          </w:p>
        </w:tc>
        <w:tc>
          <w:tcPr>
            <w:tcW w:w="7830" w:type="dxa"/>
            <w:vAlign w:val="top"/>
          </w:tcPr>
          <w:p w14:paraId="13031454" w14:textId="77777777" w:rsidR="001B2A26" w:rsidRPr="001A61D6" w:rsidRDefault="001B2A26" w:rsidP="00166AF3">
            <w:pPr>
              <w:pStyle w:val="TableBody"/>
            </w:pPr>
            <w:r w:rsidRPr="001A61D6">
              <w:t>MN_ATC_SETUP_TEMPORARY_BLOCKED</w:t>
            </w:r>
          </w:p>
        </w:tc>
      </w:tr>
      <w:tr w:rsidR="001B2A26" w:rsidRPr="006F5511" w14:paraId="10D5DD9F" w14:textId="77777777" w:rsidTr="00166AF3">
        <w:tc>
          <w:tcPr>
            <w:tcW w:w="1458" w:type="dxa"/>
            <w:vAlign w:val="top"/>
          </w:tcPr>
          <w:p w14:paraId="54F6A8F8" w14:textId="77777777" w:rsidR="001B2A26" w:rsidRPr="001A61D6" w:rsidRDefault="001B2A26" w:rsidP="00166AF3">
            <w:pPr>
              <w:pStyle w:val="TableBody"/>
            </w:pPr>
            <w:r w:rsidRPr="001A61D6">
              <w:t>334</w:t>
            </w:r>
          </w:p>
        </w:tc>
        <w:tc>
          <w:tcPr>
            <w:tcW w:w="7830" w:type="dxa"/>
            <w:vAlign w:val="top"/>
          </w:tcPr>
          <w:p w14:paraId="15BD0E2F" w14:textId="77777777" w:rsidR="001B2A26" w:rsidRPr="001A61D6" w:rsidRDefault="001B2A26" w:rsidP="00166AF3">
            <w:pPr>
              <w:pStyle w:val="TableBody"/>
            </w:pPr>
            <w:r w:rsidRPr="001A61D6">
              <w:t>MN_ATC_NO_PERMISSION</w:t>
            </w:r>
          </w:p>
        </w:tc>
      </w:tr>
      <w:tr w:rsidR="001B2A26" w:rsidRPr="006F5511" w14:paraId="13B1730B" w14:textId="77777777" w:rsidTr="00166AF3">
        <w:tc>
          <w:tcPr>
            <w:tcW w:w="1458" w:type="dxa"/>
            <w:vAlign w:val="top"/>
          </w:tcPr>
          <w:p w14:paraId="77A3C73E" w14:textId="77777777" w:rsidR="001B2A26" w:rsidRPr="001A61D6" w:rsidRDefault="001B2A26" w:rsidP="00166AF3">
            <w:pPr>
              <w:pStyle w:val="TableBody"/>
            </w:pPr>
            <w:r w:rsidRPr="001A61D6">
              <w:t>335</w:t>
            </w:r>
          </w:p>
        </w:tc>
        <w:tc>
          <w:tcPr>
            <w:tcW w:w="7830" w:type="dxa"/>
            <w:vAlign w:val="top"/>
          </w:tcPr>
          <w:p w14:paraId="611F9559" w14:textId="77777777" w:rsidR="001B2A26" w:rsidRPr="001A61D6" w:rsidRDefault="001B2A26" w:rsidP="00166AF3">
            <w:pPr>
              <w:pStyle w:val="TableBody"/>
            </w:pPr>
            <w:r w:rsidRPr="001A61D6">
              <w:t>MN_ATC_INVALID_CALL_SETTINGS</w:t>
            </w:r>
          </w:p>
        </w:tc>
      </w:tr>
      <w:tr w:rsidR="001B2A26" w:rsidRPr="006F5511" w14:paraId="0A0FCD1D" w14:textId="77777777" w:rsidTr="00166AF3">
        <w:tc>
          <w:tcPr>
            <w:tcW w:w="1458" w:type="dxa"/>
            <w:vAlign w:val="top"/>
          </w:tcPr>
          <w:p w14:paraId="19971C34" w14:textId="77777777" w:rsidR="001B2A26" w:rsidRPr="001A61D6" w:rsidRDefault="001B2A26" w:rsidP="00166AF3">
            <w:pPr>
              <w:pStyle w:val="TableBody"/>
            </w:pPr>
            <w:r w:rsidRPr="001A61D6">
              <w:t>336</w:t>
            </w:r>
          </w:p>
        </w:tc>
        <w:tc>
          <w:tcPr>
            <w:tcW w:w="7830" w:type="dxa"/>
            <w:vAlign w:val="top"/>
          </w:tcPr>
          <w:p w14:paraId="5521BB00" w14:textId="77777777" w:rsidR="001B2A26" w:rsidRPr="001A61D6" w:rsidRDefault="001B2A26" w:rsidP="00166AF3">
            <w:pPr>
              <w:pStyle w:val="TableBody"/>
            </w:pPr>
            <w:r w:rsidRPr="001A61D6">
              <w:t>MN_ATC_BLOCKING_CALL_PRESENT</w:t>
            </w:r>
          </w:p>
        </w:tc>
      </w:tr>
    </w:tbl>
    <w:p w14:paraId="1B3C8A69" w14:textId="77777777" w:rsidR="001B2A26" w:rsidRDefault="001B2A26" w:rsidP="0059466D">
      <w:pPr>
        <w:pStyle w:val="Heading5"/>
        <w:numPr>
          <w:ilvl w:val="4"/>
          <w:numId w:val="11"/>
        </w:numPr>
        <w:ind w:left="1800" w:hanging="1800"/>
      </w:pPr>
      <w:r>
        <w:t>SS Network Reject Cause</w:t>
      </w:r>
    </w:p>
    <w:p w14:paraId="7C968C72" w14:textId="77777777" w:rsidR="001B2A26" w:rsidRDefault="001B2A26" w:rsidP="001B2A26">
      <w:r>
        <w:rPr>
          <w:lang w:eastAsia="zh-CN"/>
        </w:rPr>
        <w:t xml:space="preserve">According to </w:t>
      </w:r>
      <w:r w:rsidRPr="00285DB0">
        <w:rPr>
          <w:lang w:eastAsia="zh-CN"/>
        </w:rPr>
        <w:t>3GPP 24.080, 3.6.7, table 3.13</w:t>
      </w:r>
      <w:r>
        <w:rPr>
          <w:lang w:eastAsia="zh-CN"/>
        </w:rPr>
        <w:t>.</w:t>
      </w:r>
    </w:p>
    <w:p w14:paraId="3696FB5C" w14:textId="77777777" w:rsidR="001B2A26" w:rsidRDefault="001B2A26" w:rsidP="001B2A26">
      <w:pPr>
        <w:pStyle w:val="TableCaption"/>
        <w:rPr>
          <w:rFonts w:eastAsiaTheme="minorEastAsia"/>
        </w:rPr>
      </w:pPr>
      <w:bookmarkStart w:id="23836" w:name="_Toc486251868"/>
      <w:bookmarkStart w:id="23837" w:name="_Toc489456241"/>
      <w:r>
        <w:rPr>
          <w:rFonts w:eastAsiaTheme="minorEastAsia"/>
        </w:rPr>
        <w:t>Tag 128 MN_GENERAL_PROBLEM with Causes</w:t>
      </w:r>
      <w:bookmarkEnd w:id="23836"/>
      <w:bookmarkEnd w:id="23837"/>
    </w:p>
    <w:p w14:paraId="5935BB55" w14:textId="77777777" w:rsidR="001B2A26" w:rsidRPr="00D86F43" w:rsidRDefault="001B2A26" w:rsidP="001B2A26">
      <w:pPr>
        <w:rPr>
          <w:rFonts w:eastAsiaTheme="minorEastAsia"/>
        </w:rPr>
      </w:pPr>
      <w:r>
        <w:rPr>
          <w:rFonts w:eastAsiaTheme="minorEastAsia"/>
        </w:rPr>
        <w:t>From 3GPP 24.008, table 3.14.</w:t>
      </w:r>
    </w:p>
    <w:tbl>
      <w:tblPr>
        <w:tblStyle w:val="TableSWI"/>
        <w:tblW w:w="9288" w:type="dxa"/>
        <w:tblLayout w:type="fixed"/>
        <w:tblLook w:val="04A0" w:firstRow="1" w:lastRow="0" w:firstColumn="1" w:lastColumn="0" w:noHBand="0" w:noVBand="1"/>
      </w:tblPr>
      <w:tblGrid>
        <w:gridCol w:w="1458"/>
        <w:gridCol w:w="7830"/>
      </w:tblGrid>
      <w:tr w:rsidR="001B2A26" w:rsidRPr="00671C8B" w14:paraId="207FD0F0" w14:textId="77777777" w:rsidTr="00166AF3">
        <w:trPr>
          <w:cnfStyle w:val="100000000000" w:firstRow="1" w:lastRow="0" w:firstColumn="0" w:lastColumn="0" w:oddVBand="0" w:evenVBand="0" w:oddHBand="0" w:evenHBand="0" w:firstRowFirstColumn="0" w:firstRowLastColumn="0" w:lastRowFirstColumn="0" w:lastRowLastColumn="0"/>
        </w:trPr>
        <w:tc>
          <w:tcPr>
            <w:tcW w:w="1458" w:type="dxa"/>
          </w:tcPr>
          <w:p w14:paraId="7D608D95" w14:textId="77777777" w:rsidR="001B2A26" w:rsidRPr="00671C8B" w:rsidRDefault="001B2A26" w:rsidP="00166AF3">
            <w:pPr>
              <w:pStyle w:val="TableColumnHead"/>
              <w:spacing w:before="144" w:after="144"/>
            </w:pPr>
            <w:r w:rsidRPr="00671C8B">
              <w:rPr>
                <w:snapToGrid w:val="0"/>
              </w:rPr>
              <w:t>&lt;cause&gt;</w:t>
            </w:r>
          </w:p>
        </w:tc>
        <w:tc>
          <w:tcPr>
            <w:tcW w:w="7830" w:type="dxa"/>
          </w:tcPr>
          <w:p w14:paraId="7C2487EF" w14:textId="77777777" w:rsidR="001B2A26" w:rsidRPr="00671C8B" w:rsidRDefault="001B2A26" w:rsidP="00166AF3">
            <w:pPr>
              <w:pStyle w:val="TableColumnHead"/>
              <w:spacing w:before="144" w:after="144"/>
            </w:pPr>
            <w:r w:rsidRPr="00671C8B">
              <w:rPr>
                <w:snapToGrid w:val="0"/>
              </w:rPr>
              <w:t>&lt;description&gt;</w:t>
            </w:r>
          </w:p>
        </w:tc>
      </w:tr>
      <w:tr w:rsidR="001B2A26" w:rsidRPr="00701A8E" w14:paraId="107F0B9F" w14:textId="77777777" w:rsidTr="00166AF3">
        <w:tc>
          <w:tcPr>
            <w:tcW w:w="1458" w:type="dxa"/>
            <w:vAlign w:val="top"/>
          </w:tcPr>
          <w:p w14:paraId="627F5D6E" w14:textId="77777777" w:rsidR="001B2A26" w:rsidRPr="001A61D6" w:rsidRDefault="001B2A26" w:rsidP="00166AF3">
            <w:pPr>
              <w:pStyle w:val="TableBody"/>
            </w:pPr>
            <w:r w:rsidRPr="001A61D6">
              <w:t>0</w:t>
            </w:r>
          </w:p>
        </w:tc>
        <w:tc>
          <w:tcPr>
            <w:tcW w:w="7830" w:type="dxa"/>
            <w:vAlign w:val="top"/>
          </w:tcPr>
          <w:p w14:paraId="4B30216C" w14:textId="77777777" w:rsidR="001B2A26" w:rsidRPr="001A61D6" w:rsidRDefault="001B2A26" w:rsidP="00166AF3">
            <w:pPr>
              <w:pStyle w:val="TableBody"/>
            </w:pPr>
            <w:r w:rsidRPr="001A61D6">
              <w:t>MN_UNRECOGNIZED_COMPONENT</w:t>
            </w:r>
          </w:p>
        </w:tc>
      </w:tr>
      <w:tr w:rsidR="001B2A26" w:rsidRPr="00701A8E" w14:paraId="3F1F610D" w14:textId="77777777" w:rsidTr="00166AF3">
        <w:tc>
          <w:tcPr>
            <w:tcW w:w="1458" w:type="dxa"/>
            <w:vAlign w:val="top"/>
          </w:tcPr>
          <w:p w14:paraId="74ED8F00" w14:textId="77777777" w:rsidR="001B2A26" w:rsidRPr="001A61D6" w:rsidRDefault="001B2A26" w:rsidP="00166AF3">
            <w:pPr>
              <w:pStyle w:val="TableBody"/>
            </w:pPr>
            <w:r w:rsidRPr="001A61D6">
              <w:t>1</w:t>
            </w:r>
          </w:p>
        </w:tc>
        <w:tc>
          <w:tcPr>
            <w:tcW w:w="7830" w:type="dxa"/>
            <w:vAlign w:val="top"/>
          </w:tcPr>
          <w:p w14:paraId="5893F4B3" w14:textId="77777777" w:rsidR="001B2A26" w:rsidRPr="001A61D6" w:rsidRDefault="001B2A26" w:rsidP="00166AF3">
            <w:pPr>
              <w:pStyle w:val="TableBody"/>
            </w:pPr>
            <w:r w:rsidRPr="001A61D6">
              <w:t>MN_MISTYPED_COMPONENT</w:t>
            </w:r>
          </w:p>
        </w:tc>
      </w:tr>
      <w:tr w:rsidR="001B2A26" w:rsidRPr="00701A8E" w14:paraId="6054EBBB" w14:textId="77777777" w:rsidTr="00166AF3">
        <w:tc>
          <w:tcPr>
            <w:tcW w:w="1458" w:type="dxa"/>
            <w:vAlign w:val="top"/>
          </w:tcPr>
          <w:p w14:paraId="31DB0A63" w14:textId="77777777" w:rsidR="001B2A26" w:rsidRPr="001A61D6" w:rsidRDefault="001B2A26" w:rsidP="00166AF3">
            <w:pPr>
              <w:pStyle w:val="TableBody"/>
            </w:pPr>
            <w:r w:rsidRPr="001A61D6">
              <w:t>2</w:t>
            </w:r>
          </w:p>
        </w:tc>
        <w:tc>
          <w:tcPr>
            <w:tcW w:w="7830" w:type="dxa"/>
            <w:vAlign w:val="top"/>
          </w:tcPr>
          <w:p w14:paraId="3B2A4990" w14:textId="77777777" w:rsidR="001B2A26" w:rsidRPr="001A61D6" w:rsidRDefault="001B2A26" w:rsidP="00166AF3">
            <w:pPr>
              <w:pStyle w:val="TableBody"/>
            </w:pPr>
            <w:r w:rsidRPr="001A61D6">
              <w:t>MN_BADLY_STRUCTURED_COMPONENT</w:t>
            </w:r>
          </w:p>
        </w:tc>
      </w:tr>
    </w:tbl>
    <w:p w14:paraId="34E45DA5" w14:textId="77777777" w:rsidR="001B2A26" w:rsidRPr="00D86F43" w:rsidRDefault="001B2A26" w:rsidP="001B2A26">
      <w:pPr>
        <w:pStyle w:val="TableCaption"/>
      </w:pPr>
      <w:bookmarkStart w:id="23838" w:name="_Toc486251869"/>
      <w:bookmarkStart w:id="23839" w:name="_Toc489456242"/>
      <w:r w:rsidRPr="001A61D6">
        <w:rPr>
          <w:rFonts w:eastAsiaTheme="minorEastAsia"/>
        </w:rPr>
        <w:t xml:space="preserve">Tag 129 MN_INVOKE_PROBLEM </w:t>
      </w:r>
      <w:r w:rsidRPr="00701A8E">
        <w:rPr>
          <w:rFonts w:eastAsiaTheme="minorEastAsia"/>
        </w:rPr>
        <w:t xml:space="preserve">with </w:t>
      </w:r>
      <w:r>
        <w:rPr>
          <w:rFonts w:eastAsiaTheme="minorEastAsia"/>
        </w:rPr>
        <w:t>C</w:t>
      </w:r>
      <w:r w:rsidRPr="001A61D6">
        <w:rPr>
          <w:rFonts w:eastAsiaTheme="minorEastAsia"/>
        </w:rPr>
        <w:t>auses</w:t>
      </w:r>
      <w:bookmarkEnd w:id="23838"/>
      <w:bookmarkEnd w:id="23839"/>
    </w:p>
    <w:p w14:paraId="37E94E52" w14:textId="77777777" w:rsidR="001B2A26" w:rsidRDefault="001B2A26" w:rsidP="001B2A26">
      <w:r>
        <w:rPr>
          <w:rFonts w:eastAsiaTheme="minorEastAsia"/>
        </w:rPr>
        <w:t>From 3GPP 24.008, t</w:t>
      </w:r>
      <w:r w:rsidRPr="001A61D6">
        <w:rPr>
          <w:rFonts w:eastAsiaTheme="minorEastAsia"/>
        </w:rPr>
        <w:t>able 3.15</w:t>
      </w:r>
      <w:r>
        <w:rPr>
          <w:rFonts w:eastAsiaTheme="minorEastAsia"/>
        </w:rPr>
        <w:t>.</w:t>
      </w:r>
    </w:p>
    <w:tbl>
      <w:tblPr>
        <w:tblStyle w:val="TableSWI"/>
        <w:tblW w:w="9288" w:type="dxa"/>
        <w:tblLayout w:type="fixed"/>
        <w:tblLook w:val="04A0" w:firstRow="1" w:lastRow="0" w:firstColumn="1" w:lastColumn="0" w:noHBand="0" w:noVBand="1"/>
      </w:tblPr>
      <w:tblGrid>
        <w:gridCol w:w="1458"/>
        <w:gridCol w:w="7830"/>
      </w:tblGrid>
      <w:tr w:rsidR="001B2A26" w:rsidRPr="00671C8B" w14:paraId="1A87D460" w14:textId="77777777" w:rsidTr="00166AF3">
        <w:trPr>
          <w:cnfStyle w:val="100000000000" w:firstRow="1" w:lastRow="0" w:firstColumn="0" w:lastColumn="0" w:oddVBand="0" w:evenVBand="0" w:oddHBand="0" w:evenHBand="0" w:firstRowFirstColumn="0" w:firstRowLastColumn="0" w:lastRowFirstColumn="0" w:lastRowLastColumn="0"/>
        </w:trPr>
        <w:tc>
          <w:tcPr>
            <w:tcW w:w="1458" w:type="dxa"/>
          </w:tcPr>
          <w:p w14:paraId="0C6E6F4B" w14:textId="77777777" w:rsidR="001B2A26" w:rsidRPr="00671C8B" w:rsidRDefault="001B2A26" w:rsidP="00166AF3">
            <w:pPr>
              <w:pStyle w:val="TableColumnHead"/>
              <w:spacing w:before="144" w:after="144"/>
            </w:pPr>
            <w:r w:rsidRPr="00671C8B">
              <w:rPr>
                <w:snapToGrid w:val="0"/>
              </w:rPr>
              <w:t>&lt;cause&gt;</w:t>
            </w:r>
          </w:p>
        </w:tc>
        <w:tc>
          <w:tcPr>
            <w:tcW w:w="7830" w:type="dxa"/>
          </w:tcPr>
          <w:p w14:paraId="03B03903" w14:textId="77777777" w:rsidR="001B2A26" w:rsidRPr="00671C8B" w:rsidRDefault="001B2A26" w:rsidP="00166AF3">
            <w:pPr>
              <w:pStyle w:val="TableColumnHead"/>
              <w:spacing w:before="144" w:after="144"/>
            </w:pPr>
            <w:r w:rsidRPr="00671C8B">
              <w:rPr>
                <w:snapToGrid w:val="0"/>
              </w:rPr>
              <w:t>&lt;description&gt;</w:t>
            </w:r>
          </w:p>
        </w:tc>
      </w:tr>
      <w:tr w:rsidR="001B2A26" w:rsidRPr="00701A8E" w14:paraId="0642B9F8" w14:textId="77777777" w:rsidTr="00166AF3">
        <w:tc>
          <w:tcPr>
            <w:tcW w:w="1458" w:type="dxa"/>
            <w:vAlign w:val="top"/>
          </w:tcPr>
          <w:p w14:paraId="67EB27C3" w14:textId="77777777" w:rsidR="001B2A26" w:rsidRPr="001A61D6" w:rsidRDefault="001B2A26" w:rsidP="00166AF3">
            <w:pPr>
              <w:pStyle w:val="TableBody"/>
            </w:pPr>
            <w:r w:rsidRPr="001A61D6">
              <w:t>0</w:t>
            </w:r>
          </w:p>
        </w:tc>
        <w:tc>
          <w:tcPr>
            <w:tcW w:w="7830" w:type="dxa"/>
            <w:vAlign w:val="top"/>
          </w:tcPr>
          <w:p w14:paraId="43614938" w14:textId="77777777" w:rsidR="001B2A26" w:rsidRPr="001A61D6" w:rsidRDefault="001B2A26" w:rsidP="00166AF3">
            <w:pPr>
              <w:pStyle w:val="TableBody"/>
            </w:pPr>
            <w:r w:rsidRPr="001A61D6">
              <w:t>MN_DUPLICATE_INVOKE_ID</w:t>
            </w:r>
          </w:p>
        </w:tc>
      </w:tr>
      <w:tr w:rsidR="001B2A26" w:rsidRPr="00701A8E" w14:paraId="1C0A3A95" w14:textId="77777777" w:rsidTr="00166AF3">
        <w:tc>
          <w:tcPr>
            <w:tcW w:w="1458" w:type="dxa"/>
            <w:vAlign w:val="top"/>
          </w:tcPr>
          <w:p w14:paraId="48E523A7" w14:textId="77777777" w:rsidR="001B2A26" w:rsidRPr="001A61D6" w:rsidRDefault="001B2A26" w:rsidP="00166AF3">
            <w:pPr>
              <w:pStyle w:val="TableBody"/>
            </w:pPr>
            <w:r w:rsidRPr="001A61D6">
              <w:t>1</w:t>
            </w:r>
          </w:p>
        </w:tc>
        <w:tc>
          <w:tcPr>
            <w:tcW w:w="7830" w:type="dxa"/>
            <w:vAlign w:val="top"/>
          </w:tcPr>
          <w:p w14:paraId="19959F3A" w14:textId="77777777" w:rsidR="001B2A26" w:rsidRPr="001A61D6" w:rsidRDefault="001B2A26" w:rsidP="00166AF3">
            <w:pPr>
              <w:pStyle w:val="TableBody"/>
            </w:pPr>
            <w:r w:rsidRPr="001A61D6">
              <w:t>MN_UNRECOGNIZED_OPERATION</w:t>
            </w:r>
          </w:p>
        </w:tc>
      </w:tr>
      <w:tr w:rsidR="001B2A26" w:rsidRPr="00701A8E" w14:paraId="3F60F4D6" w14:textId="77777777" w:rsidTr="00166AF3">
        <w:tc>
          <w:tcPr>
            <w:tcW w:w="1458" w:type="dxa"/>
            <w:vAlign w:val="top"/>
          </w:tcPr>
          <w:p w14:paraId="4F7616AF" w14:textId="77777777" w:rsidR="001B2A26" w:rsidRPr="001A61D6" w:rsidRDefault="001B2A26" w:rsidP="00166AF3">
            <w:pPr>
              <w:pStyle w:val="TableBody"/>
            </w:pPr>
            <w:r w:rsidRPr="001A61D6">
              <w:t>2</w:t>
            </w:r>
          </w:p>
        </w:tc>
        <w:tc>
          <w:tcPr>
            <w:tcW w:w="7830" w:type="dxa"/>
            <w:vAlign w:val="top"/>
          </w:tcPr>
          <w:p w14:paraId="00510607" w14:textId="77777777" w:rsidR="001B2A26" w:rsidRPr="001A61D6" w:rsidRDefault="001B2A26" w:rsidP="00166AF3">
            <w:pPr>
              <w:pStyle w:val="TableBody"/>
            </w:pPr>
            <w:r w:rsidRPr="001A61D6">
              <w:t>MN_MISTYPED_PRO_PARAMETER</w:t>
            </w:r>
          </w:p>
        </w:tc>
      </w:tr>
      <w:tr w:rsidR="001B2A26" w:rsidRPr="00701A8E" w14:paraId="656D3351" w14:textId="77777777" w:rsidTr="00166AF3">
        <w:tc>
          <w:tcPr>
            <w:tcW w:w="1458" w:type="dxa"/>
            <w:vAlign w:val="top"/>
          </w:tcPr>
          <w:p w14:paraId="059D9BBA" w14:textId="77777777" w:rsidR="001B2A26" w:rsidRPr="001A61D6" w:rsidRDefault="001B2A26" w:rsidP="00166AF3">
            <w:pPr>
              <w:pStyle w:val="TableBody"/>
            </w:pPr>
            <w:r w:rsidRPr="001A61D6">
              <w:t>3</w:t>
            </w:r>
          </w:p>
        </w:tc>
        <w:tc>
          <w:tcPr>
            <w:tcW w:w="7830" w:type="dxa"/>
            <w:vAlign w:val="top"/>
          </w:tcPr>
          <w:p w14:paraId="0A6BD23D" w14:textId="77777777" w:rsidR="001B2A26" w:rsidRPr="001A61D6" w:rsidRDefault="001B2A26" w:rsidP="00166AF3">
            <w:pPr>
              <w:pStyle w:val="TableBody"/>
            </w:pPr>
            <w:r w:rsidRPr="001A61D6">
              <w:t>MN_RESOURCE_LIMITATION</w:t>
            </w:r>
          </w:p>
        </w:tc>
      </w:tr>
      <w:tr w:rsidR="001B2A26" w:rsidRPr="00701A8E" w14:paraId="7B492BA2" w14:textId="77777777" w:rsidTr="00166AF3">
        <w:tc>
          <w:tcPr>
            <w:tcW w:w="1458" w:type="dxa"/>
            <w:vAlign w:val="top"/>
          </w:tcPr>
          <w:p w14:paraId="29569D5E" w14:textId="77777777" w:rsidR="001B2A26" w:rsidRPr="001A61D6" w:rsidRDefault="001B2A26" w:rsidP="00166AF3">
            <w:pPr>
              <w:pStyle w:val="TableBody"/>
            </w:pPr>
            <w:r w:rsidRPr="001A61D6">
              <w:t>4</w:t>
            </w:r>
          </w:p>
        </w:tc>
        <w:tc>
          <w:tcPr>
            <w:tcW w:w="7830" w:type="dxa"/>
            <w:vAlign w:val="top"/>
          </w:tcPr>
          <w:p w14:paraId="7ADFEB0C" w14:textId="77777777" w:rsidR="001B2A26" w:rsidRPr="001A61D6" w:rsidRDefault="001B2A26" w:rsidP="00166AF3">
            <w:pPr>
              <w:pStyle w:val="TableBody"/>
            </w:pPr>
            <w:r w:rsidRPr="001A61D6">
              <w:t>MN_INITIATING_RELEASE</w:t>
            </w:r>
          </w:p>
        </w:tc>
      </w:tr>
      <w:tr w:rsidR="001B2A26" w:rsidRPr="00701A8E" w14:paraId="13A2C57D" w14:textId="77777777" w:rsidTr="00166AF3">
        <w:tc>
          <w:tcPr>
            <w:tcW w:w="1458" w:type="dxa"/>
            <w:vAlign w:val="top"/>
          </w:tcPr>
          <w:p w14:paraId="411BE4DB" w14:textId="77777777" w:rsidR="001B2A26" w:rsidRPr="001A61D6" w:rsidRDefault="001B2A26" w:rsidP="00166AF3">
            <w:pPr>
              <w:pStyle w:val="TableBody"/>
            </w:pPr>
            <w:r w:rsidRPr="001A61D6">
              <w:t>5</w:t>
            </w:r>
          </w:p>
        </w:tc>
        <w:tc>
          <w:tcPr>
            <w:tcW w:w="7830" w:type="dxa"/>
            <w:vAlign w:val="top"/>
          </w:tcPr>
          <w:p w14:paraId="66277AE6" w14:textId="77777777" w:rsidR="001B2A26" w:rsidRPr="001A61D6" w:rsidRDefault="001B2A26" w:rsidP="00166AF3">
            <w:pPr>
              <w:pStyle w:val="TableBody"/>
            </w:pPr>
            <w:r w:rsidRPr="001A61D6">
              <w:t>MN_UNRECOGNIZED_LINKED_ID</w:t>
            </w:r>
          </w:p>
        </w:tc>
      </w:tr>
      <w:tr w:rsidR="001B2A26" w:rsidRPr="00701A8E" w14:paraId="0CE2E0D6" w14:textId="77777777" w:rsidTr="00166AF3">
        <w:tc>
          <w:tcPr>
            <w:tcW w:w="1458" w:type="dxa"/>
            <w:vAlign w:val="top"/>
          </w:tcPr>
          <w:p w14:paraId="667F1085" w14:textId="77777777" w:rsidR="001B2A26" w:rsidRPr="001A61D6" w:rsidRDefault="001B2A26" w:rsidP="00166AF3">
            <w:pPr>
              <w:pStyle w:val="TableBody"/>
            </w:pPr>
            <w:r w:rsidRPr="001A61D6">
              <w:t>6</w:t>
            </w:r>
          </w:p>
        </w:tc>
        <w:tc>
          <w:tcPr>
            <w:tcW w:w="7830" w:type="dxa"/>
            <w:vAlign w:val="top"/>
          </w:tcPr>
          <w:p w14:paraId="33A99C6D" w14:textId="77777777" w:rsidR="001B2A26" w:rsidRPr="001A61D6" w:rsidRDefault="001B2A26" w:rsidP="00166AF3">
            <w:pPr>
              <w:pStyle w:val="TableBody"/>
            </w:pPr>
            <w:r w:rsidRPr="001A61D6">
              <w:t>MN_LINKED_RESPONSE_UNEXPECTED</w:t>
            </w:r>
          </w:p>
        </w:tc>
      </w:tr>
      <w:tr w:rsidR="001B2A26" w:rsidRPr="00701A8E" w14:paraId="5CD19376" w14:textId="77777777" w:rsidTr="00166AF3">
        <w:tc>
          <w:tcPr>
            <w:tcW w:w="1458" w:type="dxa"/>
            <w:vAlign w:val="top"/>
          </w:tcPr>
          <w:p w14:paraId="76D8200B" w14:textId="77777777" w:rsidR="001B2A26" w:rsidRPr="001A61D6" w:rsidRDefault="001B2A26" w:rsidP="00166AF3">
            <w:pPr>
              <w:pStyle w:val="TableBody"/>
            </w:pPr>
            <w:r w:rsidRPr="001A61D6">
              <w:t>7</w:t>
            </w:r>
          </w:p>
        </w:tc>
        <w:tc>
          <w:tcPr>
            <w:tcW w:w="7830" w:type="dxa"/>
            <w:vAlign w:val="top"/>
          </w:tcPr>
          <w:p w14:paraId="5C524FF0" w14:textId="77777777" w:rsidR="001B2A26" w:rsidRPr="001A61D6" w:rsidRDefault="001B2A26" w:rsidP="00166AF3">
            <w:pPr>
              <w:pStyle w:val="TableBody"/>
            </w:pPr>
            <w:r w:rsidRPr="001A61D6">
              <w:t>MN_UNEXPECTED_LINKED_OPERATION</w:t>
            </w:r>
          </w:p>
        </w:tc>
      </w:tr>
      <w:tr w:rsidR="001B2A26" w:rsidRPr="00701A8E" w14:paraId="2297D195" w14:textId="77777777" w:rsidTr="00166AF3">
        <w:tc>
          <w:tcPr>
            <w:tcW w:w="1458" w:type="dxa"/>
            <w:vAlign w:val="top"/>
          </w:tcPr>
          <w:p w14:paraId="6F12F792" w14:textId="77777777" w:rsidR="001B2A26" w:rsidRPr="001A61D6" w:rsidRDefault="001B2A26" w:rsidP="00166AF3">
            <w:pPr>
              <w:pStyle w:val="TableBody"/>
            </w:pPr>
            <w:r w:rsidRPr="001A61D6">
              <w:t>130</w:t>
            </w:r>
          </w:p>
        </w:tc>
        <w:tc>
          <w:tcPr>
            <w:tcW w:w="7830" w:type="dxa"/>
            <w:vAlign w:val="top"/>
          </w:tcPr>
          <w:p w14:paraId="45B096D9" w14:textId="77777777" w:rsidR="001B2A26" w:rsidRPr="001A61D6" w:rsidRDefault="001B2A26" w:rsidP="00166AF3">
            <w:pPr>
              <w:pStyle w:val="TableBody"/>
            </w:pPr>
            <w:r w:rsidRPr="001A61D6">
              <w:t>MN_RETURN_RESULT_PROBLEM</w:t>
            </w:r>
          </w:p>
        </w:tc>
      </w:tr>
    </w:tbl>
    <w:p w14:paraId="3550174C" w14:textId="77777777" w:rsidR="001B2A26" w:rsidRPr="00D86F43" w:rsidRDefault="001B2A26" w:rsidP="001B2A26">
      <w:pPr>
        <w:pStyle w:val="TableCaption"/>
      </w:pPr>
      <w:bookmarkStart w:id="23840" w:name="_Toc486251870"/>
      <w:bookmarkStart w:id="23841" w:name="_Toc489456243"/>
      <w:r w:rsidRPr="001A61D6">
        <w:rPr>
          <w:rFonts w:eastAsiaTheme="minorEastAsia"/>
        </w:rPr>
        <w:t xml:space="preserve">Tag </w:t>
      </w:r>
      <w:r w:rsidRPr="00D86F43">
        <w:rPr>
          <w:rFonts w:eastAsiaTheme="minorEastAsia"/>
        </w:rPr>
        <w:t>130 MN_RETURN_RESULT_PROBLEM with Causes</w:t>
      </w:r>
      <w:bookmarkEnd w:id="23840"/>
      <w:bookmarkEnd w:id="23841"/>
    </w:p>
    <w:p w14:paraId="5C9A941A" w14:textId="77777777" w:rsidR="001B2A26" w:rsidRPr="001A61D6" w:rsidRDefault="001B2A26" w:rsidP="001B2A26">
      <w:r>
        <w:rPr>
          <w:rFonts w:eastAsiaTheme="minorEastAsia"/>
        </w:rPr>
        <w:t xml:space="preserve">From </w:t>
      </w:r>
      <w:r w:rsidRPr="00D86F43">
        <w:rPr>
          <w:rFonts w:eastAsiaTheme="minorEastAsia"/>
        </w:rPr>
        <w:t xml:space="preserve">3GPP 24.008, </w:t>
      </w:r>
      <w:r>
        <w:rPr>
          <w:rFonts w:eastAsiaTheme="minorEastAsia"/>
        </w:rPr>
        <w:t>t</w:t>
      </w:r>
      <w:r w:rsidRPr="00D86F43">
        <w:rPr>
          <w:rFonts w:eastAsiaTheme="minorEastAsia"/>
        </w:rPr>
        <w:t>able 3.16</w:t>
      </w:r>
      <w:r w:rsidRPr="003504D0">
        <w:rPr>
          <w:rFonts w:eastAsiaTheme="minorEastAsia"/>
        </w:rPr>
        <w:t>.</w:t>
      </w:r>
    </w:p>
    <w:tbl>
      <w:tblPr>
        <w:tblStyle w:val="TableSWI"/>
        <w:tblW w:w="9288" w:type="dxa"/>
        <w:tblLayout w:type="fixed"/>
        <w:tblLook w:val="04A0" w:firstRow="1" w:lastRow="0" w:firstColumn="1" w:lastColumn="0" w:noHBand="0" w:noVBand="1"/>
      </w:tblPr>
      <w:tblGrid>
        <w:gridCol w:w="1458"/>
        <w:gridCol w:w="7830"/>
      </w:tblGrid>
      <w:tr w:rsidR="001B2A26" w:rsidRPr="00671C8B" w14:paraId="37CAE216" w14:textId="77777777" w:rsidTr="00166AF3">
        <w:trPr>
          <w:cnfStyle w:val="100000000000" w:firstRow="1" w:lastRow="0" w:firstColumn="0" w:lastColumn="0" w:oddVBand="0" w:evenVBand="0" w:oddHBand="0" w:evenHBand="0" w:firstRowFirstColumn="0" w:firstRowLastColumn="0" w:lastRowFirstColumn="0" w:lastRowLastColumn="0"/>
        </w:trPr>
        <w:tc>
          <w:tcPr>
            <w:tcW w:w="1458" w:type="dxa"/>
          </w:tcPr>
          <w:p w14:paraId="31308CF4" w14:textId="77777777" w:rsidR="001B2A26" w:rsidRPr="00671C8B" w:rsidRDefault="001B2A26" w:rsidP="00166AF3">
            <w:pPr>
              <w:pStyle w:val="TableColumnHead"/>
              <w:spacing w:before="144" w:after="144"/>
            </w:pPr>
            <w:r w:rsidRPr="00671C8B">
              <w:rPr>
                <w:snapToGrid w:val="0"/>
              </w:rPr>
              <w:t>&lt;cause&gt;</w:t>
            </w:r>
          </w:p>
        </w:tc>
        <w:tc>
          <w:tcPr>
            <w:tcW w:w="7830" w:type="dxa"/>
          </w:tcPr>
          <w:p w14:paraId="2E9C2882" w14:textId="77777777" w:rsidR="001B2A26" w:rsidRPr="00671C8B" w:rsidRDefault="001B2A26" w:rsidP="00166AF3">
            <w:pPr>
              <w:pStyle w:val="TableColumnHead"/>
              <w:spacing w:before="144" w:after="144"/>
            </w:pPr>
            <w:r w:rsidRPr="00671C8B">
              <w:rPr>
                <w:snapToGrid w:val="0"/>
              </w:rPr>
              <w:t>&lt;description&gt;</w:t>
            </w:r>
          </w:p>
        </w:tc>
      </w:tr>
      <w:tr w:rsidR="001B2A26" w:rsidRPr="00671C8B" w14:paraId="47D4D284" w14:textId="77777777" w:rsidTr="00166AF3">
        <w:tc>
          <w:tcPr>
            <w:tcW w:w="1458" w:type="dxa"/>
            <w:vAlign w:val="top"/>
          </w:tcPr>
          <w:p w14:paraId="7D503E2E" w14:textId="77777777" w:rsidR="001B2A26" w:rsidRPr="00671C8B" w:rsidRDefault="001B2A26" w:rsidP="00166AF3">
            <w:pPr>
              <w:pStyle w:val="TableBody"/>
            </w:pPr>
            <w:r>
              <w:t>0</w:t>
            </w:r>
          </w:p>
        </w:tc>
        <w:tc>
          <w:tcPr>
            <w:tcW w:w="7830" w:type="dxa"/>
            <w:vAlign w:val="top"/>
          </w:tcPr>
          <w:p w14:paraId="0A6E62E6" w14:textId="77777777" w:rsidR="001B2A26" w:rsidRPr="009207B4" w:rsidRDefault="001B2A26" w:rsidP="00166AF3">
            <w:pPr>
              <w:pStyle w:val="TableBody"/>
            </w:pPr>
            <w:r w:rsidRPr="009207B4">
              <w:t>MN_UNRECOGNIZED_INVOKE_ID</w:t>
            </w:r>
          </w:p>
        </w:tc>
      </w:tr>
      <w:tr w:rsidR="001B2A26" w:rsidRPr="00671C8B" w14:paraId="0E83B942" w14:textId="77777777" w:rsidTr="00166AF3">
        <w:tc>
          <w:tcPr>
            <w:tcW w:w="1458" w:type="dxa"/>
            <w:vAlign w:val="top"/>
          </w:tcPr>
          <w:p w14:paraId="4A9CFE4D" w14:textId="77777777" w:rsidR="001B2A26" w:rsidRDefault="001B2A26" w:rsidP="00166AF3">
            <w:pPr>
              <w:pStyle w:val="TableBody"/>
            </w:pPr>
            <w:r>
              <w:t>1</w:t>
            </w:r>
          </w:p>
        </w:tc>
        <w:tc>
          <w:tcPr>
            <w:tcW w:w="7830" w:type="dxa"/>
            <w:vAlign w:val="top"/>
          </w:tcPr>
          <w:p w14:paraId="03D49C7A" w14:textId="77777777" w:rsidR="001B2A26" w:rsidRPr="009207B4" w:rsidRDefault="001B2A26" w:rsidP="00166AF3">
            <w:pPr>
              <w:pStyle w:val="TableBody"/>
            </w:pPr>
            <w:r w:rsidRPr="009207B4">
              <w:t>MN_RETURN_RESULT_UNEXPECTED</w:t>
            </w:r>
          </w:p>
        </w:tc>
      </w:tr>
      <w:tr w:rsidR="001B2A26" w:rsidRPr="00671C8B" w14:paraId="576FE1FA" w14:textId="77777777" w:rsidTr="00166AF3">
        <w:tc>
          <w:tcPr>
            <w:tcW w:w="1458" w:type="dxa"/>
            <w:vAlign w:val="top"/>
          </w:tcPr>
          <w:p w14:paraId="6E66D0A5" w14:textId="77777777" w:rsidR="001B2A26" w:rsidRDefault="001B2A26" w:rsidP="00166AF3">
            <w:pPr>
              <w:pStyle w:val="TableBody"/>
            </w:pPr>
            <w:r>
              <w:t>2</w:t>
            </w:r>
          </w:p>
        </w:tc>
        <w:tc>
          <w:tcPr>
            <w:tcW w:w="7830" w:type="dxa"/>
            <w:vAlign w:val="top"/>
          </w:tcPr>
          <w:p w14:paraId="795F4891" w14:textId="77777777" w:rsidR="001B2A26" w:rsidRPr="009207B4" w:rsidRDefault="001B2A26" w:rsidP="00166AF3">
            <w:pPr>
              <w:pStyle w:val="TableBody"/>
            </w:pPr>
            <w:r w:rsidRPr="009207B4">
              <w:t>MN_MISTYPED_RES_PARAMETER</w:t>
            </w:r>
          </w:p>
        </w:tc>
      </w:tr>
    </w:tbl>
    <w:p w14:paraId="7A3D2509" w14:textId="77777777" w:rsidR="001B2A26" w:rsidRDefault="001B2A26" w:rsidP="001B2A26">
      <w:pPr>
        <w:pStyle w:val="TableCaption"/>
      </w:pPr>
      <w:bookmarkStart w:id="23842" w:name="_Toc486251871"/>
      <w:bookmarkStart w:id="23843" w:name="_Toc489456244"/>
      <w:r>
        <w:rPr>
          <w:rFonts w:eastAsiaTheme="minorEastAsia"/>
        </w:rPr>
        <w:t>Tag 131 MN_RETURN_ERROR_PROBLEM with Causes</w:t>
      </w:r>
      <w:bookmarkEnd w:id="23842"/>
      <w:bookmarkEnd w:id="23843"/>
    </w:p>
    <w:tbl>
      <w:tblPr>
        <w:tblStyle w:val="TableSWI"/>
        <w:tblW w:w="9288" w:type="dxa"/>
        <w:tblLayout w:type="fixed"/>
        <w:tblLook w:val="04A0" w:firstRow="1" w:lastRow="0" w:firstColumn="1" w:lastColumn="0" w:noHBand="0" w:noVBand="1"/>
      </w:tblPr>
      <w:tblGrid>
        <w:gridCol w:w="1458"/>
        <w:gridCol w:w="7830"/>
      </w:tblGrid>
      <w:tr w:rsidR="001B2A26" w:rsidRPr="00671C8B" w14:paraId="1F5D06E8" w14:textId="77777777" w:rsidTr="00166AF3">
        <w:trPr>
          <w:cnfStyle w:val="100000000000" w:firstRow="1" w:lastRow="0" w:firstColumn="0" w:lastColumn="0" w:oddVBand="0" w:evenVBand="0" w:oddHBand="0" w:evenHBand="0" w:firstRowFirstColumn="0" w:firstRowLastColumn="0" w:lastRowFirstColumn="0" w:lastRowLastColumn="0"/>
        </w:trPr>
        <w:tc>
          <w:tcPr>
            <w:tcW w:w="1458" w:type="dxa"/>
          </w:tcPr>
          <w:p w14:paraId="16C2B5B8" w14:textId="77777777" w:rsidR="001B2A26" w:rsidRPr="00671C8B" w:rsidRDefault="001B2A26" w:rsidP="00166AF3">
            <w:pPr>
              <w:pStyle w:val="TableColumnHead"/>
              <w:spacing w:before="144" w:after="144"/>
            </w:pPr>
            <w:r w:rsidRPr="00671C8B">
              <w:rPr>
                <w:snapToGrid w:val="0"/>
              </w:rPr>
              <w:t>&lt;cause&gt;</w:t>
            </w:r>
          </w:p>
        </w:tc>
        <w:tc>
          <w:tcPr>
            <w:tcW w:w="7830" w:type="dxa"/>
          </w:tcPr>
          <w:p w14:paraId="46C2199A" w14:textId="77777777" w:rsidR="001B2A26" w:rsidRPr="00671C8B" w:rsidRDefault="001B2A26" w:rsidP="00166AF3">
            <w:pPr>
              <w:pStyle w:val="TableColumnHead"/>
              <w:spacing w:before="144" w:after="144"/>
            </w:pPr>
            <w:r w:rsidRPr="00671C8B">
              <w:rPr>
                <w:snapToGrid w:val="0"/>
              </w:rPr>
              <w:t>&lt;description&gt;</w:t>
            </w:r>
          </w:p>
        </w:tc>
      </w:tr>
      <w:tr w:rsidR="001B2A26" w:rsidRPr="00671C8B" w14:paraId="0A3B8CAF" w14:textId="77777777" w:rsidTr="00166AF3">
        <w:tc>
          <w:tcPr>
            <w:tcW w:w="1458" w:type="dxa"/>
            <w:vAlign w:val="top"/>
          </w:tcPr>
          <w:p w14:paraId="4EDEC394" w14:textId="77777777" w:rsidR="001B2A26" w:rsidRPr="00671C8B" w:rsidRDefault="001B2A26" w:rsidP="00166AF3">
            <w:pPr>
              <w:pStyle w:val="TableBody"/>
            </w:pPr>
            <w:r>
              <w:t>0</w:t>
            </w:r>
          </w:p>
        </w:tc>
        <w:tc>
          <w:tcPr>
            <w:tcW w:w="7830" w:type="dxa"/>
            <w:vAlign w:val="top"/>
          </w:tcPr>
          <w:p w14:paraId="5301E1AD" w14:textId="77777777" w:rsidR="001B2A26" w:rsidRPr="009207B4" w:rsidRDefault="001B2A26" w:rsidP="00166AF3">
            <w:pPr>
              <w:pStyle w:val="TableBody"/>
            </w:pPr>
            <w:r w:rsidRPr="009207B4">
              <w:t>MN_UNRECOGNIZED_ERROR_INVOKE_ID</w:t>
            </w:r>
          </w:p>
        </w:tc>
      </w:tr>
      <w:tr w:rsidR="001B2A26" w:rsidRPr="00671C8B" w14:paraId="5E0DE65E" w14:textId="77777777" w:rsidTr="00166AF3">
        <w:tc>
          <w:tcPr>
            <w:tcW w:w="1458" w:type="dxa"/>
            <w:vAlign w:val="top"/>
          </w:tcPr>
          <w:p w14:paraId="2990B918" w14:textId="77777777" w:rsidR="001B2A26" w:rsidRDefault="001B2A26" w:rsidP="00166AF3">
            <w:pPr>
              <w:pStyle w:val="TableBody"/>
            </w:pPr>
            <w:r>
              <w:t>1</w:t>
            </w:r>
          </w:p>
        </w:tc>
        <w:tc>
          <w:tcPr>
            <w:tcW w:w="7830" w:type="dxa"/>
            <w:vAlign w:val="top"/>
          </w:tcPr>
          <w:p w14:paraId="301984F1" w14:textId="77777777" w:rsidR="001B2A26" w:rsidRPr="009207B4" w:rsidRDefault="001B2A26" w:rsidP="00166AF3">
            <w:pPr>
              <w:pStyle w:val="TableBody"/>
            </w:pPr>
            <w:r w:rsidRPr="009207B4">
              <w:t>MN_RETURN_ERROR_UNEXPECTED</w:t>
            </w:r>
          </w:p>
        </w:tc>
      </w:tr>
      <w:tr w:rsidR="001B2A26" w:rsidRPr="00671C8B" w14:paraId="62CBF6F7" w14:textId="77777777" w:rsidTr="00166AF3">
        <w:tc>
          <w:tcPr>
            <w:tcW w:w="1458" w:type="dxa"/>
            <w:vAlign w:val="top"/>
          </w:tcPr>
          <w:p w14:paraId="564B95AA" w14:textId="77777777" w:rsidR="001B2A26" w:rsidRDefault="001B2A26" w:rsidP="00166AF3">
            <w:pPr>
              <w:pStyle w:val="TableBody"/>
            </w:pPr>
            <w:r>
              <w:t>2</w:t>
            </w:r>
          </w:p>
        </w:tc>
        <w:tc>
          <w:tcPr>
            <w:tcW w:w="7830" w:type="dxa"/>
            <w:vAlign w:val="top"/>
          </w:tcPr>
          <w:p w14:paraId="2CB97BB7" w14:textId="77777777" w:rsidR="001B2A26" w:rsidRPr="009207B4" w:rsidRDefault="001B2A26" w:rsidP="00166AF3">
            <w:pPr>
              <w:pStyle w:val="TableBody"/>
            </w:pPr>
            <w:r w:rsidRPr="009207B4">
              <w:t>MN_UNRECOGNIZED_ERROR</w:t>
            </w:r>
          </w:p>
        </w:tc>
      </w:tr>
      <w:tr w:rsidR="001B2A26" w:rsidRPr="00671C8B" w14:paraId="6EF5FAA9" w14:textId="77777777" w:rsidTr="00166AF3">
        <w:tc>
          <w:tcPr>
            <w:tcW w:w="1458" w:type="dxa"/>
            <w:vAlign w:val="top"/>
          </w:tcPr>
          <w:p w14:paraId="45CE599E" w14:textId="77777777" w:rsidR="001B2A26" w:rsidRDefault="001B2A26" w:rsidP="00166AF3">
            <w:pPr>
              <w:pStyle w:val="TableBody"/>
            </w:pPr>
            <w:r>
              <w:t>3</w:t>
            </w:r>
          </w:p>
        </w:tc>
        <w:tc>
          <w:tcPr>
            <w:tcW w:w="7830" w:type="dxa"/>
            <w:vAlign w:val="top"/>
          </w:tcPr>
          <w:p w14:paraId="1850CDDB" w14:textId="77777777" w:rsidR="001B2A26" w:rsidRPr="009207B4" w:rsidRDefault="001B2A26" w:rsidP="00166AF3">
            <w:pPr>
              <w:pStyle w:val="TableBody"/>
            </w:pPr>
            <w:r w:rsidRPr="009207B4">
              <w:t>MN_UNEXPECTED_ERROR</w:t>
            </w:r>
          </w:p>
        </w:tc>
      </w:tr>
      <w:tr w:rsidR="001B2A26" w:rsidRPr="00671C8B" w14:paraId="68760098" w14:textId="77777777" w:rsidTr="00166AF3">
        <w:tc>
          <w:tcPr>
            <w:tcW w:w="1458" w:type="dxa"/>
            <w:vAlign w:val="top"/>
          </w:tcPr>
          <w:p w14:paraId="6D9E16C2" w14:textId="77777777" w:rsidR="001B2A26" w:rsidRDefault="001B2A26" w:rsidP="00166AF3">
            <w:pPr>
              <w:pStyle w:val="TableBody"/>
            </w:pPr>
            <w:r>
              <w:t>4</w:t>
            </w:r>
          </w:p>
        </w:tc>
        <w:tc>
          <w:tcPr>
            <w:tcW w:w="7830" w:type="dxa"/>
            <w:vAlign w:val="top"/>
          </w:tcPr>
          <w:p w14:paraId="64DC09EF" w14:textId="77777777" w:rsidR="001B2A26" w:rsidRPr="009207B4" w:rsidRDefault="001B2A26" w:rsidP="00166AF3">
            <w:pPr>
              <w:pStyle w:val="TableBody"/>
            </w:pPr>
            <w:r w:rsidRPr="009207B4">
              <w:t>MN_MISTYPED_ERROR_PARAMETER</w:t>
            </w:r>
          </w:p>
        </w:tc>
      </w:tr>
    </w:tbl>
    <w:p w14:paraId="1201C135" w14:textId="7EDB4C9C" w:rsidR="001B2A26" w:rsidRPr="00671C8B" w:rsidRDefault="001B2A26" w:rsidP="0059466D">
      <w:pPr>
        <w:pStyle w:val="Heading3"/>
        <w:numPr>
          <w:ilvl w:val="2"/>
          <w:numId w:val="11"/>
        </w:numPr>
        <w:ind w:left="1260" w:hanging="1260"/>
      </w:pPr>
      <w:bookmarkStart w:id="23844" w:name="_Toc486251842"/>
      <w:bookmarkStart w:id="23845" w:name="_Ref489346132"/>
      <w:bookmarkStart w:id="23846" w:name="_Ref489346134"/>
      <w:bookmarkStart w:id="23847" w:name="_Toc489462259"/>
      <w:r w:rsidRPr="00671C8B">
        <w:t xml:space="preserve">CMS Error </w:t>
      </w:r>
      <w:bookmarkEnd w:id="23830"/>
      <w:bookmarkEnd w:id="23831"/>
      <w:bookmarkEnd w:id="23832"/>
      <w:bookmarkEnd w:id="23833"/>
      <w:bookmarkEnd w:id="23834"/>
      <w:r w:rsidRPr="00671C8B">
        <w:t>Codes</w:t>
      </w:r>
      <w:bookmarkEnd w:id="23844"/>
      <w:bookmarkEnd w:id="23845"/>
      <w:bookmarkEnd w:id="23846"/>
      <w:bookmarkEnd w:id="23847"/>
    </w:p>
    <w:tbl>
      <w:tblPr>
        <w:tblStyle w:val="TableSWI"/>
        <w:tblW w:w="9288" w:type="dxa"/>
        <w:tblLayout w:type="fixed"/>
        <w:tblLook w:val="04A0" w:firstRow="1" w:lastRow="0" w:firstColumn="1" w:lastColumn="0" w:noHBand="0" w:noVBand="1"/>
      </w:tblPr>
      <w:tblGrid>
        <w:gridCol w:w="1458"/>
        <w:gridCol w:w="7830"/>
      </w:tblGrid>
      <w:tr w:rsidR="001B2A26" w:rsidRPr="00671C8B" w14:paraId="70487FE1" w14:textId="77777777" w:rsidTr="00166AF3">
        <w:trPr>
          <w:cnfStyle w:val="100000000000" w:firstRow="1" w:lastRow="0" w:firstColumn="0" w:lastColumn="0" w:oddVBand="0" w:evenVBand="0" w:oddHBand="0" w:evenHBand="0" w:firstRowFirstColumn="0" w:firstRowLastColumn="0" w:lastRowFirstColumn="0" w:lastRowLastColumn="0"/>
        </w:trPr>
        <w:tc>
          <w:tcPr>
            <w:tcW w:w="1458" w:type="dxa"/>
          </w:tcPr>
          <w:p w14:paraId="685DB6A3" w14:textId="77777777" w:rsidR="001B2A26" w:rsidRPr="00671C8B" w:rsidRDefault="001B2A26">
            <w:pPr>
              <w:pStyle w:val="TableRowHead"/>
              <w:spacing w:before="144" w:after="144"/>
              <w:rPr>
                <w:bCs w:val="0"/>
              </w:rPr>
            </w:pPr>
            <w:r w:rsidRPr="00671C8B">
              <w:rPr>
                <w:snapToGrid w:val="0"/>
              </w:rPr>
              <w:t>&lt;err&gt; Code</w:t>
            </w:r>
          </w:p>
        </w:tc>
        <w:tc>
          <w:tcPr>
            <w:tcW w:w="7830" w:type="dxa"/>
          </w:tcPr>
          <w:p w14:paraId="6E3487BE" w14:textId="77777777" w:rsidR="001B2A26" w:rsidRPr="00671C8B" w:rsidRDefault="001B2A26">
            <w:pPr>
              <w:pStyle w:val="TableRowHead"/>
              <w:spacing w:before="144" w:after="144"/>
              <w:rPr>
                <w:rFonts w:cs="Microsoft Sans Serif"/>
                <w:bCs w:val="0"/>
              </w:rPr>
            </w:pPr>
            <w:r w:rsidRPr="00671C8B">
              <w:rPr>
                <w:snapToGrid w:val="0"/>
              </w:rPr>
              <w:t>Meaning</w:t>
            </w:r>
          </w:p>
        </w:tc>
      </w:tr>
      <w:tr w:rsidR="001B2A26" w:rsidRPr="00671C8B" w14:paraId="11B23EBD" w14:textId="77777777" w:rsidTr="00166AF3">
        <w:tc>
          <w:tcPr>
            <w:tcW w:w="1458" w:type="dxa"/>
          </w:tcPr>
          <w:p w14:paraId="285EBE52" w14:textId="77777777" w:rsidR="001B2A26" w:rsidRPr="00671C8B" w:rsidRDefault="001B2A26" w:rsidP="00166AF3">
            <w:pPr>
              <w:pStyle w:val="TableBody"/>
              <w:keepNext/>
              <w:rPr>
                <w:b/>
                <w:snapToGrid w:val="0"/>
              </w:rPr>
            </w:pPr>
            <w:r w:rsidRPr="00671C8B">
              <w:rPr>
                <w:snapToGrid w:val="0"/>
              </w:rPr>
              <w:t>1</w:t>
            </w:r>
          </w:p>
        </w:tc>
        <w:tc>
          <w:tcPr>
            <w:tcW w:w="7830" w:type="dxa"/>
          </w:tcPr>
          <w:p w14:paraId="55B812B3" w14:textId="77777777" w:rsidR="001B2A26" w:rsidRPr="00671C8B" w:rsidRDefault="001B2A26" w:rsidP="00166AF3">
            <w:pPr>
              <w:pStyle w:val="TableBody"/>
              <w:keepNext/>
              <w:rPr>
                <w:snapToGrid w:val="0"/>
              </w:rPr>
            </w:pPr>
            <w:r w:rsidRPr="00671C8B">
              <w:rPr>
                <w:snapToGrid w:val="0"/>
              </w:rPr>
              <w:t>Unassigned (unallocated) number</w:t>
            </w:r>
          </w:p>
        </w:tc>
      </w:tr>
      <w:tr w:rsidR="001B2A26" w:rsidRPr="00671C8B" w14:paraId="64CCA360" w14:textId="77777777" w:rsidTr="00166AF3">
        <w:tc>
          <w:tcPr>
            <w:tcW w:w="1458" w:type="dxa"/>
          </w:tcPr>
          <w:p w14:paraId="7E1D86BD" w14:textId="77777777" w:rsidR="001B2A26" w:rsidRPr="00671C8B" w:rsidRDefault="001B2A26" w:rsidP="00166AF3">
            <w:pPr>
              <w:pStyle w:val="TableBody"/>
              <w:keepNext/>
              <w:rPr>
                <w:snapToGrid w:val="0"/>
              </w:rPr>
            </w:pPr>
            <w:r w:rsidRPr="00671C8B">
              <w:rPr>
                <w:snapToGrid w:val="0"/>
              </w:rPr>
              <w:t>8</w:t>
            </w:r>
          </w:p>
        </w:tc>
        <w:tc>
          <w:tcPr>
            <w:tcW w:w="7830" w:type="dxa"/>
          </w:tcPr>
          <w:p w14:paraId="4DC6F5B3" w14:textId="77777777" w:rsidR="001B2A26" w:rsidRPr="00671C8B" w:rsidRDefault="001B2A26" w:rsidP="00166AF3">
            <w:pPr>
              <w:pStyle w:val="TableBody"/>
              <w:keepNext/>
              <w:rPr>
                <w:snapToGrid w:val="0"/>
              </w:rPr>
            </w:pPr>
            <w:r w:rsidRPr="00671C8B">
              <w:rPr>
                <w:snapToGrid w:val="0"/>
              </w:rPr>
              <w:t>Operator determined barring</w:t>
            </w:r>
          </w:p>
        </w:tc>
      </w:tr>
      <w:tr w:rsidR="001B2A26" w:rsidRPr="00671C8B" w14:paraId="1E40348D" w14:textId="77777777" w:rsidTr="00166AF3">
        <w:tc>
          <w:tcPr>
            <w:tcW w:w="1458" w:type="dxa"/>
          </w:tcPr>
          <w:p w14:paraId="19A4816E" w14:textId="77777777" w:rsidR="001B2A26" w:rsidRPr="00671C8B" w:rsidRDefault="001B2A26" w:rsidP="00166AF3">
            <w:pPr>
              <w:pStyle w:val="TableBody"/>
              <w:rPr>
                <w:snapToGrid w:val="0"/>
              </w:rPr>
            </w:pPr>
            <w:r w:rsidRPr="00671C8B">
              <w:rPr>
                <w:snapToGrid w:val="0"/>
              </w:rPr>
              <w:t>10</w:t>
            </w:r>
          </w:p>
        </w:tc>
        <w:tc>
          <w:tcPr>
            <w:tcW w:w="7830" w:type="dxa"/>
          </w:tcPr>
          <w:p w14:paraId="57060D7C" w14:textId="77777777" w:rsidR="001B2A26" w:rsidRPr="00671C8B" w:rsidRDefault="001B2A26" w:rsidP="00166AF3">
            <w:pPr>
              <w:pStyle w:val="TableBody"/>
              <w:rPr>
                <w:snapToGrid w:val="0"/>
              </w:rPr>
            </w:pPr>
            <w:r w:rsidRPr="00671C8B">
              <w:rPr>
                <w:snapToGrid w:val="0"/>
              </w:rPr>
              <w:t>Call barred</w:t>
            </w:r>
          </w:p>
        </w:tc>
      </w:tr>
      <w:tr w:rsidR="001B2A26" w:rsidRPr="00671C8B" w14:paraId="3E114D4D" w14:textId="77777777" w:rsidTr="00166AF3">
        <w:tc>
          <w:tcPr>
            <w:tcW w:w="1458" w:type="dxa"/>
          </w:tcPr>
          <w:p w14:paraId="202CCB48" w14:textId="77777777" w:rsidR="001B2A26" w:rsidRPr="00671C8B" w:rsidRDefault="001B2A26" w:rsidP="00166AF3">
            <w:pPr>
              <w:pStyle w:val="TableBody"/>
            </w:pPr>
            <w:r w:rsidRPr="00671C8B">
              <w:t>21</w:t>
            </w:r>
          </w:p>
        </w:tc>
        <w:tc>
          <w:tcPr>
            <w:tcW w:w="7830" w:type="dxa"/>
          </w:tcPr>
          <w:p w14:paraId="717F5CA0" w14:textId="77777777" w:rsidR="001B2A26" w:rsidRPr="00671C8B" w:rsidRDefault="001B2A26" w:rsidP="00166AF3">
            <w:pPr>
              <w:pStyle w:val="TableBody"/>
            </w:pPr>
            <w:r w:rsidRPr="00671C8B">
              <w:rPr>
                <w:snapToGrid w:val="0"/>
              </w:rPr>
              <w:t>Short message transfer rejected</w:t>
            </w:r>
          </w:p>
        </w:tc>
      </w:tr>
      <w:tr w:rsidR="001B2A26" w:rsidRPr="00671C8B" w14:paraId="0C67A169" w14:textId="77777777" w:rsidTr="00166AF3">
        <w:tc>
          <w:tcPr>
            <w:tcW w:w="1458" w:type="dxa"/>
          </w:tcPr>
          <w:p w14:paraId="38CF6175" w14:textId="77777777" w:rsidR="001B2A26" w:rsidRPr="00671C8B" w:rsidRDefault="001B2A26" w:rsidP="00166AF3">
            <w:pPr>
              <w:pStyle w:val="TableBody"/>
            </w:pPr>
            <w:r w:rsidRPr="00671C8B">
              <w:t>27</w:t>
            </w:r>
          </w:p>
        </w:tc>
        <w:tc>
          <w:tcPr>
            <w:tcW w:w="7830" w:type="dxa"/>
          </w:tcPr>
          <w:p w14:paraId="06DAA138" w14:textId="77777777" w:rsidR="001B2A26" w:rsidRPr="00671C8B" w:rsidRDefault="001B2A26" w:rsidP="00166AF3">
            <w:pPr>
              <w:pStyle w:val="TableBody"/>
            </w:pPr>
            <w:r w:rsidRPr="00671C8B">
              <w:rPr>
                <w:snapToGrid w:val="0"/>
              </w:rPr>
              <w:t>Destination out of service</w:t>
            </w:r>
          </w:p>
        </w:tc>
      </w:tr>
      <w:tr w:rsidR="001B2A26" w:rsidRPr="00671C8B" w14:paraId="2BA1D5D8" w14:textId="77777777" w:rsidTr="00166AF3">
        <w:tc>
          <w:tcPr>
            <w:tcW w:w="1458" w:type="dxa"/>
          </w:tcPr>
          <w:p w14:paraId="7EA7F83B" w14:textId="77777777" w:rsidR="001B2A26" w:rsidRPr="00671C8B" w:rsidRDefault="001B2A26" w:rsidP="00166AF3">
            <w:pPr>
              <w:pStyle w:val="TableBody"/>
            </w:pPr>
            <w:r w:rsidRPr="00671C8B">
              <w:t>28</w:t>
            </w:r>
          </w:p>
        </w:tc>
        <w:tc>
          <w:tcPr>
            <w:tcW w:w="7830" w:type="dxa"/>
          </w:tcPr>
          <w:p w14:paraId="0CEAED64" w14:textId="77777777" w:rsidR="001B2A26" w:rsidRPr="00671C8B" w:rsidRDefault="001B2A26" w:rsidP="00166AF3">
            <w:pPr>
              <w:pStyle w:val="TableBody"/>
            </w:pPr>
            <w:r w:rsidRPr="00671C8B">
              <w:rPr>
                <w:snapToGrid w:val="0"/>
              </w:rPr>
              <w:t>Unidentified subscriber</w:t>
            </w:r>
          </w:p>
        </w:tc>
      </w:tr>
      <w:tr w:rsidR="001B2A26" w:rsidRPr="00671C8B" w14:paraId="7CDF9AFA" w14:textId="77777777" w:rsidTr="00166AF3">
        <w:tc>
          <w:tcPr>
            <w:tcW w:w="1458" w:type="dxa"/>
          </w:tcPr>
          <w:p w14:paraId="7A958200" w14:textId="77777777" w:rsidR="001B2A26" w:rsidRPr="00671C8B" w:rsidRDefault="001B2A26" w:rsidP="00166AF3">
            <w:pPr>
              <w:pStyle w:val="TableBody"/>
            </w:pPr>
            <w:r w:rsidRPr="00671C8B">
              <w:t>29</w:t>
            </w:r>
          </w:p>
        </w:tc>
        <w:tc>
          <w:tcPr>
            <w:tcW w:w="7830" w:type="dxa"/>
          </w:tcPr>
          <w:p w14:paraId="54A94597" w14:textId="77777777" w:rsidR="001B2A26" w:rsidRPr="00671C8B" w:rsidRDefault="001B2A26" w:rsidP="00166AF3">
            <w:pPr>
              <w:pStyle w:val="TableBody"/>
            </w:pPr>
            <w:r w:rsidRPr="00671C8B">
              <w:rPr>
                <w:snapToGrid w:val="0"/>
              </w:rPr>
              <w:t>Facility rejected</w:t>
            </w:r>
          </w:p>
        </w:tc>
      </w:tr>
      <w:tr w:rsidR="001B2A26" w:rsidRPr="00671C8B" w14:paraId="0839AF30" w14:textId="77777777" w:rsidTr="00166AF3">
        <w:tc>
          <w:tcPr>
            <w:tcW w:w="1458" w:type="dxa"/>
          </w:tcPr>
          <w:p w14:paraId="294962F5" w14:textId="77777777" w:rsidR="001B2A26" w:rsidRPr="00671C8B" w:rsidRDefault="001B2A26" w:rsidP="00166AF3">
            <w:pPr>
              <w:pStyle w:val="TableBody"/>
            </w:pPr>
            <w:r w:rsidRPr="00671C8B">
              <w:t>30</w:t>
            </w:r>
          </w:p>
        </w:tc>
        <w:tc>
          <w:tcPr>
            <w:tcW w:w="7830" w:type="dxa"/>
          </w:tcPr>
          <w:p w14:paraId="7F660779" w14:textId="77777777" w:rsidR="001B2A26" w:rsidRPr="00671C8B" w:rsidRDefault="001B2A26" w:rsidP="00166AF3">
            <w:pPr>
              <w:pStyle w:val="TableBody"/>
            </w:pPr>
            <w:r w:rsidRPr="00671C8B">
              <w:rPr>
                <w:snapToGrid w:val="0"/>
              </w:rPr>
              <w:t>Unknown subscriber</w:t>
            </w:r>
          </w:p>
        </w:tc>
      </w:tr>
      <w:tr w:rsidR="001B2A26" w:rsidRPr="00671C8B" w14:paraId="68F9EEA8" w14:textId="77777777" w:rsidTr="00166AF3">
        <w:tc>
          <w:tcPr>
            <w:tcW w:w="1458" w:type="dxa"/>
          </w:tcPr>
          <w:p w14:paraId="28026C3A" w14:textId="77777777" w:rsidR="001B2A26" w:rsidRPr="00671C8B" w:rsidRDefault="001B2A26" w:rsidP="00166AF3">
            <w:pPr>
              <w:pStyle w:val="TableBody"/>
            </w:pPr>
            <w:r w:rsidRPr="00671C8B">
              <w:t>38</w:t>
            </w:r>
          </w:p>
        </w:tc>
        <w:tc>
          <w:tcPr>
            <w:tcW w:w="7830" w:type="dxa"/>
          </w:tcPr>
          <w:p w14:paraId="7FFEB1DA" w14:textId="77777777" w:rsidR="001B2A26" w:rsidRPr="00671C8B" w:rsidRDefault="001B2A26" w:rsidP="00166AF3">
            <w:pPr>
              <w:pStyle w:val="TableBody"/>
            </w:pPr>
            <w:r w:rsidRPr="00671C8B">
              <w:rPr>
                <w:snapToGrid w:val="0"/>
              </w:rPr>
              <w:t>Network out of order</w:t>
            </w:r>
          </w:p>
        </w:tc>
      </w:tr>
      <w:tr w:rsidR="001B2A26" w:rsidRPr="00671C8B" w14:paraId="72B6751F" w14:textId="77777777" w:rsidTr="00166AF3">
        <w:tc>
          <w:tcPr>
            <w:tcW w:w="1458" w:type="dxa"/>
          </w:tcPr>
          <w:p w14:paraId="5745839D" w14:textId="77777777" w:rsidR="001B2A26" w:rsidRPr="00671C8B" w:rsidRDefault="001B2A26" w:rsidP="00166AF3">
            <w:pPr>
              <w:pStyle w:val="TableBody"/>
            </w:pPr>
            <w:r w:rsidRPr="00671C8B">
              <w:t>41</w:t>
            </w:r>
          </w:p>
        </w:tc>
        <w:tc>
          <w:tcPr>
            <w:tcW w:w="7830" w:type="dxa"/>
          </w:tcPr>
          <w:p w14:paraId="20D6FD0C" w14:textId="77777777" w:rsidR="001B2A26" w:rsidRPr="00671C8B" w:rsidRDefault="001B2A26" w:rsidP="00166AF3">
            <w:pPr>
              <w:pStyle w:val="TableBody"/>
            </w:pPr>
            <w:r w:rsidRPr="00671C8B">
              <w:rPr>
                <w:snapToGrid w:val="0"/>
              </w:rPr>
              <w:t>Temporary failure</w:t>
            </w:r>
          </w:p>
        </w:tc>
      </w:tr>
      <w:tr w:rsidR="001B2A26" w:rsidRPr="00671C8B" w14:paraId="22EF98C7" w14:textId="77777777" w:rsidTr="00166AF3">
        <w:tc>
          <w:tcPr>
            <w:tcW w:w="1458" w:type="dxa"/>
          </w:tcPr>
          <w:p w14:paraId="5CB81634" w14:textId="77777777" w:rsidR="001B2A26" w:rsidRPr="00671C8B" w:rsidRDefault="001B2A26" w:rsidP="00166AF3">
            <w:pPr>
              <w:pStyle w:val="TableBody"/>
            </w:pPr>
            <w:r w:rsidRPr="00671C8B">
              <w:t>42</w:t>
            </w:r>
          </w:p>
        </w:tc>
        <w:tc>
          <w:tcPr>
            <w:tcW w:w="7830" w:type="dxa"/>
          </w:tcPr>
          <w:p w14:paraId="1D38B11E" w14:textId="77777777" w:rsidR="001B2A26" w:rsidRPr="00671C8B" w:rsidRDefault="001B2A26" w:rsidP="00166AF3">
            <w:pPr>
              <w:pStyle w:val="TableBody"/>
            </w:pPr>
            <w:r w:rsidRPr="00671C8B">
              <w:rPr>
                <w:snapToGrid w:val="0"/>
              </w:rPr>
              <w:t>Congestion</w:t>
            </w:r>
          </w:p>
        </w:tc>
      </w:tr>
      <w:tr w:rsidR="001B2A26" w:rsidRPr="00671C8B" w14:paraId="7A8BED36" w14:textId="77777777" w:rsidTr="00166AF3">
        <w:tc>
          <w:tcPr>
            <w:tcW w:w="1458" w:type="dxa"/>
          </w:tcPr>
          <w:p w14:paraId="5CC4CBB4" w14:textId="77777777" w:rsidR="001B2A26" w:rsidRPr="00671C8B" w:rsidRDefault="001B2A26" w:rsidP="00166AF3">
            <w:pPr>
              <w:pStyle w:val="TableBody"/>
            </w:pPr>
            <w:r w:rsidRPr="00671C8B">
              <w:t>47</w:t>
            </w:r>
          </w:p>
        </w:tc>
        <w:tc>
          <w:tcPr>
            <w:tcW w:w="7830" w:type="dxa"/>
          </w:tcPr>
          <w:p w14:paraId="04C7A830" w14:textId="77777777" w:rsidR="001B2A26" w:rsidRPr="00671C8B" w:rsidRDefault="001B2A26" w:rsidP="00166AF3">
            <w:pPr>
              <w:pStyle w:val="TableBody"/>
            </w:pPr>
            <w:r w:rsidRPr="00671C8B">
              <w:rPr>
                <w:snapToGrid w:val="0"/>
              </w:rPr>
              <w:t>Resources unavailable, unspecified</w:t>
            </w:r>
          </w:p>
        </w:tc>
      </w:tr>
      <w:tr w:rsidR="001B2A26" w:rsidRPr="00671C8B" w14:paraId="5614ACB9" w14:textId="77777777" w:rsidTr="00166AF3">
        <w:tc>
          <w:tcPr>
            <w:tcW w:w="1458" w:type="dxa"/>
          </w:tcPr>
          <w:p w14:paraId="65181E29" w14:textId="77777777" w:rsidR="001B2A26" w:rsidRPr="00671C8B" w:rsidRDefault="001B2A26" w:rsidP="00166AF3">
            <w:pPr>
              <w:pStyle w:val="TableBody"/>
            </w:pPr>
            <w:r w:rsidRPr="00671C8B">
              <w:t>50</w:t>
            </w:r>
          </w:p>
        </w:tc>
        <w:tc>
          <w:tcPr>
            <w:tcW w:w="7830" w:type="dxa"/>
          </w:tcPr>
          <w:p w14:paraId="6949FA50" w14:textId="77777777" w:rsidR="001B2A26" w:rsidRPr="00671C8B" w:rsidRDefault="001B2A26" w:rsidP="00166AF3">
            <w:pPr>
              <w:pStyle w:val="TableBody"/>
            </w:pPr>
            <w:r w:rsidRPr="00671C8B">
              <w:rPr>
                <w:snapToGrid w:val="0"/>
              </w:rPr>
              <w:t>Requested facility not subscribed</w:t>
            </w:r>
          </w:p>
        </w:tc>
      </w:tr>
      <w:tr w:rsidR="001B2A26" w:rsidRPr="00671C8B" w14:paraId="5B21FA74" w14:textId="77777777" w:rsidTr="00166AF3">
        <w:tc>
          <w:tcPr>
            <w:tcW w:w="1458" w:type="dxa"/>
          </w:tcPr>
          <w:p w14:paraId="723310FE" w14:textId="77777777" w:rsidR="001B2A26" w:rsidRPr="00671C8B" w:rsidRDefault="001B2A26" w:rsidP="00166AF3">
            <w:pPr>
              <w:pStyle w:val="TableBody"/>
            </w:pPr>
            <w:r w:rsidRPr="00671C8B">
              <w:t>69</w:t>
            </w:r>
          </w:p>
        </w:tc>
        <w:tc>
          <w:tcPr>
            <w:tcW w:w="7830" w:type="dxa"/>
          </w:tcPr>
          <w:p w14:paraId="2C1FCDAC" w14:textId="77777777" w:rsidR="001B2A26" w:rsidRPr="00671C8B" w:rsidRDefault="001B2A26" w:rsidP="00166AF3">
            <w:pPr>
              <w:pStyle w:val="TableBody"/>
            </w:pPr>
            <w:r w:rsidRPr="00671C8B">
              <w:rPr>
                <w:snapToGrid w:val="0"/>
              </w:rPr>
              <w:t>Requested facility not implemented</w:t>
            </w:r>
          </w:p>
        </w:tc>
      </w:tr>
      <w:tr w:rsidR="001B2A26" w:rsidRPr="00671C8B" w14:paraId="36387EAF" w14:textId="77777777" w:rsidTr="00166AF3">
        <w:tc>
          <w:tcPr>
            <w:tcW w:w="1458" w:type="dxa"/>
          </w:tcPr>
          <w:p w14:paraId="41920C1B" w14:textId="77777777" w:rsidR="001B2A26" w:rsidRPr="00671C8B" w:rsidRDefault="001B2A26" w:rsidP="00166AF3">
            <w:pPr>
              <w:pStyle w:val="TableBody"/>
            </w:pPr>
            <w:r w:rsidRPr="00671C8B">
              <w:t>81</w:t>
            </w:r>
          </w:p>
        </w:tc>
        <w:tc>
          <w:tcPr>
            <w:tcW w:w="7830" w:type="dxa"/>
          </w:tcPr>
          <w:p w14:paraId="1AE74B17" w14:textId="77777777" w:rsidR="001B2A26" w:rsidRPr="00671C8B" w:rsidRDefault="001B2A26" w:rsidP="00166AF3">
            <w:pPr>
              <w:pStyle w:val="TableBody"/>
            </w:pPr>
            <w:r w:rsidRPr="00671C8B">
              <w:rPr>
                <w:snapToGrid w:val="0"/>
              </w:rPr>
              <w:t>Invalid short message transfer reference value</w:t>
            </w:r>
          </w:p>
        </w:tc>
      </w:tr>
      <w:tr w:rsidR="001B2A26" w:rsidRPr="00671C8B" w14:paraId="7D74B1B6" w14:textId="77777777" w:rsidTr="00166AF3">
        <w:tc>
          <w:tcPr>
            <w:tcW w:w="1458" w:type="dxa"/>
          </w:tcPr>
          <w:p w14:paraId="3060C46F" w14:textId="77777777" w:rsidR="001B2A26" w:rsidRPr="00671C8B" w:rsidRDefault="001B2A26" w:rsidP="00166AF3">
            <w:pPr>
              <w:pStyle w:val="TableBody"/>
            </w:pPr>
            <w:r w:rsidRPr="00671C8B">
              <w:t>95</w:t>
            </w:r>
          </w:p>
        </w:tc>
        <w:tc>
          <w:tcPr>
            <w:tcW w:w="7830" w:type="dxa"/>
          </w:tcPr>
          <w:p w14:paraId="0B5CAD65" w14:textId="77777777" w:rsidR="001B2A26" w:rsidRPr="00671C8B" w:rsidRDefault="001B2A26" w:rsidP="00166AF3">
            <w:pPr>
              <w:pStyle w:val="TableBody"/>
            </w:pPr>
            <w:r w:rsidRPr="00671C8B">
              <w:rPr>
                <w:snapToGrid w:val="0"/>
              </w:rPr>
              <w:t>Invalid message, unspecified</w:t>
            </w:r>
          </w:p>
        </w:tc>
      </w:tr>
      <w:tr w:rsidR="001B2A26" w:rsidRPr="00671C8B" w14:paraId="46E1E656" w14:textId="77777777" w:rsidTr="00166AF3">
        <w:tc>
          <w:tcPr>
            <w:tcW w:w="1458" w:type="dxa"/>
          </w:tcPr>
          <w:p w14:paraId="00D291E6" w14:textId="77777777" w:rsidR="001B2A26" w:rsidRPr="00671C8B" w:rsidRDefault="001B2A26" w:rsidP="00166AF3">
            <w:pPr>
              <w:pStyle w:val="TableBody"/>
            </w:pPr>
            <w:r w:rsidRPr="00671C8B">
              <w:t>96</w:t>
            </w:r>
          </w:p>
        </w:tc>
        <w:tc>
          <w:tcPr>
            <w:tcW w:w="7830" w:type="dxa"/>
          </w:tcPr>
          <w:p w14:paraId="2933E4EB" w14:textId="77777777" w:rsidR="001B2A26" w:rsidRPr="00671C8B" w:rsidRDefault="001B2A26" w:rsidP="00166AF3">
            <w:pPr>
              <w:pStyle w:val="TableBody"/>
            </w:pPr>
            <w:r w:rsidRPr="00671C8B">
              <w:rPr>
                <w:snapToGrid w:val="0"/>
              </w:rPr>
              <w:t>Invalid mandatory information</w:t>
            </w:r>
          </w:p>
        </w:tc>
      </w:tr>
      <w:tr w:rsidR="001B2A26" w:rsidRPr="00671C8B" w14:paraId="77DD86D8" w14:textId="77777777" w:rsidTr="00166AF3">
        <w:tc>
          <w:tcPr>
            <w:tcW w:w="1458" w:type="dxa"/>
          </w:tcPr>
          <w:p w14:paraId="634E43D9" w14:textId="77777777" w:rsidR="001B2A26" w:rsidRPr="00671C8B" w:rsidRDefault="001B2A26" w:rsidP="00166AF3">
            <w:pPr>
              <w:pStyle w:val="TableBody"/>
            </w:pPr>
            <w:r w:rsidRPr="00671C8B">
              <w:t>97</w:t>
            </w:r>
          </w:p>
        </w:tc>
        <w:tc>
          <w:tcPr>
            <w:tcW w:w="7830" w:type="dxa"/>
          </w:tcPr>
          <w:p w14:paraId="4C8DD2D1" w14:textId="77777777" w:rsidR="001B2A26" w:rsidRPr="00671C8B" w:rsidRDefault="001B2A26" w:rsidP="00166AF3">
            <w:pPr>
              <w:pStyle w:val="TableBody"/>
            </w:pPr>
            <w:r w:rsidRPr="00671C8B">
              <w:rPr>
                <w:snapToGrid w:val="0"/>
              </w:rPr>
              <w:t>Message type non-existent or not implemented</w:t>
            </w:r>
          </w:p>
        </w:tc>
      </w:tr>
      <w:tr w:rsidR="001B2A26" w:rsidRPr="00671C8B" w14:paraId="620AD666" w14:textId="77777777" w:rsidTr="00166AF3">
        <w:tc>
          <w:tcPr>
            <w:tcW w:w="1458" w:type="dxa"/>
          </w:tcPr>
          <w:p w14:paraId="088B1464" w14:textId="77777777" w:rsidR="001B2A26" w:rsidRPr="00671C8B" w:rsidRDefault="001B2A26" w:rsidP="00166AF3">
            <w:pPr>
              <w:pStyle w:val="TableBody"/>
            </w:pPr>
            <w:r w:rsidRPr="00671C8B">
              <w:t>98</w:t>
            </w:r>
          </w:p>
        </w:tc>
        <w:tc>
          <w:tcPr>
            <w:tcW w:w="7830" w:type="dxa"/>
          </w:tcPr>
          <w:p w14:paraId="5A9A06FC" w14:textId="77777777" w:rsidR="001B2A26" w:rsidRPr="00671C8B" w:rsidRDefault="001B2A26" w:rsidP="00166AF3">
            <w:pPr>
              <w:pStyle w:val="TableBody"/>
            </w:pPr>
            <w:r w:rsidRPr="00671C8B">
              <w:rPr>
                <w:snapToGrid w:val="0"/>
              </w:rPr>
              <w:t>Message not compatible with short message protocol state</w:t>
            </w:r>
          </w:p>
        </w:tc>
      </w:tr>
      <w:tr w:rsidR="001B2A26" w:rsidRPr="00671C8B" w14:paraId="5AB39A57" w14:textId="77777777" w:rsidTr="00166AF3">
        <w:tc>
          <w:tcPr>
            <w:tcW w:w="1458" w:type="dxa"/>
          </w:tcPr>
          <w:p w14:paraId="54CFF3A0" w14:textId="77777777" w:rsidR="001B2A26" w:rsidRPr="00671C8B" w:rsidRDefault="001B2A26" w:rsidP="00166AF3">
            <w:pPr>
              <w:pStyle w:val="TableBody"/>
            </w:pPr>
            <w:r w:rsidRPr="00671C8B">
              <w:t>99</w:t>
            </w:r>
          </w:p>
        </w:tc>
        <w:tc>
          <w:tcPr>
            <w:tcW w:w="7830" w:type="dxa"/>
          </w:tcPr>
          <w:p w14:paraId="48C22288" w14:textId="77777777" w:rsidR="001B2A26" w:rsidRPr="00671C8B" w:rsidRDefault="001B2A26" w:rsidP="00166AF3">
            <w:pPr>
              <w:pStyle w:val="TableBody"/>
            </w:pPr>
            <w:r w:rsidRPr="00671C8B">
              <w:rPr>
                <w:snapToGrid w:val="0"/>
              </w:rPr>
              <w:t>Information element non-existent or not implemented</w:t>
            </w:r>
          </w:p>
        </w:tc>
      </w:tr>
      <w:tr w:rsidR="001B2A26" w:rsidRPr="00671C8B" w14:paraId="3F7AAB9E" w14:textId="77777777" w:rsidTr="00166AF3">
        <w:tc>
          <w:tcPr>
            <w:tcW w:w="1458" w:type="dxa"/>
          </w:tcPr>
          <w:p w14:paraId="3734DAC4" w14:textId="77777777" w:rsidR="001B2A26" w:rsidRPr="00671C8B" w:rsidRDefault="001B2A26" w:rsidP="00166AF3">
            <w:pPr>
              <w:pStyle w:val="TableBody"/>
            </w:pPr>
            <w:r w:rsidRPr="00671C8B">
              <w:t>111</w:t>
            </w:r>
          </w:p>
        </w:tc>
        <w:tc>
          <w:tcPr>
            <w:tcW w:w="7830" w:type="dxa"/>
          </w:tcPr>
          <w:p w14:paraId="01B95EE8" w14:textId="77777777" w:rsidR="001B2A26" w:rsidRPr="00671C8B" w:rsidRDefault="001B2A26" w:rsidP="00166AF3">
            <w:pPr>
              <w:pStyle w:val="TableBody"/>
            </w:pPr>
            <w:r w:rsidRPr="00671C8B">
              <w:rPr>
                <w:snapToGrid w:val="0"/>
              </w:rPr>
              <w:t>Protocol error, unspecified</w:t>
            </w:r>
          </w:p>
        </w:tc>
      </w:tr>
      <w:tr w:rsidR="001B2A26" w:rsidRPr="00671C8B" w14:paraId="63504E32" w14:textId="77777777" w:rsidTr="00166AF3">
        <w:tc>
          <w:tcPr>
            <w:tcW w:w="1458" w:type="dxa"/>
          </w:tcPr>
          <w:p w14:paraId="6016B539" w14:textId="77777777" w:rsidR="001B2A26" w:rsidRPr="00671C8B" w:rsidRDefault="001B2A26" w:rsidP="00166AF3">
            <w:pPr>
              <w:pStyle w:val="TableBody"/>
            </w:pPr>
            <w:r w:rsidRPr="00671C8B">
              <w:t>127</w:t>
            </w:r>
          </w:p>
        </w:tc>
        <w:tc>
          <w:tcPr>
            <w:tcW w:w="7830" w:type="dxa"/>
          </w:tcPr>
          <w:p w14:paraId="623340F8" w14:textId="77777777" w:rsidR="001B2A26" w:rsidRPr="00671C8B" w:rsidRDefault="001B2A26" w:rsidP="00166AF3">
            <w:pPr>
              <w:pStyle w:val="TableBody"/>
            </w:pPr>
            <w:r w:rsidRPr="00671C8B">
              <w:rPr>
                <w:snapToGrid w:val="0"/>
              </w:rPr>
              <w:t>Interworking, unspecified</w:t>
            </w:r>
          </w:p>
        </w:tc>
      </w:tr>
      <w:tr w:rsidR="001B2A26" w:rsidRPr="00671C8B" w14:paraId="71A5330B" w14:textId="77777777" w:rsidTr="00166AF3">
        <w:tc>
          <w:tcPr>
            <w:tcW w:w="1458" w:type="dxa"/>
          </w:tcPr>
          <w:p w14:paraId="1AD4C7C8" w14:textId="77777777" w:rsidR="001B2A26" w:rsidRPr="00671C8B" w:rsidRDefault="001B2A26" w:rsidP="00166AF3">
            <w:pPr>
              <w:pStyle w:val="TableBody"/>
            </w:pPr>
            <w:r w:rsidRPr="00671C8B">
              <w:t>128</w:t>
            </w:r>
          </w:p>
        </w:tc>
        <w:tc>
          <w:tcPr>
            <w:tcW w:w="7830" w:type="dxa"/>
          </w:tcPr>
          <w:p w14:paraId="7001018B" w14:textId="77777777" w:rsidR="001B2A26" w:rsidRPr="00671C8B" w:rsidRDefault="001B2A26" w:rsidP="00166AF3">
            <w:pPr>
              <w:pStyle w:val="TableBody"/>
            </w:pPr>
            <w:r w:rsidRPr="00671C8B">
              <w:rPr>
                <w:snapToGrid w:val="0"/>
              </w:rPr>
              <w:t>Telematic interworking not supported</w:t>
            </w:r>
          </w:p>
        </w:tc>
      </w:tr>
      <w:tr w:rsidR="001B2A26" w:rsidRPr="00671C8B" w14:paraId="216AF982" w14:textId="77777777" w:rsidTr="00166AF3">
        <w:tc>
          <w:tcPr>
            <w:tcW w:w="1458" w:type="dxa"/>
          </w:tcPr>
          <w:p w14:paraId="69A42F72" w14:textId="77777777" w:rsidR="001B2A26" w:rsidRPr="00671C8B" w:rsidRDefault="001B2A26" w:rsidP="00166AF3">
            <w:pPr>
              <w:pStyle w:val="TableBody"/>
            </w:pPr>
            <w:r w:rsidRPr="00671C8B">
              <w:t>129</w:t>
            </w:r>
          </w:p>
        </w:tc>
        <w:tc>
          <w:tcPr>
            <w:tcW w:w="7830" w:type="dxa"/>
          </w:tcPr>
          <w:p w14:paraId="5ABD0B65" w14:textId="77777777" w:rsidR="001B2A26" w:rsidRPr="00671C8B" w:rsidRDefault="001B2A26" w:rsidP="00166AF3">
            <w:pPr>
              <w:pStyle w:val="TableBody"/>
            </w:pPr>
            <w:r w:rsidRPr="00671C8B">
              <w:rPr>
                <w:snapToGrid w:val="0"/>
              </w:rPr>
              <w:t>Short message Type 0 not supported</w:t>
            </w:r>
          </w:p>
        </w:tc>
      </w:tr>
      <w:tr w:rsidR="001B2A26" w:rsidRPr="00671C8B" w14:paraId="69D1EFC8" w14:textId="77777777" w:rsidTr="00166AF3">
        <w:tc>
          <w:tcPr>
            <w:tcW w:w="1458" w:type="dxa"/>
          </w:tcPr>
          <w:p w14:paraId="1FF2C592" w14:textId="77777777" w:rsidR="001B2A26" w:rsidRPr="00671C8B" w:rsidRDefault="001B2A26" w:rsidP="00166AF3">
            <w:pPr>
              <w:pStyle w:val="TableBody"/>
            </w:pPr>
            <w:r w:rsidRPr="00671C8B">
              <w:t>130</w:t>
            </w:r>
          </w:p>
        </w:tc>
        <w:tc>
          <w:tcPr>
            <w:tcW w:w="7830" w:type="dxa"/>
          </w:tcPr>
          <w:p w14:paraId="3F92479C" w14:textId="77777777" w:rsidR="001B2A26" w:rsidRPr="00671C8B" w:rsidRDefault="001B2A26" w:rsidP="00166AF3">
            <w:pPr>
              <w:pStyle w:val="TableBody"/>
            </w:pPr>
            <w:r w:rsidRPr="00671C8B">
              <w:rPr>
                <w:snapToGrid w:val="0"/>
              </w:rPr>
              <w:t>Cannot replace short message</w:t>
            </w:r>
          </w:p>
        </w:tc>
      </w:tr>
      <w:tr w:rsidR="001B2A26" w:rsidRPr="00671C8B" w14:paraId="6E1BD45B" w14:textId="77777777" w:rsidTr="00166AF3">
        <w:tc>
          <w:tcPr>
            <w:tcW w:w="1458" w:type="dxa"/>
          </w:tcPr>
          <w:p w14:paraId="35E8A9C4" w14:textId="77777777" w:rsidR="001B2A26" w:rsidRPr="00671C8B" w:rsidRDefault="001B2A26" w:rsidP="00166AF3">
            <w:pPr>
              <w:pStyle w:val="TableBody"/>
            </w:pPr>
            <w:r w:rsidRPr="00671C8B">
              <w:t>143</w:t>
            </w:r>
          </w:p>
        </w:tc>
        <w:tc>
          <w:tcPr>
            <w:tcW w:w="7830" w:type="dxa"/>
          </w:tcPr>
          <w:p w14:paraId="39C5A370" w14:textId="77777777" w:rsidR="001B2A26" w:rsidRPr="00671C8B" w:rsidRDefault="001B2A26" w:rsidP="00166AF3">
            <w:pPr>
              <w:pStyle w:val="TableBody"/>
            </w:pPr>
            <w:r w:rsidRPr="00671C8B">
              <w:rPr>
                <w:snapToGrid w:val="0"/>
              </w:rPr>
              <w:t>Unspecified TP-PID error</w:t>
            </w:r>
          </w:p>
        </w:tc>
      </w:tr>
      <w:tr w:rsidR="001B2A26" w:rsidRPr="00671C8B" w14:paraId="7960351D" w14:textId="77777777" w:rsidTr="00166AF3">
        <w:tc>
          <w:tcPr>
            <w:tcW w:w="1458" w:type="dxa"/>
          </w:tcPr>
          <w:p w14:paraId="3CAE8AA4" w14:textId="77777777" w:rsidR="001B2A26" w:rsidRPr="00671C8B" w:rsidRDefault="001B2A26" w:rsidP="00166AF3">
            <w:pPr>
              <w:pStyle w:val="TableBody"/>
            </w:pPr>
            <w:r w:rsidRPr="00671C8B">
              <w:t>144</w:t>
            </w:r>
          </w:p>
        </w:tc>
        <w:tc>
          <w:tcPr>
            <w:tcW w:w="7830" w:type="dxa"/>
          </w:tcPr>
          <w:p w14:paraId="0F09787E" w14:textId="77777777" w:rsidR="001B2A26" w:rsidRPr="00671C8B" w:rsidRDefault="001B2A26" w:rsidP="00166AF3">
            <w:pPr>
              <w:pStyle w:val="TableBody"/>
            </w:pPr>
            <w:r w:rsidRPr="00671C8B">
              <w:rPr>
                <w:snapToGrid w:val="0"/>
              </w:rPr>
              <w:t>Data coding scheme (alphabet) not supported</w:t>
            </w:r>
          </w:p>
        </w:tc>
      </w:tr>
      <w:tr w:rsidR="001B2A26" w:rsidRPr="00671C8B" w14:paraId="7E77E315" w14:textId="77777777" w:rsidTr="00166AF3">
        <w:tc>
          <w:tcPr>
            <w:tcW w:w="1458" w:type="dxa"/>
          </w:tcPr>
          <w:p w14:paraId="7AE29457" w14:textId="77777777" w:rsidR="001B2A26" w:rsidRPr="00671C8B" w:rsidRDefault="001B2A26" w:rsidP="00166AF3">
            <w:pPr>
              <w:pStyle w:val="TableBody"/>
            </w:pPr>
            <w:r w:rsidRPr="00671C8B">
              <w:t>145</w:t>
            </w:r>
          </w:p>
        </w:tc>
        <w:tc>
          <w:tcPr>
            <w:tcW w:w="7830" w:type="dxa"/>
          </w:tcPr>
          <w:p w14:paraId="6161C2B7" w14:textId="77777777" w:rsidR="001B2A26" w:rsidRPr="00671C8B" w:rsidRDefault="001B2A26" w:rsidP="00166AF3">
            <w:pPr>
              <w:pStyle w:val="TableBody"/>
            </w:pPr>
            <w:r w:rsidRPr="00671C8B">
              <w:rPr>
                <w:snapToGrid w:val="0"/>
              </w:rPr>
              <w:t>Message class not supported</w:t>
            </w:r>
          </w:p>
        </w:tc>
      </w:tr>
      <w:tr w:rsidR="001B2A26" w:rsidRPr="00671C8B" w14:paraId="32B12B07" w14:textId="77777777" w:rsidTr="00166AF3">
        <w:tc>
          <w:tcPr>
            <w:tcW w:w="1458" w:type="dxa"/>
          </w:tcPr>
          <w:p w14:paraId="584F9F74" w14:textId="77777777" w:rsidR="001B2A26" w:rsidRPr="00671C8B" w:rsidRDefault="001B2A26" w:rsidP="00166AF3">
            <w:pPr>
              <w:pStyle w:val="TableBody"/>
            </w:pPr>
            <w:r w:rsidRPr="00671C8B">
              <w:t>159</w:t>
            </w:r>
          </w:p>
        </w:tc>
        <w:tc>
          <w:tcPr>
            <w:tcW w:w="7830" w:type="dxa"/>
          </w:tcPr>
          <w:p w14:paraId="01A504AE" w14:textId="77777777" w:rsidR="001B2A26" w:rsidRPr="00671C8B" w:rsidRDefault="001B2A26" w:rsidP="00166AF3">
            <w:pPr>
              <w:pStyle w:val="TableBody"/>
            </w:pPr>
            <w:r w:rsidRPr="00671C8B">
              <w:rPr>
                <w:snapToGrid w:val="0"/>
              </w:rPr>
              <w:t>Unspecified TP-DCS error</w:t>
            </w:r>
          </w:p>
        </w:tc>
      </w:tr>
      <w:tr w:rsidR="001B2A26" w:rsidRPr="00671C8B" w14:paraId="38F8A2C5" w14:textId="77777777" w:rsidTr="00166AF3">
        <w:tc>
          <w:tcPr>
            <w:tcW w:w="1458" w:type="dxa"/>
          </w:tcPr>
          <w:p w14:paraId="51CC7EA4" w14:textId="77777777" w:rsidR="001B2A26" w:rsidRPr="00671C8B" w:rsidRDefault="001B2A26" w:rsidP="00166AF3">
            <w:pPr>
              <w:pStyle w:val="TableBody"/>
            </w:pPr>
            <w:r w:rsidRPr="00671C8B">
              <w:t>160</w:t>
            </w:r>
          </w:p>
        </w:tc>
        <w:tc>
          <w:tcPr>
            <w:tcW w:w="7830" w:type="dxa"/>
          </w:tcPr>
          <w:p w14:paraId="2D23296A" w14:textId="77777777" w:rsidR="001B2A26" w:rsidRPr="00671C8B" w:rsidRDefault="001B2A26" w:rsidP="00166AF3">
            <w:pPr>
              <w:pStyle w:val="TableBody"/>
            </w:pPr>
            <w:r w:rsidRPr="00671C8B">
              <w:rPr>
                <w:snapToGrid w:val="0"/>
              </w:rPr>
              <w:t>Command cannot be executed</w:t>
            </w:r>
          </w:p>
        </w:tc>
      </w:tr>
      <w:tr w:rsidR="001B2A26" w:rsidRPr="00671C8B" w14:paraId="181ADE32" w14:textId="77777777" w:rsidTr="00166AF3">
        <w:tc>
          <w:tcPr>
            <w:tcW w:w="1458" w:type="dxa"/>
          </w:tcPr>
          <w:p w14:paraId="3589428C" w14:textId="77777777" w:rsidR="001B2A26" w:rsidRPr="00671C8B" w:rsidRDefault="001B2A26" w:rsidP="00166AF3">
            <w:pPr>
              <w:pStyle w:val="TableBody"/>
            </w:pPr>
            <w:r w:rsidRPr="00671C8B">
              <w:t>161</w:t>
            </w:r>
          </w:p>
        </w:tc>
        <w:tc>
          <w:tcPr>
            <w:tcW w:w="7830" w:type="dxa"/>
          </w:tcPr>
          <w:p w14:paraId="6DCACCAC" w14:textId="77777777" w:rsidR="001B2A26" w:rsidRPr="00671C8B" w:rsidRDefault="001B2A26" w:rsidP="00166AF3">
            <w:pPr>
              <w:pStyle w:val="TableBody"/>
            </w:pPr>
            <w:r w:rsidRPr="00671C8B">
              <w:rPr>
                <w:snapToGrid w:val="0"/>
              </w:rPr>
              <w:t>Command unsupported</w:t>
            </w:r>
          </w:p>
        </w:tc>
      </w:tr>
      <w:tr w:rsidR="001B2A26" w:rsidRPr="00671C8B" w14:paraId="0F40C6C4" w14:textId="77777777" w:rsidTr="00166AF3">
        <w:tc>
          <w:tcPr>
            <w:tcW w:w="1458" w:type="dxa"/>
          </w:tcPr>
          <w:p w14:paraId="59CAD371" w14:textId="77777777" w:rsidR="001B2A26" w:rsidRPr="00671C8B" w:rsidRDefault="001B2A26" w:rsidP="00166AF3">
            <w:pPr>
              <w:pStyle w:val="TableBody"/>
            </w:pPr>
            <w:r w:rsidRPr="00671C8B">
              <w:t>175</w:t>
            </w:r>
          </w:p>
        </w:tc>
        <w:tc>
          <w:tcPr>
            <w:tcW w:w="7830" w:type="dxa"/>
          </w:tcPr>
          <w:p w14:paraId="551E877E" w14:textId="77777777" w:rsidR="001B2A26" w:rsidRPr="00671C8B" w:rsidRDefault="001B2A26" w:rsidP="00166AF3">
            <w:pPr>
              <w:pStyle w:val="TableBody"/>
            </w:pPr>
            <w:r w:rsidRPr="00671C8B">
              <w:rPr>
                <w:snapToGrid w:val="0"/>
              </w:rPr>
              <w:t>Unspecified TP-Command error</w:t>
            </w:r>
          </w:p>
        </w:tc>
      </w:tr>
      <w:tr w:rsidR="001B2A26" w:rsidRPr="00671C8B" w14:paraId="539B6512" w14:textId="77777777" w:rsidTr="00166AF3">
        <w:tc>
          <w:tcPr>
            <w:tcW w:w="1458" w:type="dxa"/>
          </w:tcPr>
          <w:p w14:paraId="43160673" w14:textId="77777777" w:rsidR="001B2A26" w:rsidRPr="00671C8B" w:rsidRDefault="001B2A26" w:rsidP="00166AF3">
            <w:pPr>
              <w:pStyle w:val="TableBody"/>
            </w:pPr>
            <w:r w:rsidRPr="00671C8B">
              <w:t>176</w:t>
            </w:r>
          </w:p>
        </w:tc>
        <w:tc>
          <w:tcPr>
            <w:tcW w:w="7830" w:type="dxa"/>
          </w:tcPr>
          <w:p w14:paraId="3F023AED" w14:textId="77777777" w:rsidR="001B2A26" w:rsidRPr="00671C8B" w:rsidRDefault="001B2A26" w:rsidP="00166AF3">
            <w:pPr>
              <w:pStyle w:val="TableBody"/>
            </w:pPr>
            <w:r w:rsidRPr="00671C8B">
              <w:rPr>
                <w:snapToGrid w:val="0"/>
              </w:rPr>
              <w:t>TPDU not supported</w:t>
            </w:r>
          </w:p>
        </w:tc>
      </w:tr>
      <w:tr w:rsidR="001B2A26" w:rsidRPr="00671C8B" w14:paraId="0C407DE4" w14:textId="77777777" w:rsidTr="00166AF3">
        <w:tc>
          <w:tcPr>
            <w:tcW w:w="1458" w:type="dxa"/>
          </w:tcPr>
          <w:p w14:paraId="0B814E9D" w14:textId="77777777" w:rsidR="001B2A26" w:rsidRPr="00671C8B" w:rsidRDefault="001B2A26" w:rsidP="00166AF3">
            <w:pPr>
              <w:pStyle w:val="TableBody"/>
            </w:pPr>
            <w:r w:rsidRPr="00671C8B">
              <w:t>192</w:t>
            </w:r>
          </w:p>
        </w:tc>
        <w:tc>
          <w:tcPr>
            <w:tcW w:w="7830" w:type="dxa"/>
          </w:tcPr>
          <w:p w14:paraId="7AB1A629" w14:textId="77777777" w:rsidR="001B2A26" w:rsidRPr="00671C8B" w:rsidRDefault="001B2A26" w:rsidP="00166AF3">
            <w:pPr>
              <w:pStyle w:val="TableBody"/>
            </w:pPr>
            <w:r w:rsidRPr="00671C8B">
              <w:rPr>
                <w:snapToGrid w:val="0"/>
              </w:rPr>
              <w:t>SC busy</w:t>
            </w:r>
          </w:p>
        </w:tc>
      </w:tr>
      <w:tr w:rsidR="001B2A26" w:rsidRPr="00671C8B" w14:paraId="40298A2E" w14:textId="77777777" w:rsidTr="00166AF3">
        <w:tc>
          <w:tcPr>
            <w:tcW w:w="1458" w:type="dxa"/>
          </w:tcPr>
          <w:p w14:paraId="212A4535" w14:textId="77777777" w:rsidR="001B2A26" w:rsidRPr="00671C8B" w:rsidRDefault="001B2A26" w:rsidP="00166AF3">
            <w:pPr>
              <w:pStyle w:val="TableBody"/>
            </w:pPr>
            <w:r w:rsidRPr="00671C8B">
              <w:t>193</w:t>
            </w:r>
          </w:p>
        </w:tc>
        <w:tc>
          <w:tcPr>
            <w:tcW w:w="7830" w:type="dxa"/>
          </w:tcPr>
          <w:p w14:paraId="6DADD0A0" w14:textId="77777777" w:rsidR="001B2A26" w:rsidRPr="00671C8B" w:rsidRDefault="001B2A26" w:rsidP="00166AF3">
            <w:pPr>
              <w:pStyle w:val="TableBody"/>
            </w:pPr>
            <w:r w:rsidRPr="00671C8B">
              <w:rPr>
                <w:snapToGrid w:val="0"/>
              </w:rPr>
              <w:t>No SC subscription</w:t>
            </w:r>
          </w:p>
        </w:tc>
      </w:tr>
      <w:tr w:rsidR="001B2A26" w:rsidRPr="00671C8B" w14:paraId="65F858B9" w14:textId="77777777" w:rsidTr="00166AF3">
        <w:tc>
          <w:tcPr>
            <w:tcW w:w="1458" w:type="dxa"/>
          </w:tcPr>
          <w:p w14:paraId="14A6CA86" w14:textId="77777777" w:rsidR="001B2A26" w:rsidRPr="00671C8B" w:rsidRDefault="001B2A26" w:rsidP="00166AF3">
            <w:pPr>
              <w:pStyle w:val="TableBody"/>
            </w:pPr>
            <w:r w:rsidRPr="00671C8B">
              <w:t>194</w:t>
            </w:r>
          </w:p>
        </w:tc>
        <w:tc>
          <w:tcPr>
            <w:tcW w:w="7830" w:type="dxa"/>
          </w:tcPr>
          <w:p w14:paraId="5DB438EA" w14:textId="77777777" w:rsidR="001B2A26" w:rsidRPr="00671C8B" w:rsidRDefault="001B2A26" w:rsidP="00166AF3">
            <w:pPr>
              <w:pStyle w:val="TableBody"/>
            </w:pPr>
            <w:r w:rsidRPr="00671C8B">
              <w:rPr>
                <w:snapToGrid w:val="0"/>
              </w:rPr>
              <w:t>SC system failure</w:t>
            </w:r>
          </w:p>
        </w:tc>
      </w:tr>
      <w:tr w:rsidR="001B2A26" w:rsidRPr="00671C8B" w14:paraId="50268D0C" w14:textId="77777777" w:rsidTr="00166AF3">
        <w:tc>
          <w:tcPr>
            <w:tcW w:w="1458" w:type="dxa"/>
          </w:tcPr>
          <w:p w14:paraId="0370AABF" w14:textId="77777777" w:rsidR="001B2A26" w:rsidRPr="00671C8B" w:rsidRDefault="001B2A26" w:rsidP="00166AF3">
            <w:pPr>
              <w:pStyle w:val="TableBody"/>
            </w:pPr>
            <w:r w:rsidRPr="00671C8B">
              <w:t>195</w:t>
            </w:r>
          </w:p>
        </w:tc>
        <w:tc>
          <w:tcPr>
            <w:tcW w:w="7830" w:type="dxa"/>
          </w:tcPr>
          <w:p w14:paraId="14530654" w14:textId="77777777" w:rsidR="001B2A26" w:rsidRPr="00671C8B" w:rsidRDefault="001B2A26" w:rsidP="00166AF3">
            <w:pPr>
              <w:pStyle w:val="TableBody"/>
            </w:pPr>
            <w:r w:rsidRPr="00671C8B">
              <w:rPr>
                <w:snapToGrid w:val="0"/>
              </w:rPr>
              <w:t>Invalid SME address</w:t>
            </w:r>
          </w:p>
        </w:tc>
      </w:tr>
      <w:tr w:rsidR="001B2A26" w:rsidRPr="00671C8B" w14:paraId="61CA0CB0" w14:textId="77777777" w:rsidTr="00166AF3">
        <w:tc>
          <w:tcPr>
            <w:tcW w:w="1458" w:type="dxa"/>
          </w:tcPr>
          <w:p w14:paraId="71FDD89A" w14:textId="77777777" w:rsidR="001B2A26" w:rsidRPr="00671C8B" w:rsidRDefault="001B2A26" w:rsidP="00166AF3">
            <w:pPr>
              <w:pStyle w:val="TableBody"/>
            </w:pPr>
            <w:r w:rsidRPr="00671C8B">
              <w:t>196</w:t>
            </w:r>
          </w:p>
        </w:tc>
        <w:tc>
          <w:tcPr>
            <w:tcW w:w="7830" w:type="dxa"/>
          </w:tcPr>
          <w:p w14:paraId="326B8495" w14:textId="77777777" w:rsidR="001B2A26" w:rsidRPr="00671C8B" w:rsidRDefault="001B2A26" w:rsidP="00166AF3">
            <w:pPr>
              <w:pStyle w:val="TableBody"/>
            </w:pPr>
            <w:r w:rsidRPr="00671C8B">
              <w:rPr>
                <w:snapToGrid w:val="0"/>
              </w:rPr>
              <w:t>Destination SME barred</w:t>
            </w:r>
          </w:p>
        </w:tc>
      </w:tr>
      <w:tr w:rsidR="001B2A26" w:rsidRPr="00671C8B" w14:paraId="2068ABDC" w14:textId="77777777" w:rsidTr="00166AF3">
        <w:tc>
          <w:tcPr>
            <w:tcW w:w="1458" w:type="dxa"/>
          </w:tcPr>
          <w:p w14:paraId="1F559D7F" w14:textId="77777777" w:rsidR="001B2A26" w:rsidRPr="00671C8B" w:rsidRDefault="001B2A26" w:rsidP="00166AF3">
            <w:pPr>
              <w:pStyle w:val="TableBody"/>
            </w:pPr>
            <w:r w:rsidRPr="00671C8B">
              <w:t>197</w:t>
            </w:r>
          </w:p>
        </w:tc>
        <w:tc>
          <w:tcPr>
            <w:tcW w:w="7830" w:type="dxa"/>
          </w:tcPr>
          <w:p w14:paraId="3287D7A5" w14:textId="77777777" w:rsidR="001B2A26" w:rsidRPr="00671C8B" w:rsidRDefault="001B2A26" w:rsidP="00166AF3">
            <w:pPr>
              <w:pStyle w:val="TableBody"/>
            </w:pPr>
            <w:r w:rsidRPr="00671C8B">
              <w:rPr>
                <w:snapToGrid w:val="0"/>
              </w:rPr>
              <w:t>SM Rejected-Duplicate SM</w:t>
            </w:r>
          </w:p>
        </w:tc>
      </w:tr>
      <w:tr w:rsidR="001B2A26" w:rsidRPr="00671C8B" w14:paraId="2EFCAD9A" w14:textId="77777777" w:rsidTr="00166AF3">
        <w:tc>
          <w:tcPr>
            <w:tcW w:w="1458" w:type="dxa"/>
          </w:tcPr>
          <w:p w14:paraId="6A95E55F" w14:textId="77777777" w:rsidR="001B2A26" w:rsidRPr="00671C8B" w:rsidRDefault="001B2A26" w:rsidP="00166AF3">
            <w:pPr>
              <w:pStyle w:val="TableBody"/>
            </w:pPr>
            <w:r w:rsidRPr="00671C8B">
              <w:t>198</w:t>
            </w:r>
          </w:p>
        </w:tc>
        <w:tc>
          <w:tcPr>
            <w:tcW w:w="7830" w:type="dxa"/>
          </w:tcPr>
          <w:p w14:paraId="138D4E2C" w14:textId="77777777" w:rsidR="001B2A26" w:rsidRPr="00671C8B" w:rsidRDefault="001B2A26" w:rsidP="00166AF3">
            <w:pPr>
              <w:pStyle w:val="TableBody"/>
            </w:pPr>
            <w:r w:rsidRPr="00671C8B">
              <w:rPr>
                <w:snapToGrid w:val="0"/>
              </w:rPr>
              <w:t>TP-VPF not supported</w:t>
            </w:r>
          </w:p>
        </w:tc>
      </w:tr>
      <w:tr w:rsidR="001B2A26" w:rsidRPr="00671C8B" w14:paraId="51CD53C1" w14:textId="77777777" w:rsidTr="00166AF3">
        <w:tc>
          <w:tcPr>
            <w:tcW w:w="1458" w:type="dxa"/>
          </w:tcPr>
          <w:p w14:paraId="2E9CA897" w14:textId="77777777" w:rsidR="001B2A26" w:rsidRPr="00671C8B" w:rsidRDefault="001B2A26" w:rsidP="00166AF3">
            <w:pPr>
              <w:pStyle w:val="TableBody"/>
            </w:pPr>
            <w:r w:rsidRPr="00671C8B">
              <w:t>199</w:t>
            </w:r>
          </w:p>
        </w:tc>
        <w:tc>
          <w:tcPr>
            <w:tcW w:w="7830" w:type="dxa"/>
          </w:tcPr>
          <w:p w14:paraId="4AFC72CF" w14:textId="77777777" w:rsidR="001B2A26" w:rsidRPr="00671C8B" w:rsidRDefault="001B2A26" w:rsidP="00166AF3">
            <w:pPr>
              <w:pStyle w:val="TableBody"/>
            </w:pPr>
            <w:r w:rsidRPr="00671C8B">
              <w:rPr>
                <w:snapToGrid w:val="0"/>
              </w:rPr>
              <w:t>TP-VP not supported</w:t>
            </w:r>
          </w:p>
        </w:tc>
      </w:tr>
      <w:tr w:rsidR="001B2A26" w:rsidRPr="00671C8B" w14:paraId="531E45CA" w14:textId="77777777" w:rsidTr="00166AF3">
        <w:tc>
          <w:tcPr>
            <w:tcW w:w="1458" w:type="dxa"/>
          </w:tcPr>
          <w:p w14:paraId="4D12E3D0" w14:textId="77777777" w:rsidR="001B2A26" w:rsidRPr="00671C8B" w:rsidRDefault="001B2A26" w:rsidP="00166AF3">
            <w:pPr>
              <w:pStyle w:val="TableBody"/>
            </w:pPr>
            <w:r w:rsidRPr="00671C8B">
              <w:t>208</w:t>
            </w:r>
          </w:p>
        </w:tc>
        <w:tc>
          <w:tcPr>
            <w:tcW w:w="7830" w:type="dxa"/>
          </w:tcPr>
          <w:p w14:paraId="68BA6E17" w14:textId="77777777" w:rsidR="001B2A26" w:rsidRPr="00671C8B" w:rsidRDefault="001B2A26" w:rsidP="00166AF3">
            <w:pPr>
              <w:pStyle w:val="TableBody"/>
            </w:pPr>
            <w:r w:rsidRPr="00671C8B">
              <w:rPr>
                <w:snapToGrid w:val="0"/>
              </w:rPr>
              <w:t>D0 SIM SMS storage full</w:t>
            </w:r>
          </w:p>
        </w:tc>
      </w:tr>
      <w:tr w:rsidR="001B2A26" w:rsidRPr="00671C8B" w14:paraId="1F00A050" w14:textId="77777777" w:rsidTr="00166AF3">
        <w:tc>
          <w:tcPr>
            <w:tcW w:w="1458" w:type="dxa"/>
          </w:tcPr>
          <w:p w14:paraId="4B6843A1" w14:textId="77777777" w:rsidR="001B2A26" w:rsidRPr="00671C8B" w:rsidRDefault="001B2A26" w:rsidP="00166AF3">
            <w:pPr>
              <w:pStyle w:val="TableBody"/>
            </w:pPr>
            <w:r w:rsidRPr="00671C8B">
              <w:t>209</w:t>
            </w:r>
          </w:p>
        </w:tc>
        <w:tc>
          <w:tcPr>
            <w:tcW w:w="7830" w:type="dxa"/>
          </w:tcPr>
          <w:p w14:paraId="79F74AE1" w14:textId="77777777" w:rsidR="001B2A26" w:rsidRPr="00671C8B" w:rsidRDefault="001B2A26" w:rsidP="00166AF3">
            <w:pPr>
              <w:pStyle w:val="TableBody"/>
            </w:pPr>
            <w:r w:rsidRPr="00671C8B">
              <w:rPr>
                <w:snapToGrid w:val="0"/>
              </w:rPr>
              <w:t>No SMS storage capability in SIM</w:t>
            </w:r>
          </w:p>
        </w:tc>
      </w:tr>
      <w:tr w:rsidR="001B2A26" w:rsidRPr="00671C8B" w14:paraId="2F6E26B2" w14:textId="77777777" w:rsidTr="00166AF3">
        <w:tc>
          <w:tcPr>
            <w:tcW w:w="1458" w:type="dxa"/>
          </w:tcPr>
          <w:p w14:paraId="7612D93A" w14:textId="77777777" w:rsidR="001B2A26" w:rsidRPr="00671C8B" w:rsidRDefault="001B2A26" w:rsidP="00166AF3">
            <w:pPr>
              <w:pStyle w:val="TableBody"/>
            </w:pPr>
            <w:r w:rsidRPr="00671C8B">
              <w:t>210</w:t>
            </w:r>
          </w:p>
        </w:tc>
        <w:tc>
          <w:tcPr>
            <w:tcW w:w="7830" w:type="dxa"/>
          </w:tcPr>
          <w:p w14:paraId="4C2480CD" w14:textId="77777777" w:rsidR="001B2A26" w:rsidRPr="00671C8B" w:rsidRDefault="001B2A26" w:rsidP="00166AF3">
            <w:pPr>
              <w:pStyle w:val="TableBody"/>
            </w:pPr>
            <w:r w:rsidRPr="00671C8B">
              <w:rPr>
                <w:snapToGrid w:val="0"/>
              </w:rPr>
              <w:t>Error in MS</w:t>
            </w:r>
          </w:p>
        </w:tc>
      </w:tr>
      <w:tr w:rsidR="001B2A26" w:rsidRPr="00671C8B" w14:paraId="1AA74E51" w14:textId="77777777" w:rsidTr="00166AF3">
        <w:tc>
          <w:tcPr>
            <w:tcW w:w="1458" w:type="dxa"/>
          </w:tcPr>
          <w:p w14:paraId="2FCF358F" w14:textId="77777777" w:rsidR="001B2A26" w:rsidRPr="00671C8B" w:rsidRDefault="001B2A26" w:rsidP="00166AF3">
            <w:pPr>
              <w:pStyle w:val="TableBody"/>
            </w:pPr>
            <w:r w:rsidRPr="00671C8B">
              <w:t>211</w:t>
            </w:r>
          </w:p>
        </w:tc>
        <w:tc>
          <w:tcPr>
            <w:tcW w:w="7830" w:type="dxa"/>
          </w:tcPr>
          <w:p w14:paraId="3B467FF3" w14:textId="77777777" w:rsidR="001B2A26" w:rsidRPr="00671C8B" w:rsidRDefault="001B2A26" w:rsidP="00166AF3">
            <w:pPr>
              <w:pStyle w:val="TableBody"/>
            </w:pPr>
            <w:r w:rsidRPr="00671C8B">
              <w:rPr>
                <w:snapToGrid w:val="0"/>
              </w:rPr>
              <w:t>Memory Capacity Exceeded</w:t>
            </w:r>
          </w:p>
        </w:tc>
      </w:tr>
      <w:tr w:rsidR="001B2A26" w:rsidRPr="00671C8B" w14:paraId="460FFC12" w14:textId="77777777" w:rsidTr="00166AF3">
        <w:tc>
          <w:tcPr>
            <w:tcW w:w="1458" w:type="dxa"/>
          </w:tcPr>
          <w:p w14:paraId="1F744661" w14:textId="77777777" w:rsidR="001B2A26" w:rsidRPr="00671C8B" w:rsidRDefault="001B2A26" w:rsidP="00166AF3">
            <w:pPr>
              <w:pStyle w:val="TableBody"/>
            </w:pPr>
            <w:r w:rsidRPr="00671C8B">
              <w:t>212</w:t>
            </w:r>
          </w:p>
        </w:tc>
        <w:tc>
          <w:tcPr>
            <w:tcW w:w="7830" w:type="dxa"/>
          </w:tcPr>
          <w:p w14:paraId="4ABCBF9E" w14:textId="77777777" w:rsidR="001B2A26" w:rsidRPr="00671C8B" w:rsidRDefault="001B2A26" w:rsidP="00166AF3">
            <w:pPr>
              <w:pStyle w:val="TableBody"/>
            </w:pPr>
            <w:r w:rsidRPr="00671C8B">
              <w:rPr>
                <w:snapToGrid w:val="0"/>
              </w:rPr>
              <w:t>SIM Application Toolkit Busy</w:t>
            </w:r>
          </w:p>
        </w:tc>
      </w:tr>
      <w:tr w:rsidR="001B2A26" w:rsidRPr="00671C8B" w14:paraId="20B60721" w14:textId="77777777" w:rsidTr="00166AF3">
        <w:tc>
          <w:tcPr>
            <w:tcW w:w="1458" w:type="dxa"/>
          </w:tcPr>
          <w:p w14:paraId="6E46190D" w14:textId="77777777" w:rsidR="001B2A26" w:rsidRPr="00671C8B" w:rsidRDefault="001B2A26" w:rsidP="00166AF3">
            <w:pPr>
              <w:pStyle w:val="TableBody"/>
            </w:pPr>
            <w:r w:rsidRPr="00671C8B">
              <w:t>213</w:t>
            </w:r>
          </w:p>
        </w:tc>
        <w:tc>
          <w:tcPr>
            <w:tcW w:w="7830" w:type="dxa"/>
          </w:tcPr>
          <w:p w14:paraId="123BF1C0" w14:textId="77777777" w:rsidR="001B2A26" w:rsidRPr="00671C8B" w:rsidRDefault="001B2A26" w:rsidP="00166AF3">
            <w:pPr>
              <w:pStyle w:val="TableBody"/>
            </w:pPr>
            <w:r w:rsidRPr="00671C8B">
              <w:rPr>
                <w:snapToGrid w:val="0"/>
              </w:rPr>
              <w:t>SIM data download error</w:t>
            </w:r>
          </w:p>
        </w:tc>
      </w:tr>
      <w:tr w:rsidR="001B2A26" w:rsidRPr="00671C8B" w14:paraId="2FFA6D2B" w14:textId="77777777" w:rsidTr="00166AF3">
        <w:tc>
          <w:tcPr>
            <w:tcW w:w="1458" w:type="dxa"/>
          </w:tcPr>
          <w:p w14:paraId="023C2F32" w14:textId="77777777" w:rsidR="001B2A26" w:rsidRPr="00671C8B" w:rsidRDefault="001B2A26" w:rsidP="00166AF3">
            <w:pPr>
              <w:pStyle w:val="TableBody"/>
            </w:pPr>
            <w:r w:rsidRPr="00671C8B">
              <w:t>255</w:t>
            </w:r>
          </w:p>
        </w:tc>
        <w:tc>
          <w:tcPr>
            <w:tcW w:w="7830" w:type="dxa"/>
          </w:tcPr>
          <w:p w14:paraId="59EB3919" w14:textId="77777777" w:rsidR="001B2A26" w:rsidRPr="00671C8B" w:rsidRDefault="001B2A26" w:rsidP="00166AF3">
            <w:pPr>
              <w:pStyle w:val="TableBody"/>
            </w:pPr>
            <w:r w:rsidRPr="00671C8B">
              <w:rPr>
                <w:snapToGrid w:val="0"/>
              </w:rPr>
              <w:t>Unspecified error cause</w:t>
            </w:r>
          </w:p>
        </w:tc>
      </w:tr>
      <w:tr w:rsidR="001B2A26" w:rsidRPr="00671C8B" w14:paraId="3A34C233" w14:textId="77777777" w:rsidTr="00166AF3">
        <w:tc>
          <w:tcPr>
            <w:tcW w:w="1458" w:type="dxa"/>
          </w:tcPr>
          <w:p w14:paraId="353AE97B" w14:textId="77777777" w:rsidR="001B2A26" w:rsidRPr="00671C8B" w:rsidRDefault="001B2A26" w:rsidP="00166AF3">
            <w:pPr>
              <w:pStyle w:val="TableBody"/>
            </w:pPr>
            <w:r w:rsidRPr="00671C8B">
              <w:t>300</w:t>
            </w:r>
          </w:p>
        </w:tc>
        <w:tc>
          <w:tcPr>
            <w:tcW w:w="7830" w:type="dxa"/>
          </w:tcPr>
          <w:p w14:paraId="301BEBE0" w14:textId="77777777" w:rsidR="001B2A26" w:rsidRPr="00671C8B" w:rsidRDefault="001B2A26" w:rsidP="00166AF3">
            <w:pPr>
              <w:pStyle w:val="TableBody"/>
            </w:pPr>
            <w:r w:rsidRPr="00671C8B">
              <w:rPr>
                <w:snapToGrid w:val="0"/>
              </w:rPr>
              <w:t>ME failure</w:t>
            </w:r>
          </w:p>
        </w:tc>
      </w:tr>
      <w:tr w:rsidR="001B2A26" w:rsidRPr="00671C8B" w14:paraId="159FA0FB" w14:textId="77777777" w:rsidTr="00166AF3">
        <w:tc>
          <w:tcPr>
            <w:tcW w:w="1458" w:type="dxa"/>
          </w:tcPr>
          <w:p w14:paraId="150ADF7E" w14:textId="77777777" w:rsidR="001B2A26" w:rsidRPr="00671C8B" w:rsidRDefault="001B2A26" w:rsidP="00166AF3">
            <w:pPr>
              <w:pStyle w:val="TableBody"/>
            </w:pPr>
            <w:r w:rsidRPr="00671C8B">
              <w:t>301</w:t>
            </w:r>
          </w:p>
        </w:tc>
        <w:tc>
          <w:tcPr>
            <w:tcW w:w="7830" w:type="dxa"/>
          </w:tcPr>
          <w:p w14:paraId="5D2CAAC1" w14:textId="77777777" w:rsidR="001B2A26" w:rsidRPr="00671C8B" w:rsidRDefault="001B2A26" w:rsidP="00166AF3">
            <w:pPr>
              <w:pStyle w:val="TableBody"/>
            </w:pPr>
            <w:r w:rsidRPr="00671C8B">
              <w:rPr>
                <w:snapToGrid w:val="0"/>
              </w:rPr>
              <w:t>SMS service of ME reserved</w:t>
            </w:r>
          </w:p>
        </w:tc>
      </w:tr>
      <w:tr w:rsidR="001B2A26" w:rsidRPr="00671C8B" w14:paraId="302E2717" w14:textId="77777777" w:rsidTr="00166AF3">
        <w:tc>
          <w:tcPr>
            <w:tcW w:w="1458" w:type="dxa"/>
          </w:tcPr>
          <w:p w14:paraId="27EF821F" w14:textId="77777777" w:rsidR="001B2A26" w:rsidRPr="00671C8B" w:rsidRDefault="001B2A26" w:rsidP="00166AF3">
            <w:pPr>
              <w:pStyle w:val="TableBody"/>
            </w:pPr>
            <w:r w:rsidRPr="00671C8B">
              <w:t>302</w:t>
            </w:r>
          </w:p>
        </w:tc>
        <w:tc>
          <w:tcPr>
            <w:tcW w:w="7830" w:type="dxa"/>
          </w:tcPr>
          <w:p w14:paraId="2A5F96EF" w14:textId="77777777" w:rsidR="001B2A26" w:rsidRPr="00671C8B" w:rsidRDefault="001B2A26" w:rsidP="00166AF3">
            <w:pPr>
              <w:pStyle w:val="TableBody"/>
            </w:pPr>
            <w:r w:rsidRPr="00671C8B">
              <w:rPr>
                <w:snapToGrid w:val="0"/>
              </w:rPr>
              <w:t>Operation not allowed</w:t>
            </w:r>
          </w:p>
        </w:tc>
      </w:tr>
      <w:tr w:rsidR="001B2A26" w:rsidRPr="00671C8B" w14:paraId="0DB442AA" w14:textId="77777777" w:rsidTr="00166AF3">
        <w:tc>
          <w:tcPr>
            <w:tcW w:w="1458" w:type="dxa"/>
          </w:tcPr>
          <w:p w14:paraId="759E7624" w14:textId="77777777" w:rsidR="001B2A26" w:rsidRPr="00671C8B" w:rsidRDefault="001B2A26" w:rsidP="00166AF3">
            <w:pPr>
              <w:pStyle w:val="TableBody"/>
            </w:pPr>
            <w:r w:rsidRPr="00671C8B">
              <w:t>303</w:t>
            </w:r>
          </w:p>
        </w:tc>
        <w:tc>
          <w:tcPr>
            <w:tcW w:w="7830" w:type="dxa"/>
          </w:tcPr>
          <w:p w14:paraId="5B274CA5" w14:textId="77777777" w:rsidR="001B2A26" w:rsidRPr="00671C8B" w:rsidRDefault="001B2A26" w:rsidP="00166AF3">
            <w:pPr>
              <w:pStyle w:val="TableBody"/>
            </w:pPr>
            <w:r w:rsidRPr="00671C8B">
              <w:rPr>
                <w:snapToGrid w:val="0"/>
              </w:rPr>
              <w:t>Operation not supported</w:t>
            </w:r>
          </w:p>
        </w:tc>
      </w:tr>
      <w:tr w:rsidR="001B2A26" w:rsidRPr="00671C8B" w14:paraId="60FD5D9A" w14:textId="77777777" w:rsidTr="00166AF3">
        <w:tc>
          <w:tcPr>
            <w:tcW w:w="1458" w:type="dxa"/>
          </w:tcPr>
          <w:p w14:paraId="576E3CBD" w14:textId="77777777" w:rsidR="001B2A26" w:rsidRPr="00671C8B" w:rsidRDefault="001B2A26" w:rsidP="00166AF3">
            <w:pPr>
              <w:pStyle w:val="TableBody"/>
            </w:pPr>
            <w:r w:rsidRPr="00671C8B">
              <w:t>304</w:t>
            </w:r>
          </w:p>
        </w:tc>
        <w:tc>
          <w:tcPr>
            <w:tcW w:w="7830" w:type="dxa"/>
          </w:tcPr>
          <w:p w14:paraId="3B1CF55A" w14:textId="77777777" w:rsidR="001B2A26" w:rsidRPr="00671C8B" w:rsidRDefault="001B2A26" w:rsidP="00166AF3">
            <w:pPr>
              <w:pStyle w:val="TableBody"/>
            </w:pPr>
            <w:r w:rsidRPr="00671C8B">
              <w:rPr>
                <w:snapToGrid w:val="0"/>
              </w:rPr>
              <w:t>Invalid PDU mode parameter</w:t>
            </w:r>
          </w:p>
        </w:tc>
      </w:tr>
      <w:tr w:rsidR="001B2A26" w:rsidRPr="00671C8B" w14:paraId="449359DA" w14:textId="77777777" w:rsidTr="00166AF3">
        <w:tc>
          <w:tcPr>
            <w:tcW w:w="1458" w:type="dxa"/>
          </w:tcPr>
          <w:p w14:paraId="72FCC9F7" w14:textId="77777777" w:rsidR="001B2A26" w:rsidRPr="00671C8B" w:rsidRDefault="001B2A26" w:rsidP="00166AF3">
            <w:pPr>
              <w:pStyle w:val="TableBody"/>
            </w:pPr>
            <w:r w:rsidRPr="00671C8B">
              <w:t>305</w:t>
            </w:r>
          </w:p>
        </w:tc>
        <w:tc>
          <w:tcPr>
            <w:tcW w:w="7830" w:type="dxa"/>
          </w:tcPr>
          <w:p w14:paraId="66DCED95" w14:textId="77777777" w:rsidR="001B2A26" w:rsidRPr="00671C8B" w:rsidRDefault="001B2A26" w:rsidP="00166AF3">
            <w:pPr>
              <w:pStyle w:val="TableBody"/>
            </w:pPr>
            <w:r w:rsidRPr="00671C8B">
              <w:rPr>
                <w:snapToGrid w:val="0"/>
              </w:rPr>
              <w:t>Invalid text mode parameter</w:t>
            </w:r>
          </w:p>
        </w:tc>
      </w:tr>
      <w:tr w:rsidR="001B2A26" w:rsidRPr="00671C8B" w14:paraId="1A06518B" w14:textId="77777777" w:rsidTr="00166AF3">
        <w:tc>
          <w:tcPr>
            <w:tcW w:w="1458" w:type="dxa"/>
          </w:tcPr>
          <w:p w14:paraId="63EAC92C" w14:textId="77777777" w:rsidR="001B2A26" w:rsidRPr="00671C8B" w:rsidRDefault="001B2A26" w:rsidP="00166AF3">
            <w:pPr>
              <w:pStyle w:val="TableBody"/>
            </w:pPr>
            <w:r w:rsidRPr="00671C8B">
              <w:t>310</w:t>
            </w:r>
          </w:p>
        </w:tc>
        <w:tc>
          <w:tcPr>
            <w:tcW w:w="7830" w:type="dxa"/>
          </w:tcPr>
          <w:p w14:paraId="41349A0A" w14:textId="77777777" w:rsidR="001B2A26" w:rsidRPr="00671C8B" w:rsidRDefault="001B2A26" w:rsidP="00166AF3">
            <w:pPr>
              <w:pStyle w:val="TableBody"/>
            </w:pPr>
            <w:r w:rsidRPr="00671C8B">
              <w:rPr>
                <w:snapToGrid w:val="0"/>
              </w:rPr>
              <w:t>SIM not inserted</w:t>
            </w:r>
          </w:p>
        </w:tc>
      </w:tr>
      <w:tr w:rsidR="001B2A26" w:rsidRPr="00671C8B" w14:paraId="2F239D8A" w14:textId="77777777" w:rsidTr="00166AF3">
        <w:tc>
          <w:tcPr>
            <w:tcW w:w="1458" w:type="dxa"/>
          </w:tcPr>
          <w:p w14:paraId="7F730826" w14:textId="77777777" w:rsidR="001B2A26" w:rsidRPr="00671C8B" w:rsidRDefault="001B2A26" w:rsidP="00166AF3">
            <w:pPr>
              <w:pStyle w:val="TableBody"/>
            </w:pPr>
            <w:r w:rsidRPr="00671C8B">
              <w:t>311</w:t>
            </w:r>
          </w:p>
        </w:tc>
        <w:tc>
          <w:tcPr>
            <w:tcW w:w="7830" w:type="dxa"/>
          </w:tcPr>
          <w:p w14:paraId="7B0CA505" w14:textId="77777777" w:rsidR="001B2A26" w:rsidRPr="00671C8B" w:rsidRDefault="001B2A26" w:rsidP="00166AF3">
            <w:pPr>
              <w:pStyle w:val="TableBody"/>
            </w:pPr>
            <w:r w:rsidRPr="00671C8B">
              <w:rPr>
                <w:snapToGrid w:val="0"/>
              </w:rPr>
              <w:t>SIM PIN required</w:t>
            </w:r>
          </w:p>
        </w:tc>
      </w:tr>
      <w:tr w:rsidR="001B2A26" w:rsidRPr="00671C8B" w14:paraId="5C0F8DDE" w14:textId="77777777" w:rsidTr="00166AF3">
        <w:tc>
          <w:tcPr>
            <w:tcW w:w="1458" w:type="dxa"/>
          </w:tcPr>
          <w:p w14:paraId="045F8031" w14:textId="77777777" w:rsidR="001B2A26" w:rsidRPr="00671C8B" w:rsidRDefault="001B2A26" w:rsidP="00166AF3">
            <w:pPr>
              <w:pStyle w:val="TableBody"/>
            </w:pPr>
            <w:r w:rsidRPr="00671C8B">
              <w:t>312</w:t>
            </w:r>
          </w:p>
        </w:tc>
        <w:tc>
          <w:tcPr>
            <w:tcW w:w="7830" w:type="dxa"/>
          </w:tcPr>
          <w:p w14:paraId="5EC58F19" w14:textId="77777777" w:rsidR="001B2A26" w:rsidRPr="00671C8B" w:rsidRDefault="001B2A26" w:rsidP="00166AF3">
            <w:pPr>
              <w:pStyle w:val="TableBody"/>
            </w:pPr>
            <w:r w:rsidRPr="00671C8B">
              <w:rPr>
                <w:snapToGrid w:val="0"/>
              </w:rPr>
              <w:t>PH-SIM PIN required</w:t>
            </w:r>
          </w:p>
        </w:tc>
      </w:tr>
      <w:tr w:rsidR="001B2A26" w:rsidRPr="00671C8B" w14:paraId="010F7C7C" w14:textId="77777777" w:rsidTr="00166AF3">
        <w:tc>
          <w:tcPr>
            <w:tcW w:w="1458" w:type="dxa"/>
          </w:tcPr>
          <w:p w14:paraId="5BC26B0B" w14:textId="77777777" w:rsidR="001B2A26" w:rsidRPr="00671C8B" w:rsidRDefault="001B2A26" w:rsidP="00166AF3">
            <w:pPr>
              <w:pStyle w:val="TableBody"/>
            </w:pPr>
            <w:r w:rsidRPr="00671C8B">
              <w:t>313</w:t>
            </w:r>
          </w:p>
        </w:tc>
        <w:tc>
          <w:tcPr>
            <w:tcW w:w="7830" w:type="dxa"/>
          </w:tcPr>
          <w:p w14:paraId="4C916654" w14:textId="77777777" w:rsidR="001B2A26" w:rsidRPr="00671C8B" w:rsidRDefault="001B2A26" w:rsidP="00166AF3">
            <w:pPr>
              <w:pStyle w:val="TableBody"/>
            </w:pPr>
            <w:r w:rsidRPr="00671C8B">
              <w:rPr>
                <w:snapToGrid w:val="0"/>
              </w:rPr>
              <w:t>SIM failure</w:t>
            </w:r>
          </w:p>
        </w:tc>
      </w:tr>
      <w:tr w:rsidR="001B2A26" w:rsidRPr="00671C8B" w14:paraId="0CBF01C7" w14:textId="77777777" w:rsidTr="00166AF3">
        <w:tc>
          <w:tcPr>
            <w:tcW w:w="1458" w:type="dxa"/>
          </w:tcPr>
          <w:p w14:paraId="4A275DF7" w14:textId="77777777" w:rsidR="001B2A26" w:rsidRPr="00671C8B" w:rsidRDefault="001B2A26" w:rsidP="00166AF3">
            <w:pPr>
              <w:pStyle w:val="TableBody"/>
            </w:pPr>
            <w:r w:rsidRPr="00671C8B">
              <w:t>314</w:t>
            </w:r>
          </w:p>
        </w:tc>
        <w:tc>
          <w:tcPr>
            <w:tcW w:w="7830" w:type="dxa"/>
          </w:tcPr>
          <w:p w14:paraId="634C9A0E" w14:textId="77777777" w:rsidR="001B2A26" w:rsidRPr="00671C8B" w:rsidRDefault="001B2A26" w:rsidP="00166AF3">
            <w:pPr>
              <w:pStyle w:val="TableBody"/>
            </w:pPr>
            <w:r w:rsidRPr="00671C8B">
              <w:rPr>
                <w:snapToGrid w:val="0"/>
              </w:rPr>
              <w:t>SIM busy</w:t>
            </w:r>
          </w:p>
        </w:tc>
      </w:tr>
      <w:tr w:rsidR="001B2A26" w:rsidRPr="00671C8B" w14:paraId="79DC7A4A" w14:textId="77777777" w:rsidTr="00166AF3">
        <w:tc>
          <w:tcPr>
            <w:tcW w:w="1458" w:type="dxa"/>
          </w:tcPr>
          <w:p w14:paraId="16B3D7FB" w14:textId="77777777" w:rsidR="001B2A26" w:rsidRPr="00671C8B" w:rsidRDefault="001B2A26" w:rsidP="00166AF3">
            <w:pPr>
              <w:pStyle w:val="TableBody"/>
            </w:pPr>
            <w:r w:rsidRPr="00671C8B">
              <w:t>315</w:t>
            </w:r>
          </w:p>
        </w:tc>
        <w:tc>
          <w:tcPr>
            <w:tcW w:w="7830" w:type="dxa"/>
          </w:tcPr>
          <w:p w14:paraId="0C7183DD" w14:textId="77777777" w:rsidR="001B2A26" w:rsidRPr="00671C8B" w:rsidRDefault="001B2A26" w:rsidP="00166AF3">
            <w:pPr>
              <w:pStyle w:val="TableBody"/>
            </w:pPr>
            <w:r w:rsidRPr="00671C8B">
              <w:rPr>
                <w:snapToGrid w:val="0"/>
              </w:rPr>
              <w:t>SIM wrong</w:t>
            </w:r>
          </w:p>
        </w:tc>
      </w:tr>
      <w:tr w:rsidR="001B2A26" w:rsidRPr="00671C8B" w14:paraId="69CDEEDB" w14:textId="77777777" w:rsidTr="00166AF3">
        <w:tc>
          <w:tcPr>
            <w:tcW w:w="1458" w:type="dxa"/>
          </w:tcPr>
          <w:p w14:paraId="1A4C7441" w14:textId="77777777" w:rsidR="001B2A26" w:rsidRPr="00671C8B" w:rsidRDefault="001B2A26" w:rsidP="00166AF3">
            <w:pPr>
              <w:pStyle w:val="TableBody"/>
            </w:pPr>
            <w:r w:rsidRPr="00671C8B">
              <w:t>316</w:t>
            </w:r>
          </w:p>
        </w:tc>
        <w:tc>
          <w:tcPr>
            <w:tcW w:w="7830" w:type="dxa"/>
          </w:tcPr>
          <w:p w14:paraId="02148F66" w14:textId="77777777" w:rsidR="001B2A26" w:rsidRPr="00671C8B" w:rsidRDefault="001B2A26" w:rsidP="00166AF3">
            <w:pPr>
              <w:pStyle w:val="TableBody"/>
            </w:pPr>
            <w:r w:rsidRPr="00671C8B">
              <w:rPr>
                <w:snapToGrid w:val="0"/>
              </w:rPr>
              <w:t>SIM PUK required</w:t>
            </w:r>
          </w:p>
        </w:tc>
      </w:tr>
      <w:tr w:rsidR="001B2A26" w:rsidRPr="00671C8B" w14:paraId="7D30CFBA" w14:textId="77777777" w:rsidTr="00166AF3">
        <w:tc>
          <w:tcPr>
            <w:tcW w:w="1458" w:type="dxa"/>
          </w:tcPr>
          <w:p w14:paraId="1C51273F" w14:textId="77777777" w:rsidR="001B2A26" w:rsidRPr="00671C8B" w:rsidRDefault="001B2A26" w:rsidP="00166AF3">
            <w:pPr>
              <w:pStyle w:val="TableBody"/>
            </w:pPr>
            <w:r w:rsidRPr="00671C8B">
              <w:t>317</w:t>
            </w:r>
          </w:p>
        </w:tc>
        <w:tc>
          <w:tcPr>
            <w:tcW w:w="7830" w:type="dxa"/>
          </w:tcPr>
          <w:p w14:paraId="705B64A4" w14:textId="77777777" w:rsidR="001B2A26" w:rsidRPr="00671C8B" w:rsidRDefault="001B2A26" w:rsidP="00166AF3">
            <w:pPr>
              <w:pStyle w:val="TableBody"/>
            </w:pPr>
            <w:r w:rsidRPr="00671C8B">
              <w:rPr>
                <w:snapToGrid w:val="0"/>
              </w:rPr>
              <w:t>SIM PIN2 required</w:t>
            </w:r>
          </w:p>
        </w:tc>
      </w:tr>
      <w:tr w:rsidR="001B2A26" w:rsidRPr="00671C8B" w14:paraId="20ED2513" w14:textId="77777777" w:rsidTr="00166AF3">
        <w:tc>
          <w:tcPr>
            <w:tcW w:w="1458" w:type="dxa"/>
          </w:tcPr>
          <w:p w14:paraId="549DFEFE" w14:textId="77777777" w:rsidR="001B2A26" w:rsidRPr="00671C8B" w:rsidRDefault="001B2A26" w:rsidP="00166AF3">
            <w:pPr>
              <w:pStyle w:val="TableBody"/>
            </w:pPr>
            <w:r w:rsidRPr="00671C8B">
              <w:t>318</w:t>
            </w:r>
          </w:p>
        </w:tc>
        <w:tc>
          <w:tcPr>
            <w:tcW w:w="7830" w:type="dxa"/>
          </w:tcPr>
          <w:p w14:paraId="4C4C29D1" w14:textId="77777777" w:rsidR="001B2A26" w:rsidRPr="00671C8B" w:rsidRDefault="001B2A26" w:rsidP="00166AF3">
            <w:pPr>
              <w:pStyle w:val="TableBody"/>
            </w:pPr>
            <w:r w:rsidRPr="00671C8B">
              <w:rPr>
                <w:snapToGrid w:val="0"/>
              </w:rPr>
              <w:t>SIM PUK2 required</w:t>
            </w:r>
          </w:p>
        </w:tc>
      </w:tr>
      <w:tr w:rsidR="001B2A26" w:rsidRPr="00671C8B" w14:paraId="2F3C9661" w14:textId="77777777" w:rsidTr="00166AF3">
        <w:tc>
          <w:tcPr>
            <w:tcW w:w="1458" w:type="dxa"/>
          </w:tcPr>
          <w:p w14:paraId="44B3FDD4" w14:textId="77777777" w:rsidR="001B2A26" w:rsidRPr="00671C8B" w:rsidRDefault="001B2A26" w:rsidP="00166AF3">
            <w:pPr>
              <w:pStyle w:val="TableBody"/>
            </w:pPr>
            <w:r w:rsidRPr="00671C8B">
              <w:t>320</w:t>
            </w:r>
          </w:p>
        </w:tc>
        <w:tc>
          <w:tcPr>
            <w:tcW w:w="7830" w:type="dxa"/>
          </w:tcPr>
          <w:p w14:paraId="481D8322" w14:textId="77777777" w:rsidR="001B2A26" w:rsidRPr="00671C8B" w:rsidRDefault="001B2A26" w:rsidP="00166AF3">
            <w:pPr>
              <w:pStyle w:val="TableBody"/>
            </w:pPr>
            <w:r w:rsidRPr="00671C8B">
              <w:rPr>
                <w:snapToGrid w:val="0"/>
              </w:rPr>
              <w:t>Memory failure</w:t>
            </w:r>
          </w:p>
        </w:tc>
      </w:tr>
      <w:tr w:rsidR="001B2A26" w:rsidRPr="00671C8B" w14:paraId="3164553F" w14:textId="77777777" w:rsidTr="00166AF3">
        <w:tc>
          <w:tcPr>
            <w:tcW w:w="1458" w:type="dxa"/>
          </w:tcPr>
          <w:p w14:paraId="4261D7B6" w14:textId="77777777" w:rsidR="001B2A26" w:rsidRPr="00671C8B" w:rsidRDefault="001B2A26" w:rsidP="00166AF3">
            <w:pPr>
              <w:pStyle w:val="TableBody"/>
            </w:pPr>
            <w:r w:rsidRPr="00671C8B">
              <w:t>321</w:t>
            </w:r>
          </w:p>
        </w:tc>
        <w:tc>
          <w:tcPr>
            <w:tcW w:w="7830" w:type="dxa"/>
          </w:tcPr>
          <w:p w14:paraId="3E9D3E1B" w14:textId="77777777" w:rsidR="001B2A26" w:rsidRPr="00671C8B" w:rsidRDefault="001B2A26" w:rsidP="00166AF3">
            <w:pPr>
              <w:pStyle w:val="TableBody"/>
            </w:pPr>
            <w:r w:rsidRPr="00671C8B">
              <w:rPr>
                <w:snapToGrid w:val="0"/>
              </w:rPr>
              <w:t>Invalid memory index</w:t>
            </w:r>
          </w:p>
        </w:tc>
      </w:tr>
      <w:tr w:rsidR="001B2A26" w:rsidRPr="00671C8B" w14:paraId="68ED595D" w14:textId="77777777" w:rsidTr="00166AF3">
        <w:tc>
          <w:tcPr>
            <w:tcW w:w="1458" w:type="dxa"/>
          </w:tcPr>
          <w:p w14:paraId="712717A4" w14:textId="77777777" w:rsidR="001B2A26" w:rsidRPr="00671C8B" w:rsidRDefault="001B2A26" w:rsidP="00166AF3">
            <w:pPr>
              <w:pStyle w:val="TableBody"/>
            </w:pPr>
            <w:r w:rsidRPr="00671C8B">
              <w:t>322</w:t>
            </w:r>
          </w:p>
        </w:tc>
        <w:tc>
          <w:tcPr>
            <w:tcW w:w="7830" w:type="dxa"/>
          </w:tcPr>
          <w:p w14:paraId="03C2F2E8" w14:textId="77777777" w:rsidR="001B2A26" w:rsidRPr="00671C8B" w:rsidRDefault="001B2A26" w:rsidP="00166AF3">
            <w:pPr>
              <w:pStyle w:val="TableBody"/>
            </w:pPr>
            <w:r w:rsidRPr="00671C8B">
              <w:rPr>
                <w:snapToGrid w:val="0"/>
              </w:rPr>
              <w:t>Memory full</w:t>
            </w:r>
          </w:p>
        </w:tc>
      </w:tr>
      <w:tr w:rsidR="001B2A26" w:rsidRPr="00671C8B" w14:paraId="10B29DC2" w14:textId="77777777" w:rsidTr="00166AF3">
        <w:tc>
          <w:tcPr>
            <w:tcW w:w="1458" w:type="dxa"/>
          </w:tcPr>
          <w:p w14:paraId="748A2FA1" w14:textId="77777777" w:rsidR="001B2A26" w:rsidRPr="00671C8B" w:rsidRDefault="001B2A26" w:rsidP="00166AF3">
            <w:pPr>
              <w:pStyle w:val="TableBody"/>
            </w:pPr>
            <w:r w:rsidRPr="00671C8B">
              <w:t>330</w:t>
            </w:r>
          </w:p>
        </w:tc>
        <w:tc>
          <w:tcPr>
            <w:tcW w:w="7830" w:type="dxa"/>
          </w:tcPr>
          <w:p w14:paraId="74523470" w14:textId="77777777" w:rsidR="001B2A26" w:rsidRPr="00671C8B" w:rsidRDefault="001B2A26" w:rsidP="00166AF3">
            <w:pPr>
              <w:pStyle w:val="TableBody"/>
            </w:pPr>
            <w:r w:rsidRPr="00671C8B">
              <w:rPr>
                <w:snapToGrid w:val="0"/>
              </w:rPr>
              <w:t>SMSC address unknown</w:t>
            </w:r>
          </w:p>
        </w:tc>
      </w:tr>
      <w:tr w:rsidR="001B2A26" w:rsidRPr="00671C8B" w14:paraId="44B7DCFC" w14:textId="77777777" w:rsidTr="00166AF3">
        <w:tc>
          <w:tcPr>
            <w:tcW w:w="1458" w:type="dxa"/>
          </w:tcPr>
          <w:p w14:paraId="2F5AD2B3" w14:textId="77777777" w:rsidR="001B2A26" w:rsidRPr="00671C8B" w:rsidRDefault="001B2A26" w:rsidP="00166AF3">
            <w:pPr>
              <w:pStyle w:val="TableBody"/>
            </w:pPr>
            <w:r w:rsidRPr="00671C8B">
              <w:t>331</w:t>
            </w:r>
          </w:p>
        </w:tc>
        <w:tc>
          <w:tcPr>
            <w:tcW w:w="7830" w:type="dxa"/>
          </w:tcPr>
          <w:p w14:paraId="4A51F1D9" w14:textId="77777777" w:rsidR="001B2A26" w:rsidRPr="00671C8B" w:rsidRDefault="001B2A26" w:rsidP="00166AF3">
            <w:pPr>
              <w:pStyle w:val="TableBody"/>
            </w:pPr>
            <w:r w:rsidRPr="00671C8B">
              <w:rPr>
                <w:snapToGrid w:val="0"/>
              </w:rPr>
              <w:t>no network service</w:t>
            </w:r>
          </w:p>
        </w:tc>
      </w:tr>
      <w:tr w:rsidR="001B2A26" w:rsidRPr="00671C8B" w14:paraId="2639CE38" w14:textId="77777777" w:rsidTr="00166AF3">
        <w:tc>
          <w:tcPr>
            <w:tcW w:w="1458" w:type="dxa"/>
          </w:tcPr>
          <w:p w14:paraId="5CA59081" w14:textId="77777777" w:rsidR="001B2A26" w:rsidRPr="00671C8B" w:rsidRDefault="001B2A26" w:rsidP="00166AF3">
            <w:pPr>
              <w:pStyle w:val="TableBody"/>
            </w:pPr>
            <w:r w:rsidRPr="00671C8B">
              <w:t>332</w:t>
            </w:r>
          </w:p>
        </w:tc>
        <w:tc>
          <w:tcPr>
            <w:tcW w:w="7830" w:type="dxa"/>
          </w:tcPr>
          <w:p w14:paraId="56A5805A" w14:textId="77777777" w:rsidR="001B2A26" w:rsidRPr="00671C8B" w:rsidRDefault="001B2A26" w:rsidP="00166AF3">
            <w:pPr>
              <w:pStyle w:val="TableBody"/>
            </w:pPr>
            <w:r w:rsidRPr="00671C8B">
              <w:rPr>
                <w:snapToGrid w:val="0"/>
              </w:rPr>
              <w:t>Network timeout</w:t>
            </w:r>
          </w:p>
        </w:tc>
      </w:tr>
      <w:tr w:rsidR="001B2A26" w:rsidRPr="00671C8B" w14:paraId="15BDADC6" w14:textId="77777777" w:rsidTr="00166AF3">
        <w:tc>
          <w:tcPr>
            <w:tcW w:w="1458" w:type="dxa"/>
          </w:tcPr>
          <w:p w14:paraId="12A905CD" w14:textId="77777777" w:rsidR="001B2A26" w:rsidRPr="00671C8B" w:rsidRDefault="001B2A26" w:rsidP="00166AF3">
            <w:pPr>
              <w:pStyle w:val="TableBody"/>
            </w:pPr>
            <w:r w:rsidRPr="00671C8B">
              <w:t>340</w:t>
            </w:r>
          </w:p>
        </w:tc>
        <w:tc>
          <w:tcPr>
            <w:tcW w:w="7830" w:type="dxa"/>
          </w:tcPr>
          <w:p w14:paraId="79503993" w14:textId="77777777" w:rsidR="001B2A26" w:rsidRPr="00671C8B" w:rsidRDefault="001B2A26" w:rsidP="00166AF3">
            <w:pPr>
              <w:pStyle w:val="TableBody"/>
            </w:pPr>
            <w:r w:rsidRPr="00671C8B">
              <w:rPr>
                <w:snapToGrid w:val="0"/>
              </w:rPr>
              <w:t>NO +CNMA ACK EXPECTED</w:t>
            </w:r>
          </w:p>
        </w:tc>
      </w:tr>
      <w:tr w:rsidR="001B2A26" w:rsidRPr="00671C8B" w14:paraId="173C6460" w14:textId="77777777" w:rsidTr="00166AF3">
        <w:tc>
          <w:tcPr>
            <w:tcW w:w="1458" w:type="dxa"/>
          </w:tcPr>
          <w:p w14:paraId="28C031AA" w14:textId="77777777" w:rsidR="001B2A26" w:rsidRPr="00671C8B" w:rsidRDefault="001B2A26" w:rsidP="00166AF3">
            <w:pPr>
              <w:pStyle w:val="TableBody"/>
            </w:pPr>
            <w:r w:rsidRPr="00671C8B">
              <w:t>500</w:t>
            </w:r>
          </w:p>
        </w:tc>
        <w:tc>
          <w:tcPr>
            <w:tcW w:w="7830" w:type="dxa"/>
          </w:tcPr>
          <w:p w14:paraId="703E0B17" w14:textId="77777777" w:rsidR="001B2A26" w:rsidRPr="00671C8B" w:rsidRDefault="001B2A26" w:rsidP="00166AF3">
            <w:pPr>
              <w:pStyle w:val="TableBody"/>
            </w:pPr>
            <w:r w:rsidRPr="00671C8B">
              <w:rPr>
                <w:snapToGrid w:val="0"/>
              </w:rPr>
              <w:t>Unknown error</w:t>
            </w:r>
          </w:p>
        </w:tc>
      </w:tr>
      <w:tr w:rsidR="00642B04" w:rsidRPr="00671C8B" w14:paraId="13A8A1FB" w14:textId="77777777" w:rsidTr="00166AF3">
        <w:tc>
          <w:tcPr>
            <w:tcW w:w="1458" w:type="dxa"/>
          </w:tcPr>
          <w:p w14:paraId="4872419C" w14:textId="1DC03765" w:rsidR="00642B04" w:rsidRPr="00671C8B" w:rsidRDefault="00642B04" w:rsidP="00166AF3">
            <w:pPr>
              <w:pStyle w:val="TableBody"/>
            </w:pPr>
            <w:commentRangeStart w:id="23848"/>
            <w:r>
              <w:t>606</w:t>
            </w:r>
          </w:p>
        </w:tc>
        <w:tc>
          <w:tcPr>
            <w:tcW w:w="7830" w:type="dxa"/>
          </w:tcPr>
          <w:p w14:paraId="624BDEA1" w14:textId="1A162CC8" w:rsidR="00642B04" w:rsidRPr="00671C8B" w:rsidRDefault="00642B04" w:rsidP="00166AF3">
            <w:pPr>
              <w:pStyle w:val="TableBody"/>
              <w:rPr>
                <w:snapToGrid w:val="0"/>
              </w:rPr>
            </w:pPr>
            <w:r>
              <w:rPr>
                <w:snapToGrid w:val="0"/>
              </w:rPr>
              <w:t>ME Busy – CM server request already pending</w:t>
            </w:r>
            <w:commentRangeEnd w:id="23848"/>
            <w:r>
              <w:rPr>
                <w:rStyle w:val="CommentReference"/>
                <w:rFonts w:ascii="Verdana" w:hAnsi="Verdana" w:cs="Times New Roman"/>
                <w:lang w:eastAsia="en-US"/>
              </w:rPr>
              <w:commentReference w:id="23848"/>
            </w:r>
          </w:p>
        </w:tc>
      </w:tr>
    </w:tbl>
    <w:p w14:paraId="02E36376" w14:textId="77777777" w:rsidR="001B2A26" w:rsidRPr="00671C8B" w:rsidRDefault="001B2A26" w:rsidP="0059466D">
      <w:pPr>
        <w:pStyle w:val="Heading3"/>
        <w:numPr>
          <w:ilvl w:val="2"/>
          <w:numId w:val="11"/>
        </w:numPr>
        <w:ind w:left="1260" w:hanging="1260"/>
      </w:pPr>
      <w:bookmarkStart w:id="23849" w:name="_Toc368563571"/>
      <w:bookmarkStart w:id="23850" w:name="_Toc368923334"/>
      <w:bookmarkStart w:id="23851" w:name="_Toc369096887"/>
      <w:bookmarkStart w:id="23852" w:name="_Toc369270753"/>
      <w:bookmarkStart w:id="23853" w:name="_Toc369684295"/>
      <w:bookmarkStart w:id="23854" w:name="_Toc170126015"/>
      <w:bookmarkStart w:id="23855" w:name="_Toc345081574"/>
      <w:bookmarkStart w:id="23856" w:name="_Toc349753302"/>
      <w:bookmarkStart w:id="23857" w:name="_Toc349754206"/>
      <w:bookmarkStart w:id="23858" w:name="_Toc368586255"/>
      <w:bookmarkStart w:id="23859" w:name="_Toc486251843"/>
      <w:bookmarkStart w:id="23860" w:name="_Toc489462260"/>
      <w:bookmarkEnd w:id="23849"/>
      <w:bookmarkEnd w:id="23850"/>
      <w:bookmarkEnd w:id="23851"/>
      <w:bookmarkEnd w:id="23852"/>
      <w:bookmarkEnd w:id="23853"/>
      <w:r w:rsidRPr="00671C8B">
        <w:t xml:space="preserve">GPRS Error </w:t>
      </w:r>
      <w:bookmarkEnd w:id="23854"/>
      <w:bookmarkEnd w:id="23855"/>
      <w:bookmarkEnd w:id="23856"/>
      <w:bookmarkEnd w:id="23857"/>
      <w:bookmarkEnd w:id="23858"/>
      <w:r w:rsidRPr="00671C8B">
        <w:t>Codes</w:t>
      </w:r>
      <w:bookmarkEnd w:id="23859"/>
      <w:bookmarkEnd w:id="23860"/>
    </w:p>
    <w:tbl>
      <w:tblPr>
        <w:tblStyle w:val="TableSWI"/>
        <w:tblW w:w="9288" w:type="dxa"/>
        <w:tblLayout w:type="fixed"/>
        <w:tblLook w:val="04A0" w:firstRow="1" w:lastRow="0" w:firstColumn="1" w:lastColumn="0" w:noHBand="0" w:noVBand="1"/>
      </w:tblPr>
      <w:tblGrid>
        <w:gridCol w:w="1458"/>
        <w:gridCol w:w="7830"/>
      </w:tblGrid>
      <w:tr w:rsidR="001B2A26" w:rsidRPr="00671C8B" w14:paraId="4075E3B5" w14:textId="77777777" w:rsidTr="00166AF3">
        <w:trPr>
          <w:cnfStyle w:val="100000000000" w:firstRow="1" w:lastRow="0" w:firstColumn="0" w:lastColumn="0" w:oddVBand="0" w:evenVBand="0" w:oddHBand="0" w:evenHBand="0" w:firstRowFirstColumn="0" w:firstRowLastColumn="0" w:lastRowFirstColumn="0" w:lastRowLastColumn="0"/>
        </w:trPr>
        <w:tc>
          <w:tcPr>
            <w:tcW w:w="1458" w:type="dxa"/>
            <w:tcBorders>
              <w:bottom w:val="single" w:sz="18" w:space="0" w:color="auto"/>
            </w:tcBorders>
          </w:tcPr>
          <w:p w14:paraId="686B5C43" w14:textId="77777777" w:rsidR="001B2A26" w:rsidRPr="00671C8B" w:rsidRDefault="001B2A26">
            <w:pPr>
              <w:pStyle w:val="TableRowHead"/>
              <w:spacing w:before="144" w:after="144"/>
              <w:rPr>
                <w:bCs w:val="0"/>
              </w:rPr>
            </w:pPr>
            <w:r w:rsidRPr="00671C8B">
              <w:rPr>
                <w:snapToGrid w:val="0"/>
              </w:rPr>
              <w:t>&lt;err&gt; Code</w:t>
            </w:r>
          </w:p>
        </w:tc>
        <w:tc>
          <w:tcPr>
            <w:tcW w:w="7830" w:type="dxa"/>
            <w:tcBorders>
              <w:bottom w:val="single" w:sz="18" w:space="0" w:color="auto"/>
            </w:tcBorders>
          </w:tcPr>
          <w:p w14:paraId="79BF7199" w14:textId="77777777" w:rsidR="001B2A26" w:rsidRPr="00671C8B" w:rsidRDefault="001B2A26">
            <w:pPr>
              <w:pStyle w:val="TableRowHead"/>
              <w:spacing w:before="144" w:after="144"/>
              <w:rPr>
                <w:bCs w:val="0"/>
              </w:rPr>
            </w:pPr>
            <w:r w:rsidRPr="00671C8B">
              <w:rPr>
                <w:snapToGrid w:val="0"/>
              </w:rPr>
              <w:t>Meaning</w:t>
            </w:r>
          </w:p>
        </w:tc>
      </w:tr>
      <w:tr w:rsidR="001B2A26" w:rsidRPr="00671C8B" w14:paraId="68DF533C" w14:textId="77777777" w:rsidTr="00166AF3">
        <w:tc>
          <w:tcPr>
            <w:tcW w:w="9288" w:type="dxa"/>
            <w:gridSpan w:val="2"/>
            <w:tcBorders>
              <w:top w:val="single" w:sz="18" w:space="0" w:color="auto"/>
              <w:bottom w:val="single" w:sz="12" w:space="0" w:color="auto"/>
            </w:tcBorders>
            <w:shd w:val="pct20" w:color="auto" w:fill="auto"/>
          </w:tcPr>
          <w:p w14:paraId="05AD6A9A" w14:textId="77777777" w:rsidR="001B2A26" w:rsidRPr="00671C8B" w:rsidRDefault="001B2A26" w:rsidP="00166AF3">
            <w:pPr>
              <w:pStyle w:val="TableBody"/>
            </w:pPr>
            <w:r w:rsidRPr="00671C8B">
              <w:rPr>
                <w:b/>
              </w:rPr>
              <w:t>Errors related to a failure to Perform an Attach</w:t>
            </w:r>
          </w:p>
        </w:tc>
      </w:tr>
      <w:tr w:rsidR="001B2A26" w:rsidRPr="00671C8B" w14:paraId="17F71546" w14:textId="77777777" w:rsidTr="00166AF3">
        <w:tc>
          <w:tcPr>
            <w:tcW w:w="1458" w:type="dxa"/>
            <w:tcBorders>
              <w:top w:val="single" w:sz="12" w:space="0" w:color="auto"/>
            </w:tcBorders>
          </w:tcPr>
          <w:p w14:paraId="5A8914F7" w14:textId="77777777" w:rsidR="001B2A26" w:rsidRPr="00671C8B" w:rsidRDefault="001B2A26" w:rsidP="00166AF3">
            <w:pPr>
              <w:pStyle w:val="TableBody"/>
              <w:rPr>
                <w:snapToGrid w:val="0"/>
              </w:rPr>
            </w:pPr>
            <w:r w:rsidRPr="00671C8B">
              <w:rPr>
                <w:snapToGrid w:val="0"/>
              </w:rPr>
              <w:t>103</w:t>
            </w:r>
          </w:p>
        </w:tc>
        <w:tc>
          <w:tcPr>
            <w:tcW w:w="7830" w:type="dxa"/>
            <w:tcBorders>
              <w:top w:val="single" w:sz="12" w:space="0" w:color="auto"/>
            </w:tcBorders>
          </w:tcPr>
          <w:p w14:paraId="57F61E59" w14:textId="77777777" w:rsidR="001B2A26" w:rsidRPr="00671C8B" w:rsidRDefault="001B2A26" w:rsidP="00166AF3">
            <w:pPr>
              <w:pStyle w:val="TableBody"/>
              <w:rPr>
                <w:snapToGrid w:val="0"/>
                <w:szCs w:val="18"/>
              </w:rPr>
            </w:pPr>
            <w:r w:rsidRPr="00671C8B">
              <w:rPr>
                <w:snapToGrid w:val="0"/>
                <w:szCs w:val="18"/>
              </w:rPr>
              <w:t>Illegal MS</w:t>
            </w:r>
          </w:p>
        </w:tc>
      </w:tr>
      <w:tr w:rsidR="001B2A26" w:rsidRPr="00671C8B" w14:paraId="0603481B" w14:textId="77777777" w:rsidTr="00166AF3">
        <w:tc>
          <w:tcPr>
            <w:tcW w:w="1458" w:type="dxa"/>
          </w:tcPr>
          <w:p w14:paraId="7CF7E934" w14:textId="77777777" w:rsidR="001B2A26" w:rsidRPr="00671C8B" w:rsidRDefault="001B2A26" w:rsidP="00166AF3">
            <w:pPr>
              <w:pStyle w:val="TableBody"/>
              <w:rPr>
                <w:snapToGrid w:val="0"/>
              </w:rPr>
            </w:pPr>
            <w:r w:rsidRPr="00671C8B">
              <w:rPr>
                <w:snapToGrid w:val="0"/>
              </w:rPr>
              <w:t>106</w:t>
            </w:r>
          </w:p>
        </w:tc>
        <w:tc>
          <w:tcPr>
            <w:tcW w:w="7830" w:type="dxa"/>
          </w:tcPr>
          <w:p w14:paraId="4DBA7ABB" w14:textId="77777777" w:rsidR="001B2A26" w:rsidRPr="00671C8B" w:rsidRDefault="001B2A26" w:rsidP="00166AF3">
            <w:pPr>
              <w:pStyle w:val="TableBody"/>
              <w:rPr>
                <w:snapToGrid w:val="0"/>
                <w:szCs w:val="18"/>
              </w:rPr>
            </w:pPr>
            <w:r w:rsidRPr="00671C8B">
              <w:rPr>
                <w:snapToGrid w:val="0"/>
                <w:szCs w:val="18"/>
              </w:rPr>
              <w:t>Illegal ME</w:t>
            </w:r>
          </w:p>
        </w:tc>
      </w:tr>
      <w:tr w:rsidR="001B2A26" w:rsidRPr="00671C8B" w14:paraId="182740E5" w14:textId="77777777" w:rsidTr="00166AF3">
        <w:tc>
          <w:tcPr>
            <w:tcW w:w="1458" w:type="dxa"/>
          </w:tcPr>
          <w:p w14:paraId="46F1E410" w14:textId="77777777" w:rsidR="001B2A26" w:rsidRPr="00671C8B" w:rsidRDefault="001B2A26" w:rsidP="00166AF3">
            <w:pPr>
              <w:pStyle w:val="TableBody"/>
              <w:rPr>
                <w:snapToGrid w:val="0"/>
              </w:rPr>
            </w:pPr>
            <w:r w:rsidRPr="00671C8B">
              <w:rPr>
                <w:snapToGrid w:val="0"/>
              </w:rPr>
              <w:t>107</w:t>
            </w:r>
          </w:p>
        </w:tc>
        <w:tc>
          <w:tcPr>
            <w:tcW w:w="7830" w:type="dxa"/>
          </w:tcPr>
          <w:p w14:paraId="48C712C1" w14:textId="77777777" w:rsidR="001B2A26" w:rsidRPr="00671C8B" w:rsidRDefault="001B2A26" w:rsidP="00166AF3">
            <w:pPr>
              <w:pStyle w:val="TableBody"/>
              <w:rPr>
                <w:snapToGrid w:val="0"/>
                <w:szCs w:val="18"/>
              </w:rPr>
            </w:pPr>
            <w:r w:rsidRPr="00671C8B">
              <w:rPr>
                <w:snapToGrid w:val="0"/>
                <w:szCs w:val="18"/>
              </w:rPr>
              <w:t>GPRS services not allowed</w:t>
            </w:r>
          </w:p>
        </w:tc>
      </w:tr>
      <w:tr w:rsidR="001B2A26" w:rsidRPr="00671C8B" w14:paraId="4499729C" w14:textId="77777777" w:rsidTr="00166AF3">
        <w:tc>
          <w:tcPr>
            <w:tcW w:w="1458" w:type="dxa"/>
          </w:tcPr>
          <w:p w14:paraId="34F14F4F" w14:textId="77777777" w:rsidR="001B2A26" w:rsidRPr="00671C8B" w:rsidRDefault="001B2A26" w:rsidP="00166AF3">
            <w:pPr>
              <w:pStyle w:val="TableBody"/>
              <w:rPr>
                <w:snapToGrid w:val="0"/>
              </w:rPr>
            </w:pPr>
            <w:r w:rsidRPr="00671C8B">
              <w:rPr>
                <w:snapToGrid w:val="0"/>
              </w:rPr>
              <w:t>111</w:t>
            </w:r>
          </w:p>
        </w:tc>
        <w:tc>
          <w:tcPr>
            <w:tcW w:w="7830" w:type="dxa"/>
          </w:tcPr>
          <w:p w14:paraId="287C536E" w14:textId="77777777" w:rsidR="001B2A26" w:rsidRPr="00671C8B" w:rsidRDefault="001B2A26" w:rsidP="00166AF3">
            <w:pPr>
              <w:pStyle w:val="TableBody"/>
              <w:rPr>
                <w:snapToGrid w:val="0"/>
                <w:szCs w:val="18"/>
              </w:rPr>
            </w:pPr>
            <w:r w:rsidRPr="00671C8B">
              <w:rPr>
                <w:snapToGrid w:val="0"/>
                <w:szCs w:val="18"/>
              </w:rPr>
              <w:t>PLMN not allowed</w:t>
            </w:r>
          </w:p>
        </w:tc>
      </w:tr>
      <w:tr w:rsidR="001B2A26" w:rsidRPr="00671C8B" w14:paraId="4F193807" w14:textId="77777777" w:rsidTr="00166AF3">
        <w:tc>
          <w:tcPr>
            <w:tcW w:w="1458" w:type="dxa"/>
          </w:tcPr>
          <w:p w14:paraId="4DCEA7BB" w14:textId="77777777" w:rsidR="001B2A26" w:rsidRPr="00671C8B" w:rsidRDefault="001B2A26" w:rsidP="00166AF3">
            <w:pPr>
              <w:pStyle w:val="TableBody"/>
              <w:rPr>
                <w:snapToGrid w:val="0"/>
              </w:rPr>
            </w:pPr>
            <w:r w:rsidRPr="00671C8B">
              <w:rPr>
                <w:snapToGrid w:val="0"/>
              </w:rPr>
              <w:t>112</w:t>
            </w:r>
          </w:p>
        </w:tc>
        <w:tc>
          <w:tcPr>
            <w:tcW w:w="7830" w:type="dxa"/>
          </w:tcPr>
          <w:p w14:paraId="0C05A1B4" w14:textId="77777777" w:rsidR="001B2A26" w:rsidRPr="00671C8B" w:rsidRDefault="001B2A26" w:rsidP="00166AF3">
            <w:pPr>
              <w:pStyle w:val="TableBody"/>
              <w:rPr>
                <w:snapToGrid w:val="0"/>
                <w:szCs w:val="18"/>
              </w:rPr>
            </w:pPr>
            <w:r w:rsidRPr="00671C8B">
              <w:rPr>
                <w:snapToGrid w:val="0"/>
                <w:szCs w:val="18"/>
              </w:rPr>
              <w:t>Location area not allowed</w:t>
            </w:r>
          </w:p>
        </w:tc>
      </w:tr>
      <w:tr w:rsidR="001B2A26" w:rsidRPr="00671C8B" w14:paraId="63B1B342" w14:textId="77777777" w:rsidTr="00166AF3">
        <w:tc>
          <w:tcPr>
            <w:tcW w:w="1458" w:type="dxa"/>
            <w:tcBorders>
              <w:bottom w:val="single" w:sz="12" w:space="0" w:color="auto"/>
            </w:tcBorders>
          </w:tcPr>
          <w:p w14:paraId="158742E1" w14:textId="77777777" w:rsidR="001B2A26" w:rsidRPr="00671C8B" w:rsidRDefault="001B2A26" w:rsidP="00166AF3">
            <w:pPr>
              <w:pStyle w:val="TableBody"/>
              <w:rPr>
                <w:snapToGrid w:val="0"/>
              </w:rPr>
            </w:pPr>
            <w:r w:rsidRPr="00671C8B">
              <w:rPr>
                <w:snapToGrid w:val="0"/>
              </w:rPr>
              <w:t>113</w:t>
            </w:r>
          </w:p>
        </w:tc>
        <w:tc>
          <w:tcPr>
            <w:tcW w:w="7830" w:type="dxa"/>
            <w:tcBorders>
              <w:bottom w:val="single" w:sz="12" w:space="0" w:color="auto"/>
            </w:tcBorders>
          </w:tcPr>
          <w:p w14:paraId="011D7F85" w14:textId="77777777" w:rsidR="001B2A26" w:rsidRPr="00671C8B" w:rsidRDefault="001B2A26" w:rsidP="00166AF3">
            <w:pPr>
              <w:pStyle w:val="TableBody"/>
              <w:rPr>
                <w:snapToGrid w:val="0"/>
                <w:szCs w:val="18"/>
              </w:rPr>
            </w:pPr>
            <w:r w:rsidRPr="00671C8B">
              <w:rPr>
                <w:snapToGrid w:val="0"/>
                <w:szCs w:val="18"/>
              </w:rPr>
              <w:t>Roaming not allowed in this location area</w:t>
            </w:r>
          </w:p>
        </w:tc>
      </w:tr>
      <w:tr w:rsidR="001B2A26" w:rsidRPr="00671C8B" w14:paraId="58CA304F" w14:textId="77777777" w:rsidTr="00166AF3">
        <w:tc>
          <w:tcPr>
            <w:tcW w:w="9288" w:type="dxa"/>
            <w:gridSpan w:val="2"/>
            <w:tcBorders>
              <w:top w:val="single" w:sz="12" w:space="0" w:color="auto"/>
              <w:bottom w:val="single" w:sz="12" w:space="0" w:color="auto"/>
            </w:tcBorders>
            <w:shd w:val="pct20" w:color="auto" w:fill="auto"/>
          </w:tcPr>
          <w:p w14:paraId="3336CFAF" w14:textId="77777777" w:rsidR="001B2A26" w:rsidRPr="00671C8B" w:rsidRDefault="001B2A26" w:rsidP="00166AF3">
            <w:pPr>
              <w:pStyle w:val="TableBody"/>
              <w:keepNext/>
            </w:pPr>
            <w:r w:rsidRPr="00671C8B">
              <w:rPr>
                <w:b/>
              </w:rPr>
              <w:t>Errors related to a failure to Activate a Context</w:t>
            </w:r>
          </w:p>
        </w:tc>
      </w:tr>
      <w:tr w:rsidR="001B2A26" w:rsidRPr="00671C8B" w14:paraId="4D90FFDB" w14:textId="77777777" w:rsidTr="00166AF3">
        <w:tc>
          <w:tcPr>
            <w:tcW w:w="1458" w:type="dxa"/>
            <w:tcBorders>
              <w:top w:val="single" w:sz="12" w:space="0" w:color="auto"/>
              <w:bottom w:val="single" w:sz="6" w:space="0" w:color="000000"/>
            </w:tcBorders>
          </w:tcPr>
          <w:p w14:paraId="5FAC2854" w14:textId="77777777" w:rsidR="001B2A26" w:rsidRPr="00671C8B" w:rsidRDefault="001B2A26" w:rsidP="00166AF3">
            <w:pPr>
              <w:pStyle w:val="TableBody"/>
              <w:keepNext/>
              <w:rPr>
                <w:snapToGrid w:val="0"/>
              </w:rPr>
            </w:pPr>
            <w:r w:rsidRPr="00671C8B">
              <w:rPr>
                <w:snapToGrid w:val="0"/>
              </w:rPr>
              <w:t>132</w:t>
            </w:r>
          </w:p>
        </w:tc>
        <w:tc>
          <w:tcPr>
            <w:tcW w:w="7830" w:type="dxa"/>
            <w:tcBorders>
              <w:top w:val="single" w:sz="12" w:space="0" w:color="auto"/>
              <w:bottom w:val="single" w:sz="6" w:space="0" w:color="000000"/>
            </w:tcBorders>
          </w:tcPr>
          <w:p w14:paraId="6A94125A" w14:textId="77777777" w:rsidR="001B2A26" w:rsidRPr="00671C8B" w:rsidRDefault="001B2A26" w:rsidP="00166AF3">
            <w:pPr>
              <w:pStyle w:val="TableBody"/>
              <w:keepNext/>
              <w:rPr>
                <w:snapToGrid w:val="0"/>
                <w:szCs w:val="18"/>
              </w:rPr>
            </w:pPr>
            <w:r w:rsidRPr="00671C8B">
              <w:rPr>
                <w:snapToGrid w:val="0"/>
                <w:szCs w:val="18"/>
              </w:rPr>
              <w:t>Service option not supported</w:t>
            </w:r>
          </w:p>
        </w:tc>
      </w:tr>
      <w:tr w:rsidR="001B2A26" w:rsidRPr="00671C8B" w14:paraId="68F29B08" w14:textId="77777777" w:rsidTr="00166AF3">
        <w:tc>
          <w:tcPr>
            <w:tcW w:w="1458" w:type="dxa"/>
            <w:tcBorders>
              <w:top w:val="single" w:sz="6" w:space="0" w:color="000000"/>
              <w:bottom w:val="single" w:sz="6" w:space="0" w:color="000000"/>
            </w:tcBorders>
          </w:tcPr>
          <w:p w14:paraId="4EB44362" w14:textId="77777777" w:rsidR="001B2A26" w:rsidRPr="00671C8B" w:rsidRDefault="001B2A26" w:rsidP="00166AF3">
            <w:pPr>
              <w:pStyle w:val="TableBody"/>
              <w:keepNext/>
              <w:rPr>
                <w:snapToGrid w:val="0"/>
              </w:rPr>
            </w:pPr>
            <w:r w:rsidRPr="00671C8B">
              <w:rPr>
                <w:snapToGrid w:val="0"/>
              </w:rPr>
              <w:t>133</w:t>
            </w:r>
          </w:p>
        </w:tc>
        <w:tc>
          <w:tcPr>
            <w:tcW w:w="7830" w:type="dxa"/>
            <w:tcBorders>
              <w:top w:val="single" w:sz="6" w:space="0" w:color="000000"/>
              <w:bottom w:val="single" w:sz="6" w:space="0" w:color="000000"/>
            </w:tcBorders>
          </w:tcPr>
          <w:p w14:paraId="7489E3BC" w14:textId="77777777" w:rsidR="001B2A26" w:rsidRPr="00671C8B" w:rsidRDefault="001B2A26" w:rsidP="00166AF3">
            <w:pPr>
              <w:pStyle w:val="TableBody"/>
              <w:keepNext/>
              <w:rPr>
                <w:snapToGrid w:val="0"/>
                <w:szCs w:val="18"/>
              </w:rPr>
            </w:pPr>
            <w:r w:rsidRPr="00671C8B">
              <w:rPr>
                <w:snapToGrid w:val="0"/>
                <w:szCs w:val="18"/>
              </w:rPr>
              <w:t>Requested service option not subscribed</w:t>
            </w:r>
          </w:p>
        </w:tc>
      </w:tr>
      <w:tr w:rsidR="001B2A26" w:rsidRPr="00671C8B" w14:paraId="1D03D9F9" w14:textId="77777777" w:rsidTr="00166AF3">
        <w:tc>
          <w:tcPr>
            <w:tcW w:w="1458" w:type="dxa"/>
            <w:tcBorders>
              <w:top w:val="single" w:sz="6" w:space="0" w:color="000000"/>
              <w:bottom w:val="single" w:sz="6" w:space="0" w:color="000000"/>
            </w:tcBorders>
          </w:tcPr>
          <w:p w14:paraId="3E3265F0" w14:textId="77777777" w:rsidR="001B2A26" w:rsidRPr="00671C8B" w:rsidRDefault="001B2A26" w:rsidP="00166AF3">
            <w:pPr>
              <w:pStyle w:val="TableBody"/>
              <w:keepNext/>
              <w:rPr>
                <w:snapToGrid w:val="0"/>
              </w:rPr>
            </w:pPr>
            <w:r w:rsidRPr="00671C8B">
              <w:rPr>
                <w:snapToGrid w:val="0"/>
              </w:rPr>
              <w:t>134</w:t>
            </w:r>
          </w:p>
        </w:tc>
        <w:tc>
          <w:tcPr>
            <w:tcW w:w="7830" w:type="dxa"/>
            <w:tcBorders>
              <w:top w:val="single" w:sz="6" w:space="0" w:color="000000"/>
              <w:bottom w:val="single" w:sz="6" w:space="0" w:color="000000"/>
            </w:tcBorders>
          </w:tcPr>
          <w:p w14:paraId="2E7D6E79" w14:textId="77777777" w:rsidR="001B2A26" w:rsidRPr="00671C8B" w:rsidRDefault="001B2A26" w:rsidP="00166AF3">
            <w:pPr>
              <w:pStyle w:val="TableBody"/>
              <w:keepNext/>
              <w:rPr>
                <w:snapToGrid w:val="0"/>
                <w:szCs w:val="18"/>
              </w:rPr>
            </w:pPr>
            <w:r w:rsidRPr="00671C8B">
              <w:rPr>
                <w:snapToGrid w:val="0"/>
                <w:szCs w:val="18"/>
              </w:rPr>
              <w:t>Service option temporarily out of order</w:t>
            </w:r>
          </w:p>
        </w:tc>
      </w:tr>
      <w:tr w:rsidR="001B2A26" w:rsidRPr="00671C8B" w14:paraId="3E80B41B" w14:textId="77777777" w:rsidTr="00166AF3">
        <w:tc>
          <w:tcPr>
            <w:tcW w:w="1458" w:type="dxa"/>
            <w:tcBorders>
              <w:top w:val="single" w:sz="6" w:space="0" w:color="000000"/>
              <w:bottom w:val="single" w:sz="12" w:space="0" w:color="auto"/>
            </w:tcBorders>
          </w:tcPr>
          <w:p w14:paraId="37CDD9E8" w14:textId="77777777" w:rsidR="001B2A26" w:rsidRPr="00671C8B" w:rsidRDefault="001B2A26" w:rsidP="00166AF3">
            <w:pPr>
              <w:pStyle w:val="TableBody"/>
              <w:keepNext/>
              <w:rPr>
                <w:snapToGrid w:val="0"/>
              </w:rPr>
            </w:pPr>
            <w:r w:rsidRPr="00671C8B">
              <w:rPr>
                <w:snapToGrid w:val="0"/>
              </w:rPr>
              <w:t>149</w:t>
            </w:r>
          </w:p>
        </w:tc>
        <w:tc>
          <w:tcPr>
            <w:tcW w:w="7830" w:type="dxa"/>
            <w:tcBorders>
              <w:top w:val="single" w:sz="6" w:space="0" w:color="000000"/>
              <w:bottom w:val="single" w:sz="12" w:space="0" w:color="auto"/>
            </w:tcBorders>
          </w:tcPr>
          <w:p w14:paraId="6F2D78D0" w14:textId="77777777" w:rsidR="001B2A26" w:rsidRPr="00671C8B" w:rsidRDefault="001B2A26" w:rsidP="00166AF3">
            <w:pPr>
              <w:pStyle w:val="TableBody"/>
              <w:keepNext/>
              <w:rPr>
                <w:snapToGrid w:val="0"/>
                <w:szCs w:val="18"/>
              </w:rPr>
            </w:pPr>
            <w:r w:rsidRPr="00671C8B">
              <w:rPr>
                <w:snapToGrid w:val="0"/>
                <w:szCs w:val="18"/>
              </w:rPr>
              <w:t>PDP authentication failure</w:t>
            </w:r>
          </w:p>
        </w:tc>
      </w:tr>
      <w:tr w:rsidR="001B2A26" w:rsidRPr="00671C8B" w14:paraId="553B425B" w14:textId="77777777" w:rsidTr="00166AF3">
        <w:tc>
          <w:tcPr>
            <w:tcW w:w="9288" w:type="dxa"/>
            <w:gridSpan w:val="2"/>
            <w:tcBorders>
              <w:top w:val="single" w:sz="12" w:space="0" w:color="auto"/>
              <w:bottom w:val="single" w:sz="12" w:space="0" w:color="auto"/>
            </w:tcBorders>
            <w:shd w:val="pct20" w:color="auto" w:fill="auto"/>
          </w:tcPr>
          <w:p w14:paraId="6A8A430D" w14:textId="77777777" w:rsidR="001B2A26" w:rsidRPr="00671C8B" w:rsidRDefault="001B2A26" w:rsidP="00166AF3">
            <w:pPr>
              <w:pStyle w:val="TableBody"/>
            </w:pPr>
            <w:r w:rsidRPr="00671C8B">
              <w:rPr>
                <w:b/>
              </w:rPr>
              <w:t>Other GPRS Errors</w:t>
            </w:r>
          </w:p>
        </w:tc>
      </w:tr>
      <w:tr w:rsidR="001B2A26" w:rsidRPr="00671C8B" w14:paraId="0F5230C1" w14:textId="77777777" w:rsidTr="00166AF3">
        <w:tc>
          <w:tcPr>
            <w:tcW w:w="1458" w:type="dxa"/>
          </w:tcPr>
          <w:p w14:paraId="5D6D87D4" w14:textId="77777777" w:rsidR="001B2A26" w:rsidRPr="00671C8B" w:rsidRDefault="001B2A26" w:rsidP="00166AF3">
            <w:pPr>
              <w:pStyle w:val="TableBody"/>
              <w:rPr>
                <w:snapToGrid w:val="0"/>
              </w:rPr>
            </w:pPr>
            <w:r w:rsidRPr="00671C8B">
              <w:rPr>
                <w:snapToGrid w:val="0"/>
              </w:rPr>
              <w:t>148</w:t>
            </w:r>
          </w:p>
        </w:tc>
        <w:tc>
          <w:tcPr>
            <w:tcW w:w="7830" w:type="dxa"/>
          </w:tcPr>
          <w:p w14:paraId="4E00CA00" w14:textId="77777777" w:rsidR="001B2A26" w:rsidRPr="00671C8B" w:rsidRDefault="001B2A26" w:rsidP="00166AF3">
            <w:pPr>
              <w:pStyle w:val="TableBody"/>
              <w:rPr>
                <w:snapToGrid w:val="0"/>
                <w:szCs w:val="18"/>
              </w:rPr>
            </w:pPr>
            <w:r w:rsidRPr="00671C8B">
              <w:rPr>
                <w:snapToGrid w:val="0"/>
                <w:szCs w:val="18"/>
              </w:rPr>
              <w:t>Unspecified GPRS error</w:t>
            </w:r>
          </w:p>
        </w:tc>
      </w:tr>
      <w:tr w:rsidR="001B2A26" w:rsidRPr="00671C8B" w14:paraId="5F9F00CA" w14:textId="77777777" w:rsidTr="00166AF3">
        <w:tc>
          <w:tcPr>
            <w:tcW w:w="1458" w:type="dxa"/>
          </w:tcPr>
          <w:p w14:paraId="5F250BEA" w14:textId="77777777" w:rsidR="001B2A26" w:rsidRPr="00671C8B" w:rsidRDefault="001B2A26" w:rsidP="00166AF3">
            <w:pPr>
              <w:pStyle w:val="TableBody"/>
              <w:rPr>
                <w:snapToGrid w:val="0"/>
              </w:rPr>
            </w:pPr>
            <w:r w:rsidRPr="00671C8B">
              <w:rPr>
                <w:snapToGrid w:val="0"/>
              </w:rPr>
              <w:t>150</w:t>
            </w:r>
          </w:p>
        </w:tc>
        <w:tc>
          <w:tcPr>
            <w:tcW w:w="7830" w:type="dxa"/>
          </w:tcPr>
          <w:p w14:paraId="2B470BDE" w14:textId="77777777" w:rsidR="001B2A26" w:rsidRPr="00671C8B" w:rsidRDefault="001B2A26" w:rsidP="00166AF3">
            <w:pPr>
              <w:pStyle w:val="TableBody"/>
              <w:rPr>
                <w:snapToGrid w:val="0"/>
                <w:szCs w:val="18"/>
              </w:rPr>
            </w:pPr>
            <w:r w:rsidRPr="00671C8B">
              <w:rPr>
                <w:snapToGrid w:val="0"/>
                <w:szCs w:val="18"/>
              </w:rPr>
              <w:t>Invalid mobile class</w:t>
            </w:r>
          </w:p>
        </w:tc>
      </w:tr>
    </w:tbl>
    <w:p w14:paraId="71EE279C" w14:textId="77777777" w:rsidR="001B2A26" w:rsidRDefault="001B2A26" w:rsidP="001B2A26"/>
    <w:p w14:paraId="587290E5" w14:textId="77777777" w:rsidR="001B2A26" w:rsidRDefault="001B2A26" w:rsidP="001B2A26">
      <w:r w:rsidRPr="00671C8B">
        <w:t>Other values in the range 101 - 150 are reserved for use by GPRS.</w:t>
      </w:r>
    </w:p>
    <w:p w14:paraId="65D7AE59" w14:textId="77777777" w:rsidR="001B2A26" w:rsidRPr="00671C8B" w:rsidRDefault="001B2A26" w:rsidP="0059466D">
      <w:pPr>
        <w:pStyle w:val="Heading3"/>
        <w:numPr>
          <w:ilvl w:val="2"/>
          <w:numId w:val="11"/>
        </w:numPr>
        <w:ind w:hanging="1224"/>
      </w:pPr>
      <w:bookmarkStart w:id="23861" w:name="_Toc367724492"/>
      <w:bookmarkStart w:id="23862" w:name="_Ref368586370"/>
      <w:bookmarkStart w:id="23863" w:name="_Ref368586372"/>
      <w:bookmarkStart w:id="23864" w:name="_Toc368586257"/>
      <w:bookmarkStart w:id="23865" w:name="_Toc448912396"/>
      <w:bookmarkStart w:id="23866" w:name="_Ref448916307"/>
      <w:bookmarkStart w:id="23867" w:name="_Toc486251845"/>
      <w:bookmarkStart w:id="23868" w:name="_Toc489462261"/>
      <w:commentRangeStart w:id="23869"/>
      <w:r w:rsidRPr="00AD50AC">
        <w:rPr>
          <w:lang w:val="fr-FR"/>
        </w:rPr>
        <w:t>AVMS</w:t>
      </w:r>
      <w:r w:rsidRPr="00671C8B">
        <w:t xml:space="preserve"> Error </w:t>
      </w:r>
      <w:r>
        <w:t>C</w:t>
      </w:r>
      <w:r w:rsidRPr="00671C8B">
        <w:t>odes</w:t>
      </w:r>
      <w:bookmarkEnd w:id="23861"/>
      <w:bookmarkEnd w:id="23862"/>
      <w:bookmarkEnd w:id="23863"/>
      <w:bookmarkEnd w:id="23864"/>
      <w:bookmarkEnd w:id="23865"/>
      <w:commentRangeEnd w:id="23869"/>
      <w:r>
        <w:rPr>
          <w:rStyle w:val="CommentReference"/>
          <w:rFonts w:ascii="Verdana" w:eastAsia="Times New Roman" w:hAnsi="Verdana" w:cs="Times New Roman"/>
          <w:b w:val="0"/>
          <w:lang w:eastAsia="en-US"/>
        </w:rPr>
        <w:commentReference w:id="23869"/>
      </w:r>
      <w:bookmarkEnd w:id="23866"/>
      <w:bookmarkEnd w:id="23867"/>
      <w:bookmarkEnd w:id="23868"/>
    </w:p>
    <w:tbl>
      <w:tblPr>
        <w:tblStyle w:val="TableSWI"/>
        <w:tblW w:w="5000" w:type="pct"/>
        <w:tblLook w:val="04A0" w:firstRow="1" w:lastRow="0" w:firstColumn="1" w:lastColumn="0" w:noHBand="0" w:noVBand="1"/>
      </w:tblPr>
      <w:tblGrid>
        <w:gridCol w:w="1424"/>
        <w:gridCol w:w="7599"/>
      </w:tblGrid>
      <w:tr w:rsidR="001B2A26" w:rsidRPr="00671C8B" w14:paraId="7D4AF494" w14:textId="77777777" w:rsidTr="00166AF3">
        <w:trPr>
          <w:cnfStyle w:val="100000000000" w:firstRow="1" w:lastRow="0" w:firstColumn="0" w:lastColumn="0" w:oddVBand="0" w:evenVBand="0" w:oddHBand="0" w:evenHBand="0" w:firstRowFirstColumn="0" w:firstRowLastColumn="0" w:lastRowFirstColumn="0" w:lastRowLastColumn="0"/>
        </w:trPr>
        <w:tc>
          <w:tcPr>
            <w:tcW w:w="789" w:type="pct"/>
          </w:tcPr>
          <w:p w14:paraId="1E4871B6" w14:textId="77777777" w:rsidR="001B2A26" w:rsidRPr="00671C8B" w:rsidRDefault="001B2A26" w:rsidP="00166AF3">
            <w:pPr>
              <w:pStyle w:val="TableColumnHead"/>
              <w:spacing w:before="144" w:after="144"/>
              <w:rPr>
                <w:bCs w:val="0"/>
                <w:spacing w:val="0"/>
              </w:rPr>
            </w:pPr>
            <w:r w:rsidRPr="00671C8B">
              <w:t>&lt;err&gt; Code</w:t>
            </w:r>
          </w:p>
        </w:tc>
        <w:tc>
          <w:tcPr>
            <w:tcW w:w="4211" w:type="pct"/>
          </w:tcPr>
          <w:p w14:paraId="5C3F23BD" w14:textId="77777777" w:rsidR="001B2A26" w:rsidRPr="00671C8B" w:rsidRDefault="001B2A26" w:rsidP="00166AF3">
            <w:pPr>
              <w:pStyle w:val="TableColumnHead"/>
              <w:spacing w:before="144" w:after="144"/>
              <w:rPr>
                <w:bCs w:val="0"/>
                <w:spacing w:val="0"/>
              </w:rPr>
            </w:pPr>
            <w:r w:rsidRPr="00671C8B">
              <w:t>Meaning</w:t>
            </w:r>
          </w:p>
        </w:tc>
      </w:tr>
      <w:tr w:rsidR="001B2A26" w:rsidRPr="00671C8B" w14:paraId="3CDCDB13" w14:textId="77777777" w:rsidTr="00166AF3">
        <w:tc>
          <w:tcPr>
            <w:tcW w:w="789" w:type="pct"/>
          </w:tcPr>
          <w:p w14:paraId="3F95D9B0" w14:textId="77777777" w:rsidR="001B2A26" w:rsidRPr="00671C8B" w:rsidRDefault="001B2A26" w:rsidP="00166AF3">
            <w:pPr>
              <w:pStyle w:val="TableBody"/>
            </w:pPr>
            <w:r w:rsidRPr="00671C8B">
              <w:t>3</w:t>
            </w:r>
          </w:p>
        </w:tc>
        <w:tc>
          <w:tcPr>
            <w:tcW w:w="4211" w:type="pct"/>
          </w:tcPr>
          <w:p w14:paraId="72CCFB98" w14:textId="77777777" w:rsidR="001B2A26" w:rsidRPr="00671C8B" w:rsidRDefault="001B2A26" w:rsidP="00166AF3">
            <w:pPr>
              <w:pStyle w:val="TableBody"/>
            </w:pPr>
            <w:r w:rsidRPr="00671C8B">
              <w:t>Parameter is out of range; Device Services is not in a good state</w:t>
            </w:r>
          </w:p>
        </w:tc>
      </w:tr>
      <w:tr w:rsidR="001B2A26" w:rsidRPr="00671C8B" w14:paraId="7AC4E5A1" w14:textId="77777777" w:rsidTr="00166AF3">
        <w:tc>
          <w:tcPr>
            <w:tcW w:w="789" w:type="pct"/>
          </w:tcPr>
          <w:p w14:paraId="7FCD2E42" w14:textId="77777777" w:rsidR="001B2A26" w:rsidRPr="00671C8B" w:rsidRDefault="001B2A26" w:rsidP="00166AF3">
            <w:pPr>
              <w:pStyle w:val="TableBody"/>
            </w:pPr>
            <w:r w:rsidRPr="00671C8B">
              <w:t>24</w:t>
            </w:r>
          </w:p>
        </w:tc>
        <w:tc>
          <w:tcPr>
            <w:tcW w:w="4211" w:type="pct"/>
          </w:tcPr>
          <w:p w14:paraId="7D748951" w14:textId="77777777" w:rsidR="001B2A26" w:rsidRPr="00671C8B" w:rsidRDefault="001B2A26" w:rsidP="00166AF3">
            <w:pPr>
              <w:pStyle w:val="TableBody"/>
            </w:pPr>
            <w:r w:rsidRPr="00671C8B">
              <w:t>Parameters &lt;APN&gt;, &lt;User&gt; or &lt;Pwd&gt; are too long</w:t>
            </w:r>
          </w:p>
        </w:tc>
      </w:tr>
      <w:tr w:rsidR="001B2A26" w:rsidRPr="00671C8B" w14:paraId="44D35078" w14:textId="77777777" w:rsidTr="00166AF3">
        <w:tc>
          <w:tcPr>
            <w:tcW w:w="789" w:type="pct"/>
          </w:tcPr>
          <w:p w14:paraId="6EAA3F68" w14:textId="77777777" w:rsidR="001B2A26" w:rsidRPr="00671C8B" w:rsidRDefault="001B2A26" w:rsidP="00166AF3">
            <w:pPr>
              <w:pStyle w:val="TableBody"/>
            </w:pPr>
            <w:r w:rsidRPr="00671C8B">
              <w:t>650</w:t>
            </w:r>
          </w:p>
        </w:tc>
        <w:tc>
          <w:tcPr>
            <w:tcW w:w="4211" w:type="pct"/>
          </w:tcPr>
          <w:p w14:paraId="144F649B" w14:textId="77777777" w:rsidR="001B2A26" w:rsidRPr="00671C8B" w:rsidRDefault="001B2A26" w:rsidP="00166AF3">
            <w:pPr>
              <w:pStyle w:val="TableBody"/>
            </w:pPr>
            <w:r w:rsidRPr="00671C8B">
              <w:t>General error</w:t>
            </w:r>
          </w:p>
        </w:tc>
      </w:tr>
      <w:tr w:rsidR="001B2A26" w:rsidRPr="00671C8B" w14:paraId="64CAF457" w14:textId="77777777" w:rsidTr="00166AF3">
        <w:tc>
          <w:tcPr>
            <w:tcW w:w="789" w:type="pct"/>
          </w:tcPr>
          <w:p w14:paraId="79C2F457" w14:textId="77777777" w:rsidR="001B2A26" w:rsidRPr="00671C8B" w:rsidRDefault="001B2A26" w:rsidP="00166AF3">
            <w:pPr>
              <w:pStyle w:val="TableBody"/>
            </w:pPr>
            <w:r w:rsidRPr="00671C8B">
              <w:t>651</w:t>
            </w:r>
          </w:p>
        </w:tc>
        <w:tc>
          <w:tcPr>
            <w:tcW w:w="4211" w:type="pct"/>
          </w:tcPr>
          <w:p w14:paraId="4724AB43" w14:textId="77777777" w:rsidR="001B2A26" w:rsidRPr="00671C8B" w:rsidRDefault="001B2A26" w:rsidP="00166AF3">
            <w:pPr>
              <w:pStyle w:val="TableBody"/>
            </w:pPr>
            <w:r w:rsidRPr="00671C8B">
              <w:t>Communication error</w:t>
            </w:r>
          </w:p>
        </w:tc>
      </w:tr>
      <w:tr w:rsidR="001B2A26" w:rsidRPr="00671C8B" w14:paraId="2284335A" w14:textId="77777777" w:rsidTr="00166AF3">
        <w:tc>
          <w:tcPr>
            <w:tcW w:w="789" w:type="pct"/>
          </w:tcPr>
          <w:p w14:paraId="590CA6FD" w14:textId="77777777" w:rsidR="001B2A26" w:rsidRPr="00671C8B" w:rsidRDefault="001B2A26" w:rsidP="00166AF3">
            <w:pPr>
              <w:pStyle w:val="TableBody"/>
            </w:pPr>
            <w:r w:rsidRPr="00671C8B">
              <w:t>652</w:t>
            </w:r>
          </w:p>
        </w:tc>
        <w:tc>
          <w:tcPr>
            <w:tcW w:w="4211" w:type="pct"/>
          </w:tcPr>
          <w:p w14:paraId="556F1BA4" w14:textId="77777777" w:rsidR="001B2A26" w:rsidRPr="00671C8B" w:rsidRDefault="001B2A26" w:rsidP="00166AF3">
            <w:pPr>
              <w:pStyle w:val="TableBody"/>
            </w:pPr>
            <w:r w:rsidRPr="00671C8B">
              <w:t>Session in progress</w:t>
            </w:r>
          </w:p>
        </w:tc>
      </w:tr>
      <w:tr w:rsidR="001B2A26" w:rsidRPr="00671C8B" w14:paraId="13151929" w14:textId="77777777" w:rsidTr="00166AF3">
        <w:tc>
          <w:tcPr>
            <w:tcW w:w="789" w:type="pct"/>
          </w:tcPr>
          <w:p w14:paraId="44B2D631" w14:textId="77777777" w:rsidR="001B2A26" w:rsidRPr="00671C8B" w:rsidRDefault="001B2A26" w:rsidP="00166AF3">
            <w:pPr>
              <w:pStyle w:val="TableBody"/>
            </w:pPr>
            <w:r w:rsidRPr="00671C8B">
              <w:t>654</w:t>
            </w:r>
          </w:p>
        </w:tc>
        <w:tc>
          <w:tcPr>
            <w:tcW w:w="4211" w:type="pct"/>
          </w:tcPr>
          <w:p w14:paraId="1BCFEF1E" w14:textId="77777777" w:rsidR="001B2A26" w:rsidRPr="00671C8B" w:rsidRDefault="001B2A26" w:rsidP="00166AF3">
            <w:pPr>
              <w:pStyle w:val="TableBody"/>
            </w:pPr>
            <w:r w:rsidRPr="00671C8B">
              <w:t>AVMS services are in DEACTIVATED state (see +WDSG)</w:t>
            </w:r>
          </w:p>
        </w:tc>
      </w:tr>
      <w:tr w:rsidR="001B2A26" w:rsidRPr="00671C8B" w14:paraId="769C0C01" w14:textId="77777777" w:rsidTr="00166AF3">
        <w:tc>
          <w:tcPr>
            <w:tcW w:w="789" w:type="pct"/>
          </w:tcPr>
          <w:p w14:paraId="2B72E368" w14:textId="77777777" w:rsidR="001B2A26" w:rsidRPr="00671C8B" w:rsidRDefault="001B2A26" w:rsidP="00166AF3">
            <w:pPr>
              <w:pStyle w:val="TableBody"/>
            </w:pPr>
            <w:r w:rsidRPr="00671C8B">
              <w:t>655</w:t>
            </w:r>
          </w:p>
        </w:tc>
        <w:tc>
          <w:tcPr>
            <w:tcW w:w="4211" w:type="pct"/>
          </w:tcPr>
          <w:p w14:paraId="718AD862" w14:textId="77777777" w:rsidR="001B2A26" w:rsidRPr="00671C8B" w:rsidRDefault="001B2A26" w:rsidP="00166AF3">
            <w:pPr>
              <w:pStyle w:val="TableBody"/>
            </w:pPr>
            <w:r w:rsidRPr="00671C8B">
              <w:t>AVMS services are in PROHIBITED state (see +WDSG)</w:t>
            </w:r>
          </w:p>
        </w:tc>
      </w:tr>
      <w:tr w:rsidR="001B2A26" w:rsidRPr="00671C8B" w14:paraId="55879744" w14:textId="77777777" w:rsidTr="00166AF3">
        <w:tc>
          <w:tcPr>
            <w:tcW w:w="789" w:type="pct"/>
          </w:tcPr>
          <w:p w14:paraId="5B856B7C" w14:textId="77777777" w:rsidR="001B2A26" w:rsidRPr="00671C8B" w:rsidRDefault="001B2A26" w:rsidP="00166AF3">
            <w:pPr>
              <w:pStyle w:val="TableBody"/>
            </w:pPr>
            <w:r w:rsidRPr="00671C8B">
              <w:t>656</w:t>
            </w:r>
          </w:p>
        </w:tc>
        <w:tc>
          <w:tcPr>
            <w:tcW w:w="4211" w:type="pct"/>
          </w:tcPr>
          <w:p w14:paraId="28796E42" w14:textId="77777777" w:rsidR="001B2A26" w:rsidRPr="00671C8B" w:rsidRDefault="001B2A26" w:rsidP="00166AF3">
            <w:pPr>
              <w:pStyle w:val="TableBody"/>
            </w:pPr>
            <w:r w:rsidRPr="00671C8B">
              <w:t>AVMS services are in TO BE PROVISIONED state (see +WDSG)</w:t>
            </w:r>
          </w:p>
        </w:tc>
      </w:tr>
    </w:tbl>
    <w:p w14:paraId="4DC2FBDF" w14:textId="77777777" w:rsidR="001B2A26" w:rsidRDefault="001B2A26" w:rsidP="0059466D">
      <w:pPr>
        <w:pStyle w:val="Heading3"/>
        <w:numPr>
          <w:ilvl w:val="2"/>
          <w:numId w:val="11"/>
        </w:numPr>
        <w:ind w:left="1260" w:hanging="1260"/>
      </w:pPr>
      <w:bookmarkStart w:id="23870" w:name="_Toc369684298"/>
      <w:bookmarkStart w:id="23871" w:name="_Ref407194375"/>
      <w:bookmarkStart w:id="23872" w:name="_Ref407194377"/>
      <w:bookmarkStart w:id="23873" w:name="_Toc435632925"/>
      <w:bookmarkStart w:id="23874" w:name="_Ref451178210"/>
      <w:bookmarkStart w:id="23875" w:name="_Toc486251846"/>
      <w:bookmarkStart w:id="23876" w:name="_Toc489462262"/>
      <w:bookmarkStart w:id="23877" w:name="_Toc170126016"/>
      <w:bookmarkStart w:id="23878" w:name="_Toc345081576"/>
      <w:bookmarkStart w:id="23879" w:name="_Toc349753304"/>
      <w:bookmarkStart w:id="23880" w:name="_Toc349754208"/>
      <w:bookmarkStart w:id="23881" w:name="_Toc368586258"/>
      <w:bookmarkEnd w:id="23870"/>
      <w:commentRangeStart w:id="23882"/>
      <w:r>
        <w:t>Error Case Examples</w:t>
      </w:r>
      <w:bookmarkEnd w:id="23871"/>
      <w:bookmarkEnd w:id="23872"/>
      <w:bookmarkEnd w:id="23873"/>
      <w:commentRangeEnd w:id="23882"/>
      <w:r>
        <w:rPr>
          <w:rStyle w:val="CommentReference"/>
          <w:rFonts w:ascii="Verdana" w:eastAsia="Times New Roman" w:hAnsi="Verdana" w:cs="Times New Roman"/>
          <w:b w:val="0"/>
          <w:lang w:eastAsia="en-US"/>
        </w:rPr>
        <w:commentReference w:id="23882"/>
      </w:r>
      <w:bookmarkEnd w:id="23874"/>
      <w:bookmarkEnd w:id="23875"/>
      <w:bookmarkEnd w:id="23876"/>
    </w:p>
    <w:p w14:paraId="4C4570A1" w14:textId="77777777" w:rsidR="001B2A26" w:rsidRDefault="001B2A26" w:rsidP="001B2A26">
      <w:pPr>
        <w:rPr>
          <w:lang w:eastAsia="zh-CN"/>
        </w:rPr>
      </w:pPr>
      <w:r>
        <w:rPr>
          <w:lang w:eastAsia="zh-CN"/>
        </w:rPr>
        <w:t>AT commands return specific error codes if parameter verification fails. The following tables enumerate some examples to demonstrate specific error cases.</w:t>
      </w:r>
    </w:p>
    <w:p w14:paraId="1EFEA96E" w14:textId="77777777" w:rsidR="001B2A26" w:rsidRDefault="001B2A26" w:rsidP="001B2A26">
      <w:pPr>
        <w:pStyle w:val="TableCaption"/>
      </w:pPr>
      <w:bookmarkStart w:id="23883" w:name="_Toc486251872"/>
      <w:bookmarkStart w:id="23884" w:name="_Toc489456245"/>
      <w:commentRangeStart w:id="23885"/>
      <w:r>
        <w:t>Generic Error Case Examples</w:t>
      </w:r>
      <w:commentRangeEnd w:id="23885"/>
      <w:r>
        <w:rPr>
          <w:rStyle w:val="CommentReference"/>
          <w:rFonts w:ascii="Verdana" w:hAnsi="Verdana"/>
          <w:b w:val="0"/>
          <w:lang w:eastAsia="en-US"/>
        </w:rPr>
        <w:commentReference w:id="23885"/>
      </w:r>
      <w:bookmarkEnd w:id="23883"/>
      <w:bookmarkEnd w:id="23884"/>
    </w:p>
    <w:tbl>
      <w:tblPr>
        <w:tblStyle w:val="TableSWI"/>
        <w:tblW w:w="0" w:type="auto"/>
        <w:tblLayout w:type="fixed"/>
        <w:tblLook w:val="04A0" w:firstRow="1" w:lastRow="0" w:firstColumn="1" w:lastColumn="0" w:noHBand="0" w:noVBand="1"/>
      </w:tblPr>
      <w:tblGrid>
        <w:gridCol w:w="3798"/>
        <w:gridCol w:w="5447"/>
      </w:tblGrid>
      <w:tr w:rsidR="001B2A26" w14:paraId="11E06CD0" w14:textId="77777777" w:rsidTr="00166AF3">
        <w:trPr>
          <w:cnfStyle w:val="100000000000" w:firstRow="1" w:lastRow="0" w:firstColumn="0" w:lastColumn="0" w:oddVBand="0" w:evenVBand="0" w:oddHBand="0" w:evenHBand="0" w:firstRowFirstColumn="0" w:firstRowLastColumn="0" w:lastRowFirstColumn="0" w:lastRowLastColumn="0"/>
        </w:trPr>
        <w:tc>
          <w:tcPr>
            <w:tcW w:w="3798" w:type="dxa"/>
            <w:vAlign w:val="top"/>
          </w:tcPr>
          <w:p w14:paraId="2AB6ABBE" w14:textId="77777777" w:rsidR="001B2A26" w:rsidRDefault="001B2A26" w:rsidP="00166AF3">
            <w:pPr>
              <w:pStyle w:val="TableColumnHead"/>
              <w:spacing w:before="144" w:after="144"/>
              <w:rPr>
                <w:lang w:eastAsia="fr-FR"/>
              </w:rPr>
            </w:pPr>
            <w:r>
              <w:rPr>
                <w:lang w:eastAsia="fr-FR"/>
              </w:rPr>
              <w:t>Error Codes</w:t>
            </w:r>
          </w:p>
        </w:tc>
        <w:tc>
          <w:tcPr>
            <w:tcW w:w="5447" w:type="dxa"/>
            <w:vAlign w:val="top"/>
          </w:tcPr>
          <w:p w14:paraId="3CE75624" w14:textId="77777777" w:rsidR="001B2A26" w:rsidRDefault="001B2A26" w:rsidP="00166AF3">
            <w:pPr>
              <w:pStyle w:val="TableColumnHead"/>
              <w:spacing w:before="144" w:after="144"/>
              <w:rPr>
                <w:lang w:eastAsia="fr-FR"/>
              </w:rPr>
            </w:pPr>
            <w:r>
              <w:rPr>
                <w:lang w:eastAsia="fr-FR"/>
              </w:rPr>
              <w:t>Corresponding Examples</w:t>
            </w:r>
          </w:p>
        </w:tc>
      </w:tr>
      <w:tr w:rsidR="001B2A26" w14:paraId="04551BF1" w14:textId="77777777" w:rsidTr="00166AF3">
        <w:trPr>
          <w:cantSplit w:val="0"/>
        </w:trPr>
        <w:tc>
          <w:tcPr>
            <w:tcW w:w="3798" w:type="dxa"/>
            <w:vAlign w:val="top"/>
          </w:tcPr>
          <w:p w14:paraId="69BB10D9" w14:textId="77777777" w:rsidR="001B2A26" w:rsidRDefault="001B2A26" w:rsidP="00166AF3">
            <w:pPr>
              <w:pStyle w:val="TableBody"/>
            </w:pPr>
            <w:r>
              <w:t>+CME ERROR: 3</w:t>
            </w:r>
          </w:p>
          <w:p w14:paraId="488231E5" w14:textId="77777777" w:rsidR="001B2A26" w:rsidRDefault="001B2A26" w:rsidP="00166AF3">
            <w:pPr>
              <w:pStyle w:val="TableBody"/>
            </w:pPr>
            <w:r>
              <w:t>when execute command is not supported</w:t>
            </w:r>
          </w:p>
        </w:tc>
        <w:tc>
          <w:tcPr>
            <w:tcW w:w="5447" w:type="dxa"/>
            <w:vAlign w:val="top"/>
          </w:tcPr>
          <w:p w14:paraId="1BE7C9FD" w14:textId="77777777" w:rsidR="001B2A26" w:rsidRDefault="001B2A26" w:rsidP="00166AF3">
            <w:pPr>
              <w:pStyle w:val="TableBody"/>
            </w:pPr>
            <w:r>
              <w:t>AT+NVBU</w:t>
            </w:r>
          </w:p>
          <w:p w14:paraId="263CB738" w14:textId="77777777" w:rsidR="001B2A26" w:rsidRDefault="001B2A26" w:rsidP="00166AF3">
            <w:pPr>
              <w:pStyle w:val="TableBody"/>
            </w:pPr>
            <w:r>
              <w:t>AT+KGSN</w:t>
            </w:r>
          </w:p>
          <w:p w14:paraId="024D9DB0" w14:textId="77777777" w:rsidR="001B2A26" w:rsidRDefault="001B2A26" w:rsidP="00166AF3">
            <w:pPr>
              <w:pStyle w:val="TableBody"/>
            </w:pPr>
            <w:r>
              <w:t>AT+HWREV</w:t>
            </w:r>
          </w:p>
          <w:p w14:paraId="76A72135" w14:textId="77777777" w:rsidR="001B2A26" w:rsidRDefault="001B2A26" w:rsidP="00166AF3">
            <w:pPr>
              <w:pStyle w:val="TableBody"/>
            </w:pPr>
            <w:r>
              <w:t>AT+KBND</w:t>
            </w:r>
          </w:p>
          <w:p w14:paraId="35B4AE2F" w14:textId="77777777" w:rsidR="001B2A26" w:rsidRDefault="001B2A26" w:rsidP="00166AF3">
            <w:pPr>
              <w:pStyle w:val="TableBody"/>
            </w:pPr>
            <w:r>
              <w:t>AT+KSRAT</w:t>
            </w:r>
          </w:p>
          <w:p w14:paraId="6F8AFED0" w14:textId="77777777" w:rsidR="001B2A26" w:rsidRDefault="001B2A26" w:rsidP="00166AF3">
            <w:pPr>
              <w:pStyle w:val="TableBody"/>
            </w:pPr>
            <w:r>
              <w:t>AT+KSREP</w:t>
            </w:r>
          </w:p>
          <w:p w14:paraId="425E652D" w14:textId="77777777" w:rsidR="001B2A26" w:rsidRDefault="001B2A26" w:rsidP="00166AF3">
            <w:pPr>
              <w:pStyle w:val="TableBody"/>
            </w:pPr>
            <w:r>
              <w:t>AT+WMANTSEL</w:t>
            </w:r>
          </w:p>
          <w:p w14:paraId="3A5C53AD" w14:textId="77777777" w:rsidR="001B2A26" w:rsidRDefault="001B2A26" w:rsidP="00166AF3">
            <w:pPr>
              <w:pStyle w:val="TableBody"/>
            </w:pPr>
            <w:r>
              <w:t>AT+KGPIOCFG</w:t>
            </w:r>
          </w:p>
          <w:p w14:paraId="0302F602" w14:textId="77777777" w:rsidR="001B2A26" w:rsidRDefault="001B2A26" w:rsidP="00166AF3">
            <w:pPr>
              <w:pStyle w:val="TableBody"/>
            </w:pPr>
            <w:r>
              <w:t>AT+KGPIO</w:t>
            </w:r>
          </w:p>
          <w:p w14:paraId="23A45C42" w14:textId="77777777" w:rsidR="001B2A26" w:rsidRDefault="001B2A26" w:rsidP="00166AF3">
            <w:pPr>
              <w:pStyle w:val="TableBody"/>
            </w:pPr>
            <w:r>
              <w:t>AT+WMIOTEST</w:t>
            </w:r>
          </w:p>
          <w:p w14:paraId="737405ED" w14:textId="77777777" w:rsidR="001B2A26" w:rsidRPr="00B05D03" w:rsidRDefault="001B2A26" w:rsidP="00166AF3">
            <w:pPr>
              <w:pStyle w:val="TableBody"/>
              <w:rPr>
                <w:lang w:eastAsia="zh-TW"/>
              </w:rPr>
            </w:pPr>
            <w:r>
              <w:t>AT+KTEMPMON</w:t>
            </w:r>
          </w:p>
          <w:p w14:paraId="348A05CB" w14:textId="77777777" w:rsidR="001B2A26" w:rsidRDefault="001B2A26" w:rsidP="00166AF3">
            <w:pPr>
              <w:pStyle w:val="TableBody"/>
            </w:pPr>
            <w:r>
              <w:t>AT+KADC</w:t>
            </w:r>
          </w:p>
          <w:p w14:paraId="2E0CFFBC" w14:textId="77777777" w:rsidR="001B2A26" w:rsidRDefault="001B2A26" w:rsidP="00166AF3">
            <w:pPr>
              <w:pStyle w:val="TableBody"/>
            </w:pPr>
            <w:r>
              <w:t>AT+KCELL</w:t>
            </w:r>
          </w:p>
          <w:p w14:paraId="0DCDDE00" w14:textId="77777777" w:rsidR="001B2A26" w:rsidRDefault="001B2A26" w:rsidP="00166AF3">
            <w:pPr>
              <w:pStyle w:val="TableBody"/>
            </w:pPr>
            <w:r>
              <w:t>AT+KSLEEP</w:t>
            </w:r>
          </w:p>
          <w:p w14:paraId="2DCA4EB0" w14:textId="77777777" w:rsidR="001B2A26" w:rsidRDefault="001B2A26" w:rsidP="00166AF3">
            <w:pPr>
              <w:pStyle w:val="TableBody"/>
            </w:pPr>
            <w:r>
              <w:t>AT+KRIC</w:t>
            </w:r>
          </w:p>
          <w:p w14:paraId="4539819D" w14:textId="77777777" w:rsidR="001B2A26" w:rsidRDefault="001B2A26" w:rsidP="00166AF3">
            <w:pPr>
              <w:pStyle w:val="TableBody"/>
            </w:pPr>
            <w:r>
              <w:t>AT&amp;C</w:t>
            </w:r>
          </w:p>
          <w:p w14:paraId="6DA92DC8" w14:textId="77777777" w:rsidR="001B2A26" w:rsidRDefault="001B2A26" w:rsidP="00166AF3">
            <w:pPr>
              <w:pStyle w:val="TableBody"/>
            </w:pPr>
            <w:r>
              <w:t>AT+GST</w:t>
            </w:r>
          </w:p>
          <w:p w14:paraId="0E4E4C2B" w14:textId="77777777" w:rsidR="001B2A26" w:rsidRDefault="001B2A26" w:rsidP="00166AF3">
            <w:pPr>
              <w:pStyle w:val="TableBody"/>
            </w:pPr>
            <w:r>
              <w:t>AT+HBHV</w:t>
            </w:r>
          </w:p>
          <w:p w14:paraId="0601AECB" w14:textId="77777777" w:rsidR="001B2A26" w:rsidRDefault="001B2A26" w:rsidP="00166AF3">
            <w:pPr>
              <w:pStyle w:val="TableBody"/>
            </w:pPr>
            <w:r>
              <w:t>AT+KSIMSEL</w:t>
            </w:r>
          </w:p>
          <w:p w14:paraId="099B4F88" w14:textId="77777777" w:rsidR="001B2A26" w:rsidRDefault="001B2A26" w:rsidP="00166AF3">
            <w:pPr>
              <w:pStyle w:val="TableBody"/>
            </w:pPr>
            <w:r>
              <w:t>AT*PSSTKI</w:t>
            </w:r>
          </w:p>
          <w:p w14:paraId="2646C736" w14:textId="77777777" w:rsidR="001B2A26" w:rsidRDefault="001B2A26" w:rsidP="00166AF3">
            <w:pPr>
              <w:pStyle w:val="TableBody"/>
            </w:pPr>
            <w:r>
              <w:t>AT+KPCMCFG</w:t>
            </w:r>
          </w:p>
        </w:tc>
      </w:tr>
      <w:tr w:rsidR="001B2A26" w14:paraId="1E60BBE7" w14:textId="77777777" w:rsidTr="00166AF3">
        <w:tc>
          <w:tcPr>
            <w:tcW w:w="3798" w:type="dxa"/>
            <w:vAlign w:val="top"/>
          </w:tcPr>
          <w:p w14:paraId="501D9E4D" w14:textId="77777777" w:rsidR="001B2A26" w:rsidRDefault="001B2A26" w:rsidP="00166AF3">
            <w:pPr>
              <w:pStyle w:val="TableBody"/>
            </w:pPr>
            <w:r>
              <w:t>+CME ERROR: 3</w:t>
            </w:r>
          </w:p>
          <w:p w14:paraId="1B4EE131" w14:textId="77777777" w:rsidR="001B2A26" w:rsidRDefault="001B2A26" w:rsidP="00166AF3">
            <w:pPr>
              <w:pStyle w:val="TableBody"/>
            </w:pPr>
            <w:r>
              <w:t>when action command is not supported</w:t>
            </w:r>
          </w:p>
        </w:tc>
        <w:tc>
          <w:tcPr>
            <w:tcW w:w="5447" w:type="dxa"/>
            <w:vAlign w:val="top"/>
          </w:tcPr>
          <w:p w14:paraId="3C21D9E3" w14:textId="77777777" w:rsidR="001B2A26" w:rsidRDefault="001B2A26" w:rsidP="00166AF3">
            <w:pPr>
              <w:pStyle w:val="TableBody"/>
            </w:pPr>
            <w:r>
              <w:t>AT+WMAUDIOLOOP</w:t>
            </w:r>
          </w:p>
          <w:p w14:paraId="79B09F12" w14:textId="77777777" w:rsidR="001B2A26" w:rsidRDefault="001B2A26" w:rsidP="00166AF3">
            <w:pPr>
              <w:pStyle w:val="TableBody"/>
            </w:pPr>
            <w:r>
              <w:t>AT+VIP</w:t>
            </w:r>
          </w:p>
          <w:p w14:paraId="07D36BEE" w14:textId="77777777" w:rsidR="001B2A26" w:rsidRDefault="001B2A26" w:rsidP="00166AF3">
            <w:pPr>
              <w:pStyle w:val="TableBody"/>
            </w:pPr>
            <w:r>
              <w:t>AT+VGT</w:t>
            </w:r>
          </w:p>
          <w:p w14:paraId="54E03CA3" w14:textId="77777777" w:rsidR="001B2A26" w:rsidRDefault="001B2A26" w:rsidP="00166AF3">
            <w:pPr>
              <w:pStyle w:val="TableBody"/>
            </w:pPr>
            <w:r>
              <w:t>AT+KVGT</w:t>
            </w:r>
          </w:p>
          <w:p w14:paraId="39831561" w14:textId="77777777" w:rsidR="001B2A26" w:rsidRDefault="001B2A26" w:rsidP="00166AF3">
            <w:pPr>
              <w:pStyle w:val="TableBody"/>
            </w:pPr>
            <w:r>
              <w:t>AT+VGR</w:t>
            </w:r>
          </w:p>
          <w:p w14:paraId="74D7EDBF" w14:textId="77777777" w:rsidR="001B2A26" w:rsidRDefault="001B2A26" w:rsidP="00166AF3">
            <w:pPr>
              <w:pStyle w:val="TableBody"/>
            </w:pPr>
            <w:r>
              <w:t>AT+KVGR</w:t>
            </w:r>
          </w:p>
          <w:p w14:paraId="1AC8AB7B" w14:textId="77777777" w:rsidR="001B2A26" w:rsidRDefault="001B2A26" w:rsidP="00166AF3">
            <w:pPr>
              <w:pStyle w:val="TableBody"/>
            </w:pPr>
            <w:r>
              <w:t>AT+CLVL</w:t>
            </w:r>
          </w:p>
          <w:p w14:paraId="1F674129" w14:textId="77777777" w:rsidR="001B2A26" w:rsidRDefault="001B2A26" w:rsidP="00166AF3">
            <w:pPr>
              <w:pStyle w:val="TableBody"/>
            </w:pPr>
            <w:r>
              <w:t>AT+KECHO</w:t>
            </w:r>
          </w:p>
          <w:p w14:paraId="573B9391" w14:textId="77777777" w:rsidR="001B2A26" w:rsidRDefault="001B2A26" w:rsidP="00166AF3">
            <w:pPr>
              <w:pStyle w:val="TableBody"/>
            </w:pPr>
            <w:r>
              <w:t>AT+KNOISE</w:t>
            </w:r>
          </w:p>
          <w:p w14:paraId="2398FB11" w14:textId="77777777" w:rsidR="001B2A26" w:rsidRDefault="001B2A26" w:rsidP="00166AF3">
            <w:pPr>
              <w:pStyle w:val="TableBody"/>
            </w:pPr>
            <w:r>
              <w:t>AT+KST</w:t>
            </w:r>
          </w:p>
          <w:p w14:paraId="3EE48967" w14:textId="77777777" w:rsidR="001B2A26" w:rsidRDefault="001B2A26" w:rsidP="00166AF3">
            <w:pPr>
              <w:pStyle w:val="TableBody"/>
            </w:pPr>
            <w:r>
              <w:t>AT+KPC</w:t>
            </w:r>
          </w:p>
          <w:p w14:paraId="6078002B" w14:textId="77777777" w:rsidR="001B2A26" w:rsidRDefault="001B2A26" w:rsidP="00166AF3">
            <w:pPr>
              <w:pStyle w:val="TableBody"/>
            </w:pPr>
            <w:r>
              <w:t>AT+CALM</w:t>
            </w:r>
          </w:p>
          <w:p w14:paraId="76AB63F5" w14:textId="77777777" w:rsidR="001B2A26" w:rsidRDefault="001B2A26" w:rsidP="00166AF3">
            <w:pPr>
              <w:pStyle w:val="TableBody"/>
            </w:pPr>
            <w:r>
              <w:t>AT+CRSL</w:t>
            </w:r>
          </w:p>
          <w:p w14:paraId="2826B540" w14:textId="77777777" w:rsidR="001B2A26" w:rsidRDefault="001B2A26" w:rsidP="00166AF3">
            <w:pPr>
              <w:pStyle w:val="TableBody"/>
            </w:pPr>
            <w:r>
              <w:t>AT+KSRAP</w:t>
            </w:r>
          </w:p>
          <w:p w14:paraId="70042CD7" w14:textId="77777777" w:rsidR="001B2A26" w:rsidRDefault="001B2A26" w:rsidP="00166AF3">
            <w:pPr>
              <w:pStyle w:val="TableBody"/>
            </w:pPr>
            <w:r>
              <w:t>AT+CODECINFO</w:t>
            </w:r>
          </w:p>
          <w:p w14:paraId="6B393714" w14:textId="77777777" w:rsidR="001B2A26" w:rsidRDefault="001B2A26" w:rsidP="00166AF3">
            <w:pPr>
              <w:pStyle w:val="TableBody"/>
            </w:pPr>
            <w:r>
              <w:t>AT+WIMEI</w:t>
            </w:r>
          </w:p>
          <w:p w14:paraId="132C1CFC" w14:textId="2E0E65BF" w:rsidR="001B2A26" w:rsidRDefault="001B2A26" w:rsidP="00166AF3">
            <w:pPr>
              <w:pStyle w:val="TableBody"/>
            </w:pPr>
            <w:r>
              <w:t>AT+CMEC</w:t>
            </w:r>
          </w:p>
        </w:tc>
      </w:tr>
    </w:tbl>
    <w:p w14:paraId="001543EB" w14:textId="77777777" w:rsidR="001B2A26" w:rsidRDefault="001B2A26" w:rsidP="001B2A26">
      <w:pPr>
        <w:pStyle w:val="TableCaption"/>
      </w:pPr>
      <w:bookmarkStart w:id="23886" w:name="_Ref479355867"/>
      <w:bookmarkStart w:id="23887" w:name="_Ref479355869"/>
      <w:bookmarkStart w:id="23888" w:name="_Toc486251873"/>
      <w:bookmarkStart w:id="23889" w:name="_Toc489456246"/>
      <w:commentRangeStart w:id="23890"/>
      <w:r>
        <w:t>Non-Generic Error Case Examples</w:t>
      </w:r>
      <w:commentRangeEnd w:id="23890"/>
      <w:r>
        <w:rPr>
          <w:rStyle w:val="CommentReference"/>
          <w:rFonts w:ascii="Verdana" w:hAnsi="Verdana"/>
          <w:b w:val="0"/>
          <w:lang w:eastAsia="en-US"/>
        </w:rPr>
        <w:commentReference w:id="23890"/>
      </w:r>
      <w:bookmarkEnd w:id="23886"/>
      <w:bookmarkEnd w:id="23887"/>
      <w:bookmarkEnd w:id="23888"/>
      <w:bookmarkEnd w:id="23889"/>
    </w:p>
    <w:tbl>
      <w:tblPr>
        <w:tblStyle w:val="TableSWI"/>
        <w:tblW w:w="0" w:type="auto"/>
        <w:tblLayout w:type="fixed"/>
        <w:tblLook w:val="04A0" w:firstRow="1" w:lastRow="0" w:firstColumn="1" w:lastColumn="0" w:noHBand="0" w:noVBand="1"/>
      </w:tblPr>
      <w:tblGrid>
        <w:gridCol w:w="3798"/>
        <w:gridCol w:w="5447"/>
      </w:tblGrid>
      <w:tr w:rsidR="001B2A26" w14:paraId="5B282CBD" w14:textId="77777777" w:rsidTr="00166AF3">
        <w:trPr>
          <w:cnfStyle w:val="100000000000" w:firstRow="1" w:lastRow="0" w:firstColumn="0" w:lastColumn="0" w:oddVBand="0" w:evenVBand="0" w:oddHBand="0" w:evenHBand="0" w:firstRowFirstColumn="0" w:firstRowLastColumn="0" w:lastRowFirstColumn="0" w:lastRowLastColumn="0"/>
        </w:trPr>
        <w:tc>
          <w:tcPr>
            <w:tcW w:w="3798" w:type="dxa"/>
            <w:vAlign w:val="top"/>
          </w:tcPr>
          <w:p w14:paraId="4ADB4E49" w14:textId="77777777" w:rsidR="001B2A26" w:rsidRDefault="001B2A26" w:rsidP="00166AF3">
            <w:pPr>
              <w:pStyle w:val="TableColumnHead"/>
              <w:spacing w:before="144" w:after="144"/>
              <w:rPr>
                <w:lang w:eastAsia="fr-FR"/>
              </w:rPr>
            </w:pPr>
            <w:r>
              <w:rPr>
                <w:lang w:eastAsia="fr-FR"/>
              </w:rPr>
              <w:t>Error Codes</w:t>
            </w:r>
          </w:p>
        </w:tc>
        <w:tc>
          <w:tcPr>
            <w:tcW w:w="5447" w:type="dxa"/>
            <w:vAlign w:val="top"/>
          </w:tcPr>
          <w:p w14:paraId="5A571E09" w14:textId="77777777" w:rsidR="001B2A26" w:rsidRDefault="001B2A26" w:rsidP="00166AF3">
            <w:pPr>
              <w:pStyle w:val="TableColumnHead"/>
              <w:spacing w:before="144" w:after="144"/>
              <w:rPr>
                <w:lang w:eastAsia="fr-FR"/>
              </w:rPr>
            </w:pPr>
            <w:r>
              <w:rPr>
                <w:lang w:eastAsia="fr-FR"/>
              </w:rPr>
              <w:t>Corresponding Examples</w:t>
            </w:r>
          </w:p>
        </w:tc>
      </w:tr>
      <w:tr w:rsidR="001B2A26" w14:paraId="5CE342E3" w14:textId="77777777" w:rsidTr="00166AF3">
        <w:trPr>
          <w:cantSplit w:val="0"/>
        </w:trPr>
        <w:tc>
          <w:tcPr>
            <w:tcW w:w="3798" w:type="dxa"/>
            <w:vAlign w:val="top"/>
          </w:tcPr>
          <w:p w14:paraId="2F4936F6" w14:textId="77777777" w:rsidR="001B2A26" w:rsidRDefault="001B2A26" w:rsidP="00166AF3">
            <w:pPr>
              <w:pStyle w:val="TableBody"/>
            </w:pPr>
            <w:r>
              <w:t>+CME ERROR: 3 instead of ERROR is returned for some cases in some SREG or BASIC AT commands.</w:t>
            </w:r>
          </w:p>
          <w:p w14:paraId="26CE4F37" w14:textId="77777777" w:rsidR="001B2A26" w:rsidRDefault="001B2A26" w:rsidP="00166AF3">
            <w:pPr>
              <w:pStyle w:val="TableBody"/>
            </w:pPr>
            <w:r>
              <w:t>This is for backward compatibility reason.</w:t>
            </w:r>
          </w:p>
          <w:p w14:paraId="53C1AE45" w14:textId="77777777" w:rsidR="001B2A26" w:rsidRDefault="001B2A26" w:rsidP="00166AF3">
            <w:pPr>
              <w:pStyle w:val="TableBody"/>
            </w:pPr>
          </w:p>
        </w:tc>
        <w:tc>
          <w:tcPr>
            <w:tcW w:w="5447" w:type="dxa"/>
            <w:vAlign w:val="top"/>
          </w:tcPr>
          <w:p w14:paraId="48477D3C" w14:textId="77777777" w:rsidR="001B2A26" w:rsidRDefault="001B2A26" w:rsidP="00166AF3">
            <w:pPr>
              <w:pStyle w:val="TableBody"/>
            </w:pPr>
            <w:r>
              <w:t>ATB100</w:t>
            </w:r>
          </w:p>
          <w:p w14:paraId="799C3D69" w14:textId="77777777" w:rsidR="001B2A26" w:rsidRDefault="001B2A26" w:rsidP="00166AF3">
            <w:pPr>
              <w:pStyle w:val="TableBody"/>
            </w:pPr>
            <w:r>
              <w:t>+CME ERROR: 3</w:t>
            </w:r>
          </w:p>
          <w:p w14:paraId="79ECE472" w14:textId="77777777" w:rsidR="001B2A26" w:rsidRDefault="001B2A26" w:rsidP="00166AF3">
            <w:pPr>
              <w:pStyle w:val="TableBody"/>
              <w:rPr>
                <w:lang w:val="en-CA"/>
              </w:rPr>
            </w:pPr>
          </w:p>
          <w:p w14:paraId="1004DAA2" w14:textId="77777777" w:rsidR="001B2A26" w:rsidRDefault="001B2A26" w:rsidP="00166AF3">
            <w:pPr>
              <w:pStyle w:val="TableBody"/>
              <w:rPr>
                <w:lang w:val="en-CA"/>
              </w:rPr>
            </w:pPr>
            <w:r>
              <w:rPr>
                <w:lang w:val="en-CA"/>
              </w:rPr>
              <w:t>ATB=?</w:t>
            </w:r>
          </w:p>
          <w:p w14:paraId="25443E03" w14:textId="77777777" w:rsidR="001B2A26" w:rsidRDefault="001B2A26" w:rsidP="00166AF3">
            <w:pPr>
              <w:pStyle w:val="TableBody"/>
              <w:rPr>
                <w:lang w:val="en-CA"/>
              </w:rPr>
            </w:pPr>
            <w:r>
              <w:rPr>
                <w:lang w:val="en-CA"/>
              </w:rPr>
              <w:t>ERROR</w:t>
            </w:r>
          </w:p>
          <w:p w14:paraId="460BC5AB" w14:textId="77777777" w:rsidR="001B2A26" w:rsidRDefault="001B2A26" w:rsidP="00166AF3">
            <w:pPr>
              <w:pStyle w:val="TableBody"/>
              <w:rPr>
                <w:lang w:val="en-CA"/>
              </w:rPr>
            </w:pPr>
          </w:p>
          <w:p w14:paraId="4CAAFD06" w14:textId="77777777" w:rsidR="001B2A26" w:rsidRDefault="001B2A26" w:rsidP="00166AF3">
            <w:pPr>
              <w:pStyle w:val="TableBody"/>
              <w:rPr>
                <w:lang w:val="en-CA"/>
              </w:rPr>
            </w:pPr>
            <w:r>
              <w:rPr>
                <w:lang w:val="en-CA"/>
              </w:rPr>
              <w:t>ATB?</w:t>
            </w:r>
          </w:p>
          <w:p w14:paraId="56B9A918" w14:textId="77777777" w:rsidR="001B2A26" w:rsidRDefault="001B2A26" w:rsidP="00166AF3">
            <w:pPr>
              <w:pStyle w:val="TableBody"/>
              <w:rPr>
                <w:lang w:val="en-CA"/>
              </w:rPr>
            </w:pPr>
            <w:r>
              <w:rPr>
                <w:lang w:val="en-CA"/>
              </w:rPr>
              <w:t>ERROR</w:t>
            </w:r>
          </w:p>
          <w:p w14:paraId="2B98D65C" w14:textId="77777777" w:rsidR="001B2A26" w:rsidRDefault="001B2A26" w:rsidP="00166AF3">
            <w:pPr>
              <w:pStyle w:val="TableBody"/>
              <w:rPr>
                <w:lang w:val="en-CA"/>
              </w:rPr>
            </w:pPr>
          </w:p>
          <w:p w14:paraId="21645CB1" w14:textId="77777777" w:rsidR="001B2A26" w:rsidRDefault="001B2A26" w:rsidP="00166AF3">
            <w:pPr>
              <w:pStyle w:val="TableBody"/>
              <w:rPr>
                <w:lang w:val="en-CA"/>
              </w:rPr>
            </w:pPr>
            <w:r>
              <w:rPr>
                <w:lang w:val="en-CA"/>
              </w:rPr>
              <w:t>ATB=0</w:t>
            </w:r>
          </w:p>
          <w:p w14:paraId="2244C0E7" w14:textId="77777777" w:rsidR="001B2A26" w:rsidRDefault="001B2A26" w:rsidP="00166AF3">
            <w:pPr>
              <w:pStyle w:val="TableBody"/>
              <w:rPr>
                <w:lang w:val="en-CA"/>
              </w:rPr>
            </w:pPr>
            <w:r>
              <w:rPr>
                <w:lang w:val="en-CA"/>
              </w:rPr>
              <w:t>ERROR</w:t>
            </w:r>
            <w:r>
              <w:rPr>
                <w:lang w:val="en-CA"/>
              </w:rPr>
              <w:tab/>
            </w:r>
          </w:p>
          <w:p w14:paraId="42A92626" w14:textId="77777777" w:rsidR="001B2A26" w:rsidRDefault="001B2A26" w:rsidP="00166AF3">
            <w:pPr>
              <w:pStyle w:val="TableBody"/>
              <w:rPr>
                <w:lang w:val="en-CA"/>
              </w:rPr>
            </w:pPr>
          </w:p>
          <w:p w14:paraId="6E295D8A" w14:textId="77777777" w:rsidR="001B2A26" w:rsidRDefault="001B2A26" w:rsidP="00166AF3">
            <w:pPr>
              <w:pStyle w:val="TableBody"/>
              <w:rPr>
                <w:lang w:val="en-CA"/>
              </w:rPr>
            </w:pPr>
            <w:r>
              <w:rPr>
                <w:lang w:val="en-CA"/>
              </w:rPr>
              <w:t>ATB</w:t>
            </w:r>
          </w:p>
          <w:p w14:paraId="43F659E3" w14:textId="77777777" w:rsidR="001B2A26" w:rsidRDefault="001B2A26" w:rsidP="00166AF3">
            <w:pPr>
              <w:pStyle w:val="TableBody"/>
            </w:pPr>
            <w:r>
              <w:rPr>
                <w:lang w:val="en-CA"/>
              </w:rPr>
              <w:t>+CME ERROR: 3</w:t>
            </w:r>
          </w:p>
        </w:tc>
      </w:tr>
      <w:tr w:rsidR="001B2A26" w14:paraId="1CBBDE95" w14:textId="77777777" w:rsidTr="00166AF3">
        <w:tc>
          <w:tcPr>
            <w:tcW w:w="3798" w:type="dxa"/>
            <w:vAlign w:val="top"/>
          </w:tcPr>
          <w:p w14:paraId="1589EE1C" w14:textId="77777777" w:rsidR="001B2A26" w:rsidRDefault="001B2A26" w:rsidP="00166AF3">
            <w:pPr>
              <w:pStyle w:val="TableBody"/>
            </w:pPr>
            <w:commentRangeStart w:id="23891"/>
            <w:r>
              <w:t>+CME ERROR: 16 (incorrect password) instead of +CME ERROR: 18 (PUK2 required) is returned when PIN2 is blocked in AT+CPIN2 write command; while +CME ERROR: 12 (PUK required) is returned when PIN is blocked in AT+CPIN write command.</w:t>
            </w:r>
          </w:p>
        </w:tc>
        <w:tc>
          <w:tcPr>
            <w:tcW w:w="5447" w:type="dxa"/>
            <w:vAlign w:val="top"/>
          </w:tcPr>
          <w:p w14:paraId="6780745F" w14:textId="77777777" w:rsidR="001B2A26" w:rsidRDefault="001B2A26" w:rsidP="00166AF3">
            <w:pPr>
              <w:pStyle w:val="TableBody"/>
            </w:pPr>
            <w:r>
              <w:t>AT+CPIN2="9876"</w:t>
            </w:r>
          </w:p>
          <w:p w14:paraId="45FD564D" w14:textId="77777777" w:rsidR="001B2A26" w:rsidRDefault="001B2A26" w:rsidP="00166AF3">
            <w:pPr>
              <w:pStyle w:val="TableBody"/>
            </w:pPr>
            <w:r>
              <w:t>+CME ERROR: 16</w:t>
            </w:r>
          </w:p>
          <w:p w14:paraId="22E49021" w14:textId="77777777" w:rsidR="001B2A26" w:rsidRDefault="001B2A26" w:rsidP="00166AF3">
            <w:pPr>
              <w:pStyle w:val="TableBody"/>
            </w:pPr>
          </w:p>
          <w:p w14:paraId="357A18C2" w14:textId="77777777" w:rsidR="001B2A26" w:rsidRDefault="001B2A26" w:rsidP="00166AF3">
            <w:pPr>
              <w:pStyle w:val="TableBody"/>
            </w:pPr>
            <w:r>
              <w:t>AT+CPIN2="9876"</w:t>
            </w:r>
          </w:p>
          <w:p w14:paraId="28148AFE" w14:textId="77777777" w:rsidR="001B2A26" w:rsidRDefault="001B2A26" w:rsidP="00166AF3">
            <w:pPr>
              <w:pStyle w:val="TableBody"/>
            </w:pPr>
            <w:r>
              <w:t>+CME ERROR: 16</w:t>
            </w:r>
          </w:p>
          <w:p w14:paraId="3724F4D0" w14:textId="77777777" w:rsidR="001B2A26" w:rsidRDefault="001B2A26" w:rsidP="00166AF3">
            <w:pPr>
              <w:pStyle w:val="TableBody"/>
            </w:pPr>
          </w:p>
          <w:p w14:paraId="1FD08E6E" w14:textId="77777777" w:rsidR="001B2A26" w:rsidRDefault="001B2A26" w:rsidP="00166AF3">
            <w:pPr>
              <w:pStyle w:val="TableBody"/>
            </w:pPr>
            <w:r>
              <w:t>AT+CPIN2="9876"</w:t>
            </w:r>
          </w:p>
          <w:p w14:paraId="1EF4D4A6" w14:textId="77777777" w:rsidR="001B2A26" w:rsidRDefault="001B2A26" w:rsidP="00166AF3">
            <w:pPr>
              <w:pStyle w:val="TableBody"/>
            </w:pPr>
            <w:r>
              <w:t>+CME ERROR: 16</w:t>
            </w:r>
          </w:p>
          <w:p w14:paraId="318EB11B" w14:textId="77777777" w:rsidR="001B2A26" w:rsidRDefault="001B2A26" w:rsidP="00166AF3">
            <w:pPr>
              <w:pStyle w:val="TableBody"/>
            </w:pPr>
          </w:p>
          <w:p w14:paraId="4A2D399E" w14:textId="77777777" w:rsidR="001B2A26" w:rsidRDefault="001B2A26" w:rsidP="00166AF3">
            <w:pPr>
              <w:pStyle w:val="TableBody"/>
            </w:pPr>
            <w:r>
              <w:t>AT+CPIN2="22222222","5678"</w:t>
            </w:r>
          </w:p>
          <w:p w14:paraId="44082FF3" w14:textId="77777777" w:rsidR="001B2A26" w:rsidRDefault="001B2A26" w:rsidP="00166AF3">
            <w:pPr>
              <w:pStyle w:val="TableBody"/>
            </w:pPr>
            <w:r>
              <w:t>OK</w:t>
            </w:r>
          </w:p>
          <w:p w14:paraId="0924570C" w14:textId="77777777" w:rsidR="001B2A26" w:rsidRDefault="001B2A26" w:rsidP="00166AF3">
            <w:pPr>
              <w:pStyle w:val="TableBody"/>
            </w:pPr>
          </w:p>
          <w:p w14:paraId="522C0BB3" w14:textId="77777777" w:rsidR="001B2A26" w:rsidRDefault="001B2A26" w:rsidP="00166AF3">
            <w:pPr>
              <w:pStyle w:val="TableBody"/>
            </w:pPr>
            <w:r>
              <w:t>AT+CPIN="5678"</w:t>
            </w:r>
          </w:p>
          <w:p w14:paraId="7EC9AF89" w14:textId="77777777" w:rsidR="001B2A26" w:rsidRDefault="001B2A26" w:rsidP="00166AF3">
            <w:pPr>
              <w:pStyle w:val="TableBody"/>
            </w:pPr>
            <w:r>
              <w:t>+CME ERROR: 16</w:t>
            </w:r>
          </w:p>
          <w:p w14:paraId="1A600EFC" w14:textId="77777777" w:rsidR="001B2A26" w:rsidRDefault="001B2A26" w:rsidP="00166AF3">
            <w:pPr>
              <w:pStyle w:val="TableBody"/>
            </w:pPr>
          </w:p>
          <w:p w14:paraId="722BA8E5" w14:textId="77777777" w:rsidR="001B2A26" w:rsidRDefault="001B2A26" w:rsidP="00166AF3">
            <w:pPr>
              <w:pStyle w:val="TableBody"/>
            </w:pPr>
            <w:r>
              <w:t>AT+CPIN="5678"</w:t>
            </w:r>
          </w:p>
          <w:p w14:paraId="0FFB40BF" w14:textId="77777777" w:rsidR="001B2A26" w:rsidRDefault="001B2A26" w:rsidP="00166AF3">
            <w:pPr>
              <w:pStyle w:val="TableBody"/>
            </w:pPr>
            <w:r>
              <w:t>+CME ERROR: 16</w:t>
            </w:r>
          </w:p>
          <w:p w14:paraId="34EF9410" w14:textId="77777777" w:rsidR="001B2A26" w:rsidRDefault="001B2A26" w:rsidP="00166AF3">
            <w:pPr>
              <w:pStyle w:val="TableBody"/>
            </w:pPr>
          </w:p>
          <w:p w14:paraId="660FF7E3" w14:textId="77777777" w:rsidR="001B2A26" w:rsidRDefault="001B2A26" w:rsidP="00166AF3">
            <w:pPr>
              <w:pStyle w:val="TableBody"/>
            </w:pPr>
            <w:r>
              <w:t>AT+CPIN="5678"</w:t>
            </w:r>
          </w:p>
          <w:p w14:paraId="0DA5A3A6" w14:textId="77777777" w:rsidR="001B2A26" w:rsidRDefault="001B2A26" w:rsidP="00166AF3">
            <w:pPr>
              <w:pStyle w:val="TableBody"/>
            </w:pPr>
            <w:r>
              <w:t>+CME ERROR: 12</w:t>
            </w:r>
          </w:p>
          <w:p w14:paraId="2683C52A" w14:textId="77777777" w:rsidR="001B2A26" w:rsidRDefault="001B2A26" w:rsidP="00166AF3">
            <w:pPr>
              <w:pStyle w:val="TableBody"/>
            </w:pPr>
          </w:p>
          <w:p w14:paraId="282F9608" w14:textId="77777777" w:rsidR="001B2A26" w:rsidRDefault="001B2A26" w:rsidP="00166AF3">
            <w:pPr>
              <w:pStyle w:val="TableBody"/>
            </w:pPr>
            <w:r>
              <w:t>AT+CPIN?</w:t>
            </w:r>
          </w:p>
          <w:p w14:paraId="449B661B" w14:textId="77777777" w:rsidR="001B2A26" w:rsidRDefault="001B2A26" w:rsidP="00166AF3">
            <w:pPr>
              <w:pStyle w:val="TableBody"/>
            </w:pPr>
            <w:r>
              <w:t>+CPIN: SIM PUK</w:t>
            </w:r>
          </w:p>
          <w:p w14:paraId="18A8F24D" w14:textId="77777777" w:rsidR="001B2A26" w:rsidRDefault="001B2A26" w:rsidP="00166AF3">
            <w:pPr>
              <w:pStyle w:val="TableBody"/>
            </w:pPr>
            <w:r>
              <w:t>OK</w:t>
            </w:r>
          </w:p>
          <w:p w14:paraId="24643B4E" w14:textId="77777777" w:rsidR="001B2A26" w:rsidRDefault="001B2A26" w:rsidP="00166AF3">
            <w:pPr>
              <w:pStyle w:val="TableBody"/>
            </w:pPr>
          </w:p>
          <w:p w14:paraId="3443F62E" w14:textId="77777777" w:rsidR="001B2A26" w:rsidRDefault="001B2A26" w:rsidP="00166AF3">
            <w:pPr>
              <w:pStyle w:val="TableBody"/>
            </w:pPr>
            <w:r>
              <w:t>AT+CPIN="11111111","1234"</w:t>
            </w:r>
          </w:p>
          <w:p w14:paraId="2E480A32" w14:textId="77777777" w:rsidR="001B2A26" w:rsidRDefault="001B2A26" w:rsidP="00166AF3">
            <w:pPr>
              <w:pStyle w:val="TableBody"/>
            </w:pPr>
            <w:r>
              <w:t>OK</w:t>
            </w:r>
            <w:commentRangeEnd w:id="23891"/>
            <w:r>
              <w:rPr>
                <w:rStyle w:val="CommentReference"/>
                <w:rFonts w:ascii="Verdana" w:hAnsi="Verdana" w:cs="Times New Roman"/>
                <w:lang w:eastAsia="en-US"/>
              </w:rPr>
              <w:commentReference w:id="23891"/>
            </w:r>
          </w:p>
        </w:tc>
      </w:tr>
      <w:tr w:rsidR="001B2A26" w14:paraId="4EBB4FEB" w14:textId="77777777" w:rsidTr="00166AF3">
        <w:trPr>
          <w:cantSplit w:val="0"/>
        </w:trPr>
        <w:tc>
          <w:tcPr>
            <w:tcW w:w="3798" w:type="dxa"/>
            <w:vAlign w:val="top"/>
          </w:tcPr>
          <w:p w14:paraId="6E56B95E" w14:textId="77777777" w:rsidR="001B2A26" w:rsidRDefault="001B2A26" w:rsidP="00166AF3">
            <w:pPr>
              <w:pStyle w:val="TableBody"/>
            </w:pPr>
            <w:commentRangeStart w:id="23892"/>
            <w:r>
              <w:t>+CME ERROR: 18 (SIM PUK2 REQUIRED) instead of +CME ERROR: 50 (INCORRECT PARAMETERS) is returned for +CPIN2 when PUK2 is required while only PIN2 was inputted,</w:t>
            </w:r>
          </w:p>
          <w:p w14:paraId="101230AE" w14:textId="77777777" w:rsidR="001B2A26" w:rsidRDefault="001B2A26" w:rsidP="00166AF3">
            <w:pPr>
              <w:pStyle w:val="TableBody"/>
            </w:pPr>
          </w:p>
          <w:p w14:paraId="24E23B7C" w14:textId="77777777" w:rsidR="001B2A26" w:rsidRDefault="001B2A26" w:rsidP="00166AF3">
            <w:pPr>
              <w:pStyle w:val="TableBody"/>
            </w:pPr>
            <w:r>
              <w:t>+CME ERROR: 12 (SIM PUK REQUIRED) instead of +CME ERROR: 50 (INCORRECT PARAMETERS) is returned for +CPIN when PUK is required while only PIN was inputted,</w:t>
            </w:r>
          </w:p>
        </w:tc>
        <w:tc>
          <w:tcPr>
            <w:tcW w:w="5447" w:type="dxa"/>
            <w:vAlign w:val="top"/>
          </w:tcPr>
          <w:p w14:paraId="1610C756" w14:textId="77777777" w:rsidR="001B2A26" w:rsidRDefault="001B2A26" w:rsidP="00166AF3">
            <w:pPr>
              <w:pStyle w:val="TableBody"/>
            </w:pPr>
            <w:r>
              <w:t>AT+CPIN2="9876"</w:t>
            </w:r>
          </w:p>
          <w:p w14:paraId="1CBBE611" w14:textId="77777777" w:rsidR="001B2A26" w:rsidRDefault="001B2A26" w:rsidP="00166AF3">
            <w:pPr>
              <w:pStyle w:val="TableBody"/>
            </w:pPr>
            <w:r>
              <w:t>+CME ERROR: 16</w:t>
            </w:r>
          </w:p>
          <w:p w14:paraId="6F75DA03" w14:textId="77777777" w:rsidR="001B2A26" w:rsidRDefault="001B2A26" w:rsidP="00166AF3">
            <w:pPr>
              <w:pStyle w:val="TableBody"/>
            </w:pPr>
          </w:p>
          <w:p w14:paraId="17399C01" w14:textId="77777777" w:rsidR="001B2A26" w:rsidRDefault="001B2A26" w:rsidP="00166AF3">
            <w:pPr>
              <w:pStyle w:val="TableBody"/>
            </w:pPr>
            <w:r>
              <w:t>AT+CPIN2="9876"</w:t>
            </w:r>
          </w:p>
          <w:p w14:paraId="18229008" w14:textId="77777777" w:rsidR="001B2A26" w:rsidRDefault="001B2A26" w:rsidP="00166AF3">
            <w:pPr>
              <w:pStyle w:val="TableBody"/>
            </w:pPr>
            <w:r>
              <w:t>+CME ERROR: 16</w:t>
            </w:r>
          </w:p>
          <w:p w14:paraId="00FC4931" w14:textId="77777777" w:rsidR="001B2A26" w:rsidRDefault="001B2A26" w:rsidP="00166AF3">
            <w:pPr>
              <w:pStyle w:val="TableBody"/>
            </w:pPr>
          </w:p>
          <w:p w14:paraId="69909ECF" w14:textId="77777777" w:rsidR="001B2A26" w:rsidRDefault="001B2A26" w:rsidP="00166AF3">
            <w:pPr>
              <w:pStyle w:val="TableBody"/>
            </w:pPr>
            <w:r>
              <w:t>AT+CPIN2="9876"</w:t>
            </w:r>
          </w:p>
          <w:p w14:paraId="6C296C60" w14:textId="77777777" w:rsidR="001B2A26" w:rsidRDefault="001B2A26" w:rsidP="00166AF3">
            <w:pPr>
              <w:pStyle w:val="TableBody"/>
            </w:pPr>
            <w:r>
              <w:t>+CME ERROR: 16</w:t>
            </w:r>
          </w:p>
          <w:p w14:paraId="0C2F89E0" w14:textId="77777777" w:rsidR="001B2A26" w:rsidRDefault="001B2A26" w:rsidP="00166AF3">
            <w:pPr>
              <w:pStyle w:val="TableBody"/>
            </w:pPr>
          </w:p>
          <w:p w14:paraId="16C9188A" w14:textId="77777777" w:rsidR="001B2A26" w:rsidRDefault="001B2A26" w:rsidP="00166AF3">
            <w:pPr>
              <w:pStyle w:val="TableBody"/>
            </w:pPr>
            <w:r>
              <w:t xml:space="preserve">AT+CPIN2="9876" </w:t>
            </w:r>
            <w:r>
              <w:tab/>
            </w:r>
            <w:r>
              <w:tab/>
              <w:t>//</w:t>
            </w:r>
            <w:r>
              <w:rPr>
                <w:sz w:val="20"/>
                <w:szCs w:val="20"/>
              </w:rPr>
              <w:t xml:space="preserve"> Incorrect PIN2 – 4th time</w:t>
            </w:r>
          </w:p>
          <w:p w14:paraId="3BBF2885" w14:textId="77777777" w:rsidR="001B2A26" w:rsidRDefault="001B2A26" w:rsidP="00166AF3">
            <w:pPr>
              <w:pStyle w:val="TableBody"/>
            </w:pPr>
            <w:r>
              <w:t>+CME ERROR: 18</w:t>
            </w:r>
          </w:p>
          <w:p w14:paraId="2F824D9C" w14:textId="77777777" w:rsidR="001B2A26" w:rsidRDefault="001B2A26" w:rsidP="00166AF3">
            <w:pPr>
              <w:pStyle w:val="TableBody"/>
            </w:pPr>
          </w:p>
          <w:p w14:paraId="34E8249A" w14:textId="77777777" w:rsidR="001B2A26" w:rsidRDefault="001B2A26" w:rsidP="00166AF3">
            <w:pPr>
              <w:pStyle w:val="TableBody"/>
            </w:pPr>
            <w:r>
              <w:t>AT+CPIN2="22222222","5678"</w:t>
            </w:r>
          </w:p>
          <w:p w14:paraId="48D0F3FF" w14:textId="77777777" w:rsidR="001B2A26" w:rsidRDefault="001B2A26" w:rsidP="00166AF3">
            <w:pPr>
              <w:pStyle w:val="TableBody"/>
            </w:pPr>
            <w:r>
              <w:t>OK</w:t>
            </w:r>
          </w:p>
          <w:p w14:paraId="132D657E" w14:textId="77777777" w:rsidR="001B2A26" w:rsidRDefault="001B2A26" w:rsidP="00166AF3">
            <w:pPr>
              <w:pStyle w:val="TableBody"/>
            </w:pPr>
          </w:p>
          <w:p w14:paraId="4F9B3CCF" w14:textId="77777777" w:rsidR="001B2A26" w:rsidRDefault="001B2A26" w:rsidP="00166AF3">
            <w:pPr>
              <w:pStyle w:val="TableBody"/>
            </w:pPr>
            <w:r>
              <w:t>AT+CPIN="5678"</w:t>
            </w:r>
          </w:p>
          <w:p w14:paraId="1178A738" w14:textId="77777777" w:rsidR="001B2A26" w:rsidRDefault="001B2A26" w:rsidP="00166AF3">
            <w:pPr>
              <w:pStyle w:val="TableBody"/>
            </w:pPr>
            <w:r>
              <w:t>+CME ERROR: 16</w:t>
            </w:r>
          </w:p>
          <w:p w14:paraId="5CB3D6E6" w14:textId="77777777" w:rsidR="001B2A26" w:rsidRDefault="001B2A26" w:rsidP="00166AF3">
            <w:pPr>
              <w:pStyle w:val="TableBody"/>
            </w:pPr>
          </w:p>
          <w:p w14:paraId="7A48214C" w14:textId="77777777" w:rsidR="001B2A26" w:rsidRDefault="001B2A26" w:rsidP="00166AF3">
            <w:pPr>
              <w:pStyle w:val="TableBody"/>
            </w:pPr>
            <w:r>
              <w:t>AT+CPIN="5678"</w:t>
            </w:r>
          </w:p>
          <w:p w14:paraId="3C326874" w14:textId="77777777" w:rsidR="001B2A26" w:rsidRDefault="001B2A26" w:rsidP="00166AF3">
            <w:pPr>
              <w:pStyle w:val="TableBody"/>
            </w:pPr>
            <w:r>
              <w:t>+CME ERROR: 16</w:t>
            </w:r>
          </w:p>
          <w:p w14:paraId="74DE101D" w14:textId="77777777" w:rsidR="001B2A26" w:rsidRDefault="001B2A26" w:rsidP="00166AF3">
            <w:pPr>
              <w:pStyle w:val="TableBody"/>
            </w:pPr>
          </w:p>
          <w:p w14:paraId="061D30E9" w14:textId="77777777" w:rsidR="001B2A26" w:rsidRDefault="001B2A26" w:rsidP="00166AF3">
            <w:pPr>
              <w:pStyle w:val="TableBody"/>
            </w:pPr>
            <w:r>
              <w:t>AT+CPIN="5678"</w:t>
            </w:r>
          </w:p>
          <w:p w14:paraId="28E9FE3D" w14:textId="77777777" w:rsidR="001B2A26" w:rsidRDefault="001B2A26" w:rsidP="00166AF3">
            <w:pPr>
              <w:pStyle w:val="TableBody"/>
            </w:pPr>
            <w:r>
              <w:t>+CME ERROR: 12</w:t>
            </w:r>
          </w:p>
          <w:p w14:paraId="33CB285A" w14:textId="77777777" w:rsidR="001B2A26" w:rsidRDefault="001B2A26" w:rsidP="00166AF3">
            <w:pPr>
              <w:pStyle w:val="TableBody"/>
            </w:pPr>
          </w:p>
          <w:p w14:paraId="13D7D565" w14:textId="77777777" w:rsidR="001B2A26" w:rsidRDefault="001B2A26" w:rsidP="00166AF3">
            <w:pPr>
              <w:pStyle w:val="TableBody"/>
            </w:pPr>
            <w:r>
              <w:t>AT+CPIN="5678"</w:t>
            </w:r>
            <w:r>
              <w:tab/>
            </w:r>
            <w:r>
              <w:tab/>
              <w:t>//</w:t>
            </w:r>
            <w:r>
              <w:rPr>
                <w:sz w:val="20"/>
                <w:szCs w:val="20"/>
              </w:rPr>
              <w:t xml:space="preserve"> Incorrect PIN1 – 4th time</w:t>
            </w:r>
          </w:p>
          <w:p w14:paraId="5A224F38" w14:textId="77777777" w:rsidR="001B2A26" w:rsidRDefault="001B2A26" w:rsidP="00166AF3">
            <w:pPr>
              <w:pStyle w:val="TableBody"/>
            </w:pPr>
            <w:r>
              <w:t>+CME ERROR: 12</w:t>
            </w:r>
          </w:p>
          <w:p w14:paraId="7145F4C7" w14:textId="77777777" w:rsidR="001B2A26" w:rsidRDefault="001B2A26" w:rsidP="00166AF3">
            <w:pPr>
              <w:pStyle w:val="TableBody"/>
            </w:pPr>
            <w:r>
              <w:t>AT+CPIN?</w:t>
            </w:r>
          </w:p>
          <w:p w14:paraId="23CC638A" w14:textId="77777777" w:rsidR="001B2A26" w:rsidRDefault="001B2A26" w:rsidP="00166AF3">
            <w:pPr>
              <w:pStyle w:val="TableBody"/>
            </w:pPr>
            <w:r>
              <w:t>+CPIN: SIM PUK</w:t>
            </w:r>
          </w:p>
          <w:p w14:paraId="731378AD" w14:textId="77777777" w:rsidR="001B2A26" w:rsidRDefault="001B2A26" w:rsidP="00166AF3">
            <w:pPr>
              <w:pStyle w:val="TableBody"/>
            </w:pPr>
            <w:r>
              <w:t>OK</w:t>
            </w:r>
          </w:p>
          <w:p w14:paraId="4D0972FE" w14:textId="77777777" w:rsidR="001B2A26" w:rsidRDefault="001B2A26" w:rsidP="00166AF3">
            <w:pPr>
              <w:pStyle w:val="TableBody"/>
            </w:pPr>
          </w:p>
          <w:p w14:paraId="7E8D54B5" w14:textId="77777777" w:rsidR="001B2A26" w:rsidRDefault="001B2A26" w:rsidP="00166AF3">
            <w:pPr>
              <w:pStyle w:val="TableBody"/>
            </w:pPr>
            <w:r>
              <w:t>AT+CPIN="11111111","1234"</w:t>
            </w:r>
          </w:p>
          <w:p w14:paraId="0EF7AD2D" w14:textId="77777777" w:rsidR="001B2A26" w:rsidRDefault="001B2A26" w:rsidP="00166AF3">
            <w:pPr>
              <w:pStyle w:val="TableBody"/>
            </w:pPr>
            <w:r>
              <w:t>OK</w:t>
            </w:r>
            <w:commentRangeEnd w:id="23892"/>
            <w:r>
              <w:rPr>
                <w:rStyle w:val="CommentReference"/>
                <w:rFonts w:ascii="Verdana" w:hAnsi="Verdana" w:cs="Times New Roman"/>
                <w:lang w:eastAsia="en-US"/>
              </w:rPr>
              <w:commentReference w:id="23892"/>
            </w:r>
          </w:p>
        </w:tc>
      </w:tr>
    </w:tbl>
    <w:p w14:paraId="02F5C989" w14:textId="77777777" w:rsidR="001B2A26" w:rsidRDefault="001B2A26" w:rsidP="001B2A26">
      <w:pPr>
        <w:pStyle w:val="TableCaption"/>
      </w:pPr>
      <w:bookmarkStart w:id="23893" w:name="_Toc472428377"/>
      <w:bookmarkStart w:id="23894" w:name="_Toc473105306"/>
      <w:bookmarkStart w:id="23895" w:name="_Toc474159200"/>
      <w:bookmarkStart w:id="23896" w:name="_Toc474312392"/>
      <w:bookmarkStart w:id="23897" w:name="_Toc474745340"/>
      <w:bookmarkStart w:id="23898" w:name="_Toc474745347"/>
      <w:bookmarkStart w:id="23899" w:name="_Toc476240808"/>
      <w:bookmarkStart w:id="23900" w:name="_Toc486251874"/>
      <w:bookmarkStart w:id="23901" w:name="_Toc489456247"/>
      <w:bookmarkEnd w:id="23893"/>
      <w:bookmarkEnd w:id="23894"/>
      <w:bookmarkEnd w:id="23895"/>
      <w:bookmarkEnd w:id="23896"/>
      <w:bookmarkEnd w:id="23897"/>
      <w:bookmarkEnd w:id="23898"/>
      <w:bookmarkEnd w:id="23899"/>
      <w:r>
        <w:t>Internet Error Case Examples</w:t>
      </w:r>
      <w:bookmarkEnd w:id="23900"/>
      <w:bookmarkEnd w:id="23901"/>
    </w:p>
    <w:tbl>
      <w:tblPr>
        <w:tblStyle w:val="TableSWIleft"/>
        <w:tblW w:w="9245" w:type="dxa"/>
        <w:tblLayout w:type="fixed"/>
        <w:tblLook w:val="04A0" w:firstRow="1" w:lastRow="0" w:firstColumn="1" w:lastColumn="0" w:noHBand="0" w:noVBand="1"/>
      </w:tblPr>
      <w:tblGrid>
        <w:gridCol w:w="3798"/>
        <w:gridCol w:w="5447"/>
      </w:tblGrid>
      <w:tr w:rsidR="001B2A26" w14:paraId="10F0960F" w14:textId="77777777" w:rsidTr="008B0F45">
        <w:trPr>
          <w:cnfStyle w:val="100000000000" w:firstRow="1" w:lastRow="0" w:firstColumn="0" w:lastColumn="0" w:oddVBand="0" w:evenVBand="0" w:oddHBand="0" w:evenHBand="0" w:firstRowFirstColumn="0" w:firstRowLastColumn="0" w:lastRowFirstColumn="0" w:lastRowLastColumn="0"/>
        </w:trPr>
        <w:tc>
          <w:tcPr>
            <w:tcW w:w="3798" w:type="dxa"/>
          </w:tcPr>
          <w:p w14:paraId="2A41341C" w14:textId="77777777" w:rsidR="001B2A26" w:rsidRDefault="001B2A26" w:rsidP="00166AF3">
            <w:pPr>
              <w:pStyle w:val="TableColumnHead"/>
              <w:spacing w:before="144" w:after="144"/>
              <w:rPr>
                <w:lang w:eastAsia="fr-FR"/>
              </w:rPr>
            </w:pPr>
            <w:r>
              <w:rPr>
                <w:lang w:eastAsia="fr-FR"/>
              </w:rPr>
              <w:t>Error Codes</w:t>
            </w:r>
          </w:p>
        </w:tc>
        <w:tc>
          <w:tcPr>
            <w:tcW w:w="5447" w:type="dxa"/>
          </w:tcPr>
          <w:p w14:paraId="2278D784" w14:textId="77777777" w:rsidR="001B2A26" w:rsidRDefault="001B2A26" w:rsidP="00166AF3">
            <w:pPr>
              <w:pStyle w:val="TableColumnHead"/>
              <w:spacing w:before="144" w:after="144"/>
              <w:rPr>
                <w:lang w:eastAsia="fr-FR"/>
              </w:rPr>
            </w:pPr>
            <w:r>
              <w:rPr>
                <w:lang w:eastAsia="fr-FR"/>
              </w:rPr>
              <w:t>Corresponding Examples</w:t>
            </w:r>
          </w:p>
        </w:tc>
      </w:tr>
      <w:tr w:rsidR="001B2A26" w:rsidRPr="00294364" w14:paraId="48E18F65" w14:textId="77777777" w:rsidTr="008B0F45">
        <w:trPr>
          <w:trHeight w:val="3222"/>
        </w:trPr>
        <w:tc>
          <w:tcPr>
            <w:tcW w:w="3798" w:type="dxa"/>
          </w:tcPr>
          <w:p w14:paraId="78B96C47" w14:textId="77777777" w:rsidR="001B2A26" w:rsidRPr="00294364" w:rsidRDefault="001B2A26" w:rsidP="00166AF3">
            <w:pPr>
              <w:pStyle w:val="TableBody"/>
            </w:pPr>
            <w:r w:rsidRPr="00294364">
              <w:t>+CME ERROR: 907</w:t>
            </w:r>
          </w:p>
          <w:p w14:paraId="7C7BCDC9" w14:textId="77777777" w:rsidR="001B2A26" w:rsidRPr="000B2EE7" w:rsidRDefault="001B2A26" w:rsidP="00166AF3">
            <w:pPr>
              <w:pStyle w:val="TableBody"/>
            </w:pPr>
            <w:r w:rsidRPr="00CB4B23">
              <w:t>Generic error/Unsupported read command</w:t>
            </w:r>
          </w:p>
        </w:tc>
        <w:tc>
          <w:tcPr>
            <w:tcW w:w="5447" w:type="dxa"/>
          </w:tcPr>
          <w:p w14:paraId="4ED01B6A" w14:textId="77777777" w:rsidR="001B2A26" w:rsidRPr="00CB4B23" w:rsidRDefault="001B2A26" w:rsidP="00166AF3">
            <w:pPr>
              <w:pStyle w:val="TableBody"/>
            </w:pPr>
            <w:r w:rsidRPr="00CB4B23">
              <w:t>AT+KUDPDEL?</w:t>
            </w:r>
          </w:p>
          <w:p w14:paraId="20B883DB" w14:textId="77777777" w:rsidR="001B2A26" w:rsidRPr="00CB4B23" w:rsidRDefault="001B2A26" w:rsidP="00166AF3">
            <w:pPr>
              <w:pStyle w:val="TableBody"/>
            </w:pPr>
            <w:r w:rsidRPr="00CB4B23">
              <w:t>AT+KUDPCLOSE?</w:t>
            </w:r>
          </w:p>
          <w:p w14:paraId="61A733EF" w14:textId="77777777" w:rsidR="001B2A26" w:rsidRPr="00CB4B23" w:rsidRDefault="001B2A26" w:rsidP="00166AF3">
            <w:pPr>
              <w:pStyle w:val="TableBody"/>
            </w:pPr>
            <w:r w:rsidRPr="00CB4B23">
              <w:t>AT+KUDPRCV?</w:t>
            </w:r>
          </w:p>
          <w:p w14:paraId="66804DAF" w14:textId="77777777" w:rsidR="001B2A26" w:rsidRDefault="001B2A26" w:rsidP="00166AF3">
            <w:pPr>
              <w:pStyle w:val="TableBody"/>
            </w:pPr>
            <w:r w:rsidRPr="00CB4B23">
              <w:t>AT+KUDPSND?</w:t>
            </w:r>
          </w:p>
          <w:p w14:paraId="6331280F" w14:textId="77777777" w:rsidR="001B2A26" w:rsidRPr="0032443F" w:rsidRDefault="001B2A26" w:rsidP="00166AF3">
            <w:pPr>
              <w:pStyle w:val="TableBody"/>
            </w:pPr>
            <w:r w:rsidRPr="0032443F">
              <w:t>AT+KTCPSND?</w:t>
            </w:r>
          </w:p>
          <w:p w14:paraId="6FDAC075" w14:textId="77777777" w:rsidR="001B2A26" w:rsidRDefault="001B2A26" w:rsidP="00166AF3">
            <w:pPr>
              <w:pStyle w:val="TableBody"/>
            </w:pPr>
            <w:r w:rsidRPr="0032443F">
              <w:t>AT+KTCPRCV?</w:t>
            </w:r>
          </w:p>
          <w:p w14:paraId="36162FC2" w14:textId="77777777" w:rsidR="001B2A26" w:rsidRPr="00CB4B23" w:rsidRDefault="001B2A26" w:rsidP="00166AF3">
            <w:pPr>
              <w:pStyle w:val="TableBody"/>
            </w:pPr>
            <w:r w:rsidRPr="00CB4B23">
              <w:t>AT+KTCPCNX?</w:t>
            </w:r>
          </w:p>
          <w:p w14:paraId="0C32E4A5" w14:textId="77777777" w:rsidR="001B2A26" w:rsidRPr="00CB4B23" w:rsidRDefault="001B2A26" w:rsidP="00166AF3">
            <w:pPr>
              <w:pStyle w:val="TableBody"/>
            </w:pPr>
            <w:r w:rsidRPr="00CB4B23">
              <w:t>AT+KTCPCLOSE?</w:t>
            </w:r>
          </w:p>
          <w:p w14:paraId="177A4624" w14:textId="77777777" w:rsidR="001B2A26" w:rsidRPr="000B2EE7" w:rsidRDefault="001B2A26" w:rsidP="00166AF3">
            <w:pPr>
              <w:pStyle w:val="TableBody"/>
            </w:pPr>
            <w:r w:rsidRPr="009714AD">
              <w:t>AT+KTCPDE</w:t>
            </w:r>
            <w:r>
              <w:t>L</w:t>
            </w:r>
            <w:r w:rsidRPr="00CB4B23">
              <w:t>?</w:t>
            </w:r>
          </w:p>
        </w:tc>
      </w:tr>
      <w:tr w:rsidR="001B2A26" w:rsidRPr="00294364" w14:paraId="52831E56" w14:textId="77777777" w:rsidTr="008B0F45">
        <w:tc>
          <w:tcPr>
            <w:tcW w:w="3798" w:type="dxa"/>
          </w:tcPr>
          <w:p w14:paraId="1046F800" w14:textId="77777777" w:rsidR="001B2A26" w:rsidRPr="00294364" w:rsidRDefault="001B2A26" w:rsidP="00166AF3">
            <w:pPr>
              <w:pStyle w:val="TableBody"/>
            </w:pPr>
            <w:r w:rsidRPr="00294364">
              <w:t>+CME ERROR: 912</w:t>
            </w:r>
          </w:p>
          <w:p w14:paraId="0DA4D778" w14:textId="77777777" w:rsidR="001B2A26" w:rsidRPr="000B2EE7" w:rsidRDefault="001B2A26" w:rsidP="00166AF3">
            <w:pPr>
              <w:pStyle w:val="TableBody"/>
            </w:pPr>
            <w:r w:rsidRPr="00CB4B23">
              <w:t>No more sessions can be used</w:t>
            </w:r>
          </w:p>
        </w:tc>
        <w:tc>
          <w:tcPr>
            <w:tcW w:w="5447" w:type="dxa"/>
          </w:tcPr>
          <w:p w14:paraId="07EAC44E" w14:textId="77777777" w:rsidR="001B2A26" w:rsidRPr="00CB4B23" w:rsidRDefault="001B2A26" w:rsidP="00166AF3">
            <w:pPr>
              <w:pStyle w:val="TableBody"/>
            </w:pPr>
            <w:r w:rsidRPr="00CB4B23">
              <w:t xml:space="preserve">Create </w:t>
            </w:r>
            <w:r w:rsidRPr="00294364">
              <w:t xml:space="preserve">a </w:t>
            </w:r>
            <w:r w:rsidRPr="00CB4B23">
              <w:t>UDP client session repeatedly until 32 sessions are created:</w:t>
            </w:r>
            <w:r w:rsidRPr="00294364">
              <w:t xml:space="preserve"> </w:t>
            </w:r>
            <w:r w:rsidRPr="00CB4B23">
              <w:t>AT+KUDPCFG=1,0,1033,,"10.10.10.10"</w:t>
            </w:r>
          </w:p>
          <w:p w14:paraId="5479902B" w14:textId="77777777" w:rsidR="001B2A26" w:rsidRPr="00CB4B23" w:rsidRDefault="001B2A26" w:rsidP="00166AF3">
            <w:pPr>
              <w:pStyle w:val="TableBody"/>
            </w:pPr>
            <w:r w:rsidRPr="00CB4B23">
              <w:t>Then try to create a TCP server session  (33rd session)</w:t>
            </w:r>
          </w:p>
          <w:p w14:paraId="569CA56D" w14:textId="77777777" w:rsidR="001B2A26" w:rsidRPr="000B2EE7" w:rsidRDefault="001B2A26" w:rsidP="00166AF3">
            <w:pPr>
              <w:pStyle w:val="TableBody"/>
            </w:pPr>
            <w:r w:rsidRPr="00CB4B23">
              <w:t>AT+KTCPCFG=1,1,,80</w:t>
            </w:r>
          </w:p>
        </w:tc>
      </w:tr>
      <w:tr w:rsidR="008B0F45" w:rsidRPr="00294364" w14:paraId="099A16FA" w14:textId="77777777" w:rsidTr="008B0F45">
        <w:tc>
          <w:tcPr>
            <w:tcW w:w="3798" w:type="dxa"/>
            <w:vMerge w:val="restart"/>
          </w:tcPr>
          <w:p w14:paraId="69569899" w14:textId="77777777" w:rsidR="008B0F45" w:rsidRPr="00294364" w:rsidRDefault="008B0F45" w:rsidP="00166AF3">
            <w:pPr>
              <w:pStyle w:val="TableBody"/>
            </w:pPr>
            <w:r w:rsidRPr="00294364">
              <w:t>+CME ERROR: 916</w:t>
            </w:r>
          </w:p>
          <w:p w14:paraId="3A290770" w14:textId="77777777" w:rsidR="008B0F45" w:rsidRPr="00294364" w:rsidRDefault="008B0F45" w:rsidP="00166AF3">
            <w:pPr>
              <w:pStyle w:val="TableBody"/>
            </w:pPr>
            <w:r w:rsidRPr="00294364">
              <w:t>A parameter has an invalid range of values</w:t>
            </w:r>
          </w:p>
        </w:tc>
        <w:tc>
          <w:tcPr>
            <w:tcW w:w="5447" w:type="dxa"/>
          </w:tcPr>
          <w:p w14:paraId="530F3611" w14:textId="52058C32" w:rsidR="008B0F45" w:rsidRPr="00294364" w:rsidRDefault="008B0F45" w:rsidP="00166AF3">
            <w:pPr>
              <w:pStyle w:val="TableBody"/>
            </w:pPr>
            <w:r w:rsidRPr="00294364">
              <w:t>AT+KTCPSND=1,0</w:t>
            </w:r>
          </w:p>
        </w:tc>
      </w:tr>
      <w:tr w:rsidR="008B0F45" w:rsidRPr="00294364" w14:paraId="1B09B321" w14:textId="77777777" w:rsidTr="008B0F45">
        <w:tc>
          <w:tcPr>
            <w:tcW w:w="3798" w:type="dxa"/>
            <w:vMerge/>
          </w:tcPr>
          <w:p w14:paraId="77701E67" w14:textId="77777777" w:rsidR="008B0F45" w:rsidRPr="00294364" w:rsidRDefault="008B0F45" w:rsidP="00166AF3">
            <w:pPr>
              <w:pStyle w:val="TableBody"/>
            </w:pPr>
          </w:p>
        </w:tc>
        <w:tc>
          <w:tcPr>
            <w:tcW w:w="5447" w:type="dxa"/>
          </w:tcPr>
          <w:p w14:paraId="234B4E5B" w14:textId="39E03042" w:rsidR="008B0F45" w:rsidRPr="00294364" w:rsidRDefault="008B0F45" w:rsidP="00166AF3">
            <w:pPr>
              <w:pStyle w:val="TableBody"/>
            </w:pPr>
            <w:r w:rsidRPr="00294364">
              <w:t>AT+KTCPRCV=1,0</w:t>
            </w:r>
          </w:p>
        </w:tc>
      </w:tr>
      <w:tr w:rsidR="008B0F45" w:rsidRPr="00294364" w14:paraId="2F4F341F" w14:textId="77777777" w:rsidTr="008B0F45">
        <w:tc>
          <w:tcPr>
            <w:tcW w:w="3798" w:type="dxa"/>
            <w:vMerge/>
          </w:tcPr>
          <w:p w14:paraId="5E29CA0F" w14:textId="77777777" w:rsidR="008B0F45" w:rsidRPr="00294364" w:rsidRDefault="008B0F45" w:rsidP="00166AF3">
            <w:pPr>
              <w:pStyle w:val="TableBody"/>
            </w:pPr>
          </w:p>
        </w:tc>
        <w:tc>
          <w:tcPr>
            <w:tcW w:w="5447" w:type="dxa"/>
          </w:tcPr>
          <w:p w14:paraId="04398FD3" w14:textId="15407021" w:rsidR="008B0F45" w:rsidRPr="00294364" w:rsidRDefault="008B0F45" w:rsidP="00166AF3">
            <w:pPr>
              <w:pStyle w:val="TableBody"/>
            </w:pPr>
            <w:r w:rsidRPr="00294364">
              <w:t>AT+KUDPSND=1,"116.66.221.43",5043,0</w:t>
            </w:r>
          </w:p>
        </w:tc>
      </w:tr>
      <w:tr w:rsidR="008B0F45" w:rsidRPr="00294364" w14:paraId="4A433F37" w14:textId="77777777" w:rsidTr="008B0F45">
        <w:tc>
          <w:tcPr>
            <w:tcW w:w="3798" w:type="dxa"/>
            <w:vMerge/>
          </w:tcPr>
          <w:p w14:paraId="0C8F5205" w14:textId="77777777" w:rsidR="008B0F45" w:rsidRPr="00294364" w:rsidRDefault="008B0F45" w:rsidP="00166AF3">
            <w:pPr>
              <w:pStyle w:val="TableBody"/>
            </w:pPr>
          </w:p>
        </w:tc>
        <w:tc>
          <w:tcPr>
            <w:tcW w:w="5447" w:type="dxa"/>
          </w:tcPr>
          <w:p w14:paraId="714A4B9A" w14:textId="62811A10" w:rsidR="008B0F45" w:rsidRPr="00294364" w:rsidRDefault="008B0F45" w:rsidP="00166AF3">
            <w:pPr>
              <w:pStyle w:val="TableBody"/>
            </w:pPr>
            <w:r w:rsidRPr="00294364">
              <w:t>AT+KUDPRCV=1,0</w:t>
            </w:r>
          </w:p>
        </w:tc>
      </w:tr>
    </w:tbl>
    <w:p w14:paraId="65A44BC7" w14:textId="77777777" w:rsidR="001B2A26" w:rsidRPr="00671C8B" w:rsidRDefault="001B2A26" w:rsidP="0059466D">
      <w:pPr>
        <w:pStyle w:val="Heading2"/>
        <w:numPr>
          <w:ilvl w:val="1"/>
          <w:numId w:val="11"/>
        </w:numPr>
        <w:ind w:left="1080" w:hanging="1080"/>
      </w:pPr>
      <w:bookmarkStart w:id="23902" w:name="_Toc486251847"/>
      <w:bookmarkStart w:id="23903" w:name="_Toc489462263"/>
      <w:r w:rsidRPr="00671C8B">
        <w:t>Commands without Pin Code Requirement</w:t>
      </w:r>
      <w:bookmarkEnd w:id="23877"/>
      <w:bookmarkEnd w:id="23878"/>
      <w:bookmarkEnd w:id="23879"/>
      <w:bookmarkEnd w:id="23880"/>
      <w:bookmarkEnd w:id="23881"/>
      <w:bookmarkEnd w:id="23902"/>
      <w:bookmarkEnd w:id="23903"/>
    </w:p>
    <w:p w14:paraId="6AFBFD90" w14:textId="77777777" w:rsidR="001B2A26" w:rsidRPr="00671C8B" w:rsidRDefault="001B2A26" w:rsidP="001B2A26">
      <w:pPr>
        <w:keepNext/>
      </w:pPr>
      <w:r>
        <w:t>Most AT c</w:t>
      </w:r>
      <w:r w:rsidRPr="00671C8B">
        <w:t xml:space="preserve">ommands are rejected (i.e. an error is returned to the DTE) if the valid PIN </w:t>
      </w:r>
      <w:r>
        <w:t>c</w:t>
      </w:r>
      <w:r w:rsidRPr="00671C8B">
        <w:t>ode has not been entered.</w:t>
      </w:r>
    </w:p>
    <w:p w14:paraId="603B6935" w14:textId="77777777" w:rsidR="001B2A26" w:rsidRPr="003941C8" w:rsidRDefault="001B2A26" w:rsidP="001B2A26">
      <w:pPr>
        <w:keepNext/>
      </w:pPr>
      <w:r>
        <w:t>C</w:t>
      </w:r>
      <w:r w:rsidRPr="003941C8">
        <w:t>ommands which can be sent without the PIN code include:</w:t>
      </w:r>
    </w:p>
    <w:p w14:paraId="624005AC" w14:textId="77777777" w:rsidR="001B2A26" w:rsidRPr="00671C8B" w:rsidRDefault="001B2A26" w:rsidP="001B2A26">
      <w:pPr>
        <w:pStyle w:val="Bulleted"/>
        <w:keepNext/>
      </w:pPr>
      <w:r w:rsidRPr="00671C8B">
        <w:t>ATD (emergency calls)</w:t>
      </w:r>
    </w:p>
    <w:p w14:paraId="4D267525" w14:textId="77777777" w:rsidR="001B2A26" w:rsidRPr="00671C8B" w:rsidRDefault="001B2A26" w:rsidP="001B2A26">
      <w:pPr>
        <w:pStyle w:val="Bulleted"/>
        <w:keepNext/>
      </w:pPr>
      <w:r w:rsidRPr="00671C8B">
        <w:t>AT+CPIN</w:t>
      </w:r>
    </w:p>
    <w:p w14:paraId="5768E83A" w14:textId="77777777" w:rsidR="001B2A26" w:rsidRPr="00671C8B" w:rsidRDefault="001B2A26" w:rsidP="001B2A26">
      <w:pPr>
        <w:pStyle w:val="Bulleted"/>
        <w:keepNext/>
      </w:pPr>
      <w:r w:rsidRPr="00671C8B">
        <w:t>ATI</w:t>
      </w:r>
    </w:p>
    <w:p w14:paraId="6EA1E677" w14:textId="77777777" w:rsidR="001B2A26" w:rsidRPr="00671C8B" w:rsidRDefault="001B2A26" w:rsidP="001B2A26">
      <w:pPr>
        <w:pStyle w:val="Bulleted"/>
        <w:keepNext/>
      </w:pPr>
      <w:r w:rsidRPr="00671C8B">
        <w:t>AT+CGMI, AT+GMI</w:t>
      </w:r>
    </w:p>
    <w:p w14:paraId="54134490" w14:textId="77777777" w:rsidR="001B2A26" w:rsidRPr="00671C8B" w:rsidRDefault="001B2A26" w:rsidP="001B2A26">
      <w:pPr>
        <w:pStyle w:val="Bulleted"/>
      </w:pPr>
      <w:r w:rsidRPr="00671C8B">
        <w:t>AT+CGMM, AT+GMM</w:t>
      </w:r>
    </w:p>
    <w:p w14:paraId="023A205B" w14:textId="77777777" w:rsidR="001B2A26" w:rsidRPr="00671C8B" w:rsidRDefault="001B2A26" w:rsidP="001B2A26">
      <w:pPr>
        <w:pStyle w:val="Bulleted"/>
      </w:pPr>
      <w:r w:rsidRPr="00671C8B">
        <w:t>AT+CGMR, AT+GMR</w:t>
      </w:r>
    </w:p>
    <w:p w14:paraId="0AF806F2" w14:textId="77777777" w:rsidR="001B2A26" w:rsidRPr="00671C8B" w:rsidRDefault="001B2A26" w:rsidP="001B2A26">
      <w:pPr>
        <w:pStyle w:val="Bulleted"/>
      </w:pPr>
      <w:r w:rsidRPr="00671C8B">
        <w:t>AT+CGSN, AT+GSN</w:t>
      </w:r>
    </w:p>
    <w:p w14:paraId="682F3B1F" w14:textId="77777777" w:rsidR="001B2A26" w:rsidRPr="00671C8B" w:rsidRDefault="001B2A26" w:rsidP="001B2A26">
      <w:pPr>
        <w:pStyle w:val="Bulleted"/>
      </w:pPr>
      <w:r w:rsidRPr="00671C8B">
        <w:t>AT+CPAS</w:t>
      </w:r>
    </w:p>
    <w:p w14:paraId="76FBF07C" w14:textId="77777777" w:rsidR="001B2A26" w:rsidRPr="00671C8B" w:rsidRDefault="001B2A26" w:rsidP="001B2A26">
      <w:pPr>
        <w:pStyle w:val="Bulleted"/>
      </w:pPr>
      <w:r w:rsidRPr="00671C8B">
        <w:t>AT+CIND</w:t>
      </w:r>
    </w:p>
    <w:p w14:paraId="3A45CCF8" w14:textId="77777777" w:rsidR="001B2A26" w:rsidRPr="00671C8B" w:rsidRDefault="001B2A26" w:rsidP="001B2A26">
      <w:pPr>
        <w:pStyle w:val="Bulleted"/>
      </w:pPr>
      <w:r w:rsidRPr="00671C8B">
        <w:t>AT+CMEE</w:t>
      </w:r>
    </w:p>
    <w:p w14:paraId="22D50CC1" w14:textId="77777777" w:rsidR="001B2A26" w:rsidRPr="00671C8B" w:rsidRDefault="001B2A26" w:rsidP="001B2A26">
      <w:pPr>
        <w:pStyle w:val="Bulleted"/>
      </w:pPr>
      <w:r w:rsidRPr="00671C8B">
        <w:t>AT+IPR</w:t>
      </w:r>
    </w:p>
    <w:p w14:paraId="6257069A" w14:textId="77777777" w:rsidR="001B2A26" w:rsidRPr="00671C8B" w:rsidRDefault="001B2A26" w:rsidP="001B2A26">
      <w:pPr>
        <w:pStyle w:val="Bulleted"/>
      </w:pPr>
      <w:r w:rsidRPr="00671C8B">
        <w:t>ATE, ATV, ATS, ATZ</w:t>
      </w:r>
    </w:p>
    <w:p w14:paraId="3FA52E84" w14:textId="77777777" w:rsidR="001B2A26" w:rsidRPr="00671C8B" w:rsidRDefault="001B2A26" w:rsidP="001B2A26">
      <w:pPr>
        <w:pStyle w:val="Bulleted"/>
      </w:pPr>
      <w:r w:rsidRPr="00671C8B">
        <w:t>AT&amp;F</w:t>
      </w:r>
    </w:p>
    <w:p w14:paraId="3EF65F5C" w14:textId="77777777" w:rsidR="001B2A26" w:rsidRPr="00671C8B" w:rsidRDefault="001B2A26" w:rsidP="001B2A26">
      <w:pPr>
        <w:pStyle w:val="Bulleted"/>
      </w:pPr>
      <w:r>
        <w:t>AT+CBST</w:t>
      </w:r>
    </w:p>
    <w:p w14:paraId="0CB52B5C" w14:textId="77777777" w:rsidR="001B2A26" w:rsidRPr="00671C8B" w:rsidRDefault="001B2A26" w:rsidP="001B2A26"/>
    <w:p w14:paraId="1D4D2138" w14:textId="77777777" w:rsidR="001B2A26" w:rsidRDefault="001B2A26" w:rsidP="001B2A26">
      <w:r w:rsidRPr="00671C8B">
        <w:t>This list may be modified in case of special needs from the customer</w:t>
      </w:r>
      <w:r>
        <w:t>.</w:t>
      </w:r>
      <w:r w:rsidRPr="00671C8B">
        <w:t xml:space="preserve"> </w:t>
      </w:r>
      <w:r>
        <w:t>C</w:t>
      </w:r>
      <w:r w:rsidRPr="00671C8B">
        <w:t xml:space="preserve">ontact Sierra Wireless </w:t>
      </w:r>
      <w:r>
        <w:t xml:space="preserve">to </w:t>
      </w:r>
      <w:r w:rsidRPr="00671C8B">
        <w:t>request</w:t>
      </w:r>
      <w:r>
        <w:t xml:space="preserve"> modifications. Note that some commands may also require the PIN2 code.</w:t>
      </w:r>
    </w:p>
    <w:p w14:paraId="4A32ABDA" w14:textId="77777777" w:rsidR="001B2A26" w:rsidRPr="00671C8B" w:rsidRDefault="001B2A26" w:rsidP="0059466D">
      <w:pPr>
        <w:pStyle w:val="Heading2"/>
        <w:numPr>
          <w:ilvl w:val="1"/>
          <w:numId w:val="11"/>
        </w:numPr>
        <w:ind w:left="1080" w:hanging="1080"/>
      </w:pPr>
      <w:bookmarkStart w:id="23904" w:name="_Toc464554191"/>
      <w:bookmarkStart w:id="23905" w:name="_Toc464573907"/>
      <w:bookmarkStart w:id="23906" w:name="_Toc464574788"/>
      <w:bookmarkStart w:id="23907" w:name="_Toc465760478"/>
      <w:bookmarkStart w:id="23908" w:name="_Toc465955404"/>
      <w:bookmarkStart w:id="23909" w:name="_Toc465957189"/>
      <w:bookmarkStart w:id="23910" w:name="_Toc466281974"/>
      <w:bookmarkStart w:id="23911" w:name="_Toc466647902"/>
      <w:bookmarkStart w:id="23912" w:name="_Ref405991927"/>
      <w:bookmarkStart w:id="23913" w:name="_Ref405991928"/>
      <w:bookmarkStart w:id="23914" w:name="_Toc448912400"/>
      <w:bookmarkStart w:id="23915" w:name="_Toc486251849"/>
      <w:bookmarkStart w:id="23916" w:name="_Toc489462264"/>
      <w:bookmarkEnd w:id="23904"/>
      <w:bookmarkEnd w:id="23905"/>
      <w:bookmarkEnd w:id="23906"/>
      <w:bookmarkEnd w:id="23907"/>
      <w:bookmarkEnd w:id="23908"/>
      <w:bookmarkEnd w:id="23909"/>
      <w:bookmarkEnd w:id="23910"/>
      <w:bookmarkEnd w:id="23911"/>
      <w:commentRangeStart w:id="23917"/>
      <w:r w:rsidRPr="00671C8B">
        <w:t>TCP Commands</w:t>
      </w:r>
      <w:r>
        <w:t xml:space="preserve"> Examples</w:t>
      </w:r>
      <w:bookmarkEnd w:id="23912"/>
      <w:bookmarkEnd w:id="23913"/>
      <w:bookmarkEnd w:id="23914"/>
      <w:commentRangeEnd w:id="23917"/>
      <w:r>
        <w:rPr>
          <w:rStyle w:val="CommentReference"/>
          <w:rFonts w:ascii="Verdana" w:eastAsia="Times New Roman" w:hAnsi="Verdana" w:cs="Times New Roman"/>
          <w:b w:val="0"/>
          <w:lang w:eastAsia="en-US"/>
        </w:rPr>
        <w:commentReference w:id="23917"/>
      </w:r>
      <w:bookmarkEnd w:id="23915"/>
      <w:bookmarkEnd w:id="23916"/>
    </w:p>
    <w:p w14:paraId="14F7B199" w14:textId="77777777" w:rsidR="001B2A26" w:rsidRPr="00671C8B" w:rsidRDefault="001B2A26" w:rsidP="0059466D">
      <w:pPr>
        <w:pStyle w:val="Heading3"/>
        <w:numPr>
          <w:ilvl w:val="2"/>
          <w:numId w:val="11"/>
        </w:numPr>
        <w:ind w:left="1260" w:hanging="1260"/>
      </w:pPr>
      <w:bookmarkStart w:id="23918" w:name="_Toc196107265"/>
      <w:bookmarkStart w:id="23919" w:name="_Toc345081580"/>
      <w:bookmarkStart w:id="23920" w:name="_Toc349753308"/>
      <w:bookmarkStart w:id="23921" w:name="_Toc349754212"/>
      <w:bookmarkStart w:id="23922" w:name="_Toc368586262"/>
      <w:bookmarkStart w:id="23923" w:name="_Toc448912401"/>
      <w:bookmarkStart w:id="23924" w:name="_Toc486251850"/>
      <w:bookmarkStart w:id="23925" w:name="_Toc489462265"/>
      <w:r w:rsidRPr="00671C8B">
        <w:t xml:space="preserve">Client </w:t>
      </w:r>
      <w:bookmarkEnd w:id="23918"/>
      <w:bookmarkEnd w:id="23919"/>
      <w:bookmarkEnd w:id="23920"/>
      <w:bookmarkEnd w:id="23921"/>
      <w:bookmarkEnd w:id="23922"/>
      <w:r w:rsidRPr="00671C8B">
        <w:t>Mode</w:t>
      </w:r>
      <w:bookmarkEnd w:id="23923"/>
      <w:bookmarkEnd w:id="23924"/>
      <w:bookmarkEnd w:id="23925"/>
    </w:p>
    <w:tbl>
      <w:tblPr>
        <w:tblStyle w:val="TableGrid"/>
        <w:tblW w:w="0" w:type="auto"/>
        <w:tblBorders>
          <w:insideH w:val="none" w:sz="0" w:space="0" w:color="auto"/>
        </w:tblBorders>
        <w:tblLayout w:type="fixed"/>
        <w:tblLook w:val="04A0" w:firstRow="1" w:lastRow="0" w:firstColumn="1" w:lastColumn="0" w:noHBand="0" w:noVBand="1"/>
      </w:tblPr>
      <w:tblGrid>
        <w:gridCol w:w="5418"/>
        <w:gridCol w:w="3827"/>
      </w:tblGrid>
      <w:tr w:rsidR="001B2A26" w:rsidRPr="004B121B" w14:paraId="2B8A2CA1" w14:textId="77777777" w:rsidTr="00166AF3">
        <w:tc>
          <w:tcPr>
            <w:tcW w:w="5418" w:type="dxa"/>
          </w:tcPr>
          <w:p w14:paraId="7D650788" w14:textId="77777777" w:rsidR="001B2A26" w:rsidRPr="00BD7394" w:rsidRDefault="001B2A26" w:rsidP="00166AF3">
            <w:pPr>
              <w:pStyle w:val="TableBody"/>
              <w:keepNext/>
              <w:rPr>
                <w:b/>
                <w:snapToGrid w:val="0"/>
              </w:rPr>
            </w:pPr>
            <w:r w:rsidRPr="00BD7394">
              <w:rPr>
                <w:b/>
                <w:snapToGrid w:val="0"/>
              </w:rPr>
              <w:t>AT&amp;K3</w:t>
            </w:r>
          </w:p>
        </w:tc>
        <w:tc>
          <w:tcPr>
            <w:tcW w:w="3827" w:type="dxa"/>
          </w:tcPr>
          <w:p w14:paraId="27DEDB27" w14:textId="77777777" w:rsidR="001B2A26" w:rsidRPr="00BD7394" w:rsidRDefault="001B2A26" w:rsidP="00166AF3">
            <w:pPr>
              <w:pStyle w:val="TableBody"/>
              <w:keepNext/>
              <w:rPr>
                <w:snapToGrid w:val="0"/>
              </w:rPr>
            </w:pPr>
            <w:r w:rsidRPr="00BD7394">
              <w:rPr>
                <w:snapToGrid w:val="0"/>
              </w:rPr>
              <w:t>Hardware flow control activation</w:t>
            </w:r>
          </w:p>
        </w:tc>
      </w:tr>
      <w:tr w:rsidR="001B2A26" w:rsidRPr="004B121B" w14:paraId="12B93AEA" w14:textId="77777777" w:rsidTr="00166AF3">
        <w:tc>
          <w:tcPr>
            <w:tcW w:w="5418" w:type="dxa"/>
          </w:tcPr>
          <w:p w14:paraId="6EDEDE93" w14:textId="77777777" w:rsidR="001B2A26" w:rsidRPr="00BD7394" w:rsidRDefault="001B2A26" w:rsidP="00166AF3">
            <w:pPr>
              <w:pStyle w:val="TableBody"/>
              <w:keepNext/>
              <w:rPr>
                <w:b/>
                <w:snapToGrid w:val="0"/>
              </w:rPr>
            </w:pPr>
            <w:r w:rsidRPr="00BD7394">
              <w:rPr>
                <w:b/>
                <w:snapToGrid w:val="0"/>
              </w:rPr>
              <w:t>OK</w:t>
            </w:r>
          </w:p>
          <w:p w14:paraId="770D8F2E" w14:textId="77777777" w:rsidR="001B2A26" w:rsidRPr="00BD7394" w:rsidRDefault="001B2A26" w:rsidP="00166AF3">
            <w:pPr>
              <w:pStyle w:val="TableBody"/>
              <w:keepNext/>
              <w:rPr>
                <w:b/>
                <w:snapToGrid w:val="0"/>
              </w:rPr>
            </w:pPr>
          </w:p>
        </w:tc>
        <w:tc>
          <w:tcPr>
            <w:tcW w:w="3827" w:type="dxa"/>
          </w:tcPr>
          <w:p w14:paraId="5E3AD98F" w14:textId="77777777" w:rsidR="001B2A26" w:rsidRPr="00BD7394" w:rsidRDefault="001B2A26" w:rsidP="00166AF3">
            <w:pPr>
              <w:pStyle w:val="TableBody"/>
              <w:keepNext/>
              <w:rPr>
                <w:snapToGrid w:val="0"/>
              </w:rPr>
            </w:pPr>
          </w:p>
        </w:tc>
      </w:tr>
      <w:tr w:rsidR="001B2A26" w:rsidRPr="004B121B" w14:paraId="329C8D0F" w14:textId="77777777" w:rsidTr="00166AF3">
        <w:tc>
          <w:tcPr>
            <w:tcW w:w="5418" w:type="dxa"/>
          </w:tcPr>
          <w:p w14:paraId="6715CF10" w14:textId="77777777" w:rsidR="001B2A26" w:rsidRPr="00BD7394" w:rsidRDefault="001B2A26" w:rsidP="00166AF3">
            <w:pPr>
              <w:pStyle w:val="TableBody"/>
              <w:keepNext/>
              <w:rPr>
                <w:b/>
                <w:snapToGrid w:val="0"/>
              </w:rPr>
            </w:pPr>
            <w:r w:rsidRPr="00BD7394">
              <w:rPr>
                <w:b/>
                <w:snapToGrid w:val="0"/>
              </w:rPr>
              <w:t>AT+KCNXCFG=1,"GPRS","APN","log","password","0.0.0.0","0.0.0.0","0.0.0.0"</w:t>
            </w:r>
          </w:p>
        </w:tc>
        <w:tc>
          <w:tcPr>
            <w:tcW w:w="3827" w:type="dxa"/>
          </w:tcPr>
          <w:p w14:paraId="4AB59186" w14:textId="77777777" w:rsidR="001B2A26" w:rsidRPr="00BD7394" w:rsidRDefault="001B2A26" w:rsidP="00166AF3">
            <w:pPr>
              <w:pStyle w:val="TableBody"/>
              <w:keepNext/>
              <w:rPr>
                <w:snapToGrid w:val="0"/>
              </w:rPr>
            </w:pPr>
            <w:r w:rsidRPr="00BD7394">
              <w:rPr>
                <w:snapToGrid w:val="0"/>
              </w:rPr>
              <w:t>Set GPRS parameters (APN, login, password)</w:t>
            </w:r>
          </w:p>
        </w:tc>
      </w:tr>
      <w:tr w:rsidR="001B2A26" w:rsidRPr="004B121B" w14:paraId="209F6B11" w14:textId="77777777" w:rsidTr="00166AF3">
        <w:tc>
          <w:tcPr>
            <w:tcW w:w="5418" w:type="dxa"/>
          </w:tcPr>
          <w:p w14:paraId="3ADC47F3" w14:textId="77777777" w:rsidR="001B2A26" w:rsidRPr="00BD7394" w:rsidRDefault="001B2A26" w:rsidP="00166AF3">
            <w:pPr>
              <w:pStyle w:val="TableBody"/>
              <w:keepNext/>
              <w:rPr>
                <w:b/>
                <w:snapToGrid w:val="0"/>
              </w:rPr>
            </w:pPr>
            <w:r w:rsidRPr="00BD7394">
              <w:rPr>
                <w:b/>
                <w:snapToGrid w:val="0"/>
              </w:rPr>
              <w:t>OK</w:t>
            </w:r>
          </w:p>
          <w:p w14:paraId="2FC10467" w14:textId="77777777" w:rsidR="001B2A26" w:rsidRPr="00BD7394" w:rsidRDefault="001B2A26" w:rsidP="00166AF3">
            <w:pPr>
              <w:pStyle w:val="TableBody"/>
              <w:keepNext/>
              <w:rPr>
                <w:b/>
                <w:snapToGrid w:val="0"/>
              </w:rPr>
            </w:pPr>
          </w:p>
        </w:tc>
        <w:tc>
          <w:tcPr>
            <w:tcW w:w="3827" w:type="dxa"/>
          </w:tcPr>
          <w:p w14:paraId="1AD2B611" w14:textId="77777777" w:rsidR="001B2A26" w:rsidRPr="004B121B" w:rsidRDefault="001B2A26" w:rsidP="00166AF3">
            <w:pPr>
              <w:pStyle w:val="TableBody"/>
              <w:keepNext/>
            </w:pPr>
          </w:p>
        </w:tc>
      </w:tr>
      <w:tr w:rsidR="001B2A26" w:rsidRPr="004B121B" w14:paraId="4D759C28" w14:textId="77777777" w:rsidTr="00166AF3">
        <w:tc>
          <w:tcPr>
            <w:tcW w:w="5418" w:type="dxa"/>
          </w:tcPr>
          <w:p w14:paraId="1EDB2A31" w14:textId="77777777" w:rsidR="001B2A26" w:rsidRPr="00BD7394" w:rsidRDefault="001B2A26" w:rsidP="00166AF3">
            <w:pPr>
              <w:pStyle w:val="TableBody"/>
              <w:rPr>
                <w:b/>
                <w:snapToGrid w:val="0"/>
              </w:rPr>
            </w:pPr>
            <w:r w:rsidRPr="00CB07AC">
              <w:rPr>
                <w:b/>
                <w:snapToGrid w:val="0"/>
              </w:rPr>
              <w:t xml:space="preserve">AT+KTCPCFG=1,0,"www.google.com",80 </w:t>
            </w:r>
          </w:p>
        </w:tc>
        <w:tc>
          <w:tcPr>
            <w:tcW w:w="3827" w:type="dxa"/>
          </w:tcPr>
          <w:p w14:paraId="58EE6A6C" w14:textId="77777777" w:rsidR="001B2A26" w:rsidRPr="004B121B" w:rsidRDefault="001B2A26" w:rsidP="00166AF3">
            <w:pPr>
              <w:pStyle w:val="TableBody"/>
            </w:pPr>
            <w:r w:rsidRPr="00BD7394">
              <w:rPr>
                <w:snapToGrid w:val="0"/>
              </w:rPr>
              <w:t>Set IP address and port number</w:t>
            </w:r>
          </w:p>
        </w:tc>
      </w:tr>
      <w:tr w:rsidR="001B2A26" w:rsidRPr="004B121B" w14:paraId="22C03934" w14:textId="77777777" w:rsidTr="00166AF3">
        <w:tc>
          <w:tcPr>
            <w:tcW w:w="5418" w:type="dxa"/>
          </w:tcPr>
          <w:p w14:paraId="33F48C17" w14:textId="77777777" w:rsidR="001B2A26" w:rsidRPr="00CB07AC" w:rsidRDefault="001B2A26" w:rsidP="00166AF3">
            <w:pPr>
              <w:pStyle w:val="TableBody"/>
              <w:rPr>
                <w:b/>
                <w:snapToGrid w:val="0"/>
              </w:rPr>
            </w:pPr>
            <w:r w:rsidRPr="00CB07AC">
              <w:rPr>
                <w:b/>
                <w:snapToGrid w:val="0"/>
              </w:rPr>
              <w:t>+KTCPCFG: 1</w:t>
            </w:r>
          </w:p>
        </w:tc>
        <w:tc>
          <w:tcPr>
            <w:tcW w:w="3827" w:type="dxa"/>
          </w:tcPr>
          <w:p w14:paraId="47AF14DD" w14:textId="77777777" w:rsidR="001B2A26" w:rsidRPr="00CB07AC" w:rsidRDefault="001B2A26" w:rsidP="00166AF3">
            <w:pPr>
              <w:pStyle w:val="TableBody"/>
              <w:rPr>
                <w:snapToGrid w:val="0"/>
              </w:rPr>
            </w:pPr>
            <w:r w:rsidRPr="00CB07AC">
              <w:rPr>
                <w:snapToGrid w:val="0"/>
              </w:rPr>
              <w:t>Returns session ID 1</w:t>
            </w:r>
          </w:p>
        </w:tc>
      </w:tr>
      <w:tr w:rsidR="001B2A26" w:rsidRPr="004B121B" w14:paraId="68F5756E" w14:textId="77777777" w:rsidTr="00166AF3">
        <w:tc>
          <w:tcPr>
            <w:tcW w:w="5418" w:type="dxa"/>
          </w:tcPr>
          <w:p w14:paraId="435F4E57" w14:textId="77777777" w:rsidR="001B2A26" w:rsidRPr="00CB07AC" w:rsidRDefault="001B2A26" w:rsidP="00166AF3">
            <w:pPr>
              <w:pStyle w:val="TableBody"/>
              <w:rPr>
                <w:b/>
                <w:snapToGrid w:val="0"/>
              </w:rPr>
            </w:pPr>
            <w:r w:rsidRPr="00CB07AC">
              <w:rPr>
                <w:b/>
                <w:snapToGrid w:val="0"/>
              </w:rPr>
              <w:t>OK</w:t>
            </w:r>
          </w:p>
          <w:p w14:paraId="3A4D4043" w14:textId="77777777" w:rsidR="001B2A26" w:rsidRPr="00CB07AC" w:rsidRDefault="001B2A26" w:rsidP="00166AF3">
            <w:pPr>
              <w:pStyle w:val="TableBody"/>
              <w:rPr>
                <w:b/>
                <w:snapToGrid w:val="0"/>
              </w:rPr>
            </w:pPr>
          </w:p>
        </w:tc>
        <w:tc>
          <w:tcPr>
            <w:tcW w:w="3827" w:type="dxa"/>
          </w:tcPr>
          <w:p w14:paraId="40A73051" w14:textId="77777777" w:rsidR="001B2A26" w:rsidRPr="004B121B" w:rsidRDefault="001B2A26" w:rsidP="00166AF3">
            <w:pPr>
              <w:pStyle w:val="TableBody"/>
            </w:pPr>
          </w:p>
        </w:tc>
      </w:tr>
      <w:tr w:rsidR="001B2A26" w:rsidRPr="004B121B" w14:paraId="46DFA408" w14:textId="77777777" w:rsidTr="00166AF3">
        <w:tc>
          <w:tcPr>
            <w:tcW w:w="5418" w:type="dxa"/>
          </w:tcPr>
          <w:p w14:paraId="2BA6ED48" w14:textId="77777777" w:rsidR="001B2A26" w:rsidRPr="00BD7394" w:rsidRDefault="001B2A26" w:rsidP="00166AF3">
            <w:pPr>
              <w:pStyle w:val="TableBody"/>
              <w:rPr>
                <w:b/>
                <w:snapToGrid w:val="0"/>
              </w:rPr>
            </w:pPr>
            <w:r w:rsidRPr="00CB07AC">
              <w:rPr>
                <w:b/>
                <w:snapToGrid w:val="0"/>
              </w:rPr>
              <w:t>AT+KTCPCNX=1</w:t>
            </w:r>
          </w:p>
        </w:tc>
        <w:tc>
          <w:tcPr>
            <w:tcW w:w="3827" w:type="dxa"/>
          </w:tcPr>
          <w:p w14:paraId="3DE9A159" w14:textId="77777777" w:rsidR="001B2A26" w:rsidRPr="00BD7394" w:rsidRDefault="001B2A26" w:rsidP="00166AF3">
            <w:pPr>
              <w:pStyle w:val="TableBody"/>
              <w:rPr>
                <w:snapToGrid w:val="0"/>
              </w:rPr>
            </w:pPr>
            <w:r w:rsidRPr="00BD7394">
              <w:rPr>
                <w:snapToGrid w:val="0"/>
              </w:rPr>
              <w:t>Initiate the connection</w:t>
            </w:r>
          </w:p>
        </w:tc>
      </w:tr>
      <w:tr w:rsidR="001B2A26" w:rsidRPr="004B121B" w14:paraId="2E76C09B" w14:textId="77777777" w:rsidTr="00166AF3">
        <w:tc>
          <w:tcPr>
            <w:tcW w:w="5418" w:type="dxa"/>
          </w:tcPr>
          <w:p w14:paraId="0CA49270" w14:textId="77777777" w:rsidR="001B2A26" w:rsidRPr="00CB07AC" w:rsidRDefault="001B2A26" w:rsidP="00166AF3">
            <w:pPr>
              <w:pStyle w:val="TableBody"/>
              <w:rPr>
                <w:b/>
                <w:snapToGrid w:val="0"/>
              </w:rPr>
            </w:pPr>
            <w:r w:rsidRPr="00CB07AC">
              <w:rPr>
                <w:b/>
                <w:snapToGrid w:val="0"/>
              </w:rPr>
              <w:t>OK</w:t>
            </w:r>
          </w:p>
          <w:p w14:paraId="209289C3" w14:textId="77777777" w:rsidR="001B2A26" w:rsidRPr="00CB07AC" w:rsidRDefault="001B2A26" w:rsidP="00166AF3">
            <w:pPr>
              <w:pStyle w:val="TableBody"/>
              <w:rPr>
                <w:b/>
                <w:snapToGrid w:val="0"/>
              </w:rPr>
            </w:pPr>
          </w:p>
        </w:tc>
        <w:tc>
          <w:tcPr>
            <w:tcW w:w="3827" w:type="dxa"/>
          </w:tcPr>
          <w:p w14:paraId="30BBC4B9" w14:textId="77777777" w:rsidR="001B2A26" w:rsidRPr="004B121B" w:rsidRDefault="001B2A26" w:rsidP="00166AF3">
            <w:pPr>
              <w:pStyle w:val="TableBody"/>
            </w:pPr>
          </w:p>
        </w:tc>
      </w:tr>
      <w:tr w:rsidR="001B2A26" w:rsidRPr="004B121B" w14:paraId="5769AB22" w14:textId="77777777" w:rsidTr="00166AF3">
        <w:tc>
          <w:tcPr>
            <w:tcW w:w="5418" w:type="dxa"/>
          </w:tcPr>
          <w:p w14:paraId="1CC7B428" w14:textId="77777777" w:rsidR="001B2A26" w:rsidRPr="00CB07AC" w:rsidRDefault="001B2A26" w:rsidP="00166AF3">
            <w:pPr>
              <w:pStyle w:val="TableBody"/>
              <w:rPr>
                <w:b/>
                <w:snapToGrid w:val="0"/>
              </w:rPr>
            </w:pPr>
            <w:r w:rsidRPr="00CB07AC">
              <w:rPr>
                <w:b/>
                <w:snapToGrid w:val="0"/>
              </w:rPr>
              <w:t>AT+KTCPSND=1,18</w:t>
            </w:r>
          </w:p>
          <w:p w14:paraId="34571EB3" w14:textId="77777777" w:rsidR="001B2A26" w:rsidRPr="00CB07AC" w:rsidRDefault="001B2A26" w:rsidP="00166AF3">
            <w:pPr>
              <w:pStyle w:val="TableBody"/>
              <w:rPr>
                <w:b/>
                <w:snapToGrid w:val="0"/>
              </w:rPr>
            </w:pPr>
            <w:r w:rsidRPr="00CB07AC">
              <w:rPr>
                <w:b/>
                <w:snapToGrid w:val="0"/>
              </w:rPr>
              <w:t>CONNECT</w:t>
            </w:r>
          </w:p>
          <w:p w14:paraId="0D418D66" w14:textId="77777777" w:rsidR="001B2A26" w:rsidRPr="00BD7394" w:rsidRDefault="001B2A26" w:rsidP="00166AF3">
            <w:pPr>
              <w:pStyle w:val="TableBody"/>
              <w:rPr>
                <w:b/>
                <w:snapToGrid w:val="0"/>
              </w:rPr>
            </w:pPr>
            <w:r w:rsidRPr="00CB07AC">
              <w:rPr>
                <w:b/>
                <w:snapToGrid w:val="0"/>
              </w:rPr>
              <w:t>…Data send…</w:t>
            </w:r>
          </w:p>
        </w:tc>
        <w:tc>
          <w:tcPr>
            <w:tcW w:w="3827" w:type="dxa"/>
          </w:tcPr>
          <w:p w14:paraId="26DA49C3" w14:textId="77777777" w:rsidR="001B2A26" w:rsidRPr="00BD7394" w:rsidRDefault="001B2A26" w:rsidP="00166AF3">
            <w:pPr>
              <w:pStyle w:val="TableBody"/>
              <w:rPr>
                <w:snapToGrid w:val="0"/>
              </w:rPr>
            </w:pPr>
            <w:r w:rsidRPr="00BD7394">
              <w:rPr>
                <w:snapToGrid w:val="0"/>
              </w:rPr>
              <w:t>Send data with the EOF string at the end "GET / HTTP / 1.0</w:t>
            </w:r>
          </w:p>
          <w:p w14:paraId="1F4C912A" w14:textId="77777777" w:rsidR="001B2A26" w:rsidRPr="00BD7394" w:rsidRDefault="001B2A26" w:rsidP="00166AF3">
            <w:pPr>
              <w:pStyle w:val="TableBody"/>
              <w:rPr>
                <w:snapToGrid w:val="0"/>
              </w:rPr>
            </w:pPr>
          </w:p>
        </w:tc>
      </w:tr>
      <w:tr w:rsidR="001B2A26" w:rsidRPr="004B121B" w14:paraId="422B6C3B" w14:textId="77777777" w:rsidTr="00166AF3">
        <w:tc>
          <w:tcPr>
            <w:tcW w:w="5418" w:type="dxa"/>
          </w:tcPr>
          <w:p w14:paraId="0BD71E02" w14:textId="77777777" w:rsidR="001B2A26" w:rsidRDefault="001B2A26" w:rsidP="00166AF3">
            <w:pPr>
              <w:pStyle w:val="TableBody"/>
              <w:rPr>
                <w:b/>
                <w:snapToGrid w:val="0"/>
              </w:rPr>
            </w:pPr>
            <w:r w:rsidRPr="00CB07AC">
              <w:rPr>
                <w:b/>
                <w:snapToGrid w:val="0"/>
              </w:rPr>
              <w:t>OK</w:t>
            </w:r>
          </w:p>
          <w:p w14:paraId="56A6E05B" w14:textId="77777777" w:rsidR="001B2A26" w:rsidRPr="00B91869" w:rsidRDefault="001B2A26" w:rsidP="00166AF3">
            <w:pPr>
              <w:pStyle w:val="TableBody"/>
              <w:rPr>
                <w:b/>
                <w:snapToGrid w:val="0"/>
                <w:sz w:val="10"/>
                <w:szCs w:val="10"/>
              </w:rPr>
            </w:pPr>
          </w:p>
        </w:tc>
        <w:tc>
          <w:tcPr>
            <w:tcW w:w="3827" w:type="dxa"/>
          </w:tcPr>
          <w:p w14:paraId="5AF9F4A6" w14:textId="77777777" w:rsidR="001B2A26" w:rsidRPr="00BD7394" w:rsidRDefault="001B2A26" w:rsidP="00166AF3">
            <w:pPr>
              <w:pStyle w:val="TableBody"/>
              <w:rPr>
                <w:snapToGrid w:val="0"/>
              </w:rPr>
            </w:pPr>
            <w:r w:rsidRPr="00BD7394">
              <w:rPr>
                <w:snapToGrid w:val="0"/>
              </w:rPr>
              <w:t>--EOF--Pattern"</w:t>
            </w:r>
          </w:p>
        </w:tc>
      </w:tr>
      <w:tr w:rsidR="001B2A26" w:rsidRPr="004B121B" w14:paraId="45DB3747" w14:textId="77777777" w:rsidTr="00166AF3">
        <w:tc>
          <w:tcPr>
            <w:tcW w:w="5418" w:type="dxa"/>
          </w:tcPr>
          <w:p w14:paraId="16E3EACE" w14:textId="77777777" w:rsidR="001B2A26" w:rsidRPr="00CB07AC" w:rsidRDefault="001B2A26" w:rsidP="00166AF3">
            <w:pPr>
              <w:pStyle w:val="TableBody"/>
              <w:rPr>
                <w:b/>
                <w:snapToGrid w:val="0"/>
              </w:rPr>
            </w:pPr>
            <w:r w:rsidRPr="00CB07AC">
              <w:rPr>
                <w:b/>
                <w:snapToGrid w:val="0"/>
              </w:rPr>
              <w:t>+KTCP_DATA: 1,1380</w:t>
            </w:r>
          </w:p>
          <w:p w14:paraId="40B38C5F" w14:textId="77777777" w:rsidR="001B2A26" w:rsidRPr="00CB07AC" w:rsidRDefault="001B2A26" w:rsidP="00166AF3">
            <w:pPr>
              <w:pStyle w:val="TableBody"/>
              <w:rPr>
                <w:b/>
                <w:snapToGrid w:val="0"/>
              </w:rPr>
            </w:pPr>
          </w:p>
        </w:tc>
        <w:tc>
          <w:tcPr>
            <w:tcW w:w="3827" w:type="dxa"/>
          </w:tcPr>
          <w:p w14:paraId="431CE071" w14:textId="77777777" w:rsidR="001B2A26" w:rsidRPr="004B121B" w:rsidRDefault="001B2A26" w:rsidP="00166AF3">
            <w:pPr>
              <w:pStyle w:val="TableBody"/>
            </w:pPr>
          </w:p>
        </w:tc>
      </w:tr>
      <w:tr w:rsidR="001B2A26" w:rsidRPr="004B121B" w14:paraId="488F4EFC" w14:textId="77777777" w:rsidTr="00166AF3">
        <w:tc>
          <w:tcPr>
            <w:tcW w:w="5418" w:type="dxa"/>
          </w:tcPr>
          <w:p w14:paraId="05E46BAC" w14:textId="77777777" w:rsidR="001B2A26" w:rsidRPr="00CB07AC" w:rsidRDefault="001B2A26" w:rsidP="00166AF3">
            <w:pPr>
              <w:pStyle w:val="TableBody"/>
              <w:rPr>
                <w:b/>
                <w:snapToGrid w:val="0"/>
              </w:rPr>
            </w:pPr>
            <w:r w:rsidRPr="00CB07AC">
              <w:rPr>
                <w:b/>
                <w:snapToGrid w:val="0"/>
              </w:rPr>
              <w:t>AT+KTCPRCV=1, 1380</w:t>
            </w:r>
          </w:p>
        </w:tc>
        <w:tc>
          <w:tcPr>
            <w:tcW w:w="3827" w:type="dxa"/>
          </w:tcPr>
          <w:p w14:paraId="270366E6" w14:textId="77777777" w:rsidR="001B2A26" w:rsidRPr="004B121B" w:rsidRDefault="001B2A26" w:rsidP="00166AF3">
            <w:pPr>
              <w:pStyle w:val="TableBody"/>
            </w:pPr>
          </w:p>
        </w:tc>
      </w:tr>
      <w:tr w:rsidR="001B2A26" w:rsidRPr="004B121B" w14:paraId="4D77642B" w14:textId="77777777" w:rsidTr="00166AF3">
        <w:tc>
          <w:tcPr>
            <w:tcW w:w="5418" w:type="dxa"/>
          </w:tcPr>
          <w:p w14:paraId="3CD5F3B0" w14:textId="77777777" w:rsidR="001B2A26" w:rsidRPr="00CB07AC" w:rsidRDefault="001B2A26" w:rsidP="00166AF3">
            <w:pPr>
              <w:pStyle w:val="TableBody"/>
              <w:rPr>
                <w:b/>
                <w:snapToGrid w:val="0"/>
              </w:rPr>
            </w:pPr>
            <w:r w:rsidRPr="00CB07AC">
              <w:rPr>
                <w:b/>
                <w:snapToGrid w:val="0"/>
              </w:rPr>
              <w:t>CONNECT</w:t>
            </w:r>
          </w:p>
        </w:tc>
        <w:tc>
          <w:tcPr>
            <w:tcW w:w="3827" w:type="dxa"/>
          </w:tcPr>
          <w:p w14:paraId="76F26E1E" w14:textId="77777777" w:rsidR="001B2A26" w:rsidRPr="004B121B" w:rsidRDefault="001B2A26" w:rsidP="00166AF3">
            <w:pPr>
              <w:pStyle w:val="TableBody"/>
            </w:pPr>
          </w:p>
        </w:tc>
      </w:tr>
      <w:tr w:rsidR="001B2A26" w:rsidRPr="004B121B" w14:paraId="6E54712C" w14:textId="77777777" w:rsidTr="00166AF3">
        <w:tc>
          <w:tcPr>
            <w:tcW w:w="5418" w:type="dxa"/>
          </w:tcPr>
          <w:p w14:paraId="784A956B" w14:textId="77777777" w:rsidR="001B2A26" w:rsidRPr="00CB07AC" w:rsidRDefault="001B2A26" w:rsidP="00166AF3">
            <w:pPr>
              <w:pStyle w:val="TableBody"/>
              <w:rPr>
                <w:b/>
                <w:snapToGrid w:val="0"/>
              </w:rPr>
            </w:pPr>
            <w:r w:rsidRPr="00CB07AC">
              <w:rPr>
                <w:b/>
                <w:snapToGrid w:val="0"/>
              </w:rPr>
              <w:t>HTTP/1.0 200 OK</w:t>
            </w:r>
          </w:p>
        </w:tc>
        <w:tc>
          <w:tcPr>
            <w:tcW w:w="3827" w:type="dxa"/>
          </w:tcPr>
          <w:p w14:paraId="605314DE" w14:textId="77777777" w:rsidR="001B2A26" w:rsidRPr="004B121B" w:rsidRDefault="001B2A26" w:rsidP="00166AF3">
            <w:pPr>
              <w:pStyle w:val="TableBody"/>
            </w:pPr>
          </w:p>
        </w:tc>
      </w:tr>
      <w:tr w:rsidR="001B2A26" w:rsidRPr="004B121B" w14:paraId="7A3EF786" w14:textId="77777777" w:rsidTr="00166AF3">
        <w:tc>
          <w:tcPr>
            <w:tcW w:w="5418" w:type="dxa"/>
          </w:tcPr>
          <w:p w14:paraId="38868DBC" w14:textId="77777777" w:rsidR="001B2A26" w:rsidRPr="00BD7394" w:rsidRDefault="001B2A26" w:rsidP="00166AF3">
            <w:pPr>
              <w:pStyle w:val="TableBody"/>
              <w:rPr>
                <w:b/>
                <w:snapToGrid w:val="0"/>
              </w:rPr>
            </w:pPr>
            <w:r w:rsidRPr="00CB07AC">
              <w:rPr>
                <w:b/>
                <w:snapToGrid w:val="0"/>
              </w:rPr>
              <w:t>Cache-Control: private, max-age=0</w:t>
            </w:r>
          </w:p>
        </w:tc>
        <w:tc>
          <w:tcPr>
            <w:tcW w:w="3827" w:type="dxa"/>
          </w:tcPr>
          <w:p w14:paraId="1CF83CBE" w14:textId="77777777" w:rsidR="001B2A26" w:rsidRPr="00BD7394" w:rsidRDefault="001B2A26" w:rsidP="00166AF3">
            <w:pPr>
              <w:pStyle w:val="TableBody"/>
              <w:rPr>
                <w:snapToGrid w:val="0"/>
              </w:rPr>
            </w:pPr>
            <w:r w:rsidRPr="00BD7394">
              <w:rPr>
                <w:snapToGrid w:val="0"/>
              </w:rPr>
              <w:t>Read data</w:t>
            </w:r>
          </w:p>
        </w:tc>
      </w:tr>
      <w:tr w:rsidR="001B2A26" w:rsidRPr="004B121B" w14:paraId="122EE357" w14:textId="77777777" w:rsidTr="00166AF3">
        <w:tc>
          <w:tcPr>
            <w:tcW w:w="5418" w:type="dxa"/>
          </w:tcPr>
          <w:p w14:paraId="5CAAB9DA" w14:textId="77777777" w:rsidR="001B2A26" w:rsidRPr="00CB07AC" w:rsidRDefault="001B2A26" w:rsidP="00166AF3">
            <w:pPr>
              <w:pStyle w:val="TableBody"/>
              <w:rPr>
                <w:b/>
                <w:snapToGrid w:val="0"/>
              </w:rPr>
            </w:pPr>
            <w:r w:rsidRPr="00CB07AC">
              <w:rPr>
                <w:b/>
                <w:snapToGrid w:val="0"/>
              </w:rPr>
              <w:t>… a lot of data…</w:t>
            </w:r>
          </w:p>
        </w:tc>
        <w:tc>
          <w:tcPr>
            <w:tcW w:w="3827" w:type="dxa"/>
          </w:tcPr>
          <w:p w14:paraId="1CA8C8DF" w14:textId="77777777" w:rsidR="001B2A26" w:rsidRPr="004B121B" w:rsidRDefault="001B2A26" w:rsidP="00166AF3">
            <w:pPr>
              <w:pStyle w:val="TableBody"/>
            </w:pPr>
          </w:p>
        </w:tc>
      </w:tr>
      <w:tr w:rsidR="001B2A26" w:rsidRPr="004B121B" w14:paraId="26F4621C" w14:textId="77777777" w:rsidTr="00166AF3">
        <w:tc>
          <w:tcPr>
            <w:tcW w:w="5418" w:type="dxa"/>
          </w:tcPr>
          <w:p w14:paraId="2BD4294B" w14:textId="77777777" w:rsidR="001B2A26" w:rsidRPr="00CB07AC" w:rsidRDefault="001B2A26" w:rsidP="00166AF3">
            <w:pPr>
              <w:pStyle w:val="TableBody"/>
              <w:rPr>
                <w:b/>
                <w:snapToGrid w:val="0"/>
              </w:rPr>
            </w:pPr>
            <w:r w:rsidRPr="00CB07AC">
              <w:rPr>
                <w:b/>
                <w:snapToGrid w:val="0"/>
              </w:rPr>
              <w:t>--EOF--Pattern--</w:t>
            </w:r>
          </w:p>
        </w:tc>
        <w:tc>
          <w:tcPr>
            <w:tcW w:w="3827" w:type="dxa"/>
          </w:tcPr>
          <w:p w14:paraId="0540EDED" w14:textId="77777777" w:rsidR="001B2A26" w:rsidRPr="004B121B" w:rsidRDefault="001B2A26" w:rsidP="00166AF3">
            <w:pPr>
              <w:pStyle w:val="TableBody"/>
            </w:pPr>
          </w:p>
        </w:tc>
      </w:tr>
      <w:tr w:rsidR="001B2A26" w:rsidRPr="004B121B" w14:paraId="6D1A180D" w14:textId="77777777" w:rsidTr="00166AF3">
        <w:tc>
          <w:tcPr>
            <w:tcW w:w="5418" w:type="dxa"/>
          </w:tcPr>
          <w:p w14:paraId="08648AD1" w14:textId="77777777" w:rsidR="001B2A26" w:rsidRDefault="001B2A26" w:rsidP="00166AF3">
            <w:pPr>
              <w:pStyle w:val="TableBody"/>
              <w:rPr>
                <w:b/>
                <w:snapToGrid w:val="0"/>
              </w:rPr>
            </w:pPr>
            <w:r w:rsidRPr="00CB07AC">
              <w:rPr>
                <w:b/>
                <w:snapToGrid w:val="0"/>
              </w:rPr>
              <w:t>OK</w:t>
            </w:r>
          </w:p>
          <w:p w14:paraId="142E21B6" w14:textId="77777777" w:rsidR="001B2A26" w:rsidRPr="00B91869" w:rsidRDefault="001B2A26" w:rsidP="00166AF3">
            <w:pPr>
              <w:pStyle w:val="TableBody"/>
              <w:rPr>
                <w:b/>
                <w:snapToGrid w:val="0"/>
                <w:sz w:val="10"/>
                <w:szCs w:val="10"/>
              </w:rPr>
            </w:pPr>
          </w:p>
        </w:tc>
        <w:tc>
          <w:tcPr>
            <w:tcW w:w="3827" w:type="dxa"/>
          </w:tcPr>
          <w:p w14:paraId="48CFF5EB" w14:textId="77777777" w:rsidR="001B2A26" w:rsidRPr="004B121B" w:rsidRDefault="001B2A26" w:rsidP="00166AF3">
            <w:pPr>
              <w:pStyle w:val="TableBody"/>
            </w:pPr>
          </w:p>
        </w:tc>
      </w:tr>
      <w:tr w:rsidR="001B2A26" w:rsidRPr="004B121B" w14:paraId="26B285B8" w14:textId="77777777" w:rsidTr="00166AF3">
        <w:tc>
          <w:tcPr>
            <w:tcW w:w="5418" w:type="dxa"/>
          </w:tcPr>
          <w:p w14:paraId="1D19A934" w14:textId="77777777" w:rsidR="001B2A26" w:rsidRPr="00CB07AC" w:rsidRDefault="001B2A26" w:rsidP="00166AF3">
            <w:pPr>
              <w:pStyle w:val="TableBody"/>
              <w:rPr>
                <w:b/>
                <w:snapToGrid w:val="0"/>
              </w:rPr>
            </w:pPr>
            <w:r w:rsidRPr="00CB07AC">
              <w:rPr>
                <w:b/>
                <w:snapToGrid w:val="0"/>
              </w:rPr>
              <w:t>+KTCP_DATA: 1,1380</w:t>
            </w:r>
          </w:p>
          <w:p w14:paraId="7C7CFABE" w14:textId="77777777" w:rsidR="001B2A26" w:rsidRPr="00CB07AC" w:rsidRDefault="001B2A26" w:rsidP="00166AF3">
            <w:pPr>
              <w:pStyle w:val="TableBody"/>
              <w:rPr>
                <w:b/>
                <w:snapToGrid w:val="0"/>
              </w:rPr>
            </w:pPr>
          </w:p>
        </w:tc>
        <w:tc>
          <w:tcPr>
            <w:tcW w:w="3827" w:type="dxa"/>
          </w:tcPr>
          <w:p w14:paraId="61AC3678" w14:textId="77777777" w:rsidR="001B2A26" w:rsidRPr="00CB07AC" w:rsidRDefault="001B2A26" w:rsidP="00166AF3">
            <w:pPr>
              <w:pStyle w:val="TableBody"/>
              <w:rPr>
                <w:snapToGrid w:val="0"/>
              </w:rPr>
            </w:pPr>
            <w:r w:rsidRPr="00CB07AC">
              <w:rPr>
                <w:snapToGrid w:val="0"/>
              </w:rPr>
              <w:t xml:space="preserve">+KTCP_DATA notification </w:t>
            </w:r>
          </w:p>
        </w:tc>
      </w:tr>
      <w:tr w:rsidR="001B2A26" w:rsidRPr="004B121B" w14:paraId="7F11A63D" w14:textId="77777777" w:rsidTr="00166AF3">
        <w:tc>
          <w:tcPr>
            <w:tcW w:w="5418" w:type="dxa"/>
          </w:tcPr>
          <w:p w14:paraId="29C09B71" w14:textId="77777777" w:rsidR="001B2A26" w:rsidRPr="00CB07AC" w:rsidRDefault="001B2A26" w:rsidP="00166AF3">
            <w:pPr>
              <w:pStyle w:val="TableBody"/>
              <w:rPr>
                <w:b/>
                <w:snapToGrid w:val="0"/>
              </w:rPr>
            </w:pPr>
            <w:r w:rsidRPr="00CB07AC">
              <w:rPr>
                <w:b/>
                <w:snapToGrid w:val="0"/>
              </w:rPr>
              <w:t>AT+KTCPRCV=1,1380</w:t>
            </w:r>
          </w:p>
        </w:tc>
        <w:tc>
          <w:tcPr>
            <w:tcW w:w="3827" w:type="dxa"/>
          </w:tcPr>
          <w:p w14:paraId="5D180F59" w14:textId="77777777" w:rsidR="001B2A26" w:rsidRPr="004B121B" w:rsidRDefault="001B2A26" w:rsidP="00166AF3">
            <w:pPr>
              <w:pStyle w:val="TableBody"/>
            </w:pPr>
            <w:r w:rsidRPr="004B121B">
              <w:t>Read received data</w:t>
            </w:r>
          </w:p>
        </w:tc>
      </w:tr>
      <w:tr w:rsidR="001B2A26" w:rsidRPr="004B121B" w14:paraId="2D7F83A5" w14:textId="77777777" w:rsidTr="00166AF3">
        <w:tc>
          <w:tcPr>
            <w:tcW w:w="5418" w:type="dxa"/>
          </w:tcPr>
          <w:p w14:paraId="63237B5A" w14:textId="77777777" w:rsidR="001B2A26" w:rsidRPr="00CB07AC" w:rsidRDefault="001B2A26" w:rsidP="00166AF3">
            <w:pPr>
              <w:pStyle w:val="TableBody"/>
              <w:rPr>
                <w:b/>
                <w:snapToGrid w:val="0"/>
              </w:rPr>
            </w:pPr>
            <w:r w:rsidRPr="00CB07AC">
              <w:rPr>
                <w:b/>
                <w:snapToGrid w:val="0"/>
              </w:rPr>
              <w:t>CONNECT</w:t>
            </w:r>
          </w:p>
        </w:tc>
        <w:tc>
          <w:tcPr>
            <w:tcW w:w="3827" w:type="dxa"/>
          </w:tcPr>
          <w:p w14:paraId="63401C03" w14:textId="77777777" w:rsidR="001B2A26" w:rsidRPr="004B121B" w:rsidRDefault="001B2A26" w:rsidP="00166AF3">
            <w:pPr>
              <w:pStyle w:val="TableBody"/>
            </w:pPr>
          </w:p>
        </w:tc>
      </w:tr>
      <w:tr w:rsidR="001B2A26" w:rsidRPr="004B121B" w14:paraId="7BEF553E" w14:textId="77777777" w:rsidTr="00166AF3">
        <w:tc>
          <w:tcPr>
            <w:tcW w:w="5418" w:type="dxa"/>
          </w:tcPr>
          <w:p w14:paraId="0FEA21A4" w14:textId="77777777" w:rsidR="001B2A26" w:rsidRPr="00CB07AC" w:rsidRDefault="001B2A26" w:rsidP="00166AF3">
            <w:pPr>
              <w:pStyle w:val="TableBody"/>
              <w:ind w:right="-398"/>
              <w:rPr>
                <w:b/>
                <w:snapToGrid w:val="0"/>
              </w:rPr>
            </w:pPr>
            <w:r w:rsidRPr="00CB07AC">
              <w:rPr>
                <w:b/>
                <w:snapToGrid w:val="0"/>
              </w:rPr>
              <w:t>er{padding-bottom:7px !important}#gbar,#guser{font-</w:t>
            </w:r>
          </w:p>
        </w:tc>
        <w:tc>
          <w:tcPr>
            <w:tcW w:w="3827" w:type="dxa"/>
          </w:tcPr>
          <w:p w14:paraId="24195C1C" w14:textId="77777777" w:rsidR="001B2A26" w:rsidRPr="00CB07AC" w:rsidRDefault="001B2A26" w:rsidP="00166AF3">
            <w:pPr>
              <w:pStyle w:val="TableBody"/>
              <w:rPr>
                <w:snapToGrid w:val="0"/>
              </w:rPr>
            </w:pPr>
          </w:p>
        </w:tc>
      </w:tr>
      <w:tr w:rsidR="001B2A26" w:rsidRPr="004B121B" w14:paraId="6BCA4D50" w14:textId="77777777" w:rsidTr="00166AF3">
        <w:tc>
          <w:tcPr>
            <w:tcW w:w="5418" w:type="dxa"/>
          </w:tcPr>
          <w:p w14:paraId="27A618C5" w14:textId="77777777" w:rsidR="001B2A26" w:rsidRPr="00CB07AC" w:rsidRDefault="001B2A26" w:rsidP="00166AF3">
            <w:pPr>
              <w:pStyle w:val="TableBody"/>
              <w:rPr>
                <w:b/>
                <w:snapToGrid w:val="0"/>
              </w:rPr>
            </w:pPr>
            <w:r w:rsidRPr="00CB07AC">
              <w:rPr>
                <w:b/>
                <w:snapToGrid w:val="0"/>
              </w:rPr>
              <w:t>… a lot of data…</w:t>
            </w:r>
          </w:p>
        </w:tc>
        <w:tc>
          <w:tcPr>
            <w:tcW w:w="3827" w:type="dxa"/>
          </w:tcPr>
          <w:p w14:paraId="2A11111D" w14:textId="77777777" w:rsidR="001B2A26" w:rsidRPr="004B121B" w:rsidRDefault="001B2A26" w:rsidP="00166AF3">
            <w:pPr>
              <w:pStyle w:val="TableBody"/>
            </w:pPr>
          </w:p>
        </w:tc>
      </w:tr>
      <w:tr w:rsidR="001B2A26" w:rsidRPr="004B121B" w14:paraId="0CEF777C" w14:textId="77777777" w:rsidTr="00166AF3">
        <w:tc>
          <w:tcPr>
            <w:tcW w:w="5418" w:type="dxa"/>
          </w:tcPr>
          <w:p w14:paraId="4B04F6B7" w14:textId="77777777" w:rsidR="001B2A26" w:rsidRPr="00CB07AC" w:rsidRDefault="001B2A26" w:rsidP="00166AF3">
            <w:pPr>
              <w:pStyle w:val="TableBody"/>
              <w:rPr>
                <w:b/>
                <w:snapToGrid w:val="0"/>
              </w:rPr>
            </w:pPr>
            <w:r w:rsidRPr="00CB07AC">
              <w:rPr>
                <w:b/>
                <w:snapToGrid w:val="0"/>
              </w:rPr>
              <w:t>--EOF--Pattern--</w:t>
            </w:r>
          </w:p>
        </w:tc>
        <w:tc>
          <w:tcPr>
            <w:tcW w:w="3827" w:type="dxa"/>
          </w:tcPr>
          <w:p w14:paraId="18799FAD" w14:textId="77777777" w:rsidR="001B2A26" w:rsidRPr="004B121B" w:rsidRDefault="001B2A26" w:rsidP="00166AF3">
            <w:pPr>
              <w:pStyle w:val="TableBody"/>
            </w:pPr>
          </w:p>
        </w:tc>
      </w:tr>
      <w:tr w:rsidR="001B2A26" w:rsidRPr="004B121B" w14:paraId="539D18B8" w14:textId="77777777" w:rsidTr="00166AF3">
        <w:tc>
          <w:tcPr>
            <w:tcW w:w="5418" w:type="dxa"/>
          </w:tcPr>
          <w:p w14:paraId="59C77609" w14:textId="77777777" w:rsidR="001B2A26" w:rsidRDefault="001B2A26" w:rsidP="00166AF3">
            <w:pPr>
              <w:pStyle w:val="TableBody"/>
              <w:rPr>
                <w:b/>
                <w:snapToGrid w:val="0"/>
              </w:rPr>
            </w:pPr>
            <w:r w:rsidRPr="00CB07AC">
              <w:rPr>
                <w:b/>
                <w:snapToGrid w:val="0"/>
              </w:rPr>
              <w:t>OK</w:t>
            </w:r>
          </w:p>
          <w:p w14:paraId="540814A1" w14:textId="77777777" w:rsidR="001B2A26" w:rsidRPr="00B91869" w:rsidRDefault="001B2A26" w:rsidP="00166AF3">
            <w:pPr>
              <w:pStyle w:val="TableBody"/>
              <w:rPr>
                <w:b/>
                <w:snapToGrid w:val="0"/>
                <w:sz w:val="10"/>
                <w:szCs w:val="10"/>
              </w:rPr>
            </w:pPr>
          </w:p>
        </w:tc>
        <w:tc>
          <w:tcPr>
            <w:tcW w:w="3827" w:type="dxa"/>
          </w:tcPr>
          <w:p w14:paraId="550C4AC4" w14:textId="77777777" w:rsidR="001B2A26" w:rsidRPr="004B121B" w:rsidRDefault="001B2A26" w:rsidP="00166AF3">
            <w:pPr>
              <w:pStyle w:val="TableBody"/>
            </w:pPr>
          </w:p>
        </w:tc>
      </w:tr>
      <w:tr w:rsidR="001B2A26" w:rsidRPr="004B121B" w14:paraId="1D32A488" w14:textId="77777777" w:rsidTr="00166AF3">
        <w:tc>
          <w:tcPr>
            <w:tcW w:w="5418" w:type="dxa"/>
          </w:tcPr>
          <w:p w14:paraId="4CCA2AAD" w14:textId="77777777" w:rsidR="001B2A26" w:rsidRPr="00BD7394" w:rsidRDefault="001B2A26" w:rsidP="00166AF3">
            <w:pPr>
              <w:pStyle w:val="TableBody"/>
              <w:rPr>
                <w:b/>
                <w:snapToGrid w:val="0"/>
              </w:rPr>
            </w:pPr>
            <w:r w:rsidRPr="00CB07AC">
              <w:rPr>
                <w:b/>
                <w:snapToGrid w:val="0"/>
              </w:rPr>
              <w:t>+KTCP_DATA: 1,1380</w:t>
            </w:r>
          </w:p>
        </w:tc>
        <w:tc>
          <w:tcPr>
            <w:tcW w:w="3827" w:type="dxa"/>
          </w:tcPr>
          <w:p w14:paraId="02D414E7" w14:textId="77777777" w:rsidR="001B2A26" w:rsidRPr="004B121B" w:rsidRDefault="001B2A26" w:rsidP="00166AF3">
            <w:pPr>
              <w:pStyle w:val="TableBody"/>
            </w:pPr>
          </w:p>
        </w:tc>
      </w:tr>
      <w:tr w:rsidR="001B2A26" w:rsidRPr="004B121B" w14:paraId="68C9CFD4" w14:textId="77777777" w:rsidTr="00166AF3">
        <w:tc>
          <w:tcPr>
            <w:tcW w:w="5418" w:type="dxa"/>
          </w:tcPr>
          <w:p w14:paraId="3ADEBB3E" w14:textId="77777777" w:rsidR="001B2A26" w:rsidRPr="00CB07AC" w:rsidRDefault="001B2A26" w:rsidP="00166AF3">
            <w:pPr>
              <w:pStyle w:val="TableBody"/>
              <w:rPr>
                <w:b/>
                <w:snapToGrid w:val="0"/>
              </w:rPr>
            </w:pPr>
          </w:p>
        </w:tc>
        <w:tc>
          <w:tcPr>
            <w:tcW w:w="3827" w:type="dxa"/>
          </w:tcPr>
          <w:p w14:paraId="0DC20F18" w14:textId="77777777" w:rsidR="001B2A26" w:rsidRPr="004B121B" w:rsidRDefault="001B2A26" w:rsidP="00166AF3">
            <w:pPr>
              <w:pStyle w:val="TableBody"/>
            </w:pPr>
          </w:p>
        </w:tc>
      </w:tr>
      <w:tr w:rsidR="001B2A26" w:rsidRPr="004B121B" w14:paraId="49E09497" w14:textId="77777777" w:rsidTr="00166AF3">
        <w:tc>
          <w:tcPr>
            <w:tcW w:w="5418" w:type="dxa"/>
          </w:tcPr>
          <w:p w14:paraId="2136D621" w14:textId="77777777" w:rsidR="001B2A26" w:rsidRPr="00BD7394" w:rsidRDefault="001B2A26" w:rsidP="00166AF3">
            <w:pPr>
              <w:pStyle w:val="TableBody"/>
              <w:rPr>
                <w:b/>
                <w:snapToGrid w:val="0"/>
              </w:rPr>
            </w:pPr>
            <w:r w:rsidRPr="00CB07AC">
              <w:rPr>
                <w:b/>
                <w:snapToGrid w:val="0"/>
              </w:rPr>
              <w:t>AT+KTCPCLOSE=1,1</w:t>
            </w:r>
          </w:p>
        </w:tc>
        <w:tc>
          <w:tcPr>
            <w:tcW w:w="3827" w:type="dxa"/>
          </w:tcPr>
          <w:p w14:paraId="4FC168DC" w14:textId="77777777" w:rsidR="001B2A26" w:rsidRPr="004B121B" w:rsidRDefault="001B2A26" w:rsidP="00166AF3">
            <w:pPr>
              <w:pStyle w:val="TableBody"/>
            </w:pPr>
            <w:r w:rsidRPr="004B121B">
              <w:rPr>
                <w:snapToGrid w:val="0"/>
              </w:rPr>
              <w:t>Close session 1</w:t>
            </w:r>
          </w:p>
        </w:tc>
      </w:tr>
      <w:tr w:rsidR="001B2A26" w:rsidRPr="004B121B" w14:paraId="67153F82" w14:textId="77777777" w:rsidTr="00166AF3">
        <w:tc>
          <w:tcPr>
            <w:tcW w:w="5418" w:type="dxa"/>
          </w:tcPr>
          <w:p w14:paraId="47B1486F" w14:textId="77777777" w:rsidR="001B2A26" w:rsidRPr="00CB07AC" w:rsidRDefault="001B2A26" w:rsidP="00166AF3">
            <w:pPr>
              <w:pStyle w:val="TableBody"/>
              <w:rPr>
                <w:b/>
                <w:snapToGrid w:val="0"/>
              </w:rPr>
            </w:pPr>
            <w:r w:rsidRPr="00CB07AC">
              <w:rPr>
                <w:b/>
                <w:snapToGrid w:val="0"/>
              </w:rPr>
              <w:t>OK</w:t>
            </w:r>
          </w:p>
          <w:p w14:paraId="7734B385" w14:textId="77777777" w:rsidR="001B2A26" w:rsidRPr="00BD7394" w:rsidRDefault="001B2A26" w:rsidP="00166AF3">
            <w:pPr>
              <w:pStyle w:val="TableBody"/>
              <w:rPr>
                <w:b/>
                <w:snapToGrid w:val="0"/>
              </w:rPr>
            </w:pPr>
          </w:p>
        </w:tc>
        <w:tc>
          <w:tcPr>
            <w:tcW w:w="3827" w:type="dxa"/>
          </w:tcPr>
          <w:p w14:paraId="3BD7F66B" w14:textId="77777777" w:rsidR="001B2A26" w:rsidRPr="004B121B" w:rsidRDefault="001B2A26" w:rsidP="00166AF3">
            <w:pPr>
              <w:pStyle w:val="TableBody"/>
            </w:pPr>
          </w:p>
        </w:tc>
      </w:tr>
      <w:tr w:rsidR="001B2A26" w:rsidRPr="004B121B" w14:paraId="1D62ABEA" w14:textId="77777777" w:rsidTr="00166AF3">
        <w:tc>
          <w:tcPr>
            <w:tcW w:w="5418" w:type="dxa"/>
          </w:tcPr>
          <w:p w14:paraId="353259DC" w14:textId="77777777" w:rsidR="001B2A26" w:rsidRPr="00BD7394" w:rsidRDefault="001B2A26" w:rsidP="00166AF3">
            <w:pPr>
              <w:pStyle w:val="TableBody"/>
              <w:rPr>
                <w:b/>
                <w:snapToGrid w:val="0"/>
              </w:rPr>
            </w:pPr>
            <w:r w:rsidRPr="00CB07AC">
              <w:rPr>
                <w:b/>
                <w:snapToGrid w:val="0"/>
              </w:rPr>
              <w:t>AT+KTCPDEL=1</w:t>
            </w:r>
          </w:p>
        </w:tc>
        <w:tc>
          <w:tcPr>
            <w:tcW w:w="3827" w:type="dxa"/>
          </w:tcPr>
          <w:p w14:paraId="67AE1B85" w14:textId="77777777" w:rsidR="001B2A26" w:rsidRPr="004B121B" w:rsidRDefault="001B2A26" w:rsidP="00166AF3">
            <w:pPr>
              <w:pStyle w:val="TableBody"/>
            </w:pPr>
            <w:r w:rsidRPr="004B121B">
              <w:rPr>
                <w:snapToGrid w:val="0"/>
              </w:rPr>
              <w:t>Delete session 1</w:t>
            </w:r>
          </w:p>
        </w:tc>
      </w:tr>
      <w:tr w:rsidR="001B2A26" w:rsidRPr="004B121B" w14:paraId="11067E0E" w14:textId="77777777" w:rsidTr="00166AF3">
        <w:tc>
          <w:tcPr>
            <w:tcW w:w="5418" w:type="dxa"/>
          </w:tcPr>
          <w:p w14:paraId="6D69E761" w14:textId="77777777" w:rsidR="001B2A26" w:rsidRPr="00CB07AC" w:rsidRDefault="001B2A26" w:rsidP="00166AF3">
            <w:pPr>
              <w:pStyle w:val="TableBody"/>
              <w:rPr>
                <w:b/>
                <w:snapToGrid w:val="0"/>
              </w:rPr>
            </w:pPr>
            <w:r w:rsidRPr="00CB07AC">
              <w:rPr>
                <w:b/>
                <w:snapToGrid w:val="0"/>
              </w:rPr>
              <w:t>OK</w:t>
            </w:r>
          </w:p>
          <w:p w14:paraId="12DE56FF" w14:textId="77777777" w:rsidR="001B2A26" w:rsidRDefault="001B2A26" w:rsidP="00166AF3">
            <w:pPr>
              <w:pStyle w:val="TableBody"/>
              <w:rPr>
                <w:b/>
                <w:snapToGrid w:val="0"/>
              </w:rPr>
            </w:pPr>
          </w:p>
          <w:p w14:paraId="76BC37B2" w14:textId="77777777" w:rsidR="001B2A26" w:rsidRPr="00CB07AC" w:rsidRDefault="001B2A26" w:rsidP="00166AF3">
            <w:pPr>
              <w:pStyle w:val="TableBody"/>
              <w:rPr>
                <w:b/>
                <w:snapToGrid w:val="0"/>
              </w:rPr>
            </w:pPr>
          </w:p>
        </w:tc>
        <w:tc>
          <w:tcPr>
            <w:tcW w:w="3827" w:type="dxa"/>
          </w:tcPr>
          <w:p w14:paraId="2DB1974F" w14:textId="77777777" w:rsidR="001B2A26" w:rsidRPr="004B121B" w:rsidRDefault="001B2A26" w:rsidP="00166AF3">
            <w:pPr>
              <w:pStyle w:val="TableBody"/>
            </w:pPr>
          </w:p>
        </w:tc>
      </w:tr>
      <w:tr w:rsidR="001B2A26" w:rsidRPr="004B121B" w14:paraId="716760CB" w14:textId="77777777" w:rsidTr="00166AF3">
        <w:tc>
          <w:tcPr>
            <w:tcW w:w="5418" w:type="dxa"/>
          </w:tcPr>
          <w:p w14:paraId="411E9615" w14:textId="77777777" w:rsidR="001B2A26" w:rsidRPr="00CB07AC" w:rsidRDefault="001B2A26" w:rsidP="00166AF3">
            <w:pPr>
              <w:pStyle w:val="TableBody"/>
              <w:rPr>
                <w:b/>
                <w:snapToGrid w:val="0"/>
              </w:rPr>
            </w:pPr>
            <w:r w:rsidRPr="00CB07AC">
              <w:rPr>
                <w:b/>
                <w:snapToGrid w:val="0"/>
              </w:rPr>
              <w:t>AT+KTCPCFG?</w:t>
            </w:r>
          </w:p>
        </w:tc>
        <w:tc>
          <w:tcPr>
            <w:tcW w:w="3827" w:type="dxa"/>
          </w:tcPr>
          <w:p w14:paraId="4D7089E8" w14:textId="77777777" w:rsidR="001B2A26" w:rsidRPr="004B121B" w:rsidRDefault="001B2A26" w:rsidP="00166AF3">
            <w:pPr>
              <w:pStyle w:val="TableBody"/>
            </w:pPr>
            <w:r w:rsidRPr="004B121B">
              <w:rPr>
                <w:snapToGrid w:val="0"/>
              </w:rPr>
              <w:t>No session is available</w:t>
            </w:r>
          </w:p>
        </w:tc>
      </w:tr>
      <w:tr w:rsidR="001B2A26" w:rsidRPr="004B121B" w14:paraId="12F48CCB" w14:textId="77777777" w:rsidTr="00166AF3">
        <w:tc>
          <w:tcPr>
            <w:tcW w:w="5418" w:type="dxa"/>
          </w:tcPr>
          <w:p w14:paraId="25F951F2" w14:textId="77777777" w:rsidR="001B2A26" w:rsidRPr="00CB07AC" w:rsidRDefault="001B2A26" w:rsidP="00166AF3">
            <w:pPr>
              <w:pStyle w:val="TableBody"/>
              <w:rPr>
                <w:b/>
                <w:snapToGrid w:val="0"/>
              </w:rPr>
            </w:pPr>
            <w:r w:rsidRPr="00CB07AC">
              <w:rPr>
                <w:b/>
                <w:snapToGrid w:val="0"/>
              </w:rPr>
              <w:t>OK</w:t>
            </w:r>
          </w:p>
        </w:tc>
        <w:tc>
          <w:tcPr>
            <w:tcW w:w="3827" w:type="dxa"/>
          </w:tcPr>
          <w:p w14:paraId="68C970AD" w14:textId="77777777" w:rsidR="001B2A26" w:rsidRPr="004B121B" w:rsidRDefault="001B2A26" w:rsidP="00166AF3">
            <w:pPr>
              <w:pStyle w:val="TableBody"/>
            </w:pPr>
          </w:p>
        </w:tc>
      </w:tr>
    </w:tbl>
    <w:p w14:paraId="4ACA0975" w14:textId="77777777" w:rsidR="001B2A26" w:rsidRPr="00671C8B" w:rsidRDefault="001B2A26" w:rsidP="0059466D">
      <w:pPr>
        <w:pStyle w:val="Heading3"/>
        <w:numPr>
          <w:ilvl w:val="2"/>
          <w:numId w:val="11"/>
        </w:numPr>
        <w:ind w:left="1260" w:hanging="1260"/>
      </w:pPr>
      <w:bookmarkStart w:id="23926" w:name="_Toc378087779"/>
      <w:bookmarkStart w:id="23927" w:name="_Toc378173745"/>
      <w:bookmarkStart w:id="23928" w:name="_Toc378176740"/>
      <w:bookmarkStart w:id="23929" w:name="_Toc378179385"/>
      <w:bookmarkStart w:id="23930" w:name="_Toc378182041"/>
      <w:bookmarkStart w:id="23931" w:name="_Toc380053343"/>
      <w:bookmarkStart w:id="23932" w:name="_Toc380055948"/>
      <w:bookmarkStart w:id="23933" w:name="_Toc380058432"/>
      <w:bookmarkStart w:id="23934" w:name="_Toc380061035"/>
      <w:bookmarkStart w:id="23935" w:name="_Toc380406546"/>
      <w:bookmarkStart w:id="23936" w:name="_Toc196107266"/>
      <w:bookmarkStart w:id="23937" w:name="_Toc345081581"/>
      <w:bookmarkStart w:id="23938" w:name="_Toc349753309"/>
      <w:bookmarkStart w:id="23939" w:name="_Toc349754213"/>
      <w:bookmarkStart w:id="23940" w:name="_Toc368586263"/>
      <w:bookmarkStart w:id="23941" w:name="_Toc448912402"/>
      <w:bookmarkStart w:id="23942" w:name="_Toc486251851"/>
      <w:bookmarkStart w:id="23943" w:name="_Toc489462266"/>
      <w:bookmarkEnd w:id="23926"/>
      <w:bookmarkEnd w:id="23927"/>
      <w:bookmarkEnd w:id="23928"/>
      <w:bookmarkEnd w:id="23929"/>
      <w:bookmarkEnd w:id="23930"/>
      <w:bookmarkEnd w:id="23931"/>
      <w:bookmarkEnd w:id="23932"/>
      <w:bookmarkEnd w:id="23933"/>
      <w:bookmarkEnd w:id="23934"/>
      <w:bookmarkEnd w:id="23935"/>
      <w:r w:rsidRPr="00671C8B">
        <w:t xml:space="preserve">Server </w:t>
      </w:r>
      <w:bookmarkEnd w:id="23936"/>
      <w:bookmarkEnd w:id="23937"/>
      <w:bookmarkEnd w:id="23938"/>
      <w:bookmarkEnd w:id="23939"/>
      <w:bookmarkEnd w:id="23940"/>
      <w:r w:rsidRPr="00671C8B">
        <w:t>Mode</w:t>
      </w:r>
      <w:bookmarkEnd w:id="23941"/>
      <w:bookmarkEnd w:id="23942"/>
      <w:bookmarkEnd w:id="23943"/>
    </w:p>
    <w:p w14:paraId="43D9B2CF" w14:textId="77777777" w:rsidR="001B2A26" w:rsidRPr="00671C8B" w:rsidRDefault="001B2A26" w:rsidP="001B2A26">
      <w:r w:rsidRPr="00671C8B">
        <w:t>In this simple example we emulate a daytime server. This server listens to port 13 and for each connection it returns the date.</w:t>
      </w:r>
    </w:p>
    <w:tbl>
      <w:tblPr>
        <w:tblStyle w:val="TableGrid"/>
        <w:tblW w:w="0" w:type="auto"/>
        <w:tblBorders>
          <w:insideH w:val="none" w:sz="0" w:space="0" w:color="auto"/>
        </w:tblBorders>
        <w:tblLayout w:type="fixed"/>
        <w:tblLook w:val="04A0" w:firstRow="1" w:lastRow="0" w:firstColumn="1" w:lastColumn="0" w:noHBand="0" w:noVBand="1"/>
      </w:tblPr>
      <w:tblGrid>
        <w:gridCol w:w="5418"/>
        <w:gridCol w:w="3827"/>
      </w:tblGrid>
      <w:tr w:rsidR="001B2A26" w:rsidRPr="004B121B" w14:paraId="3A4E2F58" w14:textId="77777777" w:rsidTr="00166AF3">
        <w:tc>
          <w:tcPr>
            <w:tcW w:w="5418" w:type="dxa"/>
          </w:tcPr>
          <w:p w14:paraId="11AD78DB" w14:textId="77777777" w:rsidR="001B2A26" w:rsidRPr="002B78B6" w:rsidRDefault="001B2A26" w:rsidP="00166AF3">
            <w:pPr>
              <w:pStyle w:val="TableBody"/>
              <w:rPr>
                <w:b/>
                <w:snapToGrid w:val="0"/>
              </w:rPr>
            </w:pPr>
            <w:r w:rsidRPr="002B78B6">
              <w:rPr>
                <w:b/>
                <w:snapToGrid w:val="0"/>
              </w:rPr>
              <w:t>AT&amp;K3</w:t>
            </w:r>
          </w:p>
        </w:tc>
        <w:tc>
          <w:tcPr>
            <w:tcW w:w="3827" w:type="dxa"/>
          </w:tcPr>
          <w:p w14:paraId="4702323D" w14:textId="77777777" w:rsidR="001B2A26" w:rsidRPr="002B78B6" w:rsidRDefault="001B2A26" w:rsidP="00166AF3">
            <w:pPr>
              <w:pStyle w:val="TableBody"/>
              <w:rPr>
                <w:snapToGrid w:val="0"/>
              </w:rPr>
            </w:pPr>
            <w:r w:rsidRPr="002B78B6">
              <w:rPr>
                <w:snapToGrid w:val="0"/>
              </w:rPr>
              <w:t>Hardware flow control activation</w:t>
            </w:r>
          </w:p>
        </w:tc>
      </w:tr>
      <w:tr w:rsidR="001B2A26" w:rsidRPr="004B121B" w14:paraId="442AB779" w14:textId="77777777" w:rsidTr="00166AF3">
        <w:tc>
          <w:tcPr>
            <w:tcW w:w="5418" w:type="dxa"/>
          </w:tcPr>
          <w:p w14:paraId="647B0CFF" w14:textId="77777777" w:rsidR="001B2A26" w:rsidRPr="002B78B6" w:rsidRDefault="001B2A26" w:rsidP="00166AF3">
            <w:pPr>
              <w:pStyle w:val="TableBody"/>
              <w:rPr>
                <w:b/>
                <w:snapToGrid w:val="0"/>
              </w:rPr>
            </w:pPr>
            <w:r w:rsidRPr="002B78B6">
              <w:rPr>
                <w:b/>
                <w:snapToGrid w:val="0"/>
              </w:rPr>
              <w:t>OK</w:t>
            </w:r>
          </w:p>
        </w:tc>
        <w:tc>
          <w:tcPr>
            <w:tcW w:w="3827" w:type="dxa"/>
          </w:tcPr>
          <w:p w14:paraId="5FAE7E28" w14:textId="77777777" w:rsidR="001B2A26" w:rsidRPr="002B78B6" w:rsidRDefault="001B2A26" w:rsidP="00166AF3">
            <w:pPr>
              <w:pStyle w:val="TableBody"/>
              <w:rPr>
                <w:snapToGrid w:val="0"/>
              </w:rPr>
            </w:pPr>
          </w:p>
        </w:tc>
      </w:tr>
      <w:tr w:rsidR="001B2A26" w:rsidRPr="004B121B" w14:paraId="43E67F62" w14:textId="77777777" w:rsidTr="00166AF3">
        <w:tc>
          <w:tcPr>
            <w:tcW w:w="5418" w:type="dxa"/>
          </w:tcPr>
          <w:p w14:paraId="35CD68DC" w14:textId="77777777" w:rsidR="001B2A26" w:rsidRPr="002B78B6" w:rsidRDefault="001B2A26" w:rsidP="00166AF3">
            <w:pPr>
              <w:pStyle w:val="TableBody"/>
              <w:rPr>
                <w:b/>
                <w:snapToGrid w:val="0"/>
              </w:rPr>
            </w:pPr>
          </w:p>
        </w:tc>
        <w:tc>
          <w:tcPr>
            <w:tcW w:w="3827" w:type="dxa"/>
          </w:tcPr>
          <w:p w14:paraId="243C99D6" w14:textId="77777777" w:rsidR="001B2A26" w:rsidRPr="002B78B6" w:rsidRDefault="001B2A26" w:rsidP="00166AF3">
            <w:pPr>
              <w:pStyle w:val="TableBody"/>
              <w:rPr>
                <w:snapToGrid w:val="0"/>
              </w:rPr>
            </w:pPr>
          </w:p>
        </w:tc>
      </w:tr>
      <w:tr w:rsidR="001B2A26" w:rsidRPr="004B121B" w14:paraId="002C2358" w14:textId="77777777" w:rsidTr="00166AF3">
        <w:tc>
          <w:tcPr>
            <w:tcW w:w="5418" w:type="dxa"/>
          </w:tcPr>
          <w:p w14:paraId="7CB1A7DE" w14:textId="77777777" w:rsidR="001B2A26" w:rsidRPr="002B78B6" w:rsidRDefault="001B2A26" w:rsidP="00166AF3">
            <w:pPr>
              <w:pStyle w:val="TableBody"/>
              <w:rPr>
                <w:b/>
                <w:snapToGrid w:val="0"/>
              </w:rPr>
            </w:pPr>
            <w:r w:rsidRPr="002B78B6">
              <w:rPr>
                <w:b/>
                <w:snapToGrid w:val="0"/>
              </w:rPr>
              <w:t>AT+KCNXCFG=1,"GPRS","APN","log","password","0.0.0.0","0.0.0.0","0.0.0.0"</w:t>
            </w:r>
          </w:p>
        </w:tc>
        <w:tc>
          <w:tcPr>
            <w:tcW w:w="3827" w:type="dxa"/>
          </w:tcPr>
          <w:p w14:paraId="4681E49D" w14:textId="77777777" w:rsidR="001B2A26" w:rsidRPr="002B78B6" w:rsidRDefault="001B2A26" w:rsidP="00166AF3">
            <w:pPr>
              <w:pStyle w:val="TableBody"/>
              <w:rPr>
                <w:snapToGrid w:val="0"/>
              </w:rPr>
            </w:pPr>
            <w:r w:rsidRPr="002B78B6">
              <w:rPr>
                <w:snapToGrid w:val="0"/>
              </w:rPr>
              <w:t>Set GPRS parameters (APN, login, password)</w:t>
            </w:r>
          </w:p>
        </w:tc>
      </w:tr>
      <w:tr w:rsidR="001B2A26" w:rsidRPr="004B121B" w14:paraId="0CD4A467" w14:textId="77777777" w:rsidTr="00166AF3">
        <w:tc>
          <w:tcPr>
            <w:tcW w:w="5418" w:type="dxa"/>
          </w:tcPr>
          <w:p w14:paraId="3854A54F" w14:textId="77777777" w:rsidR="001B2A26" w:rsidRPr="002B78B6" w:rsidRDefault="001B2A26" w:rsidP="00166AF3">
            <w:pPr>
              <w:pStyle w:val="TableBody"/>
              <w:rPr>
                <w:b/>
                <w:snapToGrid w:val="0"/>
              </w:rPr>
            </w:pPr>
            <w:r w:rsidRPr="002B78B6">
              <w:rPr>
                <w:b/>
                <w:snapToGrid w:val="0"/>
              </w:rPr>
              <w:t>OK</w:t>
            </w:r>
          </w:p>
          <w:p w14:paraId="2256A656" w14:textId="77777777" w:rsidR="001B2A26" w:rsidRPr="00BD7394" w:rsidRDefault="001B2A26" w:rsidP="00166AF3">
            <w:pPr>
              <w:pStyle w:val="TableBody"/>
              <w:rPr>
                <w:b/>
                <w:snapToGrid w:val="0"/>
              </w:rPr>
            </w:pPr>
          </w:p>
        </w:tc>
        <w:tc>
          <w:tcPr>
            <w:tcW w:w="3827" w:type="dxa"/>
          </w:tcPr>
          <w:p w14:paraId="713802E9" w14:textId="77777777" w:rsidR="001B2A26" w:rsidRPr="004B121B" w:rsidRDefault="001B2A26" w:rsidP="00166AF3">
            <w:pPr>
              <w:pStyle w:val="TableBody"/>
            </w:pPr>
          </w:p>
        </w:tc>
      </w:tr>
      <w:tr w:rsidR="001B2A26" w:rsidRPr="004B121B" w14:paraId="1C758484" w14:textId="77777777" w:rsidTr="00166AF3">
        <w:tc>
          <w:tcPr>
            <w:tcW w:w="5418" w:type="dxa"/>
          </w:tcPr>
          <w:p w14:paraId="54B3AB5B" w14:textId="77777777" w:rsidR="001B2A26" w:rsidRPr="00BD7394" w:rsidRDefault="001B2A26" w:rsidP="00166AF3">
            <w:pPr>
              <w:pStyle w:val="TableBody"/>
              <w:rPr>
                <w:b/>
                <w:snapToGrid w:val="0"/>
              </w:rPr>
            </w:pPr>
            <w:r w:rsidRPr="002B78B6">
              <w:rPr>
                <w:b/>
                <w:snapToGrid w:val="0"/>
              </w:rPr>
              <w:t>AT+KTCPCFG=1,1,,13</w:t>
            </w:r>
          </w:p>
        </w:tc>
        <w:tc>
          <w:tcPr>
            <w:tcW w:w="3827" w:type="dxa"/>
          </w:tcPr>
          <w:p w14:paraId="0BC194C8" w14:textId="77777777" w:rsidR="001B2A26" w:rsidRPr="00BD7394" w:rsidRDefault="001B2A26" w:rsidP="00166AF3">
            <w:pPr>
              <w:pStyle w:val="TableBody"/>
              <w:rPr>
                <w:snapToGrid w:val="0"/>
              </w:rPr>
            </w:pPr>
            <w:r w:rsidRPr="00BD7394">
              <w:rPr>
                <w:snapToGrid w:val="0"/>
              </w:rPr>
              <w:t>Set TCP listener and port number</w:t>
            </w:r>
          </w:p>
        </w:tc>
      </w:tr>
      <w:tr w:rsidR="001B2A26" w:rsidRPr="004B121B" w14:paraId="292E336B" w14:textId="77777777" w:rsidTr="00166AF3">
        <w:tc>
          <w:tcPr>
            <w:tcW w:w="5418" w:type="dxa"/>
          </w:tcPr>
          <w:p w14:paraId="636976D8" w14:textId="77777777" w:rsidR="001B2A26" w:rsidRPr="002B78B6" w:rsidRDefault="001B2A26" w:rsidP="00166AF3">
            <w:pPr>
              <w:pStyle w:val="TableBody"/>
              <w:rPr>
                <w:b/>
                <w:snapToGrid w:val="0"/>
              </w:rPr>
            </w:pPr>
            <w:r w:rsidRPr="002B78B6">
              <w:rPr>
                <w:b/>
                <w:snapToGrid w:val="0"/>
              </w:rPr>
              <w:t>+KTCPCFG: 1</w:t>
            </w:r>
          </w:p>
        </w:tc>
        <w:tc>
          <w:tcPr>
            <w:tcW w:w="3827" w:type="dxa"/>
          </w:tcPr>
          <w:p w14:paraId="600133D4" w14:textId="77777777" w:rsidR="001B2A26" w:rsidRPr="004B121B" w:rsidRDefault="001B2A26" w:rsidP="00166AF3">
            <w:pPr>
              <w:pStyle w:val="TableBody"/>
            </w:pPr>
            <w:r w:rsidRPr="004B121B">
              <w:t>Returns session ID 1</w:t>
            </w:r>
          </w:p>
        </w:tc>
      </w:tr>
      <w:tr w:rsidR="001B2A26" w:rsidRPr="004B121B" w14:paraId="30DA5906" w14:textId="77777777" w:rsidTr="00166AF3">
        <w:tc>
          <w:tcPr>
            <w:tcW w:w="5418" w:type="dxa"/>
          </w:tcPr>
          <w:p w14:paraId="6C775CD2" w14:textId="77777777" w:rsidR="001B2A26" w:rsidRPr="002B78B6" w:rsidRDefault="001B2A26" w:rsidP="00166AF3">
            <w:pPr>
              <w:pStyle w:val="TableBody"/>
              <w:rPr>
                <w:b/>
                <w:snapToGrid w:val="0"/>
              </w:rPr>
            </w:pPr>
            <w:r w:rsidRPr="002B78B6">
              <w:rPr>
                <w:b/>
                <w:snapToGrid w:val="0"/>
              </w:rPr>
              <w:t>OK</w:t>
            </w:r>
          </w:p>
          <w:p w14:paraId="3A30D309" w14:textId="77777777" w:rsidR="001B2A26" w:rsidRPr="002B78B6" w:rsidRDefault="001B2A26" w:rsidP="00166AF3">
            <w:pPr>
              <w:pStyle w:val="TableBody"/>
              <w:rPr>
                <w:b/>
                <w:snapToGrid w:val="0"/>
              </w:rPr>
            </w:pPr>
          </w:p>
        </w:tc>
        <w:tc>
          <w:tcPr>
            <w:tcW w:w="3827" w:type="dxa"/>
          </w:tcPr>
          <w:p w14:paraId="7E1CC5B9" w14:textId="77777777" w:rsidR="001B2A26" w:rsidRPr="004B121B" w:rsidRDefault="001B2A26" w:rsidP="00166AF3">
            <w:pPr>
              <w:pStyle w:val="TableBody"/>
            </w:pPr>
          </w:p>
        </w:tc>
      </w:tr>
      <w:tr w:rsidR="001B2A26" w:rsidRPr="004B121B" w14:paraId="74CBA2F8" w14:textId="77777777" w:rsidTr="00166AF3">
        <w:tc>
          <w:tcPr>
            <w:tcW w:w="5418" w:type="dxa"/>
          </w:tcPr>
          <w:p w14:paraId="4395F6BF" w14:textId="77777777" w:rsidR="001B2A26" w:rsidRPr="00BD7394" w:rsidRDefault="001B2A26" w:rsidP="00166AF3">
            <w:pPr>
              <w:pStyle w:val="TableBody"/>
              <w:rPr>
                <w:b/>
                <w:snapToGrid w:val="0"/>
              </w:rPr>
            </w:pPr>
            <w:r w:rsidRPr="002B78B6">
              <w:rPr>
                <w:b/>
                <w:snapToGrid w:val="0"/>
              </w:rPr>
              <w:t>AT+KTCPCNX=1</w:t>
            </w:r>
          </w:p>
        </w:tc>
        <w:tc>
          <w:tcPr>
            <w:tcW w:w="3827" w:type="dxa"/>
          </w:tcPr>
          <w:p w14:paraId="6B27E6BC" w14:textId="77777777" w:rsidR="001B2A26" w:rsidRPr="00BD7394" w:rsidRDefault="001B2A26" w:rsidP="00166AF3">
            <w:pPr>
              <w:pStyle w:val="TableBody"/>
              <w:rPr>
                <w:snapToGrid w:val="0"/>
              </w:rPr>
            </w:pPr>
            <w:r w:rsidRPr="00BD7394">
              <w:rPr>
                <w:snapToGrid w:val="0"/>
              </w:rPr>
              <w:t>Initiate the server</w:t>
            </w:r>
          </w:p>
        </w:tc>
      </w:tr>
      <w:tr w:rsidR="001B2A26" w:rsidRPr="004B121B" w14:paraId="52FBA16D" w14:textId="77777777" w:rsidTr="00166AF3">
        <w:tc>
          <w:tcPr>
            <w:tcW w:w="5418" w:type="dxa"/>
          </w:tcPr>
          <w:p w14:paraId="4337FADB" w14:textId="77777777" w:rsidR="001B2A26" w:rsidRPr="002B78B6" w:rsidRDefault="001B2A26" w:rsidP="00166AF3">
            <w:pPr>
              <w:pStyle w:val="TableBody"/>
              <w:rPr>
                <w:b/>
                <w:snapToGrid w:val="0"/>
              </w:rPr>
            </w:pPr>
            <w:r w:rsidRPr="002B78B6">
              <w:rPr>
                <w:b/>
                <w:snapToGrid w:val="0"/>
              </w:rPr>
              <w:t>OK</w:t>
            </w:r>
          </w:p>
          <w:p w14:paraId="559F79A6" w14:textId="77777777" w:rsidR="001B2A26" w:rsidRPr="002B78B6" w:rsidRDefault="001B2A26" w:rsidP="00166AF3">
            <w:pPr>
              <w:pStyle w:val="TableBody"/>
              <w:rPr>
                <w:b/>
                <w:snapToGrid w:val="0"/>
              </w:rPr>
            </w:pPr>
          </w:p>
        </w:tc>
        <w:tc>
          <w:tcPr>
            <w:tcW w:w="3827" w:type="dxa"/>
          </w:tcPr>
          <w:p w14:paraId="620ACA31" w14:textId="77777777" w:rsidR="001B2A26" w:rsidRPr="004B121B" w:rsidRDefault="001B2A26" w:rsidP="00166AF3">
            <w:pPr>
              <w:pStyle w:val="TableBody"/>
            </w:pPr>
          </w:p>
        </w:tc>
      </w:tr>
      <w:tr w:rsidR="001B2A26" w:rsidRPr="004B121B" w14:paraId="02399F7D" w14:textId="77777777" w:rsidTr="00166AF3">
        <w:tc>
          <w:tcPr>
            <w:tcW w:w="5418" w:type="dxa"/>
          </w:tcPr>
          <w:p w14:paraId="1A6CB475" w14:textId="77777777" w:rsidR="001B2A26" w:rsidRPr="002B78B6" w:rsidRDefault="001B2A26" w:rsidP="00166AF3">
            <w:pPr>
              <w:pStyle w:val="TableBody"/>
              <w:rPr>
                <w:b/>
                <w:snapToGrid w:val="0"/>
              </w:rPr>
            </w:pPr>
            <w:r w:rsidRPr="002B78B6">
              <w:rPr>
                <w:b/>
                <w:snapToGrid w:val="0"/>
              </w:rPr>
              <w:t>AT+KCGPADDR</w:t>
            </w:r>
          </w:p>
          <w:p w14:paraId="5753A885" w14:textId="77777777" w:rsidR="001B2A26" w:rsidRPr="002B78B6" w:rsidRDefault="001B2A26" w:rsidP="00166AF3">
            <w:pPr>
              <w:pStyle w:val="TableBody"/>
              <w:rPr>
                <w:b/>
                <w:snapToGrid w:val="0"/>
              </w:rPr>
            </w:pPr>
            <w:r w:rsidRPr="002B78B6">
              <w:rPr>
                <w:b/>
                <w:snapToGrid w:val="0"/>
              </w:rPr>
              <w:t>+KCGPADDR: 0,"10.35.125.89"</w:t>
            </w:r>
          </w:p>
        </w:tc>
        <w:tc>
          <w:tcPr>
            <w:tcW w:w="3827" w:type="dxa"/>
          </w:tcPr>
          <w:p w14:paraId="3F74E31D" w14:textId="77777777" w:rsidR="001B2A26" w:rsidRPr="002B78B6" w:rsidRDefault="001B2A26" w:rsidP="00166AF3">
            <w:pPr>
              <w:pStyle w:val="TableBody"/>
              <w:rPr>
                <w:snapToGrid w:val="0"/>
              </w:rPr>
            </w:pPr>
            <w:r w:rsidRPr="002B78B6">
              <w:rPr>
                <w:snapToGrid w:val="0"/>
              </w:rPr>
              <w:t>Get the IP address to initiate a connection request with a client</w:t>
            </w:r>
          </w:p>
        </w:tc>
      </w:tr>
      <w:tr w:rsidR="001B2A26" w:rsidRPr="004B121B" w14:paraId="1910A1AA" w14:textId="77777777" w:rsidTr="00166AF3">
        <w:tc>
          <w:tcPr>
            <w:tcW w:w="5418" w:type="dxa"/>
          </w:tcPr>
          <w:p w14:paraId="77A82A9D" w14:textId="77777777" w:rsidR="001B2A26" w:rsidRPr="002B78B6" w:rsidRDefault="001B2A26" w:rsidP="00166AF3">
            <w:pPr>
              <w:pStyle w:val="TableBody"/>
              <w:rPr>
                <w:b/>
                <w:snapToGrid w:val="0"/>
              </w:rPr>
            </w:pPr>
            <w:r w:rsidRPr="002B78B6">
              <w:rPr>
                <w:b/>
                <w:snapToGrid w:val="0"/>
              </w:rPr>
              <w:t>OK</w:t>
            </w:r>
          </w:p>
          <w:p w14:paraId="0977CFB0" w14:textId="77777777" w:rsidR="001B2A26" w:rsidRPr="00BD7394" w:rsidRDefault="001B2A26" w:rsidP="00166AF3">
            <w:pPr>
              <w:pStyle w:val="TableBody"/>
              <w:rPr>
                <w:b/>
                <w:snapToGrid w:val="0"/>
              </w:rPr>
            </w:pPr>
          </w:p>
        </w:tc>
        <w:tc>
          <w:tcPr>
            <w:tcW w:w="3827" w:type="dxa"/>
          </w:tcPr>
          <w:p w14:paraId="546746B6" w14:textId="77777777" w:rsidR="001B2A26" w:rsidRPr="004B121B" w:rsidRDefault="001B2A26" w:rsidP="00166AF3">
            <w:pPr>
              <w:pStyle w:val="TableBody"/>
            </w:pPr>
          </w:p>
        </w:tc>
      </w:tr>
      <w:tr w:rsidR="001B2A26" w:rsidRPr="004B121B" w14:paraId="405308C3" w14:textId="77777777" w:rsidTr="00166AF3">
        <w:tc>
          <w:tcPr>
            <w:tcW w:w="5418" w:type="dxa"/>
          </w:tcPr>
          <w:p w14:paraId="2E16BFAA" w14:textId="77777777" w:rsidR="001B2A26" w:rsidRPr="002B78B6" w:rsidRDefault="001B2A26" w:rsidP="00166AF3">
            <w:pPr>
              <w:pStyle w:val="TableBody"/>
              <w:rPr>
                <w:b/>
                <w:snapToGrid w:val="0"/>
              </w:rPr>
            </w:pPr>
            <w:r w:rsidRPr="002B78B6">
              <w:rPr>
                <w:b/>
                <w:snapToGrid w:val="0"/>
              </w:rPr>
              <w:t>+KTCP_SRVREQ: 1,2</w:t>
            </w:r>
          </w:p>
          <w:p w14:paraId="39C3AC7B" w14:textId="77777777" w:rsidR="001B2A26" w:rsidRPr="002B78B6" w:rsidRDefault="001B2A26" w:rsidP="00166AF3">
            <w:pPr>
              <w:pStyle w:val="TableBody"/>
              <w:rPr>
                <w:b/>
                <w:snapToGrid w:val="0"/>
              </w:rPr>
            </w:pPr>
          </w:p>
        </w:tc>
        <w:tc>
          <w:tcPr>
            <w:tcW w:w="3827" w:type="dxa"/>
          </w:tcPr>
          <w:p w14:paraId="22BCCEB7" w14:textId="77777777" w:rsidR="001B2A26" w:rsidRPr="002B78B6" w:rsidRDefault="001B2A26" w:rsidP="00166AF3">
            <w:pPr>
              <w:pStyle w:val="TableBody"/>
              <w:rPr>
                <w:snapToGrid w:val="0"/>
              </w:rPr>
            </w:pPr>
            <w:r w:rsidRPr="002B78B6">
              <w:rPr>
                <w:snapToGrid w:val="0"/>
              </w:rPr>
              <w:t xml:space="preserve">A client requests a connection (session ID 2) </w:t>
            </w:r>
          </w:p>
        </w:tc>
      </w:tr>
      <w:tr w:rsidR="001B2A26" w:rsidRPr="004B121B" w14:paraId="58B51447" w14:textId="77777777" w:rsidTr="00166AF3">
        <w:tc>
          <w:tcPr>
            <w:tcW w:w="5418" w:type="dxa"/>
          </w:tcPr>
          <w:p w14:paraId="4C840937" w14:textId="77777777" w:rsidR="001B2A26" w:rsidRPr="002B78B6" w:rsidRDefault="001B2A26" w:rsidP="00166AF3">
            <w:pPr>
              <w:pStyle w:val="TableBody"/>
              <w:rPr>
                <w:b/>
                <w:snapToGrid w:val="0"/>
              </w:rPr>
            </w:pPr>
            <w:r w:rsidRPr="002B78B6">
              <w:rPr>
                <w:b/>
                <w:snapToGrid w:val="0"/>
              </w:rPr>
              <w:t>AT+KTCPSND=2,15</w:t>
            </w:r>
          </w:p>
        </w:tc>
        <w:tc>
          <w:tcPr>
            <w:tcW w:w="3827" w:type="dxa"/>
          </w:tcPr>
          <w:p w14:paraId="00625DCC" w14:textId="77777777" w:rsidR="001B2A26" w:rsidRPr="004B121B" w:rsidRDefault="001B2A26" w:rsidP="00166AF3">
            <w:pPr>
              <w:pStyle w:val="TableBody"/>
            </w:pPr>
          </w:p>
        </w:tc>
      </w:tr>
      <w:tr w:rsidR="001B2A26" w:rsidRPr="004B121B" w14:paraId="0F8D6B1D" w14:textId="77777777" w:rsidTr="00166AF3">
        <w:tc>
          <w:tcPr>
            <w:tcW w:w="5418" w:type="dxa"/>
          </w:tcPr>
          <w:p w14:paraId="35D7D856" w14:textId="77777777" w:rsidR="001B2A26" w:rsidRPr="00BD7394" w:rsidRDefault="001B2A26" w:rsidP="00166AF3">
            <w:pPr>
              <w:pStyle w:val="TableBody"/>
              <w:rPr>
                <w:b/>
                <w:snapToGrid w:val="0"/>
              </w:rPr>
            </w:pPr>
            <w:r w:rsidRPr="002B78B6">
              <w:rPr>
                <w:b/>
                <w:snapToGrid w:val="0"/>
              </w:rPr>
              <w:t>CONNECT</w:t>
            </w:r>
          </w:p>
        </w:tc>
        <w:tc>
          <w:tcPr>
            <w:tcW w:w="3827" w:type="dxa"/>
          </w:tcPr>
          <w:p w14:paraId="34933CBA" w14:textId="77777777" w:rsidR="001B2A26" w:rsidRPr="004B121B" w:rsidRDefault="001B2A26" w:rsidP="00166AF3">
            <w:pPr>
              <w:pStyle w:val="TableBody"/>
            </w:pPr>
          </w:p>
        </w:tc>
      </w:tr>
      <w:tr w:rsidR="001B2A26" w:rsidRPr="004B121B" w14:paraId="1013E77C" w14:textId="77777777" w:rsidTr="00166AF3">
        <w:tc>
          <w:tcPr>
            <w:tcW w:w="5418" w:type="dxa"/>
          </w:tcPr>
          <w:p w14:paraId="3F52EC36" w14:textId="77777777" w:rsidR="001B2A26" w:rsidRPr="002B78B6" w:rsidRDefault="001B2A26" w:rsidP="00166AF3">
            <w:pPr>
              <w:pStyle w:val="TableBody"/>
              <w:rPr>
                <w:b/>
                <w:snapToGrid w:val="0"/>
              </w:rPr>
            </w:pPr>
            <w:r w:rsidRPr="002B78B6">
              <w:rPr>
                <w:b/>
                <w:snapToGrid w:val="0"/>
              </w:rPr>
              <w:t>…Date and time…</w:t>
            </w:r>
          </w:p>
        </w:tc>
        <w:tc>
          <w:tcPr>
            <w:tcW w:w="3827" w:type="dxa"/>
          </w:tcPr>
          <w:p w14:paraId="6B3CA1B1" w14:textId="77777777" w:rsidR="001B2A26" w:rsidRPr="004B121B" w:rsidRDefault="001B2A26" w:rsidP="00166AF3">
            <w:pPr>
              <w:pStyle w:val="TableBody"/>
            </w:pPr>
            <w:r w:rsidRPr="002B78B6">
              <w:rPr>
                <w:snapToGrid w:val="0"/>
              </w:rPr>
              <w:t>Data is sent to the client read</w:t>
            </w:r>
          </w:p>
        </w:tc>
      </w:tr>
      <w:tr w:rsidR="001B2A26" w:rsidRPr="004B121B" w14:paraId="6B05BE36" w14:textId="77777777" w:rsidTr="00166AF3">
        <w:tc>
          <w:tcPr>
            <w:tcW w:w="5418" w:type="dxa"/>
          </w:tcPr>
          <w:p w14:paraId="66A42DFA" w14:textId="77777777" w:rsidR="001B2A26" w:rsidRPr="002B78B6" w:rsidRDefault="001B2A26" w:rsidP="00166AF3">
            <w:pPr>
              <w:pStyle w:val="TableBody"/>
              <w:rPr>
                <w:b/>
                <w:snapToGrid w:val="0"/>
              </w:rPr>
            </w:pPr>
            <w:r w:rsidRPr="002B78B6">
              <w:rPr>
                <w:b/>
                <w:snapToGrid w:val="0"/>
              </w:rPr>
              <w:t>OK</w:t>
            </w:r>
          </w:p>
          <w:p w14:paraId="4384B6EC" w14:textId="77777777" w:rsidR="001B2A26" w:rsidRPr="002B78B6" w:rsidRDefault="001B2A26" w:rsidP="00166AF3">
            <w:pPr>
              <w:pStyle w:val="TableBody"/>
              <w:rPr>
                <w:b/>
                <w:snapToGrid w:val="0"/>
              </w:rPr>
            </w:pPr>
          </w:p>
        </w:tc>
        <w:tc>
          <w:tcPr>
            <w:tcW w:w="3827" w:type="dxa"/>
          </w:tcPr>
          <w:p w14:paraId="556A532D" w14:textId="77777777" w:rsidR="001B2A26" w:rsidRPr="004B121B" w:rsidRDefault="001B2A26" w:rsidP="00166AF3">
            <w:pPr>
              <w:pStyle w:val="TableBody"/>
            </w:pPr>
          </w:p>
        </w:tc>
      </w:tr>
      <w:tr w:rsidR="001B2A26" w:rsidRPr="004B121B" w14:paraId="145A44C6" w14:textId="77777777" w:rsidTr="00166AF3">
        <w:tc>
          <w:tcPr>
            <w:tcW w:w="5418" w:type="dxa"/>
          </w:tcPr>
          <w:p w14:paraId="565F07CA" w14:textId="77777777" w:rsidR="001B2A26" w:rsidRPr="002B78B6" w:rsidRDefault="001B2A26" w:rsidP="00166AF3">
            <w:pPr>
              <w:pStyle w:val="TableBody"/>
              <w:rPr>
                <w:b/>
                <w:snapToGrid w:val="0"/>
              </w:rPr>
            </w:pPr>
            <w:r w:rsidRPr="002B78B6">
              <w:rPr>
                <w:b/>
                <w:snapToGrid w:val="0"/>
              </w:rPr>
              <w:t>+KTCP_SRVREQ: 1,3</w:t>
            </w:r>
          </w:p>
        </w:tc>
        <w:tc>
          <w:tcPr>
            <w:tcW w:w="3827" w:type="dxa"/>
          </w:tcPr>
          <w:p w14:paraId="16BAB90F" w14:textId="77777777" w:rsidR="001B2A26" w:rsidRPr="002B78B6" w:rsidRDefault="001B2A26" w:rsidP="00166AF3">
            <w:pPr>
              <w:pStyle w:val="TableBody"/>
              <w:rPr>
                <w:snapToGrid w:val="0"/>
              </w:rPr>
            </w:pPr>
            <w:r w:rsidRPr="002B78B6">
              <w:rPr>
                <w:snapToGrid w:val="0"/>
              </w:rPr>
              <w:t xml:space="preserve">Another client requests a connection (session ID 3); child mode for session 3 </w:t>
            </w:r>
          </w:p>
        </w:tc>
      </w:tr>
      <w:tr w:rsidR="001B2A26" w:rsidRPr="004B121B" w14:paraId="28032740" w14:textId="77777777" w:rsidTr="00166AF3">
        <w:tc>
          <w:tcPr>
            <w:tcW w:w="5418" w:type="dxa"/>
          </w:tcPr>
          <w:p w14:paraId="660D2EFA" w14:textId="77777777" w:rsidR="001B2A26" w:rsidRPr="002B78B6" w:rsidRDefault="001B2A26" w:rsidP="00166AF3">
            <w:pPr>
              <w:pStyle w:val="TableBody"/>
              <w:rPr>
                <w:b/>
              </w:rPr>
            </w:pPr>
            <w:r w:rsidRPr="002B78B6">
              <w:rPr>
                <w:b/>
              </w:rPr>
              <w:t xml:space="preserve">+KTCP_NOTIF: </w:t>
            </w:r>
            <w:r w:rsidRPr="002B78B6">
              <w:rPr>
                <w:b/>
                <w:snapToGrid w:val="0"/>
              </w:rPr>
              <w:t>2</w:t>
            </w:r>
            <w:r w:rsidRPr="002B78B6">
              <w:rPr>
                <w:b/>
              </w:rPr>
              <w:t>, 4</w:t>
            </w:r>
          </w:p>
          <w:p w14:paraId="22D01EDD" w14:textId="77777777" w:rsidR="001B2A26" w:rsidRPr="002B78B6" w:rsidRDefault="001B2A26" w:rsidP="00166AF3">
            <w:pPr>
              <w:pStyle w:val="TableBody"/>
              <w:rPr>
                <w:b/>
                <w:snapToGrid w:val="0"/>
              </w:rPr>
            </w:pPr>
          </w:p>
        </w:tc>
        <w:tc>
          <w:tcPr>
            <w:tcW w:w="3827" w:type="dxa"/>
          </w:tcPr>
          <w:p w14:paraId="253CC94C" w14:textId="77777777" w:rsidR="001B2A26" w:rsidRPr="002B78B6" w:rsidRDefault="001B2A26" w:rsidP="00166AF3">
            <w:pPr>
              <w:pStyle w:val="TableBody"/>
            </w:pPr>
            <w:r w:rsidRPr="002B78B6">
              <w:rPr>
                <w:snapToGrid w:val="0"/>
              </w:rPr>
              <w:t>Client (session 2) closes the connection</w:t>
            </w:r>
          </w:p>
        </w:tc>
      </w:tr>
      <w:tr w:rsidR="001B2A26" w:rsidRPr="004B121B" w14:paraId="25BAA63E" w14:textId="77777777" w:rsidTr="00166AF3">
        <w:tc>
          <w:tcPr>
            <w:tcW w:w="5418" w:type="dxa"/>
          </w:tcPr>
          <w:p w14:paraId="1C059666" w14:textId="77777777" w:rsidR="001B2A26" w:rsidRPr="00BD7394" w:rsidRDefault="001B2A26" w:rsidP="00166AF3">
            <w:pPr>
              <w:pStyle w:val="TableBody"/>
              <w:rPr>
                <w:b/>
                <w:snapToGrid w:val="0"/>
              </w:rPr>
            </w:pPr>
            <w:r w:rsidRPr="002B78B6">
              <w:rPr>
                <w:b/>
                <w:snapToGrid w:val="0"/>
              </w:rPr>
              <w:t>AT+KTCPSND=3,15</w:t>
            </w:r>
          </w:p>
        </w:tc>
        <w:tc>
          <w:tcPr>
            <w:tcW w:w="3827" w:type="dxa"/>
          </w:tcPr>
          <w:p w14:paraId="1D6779DC" w14:textId="77777777" w:rsidR="001B2A26" w:rsidRPr="004B121B" w:rsidRDefault="001B2A26" w:rsidP="00166AF3">
            <w:pPr>
              <w:pStyle w:val="TableBody"/>
            </w:pPr>
          </w:p>
        </w:tc>
      </w:tr>
      <w:tr w:rsidR="001B2A26" w:rsidRPr="004B121B" w14:paraId="5D747D68" w14:textId="77777777" w:rsidTr="00166AF3">
        <w:tc>
          <w:tcPr>
            <w:tcW w:w="5418" w:type="dxa"/>
          </w:tcPr>
          <w:p w14:paraId="048870A5" w14:textId="77777777" w:rsidR="001B2A26" w:rsidRPr="00BD7394" w:rsidRDefault="001B2A26" w:rsidP="00166AF3">
            <w:pPr>
              <w:pStyle w:val="TableBody"/>
              <w:rPr>
                <w:b/>
                <w:snapToGrid w:val="0"/>
              </w:rPr>
            </w:pPr>
            <w:r w:rsidRPr="002B78B6">
              <w:rPr>
                <w:b/>
                <w:snapToGrid w:val="0"/>
              </w:rPr>
              <w:t>CONNECT</w:t>
            </w:r>
          </w:p>
        </w:tc>
        <w:tc>
          <w:tcPr>
            <w:tcW w:w="3827" w:type="dxa"/>
          </w:tcPr>
          <w:p w14:paraId="01560E70" w14:textId="77777777" w:rsidR="001B2A26" w:rsidRPr="004B121B" w:rsidRDefault="001B2A26" w:rsidP="00166AF3">
            <w:pPr>
              <w:pStyle w:val="TableBody"/>
            </w:pPr>
          </w:p>
        </w:tc>
      </w:tr>
      <w:tr w:rsidR="001B2A26" w:rsidRPr="004B121B" w14:paraId="1C67EA78" w14:textId="77777777" w:rsidTr="00166AF3">
        <w:tc>
          <w:tcPr>
            <w:tcW w:w="5418" w:type="dxa"/>
          </w:tcPr>
          <w:p w14:paraId="58FBEAC1" w14:textId="77777777" w:rsidR="001B2A26" w:rsidRPr="00BD7394" w:rsidRDefault="001B2A26" w:rsidP="00166AF3">
            <w:pPr>
              <w:pStyle w:val="TableBody"/>
              <w:rPr>
                <w:b/>
                <w:snapToGrid w:val="0"/>
              </w:rPr>
            </w:pPr>
            <w:r w:rsidRPr="002B78B6">
              <w:rPr>
                <w:b/>
                <w:snapToGrid w:val="0"/>
              </w:rPr>
              <w:t>…Date and time…</w:t>
            </w:r>
          </w:p>
        </w:tc>
        <w:tc>
          <w:tcPr>
            <w:tcW w:w="3827" w:type="dxa"/>
          </w:tcPr>
          <w:p w14:paraId="5369C99A" w14:textId="77777777" w:rsidR="001B2A26" w:rsidRPr="00BD7394" w:rsidRDefault="001B2A26" w:rsidP="00166AF3">
            <w:pPr>
              <w:pStyle w:val="TableBody"/>
              <w:rPr>
                <w:snapToGrid w:val="0"/>
              </w:rPr>
            </w:pPr>
            <w:r w:rsidRPr="00BD7394">
              <w:rPr>
                <w:snapToGrid w:val="0"/>
              </w:rPr>
              <w:t xml:space="preserve">Data is sent to the client </w:t>
            </w:r>
          </w:p>
        </w:tc>
      </w:tr>
      <w:tr w:rsidR="001B2A26" w:rsidRPr="004B121B" w14:paraId="59C301D6" w14:textId="77777777" w:rsidTr="00166AF3">
        <w:tc>
          <w:tcPr>
            <w:tcW w:w="5418" w:type="dxa"/>
          </w:tcPr>
          <w:p w14:paraId="599AC90C" w14:textId="77777777" w:rsidR="001B2A26" w:rsidRPr="002B78B6" w:rsidRDefault="001B2A26" w:rsidP="00166AF3">
            <w:pPr>
              <w:pStyle w:val="TableBody"/>
              <w:rPr>
                <w:b/>
                <w:snapToGrid w:val="0"/>
              </w:rPr>
            </w:pPr>
            <w:r w:rsidRPr="002B78B6">
              <w:rPr>
                <w:b/>
                <w:snapToGrid w:val="0"/>
              </w:rPr>
              <w:t>OK</w:t>
            </w:r>
          </w:p>
          <w:p w14:paraId="221FA7D4" w14:textId="77777777" w:rsidR="001B2A26" w:rsidRPr="002B78B6" w:rsidRDefault="001B2A26" w:rsidP="00166AF3">
            <w:pPr>
              <w:pStyle w:val="TableBody"/>
              <w:rPr>
                <w:b/>
                <w:snapToGrid w:val="0"/>
              </w:rPr>
            </w:pPr>
          </w:p>
        </w:tc>
        <w:tc>
          <w:tcPr>
            <w:tcW w:w="3827" w:type="dxa"/>
          </w:tcPr>
          <w:p w14:paraId="33763B05" w14:textId="77777777" w:rsidR="001B2A26" w:rsidRPr="004B121B" w:rsidRDefault="001B2A26" w:rsidP="00166AF3">
            <w:pPr>
              <w:pStyle w:val="TableBody"/>
            </w:pPr>
          </w:p>
        </w:tc>
      </w:tr>
      <w:tr w:rsidR="001B2A26" w:rsidRPr="004B121B" w14:paraId="2EDD6947" w14:textId="77777777" w:rsidTr="00166AF3">
        <w:tc>
          <w:tcPr>
            <w:tcW w:w="5418" w:type="dxa"/>
          </w:tcPr>
          <w:p w14:paraId="292A5279" w14:textId="77777777" w:rsidR="001B2A26" w:rsidRPr="002B78B6" w:rsidRDefault="001B2A26" w:rsidP="00166AF3">
            <w:pPr>
              <w:pStyle w:val="TableBody"/>
              <w:rPr>
                <w:b/>
                <w:snapToGrid w:val="0"/>
              </w:rPr>
            </w:pPr>
            <w:r w:rsidRPr="002B78B6">
              <w:rPr>
                <w:b/>
                <w:snapToGrid w:val="0"/>
              </w:rPr>
              <w:t>AT+KTCPCLOSE=3,1</w:t>
            </w:r>
          </w:p>
          <w:p w14:paraId="57AABCBB" w14:textId="77777777" w:rsidR="001B2A26" w:rsidRPr="002B78B6" w:rsidRDefault="001B2A26" w:rsidP="00166AF3">
            <w:pPr>
              <w:pStyle w:val="TableBody"/>
              <w:rPr>
                <w:b/>
                <w:snapToGrid w:val="0"/>
              </w:rPr>
            </w:pPr>
            <w:r w:rsidRPr="002B78B6">
              <w:rPr>
                <w:b/>
                <w:snapToGrid w:val="0"/>
              </w:rPr>
              <w:t>OK</w:t>
            </w:r>
          </w:p>
        </w:tc>
        <w:tc>
          <w:tcPr>
            <w:tcW w:w="3827" w:type="dxa"/>
          </w:tcPr>
          <w:p w14:paraId="4C17246E" w14:textId="77777777" w:rsidR="001B2A26" w:rsidRPr="002B78B6" w:rsidRDefault="001B2A26" w:rsidP="00166AF3">
            <w:pPr>
              <w:pStyle w:val="TableBody"/>
              <w:rPr>
                <w:snapToGrid w:val="0"/>
              </w:rPr>
            </w:pPr>
            <w:r w:rsidRPr="002B78B6">
              <w:rPr>
                <w:snapToGrid w:val="0"/>
              </w:rPr>
              <w:t>Close client session 3 and then session 3 is deleted automatically (child mode for session 3)</w:t>
            </w:r>
          </w:p>
        </w:tc>
      </w:tr>
      <w:tr w:rsidR="001B2A26" w:rsidRPr="004B121B" w14:paraId="74094355" w14:textId="77777777" w:rsidTr="00166AF3">
        <w:tc>
          <w:tcPr>
            <w:tcW w:w="5418" w:type="dxa"/>
          </w:tcPr>
          <w:p w14:paraId="7F1C900C" w14:textId="77777777" w:rsidR="001B2A26" w:rsidRPr="002B78B6" w:rsidRDefault="001B2A26" w:rsidP="00166AF3">
            <w:pPr>
              <w:pStyle w:val="TableBody"/>
              <w:rPr>
                <w:b/>
                <w:snapToGrid w:val="0"/>
              </w:rPr>
            </w:pPr>
            <w:r w:rsidRPr="002B78B6">
              <w:rPr>
                <w:b/>
                <w:snapToGrid w:val="0"/>
              </w:rPr>
              <w:t>AT+KTCPCLOSE=1,1</w:t>
            </w:r>
          </w:p>
        </w:tc>
        <w:tc>
          <w:tcPr>
            <w:tcW w:w="3827" w:type="dxa"/>
          </w:tcPr>
          <w:p w14:paraId="05CF129A" w14:textId="77777777" w:rsidR="001B2A26" w:rsidRPr="002B78B6" w:rsidRDefault="001B2A26" w:rsidP="00166AF3">
            <w:pPr>
              <w:pStyle w:val="TableBody"/>
              <w:rPr>
                <w:snapToGrid w:val="0"/>
              </w:rPr>
            </w:pPr>
            <w:r w:rsidRPr="002B78B6">
              <w:rPr>
                <w:snapToGrid w:val="0"/>
              </w:rPr>
              <w:t>Close server session 1</w:t>
            </w:r>
          </w:p>
        </w:tc>
      </w:tr>
      <w:tr w:rsidR="001B2A26" w:rsidRPr="004B121B" w14:paraId="1DA0E648" w14:textId="77777777" w:rsidTr="00166AF3">
        <w:tc>
          <w:tcPr>
            <w:tcW w:w="5418" w:type="dxa"/>
          </w:tcPr>
          <w:p w14:paraId="22690639" w14:textId="77777777" w:rsidR="001B2A26" w:rsidRPr="002B78B6" w:rsidRDefault="001B2A26" w:rsidP="00166AF3">
            <w:pPr>
              <w:pStyle w:val="TableBody"/>
              <w:rPr>
                <w:b/>
                <w:snapToGrid w:val="0"/>
              </w:rPr>
            </w:pPr>
            <w:r w:rsidRPr="002B78B6">
              <w:rPr>
                <w:b/>
                <w:snapToGrid w:val="0"/>
              </w:rPr>
              <w:t>OK</w:t>
            </w:r>
          </w:p>
          <w:p w14:paraId="32207361" w14:textId="77777777" w:rsidR="001B2A26" w:rsidRPr="00BD7394" w:rsidRDefault="001B2A26" w:rsidP="00166AF3">
            <w:pPr>
              <w:pStyle w:val="TableBody"/>
              <w:rPr>
                <w:b/>
                <w:snapToGrid w:val="0"/>
              </w:rPr>
            </w:pPr>
          </w:p>
        </w:tc>
        <w:tc>
          <w:tcPr>
            <w:tcW w:w="3827" w:type="dxa"/>
          </w:tcPr>
          <w:p w14:paraId="21F70C55" w14:textId="77777777" w:rsidR="001B2A26" w:rsidRPr="004B121B" w:rsidRDefault="001B2A26" w:rsidP="00166AF3">
            <w:pPr>
              <w:pStyle w:val="TableBody"/>
            </w:pPr>
          </w:p>
        </w:tc>
      </w:tr>
      <w:tr w:rsidR="001B2A26" w:rsidRPr="004B121B" w14:paraId="321DB789" w14:textId="77777777" w:rsidTr="00166AF3">
        <w:tc>
          <w:tcPr>
            <w:tcW w:w="5418" w:type="dxa"/>
          </w:tcPr>
          <w:p w14:paraId="40AF23FC" w14:textId="77777777" w:rsidR="001B2A26" w:rsidRPr="002B78B6" w:rsidRDefault="001B2A26" w:rsidP="00166AF3">
            <w:pPr>
              <w:pStyle w:val="TableBody"/>
              <w:rPr>
                <w:b/>
                <w:snapToGrid w:val="0"/>
              </w:rPr>
            </w:pPr>
            <w:r w:rsidRPr="002B78B6">
              <w:rPr>
                <w:b/>
                <w:snapToGrid w:val="0"/>
              </w:rPr>
              <w:t>AT+KTCPDEL=1</w:t>
            </w:r>
          </w:p>
        </w:tc>
        <w:tc>
          <w:tcPr>
            <w:tcW w:w="3827" w:type="dxa"/>
          </w:tcPr>
          <w:p w14:paraId="1A044D7F" w14:textId="77777777" w:rsidR="001B2A26" w:rsidRPr="002B78B6" w:rsidRDefault="001B2A26" w:rsidP="00166AF3">
            <w:pPr>
              <w:pStyle w:val="TableBody"/>
              <w:rPr>
                <w:snapToGrid w:val="0"/>
              </w:rPr>
            </w:pPr>
            <w:r w:rsidRPr="002B78B6">
              <w:rPr>
                <w:snapToGrid w:val="0"/>
              </w:rPr>
              <w:t>Delete session 1</w:t>
            </w:r>
          </w:p>
        </w:tc>
      </w:tr>
      <w:tr w:rsidR="001B2A26" w:rsidRPr="004B121B" w14:paraId="3FE3A293" w14:textId="77777777" w:rsidTr="00166AF3">
        <w:tc>
          <w:tcPr>
            <w:tcW w:w="5418" w:type="dxa"/>
          </w:tcPr>
          <w:p w14:paraId="3916D7AA" w14:textId="77777777" w:rsidR="001B2A26" w:rsidRPr="002B78B6" w:rsidRDefault="001B2A26" w:rsidP="00166AF3">
            <w:pPr>
              <w:pStyle w:val="TableBody"/>
              <w:rPr>
                <w:b/>
                <w:snapToGrid w:val="0"/>
              </w:rPr>
            </w:pPr>
            <w:r w:rsidRPr="002B78B6">
              <w:rPr>
                <w:b/>
                <w:snapToGrid w:val="0"/>
              </w:rPr>
              <w:t>OK</w:t>
            </w:r>
          </w:p>
        </w:tc>
        <w:tc>
          <w:tcPr>
            <w:tcW w:w="3827" w:type="dxa"/>
          </w:tcPr>
          <w:p w14:paraId="3C5C66E1" w14:textId="77777777" w:rsidR="001B2A26" w:rsidRPr="004B121B" w:rsidRDefault="001B2A26" w:rsidP="00166AF3">
            <w:pPr>
              <w:pStyle w:val="TableBody"/>
            </w:pPr>
          </w:p>
        </w:tc>
      </w:tr>
    </w:tbl>
    <w:p w14:paraId="1AE0BD44" w14:textId="77777777" w:rsidR="001B2A26" w:rsidRPr="00671C8B" w:rsidRDefault="001B2A26" w:rsidP="0059466D">
      <w:pPr>
        <w:pStyle w:val="Heading3"/>
        <w:numPr>
          <w:ilvl w:val="2"/>
          <w:numId w:val="11"/>
        </w:numPr>
        <w:ind w:left="1260" w:hanging="1260"/>
      </w:pPr>
      <w:bookmarkStart w:id="23944" w:name="_Toc378087874"/>
      <w:bookmarkStart w:id="23945" w:name="_Toc378173840"/>
      <w:bookmarkStart w:id="23946" w:name="_Toc378176835"/>
      <w:bookmarkStart w:id="23947" w:name="_Toc378179480"/>
      <w:bookmarkStart w:id="23948" w:name="_Toc378182136"/>
      <w:bookmarkStart w:id="23949" w:name="_Toc380053438"/>
      <w:bookmarkStart w:id="23950" w:name="_Toc380056043"/>
      <w:bookmarkStart w:id="23951" w:name="_Toc380058527"/>
      <w:bookmarkStart w:id="23952" w:name="_Toc380061130"/>
      <w:bookmarkStart w:id="23953" w:name="_Toc380406641"/>
      <w:bookmarkStart w:id="23954" w:name="_Toc345081582"/>
      <w:bookmarkStart w:id="23955" w:name="_Toc349753310"/>
      <w:bookmarkStart w:id="23956" w:name="_Toc349754214"/>
      <w:bookmarkStart w:id="23957" w:name="_Toc368586264"/>
      <w:bookmarkStart w:id="23958" w:name="_Toc448912403"/>
      <w:bookmarkStart w:id="23959" w:name="_Toc486251852"/>
      <w:bookmarkStart w:id="23960" w:name="_Toc489462267"/>
      <w:bookmarkEnd w:id="23944"/>
      <w:bookmarkEnd w:id="23945"/>
      <w:bookmarkEnd w:id="23946"/>
      <w:bookmarkEnd w:id="23947"/>
      <w:bookmarkEnd w:id="23948"/>
      <w:bookmarkEnd w:id="23949"/>
      <w:bookmarkEnd w:id="23950"/>
      <w:bookmarkEnd w:id="23951"/>
      <w:bookmarkEnd w:id="23952"/>
      <w:bookmarkEnd w:id="23953"/>
      <w:r w:rsidRPr="00671C8B">
        <w:t xml:space="preserve">Polling for the Status of a </w:t>
      </w:r>
      <w:bookmarkEnd w:id="23954"/>
      <w:bookmarkEnd w:id="23955"/>
      <w:bookmarkEnd w:id="23956"/>
      <w:bookmarkEnd w:id="23957"/>
      <w:r w:rsidRPr="00671C8B">
        <w:t>Socket</w:t>
      </w:r>
      <w:bookmarkEnd w:id="23958"/>
      <w:bookmarkEnd w:id="23959"/>
      <w:bookmarkEnd w:id="23960"/>
    </w:p>
    <w:tbl>
      <w:tblPr>
        <w:tblStyle w:val="TableGrid"/>
        <w:tblW w:w="0" w:type="auto"/>
        <w:tblBorders>
          <w:insideH w:val="none" w:sz="0" w:space="0" w:color="auto"/>
        </w:tblBorders>
        <w:tblLayout w:type="fixed"/>
        <w:tblLook w:val="04A0" w:firstRow="1" w:lastRow="0" w:firstColumn="1" w:lastColumn="0" w:noHBand="0" w:noVBand="1"/>
      </w:tblPr>
      <w:tblGrid>
        <w:gridCol w:w="5418"/>
        <w:gridCol w:w="3827"/>
      </w:tblGrid>
      <w:tr w:rsidR="001B2A26" w:rsidRPr="004B121B" w14:paraId="03FFC94A" w14:textId="77777777" w:rsidTr="00166AF3">
        <w:tc>
          <w:tcPr>
            <w:tcW w:w="5418" w:type="dxa"/>
          </w:tcPr>
          <w:p w14:paraId="3AC9A7B4" w14:textId="77777777" w:rsidR="001B2A26" w:rsidRPr="002B78B6" w:rsidRDefault="001B2A26" w:rsidP="00166AF3">
            <w:pPr>
              <w:pStyle w:val="TableBody"/>
              <w:spacing w:before="30" w:after="30"/>
              <w:rPr>
                <w:b/>
                <w:snapToGrid w:val="0"/>
                <w:szCs w:val="18"/>
              </w:rPr>
            </w:pPr>
            <w:r w:rsidRPr="002B78B6">
              <w:rPr>
                <w:b/>
                <w:snapToGrid w:val="0"/>
                <w:szCs w:val="18"/>
              </w:rPr>
              <w:t>AT&amp;K3</w:t>
            </w:r>
          </w:p>
        </w:tc>
        <w:tc>
          <w:tcPr>
            <w:tcW w:w="3827" w:type="dxa"/>
          </w:tcPr>
          <w:p w14:paraId="65338199" w14:textId="77777777" w:rsidR="001B2A26" w:rsidRPr="002B78B6" w:rsidRDefault="001B2A26" w:rsidP="00166AF3">
            <w:pPr>
              <w:pStyle w:val="TableBody"/>
              <w:spacing w:before="30" w:after="30"/>
              <w:rPr>
                <w:snapToGrid w:val="0"/>
                <w:szCs w:val="18"/>
              </w:rPr>
            </w:pPr>
            <w:r w:rsidRPr="002B78B6">
              <w:rPr>
                <w:snapToGrid w:val="0"/>
                <w:szCs w:val="18"/>
              </w:rPr>
              <w:t>Hardware flow control activation</w:t>
            </w:r>
          </w:p>
        </w:tc>
      </w:tr>
      <w:tr w:rsidR="001B2A26" w:rsidRPr="004B121B" w14:paraId="0E4DF579" w14:textId="77777777" w:rsidTr="00166AF3">
        <w:tc>
          <w:tcPr>
            <w:tcW w:w="5418" w:type="dxa"/>
          </w:tcPr>
          <w:p w14:paraId="06D9D548" w14:textId="77777777" w:rsidR="001B2A26" w:rsidRPr="00BD7394" w:rsidRDefault="001B2A26" w:rsidP="00166AF3">
            <w:pPr>
              <w:pStyle w:val="TableBody"/>
              <w:spacing w:before="30" w:after="30"/>
              <w:rPr>
                <w:b/>
                <w:snapToGrid w:val="0"/>
                <w:szCs w:val="18"/>
              </w:rPr>
            </w:pPr>
            <w:r w:rsidRPr="00BD7394">
              <w:rPr>
                <w:b/>
                <w:snapToGrid w:val="0"/>
                <w:szCs w:val="18"/>
              </w:rPr>
              <w:t>OK</w:t>
            </w:r>
          </w:p>
        </w:tc>
        <w:tc>
          <w:tcPr>
            <w:tcW w:w="3827" w:type="dxa"/>
          </w:tcPr>
          <w:p w14:paraId="6DD7E3E0" w14:textId="77777777" w:rsidR="001B2A26" w:rsidRPr="00BD7394" w:rsidRDefault="001B2A26" w:rsidP="00166AF3">
            <w:pPr>
              <w:pStyle w:val="TableBody"/>
              <w:spacing w:before="30" w:after="30"/>
              <w:rPr>
                <w:snapToGrid w:val="0"/>
                <w:szCs w:val="18"/>
              </w:rPr>
            </w:pPr>
          </w:p>
        </w:tc>
      </w:tr>
      <w:tr w:rsidR="001B2A26" w:rsidRPr="004B121B" w14:paraId="4D5F22C9" w14:textId="77777777" w:rsidTr="00166AF3">
        <w:tc>
          <w:tcPr>
            <w:tcW w:w="5418" w:type="dxa"/>
          </w:tcPr>
          <w:p w14:paraId="5FCEE86A" w14:textId="77777777" w:rsidR="001B2A26" w:rsidRPr="00BD7394" w:rsidRDefault="001B2A26" w:rsidP="00166AF3">
            <w:pPr>
              <w:pStyle w:val="TableBody"/>
              <w:spacing w:before="30" w:after="30"/>
              <w:rPr>
                <w:b/>
                <w:snapToGrid w:val="0"/>
                <w:szCs w:val="18"/>
              </w:rPr>
            </w:pPr>
          </w:p>
        </w:tc>
        <w:tc>
          <w:tcPr>
            <w:tcW w:w="3827" w:type="dxa"/>
          </w:tcPr>
          <w:p w14:paraId="1FB712F6" w14:textId="77777777" w:rsidR="001B2A26" w:rsidRPr="00BD7394" w:rsidRDefault="001B2A26" w:rsidP="00166AF3">
            <w:pPr>
              <w:pStyle w:val="TableBody"/>
              <w:spacing w:before="30" w:after="30"/>
              <w:rPr>
                <w:snapToGrid w:val="0"/>
                <w:szCs w:val="18"/>
              </w:rPr>
            </w:pPr>
          </w:p>
        </w:tc>
      </w:tr>
      <w:tr w:rsidR="001B2A26" w:rsidRPr="004B121B" w14:paraId="43A2B750" w14:textId="77777777" w:rsidTr="00166AF3">
        <w:tc>
          <w:tcPr>
            <w:tcW w:w="5418" w:type="dxa"/>
          </w:tcPr>
          <w:p w14:paraId="55C6546E" w14:textId="77777777" w:rsidR="001B2A26" w:rsidRPr="002B78B6" w:rsidRDefault="001B2A26" w:rsidP="00166AF3">
            <w:pPr>
              <w:pStyle w:val="TableBody"/>
              <w:spacing w:before="30" w:after="30"/>
              <w:rPr>
                <w:b/>
                <w:snapToGrid w:val="0"/>
                <w:szCs w:val="18"/>
              </w:rPr>
            </w:pPr>
            <w:r w:rsidRPr="002B78B6">
              <w:rPr>
                <w:b/>
                <w:snapToGrid w:val="0"/>
                <w:szCs w:val="18"/>
              </w:rPr>
              <w:t>AT+KCNXCFG=1,"GPRS","APN","log","password","0.0.0.0","0.0.0.0","0.0.0.0"</w:t>
            </w:r>
          </w:p>
        </w:tc>
        <w:tc>
          <w:tcPr>
            <w:tcW w:w="3827" w:type="dxa"/>
          </w:tcPr>
          <w:p w14:paraId="34A1F0E1" w14:textId="77777777" w:rsidR="001B2A26" w:rsidRPr="002B78B6" w:rsidRDefault="001B2A26" w:rsidP="00166AF3">
            <w:pPr>
              <w:pStyle w:val="TableBody"/>
              <w:spacing w:before="30" w:after="30"/>
              <w:rPr>
                <w:snapToGrid w:val="0"/>
                <w:szCs w:val="18"/>
              </w:rPr>
            </w:pPr>
            <w:r w:rsidRPr="002B78B6">
              <w:rPr>
                <w:snapToGrid w:val="0"/>
                <w:szCs w:val="18"/>
              </w:rPr>
              <w:t>Set GPRS parameters (APN, login, password)</w:t>
            </w:r>
          </w:p>
        </w:tc>
      </w:tr>
      <w:tr w:rsidR="001B2A26" w:rsidRPr="004B121B" w14:paraId="2483A2FA" w14:textId="77777777" w:rsidTr="00166AF3">
        <w:tc>
          <w:tcPr>
            <w:tcW w:w="5418" w:type="dxa"/>
          </w:tcPr>
          <w:p w14:paraId="545F4E27" w14:textId="77777777" w:rsidR="001B2A26" w:rsidRPr="00BD7394" w:rsidRDefault="001B2A26" w:rsidP="00166AF3">
            <w:pPr>
              <w:pStyle w:val="TableBody"/>
              <w:spacing w:before="30" w:after="30"/>
              <w:rPr>
                <w:b/>
                <w:snapToGrid w:val="0"/>
                <w:szCs w:val="18"/>
              </w:rPr>
            </w:pPr>
            <w:r w:rsidRPr="00BD7394">
              <w:rPr>
                <w:b/>
                <w:snapToGrid w:val="0"/>
                <w:szCs w:val="18"/>
              </w:rPr>
              <w:t>OK</w:t>
            </w:r>
          </w:p>
          <w:p w14:paraId="6746230E" w14:textId="77777777" w:rsidR="001B2A26" w:rsidRPr="00BD7394" w:rsidRDefault="001B2A26" w:rsidP="00166AF3">
            <w:pPr>
              <w:pStyle w:val="TableBody"/>
              <w:spacing w:before="30" w:after="30"/>
              <w:rPr>
                <w:b/>
                <w:snapToGrid w:val="0"/>
                <w:szCs w:val="18"/>
              </w:rPr>
            </w:pPr>
          </w:p>
        </w:tc>
        <w:tc>
          <w:tcPr>
            <w:tcW w:w="3827" w:type="dxa"/>
          </w:tcPr>
          <w:p w14:paraId="08BBB7B7" w14:textId="77777777" w:rsidR="001B2A26" w:rsidRPr="004B121B" w:rsidRDefault="001B2A26" w:rsidP="00166AF3">
            <w:pPr>
              <w:pStyle w:val="TableBody"/>
            </w:pPr>
          </w:p>
        </w:tc>
      </w:tr>
      <w:tr w:rsidR="001B2A26" w:rsidRPr="004B121B" w14:paraId="72A33014" w14:textId="77777777" w:rsidTr="00166AF3">
        <w:tc>
          <w:tcPr>
            <w:tcW w:w="5418" w:type="dxa"/>
          </w:tcPr>
          <w:p w14:paraId="69100CD6" w14:textId="77777777" w:rsidR="001B2A26" w:rsidRPr="004B121B" w:rsidRDefault="001B2A26" w:rsidP="00166AF3">
            <w:pPr>
              <w:pStyle w:val="TableBody"/>
              <w:rPr>
                <w:b/>
              </w:rPr>
            </w:pPr>
            <w:r w:rsidRPr="00BD7394">
              <w:rPr>
                <w:b/>
                <w:snapToGrid w:val="0"/>
                <w:szCs w:val="18"/>
              </w:rPr>
              <w:t xml:space="preserve">AT+KTCPCFG=1,0,"www.google.com",80  </w:t>
            </w:r>
          </w:p>
        </w:tc>
        <w:tc>
          <w:tcPr>
            <w:tcW w:w="3827" w:type="dxa"/>
          </w:tcPr>
          <w:p w14:paraId="27C95A8A" w14:textId="77777777" w:rsidR="001B2A26" w:rsidRPr="002B78B6" w:rsidRDefault="001B2A26" w:rsidP="00166AF3">
            <w:pPr>
              <w:pStyle w:val="TableBody"/>
              <w:spacing w:before="30" w:after="30"/>
              <w:rPr>
                <w:snapToGrid w:val="0"/>
                <w:szCs w:val="18"/>
              </w:rPr>
            </w:pPr>
            <w:r w:rsidRPr="002B78B6">
              <w:rPr>
                <w:snapToGrid w:val="0"/>
                <w:szCs w:val="18"/>
              </w:rPr>
              <w:t>Set TCP Server address and port number</w:t>
            </w:r>
          </w:p>
        </w:tc>
      </w:tr>
      <w:tr w:rsidR="001B2A26" w:rsidRPr="004B121B" w14:paraId="598F4A83" w14:textId="77777777" w:rsidTr="00166AF3">
        <w:tc>
          <w:tcPr>
            <w:tcW w:w="5418" w:type="dxa"/>
          </w:tcPr>
          <w:p w14:paraId="79786832" w14:textId="77777777" w:rsidR="001B2A26" w:rsidRPr="00BD7394" w:rsidRDefault="001B2A26" w:rsidP="00166AF3">
            <w:pPr>
              <w:pStyle w:val="TableBody"/>
              <w:spacing w:before="30" w:after="30"/>
              <w:rPr>
                <w:b/>
                <w:snapToGrid w:val="0"/>
                <w:szCs w:val="18"/>
              </w:rPr>
            </w:pPr>
            <w:r w:rsidRPr="00BD7394">
              <w:rPr>
                <w:b/>
                <w:snapToGrid w:val="0"/>
                <w:szCs w:val="18"/>
              </w:rPr>
              <w:t>+KTCPCFG: 1</w:t>
            </w:r>
          </w:p>
        </w:tc>
        <w:tc>
          <w:tcPr>
            <w:tcW w:w="3827" w:type="dxa"/>
          </w:tcPr>
          <w:p w14:paraId="1B424CF6" w14:textId="77777777" w:rsidR="001B2A26" w:rsidRPr="004B121B" w:rsidRDefault="001B2A26" w:rsidP="00166AF3">
            <w:pPr>
              <w:pStyle w:val="TableBody"/>
            </w:pPr>
            <w:r w:rsidRPr="00BD7394">
              <w:rPr>
                <w:snapToGrid w:val="0"/>
                <w:szCs w:val="18"/>
              </w:rPr>
              <w:t>Returns session ID 1</w:t>
            </w:r>
          </w:p>
        </w:tc>
      </w:tr>
      <w:tr w:rsidR="001B2A26" w:rsidRPr="004B121B" w14:paraId="610FF92A" w14:textId="77777777" w:rsidTr="00166AF3">
        <w:tc>
          <w:tcPr>
            <w:tcW w:w="5418" w:type="dxa"/>
          </w:tcPr>
          <w:p w14:paraId="692A78ED" w14:textId="77777777" w:rsidR="001B2A26" w:rsidRPr="00BD7394" w:rsidRDefault="001B2A26" w:rsidP="00166AF3">
            <w:pPr>
              <w:pStyle w:val="TableBody"/>
              <w:spacing w:before="30" w:after="30"/>
              <w:rPr>
                <w:b/>
                <w:snapToGrid w:val="0"/>
                <w:szCs w:val="18"/>
              </w:rPr>
            </w:pPr>
            <w:r w:rsidRPr="00BD7394">
              <w:rPr>
                <w:b/>
                <w:snapToGrid w:val="0"/>
                <w:szCs w:val="18"/>
              </w:rPr>
              <w:t>OK</w:t>
            </w:r>
          </w:p>
          <w:p w14:paraId="1D6E072C" w14:textId="77777777" w:rsidR="001B2A26" w:rsidRPr="00BD7394" w:rsidRDefault="001B2A26" w:rsidP="00166AF3">
            <w:pPr>
              <w:pStyle w:val="TableBody"/>
              <w:spacing w:before="30" w:after="30"/>
              <w:rPr>
                <w:b/>
                <w:snapToGrid w:val="0"/>
                <w:szCs w:val="18"/>
              </w:rPr>
            </w:pPr>
          </w:p>
        </w:tc>
        <w:tc>
          <w:tcPr>
            <w:tcW w:w="3827" w:type="dxa"/>
          </w:tcPr>
          <w:p w14:paraId="2115EC1E" w14:textId="77777777" w:rsidR="001B2A26" w:rsidRPr="004B121B" w:rsidRDefault="001B2A26" w:rsidP="00166AF3">
            <w:pPr>
              <w:pStyle w:val="TableBody"/>
            </w:pPr>
          </w:p>
        </w:tc>
      </w:tr>
      <w:tr w:rsidR="001B2A26" w:rsidRPr="004B121B" w14:paraId="01C500AD" w14:textId="77777777" w:rsidTr="00166AF3">
        <w:tc>
          <w:tcPr>
            <w:tcW w:w="5418" w:type="dxa"/>
          </w:tcPr>
          <w:p w14:paraId="3CD697ED" w14:textId="77777777" w:rsidR="001B2A26" w:rsidRPr="002B78B6" w:rsidRDefault="001B2A26" w:rsidP="00166AF3">
            <w:pPr>
              <w:pStyle w:val="TableBody"/>
              <w:spacing w:before="30" w:after="30"/>
              <w:rPr>
                <w:b/>
                <w:snapToGrid w:val="0"/>
                <w:szCs w:val="18"/>
              </w:rPr>
            </w:pPr>
            <w:r w:rsidRPr="002B78B6">
              <w:rPr>
                <w:b/>
                <w:snapToGrid w:val="0"/>
                <w:szCs w:val="18"/>
              </w:rPr>
              <w:t>AT+KURCCFG="TCP",0</w:t>
            </w:r>
          </w:p>
        </w:tc>
        <w:tc>
          <w:tcPr>
            <w:tcW w:w="3827" w:type="dxa"/>
          </w:tcPr>
          <w:p w14:paraId="0F8F2682" w14:textId="77777777" w:rsidR="001B2A26" w:rsidRPr="002B78B6" w:rsidRDefault="001B2A26" w:rsidP="00166AF3">
            <w:pPr>
              <w:pStyle w:val="TableBody"/>
              <w:spacing w:before="30" w:after="30"/>
              <w:rPr>
                <w:snapToGrid w:val="0"/>
                <w:szCs w:val="18"/>
              </w:rPr>
            </w:pPr>
            <w:r w:rsidRPr="002B78B6">
              <w:rPr>
                <w:snapToGrid w:val="0"/>
                <w:szCs w:val="18"/>
              </w:rPr>
              <w:t>Disable TCP unsolicited messages</w:t>
            </w:r>
          </w:p>
        </w:tc>
      </w:tr>
      <w:tr w:rsidR="001B2A26" w:rsidRPr="004B121B" w14:paraId="0714F861" w14:textId="77777777" w:rsidTr="00166AF3">
        <w:tc>
          <w:tcPr>
            <w:tcW w:w="5418" w:type="dxa"/>
          </w:tcPr>
          <w:p w14:paraId="7DB7B034" w14:textId="77777777" w:rsidR="001B2A26" w:rsidRPr="00BD7394" w:rsidRDefault="001B2A26" w:rsidP="00166AF3">
            <w:pPr>
              <w:pStyle w:val="TableBody"/>
              <w:spacing w:before="30" w:after="30"/>
              <w:rPr>
                <w:b/>
                <w:snapToGrid w:val="0"/>
                <w:szCs w:val="18"/>
              </w:rPr>
            </w:pPr>
            <w:r w:rsidRPr="00BD7394">
              <w:rPr>
                <w:b/>
                <w:snapToGrid w:val="0"/>
                <w:szCs w:val="18"/>
              </w:rPr>
              <w:t>OK</w:t>
            </w:r>
          </w:p>
          <w:p w14:paraId="0AEFC66A" w14:textId="77777777" w:rsidR="001B2A26" w:rsidRPr="00BD7394" w:rsidRDefault="001B2A26" w:rsidP="00166AF3">
            <w:pPr>
              <w:pStyle w:val="TableBody"/>
              <w:spacing w:before="30" w:after="30"/>
              <w:rPr>
                <w:b/>
                <w:snapToGrid w:val="0"/>
                <w:szCs w:val="18"/>
              </w:rPr>
            </w:pPr>
          </w:p>
        </w:tc>
        <w:tc>
          <w:tcPr>
            <w:tcW w:w="3827" w:type="dxa"/>
          </w:tcPr>
          <w:p w14:paraId="2B9B7CF1" w14:textId="77777777" w:rsidR="001B2A26" w:rsidRPr="004B121B" w:rsidRDefault="001B2A26" w:rsidP="00166AF3">
            <w:pPr>
              <w:pStyle w:val="TableBody"/>
            </w:pPr>
          </w:p>
        </w:tc>
      </w:tr>
      <w:tr w:rsidR="001B2A26" w:rsidRPr="004B121B" w14:paraId="7AD65EBE" w14:textId="77777777" w:rsidTr="00166AF3">
        <w:tc>
          <w:tcPr>
            <w:tcW w:w="5418" w:type="dxa"/>
          </w:tcPr>
          <w:p w14:paraId="4A895803" w14:textId="77777777" w:rsidR="001B2A26" w:rsidRPr="00BD7394" w:rsidRDefault="001B2A26" w:rsidP="00166AF3">
            <w:pPr>
              <w:pStyle w:val="TableBody"/>
              <w:spacing w:before="30" w:after="30"/>
              <w:rPr>
                <w:b/>
                <w:snapToGrid w:val="0"/>
                <w:szCs w:val="18"/>
              </w:rPr>
            </w:pPr>
            <w:r w:rsidRPr="00BD7394">
              <w:rPr>
                <w:b/>
                <w:snapToGrid w:val="0"/>
                <w:szCs w:val="18"/>
              </w:rPr>
              <w:t>AT+KTCPCNX=1</w:t>
            </w:r>
          </w:p>
        </w:tc>
        <w:tc>
          <w:tcPr>
            <w:tcW w:w="3827" w:type="dxa"/>
          </w:tcPr>
          <w:p w14:paraId="12023C77" w14:textId="77777777" w:rsidR="001B2A26" w:rsidRPr="00BD7394" w:rsidRDefault="001B2A26" w:rsidP="00166AF3">
            <w:pPr>
              <w:pStyle w:val="TableBody"/>
              <w:spacing w:before="30" w:after="30"/>
              <w:rPr>
                <w:snapToGrid w:val="0"/>
                <w:szCs w:val="18"/>
              </w:rPr>
            </w:pPr>
            <w:r w:rsidRPr="00BD7394">
              <w:rPr>
                <w:snapToGrid w:val="0"/>
                <w:szCs w:val="18"/>
              </w:rPr>
              <w:t>Initiate connection, use session 1</w:t>
            </w:r>
          </w:p>
        </w:tc>
      </w:tr>
      <w:tr w:rsidR="001B2A26" w:rsidRPr="004B121B" w14:paraId="06B50511" w14:textId="77777777" w:rsidTr="00166AF3">
        <w:tc>
          <w:tcPr>
            <w:tcW w:w="5418" w:type="dxa"/>
          </w:tcPr>
          <w:p w14:paraId="0CFDA419" w14:textId="77777777" w:rsidR="001B2A26" w:rsidRPr="002B78B6" w:rsidRDefault="001B2A26" w:rsidP="00166AF3">
            <w:pPr>
              <w:pStyle w:val="TableBody"/>
              <w:spacing w:before="30" w:after="30"/>
              <w:rPr>
                <w:b/>
                <w:snapToGrid w:val="0"/>
                <w:szCs w:val="18"/>
              </w:rPr>
            </w:pPr>
            <w:r w:rsidRPr="002B78B6">
              <w:rPr>
                <w:b/>
                <w:snapToGrid w:val="0"/>
                <w:szCs w:val="18"/>
              </w:rPr>
              <w:t>OK</w:t>
            </w:r>
          </w:p>
          <w:p w14:paraId="798D1D55" w14:textId="77777777" w:rsidR="001B2A26" w:rsidRPr="002B78B6" w:rsidRDefault="001B2A26" w:rsidP="00166AF3">
            <w:pPr>
              <w:pStyle w:val="TableBody"/>
              <w:spacing w:before="30" w:after="30"/>
              <w:rPr>
                <w:b/>
                <w:snapToGrid w:val="0"/>
                <w:szCs w:val="18"/>
              </w:rPr>
            </w:pPr>
          </w:p>
        </w:tc>
        <w:tc>
          <w:tcPr>
            <w:tcW w:w="3827" w:type="dxa"/>
          </w:tcPr>
          <w:p w14:paraId="35AB464F" w14:textId="77777777" w:rsidR="001B2A26" w:rsidRPr="004B121B" w:rsidRDefault="001B2A26" w:rsidP="00166AF3">
            <w:pPr>
              <w:pStyle w:val="TableBody"/>
            </w:pPr>
          </w:p>
        </w:tc>
      </w:tr>
      <w:tr w:rsidR="001B2A26" w:rsidRPr="004B121B" w14:paraId="39F61F5B" w14:textId="77777777" w:rsidTr="00166AF3">
        <w:tc>
          <w:tcPr>
            <w:tcW w:w="5418" w:type="dxa"/>
          </w:tcPr>
          <w:p w14:paraId="699011C6" w14:textId="77777777" w:rsidR="001B2A26" w:rsidRPr="002B78B6" w:rsidRDefault="001B2A26" w:rsidP="00166AF3">
            <w:pPr>
              <w:pStyle w:val="TableBody"/>
              <w:spacing w:before="30" w:after="30"/>
              <w:rPr>
                <w:b/>
                <w:snapToGrid w:val="0"/>
                <w:szCs w:val="18"/>
              </w:rPr>
            </w:pPr>
            <w:r w:rsidRPr="002B78B6">
              <w:rPr>
                <w:b/>
                <w:snapToGrid w:val="0"/>
                <w:szCs w:val="18"/>
              </w:rPr>
              <w:t>AT+KTCPSTAT=1</w:t>
            </w:r>
          </w:p>
        </w:tc>
        <w:tc>
          <w:tcPr>
            <w:tcW w:w="3827" w:type="dxa"/>
          </w:tcPr>
          <w:p w14:paraId="5706C666" w14:textId="77777777" w:rsidR="001B2A26" w:rsidRPr="002B78B6" w:rsidRDefault="001B2A26" w:rsidP="00166AF3">
            <w:pPr>
              <w:pStyle w:val="TableBody"/>
              <w:spacing w:before="30" w:after="30"/>
              <w:rPr>
                <w:snapToGrid w:val="0"/>
                <w:szCs w:val="18"/>
              </w:rPr>
            </w:pPr>
            <w:r w:rsidRPr="002B78B6">
              <w:rPr>
                <w:snapToGrid w:val="0"/>
                <w:szCs w:val="18"/>
              </w:rPr>
              <w:t>Poll the connection  status</w:t>
            </w:r>
          </w:p>
        </w:tc>
      </w:tr>
      <w:tr w:rsidR="001B2A26" w:rsidRPr="004B121B" w14:paraId="5A75EF35" w14:textId="77777777" w:rsidTr="00166AF3">
        <w:tc>
          <w:tcPr>
            <w:tcW w:w="5418" w:type="dxa"/>
          </w:tcPr>
          <w:p w14:paraId="321DB9E8" w14:textId="77777777" w:rsidR="001B2A26" w:rsidRPr="00BD7394" w:rsidRDefault="001B2A26" w:rsidP="00166AF3">
            <w:pPr>
              <w:pStyle w:val="TableBody"/>
              <w:spacing w:before="30" w:after="30"/>
              <w:rPr>
                <w:b/>
                <w:szCs w:val="18"/>
              </w:rPr>
            </w:pPr>
            <w:r w:rsidRPr="00BD7394">
              <w:rPr>
                <w:b/>
                <w:szCs w:val="18"/>
              </w:rPr>
              <w:t>+KTCPSTAT: 3,-1,0,0</w:t>
            </w:r>
          </w:p>
        </w:tc>
        <w:tc>
          <w:tcPr>
            <w:tcW w:w="3827" w:type="dxa"/>
          </w:tcPr>
          <w:p w14:paraId="3971B693" w14:textId="77777777" w:rsidR="001B2A26" w:rsidRPr="00BD7394" w:rsidRDefault="001B2A26" w:rsidP="00166AF3">
            <w:pPr>
              <w:pStyle w:val="TableBody"/>
              <w:spacing w:before="30" w:after="30"/>
              <w:rPr>
                <w:snapToGrid w:val="0"/>
                <w:szCs w:val="18"/>
              </w:rPr>
            </w:pPr>
            <w:r w:rsidRPr="00BD7394">
              <w:rPr>
                <w:snapToGrid w:val="0"/>
                <w:szCs w:val="18"/>
              </w:rPr>
              <w:t>Connection is UP</w:t>
            </w:r>
          </w:p>
        </w:tc>
      </w:tr>
      <w:tr w:rsidR="001B2A26" w:rsidRPr="004B121B" w14:paraId="40AA794C" w14:textId="77777777" w:rsidTr="00166AF3">
        <w:tc>
          <w:tcPr>
            <w:tcW w:w="5418" w:type="dxa"/>
          </w:tcPr>
          <w:p w14:paraId="79669ADE" w14:textId="77777777" w:rsidR="001B2A26" w:rsidRPr="002B78B6" w:rsidRDefault="001B2A26" w:rsidP="00166AF3">
            <w:pPr>
              <w:pStyle w:val="TableBody"/>
              <w:spacing w:before="30" w:after="30"/>
              <w:rPr>
                <w:b/>
                <w:szCs w:val="18"/>
              </w:rPr>
            </w:pPr>
            <w:r w:rsidRPr="002B78B6">
              <w:rPr>
                <w:b/>
                <w:szCs w:val="18"/>
              </w:rPr>
              <w:t>OK</w:t>
            </w:r>
          </w:p>
          <w:p w14:paraId="705035F3" w14:textId="77777777" w:rsidR="001B2A26" w:rsidRPr="002B78B6" w:rsidRDefault="001B2A26" w:rsidP="00166AF3">
            <w:pPr>
              <w:pStyle w:val="TableBody"/>
              <w:spacing w:before="30" w:after="30"/>
              <w:rPr>
                <w:b/>
                <w:snapToGrid w:val="0"/>
                <w:szCs w:val="18"/>
              </w:rPr>
            </w:pPr>
          </w:p>
        </w:tc>
        <w:tc>
          <w:tcPr>
            <w:tcW w:w="3827" w:type="dxa"/>
          </w:tcPr>
          <w:p w14:paraId="50329C7E" w14:textId="77777777" w:rsidR="001B2A26" w:rsidRPr="004B121B" w:rsidRDefault="001B2A26" w:rsidP="00166AF3">
            <w:pPr>
              <w:pStyle w:val="TableBody"/>
            </w:pPr>
          </w:p>
        </w:tc>
      </w:tr>
      <w:tr w:rsidR="001B2A26" w:rsidRPr="004B121B" w14:paraId="11899BF6" w14:textId="77777777" w:rsidTr="00166AF3">
        <w:tc>
          <w:tcPr>
            <w:tcW w:w="5418" w:type="dxa"/>
          </w:tcPr>
          <w:p w14:paraId="66FC252F" w14:textId="77777777" w:rsidR="001B2A26" w:rsidRPr="002B78B6" w:rsidRDefault="001B2A26" w:rsidP="00166AF3">
            <w:pPr>
              <w:pStyle w:val="TableBody"/>
              <w:spacing w:before="30" w:after="30"/>
              <w:rPr>
                <w:b/>
                <w:snapToGrid w:val="0"/>
                <w:szCs w:val="18"/>
              </w:rPr>
            </w:pPr>
            <w:r w:rsidRPr="002B78B6">
              <w:rPr>
                <w:b/>
                <w:snapToGrid w:val="0"/>
                <w:szCs w:val="18"/>
              </w:rPr>
              <w:t>AT+KTCPSND=1,3000</w:t>
            </w:r>
          </w:p>
          <w:p w14:paraId="722B6E56" w14:textId="77777777" w:rsidR="001B2A26" w:rsidRPr="002B78B6" w:rsidRDefault="001B2A26" w:rsidP="00166AF3">
            <w:pPr>
              <w:pStyle w:val="TableBody"/>
              <w:spacing w:before="30" w:after="30"/>
              <w:rPr>
                <w:b/>
                <w:snapToGrid w:val="0"/>
                <w:szCs w:val="18"/>
              </w:rPr>
            </w:pPr>
            <w:r w:rsidRPr="002B78B6">
              <w:rPr>
                <w:b/>
                <w:snapToGrid w:val="0"/>
                <w:szCs w:val="18"/>
              </w:rPr>
              <w:t>CONNECT</w:t>
            </w:r>
          </w:p>
        </w:tc>
        <w:tc>
          <w:tcPr>
            <w:tcW w:w="3827" w:type="dxa"/>
          </w:tcPr>
          <w:p w14:paraId="0734D986" w14:textId="77777777" w:rsidR="001B2A26" w:rsidRPr="002B78B6" w:rsidRDefault="001B2A26" w:rsidP="00166AF3">
            <w:pPr>
              <w:pStyle w:val="TableBody"/>
              <w:spacing w:before="30" w:after="30"/>
              <w:rPr>
                <w:snapToGrid w:val="0"/>
                <w:szCs w:val="18"/>
              </w:rPr>
            </w:pPr>
            <w:r w:rsidRPr="002B78B6">
              <w:rPr>
                <w:snapToGrid w:val="0"/>
                <w:szCs w:val="18"/>
              </w:rPr>
              <w:t>Send data on socket 1 for 3000 bytes or less.</w:t>
            </w:r>
          </w:p>
        </w:tc>
      </w:tr>
      <w:tr w:rsidR="001B2A26" w:rsidRPr="004B121B" w14:paraId="63D78A23" w14:textId="77777777" w:rsidTr="00166AF3">
        <w:tc>
          <w:tcPr>
            <w:tcW w:w="5418" w:type="dxa"/>
          </w:tcPr>
          <w:p w14:paraId="6730DB45" w14:textId="77777777" w:rsidR="001B2A26" w:rsidRPr="00BD7394" w:rsidRDefault="001B2A26" w:rsidP="00166AF3">
            <w:pPr>
              <w:pStyle w:val="TableBody"/>
              <w:spacing w:before="30" w:after="30"/>
              <w:rPr>
                <w:b/>
                <w:snapToGrid w:val="0"/>
                <w:szCs w:val="18"/>
              </w:rPr>
            </w:pPr>
            <w:r w:rsidRPr="00BD7394">
              <w:rPr>
                <w:b/>
                <w:snapToGrid w:val="0"/>
                <w:szCs w:val="18"/>
              </w:rPr>
              <w:t>&lt;…Data send…&gt;</w:t>
            </w:r>
          </w:p>
        </w:tc>
        <w:tc>
          <w:tcPr>
            <w:tcW w:w="3827" w:type="dxa"/>
          </w:tcPr>
          <w:p w14:paraId="5858DB07" w14:textId="77777777" w:rsidR="001B2A26" w:rsidRPr="00BD7394" w:rsidRDefault="001B2A26" w:rsidP="00166AF3">
            <w:pPr>
              <w:pStyle w:val="TableBody"/>
              <w:spacing w:before="30" w:after="30"/>
              <w:rPr>
                <w:snapToGrid w:val="0"/>
                <w:szCs w:val="18"/>
              </w:rPr>
            </w:pPr>
            <w:r w:rsidRPr="00BD7394">
              <w:rPr>
                <w:snapToGrid w:val="0"/>
                <w:szCs w:val="18"/>
              </w:rPr>
              <w:t>Data can be sent after CONNECT</w:t>
            </w:r>
            <w:r w:rsidRPr="00BD7394" w:rsidDel="00C87EB3">
              <w:rPr>
                <w:snapToGrid w:val="0"/>
                <w:szCs w:val="18"/>
              </w:rPr>
              <w:t xml:space="preserve"> </w:t>
            </w:r>
          </w:p>
        </w:tc>
      </w:tr>
      <w:tr w:rsidR="001B2A26" w:rsidRPr="004B121B" w14:paraId="066FDEAF" w14:textId="77777777" w:rsidTr="00166AF3">
        <w:tc>
          <w:tcPr>
            <w:tcW w:w="5418" w:type="dxa"/>
          </w:tcPr>
          <w:p w14:paraId="5EDB3E73" w14:textId="77777777" w:rsidR="001B2A26" w:rsidRPr="002B78B6" w:rsidRDefault="001B2A26" w:rsidP="00166AF3">
            <w:pPr>
              <w:pStyle w:val="TableBody"/>
              <w:spacing w:before="30" w:after="30"/>
              <w:rPr>
                <w:b/>
                <w:snapToGrid w:val="0"/>
                <w:szCs w:val="18"/>
              </w:rPr>
            </w:pPr>
            <w:r w:rsidRPr="002B78B6">
              <w:rPr>
                <w:b/>
                <w:snapToGrid w:val="0"/>
                <w:szCs w:val="18"/>
              </w:rPr>
              <w:t>OK</w:t>
            </w:r>
          </w:p>
        </w:tc>
        <w:tc>
          <w:tcPr>
            <w:tcW w:w="3827" w:type="dxa"/>
          </w:tcPr>
          <w:p w14:paraId="1BF7A489" w14:textId="77777777" w:rsidR="001B2A26" w:rsidRPr="002B78B6" w:rsidRDefault="001B2A26" w:rsidP="00166AF3">
            <w:pPr>
              <w:pStyle w:val="TableBody"/>
              <w:spacing w:before="30" w:after="30"/>
              <w:rPr>
                <w:snapToGrid w:val="0"/>
                <w:szCs w:val="18"/>
              </w:rPr>
            </w:pPr>
            <w:r w:rsidRPr="002B78B6">
              <w:rPr>
                <w:snapToGrid w:val="0"/>
                <w:szCs w:val="18"/>
              </w:rPr>
              <w:t>Send the EOF string to finish. The EOF parttern should be defined using the +KPATTERN command.</w:t>
            </w:r>
          </w:p>
        </w:tc>
      </w:tr>
      <w:tr w:rsidR="001B2A26" w:rsidRPr="004B121B" w14:paraId="3C9B099A" w14:textId="77777777" w:rsidTr="00166AF3">
        <w:tc>
          <w:tcPr>
            <w:tcW w:w="5418" w:type="dxa"/>
          </w:tcPr>
          <w:p w14:paraId="0CBE9AEC" w14:textId="77777777" w:rsidR="001B2A26" w:rsidRPr="002B78B6" w:rsidRDefault="001B2A26" w:rsidP="00166AF3">
            <w:pPr>
              <w:pStyle w:val="TableBody"/>
              <w:spacing w:before="30" w:after="30"/>
              <w:rPr>
                <w:b/>
                <w:snapToGrid w:val="0"/>
                <w:szCs w:val="18"/>
              </w:rPr>
            </w:pPr>
          </w:p>
        </w:tc>
        <w:tc>
          <w:tcPr>
            <w:tcW w:w="3827" w:type="dxa"/>
          </w:tcPr>
          <w:p w14:paraId="0749FDD2" w14:textId="77777777" w:rsidR="001B2A26" w:rsidRPr="004B121B" w:rsidRDefault="001B2A26" w:rsidP="00166AF3">
            <w:pPr>
              <w:pStyle w:val="TableBody"/>
              <w:spacing w:before="30" w:after="30"/>
            </w:pPr>
          </w:p>
        </w:tc>
      </w:tr>
      <w:tr w:rsidR="001B2A26" w:rsidRPr="004B121B" w14:paraId="0F8F1538" w14:textId="77777777" w:rsidTr="00166AF3">
        <w:tc>
          <w:tcPr>
            <w:tcW w:w="5418" w:type="dxa"/>
          </w:tcPr>
          <w:p w14:paraId="22CC2826" w14:textId="77777777" w:rsidR="001B2A26" w:rsidRPr="00BD7394" w:rsidRDefault="001B2A26" w:rsidP="00166AF3">
            <w:pPr>
              <w:pStyle w:val="TableBody"/>
              <w:spacing w:before="30" w:after="30"/>
              <w:rPr>
                <w:b/>
                <w:snapToGrid w:val="0"/>
                <w:szCs w:val="18"/>
              </w:rPr>
            </w:pPr>
            <w:r w:rsidRPr="00BD7394">
              <w:rPr>
                <w:b/>
                <w:snapToGrid w:val="0"/>
                <w:szCs w:val="18"/>
              </w:rPr>
              <w:t>AT+KTCPSTAT=1</w:t>
            </w:r>
          </w:p>
        </w:tc>
        <w:tc>
          <w:tcPr>
            <w:tcW w:w="3827" w:type="dxa"/>
          </w:tcPr>
          <w:p w14:paraId="0D2CED0F" w14:textId="77777777" w:rsidR="001B2A26" w:rsidRPr="00BD7394" w:rsidRDefault="001B2A26" w:rsidP="00166AF3">
            <w:pPr>
              <w:pStyle w:val="TableBody"/>
              <w:spacing w:before="30" w:after="30"/>
              <w:rPr>
                <w:snapToGrid w:val="0"/>
                <w:szCs w:val="18"/>
              </w:rPr>
            </w:pPr>
            <w:r w:rsidRPr="00BD7394">
              <w:rPr>
                <w:snapToGrid w:val="0"/>
                <w:szCs w:val="18"/>
              </w:rPr>
              <w:t>Poll the connection  status</w:t>
            </w:r>
          </w:p>
        </w:tc>
      </w:tr>
      <w:tr w:rsidR="001B2A26" w:rsidRPr="004B121B" w14:paraId="43F497D0" w14:textId="77777777" w:rsidTr="00166AF3">
        <w:tc>
          <w:tcPr>
            <w:tcW w:w="5418" w:type="dxa"/>
          </w:tcPr>
          <w:p w14:paraId="7F2DC4BB" w14:textId="77777777" w:rsidR="001B2A26" w:rsidRPr="002B78B6" w:rsidRDefault="001B2A26" w:rsidP="00166AF3">
            <w:pPr>
              <w:pStyle w:val="TableBody"/>
              <w:spacing w:before="30" w:after="30"/>
              <w:rPr>
                <w:b/>
                <w:szCs w:val="18"/>
              </w:rPr>
            </w:pPr>
            <w:r w:rsidRPr="002B78B6">
              <w:rPr>
                <w:b/>
                <w:szCs w:val="18"/>
              </w:rPr>
              <w:t>+KTCPSTAT : 3,-1,1234,0</w:t>
            </w:r>
          </w:p>
          <w:p w14:paraId="19E12D67" w14:textId="77777777" w:rsidR="001B2A26" w:rsidRPr="002B78B6" w:rsidRDefault="001B2A26" w:rsidP="00166AF3">
            <w:pPr>
              <w:pStyle w:val="TableBody"/>
              <w:spacing w:before="30" w:after="30"/>
              <w:rPr>
                <w:b/>
                <w:szCs w:val="18"/>
              </w:rPr>
            </w:pPr>
            <w:r w:rsidRPr="002B78B6">
              <w:rPr>
                <w:b/>
                <w:szCs w:val="18"/>
              </w:rPr>
              <w:t>OK</w:t>
            </w:r>
          </w:p>
        </w:tc>
        <w:tc>
          <w:tcPr>
            <w:tcW w:w="3827" w:type="dxa"/>
          </w:tcPr>
          <w:p w14:paraId="6E977872" w14:textId="77777777" w:rsidR="001B2A26" w:rsidRPr="004B121B" w:rsidRDefault="001B2A26" w:rsidP="00166AF3">
            <w:pPr>
              <w:pStyle w:val="TableBody"/>
            </w:pPr>
            <w:r w:rsidRPr="002B78B6">
              <w:rPr>
                <w:snapToGrid w:val="0"/>
                <w:szCs w:val="18"/>
              </w:rPr>
              <w:t>Connection is up, with 1234 unsent bytes</w:t>
            </w:r>
          </w:p>
        </w:tc>
      </w:tr>
      <w:tr w:rsidR="001B2A26" w:rsidRPr="004B121B" w14:paraId="1312E4AF" w14:textId="77777777" w:rsidTr="00166AF3">
        <w:tc>
          <w:tcPr>
            <w:tcW w:w="5418" w:type="dxa"/>
          </w:tcPr>
          <w:p w14:paraId="1970DDB5" w14:textId="77777777" w:rsidR="001B2A26" w:rsidRPr="002B78B6" w:rsidRDefault="001B2A26" w:rsidP="00166AF3">
            <w:pPr>
              <w:pStyle w:val="TableBody"/>
              <w:spacing w:before="30" w:after="30"/>
              <w:rPr>
                <w:b/>
                <w:szCs w:val="18"/>
              </w:rPr>
            </w:pPr>
          </w:p>
        </w:tc>
        <w:tc>
          <w:tcPr>
            <w:tcW w:w="3827" w:type="dxa"/>
          </w:tcPr>
          <w:p w14:paraId="19F625C0" w14:textId="77777777" w:rsidR="001B2A26" w:rsidRPr="004B121B" w:rsidRDefault="001B2A26" w:rsidP="00166AF3">
            <w:pPr>
              <w:pStyle w:val="TableBody"/>
            </w:pPr>
          </w:p>
        </w:tc>
      </w:tr>
      <w:tr w:rsidR="001B2A26" w:rsidRPr="004B121B" w14:paraId="4E47EFBA" w14:textId="77777777" w:rsidTr="00166AF3">
        <w:tc>
          <w:tcPr>
            <w:tcW w:w="5418" w:type="dxa"/>
          </w:tcPr>
          <w:p w14:paraId="56DBCE50" w14:textId="77777777" w:rsidR="001B2A26" w:rsidRPr="002B78B6" w:rsidRDefault="001B2A26" w:rsidP="00166AF3">
            <w:pPr>
              <w:pStyle w:val="TableBody"/>
              <w:spacing w:before="30" w:after="30"/>
              <w:rPr>
                <w:b/>
                <w:snapToGrid w:val="0"/>
                <w:szCs w:val="18"/>
              </w:rPr>
            </w:pPr>
            <w:r w:rsidRPr="002B78B6">
              <w:rPr>
                <w:b/>
                <w:snapToGrid w:val="0"/>
                <w:szCs w:val="18"/>
              </w:rPr>
              <w:t>AT+KTCPSTAT=1</w:t>
            </w:r>
          </w:p>
        </w:tc>
        <w:tc>
          <w:tcPr>
            <w:tcW w:w="3827" w:type="dxa"/>
          </w:tcPr>
          <w:p w14:paraId="4986AA81" w14:textId="77777777" w:rsidR="001B2A26" w:rsidRPr="002B78B6" w:rsidRDefault="001B2A26" w:rsidP="00166AF3">
            <w:pPr>
              <w:pStyle w:val="TableBody"/>
              <w:spacing w:before="30" w:after="30"/>
              <w:rPr>
                <w:snapToGrid w:val="0"/>
                <w:szCs w:val="18"/>
              </w:rPr>
            </w:pPr>
            <w:r w:rsidRPr="002B78B6">
              <w:rPr>
                <w:snapToGrid w:val="0"/>
                <w:szCs w:val="18"/>
              </w:rPr>
              <w:t>Poll the connection  status</w:t>
            </w:r>
          </w:p>
        </w:tc>
      </w:tr>
      <w:tr w:rsidR="001B2A26" w:rsidRPr="004B121B" w14:paraId="753D4DDA" w14:textId="77777777" w:rsidTr="00166AF3">
        <w:tc>
          <w:tcPr>
            <w:tcW w:w="5418" w:type="dxa"/>
          </w:tcPr>
          <w:p w14:paraId="38C49CBF" w14:textId="77777777" w:rsidR="001B2A26" w:rsidRPr="002B78B6" w:rsidRDefault="001B2A26" w:rsidP="00166AF3">
            <w:pPr>
              <w:pStyle w:val="TableBody"/>
              <w:spacing w:before="30" w:after="30"/>
              <w:rPr>
                <w:b/>
                <w:szCs w:val="18"/>
              </w:rPr>
            </w:pPr>
            <w:r w:rsidRPr="002B78B6">
              <w:rPr>
                <w:b/>
                <w:szCs w:val="18"/>
              </w:rPr>
              <w:t>+KTCPSTAT : 3,-1,100,0</w:t>
            </w:r>
          </w:p>
          <w:p w14:paraId="69BE0D9F" w14:textId="77777777" w:rsidR="001B2A26" w:rsidRPr="002B78B6" w:rsidRDefault="001B2A26" w:rsidP="00166AF3">
            <w:pPr>
              <w:pStyle w:val="TableBody"/>
              <w:spacing w:before="30" w:after="30"/>
              <w:rPr>
                <w:b/>
                <w:szCs w:val="18"/>
              </w:rPr>
            </w:pPr>
            <w:r w:rsidRPr="002B78B6">
              <w:rPr>
                <w:b/>
                <w:szCs w:val="18"/>
              </w:rPr>
              <w:t>OK</w:t>
            </w:r>
          </w:p>
        </w:tc>
        <w:tc>
          <w:tcPr>
            <w:tcW w:w="3827" w:type="dxa"/>
          </w:tcPr>
          <w:p w14:paraId="3B1D7C7B" w14:textId="77777777" w:rsidR="001B2A26" w:rsidRPr="002B78B6" w:rsidRDefault="001B2A26" w:rsidP="00166AF3">
            <w:pPr>
              <w:pStyle w:val="TableBody"/>
              <w:spacing w:before="30" w:after="30"/>
              <w:rPr>
                <w:snapToGrid w:val="0"/>
                <w:szCs w:val="18"/>
              </w:rPr>
            </w:pPr>
            <w:r w:rsidRPr="002B78B6">
              <w:rPr>
                <w:snapToGrid w:val="0"/>
                <w:szCs w:val="18"/>
              </w:rPr>
              <w:t>Connection is up, with 100 unsent bytes</w:t>
            </w:r>
          </w:p>
        </w:tc>
      </w:tr>
      <w:tr w:rsidR="001B2A26" w:rsidRPr="004B121B" w14:paraId="5755900A" w14:textId="77777777" w:rsidTr="00166AF3">
        <w:tc>
          <w:tcPr>
            <w:tcW w:w="5418" w:type="dxa"/>
          </w:tcPr>
          <w:p w14:paraId="4BE095DC" w14:textId="77777777" w:rsidR="001B2A26" w:rsidRPr="002B78B6" w:rsidRDefault="001B2A26" w:rsidP="00166AF3">
            <w:pPr>
              <w:pStyle w:val="TableBody"/>
              <w:spacing w:before="30" w:after="30"/>
              <w:rPr>
                <w:b/>
                <w:snapToGrid w:val="0"/>
                <w:szCs w:val="18"/>
              </w:rPr>
            </w:pPr>
          </w:p>
        </w:tc>
        <w:tc>
          <w:tcPr>
            <w:tcW w:w="3827" w:type="dxa"/>
          </w:tcPr>
          <w:p w14:paraId="01E207E5" w14:textId="77777777" w:rsidR="001B2A26" w:rsidRPr="004B121B" w:rsidRDefault="001B2A26" w:rsidP="00166AF3">
            <w:pPr>
              <w:pStyle w:val="TableBody"/>
            </w:pPr>
          </w:p>
        </w:tc>
      </w:tr>
      <w:tr w:rsidR="001B2A26" w:rsidRPr="004B121B" w14:paraId="64F7AB40" w14:textId="77777777" w:rsidTr="00166AF3">
        <w:tc>
          <w:tcPr>
            <w:tcW w:w="5418" w:type="dxa"/>
          </w:tcPr>
          <w:p w14:paraId="0883C427" w14:textId="77777777" w:rsidR="001B2A26" w:rsidRPr="002B78B6" w:rsidRDefault="001B2A26" w:rsidP="00166AF3">
            <w:pPr>
              <w:pStyle w:val="TableBody"/>
              <w:spacing w:before="30" w:after="30"/>
              <w:rPr>
                <w:b/>
                <w:snapToGrid w:val="0"/>
                <w:szCs w:val="18"/>
              </w:rPr>
            </w:pPr>
            <w:r w:rsidRPr="002B78B6">
              <w:rPr>
                <w:b/>
                <w:snapToGrid w:val="0"/>
                <w:szCs w:val="18"/>
              </w:rPr>
              <w:t>AT+KTCPSTAT=1</w:t>
            </w:r>
          </w:p>
        </w:tc>
        <w:tc>
          <w:tcPr>
            <w:tcW w:w="3827" w:type="dxa"/>
          </w:tcPr>
          <w:p w14:paraId="4208C198" w14:textId="77777777" w:rsidR="001B2A26" w:rsidRPr="002B78B6" w:rsidRDefault="001B2A26" w:rsidP="00166AF3">
            <w:pPr>
              <w:pStyle w:val="TableBody"/>
              <w:spacing w:before="30" w:after="30"/>
              <w:rPr>
                <w:snapToGrid w:val="0"/>
                <w:szCs w:val="18"/>
              </w:rPr>
            </w:pPr>
            <w:r w:rsidRPr="002B78B6">
              <w:rPr>
                <w:snapToGrid w:val="0"/>
                <w:szCs w:val="18"/>
              </w:rPr>
              <w:t>Poll the connection  status</w:t>
            </w:r>
          </w:p>
        </w:tc>
      </w:tr>
      <w:tr w:rsidR="001B2A26" w:rsidRPr="004B121B" w14:paraId="7A0A06FF" w14:textId="77777777" w:rsidTr="00166AF3">
        <w:tc>
          <w:tcPr>
            <w:tcW w:w="5418" w:type="dxa"/>
          </w:tcPr>
          <w:p w14:paraId="0C719796" w14:textId="77777777" w:rsidR="001B2A26" w:rsidRPr="002B78B6" w:rsidRDefault="001B2A26" w:rsidP="00166AF3">
            <w:pPr>
              <w:pStyle w:val="TableBody"/>
              <w:spacing w:before="30" w:after="30"/>
              <w:rPr>
                <w:b/>
                <w:szCs w:val="18"/>
              </w:rPr>
            </w:pPr>
            <w:r w:rsidRPr="002B78B6">
              <w:rPr>
                <w:b/>
                <w:szCs w:val="18"/>
              </w:rPr>
              <w:t>+KTCPSTAT : 3,-1,0,0</w:t>
            </w:r>
          </w:p>
        </w:tc>
        <w:tc>
          <w:tcPr>
            <w:tcW w:w="3827" w:type="dxa"/>
          </w:tcPr>
          <w:p w14:paraId="7CD10717" w14:textId="77777777" w:rsidR="001B2A26" w:rsidRPr="002B78B6" w:rsidRDefault="001B2A26" w:rsidP="00166AF3">
            <w:pPr>
              <w:pStyle w:val="TableBody"/>
              <w:spacing w:before="30" w:after="30"/>
              <w:rPr>
                <w:snapToGrid w:val="0"/>
                <w:szCs w:val="18"/>
              </w:rPr>
            </w:pPr>
            <w:r w:rsidRPr="002B78B6">
              <w:rPr>
                <w:snapToGrid w:val="0"/>
                <w:szCs w:val="18"/>
              </w:rPr>
              <w:t>Connection is up, all bytes have been sent</w:t>
            </w:r>
          </w:p>
        </w:tc>
      </w:tr>
      <w:tr w:rsidR="001B2A26" w:rsidRPr="004B121B" w14:paraId="5DA073E6" w14:textId="77777777" w:rsidTr="00166AF3">
        <w:tc>
          <w:tcPr>
            <w:tcW w:w="5418" w:type="dxa"/>
          </w:tcPr>
          <w:p w14:paraId="6DBB5866" w14:textId="77777777" w:rsidR="001B2A26" w:rsidRPr="002B78B6" w:rsidRDefault="001B2A26" w:rsidP="00166AF3">
            <w:pPr>
              <w:pStyle w:val="TableBody"/>
              <w:spacing w:before="30" w:after="30"/>
              <w:rPr>
                <w:b/>
                <w:szCs w:val="18"/>
              </w:rPr>
            </w:pPr>
            <w:r w:rsidRPr="002B78B6">
              <w:rPr>
                <w:b/>
                <w:szCs w:val="18"/>
              </w:rPr>
              <w:t>OK</w:t>
            </w:r>
          </w:p>
          <w:p w14:paraId="473B3352" w14:textId="77777777" w:rsidR="001B2A26" w:rsidRPr="002B78B6" w:rsidRDefault="001B2A26" w:rsidP="00166AF3">
            <w:pPr>
              <w:pStyle w:val="TableBody"/>
              <w:spacing w:before="30" w:after="30"/>
              <w:rPr>
                <w:b/>
                <w:snapToGrid w:val="0"/>
                <w:szCs w:val="18"/>
              </w:rPr>
            </w:pPr>
          </w:p>
        </w:tc>
        <w:tc>
          <w:tcPr>
            <w:tcW w:w="3827" w:type="dxa"/>
          </w:tcPr>
          <w:p w14:paraId="452CAAC7" w14:textId="77777777" w:rsidR="001B2A26" w:rsidRPr="004B121B" w:rsidRDefault="001B2A26" w:rsidP="00166AF3">
            <w:pPr>
              <w:pStyle w:val="TableBody"/>
            </w:pPr>
          </w:p>
        </w:tc>
      </w:tr>
      <w:tr w:rsidR="001B2A26" w:rsidRPr="004B121B" w14:paraId="5C541207" w14:textId="77777777" w:rsidTr="00166AF3">
        <w:tc>
          <w:tcPr>
            <w:tcW w:w="5418" w:type="dxa"/>
          </w:tcPr>
          <w:p w14:paraId="6F8B3610" w14:textId="77777777" w:rsidR="001B2A26" w:rsidRPr="00BD7394" w:rsidRDefault="001B2A26" w:rsidP="00166AF3">
            <w:pPr>
              <w:pStyle w:val="TableBody"/>
              <w:spacing w:before="30" w:after="30"/>
              <w:rPr>
                <w:b/>
                <w:snapToGrid w:val="0"/>
                <w:szCs w:val="18"/>
              </w:rPr>
            </w:pPr>
            <w:r w:rsidRPr="00BD7394">
              <w:rPr>
                <w:b/>
                <w:snapToGrid w:val="0"/>
                <w:szCs w:val="18"/>
              </w:rPr>
              <w:t>AT+KTCPSTAT=1</w:t>
            </w:r>
          </w:p>
        </w:tc>
        <w:tc>
          <w:tcPr>
            <w:tcW w:w="3827" w:type="dxa"/>
          </w:tcPr>
          <w:p w14:paraId="4AA5F926" w14:textId="77777777" w:rsidR="001B2A26" w:rsidRPr="00BD7394" w:rsidRDefault="001B2A26" w:rsidP="00166AF3">
            <w:pPr>
              <w:pStyle w:val="TableBody"/>
              <w:spacing w:before="30" w:after="30"/>
              <w:rPr>
                <w:snapToGrid w:val="0"/>
                <w:szCs w:val="18"/>
              </w:rPr>
            </w:pPr>
            <w:r w:rsidRPr="00BD7394">
              <w:rPr>
                <w:snapToGrid w:val="0"/>
                <w:szCs w:val="18"/>
              </w:rPr>
              <w:t>Poll the connection  status</w:t>
            </w:r>
          </w:p>
        </w:tc>
      </w:tr>
      <w:tr w:rsidR="001B2A26" w:rsidRPr="004B121B" w14:paraId="2E0E6603" w14:textId="77777777" w:rsidTr="00166AF3">
        <w:tc>
          <w:tcPr>
            <w:tcW w:w="5418" w:type="dxa"/>
          </w:tcPr>
          <w:p w14:paraId="20446D9D" w14:textId="77777777" w:rsidR="001B2A26" w:rsidRPr="002B78B6" w:rsidRDefault="001B2A26" w:rsidP="00166AF3">
            <w:pPr>
              <w:pStyle w:val="TableBody"/>
              <w:spacing w:before="30" w:after="30"/>
              <w:rPr>
                <w:b/>
                <w:szCs w:val="18"/>
              </w:rPr>
            </w:pPr>
            <w:r w:rsidRPr="002B78B6">
              <w:rPr>
                <w:b/>
                <w:szCs w:val="18"/>
              </w:rPr>
              <w:t>+KTCPSTAT : 3,-1,0,320</w:t>
            </w:r>
          </w:p>
          <w:p w14:paraId="7C2DD60E" w14:textId="77777777" w:rsidR="001B2A26" w:rsidRPr="002B78B6" w:rsidRDefault="001B2A26" w:rsidP="00166AF3">
            <w:pPr>
              <w:pStyle w:val="TableBody"/>
              <w:spacing w:before="30" w:after="30"/>
              <w:rPr>
                <w:b/>
                <w:szCs w:val="18"/>
              </w:rPr>
            </w:pPr>
            <w:r w:rsidRPr="002B78B6">
              <w:rPr>
                <w:b/>
                <w:szCs w:val="18"/>
              </w:rPr>
              <w:t>OK</w:t>
            </w:r>
          </w:p>
        </w:tc>
        <w:tc>
          <w:tcPr>
            <w:tcW w:w="3827" w:type="dxa"/>
          </w:tcPr>
          <w:p w14:paraId="0579D5DE" w14:textId="77777777" w:rsidR="001B2A26" w:rsidRPr="002B78B6" w:rsidRDefault="001B2A26" w:rsidP="00166AF3">
            <w:pPr>
              <w:pStyle w:val="TableBody"/>
              <w:spacing w:before="30" w:after="30"/>
              <w:rPr>
                <w:snapToGrid w:val="0"/>
                <w:szCs w:val="18"/>
              </w:rPr>
            </w:pPr>
            <w:r w:rsidRPr="002B78B6">
              <w:rPr>
                <w:snapToGrid w:val="0"/>
                <w:szCs w:val="18"/>
              </w:rPr>
              <w:t>Connection is up with 320 bytes available for reading</w:t>
            </w:r>
          </w:p>
        </w:tc>
      </w:tr>
      <w:tr w:rsidR="001B2A26" w:rsidRPr="004B121B" w14:paraId="1EBBDC2E" w14:textId="77777777" w:rsidTr="00166AF3">
        <w:tc>
          <w:tcPr>
            <w:tcW w:w="5418" w:type="dxa"/>
          </w:tcPr>
          <w:p w14:paraId="796C5C0D" w14:textId="77777777" w:rsidR="001B2A26" w:rsidRPr="002B78B6" w:rsidRDefault="001B2A26" w:rsidP="00166AF3">
            <w:pPr>
              <w:pStyle w:val="TableBody"/>
              <w:spacing w:before="30" w:after="30"/>
              <w:rPr>
                <w:b/>
                <w:snapToGrid w:val="0"/>
                <w:szCs w:val="18"/>
              </w:rPr>
            </w:pPr>
          </w:p>
        </w:tc>
        <w:tc>
          <w:tcPr>
            <w:tcW w:w="3827" w:type="dxa"/>
          </w:tcPr>
          <w:p w14:paraId="4D144C31" w14:textId="77777777" w:rsidR="001B2A26" w:rsidRPr="004B121B" w:rsidRDefault="001B2A26" w:rsidP="00166AF3">
            <w:pPr>
              <w:pStyle w:val="TableBody"/>
            </w:pPr>
          </w:p>
        </w:tc>
      </w:tr>
      <w:tr w:rsidR="001B2A26" w:rsidRPr="004B121B" w14:paraId="56812724" w14:textId="77777777" w:rsidTr="00166AF3">
        <w:tc>
          <w:tcPr>
            <w:tcW w:w="5418" w:type="dxa"/>
          </w:tcPr>
          <w:p w14:paraId="27FA852A" w14:textId="77777777" w:rsidR="001B2A26" w:rsidRPr="002B78B6" w:rsidRDefault="001B2A26" w:rsidP="00166AF3">
            <w:pPr>
              <w:pStyle w:val="TableBody"/>
              <w:spacing w:before="30" w:after="30"/>
              <w:rPr>
                <w:b/>
                <w:snapToGrid w:val="0"/>
                <w:szCs w:val="18"/>
              </w:rPr>
            </w:pPr>
            <w:r w:rsidRPr="002B78B6">
              <w:rPr>
                <w:b/>
                <w:snapToGrid w:val="0"/>
                <w:szCs w:val="18"/>
              </w:rPr>
              <w:t>AT+KTCPRCV=1,320</w:t>
            </w:r>
          </w:p>
        </w:tc>
        <w:tc>
          <w:tcPr>
            <w:tcW w:w="3827" w:type="dxa"/>
          </w:tcPr>
          <w:p w14:paraId="50D3556D" w14:textId="77777777" w:rsidR="001B2A26" w:rsidRPr="002B78B6" w:rsidRDefault="001B2A26" w:rsidP="00166AF3">
            <w:pPr>
              <w:pStyle w:val="TableBody"/>
              <w:spacing w:before="30" w:after="30"/>
              <w:rPr>
                <w:snapToGrid w:val="0"/>
                <w:szCs w:val="18"/>
              </w:rPr>
            </w:pPr>
            <w:r w:rsidRPr="002B78B6">
              <w:rPr>
                <w:snapToGrid w:val="0"/>
                <w:szCs w:val="18"/>
              </w:rPr>
              <w:t>Read 320 bytes on socket 1</w:t>
            </w:r>
          </w:p>
        </w:tc>
      </w:tr>
      <w:tr w:rsidR="001B2A26" w:rsidRPr="004B121B" w14:paraId="0F2CFB3B" w14:textId="77777777" w:rsidTr="00166AF3">
        <w:tc>
          <w:tcPr>
            <w:tcW w:w="5418" w:type="dxa"/>
          </w:tcPr>
          <w:p w14:paraId="33C7632D" w14:textId="77777777" w:rsidR="001B2A26" w:rsidRPr="002B78B6" w:rsidRDefault="001B2A26" w:rsidP="00166AF3">
            <w:pPr>
              <w:pStyle w:val="TableBody"/>
              <w:spacing w:before="30" w:after="30"/>
              <w:rPr>
                <w:b/>
                <w:snapToGrid w:val="0"/>
                <w:szCs w:val="18"/>
              </w:rPr>
            </w:pPr>
            <w:r w:rsidRPr="002B78B6">
              <w:rPr>
                <w:b/>
                <w:snapToGrid w:val="0"/>
                <w:szCs w:val="18"/>
              </w:rPr>
              <w:t>CONNECT</w:t>
            </w:r>
          </w:p>
        </w:tc>
        <w:tc>
          <w:tcPr>
            <w:tcW w:w="3827" w:type="dxa"/>
          </w:tcPr>
          <w:p w14:paraId="033479B0" w14:textId="77777777" w:rsidR="001B2A26" w:rsidRPr="004B121B" w:rsidRDefault="001B2A26" w:rsidP="00166AF3">
            <w:pPr>
              <w:pStyle w:val="TableBody"/>
            </w:pPr>
          </w:p>
        </w:tc>
      </w:tr>
      <w:tr w:rsidR="001B2A26" w:rsidRPr="004B121B" w14:paraId="76FA8A47" w14:textId="77777777" w:rsidTr="00166AF3">
        <w:tc>
          <w:tcPr>
            <w:tcW w:w="5418" w:type="dxa"/>
          </w:tcPr>
          <w:p w14:paraId="4BAEB2F1" w14:textId="77777777" w:rsidR="001B2A26" w:rsidRPr="002B78B6" w:rsidRDefault="001B2A26" w:rsidP="00166AF3">
            <w:pPr>
              <w:pStyle w:val="TableBody"/>
              <w:spacing w:before="30" w:after="30"/>
              <w:rPr>
                <w:b/>
                <w:snapToGrid w:val="0"/>
                <w:szCs w:val="18"/>
              </w:rPr>
            </w:pPr>
            <w:r w:rsidRPr="002B78B6">
              <w:rPr>
                <w:b/>
                <w:snapToGrid w:val="0"/>
                <w:szCs w:val="18"/>
              </w:rPr>
              <w:t>&lt;… a lot of data…&gt;</w:t>
            </w:r>
          </w:p>
        </w:tc>
        <w:tc>
          <w:tcPr>
            <w:tcW w:w="3827" w:type="dxa"/>
          </w:tcPr>
          <w:p w14:paraId="0813B45A" w14:textId="77777777" w:rsidR="001B2A26" w:rsidRPr="002B78B6" w:rsidRDefault="001B2A26" w:rsidP="00166AF3">
            <w:pPr>
              <w:pStyle w:val="TableBody"/>
              <w:spacing w:before="30" w:after="30"/>
              <w:rPr>
                <w:snapToGrid w:val="0"/>
                <w:szCs w:val="18"/>
              </w:rPr>
            </w:pPr>
            <w:r w:rsidRPr="002B78B6">
              <w:rPr>
                <w:snapToGrid w:val="0"/>
                <w:szCs w:val="18"/>
              </w:rPr>
              <w:t>Data are sent after CONNECT</w:t>
            </w:r>
          </w:p>
        </w:tc>
      </w:tr>
      <w:tr w:rsidR="001B2A26" w:rsidRPr="004B121B" w14:paraId="69C4E56F" w14:textId="77777777" w:rsidTr="00166AF3">
        <w:tc>
          <w:tcPr>
            <w:tcW w:w="5418" w:type="dxa"/>
          </w:tcPr>
          <w:p w14:paraId="0497BEBB" w14:textId="77777777" w:rsidR="001B2A26" w:rsidRPr="002B78B6" w:rsidRDefault="001B2A26" w:rsidP="00166AF3">
            <w:pPr>
              <w:pStyle w:val="TableBody"/>
              <w:spacing w:before="30" w:after="30"/>
              <w:rPr>
                <w:b/>
                <w:snapToGrid w:val="0"/>
                <w:szCs w:val="18"/>
              </w:rPr>
            </w:pPr>
            <w:r w:rsidRPr="002B78B6">
              <w:rPr>
                <w:b/>
                <w:snapToGrid w:val="0"/>
                <w:szCs w:val="18"/>
              </w:rPr>
              <w:t>--EOF--Pattern--</w:t>
            </w:r>
          </w:p>
        </w:tc>
        <w:tc>
          <w:tcPr>
            <w:tcW w:w="3827" w:type="dxa"/>
          </w:tcPr>
          <w:p w14:paraId="4C7CC601" w14:textId="77777777" w:rsidR="001B2A26" w:rsidRPr="002B78B6" w:rsidRDefault="001B2A26" w:rsidP="00166AF3">
            <w:pPr>
              <w:pStyle w:val="TableBody"/>
              <w:spacing w:before="30" w:after="30"/>
              <w:rPr>
                <w:snapToGrid w:val="0"/>
                <w:szCs w:val="18"/>
              </w:rPr>
            </w:pPr>
          </w:p>
        </w:tc>
      </w:tr>
      <w:tr w:rsidR="001B2A26" w:rsidRPr="004B121B" w14:paraId="6C361717" w14:textId="77777777" w:rsidTr="00166AF3">
        <w:tc>
          <w:tcPr>
            <w:tcW w:w="5418" w:type="dxa"/>
          </w:tcPr>
          <w:p w14:paraId="41A2C1B2" w14:textId="77777777" w:rsidR="001B2A26" w:rsidRPr="002B78B6" w:rsidRDefault="001B2A26" w:rsidP="00166AF3">
            <w:pPr>
              <w:pStyle w:val="TableBody"/>
              <w:spacing w:before="30" w:after="30"/>
              <w:rPr>
                <w:b/>
                <w:snapToGrid w:val="0"/>
                <w:szCs w:val="18"/>
              </w:rPr>
            </w:pPr>
            <w:r w:rsidRPr="002B78B6">
              <w:rPr>
                <w:b/>
                <w:snapToGrid w:val="0"/>
                <w:szCs w:val="18"/>
              </w:rPr>
              <w:t>OK</w:t>
            </w:r>
          </w:p>
          <w:p w14:paraId="1BED927F" w14:textId="77777777" w:rsidR="001B2A26" w:rsidRDefault="001B2A26" w:rsidP="00166AF3">
            <w:pPr>
              <w:pStyle w:val="TableBody"/>
              <w:spacing w:before="30" w:after="30"/>
              <w:rPr>
                <w:b/>
                <w:snapToGrid w:val="0"/>
                <w:szCs w:val="18"/>
              </w:rPr>
            </w:pPr>
          </w:p>
          <w:p w14:paraId="0419DAE5" w14:textId="77777777" w:rsidR="001B2A26" w:rsidRPr="002B78B6" w:rsidRDefault="001B2A26" w:rsidP="00166AF3">
            <w:pPr>
              <w:pStyle w:val="TableBody"/>
              <w:spacing w:before="30" w:after="30"/>
              <w:rPr>
                <w:b/>
                <w:snapToGrid w:val="0"/>
                <w:szCs w:val="18"/>
              </w:rPr>
            </w:pPr>
          </w:p>
        </w:tc>
        <w:tc>
          <w:tcPr>
            <w:tcW w:w="3827" w:type="dxa"/>
          </w:tcPr>
          <w:p w14:paraId="6EEF44FA" w14:textId="77777777" w:rsidR="001B2A26" w:rsidRPr="004B121B" w:rsidRDefault="001B2A26" w:rsidP="00166AF3">
            <w:pPr>
              <w:pStyle w:val="TableBody"/>
            </w:pPr>
          </w:p>
        </w:tc>
      </w:tr>
      <w:tr w:rsidR="001B2A26" w:rsidRPr="004B121B" w14:paraId="03C8B69F" w14:textId="77777777" w:rsidTr="00166AF3">
        <w:tc>
          <w:tcPr>
            <w:tcW w:w="5418" w:type="dxa"/>
          </w:tcPr>
          <w:p w14:paraId="7220B953" w14:textId="77777777" w:rsidR="001B2A26" w:rsidRPr="002B78B6" w:rsidRDefault="001B2A26" w:rsidP="00166AF3">
            <w:pPr>
              <w:pStyle w:val="TableBody"/>
              <w:spacing w:before="30" w:after="30"/>
              <w:rPr>
                <w:b/>
                <w:snapToGrid w:val="0"/>
                <w:szCs w:val="18"/>
              </w:rPr>
            </w:pPr>
            <w:r w:rsidRPr="002B78B6">
              <w:rPr>
                <w:b/>
                <w:snapToGrid w:val="0"/>
                <w:szCs w:val="18"/>
              </w:rPr>
              <w:t>AT+KTCPCLOSE=1,1</w:t>
            </w:r>
          </w:p>
        </w:tc>
        <w:tc>
          <w:tcPr>
            <w:tcW w:w="3827" w:type="dxa"/>
          </w:tcPr>
          <w:p w14:paraId="6C729B9D" w14:textId="77777777" w:rsidR="001B2A26" w:rsidRPr="002B78B6" w:rsidRDefault="001B2A26" w:rsidP="00166AF3">
            <w:pPr>
              <w:pStyle w:val="TableBody"/>
              <w:spacing w:before="30" w:after="30"/>
              <w:rPr>
                <w:snapToGrid w:val="0"/>
                <w:szCs w:val="18"/>
              </w:rPr>
            </w:pPr>
            <w:r w:rsidRPr="002B78B6">
              <w:rPr>
                <w:snapToGrid w:val="0"/>
                <w:szCs w:val="18"/>
              </w:rPr>
              <w:t>Close session 1</w:t>
            </w:r>
          </w:p>
        </w:tc>
      </w:tr>
      <w:tr w:rsidR="001B2A26" w:rsidRPr="004B121B" w14:paraId="39C70BFC" w14:textId="77777777" w:rsidTr="00166AF3">
        <w:tc>
          <w:tcPr>
            <w:tcW w:w="5418" w:type="dxa"/>
          </w:tcPr>
          <w:p w14:paraId="4612AA7B" w14:textId="77777777" w:rsidR="001B2A26" w:rsidRPr="002B78B6" w:rsidRDefault="001B2A26" w:rsidP="00166AF3">
            <w:pPr>
              <w:pStyle w:val="TableBody"/>
              <w:spacing w:before="30" w:after="30"/>
              <w:rPr>
                <w:b/>
                <w:snapToGrid w:val="0"/>
                <w:szCs w:val="18"/>
              </w:rPr>
            </w:pPr>
            <w:r w:rsidRPr="002B78B6">
              <w:rPr>
                <w:b/>
                <w:snapToGrid w:val="0"/>
                <w:szCs w:val="18"/>
              </w:rPr>
              <w:t>OK</w:t>
            </w:r>
          </w:p>
          <w:p w14:paraId="55231DC7" w14:textId="77777777" w:rsidR="001B2A26" w:rsidRPr="002B78B6" w:rsidRDefault="001B2A26" w:rsidP="00166AF3">
            <w:pPr>
              <w:pStyle w:val="TableBody"/>
              <w:spacing w:before="30" w:after="30"/>
              <w:rPr>
                <w:b/>
                <w:snapToGrid w:val="0"/>
                <w:szCs w:val="18"/>
              </w:rPr>
            </w:pPr>
          </w:p>
        </w:tc>
        <w:tc>
          <w:tcPr>
            <w:tcW w:w="3827" w:type="dxa"/>
          </w:tcPr>
          <w:p w14:paraId="3F3A471D" w14:textId="77777777" w:rsidR="001B2A26" w:rsidRPr="004B121B" w:rsidRDefault="001B2A26" w:rsidP="00166AF3">
            <w:pPr>
              <w:pStyle w:val="TableBody"/>
            </w:pPr>
          </w:p>
        </w:tc>
      </w:tr>
      <w:tr w:rsidR="001B2A26" w:rsidRPr="004B121B" w14:paraId="46444604" w14:textId="77777777" w:rsidTr="00166AF3">
        <w:tc>
          <w:tcPr>
            <w:tcW w:w="5418" w:type="dxa"/>
          </w:tcPr>
          <w:p w14:paraId="2423A455" w14:textId="77777777" w:rsidR="001B2A26" w:rsidRPr="002B78B6" w:rsidRDefault="001B2A26" w:rsidP="00166AF3">
            <w:pPr>
              <w:pStyle w:val="TableBody"/>
              <w:spacing w:before="30" w:after="30"/>
              <w:rPr>
                <w:b/>
                <w:snapToGrid w:val="0"/>
                <w:szCs w:val="18"/>
              </w:rPr>
            </w:pPr>
            <w:r w:rsidRPr="002B78B6">
              <w:rPr>
                <w:b/>
                <w:snapToGrid w:val="0"/>
                <w:szCs w:val="18"/>
              </w:rPr>
              <w:t>AT+KTCPDEL=1</w:t>
            </w:r>
          </w:p>
        </w:tc>
        <w:tc>
          <w:tcPr>
            <w:tcW w:w="3827" w:type="dxa"/>
          </w:tcPr>
          <w:p w14:paraId="066405EF" w14:textId="77777777" w:rsidR="001B2A26" w:rsidRPr="004B121B" w:rsidRDefault="001B2A26" w:rsidP="00166AF3">
            <w:pPr>
              <w:pStyle w:val="TableBody"/>
            </w:pPr>
            <w:r w:rsidRPr="002B78B6">
              <w:rPr>
                <w:snapToGrid w:val="0"/>
                <w:szCs w:val="18"/>
              </w:rPr>
              <w:t>Delete session 1</w:t>
            </w:r>
          </w:p>
        </w:tc>
      </w:tr>
      <w:tr w:rsidR="001B2A26" w:rsidRPr="004B121B" w14:paraId="61CE24BD" w14:textId="77777777" w:rsidTr="00166AF3">
        <w:tc>
          <w:tcPr>
            <w:tcW w:w="5418" w:type="dxa"/>
          </w:tcPr>
          <w:p w14:paraId="443ED707" w14:textId="77777777" w:rsidR="001B2A26" w:rsidRPr="002B78B6" w:rsidRDefault="001B2A26" w:rsidP="00166AF3">
            <w:pPr>
              <w:pStyle w:val="TableBody"/>
              <w:spacing w:before="30" w:after="30"/>
              <w:rPr>
                <w:b/>
                <w:szCs w:val="18"/>
              </w:rPr>
            </w:pPr>
            <w:r w:rsidRPr="002B78B6">
              <w:rPr>
                <w:b/>
                <w:snapToGrid w:val="0"/>
                <w:szCs w:val="18"/>
              </w:rPr>
              <w:t>OK</w:t>
            </w:r>
          </w:p>
        </w:tc>
        <w:tc>
          <w:tcPr>
            <w:tcW w:w="3827" w:type="dxa"/>
          </w:tcPr>
          <w:p w14:paraId="39CBFDA3" w14:textId="77777777" w:rsidR="001B2A26" w:rsidRPr="004B121B" w:rsidRDefault="001B2A26" w:rsidP="00166AF3">
            <w:pPr>
              <w:pStyle w:val="TableBody"/>
            </w:pPr>
          </w:p>
        </w:tc>
      </w:tr>
    </w:tbl>
    <w:p w14:paraId="3C644E49" w14:textId="77777777" w:rsidR="001B2A26" w:rsidRPr="00671C8B" w:rsidRDefault="001B2A26" w:rsidP="0059466D">
      <w:pPr>
        <w:pStyle w:val="Heading3"/>
        <w:numPr>
          <w:ilvl w:val="2"/>
          <w:numId w:val="11"/>
        </w:numPr>
        <w:ind w:left="1260" w:hanging="1260"/>
      </w:pPr>
      <w:bookmarkStart w:id="23961" w:name="_Toc378087962"/>
      <w:bookmarkStart w:id="23962" w:name="_Toc378173928"/>
      <w:bookmarkStart w:id="23963" w:name="_Toc378176923"/>
      <w:bookmarkStart w:id="23964" w:name="_Toc378179568"/>
      <w:bookmarkStart w:id="23965" w:name="_Toc378182224"/>
      <w:bookmarkStart w:id="23966" w:name="_Toc380053526"/>
      <w:bookmarkStart w:id="23967" w:name="_Toc380056131"/>
      <w:bookmarkStart w:id="23968" w:name="_Toc380058615"/>
      <w:bookmarkStart w:id="23969" w:name="_Toc380061218"/>
      <w:bookmarkStart w:id="23970" w:name="_Toc380406729"/>
      <w:bookmarkStart w:id="23971" w:name="_Toc345081583"/>
      <w:bookmarkStart w:id="23972" w:name="_Toc349753311"/>
      <w:bookmarkStart w:id="23973" w:name="_Toc349754215"/>
      <w:bookmarkStart w:id="23974" w:name="_Toc368586265"/>
      <w:bookmarkStart w:id="23975" w:name="_Toc448912404"/>
      <w:bookmarkStart w:id="23976" w:name="_Toc486251853"/>
      <w:bookmarkStart w:id="23977" w:name="_Toc489462268"/>
      <w:bookmarkEnd w:id="23961"/>
      <w:bookmarkEnd w:id="23962"/>
      <w:bookmarkEnd w:id="23963"/>
      <w:bookmarkEnd w:id="23964"/>
      <w:bookmarkEnd w:id="23965"/>
      <w:bookmarkEnd w:id="23966"/>
      <w:bookmarkEnd w:id="23967"/>
      <w:bookmarkEnd w:id="23968"/>
      <w:bookmarkEnd w:id="23969"/>
      <w:bookmarkEnd w:id="23970"/>
      <w:r w:rsidRPr="00671C8B">
        <w:t xml:space="preserve">End to End TCP </w:t>
      </w:r>
      <w:bookmarkEnd w:id="23971"/>
      <w:bookmarkEnd w:id="23972"/>
      <w:bookmarkEnd w:id="23973"/>
      <w:bookmarkEnd w:id="23974"/>
      <w:r w:rsidRPr="00671C8B">
        <w:t>Connection</w:t>
      </w:r>
      <w:bookmarkEnd w:id="23975"/>
      <w:bookmarkEnd w:id="23976"/>
      <w:bookmarkEnd w:id="23977"/>
    </w:p>
    <w:tbl>
      <w:tblPr>
        <w:tblStyle w:val="TableGrid"/>
        <w:tblW w:w="0" w:type="auto"/>
        <w:tblBorders>
          <w:insideH w:val="none" w:sz="0" w:space="0" w:color="auto"/>
        </w:tblBorders>
        <w:tblLayout w:type="fixed"/>
        <w:tblLook w:val="04A0" w:firstRow="1" w:lastRow="0" w:firstColumn="1" w:lastColumn="0" w:noHBand="0" w:noVBand="1"/>
      </w:tblPr>
      <w:tblGrid>
        <w:gridCol w:w="5418"/>
        <w:gridCol w:w="3827"/>
      </w:tblGrid>
      <w:tr w:rsidR="001B2A26" w:rsidRPr="004B121B" w14:paraId="5EE0237C" w14:textId="77777777" w:rsidTr="00166AF3">
        <w:tc>
          <w:tcPr>
            <w:tcW w:w="5418" w:type="dxa"/>
          </w:tcPr>
          <w:p w14:paraId="6F1C2860" w14:textId="77777777" w:rsidR="001B2A26" w:rsidRPr="002B78B6" w:rsidRDefault="001B2A26" w:rsidP="00166AF3">
            <w:pPr>
              <w:pStyle w:val="TableBody"/>
              <w:keepNext/>
              <w:rPr>
                <w:b/>
                <w:snapToGrid w:val="0"/>
              </w:rPr>
            </w:pPr>
            <w:r w:rsidRPr="002B78B6">
              <w:rPr>
                <w:b/>
                <w:snapToGrid w:val="0"/>
              </w:rPr>
              <w:t>AT&amp;K3</w:t>
            </w:r>
          </w:p>
        </w:tc>
        <w:tc>
          <w:tcPr>
            <w:tcW w:w="3827" w:type="dxa"/>
          </w:tcPr>
          <w:p w14:paraId="2645CD42" w14:textId="77777777" w:rsidR="001B2A26" w:rsidRPr="002B78B6" w:rsidRDefault="001B2A26" w:rsidP="00166AF3">
            <w:pPr>
              <w:pStyle w:val="TableBody"/>
              <w:keepNext/>
              <w:rPr>
                <w:snapToGrid w:val="0"/>
              </w:rPr>
            </w:pPr>
            <w:r w:rsidRPr="002B78B6">
              <w:rPr>
                <w:snapToGrid w:val="0"/>
              </w:rPr>
              <w:t>Hardware flow control activation</w:t>
            </w:r>
          </w:p>
        </w:tc>
      </w:tr>
      <w:tr w:rsidR="001B2A26" w:rsidRPr="004B121B" w14:paraId="02BBC15F" w14:textId="77777777" w:rsidTr="00166AF3">
        <w:tc>
          <w:tcPr>
            <w:tcW w:w="5418" w:type="dxa"/>
          </w:tcPr>
          <w:p w14:paraId="57BE22F6" w14:textId="77777777" w:rsidR="001B2A26" w:rsidRPr="002B78B6" w:rsidRDefault="001B2A26" w:rsidP="00166AF3">
            <w:pPr>
              <w:pStyle w:val="TableBody"/>
              <w:keepNext/>
              <w:rPr>
                <w:b/>
                <w:snapToGrid w:val="0"/>
              </w:rPr>
            </w:pPr>
            <w:r w:rsidRPr="002B78B6">
              <w:rPr>
                <w:b/>
                <w:snapToGrid w:val="0"/>
              </w:rPr>
              <w:t>OK</w:t>
            </w:r>
          </w:p>
        </w:tc>
        <w:tc>
          <w:tcPr>
            <w:tcW w:w="3827" w:type="dxa"/>
          </w:tcPr>
          <w:p w14:paraId="34502C2E" w14:textId="77777777" w:rsidR="001B2A26" w:rsidRPr="002B78B6" w:rsidRDefault="001B2A26" w:rsidP="00166AF3">
            <w:pPr>
              <w:pStyle w:val="TableBody"/>
              <w:keepNext/>
              <w:rPr>
                <w:snapToGrid w:val="0"/>
              </w:rPr>
            </w:pPr>
          </w:p>
        </w:tc>
      </w:tr>
      <w:tr w:rsidR="001B2A26" w:rsidRPr="004B121B" w14:paraId="17EDA1E3" w14:textId="77777777" w:rsidTr="00166AF3">
        <w:tc>
          <w:tcPr>
            <w:tcW w:w="5418" w:type="dxa"/>
          </w:tcPr>
          <w:p w14:paraId="77F6191F" w14:textId="77777777" w:rsidR="001B2A26" w:rsidRPr="002B78B6" w:rsidRDefault="001B2A26" w:rsidP="00166AF3">
            <w:pPr>
              <w:pStyle w:val="TableBody"/>
              <w:keepNext/>
              <w:rPr>
                <w:b/>
                <w:snapToGrid w:val="0"/>
              </w:rPr>
            </w:pPr>
          </w:p>
        </w:tc>
        <w:tc>
          <w:tcPr>
            <w:tcW w:w="3827" w:type="dxa"/>
          </w:tcPr>
          <w:p w14:paraId="372EC2A2" w14:textId="77777777" w:rsidR="001B2A26" w:rsidRPr="002B78B6" w:rsidRDefault="001B2A26" w:rsidP="00166AF3">
            <w:pPr>
              <w:pStyle w:val="TableBody"/>
              <w:keepNext/>
              <w:rPr>
                <w:snapToGrid w:val="0"/>
              </w:rPr>
            </w:pPr>
          </w:p>
        </w:tc>
      </w:tr>
      <w:tr w:rsidR="001B2A26" w:rsidRPr="004B121B" w14:paraId="772C9C85" w14:textId="77777777" w:rsidTr="00166AF3">
        <w:tc>
          <w:tcPr>
            <w:tcW w:w="5418" w:type="dxa"/>
          </w:tcPr>
          <w:p w14:paraId="12683D8F" w14:textId="77777777" w:rsidR="001B2A26" w:rsidRPr="002B78B6" w:rsidRDefault="001B2A26" w:rsidP="00166AF3">
            <w:pPr>
              <w:pStyle w:val="TableBody"/>
              <w:keepNext/>
              <w:rPr>
                <w:b/>
                <w:snapToGrid w:val="0"/>
              </w:rPr>
            </w:pPr>
            <w:r w:rsidRPr="002B78B6">
              <w:rPr>
                <w:b/>
                <w:snapToGrid w:val="0"/>
              </w:rPr>
              <w:t>AT+KCNXCFG=1,"GPRS","APN","log","password","0.0.0.0","0.0.0.0","0.0.0.0"</w:t>
            </w:r>
          </w:p>
        </w:tc>
        <w:tc>
          <w:tcPr>
            <w:tcW w:w="3827" w:type="dxa"/>
          </w:tcPr>
          <w:p w14:paraId="440E645A" w14:textId="77777777" w:rsidR="001B2A26" w:rsidRPr="002B78B6" w:rsidRDefault="001B2A26" w:rsidP="00166AF3">
            <w:pPr>
              <w:pStyle w:val="TableBody"/>
              <w:keepNext/>
              <w:rPr>
                <w:snapToGrid w:val="0"/>
              </w:rPr>
            </w:pPr>
            <w:r w:rsidRPr="002B78B6">
              <w:rPr>
                <w:snapToGrid w:val="0"/>
              </w:rPr>
              <w:t>Set GPRS parameters (APN, login, password)</w:t>
            </w:r>
          </w:p>
        </w:tc>
      </w:tr>
      <w:tr w:rsidR="001B2A26" w:rsidRPr="004B121B" w14:paraId="68D1BF6F" w14:textId="77777777" w:rsidTr="00166AF3">
        <w:tc>
          <w:tcPr>
            <w:tcW w:w="5418" w:type="dxa"/>
          </w:tcPr>
          <w:p w14:paraId="057D93A1" w14:textId="77777777" w:rsidR="001B2A26" w:rsidRPr="002B78B6" w:rsidRDefault="001B2A26" w:rsidP="00166AF3">
            <w:pPr>
              <w:pStyle w:val="TableBody"/>
              <w:keepNext/>
              <w:rPr>
                <w:b/>
                <w:snapToGrid w:val="0"/>
              </w:rPr>
            </w:pPr>
            <w:r w:rsidRPr="002B78B6">
              <w:rPr>
                <w:b/>
                <w:snapToGrid w:val="0"/>
              </w:rPr>
              <w:t>OK</w:t>
            </w:r>
          </w:p>
          <w:p w14:paraId="3D953DF6" w14:textId="77777777" w:rsidR="001B2A26" w:rsidRPr="002B78B6" w:rsidRDefault="001B2A26" w:rsidP="00166AF3">
            <w:pPr>
              <w:pStyle w:val="TableBody"/>
              <w:keepNext/>
              <w:rPr>
                <w:b/>
                <w:snapToGrid w:val="0"/>
              </w:rPr>
            </w:pPr>
          </w:p>
        </w:tc>
        <w:tc>
          <w:tcPr>
            <w:tcW w:w="3827" w:type="dxa"/>
          </w:tcPr>
          <w:p w14:paraId="2176E23B" w14:textId="77777777" w:rsidR="001B2A26" w:rsidRPr="004B121B" w:rsidRDefault="001B2A26" w:rsidP="00166AF3">
            <w:pPr>
              <w:pStyle w:val="TableBody"/>
              <w:keepNext/>
            </w:pPr>
          </w:p>
        </w:tc>
      </w:tr>
      <w:tr w:rsidR="001B2A26" w:rsidRPr="004B121B" w14:paraId="12AD63EF" w14:textId="77777777" w:rsidTr="00166AF3">
        <w:tc>
          <w:tcPr>
            <w:tcW w:w="5418" w:type="dxa"/>
          </w:tcPr>
          <w:p w14:paraId="51A9E289" w14:textId="77777777" w:rsidR="001B2A26" w:rsidRPr="004B121B" w:rsidRDefault="001B2A26" w:rsidP="00166AF3">
            <w:pPr>
              <w:pStyle w:val="TableBody"/>
              <w:rPr>
                <w:b/>
              </w:rPr>
            </w:pPr>
            <w:r w:rsidRPr="002B78B6">
              <w:rPr>
                <w:b/>
                <w:snapToGrid w:val="0"/>
              </w:rPr>
              <w:t xml:space="preserve">AT+KTCPCFG=1,0,"www.google.com",80   </w:t>
            </w:r>
          </w:p>
        </w:tc>
        <w:tc>
          <w:tcPr>
            <w:tcW w:w="3827" w:type="dxa"/>
          </w:tcPr>
          <w:p w14:paraId="7D647A1B" w14:textId="77777777" w:rsidR="001B2A26" w:rsidRPr="002B78B6" w:rsidRDefault="001B2A26" w:rsidP="00166AF3">
            <w:pPr>
              <w:pStyle w:val="TableBody"/>
              <w:rPr>
                <w:snapToGrid w:val="0"/>
              </w:rPr>
            </w:pPr>
            <w:r w:rsidRPr="002B78B6">
              <w:rPr>
                <w:snapToGrid w:val="0"/>
              </w:rPr>
              <w:t>Set the TCP server address and port number</w:t>
            </w:r>
          </w:p>
        </w:tc>
      </w:tr>
      <w:tr w:rsidR="001B2A26" w:rsidRPr="004B121B" w14:paraId="2694FD76" w14:textId="77777777" w:rsidTr="00166AF3">
        <w:tc>
          <w:tcPr>
            <w:tcW w:w="5418" w:type="dxa"/>
          </w:tcPr>
          <w:p w14:paraId="20DF80B2" w14:textId="77777777" w:rsidR="001B2A26" w:rsidRPr="002B78B6" w:rsidRDefault="001B2A26" w:rsidP="00166AF3">
            <w:pPr>
              <w:pStyle w:val="TableBody"/>
              <w:rPr>
                <w:b/>
                <w:snapToGrid w:val="0"/>
              </w:rPr>
            </w:pPr>
            <w:r w:rsidRPr="002B78B6">
              <w:rPr>
                <w:b/>
                <w:snapToGrid w:val="0"/>
              </w:rPr>
              <w:t>+KTCPCFG: 1</w:t>
            </w:r>
          </w:p>
        </w:tc>
        <w:tc>
          <w:tcPr>
            <w:tcW w:w="3827" w:type="dxa"/>
          </w:tcPr>
          <w:p w14:paraId="39590155" w14:textId="77777777" w:rsidR="001B2A26" w:rsidRPr="004B121B" w:rsidRDefault="001B2A26" w:rsidP="00166AF3">
            <w:pPr>
              <w:pStyle w:val="TableBody"/>
            </w:pPr>
            <w:r w:rsidRPr="002B78B6">
              <w:rPr>
                <w:snapToGrid w:val="0"/>
              </w:rPr>
              <w:t>Returns session ID 1</w:t>
            </w:r>
          </w:p>
        </w:tc>
      </w:tr>
      <w:tr w:rsidR="001B2A26" w:rsidRPr="004B121B" w14:paraId="7EABADE2" w14:textId="77777777" w:rsidTr="00166AF3">
        <w:tc>
          <w:tcPr>
            <w:tcW w:w="5418" w:type="dxa"/>
          </w:tcPr>
          <w:p w14:paraId="3CCC5AB4" w14:textId="77777777" w:rsidR="001B2A26" w:rsidRPr="002B78B6" w:rsidRDefault="001B2A26" w:rsidP="00166AF3">
            <w:pPr>
              <w:pStyle w:val="TableBody"/>
              <w:rPr>
                <w:b/>
                <w:snapToGrid w:val="0"/>
              </w:rPr>
            </w:pPr>
            <w:r w:rsidRPr="002B78B6">
              <w:rPr>
                <w:b/>
                <w:snapToGrid w:val="0"/>
              </w:rPr>
              <w:t>OK</w:t>
            </w:r>
          </w:p>
          <w:p w14:paraId="06C08622" w14:textId="77777777" w:rsidR="001B2A26" w:rsidRPr="002B78B6" w:rsidRDefault="001B2A26" w:rsidP="00166AF3">
            <w:pPr>
              <w:pStyle w:val="TableBody"/>
              <w:rPr>
                <w:b/>
                <w:snapToGrid w:val="0"/>
              </w:rPr>
            </w:pPr>
          </w:p>
        </w:tc>
        <w:tc>
          <w:tcPr>
            <w:tcW w:w="3827" w:type="dxa"/>
          </w:tcPr>
          <w:p w14:paraId="22E6788E" w14:textId="77777777" w:rsidR="001B2A26" w:rsidRPr="004B121B" w:rsidRDefault="001B2A26" w:rsidP="00166AF3">
            <w:pPr>
              <w:pStyle w:val="TableBody"/>
            </w:pPr>
          </w:p>
        </w:tc>
      </w:tr>
      <w:tr w:rsidR="001B2A26" w:rsidRPr="004B121B" w14:paraId="6D53C380" w14:textId="77777777" w:rsidTr="00166AF3">
        <w:tc>
          <w:tcPr>
            <w:tcW w:w="5418" w:type="dxa"/>
          </w:tcPr>
          <w:p w14:paraId="1B3AB030" w14:textId="77777777" w:rsidR="001B2A26" w:rsidRPr="002B78B6" w:rsidRDefault="001B2A26" w:rsidP="00166AF3">
            <w:pPr>
              <w:pStyle w:val="TableBody"/>
              <w:rPr>
                <w:b/>
                <w:snapToGrid w:val="0"/>
              </w:rPr>
            </w:pPr>
            <w:r w:rsidRPr="002B78B6">
              <w:rPr>
                <w:b/>
                <w:snapToGrid w:val="0"/>
              </w:rPr>
              <w:t>AT+KTCPSTART=1</w:t>
            </w:r>
          </w:p>
        </w:tc>
        <w:tc>
          <w:tcPr>
            <w:tcW w:w="3827" w:type="dxa"/>
          </w:tcPr>
          <w:p w14:paraId="3585E94B" w14:textId="77777777" w:rsidR="001B2A26" w:rsidRPr="002B78B6" w:rsidRDefault="001B2A26" w:rsidP="00166AF3">
            <w:pPr>
              <w:pStyle w:val="TableBody"/>
              <w:rPr>
                <w:snapToGrid w:val="0"/>
              </w:rPr>
            </w:pPr>
            <w:r w:rsidRPr="002B78B6">
              <w:rPr>
                <w:snapToGrid w:val="0"/>
              </w:rPr>
              <w:t>Initiate connection, use session 1</w:t>
            </w:r>
          </w:p>
        </w:tc>
      </w:tr>
      <w:tr w:rsidR="001B2A26" w:rsidRPr="004B121B" w14:paraId="2E976A15" w14:textId="77777777" w:rsidTr="00166AF3">
        <w:tc>
          <w:tcPr>
            <w:tcW w:w="5418" w:type="dxa"/>
          </w:tcPr>
          <w:p w14:paraId="417FFCDC" w14:textId="77777777" w:rsidR="001B2A26" w:rsidRPr="002B78B6" w:rsidRDefault="001B2A26" w:rsidP="00166AF3">
            <w:pPr>
              <w:pStyle w:val="TableBody"/>
              <w:rPr>
                <w:b/>
                <w:snapToGrid w:val="0"/>
              </w:rPr>
            </w:pPr>
            <w:r w:rsidRPr="002B78B6">
              <w:rPr>
                <w:b/>
                <w:snapToGrid w:val="0"/>
              </w:rPr>
              <w:t>CONNECT</w:t>
            </w:r>
          </w:p>
          <w:p w14:paraId="66146B65" w14:textId="77777777" w:rsidR="001B2A26" w:rsidRPr="002B78B6" w:rsidRDefault="001B2A26" w:rsidP="00166AF3">
            <w:pPr>
              <w:pStyle w:val="TableBody"/>
              <w:rPr>
                <w:b/>
                <w:snapToGrid w:val="0"/>
              </w:rPr>
            </w:pPr>
            <w:r w:rsidRPr="002B78B6">
              <w:rPr>
                <w:b/>
                <w:snapToGrid w:val="0"/>
              </w:rPr>
              <w:t>…Data sent……Data received……Data sent…</w:t>
            </w:r>
          </w:p>
        </w:tc>
        <w:tc>
          <w:tcPr>
            <w:tcW w:w="3827" w:type="dxa"/>
          </w:tcPr>
          <w:p w14:paraId="3868FBFA" w14:textId="77777777" w:rsidR="001B2A26" w:rsidRPr="002B78B6" w:rsidRDefault="001B2A26" w:rsidP="00166AF3">
            <w:pPr>
              <w:pStyle w:val="TableBody"/>
              <w:rPr>
                <w:snapToGrid w:val="0"/>
              </w:rPr>
            </w:pPr>
            <w:r w:rsidRPr="002B78B6">
              <w:rPr>
                <w:snapToGrid w:val="0"/>
              </w:rPr>
              <w:t>Message CONNECT: connection to server is established, data can be sent</w:t>
            </w:r>
          </w:p>
        </w:tc>
      </w:tr>
      <w:tr w:rsidR="001B2A26" w:rsidRPr="004B121B" w14:paraId="094F8783" w14:textId="77777777" w:rsidTr="00166AF3">
        <w:tc>
          <w:tcPr>
            <w:tcW w:w="5418" w:type="dxa"/>
          </w:tcPr>
          <w:p w14:paraId="01CD6D51" w14:textId="77777777" w:rsidR="001B2A26" w:rsidRPr="002B78B6" w:rsidRDefault="001B2A26" w:rsidP="00166AF3">
            <w:pPr>
              <w:pStyle w:val="TableBody"/>
              <w:rPr>
                <w:b/>
                <w:snapToGrid w:val="0"/>
              </w:rPr>
            </w:pPr>
            <w:r w:rsidRPr="002B78B6">
              <w:rPr>
                <w:b/>
                <w:snapToGrid w:val="0"/>
              </w:rPr>
              <w:t>…Data sent……Data received……Data sent…</w:t>
            </w:r>
          </w:p>
        </w:tc>
        <w:tc>
          <w:tcPr>
            <w:tcW w:w="3827" w:type="dxa"/>
          </w:tcPr>
          <w:p w14:paraId="40E76D0E" w14:textId="77777777" w:rsidR="001B2A26" w:rsidRPr="004B121B" w:rsidRDefault="001B2A26" w:rsidP="00166AF3">
            <w:pPr>
              <w:pStyle w:val="TableBody"/>
            </w:pPr>
          </w:p>
        </w:tc>
      </w:tr>
      <w:tr w:rsidR="001B2A26" w:rsidRPr="004B121B" w14:paraId="163D9FB4" w14:textId="77777777" w:rsidTr="00166AF3">
        <w:tc>
          <w:tcPr>
            <w:tcW w:w="5418" w:type="dxa"/>
          </w:tcPr>
          <w:p w14:paraId="4B0E5367" w14:textId="77777777" w:rsidR="001B2A26" w:rsidRPr="002B78B6" w:rsidRDefault="001B2A26" w:rsidP="00166AF3">
            <w:pPr>
              <w:pStyle w:val="TableBody"/>
              <w:rPr>
                <w:b/>
                <w:snapToGrid w:val="0"/>
              </w:rPr>
            </w:pPr>
            <w:r w:rsidRPr="002B78B6">
              <w:rPr>
                <w:b/>
                <w:snapToGrid w:val="0"/>
              </w:rPr>
              <w:t>+++</w:t>
            </w:r>
          </w:p>
        </w:tc>
        <w:tc>
          <w:tcPr>
            <w:tcW w:w="3827" w:type="dxa"/>
          </w:tcPr>
          <w:p w14:paraId="7FA273B3" w14:textId="77777777" w:rsidR="001B2A26" w:rsidRPr="004B121B" w:rsidRDefault="001B2A26" w:rsidP="00166AF3">
            <w:pPr>
              <w:pStyle w:val="TableBody"/>
            </w:pPr>
            <w:r w:rsidRPr="002B78B6">
              <w:rPr>
                <w:snapToGrid w:val="0"/>
              </w:rPr>
              <w:t>Use +++ to enter command mode</w:t>
            </w:r>
          </w:p>
        </w:tc>
      </w:tr>
      <w:tr w:rsidR="001B2A26" w:rsidRPr="004B121B" w14:paraId="3943358E" w14:textId="77777777" w:rsidTr="00166AF3">
        <w:tc>
          <w:tcPr>
            <w:tcW w:w="5418" w:type="dxa"/>
          </w:tcPr>
          <w:p w14:paraId="552471AA" w14:textId="77777777" w:rsidR="001B2A26" w:rsidRPr="002B78B6" w:rsidRDefault="001B2A26" w:rsidP="00166AF3">
            <w:pPr>
              <w:pStyle w:val="TableBody"/>
              <w:rPr>
                <w:b/>
                <w:snapToGrid w:val="0"/>
              </w:rPr>
            </w:pPr>
            <w:r w:rsidRPr="002B78B6">
              <w:rPr>
                <w:b/>
                <w:snapToGrid w:val="0"/>
              </w:rPr>
              <w:t>OK</w:t>
            </w:r>
            <w:r w:rsidRPr="002B78B6" w:rsidDel="00CB7312">
              <w:rPr>
                <w:b/>
                <w:snapToGrid w:val="0"/>
              </w:rPr>
              <w:t xml:space="preserve"> </w:t>
            </w:r>
          </w:p>
        </w:tc>
        <w:tc>
          <w:tcPr>
            <w:tcW w:w="3827" w:type="dxa"/>
          </w:tcPr>
          <w:p w14:paraId="72296637" w14:textId="77777777" w:rsidR="001B2A26" w:rsidRPr="002B78B6" w:rsidRDefault="001B2A26" w:rsidP="00166AF3">
            <w:pPr>
              <w:pStyle w:val="TableBody"/>
              <w:rPr>
                <w:snapToGrid w:val="0"/>
              </w:rPr>
            </w:pPr>
          </w:p>
        </w:tc>
      </w:tr>
      <w:tr w:rsidR="001B2A26" w:rsidRPr="004B121B" w14:paraId="10FF3D2D" w14:textId="77777777" w:rsidTr="00166AF3">
        <w:tc>
          <w:tcPr>
            <w:tcW w:w="5418" w:type="dxa"/>
          </w:tcPr>
          <w:p w14:paraId="626A5FE0" w14:textId="77777777" w:rsidR="001B2A26" w:rsidRPr="002B78B6" w:rsidRDefault="001B2A26" w:rsidP="00166AF3">
            <w:pPr>
              <w:pStyle w:val="TableBody"/>
              <w:rPr>
                <w:b/>
                <w:snapToGrid w:val="0"/>
              </w:rPr>
            </w:pPr>
          </w:p>
        </w:tc>
        <w:tc>
          <w:tcPr>
            <w:tcW w:w="3827" w:type="dxa"/>
          </w:tcPr>
          <w:p w14:paraId="25ED05AB" w14:textId="77777777" w:rsidR="001B2A26" w:rsidRPr="004B121B" w:rsidRDefault="001B2A26" w:rsidP="00166AF3">
            <w:pPr>
              <w:pStyle w:val="TableBody"/>
            </w:pPr>
          </w:p>
        </w:tc>
      </w:tr>
      <w:tr w:rsidR="001B2A26" w:rsidRPr="004B121B" w14:paraId="5E0EAFA3" w14:textId="77777777" w:rsidTr="00166AF3">
        <w:tc>
          <w:tcPr>
            <w:tcW w:w="5418" w:type="dxa"/>
          </w:tcPr>
          <w:p w14:paraId="2ADAA8D6" w14:textId="77777777" w:rsidR="001B2A26" w:rsidRPr="002B78B6" w:rsidRDefault="001B2A26" w:rsidP="00166AF3">
            <w:pPr>
              <w:pStyle w:val="TableBody"/>
              <w:rPr>
                <w:b/>
                <w:snapToGrid w:val="0"/>
              </w:rPr>
            </w:pPr>
            <w:r w:rsidRPr="002B78B6">
              <w:rPr>
                <w:b/>
                <w:snapToGrid w:val="0"/>
              </w:rPr>
              <w:t>ATO1</w:t>
            </w:r>
          </w:p>
          <w:p w14:paraId="218BEA24" w14:textId="77777777" w:rsidR="001B2A26" w:rsidRPr="002B78B6" w:rsidRDefault="001B2A26" w:rsidP="00166AF3">
            <w:pPr>
              <w:pStyle w:val="TableBody"/>
              <w:rPr>
                <w:b/>
                <w:snapToGrid w:val="0"/>
              </w:rPr>
            </w:pPr>
            <w:r w:rsidRPr="002B78B6">
              <w:rPr>
                <w:b/>
                <w:snapToGrid w:val="0"/>
              </w:rPr>
              <w:t>CONNECT</w:t>
            </w:r>
          </w:p>
        </w:tc>
        <w:tc>
          <w:tcPr>
            <w:tcW w:w="3827" w:type="dxa"/>
          </w:tcPr>
          <w:p w14:paraId="0FA23D19" w14:textId="77777777" w:rsidR="001B2A26" w:rsidRPr="002B78B6" w:rsidRDefault="001B2A26" w:rsidP="00166AF3">
            <w:pPr>
              <w:pStyle w:val="TableBody"/>
              <w:rPr>
                <w:snapToGrid w:val="0"/>
              </w:rPr>
            </w:pPr>
            <w:r w:rsidRPr="002B78B6">
              <w:rPr>
                <w:snapToGrid w:val="0"/>
              </w:rPr>
              <w:t>Use ATO&lt;session_id&gt; to switch back to data mode</w:t>
            </w:r>
          </w:p>
        </w:tc>
      </w:tr>
      <w:tr w:rsidR="001B2A26" w:rsidRPr="004B121B" w14:paraId="74BEF3CE" w14:textId="77777777" w:rsidTr="00166AF3">
        <w:tc>
          <w:tcPr>
            <w:tcW w:w="5418" w:type="dxa"/>
          </w:tcPr>
          <w:p w14:paraId="7474EBF5" w14:textId="77777777" w:rsidR="001B2A26" w:rsidRPr="002B78B6" w:rsidRDefault="001B2A26" w:rsidP="00166AF3">
            <w:pPr>
              <w:pStyle w:val="TableBody"/>
              <w:rPr>
                <w:b/>
                <w:snapToGrid w:val="0"/>
              </w:rPr>
            </w:pPr>
            <w:r w:rsidRPr="002B78B6">
              <w:rPr>
                <w:b/>
                <w:snapToGrid w:val="0"/>
              </w:rPr>
              <w:t>…Data sent……Data received……Data sent…</w:t>
            </w:r>
          </w:p>
        </w:tc>
        <w:tc>
          <w:tcPr>
            <w:tcW w:w="3827" w:type="dxa"/>
          </w:tcPr>
          <w:p w14:paraId="448D1DD9" w14:textId="77777777" w:rsidR="001B2A26" w:rsidRPr="004B121B" w:rsidRDefault="001B2A26" w:rsidP="00166AF3">
            <w:pPr>
              <w:pStyle w:val="TableBody"/>
            </w:pPr>
          </w:p>
        </w:tc>
      </w:tr>
      <w:tr w:rsidR="001B2A26" w:rsidRPr="004B121B" w14:paraId="5BF4E2CE" w14:textId="77777777" w:rsidTr="00166AF3">
        <w:tc>
          <w:tcPr>
            <w:tcW w:w="5418" w:type="dxa"/>
          </w:tcPr>
          <w:p w14:paraId="5C9C2E34" w14:textId="77777777" w:rsidR="001B2A26" w:rsidRPr="002B78B6" w:rsidRDefault="001B2A26" w:rsidP="00166AF3">
            <w:pPr>
              <w:pStyle w:val="TableBody"/>
              <w:rPr>
                <w:b/>
                <w:snapToGrid w:val="0"/>
              </w:rPr>
            </w:pPr>
            <w:r w:rsidRPr="002B78B6">
              <w:rPr>
                <w:b/>
                <w:snapToGrid w:val="0"/>
              </w:rPr>
              <w:t>…Data sent……Data received……Data sent…</w:t>
            </w:r>
          </w:p>
        </w:tc>
        <w:tc>
          <w:tcPr>
            <w:tcW w:w="3827" w:type="dxa"/>
          </w:tcPr>
          <w:p w14:paraId="6EA57135" w14:textId="77777777" w:rsidR="001B2A26" w:rsidRPr="004B121B" w:rsidRDefault="001B2A26" w:rsidP="00166AF3">
            <w:pPr>
              <w:pStyle w:val="TableBody"/>
            </w:pPr>
          </w:p>
        </w:tc>
      </w:tr>
      <w:tr w:rsidR="001B2A26" w:rsidRPr="004B121B" w14:paraId="5ABDD4D8" w14:textId="77777777" w:rsidTr="00166AF3">
        <w:tc>
          <w:tcPr>
            <w:tcW w:w="5418" w:type="dxa"/>
          </w:tcPr>
          <w:p w14:paraId="5CADF00C" w14:textId="77777777" w:rsidR="001B2A26" w:rsidRPr="002B78B6" w:rsidRDefault="001B2A26" w:rsidP="00166AF3">
            <w:pPr>
              <w:pStyle w:val="TableBody"/>
              <w:rPr>
                <w:b/>
                <w:snapToGrid w:val="0"/>
              </w:rPr>
            </w:pPr>
            <w:r w:rsidRPr="002B78B6">
              <w:rPr>
                <w:b/>
                <w:snapToGrid w:val="0"/>
              </w:rPr>
              <w:t>OK</w:t>
            </w:r>
            <w:r w:rsidRPr="002B78B6" w:rsidDel="00CB7312">
              <w:rPr>
                <w:b/>
                <w:snapToGrid w:val="0"/>
              </w:rPr>
              <w:t xml:space="preserve"> </w:t>
            </w:r>
          </w:p>
        </w:tc>
        <w:tc>
          <w:tcPr>
            <w:tcW w:w="3827" w:type="dxa"/>
          </w:tcPr>
          <w:p w14:paraId="17DED5D4" w14:textId="77777777" w:rsidR="001B2A26" w:rsidRPr="004B121B" w:rsidRDefault="001B2A26" w:rsidP="00166AF3">
            <w:pPr>
              <w:pStyle w:val="TableBody"/>
            </w:pPr>
          </w:p>
        </w:tc>
      </w:tr>
      <w:tr w:rsidR="001B2A26" w:rsidRPr="004B121B" w14:paraId="4C2B7E7D" w14:textId="77777777" w:rsidTr="00166AF3">
        <w:tc>
          <w:tcPr>
            <w:tcW w:w="5418" w:type="dxa"/>
          </w:tcPr>
          <w:p w14:paraId="3F9B5077" w14:textId="77777777" w:rsidR="001B2A26" w:rsidRPr="002B78B6" w:rsidRDefault="001B2A26" w:rsidP="00166AF3">
            <w:pPr>
              <w:pStyle w:val="TableBody"/>
              <w:rPr>
                <w:b/>
                <w:snapToGrid w:val="0"/>
              </w:rPr>
            </w:pPr>
          </w:p>
        </w:tc>
        <w:tc>
          <w:tcPr>
            <w:tcW w:w="3827" w:type="dxa"/>
          </w:tcPr>
          <w:p w14:paraId="446AB195" w14:textId="77777777" w:rsidR="001B2A26" w:rsidRPr="002B78B6" w:rsidRDefault="001B2A26" w:rsidP="00166AF3">
            <w:pPr>
              <w:pStyle w:val="TableBody"/>
              <w:rPr>
                <w:snapToGrid w:val="0"/>
              </w:rPr>
            </w:pPr>
            <w:r w:rsidRPr="002B78B6">
              <w:rPr>
                <w:snapToGrid w:val="0"/>
              </w:rPr>
              <w:t>Toggle DTR (if using AT&amp;D1 or AT&amp;D2 configuration) to enter command mode</w:t>
            </w:r>
          </w:p>
        </w:tc>
      </w:tr>
      <w:tr w:rsidR="001B2A26" w:rsidRPr="004B121B" w14:paraId="60831BF9" w14:textId="77777777" w:rsidTr="00166AF3">
        <w:tc>
          <w:tcPr>
            <w:tcW w:w="5418" w:type="dxa"/>
          </w:tcPr>
          <w:p w14:paraId="3BA067B0" w14:textId="77777777" w:rsidR="001B2A26" w:rsidRPr="002B78B6" w:rsidRDefault="001B2A26" w:rsidP="00166AF3">
            <w:pPr>
              <w:pStyle w:val="TableBody"/>
              <w:rPr>
                <w:b/>
                <w:snapToGrid w:val="0"/>
              </w:rPr>
            </w:pPr>
            <w:r w:rsidRPr="002B78B6">
              <w:rPr>
                <w:b/>
                <w:snapToGrid w:val="0"/>
              </w:rPr>
              <w:t>AT+KTCPCLOSE=1,1</w:t>
            </w:r>
          </w:p>
        </w:tc>
        <w:tc>
          <w:tcPr>
            <w:tcW w:w="3827" w:type="dxa"/>
          </w:tcPr>
          <w:p w14:paraId="13B6A275" w14:textId="77777777" w:rsidR="001B2A26" w:rsidRPr="002B78B6" w:rsidRDefault="001B2A26" w:rsidP="00166AF3">
            <w:pPr>
              <w:pStyle w:val="TableBody"/>
              <w:rPr>
                <w:snapToGrid w:val="0"/>
              </w:rPr>
            </w:pPr>
            <w:r w:rsidRPr="002B78B6">
              <w:rPr>
                <w:snapToGrid w:val="0"/>
              </w:rPr>
              <w:t>Close the session</w:t>
            </w:r>
          </w:p>
        </w:tc>
      </w:tr>
      <w:tr w:rsidR="001B2A26" w:rsidRPr="004B121B" w14:paraId="00548B24" w14:textId="77777777" w:rsidTr="00166AF3">
        <w:tc>
          <w:tcPr>
            <w:tcW w:w="5418" w:type="dxa"/>
          </w:tcPr>
          <w:p w14:paraId="20D50583" w14:textId="77777777" w:rsidR="001B2A26" w:rsidRPr="002B78B6" w:rsidRDefault="001B2A26" w:rsidP="00166AF3">
            <w:pPr>
              <w:pStyle w:val="TableBody"/>
              <w:rPr>
                <w:b/>
                <w:snapToGrid w:val="0"/>
              </w:rPr>
            </w:pPr>
            <w:r w:rsidRPr="002B78B6">
              <w:rPr>
                <w:b/>
                <w:snapToGrid w:val="0"/>
              </w:rPr>
              <w:t>OK</w:t>
            </w:r>
          </w:p>
          <w:p w14:paraId="27413534" w14:textId="77777777" w:rsidR="001B2A26" w:rsidRPr="002B78B6" w:rsidRDefault="001B2A26" w:rsidP="00166AF3">
            <w:pPr>
              <w:pStyle w:val="TableBody"/>
              <w:rPr>
                <w:b/>
                <w:snapToGrid w:val="0"/>
              </w:rPr>
            </w:pPr>
          </w:p>
        </w:tc>
        <w:tc>
          <w:tcPr>
            <w:tcW w:w="3827" w:type="dxa"/>
          </w:tcPr>
          <w:p w14:paraId="0BA2D1BA" w14:textId="77777777" w:rsidR="001B2A26" w:rsidRPr="004B121B" w:rsidRDefault="001B2A26" w:rsidP="00166AF3">
            <w:pPr>
              <w:pStyle w:val="TableBody"/>
            </w:pPr>
          </w:p>
        </w:tc>
      </w:tr>
      <w:tr w:rsidR="001B2A26" w:rsidRPr="004B121B" w14:paraId="5DDF883B" w14:textId="77777777" w:rsidTr="00166AF3">
        <w:tc>
          <w:tcPr>
            <w:tcW w:w="5418" w:type="dxa"/>
          </w:tcPr>
          <w:p w14:paraId="466A8AE4" w14:textId="77777777" w:rsidR="001B2A26" w:rsidRPr="002B78B6" w:rsidRDefault="001B2A26" w:rsidP="00166AF3">
            <w:pPr>
              <w:pStyle w:val="TableBody"/>
              <w:tabs>
                <w:tab w:val="center" w:pos="2251"/>
              </w:tabs>
              <w:rPr>
                <w:b/>
                <w:snapToGrid w:val="0"/>
              </w:rPr>
            </w:pPr>
            <w:r w:rsidRPr="002B78B6">
              <w:rPr>
                <w:b/>
                <w:snapToGrid w:val="0"/>
              </w:rPr>
              <w:t>AT+KTCPDEL=1</w:t>
            </w:r>
          </w:p>
        </w:tc>
        <w:tc>
          <w:tcPr>
            <w:tcW w:w="3827" w:type="dxa"/>
          </w:tcPr>
          <w:p w14:paraId="005F2A1F" w14:textId="77777777" w:rsidR="001B2A26" w:rsidRPr="002B78B6" w:rsidRDefault="001B2A26" w:rsidP="00166AF3">
            <w:pPr>
              <w:pStyle w:val="TableBody"/>
              <w:rPr>
                <w:snapToGrid w:val="0"/>
              </w:rPr>
            </w:pPr>
            <w:r w:rsidRPr="002B78B6">
              <w:rPr>
                <w:snapToGrid w:val="0"/>
              </w:rPr>
              <w:t>Delete the configured session</w:t>
            </w:r>
          </w:p>
        </w:tc>
      </w:tr>
      <w:tr w:rsidR="001B2A26" w:rsidRPr="004B121B" w14:paraId="15BC6E61" w14:textId="77777777" w:rsidTr="00166AF3">
        <w:tc>
          <w:tcPr>
            <w:tcW w:w="5418" w:type="dxa"/>
          </w:tcPr>
          <w:p w14:paraId="637A1646" w14:textId="77777777" w:rsidR="001B2A26" w:rsidRPr="002B78B6" w:rsidRDefault="001B2A26" w:rsidP="00166AF3">
            <w:pPr>
              <w:pStyle w:val="TableBody"/>
              <w:rPr>
                <w:b/>
                <w:snapToGrid w:val="0"/>
              </w:rPr>
            </w:pPr>
            <w:r w:rsidRPr="002B78B6">
              <w:rPr>
                <w:b/>
                <w:snapToGrid w:val="0"/>
              </w:rPr>
              <w:t>OK</w:t>
            </w:r>
          </w:p>
        </w:tc>
        <w:tc>
          <w:tcPr>
            <w:tcW w:w="3827" w:type="dxa"/>
          </w:tcPr>
          <w:p w14:paraId="5DB577A9" w14:textId="77777777" w:rsidR="001B2A26" w:rsidRPr="004B121B" w:rsidRDefault="001B2A26" w:rsidP="00166AF3">
            <w:pPr>
              <w:pStyle w:val="TableBody"/>
            </w:pPr>
          </w:p>
        </w:tc>
      </w:tr>
    </w:tbl>
    <w:p w14:paraId="78E34CDC" w14:textId="77777777" w:rsidR="001B2A26" w:rsidRPr="00671C8B" w:rsidRDefault="001B2A26" w:rsidP="0059466D">
      <w:pPr>
        <w:pStyle w:val="Heading3"/>
        <w:numPr>
          <w:ilvl w:val="2"/>
          <w:numId w:val="11"/>
        </w:numPr>
        <w:ind w:left="1260" w:hanging="1260"/>
      </w:pPr>
      <w:bookmarkStart w:id="23978" w:name="_Toc378088067"/>
      <w:bookmarkStart w:id="23979" w:name="_Toc378174033"/>
      <w:bookmarkStart w:id="23980" w:name="_Toc378177028"/>
      <w:bookmarkStart w:id="23981" w:name="_Toc378179673"/>
      <w:bookmarkStart w:id="23982" w:name="_Toc378182329"/>
      <w:bookmarkStart w:id="23983" w:name="_Toc380053631"/>
      <w:bookmarkStart w:id="23984" w:name="_Toc380056236"/>
      <w:bookmarkStart w:id="23985" w:name="_Toc380058720"/>
      <w:bookmarkStart w:id="23986" w:name="_Toc380061323"/>
      <w:bookmarkStart w:id="23987" w:name="_Toc380406834"/>
      <w:bookmarkStart w:id="23988" w:name="_Toc345081584"/>
      <w:bookmarkStart w:id="23989" w:name="_Toc349753312"/>
      <w:bookmarkStart w:id="23990" w:name="_Toc349754216"/>
      <w:bookmarkStart w:id="23991" w:name="_Toc368586266"/>
      <w:bookmarkStart w:id="23992" w:name="_Toc448912405"/>
      <w:bookmarkStart w:id="23993" w:name="_Toc486251854"/>
      <w:bookmarkStart w:id="23994" w:name="_Toc489462269"/>
      <w:bookmarkEnd w:id="23978"/>
      <w:bookmarkEnd w:id="23979"/>
      <w:bookmarkEnd w:id="23980"/>
      <w:bookmarkEnd w:id="23981"/>
      <w:bookmarkEnd w:id="23982"/>
      <w:bookmarkEnd w:id="23983"/>
      <w:bookmarkEnd w:id="23984"/>
      <w:bookmarkEnd w:id="23985"/>
      <w:bookmarkEnd w:id="23986"/>
      <w:bookmarkEnd w:id="23987"/>
      <w:r w:rsidRPr="00671C8B">
        <w:t xml:space="preserve">Error Case for End to End TCP </w:t>
      </w:r>
      <w:bookmarkEnd w:id="23988"/>
      <w:bookmarkEnd w:id="23989"/>
      <w:bookmarkEnd w:id="23990"/>
      <w:bookmarkEnd w:id="23991"/>
      <w:r w:rsidRPr="00671C8B">
        <w:t>Connection</w:t>
      </w:r>
      <w:bookmarkEnd w:id="23992"/>
      <w:bookmarkEnd w:id="23993"/>
      <w:bookmarkEnd w:id="23994"/>
    </w:p>
    <w:tbl>
      <w:tblPr>
        <w:tblStyle w:val="TableGrid"/>
        <w:tblW w:w="0" w:type="auto"/>
        <w:tblBorders>
          <w:insideH w:val="none" w:sz="0" w:space="0" w:color="auto"/>
        </w:tblBorders>
        <w:tblLook w:val="04A0" w:firstRow="1" w:lastRow="0" w:firstColumn="1" w:lastColumn="0" w:noHBand="0" w:noVBand="1"/>
      </w:tblPr>
      <w:tblGrid>
        <w:gridCol w:w="5289"/>
        <w:gridCol w:w="3730"/>
      </w:tblGrid>
      <w:tr w:rsidR="001B2A26" w:rsidRPr="004B121B" w14:paraId="121D67D0" w14:textId="77777777" w:rsidTr="00166AF3">
        <w:tc>
          <w:tcPr>
            <w:tcW w:w="5418" w:type="dxa"/>
          </w:tcPr>
          <w:p w14:paraId="43089B05" w14:textId="77777777" w:rsidR="001B2A26" w:rsidRPr="002B78B6" w:rsidRDefault="001B2A26" w:rsidP="00166AF3">
            <w:pPr>
              <w:pStyle w:val="TableBody"/>
              <w:keepNext/>
              <w:rPr>
                <w:b/>
                <w:snapToGrid w:val="0"/>
                <w:lang w:eastAsia="zh-CN"/>
              </w:rPr>
            </w:pPr>
            <w:r w:rsidRPr="002B78B6">
              <w:rPr>
                <w:b/>
                <w:snapToGrid w:val="0"/>
              </w:rPr>
              <w:t>AT+KTCPSTART=</w:t>
            </w:r>
            <w:r w:rsidRPr="002B78B6">
              <w:rPr>
                <w:b/>
                <w:snapToGrid w:val="0"/>
                <w:lang w:eastAsia="zh-CN"/>
              </w:rPr>
              <w:t>1</w:t>
            </w:r>
          </w:p>
        </w:tc>
        <w:tc>
          <w:tcPr>
            <w:tcW w:w="3827" w:type="dxa"/>
          </w:tcPr>
          <w:p w14:paraId="3C2FD579" w14:textId="77777777" w:rsidR="001B2A26" w:rsidRPr="002B78B6" w:rsidRDefault="001B2A26" w:rsidP="00166AF3">
            <w:pPr>
              <w:pStyle w:val="TableBody"/>
              <w:keepNext/>
              <w:rPr>
                <w:snapToGrid w:val="0"/>
              </w:rPr>
            </w:pPr>
            <w:r w:rsidRPr="002B78B6">
              <w:rPr>
                <w:snapToGrid w:val="0"/>
              </w:rPr>
              <w:t>Try to initiate connection</w:t>
            </w:r>
          </w:p>
        </w:tc>
      </w:tr>
      <w:tr w:rsidR="001B2A26" w:rsidRPr="004B121B" w14:paraId="287ED07D" w14:textId="77777777" w:rsidTr="00166AF3">
        <w:tc>
          <w:tcPr>
            <w:tcW w:w="5418" w:type="dxa"/>
          </w:tcPr>
          <w:p w14:paraId="0D245CC6" w14:textId="77777777" w:rsidR="001B2A26" w:rsidRPr="002B78B6" w:rsidRDefault="001B2A26" w:rsidP="00166AF3">
            <w:pPr>
              <w:pStyle w:val="TableBody"/>
              <w:keepNext/>
              <w:rPr>
                <w:b/>
                <w:snapToGrid w:val="0"/>
                <w:lang w:eastAsia="zh-CN"/>
              </w:rPr>
            </w:pPr>
            <w:r w:rsidRPr="002B78B6">
              <w:rPr>
                <w:b/>
                <w:snapToGrid w:val="0"/>
                <w:lang w:eastAsia="zh-CN"/>
              </w:rPr>
              <w:t>NO CARRIER</w:t>
            </w:r>
          </w:p>
          <w:p w14:paraId="4707D2F9" w14:textId="77777777" w:rsidR="001B2A26" w:rsidRPr="002B78B6" w:rsidRDefault="001B2A26" w:rsidP="00166AF3">
            <w:pPr>
              <w:pStyle w:val="TableBody"/>
              <w:keepNext/>
              <w:rPr>
                <w:b/>
                <w:snapToGrid w:val="0"/>
              </w:rPr>
            </w:pPr>
            <w:r w:rsidRPr="002B78B6">
              <w:rPr>
                <w:b/>
                <w:snapToGrid w:val="0"/>
              </w:rPr>
              <w:t>+KTCP_NOTIF: 1,&lt;tcp_notif&gt;</w:t>
            </w:r>
          </w:p>
        </w:tc>
        <w:tc>
          <w:tcPr>
            <w:tcW w:w="3827" w:type="dxa"/>
          </w:tcPr>
          <w:p w14:paraId="12357965" w14:textId="77777777" w:rsidR="001B2A26" w:rsidRPr="002B78B6" w:rsidRDefault="001B2A26" w:rsidP="00166AF3">
            <w:pPr>
              <w:pStyle w:val="TableBody"/>
              <w:keepNext/>
              <w:rPr>
                <w:snapToGrid w:val="0"/>
              </w:rPr>
            </w:pPr>
            <w:r w:rsidRPr="002B78B6">
              <w:rPr>
                <w:snapToGrid w:val="0"/>
              </w:rPr>
              <w:t>Connection failed, see the value of &lt;tcp_notif&gt;</w:t>
            </w:r>
          </w:p>
        </w:tc>
      </w:tr>
      <w:tr w:rsidR="001B2A26" w:rsidRPr="004B121B" w14:paraId="11FC09D7" w14:textId="77777777" w:rsidTr="00166AF3">
        <w:tc>
          <w:tcPr>
            <w:tcW w:w="5418" w:type="dxa"/>
          </w:tcPr>
          <w:p w14:paraId="2411191D" w14:textId="77777777" w:rsidR="001B2A26" w:rsidRPr="002B78B6" w:rsidRDefault="001B2A26" w:rsidP="00166AF3">
            <w:pPr>
              <w:pStyle w:val="TableBody"/>
              <w:keepNext/>
              <w:rPr>
                <w:b/>
                <w:snapToGrid w:val="0"/>
              </w:rPr>
            </w:pPr>
          </w:p>
        </w:tc>
        <w:tc>
          <w:tcPr>
            <w:tcW w:w="3827" w:type="dxa"/>
          </w:tcPr>
          <w:p w14:paraId="3EFD2EDF" w14:textId="77777777" w:rsidR="001B2A26" w:rsidRPr="004B121B" w:rsidRDefault="001B2A26" w:rsidP="00166AF3">
            <w:pPr>
              <w:pStyle w:val="TableBody"/>
              <w:keepNext/>
            </w:pPr>
          </w:p>
        </w:tc>
      </w:tr>
      <w:tr w:rsidR="001B2A26" w:rsidRPr="004B121B" w14:paraId="19601A6A" w14:textId="77777777" w:rsidTr="00166AF3">
        <w:tc>
          <w:tcPr>
            <w:tcW w:w="5418" w:type="dxa"/>
          </w:tcPr>
          <w:p w14:paraId="0D123501" w14:textId="77777777" w:rsidR="001B2A26" w:rsidRPr="002B78B6" w:rsidRDefault="001B2A26" w:rsidP="00166AF3">
            <w:pPr>
              <w:pStyle w:val="TableBody"/>
              <w:keepNext/>
              <w:rPr>
                <w:b/>
                <w:snapToGrid w:val="0"/>
                <w:lang w:eastAsia="zh-CN"/>
              </w:rPr>
            </w:pPr>
            <w:r w:rsidRPr="002B78B6">
              <w:rPr>
                <w:b/>
                <w:snapToGrid w:val="0"/>
              </w:rPr>
              <w:t>AT+KTCPSTART=</w:t>
            </w:r>
            <w:r w:rsidRPr="002B78B6">
              <w:rPr>
                <w:b/>
                <w:snapToGrid w:val="0"/>
                <w:lang w:eastAsia="zh-CN"/>
              </w:rPr>
              <w:t>1</w:t>
            </w:r>
          </w:p>
        </w:tc>
        <w:tc>
          <w:tcPr>
            <w:tcW w:w="3827" w:type="dxa"/>
          </w:tcPr>
          <w:p w14:paraId="0E882E2D" w14:textId="77777777" w:rsidR="001B2A26" w:rsidRPr="002B78B6" w:rsidRDefault="001B2A26" w:rsidP="00166AF3">
            <w:pPr>
              <w:pStyle w:val="TableBody"/>
              <w:keepNext/>
              <w:rPr>
                <w:snapToGrid w:val="0"/>
              </w:rPr>
            </w:pPr>
            <w:r w:rsidRPr="002B78B6">
              <w:rPr>
                <w:snapToGrid w:val="0"/>
              </w:rPr>
              <w:t>Initiate connection</w:t>
            </w:r>
          </w:p>
        </w:tc>
      </w:tr>
      <w:tr w:rsidR="001B2A26" w:rsidRPr="004B121B" w14:paraId="11441FFD" w14:textId="77777777" w:rsidTr="00166AF3">
        <w:tc>
          <w:tcPr>
            <w:tcW w:w="5418" w:type="dxa"/>
          </w:tcPr>
          <w:p w14:paraId="16E2127A" w14:textId="77777777" w:rsidR="001B2A26" w:rsidRDefault="001B2A26" w:rsidP="00166AF3">
            <w:pPr>
              <w:pStyle w:val="TableBody"/>
              <w:keepNext/>
              <w:rPr>
                <w:b/>
                <w:snapToGrid w:val="0"/>
              </w:rPr>
            </w:pPr>
            <w:r w:rsidRPr="002B78B6">
              <w:rPr>
                <w:b/>
                <w:snapToGrid w:val="0"/>
              </w:rPr>
              <w:t>CONNECT</w:t>
            </w:r>
          </w:p>
          <w:p w14:paraId="79EB8E1C" w14:textId="77777777" w:rsidR="001B2A26" w:rsidRPr="002B78B6" w:rsidRDefault="001B2A26" w:rsidP="00166AF3">
            <w:pPr>
              <w:pStyle w:val="TableBody"/>
              <w:keepNext/>
              <w:rPr>
                <w:b/>
                <w:snapToGrid w:val="0"/>
              </w:rPr>
            </w:pPr>
          </w:p>
        </w:tc>
        <w:tc>
          <w:tcPr>
            <w:tcW w:w="3827" w:type="dxa"/>
          </w:tcPr>
          <w:p w14:paraId="5CB7C66D" w14:textId="77777777" w:rsidR="001B2A26" w:rsidRPr="004B121B" w:rsidRDefault="001B2A26" w:rsidP="00166AF3">
            <w:pPr>
              <w:pStyle w:val="TableBody"/>
              <w:keepNext/>
            </w:pPr>
          </w:p>
        </w:tc>
      </w:tr>
      <w:tr w:rsidR="001B2A26" w:rsidRPr="004B121B" w14:paraId="56F3F5C1" w14:textId="77777777" w:rsidTr="00166AF3">
        <w:tc>
          <w:tcPr>
            <w:tcW w:w="5418" w:type="dxa"/>
          </w:tcPr>
          <w:p w14:paraId="7D8BDEF5" w14:textId="77777777" w:rsidR="001B2A26" w:rsidRPr="002B78B6" w:rsidRDefault="001B2A26" w:rsidP="00166AF3">
            <w:pPr>
              <w:pStyle w:val="TableBody"/>
              <w:keepNext/>
              <w:rPr>
                <w:b/>
                <w:snapToGrid w:val="0"/>
              </w:rPr>
            </w:pPr>
            <w:r w:rsidRPr="002B78B6">
              <w:rPr>
                <w:b/>
                <w:snapToGrid w:val="0"/>
              </w:rPr>
              <w:t>…Data sent……Data received……Data sent…</w:t>
            </w:r>
          </w:p>
        </w:tc>
        <w:tc>
          <w:tcPr>
            <w:tcW w:w="3827" w:type="dxa"/>
          </w:tcPr>
          <w:p w14:paraId="79F56A17" w14:textId="77777777" w:rsidR="001B2A26" w:rsidRPr="002B78B6" w:rsidRDefault="001B2A26" w:rsidP="00166AF3">
            <w:pPr>
              <w:pStyle w:val="TableBody"/>
              <w:keepNext/>
              <w:rPr>
                <w:snapToGrid w:val="0"/>
              </w:rPr>
            </w:pPr>
            <w:r w:rsidRPr="002B78B6">
              <w:rPr>
                <w:snapToGrid w:val="0"/>
              </w:rPr>
              <w:t>Exchange some data</w:t>
            </w:r>
          </w:p>
        </w:tc>
      </w:tr>
      <w:tr w:rsidR="001B2A26" w:rsidRPr="004B121B" w14:paraId="739E468C" w14:textId="77777777" w:rsidTr="00166AF3">
        <w:tc>
          <w:tcPr>
            <w:tcW w:w="5418" w:type="dxa"/>
          </w:tcPr>
          <w:p w14:paraId="6827E1A0" w14:textId="77777777" w:rsidR="001B2A26" w:rsidRDefault="001B2A26" w:rsidP="00166AF3">
            <w:pPr>
              <w:pStyle w:val="TableBody"/>
              <w:keepNext/>
              <w:rPr>
                <w:b/>
                <w:snapToGrid w:val="0"/>
              </w:rPr>
            </w:pPr>
            <w:r w:rsidRPr="002B78B6">
              <w:rPr>
                <w:b/>
                <w:snapToGrid w:val="0"/>
              </w:rPr>
              <w:t>…Data sent……Data received……Data sent…</w:t>
            </w:r>
          </w:p>
          <w:p w14:paraId="5D07A245" w14:textId="77777777" w:rsidR="001B2A26" w:rsidRPr="002B78B6" w:rsidRDefault="001B2A26" w:rsidP="00166AF3">
            <w:pPr>
              <w:pStyle w:val="TableBody"/>
              <w:keepNext/>
              <w:rPr>
                <w:b/>
                <w:snapToGrid w:val="0"/>
              </w:rPr>
            </w:pPr>
          </w:p>
        </w:tc>
        <w:tc>
          <w:tcPr>
            <w:tcW w:w="3827" w:type="dxa"/>
          </w:tcPr>
          <w:p w14:paraId="08E92788" w14:textId="77777777" w:rsidR="001B2A26" w:rsidRPr="004B121B" w:rsidRDefault="001B2A26" w:rsidP="00166AF3">
            <w:pPr>
              <w:pStyle w:val="TableBody"/>
              <w:keepNext/>
            </w:pPr>
          </w:p>
        </w:tc>
      </w:tr>
      <w:tr w:rsidR="001B2A26" w:rsidRPr="004B121B" w14:paraId="1EFDCCEF" w14:textId="77777777" w:rsidTr="00166AF3">
        <w:tc>
          <w:tcPr>
            <w:tcW w:w="5418" w:type="dxa"/>
          </w:tcPr>
          <w:p w14:paraId="1A056744" w14:textId="77777777" w:rsidR="001B2A26" w:rsidRPr="002B78B6" w:rsidRDefault="001B2A26" w:rsidP="00166AF3">
            <w:pPr>
              <w:pStyle w:val="TableBody"/>
              <w:rPr>
                <w:b/>
                <w:snapToGrid w:val="0"/>
                <w:lang w:eastAsia="zh-CN"/>
              </w:rPr>
            </w:pPr>
            <w:r w:rsidRPr="002B78B6">
              <w:rPr>
                <w:b/>
                <w:snapToGrid w:val="0"/>
                <w:lang w:eastAsia="zh-CN"/>
              </w:rPr>
              <w:t>NO CARRIER</w:t>
            </w:r>
          </w:p>
        </w:tc>
        <w:tc>
          <w:tcPr>
            <w:tcW w:w="3827" w:type="dxa"/>
          </w:tcPr>
          <w:p w14:paraId="5C575FA9" w14:textId="77777777" w:rsidR="001B2A26" w:rsidRPr="004B121B" w:rsidRDefault="001B2A26" w:rsidP="00166AF3">
            <w:pPr>
              <w:pStyle w:val="TableBody"/>
            </w:pPr>
          </w:p>
        </w:tc>
      </w:tr>
      <w:tr w:rsidR="001B2A26" w:rsidRPr="004B121B" w14:paraId="23708A6F" w14:textId="77777777" w:rsidTr="00166AF3">
        <w:tc>
          <w:tcPr>
            <w:tcW w:w="5418" w:type="dxa"/>
          </w:tcPr>
          <w:p w14:paraId="09ABADF1" w14:textId="77777777" w:rsidR="001B2A26" w:rsidRPr="002B78B6" w:rsidRDefault="001B2A26" w:rsidP="00166AF3">
            <w:pPr>
              <w:pStyle w:val="TableBody"/>
              <w:rPr>
                <w:b/>
                <w:snapToGrid w:val="0"/>
                <w:lang w:eastAsia="zh-CN"/>
              </w:rPr>
            </w:pPr>
            <w:r w:rsidRPr="002B78B6">
              <w:rPr>
                <w:b/>
              </w:rPr>
              <w:t xml:space="preserve">+KTCP_NOTIF: </w:t>
            </w:r>
            <w:r w:rsidRPr="002B78B6">
              <w:rPr>
                <w:b/>
                <w:snapToGrid w:val="0"/>
                <w:lang w:eastAsia="zh-CN"/>
              </w:rPr>
              <w:t>1</w:t>
            </w:r>
            <w:r w:rsidRPr="002B78B6">
              <w:rPr>
                <w:b/>
              </w:rPr>
              <w:t>,&lt;tcp_notif&gt;</w:t>
            </w:r>
          </w:p>
        </w:tc>
        <w:tc>
          <w:tcPr>
            <w:tcW w:w="3827" w:type="dxa"/>
          </w:tcPr>
          <w:p w14:paraId="1A3CA41C" w14:textId="77777777" w:rsidR="001B2A26" w:rsidRPr="002B78B6" w:rsidRDefault="001B2A26" w:rsidP="00166AF3">
            <w:pPr>
              <w:pStyle w:val="TableBody"/>
              <w:rPr>
                <w:snapToGrid w:val="0"/>
              </w:rPr>
            </w:pPr>
            <w:r w:rsidRPr="002B78B6">
              <w:rPr>
                <w:snapToGrid w:val="0"/>
              </w:rPr>
              <w:t>An error occurs during connection (network lost, server closed, etc.)</w:t>
            </w:r>
          </w:p>
        </w:tc>
      </w:tr>
    </w:tbl>
    <w:p w14:paraId="2F7B8A02" w14:textId="77777777" w:rsidR="001B2A26" w:rsidRPr="00671C8B" w:rsidRDefault="001B2A26" w:rsidP="0059466D">
      <w:pPr>
        <w:pStyle w:val="Heading3"/>
        <w:numPr>
          <w:ilvl w:val="2"/>
          <w:numId w:val="11"/>
        </w:numPr>
        <w:ind w:left="1260" w:hanging="1260"/>
      </w:pPr>
      <w:bookmarkStart w:id="23995" w:name="_Toc378088126"/>
      <w:bookmarkStart w:id="23996" w:name="_Toc378174092"/>
      <w:bookmarkStart w:id="23997" w:name="_Toc378177087"/>
      <w:bookmarkStart w:id="23998" w:name="_Toc378179732"/>
      <w:bookmarkStart w:id="23999" w:name="_Toc378182388"/>
      <w:bookmarkStart w:id="24000" w:name="_Toc380053690"/>
      <w:bookmarkStart w:id="24001" w:name="_Toc380056295"/>
      <w:bookmarkStart w:id="24002" w:name="_Toc380058779"/>
      <w:bookmarkStart w:id="24003" w:name="_Toc380061382"/>
      <w:bookmarkStart w:id="24004" w:name="_Toc380406893"/>
      <w:bookmarkStart w:id="24005" w:name="_Ref340657373"/>
      <w:bookmarkStart w:id="24006" w:name="_Toc345081585"/>
      <w:bookmarkStart w:id="24007" w:name="_Toc349753313"/>
      <w:bookmarkStart w:id="24008" w:name="_Toc349754217"/>
      <w:bookmarkStart w:id="24009" w:name="_Toc368586267"/>
      <w:bookmarkStart w:id="24010" w:name="_Ref368907140"/>
      <w:bookmarkStart w:id="24011" w:name="_Ref368907142"/>
      <w:bookmarkStart w:id="24012" w:name="_Ref368908445"/>
      <w:bookmarkStart w:id="24013" w:name="_Toc448912406"/>
      <w:bookmarkStart w:id="24014" w:name="_Toc486251855"/>
      <w:bookmarkStart w:id="24015" w:name="_Toc489462270"/>
      <w:bookmarkEnd w:id="23995"/>
      <w:bookmarkEnd w:id="23996"/>
      <w:bookmarkEnd w:id="23997"/>
      <w:bookmarkEnd w:id="23998"/>
      <w:bookmarkEnd w:id="23999"/>
      <w:bookmarkEnd w:id="24000"/>
      <w:bookmarkEnd w:id="24001"/>
      <w:bookmarkEnd w:id="24002"/>
      <w:bookmarkEnd w:id="24003"/>
      <w:bookmarkEnd w:id="24004"/>
      <w:r w:rsidRPr="00671C8B">
        <w:t xml:space="preserve">Use Cases for AT+KTCPACKINFO and &lt;URC-ENDTCP-enable&gt; </w:t>
      </w:r>
      <w:bookmarkEnd w:id="24005"/>
      <w:bookmarkEnd w:id="24006"/>
      <w:bookmarkEnd w:id="24007"/>
      <w:bookmarkEnd w:id="24008"/>
      <w:bookmarkEnd w:id="24009"/>
      <w:r w:rsidRPr="00671C8B">
        <w:t>Option</w:t>
      </w:r>
      <w:bookmarkEnd w:id="24010"/>
      <w:bookmarkEnd w:id="24011"/>
      <w:bookmarkEnd w:id="24012"/>
      <w:bookmarkEnd w:id="24013"/>
      <w:bookmarkEnd w:id="24014"/>
      <w:bookmarkEnd w:id="24015"/>
    </w:p>
    <w:p w14:paraId="316A45B8" w14:textId="77777777" w:rsidR="001B2A26" w:rsidRPr="00671C8B" w:rsidRDefault="001B2A26" w:rsidP="001B2A26">
      <w:pPr>
        <w:keepNext/>
        <w:rPr>
          <w:lang w:eastAsia="zh-CN"/>
        </w:rPr>
      </w:pPr>
      <w:r w:rsidRPr="00671C8B">
        <w:t xml:space="preserve">This section describes the behavior of AT+KTCPACKINFO when the &lt;URC-ENDTCP&gt; option is used with AT+KTCPCFG. </w:t>
      </w:r>
    </w:p>
    <w:p w14:paraId="55017943" w14:textId="77777777" w:rsidR="001B2A26" w:rsidRPr="00671C8B" w:rsidRDefault="001B2A26" w:rsidP="0059466D">
      <w:pPr>
        <w:pStyle w:val="Heading4"/>
        <w:numPr>
          <w:ilvl w:val="3"/>
          <w:numId w:val="11"/>
        </w:numPr>
        <w:ind w:left="1440" w:hanging="1440"/>
      </w:pPr>
      <w:bookmarkStart w:id="24016" w:name="_Toc345081586"/>
      <w:bookmarkStart w:id="24017" w:name="_Toc349753314"/>
      <w:bookmarkStart w:id="24018" w:name="_Toc349754218"/>
      <w:bookmarkStart w:id="24019" w:name="_Toc489462271"/>
      <w:r w:rsidRPr="00671C8B">
        <w:t>&lt;URC-ENDTCP-enable&gt; is Disabled (default setting)</w:t>
      </w:r>
      <w:bookmarkEnd w:id="24016"/>
      <w:bookmarkEnd w:id="24017"/>
      <w:bookmarkEnd w:id="24018"/>
      <w:bookmarkEnd w:id="24019"/>
    </w:p>
    <w:tbl>
      <w:tblPr>
        <w:tblStyle w:val="TableGrid"/>
        <w:tblW w:w="0" w:type="auto"/>
        <w:tblBorders>
          <w:insideH w:val="none" w:sz="0" w:space="0" w:color="auto"/>
        </w:tblBorders>
        <w:tblLook w:val="04A0" w:firstRow="1" w:lastRow="0" w:firstColumn="1" w:lastColumn="0" w:noHBand="0" w:noVBand="1"/>
      </w:tblPr>
      <w:tblGrid>
        <w:gridCol w:w="5325"/>
        <w:gridCol w:w="3694"/>
      </w:tblGrid>
      <w:tr w:rsidR="001B2A26" w:rsidRPr="004B121B" w14:paraId="320BEC0E" w14:textId="77777777" w:rsidTr="00166AF3">
        <w:tc>
          <w:tcPr>
            <w:tcW w:w="5418" w:type="dxa"/>
          </w:tcPr>
          <w:p w14:paraId="3495DBE1" w14:textId="77777777" w:rsidR="001B2A26" w:rsidRPr="002B78B6" w:rsidRDefault="001B2A26" w:rsidP="00166AF3">
            <w:pPr>
              <w:pStyle w:val="TableBody"/>
              <w:rPr>
                <w:b/>
                <w:szCs w:val="18"/>
              </w:rPr>
            </w:pPr>
            <w:r w:rsidRPr="002B78B6">
              <w:rPr>
                <w:b/>
                <w:szCs w:val="18"/>
              </w:rPr>
              <w:t>AT+KCNXCFG=1,"GPRS","CMNET"</w:t>
            </w:r>
          </w:p>
        </w:tc>
        <w:tc>
          <w:tcPr>
            <w:tcW w:w="3827" w:type="dxa"/>
          </w:tcPr>
          <w:p w14:paraId="742106B9" w14:textId="77777777" w:rsidR="001B2A26" w:rsidRPr="002B78B6" w:rsidRDefault="001B2A26" w:rsidP="00166AF3">
            <w:pPr>
              <w:pStyle w:val="TableBody"/>
              <w:rPr>
                <w:szCs w:val="18"/>
              </w:rPr>
            </w:pPr>
          </w:p>
        </w:tc>
      </w:tr>
      <w:tr w:rsidR="001B2A26" w:rsidRPr="004B121B" w14:paraId="5E07F380" w14:textId="77777777" w:rsidTr="00166AF3">
        <w:tc>
          <w:tcPr>
            <w:tcW w:w="5418" w:type="dxa"/>
          </w:tcPr>
          <w:p w14:paraId="0E6BB0E0" w14:textId="77777777" w:rsidR="001B2A26" w:rsidRPr="002B78B6" w:rsidRDefault="001B2A26" w:rsidP="00166AF3">
            <w:pPr>
              <w:pStyle w:val="TableBody"/>
              <w:rPr>
                <w:b/>
                <w:szCs w:val="18"/>
              </w:rPr>
            </w:pPr>
            <w:r w:rsidRPr="002B78B6">
              <w:rPr>
                <w:b/>
                <w:szCs w:val="18"/>
              </w:rPr>
              <w:t>OK</w:t>
            </w:r>
          </w:p>
          <w:p w14:paraId="546D4868" w14:textId="77777777" w:rsidR="001B2A26" w:rsidRPr="002B78B6" w:rsidRDefault="001B2A26" w:rsidP="00166AF3">
            <w:pPr>
              <w:pStyle w:val="TableBody"/>
              <w:rPr>
                <w:b/>
                <w:szCs w:val="18"/>
              </w:rPr>
            </w:pPr>
          </w:p>
        </w:tc>
        <w:tc>
          <w:tcPr>
            <w:tcW w:w="3827" w:type="dxa"/>
          </w:tcPr>
          <w:p w14:paraId="7F7F9F1C" w14:textId="77777777" w:rsidR="001B2A26" w:rsidRPr="002B78B6" w:rsidRDefault="001B2A26" w:rsidP="00166AF3">
            <w:pPr>
              <w:pStyle w:val="TableBody"/>
              <w:rPr>
                <w:szCs w:val="18"/>
              </w:rPr>
            </w:pPr>
          </w:p>
        </w:tc>
      </w:tr>
      <w:tr w:rsidR="001B2A26" w:rsidRPr="004B121B" w14:paraId="2C410557" w14:textId="77777777" w:rsidTr="00166AF3">
        <w:tc>
          <w:tcPr>
            <w:tcW w:w="5418" w:type="dxa"/>
          </w:tcPr>
          <w:p w14:paraId="721558ED" w14:textId="77777777" w:rsidR="001B2A26" w:rsidRPr="002B78B6" w:rsidRDefault="001B2A26" w:rsidP="00166AF3">
            <w:pPr>
              <w:pStyle w:val="TableBody"/>
              <w:rPr>
                <w:b/>
                <w:szCs w:val="18"/>
              </w:rPr>
            </w:pPr>
            <w:r w:rsidRPr="002B78B6">
              <w:rPr>
                <w:b/>
                <w:szCs w:val="18"/>
              </w:rPr>
              <w:t>AT+KTCPCFG=1,0,"202.170.131.76",2000</w:t>
            </w:r>
          </w:p>
        </w:tc>
        <w:tc>
          <w:tcPr>
            <w:tcW w:w="3827" w:type="dxa"/>
          </w:tcPr>
          <w:p w14:paraId="38017DB9" w14:textId="77777777" w:rsidR="001B2A26" w:rsidRPr="002B78B6" w:rsidRDefault="001B2A26" w:rsidP="00166AF3">
            <w:pPr>
              <w:pStyle w:val="TableBody"/>
              <w:rPr>
                <w:szCs w:val="18"/>
              </w:rPr>
            </w:pPr>
          </w:p>
        </w:tc>
      </w:tr>
      <w:tr w:rsidR="001B2A26" w:rsidRPr="004B121B" w14:paraId="5F3660FA" w14:textId="77777777" w:rsidTr="00166AF3">
        <w:tc>
          <w:tcPr>
            <w:tcW w:w="5418" w:type="dxa"/>
          </w:tcPr>
          <w:p w14:paraId="557699FE" w14:textId="77777777" w:rsidR="001B2A26" w:rsidRPr="002B78B6" w:rsidRDefault="001B2A26" w:rsidP="00166AF3">
            <w:pPr>
              <w:pStyle w:val="TableBody"/>
              <w:rPr>
                <w:b/>
                <w:szCs w:val="18"/>
              </w:rPr>
            </w:pPr>
            <w:r w:rsidRPr="002B78B6">
              <w:rPr>
                <w:b/>
                <w:szCs w:val="18"/>
              </w:rPr>
              <w:t>+KTCPCFG: 1</w:t>
            </w:r>
          </w:p>
        </w:tc>
        <w:tc>
          <w:tcPr>
            <w:tcW w:w="3827" w:type="dxa"/>
          </w:tcPr>
          <w:p w14:paraId="41FE98BD" w14:textId="77777777" w:rsidR="001B2A26" w:rsidRPr="002B78B6" w:rsidRDefault="001B2A26" w:rsidP="00166AF3">
            <w:pPr>
              <w:pStyle w:val="TableBody"/>
              <w:rPr>
                <w:szCs w:val="18"/>
              </w:rPr>
            </w:pPr>
          </w:p>
        </w:tc>
      </w:tr>
      <w:tr w:rsidR="001B2A26" w:rsidRPr="004B121B" w14:paraId="56A450EE" w14:textId="77777777" w:rsidTr="00166AF3">
        <w:tc>
          <w:tcPr>
            <w:tcW w:w="5418" w:type="dxa"/>
          </w:tcPr>
          <w:p w14:paraId="44333A40" w14:textId="77777777" w:rsidR="001B2A26" w:rsidRPr="002B78B6" w:rsidRDefault="001B2A26" w:rsidP="00166AF3">
            <w:pPr>
              <w:pStyle w:val="TableBody"/>
              <w:rPr>
                <w:b/>
                <w:szCs w:val="18"/>
              </w:rPr>
            </w:pPr>
            <w:r w:rsidRPr="002B78B6">
              <w:rPr>
                <w:b/>
                <w:szCs w:val="18"/>
              </w:rPr>
              <w:t>OK</w:t>
            </w:r>
          </w:p>
          <w:p w14:paraId="7C4E8482" w14:textId="77777777" w:rsidR="001B2A26" w:rsidRPr="002B78B6" w:rsidRDefault="001B2A26" w:rsidP="00166AF3">
            <w:pPr>
              <w:pStyle w:val="TableBody"/>
              <w:rPr>
                <w:b/>
                <w:szCs w:val="18"/>
              </w:rPr>
            </w:pPr>
          </w:p>
        </w:tc>
        <w:tc>
          <w:tcPr>
            <w:tcW w:w="3827" w:type="dxa"/>
          </w:tcPr>
          <w:p w14:paraId="6B3E7891" w14:textId="77777777" w:rsidR="001B2A26" w:rsidRPr="002B78B6" w:rsidRDefault="001B2A26" w:rsidP="00166AF3">
            <w:pPr>
              <w:pStyle w:val="TableBody"/>
              <w:rPr>
                <w:szCs w:val="18"/>
              </w:rPr>
            </w:pPr>
          </w:p>
        </w:tc>
      </w:tr>
      <w:tr w:rsidR="001B2A26" w:rsidRPr="004B121B" w14:paraId="5C1BE69D" w14:textId="77777777" w:rsidTr="00166AF3">
        <w:tc>
          <w:tcPr>
            <w:tcW w:w="5418" w:type="dxa"/>
          </w:tcPr>
          <w:p w14:paraId="78C196D8" w14:textId="77777777" w:rsidR="001B2A26" w:rsidRPr="002B78B6" w:rsidRDefault="001B2A26" w:rsidP="00166AF3">
            <w:pPr>
              <w:pStyle w:val="TableBody"/>
              <w:rPr>
                <w:b/>
                <w:szCs w:val="18"/>
                <w:lang w:eastAsia="zh-CN"/>
              </w:rPr>
            </w:pPr>
            <w:r w:rsidRPr="002B78B6">
              <w:rPr>
                <w:b/>
                <w:szCs w:val="18"/>
                <w:lang w:eastAsia="zh-CN"/>
              </w:rPr>
              <w:t>AT+KTCPCFG?</w:t>
            </w:r>
          </w:p>
        </w:tc>
        <w:tc>
          <w:tcPr>
            <w:tcW w:w="3827" w:type="dxa"/>
          </w:tcPr>
          <w:p w14:paraId="35C4DB40" w14:textId="77777777" w:rsidR="001B2A26" w:rsidRPr="002B78B6" w:rsidRDefault="001B2A26" w:rsidP="00166AF3">
            <w:pPr>
              <w:pStyle w:val="TableBody"/>
              <w:rPr>
                <w:szCs w:val="18"/>
              </w:rPr>
            </w:pPr>
          </w:p>
        </w:tc>
      </w:tr>
      <w:tr w:rsidR="001B2A26" w:rsidRPr="004B121B" w14:paraId="4865AF1C" w14:textId="77777777" w:rsidTr="00166AF3">
        <w:tc>
          <w:tcPr>
            <w:tcW w:w="5418" w:type="dxa"/>
          </w:tcPr>
          <w:p w14:paraId="356AF000" w14:textId="77777777" w:rsidR="001B2A26" w:rsidRPr="002B78B6" w:rsidRDefault="001B2A26" w:rsidP="00166AF3">
            <w:pPr>
              <w:pStyle w:val="TableBody"/>
              <w:rPr>
                <w:b/>
                <w:szCs w:val="18"/>
              </w:rPr>
            </w:pPr>
            <w:r w:rsidRPr="002B78B6">
              <w:rPr>
                <w:b/>
                <w:szCs w:val="18"/>
                <w:lang w:eastAsia="zh-CN"/>
              </w:rPr>
              <w:t xml:space="preserve">+KTCPCFG: 1,0,0,0,,"202.170.131.76",2000,,0,0  </w:t>
            </w:r>
          </w:p>
        </w:tc>
        <w:tc>
          <w:tcPr>
            <w:tcW w:w="3827" w:type="dxa"/>
          </w:tcPr>
          <w:p w14:paraId="6285F71B" w14:textId="77777777" w:rsidR="001B2A26" w:rsidRPr="002B78B6" w:rsidRDefault="001B2A26" w:rsidP="00166AF3">
            <w:pPr>
              <w:pStyle w:val="TableBody"/>
              <w:rPr>
                <w:szCs w:val="18"/>
              </w:rPr>
            </w:pPr>
            <w:r w:rsidRPr="002B78B6">
              <w:rPr>
                <w:szCs w:val="18"/>
                <w:lang w:eastAsia="zh-CN"/>
              </w:rPr>
              <w:t>&lt;URC-ENDTCP-enable&gt; is disabled</w:t>
            </w:r>
          </w:p>
        </w:tc>
      </w:tr>
      <w:tr w:rsidR="001B2A26" w:rsidRPr="004B121B" w14:paraId="15F75E42" w14:textId="77777777" w:rsidTr="00166AF3">
        <w:tc>
          <w:tcPr>
            <w:tcW w:w="5418" w:type="dxa"/>
          </w:tcPr>
          <w:p w14:paraId="7FFB9903" w14:textId="77777777" w:rsidR="001B2A26" w:rsidRPr="002B78B6" w:rsidRDefault="001B2A26" w:rsidP="00166AF3">
            <w:pPr>
              <w:pStyle w:val="TableBody"/>
              <w:rPr>
                <w:b/>
                <w:szCs w:val="18"/>
                <w:lang w:eastAsia="zh-CN"/>
              </w:rPr>
            </w:pPr>
            <w:r w:rsidRPr="002B78B6">
              <w:rPr>
                <w:b/>
                <w:szCs w:val="18"/>
                <w:lang w:eastAsia="zh-CN"/>
              </w:rPr>
              <w:t>OK</w:t>
            </w:r>
          </w:p>
          <w:p w14:paraId="722A121B" w14:textId="77777777" w:rsidR="001B2A26" w:rsidRPr="002B78B6" w:rsidRDefault="001B2A26" w:rsidP="00166AF3">
            <w:pPr>
              <w:pStyle w:val="TableBody"/>
              <w:rPr>
                <w:b/>
                <w:szCs w:val="18"/>
              </w:rPr>
            </w:pPr>
          </w:p>
        </w:tc>
        <w:tc>
          <w:tcPr>
            <w:tcW w:w="3827" w:type="dxa"/>
          </w:tcPr>
          <w:p w14:paraId="53058620" w14:textId="77777777" w:rsidR="001B2A26" w:rsidRPr="002B78B6" w:rsidRDefault="001B2A26" w:rsidP="00166AF3">
            <w:pPr>
              <w:pStyle w:val="TableBody"/>
              <w:rPr>
                <w:szCs w:val="18"/>
              </w:rPr>
            </w:pPr>
          </w:p>
        </w:tc>
      </w:tr>
      <w:tr w:rsidR="001B2A26" w:rsidRPr="004B121B" w14:paraId="3738F220" w14:textId="77777777" w:rsidTr="00166AF3">
        <w:tc>
          <w:tcPr>
            <w:tcW w:w="5418" w:type="dxa"/>
          </w:tcPr>
          <w:p w14:paraId="4DE7BB47" w14:textId="77777777" w:rsidR="001B2A26" w:rsidRPr="002B78B6" w:rsidRDefault="001B2A26" w:rsidP="00166AF3">
            <w:pPr>
              <w:pStyle w:val="TableBody"/>
              <w:rPr>
                <w:b/>
                <w:szCs w:val="18"/>
                <w:lang w:eastAsia="zh-CN"/>
              </w:rPr>
            </w:pPr>
            <w:r w:rsidRPr="002B78B6">
              <w:rPr>
                <w:b/>
                <w:szCs w:val="18"/>
                <w:lang w:eastAsia="zh-CN"/>
              </w:rPr>
              <w:t xml:space="preserve">AT+KTCPCNX=1 </w:t>
            </w:r>
          </w:p>
        </w:tc>
        <w:tc>
          <w:tcPr>
            <w:tcW w:w="3827" w:type="dxa"/>
          </w:tcPr>
          <w:p w14:paraId="4E088090" w14:textId="77777777" w:rsidR="001B2A26" w:rsidRPr="002B78B6" w:rsidRDefault="001B2A26" w:rsidP="00166AF3">
            <w:pPr>
              <w:pStyle w:val="TableBody"/>
              <w:rPr>
                <w:szCs w:val="18"/>
              </w:rPr>
            </w:pPr>
            <w:r w:rsidRPr="002B78B6">
              <w:rPr>
                <w:szCs w:val="18"/>
                <w:lang w:eastAsia="zh-CN"/>
              </w:rPr>
              <w:t>Connect to TCP server</w:t>
            </w:r>
          </w:p>
        </w:tc>
      </w:tr>
      <w:tr w:rsidR="001B2A26" w:rsidRPr="004B121B" w14:paraId="7D4D0418" w14:textId="77777777" w:rsidTr="00166AF3">
        <w:tc>
          <w:tcPr>
            <w:tcW w:w="5418" w:type="dxa"/>
          </w:tcPr>
          <w:p w14:paraId="1EAD78FD" w14:textId="77777777" w:rsidR="001B2A26" w:rsidRPr="002B78B6" w:rsidRDefault="001B2A26" w:rsidP="00166AF3">
            <w:pPr>
              <w:pStyle w:val="TableBody"/>
              <w:rPr>
                <w:b/>
                <w:szCs w:val="18"/>
                <w:lang w:eastAsia="zh-CN"/>
              </w:rPr>
            </w:pPr>
            <w:r w:rsidRPr="002B78B6">
              <w:rPr>
                <w:b/>
                <w:szCs w:val="18"/>
                <w:lang w:eastAsia="zh-CN"/>
              </w:rPr>
              <w:t>OK</w:t>
            </w:r>
          </w:p>
          <w:p w14:paraId="000740B4" w14:textId="77777777" w:rsidR="001B2A26" w:rsidRPr="002B78B6" w:rsidRDefault="001B2A26" w:rsidP="00166AF3">
            <w:pPr>
              <w:pStyle w:val="TableBody"/>
              <w:rPr>
                <w:b/>
                <w:szCs w:val="18"/>
                <w:lang w:eastAsia="zh-CN"/>
              </w:rPr>
            </w:pPr>
          </w:p>
        </w:tc>
        <w:tc>
          <w:tcPr>
            <w:tcW w:w="3827" w:type="dxa"/>
          </w:tcPr>
          <w:p w14:paraId="3149F51C" w14:textId="77777777" w:rsidR="001B2A26" w:rsidRPr="002B78B6" w:rsidRDefault="001B2A26" w:rsidP="00166AF3">
            <w:pPr>
              <w:pStyle w:val="TableBody"/>
              <w:rPr>
                <w:szCs w:val="18"/>
              </w:rPr>
            </w:pPr>
          </w:p>
        </w:tc>
      </w:tr>
      <w:tr w:rsidR="001B2A26" w:rsidRPr="004B121B" w14:paraId="35EAB480" w14:textId="77777777" w:rsidTr="00166AF3">
        <w:tc>
          <w:tcPr>
            <w:tcW w:w="5418" w:type="dxa"/>
          </w:tcPr>
          <w:p w14:paraId="0EA2FACB" w14:textId="77777777" w:rsidR="001B2A26" w:rsidRPr="002B78B6" w:rsidRDefault="001B2A26" w:rsidP="00166AF3">
            <w:pPr>
              <w:pStyle w:val="TableBody"/>
              <w:rPr>
                <w:b/>
                <w:szCs w:val="18"/>
                <w:lang w:eastAsia="zh-CN"/>
              </w:rPr>
            </w:pPr>
            <w:r w:rsidRPr="002B78B6">
              <w:rPr>
                <w:b/>
                <w:szCs w:val="18"/>
                <w:lang w:eastAsia="zh-CN"/>
              </w:rPr>
              <w:t xml:space="preserve">AT+KTCPSND=1,10     </w:t>
            </w:r>
          </w:p>
        </w:tc>
        <w:tc>
          <w:tcPr>
            <w:tcW w:w="3827" w:type="dxa"/>
          </w:tcPr>
          <w:p w14:paraId="1D7BEAC8" w14:textId="77777777" w:rsidR="001B2A26" w:rsidRPr="002B78B6" w:rsidRDefault="001B2A26" w:rsidP="00166AF3">
            <w:pPr>
              <w:pStyle w:val="TableBody"/>
              <w:rPr>
                <w:szCs w:val="18"/>
              </w:rPr>
            </w:pPr>
            <w:r w:rsidRPr="002B78B6">
              <w:rPr>
                <w:szCs w:val="18"/>
                <w:lang w:eastAsia="zh-CN"/>
              </w:rPr>
              <w:t>Use command to send 10 bytes</w:t>
            </w:r>
          </w:p>
        </w:tc>
      </w:tr>
      <w:tr w:rsidR="001B2A26" w:rsidRPr="004B121B" w14:paraId="7229D37F" w14:textId="77777777" w:rsidTr="00166AF3">
        <w:tc>
          <w:tcPr>
            <w:tcW w:w="5418" w:type="dxa"/>
          </w:tcPr>
          <w:p w14:paraId="081B7509" w14:textId="77777777" w:rsidR="001B2A26" w:rsidRPr="002B78B6" w:rsidRDefault="001B2A26" w:rsidP="00166AF3">
            <w:pPr>
              <w:pStyle w:val="TableBody"/>
              <w:rPr>
                <w:b/>
                <w:szCs w:val="18"/>
                <w:lang w:eastAsia="zh-CN"/>
              </w:rPr>
            </w:pPr>
            <w:r w:rsidRPr="002B78B6">
              <w:rPr>
                <w:b/>
                <w:szCs w:val="18"/>
                <w:lang w:eastAsia="zh-CN"/>
              </w:rPr>
              <w:t>CONNECT</w:t>
            </w:r>
          </w:p>
        </w:tc>
        <w:tc>
          <w:tcPr>
            <w:tcW w:w="3827" w:type="dxa"/>
          </w:tcPr>
          <w:p w14:paraId="20658847" w14:textId="77777777" w:rsidR="001B2A26" w:rsidRPr="002B78B6" w:rsidRDefault="001B2A26" w:rsidP="00166AF3">
            <w:pPr>
              <w:pStyle w:val="TableBody"/>
              <w:rPr>
                <w:szCs w:val="18"/>
              </w:rPr>
            </w:pPr>
          </w:p>
        </w:tc>
      </w:tr>
      <w:tr w:rsidR="001B2A26" w:rsidRPr="004B121B" w14:paraId="0AC776B3" w14:textId="77777777" w:rsidTr="00166AF3">
        <w:tc>
          <w:tcPr>
            <w:tcW w:w="5418" w:type="dxa"/>
          </w:tcPr>
          <w:p w14:paraId="49A3A8D2" w14:textId="77777777" w:rsidR="001B2A26" w:rsidRPr="002B78B6" w:rsidRDefault="001B2A26" w:rsidP="00166AF3">
            <w:pPr>
              <w:pStyle w:val="TableBody"/>
              <w:rPr>
                <w:b/>
                <w:szCs w:val="18"/>
                <w:lang w:eastAsia="zh-CN"/>
              </w:rPr>
            </w:pPr>
            <w:r w:rsidRPr="002B78B6">
              <w:rPr>
                <w:b/>
                <w:szCs w:val="18"/>
                <w:lang w:eastAsia="zh-CN"/>
              </w:rPr>
              <w:t>0123456789--EOF--Pattern--</w:t>
            </w:r>
          </w:p>
        </w:tc>
        <w:tc>
          <w:tcPr>
            <w:tcW w:w="3827" w:type="dxa"/>
          </w:tcPr>
          <w:p w14:paraId="26905988" w14:textId="77777777" w:rsidR="001B2A26" w:rsidRPr="002B78B6" w:rsidRDefault="001B2A26" w:rsidP="00166AF3">
            <w:pPr>
              <w:pStyle w:val="TableBody"/>
              <w:rPr>
                <w:szCs w:val="18"/>
                <w:lang w:eastAsia="zh-CN"/>
              </w:rPr>
            </w:pPr>
            <w:r w:rsidRPr="002B78B6">
              <w:rPr>
                <w:szCs w:val="18"/>
                <w:lang w:eastAsia="zh-CN"/>
              </w:rPr>
              <w:t>Write to serial</w:t>
            </w:r>
          </w:p>
        </w:tc>
      </w:tr>
      <w:tr w:rsidR="001B2A26" w:rsidRPr="004B121B" w14:paraId="680A6FAF" w14:textId="77777777" w:rsidTr="00166AF3">
        <w:tc>
          <w:tcPr>
            <w:tcW w:w="5418" w:type="dxa"/>
          </w:tcPr>
          <w:p w14:paraId="21215EA9" w14:textId="77777777" w:rsidR="001B2A26" w:rsidRPr="002B78B6" w:rsidRDefault="001B2A26" w:rsidP="00166AF3">
            <w:pPr>
              <w:pStyle w:val="TableBody"/>
              <w:rPr>
                <w:b/>
                <w:szCs w:val="18"/>
                <w:lang w:eastAsia="zh-CN"/>
              </w:rPr>
            </w:pPr>
            <w:r w:rsidRPr="002B78B6">
              <w:rPr>
                <w:b/>
                <w:szCs w:val="18"/>
                <w:lang w:eastAsia="zh-CN"/>
              </w:rPr>
              <w:t>OK</w:t>
            </w:r>
          </w:p>
        </w:tc>
        <w:tc>
          <w:tcPr>
            <w:tcW w:w="3827" w:type="dxa"/>
          </w:tcPr>
          <w:p w14:paraId="183944A0" w14:textId="77777777" w:rsidR="001B2A26" w:rsidRPr="002B78B6" w:rsidRDefault="001B2A26" w:rsidP="00166AF3">
            <w:pPr>
              <w:pStyle w:val="TableBody"/>
              <w:rPr>
                <w:szCs w:val="18"/>
              </w:rPr>
            </w:pPr>
          </w:p>
        </w:tc>
      </w:tr>
      <w:tr w:rsidR="001B2A26" w:rsidRPr="004B121B" w14:paraId="109A59CE" w14:textId="77777777" w:rsidTr="00166AF3">
        <w:tc>
          <w:tcPr>
            <w:tcW w:w="5418" w:type="dxa"/>
          </w:tcPr>
          <w:p w14:paraId="736B8A4D" w14:textId="77777777" w:rsidR="001B2A26" w:rsidRPr="002B78B6" w:rsidRDefault="001B2A26" w:rsidP="00166AF3">
            <w:pPr>
              <w:pStyle w:val="TableBody"/>
              <w:rPr>
                <w:b/>
                <w:szCs w:val="18"/>
                <w:lang w:eastAsia="zh-CN"/>
              </w:rPr>
            </w:pPr>
          </w:p>
        </w:tc>
        <w:tc>
          <w:tcPr>
            <w:tcW w:w="3827" w:type="dxa"/>
          </w:tcPr>
          <w:p w14:paraId="7FA5A43B" w14:textId="77777777" w:rsidR="001B2A26" w:rsidRPr="002B78B6" w:rsidRDefault="001B2A26" w:rsidP="00166AF3">
            <w:pPr>
              <w:pStyle w:val="TableBody"/>
              <w:rPr>
                <w:szCs w:val="18"/>
                <w:lang w:eastAsia="zh-CN"/>
              </w:rPr>
            </w:pPr>
            <w:r w:rsidRPr="002B78B6">
              <w:rPr>
                <w:szCs w:val="18"/>
                <w:lang w:eastAsia="zh-CN"/>
              </w:rPr>
              <w:t>The URC “+KTCP_ACK” is not displayed</w:t>
            </w:r>
          </w:p>
        </w:tc>
      </w:tr>
      <w:tr w:rsidR="001B2A26" w:rsidRPr="004B121B" w14:paraId="05F5876B" w14:textId="77777777" w:rsidTr="00166AF3">
        <w:tc>
          <w:tcPr>
            <w:tcW w:w="5418" w:type="dxa"/>
          </w:tcPr>
          <w:p w14:paraId="0C73FCBF" w14:textId="77777777" w:rsidR="001B2A26" w:rsidRPr="002B78B6" w:rsidRDefault="001B2A26" w:rsidP="00166AF3">
            <w:pPr>
              <w:pStyle w:val="TableBody"/>
              <w:rPr>
                <w:b/>
                <w:szCs w:val="18"/>
                <w:lang w:eastAsia="zh-CN"/>
              </w:rPr>
            </w:pPr>
            <w:r w:rsidRPr="002B78B6">
              <w:rPr>
                <w:b/>
                <w:szCs w:val="18"/>
                <w:lang w:eastAsia="zh-CN"/>
              </w:rPr>
              <w:t>AT+KTCPACKINFO=1</w:t>
            </w:r>
          </w:p>
        </w:tc>
        <w:tc>
          <w:tcPr>
            <w:tcW w:w="3827" w:type="dxa"/>
          </w:tcPr>
          <w:p w14:paraId="58B3D4BF" w14:textId="77777777" w:rsidR="001B2A26" w:rsidRPr="002B78B6" w:rsidRDefault="001B2A26" w:rsidP="00166AF3">
            <w:pPr>
              <w:pStyle w:val="TableBody"/>
              <w:rPr>
                <w:szCs w:val="18"/>
                <w:lang w:eastAsia="zh-CN"/>
              </w:rPr>
            </w:pPr>
          </w:p>
        </w:tc>
      </w:tr>
      <w:tr w:rsidR="001B2A26" w:rsidRPr="004B121B" w14:paraId="6D26994F" w14:textId="77777777" w:rsidTr="00166AF3">
        <w:tc>
          <w:tcPr>
            <w:tcW w:w="5418" w:type="dxa"/>
          </w:tcPr>
          <w:p w14:paraId="3758DA28" w14:textId="77777777" w:rsidR="001B2A26" w:rsidRPr="002B78B6" w:rsidRDefault="001B2A26" w:rsidP="00166AF3">
            <w:pPr>
              <w:pStyle w:val="TableBody"/>
              <w:rPr>
                <w:b/>
                <w:szCs w:val="18"/>
                <w:lang w:eastAsia="zh-CN"/>
              </w:rPr>
            </w:pPr>
            <w:r w:rsidRPr="002B78B6">
              <w:rPr>
                <w:b/>
                <w:szCs w:val="18"/>
                <w:lang w:eastAsia="zh-CN"/>
              </w:rPr>
              <w:t>+CME ERROR: operation not allowed</w:t>
            </w:r>
          </w:p>
        </w:tc>
        <w:tc>
          <w:tcPr>
            <w:tcW w:w="3827" w:type="dxa"/>
          </w:tcPr>
          <w:p w14:paraId="66B5F28B" w14:textId="77777777" w:rsidR="001B2A26" w:rsidRPr="002B78B6" w:rsidRDefault="001B2A26" w:rsidP="00166AF3">
            <w:pPr>
              <w:pStyle w:val="TableBody"/>
              <w:rPr>
                <w:szCs w:val="18"/>
                <w:lang w:eastAsia="zh-CN"/>
              </w:rPr>
            </w:pPr>
            <w:r w:rsidRPr="002B78B6">
              <w:rPr>
                <w:szCs w:val="18"/>
                <w:lang w:eastAsia="zh-CN"/>
              </w:rPr>
              <w:t>Error is returned because &lt;URC-ENDTCP-enable&gt; is disabled</w:t>
            </w:r>
          </w:p>
        </w:tc>
      </w:tr>
    </w:tbl>
    <w:p w14:paraId="7CD44B3B" w14:textId="77777777" w:rsidR="001B2A26" w:rsidRPr="00671C8B" w:rsidRDefault="001B2A26" w:rsidP="0059466D">
      <w:pPr>
        <w:pStyle w:val="Heading4"/>
        <w:numPr>
          <w:ilvl w:val="3"/>
          <w:numId w:val="11"/>
        </w:numPr>
        <w:ind w:left="1440" w:hanging="1440"/>
      </w:pPr>
      <w:bookmarkStart w:id="24020" w:name="_Toc378088149"/>
      <w:bookmarkStart w:id="24021" w:name="_Toc378174115"/>
      <w:bookmarkStart w:id="24022" w:name="_Toc378177110"/>
      <w:bookmarkStart w:id="24023" w:name="_Toc378179755"/>
      <w:bookmarkStart w:id="24024" w:name="_Toc378182411"/>
      <w:bookmarkStart w:id="24025" w:name="_Toc380053713"/>
      <w:bookmarkStart w:id="24026" w:name="_Toc380056318"/>
      <w:bookmarkStart w:id="24027" w:name="_Toc380058802"/>
      <w:bookmarkStart w:id="24028" w:name="_Toc380061405"/>
      <w:bookmarkStart w:id="24029" w:name="_Toc380406916"/>
      <w:bookmarkStart w:id="24030" w:name="_Toc378088151"/>
      <w:bookmarkStart w:id="24031" w:name="_Toc378174117"/>
      <w:bookmarkStart w:id="24032" w:name="_Toc378177112"/>
      <w:bookmarkStart w:id="24033" w:name="_Toc378179757"/>
      <w:bookmarkStart w:id="24034" w:name="_Toc378182413"/>
      <w:bookmarkStart w:id="24035" w:name="_Toc380053715"/>
      <w:bookmarkStart w:id="24036" w:name="_Toc380056320"/>
      <w:bookmarkStart w:id="24037" w:name="_Toc380058804"/>
      <w:bookmarkStart w:id="24038" w:name="_Toc380061407"/>
      <w:bookmarkStart w:id="24039" w:name="_Toc380406918"/>
      <w:bookmarkStart w:id="24040" w:name="_Toc378088152"/>
      <w:bookmarkStart w:id="24041" w:name="_Toc378174118"/>
      <w:bookmarkStart w:id="24042" w:name="_Toc378177113"/>
      <w:bookmarkStart w:id="24043" w:name="_Toc378179758"/>
      <w:bookmarkStart w:id="24044" w:name="_Toc378182414"/>
      <w:bookmarkStart w:id="24045" w:name="_Toc380053716"/>
      <w:bookmarkStart w:id="24046" w:name="_Toc380056321"/>
      <w:bookmarkStart w:id="24047" w:name="_Toc380058805"/>
      <w:bookmarkStart w:id="24048" w:name="_Toc380061408"/>
      <w:bookmarkStart w:id="24049" w:name="_Toc380406919"/>
      <w:bookmarkStart w:id="24050" w:name="_Toc378088153"/>
      <w:bookmarkStart w:id="24051" w:name="_Toc378174119"/>
      <w:bookmarkStart w:id="24052" w:name="_Toc378177114"/>
      <w:bookmarkStart w:id="24053" w:name="_Toc378179759"/>
      <w:bookmarkStart w:id="24054" w:name="_Toc378182415"/>
      <w:bookmarkStart w:id="24055" w:name="_Toc380053717"/>
      <w:bookmarkStart w:id="24056" w:name="_Toc380056322"/>
      <w:bookmarkStart w:id="24057" w:name="_Toc380058806"/>
      <w:bookmarkStart w:id="24058" w:name="_Toc380061409"/>
      <w:bookmarkStart w:id="24059" w:name="_Toc380406920"/>
      <w:bookmarkStart w:id="24060" w:name="_Toc378088154"/>
      <w:bookmarkStart w:id="24061" w:name="_Toc378174120"/>
      <w:bookmarkStart w:id="24062" w:name="_Toc378177115"/>
      <w:bookmarkStart w:id="24063" w:name="_Toc378179760"/>
      <w:bookmarkStart w:id="24064" w:name="_Toc378182416"/>
      <w:bookmarkStart w:id="24065" w:name="_Toc380053718"/>
      <w:bookmarkStart w:id="24066" w:name="_Toc380056323"/>
      <w:bookmarkStart w:id="24067" w:name="_Toc380058807"/>
      <w:bookmarkStart w:id="24068" w:name="_Toc380061410"/>
      <w:bookmarkStart w:id="24069" w:name="_Toc380406921"/>
      <w:bookmarkStart w:id="24070" w:name="_Toc378088155"/>
      <w:bookmarkStart w:id="24071" w:name="_Toc378174121"/>
      <w:bookmarkStart w:id="24072" w:name="_Toc378177116"/>
      <w:bookmarkStart w:id="24073" w:name="_Toc378179761"/>
      <w:bookmarkStart w:id="24074" w:name="_Toc378182417"/>
      <w:bookmarkStart w:id="24075" w:name="_Toc380053719"/>
      <w:bookmarkStart w:id="24076" w:name="_Toc380056324"/>
      <w:bookmarkStart w:id="24077" w:name="_Toc380058808"/>
      <w:bookmarkStart w:id="24078" w:name="_Toc380061411"/>
      <w:bookmarkStart w:id="24079" w:name="_Toc380406922"/>
      <w:bookmarkStart w:id="24080" w:name="_Toc378088156"/>
      <w:bookmarkStart w:id="24081" w:name="_Toc378174122"/>
      <w:bookmarkStart w:id="24082" w:name="_Toc378177117"/>
      <w:bookmarkStart w:id="24083" w:name="_Toc378179762"/>
      <w:bookmarkStart w:id="24084" w:name="_Toc378182418"/>
      <w:bookmarkStart w:id="24085" w:name="_Toc380053720"/>
      <w:bookmarkStart w:id="24086" w:name="_Toc380056325"/>
      <w:bookmarkStart w:id="24087" w:name="_Toc380058809"/>
      <w:bookmarkStart w:id="24088" w:name="_Toc380061412"/>
      <w:bookmarkStart w:id="24089" w:name="_Toc380406923"/>
      <w:bookmarkStart w:id="24090" w:name="_Toc378088158"/>
      <w:bookmarkStart w:id="24091" w:name="_Toc378174124"/>
      <w:bookmarkStart w:id="24092" w:name="_Toc378177119"/>
      <w:bookmarkStart w:id="24093" w:name="_Toc378179764"/>
      <w:bookmarkStart w:id="24094" w:name="_Toc378182420"/>
      <w:bookmarkStart w:id="24095" w:name="_Toc380053722"/>
      <w:bookmarkStart w:id="24096" w:name="_Toc380056327"/>
      <w:bookmarkStart w:id="24097" w:name="_Toc380058811"/>
      <w:bookmarkStart w:id="24098" w:name="_Toc380061414"/>
      <w:bookmarkStart w:id="24099" w:name="_Toc380406925"/>
      <w:bookmarkStart w:id="24100" w:name="_Toc378088160"/>
      <w:bookmarkStart w:id="24101" w:name="_Toc378174126"/>
      <w:bookmarkStart w:id="24102" w:name="_Toc378177121"/>
      <w:bookmarkStart w:id="24103" w:name="_Toc378179766"/>
      <w:bookmarkStart w:id="24104" w:name="_Toc378182422"/>
      <w:bookmarkStart w:id="24105" w:name="_Toc380053724"/>
      <w:bookmarkStart w:id="24106" w:name="_Toc380056329"/>
      <w:bookmarkStart w:id="24107" w:name="_Toc380058813"/>
      <w:bookmarkStart w:id="24108" w:name="_Toc380061416"/>
      <w:bookmarkStart w:id="24109" w:name="_Toc380406927"/>
      <w:bookmarkStart w:id="24110" w:name="_Toc378088162"/>
      <w:bookmarkStart w:id="24111" w:name="_Toc378174128"/>
      <w:bookmarkStart w:id="24112" w:name="_Toc378177123"/>
      <w:bookmarkStart w:id="24113" w:name="_Toc378179768"/>
      <w:bookmarkStart w:id="24114" w:name="_Toc378182424"/>
      <w:bookmarkStart w:id="24115" w:name="_Toc380053726"/>
      <w:bookmarkStart w:id="24116" w:name="_Toc380056331"/>
      <w:bookmarkStart w:id="24117" w:name="_Toc380058815"/>
      <w:bookmarkStart w:id="24118" w:name="_Toc380061418"/>
      <w:bookmarkStart w:id="24119" w:name="_Toc380406929"/>
      <w:bookmarkStart w:id="24120" w:name="_Toc378088164"/>
      <w:bookmarkStart w:id="24121" w:name="_Toc378174130"/>
      <w:bookmarkStart w:id="24122" w:name="_Toc378177125"/>
      <w:bookmarkStart w:id="24123" w:name="_Toc378179770"/>
      <w:bookmarkStart w:id="24124" w:name="_Toc378182426"/>
      <w:bookmarkStart w:id="24125" w:name="_Toc380053728"/>
      <w:bookmarkStart w:id="24126" w:name="_Toc380056333"/>
      <w:bookmarkStart w:id="24127" w:name="_Toc380058817"/>
      <w:bookmarkStart w:id="24128" w:name="_Toc380061420"/>
      <w:bookmarkStart w:id="24129" w:name="_Toc380406931"/>
      <w:bookmarkStart w:id="24130" w:name="_Toc378088165"/>
      <w:bookmarkStart w:id="24131" w:name="_Toc378174131"/>
      <w:bookmarkStart w:id="24132" w:name="_Toc378177126"/>
      <w:bookmarkStart w:id="24133" w:name="_Toc378179771"/>
      <w:bookmarkStart w:id="24134" w:name="_Toc378182427"/>
      <w:bookmarkStart w:id="24135" w:name="_Toc380053729"/>
      <w:bookmarkStart w:id="24136" w:name="_Toc380056334"/>
      <w:bookmarkStart w:id="24137" w:name="_Toc380058818"/>
      <w:bookmarkStart w:id="24138" w:name="_Toc380061421"/>
      <w:bookmarkStart w:id="24139" w:name="_Toc380406932"/>
      <w:bookmarkStart w:id="24140" w:name="_Toc378088166"/>
      <w:bookmarkStart w:id="24141" w:name="_Toc378174132"/>
      <w:bookmarkStart w:id="24142" w:name="_Toc378177127"/>
      <w:bookmarkStart w:id="24143" w:name="_Toc378179772"/>
      <w:bookmarkStart w:id="24144" w:name="_Toc378182428"/>
      <w:bookmarkStart w:id="24145" w:name="_Toc380053730"/>
      <w:bookmarkStart w:id="24146" w:name="_Toc380056335"/>
      <w:bookmarkStart w:id="24147" w:name="_Toc380058819"/>
      <w:bookmarkStart w:id="24148" w:name="_Toc380061422"/>
      <w:bookmarkStart w:id="24149" w:name="_Toc380406933"/>
      <w:bookmarkStart w:id="24150" w:name="_Toc378088167"/>
      <w:bookmarkStart w:id="24151" w:name="_Toc378174133"/>
      <w:bookmarkStart w:id="24152" w:name="_Toc378177128"/>
      <w:bookmarkStart w:id="24153" w:name="_Toc378179773"/>
      <w:bookmarkStart w:id="24154" w:name="_Toc378182429"/>
      <w:bookmarkStart w:id="24155" w:name="_Toc380053731"/>
      <w:bookmarkStart w:id="24156" w:name="_Toc380056336"/>
      <w:bookmarkStart w:id="24157" w:name="_Toc380058820"/>
      <w:bookmarkStart w:id="24158" w:name="_Toc380061423"/>
      <w:bookmarkStart w:id="24159" w:name="_Toc380406934"/>
      <w:bookmarkStart w:id="24160" w:name="_Toc345081587"/>
      <w:bookmarkStart w:id="24161" w:name="_Toc349753315"/>
      <w:bookmarkStart w:id="24162" w:name="_Toc349754219"/>
      <w:bookmarkStart w:id="24163" w:name="_Toc489462272"/>
      <w:bookmarkEnd w:id="24020"/>
      <w:bookmarkEnd w:id="24021"/>
      <w:bookmarkEnd w:id="24022"/>
      <w:bookmarkEnd w:id="24023"/>
      <w:bookmarkEnd w:id="24024"/>
      <w:bookmarkEnd w:id="24025"/>
      <w:bookmarkEnd w:id="24026"/>
      <w:bookmarkEnd w:id="24027"/>
      <w:bookmarkEnd w:id="24028"/>
      <w:bookmarkEnd w:id="24029"/>
      <w:bookmarkEnd w:id="24030"/>
      <w:bookmarkEnd w:id="24031"/>
      <w:bookmarkEnd w:id="24032"/>
      <w:bookmarkEnd w:id="24033"/>
      <w:bookmarkEnd w:id="24034"/>
      <w:bookmarkEnd w:id="24035"/>
      <w:bookmarkEnd w:id="24036"/>
      <w:bookmarkEnd w:id="24037"/>
      <w:bookmarkEnd w:id="24038"/>
      <w:bookmarkEnd w:id="24039"/>
      <w:bookmarkEnd w:id="24040"/>
      <w:bookmarkEnd w:id="24041"/>
      <w:bookmarkEnd w:id="24042"/>
      <w:bookmarkEnd w:id="24043"/>
      <w:bookmarkEnd w:id="24044"/>
      <w:bookmarkEnd w:id="24045"/>
      <w:bookmarkEnd w:id="24046"/>
      <w:bookmarkEnd w:id="24047"/>
      <w:bookmarkEnd w:id="24048"/>
      <w:bookmarkEnd w:id="24049"/>
      <w:bookmarkEnd w:id="24050"/>
      <w:bookmarkEnd w:id="24051"/>
      <w:bookmarkEnd w:id="24052"/>
      <w:bookmarkEnd w:id="24053"/>
      <w:bookmarkEnd w:id="24054"/>
      <w:bookmarkEnd w:id="24055"/>
      <w:bookmarkEnd w:id="24056"/>
      <w:bookmarkEnd w:id="24057"/>
      <w:bookmarkEnd w:id="24058"/>
      <w:bookmarkEnd w:id="24059"/>
      <w:bookmarkEnd w:id="24060"/>
      <w:bookmarkEnd w:id="24061"/>
      <w:bookmarkEnd w:id="24062"/>
      <w:bookmarkEnd w:id="24063"/>
      <w:bookmarkEnd w:id="24064"/>
      <w:bookmarkEnd w:id="24065"/>
      <w:bookmarkEnd w:id="24066"/>
      <w:bookmarkEnd w:id="24067"/>
      <w:bookmarkEnd w:id="24068"/>
      <w:bookmarkEnd w:id="24069"/>
      <w:bookmarkEnd w:id="24070"/>
      <w:bookmarkEnd w:id="24071"/>
      <w:bookmarkEnd w:id="24072"/>
      <w:bookmarkEnd w:id="24073"/>
      <w:bookmarkEnd w:id="24074"/>
      <w:bookmarkEnd w:id="24075"/>
      <w:bookmarkEnd w:id="24076"/>
      <w:bookmarkEnd w:id="24077"/>
      <w:bookmarkEnd w:id="24078"/>
      <w:bookmarkEnd w:id="24079"/>
      <w:bookmarkEnd w:id="24080"/>
      <w:bookmarkEnd w:id="24081"/>
      <w:bookmarkEnd w:id="24082"/>
      <w:bookmarkEnd w:id="24083"/>
      <w:bookmarkEnd w:id="24084"/>
      <w:bookmarkEnd w:id="24085"/>
      <w:bookmarkEnd w:id="24086"/>
      <w:bookmarkEnd w:id="24087"/>
      <w:bookmarkEnd w:id="24088"/>
      <w:bookmarkEnd w:id="24089"/>
      <w:bookmarkEnd w:id="24090"/>
      <w:bookmarkEnd w:id="24091"/>
      <w:bookmarkEnd w:id="24092"/>
      <w:bookmarkEnd w:id="24093"/>
      <w:bookmarkEnd w:id="24094"/>
      <w:bookmarkEnd w:id="24095"/>
      <w:bookmarkEnd w:id="24096"/>
      <w:bookmarkEnd w:id="24097"/>
      <w:bookmarkEnd w:id="24098"/>
      <w:bookmarkEnd w:id="24099"/>
      <w:bookmarkEnd w:id="24100"/>
      <w:bookmarkEnd w:id="24101"/>
      <w:bookmarkEnd w:id="24102"/>
      <w:bookmarkEnd w:id="24103"/>
      <w:bookmarkEnd w:id="24104"/>
      <w:bookmarkEnd w:id="24105"/>
      <w:bookmarkEnd w:id="24106"/>
      <w:bookmarkEnd w:id="24107"/>
      <w:bookmarkEnd w:id="24108"/>
      <w:bookmarkEnd w:id="24109"/>
      <w:bookmarkEnd w:id="24110"/>
      <w:bookmarkEnd w:id="24111"/>
      <w:bookmarkEnd w:id="24112"/>
      <w:bookmarkEnd w:id="24113"/>
      <w:bookmarkEnd w:id="24114"/>
      <w:bookmarkEnd w:id="24115"/>
      <w:bookmarkEnd w:id="24116"/>
      <w:bookmarkEnd w:id="24117"/>
      <w:bookmarkEnd w:id="24118"/>
      <w:bookmarkEnd w:id="24119"/>
      <w:bookmarkEnd w:id="24120"/>
      <w:bookmarkEnd w:id="24121"/>
      <w:bookmarkEnd w:id="24122"/>
      <w:bookmarkEnd w:id="24123"/>
      <w:bookmarkEnd w:id="24124"/>
      <w:bookmarkEnd w:id="24125"/>
      <w:bookmarkEnd w:id="24126"/>
      <w:bookmarkEnd w:id="24127"/>
      <w:bookmarkEnd w:id="24128"/>
      <w:bookmarkEnd w:id="24129"/>
      <w:bookmarkEnd w:id="24130"/>
      <w:bookmarkEnd w:id="24131"/>
      <w:bookmarkEnd w:id="24132"/>
      <w:bookmarkEnd w:id="24133"/>
      <w:bookmarkEnd w:id="24134"/>
      <w:bookmarkEnd w:id="24135"/>
      <w:bookmarkEnd w:id="24136"/>
      <w:bookmarkEnd w:id="24137"/>
      <w:bookmarkEnd w:id="24138"/>
      <w:bookmarkEnd w:id="24139"/>
      <w:bookmarkEnd w:id="24140"/>
      <w:bookmarkEnd w:id="24141"/>
      <w:bookmarkEnd w:id="24142"/>
      <w:bookmarkEnd w:id="24143"/>
      <w:bookmarkEnd w:id="24144"/>
      <w:bookmarkEnd w:id="24145"/>
      <w:bookmarkEnd w:id="24146"/>
      <w:bookmarkEnd w:id="24147"/>
      <w:bookmarkEnd w:id="24148"/>
      <w:bookmarkEnd w:id="24149"/>
      <w:bookmarkEnd w:id="24150"/>
      <w:bookmarkEnd w:id="24151"/>
      <w:bookmarkEnd w:id="24152"/>
      <w:bookmarkEnd w:id="24153"/>
      <w:bookmarkEnd w:id="24154"/>
      <w:bookmarkEnd w:id="24155"/>
      <w:bookmarkEnd w:id="24156"/>
      <w:bookmarkEnd w:id="24157"/>
      <w:bookmarkEnd w:id="24158"/>
      <w:bookmarkEnd w:id="24159"/>
      <w:r w:rsidRPr="00671C8B">
        <w:t xml:space="preserve">&lt;URC-ENDTCP-enable&gt; is </w:t>
      </w:r>
      <w:bookmarkEnd w:id="24160"/>
      <w:bookmarkEnd w:id="24161"/>
      <w:bookmarkEnd w:id="24162"/>
      <w:r w:rsidRPr="00671C8B">
        <w:t>Enabled</w:t>
      </w:r>
      <w:bookmarkEnd w:id="24163"/>
    </w:p>
    <w:tbl>
      <w:tblPr>
        <w:tblStyle w:val="TableGrid"/>
        <w:tblW w:w="0" w:type="auto"/>
        <w:tblBorders>
          <w:insideH w:val="none" w:sz="0" w:space="0" w:color="auto"/>
        </w:tblBorders>
        <w:tblLook w:val="04A0" w:firstRow="1" w:lastRow="0" w:firstColumn="1" w:lastColumn="0" w:noHBand="0" w:noVBand="1"/>
      </w:tblPr>
      <w:tblGrid>
        <w:gridCol w:w="5333"/>
        <w:gridCol w:w="3686"/>
      </w:tblGrid>
      <w:tr w:rsidR="001B2A26" w:rsidRPr="004B121B" w14:paraId="4E55808B" w14:textId="77777777" w:rsidTr="00166AF3">
        <w:tc>
          <w:tcPr>
            <w:tcW w:w="5418" w:type="dxa"/>
          </w:tcPr>
          <w:p w14:paraId="7757070C" w14:textId="77777777" w:rsidR="001B2A26" w:rsidRPr="002B78B6" w:rsidRDefault="001B2A26" w:rsidP="00166AF3">
            <w:pPr>
              <w:pStyle w:val="TableBody"/>
              <w:rPr>
                <w:b/>
                <w:szCs w:val="18"/>
              </w:rPr>
            </w:pPr>
            <w:r w:rsidRPr="002B78B6">
              <w:rPr>
                <w:b/>
                <w:szCs w:val="18"/>
              </w:rPr>
              <w:t>AT+KCNXCFG=1,"GPRS","CMNET"</w:t>
            </w:r>
          </w:p>
        </w:tc>
        <w:tc>
          <w:tcPr>
            <w:tcW w:w="3827" w:type="dxa"/>
          </w:tcPr>
          <w:p w14:paraId="60B657DC" w14:textId="77777777" w:rsidR="001B2A26" w:rsidRPr="002B78B6" w:rsidRDefault="001B2A26" w:rsidP="00166AF3">
            <w:pPr>
              <w:pStyle w:val="TableBody"/>
              <w:rPr>
                <w:szCs w:val="18"/>
              </w:rPr>
            </w:pPr>
          </w:p>
        </w:tc>
      </w:tr>
      <w:tr w:rsidR="001B2A26" w:rsidRPr="004B121B" w14:paraId="4A3C68F0" w14:textId="77777777" w:rsidTr="00166AF3">
        <w:tc>
          <w:tcPr>
            <w:tcW w:w="5418" w:type="dxa"/>
          </w:tcPr>
          <w:p w14:paraId="4131245F" w14:textId="77777777" w:rsidR="001B2A26" w:rsidRPr="002B78B6" w:rsidRDefault="001B2A26" w:rsidP="00166AF3">
            <w:pPr>
              <w:pStyle w:val="TableBody"/>
              <w:rPr>
                <w:b/>
                <w:szCs w:val="18"/>
              </w:rPr>
            </w:pPr>
            <w:r w:rsidRPr="002B78B6">
              <w:rPr>
                <w:b/>
                <w:szCs w:val="18"/>
              </w:rPr>
              <w:t>OK</w:t>
            </w:r>
          </w:p>
        </w:tc>
        <w:tc>
          <w:tcPr>
            <w:tcW w:w="3827" w:type="dxa"/>
          </w:tcPr>
          <w:p w14:paraId="154D1C1E" w14:textId="77777777" w:rsidR="001B2A26" w:rsidRPr="002B78B6" w:rsidRDefault="001B2A26" w:rsidP="00166AF3">
            <w:pPr>
              <w:pStyle w:val="TableBody"/>
              <w:rPr>
                <w:szCs w:val="18"/>
              </w:rPr>
            </w:pPr>
          </w:p>
        </w:tc>
      </w:tr>
      <w:tr w:rsidR="001B2A26" w:rsidRPr="004B121B" w14:paraId="0D3E4012" w14:textId="77777777" w:rsidTr="00166AF3">
        <w:tc>
          <w:tcPr>
            <w:tcW w:w="5418" w:type="dxa"/>
          </w:tcPr>
          <w:p w14:paraId="0A92A851" w14:textId="77777777" w:rsidR="001B2A26" w:rsidRPr="002B78B6" w:rsidRDefault="001B2A26" w:rsidP="00166AF3">
            <w:pPr>
              <w:pStyle w:val="TableBody"/>
              <w:rPr>
                <w:b/>
                <w:szCs w:val="18"/>
              </w:rPr>
            </w:pPr>
          </w:p>
        </w:tc>
        <w:tc>
          <w:tcPr>
            <w:tcW w:w="3827" w:type="dxa"/>
          </w:tcPr>
          <w:p w14:paraId="374FD8D5" w14:textId="77777777" w:rsidR="001B2A26" w:rsidRPr="002B78B6" w:rsidRDefault="001B2A26" w:rsidP="00166AF3">
            <w:pPr>
              <w:pStyle w:val="TableBody"/>
              <w:rPr>
                <w:szCs w:val="18"/>
              </w:rPr>
            </w:pPr>
          </w:p>
        </w:tc>
      </w:tr>
      <w:tr w:rsidR="001B2A26" w:rsidRPr="004B121B" w14:paraId="79A5C96F" w14:textId="77777777" w:rsidTr="00166AF3">
        <w:tc>
          <w:tcPr>
            <w:tcW w:w="5418" w:type="dxa"/>
          </w:tcPr>
          <w:p w14:paraId="282C9A1A" w14:textId="77777777" w:rsidR="001B2A26" w:rsidRPr="002B78B6" w:rsidRDefault="001B2A26" w:rsidP="00166AF3">
            <w:pPr>
              <w:pStyle w:val="TableBody"/>
              <w:rPr>
                <w:b/>
                <w:szCs w:val="18"/>
              </w:rPr>
            </w:pPr>
            <w:r w:rsidRPr="002B78B6">
              <w:rPr>
                <w:b/>
                <w:szCs w:val="18"/>
              </w:rPr>
              <w:t>AT+KTCPCFG=1,0,"202.170.131.76",2000,,,1</w:t>
            </w:r>
          </w:p>
          <w:p w14:paraId="5220ADB0" w14:textId="77777777" w:rsidR="001B2A26" w:rsidRPr="002B78B6" w:rsidRDefault="001B2A26" w:rsidP="00166AF3">
            <w:pPr>
              <w:pStyle w:val="TableBody"/>
              <w:rPr>
                <w:b/>
                <w:szCs w:val="18"/>
              </w:rPr>
            </w:pPr>
            <w:r w:rsidRPr="002B78B6">
              <w:rPr>
                <w:b/>
                <w:szCs w:val="18"/>
              </w:rPr>
              <w:t>+KTCPCFG: 1</w:t>
            </w:r>
          </w:p>
        </w:tc>
        <w:tc>
          <w:tcPr>
            <w:tcW w:w="3827" w:type="dxa"/>
          </w:tcPr>
          <w:p w14:paraId="4AB41566" w14:textId="77777777" w:rsidR="001B2A26" w:rsidRPr="002B78B6" w:rsidRDefault="001B2A26" w:rsidP="00166AF3">
            <w:pPr>
              <w:pStyle w:val="TableBody"/>
              <w:rPr>
                <w:szCs w:val="18"/>
              </w:rPr>
            </w:pPr>
            <w:r w:rsidRPr="002B78B6">
              <w:rPr>
                <w:szCs w:val="18"/>
              </w:rPr>
              <w:t>Set &lt;URC-ENDTCP-enable&gt; to 1, enable URC “+KTCP_ACK”</w:t>
            </w:r>
          </w:p>
        </w:tc>
      </w:tr>
      <w:tr w:rsidR="001B2A26" w:rsidRPr="004B121B" w14:paraId="5D432613" w14:textId="77777777" w:rsidTr="00166AF3">
        <w:tc>
          <w:tcPr>
            <w:tcW w:w="5418" w:type="dxa"/>
          </w:tcPr>
          <w:p w14:paraId="682DB04A" w14:textId="77777777" w:rsidR="001B2A26" w:rsidRPr="002B78B6" w:rsidRDefault="001B2A26" w:rsidP="00166AF3">
            <w:pPr>
              <w:pStyle w:val="TableBody"/>
              <w:rPr>
                <w:b/>
                <w:szCs w:val="18"/>
              </w:rPr>
            </w:pPr>
            <w:r w:rsidRPr="002B78B6">
              <w:rPr>
                <w:b/>
                <w:szCs w:val="18"/>
              </w:rPr>
              <w:t>OK</w:t>
            </w:r>
            <w:r w:rsidRPr="002B78B6" w:rsidDel="00D608CF">
              <w:rPr>
                <w:b/>
                <w:szCs w:val="18"/>
              </w:rPr>
              <w:t xml:space="preserve"> </w:t>
            </w:r>
          </w:p>
        </w:tc>
        <w:tc>
          <w:tcPr>
            <w:tcW w:w="3827" w:type="dxa"/>
          </w:tcPr>
          <w:p w14:paraId="3BD10896" w14:textId="77777777" w:rsidR="001B2A26" w:rsidRPr="002B78B6" w:rsidRDefault="001B2A26" w:rsidP="00166AF3">
            <w:pPr>
              <w:pStyle w:val="TableBody"/>
              <w:rPr>
                <w:szCs w:val="18"/>
              </w:rPr>
            </w:pPr>
          </w:p>
        </w:tc>
      </w:tr>
      <w:tr w:rsidR="001B2A26" w:rsidRPr="004B121B" w14:paraId="4E04E693" w14:textId="77777777" w:rsidTr="00166AF3">
        <w:tc>
          <w:tcPr>
            <w:tcW w:w="5418" w:type="dxa"/>
          </w:tcPr>
          <w:p w14:paraId="7418A0F5" w14:textId="77777777" w:rsidR="001B2A26" w:rsidRDefault="001B2A26" w:rsidP="00166AF3">
            <w:pPr>
              <w:pStyle w:val="TableBody"/>
              <w:rPr>
                <w:b/>
                <w:szCs w:val="18"/>
              </w:rPr>
            </w:pPr>
          </w:p>
          <w:p w14:paraId="6FE3D315" w14:textId="77777777" w:rsidR="001B2A26" w:rsidRPr="002B78B6" w:rsidRDefault="001B2A26" w:rsidP="00166AF3">
            <w:pPr>
              <w:pStyle w:val="TableBody"/>
              <w:rPr>
                <w:b/>
                <w:szCs w:val="18"/>
              </w:rPr>
            </w:pPr>
          </w:p>
        </w:tc>
        <w:tc>
          <w:tcPr>
            <w:tcW w:w="3827" w:type="dxa"/>
          </w:tcPr>
          <w:p w14:paraId="1225C50B" w14:textId="77777777" w:rsidR="001B2A26" w:rsidRPr="002B78B6" w:rsidRDefault="001B2A26" w:rsidP="00166AF3">
            <w:pPr>
              <w:pStyle w:val="TableBody"/>
              <w:rPr>
                <w:szCs w:val="18"/>
              </w:rPr>
            </w:pPr>
          </w:p>
        </w:tc>
      </w:tr>
      <w:tr w:rsidR="001B2A26" w:rsidRPr="004B121B" w14:paraId="75AF0D6B" w14:textId="77777777" w:rsidTr="00166AF3">
        <w:tc>
          <w:tcPr>
            <w:tcW w:w="5418" w:type="dxa"/>
          </w:tcPr>
          <w:p w14:paraId="2D0E7C5B" w14:textId="77777777" w:rsidR="001B2A26" w:rsidRPr="002B78B6" w:rsidRDefault="001B2A26" w:rsidP="00166AF3">
            <w:pPr>
              <w:pStyle w:val="TableBody"/>
              <w:rPr>
                <w:b/>
                <w:szCs w:val="18"/>
              </w:rPr>
            </w:pPr>
            <w:r w:rsidRPr="002B78B6">
              <w:rPr>
                <w:b/>
                <w:szCs w:val="18"/>
              </w:rPr>
              <w:t>AT+KTCPCFG?</w:t>
            </w:r>
          </w:p>
        </w:tc>
        <w:tc>
          <w:tcPr>
            <w:tcW w:w="3827" w:type="dxa"/>
          </w:tcPr>
          <w:p w14:paraId="1FC57891" w14:textId="77777777" w:rsidR="001B2A26" w:rsidRPr="002B78B6" w:rsidRDefault="001B2A26" w:rsidP="00166AF3">
            <w:pPr>
              <w:pStyle w:val="TableBody"/>
              <w:rPr>
                <w:szCs w:val="18"/>
              </w:rPr>
            </w:pPr>
          </w:p>
        </w:tc>
      </w:tr>
      <w:tr w:rsidR="001B2A26" w:rsidRPr="004B121B" w14:paraId="057915E8" w14:textId="77777777" w:rsidTr="00166AF3">
        <w:tc>
          <w:tcPr>
            <w:tcW w:w="5418" w:type="dxa"/>
          </w:tcPr>
          <w:p w14:paraId="57A2AB4B" w14:textId="77777777" w:rsidR="001B2A26" w:rsidRPr="002B78B6" w:rsidRDefault="001B2A26" w:rsidP="00166AF3">
            <w:pPr>
              <w:pStyle w:val="TableBody"/>
              <w:rPr>
                <w:b/>
                <w:szCs w:val="18"/>
              </w:rPr>
            </w:pPr>
            <w:r w:rsidRPr="002B78B6">
              <w:rPr>
                <w:b/>
                <w:szCs w:val="18"/>
              </w:rPr>
              <w:t>+KTCPCFG: 1,0,0,0,,"202.170.131.76",2000,,0,1</w:t>
            </w:r>
          </w:p>
        </w:tc>
        <w:tc>
          <w:tcPr>
            <w:tcW w:w="3827" w:type="dxa"/>
          </w:tcPr>
          <w:p w14:paraId="16924BF8" w14:textId="77777777" w:rsidR="001B2A26" w:rsidRPr="002B78B6" w:rsidRDefault="001B2A26" w:rsidP="00166AF3">
            <w:pPr>
              <w:pStyle w:val="TableBody"/>
              <w:rPr>
                <w:szCs w:val="18"/>
              </w:rPr>
            </w:pPr>
            <w:r w:rsidRPr="002B78B6">
              <w:rPr>
                <w:szCs w:val="18"/>
              </w:rPr>
              <w:t>&lt;URC-ENDTCP-enable&gt; is enabled</w:t>
            </w:r>
          </w:p>
        </w:tc>
      </w:tr>
      <w:tr w:rsidR="001B2A26" w:rsidRPr="004B121B" w14:paraId="1008800E" w14:textId="77777777" w:rsidTr="00166AF3">
        <w:tc>
          <w:tcPr>
            <w:tcW w:w="5418" w:type="dxa"/>
          </w:tcPr>
          <w:p w14:paraId="114A0A39" w14:textId="77777777" w:rsidR="001B2A26" w:rsidRPr="002B78B6" w:rsidRDefault="001B2A26" w:rsidP="00166AF3">
            <w:pPr>
              <w:pStyle w:val="TableBody"/>
              <w:rPr>
                <w:b/>
                <w:szCs w:val="18"/>
              </w:rPr>
            </w:pPr>
            <w:r w:rsidRPr="002B78B6">
              <w:rPr>
                <w:b/>
                <w:szCs w:val="18"/>
              </w:rPr>
              <w:t>OK</w:t>
            </w:r>
          </w:p>
          <w:p w14:paraId="6076F53C" w14:textId="77777777" w:rsidR="001B2A26" w:rsidRPr="002B78B6" w:rsidRDefault="001B2A26" w:rsidP="00166AF3">
            <w:pPr>
              <w:pStyle w:val="TableBody"/>
              <w:rPr>
                <w:b/>
                <w:szCs w:val="18"/>
              </w:rPr>
            </w:pPr>
          </w:p>
        </w:tc>
        <w:tc>
          <w:tcPr>
            <w:tcW w:w="3827" w:type="dxa"/>
          </w:tcPr>
          <w:p w14:paraId="4EAAF868" w14:textId="77777777" w:rsidR="001B2A26" w:rsidRPr="002B78B6" w:rsidRDefault="001B2A26" w:rsidP="00166AF3">
            <w:pPr>
              <w:pStyle w:val="TableBody"/>
              <w:rPr>
                <w:szCs w:val="18"/>
              </w:rPr>
            </w:pPr>
          </w:p>
        </w:tc>
      </w:tr>
      <w:tr w:rsidR="001B2A26" w:rsidRPr="004B121B" w14:paraId="3F3D753A" w14:textId="77777777" w:rsidTr="00166AF3">
        <w:tc>
          <w:tcPr>
            <w:tcW w:w="5418" w:type="dxa"/>
          </w:tcPr>
          <w:p w14:paraId="31255D7F" w14:textId="77777777" w:rsidR="001B2A26" w:rsidRPr="002B78B6" w:rsidRDefault="001B2A26" w:rsidP="00166AF3">
            <w:pPr>
              <w:pStyle w:val="TableBody"/>
              <w:rPr>
                <w:b/>
                <w:szCs w:val="18"/>
              </w:rPr>
            </w:pPr>
            <w:r w:rsidRPr="002B78B6">
              <w:rPr>
                <w:b/>
                <w:szCs w:val="18"/>
              </w:rPr>
              <w:t>AT+KTCPCNX=1</w:t>
            </w:r>
          </w:p>
        </w:tc>
        <w:tc>
          <w:tcPr>
            <w:tcW w:w="3827" w:type="dxa"/>
          </w:tcPr>
          <w:p w14:paraId="0180A4C3" w14:textId="77777777" w:rsidR="001B2A26" w:rsidRPr="002B78B6" w:rsidRDefault="001B2A26" w:rsidP="00166AF3">
            <w:pPr>
              <w:pStyle w:val="TableBody"/>
              <w:rPr>
                <w:szCs w:val="18"/>
              </w:rPr>
            </w:pPr>
            <w:r w:rsidRPr="002B78B6">
              <w:rPr>
                <w:szCs w:val="18"/>
              </w:rPr>
              <w:t>Connect to TCP server</w:t>
            </w:r>
          </w:p>
        </w:tc>
      </w:tr>
      <w:tr w:rsidR="001B2A26" w:rsidRPr="004B121B" w14:paraId="5DE36E8F" w14:textId="77777777" w:rsidTr="00166AF3">
        <w:tc>
          <w:tcPr>
            <w:tcW w:w="5418" w:type="dxa"/>
          </w:tcPr>
          <w:p w14:paraId="33C7083D" w14:textId="77777777" w:rsidR="001B2A26" w:rsidRPr="002B78B6" w:rsidRDefault="001B2A26" w:rsidP="00166AF3">
            <w:pPr>
              <w:pStyle w:val="TableBody"/>
              <w:rPr>
                <w:b/>
                <w:szCs w:val="18"/>
              </w:rPr>
            </w:pPr>
            <w:r w:rsidRPr="002B78B6">
              <w:rPr>
                <w:b/>
                <w:szCs w:val="18"/>
              </w:rPr>
              <w:t>OK</w:t>
            </w:r>
          </w:p>
          <w:p w14:paraId="7593ED1D" w14:textId="77777777" w:rsidR="001B2A26" w:rsidRPr="002B78B6" w:rsidRDefault="001B2A26" w:rsidP="00166AF3">
            <w:pPr>
              <w:pStyle w:val="TableBody"/>
              <w:rPr>
                <w:b/>
                <w:szCs w:val="18"/>
              </w:rPr>
            </w:pPr>
          </w:p>
        </w:tc>
        <w:tc>
          <w:tcPr>
            <w:tcW w:w="3827" w:type="dxa"/>
          </w:tcPr>
          <w:p w14:paraId="46FC7363" w14:textId="77777777" w:rsidR="001B2A26" w:rsidRPr="002B78B6" w:rsidRDefault="001B2A26" w:rsidP="00166AF3">
            <w:pPr>
              <w:pStyle w:val="TableBody"/>
              <w:rPr>
                <w:szCs w:val="18"/>
              </w:rPr>
            </w:pPr>
          </w:p>
        </w:tc>
      </w:tr>
      <w:tr w:rsidR="001B2A26" w:rsidRPr="004B121B" w14:paraId="096F0766" w14:textId="77777777" w:rsidTr="00166AF3">
        <w:tc>
          <w:tcPr>
            <w:tcW w:w="5418" w:type="dxa"/>
          </w:tcPr>
          <w:p w14:paraId="79155CBB" w14:textId="77777777" w:rsidR="001B2A26" w:rsidRPr="002B78B6" w:rsidRDefault="001B2A26" w:rsidP="00166AF3">
            <w:pPr>
              <w:pStyle w:val="TableBody"/>
              <w:rPr>
                <w:b/>
                <w:szCs w:val="18"/>
              </w:rPr>
            </w:pPr>
            <w:r w:rsidRPr="002B78B6">
              <w:rPr>
                <w:b/>
                <w:szCs w:val="18"/>
              </w:rPr>
              <w:t>AT+KTCPSND=1,10</w:t>
            </w:r>
          </w:p>
        </w:tc>
        <w:tc>
          <w:tcPr>
            <w:tcW w:w="3827" w:type="dxa"/>
          </w:tcPr>
          <w:p w14:paraId="43936AA5" w14:textId="77777777" w:rsidR="001B2A26" w:rsidRPr="002B78B6" w:rsidRDefault="001B2A26" w:rsidP="00166AF3">
            <w:pPr>
              <w:pStyle w:val="TableBody"/>
              <w:rPr>
                <w:szCs w:val="18"/>
              </w:rPr>
            </w:pPr>
            <w:r w:rsidRPr="002B78B6">
              <w:rPr>
                <w:szCs w:val="18"/>
              </w:rPr>
              <w:t>Receive 10 bytes</w:t>
            </w:r>
          </w:p>
        </w:tc>
      </w:tr>
      <w:tr w:rsidR="001B2A26" w:rsidRPr="004B121B" w14:paraId="28F8C194" w14:textId="77777777" w:rsidTr="00166AF3">
        <w:tc>
          <w:tcPr>
            <w:tcW w:w="5418" w:type="dxa"/>
          </w:tcPr>
          <w:p w14:paraId="037B842A" w14:textId="77777777" w:rsidR="001B2A26" w:rsidRPr="002B78B6" w:rsidRDefault="001B2A26" w:rsidP="00166AF3">
            <w:pPr>
              <w:pStyle w:val="TableBody"/>
              <w:rPr>
                <w:b/>
                <w:szCs w:val="18"/>
              </w:rPr>
            </w:pPr>
            <w:r w:rsidRPr="002B78B6">
              <w:rPr>
                <w:b/>
                <w:szCs w:val="18"/>
              </w:rPr>
              <w:t>CONNECT</w:t>
            </w:r>
          </w:p>
        </w:tc>
        <w:tc>
          <w:tcPr>
            <w:tcW w:w="3827" w:type="dxa"/>
          </w:tcPr>
          <w:p w14:paraId="3489E3E6" w14:textId="77777777" w:rsidR="001B2A26" w:rsidRPr="002B78B6" w:rsidRDefault="001B2A26" w:rsidP="00166AF3">
            <w:pPr>
              <w:pStyle w:val="TableBody"/>
              <w:rPr>
                <w:szCs w:val="18"/>
              </w:rPr>
            </w:pPr>
            <w:r w:rsidRPr="002B78B6">
              <w:rPr>
                <w:szCs w:val="18"/>
              </w:rPr>
              <w:t>Connect to TCO server</w:t>
            </w:r>
          </w:p>
        </w:tc>
      </w:tr>
      <w:tr w:rsidR="001B2A26" w:rsidRPr="004B121B" w14:paraId="3AB68B1F" w14:textId="77777777" w:rsidTr="00166AF3">
        <w:tc>
          <w:tcPr>
            <w:tcW w:w="5418" w:type="dxa"/>
          </w:tcPr>
          <w:p w14:paraId="6A270821" w14:textId="77777777" w:rsidR="001B2A26" w:rsidRPr="002B78B6" w:rsidRDefault="001B2A26" w:rsidP="00166AF3">
            <w:pPr>
              <w:pStyle w:val="TableBody"/>
              <w:rPr>
                <w:b/>
                <w:szCs w:val="18"/>
              </w:rPr>
            </w:pPr>
            <w:r w:rsidRPr="002B78B6">
              <w:rPr>
                <w:b/>
                <w:szCs w:val="18"/>
              </w:rPr>
              <w:t>0123456789--EOF--Pattern--</w:t>
            </w:r>
          </w:p>
        </w:tc>
        <w:tc>
          <w:tcPr>
            <w:tcW w:w="3827" w:type="dxa"/>
          </w:tcPr>
          <w:p w14:paraId="766FD11F" w14:textId="77777777" w:rsidR="001B2A26" w:rsidRPr="002B78B6" w:rsidRDefault="001B2A26" w:rsidP="00166AF3">
            <w:pPr>
              <w:pStyle w:val="TableBody"/>
              <w:rPr>
                <w:szCs w:val="18"/>
              </w:rPr>
            </w:pPr>
            <w:r w:rsidRPr="002B78B6">
              <w:rPr>
                <w:szCs w:val="18"/>
              </w:rPr>
              <w:t>Write to serial</w:t>
            </w:r>
          </w:p>
        </w:tc>
      </w:tr>
      <w:tr w:rsidR="001B2A26" w:rsidRPr="004B121B" w14:paraId="154FC5F2" w14:textId="77777777" w:rsidTr="00166AF3">
        <w:tc>
          <w:tcPr>
            <w:tcW w:w="5418" w:type="dxa"/>
          </w:tcPr>
          <w:p w14:paraId="0803FDA8" w14:textId="77777777" w:rsidR="001B2A26" w:rsidRPr="002B78B6" w:rsidRDefault="001B2A26" w:rsidP="00166AF3">
            <w:pPr>
              <w:pStyle w:val="TableBody"/>
              <w:rPr>
                <w:b/>
                <w:szCs w:val="18"/>
              </w:rPr>
            </w:pPr>
            <w:r w:rsidRPr="002B78B6">
              <w:rPr>
                <w:b/>
                <w:szCs w:val="18"/>
              </w:rPr>
              <w:t>OK</w:t>
            </w:r>
          </w:p>
        </w:tc>
        <w:tc>
          <w:tcPr>
            <w:tcW w:w="3827" w:type="dxa"/>
          </w:tcPr>
          <w:p w14:paraId="1C26BDE5" w14:textId="77777777" w:rsidR="001B2A26" w:rsidRPr="002B78B6" w:rsidRDefault="001B2A26" w:rsidP="00166AF3">
            <w:pPr>
              <w:pStyle w:val="TableBody"/>
              <w:rPr>
                <w:szCs w:val="18"/>
              </w:rPr>
            </w:pPr>
          </w:p>
        </w:tc>
      </w:tr>
      <w:tr w:rsidR="001B2A26" w:rsidRPr="004B121B" w14:paraId="54EFB9A3" w14:textId="77777777" w:rsidTr="00166AF3">
        <w:tc>
          <w:tcPr>
            <w:tcW w:w="5418" w:type="dxa"/>
          </w:tcPr>
          <w:p w14:paraId="3069A0E5" w14:textId="77777777" w:rsidR="001B2A26" w:rsidRPr="002B78B6" w:rsidRDefault="001B2A26" w:rsidP="00166AF3">
            <w:pPr>
              <w:pStyle w:val="TableBody"/>
              <w:rPr>
                <w:b/>
                <w:szCs w:val="18"/>
              </w:rPr>
            </w:pPr>
          </w:p>
        </w:tc>
        <w:tc>
          <w:tcPr>
            <w:tcW w:w="3827" w:type="dxa"/>
          </w:tcPr>
          <w:p w14:paraId="5F4E2BB5" w14:textId="77777777" w:rsidR="001B2A26" w:rsidRPr="002B78B6" w:rsidRDefault="001B2A26" w:rsidP="00166AF3">
            <w:pPr>
              <w:pStyle w:val="TableBody"/>
              <w:rPr>
                <w:szCs w:val="18"/>
              </w:rPr>
            </w:pPr>
          </w:p>
        </w:tc>
      </w:tr>
      <w:tr w:rsidR="001B2A26" w:rsidRPr="004B121B" w14:paraId="41D01FFD" w14:textId="77777777" w:rsidTr="00166AF3">
        <w:trPr>
          <w:cantSplit/>
        </w:trPr>
        <w:tc>
          <w:tcPr>
            <w:tcW w:w="5418" w:type="dxa"/>
          </w:tcPr>
          <w:p w14:paraId="0BB177DD" w14:textId="77777777" w:rsidR="001B2A26" w:rsidRPr="002B78B6" w:rsidRDefault="001B2A26" w:rsidP="00166AF3">
            <w:pPr>
              <w:pStyle w:val="TableBody"/>
              <w:rPr>
                <w:b/>
                <w:szCs w:val="18"/>
              </w:rPr>
            </w:pPr>
            <w:r w:rsidRPr="002B78B6">
              <w:rPr>
                <w:b/>
                <w:szCs w:val="18"/>
              </w:rPr>
              <w:t>+KTCP_ACK: 1, 1</w:t>
            </w:r>
          </w:p>
        </w:tc>
        <w:tc>
          <w:tcPr>
            <w:tcW w:w="3827" w:type="dxa"/>
          </w:tcPr>
          <w:p w14:paraId="324FFE00" w14:textId="77777777" w:rsidR="001B2A26" w:rsidRPr="002B78B6" w:rsidRDefault="001B2A26" w:rsidP="00166AF3">
            <w:pPr>
              <w:pStyle w:val="TableBody"/>
              <w:rPr>
                <w:szCs w:val="18"/>
              </w:rPr>
            </w:pPr>
            <w:r w:rsidRPr="002B78B6">
              <w:rPr>
                <w:szCs w:val="18"/>
              </w:rPr>
              <w:t>After a short time, URC “+KTCP_ACK” states that the latest TCP data has arrived on the remote side</w:t>
            </w:r>
          </w:p>
        </w:tc>
      </w:tr>
      <w:tr w:rsidR="001B2A26" w:rsidRPr="004B121B" w14:paraId="33AF7D1D" w14:textId="77777777" w:rsidTr="00166AF3">
        <w:tc>
          <w:tcPr>
            <w:tcW w:w="5418" w:type="dxa"/>
          </w:tcPr>
          <w:p w14:paraId="68680C84" w14:textId="77777777" w:rsidR="001B2A26" w:rsidRPr="002B78B6" w:rsidRDefault="001B2A26" w:rsidP="00166AF3">
            <w:pPr>
              <w:pStyle w:val="TableBody"/>
              <w:rPr>
                <w:b/>
                <w:szCs w:val="18"/>
              </w:rPr>
            </w:pPr>
            <w:r w:rsidRPr="002B78B6">
              <w:rPr>
                <w:b/>
                <w:szCs w:val="18"/>
              </w:rPr>
              <w:t>AT+KTCPACKINFO=1</w:t>
            </w:r>
          </w:p>
          <w:p w14:paraId="7AB51B76" w14:textId="77777777" w:rsidR="001B2A26" w:rsidRPr="002B78B6" w:rsidRDefault="001B2A26" w:rsidP="00166AF3">
            <w:pPr>
              <w:pStyle w:val="TableBody"/>
              <w:rPr>
                <w:b/>
                <w:szCs w:val="18"/>
              </w:rPr>
            </w:pPr>
            <w:r w:rsidRPr="002B78B6">
              <w:rPr>
                <w:b/>
                <w:szCs w:val="18"/>
              </w:rPr>
              <w:t>+KTCPACKINFO: 1, 1</w:t>
            </w:r>
          </w:p>
        </w:tc>
        <w:tc>
          <w:tcPr>
            <w:tcW w:w="3827" w:type="dxa"/>
          </w:tcPr>
          <w:p w14:paraId="10EB7335" w14:textId="77777777" w:rsidR="001B2A26" w:rsidRPr="002B78B6" w:rsidRDefault="001B2A26" w:rsidP="00166AF3">
            <w:pPr>
              <w:pStyle w:val="TableBody"/>
              <w:rPr>
                <w:szCs w:val="18"/>
              </w:rPr>
            </w:pPr>
            <w:r w:rsidRPr="002B78B6">
              <w:rPr>
                <w:szCs w:val="18"/>
              </w:rPr>
              <w:t>Poll the status of the latest TCP data</w:t>
            </w:r>
          </w:p>
        </w:tc>
      </w:tr>
      <w:tr w:rsidR="001B2A26" w:rsidRPr="004B121B" w14:paraId="45898CD8" w14:textId="77777777" w:rsidTr="00166AF3">
        <w:tc>
          <w:tcPr>
            <w:tcW w:w="5418" w:type="dxa"/>
          </w:tcPr>
          <w:p w14:paraId="6E5F9899" w14:textId="77777777" w:rsidR="001B2A26" w:rsidRPr="002B78B6" w:rsidRDefault="001B2A26" w:rsidP="00166AF3">
            <w:pPr>
              <w:pStyle w:val="TableBody"/>
              <w:rPr>
                <w:b/>
                <w:szCs w:val="18"/>
              </w:rPr>
            </w:pPr>
            <w:r w:rsidRPr="002B78B6">
              <w:rPr>
                <w:b/>
                <w:szCs w:val="18"/>
              </w:rPr>
              <w:t>OK</w:t>
            </w:r>
          </w:p>
          <w:p w14:paraId="646E2854" w14:textId="77777777" w:rsidR="001B2A26" w:rsidRPr="002B78B6" w:rsidRDefault="001B2A26" w:rsidP="00166AF3">
            <w:pPr>
              <w:pStyle w:val="TableBody"/>
              <w:rPr>
                <w:b/>
                <w:szCs w:val="18"/>
              </w:rPr>
            </w:pPr>
          </w:p>
        </w:tc>
        <w:tc>
          <w:tcPr>
            <w:tcW w:w="3827" w:type="dxa"/>
          </w:tcPr>
          <w:p w14:paraId="710E1D5E" w14:textId="77777777" w:rsidR="001B2A26" w:rsidRPr="002B78B6" w:rsidRDefault="001B2A26" w:rsidP="00166AF3">
            <w:pPr>
              <w:pStyle w:val="TableBody"/>
              <w:rPr>
                <w:szCs w:val="18"/>
              </w:rPr>
            </w:pPr>
          </w:p>
        </w:tc>
      </w:tr>
      <w:tr w:rsidR="001B2A26" w:rsidRPr="004B121B" w14:paraId="16E84647" w14:textId="77777777" w:rsidTr="00166AF3">
        <w:tc>
          <w:tcPr>
            <w:tcW w:w="5418" w:type="dxa"/>
          </w:tcPr>
          <w:p w14:paraId="48ED114F" w14:textId="77777777" w:rsidR="001B2A26" w:rsidRPr="002B78B6" w:rsidRDefault="001B2A26" w:rsidP="00166AF3">
            <w:pPr>
              <w:pStyle w:val="TableBody"/>
              <w:rPr>
                <w:b/>
                <w:szCs w:val="18"/>
              </w:rPr>
            </w:pPr>
            <w:r w:rsidRPr="002B78B6">
              <w:rPr>
                <w:b/>
                <w:szCs w:val="18"/>
              </w:rPr>
              <w:t>AT+KTCPSND=1,1000</w:t>
            </w:r>
          </w:p>
        </w:tc>
        <w:tc>
          <w:tcPr>
            <w:tcW w:w="3827" w:type="dxa"/>
          </w:tcPr>
          <w:p w14:paraId="49BDF18B" w14:textId="77777777" w:rsidR="001B2A26" w:rsidRPr="002B78B6" w:rsidRDefault="001B2A26" w:rsidP="00166AF3">
            <w:pPr>
              <w:pStyle w:val="TableBody"/>
              <w:rPr>
                <w:szCs w:val="18"/>
              </w:rPr>
            </w:pPr>
            <w:r w:rsidRPr="002B78B6">
              <w:rPr>
                <w:szCs w:val="18"/>
              </w:rPr>
              <w:t>Send 1000 bytes</w:t>
            </w:r>
          </w:p>
        </w:tc>
      </w:tr>
      <w:tr w:rsidR="001B2A26" w:rsidRPr="004B121B" w14:paraId="087951E3" w14:textId="77777777" w:rsidTr="00166AF3">
        <w:tc>
          <w:tcPr>
            <w:tcW w:w="5418" w:type="dxa"/>
          </w:tcPr>
          <w:p w14:paraId="67DCD108" w14:textId="77777777" w:rsidR="001B2A26" w:rsidRPr="002B78B6" w:rsidRDefault="001B2A26" w:rsidP="00166AF3">
            <w:pPr>
              <w:pStyle w:val="TableBody"/>
              <w:rPr>
                <w:b/>
                <w:szCs w:val="18"/>
              </w:rPr>
            </w:pPr>
            <w:r w:rsidRPr="002B78B6">
              <w:rPr>
                <w:b/>
                <w:szCs w:val="18"/>
              </w:rPr>
              <w:t>CONNECT</w:t>
            </w:r>
          </w:p>
        </w:tc>
        <w:tc>
          <w:tcPr>
            <w:tcW w:w="3827" w:type="dxa"/>
          </w:tcPr>
          <w:p w14:paraId="1D4C0570" w14:textId="77777777" w:rsidR="001B2A26" w:rsidRPr="002B78B6" w:rsidRDefault="001B2A26" w:rsidP="00166AF3">
            <w:pPr>
              <w:pStyle w:val="TableBody"/>
              <w:rPr>
                <w:szCs w:val="18"/>
              </w:rPr>
            </w:pPr>
          </w:p>
        </w:tc>
      </w:tr>
      <w:tr w:rsidR="001B2A26" w:rsidRPr="004B121B" w14:paraId="263A4A32" w14:textId="77777777" w:rsidTr="00166AF3">
        <w:tc>
          <w:tcPr>
            <w:tcW w:w="5418" w:type="dxa"/>
          </w:tcPr>
          <w:p w14:paraId="31472DC9" w14:textId="77777777" w:rsidR="001B2A26" w:rsidRPr="002B78B6" w:rsidRDefault="001B2A26" w:rsidP="00166AF3">
            <w:pPr>
              <w:pStyle w:val="TableBody"/>
              <w:rPr>
                <w:b/>
                <w:szCs w:val="18"/>
              </w:rPr>
            </w:pPr>
            <w:r w:rsidRPr="002B78B6">
              <w:rPr>
                <w:b/>
                <w:szCs w:val="18"/>
              </w:rPr>
              <w:t>&lt;1000bytes and --EOF--Pattern</w:t>
            </w:r>
            <w:r w:rsidRPr="002B78B6">
              <w:rPr>
                <w:b/>
                <w:szCs w:val="18"/>
              </w:rPr>
              <w:sym w:font="Wingdings" w:char="F0E0"/>
            </w:r>
          </w:p>
        </w:tc>
        <w:tc>
          <w:tcPr>
            <w:tcW w:w="3827" w:type="dxa"/>
          </w:tcPr>
          <w:p w14:paraId="12B433F7" w14:textId="77777777" w:rsidR="001B2A26" w:rsidRPr="002B78B6" w:rsidRDefault="001B2A26" w:rsidP="00166AF3">
            <w:pPr>
              <w:pStyle w:val="TableBody"/>
              <w:rPr>
                <w:szCs w:val="18"/>
              </w:rPr>
            </w:pPr>
            <w:r w:rsidRPr="002B78B6">
              <w:rPr>
                <w:szCs w:val="18"/>
              </w:rPr>
              <w:t>Write to serial</w:t>
            </w:r>
          </w:p>
        </w:tc>
      </w:tr>
      <w:tr w:rsidR="001B2A26" w:rsidRPr="004B121B" w14:paraId="674AFB13" w14:textId="77777777" w:rsidTr="00166AF3">
        <w:tc>
          <w:tcPr>
            <w:tcW w:w="5418" w:type="dxa"/>
          </w:tcPr>
          <w:p w14:paraId="253D343C" w14:textId="77777777" w:rsidR="001B2A26" w:rsidRPr="002B78B6" w:rsidRDefault="001B2A26" w:rsidP="00166AF3">
            <w:pPr>
              <w:pStyle w:val="TableBody"/>
              <w:rPr>
                <w:b/>
                <w:szCs w:val="18"/>
              </w:rPr>
            </w:pPr>
            <w:r w:rsidRPr="002B78B6">
              <w:rPr>
                <w:b/>
                <w:szCs w:val="18"/>
              </w:rPr>
              <w:t>OK</w:t>
            </w:r>
          </w:p>
        </w:tc>
        <w:tc>
          <w:tcPr>
            <w:tcW w:w="3827" w:type="dxa"/>
          </w:tcPr>
          <w:p w14:paraId="3809B3FE" w14:textId="77777777" w:rsidR="001B2A26" w:rsidRPr="002B78B6" w:rsidRDefault="001B2A26" w:rsidP="00166AF3">
            <w:pPr>
              <w:pStyle w:val="TableBody"/>
              <w:rPr>
                <w:szCs w:val="18"/>
              </w:rPr>
            </w:pPr>
          </w:p>
        </w:tc>
      </w:tr>
      <w:tr w:rsidR="001B2A26" w:rsidRPr="004B121B" w14:paraId="348F4423" w14:textId="77777777" w:rsidTr="00166AF3">
        <w:tc>
          <w:tcPr>
            <w:tcW w:w="5418" w:type="dxa"/>
          </w:tcPr>
          <w:p w14:paraId="428F0602" w14:textId="77777777" w:rsidR="001B2A26" w:rsidRPr="002B78B6" w:rsidRDefault="001B2A26" w:rsidP="00166AF3">
            <w:pPr>
              <w:pStyle w:val="TableBody"/>
              <w:rPr>
                <w:b/>
                <w:szCs w:val="18"/>
              </w:rPr>
            </w:pPr>
          </w:p>
        </w:tc>
        <w:tc>
          <w:tcPr>
            <w:tcW w:w="3827" w:type="dxa"/>
          </w:tcPr>
          <w:p w14:paraId="03E6491B" w14:textId="77777777" w:rsidR="001B2A26" w:rsidRPr="002B78B6" w:rsidRDefault="001B2A26" w:rsidP="00166AF3">
            <w:pPr>
              <w:pStyle w:val="TableBody"/>
              <w:rPr>
                <w:szCs w:val="18"/>
              </w:rPr>
            </w:pPr>
            <w:r w:rsidRPr="002B78B6">
              <w:rPr>
                <w:szCs w:val="18"/>
              </w:rPr>
              <w:t>URC “+KTCP_ACK” not got yet</w:t>
            </w:r>
          </w:p>
        </w:tc>
      </w:tr>
      <w:tr w:rsidR="001B2A26" w:rsidRPr="004B121B" w14:paraId="77E4F8B1" w14:textId="77777777" w:rsidTr="00166AF3">
        <w:tc>
          <w:tcPr>
            <w:tcW w:w="5418" w:type="dxa"/>
          </w:tcPr>
          <w:p w14:paraId="7735B672" w14:textId="77777777" w:rsidR="001B2A26" w:rsidRPr="002B78B6" w:rsidRDefault="001B2A26" w:rsidP="00166AF3">
            <w:pPr>
              <w:pStyle w:val="TableBody"/>
              <w:rPr>
                <w:b/>
                <w:szCs w:val="18"/>
              </w:rPr>
            </w:pPr>
            <w:r w:rsidRPr="002B78B6">
              <w:rPr>
                <w:b/>
                <w:szCs w:val="18"/>
              </w:rPr>
              <w:t>AT+KTCPACKINFO=1</w:t>
            </w:r>
          </w:p>
        </w:tc>
        <w:tc>
          <w:tcPr>
            <w:tcW w:w="3827" w:type="dxa"/>
          </w:tcPr>
          <w:p w14:paraId="62A53B68" w14:textId="77777777" w:rsidR="001B2A26" w:rsidRPr="002B78B6" w:rsidRDefault="001B2A26" w:rsidP="00166AF3">
            <w:pPr>
              <w:pStyle w:val="TableBody"/>
              <w:rPr>
                <w:szCs w:val="18"/>
              </w:rPr>
            </w:pPr>
            <w:r w:rsidRPr="002B78B6">
              <w:rPr>
                <w:szCs w:val="18"/>
              </w:rPr>
              <w:t>Poll the status of  the latest TCP data</w:t>
            </w:r>
          </w:p>
        </w:tc>
      </w:tr>
      <w:tr w:rsidR="001B2A26" w:rsidRPr="004B121B" w14:paraId="68619302" w14:textId="77777777" w:rsidTr="00166AF3">
        <w:tc>
          <w:tcPr>
            <w:tcW w:w="5418" w:type="dxa"/>
          </w:tcPr>
          <w:p w14:paraId="26259E6E" w14:textId="77777777" w:rsidR="001B2A26" w:rsidRPr="002B78B6" w:rsidRDefault="001B2A26" w:rsidP="00166AF3">
            <w:pPr>
              <w:pStyle w:val="TableBody"/>
              <w:rPr>
                <w:b/>
                <w:szCs w:val="18"/>
              </w:rPr>
            </w:pPr>
            <w:r w:rsidRPr="002B78B6">
              <w:rPr>
                <w:b/>
                <w:szCs w:val="18"/>
              </w:rPr>
              <w:t>+KTCPACKINFO: 1, 2</w:t>
            </w:r>
          </w:p>
        </w:tc>
        <w:tc>
          <w:tcPr>
            <w:tcW w:w="3827" w:type="dxa"/>
          </w:tcPr>
          <w:p w14:paraId="0C3BACD1" w14:textId="77777777" w:rsidR="001B2A26" w:rsidRPr="002B78B6" w:rsidRDefault="001B2A26" w:rsidP="00166AF3">
            <w:pPr>
              <w:pStyle w:val="TableBody"/>
              <w:rPr>
                <w:szCs w:val="18"/>
              </w:rPr>
            </w:pPr>
            <w:r w:rsidRPr="002B78B6">
              <w:rPr>
                <w:szCs w:val="18"/>
              </w:rPr>
              <w:t>The status of the latest TCP data is unknown</w:t>
            </w:r>
          </w:p>
        </w:tc>
      </w:tr>
      <w:tr w:rsidR="001B2A26" w:rsidRPr="004B121B" w14:paraId="101FDA44" w14:textId="77777777" w:rsidTr="00166AF3">
        <w:tc>
          <w:tcPr>
            <w:tcW w:w="5418" w:type="dxa"/>
          </w:tcPr>
          <w:p w14:paraId="02519FB4" w14:textId="77777777" w:rsidR="001B2A26" w:rsidRPr="002B78B6" w:rsidRDefault="001B2A26" w:rsidP="00166AF3">
            <w:pPr>
              <w:pStyle w:val="TableBody"/>
              <w:rPr>
                <w:b/>
                <w:szCs w:val="18"/>
              </w:rPr>
            </w:pPr>
            <w:r w:rsidRPr="002B78B6">
              <w:rPr>
                <w:b/>
                <w:szCs w:val="18"/>
              </w:rPr>
              <w:t>OK</w:t>
            </w:r>
          </w:p>
        </w:tc>
        <w:tc>
          <w:tcPr>
            <w:tcW w:w="3827" w:type="dxa"/>
          </w:tcPr>
          <w:p w14:paraId="1068660E" w14:textId="77777777" w:rsidR="001B2A26" w:rsidRPr="002B78B6" w:rsidRDefault="001B2A26" w:rsidP="00166AF3">
            <w:pPr>
              <w:pStyle w:val="TableBody"/>
              <w:rPr>
                <w:szCs w:val="18"/>
              </w:rPr>
            </w:pPr>
          </w:p>
        </w:tc>
      </w:tr>
      <w:tr w:rsidR="001B2A26" w:rsidRPr="004B121B" w14:paraId="1F7CBC0A" w14:textId="77777777" w:rsidTr="00166AF3">
        <w:tc>
          <w:tcPr>
            <w:tcW w:w="5418" w:type="dxa"/>
          </w:tcPr>
          <w:p w14:paraId="31052F82" w14:textId="77777777" w:rsidR="001B2A26" w:rsidRPr="002B78B6" w:rsidRDefault="001B2A26" w:rsidP="00166AF3">
            <w:pPr>
              <w:pStyle w:val="TableBody"/>
              <w:rPr>
                <w:b/>
                <w:szCs w:val="18"/>
              </w:rPr>
            </w:pPr>
          </w:p>
        </w:tc>
        <w:tc>
          <w:tcPr>
            <w:tcW w:w="3827" w:type="dxa"/>
          </w:tcPr>
          <w:p w14:paraId="2EFC48AC" w14:textId="77777777" w:rsidR="001B2A26" w:rsidRPr="002B78B6" w:rsidRDefault="001B2A26" w:rsidP="00166AF3">
            <w:pPr>
              <w:pStyle w:val="TableBody"/>
              <w:rPr>
                <w:szCs w:val="18"/>
              </w:rPr>
            </w:pPr>
            <w:r w:rsidRPr="002B78B6">
              <w:rPr>
                <w:szCs w:val="18"/>
              </w:rPr>
              <w:t>Since the “OK” of the latest “+KTCPSND”, 64 seconds has elapsed</w:t>
            </w:r>
          </w:p>
        </w:tc>
      </w:tr>
      <w:tr w:rsidR="001B2A26" w:rsidRPr="004B121B" w14:paraId="53A39BF7" w14:textId="77777777" w:rsidTr="00166AF3">
        <w:tc>
          <w:tcPr>
            <w:tcW w:w="5418" w:type="dxa"/>
          </w:tcPr>
          <w:p w14:paraId="0F467F09" w14:textId="77777777" w:rsidR="001B2A26" w:rsidRPr="002B78B6" w:rsidRDefault="001B2A26" w:rsidP="00166AF3">
            <w:pPr>
              <w:pStyle w:val="TableBody"/>
              <w:rPr>
                <w:b/>
                <w:szCs w:val="18"/>
              </w:rPr>
            </w:pPr>
            <w:r w:rsidRPr="002B78B6">
              <w:rPr>
                <w:b/>
                <w:szCs w:val="18"/>
              </w:rPr>
              <w:t>+KTCP_ACK: 1, 0</w:t>
            </w:r>
          </w:p>
        </w:tc>
        <w:tc>
          <w:tcPr>
            <w:tcW w:w="3827" w:type="dxa"/>
          </w:tcPr>
          <w:p w14:paraId="1E8446FA" w14:textId="77777777" w:rsidR="001B2A26" w:rsidRPr="002B78B6" w:rsidRDefault="001B2A26" w:rsidP="00166AF3">
            <w:pPr>
              <w:pStyle w:val="TableBody"/>
              <w:rPr>
                <w:szCs w:val="18"/>
              </w:rPr>
            </w:pPr>
            <w:r w:rsidRPr="002B78B6">
              <w:rPr>
                <w:szCs w:val="18"/>
              </w:rPr>
              <w:t>URC “+KTCP_ACK” indicates that data has not arrived on the remote side yet. The network may not be good.</w:t>
            </w:r>
          </w:p>
        </w:tc>
      </w:tr>
      <w:tr w:rsidR="001B2A26" w:rsidRPr="004B121B" w14:paraId="7F99EF04" w14:textId="77777777" w:rsidTr="00166AF3">
        <w:tc>
          <w:tcPr>
            <w:tcW w:w="5418" w:type="dxa"/>
          </w:tcPr>
          <w:p w14:paraId="46A346F2" w14:textId="77777777" w:rsidR="001B2A26" w:rsidRPr="002B78B6" w:rsidRDefault="001B2A26" w:rsidP="00166AF3">
            <w:pPr>
              <w:pStyle w:val="TableBody"/>
              <w:rPr>
                <w:b/>
                <w:szCs w:val="18"/>
              </w:rPr>
            </w:pPr>
            <w:r w:rsidRPr="002B78B6">
              <w:rPr>
                <w:b/>
                <w:szCs w:val="18"/>
              </w:rPr>
              <w:t>AT+KTCPACKINFO=1</w:t>
            </w:r>
          </w:p>
        </w:tc>
        <w:tc>
          <w:tcPr>
            <w:tcW w:w="3827" w:type="dxa"/>
          </w:tcPr>
          <w:p w14:paraId="00E58131" w14:textId="77777777" w:rsidR="001B2A26" w:rsidRPr="002B78B6" w:rsidRDefault="001B2A26" w:rsidP="00166AF3">
            <w:pPr>
              <w:pStyle w:val="TableBody"/>
              <w:rPr>
                <w:szCs w:val="18"/>
              </w:rPr>
            </w:pPr>
            <w:r w:rsidRPr="002B78B6">
              <w:rPr>
                <w:szCs w:val="18"/>
              </w:rPr>
              <w:t>Poll the status of  the latest TCP data</w:t>
            </w:r>
          </w:p>
        </w:tc>
      </w:tr>
      <w:tr w:rsidR="001B2A26" w:rsidRPr="004B121B" w14:paraId="38B6EC09" w14:textId="77777777" w:rsidTr="00166AF3">
        <w:tc>
          <w:tcPr>
            <w:tcW w:w="5418" w:type="dxa"/>
          </w:tcPr>
          <w:p w14:paraId="4F7371D3" w14:textId="77777777" w:rsidR="001B2A26" w:rsidRPr="002B78B6" w:rsidRDefault="001B2A26" w:rsidP="00166AF3">
            <w:pPr>
              <w:pStyle w:val="TableBody"/>
              <w:rPr>
                <w:b/>
                <w:szCs w:val="18"/>
              </w:rPr>
            </w:pPr>
            <w:r w:rsidRPr="002B78B6">
              <w:rPr>
                <w:b/>
                <w:szCs w:val="18"/>
              </w:rPr>
              <w:t>+KTCPACKINFO: 1, 0</w:t>
            </w:r>
          </w:p>
          <w:p w14:paraId="1AE29D52" w14:textId="77777777" w:rsidR="001B2A26" w:rsidRPr="002B78B6" w:rsidRDefault="001B2A26" w:rsidP="00166AF3">
            <w:pPr>
              <w:pStyle w:val="TableBody"/>
              <w:rPr>
                <w:b/>
                <w:szCs w:val="18"/>
              </w:rPr>
            </w:pPr>
            <w:r w:rsidRPr="002B78B6">
              <w:rPr>
                <w:b/>
                <w:szCs w:val="18"/>
              </w:rPr>
              <w:t>OK</w:t>
            </w:r>
          </w:p>
        </w:tc>
        <w:tc>
          <w:tcPr>
            <w:tcW w:w="3827" w:type="dxa"/>
          </w:tcPr>
          <w:p w14:paraId="02BA1B53" w14:textId="77777777" w:rsidR="001B2A26" w:rsidRPr="002B78B6" w:rsidRDefault="001B2A26" w:rsidP="00166AF3">
            <w:pPr>
              <w:pStyle w:val="TableBody"/>
              <w:rPr>
                <w:szCs w:val="18"/>
              </w:rPr>
            </w:pPr>
            <w:r w:rsidRPr="002B78B6">
              <w:rPr>
                <w:szCs w:val="18"/>
              </w:rPr>
              <w:t>The status of the latest TCP data is “failure”: not all data has been received by the remote side</w:t>
            </w:r>
          </w:p>
        </w:tc>
      </w:tr>
    </w:tbl>
    <w:p w14:paraId="5C89E78B" w14:textId="77777777" w:rsidR="001B2A26" w:rsidRPr="00671C8B" w:rsidRDefault="001B2A26" w:rsidP="0059466D">
      <w:pPr>
        <w:pStyle w:val="Heading2"/>
        <w:numPr>
          <w:ilvl w:val="1"/>
          <w:numId w:val="11"/>
        </w:numPr>
        <w:ind w:left="1080" w:hanging="1080"/>
      </w:pPr>
      <w:bookmarkStart w:id="24164" w:name="_Toc378088169"/>
      <w:bookmarkStart w:id="24165" w:name="_Toc378174135"/>
      <w:bookmarkStart w:id="24166" w:name="_Toc378177130"/>
      <w:bookmarkStart w:id="24167" w:name="_Toc378179775"/>
      <w:bookmarkStart w:id="24168" w:name="_Toc378182431"/>
      <w:bookmarkStart w:id="24169" w:name="_Toc378088170"/>
      <w:bookmarkStart w:id="24170" w:name="_Toc378174136"/>
      <w:bookmarkStart w:id="24171" w:name="_Toc378177131"/>
      <w:bookmarkStart w:id="24172" w:name="_Toc378179776"/>
      <w:bookmarkStart w:id="24173" w:name="_Toc378182432"/>
      <w:bookmarkStart w:id="24174" w:name="_Toc378088172"/>
      <w:bookmarkStart w:id="24175" w:name="_Toc378174138"/>
      <w:bookmarkStart w:id="24176" w:name="_Toc378177133"/>
      <w:bookmarkStart w:id="24177" w:name="_Toc378179778"/>
      <w:bookmarkStart w:id="24178" w:name="_Toc378182434"/>
      <w:bookmarkStart w:id="24179" w:name="_Toc378088173"/>
      <w:bookmarkStart w:id="24180" w:name="_Toc378174139"/>
      <w:bookmarkStart w:id="24181" w:name="_Toc378177134"/>
      <w:bookmarkStart w:id="24182" w:name="_Toc378179779"/>
      <w:bookmarkStart w:id="24183" w:name="_Toc378182435"/>
      <w:bookmarkStart w:id="24184" w:name="_Toc378088174"/>
      <w:bookmarkStart w:id="24185" w:name="_Toc378174140"/>
      <w:bookmarkStart w:id="24186" w:name="_Toc378177135"/>
      <w:bookmarkStart w:id="24187" w:name="_Toc378179780"/>
      <w:bookmarkStart w:id="24188" w:name="_Toc378182436"/>
      <w:bookmarkStart w:id="24189" w:name="_Toc378088175"/>
      <w:bookmarkStart w:id="24190" w:name="_Toc378174141"/>
      <w:bookmarkStart w:id="24191" w:name="_Toc378177136"/>
      <w:bookmarkStart w:id="24192" w:name="_Toc378179781"/>
      <w:bookmarkStart w:id="24193" w:name="_Toc378182437"/>
      <w:bookmarkStart w:id="24194" w:name="_Toc378088176"/>
      <w:bookmarkStart w:id="24195" w:name="_Toc378174142"/>
      <w:bookmarkStart w:id="24196" w:name="_Toc378177137"/>
      <w:bookmarkStart w:id="24197" w:name="_Toc378179782"/>
      <w:bookmarkStart w:id="24198" w:name="_Toc378182438"/>
      <w:bookmarkStart w:id="24199" w:name="_Toc378088178"/>
      <w:bookmarkStart w:id="24200" w:name="_Toc378174144"/>
      <w:bookmarkStart w:id="24201" w:name="_Toc378177139"/>
      <w:bookmarkStart w:id="24202" w:name="_Toc378179784"/>
      <w:bookmarkStart w:id="24203" w:name="_Toc378182440"/>
      <w:bookmarkStart w:id="24204" w:name="_Toc378088180"/>
      <w:bookmarkStart w:id="24205" w:name="_Toc378174146"/>
      <w:bookmarkStart w:id="24206" w:name="_Toc378177141"/>
      <w:bookmarkStart w:id="24207" w:name="_Toc378179786"/>
      <w:bookmarkStart w:id="24208" w:name="_Toc378182442"/>
      <w:bookmarkStart w:id="24209" w:name="_Toc378088181"/>
      <w:bookmarkStart w:id="24210" w:name="_Toc378174147"/>
      <w:bookmarkStart w:id="24211" w:name="_Toc378177142"/>
      <w:bookmarkStart w:id="24212" w:name="_Toc378179787"/>
      <w:bookmarkStart w:id="24213" w:name="_Toc378182443"/>
      <w:bookmarkStart w:id="24214" w:name="_Toc378088182"/>
      <w:bookmarkStart w:id="24215" w:name="_Toc378174148"/>
      <w:bookmarkStart w:id="24216" w:name="_Toc378177143"/>
      <w:bookmarkStart w:id="24217" w:name="_Toc378179788"/>
      <w:bookmarkStart w:id="24218" w:name="_Toc378182444"/>
      <w:bookmarkStart w:id="24219" w:name="_Toc378088183"/>
      <w:bookmarkStart w:id="24220" w:name="_Toc378174149"/>
      <w:bookmarkStart w:id="24221" w:name="_Toc378177144"/>
      <w:bookmarkStart w:id="24222" w:name="_Toc378179789"/>
      <w:bookmarkStart w:id="24223" w:name="_Toc378182445"/>
      <w:bookmarkStart w:id="24224" w:name="_Toc378088185"/>
      <w:bookmarkStart w:id="24225" w:name="_Toc378174151"/>
      <w:bookmarkStart w:id="24226" w:name="_Toc378177146"/>
      <w:bookmarkStart w:id="24227" w:name="_Toc378179791"/>
      <w:bookmarkStart w:id="24228" w:name="_Toc378182447"/>
      <w:bookmarkStart w:id="24229" w:name="_Toc378088186"/>
      <w:bookmarkStart w:id="24230" w:name="_Toc378174152"/>
      <w:bookmarkStart w:id="24231" w:name="_Toc378177147"/>
      <w:bookmarkStart w:id="24232" w:name="_Toc378179792"/>
      <w:bookmarkStart w:id="24233" w:name="_Toc378182448"/>
      <w:bookmarkStart w:id="24234" w:name="_Toc378088187"/>
      <w:bookmarkStart w:id="24235" w:name="_Toc378174153"/>
      <w:bookmarkStart w:id="24236" w:name="_Toc378177148"/>
      <w:bookmarkStart w:id="24237" w:name="_Toc378179793"/>
      <w:bookmarkStart w:id="24238" w:name="_Toc378182449"/>
      <w:bookmarkStart w:id="24239" w:name="_Toc378088188"/>
      <w:bookmarkStart w:id="24240" w:name="_Toc378174154"/>
      <w:bookmarkStart w:id="24241" w:name="_Toc378177149"/>
      <w:bookmarkStart w:id="24242" w:name="_Toc378179794"/>
      <w:bookmarkStart w:id="24243" w:name="_Toc378182450"/>
      <w:bookmarkStart w:id="24244" w:name="_Toc378088189"/>
      <w:bookmarkStart w:id="24245" w:name="_Toc378174155"/>
      <w:bookmarkStart w:id="24246" w:name="_Toc378177150"/>
      <w:bookmarkStart w:id="24247" w:name="_Toc378179795"/>
      <w:bookmarkStart w:id="24248" w:name="_Toc378182451"/>
      <w:bookmarkStart w:id="24249" w:name="_Toc378088190"/>
      <w:bookmarkStart w:id="24250" w:name="_Toc378174156"/>
      <w:bookmarkStart w:id="24251" w:name="_Toc378177151"/>
      <w:bookmarkStart w:id="24252" w:name="_Toc378179796"/>
      <w:bookmarkStart w:id="24253" w:name="_Toc378182452"/>
      <w:bookmarkStart w:id="24254" w:name="_Toc378088192"/>
      <w:bookmarkStart w:id="24255" w:name="_Toc378174158"/>
      <w:bookmarkStart w:id="24256" w:name="_Toc378177153"/>
      <w:bookmarkStart w:id="24257" w:name="_Toc378179798"/>
      <w:bookmarkStart w:id="24258" w:name="_Toc378182454"/>
      <w:bookmarkStart w:id="24259" w:name="_Toc378088194"/>
      <w:bookmarkStart w:id="24260" w:name="_Toc378174160"/>
      <w:bookmarkStart w:id="24261" w:name="_Toc378177155"/>
      <w:bookmarkStart w:id="24262" w:name="_Toc378179800"/>
      <w:bookmarkStart w:id="24263" w:name="_Toc378182456"/>
      <w:bookmarkStart w:id="24264" w:name="_Toc378088195"/>
      <w:bookmarkStart w:id="24265" w:name="_Toc378174161"/>
      <w:bookmarkStart w:id="24266" w:name="_Toc378177156"/>
      <w:bookmarkStart w:id="24267" w:name="_Toc378179801"/>
      <w:bookmarkStart w:id="24268" w:name="_Toc378182457"/>
      <w:bookmarkStart w:id="24269" w:name="_Toc378088196"/>
      <w:bookmarkStart w:id="24270" w:name="_Toc378174162"/>
      <w:bookmarkStart w:id="24271" w:name="_Toc378177157"/>
      <w:bookmarkStart w:id="24272" w:name="_Toc378179802"/>
      <w:bookmarkStart w:id="24273" w:name="_Toc378182458"/>
      <w:bookmarkStart w:id="24274" w:name="_Toc378088198"/>
      <w:bookmarkStart w:id="24275" w:name="_Toc378174164"/>
      <w:bookmarkStart w:id="24276" w:name="_Toc378177159"/>
      <w:bookmarkStart w:id="24277" w:name="_Toc378179804"/>
      <w:bookmarkStart w:id="24278" w:name="_Toc378182460"/>
      <w:bookmarkStart w:id="24279" w:name="_Toc378088199"/>
      <w:bookmarkStart w:id="24280" w:name="_Toc378174165"/>
      <w:bookmarkStart w:id="24281" w:name="_Toc378177160"/>
      <w:bookmarkStart w:id="24282" w:name="_Toc378179805"/>
      <w:bookmarkStart w:id="24283" w:name="_Toc378182461"/>
      <w:bookmarkStart w:id="24284" w:name="_Toc378088200"/>
      <w:bookmarkStart w:id="24285" w:name="_Toc378174166"/>
      <w:bookmarkStart w:id="24286" w:name="_Toc378177161"/>
      <w:bookmarkStart w:id="24287" w:name="_Toc378179806"/>
      <w:bookmarkStart w:id="24288" w:name="_Toc378182462"/>
      <w:bookmarkStart w:id="24289" w:name="_Toc378088201"/>
      <w:bookmarkStart w:id="24290" w:name="_Toc378174167"/>
      <w:bookmarkStart w:id="24291" w:name="_Toc378177162"/>
      <w:bookmarkStart w:id="24292" w:name="_Toc378179807"/>
      <w:bookmarkStart w:id="24293" w:name="_Toc378182463"/>
      <w:bookmarkStart w:id="24294" w:name="_Toc378088202"/>
      <w:bookmarkStart w:id="24295" w:name="_Toc378174168"/>
      <w:bookmarkStart w:id="24296" w:name="_Toc378177163"/>
      <w:bookmarkStart w:id="24297" w:name="_Toc378179808"/>
      <w:bookmarkStart w:id="24298" w:name="_Toc378182464"/>
      <w:bookmarkStart w:id="24299" w:name="_Toc378088203"/>
      <w:bookmarkStart w:id="24300" w:name="_Toc378174169"/>
      <w:bookmarkStart w:id="24301" w:name="_Toc378177164"/>
      <w:bookmarkStart w:id="24302" w:name="_Toc378179809"/>
      <w:bookmarkStart w:id="24303" w:name="_Toc378182465"/>
      <w:bookmarkStart w:id="24304" w:name="_Toc378088204"/>
      <w:bookmarkStart w:id="24305" w:name="_Toc378174170"/>
      <w:bookmarkStart w:id="24306" w:name="_Toc378177165"/>
      <w:bookmarkStart w:id="24307" w:name="_Toc378179810"/>
      <w:bookmarkStart w:id="24308" w:name="_Toc378182466"/>
      <w:bookmarkStart w:id="24309" w:name="_Ref405991929"/>
      <w:bookmarkStart w:id="24310" w:name="_Ref405991930"/>
      <w:bookmarkStart w:id="24311" w:name="_Toc448912407"/>
      <w:bookmarkStart w:id="24312" w:name="_Toc486251856"/>
      <w:bookmarkStart w:id="24313" w:name="_Toc489462273"/>
      <w:bookmarkStart w:id="24314" w:name="_Toc345081588"/>
      <w:bookmarkStart w:id="24315" w:name="_Toc349753316"/>
      <w:bookmarkStart w:id="24316" w:name="_Toc349754220"/>
      <w:bookmarkStart w:id="24317" w:name="_Toc368586268"/>
      <w:bookmarkEnd w:id="24164"/>
      <w:bookmarkEnd w:id="24165"/>
      <w:bookmarkEnd w:id="24166"/>
      <w:bookmarkEnd w:id="24167"/>
      <w:bookmarkEnd w:id="24168"/>
      <w:bookmarkEnd w:id="24169"/>
      <w:bookmarkEnd w:id="24170"/>
      <w:bookmarkEnd w:id="24171"/>
      <w:bookmarkEnd w:id="24172"/>
      <w:bookmarkEnd w:id="24173"/>
      <w:bookmarkEnd w:id="24174"/>
      <w:bookmarkEnd w:id="24175"/>
      <w:bookmarkEnd w:id="24176"/>
      <w:bookmarkEnd w:id="24177"/>
      <w:bookmarkEnd w:id="24178"/>
      <w:bookmarkEnd w:id="24179"/>
      <w:bookmarkEnd w:id="24180"/>
      <w:bookmarkEnd w:id="24181"/>
      <w:bookmarkEnd w:id="24182"/>
      <w:bookmarkEnd w:id="24183"/>
      <w:bookmarkEnd w:id="24184"/>
      <w:bookmarkEnd w:id="24185"/>
      <w:bookmarkEnd w:id="24186"/>
      <w:bookmarkEnd w:id="24187"/>
      <w:bookmarkEnd w:id="24188"/>
      <w:bookmarkEnd w:id="24189"/>
      <w:bookmarkEnd w:id="24190"/>
      <w:bookmarkEnd w:id="24191"/>
      <w:bookmarkEnd w:id="24192"/>
      <w:bookmarkEnd w:id="24193"/>
      <w:bookmarkEnd w:id="24194"/>
      <w:bookmarkEnd w:id="24195"/>
      <w:bookmarkEnd w:id="24196"/>
      <w:bookmarkEnd w:id="24197"/>
      <w:bookmarkEnd w:id="24198"/>
      <w:bookmarkEnd w:id="24199"/>
      <w:bookmarkEnd w:id="24200"/>
      <w:bookmarkEnd w:id="24201"/>
      <w:bookmarkEnd w:id="24202"/>
      <w:bookmarkEnd w:id="24203"/>
      <w:bookmarkEnd w:id="24204"/>
      <w:bookmarkEnd w:id="24205"/>
      <w:bookmarkEnd w:id="24206"/>
      <w:bookmarkEnd w:id="24207"/>
      <w:bookmarkEnd w:id="24208"/>
      <w:bookmarkEnd w:id="24209"/>
      <w:bookmarkEnd w:id="24210"/>
      <w:bookmarkEnd w:id="24211"/>
      <w:bookmarkEnd w:id="24212"/>
      <w:bookmarkEnd w:id="24213"/>
      <w:bookmarkEnd w:id="24214"/>
      <w:bookmarkEnd w:id="24215"/>
      <w:bookmarkEnd w:id="24216"/>
      <w:bookmarkEnd w:id="24217"/>
      <w:bookmarkEnd w:id="24218"/>
      <w:bookmarkEnd w:id="24219"/>
      <w:bookmarkEnd w:id="24220"/>
      <w:bookmarkEnd w:id="24221"/>
      <w:bookmarkEnd w:id="24222"/>
      <w:bookmarkEnd w:id="24223"/>
      <w:bookmarkEnd w:id="24224"/>
      <w:bookmarkEnd w:id="24225"/>
      <w:bookmarkEnd w:id="24226"/>
      <w:bookmarkEnd w:id="24227"/>
      <w:bookmarkEnd w:id="24228"/>
      <w:bookmarkEnd w:id="24229"/>
      <w:bookmarkEnd w:id="24230"/>
      <w:bookmarkEnd w:id="24231"/>
      <w:bookmarkEnd w:id="24232"/>
      <w:bookmarkEnd w:id="24233"/>
      <w:bookmarkEnd w:id="24234"/>
      <w:bookmarkEnd w:id="24235"/>
      <w:bookmarkEnd w:id="24236"/>
      <w:bookmarkEnd w:id="24237"/>
      <w:bookmarkEnd w:id="24238"/>
      <w:bookmarkEnd w:id="24239"/>
      <w:bookmarkEnd w:id="24240"/>
      <w:bookmarkEnd w:id="24241"/>
      <w:bookmarkEnd w:id="24242"/>
      <w:bookmarkEnd w:id="24243"/>
      <w:bookmarkEnd w:id="24244"/>
      <w:bookmarkEnd w:id="24245"/>
      <w:bookmarkEnd w:id="24246"/>
      <w:bookmarkEnd w:id="24247"/>
      <w:bookmarkEnd w:id="24248"/>
      <w:bookmarkEnd w:id="24249"/>
      <w:bookmarkEnd w:id="24250"/>
      <w:bookmarkEnd w:id="24251"/>
      <w:bookmarkEnd w:id="24252"/>
      <w:bookmarkEnd w:id="24253"/>
      <w:bookmarkEnd w:id="24254"/>
      <w:bookmarkEnd w:id="24255"/>
      <w:bookmarkEnd w:id="24256"/>
      <w:bookmarkEnd w:id="24257"/>
      <w:bookmarkEnd w:id="24258"/>
      <w:bookmarkEnd w:id="24259"/>
      <w:bookmarkEnd w:id="24260"/>
      <w:bookmarkEnd w:id="24261"/>
      <w:bookmarkEnd w:id="24262"/>
      <w:bookmarkEnd w:id="24263"/>
      <w:bookmarkEnd w:id="24264"/>
      <w:bookmarkEnd w:id="24265"/>
      <w:bookmarkEnd w:id="24266"/>
      <w:bookmarkEnd w:id="24267"/>
      <w:bookmarkEnd w:id="24268"/>
      <w:bookmarkEnd w:id="24269"/>
      <w:bookmarkEnd w:id="24270"/>
      <w:bookmarkEnd w:id="24271"/>
      <w:bookmarkEnd w:id="24272"/>
      <w:bookmarkEnd w:id="24273"/>
      <w:bookmarkEnd w:id="24274"/>
      <w:bookmarkEnd w:id="24275"/>
      <w:bookmarkEnd w:id="24276"/>
      <w:bookmarkEnd w:id="24277"/>
      <w:bookmarkEnd w:id="24278"/>
      <w:bookmarkEnd w:id="24279"/>
      <w:bookmarkEnd w:id="24280"/>
      <w:bookmarkEnd w:id="24281"/>
      <w:bookmarkEnd w:id="24282"/>
      <w:bookmarkEnd w:id="24283"/>
      <w:bookmarkEnd w:id="24284"/>
      <w:bookmarkEnd w:id="24285"/>
      <w:bookmarkEnd w:id="24286"/>
      <w:bookmarkEnd w:id="24287"/>
      <w:bookmarkEnd w:id="24288"/>
      <w:bookmarkEnd w:id="24289"/>
      <w:bookmarkEnd w:id="24290"/>
      <w:bookmarkEnd w:id="24291"/>
      <w:bookmarkEnd w:id="24292"/>
      <w:bookmarkEnd w:id="24293"/>
      <w:bookmarkEnd w:id="24294"/>
      <w:bookmarkEnd w:id="24295"/>
      <w:bookmarkEnd w:id="24296"/>
      <w:bookmarkEnd w:id="24297"/>
      <w:bookmarkEnd w:id="24298"/>
      <w:bookmarkEnd w:id="24299"/>
      <w:bookmarkEnd w:id="24300"/>
      <w:bookmarkEnd w:id="24301"/>
      <w:bookmarkEnd w:id="24302"/>
      <w:bookmarkEnd w:id="24303"/>
      <w:bookmarkEnd w:id="24304"/>
      <w:bookmarkEnd w:id="24305"/>
      <w:bookmarkEnd w:id="24306"/>
      <w:bookmarkEnd w:id="24307"/>
      <w:bookmarkEnd w:id="24308"/>
      <w:commentRangeStart w:id="24318"/>
      <w:r w:rsidRPr="00671C8B">
        <w:t>UDP Commands</w:t>
      </w:r>
      <w:r>
        <w:t xml:space="preserve"> Examples</w:t>
      </w:r>
      <w:bookmarkEnd w:id="24309"/>
      <w:bookmarkEnd w:id="24310"/>
      <w:bookmarkEnd w:id="24311"/>
      <w:commentRangeEnd w:id="24318"/>
      <w:r>
        <w:rPr>
          <w:rStyle w:val="CommentReference"/>
          <w:rFonts w:ascii="Verdana" w:eastAsia="Times New Roman" w:hAnsi="Verdana" w:cs="Times New Roman"/>
          <w:b w:val="0"/>
          <w:lang w:eastAsia="en-US"/>
        </w:rPr>
        <w:commentReference w:id="24318"/>
      </w:r>
      <w:bookmarkEnd w:id="24312"/>
      <w:bookmarkEnd w:id="24313"/>
    </w:p>
    <w:p w14:paraId="31849AE9" w14:textId="77777777" w:rsidR="001B2A26" w:rsidRPr="00671C8B" w:rsidRDefault="001B2A26" w:rsidP="0059466D">
      <w:pPr>
        <w:pStyle w:val="Heading3"/>
        <w:numPr>
          <w:ilvl w:val="2"/>
          <w:numId w:val="11"/>
        </w:numPr>
        <w:ind w:left="1260" w:hanging="1260"/>
      </w:pPr>
      <w:bookmarkStart w:id="24319" w:name="_Toc448912408"/>
      <w:bookmarkStart w:id="24320" w:name="_Toc486251857"/>
      <w:bookmarkStart w:id="24321" w:name="_Toc489462274"/>
      <w:r w:rsidRPr="00671C8B">
        <w:t>Client Mode</w:t>
      </w:r>
      <w:bookmarkEnd w:id="24319"/>
      <w:bookmarkEnd w:id="24320"/>
      <w:bookmarkEnd w:id="24321"/>
    </w:p>
    <w:tbl>
      <w:tblPr>
        <w:tblStyle w:val="TableGrid"/>
        <w:tblW w:w="0" w:type="auto"/>
        <w:tblBorders>
          <w:insideH w:val="none" w:sz="0" w:space="0" w:color="auto"/>
        </w:tblBorders>
        <w:tblLook w:val="04A0" w:firstRow="1" w:lastRow="0" w:firstColumn="1" w:lastColumn="0" w:noHBand="0" w:noVBand="1"/>
      </w:tblPr>
      <w:tblGrid>
        <w:gridCol w:w="5369"/>
        <w:gridCol w:w="3650"/>
      </w:tblGrid>
      <w:tr w:rsidR="001B2A26" w:rsidRPr="004B121B" w14:paraId="14B3FE8A" w14:textId="77777777" w:rsidTr="00166AF3">
        <w:trPr>
          <w:cantSplit/>
        </w:trPr>
        <w:tc>
          <w:tcPr>
            <w:tcW w:w="5418" w:type="dxa"/>
          </w:tcPr>
          <w:p w14:paraId="4737A733" w14:textId="77777777" w:rsidR="001B2A26" w:rsidRPr="002B78B6" w:rsidRDefault="001B2A26" w:rsidP="00166AF3">
            <w:pPr>
              <w:pStyle w:val="TableBody"/>
              <w:keepNext/>
              <w:rPr>
                <w:b/>
                <w:snapToGrid w:val="0"/>
              </w:rPr>
            </w:pPr>
            <w:r w:rsidRPr="002B78B6">
              <w:rPr>
                <w:b/>
                <w:snapToGrid w:val="0"/>
              </w:rPr>
              <w:t>AT&amp;K3</w:t>
            </w:r>
          </w:p>
        </w:tc>
        <w:tc>
          <w:tcPr>
            <w:tcW w:w="3827" w:type="dxa"/>
          </w:tcPr>
          <w:p w14:paraId="3D161F1A" w14:textId="77777777" w:rsidR="001B2A26" w:rsidRPr="002B78B6" w:rsidRDefault="001B2A26" w:rsidP="00166AF3">
            <w:pPr>
              <w:pStyle w:val="TableBody"/>
              <w:keepNext/>
              <w:rPr>
                <w:snapToGrid w:val="0"/>
              </w:rPr>
            </w:pPr>
            <w:r w:rsidRPr="002B78B6">
              <w:rPr>
                <w:snapToGrid w:val="0"/>
              </w:rPr>
              <w:t>Hardware flow control activation</w:t>
            </w:r>
          </w:p>
        </w:tc>
      </w:tr>
      <w:tr w:rsidR="001B2A26" w:rsidRPr="004B121B" w14:paraId="08BDA4E4" w14:textId="77777777" w:rsidTr="00166AF3">
        <w:trPr>
          <w:cantSplit/>
        </w:trPr>
        <w:tc>
          <w:tcPr>
            <w:tcW w:w="5418" w:type="dxa"/>
          </w:tcPr>
          <w:p w14:paraId="5838C2A8" w14:textId="77777777" w:rsidR="001B2A26" w:rsidRPr="002B78B6" w:rsidRDefault="001B2A26" w:rsidP="00166AF3">
            <w:pPr>
              <w:pStyle w:val="TableBody"/>
              <w:keepNext/>
              <w:rPr>
                <w:b/>
                <w:snapToGrid w:val="0"/>
              </w:rPr>
            </w:pPr>
            <w:r w:rsidRPr="002B78B6">
              <w:rPr>
                <w:b/>
                <w:snapToGrid w:val="0"/>
              </w:rPr>
              <w:t>OK</w:t>
            </w:r>
          </w:p>
        </w:tc>
        <w:tc>
          <w:tcPr>
            <w:tcW w:w="3827" w:type="dxa"/>
          </w:tcPr>
          <w:p w14:paraId="14908EA9" w14:textId="77777777" w:rsidR="001B2A26" w:rsidRPr="002B78B6" w:rsidRDefault="001B2A26" w:rsidP="00166AF3">
            <w:pPr>
              <w:pStyle w:val="TableBody"/>
              <w:keepNext/>
              <w:rPr>
                <w:snapToGrid w:val="0"/>
              </w:rPr>
            </w:pPr>
          </w:p>
        </w:tc>
      </w:tr>
      <w:tr w:rsidR="001B2A26" w:rsidRPr="004B121B" w14:paraId="452209A7" w14:textId="77777777" w:rsidTr="00166AF3">
        <w:trPr>
          <w:cantSplit/>
        </w:trPr>
        <w:tc>
          <w:tcPr>
            <w:tcW w:w="5418" w:type="dxa"/>
          </w:tcPr>
          <w:p w14:paraId="6E6B7AD8" w14:textId="77777777" w:rsidR="001B2A26" w:rsidRPr="002B78B6" w:rsidRDefault="001B2A26" w:rsidP="00166AF3">
            <w:pPr>
              <w:pStyle w:val="TableBody"/>
              <w:keepNext/>
              <w:rPr>
                <w:b/>
                <w:snapToGrid w:val="0"/>
              </w:rPr>
            </w:pPr>
          </w:p>
        </w:tc>
        <w:tc>
          <w:tcPr>
            <w:tcW w:w="3827" w:type="dxa"/>
          </w:tcPr>
          <w:p w14:paraId="2C549D44" w14:textId="77777777" w:rsidR="001B2A26" w:rsidRPr="002B78B6" w:rsidRDefault="001B2A26" w:rsidP="00166AF3">
            <w:pPr>
              <w:pStyle w:val="TableBody"/>
              <w:keepNext/>
              <w:rPr>
                <w:snapToGrid w:val="0"/>
              </w:rPr>
            </w:pPr>
          </w:p>
        </w:tc>
      </w:tr>
      <w:tr w:rsidR="001B2A26" w:rsidRPr="004B121B" w14:paraId="1AF42379" w14:textId="77777777" w:rsidTr="00166AF3">
        <w:trPr>
          <w:cantSplit/>
        </w:trPr>
        <w:tc>
          <w:tcPr>
            <w:tcW w:w="5418" w:type="dxa"/>
          </w:tcPr>
          <w:p w14:paraId="45D91E3D" w14:textId="77777777" w:rsidR="001B2A26" w:rsidRPr="002B78B6" w:rsidRDefault="001B2A26" w:rsidP="00166AF3">
            <w:pPr>
              <w:pStyle w:val="TableBody"/>
              <w:keepNext/>
              <w:rPr>
                <w:b/>
                <w:snapToGrid w:val="0"/>
              </w:rPr>
            </w:pPr>
            <w:r w:rsidRPr="002B78B6">
              <w:rPr>
                <w:b/>
                <w:snapToGrid w:val="0"/>
              </w:rPr>
              <w:t>AT+KCNXCFG=1,"GPRS","APN","log","password",,,</w:t>
            </w:r>
          </w:p>
          <w:p w14:paraId="3569EA72" w14:textId="77777777" w:rsidR="001B2A26" w:rsidRPr="002B78B6" w:rsidRDefault="001B2A26" w:rsidP="00166AF3">
            <w:pPr>
              <w:pStyle w:val="TableBody"/>
              <w:keepNext/>
              <w:rPr>
                <w:b/>
                <w:snapToGrid w:val="0"/>
              </w:rPr>
            </w:pPr>
            <w:r w:rsidRPr="002B78B6">
              <w:rPr>
                <w:b/>
                <w:snapToGrid w:val="0"/>
              </w:rPr>
              <w:t>OK</w:t>
            </w:r>
          </w:p>
        </w:tc>
        <w:tc>
          <w:tcPr>
            <w:tcW w:w="3827" w:type="dxa"/>
          </w:tcPr>
          <w:p w14:paraId="3B53DA8D" w14:textId="77777777" w:rsidR="001B2A26" w:rsidRPr="002B78B6" w:rsidRDefault="001B2A26" w:rsidP="00166AF3">
            <w:pPr>
              <w:pStyle w:val="TableBody"/>
              <w:keepNext/>
              <w:rPr>
                <w:snapToGrid w:val="0"/>
              </w:rPr>
            </w:pPr>
            <w:r w:rsidRPr="002B78B6">
              <w:rPr>
                <w:snapToGrid w:val="0"/>
              </w:rPr>
              <w:t>Set GPRS parameters (APN, login, password)</w:t>
            </w:r>
          </w:p>
        </w:tc>
      </w:tr>
      <w:tr w:rsidR="001B2A26" w:rsidRPr="004B121B" w14:paraId="5E2E82F5" w14:textId="77777777" w:rsidTr="00166AF3">
        <w:tc>
          <w:tcPr>
            <w:tcW w:w="5418" w:type="dxa"/>
          </w:tcPr>
          <w:p w14:paraId="2301A10A" w14:textId="77777777" w:rsidR="001B2A26" w:rsidRPr="002B78B6" w:rsidRDefault="001B2A26" w:rsidP="00166AF3">
            <w:pPr>
              <w:pStyle w:val="TableBody"/>
              <w:keepNext/>
              <w:rPr>
                <w:b/>
                <w:snapToGrid w:val="0"/>
              </w:rPr>
            </w:pPr>
          </w:p>
        </w:tc>
        <w:tc>
          <w:tcPr>
            <w:tcW w:w="3827" w:type="dxa"/>
          </w:tcPr>
          <w:p w14:paraId="108BCC6F" w14:textId="77777777" w:rsidR="001B2A26" w:rsidRPr="004B121B" w:rsidRDefault="001B2A26" w:rsidP="00166AF3">
            <w:pPr>
              <w:pStyle w:val="TableBody"/>
              <w:keepNext/>
            </w:pPr>
          </w:p>
        </w:tc>
      </w:tr>
      <w:tr w:rsidR="001B2A26" w:rsidRPr="004B121B" w14:paraId="53BDB55D" w14:textId="77777777" w:rsidTr="00166AF3">
        <w:tc>
          <w:tcPr>
            <w:tcW w:w="5418" w:type="dxa"/>
          </w:tcPr>
          <w:p w14:paraId="3962D988" w14:textId="77777777" w:rsidR="001B2A26" w:rsidRPr="002B78B6" w:rsidRDefault="001B2A26" w:rsidP="00166AF3">
            <w:pPr>
              <w:pStyle w:val="TableBody"/>
              <w:keepNext/>
              <w:rPr>
                <w:b/>
                <w:snapToGrid w:val="0"/>
                <w:lang w:eastAsia="zh-CN"/>
              </w:rPr>
            </w:pPr>
            <w:r w:rsidRPr="002B78B6">
              <w:rPr>
                <w:b/>
                <w:snapToGrid w:val="0"/>
              </w:rPr>
              <w:t>AT+KUDPCFG=1</w:t>
            </w:r>
            <w:r w:rsidRPr="002B78B6">
              <w:rPr>
                <w:b/>
                <w:snapToGrid w:val="0"/>
                <w:lang w:eastAsia="zh-CN"/>
              </w:rPr>
              <w:t>,0</w:t>
            </w:r>
          </w:p>
          <w:p w14:paraId="203FF8CC" w14:textId="77777777" w:rsidR="001B2A26" w:rsidRPr="002B78B6" w:rsidRDefault="001B2A26" w:rsidP="00166AF3">
            <w:pPr>
              <w:pStyle w:val="TableBody"/>
              <w:keepNext/>
              <w:rPr>
                <w:b/>
                <w:snapToGrid w:val="0"/>
                <w:lang w:eastAsia="zh-CN"/>
              </w:rPr>
            </w:pPr>
            <w:r w:rsidRPr="002B78B6">
              <w:rPr>
                <w:b/>
                <w:snapToGrid w:val="0"/>
              </w:rPr>
              <w:t xml:space="preserve">+KUDPCFG: </w:t>
            </w:r>
            <w:r w:rsidRPr="002B78B6">
              <w:rPr>
                <w:b/>
                <w:snapToGrid w:val="0"/>
                <w:lang w:eastAsia="zh-CN"/>
              </w:rPr>
              <w:t>1</w:t>
            </w:r>
          </w:p>
          <w:p w14:paraId="51385B09" w14:textId="77777777" w:rsidR="001B2A26" w:rsidRPr="002B78B6" w:rsidRDefault="001B2A26" w:rsidP="00166AF3">
            <w:pPr>
              <w:pStyle w:val="TableBody"/>
              <w:keepNext/>
              <w:rPr>
                <w:b/>
                <w:snapToGrid w:val="0"/>
                <w:lang w:eastAsia="zh-CN"/>
              </w:rPr>
            </w:pPr>
            <w:r w:rsidRPr="002B78B6">
              <w:rPr>
                <w:b/>
                <w:snapToGrid w:val="0"/>
              </w:rPr>
              <w:t>OK</w:t>
            </w:r>
          </w:p>
        </w:tc>
        <w:tc>
          <w:tcPr>
            <w:tcW w:w="3827" w:type="dxa"/>
          </w:tcPr>
          <w:p w14:paraId="7A09598F" w14:textId="77777777" w:rsidR="001B2A26" w:rsidRPr="004B121B" w:rsidRDefault="001B2A26" w:rsidP="00166AF3">
            <w:pPr>
              <w:pStyle w:val="TableBody"/>
              <w:keepNext/>
            </w:pPr>
            <w:r w:rsidRPr="002B78B6">
              <w:rPr>
                <w:snapToGrid w:val="0"/>
              </w:rPr>
              <w:t xml:space="preserve">Create a new UDP socket (returned </w:t>
            </w:r>
            <w:r w:rsidRPr="002B78B6">
              <w:rPr>
                <w:snapToGrid w:val="0"/>
                <w:lang w:eastAsia="zh-CN"/>
              </w:rPr>
              <w:t>session</w:t>
            </w:r>
            <w:r w:rsidRPr="002B78B6">
              <w:rPr>
                <w:snapToGrid w:val="0"/>
              </w:rPr>
              <w:t xml:space="preserve"> </w:t>
            </w:r>
            <w:r w:rsidRPr="002B78B6">
              <w:rPr>
                <w:snapToGrid w:val="0"/>
                <w:lang w:eastAsia="zh-CN"/>
              </w:rPr>
              <w:t>1</w:t>
            </w:r>
            <w:r w:rsidRPr="002B78B6">
              <w:rPr>
                <w:snapToGrid w:val="0"/>
              </w:rPr>
              <w:t>) with the parameters associated to the connection profile ID number 0</w:t>
            </w:r>
          </w:p>
        </w:tc>
      </w:tr>
      <w:tr w:rsidR="001B2A26" w:rsidRPr="004B121B" w14:paraId="75EA47F1" w14:textId="77777777" w:rsidTr="00166AF3">
        <w:tc>
          <w:tcPr>
            <w:tcW w:w="5418" w:type="dxa"/>
          </w:tcPr>
          <w:p w14:paraId="2FE398B6" w14:textId="77777777" w:rsidR="001B2A26" w:rsidRPr="00CA3F4B" w:rsidRDefault="001B2A26" w:rsidP="00166AF3">
            <w:pPr>
              <w:pStyle w:val="TableBody"/>
              <w:rPr>
                <w:b/>
                <w:snapToGrid w:val="0"/>
                <w:lang w:eastAsia="zh-CN"/>
              </w:rPr>
            </w:pPr>
          </w:p>
        </w:tc>
        <w:tc>
          <w:tcPr>
            <w:tcW w:w="3827" w:type="dxa"/>
          </w:tcPr>
          <w:p w14:paraId="4966557C" w14:textId="77777777" w:rsidR="001B2A26" w:rsidRPr="004B121B" w:rsidRDefault="001B2A26" w:rsidP="00166AF3">
            <w:pPr>
              <w:pStyle w:val="TableBody"/>
            </w:pPr>
          </w:p>
        </w:tc>
      </w:tr>
      <w:tr w:rsidR="001B2A26" w:rsidRPr="004B121B" w14:paraId="50A9ED8A" w14:textId="77777777" w:rsidTr="00166AF3">
        <w:tc>
          <w:tcPr>
            <w:tcW w:w="5418" w:type="dxa"/>
          </w:tcPr>
          <w:p w14:paraId="37D6D6D9" w14:textId="77777777" w:rsidR="001B2A26" w:rsidRPr="002B78B6" w:rsidRDefault="001B2A26" w:rsidP="00166AF3">
            <w:pPr>
              <w:pStyle w:val="TableBody"/>
              <w:rPr>
                <w:b/>
                <w:snapToGrid w:val="0"/>
                <w:lang w:eastAsia="zh-CN"/>
              </w:rPr>
            </w:pPr>
            <w:r w:rsidRPr="002B78B6">
              <w:rPr>
                <w:b/>
                <w:snapToGrid w:val="0"/>
              </w:rPr>
              <w:t xml:space="preserve">AT+KUDPSND= </w:t>
            </w:r>
            <w:r w:rsidRPr="002B78B6">
              <w:rPr>
                <w:b/>
                <w:snapToGrid w:val="0"/>
                <w:lang w:eastAsia="zh-CN"/>
              </w:rPr>
              <w:t>1</w:t>
            </w:r>
            <w:r w:rsidRPr="002B78B6">
              <w:rPr>
                <w:b/>
                <w:snapToGrid w:val="0"/>
              </w:rPr>
              <w:t>,"82.234.17.52",32,18</w:t>
            </w:r>
          </w:p>
        </w:tc>
        <w:tc>
          <w:tcPr>
            <w:tcW w:w="3827" w:type="dxa"/>
          </w:tcPr>
          <w:p w14:paraId="47FD04B2" w14:textId="77777777" w:rsidR="001B2A26" w:rsidRPr="004B121B" w:rsidRDefault="001B2A26" w:rsidP="00166AF3">
            <w:pPr>
              <w:pStyle w:val="TableBody"/>
            </w:pPr>
          </w:p>
        </w:tc>
      </w:tr>
      <w:tr w:rsidR="001B2A26" w:rsidRPr="004B121B" w14:paraId="7EF4B50A" w14:textId="77777777" w:rsidTr="00166AF3">
        <w:tc>
          <w:tcPr>
            <w:tcW w:w="5418" w:type="dxa"/>
          </w:tcPr>
          <w:p w14:paraId="220AAEE9" w14:textId="77777777" w:rsidR="001B2A26" w:rsidRPr="002B78B6" w:rsidRDefault="001B2A26" w:rsidP="00166AF3">
            <w:pPr>
              <w:pStyle w:val="TableBody"/>
              <w:rPr>
                <w:b/>
                <w:snapToGrid w:val="0"/>
              </w:rPr>
            </w:pPr>
            <w:r w:rsidRPr="002B78B6">
              <w:rPr>
                <w:b/>
                <w:snapToGrid w:val="0"/>
              </w:rPr>
              <w:t>CONNECT</w:t>
            </w:r>
          </w:p>
        </w:tc>
        <w:tc>
          <w:tcPr>
            <w:tcW w:w="3827" w:type="dxa"/>
          </w:tcPr>
          <w:p w14:paraId="0EE4EA14" w14:textId="77777777" w:rsidR="001B2A26" w:rsidRPr="004B121B" w:rsidRDefault="001B2A26" w:rsidP="00166AF3">
            <w:pPr>
              <w:pStyle w:val="TableBody"/>
            </w:pPr>
            <w:r w:rsidRPr="002B78B6">
              <w:rPr>
                <w:snapToGrid w:val="0"/>
              </w:rPr>
              <w:t>Send UDP data after “CONNECT”</w:t>
            </w:r>
          </w:p>
        </w:tc>
      </w:tr>
      <w:tr w:rsidR="001B2A26" w:rsidRPr="004B121B" w14:paraId="6BFA33DC" w14:textId="77777777" w:rsidTr="00166AF3">
        <w:tc>
          <w:tcPr>
            <w:tcW w:w="5418" w:type="dxa"/>
          </w:tcPr>
          <w:p w14:paraId="0CD22E2E" w14:textId="77777777" w:rsidR="001B2A26" w:rsidRPr="002B78B6" w:rsidRDefault="001B2A26" w:rsidP="00166AF3">
            <w:pPr>
              <w:pStyle w:val="TableBody"/>
              <w:rPr>
                <w:b/>
                <w:snapToGrid w:val="0"/>
              </w:rPr>
            </w:pPr>
            <w:r w:rsidRPr="002B78B6">
              <w:rPr>
                <w:b/>
                <w:snapToGrid w:val="0"/>
              </w:rPr>
              <w:t>&lt;…Data sent…&gt;</w:t>
            </w:r>
          </w:p>
        </w:tc>
        <w:tc>
          <w:tcPr>
            <w:tcW w:w="3827" w:type="dxa"/>
          </w:tcPr>
          <w:p w14:paraId="764263C3" w14:textId="77777777" w:rsidR="001B2A26" w:rsidRPr="004B121B" w:rsidRDefault="001B2A26" w:rsidP="00166AF3">
            <w:pPr>
              <w:pStyle w:val="TableBody"/>
            </w:pPr>
          </w:p>
        </w:tc>
      </w:tr>
      <w:tr w:rsidR="001B2A26" w:rsidRPr="004B121B" w14:paraId="096D71E3" w14:textId="77777777" w:rsidTr="00166AF3">
        <w:tc>
          <w:tcPr>
            <w:tcW w:w="5418" w:type="dxa"/>
          </w:tcPr>
          <w:p w14:paraId="78A48138" w14:textId="77777777" w:rsidR="001B2A26" w:rsidRPr="002B78B6" w:rsidRDefault="001B2A26" w:rsidP="00166AF3">
            <w:pPr>
              <w:pStyle w:val="TableBody"/>
              <w:rPr>
                <w:b/>
                <w:snapToGrid w:val="0"/>
              </w:rPr>
            </w:pPr>
            <w:r w:rsidRPr="002B78B6">
              <w:rPr>
                <w:b/>
                <w:snapToGrid w:val="0"/>
              </w:rPr>
              <w:t>--EOF--Pattern--</w:t>
            </w:r>
          </w:p>
        </w:tc>
        <w:tc>
          <w:tcPr>
            <w:tcW w:w="3827" w:type="dxa"/>
          </w:tcPr>
          <w:p w14:paraId="59FE3CC0" w14:textId="77777777" w:rsidR="001B2A26" w:rsidRPr="004B121B" w:rsidRDefault="001B2A26" w:rsidP="00166AF3">
            <w:pPr>
              <w:pStyle w:val="TableBody"/>
            </w:pPr>
          </w:p>
        </w:tc>
      </w:tr>
      <w:tr w:rsidR="001B2A26" w:rsidRPr="004B121B" w14:paraId="6C1990F8" w14:textId="77777777" w:rsidTr="00166AF3">
        <w:tc>
          <w:tcPr>
            <w:tcW w:w="5418" w:type="dxa"/>
          </w:tcPr>
          <w:p w14:paraId="46B6C6AA" w14:textId="77777777" w:rsidR="001B2A26" w:rsidRDefault="001B2A26" w:rsidP="00166AF3">
            <w:pPr>
              <w:pStyle w:val="TableBody"/>
              <w:rPr>
                <w:b/>
                <w:snapToGrid w:val="0"/>
              </w:rPr>
            </w:pPr>
            <w:r w:rsidRPr="002B78B6">
              <w:rPr>
                <w:b/>
                <w:snapToGrid w:val="0"/>
              </w:rPr>
              <w:t>OK</w:t>
            </w:r>
          </w:p>
          <w:p w14:paraId="6CF0403F" w14:textId="77777777" w:rsidR="001B2A26" w:rsidRPr="002B78B6" w:rsidRDefault="001B2A26" w:rsidP="00166AF3">
            <w:pPr>
              <w:pStyle w:val="TableBody"/>
              <w:rPr>
                <w:b/>
                <w:snapToGrid w:val="0"/>
              </w:rPr>
            </w:pPr>
          </w:p>
        </w:tc>
        <w:tc>
          <w:tcPr>
            <w:tcW w:w="3827" w:type="dxa"/>
          </w:tcPr>
          <w:p w14:paraId="57DD9E95" w14:textId="77777777" w:rsidR="001B2A26" w:rsidRPr="004B121B" w:rsidRDefault="001B2A26" w:rsidP="00166AF3">
            <w:pPr>
              <w:pStyle w:val="TableBody"/>
            </w:pPr>
          </w:p>
        </w:tc>
      </w:tr>
      <w:tr w:rsidR="001B2A26" w:rsidRPr="004B121B" w14:paraId="7FC81712" w14:textId="77777777" w:rsidTr="00166AF3">
        <w:tc>
          <w:tcPr>
            <w:tcW w:w="5418" w:type="dxa"/>
          </w:tcPr>
          <w:p w14:paraId="2BDB67F1" w14:textId="77777777" w:rsidR="001B2A26" w:rsidRPr="002B78B6" w:rsidRDefault="001B2A26" w:rsidP="00166AF3">
            <w:pPr>
              <w:pStyle w:val="TableBody"/>
              <w:rPr>
                <w:b/>
                <w:snapToGrid w:val="0"/>
              </w:rPr>
            </w:pPr>
            <w:r w:rsidRPr="002B78B6">
              <w:rPr>
                <w:b/>
                <w:snapToGrid w:val="0"/>
              </w:rPr>
              <w:t>+KUDP_DATA:</w:t>
            </w:r>
            <w:r w:rsidRPr="002B78B6">
              <w:rPr>
                <w:b/>
                <w:snapToGrid w:val="0"/>
                <w:lang w:eastAsia="zh-CN"/>
              </w:rPr>
              <w:t xml:space="preserve"> 1,</w:t>
            </w:r>
            <w:r w:rsidRPr="002B78B6">
              <w:rPr>
                <w:b/>
                <w:snapToGrid w:val="0"/>
              </w:rPr>
              <w:t>35</w:t>
            </w:r>
          </w:p>
        </w:tc>
        <w:tc>
          <w:tcPr>
            <w:tcW w:w="3827" w:type="dxa"/>
          </w:tcPr>
          <w:p w14:paraId="1B2F471E" w14:textId="77777777" w:rsidR="001B2A26" w:rsidRPr="002B78B6" w:rsidRDefault="001B2A26" w:rsidP="00166AF3">
            <w:pPr>
              <w:pStyle w:val="TableBody"/>
              <w:rPr>
                <w:snapToGrid w:val="0"/>
                <w:lang w:eastAsia="zh-CN"/>
              </w:rPr>
            </w:pPr>
            <w:r w:rsidRPr="002B78B6">
              <w:rPr>
                <w:snapToGrid w:val="0"/>
              </w:rPr>
              <w:t>Received notification that indicates the presence of 35 bytes in the socket</w:t>
            </w:r>
          </w:p>
        </w:tc>
      </w:tr>
      <w:tr w:rsidR="001B2A26" w:rsidRPr="004B121B" w14:paraId="546A83E5" w14:textId="77777777" w:rsidTr="00166AF3">
        <w:tc>
          <w:tcPr>
            <w:tcW w:w="5418" w:type="dxa"/>
          </w:tcPr>
          <w:p w14:paraId="3A2A1130" w14:textId="77777777" w:rsidR="001B2A26" w:rsidRPr="002B78B6" w:rsidRDefault="001B2A26" w:rsidP="00166AF3">
            <w:pPr>
              <w:pStyle w:val="TableBody"/>
              <w:rPr>
                <w:b/>
                <w:snapToGrid w:val="0"/>
              </w:rPr>
            </w:pPr>
            <w:r w:rsidRPr="002B78B6">
              <w:rPr>
                <w:b/>
                <w:snapToGrid w:val="0"/>
              </w:rPr>
              <w:t>AT+KUDPRCV=</w:t>
            </w:r>
            <w:r w:rsidRPr="002B78B6">
              <w:rPr>
                <w:b/>
                <w:snapToGrid w:val="0"/>
                <w:lang w:eastAsia="zh-CN"/>
              </w:rPr>
              <w:t>1</w:t>
            </w:r>
            <w:r w:rsidRPr="002B78B6">
              <w:rPr>
                <w:b/>
                <w:snapToGrid w:val="0"/>
              </w:rPr>
              <w:t>, 35</w:t>
            </w:r>
          </w:p>
        </w:tc>
        <w:tc>
          <w:tcPr>
            <w:tcW w:w="3827" w:type="dxa"/>
          </w:tcPr>
          <w:p w14:paraId="7AE23DD1" w14:textId="77777777" w:rsidR="001B2A26" w:rsidRPr="002B78B6" w:rsidRDefault="001B2A26" w:rsidP="00166AF3">
            <w:pPr>
              <w:pStyle w:val="TableBody"/>
              <w:rPr>
                <w:snapToGrid w:val="0"/>
              </w:rPr>
            </w:pPr>
            <w:r w:rsidRPr="002B78B6">
              <w:rPr>
                <w:snapToGrid w:val="0"/>
              </w:rPr>
              <w:t xml:space="preserve">Try to read 35 bytes </w:t>
            </w:r>
            <w:r w:rsidRPr="002B78B6">
              <w:rPr>
                <w:snapToGrid w:val="0"/>
                <w:lang w:eastAsia="zh-CN"/>
              </w:rPr>
              <w:t>from session</w:t>
            </w:r>
            <w:r w:rsidRPr="002B78B6">
              <w:rPr>
                <w:snapToGrid w:val="0"/>
              </w:rPr>
              <w:t xml:space="preserve"> </w:t>
            </w:r>
            <w:r w:rsidRPr="002B78B6">
              <w:rPr>
                <w:snapToGrid w:val="0"/>
                <w:lang w:eastAsia="zh-CN"/>
              </w:rPr>
              <w:t>1</w:t>
            </w:r>
          </w:p>
        </w:tc>
      </w:tr>
      <w:tr w:rsidR="001B2A26" w:rsidRPr="004B121B" w14:paraId="368712F8" w14:textId="77777777" w:rsidTr="00166AF3">
        <w:tc>
          <w:tcPr>
            <w:tcW w:w="5418" w:type="dxa"/>
          </w:tcPr>
          <w:p w14:paraId="1552C388" w14:textId="77777777" w:rsidR="001B2A26" w:rsidRPr="002B78B6" w:rsidRDefault="001B2A26" w:rsidP="00166AF3">
            <w:pPr>
              <w:pStyle w:val="TableBody"/>
              <w:rPr>
                <w:b/>
                <w:snapToGrid w:val="0"/>
              </w:rPr>
            </w:pPr>
            <w:r w:rsidRPr="002B78B6">
              <w:rPr>
                <w:b/>
                <w:snapToGrid w:val="0"/>
              </w:rPr>
              <w:t>CONNECT</w:t>
            </w:r>
          </w:p>
        </w:tc>
        <w:tc>
          <w:tcPr>
            <w:tcW w:w="3827" w:type="dxa"/>
          </w:tcPr>
          <w:p w14:paraId="2323FBFE" w14:textId="77777777" w:rsidR="001B2A26" w:rsidRPr="004B121B" w:rsidRDefault="001B2A26" w:rsidP="00166AF3">
            <w:pPr>
              <w:pStyle w:val="TableBody"/>
            </w:pPr>
          </w:p>
        </w:tc>
      </w:tr>
      <w:tr w:rsidR="001B2A26" w:rsidRPr="004B121B" w14:paraId="72E4B09D" w14:textId="77777777" w:rsidTr="00166AF3">
        <w:tc>
          <w:tcPr>
            <w:tcW w:w="5418" w:type="dxa"/>
          </w:tcPr>
          <w:p w14:paraId="76EF89CF" w14:textId="77777777" w:rsidR="001B2A26" w:rsidRPr="002B78B6" w:rsidRDefault="001B2A26" w:rsidP="00166AF3">
            <w:pPr>
              <w:pStyle w:val="TableBody"/>
              <w:rPr>
                <w:b/>
                <w:snapToGrid w:val="0"/>
              </w:rPr>
            </w:pPr>
            <w:r w:rsidRPr="002B78B6">
              <w:rPr>
                <w:b/>
                <w:snapToGrid w:val="0"/>
              </w:rPr>
              <w:t>This is a simple UDP Protocol test</w:t>
            </w:r>
          </w:p>
        </w:tc>
        <w:tc>
          <w:tcPr>
            <w:tcW w:w="3827" w:type="dxa"/>
          </w:tcPr>
          <w:p w14:paraId="5E86C29C" w14:textId="77777777" w:rsidR="001B2A26" w:rsidRPr="004B121B" w:rsidRDefault="001B2A26" w:rsidP="00166AF3">
            <w:pPr>
              <w:pStyle w:val="TableBody"/>
            </w:pPr>
          </w:p>
        </w:tc>
      </w:tr>
      <w:tr w:rsidR="001B2A26" w:rsidRPr="004B121B" w14:paraId="02298F5C" w14:textId="77777777" w:rsidTr="00166AF3">
        <w:tc>
          <w:tcPr>
            <w:tcW w:w="5418" w:type="dxa"/>
          </w:tcPr>
          <w:p w14:paraId="4A585DFD" w14:textId="77777777" w:rsidR="001B2A26" w:rsidRPr="002B78B6" w:rsidRDefault="001B2A26" w:rsidP="00166AF3">
            <w:pPr>
              <w:pStyle w:val="TableBody"/>
              <w:rPr>
                <w:b/>
                <w:snapToGrid w:val="0"/>
              </w:rPr>
            </w:pPr>
            <w:r w:rsidRPr="002B78B6">
              <w:rPr>
                <w:b/>
                <w:snapToGrid w:val="0"/>
              </w:rPr>
              <w:t>--EOF--Pattern--</w:t>
            </w:r>
          </w:p>
        </w:tc>
        <w:tc>
          <w:tcPr>
            <w:tcW w:w="3827" w:type="dxa"/>
          </w:tcPr>
          <w:p w14:paraId="3B1A7C91" w14:textId="77777777" w:rsidR="001B2A26" w:rsidRPr="004B121B" w:rsidRDefault="001B2A26" w:rsidP="00166AF3">
            <w:pPr>
              <w:pStyle w:val="TableBody"/>
            </w:pPr>
          </w:p>
        </w:tc>
      </w:tr>
      <w:tr w:rsidR="001B2A26" w:rsidRPr="004B121B" w14:paraId="6BF74768" w14:textId="77777777" w:rsidTr="00166AF3">
        <w:tc>
          <w:tcPr>
            <w:tcW w:w="5418" w:type="dxa"/>
          </w:tcPr>
          <w:p w14:paraId="0F6D773E" w14:textId="77777777" w:rsidR="001B2A26" w:rsidRDefault="001B2A26" w:rsidP="00166AF3">
            <w:pPr>
              <w:pStyle w:val="TableBody"/>
              <w:rPr>
                <w:b/>
                <w:snapToGrid w:val="0"/>
              </w:rPr>
            </w:pPr>
            <w:r w:rsidRPr="002B78B6">
              <w:rPr>
                <w:b/>
                <w:snapToGrid w:val="0"/>
              </w:rPr>
              <w:t>OK</w:t>
            </w:r>
          </w:p>
          <w:p w14:paraId="75844F8D" w14:textId="77777777" w:rsidR="001B2A26" w:rsidRPr="002B78B6" w:rsidRDefault="001B2A26" w:rsidP="00166AF3">
            <w:pPr>
              <w:pStyle w:val="TableBody"/>
              <w:rPr>
                <w:b/>
                <w:snapToGrid w:val="0"/>
              </w:rPr>
            </w:pPr>
          </w:p>
        </w:tc>
        <w:tc>
          <w:tcPr>
            <w:tcW w:w="3827" w:type="dxa"/>
          </w:tcPr>
          <w:p w14:paraId="6FECD6BF" w14:textId="77777777" w:rsidR="001B2A26" w:rsidRPr="004B121B" w:rsidRDefault="001B2A26" w:rsidP="00166AF3">
            <w:pPr>
              <w:pStyle w:val="TableBody"/>
            </w:pPr>
          </w:p>
        </w:tc>
      </w:tr>
      <w:tr w:rsidR="001B2A26" w:rsidRPr="004B121B" w14:paraId="08A1954C" w14:textId="77777777" w:rsidTr="00166AF3">
        <w:tc>
          <w:tcPr>
            <w:tcW w:w="5418" w:type="dxa"/>
          </w:tcPr>
          <w:p w14:paraId="087B61E3" w14:textId="77777777" w:rsidR="001B2A26" w:rsidRPr="002B78B6" w:rsidRDefault="001B2A26" w:rsidP="00166AF3">
            <w:pPr>
              <w:pStyle w:val="TableBody"/>
              <w:rPr>
                <w:b/>
                <w:snapToGrid w:val="0"/>
                <w:lang w:eastAsia="zh-CN"/>
              </w:rPr>
            </w:pPr>
            <w:r w:rsidRPr="002B78B6">
              <w:rPr>
                <w:b/>
                <w:snapToGrid w:val="0"/>
              </w:rPr>
              <w:t>+KUDP_RCV: "82.234.17.52",32</w:t>
            </w:r>
          </w:p>
        </w:tc>
        <w:tc>
          <w:tcPr>
            <w:tcW w:w="3827" w:type="dxa"/>
          </w:tcPr>
          <w:p w14:paraId="0066F3BF" w14:textId="77777777" w:rsidR="001B2A26" w:rsidRPr="004B121B" w:rsidRDefault="001B2A26" w:rsidP="00166AF3">
            <w:pPr>
              <w:pStyle w:val="TableBody"/>
            </w:pPr>
          </w:p>
        </w:tc>
      </w:tr>
      <w:tr w:rsidR="001B2A26" w:rsidRPr="004B121B" w14:paraId="25FD0F70" w14:textId="77777777" w:rsidTr="00166AF3">
        <w:tc>
          <w:tcPr>
            <w:tcW w:w="5418" w:type="dxa"/>
          </w:tcPr>
          <w:p w14:paraId="39E92CD9" w14:textId="77777777" w:rsidR="001B2A26" w:rsidRPr="002B78B6" w:rsidRDefault="001B2A26" w:rsidP="00166AF3">
            <w:pPr>
              <w:pStyle w:val="TableBody"/>
              <w:rPr>
                <w:b/>
                <w:snapToGrid w:val="0"/>
              </w:rPr>
            </w:pPr>
            <w:r w:rsidRPr="002B78B6">
              <w:rPr>
                <w:b/>
                <w:snapToGrid w:val="0"/>
              </w:rPr>
              <w:t>+KUDP_DATA:</w:t>
            </w:r>
            <w:r w:rsidRPr="002B78B6">
              <w:rPr>
                <w:b/>
                <w:snapToGrid w:val="0"/>
                <w:lang w:eastAsia="zh-CN"/>
              </w:rPr>
              <w:t xml:space="preserve"> 1,</w:t>
            </w:r>
            <w:r w:rsidRPr="002B78B6">
              <w:rPr>
                <w:b/>
                <w:snapToGrid w:val="0"/>
              </w:rPr>
              <w:t>35</w:t>
            </w:r>
          </w:p>
        </w:tc>
        <w:tc>
          <w:tcPr>
            <w:tcW w:w="3827" w:type="dxa"/>
          </w:tcPr>
          <w:p w14:paraId="416A5771" w14:textId="77777777" w:rsidR="001B2A26" w:rsidRPr="002B78B6" w:rsidRDefault="001B2A26" w:rsidP="00166AF3">
            <w:pPr>
              <w:pStyle w:val="TableBody"/>
              <w:rPr>
                <w:snapToGrid w:val="0"/>
              </w:rPr>
            </w:pPr>
            <w:r w:rsidRPr="002B78B6">
              <w:rPr>
                <w:snapToGrid w:val="0"/>
              </w:rPr>
              <w:t>Received notification that indicates the presence of 35 bytes in the socket</w:t>
            </w:r>
          </w:p>
          <w:p w14:paraId="27A953B5" w14:textId="77777777" w:rsidR="001B2A26" w:rsidRPr="002B78B6" w:rsidRDefault="001B2A26" w:rsidP="00166AF3">
            <w:pPr>
              <w:pStyle w:val="TableBody"/>
              <w:rPr>
                <w:snapToGrid w:val="0"/>
                <w:lang w:eastAsia="zh-CN"/>
              </w:rPr>
            </w:pPr>
          </w:p>
        </w:tc>
      </w:tr>
      <w:tr w:rsidR="001B2A26" w:rsidRPr="004B121B" w14:paraId="2D386B4B" w14:textId="77777777" w:rsidTr="00166AF3">
        <w:tc>
          <w:tcPr>
            <w:tcW w:w="5418" w:type="dxa"/>
          </w:tcPr>
          <w:p w14:paraId="7845F681" w14:textId="77777777" w:rsidR="001B2A26" w:rsidRPr="002B78B6" w:rsidRDefault="001B2A26" w:rsidP="00166AF3">
            <w:pPr>
              <w:pStyle w:val="TableBody"/>
              <w:rPr>
                <w:b/>
                <w:snapToGrid w:val="0"/>
              </w:rPr>
            </w:pPr>
            <w:r w:rsidRPr="002B78B6">
              <w:rPr>
                <w:b/>
                <w:snapToGrid w:val="0"/>
              </w:rPr>
              <w:t>AT+KUDPRCV=</w:t>
            </w:r>
            <w:r w:rsidRPr="002B78B6">
              <w:rPr>
                <w:b/>
                <w:snapToGrid w:val="0"/>
                <w:lang w:eastAsia="zh-CN"/>
              </w:rPr>
              <w:t>1</w:t>
            </w:r>
            <w:r w:rsidRPr="002B78B6">
              <w:rPr>
                <w:b/>
                <w:snapToGrid w:val="0"/>
              </w:rPr>
              <w:t>, 18</w:t>
            </w:r>
          </w:p>
          <w:p w14:paraId="2F0EA342" w14:textId="77777777" w:rsidR="001B2A26" w:rsidRPr="002B78B6" w:rsidRDefault="001B2A26" w:rsidP="00166AF3">
            <w:pPr>
              <w:pStyle w:val="TableBody"/>
              <w:rPr>
                <w:b/>
                <w:snapToGrid w:val="0"/>
              </w:rPr>
            </w:pPr>
            <w:r w:rsidRPr="002B78B6">
              <w:rPr>
                <w:b/>
                <w:snapToGrid w:val="0"/>
              </w:rPr>
              <w:t>CONNECT</w:t>
            </w:r>
          </w:p>
        </w:tc>
        <w:tc>
          <w:tcPr>
            <w:tcW w:w="3827" w:type="dxa"/>
          </w:tcPr>
          <w:p w14:paraId="5F99E022" w14:textId="77777777" w:rsidR="001B2A26" w:rsidRPr="004B121B" w:rsidRDefault="001B2A26" w:rsidP="00166AF3">
            <w:pPr>
              <w:pStyle w:val="TableBody"/>
            </w:pPr>
            <w:r w:rsidRPr="002B78B6">
              <w:rPr>
                <w:snapToGrid w:val="0"/>
              </w:rPr>
              <w:t xml:space="preserve">Try to read 18 bytes </w:t>
            </w:r>
            <w:r w:rsidRPr="002B78B6">
              <w:rPr>
                <w:snapToGrid w:val="0"/>
                <w:lang w:eastAsia="zh-CN"/>
              </w:rPr>
              <w:t>from session</w:t>
            </w:r>
            <w:r w:rsidRPr="002B78B6">
              <w:rPr>
                <w:snapToGrid w:val="0"/>
              </w:rPr>
              <w:t xml:space="preserve"> </w:t>
            </w:r>
            <w:r w:rsidRPr="002B78B6">
              <w:rPr>
                <w:snapToGrid w:val="0"/>
                <w:lang w:eastAsia="zh-CN"/>
              </w:rPr>
              <w:t>1</w:t>
            </w:r>
          </w:p>
        </w:tc>
      </w:tr>
      <w:tr w:rsidR="001B2A26" w:rsidRPr="004B121B" w14:paraId="13BD127D" w14:textId="77777777" w:rsidTr="00166AF3">
        <w:tc>
          <w:tcPr>
            <w:tcW w:w="5418" w:type="dxa"/>
          </w:tcPr>
          <w:p w14:paraId="6878E825" w14:textId="77777777" w:rsidR="001B2A26" w:rsidRPr="002B78B6" w:rsidRDefault="001B2A26" w:rsidP="00166AF3">
            <w:pPr>
              <w:pStyle w:val="TableBody"/>
              <w:rPr>
                <w:b/>
                <w:snapToGrid w:val="0"/>
              </w:rPr>
            </w:pPr>
            <w:r w:rsidRPr="002B78B6">
              <w:rPr>
                <w:b/>
                <w:snapToGrid w:val="0"/>
              </w:rPr>
              <w:t>This is a simple</w:t>
            </w:r>
            <w:r w:rsidRPr="002B78B6" w:rsidDel="00BC09DF">
              <w:rPr>
                <w:b/>
                <w:snapToGrid w:val="0"/>
              </w:rPr>
              <w:t xml:space="preserve"> </w:t>
            </w:r>
          </w:p>
        </w:tc>
        <w:tc>
          <w:tcPr>
            <w:tcW w:w="3827" w:type="dxa"/>
          </w:tcPr>
          <w:p w14:paraId="016ED3B9" w14:textId="77777777" w:rsidR="001B2A26" w:rsidRPr="004B121B" w:rsidRDefault="001B2A26" w:rsidP="00166AF3">
            <w:pPr>
              <w:pStyle w:val="TableBody"/>
            </w:pPr>
          </w:p>
        </w:tc>
      </w:tr>
      <w:tr w:rsidR="001B2A26" w:rsidRPr="004B121B" w14:paraId="2A708EF6" w14:textId="77777777" w:rsidTr="00166AF3">
        <w:tc>
          <w:tcPr>
            <w:tcW w:w="5418" w:type="dxa"/>
          </w:tcPr>
          <w:p w14:paraId="577AF451" w14:textId="77777777" w:rsidR="001B2A26" w:rsidRPr="002B78B6" w:rsidRDefault="001B2A26" w:rsidP="00166AF3">
            <w:pPr>
              <w:pStyle w:val="TableBody"/>
              <w:rPr>
                <w:b/>
                <w:snapToGrid w:val="0"/>
              </w:rPr>
            </w:pPr>
            <w:r w:rsidRPr="002B78B6">
              <w:rPr>
                <w:b/>
                <w:snapToGrid w:val="0"/>
              </w:rPr>
              <w:t>--EOF--Pattern--</w:t>
            </w:r>
          </w:p>
        </w:tc>
        <w:tc>
          <w:tcPr>
            <w:tcW w:w="3827" w:type="dxa"/>
          </w:tcPr>
          <w:p w14:paraId="22FBA187" w14:textId="77777777" w:rsidR="001B2A26" w:rsidRPr="004B121B" w:rsidRDefault="001B2A26" w:rsidP="00166AF3">
            <w:pPr>
              <w:pStyle w:val="TableBody"/>
            </w:pPr>
          </w:p>
        </w:tc>
      </w:tr>
      <w:tr w:rsidR="001B2A26" w:rsidRPr="004B121B" w14:paraId="6BAC86D0" w14:textId="77777777" w:rsidTr="00166AF3">
        <w:tc>
          <w:tcPr>
            <w:tcW w:w="5418" w:type="dxa"/>
          </w:tcPr>
          <w:p w14:paraId="3B2941D1" w14:textId="77777777" w:rsidR="001B2A26" w:rsidRDefault="001B2A26" w:rsidP="00166AF3">
            <w:pPr>
              <w:pStyle w:val="TableBody"/>
              <w:rPr>
                <w:b/>
                <w:snapToGrid w:val="0"/>
              </w:rPr>
            </w:pPr>
            <w:r w:rsidRPr="002B78B6">
              <w:rPr>
                <w:b/>
                <w:snapToGrid w:val="0"/>
              </w:rPr>
              <w:t>OK</w:t>
            </w:r>
            <w:r w:rsidRPr="002B78B6" w:rsidDel="00BC09DF">
              <w:rPr>
                <w:b/>
                <w:snapToGrid w:val="0"/>
              </w:rPr>
              <w:t xml:space="preserve"> </w:t>
            </w:r>
          </w:p>
          <w:p w14:paraId="38CECF96" w14:textId="77777777" w:rsidR="001B2A26" w:rsidRPr="002B78B6" w:rsidRDefault="001B2A26" w:rsidP="00166AF3">
            <w:pPr>
              <w:pStyle w:val="TableBody"/>
              <w:rPr>
                <w:b/>
                <w:snapToGrid w:val="0"/>
              </w:rPr>
            </w:pPr>
          </w:p>
        </w:tc>
        <w:tc>
          <w:tcPr>
            <w:tcW w:w="3827" w:type="dxa"/>
          </w:tcPr>
          <w:p w14:paraId="70FE6D1B" w14:textId="77777777" w:rsidR="001B2A26" w:rsidRPr="004B121B" w:rsidRDefault="001B2A26" w:rsidP="00166AF3">
            <w:pPr>
              <w:pStyle w:val="TableBody"/>
            </w:pPr>
          </w:p>
        </w:tc>
      </w:tr>
      <w:tr w:rsidR="001B2A26" w:rsidRPr="004B121B" w14:paraId="45D06AD1" w14:textId="77777777" w:rsidTr="00166AF3">
        <w:tc>
          <w:tcPr>
            <w:tcW w:w="5418" w:type="dxa"/>
          </w:tcPr>
          <w:p w14:paraId="54BCC9E1" w14:textId="77777777" w:rsidR="001B2A26" w:rsidRPr="002B78B6" w:rsidRDefault="001B2A26" w:rsidP="00166AF3">
            <w:pPr>
              <w:pStyle w:val="TableBody"/>
              <w:rPr>
                <w:b/>
                <w:snapToGrid w:val="0"/>
                <w:lang w:eastAsia="zh-CN"/>
              </w:rPr>
            </w:pPr>
            <w:r w:rsidRPr="002B78B6">
              <w:rPr>
                <w:b/>
                <w:snapToGrid w:val="0"/>
              </w:rPr>
              <w:t>+KUDP_DATA_MISSED:</w:t>
            </w:r>
            <w:r w:rsidRPr="002B78B6">
              <w:rPr>
                <w:b/>
                <w:snapToGrid w:val="0"/>
                <w:lang w:eastAsia="zh-CN"/>
              </w:rPr>
              <w:t xml:space="preserve"> 1,</w:t>
            </w:r>
            <w:r w:rsidRPr="002B78B6">
              <w:rPr>
                <w:b/>
                <w:snapToGrid w:val="0"/>
              </w:rPr>
              <w:t>17</w:t>
            </w:r>
          </w:p>
        </w:tc>
        <w:tc>
          <w:tcPr>
            <w:tcW w:w="3827" w:type="dxa"/>
          </w:tcPr>
          <w:p w14:paraId="6999A15D" w14:textId="77777777" w:rsidR="001B2A26" w:rsidRPr="002B78B6" w:rsidRDefault="001B2A26" w:rsidP="00166AF3">
            <w:pPr>
              <w:pStyle w:val="TableBody"/>
              <w:rPr>
                <w:snapToGrid w:val="0"/>
              </w:rPr>
            </w:pPr>
            <w:r w:rsidRPr="002B78B6">
              <w:rPr>
                <w:snapToGrid w:val="0"/>
              </w:rPr>
              <w:t>There are 17 unread bytes left and missed in the UDP socket</w:t>
            </w:r>
          </w:p>
        </w:tc>
      </w:tr>
      <w:tr w:rsidR="001B2A26" w:rsidRPr="004B121B" w14:paraId="5946EEA9" w14:textId="77777777" w:rsidTr="00166AF3">
        <w:tc>
          <w:tcPr>
            <w:tcW w:w="5418" w:type="dxa"/>
          </w:tcPr>
          <w:p w14:paraId="679E9B55" w14:textId="77777777" w:rsidR="001B2A26" w:rsidRPr="002B78B6" w:rsidRDefault="001B2A26" w:rsidP="00166AF3">
            <w:pPr>
              <w:pStyle w:val="TableBody"/>
              <w:rPr>
                <w:b/>
                <w:snapToGrid w:val="0"/>
              </w:rPr>
            </w:pPr>
          </w:p>
        </w:tc>
        <w:tc>
          <w:tcPr>
            <w:tcW w:w="3827" w:type="dxa"/>
          </w:tcPr>
          <w:p w14:paraId="4AB9E9B0" w14:textId="77777777" w:rsidR="001B2A26" w:rsidRPr="002B78B6" w:rsidRDefault="001B2A26" w:rsidP="00166AF3">
            <w:pPr>
              <w:pStyle w:val="TableBody"/>
              <w:rPr>
                <w:snapToGrid w:val="0"/>
              </w:rPr>
            </w:pPr>
          </w:p>
        </w:tc>
      </w:tr>
      <w:tr w:rsidR="001B2A26" w:rsidRPr="004B121B" w14:paraId="68649A63" w14:textId="77777777" w:rsidTr="00166AF3">
        <w:tc>
          <w:tcPr>
            <w:tcW w:w="5418" w:type="dxa"/>
          </w:tcPr>
          <w:p w14:paraId="113EAE8D" w14:textId="77777777" w:rsidR="001B2A26" w:rsidRPr="002B78B6" w:rsidRDefault="001B2A26" w:rsidP="00166AF3">
            <w:pPr>
              <w:pStyle w:val="TableBody"/>
              <w:keepNext/>
              <w:rPr>
                <w:b/>
                <w:snapToGrid w:val="0"/>
              </w:rPr>
            </w:pPr>
            <w:r w:rsidRPr="002B78B6">
              <w:rPr>
                <w:b/>
                <w:snapToGrid w:val="0"/>
              </w:rPr>
              <w:t>AT+KUDPCLOSE</w:t>
            </w:r>
            <w:r w:rsidRPr="002B78B6">
              <w:rPr>
                <w:b/>
                <w:snapToGrid w:val="0"/>
                <w:lang w:eastAsia="zh-CN"/>
              </w:rPr>
              <w:t>=</w:t>
            </w:r>
            <w:r w:rsidRPr="002B78B6">
              <w:rPr>
                <w:b/>
                <w:snapToGrid w:val="0"/>
              </w:rPr>
              <w:t>1</w:t>
            </w:r>
          </w:p>
          <w:p w14:paraId="2CBB12F1" w14:textId="77777777" w:rsidR="001B2A26" w:rsidRPr="002B78B6" w:rsidRDefault="001B2A26" w:rsidP="00166AF3">
            <w:pPr>
              <w:pStyle w:val="TableBody"/>
              <w:keepNext/>
              <w:rPr>
                <w:b/>
                <w:snapToGrid w:val="0"/>
              </w:rPr>
            </w:pPr>
            <w:r w:rsidRPr="002B78B6">
              <w:rPr>
                <w:b/>
                <w:snapToGrid w:val="0"/>
              </w:rPr>
              <w:t>OK</w:t>
            </w:r>
          </w:p>
        </w:tc>
        <w:tc>
          <w:tcPr>
            <w:tcW w:w="3827" w:type="dxa"/>
          </w:tcPr>
          <w:p w14:paraId="1FD2787A" w14:textId="77777777" w:rsidR="001B2A26" w:rsidRPr="002B78B6" w:rsidRDefault="001B2A26" w:rsidP="00166AF3">
            <w:pPr>
              <w:pStyle w:val="TableBody"/>
              <w:keepNext/>
              <w:rPr>
                <w:snapToGrid w:val="0"/>
              </w:rPr>
            </w:pPr>
            <w:r w:rsidRPr="002B78B6">
              <w:rPr>
                <w:snapToGrid w:val="0"/>
              </w:rPr>
              <w:t xml:space="preserve">Close the UDP </w:t>
            </w:r>
            <w:r w:rsidRPr="002B78B6">
              <w:rPr>
                <w:snapToGrid w:val="0"/>
                <w:lang w:eastAsia="zh-CN"/>
              </w:rPr>
              <w:t>session</w:t>
            </w:r>
          </w:p>
        </w:tc>
      </w:tr>
      <w:tr w:rsidR="001B2A26" w:rsidRPr="004B121B" w14:paraId="76FB1080" w14:textId="77777777" w:rsidTr="00166AF3">
        <w:tc>
          <w:tcPr>
            <w:tcW w:w="5418" w:type="dxa"/>
          </w:tcPr>
          <w:p w14:paraId="7683BF66" w14:textId="77777777" w:rsidR="001B2A26" w:rsidRPr="002B78B6" w:rsidRDefault="001B2A26" w:rsidP="00166AF3">
            <w:pPr>
              <w:pStyle w:val="TableBody"/>
              <w:keepNext/>
              <w:rPr>
                <w:b/>
                <w:snapToGrid w:val="0"/>
              </w:rPr>
            </w:pPr>
          </w:p>
        </w:tc>
        <w:tc>
          <w:tcPr>
            <w:tcW w:w="3827" w:type="dxa"/>
          </w:tcPr>
          <w:p w14:paraId="37529A6D" w14:textId="77777777" w:rsidR="001B2A26" w:rsidRPr="004B121B" w:rsidRDefault="001B2A26" w:rsidP="00166AF3">
            <w:pPr>
              <w:pStyle w:val="TableBody"/>
              <w:keepNext/>
            </w:pPr>
          </w:p>
        </w:tc>
      </w:tr>
      <w:tr w:rsidR="001B2A26" w:rsidRPr="004B121B" w14:paraId="412594F6" w14:textId="77777777" w:rsidTr="00166AF3">
        <w:tc>
          <w:tcPr>
            <w:tcW w:w="5418" w:type="dxa"/>
          </w:tcPr>
          <w:p w14:paraId="18B4F497" w14:textId="77777777" w:rsidR="001B2A26" w:rsidRPr="002B78B6" w:rsidRDefault="001B2A26" w:rsidP="00166AF3">
            <w:pPr>
              <w:pStyle w:val="TableBody"/>
              <w:rPr>
                <w:b/>
                <w:snapToGrid w:val="0"/>
              </w:rPr>
            </w:pPr>
            <w:r w:rsidRPr="002B78B6">
              <w:rPr>
                <w:b/>
                <w:snapToGrid w:val="0"/>
              </w:rPr>
              <w:t>AT+KUDPCFG?</w:t>
            </w:r>
          </w:p>
        </w:tc>
        <w:tc>
          <w:tcPr>
            <w:tcW w:w="3827" w:type="dxa"/>
          </w:tcPr>
          <w:p w14:paraId="71180285" w14:textId="77777777" w:rsidR="001B2A26" w:rsidRPr="004B121B" w:rsidRDefault="001B2A26" w:rsidP="00166AF3">
            <w:pPr>
              <w:pStyle w:val="TableBody"/>
            </w:pPr>
            <w:r w:rsidRPr="002B78B6">
              <w:rPr>
                <w:snapToGrid w:val="0"/>
                <w:lang w:eastAsia="zh-CN"/>
              </w:rPr>
              <w:t>No sessions are available anymore</w:t>
            </w:r>
          </w:p>
        </w:tc>
      </w:tr>
      <w:tr w:rsidR="001B2A26" w:rsidRPr="004B121B" w14:paraId="28EF7D0F" w14:textId="77777777" w:rsidTr="00166AF3">
        <w:tc>
          <w:tcPr>
            <w:tcW w:w="5418" w:type="dxa"/>
          </w:tcPr>
          <w:p w14:paraId="59D089E4" w14:textId="77777777" w:rsidR="001B2A26" w:rsidRPr="002B78B6" w:rsidRDefault="001B2A26" w:rsidP="00166AF3">
            <w:pPr>
              <w:pStyle w:val="TableBody"/>
              <w:rPr>
                <w:b/>
                <w:snapToGrid w:val="0"/>
              </w:rPr>
            </w:pPr>
            <w:r w:rsidRPr="002B78B6">
              <w:rPr>
                <w:b/>
                <w:snapToGrid w:val="0"/>
                <w:lang w:eastAsia="zh-CN"/>
              </w:rPr>
              <w:t>OK</w:t>
            </w:r>
          </w:p>
        </w:tc>
        <w:tc>
          <w:tcPr>
            <w:tcW w:w="3827" w:type="dxa"/>
          </w:tcPr>
          <w:p w14:paraId="3046D894" w14:textId="77777777" w:rsidR="001B2A26" w:rsidRPr="004B121B" w:rsidRDefault="001B2A26" w:rsidP="00166AF3">
            <w:pPr>
              <w:pStyle w:val="TableBody"/>
            </w:pPr>
          </w:p>
        </w:tc>
      </w:tr>
    </w:tbl>
    <w:p w14:paraId="069D7362" w14:textId="77777777" w:rsidR="001B2A26" w:rsidRPr="00671C8B" w:rsidRDefault="001B2A26" w:rsidP="0059466D">
      <w:pPr>
        <w:pStyle w:val="Heading3"/>
        <w:numPr>
          <w:ilvl w:val="2"/>
          <w:numId w:val="11"/>
        </w:numPr>
        <w:ind w:left="1260" w:hanging="1260"/>
      </w:pPr>
      <w:bookmarkStart w:id="24322" w:name="_Toc448912409"/>
      <w:bookmarkStart w:id="24323" w:name="_Toc486251858"/>
      <w:bookmarkStart w:id="24324" w:name="_Toc489462275"/>
      <w:r w:rsidRPr="00671C8B">
        <w:t>Server Mode</w:t>
      </w:r>
      <w:bookmarkEnd w:id="24322"/>
      <w:bookmarkEnd w:id="24323"/>
      <w:bookmarkEnd w:id="24324"/>
    </w:p>
    <w:tbl>
      <w:tblPr>
        <w:tblStyle w:val="TableGrid"/>
        <w:tblW w:w="0" w:type="auto"/>
        <w:tblBorders>
          <w:insideH w:val="none" w:sz="0" w:space="0" w:color="auto"/>
        </w:tblBorders>
        <w:tblLayout w:type="fixed"/>
        <w:tblLook w:val="04A0" w:firstRow="1" w:lastRow="0" w:firstColumn="1" w:lastColumn="0" w:noHBand="0" w:noVBand="1"/>
      </w:tblPr>
      <w:tblGrid>
        <w:gridCol w:w="5418"/>
        <w:gridCol w:w="3827"/>
      </w:tblGrid>
      <w:tr w:rsidR="001B2A26" w:rsidRPr="004B121B" w14:paraId="4FB63EB2" w14:textId="77777777" w:rsidTr="00166AF3">
        <w:tc>
          <w:tcPr>
            <w:tcW w:w="5418" w:type="dxa"/>
          </w:tcPr>
          <w:p w14:paraId="61601C4A" w14:textId="77777777" w:rsidR="001B2A26" w:rsidRPr="004B121B" w:rsidRDefault="001B2A26" w:rsidP="00166AF3">
            <w:pPr>
              <w:pStyle w:val="TableBody"/>
              <w:keepNext/>
              <w:rPr>
                <w:b/>
                <w:snapToGrid w:val="0"/>
              </w:rPr>
            </w:pPr>
            <w:r w:rsidRPr="004B121B">
              <w:rPr>
                <w:b/>
                <w:snapToGrid w:val="0"/>
              </w:rPr>
              <w:t>AT&amp;K3</w:t>
            </w:r>
          </w:p>
        </w:tc>
        <w:tc>
          <w:tcPr>
            <w:tcW w:w="3827" w:type="dxa"/>
          </w:tcPr>
          <w:p w14:paraId="3F2A2ABC" w14:textId="77777777" w:rsidR="001B2A26" w:rsidRPr="004B121B" w:rsidRDefault="001B2A26" w:rsidP="00166AF3">
            <w:pPr>
              <w:pStyle w:val="TableBody"/>
              <w:keepNext/>
              <w:rPr>
                <w:snapToGrid w:val="0"/>
              </w:rPr>
            </w:pPr>
            <w:r w:rsidRPr="004B121B">
              <w:rPr>
                <w:snapToGrid w:val="0"/>
              </w:rPr>
              <w:t>Hardware flow control activation</w:t>
            </w:r>
          </w:p>
        </w:tc>
      </w:tr>
      <w:tr w:rsidR="001B2A26" w:rsidRPr="004B121B" w14:paraId="466182BC" w14:textId="77777777" w:rsidTr="00166AF3">
        <w:tc>
          <w:tcPr>
            <w:tcW w:w="5418" w:type="dxa"/>
          </w:tcPr>
          <w:p w14:paraId="1D9008AF" w14:textId="77777777" w:rsidR="001B2A26" w:rsidRPr="004B121B" w:rsidRDefault="001B2A26" w:rsidP="00166AF3">
            <w:pPr>
              <w:pStyle w:val="TableBody"/>
              <w:keepNext/>
              <w:rPr>
                <w:b/>
                <w:snapToGrid w:val="0"/>
              </w:rPr>
            </w:pPr>
            <w:r w:rsidRPr="004B121B">
              <w:rPr>
                <w:b/>
                <w:snapToGrid w:val="0"/>
              </w:rPr>
              <w:t>OK</w:t>
            </w:r>
          </w:p>
        </w:tc>
        <w:tc>
          <w:tcPr>
            <w:tcW w:w="3827" w:type="dxa"/>
          </w:tcPr>
          <w:p w14:paraId="39A9E922" w14:textId="77777777" w:rsidR="001B2A26" w:rsidRPr="004B121B" w:rsidRDefault="001B2A26" w:rsidP="00166AF3">
            <w:pPr>
              <w:pStyle w:val="TableBody"/>
              <w:keepNext/>
              <w:rPr>
                <w:snapToGrid w:val="0"/>
              </w:rPr>
            </w:pPr>
          </w:p>
        </w:tc>
      </w:tr>
      <w:tr w:rsidR="001B2A26" w:rsidRPr="004B121B" w14:paraId="5934F033" w14:textId="77777777" w:rsidTr="00166AF3">
        <w:tc>
          <w:tcPr>
            <w:tcW w:w="5418" w:type="dxa"/>
          </w:tcPr>
          <w:p w14:paraId="25E147C8" w14:textId="77777777" w:rsidR="001B2A26" w:rsidRPr="004B121B" w:rsidRDefault="001B2A26" w:rsidP="00166AF3">
            <w:pPr>
              <w:pStyle w:val="TableBody"/>
              <w:rPr>
                <w:b/>
                <w:snapToGrid w:val="0"/>
              </w:rPr>
            </w:pPr>
          </w:p>
        </w:tc>
        <w:tc>
          <w:tcPr>
            <w:tcW w:w="3827" w:type="dxa"/>
          </w:tcPr>
          <w:p w14:paraId="4E8B8332" w14:textId="77777777" w:rsidR="001B2A26" w:rsidRPr="004B121B" w:rsidRDefault="001B2A26" w:rsidP="00166AF3">
            <w:pPr>
              <w:pStyle w:val="TableBody"/>
              <w:rPr>
                <w:snapToGrid w:val="0"/>
              </w:rPr>
            </w:pPr>
          </w:p>
        </w:tc>
      </w:tr>
      <w:tr w:rsidR="001B2A26" w:rsidRPr="004B121B" w14:paraId="2D86B1DE" w14:textId="77777777" w:rsidTr="00166AF3">
        <w:tc>
          <w:tcPr>
            <w:tcW w:w="5418" w:type="dxa"/>
          </w:tcPr>
          <w:p w14:paraId="5EEFC8F7" w14:textId="77777777" w:rsidR="001B2A26" w:rsidRPr="004B121B" w:rsidRDefault="001B2A26" w:rsidP="00166AF3">
            <w:pPr>
              <w:pStyle w:val="TableBody"/>
              <w:rPr>
                <w:b/>
                <w:snapToGrid w:val="0"/>
              </w:rPr>
            </w:pPr>
            <w:r w:rsidRPr="004B121B">
              <w:rPr>
                <w:b/>
                <w:snapToGrid w:val="0"/>
              </w:rPr>
              <w:t>AT+KCNXCFG=1,"GPRS","APN","log","password","0.0.0.0","0.0.0.0","0.0.0.0"</w:t>
            </w:r>
          </w:p>
        </w:tc>
        <w:tc>
          <w:tcPr>
            <w:tcW w:w="3827" w:type="dxa"/>
          </w:tcPr>
          <w:p w14:paraId="2FFD8FE9" w14:textId="77777777" w:rsidR="001B2A26" w:rsidRPr="004B121B" w:rsidRDefault="001B2A26" w:rsidP="00166AF3">
            <w:pPr>
              <w:pStyle w:val="TableBody"/>
              <w:rPr>
                <w:snapToGrid w:val="0"/>
              </w:rPr>
            </w:pPr>
            <w:r w:rsidRPr="004B121B">
              <w:rPr>
                <w:snapToGrid w:val="0"/>
              </w:rPr>
              <w:t>Set GPRS parameters (APN, login, password)</w:t>
            </w:r>
          </w:p>
        </w:tc>
      </w:tr>
      <w:tr w:rsidR="001B2A26" w:rsidRPr="004B121B" w14:paraId="5B83E642" w14:textId="77777777" w:rsidTr="00166AF3">
        <w:tc>
          <w:tcPr>
            <w:tcW w:w="5418" w:type="dxa"/>
          </w:tcPr>
          <w:p w14:paraId="23624B6C" w14:textId="77777777" w:rsidR="001B2A26" w:rsidRPr="004B121B" w:rsidRDefault="001B2A26" w:rsidP="00166AF3">
            <w:pPr>
              <w:pStyle w:val="TableBody"/>
              <w:rPr>
                <w:b/>
                <w:snapToGrid w:val="0"/>
              </w:rPr>
            </w:pPr>
            <w:r w:rsidRPr="004B121B">
              <w:rPr>
                <w:b/>
                <w:snapToGrid w:val="0"/>
              </w:rPr>
              <w:t>OK</w:t>
            </w:r>
          </w:p>
          <w:p w14:paraId="0CF42370" w14:textId="77777777" w:rsidR="001B2A26" w:rsidRPr="004B121B" w:rsidRDefault="001B2A26" w:rsidP="00166AF3">
            <w:pPr>
              <w:pStyle w:val="TableBody"/>
              <w:rPr>
                <w:b/>
                <w:snapToGrid w:val="0"/>
              </w:rPr>
            </w:pPr>
          </w:p>
        </w:tc>
        <w:tc>
          <w:tcPr>
            <w:tcW w:w="3827" w:type="dxa"/>
          </w:tcPr>
          <w:p w14:paraId="0D0031D1" w14:textId="77777777" w:rsidR="001B2A26" w:rsidRPr="004B121B" w:rsidRDefault="001B2A26" w:rsidP="00166AF3">
            <w:pPr>
              <w:pStyle w:val="TableBody"/>
            </w:pPr>
          </w:p>
        </w:tc>
      </w:tr>
      <w:tr w:rsidR="001B2A26" w:rsidRPr="004B121B" w14:paraId="4504D57F" w14:textId="77777777" w:rsidTr="00166AF3">
        <w:tc>
          <w:tcPr>
            <w:tcW w:w="5418" w:type="dxa"/>
          </w:tcPr>
          <w:p w14:paraId="6E2548D1" w14:textId="77777777" w:rsidR="001B2A26" w:rsidRPr="004B121B" w:rsidRDefault="001B2A26" w:rsidP="00166AF3">
            <w:pPr>
              <w:pStyle w:val="TableBody"/>
              <w:rPr>
                <w:b/>
                <w:snapToGrid w:val="0"/>
              </w:rPr>
            </w:pPr>
            <w:r w:rsidRPr="004B121B">
              <w:rPr>
                <w:b/>
                <w:snapToGrid w:val="0"/>
              </w:rPr>
              <w:t>AT+KUDPCFG=1,1,3000</w:t>
            </w:r>
          </w:p>
        </w:tc>
        <w:tc>
          <w:tcPr>
            <w:tcW w:w="3827" w:type="dxa"/>
          </w:tcPr>
          <w:p w14:paraId="276767C6" w14:textId="77777777" w:rsidR="001B2A26" w:rsidRPr="004B121B" w:rsidRDefault="001B2A26" w:rsidP="00166AF3">
            <w:pPr>
              <w:pStyle w:val="TableBody"/>
              <w:rPr>
                <w:snapToGrid w:val="0"/>
              </w:rPr>
            </w:pPr>
            <w:r w:rsidRPr="004B121B">
              <w:rPr>
                <w:snapToGrid w:val="0"/>
              </w:rPr>
              <w:t>Set UDP listener (port 3000). Initiate the server. Session ID is 1</w:t>
            </w:r>
          </w:p>
        </w:tc>
      </w:tr>
      <w:tr w:rsidR="001B2A26" w:rsidRPr="004B121B" w14:paraId="093CCDA5" w14:textId="77777777" w:rsidTr="00166AF3">
        <w:tc>
          <w:tcPr>
            <w:tcW w:w="5418" w:type="dxa"/>
          </w:tcPr>
          <w:p w14:paraId="657F3650" w14:textId="77777777" w:rsidR="001B2A26" w:rsidRPr="004B121B" w:rsidRDefault="001B2A26" w:rsidP="00166AF3">
            <w:pPr>
              <w:pStyle w:val="TableBody"/>
              <w:rPr>
                <w:b/>
                <w:snapToGrid w:val="0"/>
              </w:rPr>
            </w:pPr>
            <w:r w:rsidRPr="004B121B">
              <w:rPr>
                <w:b/>
                <w:snapToGrid w:val="0"/>
              </w:rPr>
              <w:t>+KUDPCFG: 1</w:t>
            </w:r>
          </w:p>
        </w:tc>
        <w:tc>
          <w:tcPr>
            <w:tcW w:w="3827" w:type="dxa"/>
          </w:tcPr>
          <w:p w14:paraId="5C537859" w14:textId="77777777" w:rsidR="001B2A26" w:rsidRPr="004B121B" w:rsidRDefault="001B2A26" w:rsidP="00166AF3">
            <w:pPr>
              <w:pStyle w:val="TableBody"/>
              <w:rPr>
                <w:snapToGrid w:val="0"/>
              </w:rPr>
            </w:pPr>
          </w:p>
        </w:tc>
      </w:tr>
      <w:tr w:rsidR="001B2A26" w:rsidRPr="004B121B" w14:paraId="7DC66368" w14:textId="77777777" w:rsidTr="00166AF3">
        <w:tc>
          <w:tcPr>
            <w:tcW w:w="5418" w:type="dxa"/>
          </w:tcPr>
          <w:p w14:paraId="7CA9E836" w14:textId="77777777" w:rsidR="001B2A26" w:rsidRPr="004B121B" w:rsidRDefault="001B2A26" w:rsidP="00166AF3">
            <w:pPr>
              <w:pStyle w:val="TableBody"/>
              <w:rPr>
                <w:b/>
                <w:snapToGrid w:val="0"/>
              </w:rPr>
            </w:pPr>
            <w:r w:rsidRPr="004B121B">
              <w:rPr>
                <w:b/>
                <w:snapToGrid w:val="0"/>
              </w:rPr>
              <w:t>OK</w:t>
            </w:r>
            <w:r w:rsidRPr="004B121B" w:rsidDel="00387CEE">
              <w:rPr>
                <w:b/>
                <w:snapToGrid w:val="0"/>
              </w:rPr>
              <w:t xml:space="preserve"> </w:t>
            </w:r>
          </w:p>
        </w:tc>
        <w:tc>
          <w:tcPr>
            <w:tcW w:w="3827" w:type="dxa"/>
          </w:tcPr>
          <w:p w14:paraId="1D3E6571" w14:textId="77777777" w:rsidR="001B2A26" w:rsidRPr="004B121B" w:rsidRDefault="001B2A26" w:rsidP="00166AF3">
            <w:pPr>
              <w:pStyle w:val="TableBody"/>
            </w:pPr>
          </w:p>
        </w:tc>
      </w:tr>
      <w:tr w:rsidR="001B2A26" w:rsidRPr="004B121B" w14:paraId="23CB7FF7" w14:textId="77777777" w:rsidTr="00166AF3">
        <w:tc>
          <w:tcPr>
            <w:tcW w:w="5418" w:type="dxa"/>
          </w:tcPr>
          <w:p w14:paraId="3EE0984C" w14:textId="77777777" w:rsidR="001B2A26" w:rsidRPr="004B121B" w:rsidRDefault="001B2A26" w:rsidP="00166AF3">
            <w:pPr>
              <w:pStyle w:val="TableBody"/>
              <w:rPr>
                <w:b/>
                <w:snapToGrid w:val="0"/>
              </w:rPr>
            </w:pPr>
          </w:p>
        </w:tc>
        <w:tc>
          <w:tcPr>
            <w:tcW w:w="3827" w:type="dxa"/>
          </w:tcPr>
          <w:p w14:paraId="493F7DD7" w14:textId="77777777" w:rsidR="001B2A26" w:rsidRPr="004B121B" w:rsidRDefault="001B2A26" w:rsidP="00166AF3">
            <w:pPr>
              <w:pStyle w:val="TableBody"/>
            </w:pPr>
          </w:p>
        </w:tc>
      </w:tr>
      <w:tr w:rsidR="001B2A26" w:rsidRPr="004B121B" w14:paraId="0BA2AFEA" w14:textId="77777777" w:rsidTr="00166AF3">
        <w:tc>
          <w:tcPr>
            <w:tcW w:w="5418" w:type="dxa"/>
          </w:tcPr>
          <w:p w14:paraId="50F8FEEC" w14:textId="77777777" w:rsidR="001B2A26" w:rsidRPr="004B121B" w:rsidRDefault="001B2A26" w:rsidP="00166AF3">
            <w:pPr>
              <w:pStyle w:val="TableBody"/>
              <w:rPr>
                <w:b/>
                <w:snapToGrid w:val="0"/>
              </w:rPr>
            </w:pPr>
            <w:r w:rsidRPr="004B121B">
              <w:rPr>
                <w:b/>
                <w:snapToGrid w:val="0"/>
              </w:rPr>
              <w:t>AT+KUDPCFG?</w:t>
            </w:r>
          </w:p>
        </w:tc>
        <w:tc>
          <w:tcPr>
            <w:tcW w:w="3827" w:type="dxa"/>
          </w:tcPr>
          <w:p w14:paraId="7B58758E" w14:textId="77777777" w:rsidR="001B2A26" w:rsidRPr="004B121B" w:rsidRDefault="001B2A26" w:rsidP="00166AF3">
            <w:pPr>
              <w:pStyle w:val="TableBody"/>
              <w:rPr>
                <w:snapToGrid w:val="0"/>
              </w:rPr>
            </w:pPr>
            <w:r w:rsidRPr="004B121B">
              <w:rPr>
                <w:snapToGrid w:val="0"/>
              </w:rPr>
              <w:t>Check if the server is initiated</w:t>
            </w:r>
          </w:p>
        </w:tc>
      </w:tr>
      <w:tr w:rsidR="001B2A26" w:rsidRPr="004B121B" w14:paraId="5B055E44" w14:textId="77777777" w:rsidTr="00166AF3">
        <w:tc>
          <w:tcPr>
            <w:tcW w:w="5418" w:type="dxa"/>
          </w:tcPr>
          <w:p w14:paraId="7B436A10" w14:textId="77777777" w:rsidR="001B2A26" w:rsidRPr="004B121B" w:rsidRDefault="001B2A26" w:rsidP="00166AF3">
            <w:pPr>
              <w:pStyle w:val="TableBody"/>
              <w:rPr>
                <w:b/>
                <w:snapToGrid w:val="0"/>
              </w:rPr>
            </w:pPr>
            <w:r w:rsidRPr="004B121B">
              <w:rPr>
                <w:b/>
                <w:snapToGrid w:val="0"/>
              </w:rPr>
              <w:t>+KUDPCFG: 1,0,1,3000</w:t>
            </w:r>
          </w:p>
        </w:tc>
        <w:tc>
          <w:tcPr>
            <w:tcW w:w="3827" w:type="dxa"/>
          </w:tcPr>
          <w:p w14:paraId="6448E1A5" w14:textId="77777777" w:rsidR="001B2A26" w:rsidRPr="004B121B" w:rsidRDefault="001B2A26" w:rsidP="00166AF3">
            <w:pPr>
              <w:pStyle w:val="TableBody"/>
            </w:pPr>
          </w:p>
        </w:tc>
      </w:tr>
      <w:tr w:rsidR="001B2A26" w:rsidRPr="004B121B" w14:paraId="79460857" w14:textId="77777777" w:rsidTr="00166AF3">
        <w:tc>
          <w:tcPr>
            <w:tcW w:w="5418" w:type="dxa"/>
          </w:tcPr>
          <w:p w14:paraId="77FE430C" w14:textId="77777777" w:rsidR="001B2A26" w:rsidRPr="004B121B" w:rsidRDefault="001B2A26" w:rsidP="00166AF3">
            <w:pPr>
              <w:pStyle w:val="TableBody"/>
              <w:rPr>
                <w:b/>
                <w:snapToGrid w:val="0"/>
              </w:rPr>
            </w:pPr>
            <w:r w:rsidRPr="004B121B">
              <w:rPr>
                <w:b/>
                <w:snapToGrid w:val="0"/>
              </w:rPr>
              <w:t>OK</w:t>
            </w:r>
          </w:p>
          <w:p w14:paraId="705F1639" w14:textId="77777777" w:rsidR="001B2A26" w:rsidRPr="004B121B" w:rsidRDefault="001B2A26" w:rsidP="00166AF3">
            <w:pPr>
              <w:pStyle w:val="TableBody"/>
              <w:rPr>
                <w:b/>
                <w:snapToGrid w:val="0"/>
              </w:rPr>
            </w:pPr>
          </w:p>
        </w:tc>
        <w:tc>
          <w:tcPr>
            <w:tcW w:w="3827" w:type="dxa"/>
          </w:tcPr>
          <w:p w14:paraId="0AE47415" w14:textId="77777777" w:rsidR="001B2A26" w:rsidRPr="004B121B" w:rsidRDefault="001B2A26" w:rsidP="00166AF3">
            <w:pPr>
              <w:pStyle w:val="TableBody"/>
            </w:pPr>
          </w:p>
        </w:tc>
      </w:tr>
      <w:tr w:rsidR="001B2A26" w:rsidRPr="004B121B" w14:paraId="3240438B" w14:textId="77777777" w:rsidTr="00166AF3">
        <w:tc>
          <w:tcPr>
            <w:tcW w:w="5418" w:type="dxa"/>
          </w:tcPr>
          <w:p w14:paraId="0EBAF316" w14:textId="77777777" w:rsidR="001B2A26" w:rsidRPr="004B121B" w:rsidRDefault="001B2A26" w:rsidP="00166AF3">
            <w:pPr>
              <w:pStyle w:val="TableBody"/>
              <w:rPr>
                <w:b/>
                <w:snapToGrid w:val="0"/>
              </w:rPr>
            </w:pPr>
            <w:r w:rsidRPr="004B121B">
              <w:rPr>
                <w:b/>
                <w:snapToGrid w:val="0"/>
              </w:rPr>
              <w:t>AT+KCGPADDR</w:t>
            </w:r>
          </w:p>
        </w:tc>
        <w:tc>
          <w:tcPr>
            <w:tcW w:w="3827" w:type="dxa"/>
          </w:tcPr>
          <w:p w14:paraId="350C41AC" w14:textId="77777777" w:rsidR="001B2A26" w:rsidRPr="004B121B" w:rsidRDefault="001B2A26" w:rsidP="00166AF3">
            <w:pPr>
              <w:pStyle w:val="TableBody"/>
              <w:rPr>
                <w:snapToGrid w:val="0"/>
              </w:rPr>
            </w:pPr>
            <w:r w:rsidRPr="004B121B">
              <w:rPr>
                <w:snapToGrid w:val="0"/>
              </w:rPr>
              <w:t>Get local IP address</w:t>
            </w:r>
          </w:p>
        </w:tc>
      </w:tr>
      <w:tr w:rsidR="001B2A26" w:rsidRPr="004B121B" w14:paraId="027E470E" w14:textId="77777777" w:rsidTr="00166AF3">
        <w:tc>
          <w:tcPr>
            <w:tcW w:w="5418" w:type="dxa"/>
          </w:tcPr>
          <w:p w14:paraId="666C0017" w14:textId="77777777" w:rsidR="001B2A26" w:rsidRPr="004B121B" w:rsidRDefault="001B2A26" w:rsidP="00166AF3">
            <w:pPr>
              <w:pStyle w:val="TableBody"/>
              <w:rPr>
                <w:b/>
                <w:snapToGrid w:val="0"/>
              </w:rPr>
            </w:pPr>
            <w:r w:rsidRPr="004B121B">
              <w:rPr>
                <w:b/>
                <w:snapToGrid w:val="0"/>
              </w:rPr>
              <w:t>+KCGPADDR: 0, "192.168.0.71"</w:t>
            </w:r>
          </w:p>
        </w:tc>
        <w:tc>
          <w:tcPr>
            <w:tcW w:w="3827" w:type="dxa"/>
          </w:tcPr>
          <w:p w14:paraId="584C4EF7" w14:textId="77777777" w:rsidR="001B2A26" w:rsidRPr="004B121B" w:rsidRDefault="001B2A26" w:rsidP="00166AF3">
            <w:pPr>
              <w:pStyle w:val="TableBody"/>
            </w:pPr>
          </w:p>
        </w:tc>
      </w:tr>
      <w:tr w:rsidR="001B2A26" w:rsidRPr="004B121B" w14:paraId="1A295B22" w14:textId="77777777" w:rsidTr="00166AF3">
        <w:tc>
          <w:tcPr>
            <w:tcW w:w="5418" w:type="dxa"/>
          </w:tcPr>
          <w:p w14:paraId="41789816" w14:textId="77777777" w:rsidR="001B2A26" w:rsidRDefault="001B2A26" w:rsidP="00166AF3">
            <w:pPr>
              <w:pStyle w:val="TableBody"/>
              <w:rPr>
                <w:b/>
                <w:snapToGrid w:val="0"/>
              </w:rPr>
            </w:pPr>
            <w:r w:rsidRPr="004B121B">
              <w:rPr>
                <w:b/>
                <w:snapToGrid w:val="0"/>
              </w:rPr>
              <w:t>OK</w:t>
            </w:r>
          </w:p>
          <w:p w14:paraId="4A6F6015" w14:textId="77777777" w:rsidR="001B2A26" w:rsidRPr="004B121B" w:rsidRDefault="001B2A26" w:rsidP="00166AF3">
            <w:pPr>
              <w:pStyle w:val="TableBody"/>
              <w:rPr>
                <w:b/>
                <w:snapToGrid w:val="0"/>
              </w:rPr>
            </w:pPr>
          </w:p>
        </w:tc>
        <w:tc>
          <w:tcPr>
            <w:tcW w:w="3827" w:type="dxa"/>
          </w:tcPr>
          <w:p w14:paraId="2DC5D92D" w14:textId="77777777" w:rsidR="001B2A26" w:rsidRPr="004B121B" w:rsidRDefault="001B2A26" w:rsidP="00166AF3">
            <w:pPr>
              <w:pStyle w:val="TableBody"/>
            </w:pPr>
          </w:p>
        </w:tc>
      </w:tr>
      <w:tr w:rsidR="001B2A26" w:rsidRPr="004B121B" w14:paraId="27AA02F6" w14:textId="77777777" w:rsidTr="00166AF3">
        <w:tc>
          <w:tcPr>
            <w:tcW w:w="5418" w:type="dxa"/>
          </w:tcPr>
          <w:p w14:paraId="3F99DB47" w14:textId="77777777" w:rsidR="001B2A26" w:rsidRPr="004B121B" w:rsidRDefault="001B2A26" w:rsidP="00166AF3">
            <w:pPr>
              <w:pStyle w:val="TableBody"/>
              <w:rPr>
                <w:b/>
                <w:snapToGrid w:val="0"/>
              </w:rPr>
            </w:pPr>
            <w:r w:rsidRPr="004B121B">
              <w:rPr>
                <w:b/>
                <w:snapToGrid w:val="0"/>
              </w:rPr>
              <w:t>+KUDP_DATA: 1,9</w:t>
            </w:r>
          </w:p>
          <w:p w14:paraId="0C7E07EA" w14:textId="77777777" w:rsidR="001B2A26" w:rsidRPr="004B121B" w:rsidRDefault="001B2A26" w:rsidP="00166AF3">
            <w:pPr>
              <w:pStyle w:val="TableBody"/>
              <w:rPr>
                <w:b/>
                <w:snapToGrid w:val="0"/>
              </w:rPr>
            </w:pPr>
          </w:p>
        </w:tc>
        <w:tc>
          <w:tcPr>
            <w:tcW w:w="3827" w:type="dxa"/>
          </w:tcPr>
          <w:p w14:paraId="5A025CAB" w14:textId="77777777" w:rsidR="001B2A26" w:rsidRPr="004B121B" w:rsidRDefault="001B2A26" w:rsidP="00166AF3">
            <w:pPr>
              <w:pStyle w:val="TableBody"/>
              <w:rPr>
                <w:snapToGrid w:val="0"/>
              </w:rPr>
            </w:pPr>
            <w:r w:rsidRPr="004B121B">
              <w:rPr>
                <w:snapToGrid w:val="0"/>
              </w:rPr>
              <w:t>Data comes in from some client</w:t>
            </w:r>
          </w:p>
        </w:tc>
      </w:tr>
      <w:tr w:rsidR="001B2A26" w:rsidRPr="004B121B" w14:paraId="664627E0" w14:textId="77777777" w:rsidTr="00166AF3">
        <w:tc>
          <w:tcPr>
            <w:tcW w:w="5418" w:type="dxa"/>
          </w:tcPr>
          <w:p w14:paraId="40404DFD" w14:textId="77777777" w:rsidR="001B2A26" w:rsidRPr="004B121B" w:rsidRDefault="001B2A26" w:rsidP="00166AF3">
            <w:pPr>
              <w:pStyle w:val="TableBody"/>
              <w:rPr>
                <w:b/>
                <w:snapToGrid w:val="0"/>
                <w:lang w:eastAsia="zh-CN"/>
              </w:rPr>
            </w:pPr>
            <w:r w:rsidRPr="004B121B">
              <w:rPr>
                <w:b/>
                <w:snapToGrid w:val="0"/>
              </w:rPr>
              <w:t>AT+KUDPRCV=1,9</w:t>
            </w:r>
          </w:p>
        </w:tc>
        <w:tc>
          <w:tcPr>
            <w:tcW w:w="3827" w:type="dxa"/>
          </w:tcPr>
          <w:p w14:paraId="7DFCCCB5" w14:textId="77777777" w:rsidR="001B2A26" w:rsidRPr="004B121B" w:rsidRDefault="001B2A26" w:rsidP="00166AF3">
            <w:pPr>
              <w:pStyle w:val="TableBody"/>
              <w:rPr>
                <w:snapToGrid w:val="0"/>
              </w:rPr>
            </w:pPr>
            <w:r w:rsidRPr="004B121B">
              <w:rPr>
                <w:snapToGrid w:val="0"/>
              </w:rPr>
              <w:t>Read received data</w:t>
            </w:r>
          </w:p>
        </w:tc>
      </w:tr>
      <w:tr w:rsidR="001B2A26" w:rsidRPr="004B121B" w14:paraId="15B542F0" w14:textId="77777777" w:rsidTr="00166AF3">
        <w:tc>
          <w:tcPr>
            <w:tcW w:w="5418" w:type="dxa"/>
          </w:tcPr>
          <w:p w14:paraId="2C749A69" w14:textId="77777777" w:rsidR="001B2A26" w:rsidRPr="004B121B" w:rsidRDefault="001B2A26" w:rsidP="00166AF3">
            <w:pPr>
              <w:pStyle w:val="TableBody"/>
              <w:rPr>
                <w:b/>
                <w:snapToGrid w:val="0"/>
              </w:rPr>
            </w:pPr>
            <w:r w:rsidRPr="004B121B">
              <w:rPr>
                <w:b/>
                <w:snapToGrid w:val="0"/>
              </w:rPr>
              <w:t>CONNECT</w:t>
            </w:r>
          </w:p>
        </w:tc>
        <w:tc>
          <w:tcPr>
            <w:tcW w:w="3827" w:type="dxa"/>
          </w:tcPr>
          <w:p w14:paraId="1054866A" w14:textId="77777777" w:rsidR="001B2A26" w:rsidRPr="004B121B" w:rsidRDefault="001B2A26" w:rsidP="00166AF3">
            <w:pPr>
              <w:pStyle w:val="TableBody"/>
            </w:pPr>
          </w:p>
        </w:tc>
      </w:tr>
      <w:tr w:rsidR="001B2A26" w:rsidRPr="004B121B" w14:paraId="0A5C0CB0" w14:textId="77777777" w:rsidTr="00166AF3">
        <w:tc>
          <w:tcPr>
            <w:tcW w:w="5418" w:type="dxa"/>
          </w:tcPr>
          <w:p w14:paraId="65D5AE07" w14:textId="77777777" w:rsidR="001B2A26" w:rsidRPr="004B121B" w:rsidRDefault="001B2A26" w:rsidP="00166AF3">
            <w:pPr>
              <w:pStyle w:val="TableBody"/>
              <w:rPr>
                <w:b/>
                <w:snapToGrid w:val="0"/>
              </w:rPr>
            </w:pPr>
            <w:r w:rsidRPr="004B121B">
              <w:rPr>
                <w:b/>
                <w:snapToGrid w:val="0"/>
              </w:rPr>
              <w:t>DATA TEST--EOF--Pattern--</w:t>
            </w:r>
          </w:p>
        </w:tc>
        <w:tc>
          <w:tcPr>
            <w:tcW w:w="3827" w:type="dxa"/>
          </w:tcPr>
          <w:p w14:paraId="51822F43" w14:textId="77777777" w:rsidR="001B2A26" w:rsidRPr="004B121B" w:rsidRDefault="001B2A26" w:rsidP="00166AF3">
            <w:pPr>
              <w:pStyle w:val="TableBody"/>
            </w:pPr>
          </w:p>
        </w:tc>
      </w:tr>
      <w:tr w:rsidR="001B2A26" w:rsidRPr="004B121B" w14:paraId="50EE1027" w14:textId="77777777" w:rsidTr="00166AF3">
        <w:tc>
          <w:tcPr>
            <w:tcW w:w="5418" w:type="dxa"/>
          </w:tcPr>
          <w:p w14:paraId="085F6C45" w14:textId="77777777" w:rsidR="001B2A26" w:rsidRDefault="001B2A26" w:rsidP="00166AF3">
            <w:pPr>
              <w:pStyle w:val="TableBody"/>
              <w:rPr>
                <w:b/>
                <w:snapToGrid w:val="0"/>
              </w:rPr>
            </w:pPr>
            <w:r w:rsidRPr="004B121B">
              <w:rPr>
                <w:b/>
                <w:snapToGrid w:val="0"/>
              </w:rPr>
              <w:t>OK</w:t>
            </w:r>
          </w:p>
          <w:p w14:paraId="4FC94C9C" w14:textId="77777777" w:rsidR="001B2A26" w:rsidRPr="004B121B" w:rsidRDefault="001B2A26" w:rsidP="00166AF3">
            <w:pPr>
              <w:pStyle w:val="TableBody"/>
              <w:rPr>
                <w:b/>
                <w:snapToGrid w:val="0"/>
              </w:rPr>
            </w:pPr>
          </w:p>
        </w:tc>
        <w:tc>
          <w:tcPr>
            <w:tcW w:w="3827" w:type="dxa"/>
          </w:tcPr>
          <w:p w14:paraId="788CE9B0" w14:textId="77777777" w:rsidR="001B2A26" w:rsidRPr="004B121B" w:rsidRDefault="001B2A26" w:rsidP="00166AF3">
            <w:pPr>
              <w:pStyle w:val="TableBody"/>
            </w:pPr>
          </w:p>
        </w:tc>
      </w:tr>
      <w:tr w:rsidR="001B2A26" w:rsidRPr="004B121B" w14:paraId="622C48CF" w14:textId="77777777" w:rsidTr="00166AF3">
        <w:tc>
          <w:tcPr>
            <w:tcW w:w="5418" w:type="dxa"/>
          </w:tcPr>
          <w:p w14:paraId="57EE94E3" w14:textId="77777777" w:rsidR="001B2A26" w:rsidRPr="004B121B" w:rsidRDefault="001B2A26" w:rsidP="00166AF3">
            <w:pPr>
              <w:pStyle w:val="TableBody"/>
              <w:rPr>
                <w:b/>
                <w:snapToGrid w:val="0"/>
              </w:rPr>
            </w:pPr>
            <w:r w:rsidRPr="004B121B">
              <w:rPr>
                <w:b/>
                <w:snapToGrid w:val="0"/>
              </w:rPr>
              <w:t>+KUDP_RCV: "10.10.10.5",1111</w:t>
            </w:r>
          </w:p>
          <w:p w14:paraId="76D2B7CE" w14:textId="77777777" w:rsidR="001B2A26" w:rsidRPr="004B121B" w:rsidRDefault="001B2A26" w:rsidP="00166AF3">
            <w:pPr>
              <w:pStyle w:val="TableBody"/>
              <w:rPr>
                <w:b/>
                <w:snapToGrid w:val="0"/>
              </w:rPr>
            </w:pPr>
          </w:p>
        </w:tc>
        <w:tc>
          <w:tcPr>
            <w:tcW w:w="3827" w:type="dxa"/>
          </w:tcPr>
          <w:p w14:paraId="0CE256E5" w14:textId="77777777" w:rsidR="001B2A26" w:rsidRPr="004B121B" w:rsidRDefault="001B2A26" w:rsidP="00166AF3">
            <w:pPr>
              <w:pStyle w:val="TableBody"/>
              <w:rPr>
                <w:snapToGrid w:val="0"/>
                <w:lang w:eastAsia="zh-CN"/>
              </w:rPr>
            </w:pPr>
            <w:r w:rsidRPr="004B121B">
              <w:rPr>
                <w:snapToGrid w:val="0"/>
                <w:lang w:eastAsia="zh-CN"/>
              </w:rPr>
              <w:t>This data was sent from "10.10.10.5" (port:1111)</w:t>
            </w:r>
          </w:p>
        </w:tc>
      </w:tr>
      <w:tr w:rsidR="001B2A26" w:rsidRPr="004B121B" w14:paraId="5A82D191" w14:textId="77777777" w:rsidTr="00166AF3">
        <w:tc>
          <w:tcPr>
            <w:tcW w:w="5418" w:type="dxa"/>
          </w:tcPr>
          <w:p w14:paraId="57F22130" w14:textId="77777777" w:rsidR="001B2A26" w:rsidRPr="004B121B" w:rsidRDefault="001B2A26" w:rsidP="00166AF3">
            <w:pPr>
              <w:pStyle w:val="TableBody"/>
              <w:rPr>
                <w:b/>
                <w:snapToGrid w:val="0"/>
              </w:rPr>
            </w:pPr>
          </w:p>
        </w:tc>
        <w:tc>
          <w:tcPr>
            <w:tcW w:w="3827" w:type="dxa"/>
          </w:tcPr>
          <w:p w14:paraId="7EF00F2B" w14:textId="77777777" w:rsidR="001B2A26" w:rsidRPr="004B121B" w:rsidRDefault="001B2A26" w:rsidP="00166AF3">
            <w:pPr>
              <w:pStyle w:val="TableBody"/>
              <w:rPr>
                <w:snapToGrid w:val="0"/>
                <w:lang w:eastAsia="zh-CN"/>
              </w:rPr>
            </w:pPr>
          </w:p>
        </w:tc>
      </w:tr>
      <w:tr w:rsidR="001B2A26" w:rsidRPr="004B121B" w14:paraId="41974421" w14:textId="77777777" w:rsidTr="00166AF3">
        <w:tc>
          <w:tcPr>
            <w:tcW w:w="5418" w:type="dxa"/>
          </w:tcPr>
          <w:p w14:paraId="67AE85B5" w14:textId="77777777" w:rsidR="001B2A26" w:rsidRPr="004B121B" w:rsidRDefault="001B2A26" w:rsidP="00166AF3">
            <w:pPr>
              <w:pStyle w:val="TableBody"/>
              <w:rPr>
                <w:b/>
                <w:snapToGrid w:val="0"/>
              </w:rPr>
            </w:pPr>
            <w:r w:rsidRPr="004B121B">
              <w:rPr>
                <w:b/>
                <w:snapToGrid w:val="0"/>
              </w:rPr>
              <w:t>AT+KUDPSND=1,"10.10.10.5”,3100,18</w:t>
            </w:r>
          </w:p>
          <w:p w14:paraId="2D4C6F62" w14:textId="77777777" w:rsidR="001B2A26" w:rsidRPr="004B121B" w:rsidRDefault="001B2A26" w:rsidP="00166AF3">
            <w:pPr>
              <w:pStyle w:val="TableBody"/>
              <w:rPr>
                <w:b/>
                <w:snapToGrid w:val="0"/>
              </w:rPr>
            </w:pPr>
            <w:r w:rsidRPr="004B121B">
              <w:rPr>
                <w:b/>
                <w:snapToGrid w:val="0"/>
              </w:rPr>
              <w:t>CONNECT</w:t>
            </w:r>
          </w:p>
          <w:p w14:paraId="6859DB64" w14:textId="77777777" w:rsidR="001B2A26" w:rsidRPr="002B78B6" w:rsidRDefault="001B2A26" w:rsidP="00166AF3">
            <w:pPr>
              <w:pStyle w:val="TableBody"/>
              <w:rPr>
                <w:b/>
                <w:snapToGrid w:val="0"/>
              </w:rPr>
            </w:pPr>
            <w:r w:rsidRPr="002B78B6">
              <w:rPr>
                <w:b/>
                <w:snapToGrid w:val="0"/>
              </w:rPr>
              <w:t>&lt;18 bytes data ended with "--EOF--Pattern--"&gt;</w:t>
            </w:r>
          </w:p>
        </w:tc>
        <w:tc>
          <w:tcPr>
            <w:tcW w:w="3827" w:type="dxa"/>
          </w:tcPr>
          <w:p w14:paraId="5A426E88" w14:textId="77777777" w:rsidR="001B2A26" w:rsidRPr="004B121B" w:rsidRDefault="001B2A26" w:rsidP="00166AF3">
            <w:pPr>
              <w:pStyle w:val="TableBody"/>
              <w:rPr>
                <w:snapToGrid w:val="0"/>
              </w:rPr>
            </w:pPr>
            <w:r w:rsidRPr="004B121B">
              <w:rPr>
                <w:snapToGrid w:val="0"/>
              </w:rPr>
              <w:t>Send 18 bytes to a remote server (port:3100)</w:t>
            </w:r>
          </w:p>
        </w:tc>
      </w:tr>
      <w:tr w:rsidR="001B2A26" w:rsidRPr="004B121B" w14:paraId="06A65CEE" w14:textId="77777777" w:rsidTr="00166AF3">
        <w:tc>
          <w:tcPr>
            <w:tcW w:w="5418" w:type="dxa"/>
          </w:tcPr>
          <w:p w14:paraId="631D6EF7" w14:textId="77777777" w:rsidR="001B2A26" w:rsidRPr="004B121B" w:rsidRDefault="001B2A26" w:rsidP="00166AF3">
            <w:pPr>
              <w:pStyle w:val="TableBody"/>
              <w:rPr>
                <w:b/>
                <w:snapToGrid w:val="0"/>
              </w:rPr>
            </w:pPr>
            <w:r w:rsidRPr="004B121B">
              <w:rPr>
                <w:b/>
                <w:snapToGrid w:val="0"/>
              </w:rPr>
              <w:t>OK</w:t>
            </w:r>
            <w:r w:rsidRPr="004B121B" w:rsidDel="00387CEE">
              <w:rPr>
                <w:b/>
                <w:snapToGrid w:val="0"/>
              </w:rPr>
              <w:t xml:space="preserve"> </w:t>
            </w:r>
          </w:p>
        </w:tc>
        <w:tc>
          <w:tcPr>
            <w:tcW w:w="3827" w:type="dxa"/>
          </w:tcPr>
          <w:p w14:paraId="7B36F6C8" w14:textId="77777777" w:rsidR="001B2A26" w:rsidRPr="004B121B" w:rsidRDefault="001B2A26" w:rsidP="00166AF3">
            <w:pPr>
              <w:pStyle w:val="TableBody"/>
            </w:pPr>
          </w:p>
        </w:tc>
      </w:tr>
      <w:tr w:rsidR="001B2A26" w:rsidRPr="004B121B" w14:paraId="5DC22E52" w14:textId="77777777" w:rsidTr="00166AF3">
        <w:tc>
          <w:tcPr>
            <w:tcW w:w="5418" w:type="dxa"/>
          </w:tcPr>
          <w:p w14:paraId="3747DD1F" w14:textId="77777777" w:rsidR="001B2A26" w:rsidRPr="004B121B" w:rsidRDefault="001B2A26" w:rsidP="00166AF3">
            <w:pPr>
              <w:pStyle w:val="TableBody"/>
              <w:rPr>
                <w:b/>
                <w:snapToGrid w:val="0"/>
              </w:rPr>
            </w:pPr>
          </w:p>
        </w:tc>
        <w:tc>
          <w:tcPr>
            <w:tcW w:w="3827" w:type="dxa"/>
          </w:tcPr>
          <w:p w14:paraId="5AFAACC0" w14:textId="77777777" w:rsidR="001B2A26" w:rsidRPr="004B121B" w:rsidRDefault="001B2A26" w:rsidP="00166AF3">
            <w:pPr>
              <w:pStyle w:val="TableBody"/>
            </w:pPr>
          </w:p>
        </w:tc>
      </w:tr>
      <w:tr w:rsidR="001B2A26" w:rsidRPr="004B121B" w14:paraId="245BC82C" w14:textId="77777777" w:rsidTr="00166AF3">
        <w:tc>
          <w:tcPr>
            <w:tcW w:w="5418" w:type="dxa"/>
          </w:tcPr>
          <w:p w14:paraId="7D77E131" w14:textId="77777777" w:rsidR="001B2A26" w:rsidRPr="004B121B" w:rsidRDefault="001B2A26" w:rsidP="00166AF3">
            <w:pPr>
              <w:pStyle w:val="TableBody"/>
              <w:rPr>
                <w:b/>
                <w:snapToGrid w:val="0"/>
                <w:lang w:eastAsia="zh-CN"/>
              </w:rPr>
            </w:pPr>
            <w:r w:rsidRPr="004B121B">
              <w:rPr>
                <w:b/>
                <w:snapToGrid w:val="0"/>
              </w:rPr>
              <w:t>AT+KUDPCLOSE=</w:t>
            </w:r>
            <w:r w:rsidRPr="004B121B">
              <w:rPr>
                <w:b/>
                <w:snapToGrid w:val="0"/>
                <w:lang w:eastAsia="zh-CN"/>
              </w:rPr>
              <w:t>1</w:t>
            </w:r>
          </w:p>
          <w:p w14:paraId="7B071A18" w14:textId="77777777" w:rsidR="001B2A26" w:rsidRPr="004B121B" w:rsidRDefault="001B2A26" w:rsidP="00166AF3">
            <w:pPr>
              <w:pStyle w:val="TableBody"/>
              <w:rPr>
                <w:b/>
                <w:snapToGrid w:val="0"/>
                <w:lang w:eastAsia="zh-CN"/>
              </w:rPr>
            </w:pPr>
            <w:r w:rsidRPr="004B121B">
              <w:rPr>
                <w:b/>
                <w:snapToGrid w:val="0"/>
              </w:rPr>
              <w:t>OK</w:t>
            </w:r>
          </w:p>
        </w:tc>
        <w:tc>
          <w:tcPr>
            <w:tcW w:w="3827" w:type="dxa"/>
          </w:tcPr>
          <w:p w14:paraId="5A811051" w14:textId="77777777" w:rsidR="001B2A26" w:rsidRPr="004B121B" w:rsidRDefault="001B2A26" w:rsidP="00166AF3">
            <w:pPr>
              <w:pStyle w:val="TableBody"/>
            </w:pPr>
            <w:r w:rsidRPr="004B121B">
              <w:rPr>
                <w:snapToGrid w:val="0"/>
              </w:rPr>
              <w:t xml:space="preserve">Close the UDP server. </w:t>
            </w:r>
            <w:r w:rsidRPr="004B121B">
              <w:rPr>
                <w:snapToGrid w:val="0"/>
                <w:lang w:eastAsia="zh-CN"/>
              </w:rPr>
              <w:t>The session is also deleted at the same time</w:t>
            </w:r>
          </w:p>
        </w:tc>
      </w:tr>
      <w:tr w:rsidR="001B2A26" w:rsidRPr="004B121B" w14:paraId="431C1037" w14:textId="77777777" w:rsidTr="00166AF3">
        <w:tc>
          <w:tcPr>
            <w:tcW w:w="5418" w:type="dxa"/>
          </w:tcPr>
          <w:p w14:paraId="701B042B" w14:textId="77777777" w:rsidR="001B2A26" w:rsidRPr="004B121B" w:rsidRDefault="001B2A26" w:rsidP="00166AF3">
            <w:pPr>
              <w:pStyle w:val="TableBody"/>
              <w:rPr>
                <w:b/>
                <w:snapToGrid w:val="0"/>
              </w:rPr>
            </w:pPr>
          </w:p>
        </w:tc>
        <w:tc>
          <w:tcPr>
            <w:tcW w:w="3827" w:type="dxa"/>
          </w:tcPr>
          <w:p w14:paraId="577BCAB3" w14:textId="77777777" w:rsidR="001B2A26" w:rsidRPr="004B121B" w:rsidRDefault="001B2A26" w:rsidP="00166AF3">
            <w:pPr>
              <w:pStyle w:val="TableBody"/>
            </w:pPr>
          </w:p>
        </w:tc>
      </w:tr>
      <w:tr w:rsidR="001B2A26" w:rsidRPr="004B121B" w14:paraId="75AE9995" w14:textId="77777777" w:rsidTr="00166AF3">
        <w:tc>
          <w:tcPr>
            <w:tcW w:w="5418" w:type="dxa"/>
          </w:tcPr>
          <w:p w14:paraId="26A6E9FF" w14:textId="77777777" w:rsidR="001B2A26" w:rsidRPr="004B121B" w:rsidRDefault="001B2A26" w:rsidP="00166AF3">
            <w:pPr>
              <w:pStyle w:val="TableBody"/>
              <w:rPr>
                <w:b/>
                <w:snapToGrid w:val="0"/>
              </w:rPr>
            </w:pPr>
            <w:r w:rsidRPr="004B121B">
              <w:rPr>
                <w:b/>
                <w:snapToGrid w:val="0"/>
              </w:rPr>
              <w:t>AT+KUDPCFG?</w:t>
            </w:r>
          </w:p>
        </w:tc>
        <w:tc>
          <w:tcPr>
            <w:tcW w:w="3827" w:type="dxa"/>
          </w:tcPr>
          <w:p w14:paraId="6C6B9135" w14:textId="77777777" w:rsidR="001B2A26" w:rsidRPr="004B121B" w:rsidRDefault="001B2A26" w:rsidP="00166AF3">
            <w:pPr>
              <w:pStyle w:val="TableBody"/>
            </w:pPr>
            <w:r w:rsidRPr="004B121B">
              <w:rPr>
                <w:snapToGrid w:val="0"/>
                <w:lang w:eastAsia="zh-CN"/>
              </w:rPr>
              <w:t>No sessions are available anymore</w:t>
            </w:r>
          </w:p>
        </w:tc>
      </w:tr>
      <w:tr w:rsidR="001B2A26" w:rsidRPr="004B121B" w14:paraId="2B00125C" w14:textId="77777777" w:rsidTr="00166AF3">
        <w:tc>
          <w:tcPr>
            <w:tcW w:w="5418" w:type="dxa"/>
          </w:tcPr>
          <w:p w14:paraId="4646E8BB" w14:textId="77777777" w:rsidR="001B2A26" w:rsidRPr="004B121B" w:rsidRDefault="001B2A26" w:rsidP="00166AF3">
            <w:pPr>
              <w:pStyle w:val="TableBody"/>
              <w:rPr>
                <w:b/>
                <w:snapToGrid w:val="0"/>
              </w:rPr>
            </w:pPr>
            <w:r w:rsidRPr="004B121B">
              <w:rPr>
                <w:b/>
                <w:snapToGrid w:val="0"/>
                <w:lang w:eastAsia="zh-CN"/>
              </w:rPr>
              <w:t>OK</w:t>
            </w:r>
          </w:p>
        </w:tc>
        <w:tc>
          <w:tcPr>
            <w:tcW w:w="3827" w:type="dxa"/>
          </w:tcPr>
          <w:p w14:paraId="295B34A9" w14:textId="77777777" w:rsidR="001B2A26" w:rsidRPr="004B121B" w:rsidRDefault="001B2A26" w:rsidP="00166AF3">
            <w:pPr>
              <w:pStyle w:val="TableBody"/>
            </w:pPr>
          </w:p>
        </w:tc>
      </w:tr>
    </w:tbl>
    <w:p w14:paraId="3CCD1A88" w14:textId="77777777" w:rsidR="001B2A26" w:rsidRPr="00671C8B" w:rsidRDefault="001B2A26" w:rsidP="0059466D">
      <w:pPr>
        <w:pStyle w:val="Heading3"/>
        <w:numPr>
          <w:ilvl w:val="2"/>
          <w:numId w:val="11"/>
        </w:numPr>
        <w:ind w:left="1260" w:hanging="1260"/>
      </w:pPr>
      <w:bookmarkStart w:id="24325" w:name="_Ref424217898"/>
      <w:bookmarkStart w:id="24326" w:name="_Ref424217900"/>
      <w:bookmarkStart w:id="24327" w:name="_Toc448912410"/>
      <w:bookmarkStart w:id="24328" w:name="_Toc486251859"/>
      <w:bookmarkStart w:id="24329" w:name="_Toc489462276"/>
      <w:r w:rsidRPr="00671C8B">
        <w:t>Use Cases fo</w:t>
      </w:r>
      <w:r>
        <w:t>r KTCP_DATA and KUDP_DATA</w:t>
      </w:r>
      <w:bookmarkEnd w:id="24325"/>
      <w:bookmarkEnd w:id="24326"/>
      <w:bookmarkEnd w:id="24327"/>
      <w:bookmarkEnd w:id="24328"/>
      <w:bookmarkEnd w:id="24329"/>
    </w:p>
    <w:p w14:paraId="237F9558" w14:textId="77777777" w:rsidR="001B2A26" w:rsidRPr="00671C8B" w:rsidRDefault="001B2A26" w:rsidP="0059466D">
      <w:pPr>
        <w:pStyle w:val="Heading4"/>
        <w:numPr>
          <w:ilvl w:val="3"/>
          <w:numId w:val="11"/>
        </w:numPr>
        <w:ind w:left="1440" w:hanging="1440"/>
      </w:pPr>
      <w:bookmarkStart w:id="24330" w:name="_Toc489462277"/>
      <w:r>
        <w:t>KTCP_DATA and KUDP_DATA without Data Auto Retrieval</w:t>
      </w:r>
      <w:r w:rsidRPr="00671C8B">
        <w:t xml:space="preserve"> </w:t>
      </w:r>
      <w:r>
        <w:t>– Client M</w:t>
      </w:r>
      <w:r w:rsidRPr="00671C8B">
        <w:t>ode</w:t>
      </w:r>
      <w:bookmarkEnd w:id="24330"/>
    </w:p>
    <w:tbl>
      <w:tblPr>
        <w:tblStyle w:val="TableGrid"/>
        <w:tblW w:w="0" w:type="auto"/>
        <w:tblInd w:w="18" w:type="dxa"/>
        <w:tblBorders>
          <w:insideH w:val="none" w:sz="0" w:space="0" w:color="auto"/>
        </w:tblBorders>
        <w:tblLook w:val="04A0" w:firstRow="1" w:lastRow="0" w:firstColumn="1" w:lastColumn="0" w:noHBand="0" w:noVBand="1"/>
      </w:tblPr>
      <w:tblGrid>
        <w:gridCol w:w="5317"/>
        <w:gridCol w:w="3684"/>
      </w:tblGrid>
      <w:tr w:rsidR="001B2A26" w:rsidRPr="004B121B" w14:paraId="69D9E54C" w14:textId="77777777" w:rsidTr="00166AF3">
        <w:tc>
          <w:tcPr>
            <w:tcW w:w="5400" w:type="dxa"/>
          </w:tcPr>
          <w:p w14:paraId="709124D0" w14:textId="77777777" w:rsidR="001B2A26" w:rsidRPr="002B78B6" w:rsidRDefault="001B2A26" w:rsidP="00166AF3">
            <w:pPr>
              <w:pStyle w:val="TableBody"/>
              <w:keepNext/>
              <w:rPr>
                <w:b/>
                <w:szCs w:val="18"/>
              </w:rPr>
            </w:pPr>
            <w:r w:rsidRPr="002B78B6">
              <w:rPr>
                <w:b/>
                <w:szCs w:val="18"/>
              </w:rPr>
              <w:t>AT+KCNXCFG=1,"GPRS","CMNET"</w:t>
            </w:r>
          </w:p>
        </w:tc>
        <w:tc>
          <w:tcPr>
            <w:tcW w:w="3827" w:type="dxa"/>
          </w:tcPr>
          <w:p w14:paraId="0B3E2338" w14:textId="77777777" w:rsidR="001B2A26" w:rsidRPr="002B78B6" w:rsidRDefault="001B2A26" w:rsidP="00166AF3">
            <w:pPr>
              <w:pStyle w:val="TableBody"/>
              <w:keepNext/>
              <w:rPr>
                <w:szCs w:val="18"/>
              </w:rPr>
            </w:pPr>
          </w:p>
        </w:tc>
      </w:tr>
      <w:tr w:rsidR="001B2A26" w:rsidRPr="004B121B" w14:paraId="651908D7" w14:textId="77777777" w:rsidTr="00166AF3">
        <w:tc>
          <w:tcPr>
            <w:tcW w:w="5400" w:type="dxa"/>
          </w:tcPr>
          <w:p w14:paraId="673E7929" w14:textId="77777777" w:rsidR="001B2A26" w:rsidRPr="002B78B6" w:rsidRDefault="001B2A26" w:rsidP="00166AF3">
            <w:pPr>
              <w:pStyle w:val="TableBody"/>
              <w:keepNext/>
              <w:rPr>
                <w:b/>
                <w:szCs w:val="18"/>
              </w:rPr>
            </w:pPr>
            <w:r w:rsidRPr="002B78B6">
              <w:rPr>
                <w:b/>
                <w:szCs w:val="18"/>
              </w:rPr>
              <w:t>OK</w:t>
            </w:r>
          </w:p>
          <w:p w14:paraId="62BB10F4" w14:textId="77777777" w:rsidR="001B2A26" w:rsidRPr="002B78B6" w:rsidRDefault="001B2A26" w:rsidP="00166AF3">
            <w:pPr>
              <w:pStyle w:val="TableBody"/>
              <w:keepNext/>
              <w:rPr>
                <w:b/>
                <w:szCs w:val="18"/>
              </w:rPr>
            </w:pPr>
          </w:p>
        </w:tc>
        <w:tc>
          <w:tcPr>
            <w:tcW w:w="3827" w:type="dxa"/>
          </w:tcPr>
          <w:p w14:paraId="3D865288" w14:textId="77777777" w:rsidR="001B2A26" w:rsidRPr="002B78B6" w:rsidRDefault="001B2A26" w:rsidP="00166AF3">
            <w:pPr>
              <w:pStyle w:val="TableBody"/>
              <w:keepNext/>
              <w:rPr>
                <w:szCs w:val="18"/>
              </w:rPr>
            </w:pPr>
          </w:p>
        </w:tc>
      </w:tr>
      <w:tr w:rsidR="001B2A26" w:rsidRPr="004B121B" w14:paraId="40FF9790" w14:textId="77777777" w:rsidTr="00166AF3">
        <w:tc>
          <w:tcPr>
            <w:tcW w:w="5400" w:type="dxa"/>
          </w:tcPr>
          <w:p w14:paraId="0C750D5B" w14:textId="77777777" w:rsidR="001B2A26" w:rsidRPr="002B78B6" w:rsidRDefault="001B2A26" w:rsidP="00166AF3">
            <w:pPr>
              <w:pStyle w:val="TableBody"/>
              <w:keepNext/>
              <w:rPr>
                <w:b/>
                <w:szCs w:val="18"/>
              </w:rPr>
            </w:pPr>
            <w:r w:rsidRPr="002B78B6">
              <w:rPr>
                <w:b/>
                <w:szCs w:val="18"/>
              </w:rPr>
              <w:t>AT+KTCPCFG=1,0,"202.170.131.76",2000</w:t>
            </w:r>
          </w:p>
        </w:tc>
        <w:tc>
          <w:tcPr>
            <w:tcW w:w="3827" w:type="dxa"/>
          </w:tcPr>
          <w:p w14:paraId="018E0918" w14:textId="77777777" w:rsidR="001B2A26" w:rsidRPr="002B78B6" w:rsidRDefault="001B2A26" w:rsidP="00166AF3">
            <w:pPr>
              <w:pStyle w:val="TableBody"/>
              <w:keepNext/>
              <w:rPr>
                <w:szCs w:val="18"/>
              </w:rPr>
            </w:pPr>
          </w:p>
        </w:tc>
      </w:tr>
      <w:tr w:rsidR="001B2A26" w:rsidRPr="004B121B" w14:paraId="62DE8F06" w14:textId="77777777" w:rsidTr="00166AF3">
        <w:tc>
          <w:tcPr>
            <w:tcW w:w="5400" w:type="dxa"/>
          </w:tcPr>
          <w:p w14:paraId="286651D9" w14:textId="77777777" w:rsidR="001B2A26" w:rsidRPr="002B78B6" w:rsidRDefault="001B2A26" w:rsidP="00166AF3">
            <w:pPr>
              <w:pStyle w:val="TableBody"/>
              <w:rPr>
                <w:b/>
                <w:szCs w:val="18"/>
              </w:rPr>
            </w:pPr>
            <w:r w:rsidRPr="002B78B6">
              <w:rPr>
                <w:b/>
                <w:szCs w:val="18"/>
              </w:rPr>
              <w:t>+KTCPCFG: 1</w:t>
            </w:r>
          </w:p>
        </w:tc>
        <w:tc>
          <w:tcPr>
            <w:tcW w:w="3827" w:type="dxa"/>
          </w:tcPr>
          <w:p w14:paraId="785EAB4D" w14:textId="77777777" w:rsidR="001B2A26" w:rsidRPr="002B78B6" w:rsidRDefault="001B2A26" w:rsidP="00166AF3">
            <w:pPr>
              <w:pStyle w:val="TableBody"/>
              <w:rPr>
                <w:szCs w:val="18"/>
              </w:rPr>
            </w:pPr>
          </w:p>
        </w:tc>
      </w:tr>
      <w:tr w:rsidR="001B2A26" w:rsidRPr="004B121B" w14:paraId="5FA08C0F" w14:textId="77777777" w:rsidTr="00166AF3">
        <w:tc>
          <w:tcPr>
            <w:tcW w:w="5400" w:type="dxa"/>
          </w:tcPr>
          <w:p w14:paraId="0F21C24F" w14:textId="77777777" w:rsidR="001B2A26" w:rsidRPr="002B78B6" w:rsidRDefault="001B2A26" w:rsidP="00166AF3">
            <w:pPr>
              <w:pStyle w:val="TableBody"/>
              <w:rPr>
                <w:b/>
                <w:szCs w:val="18"/>
              </w:rPr>
            </w:pPr>
            <w:r w:rsidRPr="002B78B6">
              <w:rPr>
                <w:b/>
                <w:szCs w:val="18"/>
              </w:rPr>
              <w:t>OK</w:t>
            </w:r>
          </w:p>
          <w:p w14:paraId="1D27FE1C" w14:textId="77777777" w:rsidR="001B2A26" w:rsidRPr="002B78B6" w:rsidRDefault="001B2A26" w:rsidP="00166AF3">
            <w:pPr>
              <w:pStyle w:val="TableBody"/>
              <w:rPr>
                <w:b/>
                <w:szCs w:val="18"/>
              </w:rPr>
            </w:pPr>
          </w:p>
        </w:tc>
        <w:tc>
          <w:tcPr>
            <w:tcW w:w="3827" w:type="dxa"/>
          </w:tcPr>
          <w:p w14:paraId="224C2E7F" w14:textId="77777777" w:rsidR="001B2A26" w:rsidRPr="002B78B6" w:rsidRDefault="001B2A26" w:rsidP="00166AF3">
            <w:pPr>
              <w:pStyle w:val="TableBody"/>
              <w:rPr>
                <w:szCs w:val="18"/>
              </w:rPr>
            </w:pPr>
          </w:p>
        </w:tc>
      </w:tr>
      <w:tr w:rsidR="001B2A26" w:rsidRPr="004B121B" w14:paraId="19B3B33F" w14:textId="77777777" w:rsidTr="00166AF3">
        <w:tc>
          <w:tcPr>
            <w:tcW w:w="5400" w:type="dxa"/>
          </w:tcPr>
          <w:p w14:paraId="2D2A180E" w14:textId="77777777" w:rsidR="001B2A26" w:rsidRPr="002B78B6" w:rsidRDefault="001B2A26" w:rsidP="00166AF3">
            <w:pPr>
              <w:pStyle w:val="TableBody"/>
              <w:rPr>
                <w:b/>
                <w:szCs w:val="18"/>
              </w:rPr>
            </w:pPr>
            <w:r w:rsidRPr="002B78B6">
              <w:rPr>
                <w:b/>
                <w:szCs w:val="18"/>
              </w:rPr>
              <w:t>AT+KTCPCNX=1</w:t>
            </w:r>
          </w:p>
        </w:tc>
        <w:tc>
          <w:tcPr>
            <w:tcW w:w="3827" w:type="dxa"/>
          </w:tcPr>
          <w:p w14:paraId="42E9AD8C" w14:textId="77777777" w:rsidR="001B2A26" w:rsidRPr="002B78B6" w:rsidRDefault="001B2A26" w:rsidP="00166AF3">
            <w:pPr>
              <w:pStyle w:val="TableBody"/>
              <w:rPr>
                <w:szCs w:val="18"/>
              </w:rPr>
            </w:pPr>
            <w:r w:rsidRPr="002B78B6">
              <w:rPr>
                <w:szCs w:val="18"/>
              </w:rPr>
              <w:t>Connect to TCP server</w:t>
            </w:r>
          </w:p>
        </w:tc>
      </w:tr>
      <w:tr w:rsidR="001B2A26" w:rsidRPr="004B121B" w14:paraId="38FBA71A" w14:textId="77777777" w:rsidTr="00166AF3">
        <w:tc>
          <w:tcPr>
            <w:tcW w:w="5400" w:type="dxa"/>
          </w:tcPr>
          <w:p w14:paraId="1DF03422" w14:textId="77777777" w:rsidR="001B2A26" w:rsidRPr="002B78B6" w:rsidRDefault="001B2A26" w:rsidP="00166AF3">
            <w:pPr>
              <w:pStyle w:val="TableBody"/>
              <w:rPr>
                <w:b/>
                <w:szCs w:val="18"/>
              </w:rPr>
            </w:pPr>
            <w:r w:rsidRPr="002B78B6">
              <w:rPr>
                <w:b/>
                <w:szCs w:val="18"/>
              </w:rPr>
              <w:t>OK</w:t>
            </w:r>
          </w:p>
        </w:tc>
        <w:tc>
          <w:tcPr>
            <w:tcW w:w="3827" w:type="dxa"/>
          </w:tcPr>
          <w:p w14:paraId="230CB154" w14:textId="77777777" w:rsidR="001B2A26" w:rsidRPr="002B78B6" w:rsidRDefault="001B2A26" w:rsidP="00166AF3">
            <w:pPr>
              <w:pStyle w:val="TableBody"/>
              <w:rPr>
                <w:szCs w:val="18"/>
              </w:rPr>
            </w:pPr>
          </w:p>
        </w:tc>
      </w:tr>
      <w:tr w:rsidR="001B2A26" w:rsidRPr="004B121B" w14:paraId="1F4FA667" w14:textId="77777777" w:rsidTr="00166AF3">
        <w:tc>
          <w:tcPr>
            <w:tcW w:w="5400" w:type="dxa"/>
          </w:tcPr>
          <w:p w14:paraId="29466424" w14:textId="77777777" w:rsidR="001B2A26" w:rsidRPr="002B78B6" w:rsidRDefault="001B2A26" w:rsidP="00166AF3">
            <w:pPr>
              <w:pStyle w:val="TableBody"/>
              <w:rPr>
                <w:b/>
                <w:szCs w:val="18"/>
              </w:rPr>
            </w:pPr>
            <w:r w:rsidRPr="002B78B6">
              <w:rPr>
                <w:b/>
                <w:szCs w:val="18"/>
              </w:rPr>
              <w:t>+KTCP_DATA: 1,10</w:t>
            </w:r>
          </w:p>
          <w:p w14:paraId="0C7C8ECD" w14:textId="77777777" w:rsidR="001B2A26" w:rsidRPr="002B78B6" w:rsidRDefault="001B2A26" w:rsidP="00166AF3">
            <w:pPr>
              <w:pStyle w:val="TableBody"/>
              <w:rPr>
                <w:b/>
                <w:szCs w:val="18"/>
              </w:rPr>
            </w:pPr>
          </w:p>
        </w:tc>
        <w:tc>
          <w:tcPr>
            <w:tcW w:w="3827" w:type="dxa"/>
          </w:tcPr>
          <w:p w14:paraId="217EFA28" w14:textId="77777777" w:rsidR="001B2A26" w:rsidRPr="002B78B6" w:rsidRDefault="001B2A26" w:rsidP="00166AF3">
            <w:pPr>
              <w:pStyle w:val="TableBody"/>
              <w:rPr>
                <w:szCs w:val="18"/>
              </w:rPr>
            </w:pPr>
            <w:r w:rsidRPr="002B78B6">
              <w:rPr>
                <w:szCs w:val="18"/>
              </w:rPr>
              <w:t>10 bytes have arrived</w:t>
            </w:r>
          </w:p>
        </w:tc>
      </w:tr>
      <w:tr w:rsidR="001B2A26" w:rsidRPr="004B121B" w14:paraId="41FE08B3" w14:textId="77777777" w:rsidTr="00166AF3">
        <w:tc>
          <w:tcPr>
            <w:tcW w:w="5400" w:type="dxa"/>
          </w:tcPr>
          <w:p w14:paraId="4DAF770A" w14:textId="77777777" w:rsidR="001B2A26" w:rsidRPr="002B78B6" w:rsidRDefault="001B2A26" w:rsidP="00166AF3">
            <w:pPr>
              <w:pStyle w:val="TableBody"/>
              <w:rPr>
                <w:b/>
                <w:szCs w:val="18"/>
              </w:rPr>
            </w:pPr>
            <w:r w:rsidRPr="002B78B6">
              <w:rPr>
                <w:b/>
                <w:szCs w:val="18"/>
              </w:rPr>
              <w:t>AT+KTCPRCV=1,10</w:t>
            </w:r>
          </w:p>
          <w:p w14:paraId="5F768842" w14:textId="77777777" w:rsidR="001B2A26" w:rsidRPr="002B78B6" w:rsidRDefault="001B2A26" w:rsidP="00166AF3">
            <w:pPr>
              <w:pStyle w:val="TableBody"/>
              <w:rPr>
                <w:b/>
                <w:szCs w:val="18"/>
              </w:rPr>
            </w:pPr>
            <w:r w:rsidRPr="002B78B6">
              <w:rPr>
                <w:b/>
                <w:szCs w:val="18"/>
              </w:rPr>
              <w:t>CONNECT</w:t>
            </w:r>
          </w:p>
        </w:tc>
        <w:tc>
          <w:tcPr>
            <w:tcW w:w="3827" w:type="dxa"/>
          </w:tcPr>
          <w:p w14:paraId="61562CB5" w14:textId="77777777" w:rsidR="001B2A26" w:rsidRPr="002B78B6" w:rsidRDefault="001B2A26" w:rsidP="00166AF3">
            <w:pPr>
              <w:pStyle w:val="TableBody"/>
              <w:rPr>
                <w:szCs w:val="18"/>
              </w:rPr>
            </w:pPr>
            <w:r w:rsidRPr="002B78B6">
              <w:rPr>
                <w:szCs w:val="18"/>
              </w:rPr>
              <w:t>Receive the 10 bytes that arrived</w:t>
            </w:r>
          </w:p>
        </w:tc>
      </w:tr>
      <w:tr w:rsidR="001B2A26" w:rsidRPr="004B121B" w14:paraId="5D4DAB46" w14:textId="77777777" w:rsidTr="00166AF3">
        <w:tc>
          <w:tcPr>
            <w:tcW w:w="5400" w:type="dxa"/>
          </w:tcPr>
          <w:p w14:paraId="49A098EA" w14:textId="77777777" w:rsidR="001B2A26" w:rsidRPr="002B78B6" w:rsidRDefault="001B2A26" w:rsidP="00166AF3">
            <w:pPr>
              <w:pStyle w:val="TableBody"/>
              <w:rPr>
                <w:b/>
                <w:szCs w:val="18"/>
              </w:rPr>
            </w:pPr>
            <w:r w:rsidRPr="002B78B6">
              <w:rPr>
                <w:b/>
                <w:szCs w:val="18"/>
              </w:rPr>
              <w:t>0123456789--EOF--Pattern--</w:t>
            </w:r>
          </w:p>
        </w:tc>
        <w:tc>
          <w:tcPr>
            <w:tcW w:w="3827" w:type="dxa"/>
          </w:tcPr>
          <w:p w14:paraId="31171357" w14:textId="77777777" w:rsidR="001B2A26" w:rsidRPr="002B78B6" w:rsidRDefault="001B2A26" w:rsidP="00166AF3">
            <w:pPr>
              <w:pStyle w:val="TableBody"/>
              <w:rPr>
                <w:szCs w:val="18"/>
              </w:rPr>
            </w:pPr>
          </w:p>
        </w:tc>
      </w:tr>
      <w:tr w:rsidR="001B2A26" w:rsidRPr="004B121B" w14:paraId="46CEEB7A" w14:textId="77777777" w:rsidTr="00166AF3">
        <w:tc>
          <w:tcPr>
            <w:tcW w:w="5400" w:type="dxa"/>
          </w:tcPr>
          <w:p w14:paraId="07B07EE4" w14:textId="77777777" w:rsidR="001B2A26" w:rsidRPr="002B78B6" w:rsidRDefault="001B2A26" w:rsidP="00166AF3">
            <w:pPr>
              <w:pStyle w:val="TableBody"/>
              <w:rPr>
                <w:b/>
                <w:szCs w:val="18"/>
              </w:rPr>
            </w:pPr>
            <w:r w:rsidRPr="002B78B6">
              <w:rPr>
                <w:b/>
                <w:szCs w:val="18"/>
              </w:rPr>
              <w:t>OK</w:t>
            </w:r>
            <w:r w:rsidRPr="002B78B6" w:rsidDel="00387CEE">
              <w:rPr>
                <w:b/>
                <w:szCs w:val="18"/>
              </w:rPr>
              <w:t xml:space="preserve"> </w:t>
            </w:r>
          </w:p>
        </w:tc>
        <w:tc>
          <w:tcPr>
            <w:tcW w:w="3827" w:type="dxa"/>
          </w:tcPr>
          <w:p w14:paraId="190097DE" w14:textId="77777777" w:rsidR="001B2A26" w:rsidRPr="002B78B6" w:rsidRDefault="001B2A26" w:rsidP="00166AF3">
            <w:pPr>
              <w:pStyle w:val="TableBody"/>
              <w:rPr>
                <w:szCs w:val="18"/>
              </w:rPr>
            </w:pPr>
          </w:p>
        </w:tc>
      </w:tr>
      <w:tr w:rsidR="001B2A26" w:rsidRPr="004B121B" w14:paraId="006A2D21" w14:textId="77777777" w:rsidTr="00166AF3">
        <w:tc>
          <w:tcPr>
            <w:tcW w:w="5400" w:type="dxa"/>
          </w:tcPr>
          <w:p w14:paraId="0B2C7A45" w14:textId="77777777" w:rsidR="001B2A26" w:rsidRPr="002B78B6" w:rsidRDefault="001B2A26" w:rsidP="00166AF3">
            <w:pPr>
              <w:pStyle w:val="TableBody"/>
              <w:rPr>
                <w:b/>
                <w:szCs w:val="18"/>
              </w:rPr>
            </w:pPr>
          </w:p>
        </w:tc>
        <w:tc>
          <w:tcPr>
            <w:tcW w:w="3827" w:type="dxa"/>
          </w:tcPr>
          <w:p w14:paraId="445B5F77" w14:textId="77777777" w:rsidR="001B2A26" w:rsidRPr="002B78B6" w:rsidRDefault="001B2A26" w:rsidP="00166AF3">
            <w:pPr>
              <w:pStyle w:val="TableBody"/>
              <w:rPr>
                <w:szCs w:val="18"/>
              </w:rPr>
            </w:pPr>
          </w:p>
        </w:tc>
      </w:tr>
      <w:tr w:rsidR="001B2A26" w:rsidRPr="004B121B" w14:paraId="1287A412" w14:textId="77777777" w:rsidTr="00166AF3">
        <w:tc>
          <w:tcPr>
            <w:tcW w:w="5400" w:type="dxa"/>
          </w:tcPr>
          <w:p w14:paraId="0451F6C0" w14:textId="77777777" w:rsidR="001B2A26" w:rsidRPr="002B78B6" w:rsidRDefault="001B2A26" w:rsidP="00166AF3">
            <w:pPr>
              <w:pStyle w:val="TableBody"/>
              <w:rPr>
                <w:b/>
                <w:szCs w:val="18"/>
              </w:rPr>
            </w:pPr>
            <w:r w:rsidRPr="002B78B6">
              <w:rPr>
                <w:b/>
                <w:szCs w:val="18"/>
              </w:rPr>
              <w:t>AT+KUDPCFG=1,0</w:t>
            </w:r>
          </w:p>
        </w:tc>
        <w:tc>
          <w:tcPr>
            <w:tcW w:w="3827" w:type="dxa"/>
          </w:tcPr>
          <w:p w14:paraId="5773DA39" w14:textId="77777777" w:rsidR="001B2A26" w:rsidRPr="002B78B6" w:rsidRDefault="001B2A26" w:rsidP="00166AF3">
            <w:pPr>
              <w:pStyle w:val="TableBody"/>
              <w:rPr>
                <w:szCs w:val="18"/>
              </w:rPr>
            </w:pPr>
            <w:r w:rsidRPr="002B78B6">
              <w:rPr>
                <w:szCs w:val="18"/>
              </w:rPr>
              <w:t>Open a UDP socket</w:t>
            </w:r>
          </w:p>
        </w:tc>
      </w:tr>
      <w:tr w:rsidR="001B2A26" w:rsidRPr="004B121B" w14:paraId="1364552A" w14:textId="77777777" w:rsidTr="00166AF3">
        <w:tc>
          <w:tcPr>
            <w:tcW w:w="5400" w:type="dxa"/>
          </w:tcPr>
          <w:p w14:paraId="78ADF537" w14:textId="77777777" w:rsidR="001B2A26" w:rsidRPr="002B78B6" w:rsidRDefault="001B2A26" w:rsidP="00166AF3">
            <w:pPr>
              <w:pStyle w:val="TableBody"/>
              <w:rPr>
                <w:b/>
                <w:szCs w:val="18"/>
              </w:rPr>
            </w:pPr>
            <w:r w:rsidRPr="002B78B6">
              <w:rPr>
                <w:b/>
                <w:szCs w:val="18"/>
              </w:rPr>
              <w:t>+KUDPCFG: 2</w:t>
            </w:r>
          </w:p>
        </w:tc>
        <w:tc>
          <w:tcPr>
            <w:tcW w:w="3827" w:type="dxa"/>
          </w:tcPr>
          <w:p w14:paraId="44A54567" w14:textId="77777777" w:rsidR="001B2A26" w:rsidRPr="002B78B6" w:rsidRDefault="001B2A26" w:rsidP="00166AF3">
            <w:pPr>
              <w:pStyle w:val="TableBody"/>
              <w:rPr>
                <w:szCs w:val="18"/>
              </w:rPr>
            </w:pPr>
          </w:p>
        </w:tc>
      </w:tr>
      <w:tr w:rsidR="001B2A26" w:rsidRPr="004B121B" w14:paraId="39C7411A" w14:textId="77777777" w:rsidTr="00166AF3">
        <w:tc>
          <w:tcPr>
            <w:tcW w:w="5400" w:type="dxa"/>
          </w:tcPr>
          <w:p w14:paraId="0B23F072" w14:textId="77777777" w:rsidR="001B2A26" w:rsidRPr="002B78B6" w:rsidRDefault="001B2A26" w:rsidP="00166AF3">
            <w:pPr>
              <w:pStyle w:val="TableBody"/>
              <w:rPr>
                <w:b/>
                <w:szCs w:val="18"/>
              </w:rPr>
            </w:pPr>
            <w:r w:rsidRPr="002B78B6">
              <w:rPr>
                <w:b/>
                <w:szCs w:val="18"/>
              </w:rPr>
              <w:t>OK</w:t>
            </w:r>
          </w:p>
        </w:tc>
        <w:tc>
          <w:tcPr>
            <w:tcW w:w="3827" w:type="dxa"/>
          </w:tcPr>
          <w:p w14:paraId="7CCC0420" w14:textId="77777777" w:rsidR="001B2A26" w:rsidRPr="002B78B6" w:rsidRDefault="001B2A26" w:rsidP="00166AF3">
            <w:pPr>
              <w:pStyle w:val="TableBody"/>
              <w:rPr>
                <w:szCs w:val="18"/>
              </w:rPr>
            </w:pPr>
          </w:p>
        </w:tc>
      </w:tr>
      <w:tr w:rsidR="001B2A26" w:rsidRPr="004B121B" w14:paraId="2BDC040D" w14:textId="77777777" w:rsidTr="00166AF3">
        <w:tc>
          <w:tcPr>
            <w:tcW w:w="5400" w:type="dxa"/>
          </w:tcPr>
          <w:p w14:paraId="2C19577E" w14:textId="77777777" w:rsidR="001B2A26" w:rsidRPr="002B78B6" w:rsidRDefault="001B2A26" w:rsidP="00166AF3">
            <w:pPr>
              <w:pStyle w:val="TableBody"/>
              <w:rPr>
                <w:b/>
                <w:szCs w:val="18"/>
              </w:rPr>
            </w:pPr>
            <w:r w:rsidRPr="002B78B6">
              <w:rPr>
                <w:b/>
                <w:szCs w:val="18"/>
              </w:rPr>
              <w:t>+KUDP_DATA: 2,8</w:t>
            </w:r>
          </w:p>
          <w:p w14:paraId="633E3677" w14:textId="77777777" w:rsidR="001B2A26" w:rsidRPr="002B78B6" w:rsidRDefault="001B2A26" w:rsidP="00166AF3">
            <w:pPr>
              <w:pStyle w:val="TableBody"/>
              <w:rPr>
                <w:b/>
                <w:szCs w:val="18"/>
              </w:rPr>
            </w:pPr>
          </w:p>
        </w:tc>
        <w:tc>
          <w:tcPr>
            <w:tcW w:w="3827" w:type="dxa"/>
          </w:tcPr>
          <w:p w14:paraId="64BC6E30" w14:textId="77777777" w:rsidR="001B2A26" w:rsidRPr="002B78B6" w:rsidRDefault="001B2A26" w:rsidP="00166AF3">
            <w:pPr>
              <w:pStyle w:val="TableBody"/>
              <w:rPr>
                <w:szCs w:val="18"/>
              </w:rPr>
            </w:pPr>
            <w:r w:rsidRPr="002B78B6">
              <w:rPr>
                <w:szCs w:val="18"/>
              </w:rPr>
              <w:t>8 bytes have arrived</w:t>
            </w:r>
          </w:p>
        </w:tc>
      </w:tr>
      <w:tr w:rsidR="001B2A26" w:rsidRPr="004B121B" w14:paraId="6E05517D" w14:textId="77777777" w:rsidTr="00166AF3">
        <w:tc>
          <w:tcPr>
            <w:tcW w:w="5400" w:type="dxa"/>
          </w:tcPr>
          <w:p w14:paraId="32942DAE" w14:textId="77777777" w:rsidR="001B2A26" w:rsidRPr="002B78B6" w:rsidRDefault="001B2A26" w:rsidP="00166AF3">
            <w:pPr>
              <w:pStyle w:val="TableBody"/>
              <w:rPr>
                <w:b/>
                <w:szCs w:val="18"/>
              </w:rPr>
            </w:pPr>
            <w:r w:rsidRPr="002B78B6">
              <w:rPr>
                <w:b/>
                <w:szCs w:val="18"/>
              </w:rPr>
              <w:t>AT+KUDPRCV=2,8</w:t>
            </w:r>
          </w:p>
        </w:tc>
        <w:tc>
          <w:tcPr>
            <w:tcW w:w="3827" w:type="dxa"/>
          </w:tcPr>
          <w:p w14:paraId="79A94692" w14:textId="77777777" w:rsidR="001B2A26" w:rsidRPr="002B78B6" w:rsidRDefault="001B2A26" w:rsidP="00166AF3">
            <w:pPr>
              <w:pStyle w:val="TableBody"/>
              <w:rPr>
                <w:szCs w:val="18"/>
              </w:rPr>
            </w:pPr>
            <w:r w:rsidRPr="002B78B6">
              <w:rPr>
                <w:szCs w:val="18"/>
              </w:rPr>
              <w:t>Read the data</w:t>
            </w:r>
          </w:p>
        </w:tc>
      </w:tr>
      <w:tr w:rsidR="001B2A26" w:rsidRPr="004B121B" w14:paraId="2B84E7A8" w14:textId="77777777" w:rsidTr="00166AF3">
        <w:tc>
          <w:tcPr>
            <w:tcW w:w="5400" w:type="dxa"/>
          </w:tcPr>
          <w:p w14:paraId="5D140B64" w14:textId="77777777" w:rsidR="001B2A26" w:rsidRPr="002B78B6" w:rsidRDefault="001B2A26" w:rsidP="00166AF3">
            <w:pPr>
              <w:pStyle w:val="TableBody"/>
              <w:rPr>
                <w:b/>
                <w:szCs w:val="18"/>
              </w:rPr>
            </w:pPr>
            <w:r w:rsidRPr="002B78B6">
              <w:rPr>
                <w:b/>
                <w:szCs w:val="18"/>
              </w:rPr>
              <w:t>CONNECT</w:t>
            </w:r>
          </w:p>
        </w:tc>
        <w:tc>
          <w:tcPr>
            <w:tcW w:w="3827" w:type="dxa"/>
          </w:tcPr>
          <w:p w14:paraId="6505D338" w14:textId="77777777" w:rsidR="001B2A26" w:rsidRPr="002B78B6" w:rsidRDefault="001B2A26" w:rsidP="00166AF3">
            <w:pPr>
              <w:pStyle w:val="TableBody"/>
              <w:rPr>
                <w:szCs w:val="18"/>
              </w:rPr>
            </w:pPr>
          </w:p>
        </w:tc>
      </w:tr>
      <w:tr w:rsidR="001B2A26" w:rsidRPr="004B121B" w14:paraId="0965C437" w14:textId="77777777" w:rsidTr="00166AF3">
        <w:tc>
          <w:tcPr>
            <w:tcW w:w="5400" w:type="dxa"/>
          </w:tcPr>
          <w:p w14:paraId="24B7E97B" w14:textId="77777777" w:rsidR="001B2A26" w:rsidRPr="002B78B6" w:rsidRDefault="001B2A26" w:rsidP="00166AF3">
            <w:pPr>
              <w:pStyle w:val="TableBody"/>
              <w:rPr>
                <w:b/>
                <w:szCs w:val="18"/>
              </w:rPr>
            </w:pPr>
            <w:r w:rsidRPr="002B78B6">
              <w:rPr>
                <w:b/>
                <w:szCs w:val="18"/>
              </w:rPr>
              <w:t>01234567--EOF--Pattern--</w:t>
            </w:r>
          </w:p>
        </w:tc>
        <w:tc>
          <w:tcPr>
            <w:tcW w:w="3827" w:type="dxa"/>
          </w:tcPr>
          <w:p w14:paraId="3E84D82B" w14:textId="77777777" w:rsidR="001B2A26" w:rsidRPr="002B78B6" w:rsidRDefault="001B2A26" w:rsidP="00166AF3">
            <w:pPr>
              <w:pStyle w:val="TableBody"/>
              <w:rPr>
                <w:szCs w:val="18"/>
              </w:rPr>
            </w:pPr>
          </w:p>
        </w:tc>
      </w:tr>
      <w:tr w:rsidR="001B2A26" w:rsidRPr="004B121B" w14:paraId="491B5EEF" w14:textId="77777777" w:rsidTr="00166AF3">
        <w:tc>
          <w:tcPr>
            <w:tcW w:w="5400" w:type="dxa"/>
          </w:tcPr>
          <w:p w14:paraId="2025163F" w14:textId="77777777" w:rsidR="001B2A26" w:rsidRPr="002B78B6" w:rsidRDefault="001B2A26" w:rsidP="00166AF3">
            <w:pPr>
              <w:pStyle w:val="TableBody"/>
              <w:rPr>
                <w:b/>
                <w:szCs w:val="18"/>
              </w:rPr>
            </w:pPr>
            <w:r w:rsidRPr="002B78B6">
              <w:rPr>
                <w:b/>
                <w:szCs w:val="18"/>
              </w:rPr>
              <w:t>OK</w:t>
            </w:r>
          </w:p>
        </w:tc>
        <w:tc>
          <w:tcPr>
            <w:tcW w:w="3827" w:type="dxa"/>
          </w:tcPr>
          <w:p w14:paraId="49D3456E" w14:textId="77777777" w:rsidR="001B2A26" w:rsidRPr="002B78B6" w:rsidRDefault="001B2A26" w:rsidP="00166AF3">
            <w:pPr>
              <w:pStyle w:val="TableBody"/>
              <w:rPr>
                <w:szCs w:val="18"/>
              </w:rPr>
            </w:pPr>
          </w:p>
        </w:tc>
      </w:tr>
      <w:tr w:rsidR="001B2A26" w:rsidRPr="004B121B" w14:paraId="28B08051" w14:textId="77777777" w:rsidTr="00166AF3">
        <w:tc>
          <w:tcPr>
            <w:tcW w:w="5400" w:type="dxa"/>
          </w:tcPr>
          <w:p w14:paraId="3A15C5B9" w14:textId="77777777" w:rsidR="001B2A26" w:rsidRPr="002B78B6" w:rsidRDefault="001B2A26" w:rsidP="00166AF3">
            <w:pPr>
              <w:pStyle w:val="TableBody"/>
              <w:rPr>
                <w:b/>
                <w:szCs w:val="18"/>
              </w:rPr>
            </w:pPr>
            <w:r w:rsidRPr="002B78B6">
              <w:rPr>
                <w:b/>
                <w:szCs w:val="18"/>
              </w:rPr>
              <w:t>+KUDP_RCV: "202.170.131.76",2001</w:t>
            </w:r>
          </w:p>
        </w:tc>
        <w:tc>
          <w:tcPr>
            <w:tcW w:w="3827" w:type="dxa"/>
          </w:tcPr>
          <w:p w14:paraId="704F2E4F" w14:textId="77777777" w:rsidR="001B2A26" w:rsidRPr="002B78B6" w:rsidRDefault="001B2A26" w:rsidP="00166AF3">
            <w:pPr>
              <w:pStyle w:val="TableBody"/>
              <w:rPr>
                <w:szCs w:val="18"/>
              </w:rPr>
            </w:pPr>
          </w:p>
        </w:tc>
      </w:tr>
    </w:tbl>
    <w:p w14:paraId="16376165" w14:textId="77777777" w:rsidR="001B2A26" w:rsidRPr="000346EE" w:rsidRDefault="001B2A26" w:rsidP="0059466D">
      <w:pPr>
        <w:pStyle w:val="Heading4"/>
        <w:numPr>
          <w:ilvl w:val="3"/>
          <w:numId w:val="11"/>
        </w:numPr>
        <w:ind w:left="1440" w:hanging="1440"/>
      </w:pPr>
      <w:bookmarkStart w:id="24331" w:name="_Toc489462278"/>
      <w:r w:rsidRPr="000346EE">
        <w:t>KTCP_DATA and KUDP_DATA without Data Auto Retrieval – Server Mode</w:t>
      </w:r>
      <w:bookmarkEnd w:id="24331"/>
    </w:p>
    <w:tbl>
      <w:tblPr>
        <w:tblStyle w:val="TableGrid"/>
        <w:tblW w:w="0" w:type="auto"/>
        <w:tblBorders>
          <w:insideH w:val="none" w:sz="0" w:space="0" w:color="auto"/>
        </w:tblBorders>
        <w:tblLook w:val="04A0" w:firstRow="1" w:lastRow="0" w:firstColumn="1" w:lastColumn="0" w:noHBand="0" w:noVBand="1"/>
      </w:tblPr>
      <w:tblGrid>
        <w:gridCol w:w="5299"/>
        <w:gridCol w:w="3720"/>
      </w:tblGrid>
      <w:tr w:rsidR="001B2A26" w:rsidRPr="004B121B" w14:paraId="43474280" w14:textId="77777777" w:rsidTr="00166AF3">
        <w:tc>
          <w:tcPr>
            <w:tcW w:w="5418" w:type="dxa"/>
          </w:tcPr>
          <w:p w14:paraId="65A01B7B" w14:textId="77777777" w:rsidR="001B2A26" w:rsidRPr="002B78B6" w:rsidRDefault="001B2A26" w:rsidP="00166AF3">
            <w:pPr>
              <w:pStyle w:val="TableBody"/>
              <w:rPr>
                <w:b/>
                <w:szCs w:val="18"/>
              </w:rPr>
            </w:pPr>
            <w:r w:rsidRPr="002B78B6">
              <w:rPr>
                <w:b/>
                <w:szCs w:val="18"/>
              </w:rPr>
              <w:t>AT+KTCPCFG=1,1,,13</w:t>
            </w:r>
          </w:p>
        </w:tc>
        <w:tc>
          <w:tcPr>
            <w:tcW w:w="3827" w:type="dxa"/>
          </w:tcPr>
          <w:p w14:paraId="4A4B3BF0" w14:textId="77777777" w:rsidR="001B2A26" w:rsidRPr="002B78B6" w:rsidRDefault="001B2A26" w:rsidP="00166AF3">
            <w:pPr>
              <w:pStyle w:val="TableBody"/>
              <w:rPr>
                <w:szCs w:val="18"/>
              </w:rPr>
            </w:pPr>
            <w:r w:rsidRPr="002B78B6">
              <w:rPr>
                <w:szCs w:val="18"/>
              </w:rPr>
              <w:t>Configure a TCP server socket</w:t>
            </w:r>
          </w:p>
        </w:tc>
      </w:tr>
      <w:tr w:rsidR="001B2A26" w:rsidRPr="004B121B" w14:paraId="57324A6D" w14:textId="77777777" w:rsidTr="00166AF3">
        <w:tc>
          <w:tcPr>
            <w:tcW w:w="5418" w:type="dxa"/>
          </w:tcPr>
          <w:p w14:paraId="1FCEF9F3" w14:textId="77777777" w:rsidR="001B2A26" w:rsidRPr="002B78B6" w:rsidRDefault="001B2A26" w:rsidP="00166AF3">
            <w:pPr>
              <w:pStyle w:val="TableBody"/>
              <w:rPr>
                <w:b/>
                <w:szCs w:val="18"/>
              </w:rPr>
            </w:pPr>
            <w:r w:rsidRPr="002B78B6">
              <w:rPr>
                <w:b/>
                <w:szCs w:val="18"/>
              </w:rPr>
              <w:t>+KTCPCFG: 1</w:t>
            </w:r>
          </w:p>
        </w:tc>
        <w:tc>
          <w:tcPr>
            <w:tcW w:w="3827" w:type="dxa"/>
          </w:tcPr>
          <w:p w14:paraId="6257A3C3" w14:textId="77777777" w:rsidR="001B2A26" w:rsidRPr="002B78B6" w:rsidRDefault="001B2A26" w:rsidP="00166AF3">
            <w:pPr>
              <w:pStyle w:val="TableBody"/>
              <w:rPr>
                <w:szCs w:val="18"/>
              </w:rPr>
            </w:pPr>
          </w:p>
        </w:tc>
      </w:tr>
      <w:tr w:rsidR="001B2A26" w:rsidRPr="004B121B" w14:paraId="2B0FE172" w14:textId="77777777" w:rsidTr="00166AF3">
        <w:tc>
          <w:tcPr>
            <w:tcW w:w="5418" w:type="dxa"/>
          </w:tcPr>
          <w:p w14:paraId="3F5E2897" w14:textId="77777777" w:rsidR="001B2A26" w:rsidRPr="002B78B6" w:rsidRDefault="001B2A26" w:rsidP="00166AF3">
            <w:pPr>
              <w:pStyle w:val="TableBody"/>
              <w:rPr>
                <w:b/>
                <w:szCs w:val="18"/>
              </w:rPr>
            </w:pPr>
            <w:r w:rsidRPr="002B78B6">
              <w:rPr>
                <w:b/>
                <w:szCs w:val="18"/>
              </w:rPr>
              <w:t>OK</w:t>
            </w:r>
          </w:p>
          <w:p w14:paraId="1A47FF66" w14:textId="77777777" w:rsidR="001B2A26" w:rsidRPr="002B78B6" w:rsidRDefault="001B2A26" w:rsidP="00166AF3">
            <w:pPr>
              <w:pStyle w:val="TableBody"/>
              <w:rPr>
                <w:b/>
                <w:szCs w:val="18"/>
              </w:rPr>
            </w:pPr>
          </w:p>
        </w:tc>
        <w:tc>
          <w:tcPr>
            <w:tcW w:w="3827" w:type="dxa"/>
          </w:tcPr>
          <w:p w14:paraId="571DBE06" w14:textId="77777777" w:rsidR="001B2A26" w:rsidRPr="002B78B6" w:rsidRDefault="001B2A26" w:rsidP="00166AF3">
            <w:pPr>
              <w:pStyle w:val="TableBody"/>
              <w:rPr>
                <w:szCs w:val="18"/>
              </w:rPr>
            </w:pPr>
          </w:p>
        </w:tc>
      </w:tr>
      <w:tr w:rsidR="001B2A26" w:rsidRPr="004B121B" w14:paraId="2969ABE9" w14:textId="77777777" w:rsidTr="00166AF3">
        <w:tc>
          <w:tcPr>
            <w:tcW w:w="5418" w:type="dxa"/>
          </w:tcPr>
          <w:p w14:paraId="1B489028" w14:textId="77777777" w:rsidR="001B2A26" w:rsidRPr="002B78B6" w:rsidRDefault="001B2A26" w:rsidP="00166AF3">
            <w:pPr>
              <w:pStyle w:val="TableBody"/>
              <w:rPr>
                <w:b/>
                <w:szCs w:val="18"/>
              </w:rPr>
            </w:pPr>
            <w:r w:rsidRPr="002B78B6">
              <w:rPr>
                <w:b/>
                <w:szCs w:val="18"/>
              </w:rPr>
              <w:t>AT+KTCPCNX=1</w:t>
            </w:r>
          </w:p>
        </w:tc>
        <w:tc>
          <w:tcPr>
            <w:tcW w:w="3827" w:type="dxa"/>
          </w:tcPr>
          <w:p w14:paraId="49CF1BC8" w14:textId="77777777" w:rsidR="001B2A26" w:rsidRPr="002B78B6" w:rsidRDefault="001B2A26" w:rsidP="00166AF3">
            <w:pPr>
              <w:pStyle w:val="TableBody"/>
              <w:rPr>
                <w:szCs w:val="18"/>
              </w:rPr>
            </w:pPr>
            <w:r w:rsidRPr="002B78B6">
              <w:rPr>
                <w:szCs w:val="18"/>
              </w:rPr>
              <w:t>Open the listen port</w:t>
            </w:r>
          </w:p>
        </w:tc>
      </w:tr>
      <w:tr w:rsidR="001B2A26" w:rsidRPr="004B121B" w14:paraId="604030AC" w14:textId="77777777" w:rsidTr="00166AF3">
        <w:tc>
          <w:tcPr>
            <w:tcW w:w="5418" w:type="dxa"/>
          </w:tcPr>
          <w:p w14:paraId="55F4E4D5" w14:textId="77777777" w:rsidR="001B2A26" w:rsidRPr="002B78B6" w:rsidRDefault="001B2A26" w:rsidP="00166AF3">
            <w:pPr>
              <w:pStyle w:val="TableBody"/>
              <w:rPr>
                <w:b/>
                <w:szCs w:val="18"/>
              </w:rPr>
            </w:pPr>
            <w:r w:rsidRPr="002B78B6">
              <w:rPr>
                <w:b/>
                <w:szCs w:val="18"/>
              </w:rPr>
              <w:t>OK</w:t>
            </w:r>
          </w:p>
          <w:p w14:paraId="2EFB9B64" w14:textId="77777777" w:rsidR="001B2A26" w:rsidRPr="002B78B6" w:rsidRDefault="001B2A26" w:rsidP="00166AF3">
            <w:pPr>
              <w:pStyle w:val="TableBody"/>
              <w:rPr>
                <w:b/>
                <w:szCs w:val="18"/>
              </w:rPr>
            </w:pPr>
          </w:p>
        </w:tc>
        <w:tc>
          <w:tcPr>
            <w:tcW w:w="3827" w:type="dxa"/>
          </w:tcPr>
          <w:p w14:paraId="05852745" w14:textId="77777777" w:rsidR="001B2A26" w:rsidRPr="002B78B6" w:rsidRDefault="001B2A26" w:rsidP="00166AF3">
            <w:pPr>
              <w:pStyle w:val="TableBody"/>
              <w:rPr>
                <w:szCs w:val="18"/>
              </w:rPr>
            </w:pPr>
          </w:p>
        </w:tc>
      </w:tr>
      <w:tr w:rsidR="001B2A26" w:rsidRPr="004B121B" w14:paraId="30738223" w14:textId="77777777" w:rsidTr="00166AF3">
        <w:tc>
          <w:tcPr>
            <w:tcW w:w="5418" w:type="dxa"/>
          </w:tcPr>
          <w:p w14:paraId="19980F94" w14:textId="77777777" w:rsidR="001B2A26" w:rsidRPr="002B78B6" w:rsidRDefault="001B2A26" w:rsidP="00166AF3">
            <w:pPr>
              <w:pStyle w:val="TableBody"/>
              <w:rPr>
                <w:b/>
                <w:szCs w:val="18"/>
              </w:rPr>
            </w:pPr>
            <w:r w:rsidRPr="002B78B6">
              <w:rPr>
                <w:b/>
                <w:szCs w:val="18"/>
              </w:rPr>
              <w:t>AT+KCGPADDR</w:t>
            </w:r>
          </w:p>
        </w:tc>
        <w:tc>
          <w:tcPr>
            <w:tcW w:w="3827" w:type="dxa"/>
          </w:tcPr>
          <w:p w14:paraId="799A531D" w14:textId="77777777" w:rsidR="001B2A26" w:rsidRPr="002B78B6" w:rsidRDefault="001B2A26" w:rsidP="00166AF3">
            <w:pPr>
              <w:pStyle w:val="TableBody"/>
              <w:rPr>
                <w:szCs w:val="18"/>
              </w:rPr>
            </w:pPr>
          </w:p>
        </w:tc>
      </w:tr>
      <w:tr w:rsidR="001B2A26" w:rsidRPr="004B121B" w14:paraId="00D1D2AD" w14:textId="77777777" w:rsidTr="00166AF3">
        <w:tc>
          <w:tcPr>
            <w:tcW w:w="5418" w:type="dxa"/>
          </w:tcPr>
          <w:p w14:paraId="5A544344" w14:textId="77777777" w:rsidR="001B2A26" w:rsidRPr="002B78B6" w:rsidRDefault="001B2A26" w:rsidP="00166AF3">
            <w:pPr>
              <w:pStyle w:val="TableBody"/>
              <w:rPr>
                <w:b/>
                <w:szCs w:val="18"/>
              </w:rPr>
            </w:pPr>
            <w:r w:rsidRPr="002B78B6">
              <w:rPr>
                <w:b/>
                <w:szCs w:val="18"/>
              </w:rPr>
              <w:t>+KCGPADDR: 0,“10.35.125.89”</w:t>
            </w:r>
          </w:p>
        </w:tc>
        <w:tc>
          <w:tcPr>
            <w:tcW w:w="3827" w:type="dxa"/>
          </w:tcPr>
          <w:p w14:paraId="6DA57DA3" w14:textId="77777777" w:rsidR="001B2A26" w:rsidRPr="002B78B6" w:rsidRDefault="001B2A26" w:rsidP="00166AF3">
            <w:pPr>
              <w:pStyle w:val="TableBody"/>
              <w:rPr>
                <w:szCs w:val="18"/>
              </w:rPr>
            </w:pPr>
          </w:p>
        </w:tc>
      </w:tr>
      <w:tr w:rsidR="001B2A26" w:rsidRPr="004B121B" w14:paraId="22B49E23" w14:textId="77777777" w:rsidTr="00166AF3">
        <w:tc>
          <w:tcPr>
            <w:tcW w:w="5418" w:type="dxa"/>
          </w:tcPr>
          <w:p w14:paraId="0C8BDF16" w14:textId="77777777" w:rsidR="001B2A26" w:rsidRDefault="001B2A26" w:rsidP="00166AF3">
            <w:pPr>
              <w:pStyle w:val="TableBody"/>
              <w:rPr>
                <w:b/>
                <w:szCs w:val="18"/>
              </w:rPr>
            </w:pPr>
            <w:r w:rsidRPr="002B78B6">
              <w:rPr>
                <w:b/>
                <w:szCs w:val="18"/>
              </w:rPr>
              <w:t>OK</w:t>
            </w:r>
          </w:p>
          <w:p w14:paraId="6CFA1739" w14:textId="77777777" w:rsidR="001B2A26" w:rsidRDefault="001B2A26" w:rsidP="00166AF3">
            <w:pPr>
              <w:pStyle w:val="TableBody"/>
              <w:rPr>
                <w:b/>
                <w:szCs w:val="18"/>
              </w:rPr>
            </w:pPr>
          </w:p>
          <w:p w14:paraId="5159CEF1" w14:textId="77777777" w:rsidR="001B2A26" w:rsidRPr="002B78B6" w:rsidRDefault="001B2A26" w:rsidP="00166AF3">
            <w:pPr>
              <w:pStyle w:val="TableBody"/>
              <w:rPr>
                <w:b/>
                <w:szCs w:val="18"/>
              </w:rPr>
            </w:pPr>
          </w:p>
        </w:tc>
        <w:tc>
          <w:tcPr>
            <w:tcW w:w="3827" w:type="dxa"/>
          </w:tcPr>
          <w:p w14:paraId="7D64E510" w14:textId="77777777" w:rsidR="001B2A26" w:rsidRPr="002B78B6" w:rsidRDefault="001B2A26" w:rsidP="00166AF3">
            <w:pPr>
              <w:pStyle w:val="TableBody"/>
              <w:rPr>
                <w:szCs w:val="18"/>
              </w:rPr>
            </w:pPr>
          </w:p>
        </w:tc>
      </w:tr>
      <w:tr w:rsidR="001B2A26" w:rsidRPr="004B121B" w14:paraId="57D9E5B9" w14:textId="77777777" w:rsidTr="00166AF3">
        <w:tc>
          <w:tcPr>
            <w:tcW w:w="5418" w:type="dxa"/>
          </w:tcPr>
          <w:p w14:paraId="062359FE" w14:textId="77777777" w:rsidR="001B2A26" w:rsidRPr="002B78B6" w:rsidRDefault="001B2A26" w:rsidP="00166AF3">
            <w:pPr>
              <w:pStyle w:val="TableBody"/>
              <w:rPr>
                <w:b/>
                <w:szCs w:val="18"/>
              </w:rPr>
            </w:pPr>
            <w:r w:rsidRPr="002B78B6">
              <w:rPr>
                <w:b/>
                <w:szCs w:val="18"/>
              </w:rPr>
              <w:t>+KTCP_SRVREQ: 1,2</w:t>
            </w:r>
          </w:p>
        </w:tc>
        <w:tc>
          <w:tcPr>
            <w:tcW w:w="3827" w:type="dxa"/>
          </w:tcPr>
          <w:p w14:paraId="15401E5F" w14:textId="77777777" w:rsidR="001B2A26" w:rsidRPr="002B78B6" w:rsidRDefault="001B2A26" w:rsidP="00166AF3">
            <w:pPr>
              <w:pStyle w:val="TableBody"/>
              <w:rPr>
                <w:szCs w:val="18"/>
              </w:rPr>
            </w:pPr>
            <w:r w:rsidRPr="002B78B6">
              <w:rPr>
                <w:szCs w:val="18"/>
              </w:rPr>
              <w:t>Session 2 is set</w:t>
            </w:r>
          </w:p>
        </w:tc>
      </w:tr>
      <w:tr w:rsidR="001B2A26" w:rsidRPr="004B121B" w14:paraId="2CBCDC20" w14:textId="77777777" w:rsidTr="00166AF3">
        <w:tc>
          <w:tcPr>
            <w:tcW w:w="5418" w:type="dxa"/>
          </w:tcPr>
          <w:p w14:paraId="5D4EC16C" w14:textId="77777777" w:rsidR="001B2A26" w:rsidRPr="002B78B6" w:rsidRDefault="001B2A26" w:rsidP="00166AF3">
            <w:pPr>
              <w:pStyle w:val="TableBody"/>
              <w:rPr>
                <w:b/>
                <w:szCs w:val="18"/>
              </w:rPr>
            </w:pPr>
            <w:r w:rsidRPr="002B78B6">
              <w:rPr>
                <w:b/>
                <w:szCs w:val="18"/>
              </w:rPr>
              <w:t>+KTCP_SRVREQ: 1,3</w:t>
            </w:r>
          </w:p>
        </w:tc>
        <w:tc>
          <w:tcPr>
            <w:tcW w:w="3827" w:type="dxa"/>
          </w:tcPr>
          <w:p w14:paraId="315F368F" w14:textId="77777777" w:rsidR="001B2A26" w:rsidRPr="002B78B6" w:rsidRDefault="001B2A26" w:rsidP="00166AF3">
            <w:pPr>
              <w:pStyle w:val="TableBody"/>
              <w:rPr>
                <w:szCs w:val="18"/>
              </w:rPr>
            </w:pPr>
            <w:r w:rsidRPr="002B78B6">
              <w:rPr>
                <w:szCs w:val="18"/>
              </w:rPr>
              <w:t>Session 3 is set</w:t>
            </w:r>
          </w:p>
        </w:tc>
      </w:tr>
      <w:tr w:rsidR="001B2A26" w:rsidRPr="004B121B" w14:paraId="7D6D1E63" w14:textId="77777777" w:rsidTr="00166AF3">
        <w:tc>
          <w:tcPr>
            <w:tcW w:w="5418" w:type="dxa"/>
          </w:tcPr>
          <w:p w14:paraId="645578BC" w14:textId="77777777" w:rsidR="001B2A26" w:rsidRPr="002B78B6" w:rsidRDefault="001B2A26" w:rsidP="00166AF3">
            <w:pPr>
              <w:pStyle w:val="TableBody"/>
              <w:rPr>
                <w:b/>
                <w:szCs w:val="18"/>
              </w:rPr>
            </w:pPr>
            <w:r w:rsidRPr="002B78B6">
              <w:rPr>
                <w:b/>
                <w:szCs w:val="18"/>
              </w:rPr>
              <w:t>+KTCP_DATA: 2,10</w:t>
            </w:r>
          </w:p>
        </w:tc>
        <w:tc>
          <w:tcPr>
            <w:tcW w:w="3827" w:type="dxa"/>
          </w:tcPr>
          <w:p w14:paraId="3E05BE95" w14:textId="77777777" w:rsidR="001B2A26" w:rsidRPr="002B78B6" w:rsidRDefault="001B2A26" w:rsidP="00166AF3">
            <w:pPr>
              <w:pStyle w:val="TableBody"/>
              <w:rPr>
                <w:szCs w:val="18"/>
              </w:rPr>
            </w:pPr>
            <w:r w:rsidRPr="002B78B6">
              <w:rPr>
                <w:szCs w:val="18"/>
              </w:rPr>
              <w:t>10 bytes have arrived at session 2</w:t>
            </w:r>
          </w:p>
        </w:tc>
      </w:tr>
      <w:tr w:rsidR="001B2A26" w:rsidRPr="004B121B" w14:paraId="597C84CA" w14:textId="77777777" w:rsidTr="00166AF3">
        <w:tc>
          <w:tcPr>
            <w:tcW w:w="5418" w:type="dxa"/>
          </w:tcPr>
          <w:p w14:paraId="5E33A803" w14:textId="77777777" w:rsidR="001B2A26" w:rsidRPr="002B78B6" w:rsidRDefault="001B2A26" w:rsidP="00166AF3">
            <w:pPr>
              <w:pStyle w:val="TableBody"/>
              <w:rPr>
                <w:b/>
                <w:szCs w:val="18"/>
              </w:rPr>
            </w:pPr>
            <w:r w:rsidRPr="002B78B6">
              <w:rPr>
                <w:b/>
                <w:szCs w:val="18"/>
              </w:rPr>
              <w:t>+KTCP_DATA: 3,8</w:t>
            </w:r>
          </w:p>
        </w:tc>
        <w:tc>
          <w:tcPr>
            <w:tcW w:w="3827" w:type="dxa"/>
          </w:tcPr>
          <w:p w14:paraId="7EC1523A" w14:textId="77777777" w:rsidR="001B2A26" w:rsidRPr="002B78B6" w:rsidRDefault="001B2A26" w:rsidP="00166AF3">
            <w:pPr>
              <w:pStyle w:val="TableBody"/>
              <w:rPr>
                <w:szCs w:val="18"/>
              </w:rPr>
            </w:pPr>
            <w:r w:rsidRPr="002B78B6">
              <w:rPr>
                <w:szCs w:val="18"/>
              </w:rPr>
              <w:t>8 bytes have arrived at session 3</w:t>
            </w:r>
          </w:p>
        </w:tc>
      </w:tr>
      <w:tr w:rsidR="001B2A26" w:rsidRPr="004B121B" w14:paraId="3804F180" w14:textId="77777777" w:rsidTr="00166AF3">
        <w:tc>
          <w:tcPr>
            <w:tcW w:w="5418" w:type="dxa"/>
          </w:tcPr>
          <w:p w14:paraId="18FF0DD4" w14:textId="77777777" w:rsidR="001B2A26" w:rsidRPr="002B78B6" w:rsidRDefault="001B2A26" w:rsidP="00166AF3">
            <w:pPr>
              <w:pStyle w:val="TableBody"/>
              <w:rPr>
                <w:b/>
                <w:szCs w:val="18"/>
              </w:rPr>
            </w:pPr>
          </w:p>
        </w:tc>
        <w:tc>
          <w:tcPr>
            <w:tcW w:w="3827" w:type="dxa"/>
          </w:tcPr>
          <w:p w14:paraId="0BC24CB2" w14:textId="77777777" w:rsidR="001B2A26" w:rsidRPr="002B78B6" w:rsidRDefault="001B2A26" w:rsidP="00166AF3">
            <w:pPr>
              <w:pStyle w:val="TableBody"/>
              <w:rPr>
                <w:szCs w:val="18"/>
              </w:rPr>
            </w:pPr>
          </w:p>
        </w:tc>
      </w:tr>
      <w:tr w:rsidR="001B2A26" w:rsidRPr="004B121B" w14:paraId="27212DB1" w14:textId="77777777" w:rsidTr="00166AF3">
        <w:tc>
          <w:tcPr>
            <w:tcW w:w="5418" w:type="dxa"/>
          </w:tcPr>
          <w:p w14:paraId="30B1951E" w14:textId="77777777" w:rsidR="001B2A26" w:rsidRPr="002B78B6" w:rsidRDefault="001B2A26" w:rsidP="00166AF3">
            <w:pPr>
              <w:pStyle w:val="TableBody"/>
              <w:rPr>
                <w:b/>
                <w:szCs w:val="18"/>
              </w:rPr>
            </w:pPr>
            <w:r w:rsidRPr="002B78B6">
              <w:rPr>
                <w:b/>
                <w:szCs w:val="18"/>
              </w:rPr>
              <w:t>AT+KTCPRCV=2,10</w:t>
            </w:r>
          </w:p>
          <w:p w14:paraId="27B25CAB" w14:textId="77777777" w:rsidR="001B2A26" w:rsidRPr="002B78B6" w:rsidRDefault="001B2A26" w:rsidP="00166AF3">
            <w:pPr>
              <w:pStyle w:val="TableBody"/>
              <w:rPr>
                <w:b/>
                <w:szCs w:val="18"/>
              </w:rPr>
            </w:pPr>
            <w:r w:rsidRPr="002B78B6">
              <w:rPr>
                <w:b/>
                <w:szCs w:val="18"/>
              </w:rPr>
              <w:t>CONNECT</w:t>
            </w:r>
          </w:p>
        </w:tc>
        <w:tc>
          <w:tcPr>
            <w:tcW w:w="3827" w:type="dxa"/>
          </w:tcPr>
          <w:p w14:paraId="0099CB84" w14:textId="77777777" w:rsidR="001B2A26" w:rsidRPr="002B78B6" w:rsidRDefault="001B2A26" w:rsidP="00166AF3">
            <w:pPr>
              <w:pStyle w:val="TableBody"/>
              <w:rPr>
                <w:szCs w:val="18"/>
              </w:rPr>
            </w:pPr>
            <w:r w:rsidRPr="002B78B6">
              <w:rPr>
                <w:szCs w:val="18"/>
              </w:rPr>
              <w:t>Receive the 10 bytes in session 2</w:t>
            </w:r>
          </w:p>
        </w:tc>
      </w:tr>
      <w:tr w:rsidR="001B2A26" w:rsidRPr="004B121B" w14:paraId="312F4977" w14:textId="77777777" w:rsidTr="00166AF3">
        <w:tc>
          <w:tcPr>
            <w:tcW w:w="5418" w:type="dxa"/>
          </w:tcPr>
          <w:p w14:paraId="3EE2B59F" w14:textId="77777777" w:rsidR="001B2A26" w:rsidRPr="002B78B6" w:rsidRDefault="001B2A26" w:rsidP="00166AF3">
            <w:pPr>
              <w:pStyle w:val="TableBody"/>
              <w:rPr>
                <w:b/>
                <w:szCs w:val="18"/>
              </w:rPr>
            </w:pPr>
            <w:r w:rsidRPr="002B78B6">
              <w:rPr>
                <w:b/>
                <w:szCs w:val="18"/>
              </w:rPr>
              <w:t>0123456789--EOF--Pattern--</w:t>
            </w:r>
          </w:p>
        </w:tc>
        <w:tc>
          <w:tcPr>
            <w:tcW w:w="3827" w:type="dxa"/>
          </w:tcPr>
          <w:p w14:paraId="1A5E5D55" w14:textId="77777777" w:rsidR="001B2A26" w:rsidRPr="002B78B6" w:rsidRDefault="001B2A26" w:rsidP="00166AF3">
            <w:pPr>
              <w:pStyle w:val="TableBody"/>
              <w:rPr>
                <w:szCs w:val="18"/>
              </w:rPr>
            </w:pPr>
          </w:p>
        </w:tc>
      </w:tr>
      <w:tr w:rsidR="001B2A26" w:rsidRPr="004B121B" w14:paraId="0000CDFA" w14:textId="77777777" w:rsidTr="00166AF3">
        <w:tc>
          <w:tcPr>
            <w:tcW w:w="5418" w:type="dxa"/>
          </w:tcPr>
          <w:p w14:paraId="7E222DEC" w14:textId="77777777" w:rsidR="001B2A26" w:rsidRPr="002B78B6" w:rsidRDefault="001B2A26" w:rsidP="00166AF3">
            <w:pPr>
              <w:pStyle w:val="TableBody"/>
              <w:rPr>
                <w:b/>
                <w:szCs w:val="18"/>
              </w:rPr>
            </w:pPr>
            <w:r w:rsidRPr="002B78B6">
              <w:rPr>
                <w:b/>
                <w:szCs w:val="18"/>
              </w:rPr>
              <w:t>OK</w:t>
            </w:r>
          </w:p>
        </w:tc>
        <w:tc>
          <w:tcPr>
            <w:tcW w:w="3827" w:type="dxa"/>
          </w:tcPr>
          <w:p w14:paraId="0048B2D2" w14:textId="77777777" w:rsidR="001B2A26" w:rsidRPr="002B78B6" w:rsidRDefault="001B2A26" w:rsidP="00166AF3">
            <w:pPr>
              <w:pStyle w:val="TableBody"/>
              <w:rPr>
                <w:szCs w:val="18"/>
              </w:rPr>
            </w:pPr>
          </w:p>
        </w:tc>
      </w:tr>
      <w:tr w:rsidR="001B2A26" w:rsidRPr="004B121B" w14:paraId="08E56134" w14:textId="77777777" w:rsidTr="00166AF3">
        <w:tc>
          <w:tcPr>
            <w:tcW w:w="5418" w:type="dxa"/>
          </w:tcPr>
          <w:p w14:paraId="39EA9F54" w14:textId="77777777" w:rsidR="001B2A26" w:rsidRPr="002B78B6" w:rsidRDefault="001B2A26" w:rsidP="00166AF3">
            <w:pPr>
              <w:pStyle w:val="TableBody"/>
              <w:rPr>
                <w:b/>
                <w:szCs w:val="18"/>
              </w:rPr>
            </w:pPr>
          </w:p>
        </w:tc>
        <w:tc>
          <w:tcPr>
            <w:tcW w:w="3827" w:type="dxa"/>
          </w:tcPr>
          <w:p w14:paraId="78EF2182" w14:textId="77777777" w:rsidR="001B2A26" w:rsidRPr="002B78B6" w:rsidRDefault="001B2A26" w:rsidP="00166AF3">
            <w:pPr>
              <w:pStyle w:val="TableBody"/>
              <w:rPr>
                <w:szCs w:val="18"/>
              </w:rPr>
            </w:pPr>
          </w:p>
        </w:tc>
      </w:tr>
      <w:tr w:rsidR="001B2A26" w:rsidRPr="004B121B" w14:paraId="48676651" w14:textId="77777777" w:rsidTr="00166AF3">
        <w:trPr>
          <w:trHeight w:val="77"/>
        </w:trPr>
        <w:tc>
          <w:tcPr>
            <w:tcW w:w="5418" w:type="dxa"/>
          </w:tcPr>
          <w:p w14:paraId="62CECDCC" w14:textId="77777777" w:rsidR="001B2A26" w:rsidRPr="002B78B6" w:rsidRDefault="001B2A26" w:rsidP="00166AF3">
            <w:pPr>
              <w:pStyle w:val="TableBody"/>
              <w:rPr>
                <w:b/>
                <w:szCs w:val="18"/>
              </w:rPr>
            </w:pPr>
            <w:r w:rsidRPr="002B78B6">
              <w:rPr>
                <w:b/>
                <w:szCs w:val="18"/>
              </w:rPr>
              <w:t>AT+KTCPRCV=3,8</w:t>
            </w:r>
          </w:p>
          <w:p w14:paraId="32B9F702" w14:textId="77777777" w:rsidR="001B2A26" w:rsidRPr="002B78B6" w:rsidRDefault="001B2A26" w:rsidP="00166AF3">
            <w:pPr>
              <w:pStyle w:val="TableBody"/>
              <w:rPr>
                <w:b/>
                <w:szCs w:val="18"/>
              </w:rPr>
            </w:pPr>
            <w:r w:rsidRPr="002B78B6">
              <w:rPr>
                <w:b/>
                <w:szCs w:val="18"/>
              </w:rPr>
              <w:t>CONNECT</w:t>
            </w:r>
          </w:p>
        </w:tc>
        <w:tc>
          <w:tcPr>
            <w:tcW w:w="3827" w:type="dxa"/>
          </w:tcPr>
          <w:p w14:paraId="2345D0C9" w14:textId="77777777" w:rsidR="001B2A26" w:rsidRPr="002B78B6" w:rsidRDefault="001B2A26" w:rsidP="00166AF3">
            <w:pPr>
              <w:pStyle w:val="TableBody"/>
              <w:rPr>
                <w:szCs w:val="18"/>
              </w:rPr>
            </w:pPr>
            <w:r w:rsidRPr="002B78B6">
              <w:rPr>
                <w:szCs w:val="18"/>
              </w:rPr>
              <w:t>Receive the 8 bytes in session 3</w:t>
            </w:r>
          </w:p>
        </w:tc>
      </w:tr>
      <w:tr w:rsidR="001B2A26" w:rsidRPr="004B121B" w14:paraId="50065A6C" w14:textId="77777777" w:rsidTr="00166AF3">
        <w:tc>
          <w:tcPr>
            <w:tcW w:w="5418" w:type="dxa"/>
          </w:tcPr>
          <w:p w14:paraId="41CD0D37" w14:textId="77777777" w:rsidR="001B2A26" w:rsidRPr="002B78B6" w:rsidRDefault="001B2A26" w:rsidP="00166AF3">
            <w:pPr>
              <w:pStyle w:val="TableBody"/>
              <w:rPr>
                <w:b/>
                <w:szCs w:val="18"/>
              </w:rPr>
            </w:pPr>
            <w:r w:rsidRPr="002B78B6">
              <w:rPr>
                <w:b/>
                <w:szCs w:val="18"/>
              </w:rPr>
              <w:t>01234567--EOF--Pattern--</w:t>
            </w:r>
          </w:p>
        </w:tc>
        <w:tc>
          <w:tcPr>
            <w:tcW w:w="3827" w:type="dxa"/>
          </w:tcPr>
          <w:p w14:paraId="7280BE02" w14:textId="77777777" w:rsidR="001B2A26" w:rsidRPr="002B78B6" w:rsidRDefault="001B2A26" w:rsidP="00166AF3">
            <w:pPr>
              <w:pStyle w:val="TableBody"/>
              <w:rPr>
                <w:szCs w:val="18"/>
              </w:rPr>
            </w:pPr>
          </w:p>
        </w:tc>
      </w:tr>
      <w:tr w:rsidR="001B2A26" w:rsidRPr="004B121B" w14:paraId="1156886B" w14:textId="77777777" w:rsidTr="00166AF3">
        <w:tc>
          <w:tcPr>
            <w:tcW w:w="5418" w:type="dxa"/>
          </w:tcPr>
          <w:p w14:paraId="1EC7B947" w14:textId="77777777" w:rsidR="001B2A26" w:rsidRPr="002B78B6" w:rsidRDefault="001B2A26" w:rsidP="00166AF3">
            <w:pPr>
              <w:pStyle w:val="TableBody"/>
              <w:rPr>
                <w:b/>
                <w:szCs w:val="18"/>
              </w:rPr>
            </w:pPr>
            <w:r w:rsidRPr="002B78B6">
              <w:rPr>
                <w:b/>
                <w:szCs w:val="18"/>
              </w:rPr>
              <w:t>OK</w:t>
            </w:r>
            <w:r w:rsidRPr="002B78B6" w:rsidDel="00387CEE">
              <w:rPr>
                <w:b/>
                <w:szCs w:val="18"/>
              </w:rPr>
              <w:t xml:space="preserve"> </w:t>
            </w:r>
          </w:p>
        </w:tc>
        <w:tc>
          <w:tcPr>
            <w:tcW w:w="3827" w:type="dxa"/>
          </w:tcPr>
          <w:p w14:paraId="6F1B9CAD" w14:textId="77777777" w:rsidR="001B2A26" w:rsidRPr="002B78B6" w:rsidRDefault="001B2A26" w:rsidP="00166AF3">
            <w:pPr>
              <w:pStyle w:val="TableBody"/>
              <w:rPr>
                <w:szCs w:val="18"/>
              </w:rPr>
            </w:pPr>
          </w:p>
        </w:tc>
      </w:tr>
      <w:tr w:rsidR="001B2A26" w:rsidRPr="004B121B" w14:paraId="28403DBB" w14:textId="77777777" w:rsidTr="00166AF3">
        <w:tc>
          <w:tcPr>
            <w:tcW w:w="5418" w:type="dxa"/>
          </w:tcPr>
          <w:p w14:paraId="3FBC362E" w14:textId="77777777" w:rsidR="001B2A26" w:rsidRPr="002B78B6" w:rsidRDefault="001B2A26" w:rsidP="00166AF3">
            <w:pPr>
              <w:pStyle w:val="TableBody"/>
              <w:rPr>
                <w:b/>
                <w:szCs w:val="18"/>
              </w:rPr>
            </w:pPr>
          </w:p>
        </w:tc>
        <w:tc>
          <w:tcPr>
            <w:tcW w:w="3827" w:type="dxa"/>
          </w:tcPr>
          <w:p w14:paraId="32775D3A" w14:textId="77777777" w:rsidR="001B2A26" w:rsidRPr="002B78B6" w:rsidRDefault="001B2A26" w:rsidP="00166AF3">
            <w:pPr>
              <w:pStyle w:val="TableBody"/>
              <w:rPr>
                <w:szCs w:val="18"/>
              </w:rPr>
            </w:pPr>
          </w:p>
        </w:tc>
      </w:tr>
      <w:tr w:rsidR="001B2A26" w:rsidRPr="004B121B" w14:paraId="25CB2B22" w14:textId="77777777" w:rsidTr="00166AF3">
        <w:tc>
          <w:tcPr>
            <w:tcW w:w="5418" w:type="dxa"/>
          </w:tcPr>
          <w:p w14:paraId="438D0999" w14:textId="77777777" w:rsidR="001B2A26" w:rsidRPr="002B78B6" w:rsidRDefault="001B2A26" w:rsidP="00166AF3">
            <w:pPr>
              <w:pStyle w:val="TableBody"/>
              <w:rPr>
                <w:b/>
                <w:szCs w:val="18"/>
              </w:rPr>
            </w:pPr>
            <w:r w:rsidRPr="002B78B6">
              <w:rPr>
                <w:b/>
                <w:szCs w:val="18"/>
              </w:rPr>
              <w:t>AT+KUDPCFG=1,1,3000</w:t>
            </w:r>
          </w:p>
        </w:tc>
        <w:tc>
          <w:tcPr>
            <w:tcW w:w="3827" w:type="dxa"/>
          </w:tcPr>
          <w:p w14:paraId="14B6042F" w14:textId="77777777" w:rsidR="001B2A26" w:rsidRPr="002B78B6" w:rsidRDefault="001B2A26" w:rsidP="00166AF3">
            <w:pPr>
              <w:pStyle w:val="TableBody"/>
              <w:rPr>
                <w:szCs w:val="18"/>
              </w:rPr>
            </w:pPr>
            <w:r w:rsidRPr="002B78B6">
              <w:rPr>
                <w:szCs w:val="18"/>
              </w:rPr>
              <w:t>Open a UDP socket in server mode</w:t>
            </w:r>
          </w:p>
        </w:tc>
      </w:tr>
      <w:tr w:rsidR="001B2A26" w:rsidRPr="004B121B" w14:paraId="52575C6E" w14:textId="77777777" w:rsidTr="00166AF3">
        <w:tc>
          <w:tcPr>
            <w:tcW w:w="5418" w:type="dxa"/>
          </w:tcPr>
          <w:p w14:paraId="7E4289B2" w14:textId="77777777" w:rsidR="001B2A26" w:rsidRPr="002B78B6" w:rsidRDefault="001B2A26" w:rsidP="00166AF3">
            <w:pPr>
              <w:pStyle w:val="TableBody"/>
              <w:rPr>
                <w:b/>
                <w:szCs w:val="18"/>
              </w:rPr>
            </w:pPr>
            <w:r w:rsidRPr="002B78B6">
              <w:rPr>
                <w:b/>
                <w:szCs w:val="18"/>
              </w:rPr>
              <w:t>+KUDPCFG: 4</w:t>
            </w:r>
          </w:p>
        </w:tc>
        <w:tc>
          <w:tcPr>
            <w:tcW w:w="3827" w:type="dxa"/>
          </w:tcPr>
          <w:p w14:paraId="59A96367" w14:textId="77777777" w:rsidR="001B2A26" w:rsidRPr="002B78B6" w:rsidRDefault="001B2A26" w:rsidP="00166AF3">
            <w:pPr>
              <w:pStyle w:val="TableBody"/>
              <w:rPr>
                <w:szCs w:val="18"/>
              </w:rPr>
            </w:pPr>
          </w:p>
        </w:tc>
      </w:tr>
      <w:tr w:rsidR="001B2A26" w:rsidRPr="004B121B" w14:paraId="09E98533" w14:textId="77777777" w:rsidTr="00166AF3">
        <w:tc>
          <w:tcPr>
            <w:tcW w:w="5418" w:type="dxa"/>
          </w:tcPr>
          <w:p w14:paraId="7C81C505" w14:textId="77777777" w:rsidR="001B2A26" w:rsidRDefault="001B2A26" w:rsidP="00166AF3">
            <w:pPr>
              <w:pStyle w:val="TableBody"/>
              <w:rPr>
                <w:b/>
                <w:szCs w:val="18"/>
              </w:rPr>
            </w:pPr>
            <w:r w:rsidRPr="002B78B6">
              <w:rPr>
                <w:b/>
                <w:szCs w:val="18"/>
              </w:rPr>
              <w:t>OK</w:t>
            </w:r>
          </w:p>
          <w:p w14:paraId="19704196" w14:textId="77777777" w:rsidR="001B2A26" w:rsidRPr="002B78B6" w:rsidRDefault="001B2A26" w:rsidP="00166AF3">
            <w:pPr>
              <w:pStyle w:val="TableBody"/>
              <w:rPr>
                <w:b/>
                <w:szCs w:val="18"/>
              </w:rPr>
            </w:pPr>
          </w:p>
        </w:tc>
        <w:tc>
          <w:tcPr>
            <w:tcW w:w="3827" w:type="dxa"/>
          </w:tcPr>
          <w:p w14:paraId="0290D935" w14:textId="77777777" w:rsidR="001B2A26" w:rsidRPr="002B78B6" w:rsidRDefault="001B2A26" w:rsidP="00166AF3">
            <w:pPr>
              <w:pStyle w:val="TableBody"/>
              <w:rPr>
                <w:szCs w:val="18"/>
              </w:rPr>
            </w:pPr>
          </w:p>
        </w:tc>
      </w:tr>
      <w:tr w:rsidR="001B2A26" w:rsidRPr="004B121B" w14:paraId="6B92C011" w14:textId="77777777" w:rsidTr="00166AF3">
        <w:tc>
          <w:tcPr>
            <w:tcW w:w="5418" w:type="dxa"/>
          </w:tcPr>
          <w:p w14:paraId="5EA798D2" w14:textId="77777777" w:rsidR="001B2A26" w:rsidRPr="002B78B6" w:rsidRDefault="001B2A26" w:rsidP="00166AF3">
            <w:pPr>
              <w:pStyle w:val="TableBody"/>
              <w:rPr>
                <w:b/>
                <w:szCs w:val="18"/>
              </w:rPr>
            </w:pPr>
            <w:r w:rsidRPr="002B78B6">
              <w:rPr>
                <w:b/>
                <w:szCs w:val="18"/>
              </w:rPr>
              <w:t>+KUDP_DATA: 4,8</w:t>
            </w:r>
          </w:p>
          <w:p w14:paraId="5E9E8FF6" w14:textId="77777777" w:rsidR="001B2A26" w:rsidRPr="002B78B6" w:rsidRDefault="001B2A26" w:rsidP="00166AF3">
            <w:pPr>
              <w:pStyle w:val="TableBody"/>
              <w:rPr>
                <w:b/>
                <w:szCs w:val="18"/>
              </w:rPr>
            </w:pPr>
          </w:p>
        </w:tc>
        <w:tc>
          <w:tcPr>
            <w:tcW w:w="3827" w:type="dxa"/>
          </w:tcPr>
          <w:p w14:paraId="0405BF91" w14:textId="77777777" w:rsidR="001B2A26" w:rsidRPr="002B78B6" w:rsidRDefault="001B2A26" w:rsidP="00166AF3">
            <w:pPr>
              <w:pStyle w:val="TableBody"/>
              <w:rPr>
                <w:szCs w:val="18"/>
              </w:rPr>
            </w:pPr>
            <w:r w:rsidRPr="002B78B6">
              <w:rPr>
                <w:szCs w:val="18"/>
              </w:rPr>
              <w:t>8 bytes have arrived</w:t>
            </w:r>
          </w:p>
        </w:tc>
      </w:tr>
      <w:tr w:rsidR="001B2A26" w:rsidRPr="004B121B" w14:paraId="6AA51AF2" w14:textId="77777777" w:rsidTr="00166AF3">
        <w:tc>
          <w:tcPr>
            <w:tcW w:w="5418" w:type="dxa"/>
          </w:tcPr>
          <w:p w14:paraId="77DF3453" w14:textId="77777777" w:rsidR="001B2A26" w:rsidRPr="002B78B6" w:rsidRDefault="001B2A26" w:rsidP="00166AF3">
            <w:pPr>
              <w:pStyle w:val="TableBody"/>
              <w:rPr>
                <w:b/>
                <w:szCs w:val="18"/>
              </w:rPr>
            </w:pPr>
            <w:r w:rsidRPr="002B78B6">
              <w:rPr>
                <w:b/>
                <w:szCs w:val="18"/>
              </w:rPr>
              <w:t>AT+KUDPRCV=4,8</w:t>
            </w:r>
          </w:p>
        </w:tc>
        <w:tc>
          <w:tcPr>
            <w:tcW w:w="3827" w:type="dxa"/>
          </w:tcPr>
          <w:p w14:paraId="48E74093" w14:textId="77777777" w:rsidR="001B2A26" w:rsidRPr="002B78B6" w:rsidRDefault="001B2A26" w:rsidP="00166AF3">
            <w:pPr>
              <w:pStyle w:val="TableBody"/>
              <w:rPr>
                <w:szCs w:val="18"/>
              </w:rPr>
            </w:pPr>
            <w:r w:rsidRPr="002B78B6">
              <w:rPr>
                <w:szCs w:val="18"/>
              </w:rPr>
              <w:t>Receive the 8 bytes</w:t>
            </w:r>
          </w:p>
        </w:tc>
      </w:tr>
      <w:tr w:rsidR="001B2A26" w:rsidRPr="004B121B" w14:paraId="266F00C8" w14:textId="77777777" w:rsidTr="00166AF3">
        <w:tc>
          <w:tcPr>
            <w:tcW w:w="5418" w:type="dxa"/>
          </w:tcPr>
          <w:p w14:paraId="5B07A40F" w14:textId="77777777" w:rsidR="001B2A26" w:rsidRPr="002B78B6" w:rsidRDefault="001B2A26" w:rsidP="00166AF3">
            <w:pPr>
              <w:pStyle w:val="TableBody"/>
              <w:rPr>
                <w:b/>
                <w:szCs w:val="18"/>
              </w:rPr>
            </w:pPr>
            <w:r w:rsidRPr="002B78B6">
              <w:rPr>
                <w:b/>
                <w:szCs w:val="18"/>
              </w:rPr>
              <w:t>CONNECT</w:t>
            </w:r>
          </w:p>
        </w:tc>
        <w:tc>
          <w:tcPr>
            <w:tcW w:w="3827" w:type="dxa"/>
          </w:tcPr>
          <w:p w14:paraId="4F2DADBD" w14:textId="77777777" w:rsidR="001B2A26" w:rsidRPr="002B78B6" w:rsidRDefault="001B2A26" w:rsidP="00166AF3">
            <w:pPr>
              <w:pStyle w:val="TableBody"/>
              <w:rPr>
                <w:szCs w:val="18"/>
              </w:rPr>
            </w:pPr>
          </w:p>
        </w:tc>
      </w:tr>
      <w:tr w:rsidR="001B2A26" w:rsidRPr="004B121B" w14:paraId="0B5C9A54" w14:textId="77777777" w:rsidTr="00166AF3">
        <w:tc>
          <w:tcPr>
            <w:tcW w:w="5418" w:type="dxa"/>
          </w:tcPr>
          <w:p w14:paraId="0B7DB953" w14:textId="77777777" w:rsidR="001B2A26" w:rsidRPr="002B78B6" w:rsidRDefault="001B2A26" w:rsidP="00166AF3">
            <w:pPr>
              <w:pStyle w:val="TableBody"/>
              <w:rPr>
                <w:b/>
                <w:szCs w:val="18"/>
              </w:rPr>
            </w:pPr>
            <w:r w:rsidRPr="002B78B6">
              <w:rPr>
                <w:b/>
                <w:szCs w:val="18"/>
              </w:rPr>
              <w:t>01234567--EOF--Pattern--</w:t>
            </w:r>
          </w:p>
        </w:tc>
        <w:tc>
          <w:tcPr>
            <w:tcW w:w="3827" w:type="dxa"/>
          </w:tcPr>
          <w:p w14:paraId="713B4F42" w14:textId="77777777" w:rsidR="001B2A26" w:rsidRPr="002B78B6" w:rsidRDefault="001B2A26" w:rsidP="00166AF3">
            <w:pPr>
              <w:pStyle w:val="TableBody"/>
              <w:rPr>
                <w:szCs w:val="18"/>
              </w:rPr>
            </w:pPr>
          </w:p>
        </w:tc>
      </w:tr>
      <w:tr w:rsidR="001B2A26" w:rsidRPr="004B121B" w14:paraId="0E2EE2F5" w14:textId="77777777" w:rsidTr="00166AF3">
        <w:tc>
          <w:tcPr>
            <w:tcW w:w="5418" w:type="dxa"/>
          </w:tcPr>
          <w:p w14:paraId="7A994C06" w14:textId="77777777" w:rsidR="001B2A26" w:rsidRDefault="001B2A26" w:rsidP="00166AF3">
            <w:pPr>
              <w:pStyle w:val="TableBody"/>
              <w:rPr>
                <w:b/>
                <w:szCs w:val="18"/>
              </w:rPr>
            </w:pPr>
            <w:r w:rsidRPr="002B78B6">
              <w:rPr>
                <w:b/>
                <w:szCs w:val="18"/>
              </w:rPr>
              <w:t>OK</w:t>
            </w:r>
          </w:p>
          <w:p w14:paraId="66067544" w14:textId="77777777" w:rsidR="001B2A26" w:rsidRPr="002B78B6" w:rsidRDefault="001B2A26" w:rsidP="00166AF3">
            <w:pPr>
              <w:pStyle w:val="TableBody"/>
              <w:rPr>
                <w:b/>
                <w:szCs w:val="18"/>
              </w:rPr>
            </w:pPr>
          </w:p>
        </w:tc>
        <w:tc>
          <w:tcPr>
            <w:tcW w:w="3827" w:type="dxa"/>
          </w:tcPr>
          <w:p w14:paraId="20CDB1E8" w14:textId="77777777" w:rsidR="001B2A26" w:rsidRPr="002B78B6" w:rsidRDefault="001B2A26" w:rsidP="00166AF3">
            <w:pPr>
              <w:pStyle w:val="TableBody"/>
              <w:rPr>
                <w:szCs w:val="18"/>
              </w:rPr>
            </w:pPr>
          </w:p>
        </w:tc>
      </w:tr>
      <w:tr w:rsidR="001B2A26" w:rsidRPr="004B121B" w14:paraId="1BD6E51B" w14:textId="77777777" w:rsidTr="00166AF3">
        <w:tc>
          <w:tcPr>
            <w:tcW w:w="5418" w:type="dxa"/>
          </w:tcPr>
          <w:p w14:paraId="37C58408" w14:textId="77777777" w:rsidR="001B2A26" w:rsidRPr="002B78B6" w:rsidRDefault="001B2A26" w:rsidP="00166AF3">
            <w:pPr>
              <w:pStyle w:val="TableBody"/>
              <w:rPr>
                <w:b/>
                <w:szCs w:val="18"/>
              </w:rPr>
            </w:pPr>
            <w:r w:rsidRPr="002B78B6">
              <w:rPr>
                <w:b/>
                <w:szCs w:val="18"/>
              </w:rPr>
              <w:t>+KUDP_RCV: "202.170.131.76",2001</w:t>
            </w:r>
          </w:p>
        </w:tc>
        <w:tc>
          <w:tcPr>
            <w:tcW w:w="3827" w:type="dxa"/>
          </w:tcPr>
          <w:p w14:paraId="2F66F522" w14:textId="77777777" w:rsidR="001B2A26" w:rsidRPr="002B78B6" w:rsidRDefault="001B2A26" w:rsidP="00166AF3">
            <w:pPr>
              <w:pStyle w:val="TableBody"/>
              <w:rPr>
                <w:szCs w:val="18"/>
              </w:rPr>
            </w:pPr>
          </w:p>
        </w:tc>
      </w:tr>
    </w:tbl>
    <w:p w14:paraId="1E2008CA" w14:textId="77777777" w:rsidR="001B2A26" w:rsidRPr="00671C8B" w:rsidRDefault="001B2A26" w:rsidP="0059466D">
      <w:pPr>
        <w:pStyle w:val="Heading4"/>
        <w:numPr>
          <w:ilvl w:val="3"/>
          <w:numId w:val="11"/>
        </w:numPr>
        <w:ind w:left="1440" w:hanging="1440"/>
      </w:pPr>
      <w:bookmarkStart w:id="24332" w:name="_Toc489462279"/>
      <w:r>
        <w:t>KTCP_DATA and KUDP_DATA with Data Auto Retrieval</w:t>
      </w:r>
      <w:r w:rsidRPr="00671C8B">
        <w:t xml:space="preserve"> </w:t>
      </w:r>
      <w:r>
        <w:t xml:space="preserve">– </w:t>
      </w:r>
      <w:r w:rsidRPr="00671C8B">
        <w:t xml:space="preserve">Client </w:t>
      </w:r>
      <w:r>
        <w:t>M</w:t>
      </w:r>
      <w:r w:rsidRPr="00671C8B">
        <w:t>ode</w:t>
      </w:r>
      <w:bookmarkEnd w:id="24332"/>
    </w:p>
    <w:tbl>
      <w:tblPr>
        <w:tblStyle w:val="TableGrid"/>
        <w:tblW w:w="0" w:type="auto"/>
        <w:tblBorders>
          <w:insideH w:val="none" w:sz="0" w:space="0" w:color="auto"/>
        </w:tblBorders>
        <w:tblLook w:val="04A0" w:firstRow="1" w:lastRow="0" w:firstColumn="1" w:lastColumn="0" w:noHBand="0" w:noVBand="1"/>
      </w:tblPr>
      <w:tblGrid>
        <w:gridCol w:w="5330"/>
        <w:gridCol w:w="3689"/>
      </w:tblGrid>
      <w:tr w:rsidR="001B2A26" w:rsidRPr="004B121B" w14:paraId="0F2B6755" w14:textId="77777777" w:rsidTr="00166AF3">
        <w:tc>
          <w:tcPr>
            <w:tcW w:w="5418" w:type="dxa"/>
          </w:tcPr>
          <w:p w14:paraId="4DFDE7E7" w14:textId="77777777" w:rsidR="001B2A26" w:rsidRPr="002B78B6" w:rsidRDefault="001B2A26" w:rsidP="00166AF3">
            <w:pPr>
              <w:pStyle w:val="TableBody"/>
              <w:keepNext/>
              <w:rPr>
                <w:b/>
              </w:rPr>
            </w:pPr>
            <w:r w:rsidRPr="002B78B6">
              <w:rPr>
                <w:b/>
              </w:rPr>
              <w:t>AT+KCNXCFG=1,"GPRS","CMNET"</w:t>
            </w:r>
          </w:p>
        </w:tc>
        <w:tc>
          <w:tcPr>
            <w:tcW w:w="3827" w:type="dxa"/>
          </w:tcPr>
          <w:p w14:paraId="20B65D70" w14:textId="77777777" w:rsidR="001B2A26" w:rsidRPr="002B78B6" w:rsidRDefault="001B2A26" w:rsidP="00166AF3">
            <w:pPr>
              <w:pStyle w:val="TableBody"/>
              <w:keepNext/>
            </w:pPr>
          </w:p>
        </w:tc>
      </w:tr>
      <w:tr w:rsidR="001B2A26" w:rsidRPr="004B121B" w14:paraId="643B4C3F" w14:textId="77777777" w:rsidTr="00166AF3">
        <w:tc>
          <w:tcPr>
            <w:tcW w:w="5418" w:type="dxa"/>
          </w:tcPr>
          <w:p w14:paraId="0F27F2F6" w14:textId="77777777" w:rsidR="001B2A26" w:rsidRPr="002B78B6" w:rsidRDefault="001B2A26" w:rsidP="00166AF3">
            <w:pPr>
              <w:pStyle w:val="TableBody"/>
              <w:keepNext/>
              <w:rPr>
                <w:b/>
              </w:rPr>
            </w:pPr>
            <w:r w:rsidRPr="002B78B6">
              <w:rPr>
                <w:b/>
              </w:rPr>
              <w:t>OK</w:t>
            </w:r>
          </w:p>
          <w:p w14:paraId="0AA07AFF" w14:textId="77777777" w:rsidR="001B2A26" w:rsidRPr="002B78B6" w:rsidRDefault="001B2A26" w:rsidP="00166AF3">
            <w:pPr>
              <w:pStyle w:val="TableBody"/>
              <w:keepNext/>
              <w:rPr>
                <w:b/>
              </w:rPr>
            </w:pPr>
          </w:p>
        </w:tc>
        <w:tc>
          <w:tcPr>
            <w:tcW w:w="3827" w:type="dxa"/>
          </w:tcPr>
          <w:p w14:paraId="499B41E2" w14:textId="77777777" w:rsidR="001B2A26" w:rsidRPr="002B78B6" w:rsidRDefault="001B2A26" w:rsidP="00166AF3">
            <w:pPr>
              <w:pStyle w:val="TableBody"/>
              <w:keepNext/>
            </w:pPr>
          </w:p>
        </w:tc>
      </w:tr>
      <w:tr w:rsidR="001B2A26" w:rsidRPr="004B121B" w14:paraId="01B007A7" w14:textId="77777777" w:rsidTr="00166AF3">
        <w:tc>
          <w:tcPr>
            <w:tcW w:w="5418" w:type="dxa"/>
          </w:tcPr>
          <w:p w14:paraId="51E90239" w14:textId="77777777" w:rsidR="001B2A26" w:rsidRPr="002B78B6" w:rsidRDefault="001B2A26" w:rsidP="00166AF3">
            <w:pPr>
              <w:pStyle w:val="TableBody"/>
              <w:rPr>
                <w:b/>
              </w:rPr>
            </w:pPr>
            <w:r w:rsidRPr="002B78B6">
              <w:rPr>
                <w:b/>
              </w:rPr>
              <w:t>AT+KTCPCFG=0,0,"202.170.131.76",2000,,1</w:t>
            </w:r>
          </w:p>
          <w:p w14:paraId="73072FC7" w14:textId="77777777" w:rsidR="001B2A26" w:rsidRPr="002B78B6" w:rsidRDefault="001B2A26" w:rsidP="00166AF3">
            <w:pPr>
              <w:pStyle w:val="TableBody"/>
              <w:rPr>
                <w:b/>
              </w:rPr>
            </w:pPr>
            <w:r w:rsidRPr="002B78B6">
              <w:rPr>
                <w:b/>
              </w:rPr>
              <w:t>+KTCPCFG: 1</w:t>
            </w:r>
          </w:p>
        </w:tc>
        <w:tc>
          <w:tcPr>
            <w:tcW w:w="3827" w:type="dxa"/>
          </w:tcPr>
          <w:p w14:paraId="75C0D4C9" w14:textId="77777777" w:rsidR="001B2A26" w:rsidRPr="002B78B6" w:rsidRDefault="001B2A26" w:rsidP="00166AF3">
            <w:pPr>
              <w:pStyle w:val="TableBody"/>
            </w:pPr>
            <w:r w:rsidRPr="002B78B6">
              <w:t>When &lt;data_mode&gt; = 1, data will be received by the URC “+KTCP_DATA</w:t>
            </w:r>
          </w:p>
        </w:tc>
      </w:tr>
      <w:tr w:rsidR="001B2A26" w:rsidRPr="004B121B" w14:paraId="5EB0A9FD" w14:textId="77777777" w:rsidTr="00166AF3">
        <w:tc>
          <w:tcPr>
            <w:tcW w:w="5418" w:type="dxa"/>
          </w:tcPr>
          <w:p w14:paraId="5922430B" w14:textId="77777777" w:rsidR="001B2A26" w:rsidRPr="002B78B6" w:rsidRDefault="001B2A26" w:rsidP="00166AF3">
            <w:pPr>
              <w:pStyle w:val="TableBody"/>
              <w:rPr>
                <w:b/>
              </w:rPr>
            </w:pPr>
            <w:r w:rsidRPr="002B78B6">
              <w:rPr>
                <w:b/>
              </w:rPr>
              <w:t>OK</w:t>
            </w:r>
          </w:p>
        </w:tc>
        <w:tc>
          <w:tcPr>
            <w:tcW w:w="3827" w:type="dxa"/>
          </w:tcPr>
          <w:p w14:paraId="1272F1BD" w14:textId="77777777" w:rsidR="001B2A26" w:rsidRPr="002B78B6" w:rsidRDefault="001B2A26" w:rsidP="00166AF3">
            <w:pPr>
              <w:pStyle w:val="TableBody"/>
            </w:pPr>
          </w:p>
        </w:tc>
      </w:tr>
      <w:tr w:rsidR="001B2A26" w:rsidRPr="004B121B" w14:paraId="7A580120" w14:textId="77777777" w:rsidTr="00166AF3">
        <w:tc>
          <w:tcPr>
            <w:tcW w:w="5418" w:type="dxa"/>
          </w:tcPr>
          <w:p w14:paraId="3A762FF1" w14:textId="77777777" w:rsidR="001B2A26" w:rsidRPr="002B78B6" w:rsidRDefault="001B2A26" w:rsidP="00166AF3">
            <w:pPr>
              <w:pStyle w:val="TableBody"/>
              <w:rPr>
                <w:b/>
              </w:rPr>
            </w:pPr>
          </w:p>
        </w:tc>
        <w:tc>
          <w:tcPr>
            <w:tcW w:w="3827" w:type="dxa"/>
          </w:tcPr>
          <w:p w14:paraId="631A1301" w14:textId="77777777" w:rsidR="001B2A26" w:rsidRPr="002B78B6" w:rsidRDefault="001B2A26" w:rsidP="00166AF3">
            <w:pPr>
              <w:pStyle w:val="TableBody"/>
            </w:pPr>
          </w:p>
        </w:tc>
      </w:tr>
      <w:tr w:rsidR="001B2A26" w:rsidRPr="004B121B" w14:paraId="5B85C5C6" w14:textId="77777777" w:rsidTr="00166AF3">
        <w:tc>
          <w:tcPr>
            <w:tcW w:w="5418" w:type="dxa"/>
          </w:tcPr>
          <w:p w14:paraId="1D301AD1" w14:textId="77777777" w:rsidR="001B2A26" w:rsidRPr="002B78B6" w:rsidRDefault="001B2A26" w:rsidP="00166AF3">
            <w:pPr>
              <w:pStyle w:val="TableBody"/>
              <w:rPr>
                <w:b/>
              </w:rPr>
            </w:pPr>
            <w:r w:rsidRPr="002B78B6">
              <w:rPr>
                <w:b/>
              </w:rPr>
              <w:t>AT+KTCPCNX=1</w:t>
            </w:r>
          </w:p>
        </w:tc>
        <w:tc>
          <w:tcPr>
            <w:tcW w:w="3827" w:type="dxa"/>
          </w:tcPr>
          <w:p w14:paraId="598196DF" w14:textId="77777777" w:rsidR="001B2A26" w:rsidRPr="002B78B6" w:rsidRDefault="001B2A26" w:rsidP="00166AF3">
            <w:pPr>
              <w:pStyle w:val="TableBody"/>
            </w:pPr>
            <w:r w:rsidRPr="002B78B6">
              <w:t>Connect to TCP server</w:t>
            </w:r>
          </w:p>
        </w:tc>
      </w:tr>
      <w:tr w:rsidR="001B2A26" w:rsidRPr="004B121B" w14:paraId="725291C3" w14:textId="77777777" w:rsidTr="00166AF3">
        <w:tc>
          <w:tcPr>
            <w:tcW w:w="5418" w:type="dxa"/>
          </w:tcPr>
          <w:p w14:paraId="360111D3" w14:textId="77777777" w:rsidR="001B2A26" w:rsidRPr="002B78B6" w:rsidRDefault="001B2A26" w:rsidP="00166AF3">
            <w:pPr>
              <w:pStyle w:val="TableBody"/>
              <w:rPr>
                <w:b/>
              </w:rPr>
            </w:pPr>
            <w:r w:rsidRPr="002B78B6">
              <w:rPr>
                <w:b/>
              </w:rPr>
              <w:t>OK</w:t>
            </w:r>
          </w:p>
        </w:tc>
        <w:tc>
          <w:tcPr>
            <w:tcW w:w="3827" w:type="dxa"/>
          </w:tcPr>
          <w:p w14:paraId="62159DC6" w14:textId="77777777" w:rsidR="001B2A26" w:rsidRPr="002B78B6" w:rsidRDefault="001B2A26" w:rsidP="00166AF3">
            <w:pPr>
              <w:pStyle w:val="TableBody"/>
            </w:pPr>
          </w:p>
        </w:tc>
      </w:tr>
      <w:tr w:rsidR="001B2A26" w:rsidRPr="004B121B" w14:paraId="7DA5354C" w14:textId="77777777" w:rsidTr="00166AF3">
        <w:tc>
          <w:tcPr>
            <w:tcW w:w="5418" w:type="dxa"/>
          </w:tcPr>
          <w:p w14:paraId="64AEE810" w14:textId="77777777" w:rsidR="001B2A26" w:rsidRPr="002B78B6" w:rsidRDefault="001B2A26" w:rsidP="00166AF3">
            <w:pPr>
              <w:pStyle w:val="TableBody"/>
              <w:rPr>
                <w:b/>
              </w:rPr>
            </w:pPr>
            <w:r w:rsidRPr="002B78B6">
              <w:rPr>
                <w:b/>
              </w:rPr>
              <w:t>+KTCP_DATA: 1,10,0123456789</w:t>
            </w:r>
          </w:p>
        </w:tc>
        <w:tc>
          <w:tcPr>
            <w:tcW w:w="3827" w:type="dxa"/>
          </w:tcPr>
          <w:p w14:paraId="2509A254" w14:textId="77777777" w:rsidR="001B2A26" w:rsidRPr="002B78B6" w:rsidRDefault="001B2A26" w:rsidP="00166AF3">
            <w:pPr>
              <w:pStyle w:val="TableBody"/>
            </w:pPr>
            <w:r w:rsidRPr="002B78B6">
              <w:t>10 bytes have arrived. The data are presented in the URC directly</w:t>
            </w:r>
          </w:p>
        </w:tc>
      </w:tr>
      <w:tr w:rsidR="001B2A26" w:rsidRPr="004B121B" w14:paraId="5ABE9E45" w14:textId="77777777" w:rsidTr="00166AF3">
        <w:tc>
          <w:tcPr>
            <w:tcW w:w="5418" w:type="dxa"/>
          </w:tcPr>
          <w:p w14:paraId="45FA9B12" w14:textId="77777777" w:rsidR="001B2A26" w:rsidRPr="002B78B6" w:rsidRDefault="001B2A26" w:rsidP="00166AF3">
            <w:pPr>
              <w:pStyle w:val="TableBody"/>
              <w:rPr>
                <w:b/>
              </w:rPr>
            </w:pPr>
          </w:p>
        </w:tc>
        <w:tc>
          <w:tcPr>
            <w:tcW w:w="3827" w:type="dxa"/>
          </w:tcPr>
          <w:p w14:paraId="3A1BE21F" w14:textId="77777777" w:rsidR="001B2A26" w:rsidRPr="002B78B6" w:rsidRDefault="001B2A26" w:rsidP="00166AF3">
            <w:pPr>
              <w:pStyle w:val="TableBody"/>
            </w:pPr>
          </w:p>
        </w:tc>
      </w:tr>
      <w:tr w:rsidR="001B2A26" w:rsidRPr="004B121B" w14:paraId="4F22CF62" w14:textId="77777777" w:rsidTr="00166AF3">
        <w:tc>
          <w:tcPr>
            <w:tcW w:w="5418" w:type="dxa"/>
          </w:tcPr>
          <w:p w14:paraId="5DCAA331" w14:textId="77777777" w:rsidR="001B2A26" w:rsidRPr="002B78B6" w:rsidRDefault="001B2A26" w:rsidP="00166AF3">
            <w:pPr>
              <w:pStyle w:val="TableBody"/>
              <w:rPr>
                <w:b/>
              </w:rPr>
            </w:pPr>
            <w:r w:rsidRPr="002B78B6">
              <w:rPr>
                <w:b/>
              </w:rPr>
              <w:t>AT+KUDPCFG=0,0,3000,1</w:t>
            </w:r>
          </w:p>
          <w:p w14:paraId="41E37EBE" w14:textId="77777777" w:rsidR="001B2A26" w:rsidRPr="002B78B6" w:rsidRDefault="001B2A26" w:rsidP="00166AF3">
            <w:pPr>
              <w:pStyle w:val="TableBody"/>
              <w:rPr>
                <w:b/>
              </w:rPr>
            </w:pPr>
            <w:r w:rsidRPr="002B78B6">
              <w:rPr>
                <w:b/>
              </w:rPr>
              <w:t>+KUDPCFG: 2</w:t>
            </w:r>
          </w:p>
        </w:tc>
        <w:tc>
          <w:tcPr>
            <w:tcW w:w="3827" w:type="dxa"/>
          </w:tcPr>
          <w:p w14:paraId="4F822719" w14:textId="77777777" w:rsidR="001B2A26" w:rsidRPr="002B78B6" w:rsidRDefault="001B2A26" w:rsidP="00166AF3">
            <w:pPr>
              <w:pStyle w:val="TableBody"/>
            </w:pPr>
            <w:r w:rsidRPr="002B78B6">
              <w:t>When &lt;data_mode&gt; = 1, data will be received by the URC “+KUDP_DATA</w:t>
            </w:r>
          </w:p>
        </w:tc>
      </w:tr>
      <w:tr w:rsidR="001B2A26" w:rsidRPr="004B121B" w14:paraId="422AEDD4" w14:textId="77777777" w:rsidTr="00166AF3">
        <w:tc>
          <w:tcPr>
            <w:tcW w:w="5418" w:type="dxa"/>
          </w:tcPr>
          <w:p w14:paraId="057AD2A0" w14:textId="77777777" w:rsidR="001B2A26" w:rsidRDefault="001B2A26" w:rsidP="00166AF3">
            <w:pPr>
              <w:pStyle w:val="TableBody"/>
              <w:rPr>
                <w:b/>
              </w:rPr>
            </w:pPr>
            <w:r w:rsidRPr="002B78B6">
              <w:rPr>
                <w:b/>
              </w:rPr>
              <w:t>OK</w:t>
            </w:r>
          </w:p>
          <w:p w14:paraId="53EEE671" w14:textId="77777777" w:rsidR="001B2A26" w:rsidRPr="002B78B6" w:rsidRDefault="001B2A26" w:rsidP="00166AF3">
            <w:pPr>
              <w:pStyle w:val="TableBody"/>
              <w:rPr>
                <w:b/>
              </w:rPr>
            </w:pPr>
          </w:p>
        </w:tc>
        <w:tc>
          <w:tcPr>
            <w:tcW w:w="3827" w:type="dxa"/>
          </w:tcPr>
          <w:p w14:paraId="0F0B5E3C" w14:textId="77777777" w:rsidR="001B2A26" w:rsidRPr="002B78B6" w:rsidRDefault="001B2A26" w:rsidP="00166AF3">
            <w:pPr>
              <w:pStyle w:val="TableBody"/>
            </w:pPr>
          </w:p>
        </w:tc>
      </w:tr>
      <w:tr w:rsidR="001B2A26" w:rsidRPr="004B121B" w14:paraId="309E6D00" w14:textId="77777777" w:rsidTr="00166AF3">
        <w:tc>
          <w:tcPr>
            <w:tcW w:w="5418" w:type="dxa"/>
          </w:tcPr>
          <w:p w14:paraId="03F2A32E" w14:textId="77777777" w:rsidR="001B2A26" w:rsidRPr="002B78B6" w:rsidRDefault="001B2A26" w:rsidP="00166AF3">
            <w:pPr>
              <w:pStyle w:val="TableBody"/>
              <w:rPr>
                <w:b/>
              </w:rPr>
            </w:pPr>
            <w:r w:rsidRPr="002B78B6">
              <w:rPr>
                <w:b/>
              </w:rPr>
              <w:t>+KUDP_DATA: 2,8,"202.170.131.76",2001,01234567</w:t>
            </w:r>
          </w:p>
        </w:tc>
        <w:tc>
          <w:tcPr>
            <w:tcW w:w="3827" w:type="dxa"/>
          </w:tcPr>
          <w:p w14:paraId="0E6AC1ED" w14:textId="77777777" w:rsidR="001B2A26" w:rsidRPr="002B78B6" w:rsidRDefault="001B2A26" w:rsidP="00166AF3">
            <w:pPr>
              <w:pStyle w:val="TableBody"/>
            </w:pPr>
            <w:r w:rsidRPr="002B78B6">
              <w:t>8 bytes have arrived. The data are presented in the URC directly</w:t>
            </w:r>
          </w:p>
        </w:tc>
      </w:tr>
    </w:tbl>
    <w:p w14:paraId="48C872EA" w14:textId="77777777" w:rsidR="001B2A26" w:rsidRPr="00671C8B" w:rsidRDefault="001B2A26" w:rsidP="0059466D">
      <w:pPr>
        <w:pStyle w:val="Heading4"/>
        <w:numPr>
          <w:ilvl w:val="3"/>
          <w:numId w:val="11"/>
        </w:numPr>
        <w:ind w:left="1440" w:hanging="1440"/>
      </w:pPr>
      <w:bookmarkStart w:id="24333" w:name="_Toc489462280"/>
      <w:r>
        <w:t>KTCP_DATA and KUDP_DATA with Data Auto Retrieval</w:t>
      </w:r>
      <w:r w:rsidRPr="00671C8B">
        <w:t xml:space="preserve"> </w:t>
      </w:r>
      <w:r>
        <w:t xml:space="preserve">– </w:t>
      </w:r>
      <w:r w:rsidRPr="00671C8B">
        <w:t xml:space="preserve">Server </w:t>
      </w:r>
      <w:r>
        <w:t>M</w:t>
      </w:r>
      <w:r w:rsidRPr="00671C8B">
        <w:t>ode</w:t>
      </w:r>
      <w:bookmarkEnd w:id="24333"/>
    </w:p>
    <w:tbl>
      <w:tblPr>
        <w:tblStyle w:val="TableGrid"/>
        <w:tblW w:w="0" w:type="auto"/>
        <w:tblBorders>
          <w:insideH w:val="none" w:sz="0" w:space="0" w:color="auto"/>
        </w:tblBorders>
        <w:tblLook w:val="04A0" w:firstRow="1" w:lastRow="0" w:firstColumn="1" w:lastColumn="0" w:noHBand="0" w:noVBand="1"/>
      </w:tblPr>
      <w:tblGrid>
        <w:gridCol w:w="5307"/>
        <w:gridCol w:w="3712"/>
      </w:tblGrid>
      <w:tr w:rsidR="001B2A26" w:rsidRPr="004B121B" w14:paraId="60CC6CF4" w14:textId="77777777" w:rsidTr="00166AF3">
        <w:trPr>
          <w:trHeight w:val="70"/>
        </w:trPr>
        <w:tc>
          <w:tcPr>
            <w:tcW w:w="5418" w:type="dxa"/>
          </w:tcPr>
          <w:p w14:paraId="4CED53A6" w14:textId="77777777" w:rsidR="001B2A26" w:rsidRPr="002B78B6" w:rsidRDefault="001B2A26" w:rsidP="00166AF3">
            <w:pPr>
              <w:pStyle w:val="TableBody"/>
              <w:rPr>
                <w:b/>
                <w:szCs w:val="18"/>
              </w:rPr>
            </w:pPr>
            <w:r w:rsidRPr="002B78B6">
              <w:rPr>
                <w:b/>
                <w:szCs w:val="18"/>
              </w:rPr>
              <w:t>AT+KTCPCFG=1,1,,13,1</w:t>
            </w:r>
          </w:p>
          <w:p w14:paraId="47AEDC93" w14:textId="77777777" w:rsidR="001B2A26" w:rsidRPr="002B78B6" w:rsidRDefault="001B2A26" w:rsidP="00166AF3">
            <w:pPr>
              <w:pStyle w:val="TableBody"/>
              <w:rPr>
                <w:b/>
                <w:szCs w:val="18"/>
              </w:rPr>
            </w:pPr>
            <w:r w:rsidRPr="002B78B6">
              <w:rPr>
                <w:b/>
                <w:szCs w:val="18"/>
              </w:rPr>
              <w:t>+KTCPCFG: 1</w:t>
            </w:r>
          </w:p>
          <w:p w14:paraId="1A50C201" w14:textId="77777777" w:rsidR="001B2A26" w:rsidRPr="002B78B6" w:rsidRDefault="001B2A26" w:rsidP="00166AF3">
            <w:pPr>
              <w:pStyle w:val="TableBody"/>
              <w:rPr>
                <w:b/>
                <w:szCs w:val="18"/>
              </w:rPr>
            </w:pPr>
            <w:r w:rsidRPr="002B78B6">
              <w:rPr>
                <w:b/>
                <w:szCs w:val="18"/>
              </w:rPr>
              <w:t>OK</w:t>
            </w:r>
          </w:p>
        </w:tc>
        <w:tc>
          <w:tcPr>
            <w:tcW w:w="3827" w:type="dxa"/>
          </w:tcPr>
          <w:p w14:paraId="272F6899" w14:textId="77777777" w:rsidR="001B2A26" w:rsidRPr="002B78B6" w:rsidRDefault="001B2A26" w:rsidP="00166AF3">
            <w:pPr>
              <w:tabs>
                <w:tab w:val="left" w:pos="2694"/>
              </w:tabs>
              <w:rPr>
                <w:szCs w:val="18"/>
                <w:lang w:eastAsia="zh-CN"/>
              </w:rPr>
            </w:pPr>
            <w:r w:rsidRPr="002B78B6">
              <w:rPr>
                <w:rFonts w:ascii="Arial" w:hAnsi="Arial" w:cs="Arial"/>
                <w:sz w:val="18"/>
                <w:szCs w:val="18"/>
                <w:lang w:eastAsia="zh-CN"/>
              </w:rPr>
              <w:t>When &lt;data_mode&gt; = 1, all child connections will display data in URC mode.  Data will be received by the URC “+KTCP_DATA:”</w:t>
            </w:r>
          </w:p>
        </w:tc>
      </w:tr>
      <w:tr w:rsidR="001B2A26" w:rsidRPr="004B121B" w14:paraId="631C4B6F" w14:textId="77777777" w:rsidTr="00166AF3">
        <w:tc>
          <w:tcPr>
            <w:tcW w:w="5418" w:type="dxa"/>
          </w:tcPr>
          <w:p w14:paraId="1D7CAF66" w14:textId="77777777" w:rsidR="001B2A26" w:rsidRPr="002B78B6" w:rsidRDefault="001B2A26" w:rsidP="00166AF3">
            <w:pPr>
              <w:pStyle w:val="TableBody"/>
              <w:rPr>
                <w:b/>
                <w:szCs w:val="18"/>
              </w:rPr>
            </w:pPr>
          </w:p>
        </w:tc>
        <w:tc>
          <w:tcPr>
            <w:tcW w:w="3827" w:type="dxa"/>
          </w:tcPr>
          <w:p w14:paraId="53619EF7" w14:textId="77777777" w:rsidR="001B2A26" w:rsidRPr="002B78B6" w:rsidRDefault="001B2A26" w:rsidP="00166AF3">
            <w:pPr>
              <w:pStyle w:val="TableBody"/>
              <w:rPr>
                <w:szCs w:val="18"/>
              </w:rPr>
            </w:pPr>
          </w:p>
        </w:tc>
      </w:tr>
      <w:tr w:rsidR="001B2A26" w:rsidRPr="004B121B" w14:paraId="3E2782BE" w14:textId="77777777" w:rsidTr="00166AF3">
        <w:tc>
          <w:tcPr>
            <w:tcW w:w="5418" w:type="dxa"/>
          </w:tcPr>
          <w:p w14:paraId="4F86DC22" w14:textId="77777777" w:rsidR="001B2A26" w:rsidRPr="002B78B6" w:rsidRDefault="001B2A26" w:rsidP="00166AF3">
            <w:pPr>
              <w:pStyle w:val="TableBody"/>
              <w:rPr>
                <w:b/>
                <w:szCs w:val="18"/>
              </w:rPr>
            </w:pPr>
            <w:r w:rsidRPr="002B78B6">
              <w:rPr>
                <w:b/>
                <w:szCs w:val="18"/>
              </w:rPr>
              <w:t>AT+KTCPCNX=1</w:t>
            </w:r>
          </w:p>
        </w:tc>
        <w:tc>
          <w:tcPr>
            <w:tcW w:w="3827" w:type="dxa"/>
          </w:tcPr>
          <w:p w14:paraId="03B7D308" w14:textId="77777777" w:rsidR="001B2A26" w:rsidRPr="002B78B6" w:rsidRDefault="001B2A26" w:rsidP="00166AF3">
            <w:pPr>
              <w:pStyle w:val="TableBody"/>
              <w:rPr>
                <w:szCs w:val="18"/>
              </w:rPr>
            </w:pPr>
            <w:r w:rsidRPr="002B78B6">
              <w:rPr>
                <w:szCs w:val="18"/>
              </w:rPr>
              <w:t>Open the listen port</w:t>
            </w:r>
          </w:p>
        </w:tc>
      </w:tr>
      <w:tr w:rsidR="001B2A26" w:rsidRPr="004B121B" w14:paraId="2889B34F" w14:textId="77777777" w:rsidTr="00166AF3">
        <w:tc>
          <w:tcPr>
            <w:tcW w:w="5418" w:type="dxa"/>
          </w:tcPr>
          <w:p w14:paraId="0CCF8CA4" w14:textId="77777777" w:rsidR="001B2A26" w:rsidRPr="002B78B6" w:rsidRDefault="001B2A26" w:rsidP="00166AF3">
            <w:pPr>
              <w:pStyle w:val="TableBody"/>
              <w:rPr>
                <w:b/>
                <w:szCs w:val="18"/>
              </w:rPr>
            </w:pPr>
            <w:r w:rsidRPr="002B78B6">
              <w:rPr>
                <w:b/>
                <w:szCs w:val="18"/>
              </w:rPr>
              <w:t>OK</w:t>
            </w:r>
          </w:p>
          <w:p w14:paraId="11532C59" w14:textId="77777777" w:rsidR="001B2A26" w:rsidRPr="002B78B6" w:rsidRDefault="001B2A26" w:rsidP="00166AF3">
            <w:pPr>
              <w:pStyle w:val="TableBody"/>
              <w:rPr>
                <w:b/>
                <w:szCs w:val="18"/>
              </w:rPr>
            </w:pPr>
          </w:p>
        </w:tc>
        <w:tc>
          <w:tcPr>
            <w:tcW w:w="3827" w:type="dxa"/>
          </w:tcPr>
          <w:p w14:paraId="3ED911B9" w14:textId="77777777" w:rsidR="001B2A26" w:rsidRPr="002B78B6" w:rsidRDefault="001B2A26" w:rsidP="00166AF3">
            <w:pPr>
              <w:pStyle w:val="TableBody"/>
              <w:rPr>
                <w:szCs w:val="18"/>
              </w:rPr>
            </w:pPr>
          </w:p>
        </w:tc>
      </w:tr>
      <w:tr w:rsidR="001B2A26" w:rsidRPr="004B121B" w14:paraId="681E195D" w14:textId="77777777" w:rsidTr="00166AF3">
        <w:tc>
          <w:tcPr>
            <w:tcW w:w="5418" w:type="dxa"/>
          </w:tcPr>
          <w:p w14:paraId="45B0B404" w14:textId="77777777" w:rsidR="001B2A26" w:rsidRPr="002B78B6" w:rsidRDefault="001B2A26" w:rsidP="00166AF3">
            <w:pPr>
              <w:pStyle w:val="TableBody"/>
              <w:rPr>
                <w:b/>
                <w:szCs w:val="18"/>
              </w:rPr>
            </w:pPr>
            <w:r w:rsidRPr="002B78B6">
              <w:rPr>
                <w:b/>
                <w:szCs w:val="18"/>
              </w:rPr>
              <w:t>AT+KCGPADDR</w:t>
            </w:r>
          </w:p>
        </w:tc>
        <w:tc>
          <w:tcPr>
            <w:tcW w:w="3827" w:type="dxa"/>
          </w:tcPr>
          <w:p w14:paraId="26F6E0E3" w14:textId="77777777" w:rsidR="001B2A26" w:rsidRPr="002B78B6" w:rsidRDefault="001B2A26" w:rsidP="00166AF3">
            <w:pPr>
              <w:pStyle w:val="TableBody"/>
              <w:rPr>
                <w:szCs w:val="18"/>
              </w:rPr>
            </w:pPr>
          </w:p>
        </w:tc>
      </w:tr>
      <w:tr w:rsidR="001B2A26" w:rsidRPr="004B121B" w14:paraId="27C4EF29" w14:textId="77777777" w:rsidTr="00166AF3">
        <w:tc>
          <w:tcPr>
            <w:tcW w:w="5418" w:type="dxa"/>
          </w:tcPr>
          <w:p w14:paraId="65BFE7C3" w14:textId="77777777" w:rsidR="001B2A26" w:rsidRPr="002B78B6" w:rsidRDefault="001B2A26" w:rsidP="00166AF3">
            <w:pPr>
              <w:pStyle w:val="TableBody"/>
              <w:rPr>
                <w:b/>
                <w:szCs w:val="18"/>
              </w:rPr>
            </w:pPr>
            <w:r w:rsidRPr="002B78B6">
              <w:rPr>
                <w:b/>
                <w:szCs w:val="18"/>
              </w:rPr>
              <w:t>+KCGPADDR: 1,</w:t>
            </w:r>
            <w:r w:rsidRPr="002B78B6">
              <w:rPr>
                <w:b/>
              </w:rPr>
              <w:t>"</w:t>
            </w:r>
            <w:r w:rsidRPr="002B78B6">
              <w:rPr>
                <w:b/>
                <w:szCs w:val="18"/>
              </w:rPr>
              <w:t>10.35.125.89</w:t>
            </w:r>
            <w:r w:rsidRPr="002B78B6">
              <w:rPr>
                <w:b/>
              </w:rPr>
              <w:t>"</w:t>
            </w:r>
          </w:p>
        </w:tc>
        <w:tc>
          <w:tcPr>
            <w:tcW w:w="3827" w:type="dxa"/>
          </w:tcPr>
          <w:p w14:paraId="0E2B2206" w14:textId="77777777" w:rsidR="001B2A26" w:rsidRPr="002B78B6" w:rsidRDefault="001B2A26" w:rsidP="00166AF3">
            <w:pPr>
              <w:pStyle w:val="TableBody"/>
              <w:rPr>
                <w:szCs w:val="18"/>
              </w:rPr>
            </w:pPr>
          </w:p>
        </w:tc>
      </w:tr>
      <w:tr w:rsidR="001B2A26" w:rsidRPr="004B121B" w14:paraId="517558B7" w14:textId="77777777" w:rsidTr="00166AF3">
        <w:tc>
          <w:tcPr>
            <w:tcW w:w="5418" w:type="dxa"/>
          </w:tcPr>
          <w:p w14:paraId="4917CD76" w14:textId="77777777" w:rsidR="001B2A26" w:rsidRDefault="001B2A26" w:rsidP="00166AF3">
            <w:pPr>
              <w:pStyle w:val="TableBody"/>
              <w:rPr>
                <w:b/>
                <w:szCs w:val="18"/>
              </w:rPr>
            </w:pPr>
            <w:r w:rsidRPr="002B78B6">
              <w:rPr>
                <w:b/>
                <w:szCs w:val="18"/>
              </w:rPr>
              <w:t>OK</w:t>
            </w:r>
          </w:p>
          <w:p w14:paraId="31321257" w14:textId="77777777" w:rsidR="001B2A26" w:rsidRPr="002B78B6" w:rsidRDefault="001B2A26" w:rsidP="00166AF3">
            <w:pPr>
              <w:pStyle w:val="TableBody"/>
              <w:rPr>
                <w:b/>
                <w:szCs w:val="18"/>
              </w:rPr>
            </w:pPr>
          </w:p>
        </w:tc>
        <w:tc>
          <w:tcPr>
            <w:tcW w:w="3827" w:type="dxa"/>
          </w:tcPr>
          <w:p w14:paraId="68F671B7" w14:textId="77777777" w:rsidR="001B2A26" w:rsidRPr="002B78B6" w:rsidRDefault="001B2A26" w:rsidP="00166AF3">
            <w:pPr>
              <w:pStyle w:val="TableBody"/>
              <w:rPr>
                <w:szCs w:val="18"/>
              </w:rPr>
            </w:pPr>
          </w:p>
        </w:tc>
      </w:tr>
      <w:tr w:rsidR="001B2A26" w:rsidRPr="004B121B" w14:paraId="089C7ACE" w14:textId="77777777" w:rsidTr="00166AF3">
        <w:tc>
          <w:tcPr>
            <w:tcW w:w="5418" w:type="dxa"/>
          </w:tcPr>
          <w:p w14:paraId="1DD93927" w14:textId="77777777" w:rsidR="001B2A26" w:rsidRPr="002B78B6" w:rsidRDefault="001B2A26" w:rsidP="00166AF3">
            <w:pPr>
              <w:pStyle w:val="TableBody"/>
              <w:rPr>
                <w:b/>
                <w:szCs w:val="18"/>
              </w:rPr>
            </w:pPr>
            <w:r w:rsidRPr="002B78B6">
              <w:rPr>
                <w:b/>
                <w:szCs w:val="18"/>
              </w:rPr>
              <w:t>+KTCP_SRVREQ: 1,2</w:t>
            </w:r>
          </w:p>
        </w:tc>
        <w:tc>
          <w:tcPr>
            <w:tcW w:w="3827" w:type="dxa"/>
          </w:tcPr>
          <w:p w14:paraId="31724A63" w14:textId="77777777" w:rsidR="001B2A26" w:rsidRPr="002B78B6" w:rsidRDefault="001B2A26" w:rsidP="00166AF3">
            <w:pPr>
              <w:pStyle w:val="TableBody"/>
              <w:rPr>
                <w:szCs w:val="18"/>
              </w:rPr>
            </w:pPr>
          </w:p>
        </w:tc>
      </w:tr>
      <w:tr w:rsidR="001B2A26" w:rsidRPr="004B121B" w14:paraId="336AD686" w14:textId="77777777" w:rsidTr="00166AF3">
        <w:tc>
          <w:tcPr>
            <w:tcW w:w="5418" w:type="dxa"/>
          </w:tcPr>
          <w:p w14:paraId="761FE535" w14:textId="77777777" w:rsidR="001B2A26" w:rsidRPr="002B78B6" w:rsidRDefault="001B2A26" w:rsidP="00166AF3">
            <w:pPr>
              <w:pStyle w:val="TableBody"/>
              <w:rPr>
                <w:b/>
                <w:szCs w:val="18"/>
              </w:rPr>
            </w:pPr>
            <w:r w:rsidRPr="002B78B6">
              <w:rPr>
                <w:b/>
                <w:szCs w:val="18"/>
              </w:rPr>
              <w:t>+KTCP_SRVREQ: 1,3</w:t>
            </w:r>
          </w:p>
        </w:tc>
        <w:tc>
          <w:tcPr>
            <w:tcW w:w="3827" w:type="dxa"/>
          </w:tcPr>
          <w:p w14:paraId="40A9212F" w14:textId="77777777" w:rsidR="001B2A26" w:rsidRPr="002B78B6" w:rsidRDefault="001B2A26" w:rsidP="00166AF3">
            <w:pPr>
              <w:pStyle w:val="TableBody"/>
              <w:rPr>
                <w:szCs w:val="18"/>
              </w:rPr>
            </w:pPr>
          </w:p>
        </w:tc>
      </w:tr>
      <w:tr w:rsidR="001B2A26" w:rsidRPr="004B121B" w14:paraId="0E50D65A" w14:textId="77777777" w:rsidTr="00166AF3">
        <w:tc>
          <w:tcPr>
            <w:tcW w:w="5418" w:type="dxa"/>
          </w:tcPr>
          <w:p w14:paraId="24B4B357" w14:textId="77777777" w:rsidR="001B2A26" w:rsidRPr="002B78B6" w:rsidRDefault="001B2A26" w:rsidP="00166AF3">
            <w:pPr>
              <w:pStyle w:val="TableBody"/>
              <w:rPr>
                <w:b/>
                <w:szCs w:val="18"/>
              </w:rPr>
            </w:pPr>
            <w:r w:rsidRPr="002B78B6">
              <w:rPr>
                <w:b/>
                <w:szCs w:val="18"/>
              </w:rPr>
              <w:t>+KTCP_DATA: 2,10,0123456789</w:t>
            </w:r>
          </w:p>
        </w:tc>
        <w:tc>
          <w:tcPr>
            <w:tcW w:w="3827" w:type="dxa"/>
          </w:tcPr>
          <w:p w14:paraId="4350D038" w14:textId="77777777" w:rsidR="001B2A26" w:rsidRPr="002B78B6" w:rsidRDefault="001B2A26" w:rsidP="00166AF3">
            <w:pPr>
              <w:pStyle w:val="TableBody"/>
              <w:rPr>
                <w:szCs w:val="18"/>
              </w:rPr>
            </w:pPr>
            <w:r w:rsidRPr="002B78B6">
              <w:rPr>
                <w:szCs w:val="18"/>
              </w:rPr>
              <w:t>10 bytes  have arrived in session 2</w:t>
            </w:r>
          </w:p>
        </w:tc>
      </w:tr>
      <w:tr w:rsidR="001B2A26" w:rsidRPr="004B121B" w14:paraId="5C14B730" w14:textId="77777777" w:rsidTr="00166AF3">
        <w:tc>
          <w:tcPr>
            <w:tcW w:w="5418" w:type="dxa"/>
          </w:tcPr>
          <w:p w14:paraId="4E3C04A6" w14:textId="77777777" w:rsidR="001B2A26" w:rsidRPr="002B78B6" w:rsidRDefault="001B2A26" w:rsidP="00166AF3">
            <w:pPr>
              <w:pStyle w:val="TableBody"/>
              <w:rPr>
                <w:b/>
                <w:szCs w:val="18"/>
              </w:rPr>
            </w:pPr>
            <w:r w:rsidRPr="002B78B6">
              <w:rPr>
                <w:b/>
                <w:szCs w:val="18"/>
              </w:rPr>
              <w:t>+KTCP_DATA: 3,8,01234567</w:t>
            </w:r>
          </w:p>
        </w:tc>
        <w:tc>
          <w:tcPr>
            <w:tcW w:w="3827" w:type="dxa"/>
          </w:tcPr>
          <w:p w14:paraId="6F8B38DB" w14:textId="77777777" w:rsidR="001B2A26" w:rsidRPr="002B78B6" w:rsidRDefault="001B2A26" w:rsidP="00166AF3">
            <w:pPr>
              <w:pStyle w:val="TableBody"/>
              <w:rPr>
                <w:szCs w:val="18"/>
              </w:rPr>
            </w:pPr>
            <w:r w:rsidRPr="002B78B6">
              <w:rPr>
                <w:szCs w:val="18"/>
              </w:rPr>
              <w:t>8 bytes have arrived in session 3</w:t>
            </w:r>
          </w:p>
          <w:p w14:paraId="4B11209F" w14:textId="77777777" w:rsidR="001B2A26" w:rsidRPr="002B78B6" w:rsidRDefault="001B2A26" w:rsidP="00166AF3">
            <w:pPr>
              <w:pStyle w:val="TableBody"/>
              <w:rPr>
                <w:szCs w:val="18"/>
              </w:rPr>
            </w:pPr>
            <w:r w:rsidRPr="002B78B6">
              <w:rPr>
                <w:szCs w:val="18"/>
              </w:rPr>
              <w:t>Data are presented in the URC directly</w:t>
            </w:r>
          </w:p>
          <w:p w14:paraId="6B1D3F5D" w14:textId="77777777" w:rsidR="001B2A26" w:rsidRPr="002B78B6" w:rsidRDefault="001B2A26" w:rsidP="00166AF3">
            <w:pPr>
              <w:pStyle w:val="TableBody"/>
              <w:rPr>
                <w:szCs w:val="18"/>
              </w:rPr>
            </w:pPr>
          </w:p>
        </w:tc>
      </w:tr>
      <w:tr w:rsidR="001B2A26" w:rsidRPr="004B121B" w14:paraId="20581EF1" w14:textId="77777777" w:rsidTr="00166AF3">
        <w:tc>
          <w:tcPr>
            <w:tcW w:w="5418" w:type="dxa"/>
          </w:tcPr>
          <w:p w14:paraId="21C49590" w14:textId="77777777" w:rsidR="001B2A26" w:rsidRPr="002B78B6" w:rsidRDefault="001B2A26" w:rsidP="00166AF3">
            <w:pPr>
              <w:pStyle w:val="TableBody"/>
              <w:rPr>
                <w:b/>
                <w:szCs w:val="18"/>
              </w:rPr>
            </w:pPr>
            <w:r w:rsidRPr="002B78B6">
              <w:rPr>
                <w:b/>
                <w:szCs w:val="18"/>
              </w:rPr>
              <w:t>AT+KUDPCFG=1,1,3000,1</w:t>
            </w:r>
          </w:p>
          <w:p w14:paraId="0DAA8916" w14:textId="77777777" w:rsidR="001B2A26" w:rsidRPr="002B78B6" w:rsidRDefault="001B2A26" w:rsidP="00166AF3">
            <w:pPr>
              <w:pStyle w:val="TableBody"/>
              <w:rPr>
                <w:b/>
                <w:szCs w:val="18"/>
              </w:rPr>
            </w:pPr>
            <w:r w:rsidRPr="002B78B6">
              <w:rPr>
                <w:b/>
                <w:szCs w:val="18"/>
              </w:rPr>
              <w:t>+KUDPCFG: 4</w:t>
            </w:r>
          </w:p>
          <w:p w14:paraId="6259C750" w14:textId="77777777" w:rsidR="001B2A26" w:rsidRPr="002B78B6" w:rsidRDefault="001B2A26" w:rsidP="00166AF3">
            <w:pPr>
              <w:pStyle w:val="TableBody"/>
              <w:rPr>
                <w:b/>
                <w:szCs w:val="18"/>
              </w:rPr>
            </w:pPr>
            <w:r w:rsidRPr="002B78B6">
              <w:rPr>
                <w:b/>
                <w:szCs w:val="18"/>
              </w:rPr>
              <w:t>OK</w:t>
            </w:r>
          </w:p>
        </w:tc>
        <w:tc>
          <w:tcPr>
            <w:tcW w:w="3827" w:type="dxa"/>
          </w:tcPr>
          <w:p w14:paraId="29403C5A" w14:textId="77777777" w:rsidR="001B2A26" w:rsidRPr="002B78B6" w:rsidRDefault="001B2A26" w:rsidP="00166AF3">
            <w:pPr>
              <w:pStyle w:val="TableBody"/>
              <w:rPr>
                <w:szCs w:val="18"/>
              </w:rPr>
            </w:pPr>
            <w:r w:rsidRPr="002B78B6">
              <w:rPr>
                <w:szCs w:val="18"/>
              </w:rPr>
              <w:t>Open a UDP socket in server mode. Data will be received by the URC “+KUDP_DATA:”</w:t>
            </w:r>
          </w:p>
        </w:tc>
      </w:tr>
      <w:tr w:rsidR="001B2A26" w:rsidRPr="004B121B" w14:paraId="177CE69F" w14:textId="77777777" w:rsidTr="00166AF3">
        <w:tc>
          <w:tcPr>
            <w:tcW w:w="5418" w:type="dxa"/>
          </w:tcPr>
          <w:p w14:paraId="6FA7B9A5" w14:textId="77777777" w:rsidR="001B2A26" w:rsidRPr="002B78B6" w:rsidRDefault="001B2A26" w:rsidP="00166AF3">
            <w:pPr>
              <w:pStyle w:val="TableBody"/>
              <w:rPr>
                <w:b/>
                <w:szCs w:val="18"/>
              </w:rPr>
            </w:pPr>
            <w:r w:rsidRPr="002B78B6">
              <w:rPr>
                <w:b/>
                <w:szCs w:val="18"/>
              </w:rPr>
              <w:t>+KUDP_DATA: 4,8,"202.170.131.76",2001,01234567</w:t>
            </w:r>
          </w:p>
        </w:tc>
        <w:tc>
          <w:tcPr>
            <w:tcW w:w="3827" w:type="dxa"/>
          </w:tcPr>
          <w:p w14:paraId="1089F4B1" w14:textId="77777777" w:rsidR="001B2A26" w:rsidRPr="002B78B6" w:rsidRDefault="001B2A26" w:rsidP="00166AF3">
            <w:pPr>
              <w:pStyle w:val="TableBody"/>
              <w:rPr>
                <w:szCs w:val="18"/>
              </w:rPr>
            </w:pPr>
            <w:r w:rsidRPr="002B78B6">
              <w:rPr>
                <w:szCs w:val="18"/>
              </w:rPr>
              <w:t>8 bytes have arrived. Data are presented in the URC directly</w:t>
            </w:r>
          </w:p>
        </w:tc>
      </w:tr>
    </w:tbl>
    <w:p w14:paraId="43C2352E" w14:textId="77777777" w:rsidR="001B2A26" w:rsidRPr="00671C8B" w:rsidRDefault="001B2A26" w:rsidP="0059466D">
      <w:pPr>
        <w:pStyle w:val="Heading2"/>
        <w:numPr>
          <w:ilvl w:val="1"/>
          <w:numId w:val="11"/>
        </w:numPr>
        <w:ind w:left="1080" w:hanging="1080"/>
      </w:pPr>
      <w:bookmarkStart w:id="24334" w:name="_Toc345081618"/>
      <w:bookmarkStart w:id="24335" w:name="_Toc368586287"/>
      <w:bookmarkStart w:id="24336" w:name="_Toc349753346"/>
      <w:bookmarkStart w:id="24337" w:name="_Toc349754250"/>
      <w:bookmarkStart w:id="24338" w:name="_Ref399237011"/>
      <w:bookmarkStart w:id="24339" w:name="_Ref399237012"/>
      <w:bookmarkStart w:id="24340" w:name="_Ref405991935"/>
      <w:bookmarkStart w:id="24341" w:name="_Ref405991936"/>
      <w:bookmarkStart w:id="24342" w:name="_Ref418597799"/>
      <w:bookmarkStart w:id="24343" w:name="_Ref418597802"/>
      <w:bookmarkStart w:id="24344" w:name="_Toc448912539"/>
      <w:bookmarkStart w:id="24345" w:name="_Ref449012769"/>
      <w:bookmarkStart w:id="24346" w:name="_Ref449012770"/>
      <w:bookmarkStart w:id="24347" w:name="_Ref449013076"/>
      <w:bookmarkStart w:id="24348" w:name="_Ref449013080"/>
      <w:bookmarkStart w:id="24349" w:name="_Ref450925358"/>
      <w:bookmarkStart w:id="24350" w:name="_Ref451179867"/>
      <w:bookmarkStart w:id="24351" w:name="_Ref451179868"/>
      <w:bookmarkStart w:id="24352" w:name="_Toc486251864"/>
      <w:bookmarkStart w:id="24353" w:name="_Toc489462281"/>
      <w:bookmarkEnd w:id="24314"/>
      <w:bookmarkEnd w:id="24315"/>
      <w:bookmarkEnd w:id="24316"/>
      <w:bookmarkEnd w:id="24317"/>
      <w:commentRangeStart w:id="24354"/>
      <w:r w:rsidRPr="00671C8B">
        <w:t xml:space="preserve">Switch Data/Command Mode DTR +++ ATO Behavior </w:t>
      </w:r>
      <w:bookmarkEnd w:id="24334"/>
      <w:r w:rsidRPr="00671C8B">
        <w:t>Table</w:t>
      </w:r>
      <w:bookmarkEnd w:id="24335"/>
      <w:bookmarkEnd w:id="24336"/>
      <w:bookmarkEnd w:id="24337"/>
      <w:bookmarkEnd w:id="24338"/>
      <w:bookmarkEnd w:id="24339"/>
      <w:bookmarkEnd w:id="24340"/>
      <w:bookmarkEnd w:id="24341"/>
      <w:bookmarkEnd w:id="24342"/>
      <w:bookmarkEnd w:id="24343"/>
      <w:bookmarkEnd w:id="24344"/>
      <w:bookmarkEnd w:id="24345"/>
      <w:bookmarkEnd w:id="24346"/>
      <w:bookmarkEnd w:id="24347"/>
      <w:bookmarkEnd w:id="24348"/>
      <w:bookmarkEnd w:id="24349"/>
      <w:commentRangeEnd w:id="24354"/>
      <w:r>
        <w:rPr>
          <w:rStyle w:val="CommentReference"/>
          <w:rFonts w:ascii="Verdana" w:eastAsia="Times New Roman" w:hAnsi="Verdana" w:cs="Times New Roman"/>
          <w:b w:val="0"/>
          <w:lang w:eastAsia="en-US"/>
        </w:rPr>
        <w:commentReference w:id="24354"/>
      </w:r>
      <w:bookmarkEnd w:id="24350"/>
      <w:bookmarkEnd w:id="24351"/>
      <w:bookmarkEnd w:id="24352"/>
      <w:bookmarkEnd w:id="24353"/>
    </w:p>
    <w:p w14:paraId="0C7F0B18" w14:textId="77777777" w:rsidR="001B2A26" w:rsidRDefault="001B2A26" w:rsidP="001B2A26">
      <w:pPr>
        <w:keepNext/>
      </w:pPr>
      <w:r>
        <w:t>When the module is in data mode and the connection encounters an error, NO CARRIER terminal response is shown and the module is switched back to command mode.</w:t>
      </w:r>
    </w:p>
    <w:p w14:paraId="00D941FC" w14:textId="57B0C887" w:rsidR="001B2A26" w:rsidRDefault="001B2A26" w:rsidP="001B2A26">
      <w:pPr>
        <w:keepNext/>
      </w:pPr>
      <w:r w:rsidRPr="00671C8B">
        <w:t xml:space="preserve">The </w:t>
      </w:r>
      <w:r>
        <w:t xml:space="preserve">following </w:t>
      </w:r>
      <w:r w:rsidRPr="00671C8B">
        <w:t>table shows the behavior when trying to switch mode</w:t>
      </w:r>
      <w:r>
        <w:t xml:space="preserve"> (when connection is running properly)</w:t>
      </w:r>
      <w:r w:rsidRPr="00671C8B">
        <w:t>:</w:t>
      </w:r>
    </w:p>
    <w:p w14:paraId="3409D742" w14:textId="77777777" w:rsidR="0003332B" w:rsidRPr="00671C8B" w:rsidRDefault="0003332B" w:rsidP="001B2A26">
      <w:pPr>
        <w:keepNext/>
      </w:pPr>
    </w:p>
    <w:p w14:paraId="29C4FEBF" w14:textId="77777777" w:rsidR="001B2A26" w:rsidRPr="00671C8B" w:rsidRDefault="001B2A26" w:rsidP="001B2A26">
      <w:pPr>
        <w:keepNext/>
        <w:ind w:left="1124" w:hanging="1124"/>
      </w:pPr>
      <w:r w:rsidRPr="00671C8B">
        <w:t>Case 1:</w:t>
      </w:r>
      <w:r w:rsidRPr="00671C8B">
        <w:tab/>
        <w:t>"+++" is used to switch from data mode to command mode, and the service is suspended.</w:t>
      </w:r>
    </w:p>
    <w:p w14:paraId="056DA096" w14:textId="77777777" w:rsidR="001B2A26" w:rsidRPr="00671C8B" w:rsidRDefault="001B2A26" w:rsidP="001B2A26">
      <w:pPr>
        <w:ind w:left="1124" w:hanging="1124"/>
      </w:pPr>
      <w:r w:rsidRPr="00671C8B">
        <w:t>Case 2:</w:t>
      </w:r>
      <w:r w:rsidRPr="00671C8B">
        <w:tab/>
      </w:r>
      <w:r>
        <w:t>I</w:t>
      </w:r>
      <w:r w:rsidRPr="00671C8B">
        <w:t>f AT&amp;D1 is set, "DTR drop" is used to switch from data mode to command mode, but the service is suspended.</w:t>
      </w:r>
    </w:p>
    <w:p w14:paraId="59B64623" w14:textId="77777777" w:rsidR="001B2A26" w:rsidRPr="00671C8B" w:rsidRDefault="001B2A26" w:rsidP="001B2A26">
      <w:pPr>
        <w:ind w:left="1124" w:hanging="1124"/>
      </w:pPr>
      <w:r w:rsidRPr="00671C8B">
        <w:t>Case 3:</w:t>
      </w:r>
      <w:r w:rsidRPr="00671C8B">
        <w:tab/>
      </w:r>
      <w:r>
        <w:t>I</w:t>
      </w:r>
      <w:r w:rsidRPr="00671C8B">
        <w:t>f AT&amp;D2 is set, "DTR drop" is used to switch from data mode to command mode, and the service is stopped.</w:t>
      </w:r>
    </w:p>
    <w:p w14:paraId="40AD9248" w14:textId="77777777" w:rsidR="001B2A26" w:rsidRPr="00671C8B" w:rsidRDefault="001B2A26" w:rsidP="001B2A26">
      <w:r w:rsidRPr="00671C8B">
        <w:t>Case 4:</w:t>
      </w:r>
      <w:r w:rsidRPr="00671C8B">
        <w:tab/>
      </w:r>
      <w:r>
        <w:t>I</w:t>
      </w:r>
      <w:r w:rsidRPr="00671C8B">
        <w:t>f AT&amp;D0 is set, "DTR drop" has no any impact on the mode switch.</w:t>
      </w:r>
    </w:p>
    <w:p w14:paraId="5DD1A2FB" w14:textId="2C7BF69B" w:rsidR="001B2A26" w:rsidRDefault="001B2A26" w:rsidP="001B2A26">
      <w:r w:rsidRPr="00671C8B">
        <w:t>Case 5:</w:t>
      </w:r>
      <w:r w:rsidRPr="00671C8B">
        <w:tab/>
        <w:t>ATO[n] is used to switch from command mode to data mode.</w:t>
      </w:r>
    </w:p>
    <w:p w14:paraId="2AB05DC5" w14:textId="77777777" w:rsidR="0003332B" w:rsidRPr="00671C8B" w:rsidRDefault="0003332B" w:rsidP="001B2A26"/>
    <w:tbl>
      <w:tblPr>
        <w:tblStyle w:val="TableSWI"/>
        <w:tblW w:w="9288" w:type="dxa"/>
        <w:tblLayout w:type="fixed"/>
        <w:tblLook w:val="04A0" w:firstRow="1" w:lastRow="0" w:firstColumn="1" w:lastColumn="0" w:noHBand="0" w:noVBand="1"/>
      </w:tblPr>
      <w:tblGrid>
        <w:gridCol w:w="2898"/>
        <w:gridCol w:w="1597"/>
        <w:gridCol w:w="1598"/>
        <w:gridCol w:w="1665"/>
        <w:gridCol w:w="1530"/>
      </w:tblGrid>
      <w:tr w:rsidR="001B2A26" w:rsidRPr="00671C8B" w14:paraId="7C5C50C3" w14:textId="77777777" w:rsidTr="00166AF3">
        <w:trPr>
          <w:cnfStyle w:val="100000000000" w:firstRow="1" w:lastRow="0" w:firstColumn="0" w:lastColumn="0" w:oddVBand="0" w:evenVBand="0" w:oddHBand="0" w:evenHBand="0" w:firstRowFirstColumn="0" w:firstRowLastColumn="0" w:lastRowFirstColumn="0" w:lastRowLastColumn="0"/>
          <w:trHeight w:val="428"/>
        </w:trPr>
        <w:tc>
          <w:tcPr>
            <w:tcW w:w="2898" w:type="dxa"/>
          </w:tcPr>
          <w:p w14:paraId="4E665452" w14:textId="77777777" w:rsidR="001B2A26" w:rsidRPr="00671C8B" w:rsidRDefault="001B2A26" w:rsidP="00166AF3">
            <w:pPr>
              <w:pStyle w:val="TableColumnHead"/>
              <w:spacing w:before="144" w:after="144"/>
              <w:rPr>
                <w:bCs w:val="0"/>
              </w:rPr>
            </w:pPr>
            <w:r w:rsidRPr="00671C8B">
              <w:t xml:space="preserve"> </w:t>
            </w:r>
          </w:p>
        </w:tc>
        <w:tc>
          <w:tcPr>
            <w:tcW w:w="1597" w:type="dxa"/>
          </w:tcPr>
          <w:p w14:paraId="46BD9F29" w14:textId="77777777" w:rsidR="001B2A26" w:rsidRPr="00671C8B" w:rsidRDefault="001B2A26" w:rsidP="00166AF3">
            <w:pPr>
              <w:pStyle w:val="TableColumnHead"/>
              <w:spacing w:before="144" w:after="144"/>
              <w:rPr>
                <w:bCs w:val="0"/>
              </w:rPr>
            </w:pPr>
            <w:r w:rsidRPr="00671C8B">
              <w:t>Case1/Case5</w:t>
            </w:r>
          </w:p>
          <w:p w14:paraId="738FCBC5" w14:textId="77777777" w:rsidR="001B2A26" w:rsidRPr="00671C8B" w:rsidRDefault="001B2A26" w:rsidP="00166AF3">
            <w:pPr>
              <w:pStyle w:val="TableColumnHead"/>
              <w:spacing w:before="144" w:after="144"/>
              <w:rPr>
                <w:bCs w:val="0"/>
              </w:rPr>
            </w:pPr>
            <w:r w:rsidRPr="00671C8B">
              <w:t>+++/ATO[n]</w:t>
            </w:r>
          </w:p>
        </w:tc>
        <w:tc>
          <w:tcPr>
            <w:tcW w:w="1598" w:type="dxa"/>
          </w:tcPr>
          <w:p w14:paraId="6E8949A3" w14:textId="77777777" w:rsidR="001B2A26" w:rsidRPr="00671C8B" w:rsidRDefault="001B2A26" w:rsidP="00166AF3">
            <w:pPr>
              <w:pStyle w:val="TableColumnHead"/>
              <w:spacing w:before="144" w:after="144"/>
              <w:rPr>
                <w:bCs w:val="0"/>
              </w:rPr>
            </w:pPr>
            <w:r w:rsidRPr="00671C8B">
              <w:t>Case2/Case5</w:t>
            </w:r>
          </w:p>
          <w:p w14:paraId="23DAE2D6" w14:textId="77777777" w:rsidR="001B2A26" w:rsidRPr="00671C8B" w:rsidRDefault="001B2A26" w:rsidP="00166AF3">
            <w:pPr>
              <w:pStyle w:val="TableColumnHead"/>
              <w:spacing w:before="144" w:after="144"/>
              <w:rPr>
                <w:bCs w:val="0"/>
              </w:rPr>
            </w:pPr>
            <w:r w:rsidRPr="00671C8B">
              <w:t>DTR1/ATO[n]</w:t>
            </w:r>
          </w:p>
        </w:tc>
        <w:tc>
          <w:tcPr>
            <w:tcW w:w="1665" w:type="dxa"/>
          </w:tcPr>
          <w:p w14:paraId="1F3CDF85" w14:textId="77777777" w:rsidR="001B2A26" w:rsidRPr="00671C8B" w:rsidRDefault="001B2A26" w:rsidP="00166AF3">
            <w:pPr>
              <w:pStyle w:val="TableColumnHead"/>
              <w:spacing w:before="144" w:after="144"/>
              <w:rPr>
                <w:bCs w:val="0"/>
              </w:rPr>
            </w:pPr>
            <w:r w:rsidRPr="00671C8B">
              <w:t>Case3/Case5</w:t>
            </w:r>
          </w:p>
          <w:p w14:paraId="7D57B87F" w14:textId="77777777" w:rsidR="001B2A26" w:rsidRPr="00671C8B" w:rsidRDefault="001B2A26" w:rsidP="00166AF3">
            <w:pPr>
              <w:pStyle w:val="TableColumnHead"/>
              <w:spacing w:before="144" w:after="144"/>
              <w:rPr>
                <w:bCs w:val="0"/>
              </w:rPr>
            </w:pPr>
            <w:r w:rsidRPr="00671C8B">
              <w:t>DTR2/ATO[n]</w:t>
            </w:r>
          </w:p>
        </w:tc>
        <w:tc>
          <w:tcPr>
            <w:tcW w:w="1530" w:type="dxa"/>
          </w:tcPr>
          <w:p w14:paraId="294DCF68" w14:textId="77777777" w:rsidR="001B2A26" w:rsidRPr="00671C8B" w:rsidRDefault="001B2A26" w:rsidP="00166AF3">
            <w:pPr>
              <w:pStyle w:val="TableColumnHead"/>
              <w:spacing w:before="144" w:after="144"/>
              <w:rPr>
                <w:bCs w:val="0"/>
              </w:rPr>
            </w:pPr>
            <w:r w:rsidRPr="00671C8B">
              <w:t>Case4/Case5</w:t>
            </w:r>
          </w:p>
          <w:p w14:paraId="291A9895" w14:textId="77777777" w:rsidR="001B2A26" w:rsidRPr="00671C8B" w:rsidRDefault="001B2A26" w:rsidP="00166AF3">
            <w:pPr>
              <w:pStyle w:val="TableColumnHead"/>
              <w:spacing w:before="144" w:after="144"/>
              <w:rPr>
                <w:bCs w:val="0"/>
              </w:rPr>
            </w:pPr>
            <w:r w:rsidRPr="00671C8B">
              <w:t>DTR0</w:t>
            </w:r>
          </w:p>
        </w:tc>
      </w:tr>
      <w:tr w:rsidR="001B2A26" w:rsidRPr="00671C8B" w14:paraId="1E28337A" w14:textId="77777777" w:rsidTr="00166AF3">
        <w:trPr>
          <w:trHeight w:val="795"/>
        </w:trPr>
        <w:tc>
          <w:tcPr>
            <w:tcW w:w="2898" w:type="dxa"/>
          </w:tcPr>
          <w:p w14:paraId="7C93315D" w14:textId="77777777" w:rsidR="001B2A26" w:rsidRPr="00671C8B" w:rsidRDefault="001B2A26" w:rsidP="00166AF3">
            <w:pPr>
              <w:pStyle w:val="TableBody"/>
            </w:pPr>
            <w:r w:rsidRPr="00671C8B">
              <w:t>TCP/UDP:</w:t>
            </w:r>
          </w:p>
          <w:p w14:paraId="35D9A59C" w14:textId="77777777" w:rsidR="001B2A26" w:rsidRPr="00671C8B" w:rsidRDefault="001B2A26" w:rsidP="00166AF3">
            <w:pPr>
              <w:pStyle w:val="TableBody"/>
            </w:pPr>
            <w:r w:rsidRPr="00671C8B">
              <w:t>+KTCPSND: Send data</w:t>
            </w:r>
          </w:p>
          <w:p w14:paraId="79B33001" w14:textId="77777777" w:rsidR="001B2A26" w:rsidRPr="00671C8B" w:rsidRDefault="001B2A26" w:rsidP="00166AF3">
            <w:pPr>
              <w:pStyle w:val="TableBody"/>
            </w:pPr>
            <w:r w:rsidRPr="00671C8B">
              <w:t>+KTCPRCV: Receive data</w:t>
            </w:r>
          </w:p>
          <w:p w14:paraId="6A458A80" w14:textId="77777777" w:rsidR="001B2A26" w:rsidRPr="00671C8B" w:rsidRDefault="001B2A26" w:rsidP="00166AF3">
            <w:pPr>
              <w:pStyle w:val="TableBody"/>
            </w:pPr>
            <w:r w:rsidRPr="00671C8B">
              <w:t>+KUDPSND: Send data</w:t>
            </w:r>
          </w:p>
          <w:p w14:paraId="08DF3F53" w14:textId="77777777" w:rsidR="001B2A26" w:rsidRPr="00671C8B" w:rsidRDefault="001B2A26" w:rsidP="00166AF3">
            <w:pPr>
              <w:pStyle w:val="TableBody"/>
            </w:pPr>
            <w:r w:rsidRPr="00671C8B">
              <w:t>+KUDPRCV: Receive data</w:t>
            </w:r>
          </w:p>
          <w:p w14:paraId="778CF910" w14:textId="77777777" w:rsidR="001B2A26" w:rsidRPr="00671C8B" w:rsidRDefault="001B2A26" w:rsidP="00166AF3">
            <w:pPr>
              <w:pStyle w:val="TableBody"/>
            </w:pPr>
            <w:r w:rsidRPr="00671C8B">
              <w:t>+KTCPSTART: Direct data flow</w:t>
            </w:r>
          </w:p>
        </w:tc>
        <w:tc>
          <w:tcPr>
            <w:tcW w:w="1597" w:type="dxa"/>
          </w:tcPr>
          <w:p w14:paraId="763BD791" w14:textId="77777777" w:rsidR="001B2A26" w:rsidRPr="00671C8B" w:rsidRDefault="001B2A26" w:rsidP="00166AF3">
            <w:pPr>
              <w:pStyle w:val="TableBody"/>
            </w:pPr>
            <w:r w:rsidRPr="00671C8B">
              <w:t>OK/CONNECT</w:t>
            </w:r>
          </w:p>
        </w:tc>
        <w:tc>
          <w:tcPr>
            <w:tcW w:w="1598" w:type="dxa"/>
          </w:tcPr>
          <w:p w14:paraId="70C9C025" w14:textId="77777777" w:rsidR="001B2A26" w:rsidRPr="00671C8B" w:rsidRDefault="001B2A26" w:rsidP="00166AF3">
            <w:pPr>
              <w:pStyle w:val="TableBody"/>
            </w:pPr>
            <w:r w:rsidRPr="00671C8B">
              <w:t>OK/CONNECT</w:t>
            </w:r>
          </w:p>
        </w:tc>
        <w:tc>
          <w:tcPr>
            <w:tcW w:w="1665" w:type="dxa"/>
          </w:tcPr>
          <w:p w14:paraId="06DD4FFE" w14:textId="77777777" w:rsidR="001B2A26" w:rsidRPr="00671C8B" w:rsidRDefault="001B2A26" w:rsidP="00166AF3">
            <w:pPr>
              <w:pStyle w:val="TableBody"/>
            </w:pPr>
            <w:r w:rsidRPr="00671C8B">
              <w:t>NO CARRIER/NO CARRIER</w:t>
            </w:r>
          </w:p>
          <w:p w14:paraId="7352832F" w14:textId="77777777" w:rsidR="001B2A26" w:rsidRPr="00671C8B" w:rsidRDefault="001B2A26" w:rsidP="00166AF3">
            <w:pPr>
              <w:pStyle w:val="TableBody"/>
            </w:pPr>
            <w:r w:rsidRPr="00671C8B">
              <w:t>(disconnect)</w:t>
            </w:r>
          </w:p>
        </w:tc>
        <w:tc>
          <w:tcPr>
            <w:tcW w:w="1530" w:type="dxa"/>
          </w:tcPr>
          <w:p w14:paraId="3F7F9FF4" w14:textId="77777777" w:rsidR="001B2A26" w:rsidRPr="00671C8B" w:rsidRDefault="001B2A26" w:rsidP="00166AF3">
            <w:pPr>
              <w:pStyle w:val="TableBody"/>
            </w:pPr>
            <w:r w:rsidRPr="00671C8B">
              <w:t>NO IMPACT</w:t>
            </w:r>
          </w:p>
        </w:tc>
      </w:tr>
      <w:tr w:rsidR="001B2A26" w:rsidRPr="00671C8B" w14:paraId="199F3285" w14:textId="77777777" w:rsidTr="00166AF3">
        <w:trPr>
          <w:trHeight w:val="795"/>
        </w:trPr>
        <w:tc>
          <w:tcPr>
            <w:tcW w:w="2898" w:type="dxa"/>
          </w:tcPr>
          <w:p w14:paraId="074B8F03" w14:textId="77777777" w:rsidR="001B2A26" w:rsidRPr="00671C8B" w:rsidRDefault="001B2A26" w:rsidP="00166AF3">
            <w:pPr>
              <w:pStyle w:val="TableBody"/>
            </w:pPr>
            <w:r w:rsidRPr="00671C8B">
              <w:t>FTP:</w:t>
            </w:r>
          </w:p>
          <w:p w14:paraId="78BA28B3" w14:textId="77777777" w:rsidR="001B2A26" w:rsidRPr="00671C8B" w:rsidRDefault="001B2A26" w:rsidP="00166AF3">
            <w:pPr>
              <w:pStyle w:val="TableBody"/>
            </w:pPr>
            <w:r w:rsidRPr="00671C8B">
              <w:t>+KFTPRCV: Download FTP files</w:t>
            </w:r>
          </w:p>
          <w:p w14:paraId="18B8473A" w14:textId="77777777" w:rsidR="001B2A26" w:rsidRPr="00671C8B" w:rsidRDefault="001B2A26" w:rsidP="00166AF3">
            <w:pPr>
              <w:pStyle w:val="TableBody"/>
            </w:pPr>
            <w:r w:rsidRPr="00671C8B">
              <w:t>+KFTPSND: Upload FTP files</w:t>
            </w:r>
          </w:p>
        </w:tc>
        <w:tc>
          <w:tcPr>
            <w:tcW w:w="1597" w:type="dxa"/>
          </w:tcPr>
          <w:p w14:paraId="70913AA2" w14:textId="77777777" w:rsidR="001B2A26" w:rsidRPr="00671C8B" w:rsidRDefault="001B2A26" w:rsidP="00166AF3">
            <w:pPr>
              <w:pStyle w:val="TableBody"/>
            </w:pPr>
            <w:r w:rsidRPr="00671C8B">
              <w:t>OK/NO CARRIER</w:t>
            </w:r>
          </w:p>
          <w:p w14:paraId="0E834C65" w14:textId="77777777" w:rsidR="001B2A26" w:rsidRPr="00671C8B" w:rsidRDefault="001B2A26" w:rsidP="00166AF3">
            <w:pPr>
              <w:pStyle w:val="TableBody"/>
            </w:pPr>
            <w:r w:rsidRPr="00671C8B">
              <w:t>(disconnect)</w:t>
            </w:r>
          </w:p>
        </w:tc>
        <w:tc>
          <w:tcPr>
            <w:tcW w:w="1598" w:type="dxa"/>
          </w:tcPr>
          <w:p w14:paraId="5E1675C3" w14:textId="77777777" w:rsidR="001B2A26" w:rsidRPr="00671C8B" w:rsidRDefault="001B2A26" w:rsidP="00166AF3">
            <w:pPr>
              <w:pStyle w:val="TableBody"/>
            </w:pPr>
            <w:r w:rsidRPr="00671C8B">
              <w:t>OK/NO CARRIER</w:t>
            </w:r>
          </w:p>
          <w:p w14:paraId="1EB0A716" w14:textId="77777777" w:rsidR="001B2A26" w:rsidRPr="00671C8B" w:rsidRDefault="001B2A26" w:rsidP="00166AF3">
            <w:pPr>
              <w:pStyle w:val="TableBody"/>
            </w:pPr>
            <w:r w:rsidRPr="00671C8B">
              <w:t>(disconnect)</w:t>
            </w:r>
          </w:p>
        </w:tc>
        <w:tc>
          <w:tcPr>
            <w:tcW w:w="1665" w:type="dxa"/>
          </w:tcPr>
          <w:p w14:paraId="7A06CA62" w14:textId="77777777" w:rsidR="001B2A26" w:rsidRPr="00671C8B" w:rsidRDefault="001B2A26" w:rsidP="00166AF3">
            <w:pPr>
              <w:pStyle w:val="TableBody"/>
            </w:pPr>
            <w:r w:rsidRPr="00671C8B">
              <w:t>NO CARRIER/NO CARRIER</w:t>
            </w:r>
            <w:r>
              <w:t xml:space="preserve"> </w:t>
            </w:r>
            <w:r w:rsidRPr="00671C8B">
              <w:t>(disconnect)</w:t>
            </w:r>
          </w:p>
        </w:tc>
        <w:tc>
          <w:tcPr>
            <w:tcW w:w="1530" w:type="dxa"/>
          </w:tcPr>
          <w:p w14:paraId="718F182C" w14:textId="77777777" w:rsidR="001B2A26" w:rsidRPr="00671C8B" w:rsidRDefault="001B2A26" w:rsidP="00166AF3">
            <w:pPr>
              <w:pStyle w:val="TableBody"/>
            </w:pPr>
            <w:r w:rsidRPr="00671C8B">
              <w:t>NO IMPACT</w:t>
            </w:r>
          </w:p>
        </w:tc>
      </w:tr>
      <w:tr w:rsidR="001B2A26" w:rsidRPr="00671C8B" w14:paraId="4776A15E" w14:textId="77777777" w:rsidTr="00166AF3">
        <w:trPr>
          <w:trHeight w:val="795"/>
        </w:trPr>
        <w:tc>
          <w:tcPr>
            <w:tcW w:w="2898" w:type="dxa"/>
          </w:tcPr>
          <w:p w14:paraId="0B61C667" w14:textId="77777777" w:rsidR="001B2A26" w:rsidRPr="00671C8B" w:rsidRDefault="001B2A26" w:rsidP="00166AF3">
            <w:pPr>
              <w:pStyle w:val="TableBody"/>
            </w:pPr>
            <w:r w:rsidRPr="00671C8B">
              <w:t>HTTP:</w:t>
            </w:r>
          </w:p>
          <w:p w14:paraId="410505BB" w14:textId="77777777" w:rsidR="001B2A26" w:rsidRPr="00671C8B" w:rsidRDefault="001B2A26" w:rsidP="00166AF3">
            <w:pPr>
              <w:pStyle w:val="TableBody"/>
            </w:pPr>
            <w:r w:rsidRPr="00671C8B">
              <w:t>+KHTTPGET: Get information</w:t>
            </w:r>
          </w:p>
          <w:p w14:paraId="78B9A621" w14:textId="77777777" w:rsidR="001B2A26" w:rsidRPr="00671C8B" w:rsidRDefault="001B2A26" w:rsidP="00166AF3">
            <w:pPr>
              <w:pStyle w:val="TableBody"/>
            </w:pPr>
            <w:r w:rsidRPr="00671C8B">
              <w:t>+KHTTPHEAD: Get head of information</w:t>
            </w:r>
          </w:p>
          <w:p w14:paraId="05273FF8" w14:textId="77777777" w:rsidR="001B2A26" w:rsidRDefault="001B2A26" w:rsidP="00166AF3">
            <w:pPr>
              <w:pStyle w:val="TableBody"/>
            </w:pPr>
            <w:r w:rsidRPr="00671C8B">
              <w:t>+KHTTPPOST: Send data</w:t>
            </w:r>
          </w:p>
          <w:p w14:paraId="4DCDC9DC" w14:textId="77777777" w:rsidR="001B2A26" w:rsidRPr="00671C8B" w:rsidRDefault="001B2A26" w:rsidP="00166AF3">
            <w:pPr>
              <w:pStyle w:val="TableBody"/>
            </w:pPr>
            <w:r>
              <w:t>+KHTTPHEADER: Set the HTTP request header</w:t>
            </w:r>
          </w:p>
        </w:tc>
        <w:tc>
          <w:tcPr>
            <w:tcW w:w="1597" w:type="dxa"/>
          </w:tcPr>
          <w:p w14:paraId="6AC5E2AC" w14:textId="77777777" w:rsidR="001B2A26" w:rsidRPr="00671C8B" w:rsidRDefault="001B2A26" w:rsidP="00166AF3">
            <w:pPr>
              <w:pStyle w:val="TableBody"/>
            </w:pPr>
            <w:r w:rsidRPr="00671C8B">
              <w:t>OK/NO CARRIER</w:t>
            </w:r>
          </w:p>
          <w:p w14:paraId="4495D3F3" w14:textId="77777777" w:rsidR="001B2A26" w:rsidRPr="00671C8B" w:rsidRDefault="001B2A26" w:rsidP="00166AF3">
            <w:pPr>
              <w:pStyle w:val="TableBody"/>
            </w:pPr>
            <w:r w:rsidRPr="00671C8B">
              <w:t>(disconnect)</w:t>
            </w:r>
          </w:p>
        </w:tc>
        <w:tc>
          <w:tcPr>
            <w:tcW w:w="1598" w:type="dxa"/>
          </w:tcPr>
          <w:p w14:paraId="42F0E7AB" w14:textId="77777777" w:rsidR="001B2A26" w:rsidRPr="00671C8B" w:rsidRDefault="001B2A26" w:rsidP="00166AF3">
            <w:pPr>
              <w:pStyle w:val="TableBody"/>
            </w:pPr>
            <w:r w:rsidRPr="00671C8B">
              <w:t>OK/NO CARRIER</w:t>
            </w:r>
          </w:p>
          <w:p w14:paraId="2EF47585" w14:textId="77777777" w:rsidR="001B2A26" w:rsidRPr="00671C8B" w:rsidRDefault="001B2A26" w:rsidP="00166AF3">
            <w:pPr>
              <w:pStyle w:val="TableBody"/>
            </w:pPr>
            <w:r w:rsidRPr="00671C8B">
              <w:t>(disconnect)</w:t>
            </w:r>
          </w:p>
        </w:tc>
        <w:tc>
          <w:tcPr>
            <w:tcW w:w="1665" w:type="dxa"/>
          </w:tcPr>
          <w:p w14:paraId="734D4675" w14:textId="77777777" w:rsidR="001B2A26" w:rsidRPr="00671C8B" w:rsidRDefault="001B2A26" w:rsidP="00166AF3">
            <w:pPr>
              <w:pStyle w:val="TableBody"/>
            </w:pPr>
            <w:r w:rsidRPr="00671C8B">
              <w:t>NO CARRIER/NO CARRIER</w:t>
            </w:r>
            <w:r>
              <w:t xml:space="preserve"> </w:t>
            </w:r>
            <w:r w:rsidRPr="00671C8B">
              <w:t>(disconnect)</w:t>
            </w:r>
          </w:p>
        </w:tc>
        <w:tc>
          <w:tcPr>
            <w:tcW w:w="1530" w:type="dxa"/>
          </w:tcPr>
          <w:p w14:paraId="7694D9DB" w14:textId="77777777" w:rsidR="001B2A26" w:rsidRPr="00671C8B" w:rsidRDefault="001B2A26" w:rsidP="00166AF3">
            <w:pPr>
              <w:pStyle w:val="TableBody"/>
            </w:pPr>
            <w:r w:rsidRPr="00671C8B">
              <w:t>NO IMPACT</w:t>
            </w:r>
          </w:p>
        </w:tc>
      </w:tr>
      <w:tr w:rsidR="001B2A26" w:rsidRPr="00671C8B" w14:paraId="364087F6" w14:textId="77777777" w:rsidTr="00166AF3">
        <w:trPr>
          <w:trHeight w:val="386"/>
        </w:trPr>
        <w:tc>
          <w:tcPr>
            <w:tcW w:w="2898" w:type="dxa"/>
          </w:tcPr>
          <w:p w14:paraId="2D1961E6" w14:textId="77777777" w:rsidR="001B2A26" w:rsidRPr="00671C8B" w:rsidRDefault="001B2A26" w:rsidP="00166AF3">
            <w:pPr>
              <w:pStyle w:val="TableBody"/>
            </w:pPr>
            <w:r w:rsidRPr="00671C8B">
              <w:rPr>
                <w:rFonts w:hint="eastAsia"/>
                <w:lang w:eastAsia="zh-CN"/>
              </w:rPr>
              <w:t>HTTPS:</w:t>
            </w:r>
          </w:p>
          <w:p w14:paraId="41CD8AB9" w14:textId="77777777" w:rsidR="001B2A26" w:rsidRPr="00671C8B" w:rsidRDefault="001B2A26" w:rsidP="00166AF3">
            <w:pPr>
              <w:pStyle w:val="TableBody"/>
            </w:pPr>
            <w:r w:rsidRPr="00671C8B">
              <w:t>+KHTTP</w:t>
            </w:r>
            <w:r w:rsidRPr="00671C8B">
              <w:rPr>
                <w:rFonts w:hint="eastAsia"/>
                <w:lang w:eastAsia="zh-CN"/>
              </w:rPr>
              <w:t>S</w:t>
            </w:r>
            <w:r w:rsidRPr="00671C8B">
              <w:t>GET: Get information</w:t>
            </w:r>
          </w:p>
          <w:p w14:paraId="054FB0B4" w14:textId="77777777" w:rsidR="001B2A26" w:rsidRPr="00671C8B" w:rsidRDefault="001B2A26" w:rsidP="00166AF3">
            <w:pPr>
              <w:pStyle w:val="TableBody"/>
            </w:pPr>
            <w:r w:rsidRPr="00671C8B">
              <w:t>+KHTTP</w:t>
            </w:r>
            <w:r w:rsidRPr="00671C8B">
              <w:rPr>
                <w:rFonts w:hint="eastAsia"/>
                <w:lang w:eastAsia="zh-CN"/>
              </w:rPr>
              <w:t>S</w:t>
            </w:r>
            <w:r w:rsidRPr="00671C8B">
              <w:t>HEAD: Get head of information</w:t>
            </w:r>
          </w:p>
          <w:p w14:paraId="5D3AA688" w14:textId="77777777" w:rsidR="001B2A26" w:rsidRDefault="001B2A26" w:rsidP="00166AF3">
            <w:pPr>
              <w:pStyle w:val="TableBody"/>
            </w:pPr>
            <w:r w:rsidRPr="00671C8B">
              <w:t>+KHTTP</w:t>
            </w:r>
            <w:r w:rsidRPr="00671C8B">
              <w:rPr>
                <w:rFonts w:hint="eastAsia"/>
                <w:lang w:eastAsia="zh-CN"/>
              </w:rPr>
              <w:t>S</w:t>
            </w:r>
            <w:r w:rsidRPr="00671C8B">
              <w:t>POST: Send data</w:t>
            </w:r>
          </w:p>
          <w:p w14:paraId="2E1391A3" w14:textId="77777777" w:rsidR="001B2A26" w:rsidRPr="00671C8B" w:rsidRDefault="001B2A26" w:rsidP="00166AF3">
            <w:pPr>
              <w:pStyle w:val="TableBody"/>
              <w:rPr>
                <w:lang w:eastAsia="zh-CN"/>
              </w:rPr>
            </w:pPr>
            <w:r>
              <w:t>+KHTTPSHEADER: Set the HTTP request header</w:t>
            </w:r>
          </w:p>
        </w:tc>
        <w:tc>
          <w:tcPr>
            <w:tcW w:w="1597" w:type="dxa"/>
          </w:tcPr>
          <w:p w14:paraId="3FC6F913" w14:textId="77777777" w:rsidR="001B2A26" w:rsidRPr="00671C8B" w:rsidRDefault="001B2A26" w:rsidP="00166AF3">
            <w:pPr>
              <w:pStyle w:val="TableBody"/>
            </w:pPr>
            <w:r w:rsidRPr="00671C8B">
              <w:t>OK/NO CARRIER</w:t>
            </w:r>
          </w:p>
          <w:p w14:paraId="4F4E2618" w14:textId="77777777" w:rsidR="001B2A26" w:rsidRPr="00671C8B" w:rsidRDefault="001B2A26" w:rsidP="00166AF3">
            <w:pPr>
              <w:pStyle w:val="TableBody"/>
            </w:pPr>
            <w:r w:rsidRPr="00671C8B">
              <w:t>(disconnect)</w:t>
            </w:r>
          </w:p>
        </w:tc>
        <w:tc>
          <w:tcPr>
            <w:tcW w:w="1598" w:type="dxa"/>
          </w:tcPr>
          <w:p w14:paraId="0418388B" w14:textId="77777777" w:rsidR="001B2A26" w:rsidRPr="00671C8B" w:rsidRDefault="001B2A26" w:rsidP="00166AF3">
            <w:pPr>
              <w:pStyle w:val="TableBody"/>
            </w:pPr>
            <w:r w:rsidRPr="00671C8B">
              <w:t>OK/NO CARRIER</w:t>
            </w:r>
          </w:p>
          <w:p w14:paraId="303DED76" w14:textId="77777777" w:rsidR="001B2A26" w:rsidRPr="00671C8B" w:rsidRDefault="001B2A26" w:rsidP="00166AF3">
            <w:pPr>
              <w:pStyle w:val="TableBody"/>
            </w:pPr>
            <w:r w:rsidRPr="00671C8B">
              <w:t>(disconnect)</w:t>
            </w:r>
          </w:p>
        </w:tc>
        <w:tc>
          <w:tcPr>
            <w:tcW w:w="1665" w:type="dxa"/>
          </w:tcPr>
          <w:p w14:paraId="52CB8DD9" w14:textId="77777777" w:rsidR="001B2A26" w:rsidRPr="00671C8B" w:rsidRDefault="001B2A26" w:rsidP="00166AF3">
            <w:pPr>
              <w:pStyle w:val="TableBody"/>
            </w:pPr>
            <w:r w:rsidRPr="00671C8B">
              <w:t>NO CARRIER/NO CARRIER</w:t>
            </w:r>
            <w:r>
              <w:t xml:space="preserve"> </w:t>
            </w:r>
            <w:r w:rsidRPr="00671C8B">
              <w:t>(disconnect)</w:t>
            </w:r>
          </w:p>
        </w:tc>
        <w:tc>
          <w:tcPr>
            <w:tcW w:w="1530" w:type="dxa"/>
          </w:tcPr>
          <w:p w14:paraId="660DB0B2" w14:textId="77777777" w:rsidR="001B2A26" w:rsidRPr="00671C8B" w:rsidRDefault="001B2A26" w:rsidP="00166AF3">
            <w:pPr>
              <w:pStyle w:val="TableBody"/>
            </w:pPr>
            <w:r w:rsidRPr="00671C8B">
              <w:t>NO IMPACT</w:t>
            </w:r>
          </w:p>
        </w:tc>
      </w:tr>
      <w:tr w:rsidR="001B2A26" w:rsidRPr="00C41274" w14:paraId="0EE45B42" w14:textId="77777777" w:rsidTr="00166AF3">
        <w:trPr>
          <w:trHeight w:val="65"/>
        </w:trPr>
        <w:tc>
          <w:tcPr>
            <w:tcW w:w="2898" w:type="dxa"/>
          </w:tcPr>
          <w:p w14:paraId="64ACC666" w14:textId="77777777" w:rsidR="001B2A26" w:rsidRPr="00671C8B" w:rsidRDefault="001B2A26" w:rsidP="00166AF3">
            <w:pPr>
              <w:pStyle w:val="TableBody"/>
            </w:pPr>
            <w:r w:rsidRPr="00671C8B">
              <w:rPr>
                <w:rFonts w:hint="eastAsia"/>
                <w:lang w:eastAsia="zh-CN"/>
              </w:rPr>
              <w:t>SSL:</w:t>
            </w:r>
          </w:p>
          <w:p w14:paraId="534435AF" w14:textId="77777777" w:rsidR="001B2A26" w:rsidRPr="00671C8B" w:rsidRDefault="001B2A26" w:rsidP="00166AF3">
            <w:pPr>
              <w:pStyle w:val="TableBody"/>
              <w:rPr>
                <w:lang w:eastAsia="zh-CN"/>
              </w:rPr>
            </w:pPr>
            <w:r w:rsidRPr="00671C8B">
              <w:t>+</w:t>
            </w:r>
            <w:r w:rsidRPr="00671C8B">
              <w:rPr>
                <w:rFonts w:hint="eastAsia"/>
                <w:lang w:eastAsia="zh-CN"/>
              </w:rPr>
              <w:t>KCERTSTORE</w:t>
            </w:r>
            <w:r w:rsidRPr="00671C8B">
              <w:t xml:space="preserve">: </w:t>
            </w:r>
            <w:r w:rsidRPr="00671C8B">
              <w:rPr>
                <w:rFonts w:hint="eastAsia"/>
                <w:lang w:eastAsia="zh-CN"/>
              </w:rPr>
              <w:t>Store root CA</w:t>
            </w:r>
          </w:p>
          <w:p w14:paraId="7ACC535C" w14:textId="77777777" w:rsidR="001B2A26" w:rsidRPr="00671C8B" w:rsidRDefault="001B2A26" w:rsidP="00166AF3">
            <w:pPr>
              <w:pStyle w:val="TableBody"/>
              <w:rPr>
                <w:lang w:eastAsia="zh-CN"/>
              </w:rPr>
            </w:pPr>
            <w:r w:rsidRPr="00671C8B">
              <w:t>+K</w:t>
            </w:r>
            <w:r w:rsidRPr="00671C8B">
              <w:rPr>
                <w:rFonts w:hint="eastAsia"/>
                <w:lang w:eastAsia="zh-CN"/>
              </w:rPr>
              <w:t>PRIVKSTORE</w:t>
            </w:r>
            <w:r w:rsidRPr="00671C8B">
              <w:t xml:space="preserve">: </w:t>
            </w:r>
            <w:r w:rsidRPr="00671C8B">
              <w:rPr>
                <w:rFonts w:hint="eastAsia"/>
                <w:lang w:eastAsia="zh-CN"/>
              </w:rPr>
              <w:t>Store private key</w:t>
            </w:r>
          </w:p>
        </w:tc>
        <w:tc>
          <w:tcPr>
            <w:tcW w:w="1597" w:type="dxa"/>
          </w:tcPr>
          <w:p w14:paraId="0BA6F9FE" w14:textId="77777777" w:rsidR="001B2A26" w:rsidRPr="00671C8B" w:rsidRDefault="001B2A26" w:rsidP="00166AF3">
            <w:pPr>
              <w:pStyle w:val="TableBody"/>
            </w:pPr>
            <w:r w:rsidRPr="00671C8B">
              <w:t>OK/NO CARRIER</w:t>
            </w:r>
          </w:p>
          <w:p w14:paraId="1FD14BA2" w14:textId="77777777" w:rsidR="001B2A26" w:rsidRPr="00671C8B" w:rsidRDefault="001B2A26" w:rsidP="00166AF3">
            <w:pPr>
              <w:pStyle w:val="TableBody"/>
              <w:rPr>
                <w:lang w:eastAsia="zh-CN"/>
              </w:rPr>
            </w:pPr>
            <w:r w:rsidRPr="00671C8B">
              <w:t>(abort)</w:t>
            </w:r>
          </w:p>
        </w:tc>
        <w:tc>
          <w:tcPr>
            <w:tcW w:w="1598" w:type="dxa"/>
          </w:tcPr>
          <w:p w14:paraId="3B4F4ED5" w14:textId="77777777" w:rsidR="001B2A26" w:rsidRPr="00671C8B" w:rsidRDefault="001B2A26" w:rsidP="00166AF3">
            <w:pPr>
              <w:pStyle w:val="TableBody"/>
            </w:pPr>
            <w:r w:rsidRPr="00671C8B">
              <w:t>OK/NO CARRIER</w:t>
            </w:r>
          </w:p>
          <w:p w14:paraId="6C901812" w14:textId="77777777" w:rsidR="001B2A26" w:rsidRPr="00671C8B" w:rsidRDefault="001B2A26" w:rsidP="00166AF3">
            <w:pPr>
              <w:pStyle w:val="TableBody"/>
            </w:pPr>
            <w:r w:rsidRPr="00671C8B">
              <w:t>(abort)</w:t>
            </w:r>
          </w:p>
        </w:tc>
        <w:tc>
          <w:tcPr>
            <w:tcW w:w="1665" w:type="dxa"/>
          </w:tcPr>
          <w:p w14:paraId="6EF84A72" w14:textId="77777777" w:rsidR="001B2A26" w:rsidRPr="00671C8B" w:rsidRDefault="001B2A26" w:rsidP="00166AF3">
            <w:pPr>
              <w:pStyle w:val="TableBody"/>
            </w:pPr>
            <w:r w:rsidRPr="00671C8B">
              <w:t>NO CARRIER/NO CARRIER</w:t>
            </w:r>
            <w:r>
              <w:t xml:space="preserve"> </w:t>
            </w:r>
            <w:r w:rsidRPr="00671C8B">
              <w:t>(abort)</w:t>
            </w:r>
          </w:p>
        </w:tc>
        <w:tc>
          <w:tcPr>
            <w:tcW w:w="1530" w:type="dxa"/>
          </w:tcPr>
          <w:p w14:paraId="464CE46F" w14:textId="77777777" w:rsidR="001B2A26" w:rsidRPr="00C41274" w:rsidRDefault="001B2A26" w:rsidP="00166AF3">
            <w:pPr>
              <w:pStyle w:val="TableBody"/>
            </w:pPr>
            <w:r w:rsidRPr="00671C8B">
              <w:t>NO IMPACT</w:t>
            </w:r>
          </w:p>
        </w:tc>
      </w:tr>
    </w:tbl>
    <w:p w14:paraId="698D99CA" w14:textId="6A99A46D" w:rsidR="001B2A26" w:rsidRDefault="001B2A26" w:rsidP="001B2A26">
      <w:bookmarkStart w:id="24355" w:name="_Toc368563634"/>
      <w:bookmarkStart w:id="24356" w:name="_Toc368923398"/>
      <w:bookmarkStart w:id="24357" w:name="_Toc369096952"/>
      <w:bookmarkStart w:id="24358" w:name="_Toc369270818"/>
      <w:bookmarkStart w:id="24359" w:name="_Toc368563635"/>
      <w:bookmarkStart w:id="24360" w:name="_Toc368923399"/>
      <w:bookmarkStart w:id="24361" w:name="_Toc369096953"/>
      <w:bookmarkStart w:id="24362" w:name="_Toc369270819"/>
      <w:bookmarkStart w:id="24363" w:name="_Toc368563638"/>
      <w:bookmarkStart w:id="24364" w:name="_Toc368923402"/>
      <w:bookmarkStart w:id="24365" w:name="_Toc369096956"/>
      <w:bookmarkStart w:id="24366" w:name="_Toc369270822"/>
      <w:bookmarkStart w:id="24367" w:name="_Toc378089328"/>
      <w:bookmarkStart w:id="24368" w:name="_Toc378175294"/>
      <w:bookmarkStart w:id="24369" w:name="_Toc378178289"/>
      <w:bookmarkStart w:id="24370" w:name="_Toc378180934"/>
      <w:bookmarkStart w:id="24371" w:name="_Toc378183590"/>
      <w:bookmarkStart w:id="24372" w:name="_Toc380054850"/>
      <w:bookmarkStart w:id="24373" w:name="_Toc380057455"/>
      <w:bookmarkStart w:id="24374" w:name="_Toc380059939"/>
      <w:bookmarkStart w:id="24375" w:name="_Toc380062542"/>
      <w:bookmarkStart w:id="24376" w:name="_Toc380408053"/>
      <w:bookmarkStart w:id="24377" w:name="_Toc368563678"/>
      <w:bookmarkStart w:id="24378" w:name="_Toc368923442"/>
      <w:bookmarkStart w:id="24379" w:name="_Toc369096996"/>
      <w:bookmarkStart w:id="24380" w:name="_Toc369270862"/>
      <w:bookmarkStart w:id="24381" w:name="_Toc369684359"/>
      <w:bookmarkEnd w:id="24355"/>
      <w:bookmarkEnd w:id="24356"/>
      <w:bookmarkEnd w:id="24357"/>
      <w:bookmarkEnd w:id="24358"/>
      <w:bookmarkEnd w:id="24359"/>
      <w:bookmarkEnd w:id="24360"/>
      <w:bookmarkEnd w:id="24361"/>
      <w:bookmarkEnd w:id="24362"/>
      <w:bookmarkEnd w:id="24363"/>
      <w:bookmarkEnd w:id="24364"/>
      <w:bookmarkEnd w:id="24365"/>
      <w:bookmarkEnd w:id="24366"/>
      <w:bookmarkEnd w:id="24367"/>
      <w:bookmarkEnd w:id="24368"/>
      <w:bookmarkEnd w:id="24369"/>
      <w:bookmarkEnd w:id="24370"/>
      <w:bookmarkEnd w:id="24371"/>
      <w:bookmarkEnd w:id="24372"/>
      <w:bookmarkEnd w:id="24373"/>
      <w:bookmarkEnd w:id="24374"/>
      <w:bookmarkEnd w:id="24375"/>
      <w:bookmarkEnd w:id="24376"/>
      <w:bookmarkEnd w:id="24377"/>
      <w:bookmarkEnd w:id="24378"/>
      <w:bookmarkEnd w:id="24379"/>
      <w:bookmarkEnd w:id="24380"/>
      <w:bookmarkEnd w:id="24381"/>
    </w:p>
    <w:p w14:paraId="2345D69F" w14:textId="23C01C32" w:rsidR="000E68EC" w:rsidRDefault="000E68EC" w:rsidP="001B2A26">
      <w:commentRangeStart w:id="24382"/>
      <w:r>
        <w:t>Note the following:</w:t>
      </w:r>
    </w:p>
    <w:p w14:paraId="5F8AF8A7" w14:textId="1446EC65" w:rsidR="000E68EC" w:rsidRDefault="000E68EC" w:rsidP="000E68EC">
      <w:pPr>
        <w:pStyle w:val="Bulleted"/>
      </w:pPr>
      <w:r w:rsidRPr="00D56E3C">
        <w:t xml:space="preserve">When a data session </w:t>
      </w:r>
      <w:r>
        <w:t>is</w:t>
      </w:r>
      <w:r w:rsidRPr="00D56E3C">
        <w:t xml:space="preserve"> suspended, it can be resumed by ATO&lt;session_id&gt;.</w:t>
      </w:r>
    </w:p>
    <w:p w14:paraId="717217AD" w14:textId="2B2EA38D" w:rsidR="000E68EC" w:rsidRDefault="000E68EC" w:rsidP="000E68EC">
      <w:pPr>
        <w:pStyle w:val="Bulleted"/>
      </w:pPr>
      <w:r w:rsidRPr="00D56E3C">
        <w:t>For IP AT</w:t>
      </w:r>
      <w:r>
        <w:t xml:space="preserve"> commands that supports &lt;ndata&gt;:</w:t>
      </w:r>
    </w:p>
    <w:p w14:paraId="41032F19" w14:textId="77777777" w:rsidR="000E68EC" w:rsidRDefault="000E68EC" w:rsidP="000E68EC">
      <w:pPr>
        <w:pStyle w:val="Bulleted2"/>
      </w:pPr>
      <w:r w:rsidRPr="00D56E3C">
        <w:t>Data sessions completed with &lt;ndata&gt; are not suspended.</w:t>
      </w:r>
    </w:p>
    <w:p w14:paraId="3232B79C" w14:textId="0DB6EBC1" w:rsidR="000E68EC" w:rsidRDefault="000E68EC" w:rsidP="000E68EC">
      <w:pPr>
        <w:pStyle w:val="Bulleted2"/>
      </w:pPr>
      <w:r w:rsidRPr="00D56E3C">
        <w:t>Data sessions with</w:t>
      </w:r>
      <w:r>
        <w:t xml:space="preserve"> unspecified</w:t>
      </w:r>
      <w:r w:rsidRPr="00D56E3C">
        <w:t xml:space="preserve"> &lt;ndata&gt; (omitted in AT command) are suspended.</w:t>
      </w:r>
    </w:p>
    <w:p w14:paraId="5EBABA3B" w14:textId="1CC54CFF" w:rsidR="000E68EC" w:rsidRDefault="000E68EC" w:rsidP="000E68EC">
      <w:pPr>
        <w:pStyle w:val="Bulleted2"/>
      </w:pPr>
      <w:r w:rsidRPr="00D56E3C">
        <w:t xml:space="preserve">Data sessions with &lt;ndata&gt; </w:t>
      </w:r>
      <w:r>
        <w:t xml:space="preserve">but </w:t>
      </w:r>
      <w:r w:rsidRPr="00D56E3C">
        <w:t>incomplete (less than &lt;ndata&gt; are sent/received) are suspended.</w:t>
      </w:r>
    </w:p>
    <w:p w14:paraId="3C874C1D" w14:textId="0BFED1FE" w:rsidR="000E68EC" w:rsidRDefault="000E68EC" w:rsidP="000E68EC">
      <w:pPr>
        <w:pStyle w:val="Bulleted"/>
      </w:pPr>
      <w:r>
        <w:t>For IP AT commands that do</w:t>
      </w:r>
      <w:r w:rsidRPr="00D56E3C">
        <w:t xml:space="preserve"> not support &lt;ndata&gt; (e.g. +KTCPSTART), data sessions are suspended.</w:t>
      </w:r>
    </w:p>
    <w:p w14:paraId="1C066E34" w14:textId="73F8E13E" w:rsidR="000E68EC" w:rsidRPr="00671C8B" w:rsidRDefault="000E68EC" w:rsidP="000E68EC">
      <w:pPr>
        <w:pStyle w:val="Bulleted"/>
      </w:pPr>
      <w:r>
        <w:t>Only one data session can be suspended per &lt;session_id&gt;; the latest suspension clears the last suspension status. For example, the suspension of +KTCPRCV clears the suspension status of +KTCPSND such that ATO resumes +KTCPRCV instead of +KTCPSND.</w:t>
      </w:r>
      <w:commentRangeEnd w:id="24382"/>
      <w:r>
        <w:rPr>
          <w:rStyle w:val="CommentReference"/>
          <w:rFonts w:ascii="Verdana" w:eastAsia="Times New Roman" w:hAnsi="Verdana" w:cs="Times New Roman"/>
          <w:lang w:eastAsia="en-US"/>
        </w:rPr>
        <w:commentReference w:id="24382"/>
      </w:r>
    </w:p>
    <w:p w14:paraId="772CB473" w14:textId="77777777" w:rsidR="001B2A26" w:rsidRPr="001B2A26" w:rsidRDefault="001B2A26" w:rsidP="001B2A26">
      <w:pPr>
        <w:rPr>
          <w:lang w:eastAsia="zh-CN"/>
        </w:rPr>
      </w:pPr>
    </w:p>
    <w:p w14:paraId="425147D8" w14:textId="3059E0E6" w:rsidR="00AD6DB4" w:rsidRPr="00AD6DB4" w:rsidRDefault="00AD6DB4" w:rsidP="00AD6DB4">
      <w:pPr>
        <w:rPr>
          <w:lang w:eastAsia="zh-CN"/>
        </w:rPr>
      </w:pPr>
    </w:p>
    <w:sectPr w:rsidR="00AD6DB4" w:rsidRPr="00AD6DB4" w:rsidSect="004F7779">
      <w:pgSz w:w="11909" w:h="16834" w:code="9"/>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6" w:author="Elaine Baricante" w:date="2016-02-12T15:13:00Z" w:initials="EB">
    <w:p w14:paraId="3F4A4024" w14:textId="77777777" w:rsidR="005A7259" w:rsidRDefault="005A7259">
      <w:pPr>
        <w:pStyle w:val="CommentText"/>
      </w:pPr>
      <w:r>
        <w:rPr>
          <w:rStyle w:val="CommentReference"/>
        </w:rPr>
        <w:annotationRef/>
      </w:r>
      <w:r>
        <w:t>From PCA 20160204</w:t>
      </w:r>
    </w:p>
  </w:comment>
  <w:comment w:id="118" w:author="Elaine Baricante" w:date="2016-06-03T14:50:00Z" w:initials="EB">
    <w:p w14:paraId="1E8B706C" w14:textId="77777777" w:rsidR="005A7259" w:rsidRDefault="005A7259">
      <w:pPr>
        <w:pStyle w:val="CommentText"/>
      </w:pPr>
      <w:r>
        <w:rPr>
          <w:rStyle w:val="CommentReference"/>
        </w:rPr>
        <w:annotationRef/>
      </w:r>
      <w:r>
        <w:rPr>
          <w:rStyle w:val="CommentReference"/>
        </w:rPr>
        <w:t>Email from JGE 20160602</w:t>
      </w:r>
    </w:p>
  </w:comment>
  <w:comment w:id="158" w:author="Elaine Baricante" w:date="2016-08-12T11:20:00Z" w:initials="EB">
    <w:p w14:paraId="66649807" w14:textId="77777777" w:rsidR="005A7259" w:rsidRDefault="005A7259">
      <w:pPr>
        <w:pStyle w:val="CommentText"/>
      </w:pPr>
      <w:r>
        <w:rPr>
          <w:rStyle w:val="CommentReference"/>
        </w:rPr>
        <w:annotationRef/>
      </w:r>
      <w:r>
        <w:t>IFS 20160729</w:t>
      </w:r>
    </w:p>
  </w:comment>
  <w:comment w:id="161" w:author="Elaine Baricante" w:date="2016-08-12T11:20:00Z" w:initials="EB">
    <w:p w14:paraId="3C29389C" w14:textId="77777777" w:rsidR="005A7259" w:rsidRDefault="005A7259">
      <w:pPr>
        <w:pStyle w:val="CommentText"/>
      </w:pPr>
      <w:r>
        <w:rPr>
          <w:rStyle w:val="CommentReference"/>
        </w:rPr>
        <w:annotationRef/>
      </w:r>
      <w:r>
        <w:t>IFS 20160729</w:t>
      </w:r>
    </w:p>
  </w:comment>
  <w:comment w:id="164" w:author="Elaine Baricante" w:date="2016-08-12T11:21:00Z" w:initials="EB">
    <w:p w14:paraId="146D7A03" w14:textId="77777777" w:rsidR="005A7259" w:rsidRDefault="005A7259">
      <w:pPr>
        <w:pStyle w:val="CommentText"/>
      </w:pPr>
      <w:r>
        <w:rPr>
          <w:rStyle w:val="CommentReference"/>
        </w:rPr>
        <w:annotationRef/>
      </w:r>
      <w:r>
        <w:t>IFS 20160623</w:t>
      </w:r>
    </w:p>
  </w:comment>
  <w:comment w:id="182" w:author="Elaine Baricante" w:date="2016-09-05T11:30:00Z" w:initials="EB">
    <w:p w14:paraId="46EE878D" w14:textId="77777777" w:rsidR="005A7259" w:rsidRDefault="005A7259">
      <w:pPr>
        <w:pStyle w:val="CommentText"/>
      </w:pPr>
      <w:r>
        <w:rPr>
          <w:rStyle w:val="CommentReference"/>
        </w:rPr>
        <w:annotationRef/>
      </w:r>
      <w:r>
        <w:t>From JGE 20160822</w:t>
      </w:r>
    </w:p>
  </w:comment>
  <w:comment w:id="215" w:author="Elaine Baricante" w:date="2016-09-21T10:26:00Z" w:initials="EB">
    <w:p w14:paraId="47D30A7B" w14:textId="77777777" w:rsidR="005A7259" w:rsidRDefault="005A7259">
      <w:pPr>
        <w:pStyle w:val="CommentText"/>
      </w:pPr>
      <w:r>
        <w:rPr>
          <w:rStyle w:val="CommentReference"/>
        </w:rPr>
        <w:annotationRef/>
      </w:r>
      <w:r>
        <w:t>IFS 20160830</w:t>
      </w:r>
    </w:p>
  </w:comment>
  <w:comment w:id="218" w:author="Elaine Baricante" w:date="2016-09-21T10:27:00Z" w:initials="EB">
    <w:p w14:paraId="0645FDDC" w14:textId="77777777" w:rsidR="005A7259" w:rsidRDefault="005A7259">
      <w:pPr>
        <w:pStyle w:val="CommentText"/>
      </w:pPr>
      <w:r>
        <w:rPr>
          <w:rStyle w:val="CommentReference"/>
        </w:rPr>
        <w:annotationRef/>
      </w:r>
      <w:r>
        <w:t>IFS 20160826</w:t>
      </w:r>
    </w:p>
  </w:comment>
  <w:comment w:id="245" w:author="Elaine Baricante" w:date="2016-10-18T10:37:00Z" w:initials="EB">
    <w:p w14:paraId="462886FC" w14:textId="77777777" w:rsidR="005A7259" w:rsidRDefault="005A7259">
      <w:pPr>
        <w:pStyle w:val="CommentText"/>
      </w:pPr>
      <w:r>
        <w:rPr>
          <w:rStyle w:val="CommentReference"/>
        </w:rPr>
        <w:annotationRef/>
      </w:r>
      <w:r w:rsidRPr="00975088">
        <w:t>OEMTP-977</w:t>
      </w:r>
    </w:p>
  </w:comment>
  <w:comment w:id="247" w:author="Elaine Baricante" w:date="2016-10-18T10:35:00Z" w:initials="EB">
    <w:p w14:paraId="1BCF55E1" w14:textId="77777777" w:rsidR="005A7259" w:rsidRDefault="005A7259">
      <w:pPr>
        <w:pStyle w:val="CommentText"/>
      </w:pPr>
      <w:r>
        <w:rPr>
          <w:rStyle w:val="CommentReference"/>
        </w:rPr>
        <w:annotationRef/>
      </w:r>
      <w:r w:rsidRPr="00271195">
        <w:t>OEMTP-943</w:t>
      </w:r>
    </w:p>
  </w:comment>
  <w:comment w:id="248" w:author="Elaine Baricante" w:date="2016-10-18T10:36:00Z" w:initials="EB">
    <w:p w14:paraId="7C1E5487" w14:textId="77777777" w:rsidR="005A7259" w:rsidRDefault="005A7259">
      <w:pPr>
        <w:pStyle w:val="CommentText"/>
      </w:pPr>
      <w:r>
        <w:rPr>
          <w:rStyle w:val="CommentReference"/>
        </w:rPr>
        <w:annotationRef/>
      </w:r>
      <w:r>
        <w:t>From JaChen 20161017 and 7688 draft manual</w:t>
      </w:r>
    </w:p>
  </w:comment>
  <w:comment w:id="249" w:author="Elaine Baricante" w:date="2016-11-11T15:03:00Z" w:initials="EB">
    <w:p w14:paraId="329DBD4C" w14:textId="77777777" w:rsidR="005A7259" w:rsidRDefault="005A7259">
      <w:pPr>
        <w:pStyle w:val="CommentText"/>
      </w:pPr>
      <w:r>
        <w:rPr>
          <w:rStyle w:val="CommentReference"/>
        </w:rPr>
        <w:annotationRef/>
      </w:r>
      <w:r w:rsidRPr="007E33AF">
        <w:t>OEMTP-943</w:t>
      </w:r>
      <w:r>
        <w:t xml:space="preserve">; </w:t>
      </w:r>
      <w:r w:rsidRPr="007E33AF">
        <w:t>OEMTP-977</w:t>
      </w:r>
    </w:p>
  </w:comment>
  <w:comment w:id="287" w:author="Elaine Baricante" w:date="2016-10-17T17:35:00Z" w:initials="EB">
    <w:p w14:paraId="6873E8FE" w14:textId="77777777" w:rsidR="005A7259" w:rsidRDefault="005A7259" w:rsidP="00166AF3">
      <w:pPr>
        <w:pStyle w:val="CommentText"/>
      </w:pPr>
      <w:r>
        <w:rPr>
          <w:rStyle w:val="CommentReference"/>
        </w:rPr>
        <w:annotationRef/>
      </w:r>
      <w:r>
        <w:t>From JGE 20161017</w:t>
      </w:r>
    </w:p>
  </w:comment>
  <w:comment w:id="293" w:author="Elaine Baricante" w:date="2016-11-11T15:15:00Z" w:initials="EB">
    <w:p w14:paraId="41BE570D" w14:textId="77777777" w:rsidR="005A7259" w:rsidRDefault="005A7259" w:rsidP="00166AF3">
      <w:pPr>
        <w:pStyle w:val="CommentText"/>
      </w:pPr>
      <w:r>
        <w:rPr>
          <w:rStyle w:val="CommentReference"/>
        </w:rPr>
        <w:annotationRef/>
      </w:r>
      <w:r>
        <w:t>HL7688 draft</w:t>
      </w:r>
    </w:p>
  </w:comment>
  <w:comment w:id="296" w:author="Elaine Baricante" w:date="2016-11-11T15:26:00Z" w:initials="EB">
    <w:p w14:paraId="3E1E7473" w14:textId="77777777" w:rsidR="005A7259" w:rsidRDefault="005A7259">
      <w:pPr>
        <w:pStyle w:val="CommentText"/>
      </w:pPr>
      <w:r>
        <w:rPr>
          <w:rStyle w:val="CommentReference"/>
        </w:rPr>
        <w:annotationRef/>
      </w:r>
      <w:r w:rsidRPr="007E33AF">
        <w:t>OEMTP-943</w:t>
      </w:r>
      <w:r>
        <w:t xml:space="preserve">; </w:t>
      </w:r>
      <w:r w:rsidRPr="007E33AF">
        <w:t>OEMTP-977</w:t>
      </w:r>
    </w:p>
  </w:comment>
  <w:comment w:id="303" w:author="Elaine Baricante" w:date="2016-11-11T15:04:00Z" w:initials="EB">
    <w:p w14:paraId="31663ABE" w14:textId="77777777" w:rsidR="005A7259" w:rsidRDefault="005A7259" w:rsidP="00166AF3">
      <w:pPr>
        <w:pStyle w:val="CommentText"/>
      </w:pPr>
      <w:r>
        <w:rPr>
          <w:rStyle w:val="CommentReference"/>
        </w:rPr>
        <w:annotationRef/>
      </w:r>
      <w:r w:rsidRPr="007E33AF">
        <w:t>OEMTP-943</w:t>
      </w:r>
      <w:r>
        <w:t xml:space="preserve">; </w:t>
      </w:r>
      <w:r w:rsidRPr="007E33AF">
        <w:t>OEMTP-977</w:t>
      </w:r>
    </w:p>
  </w:comment>
  <w:comment w:id="316" w:author="Elaine Baricante" w:date="2017-01-23T14:50:00Z" w:initials="EB">
    <w:p w14:paraId="39E85222" w14:textId="77777777" w:rsidR="005A7259" w:rsidRDefault="005A7259">
      <w:pPr>
        <w:pStyle w:val="CommentText"/>
      </w:pPr>
      <w:r>
        <w:rPr>
          <w:rStyle w:val="CommentReference"/>
        </w:rPr>
        <w:annotationRef/>
      </w:r>
      <w:r>
        <w:t>OEMTP-1059</w:t>
      </w:r>
    </w:p>
  </w:comment>
  <w:comment w:id="339" w:author="Elaine Baricante" w:date="2017-01-17T16:40:00Z" w:initials="EB">
    <w:p w14:paraId="20A3A44A" w14:textId="77777777" w:rsidR="005A7259" w:rsidRDefault="005A7259">
      <w:pPr>
        <w:pStyle w:val="CommentText"/>
      </w:pPr>
      <w:r>
        <w:rPr>
          <w:rStyle w:val="CommentReference"/>
        </w:rPr>
        <w:annotationRef/>
      </w:r>
      <w:r>
        <w:t>IFS 20161104</w:t>
      </w:r>
    </w:p>
  </w:comment>
  <w:comment w:id="352" w:author="Elaine Baricante" w:date="2017-01-17T16:14:00Z" w:initials="EB">
    <w:p w14:paraId="40E27EBA" w14:textId="77777777" w:rsidR="005A7259" w:rsidRDefault="005A7259">
      <w:pPr>
        <w:pStyle w:val="CommentText"/>
      </w:pPr>
      <w:r>
        <w:rPr>
          <w:rStyle w:val="CommentReference"/>
        </w:rPr>
        <w:annotationRef/>
      </w:r>
      <w:r>
        <w:t>OEMTP-1052; IFS 20170109</w:t>
      </w:r>
    </w:p>
  </w:comment>
  <w:comment w:id="355" w:author="Elaine Baricante" w:date="2017-02-06T15:54:00Z" w:initials="EB">
    <w:p w14:paraId="4C248939" w14:textId="77777777" w:rsidR="005A7259" w:rsidRDefault="005A7259">
      <w:pPr>
        <w:pStyle w:val="CommentText"/>
      </w:pPr>
      <w:r>
        <w:rPr>
          <w:rStyle w:val="CommentReference"/>
        </w:rPr>
        <w:annotationRef/>
      </w:r>
      <w:r>
        <w:t>IFS 20170202</w:t>
      </w:r>
    </w:p>
  </w:comment>
  <w:comment w:id="366" w:author="Elaine Baricante" w:date="2017-01-17T16:41:00Z" w:initials="EB">
    <w:p w14:paraId="30B13FE0" w14:textId="77777777" w:rsidR="005A7259" w:rsidRDefault="005A7259" w:rsidP="00166AF3">
      <w:pPr>
        <w:pStyle w:val="CommentText"/>
      </w:pPr>
      <w:r>
        <w:rPr>
          <w:rStyle w:val="CommentReference"/>
        </w:rPr>
        <w:annotationRef/>
      </w:r>
      <w:r>
        <w:t>IFS 20161104</w:t>
      </w:r>
    </w:p>
  </w:comment>
  <w:comment w:id="369" w:author="Elaine Baricante" w:date="2017-01-17T16:41:00Z" w:initials="EB">
    <w:p w14:paraId="1AEC4AFF" w14:textId="77777777" w:rsidR="005A7259" w:rsidRDefault="005A7259" w:rsidP="00166AF3">
      <w:pPr>
        <w:pStyle w:val="CommentText"/>
      </w:pPr>
      <w:r>
        <w:rPr>
          <w:rStyle w:val="CommentReference"/>
        </w:rPr>
        <w:annotationRef/>
      </w:r>
      <w:r>
        <w:t>IFS 20161128</w:t>
      </w:r>
    </w:p>
  </w:comment>
  <w:comment w:id="372" w:author="Elaine Baricante" w:date="2017-02-06T15:54:00Z" w:initials="EB">
    <w:p w14:paraId="7605CB36" w14:textId="77777777" w:rsidR="005A7259" w:rsidRDefault="005A7259">
      <w:pPr>
        <w:pStyle w:val="CommentText"/>
      </w:pPr>
      <w:r>
        <w:rPr>
          <w:rStyle w:val="CommentReference"/>
        </w:rPr>
        <w:annotationRef/>
      </w:r>
      <w:r>
        <w:t>From JGE 20170206</w:t>
      </w:r>
    </w:p>
  </w:comment>
  <w:comment w:id="375" w:author="Elaine Baricante" w:date="2017-01-23T15:03:00Z" w:initials="EB">
    <w:p w14:paraId="5751C7C2" w14:textId="77777777" w:rsidR="005A7259" w:rsidRDefault="005A7259" w:rsidP="00166AF3">
      <w:pPr>
        <w:pStyle w:val="CommentText"/>
      </w:pPr>
      <w:r>
        <w:rPr>
          <w:rStyle w:val="CommentReference"/>
        </w:rPr>
        <w:annotationRef/>
      </w:r>
      <w:r>
        <w:t>From KLevy 20170120</w:t>
      </w:r>
    </w:p>
  </w:comment>
  <w:comment w:id="378" w:author="Elaine Baricante" w:date="2017-02-06T15:55:00Z" w:initials="EB">
    <w:p w14:paraId="7769421A" w14:textId="77777777" w:rsidR="005A7259" w:rsidRDefault="005A7259">
      <w:pPr>
        <w:pStyle w:val="CommentText"/>
      </w:pPr>
      <w:r>
        <w:rPr>
          <w:rStyle w:val="CommentReference"/>
        </w:rPr>
        <w:annotationRef/>
      </w:r>
      <w:r>
        <w:t>From JGE 20170206</w:t>
      </w:r>
    </w:p>
  </w:comment>
  <w:comment w:id="387" w:author="Elaine Baricante" w:date="2017-02-06T15:55:00Z" w:initials="EB">
    <w:p w14:paraId="1C19DD7A" w14:textId="77777777" w:rsidR="005A7259" w:rsidRDefault="005A7259">
      <w:pPr>
        <w:pStyle w:val="CommentText"/>
      </w:pPr>
      <w:r>
        <w:rPr>
          <w:rStyle w:val="CommentReference"/>
        </w:rPr>
        <w:annotationRef/>
      </w:r>
      <w:r>
        <w:t>IFS 20170120</w:t>
      </w:r>
    </w:p>
  </w:comment>
  <w:comment w:id="409" w:author="Elaine Baricante" w:date="2017-01-24T17:27:00Z" w:initials="EB">
    <w:p w14:paraId="275258E1" w14:textId="77777777" w:rsidR="005A7259" w:rsidRDefault="005A7259" w:rsidP="00166AF3">
      <w:pPr>
        <w:pStyle w:val="CommentText"/>
      </w:pPr>
      <w:r>
        <w:rPr>
          <w:rStyle w:val="CommentReference"/>
        </w:rPr>
        <w:annotationRef/>
      </w:r>
      <w:r w:rsidRPr="002C099E">
        <w:t>OEMTP-1024</w:t>
      </w:r>
    </w:p>
  </w:comment>
  <w:comment w:id="412" w:author="Elaine Baricante" w:date="2017-02-06T15:58:00Z" w:initials="EB">
    <w:p w14:paraId="1D287520" w14:textId="77777777" w:rsidR="005A7259" w:rsidRDefault="005A7259">
      <w:pPr>
        <w:pStyle w:val="CommentText"/>
      </w:pPr>
      <w:r>
        <w:rPr>
          <w:rStyle w:val="CommentReference"/>
        </w:rPr>
        <w:annotationRef/>
      </w:r>
      <w:r>
        <w:t>IFS 20170120</w:t>
      </w:r>
    </w:p>
  </w:comment>
  <w:comment w:id="417" w:author="Elaine Baricante" w:date="2017-01-17T16:42:00Z" w:initials="EB">
    <w:p w14:paraId="342207BF" w14:textId="77777777" w:rsidR="005A7259" w:rsidRDefault="005A7259" w:rsidP="00166AF3">
      <w:pPr>
        <w:pStyle w:val="CommentText"/>
      </w:pPr>
      <w:r>
        <w:rPr>
          <w:rStyle w:val="CommentReference"/>
        </w:rPr>
        <w:annotationRef/>
      </w:r>
      <w:r>
        <w:t>IFS 20170106</w:t>
      </w:r>
    </w:p>
  </w:comment>
  <w:comment w:id="420" w:author="Elaine Baricante" w:date="2017-02-06T15:56:00Z" w:initials="EB">
    <w:p w14:paraId="188FE9EE" w14:textId="77777777" w:rsidR="005A7259" w:rsidRDefault="005A7259">
      <w:pPr>
        <w:pStyle w:val="CommentText"/>
      </w:pPr>
      <w:r>
        <w:rPr>
          <w:rStyle w:val="CommentReference"/>
        </w:rPr>
        <w:annotationRef/>
      </w:r>
      <w:r>
        <w:t>From JGE and OCS MJung 20170206</w:t>
      </w:r>
    </w:p>
  </w:comment>
  <w:comment w:id="431" w:author="Elaine Baricante" w:date="2017-02-06T14:53:00Z" w:initials="EB">
    <w:p w14:paraId="640E0422" w14:textId="77777777" w:rsidR="005A7259" w:rsidRDefault="005A7259">
      <w:pPr>
        <w:pStyle w:val="CommentText"/>
      </w:pPr>
      <w:r>
        <w:rPr>
          <w:rStyle w:val="CommentReference"/>
        </w:rPr>
        <w:annotationRef/>
      </w:r>
      <w:r>
        <w:rPr>
          <w:rFonts w:ascii="Tahoma" w:hAnsi="Tahoma" w:cs="Tahoma"/>
          <w:color w:val="44546A"/>
        </w:rPr>
        <w:t>OEMTP-938</w:t>
      </w:r>
    </w:p>
  </w:comment>
  <w:comment w:id="441" w:author="Elaine Baricante" w:date="2017-03-02T17:57:00Z" w:initials="EB">
    <w:p w14:paraId="08C180CB" w14:textId="77777777" w:rsidR="005A7259" w:rsidRDefault="005A7259">
      <w:pPr>
        <w:pStyle w:val="CommentText"/>
      </w:pPr>
      <w:r>
        <w:rPr>
          <w:rStyle w:val="CommentReference"/>
        </w:rPr>
        <w:annotationRef/>
      </w:r>
      <w:r>
        <w:t xml:space="preserve">From JGE 20170224 </w:t>
      </w:r>
    </w:p>
  </w:comment>
  <w:comment w:id="465" w:author="Elaine Baricante" w:date="2017-04-07T19:25:00Z" w:initials="EB">
    <w:p w14:paraId="0276A991" w14:textId="77777777" w:rsidR="005A7259" w:rsidRDefault="005A7259">
      <w:pPr>
        <w:pStyle w:val="CommentText"/>
      </w:pPr>
      <w:r>
        <w:rPr>
          <w:rStyle w:val="CommentReference"/>
        </w:rPr>
        <w:annotationRef/>
      </w:r>
      <w:r>
        <w:rPr>
          <w:rStyle w:val="CommentReference"/>
        </w:rPr>
        <w:t>MCBL IFS 20170222</w:t>
      </w:r>
    </w:p>
  </w:comment>
  <w:comment w:id="478" w:author="Elaine Baricante" w:date="2017-04-07T19:28:00Z" w:initials="EB">
    <w:p w14:paraId="1D53CD89" w14:textId="77777777" w:rsidR="005A7259" w:rsidRDefault="005A7259">
      <w:pPr>
        <w:pStyle w:val="CommentText"/>
      </w:pPr>
      <w:r>
        <w:rPr>
          <w:rStyle w:val="CommentReference"/>
        </w:rPr>
        <w:annotationRef/>
      </w:r>
      <w:r w:rsidRPr="00E54DF5">
        <w:t>OEMTP-1107</w:t>
      </w:r>
    </w:p>
  </w:comment>
  <w:comment w:id="481" w:author="Elaine Baricante" w:date="2017-04-07T19:28:00Z" w:initials="EB">
    <w:p w14:paraId="3300BA8B" w14:textId="77777777" w:rsidR="005A7259" w:rsidRDefault="005A7259">
      <w:pPr>
        <w:pStyle w:val="CommentText"/>
      </w:pPr>
      <w:r>
        <w:rPr>
          <w:rStyle w:val="CommentReference"/>
        </w:rPr>
        <w:annotationRef/>
      </w:r>
      <w:r w:rsidRPr="00E54DF5">
        <w:t>OEMTP-1080</w:t>
      </w:r>
    </w:p>
  </w:comment>
  <w:comment w:id="484" w:author="Elaine Baricante" w:date="2017-04-07T19:29:00Z" w:initials="EB">
    <w:p w14:paraId="3E0132B3" w14:textId="77777777" w:rsidR="005A7259" w:rsidRDefault="005A7259">
      <w:pPr>
        <w:pStyle w:val="CommentText"/>
      </w:pPr>
      <w:r>
        <w:rPr>
          <w:rStyle w:val="CommentReference"/>
        </w:rPr>
        <w:annotationRef/>
      </w:r>
      <w:r>
        <w:t>IFS 20170329</w:t>
      </w:r>
    </w:p>
  </w:comment>
  <w:comment w:id="491" w:author="Elaine Baricante" w:date="2017-04-07T19:31:00Z" w:initials="EB">
    <w:p w14:paraId="4F02CC73" w14:textId="77777777" w:rsidR="005A7259" w:rsidRDefault="005A7259">
      <w:pPr>
        <w:pStyle w:val="CommentText"/>
      </w:pPr>
      <w:r>
        <w:rPr>
          <w:rStyle w:val="CommentReference"/>
        </w:rPr>
        <w:annotationRef/>
      </w:r>
      <w:r>
        <w:t>MCBL IFS 20170313</w:t>
      </w:r>
    </w:p>
  </w:comment>
  <w:comment w:id="496" w:author="Elaine Baricante" w:date="2017-04-07T19:31:00Z" w:initials="EB">
    <w:p w14:paraId="396A464C" w14:textId="77777777" w:rsidR="005A7259" w:rsidRDefault="005A7259">
      <w:pPr>
        <w:pStyle w:val="CommentText"/>
      </w:pPr>
      <w:r>
        <w:rPr>
          <w:rStyle w:val="CommentReference"/>
        </w:rPr>
        <w:annotationRef/>
      </w:r>
      <w:r>
        <w:t>20170317</w:t>
      </w:r>
    </w:p>
  </w:comment>
  <w:comment w:id="518" w:author="Elaine Baricante" w:date="2017-04-07T19:32:00Z" w:initials="EB">
    <w:p w14:paraId="3D17A860" w14:textId="77777777" w:rsidR="005A7259" w:rsidRDefault="005A7259" w:rsidP="00166AF3">
      <w:pPr>
        <w:pStyle w:val="CommentText"/>
      </w:pPr>
      <w:r>
        <w:rPr>
          <w:rStyle w:val="CommentReference"/>
        </w:rPr>
        <w:annotationRef/>
      </w:r>
      <w:r>
        <w:t>MCBL IFS 20170126</w:t>
      </w:r>
    </w:p>
  </w:comment>
  <w:comment w:id="521" w:author="Elaine Baricante" w:date="2017-04-07T19:33:00Z" w:initials="EB">
    <w:p w14:paraId="4FA351C0" w14:textId="77777777" w:rsidR="005A7259" w:rsidRDefault="005A7259" w:rsidP="00166AF3">
      <w:pPr>
        <w:pStyle w:val="CommentText"/>
      </w:pPr>
      <w:r>
        <w:rPr>
          <w:rStyle w:val="CommentReference"/>
        </w:rPr>
        <w:annotationRef/>
      </w:r>
      <w:r>
        <w:t>MCBL IFS 20170126</w:t>
      </w:r>
    </w:p>
  </w:comment>
  <w:comment w:id="531" w:author="Elaine Baricante" w:date="2017-05-25T11:56:00Z" w:initials="EB">
    <w:p w14:paraId="47841BA6" w14:textId="77777777" w:rsidR="005A7259" w:rsidRDefault="005A7259">
      <w:pPr>
        <w:pStyle w:val="CommentText"/>
      </w:pPr>
      <w:r>
        <w:rPr>
          <w:rStyle w:val="CommentReference"/>
        </w:rPr>
        <w:annotationRef/>
      </w:r>
      <w:r>
        <w:t>From JGE via FileHold</w:t>
      </w:r>
    </w:p>
  </w:comment>
  <w:comment w:id="551" w:author="Elaine Baricante" w:date="2017-06-22T11:22:00Z" w:initials="EB">
    <w:p w14:paraId="3E8746DD" w14:textId="77777777" w:rsidR="005A7259" w:rsidRDefault="005A7259">
      <w:pPr>
        <w:pStyle w:val="CommentText"/>
      </w:pPr>
      <w:r>
        <w:rPr>
          <w:rStyle w:val="CommentReference"/>
        </w:rPr>
        <w:annotationRef/>
      </w:r>
      <w:r>
        <w:t>From JGE via FIleHold</w:t>
      </w:r>
    </w:p>
  </w:comment>
  <w:comment w:id="556" w:author="Elaine Baricante" w:date="2017-06-22T11:23:00Z" w:initials="EB">
    <w:p w14:paraId="66B66393" w14:textId="77777777" w:rsidR="005A7259" w:rsidRDefault="005A7259">
      <w:pPr>
        <w:pStyle w:val="CommentText"/>
      </w:pPr>
      <w:r>
        <w:rPr>
          <w:rStyle w:val="CommentReference"/>
        </w:rPr>
        <w:annotationRef/>
      </w:r>
      <w:r w:rsidRPr="00221286">
        <w:t>OEMTP-1154</w:t>
      </w:r>
    </w:p>
  </w:comment>
  <w:comment w:id="565" w:author="Elaine Baricante" w:date="2017-06-22T11:23:00Z" w:initials="EB">
    <w:p w14:paraId="7E16EFB1" w14:textId="77777777" w:rsidR="005A7259" w:rsidRDefault="005A7259">
      <w:pPr>
        <w:pStyle w:val="CommentText"/>
      </w:pPr>
      <w:r>
        <w:rPr>
          <w:rStyle w:val="CommentReference"/>
        </w:rPr>
        <w:annotationRef/>
      </w:r>
      <w:r w:rsidRPr="00221286">
        <w:t>OEMTP-1193</w:t>
      </w:r>
    </w:p>
  </w:comment>
  <w:comment w:id="592" w:author="Elaine Baricante" w:date="2017-08-01T15:44:00Z" w:initials="EB">
    <w:p w14:paraId="0F892A54" w14:textId="4726F356" w:rsidR="005A7259" w:rsidRDefault="005A7259">
      <w:pPr>
        <w:pStyle w:val="CommentText"/>
      </w:pPr>
      <w:r>
        <w:rPr>
          <w:rStyle w:val="CommentReference"/>
        </w:rPr>
        <w:annotationRef/>
      </w:r>
      <w:r>
        <w:t>MCBL IFS 20170629</w:t>
      </w:r>
    </w:p>
  </w:comment>
  <w:comment w:id="595" w:author="Elaine Baricante" w:date="2017-08-01T09:52:00Z" w:initials="EB">
    <w:p w14:paraId="4E99D5C0" w14:textId="4B3EEFBA" w:rsidR="005A7259" w:rsidRDefault="005A7259">
      <w:pPr>
        <w:pStyle w:val="CommentText"/>
      </w:pPr>
      <w:r>
        <w:rPr>
          <w:rStyle w:val="CommentReference"/>
        </w:rPr>
        <w:annotationRef/>
      </w:r>
      <w:r w:rsidRPr="00BF284E">
        <w:t>OEMTP-1259</w:t>
      </w:r>
    </w:p>
  </w:comment>
  <w:comment w:id="608" w:author="Elaine Baricante" w:date="2017-08-01T11:37:00Z" w:initials="EB">
    <w:p w14:paraId="149598B2" w14:textId="6E3A8ADE" w:rsidR="005A7259" w:rsidRDefault="005A7259">
      <w:pPr>
        <w:pStyle w:val="CommentText"/>
      </w:pPr>
      <w:r>
        <w:rPr>
          <w:rStyle w:val="CommentReference"/>
        </w:rPr>
        <w:annotationRef/>
      </w:r>
      <w:r w:rsidRPr="003E7694">
        <w:t>OEMTP-1258</w:t>
      </w:r>
    </w:p>
  </w:comment>
  <w:comment w:id="679" w:author="Elaine Baricante" w:date="2017-08-01T10:12:00Z" w:initials="EB">
    <w:p w14:paraId="059D5239" w14:textId="77777777" w:rsidR="005A7259" w:rsidRDefault="005A7259" w:rsidP="00975D44">
      <w:pPr>
        <w:pStyle w:val="CommentText"/>
      </w:pPr>
      <w:r>
        <w:rPr>
          <w:rStyle w:val="CommentReference"/>
        </w:rPr>
        <w:annotationRef/>
      </w:r>
      <w:r w:rsidRPr="0069076C">
        <w:t>OEMTP-1240</w:t>
      </w:r>
    </w:p>
  </w:comment>
  <w:comment w:id="1330" w:author="Elaine Baricante" w:date="2017-04-07T19:25:00Z" w:initials="EB">
    <w:p w14:paraId="465F9879" w14:textId="77777777" w:rsidR="005A7259" w:rsidRDefault="005A7259" w:rsidP="00E22A5D">
      <w:pPr>
        <w:pStyle w:val="CommentText"/>
      </w:pPr>
      <w:r>
        <w:rPr>
          <w:rStyle w:val="CommentReference"/>
        </w:rPr>
        <w:annotationRef/>
      </w:r>
      <w:r>
        <w:t>IFS 20170314</w:t>
      </w:r>
    </w:p>
  </w:comment>
  <w:comment w:id="1343" w:author="Elaine Baricante" w:date="2017-04-07T19:55:00Z" w:initials="EB">
    <w:p w14:paraId="5C6921D0" w14:textId="77777777" w:rsidR="005A7259" w:rsidRDefault="005A7259" w:rsidP="00E22A5D">
      <w:pPr>
        <w:pStyle w:val="CommentText"/>
      </w:pPr>
      <w:r>
        <w:rPr>
          <w:rStyle w:val="CommentReference"/>
        </w:rPr>
        <w:annotationRef/>
      </w:r>
      <w:r w:rsidRPr="00BC577A">
        <w:t>OEMTP-1089</w:t>
      </w:r>
    </w:p>
  </w:comment>
  <w:comment w:id="1375" w:author="Elaine Baricante" w:date="2016-04-20T11:12:00Z" w:initials="EB">
    <w:p w14:paraId="484309D2" w14:textId="77777777" w:rsidR="005A7259" w:rsidRDefault="005A7259" w:rsidP="00E22A5D">
      <w:pPr>
        <w:pStyle w:val="CommentText"/>
      </w:pPr>
      <w:r>
        <w:rPr>
          <w:rStyle w:val="CommentReference"/>
        </w:rPr>
        <w:annotationRef/>
      </w:r>
      <w:r w:rsidRPr="004E22DF">
        <w:t>From JGE 20160419</w:t>
      </w:r>
    </w:p>
  </w:comment>
  <w:comment w:id="1381" w:author="Elaine Baricante" w:date="2016-04-20T11:12:00Z" w:initials="EB">
    <w:p w14:paraId="4EDC8E49" w14:textId="77777777" w:rsidR="005A7259" w:rsidRDefault="005A7259" w:rsidP="00E22A5D">
      <w:pPr>
        <w:pStyle w:val="CommentText"/>
      </w:pPr>
      <w:r>
        <w:rPr>
          <w:rStyle w:val="CommentReference"/>
        </w:rPr>
        <w:annotationRef/>
      </w:r>
      <w:r w:rsidRPr="004E22DF">
        <w:t>From JGE 20160419</w:t>
      </w:r>
    </w:p>
  </w:comment>
  <w:comment w:id="1384" w:author="Elaine Baricante" w:date="2017-08-01T16:49:00Z" w:initials="EB">
    <w:p w14:paraId="0FB4C36C" w14:textId="75D5DE2C" w:rsidR="001C5A86" w:rsidRDefault="001C5A86">
      <w:pPr>
        <w:pStyle w:val="CommentText"/>
      </w:pPr>
      <w:r>
        <w:rPr>
          <w:rStyle w:val="CommentReference"/>
        </w:rPr>
        <w:annotationRef/>
      </w:r>
      <w:r>
        <w:t>MCBL IFS 20170630</w:t>
      </w:r>
    </w:p>
  </w:comment>
  <w:comment w:id="1436" w:author="Elaine Baricante" w:date="2016-04-20T11:12:00Z" w:initials="EB">
    <w:p w14:paraId="7E4B6DEB" w14:textId="77777777" w:rsidR="005A7259" w:rsidRDefault="005A7259" w:rsidP="00E22A5D">
      <w:pPr>
        <w:pStyle w:val="CommentText"/>
      </w:pPr>
      <w:r>
        <w:rPr>
          <w:rStyle w:val="CommentReference"/>
        </w:rPr>
        <w:annotationRef/>
      </w:r>
      <w:r w:rsidRPr="004E22DF">
        <w:t>From JGE 20160419</w:t>
      </w:r>
    </w:p>
  </w:comment>
  <w:comment w:id="1439" w:author="Elaine Baricante" w:date="2017-01-17T11:43:00Z" w:initials="EB">
    <w:p w14:paraId="2EC4C3B0" w14:textId="77777777" w:rsidR="005A7259" w:rsidRDefault="005A7259" w:rsidP="00E22A5D">
      <w:pPr>
        <w:pStyle w:val="CommentText"/>
      </w:pPr>
      <w:r>
        <w:rPr>
          <w:rStyle w:val="CommentReference"/>
        </w:rPr>
        <w:annotationRef/>
      </w:r>
      <w:r>
        <w:t>IFS 20161104</w:t>
      </w:r>
    </w:p>
  </w:comment>
  <w:comment w:id="1456" w:author="Elaine Baricante" w:date="2016-04-20T11:12:00Z" w:initials="EB">
    <w:p w14:paraId="4D93FF65" w14:textId="77777777" w:rsidR="005A7259" w:rsidRDefault="005A7259" w:rsidP="00E22A5D">
      <w:pPr>
        <w:pStyle w:val="CommentText"/>
      </w:pPr>
      <w:r>
        <w:rPr>
          <w:rStyle w:val="CommentReference"/>
        </w:rPr>
        <w:annotationRef/>
      </w:r>
      <w:r w:rsidRPr="004E22DF">
        <w:t>From JGE 20160419</w:t>
      </w:r>
    </w:p>
  </w:comment>
  <w:comment w:id="1459" w:author="Elaine Baricante" w:date="2017-01-17T11:46:00Z" w:initials="EB">
    <w:p w14:paraId="41B991F8" w14:textId="77777777" w:rsidR="005A7259" w:rsidRDefault="005A7259" w:rsidP="00E22A5D">
      <w:pPr>
        <w:pStyle w:val="CommentText"/>
      </w:pPr>
      <w:r>
        <w:rPr>
          <w:rStyle w:val="CommentReference"/>
        </w:rPr>
        <w:annotationRef/>
      </w:r>
      <w:r>
        <w:t>IFS 20161104</w:t>
      </w:r>
    </w:p>
  </w:comment>
  <w:comment w:id="1475" w:author="Elaine Baricante" w:date="2016-04-20T11:12:00Z" w:initials="EB">
    <w:p w14:paraId="0721AD7D" w14:textId="77777777" w:rsidR="005A7259" w:rsidRDefault="005A7259" w:rsidP="00E22A5D">
      <w:pPr>
        <w:pStyle w:val="CommentText"/>
      </w:pPr>
      <w:r>
        <w:rPr>
          <w:rStyle w:val="CommentReference"/>
        </w:rPr>
        <w:annotationRef/>
      </w:r>
      <w:r w:rsidRPr="004E22DF">
        <w:t>From JGE 20160419</w:t>
      </w:r>
    </w:p>
  </w:comment>
  <w:comment w:id="1478" w:author="Elaine Baricante" w:date="2017-04-07T15:50:00Z" w:initials="EB">
    <w:p w14:paraId="32095872" w14:textId="77777777" w:rsidR="005A7259" w:rsidRDefault="005A7259" w:rsidP="00E22A5D">
      <w:pPr>
        <w:pStyle w:val="CommentText"/>
      </w:pPr>
      <w:r>
        <w:rPr>
          <w:rStyle w:val="CommentReference"/>
        </w:rPr>
        <w:annotationRef/>
      </w:r>
      <w:r w:rsidRPr="00051A1C">
        <w:t>OEMTP-1089</w:t>
      </w:r>
    </w:p>
  </w:comment>
  <w:comment w:id="1494" w:author="Elaine Baricante" w:date="2016-04-20T11:12:00Z" w:initials="EB">
    <w:p w14:paraId="2B92E48F" w14:textId="77777777" w:rsidR="005A7259" w:rsidRDefault="005A7259" w:rsidP="00E22A5D">
      <w:pPr>
        <w:pStyle w:val="CommentText"/>
      </w:pPr>
      <w:r>
        <w:rPr>
          <w:rStyle w:val="CommentReference"/>
        </w:rPr>
        <w:annotationRef/>
      </w:r>
      <w:r w:rsidRPr="004E22DF">
        <w:t>From JGE 20160419</w:t>
      </w:r>
    </w:p>
  </w:comment>
  <w:comment w:id="1519" w:author="Elaine Baricante" w:date="2016-11-11T15:05:00Z" w:initials="EB">
    <w:p w14:paraId="3D56FEF1" w14:textId="77777777" w:rsidR="005A7259" w:rsidRDefault="005A7259" w:rsidP="00E22A5D">
      <w:pPr>
        <w:pStyle w:val="CommentText"/>
      </w:pPr>
      <w:r>
        <w:rPr>
          <w:rStyle w:val="CommentReference"/>
        </w:rPr>
        <w:annotationRef/>
      </w:r>
      <w:r w:rsidRPr="007E33AF">
        <w:t>OEMTP-977</w:t>
      </w:r>
      <w:r>
        <w:t>; HL7688 draft</w:t>
      </w:r>
    </w:p>
  </w:comment>
  <w:comment w:id="1578" w:author="Elaine Baricante" w:date="2016-11-11T15:06:00Z" w:initials="EB">
    <w:p w14:paraId="4D7F37D8" w14:textId="77777777" w:rsidR="005A7259" w:rsidRDefault="005A7259" w:rsidP="00E22A5D">
      <w:pPr>
        <w:pStyle w:val="CommentText"/>
      </w:pPr>
      <w:r>
        <w:rPr>
          <w:rStyle w:val="CommentReference"/>
        </w:rPr>
        <w:annotationRef/>
      </w:r>
      <w:r w:rsidRPr="007E33AF">
        <w:t>OEMTP-977</w:t>
      </w:r>
      <w:r>
        <w:t>; HL7688 draft</w:t>
      </w:r>
    </w:p>
  </w:comment>
  <w:comment w:id="1668" w:author="Elaine Baricante" w:date="2017-08-01T09:54:00Z" w:initials="EB">
    <w:p w14:paraId="3A73B586" w14:textId="605621C2" w:rsidR="005A7259" w:rsidRDefault="005A7259">
      <w:pPr>
        <w:pStyle w:val="CommentText"/>
      </w:pPr>
      <w:r>
        <w:rPr>
          <w:rStyle w:val="CommentReference"/>
        </w:rPr>
        <w:annotationRef/>
      </w:r>
      <w:r w:rsidRPr="00BF284E">
        <w:t>OEMTP-1250</w:t>
      </w:r>
    </w:p>
  </w:comment>
  <w:comment w:id="1908" w:author="Elaine Baricante" w:date="2016-04-21T10:04:00Z" w:initials="EB">
    <w:p w14:paraId="78E50B8A" w14:textId="77777777" w:rsidR="005A7259" w:rsidRDefault="005A7259" w:rsidP="00975CC4">
      <w:pPr>
        <w:pStyle w:val="CommentText"/>
      </w:pPr>
      <w:r>
        <w:rPr>
          <w:rStyle w:val="CommentReference"/>
        </w:rPr>
        <w:annotationRef/>
      </w:r>
      <w:r w:rsidRPr="00140A23">
        <w:t>From JGE 20160419</w:t>
      </w:r>
    </w:p>
  </w:comment>
  <w:comment w:id="1913" w:author="Elaine Baricante" w:date="2017-06-22T10:55:00Z" w:initials="EB">
    <w:p w14:paraId="05F89E47" w14:textId="77777777" w:rsidR="005A7259" w:rsidRDefault="005A7259" w:rsidP="00975CC4">
      <w:pPr>
        <w:pStyle w:val="CommentText"/>
      </w:pPr>
      <w:r>
        <w:rPr>
          <w:rStyle w:val="CommentReference"/>
        </w:rPr>
        <w:annotationRef/>
      </w:r>
      <w:r w:rsidRPr="00B955B2">
        <w:t>OEMTP-1212</w:t>
      </w:r>
    </w:p>
  </w:comment>
  <w:comment w:id="1919" w:author="Julien Klein" w:date="2017-04-26T09:36:00Z" w:initials="JK">
    <w:p w14:paraId="7D79BB47" w14:textId="77777777" w:rsidR="009068D2" w:rsidRDefault="009068D2" w:rsidP="009068D2">
      <w:pPr>
        <w:pStyle w:val="CommentText"/>
      </w:pPr>
      <w:r>
        <w:rPr>
          <w:rStyle w:val="CommentReference"/>
        </w:rPr>
        <w:annotationRef/>
      </w:r>
      <w:r>
        <w:t>Note: compliant with Altair command guide, but not with the device that indicates CLTE1 (even more, should be different for CAT-M1 products).</w:t>
      </w:r>
    </w:p>
  </w:comment>
  <w:comment w:id="2020" w:author="Elaine Baricante" w:date="2016-11-11T15:06:00Z" w:initials="EB">
    <w:p w14:paraId="2DDCC80F" w14:textId="77777777" w:rsidR="005A7259" w:rsidRDefault="005A7259" w:rsidP="00975CC4">
      <w:pPr>
        <w:pStyle w:val="CommentText"/>
      </w:pPr>
      <w:r>
        <w:rPr>
          <w:rStyle w:val="CommentReference"/>
        </w:rPr>
        <w:annotationRef/>
      </w:r>
      <w:r w:rsidRPr="007E33AF">
        <w:t>OEMTP-977</w:t>
      </w:r>
      <w:r>
        <w:t>; HL7688 draft</w:t>
      </w:r>
    </w:p>
  </w:comment>
  <w:comment w:id="2198" w:author="Elaine Baricante" w:date="2016-11-11T15:06:00Z" w:initials="EB">
    <w:p w14:paraId="09F3BF1E" w14:textId="77777777" w:rsidR="005A7259" w:rsidRDefault="005A7259" w:rsidP="00975CC4">
      <w:pPr>
        <w:pStyle w:val="CommentText"/>
      </w:pPr>
      <w:r>
        <w:rPr>
          <w:rStyle w:val="CommentReference"/>
        </w:rPr>
        <w:annotationRef/>
      </w:r>
      <w:r w:rsidRPr="007E33AF">
        <w:t>OEMTP-977</w:t>
      </w:r>
      <w:r>
        <w:t>; HL7688 draft</w:t>
      </w:r>
    </w:p>
  </w:comment>
  <w:comment w:id="2199" w:author="Elaine Baricante" w:date="2017-01-17T10:18:00Z" w:initials="EB">
    <w:p w14:paraId="66F7A94E" w14:textId="77777777" w:rsidR="005A7259" w:rsidRDefault="005A7259" w:rsidP="00975CC4">
      <w:pPr>
        <w:pStyle w:val="CommentText"/>
      </w:pPr>
      <w:r>
        <w:rPr>
          <w:rStyle w:val="CommentReference"/>
        </w:rPr>
        <w:annotationRef/>
      </w:r>
      <w:r w:rsidRPr="00954268">
        <w:t>OEMTP-1040</w:t>
      </w:r>
    </w:p>
  </w:comment>
  <w:comment w:id="2205" w:author="Elaine Baricante" w:date="2016-11-11T15:07:00Z" w:initials="EB">
    <w:p w14:paraId="4626F325" w14:textId="77777777" w:rsidR="005A7259" w:rsidRDefault="005A7259" w:rsidP="00975CC4">
      <w:pPr>
        <w:pStyle w:val="CommentText"/>
      </w:pPr>
      <w:r>
        <w:rPr>
          <w:rStyle w:val="CommentReference"/>
        </w:rPr>
        <w:annotationRef/>
      </w:r>
      <w:r w:rsidRPr="007E33AF">
        <w:t>OEMTP-977</w:t>
      </w:r>
      <w:r>
        <w:t>; HL7688 draft</w:t>
      </w:r>
    </w:p>
  </w:comment>
  <w:comment w:id="2292" w:author="Elaine Baricante" w:date="2016-11-11T15:07:00Z" w:initials="EB">
    <w:p w14:paraId="5F4ABC2A" w14:textId="77777777" w:rsidR="005A7259" w:rsidRDefault="005A7259" w:rsidP="00975CC4">
      <w:pPr>
        <w:pStyle w:val="CommentText"/>
      </w:pPr>
      <w:r>
        <w:rPr>
          <w:rStyle w:val="CommentReference"/>
        </w:rPr>
        <w:annotationRef/>
      </w:r>
      <w:r w:rsidRPr="007E33AF">
        <w:t>OEMTP-977</w:t>
      </w:r>
      <w:r>
        <w:t>; HL7688 draft</w:t>
      </w:r>
    </w:p>
  </w:comment>
  <w:comment w:id="2389" w:author="Elaine Baricante" w:date="2016-11-11T15:07:00Z" w:initials="EB">
    <w:p w14:paraId="51217C69" w14:textId="77777777" w:rsidR="005A7259" w:rsidRDefault="005A7259" w:rsidP="00975CC4">
      <w:pPr>
        <w:pStyle w:val="CommentText"/>
      </w:pPr>
      <w:r>
        <w:rPr>
          <w:rStyle w:val="CommentReference"/>
        </w:rPr>
        <w:annotationRef/>
      </w:r>
      <w:r w:rsidRPr="007E33AF">
        <w:t>OEMTP-977</w:t>
      </w:r>
      <w:r>
        <w:t>; HL7688 draft</w:t>
      </w:r>
    </w:p>
  </w:comment>
  <w:comment w:id="2398" w:author="Elaine Baricante" w:date="2016-11-11T15:07:00Z" w:initials="EB">
    <w:p w14:paraId="23C543FF" w14:textId="77777777" w:rsidR="005A7259" w:rsidRDefault="005A7259" w:rsidP="00975CC4">
      <w:pPr>
        <w:pStyle w:val="CommentText"/>
      </w:pPr>
      <w:r>
        <w:rPr>
          <w:rStyle w:val="CommentReference"/>
        </w:rPr>
        <w:annotationRef/>
      </w:r>
      <w:r w:rsidRPr="007E33AF">
        <w:t>OEMTP-977</w:t>
      </w:r>
      <w:r>
        <w:t>; HL7688 draft</w:t>
      </w:r>
    </w:p>
  </w:comment>
  <w:comment w:id="2407" w:author="Elaine Baricante" w:date="2017-04-10T17:17:00Z" w:initials="EB">
    <w:p w14:paraId="61CE47B4" w14:textId="77777777" w:rsidR="005A7259" w:rsidRDefault="005A7259" w:rsidP="00975CC4">
      <w:pPr>
        <w:pStyle w:val="CommentText"/>
      </w:pPr>
      <w:r>
        <w:rPr>
          <w:rStyle w:val="CommentReference"/>
        </w:rPr>
        <w:annotationRef/>
      </w:r>
      <w:r w:rsidRPr="008C2996">
        <w:t>OEMTP-1127</w:t>
      </w:r>
    </w:p>
  </w:comment>
  <w:comment w:id="2462" w:author="Elaine Baricante" w:date="2016-11-11T15:08:00Z" w:initials="EB">
    <w:p w14:paraId="41A1BBD4" w14:textId="77777777" w:rsidR="005A7259" w:rsidRDefault="005A7259" w:rsidP="00975CC4">
      <w:pPr>
        <w:pStyle w:val="CommentText"/>
      </w:pPr>
      <w:r>
        <w:rPr>
          <w:rStyle w:val="CommentReference"/>
        </w:rPr>
        <w:annotationRef/>
      </w:r>
      <w:r w:rsidRPr="007E33AF">
        <w:t>OEMTP-977</w:t>
      </w:r>
      <w:r>
        <w:t>; HL7688 draft</w:t>
      </w:r>
    </w:p>
  </w:comment>
  <w:comment w:id="2468" w:author="Elaine Baricante" w:date="2017-04-07T18:17:00Z" w:initials="EB">
    <w:p w14:paraId="74AF7C05" w14:textId="77777777" w:rsidR="005A7259" w:rsidRDefault="005A7259" w:rsidP="00975CC4">
      <w:pPr>
        <w:pStyle w:val="CommentText"/>
      </w:pPr>
      <w:r>
        <w:rPr>
          <w:rStyle w:val="CommentReference"/>
        </w:rPr>
        <w:annotationRef/>
      </w:r>
      <w:r>
        <w:rPr>
          <w:rStyle w:val="CommentReference"/>
        </w:rPr>
        <w:annotationRef/>
      </w:r>
      <w:r>
        <w:rPr>
          <w:rStyle w:val="CommentReference"/>
        </w:rPr>
        <w:annotationRef/>
      </w:r>
      <w:r>
        <w:t>From KCE 20170119</w:t>
      </w:r>
    </w:p>
  </w:comment>
  <w:comment w:id="2469" w:author="Elaine Baricante" w:date="2017-04-07T18:18:00Z" w:initials="EB">
    <w:p w14:paraId="0B35BB03" w14:textId="77777777" w:rsidR="005A7259" w:rsidRDefault="005A7259" w:rsidP="00975CC4">
      <w:pPr>
        <w:pStyle w:val="CommentText"/>
      </w:pPr>
      <w:r>
        <w:t xml:space="preserve">MCBL </w:t>
      </w:r>
      <w:r>
        <w:rPr>
          <w:rStyle w:val="CommentReference"/>
        </w:rPr>
        <w:annotationRef/>
      </w:r>
      <w:r>
        <w:t>IFS 20170126</w:t>
      </w:r>
    </w:p>
  </w:comment>
  <w:comment w:id="2470" w:author="Elaine Baricante" w:date="2017-04-07T18:18:00Z" w:initials="EB">
    <w:p w14:paraId="27542AD9" w14:textId="77777777" w:rsidR="005A7259" w:rsidRDefault="005A7259" w:rsidP="00975CC4">
      <w:pPr>
        <w:pStyle w:val="CommentText"/>
      </w:pPr>
      <w:r>
        <w:rPr>
          <w:rStyle w:val="CommentReference"/>
        </w:rPr>
        <w:annotationRef/>
      </w:r>
      <w:r>
        <w:rPr>
          <w:rStyle w:val="CommentReference"/>
        </w:rPr>
        <w:annotationRef/>
      </w:r>
      <w:r>
        <w:rPr>
          <w:rStyle w:val="CommentReference"/>
        </w:rPr>
        <w:annotationRef/>
      </w:r>
      <w:r>
        <w:t>From KCE 20170119</w:t>
      </w:r>
    </w:p>
  </w:comment>
  <w:comment w:id="2528" w:author="Elaine Baricante" w:date="2017-01-17T16:40:00Z" w:initials="EB">
    <w:p w14:paraId="62FC889E" w14:textId="77777777" w:rsidR="005A7259" w:rsidRDefault="005A7259" w:rsidP="00975CC4">
      <w:pPr>
        <w:pStyle w:val="CommentText"/>
      </w:pPr>
      <w:r>
        <w:rPr>
          <w:rStyle w:val="CommentReference"/>
        </w:rPr>
        <w:annotationRef/>
      </w:r>
      <w:r>
        <w:t>IFS 20170105</w:t>
      </w:r>
    </w:p>
  </w:comment>
  <w:comment w:id="2552" w:author="Elaine Baricante" w:date="2016-11-11T15:08:00Z" w:initials="EB">
    <w:p w14:paraId="0D1201AC" w14:textId="77777777" w:rsidR="005A7259" w:rsidRDefault="005A7259" w:rsidP="00975CC4">
      <w:pPr>
        <w:pStyle w:val="CommentText"/>
      </w:pPr>
      <w:r>
        <w:rPr>
          <w:rStyle w:val="CommentReference"/>
        </w:rPr>
        <w:annotationRef/>
      </w:r>
      <w:r w:rsidRPr="007E33AF">
        <w:t>OEMTP-977</w:t>
      </w:r>
      <w:r>
        <w:t>; HL7688 draft</w:t>
      </w:r>
    </w:p>
  </w:comment>
  <w:comment w:id="2557" w:author="Elaine Baricante" w:date="2017-01-23T15:08:00Z" w:initials="EB">
    <w:p w14:paraId="06D6E906" w14:textId="77777777" w:rsidR="005A7259" w:rsidRDefault="005A7259" w:rsidP="00975CC4">
      <w:pPr>
        <w:pStyle w:val="CommentText"/>
      </w:pPr>
      <w:r>
        <w:rPr>
          <w:rStyle w:val="CommentReference"/>
        </w:rPr>
        <w:annotationRef/>
      </w:r>
      <w:r>
        <w:t>OEMTP-1057</w:t>
      </w:r>
    </w:p>
  </w:comment>
  <w:comment w:id="2616" w:author="Elaine Baricante" w:date="2016-11-11T15:09:00Z" w:initials="EB">
    <w:p w14:paraId="7DB62DDE" w14:textId="77777777" w:rsidR="005A7259" w:rsidRDefault="005A7259" w:rsidP="00975CC4">
      <w:pPr>
        <w:pStyle w:val="CommentText"/>
      </w:pPr>
      <w:r>
        <w:rPr>
          <w:rStyle w:val="CommentReference"/>
        </w:rPr>
        <w:annotationRef/>
      </w:r>
      <w:r w:rsidRPr="007E33AF">
        <w:t>OEMTP-977</w:t>
      </w:r>
      <w:r>
        <w:t>; HL7688 draft</w:t>
      </w:r>
    </w:p>
  </w:comment>
  <w:comment w:id="2621" w:author="Elaine Baricante" w:date="2017-01-23T15:06:00Z" w:initials="EB">
    <w:p w14:paraId="510AA1AC" w14:textId="77777777" w:rsidR="005A7259" w:rsidRDefault="005A7259" w:rsidP="00975CC4">
      <w:pPr>
        <w:pStyle w:val="CommentText"/>
      </w:pPr>
      <w:r>
        <w:rPr>
          <w:rStyle w:val="CommentReference"/>
        </w:rPr>
        <w:annotationRef/>
      </w:r>
      <w:r>
        <w:t>OEMTP-1058</w:t>
      </w:r>
    </w:p>
  </w:comment>
  <w:comment w:id="2706" w:author="Elaine Baricante" w:date="2016-11-11T15:09:00Z" w:initials="EB">
    <w:p w14:paraId="1FE91F6C" w14:textId="77777777" w:rsidR="005A7259" w:rsidRDefault="005A7259" w:rsidP="00975CC4">
      <w:pPr>
        <w:pStyle w:val="CommentText"/>
      </w:pPr>
      <w:r>
        <w:rPr>
          <w:rStyle w:val="CommentReference"/>
        </w:rPr>
        <w:annotationRef/>
      </w:r>
      <w:r w:rsidRPr="007E33AF">
        <w:t>OEMTP-977</w:t>
      </w:r>
      <w:r>
        <w:t>; HL7688 draft</w:t>
      </w:r>
    </w:p>
  </w:comment>
  <w:comment w:id="2711" w:author="Elaine Baricante" w:date="2017-04-07T15:42:00Z" w:initials="EB">
    <w:p w14:paraId="4D674734" w14:textId="77777777" w:rsidR="005A7259" w:rsidRDefault="005A7259" w:rsidP="00975CC4">
      <w:pPr>
        <w:pStyle w:val="CommentText"/>
      </w:pPr>
      <w:r>
        <w:rPr>
          <w:rStyle w:val="CommentReference"/>
        </w:rPr>
        <w:annotationRef/>
      </w:r>
      <w:r w:rsidRPr="00BE6DD7">
        <w:t>OEMTP-1109</w:t>
      </w:r>
    </w:p>
  </w:comment>
  <w:comment w:id="2763" w:author="Elaine Baricante" w:date="2017-01-17T15:02:00Z" w:initials="EB">
    <w:p w14:paraId="0E236EFC" w14:textId="77777777" w:rsidR="005A7259" w:rsidRDefault="005A7259" w:rsidP="00975CC4">
      <w:pPr>
        <w:pStyle w:val="CommentText"/>
      </w:pPr>
      <w:r>
        <w:rPr>
          <w:rStyle w:val="CommentReference"/>
        </w:rPr>
        <w:annotationRef/>
      </w:r>
      <w:r>
        <w:t>IFS 20161222</w:t>
      </w:r>
    </w:p>
  </w:comment>
  <w:comment w:id="2769" w:author="Elaine Baricante" w:date="2017-01-17T15:02:00Z" w:initials="EB">
    <w:p w14:paraId="064E603B" w14:textId="77777777" w:rsidR="005A7259" w:rsidRDefault="005A7259" w:rsidP="00975CC4">
      <w:pPr>
        <w:pStyle w:val="CommentText"/>
      </w:pPr>
      <w:r>
        <w:rPr>
          <w:rStyle w:val="CommentReference"/>
        </w:rPr>
        <w:annotationRef/>
      </w:r>
      <w:r>
        <w:t>IFS 20170106</w:t>
      </w:r>
    </w:p>
  </w:comment>
  <w:comment w:id="2773" w:author="Elaine Baricante" w:date="2017-01-17T15:03:00Z" w:initials="EB">
    <w:p w14:paraId="147B033C" w14:textId="77777777" w:rsidR="005A7259" w:rsidRDefault="005A7259" w:rsidP="00975CC4">
      <w:pPr>
        <w:pStyle w:val="CommentText"/>
      </w:pPr>
      <w:r>
        <w:rPr>
          <w:rStyle w:val="CommentReference"/>
        </w:rPr>
        <w:annotationRef/>
      </w:r>
      <w:r>
        <w:t>IFS 20161117; MCBL IFS 20161118</w:t>
      </w:r>
    </w:p>
  </w:comment>
  <w:comment w:id="2827" w:author="Elaine Baricante" w:date="2017-01-17T15:03:00Z" w:initials="EB">
    <w:p w14:paraId="4E37CAF8" w14:textId="77777777" w:rsidR="005A7259" w:rsidRDefault="005A7259" w:rsidP="00975CC4">
      <w:pPr>
        <w:pStyle w:val="CommentText"/>
      </w:pPr>
      <w:r>
        <w:rPr>
          <w:rStyle w:val="CommentReference"/>
        </w:rPr>
        <w:annotationRef/>
      </w:r>
      <w:r>
        <w:t>IFS 20161117; MCBL IFS 20161118</w:t>
      </w:r>
    </w:p>
  </w:comment>
  <w:comment w:id="2883" w:author="Elaine Baricante" w:date="2017-01-17T15:04:00Z" w:initials="EB">
    <w:p w14:paraId="4D727272" w14:textId="77777777" w:rsidR="005A7259" w:rsidRDefault="005A7259" w:rsidP="00975CC4">
      <w:pPr>
        <w:pStyle w:val="CommentText"/>
      </w:pPr>
      <w:r>
        <w:rPr>
          <w:rStyle w:val="CommentReference"/>
        </w:rPr>
        <w:annotationRef/>
      </w:r>
      <w:r>
        <w:t>IFS 20161117; MCBL IFS 20161118</w:t>
      </w:r>
    </w:p>
  </w:comment>
  <w:comment w:id="4552" w:author="Elaine Baricante" w:date="2016-09-28T10:53:00Z" w:initials="EB">
    <w:p w14:paraId="29DA127E" w14:textId="77777777" w:rsidR="005A7259" w:rsidRDefault="005A7259" w:rsidP="00975CC4">
      <w:pPr>
        <w:pStyle w:val="CommentText"/>
      </w:pPr>
      <w:r>
        <w:rPr>
          <w:rStyle w:val="CommentReference"/>
        </w:rPr>
        <w:annotationRef/>
      </w:r>
      <w:r>
        <w:t>IFS 20160914</w:t>
      </w:r>
    </w:p>
  </w:comment>
  <w:comment w:id="4661" w:author="Elaine Baricante" w:date="2016-09-28T10:57:00Z" w:initials="EB">
    <w:p w14:paraId="2E043115" w14:textId="77777777" w:rsidR="005A7259" w:rsidRDefault="005A7259" w:rsidP="00975CC4">
      <w:pPr>
        <w:pStyle w:val="CommentText"/>
      </w:pPr>
      <w:r>
        <w:rPr>
          <w:rStyle w:val="CommentReference"/>
        </w:rPr>
        <w:annotationRef/>
      </w:r>
      <w:r>
        <w:t>IFS 20160914</w:t>
      </w:r>
    </w:p>
  </w:comment>
  <w:comment w:id="4662" w:author="Elaine Baricante" w:date="2016-09-28T10:57:00Z" w:initials="EB">
    <w:p w14:paraId="71DBCD24" w14:textId="77777777" w:rsidR="005A7259" w:rsidRDefault="005A7259" w:rsidP="00975CC4">
      <w:pPr>
        <w:pStyle w:val="CommentText"/>
      </w:pPr>
      <w:r>
        <w:rPr>
          <w:rStyle w:val="CommentReference"/>
        </w:rPr>
        <w:annotationRef/>
      </w:r>
      <w:r>
        <w:t>IFS 20160914</w:t>
      </w:r>
    </w:p>
  </w:comment>
  <w:comment w:id="5169" w:author="Elaine Baricante" w:date="2016-04-20T11:02:00Z" w:initials="EB">
    <w:p w14:paraId="1859C81B" w14:textId="77777777" w:rsidR="005A7259" w:rsidRDefault="005A7259" w:rsidP="00975CC4">
      <w:pPr>
        <w:pStyle w:val="CommentText"/>
      </w:pPr>
      <w:r>
        <w:rPr>
          <w:rStyle w:val="CommentReference"/>
        </w:rPr>
        <w:annotationRef/>
      </w:r>
      <w:r w:rsidRPr="00D51110">
        <w:t>From JGE 20160419</w:t>
      </w:r>
    </w:p>
  </w:comment>
  <w:comment w:id="5196" w:author="Elaine Baricante" w:date="2017-01-23T15:10:00Z" w:initials="EB">
    <w:p w14:paraId="475E682F" w14:textId="77777777" w:rsidR="005A7259" w:rsidRDefault="005A7259" w:rsidP="00975CC4">
      <w:pPr>
        <w:pStyle w:val="CommentText"/>
      </w:pPr>
      <w:r>
        <w:rPr>
          <w:rStyle w:val="CommentReference"/>
        </w:rPr>
        <w:annotationRef/>
      </w:r>
      <w:r>
        <w:t>From RLiu 20170119</w:t>
      </w:r>
    </w:p>
  </w:comment>
  <w:comment w:id="5224" w:author="Elaine Baricante" w:date="2017-08-01T15:32:00Z" w:initials="EB">
    <w:p w14:paraId="42ED7451" w14:textId="11018551" w:rsidR="005A7259" w:rsidRDefault="005A7259">
      <w:pPr>
        <w:pStyle w:val="CommentText"/>
      </w:pPr>
      <w:r>
        <w:rPr>
          <w:rStyle w:val="CommentReference"/>
        </w:rPr>
        <w:annotationRef/>
      </w:r>
      <w:r>
        <w:t>MCBL IFS 20170725</w:t>
      </w:r>
    </w:p>
  </w:comment>
  <w:comment w:id="5225" w:author="Elaine Baricante" w:date="2017-08-01T15:33:00Z" w:initials="EB">
    <w:p w14:paraId="6641A6F6" w14:textId="1965125C" w:rsidR="005A7259" w:rsidRDefault="005A7259">
      <w:pPr>
        <w:pStyle w:val="CommentText"/>
      </w:pPr>
      <w:r>
        <w:rPr>
          <w:rStyle w:val="CommentReference"/>
        </w:rPr>
        <w:annotationRef/>
      </w:r>
      <w:r>
        <w:t>MCBL IFS 20170725</w:t>
      </w:r>
    </w:p>
  </w:comment>
  <w:comment w:id="5226" w:author="Elaine Baricante" w:date="2017-08-01T15:33:00Z" w:initials="EB">
    <w:p w14:paraId="0EE469B4" w14:textId="2A725925" w:rsidR="005A7259" w:rsidRDefault="005A7259">
      <w:pPr>
        <w:pStyle w:val="CommentText"/>
      </w:pPr>
      <w:r>
        <w:rPr>
          <w:rStyle w:val="CommentReference"/>
        </w:rPr>
        <w:annotationRef/>
      </w:r>
      <w:r>
        <w:t>MCBL IFS 20170725</w:t>
      </w:r>
    </w:p>
  </w:comment>
  <w:comment w:id="5247" w:author="Elaine Baricante" w:date="2016-04-20T11:05:00Z" w:initials="EB">
    <w:p w14:paraId="0BCFABA5" w14:textId="77777777" w:rsidR="005A7259" w:rsidRDefault="005A7259" w:rsidP="00975CC4">
      <w:pPr>
        <w:pStyle w:val="CommentText"/>
      </w:pPr>
      <w:r>
        <w:rPr>
          <w:rStyle w:val="CommentReference"/>
        </w:rPr>
        <w:annotationRef/>
      </w:r>
      <w:r w:rsidRPr="00D51110">
        <w:t>From JGE 20160419</w:t>
      </w:r>
    </w:p>
  </w:comment>
  <w:comment w:id="5725" w:author="Elaine Baricante" w:date="2016-04-20T11:04:00Z" w:initials="EB">
    <w:p w14:paraId="38F880E1" w14:textId="77777777" w:rsidR="005A7259" w:rsidRDefault="005A7259" w:rsidP="00975CC4">
      <w:pPr>
        <w:pStyle w:val="CommentText"/>
      </w:pPr>
      <w:r>
        <w:rPr>
          <w:rStyle w:val="CommentReference"/>
        </w:rPr>
        <w:annotationRef/>
      </w:r>
      <w:r w:rsidRPr="00D51110">
        <w:t>From JGE 20160419</w:t>
      </w:r>
    </w:p>
  </w:comment>
  <w:comment w:id="5891" w:author="Elaine Baricante" w:date="2017-06-22T10:52:00Z" w:initials="EB">
    <w:p w14:paraId="30750A76" w14:textId="77777777" w:rsidR="005A7259" w:rsidRDefault="005A7259" w:rsidP="00975CC4">
      <w:pPr>
        <w:pStyle w:val="CommentText"/>
      </w:pPr>
      <w:r>
        <w:rPr>
          <w:rStyle w:val="CommentReference"/>
        </w:rPr>
        <w:annotationRef/>
      </w:r>
      <w:r w:rsidRPr="00B955B2">
        <w:t>OEMTP-1218</w:t>
      </w:r>
    </w:p>
  </w:comment>
  <w:comment w:id="6160" w:author="Elaine Baricante" w:date="2016-04-20T11:26:00Z" w:initials="EB">
    <w:p w14:paraId="151F18BA" w14:textId="77777777" w:rsidR="005A7259" w:rsidRDefault="005A7259" w:rsidP="00975CC4">
      <w:pPr>
        <w:pStyle w:val="CommentText"/>
      </w:pPr>
      <w:r>
        <w:rPr>
          <w:rStyle w:val="CommentReference"/>
        </w:rPr>
        <w:annotationRef/>
      </w:r>
      <w:r w:rsidRPr="006D10EB">
        <w:t>From JGE 20160419</w:t>
      </w:r>
    </w:p>
  </w:comment>
  <w:comment w:id="7463" w:author="Elaine Baricante" w:date="2016-04-20T11:29:00Z" w:initials="EB">
    <w:p w14:paraId="65045276" w14:textId="77777777" w:rsidR="005A7259" w:rsidRDefault="005A7259" w:rsidP="00975CC4">
      <w:pPr>
        <w:pStyle w:val="CommentText"/>
      </w:pPr>
      <w:r>
        <w:rPr>
          <w:rStyle w:val="CommentReference"/>
        </w:rPr>
        <w:annotationRef/>
      </w:r>
      <w:r w:rsidRPr="006D10EB">
        <w:t>From JGE 20160419</w:t>
      </w:r>
    </w:p>
  </w:comment>
  <w:comment w:id="7554" w:author="Elaine Baricante" w:date="2016-04-20T11:31:00Z" w:initials="EB">
    <w:p w14:paraId="71DC703A" w14:textId="77777777" w:rsidR="005A7259" w:rsidRDefault="005A7259" w:rsidP="00975CC4">
      <w:pPr>
        <w:pStyle w:val="CommentText"/>
      </w:pPr>
      <w:r>
        <w:rPr>
          <w:rStyle w:val="CommentReference"/>
        </w:rPr>
        <w:annotationRef/>
      </w:r>
      <w:r w:rsidRPr="006D10EB">
        <w:t>From JGE 20160419</w:t>
      </w:r>
    </w:p>
  </w:comment>
  <w:comment w:id="7691" w:author="Elaine Baricante" w:date="2017-08-01T15:54:00Z" w:initials="EB">
    <w:p w14:paraId="0C2A5A11" w14:textId="25AD3899" w:rsidR="005A7259" w:rsidRDefault="005A7259">
      <w:pPr>
        <w:pStyle w:val="CommentText"/>
      </w:pPr>
      <w:r>
        <w:rPr>
          <w:rStyle w:val="CommentReference"/>
        </w:rPr>
        <w:annotationRef/>
      </w:r>
      <w:r>
        <w:t>MCBL IFS 20170628</w:t>
      </w:r>
    </w:p>
  </w:comment>
  <w:comment w:id="7698" w:author="Elaine Baricante" w:date="2017-08-01T15:53:00Z" w:initials="EB">
    <w:p w14:paraId="2C041B6E" w14:textId="1EBD4E60" w:rsidR="005A7259" w:rsidRDefault="005A7259">
      <w:pPr>
        <w:pStyle w:val="CommentText"/>
      </w:pPr>
      <w:r>
        <w:rPr>
          <w:rStyle w:val="CommentReference"/>
        </w:rPr>
        <w:annotationRef/>
      </w:r>
      <w:r>
        <w:t>MCBL IFS 20170628</w:t>
      </w:r>
    </w:p>
  </w:comment>
  <w:comment w:id="7724" w:author="Elaine Baricante" w:date="2017-08-01T15:54:00Z" w:initials="EB">
    <w:p w14:paraId="485B9192" w14:textId="2C985D3A" w:rsidR="005A7259" w:rsidRDefault="005A7259">
      <w:pPr>
        <w:pStyle w:val="CommentText"/>
      </w:pPr>
      <w:r>
        <w:rPr>
          <w:rStyle w:val="CommentReference"/>
        </w:rPr>
        <w:annotationRef/>
      </w:r>
      <w:r>
        <w:t>MCBL IFS 20170628</w:t>
      </w:r>
    </w:p>
  </w:comment>
  <w:comment w:id="7780" w:author="Elaine Baricante" w:date="2016-04-20T11:31:00Z" w:initials="EB">
    <w:p w14:paraId="30CA4879" w14:textId="77777777" w:rsidR="005A7259" w:rsidRDefault="005A7259" w:rsidP="00975CC4">
      <w:pPr>
        <w:pStyle w:val="CommentText"/>
      </w:pPr>
      <w:r>
        <w:rPr>
          <w:rStyle w:val="CommentReference"/>
        </w:rPr>
        <w:annotationRef/>
      </w:r>
      <w:r w:rsidRPr="006D10EB">
        <w:t>From JGE 20160419</w:t>
      </w:r>
    </w:p>
  </w:comment>
  <w:comment w:id="7957" w:author="Elaine Baricante" w:date="2016-05-13T17:34:00Z" w:initials="EB">
    <w:p w14:paraId="5B4B16E8" w14:textId="77777777" w:rsidR="005A7259" w:rsidRDefault="005A7259" w:rsidP="00975CC4">
      <w:pPr>
        <w:pStyle w:val="CommentText"/>
      </w:pPr>
      <w:r>
        <w:rPr>
          <w:rStyle w:val="CommentReference"/>
        </w:rPr>
        <w:annotationRef/>
      </w:r>
      <w:r>
        <w:t>IFS 20160427</w:t>
      </w:r>
    </w:p>
  </w:comment>
  <w:comment w:id="8197" w:author="Elaine Baricante" w:date="2016-05-13T17:48:00Z" w:initials="EB">
    <w:p w14:paraId="6ABAB106" w14:textId="77777777" w:rsidR="005A7259" w:rsidRDefault="005A7259" w:rsidP="00975CC4">
      <w:pPr>
        <w:pStyle w:val="CommentText"/>
      </w:pPr>
      <w:r>
        <w:rPr>
          <w:rStyle w:val="CommentReference"/>
        </w:rPr>
        <w:annotationRef/>
      </w:r>
      <w:r>
        <w:t>IFS 20160510</w:t>
      </w:r>
    </w:p>
  </w:comment>
  <w:comment w:id="8327" w:author="Elaine Baricante" w:date="2017-02-13T10:16:00Z" w:initials="EB">
    <w:p w14:paraId="17261EDB" w14:textId="77777777" w:rsidR="005A7259" w:rsidRDefault="005A7259" w:rsidP="00975CC4">
      <w:pPr>
        <w:pStyle w:val="CommentText"/>
      </w:pPr>
      <w:r>
        <w:rPr>
          <w:rStyle w:val="CommentReference"/>
        </w:rPr>
        <w:annotationRef/>
      </w:r>
      <w:r>
        <w:t>OEMTP-1067; IFS 20170210</w:t>
      </w:r>
    </w:p>
  </w:comment>
  <w:comment w:id="8432" w:author="Elaine Baricante" w:date="2016-06-02T16:33:00Z" w:initials="EB">
    <w:p w14:paraId="2C7A6BB6" w14:textId="77777777" w:rsidR="005A7259" w:rsidRDefault="005A7259" w:rsidP="00975CC4">
      <w:pPr>
        <w:pStyle w:val="CommentText"/>
      </w:pPr>
      <w:r>
        <w:rPr>
          <w:rStyle w:val="CommentReference"/>
        </w:rPr>
        <w:annotationRef/>
      </w:r>
      <w:r>
        <w:t>IFS 20160523</w:t>
      </w:r>
    </w:p>
  </w:comment>
  <w:comment w:id="8687" w:author="Elaine Baricante" w:date="2016-07-04T10:09:00Z" w:initials="EB">
    <w:p w14:paraId="6F82E8C6" w14:textId="77777777" w:rsidR="005A7259" w:rsidRDefault="005A7259" w:rsidP="00975CC4">
      <w:pPr>
        <w:pStyle w:val="CommentText"/>
      </w:pPr>
      <w:r>
        <w:rPr>
          <w:rStyle w:val="CommentReference"/>
        </w:rPr>
        <w:annotationRef/>
      </w:r>
      <w:r>
        <w:t>IFS 20160614</w:t>
      </w:r>
    </w:p>
  </w:comment>
  <w:comment w:id="8690" w:author="Elaine Baricante" w:date="2016-10-05T14:52:00Z" w:initials="EB">
    <w:p w14:paraId="0C28F4F6" w14:textId="77777777" w:rsidR="005A7259" w:rsidRDefault="005A7259" w:rsidP="00975CC4">
      <w:pPr>
        <w:pStyle w:val="CommentText"/>
      </w:pPr>
      <w:r>
        <w:rPr>
          <w:rStyle w:val="CommentReference"/>
        </w:rPr>
        <w:annotationRef/>
      </w:r>
      <w:r>
        <w:t>From AlCheung 20161005</w:t>
      </w:r>
    </w:p>
  </w:comment>
  <w:comment w:id="8691" w:author="Elaine Baricante" w:date="2016-09-28T10:59:00Z" w:initials="EB">
    <w:p w14:paraId="1A4A2CC1" w14:textId="77777777" w:rsidR="005A7259" w:rsidRDefault="005A7259" w:rsidP="00975CC4">
      <w:pPr>
        <w:pStyle w:val="CommentText"/>
      </w:pPr>
      <w:r>
        <w:rPr>
          <w:rStyle w:val="CommentReference"/>
        </w:rPr>
        <w:annotationRef/>
      </w:r>
      <w:r>
        <w:t>IFS 20160914</w:t>
      </w:r>
    </w:p>
  </w:comment>
  <w:comment w:id="8695" w:author="Elaine Baricante" w:date="2016-07-04T10:15:00Z" w:initials="EB">
    <w:p w14:paraId="2AA3A21C" w14:textId="77777777" w:rsidR="005A7259" w:rsidRDefault="005A7259" w:rsidP="00975CC4">
      <w:pPr>
        <w:pStyle w:val="CommentText"/>
      </w:pPr>
      <w:r>
        <w:rPr>
          <w:rStyle w:val="CommentReference"/>
        </w:rPr>
        <w:annotationRef/>
      </w:r>
      <w:r>
        <w:t>IFS 20160614</w:t>
      </w:r>
    </w:p>
  </w:comment>
  <w:comment w:id="8698" w:author="Elaine Baricante" w:date="2017-08-01T15:50:00Z" w:initials="EB">
    <w:p w14:paraId="0C04AADF" w14:textId="09AD26A3" w:rsidR="005A7259" w:rsidRDefault="005A7259">
      <w:pPr>
        <w:pStyle w:val="CommentText"/>
      </w:pPr>
      <w:r>
        <w:rPr>
          <w:rStyle w:val="CommentReference"/>
        </w:rPr>
        <w:annotationRef/>
      </w:r>
      <w:r>
        <w:t>MCBL IFS 20170512</w:t>
      </w:r>
    </w:p>
  </w:comment>
  <w:comment w:id="8699" w:author="Elaine Baricante" w:date="2016-09-28T11:02:00Z" w:initials="EB">
    <w:p w14:paraId="628ED646" w14:textId="77777777" w:rsidR="005A7259" w:rsidRPr="00F22490" w:rsidRDefault="005A7259" w:rsidP="00975CC4">
      <w:pPr>
        <w:pStyle w:val="CommentText"/>
        <w:rPr>
          <w:lang w:val="fr-FR"/>
        </w:rPr>
      </w:pPr>
      <w:r>
        <w:rPr>
          <w:rStyle w:val="CommentReference"/>
        </w:rPr>
        <w:annotationRef/>
      </w:r>
      <w:r w:rsidRPr="00F22490">
        <w:rPr>
          <w:lang w:val="fr-FR"/>
        </w:rPr>
        <w:t>IFS 20160914</w:t>
      </w:r>
    </w:p>
  </w:comment>
  <w:comment w:id="8703" w:author="Elaine Baricante" w:date="2016-07-04T10:21:00Z" w:initials="EB">
    <w:p w14:paraId="6D517F30" w14:textId="77777777" w:rsidR="005A7259" w:rsidRPr="00F22490" w:rsidRDefault="005A7259" w:rsidP="00975CC4">
      <w:pPr>
        <w:pStyle w:val="CommentText"/>
        <w:rPr>
          <w:lang w:val="fr-FR"/>
        </w:rPr>
      </w:pPr>
      <w:r>
        <w:rPr>
          <w:rStyle w:val="CommentReference"/>
        </w:rPr>
        <w:annotationRef/>
      </w:r>
      <w:r w:rsidRPr="00F22490">
        <w:rPr>
          <w:lang w:val="fr-FR"/>
        </w:rPr>
        <w:t>IFS 20160614</w:t>
      </w:r>
    </w:p>
  </w:comment>
  <w:comment w:id="8841" w:author="Elaine Baricante" w:date="2016-09-28T11:04:00Z" w:initials="EB">
    <w:p w14:paraId="6A894713" w14:textId="77777777" w:rsidR="005A7259" w:rsidRPr="00F22490" w:rsidRDefault="005A7259" w:rsidP="00975CC4">
      <w:pPr>
        <w:pStyle w:val="CommentText"/>
        <w:rPr>
          <w:lang w:val="fr-FR"/>
        </w:rPr>
      </w:pPr>
      <w:r>
        <w:rPr>
          <w:rStyle w:val="CommentReference"/>
        </w:rPr>
        <w:annotationRef/>
      </w:r>
      <w:r w:rsidRPr="00F22490">
        <w:rPr>
          <w:lang w:val="fr-FR"/>
        </w:rPr>
        <w:t>IFS 20160914</w:t>
      </w:r>
    </w:p>
  </w:comment>
  <w:comment w:id="8865" w:author="Elaine Baricante" w:date="2017-04-07T19:29:00Z" w:initials="EB">
    <w:p w14:paraId="2F78A0CF" w14:textId="77777777" w:rsidR="005A7259" w:rsidRPr="00F22490" w:rsidRDefault="005A7259" w:rsidP="00975CC4">
      <w:pPr>
        <w:pStyle w:val="CommentText"/>
        <w:rPr>
          <w:lang w:val="fr-FR"/>
        </w:rPr>
      </w:pPr>
      <w:r>
        <w:rPr>
          <w:rStyle w:val="CommentReference"/>
        </w:rPr>
        <w:annotationRef/>
      </w:r>
      <w:r w:rsidRPr="00F22490">
        <w:rPr>
          <w:lang w:val="fr-FR"/>
        </w:rPr>
        <w:t>IFS 20170314</w:t>
      </w:r>
    </w:p>
  </w:comment>
  <w:comment w:id="8873" w:author="Elaine Baricante" w:date="2016-08-12T11:12:00Z" w:initials="EB">
    <w:p w14:paraId="41BDF72C" w14:textId="77777777" w:rsidR="005A7259" w:rsidRPr="00F22490" w:rsidRDefault="005A7259" w:rsidP="00975CC4">
      <w:pPr>
        <w:pStyle w:val="CommentText"/>
        <w:rPr>
          <w:lang w:val="fr-FR"/>
        </w:rPr>
      </w:pPr>
      <w:r>
        <w:rPr>
          <w:rStyle w:val="CommentReference"/>
        </w:rPr>
        <w:annotationRef/>
      </w:r>
      <w:r w:rsidRPr="00F22490">
        <w:rPr>
          <w:lang w:val="fr-FR"/>
        </w:rPr>
        <w:t>IFS 20160714</w:t>
      </w:r>
    </w:p>
  </w:comment>
  <w:comment w:id="8989" w:author="Elaine Baricante" w:date="2016-08-12T11:12:00Z" w:initials="EB">
    <w:p w14:paraId="2FC021E3" w14:textId="77777777" w:rsidR="005A7259" w:rsidRPr="00F22490" w:rsidRDefault="005A7259" w:rsidP="00975CC4">
      <w:pPr>
        <w:pStyle w:val="CommentText"/>
        <w:rPr>
          <w:lang w:val="fr-FR"/>
        </w:rPr>
      </w:pPr>
      <w:r>
        <w:rPr>
          <w:rStyle w:val="CommentReference"/>
        </w:rPr>
        <w:annotationRef/>
      </w:r>
      <w:r w:rsidRPr="00F22490">
        <w:rPr>
          <w:lang w:val="fr-FR"/>
        </w:rPr>
        <w:t>IFS 20160714</w:t>
      </w:r>
    </w:p>
  </w:comment>
  <w:comment w:id="8994" w:author="Elaine Baricante" w:date="2016-08-12T11:13:00Z" w:initials="EB">
    <w:p w14:paraId="78E0BF34" w14:textId="77777777" w:rsidR="005A7259" w:rsidRPr="00F22490" w:rsidRDefault="005A7259" w:rsidP="00975CC4">
      <w:pPr>
        <w:pStyle w:val="CommentText"/>
        <w:rPr>
          <w:lang w:val="fr-FR"/>
        </w:rPr>
      </w:pPr>
      <w:r>
        <w:rPr>
          <w:rStyle w:val="CommentReference"/>
        </w:rPr>
        <w:annotationRef/>
      </w:r>
      <w:r w:rsidRPr="00F22490">
        <w:rPr>
          <w:lang w:val="fr-FR"/>
        </w:rPr>
        <w:t>IFS 20160729</w:t>
      </w:r>
    </w:p>
  </w:comment>
  <w:comment w:id="9155" w:author="Elaine Baricante" w:date="2016-08-12T11:14:00Z" w:initials="EB">
    <w:p w14:paraId="61142181" w14:textId="77777777" w:rsidR="005A7259" w:rsidRPr="00F22490" w:rsidRDefault="005A7259" w:rsidP="00975CC4">
      <w:pPr>
        <w:pStyle w:val="CommentText"/>
        <w:rPr>
          <w:lang w:val="fr-FR"/>
        </w:rPr>
      </w:pPr>
      <w:r>
        <w:rPr>
          <w:rStyle w:val="CommentReference"/>
        </w:rPr>
        <w:annotationRef/>
      </w:r>
      <w:r w:rsidRPr="00F22490">
        <w:rPr>
          <w:lang w:val="fr-FR"/>
        </w:rPr>
        <w:t>IFS 20160728</w:t>
      </w:r>
    </w:p>
  </w:comment>
  <w:comment w:id="9162" w:author="Elaine Baricante" w:date="2016-08-12T11:16:00Z" w:initials="EB">
    <w:p w14:paraId="5C563631" w14:textId="77777777" w:rsidR="005A7259" w:rsidRPr="00F22490" w:rsidRDefault="005A7259" w:rsidP="00975CC4">
      <w:pPr>
        <w:pStyle w:val="CommentText"/>
        <w:rPr>
          <w:lang w:val="fr-FR"/>
        </w:rPr>
      </w:pPr>
      <w:r>
        <w:rPr>
          <w:rStyle w:val="CommentReference"/>
        </w:rPr>
        <w:annotationRef/>
      </w:r>
      <w:r w:rsidRPr="00F22490">
        <w:rPr>
          <w:lang w:val="fr-FR"/>
        </w:rPr>
        <w:t>IFS 20160713</w:t>
      </w:r>
    </w:p>
  </w:comment>
  <w:comment w:id="9417" w:author="Elaine Baricante" w:date="2016-09-09T14:27:00Z" w:initials="EB">
    <w:p w14:paraId="7269D7F4" w14:textId="77777777" w:rsidR="005A7259" w:rsidRDefault="005A7259" w:rsidP="00975CC4">
      <w:pPr>
        <w:pStyle w:val="CommentText"/>
      </w:pPr>
      <w:r>
        <w:rPr>
          <w:rStyle w:val="CommentReference"/>
        </w:rPr>
        <w:annotationRef/>
      </w:r>
      <w:r>
        <w:t>Copied from the HL7588 as requested by JGE 20160906</w:t>
      </w:r>
    </w:p>
  </w:comment>
  <w:comment w:id="9728" w:author="Elaine Baricante" w:date="2016-06-15T15:17:00Z" w:initials="EB">
    <w:p w14:paraId="618EA9E5" w14:textId="77777777" w:rsidR="005A7259" w:rsidRDefault="005A7259" w:rsidP="00975CC4">
      <w:pPr>
        <w:pStyle w:val="CommentText"/>
      </w:pPr>
      <w:r>
        <w:rPr>
          <w:rStyle w:val="CommentReference"/>
        </w:rPr>
        <w:annotationRef/>
      </w:r>
      <w:r>
        <w:t>Copied from the HL7588; requested by JGE, confirmed by PCA 20160906</w:t>
      </w:r>
    </w:p>
  </w:comment>
  <w:comment w:id="10189" w:author="Elaine Baricante" w:date="2016-09-21T10:25:00Z" w:initials="EB">
    <w:p w14:paraId="39189294" w14:textId="77777777" w:rsidR="005A7259" w:rsidRDefault="005A7259" w:rsidP="00975CC4">
      <w:pPr>
        <w:pStyle w:val="CommentText"/>
      </w:pPr>
      <w:r>
        <w:rPr>
          <w:rStyle w:val="CommentReference"/>
        </w:rPr>
        <w:annotationRef/>
      </w:r>
      <w:r>
        <w:t>IFS 20160829</w:t>
      </w:r>
    </w:p>
  </w:comment>
  <w:comment w:id="10391" w:author="Elaine Baricante" w:date="2016-09-21T10:25:00Z" w:initials="EB">
    <w:p w14:paraId="7EBC102D" w14:textId="77777777" w:rsidR="005A7259" w:rsidRDefault="005A7259" w:rsidP="00975CC4">
      <w:pPr>
        <w:pStyle w:val="CommentText"/>
      </w:pPr>
      <w:r>
        <w:rPr>
          <w:rStyle w:val="CommentReference"/>
        </w:rPr>
        <w:annotationRef/>
      </w:r>
      <w:r>
        <w:t>IFS 20160829</w:t>
      </w:r>
    </w:p>
  </w:comment>
  <w:comment w:id="10503" w:author="Elaine Baricante" w:date="2016-09-21T10:25:00Z" w:initials="EB">
    <w:p w14:paraId="0FC59B71" w14:textId="77777777" w:rsidR="005A7259" w:rsidRDefault="005A7259" w:rsidP="00975CC4">
      <w:pPr>
        <w:pStyle w:val="CommentText"/>
      </w:pPr>
      <w:r>
        <w:rPr>
          <w:rStyle w:val="CommentReference"/>
        </w:rPr>
        <w:annotationRef/>
      </w:r>
      <w:r>
        <w:t>IFS 20160826</w:t>
      </w:r>
    </w:p>
  </w:comment>
  <w:comment w:id="10722" w:author="Elaine Baricante" w:date="2016-11-11T15:09:00Z" w:initials="EB">
    <w:p w14:paraId="2AE8F2BA" w14:textId="77777777" w:rsidR="005A7259" w:rsidRDefault="005A7259" w:rsidP="00975CC4">
      <w:pPr>
        <w:pStyle w:val="CommentText"/>
      </w:pPr>
      <w:r>
        <w:rPr>
          <w:rStyle w:val="CommentReference"/>
        </w:rPr>
        <w:annotationRef/>
      </w:r>
      <w:r w:rsidRPr="007E33AF">
        <w:t>OEMTP-977</w:t>
      </w:r>
      <w:r>
        <w:t>; HL7688 draft</w:t>
      </w:r>
    </w:p>
  </w:comment>
  <w:comment w:id="10884" w:author="Elaine Baricante" w:date="2016-11-11T15:09:00Z" w:initials="EB">
    <w:p w14:paraId="45B497A5" w14:textId="77777777" w:rsidR="005A7259" w:rsidRDefault="005A7259" w:rsidP="00975CC4">
      <w:pPr>
        <w:pStyle w:val="CommentText"/>
      </w:pPr>
      <w:r>
        <w:rPr>
          <w:rStyle w:val="CommentReference"/>
        </w:rPr>
        <w:annotationRef/>
      </w:r>
      <w:r w:rsidRPr="007E33AF">
        <w:t>OEMTP-977</w:t>
      </w:r>
      <w:r>
        <w:t>; HL7688 draft</w:t>
      </w:r>
    </w:p>
  </w:comment>
  <w:comment w:id="11025" w:author="Elaine Baricante" w:date="2017-04-07T17:40:00Z" w:initials="EB">
    <w:p w14:paraId="44756E7B" w14:textId="77777777" w:rsidR="005A7259" w:rsidRDefault="005A7259" w:rsidP="00975CC4">
      <w:pPr>
        <w:pStyle w:val="CommentText"/>
      </w:pPr>
      <w:r>
        <w:rPr>
          <w:rStyle w:val="CommentReference"/>
        </w:rPr>
        <w:annotationRef/>
      </w:r>
      <w:r>
        <w:t>IFS 20170406</w:t>
      </w:r>
    </w:p>
  </w:comment>
  <w:comment w:id="11030" w:author="Elaine Baricante" w:date="2017-04-07T16:10:00Z" w:initials="EB">
    <w:p w14:paraId="681C44D1" w14:textId="77777777" w:rsidR="005A7259" w:rsidRDefault="005A7259" w:rsidP="00975CC4">
      <w:pPr>
        <w:pStyle w:val="CommentText"/>
      </w:pPr>
      <w:r>
        <w:rPr>
          <w:rStyle w:val="CommentReference"/>
        </w:rPr>
        <w:annotationRef/>
      </w:r>
      <w:r>
        <w:t>IFS 20170303; MCBL IFS 20170406</w:t>
      </w:r>
    </w:p>
  </w:comment>
  <w:comment w:id="11571" w:author="Elaine Baricante" w:date="2017-02-08T10:10:00Z" w:initials="EB">
    <w:p w14:paraId="0D54487A" w14:textId="77777777" w:rsidR="005A7259" w:rsidRDefault="005A7259" w:rsidP="0050740B">
      <w:pPr>
        <w:pStyle w:val="CommentText"/>
      </w:pPr>
      <w:r>
        <w:rPr>
          <w:rStyle w:val="CommentReference"/>
        </w:rPr>
        <w:annotationRef/>
      </w:r>
      <w:r w:rsidRPr="008C50DF">
        <w:t>OEMTP-1060</w:t>
      </w:r>
    </w:p>
  </w:comment>
  <w:comment w:id="11729" w:author="Elaine Baricante" w:date="2017-08-01T10:50:00Z" w:initials="EB">
    <w:p w14:paraId="52CA0C5C" w14:textId="5B58AFB5" w:rsidR="005A7259" w:rsidRDefault="005A7259">
      <w:pPr>
        <w:pStyle w:val="CommentText"/>
      </w:pPr>
      <w:r>
        <w:rPr>
          <w:rStyle w:val="CommentReference"/>
        </w:rPr>
        <w:annotationRef/>
      </w:r>
      <w:r w:rsidRPr="00734EB8">
        <w:t>OEMTP-1055</w:t>
      </w:r>
      <w:r>
        <w:t xml:space="preserve">; </w:t>
      </w:r>
      <w:r w:rsidRPr="00734EB8">
        <w:t>OEMTP-1002</w:t>
      </w:r>
    </w:p>
  </w:comment>
  <w:comment w:id="11730" w:author="Elaine Baricante" w:date="2017-08-01T09:58:00Z" w:initials="EB">
    <w:p w14:paraId="13B98DD3" w14:textId="7237E153" w:rsidR="005A7259" w:rsidRDefault="005A7259">
      <w:pPr>
        <w:pStyle w:val="CommentText"/>
      </w:pPr>
      <w:r>
        <w:rPr>
          <w:rStyle w:val="CommentReference"/>
        </w:rPr>
        <w:annotationRef/>
      </w:r>
      <w:r w:rsidRPr="00BF284E">
        <w:t>OEMTP-1249</w:t>
      </w:r>
    </w:p>
  </w:comment>
  <w:comment w:id="11743" w:author="Elaine Baricante" w:date="2016-08-15T11:49:00Z" w:initials="EB">
    <w:p w14:paraId="359E33D6" w14:textId="77777777" w:rsidR="005A7259" w:rsidRDefault="005A7259" w:rsidP="0050740B">
      <w:pPr>
        <w:pStyle w:val="CommentText"/>
      </w:pPr>
      <w:r>
        <w:rPr>
          <w:rStyle w:val="CommentReference"/>
        </w:rPr>
        <w:annotationRef/>
      </w:r>
      <w:r w:rsidRPr="00CD3D86">
        <w:t>OEMTP-914</w:t>
      </w:r>
    </w:p>
  </w:comment>
  <w:comment w:id="11744" w:author="Elaine Baricante" w:date="2016-08-15T11:49:00Z" w:initials="EB">
    <w:p w14:paraId="1137659F" w14:textId="77777777" w:rsidR="005A7259" w:rsidRDefault="005A7259" w:rsidP="0050740B">
      <w:pPr>
        <w:pStyle w:val="CommentText"/>
      </w:pPr>
      <w:r>
        <w:rPr>
          <w:rStyle w:val="CommentReference"/>
        </w:rPr>
        <w:annotationRef/>
      </w:r>
      <w:r w:rsidRPr="00CD3D86">
        <w:t>OEMTP-914</w:t>
      </w:r>
    </w:p>
  </w:comment>
  <w:comment w:id="11770" w:author="Elaine Baricante" w:date="2017-06-26T14:37:00Z" w:initials="EB">
    <w:p w14:paraId="1542462D" w14:textId="77777777" w:rsidR="005A7259" w:rsidRDefault="005A7259" w:rsidP="0050740B">
      <w:pPr>
        <w:pStyle w:val="CommentText"/>
      </w:pPr>
      <w:r>
        <w:rPr>
          <w:rStyle w:val="CommentReference"/>
        </w:rPr>
        <w:annotationRef/>
      </w:r>
      <w:r>
        <w:t>From JGE 20170623</w:t>
      </w:r>
    </w:p>
  </w:comment>
  <w:comment w:id="11771" w:author="Elaine Baricante" w:date="2017-06-26T14:37:00Z" w:initials="EB">
    <w:p w14:paraId="2A8AF5C7" w14:textId="77777777" w:rsidR="005A7259" w:rsidRDefault="005A7259" w:rsidP="0050740B">
      <w:pPr>
        <w:pStyle w:val="CommentText"/>
      </w:pPr>
      <w:r>
        <w:rPr>
          <w:rStyle w:val="CommentReference"/>
        </w:rPr>
        <w:annotationRef/>
      </w:r>
      <w:r w:rsidRPr="00F533A0">
        <w:t>INT7120M-526</w:t>
      </w:r>
    </w:p>
  </w:comment>
  <w:comment w:id="12016" w:author="Elaine Baricante" w:date="2017-08-01T15:26:00Z" w:initials="EB">
    <w:p w14:paraId="354979C7" w14:textId="3A97F313" w:rsidR="005A7259" w:rsidRDefault="005A7259">
      <w:pPr>
        <w:pStyle w:val="CommentText"/>
      </w:pPr>
      <w:r>
        <w:rPr>
          <w:rStyle w:val="CommentReference"/>
        </w:rPr>
        <w:annotationRef/>
      </w:r>
      <w:r>
        <w:t>MCBL IFS 20170613</w:t>
      </w:r>
    </w:p>
  </w:comment>
  <w:comment w:id="12021" w:author="Elaine Baricante" w:date="2017-01-17T10:58:00Z" w:initials="EB">
    <w:p w14:paraId="3003AD6F" w14:textId="77777777" w:rsidR="005A7259" w:rsidRDefault="005A7259" w:rsidP="0050740B">
      <w:pPr>
        <w:pStyle w:val="CommentText"/>
      </w:pPr>
      <w:r>
        <w:rPr>
          <w:rStyle w:val="CommentReference"/>
        </w:rPr>
        <w:annotationRef/>
      </w:r>
      <w:r>
        <w:t>IFS 20161118</w:t>
      </w:r>
    </w:p>
  </w:comment>
  <w:comment w:id="12393" w:author="Elaine Baricante" w:date="2017-01-18T16:21:00Z" w:initials="EB">
    <w:p w14:paraId="013C0266" w14:textId="77777777" w:rsidR="005A7259" w:rsidRDefault="005A7259" w:rsidP="00AD6DB4">
      <w:pPr>
        <w:pStyle w:val="CommentText"/>
      </w:pPr>
      <w:r>
        <w:rPr>
          <w:rStyle w:val="CommentReference"/>
        </w:rPr>
        <w:annotationRef/>
      </w:r>
      <w:r>
        <w:t>IFS 20161104</w:t>
      </w:r>
    </w:p>
  </w:comment>
  <w:comment w:id="12395" w:author="Elaine Baricante" w:date="2017-01-17T10:35:00Z" w:initials="EB">
    <w:p w14:paraId="7634BAA6" w14:textId="77777777" w:rsidR="005A7259" w:rsidRDefault="005A7259" w:rsidP="00AD6DB4">
      <w:pPr>
        <w:pStyle w:val="CommentText"/>
      </w:pPr>
      <w:r>
        <w:rPr>
          <w:rStyle w:val="CommentReference"/>
        </w:rPr>
        <w:annotationRef/>
      </w:r>
      <w:r>
        <w:rPr>
          <w:rStyle w:val="CommentReference"/>
        </w:rPr>
        <w:annotationRef/>
      </w:r>
      <w:r>
        <w:t>IFS 20161104</w:t>
      </w:r>
    </w:p>
  </w:comment>
  <w:comment w:id="12588" w:author="Elaine Baricante" w:date="2017-06-22T11:23:00Z" w:initials="EB">
    <w:p w14:paraId="5FE969F7" w14:textId="77777777" w:rsidR="005A7259" w:rsidRDefault="005A7259" w:rsidP="00AD6DB4">
      <w:pPr>
        <w:pStyle w:val="CommentText"/>
      </w:pPr>
      <w:r>
        <w:rPr>
          <w:rStyle w:val="CommentReference"/>
        </w:rPr>
        <w:annotationRef/>
      </w:r>
      <w:r w:rsidRPr="00221286">
        <w:t>OEMTP-1218</w:t>
      </w:r>
    </w:p>
  </w:comment>
  <w:comment w:id="12741" w:author="Elaine Baricante" w:date="2016-04-20T11:39:00Z" w:initials="EB">
    <w:p w14:paraId="6E628096" w14:textId="77777777" w:rsidR="005A7259" w:rsidRDefault="005A7259" w:rsidP="00AD6DB4">
      <w:pPr>
        <w:pStyle w:val="CommentText"/>
      </w:pPr>
      <w:r>
        <w:rPr>
          <w:rStyle w:val="CommentReference"/>
        </w:rPr>
        <w:annotationRef/>
      </w:r>
      <w:r w:rsidRPr="006D10EB">
        <w:t>From JGE 20160419</w:t>
      </w:r>
    </w:p>
  </w:comment>
  <w:comment w:id="12771" w:author="Elaine Baricante" w:date="2017-01-19T11:28:00Z" w:initials="EB">
    <w:p w14:paraId="74AFF511" w14:textId="77777777" w:rsidR="005A7259" w:rsidRDefault="005A7259" w:rsidP="00AD6DB4">
      <w:pPr>
        <w:pStyle w:val="CommentText"/>
      </w:pPr>
      <w:r>
        <w:rPr>
          <w:rStyle w:val="CommentReference"/>
        </w:rPr>
        <w:annotationRef/>
      </w:r>
      <w:r>
        <w:t>MCBL IFS 20161031</w:t>
      </w:r>
    </w:p>
  </w:comment>
  <w:comment w:id="12795" w:author="Elaine Baricante" w:date="2017-01-19T11:29:00Z" w:initials="EB">
    <w:p w14:paraId="1D59897C" w14:textId="77777777" w:rsidR="005A7259" w:rsidRDefault="005A7259" w:rsidP="00AD6DB4">
      <w:pPr>
        <w:pStyle w:val="CommentText"/>
      </w:pPr>
      <w:r>
        <w:rPr>
          <w:rStyle w:val="CommentReference"/>
        </w:rPr>
        <w:annotationRef/>
      </w:r>
      <w:r>
        <w:rPr>
          <w:rStyle w:val="CommentReference"/>
        </w:rPr>
        <w:annotationRef/>
      </w:r>
      <w:r>
        <w:t>MCBL IFS 20161031</w:t>
      </w:r>
    </w:p>
  </w:comment>
  <w:comment w:id="12814" w:author="Elaine Baricante" w:date="2017-01-19T11:29:00Z" w:initials="EB">
    <w:p w14:paraId="0EFC1AB7" w14:textId="77777777" w:rsidR="005A7259" w:rsidRDefault="005A7259" w:rsidP="00AD6DB4">
      <w:pPr>
        <w:pStyle w:val="CommentText"/>
      </w:pPr>
      <w:r>
        <w:rPr>
          <w:rStyle w:val="CommentReference"/>
        </w:rPr>
        <w:annotationRef/>
      </w:r>
      <w:r>
        <w:rPr>
          <w:rStyle w:val="CommentReference"/>
        </w:rPr>
        <w:annotationRef/>
      </w:r>
      <w:r>
        <w:t>MCBL IFS 20161031</w:t>
      </w:r>
    </w:p>
  </w:comment>
  <w:comment w:id="12851" w:author="Elaine Baricante" w:date="2017-01-19T11:29:00Z" w:initials="EB">
    <w:p w14:paraId="78998896" w14:textId="77777777" w:rsidR="005A7259" w:rsidRDefault="005A7259" w:rsidP="00AD6DB4">
      <w:pPr>
        <w:pStyle w:val="CommentText"/>
      </w:pPr>
      <w:r>
        <w:rPr>
          <w:rStyle w:val="CommentReference"/>
        </w:rPr>
        <w:annotationRef/>
      </w:r>
      <w:r>
        <w:rPr>
          <w:rStyle w:val="CommentReference"/>
        </w:rPr>
        <w:annotationRef/>
      </w:r>
      <w:r>
        <w:t>MCBL IFS 20161031</w:t>
      </w:r>
    </w:p>
  </w:comment>
  <w:comment w:id="12917" w:author="Elaine Baricante" w:date="2017-01-19T11:30:00Z" w:initials="EB">
    <w:p w14:paraId="3519E5D8" w14:textId="77777777" w:rsidR="005A7259" w:rsidRDefault="005A7259" w:rsidP="00AD6DB4">
      <w:pPr>
        <w:pStyle w:val="CommentText"/>
      </w:pPr>
      <w:r>
        <w:rPr>
          <w:rStyle w:val="CommentReference"/>
        </w:rPr>
        <w:annotationRef/>
      </w:r>
      <w:r>
        <w:rPr>
          <w:rStyle w:val="CommentReference"/>
        </w:rPr>
        <w:annotationRef/>
      </w:r>
      <w:r>
        <w:t>MCBL IFS 20161031</w:t>
      </w:r>
    </w:p>
  </w:comment>
  <w:comment w:id="13010" w:author="Elaine Baricante" w:date="2017-08-01T10:16:00Z" w:initials="EB">
    <w:p w14:paraId="65F096F9" w14:textId="0F5E1FC0" w:rsidR="005A7259" w:rsidRDefault="005A7259">
      <w:pPr>
        <w:pStyle w:val="CommentText"/>
      </w:pPr>
      <w:r>
        <w:rPr>
          <w:rStyle w:val="CommentReference"/>
        </w:rPr>
        <w:annotationRef/>
      </w:r>
      <w:r w:rsidRPr="0069076C">
        <w:t>OEMTP-1239</w:t>
      </w:r>
    </w:p>
  </w:comment>
  <w:comment w:id="13093" w:author="Elaine Baricante" w:date="2016-11-11T15:25:00Z" w:initials="EB">
    <w:p w14:paraId="3D9352FB" w14:textId="77777777" w:rsidR="005A7259" w:rsidRDefault="005A7259" w:rsidP="00AD6DB4">
      <w:pPr>
        <w:pStyle w:val="CommentText"/>
      </w:pPr>
      <w:r>
        <w:rPr>
          <w:rStyle w:val="CommentReference"/>
        </w:rPr>
        <w:annotationRef/>
      </w:r>
      <w:r w:rsidRPr="00762499">
        <w:t>OEMTP-977</w:t>
      </w:r>
      <w:r>
        <w:t>, HL7688 draft, from JGE 20161017</w:t>
      </w:r>
    </w:p>
  </w:comment>
  <w:comment w:id="13099" w:author="Elaine Baricante" w:date="2017-08-01T11:19:00Z" w:initials="EB">
    <w:p w14:paraId="2678B5DB" w14:textId="1E409B6C" w:rsidR="005A7259" w:rsidRDefault="005A7259">
      <w:pPr>
        <w:pStyle w:val="CommentText"/>
      </w:pPr>
      <w:r>
        <w:rPr>
          <w:rStyle w:val="CommentReference"/>
        </w:rPr>
        <w:annotationRef/>
      </w:r>
      <w:r w:rsidRPr="00D90C96">
        <w:t>OEMTP-1258</w:t>
      </w:r>
    </w:p>
  </w:comment>
  <w:comment w:id="13197" w:author="Elaine Baricante" w:date="2016-11-11T15:25:00Z" w:initials="EB">
    <w:p w14:paraId="57E333E9" w14:textId="77777777" w:rsidR="005A7259" w:rsidRDefault="005A7259" w:rsidP="00AD6DB4">
      <w:pPr>
        <w:pStyle w:val="CommentText"/>
      </w:pPr>
      <w:r>
        <w:rPr>
          <w:rStyle w:val="CommentReference"/>
        </w:rPr>
        <w:annotationRef/>
      </w:r>
      <w:r w:rsidRPr="00762499">
        <w:t>OEMTP-977</w:t>
      </w:r>
      <w:r>
        <w:t>, HL7688 draft, from JGE 20161017</w:t>
      </w:r>
    </w:p>
  </w:comment>
  <w:comment w:id="13203" w:author="Elaine Baricante" w:date="2017-08-01T11:21:00Z" w:initials="EB">
    <w:p w14:paraId="66626FFD" w14:textId="36D5A524" w:rsidR="005A7259" w:rsidRDefault="005A7259">
      <w:pPr>
        <w:pStyle w:val="CommentText"/>
      </w:pPr>
      <w:r>
        <w:rPr>
          <w:rStyle w:val="CommentReference"/>
        </w:rPr>
        <w:annotationRef/>
      </w:r>
      <w:r w:rsidRPr="00D90C96">
        <w:t>OEMTP-1258</w:t>
      </w:r>
    </w:p>
  </w:comment>
  <w:comment w:id="13205" w:author="Elaine Baricante" w:date="2017-04-07T18:21:00Z" w:initials="EB">
    <w:p w14:paraId="424B4B7C" w14:textId="77777777" w:rsidR="005A7259" w:rsidRDefault="005A7259" w:rsidP="00AD6DB4">
      <w:pPr>
        <w:pStyle w:val="CommentText"/>
      </w:pPr>
      <w:r>
        <w:rPr>
          <w:rStyle w:val="CommentReference"/>
        </w:rPr>
        <w:annotationRef/>
      </w:r>
      <w:r>
        <w:t>IFS 20170328</w:t>
      </w:r>
    </w:p>
  </w:comment>
  <w:comment w:id="13265" w:author="Elaine Baricante" w:date="2017-08-01T15:36:00Z" w:initials="EB">
    <w:p w14:paraId="057BB1CC" w14:textId="574B8959" w:rsidR="005A7259" w:rsidRDefault="005A7259">
      <w:pPr>
        <w:pStyle w:val="CommentText"/>
      </w:pPr>
      <w:r>
        <w:rPr>
          <w:rStyle w:val="CommentReference"/>
        </w:rPr>
        <w:annotationRef/>
      </w:r>
      <w:r>
        <w:t>MCBL IFS 20170630</w:t>
      </w:r>
    </w:p>
  </w:comment>
  <w:comment w:id="13363" w:author="Elaine Baricante" w:date="2017-08-01T15:36:00Z" w:initials="EB">
    <w:p w14:paraId="788B621C" w14:textId="7020E883" w:rsidR="005A7259" w:rsidRDefault="005A7259">
      <w:pPr>
        <w:pStyle w:val="CommentText"/>
      </w:pPr>
      <w:r>
        <w:rPr>
          <w:rStyle w:val="CommentReference"/>
        </w:rPr>
        <w:annotationRef/>
      </w:r>
      <w:r>
        <w:t>MCBL IFS 20170630</w:t>
      </w:r>
    </w:p>
  </w:comment>
  <w:comment w:id="13418" w:author="Elaine Baricante" w:date="2016-11-11T15:26:00Z" w:initials="EB">
    <w:p w14:paraId="5D9BA5B8" w14:textId="77777777" w:rsidR="005A7259" w:rsidRDefault="005A7259" w:rsidP="00AD6DB4">
      <w:pPr>
        <w:pStyle w:val="CommentText"/>
      </w:pPr>
      <w:r>
        <w:rPr>
          <w:rStyle w:val="CommentReference"/>
        </w:rPr>
        <w:annotationRef/>
      </w:r>
      <w:r w:rsidRPr="00762499">
        <w:t>OEMTP-977</w:t>
      </w:r>
      <w:r>
        <w:t>, HL7688 draft, from JGE 20161017</w:t>
      </w:r>
    </w:p>
  </w:comment>
  <w:comment w:id="13424" w:author="Elaine Baricante" w:date="2017-08-01T11:22:00Z" w:initials="EB">
    <w:p w14:paraId="72FF19AD" w14:textId="4F104335" w:rsidR="005A7259" w:rsidRDefault="005A7259">
      <w:pPr>
        <w:pStyle w:val="CommentText"/>
      </w:pPr>
      <w:r>
        <w:rPr>
          <w:rStyle w:val="CommentReference"/>
        </w:rPr>
        <w:annotationRef/>
      </w:r>
      <w:r w:rsidRPr="00D90C96">
        <w:t>OEMTP-1258</w:t>
      </w:r>
    </w:p>
  </w:comment>
  <w:comment w:id="13426" w:author="Elaine Baricante" w:date="2017-08-01T10:02:00Z" w:initials="EB">
    <w:p w14:paraId="483B1315" w14:textId="53237D24" w:rsidR="005A7259" w:rsidRDefault="005A7259">
      <w:pPr>
        <w:pStyle w:val="CommentText"/>
      </w:pPr>
      <w:r>
        <w:rPr>
          <w:rStyle w:val="CommentReference"/>
        </w:rPr>
        <w:annotationRef/>
      </w:r>
      <w:r w:rsidRPr="006C5F5B">
        <w:t>OEMTP-1242</w:t>
      </w:r>
    </w:p>
  </w:comment>
  <w:comment w:id="13495" w:author="Elaine Baricante" w:date="2017-08-01T15:39:00Z" w:initials="EB">
    <w:p w14:paraId="10FC1D3D" w14:textId="241FCBBB" w:rsidR="005A7259" w:rsidRDefault="005A7259">
      <w:pPr>
        <w:pStyle w:val="CommentText"/>
      </w:pPr>
      <w:r>
        <w:rPr>
          <w:rStyle w:val="CommentReference"/>
        </w:rPr>
        <w:annotationRef/>
      </w:r>
      <w:r>
        <w:t>MCBL IFS 20170714</w:t>
      </w:r>
    </w:p>
  </w:comment>
  <w:comment w:id="13503" w:author="Elaine Baricante" w:date="2017-08-01T15:39:00Z" w:initials="EB">
    <w:p w14:paraId="7CF4B976" w14:textId="4F63E604" w:rsidR="005A7259" w:rsidRDefault="005A7259">
      <w:pPr>
        <w:pStyle w:val="CommentText"/>
      </w:pPr>
      <w:r>
        <w:rPr>
          <w:rStyle w:val="CommentReference"/>
        </w:rPr>
        <w:annotationRef/>
      </w:r>
      <w:r>
        <w:t>MCBL IFS 20170714</w:t>
      </w:r>
    </w:p>
  </w:comment>
  <w:comment w:id="13510" w:author="Elaine Baricante" w:date="2017-08-01T15:39:00Z" w:initials="EB">
    <w:p w14:paraId="03296200" w14:textId="5795F10E" w:rsidR="005A7259" w:rsidRDefault="005A7259">
      <w:pPr>
        <w:pStyle w:val="CommentText"/>
      </w:pPr>
      <w:r>
        <w:rPr>
          <w:rStyle w:val="CommentReference"/>
        </w:rPr>
        <w:annotationRef/>
      </w:r>
      <w:r>
        <w:t>MCBL IFS 20170714</w:t>
      </w:r>
    </w:p>
  </w:comment>
  <w:comment w:id="13516" w:author="Elaine Baricante" w:date="2017-08-01T15:39:00Z" w:initials="EB">
    <w:p w14:paraId="66C9B257" w14:textId="6EB52431" w:rsidR="005A7259" w:rsidRDefault="005A7259">
      <w:pPr>
        <w:pStyle w:val="CommentText"/>
      </w:pPr>
      <w:r>
        <w:rPr>
          <w:rStyle w:val="CommentReference"/>
        </w:rPr>
        <w:annotationRef/>
      </w:r>
      <w:r>
        <w:t>MCBL IFS 20170714</w:t>
      </w:r>
    </w:p>
  </w:comment>
  <w:comment w:id="13522" w:author="Elaine Baricante" w:date="2017-08-01T15:40:00Z" w:initials="EB">
    <w:p w14:paraId="5B2841EA" w14:textId="28B5A654" w:rsidR="005A7259" w:rsidRDefault="005A7259">
      <w:pPr>
        <w:pStyle w:val="CommentText"/>
      </w:pPr>
      <w:r>
        <w:rPr>
          <w:rStyle w:val="CommentReference"/>
        </w:rPr>
        <w:annotationRef/>
      </w:r>
      <w:r>
        <w:t>MCBL IFS 20170714</w:t>
      </w:r>
    </w:p>
  </w:comment>
  <w:comment w:id="13533" w:author="Elaine Baricante" w:date="2017-08-01T15:40:00Z" w:initials="EB">
    <w:p w14:paraId="315D8D3D" w14:textId="20658959" w:rsidR="005A7259" w:rsidRDefault="005A7259">
      <w:pPr>
        <w:pStyle w:val="CommentText"/>
      </w:pPr>
      <w:r>
        <w:rPr>
          <w:rStyle w:val="CommentReference"/>
        </w:rPr>
        <w:annotationRef/>
      </w:r>
      <w:r>
        <w:t>MCBL IFS 20170714</w:t>
      </w:r>
    </w:p>
  </w:comment>
  <w:comment w:id="13627" w:author="Elaine Baricante" w:date="2016-11-11T15:26:00Z" w:initials="EB">
    <w:p w14:paraId="37315D3C" w14:textId="77777777" w:rsidR="005A7259" w:rsidRDefault="005A7259" w:rsidP="00AD6DB4">
      <w:pPr>
        <w:pStyle w:val="CommentText"/>
      </w:pPr>
      <w:r>
        <w:rPr>
          <w:rStyle w:val="CommentReference"/>
        </w:rPr>
        <w:annotationRef/>
      </w:r>
      <w:r w:rsidRPr="00762499">
        <w:t>OEMTP-977</w:t>
      </w:r>
      <w:r>
        <w:t>, HL7688 draft, from JGE 20161017</w:t>
      </w:r>
    </w:p>
  </w:comment>
  <w:comment w:id="13633" w:author="Elaine Baricante" w:date="2017-08-01T11:23:00Z" w:initials="EB">
    <w:p w14:paraId="3E861AC2" w14:textId="46087414" w:rsidR="005A7259" w:rsidRDefault="005A7259">
      <w:pPr>
        <w:pStyle w:val="CommentText"/>
      </w:pPr>
      <w:r>
        <w:rPr>
          <w:rStyle w:val="CommentReference"/>
        </w:rPr>
        <w:annotationRef/>
      </w:r>
      <w:r w:rsidRPr="00D90C96">
        <w:t>OEMTP-1258</w:t>
      </w:r>
    </w:p>
  </w:comment>
  <w:comment w:id="13688" w:author="Elaine Baricante" w:date="2017-08-01T15:47:00Z" w:initials="EB">
    <w:p w14:paraId="554789E2" w14:textId="67A5B8DD" w:rsidR="005A7259" w:rsidRDefault="005A7259">
      <w:pPr>
        <w:pStyle w:val="CommentText"/>
      </w:pPr>
      <w:r>
        <w:rPr>
          <w:rStyle w:val="CommentReference"/>
        </w:rPr>
        <w:annotationRef/>
      </w:r>
      <w:r>
        <w:t>MCBL IFS 20170630</w:t>
      </w:r>
    </w:p>
  </w:comment>
  <w:comment w:id="13694" w:author="Elaine Baricante" w:date="2017-08-01T15:47:00Z" w:initials="EB">
    <w:p w14:paraId="6F0E9612" w14:textId="2D6FC92A" w:rsidR="005A7259" w:rsidRDefault="005A7259">
      <w:pPr>
        <w:pStyle w:val="CommentText"/>
      </w:pPr>
      <w:r>
        <w:rPr>
          <w:rStyle w:val="CommentReference"/>
        </w:rPr>
        <w:annotationRef/>
      </w:r>
      <w:r>
        <w:t>MCBL IFS 20170630</w:t>
      </w:r>
    </w:p>
  </w:comment>
  <w:comment w:id="13709" w:author="Elaine Baricante" w:date="2017-08-01T15:36:00Z" w:initials="EB">
    <w:p w14:paraId="7C2FD414" w14:textId="77777777" w:rsidR="005A7259" w:rsidRDefault="005A7259" w:rsidP="00C47E85">
      <w:pPr>
        <w:pStyle w:val="CommentText"/>
      </w:pPr>
      <w:r>
        <w:rPr>
          <w:rStyle w:val="CommentReference"/>
        </w:rPr>
        <w:annotationRef/>
      </w:r>
      <w:r>
        <w:t>MCBL IFS 20170630</w:t>
      </w:r>
    </w:p>
  </w:comment>
  <w:comment w:id="13768" w:author="Elaine Baricante" w:date="2016-11-11T15:27:00Z" w:initials="EB">
    <w:p w14:paraId="7BD29505" w14:textId="77777777" w:rsidR="005A7259" w:rsidRDefault="005A7259" w:rsidP="00AD6DB4">
      <w:pPr>
        <w:pStyle w:val="CommentText"/>
      </w:pPr>
      <w:r>
        <w:rPr>
          <w:rStyle w:val="CommentReference"/>
        </w:rPr>
        <w:annotationRef/>
      </w:r>
      <w:r w:rsidRPr="00762499">
        <w:t>OEMTP-977</w:t>
      </w:r>
      <w:r>
        <w:t>, HL7688 draft, from JGE 20161017</w:t>
      </w:r>
    </w:p>
  </w:comment>
  <w:comment w:id="13774" w:author="Elaine Baricante" w:date="2017-08-01T11:24:00Z" w:initials="EB">
    <w:p w14:paraId="76CB62B2" w14:textId="6426571B" w:rsidR="005A7259" w:rsidRDefault="005A7259">
      <w:pPr>
        <w:pStyle w:val="CommentText"/>
      </w:pPr>
      <w:r>
        <w:rPr>
          <w:rStyle w:val="CommentReference"/>
        </w:rPr>
        <w:annotationRef/>
      </w:r>
      <w:r w:rsidRPr="00D90C96">
        <w:t>OEMTP-1258</w:t>
      </w:r>
    </w:p>
  </w:comment>
  <w:comment w:id="13891" w:author="Elaine Baricante" w:date="2016-11-11T15:28:00Z" w:initials="EB">
    <w:p w14:paraId="58ABD2EE" w14:textId="77777777" w:rsidR="005A7259" w:rsidRDefault="005A7259" w:rsidP="00AD6DB4">
      <w:pPr>
        <w:pStyle w:val="CommentText"/>
      </w:pPr>
      <w:r>
        <w:rPr>
          <w:rStyle w:val="CommentReference"/>
        </w:rPr>
        <w:annotationRef/>
      </w:r>
      <w:r w:rsidRPr="00762499">
        <w:t>OEMTP-977</w:t>
      </w:r>
      <w:r>
        <w:t>, HL7688 draft, from JGE 20161017</w:t>
      </w:r>
    </w:p>
  </w:comment>
  <w:comment w:id="13897" w:author="Elaine Baricante" w:date="2017-08-01T11:25:00Z" w:initials="EB">
    <w:p w14:paraId="00AB2159" w14:textId="1D22D3D3" w:rsidR="005A7259" w:rsidRDefault="005A7259">
      <w:pPr>
        <w:pStyle w:val="CommentText"/>
      </w:pPr>
      <w:r>
        <w:rPr>
          <w:rStyle w:val="CommentReference"/>
        </w:rPr>
        <w:annotationRef/>
      </w:r>
      <w:r w:rsidRPr="00D90C96">
        <w:t>OEMTP-1258</w:t>
      </w:r>
    </w:p>
  </w:comment>
  <w:comment w:id="14006" w:author="Elaine Baricante" w:date="2016-11-11T15:28:00Z" w:initials="EB">
    <w:p w14:paraId="52C7E6E0" w14:textId="77777777" w:rsidR="005A7259" w:rsidRDefault="005A7259" w:rsidP="00AD6DB4">
      <w:pPr>
        <w:pStyle w:val="CommentText"/>
      </w:pPr>
      <w:r>
        <w:rPr>
          <w:rStyle w:val="CommentReference"/>
        </w:rPr>
        <w:annotationRef/>
      </w:r>
      <w:r w:rsidRPr="00762499">
        <w:t>OEMTP-977</w:t>
      </w:r>
      <w:r>
        <w:t>, HL7688 draft, from JGE 20161017</w:t>
      </w:r>
    </w:p>
  </w:comment>
  <w:comment w:id="14012" w:author="Elaine Baricante" w:date="2017-08-01T11:30:00Z" w:initials="EB">
    <w:p w14:paraId="24F95D14" w14:textId="1A9D9435" w:rsidR="005A7259" w:rsidRDefault="005A7259">
      <w:pPr>
        <w:pStyle w:val="CommentText"/>
      </w:pPr>
      <w:r>
        <w:rPr>
          <w:rStyle w:val="CommentReference"/>
        </w:rPr>
        <w:annotationRef/>
      </w:r>
      <w:r w:rsidRPr="00D90C96">
        <w:t>OEMTP-1258</w:t>
      </w:r>
    </w:p>
  </w:comment>
  <w:comment w:id="14121" w:author="Elaine Baricante" w:date="2016-11-11T15:28:00Z" w:initials="EB">
    <w:p w14:paraId="59F10739" w14:textId="77777777" w:rsidR="005A7259" w:rsidRDefault="005A7259" w:rsidP="00AD6DB4">
      <w:pPr>
        <w:pStyle w:val="CommentText"/>
      </w:pPr>
      <w:r>
        <w:rPr>
          <w:rStyle w:val="CommentReference"/>
        </w:rPr>
        <w:annotationRef/>
      </w:r>
      <w:r w:rsidRPr="00762499">
        <w:t>OEMTP-977</w:t>
      </w:r>
      <w:r>
        <w:t>, HL7688 draft, from JGE 20161017</w:t>
      </w:r>
    </w:p>
  </w:comment>
  <w:comment w:id="14127" w:author="Elaine Baricante" w:date="2017-08-01T11:30:00Z" w:initials="EB">
    <w:p w14:paraId="0E5314B9" w14:textId="5851759A" w:rsidR="005A7259" w:rsidRDefault="005A7259">
      <w:pPr>
        <w:pStyle w:val="CommentText"/>
      </w:pPr>
      <w:r>
        <w:rPr>
          <w:rStyle w:val="CommentReference"/>
        </w:rPr>
        <w:annotationRef/>
      </w:r>
      <w:r w:rsidRPr="00D90C96">
        <w:t>OEMTP-1258</w:t>
      </w:r>
    </w:p>
  </w:comment>
  <w:comment w:id="14230" w:author="Elaine Baricante" w:date="2016-11-11T15:28:00Z" w:initials="EB">
    <w:p w14:paraId="0EAF0C79" w14:textId="77777777" w:rsidR="005A7259" w:rsidRDefault="005A7259" w:rsidP="00AD6DB4">
      <w:pPr>
        <w:pStyle w:val="CommentText"/>
      </w:pPr>
      <w:r>
        <w:rPr>
          <w:rStyle w:val="CommentReference"/>
        </w:rPr>
        <w:annotationRef/>
      </w:r>
      <w:r w:rsidRPr="00762499">
        <w:t>OEMTP-977</w:t>
      </w:r>
      <w:r>
        <w:t>, HL7688 draft, from JGE 20161017</w:t>
      </w:r>
    </w:p>
  </w:comment>
  <w:comment w:id="14236" w:author="Elaine Baricante" w:date="2017-08-01T11:30:00Z" w:initials="EB">
    <w:p w14:paraId="41DE02F9" w14:textId="4EFCEED7" w:rsidR="005A7259" w:rsidRDefault="005A7259">
      <w:pPr>
        <w:pStyle w:val="CommentText"/>
      </w:pPr>
      <w:r>
        <w:rPr>
          <w:rStyle w:val="CommentReference"/>
        </w:rPr>
        <w:annotationRef/>
      </w:r>
      <w:r w:rsidRPr="00D90C96">
        <w:t>OEMTP-1258</w:t>
      </w:r>
    </w:p>
  </w:comment>
  <w:comment w:id="14339" w:author="Elaine Baricante" w:date="2016-11-11T15:28:00Z" w:initials="EB">
    <w:p w14:paraId="6C7E2D9C" w14:textId="77777777" w:rsidR="005A7259" w:rsidRDefault="005A7259" w:rsidP="00AD6DB4">
      <w:pPr>
        <w:pStyle w:val="CommentText"/>
      </w:pPr>
      <w:r>
        <w:rPr>
          <w:rStyle w:val="CommentReference"/>
        </w:rPr>
        <w:annotationRef/>
      </w:r>
      <w:r w:rsidRPr="00762499">
        <w:t>OEMTP-977</w:t>
      </w:r>
      <w:r>
        <w:t>, HL7688 draft, from JGE 20161017</w:t>
      </w:r>
    </w:p>
  </w:comment>
  <w:comment w:id="14345" w:author="Elaine Baricante" w:date="2017-08-01T11:31:00Z" w:initials="EB">
    <w:p w14:paraId="27A7D33B" w14:textId="67D60775" w:rsidR="005A7259" w:rsidRDefault="005A7259">
      <w:pPr>
        <w:pStyle w:val="CommentText"/>
      </w:pPr>
      <w:r>
        <w:rPr>
          <w:rStyle w:val="CommentReference"/>
        </w:rPr>
        <w:annotationRef/>
      </w:r>
      <w:r w:rsidRPr="00D90C96">
        <w:t>OEMTP-1258</w:t>
      </w:r>
    </w:p>
  </w:comment>
  <w:comment w:id="14470" w:author="Elaine Baricante" w:date="2016-11-11T15:28:00Z" w:initials="EB">
    <w:p w14:paraId="3FA8A798" w14:textId="77777777" w:rsidR="005A7259" w:rsidRDefault="005A7259" w:rsidP="00AD6DB4">
      <w:pPr>
        <w:pStyle w:val="CommentText"/>
      </w:pPr>
      <w:r>
        <w:rPr>
          <w:rStyle w:val="CommentReference"/>
        </w:rPr>
        <w:annotationRef/>
      </w:r>
      <w:r>
        <w:t>HL7688 draft, from JGE 20161017</w:t>
      </w:r>
    </w:p>
  </w:comment>
  <w:comment w:id="14546" w:author="Elaine Baricante" w:date="2017-05-17T14:38:00Z" w:initials="EB">
    <w:p w14:paraId="443237AD" w14:textId="77777777" w:rsidR="005A7259" w:rsidRDefault="005A7259" w:rsidP="00AD6DB4">
      <w:pPr>
        <w:pStyle w:val="CommentText"/>
      </w:pPr>
      <w:r>
        <w:rPr>
          <w:rStyle w:val="CommentReference"/>
        </w:rPr>
        <w:annotationRef/>
      </w:r>
      <w:r>
        <w:t xml:space="preserve">IFS 20160818; </w:t>
      </w:r>
      <w:r w:rsidRPr="009075FD">
        <w:t>OEMTP-1000</w:t>
      </w:r>
    </w:p>
  </w:comment>
  <w:comment w:id="14596" w:author="Elaine Baricante" w:date="2016-11-11T15:30:00Z" w:initials="EB">
    <w:p w14:paraId="558ED04C" w14:textId="77777777" w:rsidR="005A7259" w:rsidRDefault="005A7259" w:rsidP="00AD6DB4">
      <w:pPr>
        <w:pStyle w:val="CommentText"/>
      </w:pPr>
      <w:r>
        <w:rPr>
          <w:rStyle w:val="CommentReference"/>
        </w:rPr>
        <w:annotationRef/>
      </w:r>
      <w:r w:rsidRPr="00762499">
        <w:t>OEMTP-977</w:t>
      </w:r>
      <w:r>
        <w:t>, HL7688 draft, from JGE 20161017</w:t>
      </w:r>
    </w:p>
  </w:comment>
  <w:comment w:id="14602" w:author="Elaine Baricante" w:date="2017-08-01T11:32:00Z" w:initials="EB">
    <w:p w14:paraId="1820A214" w14:textId="2A9EE89F" w:rsidR="005A7259" w:rsidRDefault="005A7259">
      <w:pPr>
        <w:pStyle w:val="CommentText"/>
      </w:pPr>
      <w:r>
        <w:rPr>
          <w:rStyle w:val="CommentReference"/>
        </w:rPr>
        <w:annotationRef/>
      </w:r>
      <w:r w:rsidRPr="00D90C96">
        <w:t>OEMTP-1258</w:t>
      </w:r>
    </w:p>
  </w:comment>
  <w:comment w:id="14712" w:author="Elaine Baricante" w:date="2016-11-11T15:30:00Z" w:initials="EB">
    <w:p w14:paraId="62D9D564" w14:textId="77777777" w:rsidR="005A7259" w:rsidRDefault="005A7259" w:rsidP="00AD6DB4">
      <w:pPr>
        <w:pStyle w:val="CommentText"/>
      </w:pPr>
      <w:r>
        <w:rPr>
          <w:rStyle w:val="CommentReference"/>
        </w:rPr>
        <w:annotationRef/>
      </w:r>
      <w:r>
        <w:t>HL7688 draft, from JGE 20161017</w:t>
      </w:r>
    </w:p>
  </w:comment>
  <w:comment w:id="14819" w:author="Elaine Baricante" w:date="2016-11-11T15:31:00Z" w:initials="EB">
    <w:p w14:paraId="59DC38BD" w14:textId="77777777" w:rsidR="005A7259" w:rsidRDefault="005A7259" w:rsidP="00AD6DB4">
      <w:pPr>
        <w:pStyle w:val="CommentText"/>
      </w:pPr>
      <w:r>
        <w:rPr>
          <w:rStyle w:val="CommentReference"/>
        </w:rPr>
        <w:annotationRef/>
      </w:r>
      <w:r>
        <w:t>HL7688 draft, from JGE 20161017</w:t>
      </w:r>
    </w:p>
  </w:comment>
  <w:comment w:id="14894" w:author="Elaine Baricante" w:date="2016-11-11T15:31:00Z" w:initials="EB">
    <w:p w14:paraId="70799B93" w14:textId="77777777" w:rsidR="005A7259" w:rsidRDefault="005A7259" w:rsidP="00AD6DB4">
      <w:pPr>
        <w:pStyle w:val="CommentText"/>
      </w:pPr>
      <w:r>
        <w:rPr>
          <w:rStyle w:val="CommentReference"/>
        </w:rPr>
        <w:annotationRef/>
      </w:r>
      <w:r w:rsidRPr="00762499">
        <w:t>OEMTP-977</w:t>
      </w:r>
      <w:r>
        <w:t>, HL7688 draft, from JGE 20161017</w:t>
      </w:r>
    </w:p>
  </w:comment>
  <w:comment w:id="14900" w:author="Elaine Baricante" w:date="2017-08-01T11:32:00Z" w:initials="EB">
    <w:p w14:paraId="450CB491" w14:textId="1E959C56" w:rsidR="005A7259" w:rsidRDefault="005A7259">
      <w:pPr>
        <w:pStyle w:val="CommentText"/>
      </w:pPr>
      <w:r>
        <w:rPr>
          <w:rStyle w:val="CommentReference"/>
        </w:rPr>
        <w:annotationRef/>
      </w:r>
      <w:r w:rsidRPr="00D90C96">
        <w:t>OEMTP-1258</w:t>
      </w:r>
    </w:p>
  </w:comment>
  <w:comment w:id="14902" w:author="Elaine Baricante" w:date="2017-08-01T10:01:00Z" w:initials="EB">
    <w:p w14:paraId="620F09D4" w14:textId="24546015" w:rsidR="005A7259" w:rsidRDefault="005A7259">
      <w:pPr>
        <w:pStyle w:val="CommentText"/>
      </w:pPr>
      <w:r>
        <w:rPr>
          <w:rStyle w:val="CommentReference"/>
        </w:rPr>
        <w:annotationRef/>
      </w:r>
      <w:r w:rsidRPr="006C5F5B">
        <w:t>OEMTP-1242</w:t>
      </w:r>
    </w:p>
  </w:comment>
  <w:comment w:id="14957" w:author="Elaine Baricante" w:date="2017-08-01T16:46:00Z" w:initials="EB">
    <w:p w14:paraId="5E057D4C" w14:textId="3B5B7543" w:rsidR="00A455F4" w:rsidRDefault="00A455F4">
      <w:pPr>
        <w:pStyle w:val="CommentText"/>
      </w:pPr>
      <w:r>
        <w:rPr>
          <w:rStyle w:val="CommentReference"/>
        </w:rPr>
        <w:annotationRef/>
      </w:r>
      <w:r>
        <w:t>MCBL IFS 20170609</w:t>
      </w:r>
    </w:p>
  </w:comment>
  <w:comment w:id="14992" w:author="Elaine Baricante" w:date="2017-01-19T10:27:00Z" w:initials="EB">
    <w:p w14:paraId="4681EC06" w14:textId="77777777" w:rsidR="005A7259" w:rsidRDefault="005A7259" w:rsidP="00AD6DB4">
      <w:pPr>
        <w:pStyle w:val="CommentText"/>
      </w:pPr>
      <w:r>
        <w:t xml:space="preserve">MCBL </w:t>
      </w:r>
      <w:r>
        <w:rPr>
          <w:rStyle w:val="CommentReference"/>
        </w:rPr>
        <w:annotationRef/>
      </w:r>
      <w:r>
        <w:t>IFS 20170112</w:t>
      </w:r>
    </w:p>
  </w:comment>
  <w:comment w:id="15121" w:author="Elaine Baricante" w:date="2017-02-08T10:07:00Z" w:initials="EB">
    <w:p w14:paraId="01486DDD" w14:textId="77777777" w:rsidR="005A7259" w:rsidRDefault="005A7259" w:rsidP="00AD6DB4">
      <w:pPr>
        <w:pStyle w:val="CommentText"/>
      </w:pPr>
      <w:r>
        <w:rPr>
          <w:rStyle w:val="CommentReference"/>
        </w:rPr>
        <w:annotationRef/>
      </w:r>
      <w:r w:rsidRPr="008C50DF">
        <w:t>OEMTP-1061</w:t>
      </w:r>
    </w:p>
  </w:comment>
  <w:comment w:id="17352" w:author="Elaine Baricante" w:date="2017-04-07T18:19:00Z" w:initials="EB">
    <w:p w14:paraId="52AB55EE" w14:textId="77777777" w:rsidR="005A7259" w:rsidRDefault="005A7259" w:rsidP="00AD6DB4">
      <w:pPr>
        <w:pStyle w:val="CommentText"/>
      </w:pPr>
      <w:r>
        <w:t xml:space="preserve">MCBL </w:t>
      </w:r>
      <w:r>
        <w:rPr>
          <w:rStyle w:val="CommentReference"/>
        </w:rPr>
        <w:annotationRef/>
      </w:r>
      <w:r>
        <w:t>IFS 20170406</w:t>
      </w:r>
    </w:p>
  </w:comment>
  <w:comment w:id="17399" w:author="Elaine Baricante" w:date="2017-04-07T16:03:00Z" w:initials="EB">
    <w:p w14:paraId="120C7078" w14:textId="77777777" w:rsidR="005A7259" w:rsidRDefault="005A7259" w:rsidP="00AD6DB4">
      <w:pPr>
        <w:pStyle w:val="CommentText"/>
      </w:pPr>
      <w:r>
        <w:rPr>
          <w:rStyle w:val="CommentReference"/>
        </w:rPr>
        <w:annotationRef/>
      </w:r>
      <w:r>
        <w:t>IFS 20170302</w:t>
      </w:r>
    </w:p>
  </w:comment>
  <w:comment w:id="17518" w:author="Elaine Baricante" w:date="2017-01-23T15:13:00Z" w:initials="EB">
    <w:p w14:paraId="024364D8" w14:textId="77777777" w:rsidR="005A7259" w:rsidRDefault="005A7259" w:rsidP="00AD6DB4">
      <w:pPr>
        <w:pStyle w:val="CommentText"/>
      </w:pPr>
      <w:r>
        <w:rPr>
          <w:rStyle w:val="CommentReference"/>
        </w:rPr>
        <w:annotationRef/>
      </w:r>
      <w:r>
        <w:t>From KwLam 20170119</w:t>
      </w:r>
    </w:p>
  </w:comment>
  <w:comment w:id="17524" w:author="Elaine Baricante" w:date="2017-01-17T10:28:00Z" w:initials="EB">
    <w:p w14:paraId="6E805D40" w14:textId="77777777" w:rsidR="005A7259" w:rsidRDefault="005A7259" w:rsidP="00AD6DB4">
      <w:pPr>
        <w:pStyle w:val="CommentText"/>
      </w:pPr>
      <w:r>
        <w:rPr>
          <w:rStyle w:val="CommentReference"/>
        </w:rPr>
        <w:annotationRef/>
      </w:r>
      <w:r>
        <w:t>IFS 20161020</w:t>
      </w:r>
    </w:p>
  </w:comment>
  <w:comment w:id="17703" w:author="Elaine Baricante" w:date="2017-08-01T11:03:00Z" w:initials="EB">
    <w:p w14:paraId="6DC99DD8" w14:textId="667372AC" w:rsidR="005A7259" w:rsidRDefault="005A7259">
      <w:pPr>
        <w:pStyle w:val="CommentText"/>
      </w:pPr>
      <w:r>
        <w:rPr>
          <w:rStyle w:val="CommentReference"/>
        </w:rPr>
        <w:annotationRef/>
      </w:r>
      <w:r w:rsidRPr="00022AA6">
        <w:t>OEMTP-985</w:t>
      </w:r>
    </w:p>
  </w:comment>
  <w:comment w:id="17806" w:author="Elaine Baricante" w:date="2017-02-08T10:14:00Z" w:initials="EB">
    <w:p w14:paraId="4D865597" w14:textId="77777777" w:rsidR="005A7259" w:rsidRDefault="005A7259" w:rsidP="00AD6DB4">
      <w:pPr>
        <w:pStyle w:val="CommentText"/>
      </w:pPr>
      <w:r>
        <w:rPr>
          <w:rStyle w:val="CommentReference"/>
        </w:rPr>
        <w:annotationRef/>
      </w:r>
      <w:r w:rsidRPr="00D67C20">
        <w:t>OEMTP-969</w:t>
      </w:r>
    </w:p>
  </w:comment>
  <w:comment w:id="18047" w:author="Elaine Baricante" w:date="2017-02-06T15:27:00Z" w:initials="EB">
    <w:p w14:paraId="358E5DA5" w14:textId="77777777" w:rsidR="005A7259" w:rsidRDefault="005A7259" w:rsidP="00AD6DB4">
      <w:pPr>
        <w:pStyle w:val="CommentText"/>
      </w:pPr>
      <w:r>
        <w:rPr>
          <w:rStyle w:val="CommentReference"/>
        </w:rPr>
        <w:annotationRef/>
      </w:r>
      <w:r>
        <w:t>Moved from AVMS Commands to Packet Domain Control – IFS 20170119</w:t>
      </w:r>
    </w:p>
  </w:comment>
  <w:comment w:id="18129" w:author="Elaine Baricante" w:date="2017-01-17T15:15:00Z" w:initials="EB">
    <w:p w14:paraId="31AB49FA" w14:textId="77777777" w:rsidR="005A7259" w:rsidRDefault="005A7259" w:rsidP="00AD6DB4">
      <w:pPr>
        <w:pStyle w:val="CommentText"/>
      </w:pPr>
      <w:r>
        <w:rPr>
          <w:rStyle w:val="CommentReference"/>
        </w:rPr>
        <w:annotationRef/>
      </w:r>
      <w:r>
        <w:t>OEMTP-1052</w:t>
      </w:r>
    </w:p>
  </w:comment>
  <w:comment w:id="18304" w:author="Elaine Baricante" w:date="2017-04-07T15:08:00Z" w:initials="EB">
    <w:p w14:paraId="6E4798E4" w14:textId="77777777" w:rsidR="005A7259" w:rsidRDefault="005A7259" w:rsidP="00AD6DB4">
      <w:pPr>
        <w:pStyle w:val="CommentText"/>
      </w:pPr>
      <w:r>
        <w:rPr>
          <w:rStyle w:val="CommentReference"/>
        </w:rPr>
        <w:annotationRef/>
      </w:r>
      <w:r w:rsidRPr="00476469">
        <w:t>OEMTP-1134</w:t>
      </w:r>
    </w:p>
  </w:comment>
  <w:comment w:id="18962" w:author="Elaine Baricante" w:date="2017-08-01T17:04:00Z" w:initials="EB">
    <w:p w14:paraId="6C070825" w14:textId="3D15E726" w:rsidR="00EC75C0" w:rsidRDefault="00EC75C0">
      <w:pPr>
        <w:pStyle w:val="CommentText"/>
      </w:pPr>
      <w:r>
        <w:rPr>
          <w:rStyle w:val="CommentReference"/>
        </w:rPr>
        <w:annotationRef/>
      </w:r>
      <w:r>
        <w:t>MCBL IFS 20170713</w:t>
      </w:r>
    </w:p>
  </w:comment>
  <w:comment w:id="19223" w:author="Elaine Baricante" w:date="2016-04-20T11:39:00Z" w:initials="EB">
    <w:p w14:paraId="4BC1546B" w14:textId="77777777" w:rsidR="005A7259" w:rsidRDefault="005A7259" w:rsidP="00AD6DB4">
      <w:pPr>
        <w:pStyle w:val="CommentText"/>
      </w:pPr>
      <w:r>
        <w:rPr>
          <w:rStyle w:val="CommentReference"/>
        </w:rPr>
        <w:annotationRef/>
      </w:r>
      <w:r w:rsidRPr="006D10EB">
        <w:t>From JGE 20160419</w:t>
      </w:r>
    </w:p>
  </w:comment>
  <w:comment w:id="19283" w:author="Elaine Baricante" w:date="2017-02-06T15:57:00Z" w:initials="EB">
    <w:p w14:paraId="52D074CC" w14:textId="77777777" w:rsidR="005A7259" w:rsidRDefault="005A7259" w:rsidP="00AD6DB4">
      <w:pPr>
        <w:pStyle w:val="CommentText"/>
      </w:pPr>
      <w:r>
        <w:rPr>
          <w:rStyle w:val="CommentReference"/>
        </w:rPr>
        <w:annotationRef/>
      </w:r>
      <w:r>
        <w:t>IFS 20170120</w:t>
      </w:r>
    </w:p>
  </w:comment>
  <w:comment w:id="19372" w:author="Elaine Baricante" w:date="2017-08-01T11:59:00Z" w:initials="EB">
    <w:p w14:paraId="4807C482" w14:textId="0AB942F0" w:rsidR="005A7259" w:rsidRDefault="005A7259">
      <w:pPr>
        <w:pStyle w:val="CommentText"/>
      </w:pPr>
      <w:r>
        <w:rPr>
          <w:rStyle w:val="CommentReference"/>
        </w:rPr>
        <w:annotationRef/>
      </w:r>
      <w:r>
        <w:t>IFS 20170623</w:t>
      </w:r>
    </w:p>
  </w:comment>
  <w:comment w:id="19373" w:author="Elaine Baricante" w:date="2017-01-24T17:45:00Z" w:initials="EB">
    <w:p w14:paraId="221D8D7A" w14:textId="77777777" w:rsidR="005A7259" w:rsidRDefault="005A7259" w:rsidP="00AD6DB4">
      <w:pPr>
        <w:pStyle w:val="CommentText"/>
      </w:pPr>
      <w:r>
        <w:rPr>
          <w:rStyle w:val="CommentReference"/>
        </w:rPr>
        <w:t xml:space="preserve">IFS </w:t>
      </w:r>
      <w:r>
        <w:rPr>
          <w:rStyle w:val="CommentReference"/>
        </w:rPr>
        <w:annotationRef/>
      </w:r>
      <w:r>
        <w:rPr>
          <w:rStyle w:val="CommentReference"/>
        </w:rPr>
        <w:t>20170120</w:t>
      </w:r>
    </w:p>
  </w:comment>
  <w:comment w:id="19375" w:author="Elaine Baricante" w:date="2017-08-01T11:59:00Z" w:initials="EB">
    <w:p w14:paraId="2CB2FCCA" w14:textId="18281F34" w:rsidR="005A7259" w:rsidRDefault="005A7259">
      <w:pPr>
        <w:pStyle w:val="CommentText"/>
      </w:pPr>
      <w:r>
        <w:rPr>
          <w:rStyle w:val="CommentReference"/>
        </w:rPr>
        <w:annotationRef/>
      </w:r>
      <w:r>
        <w:t>IFS 20170623</w:t>
      </w:r>
    </w:p>
  </w:comment>
  <w:comment w:id="19382" w:author="Elaine Baricante" w:date="2017-08-01T15:13:00Z" w:initials="EB">
    <w:p w14:paraId="37B28E12" w14:textId="5C39842E" w:rsidR="005A7259" w:rsidRDefault="005A7259">
      <w:pPr>
        <w:pStyle w:val="CommentText"/>
      </w:pPr>
      <w:r>
        <w:rPr>
          <w:rStyle w:val="CommentReference"/>
        </w:rPr>
        <w:annotationRef/>
      </w:r>
      <w:r w:rsidRPr="00D937CB">
        <w:t>OEMTP-968</w:t>
      </w:r>
    </w:p>
  </w:comment>
  <w:comment w:id="19390" w:author="Elaine Baricante" w:date="2016-08-12T11:16:00Z" w:initials="EB">
    <w:p w14:paraId="62C95337" w14:textId="77777777" w:rsidR="005A7259" w:rsidRDefault="005A7259" w:rsidP="00AD6DB4">
      <w:pPr>
        <w:pStyle w:val="CommentText"/>
      </w:pPr>
      <w:r>
        <w:rPr>
          <w:rStyle w:val="CommentReference"/>
        </w:rPr>
        <w:annotationRef/>
      </w:r>
      <w:r>
        <w:t>IFS 20160729</w:t>
      </w:r>
    </w:p>
  </w:comment>
  <w:comment w:id="19432" w:author="Elaine Baricante" w:date="2016-08-12T11:21:00Z" w:initials="EB">
    <w:p w14:paraId="608A5346" w14:textId="77777777" w:rsidR="005A7259" w:rsidRPr="00F22490" w:rsidRDefault="005A7259" w:rsidP="00AD6DB4">
      <w:pPr>
        <w:pStyle w:val="CommentText"/>
        <w:rPr>
          <w:lang w:val="fr-FR"/>
        </w:rPr>
      </w:pPr>
      <w:r>
        <w:rPr>
          <w:rStyle w:val="CommentReference"/>
        </w:rPr>
        <w:annotationRef/>
      </w:r>
      <w:r w:rsidRPr="00F22490">
        <w:rPr>
          <w:lang w:val="fr-FR"/>
        </w:rPr>
        <w:t>IFS 20160729</w:t>
      </w:r>
    </w:p>
  </w:comment>
  <w:comment w:id="19433" w:author="Elaine Baricante" w:date="2016-08-12T11:21:00Z" w:initials="EB">
    <w:p w14:paraId="35A98CA8" w14:textId="77777777" w:rsidR="005A7259" w:rsidRPr="00F22490" w:rsidRDefault="005A7259" w:rsidP="00AD6DB4">
      <w:pPr>
        <w:pStyle w:val="CommentText"/>
        <w:rPr>
          <w:lang w:val="fr-FR"/>
        </w:rPr>
      </w:pPr>
      <w:r>
        <w:rPr>
          <w:rStyle w:val="CommentReference"/>
        </w:rPr>
        <w:annotationRef/>
      </w:r>
      <w:r w:rsidRPr="00F22490">
        <w:rPr>
          <w:lang w:val="fr-FR"/>
        </w:rPr>
        <w:t>IFS 20160729</w:t>
      </w:r>
    </w:p>
  </w:comment>
  <w:comment w:id="19447" w:author="Elaine Baricante" w:date="2017-08-01T12:08:00Z" w:initials="EB">
    <w:p w14:paraId="146A20E6" w14:textId="43B14555" w:rsidR="005A7259" w:rsidRPr="00F22490" w:rsidRDefault="005A7259">
      <w:pPr>
        <w:pStyle w:val="CommentText"/>
        <w:rPr>
          <w:lang w:val="fr-FR"/>
        </w:rPr>
      </w:pPr>
      <w:r>
        <w:rPr>
          <w:rStyle w:val="CommentReference"/>
        </w:rPr>
        <w:annotationRef/>
      </w:r>
      <w:r w:rsidRPr="00F22490">
        <w:rPr>
          <w:lang w:val="fr-FR"/>
        </w:rPr>
        <w:t>IFS 20170623</w:t>
      </w:r>
    </w:p>
  </w:comment>
  <w:comment w:id="19472" w:author="Elaine Baricante" w:date="2017-08-01T12:11:00Z" w:initials="EB">
    <w:p w14:paraId="3A925923" w14:textId="4CAD402A" w:rsidR="005A7259" w:rsidRPr="00F22490" w:rsidRDefault="005A7259">
      <w:pPr>
        <w:pStyle w:val="CommentText"/>
        <w:rPr>
          <w:lang w:val="fr-FR"/>
        </w:rPr>
      </w:pPr>
      <w:r>
        <w:rPr>
          <w:rStyle w:val="CommentReference"/>
        </w:rPr>
        <w:annotationRef/>
      </w:r>
      <w:r w:rsidRPr="00F22490">
        <w:rPr>
          <w:lang w:val="fr-FR"/>
        </w:rPr>
        <w:t>IFS 20170623</w:t>
      </w:r>
    </w:p>
  </w:comment>
  <w:comment w:id="19580" w:author="Elaine Baricante" w:date="2017-08-01T12:12:00Z" w:initials="EB">
    <w:p w14:paraId="245885DC" w14:textId="520B87CD" w:rsidR="005A7259" w:rsidRPr="00F22490" w:rsidRDefault="005A7259">
      <w:pPr>
        <w:pStyle w:val="CommentText"/>
        <w:rPr>
          <w:lang w:val="fr-FR"/>
        </w:rPr>
      </w:pPr>
      <w:r>
        <w:rPr>
          <w:rStyle w:val="CommentReference"/>
        </w:rPr>
        <w:annotationRef/>
      </w:r>
      <w:r>
        <w:rPr>
          <w:rStyle w:val="CommentReference"/>
        </w:rPr>
        <w:annotationRef/>
      </w:r>
      <w:r w:rsidRPr="00F22490">
        <w:rPr>
          <w:lang w:val="fr-FR"/>
        </w:rPr>
        <w:t>IFS 20170623</w:t>
      </w:r>
    </w:p>
  </w:comment>
  <w:comment w:id="19657" w:author="Elaine Baricante" w:date="2017-08-01T12:11:00Z" w:initials="EB">
    <w:p w14:paraId="584BDC70" w14:textId="77777777" w:rsidR="005A7259" w:rsidRDefault="005A7259" w:rsidP="000E68EC">
      <w:pPr>
        <w:pStyle w:val="CommentText"/>
      </w:pPr>
      <w:r>
        <w:rPr>
          <w:rStyle w:val="CommentReference"/>
        </w:rPr>
        <w:annotationRef/>
      </w:r>
      <w:r>
        <w:t>IFS 20170623</w:t>
      </w:r>
    </w:p>
  </w:comment>
  <w:comment w:id="20418" w:author="Elaine Baricante" w:date="2017-04-07T18:30:00Z" w:initials="EB">
    <w:p w14:paraId="4485D5E8" w14:textId="77777777" w:rsidR="005A7259" w:rsidRDefault="005A7259" w:rsidP="00AD6DB4">
      <w:pPr>
        <w:pStyle w:val="CommentText"/>
      </w:pPr>
      <w:r>
        <w:rPr>
          <w:rStyle w:val="CommentReference"/>
        </w:rPr>
        <w:annotationRef/>
      </w:r>
      <w:r>
        <w:rPr>
          <w:rStyle w:val="CommentReference"/>
        </w:rPr>
        <w:t>MCBL IFS 20170216</w:t>
      </w:r>
    </w:p>
  </w:comment>
  <w:comment w:id="20419" w:author="Elaine Baricante" w:date="2017-08-01T12:14:00Z" w:initials="EB">
    <w:p w14:paraId="24F2EAF8" w14:textId="381AC2D7" w:rsidR="005A7259" w:rsidRDefault="005A7259">
      <w:pPr>
        <w:pStyle w:val="CommentText"/>
      </w:pPr>
      <w:r>
        <w:rPr>
          <w:rStyle w:val="CommentReference"/>
        </w:rPr>
        <w:annotationRef/>
      </w:r>
      <w:r>
        <w:t>IFS 20170623</w:t>
      </w:r>
    </w:p>
  </w:comment>
  <w:comment w:id="21018" w:author="Elaine Baricante" w:date="2016-05-13T17:54:00Z" w:initials="EB">
    <w:p w14:paraId="5D6C0D0E" w14:textId="77777777" w:rsidR="005A7259" w:rsidRDefault="005A7259" w:rsidP="00AD6DB4">
      <w:pPr>
        <w:pStyle w:val="CommentText"/>
      </w:pPr>
      <w:r>
        <w:rPr>
          <w:rStyle w:val="CommentReference"/>
        </w:rPr>
        <w:annotationRef/>
      </w:r>
      <w:r w:rsidRPr="00BD7394">
        <w:t>From JGE 20160510</w:t>
      </w:r>
    </w:p>
  </w:comment>
  <w:comment w:id="21100" w:author="Elaine Baricante" w:date="2017-04-07T20:04:00Z" w:initials="EB">
    <w:p w14:paraId="153DC1E2" w14:textId="77777777" w:rsidR="005A7259" w:rsidRDefault="005A7259" w:rsidP="00AD6DB4">
      <w:pPr>
        <w:pStyle w:val="CommentText"/>
      </w:pPr>
      <w:r>
        <w:rPr>
          <w:rStyle w:val="CommentReference"/>
        </w:rPr>
        <w:annotationRef/>
      </w:r>
      <w:r w:rsidRPr="00353D1B">
        <w:t>OEMTP-1115</w:t>
      </w:r>
    </w:p>
  </w:comment>
  <w:comment w:id="21167" w:author="Elaine Baricante" w:date="2016-08-12T11:22:00Z" w:initials="EB">
    <w:p w14:paraId="7D43AEE0" w14:textId="77777777" w:rsidR="005A7259" w:rsidRDefault="005A7259" w:rsidP="00AD6DB4">
      <w:pPr>
        <w:pStyle w:val="CommentText"/>
      </w:pPr>
      <w:r>
        <w:rPr>
          <w:rStyle w:val="CommentReference"/>
        </w:rPr>
        <w:annotationRef/>
      </w:r>
      <w:r>
        <w:t>IFS 20160729</w:t>
      </w:r>
    </w:p>
  </w:comment>
  <w:comment w:id="21220" w:author="Elaine Baricante" w:date="2016-08-12T11:22:00Z" w:initials="EB">
    <w:p w14:paraId="2898B4EC" w14:textId="77777777" w:rsidR="005A7259" w:rsidRDefault="005A7259" w:rsidP="00AD6DB4">
      <w:pPr>
        <w:pStyle w:val="CommentText"/>
      </w:pPr>
      <w:r>
        <w:rPr>
          <w:rStyle w:val="CommentReference"/>
        </w:rPr>
        <w:annotationRef/>
      </w:r>
      <w:r>
        <w:t>IFS 20160729</w:t>
      </w:r>
    </w:p>
  </w:comment>
  <w:comment w:id="21275" w:author="Elaine Baricante" w:date="2017-04-07T20:04:00Z" w:initials="EB">
    <w:p w14:paraId="05618ACB" w14:textId="77777777" w:rsidR="005A7259" w:rsidRDefault="005A7259" w:rsidP="00AD6DB4">
      <w:pPr>
        <w:pStyle w:val="CommentText"/>
      </w:pPr>
      <w:r>
        <w:rPr>
          <w:rStyle w:val="CommentReference"/>
        </w:rPr>
        <w:annotationRef/>
      </w:r>
      <w:r w:rsidRPr="00353D1B">
        <w:t>OEMTP-1115</w:t>
      </w:r>
    </w:p>
  </w:comment>
  <w:comment w:id="21498" w:author="Elaine Baricante" w:date="2017-08-01T14:55:00Z" w:initials="EB">
    <w:p w14:paraId="3EDDFF4D" w14:textId="111433A4" w:rsidR="005A7259" w:rsidRDefault="005A7259">
      <w:pPr>
        <w:pStyle w:val="CommentText"/>
      </w:pPr>
      <w:r>
        <w:rPr>
          <w:rStyle w:val="CommentReference"/>
        </w:rPr>
        <w:annotationRef/>
      </w:r>
      <w:r>
        <w:rPr>
          <w:rStyle w:val="CommentReference"/>
        </w:rPr>
        <w:annotationRef/>
      </w:r>
      <w:r>
        <w:t>IFS 20170623</w:t>
      </w:r>
    </w:p>
  </w:comment>
  <w:comment w:id="22202" w:author="Elaine Baricante" w:date="2016-05-13T17:55:00Z" w:initials="EB">
    <w:p w14:paraId="0A16450C" w14:textId="77777777" w:rsidR="005A7259" w:rsidRDefault="005A7259" w:rsidP="00AD6DB4">
      <w:pPr>
        <w:pStyle w:val="CommentText"/>
      </w:pPr>
      <w:r>
        <w:rPr>
          <w:rStyle w:val="CommentReference"/>
        </w:rPr>
        <w:annotationRef/>
      </w:r>
      <w:r w:rsidRPr="00BD7394">
        <w:t>From JGE 20160510</w:t>
      </w:r>
    </w:p>
  </w:comment>
  <w:comment w:id="22370" w:author="Elaine Baricante" w:date="2017-04-07T18:31:00Z" w:initials="EB">
    <w:p w14:paraId="136392C9" w14:textId="77777777" w:rsidR="005A7259" w:rsidRDefault="005A7259" w:rsidP="00AD6DB4">
      <w:pPr>
        <w:pStyle w:val="CommentText"/>
      </w:pPr>
      <w:r>
        <w:rPr>
          <w:rStyle w:val="CommentReference"/>
        </w:rPr>
        <w:annotationRef/>
      </w:r>
      <w:r>
        <w:t>MCBL IFS 20170216</w:t>
      </w:r>
    </w:p>
  </w:comment>
  <w:comment w:id="22714" w:author="Elaine Baricante" w:date="2017-08-01T12:11:00Z" w:initials="EB">
    <w:p w14:paraId="5F9C4018" w14:textId="77777777" w:rsidR="005A7259" w:rsidRDefault="005A7259" w:rsidP="00656947">
      <w:pPr>
        <w:pStyle w:val="CommentText"/>
      </w:pPr>
      <w:r>
        <w:rPr>
          <w:rStyle w:val="CommentReference"/>
        </w:rPr>
        <w:annotationRef/>
      </w:r>
      <w:r>
        <w:t>IFS 20170623</w:t>
      </w:r>
    </w:p>
  </w:comment>
  <w:comment w:id="22843" w:author="Elaine Baricante" w:date="2017-08-01T14:55:00Z" w:initials="EB">
    <w:p w14:paraId="406AF431" w14:textId="2016C713" w:rsidR="005A7259" w:rsidRDefault="005A7259">
      <w:pPr>
        <w:pStyle w:val="CommentText"/>
      </w:pPr>
      <w:r>
        <w:rPr>
          <w:rStyle w:val="CommentReference"/>
        </w:rPr>
        <w:annotationRef/>
      </w:r>
      <w:r>
        <w:rPr>
          <w:rStyle w:val="CommentReference"/>
        </w:rPr>
        <w:annotationRef/>
      </w:r>
      <w:r>
        <w:t>IFS 20170623</w:t>
      </w:r>
    </w:p>
  </w:comment>
  <w:comment w:id="23378" w:author="Elaine Baricante" w:date="2016-05-13T17:56:00Z" w:initials="EB">
    <w:p w14:paraId="6E02F00D" w14:textId="77777777" w:rsidR="005A7259" w:rsidRDefault="005A7259" w:rsidP="00AD6DB4">
      <w:pPr>
        <w:pStyle w:val="CommentText"/>
      </w:pPr>
      <w:r>
        <w:rPr>
          <w:rStyle w:val="CommentReference"/>
        </w:rPr>
        <w:annotationRef/>
      </w:r>
      <w:r w:rsidRPr="00BD7394">
        <w:t>From JGE 20160510</w:t>
      </w:r>
    </w:p>
  </w:comment>
  <w:comment w:id="23396" w:author="Elaine Baricante" w:date="2017-08-01T12:22:00Z" w:initials="EB">
    <w:p w14:paraId="324F5D17" w14:textId="77505281" w:rsidR="005A7259" w:rsidRDefault="005A7259">
      <w:pPr>
        <w:pStyle w:val="CommentText"/>
      </w:pPr>
      <w:r>
        <w:rPr>
          <w:rStyle w:val="CommentReference"/>
        </w:rPr>
        <w:annotationRef/>
      </w:r>
      <w:r>
        <w:t>IFS 20170623</w:t>
      </w:r>
    </w:p>
  </w:comment>
  <w:comment w:id="23405" w:author="Elaine Baricante" w:date="2017-08-01T12:22:00Z" w:initials="EB">
    <w:p w14:paraId="5384E059" w14:textId="77777777" w:rsidR="005A7259" w:rsidRDefault="005A7259" w:rsidP="00656947">
      <w:pPr>
        <w:pStyle w:val="CommentText"/>
      </w:pPr>
      <w:r>
        <w:rPr>
          <w:rStyle w:val="CommentReference"/>
        </w:rPr>
        <w:annotationRef/>
      </w:r>
      <w:r>
        <w:t>IFS 20170623</w:t>
      </w:r>
    </w:p>
  </w:comment>
  <w:comment w:id="23431" w:author="Elaine Baricante" w:date="2016-04-20T11:40:00Z" w:initials="EB">
    <w:p w14:paraId="01C0040F" w14:textId="77777777" w:rsidR="005A7259" w:rsidRDefault="005A7259" w:rsidP="00AD6DB4">
      <w:pPr>
        <w:pStyle w:val="CommentText"/>
      </w:pPr>
      <w:r>
        <w:rPr>
          <w:rStyle w:val="CommentReference"/>
        </w:rPr>
        <w:annotationRef/>
      </w:r>
      <w:r w:rsidRPr="006D10EB">
        <w:t>From JGE 20160419</w:t>
      </w:r>
    </w:p>
  </w:comment>
  <w:comment w:id="23696" w:author="Elaine Baricante" w:date="2017-01-24T18:43:00Z" w:initials="EB">
    <w:p w14:paraId="3E686521" w14:textId="77777777" w:rsidR="005A7259" w:rsidRDefault="005A7259" w:rsidP="00AD6DB4">
      <w:pPr>
        <w:pStyle w:val="CommentText"/>
      </w:pPr>
      <w:r>
        <w:rPr>
          <w:rStyle w:val="CommentReference"/>
        </w:rPr>
        <w:annotationRef/>
      </w:r>
      <w:r w:rsidRPr="000327BA">
        <w:t>OEMTP-1054</w:t>
      </w:r>
    </w:p>
  </w:comment>
  <w:comment w:id="23740" w:author="Elaine Baricante" w:date="2016-04-20T11:40:00Z" w:initials="EB">
    <w:p w14:paraId="795C0A68" w14:textId="77777777" w:rsidR="005A7259" w:rsidRDefault="005A7259" w:rsidP="001B2A26">
      <w:pPr>
        <w:pStyle w:val="CommentText"/>
      </w:pPr>
      <w:r>
        <w:rPr>
          <w:rStyle w:val="CommentReference"/>
        </w:rPr>
        <w:annotationRef/>
      </w:r>
      <w:r w:rsidRPr="006D10EB">
        <w:t>From JGE 20160419</w:t>
      </w:r>
    </w:p>
  </w:comment>
  <w:comment w:id="23848" w:author="Elaine Baricante" w:date="2017-08-01T10:19:00Z" w:initials="EB">
    <w:p w14:paraId="57AF78DD" w14:textId="0C51088A" w:rsidR="005A7259" w:rsidRDefault="005A7259">
      <w:pPr>
        <w:pStyle w:val="CommentText"/>
      </w:pPr>
      <w:r>
        <w:rPr>
          <w:rStyle w:val="CommentReference"/>
        </w:rPr>
        <w:annotationRef/>
      </w:r>
      <w:r w:rsidRPr="00642B04">
        <w:t>OEMTP-1205</w:t>
      </w:r>
    </w:p>
  </w:comment>
  <w:comment w:id="23869" w:author="Elaine Baricante" w:date="2016-04-20T11:42:00Z" w:initials="EB">
    <w:p w14:paraId="303376EA" w14:textId="77777777" w:rsidR="005A7259" w:rsidRDefault="005A7259" w:rsidP="001B2A26">
      <w:pPr>
        <w:pStyle w:val="CommentText"/>
      </w:pPr>
      <w:r>
        <w:rPr>
          <w:rStyle w:val="CommentReference"/>
        </w:rPr>
        <w:annotationRef/>
      </w:r>
      <w:r w:rsidRPr="006D10EB">
        <w:t>From JGE 20160419</w:t>
      </w:r>
    </w:p>
  </w:comment>
  <w:comment w:id="23882" w:author="Elaine Baricante" w:date="2016-05-13T17:57:00Z" w:initials="EB">
    <w:p w14:paraId="4165C1F4" w14:textId="77777777" w:rsidR="005A7259" w:rsidRDefault="005A7259" w:rsidP="001B2A26">
      <w:pPr>
        <w:pStyle w:val="CommentText"/>
      </w:pPr>
      <w:r>
        <w:rPr>
          <w:rStyle w:val="CommentReference"/>
        </w:rPr>
        <w:annotationRef/>
      </w:r>
      <w:r w:rsidRPr="00BD7394">
        <w:t>From JGE 20160510</w:t>
      </w:r>
    </w:p>
  </w:comment>
  <w:comment w:id="23885" w:author="Elaine Baricante" w:date="2017-01-17T15:09:00Z" w:initials="EB">
    <w:p w14:paraId="77CE8A66" w14:textId="77777777" w:rsidR="005A7259" w:rsidRDefault="005A7259" w:rsidP="001B2A26">
      <w:pPr>
        <w:pStyle w:val="CommentText"/>
      </w:pPr>
      <w:r>
        <w:rPr>
          <w:rStyle w:val="CommentReference"/>
        </w:rPr>
        <w:annotationRef/>
      </w:r>
      <w:r>
        <w:t>IFS 20161222</w:t>
      </w:r>
    </w:p>
  </w:comment>
  <w:comment w:id="23890" w:author="Elaine Baricante" w:date="2017-01-17T15:09:00Z" w:initials="EB">
    <w:p w14:paraId="49A06650" w14:textId="77777777" w:rsidR="005A7259" w:rsidRDefault="005A7259" w:rsidP="001B2A26">
      <w:pPr>
        <w:pStyle w:val="CommentText"/>
      </w:pPr>
      <w:r>
        <w:rPr>
          <w:rStyle w:val="CommentReference"/>
        </w:rPr>
        <w:annotationRef/>
      </w:r>
      <w:r>
        <w:t>IFS 20161222</w:t>
      </w:r>
    </w:p>
  </w:comment>
  <w:comment w:id="23891" w:author="Elaine Baricante" w:date="2017-02-06T15:58:00Z" w:initials="EB">
    <w:p w14:paraId="2981DD43" w14:textId="77777777" w:rsidR="005A7259" w:rsidRDefault="005A7259" w:rsidP="001B2A26">
      <w:pPr>
        <w:pStyle w:val="CommentText"/>
      </w:pPr>
      <w:r>
        <w:rPr>
          <w:rStyle w:val="CommentReference"/>
        </w:rPr>
        <w:annotationRef/>
      </w:r>
      <w:r>
        <w:t>IFS 20170120</w:t>
      </w:r>
    </w:p>
  </w:comment>
  <w:comment w:id="23892" w:author="Elaine Baricante" w:date="2017-04-07T19:33:00Z" w:initials="EB">
    <w:p w14:paraId="761210C7" w14:textId="77777777" w:rsidR="005A7259" w:rsidRDefault="005A7259" w:rsidP="001B2A26">
      <w:pPr>
        <w:pStyle w:val="CommentText"/>
      </w:pPr>
      <w:r>
        <w:rPr>
          <w:rStyle w:val="CommentReference"/>
        </w:rPr>
        <w:annotationRef/>
      </w:r>
      <w:r>
        <w:t>IFS 20170317</w:t>
      </w:r>
    </w:p>
  </w:comment>
  <w:comment w:id="23917" w:author="Elaine Baricante" w:date="2016-05-13T17:58:00Z" w:initials="EB">
    <w:p w14:paraId="4E883781" w14:textId="77777777" w:rsidR="005A7259" w:rsidRDefault="005A7259" w:rsidP="001B2A26">
      <w:pPr>
        <w:pStyle w:val="CommentText"/>
      </w:pPr>
      <w:r>
        <w:rPr>
          <w:rStyle w:val="CommentReference"/>
        </w:rPr>
        <w:annotationRef/>
      </w:r>
      <w:r w:rsidRPr="006D10EB">
        <w:t>From JGE 20160419</w:t>
      </w:r>
    </w:p>
  </w:comment>
  <w:comment w:id="24318" w:author="Elaine Baricante" w:date="2016-05-13T17:59:00Z" w:initials="EB">
    <w:p w14:paraId="5AC63085" w14:textId="77777777" w:rsidR="005A7259" w:rsidRDefault="005A7259" w:rsidP="001B2A26">
      <w:pPr>
        <w:pStyle w:val="CommentText"/>
      </w:pPr>
      <w:r>
        <w:rPr>
          <w:rStyle w:val="CommentReference"/>
        </w:rPr>
        <w:annotationRef/>
      </w:r>
      <w:r w:rsidRPr="006D10EB">
        <w:t>From JGE 20160419</w:t>
      </w:r>
    </w:p>
  </w:comment>
  <w:comment w:id="24354" w:author="Elaine Baricante" w:date="2016-05-13T17:59:00Z" w:initials="EB">
    <w:p w14:paraId="681D2E91" w14:textId="77777777" w:rsidR="005A7259" w:rsidRDefault="005A7259" w:rsidP="001B2A26">
      <w:pPr>
        <w:pStyle w:val="CommentText"/>
      </w:pPr>
      <w:r>
        <w:rPr>
          <w:rStyle w:val="CommentReference"/>
        </w:rPr>
        <w:annotationRef/>
      </w:r>
      <w:r w:rsidRPr="006D10EB">
        <w:t>From JGE 20160419</w:t>
      </w:r>
    </w:p>
  </w:comment>
  <w:comment w:id="24382" w:author="Elaine Baricante" w:date="2017-08-01T12:07:00Z" w:initials="EB">
    <w:p w14:paraId="5351CD5E" w14:textId="4DC4097A" w:rsidR="005A7259" w:rsidRDefault="005A7259">
      <w:pPr>
        <w:pStyle w:val="CommentText"/>
      </w:pPr>
      <w:r>
        <w:rPr>
          <w:rStyle w:val="CommentReference"/>
        </w:rPr>
        <w:annotationRef/>
      </w:r>
      <w:r>
        <w:t>IFS 20170623</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F4A4024" w15:done="0"/>
  <w15:commentEx w15:paraId="1E8B706C" w15:done="0"/>
  <w15:commentEx w15:paraId="66649807" w15:done="0"/>
  <w15:commentEx w15:paraId="3C29389C" w15:done="0"/>
  <w15:commentEx w15:paraId="146D7A03" w15:done="0"/>
  <w15:commentEx w15:paraId="46EE878D" w15:done="0"/>
  <w15:commentEx w15:paraId="47D30A7B" w15:done="0"/>
  <w15:commentEx w15:paraId="0645FDDC" w15:done="0"/>
  <w15:commentEx w15:paraId="462886FC" w15:done="0"/>
  <w15:commentEx w15:paraId="1BCF55E1" w15:done="0"/>
  <w15:commentEx w15:paraId="7C1E5487" w15:done="0"/>
  <w15:commentEx w15:paraId="329DBD4C" w15:done="0"/>
  <w15:commentEx w15:paraId="6873E8FE" w15:done="0"/>
  <w15:commentEx w15:paraId="41BE570D" w15:done="0"/>
  <w15:commentEx w15:paraId="3E1E7473" w15:done="0"/>
  <w15:commentEx w15:paraId="31663ABE" w15:done="0"/>
  <w15:commentEx w15:paraId="39E85222" w15:done="0"/>
  <w15:commentEx w15:paraId="20A3A44A" w15:done="0"/>
  <w15:commentEx w15:paraId="40E27EBA" w15:done="0"/>
  <w15:commentEx w15:paraId="4C248939" w15:done="0"/>
  <w15:commentEx w15:paraId="30B13FE0" w15:done="0"/>
  <w15:commentEx w15:paraId="1AEC4AFF" w15:done="0"/>
  <w15:commentEx w15:paraId="7605CB36" w15:done="0"/>
  <w15:commentEx w15:paraId="5751C7C2" w15:done="0"/>
  <w15:commentEx w15:paraId="7769421A" w15:done="0"/>
  <w15:commentEx w15:paraId="1C19DD7A" w15:done="0"/>
  <w15:commentEx w15:paraId="275258E1" w15:done="0"/>
  <w15:commentEx w15:paraId="1D287520" w15:done="0"/>
  <w15:commentEx w15:paraId="342207BF" w15:done="0"/>
  <w15:commentEx w15:paraId="188FE9EE" w15:done="0"/>
  <w15:commentEx w15:paraId="640E0422" w15:done="0"/>
  <w15:commentEx w15:paraId="08C180CB" w15:done="0"/>
  <w15:commentEx w15:paraId="0276A991" w15:done="0"/>
  <w15:commentEx w15:paraId="1D53CD89" w15:done="0"/>
  <w15:commentEx w15:paraId="3300BA8B" w15:done="0"/>
  <w15:commentEx w15:paraId="3E0132B3" w15:done="0"/>
  <w15:commentEx w15:paraId="4F02CC73" w15:done="0"/>
  <w15:commentEx w15:paraId="396A464C" w15:done="0"/>
  <w15:commentEx w15:paraId="3D17A860" w15:done="0"/>
  <w15:commentEx w15:paraId="4FA351C0" w15:done="0"/>
  <w15:commentEx w15:paraId="47841BA6" w15:done="0"/>
  <w15:commentEx w15:paraId="3E8746DD" w15:done="0"/>
  <w15:commentEx w15:paraId="66B66393" w15:done="0"/>
  <w15:commentEx w15:paraId="7E16EFB1" w15:done="0"/>
  <w15:commentEx w15:paraId="0F892A54" w15:done="0"/>
  <w15:commentEx w15:paraId="4E99D5C0" w15:done="0"/>
  <w15:commentEx w15:paraId="149598B2" w15:done="0"/>
  <w15:commentEx w15:paraId="059D5239" w15:done="0"/>
  <w15:commentEx w15:paraId="465F9879" w15:done="0"/>
  <w15:commentEx w15:paraId="5C6921D0" w15:done="0"/>
  <w15:commentEx w15:paraId="484309D2" w15:done="0"/>
  <w15:commentEx w15:paraId="4EDC8E49" w15:done="0"/>
  <w15:commentEx w15:paraId="0FB4C36C" w15:done="0"/>
  <w15:commentEx w15:paraId="7E4B6DEB" w15:done="0"/>
  <w15:commentEx w15:paraId="2EC4C3B0" w15:done="0"/>
  <w15:commentEx w15:paraId="4D93FF65" w15:done="0"/>
  <w15:commentEx w15:paraId="41B991F8" w15:done="0"/>
  <w15:commentEx w15:paraId="0721AD7D" w15:done="0"/>
  <w15:commentEx w15:paraId="32095872" w15:done="0"/>
  <w15:commentEx w15:paraId="2B92E48F" w15:done="0"/>
  <w15:commentEx w15:paraId="3D56FEF1" w15:done="0"/>
  <w15:commentEx w15:paraId="4D7F37D8" w15:done="0"/>
  <w15:commentEx w15:paraId="3A73B586" w15:done="0"/>
  <w15:commentEx w15:paraId="78E50B8A" w15:done="0"/>
  <w15:commentEx w15:paraId="05F89E47" w15:done="0"/>
  <w15:commentEx w15:paraId="7D79BB47" w15:done="0"/>
  <w15:commentEx w15:paraId="2DDCC80F" w15:done="0"/>
  <w15:commentEx w15:paraId="09F3BF1E" w15:done="0"/>
  <w15:commentEx w15:paraId="66F7A94E" w15:done="0"/>
  <w15:commentEx w15:paraId="4626F325" w15:done="0"/>
  <w15:commentEx w15:paraId="5F4ABC2A" w15:done="0"/>
  <w15:commentEx w15:paraId="51217C69" w15:done="0"/>
  <w15:commentEx w15:paraId="23C543FF" w15:done="0"/>
  <w15:commentEx w15:paraId="61CE47B4" w15:done="0"/>
  <w15:commentEx w15:paraId="41A1BBD4" w15:done="0"/>
  <w15:commentEx w15:paraId="74AF7C05" w15:done="0"/>
  <w15:commentEx w15:paraId="0B35BB03" w15:done="0"/>
  <w15:commentEx w15:paraId="27542AD9" w15:done="0"/>
  <w15:commentEx w15:paraId="62FC889E" w15:done="0"/>
  <w15:commentEx w15:paraId="0D1201AC" w15:done="0"/>
  <w15:commentEx w15:paraId="06D6E906" w15:done="0"/>
  <w15:commentEx w15:paraId="7DB62DDE" w15:done="0"/>
  <w15:commentEx w15:paraId="510AA1AC" w15:done="0"/>
  <w15:commentEx w15:paraId="1FE91F6C" w15:done="0"/>
  <w15:commentEx w15:paraId="4D674734" w15:done="0"/>
  <w15:commentEx w15:paraId="0E236EFC" w15:done="0"/>
  <w15:commentEx w15:paraId="064E603B" w15:done="0"/>
  <w15:commentEx w15:paraId="147B033C" w15:done="0"/>
  <w15:commentEx w15:paraId="4E37CAF8" w15:done="0"/>
  <w15:commentEx w15:paraId="4D727272" w15:done="0"/>
  <w15:commentEx w15:paraId="29DA127E" w15:done="0"/>
  <w15:commentEx w15:paraId="2E043115" w15:done="0"/>
  <w15:commentEx w15:paraId="71DBCD24" w15:done="0"/>
  <w15:commentEx w15:paraId="1859C81B" w15:done="0"/>
  <w15:commentEx w15:paraId="475E682F" w15:done="0"/>
  <w15:commentEx w15:paraId="42ED7451" w15:done="0"/>
  <w15:commentEx w15:paraId="6641A6F6" w15:done="0"/>
  <w15:commentEx w15:paraId="0EE469B4" w15:done="0"/>
  <w15:commentEx w15:paraId="0BCFABA5" w15:done="0"/>
  <w15:commentEx w15:paraId="38F880E1" w15:done="0"/>
  <w15:commentEx w15:paraId="30750A76" w15:done="0"/>
  <w15:commentEx w15:paraId="151F18BA" w15:done="0"/>
  <w15:commentEx w15:paraId="65045276" w15:done="0"/>
  <w15:commentEx w15:paraId="71DC703A" w15:done="0"/>
  <w15:commentEx w15:paraId="0C2A5A11" w15:done="0"/>
  <w15:commentEx w15:paraId="2C041B6E" w15:done="0"/>
  <w15:commentEx w15:paraId="485B9192" w15:done="0"/>
  <w15:commentEx w15:paraId="30CA4879" w15:done="0"/>
  <w15:commentEx w15:paraId="5B4B16E8" w15:done="0"/>
  <w15:commentEx w15:paraId="6ABAB106" w15:done="0"/>
  <w15:commentEx w15:paraId="17261EDB" w15:done="0"/>
  <w15:commentEx w15:paraId="2C7A6BB6" w15:done="0"/>
  <w15:commentEx w15:paraId="6F82E8C6" w15:done="0"/>
  <w15:commentEx w15:paraId="0C28F4F6" w15:done="0"/>
  <w15:commentEx w15:paraId="1A4A2CC1" w15:done="0"/>
  <w15:commentEx w15:paraId="2AA3A21C" w15:done="0"/>
  <w15:commentEx w15:paraId="0C04AADF" w15:done="0"/>
  <w15:commentEx w15:paraId="628ED646" w15:done="0"/>
  <w15:commentEx w15:paraId="6D517F30" w15:done="0"/>
  <w15:commentEx w15:paraId="6A894713" w15:done="0"/>
  <w15:commentEx w15:paraId="2F78A0CF" w15:done="0"/>
  <w15:commentEx w15:paraId="41BDF72C" w15:done="0"/>
  <w15:commentEx w15:paraId="2FC021E3" w15:done="0"/>
  <w15:commentEx w15:paraId="78E0BF34" w15:done="0"/>
  <w15:commentEx w15:paraId="61142181" w15:done="0"/>
  <w15:commentEx w15:paraId="5C563631" w15:done="0"/>
  <w15:commentEx w15:paraId="7269D7F4" w15:done="0"/>
  <w15:commentEx w15:paraId="618EA9E5" w15:done="0"/>
  <w15:commentEx w15:paraId="39189294" w15:done="0"/>
  <w15:commentEx w15:paraId="7EBC102D" w15:done="0"/>
  <w15:commentEx w15:paraId="0FC59B71" w15:done="0"/>
  <w15:commentEx w15:paraId="2AE8F2BA" w15:done="0"/>
  <w15:commentEx w15:paraId="45B497A5" w15:done="0"/>
  <w15:commentEx w15:paraId="44756E7B" w15:done="0"/>
  <w15:commentEx w15:paraId="681C44D1" w15:done="0"/>
  <w15:commentEx w15:paraId="0D54487A" w15:done="0"/>
  <w15:commentEx w15:paraId="52CA0C5C" w15:done="0"/>
  <w15:commentEx w15:paraId="13B98DD3" w15:done="0"/>
  <w15:commentEx w15:paraId="359E33D6" w15:done="0"/>
  <w15:commentEx w15:paraId="1137659F" w15:done="0"/>
  <w15:commentEx w15:paraId="1542462D" w15:done="0"/>
  <w15:commentEx w15:paraId="2A8AF5C7" w15:done="0"/>
  <w15:commentEx w15:paraId="354979C7" w15:done="0"/>
  <w15:commentEx w15:paraId="3003AD6F" w15:done="0"/>
  <w15:commentEx w15:paraId="013C0266" w15:done="0"/>
  <w15:commentEx w15:paraId="7634BAA6" w15:done="0"/>
  <w15:commentEx w15:paraId="5FE969F7" w15:done="0"/>
  <w15:commentEx w15:paraId="6E628096" w15:done="0"/>
  <w15:commentEx w15:paraId="74AFF511" w15:done="0"/>
  <w15:commentEx w15:paraId="1D59897C" w15:done="0"/>
  <w15:commentEx w15:paraId="0EFC1AB7" w15:done="0"/>
  <w15:commentEx w15:paraId="78998896" w15:done="0"/>
  <w15:commentEx w15:paraId="3519E5D8" w15:done="0"/>
  <w15:commentEx w15:paraId="65F096F9" w15:done="0"/>
  <w15:commentEx w15:paraId="3D9352FB" w15:done="0"/>
  <w15:commentEx w15:paraId="2678B5DB" w15:done="0"/>
  <w15:commentEx w15:paraId="57E333E9" w15:done="0"/>
  <w15:commentEx w15:paraId="66626FFD" w15:done="0"/>
  <w15:commentEx w15:paraId="424B4B7C" w15:done="0"/>
  <w15:commentEx w15:paraId="057BB1CC" w15:done="0"/>
  <w15:commentEx w15:paraId="788B621C" w15:done="0"/>
  <w15:commentEx w15:paraId="5D9BA5B8" w15:done="0"/>
  <w15:commentEx w15:paraId="72FF19AD" w15:done="0"/>
  <w15:commentEx w15:paraId="483B1315" w15:done="0"/>
  <w15:commentEx w15:paraId="10FC1D3D" w15:done="0"/>
  <w15:commentEx w15:paraId="7CF4B976" w15:done="0"/>
  <w15:commentEx w15:paraId="03296200" w15:done="0"/>
  <w15:commentEx w15:paraId="66C9B257" w15:done="0"/>
  <w15:commentEx w15:paraId="5B2841EA" w15:done="0"/>
  <w15:commentEx w15:paraId="315D8D3D" w15:done="0"/>
  <w15:commentEx w15:paraId="37315D3C" w15:done="0"/>
  <w15:commentEx w15:paraId="3E861AC2" w15:done="0"/>
  <w15:commentEx w15:paraId="554789E2" w15:done="0"/>
  <w15:commentEx w15:paraId="6F0E9612" w15:done="0"/>
  <w15:commentEx w15:paraId="7C2FD414" w15:done="0"/>
  <w15:commentEx w15:paraId="7BD29505" w15:done="0"/>
  <w15:commentEx w15:paraId="76CB62B2" w15:done="0"/>
  <w15:commentEx w15:paraId="58ABD2EE" w15:done="0"/>
  <w15:commentEx w15:paraId="00AB2159" w15:done="0"/>
  <w15:commentEx w15:paraId="52C7E6E0" w15:done="0"/>
  <w15:commentEx w15:paraId="24F95D14" w15:done="0"/>
  <w15:commentEx w15:paraId="59F10739" w15:done="0"/>
  <w15:commentEx w15:paraId="0E5314B9" w15:done="0"/>
  <w15:commentEx w15:paraId="0EAF0C79" w15:done="0"/>
  <w15:commentEx w15:paraId="41DE02F9" w15:done="0"/>
  <w15:commentEx w15:paraId="6C7E2D9C" w15:done="0"/>
  <w15:commentEx w15:paraId="27A7D33B" w15:done="0"/>
  <w15:commentEx w15:paraId="3FA8A798" w15:done="0"/>
  <w15:commentEx w15:paraId="443237AD" w15:done="0"/>
  <w15:commentEx w15:paraId="558ED04C" w15:done="0"/>
  <w15:commentEx w15:paraId="1820A214" w15:done="0"/>
  <w15:commentEx w15:paraId="62D9D564" w15:done="0"/>
  <w15:commentEx w15:paraId="59DC38BD" w15:done="0"/>
  <w15:commentEx w15:paraId="70799B93" w15:done="0"/>
  <w15:commentEx w15:paraId="450CB491" w15:done="0"/>
  <w15:commentEx w15:paraId="620F09D4" w15:done="0"/>
  <w15:commentEx w15:paraId="5E057D4C" w15:done="0"/>
  <w15:commentEx w15:paraId="4681EC06" w15:done="0"/>
  <w15:commentEx w15:paraId="01486DDD" w15:done="0"/>
  <w15:commentEx w15:paraId="52AB55EE" w15:done="0"/>
  <w15:commentEx w15:paraId="120C7078" w15:done="0"/>
  <w15:commentEx w15:paraId="024364D8" w15:done="0"/>
  <w15:commentEx w15:paraId="6E805D40" w15:done="0"/>
  <w15:commentEx w15:paraId="6DC99DD8" w15:done="0"/>
  <w15:commentEx w15:paraId="4D865597" w15:done="0"/>
  <w15:commentEx w15:paraId="358E5DA5" w15:done="0"/>
  <w15:commentEx w15:paraId="31AB49FA" w15:done="0"/>
  <w15:commentEx w15:paraId="6E4798E4" w15:done="0"/>
  <w15:commentEx w15:paraId="6C070825" w15:done="0"/>
  <w15:commentEx w15:paraId="4BC1546B" w15:done="0"/>
  <w15:commentEx w15:paraId="52D074CC" w15:done="0"/>
  <w15:commentEx w15:paraId="4807C482" w15:done="0"/>
  <w15:commentEx w15:paraId="221D8D7A" w15:done="0"/>
  <w15:commentEx w15:paraId="2CB2FCCA" w15:done="0"/>
  <w15:commentEx w15:paraId="37B28E12" w15:done="0"/>
  <w15:commentEx w15:paraId="62C95337" w15:done="0"/>
  <w15:commentEx w15:paraId="608A5346" w15:done="0"/>
  <w15:commentEx w15:paraId="35A98CA8" w15:done="0"/>
  <w15:commentEx w15:paraId="146A20E6" w15:done="0"/>
  <w15:commentEx w15:paraId="3A925923" w15:done="0"/>
  <w15:commentEx w15:paraId="245885DC" w15:done="0"/>
  <w15:commentEx w15:paraId="584BDC70" w15:done="0"/>
  <w15:commentEx w15:paraId="4485D5E8" w15:done="0"/>
  <w15:commentEx w15:paraId="24F2EAF8" w15:done="0"/>
  <w15:commentEx w15:paraId="5D6C0D0E" w15:done="0"/>
  <w15:commentEx w15:paraId="153DC1E2" w15:done="0"/>
  <w15:commentEx w15:paraId="7D43AEE0" w15:done="0"/>
  <w15:commentEx w15:paraId="2898B4EC" w15:done="0"/>
  <w15:commentEx w15:paraId="05618ACB" w15:done="0"/>
  <w15:commentEx w15:paraId="3EDDFF4D" w15:done="0"/>
  <w15:commentEx w15:paraId="0A16450C" w15:done="0"/>
  <w15:commentEx w15:paraId="136392C9" w15:done="0"/>
  <w15:commentEx w15:paraId="5F9C4018" w15:done="0"/>
  <w15:commentEx w15:paraId="406AF431" w15:done="0"/>
  <w15:commentEx w15:paraId="6E02F00D" w15:done="0"/>
  <w15:commentEx w15:paraId="324F5D17" w15:done="0"/>
  <w15:commentEx w15:paraId="5384E059" w15:done="0"/>
  <w15:commentEx w15:paraId="01C0040F" w15:done="0"/>
  <w15:commentEx w15:paraId="3E686521" w15:done="0"/>
  <w15:commentEx w15:paraId="795C0A68" w15:done="0"/>
  <w15:commentEx w15:paraId="57AF78DD" w15:done="0"/>
  <w15:commentEx w15:paraId="303376EA" w15:done="0"/>
  <w15:commentEx w15:paraId="4165C1F4" w15:done="0"/>
  <w15:commentEx w15:paraId="77CE8A66" w15:done="0"/>
  <w15:commentEx w15:paraId="49A06650" w15:done="0"/>
  <w15:commentEx w15:paraId="2981DD43" w15:done="0"/>
  <w15:commentEx w15:paraId="761210C7" w15:done="0"/>
  <w15:commentEx w15:paraId="4E883781" w15:done="0"/>
  <w15:commentEx w15:paraId="5AC63085" w15:done="0"/>
  <w15:commentEx w15:paraId="681D2E91" w15:done="0"/>
  <w15:commentEx w15:paraId="5351CD5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6649807" w16cid:durableId="1D29E866"/>
  <w16cid:commentId w16cid:paraId="3C29389C" w16cid:durableId="1D29E867"/>
  <w16cid:commentId w16cid:paraId="146D7A03" w16cid:durableId="1D29E868"/>
  <w16cid:commentId w16cid:paraId="46EE878D" w16cid:durableId="1D29E869"/>
  <w16cid:commentId w16cid:paraId="47D30A7B" w16cid:durableId="1D29E86A"/>
  <w16cid:commentId w16cid:paraId="0645FDDC" w16cid:durableId="1D29E86B"/>
  <w16cid:commentId w16cid:paraId="462886FC" w16cid:durableId="1D29E86C"/>
  <w16cid:commentId w16cid:paraId="1BCF55E1" w16cid:durableId="1D29E86D"/>
  <w16cid:commentId w16cid:paraId="7C1E5487" w16cid:durableId="1D29E86E"/>
  <w16cid:commentId w16cid:paraId="41BE570D" w16cid:durableId="1D29E86F"/>
  <w16cid:commentId w16cid:paraId="3E1E7473" w16cid:durableId="1D29E870"/>
  <w16cid:commentId w16cid:paraId="31663ABE" w16cid:durableId="1D29E871"/>
  <w16cid:commentId w16cid:paraId="39E85222" w16cid:durableId="1D29E872"/>
  <w16cid:commentId w16cid:paraId="20A3A44A" w16cid:durableId="1D29E873"/>
  <w16cid:commentId w16cid:paraId="40E27EBA" w16cid:durableId="1D29E874"/>
  <w16cid:commentId w16cid:paraId="4C248939" w16cid:durableId="1D29E875"/>
  <w16cid:commentId w16cid:paraId="30B13FE0" w16cid:durableId="1D29E876"/>
  <w16cid:commentId w16cid:paraId="1AEC4AFF" w16cid:durableId="1D29E877"/>
  <w16cid:commentId w16cid:paraId="7605CB36" w16cid:durableId="1D29E878"/>
  <w16cid:commentId w16cid:paraId="5751C7C2" w16cid:durableId="1D29E879"/>
  <w16cid:commentId w16cid:paraId="7769421A" w16cid:durableId="1D29E87A"/>
  <w16cid:commentId w16cid:paraId="1C19DD7A" w16cid:durableId="1D29E87B"/>
  <w16cid:commentId w16cid:paraId="275258E1" w16cid:durableId="1D29E87C"/>
  <w16cid:commentId w16cid:paraId="1D287520" w16cid:durableId="1D29E87D"/>
  <w16cid:commentId w16cid:paraId="342207BF" w16cid:durableId="1D29E87E"/>
  <w16cid:commentId w16cid:paraId="188FE9EE" w16cid:durableId="1D29E87F"/>
  <w16cid:commentId w16cid:paraId="640E0422" w16cid:durableId="1D29E880"/>
  <w16cid:commentId w16cid:paraId="08C180CB" w16cid:durableId="1D29E881"/>
  <w16cid:commentId w16cid:paraId="0276A991" w16cid:durableId="1D29E882"/>
  <w16cid:commentId w16cid:paraId="1D53CD89" w16cid:durableId="1D29E883"/>
  <w16cid:commentId w16cid:paraId="3300BA8B" w16cid:durableId="1D29E884"/>
  <w16cid:commentId w16cid:paraId="3E0132B3" w16cid:durableId="1D29E885"/>
  <w16cid:commentId w16cid:paraId="4F02CC73" w16cid:durableId="1D29E886"/>
  <w16cid:commentId w16cid:paraId="396A464C" w16cid:durableId="1D29E887"/>
  <w16cid:commentId w16cid:paraId="3D17A860" w16cid:durableId="1D29E888"/>
  <w16cid:commentId w16cid:paraId="4FA351C0" w16cid:durableId="1D29E889"/>
  <w16cid:commentId w16cid:paraId="3E8746DD" w16cid:durableId="1D29E88B"/>
  <w16cid:commentId w16cid:paraId="66B66393" w16cid:durableId="1D29E88C"/>
  <w16cid:commentId w16cid:paraId="7E16EFB1" w16cid:durableId="1D29E88D"/>
  <w16cid:commentId w16cid:paraId="0F892A54" w16cid:durableId="1D2B2062"/>
  <w16cid:commentId w16cid:paraId="4E99D5C0" w16cid:durableId="1D2ACDF5"/>
  <w16cid:commentId w16cid:paraId="149598B2" w16cid:durableId="1D2AE690"/>
  <w16cid:commentId w16cid:paraId="059D5239" w16cid:durableId="1D2AD281"/>
  <w16cid:commentId w16cid:paraId="465F9879" w16cid:durableId="1D29E88E"/>
  <w16cid:commentId w16cid:paraId="5C6921D0" w16cid:durableId="1D29E88F"/>
  <w16cid:commentId w16cid:paraId="484309D2" w16cid:durableId="1D29E890"/>
  <w16cid:commentId w16cid:paraId="4EDC8E49" w16cid:durableId="1D29E891"/>
  <w16cid:commentId w16cid:paraId="0FB4C36C" w16cid:durableId="1D2B2F7F"/>
  <w16cid:commentId w16cid:paraId="7E4B6DEB" w16cid:durableId="1D29E892"/>
  <w16cid:commentId w16cid:paraId="2EC4C3B0" w16cid:durableId="1D29E893"/>
  <w16cid:commentId w16cid:paraId="4D93FF65" w16cid:durableId="1D29E894"/>
  <w16cid:commentId w16cid:paraId="41B991F8" w16cid:durableId="1D29E895"/>
  <w16cid:commentId w16cid:paraId="0721AD7D" w16cid:durableId="1D29E896"/>
  <w16cid:commentId w16cid:paraId="32095872" w16cid:durableId="1D29E897"/>
  <w16cid:commentId w16cid:paraId="2B92E48F" w16cid:durableId="1D29E898"/>
  <w16cid:commentId w16cid:paraId="3D56FEF1" w16cid:durableId="1D29E899"/>
  <w16cid:commentId w16cid:paraId="4D7F37D8" w16cid:durableId="1D29E89A"/>
  <w16cid:commentId w16cid:paraId="3A73B586" w16cid:durableId="1D2ACE6C"/>
  <w16cid:commentId w16cid:paraId="78E50B8A" w16cid:durableId="1D29E89B"/>
  <w16cid:commentId w16cid:paraId="05F89E47" w16cid:durableId="1D29E89C"/>
  <w16cid:commentId w16cid:paraId="7D79BB47" w16cid:durableId="1D232E69"/>
  <w16cid:commentId w16cid:paraId="2DDCC80F" w16cid:durableId="1D29E89D"/>
  <w16cid:commentId w16cid:paraId="09F3BF1E" w16cid:durableId="1D29E89E"/>
  <w16cid:commentId w16cid:paraId="66F7A94E" w16cid:durableId="1D29E89F"/>
  <w16cid:commentId w16cid:paraId="4626F325" w16cid:durableId="1D29E8A0"/>
  <w16cid:commentId w16cid:paraId="5F4ABC2A" w16cid:durableId="1D29E8A1"/>
  <w16cid:commentId w16cid:paraId="51217C69" w16cid:durableId="1D29E8A2"/>
  <w16cid:commentId w16cid:paraId="23C543FF" w16cid:durableId="1D29E8A4"/>
  <w16cid:commentId w16cid:paraId="61CE47B4" w16cid:durableId="1D29E8A5"/>
  <w16cid:commentId w16cid:paraId="41A1BBD4" w16cid:durableId="1D29E8A6"/>
  <w16cid:commentId w16cid:paraId="74AF7C05" w16cid:durableId="1D29E8A8"/>
  <w16cid:commentId w16cid:paraId="0B35BB03" w16cid:durableId="1D29E8A9"/>
  <w16cid:commentId w16cid:paraId="27542AD9" w16cid:durableId="1D29E8AA"/>
  <w16cid:commentId w16cid:paraId="62FC889E" w16cid:durableId="1D29E8AB"/>
  <w16cid:commentId w16cid:paraId="0D1201AC" w16cid:durableId="1D29E8AC"/>
  <w16cid:commentId w16cid:paraId="06D6E906" w16cid:durableId="1D29E8AD"/>
  <w16cid:commentId w16cid:paraId="7DB62DDE" w16cid:durableId="1D29E8AE"/>
  <w16cid:commentId w16cid:paraId="510AA1AC" w16cid:durableId="1D29E8AF"/>
  <w16cid:commentId w16cid:paraId="1FE91F6C" w16cid:durableId="1D29E8B0"/>
  <w16cid:commentId w16cid:paraId="4D674734" w16cid:durableId="1D29E8B1"/>
  <w16cid:commentId w16cid:paraId="0E236EFC" w16cid:durableId="1D29E8B2"/>
  <w16cid:commentId w16cid:paraId="064E603B" w16cid:durableId="1D29E8B6"/>
  <w16cid:commentId w16cid:paraId="147B033C" w16cid:durableId="1D29E8B9"/>
  <w16cid:commentId w16cid:paraId="4E37CAF8" w16cid:durableId="1D29E8BA"/>
  <w16cid:commentId w16cid:paraId="4D727272" w16cid:durableId="1D29E8BB"/>
  <w16cid:commentId w16cid:paraId="29DA127E" w16cid:durableId="1D29E8BC"/>
  <w16cid:commentId w16cid:paraId="2E043115" w16cid:durableId="1D29E8BD"/>
  <w16cid:commentId w16cid:paraId="71DBCD24" w16cid:durableId="1D29E8BE"/>
  <w16cid:commentId w16cid:paraId="1859C81B" w16cid:durableId="1D29E8BF"/>
  <w16cid:commentId w16cid:paraId="475E682F" w16cid:durableId="1D29E8C0"/>
  <w16cid:commentId w16cid:paraId="42ED7451" w16cid:durableId="1D2B1D8D"/>
  <w16cid:commentId w16cid:paraId="6641A6F6" w16cid:durableId="1D2B1DB0"/>
  <w16cid:commentId w16cid:paraId="0EE469B4" w16cid:durableId="1D2B1DB4"/>
  <w16cid:commentId w16cid:paraId="0BCFABA5" w16cid:durableId="1D29E8C1"/>
  <w16cid:commentId w16cid:paraId="38F880E1" w16cid:durableId="1D29E8C2"/>
  <w16cid:commentId w16cid:paraId="30750A76" w16cid:durableId="1D29E8C3"/>
  <w16cid:commentId w16cid:paraId="151F18BA" w16cid:durableId="1D29E8C4"/>
  <w16cid:commentId w16cid:paraId="65045276" w16cid:durableId="1D29E8C5"/>
  <w16cid:commentId w16cid:paraId="71DC703A" w16cid:durableId="1D29E8C6"/>
  <w16cid:commentId w16cid:paraId="0C2A5A11" w16cid:durableId="1D2B229F"/>
  <w16cid:commentId w16cid:paraId="2C041B6E" w16cid:durableId="1D2B2295"/>
  <w16cid:commentId w16cid:paraId="485B9192" w16cid:durableId="1D2B22A3"/>
  <w16cid:commentId w16cid:paraId="30CA4879" w16cid:durableId="1D29E8C7"/>
  <w16cid:commentId w16cid:paraId="5B4B16E8" w16cid:durableId="1D29E8C8"/>
  <w16cid:commentId w16cid:paraId="6ABAB106" w16cid:durableId="1D29E8C9"/>
  <w16cid:commentId w16cid:paraId="17261EDB" w16cid:durableId="1D29E8CA"/>
  <w16cid:commentId w16cid:paraId="2C7A6BB6" w16cid:durableId="1D29E8CB"/>
  <w16cid:commentId w16cid:paraId="6F82E8C6" w16cid:durableId="1D29E8CC"/>
  <w16cid:commentId w16cid:paraId="0C28F4F6" w16cid:durableId="1D29E8CD"/>
  <w16cid:commentId w16cid:paraId="1A4A2CC1" w16cid:durableId="1D29E8CE"/>
  <w16cid:commentId w16cid:paraId="2AA3A21C" w16cid:durableId="1D29E8CF"/>
  <w16cid:commentId w16cid:paraId="0C04AADF" w16cid:durableId="1D2B21B2"/>
  <w16cid:commentId w16cid:paraId="628ED646" w16cid:durableId="1D29E8D0"/>
  <w16cid:commentId w16cid:paraId="6D517F30" w16cid:durableId="1D29E8D2"/>
  <w16cid:commentId w16cid:paraId="6A894713" w16cid:durableId="1D29E8D3"/>
  <w16cid:commentId w16cid:paraId="2F78A0CF" w16cid:durableId="1D29E8D4"/>
  <w16cid:commentId w16cid:paraId="41BDF72C" w16cid:durableId="1D29E8D5"/>
  <w16cid:commentId w16cid:paraId="2FC021E3" w16cid:durableId="1D29E8D6"/>
  <w16cid:commentId w16cid:paraId="78E0BF34" w16cid:durableId="1D29E8D7"/>
  <w16cid:commentId w16cid:paraId="61142181" w16cid:durableId="1D29E8D8"/>
  <w16cid:commentId w16cid:paraId="5C563631" w16cid:durableId="1D29E8D9"/>
  <w16cid:commentId w16cid:paraId="7269D7F4" w16cid:durableId="1D29E8DA"/>
  <w16cid:commentId w16cid:paraId="618EA9E5" w16cid:durableId="1D29E8DB"/>
  <w16cid:commentId w16cid:paraId="39189294" w16cid:durableId="1D29E8DC"/>
  <w16cid:commentId w16cid:paraId="7EBC102D" w16cid:durableId="1D29E8DD"/>
  <w16cid:commentId w16cid:paraId="0FC59B71" w16cid:durableId="1D29E8DE"/>
  <w16cid:commentId w16cid:paraId="2AE8F2BA" w16cid:durableId="1D29E8DF"/>
  <w16cid:commentId w16cid:paraId="45B497A5" w16cid:durableId="1D29E8E0"/>
  <w16cid:commentId w16cid:paraId="44756E7B" w16cid:durableId="1D29E8E2"/>
  <w16cid:commentId w16cid:paraId="681C44D1" w16cid:durableId="1D29E8E3"/>
  <w16cid:commentId w16cid:paraId="0D54487A" w16cid:durableId="1D29E8E4"/>
  <w16cid:commentId w16cid:paraId="52CA0C5C" w16cid:durableId="1D2ADB93"/>
  <w16cid:commentId w16cid:paraId="13B98DD3" w16cid:durableId="1D2ACF40"/>
  <w16cid:commentId w16cid:paraId="359E33D6" w16cid:durableId="1D29E8E5"/>
  <w16cid:commentId w16cid:paraId="1137659F" w16cid:durableId="1D29E8E6"/>
  <w16cid:commentId w16cid:paraId="1542462D" w16cid:durableId="1D29E8E7"/>
  <w16cid:commentId w16cid:paraId="2A8AF5C7" w16cid:durableId="1D29E8E8"/>
  <w16cid:commentId w16cid:paraId="354979C7" w16cid:durableId="1D2B1C3A"/>
  <w16cid:commentId w16cid:paraId="3003AD6F" w16cid:durableId="1D29E8E9"/>
  <w16cid:commentId w16cid:paraId="013C0266" w16cid:durableId="1D29E8EA"/>
  <w16cid:commentId w16cid:paraId="7634BAA6" w16cid:durableId="1D29E8EB"/>
  <w16cid:commentId w16cid:paraId="5FE969F7" w16cid:durableId="1D29E8EC"/>
  <w16cid:commentId w16cid:paraId="6E628096" w16cid:durableId="1D29E8ED"/>
  <w16cid:commentId w16cid:paraId="74AFF511" w16cid:durableId="1D29E8EE"/>
  <w16cid:commentId w16cid:paraId="1D59897C" w16cid:durableId="1D29E8EF"/>
  <w16cid:commentId w16cid:paraId="0EFC1AB7" w16cid:durableId="1D29E8F0"/>
  <w16cid:commentId w16cid:paraId="78998896" w16cid:durableId="1D29E8F1"/>
  <w16cid:commentId w16cid:paraId="3519E5D8" w16cid:durableId="1D29E8F2"/>
  <w16cid:commentId w16cid:paraId="65F096F9" w16cid:durableId="1D2AD37F"/>
  <w16cid:commentId w16cid:paraId="3D9352FB" w16cid:durableId="1D29E8F3"/>
  <w16cid:commentId w16cid:paraId="2678B5DB" w16cid:durableId="1D2AE250"/>
  <w16cid:commentId w16cid:paraId="57E333E9" w16cid:durableId="1D29E8F4"/>
  <w16cid:commentId w16cid:paraId="66626FFD" w16cid:durableId="1D2AE29E"/>
  <w16cid:commentId w16cid:paraId="424B4B7C" w16cid:durableId="1D29E8F5"/>
  <w16cid:commentId w16cid:paraId="057BB1CC" w16cid:durableId="1D2B1E65"/>
  <w16cid:commentId w16cid:paraId="788B621C" w16cid:durableId="1D2B1E7E"/>
  <w16cid:commentId w16cid:paraId="5D9BA5B8" w16cid:durableId="1D29E8F6"/>
  <w16cid:commentId w16cid:paraId="72FF19AD" w16cid:durableId="1D2AE2DC"/>
  <w16cid:commentId w16cid:paraId="483B1315" w16cid:durableId="1D2AD033"/>
  <w16cid:commentId w16cid:paraId="10FC1D3D" w16cid:durableId="1D2B1F3A"/>
  <w16cid:commentId w16cid:paraId="7CF4B976" w16cid:durableId="1D2B1F47"/>
  <w16cid:commentId w16cid:paraId="03296200" w16cid:durableId="1D2B1F49"/>
  <w16cid:commentId w16cid:paraId="66C9B257" w16cid:durableId="1D2B1F4D"/>
  <w16cid:commentId w16cid:paraId="5B2841EA" w16cid:durableId="1D2B1F50"/>
  <w16cid:commentId w16cid:paraId="315D8D3D" w16cid:durableId="1D2B1F54"/>
  <w16cid:commentId w16cid:paraId="37315D3C" w16cid:durableId="1D29E8F7"/>
  <w16cid:commentId w16cid:paraId="3E861AC2" w16cid:durableId="1D2AE319"/>
  <w16cid:commentId w16cid:paraId="554789E2" w16cid:durableId="1D2B20F7"/>
  <w16cid:commentId w16cid:paraId="6F0E9612" w16cid:durableId="1D2B20FB"/>
  <w16cid:commentId w16cid:paraId="7C2FD414" w16cid:durableId="1D2B20E0"/>
  <w16cid:commentId w16cid:paraId="7BD29505" w16cid:durableId="1D29E8F8"/>
  <w16cid:commentId w16cid:paraId="76CB62B2" w16cid:durableId="1D2AE353"/>
  <w16cid:commentId w16cid:paraId="58ABD2EE" w16cid:durableId="1D29E8F9"/>
  <w16cid:commentId w16cid:paraId="00AB2159" w16cid:durableId="1D2AE3AD"/>
  <w16cid:commentId w16cid:paraId="52C7E6E0" w16cid:durableId="1D29E8FA"/>
  <w16cid:commentId w16cid:paraId="24F95D14" w16cid:durableId="1D2AE4DA"/>
  <w16cid:commentId w16cid:paraId="59F10739" w16cid:durableId="1D29E8FB"/>
  <w16cid:commentId w16cid:paraId="0E5314B9" w16cid:durableId="1D2AE4E5"/>
  <w16cid:commentId w16cid:paraId="0EAF0C79" w16cid:durableId="1D29E8FC"/>
  <w16cid:commentId w16cid:paraId="41DE02F9" w16cid:durableId="1D2AE4EC"/>
  <w16cid:commentId w16cid:paraId="6C7E2D9C" w16cid:durableId="1D29E8FD"/>
  <w16cid:commentId w16cid:paraId="27A7D33B" w16cid:durableId="1D2AE4F6"/>
  <w16cid:commentId w16cid:paraId="3FA8A798" w16cid:durableId="1D29E8FE"/>
  <w16cid:commentId w16cid:paraId="443237AD" w16cid:durableId="1D29E8FF"/>
  <w16cid:commentId w16cid:paraId="558ED04C" w16cid:durableId="1D29E900"/>
  <w16cid:commentId w16cid:paraId="1820A214" w16cid:durableId="1D2AE550"/>
  <w16cid:commentId w16cid:paraId="62D9D564" w16cid:durableId="1D29E901"/>
  <w16cid:commentId w16cid:paraId="59DC38BD" w16cid:durableId="1D29E902"/>
  <w16cid:commentId w16cid:paraId="70799B93" w16cid:durableId="1D29E903"/>
  <w16cid:commentId w16cid:paraId="450CB491" w16cid:durableId="1D2AE564"/>
  <w16cid:commentId w16cid:paraId="620F09D4" w16cid:durableId="1D2AD00C"/>
  <w16cid:commentId w16cid:paraId="5E057D4C" w16cid:durableId="1D2B2EE4"/>
  <w16cid:commentId w16cid:paraId="4681EC06" w16cid:durableId="1D29E904"/>
  <w16cid:commentId w16cid:paraId="01486DDD" w16cid:durableId="1D29E905"/>
  <w16cid:commentId w16cid:paraId="52AB55EE" w16cid:durableId="1D29E906"/>
  <w16cid:commentId w16cid:paraId="120C7078" w16cid:durableId="1D29E907"/>
  <w16cid:commentId w16cid:paraId="024364D8" w16cid:durableId="1D29E908"/>
  <w16cid:commentId w16cid:paraId="6E805D40" w16cid:durableId="1D29E909"/>
  <w16cid:commentId w16cid:paraId="6DC99DD8" w16cid:durableId="1D2ADE64"/>
  <w16cid:commentId w16cid:paraId="4D865597" w16cid:durableId="1D29E90A"/>
  <w16cid:commentId w16cid:paraId="358E5DA5" w16cid:durableId="1D29E90B"/>
  <w16cid:commentId w16cid:paraId="31AB49FA" w16cid:durableId="1D29E90C"/>
  <w16cid:commentId w16cid:paraId="6E4798E4" w16cid:durableId="1D29E90D"/>
  <w16cid:commentId w16cid:paraId="6C070825" w16cid:durableId="1D2B3303"/>
  <w16cid:commentId w16cid:paraId="4BC1546B" w16cid:durableId="1D29E90E"/>
  <w16cid:commentId w16cid:paraId="52D074CC" w16cid:durableId="1D29E90F"/>
  <w16cid:commentId w16cid:paraId="4807C482" w16cid:durableId="1D2AEBAF"/>
  <w16cid:commentId w16cid:paraId="221D8D7A" w16cid:durableId="1D29E910"/>
  <w16cid:commentId w16cid:paraId="2CB2FCCA" w16cid:durableId="1D2AEB9B"/>
  <w16cid:commentId w16cid:paraId="37B28E12" w16cid:durableId="1D2B190A"/>
  <w16cid:commentId w16cid:paraId="62C95337" w16cid:durableId="1D29E911"/>
  <w16cid:commentId w16cid:paraId="608A5346" w16cid:durableId="1D29E912"/>
  <w16cid:commentId w16cid:paraId="35A98CA8" w16cid:durableId="1D29E913"/>
  <w16cid:commentId w16cid:paraId="146A20E6" w16cid:durableId="1D2AEDB5"/>
  <w16cid:commentId w16cid:paraId="3A925923" w16cid:durableId="1D2AEE66"/>
  <w16cid:commentId w16cid:paraId="245885DC" w16cid:durableId="1D2AEEB2"/>
  <w16cid:commentId w16cid:paraId="584BDC70" w16cid:durableId="1D2AEF0C"/>
  <w16cid:commentId w16cid:paraId="4485D5E8" w16cid:durableId="1D29E914"/>
  <w16cid:commentId w16cid:paraId="24F2EAF8" w16cid:durableId="1D2AEF3D"/>
  <w16cid:commentId w16cid:paraId="5D6C0D0E" w16cid:durableId="1D29E915"/>
  <w16cid:commentId w16cid:paraId="153DC1E2" w16cid:durableId="1D29E916"/>
  <w16cid:commentId w16cid:paraId="7D43AEE0" w16cid:durableId="1D29E917"/>
  <w16cid:commentId w16cid:paraId="2898B4EC" w16cid:durableId="1D29E918"/>
  <w16cid:commentId w16cid:paraId="05618ACB" w16cid:durableId="1D29E919"/>
  <w16cid:commentId w16cid:paraId="3EDDFF4D" w16cid:durableId="1D2B14DB"/>
  <w16cid:commentId w16cid:paraId="0A16450C" w16cid:durableId="1D29E91A"/>
  <w16cid:commentId w16cid:paraId="136392C9" w16cid:durableId="1D29E91B"/>
  <w16cid:commentId w16cid:paraId="5F9C4018" w16cid:durableId="1D2AF03E"/>
  <w16cid:commentId w16cid:paraId="406AF431" w16cid:durableId="1D2B14F4"/>
  <w16cid:commentId w16cid:paraId="6E02F00D" w16cid:durableId="1D29E91C"/>
  <w16cid:commentId w16cid:paraId="324F5D17" w16cid:durableId="1D2AF121"/>
  <w16cid:commentId w16cid:paraId="5384E059" w16cid:durableId="1D2AF135"/>
  <w16cid:commentId w16cid:paraId="01C0040F" w16cid:durableId="1D29E91D"/>
  <w16cid:commentId w16cid:paraId="3E686521" w16cid:durableId="1D29E91E"/>
  <w16cid:commentId w16cid:paraId="795C0A68" w16cid:durableId="1D29E91F"/>
  <w16cid:commentId w16cid:paraId="57AF78DD" w16cid:durableId="1D2AD41D"/>
  <w16cid:commentId w16cid:paraId="303376EA" w16cid:durableId="1D29E927"/>
  <w16cid:commentId w16cid:paraId="4165C1F4" w16cid:durableId="1D29E928"/>
  <w16cid:commentId w16cid:paraId="77CE8A66" w16cid:durableId="1D29E929"/>
  <w16cid:commentId w16cid:paraId="49A06650" w16cid:durableId="1D29E92A"/>
  <w16cid:commentId w16cid:paraId="2981DD43" w16cid:durableId="1D29E92B"/>
  <w16cid:commentId w16cid:paraId="761210C7" w16cid:durableId="1D29E92C"/>
  <w16cid:commentId w16cid:paraId="4E883781" w16cid:durableId="1D29E92E"/>
  <w16cid:commentId w16cid:paraId="5AC63085" w16cid:durableId="1D29E92F"/>
  <w16cid:commentId w16cid:paraId="681D2E91" w16cid:durableId="1D29E932"/>
  <w16cid:commentId w16cid:paraId="5351CD5E" w16cid:durableId="1D2AED7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8E7C889" w14:textId="77777777" w:rsidR="0004596C" w:rsidRDefault="0004596C" w:rsidP="0094718A">
      <w:r>
        <w:separator/>
      </w:r>
    </w:p>
    <w:p w14:paraId="2F050484" w14:textId="77777777" w:rsidR="0004596C" w:rsidRDefault="0004596C" w:rsidP="0094718A"/>
  </w:endnote>
  <w:endnote w:type="continuationSeparator" w:id="0">
    <w:p w14:paraId="659123CB" w14:textId="77777777" w:rsidR="0004596C" w:rsidRDefault="0004596C" w:rsidP="0094718A">
      <w:r>
        <w:continuationSeparator/>
      </w:r>
    </w:p>
    <w:p w14:paraId="0C16FDF0" w14:textId="77777777" w:rsidR="0004596C" w:rsidRDefault="0004596C" w:rsidP="0094718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Helvetica">
    <w:panose1 w:val="020B0604020202020204"/>
    <w:charset w:val="00"/>
    <w:family w:val="swiss"/>
    <w:pitch w:val="variable"/>
    <w:sig w:usb0="E0002E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Gothic720 BT">
    <w:altName w:val="Arial"/>
    <w:charset w:val="00"/>
    <w:family w:val="swiss"/>
    <w:pitch w:val="variable"/>
    <w:sig w:usb0="00000001" w:usb1="00000000" w:usb2="00000000" w:usb3="00000000" w:csb0="0000001B" w:csb1="00000000"/>
  </w:font>
  <w:font w:name="Microsoft Sans Serif">
    <w:panose1 w:val="020B0604020202020204"/>
    <w:charset w:val="00"/>
    <w:family w:val="swiss"/>
    <w:pitch w:val="variable"/>
    <w:sig w:usb0="E5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G Times (W1)">
    <w:altName w:val="Times New Roman"/>
    <w:panose1 w:val="00000000000000000000"/>
    <w:charset w:val="00"/>
    <w:family w:val="roman"/>
    <w:notTrueType/>
    <w:pitch w:val="default"/>
    <w:sig w:usb0="00000003" w:usb1="00000000" w:usb2="00000000" w:usb3="00000000" w:csb0="00000001" w:csb1="00000000"/>
  </w:font>
  <w:font w:name="Zurich Ex BT">
    <w:altName w:val="Arial"/>
    <w:charset w:val="00"/>
    <w:family w:val="swiss"/>
    <w:pitch w:val="variable"/>
    <w:sig w:usb0="00000087" w:usb1="00000000" w:usb2="00000000" w:usb3="00000000" w:csb0="0000001B" w:csb1="00000000"/>
  </w:font>
  <w:font w:name="PalatinoLinotype-Bold">
    <w:panose1 w:val="00000000000000000000"/>
    <w:charset w:val="00"/>
    <w:family w:val="roman"/>
    <w:notTrueType/>
    <w:pitch w:val="default"/>
    <w:sig w:usb0="00000003" w:usb1="00000000" w:usb2="00000000" w:usb3="00000000" w:csb0="00000001" w:csb1="00000000"/>
  </w:font>
  <w:font w:name="Arial Gras">
    <w:altName w:val="Arial"/>
    <w:panose1 w:val="020B0704020202020204"/>
    <w:charset w:val="00"/>
    <w:family w:val="roman"/>
    <w:pitch w:val="default"/>
    <w:sig w:usb0="00000000" w:usb1="00000000" w:usb2="00000000" w:usb3="00000000" w:csb0="00040001" w:csb1="00000000"/>
  </w:font>
  <w:font w:name="Arial,Italic">
    <w:altName w:val="Arial"/>
    <w:charset w:val="00"/>
    <w:family w:val="swiss"/>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NewRoman,Bold">
    <w:altName w:val="Times New Roman"/>
    <w:charset w:val="00"/>
    <w:family w:val="auto"/>
    <w:pitch w:val="default"/>
    <w:sig w:usb0="00000003" w:usb1="080E0000" w:usb2="00000010" w:usb3="00000000" w:csb0="00040001" w:csb1="00000000"/>
  </w:font>
  <w:font w:name="v3.7.0">
    <w:altName w:val="Times New Roman"/>
    <w:panose1 w:val="00000000000000000000"/>
    <w:charset w:val="00"/>
    <w:family w:val="roman"/>
    <w:notTrueType/>
    <w:pitch w:val="default"/>
  </w:font>
  <w:font w:name="Arial,Bold">
    <w:altName w:val="Batang"/>
    <w:panose1 w:val="00000000000000000000"/>
    <w:charset w:val="81"/>
    <w:family w:val="auto"/>
    <w:notTrueType/>
    <w:pitch w:val="default"/>
    <w:sig w:usb0="00000001" w:usb1="09060000" w:usb2="00000010" w:usb3="00000000" w:csb0="00080000" w:csb1="00000000"/>
  </w:font>
  <w:font w:name="CourierNewPSMT">
    <w:altName w:val="Arial"/>
    <w:charset w:val="00"/>
    <w:family w:val="modern"/>
    <w:pitch w:val="default"/>
    <w:sig w:usb0="00000003" w:usb1="00000000" w:usb2="00000000" w:usb3="00000000" w:csb0="00000001" w:csb1="00000000"/>
  </w:font>
  <w:font w:name="TimesNewRomanMS">
    <w:altName w:val="Arial"/>
    <w:charset w:val="00"/>
    <w:family w:val="swiss"/>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4BB959" w14:textId="6196C9F4" w:rsidR="005A7259" w:rsidRPr="0043199E" w:rsidRDefault="005A7259" w:rsidP="0035059D">
    <w:pPr>
      <w:pStyle w:val="Footer"/>
      <w:tabs>
        <w:tab w:val="clear" w:pos="2400"/>
        <w:tab w:val="left" w:pos="2880"/>
        <w:tab w:val="left" w:pos="6480"/>
      </w:tabs>
    </w:pPr>
    <w:r>
      <w:rPr>
        <w:noProof/>
        <w:lang w:eastAsia="en-US"/>
      </w:rPr>
      <mc:AlternateContent>
        <mc:Choice Requires="wps">
          <w:drawing>
            <wp:anchor distT="4294967295" distB="4294967295" distL="114300" distR="114300" simplePos="0" relativeHeight="251718144" behindDoc="0" locked="0" layoutInCell="1" allowOverlap="1" wp14:anchorId="1673D277" wp14:editId="745DECEE">
              <wp:simplePos x="0" y="0"/>
              <wp:positionH relativeFrom="margin">
                <wp:posOffset>-247650</wp:posOffset>
              </wp:positionH>
              <wp:positionV relativeFrom="paragraph">
                <wp:posOffset>-3811</wp:posOffset>
              </wp:positionV>
              <wp:extent cx="6228080" cy="0"/>
              <wp:effectExtent l="0" t="0" r="20320" b="19050"/>
              <wp:wrapNone/>
              <wp:docPr id="224"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9DCF55" id="Line 248" o:spid="_x0000_s1026" style="position:absolute;z-index:251718144;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" strokecolor="#ccc" strokeweight="1.5pt">
              <w10:wrap anchorx="margin"/>
            </v:line>
          </w:pict>
        </mc:Fallback>
      </mc:AlternateContent>
    </w:r>
    <w:r>
      <w:fldChar w:fldCharType="begin"/>
    </w:r>
    <w:r>
      <w:instrText xml:space="preserve"> REF Reference \h  \* MERGEFORMAT </w:instrText>
    </w:r>
    <w:r>
      <w:fldChar w:fldCharType="separate"/>
    </w:r>
    <w:r w:rsidR="00EE3B8B">
      <w:t>4134569</w:t>
    </w:r>
    <w:r>
      <w:fldChar w:fldCharType="end"/>
    </w:r>
    <w:r w:rsidRPr="0015218C">
      <w:tab/>
      <w:t xml:space="preserve">Rev </w:t>
    </w:r>
    <w:r>
      <w:fldChar w:fldCharType="begin"/>
    </w:r>
    <w:r>
      <w:instrText xml:space="preserve"> REF Revision \h  \* MERGEFORMAT </w:instrText>
    </w:r>
    <w:r>
      <w:fldChar w:fldCharType="separate"/>
    </w:r>
    <w:ins w:id="684" w:author="Alban Roche" w:date="2017-08-02T14:33:00Z">
      <w:r w:rsidR="00EE3B8B">
        <w:t>0.1</w:t>
      </w:r>
    </w:ins>
    <w:del w:id="685" w:author="Alban Roche" w:date="2017-08-02T14:33:00Z">
      <w:r w:rsidDel="00EE3B8B">
        <w:delText>7.0</w:delText>
      </w:r>
    </w:del>
    <w:r>
      <w:fldChar w:fldCharType="end"/>
    </w:r>
    <w:r w:rsidRPr="0015218C">
      <w:tab/>
    </w:r>
    <w:r>
      <w:fldChar w:fldCharType="begin"/>
    </w:r>
    <w:r>
      <w:instrText xml:space="preserve"> REF Date \h  \* MERGEFORMAT </w:instrText>
    </w:r>
    <w:r>
      <w:fldChar w:fldCharType="separate"/>
    </w:r>
    <w:ins w:id="686" w:author="Alban Roche" w:date="2017-08-02T14:33:00Z">
      <w:r w:rsidR="00EE3B8B">
        <w:t>August 02, 2017</w:t>
      </w:r>
    </w:ins>
    <w:del w:id="687" w:author="Alban Roche" w:date="2017-08-02T14:33:00Z">
      <w:r w:rsidDel="00EE3B8B">
        <w:delText>August 01, 2017</w:delText>
      </w:r>
    </w:del>
    <w:r>
      <w:fldChar w:fldCharType="end"/>
    </w:r>
    <w:r>
      <w:tab/>
    </w:r>
    <w:r>
      <w:fldChar w:fldCharType="begin"/>
    </w:r>
    <w:r>
      <w:instrText xml:space="preserve"> PAGE </w:instrText>
    </w:r>
    <w:r>
      <w:fldChar w:fldCharType="separate"/>
    </w:r>
    <w:r w:rsidR="00D75B97">
      <w:rPr>
        <w:noProof/>
      </w:rPr>
      <w:t>20</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869A0B" w14:textId="131D86CF" w:rsidR="005A7259" w:rsidRPr="0043199E" w:rsidRDefault="005A7259" w:rsidP="0035059D">
    <w:pPr>
      <w:pStyle w:val="Footer"/>
      <w:tabs>
        <w:tab w:val="clear" w:pos="2400"/>
        <w:tab w:val="left" w:pos="2880"/>
        <w:tab w:val="left" w:pos="6480"/>
      </w:tabs>
    </w:pPr>
    <w:r>
      <w:rPr>
        <w:noProof/>
        <w:lang w:eastAsia="en-US"/>
      </w:rPr>
      <mc:AlternateContent>
        <mc:Choice Requires="wps">
          <w:drawing>
            <wp:anchor distT="4294967295" distB="4294967295" distL="114300" distR="114300" simplePos="0" relativeHeight="251720192" behindDoc="0" locked="0" layoutInCell="1" allowOverlap="1" wp14:anchorId="691B09F7" wp14:editId="4D5A27E4">
              <wp:simplePos x="0" y="0"/>
              <wp:positionH relativeFrom="margin">
                <wp:posOffset>-247650</wp:posOffset>
              </wp:positionH>
              <wp:positionV relativeFrom="paragraph">
                <wp:posOffset>-3811</wp:posOffset>
              </wp:positionV>
              <wp:extent cx="6228080" cy="0"/>
              <wp:effectExtent l="0" t="0" r="20320" b="19050"/>
              <wp:wrapNone/>
              <wp:docPr id="27" name="Line 2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DAA326" id="Line 249" o:spid="_x0000_s1026" style="position:absolute;z-index:25172019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" strokecolor="#ccc" strokeweight="1.5pt">
              <w10:wrap anchorx="margin"/>
            </v:line>
          </w:pict>
        </mc:Fallback>
      </mc:AlternateContent>
    </w:r>
    <w:r>
      <w:fldChar w:fldCharType="begin"/>
    </w:r>
    <w:r>
      <w:instrText xml:space="preserve"> REF Reference \h  \* MERGEFORMAT </w:instrText>
    </w:r>
    <w:r>
      <w:fldChar w:fldCharType="separate"/>
    </w:r>
    <w:r>
      <w:t>4118395</w:t>
    </w:r>
    <w:r>
      <w:fldChar w:fldCharType="end"/>
    </w:r>
    <w:r w:rsidRPr="0015218C">
      <w:tab/>
      <w:t xml:space="preserve">Rev </w:t>
    </w:r>
    <w:r>
      <w:fldChar w:fldCharType="begin"/>
    </w:r>
    <w:r>
      <w:instrText xml:space="preserve"> REF Revision \h  \* MERGEFORMAT </w:instrText>
    </w:r>
    <w:r>
      <w:fldChar w:fldCharType="separate"/>
    </w:r>
    <w:r>
      <w:t>7.0</w:t>
    </w:r>
    <w:r>
      <w:fldChar w:fldCharType="end"/>
    </w:r>
    <w:r w:rsidRPr="0015218C">
      <w:tab/>
    </w:r>
    <w:r>
      <w:fldChar w:fldCharType="begin"/>
    </w:r>
    <w:r>
      <w:instrText xml:space="preserve"> REF Date \h  \* MERGEFORMAT </w:instrText>
    </w:r>
    <w:r>
      <w:fldChar w:fldCharType="separate"/>
    </w:r>
    <w:r>
      <w:t>August 01, 2017</w:t>
    </w:r>
    <w:r>
      <w:fldChar w:fldCharType="end"/>
    </w:r>
    <w:r>
      <w:tab/>
    </w:r>
    <w:r>
      <w:fldChar w:fldCharType="begin"/>
    </w:r>
    <w:r>
      <w:instrText xml:space="preserve"> PAGE </w:instrText>
    </w:r>
    <w:r>
      <w:fldChar w:fldCharType="separate"/>
    </w:r>
    <w:r w:rsidR="00D75B97">
      <w:rPr>
        <w:noProof/>
      </w:rPr>
      <w:t>19</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FC3B821" w14:textId="77777777" w:rsidR="0004596C" w:rsidRDefault="0004596C" w:rsidP="0094718A">
      <w:r>
        <w:separator/>
      </w:r>
    </w:p>
    <w:p w14:paraId="227BA507" w14:textId="77777777" w:rsidR="0004596C" w:rsidRDefault="0004596C" w:rsidP="0094718A"/>
  </w:footnote>
  <w:footnote w:type="continuationSeparator" w:id="0">
    <w:p w14:paraId="746E5093" w14:textId="77777777" w:rsidR="0004596C" w:rsidRDefault="0004596C" w:rsidP="0094718A">
      <w:r>
        <w:continuationSeparator/>
      </w:r>
    </w:p>
    <w:p w14:paraId="4716120F" w14:textId="77777777" w:rsidR="0004596C" w:rsidRDefault="0004596C" w:rsidP="0094718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6DC845" w14:textId="77777777" w:rsidR="005A7259" w:rsidRDefault="005A7259" w:rsidP="0094718A">
    <w:pPr>
      <w:pStyle w:val="Header"/>
    </w:pPr>
    <w:r>
      <w:rPr>
        <w:lang w:val="en-US" w:eastAsia="en-US"/>
      </w:rPr>
      <mc:AlternateContent>
        <mc:Choice Requires="wps">
          <w:drawing>
            <wp:anchor distT="0" distB="0" distL="114300" distR="114300" simplePos="0" relativeHeight="251661824" behindDoc="1" locked="0" layoutInCell="0" allowOverlap="1" wp14:anchorId="6802A40E" wp14:editId="485C9A1B">
              <wp:simplePos x="0" y="0"/>
              <wp:positionH relativeFrom="margin">
                <wp:align>center</wp:align>
              </wp:positionH>
              <wp:positionV relativeFrom="margin">
                <wp:align>center</wp:align>
              </wp:positionV>
              <wp:extent cx="7005955" cy="1077595"/>
              <wp:effectExtent l="0" t="2276475" r="0" b="2094230"/>
              <wp:wrapNone/>
              <wp:docPr id="5" name="WordArt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005955" cy="107759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6C21154" w14:textId="77777777" w:rsidR="005A7259" w:rsidRDefault="005A7259" w:rsidP="00916120">
                          <w:pPr>
                            <w:pStyle w:val="NormalWeb"/>
                            <w:spacing w:before="0" w:after="0"/>
                            <w:jc w:val="center"/>
                          </w:pPr>
                          <w:r>
                            <w:rPr>
                              <w:rFonts w:ascii="Verdana" w:eastAsia="Verdana" w:hAnsi="Verdana" w:cs="Verdana"/>
                              <w:color w:val="C0C0C0"/>
                              <w:sz w:val="2"/>
                              <w:szCs w:val="2"/>
                              <w14:textFill>
                                <w14:solidFill>
                                  <w14:srgbClr w14:val="C0C0C0">
                                    <w14:alpha w14:val="50000"/>
                                  </w14:srgbClr>
                                </w14:solidFill>
                              </w14:textFill>
                            </w:rPr>
                            <w:t>PRELIMINARY</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6802A40E" id="_x0000_t202" coordsize="21600,21600" o:spt="202" path="m,l,21600r21600,l21600,xe">
              <v:stroke joinstyle="miter"/>
              <v:path gradientshapeok="t" o:connecttype="rect"/>
            </v:shapetype>
            <v:shape id="WordArt 26" o:spid="_x0000_s1049" type="#_x0000_t202" style="position:absolute;left:0;text-align:left;margin-left:0;margin-top:0;width:551.65pt;height:84.85pt;rotation:-45;z-index:-25165465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" o:allowincell="f" filled="f" stroked="f">
              <v:stroke joinstyle="round"/>
              <o:lock v:ext="edit" shapetype="t"/>
              <v:textbox style="mso-fit-shape-to-text:t">
                <w:txbxContent>
                  <w:p w14:paraId="16C21154" w14:textId="77777777" w:rsidR="005A7259" w:rsidRDefault="005A7259" w:rsidP="00916120">
                    <w:pPr>
                      <w:pStyle w:val="NormalWeb"/>
                      <w:spacing w:before="0" w:after="0"/>
                      <w:jc w:val="center"/>
                    </w:pPr>
                    <w:r>
                      <w:rPr>
                        <w:rFonts w:ascii="Verdana" w:eastAsia="Verdana" w:hAnsi="Verdana" w:cs="Verdana"/>
                        <w:color w:val="C0C0C0"/>
                        <w:sz w:val="2"/>
                        <w:szCs w:val="2"/>
                        <w14:textFill>
                          <w14:solidFill>
                            <w14:srgbClr w14:val="C0C0C0">
                              <w14:alpha w14:val="50000"/>
                            </w14:srgbClr>
                          </w14:solidFill>
                        </w14:textFill>
                      </w:rPr>
                      <w:t>PRELIMINARY</w:t>
                    </w:r>
                  </w:p>
                </w:txbxContent>
              </v:textbox>
              <w10:wrap anchorx="margin" anchory="margin"/>
            </v:shape>
          </w:pict>
        </mc:Fallback>
      </mc:AlternateContent>
    </w:r>
    <w:r>
      <w:rPr>
        <w:lang w:val="en-US" w:eastAsia="en-US"/>
      </w:rPr>
      <mc:AlternateContent>
        <mc:Choice Requires="wps">
          <w:drawing>
            <wp:anchor distT="0" distB="0" distL="114300" distR="114300" simplePos="0" relativeHeight="251660800" behindDoc="1" locked="0" layoutInCell="0" allowOverlap="1" wp14:anchorId="2390E2AA" wp14:editId="085459F8">
              <wp:simplePos x="0" y="0"/>
              <wp:positionH relativeFrom="margin">
                <wp:align>center</wp:align>
              </wp:positionH>
              <wp:positionV relativeFrom="margin">
                <wp:align>center</wp:align>
              </wp:positionV>
              <wp:extent cx="7005955" cy="1077595"/>
              <wp:effectExtent l="0" t="2276475" r="0" b="2094230"/>
              <wp:wrapNone/>
              <wp:docPr id="4" name="WordArt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005955" cy="107759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0A8BE446" w14:textId="77777777" w:rsidR="005A7259" w:rsidRDefault="005A7259" w:rsidP="00916120">
                          <w:pPr>
                            <w:pStyle w:val="NormalWeb"/>
                            <w:spacing w:before="0" w:after="0"/>
                            <w:jc w:val="center"/>
                          </w:pPr>
                          <w:r>
                            <w:rPr>
                              <w:rFonts w:ascii="Verdana" w:eastAsia="Verdana" w:hAnsi="Verdana" w:cs="Verdana"/>
                              <w:color w:val="C0C0C0"/>
                              <w:sz w:val="2"/>
                              <w:szCs w:val="2"/>
                              <w14:textFill>
                                <w14:solidFill>
                                  <w14:srgbClr w14:val="C0C0C0">
                                    <w14:alpha w14:val="50000"/>
                                  </w14:srgbClr>
                                </w14:solidFill>
                              </w14:textFill>
                            </w:rPr>
                            <w:t>PRELIMINARY</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2390E2AA" id="WordArt 15" o:spid="_x0000_s1050" type="#_x0000_t202" style="position:absolute;left:0;text-align:left;margin-left:0;margin-top:0;width:551.65pt;height:84.85pt;rotation:-45;z-index:-25165568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" o:allowincell="f" filled="f" stroked="f">
              <v:stroke joinstyle="round"/>
              <o:lock v:ext="edit" shapetype="t"/>
              <v:textbox style="mso-fit-shape-to-text:t">
                <w:txbxContent>
                  <w:p w14:paraId="0A8BE446" w14:textId="77777777" w:rsidR="005A7259" w:rsidRDefault="005A7259" w:rsidP="00916120">
                    <w:pPr>
                      <w:pStyle w:val="NormalWeb"/>
                      <w:spacing w:before="0" w:after="0"/>
                      <w:jc w:val="center"/>
                    </w:pPr>
                    <w:r>
                      <w:rPr>
                        <w:rFonts w:ascii="Verdana" w:eastAsia="Verdana" w:hAnsi="Verdana" w:cs="Verdana"/>
                        <w:color w:val="C0C0C0"/>
                        <w:sz w:val="2"/>
                        <w:szCs w:val="2"/>
                        <w14:textFill>
                          <w14:solidFill>
                            <w14:srgbClr w14:val="C0C0C0">
                              <w14:alpha w14:val="50000"/>
                            </w14:srgbClr>
                          </w14:solidFill>
                        </w14:textFill>
                      </w:rPr>
                      <w:t>PRELIMINARY</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5622C2" w14:textId="77777777" w:rsidR="005A7259" w:rsidRPr="00187A24" w:rsidRDefault="005A7259" w:rsidP="001F72C8">
    <w:pPr>
      <w:pStyle w:val="Header"/>
    </w:pPr>
    <w:r>
      <w:rPr>
        <w:lang w:val="en-US" w:eastAsia="en-US"/>
      </w:rPr>
      <mc:AlternateContent>
        <mc:Choice Requires="wpg">
          <w:drawing>
            <wp:anchor distT="0" distB="0" distL="114300" distR="114300" simplePos="0" relativeHeight="251696640" behindDoc="0" locked="0" layoutInCell="1" allowOverlap="1" wp14:anchorId="270C3A24" wp14:editId="1B1F2FA7">
              <wp:simplePos x="0" y="0"/>
              <wp:positionH relativeFrom="column">
                <wp:posOffset>-247650</wp:posOffset>
              </wp:positionH>
              <wp:positionV relativeFrom="paragraph">
                <wp:posOffset>-135255</wp:posOffset>
              </wp:positionV>
              <wp:extent cx="6228080" cy="533400"/>
              <wp:effectExtent l="0" t="0" r="20320" b="0"/>
              <wp:wrapNone/>
              <wp:docPr id="225" name="Group 2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28080" cy="533400"/>
                        <a:chOff x="1050" y="478"/>
                        <a:chExt cx="9808" cy="840"/>
                      </a:xfrm>
                    </wpg:grpSpPr>
                    <wps:wsp>
                      <wps:cNvPr id="226" name="Text Box 75"/>
                      <wps:cNvSpPr txBox="1">
                        <a:spLocks noChangeArrowheads="1"/>
                      </wps:cNvSpPr>
                      <wps:spPr bwMode="auto">
                        <a:xfrm>
                          <a:off x="1050" y="478"/>
                          <a:ext cx="3780" cy="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EE609F5" w14:textId="77777777" w:rsidR="005A7259" w:rsidRPr="0043199E" w:rsidRDefault="005A7259" w:rsidP="00E06853">
                            <w:pPr>
                              <w:pStyle w:val="HeaderLeft"/>
                            </w:pPr>
                            <w:r w:rsidRPr="00232FD4">
                              <w:fldChar w:fldCharType="begin"/>
                            </w:r>
                            <w:r w:rsidRPr="00232FD4">
                              <w:instrText xml:space="preserve"> DOCPROPERTY  </w:instrText>
                            </w:r>
                            <w:r>
                              <w:instrText>Title</w:instrText>
                            </w:r>
                            <w:r w:rsidRPr="00232FD4">
                              <w:instrText xml:space="preserve">  \* MERGEFORMAT </w:instrText>
                            </w:r>
                            <w:r w:rsidRPr="00232FD4">
                              <w:fldChar w:fldCharType="separate"/>
                            </w:r>
                            <w:r>
                              <w:t>AT Commands Interface Guide</w:t>
                            </w:r>
                            <w:r w:rsidRPr="00232FD4">
                              <w:fldChar w:fldCharType="end"/>
                            </w:r>
                          </w:p>
                        </w:txbxContent>
                      </wps:txbx>
                      <wps:bodyPr rot="0" vert="horz" wrap="square" lIns="91440" tIns="45720" rIns="91440" bIns="45720" anchor="b" anchorCtr="0" upright="1">
                        <a:noAutofit/>
                      </wps:bodyPr>
                    </wps:wsp>
                    <wps:wsp>
                      <wps:cNvPr id="227" name="Text Box 196"/>
                      <wps:cNvSpPr txBox="1">
                        <a:spLocks noChangeArrowheads="1"/>
                      </wps:cNvSpPr>
                      <wps:spPr bwMode="auto">
                        <a:xfrm>
                          <a:off x="7078" y="478"/>
                          <a:ext cx="3780" cy="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FFF9422" w14:textId="3DF95D97" w:rsidR="005A7259" w:rsidRPr="00F22490" w:rsidRDefault="000B78DA" w:rsidP="00E06853">
                            <w:pPr>
                              <w:pStyle w:val="HeaderRight"/>
                              <w:rPr>
                                <w:lang w:val="en-US"/>
                                <w:rPrChange w:id="680" w:author="Alban Roche" w:date="2017-08-02T14:58:00Z">
                                  <w:rPr/>
                                </w:rPrChange>
                              </w:rPr>
                            </w:pPr>
                            <w:r>
                              <w:fldChar w:fldCharType="begin"/>
                            </w:r>
                            <w:r w:rsidRPr="00F22490">
                              <w:rPr>
                                <w:lang w:val="en-US"/>
                                <w:rPrChange w:id="681" w:author="Alban Roche" w:date="2017-08-02T14:58:00Z">
                                  <w:rPr/>
                                </w:rPrChange>
                              </w:rPr>
                              <w:instrText xml:space="preserve"> STYLEREF  "Heading 1"  \* MERGEFORMAT </w:instrText>
                            </w:r>
                            <w:r w:rsidR="00D75B97">
                              <w:fldChar w:fldCharType="separate"/>
                            </w:r>
                            <w:r w:rsidR="00D75B97">
                              <w:rPr>
                                <w:lang w:val="en-US"/>
                              </w:rPr>
                              <w:t>V25ter AT Commands</w:t>
                            </w:r>
                            <w:r>
                              <w:fldChar w:fldCharType="end"/>
                            </w:r>
                          </w:p>
                        </w:txbxContent>
                      </wps:txbx>
                      <wps:bodyPr rot="0" vert="horz" wrap="square" lIns="91440" tIns="45720" rIns="91440" bIns="45720" anchor="b" anchorCtr="0" upright="1">
                        <a:noAutofit/>
                      </wps:bodyPr>
                    </wps:wsp>
                    <wps:wsp>
                      <wps:cNvPr id="228" name="Line 193"/>
                      <wps:cNvCnPr/>
                      <wps:spPr bwMode="auto">
                        <a:xfrm>
                          <a:off x="1050" y="1216"/>
                          <a:ext cx="9808"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70C3A24" id="Group 223" o:spid="_x0000_s1051" style="position:absolute;left:0;text-align:left;margin-left:-19.5pt;margin-top:-10.65pt;width:490.4pt;height:42pt;z-index:251696640;mso-position-horizontal-relative:text;mso-position-vertical-relative:text" coordorigin="1050,478" coordsize="9808,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">
              <v:shapetype id="_x0000_t202" coordsize="21600,21600" o:spt="202" path="m,l,21600r21600,l21600,xe">
                <v:stroke joinstyle="miter"/>
                <v:path gradientshapeok="t" o:connecttype="rect"/>
              </v:shapetype>
              <v:shape id="Text Box 75" o:spid="_x0000_s1052" type="#_x0000_t202" style="position:absolute;left:1050;top:478;width:3780;height:8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" stroked="f">
                <v:textbox>
                  <w:txbxContent>
                    <w:p w14:paraId="0EE609F5" w14:textId="77777777" w:rsidR="005A7259" w:rsidRPr="0043199E" w:rsidRDefault="005A7259" w:rsidP="00E06853">
                      <w:pPr>
                        <w:pStyle w:val="HeaderLeft"/>
                      </w:pPr>
                      <w:r w:rsidRPr="00232FD4">
                        <w:fldChar w:fldCharType="begin"/>
                      </w:r>
                      <w:r w:rsidRPr="00232FD4">
                        <w:instrText xml:space="preserve"> DOCPROPERTY  </w:instrText>
                      </w:r>
                      <w:r>
                        <w:instrText>Title</w:instrText>
                      </w:r>
                      <w:r w:rsidRPr="00232FD4">
                        <w:instrText xml:space="preserve">  \* MERGEFORMAT </w:instrText>
                      </w:r>
                      <w:r w:rsidRPr="00232FD4">
                        <w:fldChar w:fldCharType="separate"/>
                      </w:r>
                      <w:r>
                        <w:t>AT Commands Interface Guide</w:t>
                      </w:r>
                      <w:r w:rsidRPr="00232FD4">
                        <w:fldChar w:fldCharType="end"/>
                      </w:r>
                    </w:p>
                  </w:txbxContent>
                </v:textbox>
              </v:shape>
              <v:shape id="Text Box 196" o:spid="_x0000_s1053" type="#_x0000_t202" style="position:absolute;left:7078;top:478;width:3780;height:8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" stroked="f">
                <v:textbox>
                  <w:txbxContent>
                    <w:p w14:paraId="0FFF9422" w14:textId="3DF95D97" w:rsidR="005A7259" w:rsidRPr="00F22490" w:rsidRDefault="000B78DA" w:rsidP="00E06853">
                      <w:pPr>
                        <w:pStyle w:val="HeaderRight"/>
                        <w:rPr>
                          <w:lang w:val="en-US"/>
                          <w:rPrChange w:id="682" w:author="Alban Roche" w:date="2017-08-02T14:58:00Z">
                            <w:rPr/>
                          </w:rPrChange>
                        </w:rPr>
                      </w:pPr>
                      <w:r>
                        <w:fldChar w:fldCharType="begin"/>
                      </w:r>
                      <w:r w:rsidRPr="00F22490">
                        <w:rPr>
                          <w:lang w:val="en-US"/>
                          <w:rPrChange w:id="683" w:author="Alban Roche" w:date="2017-08-02T14:58:00Z">
                            <w:rPr/>
                          </w:rPrChange>
                        </w:rPr>
                        <w:instrText xml:space="preserve"> STYLEREF  "Heading 1"  \* MERGEFORMAT </w:instrText>
                      </w:r>
                      <w:r w:rsidR="00D75B97">
                        <w:fldChar w:fldCharType="separate"/>
                      </w:r>
                      <w:r w:rsidR="00D75B97">
                        <w:rPr>
                          <w:lang w:val="en-US"/>
                        </w:rPr>
                        <w:t>V25ter AT Commands</w:t>
                      </w:r>
                      <w:r>
                        <w:fldChar w:fldCharType="end"/>
                      </w:r>
                    </w:p>
                  </w:txbxContent>
                </v:textbox>
              </v:shape>
              <v:line id="Line 193" o:spid="_x0000_s1054" style="position:absolute;visibility:visible;mso-wrap-style:square" from="1050,1216" to="10858,12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" strokecolor="#ccc" strokeweight="1.5pt"/>
            </v:group>
          </w:pict>
        </mc:Fallback>
      </mc:AlternateContent>
    </w:r>
  </w:p>
  <w:p w14:paraId="5C804A83" w14:textId="77777777" w:rsidR="005A7259" w:rsidRPr="001F72C8" w:rsidRDefault="005A7259" w:rsidP="001F72C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276A7E" w14:textId="77777777" w:rsidR="005A7259" w:rsidRDefault="005A725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1ABECE" w14:textId="77777777" w:rsidR="005A7259" w:rsidRDefault="005A7259" w:rsidP="00AC57F7">
    <w:pPr>
      <w:pStyle w:val="Header"/>
    </w:pPr>
    <w:r>
      <w:rPr>
        <w:lang w:val="en-US" w:eastAsia="en-US"/>
      </w:rPr>
      <mc:AlternateContent>
        <mc:Choice Requires="wpg">
          <w:drawing>
            <wp:anchor distT="0" distB="0" distL="114300" distR="114300" simplePos="0" relativeHeight="251691520" behindDoc="0" locked="0" layoutInCell="1" allowOverlap="1" wp14:anchorId="6E875462" wp14:editId="58BD16A8">
              <wp:simplePos x="0" y="0"/>
              <wp:positionH relativeFrom="column">
                <wp:posOffset>-300990</wp:posOffset>
              </wp:positionH>
              <wp:positionV relativeFrom="paragraph">
                <wp:posOffset>538480</wp:posOffset>
              </wp:positionV>
              <wp:extent cx="695325" cy="9151620"/>
              <wp:effectExtent l="0" t="0" r="9525" b="30480"/>
              <wp:wrapNone/>
              <wp:docPr id="28" name="Group 2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25" cy="9151620"/>
                        <a:chOff x="966" y="1593"/>
                        <a:chExt cx="1095" cy="14412"/>
                      </a:xfrm>
                    </wpg:grpSpPr>
                    <wps:wsp>
                      <wps:cNvPr id="29" name="Line 205"/>
                      <wps:cNvCnPr/>
                      <wps:spPr bwMode="auto">
                        <a:xfrm flipV="1">
                          <a:off x="966" y="1887"/>
                          <a:ext cx="0" cy="14118"/>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s:wsp>
                      <wps:cNvPr id="30" name="Line 206"/>
                      <wps:cNvCnPr/>
                      <wps:spPr bwMode="auto">
                        <a:xfrm>
                          <a:off x="966" y="1887"/>
                          <a:ext cx="393"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31" name="Picture 20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326" y="1593"/>
                          <a:ext cx="735" cy="57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74FD1828" id="Group 210" o:spid="_x0000_s1026" style="position:absolute;margin-left:-23.7pt;margin-top:42.4pt;width:54.75pt;height:720.6pt;z-index:251691520" coordorigin="966,1593" coordsize="1095,14412"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">
              <v:line id="Line 205" o:spid="_x0000_s1027" style="position:absolute;flip:y;visibility:visible;mso-wrap-style:square" from="966,1887" to="966,160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" strokecolor="#ccc" strokeweight="1.5pt"/>
              <v:line id="Line 206" o:spid="_x0000_s1028" style="position:absolute;visibility:visible;mso-wrap-style:square" from="966,1887" to="1359,18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" strokecolor="#ccc" strokeweight="1.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7" o:spid="_x0000_s1029" type="#_x0000_t75" style="position:absolute;left:1326;top:1593;width:735;height: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">
                <v:imagedata r:id="rId2" o:title=""/>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527D8D" w14:textId="77777777" w:rsidR="005A7259" w:rsidRDefault="005A7259"/>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C313E4" w14:textId="77777777" w:rsidR="005A7259" w:rsidRPr="00187A24" w:rsidRDefault="005A7259" w:rsidP="00166AF3">
    <w:pPr>
      <w:pStyle w:val="Header"/>
    </w:pPr>
    <w:r>
      <w:rPr>
        <w:lang w:val="en-US" w:eastAsia="en-US"/>
      </w:rPr>
      <mc:AlternateContent>
        <mc:Choice Requires="wpg">
          <w:drawing>
            <wp:anchor distT="0" distB="0" distL="114300" distR="114300" simplePos="0" relativeHeight="251723264" behindDoc="0" locked="0" layoutInCell="1" allowOverlap="1" wp14:anchorId="76484F78" wp14:editId="4F1DB7B6">
              <wp:simplePos x="0" y="0"/>
              <wp:positionH relativeFrom="column">
                <wp:posOffset>-247650</wp:posOffset>
              </wp:positionH>
              <wp:positionV relativeFrom="paragraph">
                <wp:posOffset>-135255</wp:posOffset>
              </wp:positionV>
              <wp:extent cx="6228080" cy="533400"/>
              <wp:effectExtent l="9525" t="0" r="10795" b="1905"/>
              <wp:wrapNone/>
              <wp:docPr id="550"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28080" cy="533400"/>
                        <a:chOff x="1050" y="478"/>
                        <a:chExt cx="9808" cy="840"/>
                      </a:xfrm>
                    </wpg:grpSpPr>
                    <wps:wsp>
                      <wps:cNvPr id="551" name="Text Box 75"/>
                      <wps:cNvSpPr txBox="1">
                        <a:spLocks noChangeArrowheads="1"/>
                      </wps:cNvSpPr>
                      <wps:spPr bwMode="auto">
                        <a:xfrm>
                          <a:off x="1050" y="478"/>
                          <a:ext cx="3780" cy="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290639E" w14:textId="77777777" w:rsidR="005A7259" w:rsidRPr="0043199E" w:rsidRDefault="00D75B97" w:rsidP="00166AF3">
                            <w:pPr>
                              <w:pStyle w:val="HeaderLeft"/>
                            </w:pPr>
                            <w:r>
                              <w:fldChar w:fldCharType="begin"/>
                            </w:r>
                            <w:r>
                              <w:instrText xml:space="preserve"> DOCPROPERTY  Title  \* MERGEFORMAT </w:instrText>
                            </w:r>
                            <w:r>
                              <w:fldChar w:fldCharType="separate"/>
                            </w:r>
                            <w:r w:rsidR="005A7259">
                              <w:t>AT Commands Interface Guide</w:t>
                            </w:r>
                            <w:r>
                              <w:fldChar w:fldCharType="end"/>
                            </w:r>
                          </w:p>
                        </w:txbxContent>
                      </wps:txbx>
                      <wps:bodyPr rot="0" vert="horz" wrap="square" lIns="91440" tIns="45720" rIns="91440" bIns="45720" anchor="b" anchorCtr="0" upright="1">
                        <a:noAutofit/>
                      </wps:bodyPr>
                    </wps:wsp>
                    <wps:wsp>
                      <wps:cNvPr id="552" name="Text Box 196"/>
                      <wps:cNvSpPr txBox="1">
                        <a:spLocks noChangeArrowheads="1"/>
                      </wps:cNvSpPr>
                      <wps:spPr bwMode="auto">
                        <a:xfrm>
                          <a:off x="7078" y="478"/>
                          <a:ext cx="3780" cy="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84A704D" w14:textId="362A0D54" w:rsidR="005A7259" w:rsidRPr="00FF2E65" w:rsidRDefault="005A7259" w:rsidP="00166AF3">
                            <w:pPr>
                              <w:pStyle w:val="HeaderRight"/>
                              <w:rPr>
                                <w:lang w:val="en-US"/>
                              </w:rPr>
                            </w:pPr>
                            <w:r w:rsidRPr="0043239D">
                              <w:fldChar w:fldCharType="begin"/>
                            </w:r>
                            <w:r w:rsidRPr="00FF2E65">
                              <w:rPr>
                                <w:lang w:val="en-US"/>
                              </w:rPr>
                              <w:instrText xml:space="preserve"> STYLEREF  "Heading 1"  \* MERGEFORMAT </w:instrText>
                            </w:r>
                            <w:r w:rsidRPr="0043239D">
                              <w:fldChar w:fldCharType="separate"/>
                            </w:r>
                            <w:r w:rsidR="00D75B97">
                              <w:rPr>
                                <w:lang w:val="en-US"/>
                              </w:rPr>
                              <w:t>Appendix</w:t>
                            </w:r>
                            <w:r w:rsidRPr="0043239D">
                              <w:fldChar w:fldCharType="end"/>
                            </w:r>
                          </w:p>
                        </w:txbxContent>
                      </wps:txbx>
                      <wps:bodyPr rot="0" vert="horz" wrap="square" lIns="91440" tIns="45720" rIns="91440" bIns="45720" anchor="b" anchorCtr="0" upright="1">
                        <a:noAutofit/>
                      </wps:bodyPr>
                    </wps:wsp>
                    <wps:wsp>
                      <wps:cNvPr id="553" name="Line 193"/>
                      <wps:cNvCnPr/>
                      <wps:spPr bwMode="auto">
                        <a:xfrm>
                          <a:off x="1050" y="1216"/>
                          <a:ext cx="9808"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6484F78" id="Group 63" o:spid="_x0000_s1055" style="position:absolute;left:0;text-align:left;margin-left:-19.5pt;margin-top:-10.65pt;width:490.4pt;height:42pt;z-index:251723264;mso-position-horizontal-relative:text;mso-position-vertical-relative:text" coordorigin="1050,478" coordsize="9808,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">
              <v:shapetype id="_x0000_t202" coordsize="21600,21600" o:spt="202" path="m,l,21600r21600,l21600,xe">
                <v:stroke joinstyle="miter"/>
                <v:path gradientshapeok="t" o:connecttype="rect"/>
              </v:shapetype>
              <v:shape id="Text Box 75" o:spid="_x0000_s1056" type="#_x0000_t202" style="position:absolute;left:1050;top:478;width:3780;height:8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" stroked="f">
                <v:textbox>
                  <w:txbxContent>
                    <w:p w14:paraId="4290639E" w14:textId="77777777" w:rsidR="005A7259" w:rsidRPr="0043199E" w:rsidRDefault="00D75B97" w:rsidP="00166AF3">
                      <w:pPr>
                        <w:pStyle w:val="HeaderLeft"/>
                      </w:pPr>
                      <w:r>
                        <w:fldChar w:fldCharType="begin"/>
                      </w:r>
                      <w:r>
                        <w:instrText xml:space="preserve"> DOCPROPERTY  Title  \* MERGEFORMAT </w:instrText>
                      </w:r>
                      <w:r>
                        <w:fldChar w:fldCharType="separate"/>
                      </w:r>
                      <w:r w:rsidR="005A7259">
                        <w:t>AT Commands Interface Guide</w:t>
                      </w:r>
                      <w:r>
                        <w:fldChar w:fldCharType="end"/>
                      </w:r>
                    </w:p>
                  </w:txbxContent>
                </v:textbox>
              </v:shape>
              <v:shape id="Text Box 196" o:spid="_x0000_s1057" type="#_x0000_t202" style="position:absolute;left:7078;top:478;width:3780;height:8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" stroked="f">
                <v:textbox>
                  <w:txbxContent>
                    <w:p w14:paraId="384A704D" w14:textId="362A0D54" w:rsidR="005A7259" w:rsidRPr="00FF2E65" w:rsidRDefault="005A7259" w:rsidP="00166AF3">
                      <w:pPr>
                        <w:pStyle w:val="HeaderRight"/>
                        <w:rPr>
                          <w:lang w:val="en-US"/>
                        </w:rPr>
                      </w:pPr>
                      <w:r w:rsidRPr="0043239D">
                        <w:fldChar w:fldCharType="begin"/>
                      </w:r>
                      <w:r w:rsidRPr="00FF2E65">
                        <w:rPr>
                          <w:lang w:val="en-US"/>
                        </w:rPr>
                        <w:instrText xml:space="preserve"> STYLEREF  "Heading 1"  \* MERGEFORMAT </w:instrText>
                      </w:r>
                      <w:r w:rsidRPr="0043239D">
                        <w:fldChar w:fldCharType="separate"/>
                      </w:r>
                      <w:r w:rsidR="00D75B97">
                        <w:rPr>
                          <w:lang w:val="en-US"/>
                        </w:rPr>
                        <w:t>Appendix</w:t>
                      </w:r>
                      <w:r w:rsidRPr="0043239D">
                        <w:fldChar w:fldCharType="end"/>
                      </w:r>
                    </w:p>
                  </w:txbxContent>
                </v:textbox>
              </v:shape>
              <v:line id="Line 193" o:spid="_x0000_s1058" style="position:absolute;visibility:visible;mso-wrap-style:square" from="1050,1216" to="10858,12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" strokecolor="#ccc" strokeweight="1.5pt"/>
            </v:group>
          </w:pict>
        </mc:Fallback>
      </mc:AlternateContent>
    </w:r>
  </w:p>
  <w:p w14:paraId="48DEC41B" w14:textId="77777777" w:rsidR="005A7259" w:rsidRPr="001F72C8" w:rsidRDefault="005A7259" w:rsidP="00166AF3">
    <w:pPr>
      <w:pStyle w:val="Header"/>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336EDD" w14:textId="77777777" w:rsidR="005A7259" w:rsidRPr="004760E1" w:rsidRDefault="005A7259" w:rsidP="004760E1">
    <w:pPr>
      <w:pStyle w:val="Header"/>
    </w:pPr>
    <w:r>
      <w:rPr>
        <w:lang w:val="en-US" w:eastAsia="en-US"/>
      </w:rPr>
      <mc:AlternateContent>
        <mc:Choice Requires="wpg">
          <w:drawing>
            <wp:anchor distT="0" distB="0" distL="114300" distR="114300" simplePos="0" relativeHeight="251722240" behindDoc="0" locked="0" layoutInCell="1" allowOverlap="1" wp14:anchorId="421DAA8B" wp14:editId="07245FC8">
              <wp:simplePos x="0" y="0"/>
              <wp:positionH relativeFrom="column">
                <wp:posOffset>-291465</wp:posOffset>
              </wp:positionH>
              <wp:positionV relativeFrom="paragraph">
                <wp:posOffset>629920</wp:posOffset>
              </wp:positionV>
              <wp:extent cx="695325" cy="9151620"/>
              <wp:effectExtent l="0" t="0" r="9525" b="30480"/>
              <wp:wrapNone/>
              <wp:docPr id="540" name="Group 2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25" cy="9151620"/>
                        <a:chOff x="966" y="1593"/>
                        <a:chExt cx="1095" cy="14412"/>
                      </a:xfrm>
                    </wpg:grpSpPr>
                    <wps:wsp>
                      <wps:cNvPr id="541" name="Line 205"/>
                      <wps:cNvCnPr/>
                      <wps:spPr bwMode="auto">
                        <a:xfrm flipV="1">
                          <a:off x="966" y="1887"/>
                          <a:ext cx="0" cy="14118"/>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s:wsp>
                      <wps:cNvPr id="542" name="Line 206"/>
                      <wps:cNvCnPr/>
                      <wps:spPr bwMode="auto">
                        <a:xfrm>
                          <a:off x="966" y="1887"/>
                          <a:ext cx="393"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547" name="Picture 20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326" y="1593"/>
                          <a:ext cx="735" cy="57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3470A6E0" id="Group 210" o:spid="_x0000_s1026" style="position:absolute;margin-left:-22.95pt;margin-top:49.6pt;width:54.75pt;height:720.6pt;z-index:251722240" coordorigin="966,1593" coordsize="1095,14412"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">
              <v:line id="Line 205" o:spid="_x0000_s1027" style="position:absolute;flip:y;visibility:visible;mso-wrap-style:square" from="966,1887" to="966,160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" strokecolor="#ccc" strokeweight="1.5pt"/>
              <v:line id="Line 206" o:spid="_x0000_s1028" style="position:absolute;visibility:visible;mso-wrap-style:square" from="966,1887" to="1359,18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" strokecolor="#ccc" strokeweight="1.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7" o:spid="_x0000_s1029" type="#_x0000_t75" style="position:absolute;left:1326;top:1593;width:735;height: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">
                <v:imagedata r:id="rId2" o:title=""/>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14"/>
    <w:multiLevelType w:val="singleLevel"/>
    <w:tmpl w:val="00000014"/>
    <w:lvl w:ilvl="0">
      <w:numFmt w:val="bullet"/>
      <w:pStyle w:val="ListBullet"/>
      <w:lvlText w:val="-"/>
      <w:lvlJc w:val="left"/>
      <w:pPr>
        <w:tabs>
          <w:tab w:val="num" w:pos="927"/>
        </w:tabs>
        <w:ind w:left="927" w:hanging="360"/>
      </w:pPr>
      <w:rPr>
        <w:rFonts w:hint="default"/>
      </w:rPr>
    </w:lvl>
  </w:abstractNum>
  <w:abstractNum w:abstractNumId="1" w15:restartNumberingAfterBreak="0">
    <w:nsid w:val="000730BE"/>
    <w:multiLevelType w:val="hybridMultilevel"/>
    <w:tmpl w:val="3146C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4C731B"/>
    <w:multiLevelType w:val="hybridMultilevel"/>
    <w:tmpl w:val="510E1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F34142"/>
    <w:multiLevelType w:val="hybridMultilevel"/>
    <w:tmpl w:val="7DDE326E"/>
    <w:lvl w:ilvl="0" w:tplc="2A3CA1EC">
      <w:start w:val="1"/>
      <w:numFmt w:val="bullet"/>
      <w:lvlText w:val=""/>
      <w:lvlJc w:val="left"/>
      <w:pPr>
        <w:ind w:left="720" w:hanging="360"/>
      </w:pPr>
      <w:rPr>
        <w:rFonts w:ascii="Symbol" w:hAnsi="Symbol" w:hint="default"/>
        <w:color w:val="3D3E40"/>
      </w:rPr>
    </w:lvl>
    <w:lvl w:ilvl="1" w:tplc="04090005">
      <w:start w:val="1"/>
      <w:numFmt w:val="bullet"/>
      <w:lvlText w:val=""/>
      <w:lvlJc w:val="left"/>
      <w:pPr>
        <w:tabs>
          <w:tab w:val="num" w:pos="1420"/>
        </w:tabs>
        <w:ind w:left="1420" w:hanging="360"/>
      </w:pPr>
      <w:rPr>
        <w:rFonts w:ascii="Wingdings" w:hAnsi="Wingdings" w:hint="default"/>
      </w:rPr>
    </w:lvl>
    <w:lvl w:ilvl="2" w:tplc="08090005" w:tentative="1">
      <w:start w:val="1"/>
      <w:numFmt w:val="bullet"/>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4" w15:restartNumberingAfterBreak="0">
    <w:nsid w:val="04335A32"/>
    <w:multiLevelType w:val="hybridMultilevel"/>
    <w:tmpl w:val="F9A6E464"/>
    <w:lvl w:ilvl="0" w:tplc="BD46D7E4">
      <w:start w:val="1"/>
      <w:numFmt w:val="bullet"/>
      <w:lvlText w:val=""/>
      <w:lvlJc w:val="left"/>
      <w:pPr>
        <w:ind w:left="720" w:hanging="360"/>
      </w:pPr>
      <w:rPr>
        <w:rFonts w:ascii="Symbol" w:hAnsi="Symbol" w:hint="default"/>
      </w:rPr>
    </w:lvl>
    <w:lvl w:ilvl="1" w:tplc="040C0019" w:tentative="1">
      <w:start w:val="1"/>
      <w:numFmt w:val="bullet"/>
      <w:lvlText w:val="o"/>
      <w:lvlJc w:val="left"/>
      <w:pPr>
        <w:ind w:left="1440" w:hanging="360"/>
      </w:pPr>
      <w:rPr>
        <w:rFonts w:ascii="Courier New" w:hAnsi="Courier New" w:cs="Courier New" w:hint="default"/>
      </w:rPr>
    </w:lvl>
    <w:lvl w:ilvl="2" w:tplc="040C001B" w:tentative="1">
      <w:start w:val="1"/>
      <w:numFmt w:val="bullet"/>
      <w:lvlText w:val=""/>
      <w:lvlJc w:val="left"/>
      <w:pPr>
        <w:ind w:left="2160" w:hanging="360"/>
      </w:pPr>
      <w:rPr>
        <w:rFonts w:ascii="Wingdings" w:hAnsi="Wingdings" w:hint="default"/>
      </w:rPr>
    </w:lvl>
    <w:lvl w:ilvl="3" w:tplc="040C000F" w:tentative="1">
      <w:start w:val="1"/>
      <w:numFmt w:val="bullet"/>
      <w:lvlText w:val=""/>
      <w:lvlJc w:val="left"/>
      <w:pPr>
        <w:ind w:left="2880" w:hanging="360"/>
      </w:pPr>
      <w:rPr>
        <w:rFonts w:ascii="Symbol" w:hAnsi="Symbol" w:hint="default"/>
      </w:rPr>
    </w:lvl>
    <w:lvl w:ilvl="4" w:tplc="040C0019" w:tentative="1">
      <w:start w:val="1"/>
      <w:numFmt w:val="bullet"/>
      <w:lvlText w:val="o"/>
      <w:lvlJc w:val="left"/>
      <w:pPr>
        <w:ind w:left="3600" w:hanging="360"/>
      </w:pPr>
      <w:rPr>
        <w:rFonts w:ascii="Courier New" w:hAnsi="Courier New" w:cs="Courier New" w:hint="default"/>
      </w:rPr>
    </w:lvl>
    <w:lvl w:ilvl="5" w:tplc="040C001B" w:tentative="1">
      <w:start w:val="1"/>
      <w:numFmt w:val="bullet"/>
      <w:lvlText w:val=""/>
      <w:lvlJc w:val="left"/>
      <w:pPr>
        <w:ind w:left="4320" w:hanging="360"/>
      </w:pPr>
      <w:rPr>
        <w:rFonts w:ascii="Wingdings" w:hAnsi="Wingdings" w:hint="default"/>
      </w:rPr>
    </w:lvl>
    <w:lvl w:ilvl="6" w:tplc="040C000F" w:tentative="1">
      <w:start w:val="1"/>
      <w:numFmt w:val="bullet"/>
      <w:lvlText w:val=""/>
      <w:lvlJc w:val="left"/>
      <w:pPr>
        <w:ind w:left="5040" w:hanging="360"/>
      </w:pPr>
      <w:rPr>
        <w:rFonts w:ascii="Symbol" w:hAnsi="Symbol" w:hint="default"/>
      </w:rPr>
    </w:lvl>
    <w:lvl w:ilvl="7" w:tplc="040C0019" w:tentative="1">
      <w:start w:val="1"/>
      <w:numFmt w:val="bullet"/>
      <w:lvlText w:val="o"/>
      <w:lvlJc w:val="left"/>
      <w:pPr>
        <w:ind w:left="5760" w:hanging="360"/>
      </w:pPr>
      <w:rPr>
        <w:rFonts w:ascii="Courier New" w:hAnsi="Courier New" w:cs="Courier New" w:hint="default"/>
      </w:rPr>
    </w:lvl>
    <w:lvl w:ilvl="8" w:tplc="040C001B" w:tentative="1">
      <w:start w:val="1"/>
      <w:numFmt w:val="bullet"/>
      <w:lvlText w:val=""/>
      <w:lvlJc w:val="left"/>
      <w:pPr>
        <w:ind w:left="6480" w:hanging="360"/>
      </w:pPr>
      <w:rPr>
        <w:rFonts w:ascii="Wingdings" w:hAnsi="Wingdings" w:hint="default"/>
      </w:rPr>
    </w:lvl>
  </w:abstractNum>
  <w:abstractNum w:abstractNumId="5" w15:restartNumberingAfterBreak="0">
    <w:nsid w:val="053B5218"/>
    <w:multiLevelType w:val="hybridMultilevel"/>
    <w:tmpl w:val="5E9E6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64D75A5"/>
    <w:multiLevelType w:val="hybridMultilevel"/>
    <w:tmpl w:val="1FCAC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7C12FD3"/>
    <w:multiLevelType w:val="multilevel"/>
    <w:tmpl w:val="720CCC22"/>
    <w:lvl w:ilvl="0">
      <w:start w:val="1"/>
      <w:numFmt w:val="decimal"/>
      <w:pStyle w:val="Heading1"/>
      <w:lvlText w:val="%1."/>
      <w:lvlJc w:val="left"/>
      <w:pPr>
        <w:ind w:left="360" w:hanging="360"/>
      </w:pPr>
      <w:rPr>
        <w:rFonts w:hint="default"/>
        <w:color w:val="3D3E40"/>
      </w:r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pStyle w:val="Heading5"/>
      <w:lvlText w:val="%1.%2.%3.%4.%5."/>
      <w:lvlJc w:val="left"/>
      <w:pPr>
        <w:ind w:left="2232" w:hanging="792"/>
      </w:pPr>
    </w:lvl>
    <w:lvl w:ilvl="5">
      <w:start w:val="1"/>
      <w:numFmt w:val="decimal"/>
      <w:pStyle w:val="Heading6"/>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09356D08"/>
    <w:multiLevelType w:val="hybridMultilevel"/>
    <w:tmpl w:val="29B8FF18"/>
    <w:lvl w:ilvl="0" w:tplc="AE5A2F3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96D47C9"/>
    <w:multiLevelType w:val="hybridMultilevel"/>
    <w:tmpl w:val="55FAC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9DE3010"/>
    <w:multiLevelType w:val="hybridMultilevel"/>
    <w:tmpl w:val="9286B862"/>
    <w:lvl w:ilvl="0" w:tplc="04090001">
      <w:start w:val="1"/>
      <w:numFmt w:val="bullet"/>
      <w:lvlText w:val=""/>
      <w:lvlJc w:val="left"/>
      <w:pPr>
        <w:ind w:left="720" w:hanging="360"/>
      </w:pPr>
      <w:rPr>
        <w:rFonts w:ascii="Symbol" w:hAnsi="Symbol" w:hint="default"/>
      </w:rPr>
    </w:lvl>
    <w:lvl w:ilvl="1" w:tplc="04090003">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B295022"/>
    <w:multiLevelType w:val="hybridMultilevel"/>
    <w:tmpl w:val="DA9C1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FD0E17"/>
    <w:multiLevelType w:val="hybridMultilevel"/>
    <w:tmpl w:val="DD4E8DDE"/>
    <w:lvl w:ilvl="0" w:tplc="0A248536">
      <w:start w:val="1"/>
      <w:numFmt w:val="decimal"/>
      <w:pStyle w:val="Document"/>
      <w:lvlText w:val="[%1]"/>
      <w:lvlJc w:val="left"/>
      <w:pPr>
        <w:ind w:left="1080"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3" w15:restartNumberingAfterBreak="0">
    <w:nsid w:val="0C1230F2"/>
    <w:multiLevelType w:val="hybridMultilevel"/>
    <w:tmpl w:val="F2E03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C5955F5"/>
    <w:multiLevelType w:val="hybridMultilevel"/>
    <w:tmpl w:val="B4908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CCD5288"/>
    <w:multiLevelType w:val="hybridMultilevel"/>
    <w:tmpl w:val="C884E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CCF1DD1"/>
    <w:multiLevelType w:val="hybridMultilevel"/>
    <w:tmpl w:val="0F6285D0"/>
    <w:lvl w:ilvl="0" w:tplc="0A248536">
      <w:start w:val="1"/>
      <w:numFmt w:val="bullet"/>
      <w:lvlText w:val=""/>
      <w:lvlJc w:val="left"/>
      <w:pPr>
        <w:ind w:left="720" w:hanging="360"/>
      </w:pPr>
      <w:rPr>
        <w:rFonts w:ascii="Symbol" w:hAnsi="Symbol" w:hint="default"/>
        <w:sz w:val="18"/>
        <w:szCs w:val="18"/>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17" w15:restartNumberingAfterBreak="0">
    <w:nsid w:val="0D6212BB"/>
    <w:multiLevelType w:val="hybridMultilevel"/>
    <w:tmpl w:val="95BE4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EA32FD2"/>
    <w:multiLevelType w:val="hybridMultilevel"/>
    <w:tmpl w:val="A8EAC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01654E4"/>
    <w:multiLevelType w:val="hybridMultilevel"/>
    <w:tmpl w:val="DE96A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061016C"/>
    <w:multiLevelType w:val="hybridMultilevel"/>
    <w:tmpl w:val="84D8F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1AA47DA"/>
    <w:multiLevelType w:val="hybridMultilevel"/>
    <w:tmpl w:val="710AFA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28D6B46"/>
    <w:multiLevelType w:val="hybridMultilevel"/>
    <w:tmpl w:val="4B0EC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2EC0FFA"/>
    <w:multiLevelType w:val="multilevel"/>
    <w:tmpl w:val="25DCE11C"/>
    <w:lvl w:ilvl="0">
      <w:start w:val="1"/>
      <w:numFmt w:val="none"/>
      <w:lvlText w:val="Warning: "/>
      <w:lvlJc w:val="left"/>
      <w:pPr>
        <w:tabs>
          <w:tab w:val="num" w:pos="360"/>
        </w:tabs>
        <w:ind w:left="360" w:hanging="360"/>
      </w:pPr>
      <w:rPr>
        <w:rFonts w:ascii="Arial" w:hAnsi="Arial"/>
        <w:b/>
        <w:bCs/>
        <w:color w:val="C10538"/>
        <w:sz w:val="24"/>
      </w:rPr>
    </w:lvl>
    <w:lvl w:ilvl="1">
      <w:start w:val="1"/>
      <w:numFmt w:val="lowerLetter"/>
      <w:lvlText w:val="%2."/>
      <w:lvlJc w:val="left"/>
      <w:pPr>
        <w:tabs>
          <w:tab w:val="num" w:pos="1440"/>
        </w:tabs>
        <w:ind w:left="1440" w:hanging="360"/>
      </w:pPr>
    </w:lvl>
    <w:lvl w:ilvl="2">
      <w:start w:val="1"/>
      <w:numFmt w:val="lowerRoman"/>
      <w:pStyle w:val="Normla"/>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15:restartNumberingAfterBreak="0">
    <w:nsid w:val="133178F7"/>
    <w:multiLevelType w:val="hybridMultilevel"/>
    <w:tmpl w:val="7F86D5C4"/>
    <w:lvl w:ilvl="0" w:tplc="FFFFFFFF">
      <w:start w:val="1"/>
      <w:numFmt w:val="bullet"/>
      <w:lvlText w:val=""/>
      <w:lvlJc w:val="left"/>
      <w:pPr>
        <w:ind w:left="720" w:hanging="360"/>
      </w:pPr>
      <w:rPr>
        <w:rFonts w:ascii="Symbol" w:hAnsi="Symbol" w:hint="default"/>
        <w:sz w:val="18"/>
        <w:szCs w:val="18"/>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138E5697"/>
    <w:multiLevelType w:val="hybridMultilevel"/>
    <w:tmpl w:val="2BBEA0CC"/>
    <w:lvl w:ilvl="0" w:tplc="2CE483C2">
      <w:start w:val="1"/>
      <w:numFmt w:val="decimal"/>
      <w:lvlText w:val="%1."/>
      <w:lvlJc w:val="left"/>
      <w:pPr>
        <w:ind w:left="1845" w:hanging="360"/>
      </w:pPr>
      <w:rPr>
        <w:rFonts w:eastAsia="Times New Roman" w:hint="default"/>
      </w:rPr>
    </w:lvl>
    <w:lvl w:ilvl="1" w:tplc="04090019" w:tentative="1">
      <w:start w:val="1"/>
      <w:numFmt w:val="lowerLetter"/>
      <w:lvlText w:val="%2."/>
      <w:lvlJc w:val="left"/>
      <w:pPr>
        <w:ind w:left="2565" w:hanging="360"/>
      </w:pPr>
    </w:lvl>
    <w:lvl w:ilvl="2" w:tplc="0409001B" w:tentative="1">
      <w:start w:val="1"/>
      <w:numFmt w:val="lowerRoman"/>
      <w:lvlText w:val="%3."/>
      <w:lvlJc w:val="right"/>
      <w:pPr>
        <w:ind w:left="3285" w:hanging="180"/>
      </w:pPr>
    </w:lvl>
    <w:lvl w:ilvl="3" w:tplc="0409000F" w:tentative="1">
      <w:start w:val="1"/>
      <w:numFmt w:val="decimal"/>
      <w:lvlText w:val="%4."/>
      <w:lvlJc w:val="left"/>
      <w:pPr>
        <w:ind w:left="4005" w:hanging="360"/>
      </w:pPr>
    </w:lvl>
    <w:lvl w:ilvl="4" w:tplc="04090019" w:tentative="1">
      <w:start w:val="1"/>
      <w:numFmt w:val="lowerLetter"/>
      <w:lvlText w:val="%5."/>
      <w:lvlJc w:val="left"/>
      <w:pPr>
        <w:ind w:left="4725" w:hanging="360"/>
      </w:pPr>
    </w:lvl>
    <w:lvl w:ilvl="5" w:tplc="0409001B" w:tentative="1">
      <w:start w:val="1"/>
      <w:numFmt w:val="lowerRoman"/>
      <w:lvlText w:val="%6."/>
      <w:lvlJc w:val="right"/>
      <w:pPr>
        <w:ind w:left="5445" w:hanging="180"/>
      </w:pPr>
    </w:lvl>
    <w:lvl w:ilvl="6" w:tplc="0409000F" w:tentative="1">
      <w:start w:val="1"/>
      <w:numFmt w:val="decimal"/>
      <w:lvlText w:val="%7."/>
      <w:lvlJc w:val="left"/>
      <w:pPr>
        <w:ind w:left="6165" w:hanging="360"/>
      </w:pPr>
    </w:lvl>
    <w:lvl w:ilvl="7" w:tplc="04090019" w:tentative="1">
      <w:start w:val="1"/>
      <w:numFmt w:val="lowerLetter"/>
      <w:lvlText w:val="%8."/>
      <w:lvlJc w:val="left"/>
      <w:pPr>
        <w:ind w:left="6885" w:hanging="360"/>
      </w:pPr>
    </w:lvl>
    <w:lvl w:ilvl="8" w:tplc="0409001B" w:tentative="1">
      <w:start w:val="1"/>
      <w:numFmt w:val="lowerRoman"/>
      <w:lvlText w:val="%9."/>
      <w:lvlJc w:val="right"/>
      <w:pPr>
        <w:ind w:left="7605" w:hanging="180"/>
      </w:pPr>
    </w:lvl>
  </w:abstractNum>
  <w:abstractNum w:abstractNumId="26" w15:restartNumberingAfterBreak="0">
    <w:nsid w:val="1520279E"/>
    <w:multiLevelType w:val="hybridMultilevel"/>
    <w:tmpl w:val="0518A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5395FD7"/>
    <w:multiLevelType w:val="hybridMultilevel"/>
    <w:tmpl w:val="0CC8A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5602C09"/>
    <w:multiLevelType w:val="hybridMultilevel"/>
    <w:tmpl w:val="43602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6921115"/>
    <w:multiLevelType w:val="hybridMultilevel"/>
    <w:tmpl w:val="22822C72"/>
    <w:lvl w:ilvl="0" w:tplc="0FD47840">
      <w:start w:val="1"/>
      <w:numFmt w:val="decimal"/>
      <w:pStyle w:val="NumberedSWI"/>
      <w:lvlText w:val="%1."/>
      <w:lvlJc w:val="left"/>
      <w:pPr>
        <w:ind w:left="1080" w:hanging="360"/>
      </w:pPr>
    </w:lvl>
    <w:lvl w:ilvl="1" w:tplc="8AF8B98E">
      <w:start w:val="1"/>
      <w:numFmt w:val="lowerLetter"/>
      <w:pStyle w:val="NumberedSWI2"/>
      <w:lvlText w:val="%2."/>
      <w:lvlJc w:val="left"/>
      <w:pPr>
        <w:ind w:left="1800" w:hanging="360"/>
      </w:pPr>
    </w:lvl>
    <w:lvl w:ilvl="2" w:tplc="82F8E94C">
      <w:start w:val="1"/>
      <w:numFmt w:val="lowerRoman"/>
      <w:pStyle w:val="NumberedSWI3"/>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17585117"/>
    <w:multiLevelType w:val="hybridMultilevel"/>
    <w:tmpl w:val="59FA6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895432A"/>
    <w:multiLevelType w:val="hybridMultilevel"/>
    <w:tmpl w:val="E1D67292"/>
    <w:lvl w:ilvl="0" w:tplc="CDBC3450">
      <w:start w:val="1"/>
      <w:numFmt w:val="bullet"/>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32" w15:restartNumberingAfterBreak="0">
    <w:nsid w:val="1A155924"/>
    <w:multiLevelType w:val="hybridMultilevel"/>
    <w:tmpl w:val="05DE90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1AD63A81"/>
    <w:multiLevelType w:val="hybridMultilevel"/>
    <w:tmpl w:val="2C2C0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C63430B"/>
    <w:multiLevelType w:val="hybridMultilevel"/>
    <w:tmpl w:val="08F85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CC31417"/>
    <w:multiLevelType w:val="hybridMultilevel"/>
    <w:tmpl w:val="DE4CA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D230DE4"/>
    <w:multiLevelType w:val="hybridMultilevel"/>
    <w:tmpl w:val="36968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DF14BA7"/>
    <w:multiLevelType w:val="hybridMultilevel"/>
    <w:tmpl w:val="F098B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F2B5FC0"/>
    <w:multiLevelType w:val="hybridMultilevel"/>
    <w:tmpl w:val="49A25790"/>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635" w:hanging="555"/>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182306A"/>
    <w:multiLevelType w:val="hybridMultilevel"/>
    <w:tmpl w:val="240C3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2CE6FCC"/>
    <w:multiLevelType w:val="hybridMultilevel"/>
    <w:tmpl w:val="77A2E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2D157D2"/>
    <w:multiLevelType w:val="hybridMultilevel"/>
    <w:tmpl w:val="92183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3011DD3"/>
    <w:multiLevelType w:val="hybridMultilevel"/>
    <w:tmpl w:val="DE7CE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4504B5C"/>
    <w:multiLevelType w:val="hybridMultilevel"/>
    <w:tmpl w:val="8744B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4632BB8"/>
    <w:multiLevelType w:val="hybridMultilevel"/>
    <w:tmpl w:val="FE9EA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52E18A6"/>
    <w:multiLevelType w:val="hybridMultilevel"/>
    <w:tmpl w:val="8F400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6C939A5"/>
    <w:multiLevelType w:val="hybridMultilevel"/>
    <w:tmpl w:val="6D0E3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70232B2"/>
    <w:multiLevelType w:val="hybridMultilevel"/>
    <w:tmpl w:val="3DE86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77D0D61"/>
    <w:multiLevelType w:val="hybridMultilevel"/>
    <w:tmpl w:val="E124C96A"/>
    <w:lvl w:ilvl="0" w:tplc="DADAA15C">
      <w:start w:val="1"/>
      <w:numFmt w:val="decimal"/>
      <w:pStyle w:val="TableCaption"/>
      <w:lvlText w:val="Table %1."/>
      <w:lvlJc w:val="left"/>
      <w:pPr>
        <w:ind w:left="360" w:hanging="360"/>
      </w:pPr>
      <w:rPr>
        <w:rFonts w:ascii="Arial" w:hAnsi="Arial" w:hint="default"/>
        <w:b/>
        <w:i w:val="0"/>
        <w:color w:val="3D3E40"/>
        <w:spacing w:val="1"/>
        <w:sz w:val="16"/>
      </w:rPr>
    </w:lvl>
    <w:lvl w:ilvl="1" w:tplc="2200A58A" w:tentative="1">
      <w:start w:val="1"/>
      <w:numFmt w:val="lowerLetter"/>
      <w:lvlText w:val="%2."/>
      <w:lvlJc w:val="left"/>
      <w:pPr>
        <w:tabs>
          <w:tab w:val="num" w:pos="1440"/>
        </w:tabs>
        <w:ind w:left="1440" w:hanging="360"/>
      </w:pPr>
    </w:lvl>
    <w:lvl w:ilvl="2" w:tplc="367A3C94" w:tentative="1">
      <w:start w:val="1"/>
      <w:numFmt w:val="lowerRoman"/>
      <w:lvlText w:val="%3."/>
      <w:lvlJc w:val="right"/>
      <w:pPr>
        <w:tabs>
          <w:tab w:val="num" w:pos="2160"/>
        </w:tabs>
        <w:ind w:left="2160" w:hanging="180"/>
      </w:pPr>
    </w:lvl>
    <w:lvl w:ilvl="3" w:tplc="63B47CCC" w:tentative="1">
      <w:start w:val="1"/>
      <w:numFmt w:val="decimal"/>
      <w:lvlText w:val="%4."/>
      <w:lvlJc w:val="left"/>
      <w:pPr>
        <w:tabs>
          <w:tab w:val="num" w:pos="2880"/>
        </w:tabs>
        <w:ind w:left="2880" w:hanging="360"/>
      </w:pPr>
    </w:lvl>
    <w:lvl w:ilvl="4" w:tplc="09545C3C" w:tentative="1">
      <w:start w:val="1"/>
      <w:numFmt w:val="lowerLetter"/>
      <w:lvlText w:val="%5."/>
      <w:lvlJc w:val="left"/>
      <w:pPr>
        <w:tabs>
          <w:tab w:val="num" w:pos="3600"/>
        </w:tabs>
        <w:ind w:left="3600" w:hanging="360"/>
      </w:pPr>
    </w:lvl>
    <w:lvl w:ilvl="5" w:tplc="D128668E" w:tentative="1">
      <w:start w:val="1"/>
      <w:numFmt w:val="lowerRoman"/>
      <w:lvlText w:val="%6."/>
      <w:lvlJc w:val="right"/>
      <w:pPr>
        <w:tabs>
          <w:tab w:val="num" w:pos="4320"/>
        </w:tabs>
        <w:ind w:left="4320" w:hanging="180"/>
      </w:pPr>
    </w:lvl>
    <w:lvl w:ilvl="6" w:tplc="E4D2CF42" w:tentative="1">
      <w:start w:val="1"/>
      <w:numFmt w:val="decimal"/>
      <w:lvlText w:val="%7."/>
      <w:lvlJc w:val="left"/>
      <w:pPr>
        <w:tabs>
          <w:tab w:val="num" w:pos="5040"/>
        </w:tabs>
        <w:ind w:left="5040" w:hanging="360"/>
      </w:pPr>
    </w:lvl>
    <w:lvl w:ilvl="7" w:tplc="AD343A76" w:tentative="1">
      <w:start w:val="1"/>
      <w:numFmt w:val="lowerLetter"/>
      <w:lvlText w:val="%8."/>
      <w:lvlJc w:val="left"/>
      <w:pPr>
        <w:tabs>
          <w:tab w:val="num" w:pos="5760"/>
        </w:tabs>
        <w:ind w:left="5760" w:hanging="360"/>
      </w:pPr>
    </w:lvl>
    <w:lvl w:ilvl="8" w:tplc="341094E2" w:tentative="1">
      <w:start w:val="1"/>
      <w:numFmt w:val="lowerRoman"/>
      <w:lvlText w:val="%9."/>
      <w:lvlJc w:val="right"/>
      <w:pPr>
        <w:tabs>
          <w:tab w:val="num" w:pos="6480"/>
        </w:tabs>
        <w:ind w:left="6480" w:hanging="180"/>
      </w:pPr>
    </w:lvl>
  </w:abstractNum>
  <w:abstractNum w:abstractNumId="49" w15:restartNumberingAfterBreak="0">
    <w:nsid w:val="27983467"/>
    <w:multiLevelType w:val="hybridMultilevel"/>
    <w:tmpl w:val="35FC5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7DB47A5"/>
    <w:multiLevelType w:val="hybridMultilevel"/>
    <w:tmpl w:val="A02AE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8B15125"/>
    <w:multiLevelType w:val="hybridMultilevel"/>
    <w:tmpl w:val="69A0B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8EE5A2F"/>
    <w:multiLevelType w:val="hybridMultilevel"/>
    <w:tmpl w:val="47A4E144"/>
    <w:lvl w:ilvl="0" w:tplc="04090001">
      <w:start w:val="1"/>
      <w:numFmt w:val="bullet"/>
      <w:lvlText w:val=""/>
      <w:lvlJc w:val="left"/>
      <w:pPr>
        <w:ind w:left="720" w:hanging="360"/>
      </w:pPr>
      <w:rPr>
        <w:rFonts w:ascii="Symbol" w:hAnsi="Symbol" w:hint="default"/>
      </w:rPr>
    </w:lvl>
    <w:lvl w:ilvl="1" w:tplc="729669E0">
      <w:numFmt w:val="bullet"/>
      <w:lvlText w:val="•"/>
      <w:lvlJc w:val="left"/>
      <w:pPr>
        <w:ind w:left="1635" w:hanging="555"/>
      </w:pPr>
      <w:rPr>
        <w:rFonts w:ascii="Arial" w:eastAsia="Times New Roman"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9950537"/>
    <w:multiLevelType w:val="hybridMultilevel"/>
    <w:tmpl w:val="939EAB7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29DD3C59"/>
    <w:multiLevelType w:val="hybridMultilevel"/>
    <w:tmpl w:val="983A5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A8D0DC0"/>
    <w:multiLevelType w:val="hybridMultilevel"/>
    <w:tmpl w:val="74848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B341217"/>
    <w:multiLevelType w:val="hybridMultilevel"/>
    <w:tmpl w:val="72161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C200E9A"/>
    <w:multiLevelType w:val="multilevel"/>
    <w:tmpl w:val="80D4AAB2"/>
    <w:styleLink w:val="ImportantList"/>
    <w:lvl w:ilvl="0">
      <w:start w:val="1"/>
      <w:numFmt w:val="none"/>
      <w:lvlText w:val="Important:"/>
      <w:lvlJc w:val="left"/>
      <w:pPr>
        <w:tabs>
          <w:tab w:val="num" w:pos="-31680"/>
        </w:tabs>
        <w:ind w:left="360" w:hanging="360"/>
      </w:pPr>
      <w:rPr>
        <w:rFonts w:ascii="Arial" w:hAnsi="Arial" w:hint="default"/>
        <w:b/>
        <w:i w:val="0"/>
        <w:sz w:val="18"/>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58" w15:restartNumberingAfterBreak="0">
    <w:nsid w:val="2C7A7EAC"/>
    <w:multiLevelType w:val="hybridMultilevel"/>
    <w:tmpl w:val="31DC4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2D607F78"/>
    <w:multiLevelType w:val="hybridMultilevel"/>
    <w:tmpl w:val="D87CA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2F4D6AEF"/>
    <w:multiLevelType w:val="hybridMultilevel"/>
    <w:tmpl w:val="26DEA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2FFA4BB7"/>
    <w:multiLevelType w:val="hybridMultilevel"/>
    <w:tmpl w:val="3DF09016"/>
    <w:lvl w:ilvl="0" w:tplc="163A3518">
      <w:start w:val="1"/>
      <w:numFmt w:val="none"/>
      <w:pStyle w:val="Note"/>
      <w:lvlText w:val="Note: "/>
      <w:lvlJc w:val="left"/>
      <w:pPr>
        <w:tabs>
          <w:tab w:val="num" w:pos="-31680"/>
        </w:tabs>
        <w:ind w:left="360" w:hanging="360"/>
      </w:pPr>
      <w:rPr>
        <w:rFonts w:ascii="Arial" w:hAnsi="Arial" w:hint="default"/>
        <w:b w:val="0"/>
        <w:i/>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2" w15:restartNumberingAfterBreak="0">
    <w:nsid w:val="326D4658"/>
    <w:multiLevelType w:val="hybridMultilevel"/>
    <w:tmpl w:val="E5AA4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30A4223"/>
    <w:multiLevelType w:val="hybridMultilevel"/>
    <w:tmpl w:val="D2C68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38076D2"/>
    <w:multiLevelType w:val="hybridMultilevel"/>
    <w:tmpl w:val="65C226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4393925"/>
    <w:multiLevelType w:val="hybridMultilevel"/>
    <w:tmpl w:val="E8A6A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5CA5554"/>
    <w:multiLevelType w:val="hybridMultilevel"/>
    <w:tmpl w:val="8F64854C"/>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36BE44D4"/>
    <w:multiLevelType w:val="hybridMultilevel"/>
    <w:tmpl w:val="9920E2CA"/>
    <w:lvl w:ilvl="0" w:tplc="042A1878">
      <w:start w:val="1"/>
      <w:numFmt w:val="none"/>
      <w:pStyle w:val="Tip"/>
      <w:lvlText w:val="Tip: "/>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8" w15:restartNumberingAfterBreak="0">
    <w:nsid w:val="36FC2446"/>
    <w:multiLevelType w:val="hybridMultilevel"/>
    <w:tmpl w:val="8A72C8D2"/>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8A71EE6"/>
    <w:multiLevelType w:val="hybridMultilevel"/>
    <w:tmpl w:val="2912F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39995EA5"/>
    <w:multiLevelType w:val="hybridMultilevel"/>
    <w:tmpl w:val="5224C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A82559B"/>
    <w:multiLevelType w:val="hybridMultilevel"/>
    <w:tmpl w:val="AFD07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3AF0532A"/>
    <w:multiLevelType w:val="hybridMultilevel"/>
    <w:tmpl w:val="24427C18"/>
    <w:lvl w:ilvl="0" w:tplc="50C0297A">
      <w:start w:val="1"/>
      <w:numFmt w:val="bullet"/>
      <w:pStyle w:val="Bulleted2"/>
      <w:lvlText w:val=""/>
      <w:lvlJc w:val="left"/>
      <w:pPr>
        <w:ind w:left="1080" w:hanging="360"/>
      </w:pPr>
      <w:rPr>
        <w:rFonts w:ascii="Wingdings" w:hAnsi="Wingdings" w:hint="default"/>
        <w:color w:val="3D3E40"/>
      </w:rPr>
    </w:lvl>
    <w:lvl w:ilvl="1" w:tplc="1A964758">
      <w:start w:val="1"/>
      <w:numFmt w:val="bullet"/>
      <w:pStyle w:val="Bulleted3"/>
      <w:lvlText w:val=""/>
      <w:lvlJc w:val="left"/>
      <w:pPr>
        <w:tabs>
          <w:tab w:val="num" w:pos="1420"/>
        </w:tabs>
        <w:ind w:left="1420" w:hanging="360"/>
      </w:pPr>
      <w:rPr>
        <w:rFonts w:ascii="Wingdings" w:hAnsi="Wingdings" w:cs="Times New Roman" w:hint="default"/>
        <w:b w:val="0"/>
        <w:bCs w:val="0"/>
        <w:i w:val="0"/>
        <w:iCs w:val="0"/>
        <w:caps w:val="0"/>
        <w:strike w:val="0"/>
        <w:dstrike w:val="0"/>
        <w:vanish w:val="0"/>
        <w:color w:val="3D3E40"/>
        <w:spacing w:val="0"/>
        <w:kern w:val="0"/>
        <w:position w:val="0"/>
        <w:u w:val="none"/>
        <w:vertAlign w:val="baseline"/>
        <w:em w:val="none"/>
      </w:rPr>
    </w:lvl>
    <w:lvl w:ilvl="2" w:tplc="03702892">
      <w:start w:val="1"/>
      <w:numFmt w:val="bullet"/>
      <w:pStyle w:val="Bulleted4"/>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73" w15:restartNumberingAfterBreak="0">
    <w:nsid w:val="3C2F1D1E"/>
    <w:multiLevelType w:val="hybridMultilevel"/>
    <w:tmpl w:val="43326990"/>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3C816BD7"/>
    <w:multiLevelType w:val="hybridMultilevel"/>
    <w:tmpl w:val="AAD89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CC338EC"/>
    <w:multiLevelType w:val="hybridMultilevel"/>
    <w:tmpl w:val="F8487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3D814558"/>
    <w:multiLevelType w:val="hybridMultilevel"/>
    <w:tmpl w:val="F210F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3DD84641"/>
    <w:multiLevelType w:val="hybridMultilevel"/>
    <w:tmpl w:val="EBCA3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3EA86E84"/>
    <w:multiLevelType w:val="hybridMultilevel"/>
    <w:tmpl w:val="FC2CC3FA"/>
    <w:lvl w:ilvl="0" w:tplc="7C2C434A">
      <w:start w:val="1"/>
      <w:numFmt w:val="bullet"/>
      <w:lvlText w:val=""/>
      <w:lvlJc w:val="left"/>
      <w:pPr>
        <w:ind w:left="720" w:hanging="360"/>
      </w:pPr>
      <w:rPr>
        <w:rFonts w:ascii="Symbol" w:hAnsi="Symbol" w:hint="default"/>
        <w:sz w:val="18"/>
        <w:szCs w:val="18"/>
      </w:rPr>
    </w:lvl>
    <w:lvl w:ilvl="1" w:tplc="040C0019" w:tentative="1">
      <w:start w:val="1"/>
      <w:numFmt w:val="bullet"/>
      <w:lvlText w:val="o"/>
      <w:lvlJc w:val="left"/>
      <w:pPr>
        <w:ind w:left="1440" w:hanging="360"/>
      </w:pPr>
      <w:rPr>
        <w:rFonts w:ascii="Courier New" w:hAnsi="Courier New" w:cs="Courier New" w:hint="default"/>
      </w:rPr>
    </w:lvl>
    <w:lvl w:ilvl="2" w:tplc="040C001B" w:tentative="1">
      <w:start w:val="1"/>
      <w:numFmt w:val="bullet"/>
      <w:lvlText w:val=""/>
      <w:lvlJc w:val="left"/>
      <w:pPr>
        <w:ind w:left="2160" w:hanging="360"/>
      </w:pPr>
      <w:rPr>
        <w:rFonts w:ascii="Wingdings" w:hAnsi="Wingdings" w:hint="default"/>
      </w:rPr>
    </w:lvl>
    <w:lvl w:ilvl="3" w:tplc="040C000F" w:tentative="1">
      <w:start w:val="1"/>
      <w:numFmt w:val="bullet"/>
      <w:lvlText w:val=""/>
      <w:lvlJc w:val="left"/>
      <w:pPr>
        <w:ind w:left="2880" w:hanging="360"/>
      </w:pPr>
      <w:rPr>
        <w:rFonts w:ascii="Symbol" w:hAnsi="Symbol" w:hint="default"/>
      </w:rPr>
    </w:lvl>
    <w:lvl w:ilvl="4" w:tplc="040C0019" w:tentative="1">
      <w:start w:val="1"/>
      <w:numFmt w:val="bullet"/>
      <w:lvlText w:val="o"/>
      <w:lvlJc w:val="left"/>
      <w:pPr>
        <w:ind w:left="3600" w:hanging="360"/>
      </w:pPr>
      <w:rPr>
        <w:rFonts w:ascii="Courier New" w:hAnsi="Courier New" w:cs="Courier New" w:hint="default"/>
      </w:rPr>
    </w:lvl>
    <w:lvl w:ilvl="5" w:tplc="040C001B" w:tentative="1">
      <w:start w:val="1"/>
      <w:numFmt w:val="bullet"/>
      <w:lvlText w:val=""/>
      <w:lvlJc w:val="left"/>
      <w:pPr>
        <w:ind w:left="4320" w:hanging="360"/>
      </w:pPr>
      <w:rPr>
        <w:rFonts w:ascii="Wingdings" w:hAnsi="Wingdings" w:hint="default"/>
      </w:rPr>
    </w:lvl>
    <w:lvl w:ilvl="6" w:tplc="040C000F" w:tentative="1">
      <w:start w:val="1"/>
      <w:numFmt w:val="bullet"/>
      <w:lvlText w:val=""/>
      <w:lvlJc w:val="left"/>
      <w:pPr>
        <w:ind w:left="5040" w:hanging="360"/>
      </w:pPr>
      <w:rPr>
        <w:rFonts w:ascii="Symbol" w:hAnsi="Symbol" w:hint="default"/>
      </w:rPr>
    </w:lvl>
    <w:lvl w:ilvl="7" w:tplc="040C0019" w:tentative="1">
      <w:start w:val="1"/>
      <w:numFmt w:val="bullet"/>
      <w:lvlText w:val="o"/>
      <w:lvlJc w:val="left"/>
      <w:pPr>
        <w:ind w:left="5760" w:hanging="360"/>
      </w:pPr>
      <w:rPr>
        <w:rFonts w:ascii="Courier New" w:hAnsi="Courier New" w:cs="Courier New" w:hint="default"/>
      </w:rPr>
    </w:lvl>
    <w:lvl w:ilvl="8" w:tplc="040C001B" w:tentative="1">
      <w:start w:val="1"/>
      <w:numFmt w:val="bullet"/>
      <w:lvlText w:val=""/>
      <w:lvlJc w:val="left"/>
      <w:pPr>
        <w:ind w:left="6480" w:hanging="360"/>
      </w:pPr>
      <w:rPr>
        <w:rFonts w:ascii="Wingdings" w:hAnsi="Wingdings" w:hint="default"/>
      </w:rPr>
    </w:lvl>
  </w:abstractNum>
  <w:abstractNum w:abstractNumId="79" w15:restartNumberingAfterBreak="0">
    <w:nsid w:val="3EDE1A30"/>
    <w:multiLevelType w:val="hybridMultilevel"/>
    <w:tmpl w:val="AB22D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3EF73BD8"/>
    <w:multiLevelType w:val="hybridMultilevel"/>
    <w:tmpl w:val="01986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3F722C78"/>
    <w:multiLevelType w:val="hybridMultilevel"/>
    <w:tmpl w:val="56B0F326"/>
    <w:lvl w:ilvl="0" w:tplc="EAC6483A">
      <w:start w:val="1"/>
      <w:numFmt w:val="bullet"/>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82" w15:restartNumberingAfterBreak="0">
    <w:nsid w:val="40194F5A"/>
    <w:multiLevelType w:val="hybridMultilevel"/>
    <w:tmpl w:val="C56A2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40CC1694"/>
    <w:multiLevelType w:val="hybridMultilevel"/>
    <w:tmpl w:val="CEB0B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41E0689D"/>
    <w:multiLevelType w:val="hybridMultilevel"/>
    <w:tmpl w:val="3C60B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42156D0B"/>
    <w:multiLevelType w:val="hybridMultilevel"/>
    <w:tmpl w:val="5B14A5AA"/>
    <w:lvl w:ilvl="0" w:tplc="2A3CA1EC">
      <w:start w:val="1"/>
      <w:numFmt w:val="bullet"/>
      <w:lvlText w:val=""/>
      <w:lvlJc w:val="left"/>
      <w:pPr>
        <w:ind w:left="720" w:hanging="360"/>
      </w:pPr>
      <w:rPr>
        <w:rFonts w:ascii="Symbol" w:hAnsi="Symbol" w:hint="default"/>
      </w:rPr>
    </w:lvl>
    <w:lvl w:ilvl="1" w:tplc="04090005" w:tentative="1">
      <w:start w:val="1"/>
      <w:numFmt w:val="bullet"/>
      <w:lvlText w:val="o"/>
      <w:lvlJc w:val="left"/>
      <w:pPr>
        <w:ind w:left="1440" w:hanging="360"/>
      </w:pPr>
      <w:rPr>
        <w:rFonts w:ascii="Courier New" w:hAnsi="Courier New" w:cs="Courier New" w:hint="default"/>
      </w:rPr>
    </w:lvl>
    <w:lvl w:ilvl="2" w:tplc="4E12765C"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6" w15:restartNumberingAfterBreak="0">
    <w:nsid w:val="424167FF"/>
    <w:multiLevelType w:val="hybridMultilevel"/>
    <w:tmpl w:val="EC145A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424E7C54"/>
    <w:multiLevelType w:val="hybridMultilevel"/>
    <w:tmpl w:val="E31E8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2E35325"/>
    <w:multiLevelType w:val="hybridMultilevel"/>
    <w:tmpl w:val="F2125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430F492F"/>
    <w:multiLevelType w:val="hybridMultilevel"/>
    <w:tmpl w:val="A6F80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433F056A"/>
    <w:multiLevelType w:val="hybridMultilevel"/>
    <w:tmpl w:val="D9843C1C"/>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45CC6F97"/>
    <w:multiLevelType w:val="hybridMultilevel"/>
    <w:tmpl w:val="814A5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46207D73"/>
    <w:multiLevelType w:val="hybridMultilevel"/>
    <w:tmpl w:val="D9646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471D70EF"/>
    <w:multiLevelType w:val="hybridMultilevel"/>
    <w:tmpl w:val="B540D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475E256A"/>
    <w:multiLevelType w:val="hybridMultilevel"/>
    <w:tmpl w:val="F71EF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4794396F"/>
    <w:multiLevelType w:val="hybridMultilevel"/>
    <w:tmpl w:val="17FA3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47BD719A"/>
    <w:multiLevelType w:val="hybridMultilevel"/>
    <w:tmpl w:val="DE3C3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48576ACE"/>
    <w:multiLevelType w:val="hybridMultilevel"/>
    <w:tmpl w:val="7A626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4A974E60"/>
    <w:multiLevelType w:val="hybridMultilevel"/>
    <w:tmpl w:val="6E3C6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4B583D20"/>
    <w:multiLevelType w:val="hybridMultilevel"/>
    <w:tmpl w:val="7FAC4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4BD6196E"/>
    <w:multiLevelType w:val="hybridMultilevel"/>
    <w:tmpl w:val="11B4A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4BE7340E"/>
    <w:multiLevelType w:val="hybridMultilevel"/>
    <w:tmpl w:val="986CF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4F39120D"/>
    <w:multiLevelType w:val="hybridMultilevel"/>
    <w:tmpl w:val="D1A66380"/>
    <w:lvl w:ilvl="0" w:tplc="89F4DE6A">
      <w:start w:val="1"/>
      <w:numFmt w:val="decimal"/>
      <w:pStyle w:val="FigureCaption"/>
      <w:lvlText w:val="Figure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4FE53FCC"/>
    <w:multiLevelType w:val="hybridMultilevel"/>
    <w:tmpl w:val="79DC55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505C1C2C"/>
    <w:multiLevelType w:val="hybridMultilevel"/>
    <w:tmpl w:val="00C6F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513B7B52"/>
    <w:multiLevelType w:val="hybridMultilevel"/>
    <w:tmpl w:val="7FF0B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517A6EE9"/>
    <w:multiLevelType w:val="hybridMultilevel"/>
    <w:tmpl w:val="71C27E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521D66D4"/>
    <w:multiLevelType w:val="hybridMultilevel"/>
    <w:tmpl w:val="5914E9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527E61A3"/>
    <w:multiLevelType w:val="hybridMultilevel"/>
    <w:tmpl w:val="FF68D880"/>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9" w15:restartNumberingAfterBreak="0">
    <w:nsid w:val="52B8227B"/>
    <w:multiLevelType w:val="hybridMultilevel"/>
    <w:tmpl w:val="DC789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531C1DC5"/>
    <w:multiLevelType w:val="hybridMultilevel"/>
    <w:tmpl w:val="925C69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1" w15:restartNumberingAfterBreak="0">
    <w:nsid w:val="533D0239"/>
    <w:multiLevelType w:val="hybridMultilevel"/>
    <w:tmpl w:val="E8F460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2" w15:restartNumberingAfterBreak="0">
    <w:nsid w:val="5541762E"/>
    <w:multiLevelType w:val="hybridMultilevel"/>
    <w:tmpl w:val="4522B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55E32061"/>
    <w:multiLevelType w:val="hybridMultilevel"/>
    <w:tmpl w:val="572CB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568A302E"/>
    <w:multiLevelType w:val="hybridMultilevel"/>
    <w:tmpl w:val="6AA008EC"/>
    <w:lvl w:ilvl="0" w:tplc="B568FD70">
      <w:numFmt w:val="bullet"/>
      <w:lvlText w:val="-"/>
      <w:lvlJc w:val="left"/>
      <w:pPr>
        <w:ind w:left="727" w:hanging="360"/>
      </w:pPr>
      <w:rPr>
        <w:rFonts w:ascii="Arial" w:eastAsia="SimSun" w:hAnsi="Arial" w:cs="Arial" w:hint="default"/>
      </w:rPr>
    </w:lvl>
    <w:lvl w:ilvl="1" w:tplc="04090003" w:tentative="1">
      <w:start w:val="1"/>
      <w:numFmt w:val="bullet"/>
      <w:lvlText w:val="o"/>
      <w:lvlJc w:val="left"/>
      <w:pPr>
        <w:ind w:left="1447" w:hanging="360"/>
      </w:pPr>
      <w:rPr>
        <w:rFonts w:ascii="Courier New" w:hAnsi="Courier New" w:cs="Courier New" w:hint="default"/>
      </w:rPr>
    </w:lvl>
    <w:lvl w:ilvl="2" w:tplc="04090005" w:tentative="1">
      <w:start w:val="1"/>
      <w:numFmt w:val="bullet"/>
      <w:lvlText w:val=""/>
      <w:lvlJc w:val="left"/>
      <w:pPr>
        <w:ind w:left="2167" w:hanging="360"/>
      </w:pPr>
      <w:rPr>
        <w:rFonts w:ascii="Wingdings" w:hAnsi="Wingdings" w:hint="default"/>
      </w:rPr>
    </w:lvl>
    <w:lvl w:ilvl="3" w:tplc="04090001" w:tentative="1">
      <w:start w:val="1"/>
      <w:numFmt w:val="bullet"/>
      <w:lvlText w:val=""/>
      <w:lvlJc w:val="left"/>
      <w:pPr>
        <w:ind w:left="2887" w:hanging="360"/>
      </w:pPr>
      <w:rPr>
        <w:rFonts w:ascii="Symbol" w:hAnsi="Symbol" w:hint="default"/>
      </w:rPr>
    </w:lvl>
    <w:lvl w:ilvl="4" w:tplc="04090003" w:tentative="1">
      <w:start w:val="1"/>
      <w:numFmt w:val="bullet"/>
      <w:lvlText w:val="o"/>
      <w:lvlJc w:val="left"/>
      <w:pPr>
        <w:ind w:left="3607" w:hanging="360"/>
      </w:pPr>
      <w:rPr>
        <w:rFonts w:ascii="Courier New" w:hAnsi="Courier New" w:cs="Courier New" w:hint="default"/>
      </w:rPr>
    </w:lvl>
    <w:lvl w:ilvl="5" w:tplc="04090005" w:tentative="1">
      <w:start w:val="1"/>
      <w:numFmt w:val="bullet"/>
      <w:lvlText w:val=""/>
      <w:lvlJc w:val="left"/>
      <w:pPr>
        <w:ind w:left="4327" w:hanging="360"/>
      </w:pPr>
      <w:rPr>
        <w:rFonts w:ascii="Wingdings" w:hAnsi="Wingdings" w:hint="default"/>
      </w:rPr>
    </w:lvl>
    <w:lvl w:ilvl="6" w:tplc="04090001" w:tentative="1">
      <w:start w:val="1"/>
      <w:numFmt w:val="bullet"/>
      <w:lvlText w:val=""/>
      <w:lvlJc w:val="left"/>
      <w:pPr>
        <w:ind w:left="5047" w:hanging="360"/>
      </w:pPr>
      <w:rPr>
        <w:rFonts w:ascii="Symbol" w:hAnsi="Symbol" w:hint="default"/>
      </w:rPr>
    </w:lvl>
    <w:lvl w:ilvl="7" w:tplc="04090003" w:tentative="1">
      <w:start w:val="1"/>
      <w:numFmt w:val="bullet"/>
      <w:lvlText w:val="o"/>
      <w:lvlJc w:val="left"/>
      <w:pPr>
        <w:ind w:left="5767" w:hanging="360"/>
      </w:pPr>
      <w:rPr>
        <w:rFonts w:ascii="Courier New" w:hAnsi="Courier New" w:cs="Courier New" w:hint="default"/>
      </w:rPr>
    </w:lvl>
    <w:lvl w:ilvl="8" w:tplc="04090005" w:tentative="1">
      <w:start w:val="1"/>
      <w:numFmt w:val="bullet"/>
      <w:lvlText w:val=""/>
      <w:lvlJc w:val="left"/>
      <w:pPr>
        <w:ind w:left="6487" w:hanging="360"/>
      </w:pPr>
      <w:rPr>
        <w:rFonts w:ascii="Wingdings" w:hAnsi="Wingdings" w:hint="default"/>
      </w:rPr>
    </w:lvl>
  </w:abstractNum>
  <w:abstractNum w:abstractNumId="115" w15:restartNumberingAfterBreak="0">
    <w:nsid w:val="56B9304B"/>
    <w:multiLevelType w:val="hybridMultilevel"/>
    <w:tmpl w:val="D52EE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56F410B8"/>
    <w:multiLevelType w:val="hybridMultilevel"/>
    <w:tmpl w:val="983E1E3C"/>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57540998"/>
    <w:multiLevelType w:val="hybridMultilevel"/>
    <w:tmpl w:val="5C326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580A4374"/>
    <w:multiLevelType w:val="hybridMultilevel"/>
    <w:tmpl w:val="EB526966"/>
    <w:lvl w:ilvl="0" w:tplc="7A92CB44">
      <w:start w:val="1"/>
      <w:numFmt w:val="bullet"/>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119" w15:restartNumberingAfterBreak="0">
    <w:nsid w:val="58C137CB"/>
    <w:multiLevelType w:val="hybridMultilevel"/>
    <w:tmpl w:val="6CDA6950"/>
    <w:lvl w:ilvl="0" w:tplc="E33AE960">
      <w:start w:val="1"/>
      <w:numFmt w:val="bullet"/>
      <w:lvlText w:val=""/>
      <w:lvlJc w:val="left"/>
      <w:pPr>
        <w:ind w:left="720" w:hanging="360"/>
      </w:pPr>
      <w:rPr>
        <w:rFonts w:ascii="Symbol" w:hAnsi="Symbol" w:hint="default"/>
      </w:rPr>
    </w:lvl>
    <w:lvl w:ilvl="1" w:tplc="040C0019" w:tentative="1">
      <w:start w:val="1"/>
      <w:numFmt w:val="bullet"/>
      <w:lvlText w:val="o"/>
      <w:lvlJc w:val="left"/>
      <w:pPr>
        <w:ind w:left="1440" w:hanging="360"/>
      </w:pPr>
      <w:rPr>
        <w:rFonts w:ascii="Courier New" w:hAnsi="Courier New" w:cs="Courier New" w:hint="default"/>
      </w:rPr>
    </w:lvl>
    <w:lvl w:ilvl="2" w:tplc="040C001B" w:tentative="1">
      <w:start w:val="1"/>
      <w:numFmt w:val="bullet"/>
      <w:lvlText w:val=""/>
      <w:lvlJc w:val="left"/>
      <w:pPr>
        <w:ind w:left="2160" w:hanging="360"/>
      </w:pPr>
      <w:rPr>
        <w:rFonts w:ascii="Wingdings" w:hAnsi="Wingdings" w:hint="default"/>
      </w:rPr>
    </w:lvl>
    <w:lvl w:ilvl="3" w:tplc="040C000F" w:tentative="1">
      <w:start w:val="1"/>
      <w:numFmt w:val="bullet"/>
      <w:lvlText w:val=""/>
      <w:lvlJc w:val="left"/>
      <w:pPr>
        <w:ind w:left="2880" w:hanging="360"/>
      </w:pPr>
      <w:rPr>
        <w:rFonts w:ascii="Symbol" w:hAnsi="Symbol" w:hint="default"/>
      </w:rPr>
    </w:lvl>
    <w:lvl w:ilvl="4" w:tplc="040C0019" w:tentative="1">
      <w:start w:val="1"/>
      <w:numFmt w:val="bullet"/>
      <w:lvlText w:val="o"/>
      <w:lvlJc w:val="left"/>
      <w:pPr>
        <w:ind w:left="3600" w:hanging="360"/>
      </w:pPr>
      <w:rPr>
        <w:rFonts w:ascii="Courier New" w:hAnsi="Courier New" w:cs="Courier New" w:hint="default"/>
      </w:rPr>
    </w:lvl>
    <w:lvl w:ilvl="5" w:tplc="040C001B" w:tentative="1">
      <w:start w:val="1"/>
      <w:numFmt w:val="bullet"/>
      <w:lvlText w:val=""/>
      <w:lvlJc w:val="left"/>
      <w:pPr>
        <w:ind w:left="4320" w:hanging="360"/>
      </w:pPr>
      <w:rPr>
        <w:rFonts w:ascii="Wingdings" w:hAnsi="Wingdings" w:hint="default"/>
      </w:rPr>
    </w:lvl>
    <w:lvl w:ilvl="6" w:tplc="040C000F" w:tentative="1">
      <w:start w:val="1"/>
      <w:numFmt w:val="bullet"/>
      <w:lvlText w:val=""/>
      <w:lvlJc w:val="left"/>
      <w:pPr>
        <w:ind w:left="5040" w:hanging="360"/>
      </w:pPr>
      <w:rPr>
        <w:rFonts w:ascii="Symbol" w:hAnsi="Symbol" w:hint="default"/>
      </w:rPr>
    </w:lvl>
    <w:lvl w:ilvl="7" w:tplc="040C0019" w:tentative="1">
      <w:start w:val="1"/>
      <w:numFmt w:val="bullet"/>
      <w:lvlText w:val="o"/>
      <w:lvlJc w:val="left"/>
      <w:pPr>
        <w:ind w:left="5760" w:hanging="360"/>
      </w:pPr>
      <w:rPr>
        <w:rFonts w:ascii="Courier New" w:hAnsi="Courier New" w:cs="Courier New" w:hint="default"/>
      </w:rPr>
    </w:lvl>
    <w:lvl w:ilvl="8" w:tplc="040C001B" w:tentative="1">
      <w:start w:val="1"/>
      <w:numFmt w:val="bullet"/>
      <w:lvlText w:val=""/>
      <w:lvlJc w:val="left"/>
      <w:pPr>
        <w:ind w:left="6480" w:hanging="360"/>
      </w:pPr>
      <w:rPr>
        <w:rFonts w:ascii="Wingdings" w:hAnsi="Wingdings" w:hint="default"/>
      </w:rPr>
    </w:lvl>
  </w:abstractNum>
  <w:abstractNum w:abstractNumId="120" w15:restartNumberingAfterBreak="0">
    <w:nsid w:val="59654BFA"/>
    <w:multiLevelType w:val="hybridMultilevel"/>
    <w:tmpl w:val="D03AD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59C3658D"/>
    <w:multiLevelType w:val="hybridMultilevel"/>
    <w:tmpl w:val="625CC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5A7A30C3"/>
    <w:multiLevelType w:val="hybridMultilevel"/>
    <w:tmpl w:val="E018A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5B2E41F0"/>
    <w:multiLevelType w:val="hybridMultilevel"/>
    <w:tmpl w:val="26108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5BD66B75"/>
    <w:multiLevelType w:val="hybridMultilevel"/>
    <w:tmpl w:val="1D2EF07E"/>
    <w:lvl w:ilvl="0" w:tplc="04090001">
      <w:start w:val="1"/>
      <w:numFmt w:val="bullet"/>
      <w:lvlText w:val=""/>
      <w:lvlJc w:val="left"/>
      <w:pPr>
        <w:ind w:left="720" w:hanging="360"/>
      </w:pPr>
      <w:rPr>
        <w:rFonts w:ascii="Symbol" w:hAnsi="Symbol" w:hint="default"/>
      </w:rPr>
    </w:lvl>
    <w:lvl w:ilvl="1" w:tplc="04090003">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5CC96047"/>
    <w:multiLevelType w:val="hybridMultilevel"/>
    <w:tmpl w:val="CDCC9322"/>
    <w:lvl w:ilvl="0" w:tplc="2A3CA1EC">
      <w:start w:val="1"/>
      <w:numFmt w:val="bullet"/>
      <w:pStyle w:val="Bulleted"/>
      <w:lvlText w:val=""/>
      <w:lvlJc w:val="left"/>
      <w:pPr>
        <w:ind w:left="720" w:hanging="360"/>
      </w:pPr>
      <w:rPr>
        <w:rFonts w:ascii="Symbol" w:hAnsi="Symbol" w:hint="default"/>
        <w:color w:val="3D3E40"/>
      </w:rPr>
    </w:lvl>
    <w:lvl w:ilvl="1" w:tplc="51C8D294">
      <w:start w:val="1"/>
      <w:numFmt w:val="bullet"/>
      <w:lvlText w:val="o"/>
      <w:lvlJc w:val="left"/>
      <w:pPr>
        <w:tabs>
          <w:tab w:val="num" w:pos="1420"/>
        </w:tabs>
        <w:ind w:left="1420" w:hanging="360"/>
      </w:pPr>
      <w:rPr>
        <w:rFonts w:ascii="Courier New" w:hAnsi="Courier New" w:cs="Courier New" w:hint="default"/>
      </w:rPr>
    </w:lvl>
    <w:lvl w:ilvl="2" w:tplc="08090005" w:tentative="1">
      <w:start w:val="1"/>
      <w:numFmt w:val="bullet"/>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126" w15:restartNumberingAfterBreak="0">
    <w:nsid w:val="5DC34CC0"/>
    <w:multiLevelType w:val="hybridMultilevel"/>
    <w:tmpl w:val="3C422174"/>
    <w:lvl w:ilvl="0" w:tplc="E994878A">
      <w:start w:val="1"/>
      <w:numFmt w:val="none"/>
      <w:pStyle w:val="Warning"/>
      <w:lvlText w:val="Warning: "/>
      <w:lvlJc w:val="left"/>
      <w:pPr>
        <w:tabs>
          <w:tab w:val="num" w:pos="360"/>
        </w:tabs>
        <w:ind w:left="360" w:hanging="360"/>
      </w:pPr>
      <w:rPr>
        <w:rFonts w:ascii="Arial" w:hAnsi="Arial" w:hint="default"/>
        <w:b/>
        <w:i w:val="0"/>
        <w:color w:val="FF1900"/>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7" w15:restartNumberingAfterBreak="0">
    <w:nsid w:val="5DCB6EEF"/>
    <w:multiLevelType w:val="hybridMultilevel"/>
    <w:tmpl w:val="28EC3CB0"/>
    <w:lvl w:ilvl="0" w:tplc="E994878A">
      <w:start w:val="1"/>
      <w:numFmt w:val="bullet"/>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128" w15:restartNumberingAfterBreak="0">
    <w:nsid w:val="5E1E66DF"/>
    <w:multiLevelType w:val="hybridMultilevel"/>
    <w:tmpl w:val="8D488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5E535769"/>
    <w:multiLevelType w:val="hybridMultilevel"/>
    <w:tmpl w:val="2F46E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5FCB2BF7"/>
    <w:multiLevelType w:val="hybridMultilevel"/>
    <w:tmpl w:val="B4665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606F48BD"/>
    <w:multiLevelType w:val="hybridMultilevel"/>
    <w:tmpl w:val="803E2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60E5054D"/>
    <w:multiLevelType w:val="hybridMultilevel"/>
    <w:tmpl w:val="0AEEA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6113627C"/>
    <w:multiLevelType w:val="hybridMultilevel"/>
    <w:tmpl w:val="D4320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615077F7"/>
    <w:multiLevelType w:val="hybridMultilevel"/>
    <w:tmpl w:val="18888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61554B5E"/>
    <w:multiLevelType w:val="hybridMultilevel"/>
    <w:tmpl w:val="165C4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61D27567"/>
    <w:multiLevelType w:val="hybridMultilevel"/>
    <w:tmpl w:val="9E00D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61EE3729"/>
    <w:multiLevelType w:val="hybridMultilevel"/>
    <w:tmpl w:val="9D4C0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62923A20"/>
    <w:multiLevelType w:val="hybridMultilevel"/>
    <w:tmpl w:val="4DDC4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63AE46A5"/>
    <w:multiLevelType w:val="hybridMultilevel"/>
    <w:tmpl w:val="CD361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6445713B"/>
    <w:multiLevelType w:val="hybridMultilevel"/>
    <w:tmpl w:val="6C405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65803492"/>
    <w:multiLevelType w:val="hybridMultilevel"/>
    <w:tmpl w:val="FAE27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66DB38F6"/>
    <w:multiLevelType w:val="hybridMultilevel"/>
    <w:tmpl w:val="C4FC8FB2"/>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6710289A"/>
    <w:multiLevelType w:val="hybridMultilevel"/>
    <w:tmpl w:val="74B4B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672F54B2"/>
    <w:multiLevelType w:val="hybridMultilevel"/>
    <w:tmpl w:val="16482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67493774"/>
    <w:multiLevelType w:val="hybridMultilevel"/>
    <w:tmpl w:val="54C8D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67AF7238"/>
    <w:multiLevelType w:val="hybridMultilevel"/>
    <w:tmpl w:val="257202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67BF66EF"/>
    <w:multiLevelType w:val="hybridMultilevel"/>
    <w:tmpl w:val="350A4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68DD3477"/>
    <w:multiLevelType w:val="hybridMultilevel"/>
    <w:tmpl w:val="D1040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69B64026"/>
    <w:multiLevelType w:val="hybridMultilevel"/>
    <w:tmpl w:val="82AA1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69B876AA"/>
    <w:multiLevelType w:val="hybridMultilevel"/>
    <w:tmpl w:val="54F0E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6AE650CC"/>
    <w:multiLevelType w:val="hybridMultilevel"/>
    <w:tmpl w:val="14901F04"/>
    <w:lvl w:ilvl="0" w:tplc="3B883C48">
      <w:start w:val="1"/>
      <w:numFmt w:val="none"/>
      <w:pStyle w:val="Caution"/>
      <w:lvlText w:val="Caution:"/>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2" w15:restartNumberingAfterBreak="0">
    <w:nsid w:val="6B834ED6"/>
    <w:multiLevelType w:val="hybridMultilevel"/>
    <w:tmpl w:val="6B40108E"/>
    <w:lvl w:ilvl="0" w:tplc="BD46D7E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6D9779C5"/>
    <w:multiLevelType w:val="hybridMultilevel"/>
    <w:tmpl w:val="A0C05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71594482"/>
    <w:multiLevelType w:val="hybridMultilevel"/>
    <w:tmpl w:val="F2FA2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73060AC5"/>
    <w:multiLevelType w:val="hybridMultilevel"/>
    <w:tmpl w:val="B10CA786"/>
    <w:lvl w:ilvl="0" w:tplc="51C8D2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73D6249A"/>
    <w:multiLevelType w:val="hybridMultilevel"/>
    <w:tmpl w:val="A93A9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743853C8"/>
    <w:multiLevelType w:val="hybridMultilevel"/>
    <w:tmpl w:val="B6BCE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75E92F8E"/>
    <w:multiLevelType w:val="hybridMultilevel"/>
    <w:tmpl w:val="2CAAD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75F80827"/>
    <w:multiLevelType w:val="hybridMultilevel"/>
    <w:tmpl w:val="E3BEA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76654159"/>
    <w:multiLevelType w:val="hybridMultilevel"/>
    <w:tmpl w:val="7AF8F268"/>
    <w:lvl w:ilvl="0" w:tplc="9BF6D3EE">
      <w:start w:val="1"/>
      <w:numFmt w:val="bullet"/>
      <w:lvlText w:val=""/>
      <w:lvlJc w:val="left"/>
      <w:pPr>
        <w:ind w:left="720" w:hanging="360"/>
      </w:pPr>
      <w:rPr>
        <w:rFonts w:ascii="Symbol" w:hAnsi="Symbol" w:hint="default"/>
      </w:rPr>
    </w:lvl>
    <w:lvl w:ilvl="1" w:tplc="040C0019" w:tentative="1">
      <w:start w:val="1"/>
      <w:numFmt w:val="bullet"/>
      <w:lvlText w:val="o"/>
      <w:lvlJc w:val="left"/>
      <w:pPr>
        <w:ind w:left="1440" w:hanging="360"/>
      </w:pPr>
      <w:rPr>
        <w:rFonts w:ascii="Courier New" w:hAnsi="Courier New" w:cs="Courier New" w:hint="default"/>
      </w:rPr>
    </w:lvl>
    <w:lvl w:ilvl="2" w:tplc="040C001B" w:tentative="1">
      <w:start w:val="1"/>
      <w:numFmt w:val="bullet"/>
      <w:lvlText w:val=""/>
      <w:lvlJc w:val="left"/>
      <w:pPr>
        <w:ind w:left="2160" w:hanging="360"/>
      </w:pPr>
      <w:rPr>
        <w:rFonts w:ascii="Wingdings" w:hAnsi="Wingdings" w:hint="default"/>
      </w:rPr>
    </w:lvl>
    <w:lvl w:ilvl="3" w:tplc="040C000F" w:tentative="1">
      <w:start w:val="1"/>
      <w:numFmt w:val="bullet"/>
      <w:lvlText w:val=""/>
      <w:lvlJc w:val="left"/>
      <w:pPr>
        <w:ind w:left="2880" w:hanging="360"/>
      </w:pPr>
      <w:rPr>
        <w:rFonts w:ascii="Symbol" w:hAnsi="Symbol" w:hint="default"/>
      </w:rPr>
    </w:lvl>
    <w:lvl w:ilvl="4" w:tplc="040C0019" w:tentative="1">
      <w:start w:val="1"/>
      <w:numFmt w:val="bullet"/>
      <w:lvlText w:val="o"/>
      <w:lvlJc w:val="left"/>
      <w:pPr>
        <w:ind w:left="3600" w:hanging="360"/>
      </w:pPr>
      <w:rPr>
        <w:rFonts w:ascii="Courier New" w:hAnsi="Courier New" w:cs="Courier New" w:hint="default"/>
      </w:rPr>
    </w:lvl>
    <w:lvl w:ilvl="5" w:tplc="040C001B" w:tentative="1">
      <w:start w:val="1"/>
      <w:numFmt w:val="bullet"/>
      <w:lvlText w:val=""/>
      <w:lvlJc w:val="left"/>
      <w:pPr>
        <w:ind w:left="4320" w:hanging="360"/>
      </w:pPr>
      <w:rPr>
        <w:rFonts w:ascii="Wingdings" w:hAnsi="Wingdings" w:hint="default"/>
      </w:rPr>
    </w:lvl>
    <w:lvl w:ilvl="6" w:tplc="040C000F" w:tentative="1">
      <w:start w:val="1"/>
      <w:numFmt w:val="bullet"/>
      <w:lvlText w:val=""/>
      <w:lvlJc w:val="left"/>
      <w:pPr>
        <w:ind w:left="5040" w:hanging="360"/>
      </w:pPr>
      <w:rPr>
        <w:rFonts w:ascii="Symbol" w:hAnsi="Symbol" w:hint="default"/>
      </w:rPr>
    </w:lvl>
    <w:lvl w:ilvl="7" w:tplc="040C0019" w:tentative="1">
      <w:start w:val="1"/>
      <w:numFmt w:val="bullet"/>
      <w:lvlText w:val="o"/>
      <w:lvlJc w:val="left"/>
      <w:pPr>
        <w:ind w:left="5760" w:hanging="360"/>
      </w:pPr>
      <w:rPr>
        <w:rFonts w:ascii="Courier New" w:hAnsi="Courier New" w:cs="Courier New" w:hint="default"/>
      </w:rPr>
    </w:lvl>
    <w:lvl w:ilvl="8" w:tplc="040C001B" w:tentative="1">
      <w:start w:val="1"/>
      <w:numFmt w:val="bullet"/>
      <w:lvlText w:val=""/>
      <w:lvlJc w:val="left"/>
      <w:pPr>
        <w:ind w:left="6480" w:hanging="360"/>
      </w:pPr>
      <w:rPr>
        <w:rFonts w:ascii="Wingdings" w:hAnsi="Wingdings" w:hint="default"/>
      </w:rPr>
    </w:lvl>
  </w:abstractNum>
  <w:abstractNum w:abstractNumId="161" w15:restartNumberingAfterBreak="0">
    <w:nsid w:val="770C5DAA"/>
    <w:multiLevelType w:val="hybridMultilevel"/>
    <w:tmpl w:val="EAB6F488"/>
    <w:lvl w:ilvl="0" w:tplc="04090001">
      <w:start w:val="1"/>
      <w:numFmt w:val="bullet"/>
      <w:lvlText w:val=""/>
      <w:lvlJc w:val="left"/>
      <w:pPr>
        <w:ind w:left="720" w:hanging="360"/>
      </w:pPr>
      <w:rPr>
        <w:rFonts w:ascii="Symbol" w:hAnsi="Symbol" w:hint="default"/>
        <w:sz w:val="18"/>
        <w:szCs w:val="18"/>
      </w:rPr>
    </w:lvl>
    <w:lvl w:ilvl="1" w:tplc="04090003">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77A07D35"/>
    <w:multiLevelType w:val="hybridMultilevel"/>
    <w:tmpl w:val="5C6AA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783978CC"/>
    <w:multiLevelType w:val="hybridMultilevel"/>
    <w:tmpl w:val="DF229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7A276FC9"/>
    <w:multiLevelType w:val="hybridMultilevel"/>
    <w:tmpl w:val="EA3A6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7A9A3D99"/>
    <w:multiLevelType w:val="hybridMultilevel"/>
    <w:tmpl w:val="ABA8D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7B483A3F"/>
    <w:multiLevelType w:val="hybridMultilevel"/>
    <w:tmpl w:val="9BF23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7B7102DD"/>
    <w:multiLevelType w:val="hybridMultilevel"/>
    <w:tmpl w:val="1F44D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7B792FE4"/>
    <w:multiLevelType w:val="hybridMultilevel"/>
    <w:tmpl w:val="D682C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7C312725"/>
    <w:multiLevelType w:val="hybridMultilevel"/>
    <w:tmpl w:val="EB829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7D6C7B10"/>
    <w:multiLevelType w:val="hybridMultilevel"/>
    <w:tmpl w:val="BFA84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7FDF5DEE"/>
    <w:multiLevelType w:val="hybridMultilevel"/>
    <w:tmpl w:val="8BF23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5"/>
  </w:num>
  <w:num w:numId="2">
    <w:abstractNumId w:val="126"/>
  </w:num>
  <w:num w:numId="3">
    <w:abstractNumId w:val="7"/>
  </w:num>
  <w:num w:numId="4">
    <w:abstractNumId w:val="48"/>
  </w:num>
  <w:num w:numId="5">
    <w:abstractNumId w:val="151"/>
  </w:num>
  <w:num w:numId="6">
    <w:abstractNumId w:val="61"/>
  </w:num>
  <w:num w:numId="7">
    <w:abstractNumId w:val="67"/>
  </w:num>
  <w:num w:numId="8">
    <w:abstractNumId w:val="23"/>
  </w:num>
  <w:num w:numId="9">
    <w:abstractNumId w:val="12"/>
  </w:num>
  <w:num w:numId="10">
    <w:abstractNumId w:val="72"/>
  </w:num>
  <w:num w:numId="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9"/>
  </w:num>
  <w:num w:numId="13">
    <w:abstractNumId w:val="102"/>
  </w:num>
  <w:num w:numId="14">
    <w:abstractNumId w:val="29"/>
    <w:lvlOverride w:ilvl="0">
      <w:startOverride w:val="1"/>
    </w:lvlOverride>
  </w:num>
  <w:num w:numId="15">
    <w:abstractNumId w:val="49"/>
  </w:num>
  <w:num w:numId="16">
    <w:abstractNumId w:val="64"/>
  </w:num>
  <w:num w:numId="17">
    <w:abstractNumId w:val="75"/>
  </w:num>
  <w:num w:numId="18">
    <w:abstractNumId w:val="166"/>
  </w:num>
  <w:num w:numId="19">
    <w:abstractNumId w:val="34"/>
  </w:num>
  <w:num w:numId="20">
    <w:abstractNumId w:val="56"/>
  </w:num>
  <w:num w:numId="21">
    <w:abstractNumId w:val="35"/>
  </w:num>
  <w:num w:numId="22">
    <w:abstractNumId w:val="122"/>
  </w:num>
  <w:num w:numId="23">
    <w:abstractNumId w:val="128"/>
  </w:num>
  <w:num w:numId="24">
    <w:abstractNumId w:val="129"/>
  </w:num>
  <w:num w:numId="25">
    <w:abstractNumId w:val="15"/>
  </w:num>
  <w:num w:numId="26">
    <w:abstractNumId w:val="117"/>
  </w:num>
  <w:num w:numId="27">
    <w:abstractNumId w:val="30"/>
  </w:num>
  <w:num w:numId="28">
    <w:abstractNumId w:val="115"/>
  </w:num>
  <w:num w:numId="29">
    <w:abstractNumId w:val="74"/>
  </w:num>
  <w:num w:numId="30">
    <w:abstractNumId w:val="139"/>
  </w:num>
  <w:num w:numId="31">
    <w:abstractNumId w:val="9"/>
  </w:num>
  <w:num w:numId="32">
    <w:abstractNumId w:val="47"/>
  </w:num>
  <w:num w:numId="33">
    <w:abstractNumId w:val="36"/>
  </w:num>
  <w:num w:numId="34">
    <w:abstractNumId w:val="33"/>
  </w:num>
  <w:num w:numId="35">
    <w:abstractNumId w:val="92"/>
  </w:num>
  <w:num w:numId="36">
    <w:abstractNumId w:val="144"/>
  </w:num>
  <w:num w:numId="37">
    <w:abstractNumId w:val="161"/>
  </w:num>
  <w:num w:numId="38">
    <w:abstractNumId w:val="53"/>
  </w:num>
  <w:num w:numId="39">
    <w:abstractNumId w:val="96"/>
  </w:num>
  <w:num w:numId="40">
    <w:abstractNumId w:val="69"/>
  </w:num>
  <w:num w:numId="41">
    <w:abstractNumId w:val="140"/>
  </w:num>
  <w:num w:numId="42">
    <w:abstractNumId w:val="2"/>
  </w:num>
  <w:num w:numId="43">
    <w:abstractNumId w:val="0"/>
  </w:num>
  <w:num w:numId="44">
    <w:abstractNumId w:val="24"/>
  </w:num>
  <w:num w:numId="45">
    <w:abstractNumId w:val="108"/>
  </w:num>
  <w:num w:numId="46">
    <w:abstractNumId w:val="32"/>
  </w:num>
  <w:num w:numId="47">
    <w:abstractNumId w:val="160"/>
  </w:num>
  <w:num w:numId="48">
    <w:abstractNumId w:val="111"/>
  </w:num>
  <w:num w:numId="49">
    <w:abstractNumId w:val="37"/>
  </w:num>
  <w:num w:numId="50">
    <w:abstractNumId w:val="118"/>
  </w:num>
  <w:num w:numId="51">
    <w:abstractNumId w:val="164"/>
  </w:num>
  <w:num w:numId="52">
    <w:abstractNumId w:val="41"/>
  </w:num>
  <w:num w:numId="53">
    <w:abstractNumId w:val="81"/>
  </w:num>
  <w:num w:numId="54">
    <w:abstractNumId w:val="119"/>
  </w:num>
  <w:num w:numId="55">
    <w:abstractNumId w:val="42"/>
  </w:num>
  <w:num w:numId="56">
    <w:abstractNumId w:val="6"/>
  </w:num>
  <w:num w:numId="57">
    <w:abstractNumId w:val="142"/>
  </w:num>
  <w:num w:numId="58">
    <w:abstractNumId w:val="16"/>
  </w:num>
  <w:num w:numId="59">
    <w:abstractNumId w:val="78"/>
  </w:num>
  <w:num w:numId="60">
    <w:abstractNumId w:val="17"/>
  </w:num>
  <w:num w:numId="61">
    <w:abstractNumId w:val="113"/>
  </w:num>
  <w:num w:numId="62">
    <w:abstractNumId w:val="98"/>
  </w:num>
  <w:num w:numId="63">
    <w:abstractNumId w:val="155"/>
  </w:num>
  <w:num w:numId="64">
    <w:abstractNumId w:val="19"/>
  </w:num>
  <w:num w:numId="65">
    <w:abstractNumId w:val="10"/>
  </w:num>
  <w:num w:numId="66">
    <w:abstractNumId w:val="171"/>
  </w:num>
  <w:num w:numId="67">
    <w:abstractNumId w:val="88"/>
  </w:num>
  <w:num w:numId="68">
    <w:abstractNumId w:val="156"/>
  </w:num>
  <w:num w:numId="69">
    <w:abstractNumId w:val="124"/>
  </w:num>
  <w:num w:numId="70">
    <w:abstractNumId w:val="27"/>
  </w:num>
  <w:num w:numId="71">
    <w:abstractNumId w:val="167"/>
  </w:num>
  <w:num w:numId="72">
    <w:abstractNumId w:val="101"/>
  </w:num>
  <w:num w:numId="73">
    <w:abstractNumId w:val="127"/>
  </w:num>
  <w:num w:numId="74">
    <w:abstractNumId w:val="31"/>
  </w:num>
  <w:num w:numId="75">
    <w:abstractNumId w:val="85"/>
  </w:num>
  <w:num w:numId="76">
    <w:abstractNumId w:val="107"/>
  </w:num>
  <w:num w:numId="77">
    <w:abstractNumId w:val="4"/>
  </w:num>
  <w:num w:numId="78">
    <w:abstractNumId w:val="8"/>
  </w:num>
  <w:num w:numId="79">
    <w:abstractNumId w:val="168"/>
  </w:num>
  <w:num w:numId="80">
    <w:abstractNumId w:val="57"/>
  </w:num>
  <w:num w:numId="81">
    <w:abstractNumId w:val="77"/>
  </w:num>
  <w:num w:numId="82">
    <w:abstractNumId w:val="100"/>
  </w:num>
  <w:num w:numId="83">
    <w:abstractNumId w:val="94"/>
  </w:num>
  <w:num w:numId="84">
    <w:abstractNumId w:val="143"/>
  </w:num>
  <w:num w:numId="85">
    <w:abstractNumId w:val="21"/>
  </w:num>
  <w:num w:numId="86">
    <w:abstractNumId w:val="91"/>
  </w:num>
  <w:num w:numId="87">
    <w:abstractNumId w:val="82"/>
  </w:num>
  <w:num w:numId="88">
    <w:abstractNumId w:val="28"/>
  </w:num>
  <w:num w:numId="89">
    <w:abstractNumId w:val="104"/>
  </w:num>
  <w:num w:numId="90">
    <w:abstractNumId w:val="133"/>
  </w:num>
  <w:num w:numId="91">
    <w:abstractNumId w:val="158"/>
  </w:num>
  <w:num w:numId="92">
    <w:abstractNumId w:val="99"/>
  </w:num>
  <w:num w:numId="93">
    <w:abstractNumId w:val="18"/>
  </w:num>
  <w:num w:numId="94">
    <w:abstractNumId w:val="26"/>
  </w:num>
  <w:num w:numId="95">
    <w:abstractNumId w:val="46"/>
  </w:num>
  <w:num w:numId="96">
    <w:abstractNumId w:val="123"/>
  </w:num>
  <w:num w:numId="97">
    <w:abstractNumId w:val="44"/>
  </w:num>
  <w:num w:numId="98">
    <w:abstractNumId w:val="109"/>
  </w:num>
  <w:num w:numId="99">
    <w:abstractNumId w:val="54"/>
  </w:num>
  <w:num w:numId="100">
    <w:abstractNumId w:val="137"/>
  </w:num>
  <w:num w:numId="101">
    <w:abstractNumId w:val="112"/>
  </w:num>
  <w:num w:numId="102">
    <w:abstractNumId w:val="138"/>
  </w:num>
  <w:num w:numId="103">
    <w:abstractNumId w:val="5"/>
  </w:num>
  <w:num w:numId="104">
    <w:abstractNumId w:val="62"/>
  </w:num>
  <w:num w:numId="105">
    <w:abstractNumId w:val="55"/>
  </w:num>
  <w:num w:numId="106">
    <w:abstractNumId w:val="153"/>
  </w:num>
  <w:num w:numId="107">
    <w:abstractNumId w:val="65"/>
  </w:num>
  <w:num w:numId="108">
    <w:abstractNumId w:val="152"/>
  </w:num>
  <w:num w:numId="109">
    <w:abstractNumId w:val="162"/>
  </w:num>
  <w:num w:numId="110">
    <w:abstractNumId w:val="73"/>
  </w:num>
  <w:num w:numId="111">
    <w:abstractNumId w:val="132"/>
  </w:num>
  <w:num w:numId="112">
    <w:abstractNumId w:val="116"/>
  </w:num>
  <w:num w:numId="113">
    <w:abstractNumId w:val="146"/>
  </w:num>
  <w:num w:numId="114">
    <w:abstractNumId w:val="71"/>
  </w:num>
  <w:num w:numId="115">
    <w:abstractNumId w:val="106"/>
  </w:num>
  <w:num w:numId="116">
    <w:abstractNumId w:val="135"/>
  </w:num>
  <w:num w:numId="117">
    <w:abstractNumId w:val="110"/>
  </w:num>
  <w:num w:numId="118">
    <w:abstractNumId w:val="134"/>
  </w:num>
  <w:num w:numId="119">
    <w:abstractNumId w:val="154"/>
  </w:num>
  <w:num w:numId="120">
    <w:abstractNumId w:val="3"/>
  </w:num>
  <w:num w:numId="121">
    <w:abstractNumId w:val="50"/>
  </w:num>
  <w:num w:numId="122">
    <w:abstractNumId w:val="103"/>
  </w:num>
  <w:num w:numId="123">
    <w:abstractNumId w:val="157"/>
  </w:num>
  <w:num w:numId="124">
    <w:abstractNumId w:val="95"/>
  </w:num>
  <w:num w:numId="125">
    <w:abstractNumId w:val="165"/>
  </w:num>
  <w:num w:numId="126">
    <w:abstractNumId w:val="76"/>
  </w:num>
  <w:num w:numId="127">
    <w:abstractNumId w:val="70"/>
  </w:num>
  <w:num w:numId="128">
    <w:abstractNumId w:val="141"/>
  </w:num>
  <w:num w:numId="129">
    <w:abstractNumId w:val="150"/>
  </w:num>
  <w:num w:numId="130">
    <w:abstractNumId w:val="59"/>
  </w:num>
  <w:num w:numId="131">
    <w:abstractNumId w:val="163"/>
  </w:num>
  <w:num w:numId="132">
    <w:abstractNumId w:val="87"/>
  </w:num>
  <w:num w:numId="133">
    <w:abstractNumId w:val="86"/>
  </w:num>
  <w:num w:numId="134">
    <w:abstractNumId w:val="68"/>
  </w:num>
  <w:num w:numId="135">
    <w:abstractNumId w:val="90"/>
  </w:num>
  <w:num w:numId="136">
    <w:abstractNumId w:val="66"/>
  </w:num>
  <w:num w:numId="137">
    <w:abstractNumId w:val="22"/>
  </w:num>
  <w:num w:numId="138">
    <w:abstractNumId w:val="80"/>
  </w:num>
  <w:num w:numId="139">
    <w:abstractNumId w:val="43"/>
  </w:num>
  <w:num w:numId="140">
    <w:abstractNumId w:val="93"/>
  </w:num>
  <w:num w:numId="141">
    <w:abstractNumId w:val="40"/>
  </w:num>
  <w:num w:numId="142">
    <w:abstractNumId w:val="20"/>
  </w:num>
  <w:num w:numId="143">
    <w:abstractNumId w:val="169"/>
  </w:num>
  <w:num w:numId="144">
    <w:abstractNumId w:val="45"/>
  </w:num>
  <w:num w:numId="145">
    <w:abstractNumId w:val="13"/>
  </w:num>
  <w:num w:numId="146">
    <w:abstractNumId w:val="147"/>
  </w:num>
  <w:num w:numId="147">
    <w:abstractNumId w:val="121"/>
  </w:num>
  <w:num w:numId="148">
    <w:abstractNumId w:val="84"/>
  </w:num>
  <w:num w:numId="149">
    <w:abstractNumId w:val="83"/>
  </w:num>
  <w:num w:numId="150">
    <w:abstractNumId w:val="79"/>
  </w:num>
  <w:num w:numId="151">
    <w:abstractNumId w:val="89"/>
  </w:num>
  <w:num w:numId="152">
    <w:abstractNumId w:val="136"/>
  </w:num>
  <w:num w:numId="153">
    <w:abstractNumId w:val="145"/>
  </w:num>
  <w:num w:numId="154">
    <w:abstractNumId w:val="97"/>
  </w:num>
  <w:num w:numId="155">
    <w:abstractNumId w:val="52"/>
  </w:num>
  <w:num w:numId="156">
    <w:abstractNumId w:val="38"/>
  </w:num>
  <w:num w:numId="157">
    <w:abstractNumId w:val="120"/>
  </w:num>
  <w:num w:numId="158">
    <w:abstractNumId w:val="39"/>
  </w:num>
  <w:num w:numId="159">
    <w:abstractNumId w:val="170"/>
  </w:num>
  <w:num w:numId="160">
    <w:abstractNumId w:val="14"/>
  </w:num>
  <w:num w:numId="161">
    <w:abstractNumId w:val="1"/>
  </w:num>
  <w:num w:numId="162">
    <w:abstractNumId w:val="131"/>
  </w:num>
  <w:num w:numId="163">
    <w:abstractNumId w:val="105"/>
  </w:num>
  <w:num w:numId="164">
    <w:abstractNumId w:val="60"/>
  </w:num>
  <w:num w:numId="165">
    <w:abstractNumId w:val="58"/>
  </w:num>
  <w:num w:numId="166">
    <w:abstractNumId w:val="114"/>
  </w:num>
  <w:num w:numId="167">
    <w:abstractNumId w:val="149"/>
  </w:num>
  <w:num w:numId="168">
    <w:abstractNumId w:val="11"/>
  </w:num>
  <w:num w:numId="169">
    <w:abstractNumId w:val="51"/>
  </w:num>
  <w:num w:numId="170">
    <w:abstractNumId w:val="148"/>
  </w:num>
  <w:num w:numId="171">
    <w:abstractNumId w:val="25"/>
  </w:num>
  <w:num w:numId="172">
    <w:abstractNumId w:val="63"/>
  </w:num>
  <w:num w:numId="173">
    <w:abstractNumId w:val="130"/>
  </w:num>
  <w:num w:numId="174">
    <w:abstractNumId w:val="159"/>
  </w:num>
  <w:numIdMacAtCleanup w:val="17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lban Roche">
    <w15:presenceInfo w15:providerId="AD" w15:userId="S-1-5-21-1144071785-1927479445-1234779376-41885"/>
  </w15:person>
  <w15:person w15:author="Elaine Baricante">
    <w15:presenceInfo w15:providerId="AD" w15:userId="S-1-5-21-1144071785-1927479445-1234779376-31204"/>
  </w15:person>
  <w15:person w15:author="Julien Klein">
    <w15:presenceInfo w15:providerId="AD" w15:userId="S-1-5-21-1144071785-1927479445-1234779376-4186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attachedTemplate r:id="rId1"/>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revisionView w:markup="0"/>
  <w:defaultTabStop w:val="562"/>
  <w:hyphenationZone w:val="425"/>
  <w:drawingGridHorizontalSpacing w:val="100"/>
  <w:drawingGridVerticalSpacing w:val="187"/>
  <w:displayHorizontalDrawingGridEvery w:val="2"/>
  <w:characterSpacingControl w:val="doNotCompress"/>
  <w:hdrShapeDefaults>
    <o:shapedefaults v:ext="edit" spidmax="12289">
      <o:colormru v:ext="edit" colors="#d2e0f0,#c40043,#d21242"/>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2A5D"/>
    <w:rsid w:val="00000025"/>
    <w:rsid w:val="00000072"/>
    <w:rsid w:val="00004BB0"/>
    <w:rsid w:val="00007B59"/>
    <w:rsid w:val="0001166C"/>
    <w:rsid w:val="000119ED"/>
    <w:rsid w:val="00012E0D"/>
    <w:rsid w:val="00013529"/>
    <w:rsid w:val="00015153"/>
    <w:rsid w:val="0001557E"/>
    <w:rsid w:val="0001595D"/>
    <w:rsid w:val="00015B6B"/>
    <w:rsid w:val="00016424"/>
    <w:rsid w:val="000166D6"/>
    <w:rsid w:val="00017364"/>
    <w:rsid w:val="000173FC"/>
    <w:rsid w:val="00020EFB"/>
    <w:rsid w:val="00022AA6"/>
    <w:rsid w:val="000252CB"/>
    <w:rsid w:val="00025426"/>
    <w:rsid w:val="00025905"/>
    <w:rsid w:val="00025A4B"/>
    <w:rsid w:val="00027FFE"/>
    <w:rsid w:val="0003023F"/>
    <w:rsid w:val="0003091B"/>
    <w:rsid w:val="00031767"/>
    <w:rsid w:val="0003332B"/>
    <w:rsid w:val="000338C9"/>
    <w:rsid w:val="00034141"/>
    <w:rsid w:val="000379B6"/>
    <w:rsid w:val="0004067E"/>
    <w:rsid w:val="00041449"/>
    <w:rsid w:val="0004596C"/>
    <w:rsid w:val="00047468"/>
    <w:rsid w:val="00054716"/>
    <w:rsid w:val="00054B66"/>
    <w:rsid w:val="00054C86"/>
    <w:rsid w:val="0005704B"/>
    <w:rsid w:val="0006101A"/>
    <w:rsid w:val="00064E35"/>
    <w:rsid w:val="000652C7"/>
    <w:rsid w:val="000707E3"/>
    <w:rsid w:val="00070F90"/>
    <w:rsid w:val="00070FD1"/>
    <w:rsid w:val="00072883"/>
    <w:rsid w:val="00073663"/>
    <w:rsid w:val="00075035"/>
    <w:rsid w:val="000775BD"/>
    <w:rsid w:val="000801A7"/>
    <w:rsid w:val="000804D3"/>
    <w:rsid w:val="00081AF3"/>
    <w:rsid w:val="00083C4D"/>
    <w:rsid w:val="000841AC"/>
    <w:rsid w:val="00085404"/>
    <w:rsid w:val="00090122"/>
    <w:rsid w:val="00090887"/>
    <w:rsid w:val="000908CD"/>
    <w:rsid w:val="00091713"/>
    <w:rsid w:val="0009346A"/>
    <w:rsid w:val="000934B8"/>
    <w:rsid w:val="00096C48"/>
    <w:rsid w:val="000A0429"/>
    <w:rsid w:val="000A080D"/>
    <w:rsid w:val="000A1D86"/>
    <w:rsid w:val="000A374D"/>
    <w:rsid w:val="000A6729"/>
    <w:rsid w:val="000B4145"/>
    <w:rsid w:val="000B78DA"/>
    <w:rsid w:val="000C16EA"/>
    <w:rsid w:val="000C1EB1"/>
    <w:rsid w:val="000C5969"/>
    <w:rsid w:val="000C65DB"/>
    <w:rsid w:val="000D0973"/>
    <w:rsid w:val="000D0B48"/>
    <w:rsid w:val="000D3315"/>
    <w:rsid w:val="000D332C"/>
    <w:rsid w:val="000D67C4"/>
    <w:rsid w:val="000D732B"/>
    <w:rsid w:val="000E0130"/>
    <w:rsid w:val="000E063C"/>
    <w:rsid w:val="000E1FE0"/>
    <w:rsid w:val="000E2EEF"/>
    <w:rsid w:val="000E35C0"/>
    <w:rsid w:val="000E68EC"/>
    <w:rsid w:val="000E7674"/>
    <w:rsid w:val="000F0B7D"/>
    <w:rsid w:val="000F1447"/>
    <w:rsid w:val="000F16B4"/>
    <w:rsid w:val="000F1B15"/>
    <w:rsid w:val="000F353F"/>
    <w:rsid w:val="000F4EDA"/>
    <w:rsid w:val="000F5177"/>
    <w:rsid w:val="00103381"/>
    <w:rsid w:val="00103D81"/>
    <w:rsid w:val="001058A8"/>
    <w:rsid w:val="00106838"/>
    <w:rsid w:val="001109C5"/>
    <w:rsid w:val="00110A8D"/>
    <w:rsid w:val="001148A9"/>
    <w:rsid w:val="001169F0"/>
    <w:rsid w:val="00117B7A"/>
    <w:rsid w:val="0012036A"/>
    <w:rsid w:val="00121F37"/>
    <w:rsid w:val="00122303"/>
    <w:rsid w:val="00122C39"/>
    <w:rsid w:val="0012718D"/>
    <w:rsid w:val="001276BC"/>
    <w:rsid w:val="001315C8"/>
    <w:rsid w:val="0013296A"/>
    <w:rsid w:val="001329F1"/>
    <w:rsid w:val="0013340F"/>
    <w:rsid w:val="00133C85"/>
    <w:rsid w:val="00136990"/>
    <w:rsid w:val="00137DB0"/>
    <w:rsid w:val="00137DD5"/>
    <w:rsid w:val="00141AAE"/>
    <w:rsid w:val="001426E4"/>
    <w:rsid w:val="00143591"/>
    <w:rsid w:val="00144243"/>
    <w:rsid w:val="001461D5"/>
    <w:rsid w:val="001463B2"/>
    <w:rsid w:val="00147635"/>
    <w:rsid w:val="0015218C"/>
    <w:rsid w:val="00153985"/>
    <w:rsid w:val="001540F1"/>
    <w:rsid w:val="001543A1"/>
    <w:rsid w:val="001577F8"/>
    <w:rsid w:val="001606F3"/>
    <w:rsid w:val="001615AE"/>
    <w:rsid w:val="001649C3"/>
    <w:rsid w:val="00164AC1"/>
    <w:rsid w:val="00165605"/>
    <w:rsid w:val="00165D2B"/>
    <w:rsid w:val="00166AF3"/>
    <w:rsid w:val="00167F0E"/>
    <w:rsid w:val="0017176F"/>
    <w:rsid w:val="001735DB"/>
    <w:rsid w:val="00174C0C"/>
    <w:rsid w:val="001750DC"/>
    <w:rsid w:val="00176C8A"/>
    <w:rsid w:val="00182C62"/>
    <w:rsid w:val="00183492"/>
    <w:rsid w:val="00183B67"/>
    <w:rsid w:val="00187A24"/>
    <w:rsid w:val="00195587"/>
    <w:rsid w:val="001975DA"/>
    <w:rsid w:val="001A5124"/>
    <w:rsid w:val="001A5FD6"/>
    <w:rsid w:val="001A757B"/>
    <w:rsid w:val="001A7895"/>
    <w:rsid w:val="001B0C4B"/>
    <w:rsid w:val="001B209E"/>
    <w:rsid w:val="001B2A26"/>
    <w:rsid w:val="001B324F"/>
    <w:rsid w:val="001B3D96"/>
    <w:rsid w:val="001B64AA"/>
    <w:rsid w:val="001C14F6"/>
    <w:rsid w:val="001C5A86"/>
    <w:rsid w:val="001C5FD8"/>
    <w:rsid w:val="001C6162"/>
    <w:rsid w:val="001D27B3"/>
    <w:rsid w:val="001E0469"/>
    <w:rsid w:val="001E0FB9"/>
    <w:rsid w:val="001E36BA"/>
    <w:rsid w:val="001F06A4"/>
    <w:rsid w:val="001F148D"/>
    <w:rsid w:val="001F2DEB"/>
    <w:rsid w:val="001F346D"/>
    <w:rsid w:val="001F34ED"/>
    <w:rsid w:val="001F6360"/>
    <w:rsid w:val="001F72C8"/>
    <w:rsid w:val="001F769E"/>
    <w:rsid w:val="00200178"/>
    <w:rsid w:val="002011FE"/>
    <w:rsid w:val="002037FF"/>
    <w:rsid w:val="00204FE8"/>
    <w:rsid w:val="002103F8"/>
    <w:rsid w:val="00212247"/>
    <w:rsid w:val="00212AA0"/>
    <w:rsid w:val="00213947"/>
    <w:rsid w:val="00215C1E"/>
    <w:rsid w:val="002172C4"/>
    <w:rsid w:val="0022076D"/>
    <w:rsid w:val="0022085C"/>
    <w:rsid w:val="0022183A"/>
    <w:rsid w:val="00222F4C"/>
    <w:rsid w:val="00224B0E"/>
    <w:rsid w:val="00227C10"/>
    <w:rsid w:val="0023167E"/>
    <w:rsid w:val="00231735"/>
    <w:rsid w:val="00232572"/>
    <w:rsid w:val="00234A05"/>
    <w:rsid w:val="0024436E"/>
    <w:rsid w:val="00245AD8"/>
    <w:rsid w:val="00247830"/>
    <w:rsid w:val="00247D59"/>
    <w:rsid w:val="0025052B"/>
    <w:rsid w:val="00254F1E"/>
    <w:rsid w:val="002568EB"/>
    <w:rsid w:val="0026097F"/>
    <w:rsid w:val="00264519"/>
    <w:rsid w:val="00265C2B"/>
    <w:rsid w:val="002664E0"/>
    <w:rsid w:val="002706BB"/>
    <w:rsid w:val="00270AAD"/>
    <w:rsid w:val="00271FE1"/>
    <w:rsid w:val="002755BA"/>
    <w:rsid w:val="00277A30"/>
    <w:rsid w:val="0028075B"/>
    <w:rsid w:val="00280D72"/>
    <w:rsid w:val="00281D73"/>
    <w:rsid w:val="002823B2"/>
    <w:rsid w:val="00282C19"/>
    <w:rsid w:val="0029063D"/>
    <w:rsid w:val="0029147A"/>
    <w:rsid w:val="0029151F"/>
    <w:rsid w:val="002918CC"/>
    <w:rsid w:val="00295B4D"/>
    <w:rsid w:val="00296C93"/>
    <w:rsid w:val="002976B3"/>
    <w:rsid w:val="002A180D"/>
    <w:rsid w:val="002A2103"/>
    <w:rsid w:val="002A350A"/>
    <w:rsid w:val="002A4181"/>
    <w:rsid w:val="002B00C4"/>
    <w:rsid w:val="002B093D"/>
    <w:rsid w:val="002B0B6C"/>
    <w:rsid w:val="002B149B"/>
    <w:rsid w:val="002B1BD6"/>
    <w:rsid w:val="002B4DB1"/>
    <w:rsid w:val="002B611F"/>
    <w:rsid w:val="002B76D1"/>
    <w:rsid w:val="002B76FA"/>
    <w:rsid w:val="002E400F"/>
    <w:rsid w:val="002F080D"/>
    <w:rsid w:val="002F4CF0"/>
    <w:rsid w:val="00311B74"/>
    <w:rsid w:val="00321D5F"/>
    <w:rsid w:val="00324D72"/>
    <w:rsid w:val="00325D37"/>
    <w:rsid w:val="0032630D"/>
    <w:rsid w:val="00326F2A"/>
    <w:rsid w:val="00330CB6"/>
    <w:rsid w:val="00333D19"/>
    <w:rsid w:val="0033513B"/>
    <w:rsid w:val="00335C25"/>
    <w:rsid w:val="00337A02"/>
    <w:rsid w:val="003400CA"/>
    <w:rsid w:val="003418F8"/>
    <w:rsid w:val="00341F82"/>
    <w:rsid w:val="00342574"/>
    <w:rsid w:val="00343B6D"/>
    <w:rsid w:val="003453FD"/>
    <w:rsid w:val="00346507"/>
    <w:rsid w:val="0035059D"/>
    <w:rsid w:val="003508AF"/>
    <w:rsid w:val="00350DE4"/>
    <w:rsid w:val="0035195D"/>
    <w:rsid w:val="0035294D"/>
    <w:rsid w:val="00356477"/>
    <w:rsid w:val="00363BC7"/>
    <w:rsid w:val="00364697"/>
    <w:rsid w:val="0036725D"/>
    <w:rsid w:val="00367C10"/>
    <w:rsid w:val="0037097E"/>
    <w:rsid w:val="00372BD3"/>
    <w:rsid w:val="00372C32"/>
    <w:rsid w:val="00374D8F"/>
    <w:rsid w:val="00375407"/>
    <w:rsid w:val="00377081"/>
    <w:rsid w:val="00383D6A"/>
    <w:rsid w:val="0038650A"/>
    <w:rsid w:val="00386577"/>
    <w:rsid w:val="0039008C"/>
    <w:rsid w:val="00390473"/>
    <w:rsid w:val="00394A78"/>
    <w:rsid w:val="00394BAC"/>
    <w:rsid w:val="00394D57"/>
    <w:rsid w:val="003A2C01"/>
    <w:rsid w:val="003A2D47"/>
    <w:rsid w:val="003A2F62"/>
    <w:rsid w:val="003A57AB"/>
    <w:rsid w:val="003A6276"/>
    <w:rsid w:val="003B2463"/>
    <w:rsid w:val="003B39FA"/>
    <w:rsid w:val="003B4FCE"/>
    <w:rsid w:val="003B6D4E"/>
    <w:rsid w:val="003C049A"/>
    <w:rsid w:val="003C0647"/>
    <w:rsid w:val="003C12BB"/>
    <w:rsid w:val="003C476F"/>
    <w:rsid w:val="003D477E"/>
    <w:rsid w:val="003D4F15"/>
    <w:rsid w:val="003D6322"/>
    <w:rsid w:val="003E0813"/>
    <w:rsid w:val="003E187C"/>
    <w:rsid w:val="003E2462"/>
    <w:rsid w:val="003E2721"/>
    <w:rsid w:val="003E3315"/>
    <w:rsid w:val="003E6A71"/>
    <w:rsid w:val="003E7694"/>
    <w:rsid w:val="003F1339"/>
    <w:rsid w:val="003F62E9"/>
    <w:rsid w:val="003F77FA"/>
    <w:rsid w:val="003F7BAA"/>
    <w:rsid w:val="00402D38"/>
    <w:rsid w:val="004048F3"/>
    <w:rsid w:val="00405F3D"/>
    <w:rsid w:val="004110B8"/>
    <w:rsid w:val="00412520"/>
    <w:rsid w:val="00413DD8"/>
    <w:rsid w:val="00414494"/>
    <w:rsid w:val="00414E6D"/>
    <w:rsid w:val="00415A8B"/>
    <w:rsid w:val="004161D2"/>
    <w:rsid w:val="004164BE"/>
    <w:rsid w:val="004203C5"/>
    <w:rsid w:val="004203C7"/>
    <w:rsid w:val="00420BCA"/>
    <w:rsid w:val="00421215"/>
    <w:rsid w:val="0042156B"/>
    <w:rsid w:val="00424A62"/>
    <w:rsid w:val="00430E5F"/>
    <w:rsid w:val="0043199E"/>
    <w:rsid w:val="00433715"/>
    <w:rsid w:val="00433E67"/>
    <w:rsid w:val="0043478C"/>
    <w:rsid w:val="00436417"/>
    <w:rsid w:val="00437359"/>
    <w:rsid w:val="004374B4"/>
    <w:rsid w:val="004421F9"/>
    <w:rsid w:val="00442373"/>
    <w:rsid w:val="00446D8C"/>
    <w:rsid w:val="00447CDA"/>
    <w:rsid w:val="004539EB"/>
    <w:rsid w:val="00453B1A"/>
    <w:rsid w:val="00453DD6"/>
    <w:rsid w:val="00454FBB"/>
    <w:rsid w:val="00455DA0"/>
    <w:rsid w:val="00457003"/>
    <w:rsid w:val="00457387"/>
    <w:rsid w:val="00462EF2"/>
    <w:rsid w:val="00463C3C"/>
    <w:rsid w:val="004645AC"/>
    <w:rsid w:val="00466243"/>
    <w:rsid w:val="00471257"/>
    <w:rsid w:val="0047262B"/>
    <w:rsid w:val="00474B53"/>
    <w:rsid w:val="004760E1"/>
    <w:rsid w:val="00477F7F"/>
    <w:rsid w:val="00480037"/>
    <w:rsid w:val="0048313B"/>
    <w:rsid w:val="004851FF"/>
    <w:rsid w:val="00491713"/>
    <w:rsid w:val="0049305B"/>
    <w:rsid w:val="004944F9"/>
    <w:rsid w:val="004953A9"/>
    <w:rsid w:val="004975EE"/>
    <w:rsid w:val="004A062E"/>
    <w:rsid w:val="004A2E9A"/>
    <w:rsid w:val="004A3391"/>
    <w:rsid w:val="004A53DA"/>
    <w:rsid w:val="004A58F1"/>
    <w:rsid w:val="004A6A5E"/>
    <w:rsid w:val="004A768D"/>
    <w:rsid w:val="004B0419"/>
    <w:rsid w:val="004B0B75"/>
    <w:rsid w:val="004B2498"/>
    <w:rsid w:val="004B52C4"/>
    <w:rsid w:val="004B5821"/>
    <w:rsid w:val="004B582D"/>
    <w:rsid w:val="004B660F"/>
    <w:rsid w:val="004C0BE7"/>
    <w:rsid w:val="004C28E1"/>
    <w:rsid w:val="004C3AF8"/>
    <w:rsid w:val="004C3CD4"/>
    <w:rsid w:val="004C4DE0"/>
    <w:rsid w:val="004D0A0F"/>
    <w:rsid w:val="004D1247"/>
    <w:rsid w:val="004D4B3D"/>
    <w:rsid w:val="004D79FE"/>
    <w:rsid w:val="004E1BAF"/>
    <w:rsid w:val="004E2757"/>
    <w:rsid w:val="004E648B"/>
    <w:rsid w:val="004E7447"/>
    <w:rsid w:val="004F2FA4"/>
    <w:rsid w:val="004F4864"/>
    <w:rsid w:val="004F5A66"/>
    <w:rsid w:val="004F667F"/>
    <w:rsid w:val="004F7779"/>
    <w:rsid w:val="00500C37"/>
    <w:rsid w:val="005018B0"/>
    <w:rsid w:val="005048AD"/>
    <w:rsid w:val="0050572C"/>
    <w:rsid w:val="0050740B"/>
    <w:rsid w:val="005078E1"/>
    <w:rsid w:val="00511BAD"/>
    <w:rsid w:val="00513B6D"/>
    <w:rsid w:val="00515583"/>
    <w:rsid w:val="005155CF"/>
    <w:rsid w:val="005167B0"/>
    <w:rsid w:val="00517BBB"/>
    <w:rsid w:val="0052028F"/>
    <w:rsid w:val="00520D1D"/>
    <w:rsid w:val="00524627"/>
    <w:rsid w:val="00526C12"/>
    <w:rsid w:val="005277B9"/>
    <w:rsid w:val="00530828"/>
    <w:rsid w:val="00531DB4"/>
    <w:rsid w:val="00532FC0"/>
    <w:rsid w:val="00535177"/>
    <w:rsid w:val="005362F3"/>
    <w:rsid w:val="00536A9D"/>
    <w:rsid w:val="00536F75"/>
    <w:rsid w:val="0053724A"/>
    <w:rsid w:val="0054017C"/>
    <w:rsid w:val="00544940"/>
    <w:rsid w:val="00545BC5"/>
    <w:rsid w:val="00547778"/>
    <w:rsid w:val="00550F5E"/>
    <w:rsid w:val="00552E07"/>
    <w:rsid w:val="00553009"/>
    <w:rsid w:val="00554099"/>
    <w:rsid w:val="005646EC"/>
    <w:rsid w:val="00564C77"/>
    <w:rsid w:val="00564D44"/>
    <w:rsid w:val="00566295"/>
    <w:rsid w:val="00566ECD"/>
    <w:rsid w:val="00576024"/>
    <w:rsid w:val="0059466D"/>
    <w:rsid w:val="005947D7"/>
    <w:rsid w:val="005970E5"/>
    <w:rsid w:val="005A082B"/>
    <w:rsid w:val="005A3A21"/>
    <w:rsid w:val="005A7259"/>
    <w:rsid w:val="005A7828"/>
    <w:rsid w:val="005C02CB"/>
    <w:rsid w:val="005C24F4"/>
    <w:rsid w:val="005C35F5"/>
    <w:rsid w:val="005C389C"/>
    <w:rsid w:val="005C3A0B"/>
    <w:rsid w:val="005C46C2"/>
    <w:rsid w:val="005C5DDA"/>
    <w:rsid w:val="005C72B8"/>
    <w:rsid w:val="005C75AD"/>
    <w:rsid w:val="005D144A"/>
    <w:rsid w:val="005D2D98"/>
    <w:rsid w:val="005D666B"/>
    <w:rsid w:val="005E0221"/>
    <w:rsid w:val="005E6DE1"/>
    <w:rsid w:val="005F3253"/>
    <w:rsid w:val="005F3E07"/>
    <w:rsid w:val="005F4AAE"/>
    <w:rsid w:val="005F571B"/>
    <w:rsid w:val="005F7513"/>
    <w:rsid w:val="005F7C9A"/>
    <w:rsid w:val="00602EE5"/>
    <w:rsid w:val="00606029"/>
    <w:rsid w:val="006062AF"/>
    <w:rsid w:val="006075BE"/>
    <w:rsid w:val="006075DB"/>
    <w:rsid w:val="0061059A"/>
    <w:rsid w:val="006106EF"/>
    <w:rsid w:val="00612A38"/>
    <w:rsid w:val="00612ACA"/>
    <w:rsid w:val="00612C79"/>
    <w:rsid w:val="00614B26"/>
    <w:rsid w:val="0061798F"/>
    <w:rsid w:val="006216EB"/>
    <w:rsid w:val="00626756"/>
    <w:rsid w:val="00626B43"/>
    <w:rsid w:val="00633308"/>
    <w:rsid w:val="00634BBE"/>
    <w:rsid w:val="00636B9E"/>
    <w:rsid w:val="0064027C"/>
    <w:rsid w:val="006415D7"/>
    <w:rsid w:val="00641739"/>
    <w:rsid w:val="00642402"/>
    <w:rsid w:val="00642B04"/>
    <w:rsid w:val="00646ACC"/>
    <w:rsid w:val="006552BF"/>
    <w:rsid w:val="00656947"/>
    <w:rsid w:val="00657A4A"/>
    <w:rsid w:val="00657D08"/>
    <w:rsid w:val="00660143"/>
    <w:rsid w:val="00667252"/>
    <w:rsid w:val="006704A7"/>
    <w:rsid w:val="00670D36"/>
    <w:rsid w:val="00672A93"/>
    <w:rsid w:val="00673264"/>
    <w:rsid w:val="00673C05"/>
    <w:rsid w:val="00674765"/>
    <w:rsid w:val="00674AD5"/>
    <w:rsid w:val="00675983"/>
    <w:rsid w:val="00676BC8"/>
    <w:rsid w:val="00677F31"/>
    <w:rsid w:val="00684534"/>
    <w:rsid w:val="00684749"/>
    <w:rsid w:val="00685C4A"/>
    <w:rsid w:val="00685D58"/>
    <w:rsid w:val="006861AA"/>
    <w:rsid w:val="00686406"/>
    <w:rsid w:val="00690073"/>
    <w:rsid w:val="00690630"/>
    <w:rsid w:val="0069076C"/>
    <w:rsid w:val="006939A4"/>
    <w:rsid w:val="006942D3"/>
    <w:rsid w:val="00696C9F"/>
    <w:rsid w:val="006A0068"/>
    <w:rsid w:val="006A1435"/>
    <w:rsid w:val="006A22A8"/>
    <w:rsid w:val="006A2B98"/>
    <w:rsid w:val="006A4525"/>
    <w:rsid w:val="006A4848"/>
    <w:rsid w:val="006A6921"/>
    <w:rsid w:val="006B1314"/>
    <w:rsid w:val="006B3EE1"/>
    <w:rsid w:val="006B5AC3"/>
    <w:rsid w:val="006C123B"/>
    <w:rsid w:val="006C2E8C"/>
    <w:rsid w:val="006C5308"/>
    <w:rsid w:val="006C560F"/>
    <w:rsid w:val="006C5F5B"/>
    <w:rsid w:val="006D055B"/>
    <w:rsid w:val="006D05CF"/>
    <w:rsid w:val="006D206D"/>
    <w:rsid w:val="006D32FF"/>
    <w:rsid w:val="006D337F"/>
    <w:rsid w:val="006D7A27"/>
    <w:rsid w:val="006E2888"/>
    <w:rsid w:val="006E65B5"/>
    <w:rsid w:val="006E773F"/>
    <w:rsid w:val="006F10A2"/>
    <w:rsid w:val="006F129A"/>
    <w:rsid w:val="006F4134"/>
    <w:rsid w:val="006F5B77"/>
    <w:rsid w:val="006F627E"/>
    <w:rsid w:val="006F7D0E"/>
    <w:rsid w:val="00700A20"/>
    <w:rsid w:val="00700D6B"/>
    <w:rsid w:val="0070371F"/>
    <w:rsid w:val="007048A1"/>
    <w:rsid w:val="00704F38"/>
    <w:rsid w:val="00705A9F"/>
    <w:rsid w:val="00705EEE"/>
    <w:rsid w:val="00706FF0"/>
    <w:rsid w:val="00707874"/>
    <w:rsid w:val="00707969"/>
    <w:rsid w:val="0071443F"/>
    <w:rsid w:val="00720478"/>
    <w:rsid w:val="00721CFB"/>
    <w:rsid w:val="00722EC9"/>
    <w:rsid w:val="00725A7A"/>
    <w:rsid w:val="0073031A"/>
    <w:rsid w:val="00734EB8"/>
    <w:rsid w:val="00734F49"/>
    <w:rsid w:val="00735029"/>
    <w:rsid w:val="0073545E"/>
    <w:rsid w:val="00735686"/>
    <w:rsid w:val="007374E6"/>
    <w:rsid w:val="00737CB2"/>
    <w:rsid w:val="00742AD1"/>
    <w:rsid w:val="00743192"/>
    <w:rsid w:val="00745369"/>
    <w:rsid w:val="00745448"/>
    <w:rsid w:val="007463FA"/>
    <w:rsid w:val="00747146"/>
    <w:rsid w:val="0075193D"/>
    <w:rsid w:val="00752E23"/>
    <w:rsid w:val="00753613"/>
    <w:rsid w:val="00753921"/>
    <w:rsid w:val="007568BC"/>
    <w:rsid w:val="00757806"/>
    <w:rsid w:val="0076080E"/>
    <w:rsid w:val="007628BB"/>
    <w:rsid w:val="0077000F"/>
    <w:rsid w:val="00771385"/>
    <w:rsid w:val="00774737"/>
    <w:rsid w:val="00775321"/>
    <w:rsid w:val="007766A5"/>
    <w:rsid w:val="00784DFA"/>
    <w:rsid w:val="007853FB"/>
    <w:rsid w:val="0078729F"/>
    <w:rsid w:val="00791850"/>
    <w:rsid w:val="00791CD4"/>
    <w:rsid w:val="007932A6"/>
    <w:rsid w:val="00793860"/>
    <w:rsid w:val="00796BD8"/>
    <w:rsid w:val="0079786F"/>
    <w:rsid w:val="007A01FF"/>
    <w:rsid w:val="007A0BF2"/>
    <w:rsid w:val="007A0F93"/>
    <w:rsid w:val="007A2E0B"/>
    <w:rsid w:val="007A39A5"/>
    <w:rsid w:val="007A4D08"/>
    <w:rsid w:val="007A5ED5"/>
    <w:rsid w:val="007A6F2C"/>
    <w:rsid w:val="007A730E"/>
    <w:rsid w:val="007A7814"/>
    <w:rsid w:val="007B210B"/>
    <w:rsid w:val="007B2272"/>
    <w:rsid w:val="007B3B5C"/>
    <w:rsid w:val="007B3CDF"/>
    <w:rsid w:val="007B417E"/>
    <w:rsid w:val="007B48ED"/>
    <w:rsid w:val="007B50E1"/>
    <w:rsid w:val="007B66C7"/>
    <w:rsid w:val="007C2C0D"/>
    <w:rsid w:val="007C4241"/>
    <w:rsid w:val="007D2C71"/>
    <w:rsid w:val="007D3118"/>
    <w:rsid w:val="007E15DA"/>
    <w:rsid w:val="007E2E5B"/>
    <w:rsid w:val="007E3185"/>
    <w:rsid w:val="007E4449"/>
    <w:rsid w:val="007E60B3"/>
    <w:rsid w:val="007E6AC2"/>
    <w:rsid w:val="007E76D9"/>
    <w:rsid w:val="007F5366"/>
    <w:rsid w:val="007F76BD"/>
    <w:rsid w:val="0080075B"/>
    <w:rsid w:val="008012AD"/>
    <w:rsid w:val="0080318E"/>
    <w:rsid w:val="008050DD"/>
    <w:rsid w:val="008058E3"/>
    <w:rsid w:val="00807C16"/>
    <w:rsid w:val="00813480"/>
    <w:rsid w:val="008152AF"/>
    <w:rsid w:val="00815BA0"/>
    <w:rsid w:val="00816EB1"/>
    <w:rsid w:val="008216F5"/>
    <w:rsid w:val="00821D57"/>
    <w:rsid w:val="00822AEC"/>
    <w:rsid w:val="00823C69"/>
    <w:rsid w:val="00823DC1"/>
    <w:rsid w:val="008271F2"/>
    <w:rsid w:val="00830909"/>
    <w:rsid w:val="00830E02"/>
    <w:rsid w:val="00831C00"/>
    <w:rsid w:val="00832393"/>
    <w:rsid w:val="008343F6"/>
    <w:rsid w:val="00835809"/>
    <w:rsid w:val="00837CCE"/>
    <w:rsid w:val="00844859"/>
    <w:rsid w:val="0085077C"/>
    <w:rsid w:val="00852282"/>
    <w:rsid w:val="0085384B"/>
    <w:rsid w:val="00854220"/>
    <w:rsid w:val="00854A4E"/>
    <w:rsid w:val="00854E3B"/>
    <w:rsid w:val="008556A7"/>
    <w:rsid w:val="00856BF2"/>
    <w:rsid w:val="00857055"/>
    <w:rsid w:val="00867EAE"/>
    <w:rsid w:val="008713B8"/>
    <w:rsid w:val="00874B7C"/>
    <w:rsid w:val="008774DD"/>
    <w:rsid w:val="0087757E"/>
    <w:rsid w:val="00877B06"/>
    <w:rsid w:val="00884876"/>
    <w:rsid w:val="00884B2B"/>
    <w:rsid w:val="00884CE0"/>
    <w:rsid w:val="00886F41"/>
    <w:rsid w:val="00891490"/>
    <w:rsid w:val="0089328D"/>
    <w:rsid w:val="00893C85"/>
    <w:rsid w:val="00894B24"/>
    <w:rsid w:val="00896425"/>
    <w:rsid w:val="00896C28"/>
    <w:rsid w:val="008A0513"/>
    <w:rsid w:val="008A167B"/>
    <w:rsid w:val="008A1AEE"/>
    <w:rsid w:val="008A60A9"/>
    <w:rsid w:val="008A700F"/>
    <w:rsid w:val="008B0968"/>
    <w:rsid w:val="008B0B64"/>
    <w:rsid w:val="008B0F45"/>
    <w:rsid w:val="008B1B9C"/>
    <w:rsid w:val="008B2C35"/>
    <w:rsid w:val="008C2278"/>
    <w:rsid w:val="008C2A68"/>
    <w:rsid w:val="008C4517"/>
    <w:rsid w:val="008C4997"/>
    <w:rsid w:val="008C51EC"/>
    <w:rsid w:val="008C611E"/>
    <w:rsid w:val="008C6EDE"/>
    <w:rsid w:val="008C78AF"/>
    <w:rsid w:val="008C7BBA"/>
    <w:rsid w:val="008D0B14"/>
    <w:rsid w:val="008D47A1"/>
    <w:rsid w:val="008D4C88"/>
    <w:rsid w:val="008D5730"/>
    <w:rsid w:val="008D71A2"/>
    <w:rsid w:val="008E0208"/>
    <w:rsid w:val="008E1827"/>
    <w:rsid w:val="008E398C"/>
    <w:rsid w:val="008E5D96"/>
    <w:rsid w:val="008F256F"/>
    <w:rsid w:val="008F2A80"/>
    <w:rsid w:val="008F2B73"/>
    <w:rsid w:val="008F7B3F"/>
    <w:rsid w:val="00901209"/>
    <w:rsid w:val="00902057"/>
    <w:rsid w:val="0090403D"/>
    <w:rsid w:val="00904333"/>
    <w:rsid w:val="009068D2"/>
    <w:rsid w:val="009135CD"/>
    <w:rsid w:val="00913692"/>
    <w:rsid w:val="0091546D"/>
    <w:rsid w:val="00916120"/>
    <w:rsid w:val="00917352"/>
    <w:rsid w:val="009207F1"/>
    <w:rsid w:val="00924D03"/>
    <w:rsid w:val="009251D8"/>
    <w:rsid w:val="009270F2"/>
    <w:rsid w:val="00927614"/>
    <w:rsid w:val="00932126"/>
    <w:rsid w:val="00932AC8"/>
    <w:rsid w:val="00932EBA"/>
    <w:rsid w:val="00934823"/>
    <w:rsid w:val="00934D64"/>
    <w:rsid w:val="00936771"/>
    <w:rsid w:val="009373EE"/>
    <w:rsid w:val="00940672"/>
    <w:rsid w:val="0094136B"/>
    <w:rsid w:val="009414F9"/>
    <w:rsid w:val="00941943"/>
    <w:rsid w:val="00944785"/>
    <w:rsid w:val="009453A7"/>
    <w:rsid w:val="00945476"/>
    <w:rsid w:val="009469DD"/>
    <w:rsid w:val="00946F6E"/>
    <w:rsid w:val="0094718A"/>
    <w:rsid w:val="009540FC"/>
    <w:rsid w:val="0095446F"/>
    <w:rsid w:val="0095582D"/>
    <w:rsid w:val="009568BC"/>
    <w:rsid w:val="00957377"/>
    <w:rsid w:val="00960CB0"/>
    <w:rsid w:val="009612D6"/>
    <w:rsid w:val="0096166D"/>
    <w:rsid w:val="00963151"/>
    <w:rsid w:val="00965163"/>
    <w:rsid w:val="009651EC"/>
    <w:rsid w:val="009730E8"/>
    <w:rsid w:val="00973DD3"/>
    <w:rsid w:val="00975CC4"/>
    <w:rsid w:val="00975D44"/>
    <w:rsid w:val="00976345"/>
    <w:rsid w:val="009770DF"/>
    <w:rsid w:val="00977BA3"/>
    <w:rsid w:val="00980AEE"/>
    <w:rsid w:val="009830BD"/>
    <w:rsid w:val="00985FBC"/>
    <w:rsid w:val="00990093"/>
    <w:rsid w:val="00990FE3"/>
    <w:rsid w:val="009920CA"/>
    <w:rsid w:val="00995FF8"/>
    <w:rsid w:val="00997D5F"/>
    <w:rsid w:val="009A196C"/>
    <w:rsid w:val="009A1A66"/>
    <w:rsid w:val="009B186F"/>
    <w:rsid w:val="009B1E24"/>
    <w:rsid w:val="009B37ED"/>
    <w:rsid w:val="009B3BAE"/>
    <w:rsid w:val="009B7771"/>
    <w:rsid w:val="009B7B3F"/>
    <w:rsid w:val="009C0BF3"/>
    <w:rsid w:val="009C6555"/>
    <w:rsid w:val="009D0B42"/>
    <w:rsid w:val="009D23A3"/>
    <w:rsid w:val="009D2C31"/>
    <w:rsid w:val="009D3D00"/>
    <w:rsid w:val="009D62C0"/>
    <w:rsid w:val="009D63FA"/>
    <w:rsid w:val="009D683F"/>
    <w:rsid w:val="009E0377"/>
    <w:rsid w:val="009E163B"/>
    <w:rsid w:val="009E1ED9"/>
    <w:rsid w:val="009E3C47"/>
    <w:rsid w:val="009E4978"/>
    <w:rsid w:val="009E4C35"/>
    <w:rsid w:val="009E76D7"/>
    <w:rsid w:val="009E7FEB"/>
    <w:rsid w:val="009F0D13"/>
    <w:rsid w:val="009F16E0"/>
    <w:rsid w:val="009F3BE5"/>
    <w:rsid w:val="009F5A83"/>
    <w:rsid w:val="009F5B06"/>
    <w:rsid w:val="009F739E"/>
    <w:rsid w:val="00A03861"/>
    <w:rsid w:val="00A05FE8"/>
    <w:rsid w:val="00A060FA"/>
    <w:rsid w:val="00A07491"/>
    <w:rsid w:val="00A1064F"/>
    <w:rsid w:val="00A14264"/>
    <w:rsid w:val="00A16FC1"/>
    <w:rsid w:val="00A226CF"/>
    <w:rsid w:val="00A22EC3"/>
    <w:rsid w:val="00A2633D"/>
    <w:rsid w:val="00A2779A"/>
    <w:rsid w:val="00A27D30"/>
    <w:rsid w:val="00A32C46"/>
    <w:rsid w:val="00A33976"/>
    <w:rsid w:val="00A33C7C"/>
    <w:rsid w:val="00A352A6"/>
    <w:rsid w:val="00A36541"/>
    <w:rsid w:val="00A40191"/>
    <w:rsid w:val="00A4026C"/>
    <w:rsid w:val="00A4454D"/>
    <w:rsid w:val="00A44B54"/>
    <w:rsid w:val="00A455F4"/>
    <w:rsid w:val="00A4656B"/>
    <w:rsid w:val="00A504E7"/>
    <w:rsid w:val="00A50B0F"/>
    <w:rsid w:val="00A5141B"/>
    <w:rsid w:val="00A51BA9"/>
    <w:rsid w:val="00A55A23"/>
    <w:rsid w:val="00A57C7C"/>
    <w:rsid w:val="00A60EDE"/>
    <w:rsid w:val="00A625B3"/>
    <w:rsid w:val="00A62FF1"/>
    <w:rsid w:val="00A733EC"/>
    <w:rsid w:val="00A76182"/>
    <w:rsid w:val="00A76B14"/>
    <w:rsid w:val="00A7743F"/>
    <w:rsid w:val="00A80555"/>
    <w:rsid w:val="00A80C07"/>
    <w:rsid w:val="00A81895"/>
    <w:rsid w:val="00A81C43"/>
    <w:rsid w:val="00A85AF6"/>
    <w:rsid w:val="00A94438"/>
    <w:rsid w:val="00A964DC"/>
    <w:rsid w:val="00A97036"/>
    <w:rsid w:val="00AA1645"/>
    <w:rsid w:val="00AA2A55"/>
    <w:rsid w:val="00AA2C86"/>
    <w:rsid w:val="00AA2D27"/>
    <w:rsid w:val="00AA5D87"/>
    <w:rsid w:val="00AA661D"/>
    <w:rsid w:val="00AB14E7"/>
    <w:rsid w:val="00AB6A92"/>
    <w:rsid w:val="00AC57F7"/>
    <w:rsid w:val="00AC7137"/>
    <w:rsid w:val="00AD28A9"/>
    <w:rsid w:val="00AD2DE1"/>
    <w:rsid w:val="00AD5E0B"/>
    <w:rsid w:val="00AD6DB4"/>
    <w:rsid w:val="00AD70E4"/>
    <w:rsid w:val="00AE1106"/>
    <w:rsid w:val="00AE4F6B"/>
    <w:rsid w:val="00AE741D"/>
    <w:rsid w:val="00AE7B04"/>
    <w:rsid w:val="00AF01BF"/>
    <w:rsid w:val="00AF1ABD"/>
    <w:rsid w:val="00AF36EB"/>
    <w:rsid w:val="00AF3EFE"/>
    <w:rsid w:val="00AF5FF4"/>
    <w:rsid w:val="00AF6247"/>
    <w:rsid w:val="00AF71D9"/>
    <w:rsid w:val="00B01542"/>
    <w:rsid w:val="00B01EB3"/>
    <w:rsid w:val="00B061A0"/>
    <w:rsid w:val="00B1036D"/>
    <w:rsid w:val="00B11A4F"/>
    <w:rsid w:val="00B13459"/>
    <w:rsid w:val="00B136D3"/>
    <w:rsid w:val="00B1509D"/>
    <w:rsid w:val="00B2116D"/>
    <w:rsid w:val="00B23AF0"/>
    <w:rsid w:val="00B25237"/>
    <w:rsid w:val="00B255B4"/>
    <w:rsid w:val="00B2566D"/>
    <w:rsid w:val="00B26BD6"/>
    <w:rsid w:val="00B30AF9"/>
    <w:rsid w:val="00B3141B"/>
    <w:rsid w:val="00B31723"/>
    <w:rsid w:val="00B31932"/>
    <w:rsid w:val="00B31EE9"/>
    <w:rsid w:val="00B322D3"/>
    <w:rsid w:val="00B3495E"/>
    <w:rsid w:val="00B35443"/>
    <w:rsid w:val="00B400F4"/>
    <w:rsid w:val="00B412E3"/>
    <w:rsid w:val="00B41BEF"/>
    <w:rsid w:val="00B475A1"/>
    <w:rsid w:val="00B47912"/>
    <w:rsid w:val="00B526BE"/>
    <w:rsid w:val="00B53135"/>
    <w:rsid w:val="00B566A2"/>
    <w:rsid w:val="00B61467"/>
    <w:rsid w:val="00B62E75"/>
    <w:rsid w:val="00B63D36"/>
    <w:rsid w:val="00B65992"/>
    <w:rsid w:val="00B72BF9"/>
    <w:rsid w:val="00B734D9"/>
    <w:rsid w:val="00B7760C"/>
    <w:rsid w:val="00B80252"/>
    <w:rsid w:val="00B812E8"/>
    <w:rsid w:val="00B82B20"/>
    <w:rsid w:val="00B87B5A"/>
    <w:rsid w:val="00B87BF9"/>
    <w:rsid w:val="00B901B1"/>
    <w:rsid w:val="00B9038C"/>
    <w:rsid w:val="00B9048F"/>
    <w:rsid w:val="00B94DF1"/>
    <w:rsid w:val="00B96645"/>
    <w:rsid w:val="00BA0920"/>
    <w:rsid w:val="00BA0C8F"/>
    <w:rsid w:val="00BA5044"/>
    <w:rsid w:val="00BA70E8"/>
    <w:rsid w:val="00BB00A0"/>
    <w:rsid w:val="00BB0C9F"/>
    <w:rsid w:val="00BB1F25"/>
    <w:rsid w:val="00BB2241"/>
    <w:rsid w:val="00BB354F"/>
    <w:rsid w:val="00BB3A2B"/>
    <w:rsid w:val="00BB5EFE"/>
    <w:rsid w:val="00BC206A"/>
    <w:rsid w:val="00BC3502"/>
    <w:rsid w:val="00BD0E45"/>
    <w:rsid w:val="00BD1D21"/>
    <w:rsid w:val="00BD2684"/>
    <w:rsid w:val="00BD34EE"/>
    <w:rsid w:val="00BD3998"/>
    <w:rsid w:val="00BD5658"/>
    <w:rsid w:val="00BD629A"/>
    <w:rsid w:val="00BD7547"/>
    <w:rsid w:val="00BE17B0"/>
    <w:rsid w:val="00BE45FC"/>
    <w:rsid w:val="00BE68C7"/>
    <w:rsid w:val="00BF0E2B"/>
    <w:rsid w:val="00BF284E"/>
    <w:rsid w:val="00BF38AE"/>
    <w:rsid w:val="00C00D56"/>
    <w:rsid w:val="00C05A90"/>
    <w:rsid w:val="00C061C8"/>
    <w:rsid w:val="00C06461"/>
    <w:rsid w:val="00C102BF"/>
    <w:rsid w:val="00C13F4C"/>
    <w:rsid w:val="00C15EED"/>
    <w:rsid w:val="00C1686A"/>
    <w:rsid w:val="00C17296"/>
    <w:rsid w:val="00C2070E"/>
    <w:rsid w:val="00C20A18"/>
    <w:rsid w:val="00C21D19"/>
    <w:rsid w:val="00C21EE2"/>
    <w:rsid w:val="00C23F86"/>
    <w:rsid w:val="00C248EE"/>
    <w:rsid w:val="00C2704F"/>
    <w:rsid w:val="00C31786"/>
    <w:rsid w:val="00C36223"/>
    <w:rsid w:val="00C37F4A"/>
    <w:rsid w:val="00C41FB8"/>
    <w:rsid w:val="00C43A86"/>
    <w:rsid w:val="00C46D38"/>
    <w:rsid w:val="00C46ED3"/>
    <w:rsid w:val="00C47E85"/>
    <w:rsid w:val="00C5257D"/>
    <w:rsid w:val="00C5520D"/>
    <w:rsid w:val="00C57577"/>
    <w:rsid w:val="00C61BCE"/>
    <w:rsid w:val="00C61C25"/>
    <w:rsid w:val="00C61C4B"/>
    <w:rsid w:val="00C63B2A"/>
    <w:rsid w:val="00C643C3"/>
    <w:rsid w:val="00C64FA4"/>
    <w:rsid w:val="00C674E2"/>
    <w:rsid w:val="00C7170C"/>
    <w:rsid w:val="00C7186C"/>
    <w:rsid w:val="00C71EBC"/>
    <w:rsid w:val="00C7548F"/>
    <w:rsid w:val="00C75849"/>
    <w:rsid w:val="00C779CF"/>
    <w:rsid w:val="00C77B62"/>
    <w:rsid w:val="00C82EA8"/>
    <w:rsid w:val="00C8412B"/>
    <w:rsid w:val="00C84BE1"/>
    <w:rsid w:val="00C84F1D"/>
    <w:rsid w:val="00C90CAE"/>
    <w:rsid w:val="00C9249F"/>
    <w:rsid w:val="00C945ED"/>
    <w:rsid w:val="00C948FF"/>
    <w:rsid w:val="00C94F0A"/>
    <w:rsid w:val="00C952F3"/>
    <w:rsid w:val="00C95F6E"/>
    <w:rsid w:val="00CA0EDA"/>
    <w:rsid w:val="00CA183B"/>
    <w:rsid w:val="00CA1AD7"/>
    <w:rsid w:val="00CB06E5"/>
    <w:rsid w:val="00CB2209"/>
    <w:rsid w:val="00CB64BB"/>
    <w:rsid w:val="00CC00C2"/>
    <w:rsid w:val="00CC23E7"/>
    <w:rsid w:val="00CC3A0B"/>
    <w:rsid w:val="00CC3D27"/>
    <w:rsid w:val="00CC458C"/>
    <w:rsid w:val="00CC4F28"/>
    <w:rsid w:val="00CC6150"/>
    <w:rsid w:val="00CC75C2"/>
    <w:rsid w:val="00CC7AF4"/>
    <w:rsid w:val="00CD19D0"/>
    <w:rsid w:val="00CD4A69"/>
    <w:rsid w:val="00CD5164"/>
    <w:rsid w:val="00CD63CB"/>
    <w:rsid w:val="00CE09E3"/>
    <w:rsid w:val="00CE180B"/>
    <w:rsid w:val="00CE21AA"/>
    <w:rsid w:val="00CF25D7"/>
    <w:rsid w:val="00CF2C1D"/>
    <w:rsid w:val="00CF35A5"/>
    <w:rsid w:val="00CF3892"/>
    <w:rsid w:val="00D0144F"/>
    <w:rsid w:val="00D01DDC"/>
    <w:rsid w:val="00D03B0B"/>
    <w:rsid w:val="00D0403E"/>
    <w:rsid w:val="00D058D7"/>
    <w:rsid w:val="00D0616C"/>
    <w:rsid w:val="00D176A9"/>
    <w:rsid w:val="00D17FAC"/>
    <w:rsid w:val="00D24F58"/>
    <w:rsid w:val="00D30952"/>
    <w:rsid w:val="00D35298"/>
    <w:rsid w:val="00D35352"/>
    <w:rsid w:val="00D42FCD"/>
    <w:rsid w:val="00D431B1"/>
    <w:rsid w:val="00D43744"/>
    <w:rsid w:val="00D43B6D"/>
    <w:rsid w:val="00D43C6A"/>
    <w:rsid w:val="00D43E35"/>
    <w:rsid w:val="00D459F2"/>
    <w:rsid w:val="00D45B8F"/>
    <w:rsid w:val="00D462E1"/>
    <w:rsid w:val="00D47A9B"/>
    <w:rsid w:val="00D506C1"/>
    <w:rsid w:val="00D51376"/>
    <w:rsid w:val="00D51730"/>
    <w:rsid w:val="00D51E89"/>
    <w:rsid w:val="00D5590C"/>
    <w:rsid w:val="00D571B4"/>
    <w:rsid w:val="00D60907"/>
    <w:rsid w:val="00D6236F"/>
    <w:rsid w:val="00D646D9"/>
    <w:rsid w:val="00D66E89"/>
    <w:rsid w:val="00D67C70"/>
    <w:rsid w:val="00D72CED"/>
    <w:rsid w:val="00D7337A"/>
    <w:rsid w:val="00D75B49"/>
    <w:rsid w:val="00D75B97"/>
    <w:rsid w:val="00D76E0B"/>
    <w:rsid w:val="00D82E8E"/>
    <w:rsid w:val="00D837C4"/>
    <w:rsid w:val="00D8507F"/>
    <w:rsid w:val="00D90C96"/>
    <w:rsid w:val="00D92BA7"/>
    <w:rsid w:val="00D937CB"/>
    <w:rsid w:val="00D96EAA"/>
    <w:rsid w:val="00DA015E"/>
    <w:rsid w:val="00DA1F69"/>
    <w:rsid w:val="00DA285A"/>
    <w:rsid w:val="00DA33BD"/>
    <w:rsid w:val="00DA4F44"/>
    <w:rsid w:val="00DA685E"/>
    <w:rsid w:val="00DA6B32"/>
    <w:rsid w:val="00DB0995"/>
    <w:rsid w:val="00DB2471"/>
    <w:rsid w:val="00DB624F"/>
    <w:rsid w:val="00DB746C"/>
    <w:rsid w:val="00DB797C"/>
    <w:rsid w:val="00DC3F00"/>
    <w:rsid w:val="00DC62D6"/>
    <w:rsid w:val="00DC6738"/>
    <w:rsid w:val="00DD0095"/>
    <w:rsid w:val="00DD2125"/>
    <w:rsid w:val="00DD23E4"/>
    <w:rsid w:val="00DD38D5"/>
    <w:rsid w:val="00DD43C6"/>
    <w:rsid w:val="00DD51A6"/>
    <w:rsid w:val="00DD715F"/>
    <w:rsid w:val="00DE231A"/>
    <w:rsid w:val="00DE2A0C"/>
    <w:rsid w:val="00DE3CF5"/>
    <w:rsid w:val="00DE5930"/>
    <w:rsid w:val="00DE5CE5"/>
    <w:rsid w:val="00DE6094"/>
    <w:rsid w:val="00DE72DE"/>
    <w:rsid w:val="00DF36B8"/>
    <w:rsid w:val="00DF3E50"/>
    <w:rsid w:val="00DF621E"/>
    <w:rsid w:val="00E00EC0"/>
    <w:rsid w:val="00E0458D"/>
    <w:rsid w:val="00E06853"/>
    <w:rsid w:val="00E11E35"/>
    <w:rsid w:val="00E12869"/>
    <w:rsid w:val="00E12C88"/>
    <w:rsid w:val="00E12ED9"/>
    <w:rsid w:val="00E13267"/>
    <w:rsid w:val="00E1409C"/>
    <w:rsid w:val="00E17127"/>
    <w:rsid w:val="00E179BE"/>
    <w:rsid w:val="00E21ECA"/>
    <w:rsid w:val="00E227B2"/>
    <w:rsid w:val="00E22A5D"/>
    <w:rsid w:val="00E23B31"/>
    <w:rsid w:val="00E25935"/>
    <w:rsid w:val="00E269B4"/>
    <w:rsid w:val="00E26B1E"/>
    <w:rsid w:val="00E304FF"/>
    <w:rsid w:val="00E31B06"/>
    <w:rsid w:val="00E3219F"/>
    <w:rsid w:val="00E33898"/>
    <w:rsid w:val="00E3394E"/>
    <w:rsid w:val="00E4164C"/>
    <w:rsid w:val="00E43626"/>
    <w:rsid w:val="00E444FF"/>
    <w:rsid w:val="00E448A0"/>
    <w:rsid w:val="00E44ED1"/>
    <w:rsid w:val="00E4705C"/>
    <w:rsid w:val="00E55228"/>
    <w:rsid w:val="00E57FCB"/>
    <w:rsid w:val="00E6153E"/>
    <w:rsid w:val="00E633AD"/>
    <w:rsid w:val="00E64A2A"/>
    <w:rsid w:val="00E652D9"/>
    <w:rsid w:val="00E67EFB"/>
    <w:rsid w:val="00E71B1C"/>
    <w:rsid w:val="00E74B97"/>
    <w:rsid w:val="00E75DC2"/>
    <w:rsid w:val="00E77AAC"/>
    <w:rsid w:val="00E77DCC"/>
    <w:rsid w:val="00E841E8"/>
    <w:rsid w:val="00E861BB"/>
    <w:rsid w:val="00E95EFB"/>
    <w:rsid w:val="00EA0336"/>
    <w:rsid w:val="00EA2E60"/>
    <w:rsid w:val="00EA3774"/>
    <w:rsid w:val="00EA4ADB"/>
    <w:rsid w:val="00EA509B"/>
    <w:rsid w:val="00EA607E"/>
    <w:rsid w:val="00EA613E"/>
    <w:rsid w:val="00EB3529"/>
    <w:rsid w:val="00EB5AA2"/>
    <w:rsid w:val="00EB5E7F"/>
    <w:rsid w:val="00EB621B"/>
    <w:rsid w:val="00EC1B76"/>
    <w:rsid w:val="00EC74B7"/>
    <w:rsid w:val="00EC75C0"/>
    <w:rsid w:val="00ED3E84"/>
    <w:rsid w:val="00ED503D"/>
    <w:rsid w:val="00ED5A6E"/>
    <w:rsid w:val="00ED5CB8"/>
    <w:rsid w:val="00ED6BE5"/>
    <w:rsid w:val="00ED6CF6"/>
    <w:rsid w:val="00EE3B8B"/>
    <w:rsid w:val="00EE6430"/>
    <w:rsid w:val="00EE7909"/>
    <w:rsid w:val="00EE795E"/>
    <w:rsid w:val="00EE7FB8"/>
    <w:rsid w:val="00EF02A9"/>
    <w:rsid w:val="00EF134F"/>
    <w:rsid w:val="00EF1974"/>
    <w:rsid w:val="00EF37B8"/>
    <w:rsid w:val="00F008DC"/>
    <w:rsid w:val="00F02697"/>
    <w:rsid w:val="00F033C2"/>
    <w:rsid w:val="00F03946"/>
    <w:rsid w:val="00F04646"/>
    <w:rsid w:val="00F05854"/>
    <w:rsid w:val="00F110D1"/>
    <w:rsid w:val="00F11241"/>
    <w:rsid w:val="00F1251B"/>
    <w:rsid w:val="00F12E6D"/>
    <w:rsid w:val="00F15724"/>
    <w:rsid w:val="00F20733"/>
    <w:rsid w:val="00F22490"/>
    <w:rsid w:val="00F22DF5"/>
    <w:rsid w:val="00F2389C"/>
    <w:rsid w:val="00F24286"/>
    <w:rsid w:val="00F414AB"/>
    <w:rsid w:val="00F438D2"/>
    <w:rsid w:val="00F43956"/>
    <w:rsid w:val="00F4401E"/>
    <w:rsid w:val="00F45EB5"/>
    <w:rsid w:val="00F4674B"/>
    <w:rsid w:val="00F470CB"/>
    <w:rsid w:val="00F5256D"/>
    <w:rsid w:val="00F5480E"/>
    <w:rsid w:val="00F57D0D"/>
    <w:rsid w:val="00F57FFA"/>
    <w:rsid w:val="00F60C5F"/>
    <w:rsid w:val="00F620F6"/>
    <w:rsid w:val="00F62556"/>
    <w:rsid w:val="00F62D84"/>
    <w:rsid w:val="00F63A9C"/>
    <w:rsid w:val="00F6604D"/>
    <w:rsid w:val="00F67F59"/>
    <w:rsid w:val="00F707B6"/>
    <w:rsid w:val="00F72A9C"/>
    <w:rsid w:val="00F7329F"/>
    <w:rsid w:val="00F74C16"/>
    <w:rsid w:val="00F76B58"/>
    <w:rsid w:val="00F813D3"/>
    <w:rsid w:val="00F81B47"/>
    <w:rsid w:val="00F82EBA"/>
    <w:rsid w:val="00F84989"/>
    <w:rsid w:val="00F86CB1"/>
    <w:rsid w:val="00F96703"/>
    <w:rsid w:val="00F97397"/>
    <w:rsid w:val="00FA3FF4"/>
    <w:rsid w:val="00FB2FDF"/>
    <w:rsid w:val="00FB63D8"/>
    <w:rsid w:val="00FB6721"/>
    <w:rsid w:val="00FC3E31"/>
    <w:rsid w:val="00FC5196"/>
    <w:rsid w:val="00FD0C4F"/>
    <w:rsid w:val="00FD1A07"/>
    <w:rsid w:val="00FD4DEC"/>
    <w:rsid w:val="00FD5E4B"/>
    <w:rsid w:val="00FD7C40"/>
    <w:rsid w:val="00FE071A"/>
    <w:rsid w:val="00FE0922"/>
    <w:rsid w:val="00FE4439"/>
    <w:rsid w:val="00FE4754"/>
    <w:rsid w:val="00FE5B42"/>
    <w:rsid w:val="00FF32AB"/>
    <w:rsid w:val="00FF4031"/>
    <w:rsid w:val="00FF6F84"/>
    <w:rsid w:val="00FF7E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89">
      <o:colormru v:ext="edit" colors="#d2e0f0,#c40043,#d21242"/>
    </o:shapedefaults>
    <o:shapelayout v:ext="edit">
      <o:idmap v:ext="edit" data="1"/>
    </o:shapelayout>
  </w:shapeDefaults>
  <w:decimalSymbol w:val=","/>
  <w:listSeparator w:val=";"/>
  <w14:docId w14:val="49A65AE3"/>
  <w15:docId w15:val="{4A51A31E-4097-4396-ACE1-0CF39BB8F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Helvetica" w:eastAsia="Times New Roman" w:hAnsi="Helvetica" w:cs="Times New Roman"/>
        <w:color w:val="3D3E40"/>
        <w:lang w:val="en-US" w:eastAsia="en-US" w:bidi="ar-SA"/>
      </w:rPr>
    </w:rPrDefault>
    <w:pPrDefault>
      <w:pPr>
        <w:spacing w:before="120" w:after="120"/>
      </w:pPr>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430E5F"/>
    <w:rPr>
      <w:szCs w:val="24"/>
    </w:rPr>
  </w:style>
  <w:style w:type="paragraph" w:styleId="Heading1">
    <w:name w:val="heading 1"/>
    <w:basedOn w:val="Normal"/>
    <w:next w:val="Normal"/>
    <w:link w:val="Heading1Char"/>
    <w:qFormat/>
    <w:rsid w:val="002037FF"/>
    <w:pPr>
      <w:keepNext/>
      <w:numPr>
        <w:numId w:val="3"/>
      </w:numPr>
      <w:tabs>
        <w:tab w:val="left" w:pos="1440"/>
        <w:tab w:val="left" w:pos="1800"/>
      </w:tabs>
      <w:spacing w:before="480" w:after="240"/>
      <w:ind w:left="1440" w:hanging="720"/>
      <w:outlineLvl w:val="0"/>
    </w:pPr>
    <w:rPr>
      <w:rFonts w:ascii="Arial" w:eastAsia="SimSun" w:hAnsi="Arial" w:cs="Lucida Sans Unicode"/>
      <w:b/>
      <w:sz w:val="44"/>
      <w:szCs w:val="48"/>
      <w:lang w:eastAsia="zh-CN"/>
    </w:rPr>
  </w:style>
  <w:style w:type="paragraph" w:styleId="Heading2">
    <w:name w:val="heading 2"/>
    <w:basedOn w:val="Heading1"/>
    <w:next w:val="Normal"/>
    <w:link w:val="Heading2Char"/>
    <w:qFormat/>
    <w:rsid w:val="00031767"/>
    <w:pPr>
      <w:numPr>
        <w:ilvl w:val="1"/>
      </w:numPr>
      <w:tabs>
        <w:tab w:val="left" w:pos="1080"/>
      </w:tabs>
      <w:ind w:left="1080" w:hanging="1080"/>
      <w:outlineLvl w:val="1"/>
    </w:pPr>
    <w:rPr>
      <w:rFonts w:cs="Arial"/>
      <w:sz w:val="36"/>
      <w:szCs w:val="36"/>
    </w:rPr>
  </w:style>
  <w:style w:type="paragraph" w:styleId="Heading3">
    <w:name w:val="heading 3"/>
    <w:basedOn w:val="Heading2"/>
    <w:next w:val="Normal"/>
    <w:link w:val="Heading3Char"/>
    <w:qFormat/>
    <w:rsid w:val="006A4525"/>
    <w:pPr>
      <w:numPr>
        <w:ilvl w:val="2"/>
      </w:numPr>
      <w:tabs>
        <w:tab w:val="clear" w:pos="1080"/>
        <w:tab w:val="clear" w:pos="1440"/>
        <w:tab w:val="clear" w:pos="1800"/>
        <w:tab w:val="left" w:pos="1260"/>
        <w:tab w:val="left" w:pos="1620"/>
        <w:tab w:val="left" w:pos="1980"/>
      </w:tabs>
      <w:ind w:left="1260" w:hanging="1260"/>
      <w:outlineLvl w:val="2"/>
    </w:pPr>
    <w:rPr>
      <w:sz w:val="32"/>
      <w:szCs w:val="28"/>
    </w:rPr>
  </w:style>
  <w:style w:type="paragraph" w:styleId="Heading4">
    <w:name w:val="heading 4"/>
    <w:basedOn w:val="Heading3"/>
    <w:next w:val="Normal"/>
    <w:link w:val="Heading4Char"/>
    <w:qFormat/>
    <w:rsid w:val="006A4525"/>
    <w:pPr>
      <w:numPr>
        <w:ilvl w:val="3"/>
      </w:numPr>
      <w:tabs>
        <w:tab w:val="clear" w:pos="1260"/>
        <w:tab w:val="clear" w:pos="1620"/>
        <w:tab w:val="clear" w:pos="1980"/>
        <w:tab w:val="left" w:pos="1440"/>
        <w:tab w:val="left" w:pos="1800"/>
        <w:tab w:val="left" w:pos="2160"/>
      </w:tabs>
      <w:ind w:left="1440" w:hanging="1440"/>
      <w:outlineLvl w:val="3"/>
    </w:pPr>
    <w:rPr>
      <w:sz w:val="28"/>
      <w:szCs w:val="20"/>
    </w:rPr>
  </w:style>
  <w:style w:type="paragraph" w:styleId="Heading5">
    <w:name w:val="heading 5"/>
    <w:basedOn w:val="Heading4"/>
    <w:next w:val="Normal"/>
    <w:link w:val="Heading5Char"/>
    <w:qFormat/>
    <w:rsid w:val="00031767"/>
    <w:pPr>
      <w:numPr>
        <w:ilvl w:val="4"/>
      </w:numPr>
      <w:tabs>
        <w:tab w:val="clear" w:pos="1440"/>
        <w:tab w:val="left" w:pos="2520"/>
      </w:tabs>
      <w:ind w:left="1800" w:hanging="1800"/>
      <w:outlineLvl w:val="4"/>
    </w:pPr>
    <w:rPr>
      <w:sz w:val="24"/>
    </w:rPr>
  </w:style>
  <w:style w:type="paragraph" w:styleId="Heading6">
    <w:name w:val="heading 6"/>
    <w:basedOn w:val="Heading5"/>
    <w:next w:val="Normal"/>
    <w:link w:val="Heading6Char"/>
    <w:qFormat/>
    <w:rsid w:val="00372BD3"/>
    <w:pPr>
      <w:numPr>
        <w:ilvl w:val="5"/>
      </w:numPr>
      <w:ind w:left="1800" w:hanging="1800"/>
      <w:outlineLvl w:val="5"/>
    </w:pPr>
    <w:rPr>
      <w:sz w:val="20"/>
    </w:rPr>
  </w:style>
  <w:style w:type="paragraph" w:styleId="Heading7">
    <w:name w:val="heading 7"/>
    <w:basedOn w:val="Heading6"/>
    <w:next w:val="Normal"/>
    <w:link w:val="Heading7Char"/>
    <w:qFormat/>
    <w:rsid w:val="008343F6"/>
    <w:pPr>
      <w:outlineLvl w:val="6"/>
    </w:pPr>
  </w:style>
  <w:style w:type="paragraph" w:styleId="Heading8">
    <w:name w:val="heading 8"/>
    <w:basedOn w:val="Heading7"/>
    <w:next w:val="Normal"/>
    <w:link w:val="Heading8Char"/>
    <w:qFormat/>
    <w:rsid w:val="008343F6"/>
    <w:pPr>
      <w:outlineLvl w:val="7"/>
    </w:pPr>
  </w:style>
  <w:style w:type="paragraph" w:styleId="Heading9">
    <w:name w:val="heading 9"/>
    <w:basedOn w:val="Heading8"/>
    <w:next w:val="Normal"/>
    <w:link w:val="Heading9Char"/>
    <w:qFormat/>
    <w:rsid w:val="008343F6"/>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037FF"/>
    <w:rPr>
      <w:rFonts w:ascii="Arial" w:eastAsia="SimSun" w:hAnsi="Arial" w:cs="Lucida Sans Unicode"/>
      <w:b/>
      <w:sz w:val="44"/>
      <w:szCs w:val="48"/>
      <w:lang w:eastAsia="zh-CN"/>
    </w:rPr>
  </w:style>
  <w:style w:type="character" w:customStyle="1" w:styleId="Heading2Char">
    <w:name w:val="Heading 2 Char"/>
    <w:basedOn w:val="DefaultParagraphFont"/>
    <w:link w:val="Heading2"/>
    <w:rsid w:val="00031767"/>
    <w:rPr>
      <w:rFonts w:ascii="Arial" w:eastAsia="SimSun" w:hAnsi="Arial" w:cs="Arial"/>
      <w:b/>
      <w:sz w:val="36"/>
      <w:szCs w:val="36"/>
      <w:lang w:eastAsia="zh-CN"/>
    </w:rPr>
  </w:style>
  <w:style w:type="character" w:customStyle="1" w:styleId="Heading3Char">
    <w:name w:val="Heading 3 Char"/>
    <w:basedOn w:val="DefaultParagraphFont"/>
    <w:link w:val="Heading3"/>
    <w:rsid w:val="006A4525"/>
    <w:rPr>
      <w:rFonts w:ascii="Arial" w:eastAsia="SimSun" w:hAnsi="Arial" w:cs="Arial"/>
      <w:b/>
      <w:sz w:val="32"/>
      <w:szCs w:val="28"/>
      <w:lang w:eastAsia="zh-CN"/>
    </w:rPr>
  </w:style>
  <w:style w:type="paragraph" w:customStyle="1" w:styleId="Bulleted2">
    <w:name w:val="Bulleted2"/>
    <w:basedOn w:val="Bulleted"/>
    <w:rsid w:val="00C7170C"/>
    <w:pPr>
      <w:numPr>
        <w:numId w:val="10"/>
      </w:numPr>
      <w:tabs>
        <w:tab w:val="clear" w:pos="720"/>
        <w:tab w:val="left" w:pos="1080"/>
      </w:tabs>
    </w:pPr>
  </w:style>
  <w:style w:type="paragraph" w:customStyle="1" w:styleId="Bulleted">
    <w:name w:val="Bulleted"/>
    <w:basedOn w:val="Normal"/>
    <w:link w:val="BulletedChar"/>
    <w:rsid w:val="00FD1A07"/>
    <w:pPr>
      <w:numPr>
        <w:numId w:val="1"/>
      </w:numPr>
      <w:tabs>
        <w:tab w:val="left" w:pos="720"/>
      </w:tabs>
    </w:pPr>
    <w:rPr>
      <w:rFonts w:eastAsia="SimSun" w:cs="Arial"/>
      <w:szCs w:val="20"/>
      <w:lang w:eastAsia="zh-TW"/>
    </w:rPr>
  </w:style>
  <w:style w:type="paragraph" w:styleId="Header">
    <w:name w:val="header"/>
    <w:basedOn w:val="Normal"/>
    <w:link w:val="HeaderChar"/>
    <w:rsid w:val="00E67EFB"/>
    <w:pPr>
      <w:autoSpaceDE w:val="0"/>
      <w:autoSpaceDN w:val="0"/>
      <w:adjustRightInd w:val="0"/>
      <w:jc w:val="right"/>
    </w:pPr>
    <w:rPr>
      <w:rFonts w:ascii="Arial" w:hAnsi="Arial" w:cs="Arial"/>
      <w:noProof/>
      <w:szCs w:val="20"/>
      <w:lang w:val="fr-FR" w:eastAsia="fr-FR"/>
    </w:rPr>
  </w:style>
  <w:style w:type="character" w:customStyle="1" w:styleId="HeaderChar">
    <w:name w:val="Header Char"/>
    <w:basedOn w:val="DefaultParagraphFont"/>
    <w:link w:val="Header"/>
    <w:rsid w:val="00E67EFB"/>
    <w:rPr>
      <w:rFonts w:ascii="Arial" w:hAnsi="Arial" w:cs="Arial"/>
      <w:noProof/>
      <w:color w:val="3D3E40"/>
      <w:lang w:val="fr-FR" w:eastAsia="fr-FR"/>
    </w:rPr>
  </w:style>
  <w:style w:type="paragraph" w:customStyle="1" w:styleId="Indented">
    <w:name w:val="Indented"/>
    <w:basedOn w:val="Normal"/>
    <w:rsid w:val="00016424"/>
    <w:pPr>
      <w:ind w:left="720"/>
    </w:pPr>
  </w:style>
  <w:style w:type="paragraph" w:styleId="Footer">
    <w:name w:val="footer"/>
    <w:basedOn w:val="Normal"/>
    <w:link w:val="FooterChar"/>
    <w:rsid w:val="00E67EFB"/>
    <w:pPr>
      <w:tabs>
        <w:tab w:val="left" w:pos="2400"/>
        <w:tab w:val="right" w:pos="9360"/>
      </w:tabs>
      <w:ind w:left="-360"/>
    </w:pPr>
    <w:rPr>
      <w:rFonts w:ascii="Arial" w:hAnsi="Arial" w:cs="Arial"/>
      <w:bCs/>
      <w:szCs w:val="20"/>
      <w:lang w:eastAsia="fr-FR"/>
    </w:rPr>
  </w:style>
  <w:style w:type="character" w:customStyle="1" w:styleId="FooterChar">
    <w:name w:val="Footer Char"/>
    <w:basedOn w:val="DefaultParagraphFont"/>
    <w:link w:val="Footer"/>
    <w:rsid w:val="00E67EFB"/>
    <w:rPr>
      <w:rFonts w:ascii="Arial" w:hAnsi="Arial" w:cs="Arial"/>
      <w:bCs/>
      <w:color w:val="3D3E40"/>
      <w:lang w:eastAsia="fr-FR"/>
    </w:rPr>
  </w:style>
  <w:style w:type="paragraph" w:customStyle="1" w:styleId="TableFootnote">
    <w:name w:val="TableFootnote"/>
    <w:basedOn w:val="Normal"/>
    <w:rsid w:val="00FA3FF4"/>
    <w:pPr>
      <w:ind w:left="360"/>
    </w:pPr>
    <w:rPr>
      <w:rFonts w:ascii="Arial" w:hAnsi="Arial" w:cs="Arial"/>
      <w:sz w:val="16"/>
      <w:szCs w:val="16"/>
    </w:rPr>
  </w:style>
  <w:style w:type="character" w:styleId="Hyperlink">
    <w:name w:val="Hyperlink"/>
    <w:basedOn w:val="DefaultParagraphFont"/>
    <w:uiPriority w:val="99"/>
    <w:rsid w:val="00696C9F"/>
    <w:rPr>
      <w:rFonts w:ascii="Arial" w:hAnsi="Arial"/>
      <w:color w:val="4C82C3"/>
      <w:sz w:val="20"/>
      <w:u w:val="single"/>
    </w:rPr>
  </w:style>
  <w:style w:type="paragraph" w:styleId="TOC1">
    <w:name w:val="toc 1"/>
    <w:basedOn w:val="Normal"/>
    <w:next w:val="Normal"/>
    <w:uiPriority w:val="39"/>
    <w:qFormat/>
    <w:rsid w:val="00696C9F"/>
    <w:pPr>
      <w:tabs>
        <w:tab w:val="left" w:pos="360"/>
        <w:tab w:val="left" w:pos="720"/>
        <w:tab w:val="right" w:leader="dot" w:pos="9000"/>
      </w:tabs>
      <w:spacing w:before="180" w:after="0"/>
    </w:pPr>
    <w:rPr>
      <w:rFonts w:ascii="Arial" w:hAnsi="Arial" w:cs="Arial"/>
      <w:b/>
      <w:bCs/>
      <w:caps/>
      <w:noProof/>
      <w:sz w:val="24"/>
      <w:szCs w:val="26"/>
      <w:lang w:eastAsia="fr-FR"/>
    </w:rPr>
  </w:style>
  <w:style w:type="paragraph" w:styleId="TOC2">
    <w:name w:val="toc 2"/>
    <w:basedOn w:val="Normal"/>
    <w:next w:val="Normal"/>
    <w:uiPriority w:val="39"/>
    <w:qFormat/>
    <w:rsid w:val="00696C9F"/>
    <w:pPr>
      <w:tabs>
        <w:tab w:val="right" w:leader="dot" w:pos="9000"/>
      </w:tabs>
      <w:spacing w:after="0"/>
      <w:ind w:left="360"/>
    </w:pPr>
    <w:rPr>
      <w:rFonts w:ascii="Arial" w:hAnsi="Arial" w:cs="Arial"/>
      <w:noProof/>
      <w:szCs w:val="20"/>
      <w:lang w:eastAsia="fr-FR"/>
    </w:rPr>
  </w:style>
  <w:style w:type="paragraph" w:styleId="TOC3">
    <w:name w:val="toc 3"/>
    <w:basedOn w:val="Normal"/>
    <w:next w:val="Normal"/>
    <w:uiPriority w:val="39"/>
    <w:qFormat/>
    <w:rsid w:val="00696C9F"/>
    <w:pPr>
      <w:tabs>
        <w:tab w:val="right" w:leader="dot" w:pos="9000"/>
      </w:tabs>
      <w:spacing w:before="60" w:after="0"/>
      <w:ind w:left="720"/>
    </w:pPr>
    <w:rPr>
      <w:rFonts w:ascii="Arial" w:hAnsi="Arial" w:cs="Arial"/>
      <w:noProof/>
      <w:szCs w:val="20"/>
      <w:lang w:eastAsia="fr-FR"/>
    </w:rPr>
  </w:style>
  <w:style w:type="paragraph" w:customStyle="1" w:styleId="ChapterTitleNoNum">
    <w:name w:val="ChapterTitleNoNum"/>
    <w:basedOn w:val="Heading1"/>
    <w:rsid w:val="00CE09E3"/>
    <w:pPr>
      <w:numPr>
        <w:numId w:val="0"/>
      </w:numPr>
      <w:ind w:left="720"/>
    </w:pPr>
  </w:style>
  <w:style w:type="paragraph" w:styleId="ListParagraph">
    <w:name w:val="List Paragraph"/>
    <w:basedOn w:val="Normal"/>
    <w:uiPriority w:val="34"/>
    <w:qFormat/>
    <w:rsid w:val="00963151"/>
    <w:pPr>
      <w:ind w:left="720"/>
      <w:contextualSpacing/>
    </w:pPr>
  </w:style>
  <w:style w:type="paragraph" w:styleId="BalloonText">
    <w:name w:val="Balloon Text"/>
    <w:basedOn w:val="Normal"/>
    <w:link w:val="BalloonTextChar"/>
    <w:rsid w:val="001329F1"/>
    <w:pPr>
      <w:spacing w:before="0" w:after="0"/>
    </w:pPr>
    <w:rPr>
      <w:rFonts w:ascii="Tahoma" w:hAnsi="Tahoma" w:cs="Tahoma"/>
      <w:sz w:val="16"/>
      <w:szCs w:val="16"/>
    </w:rPr>
  </w:style>
  <w:style w:type="character" w:customStyle="1" w:styleId="BalloonTextChar">
    <w:name w:val="Balloon Text Char"/>
    <w:basedOn w:val="DefaultParagraphFont"/>
    <w:link w:val="BalloonText"/>
    <w:rsid w:val="001329F1"/>
    <w:rPr>
      <w:rFonts w:ascii="Tahoma" w:hAnsi="Tahoma" w:cs="Tahoma"/>
      <w:sz w:val="16"/>
      <w:szCs w:val="16"/>
    </w:rPr>
  </w:style>
  <w:style w:type="character" w:styleId="CommentReference">
    <w:name w:val="annotation reference"/>
    <w:basedOn w:val="DefaultParagraphFont"/>
    <w:rsid w:val="00934D64"/>
    <w:rPr>
      <w:sz w:val="16"/>
      <w:szCs w:val="16"/>
    </w:rPr>
  </w:style>
  <w:style w:type="paragraph" w:styleId="CommentText">
    <w:name w:val="annotation text"/>
    <w:basedOn w:val="Normal"/>
    <w:link w:val="CommentTextChar"/>
    <w:rsid w:val="00934D64"/>
    <w:rPr>
      <w:rFonts w:ascii="Verdana" w:hAnsi="Verdana"/>
      <w:szCs w:val="20"/>
    </w:rPr>
  </w:style>
  <w:style w:type="character" w:customStyle="1" w:styleId="CommentTextChar">
    <w:name w:val="Comment Text Char"/>
    <w:basedOn w:val="DefaultParagraphFont"/>
    <w:link w:val="CommentText"/>
    <w:rsid w:val="001329F1"/>
    <w:rPr>
      <w:rFonts w:ascii="Verdana" w:hAnsi="Verdana"/>
    </w:rPr>
  </w:style>
  <w:style w:type="character" w:styleId="FollowedHyperlink">
    <w:name w:val="FollowedHyperlink"/>
    <w:basedOn w:val="DefaultParagraphFont"/>
    <w:rsid w:val="002B1BD6"/>
    <w:rPr>
      <w:rFonts w:ascii="Gothic720 BT" w:hAnsi="Gothic720 BT"/>
      <w:color w:val="800080"/>
      <w:sz w:val="20"/>
      <w:u w:val="single"/>
    </w:rPr>
  </w:style>
  <w:style w:type="paragraph" w:customStyle="1" w:styleId="TableRowHead">
    <w:name w:val="TableRowHead"/>
    <w:basedOn w:val="TableColumnHead"/>
    <w:autoRedefine/>
    <w:rsid w:val="00D90C96"/>
  </w:style>
  <w:style w:type="paragraph" w:customStyle="1" w:styleId="TableColumnHead">
    <w:name w:val="TableColumnHead"/>
    <w:basedOn w:val="Normal"/>
    <w:rsid w:val="00090122"/>
    <w:pPr>
      <w:keepNext/>
    </w:pPr>
    <w:rPr>
      <w:rFonts w:ascii="Arial" w:hAnsi="Arial"/>
      <w:b/>
      <w:color w:val="000000" w:themeColor="text1"/>
      <w:spacing w:val="10"/>
      <w:sz w:val="18"/>
    </w:rPr>
  </w:style>
  <w:style w:type="paragraph" w:customStyle="1" w:styleId="NumberedSWI">
    <w:name w:val="NumberedSWI"/>
    <w:basedOn w:val="ListParagraph"/>
    <w:qFormat/>
    <w:rsid w:val="00EB621B"/>
    <w:pPr>
      <w:numPr>
        <w:numId w:val="12"/>
      </w:numPr>
      <w:ind w:left="720"/>
      <w:contextualSpacing w:val="0"/>
    </w:pPr>
    <w:rPr>
      <w:lang w:eastAsia="zh-CN"/>
    </w:rPr>
  </w:style>
  <w:style w:type="paragraph" w:customStyle="1" w:styleId="NumberedSWI2">
    <w:name w:val="NumberedSWI2"/>
    <w:basedOn w:val="NumberedSWI"/>
    <w:qFormat/>
    <w:rsid w:val="00CC458C"/>
    <w:pPr>
      <w:numPr>
        <w:ilvl w:val="1"/>
      </w:numPr>
      <w:ind w:left="1080"/>
    </w:pPr>
  </w:style>
  <w:style w:type="paragraph" w:styleId="TOC4">
    <w:name w:val="toc 4"/>
    <w:basedOn w:val="Normal"/>
    <w:next w:val="Normal"/>
    <w:uiPriority w:val="39"/>
    <w:rsid w:val="00696C9F"/>
    <w:pPr>
      <w:tabs>
        <w:tab w:val="right" w:leader="dot" w:pos="9000"/>
      </w:tabs>
      <w:spacing w:before="0" w:after="0"/>
      <w:ind w:left="1200"/>
    </w:pPr>
    <w:rPr>
      <w:rFonts w:ascii="Arial" w:hAnsi="Arial" w:cs="Arial"/>
      <w:noProof/>
      <w:sz w:val="18"/>
      <w:szCs w:val="20"/>
      <w:lang w:val="en-IN"/>
    </w:rPr>
  </w:style>
  <w:style w:type="paragraph" w:customStyle="1" w:styleId="CodeFragment">
    <w:name w:val="CodeFragment"/>
    <w:basedOn w:val="Normal"/>
    <w:rsid w:val="00F7329F"/>
    <w:pPr>
      <w:spacing w:before="40" w:after="40"/>
      <w:ind w:left="720"/>
      <w:jc w:val="both"/>
    </w:pPr>
    <w:rPr>
      <w:rFonts w:ascii="Courier New" w:hAnsi="Courier New" w:cs="Courier New"/>
      <w:szCs w:val="20"/>
      <w:lang w:val="en-GB" w:eastAsia="fr-FR"/>
    </w:rPr>
  </w:style>
  <w:style w:type="paragraph" w:customStyle="1" w:styleId="Indented2">
    <w:name w:val="Indented2"/>
    <w:basedOn w:val="Indented"/>
    <w:uiPriority w:val="99"/>
    <w:rsid w:val="00016424"/>
    <w:pPr>
      <w:ind w:left="1440"/>
    </w:pPr>
  </w:style>
  <w:style w:type="paragraph" w:customStyle="1" w:styleId="TableBody">
    <w:name w:val="TableBody"/>
    <w:basedOn w:val="Normal"/>
    <w:link w:val="TableBodyChar"/>
    <w:qFormat/>
    <w:rsid w:val="000D332C"/>
    <w:pPr>
      <w:spacing w:before="40" w:after="40"/>
    </w:pPr>
    <w:rPr>
      <w:rFonts w:ascii="Arial" w:hAnsi="Arial" w:cs="Arial"/>
      <w:sz w:val="18"/>
      <w:lang w:eastAsia="ja-JP"/>
    </w:rPr>
  </w:style>
  <w:style w:type="paragraph" w:customStyle="1" w:styleId="Figure">
    <w:name w:val="Figure"/>
    <w:basedOn w:val="Normal"/>
    <w:next w:val="FigureCaption"/>
    <w:rsid w:val="00F82EBA"/>
    <w:pPr>
      <w:keepNext/>
    </w:pPr>
  </w:style>
  <w:style w:type="paragraph" w:customStyle="1" w:styleId="FigureCaption">
    <w:name w:val="FigureCaption"/>
    <w:basedOn w:val="Figure"/>
    <w:rsid w:val="00757806"/>
    <w:pPr>
      <w:keepNext w:val="0"/>
      <w:numPr>
        <w:numId w:val="13"/>
      </w:numPr>
      <w:tabs>
        <w:tab w:val="left" w:pos="900"/>
      </w:tabs>
      <w:spacing w:after="360"/>
      <w:ind w:left="360"/>
    </w:pPr>
    <w:rPr>
      <w:rFonts w:ascii="Arial" w:hAnsi="Arial" w:cs="Arial"/>
      <w:i/>
      <w:sz w:val="16"/>
      <w:szCs w:val="16"/>
    </w:rPr>
  </w:style>
  <w:style w:type="paragraph" w:customStyle="1" w:styleId="BoilerplateTitles">
    <w:name w:val="BoilerplateTitles"/>
    <w:basedOn w:val="Normal"/>
    <w:next w:val="Normal"/>
    <w:rsid w:val="008152AF"/>
    <w:pPr>
      <w:keepNext/>
      <w:tabs>
        <w:tab w:val="left" w:pos="567"/>
      </w:tabs>
      <w:spacing w:before="360" w:after="240"/>
    </w:pPr>
    <w:rPr>
      <w:rFonts w:ascii="Arial" w:eastAsia="SimSun" w:hAnsi="Arial" w:cs="Lucida Sans Unicode"/>
      <w:b/>
      <w:sz w:val="44"/>
      <w:szCs w:val="48"/>
      <w:lang w:eastAsia="zh-CN"/>
    </w:rPr>
  </w:style>
  <w:style w:type="paragraph" w:styleId="Index1">
    <w:name w:val="index 1"/>
    <w:basedOn w:val="Normal"/>
    <w:next w:val="Normal"/>
    <w:autoRedefine/>
    <w:rsid w:val="00B136D3"/>
    <w:pPr>
      <w:ind w:left="200" w:hanging="200"/>
    </w:pPr>
  </w:style>
  <w:style w:type="paragraph" w:styleId="IndexHeading">
    <w:name w:val="index heading"/>
    <w:basedOn w:val="Normal"/>
    <w:next w:val="Index1"/>
    <w:semiHidden/>
    <w:rsid w:val="00B136D3"/>
    <w:rPr>
      <w:rFonts w:ascii="Times New Roman" w:hAnsi="Times New Roman" w:cs="Arial"/>
      <w:sz w:val="22"/>
      <w:szCs w:val="20"/>
    </w:rPr>
  </w:style>
  <w:style w:type="paragraph" w:customStyle="1" w:styleId="REFREVDATE">
    <w:name w:val="REFREVDATE"/>
    <w:basedOn w:val="Normal"/>
    <w:uiPriority w:val="99"/>
    <w:rsid w:val="00187A24"/>
    <w:pPr>
      <w:keepNext/>
      <w:keepLines/>
      <w:spacing w:before="40" w:after="40"/>
      <w:jc w:val="right"/>
    </w:pPr>
    <w:rPr>
      <w:rFonts w:ascii="Arial" w:hAnsi="Arial" w:cs="Arial"/>
      <w:b/>
      <w:sz w:val="18"/>
      <w:szCs w:val="18"/>
    </w:rPr>
  </w:style>
  <w:style w:type="paragraph" w:styleId="Title">
    <w:name w:val="Title"/>
    <w:basedOn w:val="Normal"/>
    <w:link w:val="TitleChar"/>
    <w:qFormat/>
    <w:rsid w:val="004B2498"/>
    <w:pPr>
      <w:tabs>
        <w:tab w:val="left" w:pos="1440"/>
        <w:tab w:val="left" w:pos="8191"/>
      </w:tabs>
    </w:pPr>
    <w:rPr>
      <w:rFonts w:ascii="Arial" w:hAnsi="Arial"/>
      <w:b/>
      <w:noProof/>
      <w:color w:val="FFFFFF"/>
      <w:sz w:val="48"/>
      <w:szCs w:val="48"/>
      <w:lang w:eastAsia="ja-JP"/>
    </w:rPr>
  </w:style>
  <w:style w:type="paragraph" w:customStyle="1" w:styleId="Title2">
    <w:name w:val="Title2"/>
    <w:basedOn w:val="Title"/>
    <w:rsid w:val="00187A24"/>
    <w:pPr>
      <w:jc w:val="right"/>
    </w:pPr>
    <w:rPr>
      <w:color w:val="auto"/>
    </w:rPr>
  </w:style>
  <w:style w:type="paragraph" w:styleId="Caption">
    <w:name w:val="caption"/>
    <w:basedOn w:val="Normal"/>
    <w:next w:val="Normal"/>
    <w:qFormat/>
    <w:rsid w:val="00187A24"/>
    <w:rPr>
      <w:b/>
      <w:bCs/>
      <w:szCs w:val="20"/>
    </w:rPr>
  </w:style>
  <w:style w:type="table" w:customStyle="1" w:styleId="TableSWI">
    <w:name w:val="TableSWI"/>
    <w:basedOn w:val="TableNormal"/>
    <w:rsid w:val="004D0A0F"/>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vAlign w:val="center"/>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customStyle="1" w:styleId="Note">
    <w:name w:val="Note"/>
    <w:basedOn w:val="Normal"/>
    <w:link w:val="NoteChar"/>
    <w:rsid w:val="00E4164C"/>
    <w:pPr>
      <w:numPr>
        <w:numId w:val="6"/>
      </w:numPr>
      <w:pBdr>
        <w:top w:val="single" w:sz="18" w:space="1" w:color="FF1900"/>
        <w:bottom w:val="single" w:sz="2" w:space="1" w:color="FF1900"/>
      </w:pBdr>
      <w:tabs>
        <w:tab w:val="left" w:pos="1080"/>
      </w:tabs>
      <w:autoSpaceDE w:val="0"/>
      <w:autoSpaceDN w:val="0"/>
      <w:adjustRightInd w:val="0"/>
      <w:ind w:left="1080" w:hanging="1080"/>
    </w:pPr>
    <w:rPr>
      <w:rFonts w:ascii="Arial" w:hAnsi="Arial" w:cs="Arial"/>
      <w:i/>
      <w:iCs/>
      <w:sz w:val="18"/>
      <w:szCs w:val="18"/>
    </w:rPr>
  </w:style>
  <w:style w:type="paragraph" w:customStyle="1" w:styleId="Warning">
    <w:name w:val="Warning"/>
    <w:basedOn w:val="Note"/>
    <w:rsid w:val="00E4164C"/>
    <w:pPr>
      <w:numPr>
        <w:numId w:val="2"/>
      </w:numPr>
      <w:tabs>
        <w:tab w:val="clear" w:pos="360"/>
        <w:tab w:val="num" w:pos="1080"/>
      </w:tabs>
      <w:ind w:left="1080" w:hanging="1080"/>
    </w:pPr>
    <w:rPr>
      <w:lang w:eastAsia="zh-CN"/>
    </w:rPr>
  </w:style>
  <w:style w:type="paragraph" w:customStyle="1" w:styleId="Caution">
    <w:name w:val="Caution"/>
    <w:basedOn w:val="Note"/>
    <w:link w:val="CautionChar"/>
    <w:rsid w:val="00E4164C"/>
    <w:pPr>
      <w:numPr>
        <w:numId w:val="5"/>
      </w:numPr>
      <w:pBdr>
        <w:bottom w:val="single" w:sz="8" w:space="1" w:color="FF1900"/>
      </w:pBdr>
      <w:ind w:left="1080" w:hanging="1080"/>
    </w:pPr>
  </w:style>
  <w:style w:type="paragraph" w:customStyle="1" w:styleId="Tip">
    <w:name w:val="Tip"/>
    <w:basedOn w:val="Caution"/>
    <w:rsid w:val="00E4164C"/>
    <w:pPr>
      <w:numPr>
        <w:numId w:val="7"/>
      </w:numPr>
      <w:ind w:left="1080" w:hanging="1080"/>
    </w:pPr>
  </w:style>
  <w:style w:type="paragraph" w:customStyle="1" w:styleId="BlueColor">
    <w:name w:val="BlueColor"/>
    <w:basedOn w:val="Normal"/>
    <w:link w:val="BlueColorChar"/>
    <w:rsid w:val="00C41FB8"/>
    <w:rPr>
      <w:rFonts w:ascii="Arial" w:hAnsi="Arial"/>
      <w:color w:val="4C82C3"/>
      <w:u w:val="single"/>
    </w:rPr>
  </w:style>
  <w:style w:type="character" w:customStyle="1" w:styleId="BlueColorChar">
    <w:name w:val="BlueColor Char"/>
    <w:basedOn w:val="DefaultParagraphFont"/>
    <w:link w:val="BlueColor"/>
    <w:rsid w:val="00C41FB8"/>
    <w:rPr>
      <w:rFonts w:ascii="Arial" w:hAnsi="Arial"/>
      <w:color w:val="4C82C3"/>
      <w:szCs w:val="24"/>
      <w:u w:val="single"/>
    </w:rPr>
  </w:style>
  <w:style w:type="paragraph" w:customStyle="1" w:styleId="Bold">
    <w:name w:val="Bold"/>
    <w:basedOn w:val="Normal"/>
    <w:rsid w:val="004B52C4"/>
    <w:rPr>
      <w:b/>
    </w:rPr>
  </w:style>
  <w:style w:type="paragraph" w:customStyle="1" w:styleId="Citation">
    <w:name w:val="Citation"/>
    <w:basedOn w:val="Bold"/>
    <w:rsid w:val="004B52C4"/>
    <w:rPr>
      <w:rFonts w:ascii="Microsoft Sans Serif" w:hAnsi="Microsoft Sans Serif" w:cs="Microsoft Sans Serif"/>
      <w:sz w:val="18"/>
      <w:szCs w:val="18"/>
    </w:rPr>
  </w:style>
  <w:style w:type="character" w:styleId="Emphasis">
    <w:name w:val="Emphasis"/>
    <w:basedOn w:val="DefaultParagraphFont"/>
    <w:qFormat/>
    <w:rsid w:val="004B52C4"/>
    <w:rPr>
      <w:i/>
      <w:iCs/>
    </w:rPr>
  </w:style>
  <w:style w:type="paragraph" w:customStyle="1" w:styleId="FigureText">
    <w:name w:val="FigureText"/>
    <w:basedOn w:val="Normal"/>
    <w:rsid w:val="004B52C4"/>
    <w:pPr>
      <w:spacing w:before="0" w:after="0"/>
    </w:pPr>
    <w:rPr>
      <w:rFonts w:ascii="Arial" w:hAnsi="Arial" w:cs="Arial"/>
      <w:sz w:val="16"/>
      <w:szCs w:val="16"/>
    </w:rPr>
  </w:style>
  <w:style w:type="paragraph" w:styleId="Closing">
    <w:name w:val="Closing"/>
    <w:basedOn w:val="Normal"/>
    <w:link w:val="ClosingChar"/>
    <w:rsid w:val="0029147A"/>
    <w:pPr>
      <w:ind w:left="4320"/>
    </w:pPr>
  </w:style>
  <w:style w:type="paragraph" w:styleId="Date">
    <w:name w:val="Date"/>
    <w:basedOn w:val="Normal"/>
    <w:next w:val="Normal"/>
    <w:link w:val="DateChar"/>
    <w:rsid w:val="0029147A"/>
  </w:style>
  <w:style w:type="paragraph" w:styleId="DocumentMap">
    <w:name w:val="Document Map"/>
    <w:basedOn w:val="Normal"/>
    <w:link w:val="DocumentMapChar"/>
    <w:rsid w:val="0029147A"/>
    <w:pPr>
      <w:shd w:val="clear" w:color="auto" w:fill="000080"/>
    </w:pPr>
    <w:rPr>
      <w:rFonts w:ascii="Tahoma" w:hAnsi="Tahoma" w:cs="Tahoma"/>
      <w:szCs w:val="20"/>
    </w:rPr>
  </w:style>
  <w:style w:type="paragraph" w:styleId="E-mailSignature">
    <w:name w:val="E-mail Signature"/>
    <w:basedOn w:val="Normal"/>
    <w:link w:val="E-mailSignatureChar"/>
    <w:rsid w:val="0029147A"/>
  </w:style>
  <w:style w:type="paragraph" w:styleId="EndnoteText">
    <w:name w:val="endnote text"/>
    <w:basedOn w:val="Normal"/>
    <w:link w:val="EndnoteTextChar"/>
    <w:semiHidden/>
    <w:rsid w:val="0029147A"/>
    <w:rPr>
      <w:szCs w:val="20"/>
    </w:rPr>
  </w:style>
  <w:style w:type="paragraph" w:styleId="EnvelopeAddress">
    <w:name w:val="envelope address"/>
    <w:basedOn w:val="Normal"/>
    <w:rsid w:val="0029147A"/>
    <w:pPr>
      <w:framePr w:w="7920" w:h="1980" w:hRule="exact" w:hSpace="180" w:wrap="auto" w:hAnchor="page" w:xAlign="center" w:yAlign="bottom"/>
      <w:ind w:left="2880"/>
    </w:pPr>
    <w:rPr>
      <w:rFonts w:ascii="Arial" w:hAnsi="Arial" w:cs="Arial"/>
      <w:sz w:val="24"/>
    </w:rPr>
  </w:style>
  <w:style w:type="paragraph" w:styleId="EnvelopeReturn">
    <w:name w:val="envelope return"/>
    <w:basedOn w:val="Normal"/>
    <w:rsid w:val="0029147A"/>
    <w:rPr>
      <w:rFonts w:ascii="Arial" w:hAnsi="Arial" w:cs="Arial"/>
      <w:szCs w:val="20"/>
    </w:rPr>
  </w:style>
  <w:style w:type="paragraph" w:styleId="FootnoteText">
    <w:name w:val="footnote text"/>
    <w:basedOn w:val="Normal"/>
    <w:link w:val="FootnoteTextChar"/>
    <w:semiHidden/>
    <w:rsid w:val="0029147A"/>
    <w:rPr>
      <w:szCs w:val="20"/>
    </w:rPr>
  </w:style>
  <w:style w:type="paragraph" w:styleId="HTMLAddress">
    <w:name w:val="HTML Address"/>
    <w:basedOn w:val="Normal"/>
    <w:link w:val="HTMLAddressChar"/>
    <w:rsid w:val="0029147A"/>
    <w:rPr>
      <w:i/>
      <w:iCs/>
    </w:rPr>
  </w:style>
  <w:style w:type="paragraph" w:styleId="HTMLPreformatted">
    <w:name w:val="HTML Preformatted"/>
    <w:basedOn w:val="Normal"/>
    <w:link w:val="HTMLPreformattedChar"/>
    <w:rsid w:val="0029147A"/>
    <w:rPr>
      <w:rFonts w:ascii="Courier New" w:hAnsi="Courier New" w:cs="Courier New"/>
      <w:szCs w:val="20"/>
    </w:rPr>
  </w:style>
  <w:style w:type="paragraph" w:styleId="Index2">
    <w:name w:val="index 2"/>
    <w:basedOn w:val="Normal"/>
    <w:next w:val="Normal"/>
    <w:autoRedefine/>
    <w:semiHidden/>
    <w:rsid w:val="0029147A"/>
    <w:pPr>
      <w:ind w:left="400" w:hanging="200"/>
    </w:pPr>
  </w:style>
  <w:style w:type="paragraph" w:styleId="Index3">
    <w:name w:val="index 3"/>
    <w:basedOn w:val="Normal"/>
    <w:next w:val="Normal"/>
    <w:autoRedefine/>
    <w:semiHidden/>
    <w:rsid w:val="0029147A"/>
    <w:pPr>
      <w:ind w:left="600" w:hanging="200"/>
    </w:pPr>
  </w:style>
  <w:style w:type="paragraph" w:styleId="Index4">
    <w:name w:val="index 4"/>
    <w:basedOn w:val="Normal"/>
    <w:next w:val="Normal"/>
    <w:autoRedefine/>
    <w:semiHidden/>
    <w:rsid w:val="0029147A"/>
    <w:pPr>
      <w:ind w:left="800" w:hanging="200"/>
    </w:pPr>
  </w:style>
  <w:style w:type="paragraph" w:styleId="Index5">
    <w:name w:val="index 5"/>
    <w:basedOn w:val="Normal"/>
    <w:next w:val="Normal"/>
    <w:autoRedefine/>
    <w:semiHidden/>
    <w:rsid w:val="0029147A"/>
    <w:pPr>
      <w:ind w:left="1000" w:hanging="200"/>
    </w:pPr>
  </w:style>
  <w:style w:type="paragraph" w:styleId="Index6">
    <w:name w:val="index 6"/>
    <w:basedOn w:val="Normal"/>
    <w:next w:val="Normal"/>
    <w:autoRedefine/>
    <w:semiHidden/>
    <w:rsid w:val="0029147A"/>
    <w:pPr>
      <w:ind w:left="1200" w:hanging="200"/>
    </w:pPr>
  </w:style>
  <w:style w:type="paragraph" w:styleId="Index7">
    <w:name w:val="index 7"/>
    <w:basedOn w:val="Normal"/>
    <w:next w:val="Normal"/>
    <w:autoRedefine/>
    <w:semiHidden/>
    <w:rsid w:val="0029147A"/>
    <w:pPr>
      <w:ind w:left="1400" w:hanging="200"/>
    </w:pPr>
  </w:style>
  <w:style w:type="paragraph" w:styleId="Index8">
    <w:name w:val="index 8"/>
    <w:basedOn w:val="Normal"/>
    <w:next w:val="Normal"/>
    <w:autoRedefine/>
    <w:semiHidden/>
    <w:rsid w:val="0029147A"/>
    <w:pPr>
      <w:ind w:left="1600" w:hanging="200"/>
    </w:pPr>
  </w:style>
  <w:style w:type="paragraph" w:styleId="Index9">
    <w:name w:val="index 9"/>
    <w:basedOn w:val="Normal"/>
    <w:next w:val="Normal"/>
    <w:autoRedefine/>
    <w:semiHidden/>
    <w:rsid w:val="0029147A"/>
    <w:pPr>
      <w:ind w:left="1800" w:hanging="200"/>
    </w:pPr>
  </w:style>
  <w:style w:type="table" w:customStyle="1" w:styleId="TableSWINoHeader">
    <w:name w:val="TableSWINoHeader"/>
    <w:basedOn w:val="TableSWI"/>
    <w:rsid w:val="00DD23E4"/>
    <w:tblPr/>
    <w:tcPr>
      <w:shd w:val="clear" w:color="auto" w:fill="auto"/>
    </w:tcPr>
    <w:tblStylePr w:type="firstRow">
      <w:pPr>
        <w:keepNext/>
        <w:wordWrap/>
        <w:spacing w:beforeLines="60" w:beforeAutospacing="0" w:afterLines="60" w:afterAutospacing="0"/>
        <w:jc w:val="left"/>
      </w:pPr>
      <w:rPr>
        <w:rFonts w:ascii="Arial" w:hAnsi="Arial"/>
        <w:b w:val="0"/>
        <w:bCs/>
        <w:color w:val="auto"/>
        <w:spacing w:val="10"/>
        <w:w w:val="100"/>
        <w:sz w:val="18"/>
      </w:rPr>
      <w:tblPr/>
      <w:trPr>
        <w:tblHeader/>
      </w:trPr>
      <w:tcPr>
        <w:tcBorders>
          <w:top w:val="single" w:sz="18" w:space="0" w:color="000000"/>
          <w:bottom w:val="single" w:sz="2" w:space="0" w:color="000000"/>
        </w:tcBorders>
        <w:shd w:val="clear" w:color="auto" w:fill="auto"/>
      </w:tcPr>
    </w:tblStylePr>
    <w:tblStylePr w:type="lastRow">
      <w:tblPr/>
      <w:tcPr>
        <w:tcBorders>
          <w:top w:val="nil"/>
          <w:bottom w:val="single" w:sz="18" w:space="0" w:color="000000"/>
          <w:tl2br w:val="none" w:sz="0" w:space="0" w:color="auto"/>
          <w:tr2bl w:val="none" w:sz="0"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styleId="MacroText">
    <w:name w:val="macro"/>
    <w:link w:val="MacroTextChar"/>
    <w:semiHidden/>
    <w:rsid w:val="0029147A"/>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link w:val="MessageHeaderChar"/>
    <w:rsid w:val="0029147A"/>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rPr>
  </w:style>
  <w:style w:type="paragraph" w:styleId="NormalWeb">
    <w:name w:val="Normal (Web)"/>
    <w:basedOn w:val="Normal"/>
    <w:uiPriority w:val="99"/>
    <w:rsid w:val="00017364"/>
    <w:rPr>
      <w:sz w:val="24"/>
    </w:rPr>
  </w:style>
  <w:style w:type="paragraph" w:styleId="NormalIndent">
    <w:name w:val="Normal Indent"/>
    <w:basedOn w:val="Normal"/>
    <w:rsid w:val="0029147A"/>
    <w:pPr>
      <w:ind w:left="720"/>
    </w:pPr>
  </w:style>
  <w:style w:type="paragraph" w:styleId="NoteHeading">
    <w:name w:val="Note Heading"/>
    <w:basedOn w:val="Normal"/>
    <w:next w:val="Normal"/>
    <w:link w:val="NoteHeadingChar"/>
    <w:rsid w:val="0029147A"/>
  </w:style>
  <w:style w:type="paragraph" w:styleId="Signature">
    <w:name w:val="Signature"/>
    <w:basedOn w:val="Normal"/>
    <w:link w:val="SignatureChar"/>
    <w:rsid w:val="0029147A"/>
    <w:pPr>
      <w:ind w:left="4320"/>
    </w:pPr>
  </w:style>
  <w:style w:type="paragraph" w:styleId="TableofAuthorities">
    <w:name w:val="table of authorities"/>
    <w:basedOn w:val="Normal"/>
    <w:next w:val="Normal"/>
    <w:semiHidden/>
    <w:rsid w:val="0029147A"/>
    <w:pPr>
      <w:ind w:left="200" w:hanging="200"/>
    </w:pPr>
  </w:style>
  <w:style w:type="paragraph" w:styleId="TableofFigures">
    <w:name w:val="table of figures"/>
    <w:basedOn w:val="Normal"/>
    <w:next w:val="Normal"/>
    <w:uiPriority w:val="99"/>
    <w:rsid w:val="00696C9F"/>
    <w:pPr>
      <w:tabs>
        <w:tab w:val="left" w:pos="1200"/>
        <w:tab w:val="right" w:leader="dot" w:pos="9016"/>
      </w:tabs>
    </w:pPr>
    <w:rPr>
      <w:rFonts w:ascii="Arial" w:hAnsi="Arial"/>
    </w:rPr>
  </w:style>
  <w:style w:type="paragraph" w:styleId="TOAHeading">
    <w:name w:val="toa heading"/>
    <w:basedOn w:val="Normal"/>
    <w:next w:val="Normal"/>
    <w:semiHidden/>
    <w:rsid w:val="0029147A"/>
    <w:rPr>
      <w:rFonts w:ascii="Arial" w:hAnsi="Arial" w:cs="Arial"/>
      <w:b/>
      <w:bCs/>
      <w:sz w:val="24"/>
    </w:rPr>
  </w:style>
  <w:style w:type="paragraph" w:styleId="TOC5">
    <w:name w:val="toc 5"/>
    <w:basedOn w:val="Normal"/>
    <w:next w:val="Normal"/>
    <w:autoRedefine/>
    <w:uiPriority w:val="39"/>
    <w:rsid w:val="0029147A"/>
    <w:pPr>
      <w:ind w:left="800"/>
    </w:pPr>
  </w:style>
  <w:style w:type="paragraph" w:styleId="TOC6">
    <w:name w:val="toc 6"/>
    <w:basedOn w:val="Normal"/>
    <w:next w:val="Normal"/>
    <w:uiPriority w:val="39"/>
    <w:rsid w:val="00696C9F"/>
    <w:pPr>
      <w:ind w:left="1000"/>
    </w:pPr>
    <w:rPr>
      <w:rFonts w:ascii="Arial" w:hAnsi="Arial"/>
    </w:rPr>
  </w:style>
  <w:style w:type="paragraph" w:styleId="TOC7">
    <w:name w:val="toc 7"/>
    <w:basedOn w:val="Normal"/>
    <w:next w:val="Normal"/>
    <w:autoRedefine/>
    <w:uiPriority w:val="39"/>
    <w:rsid w:val="00696C9F"/>
    <w:pPr>
      <w:ind w:left="1200"/>
    </w:pPr>
    <w:rPr>
      <w:rFonts w:ascii="Arial" w:hAnsi="Arial"/>
    </w:rPr>
  </w:style>
  <w:style w:type="paragraph" w:styleId="TOC8">
    <w:name w:val="toc 8"/>
    <w:basedOn w:val="Normal"/>
    <w:next w:val="Normal"/>
    <w:autoRedefine/>
    <w:uiPriority w:val="39"/>
    <w:rsid w:val="0029147A"/>
    <w:pPr>
      <w:ind w:left="1400"/>
    </w:pPr>
  </w:style>
  <w:style w:type="paragraph" w:styleId="TOC9">
    <w:name w:val="toc 9"/>
    <w:basedOn w:val="Normal"/>
    <w:next w:val="Normal"/>
    <w:autoRedefine/>
    <w:uiPriority w:val="39"/>
    <w:rsid w:val="0029147A"/>
    <w:pPr>
      <w:ind w:left="1600"/>
    </w:pPr>
  </w:style>
  <w:style w:type="paragraph" w:customStyle="1" w:styleId="TableRowSubhead">
    <w:name w:val="TableRowSubhead"/>
    <w:basedOn w:val="TableBody"/>
    <w:rsid w:val="000D332C"/>
    <w:pPr>
      <w:keepNext/>
      <w:spacing w:before="120" w:after="120"/>
    </w:pPr>
    <w:rPr>
      <w:b/>
    </w:rPr>
  </w:style>
  <w:style w:type="paragraph" w:customStyle="1" w:styleId="TableCaption">
    <w:name w:val="TableCaption"/>
    <w:basedOn w:val="Normal"/>
    <w:next w:val="Normal"/>
    <w:rsid w:val="00757806"/>
    <w:pPr>
      <w:keepNext/>
      <w:numPr>
        <w:numId w:val="4"/>
      </w:numPr>
      <w:tabs>
        <w:tab w:val="left" w:pos="900"/>
      </w:tabs>
      <w:spacing w:before="360"/>
    </w:pPr>
    <w:rPr>
      <w:rFonts w:ascii="Arial" w:hAnsi="Arial"/>
      <w:b/>
      <w:sz w:val="16"/>
      <w:lang w:eastAsia="fr-FR"/>
    </w:rPr>
  </w:style>
  <w:style w:type="paragraph" w:customStyle="1" w:styleId="Document">
    <w:name w:val="Document"/>
    <w:basedOn w:val="Normal"/>
    <w:next w:val="DocumentReference"/>
    <w:rsid w:val="00D96EAA"/>
    <w:pPr>
      <w:numPr>
        <w:numId w:val="9"/>
      </w:numPr>
      <w:ind w:left="900" w:hanging="540"/>
    </w:pPr>
    <w:rPr>
      <w:rFonts w:eastAsia="PMingLiU"/>
    </w:rPr>
  </w:style>
  <w:style w:type="paragraph" w:customStyle="1" w:styleId="DocumentReference">
    <w:name w:val="DocumentReference"/>
    <w:basedOn w:val="Normal"/>
    <w:next w:val="Document"/>
    <w:link w:val="DocumentReferenceChar"/>
    <w:qFormat/>
    <w:rsid w:val="00D96EAA"/>
    <w:pPr>
      <w:ind w:left="357" w:firstLine="543"/>
    </w:pPr>
    <w:rPr>
      <w:rFonts w:eastAsia="PMingLiU"/>
    </w:rPr>
  </w:style>
  <w:style w:type="character" w:customStyle="1" w:styleId="DocumentReferenceChar">
    <w:name w:val="DocumentReference Char"/>
    <w:basedOn w:val="DefaultParagraphFont"/>
    <w:link w:val="DocumentReference"/>
    <w:rsid w:val="00D96EAA"/>
    <w:rPr>
      <w:rFonts w:ascii="Palatino Linotype" w:eastAsia="PMingLiU" w:hAnsi="Palatino Linotype"/>
      <w:szCs w:val="24"/>
    </w:rPr>
  </w:style>
  <w:style w:type="character" w:styleId="PlaceholderText">
    <w:name w:val="Placeholder Text"/>
    <w:basedOn w:val="DefaultParagraphFont"/>
    <w:uiPriority w:val="99"/>
    <w:semiHidden/>
    <w:rsid w:val="00641739"/>
    <w:rPr>
      <w:color w:val="808080"/>
    </w:rPr>
  </w:style>
  <w:style w:type="table" w:styleId="TableGrid">
    <w:name w:val="Table Grid"/>
    <w:basedOn w:val="TableNormal"/>
    <w:rsid w:val="00374D8F"/>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3508AF"/>
    <w:pPr>
      <w:widowControl w:val="0"/>
      <w:autoSpaceDE w:val="0"/>
      <w:autoSpaceDN w:val="0"/>
      <w:adjustRightInd w:val="0"/>
    </w:pPr>
    <w:rPr>
      <w:rFonts w:eastAsiaTheme="minorEastAsia" w:cs="Arial"/>
      <w:color w:val="000000"/>
      <w:sz w:val="24"/>
      <w:szCs w:val="24"/>
    </w:rPr>
  </w:style>
  <w:style w:type="paragraph" w:customStyle="1" w:styleId="StyleTableColumnHead">
    <w:name w:val="Style TableColumnHead +"/>
    <w:basedOn w:val="TableColumnHead"/>
    <w:rsid w:val="00564D44"/>
    <w:rPr>
      <w:bCs/>
      <w:szCs w:val="20"/>
    </w:rPr>
  </w:style>
  <w:style w:type="table" w:styleId="TableColumns1">
    <w:name w:val="Table Columns 1"/>
    <w:basedOn w:val="TableNormal"/>
    <w:rsid w:val="00822AEC"/>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TOCHeading">
    <w:name w:val="TOC Heading"/>
    <w:basedOn w:val="Heading1"/>
    <w:next w:val="Normal"/>
    <w:uiPriority w:val="39"/>
    <w:unhideWhenUsed/>
    <w:qFormat/>
    <w:rsid w:val="00364697"/>
    <w:pPr>
      <w:keepLines/>
      <w:numPr>
        <w:numId w:val="0"/>
      </w:numPr>
      <w:tabs>
        <w:tab w:val="clear" w:pos="1440"/>
      </w:tabs>
      <w:spacing w:after="0" w:line="276" w:lineRule="auto"/>
      <w:outlineLvl w:val="9"/>
    </w:pPr>
    <w:rPr>
      <w:rFonts w:asciiTheme="majorHAnsi" w:eastAsiaTheme="majorEastAsia" w:hAnsiTheme="majorHAnsi" w:cstheme="majorBidi"/>
      <w:bCs/>
      <w:color w:val="365F91" w:themeColor="accent1" w:themeShade="BF"/>
      <w:sz w:val="28"/>
      <w:szCs w:val="28"/>
      <w:lang w:eastAsia="en-US"/>
    </w:rPr>
  </w:style>
  <w:style w:type="paragraph" w:customStyle="1" w:styleId="FigureTextWhite">
    <w:name w:val="FigureTextWhite"/>
    <w:basedOn w:val="FigureText"/>
    <w:qFormat/>
    <w:rsid w:val="003E187C"/>
    <w:rPr>
      <w:color w:val="FFFFFF" w:themeColor="background1"/>
    </w:rPr>
  </w:style>
  <w:style w:type="paragraph" w:customStyle="1" w:styleId="HeaderRight">
    <w:name w:val="HeaderRight"/>
    <w:basedOn w:val="Header"/>
    <w:qFormat/>
    <w:rsid w:val="00E06853"/>
  </w:style>
  <w:style w:type="paragraph" w:customStyle="1" w:styleId="HeaderLeft">
    <w:name w:val="HeaderLeft"/>
    <w:basedOn w:val="Header"/>
    <w:qFormat/>
    <w:rsid w:val="00E06853"/>
    <w:pPr>
      <w:jc w:val="left"/>
    </w:pPr>
  </w:style>
  <w:style w:type="paragraph" w:customStyle="1" w:styleId="Bulleted3">
    <w:name w:val="Bulleted3"/>
    <w:basedOn w:val="Bulleted2"/>
    <w:qFormat/>
    <w:rsid w:val="00CC458C"/>
    <w:pPr>
      <w:numPr>
        <w:ilvl w:val="1"/>
      </w:numPr>
    </w:pPr>
  </w:style>
  <w:style w:type="paragraph" w:customStyle="1" w:styleId="Bulleted4">
    <w:name w:val="Bulleted4"/>
    <w:basedOn w:val="Bulleted2"/>
    <w:qFormat/>
    <w:rsid w:val="00466243"/>
    <w:pPr>
      <w:numPr>
        <w:ilvl w:val="2"/>
      </w:numPr>
      <w:tabs>
        <w:tab w:val="clear" w:pos="2140"/>
        <w:tab w:val="num" w:pos="1800"/>
      </w:tabs>
      <w:ind w:left="1800"/>
    </w:pPr>
  </w:style>
  <w:style w:type="paragraph" w:customStyle="1" w:styleId="TableBulleted">
    <w:name w:val="TableBulleted"/>
    <w:basedOn w:val="Bulleted"/>
    <w:qFormat/>
    <w:rsid w:val="004944F9"/>
    <w:pPr>
      <w:tabs>
        <w:tab w:val="clear" w:pos="720"/>
        <w:tab w:val="left" w:pos="312"/>
      </w:tabs>
      <w:spacing w:before="40" w:after="40"/>
      <w:ind w:left="317" w:hanging="274"/>
    </w:pPr>
    <w:rPr>
      <w:rFonts w:ascii="Arial" w:hAnsi="Arial"/>
      <w:sz w:val="18"/>
    </w:rPr>
  </w:style>
  <w:style w:type="character" w:customStyle="1" w:styleId="TableBodyChar">
    <w:name w:val="TableBody Char"/>
    <w:basedOn w:val="DefaultParagraphFont"/>
    <w:link w:val="TableBody"/>
    <w:locked/>
    <w:rsid w:val="00B61467"/>
    <w:rPr>
      <w:rFonts w:ascii="Arial" w:hAnsi="Arial" w:cs="Arial"/>
      <w:sz w:val="18"/>
      <w:szCs w:val="24"/>
      <w:lang w:eastAsia="ja-JP"/>
    </w:rPr>
  </w:style>
  <w:style w:type="paragraph" w:customStyle="1" w:styleId="NumberedSWI3">
    <w:name w:val="NumberedSWI3"/>
    <w:basedOn w:val="NumberedSWI2"/>
    <w:qFormat/>
    <w:rsid w:val="00901209"/>
    <w:pPr>
      <w:numPr>
        <w:ilvl w:val="2"/>
      </w:numPr>
      <w:ind w:left="1620" w:hanging="360"/>
    </w:pPr>
  </w:style>
  <w:style w:type="paragraph" w:customStyle="1" w:styleId="HeadingRunIn">
    <w:name w:val="HeadingRunIn"/>
    <w:basedOn w:val="Normal"/>
    <w:rsid w:val="00137DD5"/>
    <w:pPr>
      <w:keepNext/>
      <w:autoSpaceDE w:val="0"/>
      <w:autoSpaceDN w:val="0"/>
      <w:spacing w:after="0" w:line="280" w:lineRule="atLeast"/>
    </w:pPr>
    <w:rPr>
      <w:rFonts w:ascii="Times New Roman" w:eastAsiaTheme="minorHAnsi" w:hAnsi="Times New Roman"/>
      <w:b/>
      <w:bCs/>
      <w:color w:val="000000"/>
      <w:sz w:val="24"/>
    </w:rPr>
  </w:style>
  <w:style w:type="character" w:customStyle="1" w:styleId="NoteChar">
    <w:name w:val="Note Char"/>
    <w:basedOn w:val="DefaultParagraphFont"/>
    <w:link w:val="Note"/>
    <w:rsid w:val="00E22A5D"/>
    <w:rPr>
      <w:rFonts w:ascii="Arial" w:hAnsi="Arial" w:cs="Arial"/>
      <w:i/>
      <w:iCs/>
      <w:sz w:val="18"/>
      <w:szCs w:val="18"/>
    </w:rPr>
  </w:style>
  <w:style w:type="character" w:customStyle="1" w:styleId="CautionChar">
    <w:name w:val="Caution Char"/>
    <w:basedOn w:val="NoteChar"/>
    <w:link w:val="Caution"/>
    <w:rsid w:val="00E22A5D"/>
    <w:rPr>
      <w:rFonts w:ascii="Arial" w:hAnsi="Arial" w:cs="Arial"/>
      <w:i/>
      <w:iCs/>
      <w:sz w:val="18"/>
      <w:szCs w:val="18"/>
    </w:rPr>
  </w:style>
  <w:style w:type="character" w:customStyle="1" w:styleId="BulletedChar">
    <w:name w:val="Bulleted Char"/>
    <w:link w:val="Bulleted"/>
    <w:rsid w:val="00E22A5D"/>
    <w:rPr>
      <w:rFonts w:eastAsia="SimSun" w:cs="Arial"/>
      <w:lang w:eastAsia="zh-TW"/>
    </w:rPr>
  </w:style>
  <w:style w:type="table" w:customStyle="1" w:styleId="TableSWIleft">
    <w:name w:val="TableSWI_left"/>
    <w:basedOn w:val="TableNormal"/>
    <w:rsid w:val="00E22A5D"/>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customStyle="1" w:styleId="Citation1">
    <w:name w:val="Citation1"/>
    <w:basedOn w:val="Bold"/>
    <w:rsid w:val="00975CC4"/>
    <w:rPr>
      <w:rFonts w:ascii="Microsoft Sans Serif" w:hAnsi="Microsoft Sans Serif" w:cs="Microsoft Sans Serif"/>
      <w:sz w:val="18"/>
      <w:szCs w:val="18"/>
    </w:rPr>
  </w:style>
  <w:style w:type="character" w:customStyle="1" w:styleId="H11">
    <w:name w:val="H11"/>
    <w:aliases w:val="-&gt;PART 1 Car"/>
    <w:rsid w:val="00975CC4"/>
    <w:rPr>
      <w:rFonts w:ascii="Arial" w:eastAsia="SimSun" w:hAnsi="Arial"/>
      <w:b/>
      <w:kern w:val="28"/>
      <w:sz w:val="28"/>
      <w:lang w:val="fr-FR" w:eastAsia="fr-FR"/>
    </w:rPr>
  </w:style>
  <w:style w:type="character" w:customStyle="1" w:styleId="-ACar">
    <w:name w:val="-&gt;A. Car"/>
    <w:rsid w:val="00975CC4"/>
    <w:rPr>
      <w:rFonts w:eastAsia="SimSun"/>
      <w:b/>
      <w:sz w:val="24"/>
      <w:lang w:val="fr-FR" w:eastAsia="fr-FR"/>
    </w:rPr>
  </w:style>
  <w:style w:type="character" w:customStyle="1" w:styleId="BodyChar">
    <w:name w:val="Body Char"/>
    <w:link w:val="Body"/>
    <w:rsid w:val="00975CC4"/>
    <w:rPr>
      <w:rFonts w:ascii="Arial" w:hAnsi="Arial"/>
    </w:rPr>
  </w:style>
  <w:style w:type="character" w:customStyle="1" w:styleId="Tltype">
    <w:name w:val="Télétype"/>
    <w:rsid w:val="00975CC4"/>
    <w:rPr>
      <w:rFonts w:ascii="Courier New" w:hAnsi="Courier New"/>
      <w:lang w:val="en-US" w:eastAsia="en-US"/>
    </w:rPr>
  </w:style>
  <w:style w:type="character" w:styleId="PageNumber">
    <w:name w:val="page number"/>
    <w:basedOn w:val="DefaultParagraphFont"/>
    <w:rsid w:val="00975CC4"/>
  </w:style>
  <w:style w:type="character" w:customStyle="1" w:styleId="espparaCar">
    <w:name w:val="esp para Car"/>
    <w:link w:val="esppara"/>
    <w:rsid w:val="00975CC4"/>
    <w:rPr>
      <w:rFonts w:ascii="Arial" w:eastAsia="SimSun" w:hAnsi="Arial"/>
      <w:b/>
      <w:lang w:eastAsia="zh-CN"/>
    </w:rPr>
  </w:style>
  <w:style w:type="paragraph" w:customStyle="1" w:styleId="Tabledescription">
    <w:name w:val="Table description"/>
    <w:basedOn w:val="Normal"/>
    <w:rsid w:val="00975CC4"/>
    <w:pPr>
      <w:keepNext/>
      <w:spacing w:before="0" w:after="0" w:line="220" w:lineRule="exact"/>
    </w:pPr>
    <w:rPr>
      <w:rFonts w:ascii="Arial" w:hAnsi="Arial" w:cs="Arial"/>
      <w:i/>
      <w:color w:val="auto"/>
      <w:sz w:val="18"/>
      <w:szCs w:val="20"/>
      <w:lang w:val="en-GB"/>
    </w:rPr>
  </w:style>
  <w:style w:type="paragraph" w:customStyle="1" w:styleId="HE">
    <w:name w:val="HE"/>
    <w:basedOn w:val="Normal"/>
    <w:rsid w:val="00975CC4"/>
    <w:pPr>
      <w:spacing w:before="0" w:after="0"/>
    </w:pPr>
    <w:rPr>
      <w:rFonts w:ascii="Times New Roman" w:hAnsi="Times New Roman"/>
      <w:b/>
      <w:color w:val="auto"/>
      <w:szCs w:val="20"/>
      <w:lang w:val="en-GB" w:eastAsia="fr-FR"/>
    </w:rPr>
  </w:style>
  <w:style w:type="paragraph" w:customStyle="1" w:styleId="xl36">
    <w:name w:val="xl36"/>
    <w:basedOn w:val="Normal"/>
    <w:rsid w:val="00975CC4"/>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hAnsi="Wingdings"/>
      <w:color w:val="000000"/>
      <w:szCs w:val="20"/>
      <w:lang w:eastAsia="zh-CN"/>
    </w:rPr>
  </w:style>
  <w:style w:type="paragraph" w:customStyle="1" w:styleId="xl37">
    <w:name w:val="xl37"/>
    <w:basedOn w:val="Normal"/>
    <w:rsid w:val="00975CC4"/>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hAnsi="Wingdings"/>
      <w:color w:val="000000"/>
      <w:szCs w:val="20"/>
      <w:lang w:eastAsia="zh-CN"/>
    </w:rPr>
  </w:style>
  <w:style w:type="paragraph" w:customStyle="1" w:styleId="T1">
    <w:name w:val="T 1"/>
    <w:basedOn w:val="Normal"/>
    <w:rsid w:val="00975CC4"/>
    <w:pPr>
      <w:spacing w:before="240" w:after="0"/>
      <w:ind w:left="567"/>
      <w:jc w:val="both"/>
    </w:pPr>
    <w:rPr>
      <w:rFonts w:ascii="Arial" w:hAnsi="Arial"/>
      <w:color w:val="auto"/>
      <w:szCs w:val="20"/>
      <w:lang w:eastAsia="fr-FR"/>
    </w:rPr>
  </w:style>
  <w:style w:type="paragraph" w:customStyle="1" w:styleId="r1">
    <w:name w:val="r1"/>
    <w:basedOn w:val="Normal"/>
    <w:rsid w:val="00975CC4"/>
    <w:pPr>
      <w:tabs>
        <w:tab w:val="left" w:pos="360"/>
      </w:tabs>
      <w:spacing w:before="0" w:after="0" w:line="240" w:lineRule="exact"/>
      <w:ind w:left="360" w:hanging="360"/>
    </w:pPr>
    <w:rPr>
      <w:rFonts w:ascii="CG Times (W1)" w:hAnsi="CG Times (W1)"/>
      <w:color w:val="auto"/>
      <w:szCs w:val="20"/>
      <w:lang w:val="fr-FR" w:eastAsia="fr-FR"/>
    </w:rPr>
  </w:style>
  <w:style w:type="paragraph" w:customStyle="1" w:styleId="xl39">
    <w:name w:val="xl39"/>
    <w:basedOn w:val="Normal"/>
    <w:rsid w:val="00975CC4"/>
    <w:pPr>
      <w:pBdr>
        <w:left w:val="single" w:sz="8" w:space="0" w:color="auto"/>
        <w:bottom w:val="single" w:sz="8" w:space="0" w:color="auto"/>
        <w:right w:val="single" w:sz="8" w:space="0" w:color="auto"/>
      </w:pBdr>
      <w:spacing w:before="100" w:beforeAutospacing="1" w:after="100" w:afterAutospacing="1"/>
      <w:textAlignment w:val="top"/>
    </w:pPr>
    <w:rPr>
      <w:rFonts w:ascii="Arial" w:hAnsi="Arial"/>
      <w:b/>
      <w:color w:val="000000"/>
      <w:szCs w:val="20"/>
      <w:u w:val="single"/>
      <w:lang w:eastAsia="zh-CN"/>
    </w:rPr>
  </w:style>
  <w:style w:type="paragraph" w:customStyle="1" w:styleId="TAH">
    <w:name w:val="TAH"/>
    <w:basedOn w:val="Normal"/>
    <w:rsid w:val="00975CC4"/>
    <w:pPr>
      <w:keepNext/>
      <w:keepLines/>
      <w:overflowPunct w:val="0"/>
      <w:autoSpaceDE w:val="0"/>
      <w:autoSpaceDN w:val="0"/>
      <w:adjustRightInd w:val="0"/>
      <w:spacing w:before="0" w:after="0"/>
      <w:jc w:val="center"/>
      <w:textAlignment w:val="baseline"/>
    </w:pPr>
    <w:rPr>
      <w:rFonts w:ascii="Arial" w:hAnsi="Arial"/>
      <w:b/>
      <w:color w:val="auto"/>
      <w:sz w:val="18"/>
      <w:szCs w:val="20"/>
      <w:lang w:val="en-GB" w:eastAsia="fr-FR"/>
    </w:rPr>
  </w:style>
  <w:style w:type="paragraph" w:customStyle="1" w:styleId="xl38">
    <w:name w:val="xl38"/>
    <w:basedOn w:val="Normal"/>
    <w:rsid w:val="00975CC4"/>
    <w:pPr>
      <w:pBdr>
        <w:bottom w:val="single" w:sz="8" w:space="0" w:color="auto"/>
        <w:right w:val="single" w:sz="8" w:space="0" w:color="auto"/>
      </w:pBdr>
      <w:spacing w:before="100" w:beforeAutospacing="1" w:after="100" w:afterAutospacing="1"/>
      <w:jc w:val="center"/>
      <w:textAlignment w:val="top"/>
    </w:pPr>
    <w:rPr>
      <w:rFonts w:ascii="SimSun" w:hAnsi="SimSun"/>
      <w:color w:val="auto"/>
      <w:szCs w:val="20"/>
      <w:lang w:eastAsia="zh-CN"/>
    </w:rPr>
  </w:style>
  <w:style w:type="paragraph" w:customStyle="1" w:styleId="xl29">
    <w:name w:val="xl29"/>
    <w:basedOn w:val="Normal"/>
    <w:rsid w:val="00975CC4"/>
    <w:pPr>
      <w:pBdr>
        <w:bottom w:val="single" w:sz="8" w:space="0" w:color="auto"/>
        <w:right w:val="single" w:sz="8" w:space="0" w:color="auto"/>
      </w:pBdr>
      <w:spacing w:before="100" w:beforeAutospacing="1" w:after="100" w:afterAutospacing="1"/>
      <w:jc w:val="center"/>
      <w:textAlignment w:val="top"/>
    </w:pPr>
    <w:rPr>
      <w:rFonts w:ascii="Times New Roman" w:hAnsi="Times New Roman"/>
      <w:color w:val="auto"/>
      <w:szCs w:val="20"/>
      <w:lang w:eastAsia="zh-CN"/>
    </w:rPr>
  </w:style>
  <w:style w:type="paragraph" w:styleId="BodyText3">
    <w:name w:val="Body Text 3"/>
    <w:basedOn w:val="Normal"/>
    <w:link w:val="BodyText3Char"/>
    <w:rsid w:val="00975CC4"/>
    <w:pPr>
      <w:spacing w:before="0" w:after="0"/>
    </w:pPr>
    <w:rPr>
      <w:rFonts w:ascii="Times New Roman" w:hAnsi="Times New Roman"/>
      <w:b/>
      <w:color w:val="auto"/>
      <w:szCs w:val="20"/>
      <w:lang w:val="x-none" w:eastAsia="x-none"/>
    </w:rPr>
  </w:style>
  <w:style w:type="character" w:customStyle="1" w:styleId="BodyText3Char">
    <w:name w:val="Body Text 3 Char"/>
    <w:basedOn w:val="DefaultParagraphFont"/>
    <w:link w:val="BodyText3"/>
    <w:rsid w:val="00975CC4"/>
    <w:rPr>
      <w:rFonts w:ascii="Times New Roman" w:hAnsi="Times New Roman"/>
      <w:b/>
      <w:color w:val="auto"/>
      <w:lang w:val="x-none" w:eastAsia="x-none"/>
    </w:rPr>
  </w:style>
  <w:style w:type="paragraph" w:styleId="BodyText">
    <w:name w:val="Body Text"/>
    <w:basedOn w:val="Normal"/>
    <w:link w:val="BodyTextChar"/>
    <w:rsid w:val="00975CC4"/>
    <w:pPr>
      <w:spacing w:before="0" w:after="0"/>
    </w:pPr>
    <w:rPr>
      <w:rFonts w:ascii="Times New Roman" w:hAnsi="Times New Roman"/>
      <w:i/>
      <w:color w:val="auto"/>
      <w:sz w:val="22"/>
      <w:szCs w:val="20"/>
      <w:lang w:val="x-none" w:eastAsia="x-none"/>
    </w:rPr>
  </w:style>
  <w:style w:type="character" w:customStyle="1" w:styleId="BodyTextChar">
    <w:name w:val="Body Text Char"/>
    <w:basedOn w:val="DefaultParagraphFont"/>
    <w:link w:val="BodyText"/>
    <w:rsid w:val="00975CC4"/>
    <w:rPr>
      <w:rFonts w:ascii="Times New Roman" w:hAnsi="Times New Roman"/>
      <w:i/>
      <w:color w:val="auto"/>
      <w:sz w:val="22"/>
      <w:lang w:val="x-none" w:eastAsia="x-none"/>
    </w:rPr>
  </w:style>
  <w:style w:type="paragraph" w:customStyle="1" w:styleId="xl35">
    <w:name w:val="xl35"/>
    <w:basedOn w:val="Normal"/>
    <w:rsid w:val="00975CC4"/>
    <w:pPr>
      <w:pBdr>
        <w:bottom w:val="single" w:sz="8" w:space="0" w:color="auto"/>
        <w:right w:val="single" w:sz="8" w:space="0" w:color="auto"/>
      </w:pBdr>
      <w:shd w:val="clear" w:color="auto" w:fill="FFCC00"/>
      <w:spacing w:before="100" w:beforeAutospacing="1" w:after="100" w:afterAutospacing="1"/>
      <w:jc w:val="center"/>
      <w:textAlignment w:val="top"/>
    </w:pPr>
    <w:rPr>
      <w:rFonts w:ascii="Wingdings" w:hAnsi="Wingdings"/>
      <w:color w:val="000000"/>
      <w:szCs w:val="20"/>
      <w:lang w:eastAsia="zh-CN"/>
    </w:rPr>
  </w:style>
  <w:style w:type="paragraph" w:customStyle="1" w:styleId="Body">
    <w:name w:val="Body"/>
    <w:link w:val="BodyChar"/>
    <w:rsid w:val="00975CC4"/>
    <w:pPr>
      <w:spacing w:before="100" w:after="80" w:line="250" w:lineRule="exact"/>
    </w:pPr>
    <w:rPr>
      <w:rFonts w:ascii="Arial" w:hAnsi="Arial"/>
    </w:rPr>
  </w:style>
  <w:style w:type="paragraph" w:customStyle="1" w:styleId="xl26">
    <w:name w:val="xl26"/>
    <w:basedOn w:val="Normal"/>
    <w:rsid w:val="00975CC4"/>
    <w:pPr>
      <w:pBdr>
        <w:top w:val="single" w:sz="8" w:space="0" w:color="auto"/>
        <w:bottom w:val="single" w:sz="8" w:space="0" w:color="auto"/>
        <w:right w:val="single" w:sz="8" w:space="0" w:color="auto"/>
      </w:pBdr>
      <w:shd w:val="pct10" w:color="auto" w:fill="C0C0C0"/>
      <w:spacing w:before="100" w:beforeAutospacing="1" w:after="100" w:afterAutospacing="1"/>
      <w:jc w:val="center"/>
      <w:textAlignment w:val="top"/>
    </w:pPr>
    <w:rPr>
      <w:rFonts w:ascii="Arial" w:hAnsi="Arial"/>
      <w:b/>
      <w:color w:val="000000"/>
      <w:szCs w:val="20"/>
      <w:lang w:eastAsia="zh-CN"/>
    </w:rPr>
  </w:style>
  <w:style w:type="paragraph" w:customStyle="1" w:styleId="T2">
    <w:name w:val="T2"/>
    <w:basedOn w:val="Normal"/>
    <w:rsid w:val="00975CC4"/>
    <w:pPr>
      <w:spacing w:before="240" w:after="0"/>
      <w:ind w:left="567"/>
      <w:jc w:val="both"/>
    </w:pPr>
    <w:rPr>
      <w:rFonts w:ascii="Arial" w:hAnsi="Arial"/>
      <w:color w:val="auto"/>
      <w:szCs w:val="20"/>
      <w:lang w:eastAsia="fr-FR"/>
    </w:rPr>
  </w:style>
  <w:style w:type="paragraph" w:customStyle="1" w:styleId="NormalFixedFont">
    <w:name w:val="Normal Fixed Font"/>
    <w:basedOn w:val="Normal"/>
    <w:rsid w:val="00975CC4"/>
    <w:pPr>
      <w:spacing w:before="40" w:after="0"/>
    </w:pPr>
    <w:rPr>
      <w:rFonts w:ascii="Courier New" w:hAnsi="Courier New"/>
      <w:color w:val="auto"/>
      <w:szCs w:val="20"/>
      <w:lang w:val="en-GB" w:eastAsia="fr-FR"/>
    </w:rPr>
  </w:style>
  <w:style w:type="paragraph" w:customStyle="1" w:styleId="xl28">
    <w:name w:val="xl28"/>
    <w:basedOn w:val="Normal"/>
    <w:rsid w:val="00975CC4"/>
    <w:pPr>
      <w:pBdr>
        <w:bottom w:val="single" w:sz="8" w:space="0" w:color="auto"/>
        <w:right w:val="single" w:sz="8" w:space="0" w:color="auto"/>
      </w:pBdr>
      <w:spacing w:before="100" w:beforeAutospacing="1" w:after="100" w:afterAutospacing="1"/>
      <w:textAlignment w:val="top"/>
    </w:pPr>
    <w:rPr>
      <w:rFonts w:ascii="Arial" w:hAnsi="Arial"/>
      <w:b/>
      <w:color w:val="000000"/>
      <w:szCs w:val="20"/>
      <w:u w:val="single"/>
      <w:lang w:eastAsia="zh-CN"/>
    </w:rPr>
  </w:style>
  <w:style w:type="paragraph" w:styleId="List">
    <w:name w:val="List"/>
    <w:basedOn w:val="Normal"/>
    <w:rsid w:val="00975CC4"/>
    <w:pPr>
      <w:spacing w:before="0" w:after="0"/>
      <w:ind w:left="283" w:hanging="283"/>
    </w:pPr>
    <w:rPr>
      <w:rFonts w:ascii="Arial" w:hAnsi="Arial"/>
      <w:color w:val="auto"/>
      <w:szCs w:val="20"/>
      <w:lang w:val="fr-FR" w:eastAsia="fr-FR"/>
    </w:rPr>
  </w:style>
  <w:style w:type="paragraph" w:customStyle="1" w:styleId="B1">
    <w:name w:val="B1"/>
    <w:basedOn w:val="List"/>
    <w:link w:val="B1Char"/>
    <w:rsid w:val="00975CC4"/>
    <w:pPr>
      <w:overflowPunct w:val="0"/>
      <w:autoSpaceDE w:val="0"/>
      <w:autoSpaceDN w:val="0"/>
      <w:adjustRightInd w:val="0"/>
      <w:spacing w:after="180"/>
      <w:ind w:left="568" w:hanging="284"/>
      <w:textAlignment w:val="baseline"/>
    </w:pPr>
    <w:rPr>
      <w:rFonts w:ascii="Times New Roman" w:hAnsi="Times New Roman"/>
      <w:lang w:val="en-GB"/>
    </w:rPr>
  </w:style>
  <w:style w:type="paragraph" w:customStyle="1" w:styleId="xl44">
    <w:name w:val="xl44"/>
    <w:basedOn w:val="Normal"/>
    <w:rsid w:val="00975CC4"/>
    <w:pPr>
      <w:pBdr>
        <w:left w:val="single" w:sz="8" w:space="0" w:color="auto"/>
        <w:right w:val="single" w:sz="4" w:space="0" w:color="auto"/>
      </w:pBdr>
      <w:spacing w:before="100" w:beforeAutospacing="1" w:after="100" w:afterAutospacing="1"/>
      <w:textAlignment w:val="top"/>
    </w:pPr>
    <w:rPr>
      <w:rFonts w:ascii="Times New Roman" w:hAnsi="Times New Roman"/>
      <w:color w:val="auto"/>
      <w:sz w:val="16"/>
      <w:szCs w:val="20"/>
      <w:lang w:val="fr-FR" w:eastAsia="fr-FR"/>
    </w:rPr>
  </w:style>
  <w:style w:type="paragraph" w:customStyle="1" w:styleId="T3nospace">
    <w:name w:val="T3 no space"/>
    <w:basedOn w:val="T3"/>
    <w:rsid w:val="00975CC4"/>
    <w:pPr>
      <w:spacing w:before="0"/>
    </w:pPr>
  </w:style>
  <w:style w:type="paragraph" w:customStyle="1" w:styleId="T3">
    <w:name w:val="T3"/>
    <w:basedOn w:val="Normal"/>
    <w:rsid w:val="00975CC4"/>
    <w:pPr>
      <w:spacing w:before="240" w:after="0"/>
      <w:ind w:left="851"/>
      <w:jc w:val="both"/>
    </w:pPr>
    <w:rPr>
      <w:rFonts w:ascii="Arial" w:hAnsi="Arial"/>
      <w:color w:val="auto"/>
      <w:szCs w:val="20"/>
      <w:lang w:eastAsia="fr-FR"/>
    </w:rPr>
  </w:style>
  <w:style w:type="paragraph" w:styleId="BodyTextIndent">
    <w:name w:val="Body Text Indent"/>
    <w:basedOn w:val="Normal"/>
    <w:link w:val="BodyTextIndentChar"/>
    <w:rsid w:val="00975CC4"/>
    <w:pPr>
      <w:spacing w:before="0" w:after="0"/>
      <w:ind w:left="708"/>
    </w:pPr>
    <w:rPr>
      <w:rFonts w:ascii="Arial" w:hAnsi="Arial"/>
      <w:snapToGrid w:val="0"/>
      <w:color w:val="auto"/>
      <w:szCs w:val="20"/>
      <w:lang w:eastAsia="x-none"/>
    </w:rPr>
  </w:style>
  <w:style w:type="character" w:customStyle="1" w:styleId="BodyTextIndentChar">
    <w:name w:val="Body Text Indent Char"/>
    <w:basedOn w:val="DefaultParagraphFont"/>
    <w:link w:val="BodyTextIndent"/>
    <w:rsid w:val="00975CC4"/>
    <w:rPr>
      <w:rFonts w:ascii="Arial" w:hAnsi="Arial"/>
      <w:snapToGrid w:val="0"/>
      <w:color w:val="auto"/>
      <w:lang w:eastAsia="x-none"/>
    </w:rPr>
  </w:style>
  <w:style w:type="paragraph" w:styleId="BodyTextIndent2">
    <w:name w:val="Body Text Indent 2"/>
    <w:basedOn w:val="Normal"/>
    <w:link w:val="BodyTextIndent2Char"/>
    <w:rsid w:val="00975CC4"/>
    <w:pPr>
      <w:tabs>
        <w:tab w:val="left" w:pos="1206"/>
      </w:tabs>
      <w:spacing w:before="0" w:after="0"/>
      <w:ind w:left="1631" w:hanging="1631"/>
    </w:pPr>
    <w:rPr>
      <w:rFonts w:ascii="Arial" w:hAnsi="Arial"/>
      <w:snapToGrid w:val="0"/>
      <w:color w:val="auto"/>
      <w:szCs w:val="20"/>
      <w:lang w:eastAsia="x-none"/>
    </w:rPr>
  </w:style>
  <w:style w:type="character" w:customStyle="1" w:styleId="BodyTextIndent2Char">
    <w:name w:val="Body Text Indent 2 Char"/>
    <w:basedOn w:val="DefaultParagraphFont"/>
    <w:link w:val="BodyTextIndent2"/>
    <w:rsid w:val="00975CC4"/>
    <w:rPr>
      <w:rFonts w:ascii="Arial" w:hAnsi="Arial"/>
      <w:snapToGrid w:val="0"/>
      <w:color w:val="auto"/>
      <w:lang w:eastAsia="x-none"/>
    </w:rPr>
  </w:style>
  <w:style w:type="paragraph" w:customStyle="1" w:styleId="font5">
    <w:name w:val="font5"/>
    <w:basedOn w:val="Normal"/>
    <w:rsid w:val="00975CC4"/>
    <w:pPr>
      <w:spacing w:before="100" w:beforeAutospacing="1" w:after="100" w:afterAutospacing="1"/>
    </w:pPr>
    <w:rPr>
      <w:rFonts w:ascii="Arial" w:hAnsi="Arial"/>
      <w:color w:val="000000"/>
      <w:szCs w:val="20"/>
      <w:lang w:eastAsia="zh-CN"/>
    </w:rPr>
  </w:style>
  <w:style w:type="paragraph" w:customStyle="1" w:styleId="xl30">
    <w:name w:val="xl30"/>
    <w:basedOn w:val="Normal"/>
    <w:rsid w:val="00975CC4"/>
    <w:pPr>
      <w:pBdr>
        <w:bottom w:val="single" w:sz="8" w:space="0" w:color="auto"/>
        <w:right w:val="single" w:sz="8" w:space="0" w:color="auto"/>
      </w:pBdr>
      <w:spacing w:before="100" w:beforeAutospacing="1" w:after="100" w:afterAutospacing="1"/>
      <w:jc w:val="center"/>
      <w:textAlignment w:val="top"/>
    </w:pPr>
    <w:rPr>
      <w:rFonts w:ascii="Wingdings" w:hAnsi="Wingdings"/>
      <w:color w:val="000000"/>
      <w:szCs w:val="20"/>
      <w:lang w:eastAsia="zh-CN"/>
    </w:rPr>
  </w:style>
  <w:style w:type="paragraph" w:customStyle="1" w:styleId="r2">
    <w:name w:val="r2"/>
    <w:basedOn w:val="Normal"/>
    <w:next w:val="Normal"/>
    <w:rsid w:val="00975CC4"/>
    <w:pPr>
      <w:tabs>
        <w:tab w:val="left" w:pos="641"/>
      </w:tabs>
      <w:spacing w:before="0" w:after="0" w:line="220" w:lineRule="exact"/>
      <w:ind w:left="641" w:hanging="360"/>
    </w:pPr>
    <w:rPr>
      <w:rFonts w:ascii="Times New Roman" w:hAnsi="Times New Roman"/>
      <w:color w:val="auto"/>
      <w:szCs w:val="20"/>
      <w:lang w:val="fr-FR" w:eastAsia="fr-FR"/>
    </w:rPr>
  </w:style>
  <w:style w:type="paragraph" w:customStyle="1" w:styleId="TOP">
    <w:name w:val="TOP"/>
    <w:basedOn w:val="Normal"/>
    <w:rsid w:val="00975CC4"/>
    <w:pPr>
      <w:widowControl w:val="0"/>
      <w:spacing w:before="0" w:after="0"/>
      <w:jc w:val="center"/>
    </w:pPr>
    <w:rPr>
      <w:rFonts w:ascii="Arial" w:hAnsi="Arial"/>
      <w:b/>
      <w:caps/>
      <w:color w:val="auto"/>
      <w:sz w:val="144"/>
      <w:szCs w:val="20"/>
      <w:lang w:val="fr-FR" w:eastAsia="fr-FR"/>
    </w:rPr>
  </w:style>
  <w:style w:type="paragraph" w:customStyle="1" w:styleId="esppara">
    <w:name w:val="esp para"/>
    <w:basedOn w:val="Normal"/>
    <w:link w:val="espparaCar"/>
    <w:rsid w:val="00975CC4"/>
    <w:pPr>
      <w:keepNext/>
      <w:spacing w:before="240" w:after="40"/>
      <w:ind w:left="425"/>
      <w:outlineLvl w:val="1"/>
    </w:pPr>
    <w:rPr>
      <w:rFonts w:ascii="Arial" w:eastAsia="SimSun" w:hAnsi="Arial"/>
      <w:b/>
      <w:szCs w:val="20"/>
      <w:lang w:eastAsia="zh-CN"/>
    </w:rPr>
  </w:style>
  <w:style w:type="paragraph" w:customStyle="1" w:styleId="xl33">
    <w:name w:val="xl33"/>
    <w:basedOn w:val="Normal"/>
    <w:rsid w:val="00975CC4"/>
    <w:pPr>
      <w:pBdr>
        <w:left w:val="single" w:sz="8" w:space="0" w:color="auto"/>
        <w:bottom w:val="single" w:sz="8" w:space="0" w:color="auto"/>
        <w:right w:val="single" w:sz="8" w:space="0" w:color="auto"/>
      </w:pBdr>
      <w:spacing w:before="100" w:beforeAutospacing="1" w:after="100" w:afterAutospacing="1"/>
      <w:textAlignment w:val="top"/>
    </w:pPr>
    <w:rPr>
      <w:rFonts w:ascii="Arial" w:hAnsi="Arial"/>
      <w:b/>
      <w:color w:val="000000"/>
      <w:szCs w:val="20"/>
      <w:u w:val="single"/>
      <w:lang w:eastAsia="zh-CN"/>
    </w:rPr>
  </w:style>
  <w:style w:type="paragraph" w:customStyle="1" w:styleId="Normalinfogauchetableau1">
    <w:name w:val="Normal info gauche tableau 1"/>
    <w:basedOn w:val="Normal"/>
    <w:rsid w:val="00975CC4"/>
    <w:pPr>
      <w:spacing w:before="0" w:after="0"/>
    </w:pPr>
    <w:rPr>
      <w:rFonts w:ascii="Times New Roman" w:hAnsi="Times New Roman"/>
      <w:color w:val="auto"/>
      <w:sz w:val="22"/>
      <w:szCs w:val="20"/>
      <w:lang w:val="fr-FR" w:eastAsia="fr-FR"/>
    </w:rPr>
  </w:style>
  <w:style w:type="paragraph" w:customStyle="1" w:styleId="xl25">
    <w:name w:val="xl25"/>
    <w:basedOn w:val="Normal"/>
    <w:rsid w:val="00975CC4"/>
    <w:pPr>
      <w:pBdr>
        <w:left w:val="single" w:sz="4" w:space="0" w:color="auto"/>
        <w:right w:val="single" w:sz="4" w:space="0" w:color="auto"/>
      </w:pBdr>
      <w:spacing w:before="100" w:beforeAutospacing="1" w:after="100" w:afterAutospacing="1"/>
      <w:jc w:val="center"/>
    </w:pPr>
    <w:rPr>
      <w:rFonts w:ascii="Times New Roman" w:hAnsi="Times New Roman"/>
      <w:color w:val="auto"/>
      <w:sz w:val="16"/>
      <w:szCs w:val="20"/>
      <w:lang w:val="fr-FR" w:eastAsia="fr-FR"/>
    </w:rPr>
  </w:style>
  <w:style w:type="paragraph" w:customStyle="1" w:styleId="TexteTableau">
    <w:name w:val="Texte Tableau"/>
    <w:basedOn w:val="Normal"/>
    <w:rsid w:val="00975CC4"/>
    <w:rPr>
      <w:rFonts w:ascii="Arial" w:hAnsi="Arial"/>
      <w:color w:val="auto"/>
      <w:szCs w:val="20"/>
      <w:lang w:val="fr-FR" w:eastAsia="fr-FR"/>
    </w:rPr>
  </w:style>
  <w:style w:type="paragraph" w:customStyle="1" w:styleId="NO">
    <w:name w:val="NO"/>
    <w:basedOn w:val="Normal"/>
    <w:rsid w:val="00975CC4"/>
    <w:pPr>
      <w:keepLines/>
      <w:spacing w:before="0" w:after="180"/>
      <w:ind w:left="1135" w:hanging="851"/>
    </w:pPr>
    <w:rPr>
      <w:rFonts w:ascii="Times New Roman" w:hAnsi="Times New Roman"/>
      <w:color w:val="auto"/>
      <w:szCs w:val="20"/>
      <w:lang w:val="en-GB" w:eastAsia="fr-FR"/>
    </w:rPr>
  </w:style>
  <w:style w:type="paragraph" w:customStyle="1" w:styleId="T4">
    <w:name w:val="T4"/>
    <w:basedOn w:val="T3"/>
    <w:rsid w:val="00975CC4"/>
    <w:pPr>
      <w:ind w:left="1276"/>
    </w:pPr>
  </w:style>
  <w:style w:type="paragraph" w:customStyle="1" w:styleId="xl78">
    <w:name w:val="xl78"/>
    <w:basedOn w:val="Normal"/>
    <w:rsid w:val="00975CC4"/>
    <w:pPr>
      <w:pBdr>
        <w:left w:val="single" w:sz="8" w:space="0" w:color="auto"/>
        <w:bottom w:val="single" w:sz="4" w:space="0" w:color="auto"/>
        <w:right w:val="single" w:sz="4" w:space="0" w:color="auto"/>
      </w:pBdr>
      <w:spacing w:before="100" w:beforeAutospacing="1" w:after="100" w:afterAutospacing="1"/>
      <w:textAlignment w:val="top"/>
    </w:pPr>
    <w:rPr>
      <w:rFonts w:ascii="Times New Roman" w:hAnsi="Times New Roman"/>
      <w:b/>
      <w:color w:val="auto"/>
      <w:sz w:val="16"/>
      <w:szCs w:val="20"/>
      <w:lang w:val="fr-FR" w:eastAsia="fr-FR"/>
    </w:rPr>
  </w:style>
  <w:style w:type="paragraph" w:customStyle="1" w:styleId="TH">
    <w:name w:val="TH"/>
    <w:basedOn w:val="Normal"/>
    <w:rsid w:val="00975CC4"/>
    <w:pPr>
      <w:keepNext/>
      <w:keepLines/>
      <w:spacing w:before="60" w:after="180"/>
      <w:jc w:val="center"/>
    </w:pPr>
    <w:rPr>
      <w:rFonts w:ascii="Arial" w:hAnsi="Arial"/>
      <w:b/>
      <w:color w:val="auto"/>
      <w:szCs w:val="20"/>
      <w:lang w:val="en-GB" w:eastAsia="fr-FR"/>
    </w:rPr>
  </w:style>
  <w:style w:type="paragraph" w:styleId="ListBullet">
    <w:name w:val="List Bullet"/>
    <w:basedOn w:val="Normal"/>
    <w:rsid w:val="00975CC4"/>
    <w:pPr>
      <w:numPr>
        <w:numId w:val="43"/>
      </w:numPr>
      <w:tabs>
        <w:tab w:val="clear" w:pos="927"/>
        <w:tab w:val="left" w:pos="355"/>
      </w:tabs>
      <w:spacing w:before="0" w:after="0"/>
      <w:ind w:left="355" w:hanging="283"/>
    </w:pPr>
    <w:rPr>
      <w:rFonts w:ascii="Arial" w:hAnsi="Arial"/>
      <w:color w:val="auto"/>
      <w:szCs w:val="20"/>
      <w:lang w:eastAsia="fr-FR"/>
    </w:rPr>
  </w:style>
  <w:style w:type="paragraph" w:styleId="CommentSubject">
    <w:name w:val="annotation subject"/>
    <w:basedOn w:val="CommentText"/>
    <w:next w:val="CommentText"/>
    <w:link w:val="CommentSubjectChar"/>
    <w:rsid w:val="00975CC4"/>
    <w:pPr>
      <w:spacing w:before="0" w:after="0"/>
    </w:pPr>
    <w:rPr>
      <w:rFonts w:ascii="Times New Roman" w:hAnsi="Times New Roman"/>
      <w:b/>
    </w:rPr>
  </w:style>
  <w:style w:type="character" w:customStyle="1" w:styleId="CommentSubjectChar">
    <w:name w:val="Comment Subject Char"/>
    <w:basedOn w:val="CommentTextChar"/>
    <w:link w:val="CommentSubject"/>
    <w:rsid w:val="00975CC4"/>
    <w:rPr>
      <w:rFonts w:ascii="Times New Roman" w:hAnsi="Times New Roman"/>
      <w:b/>
    </w:rPr>
  </w:style>
  <w:style w:type="paragraph" w:customStyle="1" w:styleId="xl34">
    <w:name w:val="xl34"/>
    <w:basedOn w:val="Normal"/>
    <w:rsid w:val="00975CC4"/>
    <w:pPr>
      <w:pBdr>
        <w:bottom w:val="single" w:sz="8" w:space="0" w:color="auto"/>
        <w:right w:val="single" w:sz="8" w:space="0" w:color="auto"/>
      </w:pBdr>
      <w:shd w:val="clear" w:color="auto" w:fill="FF9900"/>
      <w:spacing w:before="100" w:beforeAutospacing="1" w:after="100" w:afterAutospacing="1"/>
      <w:jc w:val="center"/>
      <w:textAlignment w:val="top"/>
    </w:pPr>
    <w:rPr>
      <w:rFonts w:ascii="Wingdings" w:hAnsi="Wingdings"/>
      <w:color w:val="000000"/>
      <w:szCs w:val="20"/>
      <w:lang w:eastAsia="zh-CN"/>
    </w:rPr>
  </w:style>
  <w:style w:type="paragraph" w:customStyle="1" w:styleId="R10">
    <w:name w:val="R1"/>
    <w:basedOn w:val="T1"/>
    <w:rsid w:val="00975CC4"/>
    <w:pPr>
      <w:ind w:left="851" w:hanging="284"/>
    </w:pPr>
  </w:style>
  <w:style w:type="paragraph" w:customStyle="1" w:styleId="R20">
    <w:name w:val="R2"/>
    <w:basedOn w:val="Normal"/>
    <w:rsid w:val="00975CC4"/>
    <w:pPr>
      <w:spacing w:before="240" w:after="0"/>
      <w:ind w:left="1135" w:hanging="284"/>
      <w:jc w:val="both"/>
    </w:pPr>
    <w:rPr>
      <w:rFonts w:ascii="Arial" w:hAnsi="Arial"/>
      <w:color w:val="auto"/>
      <w:szCs w:val="20"/>
      <w:lang w:eastAsia="fr-FR"/>
    </w:rPr>
  </w:style>
  <w:style w:type="paragraph" w:customStyle="1" w:styleId="CRfront">
    <w:name w:val="CR_front"/>
    <w:next w:val="Normal"/>
    <w:rsid w:val="00975CC4"/>
    <w:pPr>
      <w:widowControl w:val="0"/>
      <w:spacing w:before="0" w:after="0"/>
    </w:pPr>
    <w:rPr>
      <w:rFonts w:ascii="Arial" w:eastAsia="SimSun" w:hAnsi="Arial"/>
      <w:color w:val="auto"/>
      <w:lang w:val="en-GB" w:eastAsia="fr-FR"/>
    </w:rPr>
  </w:style>
  <w:style w:type="paragraph" w:customStyle="1" w:styleId="xl24">
    <w:name w:val="xl24"/>
    <w:basedOn w:val="Normal"/>
    <w:rsid w:val="00975CC4"/>
    <w:pPr>
      <w:pBdr>
        <w:top w:val="dashed" w:sz="8" w:space="0" w:color="FF0000"/>
        <w:left w:val="single" w:sz="4" w:space="0" w:color="auto"/>
        <w:bottom w:val="dashed" w:sz="8" w:space="0" w:color="FF0000"/>
        <w:right w:val="single" w:sz="4" w:space="0" w:color="auto"/>
      </w:pBdr>
      <w:spacing w:before="100" w:beforeAutospacing="1" w:after="100" w:afterAutospacing="1"/>
      <w:jc w:val="center"/>
    </w:pPr>
    <w:rPr>
      <w:rFonts w:ascii="Times New Roman" w:hAnsi="Times New Roman"/>
      <w:color w:val="auto"/>
      <w:sz w:val="16"/>
      <w:szCs w:val="20"/>
      <w:lang w:val="fr-FR" w:eastAsia="fr-FR"/>
    </w:rPr>
  </w:style>
  <w:style w:type="paragraph" w:styleId="BodyText2">
    <w:name w:val="Body Text 2"/>
    <w:basedOn w:val="Normal"/>
    <w:link w:val="BodyText2Char"/>
    <w:rsid w:val="00975CC4"/>
    <w:pPr>
      <w:spacing w:before="0" w:after="0"/>
    </w:pPr>
    <w:rPr>
      <w:rFonts w:ascii="Times New Roman" w:hAnsi="Times New Roman"/>
      <w:color w:val="auto"/>
      <w:sz w:val="24"/>
      <w:szCs w:val="20"/>
      <w:lang w:val="x-none" w:eastAsia="x-none"/>
    </w:rPr>
  </w:style>
  <w:style w:type="character" w:customStyle="1" w:styleId="BodyText2Char">
    <w:name w:val="Body Text 2 Char"/>
    <w:basedOn w:val="DefaultParagraphFont"/>
    <w:link w:val="BodyText2"/>
    <w:rsid w:val="00975CC4"/>
    <w:rPr>
      <w:rFonts w:ascii="Times New Roman" w:hAnsi="Times New Roman"/>
      <w:color w:val="auto"/>
      <w:sz w:val="24"/>
      <w:lang w:val="x-none" w:eastAsia="x-none"/>
    </w:rPr>
  </w:style>
  <w:style w:type="paragraph" w:customStyle="1" w:styleId="xl27">
    <w:name w:val="xl27"/>
    <w:basedOn w:val="Normal"/>
    <w:rsid w:val="00975CC4"/>
    <w:pPr>
      <w:pBdr>
        <w:left w:val="single" w:sz="8" w:space="0" w:color="auto"/>
        <w:bottom w:val="single" w:sz="8" w:space="0" w:color="auto"/>
        <w:right w:val="single" w:sz="8" w:space="0" w:color="auto"/>
      </w:pBdr>
      <w:spacing w:before="100" w:beforeAutospacing="1" w:after="100" w:afterAutospacing="1"/>
      <w:textAlignment w:val="top"/>
    </w:pPr>
    <w:rPr>
      <w:rFonts w:ascii="Arial" w:hAnsi="Arial"/>
      <w:color w:val="000000"/>
      <w:szCs w:val="20"/>
      <w:lang w:eastAsia="zh-CN"/>
    </w:rPr>
  </w:style>
  <w:style w:type="paragraph" w:customStyle="1" w:styleId="xl31">
    <w:name w:val="xl31"/>
    <w:basedOn w:val="Normal"/>
    <w:rsid w:val="00975CC4"/>
    <w:pPr>
      <w:pBdr>
        <w:top w:val="single" w:sz="8" w:space="0" w:color="auto"/>
        <w:left w:val="single" w:sz="8" w:space="0" w:color="auto"/>
        <w:bottom w:val="single" w:sz="4" w:space="0" w:color="auto"/>
        <w:right w:val="single" w:sz="4" w:space="0" w:color="auto"/>
      </w:pBdr>
      <w:spacing w:before="100" w:beforeAutospacing="1" w:after="100" w:afterAutospacing="1"/>
      <w:textAlignment w:val="top"/>
    </w:pPr>
    <w:rPr>
      <w:rFonts w:ascii="Times New Roman" w:hAnsi="Times New Roman"/>
      <w:b/>
      <w:color w:val="auto"/>
      <w:sz w:val="16"/>
      <w:szCs w:val="20"/>
      <w:lang w:val="fr-FR" w:eastAsia="fr-FR"/>
    </w:rPr>
  </w:style>
  <w:style w:type="paragraph" w:customStyle="1" w:styleId="xl32">
    <w:name w:val="xl32"/>
    <w:basedOn w:val="Normal"/>
    <w:rsid w:val="00975CC4"/>
    <w:pPr>
      <w:pBdr>
        <w:bottom w:val="single" w:sz="8" w:space="0" w:color="auto"/>
        <w:right w:val="single" w:sz="8" w:space="0" w:color="auto"/>
      </w:pBdr>
      <w:shd w:val="clear" w:color="auto" w:fill="FFCC99"/>
      <w:spacing w:before="100" w:beforeAutospacing="1" w:after="100" w:afterAutospacing="1"/>
      <w:jc w:val="center"/>
      <w:textAlignment w:val="top"/>
    </w:pPr>
    <w:rPr>
      <w:rFonts w:ascii="Wingdings" w:hAnsi="Wingdings"/>
      <w:color w:val="000000"/>
      <w:szCs w:val="20"/>
      <w:lang w:eastAsia="zh-CN"/>
    </w:rPr>
  </w:style>
  <w:style w:type="paragraph" w:customStyle="1" w:styleId="DocumentMap1">
    <w:name w:val="Document Map1"/>
    <w:basedOn w:val="Normal"/>
    <w:rsid w:val="00975CC4"/>
    <w:pPr>
      <w:shd w:val="clear" w:color="auto" w:fill="000080"/>
      <w:spacing w:before="0" w:after="0"/>
    </w:pPr>
    <w:rPr>
      <w:rFonts w:ascii="Tahoma" w:hAnsi="Tahoma"/>
      <w:color w:val="auto"/>
      <w:szCs w:val="20"/>
      <w:lang w:val="fr-FR" w:eastAsia="fr-FR"/>
    </w:rPr>
  </w:style>
  <w:style w:type="paragraph" w:customStyle="1" w:styleId="Normalinfocentrtableau1">
    <w:name w:val="Normal info centré tableau 1"/>
    <w:basedOn w:val="Normal"/>
    <w:rsid w:val="00975CC4"/>
    <w:pPr>
      <w:spacing w:before="0" w:after="0"/>
      <w:jc w:val="center"/>
    </w:pPr>
    <w:rPr>
      <w:rFonts w:ascii="Times New Roman" w:hAnsi="Times New Roman"/>
      <w:color w:val="auto"/>
      <w:sz w:val="22"/>
      <w:szCs w:val="20"/>
      <w:lang w:val="fr-FR" w:eastAsia="fr-FR"/>
    </w:rPr>
  </w:style>
  <w:style w:type="paragraph" w:customStyle="1" w:styleId="NormalArial">
    <w:name w:val="Normal + Arial"/>
    <w:basedOn w:val="Normal"/>
    <w:rsid w:val="00975CC4"/>
    <w:pPr>
      <w:spacing w:before="240" w:after="0"/>
      <w:ind w:left="851"/>
      <w:jc w:val="both"/>
    </w:pPr>
    <w:rPr>
      <w:rFonts w:ascii="Arial" w:hAnsi="Arial"/>
      <w:color w:val="auto"/>
      <w:szCs w:val="20"/>
      <w:lang w:val="en-GB" w:eastAsia="fr-FR"/>
    </w:rPr>
  </w:style>
  <w:style w:type="paragraph" w:customStyle="1" w:styleId="xl42">
    <w:name w:val="xl42"/>
    <w:basedOn w:val="Normal"/>
    <w:rsid w:val="00975CC4"/>
    <w:pPr>
      <w:pBdr>
        <w:top w:val="single" w:sz="4" w:space="0" w:color="auto"/>
        <w:left w:val="single" w:sz="4" w:space="0" w:color="auto"/>
        <w:bottom w:val="dashed" w:sz="8" w:space="0" w:color="FF0000"/>
        <w:right w:val="single" w:sz="4" w:space="0" w:color="auto"/>
      </w:pBdr>
      <w:spacing w:before="100" w:beforeAutospacing="1" w:after="100" w:afterAutospacing="1"/>
      <w:jc w:val="center"/>
    </w:pPr>
    <w:rPr>
      <w:rFonts w:ascii="Times New Roman" w:hAnsi="Times New Roman"/>
      <w:b/>
      <w:color w:val="auto"/>
      <w:sz w:val="16"/>
      <w:szCs w:val="20"/>
      <w:lang w:val="fr-FR" w:eastAsia="fr-FR"/>
    </w:rPr>
  </w:style>
  <w:style w:type="paragraph" w:styleId="BodyTextIndent3">
    <w:name w:val="Body Text Indent 3"/>
    <w:basedOn w:val="Normal"/>
    <w:link w:val="BodyTextIndent3Char"/>
    <w:rsid w:val="00975CC4"/>
    <w:pPr>
      <w:tabs>
        <w:tab w:val="left" w:pos="639"/>
      </w:tabs>
      <w:spacing w:before="0" w:after="0"/>
      <w:ind w:left="1064" w:hanging="1064"/>
    </w:pPr>
    <w:rPr>
      <w:rFonts w:ascii="Arial" w:hAnsi="Arial"/>
      <w:snapToGrid w:val="0"/>
      <w:color w:val="auto"/>
      <w:szCs w:val="20"/>
      <w:lang w:val="x-none" w:eastAsia="x-none"/>
    </w:rPr>
  </w:style>
  <w:style w:type="character" w:customStyle="1" w:styleId="BodyTextIndent3Char">
    <w:name w:val="Body Text Indent 3 Char"/>
    <w:basedOn w:val="DefaultParagraphFont"/>
    <w:link w:val="BodyTextIndent3"/>
    <w:rsid w:val="00975CC4"/>
    <w:rPr>
      <w:rFonts w:ascii="Arial" w:hAnsi="Arial"/>
      <w:snapToGrid w:val="0"/>
      <w:color w:val="auto"/>
      <w:lang w:val="x-none" w:eastAsia="x-none"/>
    </w:rPr>
  </w:style>
  <w:style w:type="paragraph" w:customStyle="1" w:styleId="EX">
    <w:name w:val="EX"/>
    <w:basedOn w:val="Normal"/>
    <w:rsid w:val="00975CC4"/>
    <w:pPr>
      <w:keepLines/>
      <w:overflowPunct w:val="0"/>
      <w:autoSpaceDE w:val="0"/>
      <w:autoSpaceDN w:val="0"/>
      <w:adjustRightInd w:val="0"/>
      <w:spacing w:before="0" w:after="180"/>
      <w:ind w:left="1702" w:hanging="1418"/>
      <w:textAlignment w:val="baseline"/>
    </w:pPr>
    <w:rPr>
      <w:rFonts w:ascii="Times New Roman" w:hAnsi="Times New Roman"/>
      <w:color w:val="auto"/>
      <w:szCs w:val="20"/>
      <w:lang w:val="en-GB"/>
    </w:rPr>
  </w:style>
  <w:style w:type="character" w:customStyle="1" w:styleId="HTMLPreformattedChar">
    <w:name w:val="HTML Preformatted Char"/>
    <w:link w:val="HTMLPreformatted"/>
    <w:rsid w:val="00975CC4"/>
    <w:rPr>
      <w:rFonts w:ascii="Courier New" w:hAnsi="Courier New" w:cs="Courier New"/>
    </w:rPr>
  </w:style>
  <w:style w:type="paragraph" w:customStyle="1" w:styleId="Paragraphedeliste1">
    <w:name w:val="Paragraphe de liste1"/>
    <w:basedOn w:val="Normal"/>
    <w:uiPriority w:val="99"/>
    <w:qFormat/>
    <w:rsid w:val="00975CC4"/>
    <w:pPr>
      <w:spacing w:before="0" w:after="0"/>
      <w:ind w:left="708"/>
    </w:pPr>
    <w:rPr>
      <w:rFonts w:ascii="Times New Roman" w:hAnsi="Times New Roman"/>
      <w:color w:val="auto"/>
      <w:szCs w:val="20"/>
      <w:lang w:val="en-GB" w:eastAsia="fr-FR"/>
    </w:rPr>
  </w:style>
  <w:style w:type="paragraph" w:customStyle="1" w:styleId="Rvision1">
    <w:name w:val="Révision1"/>
    <w:rsid w:val="00975CC4"/>
    <w:pPr>
      <w:spacing w:before="0" w:after="0"/>
    </w:pPr>
    <w:rPr>
      <w:rFonts w:ascii="Times New Roman" w:eastAsia="SimSun" w:hAnsi="Times New Roman"/>
      <w:color w:val="auto"/>
      <w:lang w:val="en-GB" w:eastAsia="fr-FR"/>
    </w:rPr>
  </w:style>
  <w:style w:type="character" w:styleId="Strong">
    <w:name w:val="Strong"/>
    <w:uiPriority w:val="22"/>
    <w:qFormat/>
    <w:rsid w:val="00975CC4"/>
    <w:rPr>
      <w:b/>
      <w:bCs/>
    </w:rPr>
  </w:style>
  <w:style w:type="character" w:styleId="HTMLCode">
    <w:name w:val="HTML Code"/>
    <w:uiPriority w:val="99"/>
    <w:unhideWhenUsed/>
    <w:rsid w:val="00975CC4"/>
    <w:rPr>
      <w:rFonts w:ascii="Courier New" w:eastAsia="Times New Roman" w:hAnsi="Courier New" w:cs="Courier New"/>
      <w:sz w:val="20"/>
      <w:szCs w:val="20"/>
    </w:rPr>
  </w:style>
  <w:style w:type="character" w:customStyle="1" w:styleId="shorttext">
    <w:name w:val="short_text"/>
    <w:basedOn w:val="DefaultParagraphFont"/>
    <w:rsid w:val="00975CC4"/>
  </w:style>
  <w:style w:type="character" w:customStyle="1" w:styleId="hps">
    <w:name w:val="hps"/>
    <w:basedOn w:val="DefaultParagraphFont"/>
    <w:rsid w:val="00975CC4"/>
  </w:style>
  <w:style w:type="paragraph" w:styleId="PlainText">
    <w:name w:val="Plain Text"/>
    <w:basedOn w:val="Normal"/>
    <w:link w:val="PlainTextChar"/>
    <w:rsid w:val="00975CC4"/>
    <w:rPr>
      <w:rFonts w:ascii="Courier New" w:hAnsi="Courier New"/>
      <w:szCs w:val="20"/>
    </w:rPr>
  </w:style>
  <w:style w:type="character" w:customStyle="1" w:styleId="PlainTextChar">
    <w:name w:val="Plain Text Char"/>
    <w:basedOn w:val="DefaultParagraphFont"/>
    <w:link w:val="PlainText"/>
    <w:rsid w:val="00975CC4"/>
    <w:rPr>
      <w:rFonts w:ascii="Courier New" w:hAnsi="Courier New"/>
    </w:rPr>
  </w:style>
  <w:style w:type="paragraph" w:styleId="ListNumber">
    <w:name w:val="List Number"/>
    <w:basedOn w:val="Normal"/>
    <w:rsid w:val="00975CC4"/>
    <w:pPr>
      <w:tabs>
        <w:tab w:val="num" w:pos="360"/>
      </w:tabs>
      <w:ind w:left="360" w:hanging="360"/>
      <w:contextualSpacing/>
    </w:pPr>
  </w:style>
  <w:style w:type="character" w:customStyle="1" w:styleId="Heading4Char">
    <w:name w:val="Heading 4 Char"/>
    <w:link w:val="Heading4"/>
    <w:rsid w:val="00975CC4"/>
    <w:rPr>
      <w:rFonts w:ascii="Arial" w:eastAsia="SimSun" w:hAnsi="Arial" w:cs="Arial"/>
      <w:b/>
      <w:sz w:val="28"/>
      <w:lang w:eastAsia="zh-CN"/>
    </w:rPr>
  </w:style>
  <w:style w:type="character" w:customStyle="1" w:styleId="Heading5Char">
    <w:name w:val="Heading 5 Char"/>
    <w:link w:val="Heading5"/>
    <w:rsid w:val="00975CC4"/>
    <w:rPr>
      <w:rFonts w:ascii="Arial" w:eastAsia="SimSun" w:hAnsi="Arial" w:cs="Arial"/>
      <w:b/>
      <w:sz w:val="24"/>
      <w:lang w:eastAsia="zh-CN"/>
    </w:rPr>
  </w:style>
  <w:style w:type="character" w:customStyle="1" w:styleId="Heading6Char">
    <w:name w:val="Heading 6 Char"/>
    <w:link w:val="Heading6"/>
    <w:rsid w:val="00975CC4"/>
    <w:rPr>
      <w:rFonts w:ascii="Arial" w:eastAsia="SimSun" w:hAnsi="Arial" w:cs="Arial"/>
      <w:b/>
      <w:lang w:eastAsia="zh-CN"/>
    </w:rPr>
  </w:style>
  <w:style w:type="character" w:customStyle="1" w:styleId="Heading7Char">
    <w:name w:val="Heading 7 Char"/>
    <w:link w:val="Heading7"/>
    <w:rsid w:val="00975CC4"/>
    <w:rPr>
      <w:rFonts w:ascii="Arial" w:eastAsia="SimSun" w:hAnsi="Arial" w:cs="Arial"/>
      <w:b/>
      <w:lang w:eastAsia="zh-CN"/>
    </w:rPr>
  </w:style>
  <w:style w:type="character" w:customStyle="1" w:styleId="Heading8Char">
    <w:name w:val="Heading 8 Char"/>
    <w:link w:val="Heading8"/>
    <w:rsid w:val="00975CC4"/>
    <w:rPr>
      <w:rFonts w:ascii="Arial" w:eastAsia="SimSun" w:hAnsi="Arial" w:cs="Arial"/>
      <w:b/>
      <w:lang w:eastAsia="zh-CN"/>
    </w:rPr>
  </w:style>
  <w:style w:type="character" w:customStyle="1" w:styleId="Heading9Char">
    <w:name w:val="Heading 9 Char"/>
    <w:link w:val="Heading9"/>
    <w:rsid w:val="00975CC4"/>
    <w:rPr>
      <w:rFonts w:ascii="Arial" w:eastAsia="SimSun" w:hAnsi="Arial" w:cs="Arial"/>
      <w:b/>
      <w:lang w:eastAsia="zh-CN"/>
    </w:rPr>
  </w:style>
  <w:style w:type="character" w:customStyle="1" w:styleId="TitleChar">
    <w:name w:val="Title Char"/>
    <w:link w:val="Title"/>
    <w:rsid w:val="00975CC4"/>
    <w:rPr>
      <w:rFonts w:ascii="Arial" w:hAnsi="Arial"/>
      <w:b/>
      <w:noProof/>
      <w:color w:val="FFFFFF"/>
      <w:sz w:val="48"/>
      <w:szCs w:val="48"/>
      <w:lang w:eastAsia="ja-JP"/>
    </w:rPr>
  </w:style>
  <w:style w:type="character" w:customStyle="1" w:styleId="DocumentMapChar">
    <w:name w:val="Document Map Char"/>
    <w:link w:val="DocumentMap"/>
    <w:rsid w:val="00975CC4"/>
    <w:rPr>
      <w:rFonts w:ascii="Tahoma" w:hAnsi="Tahoma" w:cs="Tahoma"/>
      <w:shd w:val="clear" w:color="auto" w:fill="000080"/>
    </w:rPr>
  </w:style>
  <w:style w:type="paragraph" w:styleId="Revision">
    <w:name w:val="Revision"/>
    <w:hidden/>
    <w:uiPriority w:val="99"/>
    <w:semiHidden/>
    <w:rsid w:val="00975CC4"/>
    <w:pPr>
      <w:spacing w:before="0" w:after="0"/>
    </w:pPr>
    <w:rPr>
      <w:rFonts w:eastAsia="SimSun"/>
      <w:szCs w:val="24"/>
    </w:rPr>
  </w:style>
  <w:style w:type="paragraph" w:customStyle="1" w:styleId="TableBulleted2">
    <w:name w:val="TableBulleted2"/>
    <w:basedOn w:val="TableBulleted"/>
    <w:qFormat/>
    <w:rsid w:val="00975CC4"/>
    <w:pPr>
      <w:tabs>
        <w:tab w:val="left" w:pos="637"/>
      </w:tabs>
      <w:ind w:left="637"/>
    </w:pPr>
  </w:style>
  <w:style w:type="paragraph" w:customStyle="1" w:styleId="commandreponse">
    <w:name w:val="commandreponse"/>
    <w:basedOn w:val="Normal"/>
    <w:link w:val="commandreponseChar"/>
    <w:rsid w:val="00975CC4"/>
    <w:pPr>
      <w:keepNext/>
      <w:keepLines/>
      <w:spacing w:before="0"/>
    </w:pPr>
    <w:rPr>
      <w:rFonts w:ascii="Courier New" w:hAnsi="Courier New"/>
      <w:color w:val="auto"/>
      <w:sz w:val="24"/>
      <w:lang w:eastAsia="fr-FR"/>
    </w:rPr>
  </w:style>
  <w:style w:type="paragraph" w:customStyle="1" w:styleId="Parameter">
    <w:name w:val="Parameter"/>
    <w:basedOn w:val="Normal"/>
    <w:rsid w:val="00975CC4"/>
    <w:pPr>
      <w:keepNext/>
      <w:keepLines/>
      <w:spacing w:before="0"/>
    </w:pPr>
    <w:rPr>
      <w:rFonts w:ascii="Zurich Ex BT" w:hAnsi="Zurich Ex BT"/>
      <w:color w:val="auto"/>
      <w:lang w:eastAsia="fr-FR"/>
    </w:rPr>
  </w:style>
  <w:style w:type="table" w:styleId="TableGrid1">
    <w:name w:val="Table Grid 1"/>
    <w:basedOn w:val="TableNormal"/>
    <w:rsid w:val="00975CC4"/>
    <w:rPr>
      <w:rFonts w:eastAsia="SimSun"/>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character" w:customStyle="1" w:styleId="ClosingChar">
    <w:name w:val="Closing Char"/>
    <w:basedOn w:val="DefaultParagraphFont"/>
    <w:link w:val="Closing"/>
    <w:rsid w:val="00975CC4"/>
    <w:rPr>
      <w:szCs w:val="24"/>
    </w:rPr>
  </w:style>
  <w:style w:type="character" w:customStyle="1" w:styleId="DateChar">
    <w:name w:val="Date Char"/>
    <w:basedOn w:val="DefaultParagraphFont"/>
    <w:link w:val="Date"/>
    <w:rsid w:val="00975CC4"/>
    <w:rPr>
      <w:szCs w:val="24"/>
    </w:rPr>
  </w:style>
  <w:style w:type="character" w:customStyle="1" w:styleId="E-mailSignatureChar">
    <w:name w:val="E-mail Signature Char"/>
    <w:basedOn w:val="DefaultParagraphFont"/>
    <w:link w:val="E-mailSignature"/>
    <w:rsid w:val="00975CC4"/>
    <w:rPr>
      <w:szCs w:val="24"/>
    </w:rPr>
  </w:style>
  <w:style w:type="character" w:customStyle="1" w:styleId="EndnoteTextChar">
    <w:name w:val="Endnote Text Char"/>
    <w:basedOn w:val="DefaultParagraphFont"/>
    <w:link w:val="EndnoteText"/>
    <w:semiHidden/>
    <w:rsid w:val="00975CC4"/>
  </w:style>
  <w:style w:type="character" w:customStyle="1" w:styleId="FootnoteTextChar">
    <w:name w:val="Footnote Text Char"/>
    <w:basedOn w:val="DefaultParagraphFont"/>
    <w:link w:val="FootnoteText"/>
    <w:semiHidden/>
    <w:rsid w:val="00975CC4"/>
  </w:style>
  <w:style w:type="character" w:customStyle="1" w:styleId="HTMLAddressChar">
    <w:name w:val="HTML Address Char"/>
    <w:basedOn w:val="DefaultParagraphFont"/>
    <w:link w:val="HTMLAddress"/>
    <w:rsid w:val="00975CC4"/>
    <w:rPr>
      <w:i/>
      <w:iCs/>
      <w:szCs w:val="24"/>
    </w:rPr>
  </w:style>
  <w:style w:type="character" w:customStyle="1" w:styleId="MacroTextChar">
    <w:name w:val="Macro Text Char"/>
    <w:basedOn w:val="DefaultParagraphFont"/>
    <w:link w:val="MacroText"/>
    <w:semiHidden/>
    <w:rsid w:val="00975CC4"/>
    <w:rPr>
      <w:rFonts w:ascii="Courier New" w:hAnsi="Courier New" w:cs="Courier New"/>
    </w:rPr>
  </w:style>
  <w:style w:type="character" w:customStyle="1" w:styleId="MessageHeaderChar">
    <w:name w:val="Message Header Char"/>
    <w:basedOn w:val="DefaultParagraphFont"/>
    <w:link w:val="MessageHeader"/>
    <w:rsid w:val="00975CC4"/>
    <w:rPr>
      <w:rFonts w:ascii="Arial" w:hAnsi="Arial" w:cs="Arial"/>
      <w:sz w:val="24"/>
      <w:szCs w:val="24"/>
      <w:shd w:val="pct20" w:color="auto" w:fill="auto"/>
    </w:rPr>
  </w:style>
  <w:style w:type="character" w:customStyle="1" w:styleId="NoteHeadingChar">
    <w:name w:val="Note Heading Char"/>
    <w:basedOn w:val="DefaultParagraphFont"/>
    <w:link w:val="NoteHeading"/>
    <w:rsid w:val="00975CC4"/>
    <w:rPr>
      <w:szCs w:val="24"/>
    </w:rPr>
  </w:style>
  <w:style w:type="character" w:customStyle="1" w:styleId="SignatureChar">
    <w:name w:val="Signature Char"/>
    <w:basedOn w:val="DefaultParagraphFont"/>
    <w:link w:val="Signature"/>
    <w:rsid w:val="00975CC4"/>
    <w:rPr>
      <w:szCs w:val="24"/>
    </w:rPr>
  </w:style>
  <w:style w:type="paragraph" w:customStyle="1" w:styleId="Linebreak">
    <w:name w:val="Line_break"/>
    <w:basedOn w:val="Normal"/>
    <w:qFormat/>
    <w:rsid w:val="00975CC4"/>
    <w:pPr>
      <w:spacing w:before="0" w:after="0"/>
    </w:pPr>
    <w:rPr>
      <w:sz w:val="16"/>
    </w:rPr>
  </w:style>
  <w:style w:type="character" w:customStyle="1" w:styleId="f297">
    <w:name w:val="f297"/>
    <w:basedOn w:val="DefaultParagraphFont"/>
    <w:rsid w:val="00975CC4"/>
  </w:style>
  <w:style w:type="paragraph" w:customStyle="1" w:styleId="Important">
    <w:name w:val="Important"/>
    <w:basedOn w:val="Caution"/>
    <w:link w:val="ImportantChar"/>
    <w:qFormat/>
    <w:rsid w:val="00975CC4"/>
    <w:pPr>
      <w:numPr>
        <w:numId w:val="0"/>
      </w:numPr>
      <w:ind w:left="1080" w:hanging="1080"/>
    </w:pPr>
  </w:style>
  <w:style w:type="numbering" w:customStyle="1" w:styleId="ImportantList">
    <w:name w:val="Important_List"/>
    <w:uiPriority w:val="99"/>
    <w:rsid w:val="00975CC4"/>
    <w:pPr>
      <w:numPr>
        <w:numId w:val="80"/>
      </w:numPr>
    </w:pPr>
  </w:style>
  <w:style w:type="character" w:customStyle="1" w:styleId="ImportantChar">
    <w:name w:val="Important Char"/>
    <w:basedOn w:val="CautionChar"/>
    <w:link w:val="Important"/>
    <w:rsid w:val="00975CC4"/>
    <w:rPr>
      <w:rFonts w:ascii="Arial" w:hAnsi="Arial" w:cs="Arial"/>
      <w:i/>
      <w:iCs/>
      <w:sz w:val="18"/>
      <w:szCs w:val="18"/>
    </w:rPr>
  </w:style>
  <w:style w:type="paragraph" w:customStyle="1" w:styleId="Normla">
    <w:name w:val="Normla"/>
    <w:basedOn w:val="Heading3"/>
    <w:qFormat/>
    <w:rsid w:val="00975CC4"/>
    <w:pPr>
      <w:numPr>
        <w:numId w:val="8"/>
      </w:numPr>
      <w:ind w:left="360" w:hanging="360"/>
    </w:pPr>
  </w:style>
  <w:style w:type="paragraph" w:customStyle="1" w:styleId="syntaxcommand">
    <w:name w:val="syntaxcommand"/>
    <w:basedOn w:val="Normal"/>
    <w:link w:val="syntaxcommandCar"/>
    <w:rsid w:val="00975CC4"/>
    <w:pPr>
      <w:keepNext/>
      <w:keepLines/>
    </w:pPr>
    <w:rPr>
      <w:i/>
      <w:iCs/>
      <w:color w:val="auto"/>
      <w:szCs w:val="20"/>
    </w:rPr>
  </w:style>
  <w:style w:type="character" w:customStyle="1" w:styleId="syntaxcommandCar">
    <w:name w:val="syntaxcommand Car"/>
    <w:basedOn w:val="DefaultParagraphFont"/>
    <w:link w:val="syntaxcommand"/>
    <w:locked/>
    <w:rsid w:val="00975CC4"/>
    <w:rPr>
      <w:i/>
      <w:iCs/>
      <w:color w:val="auto"/>
    </w:rPr>
  </w:style>
  <w:style w:type="paragraph" w:customStyle="1" w:styleId="command">
    <w:name w:val="command"/>
    <w:basedOn w:val="Normal"/>
    <w:link w:val="commandChar"/>
    <w:rsid w:val="00975CC4"/>
    <w:pPr>
      <w:keepNext/>
      <w:keepLines/>
      <w:spacing w:before="0" w:after="0"/>
    </w:pPr>
    <w:rPr>
      <w:rFonts w:ascii="Courier New" w:hAnsi="Courier New"/>
      <w:b/>
      <w:iCs/>
      <w:color w:val="auto"/>
      <w:sz w:val="22"/>
      <w:szCs w:val="20"/>
      <w:lang w:eastAsia="fr-FR"/>
    </w:rPr>
  </w:style>
  <w:style w:type="character" w:customStyle="1" w:styleId="commandChar">
    <w:name w:val="command Char"/>
    <w:basedOn w:val="DefaultParagraphFont"/>
    <w:link w:val="command"/>
    <w:uiPriority w:val="99"/>
    <w:locked/>
    <w:rsid w:val="00975CC4"/>
    <w:rPr>
      <w:rFonts w:ascii="Courier New" w:hAnsi="Courier New"/>
      <w:b/>
      <w:iCs/>
      <w:color w:val="auto"/>
      <w:sz w:val="22"/>
      <w:lang w:eastAsia="fr-FR"/>
    </w:rPr>
  </w:style>
  <w:style w:type="character" w:customStyle="1" w:styleId="commandreponseChar">
    <w:name w:val="commandreponse Char"/>
    <w:basedOn w:val="DefaultParagraphFont"/>
    <w:link w:val="commandreponse"/>
    <w:locked/>
    <w:rsid w:val="00975CC4"/>
    <w:rPr>
      <w:rFonts w:ascii="Courier New" w:hAnsi="Courier New"/>
      <w:color w:val="auto"/>
      <w:sz w:val="24"/>
      <w:szCs w:val="24"/>
      <w:lang w:eastAsia="fr-FR"/>
    </w:rPr>
  </w:style>
  <w:style w:type="paragraph" w:customStyle="1" w:styleId="notetable">
    <w:name w:val="notetable"/>
    <w:basedOn w:val="Normal"/>
    <w:link w:val="notetableChar"/>
    <w:uiPriority w:val="99"/>
    <w:rsid w:val="00975CC4"/>
    <w:pPr>
      <w:spacing w:before="0" w:after="0"/>
      <w:jc w:val="both"/>
    </w:pPr>
    <w:rPr>
      <w:i/>
      <w:color w:val="auto"/>
      <w:sz w:val="16"/>
      <w:szCs w:val="20"/>
      <w:lang w:eastAsia="fr-FR"/>
    </w:rPr>
  </w:style>
  <w:style w:type="character" w:customStyle="1" w:styleId="notetableChar">
    <w:name w:val="notetable Char"/>
    <w:basedOn w:val="DefaultParagraphFont"/>
    <w:link w:val="notetable"/>
    <w:uiPriority w:val="99"/>
    <w:locked/>
    <w:rsid w:val="00975CC4"/>
    <w:rPr>
      <w:i/>
      <w:color w:val="auto"/>
      <w:sz w:val="16"/>
      <w:lang w:eastAsia="fr-FR"/>
    </w:rPr>
  </w:style>
  <w:style w:type="paragraph" w:customStyle="1" w:styleId="TableCommandresult">
    <w:name w:val="TableCommandresult"/>
    <w:basedOn w:val="Normal"/>
    <w:rsid w:val="00975CC4"/>
    <w:rPr>
      <w:rFonts w:ascii="Courier New" w:hAnsi="Courier New"/>
      <w:color w:val="auto"/>
      <w:sz w:val="18"/>
    </w:rPr>
  </w:style>
  <w:style w:type="paragraph" w:customStyle="1" w:styleId="B2">
    <w:name w:val="B2"/>
    <w:basedOn w:val="List2"/>
    <w:link w:val="B2Char"/>
    <w:rsid w:val="00975CC4"/>
    <w:pPr>
      <w:spacing w:before="0" w:after="180"/>
      <w:ind w:left="851" w:hanging="284"/>
      <w:contextualSpacing w:val="0"/>
    </w:pPr>
    <w:rPr>
      <w:rFonts w:ascii="Times New Roman" w:hAnsi="Times New Roman"/>
      <w:color w:val="auto"/>
      <w:szCs w:val="20"/>
      <w:lang w:val="en-GB"/>
    </w:rPr>
  </w:style>
  <w:style w:type="character" w:customStyle="1" w:styleId="B1Char">
    <w:name w:val="B1 Char"/>
    <w:basedOn w:val="DefaultParagraphFont"/>
    <w:link w:val="B1"/>
    <w:rsid w:val="00975CC4"/>
    <w:rPr>
      <w:rFonts w:ascii="Times New Roman" w:hAnsi="Times New Roman"/>
      <w:color w:val="auto"/>
      <w:lang w:val="en-GB" w:eastAsia="fr-FR"/>
    </w:rPr>
  </w:style>
  <w:style w:type="character" w:customStyle="1" w:styleId="B2Char">
    <w:name w:val="B2 Char"/>
    <w:basedOn w:val="DefaultParagraphFont"/>
    <w:link w:val="B2"/>
    <w:rsid w:val="00975CC4"/>
    <w:rPr>
      <w:rFonts w:ascii="Times New Roman" w:hAnsi="Times New Roman"/>
      <w:color w:val="auto"/>
      <w:lang w:val="en-GB"/>
    </w:rPr>
  </w:style>
  <w:style w:type="paragraph" w:styleId="List2">
    <w:name w:val="List 2"/>
    <w:basedOn w:val="Normal"/>
    <w:rsid w:val="00975CC4"/>
    <w:pPr>
      <w:ind w:left="720" w:hanging="360"/>
      <w:contextualSpacing/>
    </w:pPr>
  </w:style>
  <w:style w:type="character" w:styleId="UnresolvedMention">
    <w:name w:val="Unresolved Mention"/>
    <w:basedOn w:val="DefaultParagraphFont"/>
    <w:uiPriority w:val="99"/>
    <w:semiHidden/>
    <w:unhideWhenUsed/>
    <w:rsid w:val="00AD6DB4"/>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0124586">
      <w:bodyDiv w:val="1"/>
      <w:marLeft w:val="0"/>
      <w:marRight w:val="0"/>
      <w:marTop w:val="0"/>
      <w:marBottom w:val="0"/>
      <w:divBdr>
        <w:top w:val="none" w:sz="0" w:space="0" w:color="auto"/>
        <w:left w:val="none" w:sz="0" w:space="0" w:color="auto"/>
        <w:bottom w:val="none" w:sz="0" w:space="0" w:color="auto"/>
        <w:right w:val="none" w:sz="0" w:space="0" w:color="auto"/>
      </w:divBdr>
    </w:div>
    <w:div w:id="421411724">
      <w:bodyDiv w:val="1"/>
      <w:marLeft w:val="0"/>
      <w:marRight w:val="0"/>
      <w:marTop w:val="0"/>
      <w:marBottom w:val="0"/>
      <w:divBdr>
        <w:top w:val="none" w:sz="0" w:space="0" w:color="auto"/>
        <w:left w:val="none" w:sz="0" w:space="0" w:color="auto"/>
        <w:bottom w:val="none" w:sz="0" w:space="0" w:color="auto"/>
        <w:right w:val="none" w:sz="0" w:space="0" w:color="auto"/>
      </w:divBdr>
    </w:div>
    <w:div w:id="469637204">
      <w:bodyDiv w:val="1"/>
      <w:marLeft w:val="0"/>
      <w:marRight w:val="0"/>
      <w:marTop w:val="0"/>
      <w:marBottom w:val="0"/>
      <w:divBdr>
        <w:top w:val="none" w:sz="0" w:space="0" w:color="auto"/>
        <w:left w:val="none" w:sz="0" w:space="0" w:color="auto"/>
        <w:bottom w:val="none" w:sz="0" w:space="0" w:color="auto"/>
        <w:right w:val="none" w:sz="0" w:space="0" w:color="auto"/>
      </w:divBdr>
    </w:div>
    <w:div w:id="684792897">
      <w:bodyDiv w:val="1"/>
      <w:marLeft w:val="0"/>
      <w:marRight w:val="0"/>
      <w:marTop w:val="0"/>
      <w:marBottom w:val="0"/>
      <w:divBdr>
        <w:top w:val="none" w:sz="0" w:space="0" w:color="auto"/>
        <w:left w:val="none" w:sz="0" w:space="0" w:color="auto"/>
        <w:bottom w:val="none" w:sz="0" w:space="0" w:color="auto"/>
        <w:right w:val="none" w:sz="0" w:space="0" w:color="auto"/>
      </w:divBdr>
    </w:div>
    <w:div w:id="834106829">
      <w:bodyDiv w:val="1"/>
      <w:marLeft w:val="0"/>
      <w:marRight w:val="0"/>
      <w:marTop w:val="0"/>
      <w:marBottom w:val="0"/>
      <w:divBdr>
        <w:top w:val="none" w:sz="0" w:space="0" w:color="auto"/>
        <w:left w:val="none" w:sz="0" w:space="0" w:color="auto"/>
        <w:bottom w:val="none" w:sz="0" w:space="0" w:color="auto"/>
        <w:right w:val="none" w:sz="0" w:space="0" w:color="auto"/>
      </w:divBdr>
    </w:div>
    <w:div w:id="2067798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http://www.sierrawireless.com/" TargetMode="External"/><Relationship Id="rId18" Type="http://schemas.openxmlformats.org/officeDocument/2006/relationships/header" Target="header2.xml"/><Relationship Id="rId26" Type="http://schemas.openxmlformats.org/officeDocument/2006/relationships/header" Target="header6.xml"/><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hyperlink" Target="http://www.sierrawireless.com/company/contact-us/" TargetMode="External"/><Relationship Id="rId17" Type="http://schemas.openxmlformats.org/officeDocument/2006/relationships/header" Target="header1.xml"/><Relationship Id="rId25" Type="http://schemas.openxmlformats.org/officeDocument/2006/relationships/image" Target="media/image6.png"/><Relationship Id="rId2" Type="http://schemas.openxmlformats.org/officeDocument/2006/relationships/numbering" Target="numbering.xml"/><Relationship Id="rId16" Type="http://schemas.microsoft.com/office/2016/09/relationships/commentsIds" Target="commentsIds.xml"/><Relationship Id="rId20" Type="http://schemas.openxmlformats.org/officeDocument/2006/relationships/header" Target="header3.xm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5.xml"/><Relationship Id="rId5" Type="http://schemas.openxmlformats.org/officeDocument/2006/relationships/webSettings" Target="webSettings.xml"/><Relationship Id="rId15" Type="http://schemas.microsoft.com/office/2011/relationships/commentsExtended" Target="commentsExtended.xml"/><Relationship Id="rId23" Type="http://schemas.openxmlformats.org/officeDocument/2006/relationships/image" Target="media/image5.emf"/><Relationship Id="rId28" Type="http://schemas.openxmlformats.org/officeDocument/2006/relationships/fontTable" Target="fontTable.xml"/><Relationship Id="rId10" Type="http://schemas.openxmlformats.org/officeDocument/2006/relationships/image" Target="media/image3.emf"/><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omments" Target="comments.xml"/><Relationship Id="rId22" Type="http://schemas.openxmlformats.org/officeDocument/2006/relationships/footer" Target="footer2.xml"/><Relationship Id="rId27" Type="http://schemas.openxmlformats.org/officeDocument/2006/relationships/header" Target="header7.xml"/><Relationship Id="rId30" Type="http://schemas.openxmlformats.org/officeDocument/2006/relationships/theme" Target="theme/theme1.xml"/></Relationships>
</file>

<file path=word/_rels/header4.xml.rels><?xml version="1.0" encoding="UTF-8" standalone="yes"?>
<Relationships xmlns="http://schemas.openxmlformats.org/package/2006/relationships"><Relationship Id="rId2" Type="http://schemas.openxmlformats.org/officeDocument/2006/relationships/image" Target="media/image30.emf"/><Relationship Id="rId1" Type="http://schemas.openxmlformats.org/officeDocument/2006/relationships/image" Target="media/image1.emf"/></Relationships>
</file>

<file path=word/_rels/header7.xml.rels><?xml version="1.0" encoding="UTF-8" standalone="yes"?>
<Relationships xmlns="http://schemas.openxmlformats.org/package/2006/relationships"><Relationship Id="rId2" Type="http://schemas.openxmlformats.org/officeDocument/2006/relationships/image" Target="media/image30.emf"/><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bi\AppData\Roaming\Microsoft\Templates\Template%20for%20User%20Manuals%20-%20v2.2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0D5E61-2C9F-40AA-9433-6D077B8801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for User Manuals - v2.20.dotx</Template>
  <TotalTime>8</TotalTime>
  <Pages>207</Pages>
  <Words>77899</Words>
  <Characters>428446</Characters>
  <Application>Microsoft Office Word</Application>
  <DocSecurity>0</DocSecurity>
  <Lines>3570</Lines>
  <Paragraphs>1010</Paragraphs>
  <ScaleCrop>false</ScaleCrop>
  <HeadingPairs>
    <vt:vector size="2" baseType="variant">
      <vt:variant>
        <vt:lpstr>Title</vt:lpstr>
      </vt:variant>
      <vt:variant>
        <vt:i4>1</vt:i4>
      </vt:variant>
    </vt:vector>
  </HeadingPairs>
  <TitlesOfParts>
    <vt:vector size="1" baseType="lpstr">
      <vt:lpstr>AT Commands Interface Guide</vt:lpstr>
    </vt:vector>
  </TitlesOfParts>
  <Company>Sierra Wireless</Company>
  <LinksUpToDate>false</LinksUpToDate>
  <CharactersWithSpaces>505335</CharactersWithSpaces>
  <SharedDoc>false</SharedDoc>
  <HLinks>
    <vt:vector size="258" baseType="variant">
      <vt:variant>
        <vt:i4>1703996</vt:i4>
      </vt:variant>
      <vt:variant>
        <vt:i4>263</vt:i4>
      </vt:variant>
      <vt:variant>
        <vt:i4>0</vt:i4>
      </vt:variant>
      <vt:variant>
        <vt:i4>5</vt:i4>
      </vt:variant>
      <vt:variant>
        <vt:lpwstr/>
      </vt:variant>
      <vt:variant>
        <vt:lpwstr>_Toc237398052</vt:lpwstr>
      </vt:variant>
      <vt:variant>
        <vt:i4>1703996</vt:i4>
      </vt:variant>
      <vt:variant>
        <vt:i4>257</vt:i4>
      </vt:variant>
      <vt:variant>
        <vt:i4>0</vt:i4>
      </vt:variant>
      <vt:variant>
        <vt:i4>5</vt:i4>
      </vt:variant>
      <vt:variant>
        <vt:lpwstr/>
      </vt:variant>
      <vt:variant>
        <vt:lpwstr>_Toc237398051</vt:lpwstr>
      </vt:variant>
      <vt:variant>
        <vt:i4>1703996</vt:i4>
      </vt:variant>
      <vt:variant>
        <vt:i4>251</vt:i4>
      </vt:variant>
      <vt:variant>
        <vt:i4>0</vt:i4>
      </vt:variant>
      <vt:variant>
        <vt:i4>5</vt:i4>
      </vt:variant>
      <vt:variant>
        <vt:lpwstr/>
      </vt:variant>
      <vt:variant>
        <vt:lpwstr>_Toc237398050</vt:lpwstr>
      </vt:variant>
      <vt:variant>
        <vt:i4>1769532</vt:i4>
      </vt:variant>
      <vt:variant>
        <vt:i4>245</vt:i4>
      </vt:variant>
      <vt:variant>
        <vt:i4>0</vt:i4>
      </vt:variant>
      <vt:variant>
        <vt:i4>5</vt:i4>
      </vt:variant>
      <vt:variant>
        <vt:lpwstr/>
      </vt:variant>
      <vt:variant>
        <vt:lpwstr>_Toc237398049</vt:lpwstr>
      </vt:variant>
      <vt:variant>
        <vt:i4>1769532</vt:i4>
      </vt:variant>
      <vt:variant>
        <vt:i4>239</vt:i4>
      </vt:variant>
      <vt:variant>
        <vt:i4>0</vt:i4>
      </vt:variant>
      <vt:variant>
        <vt:i4>5</vt:i4>
      </vt:variant>
      <vt:variant>
        <vt:lpwstr/>
      </vt:variant>
      <vt:variant>
        <vt:lpwstr>_Toc237398048</vt:lpwstr>
      </vt:variant>
      <vt:variant>
        <vt:i4>1769532</vt:i4>
      </vt:variant>
      <vt:variant>
        <vt:i4>233</vt:i4>
      </vt:variant>
      <vt:variant>
        <vt:i4>0</vt:i4>
      </vt:variant>
      <vt:variant>
        <vt:i4>5</vt:i4>
      </vt:variant>
      <vt:variant>
        <vt:lpwstr/>
      </vt:variant>
      <vt:variant>
        <vt:lpwstr>_Toc237398047</vt:lpwstr>
      </vt:variant>
      <vt:variant>
        <vt:i4>1769532</vt:i4>
      </vt:variant>
      <vt:variant>
        <vt:i4>227</vt:i4>
      </vt:variant>
      <vt:variant>
        <vt:i4>0</vt:i4>
      </vt:variant>
      <vt:variant>
        <vt:i4>5</vt:i4>
      </vt:variant>
      <vt:variant>
        <vt:lpwstr/>
      </vt:variant>
      <vt:variant>
        <vt:lpwstr>_Toc237398046</vt:lpwstr>
      </vt:variant>
      <vt:variant>
        <vt:i4>1769532</vt:i4>
      </vt:variant>
      <vt:variant>
        <vt:i4>221</vt:i4>
      </vt:variant>
      <vt:variant>
        <vt:i4>0</vt:i4>
      </vt:variant>
      <vt:variant>
        <vt:i4>5</vt:i4>
      </vt:variant>
      <vt:variant>
        <vt:lpwstr/>
      </vt:variant>
      <vt:variant>
        <vt:lpwstr>_Toc237398045</vt:lpwstr>
      </vt:variant>
      <vt:variant>
        <vt:i4>1769532</vt:i4>
      </vt:variant>
      <vt:variant>
        <vt:i4>215</vt:i4>
      </vt:variant>
      <vt:variant>
        <vt:i4>0</vt:i4>
      </vt:variant>
      <vt:variant>
        <vt:i4>5</vt:i4>
      </vt:variant>
      <vt:variant>
        <vt:lpwstr/>
      </vt:variant>
      <vt:variant>
        <vt:lpwstr>_Toc237398044</vt:lpwstr>
      </vt:variant>
      <vt:variant>
        <vt:i4>1769532</vt:i4>
      </vt:variant>
      <vt:variant>
        <vt:i4>206</vt:i4>
      </vt:variant>
      <vt:variant>
        <vt:i4>0</vt:i4>
      </vt:variant>
      <vt:variant>
        <vt:i4>5</vt:i4>
      </vt:variant>
      <vt:variant>
        <vt:lpwstr/>
      </vt:variant>
      <vt:variant>
        <vt:lpwstr>_Toc237398043</vt:lpwstr>
      </vt:variant>
      <vt:variant>
        <vt:i4>1769532</vt:i4>
      </vt:variant>
      <vt:variant>
        <vt:i4>200</vt:i4>
      </vt:variant>
      <vt:variant>
        <vt:i4>0</vt:i4>
      </vt:variant>
      <vt:variant>
        <vt:i4>5</vt:i4>
      </vt:variant>
      <vt:variant>
        <vt:lpwstr/>
      </vt:variant>
      <vt:variant>
        <vt:lpwstr>_Toc237398042</vt:lpwstr>
      </vt:variant>
      <vt:variant>
        <vt:i4>1769532</vt:i4>
      </vt:variant>
      <vt:variant>
        <vt:i4>194</vt:i4>
      </vt:variant>
      <vt:variant>
        <vt:i4>0</vt:i4>
      </vt:variant>
      <vt:variant>
        <vt:i4>5</vt:i4>
      </vt:variant>
      <vt:variant>
        <vt:lpwstr/>
      </vt:variant>
      <vt:variant>
        <vt:lpwstr>_Toc237398041</vt:lpwstr>
      </vt:variant>
      <vt:variant>
        <vt:i4>1769532</vt:i4>
      </vt:variant>
      <vt:variant>
        <vt:i4>188</vt:i4>
      </vt:variant>
      <vt:variant>
        <vt:i4>0</vt:i4>
      </vt:variant>
      <vt:variant>
        <vt:i4>5</vt:i4>
      </vt:variant>
      <vt:variant>
        <vt:lpwstr/>
      </vt:variant>
      <vt:variant>
        <vt:lpwstr>_Toc237398040</vt:lpwstr>
      </vt:variant>
      <vt:variant>
        <vt:i4>1835068</vt:i4>
      </vt:variant>
      <vt:variant>
        <vt:i4>182</vt:i4>
      </vt:variant>
      <vt:variant>
        <vt:i4>0</vt:i4>
      </vt:variant>
      <vt:variant>
        <vt:i4>5</vt:i4>
      </vt:variant>
      <vt:variant>
        <vt:lpwstr/>
      </vt:variant>
      <vt:variant>
        <vt:lpwstr>_Toc237398039</vt:lpwstr>
      </vt:variant>
      <vt:variant>
        <vt:i4>1245233</vt:i4>
      </vt:variant>
      <vt:variant>
        <vt:i4>173</vt:i4>
      </vt:variant>
      <vt:variant>
        <vt:i4>0</vt:i4>
      </vt:variant>
      <vt:variant>
        <vt:i4>5</vt:i4>
      </vt:variant>
      <vt:variant>
        <vt:lpwstr/>
      </vt:variant>
      <vt:variant>
        <vt:lpwstr>_Toc240430045</vt:lpwstr>
      </vt:variant>
      <vt:variant>
        <vt:i4>1245233</vt:i4>
      </vt:variant>
      <vt:variant>
        <vt:i4>167</vt:i4>
      </vt:variant>
      <vt:variant>
        <vt:i4>0</vt:i4>
      </vt:variant>
      <vt:variant>
        <vt:i4>5</vt:i4>
      </vt:variant>
      <vt:variant>
        <vt:lpwstr/>
      </vt:variant>
      <vt:variant>
        <vt:lpwstr>_Toc240430044</vt:lpwstr>
      </vt:variant>
      <vt:variant>
        <vt:i4>1245233</vt:i4>
      </vt:variant>
      <vt:variant>
        <vt:i4>161</vt:i4>
      </vt:variant>
      <vt:variant>
        <vt:i4>0</vt:i4>
      </vt:variant>
      <vt:variant>
        <vt:i4>5</vt:i4>
      </vt:variant>
      <vt:variant>
        <vt:lpwstr/>
      </vt:variant>
      <vt:variant>
        <vt:lpwstr>_Toc240430043</vt:lpwstr>
      </vt:variant>
      <vt:variant>
        <vt:i4>1245233</vt:i4>
      </vt:variant>
      <vt:variant>
        <vt:i4>155</vt:i4>
      </vt:variant>
      <vt:variant>
        <vt:i4>0</vt:i4>
      </vt:variant>
      <vt:variant>
        <vt:i4>5</vt:i4>
      </vt:variant>
      <vt:variant>
        <vt:lpwstr/>
      </vt:variant>
      <vt:variant>
        <vt:lpwstr>_Toc240430042</vt:lpwstr>
      </vt:variant>
      <vt:variant>
        <vt:i4>1245233</vt:i4>
      </vt:variant>
      <vt:variant>
        <vt:i4>149</vt:i4>
      </vt:variant>
      <vt:variant>
        <vt:i4>0</vt:i4>
      </vt:variant>
      <vt:variant>
        <vt:i4>5</vt:i4>
      </vt:variant>
      <vt:variant>
        <vt:lpwstr/>
      </vt:variant>
      <vt:variant>
        <vt:lpwstr>_Toc240430041</vt:lpwstr>
      </vt:variant>
      <vt:variant>
        <vt:i4>1245233</vt:i4>
      </vt:variant>
      <vt:variant>
        <vt:i4>143</vt:i4>
      </vt:variant>
      <vt:variant>
        <vt:i4>0</vt:i4>
      </vt:variant>
      <vt:variant>
        <vt:i4>5</vt:i4>
      </vt:variant>
      <vt:variant>
        <vt:lpwstr/>
      </vt:variant>
      <vt:variant>
        <vt:lpwstr>_Toc240430040</vt:lpwstr>
      </vt:variant>
      <vt:variant>
        <vt:i4>1310769</vt:i4>
      </vt:variant>
      <vt:variant>
        <vt:i4>137</vt:i4>
      </vt:variant>
      <vt:variant>
        <vt:i4>0</vt:i4>
      </vt:variant>
      <vt:variant>
        <vt:i4>5</vt:i4>
      </vt:variant>
      <vt:variant>
        <vt:lpwstr/>
      </vt:variant>
      <vt:variant>
        <vt:lpwstr>_Toc240430039</vt:lpwstr>
      </vt:variant>
      <vt:variant>
        <vt:i4>1310769</vt:i4>
      </vt:variant>
      <vt:variant>
        <vt:i4>131</vt:i4>
      </vt:variant>
      <vt:variant>
        <vt:i4>0</vt:i4>
      </vt:variant>
      <vt:variant>
        <vt:i4>5</vt:i4>
      </vt:variant>
      <vt:variant>
        <vt:lpwstr/>
      </vt:variant>
      <vt:variant>
        <vt:lpwstr>_Toc240430038</vt:lpwstr>
      </vt:variant>
      <vt:variant>
        <vt:i4>1310769</vt:i4>
      </vt:variant>
      <vt:variant>
        <vt:i4>125</vt:i4>
      </vt:variant>
      <vt:variant>
        <vt:i4>0</vt:i4>
      </vt:variant>
      <vt:variant>
        <vt:i4>5</vt:i4>
      </vt:variant>
      <vt:variant>
        <vt:lpwstr/>
      </vt:variant>
      <vt:variant>
        <vt:lpwstr>_Toc240430037</vt:lpwstr>
      </vt:variant>
      <vt:variant>
        <vt:i4>1310769</vt:i4>
      </vt:variant>
      <vt:variant>
        <vt:i4>119</vt:i4>
      </vt:variant>
      <vt:variant>
        <vt:i4>0</vt:i4>
      </vt:variant>
      <vt:variant>
        <vt:i4>5</vt:i4>
      </vt:variant>
      <vt:variant>
        <vt:lpwstr/>
      </vt:variant>
      <vt:variant>
        <vt:lpwstr>_Toc240430036</vt:lpwstr>
      </vt:variant>
      <vt:variant>
        <vt:i4>1310769</vt:i4>
      </vt:variant>
      <vt:variant>
        <vt:i4>113</vt:i4>
      </vt:variant>
      <vt:variant>
        <vt:i4>0</vt:i4>
      </vt:variant>
      <vt:variant>
        <vt:i4>5</vt:i4>
      </vt:variant>
      <vt:variant>
        <vt:lpwstr/>
      </vt:variant>
      <vt:variant>
        <vt:lpwstr>_Toc240430035</vt:lpwstr>
      </vt:variant>
      <vt:variant>
        <vt:i4>1310769</vt:i4>
      </vt:variant>
      <vt:variant>
        <vt:i4>107</vt:i4>
      </vt:variant>
      <vt:variant>
        <vt:i4>0</vt:i4>
      </vt:variant>
      <vt:variant>
        <vt:i4>5</vt:i4>
      </vt:variant>
      <vt:variant>
        <vt:lpwstr/>
      </vt:variant>
      <vt:variant>
        <vt:lpwstr>_Toc240430034</vt:lpwstr>
      </vt:variant>
      <vt:variant>
        <vt:i4>1310769</vt:i4>
      </vt:variant>
      <vt:variant>
        <vt:i4>101</vt:i4>
      </vt:variant>
      <vt:variant>
        <vt:i4>0</vt:i4>
      </vt:variant>
      <vt:variant>
        <vt:i4>5</vt:i4>
      </vt:variant>
      <vt:variant>
        <vt:lpwstr/>
      </vt:variant>
      <vt:variant>
        <vt:lpwstr>_Toc240430033</vt:lpwstr>
      </vt:variant>
      <vt:variant>
        <vt:i4>1310769</vt:i4>
      </vt:variant>
      <vt:variant>
        <vt:i4>95</vt:i4>
      </vt:variant>
      <vt:variant>
        <vt:i4>0</vt:i4>
      </vt:variant>
      <vt:variant>
        <vt:i4>5</vt:i4>
      </vt:variant>
      <vt:variant>
        <vt:lpwstr/>
      </vt:variant>
      <vt:variant>
        <vt:lpwstr>_Toc240430032</vt:lpwstr>
      </vt:variant>
      <vt:variant>
        <vt:i4>1310769</vt:i4>
      </vt:variant>
      <vt:variant>
        <vt:i4>89</vt:i4>
      </vt:variant>
      <vt:variant>
        <vt:i4>0</vt:i4>
      </vt:variant>
      <vt:variant>
        <vt:i4>5</vt:i4>
      </vt:variant>
      <vt:variant>
        <vt:lpwstr/>
      </vt:variant>
      <vt:variant>
        <vt:lpwstr>_Toc240430031</vt:lpwstr>
      </vt:variant>
      <vt:variant>
        <vt:i4>1310769</vt:i4>
      </vt:variant>
      <vt:variant>
        <vt:i4>83</vt:i4>
      </vt:variant>
      <vt:variant>
        <vt:i4>0</vt:i4>
      </vt:variant>
      <vt:variant>
        <vt:i4>5</vt:i4>
      </vt:variant>
      <vt:variant>
        <vt:lpwstr/>
      </vt:variant>
      <vt:variant>
        <vt:lpwstr>_Toc240430030</vt:lpwstr>
      </vt:variant>
      <vt:variant>
        <vt:i4>1376305</vt:i4>
      </vt:variant>
      <vt:variant>
        <vt:i4>77</vt:i4>
      </vt:variant>
      <vt:variant>
        <vt:i4>0</vt:i4>
      </vt:variant>
      <vt:variant>
        <vt:i4>5</vt:i4>
      </vt:variant>
      <vt:variant>
        <vt:lpwstr/>
      </vt:variant>
      <vt:variant>
        <vt:lpwstr>_Toc240430029</vt:lpwstr>
      </vt:variant>
      <vt:variant>
        <vt:i4>1376305</vt:i4>
      </vt:variant>
      <vt:variant>
        <vt:i4>71</vt:i4>
      </vt:variant>
      <vt:variant>
        <vt:i4>0</vt:i4>
      </vt:variant>
      <vt:variant>
        <vt:i4>5</vt:i4>
      </vt:variant>
      <vt:variant>
        <vt:lpwstr/>
      </vt:variant>
      <vt:variant>
        <vt:lpwstr>_Toc240430028</vt:lpwstr>
      </vt:variant>
      <vt:variant>
        <vt:i4>1376305</vt:i4>
      </vt:variant>
      <vt:variant>
        <vt:i4>65</vt:i4>
      </vt:variant>
      <vt:variant>
        <vt:i4>0</vt:i4>
      </vt:variant>
      <vt:variant>
        <vt:i4>5</vt:i4>
      </vt:variant>
      <vt:variant>
        <vt:lpwstr/>
      </vt:variant>
      <vt:variant>
        <vt:lpwstr>_Toc240430027</vt:lpwstr>
      </vt:variant>
      <vt:variant>
        <vt:i4>1376305</vt:i4>
      </vt:variant>
      <vt:variant>
        <vt:i4>59</vt:i4>
      </vt:variant>
      <vt:variant>
        <vt:i4>0</vt:i4>
      </vt:variant>
      <vt:variant>
        <vt:i4>5</vt:i4>
      </vt:variant>
      <vt:variant>
        <vt:lpwstr/>
      </vt:variant>
      <vt:variant>
        <vt:lpwstr>_Toc240430026</vt:lpwstr>
      </vt:variant>
      <vt:variant>
        <vt:i4>1376305</vt:i4>
      </vt:variant>
      <vt:variant>
        <vt:i4>53</vt:i4>
      </vt:variant>
      <vt:variant>
        <vt:i4>0</vt:i4>
      </vt:variant>
      <vt:variant>
        <vt:i4>5</vt:i4>
      </vt:variant>
      <vt:variant>
        <vt:lpwstr/>
      </vt:variant>
      <vt:variant>
        <vt:lpwstr>_Toc240430025</vt:lpwstr>
      </vt:variant>
      <vt:variant>
        <vt:i4>1376305</vt:i4>
      </vt:variant>
      <vt:variant>
        <vt:i4>47</vt:i4>
      </vt:variant>
      <vt:variant>
        <vt:i4>0</vt:i4>
      </vt:variant>
      <vt:variant>
        <vt:i4>5</vt:i4>
      </vt:variant>
      <vt:variant>
        <vt:lpwstr/>
      </vt:variant>
      <vt:variant>
        <vt:lpwstr>_Toc240430024</vt:lpwstr>
      </vt:variant>
      <vt:variant>
        <vt:i4>1376305</vt:i4>
      </vt:variant>
      <vt:variant>
        <vt:i4>41</vt:i4>
      </vt:variant>
      <vt:variant>
        <vt:i4>0</vt:i4>
      </vt:variant>
      <vt:variant>
        <vt:i4>5</vt:i4>
      </vt:variant>
      <vt:variant>
        <vt:lpwstr/>
      </vt:variant>
      <vt:variant>
        <vt:lpwstr>_Toc240430023</vt:lpwstr>
      </vt:variant>
      <vt:variant>
        <vt:i4>1376305</vt:i4>
      </vt:variant>
      <vt:variant>
        <vt:i4>35</vt:i4>
      </vt:variant>
      <vt:variant>
        <vt:i4>0</vt:i4>
      </vt:variant>
      <vt:variant>
        <vt:i4>5</vt:i4>
      </vt:variant>
      <vt:variant>
        <vt:lpwstr/>
      </vt:variant>
      <vt:variant>
        <vt:lpwstr>_Toc240430022</vt:lpwstr>
      </vt:variant>
      <vt:variant>
        <vt:i4>1376305</vt:i4>
      </vt:variant>
      <vt:variant>
        <vt:i4>29</vt:i4>
      </vt:variant>
      <vt:variant>
        <vt:i4>0</vt:i4>
      </vt:variant>
      <vt:variant>
        <vt:i4>5</vt:i4>
      </vt:variant>
      <vt:variant>
        <vt:lpwstr/>
      </vt:variant>
      <vt:variant>
        <vt:lpwstr>_Toc240430021</vt:lpwstr>
      </vt:variant>
      <vt:variant>
        <vt:i4>1376305</vt:i4>
      </vt:variant>
      <vt:variant>
        <vt:i4>23</vt:i4>
      </vt:variant>
      <vt:variant>
        <vt:i4>0</vt:i4>
      </vt:variant>
      <vt:variant>
        <vt:i4>5</vt:i4>
      </vt:variant>
      <vt:variant>
        <vt:lpwstr/>
      </vt:variant>
      <vt:variant>
        <vt:lpwstr>_Toc240430020</vt:lpwstr>
      </vt:variant>
      <vt:variant>
        <vt:i4>3866686</vt:i4>
      </vt:variant>
      <vt:variant>
        <vt:i4>9</vt:i4>
      </vt:variant>
      <vt:variant>
        <vt:i4>0</vt:i4>
      </vt:variant>
      <vt:variant>
        <vt:i4>5</vt:i4>
      </vt:variant>
      <vt:variant>
        <vt:lpwstr>http://www.sierrawireless.com/</vt:lpwstr>
      </vt:variant>
      <vt:variant>
        <vt:lpwstr/>
      </vt:variant>
      <vt:variant>
        <vt:i4>3866686</vt:i4>
      </vt:variant>
      <vt:variant>
        <vt:i4>6</vt:i4>
      </vt:variant>
      <vt:variant>
        <vt:i4>0</vt:i4>
      </vt:variant>
      <vt:variant>
        <vt:i4>5</vt:i4>
      </vt:variant>
      <vt:variant>
        <vt:lpwstr>http://www.sierrawireless.com/</vt:lpwstr>
      </vt:variant>
      <vt:variant>
        <vt:lpwstr/>
      </vt:variant>
      <vt:variant>
        <vt:i4>3211277</vt:i4>
      </vt:variant>
      <vt:variant>
        <vt:i4>3</vt:i4>
      </vt:variant>
      <vt:variant>
        <vt:i4>0</vt:i4>
      </vt:variant>
      <vt:variant>
        <vt:i4>5</vt:i4>
      </vt:variant>
      <vt:variant>
        <vt:lpwstr>mailto:sales@sierrawireless.com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 Commands Interface Guide</dc:title>
  <dc:subject>AirPrime HL78xx AT Commands Interface Guide</dc:subject>
  <dc:creator>Sierra Wireless</dc:creator>
  <cp:keywords>41111821; Wireless CPU; wireless module; wireless modules; wireless modem; wireless modems; modem wireless; GSM module; GSM modules; GPRS module; GSM modem; GSM modems; GSM GPRS modem; CDMA modem; modem CDMA; CDMA wireless modem; EDGE modem; cellular modem</cp:keywords>
  <dc:description/>
  <cp:lastModifiedBy>Alban Roche</cp:lastModifiedBy>
  <cp:revision>5</cp:revision>
  <cp:lastPrinted>2014-01-13T23:07:00Z</cp:lastPrinted>
  <dcterms:created xsi:type="dcterms:W3CDTF">2017-12-04T11:09:00Z</dcterms:created>
  <dcterms:modified xsi:type="dcterms:W3CDTF">2017-12-04T11:26:00Z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t">
    <vt:lpwstr>AirPrime HL78xx</vt:lpwstr>
  </property>
  <property fmtid="{D5CDD505-2E9C-101B-9397-08002B2CF9AE}" pid="3" name="Date">
    <vt:lpwstr>December 03, 2017</vt:lpwstr>
  </property>
  <property fmtid="{D5CDD505-2E9C-101B-9397-08002B2CF9AE}" pid="4" name="Reference">
    <vt:lpwstr>41111821</vt:lpwstr>
  </property>
  <property fmtid="{D5CDD505-2E9C-101B-9397-08002B2CF9AE}" pid="5" name="Revision">
    <vt:lpwstr>0.2</vt:lpwstr>
  </property>
</Properties>
</file>